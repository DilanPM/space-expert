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0DF27" w14:textId="362B86C9" w:rsidR="00570106" w:rsidRPr="009F4405" w:rsidRDefault="002423C8" w:rsidP="008006D3">
      <w:pPr>
        <w:pStyle w:val="Header"/>
      </w:pPr>
      <w:bookmarkStart w:id="0" w:name="_Ref309379180"/>
      <w:r w:rsidRPr="009F4405">
        <w:rPr>
          <w:noProof/>
        </w:rPr>
        <w:drawing>
          <wp:anchor distT="0" distB="0" distL="114300" distR="114300" simplePos="0" relativeHeight="251658245" behindDoc="1" locked="0" layoutInCell="1" allowOverlap="1" wp14:anchorId="28375337" wp14:editId="2995FDDA">
            <wp:simplePos x="0" y="0"/>
            <wp:positionH relativeFrom="page">
              <wp:posOffset>-2536466</wp:posOffset>
            </wp:positionH>
            <wp:positionV relativeFrom="paragraph">
              <wp:posOffset>-2674454</wp:posOffset>
            </wp:positionV>
            <wp:extent cx="11432695" cy="9796007"/>
            <wp:effectExtent l="0" t="0" r="0" b="0"/>
            <wp:wrapNone/>
            <wp:docPr id="9017898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89877" name="Picture 901789877"/>
                    <pic:cNvPicPr/>
                  </pic:nvPicPr>
                  <pic:blipFill rotWithShape="1">
                    <a:blip r:embed="rId11"/>
                    <a:srcRect t="-143" r="20729" b="143"/>
                    <a:stretch>
                      <a:fillRect/>
                    </a:stretch>
                  </pic:blipFill>
                  <pic:spPr bwMode="auto">
                    <a:xfrm>
                      <a:off x="0" y="0"/>
                      <a:ext cx="11432695" cy="979600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39A57AF" w14:textId="7DEBED06" w:rsidR="006F42E3" w:rsidRPr="009F4405" w:rsidRDefault="00A545EC" w:rsidP="008006D3">
      <w:pPr>
        <w:pStyle w:val="Header"/>
      </w:pPr>
      <w:r w:rsidRPr="009F4405">
        <w:rPr>
          <w:noProof/>
        </w:rPr>
        <mc:AlternateContent>
          <mc:Choice Requires="wps">
            <w:drawing>
              <wp:anchor distT="0" distB="0" distL="114300" distR="114300" simplePos="0" relativeHeight="251658241" behindDoc="0" locked="0" layoutInCell="1" allowOverlap="1" wp14:anchorId="180E3082" wp14:editId="7A075387">
                <wp:simplePos x="0" y="0"/>
                <wp:positionH relativeFrom="column">
                  <wp:posOffset>-563880</wp:posOffset>
                </wp:positionH>
                <wp:positionV relativeFrom="paragraph">
                  <wp:posOffset>-654685</wp:posOffset>
                </wp:positionV>
                <wp:extent cx="7475220" cy="10645140"/>
                <wp:effectExtent l="0" t="0" r="0" b="0"/>
                <wp:wrapNone/>
                <wp:docPr id="1425139686" name="Rectangle 1425139686"/>
                <wp:cNvGraphicFramePr/>
                <a:graphic xmlns:a="http://schemas.openxmlformats.org/drawingml/2006/main">
                  <a:graphicData uri="http://schemas.microsoft.com/office/word/2010/wordprocessingShape">
                    <wps:wsp>
                      <wps:cNvSpPr/>
                      <wps:spPr>
                        <a:xfrm>
                          <a:off x="0" y="0"/>
                          <a:ext cx="7475220" cy="1064514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c="http://schemas.openxmlformats.org/drawingml/2006/chart" xmlns:arto="http://schemas.microsoft.com/office/word/2006/arto" xmlns:a16="http://schemas.microsoft.com/office/drawing/2014/main" xmlns:a14="http://schemas.microsoft.com/office/drawing/2010/main" xmlns:pic="http://schemas.openxmlformats.org/drawingml/2006/picture" xmlns:a="http://schemas.openxmlformats.org/drawingml/2006/main">
            <w:pict w14:anchorId="2BC7F212">
              <v:rect id="Rectangle 1425139686" style="position:absolute;margin-left:-44.4pt;margin-top:-51.55pt;width:588.6pt;height:838.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d="f" strokeweight="2pt" w14:anchorId="675E1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"/>
            </w:pict>
          </mc:Fallback>
        </mc:AlternateContent>
      </w:r>
    </w:p>
    <w:p w14:paraId="07431EE3" w14:textId="579D1E21" w:rsidR="006F42E3" w:rsidRPr="009F4405" w:rsidRDefault="006F42E3" w:rsidP="008006D3">
      <w:pPr>
        <w:pStyle w:val="Header"/>
      </w:pPr>
    </w:p>
    <w:p w14:paraId="53B701ED" w14:textId="0EED926E" w:rsidR="00956625" w:rsidRPr="009F4405" w:rsidRDefault="00956625" w:rsidP="008006D3">
      <w:pPr>
        <w:pStyle w:val="Header"/>
      </w:pPr>
    </w:p>
    <w:p w14:paraId="06B53707" w14:textId="43D3D2A6" w:rsidR="00955737" w:rsidRPr="009F4405" w:rsidRDefault="00955737" w:rsidP="008006D3">
      <w:pPr>
        <w:pStyle w:val="Header"/>
      </w:pPr>
      <w:r w:rsidRPr="009F4405">
        <w:rPr>
          <w:noProof/>
        </w:rPr>
        <mc:AlternateContent>
          <mc:Choice Requires="wps">
            <w:drawing>
              <wp:anchor distT="0" distB="0" distL="114300" distR="114300" simplePos="0" relativeHeight="251658240" behindDoc="0" locked="1" layoutInCell="1" allowOverlap="1" wp14:anchorId="186930B2" wp14:editId="444AB4B7">
                <wp:simplePos x="0" y="0"/>
                <wp:positionH relativeFrom="margin">
                  <wp:posOffset>-252095</wp:posOffset>
                </wp:positionH>
                <wp:positionV relativeFrom="page">
                  <wp:posOffset>5130800</wp:posOffset>
                </wp:positionV>
                <wp:extent cx="4048125" cy="5553075"/>
                <wp:effectExtent l="0" t="0" r="9525" b="952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8125" cy="5553075"/>
                        </a:xfrm>
                        <a:prstGeom prst="rect">
                          <a:avLst/>
                        </a:prstGeom>
                        <a:solidFill>
                          <a:schemeClr val="accent2"/>
                        </a:solidFill>
                        <a:ln>
                          <a:noFill/>
                        </a:ln>
                      </wps:spPr>
                      <wps:txbx>
                        <w:txbxContent>
                          <w:p w14:paraId="41364C14" w14:textId="77777777" w:rsidR="007B19F1" w:rsidRPr="00B77C01" w:rsidRDefault="007B19F1" w:rsidP="005C24D0">
                            <w:pPr>
                              <w:pStyle w:val="Headline1"/>
                              <w:ind w:left="426"/>
                              <w:rPr>
                                <w:rFonts w:asciiTheme="minorHAnsi" w:hAnsiTheme="minorHAnsi" w:cstheme="minorHAnsi"/>
                                <w:bCs w:val="0"/>
                                <w:color w:val="FFE600" w:themeColor="accent2"/>
                              </w:rPr>
                            </w:pPr>
                          </w:p>
                          <w:p w14:paraId="5DFFD98B" w14:textId="3D30F475" w:rsidR="00955737" w:rsidRPr="00B77C01" w:rsidRDefault="00955737" w:rsidP="005C24D0">
                            <w:pPr>
                              <w:pStyle w:val="Headline1"/>
                              <w:ind w:left="426"/>
                              <w:rPr>
                                <w:rFonts w:asciiTheme="minorHAnsi" w:hAnsiTheme="minorHAnsi" w:cstheme="minorHAnsi"/>
                                <w:color w:val="auto"/>
                                <w:sz w:val="60"/>
                                <w:szCs w:val="160"/>
                                <w:lang w:val="nl-BE"/>
                              </w:rPr>
                            </w:pPr>
                            <w:r w:rsidRPr="00B77C01">
                              <w:rPr>
                                <w:rFonts w:asciiTheme="minorHAnsi" w:hAnsiTheme="minorHAnsi" w:cstheme="minorHAnsi"/>
                                <w:color w:val="auto"/>
                                <w:sz w:val="60"/>
                                <w:szCs w:val="160"/>
                                <w:lang w:val="nl-BE"/>
                              </w:rPr>
                              <w:t xml:space="preserve">DG </w:t>
                            </w:r>
                            <w:r w:rsidR="00221A33" w:rsidRPr="00B77C01">
                              <w:rPr>
                                <w:rFonts w:asciiTheme="minorHAnsi" w:hAnsiTheme="minorHAnsi" w:cstheme="minorHAnsi"/>
                                <w:color w:val="auto"/>
                                <w:sz w:val="60"/>
                                <w:szCs w:val="160"/>
                                <w:lang w:val="nl-BE"/>
                              </w:rPr>
                              <w:t>DEFIS</w:t>
                            </w:r>
                          </w:p>
                          <w:p w14:paraId="03AB590A" w14:textId="1DADB1A0" w:rsidR="00FC1B2B" w:rsidRPr="00B77C01" w:rsidRDefault="00221A33" w:rsidP="005C24D0">
                            <w:pPr>
                              <w:pStyle w:val="Headline2"/>
                              <w:ind w:left="426"/>
                              <w:rPr>
                                <w:rFonts w:asciiTheme="minorHAnsi" w:hAnsiTheme="minorHAnsi" w:cstheme="minorHAnsi"/>
                                <w:color w:val="auto"/>
                                <w:lang w:val="nl-BE"/>
                              </w:rPr>
                            </w:pPr>
                            <w:r w:rsidRPr="00B77C01">
                              <w:rPr>
                                <w:rFonts w:asciiTheme="minorHAnsi" w:hAnsiTheme="minorHAnsi" w:cstheme="minorHAnsi"/>
                                <w:color w:val="auto"/>
                                <w:lang w:val="nl-BE"/>
                              </w:rPr>
                              <w:t>EC-DEFIS/2025/OP/0027</w:t>
                            </w:r>
                          </w:p>
                          <w:p w14:paraId="4ABBE63F" w14:textId="77777777" w:rsidR="00221A33" w:rsidRPr="00B77C01" w:rsidRDefault="00221A33" w:rsidP="005C24D0">
                            <w:pPr>
                              <w:pStyle w:val="Headline2"/>
                              <w:ind w:left="426"/>
                              <w:rPr>
                                <w:rFonts w:asciiTheme="minorHAnsi" w:hAnsiTheme="minorHAnsi" w:cstheme="minorHAnsi"/>
                                <w:color w:val="auto"/>
                                <w:lang w:val="nl-BE"/>
                              </w:rPr>
                            </w:pPr>
                          </w:p>
                          <w:p w14:paraId="3D458778" w14:textId="0909CD14" w:rsidR="00C41651" w:rsidRPr="00B77C01" w:rsidRDefault="00390F20" w:rsidP="005C24D0">
                            <w:pPr>
                              <w:pStyle w:val="Headline2"/>
                              <w:ind w:left="426" w:right="307"/>
                              <w:rPr>
                                <w:rFonts w:asciiTheme="minorHAnsi" w:hAnsiTheme="minorHAnsi" w:cstheme="minorHAnsi"/>
                                <w:color w:val="auto"/>
                                <w:sz w:val="34"/>
                                <w:szCs w:val="44"/>
                              </w:rPr>
                            </w:pPr>
                            <w:r w:rsidRPr="00B77C01">
                              <w:rPr>
                                <w:rFonts w:asciiTheme="minorHAnsi" w:hAnsiTheme="minorHAnsi" w:cstheme="minorHAnsi"/>
                                <w:color w:val="auto"/>
                                <w:sz w:val="34"/>
                                <w:szCs w:val="44"/>
                              </w:rPr>
                              <w:t>EU access to space - Mapping of key ground infrastructures</w:t>
                            </w:r>
                          </w:p>
                          <w:p w14:paraId="20FAB632" w14:textId="77777777" w:rsidR="00EE570E" w:rsidRPr="00B77C01" w:rsidRDefault="00EE570E" w:rsidP="005C24D0">
                            <w:pPr>
                              <w:pStyle w:val="Headline2"/>
                              <w:ind w:left="426"/>
                              <w:rPr>
                                <w:rFonts w:asciiTheme="minorHAnsi" w:hAnsiTheme="minorHAnsi" w:cstheme="minorHAnsi"/>
                                <w:color w:val="auto"/>
                              </w:rPr>
                            </w:pPr>
                          </w:p>
                          <w:p w14:paraId="6DE15DD9" w14:textId="77777777" w:rsidR="00896006" w:rsidRPr="00B77C01" w:rsidRDefault="00896006" w:rsidP="00896006">
                            <w:pPr>
                              <w:pStyle w:val="Headline2"/>
                              <w:rPr>
                                <w:rFonts w:asciiTheme="minorHAnsi" w:hAnsiTheme="minorHAnsi" w:cstheme="minorHAnsi"/>
                                <w:bCs w:val="0"/>
                                <w:color w:val="auto"/>
                              </w:rPr>
                            </w:pPr>
                          </w:p>
                          <w:p w14:paraId="0E62CA5E" w14:textId="659D4E72" w:rsidR="00955737" w:rsidRPr="00B77C01" w:rsidRDefault="00A97A63" w:rsidP="005C24D0">
                            <w:pPr>
                              <w:pStyle w:val="Headline2"/>
                              <w:ind w:left="426"/>
                              <w:rPr>
                                <w:rFonts w:asciiTheme="minorHAnsi" w:hAnsiTheme="minorHAnsi" w:cstheme="minorHAnsi"/>
                                <w:color w:val="auto"/>
                              </w:rPr>
                            </w:pPr>
                            <w:r>
                              <w:rPr>
                                <w:rFonts w:asciiTheme="minorHAnsi" w:hAnsiTheme="minorHAnsi" w:cstheme="minorHAnsi"/>
                                <w:color w:val="auto"/>
                              </w:rPr>
                              <w:t>DRAFT FINAL REPORT</w:t>
                            </w:r>
                            <w:r w:rsidR="002C0395" w:rsidRPr="00B77C01">
                              <w:rPr>
                                <w:rFonts w:asciiTheme="minorHAnsi" w:hAnsiTheme="minorHAnsi" w:cstheme="minorHAnsi"/>
                                <w:color w:val="auto"/>
                              </w:rPr>
                              <w:t xml:space="preserve"> </w:t>
                            </w:r>
                            <w:r w:rsidR="002C0395" w:rsidRPr="00B77C01" w:rsidDel="00EC01ED">
                              <w:rPr>
                                <w:rFonts w:asciiTheme="minorHAnsi" w:hAnsiTheme="minorHAnsi" w:cstheme="minorHAnsi"/>
                                <w:color w:val="auto"/>
                              </w:rPr>
                              <w:t>V0.1</w:t>
                            </w:r>
                          </w:p>
                          <w:p w14:paraId="7EFA2015" w14:textId="77777777" w:rsidR="00955737" w:rsidRPr="00B77C01" w:rsidRDefault="00955737" w:rsidP="005C24D0">
                            <w:pPr>
                              <w:pStyle w:val="Headline2"/>
                              <w:ind w:left="426"/>
                              <w:rPr>
                                <w:rFonts w:asciiTheme="minorHAnsi" w:hAnsiTheme="minorHAnsi" w:cstheme="minorHAnsi"/>
                                <w:color w:val="auto"/>
                              </w:rPr>
                            </w:pPr>
                          </w:p>
                          <w:p w14:paraId="5CADBEB6" w14:textId="1946A6D5" w:rsidR="00955737" w:rsidRPr="00B77C01" w:rsidRDefault="00955737" w:rsidP="005C24D0">
                            <w:pPr>
                              <w:pStyle w:val="Headline2"/>
                              <w:ind w:left="426"/>
                              <w:rPr>
                                <w:rFonts w:asciiTheme="minorHAnsi" w:hAnsiTheme="minorHAnsi" w:cstheme="minorHAnsi"/>
                                <w:color w:val="auto"/>
                                <w:sz w:val="34"/>
                                <w:szCs w:val="44"/>
                              </w:rPr>
                            </w:pPr>
                            <w:r w:rsidRPr="00B77C01">
                              <w:rPr>
                                <w:rFonts w:asciiTheme="minorHAnsi" w:hAnsiTheme="minorHAnsi" w:cstheme="minorHAnsi"/>
                                <w:color w:val="auto"/>
                                <w:sz w:val="34"/>
                                <w:szCs w:val="44"/>
                              </w:rPr>
                              <w:t xml:space="preserve">Date: </w:t>
                            </w:r>
                            <w:r w:rsidR="00A97A63">
                              <w:rPr>
                                <w:rFonts w:asciiTheme="minorHAnsi" w:hAnsiTheme="minorHAnsi" w:cstheme="minorHAnsi"/>
                                <w:color w:val="auto"/>
                                <w:sz w:val="34"/>
                                <w:szCs w:val="44"/>
                              </w:rPr>
                              <w:t xml:space="preserve">28 August </w:t>
                            </w:r>
                            <w:r w:rsidR="00442EA5" w:rsidRPr="00B77C01">
                              <w:rPr>
                                <w:rFonts w:asciiTheme="minorHAnsi" w:hAnsiTheme="minorHAnsi" w:cstheme="minorHAnsi"/>
                                <w:color w:val="auto"/>
                                <w:sz w:val="34"/>
                                <w:szCs w:val="44"/>
                              </w:rPr>
                              <w:t>202</w:t>
                            </w:r>
                            <w:r w:rsidR="0026708A" w:rsidRPr="00B77C01">
                              <w:rPr>
                                <w:rFonts w:asciiTheme="minorHAnsi" w:hAnsiTheme="minorHAnsi" w:cstheme="minorHAnsi"/>
                                <w:color w:val="auto"/>
                                <w:sz w:val="34"/>
                                <w:szCs w:val="44"/>
                              </w:rPr>
                              <w:t>6</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86930B2" id="_x0000_t202" coordsize="21600,21600" o:spt="202" path="m,l,21600r21600,l21600,xe">
                <v:stroke joinstyle="miter"/>
                <v:path gradientshapeok="t" o:connecttype="rect"/>
              </v:shapetype>
              <v:shape id="Text Box 2" o:spid="_x0000_s1026" type="#_x0000_t202" style="position:absolute;left:0;text-align:left;margin-left:-19.85pt;margin-top:404pt;width:318.75pt;height:437.2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" fillcolor="#ffe600 [3205]" stroked="f">
                <v:textbox inset="0,0,0,0">
                  <w:txbxContent>
                    <w:p w14:paraId="41364C14" w14:textId="77777777" w:rsidR="007B19F1" w:rsidRPr="00B77C01" w:rsidRDefault="007B19F1" w:rsidP="005C24D0">
                      <w:pPr>
                        <w:pStyle w:val="Headline1"/>
                        <w:ind w:left="426"/>
                        <w:rPr>
                          <w:rFonts w:asciiTheme="minorHAnsi" w:hAnsiTheme="minorHAnsi" w:cstheme="minorHAnsi"/>
                          <w:bCs w:val="0"/>
                          <w:color w:val="FFE600" w:themeColor="accent2"/>
                        </w:rPr>
                      </w:pPr>
                    </w:p>
                    <w:p w14:paraId="5DFFD98B" w14:textId="3D30F475" w:rsidR="00955737" w:rsidRPr="00B77C01" w:rsidRDefault="00955737" w:rsidP="005C24D0">
                      <w:pPr>
                        <w:pStyle w:val="Headline1"/>
                        <w:ind w:left="426"/>
                        <w:rPr>
                          <w:rFonts w:asciiTheme="minorHAnsi" w:hAnsiTheme="minorHAnsi" w:cstheme="minorHAnsi"/>
                          <w:color w:val="auto"/>
                          <w:sz w:val="60"/>
                          <w:szCs w:val="160"/>
                          <w:lang w:val="nl-BE"/>
                        </w:rPr>
                      </w:pPr>
                      <w:r w:rsidRPr="00B77C01">
                        <w:rPr>
                          <w:rFonts w:asciiTheme="minorHAnsi" w:hAnsiTheme="minorHAnsi" w:cstheme="minorHAnsi"/>
                          <w:color w:val="auto"/>
                          <w:sz w:val="60"/>
                          <w:szCs w:val="160"/>
                          <w:lang w:val="nl-BE"/>
                        </w:rPr>
                        <w:t xml:space="preserve">DG </w:t>
                      </w:r>
                      <w:r w:rsidR="00221A33" w:rsidRPr="00B77C01">
                        <w:rPr>
                          <w:rFonts w:asciiTheme="minorHAnsi" w:hAnsiTheme="minorHAnsi" w:cstheme="minorHAnsi"/>
                          <w:color w:val="auto"/>
                          <w:sz w:val="60"/>
                          <w:szCs w:val="160"/>
                          <w:lang w:val="nl-BE"/>
                        </w:rPr>
                        <w:t>DEFIS</w:t>
                      </w:r>
                    </w:p>
                    <w:p w14:paraId="03AB590A" w14:textId="1DADB1A0" w:rsidR="00FC1B2B" w:rsidRPr="00B77C01" w:rsidRDefault="00221A33" w:rsidP="005C24D0">
                      <w:pPr>
                        <w:pStyle w:val="Headline2"/>
                        <w:ind w:left="426"/>
                        <w:rPr>
                          <w:rFonts w:asciiTheme="minorHAnsi" w:hAnsiTheme="minorHAnsi" w:cstheme="minorHAnsi"/>
                          <w:color w:val="auto"/>
                          <w:lang w:val="nl-BE"/>
                        </w:rPr>
                      </w:pPr>
                      <w:r w:rsidRPr="00B77C01">
                        <w:rPr>
                          <w:rFonts w:asciiTheme="minorHAnsi" w:hAnsiTheme="minorHAnsi" w:cstheme="minorHAnsi"/>
                          <w:color w:val="auto"/>
                          <w:lang w:val="nl-BE"/>
                        </w:rPr>
                        <w:t>EC-DEFIS/2025/OP/0027</w:t>
                      </w:r>
                    </w:p>
                    <w:p w14:paraId="4ABBE63F" w14:textId="77777777" w:rsidR="00221A33" w:rsidRPr="00B77C01" w:rsidRDefault="00221A33" w:rsidP="005C24D0">
                      <w:pPr>
                        <w:pStyle w:val="Headline2"/>
                        <w:ind w:left="426"/>
                        <w:rPr>
                          <w:rFonts w:asciiTheme="minorHAnsi" w:hAnsiTheme="minorHAnsi" w:cstheme="minorHAnsi"/>
                          <w:color w:val="auto"/>
                          <w:lang w:val="nl-BE"/>
                        </w:rPr>
                      </w:pPr>
                    </w:p>
                    <w:p w14:paraId="3D458778" w14:textId="0909CD14" w:rsidR="00C41651" w:rsidRPr="00B77C01" w:rsidRDefault="00390F20" w:rsidP="005C24D0">
                      <w:pPr>
                        <w:pStyle w:val="Headline2"/>
                        <w:ind w:left="426" w:right="307"/>
                        <w:rPr>
                          <w:rFonts w:asciiTheme="minorHAnsi" w:hAnsiTheme="minorHAnsi" w:cstheme="minorHAnsi"/>
                          <w:color w:val="auto"/>
                          <w:sz w:val="34"/>
                          <w:szCs w:val="44"/>
                        </w:rPr>
                      </w:pPr>
                      <w:r w:rsidRPr="00B77C01">
                        <w:rPr>
                          <w:rFonts w:asciiTheme="minorHAnsi" w:hAnsiTheme="minorHAnsi" w:cstheme="minorHAnsi"/>
                          <w:color w:val="auto"/>
                          <w:sz w:val="34"/>
                          <w:szCs w:val="44"/>
                        </w:rPr>
                        <w:t>EU access to space - Mapping of key ground infrastructures</w:t>
                      </w:r>
                    </w:p>
                    <w:p w14:paraId="20FAB632" w14:textId="77777777" w:rsidR="00EE570E" w:rsidRPr="00B77C01" w:rsidRDefault="00EE570E" w:rsidP="005C24D0">
                      <w:pPr>
                        <w:pStyle w:val="Headline2"/>
                        <w:ind w:left="426"/>
                        <w:rPr>
                          <w:rFonts w:asciiTheme="minorHAnsi" w:hAnsiTheme="minorHAnsi" w:cstheme="minorHAnsi"/>
                          <w:color w:val="auto"/>
                        </w:rPr>
                      </w:pPr>
                    </w:p>
                    <w:p w14:paraId="6DE15DD9" w14:textId="77777777" w:rsidR="00896006" w:rsidRPr="00B77C01" w:rsidRDefault="00896006" w:rsidP="00896006">
                      <w:pPr>
                        <w:pStyle w:val="Headline2"/>
                        <w:rPr>
                          <w:rFonts w:asciiTheme="minorHAnsi" w:hAnsiTheme="minorHAnsi" w:cstheme="minorHAnsi"/>
                          <w:bCs w:val="0"/>
                          <w:color w:val="auto"/>
                        </w:rPr>
                      </w:pPr>
                    </w:p>
                    <w:p w14:paraId="0E62CA5E" w14:textId="659D4E72" w:rsidR="00955737" w:rsidRPr="00B77C01" w:rsidRDefault="00A97A63" w:rsidP="005C24D0">
                      <w:pPr>
                        <w:pStyle w:val="Headline2"/>
                        <w:ind w:left="426"/>
                        <w:rPr>
                          <w:rFonts w:asciiTheme="minorHAnsi" w:hAnsiTheme="minorHAnsi" w:cstheme="minorHAnsi"/>
                          <w:color w:val="auto"/>
                        </w:rPr>
                      </w:pPr>
                      <w:r>
                        <w:rPr>
                          <w:rFonts w:asciiTheme="minorHAnsi" w:hAnsiTheme="minorHAnsi" w:cstheme="minorHAnsi"/>
                          <w:color w:val="auto"/>
                        </w:rPr>
                        <w:t>DRAFT FINAL REPORT</w:t>
                      </w:r>
                      <w:r w:rsidR="002C0395" w:rsidRPr="00B77C01">
                        <w:rPr>
                          <w:rFonts w:asciiTheme="minorHAnsi" w:hAnsiTheme="minorHAnsi" w:cstheme="minorHAnsi"/>
                          <w:color w:val="auto"/>
                        </w:rPr>
                        <w:t xml:space="preserve"> </w:t>
                      </w:r>
                      <w:r w:rsidR="002C0395" w:rsidRPr="00B77C01" w:rsidDel="00EC01ED">
                        <w:rPr>
                          <w:rFonts w:asciiTheme="minorHAnsi" w:hAnsiTheme="minorHAnsi" w:cstheme="minorHAnsi"/>
                          <w:color w:val="auto"/>
                        </w:rPr>
                        <w:t>V0.1</w:t>
                      </w:r>
                    </w:p>
                    <w:p w14:paraId="7EFA2015" w14:textId="77777777" w:rsidR="00955737" w:rsidRPr="00B77C01" w:rsidRDefault="00955737" w:rsidP="005C24D0">
                      <w:pPr>
                        <w:pStyle w:val="Headline2"/>
                        <w:ind w:left="426"/>
                        <w:rPr>
                          <w:rFonts w:asciiTheme="minorHAnsi" w:hAnsiTheme="minorHAnsi" w:cstheme="minorHAnsi"/>
                          <w:color w:val="auto"/>
                        </w:rPr>
                      </w:pPr>
                    </w:p>
                    <w:p w14:paraId="5CADBEB6" w14:textId="1946A6D5" w:rsidR="00955737" w:rsidRPr="00B77C01" w:rsidRDefault="00955737" w:rsidP="005C24D0">
                      <w:pPr>
                        <w:pStyle w:val="Headline2"/>
                        <w:ind w:left="426"/>
                        <w:rPr>
                          <w:rFonts w:asciiTheme="minorHAnsi" w:hAnsiTheme="minorHAnsi" w:cstheme="minorHAnsi"/>
                          <w:color w:val="auto"/>
                          <w:sz w:val="34"/>
                          <w:szCs w:val="44"/>
                        </w:rPr>
                      </w:pPr>
                      <w:r w:rsidRPr="00B77C01">
                        <w:rPr>
                          <w:rFonts w:asciiTheme="minorHAnsi" w:hAnsiTheme="minorHAnsi" w:cstheme="minorHAnsi"/>
                          <w:color w:val="auto"/>
                          <w:sz w:val="34"/>
                          <w:szCs w:val="44"/>
                        </w:rPr>
                        <w:t xml:space="preserve">Date: </w:t>
                      </w:r>
                      <w:r w:rsidR="00A97A63">
                        <w:rPr>
                          <w:rFonts w:asciiTheme="minorHAnsi" w:hAnsiTheme="minorHAnsi" w:cstheme="minorHAnsi"/>
                          <w:color w:val="auto"/>
                          <w:sz w:val="34"/>
                          <w:szCs w:val="44"/>
                        </w:rPr>
                        <w:t xml:space="preserve">28 August </w:t>
                      </w:r>
                      <w:r w:rsidR="00442EA5" w:rsidRPr="00B77C01">
                        <w:rPr>
                          <w:rFonts w:asciiTheme="minorHAnsi" w:hAnsiTheme="minorHAnsi" w:cstheme="minorHAnsi"/>
                          <w:color w:val="auto"/>
                          <w:sz w:val="34"/>
                          <w:szCs w:val="44"/>
                        </w:rPr>
                        <w:t>202</w:t>
                      </w:r>
                      <w:r w:rsidR="0026708A" w:rsidRPr="00B77C01">
                        <w:rPr>
                          <w:rFonts w:asciiTheme="minorHAnsi" w:hAnsiTheme="minorHAnsi" w:cstheme="minorHAnsi"/>
                          <w:color w:val="auto"/>
                          <w:sz w:val="34"/>
                          <w:szCs w:val="44"/>
                        </w:rPr>
                        <w:t>6</w:t>
                      </w:r>
                    </w:p>
                  </w:txbxContent>
                </v:textbox>
                <w10:wrap anchorx="margin" anchory="page"/>
                <w10:anchorlock/>
              </v:shape>
            </w:pict>
          </mc:Fallback>
        </mc:AlternateContent>
      </w:r>
    </w:p>
    <w:p w14:paraId="710CABBB" w14:textId="77777777" w:rsidR="00955737" w:rsidRPr="009F4405" w:rsidRDefault="00955737" w:rsidP="008006D3"/>
    <w:p w14:paraId="0E251AE0" w14:textId="77777777" w:rsidR="00955737" w:rsidRPr="009F4405" w:rsidRDefault="00955737" w:rsidP="008006D3"/>
    <w:p w14:paraId="4084B341" w14:textId="4725A9A7" w:rsidR="00955737" w:rsidRPr="009F4405" w:rsidRDefault="00955737" w:rsidP="008006D3"/>
    <w:p w14:paraId="3DDDA113" w14:textId="4390EDF6" w:rsidR="00955737" w:rsidRPr="009F4405" w:rsidRDefault="00955737" w:rsidP="008006D3"/>
    <w:p w14:paraId="7A793548" w14:textId="77777777" w:rsidR="00955737" w:rsidRPr="009F4405" w:rsidRDefault="00955737" w:rsidP="008006D3"/>
    <w:p w14:paraId="16FE1421" w14:textId="08DBC209" w:rsidR="00955737" w:rsidRPr="009F4405" w:rsidRDefault="00955737" w:rsidP="008006D3"/>
    <w:p w14:paraId="2C56EAF7" w14:textId="4ABEB4D4" w:rsidR="00955737" w:rsidRPr="009F4405" w:rsidRDefault="00955737" w:rsidP="008006D3"/>
    <w:p w14:paraId="1D80C951" w14:textId="77777777" w:rsidR="00955737" w:rsidRPr="009F4405" w:rsidRDefault="00955737" w:rsidP="008006D3"/>
    <w:p w14:paraId="70B7FC1E" w14:textId="77777777" w:rsidR="00955737" w:rsidRPr="009F4405" w:rsidRDefault="00955737" w:rsidP="008006D3"/>
    <w:p w14:paraId="5D5006FA" w14:textId="35A8A694" w:rsidR="00955737" w:rsidRPr="009F4405" w:rsidRDefault="00955737" w:rsidP="008006D3"/>
    <w:p w14:paraId="62289D3A" w14:textId="220B450C" w:rsidR="00955737" w:rsidRPr="009F4405" w:rsidRDefault="00A529CA" w:rsidP="008006D3">
      <w:r w:rsidRPr="009F4405">
        <w:rPr>
          <w:noProof/>
        </w:rPr>
        <mc:AlternateContent>
          <mc:Choice Requires="wps">
            <w:drawing>
              <wp:anchor distT="0" distB="0" distL="114300" distR="114300" simplePos="0" relativeHeight="251658242" behindDoc="0" locked="0" layoutInCell="1" allowOverlap="1" wp14:anchorId="165F1807" wp14:editId="3F8F6E8A">
                <wp:simplePos x="0" y="0"/>
                <wp:positionH relativeFrom="page">
                  <wp:posOffset>467995</wp:posOffset>
                </wp:positionH>
                <wp:positionV relativeFrom="paragraph">
                  <wp:posOffset>94310</wp:posOffset>
                </wp:positionV>
                <wp:extent cx="4047972" cy="504825"/>
                <wp:effectExtent l="0" t="0" r="0" b="9525"/>
                <wp:wrapNone/>
                <wp:docPr id="607162499" name="Isosceles Triangle 607162499"/>
                <wp:cNvGraphicFramePr/>
                <a:graphic xmlns:a="http://schemas.openxmlformats.org/drawingml/2006/main">
                  <a:graphicData uri="http://schemas.microsoft.com/office/word/2010/wordprocessingShape">
                    <wps:wsp>
                      <wps:cNvSpPr/>
                      <wps:spPr>
                        <a:xfrm>
                          <a:off x="0" y="0"/>
                          <a:ext cx="4047972" cy="504825"/>
                        </a:xfrm>
                        <a:prstGeom prst="triangle">
                          <a:avLst>
                            <a:gd name="adj" fmla="val 100000"/>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svg="http://schemas.microsoft.com/office/drawing/2016/SVG/main" xmlns:c="http://schemas.openxmlformats.org/drawingml/2006/chart" xmlns:arto="http://schemas.microsoft.com/office/word/2006/arto" xmlns:a16="http://schemas.microsoft.com/office/drawing/2014/main" xmlns:a14="http://schemas.microsoft.com/office/drawing/2010/main" xmlns:pic="http://schemas.openxmlformats.org/drawingml/2006/picture" xmlns:a="http://schemas.openxmlformats.org/drawingml/2006/main">
            <w:pict w14:anchorId="3E3F29BA">
              <v:shapetype id="_x0000_t5" coordsize="21600,21600" o:spt="5" adj="10800" path="m@0,l,21600r21600,xe" w14:anchorId="49B3FDCC">
                <v:stroke joinstyle="miter"/>
                <v:formulas>
                  <v:f eqn="val #0"/>
                  <v:f eqn="prod #0 1 2"/>
                  <v:f eqn="sum @1 10800 0"/>
                </v:formulas>
                <v:path textboxrect="0,10800,10800,18000;5400,10800,16200,18000;10800,10800,21600,18000;0,7200,7200,21600;7200,7200,14400,21600;14400,7200,21600,21600" gradientshapeok="t" o:connecttype="custom" o:connectlocs="@0,0;@1,10800;0,21600;10800,21600;21600,21600;@2,10800"/>
                <v:handles>
                  <v:h position="#0,topLeft" xrange="0,21600"/>
                </v:handles>
              </v:shapetype>
              <v:shape id="Isosceles Triangle 607162499" style="position:absolute;margin-left:36.85pt;margin-top:7.45pt;width:318.75pt;height:39.75pt;z-index:25165824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spid="_x0000_s1026" fillcolor="#ffe600 [3205]" stroked="f" strokeweight="2pt" type="#_x0000_t5" adj="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">
                <w10:wrap anchorx="page"/>
              </v:shape>
            </w:pict>
          </mc:Fallback>
        </mc:AlternateContent>
      </w:r>
    </w:p>
    <w:p w14:paraId="4B24B64D" w14:textId="660987A1" w:rsidR="00955737" w:rsidRPr="009F4405" w:rsidRDefault="00955737" w:rsidP="008006D3"/>
    <w:p w14:paraId="5A7287F4" w14:textId="63FAA29F" w:rsidR="00955737" w:rsidRPr="009F4405" w:rsidRDefault="00955737" w:rsidP="008006D3"/>
    <w:p w14:paraId="76D68FA0" w14:textId="1898F16E" w:rsidR="00955737" w:rsidRPr="009F4405" w:rsidRDefault="00955737" w:rsidP="008006D3"/>
    <w:p w14:paraId="2050F439" w14:textId="77777777" w:rsidR="00955737" w:rsidRPr="009F4405" w:rsidRDefault="00955737" w:rsidP="008006D3"/>
    <w:p w14:paraId="5CB5F55D" w14:textId="3EF05281" w:rsidR="00955737" w:rsidRPr="009F4405" w:rsidRDefault="00955737" w:rsidP="008006D3"/>
    <w:p w14:paraId="4B92D5A3" w14:textId="6AFE6CE3" w:rsidR="00955737" w:rsidRPr="009F4405" w:rsidRDefault="00955737" w:rsidP="008006D3"/>
    <w:p w14:paraId="5B1ABAC9" w14:textId="0D49DF3E" w:rsidR="00955737" w:rsidRPr="009F4405" w:rsidRDefault="00955737" w:rsidP="008006D3"/>
    <w:p w14:paraId="2B7C926E" w14:textId="10A3956A" w:rsidR="00955737" w:rsidRPr="009F4405" w:rsidRDefault="00955737" w:rsidP="008006D3"/>
    <w:p w14:paraId="650A3E88" w14:textId="7BD69025" w:rsidR="00955737" w:rsidRPr="009F4405" w:rsidRDefault="00955737" w:rsidP="008006D3"/>
    <w:p w14:paraId="550DC690" w14:textId="7A8BAB30" w:rsidR="00955737" w:rsidRPr="009F4405" w:rsidRDefault="00955737" w:rsidP="008006D3"/>
    <w:p w14:paraId="0C877661" w14:textId="2D05B4F8" w:rsidR="00955737" w:rsidRPr="009F4405" w:rsidRDefault="00955737" w:rsidP="008006D3"/>
    <w:p w14:paraId="43D52893" w14:textId="77777777" w:rsidR="00955737" w:rsidRPr="009F4405" w:rsidRDefault="00955737" w:rsidP="008006D3"/>
    <w:p w14:paraId="6382783A" w14:textId="49634F81" w:rsidR="00955737" w:rsidRPr="009F4405" w:rsidRDefault="00955737" w:rsidP="008006D3"/>
    <w:p w14:paraId="1F4B2755" w14:textId="45167B0C" w:rsidR="00955737" w:rsidRPr="009F4405" w:rsidRDefault="00955737" w:rsidP="008006D3"/>
    <w:p w14:paraId="2130AEB0" w14:textId="024E5302" w:rsidR="00955737" w:rsidRPr="009F4405" w:rsidRDefault="00955737" w:rsidP="008006D3"/>
    <w:p w14:paraId="7B7FCBA8" w14:textId="38CD668F" w:rsidR="00955737" w:rsidRPr="009F4405" w:rsidRDefault="00955737" w:rsidP="008006D3"/>
    <w:p w14:paraId="5F533158" w14:textId="72DA06B0" w:rsidR="00F014C7" w:rsidRPr="009F4405" w:rsidRDefault="00F014C7" w:rsidP="008006D3"/>
    <w:p w14:paraId="237594E0" w14:textId="545FB769" w:rsidR="00F014C7" w:rsidRPr="009F4405" w:rsidRDefault="00F014C7" w:rsidP="008006D3"/>
    <w:p w14:paraId="6A9825A4" w14:textId="55C1F326" w:rsidR="00F014C7" w:rsidRPr="009F4405" w:rsidRDefault="00F014C7" w:rsidP="008006D3"/>
    <w:p w14:paraId="294CD6A5" w14:textId="1E678348" w:rsidR="00F014C7" w:rsidRPr="009F4405" w:rsidRDefault="00F014C7" w:rsidP="008006D3"/>
    <w:p w14:paraId="3F044C45" w14:textId="1A3386F1" w:rsidR="00F014C7" w:rsidRPr="009F4405" w:rsidRDefault="00F014C7" w:rsidP="008006D3"/>
    <w:p w14:paraId="63AA625D" w14:textId="0F5F3EFC" w:rsidR="00F014C7" w:rsidRPr="009F4405" w:rsidRDefault="00F014C7" w:rsidP="008006D3">
      <w:pPr>
        <w:sectPr w:rsidR="00F014C7" w:rsidRPr="009F4405" w:rsidSect="0020757E">
          <w:headerReference w:type="default" r:id="rId12"/>
          <w:footerReference w:type="even" r:id="rId13"/>
          <w:footerReference w:type="default" r:id="rId14"/>
          <w:headerReference w:type="first" r:id="rId15"/>
          <w:footerReference w:type="first" r:id="rId16"/>
          <w:pgSz w:w="11907" w:h="16840" w:code="9"/>
          <w:pgMar w:top="1701" w:right="1797" w:bottom="1440" w:left="1134" w:header="720" w:footer="720" w:gutter="0"/>
          <w:cols w:space="720"/>
          <w:titlePg/>
          <w:docGrid w:linePitch="360"/>
        </w:sectPr>
      </w:pPr>
    </w:p>
    <w:p w14:paraId="026B391F" w14:textId="4548A127" w:rsidR="00806056" w:rsidRPr="009F4405" w:rsidRDefault="0044790C" w:rsidP="008006D3">
      <w:r w:rsidRPr="009F4405">
        <w:rPr>
          <w:noProof/>
        </w:rPr>
        <w:lastRenderedPageBreak/>
        <mc:AlternateContent>
          <mc:Choice Requires="wps">
            <w:drawing>
              <wp:anchor distT="0" distB="0" distL="114300" distR="114300" simplePos="0" relativeHeight="251658244" behindDoc="0" locked="0" layoutInCell="1" allowOverlap="1" wp14:anchorId="792A471A" wp14:editId="08DFAB2A">
                <wp:simplePos x="0" y="0"/>
                <wp:positionH relativeFrom="column">
                  <wp:posOffset>-1298</wp:posOffset>
                </wp:positionH>
                <wp:positionV relativeFrom="paragraph">
                  <wp:posOffset>228020</wp:posOffset>
                </wp:positionV>
                <wp:extent cx="4269851" cy="4349364"/>
                <wp:effectExtent l="0" t="0" r="0" b="0"/>
                <wp:wrapNone/>
                <wp:docPr id="17" name="Rectangle 17"/>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4269851" cy="4349364"/>
                        </a:xfrm>
                        <a:prstGeom prst="rect">
                          <a:avLst/>
                        </a:prstGeom>
                      </wps:spPr>
                      <wps:txbx>
                        <w:txbxContent>
                          <w:p w14:paraId="23FCED78" w14:textId="77777777" w:rsidR="0044790C" w:rsidRPr="009126DC" w:rsidRDefault="0044790C" w:rsidP="00367AC4">
                            <w:r w:rsidRPr="009126DC">
                              <w:rPr>
                                <w:b/>
                                <w:bCs/>
                                <w:lang w:val="en-US"/>
                              </w:rPr>
                              <w:t xml:space="preserve">EY  </w:t>
                            </w:r>
                            <w:r w:rsidRPr="009126DC">
                              <w:rPr>
                                <w:lang w:val="en-US"/>
                              </w:rPr>
                              <w:t>|  Building a better working world</w:t>
                            </w:r>
                          </w:p>
                          <w:p w14:paraId="392EE6F1" w14:textId="77777777" w:rsidR="0044790C" w:rsidRPr="009126DC" w:rsidRDefault="0044790C" w:rsidP="00367AC4">
                            <w:r w:rsidRPr="009126DC">
                              <w:rPr>
                                <w:lang w:val="en-US"/>
                              </w:rPr>
                              <w:t>EY is building a better working world by creating new value for clients, people, society and the planet, while building trust in capital markets.</w:t>
                            </w:r>
                          </w:p>
                          <w:p w14:paraId="5E0557F5" w14:textId="4DDC4AC3" w:rsidR="0044790C" w:rsidRPr="009126DC" w:rsidRDefault="0044790C" w:rsidP="00367AC4">
                            <w:r w:rsidRPr="009126DC">
                              <w:rPr>
                                <w:lang w:val="en-US"/>
                              </w:rPr>
                              <w:t xml:space="preserve">Enabled by data, AI and advanced technology, EY teams help clients shape the future with confidence and develop answers for the most pressing issues of today and tomorrow. </w:t>
                            </w:r>
                          </w:p>
                          <w:p w14:paraId="081F7F6C" w14:textId="7765AD9F" w:rsidR="0044790C" w:rsidRPr="009126DC" w:rsidRDefault="0044790C" w:rsidP="00367AC4">
                            <w:r w:rsidRPr="009126DC">
                              <w:rPr>
                                <w:lang w:val="en-US"/>
                              </w:rPr>
                              <w:t>EY teams work across a full spectrum of services in assurance, consulting, tax, strategy and transactions. Fueled by sector insights, a globally connected, multi-disciplinary network and diverse ecosystem partners, EY teams can provide services in more than 150 countries and territories.</w:t>
                            </w:r>
                          </w:p>
                          <w:p w14:paraId="22B271A4" w14:textId="77777777" w:rsidR="0044790C" w:rsidRPr="009126DC" w:rsidRDefault="0044790C" w:rsidP="00367AC4">
                            <w:r w:rsidRPr="009126DC">
                              <w:rPr>
                                <w:lang w:val="en-US"/>
                              </w:rPr>
                              <w:t xml:space="preserve">All in to shape the future with confidence. </w:t>
                            </w:r>
                          </w:p>
                          <w:p w14:paraId="32BE7134" w14:textId="77777777" w:rsidR="0044790C" w:rsidRPr="00D64214" w:rsidRDefault="0044790C" w:rsidP="00367AC4">
                            <w:r w:rsidRPr="00D64214">
                              <w:rPr>
                                <w:lang w:val="en-US"/>
                              </w:rPr>
                              <w:t>EY refers to the global organization, and may refer to one or more, of the member firms of Ernst &amp; Young Global Limited, each of which is a separate legal entity. Ernst &amp; Young Global Limited, a UK company limited by guarantee, does not provide services to clients. Information about how EY collects and uses personal data and a description of the rights individuals have under data protection legislation are available via ey.com/privacy. EY member firms do not practice law where prohibited by local laws. For more information about our organization, please visit ey.com.</w:t>
                            </w:r>
                          </w:p>
                          <w:p w14:paraId="4F099C73" w14:textId="77777777" w:rsidR="0044790C" w:rsidRPr="00D64214" w:rsidRDefault="0044790C" w:rsidP="00367AC4">
                            <w:r w:rsidRPr="00D64214">
                              <w:rPr>
                                <w:lang w:val="en-US"/>
                              </w:rPr>
                              <w:t xml:space="preserve">© 2026 EYGM Limited. </w:t>
                            </w:r>
                          </w:p>
                          <w:p w14:paraId="3EC3C956" w14:textId="77777777" w:rsidR="0044790C" w:rsidRPr="00D64214" w:rsidRDefault="0044790C" w:rsidP="00367AC4">
                            <w:r w:rsidRPr="00D64214">
                              <w:rPr>
                                <w:lang w:val="en-US"/>
                              </w:rPr>
                              <w:t>All Rights Reserved.</w:t>
                            </w:r>
                          </w:p>
                          <w:p w14:paraId="780FAEBF" w14:textId="77777777" w:rsidR="0044790C" w:rsidRDefault="0044790C" w:rsidP="00367AC4">
                            <w:r w:rsidRPr="00D64214">
                              <w:rPr>
                                <w:lang w:val="en-US"/>
                              </w:rPr>
                              <w:t>ey.com/be</w:t>
                            </w:r>
                          </w:p>
                        </w:txbxContent>
                      </wps:txbx>
                      <wps:bodyPr vert="horz" wrap="square" lIns="0" tIns="0" rIns="0" bIns="0" rtlCol="0" anchor="t" anchorCtr="0">
                        <a:noAutofit/>
                      </wps:bodyPr>
                    </wps:wsp>
                  </a:graphicData>
                </a:graphic>
                <wp14:sizeRelH relativeFrom="margin">
                  <wp14:pctWidth>0</wp14:pctWidth>
                </wp14:sizeRelH>
                <wp14:sizeRelV relativeFrom="margin">
                  <wp14:pctHeight>0</wp14:pctHeight>
                </wp14:sizeRelV>
              </wp:anchor>
            </w:drawing>
          </mc:Choice>
          <mc:Fallback>
            <w:pict>
              <v:rect w14:anchorId="792A471A" id="Rectangle 17" o:spid="_x0000_s1027" style="position:absolute;left:0;text-align:left;margin-left:-.1pt;margin-top:17.95pt;width:336.2pt;height:342.4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" filled="f" stroked="f">
                <o:lock v:ext="edit" grouping="t"/>
                <v:textbox inset="0,0,0,0">
                  <w:txbxContent>
                    <w:p w14:paraId="23FCED78" w14:textId="77777777" w:rsidR="0044790C" w:rsidRPr="009126DC" w:rsidRDefault="0044790C" w:rsidP="00367AC4">
                      <w:r w:rsidRPr="009126DC">
                        <w:rPr>
                          <w:b/>
                          <w:bCs/>
                          <w:lang w:val="en-US"/>
                        </w:rPr>
                        <w:t xml:space="preserve">EY  </w:t>
                      </w:r>
                      <w:r w:rsidRPr="009126DC">
                        <w:rPr>
                          <w:lang w:val="en-US"/>
                        </w:rPr>
                        <w:t>|  Building a better working world</w:t>
                      </w:r>
                    </w:p>
                    <w:p w14:paraId="392EE6F1" w14:textId="77777777" w:rsidR="0044790C" w:rsidRPr="009126DC" w:rsidRDefault="0044790C" w:rsidP="00367AC4">
                      <w:r w:rsidRPr="009126DC">
                        <w:rPr>
                          <w:lang w:val="en-US"/>
                        </w:rPr>
                        <w:t>EY is building a better working world by creating new value for clients, people, society and the planet, while building trust in capital markets.</w:t>
                      </w:r>
                    </w:p>
                    <w:p w14:paraId="5E0557F5" w14:textId="4DDC4AC3" w:rsidR="0044790C" w:rsidRPr="009126DC" w:rsidRDefault="0044790C" w:rsidP="00367AC4">
                      <w:r w:rsidRPr="009126DC">
                        <w:rPr>
                          <w:lang w:val="en-US"/>
                        </w:rPr>
                        <w:t xml:space="preserve">Enabled by data, AI and advanced technology, EY teams help clients shape the future with confidence and develop answers for the most pressing issues of today and tomorrow. </w:t>
                      </w:r>
                    </w:p>
                    <w:p w14:paraId="081F7F6C" w14:textId="7765AD9F" w:rsidR="0044790C" w:rsidRPr="009126DC" w:rsidRDefault="0044790C" w:rsidP="00367AC4">
                      <w:r w:rsidRPr="009126DC">
                        <w:rPr>
                          <w:lang w:val="en-US"/>
                        </w:rPr>
                        <w:t>EY teams work across a full spectrum of services in assurance, consulting, tax, strategy and transactions. Fueled by sector insights, a globally connected, multi-disciplinary network and diverse ecosystem partners, EY teams can provide services in more than 150 countries and territories.</w:t>
                      </w:r>
                    </w:p>
                    <w:p w14:paraId="22B271A4" w14:textId="77777777" w:rsidR="0044790C" w:rsidRPr="009126DC" w:rsidRDefault="0044790C" w:rsidP="00367AC4">
                      <w:r w:rsidRPr="009126DC">
                        <w:rPr>
                          <w:lang w:val="en-US"/>
                        </w:rPr>
                        <w:t xml:space="preserve">All in to shape the future with confidence. </w:t>
                      </w:r>
                    </w:p>
                    <w:p w14:paraId="32BE7134" w14:textId="77777777" w:rsidR="0044790C" w:rsidRPr="00D64214" w:rsidRDefault="0044790C" w:rsidP="00367AC4">
                      <w:r w:rsidRPr="00D64214">
                        <w:rPr>
                          <w:lang w:val="en-US"/>
                        </w:rPr>
                        <w:t>EY refers to the global organization, and may refer to one or more, of the member firms of Ernst &amp; Young Global Limited, each of which is a separate legal entity. Ernst &amp; Young Global Limited, a UK company limited by guarantee, does not provide services to clients. Information about how EY collects and uses personal data and a description of the rights individuals have under data protection legislation are available via ey.com/privacy. EY member firms do not practice law where prohibited by local laws. For more information about our organization, please visit ey.com.</w:t>
                      </w:r>
                    </w:p>
                    <w:p w14:paraId="4F099C73" w14:textId="77777777" w:rsidR="0044790C" w:rsidRPr="00D64214" w:rsidRDefault="0044790C" w:rsidP="00367AC4">
                      <w:r w:rsidRPr="00D64214">
                        <w:rPr>
                          <w:lang w:val="en-US"/>
                        </w:rPr>
                        <w:t xml:space="preserve">© 2026 EYGM Limited. </w:t>
                      </w:r>
                    </w:p>
                    <w:p w14:paraId="3EC3C956" w14:textId="77777777" w:rsidR="0044790C" w:rsidRPr="00D64214" w:rsidRDefault="0044790C" w:rsidP="00367AC4">
                      <w:r w:rsidRPr="00D64214">
                        <w:rPr>
                          <w:lang w:val="en-US"/>
                        </w:rPr>
                        <w:t>All Rights Reserved.</w:t>
                      </w:r>
                    </w:p>
                    <w:p w14:paraId="780FAEBF" w14:textId="77777777" w:rsidR="0044790C" w:rsidRDefault="0044790C" w:rsidP="00367AC4">
                      <w:r w:rsidRPr="00D64214">
                        <w:rPr>
                          <w:lang w:val="en-US"/>
                        </w:rPr>
                        <w:t>ey.com/be</w:t>
                      </w:r>
                    </w:p>
                  </w:txbxContent>
                </v:textbox>
              </v:rect>
            </w:pict>
          </mc:Fallback>
        </mc:AlternateContent>
      </w:r>
    </w:p>
    <w:p w14:paraId="1A8C6E1E" w14:textId="3C2F198C" w:rsidR="00955737" w:rsidRPr="009F4405" w:rsidRDefault="00955737" w:rsidP="008006D3">
      <w:pPr>
        <w:sectPr w:rsidR="00955737" w:rsidRPr="009F4405" w:rsidSect="0020757E">
          <w:footerReference w:type="default" r:id="rId17"/>
          <w:pgSz w:w="11906" w:h="16838"/>
          <w:pgMar w:top="1417" w:right="1417" w:bottom="1417" w:left="1417" w:header="709" w:footer="709" w:gutter="0"/>
          <w:pgNumType w:start="1"/>
          <w:cols w:space="708"/>
          <w:docGrid w:linePitch="360"/>
        </w:sectPr>
      </w:pPr>
    </w:p>
    <w:p w14:paraId="7B395D71" w14:textId="215F7104" w:rsidR="00B700F3" w:rsidRPr="009F4405" w:rsidRDefault="00B700F3" w:rsidP="008006D3"/>
    <w:p w14:paraId="393AF043" w14:textId="4D289FBC" w:rsidR="00920D2C" w:rsidRPr="009F4405" w:rsidRDefault="00A97A63" w:rsidP="008006D3">
      <w:r>
        <w:t>Draft Final Report</w:t>
      </w:r>
    </w:p>
    <w:p w14:paraId="6E2FC2A1" w14:textId="03FBC410" w:rsidR="00B700F3" w:rsidRPr="009F4405" w:rsidRDefault="00C03B32" w:rsidP="008006D3">
      <w:pPr>
        <w:rPr>
          <w:sz w:val="16"/>
          <w:szCs w:val="16"/>
        </w:rPr>
      </w:pPr>
      <w:r>
        <w:t>30</w:t>
      </w:r>
      <w:r w:rsidR="000F1382" w:rsidRPr="009F4405">
        <w:t>/</w:t>
      </w:r>
      <w:r w:rsidR="0026708A" w:rsidRPr="009F4405">
        <w:t>0</w:t>
      </w:r>
      <w:r w:rsidR="00A97A63">
        <w:t>8</w:t>
      </w:r>
      <w:r w:rsidR="000F1382" w:rsidRPr="009F4405">
        <w:t>/202</w:t>
      </w:r>
      <w:r w:rsidR="0026708A" w:rsidRPr="009F4405">
        <w:t>6</w:t>
      </w:r>
    </w:p>
    <w:p w14:paraId="394A91DA" w14:textId="75BAA876" w:rsidR="00B700F3" w:rsidRPr="009F4405" w:rsidRDefault="00B700F3" w:rsidP="008006D3">
      <w:r w:rsidRPr="009F4405">
        <w:rPr>
          <w:noProof/>
        </w:rPr>
        <mc:AlternateContent>
          <mc:Choice Requires="wps">
            <w:drawing>
              <wp:anchor distT="0" distB="0" distL="114300" distR="114300" simplePos="0" relativeHeight="251658243" behindDoc="1" locked="1" layoutInCell="1" allowOverlap="1" wp14:anchorId="3E15A944" wp14:editId="7B168510">
                <wp:simplePos x="0" y="0"/>
                <wp:positionH relativeFrom="page">
                  <wp:posOffset>-43180</wp:posOffset>
                </wp:positionH>
                <wp:positionV relativeFrom="page">
                  <wp:posOffset>6078220</wp:posOffset>
                </wp:positionV>
                <wp:extent cx="2868930" cy="2681605"/>
                <wp:effectExtent l="0" t="0" r="7620" b="4445"/>
                <wp:wrapNone/>
                <wp:docPr id="1418376491" name="Freeform: Shape 1418376491" descr="15H00037_RF_bis"/>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68930" cy="2681605"/>
                        </a:xfrm>
                        <a:custGeom>
                          <a:avLst/>
                          <a:gdLst>
                            <a:gd name="T0" fmla="*/ 0 w 4408"/>
                            <a:gd name="T1" fmla="*/ 2681605 h 4120"/>
                            <a:gd name="T2" fmla="*/ 2868930 w 4408"/>
                            <a:gd name="T3" fmla="*/ 717264 h 4120"/>
                            <a:gd name="T4" fmla="*/ 8461 w 4408"/>
                            <a:gd name="T5" fmla="*/ 0 h 4120"/>
                            <a:gd name="T6" fmla="*/ 0 w 4408"/>
                            <a:gd name="T7" fmla="*/ 2681605 h 412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4408" h="4120">
                              <a:moveTo>
                                <a:pt x="0" y="4120"/>
                              </a:moveTo>
                              <a:lnTo>
                                <a:pt x="4408" y="1102"/>
                              </a:lnTo>
                              <a:lnTo>
                                <a:pt x="13" y="0"/>
                              </a:lnTo>
                              <a:lnTo>
                                <a:pt x="0" y="4120"/>
                              </a:lnTo>
                              <a:close/>
                            </a:path>
                          </a:pathLst>
                        </a:custGeom>
                        <a:solidFill>
                          <a:srgbClr val="FFFFFF">
                            <a:lumMod val="65000"/>
                          </a:srgb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svg="http://schemas.microsoft.com/office/drawing/2016/SVG/main" xmlns:c="http://schemas.openxmlformats.org/drawingml/2006/chart" xmlns:arto="http://schemas.microsoft.com/office/word/2006/arto" xmlns:a16="http://schemas.microsoft.com/office/drawing/2014/main" xmlns:a14="http://schemas.microsoft.com/office/drawing/2010/main" xmlns:pic="http://schemas.openxmlformats.org/drawingml/2006/picture" xmlns:a="http://schemas.openxmlformats.org/drawingml/2006/main">
            <w:pict w14:anchorId="027E8A3B">
              <v:shape id="Freeform: Shape 1418376491" style="position:absolute;margin-left:-3.4pt;margin-top:478.6pt;width:225.9pt;height:211.15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lt="15H00037_RF_bis" coordsize="4408,4120" o:spid="_x0000_s1026" fillcolor="#a6a6a6" stroked="f" path="m,4120l4408,1102,13,,,412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" w14:anchorId="5B235E4B">
                <v:path arrowok="t" o:connecttype="custom" o:connectlocs="0,1745389654;1867232156,466849206;5506810,0;0,1745389654" o:connectangles="0,0,0,0"/>
                <w10:wrap anchorx="page" anchory="page"/>
                <w10:anchorlock/>
              </v:shape>
            </w:pict>
          </mc:Fallback>
        </mc:AlternateContent>
      </w:r>
      <w:r w:rsidRPr="009F4405">
        <w:br w:type="page"/>
      </w:r>
    </w:p>
    <w:p w14:paraId="2642DAF1" w14:textId="77777777" w:rsidR="00B700F3" w:rsidRPr="009F4405" w:rsidRDefault="00B700F3" w:rsidP="008006D3">
      <w:pPr>
        <w:sectPr w:rsidR="00B700F3" w:rsidRPr="009F4405" w:rsidSect="0020757E">
          <w:headerReference w:type="even" r:id="rId18"/>
          <w:footerReference w:type="even" r:id="rId19"/>
          <w:headerReference w:type="first" r:id="rId20"/>
          <w:footerReference w:type="first" r:id="rId21"/>
          <w:pgSz w:w="11907" w:h="16840" w:code="9"/>
          <w:pgMar w:top="2835" w:right="1418" w:bottom="1134" w:left="3969" w:header="567" w:footer="425" w:gutter="0"/>
          <w:pgNumType w:start="1"/>
          <w:cols w:space="708"/>
          <w:titlePg/>
          <w:docGrid w:linePitch="360"/>
        </w:sectPr>
      </w:pPr>
    </w:p>
    <w:p w14:paraId="618BEF30" w14:textId="77777777" w:rsidR="00DB6D63" w:rsidRPr="009F4405" w:rsidRDefault="00B82BA8">
      <w:pPr>
        <w:pStyle w:val="TOC1"/>
        <w:rPr>
          <w:b w:val="0"/>
          <w:bCs/>
          <w:sz w:val="32"/>
          <w:szCs w:val="40"/>
        </w:rPr>
      </w:pPr>
      <w:bookmarkStart w:id="1" w:name="_Toc226471850"/>
      <w:bookmarkStart w:id="2" w:name="_Ref309380917"/>
      <w:bookmarkStart w:id="3" w:name="_Ref309385803"/>
      <w:bookmarkEnd w:id="0"/>
      <w:r w:rsidRPr="009F4405">
        <w:rPr>
          <w:b w:val="0"/>
          <w:sz w:val="32"/>
          <w:szCs w:val="40"/>
        </w:rPr>
        <w:lastRenderedPageBreak/>
        <w:t>List of Contents</w:t>
      </w:r>
      <w:bookmarkEnd w:id="1"/>
    </w:p>
    <w:p w14:paraId="2AD93096" w14:textId="78E2E1B0" w:rsidR="00502C72" w:rsidRDefault="00230689">
      <w:pPr>
        <w:pStyle w:val="TOC1"/>
        <w:rPr>
          <w:rFonts w:eastAsiaTheme="minorEastAsia" w:cstheme="minorBidi"/>
          <w:b w:val="0"/>
          <w:noProof/>
          <w:kern w:val="2"/>
          <w:sz w:val="24"/>
          <w:szCs w:val="24"/>
          <w:lang w:val="nl-BE" w:eastAsia="nl-BE"/>
          <w14:ligatures w14:val="standardContextual"/>
        </w:rPr>
      </w:pPr>
      <w:r w:rsidRPr="009F4405">
        <w:rPr>
          <w:b w:val="0"/>
          <w:bCs/>
        </w:rPr>
        <w:fldChar w:fldCharType="begin"/>
      </w:r>
      <w:r w:rsidRPr="009F4405">
        <w:rPr>
          <w:b w:val="0"/>
          <w:bCs/>
        </w:rPr>
        <w:instrText xml:space="preserve"> TOC \o "1-2" \h \z \u </w:instrText>
      </w:r>
      <w:r w:rsidRPr="009F4405">
        <w:rPr>
          <w:b w:val="0"/>
          <w:bCs/>
        </w:rPr>
        <w:fldChar w:fldCharType="separate"/>
      </w:r>
      <w:hyperlink w:anchor="_Toc239018273" w:history="1">
        <w:r w:rsidR="00502C72" w:rsidRPr="00E90C45">
          <w:rPr>
            <w:rStyle w:val="Hyperlink"/>
            <w:noProof/>
          </w:rPr>
          <w:t>1.</w:t>
        </w:r>
        <w:r w:rsidR="00502C72">
          <w:rPr>
            <w:rFonts w:eastAsiaTheme="minorEastAsia" w:cstheme="minorBidi"/>
            <w:b w:val="0"/>
            <w:noProof/>
            <w:kern w:val="2"/>
            <w:sz w:val="24"/>
            <w:szCs w:val="24"/>
            <w:lang w:val="nl-BE" w:eastAsia="nl-BE"/>
            <w14:ligatures w14:val="standardContextual"/>
          </w:rPr>
          <w:tab/>
        </w:r>
        <w:r w:rsidR="00502C72" w:rsidRPr="00E90C45">
          <w:rPr>
            <w:rStyle w:val="Hyperlink"/>
            <w:noProof/>
          </w:rPr>
          <w:t>Executive Summary</w:t>
        </w:r>
        <w:r w:rsidR="00502C72">
          <w:rPr>
            <w:noProof/>
            <w:webHidden/>
          </w:rPr>
          <w:tab/>
        </w:r>
        <w:r w:rsidR="00502C72">
          <w:rPr>
            <w:noProof/>
            <w:webHidden/>
          </w:rPr>
          <w:fldChar w:fldCharType="begin"/>
        </w:r>
        <w:r w:rsidR="00502C72">
          <w:rPr>
            <w:noProof/>
            <w:webHidden/>
          </w:rPr>
          <w:instrText xml:space="preserve"> PAGEREF _Toc239018273 \h </w:instrText>
        </w:r>
        <w:r w:rsidR="00502C72">
          <w:rPr>
            <w:noProof/>
            <w:webHidden/>
          </w:rPr>
        </w:r>
        <w:r w:rsidR="00502C72">
          <w:rPr>
            <w:noProof/>
            <w:webHidden/>
          </w:rPr>
          <w:fldChar w:fldCharType="separate"/>
        </w:r>
        <w:r w:rsidR="00502C72">
          <w:rPr>
            <w:noProof/>
            <w:webHidden/>
          </w:rPr>
          <w:t>5</w:t>
        </w:r>
        <w:r w:rsidR="00502C72">
          <w:rPr>
            <w:noProof/>
            <w:webHidden/>
          </w:rPr>
          <w:fldChar w:fldCharType="end"/>
        </w:r>
      </w:hyperlink>
    </w:p>
    <w:p w14:paraId="6929A95B" w14:textId="164AC902" w:rsidR="00502C72" w:rsidRDefault="00502C72">
      <w:pPr>
        <w:pStyle w:val="TOC2"/>
        <w:tabs>
          <w:tab w:val="left" w:pos="998"/>
        </w:tabs>
        <w:rPr>
          <w:rFonts w:eastAsiaTheme="minorEastAsia" w:cstheme="minorBidi"/>
          <w:i w:val="0"/>
          <w:noProof/>
          <w:kern w:val="2"/>
          <w:sz w:val="24"/>
          <w:lang w:val="nl-BE" w:eastAsia="nl-BE"/>
          <w14:ligatures w14:val="standardContextual"/>
        </w:rPr>
      </w:pPr>
      <w:hyperlink w:anchor="_Toc239018274" w:history="1">
        <w:r w:rsidRPr="00E90C45">
          <w:rPr>
            <w:rStyle w:val="Hyperlink"/>
            <w:noProof/>
          </w:rPr>
          <w:t>1.1.</w:t>
        </w:r>
        <w:r>
          <w:rPr>
            <w:rFonts w:eastAsiaTheme="minorEastAsia" w:cstheme="minorBidi"/>
            <w:i w:val="0"/>
            <w:noProof/>
            <w:kern w:val="2"/>
            <w:sz w:val="24"/>
            <w:lang w:val="nl-BE" w:eastAsia="nl-BE"/>
            <w14:ligatures w14:val="standardContextual"/>
          </w:rPr>
          <w:tab/>
        </w:r>
        <w:r w:rsidRPr="00E90C45">
          <w:rPr>
            <w:rStyle w:val="Hyperlink"/>
            <w:noProof/>
          </w:rPr>
          <w:t>Key findings</w:t>
        </w:r>
        <w:r>
          <w:rPr>
            <w:noProof/>
            <w:webHidden/>
          </w:rPr>
          <w:tab/>
        </w:r>
        <w:r>
          <w:rPr>
            <w:noProof/>
            <w:webHidden/>
          </w:rPr>
          <w:fldChar w:fldCharType="begin"/>
        </w:r>
        <w:r>
          <w:rPr>
            <w:noProof/>
            <w:webHidden/>
          </w:rPr>
          <w:instrText xml:space="preserve"> PAGEREF _Toc239018274 \h </w:instrText>
        </w:r>
        <w:r>
          <w:rPr>
            <w:noProof/>
            <w:webHidden/>
          </w:rPr>
        </w:r>
        <w:r>
          <w:rPr>
            <w:noProof/>
            <w:webHidden/>
          </w:rPr>
          <w:fldChar w:fldCharType="separate"/>
        </w:r>
        <w:r>
          <w:rPr>
            <w:noProof/>
            <w:webHidden/>
          </w:rPr>
          <w:t>5</w:t>
        </w:r>
        <w:r>
          <w:rPr>
            <w:noProof/>
            <w:webHidden/>
          </w:rPr>
          <w:fldChar w:fldCharType="end"/>
        </w:r>
      </w:hyperlink>
    </w:p>
    <w:p w14:paraId="7E52F11B" w14:textId="0C62FCA0" w:rsidR="00502C72" w:rsidRDefault="00502C72">
      <w:pPr>
        <w:pStyle w:val="TOC2"/>
        <w:tabs>
          <w:tab w:val="left" w:pos="998"/>
        </w:tabs>
        <w:rPr>
          <w:rFonts w:eastAsiaTheme="minorEastAsia" w:cstheme="minorBidi"/>
          <w:i w:val="0"/>
          <w:noProof/>
          <w:kern w:val="2"/>
          <w:sz w:val="24"/>
          <w:lang w:val="nl-BE" w:eastAsia="nl-BE"/>
          <w14:ligatures w14:val="standardContextual"/>
        </w:rPr>
      </w:pPr>
      <w:hyperlink w:anchor="_Toc239018275" w:history="1">
        <w:r w:rsidRPr="00E90C45">
          <w:rPr>
            <w:rStyle w:val="Hyperlink"/>
            <w:noProof/>
          </w:rPr>
          <w:t>1.2.</w:t>
        </w:r>
        <w:r>
          <w:rPr>
            <w:rFonts w:eastAsiaTheme="minorEastAsia" w:cstheme="minorBidi"/>
            <w:i w:val="0"/>
            <w:noProof/>
            <w:kern w:val="2"/>
            <w:sz w:val="24"/>
            <w:lang w:val="nl-BE" w:eastAsia="nl-BE"/>
            <w14:ligatures w14:val="standardContextual"/>
          </w:rPr>
          <w:tab/>
        </w:r>
        <w:r w:rsidRPr="00E90C45">
          <w:rPr>
            <w:rStyle w:val="Hyperlink"/>
            <w:noProof/>
          </w:rPr>
          <w:t>Summary recommendations</w:t>
        </w:r>
        <w:r>
          <w:rPr>
            <w:noProof/>
            <w:webHidden/>
          </w:rPr>
          <w:tab/>
        </w:r>
        <w:r>
          <w:rPr>
            <w:noProof/>
            <w:webHidden/>
          </w:rPr>
          <w:fldChar w:fldCharType="begin"/>
        </w:r>
        <w:r>
          <w:rPr>
            <w:noProof/>
            <w:webHidden/>
          </w:rPr>
          <w:instrText xml:space="preserve"> PAGEREF _Toc239018275 \h </w:instrText>
        </w:r>
        <w:r>
          <w:rPr>
            <w:noProof/>
            <w:webHidden/>
          </w:rPr>
        </w:r>
        <w:r>
          <w:rPr>
            <w:noProof/>
            <w:webHidden/>
          </w:rPr>
          <w:fldChar w:fldCharType="separate"/>
        </w:r>
        <w:r>
          <w:rPr>
            <w:noProof/>
            <w:webHidden/>
          </w:rPr>
          <w:t>5</w:t>
        </w:r>
        <w:r>
          <w:rPr>
            <w:noProof/>
            <w:webHidden/>
          </w:rPr>
          <w:fldChar w:fldCharType="end"/>
        </w:r>
      </w:hyperlink>
    </w:p>
    <w:p w14:paraId="4EF88BF9" w14:textId="3A6D002E" w:rsidR="00502C72" w:rsidRDefault="00502C72">
      <w:pPr>
        <w:pStyle w:val="TOC1"/>
        <w:rPr>
          <w:rFonts w:eastAsiaTheme="minorEastAsia" w:cstheme="minorBidi"/>
          <w:b w:val="0"/>
          <w:noProof/>
          <w:kern w:val="2"/>
          <w:sz w:val="24"/>
          <w:szCs w:val="24"/>
          <w:lang w:val="nl-BE" w:eastAsia="nl-BE"/>
          <w14:ligatures w14:val="standardContextual"/>
        </w:rPr>
      </w:pPr>
      <w:hyperlink w:anchor="_Toc239018276" w:history="1">
        <w:r w:rsidRPr="00E90C45">
          <w:rPr>
            <w:rStyle w:val="Hyperlink"/>
            <w:noProof/>
          </w:rPr>
          <w:t>2.</w:t>
        </w:r>
        <w:r>
          <w:rPr>
            <w:rFonts w:eastAsiaTheme="minorEastAsia" w:cstheme="minorBidi"/>
            <w:b w:val="0"/>
            <w:noProof/>
            <w:kern w:val="2"/>
            <w:sz w:val="24"/>
            <w:szCs w:val="24"/>
            <w:lang w:val="nl-BE" w:eastAsia="nl-BE"/>
            <w14:ligatures w14:val="standardContextual"/>
          </w:rPr>
          <w:tab/>
        </w:r>
        <w:r w:rsidRPr="00E90C45">
          <w:rPr>
            <w:rStyle w:val="Hyperlink"/>
            <w:noProof/>
          </w:rPr>
          <w:t>Introduction</w:t>
        </w:r>
        <w:r>
          <w:rPr>
            <w:noProof/>
            <w:webHidden/>
          </w:rPr>
          <w:tab/>
        </w:r>
        <w:r>
          <w:rPr>
            <w:noProof/>
            <w:webHidden/>
          </w:rPr>
          <w:fldChar w:fldCharType="begin"/>
        </w:r>
        <w:r>
          <w:rPr>
            <w:noProof/>
            <w:webHidden/>
          </w:rPr>
          <w:instrText xml:space="preserve"> PAGEREF _Toc239018276 \h </w:instrText>
        </w:r>
        <w:r>
          <w:rPr>
            <w:noProof/>
            <w:webHidden/>
          </w:rPr>
        </w:r>
        <w:r>
          <w:rPr>
            <w:noProof/>
            <w:webHidden/>
          </w:rPr>
          <w:fldChar w:fldCharType="separate"/>
        </w:r>
        <w:r>
          <w:rPr>
            <w:noProof/>
            <w:webHidden/>
          </w:rPr>
          <w:t>4</w:t>
        </w:r>
        <w:r>
          <w:rPr>
            <w:noProof/>
            <w:webHidden/>
          </w:rPr>
          <w:fldChar w:fldCharType="end"/>
        </w:r>
      </w:hyperlink>
    </w:p>
    <w:p w14:paraId="301EB057" w14:textId="35D532E4" w:rsidR="00502C72" w:rsidRDefault="00502C72">
      <w:pPr>
        <w:pStyle w:val="TOC2"/>
        <w:tabs>
          <w:tab w:val="left" w:pos="998"/>
        </w:tabs>
        <w:rPr>
          <w:rFonts w:eastAsiaTheme="minorEastAsia" w:cstheme="minorBidi"/>
          <w:i w:val="0"/>
          <w:noProof/>
          <w:kern w:val="2"/>
          <w:sz w:val="24"/>
          <w:lang w:val="nl-BE" w:eastAsia="nl-BE"/>
          <w14:ligatures w14:val="standardContextual"/>
        </w:rPr>
      </w:pPr>
      <w:hyperlink w:anchor="_Toc239018277" w:history="1">
        <w:r w:rsidRPr="00E90C45">
          <w:rPr>
            <w:rStyle w:val="Hyperlink"/>
            <w:noProof/>
          </w:rPr>
          <w:t>2.1.</w:t>
        </w:r>
        <w:r>
          <w:rPr>
            <w:rFonts w:eastAsiaTheme="minorEastAsia" w:cstheme="minorBidi"/>
            <w:i w:val="0"/>
            <w:noProof/>
            <w:kern w:val="2"/>
            <w:sz w:val="24"/>
            <w:lang w:val="nl-BE" w:eastAsia="nl-BE"/>
            <w14:ligatures w14:val="standardContextual"/>
          </w:rPr>
          <w:tab/>
        </w:r>
        <w:r w:rsidRPr="00E90C45">
          <w:rPr>
            <w:rStyle w:val="Hyperlink"/>
            <w:noProof/>
          </w:rPr>
          <w:t>Background &amp; objectives</w:t>
        </w:r>
        <w:r>
          <w:rPr>
            <w:noProof/>
            <w:webHidden/>
          </w:rPr>
          <w:tab/>
        </w:r>
        <w:r>
          <w:rPr>
            <w:noProof/>
            <w:webHidden/>
          </w:rPr>
          <w:fldChar w:fldCharType="begin"/>
        </w:r>
        <w:r>
          <w:rPr>
            <w:noProof/>
            <w:webHidden/>
          </w:rPr>
          <w:instrText xml:space="preserve"> PAGEREF _Toc239018277 \h </w:instrText>
        </w:r>
        <w:r>
          <w:rPr>
            <w:noProof/>
            <w:webHidden/>
          </w:rPr>
        </w:r>
        <w:r>
          <w:rPr>
            <w:noProof/>
            <w:webHidden/>
          </w:rPr>
          <w:fldChar w:fldCharType="separate"/>
        </w:r>
        <w:r>
          <w:rPr>
            <w:noProof/>
            <w:webHidden/>
          </w:rPr>
          <w:t>4</w:t>
        </w:r>
        <w:r>
          <w:rPr>
            <w:noProof/>
            <w:webHidden/>
          </w:rPr>
          <w:fldChar w:fldCharType="end"/>
        </w:r>
      </w:hyperlink>
    </w:p>
    <w:p w14:paraId="245FCE20" w14:textId="6BB73A99" w:rsidR="00502C72" w:rsidRDefault="00502C72">
      <w:pPr>
        <w:pStyle w:val="TOC2"/>
        <w:tabs>
          <w:tab w:val="left" w:pos="998"/>
        </w:tabs>
        <w:rPr>
          <w:rFonts w:eastAsiaTheme="minorEastAsia" w:cstheme="minorBidi"/>
          <w:i w:val="0"/>
          <w:noProof/>
          <w:kern w:val="2"/>
          <w:sz w:val="24"/>
          <w:lang w:val="nl-BE" w:eastAsia="nl-BE"/>
          <w14:ligatures w14:val="standardContextual"/>
        </w:rPr>
      </w:pPr>
      <w:hyperlink w:anchor="_Toc239018278" w:history="1">
        <w:r w:rsidRPr="00E90C45">
          <w:rPr>
            <w:rStyle w:val="Hyperlink"/>
            <w:noProof/>
          </w:rPr>
          <w:t>2.2.</w:t>
        </w:r>
        <w:r>
          <w:rPr>
            <w:rFonts w:eastAsiaTheme="minorEastAsia" w:cstheme="minorBidi"/>
            <w:i w:val="0"/>
            <w:noProof/>
            <w:kern w:val="2"/>
            <w:sz w:val="24"/>
            <w:lang w:val="nl-BE" w:eastAsia="nl-BE"/>
            <w14:ligatures w14:val="standardContextual"/>
          </w:rPr>
          <w:tab/>
        </w:r>
        <w:r w:rsidRPr="00E90C45">
          <w:rPr>
            <w:rStyle w:val="Hyperlink"/>
            <w:noProof/>
          </w:rPr>
          <w:t>Scope and definitions (critical ground infrastructure)</w:t>
        </w:r>
        <w:r>
          <w:rPr>
            <w:noProof/>
            <w:webHidden/>
          </w:rPr>
          <w:tab/>
        </w:r>
        <w:r>
          <w:rPr>
            <w:noProof/>
            <w:webHidden/>
          </w:rPr>
          <w:fldChar w:fldCharType="begin"/>
        </w:r>
        <w:r>
          <w:rPr>
            <w:noProof/>
            <w:webHidden/>
          </w:rPr>
          <w:instrText xml:space="preserve"> PAGEREF _Toc239018278 \h </w:instrText>
        </w:r>
        <w:r>
          <w:rPr>
            <w:noProof/>
            <w:webHidden/>
          </w:rPr>
        </w:r>
        <w:r>
          <w:rPr>
            <w:noProof/>
            <w:webHidden/>
          </w:rPr>
          <w:fldChar w:fldCharType="separate"/>
        </w:r>
        <w:r>
          <w:rPr>
            <w:noProof/>
            <w:webHidden/>
          </w:rPr>
          <w:t>6</w:t>
        </w:r>
        <w:r>
          <w:rPr>
            <w:noProof/>
            <w:webHidden/>
          </w:rPr>
          <w:fldChar w:fldCharType="end"/>
        </w:r>
      </w:hyperlink>
    </w:p>
    <w:p w14:paraId="0A737746" w14:textId="6A345DDA" w:rsidR="00502C72" w:rsidRDefault="00502C72">
      <w:pPr>
        <w:pStyle w:val="TOC2"/>
        <w:tabs>
          <w:tab w:val="left" w:pos="998"/>
        </w:tabs>
        <w:rPr>
          <w:rFonts w:eastAsiaTheme="minorEastAsia" w:cstheme="minorBidi"/>
          <w:i w:val="0"/>
          <w:noProof/>
          <w:kern w:val="2"/>
          <w:sz w:val="24"/>
          <w:lang w:val="nl-BE" w:eastAsia="nl-BE"/>
          <w14:ligatures w14:val="standardContextual"/>
        </w:rPr>
      </w:pPr>
      <w:hyperlink w:anchor="_Toc239018279" w:history="1">
        <w:r w:rsidRPr="00E90C45">
          <w:rPr>
            <w:rStyle w:val="Hyperlink"/>
            <w:noProof/>
          </w:rPr>
          <w:t>2.3.</w:t>
        </w:r>
        <w:r>
          <w:rPr>
            <w:rFonts w:eastAsiaTheme="minorEastAsia" w:cstheme="minorBidi"/>
            <w:i w:val="0"/>
            <w:noProof/>
            <w:kern w:val="2"/>
            <w:sz w:val="24"/>
            <w:lang w:val="nl-BE" w:eastAsia="nl-BE"/>
            <w14:ligatures w14:val="standardContextual"/>
          </w:rPr>
          <w:tab/>
        </w:r>
        <w:r w:rsidRPr="00E90C45">
          <w:rPr>
            <w:rStyle w:val="Hyperlink"/>
            <w:noProof/>
          </w:rPr>
          <w:t>Methodological approach</w:t>
        </w:r>
        <w:r>
          <w:rPr>
            <w:noProof/>
            <w:webHidden/>
          </w:rPr>
          <w:tab/>
        </w:r>
        <w:r>
          <w:rPr>
            <w:noProof/>
            <w:webHidden/>
          </w:rPr>
          <w:fldChar w:fldCharType="begin"/>
        </w:r>
        <w:r>
          <w:rPr>
            <w:noProof/>
            <w:webHidden/>
          </w:rPr>
          <w:instrText xml:space="preserve"> PAGEREF _Toc239018279 \h </w:instrText>
        </w:r>
        <w:r>
          <w:rPr>
            <w:noProof/>
            <w:webHidden/>
          </w:rPr>
        </w:r>
        <w:r>
          <w:rPr>
            <w:noProof/>
            <w:webHidden/>
          </w:rPr>
          <w:fldChar w:fldCharType="separate"/>
        </w:r>
        <w:r>
          <w:rPr>
            <w:noProof/>
            <w:webHidden/>
          </w:rPr>
          <w:t>10</w:t>
        </w:r>
        <w:r>
          <w:rPr>
            <w:noProof/>
            <w:webHidden/>
          </w:rPr>
          <w:fldChar w:fldCharType="end"/>
        </w:r>
      </w:hyperlink>
    </w:p>
    <w:p w14:paraId="0AB35D26" w14:textId="2E461C79" w:rsidR="00502C72" w:rsidRDefault="00502C72">
      <w:pPr>
        <w:pStyle w:val="TOC1"/>
        <w:rPr>
          <w:rFonts w:eastAsiaTheme="minorEastAsia" w:cstheme="minorBidi"/>
          <w:b w:val="0"/>
          <w:noProof/>
          <w:kern w:val="2"/>
          <w:sz w:val="24"/>
          <w:szCs w:val="24"/>
          <w:lang w:val="nl-BE" w:eastAsia="nl-BE"/>
          <w14:ligatures w14:val="standardContextual"/>
        </w:rPr>
      </w:pPr>
      <w:hyperlink w:anchor="_Toc239018280" w:history="1">
        <w:r w:rsidRPr="00E90C45">
          <w:rPr>
            <w:rStyle w:val="Hyperlink"/>
            <w:noProof/>
          </w:rPr>
          <w:t>3.</w:t>
        </w:r>
        <w:r>
          <w:rPr>
            <w:rFonts w:eastAsiaTheme="minorEastAsia" w:cstheme="minorBidi"/>
            <w:b w:val="0"/>
            <w:noProof/>
            <w:kern w:val="2"/>
            <w:sz w:val="24"/>
            <w:szCs w:val="24"/>
            <w:lang w:val="nl-BE" w:eastAsia="nl-BE"/>
            <w14:ligatures w14:val="standardContextual"/>
          </w:rPr>
          <w:tab/>
        </w:r>
        <w:r w:rsidRPr="00E90C45">
          <w:rPr>
            <w:rStyle w:val="Hyperlink"/>
            <w:noProof/>
          </w:rPr>
          <w:t>Mapping of Critical Ground Infrastructure</w:t>
        </w:r>
        <w:r>
          <w:rPr>
            <w:noProof/>
            <w:webHidden/>
          </w:rPr>
          <w:tab/>
        </w:r>
        <w:r>
          <w:rPr>
            <w:noProof/>
            <w:webHidden/>
          </w:rPr>
          <w:fldChar w:fldCharType="begin"/>
        </w:r>
        <w:r>
          <w:rPr>
            <w:noProof/>
            <w:webHidden/>
          </w:rPr>
          <w:instrText xml:space="preserve"> PAGEREF _Toc239018280 \h </w:instrText>
        </w:r>
        <w:r>
          <w:rPr>
            <w:noProof/>
            <w:webHidden/>
          </w:rPr>
        </w:r>
        <w:r>
          <w:rPr>
            <w:noProof/>
            <w:webHidden/>
          </w:rPr>
          <w:fldChar w:fldCharType="separate"/>
        </w:r>
        <w:r>
          <w:rPr>
            <w:noProof/>
            <w:webHidden/>
          </w:rPr>
          <w:t>12</w:t>
        </w:r>
        <w:r>
          <w:rPr>
            <w:noProof/>
            <w:webHidden/>
          </w:rPr>
          <w:fldChar w:fldCharType="end"/>
        </w:r>
      </w:hyperlink>
    </w:p>
    <w:p w14:paraId="1E092E6F" w14:textId="08A622F6" w:rsidR="00502C72" w:rsidRDefault="00502C72">
      <w:pPr>
        <w:pStyle w:val="TOC2"/>
        <w:tabs>
          <w:tab w:val="left" w:pos="998"/>
        </w:tabs>
        <w:rPr>
          <w:rFonts w:eastAsiaTheme="minorEastAsia" w:cstheme="minorBidi"/>
          <w:i w:val="0"/>
          <w:noProof/>
          <w:kern w:val="2"/>
          <w:sz w:val="24"/>
          <w:lang w:val="nl-BE" w:eastAsia="nl-BE"/>
          <w14:ligatures w14:val="standardContextual"/>
        </w:rPr>
      </w:pPr>
      <w:hyperlink w:anchor="_Toc239018281" w:history="1">
        <w:r w:rsidRPr="00E90C45">
          <w:rPr>
            <w:rStyle w:val="Hyperlink"/>
            <w:noProof/>
          </w:rPr>
          <w:t>3.1.</w:t>
        </w:r>
        <w:r>
          <w:rPr>
            <w:rFonts w:eastAsiaTheme="minorEastAsia" w:cstheme="minorBidi"/>
            <w:i w:val="0"/>
            <w:noProof/>
            <w:kern w:val="2"/>
            <w:sz w:val="24"/>
            <w:lang w:val="nl-BE" w:eastAsia="nl-BE"/>
            <w14:ligatures w14:val="standardContextual"/>
          </w:rPr>
          <w:tab/>
        </w:r>
        <w:r w:rsidRPr="00E90C45">
          <w:rPr>
            <w:rStyle w:val="Hyperlink"/>
            <w:noProof/>
          </w:rPr>
          <w:t>Subtask 2.1: Data collection and mapping of EU/non-EU assets</w:t>
        </w:r>
        <w:r>
          <w:rPr>
            <w:noProof/>
            <w:webHidden/>
          </w:rPr>
          <w:tab/>
        </w:r>
        <w:r>
          <w:rPr>
            <w:noProof/>
            <w:webHidden/>
          </w:rPr>
          <w:fldChar w:fldCharType="begin"/>
        </w:r>
        <w:r>
          <w:rPr>
            <w:noProof/>
            <w:webHidden/>
          </w:rPr>
          <w:instrText xml:space="preserve"> PAGEREF _Toc239018281 \h </w:instrText>
        </w:r>
        <w:r>
          <w:rPr>
            <w:noProof/>
            <w:webHidden/>
          </w:rPr>
        </w:r>
        <w:r>
          <w:rPr>
            <w:noProof/>
            <w:webHidden/>
          </w:rPr>
          <w:fldChar w:fldCharType="separate"/>
        </w:r>
        <w:r>
          <w:rPr>
            <w:noProof/>
            <w:webHidden/>
          </w:rPr>
          <w:t>12</w:t>
        </w:r>
        <w:r>
          <w:rPr>
            <w:noProof/>
            <w:webHidden/>
          </w:rPr>
          <w:fldChar w:fldCharType="end"/>
        </w:r>
      </w:hyperlink>
    </w:p>
    <w:p w14:paraId="61471191" w14:textId="25A382F4" w:rsidR="00502C72" w:rsidRDefault="00502C72">
      <w:pPr>
        <w:pStyle w:val="TOC2"/>
        <w:tabs>
          <w:tab w:val="left" w:pos="998"/>
        </w:tabs>
        <w:rPr>
          <w:rFonts w:eastAsiaTheme="minorEastAsia" w:cstheme="minorBidi"/>
          <w:i w:val="0"/>
          <w:noProof/>
          <w:kern w:val="2"/>
          <w:sz w:val="24"/>
          <w:lang w:val="nl-BE" w:eastAsia="nl-BE"/>
          <w14:ligatures w14:val="standardContextual"/>
        </w:rPr>
      </w:pPr>
      <w:hyperlink w:anchor="_Toc239018282" w:history="1">
        <w:r w:rsidRPr="00E90C45">
          <w:rPr>
            <w:rStyle w:val="Hyperlink"/>
            <w:noProof/>
          </w:rPr>
          <w:t>3.2.</w:t>
        </w:r>
        <w:r>
          <w:rPr>
            <w:rFonts w:eastAsiaTheme="minorEastAsia" w:cstheme="minorBidi"/>
            <w:i w:val="0"/>
            <w:noProof/>
            <w:kern w:val="2"/>
            <w:sz w:val="24"/>
            <w:lang w:val="nl-BE" w:eastAsia="nl-BE"/>
            <w14:ligatures w14:val="standardContextual"/>
          </w:rPr>
          <w:tab/>
        </w:r>
        <w:r w:rsidRPr="00E90C45">
          <w:rPr>
            <w:rStyle w:val="Hyperlink"/>
            <w:noProof/>
          </w:rPr>
          <w:t>Subtask 2.2: Ownership and control framework, including governance and funding details</w:t>
        </w:r>
        <w:r>
          <w:rPr>
            <w:noProof/>
            <w:webHidden/>
          </w:rPr>
          <w:tab/>
        </w:r>
        <w:r>
          <w:rPr>
            <w:noProof/>
            <w:webHidden/>
          </w:rPr>
          <w:fldChar w:fldCharType="begin"/>
        </w:r>
        <w:r>
          <w:rPr>
            <w:noProof/>
            <w:webHidden/>
          </w:rPr>
          <w:instrText xml:space="preserve"> PAGEREF _Toc239018282 \h </w:instrText>
        </w:r>
        <w:r>
          <w:rPr>
            <w:noProof/>
            <w:webHidden/>
          </w:rPr>
        </w:r>
        <w:r>
          <w:rPr>
            <w:noProof/>
            <w:webHidden/>
          </w:rPr>
          <w:fldChar w:fldCharType="separate"/>
        </w:r>
        <w:r>
          <w:rPr>
            <w:noProof/>
            <w:webHidden/>
          </w:rPr>
          <w:t>46</w:t>
        </w:r>
        <w:r>
          <w:rPr>
            <w:noProof/>
            <w:webHidden/>
          </w:rPr>
          <w:fldChar w:fldCharType="end"/>
        </w:r>
      </w:hyperlink>
    </w:p>
    <w:p w14:paraId="7E79DF2F" w14:textId="13E4D776" w:rsidR="00502C72" w:rsidRDefault="00502C72">
      <w:pPr>
        <w:pStyle w:val="TOC2"/>
        <w:tabs>
          <w:tab w:val="left" w:pos="998"/>
        </w:tabs>
        <w:rPr>
          <w:rFonts w:eastAsiaTheme="minorEastAsia" w:cstheme="minorBidi"/>
          <w:i w:val="0"/>
          <w:noProof/>
          <w:kern w:val="2"/>
          <w:sz w:val="24"/>
          <w:lang w:val="nl-BE" w:eastAsia="nl-BE"/>
          <w14:ligatures w14:val="standardContextual"/>
        </w:rPr>
      </w:pPr>
      <w:hyperlink w:anchor="_Toc239018283" w:history="1">
        <w:r w:rsidRPr="00E90C45">
          <w:rPr>
            <w:rStyle w:val="Hyperlink"/>
            <w:noProof/>
          </w:rPr>
          <w:t>3.3.</w:t>
        </w:r>
        <w:r>
          <w:rPr>
            <w:rFonts w:eastAsiaTheme="minorEastAsia" w:cstheme="minorBidi"/>
            <w:i w:val="0"/>
            <w:noProof/>
            <w:kern w:val="2"/>
            <w:sz w:val="24"/>
            <w:lang w:val="nl-BE" w:eastAsia="nl-BE"/>
            <w14:ligatures w14:val="standardContextual"/>
          </w:rPr>
          <w:tab/>
        </w:r>
        <w:r w:rsidRPr="00E90C45">
          <w:rPr>
            <w:rStyle w:val="Hyperlink"/>
            <w:noProof/>
          </w:rPr>
          <w:t>Subtask 2.3: Gaps, bottlenecks, and dependencies</w:t>
        </w:r>
        <w:r>
          <w:rPr>
            <w:noProof/>
            <w:webHidden/>
          </w:rPr>
          <w:tab/>
        </w:r>
        <w:r>
          <w:rPr>
            <w:noProof/>
            <w:webHidden/>
          </w:rPr>
          <w:fldChar w:fldCharType="begin"/>
        </w:r>
        <w:r>
          <w:rPr>
            <w:noProof/>
            <w:webHidden/>
          </w:rPr>
          <w:instrText xml:space="preserve"> PAGEREF _Toc239018283 \h </w:instrText>
        </w:r>
        <w:r>
          <w:rPr>
            <w:noProof/>
            <w:webHidden/>
          </w:rPr>
        </w:r>
        <w:r>
          <w:rPr>
            <w:noProof/>
            <w:webHidden/>
          </w:rPr>
          <w:fldChar w:fldCharType="separate"/>
        </w:r>
        <w:r>
          <w:rPr>
            <w:noProof/>
            <w:webHidden/>
          </w:rPr>
          <w:t>49</w:t>
        </w:r>
        <w:r>
          <w:rPr>
            <w:noProof/>
            <w:webHidden/>
          </w:rPr>
          <w:fldChar w:fldCharType="end"/>
        </w:r>
      </w:hyperlink>
    </w:p>
    <w:p w14:paraId="2474036A" w14:textId="75590522" w:rsidR="00502C72" w:rsidRDefault="00502C72">
      <w:pPr>
        <w:pStyle w:val="TOC2"/>
        <w:tabs>
          <w:tab w:val="left" w:pos="998"/>
        </w:tabs>
        <w:rPr>
          <w:rFonts w:eastAsiaTheme="minorEastAsia" w:cstheme="minorBidi"/>
          <w:i w:val="0"/>
          <w:noProof/>
          <w:kern w:val="2"/>
          <w:sz w:val="24"/>
          <w:lang w:val="nl-BE" w:eastAsia="nl-BE"/>
          <w14:ligatures w14:val="standardContextual"/>
        </w:rPr>
      </w:pPr>
      <w:hyperlink w:anchor="_Toc239018284" w:history="1">
        <w:r w:rsidRPr="00E90C45">
          <w:rPr>
            <w:rStyle w:val="Hyperlink"/>
            <w:noProof/>
          </w:rPr>
          <w:t>3.4.</w:t>
        </w:r>
        <w:r>
          <w:rPr>
            <w:rFonts w:eastAsiaTheme="minorEastAsia" w:cstheme="minorBidi"/>
            <w:i w:val="0"/>
            <w:noProof/>
            <w:kern w:val="2"/>
            <w:sz w:val="24"/>
            <w:lang w:val="nl-BE" w:eastAsia="nl-BE"/>
            <w14:ligatures w14:val="standardContextual"/>
          </w:rPr>
          <w:tab/>
        </w:r>
        <w:r w:rsidRPr="00E90C45">
          <w:rPr>
            <w:rStyle w:val="Hyperlink"/>
            <w:noProof/>
          </w:rPr>
          <w:t>Benchmarking against non-EU actors</w:t>
        </w:r>
        <w:r>
          <w:rPr>
            <w:noProof/>
            <w:webHidden/>
          </w:rPr>
          <w:tab/>
        </w:r>
        <w:r>
          <w:rPr>
            <w:noProof/>
            <w:webHidden/>
          </w:rPr>
          <w:fldChar w:fldCharType="begin"/>
        </w:r>
        <w:r>
          <w:rPr>
            <w:noProof/>
            <w:webHidden/>
          </w:rPr>
          <w:instrText xml:space="preserve"> PAGEREF _Toc239018284 \h </w:instrText>
        </w:r>
        <w:r>
          <w:rPr>
            <w:noProof/>
            <w:webHidden/>
          </w:rPr>
        </w:r>
        <w:r>
          <w:rPr>
            <w:noProof/>
            <w:webHidden/>
          </w:rPr>
          <w:fldChar w:fldCharType="separate"/>
        </w:r>
        <w:r>
          <w:rPr>
            <w:noProof/>
            <w:webHidden/>
          </w:rPr>
          <w:t>74</w:t>
        </w:r>
        <w:r>
          <w:rPr>
            <w:noProof/>
            <w:webHidden/>
          </w:rPr>
          <w:fldChar w:fldCharType="end"/>
        </w:r>
      </w:hyperlink>
    </w:p>
    <w:p w14:paraId="11B3BE5F" w14:textId="35E94932" w:rsidR="00502C72" w:rsidRDefault="00502C72">
      <w:pPr>
        <w:pStyle w:val="TOC1"/>
        <w:rPr>
          <w:rFonts w:eastAsiaTheme="minorEastAsia" w:cstheme="minorBidi"/>
          <w:b w:val="0"/>
          <w:noProof/>
          <w:kern w:val="2"/>
          <w:sz w:val="24"/>
          <w:szCs w:val="24"/>
          <w:lang w:val="nl-BE" w:eastAsia="nl-BE"/>
          <w14:ligatures w14:val="standardContextual"/>
        </w:rPr>
      </w:pPr>
      <w:hyperlink w:anchor="_Toc239018285" w:history="1">
        <w:r w:rsidRPr="00E90C45">
          <w:rPr>
            <w:rStyle w:val="Hyperlink"/>
            <w:noProof/>
          </w:rPr>
          <w:t>4.</w:t>
        </w:r>
        <w:r>
          <w:rPr>
            <w:rFonts w:eastAsiaTheme="minorEastAsia" w:cstheme="minorBidi"/>
            <w:b w:val="0"/>
            <w:noProof/>
            <w:kern w:val="2"/>
            <w:sz w:val="24"/>
            <w:szCs w:val="24"/>
            <w:lang w:val="nl-BE" w:eastAsia="nl-BE"/>
            <w14:ligatures w14:val="standardContextual"/>
          </w:rPr>
          <w:tab/>
        </w:r>
        <w:r w:rsidRPr="00E90C45">
          <w:rPr>
            <w:rStyle w:val="Hyperlink"/>
            <w:noProof/>
          </w:rPr>
          <w:t>Task 3: SWOT Analysis</w:t>
        </w:r>
        <w:r>
          <w:rPr>
            <w:noProof/>
            <w:webHidden/>
          </w:rPr>
          <w:tab/>
        </w:r>
        <w:r>
          <w:rPr>
            <w:noProof/>
            <w:webHidden/>
          </w:rPr>
          <w:fldChar w:fldCharType="begin"/>
        </w:r>
        <w:r>
          <w:rPr>
            <w:noProof/>
            <w:webHidden/>
          </w:rPr>
          <w:instrText xml:space="preserve"> PAGEREF _Toc239018285 \h </w:instrText>
        </w:r>
        <w:r>
          <w:rPr>
            <w:noProof/>
            <w:webHidden/>
          </w:rPr>
        </w:r>
        <w:r>
          <w:rPr>
            <w:noProof/>
            <w:webHidden/>
          </w:rPr>
          <w:fldChar w:fldCharType="separate"/>
        </w:r>
        <w:r>
          <w:rPr>
            <w:noProof/>
            <w:webHidden/>
          </w:rPr>
          <w:t>92</w:t>
        </w:r>
        <w:r>
          <w:rPr>
            <w:noProof/>
            <w:webHidden/>
          </w:rPr>
          <w:fldChar w:fldCharType="end"/>
        </w:r>
      </w:hyperlink>
    </w:p>
    <w:p w14:paraId="379AF337" w14:textId="7DAFB419" w:rsidR="00502C72" w:rsidRDefault="00502C72">
      <w:pPr>
        <w:pStyle w:val="TOC2"/>
        <w:tabs>
          <w:tab w:val="left" w:pos="998"/>
        </w:tabs>
        <w:rPr>
          <w:rFonts w:eastAsiaTheme="minorEastAsia" w:cstheme="minorBidi"/>
          <w:i w:val="0"/>
          <w:noProof/>
          <w:kern w:val="2"/>
          <w:sz w:val="24"/>
          <w:lang w:val="nl-BE" w:eastAsia="nl-BE"/>
          <w14:ligatures w14:val="standardContextual"/>
        </w:rPr>
      </w:pPr>
      <w:hyperlink w:anchor="_Toc239018286" w:history="1">
        <w:r w:rsidRPr="00E90C45">
          <w:rPr>
            <w:rStyle w:val="Hyperlink"/>
            <w:noProof/>
            <w:lang w:eastAsia="en-GB"/>
          </w:rPr>
          <w:t>4.1.</w:t>
        </w:r>
        <w:r>
          <w:rPr>
            <w:rFonts w:eastAsiaTheme="minorEastAsia" w:cstheme="minorBidi"/>
            <w:i w:val="0"/>
            <w:noProof/>
            <w:kern w:val="2"/>
            <w:sz w:val="24"/>
            <w:lang w:val="nl-BE" w:eastAsia="nl-BE"/>
            <w14:ligatures w14:val="standardContextual"/>
          </w:rPr>
          <w:tab/>
        </w:r>
        <w:r w:rsidRPr="00E90C45">
          <w:rPr>
            <w:rStyle w:val="Hyperlink"/>
            <w:noProof/>
            <w:lang w:eastAsia="en-GB"/>
          </w:rPr>
          <w:t>Demand analysis</w:t>
        </w:r>
        <w:r>
          <w:rPr>
            <w:noProof/>
            <w:webHidden/>
          </w:rPr>
          <w:tab/>
        </w:r>
        <w:r>
          <w:rPr>
            <w:noProof/>
            <w:webHidden/>
          </w:rPr>
          <w:fldChar w:fldCharType="begin"/>
        </w:r>
        <w:r>
          <w:rPr>
            <w:noProof/>
            <w:webHidden/>
          </w:rPr>
          <w:instrText xml:space="preserve"> PAGEREF _Toc239018286 \h </w:instrText>
        </w:r>
        <w:r>
          <w:rPr>
            <w:noProof/>
            <w:webHidden/>
          </w:rPr>
        </w:r>
        <w:r>
          <w:rPr>
            <w:noProof/>
            <w:webHidden/>
          </w:rPr>
          <w:fldChar w:fldCharType="separate"/>
        </w:r>
        <w:r>
          <w:rPr>
            <w:noProof/>
            <w:webHidden/>
          </w:rPr>
          <w:t>92</w:t>
        </w:r>
        <w:r>
          <w:rPr>
            <w:noProof/>
            <w:webHidden/>
          </w:rPr>
          <w:fldChar w:fldCharType="end"/>
        </w:r>
      </w:hyperlink>
    </w:p>
    <w:p w14:paraId="4E71615E" w14:textId="20C9A8F9" w:rsidR="00502C72" w:rsidRDefault="00502C72">
      <w:pPr>
        <w:pStyle w:val="TOC2"/>
        <w:tabs>
          <w:tab w:val="left" w:pos="998"/>
        </w:tabs>
        <w:rPr>
          <w:rFonts w:eastAsiaTheme="minorEastAsia" w:cstheme="minorBidi"/>
          <w:i w:val="0"/>
          <w:noProof/>
          <w:kern w:val="2"/>
          <w:sz w:val="24"/>
          <w:lang w:val="nl-BE" w:eastAsia="nl-BE"/>
          <w14:ligatures w14:val="standardContextual"/>
        </w:rPr>
      </w:pPr>
      <w:hyperlink w:anchor="_Toc239018287" w:history="1">
        <w:r w:rsidRPr="00E90C45">
          <w:rPr>
            <w:rStyle w:val="Hyperlink"/>
            <w:noProof/>
            <w:lang w:eastAsia="en-GB"/>
          </w:rPr>
          <w:t>4.2.</w:t>
        </w:r>
        <w:r>
          <w:rPr>
            <w:rFonts w:eastAsiaTheme="minorEastAsia" w:cstheme="minorBidi"/>
            <w:i w:val="0"/>
            <w:noProof/>
            <w:kern w:val="2"/>
            <w:sz w:val="24"/>
            <w:lang w:val="nl-BE" w:eastAsia="nl-BE"/>
            <w14:ligatures w14:val="standardContextual"/>
          </w:rPr>
          <w:tab/>
        </w:r>
        <w:r w:rsidRPr="00E90C45">
          <w:rPr>
            <w:rStyle w:val="Hyperlink"/>
            <w:noProof/>
            <w:lang w:eastAsia="en-GB"/>
          </w:rPr>
          <w:t>SWOT of current infrastructure</w:t>
        </w:r>
        <w:r>
          <w:rPr>
            <w:noProof/>
            <w:webHidden/>
          </w:rPr>
          <w:tab/>
        </w:r>
        <w:r>
          <w:rPr>
            <w:noProof/>
            <w:webHidden/>
          </w:rPr>
          <w:fldChar w:fldCharType="begin"/>
        </w:r>
        <w:r>
          <w:rPr>
            <w:noProof/>
            <w:webHidden/>
          </w:rPr>
          <w:instrText xml:space="preserve"> PAGEREF _Toc239018287 \h </w:instrText>
        </w:r>
        <w:r>
          <w:rPr>
            <w:noProof/>
            <w:webHidden/>
          </w:rPr>
        </w:r>
        <w:r>
          <w:rPr>
            <w:noProof/>
            <w:webHidden/>
          </w:rPr>
          <w:fldChar w:fldCharType="separate"/>
        </w:r>
        <w:r>
          <w:rPr>
            <w:noProof/>
            <w:webHidden/>
          </w:rPr>
          <w:t>99</w:t>
        </w:r>
        <w:r>
          <w:rPr>
            <w:noProof/>
            <w:webHidden/>
          </w:rPr>
          <w:fldChar w:fldCharType="end"/>
        </w:r>
      </w:hyperlink>
    </w:p>
    <w:p w14:paraId="6EB12B90" w14:textId="63D0D777" w:rsidR="00502C72" w:rsidRDefault="00502C72">
      <w:pPr>
        <w:pStyle w:val="TOC1"/>
        <w:rPr>
          <w:rFonts w:eastAsiaTheme="minorEastAsia" w:cstheme="minorBidi"/>
          <w:b w:val="0"/>
          <w:noProof/>
          <w:kern w:val="2"/>
          <w:sz w:val="24"/>
          <w:szCs w:val="24"/>
          <w:lang w:val="nl-BE" w:eastAsia="nl-BE"/>
          <w14:ligatures w14:val="standardContextual"/>
        </w:rPr>
      </w:pPr>
      <w:hyperlink w:anchor="_Toc239018288" w:history="1">
        <w:r w:rsidRPr="00E90C45">
          <w:rPr>
            <w:rStyle w:val="Hyperlink"/>
            <w:noProof/>
          </w:rPr>
          <w:t>5.</w:t>
        </w:r>
        <w:r>
          <w:rPr>
            <w:rFonts w:eastAsiaTheme="minorEastAsia" w:cstheme="minorBidi"/>
            <w:b w:val="0"/>
            <w:noProof/>
            <w:kern w:val="2"/>
            <w:sz w:val="24"/>
            <w:szCs w:val="24"/>
            <w:lang w:val="nl-BE" w:eastAsia="nl-BE"/>
            <w14:ligatures w14:val="standardContextual"/>
          </w:rPr>
          <w:tab/>
        </w:r>
        <w:r w:rsidRPr="00E90C45">
          <w:rPr>
            <w:rStyle w:val="Hyperlink"/>
            <w:noProof/>
          </w:rPr>
          <w:t>Task 4: Case Studies, Gap, Criticality &amp; Risk Assessment</w:t>
        </w:r>
        <w:r>
          <w:rPr>
            <w:noProof/>
            <w:webHidden/>
          </w:rPr>
          <w:tab/>
        </w:r>
        <w:r>
          <w:rPr>
            <w:noProof/>
            <w:webHidden/>
          </w:rPr>
          <w:fldChar w:fldCharType="begin"/>
        </w:r>
        <w:r>
          <w:rPr>
            <w:noProof/>
            <w:webHidden/>
          </w:rPr>
          <w:instrText xml:space="preserve"> PAGEREF _Toc239018288 \h </w:instrText>
        </w:r>
        <w:r>
          <w:rPr>
            <w:noProof/>
            <w:webHidden/>
          </w:rPr>
        </w:r>
        <w:r>
          <w:rPr>
            <w:noProof/>
            <w:webHidden/>
          </w:rPr>
          <w:fldChar w:fldCharType="separate"/>
        </w:r>
        <w:r>
          <w:rPr>
            <w:noProof/>
            <w:webHidden/>
          </w:rPr>
          <w:t>128</w:t>
        </w:r>
        <w:r>
          <w:rPr>
            <w:noProof/>
            <w:webHidden/>
          </w:rPr>
          <w:fldChar w:fldCharType="end"/>
        </w:r>
      </w:hyperlink>
    </w:p>
    <w:p w14:paraId="1DE11A0B" w14:textId="7A55E109" w:rsidR="00502C72" w:rsidRDefault="00502C72">
      <w:pPr>
        <w:pStyle w:val="TOC2"/>
        <w:tabs>
          <w:tab w:val="left" w:pos="998"/>
        </w:tabs>
        <w:rPr>
          <w:rFonts w:eastAsiaTheme="minorEastAsia" w:cstheme="minorBidi"/>
          <w:i w:val="0"/>
          <w:noProof/>
          <w:kern w:val="2"/>
          <w:sz w:val="24"/>
          <w:lang w:val="nl-BE" w:eastAsia="nl-BE"/>
          <w14:ligatures w14:val="standardContextual"/>
        </w:rPr>
      </w:pPr>
      <w:hyperlink w:anchor="_Toc239018289" w:history="1">
        <w:r w:rsidRPr="00E90C45">
          <w:rPr>
            <w:rStyle w:val="Hyperlink"/>
            <w:noProof/>
            <w:lang w:eastAsia="en-GB"/>
          </w:rPr>
          <w:t>5.1.</w:t>
        </w:r>
        <w:r>
          <w:rPr>
            <w:rFonts w:eastAsiaTheme="minorEastAsia" w:cstheme="minorBidi"/>
            <w:i w:val="0"/>
            <w:noProof/>
            <w:kern w:val="2"/>
            <w:sz w:val="24"/>
            <w:lang w:val="nl-BE" w:eastAsia="nl-BE"/>
            <w14:ligatures w14:val="standardContextual"/>
          </w:rPr>
          <w:tab/>
        </w:r>
        <w:r w:rsidRPr="00E90C45">
          <w:rPr>
            <w:rStyle w:val="Hyperlink"/>
            <w:noProof/>
            <w:lang w:eastAsia="en-GB"/>
          </w:rPr>
          <w:t>Selection and characterisation of case studies</w:t>
        </w:r>
        <w:r>
          <w:rPr>
            <w:noProof/>
            <w:webHidden/>
          </w:rPr>
          <w:tab/>
        </w:r>
        <w:r>
          <w:rPr>
            <w:noProof/>
            <w:webHidden/>
          </w:rPr>
          <w:fldChar w:fldCharType="begin"/>
        </w:r>
        <w:r>
          <w:rPr>
            <w:noProof/>
            <w:webHidden/>
          </w:rPr>
          <w:instrText xml:space="preserve"> PAGEREF _Toc239018289 \h </w:instrText>
        </w:r>
        <w:r>
          <w:rPr>
            <w:noProof/>
            <w:webHidden/>
          </w:rPr>
        </w:r>
        <w:r>
          <w:rPr>
            <w:noProof/>
            <w:webHidden/>
          </w:rPr>
          <w:fldChar w:fldCharType="separate"/>
        </w:r>
        <w:r>
          <w:rPr>
            <w:noProof/>
            <w:webHidden/>
          </w:rPr>
          <w:t>128</w:t>
        </w:r>
        <w:r>
          <w:rPr>
            <w:noProof/>
            <w:webHidden/>
          </w:rPr>
          <w:fldChar w:fldCharType="end"/>
        </w:r>
      </w:hyperlink>
    </w:p>
    <w:p w14:paraId="5FB0CCAB" w14:textId="624FC623" w:rsidR="00502C72" w:rsidRDefault="00502C72">
      <w:pPr>
        <w:pStyle w:val="TOC2"/>
        <w:tabs>
          <w:tab w:val="left" w:pos="998"/>
        </w:tabs>
        <w:rPr>
          <w:rFonts w:eastAsiaTheme="minorEastAsia" w:cstheme="minorBidi"/>
          <w:i w:val="0"/>
          <w:noProof/>
          <w:kern w:val="2"/>
          <w:sz w:val="24"/>
          <w:lang w:val="nl-BE" w:eastAsia="nl-BE"/>
          <w14:ligatures w14:val="standardContextual"/>
        </w:rPr>
      </w:pPr>
      <w:hyperlink w:anchor="_Toc239018290" w:history="1">
        <w:r w:rsidRPr="00E90C45">
          <w:rPr>
            <w:rStyle w:val="Hyperlink"/>
            <w:noProof/>
          </w:rPr>
          <w:t>5.2.</w:t>
        </w:r>
        <w:r>
          <w:rPr>
            <w:rFonts w:eastAsiaTheme="minorEastAsia" w:cstheme="minorBidi"/>
            <w:i w:val="0"/>
            <w:noProof/>
            <w:kern w:val="2"/>
            <w:sz w:val="24"/>
            <w:lang w:val="nl-BE" w:eastAsia="nl-BE"/>
            <w14:ligatures w14:val="standardContextual"/>
          </w:rPr>
          <w:tab/>
        </w:r>
        <w:r w:rsidRPr="00E90C45">
          <w:rPr>
            <w:rStyle w:val="Hyperlink"/>
            <w:noProof/>
          </w:rPr>
          <w:t>Risk, cost and impact analysis</w:t>
        </w:r>
        <w:r>
          <w:rPr>
            <w:noProof/>
            <w:webHidden/>
          </w:rPr>
          <w:tab/>
        </w:r>
        <w:r>
          <w:rPr>
            <w:noProof/>
            <w:webHidden/>
          </w:rPr>
          <w:fldChar w:fldCharType="begin"/>
        </w:r>
        <w:r>
          <w:rPr>
            <w:noProof/>
            <w:webHidden/>
          </w:rPr>
          <w:instrText xml:space="preserve"> PAGEREF _Toc239018290 \h </w:instrText>
        </w:r>
        <w:r>
          <w:rPr>
            <w:noProof/>
            <w:webHidden/>
          </w:rPr>
        </w:r>
        <w:r>
          <w:rPr>
            <w:noProof/>
            <w:webHidden/>
          </w:rPr>
          <w:fldChar w:fldCharType="separate"/>
        </w:r>
        <w:r>
          <w:rPr>
            <w:noProof/>
            <w:webHidden/>
          </w:rPr>
          <w:t>143</w:t>
        </w:r>
        <w:r>
          <w:rPr>
            <w:noProof/>
            <w:webHidden/>
          </w:rPr>
          <w:fldChar w:fldCharType="end"/>
        </w:r>
      </w:hyperlink>
    </w:p>
    <w:p w14:paraId="1CA8B090" w14:textId="70E71DD0" w:rsidR="00502C72" w:rsidRDefault="00502C72">
      <w:pPr>
        <w:pStyle w:val="TOC2"/>
        <w:tabs>
          <w:tab w:val="left" w:pos="998"/>
        </w:tabs>
        <w:rPr>
          <w:rFonts w:eastAsiaTheme="minorEastAsia" w:cstheme="minorBidi"/>
          <w:i w:val="0"/>
          <w:noProof/>
          <w:kern w:val="2"/>
          <w:sz w:val="24"/>
          <w:lang w:val="nl-BE" w:eastAsia="nl-BE"/>
          <w14:ligatures w14:val="standardContextual"/>
        </w:rPr>
      </w:pPr>
      <w:hyperlink w:anchor="_Toc239018291" w:history="1">
        <w:r w:rsidRPr="00E90C45">
          <w:rPr>
            <w:rStyle w:val="Hyperlink"/>
            <w:noProof/>
            <w:lang w:eastAsia="en-GB"/>
          </w:rPr>
          <w:t>5.3.</w:t>
        </w:r>
        <w:r>
          <w:rPr>
            <w:rFonts w:eastAsiaTheme="minorEastAsia" w:cstheme="minorBidi"/>
            <w:i w:val="0"/>
            <w:noProof/>
            <w:kern w:val="2"/>
            <w:sz w:val="24"/>
            <w:lang w:val="nl-BE" w:eastAsia="nl-BE"/>
            <w14:ligatures w14:val="standardContextual"/>
          </w:rPr>
          <w:tab/>
        </w:r>
        <w:r w:rsidRPr="00E90C45">
          <w:rPr>
            <w:rStyle w:val="Hyperlink"/>
            <w:noProof/>
            <w:lang w:eastAsia="en-GB"/>
          </w:rPr>
          <w:t>Interdependencies &amp; resilience aspects</w:t>
        </w:r>
        <w:r>
          <w:rPr>
            <w:noProof/>
            <w:webHidden/>
          </w:rPr>
          <w:tab/>
        </w:r>
        <w:r>
          <w:rPr>
            <w:noProof/>
            <w:webHidden/>
          </w:rPr>
          <w:fldChar w:fldCharType="begin"/>
        </w:r>
        <w:r>
          <w:rPr>
            <w:noProof/>
            <w:webHidden/>
          </w:rPr>
          <w:instrText xml:space="preserve"> PAGEREF _Toc239018291 \h </w:instrText>
        </w:r>
        <w:r>
          <w:rPr>
            <w:noProof/>
            <w:webHidden/>
          </w:rPr>
        </w:r>
        <w:r>
          <w:rPr>
            <w:noProof/>
            <w:webHidden/>
          </w:rPr>
          <w:fldChar w:fldCharType="separate"/>
        </w:r>
        <w:r>
          <w:rPr>
            <w:noProof/>
            <w:webHidden/>
          </w:rPr>
          <w:t>153</w:t>
        </w:r>
        <w:r>
          <w:rPr>
            <w:noProof/>
            <w:webHidden/>
          </w:rPr>
          <w:fldChar w:fldCharType="end"/>
        </w:r>
      </w:hyperlink>
    </w:p>
    <w:p w14:paraId="0E8A4222" w14:textId="724E2B53" w:rsidR="00502C72" w:rsidRDefault="00502C72">
      <w:pPr>
        <w:pStyle w:val="TOC1"/>
        <w:rPr>
          <w:rFonts w:eastAsiaTheme="minorEastAsia" w:cstheme="minorBidi"/>
          <w:b w:val="0"/>
          <w:noProof/>
          <w:kern w:val="2"/>
          <w:sz w:val="24"/>
          <w:szCs w:val="24"/>
          <w:lang w:val="nl-BE" w:eastAsia="nl-BE"/>
          <w14:ligatures w14:val="standardContextual"/>
        </w:rPr>
      </w:pPr>
      <w:hyperlink w:anchor="_Toc239018292" w:history="1">
        <w:r w:rsidRPr="00E90C45">
          <w:rPr>
            <w:rStyle w:val="Hyperlink"/>
            <w:noProof/>
          </w:rPr>
          <w:t>6.</w:t>
        </w:r>
        <w:r>
          <w:rPr>
            <w:rFonts w:eastAsiaTheme="minorEastAsia" w:cstheme="minorBidi"/>
            <w:b w:val="0"/>
            <w:noProof/>
            <w:kern w:val="2"/>
            <w:sz w:val="24"/>
            <w:szCs w:val="24"/>
            <w:lang w:val="nl-BE" w:eastAsia="nl-BE"/>
            <w14:ligatures w14:val="standardContextual"/>
          </w:rPr>
          <w:tab/>
        </w:r>
        <w:r w:rsidRPr="00E90C45">
          <w:rPr>
            <w:rStyle w:val="Hyperlink"/>
            <w:noProof/>
          </w:rPr>
          <w:t>Task 5: Strategic Recommendations</w:t>
        </w:r>
        <w:r>
          <w:rPr>
            <w:noProof/>
            <w:webHidden/>
          </w:rPr>
          <w:tab/>
        </w:r>
        <w:r>
          <w:rPr>
            <w:noProof/>
            <w:webHidden/>
          </w:rPr>
          <w:fldChar w:fldCharType="begin"/>
        </w:r>
        <w:r>
          <w:rPr>
            <w:noProof/>
            <w:webHidden/>
          </w:rPr>
          <w:instrText xml:space="preserve"> PAGEREF _Toc239018292 \h </w:instrText>
        </w:r>
        <w:r>
          <w:rPr>
            <w:noProof/>
            <w:webHidden/>
          </w:rPr>
        </w:r>
        <w:r>
          <w:rPr>
            <w:noProof/>
            <w:webHidden/>
          </w:rPr>
          <w:fldChar w:fldCharType="separate"/>
        </w:r>
        <w:r>
          <w:rPr>
            <w:noProof/>
            <w:webHidden/>
          </w:rPr>
          <w:t>154</w:t>
        </w:r>
        <w:r>
          <w:rPr>
            <w:noProof/>
            <w:webHidden/>
          </w:rPr>
          <w:fldChar w:fldCharType="end"/>
        </w:r>
      </w:hyperlink>
    </w:p>
    <w:p w14:paraId="6917C035" w14:textId="400C165D" w:rsidR="00502C72" w:rsidRDefault="00502C72">
      <w:pPr>
        <w:pStyle w:val="TOC2"/>
        <w:tabs>
          <w:tab w:val="left" w:pos="998"/>
        </w:tabs>
        <w:rPr>
          <w:rFonts w:eastAsiaTheme="minorEastAsia" w:cstheme="minorBidi"/>
          <w:i w:val="0"/>
          <w:noProof/>
          <w:kern w:val="2"/>
          <w:sz w:val="24"/>
          <w:lang w:val="nl-BE" w:eastAsia="nl-BE"/>
          <w14:ligatures w14:val="standardContextual"/>
        </w:rPr>
      </w:pPr>
      <w:hyperlink w:anchor="_Toc239018293" w:history="1">
        <w:r w:rsidRPr="00E90C45">
          <w:rPr>
            <w:rStyle w:val="Hyperlink"/>
            <w:noProof/>
            <w:lang w:eastAsia="en-GB"/>
          </w:rPr>
          <w:t>6.1.</w:t>
        </w:r>
        <w:r>
          <w:rPr>
            <w:rFonts w:eastAsiaTheme="minorEastAsia" w:cstheme="minorBidi"/>
            <w:i w:val="0"/>
            <w:noProof/>
            <w:kern w:val="2"/>
            <w:sz w:val="24"/>
            <w:lang w:val="nl-BE" w:eastAsia="nl-BE"/>
            <w14:ligatures w14:val="standardContextual"/>
          </w:rPr>
          <w:tab/>
        </w:r>
        <w:r w:rsidRPr="00E90C45">
          <w:rPr>
            <w:rStyle w:val="Hyperlink"/>
            <w:noProof/>
            <w:lang w:eastAsia="en-GB"/>
          </w:rPr>
          <w:t>Proposed solutions and initiatives</w:t>
        </w:r>
        <w:r>
          <w:rPr>
            <w:noProof/>
            <w:webHidden/>
          </w:rPr>
          <w:tab/>
        </w:r>
        <w:r>
          <w:rPr>
            <w:noProof/>
            <w:webHidden/>
          </w:rPr>
          <w:fldChar w:fldCharType="begin"/>
        </w:r>
        <w:r>
          <w:rPr>
            <w:noProof/>
            <w:webHidden/>
          </w:rPr>
          <w:instrText xml:space="preserve"> PAGEREF _Toc239018293 \h </w:instrText>
        </w:r>
        <w:r>
          <w:rPr>
            <w:noProof/>
            <w:webHidden/>
          </w:rPr>
        </w:r>
        <w:r>
          <w:rPr>
            <w:noProof/>
            <w:webHidden/>
          </w:rPr>
          <w:fldChar w:fldCharType="separate"/>
        </w:r>
        <w:r>
          <w:rPr>
            <w:noProof/>
            <w:webHidden/>
          </w:rPr>
          <w:t>154</w:t>
        </w:r>
        <w:r>
          <w:rPr>
            <w:noProof/>
            <w:webHidden/>
          </w:rPr>
          <w:fldChar w:fldCharType="end"/>
        </w:r>
      </w:hyperlink>
    </w:p>
    <w:p w14:paraId="4F359163" w14:textId="0C884147" w:rsidR="00502C72" w:rsidRDefault="00502C72">
      <w:pPr>
        <w:pStyle w:val="TOC2"/>
        <w:tabs>
          <w:tab w:val="left" w:pos="998"/>
        </w:tabs>
        <w:rPr>
          <w:rFonts w:eastAsiaTheme="minorEastAsia" w:cstheme="minorBidi"/>
          <w:i w:val="0"/>
          <w:noProof/>
          <w:kern w:val="2"/>
          <w:sz w:val="24"/>
          <w:lang w:val="nl-BE" w:eastAsia="nl-BE"/>
          <w14:ligatures w14:val="standardContextual"/>
        </w:rPr>
      </w:pPr>
      <w:hyperlink w:anchor="_Toc239018294" w:history="1">
        <w:r w:rsidRPr="00E90C45">
          <w:rPr>
            <w:rStyle w:val="Hyperlink"/>
            <w:noProof/>
            <w:lang w:eastAsia="en-GB"/>
          </w:rPr>
          <w:t>6.2.</w:t>
        </w:r>
        <w:r>
          <w:rPr>
            <w:rFonts w:eastAsiaTheme="minorEastAsia" w:cstheme="minorBidi"/>
            <w:i w:val="0"/>
            <w:noProof/>
            <w:kern w:val="2"/>
            <w:sz w:val="24"/>
            <w:lang w:val="nl-BE" w:eastAsia="nl-BE"/>
            <w14:ligatures w14:val="standardContextual"/>
          </w:rPr>
          <w:tab/>
        </w:r>
        <w:r w:rsidRPr="00E90C45">
          <w:rPr>
            <w:rStyle w:val="Hyperlink"/>
            <w:noProof/>
            <w:lang w:eastAsia="en-GB"/>
          </w:rPr>
          <w:t>Feasibility, cost, and implementation timeline</w:t>
        </w:r>
        <w:r>
          <w:rPr>
            <w:noProof/>
            <w:webHidden/>
          </w:rPr>
          <w:tab/>
        </w:r>
        <w:r>
          <w:rPr>
            <w:noProof/>
            <w:webHidden/>
          </w:rPr>
          <w:fldChar w:fldCharType="begin"/>
        </w:r>
        <w:r>
          <w:rPr>
            <w:noProof/>
            <w:webHidden/>
          </w:rPr>
          <w:instrText xml:space="preserve"> PAGEREF _Toc239018294 \h </w:instrText>
        </w:r>
        <w:r>
          <w:rPr>
            <w:noProof/>
            <w:webHidden/>
          </w:rPr>
        </w:r>
        <w:r>
          <w:rPr>
            <w:noProof/>
            <w:webHidden/>
          </w:rPr>
          <w:fldChar w:fldCharType="separate"/>
        </w:r>
        <w:r>
          <w:rPr>
            <w:noProof/>
            <w:webHidden/>
          </w:rPr>
          <w:t>165</w:t>
        </w:r>
        <w:r>
          <w:rPr>
            <w:noProof/>
            <w:webHidden/>
          </w:rPr>
          <w:fldChar w:fldCharType="end"/>
        </w:r>
      </w:hyperlink>
    </w:p>
    <w:p w14:paraId="55175E87" w14:textId="55AAC14D" w:rsidR="00502C72" w:rsidRDefault="00502C72">
      <w:pPr>
        <w:pStyle w:val="TOC2"/>
        <w:tabs>
          <w:tab w:val="left" w:pos="998"/>
        </w:tabs>
        <w:rPr>
          <w:rFonts w:eastAsiaTheme="minorEastAsia" w:cstheme="minorBidi"/>
          <w:i w:val="0"/>
          <w:noProof/>
          <w:kern w:val="2"/>
          <w:sz w:val="24"/>
          <w:lang w:val="nl-BE" w:eastAsia="nl-BE"/>
          <w14:ligatures w14:val="standardContextual"/>
        </w:rPr>
      </w:pPr>
      <w:hyperlink w:anchor="_Toc239018295" w:history="1">
        <w:r w:rsidRPr="00E90C45">
          <w:rPr>
            <w:rStyle w:val="Hyperlink"/>
            <w:noProof/>
            <w:lang w:eastAsia="en-GB"/>
          </w:rPr>
          <w:t>6.3.</w:t>
        </w:r>
        <w:r>
          <w:rPr>
            <w:rFonts w:eastAsiaTheme="minorEastAsia" w:cstheme="minorBidi"/>
            <w:i w:val="0"/>
            <w:noProof/>
            <w:kern w:val="2"/>
            <w:sz w:val="24"/>
            <w:lang w:val="nl-BE" w:eastAsia="nl-BE"/>
            <w14:ligatures w14:val="standardContextual"/>
          </w:rPr>
          <w:tab/>
        </w:r>
        <w:r w:rsidRPr="00E90C45">
          <w:rPr>
            <w:rStyle w:val="Hyperlink"/>
            <w:noProof/>
            <w:lang w:eastAsia="en-GB"/>
          </w:rPr>
          <w:t>Ad-hoc trade-off recommendations</w:t>
        </w:r>
        <w:r>
          <w:rPr>
            <w:noProof/>
            <w:webHidden/>
          </w:rPr>
          <w:tab/>
        </w:r>
        <w:r>
          <w:rPr>
            <w:noProof/>
            <w:webHidden/>
          </w:rPr>
          <w:fldChar w:fldCharType="begin"/>
        </w:r>
        <w:r>
          <w:rPr>
            <w:noProof/>
            <w:webHidden/>
          </w:rPr>
          <w:instrText xml:space="preserve"> PAGEREF _Toc239018295 \h </w:instrText>
        </w:r>
        <w:r>
          <w:rPr>
            <w:noProof/>
            <w:webHidden/>
          </w:rPr>
        </w:r>
        <w:r>
          <w:rPr>
            <w:noProof/>
            <w:webHidden/>
          </w:rPr>
          <w:fldChar w:fldCharType="separate"/>
        </w:r>
        <w:r>
          <w:rPr>
            <w:noProof/>
            <w:webHidden/>
          </w:rPr>
          <w:t>175</w:t>
        </w:r>
        <w:r>
          <w:rPr>
            <w:noProof/>
            <w:webHidden/>
          </w:rPr>
          <w:fldChar w:fldCharType="end"/>
        </w:r>
      </w:hyperlink>
    </w:p>
    <w:p w14:paraId="7C923988" w14:textId="64AD18B5" w:rsidR="00502C72" w:rsidRDefault="00502C72">
      <w:pPr>
        <w:pStyle w:val="TOC2"/>
        <w:tabs>
          <w:tab w:val="left" w:pos="998"/>
        </w:tabs>
        <w:rPr>
          <w:rFonts w:eastAsiaTheme="minorEastAsia" w:cstheme="minorBidi"/>
          <w:i w:val="0"/>
          <w:noProof/>
          <w:kern w:val="2"/>
          <w:sz w:val="24"/>
          <w:lang w:val="nl-BE" w:eastAsia="nl-BE"/>
          <w14:ligatures w14:val="standardContextual"/>
        </w:rPr>
      </w:pPr>
      <w:hyperlink w:anchor="_Toc239018296" w:history="1">
        <w:r w:rsidRPr="00E90C45">
          <w:rPr>
            <w:rStyle w:val="Hyperlink"/>
            <w:noProof/>
            <w:lang w:eastAsia="en-GB"/>
          </w:rPr>
          <w:t>6.4.</w:t>
        </w:r>
        <w:r>
          <w:rPr>
            <w:rFonts w:eastAsiaTheme="minorEastAsia" w:cstheme="minorBidi"/>
            <w:i w:val="0"/>
            <w:noProof/>
            <w:kern w:val="2"/>
            <w:sz w:val="24"/>
            <w:lang w:val="nl-BE" w:eastAsia="nl-BE"/>
            <w14:ligatures w14:val="standardContextual"/>
          </w:rPr>
          <w:tab/>
        </w:r>
        <w:r w:rsidRPr="00E90C45">
          <w:rPr>
            <w:rStyle w:val="Hyperlink"/>
            <w:noProof/>
            <w:lang w:eastAsia="en-GB"/>
          </w:rPr>
          <w:t>Workshop insights</w:t>
        </w:r>
        <w:r>
          <w:rPr>
            <w:noProof/>
            <w:webHidden/>
          </w:rPr>
          <w:tab/>
        </w:r>
        <w:r>
          <w:rPr>
            <w:noProof/>
            <w:webHidden/>
          </w:rPr>
          <w:fldChar w:fldCharType="begin"/>
        </w:r>
        <w:r>
          <w:rPr>
            <w:noProof/>
            <w:webHidden/>
          </w:rPr>
          <w:instrText xml:space="preserve"> PAGEREF _Toc239018296 \h </w:instrText>
        </w:r>
        <w:r>
          <w:rPr>
            <w:noProof/>
            <w:webHidden/>
          </w:rPr>
        </w:r>
        <w:r>
          <w:rPr>
            <w:noProof/>
            <w:webHidden/>
          </w:rPr>
          <w:fldChar w:fldCharType="separate"/>
        </w:r>
        <w:r>
          <w:rPr>
            <w:noProof/>
            <w:webHidden/>
          </w:rPr>
          <w:t>182</w:t>
        </w:r>
        <w:r>
          <w:rPr>
            <w:noProof/>
            <w:webHidden/>
          </w:rPr>
          <w:fldChar w:fldCharType="end"/>
        </w:r>
      </w:hyperlink>
    </w:p>
    <w:p w14:paraId="10B6041B" w14:textId="278F36C3" w:rsidR="00502C72" w:rsidRDefault="00502C72">
      <w:pPr>
        <w:pStyle w:val="TOC1"/>
        <w:rPr>
          <w:rFonts w:eastAsiaTheme="minorEastAsia" w:cstheme="minorBidi"/>
          <w:b w:val="0"/>
          <w:noProof/>
          <w:kern w:val="2"/>
          <w:sz w:val="24"/>
          <w:szCs w:val="24"/>
          <w:lang w:val="nl-BE" w:eastAsia="nl-BE"/>
          <w14:ligatures w14:val="standardContextual"/>
        </w:rPr>
      </w:pPr>
      <w:hyperlink w:anchor="_Toc239018297" w:history="1">
        <w:r w:rsidRPr="00E90C45">
          <w:rPr>
            <w:rStyle w:val="Hyperlink"/>
            <w:noProof/>
          </w:rPr>
          <w:t>Annexes</w:t>
        </w:r>
        <w:r>
          <w:rPr>
            <w:noProof/>
            <w:webHidden/>
          </w:rPr>
          <w:tab/>
        </w:r>
        <w:r>
          <w:rPr>
            <w:noProof/>
            <w:webHidden/>
          </w:rPr>
          <w:fldChar w:fldCharType="begin"/>
        </w:r>
        <w:r>
          <w:rPr>
            <w:noProof/>
            <w:webHidden/>
          </w:rPr>
          <w:instrText xml:space="preserve"> PAGEREF _Toc239018297 \h </w:instrText>
        </w:r>
        <w:r>
          <w:rPr>
            <w:noProof/>
            <w:webHidden/>
          </w:rPr>
        </w:r>
        <w:r>
          <w:rPr>
            <w:noProof/>
            <w:webHidden/>
          </w:rPr>
          <w:fldChar w:fldCharType="separate"/>
        </w:r>
        <w:r>
          <w:rPr>
            <w:noProof/>
            <w:webHidden/>
          </w:rPr>
          <w:t>183</w:t>
        </w:r>
        <w:r>
          <w:rPr>
            <w:noProof/>
            <w:webHidden/>
          </w:rPr>
          <w:fldChar w:fldCharType="end"/>
        </w:r>
      </w:hyperlink>
    </w:p>
    <w:p w14:paraId="31C8304A" w14:textId="49151B4B" w:rsidR="00502C72" w:rsidRDefault="00502C72">
      <w:pPr>
        <w:pStyle w:val="TOC2"/>
        <w:rPr>
          <w:rFonts w:eastAsiaTheme="minorEastAsia" w:cstheme="minorBidi"/>
          <w:i w:val="0"/>
          <w:noProof/>
          <w:kern w:val="2"/>
          <w:sz w:val="24"/>
          <w:lang w:val="nl-BE" w:eastAsia="nl-BE"/>
          <w14:ligatures w14:val="standardContextual"/>
        </w:rPr>
      </w:pPr>
      <w:hyperlink w:anchor="_Toc239018298" w:history="1">
        <w:r w:rsidRPr="00E90C45">
          <w:rPr>
            <w:rStyle w:val="Hyperlink"/>
            <w:noProof/>
            <w:lang w:eastAsia="en-GB"/>
          </w:rPr>
          <w:t>Annex 1 – Main reference materials and supporting documents</w:t>
        </w:r>
        <w:r>
          <w:rPr>
            <w:noProof/>
            <w:webHidden/>
          </w:rPr>
          <w:tab/>
        </w:r>
        <w:r>
          <w:rPr>
            <w:noProof/>
            <w:webHidden/>
          </w:rPr>
          <w:fldChar w:fldCharType="begin"/>
        </w:r>
        <w:r>
          <w:rPr>
            <w:noProof/>
            <w:webHidden/>
          </w:rPr>
          <w:instrText xml:space="preserve"> PAGEREF _Toc239018298 \h </w:instrText>
        </w:r>
        <w:r>
          <w:rPr>
            <w:noProof/>
            <w:webHidden/>
          </w:rPr>
        </w:r>
        <w:r>
          <w:rPr>
            <w:noProof/>
            <w:webHidden/>
          </w:rPr>
          <w:fldChar w:fldCharType="separate"/>
        </w:r>
        <w:r>
          <w:rPr>
            <w:noProof/>
            <w:webHidden/>
          </w:rPr>
          <w:t>183</w:t>
        </w:r>
        <w:r>
          <w:rPr>
            <w:noProof/>
            <w:webHidden/>
          </w:rPr>
          <w:fldChar w:fldCharType="end"/>
        </w:r>
      </w:hyperlink>
    </w:p>
    <w:p w14:paraId="67F14E5D" w14:textId="211D92C7" w:rsidR="00502C72" w:rsidRDefault="00502C72">
      <w:pPr>
        <w:pStyle w:val="TOC2"/>
        <w:rPr>
          <w:rFonts w:eastAsiaTheme="minorEastAsia" w:cstheme="minorBidi"/>
          <w:i w:val="0"/>
          <w:noProof/>
          <w:kern w:val="2"/>
          <w:sz w:val="24"/>
          <w:lang w:val="nl-BE" w:eastAsia="nl-BE"/>
          <w14:ligatures w14:val="standardContextual"/>
        </w:rPr>
      </w:pPr>
      <w:hyperlink w:anchor="_Toc239018299" w:history="1">
        <w:r w:rsidRPr="00E90C45">
          <w:rPr>
            <w:rStyle w:val="Hyperlink"/>
            <w:noProof/>
            <w:lang w:eastAsia="en-GB"/>
          </w:rPr>
          <w:t>Annex 2 - Stakeholder consultation summary</w:t>
        </w:r>
        <w:r>
          <w:rPr>
            <w:noProof/>
            <w:webHidden/>
          </w:rPr>
          <w:tab/>
        </w:r>
        <w:r>
          <w:rPr>
            <w:noProof/>
            <w:webHidden/>
          </w:rPr>
          <w:fldChar w:fldCharType="begin"/>
        </w:r>
        <w:r>
          <w:rPr>
            <w:noProof/>
            <w:webHidden/>
          </w:rPr>
          <w:instrText xml:space="preserve"> PAGEREF _Toc239018299 \h </w:instrText>
        </w:r>
        <w:r>
          <w:rPr>
            <w:noProof/>
            <w:webHidden/>
          </w:rPr>
        </w:r>
        <w:r>
          <w:rPr>
            <w:noProof/>
            <w:webHidden/>
          </w:rPr>
          <w:fldChar w:fldCharType="separate"/>
        </w:r>
        <w:r>
          <w:rPr>
            <w:noProof/>
            <w:webHidden/>
          </w:rPr>
          <w:t>184</w:t>
        </w:r>
        <w:r>
          <w:rPr>
            <w:noProof/>
            <w:webHidden/>
          </w:rPr>
          <w:fldChar w:fldCharType="end"/>
        </w:r>
      </w:hyperlink>
    </w:p>
    <w:p w14:paraId="2F582A91" w14:textId="1183AEE1" w:rsidR="00502C72" w:rsidRDefault="00502C72">
      <w:pPr>
        <w:pStyle w:val="TOC2"/>
        <w:rPr>
          <w:rFonts w:eastAsiaTheme="minorEastAsia" w:cstheme="minorBidi"/>
          <w:i w:val="0"/>
          <w:noProof/>
          <w:kern w:val="2"/>
          <w:sz w:val="24"/>
          <w:lang w:val="nl-BE" w:eastAsia="nl-BE"/>
          <w14:ligatures w14:val="standardContextual"/>
        </w:rPr>
      </w:pPr>
      <w:hyperlink w:anchor="_Toc239018300" w:history="1">
        <w:r w:rsidRPr="00E90C45">
          <w:rPr>
            <w:rStyle w:val="Hyperlink"/>
            <w:noProof/>
            <w:lang w:eastAsia="en-GB"/>
          </w:rPr>
          <w:t>Annex 3 – Ownership and control: methodology and full database</w:t>
        </w:r>
        <w:r>
          <w:rPr>
            <w:noProof/>
            <w:webHidden/>
          </w:rPr>
          <w:tab/>
        </w:r>
        <w:r>
          <w:rPr>
            <w:noProof/>
            <w:webHidden/>
          </w:rPr>
          <w:fldChar w:fldCharType="begin"/>
        </w:r>
        <w:r>
          <w:rPr>
            <w:noProof/>
            <w:webHidden/>
          </w:rPr>
          <w:instrText xml:space="preserve"> PAGEREF _Toc239018300 \h </w:instrText>
        </w:r>
        <w:r>
          <w:rPr>
            <w:noProof/>
            <w:webHidden/>
          </w:rPr>
        </w:r>
        <w:r>
          <w:rPr>
            <w:noProof/>
            <w:webHidden/>
          </w:rPr>
          <w:fldChar w:fldCharType="separate"/>
        </w:r>
        <w:r>
          <w:rPr>
            <w:noProof/>
            <w:webHidden/>
          </w:rPr>
          <w:t>185</w:t>
        </w:r>
        <w:r>
          <w:rPr>
            <w:noProof/>
            <w:webHidden/>
          </w:rPr>
          <w:fldChar w:fldCharType="end"/>
        </w:r>
      </w:hyperlink>
    </w:p>
    <w:p w14:paraId="6465BBEA" w14:textId="2C98BF85" w:rsidR="00502C72" w:rsidRDefault="00502C72">
      <w:pPr>
        <w:pStyle w:val="TOC2"/>
        <w:rPr>
          <w:rFonts w:eastAsiaTheme="minorEastAsia" w:cstheme="minorBidi"/>
          <w:i w:val="0"/>
          <w:noProof/>
          <w:kern w:val="2"/>
          <w:sz w:val="24"/>
          <w:lang w:val="nl-BE" w:eastAsia="nl-BE"/>
          <w14:ligatures w14:val="standardContextual"/>
        </w:rPr>
      </w:pPr>
      <w:hyperlink w:anchor="_Toc239018301" w:history="1">
        <w:r w:rsidRPr="00E90C45">
          <w:rPr>
            <w:rStyle w:val="Hyperlink"/>
            <w:noProof/>
            <w:lang w:eastAsia="en-GB"/>
          </w:rPr>
          <w:t>Annex 4 – Criticality assessment</w:t>
        </w:r>
        <w:r>
          <w:rPr>
            <w:noProof/>
            <w:webHidden/>
          </w:rPr>
          <w:tab/>
        </w:r>
        <w:r>
          <w:rPr>
            <w:noProof/>
            <w:webHidden/>
          </w:rPr>
          <w:fldChar w:fldCharType="begin"/>
        </w:r>
        <w:r>
          <w:rPr>
            <w:noProof/>
            <w:webHidden/>
          </w:rPr>
          <w:instrText xml:space="preserve"> PAGEREF _Toc239018301 \h </w:instrText>
        </w:r>
        <w:r>
          <w:rPr>
            <w:noProof/>
            <w:webHidden/>
          </w:rPr>
        </w:r>
        <w:r>
          <w:rPr>
            <w:noProof/>
            <w:webHidden/>
          </w:rPr>
          <w:fldChar w:fldCharType="separate"/>
        </w:r>
        <w:r>
          <w:rPr>
            <w:noProof/>
            <w:webHidden/>
          </w:rPr>
          <w:t>204</w:t>
        </w:r>
        <w:r>
          <w:rPr>
            <w:noProof/>
            <w:webHidden/>
          </w:rPr>
          <w:fldChar w:fldCharType="end"/>
        </w:r>
      </w:hyperlink>
    </w:p>
    <w:p w14:paraId="2DE6E589" w14:textId="1AB9B071" w:rsidR="00502C72" w:rsidRDefault="00502C72">
      <w:pPr>
        <w:pStyle w:val="TOC2"/>
        <w:rPr>
          <w:rFonts w:eastAsiaTheme="minorEastAsia" w:cstheme="minorBidi"/>
          <w:i w:val="0"/>
          <w:noProof/>
          <w:kern w:val="2"/>
          <w:sz w:val="24"/>
          <w:lang w:val="nl-BE" w:eastAsia="nl-BE"/>
          <w14:ligatures w14:val="standardContextual"/>
        </w:rPr>
      </w:pPr>
      <w:hyperlink w:anchor="_Toc239018302" w:history="1">
        <w:r w:rsidRPr="00E90C45">
          <w:rPr>
            <w:rStyle w:val="Hyperlink"/>
            <w:noProof/>
            <w:lang w:eastAsia="en-GB"/>
          </w:rPr>
          <w:t>Annex 5 – Main risks of EU/ESA spaceports</w:t>
        </w:r>
        <w:r>
          <w:rPr>
            <w:noProof/>
            <w:webHidden/>
          </w:rPr>
          <w:tab/>
        </w:r>
        <w:r>
          <w:rPr>
            <w:noProof/>
            <w:webHidden/>
          </w:rPr>
          <w:fldChar w:fldCharType="begin"/>
        </w:r>
        <w:r>
          <w:rPr>
            <w:noProof/>
            <w:webHidden/>
          </w:rPr>
          <w:instrText xml:space="preserve"> PAGEREF _Toc239018302 \h </w:instrText>
        </w:r>
        <w:r>
          <w:rPr>
            <w:noProof/>
            <w:webHidden/>
          </w:rPr>
        </w:r>
        <w:r>
          <w:rPr>
            <w:noProof/>
            <w:webHidden/>
          </w:rPr>
          <w:fldChar w:fldCharType="separate"/>
        </w:r>
        <w:r>
          <w:rPr>
            <w:noProof/>
            <w:webHidden/>
          </w:rPr>
          <w:t>215</w:t>
        </w:r>
        <w:r>
          <w:rPr>
            <w:noProof/>
            <w:webHidden/>
          </w:rPr>
          <w:fldChar w:fldCharType="end"/>
        </w:r>
      </w:hyperlink>
    </w:p>
    <w:p w14:paraId="4C8BAF3C" w14:textId="0E009755" w:rsidR="00A55A1C" w:rsidRPr="009F4405" w:rsidRDefault="00230689" w:rsidP="008F52DC">
      <w:pPr>
        <w:pStyle w:val="TOC1"/>
        <w:spacing w:before="40"/>
      </w:pPr>
      <w:r w:rsidRPr="009F4405">
        <w:fldChar w:fldCharType="end"/>
      </w:r>
      <w:r w:rsidR="00A55A1C" w:rsidRPr="009F4405">
        <w:br w:type="page"/>
      </w:r>
    </w:p>
    <w:p w14:paraId="56AF796B" w14:textId="77777777" w:rsidR="00DB6D63" w:rsidRPr="009F4405" w:rsidRDefault="0029762F">
      <w:pPr>
        <w:pStyle w:val="TableofFigures"/>
        <w:tabs>
          <w:tab w:val="right" w:pos="9628"/>
        </w:tabs>
        <w:rPr>
          <w:b/>
          <w:bCs/>
        </w:rPr>
      </w:pPr>
      <w:r w:rsidRPr="009F4405">
        <w:rPr>
          <w:b/>
          <w:bCs/>
        </w:rPr>
        <w:lastRenderedPageBreak/>
        <w:t>List of Figures</w:t>
      </w:r>
    </w:p>
    <w:p w14:paraId="3E52FB39" w14:textId="3780FE0C" w:rsidR="00502C72" w:rsidRDefault="00CF31CF">
      <w:pPr>
        <w:pStyle w:val="TableofFigures"/>
        <w:tabs>
          <w:tab w:val="right" w:pos="9628"/>
        </w:tabs>
        <w:rPr>
          <w:rFonts w:eastAsiaTheme="minorEastAsia" w:cstheme="minorBidi"/>
          <w:noProof/>
          <w:kern w:val="2"/>
          <w:sz w:val="24"/>
          <w:lang w:val="nl-BE" w:eastAsia="nl-BE"/>
          <w14:ligatures w14:val="standardContextual"/>
        </w:rPr>
      </w:pPr>
      <w:r w:rsidRPr="009F4405">
        <w:fldChar w:fldCharType="begin"/>
      </w:r>
      <w:r w:rsidRPr="009F4405">
        <w:instrText xml:space="preserve"> TOC \h \z \c "Figure" </w:instrText>
      </w:r>
      <w:r w:rsidRPr="009F4405">
        <w:fldChar w:fldCharType="separate"/>
      </w:r>
      <w:hyperlink w:anchor="_Toc239018303" w:history="1">
        <w:r w:rsidR="00502C72" w:rsidRPr="00F6775C">
          <w:rPr>
            <w:rStyle w:val="Hyperlink"/>
            <w:rFonts w:cstheme="minorHAnsi"/>
            <w:noProof/>
          </w:rPr>
          <w:t>Figure 1 Project overview</w:t>
        </w:r>
        <w:r w:rsidR="00502C72">
          <w:rPr>
            <w:noProof/>
            <w:webHidden/>
          </w:rPr>
          <w:tab/>
        </w:r>
        <w:r w:rsidR="00502C72">
          <w:rPr>
            <w:noProof/>
            <w:webHidden/>
          </w:rPr>
          <w:fldChar w:fldCharType="begin"/>
        </w:r>
        <w:r w:rsidR="00502C72">
          <w:rPr>
            <w:noProof/>
            <w:webHidden/>
          </w:rPr>
          <w:instrText xml:space="preserve"> PAGEREF _Toc239018303 \h </w:instrText>
        </w:r>
        <w:r w:rsidR="00502C72">
          <w:rPr>
            <w:noProof/>
            <w:webHidden/>
          </w:rPr>
        </w:r>
        <w:r w:rsidR="00502C72">
          <w:rPr>
            <w:noProof/>
            <w:webHidden/>
          </w:rPr>
          <w:fldChar w:fldCharType="separate"/>
        </w:r>
        <w:r w:rsidR="00502C72">
          <w:rPr>
            <w:noProof/>
            <w:webHidden/>
          </w:rPr>
          <w:t>11</w:t>
        </w:r>
        <w:r w:rsidR="00502C72">
          <w:rPr>
            <w:noProof/>
            <w:webHidden/>
          </w:rPr>
          <w:fldChar w:fldCharType="end"/>
        </w:r>
      </w:hyperlink>
    </w:p>
    <w:p w14:paraId="107C805E" w14:textId="6D6DD6FB"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304" w:history="1">
        <w:r w:rsidRPr="00F6775C">
          <w:rPr>
            <w:rStyle w:val="Hyperlink"/>
            <w:rFonts w:cstheme="minorHAnsi"/>
            <w:noProof/>
          </w:rPr>
          <w:t>Figure 2 Main pillars of the ownership and control framework</w:t>
        </w:r>
        <w:r>
          <w:rPr>
            <w:noProof/>
            <w:webHidden/>
          </w:rPr>
          <w:tab/>
        </w:r>
        <w:r>
          <w:rPr>
            <w:noProof/>
            <w:webHidden/>
          </w:rPr>
          <w:fldChar w:fldCharType="begin"/>
        </w:r>
        <w:r>
          <w:rPr>
            <w:noProof/>
            <w:webHidden/>
          </w:rPr>
          <w:instrText xml:space="preserve"> PAGEREF _Toc239018304 \h </w:instrText>
        </w:r>
        <w:r>
          <w:rPr>
            <w:noProof/>
            <w:webHidden/>
          </w:rPr>
        </w:r>
        <w:r>
          <w:rPr>
            <w:noProof/>
            <w:webHidden/>
          </w:rPr>
          <w:fldChar w:fldCharType="separate"/>
        </w:r>
        <w:r>
          <w:rPr>
            <w:noProof/>
            <w:webHidden/>
          </w:rPr>
          <w:t>46</w:t>
        </w:r>
        <w:r>
          <w:rPr>
            <w:noProof/>
            <w:webHidden/>
          </w:rPr>
          <w:fldChar w:fldCharType="end"/>
        </w:r>
      </w:hyperlink>
    </w:p>
    <w:p w14:paraId="135554A4" w14:textId="2BD11918"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305" w:history="1">
        <w:r w:rsidRPr="00F6775C">
          <w:rPr>
            <w:rStyle w:val="Hyperlink"/>
            <w:noProof/>
          </w:rPr>
          <w:t>Figure 3 Demand forecast for orbital launches from EU and ESA launch facilities 2025 to 2035</w:t>
        </w:r>
        <w:r>
          <w:rPr>
            <w:noProof/>
            <w:webHidden/>
          </w:rPr>
          <w:tab/>
        </w:r>
        <w:r>
          <w:rPr>
            <w:noProof/>
            <w:webHidden/>
          </w:rPr>
          <w:fldChar w:fldCharType="begin"/>
        </w:r>
        <w:r>
          <w:rPr>
            <w:noProof/>
            <w:webHidden/>
          </w:rPr>
          <w:instrText xml:space="preserve"> PAGEREF _Toc239018305 \h </w:instrText>
        </w:r>
        <w:r>
          <w:rPr>
            <w:noProof/>
            <w:webHidden/>
          </w:rPr>
        </w:r>
        <w:r>
          <w:rPr>
            <w:noProof/>
            <w:webHidden/>
          </w:rPr>
          <w:fldChar w:fldCharType="separate"/>
        </w:r>
        <w:r>
          <w:rPr>
            <w:noProof/>
            <w:webHidden/>
          </w:rPr>
          <w:t>97</w:t>
        </w:r>
        <w:r>
          <w:rPr>
            <w:noProof/>
            <w:webHidden/>
          </w:rPr>
          <w:fldChar w:fldCharType="end"/>
        </w:r>
      </w:hyperlink>
    </w:p>
    <w:p w14:paraId="4B9CDDC9" w14:textId="4ED468AE"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306" w:history="1">
        <w:r w:rsidRPr="00F6775C">
          <w:rPr>
            <w:rStyle w:val="Hyperlink"/>
            <w:noProof/>
          </w:rPr>
          <w:t>Figure 4 Evolution of EU/ESA market share in global launches</w:t>
        </w:r>
        <w:r>
          <w:rPr>
            <w:noProof/>
            <w:webHidden/>
          </w:rPr>
          <w:tab/>
        </w:r>
        <w:r>
          <w:rPr>
            <w:noProof/>
            <w:webHidden/>
          </w:rPr>
          <w:fldChar w:fldCharType="begin"/>
        </w:r>
        <w:r>
          <w:rPr>
            <w:noProof/>
            <w:webHidden/>
          </w:rPr>
          <w:instrText xml:space="preserve"> PAGEREF _Toc239018306 \h </w:instrText>
        </w:r>
        <w:r>
          <w:rPr>
            <w:noProof/>
            <w:webHidden/>
          </w:rPr>
        </w:r>
        <w:r>
          <w:rPr>
            <w:noProof/>
            <w:webHidden/>
          </w:rPr>
          <w:fldChar w:fldCharType="separate"/>
        </w:r>
        <w:r>
          <w:rPr>
            <w:noProof/>
            <w:webHidden/>
          </w:rPr>
          <w:t>98</w:t>
        </w:r>
        <w:r>
          <w:rPr>
            <w:noProof/>
            <w:webHidden/>
          </w:rPr>
          <w:fldChar w:fldCharType="end"/>
        </w:r>
      </w:hyperlink>
    </w:p>
    <w:p w14:paraId="5BF5496D" w14:textId="0F194C70"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307" w:history="1">
        <w:r w:rsidRPr="00F6775C">
          <w:rPr>
            <w:rStyle w:val="Hyperlink"/>
            <w:noProof/>
          </w:rPr>
          <w:t>Figure 5 SWOT of Launch facilities</w:t>
        </w:r>
        <w:r>
          <w:rPr>
            <w:noProof/>
            <w:webHidden/>
          </w:rPr>
          <w:tab/>
        </w:r>
        <w:r>
          <w:rPr>
            <w:noProof/>
            <w:webHidden/>
          </w:rPr>
          <w:fldChar w:fldCharType="begin"/>
        </w:r>
        <w:r>
          <w:rPr>
            <w:noProof/>
            <w:webHidden/>
          </w:rPr>
          <w:instrText xml:space="preserve"> PAGEREF _Toc239018307 \h </w:instrText>
        </w:r>
        <w:r>
          <w:rPr>
            <w:noProof/>
            <w:webHidden/>
          </w:rPr>
        </w:r>
        <w:r>
          <w:rPr>
            <w:noProof/>
            <w:webHidden/>
          </w:rPr>
          <w:fldChar w:fldCharType="separate"/>
        </w:r>
        <w:r>
          <w:rPr>
            <w:noProof/>
            <w:webHidden/>
          </w:rPr>
          <w:t>100</w:t>
        </w:r>
        <w:r>
          <w:rPr>
            <w:noProof/>
            <w:webHidden/>
          </w:rPr>
          <w:fldChar w:fldCharType="end"/>
        </w:r>
      </w:hyperlink>
    </w:p>
    <w:p w14:paraId="6C0EB988" w14:textId="12A263FE"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308" w:history="1">
        <w:r w:rsidRPr="00F6775C">
          <w:rPr>
            <w:rStyle w:val="Hyperlink"/>
            <w:noProof/>
          </w:rPr>
          <w:t>Figure 6 SWOT of Testing centres</w:t>
        </w:r>
        <w:r>
          <w:rPr>
            <w:noProof/>
            <w:webHidden/>
          </w:rPr>
          <w:tab/>
        </w:r>
        <w:r>
          <w:rPr>
            <w:noProof/>
            <w:webHidden/>
          </w:rPr>
          <w:fldChar w:fldCharType="begin"/>
        </w:r>
        <w:r>
          <w:rPr>
            <w:noProof/>
            <w:webHidden/>
          </w:rPr>
          <w:instrText xml:space="preserve"> PAGEREF _Toc239018308 \h </w:instrText>
        </w:r>
        <w:r>
          <w:rPr>
            <w:noProof/>
            <w:webHidden/>
          </w:rPr>
        </w:r>
        <w:r>
          <w:rPr>
            <w:noProof/>
            <w:webHidden/>
          </w:rPr>
          <w:fldChar w:fldCharType="separate"/>
        </w:r>
        <w:r>
          <w:rPr>
            <w:noProof/>
            <w:webHidden/>
          </w:rPr>
          <w:t>103</w:t>
        </w:r>
        <w:r>
          <w:rPr>
            <w:noProof/>
            <w:webHidden/>
          </w:rPr>
          <w:fldChar w:fldCharType="end"/>
        </w:r>
      </w:hyperlink>
    </w:p>
    <w:p w14:paraId="0BF07592" w14:textId="66A78EFB"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309" w:history="1">
        <w:r w:rsidRPr="00F6775C">
          <w:rPr>
            <w:rStyle w:val="Hyperlink"/>
            <w:noProof/>
          </w:rPr>
          <w:t>Figure 7 SWOT for Transportation</w:t>
        </w:r>
        <w:r>
          <w:rPr>
            <w:noProof/>
            <w:webHidden/>
          </w:rPr>
          <w:tab/>
        </w:r>
        <w:r>
          <w:rPr>
            <w:noProof/>
            <w:webHidden/>
          </w:rPr>
          <w:fldChar w:fldCharType="begin"/>
        </w:r>
        <w:r>
          <w:rPr>
            <w:noProof/>
            <w:webHidden/>
          </w:rPr>
          <w:instrText xml:space="preserve"> PAGEREF _Toc239018309 \h </w:instrText>
        </w:r>
        <w:r>
          <w:rPr>
            <w:noProof/>
            <w:webHidden/>
          </w:rPr>
        </w:r>
        <w:r>
          <w:rPr>
            <w:noProof/>
            <w:webHidden/>
          </w:rPr>
          <w:fldChar w:fldCharType="separate"/>
        </w:r>
        <w:r>
          <w:rPr>
            <w:noProof/>
            <w:webHidden/>
          </w:rPr>
          <w:t>107</w:t>
        </w:r>
        <w:r>
          <w:rPr>
            <w:noProof/>
            <w:webHidden/>
          </w:rPr>
          <w:fldChar w:fldCharType="end"/>
        </w:r>
      </w:hyperlink>
    </w:p>
    <w:p w14:paraId="22DB0987" w14:textId="3CF24881"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310" w:history="1">
        <w:r w:rsidRPr="00F6775C">
          <w:rPr>
            <w:rStyle w:val="Hyperlink"/>
            <w:noProof/>
          </w:rPr>
          <w:t>Figure 8 SWOT for TT&amp;C</w:t>
        </w:r>
        <w:r>
          <w:rPr>
            <w:noProof/>
            <w:webHidden/>
          </w:rPr>
          <w:tab/>
        </w:r>
        <w:r>
          <w:rPr>
            <w:noProof/>
            <w:webHidden/>
          </w:rPr>
          <w:fldChar w:fldCharType="begin"/>
        </w:r>
        <w:r>
          <w:rPr>
            <w:noProof/>
            <w:webHidden/>
          </w:rPr>
          <w:instrText xml:space="preserve"> PAGEREF _Toc239018310 \h </w:instrText>
        </w:r>
        <w:r>
          <w:rPr>
            <w:noProof/>
            <w:webHidden/>
          </w:rPr>
        </w:r>
        <w:r>
          <w:rPr>
            <w:noProof/>
            <w:webHidden/>
          </w:rPr>
          <w:fldChar w:fldCharType="separate"/>
        </w:r>
        <w:r>
          <w:rPr>
            <w:noProof/>
            <w:webHidden/>
          </w:rPr>
          <w:t>112</w:t>
        </w:r>
        <w:r>
          <w:rPr>
            <w:noProof/>
            <w:webHidden/>
          </w:rPr>
          <w:fldChar w:fldCharType="end"/>
        </w:r>
      </w:hyperlink>
    </w:p>
    <w:p w14:paraId="48094F51" w14:textId="2B06EBFB"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311" w:history="1">
        <w:r w:rsidRPr="00F6775C">
          <w:rPr>
            <w:rStyle w:val="Hyperlink"/>
            <w:noProof/>
          </w:rPr>
          <w:t>Figure 9 SWOT for Operations centres</w:t>
        </w:r>
        <w:r>
          <w:rPr>
            <w:noProof/>
            <w:webHidden/>
          </w:rPr>
          <w:tab/>
        </w:r>
        <w:r>
          <w:rPr>
            <w:noProof/>
            <w:webHidden/>
          </w:rPr>
          <w:fldChar w:fldCharType="begin"/>
        </w:r>
        <w:r>
          <w:rPr>
            <w:noProof/>
            <w:webHidden/>
          </w:rPr>
          <w:instrText xml:space="preserve"> PAGEREF _Toc239018311 \h </w:instrText>
        </w:r>
        <w:r>
          <w:rPr>
            <w:noProof/>
            <w:webHidden/>
          </w:rPr>
        </w:r>
        <w:r>
          <w:rPr>
            <w:noProof/>
            <w:webHidden/>
          </w:rPr>
          <w:fldChar w:fldCharType="separate"/>
        </w:r>
        <w:r>
          <w:rPr>
            <w:noProof/>
            <w:webHidden/>
          </w:rPr>
          <w:t>116</w:t>
        </w:r>
        <w:r>
          <w:rPr>
            <w:noProof/>
            <w:webHidden/>
          </w:rPr>
          <w:fldChar w:fldCharType="end"/>
        </w:r>
      </w:hyperlink>
    </w:p>
    <w:p w14:paraId="2834B703" w14:textId="32EEF65F"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312" w:history="1">
        <w:r w:rsidRPr="00F6775C">
          <w:rPr>
            <w:rStyle w:val="Hyperlink"/>
            <w:noProof/>
          </w:rPr>
          <w:t>Figure 10 SWOT for SSA</w:t>
        </w:r>
        <w:r>
          <w:rPr>
            <w:noProof/>
            <w:webHidden/>
          </w:rPr>
          <w:tab/>
        </w:r>
        <w:r>
          <w:rPr>
            <w:noProof/>
            <w:webHidden/>
          </w:rPr>
          <w:fldChar w:fldCharType="begin"/>
        </w:r>
        <w:r>
          <w:rPr>
            <w:noProof/>
            <w:webHidden/>
          </w:rPr>
          <w:instrText xml:space="preserve"> PAGEREF _Toc239018312 \h </w:instrText>
        </w:r>
        <w:r>
          <w:rPr>
            <w:noProof/>
            <w:webHidden/>
          </w:rPr>
        </w:r>
        <w:r>
          <w:rPr>
            <w:noProof/>
            <w:webHidden/>
          </w:rPr>
          <w:fldChar w:fldCharType="separate"/>
        </w:r>
        <w:r>
          <w:rPr>
            <w:noProof/>
            <w:webHidden/>
          </w:rPr>
          <w:t>119</w:t>
        </w:r>
        <w:r>
          <w:rPr>
            <w:noProof/>
            <w:webHidden/>
          </w:rPr>
          <w:fldChar w:fldCharType="end"/>
        </w:r>
      </w:hyperlink>
    </w:p>
    <w:p w14:paraId="095DA6BD" w14:textId="6919D8E7"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313" w:history="1">
        <w:r w:rsidRPr="00F6775C">
          <w:rPr>
            <w:rStyle w:val="Hyperlink"/>
            <w:noProof/>
          </w:rPr>
          <w:t>Figure 11 SWOT for Manufacturing and assembly</w:t>
        </w:r>
        <w:r>
          <w:rPr>
            <w:noProof/>
            <w:webHidden/>
          </w:rPr>
          <w:tab/>
        </w:r>
        <w:r>
          <w:rPr>
            <w:noProof/>
            <w:webHidden/>
          </w:rPr>
          <w:fldChar w:fldCharType="begin"/>
        </w:r>
        <w:r>
          <w:rPr>
            <w:noProof/>
            <w:webHidden/>
          </w:rPr>
          <w:instrText xml:space="preserve"> PAGEREF _Toc239018313 \h </w:instrText>
        </w:r>
        <w:r>
          <w:rPr>
            <w:noProof/>
            <w:webHidden/>
          </w:rPr>
        </w:r>
        <w:r>
          <w:rPr>
            <w:noProof/>
            <w:webHidden/>
          </w:rPr>
          <w:fldChar w:fldCharType="separate"/>
        </w:r>
        <w:r>
          <w:rPr>
            <w:noProof/>
            <w:webHidden/>
          </w:rPr>
          <w:t>121</w:t>
        </w:r>
        <w:r>
          <w:rPr>
            <w:noProof/>
            <w:webHidden/>
          </w:rPr>
          <w:fldChar w:fldCharType="end"/>
        </w:r>
      </w:hyperlink>
    </w:p>
    <w:p w14:paraId="68D2606C" w14:textId="4E9474EF"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314" w:history="1">
        <w:r w:rsidRPr="00F6775C">
          <w:rPr>
            <w:rStyle w:val="Hyperlink"/>
            <w:noProof/>
          </w:rPr>
          <w:t>Figure 12 Cross-cutting SWOT</w:t>
        </w:r>
        <w:r>
          <w:rPr>
            <w:noProof/>
            <w:webHidden/>
          </w:rPr>
          <w:tab/>
        </w:r>
        <w:r>
          <w:rPr>
            <w:noProof/>
            <w:webHidden/>
          </w:rPr>
          <w:fldChar w:fldCharType="begin"/>
        </w:r>
        <w:r>
          <w:rPr>
            <w:noProof/>
            <w:webHidden/>
          </w:rPr>
          <w:instrText xml:space="preserve"> PAGEREF _Toc239018314 \h </w:instrText>
        </w:r>
        <w:r>
          <w:rPr>
            <w:noProof/>
            <w:webHidden/>
          </w:rPr>
        </w:r>
        <w:r>
          <w:rPr>
            <w:noProof/>
            <w:webHidden/>
          </w:rPr>
          <w:fldChar w:fldCharType="separate"/>
        </w:r>
        <w:r>
          <w:rPr>
            <w:noProof/>
            <w:webHidden/>
          </w:rPr>
          <w:t>125</w:t>
        </w:r>
        <w:r>
          <w:rPr>
            <w:noProof/>
            <w:webHidden/>
          </w:rPr>
          <w:fldChar w:fldCharType="end"/>
        </w:r>
      </w:hyperlink>
    </w:p>
    <w:p w14:paraId="69C9FF2D" w14:textId="0D31E236"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315" w:history="1">
        <w:r w:rsidRPr="00F6775C">
          <w:rPr>
            <w:rStyle w:val="Hyperlink"/>
            <w:noProof/>
          </w:rPr>
          <w:t>Figure 13 Infrastructure ecosystem of the EU Access to Space</w:t>
        </w:r>
        <w:r>
          <w:rPr>
            <w:noProof/>
            <w:webHidden/>
          </w:rPr>
          <w:tab/>
        </w:r>
        <w:r>
          <w:rPr>
            <w:noProof/>
            <w:webHidden/>
          </w:rPr>
          <w:fldChar w:fldCharType="begin"/>
        </w:r>
        <w:r>
          <w:rPr>
            <w:noProof/>
            <w:webHidden/>
          </w:rPr>
          <w:instrText xml:space="preserve"> PAGEREF _Toc239018315 \h </w:instrText>
        </w:r>
        <w:r>
          <w:rPr>
            <w:noProof/>
            <w:webHidden/>
          </w:rPr>
        </w:r>
        <w:r>
          <w:rPr>
            <w:noProof/>
            <w:webHidden/>
          </w:rPr>
          <w:fldChar w:fldCharType="separate"/>
        </w:r>
        <w:r>
          <w:rPr>
            <w:noProof/>
            <w:webHidden/>
          </w:rPr>
          <w:t>154</w:t>
        </w:r>
        <w:r>
          <w:rPr>
            <w:noProof/>
            <w:webHidden/>
          </w:rPr>
          <w:fldChar w:fldCharType="end"/>
        </w:r>
      </w:hyperlink>
    </w:p>
    <w:p w14:paraId="054F496D" w14:textId="53A833B4"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316" w:history="1">
        <w:r w:rsidRPr="00F6775C">
          <w:rPr>
            <w:rStyle w:val="Hyperlink"/>
            <w:noProof/>
          </w:rPr>
          <w:t>Figure 14 Criticality assessment</w:t>
        </w:r>
        <w:r>
          <w:rPr>
            <w:noProof/>
            <w:webHidden/>
          </w:rPr>
          <w:tab/>
        </w:r>
        <w:r>
          <w:rPr>
            <w:noProof/>
            <w:webHidden/>
          </w:rPr>
          <w:fldChar w:fldCharType="begin"/>
        </w:r>
        <w:r>
          <w:rPr>
            <w:noProof/>
            <w:webHidden/>
          </w:rPr>
          <w:instrText xml:space="preserve"> PAGEREF _Toc239018316 \h </w:instrText>
        </w:r>
        <w:r>
          <w:rPr>
            <w:noProof/>
            <w:webHidden/>
          </w:rPr>
        </w:r>
        <w:r>
          <w:rPr>
            <w:noProof/>
            <w:webHidden/>
          </w:rPr>
          <w:fldChar w:fldCharType="separate"/>
        </w:r>
        <w:r>
          <w:rPr>
            <w:noProof/>
            <w:webHidden/>
          </w:rPr>
          <w:t>205</w:t>
        </w:r>
        <w:r>
          <w:rPr>
            <w:noProof/>
            <w:webHidden/>
          </w:rPr>
          <w:fldChar w:fldCharType="end"/>
        </w:r>
      </w:hyperlink>
    </w:p>
    <w:p w14:paraId="7DFCDCEE" w14:textId="4DC09989" w:rsidR="00A55A1C" w:rsidRPr="009F4405" w:rsidRDefault="00CF31CF" w:rsidP="008F52DC">
      <w:pPr>
        <w:pStyle w:val="TOC1"/>
        <w:spacing w:before="40"/>
      </w:pPr>
      <w:r w:rsidRPr="009F4405">
        <w:rPr>
          <w:sz w:val="20"/>
          <w:szCs w:val="24"/>
        </w:rPr>
        <w:fldChar w:fldCharType="end"/>
      </w:r>
    </w:p>
    <w:p w14:paraId="10BEDE49" w14:textId="77777777" w:rsidR="00AB1FB1" w:rsidRPr="009F4405" w:rsidRDefault="0029762F">
      <w:pPr>
        <w:pStyle w:val="TableofFigures"/>
        <w:tabs>
          <w:tab w:val="right" w:pos="9628"/>
        </w:tabs>
        <w:rPr>
          <w:b/>
          <w:bCs/>
        </w:rPr>
      </w:pPr>
      <w:r w:rsidRPr="009F4405">
        <w:rPr>
          <w:b/>
          <w:bCs/>
        </w:rPr>
        <w:t xml:space="preserve">List of Tables </w:t>
      </w:r>
    </w:p>
    <w:p w14:paraId="7B23564A" w14:textId="5A683003" w:rsidR="00502C72" w:rsidRDefault="00CF31CF">
      <w:pPr>
        <w:pStyle w:val="TableofFigures"/>
        <w:tabs>
          <w:tab w:val="right" w:pos="9628"/>
        </w:tabs>
        <w:rPr>
          <w:rFonts w:eastAsiaTheme="minorEastAsia" w:cstheme="minorBidi"/>
          <w:noProof/>
          <w:kern w:val="2"/>
          <w:sz w:val="24"/>
          <w:lang w:val="nl-BE" w:eastAsia="nl-BE"/>
          <w14:ligatures w14:val="standardContextual"/>
        </w:rPr>
      </w:pPr>
      <w:r w:rsidRPr="009F4405">
        <w:fldChar w:fldCharType="begin"/>
      </w:r>
      <w:r w:rsidRPr="009F4405">
        <w:instrText xml:space="preserve"> TOC \h \z \c "Table" </w:instrText>
      </w:r>
      <w:r w:rsidRPr="009F4405">
        <w:fldChar w:fldCharType="separate"/>
      </w:r>
      <w:hyperlink w:anchor="_Toc239018392" w:history="1">
        <w:r w:rsidR="00502C72" w:rsidRPr="004B2EB4">
          <w:rPr>
            <w:rStyle w:val="Hyperlink"/>
            <w:noProof/>
          </w:rPr>
          <w:t>Table 1 Overview of project deliverables</w:t>
        </w:r>
        <w:r w:rsidR="00502C72">
          <w:rPr>
            <w:noProof/>
            <w:webHidden/>
          </w:rPr>
          <w:tab/>
        </w:r>
        <w:r w:rsidR="00502C72">
          <w:rPr>
            <w:noProof/>
            <w:webHidden/>
          </w:rPr>
          <w:fldChar w:fldCharType="begin"/>
        </w:r>
        <w:r w:rsidR="00502C72">
          <w:rPr>
            <w:noProof/>
            <w:webHidden/>
          </w:rPr>
          <w:instrText xml:space="preserve"> PAGEREF _Toc239018392 \h </w:instrText>
        </w:r>
        <w:r w:rsidR="00502C72">
          <w:rPr>
            <w:noProof/>
            <w:webHidden/>
          </w:rPr>
        </w:r>
        <w:r w:rsidR="00502C72">
          <w:rPr>
            <w:noProof/>
            <w:webHidden/>
          </w:rPr>
          <w:fldChar w:fldCharType="separate"/>
        </w:r>
        <w:r w:rsidR="00502C72">
          <w:rPr>
            <w:noProof/>
            <w:webHidden/>
          </w:rPr>
          <w:t>4</w:t>
        </w:r>
        <w:r w:rsidR="00502C72">
          <w:rPr>
            <w:noProof/>
            <w:webHidden/>
          </w:rPr>
          <w:fldChar w:fldCharType="end"/>
        </w:r>
      </w:hyperlink>
    </w:p>
    <w:p w14:paraId="15B248F3" w14:textId="231CDF02"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393" w:history="1">
        <w:r w:rsidRPr="004B2EB4">
          <w:rPr>
            <w:rStyle w:val="Hyperlink"/>
            <w:rFonts w:cstheme="minorHAnsi"/>
            <w:noProof/>
          </w:rPr>
          <w:t xml:space="preserve">Table </w:t>
        </w:r>
        <w:r w:rsidRPr="004B2EB4">
          <w:rPr>
            <w:rStyle w:val="Hyperlink"/>
            <w:rFonts w:ascii="EYInterstate Regular" w:hAnsi="EYInterstate Regular"/>
            <w:noProof/>
          </w:rPr>
          <w:t>2</w:t>
        </w:r>
        <w:r w:rsidRPr="004B2EB4">
          <w:rPr>
            <w:rStyle w:val="Hyperlink"/>
            <w:rFonts w:cstheme="minorHAnsi"/>
            <w:noProof/>
          </w:rPr>
          <w:t xml:space="preserve"> Overview of critical infrastructures in scope</w:t>
        </w:r>
        <w:r>
          <w:rPr>
            <w:noProof/>
            <w:webHidden/>
          </w:rPr>
          <w:tab/>
        </w:r>
        <w:r>
          <w:rPr>
            <w:noProof/>
            <w:webHidden/>
          </w:rPr>
          <w:fldChar w:fldCharType="begin"/>
        </w:r>
        <w:r>
          <w:rPr>
            <w:noProof/>
            <w:webHidden/>
          </w:rPr>
          <w:instrText xml:space="preserve"> PAGEREF _Toc239018393 \h </w:instrText>
        </w:r>
        <w:r>
          <w:rPr>
            <w:noProof/>
            <w:webHidden/>
          </w:rPr>
        </w:r>
        <w:r>
          <w:rPr>
            <w:noProof/>
            <w:webHidden/>
          </w:rPr>
          <w:fldChar w:fldCharType="separate"/>
        </w:r>
        <w:r>
          <w:rPr>
            <w:noProof/>
            <w:webHidden/>
          </w:rPr>
          <w:t>6</w:t>
        </w:r>
        <w:r>
          <w:rPr>
            <w:noProof/>
            <w:webHidden/>
          </w:rPr>
          <w:fldChar w:fldCharType="end"/>
        </w:r>
      </w:hyperlink>
    </w:p>
    <w:p w14:paraId="73A553B0" w14:textId="24DE7CBB"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394" w:history="1">
        <w:r w:rsidRPr="004B2EB4">
          <w:rPr>
            <w:rStyle w:val="Hyperlink"/>
            <w:noProof/>
          </w:rPr>
          <w:t>Table 3 Mapping spaceport readiness (orbital launch infrastructure; consistent attributes per spaceport)</w:t>
        </w:r>
        <w:r>
          <w:rPr>
            <w:noProof/>
            <w:webHidden/>
          </w:rPr>
          <w:tab/>
        </w:r>
        <w:r>
          <w:rPr>
            <w:noProof/>
            <w:webHidden/>
          </w:rPr>
          <w:fldChar w:fldCharType="begin"/>
        </w:r>
        <w:r>
          <w:rPr>
            <w:noProof/>
            <w:webHidden/>
          </w:rPr>
          <w:instrText xml:space="preserve"> PAGEREF _Toc239018394 \h </w:instrText>
        </w:r>
        <w:r>
          <w:rPr>
            <w:noProof/>
            <w:webHidden/>
          </w:rPr>
        </w:r>
        <w:r>
          <w:rPr>
            <w:noProof/>
            <w:webHidden/>
          </w:rPr>
          <w:fldChar w:fldCharType="separate"/>
        </w:r>
        <w:r>
          <w:rPr>
            <w:noProof/>
            <w:webHidden/>
          </w:rPr>
          <w:t>13</w:t>
        </w:r>
        <w:r>
          <w:rPr>
            <w:noProof/>
            <w:webHidden/>
          </w:rPr>
          <w:fldChar w:fldCharType="end"/>
        </w:r>
      </w:hyperlink>
    </w:p>
    <w:p w14:paraId="288876BB" w14:textId="3F22C197"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395" w:history="1">
        <w:r w:rsidRPr="004B2EB4">
          <w:rPr>
            <w:rStyle w:val="Hyperlink"/>
            <w:noProof/>
          </w:rPr>
          <w:t xml:space="preserve">Table </w:t>
        </w:r>
        <w:r w:rsidRPr="004B2EB4">
          <w:rPr>
            <w:rStyle w:val="Hyperlink"/>
            <w:b/>
            <w:noProof/>
          </w:rPr>
          <w:t>4</w:t>
        </w:r>
        <w:r w:rsidRPr="004B2EB4">
          <w:rPr>
            <w:rStyle w:val="Hyperlink"/>
            <w:noProof/>
          </w:rPr>
          <w:t xml:space="preserve"> Mapping of critical ground infrastructure – Launch facilities</w:t>
        </w:r>
        <w:r>
          <w:rPr>
            <w:noProof/>
            <w:webHidden/>
          </w:rPr>
          <w:tab/>
        </w:r>
        <w:r>
          <w:rPr>
            <w:noProof/>
            <w:webHidden/>
          </w:rPr>
          <w:fldChar w:fldCharType="begin"/>
        </w:r>
        <w:r>
          <w:rPr>
            <w:noProof/>
            <w:webHidden/>
          </w:rPr>
          <w:instrText xml:space="preserve"> PAGEREF _Toc239018395 \h </w:instrText>
        </w:r>
        <w:r>
          <w:rPr>
            <w:noProof/>
            <w:webHidden/>
          </w:rPr>
        </w:r>
        <w:r>
          <w:rPr>
            <w:noProof/>
            <w:webHidden/>
          </w:rPr>
          <w:fldChar w:fldCharType="separate"/>
        </w:r>
        <w:r>
          <w:rPr>
            <w:noProof/>
            <w:webHidden/>
          </w:rPr>
          <w:t>14</w:t>
        </w:r>
        <w:r>
          <w:rPr>
            <w:noProof/>
            <w:webHidden/>
          </w:rPr>
          <w:fldChar w:fldCharType="end"/>
        </w:r>
      </w:hyperlink>
    </w:p>
    <w:p w14:paraId="163FBE13" w14:textId="7343EC79"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396" w:history="1">
        <w:r w:rsidRPr="004B2EB4">
          <w:rPr>
            <w:rStyle w:val="Hyperlink"/>
            <w:noProof/>
          </w:rPr>
          <w:t>Table 5 Comparative assessment of European launch facilities</w:t>
        </w:r>
        <w:r>
          <w:rPr>
            <w:noProof/>
            <w:webHidden/>
          </w:rPr>
          <w:tab/>
        </w:r>
        <w:r>
          <w:rPr>
            <w:noProof/>
            <w:webHidden/>
          </w:rPr>
          <w:fldChar w:fldCharType="begin"/>
        </w:r>
        <w:r>
          <w:rPr>
            <w:noProof/>
            <w:webHidden/>
          </w:rPr>
          <w:instrText xml:space="preserve"> PAGEREF _Toc239018396 \h </w:instrText>
        </w:r>
        <w:r>
          <w:rPr>
            <w:noProof/>
            <w:webHidden/>
          </w:rPr>
        </w:r>
        <w:r>
          <w:rPr>
            <w:noProof/>
            <w:webHidden/>
          </w:rPr>
          <w:fldChar w:fldCharType="separate"/>
        </w:r>
        <w:r>
          <w:rPr>
            <w:noProof/>
            <w:webHidden/>
          </w:rPr>
          <w:t>16</w:t>
        </w:r>
        <w:r>
          <w:rPr>
            <w:noProof/>
            <w:webHidden/>
          </w:rPr>
          <w:fldChar w:fldCharType="end"/>
        </w:r>
      </w:hyperlink>
    </w:p>
    <w:p w14:paraId="266BA616" w14:textId="4D57E424"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397" w:history="1">
        <w:r w:rsidRPr="004B2EB4">
          <w:rPr>
            <w:rStyle w:val="Hyperlink"/>
            <w:noProof/>
          </w:rPr>
          <w:t>Table 6 CSG active launch pads</w:t>
        </w:r>
        <w:r>
          <w:rPr>
            <w:noProof/>
            <w:webHidden/>
          </w:rPr>
          <w:tab/>
        </w:r>
        <w:r>
          <w:rPr>
            <w:noProof/>
            <w:webHidden/>
          </w:rPr>
          <w:fldChar w:fldCharType="begin"/>
        </w:r>
        <w:r>
          <w:rPr>
            <w:noProof/>
            <w:webHidden/>
          </w:rPr>
          <w:instrText xml:space="preserve"> PAGEREF _Toc239018397 \h </w:instrText>
        </w:r>
        <w:r>
          <w:rPr>
            <w:noProof/>
            <w:webHidden/>
          </w:rPr>
        </w:r>
        <w:r>
          <w:rPr>
            <w:noProof/>
            <w:webHidden/>
          </w:rPr>
          <w:fldChar w:fldCharType="separate"/>
        </w:r>
        <w:r>
          <w:rPr>
            <w:noProof/>
            <w:webHidden/>
          </w:rPr>
          <w:t>19</w:t>
        </w:r>
        <w:r>
          <w:rPr>
            <w:noProof/>
            <w:webHidden/>
          </w:rPr>
          <w:fldChar w:fldCharType="end"/>
        </w:r>
      </w:hyperlink>
    </w:p>
    <w:p w14:paraId="0ACF62E7" w14:textId="61A7D888"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398" w:history="1">
        <w:r w:rsidRPr="004B2EB4">
          <w:rPr>
            <w:rStyle w:val="Hyperlink"/>
            <w:noProof/>
          </w:rPr>
          <w:t>Table 7 CSG launch complexes in transition or under construction</w:t>
        </w:r>
        <w:r>
          <w:rPr>
            <w:noProof/>
            <w:webHidden/>
          </w:rPr>
          <w:tab/>
        </w:r>
        <w:r>
          <w:rPr>
            <w:noProof/>
            <w:webHidden/>
          </w:rPr>
          <w:fldChar w:fldCharType="begin"/>
        </w:r>
        <w:r>
          <w:rPr>
            <w:noProof/>
            <w:webHidden/>
          </w:rPr>
          <w:instrText xml:space="preserve"> PAGEREF _Toc239018398 \h </w:instrText>
        </w:r>
        <w:r>
          <w:rPr>
            <w:noProof/>
            <w:webHidden/>
          </w:rPr>
        </w:r>
        <w:r>
          <w:rPr>
            <w:noProof/>
            <w:webHidden/>
          </w:rPr>
          <w:fldChar w:fldCharType="separate"/>
        </w:r>
        <w:r>
          <w:rPr>
            <w:noProof/>
            <w:webHidden/>
          </w:rPr>
          <w:t>19</w:t>
        </w:r>
        <w:r>
          <w:rPr>
            <w:noProof/>
            <w:webHidden/>
          </w:rPr>
          <w:fldChar w:fldCharType="end"/>
        </w:r>
      </w:hyperlink>
    </w:p>
    <w:p w14:paraId="5111E147" w14:textId="23FA6BC2"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399" w:history="1">
        <w:r w:rsidRPr="004B2EB4">
          <w:rPr>
            <w:rStyle w:val="Hyperlink"/>
            <w:noProof/>
          </w:rPr>
          <w:t>Table 8 Esrange LC-3 launch pads (design characteristics)</w:t>
        </w:r>
        <w:r>
          <w:rPr>
            <w:noProof/>
            <w:webHidden/>
          </w:rPr>
          <w:tab/>
        </w:r>
        <w:r>
          <w:rPr>
            <w:noProof/>
            <w:webHidden/>
          </w:rPr>
          <w:fldChar w:fldCharType="begin"/>
        </w:r>
        <w:r>
          <w:rPr>
            <w:noProof/>
            <w:webHidden/>
          </w:rPr>
          <w:instrText xml:space="preserve"> PAGEREF _Toc239018399 \h </w:instrText>
        </w:r>
        <w:r>
          <w:rPr>
            <w:noProof/>
            <w:webHidden/>
          </w:rPr>
        </w:r>
        <w:r>
          <w:rPr>
            <w:noProof/>
            <w:webHidden/>
          </w:rPr>
          <w:fldChar w:fldCharType="separate"/>
        </w:r>
        <w:r>
          <w:rPr>
            <w:noProof/>
            <w:webHidden/>
          </w:rPr>
          <w:t>23</w:t>
        </w:r>
        <w:r>
          <w:rPr>
            <w:noProof/>
            <w:webHidden/>
          </w:rPr>
          <w:fldChar w:fldCharType="end"/>
        </w:r>
      </w:hyperlink>
    </w:p>
    <w:p w14:paraId="35FC44D3" w14:textId="26EA8042"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00" w:history="1">
        <w:r w:rsidRPr="004B2EB4">
          <w:rPr>
            <w:rStyle w:val="Hyperlink"/>
            <w:noProof/>
          </w:rPr>
          <w:t xml:space="preserve">Table </w:t>
        </w:r>
        <w:r w:rsidRPr="004B2EB4">
          <w:rPr>
            <w:rStyle w:val="Hyperlink"/>
            <w:b/>
            <w:noProof/>
          </w:rPr>
          <w:t>9</w:t>
        </w:r>
        <w:r w:rsidRPr="004B2EB4">
          <w:rPr>
            <w:rStyle w:val="Hyperlink"/>
            <w:noProof/>
          </w:rPr>
          <w:t xml:space="preserve"> Mapping of critical ground infrastructure – Testing centres</w:t>
        </w:r>
        <w:r>
          <w:rPr>
            <w:noProof/>
            <w:webHidden/>
          </w:rPr>
          <w:tab/>
        </w:r>
        <w:r>
          <w:rPr>
            <w:noProof/>
            <w:webHidden/>
          </w:rPr>
          <w:fldChar w:fldCharType="begin"/>
        </w:r>
        <w:r>
          <w:rPr>
            <w:noProof/>
            <w:webHidden/>
          </w:rPr>
          <w:instrText xml:space="preserve"> PAGEREF _Toc239018400 \h </w:instrText>
        </w:r>
        <w:r>
          <w:rPr>
            <w:noProof/>
            <w:webHidden/>
          </w:rPr>
        </w:r>
        <w:r>
          <w:rPr>
            <w:noProof/>
            <w:webHidden/>
          </w:rPr>
          <w:fldChar w:fldCharType="separate"/>
        </w:r>
        <w:r>
          <w:rPr>
            <w:noProof/>
            <w:webHidden/>
          </w:rPr>
          <w:t>30</w:t>
        </w:r>
        <w:r>
          <w:rPr>
            <w:noProof/>
            <w:webHidden/>
          </w:rPr>
          <w:fldChar w:fldCharType="end"/>
        </w:r>
      </w:hyperlink>
    </w:p>
    <w:p w14:paraId="29E918F0" w14:textId="7BDA091E"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01" w:history="1">
        <w:r w:rsidRPr="004B2EB4">
          <w:rPr>
            <w:rStyle w:val="Hyperlink"/>
            <w:noProof/>
          </w:rPr>
          <w:t>Table 10 Comparative assessment of European launcher testing centres</w:t>
        </w:r>
        <w:r>
          <w:rPr>
            <w:noProof/>
            <w:webHidden/>
          </w:rPr>
          <w:tab/>
        </w:r>
        <w:r>
          <w:rPr>
            <w:noProof/>
            <w:webHidden/>
          </w:rPr>
          <w:fldChar w:fldCharType="begin"/>
        </w:r>
        <w:r>
          <w:rPr>
            <w:noProof/>
            <w:webHidden/>
          </w:rPr>
          <w:instrText xml:space="preserve"> PAGEREF _Toc239018401 \h </w:instrText>
        </w:r>
        <w:r>
          <w:rPr>
            <w:noProof/>
            <w:webHidden/>
          </w:rPr>
        </w:r>
        <w:r>
          <w:rPr>
            <w:noProof/>
            <w:webHidden/>
          </w:rPr>
          <w:fldChar w:fldCharType="separate"/>
        </w:r>
        <w:r>
          <w:rPr>
            <w:noProof/>
            <w:webHidden/>
          </w:rPr>
          <w:t>32</w:t>
        </w:r>
        <w:r>
          <w:rPr>
            <w:noProof/>
            <w:webHidden/>
          </w:rPr>
          <w:fldChar w:fldCharType="end"/>
        </w:r>
      </w:hyperlink>
    </w:p>
    <w:p w14:paraId="6E6E7132" w14:textId="789D19DC"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02" w:history="1">
        <w:r w:rsidRPr="004B2EB4">
          <w:rPr>
            <w:rStyle w:val="Hyperlink"/>
            <w:noProof/>
          </w:rPr>
          <w:t>Table 11 Mapping of critical ground infrastructure – TT&amp;C facilities</w:t>
        </w:r>
        <w:r>
          <w:rPr>
            <w:noProof/>
            <w:webHidden/>
          </w:rPr>
          <w:tab/>
        </w:r>
        <w:r>
          <w:rPr>
            <w:noProof/>
            <w:webHidden/>
          </w:rPr>
          <w:fldChar w:fldCharType="begin"/>
        </w:r>
        <w:r>
          <w:rPr>
            <w:noProof/>
            <w:webHidden/>
          </w:rPr>
          <w:instrText xml:space="preserve"> PAGEREF _Toc239018402 \h </w:instrText>
        </w:r>
        <w:r>
          <w:rPr>
            <w:noProof/>
            <w:webHidden/>
          </w:rPr>
        </w:r>
        <w:r>
          <w:rPr>
            <w:noProof/>
            <w:webHidden/>
          </w:rPr>
          <w:fldChar w:fldCharType="separate"/>
        </w:r>
        <w:r>
          <w:rPr>
            <w:noProof/>
            <w:webHidden/>
          </w:rPr>
          <w:t>39</w:t>
        </w:r>
        <w:r>
          <w:rPr>
            <w:noProof/>
            <w:webHidden/>
          </w:rPr>
          <w:fldChar w:fldCharType="end"/>
        </w:r>
      </w:hyperlink>
    </w:p>
    <w:p w14:paraId="1DF98C58" w14:textId="221AA51E"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03" w:history="1">
        <w:r w:rsidRPr="004B2EB4">
          <w:rPr>
            <w:rStyle w:val="Hyperlink"/>
            <w:noProof/>
          </w:rPr>
          <w:t>Table 12 Mapping of critical ground infrastructure – SSA facilities</w:t>
        </w:r>
        <w:r>
          <w:rPr>
            <w:noProof/>
            <w:webHidden/>
          </w:rPr>
          <w:tab/>
        </w:r>
        <w:r>
          <w:rPr>
            <w:noProof/>
            <w:webHidden/>
          </w:rPr>
          <w:fldChar w:fldCharType="begin"/>
        </w:r>
        <w:r>
          <w:rPr>
            <w:noProof/>
            <w:webHidden/>
          </w:rPr>
          <w:instrText xml:space="preserve"> PAGEREF _Toc239018403 \h </w:instrText>
        </w:r>
        <w:r>
          <w:rPr>
            <w:noProof/>
            <w:webHidden/>
          </w:rPr>
        </w:r>
        <w:r>
          <w:rPr>
            <w:noProof/>
            <w:webHidden/>
          </w:rPr>
          <w:fldChar w:fldCharType="separate"/>
        </w:r>
        <w:r>
          <w:rPr>
            <w:noProof/>
            <w:webHidden/>
          </w:rPr>
          <w:t>42</w:t>
        </w:r>
        <w:r>
          <w:rPr>
            <w:noProof/>
            <w:webHidden/>
          </w:rPr>
          <w:fldChar w:fldCharType="end"/>
        </w:r>
      </w:hyperlink>
    </w:p>
    <w:p w14:paraId="0989C525" w14:textId="0DE73001"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04" w:history="1">
        <w:r w:rsidRPr="004B2EB4">
          <w:rPr>
            <w:rStyle w:val="Hyperlink"/>
            <w:noProof/>
          </w:rPr>
          <w:t>Table 13 Mapping of critical ground infrastructure – Transportation</w:t>
        </w:r>
        <w:r>
          <w:rPr>
            <w:noProof/>
            <w:webHidden/>
          </w:rPr>
          <w:tab/>
        </w:r>
        <w:r>
          <w:rPr>
            <w:noProof/>
            <w:webHidden/>
          </w:rPr>
          <w:fldChar w:fldCharType="begin"/>
        </w:r>
        <w:r>
          <w:rPr>
            <w:noProof/>
            <w:webHidden/>
          </w:rPr>
          <w:instrText xml:space="preserve"> PAGEREF _Toc239018404 \h </w:instrText>
        </w:r>
        <w:r>
          <w:rPr>
            <w:noProof/>
            <w:webHidden/>
          </w:rPr>
        </w:r>
        <w:r>
          <w:rPr>
            <w:noProof/>
            <w:webHidden/>
          </w:rPr>
          <w:fldChar w:fldCharType="separate"/>
        </w:r>
        <w:r>
          <w:rPr>
            <w:noProof/>
            <w:webHidden/>
          </w:rPr>
          <w:t>44</w:t>
        </w:r>
        <w:r>
          <w:rPr>
            <w:noProof/>
            <w:webHidden/>
          </w:rPr>
          <w:fldChar w:fldCharType="end"/>
        </w:r>
      </w:hyperlink>
    </w:p>
    <w:p w14:paraId="055CC043" w14:textId="40A38789"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05" w:history="1">
        <w:r w:rsidRPr="004B2EB4">
          <w:rPr>
            <w:rStyle w:val="Hyperlink"/>
            <w:noProof/>
          </w:rPr>
          <w:t>Table 14 Launch phase operations centres</w:t>
        </w:r>
        <w:r>
          <w:rPr>
            <w:noProof/>
            <w:webHidden/>
          </w:rPr>
          <w:tab/>
        </w:r>
        <w:r>
          <w:rPr>
            <w:noProof/>
            <w:webHidden/>
          </w:rPr>
          <w:fldChar w:fldCharType="begin"/>
        </w:r>
        <w:r>
          <w:rPr>
            <w:noProof/>
            <w:webHidden/>
          </w:rPr>
          <w:instrText xml:space="preserve"> PAGEREF _Toc239018405 \h </w:instrText>
        </w:r>
        <w:r>
          <w:rPr>
            <w:noProof/>
            <w:webHidden/>
          </w:rPr>
        </w:r>
        <w:r>
          <w:rPr>
            <w:noProof/>
            <w:webHidden/>
          </w:rPr>
          <w:fldChar w:fldCharType="separate"/>
        </w:r>
        <w:r>
          <w:rPr>
            <w:noProof/>
            <w:webHidden/>
          </w:rPr>
          <w:t>45</w:t>
        </w:r>
        <w:r>
          <w:rPr>
            <w:noProof/>
            <w:webHidden/>
          </w:rPr>
          <w:fldChar w:fldCharType="end"/>
        </w:r>
      </w:hyperlink>
    </w:p>
    <w:p w14:paraId="52487712" w14:textId="1E97EFE6"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06" w:history="1">
        <w:r w:rsidRPr="004B2EB4">
          <w:rPr>
            <w:rStyle w:val="Hyperlink"/>
            <w:noProof/>
          </w:rPr>
          <w:t>Table 15 Main trends in EU access to space infrastructure ownership and control per infrastructure type</w:t>
        </w:r>
        <w:r>
          <w:rPr>
            <w:noProof/>
            <w:webHidden/>
          </w:rPr>
          <w:tab/>
        </w:r>
        <w:r>
          <w:rPr>
            <w:noProof/>
            <w:webHidden/>
          </w:rPr>
          <w:fldChar w:fldCharType="begin"/>
        </w:r>
        <w:r>
          <w:rPr>
            <w:noProof/>
            <w:webHidden/>
          </w:rPr>
          <w:instrText xml:space="preserve"> PAGEREF _Toc239018406 \h </w:instrText>
        </w:r>
        <w:r>
          <w:rPr>
            <w:noProof/>
            <w:webHidden/>
          </w:rPr>
        </w:r>
        <w:r>
          <w:rPr>
            <w:noProof/>
            <w:webHidden/>
          </w:rPr>
          <w:fldChar w:fldCharType="separate"/>
        </w:r>
        <w:r>
          <w:rPr>
            <w:noProof/>
            <w:webHidden/>
          </w:rPr>
          <w:t>47</w:t>
        </w:r>
        <w:r>
          <w:rPr>
            <w:noProof/>
            <w:webHidden/>
          </w:rPr>
          <w:fldChar w:fldCharType="end"/>
        </w:r>
      </w:hyperlink>
    </w:p>
    <w:p w14:paraId="410CD83D" w14:textId="7EE87836"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07" w:history="1">
        <w:r w:rsidRPr="004B2EB4">
          <w:rPr>
            <w:rStyle w:val="Hyperlink"/>
            <w:noProof/>
          </w:rPr>
          <w:t>Table 16 Interface bottlenecks along the access-to-space chain</w:t>
        </w:r>
        <w:r>
          <w:rPr>
            <w:noProof/>
            <w:webHidden/>
          </w:rPr>
          <w:tab/>
        </w:r>
        <w:r>
          <w:rPr>
            <w:noProof/>
            <w:webHidden/>
          </w:rPr>
          <w:fldChar w:fldCharType="begin"/>
        </w:r>
        <w:r>
          <w:rPr>
            <w:noProof/>
            <w:webHidden/>
          </w:rPr>
          <w:instrText xml:space="preserve"> PAGEREF _Toc239018407 \h </w:instrText>
        </w:r>
        <w:r>
          <w:rPr>
            <w:noProof/>
            <w:webHidden/>
          </w:rPr>
        </w:r>
        <w:r>
          <w:rPr>
            <w:noProof/>
            <w:webHidden/>
          </w:rPr>
          <w:fldChar w:fldCharType="separate"/>
        </w:r>
        <w:r>
          <w:rPr>
            <w:noProof/>
            <w:webHidden/>
          </w:rPr>
          <w:t>64</w:t>
        </w:r>
        <w:r>
          <w:rPr>
            <w:noProof/>
            <w:webHidden/>
          </w:rPr>
          <w:fldChar w:fldCharType="end"/>
        </w:r>
      </w:hyperlink>
    </w:p>
    <w:p w14:paraId="24D068D0" w14:textId="5ED6EE9F"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08" w:history="1">
        <w:r w:rsidRPr="004B2EB4">
          <w:rPr>
            <w:rStyle w:val="Hyperlink"/>
            <w:noProof/>
          </w:rPr>
          <w:t>Table 17 Prioritised synthesis of Europe-wide bottlenecks (score)</w:t>
        </w:r>
        <w:r>
          <w:rPr>
            <w:noProof/>
            <w:webHidden/>
          </w:rPr>
          <w:tab/>
        </w:r>
        <w:r>
          <w:rPr>
            <w:noProof/>
            <w:webHidden/>
          </w:rPr>
          <w:fldChar w:fldCharType="begin"/>
        </w:r>
        <w:r>
          <w:rPr>
            <w:noProof/>
            <w:webHidden/>
          </w:rPr>
          <w:instrText xml:space="preserve"> PAGEREF _Toc239018408 \h </w:instrText>
        </w:r>
        <w:r>
          <w:rPr>
            <w:noProof/>
            <w:webHidden/>
          </w:rPr>
        </w:r>
        <w:r>
          <w:rPr>
            <w:noProof/>
            <w:webHidden/>
          </w:rPr>
          <w:fldChar w:fldCharType="separate"/>
        </w:r>
        <w:r>
          <w:rPr>
            <w:noProof/>
            <w:webHidden/>
          </w:rPr>
          <w:t>67</w:t>
        </w:r>
        <w:r>
          <w:rPr>
            <w:noProof/>
            <w:webHidden/>
          </w:rPr>
          <w:fldChar w:fldCharType="end"/>
        </w:r>
      </w:hyperlink>
    </w:p>
    <w:p w14:paraId="6A51C66E" w14:textId="24168905"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09" w:history="1">
        <w:r w:rsidRPr="004B2EB4">
          <w:rPr>
            <w:rStyle w:val="Hyperlink"/>
            <w:noProof/>
          </w:rPr>
          <w:t>Table 18 Non-EU manufacturing infrastructure: gaps and dependencies</w:t>
        </w:r>
        <w:r>
          <w:rPr>
            <w:noProof/>
            <w:webHidden/>
          </w:rPr>
          <w:tab/>
        </w:r>
        <w:r>
          <w:rPr>
            <w:noProof/>
            <w:webHidden/>
          </w:rPr>
          <w:fldChar w:fldCharType="begin"/>
        </w:r>
        <w:r>
          <w:rPr>
            <w:noProof/>
            <w:webHidden/>
          </w:rPr>
          <w:instrText xml:space="preserve"> PAGEREF _Toc239018409 \h </w:instrText>
        </w:r>
        <w:r>
          <w:rPr>
            <w:noProof/>
            <w:webHidden/>
          </w:rPr>
        </w:r>
        <w:r>
          <w:rPr>
            <w:noProof/>
            <w:webHidden/>
          </w:rPr>
          <w:fldChar w:fldCharType="separate"/>
        </w:r>
        <w:r>
          <w:rPr>
            <w:noProof/>
            <w:webHidden/>
          </w:rPr>
          <w:t>72</w:t>
        </w:r>
        <w:r>
          <w:rPr>
            <w:noProof/>
            <w:webHidden/>
          </w:rPr>
          <w:fldChar w:fldCharType="end"/>
        </w:r>
      </w:hyperlink>
    </w:p>
    <w:p w14:paraId="5E36661E" w14:textId="1EA11E63"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10" w:history="1">
        <w:r w:rsidRPr="004B2EB4">
          <w:rPr>
            <w:rStyle w:val="Hyperlink"/>
            <w:noProof/>
          </w:rPr>
          <w:t>Table 19 Summary count of identified gaps (G), bottlenecks (B) and dependencies (D)</w:t>
        </w:r>
        <w:r>
          <w:rPr>
            <w:noProof/>
            <w:webHidden/>
          </w:rPr>
          <w:tab/>
        </w:r>
        <w:r>
          <w:rPr>
            <w:noProof/>
            <w:webHidden/>
          </w:rPr>
          <w:fldChar w:fldCharType="begin"/>
        </w:r>
        <w:r>
          <w:rPr>
            <w:noProof/>
            <w:webHidden/>
          </w:rPr>
          <w:instrText xml:space="preserve"> PAGEREF _Toc239018410 \h </w:instrText>
        </w:r>
        <w:r>
          <w:rPr>
            <w:noProof/>
            <w:webHidden/>
          </w:rPr>
        </w:r>
        <w:r>
          <w:rPr>
            <w:noProof/>
            <w:webHidden/>
          </w:rPr>
          <w:fldChar w:fldCharType="separate"/>
        </w:r>
        <w:r>
          <w:rPr>
            <w:noProof/>
            <w:webHidden/>
          </w:rPr>
          <w:t>73</w:t>
        </w:r>
        <w:r>
          <w:rPr>
            <w:noProof/>
            <w:webHidden/>
          </w:rPr>
          <w:fldChar w:fldCharType="end"/>
        </w:r>
      </w:hyperlink>
    </w:p>
    <w:p w14:paraId="67F865E9" w14:textId="6B859A72"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11" w:history="1">
        <w:r w:rsidRPr="004B2EB4">
          <w:rPr>
            <w:rStyle w:val="Hyperlink"/>
            <w:noProof/>
          </w:rPr>
          <w:t xml:space="preserve">Table 20 Current U.S. orbital launch vehicles  </w:t>
        </w:r>
        <w:r>
          <w:rPr>
            <w:noProof/>
            <w:webHidden/>
          </w:rPr>
          <w:tab/>
        </w:r>
        <w:r>
          <w:rPr>
            <w:noProof/>
            <w:webHidden/>
          </w:rPr>
          <w:fldChar w:fldCharType="begin"/>
        </w:r>
        <w:r>
          <w:rPr>
            <w:noProof/>
            <w:webHidden/>
          </w:rPr>
          <w:instrText xml:space="preserve"> PAGEREF _Toc239018411 \h </w:instrText>
        </w:r>
        <w:r>
          <w:rPr>
            <w:noProof/>
            <w:webHidden/>
          </w:rPr>
        </w:r>
        <w:r>
          <w:rPr>
            <w:noProof/>
            <w:webHidden/>
          </w:rPr>
          <w:fldChar w:fldCharType="separate"/>
        </w:r>
        <w:r>
          <w:rPr>
            <w:noProof/>
            <w:webHidden/>
          </w:rPr>
          <w:t>74</w:t>
        </w:r>
        <w:r>
          <w:rPr>
            <w:noProof/>
            <w:webHidden/>
          </w:rPr>
          <w:fldChar w:fldCharType="end"/>
        </w:r>
      </w:hyperlink>
    </w:p>
    <w:p w14:paraId="3F6A93C1" w14:textId="5E556656"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12" w:history="1">
        <w:r w:rsidRPr="004B2EB4">
          <w:rPr>
            <w:rStyle w:val="Hyperlink"/>
            <w:noProof/>
          </w:rPr>
          <w:t>Table 21 Reproduction of Colvin et al. Table 5.1, cost estimates of various launch infrastructure elements</w:t>
        </w:r>
        <w:r>
          <w:rPr>
            <w:noProof/>
            <w:webHidden/>
          </w:rPr>
          <w:tab/>
        </w:r>
        <w:r>
          <w:rPr>
            <w:noProof/>
            <w:webHidden/>
          </w:rPr>
          <w:fldChar w:fldCharType="begin"/>
        </w:r>
        <w:r>
          <w:rPr>
            <w:noProof/>
            <w:webHidden/>
          </w:rPr>
          <w:instrText xml:space="preserve"> PAGEREF _Toc239018412 \h </w:instrText>
        </w:r>
        <w:r>
          <w:rPr>
            <w:noProof/>
            <w:webHidden/>
          </w:rPr>
        </w:r>
        <w:r>
          <w:rPr>
            <w:noProof/>
            <w:webHidden/>
          </w:rPr>
          <w:fldChar w:fldCharType="separate"/>
        </w:r>
        <w:r>
          <w:rPr>
            <w:noProof/>
            <w:webHidden/>
          </w:rPr>
          <w:t>77</w:t>
        </w:r>
        <w:r>
          <w:rPr>
            <w:noProof/>
            <w:webHidden/>
          </w:rPr>
          <w:fldChar w:fldCharType="end"/>
        </w:r>
      </w:hyperlink>
    </w:p>
    <w:p w14:paraId="76B33378" w14:textId="0036CF40"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13" w:history="1">
        <w:r w:rsidRPr="004B2EB4">
          <w:rPr>
            <w:rStyle w:val="Hyperlink"/>
            <w:noProof/>
          </w:rPr>
          <w:t xml:space="preserve">Table 22 </w:t>
        </w:r>
        <w:r w:rsidRPr="004B2EB4">
          <w:rPr>
            <w:rStyle w:val="Hyperlink"/>
            <w:rFonts w:eastAsia="Aptos"/>
            <w:noProof/>
          </w:rPr>
          <w:t>U.S. Launch Infrastructure Benchmarks</w:t>
        </w:r>
        <w:r>
          <w:rPr>
            <w:noProof/>
            <w:webHidden/>
          </w:rPr>
          <w:tab/>
        </w:r>
        <w:r>
          <w:rPr>
            <w:noProof/>
            <w:webHidden/>
          </w:rPr>
          <w:fldChar w:fldCharType="begin"/>
        </w:r>
        <w:r>
          <w:rPr>
            <w:noProof/>
            <w:webHidden/>
          </w:rPr>
          <w:instrText xml:space="preserve"> PAGEREF _Toc239018413 \h </w:instrText>
        </w:r>
        <w:r>
          <w:rPr>
            <w:noProof/>
            <w:webHidden/>
          </w:rPr>
        </w:r>
        <w:r>
          <w:rPr>
            <w:noProof/>
            <w:webHidden/>
          </w:rPr>
          <w:fldChar w:fldCharType="separate"/>
        </w:r>
        <w:r>
          <w:rPr>
            <w:noProof/>
            <w:webHidden/>
          </w:rPr>
          <w:t>79</w:t>
        </w:r>
        <w:r>
          <w:rPr>
            <w:noProof/>
            <w:webHidden/>
          </w:rPr>
          <w:fldChar w:fldCharType="end"/>
        </w:r>
      </w:hyperlink>
    </w:p>
    <w:p w14:paraId="53CA730F" w14:textId="517E383F"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14" w:history="1">
        <w:r w:rsidRPr="004B2EB4">
          <w:rPr>
            <w:rStyle w:val="Hyperlink"/>
            <w:noProof/>
          </w:rPr>
          <w:t xml:space="preserve">Table 23 </w:t>
        </w:r>
        <w:r w:rsidRPr="004B2EB4">
          <w:rPr>
            <w:rStyle w:val="Hyperlink"/>
            <w:rFonts w:eastAsia="Aptos"/>
            <w:noProof/>
          </w:rPr>
          <w:t>New Zealand Launch Infrastructure Benchmarks</w:t>
        </w:r>
        <w:r>
          <w:rPr>
            <w:noProof/>
            <w:webHidden/>
          </w:rPr>
          <w:tab/>
        </w:r>
        <w:r>
          <w:rPr>
            <w:noProof/>
            <w:webHidden/>
          </w:rPr>
          <w:fldChar w:fldCharType="begin"/>
        </w:r>
        <w:r>
          <w:rPr>
            <w:noProof/>
            <w:webHidden/>
          </w:rPr>
          <w:instrText xml:space="preserve"> PAGEREF _Toc239018414 \h </w:instrText>
        </w:r>
        <w:r>
          <w:rPr>
            <w:noProof/>
            <w:webHidden/>
          </w:rPr>
        </w:r>
        <w:r>
          <w:rPr>
            <w:noProof/>
            <w:webHidden/>
          </w:rPr>
          <w:fldChar w:fldCharType="separate"/>
        </w:r>
        <w:r>
          <w:rPr>
            <w:noProof/>
            <w:webHidden/>
          </w:rPr>
          <w:t>81</w:t>
        </w:r>
        <w:r>
          <w:rPr>
            <w:noProof/>
            <w:webHidden/>
          </w:rPr>
          <w:fldChar w:fldCharType="end"/>
        </w:r>
      </w:hyperlink>
    </w:p>
    <w:p w14:paraId="18ACF904" w14:textId="3653385D"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15" w:history="1">
        <w:r w:rsidRPr="004B2EB4">
          <w:rPr>
            <w:rStyle w:val="Hyperlink"/>
            <w:noProof/>
          </w:rPr>
          <w:t xml:space="preserve">Table 24 </w:t>
        </w:r>
        <w:r w:rsidRPr="004B2EB4">
          <w:rPr>
            <w:rStyle w:val="Hyperlink"/>
            <w:rFonts w:eastAsia="Aptos"/>
            <w:noProof/>
          </w:rPr>
          <w:t>Current Japanese Orbital Launch Vehicles</w:t>
        </w:r>
        <w:r>
          <w:rPr>
            <w:noProof/>
            <w:webHidden/>
          </w:rPr>
          <w:tab/>
        </w:r>
        <w:r>
          <w:rPr>
            <w:noProof/>
            <w:webHidden/>
          </w:rPr>
          <w:fldChar w:fldCharType="begin"/>
        </w:r>
        <w:r>
          <w:rPr>
            <w:noProof/>
            <w:webHidden/>
          </w:rPr>
          <w:instrText xml:space="preserve"> PAGEREF _Toc239018415 \h </w:instrText>
        </w:r>
        <w:r>
          <w:rPr>
            <w:noProof/>
            <w:webHidden/>
          </w:rPr>
        </w:r>
        <w:r>
          <w:rPr>
            <w:noProof/>
            <w:webHidden/>
          </w:rPr>
          <w:fldChar w:fldCharType="separate"/>
        </w:r>
        <w:r>
          <w:rPr>
            <w:noProof/>
            <w:webHidden/>
          </w:rPr>
          <w:t>82</w:t>
        </w:r>
        <w:r>
          <w:rPr>
            <w:noProof/>
            <w:webHidden/>
          </w:rPr>
          <w:fldChar w:fldCharType="end"/>
        </w:r>
      </w:hyperlink>
    </w:p>
    <w:p w14:paraId="3ED9DDE1" w14:textId="496576D6"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16" w:history="1">
        <w:r w:rsidRPr="004B2EB4">
          <w:rPr>
            <w:rStyle w:val="Hyperlink"/>
            <w:noProof/>
          </w:rPr>
          <w:t xml:space="preserve">Table 25 </w:t>
        </w:r>
        <w:r w:rsidRPr="004B2EB4">
          <w:rPr>
            <w:rStyle w:val="Hyperlink"/>
            <w:rFonts w:eastAsia="Aptos"/>
            <w:noProof/>
          </w:rPr>
          <w:t>Japanese Launch Infrastructure Benchmarks</w:t>
        </w:r>
        <w:r>
          <w:rPr>
            <w:noProof/>
            <w:webHidden/>
          </w:rPr>
          <w:tab/>
        </w:r>
        <w:r>
          <w:rPr>
            <w:noProof/>
            <w:webHidden/>
          </w:rPr>
          <w:fldChar w:fldCharType="begin"/>
        </w:r>
        <w:r>
          <w:rPr>
            <w:noProof/>
            <w:webHidden/>
          </w:rPr>
          <w:instrText xml:space="preserve"> PAGEREF _Toc239018416 \h </w:instrText>
        </w:r>
        <w:r>
          <w:rPr>
            <w:noProof/>
            <w:webHidden/>
          </w:rPr>
        </w:r>
        <w:r>
          <w:rPr>
            <w:noProof/>
            <w:webHidden/>
          </w:rPr>
          <w:fldChar w:fldCharType="separate"/>
        </w:r>
        <w:r>
          <w:rPr>
            <w:noProof/>
            <w:webHidden/>
          </w:rPr>
          <w:t>85</w:t>
        </w:r>
        <w:r>
          <w:rPr>
            <w:noProof/>
            <w:webHidden/>
          </w:rPr>
          <w:fldChar w:fldCharType="end"/>
        </w:r>
      </w:hyperlink>
    </w:p>
    <w:p w14:paraId="4721C8E5" w14:textId="39715B8B"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17" w:history="1">
        <w:r w:rsidRPr="004B2EB4">
          <w:rPr>
            <w:rStyle w:val="Hyperlink"/>
            <w:noProof/>
          </w:rPr>
          <w:t xml:space="preserve">Table 26 </w:t>
        </w:r>
        <w:r w:rsidRPr="004B2EB4">
          <w:rPr>
            <w:rStyle w:val="Hyperlink"/>
            <w:rFonts w:eastAsia="Aptos"/>
            <w:noProof/>
          </w:rPr>
          <w:t>Current Indian Orbital Launch Vehicles</w:t>
        </w:r>
        <w:r>
          <w:rPr>
            <w:noProof/>
            <w:webHidden/>
          </w:rPr>
          <w:tab/>
        </w:r>
        <w:r>
          <w:rPr>
            <w:noProof/>
            <w:webHidden/>
          </w:rPr>
          <w:fldChar w:fldCharType="begin"/>
        </w:r>
        <w:r>
          <w:rPr>
            <w:noProof/>
            <w:webHidden/>
          </w:rPr>
          <w:instrText xml:space="preserve"> PAGEREF _Toc239018417 \h </w:instrText>
        </w:r>
        <w:r>
          <w:rPr>
            <w:noProof/>
            <w:webHidden/>
          </w:rPr>
        </w:r>
        <w:r>
          <w:rPr>
            <w:noProof/>
            <w:webHidden/>
          </w:rPr>
          <w:fldChar w:fldCharType="separate"/>
        </w:r>
        <w:r>
          <w:rPr>
            <w:noProof/>
            <w:webHidden/>
          </w:rPr>
          <w:t>86</w:t>
        </w:r>
        <w:r>
          <w:rPr>
            <w:noProof/>
            <w:webHidden/>
          </w:rPr>
          <w:fldChar w:fldCharType="end"/>
        </w:r>
      </w:hyperlink>
    </w:p>
    <w:p w14:paraId="7624CFF5" w14:textId="21658B70"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18" w:history="1">
        <w:r w:rsidRPr="004B2EB4">
          <w:rPr>
            <w:rStyle w:val="Hyperlink"/>
            <w:rFonts w:cstheme="minorHAnsi"/>
            <w:noProof/>
          </w:rPr>
          <w:t xml:space="preserve">Table 27 </w:t>
        </w:r>
        <w:r w:rsidRPr="004B2EB4">
          <w:rPr>
            <w:rStyle w:val="Hyperlink"/>
            <w:rFonts w:eastAsia="Aptos" w:cstheme="minorHAnsi"/>
            <w:noProof/>
          </w:rPr>
          <w:t>Indian Launch Infrastructure Benchmarks</w:t>
        </w:r>
        <w:r>
          <w:rPr>
            <w:noProof/>
            <w:webHidden/>
          </w:rPr>
          <w:tab/>
        </w:r>
        <w:r>
          <w:rPr>
            <w:noProof/>
            <w:webHidden/>
          </w:rPr>
          <w:fldChar w:fldCharType="begin"/>
        </w:r>
        <w:r>
          <w:rPr>
            <w:noProof/>
            <w:webHidden/>
          </w:rPr>
          <w:instrText xml:space="preserve"> PAGEREF _Toc239018418 \h </w:instrText>
        </w:r>
        <w:r>
          <w:rPr>
            <w:noProof/>
            <w:webHidden/>
          </w:rPr>
        </w:r>
        <w:r>
          <w:rPr>
            <w:noProof/>
            <w:webHidden/>
          </w:rPr>
          <w:fldChar w:fldCharType="separate"/>
        </w:r>
        <w:r>
          <w:rPr>
            <w:noProof/>
            <w:webHidden/>
          </w:rPr>
          <w:t>88</w:t>
        </w:r>
        <w:r>
          <w:rPr>
            <w:noProof/>
            <w:webHidden/>
          </w:rPr>
          <w:fldChar w:fldCharType="end"/>
        </w:r>
      </w:hyperlink>
    </w:p>
    <w:p w14:paraId="7D4AD0E1" w14:textId="3F24D6E8"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19" w:history="1">
        <w:r w:rsidRPr="004B2EB4">
          <w:rPr>
            <w:rStyle w:val="Hyperlink"/>
            <w:noProof/>
          </w:rPr>
          <w:t>Table 28 EU and ESA launch providers vs launch site</w:t>
        </w:r>
        <w:r>
          <w:rPr>
            <w:noProof/>
            <w:webHidden/>
          </w:rPr>
          <w:tab/>
        </w:r>
        <w:r>
          <w:rPr>
            <w:noProof/>
            <w:webHidden/>
          </w:rPr>
          <w:fldChar w:fldCharType="begin"/>
        </w:r>
        <w:r>
          <w:rPr>
            <w:noProof/>
            <w:webHidden/>
          </w:rPr>
          <w:instrText xml:space="preserve"> PAGEREF _Toc239018419 \h </w:instrText>
        </w:r>
        <w:r>
          <w:rPr>
            <w:noProof/>
            <w:webHidden/>
          </w:rPr>
        </w:r>
        <w:r>
          <w:rPr>
            <w:noProof/>
            <w:webHidden/>
          </w:rPr>
          <w:fldChar w:fldCharType="separate"/>
        </w:r>
        <w:r>
          <w:rPr>
            <w:noProof/>
            <w:webHidden/>
          </w:rPr>
          <w:t>95</w:t>
        </w:r>
        <w:r>
          <w:rPr>
            <w:noProof/>
            <w:webHidden/>
          </w:rPr>
          <w:fldChar w:fldCharType="end"/>
        </w:r>
      </w:hyperlink>
    </w:p>
    <w:p w14:paraId="3A3C30B7" w14:textId="7C6B668D"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20" w:history="1">
        <w:r w:rsidRPr="004B2EB4">
          <w:rPr>
            <w:rStyle w:val="Hyperlink"/>
            <w:noProof/>
          </w:rPr>
          <w:t>Table 29 Forecast number of orbital launches from EU and ESA launch facilities per year</w:t>
        </w:r>
        <w:r>
          <w:rPr>
            <w:noProof/>
            <w:webHidden/>
          </w:rPr>
          <w:tab/>
        </w:r>
        <w:r>
          <w:rPr>
            <w:noProof/>
            <w:webHidden/>
          </w:rPr>
          <w:fldChar w:fldCharType="begin"/>
        </w:r>
        <w:r>
          <w:rPr>
            <w:noProof/>
            <w:webHidden/>
          </w:rPr>
          <w:instrText xml:space="preserve"> PAGEREF _Toc239018420 \h </w:instrText>
        </w:r>
        <w:r>
          <w:rPr>
            <w:noProof/>
            <w:webHidden/>
          </w:rPr>
        </w:r>
        <w:r>
          <w:rPr>
            <w:noProof/>
            <w:webHidden/>
          </w:rPr>
          <w:fldChar w:fldCharType="separate"/>
        </w:r>
        <w:r>
          <w:rPr>
            <w:noProof/>
            <w:webHidden/>
          </w:rPr>
          <w:t>96</w:t>
        </w:r>
        <w:r>
          <w:rPr>
            <w:noProof/>
            <w:webHidden/>
          </w:rPr>
          <w:fldChar w:fldCharType="end"/>
        </w:r>
      </w:hyperlink>
    </w:p>
    <w:p w14:paraId="3225A264" w14:textId="1C049189"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21" w:history="1">
        <w:r w:rsidRPr="004B2EB4">
          <w:rPr>
            <w:rStyle w:val="Hyperlink"/>
            <w:noProof/>
          </w:rPr>
          <w:t>Table 30 Summary table – SWOT per infrastructure type for access to space</w:t>
        </w:r>
        <w:r>
          <w:rPr>
            <w:noProof/>
            <w:webHidden/>
          </w:rPr>
          <w:tab/>
        </w:r>
        <w:r>
          <w:rPr>
            <w:noProof/>
            <w:webHidden/>
          </w:rPr>
          <w:fldChar w:fldCharType="begin"/>
        </w:r>
        <w:r>
          <w:rPr>
            <w:noProof/>
            <w:webHidden/>
          </w:rPr>
          <w:instrText xml:space="preserve"> PAGEREF _Toc239018421 \h </w:instrText>
        </w:r>
        <w:r>
          <w:rPr>
            <w:noProof/>
            <w:webHidden/>
          </w:rPr>
        </w:r>
        <w:r>
          <w:rPr>
            <w:noProof/>
            <w:webHidden/>
          </w:rPr>
          <w:fldChar w:fldCharType="separate"/>
        </w:r>
        <w:r>
          <w:rPr>
            <w:noProof/>
            <w:webHidden/>
          </w:rPr>
          <w:t>126</w:t>
        </w:r>
        <w:r>
          <w:rPr>
            <w:noProof/>
            <w:webHidden/>
          </w:rPr>
          <w:fldChar w:fldCharType="end"/>
        </w:r>
      </w:hyperlink>
    </w:p>
    <w:p w14:paraId="68D39BDC" w14:textId="725CACC1"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22" w:history="1">
        <w:r w:rsidRPr="004B2EB4">
          <w:rPr>
            <w:rStyle w:val="Hyperlink"/>
            <w:noProof/>
          </w:rPr>
          <w:t>Table 31 Scenario doctrines at a glance</w:t>
        </w:r>
        <w:r>
          <w:rPr>
            <w:noProof/>
            <w:webHidden/>
          </w:rPr>
          <w:tab/>
        </w:r>
        <w:r>
          <w:rPr>
            <w:noProof/>
            <w:webHidden/>
          </w:rPr>
          <w:fldChar w:fldCharType="begin"/>
        </w:r>
        <w:r>
          <w:rPr>
            <w:noProof/>
            <w:webHidden/>
          </w:rPr>
          <w:instrText xml:space="preserve"> PAGEREF _Toc239018422 \h </w:instrText>
        </w:r>
        <w:r>
          <w:rPr>
            <w:noProof/>
            <w:webHidden/>
          </w:rPr>
        </w:r>
        <w:r>
          <w:rPr>
            <w:noProof/>
            <w:webHidden/>
          </w:rPr>
          <w:fldChar w:fldCharType="separate"/>
        </w:r>
        <w:r>
          <w:rPr>
            <w:noProof/>
            <w:webHidden/>
          </w:rPr>
          <w:t>129</w:t>
        </w:r>
        <w:r>
          <w:rPr>
            <w:noProof/>
            <w:webHidden/>
          </w:rPr>
          <w:fldChar w:fldCharType="end"/>
        </w:r>
      </w:hyperlink>
    </w:p>
    <w:p w14:paraId="190F3658" w14:textId="3B0C8954"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23" w:history="1">
        <w:r w:rsidRPr="004B2EB4">
          <w:rPr>
            <w:rStyle w:val="Hyperlink"/>
            <w:noProof/>
          </w:rPr>
          <w:t>Table 32 Scenario 1: status of key bottlenecks and gaps</w:t>
        </w:r>
        <w:r>
          <w:rPr>
            <w:noProof/>
            <w:webHidden/>
          </w:rPr>
          <w:tab/>
        </w:r>
        <w:r>
          <w:rPr>
            <w:noProof/>
            <w:webHidden/>
          </w:rPr>
          <w:fldChar w:fldCharType="begin"/>
        </w:r>
        <w:r>
          <w:rPr>
            <w:noProof/>
            <w:webHidden/>
          </w:rPr>
          <w:instrText xml:space="preserve"> PAGEREF _Toc239018423 \h </w:instrText>
        </w:r>
        <w:r>
          <w:rPr>
            <w:noProof/>
            <w:webHidden/>
          </w:rPr>
        </w:r>
        <w:r>
          <w:rPr>
            <w:noProof/>
            <w:webHidden/>
          </w:rPr>
          <w:fldChar w:fldCharType="separate"/>
        </w:r>
        <w:r>
          <w:rPr>
            <w:noProof/>
            <w:webHidden/>
          </w:rPr>
          <w:t>131</w:t>
        </w:r>
        <w:r>
          <w:rPr>
            <w:noProof/>
            <w:webHidden/>
          </w:rPr>
          <w:fldChar w:fldCharType="end"/>
        </w:r>
      </w:hyperlink>
    </w:p>
    <w:p w14:paraId="77A48543" w14:textId="107E8404"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24" w:history="1">
        <w:r w:rsidRPr="004B2EB4">
          <w:rPr>
            <w:rStyle w:val="Hyperlink"/>
            <w:noProof/>
          </w:rPr>
          <w:t>Table 33 Embedded SWOT — Scenario 1</w:t>
        </w:r>
        <w:r>
          <w:rPr>
            <w:noProof/>
            <w:webHidden/>
          </w:rPr>
          <w:tab/>
        </w:r>
        <w:r>
          <w:rPr>
            <w:noProof/>
            <w:webHidden/>
          </w:rPr>
          <w:fldChar w:fldCharType="begin"/>
        </w:r>
        <w:r>
          <w:rPr>
            <w:noProof/>
            <w:webHidden/>
          </w:rPr>
          <w:instrText xml:space="preserve"> PAGEREF _Toc239018424 \h </w:instrText>
        </w:r>
        <w:r>
          <w:rPr>
            <w:noProof/>
            <w:webHidden/>
          </w:rPr>
        </w:r>
        <w:r>
          <w:rPr>
            <w:noProof/>
            <w:webHidden/>
          </w:rPr>
          <w:fldChar w:fldCharType="separate"/>
        </w:r>
        <w:r>
          <w:rPr>
            <w:noProof/>
            <w:webHidden/>
          </w:rPr>
          <w:t>131</w:t>
        </w:r>
        <w:r>
          <w:rPr>
            <w:noProof/>
            <w:webHidden/>
          </w:rPr>
          <w:fldChar w:fldCharType="end"/>
        </w:r>
      </w:hyperlink>
    </w:p>
    <w:p w14:paraId="7D995D7D" w14:textId="40A92A07"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25" w:history="1">
        <w:r w:rsidRPr="004B2EB4">
          <w:rPr>
            <w:rStyle w:val="Hyperlink"/>
            <w:noProof/>
          </w:rPr>
          <w:t>Table 34 Scenario 2: status of key bottlenecks and gaps</w:t>
        </w:r>
        <w:r>
          <w:rPr>
            <w:noProof/>
            <w:webHidden/>
          </w:rPr>
          <w:tab/>
        </w:r>
        <w:r>
          <w:rPr>
            <w:noProof/>
            <w:webHidden/>
          </w:rPr>
          <w:fldChar w:fldCharType="begin"/>
        </w:r>
        <w:r>
          <w:rPr>
            <w:noProof/>
            <w:webHidden/>
          </w:rPr>
          <w:instrText xml:space="preserve"> PAGEREF _Toc239018425 \h </w:instrText>
        </w:r>
        <w:r>
          <w:rPr>
            <w:noProof/>
            <w:webHidden/>
          </w:rPr>
        </w:r>
        <w:r>
          <w:rPr>
            <w:noProof/>
            <w:webHidden/>
          </w:rPr>
          <w:fldChar w:fldCharType="separate"/>
        </w:r>
        <w:r>
          <w:rPr>
            <w:noProof/>
            <w:webHidden/>
          </w:rPr>
          <w:t>133</w:t>
        </w:r>
        <w:r>
          <w:rPr>
            <w:noProof/>
            <w:webHidden/>
          </w:rPr>
          <w:fldChar w:fldCharType="end"/>
        </w:r>
      </w:hyperlink>
    </w:p>
    <w:p w14:paraId="7FA471E0" w14:textId="7DD54CA2"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26" w:history="1">
        <w:r w:rsidRPr="004B2EB4">
          <w:rPr>
            <w:rStyle w:val="Hyperlink"/>
            <w:noProof/>
          </w:rPr>
          <w:t>Table 35 Embedded SWOT — Scenario 2</w:t>
        </w:r>
        <w:r>
          <w:rPr>
            <w:noProof/>
            <w:webHidden/>
          </w:rPr>
          <w:tab/>
        </w:r>
        <w:r>
          <w:rPr>
            <w:noProof/>
            <w:webHidden/>
          </w:rPr>
          <w:fldChar w:fldCharType="begin"/>
        </w:r>
        <w:r>
          <w:rPr>
            <w:noProof/>
            <w:webHidden/>
          </w:rPr>
          <w:instrText xml:space="preserve"> PAGEREF _Toc239018426 \h </w:instrText>
        </w:r>
        <w:r>
          <w:rPr>
            <w:noProof/>
            <w:webHidden/>
          </w:rPr>
        </w:r>
        <w:r>
          <w:rPr>
            <w:noProof/>
            <w:webHidden/>
          </w:rPr>
          <w:fldChar w:fldCharType="separate"/>
        </w:r>
        <w:r>
          <w:rPr>
            <w:noProof/>
            <w:webHidden/>
          </w:rPr>
          <w:t>133</w:t>
        </w:r>
        <w:r>
          <w:rPr>
            <w:noProof/>
            <w:webHidden/>
          </w:rPr>
          <w:fldChar w:fldCharType="end"/>
        </w:r>
      </w:hyperlink>
    </w:p>
    <w:p w14:paraId="62B1AD1D" w14:textId="78767050"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27" w:history="1">
        <w:r w:rsidRPr="004B2EB4">
          <w:rPr>
            <w:rStyle w:val="Hyperlink"/>
            <w:noProof/>
          </w:rPr>
          <w:t>Table 36 Scenario 3: status of key bottlenecks and gaps</w:t>
        </w:r>
        <w:r>
          <w:rPr>
            <w:noProof/>
            <w:webHidden/>
          </w:rPr>
          <w:tab/>
        </w:r>
        <w:r>
          <w:rPr>
            <w:noProof/>
            <w:webHidden/>
          </w:rPr>
          <w:fldChar w:fldCharType="begin"/>
        </w:r>
        <w:r>
          <w:rPr>
            <w:noProof/>
            <w:webHidden/>
          </w:rPr>
          <w:instrText xml:space="preserve"> PAGEREF _Toc239018427 \h </w:instrText>
        </w:r>
        <w:r>
          <w:rPr>
            <w:noProof/>
            <w:webHidden/>
          </w:rPr>
        </w:r>
        <w:r>
          <w:rPr>
            <w:noProof/>
            <w:webHidden/>
          </w:rPr>
          <w:fldChar w:fldCharType="separate"/>
        </w:r>
        <w:r>
          <w:rPr>
            <w:noProof/>
            <w:webHidden/>
          </w:rPr>
          <w:t>135</w:t>
        </w:r>
        <w:r>
          <w:rPr>
            <w:noProof/>
            <w:webHidden/>
          </w:rPr>
          <w:fldChar w:fldCharType="end"/>
        </w:r>
      </w:hyperlink>
    </w:p>
    <w:p w14:paraId="554B0C6C" w14:textId="3F91CE00"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28" w:history="1">
        <w:r w:rsidRPr="004B2EB4">
          <w:rPr>
            <w:rStyle w:val="Hyperlink"/>
            <w:noProof/>
          </w:rPr>
          <w:t>Table 37 Embedded SWOT — Scenario 3</w:t>
        </w:r>
        <w:r>
          <w:rPr>
            <w:noProof/>
            <w:webHidden/>
          </w:rPr>
          <w:tab/>
        </w:r>
        <w:r>
          <w:rPr>
            <w:noProof/>
            <w:webHidden/>
          </w:rPr>
          <w:fldChar w:fldCharType="begin"/>
        </w:r>
        <w:r>
          <w:rPr>
            <w:noProof/>
            <w:webHidden/>
          </w:rPr>
          <w:instrText xml:space="preserve"> PAGEREF _Toc239018428 \h </w:instrText>
        </w:r>
        <w:r>
          <w:rPr>
            <w:noProof/>
            <w:webHidden/>
          </w:rPr>
        </w:r>
        <w:r>
          <w:rPr>
            <w:noProof/>
            <w:webHidden/>
          </w:rPr>
          <w:fldChar w:fldCharType="separate"/>
        </w:r>
        <w:r>
          <w:rPr>
            <w:noProof/>
            <w:webHidden/>
          </w:rPr>
          <w:t>135</w:t>
        </w:r>
        <w:r>
          <w:rPr>
            <w:noProof/>
            <w:webHidden/>
          </w:rPr>
          <w:fldChar w:fldCharType="end"/>
        </w:r>
      </w:hyperlink>
    </w:p>
    <w:p w14:paraId="3B2871BD" w14:textId="179E9CC8"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29" w:history="1">
        <w:r w:rsidRPr="004B2EB4">
          <w:rPr>
            <w:rStyle w:val="Hyperlink"/>
            <w:noProof/>
          </w:rPr>
          <w:t>Table 38 Scenario 4: status of key bottlenecks and gaps</w:t>
        </w:r>
        <w:r>
          <w:rPr>
            <w:noProof/>
            <w:webHidden/>
          </w:rPr>
          <w:tab/>
        </w:r>
        <w:r>
          <w:rPr>
            <w:noProof/>
            <w:webHidden/>
          </w:rPr>
          <w:fldChar w:fldCharType="begin"/>
        </w:r>
        <w:r>
          <w:rPr>
            <w:noProof/>
            <w:webHidden/>
          </w:rPr>
          <w:instrText xml:space="preserve"> PAGEREF _Toc239018429 \h </w:instrText>
        </w:r>
        <w:r>
          <w:rPr>
            <w:noProof/>
            <w:webHidden/>
          </w:rPr>
        </w:r>
        <w:r>
          <w:rPr>
            <w:noProof/>
            <w:webHidden/>
          </w:rPr>
          <w:fldChar w:fldCharType="separate"/>
        </w:r>
        <w:r>
          <w:rPr>
            <w:noProof/>
            <w:webHidden/>
          </w:rPr>
          <w:t>137</w:t>
        </w:r>
        <w:r>
          <w:rPr>
            <w:noProof/>
            <w:webHidden/>
          </w:rPr>
          <w:fldChar w:fldCharType="end"/>
        </w:r>
      </w:hyperlink>
    </w:p>
    <w:p w14:paraId="19A025B9" w14:textId="57BDA2CC"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30" w:history="1">
        <w:r w:rsidRPr="004B2EB4">
          <w:rPr>
            <w:rStyle w:val="Hyperlink"/>
            <w:noProof/>
          </w:rPr>
          <w:t>Table 39 Embedded SWOT — Scenario 4</w:t>
        </w:r>
        <w:r>
          <w:rPr>
            <w:noProof/>
            <w:webHidden/>
          </w:rPr>
          <w:tab/>
        </w:r>
        <w:r>
          <w:rPr>
            <w:noProof/>
            <w:webHidden/>
          </w:rPr>
          <w:fldChar w:fldCharType="begin"/>
        </w:r>
        <w:r>
          <w:rPr>
            <w:noProof/>
            <w:webHidden/>
          </w:rPr>
          <w:instrText xml:space="preserve"> PAGEREF _Toc239018430 \h </w:instrText>
        </w:r>
        <w:r>
          <w:rPr>
            <w:noProof/>
            <w:webHidden/>
          </w:rPr>
        </w:r>
        <w:r>
          <w:rPr>
            <w:noProof/>
            <w:webHidden/>
          </w:rPr>
          <w:fldChar w:fldCharType="separate"/>
        </w:r>
        <w:r>
          <w:rPr>
            <w:noProof/>
            <w:webHidden/>
          </w:rPr>
          <w:t>137</w:t>
        </w:r>
        <w:r>
          <w:rPr>
            <w:noProof/>
            <w:webHidden/>
          </w:rPr>
          <w:fldChar w:fldCharType="end"/>
        </w:r>
      </w:hyperlink>
    </w:p>
    <w:p w14:paraId="2FD3D751" w14:textId="31FAA30C"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31" w:history="1">
        <w:r w:rsidRPr="004B2EB4">
          <w:rPr>
            <w:rStyle w:val="Hyperlink"/>
            <w:noProof/>
          </w:rPr>
          <w:t>Table 40 Scenario 5: status of key bottlenecks and gaps</w:t>
        </w:r>
        <w:r>
          <w:rPr>
            <w:noProof/>
            <w:webHidden/>
          </w:rPr>
          <w:tab/>
        </w:r>
        <w:r>
          <w:rPr>
            <w:noProof/>
            <w:webHidden/>
          </w:rPr>
          <w:fldChar w:fldCharType="begin"/>
        </w:r>
        <w:r>
          <w:rPr>
            <w:noProof/>
            <w:webHidden/>
          </w:rPr>
          <w:instrText xml:space="preserve"> PAGEREF _Toc239018431 \h </w:instrText>
        </w:r>
        <w:r>
          <w:rPr>
            <w:noProof/>
            <w:webHidden/>
          </w:rPr>
        </w:r>
        <w:r>
          <w:rPr>
            <w:noProof/>
            <w:webHidden/>
          </w:rPr>
          <w:fldChar w:fldCharType="separate"/>
        </w:r>
        <w:r>
          <w:rPr>
            <w:noProof/>
            <w:webHidden/>
          </w:rPr>
          <w:t>139</w:t>
        </w:r>
        <w:r>
          <w:rPr>
            <w:noProof/>
            <w:webHidden/>
          </w:rPr>
          <w:fldChar w:fldCharType="end"/>
        </w:r>
      </w:hyperlink>
    </w:p>
    <w:p w14:paraId="6CF7FF3D" w14:textId="0239F30C"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32" w:history="1">
        <w:r w:rsidRPr="004B2EB4">
          <w:rPr>
            <w:rStyle w:val="Hyperlink"/>
            <w:noProof/>
          </w:rPr>
          <w:t>Table 41 Embedded SWOT — Scenario 5</w:t>
        </w:r>
        <w:r>
          <w:rPr>
            <w:noProof/>
            <w:webHidden/>
          </w:rPr>
          <w:tab/>
        </w:r>
        <w:r>
          <w:rPr>
            <w:noProof/>
            <w:webHidden/>
          </w:rPr>
          <w:fldChar w:fldCharType="begin"/>
        </w:r>
        <w:r>
          <w:rPr>
            <w:noProof/>
            <w:webHidden/>
          </w:rPr>
          <w:instrText xml:space="preserve"> PAGEREF _Toc239018432 \h </w:instrText>
        </w:r>
        <w:r>
          <w:rPr>
            <w:noProof/>
            <w:webHidden/>
          </w:rPr>
        </w:r>
        <w:r>
          <w:rPr>
            <w:noProof/>
            <w:webHidden/>
          </w:rPr>
          <w:fldChar w:fldCharType="separate"/>
        </w:r>
        <w:r>
          <w:rPr>
            <w:noProof/>
            <w:webHidden/>
          </w:rPr>
          <w:t>139</w:t>
        </w:r>
        <w:r>
          <w:rPr>
            <w:noProof/>
            <w:webHidden/>
          </w:rPr>
          <w:fldChar w:fldCharType="end"/>
        </w:r>
      </w:hyperlink>
    </w:p>
    <w:p w14:paraId="0107A593" w14:textId="6A90D8A8"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33" w:history="1">
        <w:r w:rsidRPr="004B2EB4">
          <w:rPr>
            <w:rStyle w:val="Hyperlink"/>
            <w:noProof/>
          </w:rPr>
          <w:t>Table 42 Where each Level-1 facility ends up across the scenarios</w:t>
        </w:r>
        <w:r>
          <w:rPr>
            <w:noProof/>
            <w:webHidden/>
          </w:rPr>
          <w:tab/>
        </w:r>
        <w:r>
          <w:rPr>
            <w:noProof/>
            <w:webHidden/>
          </w:rPr>
          <w:fldChar w:fldCharType="begin"/>
        </w:r>
        <w:r>
          <w:rPr>
            <w:noProof/>
            <w:webHidden/>
          </w:rPr>
          <w:instrText xml:space="preserve"> PAGEREF _Toc239018433 \h </w:instrText>
        </w:r>
        <w:r>
          <w:rPr>
            <w:noProof/>
            <w:webHidden/>
          </w:rPr>
        </w:r>
        <w:r>
          <w:rPr>
            <w:noProof/>
            <w:webHidden/>
          </w:rPr>
          <w:fldChar w:fldCharType="separate"/>
        </w:r>
        <w:r>
          <w:rPr>
            <w:noProof/>
            <w:webHidden/>
          </w:rPr>
          <w:t>140</w:t>
        </w:r>
        <w:r>
          <w:rPr>
            <w:noProof/>
            <w:webHidden/>
          </w:rPr>
          <w:fldChar w:fldCharType="end"/>
        </w:r>
      </w:hyperlink>
    </w:p>
    <w:p w14:paraId="1D67A6C9" w14:textId="638BDEB5"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34" w:history="1">
        <w:r w:rsidRPr="004B2EB4">
          <w:rPr>
            <w:rStyle w:val="Hyperlink"/>
            <w:noProof/>
          </w:rPr>
          <w:t>Table 43 Bottleneck resolution across scenarios</w:t>
        </w:r>
        <w:r>
          <w:rPr>
            <w:noProof/>
            <w:webHidden/>
          </w:rPr>
          <w:tab/>
        </w:r>
        <w:r>
          <w:rPr>
            <w:noProof/>
            <w:webHidden/>
          </w:rPr>
          <w:fldChar w:fldCharType="begin"/>
        </w:r>
        <w:r>
          <w:rPr>
            <w:noProof/>
            <w:webHidden/>
          </w:rPr>
          <w:instrText xml:space="preserve"> PAGEREF _Toc239018434 \h </w:instrText>
        </w:r>
        <w:r>
          <w:rPr>
            <w:noProof/>
            <w:webHidden/>
          </w:rPr>
        </w:r>
        <w:r>
          <w:rPr>
            <w:noProof/>
            <w:webHidden/>
          </w:rPr>
          <w:fldChar w:fldCharType="separate"/>
        </w:r>
        <w:r>
          <w:rPr>
            <w:noProof/>
            <w:webHidden/>
          </w:rPr>
          <w:t>141</w:t>
        </w:r>
        <w:r>
          <w:rPr>
            <w:noProof/>
            <w:webHidden/>
          </w:rPr>
          <w:fldChar w:fldCharType="end"/>
        </w:r>
      </w:hyperlink>
    </w:p>
    <w:p w14:paraId="2C763135" w14:textId="7997CADF"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35" w:history="1">
        <w:r w:rsidRPr="004B2EB4">
          <w:rPr>
            <w:rStyle w:val="Hyperlink"/>
            <w:noProof/>
          </w:rPr>
          <w:t>Table 44 Effect of scenarios on SWOT weaknesses (all infrastructure)</w:t>
        </w:r>
        <w:r>
          <w:rPr>
            <w:noProof/>
            <w:webHidden/>
          </w:rPr>
          <w:tab/>
        </w:r>
        <w:r>
          <w:rPr>
            <w:noProof/>
            <w:webHidden/>
          </w:rPr>
          <w:fldChar w:fldCharType="begin"/>
        </w:r>
        <w:r>
          <w:rPr>
            <w:noProof/>
            <w:webHidden/>
          </w:rPr>
          <w:instrText xml:space="preserve"> PAGEREF _Toc239018435 \h </w:instrText>
        </w:r>
        <w:r>
          <w:rPr>
            <w:noProof/>
            <w:webHidden/>
          </w:rPr>
        </w:r>
        <w:r>
          <w:rPr>
            <w:noProof/>
            <w:webHidden/>
          </w:rPr>
          <w:fldChar w:fldCharType="separate"/>
        </w:r>
        <w:r>
          <w:rPr>
            <w:noProof/>
            <w:webHidden/>
          </w:rPr>
          <w:t>142</w:t>
        </w:r>
        <w:r>
          <w:rPr>
            <w:noProof/>
            <w:webHidden/>
          </w:rPr>
          <w:fldChar w:fldCharType="end"/>
        </w:r>
      </w:hyperlink>
    </w:p>
    <w:p w14:paraId="4D4A8878" w14:textId="1EB8D66B"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36" w:history="1">
        <w:r w:rsidRPr="004B2EB4">
          <w:rPr>
            <w:rStyle w:val="Hyperlink"/>
            <w:noProof/>
          </w:rPr>
          <w:t>Table 45 Effect of scenarios on SWOT threats (all infrastructure)</w:t>
        </w:r>
        <w:r>
          <w:rPr>
            <w:noProof/>
            <w:webHidden/>
          </w:rPr>
          <w:tab/>
        </w:r>
        <w:r>
          <w:rPr>
            <w:noProof/>
            <w:webHidden/>
          </w:rPr>
          <w:fldChar w:fldCharType="begin"/>
        </w:r>
        <w:r>
          <w:rPr>
            <w:noProof/>
            <w:webHidden/>
          </w:rPr>
          <w:instrText xml:space="preserve"> PAGEREF _Toc239018436 \h </w:instrText>
        </w:r>
        <w:r>
          <w:rPr>
            <w:noProof/>
            <w:webHidden/>
          </w:rPr>
        </w:r>
        <w:r>
          <w:rPr>
            <w:noProof/>
            <w:webHidden/>
          </w:rPr>
          <w:fldChar w:fldCharType="separate"/>
        </w:r>
        <w:r>
          <w:rPr>
            <w:noProof/>
            <w:webHidden/>
          </w:rPr>
          <w:t>142</w:t>
        </w:r>
        <w:r>
          <w:rPr>
            <w:noProof/>
            <w:webHidden/>
          </w:rPr>
          <w:fldChar w:fldCharType="end"/>
        </w:r>
      </w:hyperlink>
    </w:p>
    <w:p w14:paraId="3F624D5B" w14:textId="7C676243"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37" w:history="1">
        <w:r w:rsidRPr="004B2EB4">
          <w:rPr>
            <w:rStyle w:val="Hyperlink"/>
            <w:noProof/>
          </w:rPr>
          <w:t>Table 46 Strategic reading of the scenarios</w:t>
        </w:r>
        <w:r>
          <w:rPr>
            <w:noProof/>
            <w:webHidden/>
          </w:rPr>
          <w:tab/>
        </w:r>
        <w:r>
          <w:rPr>
            <w:noProof/>
            <w:webHidden/>
          </w:rPr>
          <w:fldChar w:fldCharType="begin"/>
        </w:r>
        <w:r>
          <w:rPr>
            <w:noProof/>
            <w:webHidden/>
          </w:rPr>
          <w:instrText xml:space="preserve"> PAGEREF _Toc239018437 \h </w:instrText>
        </w:r>
        <w:r>
          <w:rPr>
            <w:noProof/>
            <w:webHidden/>
          </w:rPr>
        </w:r>
        <w:r>
          <w:rPr>
            <w:noProof/>
            <w:webHidden/>
          </w:rPr>
          <w:fldChar w:fldCharType="separate"/>
        </w:r>
        <w:r>
          <w:rPr>
            <w:noProof/>
            <w:webHidden/>
          </w:rPr>
          <w:t>143</w:t>
        </w:r>
        <w:r>
          <w:rPr>
            <w:noProof/>
            <w:webHidden/>
          </w:rPr>
          <w:fldChar w:fldCharType="end"/>
        </w:r>
      </w:hyperlink>
    </w:p>
    <w:p w14:paraId="393E717A" w14:textId="7AB92EBA"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38" w:history="1">
        <w:r w:rsidRPr="004B2EB4">
          <w:rPr>
            <w:rStyle w:val="Hyperlink"/>
            <w:noProof/>
          </w:rPr>
          <w:t>Table 47 Launch Infrastructure Risks</w:t>
        </w:r>
        <w:r>
          <w:rPr>
            <w:noProof/>
            <w:webHidden/>
          </w:rPr>
          <w:tab/>
        </w:r>
        <w:r>
          <w:rPr>
            <w:noProof/>
            <w:webHidden/>
          </w:rPr>
          <w:fldChar w:fldCharType="begin"/>
        </w:r>
        <w:r>
          <w:rPr>
            <w:noProof/>
            <w:webHidden/>
          </w:rPr>
          <w:instrText xml:space="preserve"> PAGEREF _Toc239018438 \h </w:instrText>
        </w:r>
        <w:r>
          <w:rPr>
            <w:noProof/>
            <w:webHidden/>
          </w:rPr>
        </w:r>
        <w:r>
          <w:rPr>
            <w:noProof/>
            <w:webHidden/>
          </w:rPr>
          <w:fldChar w:fldCharType="separate"/>
        </w:r>
        <w:r>
          <w:rPr>
            <w:noProof/>
            <w:webHidden/>
          </w:rPr>
          <w:t>146</w:t>
        </w:r>
        <w:r>
          <w:rPr>
            <w:noProof/>
            <w:webHidden/>
          </w:rPr>
          <w:fldChar w:fldCharType="end"/>
        </w:r>
      </w:hyperlink>
    </w:p>
    <w:p w14:paraId="2B9431DC" w14:textId="6EDD3A39"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39" w:history="1">
        <w:r w:rsidRPr="004B2EB4">
          <w:rPr>
            <w:rStyle w:val="Hyperlink"/>
            <w:noProof/>
          </w:rPr>
          <w:t>Table 48 Testing and Qualifications Risks</w:t>
        </w:r>
        <w:r>
          <w:rPr>
            <w:noProof/>
            <w:webHidden/>
          </w:rPr>
          <w:tab/>
        </w:r>
        <w:r>
          <w:rPr>
            <w:noProof/>
            <w:webHidden/>
          </w:rPr>
          <w:fldChar w:fldCharType="begin"/>
        </w:r>
        <w:r>
          <w:rPr>
            <w:noProof/>
            <w:webHidden/>
          </w:rPr>
          <w:instrText xml:space="preserve"> PAGEREF _Toc239018439 \h </w:instrText>
        </w:r>
        <w:r>
          <w:rPr>
            <w:noProof/>
            <w:webHidden/>
          </w:rPr>
        </w:r>
        <w:r>
          <w:rPr>
            <w:noProof/>
            <w:webHidden/>
          </w:rPr>
          <w:fldChar w:fldCharType="separate"/>
        </w:r>
        <w:r>
          <w:rPr>
            <w:noProof/>
            <w:webHidden/>
          </w:rPr>
          <w:t>146</w:t>
        </w:r>
        <w:r>
          <w:rPr>
            <w:noProof/>
            <w:webHidden/>
          </w:rPr>
          <w:fldChar w:fldCharType="end"/>
        </w:r>
      </w:hyperlink>
    </w:p>
    <w:p w14:paraId="6F4984E8" w14:textId="47AAA37F"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40" w:history="1">
        <w:r w:rsidRPr="004B2EB4">
          <w:rPr>
            <w:rStyle w:val="Hyperlink"/>
            <w:noProof/>
          </w:rPr>
          <w:t>Table 49 Manufacturing &amp; Supply Chain Risks</w:t>
        </w:r>
        <w:r>
          <w:rPr>
            <w:noProof/>
            <w:webHidden/>
          </w:rPr>
          <w:tab/>
        </w:r>
        <w:r>
          <w:rPr>
            <w:noProof/>
            <w:webHidden/>
          </w:rPr>
          <w:fldChar w:fldCharType="begin"/>
        </w:r>
        <w:r>
          <w:rPr>
            <w:noProof/>
            <w:webHidden/>
          </w:rPr>
          <w:instrText xml:space="preserve"> PAGEREF _Toc239018440 \h </w:instrText>
        </w:r>
        <w:r>
          <w:rPr>
            <w:noProof/>
            <w:webHidden/>
          </w:rPr>
        </w:r>
        <w:r>
          <w:rPr>
            <w:noProof/>
            <w:webHidden/>
          </w:rPr>
          <w:fldChar w:fldCharType="separate"/>
        </w:r>
        <w:r>
          <w:rPr>
            <w:noProof/>
            <w:webHidden/>
          </w:rPr>
          <w:t>147</w:t>
        </w:r>
        <w:r>
          <w:rPr>
            <w:noProof/>
            <w:webHidden/>
          </w:rPr>
          <w:fldChar w:fldCharType="end"/>
        </w:r>
      </w:hyperlink>
    </w:p>
    <w:p w14:paraId="727CBD20" w14:textId="0C5BAD8F"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41" w:history="1">
        <w:r w:rsidRPr="004B2EB4">
          <w:rPr>
            <w:rStyle w:val="Hyperlink"/>
            <w:noProof/>
          </w:rPr>
          <w:t>Table 50 Transportation &amp; Logistics Risks</w:t>
        </w:r>
        <w:r>
          <w:rPr>
            <w:noProof/>
            <w:webHidden/>
          </w:rPr>
          <w:tab/>
        </w:r>
        <w:r>
          <w:rPr>
            <w:noProof/>
            <w:webHidden/>
          </w:rPr>
          <w:fldChar w:fldCharType="begin"/>
        </w:r>
        <w:r>
          <w:rPr>
            <w:noProof/>
            <w:webHidden/>
          </w:rPr>
          <w:instrText xml:space="preserve"> PAGEREF _Toc239018441 \h </w:instrText>
        </w:r>
        <w:r>
          <w:rPr>
            <w:noProof/>
            <w:webHidden/>
          </w:rPr>
        </w:r>
        <w:r>
          <w:rPr>
            <w:noProof/>
            <w:webHidden/>
          </w:rPr>
          <w:fldChar w:fldCharType="separate"/>
        </w:r>
        <w:r>
          <w:rPr>
            <w:noProof/>
            <w:webHidden/>
          </w:rPr>
          <w:t>148</w:t>
        </w:r>
        <w:r>
          <w:rPr>
            <w:noProof/>
            <w:webHidden/>
          </w:rPr>
          <w:fldChar w:fldCharType="end"/>
        </w:r>
      </w:hyperlink>
    </w:p>
    <w:p w14:paraId="367076C7" w14:textId="7C3143DF"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42" w:history="1">
        <w:r w:rsidRPr="004B2EB4">
          <w:rPr>
            <w:rStyle w:val="Hyperlink"/>
            <w:noProof/>
          </w:rPr>
          <w:t>Table 51 Operations &amp; Governance Risks</w:t>
        </w:r>
        <w:r>
          <w:rPr>
            <w:noProof/>
            <w:webHidden/>
          </w:rPr>
          <w:tab/>
        </w:r>
        <w:r>
          <w:rPr>
            <w:noProof/>
            <w:webHidden/>
          </w:rPr>
          <w:fldChar w:fldCharType="begin"/>
        </w:r>
        <w:r>
          <w:rPr>
            <w:noProof/>
            <w:webHidden/>
          </w:rPr>
          <w:instrText xml:space="preserve"> PAGEREF _Toc239018442 \h </w:instrText>
        </w:r>
        <w:r>
          <w:rPr>
            <w:noProof/>
            <w:webHidden/>
          </w:rPr>
        </w:r>
        <w:r>
          <w:rPr>
            <w:noProof/>
            <w:webHidden/>
          </w:rPr>
          <w:fldChar w:fldCharType="separate"/>
        </w:r>
        <w:r>
          <w:rPr>
            <w:noProof/>
            <w:webHidden/>
          </w:rPr>
          <w:t>148</w:t>
        </w:r>
        <w:r>
          <w:rPr>
            <w:noProof/>
            <w:webHidden/>
          </w:rPr>
          <w:fldChar w:fldCharType="end"/>
        </w:r>
      </w:hyperlink>
    </w:p>
    <w:p w14:paraId="13897767" w14:textId="3BCD972D"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43" w:history="1">
        <w:r w:rsidRPr="004B2EB4">
          <w:rPr>
            <w:rStyle w:val="Hyperlink"/>
            <w:noProof/>
          </w:rPr>
          <w:t>Table 52 Strategic Autonomy &amp; Market Risks</w:t>
        </w:r>
        <w:r>
          <w:rPr>
            <w:noProof/>
            <w:webHidden/>
          </w:rPr>
          <w:tab/>
        </w:r>
        <w:r>
          <w:rPr>
            <w:noProof/>
            <w:webHidden/>
          </w:rPr>
          <w:fldChar w:fldCharType="begin"/>
        </w:r>
        <w:r>
          <w:rPr>
            <w:noProof/>
            <w:webHidden/>
          </w:rPr>
          <w:instrText xml:space="preserve"> PAGEREF _Toc239018443 \h </w:instrText>
        </w:r>
        <w:r>
          <w:rPr>
            <w:noProof/>
            <w:webHidden/>
          </w:rPr>
        </w:r>
        <w:r>
          <w:rPr>
            <w:noProof/>
            <w:webHidden/>
          </w:rPr>
          <w:fldChar w:fldCharType="separate"/>
        </w:r>
        <w:r>
          <w:rPr>
            <w:noProof/>
            <w:webHidden/>
          </w:rPr>
          <w:t>149</w:t>
        </w:r>
        <w:r>
          <w:rPr>
            <w:noProof/>
            <w:webHidden/>
          </w:rPr>
          <w:fldChar w:fldCharType="end"/>
        </w:r>
      </w:hyperlink>
    </w:p>
    <w:p w14:paraId="1BB66C5B" w14:textId="419FD37A"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44" w:history="1">
        <w:r w:rsidRPr="004B2EB4">
          <w:rPr>
            <w:rStyle w:val="Hyperlink"/>
            <w:noProof/>
          </w:rPr>
          <w:t>Table 53 Scenario 1 – trade-off analysis parameters</w:t>
        </w:r>
        <w:r>
          <w:rPr>
            <w:noProof/>
            <w:webHidden/>
          </w:rPr>
          <w:tab/>
        </w:r>
        <w:r>
          <w:rPr>
            <w:noProof/>
            <w:webHidden/>
          </w:rPr>
          <w:fldChar w:fldCharType="begin"/>
        </w:r>
        <w:r>
          <w:rPr>
            <w:noProof/>
            <w:webHidden/>
          </w:rPr>
          <w:instrText xml:space="preserve"> PAGEREF _Toc239018444 \h </w:instrText>
        </w:r>
        <w:r>
          <w:rPr>
            <w:noProof/>
            <w:webHidden/>
          </w:rPr>
        </w:r>
        <w:r>
          <w:rPr>
            <w:noProof/>
            <w:webHidden/>
          </w:rPr>
          <w:fldChar w:fldCharType="separate"/>
        </w:r>
        <w:r>
          <w:rPr>
            <w:noProof/>
            <w:webHidden/>
          </w:rPr>
          <w:t>150</w:t>
        </w:r>
        <w:r>
          <w:rPr>
            <w:noProof/>
            <w:webHidden/>
          </w:rPr>
          <w:fldChar w:fldCharType="end"/>
        </w:r>
      </w:hyperlink>
    </w:p>
    <w:p w14:paraId="4067B2E7" w14:textId="07C8CF07"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45" w:history="1">
        <w:r w:rsidRPr="004B2EB4">
          <w:rPr>
            <w:rStyle w:val="Hyperlink"/>
            <w:noProof/>
          </w:rPr>
          <w:t>Table 54 Scenario 2 – trade-off analysis parameters</w:t>
        </w:r>
        <w:r>
          <w:rPr>
            <w:noProof/>
            <w:webHidden/>
          </w:rPr>
          <w:tab/>
        </w:r>
        <w:r>
          <w:rPr>
            <w:noProof/>
            <w:webHidden/>
          </w:rPr>
          <w:fldChar w:fldCharType="begin"/>
        </w:r>
        <w:r>
          <w:rPr>
            <w:noProof/>
            <w:webHidden/>
          </w:rPr>
          <w:instrText xml:space="preserve"> PAGEREF _Toc239018445 \h </w:instrText>
        </w:r>
        <w:r>
          <w:rPr>
            <w:noProof/>
            <w:webHidden/>
          </w:rPr>
        </w:r>
        <w:r>
          <w:rPr>
            <w:noProof/>
            <w:webHidden/>
          </w:rPr>
          <w:fldChar w:fldCharType="separate"/>
        </w:r>
        <w:r>
          <w:rPr>
            <w:noProof/>
            <w:webHidden/>
          </w:rPr>
          <w:t>150</w:t>
        </w:r>
        <w:r>
          <w:rPr>
            <w:noProof/>
            <w:webHidden/>
          </w:rPr>
          <w:fldChar w:fldCharType="end"/>
        </w:r>
      </w:hyperlink>
    </w:p>
    <w:p w14:paraId="65472B92" w14:textId="458E9512"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46" w:history="1">
        <w:r w:rsidRPr="004B2EB4">
          <w:rPr>
            <w:rStyle w:val="Hyperlink"/>
            <w:noProof/>
          </w:rPr>
          <w:t>Table 55 Scenario 3 – trade-off analysis parameters</w:t>
        </w:r>
        <w:r>
          <w:rPr>
            <w:noProof/>
            <w:webHidden/>
          </w:rPr>
          <w:tab/>
        </w:r>
        <w:r>
          <w:rPr>
            <w:noProof/>
            <w:webHidden/>
          </w:rPr>
          <w:fldChar w:fldCharType="begin"/>
        </w:r>
        <w:r>
          <w:rPr>
            <w:noProof/>
            <w:webHidden/>
          </w:rPr>
          <w:instrText xml:space="preserve"> PAGEREF _Toc239018446 \h </w:instrText>
        </w:r>
        <w:r>
          <w:rPr>
            <w:noProof/>
            <w:webHidden/>
          </w:rPr>
        </w:r>
        <w:r>
          <w:rPr>
            <w:noProof/>
            <w:webHidden/>
          </w:rPr>
          <w:fldChar w:fldCharType="separate"/>
        </w:r>
        <w:r>
          <w:rPr>
            <w:noProof/>
            <w:webHidden/>
          </w:rPr>
          <w:t>151</w:t>
        </w:r>
        <w:r>
          <w:rPr>
            <w:noProof/>
            <w:webHidden/>
          </w:rPr>
          <w:fldChar w:fldCharType="end"/>
        </w:r>
      </w:hyperlink>
    </w:p>
    <w:p w14:paraId="765F7034" w14:textId="48EDA5E3"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47" w:history="1">
        <w:r w:rsidRPr="004B2EB4">
          <w:rPr>
            <w:rStyle w:val="Hyperlink"/>
            <w:noProof/>
          </w:rPr>
          <w:t>Table 56 Scenario 4 – trade-off analysis parameters</w:t>
        </w:r>
        <w:r>
          <w:rPr>
            <w:noProof/>
            <w:webHidden/>
          </w:rPr>
          <w:tab/>
        </w:r>
        <w:r>
          <w:rPr>
            <w:noProof/>
            <w:webHidden/>
          </w:rPr>
          <w:fldChar w:fldCharType="begin"/>
        </w:r>
        <w:r>
          <w:rPr>
            <w:noProof/>
            <w:webHidden/>
          </w:rPr>
          <w:instrText xml:space="preserve"> PAGEREF _Toc239018447 \h </w:instrText>
        </w:r>
        <w:r>
          <w:rPr>
            <w:noProof/>
            <w:webHidden/>
          </w:rPr>
        </w:r>
        <w:r>
          <w:rPr>
            <w:noProof/>
            <w:webHidden/>
          </w:rPr>
          <w:fldChar w:fldCharType="separate"/>
        </w:r>
        <w:r>
          <w:rPr>
            <w:noProof/>
            <w:webHidden/>
          </w:rPr>
          <w:t>151</w:t>
        </w:r>
        <w:r>
          <w:rPr>
            <w:noProof/>
            <w:webHidden/>
          </w:rPr>
          <w:fldChar w:fldCharType="end"/>
        </w:r>
      </w:hyperlink>
    </w:p>
    <w:p w14:paraId="466077DF" w14:textId="4004DA4F"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48" w:history="1">
        <w:r w:rsidRPr="004B2EB4">
          <w:rPr>
            <w:rStyle w:val="Hyperlink"/>
            <w:noProof/>
          </w:rPr>
          <w:t>Table 57 Scenario 5 – trade-off analysis parameters</w:t>
        </w:r>
        <w:r>
          <w:rPr>
            <w:noProof/>
            <w:webHidden/>
          </w:rPr>
          <w:tab/>
        </w:r>
        <w:r>
          <w:rPr>
            <w:noProof/>
            <w:webHidden/>
          </w:rPr>
          <w:fldChar w:fldCharType="begin"/>
        </w:r>
        <w:r>
          <w:rPr>
            <w:noProof/>
            <w:webHidden/>
          </w:rPr>
          <w:instrText xml:space="preserve"> PAGEREF _Toc239018448 \h </w:instrText>
        </w:r>
        <w:r>
          <w:rPr>
            <w:noProof/>
            <w:webHidden/>
          </w:rPr>
        </w:r>
        <w:r>
          <w:rPr>
            <w:noProof/>
            <w:webHidden/>
          </w:rPr>
          <w:fldChar w:fldCharType="separate"/>
        </w:r>
        <w:r>
          <w:rPr>
            <w:noProof/>
            <w:webHidden/>
          </w:rPr>
          <w:t>152</w:t>
        </w:r>
        <w:r>
          <w:rPr>
            <w:noProof/>
            <w:webHidden/>
          </w:rPr>
          <w:fldChar w:fldCharType="end"/>
        </w:r>
      </w:hyperlink>
    </w:p>
    <w:p w14:paraId="7DE37EF3" w14:textId="1E3C5FD0"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49" w:history="1">
        <w:r w:rsidRPr="004B2EB4">
          <w:rPr>
            <w:rStyle w:val="Hyperlink"/>
            <w:noProof/>
          </w:rPr>
          <w:t>Table 58 Recommendations summary and strategic directions</w:t>
        </w:r>
        <w:r>
          <w:rPr>
            <w:noProof/>
            <w:webHidden/>
          </w:rPr>
          <w:tab/>
        </w:r>
        <w:r>
          <w:rPr>
            <w:noProof/>
            <w:webHidden/>
          </w:rPr>
          <w:fldChar w:fldCharType="begin"/>
        </w:r>
        <w:r>
          <w:rPr>
            <w:noProof/>
            <w:webHidden/>
          </w:rPr>
          <w:instrText xml:space="preserve"> PAGEREF _Toc239018449 \h </w:instrText>
        </w:r>
        <w:r>
          <w:rPr>
            <w:noProof/>
            <w:webHidden/>
          </w:rPr>
        </w:r>
        <w:r>
          <w:rPr>
            <w:noProof/>
            <w:webHidden/>
          </w:rPr>
          <w:fldChar w:fldCharType="separate"/>
        </w:r>
        <w:r>
          <w:rPr>
            <w:noProof/>
            <w:webHidden/>
          </w:rPr>
          <w:t>157</w:t>
        </w:r>
        <w:r>
          <w:rPr>
            <w:noProof/>
            <w:webHidden/>
          </w:rPr>
          <w:fldChar w:fldCharType="end"/>
        </w:r>
      </w:hyperlink>
    </w:p>
    <w:p w14:paraId="1B8A216C" w14:textId="2FE9710E"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50" w:history="1">
        <w:r w:rsidRPr="004B2EB4">
          <w:rPr>
            <w:rStyle w:val="Hyperlink"/>
            <w:noProof/>
          </w:rPr>
          <w:t>Table 59 Scenario Relevance Matrix</w:t>
        </w:r>
        <w:r>
          <w:rPr>
            <w:noProof/>
            <w:webHidden/>
          </w:rPr>
          <w:tab/>
        </w:r>
        <w:r>
          <w:rPr>
            <w:noProof/>
            <w:webHidden/>
          </w:rPr>
          <w:fldChar w:fldCharType="begin"/>
        </w:r>
        <w:r>
          <w:rPr>
            <w:noProof/>
            <w:webHidden/>
          </w:rPr>
          <w:instrText xml:space="preserve"> PAGEREF _Toc239018450 \h </w:instrText>
        </w:r>
        <w:r>
          <w:rPr>
            <w:noProof/>
            <w:webHidden/>
          </w:rPr>
        </w:r>
        <w:r>
          <w:rPr>
            <w:noProof/>
            <w:webHidden/>
          </w:rPr>
          <w:fldChar w:fldCharType="separate"/>
        </w:r>
        <w:r>
          <w:rPr>
            <w:noProof/>
            <w:webHidden/>
          </w:rPr>
          <w:t>157</w:t>
        </w:r>
        <w:r>
          <w:rPr>
            <w:noProof/>
            <w:webHidden/>
          </w:rPr>
          <w:fldChar w:fldCharType="end"/>
        </w:r>
      </w:hyperlink>
    </w:p>
    <w:p w14:paraId="1D30EA81" w14:textId="688C8EF4"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51" w:history="1">
        <w:r w:rsidRPr="004B2EB4">
          <w:rPr>
            <w:rStyle w:val="Hyperlink"/>
            <w:noProof/>
          </w:rPr>
          <w:t>Table 60 Recommendations - Feasibility assessment - Dimensions</w:t>
        </w:r>
        <w:r>
          <w:rPr>
            <w:noProof/>
            <w:webHidden/>
          </w:rPr>
          <w:tab/>
        </w:r>
        <w:r>
          <w:rPr>
            <w:noProof/>
            <w:webHidden/>
          </w:rPr>
          <w:fldChar w:fldCharType="begin"/>
        </w:r>
        <w:r>
          <w:rPr>
            <w:noProof/>
            <w:webHidden/>
          </w:rPr>
          <w:instrText xml:space="preserve"> PAGEREF _Toc239018451 \h </w:instrText>
        </w:r>
        <w:r>
          <w:rPr>
            <w:noProof/>
            <w:webHidden/>
          </w:rPr>
        </w:r>
        <w:r>
          <w:rPr>
            <w:noProof/>
            <w:webHidden/>
          </w:rPr>
          <w:fldChar w:fldCharType="separate"/>
        </w:r>
        <w:r>
          <w:rPr>
            <w:noProof/>
            <w:webHidden/>
          </w:rPr>
          <w:t>165</w:t>
        </w:r>
        <w:r>
          <w:rPr>
            <w:noProof/>
            <w:webHidden/>
          </w:rPr>
          <w:fldChar w:fldCharType="end"/>
        </w:r>
      </w:hyperlink>
    </w:p>
    <w:p w14:paraId="78A1082A" w14:textId="24BD1E46"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52" w:history="1">
        <w:r w:rsidRPr="004B2EB4">
          <w:rPr>
            <w:rStyle w:val="Hyperlink"/>
            <w:noProof/>
          </w:rPr>
          <w:t>Table 61 Recommendations - Feasibility assessment – Criteria scores</w:t>
        </w:r>
        <w:r>
          <w:rPr>
            <w:noProof/>
            <w:webHidden/>
          </w:rPr>
          <w:tab/>
        </w:r>
        <w:r>
          <w:rPr>
            <w:noProof/>
            <w:webHidden/>
          </w:rPr>
          <w:fldChar w:fldCharType="begin"/>
        </w:r>
        <w:r>
          <w:rPr>
            <w:noProof/>
            <w:webHidden/>
          </w:rPr>
          <w:instrText xml:space="preserve"> PAGEREF _Toc239018452 \h </w:instrText>
        </w:r>
        <w:r>
          <w:rPr>
            <w:noProof/>
            <w:webHidden/>
          </w:rPr>
        </w:r>
        <w:r>
          <w:rPr>
            <w:noProof/>
            <w:webHidden/>
          </w:rPr>
          <w:fldChar w:fldCharType="separate"/>
        </w:r>
        <w:r>
          <w:rPr>
            <w:noProof/>
            <w:webHidden/>
          </w:rPr>
          <w:t>165</w:t>
        </w:r>
        <w:r>
          <w:rPr>
            <w:noProof/>
            <w:webHidden/>
          </w:rPr>
          <w:fldChar w:fldCharType="end"/>
        </w:r>
      </w:hyperlink>
    </w:p>
    <w:p w14:paraId="54C32107" w14:textId="3DEE4D7D"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53" w:history="1">
        <w:r w:rsidRPr="004B2EB4">
          <w:rPr>
            <w:rStyle w:val="Hyperlink"/>
            <w:noProof/>
          </w:rPr>
          <w:t>Table 62 Recommendations - Feasibility assessment – Weighted score</w:t>
        </w:r>
        <w:r>
          <w:rPr>
            <w:noProof/>
            <w:webHidden/>
          </w:rPr>
          <w:tab/>
        </w:r>
        <w:r>
          <w:rPr>
            <w:noProof/>
            <w:webHidden/>
          </w:rPr>
          <w:fldChar w:fldCharType="begin"/>
        </w:r>
        <w:r>
          <w:rPr>
            <w:noProof/>
            <w:webHidden/>
          </w:rPr>
          <w:instrText xml:space="preserve"> PAGEREF _Toc239018453 \h </w:instrText>
        </w:r>
        <w:r>
          <w:rPr>
            <w:noProof/>
            <w:webHidden/>
          </w:rPr>
        </w:r>
        <w:r>
          <w:rPr>
            <w:noProof/>
            <w:webHidden/>
          </w:rPr>
          <w:fldChar w:fldCharType="separate"/>
        </w:r>
        <w:r>
          <w:rPr>
            <w:noProof/>
            <w:webHidden/>
          </w:rPr>
          <w:t>165</w:t>
        </w:r>
        <w:r>
          <w:rPr>
            <w:noProof/>
            <w:webHidden/>
          </w:rPr>
          <w:fldChar w:fldCharType="end"/>
        </w:r>
      </w:hyperlink>
    </w:p>
    <w:p w14:paraId="5CD6E76D" w14:textId="256D9846"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54" w:history="1">
        <w:r w:rsidRPr="004B2EB4">
          <w:rPr>
            <w:rStyle w:val="Hyperlink"/>
            <w:noProof/>
          </w:rPr>
          <w:t>Table 63 Cost estimation – REC-1</w:t>
        </w:r>
        <w:r>
          <w:rPr>
            <w:noProof/>
            <w:webHidden/>
          </w:rPr>
          <w:tab/>
        </w:r>
        <w:r>
          <w:rPr>
            <w:noProof/>
            <w:webHidden/>
          </w:rPr>
          <w:fldChar w:fldCharType="begin"/>
        </w:r>
        <w:r>
          <w:rPr>
            <w:noProof/>
            <w:webHidden/>
          </w:rPr>
          <w:instrText xml:space="preserve"> PAGEREF _Toc239018454 \h </w:instrText>
        </w:r>
        <w:r>
          <w:rPr>
            <w:noProof/>
            <w:webHidden/>
          </w:rPr>
        </w:r>
        <w:r>
          <w:rPr>
            <w:noProof/>
            <w:webHidden/>
          </w:rPr>
          <w:fldChar w:fldCharType="separate"/>
        </w:r>
        <w:r>
          <w:rPr>
            <w:noProof/>
            <w:webHidden/>
          </w:rPr>
          <w:t>166</w:t>
        </w:r>
        <w:r>
          <w:rPr>
            <w:noProof/>
            <w:webHidden/>
          </w:rPr>
          <w:fldChar w:fldCharType="end"/>
        </w:r>
      </w:hyperlink>
    </w:p>
    <w:p w14:paraId="3B79314A" w14:textId="18455ADA"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55" w:history="1">
        <w:r w:rsidRPr="004B2EB4">
          <w:rPr>
            <w:rStyle w:val="Hyperlink"/>
            <w:noProof/>
          </w:rPr>
          <w:t>Table 64 Cost estimation – REC-2</w:t>
        </w:r>
        <w:r>
          <w:rPr>
            <w:noProof/>
            <w:webHidden/>
          </w:rPr>
          <w:tab/>
        </w:r>
        <w:r>
          <w:rPr>
            <w:noProof/>
            <w:webHidden/>
          </w:rPr>
          <w:fldChar w:fldCharType="begin"/>
        </w:r>
        <w:r>
          <w:rPr>
            <w:noProof/>
            <w:webHidden/>
          </w:rPr>
          <w:instrText xml:space="preserve"> PAGEREF _Toc239018455 \h </w:instrText>
        </w:r>
        <w:r>
          <w:rPr>
            <w:noProof/>
            <w:webHidden/>
          </w:rPr>
        </w:r>
        <w:r>
          <w:rPr>
            <w:noProof/>
            <w:webHidden/>
          </w:rPr>
          <w:fldChar w:fldCharType="separate"/>
        </w:r>
        <w:r>
          <w:rPr>
            <w:noProof/>
            <w:webHidden/>
          </w:rPr>
          <w:t>168</w:t>
        </w:r>
        <w:r>
          <w:rPr>
            <w:noProof/>
            <w:webHidden/>
          </w:rPr>
          <w:fldChar w:fldCharType="end"/>
        </w:r>
      </w:hyperlink>
    </w:p>
    <w:p w14:paraId="3364C4EB" w14:textId="20DCCCBE"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56" w:history="1">
        <w:r w:rsidRPr="004B2EB4">
          <w:rPr>
            <w:rStyle w:val="Hyperlink"/>
            <w:noProof/>
          </w:rPr>
          <w:t>Table 65 Cost estimation – REC-3</w:t>
        </w:r>
        <w:r>
          <w:rPr>
            <w:noProof/>
            <w:webHidden/>
          </w:rPr>
          <w:tab/>
        </w:r>
        <w:r>
          <w:rPr>
            <w:noProof/>
            <w:webHidden/>
          </w:rPr>
          <w:fldChar w:fldCharType="begin"/>
        </w:r>
        <w:r>
          <w:rPr>
            <w:noProof/>
            <w:webHidden/>
          </w:rPr>
          <w:instrText xml:space="preserve"> PAGEREF _Toc239018456 \h </w:instrText>
        </w:r>
        <w:r>
          <w:rPr>
            <w:noProof/>
            <w:webHidden/>
          </w:rPr>
        </w:r>
        <w:r>
          <w:rPr>
            <w:noProof/>
            <w:webHidden/>
          </w:rPr>
          <w:fldChar w:fldCharType="separate"/>
        </w:r>
        <w:r>
          <w:rPr>
            <w:noProof/>
            <w:webHidden/>
          </w:rPr>
          <w:t>169</w:t>
        </w:r>
        <w:r>
          <w:rPr>
            <w:noProof/>
            <w:webHidden/>
          </w:rPr>
          <w:fldChar w:fldCharType="end"/>
        </w:r>
      </w:hyperlink>
    </w:p>
    <w:p w14:paraId="3BE32777" w14:textId="1AD159F3"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57" w:history="1">
        <w:r w:rsidRPr="004B2EB4">
          <w:rPr>
            <w:rStyle w:val="Hyperlink"/>
            <w:noProof/>
          </w:rPr>
          <w:t>Table 66 Cost estimation – REC-4</w:t>
        </w:r>
        <w:r>
          <w:rPr>
            <w:noProof/>
            <w:webHidden/>
          </w:rPr>
          <w:tab/>
        </w:r>
        <w:r>
          <w:rPr>
            <w:noProof/>
            <w:webHidden/>
          </w:rPr>
          <w:fldChar w:fldCharType="begin"/>
        </w:r>
        <w:r>
          <w:rPr>
            <w:noProof/>
            <w:webHidden/>
          </w:rPr>
          <w:instrText xml:space="preserve"> PAGEREF _Toc239018457 \h </w:instrText>
        </w:r>
        <w:r>
          <w:rPr>
            <w:noProof/>
            <w:webHidden/>
          </w:rPr>
        </w:r>
        <w:r>
          <w:rPr>
            <w:noProof/>
            <w:webHidden/>
          </w:rPr>
          <w:fldChar w:fldCharType="separate"/>
        </w:r>
        <w:r>
          <w:rPr>
            <w:noProof/>
            <w:webHidden/>
          </w:rPr>
          <w:t>170</w:t>
        </w:r>
        <w:r>
          <w:rPr>
            <w:noProof/>
            <w:webHidden/>
          </w:rPr>
          <w:fldChar w:fldCharType="end"/>
        </w:r>
      </w:hyperlink>
    </w:p>
    <w:p w14:paraId="146DCDA2" w14:textId="4B601C67"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58" w:history="1">
        <w:r w:rsidRPr="004B2EB4">
          <w:rPr>
            <w:rStyle w:val="Hyperlink"/>
            <w:noProof/>
          </w:rPr>
          <w:t>Table 67 Cost estimation – REC-5</w:t>
        </w:r>
        <w:r>
          <w:rPr>
            <w:noProof/>
            <w:webHidden/>
          </w:rPr>
          <w:tab/>
        </w:r>
        <w:r>
          <w:rPr>
            <w:noProof/>
            <w:webHidden/>
          </w:rPr>
          <w:fldChar w:fldCharType="begin"/>
        </w:r>
        <w:r>
          <w:rPr>
            <w:noProof/>
            <w:webHidden/>
          </w:rPr>
          <w:instrText xml:space="preserve"> PAGEREF _Toc239018458 \h </w:instrText>
        </w:r>
        <w:r>
          <w:rPr>
            <w:noProof/>
            <w:webHidden/>
          </w:rPr>
        </w:r>
        <w:r>
          <w:rPr>
            <w:noProof/>
            <w:webHidden/>
          </w:rPr>
          <w:fldChar w:fldCharType="separate"/>
        </w:r>
        <w:r>
          <w:rPr>
            <w:noProof/>
            <w:webHidden/>
          </w:rPr>
          <w:t>171</w:t>
        </w:r>
        <w:r>
          <w:rPr>
            <w:noProof/>
            <w:webHidden/>
          </w:rPr>
          <w:fldChar w:fldCharType="end"/>
        </w:r>
      </w:hyperlink>
    </w:p>
    <w:p w14:paraId="53768BAE" w14:textId="316E92F5"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59" w:history="1">
        <w:r w:rsidRPr="004B2EB4">
          <w:rPr>
            <w:rStyle w:val="Hyperlink"/>
            <w:noProof/>
          </w:rPr>
          <w:t>Table 68 Recommendations roadmap summary</w:t>
        </w:r>
        <w:r>
          <w:rPr>
            <w:noProof/>
            <w:webHidden/>
          </w:rPr>
          <w:tab/>
        </w:r>
        <w:r>
          <w:rPr>
            <w:noProof/>
            <w:webHidden/>
          </w:rPr>
          <w:fldChar w:fldCharType="begin"/>
        </w:r>
        <w:r>
          <w:rPr>
            <w:noProof/>
            <w:webHidden/>
          </w:rPr>
          <w:instrText xml:space="preserve"> PAGEREF _Toc239018459 \h </w:instrText>
        </w:r>
        <w:r>
          <w:rPr>
            <w:noProof/>
            <w:webHidden/>
          </w:rPr>
        </w:r>
        <w:r>
          <w:rPr>
            <w:noProof/>
            <w:webHidden/>
          </w:rPr>
          <w:fldChar w:fldCharType="separate"/>
        </w:r>
        <w:r>
          <w:rPr>
            <w:noProof/>
            <w:webHidden/>
          </w:rPr>
          <w:t>174</w:t>
        </w:r>
        <w:r>
          <w:rPr>
            <w:noProof/>
            <w:webHidden/>
          </w:rPr>
          <w:fldChar w:fldCharType="end"/>
        </w:r>
      </w:hyperlink>
    </w:p>
    <w:p w14:paraId="05D96529" w14:textId="335D8DDB"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60" w:history="1">
        <w:r w:rsidRPr="004B2EB4">
          <w:rPr>
            <w:rStyle w:val="Hyperlink"/>
            <w:noProof/>
          </w:rPr>
          <w:t>Table 69 Reference materials and supporting documents</w:t>
        </w:r>
        <w:r>
          <w:rPr>
            <w:noProof/>
            <w:webHidden/>
          </w:rPr>
          <w:tab/>
        </w:r>
        <w:r>
          <w:rPr>
            <w:noProof/>
            <w:webHidden/>
          </w:rPr>
          <w:fldChar w:fldCharType="begin"/>
        </w:r>
        <w:r>
          <w:rPr>
            <w:noProof/>
            <w:webHidden/>
          </w:rPr>
          <w:instrText xml:space="preserve"> PAGEREF _Toc239018460 \h </w:instrText>
        </w:r>
        <w:r>
          <w:rPr>
            <w:noProof/>
            <w:webHidden/>
          </w:rPr>
        </w:r>
        <w:r>
          <w:rPr>
            <w:noProof/>
            <w:webHidden/>
          </w:rPr>
          <w:fldChar w:fldCharType="separate"/>
        </w:r>
        <w:r>
          <w:rPr>
            <w:noProof/>
            <w:webHidden/>
          </w:rPr>
          <w:t>183</w:t>
        </w:r>
        <w:r>
          <w:rPr>
            <w:noProof/>
            <w:webHidden/>
          </w:rPr>
          <w:fldChar w:fldCharType="end"/>
        </w:r>
      </w:hyperlink>
    </w:p>
    <w:p w14:paraId="000A8C4C" w14:textId="56971D48"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61" w:history="1">
        <w:r w:rsidRPr="004B2EB4">
          <w:rPr>
            <w:rStyle w:val="Hyperlink"/>
            <w:noProof/>
          </w:rPr>
          <w:t>Table 70 Stakeholder consultations</w:t>
        </w:r>
        <w:r>
          <w:rPr>
            <w:noProof/>
            <w:webHidden/>
          </w:rPr>
          <w:tab/>
        </w:r>
        <w:r>
          <w:rPr>
            <w:noProof/>
            <w:webHidden/>
          </w:rPr>
          <w:fldChar w:fldCharType="begin"/>
        </w:r>
        <w:r>
          <w:rPr>
            <w:noProof/>
            <w:webHidden/>
          </w:rPr>
          <w:instrText xml:space="preserve"> PAGEREF _Toc239018461 \h </w:instrText>
        </w:r>
        <w:r>
          <w:rPr>
            <w:noProof/>
            <w:webHidden/>
          </w:rPr>
        </w:r>
        <w:r>
          <w:rPr>
            <w:noProof/>
            <w:webHidden/>
          </w:rPr>
          <w:fldChar w:fldCharType="separate"/>
        </w:r>
        <w:r>
          <w:rPr>
            <w:noProof/>
            <w:webHidden/>
          </w:rPr>
          <w:t>184</w:t>
        </w:r>
        <w:r>
          <w:rPr>
            <w:noProof/>
            <w:webHidden/>
          </w:rPr>
          <w:fldChar w:fldCharType="end"/>
        </w:r>
      </w:hyperlink>
    </w:p>
    <w:p w14:paraId="2FB4EE24" w14:textId="28D59899"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62" w:history="1">
        <w:r w:rsidRPr="004B2EB4">
          <w:rPr>
            <w:rStyle w:val="Hyperlink"/>
            <w:noProof/>
          </w:rPr>
          <w:t>Table 71 Ownership and control full database</w:t>
        </w:r>
        <w:r>
          <w:rPr>
            <w:noProof/>
            <w:webHidden/>
          </w:rPr>
          <w:tab/>
        </w:r>
        <w:r>
          <w:rPr>
            <w:noProof/>
            <w:webHidden/>
          </w:rPr>
          <w:fldChar w:fldCharType="begin"/>
        </w:r>
        <w:r>
          <w:rPr>
            <w:noProof/>
            <w:webHidden/>
          </w:rPr>
          <w:instrText xml:space="preserve"> PAGEREF _Toc239018462 \h </w:instrText>
        </w:r>
        <w:r>
          <w:rPr>
            <w:noProof/>
            <w:webHidden/>
          </w:rPr>
        </w:r>
        <w:r>
          <w:rPr>
            <w:noProof/>
            <w:webHidden/>
          </w:rPr>
          <w:fldChar w:fldCharType="separate"/>
        </w:r>
        <w:r>
          <w:rPr>
            <w:noProof/>
            <w:webHidden/>
          </w:rPr>
          <w:t>186</w:t>
        </w:r>
        <w:r>
          <w:rPr>
            <w:noProof/>
            <w:webHidden/>
          </w:rPr>
          <w:fldChar w:fldCharType="end"/>
        </w:r>
      </w:hyperlink>
    </w:p>
    <w:p w14:paraId="4B20AD33" w14:textId="6DBB391D"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63" w:history="1">
        <w:r w:rsidRPr="004B2EB4">
          <w:rPr>
            <w:rStyle w:val="Hyperlink"/>
            <w:noProof/>
          </w:rPr>
          <w:t>Table 72 Criticality assessment - Scoring Criteria &amp; Levels</w:t>
        </w:r>
        <w:r>
          <w:rPr>
            <w:noProof/>
            <w:webHidden/>
          </w:rPr>
          <w:tab/>
        </w:r>
        <w:r>
          <w:rPr>
            <w:noProof/>
            <w:webHidden/>
          </w:rPr>
          <w:fldChar w:fldCharType="begin"/>
        </w:r>
        <w:r>
          <w:rPr>
            <w:noProof/>
            <w:webHidden/>
          </w:rPr>
          <w:instrText xml:space="preserve"> PAGEREF _Toc239018463 \h </w:instrText>
        </w:r>
        <w:r>
          <w:rPr>
            <w:noProof/>
            <w:webHidden/>
          </w:rPr>
        </w:r>
        <w:r>
          <w:rPr>
            <w:noProof/>
            <w:webHidden/>
          </w:rPr>
          <w:fldChar w:fldCharType="separate"/>
        </w:r>
        <w:r>
          <w:rPr>
            <w:noProof/>
            <w:webHidden/>
          </w:rPr>
          <w:t>204</w:t>
        </w:r>
        <w:r>
          <w:rPr>
            <w:noProof/>
            <w:webHidden/>
          </w:rPr>
          <w:fldChar w:fldCharType="end"/>
        </w:r>
      </w:hyperlink>
    </w:p>
    <w:p w14:paraId="3FA16800" w14:textId="69563787"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64" w:history="1">
        <w:r w:rsidRPr="004B2EB4">
          <w:rPr>
            <w:rStyle w:val="Hyperlink"/>
            <w:noProof/>
          </w:rPr>
          <w:t>Table 73 Criticality assessment per facility</w:t>
        </w:r>
        <w:r>
          <w:rPr>
            <w:noProof/>
            <w:webHidden/>
          </w:rPr>
          <w:tab/>
        </w:r>
        <w:r>
          <w:rPr>
            <w:noProof/>
            <w:webHidden/>
          </w:rPr>
          <w:fldChar w:fldCharType="begin"/>
        </w:r>
        <w:r>
          <w:rPr>
            <w:noProof/>
            <w:webHidden/>
          </w:rPr>
          <w:instrText xml:space="preserve"> PAGEREF _Toc239018464 \h </w:instrText>
        </w:r>
        <w:r>
          <w:rPr>
            <w:noProof/>
            <w:webHidden/>
          </w:rPr>
        </w:r>
        <w:r>
          <w:rPr>
            <w:noProof/>
            <w:webHidden/>
          </w:rPr>
          <w:fldChar w:fldCharType="separate"/>
        </w:r>
        <w:r>
          <w:rPr>
            <w:noProof/>
            <w:webHidden/>
          </w:rPr>
          <w:t>206</w:t>
        </w:r>
        <w:r>
          <w:rPr>
            <w:noProof/>
            <w:webHidden/>
          </w:rPr>
          <w:fldChar w:fldCharType="end"/>
        </w:r>
      </w:hyperlink>
    </w:p>
    <w:p w14:paraId="2E1FA61D" w14:textId="48764939" w:rsidR="00502C72" w:rsidRDefault="00502C72">
      <w:pPr>
        <w:pStyle w:val="TableofFigures"/>
        <w:tabs>
          <w:tab w:val="right" w:pos="9628"/>
        </w:tabs>
        <w:rPr>
          <w:rFonts w:eastAsiaTheme="minorEastAsia" w:cstheme="minorBidi"/>
          <w:noProof/>
          <w:kern w:val="2"/>
          <w:sz w:val="24"/>
          <w:lang w:val="nl-BE" w:eastAsia="nl-BE"/>
          <w14:ligatures w14:val="standardContextual"/>
        </w:rPr>
      </w:pPr>
      <w:hyperlink w:anchor="_Toc239018465" w:history="1">
        <w:r w:rsidRPr="004B2EB4">
          <w:rPr>
            <w:rStyle w:val="Hyperlink"/>
            <w:rFonts w:eastAsia="EYInterstate Light"/>
            <w:noProof/>
          </w:rPr>
          <w:t xml:space="preserve">Table </w:t>
        </w:r>
        <w:r w:rsidRPr="004B2EB4">
          <w:rPr>
            <w:rStyle w:val="Hyperlink"/>
            <w:noProof/>
          </w:rPr>
          <w:t>74</w:t>
        </w:r>
        <w:r w:rsidRPr="004B2EB4">
          <w:rPr>
            <w:rStyle w:val="Hyperlink"/>
            <w:rFonts w:eastAsia="EYInterstate Light"/>
            <w:noProof/>
          </w:rPr>
          <w:t xml:space="preserve"> U.S. Department of Defense (U.S.) Supply Chain Risk Management Framework</w:t>
        </w:r>
        <w:r>
          <w:rPr>
            <w:noProof/>
            <w:webHidden/>
          </w:rPr>
          <w:tab/>
        </w:r>
        <w:r>
          <w:rPr>
            <w:noProof/>
            <w:webHidden/>
          </w:rPr>
          <w:fldChar w:fldCharType="begin"/>
        </w:r>
        <w:r>
          <w:rPr>
            <w:noProof/>
            <w:webHidden/>
          </w:rPr>
          <w:instrText xml:space="preserve"> PAGEREF _Toc239018465 \h </w:instrText>
        </w:r>
        <w:r>
          <w:rPr>
            <w:noProof/>
            <w:webHidden/>
          </w:rPr>
        </w:r>
        <w:r>
          <w:rPr>
            <w:noProof/>
            <w:webHidden/>
          </w:rPr>
          <w:fldChar w:fldCharType="separate"/>
        </w:r>
        <w:r>
          <w:rPr>
            <w:noProof/>
            <w:webHidden/>
          </w:rPr>
          <w:t>215</w:t>
        </w:r>
        <w:r>
          <w:rPr>
            <w:noProof/>
            <w:webHidden/>
          </w:rPr>
          <w:fldChar w:fldCharType="end"/>
        </w:r>
      </w:hyperlink>
    </w:p>
    <w:p w14:paraId="22366AE4" w14:textId="0F345F69" w:rsidR="00A43409" w:rsidRPr="009F4405" w:rsidRDefault="00CF31CF" w:rsidP="008F52DC">
      <w:pPr>
        <w:pStyle w:val="TOC1"/>
        <w:spacing w:before="40"/>
        <w:rPr>
          <w:color w:val="646464" w:themeColor="background1"/>
        </w:rPr>
      </w:pPr>
      <w:r w:rsidRPr="009F4405">
        <w:fldChar w:fldCharType="end"/>
      </w:r>
    </w:p>
    <w:p w14:paraId="0FB9DD71" w14:textId="77777777" w:rsidR="00A43409" w:rsidRPr="009F4405" w:rsidRDefault="00A43409" w:rsidP="008006D3"/>
    <w:p w14:paraId="4F3389C6" w14:textId="0D443A4D" w:rsidR="00A43409" w:rsidRPr="009F4405" w:rsidRDefault="00A43409" w:rsidP="008006D3"/>
    <w:p w14:paraId="3F231135" w14:textId="77777777" w:rsidR="002C316D" w:rsidRPr="009F4405" w:rsidRDefault="002C316D" w:rsidP="002C316D">
      <w:pPr>
        <w:pStyle w:val="Heading1"/>
      </w:pPr>
      <w:bookmarkStart w:id="4" w:name="_Toc239018273"/>
      <w:r w:rsidRPr="009F4405">
        <w:lastRenderedPageBreak/>
        <w:t>Executive Summary</w:t>
      </w:r>
      <w:bookmarkEnd w:id="4"/>
    </w:p>
    <w:p w14:paraId="63DC2856" w14:textId="0A733519" w:rsidR="002C316D" w:rsidRPr="009F4405" w:rsidRDefault="002C316D" w:rsidP="002C316D">
      <w:pPr>
        <w:pStyle w:val="Heading2"/>
      </w:pPr>
      <w:bookmarkStart w:id="5" w:name="_Toc239018274"/>
      <w:r w:rsidRPr="009F4405">
        <w:t>Key findings</w:t>
      </w:r>
      <w:bookmarkEnd w:id="5"/>
    </w:p>
    <w:p w14:paraId="454A5BD4" w14:textId="68BCDB1F" w:rsidR="002C316D" w:rsidRPr="009F4405" w:rsidRDefault="002C316D" w:rsidP="002C316D">
      <w:r w:rsidRPr="009F4405">
        <w:t xml:space="preserve">To be developed in the Draft Final Report </w:t>
      </w:r>
    </w:p>
    <w:p w14:paraId="7022AE72" w14:textId="74DF41D7" w:rsidR="002C316D" w:rsidRPr="009F4405" w:rsidRDefault="002C316D" w:rsidP="002C316D">
      <w:pPr>
        <w:pStyle w:val="Heading2"/>
      </w:pPr>
      <w:bookmarkStart w:id="6" w:name="_Toc239018275"/>
      <w:r w:rsidRPr="009F4405">
        <w:t>Summary recommendations</w:t>
      </w:r>
      <w:bookmarkEnd w:id="6"/>
    </w:p>
    <w:p w14:paraId="73537499" w14:textId="2F087C6F" w:rsidR="002C316D" w:rsidRPr="009F4405" w:rsidRDefault="002C316D" w:rsidP="002C316D">
      <w:r w:rsidRPr="009F4405">
        <w:t xml:space="preserve">To be developed in the Draft Final Report </w:t>
      </w:r>
    </w:p>
    <w:p w14:paraId="07A8246D" w14:textId="57F723BE" w:rsidR="002A3920" w:rsidRPr="009F4405" w:rsidRDefault="002A3920" w:rsidP="008006D3">
      <w:pPr>
        <w:sectPr w:rsidR="002A3920" w:rsidRPr="009F4405" w:rsidSect="00781188">
          <w:pgSz w:w="11906" w:h="16838"/>
          <w:pgMar w:top="1134" w:right="1134" w:bottom="1418" w:left="1134" w:header="709" w:footer="709" w:gutter="0"/>
          <w:pgNumType w:start="1"/>
          <w:cols w:space="708"/>
          <w:docGrid w:linePitch="360"/>
        </w:sectPr>
      </w:pPr>
    </w:p>
    <w:p w14:paraId="3BD41262" w14:textId="4FB2CA92" w:rsidR="002E5262" w:rsidRPr="009F4405" w:rsidRDefault="00BE24AD" w:rsidP="008750A4">
      <w:pPr>
        <w:pStyle w:val="Heading1"/>
      </w:pPr>
      <w:bookmarkStart w:id="7" w:name="_Toc115710618"/>
      <w:bookmarkStart w:id="8" w:name="_Toc374703207"/>
      <w:bookmarkStart w:id="9" w:name="_Toc239018276"/>
      <w:bookmarkEnd w:id="2"/>
      <w:bookmarkEnd w:id="3"/>
      <w:r w:rsidRPr="009F4405">
        <w:lastRenderedPageBreak/>
        <w:t>Introduction</w:t>
      </w:r>
      <w:bookmarkEnd w:id="9"/>
    </w:p>
    <w:p w14:paraId="0737F2B1" w14:textId="795C144E" w:rsidR="00463ED4" w:rsidRPr="009F4405" w:rsidRDefault="00BE24AD" w:rsidP="00C027D1">
      <w:pPr>
        <w:pStyle w:val="Heading2"/>
      </w:pPr>
      <w:bookmarkStart w:id="10" w:name="_Toc239018277"/>
      <w:r w:rsidRPr="009F4405">
        <w:t>Background &amp; objectives</w:t>
      </w:r>
      <w:bookmarkEnd w:id="10"/>
    </w:p>
    <w:p w14:paraId="160106B9" w14:textId="77777777" w:rsidR="0028388E" w:rsidRPr="009F4405" w:rsidRDefault="0028388E" w:rsidP="002238C5">
      <w:pPr>
        <w:pStyle w:val="EYHeading3"/>
      </w:pPr>
      <w:bookmarkStart w:id="11" w:name="_Toc222947749"/>
      <w:bookmarkStart w:id="12" w:name="_Toc225500580"/>
      <w:r w:rsidRPr="009F4405">
        <w:t>General</w:t>
      </w:r>
      <w:bookmarkEnd w:id="11"/>
      <w:bookmarkEnd w:id="12"/>
    </w:p>
    <w:p w14:paraId="406B9510" w14:textId="116817DD" w:rsidR="0028388E" w:rsidRPr="009F4405" w:rsidRDefault="0028388E" w:rsidP="0028388E">
      <w:pPr>
        <w:spacing w:line="259" w:lineRule="auto"/>
        <w:contextualSpacing/>
        <w:rPr>
          <w:rFonts w:eastAsiaTheme="minorHAnsi" w:cstheme="minorBidi"/>
          <w:szCs w:val="22"/>
          <w:lang w:eastAsia="en-US"/>
        </w:rPr>
      </w:pPr>
      <w:r w:rsidRPr="009F4405">
        <w:rPr>
          <w:rFonts w:eastAsiaTheme="minorHAnsi" w:cstheme="minorBidi"/>
          <w:szCs w:val="22"/>
          <w:lang w:eastAsia="en-US"/>
        </w:rPr>
        <w:t>This document represents the deliverable ‘</w:t>
      </w:r>
      <w:r w:rsidR="00F813DC" w:rsidRPr="009F4405">
        <w:rPr>
          <w:rFonts w:eastAsiaTheme="minorHAnsi" w:cstheme="minorBidi"/>
          <w:szCs w:val="22"/>
          <w:lang w:eastAsia="en-US"/>
        </w:rPr>
        <w:t>Interim</w:t>
      </w:r>
      <w:r w:rsidRPr="009F4405">
        <w:rPr>
          <w:rFonts w:eastAsiaTheme="minorHAnsi" w:cstheme="minorBidi"/>
          <w:szCs w:val="22"/>
          <w:lang w:eastAsia="en-US"/>
        </w:rPr>
        <w:t xml:space="preserve"> Report’ for the project Study </w:t>
      </w:r>
      <w:r w:rsidRPr="009F4405">
        <w:rPr>
          <w:rFonts w:eastAsiaTheme="minorHAnsi" w:cstheme="minorBidi"/>
          <w:i/>
          <w:iCs/>
          <w:szCs w:val="22"/>
          <w:lang w:eastAsia="en-US"/>
        </w:rPr>
        <w:t xml:space="preserve">EC-DEFIS/2025/OP/0027 EU access to space - Mapping of key ground infrastructures </w:t>
      </w:r>
      <w:r w:rsidRPr="009F4405">
        <w:rPr>
          <w:rFonts w:eastAsiaTheme="minorHAnsi" w:cstheme="minorBidi"/>
          <w:szCs w:val="22"/>
          <w:lang w:eastAsia="en-US"/>
        </w:rPr>
        <w:t>on strategic recommendations regarding critical ground infrastructure for space access, and has been produced by EY, ESPI and SIEM for the European Commission.</w:t>
      </w:r>
    </w:p>
    <w:p w14:paraId="7A4266F1" w14:textId="77777777" w:rsidR="0028388E" w:rsidRPr="009F4405" w:rsidRDefault="0028388E" w:rsidP="0028388E">
      <w:pPr>
        <w:spacing w:line="259" w:lineRule="auto"/>
        <w:contextualSpacing/>
        <w:rPr>
          <w:rFonts w:eastAsiaTheme="minorHAnsi" w:cstheme="minorBidi"/>
          <w:szCs w:val="22"/>
          <w:lang w:eastAsia="en-US"/>
        </w:rPr>
      </w:pPr>
    </w:p>
    <w:p w14:paraId="60742D7A" w14:textId="788475F6" w:rsidR="0028388E" w:rsidRPr="009F4405" w:rsidRDefault="0028388E" w:rsidP="0028388E">
      <w:pPr>
        <w:spacing w:line="259" w:lineRule="auto"/>
        <w:contextualSpacing/>
        <w:rPr>
          <w:rFonts w:eastAsiaTheme="minorHAnsi" w:cstheme="minorBidi"/>
          <w:b/>
          <w:bCs/>
          <w:szCs w:val="22"/>
          <w:lang w:eastAsia="en-US"/>
        </w:rPr>
      </w:pPr>
      <w:r w:rsidRPr="009F4405">
        <w:rPr>
          <w:rFonts w:eastAsiaTheme="minorHAnsi" w:cstheme="minorBidi"/>
          <w:b/>
          <w:bCs/>
          <w:szCs w:val="22"/>
          <w:lang w:eastAsia="en-US"/>
        </w:rPr>
        <w:t xml:space="preserve">The </w:t>
      </w:r>
      <w:r w:rsidR="00F813DC" w:rsidRPr="009F4405">
        <w:rPr>
          <w:rFonts w:eastAsiaTheme="minorHAnsi" w:cstheme="minorBidi"/>
          <w:b/>
          <w:bCs/>
          <w:szCs w:val="22"/>
          <w:lang w:eastAsia="en-US"/>
        </w:rPr>
        <w:t>Interim</w:t>
      </w:r>
      <w:r w:rsidRPr="009F4405">
        <w:rPr>
          <w:rFonts w:eastAsiaTheme="minorHAnsi" w:cstheme="minorBidi"/>
          <w:b/>
          <w:bCs/>
          <w:szCs w:val="22"/>
          <w:lang w:eastAsia="en-US"/>
        </w:rPr>
        <w:t xml:space="preserve"> Report </w:t>
      </w:r>
      <w:r w:rsidR="00CA0654" w:rsidRPr="009F4405">
        <w:rPr>
          <w:rFonts w:eastAsiaTheme="minorHAnsi" w:cstheme="minorBidi"/>
          <w:b/>
          <w:bCs/>
          <w:szCs w:val="22"/>
          <w:lang w:eastAsia="en-US"/>
        </w:rPr>
        <w:t>presents the general progress with an emphasis on the outcomes of Task 2, and the initial progress on Task 3</w:t>
      </w:r>
      <w:r w:rsidR="00786AD7" w:rsidRPr="009F4405">
        <w:rPr>
          <w:rFonts w:eastAsiaTheme="minorHAnsi" w:cstheme="minorBidi"/>
          <w:b/>
          <w:bCs/>
          <w:szCs w:val="22"/>
          <w:lang w:eastAsia="en-US"/>
        </w:rPr>
        <w:t>.</w:t>
      </w:r>
    </w:p>
    <w:p w14:paraId="640179F5" w14:textId="77777777" w:rsidR="0028388E" w:rsidRPr="009F4405" w:rsidRDefault="0028388E" w:rsidP="002238C5">
      <w:pPr>
        <w:pStyle w:val="EYHeading3"/>
      </w:pPr>
      <w:bookmarkStart w:id="13" w:name="_Toc222947750"/>
      <w:bookmarkStart w:id="14" w:name="_Toc225500581"/>
      <w:r w:rsidRPr="009F4405">
        <w:t>Structure of this document</w:t>
      </w:r>
      <w:bookmarkEnd w:id="13"/>
      <w:bookmarkEnd w:id="14"/>
    </w:p>
    <w:p w14:paraId="27B0A7A3" w14:textId="77777777" w:rsidR="0028388E" w:rsidRPr="009F4405" w:rsidRDefault="0028388E" w:rsidP="00B2496D">
      <w:pPr>
        <w:spacing w:line="259" w:lineRule="auto"/>
        <w:rPr>
          <w:rFonts w:eastAsiaTheme="minorHAnsi" w:cstheme="minorBidi"/>
          <w:szCs w:val="22"/>
          <w:lang w:eastAsia="en-US"/>
        </w:rPr>
      </w:pPr>
      <w:r w:rsidRPr="009F4405">
        <w:rPr>
          <w:rFonts w:eastAsiaTheme="minorHAnsi" w:cstheme="minorBidi"/>
          <w:szCs w:val="22"/>
          <w:lang w:eastAsia="en-US"/>
        </w:rPr>
        <w:t>This document is structured as follows:</w:t>
      </w:r>
    </w:p>
    <w:p w14:paraId="17BCAFEB" w14:textId="45658C19" w:rsidR="004433AE" w:rsidRPr="009F4405" w:rsidRDefault="004433AE" w:rsidP="00B2496D">
      <w:pPr>
        <w:pStyle w:val="Bullet1"/>
        <w:ind w:left="357" w:hanging="357"/>
        <w:contextualSpacing w:val="0"/>
        <w:rPr>
          <w:lang w:val="en-GB"/>
        </w:rPr>
      </w:pPr>
      <w:bookmarkStart w:id="15" w:name="_Toc222947751"/>
      <w:bookmarkStart w:id="16" w:name="_Toc225500582"/>
      <w:r w:rsidRPr="009F4405">
        <w:rPr>
          <w:rFonts w:ascii="EYInterstate" w:hAnsi="EYInterstate"/>
          <w:b/>
          <w:bCs/>
          <w:lang w:val="en-GB"/>
        </w:rPr>
        <w:t>Chapter 1</w:t>
      </w:r>
      <w:r w:rsidRPr="009F4405">
        <w:rPr>
          <w:lang w:val="en-GB"/>
        </w:rPr>
        <w:t xml:space="preserve"> </w:t>
      </w:r>
      <w:r w:rsidR="008A3293" w:rsidRPr="009F4405">
        <w:rPr>
          <w:lang w:val="en-GB"/>
        </w:rPr>
        <w:t xml:space="preserve">- </w:t>
      </w:r>
      <w:r w:rsidRPr="009F4405">
        <w:rPr>
          <w:lang w:val="en-GB"/>
        </w:rPr>
        <w:t>presents the executive summary, including key findings and the main recommendations.</w:t>
      </w:r>
    </w:p>
    <w:p w14:paraId="5BF4BBF0" w14:textId="50514E3C" w:rsidR="00D83A8C" w:rsidRPr="009F4405" w:rsidRDefault="004433AE" w:rsidP="00B2496D">
      <w:pPr>
        <w:pStyle w:val="Bullet1"/>
        <w:contextualSpacing w:val="0"/>
        <w:rPr>
          <w:b/>
          <w:bCs/>
          <w:i/>
          <w:iCs/>
          <w:lang w:val="en-GB"/>
        </w:rPr>
      </w:pPr>
      <w:r w:rsidRPr="009F4405">
        <w:rPr>
          <w:rFonts w:ascii="EYInterstate" w:hAnsi="EYInterstate"/>
          <w:b/>
          <w:bCs/>
          <w:lang w:val="en-GB"/>
        </w:rPr>
        <w:t>Chapter 2</w:t>
      </w:r>
      <w:r w:rsidRPr="009F4405">
        <w:rPr>
          <w:lang w:val="en-GB"/>
        </w:rPr>
        <w:t xml:space="preserve"> </w:t>
      </w:r>
      <w:r w:rsidR="008A3293" w:rsidRPr="009F4405">
        <w:rPr>
          <w:lang w:val="en-GB"/>
        </w:rPr>
        <w:t xml:space="preserve">- </w:t>
      </w:r>
      <w:r w:rsidRPr="009F4405">
        <w:rPr>
          <w:lang w:val="en-GB"/>
        </w:rPr>
        <w:t>provides the introduction, setting out the background and objectives, scope and definitions, and the methodological approach.</w:t>
      </w:r>
      <w:r w:rsidR="00B01C4C" w:rsidRPr="009F4405">
        <w:rPr>
          <w:lang w:val="en-GB"/>
        </w:rPr>
        <w:t xml:space="preserve"> </w:t>
      </w:r>
      <w:r w:rsidR="00BC6207" w:rsidRPr="009F4405">
        <w:rPr>
          <w:lang w:val="en-GB"/>
        </w:rPr>
        <w:t xml:space="preserve">This section is based on </w:t>
      </w:r>
      <w:r w:rsidR="00B23F06" w:rsidRPr="009F4405">
        <w:rPr>
          <w:b/>
          <w:bCs/>
          <w:i/>
          <w:iCs/>
          <w:lang w:val="en-GB"/>
        </w:rPr>
        <w:t xml:space="preserve">Task 1: Defining scope &amp; methodology </w:t>
      </w:r>
      <w:r w:rsidR="00211F93" w:rsidRPr="009F4405">
        <w:rPr>
          <w:lang w:val="en-GB"/>
        </w:rPr>
        <w:t xml:space="preserve">from the last </w:t>
      </w:r>
      <w:r w:rsidR="00D22684" w:rsidRPr="009F4405">
        <w:rPr>
          <w:lang w:val="en-GB"/>
        </w:rPr>
        <w:t>Inception Report.</w:t>
      </w:r>
    </w:p>
    <w:p w14:paraId="1C644015" w14:textId="76A46C51" w:rsidR="004433AE" w:rsidRPr="009F4405" w:rsidRDefault="004433AE" w:rsidP="00B2496D">
      <w:pPr>
        <w:pStyle w:val="Bullet1"/>
        <w:contextualSpacing w:val="0"/>
        <w:rPr>
          <w:b/>
          <w:bCs/>
          <w:i/>
          <w:iCs/>
          <w:lang w:val="en-GB"/>
        </w:rPr>
      </w:pPr>
      <w:r w:rsidRPr="009F4405">
        <w:rPr>
          <w:rFonts w:ascii="EYInterstate" w:hAnsi="EYInterstate"/>
          <w:b/>
          <w:bCs/>
          <w:lang w:val="en-GB"/>
        </w:rPr>
        <w:t>Chapter 3</w:t>
      </w:r>
      <w:r w:rsidRPr="009F4405">
        <w:rPr>
          <w:lang w:val="en-GB"/>
        </w:rPr>
        <w:t xml:space="preserve"> </w:t>
      </w:r>
      <w:r w:rsidR="008A3293" w:rsidRPr="009F4405">
        <w:rPr>
          <w:lang w:val="en-GB"/>
        </w:rPr>
        <w:t xml:space="preserve">- </w:t>
      </w:r>
      <w:r w:rsidRPr="009F4405">
        <w:rPr>
          <w:lang w:val="en-GB"/>
        </w:rPr>
        <w:t>maps critical infrastructure, covering typologies and asset mapping, ownership and control, key gaps, bottlenecks and dependencies, and a benchmark against non-EU actors.</w:t>
      </w:r>
      <w:r w:rsidR="00242320" w:rsidRPr="009F4405">
        <w:rPr>
          <w:lang w:val="en-GB"/>
        </w:rPr>
        <w:t xml:space="preserve"> This section is based on </w:t>
      </w:r>
      <w:r w:rsidR="002E1211" w:rsidRPr="009F4405">
        <w:rPr>
          <w:b/>
          <w:bCs/>
          <w:i/>
          <w:iCs/>
          <w:lang w:val="en-GB"/>
        </w:rPr>
        <w:t xml:space="preserve">Task 2: Mapping the existing and under development critical ground infrastructure for access to space </w:t>
      </w:r>
      <w:r w:rsidR="00242320" w:rsidRPr="009F4405">
        <w:rPr>
          <w:lang w:val="en-GB"/>
        </w:rPr>
        <w:t>from the last Inception Report.</w:t>
      </w:r>
    </w:p>
    <w:p w14:paraId="4CFB14AF" w14:textId="4D13F7D2" w:rsidR="004433AE" w:rsidRPr="009F4405" w:rsidRDefault="004433AE" w:rsidP="00B2496D">
      <w:pPr>
        <w:pStyle w:val="Bullet1"/>
        <w:contextualSpacing w:val="0"/>
        <w:rPr>
          <w:b/>
          <w:bCs/>
          <w:i/>
          <w:iCs/>
          <w:lang w:val="en-GB"/>
        </w:rPr>
      </w:pPr>
      <w:r w:rsidRPr="009F4405">
        <w:rPr>
          <w:rFonts w:ascii="EYInterstate" w:hAnsi="EYInterstate"/>
          <w:b/>
          <w:bCs/>
          <w:lang w:val="en-GB"/>
        </w:rPr>
        <w:t>Chapter 4</w:t>
      </w:r>
      <w:r w:rsidRPr="009F4405">
        <w:rPr>
          <w:lang w:val="en-GB"/>
        </w:rPr>
        <w:t xml:space="preserve"> </w:t>
      </w:r>
      <w:r w:rsidR="008A3293" w:rsidRPr="009F4405">
        <w:rPr>
          <w:lang w:val="en-GB"/>
        </w:rPr>
        <w:t xml:space="preserve">- </w:t>
      </w:r>
      <w:r w:rsidRPr="009F4405">
        <w:rPr>
          <w:lang w:val="en-GB"/>
        </w:rPr>
        <w:t>presents the SWOT analysis, including the demand analysis, the SWOT of the current infrastructure, and a cross-cutting SWOT synthesis.</w:t>
      </w:r>
      <w:r w:rsidR="00242320" w:rsidRPr="009F4405">
        <w:rPr>
          <w:lang w:val="en-GB"/>
        </w:rPr>
        <w:t xml:space="preserve"> This section is based on </w:t>
      </w:r>
      <w:r w:rsidR="00C3668F" w:rsidRPr="009F4405">
        <w:rPr>
          <w:b/>
          <w:bCs/>
          <w:i/>
          <w:iCs/>
          <w:lang w:val="en-GB"/>
        </w:rPr>
        <w:t>Task 3:</w:t>
      </w:r>
      <w:r w:rsidR="00C3668F" w:rsidRPr="009F4405">
        <w:rPr>
          <w:lang w:val="en-GB"/>
        </w:rPr>
        <w:t xml:space="preserve"> </w:t>
      </w:r>
      <w:r w:rsidR="00C3668F" w:rsidRPr="009F4405">
        <w:rPr>
          <w:b/>
          <w:bCs/>
          <w:i/>
          <w:iCs/>
          <w:lang w:val="en-GB"/>
        </w:rPr>
        <w:t>Performing a general SWOT analysis</w:t>
      </w:r>
      <w:r w:rsidR="00242320" w:rsidRPr="009F4405">
        <w:rPr>
          <w:b/>
          <w:bCs/>
          <w:i/>
          <w:iCs/>
          <w:lang w:val="en-GB"/>
        </w:rPr>
        <w:t xml:space="preserve"> </w:t>
      </w:r>
      <w:r w:rsidR="00242320" w:rsidRPr="009F4405">
        <w:rPr>
          <w:lang w:val="en-GB"/>
        </w:rPr>
        <w:t>from the last Inception Report.</w:t>
      </w:r>
    </w:p>
    <w:p w14:paraId="57555A1C" w14:textId="1B340795" w:rsidR="004433AE" w:rsidRPr="009F4405" w:rsidRDefault="004433AE" w:rsidP="00B2496D">
      <w:pPr>
        <w:pStyle w:val="Bullet1"/>
        <w:contextualSpacing w:val="0"/>
        <w:rPr>
          <w:b/>
          <w:bCs/>
          <w:i/>
          <w:iCs/>
          <w:lang w:val="en-GB"/>
        </w:rPr>
      </w:pPr>
      <w:r w:rsidRPr="009F4405">
        <w:rPr>
          <w:rFonts w:ascii="EYInterstate" w:hAnsi="EYInterstate"/>
          <w:b/>
          <w:bCs/>
          <w:lang w:val="en-GB"/>
        </w:rPr>
        <w:t>Chapter 5</w:t>
      </w:r>
      <w:r w:rsidRPr="009F4405">
        <w:rPr>
          <w:lang w:val="en-GB"/>
        </w:rPr>
        <w:t xml:space="preserve"> </w:t>
      </w:r>
      <w:r w:rsidR="008A3293" w:rsidRPr="009F4405">
        <w:rPr>
          <w:lang w:val="en-GB"/>
        </w:rPr>
        <w:t xml:space="preserve">- </w:t>
      </w:r>
      <w:r w:rsidRPr="009F4405">
        <w:rPr>
          <w:lang w:val="en-GB"/>
        </w:rPr>
        <w:t>presents the case studies and the gap, criticality and risk assessment.</w:t>
      </w:r>
      <w:r w:rsidR="00242320" w:rsidRPr="009F4405">
        <w:rPr>
          <w:lang w:val="en-GB"/>
        </w:rPr>
        <w:t xml:space="preserve"> This section is based on </w:t>
      </w:r>
      <w:r w:rsidR="00B916E0" w:rsidRPr="009F4405">
        <w:rPr>
          <w:b/>
          <w:bCs/>
          <w:i/>
          <w:iCs/>
          <w:lang w:val="en-GB"/>
        </w:rPr>
        <w:t xml:space="preserve">Task 4: Case studies, gap, criticality &amp; risk assessment </w:t>
      </w:r>
      <w:r w:rsidR="00242320" w:rsidRPr="009F4405">
        <w:rPr>
          <w:lang w:val="en-GB"/>
        </w:rPr>
        <w:t>from the last Inception Report.</w:t>
      </w:r>
    </w:p>
    <w:p w14:paraId="2FD2073C" w14:textId="2AAC564C" w:rsidR="004433AE" w:rsidRPr="009F4405" w:rsidRDefault="004433AE" w:rsidP="00B2496D">
      <w:pPr>
        <w:pStyle w:val="Bullet1"/>
        <w:contextualSpacing w:val="0"/>
        <w:rPr>
          <w:b/>
          <w:bCs/>
          <w:i/>
          <w:iCs/>
          <w:lang w:val="en-GB"/>
        </w:rPr>
      </w:pPr>
      <w:r w:rsidRPr="009F4405">
        <w:rPr>
          <w:rFonts w:ascii="EYInterstate" w:hAnsi="EYInterstate"/>
          <w:b/>
          <w:bCs/>
          <w:lang w:val="en-GB"/>
        </w:rPr>
        <w:t>Chapter 6</w:t>
      </w:r>
      <w:r w:rsidRPr="009F4405">
        <w:rPr>
          <w:lang w:val="en-GB"/>
        </w:rPr>
        <w:t xml:space="preserve"> </w:t>
      </w:r>
      <w:r w:rsidR="008A3293" w:rsidRPr="009F4405">
        <w:rPr>
          <w:lang w:val="en-GB"/>
        </w:rPr>
        <w:t xml:space="preserve">- </w:t>
      </w:r>
      <w:r w:rsidRPr="009F4405">
        <w:rPr>
          <w:lang w:val="en-GB"/>
        </w:rPr>
        <w:t>sets out the strategic recommendations, including proposed solutions, feasibility, costs and implementation timelines, and stakeholder validation.</w:t>
      </w:r>
      <w:r w:rsidR="00242320" w:rsidRPr="009F4405">
        <w:rPr>
          <w:lang w:val="en-GB"/>
        </w:rPr>
        <w:t xml:space="preserve"> This section is based on </w:t>
      </w:r>
      <w:r w:rsidR="00B2496D" w:rsidRPr="009F4405">
        <w:rPr>
          <w:b/>
          <w:bCs/>
          <w:i/>
          <w:iCs/>
          <w:lang w:val="en-GB"/>
        </w:rPr>
        <w:t>Task 5: Developing recommendations</w:t>
      </w:r>
      <w:r w:rsidR="00242320" w:rsidRPr="009F4405">
        <w:rPr>
          <w:b/>
          <w:bCs/>
          <w:i/>
          <w:iCs/>
          <w:lang w:val="en-GB"/>
        </w:rPr>
        <w:t xml:space="preserve"> </w:t>
      </w:r>
      <w:r w:rsidR="00242320" w:rsidRPr="009F4405">
        <w:rPr>
          <w:lang w:val="en-GB"/>
        </w:rPr>
        <w:t>from the last Inception Report.</w:t>
      </w:r>
    </w:p>
    <w:bookmarkEnd w:id="15"/>
    <w:bookmarkEnd w:id="16"/>
    <w:p w14:paraId="1B0A5CC8" w14:textId="25E5002B" w:rsidR="0028388E" w:rsidRPr="009F4405" w:rsidRDefault="005123F6" w:rsidP="002238C5">
      <w:pPr>
        <w:pStyle w:val="EYHeading3"/>
      </w:pPr>
      <w:r w:rsidRPr="009F4405">
        <w:t>Progress tracking</w:t>
      </w:r>
    </w:p>
    <w:p w14:paraId="1EFB9B12" w14:textId="2D9D8161" w:rsidR="00B823CF" w:rsidRPr="009F4405" w:rsidRDefault="00B823CF" w:rsidP="00B823CF">
      <w:r w:rsidRPr="009F4405">
        <w:t xml:space="preserve">Throughout the course of the project, a structured set of deliverables </w:t>
      </w:r>
      <w:r w:rsidR="004E4DC9" w:rsidRPr="009F4405">
        <w:t>is</w:t>
      </w:r>
      <w:r w:rsidRPr="009F4405">
        <w:t xml:space="preserve"> produced to ensure effective project steering, transparency of progress, and timely validation of intermediate and final results. These deliverables reflect the successive stages of the study, from the refinement of the methodological approach and stakeholder engagement strategy to the reporting of analytical findings, preliminary conclusions, and final recommendations. T</w:t>
      </w:r>
      <w:r w:rsidR="004E4DC9" w:rsidRPr="009F4405">
        <w:t xml:space="preserve">he table below </w:t>
      </w:r>
      <w:r w:rsidRPr="009F4405">
        <w:t xml:space="preserve">provides an overview of the </w:t>
      </w:r>
      <w:r w:rsidR="00D747FB" w:rsidRPr="009F4405">
        <w:t xml:space="preserve">submitted and </w:t>
      </w:r>
      <w:r w:rsidRPr="009F4405">
        <w:t>planned deliverables, their main focus, and their respective submission timelines.</w:t>
      </w:r>
    </w:p>
    <w:p w14:paraId="413A75E8" w14:textId="0D104AA2" w:rsidR="00C81A11" w:rsidRPr="009F4405" w:rsidRDefault="00C81A11" w:rsidP="0002437A">
      <w:pPr>
        <w:pStyle w:val="Caption"/>
      </w:pPr>
      <w:bookmarkStart w:id="17" w:name="_Toc226620302"/>
      <w:bookmarkStart w:id="18" w:name="_Toc239018392"/>
      <w:r w:rsidRPr="009F4405">
        <w:t xml:space="preserve">Table </w:t>
      </w:r>
      <w:r w:rsidRPr="009F4405">
        <w:fldChar w:fldCharType="begin"/>
      </w:r>
      <w:r w:rsidRPr="009F4405">
        <w:instrText xml:space="preserve"> SEQ Table \* ARABIC </w:instrText>
      </w:r>
      <w:r w:rsidRPr="009F4405">
        <w:fldChar w:fldCharType="separate"/>
      </w:r>
      <w:r w:rsidR="005F19E3">
        <w:rPr>
          <w:noProof/>
        </w:rPr>
        <w:t>1</w:t>
      </w:r>
      <w:r w:rsidRPr="009F4405">
        <w:fldChar w:fldCharType="end"/>
      </w:r>
      <w:r w:rsidRPr="009F4405">
        <w:t xml:space="preserve"> Overview of project deliverables</w:t>
      </w:r>
      <w:bookmarkEnd w:id="17"/>
      <w:bookmarkEnd w:id="18"/>
    </w:p>
    <w:tbl>
      <w:tblPr>
        <w:tblStyle w:val="Table-standard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Look w:val="04A0" w:firstRow="1" w:lastRow="0" w:firstColumn="1" w:lastColumn="0" w:noHBand="0" w:noVBand="1"/>
      </w:tblPr>
      <w:tblGrid>
        <w:gridCol w:w="2400"/>
        <w:gridCol w:w="5387"/>
        <w:gridCol w:w="1831"/>
      </w:tblGrid>
      <w:tr w:rsidR="00C81A11" w:rsidRPr="009F4405" w14:paraId="539540DD" w14:textId="77777777" w:rsidTr="00EF59B1">
        <w:trPr>
          <w:cnfStyle w:val="100000000000" w:firstRow="1" w:lastRow="0" w:firstColumn="0" w:lastColumn="0" w:oddVBand="0" w:evenVBand="0" w:oddHBand="0" w:evenHBand="0" w:firstRowFirstColumn="0" w:firstRowLastColumn="0" w:lastRowFirstColumn="0" w:lastRowLastColumn="0"/>
        </w:trPr>
        <w:tc>
          <w:tcPr>
            <w:tcW w:w="2400" w:type="dxa"/>
            <w:shd w:val="clear" w:color="auto" w:fill="FFE600" w:themeFill="accent2"/>
          </w:tcPr>
          <w:p w14:paraId="7ACA13F4" w14:textId="77777777" w:rsidR="00C81A11" w:rsidRPr="009F4405" w:rsidRDefault="00C81A11" w:rsidP="00DE3060">
            <w:pPr>
              <w:contextualSpacing/>
              <w:jc w:val="left"/>
              <w:rPr>
                <w:b/>
                <w:szCs w:val="18"/>
              </w:rPr>
            </w:pPr>
            <w:r w:rsidRPr="009F4405">
              <w:rPr>
                <w:b/>
                <w:szCs w:val="18"/>
              </w:rPr>
              <w:t>Deliverable</w:t>
            </w:r>
          </w:p>
        </w:tc>
        <w:tc>
          <w:tcPr>
            <w:tcW w:w="5387" w:type="dxa"/>
            <w:shd w:val="clear" w:color="auto" w:fill="FFE600" w:themeFill="accent2"/>
          </w:tcPr>
          <w:p w14:paraId="356C6D34" w14:textId="77777777" w:rsidR="00C81A11" w:rsidRPr="009F4405" w:rsidRDefault="00C81A11" w:rsidP="00DE3060">
            <w:pPr>
              <w:contextualSpacing/>
              <w:jc w:val="left"/>
              <w:rPr>
                <w:b/>
                <w:szCs w:val="18"/>
              </w:rPr>
            </w:pPr>
            <w:r w:rsidRPr="009F4405">
              <w:rPr>
                <w:b/>
                <w:szCs w:val="18"/>
              </w:rPr>
              <w:t>Focus of the content</w:t>
            </w:r>
          </w:p>
        </w:tc>
        <w:tc>
          <w:tcPr>
            <w:tcW w:w="1831" w:type="dxa"/>
            <w:shd w:val="clear" w:color="auto" w:fill="FFE600" w:themeFill="accent2"/>
          </w:tcPr>
          <w:p w14:paraId="1BA63D95" w14:textId="77777777" w:rsidR="00C81A11" w:rsidRPr="009F4405" w:rsidRDefault="00C81A11" w:rsidP="00DE3060">
            <w:pPr>
              <w:contextualSpacing/>
              <w:jc w:val="left"/>
              <w:rPr>
                <w:b/>
                <w:szCs w:val="18"/>
              </w:rPr>
            </w:pPr>
            <w:r w:rsidRPr="009F4405">
              <w:rPr>
                <w:b/>
                <w:szCs w:val="18"/>
              </w:rPr>
              <w:t>When</w:t>
            </w:r>
          </w:p>
        </w:tc>
      </w:tr>
      <w:tr w:rsidR="00C81A11" w:rsidRPr="009F4405" w14:paraId="6AE5E950" w14:textId="77777777" w:rsidTr="00EF59B1">
        <w:tc>
          <w:tcPr>
            <w:tcW w:w="2400" w:type="dxa"/>
            <w:shd w:val="clear" w:color="auto" w:fill="F2F2F2" w:themeFill="text2" w:themeFillShade="F2"/>
          </w:tcPr>
          <w:p w14:paraId="1FE63FEB" w14:textId="77777777" w:rsidR="00C81A11" w:rsidRPr="009F4405" w:rsidRDefault="00C81A11" w:rsidP="00DE3060">
            <w:pPr>
              <w:contextualSpacing/>
              <w:jc w:val="left"/>
              <w:rPr>
                <w:b/>
                <w:bCs/>
                <w:sz w:val="18"/>
                <w:szCs w:val="18"/>
              </w:rPr>
            </w:pPr>
            <w:r w:rsidRPr="009F4405">
              <w:rPr>
                <w:b/>
                <w:bCs/>
                <w:sz w:val="18"/>
                <w:szCs w:val="18"/>
              </w:rPr>
              <w:t>Updated Project Management Plan</w:t>
            </w:r>
          </w:p>
        </w:tc>
        <w:tc>
          <w:tcPr>
            <w:tcW w:w="5387" w:type="dxa"/>
            <w:shd w:val="clear" w:color="auto" w:fill="auto"/>
          </w:tcPr>
          <w:p w14:paraId="5F2EE7D8" w14:textId="77777777" w:rsidR="00C81A11" w:rsidRPr="009F4405" w:rsidRDefault="00C81A11" w:rsidP="00DE3060">
            <w:pPr>
              <w:contextualSpacing/>
              <w:jc w:val="left"/>
              <w:rPr>
                <w:sz w:val="18"/>
                <w:szCs w:val="18"/>
              </w:rPr>
            </w:pPr>
            <w:r w:rsidRPr="009F4405">
              <w:rPr>
                <w:sz w:val="18"/>
                <w:szCs w:val="18"/>
              </w:rPr>
              <w:t>Updated approach to project management</w:t>
            </w:r>
          </w:p>
        </w:tc>
        <w:tc>
          <w:tcPr>
            <w:tcW w:w="1831" w:type="dxa"/>
            <w:shd w:val="clear" w:color="auto" w:fill="auto"/>
          </w:tcPr>
          <w:p w14:paraId="258142A1" w14:textId="691F3679" w:rsidR="00C81A11" w:rsidRPr="009F4405" w:rsidRDefault="00C81A11" w:rsidP="00DE3060">
            <w:pPr>
              <w:contextualSpacing/>
              <w:jc w:val="left"/>
              <w:rPr>
                <w:sz w:val="18"/>
                <w:szCs w:val="18"/>
              </w:rPr>
            </w:pPr>
            <w:r w:rsidRPr="009F4405">
              <w:rPr>
                <w:sz w:val="18"/>
                <w:szCs w:val="18"/>
              </w:rPr>
              <w:t>25/02/2</w:t>
            </w:r>
            <w:r w:rsidR="002A407F" w:rsidRPr="009F4405">
              <w:rPr>
                <w:sz w:val="18"/>
                <w:szCs w:val="18"/>
              </w:rPr>
              <w:t>6</w:t>
            </w:r>
            <w:r w:rsidR="001A2FE5" w:rsidRPr="009F4405">
              <w:rPr>
                <w:sz w:val="18"/>
                <w:szCs w:val="18"/>
              </w:rPr>
              <w:t xml:space="preserve"> (T0+11w)</w:t>
            </w:r>
          </w:p>
        </w:tc>
      </w:tr>
      <w:tr w:rsidR="00C81A11" w:rsidRPr="009F4405" w14:paraId="1FC951ED" w14:textId="77777777" w:rsidTr="00EF59B1">
        <w:tc>
          <w:tcPr>
            <w:tcW w:w="2400" w:type="dxa"/>
            <w:shd w:val="clear" w:color="auto" w:fill="F2F2F2" w:themeFill="text2" w:themeFillShade="F2"/>
          </w:tcPr>
          <w:p w14:paraId="11347F34" w14:textId="77777777" w:rsidR="00C81A11" w:rsidRPr="009F4405" w:rsidRDefault="00C81A11" w:rsidP="00DE3060">
            <w:pPr>
              <w:contextualSpacing/>
              <w:jc w:val="left"/>
              <w:rPr>
                <w:b/>
                <w:bCs/>
                <w:sz w:val="18"/>
                <w:szCs w:val="18"/>
              </w:rPr>
            </w:pPr>
            <w:r w:rsidRPr="009F4405">
              <w:rPr>
                <w:b/>
                <w:bCs/>
                <w:sz w:val="18"/>
                <w:szCs w:val="18"/>
              </w:rPr>
              <w:t>Updated Stakeholder Consultation Strategy</w:t>
            </w:r>
          </w:p>
        </w:tc>
        <w:tc>
          <w:tcPr>
            <w:tcW w:w="5387" w:type="dxa"/>
            <w:shd w:val="clear" w:color="auto" w:fill="auto"/>
          </w:tcPr>
          <w:p w14:paraId="260098FA" w14:textId="77777777" w:rsidR="00C81A11" w:rsidRPr="009F4405" w:rsidRDefault="00C81A11" w:rsidP="00DE3060">
            <w:pPr>
              <w:contextualSpacing/>
              <w:jc w:val="left"/>
              <w:rPr>
                <w:sz w:val="18"/>
                <w:szCs w:val="18"/>
              </w:rPr>
            </w:pPr>
            <w:r w:rsidRPr="009F4405">
              <w:rPr>
                <w:sz w:val="18"/>
                <w:szCs w:val="18"/>
              </w:rPr>
              <w:t>Updated approach for the Stakeholder Consultations foreseen for this study</w:t>
            </w:r>
          </w:p>
        </w:tc>
        <w:tc>
          <w:tcPr>
            <w:tcW w:w="1831" w:type="dxa"/>
            <w:shd w:val="clear" w:color="auto" w:fill="auto"/>
          </w:tcPr>
          <w:p w14:paraId="7FF9734D" w14:textId="6D79B4C5" w:rsidR="00C81A11" w:rsidRPr="009F4405" w:rsidRDefault="00C81A11" w:rsidP="00DE3060">
            <w:pPr>
              <w:contextualSpacing/>
              <w:jc w:val="left"/>
              <w:rPr>
                <w:sz w:val="18"/>
                <w:szCs w:val="18"/>
              </w:rPr>
            </w:pPr>
            <w:r w:rsidRPr="009F4405">
              <w:rPr>
                <w:sz w:val="18"/>
                <w:szCs w:val="18"/>
              </w:rPr>
              <w:t>25/02/2</w:t>
            </w:r>
            <w:r w:rsidR="002A407F" w:rsidRPr="009F4405">
              <w:rPr>
                <w:sz w:val="18"/>
                <w:szCs w:val="18"/>
              </w:rPr>
              <w:t>6</w:t>
            </w:r>
            <w:r w:rsidR="001A2FE5" w:rsidRPr="009F4405">
              <w:rPr>
                <w:sz w:val="18"/>
                <w:szCs w:val="18"/>
              </w:rPr>
              <w:t xml:space="preserve"> (T0+11w)</w:t>
            </w:r>
          </w:p>
        </w:tc>
      </w:tr>
      <w:tr w:rsidR="00C81A11" w:rsidRPr="009F4405" w14:paraId="4D0D6954" w14:textId="77777777" w:rsidTr="00EF59B1">
        <w:tc>
          <w:tcPr>
            <w:tcW w:w="2400" w:type="dxa"/>
            <w:shd w:val="clear" w:color="auto" w:fill="F2F2F2" w:themeFill="text2" w:themeFillShade="F2"/>
          </w:tcPr>
          <w:p w14:paraId="0958BBCE" w14:textId="08C1F335" w:rsidR="00C81A11" w:rsidRPr="009F4405" w:rsidRDefault="00DE5CE4" w:rsidP="00DE3060">
            <w:pPr>
              <w:contextualSpacing/>
              <w:jc w:val="left"/>
              <w:rPr>
                <w:b/>
                <w:bCs/>
                <w:sz w:val="18"/>
                <w:szCs w:val="18"/>
              </w:rPr>
            </w:pPr>
            <w:r>
              <w:rPr>
                <w:b/>
                <w:bCs/>
                <w:sz w:val="18"/>
                <w:szCs w:val="18"/>
              </w:rPr>
              <w:lastRenderedPageBreak/>
              <w:t>D1</w:t>
            </w:r>
            <w:r w:rsidR="00C81A11" w:rsidRPr="009F4405">
              <w:rPr>
                <w:b/>
                <w:bCs/>
                <w:sz w:val="18"/>
                <w:szCs w:val="18"/>
              </w:rPr>
              <w:t xml:space="preserve"> – Inception Report</w:t>
            </w:r>
          </w:p>
        </w:tc>
        <w:tc>
          <w:tcPr>
            <w:tcW w:w="5387" w:type="dxa"/>
            <w:shd w:val="clear" w:color="auto" w:fill="auto"/>
          </w:tcPr>
          <w:p w14:paraId="2C2984FC" w14:textId="77777777" w:rsidR="00C81A11" w:rsidRPr="009F4405" w:rsidRDefault="00C81A11" w:rsidP="00DE3060">
            <w:pPr>
              <w:contextualSpacing/>
              <w:jc w:val="left"/>
              <w:rPr>
                <w:sz w:val="18"/>
                <w:szCs w:val="18"/>
              </w:rPr>
            </w:pPr>
            <w:r w:rsidRPr="009F4405">
              <w:rPr>
                <w:sz w:val="18"/>
                <w:szCs w:val="18"/>
              </w:rPr>
              <w:t xml:space="preserve">Updated methodological approach to the study and the conclusions of Task 1 </w:t>
            </w:r>
          </w:p>
        </w:tc>
        <w:tc>
          <w:tcPr>
            <w:tcW w:w="1831" w:type="dxa"/>
            <w:shd w:val="clear" w:color="auto" w:fill="auto"/>
          </w:tcPr>
          <w:p w14:paraId="4FDF8566" w14:textId="7118CA39" w:rsidR="00C81A11" w:rsidRPr="009F4405" w:rsidRDefault="00C81A11" w:rsidP="00DE3060">
            <w:pPr>
              <w:contextualSpacing/>
              <w:jc w:val="left"/>
              <w:rPr>
                <w:sz w:val="18"/>
                <w:szCs w:val="18"/>
              </w:rPr>
            </w:pPr>
            <w:r w:rsidRPr="009F4405">
              <w:rPr>
                <w:sz w:val="18"/>
                <w:szCs w:val="18"/>
              </w:rPr>
              <w:t>25/02/2</w:t>
            </w:r>
            <w:r w:rsidR="002A407F" w:rsidRPr="009F4405">
              <w:rPr>
                <w:sz w:val="18"/>
                <w:szCs w:val="18"/>
              </w:rPr>
              <w:t>6</w:t>
            </w:r>
            <w:r w:rsidRPr="009F4405">
              <w:rPr>
                <w:sz w:val="18"/>
                <w:szCs w:val="18"/>
              </w:rPr>
              <w:t xml:space="preserve"> (T0+11w)</w:t>
            </w:r>
          </w:p>
        </w:tc>
      </w:tr>
      <w:tr w:rsidR="00C81A11" w:rsidRPr="009F4405" w14:paraId="327A70B4" w14:textId="77777777" w:rsidTr="001B5C75">
        <w:tc>
          <w:tcPr>
            <w:tcW w:w="2400" w:type="dxa"/>
            <w:shd w:val="clear" w:color="auto" w:fill="F2F2F2" w:themeFill="text2" w:themeFillShade="F2"/>
          </w:tcPr>
          <w:p w14:paraId="168E9C1A" w14:textId="139BFF24" w:rsidR="00C81A11" w:rsidRPr="009F4405" w:rsidRDefault="0018674D" w:rsidP="00DE3060">
            <w:pPr>
              <w:contextualSpacing/>
              <w:jc w:val="left"/>
              <w:rPr>
                <w:b/>
                <w:bCs/>
                <w:sz w:val="18"/>
                <w:szCs w:val="18"/>
              </w:rPr>
            </w:pPr>
            <w:r>
              <w:rPr>
                <w:b/>
                <w:bCs/>
                <w:sz w:val="18"/>
                <w:szCs w:val="18"/>
              </w:rPr>
              <w:t>D2</w:t>
            </w:r>
            <w:r w:rsidR="00C81A11" w:rsidRPr="009F4405">
              <w:rPr>
                <w:b/>
                <w:bCs/>
                <w:sz w:val="18"/>
                <w:szCs w:val="18"/>
              </w:rPr>
              <w:t xml:space="preserve"> – Interim Report</w:t>
            </w:r>
          </w:p>
        </w:tc>
        <w:tc>
          <w:tcPr>
            <w:tcW w:w="5387" w:type="dxa"/>
            <w:shd w:val="clear" w:color="auto" w:fill="auto"/>
          </w:tcPr>
          <w:p w14:paraId="78074A17" w14:textId="77777777" w:rsidR="00C81A11" w:rsidRPr="009F4405" w:rsidRDefault="00C81A11" w:rsidP="00DE3060">
            <w:pPr>
              <w:contextualSpacing/>
              <w:jc w:val="left"/>
              <w:rPr>
                <w:sz w:val="18"/>
                <w:szCs w:val="18"/>
              </w:rPr>
            </w:pPr>
            <w:r w:rsidRPr="009F4405">
              <w:rPr>
                <w:sz w:val="18"/>
                <w:szCs w:val="18"/>
              </w:rPr>
              <w:t xml:space="preserve">Reporting on the general progress with an emphasis on the outcomes of Task 2, and the initial progress on Task 3 </w:t>
            </w:r>
          </w:p>
        </w:tc>
        <w:tc>
          <w:tcPr>
            <w:tcW w:w="1831" w:type="dxa"/>
            <w:shd w:val="clear" w:color="auto" w:fill="auto"/>
          </w:tcPr>
          <w:p w14:paraId="4AB23A7B" w14:textId="302F288D" w:rsidR="00C81A11" w:rsidRPr="009F4405" w:rsidRDefault="001A2FE5" w:rsidP="00DE3060">
            <w:pPr>
              <w:contextualSpacing/>
              <w:jc w:val="left"/>
              <w:rPr>
                <w:sz w:val="18"/>
                <w:szCs w:val="18"/>
              </w:rPr>
            </w:pPr>
            <w:r w:rsidRPr="009F4405">
              <w:rPr>
                <w:sz w:val="18"/>
                <w:szCs w:val="18"/>
              </w:rPr>
              <w:t>10</w:t>
            </w:r>
            <w:r w:rsidR="00C81A11" w:rsidRPr="009F4405">
              <w:rPr>
                <w:sz w:val="18"/>
                <w:szCs w:val="18"/>
              </w:rPr>
              <w:t>/04/26 (T0+1</w:t>
            </w:r>
            <w:r w:rsidR="00585E4B" w:rsidRPr="009F4405">
              <w:rPr>
                <w:sz w:val="18"/>
                <w:szCs w:val="18"/>
              </w:rPr>
              <w:t>7</w:t>
            </w:r>
            <w:r w:rsidR="00C81A11" w:rsidRPr="009F4405">
              <w:rPr>
                <w:sz w:val="18"/>
                <w:szCs w:val="18"/>
              </w:rPr>
              <w:t>w)</w:t>
            </w:r>
          </w:p>
        </w:tc>
      </w:tr>
      <w:tr w:rsidR="00C81A11" w:rsidRPr="009F4405" w14:paraId="5E5D2551" w14:textId="77777777" w:rsidTr="00EF59B1">
        <w:tc>
          <w:tcPr>
            <w:tcW w:w="2400" w:type="dxa"/>
            <w:shd w:val="clear" w:color="auto" w:fill="F2F2F2" w:themeFill="text2" w:themeFillShade="F2"/>
          </w:tcPr>
          <w:p w14:paraId="1E427213" w14:textId="6297B51C" w:rsidR="00C81A11" w:rsidRPr="009F4405" w:rsidRDefault="0018674D" w:rsidP="00DE3060">
            <w:pPr>
              <w:contextualSpacing/>
              <w:jc w:val="left"/>
              <w:rPr>
                <w:b/>
                <w:bCs/>
                <w:sz w:val="18"/>
                <w:szCs w:val="18"/>
              </w:rPr>
            </w:pPr>
            <w:r>
              <w:rPr>
                <w:b/>
                <w:bCs/>
                <w:sz w:val="18"/>
                <w:szCs w:val="18"/>
              </w:rPr>
              <w:t>D3</w:t>
            </w:r>
            <w:r w:rsidR="00C81A11" w:rsidRPr="009F4405">
              <w:rPr>
                <w:b/>
                <w:bCs/>
                <w:sz w:val="18"/>
                <w:szCs w:val="18"/>
              </w:rPr>
              <w:t xml:space="preserve"> – Progress Report</w:t>
            </w:r>
          </w:p>
        </w:tc>
        <w:tc>
          <w:tcPr>
            <w:tcW w:w="5387" w:type="dxa"/>
            <w:shd w:val="clear" w:color="auto" w:fill="auto"/>
          </w:tcPr>
          <w:p w14:paraId="761EFDB8" w14:textId="77777777" w:rsidR="00C81A11" w:rsidRPr="009F4405" w:rsidRDefault="00C81A11" w:rsidP="00DE3060">
            <w:pPr>
              <w:contextualSpacing/>
              <w:jc w:val="left"/>
              <w:rPr>
                <w:sz w:val="18"/>
                <w:szCs w:val="18"/>
              </w:rPr>
            </w:pPr>
            <w:r w:rsidRPr="009F4405">
              <w:rPr>
                <w:sz w:val="18"/>
                <w:szCs w:val="18"/>
              </w:rPr>
              <w:t>Reporting on the general progress with an emphasis on the conclusion of Task 3 and the preliminary results of Task 4</w:t>
            </w:r>
          </w:p>
        </w:tc>
        <w:tc>
          <w:tcPr>
            <w:tcW w:w="1831" w:type="dxa"/>
            <w:shd w:val="clear" w:color="auto" w:fill="auto"/>
          </w:tcPr>
          <w:p w14:paraId="1DF86C3D" w14:textId="1D3647A2" w:rsidR="00C81A11" w:rsidRPr="009F4405" w:rsidRDefault="00EC28FD" w:rsidP="00DE3060">
            <w:pPr>
              <w:contextualSpacing/>
              <w:jc w:val="left"/>
              <w:rPr>
                <w:sz w:val="18"/>
                <w:szCs w:val="18"/>
              </w:rPr>
            </w:pPr>
            <w:r w:rsidRPr="009F4405">
              <w:rPr>
                <w:sz w:val="18"/>
                <w:szCs w:val="18"/>
              </w:rPr>
              <w:t>05</w:t>
            </w:r>
            <w:r w:rsidR="00C81A11" w:rsidRPr="009F4405">
              <w:rPr>
                <w:sz w:val="18"/>
                <w:szCs w:val="18"/>
              </w:rPr>
              <w:t>/0</w:t>
            </w:r>
            <w:r w:rsidRPr="009F4405">
              <w:rPr>
                <w:sz w:val="18"/>
                <w:szCs w:val="18"/>
              </w:rPr>
              <w:t>6</w:t>
            </w:r>
            <w:r w:rsidR="00C81A11" w:rsidRPr="009F4405">
              <w:rPr>
                <w:sz w:val="18"/>
                <w:szCs w:val="18"/>
              </w:rPr>
              <w:t>/26 (T0+2</w:t>
            </w:r>
            <w:r w:rsidR="003A341C" w:rsidRPr="009F4405">
              <w:rPr>
                <w:sz w:val="18"/>
                <w:szCs w:val="18"/>
              </w:rPr>
              <w:t>5</w:t>
            </w:r>
            <w:r w:rsidR="00C81A11" w:rsidRPr="009F4405">
              <w:rPr>
                <w:sz w:val="18"/>
                <w:szCs w:val="18"/>
              </w:rPr>
              <w:t>w)</w:t>
            </w:r>
          </w:p>
        </w:tc>
      </w:tr>
      <w:tr w:rsidR="00C81A11" w:rsidRPr="009F4405" w14:paraId="475E76DB" w14:textId="77777777" w:rsidTr="00EF59B1">
        <w:tc>
          <w:tcPr>
            <w:tcW w:w="2400" w:type="dxa"/>
            <w:shd w:val="clear" w:color="auto" w:fill="F2F2F2" w:themeFill="text2" w:themeFillShade="F2"/>
          </w:tcPr>
          <w:p w14:paraId="366D875E" w14:textId="710BD361" w:rsidR="00C81A11" w:rsidRPr="009F4405" w:rsidRDefault="0018674D" w:rsidP="00DE3060">
            <w:pPr>
              <w:contextualSpacing/>
              <w:jc w:val="left"/>
              <w:rPr>
                <w:b/>
                <w:bCs/>
                <w:sz w:val="18"/>
                <w:szCs w:val="18"/>
              </w:rPr>
            </w:pPr>
            <w:r>
              <w:rPr>
                <w:b/>
                <w:bCs/>
                <w:sz w:val="18"/>
                <w:szCs w:val="18"/>
              </w:rPr>
              <w:t>D4</w:t>
            </w:r>
            <w:r w:rsidR="00C81A11" w:rsidRPr="009F4405">
              <w:rPr>
                <w:b/>
                <w:bCs/>
                <w:sz w:val="18"/>
                <w:szCs w:val="18"/>
              </w:rPr>
              <w:t xml:space="preserve"> – </w:t>
            </w:r>
            <w:r w:rsidR="004C2E03" w:rsidRPr="009F4405">
              <w:rPr>
                <w:b/>
                <w:bCs/>
                <w:sz w:val="18"/>
                <w:szCs w:val="18"/>
              </w:rPr>
              <w:t xml:space="preserve">Second </w:t>
            </w:r>
            <w:r w:rsidR="00C81A11" w:rsidRPr="009F4405">
              <w:rPr>
                <w:b/>
                <w:bCs/>
                <w:sz w:val="18"/>
                <w:szCs w:val="18"/>
              </w:rPr>
              <w:t>Progress Report</w:t>
            </w:r>
          </w:p>
        </w:tc>
        <w:tc>
          <w:tcPr>
            <w:tcW w:w="5387" w:type="dxa"/>
            <w:shd w:val="clear" w:color="auto" w:fill="auto"/>
          </w:tcPr>
          <w:p w14:paraId="22EEED0E" w14:textId="7EADD4B0" w:rsidR="00C81A11" w:rsidRPr="009F4405" w:rsidRDefault="00C81A11" w:rsidP="00DE3060">
            <w:pPr>
              <w:contextualSpacing/>
              <w:jc w:val="left"/>
              <w:rPr>
                <w:sz w:val="18"/>
                <w:szCs w:val="18"/>
              </w:rPr>
            </w:pPr>
            <w:r w:rsidRPr="009F4405">
              <w:rPr>
                <w:sz w:val="18"/>
                <w:szCs w:val="18"/>
              </w:rPr>
              <w:t xml:space="preserve">Reporting on the general progress with an emphasis of the finalised results of </w:t>
            </w:r>
            <w:r w:rsidR="00346156" w:rsidRPr="009F4405">
              <w:rPr>
                <w:sz w:val="18"/>
                <w:szCs w:val="18"/>
              </w:rPr>
              <w:t>Tasks 1 to 4</w:t>
            </w:r>
          </w:p>
        </w:tc>
        <w:tc>
          <w:tcPr>
            <w:tcW w:w="1831" w:type="dxa"/>
            <w:shd w:val="clear" w:color="auto" w:fill="auto"/>
          </w:tcPr>
          <w:p w14:paraId="4308E5A3" w14:textId="0BF83CFF" w:rsidR="00C81A11" w:rsidRPr="009F4405" w:rsidRDefault="00E073C6" w:rsidP="00DE3060">
            <w:pPr>
              <w:contextualSpacing/>
              <w:jc w:val="left"/>
              <w:rPr>
                <w:sz w:val="18"/>
                <w:szCs w:val="18"/>
              </w:rPr>
            </w:pPr>
            <w:r w:rsidRPr="009F4405">
              <w:rPr>
                <w:sz w:val="18"/>
                <w:szCs w:val="18"/>
              </w:rPr>
              <w:t>31</w:t>
            </w:r>
            <w:r w:rsidR="00C81A11" w:rsidRPr="009F4405">
              <w:rPr>
                <w:sz w:val="18"/>
                <w:szCs w:val="18"/>
              </w:rPr>
              <w:t>/0</w:t>
            </w:r>
            <w:r w:rsidR="00B07743" w:rsidRPr="009F4405">
              <w:rPr>
                <w:sz w:val="18"/>
                <w:szCs w:val="18"/>
              </w:rPr>
              <w:t>7</w:t>
            </w:r>
            <w:r w:rsidR="00C81A11" w:rsidRPr="009F4405">
              <w:rPr>
                <w:sz w:val="18"/>
                <w:szCs w:val="18"/>
              </w:rPr>
              <w:t>/26 (T0+</w:t>
            </w:r>
            <w:r w:rsidR="00475DCE" w:rsidRPr="009F4405">
              <w:rPr>
                <w:sz w:val="18"/>
                <w:szCs w:val="18"/>
              </w:rPr>
              <w:t>33</w:t>
            </w:r>
            <w:r w:rsidR="00C81A11" w:rsidRPr="009F4405">
              <w:rPr>
                <w:sz w:val="18"/>
                <w:szCs w:val="18"/>
              </w:rPr>
              <w:t>w)</w:t>
            </w:r>
          </w:p>
        </w:tc>
      </w:tr>
      <w:tr w:rsidR="00C81A11" w:rsidRPr="009F4405" w14:paraId="55747E39" w14:textId="77777777" w:rsidTr="00EF59B1">
        <w:tc>
          <w:tcPr>
            <w:tcW w:w="2400" w:type="dxa"/>
            <w:shd w:val="clear" w:color="auto" w:fill="F2F2F2" w:themeFill="text2" w:themeFillShade="F2"/>
          </w:tcPr>
          <w:p w14:paraId="0E0284D5" w14:textId="6DB912C4" w:rsidR="00C81A11" w:rsidRPr="009F4405" w:rsidRDefault="0018674D" w:rsidP="00DE3060">
            <w:pPr>
              <w:contextualSpacing/>
              <w:jc w:val="left"/>
              <w:rPr>
                <w:b/>
                <w:bCs/>
                <w:sz w:val="18"/>
                <w:szCs w:val="18"/>
              </w:rPr>
            </w:pPr>
            <w:r>
              <w:rPr>
                <w:b/>
                <w:bCs/>
                <w:sz w:val="18"/>
                <w:szCs w:val="18"/>
              </w:rPr>
              <w:t>D5</w:t>
            </w:r>
            <w:r w:rsidR="00C81A11" w:rsidRPr="009F4405">
              <w:rPr>
                <w:b/>
                <w:bCs/>
                <w:sz w:val="18"/>
                <w:szCs w:val="18"/>
              </w:rPr>
              <w:t xml:space="preserve"> – Draft Final Report</w:t>
            </w:r>
          </w:p>
        </w:tc>
        <w:tc>
          <w:tcPr>
            <w:tcW w:w="5387" w:type="dxa"/>
            <w:shd w:val="clear" w:color="auto" w:fill="auto"/>
          </w:tcPr>
          <w:p w14:paraId="11AE879E" w14:textId="77777777" w:rsidR="00C81A11" w:rsidRPr="009F4405" w:rsidRDefault="00C81A11" w:rsidP="00DE3060">
            <w:pPr>
              <w:contextualSpacing/>
              <w:jc w:val="left"/>
              <w:rPr>
                <w:sz w:val="18"/>
                <w:szCs w:val="18"/>
              </w:rPr>
            </w:pPr>
            <w:r w:rsidRPr="009F4405">
              <w:rPr>
                <w:sz w:val="18"/>
                <w:szCs w:val="18"/>
              </w:rPr>
              <w:t xml:space="preserve">Based on the updated Progress Report and final results and recommendations of Task 5, a Draft Final Report will be submitted and discussed at the subsequent Final Meeting </w:t>
            </w:r>
          </w:p>
        </w:tc>
        <w:tc>
          <w:tcPr>
            <w:tcW w:w="1831" w:type="dxa"/>
            <w:shd w:val="clear" w:color="auto" w:fill="auto"/>
          </w:tcPr>
          <w:p w14:paraId="6F9580A0" w14:textId="4D48C912" w:rsidR="00C81A11" w:rsidRPr="009F4405" w:rsidRDefault="00B07743" w:rsidP="00DE3060">
            <w:pPr>
              <w:contextualSpacing/>
              <w:jc w:val="left"/>
              <w:rPr>
                <w:sz w:val="18"/>
                <w:szCs w:val="18"/>
              </w:rPr>
            </w:pPr>
            <w:r w:rsidRPr="009F4405">
              <w:rPr>
                <w:sz w:val="18"/>
                <w:szCs w:val="18"/>
              </w:rPr>
              <w:t>28</w:t>
            </w:r>
            <w:r w:rsidR="00C81A11" w:rsidRPr="009F4405">
              <w:rPr>
                <w:sz w:val="18"/>
                <w:szCs w:val="18"/>
              </w:rPr>
              <w:t>/0</w:t>
            </w:r>
            <w:r w:rsidRPr="009F4405">
              <w:rPr>
                <w:sz w:val="18"/>
                <w:szCs w:val="18"/>
              </w:rPr>
              <w:t>8</w:t>
            </w:r>
            <w:r w:rsidR="00C81A11" w:rsidRPr="009F4405">
              <w:rPr>
                <w:sz w:val="18"/>
                <w:szCs w:val="18"/>
              </w:rPr>
              <w:t>/26 (T0+</w:t>
            </w:r>
            <w:r w:rsidR="00A95EAC" w:rsidRPr="009F4405">
              <w:rPr>
                <w:sz w:val="18"/>
                <w:szCs w:val="18"/>
              </w:rPr>
              <w:t>3</w:t>
            </w:r>
            <w:r w:rsidR="00105568" w:rsidRPr="009F4405">
              <w:rPr>
                <w:sz w:val="18"/>
                <w:szCs w:val="18"/>
              </w:rPr>
              <w:t>7</w:t>
            </w:r>
            <w:r w:rsidR="00C81A11" w:rsidRPr="009F4405">
              <w:rPr>
                <w:sz w:val="18"/>
                <w:szCs w:val="18"/>
              </w:rPr>
              <w:t>w)</w:t>
            </w:r>
          </w:p>
        </w:tc>
      </w:tr>
      <w:tr w:rsidR="00C81A11" w:rsidRPr="009F4405" w14:paraId="7221C868" w14:textId="77777777" w:rsidTr="00EF59B1">
        <w:tc>
          <w:tcPr>
            <w:tcW w:w="2400" w:type="dxa"/>
            <w:shd w:val="clear" w:color="auto" w:fill="F2F2F2" w:themeFill="text2" w:themeFillShade="F2"/>
          </w:tcPr>
          <w:p w14:paraId="711B3389" w14:textId="7011E402" w:rsidR="00C81A11" w:rsidRPr="009F4405" w:rsidRDefault="0018674D" w:rsidP="00DE3060">
            <w:pPr>
              <w:contextualSpacing/>
              <w:jc w:val="left"/>
              <w:rPr>
                <w:b/>
                <w:bCs/>
                <w:sz w:val="18"/>
                <w:szCs w:val="18"/>
              </w:rPr>
            </w:pPr>
            <w:r>
              <w:rPr>
                <w:b/>
                <w:bCs/>
                <w:sz w:val="18"/>
                <w:szCs w:val="18"/>
              </w:rPr>
              <w:t>D6</w:t>
            </w:r>
            <w:r w:rsidR="00C81A11" w:rsidRPr="009F4405">
              <w:rPr>
                <w:b/>
                <w:bCs/>
                <w:sz w:val="18"/>
                <w:szCs w:val="18"/>
              </w:rPr>
              <w:t xml:space="preserve"> – Final Report</w:t>
            </w:r>
          </w:p>
        </w:tc>
        <w:tc>
          <w:tcPr>
            <w:tcW w:w="5387" w:type="dxa"/>
            <w:shd w:val="clear" w:color="auto" w:fill="auto"/>
          </w:tcPr>
          <w:p w14:paraId="3B94FF03" w14:textId="4D24068F" w:rsidR="00C81A11" w:rsidRPr="009F4405" w:rsidRDefault="00C81A11" w:rsidP="00DE3060">
            <w:pPr>
              <w:contextualSpacing/>
              <w:jc w:val="left"/>
              <w:rPr>
                <w:sz w:val="18"/>
                <w:szCs w:val="18"/>
              </w:rPr>
            </w:pPr>
            <w:r w:rsidRPr="009F4405">
              <w:rPr>
                <w:sz w:val="18"/>
                <w:szCs w:val="18"/>
              </w:rPr>
              <w:t xml:space="preserve">Finalisation of the </w:t>
            </w:r>
            <w:r w:rsidR="0018674D">
              <w:rPr>
                <w:sz w:val="18"/>
                <w:szCs w:val="18"/>
              </w:rPr>
              <w:t>D05</w:t>
            </w:r>
            <w:r w:rsidRPr="009F4405">
              <w:rPr>
                <w:sz w:val="18"/>
                <w:szCs w:val="18"/>
              </w:rPr>
              <w:t xml:space="preserve">, </w:t>
            </w:r>
            <w:r w:rsidR="001374E3" w:rsidRPr="009F4405">
              <w:rPr>
                <w:sz w:val="18"/>
                <w:szCs w:val="18"/>
              </w:rPr>
              <w:t>considering</w:t>
            </w:r>
            <w:r w:rsidRPr="009F4405">
              <w:rPr>
                <w:sz w:val="18"/>
                <w:szCs w:val="18"/>
              </w:rPr>
              <w:t xml:space="preserve"> all comments and reflections made during the Final Meeting as well as any feedback received during the workshop.</w:t>
            </w:r>
          </w:p>
        </w:tc>
        <w:tc>
          <w:tcPr>
            <w:tcW w:w="1831" w:type="dxa"/>
            <w:shd w:val="clear" w:color="auto" w:fill="auto"/>
          </w:tcPr>
          <w:p w14:paraId="5E07F3D3" w14:textId="1E9898FC" w:rsidR="00C81A11" w:rsidRPr="009F4405" w:rsidRDefault="00C81A11" w:rsidP="00DE3060">
            <w:pPr>
              <w:contextualSpacing/>
              <w:jc w:val="left"/>
              <w:rPr>
                <w:sz w:val="18"/>
                <w:szCs w:val="18"/>
              </w:rPr>
            </w:pPr>
            <w:r w:rsidRPr="009F4405">
              <w:rPr>
                <w:sz w:val="18"/>
                <w:szCs w:val="18"/>
              </w:rPr>
              <w:t>2</w:t>
            </w:r>
            <w:r w:rsidR="00BF0EE6" w:rsidRPr="009F4405">
              <w:rPr>
                <w:sz w:val="18"/>
                <w:szCs w:val="18"/>
              </w:rPr>
              <w:t>4</w:t>
            </w:r>
            <w:r w:rsidRPr="009F4405">
              <w:rPr>
                <w:sz w:val="18"/>
                <w:szCs w:val="18"/>
              </w:rPr>
              <w:t>/0</w:t>
            </w:r>
            <w:r w:rsidR="00B07743" w:rsidRPr="009F4405">
              <w:rPr>
                <w:sz w:val="18"/>
                <w:szCs w:val="18"/>
              </w:rPr>
              <w:t>9</w:t>
            </w:r>
            <w:r w:rsidRPr="009F4405">
              <w:rPr>
                <w:sz w:val="18"/>
                <w:szCs w:val="18"/>
              </w:rPr>
              <w:t>/26 (T0+</w:t>
            </w:r>
            <w:r w:rsidR="00311371" w:rsidRPr="009F4405">
              <w:rPr>
                <w:sz w:val="18"/>
                <w:szCs w:val="18"/>
              </w:rPr>
              <w:t>4</w:t>
            </w:r>
            <w:r w:rsidR="00105568" w:rsidRPr="009F4405">
              <w:rPr>
                <w:sz w:val="18"/>
                <w:szCs w:val="18"/>
              </w:rPr>
              <w:t>1</w:t>
            </w:r>
            <w:r w:rsidRPr="009F4405">
              <w:rPr>
                <w:sz w:val="18"/>
                <w:szCs w:val="18"/>
              </w:rPr>
              <w:t>w)</w:t>
            </w:r>
          </w:p>
        </w:tc>
      </w:tr>
    </w:tbl>
    <w:p w14:paraId="20A9ACFE" w14:textId="77777777" w:rsidR="00C81A11" w:rsidRPr="009F4405" w:rsidRDefault="00C81A11" w:rsidP="005123F6">
      <w:pPr>
        <w:rPr>
          <w:rFonts w:eastAsiaTheme="majorEastAsia"/>
        </w:rPr>
      </w:pPr>
    </w:p>
    <w:p w14:paraId="6EDFC2B5" w14:textId="3F1E1B87" w:rsidR="00F813DC" w:rsidRPr="009F4405" w:rsidRDefault="00F813DC" w:rsidP="002238C5">
      <w:pPr>
        <w:pStyle w:val="EYHeading3"/>
      </w:pPr>
      <w:r w:rsidRPr="009F4405">
        <w:t>Objectives</w:t>
      </w:r>
    </w:p>
    <w:p w14:paraId="67B62B39" w14:textId="029D7D62" w:rsidR="00C923A7" w:rsidRPr="009F4405" w:rsidRDefault="00C923A7" w:rsidP="00C923A7">
      <w:r w:rsidRPr="009F4405">
        <w:t>The objectives of the study “EU access to space – Mapping of key ground infrastructures” are to provide the European Commission (DG DEFIS) with expert analysis and strategic recommendations regarding critical ground infrastructure for space access, specifically to ensure the EU’s autonomy, security, resilience, and competitiveness in space activities. Primary objectives include:</w:t>
      </w:r>
    </w:p>
    <w:p w14:paraId="52A52975" w14:textId="77777777" w:rsidR="00C923A7" w:rsidRPr="009F4405" w:rsidRDefault="00C923A7" w:rsidP="00C923A7">
      <w:pPr>
        <w:pStyle w:val="Bullet1"/>
        <w:rPr>
          <w:lang w:val="en-GB"/>
        </w:rPr>
      </w:pPr>
      <w:r w:rsidRPr="009F4405">
        <w:rPr>
          <w:b/>
          <w:bCs/>
          <w:lang w:val="en-GB"/>
        </w:rPr>
        <w:t xml:space="preserve">Define and Map Critical Ground Infrastructure: </w:t>
      </w:r>
      <w:r w:rsidRPr="009F4405">
        <w:rPr>
          <w:lang w:val="en-GB"/>
        </w:rPr>
        <w:t>Identify and characterise the essential ground facilities needed for autonomous, reliable, secure, and resilient EU access to space. The mapping covers institutional and commercial uses, including security and defence requirements, and applies detailed granularity to top</w:t>
      </w:r>
      <w:r w:rsidRPr="009F4405">
        <w:rPr>
          <w:rFonts w:ascii="Cambria Math" w:hAnsi="Cambria Math" w:cs="Cambria Math"/>
          <w:lang w:val="en-GB"/>
        </w:rPr>
        <w:t>‑</w:t>
      </w:r>
      <w:r w:rsidRPr="009F4405">
        <w:rPr>
          <w:lang w:val="en-GB"/>
        </w:rPr>
        <w:t>priority infrastructure, and identifies key bottlenecks, dependencies and gaps across high</w:t>
      </w:r>
      <w:r w:rsidRPr="009F4405">
        <w:rPr>
          <w:rFonts w:ascii="Cambria Math" w:hAnsi="Cambria Math" w:cs="Cambria Math"/>
          <w:lang w:val="en-GB"/>
        </w:rPr>
        <w:t>‑</w:t>
      </w:r>
      <w:r w:rsidRPr="009F4405">
        <w:rPr>
          <w:lang w:val="en-GB"/>
        </w:rPr>
        <w:t>priority assets.</w:t>
      </w:r>
    </w:p>
    <w:p w14:paraId="25346218" w14:textId="77777777" w:rsidR="00C923A7" w:rsidRPr="009F4405" w:rsidRDefault="00C923A7" w:rsidP="00C923A7">
      <w:pPr>
        <w:pStyle w:val="Bullet1"/>
        <w:rPr>
          <w:lang w:val="en-GB"/>
        </w:rPr>
      </w:pPr>
      <w:r w:rsidRPr="009F4405">
        <w:rPr>
          <w:b/>
          <w:bCs/>
          <w:lang w:val="en-GB"/>
        </w:rPr>
        <w:t>Evaluate Infrastructure Criticality and Identify Gaps:</w:t>
      </w:r>
      <w:r w:rsidRPr="009F4405">
        <w:rPr>
          <w:lang w:val="en-GB"/>
        </w:rPr>
        <w:t xml:space="preserve"> Assess the current and under-development ground infrastructure in the EU, highlighting bottlenecks, vulnerabilities, dependencies (especially on non-EU actors), and potential gaps that could threaten the EU’s strategic autonomy in the space sector. Benchmark these findings with best practices from non-EU actors.</w:t>
      </w:r>
    </w:p>
    <w:p w14:paraId="65A3FE78" w14:textId="77777777" w:rsidR="00C923A7" w:rsidRPr="009F4405" w:rsidRDefault="00C923A7" w:rsidP="00C923A7">
      <w:pPr>
        <w:pStyle w:val="Bullet1"/>
        <w:rPr>
          <w:lang w:val="en-GB"/>
        </w:rPr>
      </w:pPr>
      <w:r w:rsidRPr="009F4405">
        <w:rPr>
          <w:b/>
          <w:bCs/>
          <w:lang w:val="en-GB"/>
        </w:rPr>
        <w:t>Develop Strategic Recommendations:</w:t>
      </w:r>
      <w:r w:rsidRPr="009F4405">
        <w:rPr>
          <w:lang w:val="en-GB"/>
        </w:rPr>
        <w:t xml:space="preserve"> Propose initiatives, actions, and investments for the EU to overcome identified risks, close gaps and bottlenecks, and reinforce the security, resilience, and autonomy of EU ground infrastructure for space access. Recommendations should address feasibility, costs, implementation timing, and potential impacts, and support preparations for future EU access-to-space initiatives.</w:t>
      </w:r>
    </w:p>
    <w:p w14:paraId="5F6633EF" w14:textId="77777777" w:rsidR="00C923A7" w:rsidRPr="009F4405" w:rsidRDefault="00C923A7" w:rsidP="00C923A7">
      <w:r w:rsidRPr="009F4405">
        <w:t>We understand that the achievement of the study objectives will support broader EU Policy Goals as explained in the background above.</w:t>
      </w:r>
    </w:p>
    <w:p w14:paraId="6EE338B4" w14:textId="77777777" w:rsidR="00C923A7" w:rsidRPr="009F4405" w:rsidRDefault="00C923A7" w:rsidP="00C923A7">
      <w:pPr>
        <w:pStyle w:val="Bullet1"/>
        <w:rPr>
          <w:lang w:val="en-GB"/>
        </w:rPr>
      </w:pPr>
      <w:r w:rsidRPr="009F4405">
        <w:rPr>
          <w:b/>
          <w:bCs/>
          <w:lang w:val="en-GB"/>
        </w:rPr>
        <w:t>Reinforce Strategic Autonomy:</w:t>
      </w:r>
      <w:r w:rsidRPr="009F4405">
        <w:rPr>
          <w:lang w:val="en-GB"/>
        </w:rPr>
        <w:t xml:space="preserve"> Underpin the resilience and reliability of EU space capabilities (notably Galileo, Copernicus, IRIS</w:t>
      </w:r>
      <w:r w:rsidRPr="009F4405">
        <w:rPr>
          <w:vertAlign w:val="superscript"/>
          <w:lang w:val="en-GB"/>
        </w:rPr>
        <w:t>2</w:t>
      </w:r>
      <w:r w:rsidRPr="009F4405">
        <w:rPr>
          <w:lang w:val="en-GB"/>
        </w:rPr>
        <w:t>) and reduce reliance on external launch providers, thus supporting both civil and defence requirements.</w:t>
      </w:r>
    </w:p>
    <w:p w14:paraId="1E034C47" w14:textId="77777777" w:rsidR="00C923A7" w:rsidRPr="009F4405" w:rsidRDefault="00C923A7" w:rsidP="00C923A7">
      <w:pPr>
        <w:pStyle w:val="Bullet1"/>
        <w:rPr>
          <w:lang w:val="en-GB"/>
        </w:rPr>
      </w:pPr>
      <w:r w:rsidRPr="009F4405">
        <w:rPr>
          <w:b/>
          <w:bCs/>
          <w:lang w:val="en-GB"/>
        </w:rPr>
        <w:t>Inform Policy and Funding Decisions:</w:t>
      </w:r>
      <w:r w:rsidRPr="009F4405">
        <w:rPr>
          <w:lang w:val="en-GB"/>
        </w:rPr>
        <w:t xml:space="preserve"> Deliver actionable intelligence and suggestions to DG DEFIS for new programmes anticipated in the next Multiannual Financial Framework (MFF 2028–2034), ensuring the EU can independently deploy and operate critical space missions.</w:t>
      </w:r>
    </w:p>
    <w:p w14:paraId="40C6F441" w14:textId="29A2BC7F" w:rsidR="00C923A7" w:rsidRPr="009F4405" w:rsidRDefault="00C923A7" w:rsidP="00C923A7">
      <w:r w:rsidRPr="009F4405">
        <w:t>These objectives are to be achieved through defined tasks: project management, defining scope and methodology, mapping infrastructure, conducting SWOT analysis, performing risk and gap assessment with case studies, and delivering recommendations for future action.</w:t>
      </w:r>
    </w:p>
    <w:p w14:paraId="36F795F5" w14:textId="7205A7B1" w:rsidR="00BE24AD" w:rsidRPr="009F4405" w:rsidRDefault="00BE24AD" w:rsidP="00BE24AD">
      <w:pPr>
        <w:pStyle w:val="Heading2"/>
      </w:pPr>
      <w:bookmarkStart w:id="19" w:name="_Toc239018278"/>
      <w:r w:rsidRPr="009F4405">
        <w:lastRenderedPageBreak/>
        <w:t>Scope and definitions (critical ground infrastructure)</w:t>
      </w:r>
      <w:bookmarkEnd w:id="19"/>
    </w:p>
    <w:p w14:paraId="1FC69D2C" w14:textId="5A676E81" w:rsidR="00D95973" w:rsidRPr="009F4405" w:rsidRDefault="0063198B" w:rsidP="002238C5">
      <w:pPr>
        <w:pStyle w:val="EYHeading3"/>
      </w:pPr>
      <w:bookmarkStart w:id="20" w:name="_Toc222947754"/>
      <w:bookmarkStart w:id="21" w:name="_Toc225500585"/>
      <w:r w:rsidRPr="009F4405">
        <w:t>Critical infrastructure</w:t>
      </w:r>
      <w:bookmarkEnd w:id="20"/>
      <w:bookmarkEnd w:id="21"/>
    </w:p>
    <w:p w14:paraId="218857E9" w14:textId="77777777" w:rsidR="00D95973" w:rsidRPr="009F4405" w:rsidRDefault="00D95973" w:rsidP="00D95973">
      <w:bookmarkStart w:id="22" w:name="_Toc421903993"/>
      <w:r w:rsidRPr="009F4405">
        <w:t>The study on critical ground infrastructure for space access will assess associated risks, bottlenecks, gaps, and dependencies across existing and emerging facilities. Its purpose is to deliver actionable insights to the contracting authority to support the maintenance, adaptation, and development of EU ground infrastructure essential for space access and related services.</w:t>
      </w:r>
    </w:p>
    <w:p w14:paraId="06A13E98" w14:textId="77777777" w:rsidR="00D95973" w:rsidRPr="009F4405" w:rsidRDefault="00D95973" w:rsidP="00D95973">
      <w:r w:rsidRPr="009F4405">
        <w:t xml:space="preserve">The scope of the study can be summarised in the table below. For the study objective, the consortium is introducing a two-level prioritisation. </w:t>
      </w:r>
    </w:p>
    <w:p w14:paraId="72EB027D" w14:textId="77777777" w:rsidR="00D95973" w:rsidRPr="009F4405" w:rsidRDefault="00D95973" w:rsidP="00D95973">
      <w:r w:rsidRPr="009F4405">
        <w:t xml:space="preserve">The highest priority should be given to launch facilities, testing centres, transportation infrastructure, Telemetry, Tracking and Command (TT&amp;C) systems, operations centres, and Space Situational Awareness (SSA) capabilities. Facilities related to assembly and manufacturing should be considered a secondary priority, as they are not inherently part of the launch infrastructure. </w:t>
      </w:r>
    </w:p>
    <w:p w14:paraId="3CCB7B3C" w14:textId="254B778B" w:rsidR="00D95973" w:rsidRPr="009F4405" w:rsidRDefault="00D95973" w:rsidP="00D95973">
      <w:r w:rsidRPr="009F4405">
        <w:t xml:space="preserve">By introducing a level of prioritisation of the critical infrastructures for access to space, the consortium will assess all of these infrastructures against two set of criteria. </w:t>
      </w:r>
    </w:p>
    <w:p w14:paraId="65437028" w14:textId="3577B4AC" w:rsidR="00D95973" w:rsidRPr="009F4405" w:rsidRDefault="00D95973" w:rsidP="00D95973">
      <w:pPr>
        <w:keepNext/>
        <w:spacing w:before="200"/>
        <w:jc w:val="center"/>
        <w:rPr>
          <w:rFonts w:cstheme="minorHAnsi"/>
          <w:sz w:val="18"/>
          <w:szCs w:val="18"/>
        </w:rPr>
      </w:pPr>
      <w:bookmarkStart w:id="23" w:name="_Ref209183567"/>
      <w:bookmarkStart w:id="24" w:name="_Toc226620304"/>
      <w:bookmarkStart w:id="25" w:name="_Toc239018393"/>
      <w:r w:rsidRPr="009F4405">
        <w:rPr>
          <w:rFonts w:cstheme="minorHAnsi"/>
          <w:sz w:val="18"/>
          <w:szCs w:val="18"/>
        </w:rPr>
        <w:t xml:space="preserve">Table </w:t>
      </w:r>
      <w:r w:rsidRPr="009F4405">
        <w:rPr>
          <w:rFonts w:cstheme="minorHAnsi"/>
          <w:sz w:val="18"/>
          <w:szCs w:val="18"/>
        </w:rPr>
        <w:fldChar w:fldCharType="begin"/>
      </w:r>
      <w:r w:rsidRPr="009F4405">
        <w:rPr>
          <w:rFonts w:ascii="EYInterstate Regular" w:hAnsi="EYInterstate Regular"/>
          <w:color w:val="7F7E82" w:themeColor="accent1"/>
          <w:sz w:val="18"/>
          <w:szCs w:val="18"/>
        </w:rPr>
        <w:instrText xml:space="preserve"> SEQ Table \* ARABIC </w:instrText>
      </w:r>
      <w:r w:rsidRPr="009F4405">
        <w:rPr>
          <w:rFonts w:cstheme="minorHAnsi"/>
          <w:sz w:val="18"/>
          <w:szCs w:val="18"/>
        </w:rPr>
        <w:fldChar w:fldCharType="separate"/>
      </w:r>
      <w:r w:rsidR="005F19E3">
        <w:rPr>
          <w:rFonts w:ascii="EYInterstate Regular" w:hAnsi="EYInterstate Regular"/>
          <w:noProof/>
          <w:color w:val="7F7E82" w:themeColor="accent1"/>
          <w:sz w:val="18"/>
          <w:szCs w:val="18"/>
        </w:rPr>
        <w:t>2</w:t>
      </w:r>
      <w:r w:rsidRPr="009F4405">
        <w:rPr>
          <w:rFonts w:cstheme="minorHAnsi"/>
          <w:sz w:val="18"/>
          <w:szCs w:val="18"/>
        </w:rPr>
        <w:fldChar w:fldCharType="end"/>
      </w:r>
      <w:bookmarkEnd w:id="23"/>
      <w:r w:rsidRPr="009F4405">
        <w:rPr>
          <w:rFonts w:cstheme="minorHAnsi"/>
          <w:sz w:val="18"/>
          <w:szCs w:val="18"/>
        </w:rPr>
        <w:t xml:space="preserve"> Overview of critical infrastructures in scope</w:t>
      </w:r>
      <w:bookmarkEnd w:id="24"/>
      <w:bookmarkEnd w:id="25"/>
    </w:p>
    <w:tbl>
      <w:tblPr>
        <w:tblStyle w:val="CV13"/>
        <w:tblpPr w:leftFromText="141" w:rightFromText="141" w:vertAnchor="text" w:tblpY="1"/>
        <w:tblOverlap w:val="never"/>
        <w:tblW w:w="9683" w:type="dxa"/>
        <w:tblLayout w:type="fixed"/>
        <w:tblCellMar>
          <w:top w:w="57" w:type="dxa"/>
          <w:bottom w:w="57" w:type="dxa"/>
        </w:tblCellMar>
        <w:tblLook w:val="0600" w:firstRow="0" w:lastRow="0" w:firstColumn="0" w:lastColumn="0" w:noHBand="1" w:noVBand="1"/>
      </w:tblPr>
      <w:tblGrid>
        <w:gridCol w:w="1976"/>
        <w:gridCol w:w="2286"/>
        <w:gridCol w:w="2749"/>
        <w:gridCol w:w="2672"/>
      </w:tblGrid>
      <w:tr w:rsidR="00D95973" w:rsidRPr="009F4405" w14:paraId="41B2E5FA" w14:textId="77777777" w:rsidTr="009645E3">
        <w:trPr>
          <w:trHeight w:val="182"/>
          <w:tblHeader/>
        </w:trPr>
        <w:tc>
          <w:tcPr>
            <w:tcW w:w="1976" w:type="dxa"/>
            <w:shd w:val="clear" w:color="auto" w:fill="FFE600" w:themeFill="accent2"/>
            <w:vAlign w:val="center"/>
            <w:hideMark/>
          </w:tcPr>
          <w:p w14:paraId="673293AF" w14:textId="77777777" w:rsidR="00D95973" w:rsidRPr="009F4405" w:rsidRDefault="00D95973" w:rsidP="009645E3">
            <w:pPr>
              <w:spacing w:after="0"/>
              <w:jc w:val="center"/>
              <w:rPr>
                <w:rFonts w:cstheme="minorHAnsi"/>
                <w:b/>
                <w:bCs/>
                <w:sz w:val="18"/>
                <w:szCs w:val="18"/>
              </w:rPr>
            </w:pPr>
            <w:r w:rsidRPr="009F4405">
              <w:rPr>
                <w:rFonts w:cstheme="minorHAnsi"/>
                <w:b/>
                <w:bCs/>
                <w:sz w:val="18"/>
                <w:szCs w:val="18"/>
              </w:rPr>
              <w:t>Type of Infrastructure</w:t>
            </w:r>
          </w:p>
        </w:tc>
        <w:tc>
          <w:tcPr>
            <w:tcW w:w="2286" w:type="dxa"/>
            <w:shd w:val="clear" w:color="auto" w:fill="FFE600" w:themeFill="accent2"/>
            <w:vAlign w:val="center"/>
          </w:tcPr>
          <w:p w14:paraId="1A5882A8" w14:textId="77777777" w:rsidR="00D95973" w:rsidRPr="009F4405" w:rsidRDefault="00D95973" w:rsidP="009645E3">
            <w:pPr>
              <w:spacing w:after="0"/>
              <w:jc w:val="center"/>
              <w:rPr>
                <w:rFonts w:cstheme="minorHAnsi"/>
                <w:b/>
                <w:bCs/>
                <w:sz w:val="18"/>
                <w:szCs w:val="18"/>
              </w:rPr>
            </w:pPr>
            <w:r w:rsidRPr="009F4405">
              <w:rPr>
                <w:rFonts w:cstheme="minorHAnsi"/>
                <w:b/>
                <w:bCs/>
                <w:sz w:val="18"/>
                <w:szCs w:val="18"/>
              </w:rPr>
              <w:t>Description</w:t>
            </w:r>
          </w:p>
        </w:tc>
        <w:tc>
          <w:tcPr>
            <w:tcW w:w="2749" w:type="dxa"/>
            <w:shd w:val="clear" w:color="auto" w:fill="FFE600" w:themeFill="accent2"/>
            <w:vAlign w:val="center"/>
            <w:hideMark/>
          </w:tcPr>
          <w:p w14:paraId="509937F4" w14:textId="00295A99" w:rsidR="00D95973" w:rsidRPr="009F4405" w:rsidRDefault="00D95973" w:rsidP="009645E3">
            <w:pPr>
              <w:spacing w:after="0"/>
              <w:jc w:val="center"/>
              <w:rPr>
                <w:rFonts w:cstheme="minorHAnsi"/>
                <w:b/>
                <w:bCs/>
                <w:sz w:val="18"/>
                <w:szCs w:val="18"/>
              </w:rPr>
            </w:pPr>
            <w:r w:rsidRPr="009F4405">
              <w:rPr>
                <w:rFonts w:cstheme="minorHAnsi"/>
                <w:b/>
                <w:bCs/>
                <w:sz w:val="18"/>
                <w:szCs w:val="18"/>
              </w:rPr>
              <w:t>Examples of key facilities under EU EEA and UK control</w:t>
            </w:r>
          </w:p>
        </w:tc>
        <w:tc>
          <w:tcPr>
            <w:tcW w:w="2672" w:type="dxa"/>
            <w:shd w:val="clear" w:color="auto" w:fill="FFE600" w:themeFill="accent2"/>
            <w:vAlign w:val="center"/>
            <w:hideMark/>
          </w:tcPr>
          <w:p w14:paraId="21046C13" w14:textId="77777777" w:rsidR="00D95973" w:rsidRPr="009F4405" w:rsidRDefault="00D95973" w:rsidP="009645E3">
            <w:pPr>
              <w:spacing w:after="0"/>
              <w:jc w:val="center"/>
              <w:rPr>
                <w:rFonts w:cstheme="minorHAnsi"/>
                <w:b/>
                <w:bCs/>
                <w:sz w:val="18"/>
                <w:szCs w:val="18"/>
              </w:rPr>
            </w:pPr>
            <w:r w:rsidRPr="009F4405">
              <w:rPr>
                <w:rFonts w:cstheme="minorHAnsi"/>
                <w:b/>
                <w:bCs/>
                <w:sz w:val="18"/>
                <w:szCs w:val="18"/>
              </w:rPr>
              <w:t>Selected examples of key international facilities</w:t>
            </w:r>
          </w:p>
        </w:tc>
      </w:tr>
      <w:tr w:rsidR="00D95973" w:rsidRPr="009F4405" w14:paraId="7527E0D8" w14:textId="77777777" w:rsidTr="009645E3">
        <w:trPr>
          <w:trHeight w:val="98"/>
        </w:trPr>
        <w:tc>
          <w:tcPr>
            <w:tcW w:w="9683" w:type="dxa"/>
            <w:gridSpan w:val="4"/>
            <w:shd w:val="clear" w:color="auto" w:fill="E0E0E0" w:themeFill="background2" w:themeFillTint="33"/>
            <w:vAlign w:val="center"/>
          </w:tcPr>
          <w:p w14:paraId="072D6FD5" w14:textId="77777777" w:rsidR="00D95973" w:rsidRPr="009F4405" w:rsidRDefault="00D95973" w:rsidP="009645E3">
            <w:pPr>
              <w:spacing w:after="0"/>
              <w:jc w:val="center"/>
              <w:rPr>
                <w:rFonts w:cstheme="minorHAnsi"/>
                <w:b/>
                <w:bCs/>
                <w:sz w:val="18"/>
                <w:szCs w:val="18"/>
              </w:rPr>
            </w:pPr>
            <w:r w:rsidRPr="009F4405">
              <w:rPr>
                <w:rFonts w:cstheme="minorHAnsi"/>
                <w:b/>
                <w:bCs/>
                <w:sz w:val="18"/>
                <w:szCs w:val="18"/>
              </w:rPr>
              <w:t>Top priority critical infrastructure for access to space (in no specific order)</w:t>
            </w:r>
          </w:p>
        </w:tc>
      </w:tr>
      <w:tr w:rsidR="00D95973" w:rsidRPr="009F4405" w14:paraId="131EE755" w14:textId="77777777" w:rsidTr="009645E3">
        <w:trPr>
          <w:trHeight w:val="549"/>
        </w:trPr>
        <w:tc>
          <w:tcPr>
            <w:tcW w:w="1976" w:type="dxa"/>
            <w:vAlign w:val="center"/>
            <w:hideMark/>
          </w:tcPr>
          <w:p w14:paraId="15E9AD97" w14:textId="77777777" w:rsidR="00D95973" w:rsidRPr="009F4405" w:rsidRDefault="00D95973" w:rsidP="009645E3">
            <w:pPr>
              <w:spacing w:after="0"/>
              <w:jc w:val="left"/>
              <w:rPr>
                <w:rFonts w:cstheme="minorHAnsi"/>
                <w:sz w:val="18"/>
                <w:szCs w:val="18"/>
              </w:rPr>
            </w:pPr>
            <w:r w:rsidRPr="009F4405">
              <w:rPr>
                <w:rFonts w:cstheme="minorHAnsi"/>
                <w:sz w:val="18"/>
                <w:szCs w:val="18"/>
              </w:rPr>
              <w:t>Launch Facilities</w:t>
            </w:r>
          </w:p>
        </w:tc>
        <w:tc>
          <w:tcPr>
            <w:tcW w:w="2286" w:type="dxa"/>
            <w:vAlign w:val="center"/>
          </w:tcPr>
          <w:p w14:paraId="40B53BB8" w14:textId="6B594AAF" w:rsidR="00981657" w:rsidRPr="009F4405" w:rsidRDefault="00981657" w:rsidP="009645E3">
            <w:pPr>
              <w:spacing w:after="0"/>
              <w:jc w:val="left"/>
              <w:rPr>
                <w:rFonts w:cstheme="minorHAnsi"/>
                <w:sz w:val="18"/>
                <w:szCs w:val="18"/>
              </w:rPr>
            </w:pPr>
            <w:r w:rsidRPr="009F4405">
              <w:rPr>
                <w:rFonts w:cstheme="minorHAnsi"/>
                <w:sz w:val="18"/>
                <w:szCs w:val="18"/>
              </w:rPr>
              <w:t>Facilities required to bring the launcher and payload to lift-off readiness</w:t>
            </w:r>
            <w:r w:rsidR="00FB0AAA" w:rsidRPr="009F4405">
              <w:rPr>
                <w:rFonts w:cstheme="minorHAnsi"/>
                <w:sz w:val="18"/>
                <w:szCs w:val="18"/>
              </w:rPr>
              <w:t xml:space="preserve"> (</w:t>
            </w:r>
            <w:r w:rsidRPr="009F4405">
              <w:rPr>
                <w:rFonts w:cstheme="minorHAnsi"/>
                <w:sz w:val="18"/>
                <w:szCs w:val="18"/>
              </w:rPr>
              <w:t>including on-site launcher integration areas, payload preparation and processing facilities, hazardous processing facilities, fuelling and propellant-handling areas</w:t>
            </w:r>
            <w:r w:rsidR="00FB0AAA" w:rsidRPr="009F4405">
              <w:rPr>
                <w:rFonts w:cstheme="minorHAnsi"/>
                <w:sz w:val="18"/>
                <w:szCs w:val="18"/>
              </w:rPr>
              <w:t>) and designed for the liftoff of launch vehicles carrying spacecraft into space</w:t>
            </w:r>
          </w:p>
        </w:tc>
        <w:tc>
          <w:tcPr>
            <w:tcW w:w="2749" w:type="dxa"/>
            <w:vAlign w:val="center"/>
            <w:hideMark/>
          </w:tcPr>
          <w:p w14:paraId="03C0CEB9" w14:textId="77777777" w:rsidR="00D95973" w:rsidRPr="009F4405" w:rsidRDefault="00D95973" w:rsidP="009645E3">
            <w:pPr>
              <w:numPr>
                <w:ilvl w:val="0"/>
                <w:numId w:val="29"/>
              </w:numPr>
              <w:spacing w:after="0"/>
              <w:contextualSpacing/>
              <w:jc w:val="left"/>
              <w:rPr>
                <w:rFonts w:cstheme="minorHAnsi"/>
                <w:sz w:val="18"/>
                <w:szCs w:val="18"/>
              </w:rPr>
            </w:pPr>
            <w:r w:rsidRPr="009F4405">
              <w:rPr>
                <w:rFonts w:cstheme="minorHAnsi"/>
                <w:sz w:val="18"/>
                <w:szCs w:val="18"/>
              </w:rPr>
              <w:t>CSG (France)</w:t>
            </w:r>
          </w:p>
          <w:p w14:paraId="16C7509F" w14:textId="77777777" w:rsidR="00D95973" w:rsidRPr="009F4405" w:rsidRDefault="00D95973" w:rsidP="009645E3">
            <w:pPr>
              <w:numPr>
                <w:ilvl w:val="0"/>
                <w:numId w:val="29"/>
              </w:numPr>
              <w:spacing w:after="0"/>
              <w:contextualSpacing/>
              <w:jc w:val="left"/>
              <w:rPr>
                <w:rFonts w:cstheme="minorHAnsi"/>
                <w:sz w:val="18"/>
                <w:szCs w:val="18"/>
              </w:rPr>
            </w:pPr>
            <w:r w:rsidRPr="009F4405">
              <w:rPr>
                <w:rFonts w:cstheme="minorHAnsi"/>
                <w:sz w:val="18"/>
                <w:szCs w:val="18"/>
              </w:rPr>
              <w:t>Esrange Spaceport (Sweden)</w:t>
            </w:r>
          </w:p>
          <w:p w14:paraId="03D986D0" w14:textId="77777777" w:rsidR="00D95973" w:rsidRPr="009F4405" w:rsidRDefault="00D95973" w:rsidP="009645E3">
            <w:pPr>
              <w:numPr>
                <w:ilvl w:val="0"/>
                <w:numId w:val="29"/>
              </w:numPr>
              <w:spacing w:after="0"/>
              <w:contextualSpacing/>
              <w:jc w:val="left"/>
              <w:rPr>
                <w:rFonts w:cstheme="minorHAnsi"/>
                <w:sz w:val="18"/>
                <w:szCs w:val="18"/>
              </w:rPr>
            </w:pPr>
            <w:r w:rsidRPr="009F4405">
              <w:rPr>
                <w:rFonts w:cstheme="minorHAnsi"/>
                <w:sz w:val="18"/>
                <w:szCs w:val="18"/>
              </w:rPr>
              <w:t>Andøya Spaceport (Norway, EEA)</w:t>
            </w:r>
          </w:p>
          <w:p w14:paraId="4BCB5711" w14:textId="18FE5DA6" w:rsidR="00D95973" w:rsidRPr="009F4405" w:rsidRDefault="5E458C09" w:rsidP="009645E3">
            <w:pPr>
              <w:numPr>
                <w:ilvl w:val="0"/>
                <w:numId w:val="29"/>
              </w:numPr>
              <w:spacing w:after="0"/>
              <w:contextualSpacing/>
              <w:jc w:val="left"/>
              <w:rPr>
                <w:rFonts w:cstheme="minorHAnsi"/>
                <w:sz w:val="18"/>
                <w:szCs w:val="18"/>
              </w:rPr>
            </w:pPr>
            <w:r w:rsidRPr="009F4405">
              <w:rPr>
                <w:rFonts w:cstheme="minorHAnsi"/>
                <w:sz w:val="18"/>
                <w:szCs w:val="18"/>
              </w:rPr>
              <w:t>SaxaVord Spaceport (UK)</w:t>
            </w:r>
          </w:p>
          <w:p w14:paraId="71290F9A" w14:textId="5533F516" w:rsidR="00D95973" w:rsidRPr="009F4405" w:rsidRDefault="51ED5065" w:rsidP="009645E3">
            <w:pPr>
              <w:numPr>
                <w:ilvl w:val="0"/>
                <w:numId w:val="29"/>
              </w:numPr>
              <w:spacing w:after="0"/>
              <w:contextualSpacing/>
              <w:jc w:val="left"/>
              <w:rPr>
                <w:rFonts w:cstheme="minorHAnsi"/>
                <w:sz w:val="18"/>
                <w:szCs w:val="18"/>
              </w:rPr>
            </w:pPr>
            <w:r w:rsidRPr="009F4405">
              <w:rPr>
                <w:rFonts w:cstheme="minorHAnsi"/>
                <w:sz w:val="18"/>
                <w:szCs w:val="18"/>
              </w:rPr>
              <w:t>Project:</w:t>
            </w:r>
          </w:p>
          <w:p w14:paraId="4960BD58" w14:textId="08AAB395" w:rsidR="00D95973" w:rsidRPr="009F4405" w:rsidRDefault="51ED5065" w:rsidP="009645E3">
            <w:pPr>
              <w:numPr>
                <w:ilvl w:val="1"/>
                <w:numId w:val="29"/>
              </w:numPr>
              <w:spacing w:after="0"/>
              <w:ind w:left="583"/>
              <w:contextualSpacing/>
              <w:jc w:val="left"/>
              <w:rPr>
                <w:rFonts w:cstheme="minorHAnsi"/>
                <w:sz w:val="18"/>
                <w:szCs w:val="18"/>
              </w:rPr>
            </w:pPr>
            <w:r w:rsidRPr="009F4405">
              <w:rPr>
                <w:rFonts w:cstheme="minorHAnsi"/>
                <w:sz w:val="18"/>
                <w:szCs w:val="18"/>
              </w:rPr>
              <w:t>Atlantic Spaceport (Portugal)</w:t>
            </w:r>
          </w:p>
          <w:p w14:paraId="166BEB5C" w14:textId="5F9CA99B" w:rsidR="00D95973" w:rsidRPr="009F4405" w:rsidRDefault="51ED5065" w:rsidP="009645E3">
            <w:pPr>
              <w:numPr>
                <w:ilvl w:val="1"/>
                <w:numId w:val="29"/>
              </w:numPr>
              <w:spacing w:after="0"/>
              <w:ind w:left="583"/>
              <w:contextualSpacing/>
              <w:jc w:val="left"/>
              <w:rPr>
                <w:rFonts w:cstheme="minorHAnsi"/>
                <w:sz w:val="18"/>
                <w:szCs w:val="18"/>
              </w:rPr>
            </w:pPr>
            <w:r w:rsidRPr="009F4405">
              <w:rPr>
                <w:rFonts w:cstheme="minorHAnsi"/>
                <w:sz w:val="18"/>
                <w:szCs w:val="18"/>
              </w:rPr>
              <w:t>NewSky Spaceport (Spain)</w:t>
            </w:r>
          </w:p>
          <w:p w14:paraId="4B158313" w14:textId="28903898" w:rsidR="00D95973" w:rsidRPr="009F4405" w:rsidRDefault="00D95973" w:rsidP="009645E3">
            <w:pPr>
              <w:spacing w:after="0"/>
              <w:contextualSpacing/>
              <w:jc w:val="left"/>
              <w:rPr>
                <w:rFonts w:cstheme="minorHAnsi"/>
                <w:sz w:val="18"/>
                <w:szCs w:val="18"/>
              </w:rPr>
            </w:pPr>
          </w:p>
        </w:tc>
        <w:tc>
          <w:tcPr>
            <w:tcW w:w="2672" w:type="dxa"/>
            <w:vAlign w:val="center"/>
            <w:hideMark/>
          </w:tcPr>
          <w:p w14:paraId="13523B82" w14:textId="77777777" w:rsidR="00D95973" w:rsidRPr="009F4405" w:rsidRDefault="00D95973" w:rsidP="009645E3">
            <w:pPr>
              <w:numPr>
                <w:ilvl w:val="0"/>
                <w:numId w:val="29"/>
              </w:numPr>
              <w:spacing w:after="0"/>
              <w:contextualSpacing/>
              <w:jc w:val="left"/>
              <w:rPr>
                <w:rFonts w:cstheme="minorHAnsi"/>
                <w:sz w:val="18"/>
                <w:szCs w:val="18"/>
              </w:rPr>
            </w:pPr>
            <w:r w:rsidRPr="009F4405">
              <w:rPr>
                <w:rFonts w:cstheme="minorHAnsi"/>
                <w:sz w:val="18"/>
                <w:szCs w:val="18"/>
              </w:rPr>
              <w:t>Kennedy Space Center (USA)</w:t>
            </w:r>
          </w:p>
          <w:p w14:paraId="54C1A844" w14:textId="77777777" w:rsidR="00D95973" w:rsidRPr="009F4405" w:rsidRDefault="00D95973" w:rsidP="009645E3">
            <w:pPr>
              <w:numPr>
                <w:ilvl w:val="0"/>
                <w:numId w:val="29"/>
              </w:numPr>
              <w:spacing w:after="0"/>
              <w:contextualSpacing/>
              <w:jc w:val="left"/>
              <w:rPr>
                <w:rFonts w:cstheme="minorHAnsi"/>
                <w:sz w:val="18"/>
                <w:szCs w:val="18"/>
              </w:rPr>
            </w:pPr>
            <w:r w:rsidRPr="009F4405">
              <w:rPr>
                <w:rFonts w:cstheme="minorHAnsi"/>
                <w:sz w:val="18"/>
                <w:szCs w:val="18"/>
              </w:rPr>
              <w:t>Vandenberg SFB (USA)</w:t>
            </w:r>
          </w:p>
          <w:p w14:paraId="246121D4" w14:textId="77777777" w:rsidR="00D95973" w:rsidRPr="009F4405" w:rsidRDefault="00D95973" w:rsidP="009645E3">
            <w:pPr>
              <w:numPr>
                <w:ilvl w:val="0"/>
                <w:numId w:val="29"/>
              </w:numPr>
              <w:spacing w:after="0"/>
              <w:contextualSpacing/>
              <w:jc w:val="left"/>
              <w:rPr>
                <w:rFonts w:cstheme="minorHAnsi"/>
                <w:sz w:val="18"/>
                <w:szCs w:val="18"/>
              </w:rPr>
            </w:pPr>
            <w:r w:rsidRPr="009F4405">
              <w:rPr>
                <w:rFonts w:cstheme="minorHAnsi"/>
                <w:sz w:val="18"/>
                <w:szCs w:val="18"/>
              </w:rPr>
              <w:t>Māhia (New Zealand)</w:t>
            </w:r>
          </w:p>
          <w:p w14:paraId="3D5B95C9" w14:textId="77777777" w:rsidR="00D95973" w:rsidRPr="009F4405" w:rsidRDefault="00D95973" w:rsidP="009645E3">
            <w:pPr>
              <w:numPr>
                <w:ilvl w:val="0"/>
                <w:numId w:val="29"/>
              </w:numPr>
              <w:spacing w:after="0"/>
              <w:contextualSpacing/>
              <w:jc w:val="left"/>
              <w:rPr>
                <w:rFonts w:cstheme="minorHAnsi"/>
                <w:sz w:val="18"/>
                <w:szCs w:val="18"/>
              </w:rPr>
            </w:pPr>
            <w:r w:rsidRPr="009F4405">
              <w:rPr>
                <w:rFonts w:cstheme="minorHAnsi"/>
                <w:sz w:val="18"/>
                <w:szCs w:val="18"/>
              </w:rPr>
              <w:t>Tanegashima (Japan)</w:t>
            </w:r>
          </w:p>
          <w:p w14:paraId="7D8E1CB4" w14:textId="77777777" w:rsidR="00D95973" w:rsidRPr="009F4405" w:rsidRDefault="00D95973" w:rsidP="009645E3">
            <w:pPr>
              <w:numPr>
                <w:ilvl w:val="0"/>
                <w:numId w:val="29"/>
              </w:numPr>
              <w:spacing w:after="0"/>
              <w:contextualSpacing/>
              <w:jc w:val="left"/>
              <w:rPr>
                <w:rFonts w:cstheme="minorHAnsi"/>
                <w:sz w:val="18"/>
                <w:szCs w:val="18"/>
              </w:rPr>
            </w:pPr>
            <w:r w:rsidRPr="009F4405">
              <w:rPr>
                <w:rFonts w:cstheme="minorHAnsi"/>
                <w:sz w:val="18"/>
                <w:szCs w:val="18"/>
              </w:rPr>
              <w:t>Baikonur (Kazakhstan)</w:t>
            </w:r>
          </w:p>
          <w:p w14:paraId="4FF019AE" w14:textId="77777777" w:rsidR="00D95973" w:rsidRPr="009F4405" w:rsidRDefault="00D95973" w:rsidP="009645E3">
            <w:pPr>
              <w:numPr>
                <w:ilvl w:val="0"/>
                <w:numId w:val="29"/>
              </w:numPr>
              <w:spacing w:after="0"/>
              <w:contextualSpacing/>
              <w:jc w:val="left"/>
              <w:rPr>
                <w:rFonts w:cstheme="minorHAnsi"/>
                <w:sz w:val="18"/>
                <w:szCs w:val="18"/>
              </w:rPr>
            </w:pPr>
            <w:r w:rsidRPr="009F4405">
              <w:rPr>
                <w:rFonts w:cstheme="minorHAnsi"/>
                <w:sz w:val="18"/>
                <w:szCs w:val="18"/>
              </w:rPr>
              <w:t>Satish Dhawan (India)</w:t>
            </w:r>
          </w:p>
          <w:p w14:paraId="4915FE74" w14:textId="77777777" w:rsidR="00D95973" w:rsidRPr="009F4405" w:rsidRDefault="00D95973" w:rsidP="009645E3">
            <w:pPr>
              <w:numPr>
                <w:ilvl w:val="0"/>
                <w:numId w:val="29"/>
              </w:numPr>
              <w:spacing w:after="0"/>
              <w:contextualSpacing/>
              <w:jc w:val="left"/>
              <w:rPr>
                <w:rFonts w:cstheme="minorHAnsi"/>
                <w:sz w:val="18"/>
                <w:szCs w:val="18"/>
              </w:rPr>
            </w:pPr>
            <w:r w:rsidRPr="009F4405">
              <w:rPr>
                <w:rFonts w:cstheme="minorHAnsi"/>
                <w:sz w:val="18"/>
                <w:szCs w:val="18"/>
              </w:rPr>
              <w:t>Wenchang (China)</w:t>
            </w:r>
          </w:p>
          <w:p w14:paraId="6BCF849A" w14:textId="77777777" w:rsidR="00D95973" w:rsidRPr="009F4405" w:rsidRDefault="00D95973" w:rsidP="009645E3">
            <w:pPr>
              <w:numPr>
                <w:ilvl w:val="0"/>
                <w:numId w:val="29"/>
              </w:numPr>
              <w:spacing w:after="0"/>
              <w:contextualSpacing/>
              <w:jc w:val="left"/>
              <w:rPr>
                <w:rFonts w:cstheme="minorHAnsi"/>
                <w:sz w:val="18"/>
                <w:szCs w:val="18"/>
              </w:rPr>
            </w:pPr>
            <w:r w:rsidRPr="009F4405">
              <w:rPr>
                <w:rFonts w:cstheme="minorHAnsi"/>
                <w:sz w:val="18"/>
                <w:szCs w:val="18"/>
              </w:rPr>
              <w:t>Vostochny (Russia)</w:t>
            </w:r>
          </w:p>
        </w:tc>
      </w:tr>
      <w:tr w:rsidR="00D95973" w:rsidRPr="005F19E3" w14:paraId="1D1A1A41" w14:textId="77777777" w:rsidTr="009645E3">
        <w:trPr>
          <w:trHeight w:val="549"/>
        </w:trPr>
        <w:tc>
          <w:tcPr>
            <w:tcW w:w="1976" w:type="dxa"/>
            <w:vAlign w:val="center"/>
          </w:tcPr>
          <w:p w14:paraId="239D6433" w14:textId="77777777" w:rsidR="00D95973" w:rsidRPr="009F4405" w:rsidRDefault="00D95973" w:rsidP="009645E3">
            <w:pPr>
              <w:spacing w:after="0"/>
              <w:jc w:val="left"/>
              <w:rPr>
                <w:rFonts w:cstheme="minorHAnsi"/>
                <w:sz w:val="18"/>
                <w:szCs w:val="18"/>
              </w:rPr>
            </w:pPr>
            <w:r w:rsidRPr="009F4405">
              <w:rPr>
                <w:rFonts w:cstheme="minorHAnsi"/>
                <w:sz w:val="18"/>
                <w:szCs w:val="18"/>
              </w:rPr>
              <w:t>Testing Centres</w:t>
            </w:r>
          </w:p>
        </w:tc>
        <w:tc>
          <w:tcPr>
            <w:tcW w:w="2286" w:type="dxa"/>
            <w:vAlign w:val="center"/>
          </w:tcPr>
          <w:p w14:paraId="6819B478" w14:textId="2A1C1790" w:rsidR="00D95973" w:rsidRPr="009F4405" w:rsidRDefault="00D95973" w:rsidP="009645E3">
            <w:pPr>
              <w:spacing w:after="0"/>
              <w:jc w:val="left"/>
              <w:rPr>
                <w:rFonts w:cstheme="minorHAnsi"/>
                <w:sz w:val="18"/>
                <w:szCs w:val="18"/>
              </w:rPr>
            </w:pPr>
            <w:r w:rsidRPr="009F4405">
              <w:rPr>
                <w:rFonts w:cstheme="minorHAnsi"/>
                <w:sz w:val="18"/>
                <w:szCs w:val="18"/>
              </w:rPr>
              <w:t xml:space="preserve">Test centres for launch vehicles and </w:t>
            </w:r>
            <w:r w:rsidR="00046173" w:rsidRPr="009F4405">
              <w:rPr>
                <w:rFonts w:cstheme="minorHAnsi"/>
                <w:sz w:val="18"/>
                <w:szCs w:val="18"/>
              </w:rPr>
              <w:t xml:space="preserve">related </w:t>
            </w:r>
            <w:r w:rsidRPr="009F4405">
              <w:rPr>
                <w:rFonts w:cstheme="minorHAnsi"/>
                <w:sz w:val="18"/>
                <w:szCs w:val="18"/>
              </w:rPr>
              <w:t>subsystems</w:t>
            </w:r>
          </w:p>
        </w:tc>
        <w:tc>
          <w:tcPr>
            <w:tcW w:w="2749" w:type="dxa"/>
            <w:vAlign w:val="center"/>
          </w:tcPr>
          <w:p w14:paraId="3D2D456C" w14:textId="77777777" w:rsidR="00D95973" w:rsidRPr="009F4405" w:rsidRDefault="00D95973" w:rsidP="009645E3">
            <w:pPr>
              <w:numPr>
                <w:ilvl w:val="0"/>
                <w:numId w:val="29"/>
              </w:numPr>
              <w:spacing w:after="0"/>
              <w:contextualSpacing/>
              <w:jc w:val="left"/>
              <w:rPr>
                <w:rFonts w:cstheme="minorHAnsi"/>
                <w:sz w:val="18"/>
                <w:szCs w:val="18"/>
              </w:rPr>
            </w:pPr>
            <w:r w:rsidRPr="009F4405">
              <w:rPr>
                <w:rFonts w:cstheme="minorHAnsi"/>
                <w:sz w:val="18"/>
                <w:szCs w:val="18"/>
              </w:rPr>
              <w:t>DLR Institute of Space Propulsion, Lampoldshausen</w:t>
            </w:r>
          </w:p>
          <w:p w14:paraId="0CCD144F" w14:textId="1E74273C" w:rsidR="00D95973" w:rsidRPr="009F4405" w:rsidRDefault="00D95973" w:rsidP="009645E3">
            <w:pPr>
              <w:numPr>
                <w:ilvl w:val="0"/>
                <w:numId w:val="29"/>
              </w:numPr>
              <w:spacing w:after="0"/>
              <w:contextualSpacing/>
              <w:jc w:val="left"/>
              <w:rPr>
                <w:rFonts w:cstheme="minorHAnsi"/>
                <w:sz w:val="18"/>
                <w:szCs w:val="18"/>
              </w:rPr>
            </w:pPr>
            <w:r w:rsidRPr="009F4405">
              <w:rPr>
                <w:rFonts w:cstheme="minorHAnsi"/>
                <w:sz w:val="18"/>
                <w:szCs w:val="18"/>
              </w:rPr>
              <w:t>ArianeGroup Vernon Test Centre (P</w:t>
            </w:r>
            <w:r w:rsidR="00715731">
              <w:rPr>
                <w:rFonts w:cstheme="minorHAnsi"/>
                <w:sz w:val="18"/>
                <w:szCs w:val="18"/>
              </w:rPr>
              <w:t>F05</w:t>
            </w:r>
            <w:r w:rsidRPr="009F4405">
              <w:rPr>
                <w:rFonts w:cstheme="minorHAnsi"/>
                <w:sz w:val="18"/>
                <w:szCs w:val="18"/>
              </w:rPr>
              <w:t>2)</w:t>
            </w:r>
          </w:p>
          <w:p w14:paraId="3290C689" w14:textId="77777777" w:rsidR="00D95973" w:rsidRPr="009F4405" w:rsidRDefault="00D95973" w:rsidP="009645E3">
            <w:pPr>
              <w:numPr>
                <w:ilvl w:val="0"/>
                <w:numId w:val="29"/>
              </w:numPr>
              <w:spacing w:after="0"/>
              <w:contextualSpacing/>
              <w:jc w:val="left"/>
              <w:rPr>
                <w:rFonts w:cstheme="minorHAnsi"/>
                <w:sz w:val="18"/>
                <w:szCs w:val="18"/>
              </w:rPr>
            </w:pPr>
            <w:r w:rsidRPr="009F4405">
              <w:rPr>
                <w:rFonts w:cstheme="minorHAnsi"/>
                <w:sz w:val="18"/>
                <w:szCs w:val="18"/>
              </w:rPr>
              <w:t>BEAP booster test bench, Guiana Space Centre</w:t>
            </w:r>
          </w:p>
          <w:p w14:paraId="771D3335" w14:textId="77777777" w:rsidR="00D95973" w:rsidRPr="009F4405" w:rsidRDefault="5E458C09" w:rsidP="009645E3">
            <w:pPr>
              <w:numPr>
                <w:ilvl w:val="0"/>
                <w:numId w:val="29"/>
              </w:numPr>
              <w:spacing w:after="0"/>
              <w:contextualSpacing/>
              <w:jc w:val="left"/>
              <w:rPr>
                <w:rFonts w:cstheme="minorHAnsi"/>
                <w:sz w:val="18"/>
                <w:szCs w:val="18"/>
              </w:rPr>
            </w:pPr>
            <w:r w:rsidRPr="009F4405">
              <w:rPr>
                <w:rFonts w:cstheme="minorHAnsi"/>
                <w:sz w:val="18"/>
                <w:szCs w:val="18"/>
              </w:rPr>
              <w:t>Avio Test Facilities, Colleferro</w:t>
            </w:r>
          </w:p>
          <w:p w14:paraId="2D6AE008" w14:textId="4F742E99" w:rsidR="0467D7B6" w:rsidRPr="009F4405" w:rsidRDefault="0467D7B6" w:rsidP="009645E3">
            <w:pPr>
              <w:numPr>
                <w:ilvl w:val="0"/>
                <w:numId w:val="29"/>
              </w:numPr>
              <w:spacing w:after="0"/>
              <w:contextualSpacing/>
              <w:jc w:val="left"/>
              <w:rPr>
                <w:rFonts w:cstheme="minorHAnsi"/>
                <w:sz w:val="18"/>
                <w:szCs w:val="18"/>
              </w:rPr>
            </w:pPr>
            <w:r w:rsidRPr="009F4405">
              <w:rPr>
                <w:rFonts w:cstheme="minorHAnsi"/>
                <w:sz w:val="18"/>
                <w:szCs w:val="18"/>
              </w:rPr>
              <w:t>Avio Space Propulsion Test Facility</w:t>
            </w:r>
            <w:r w:rsidR="3FE08F6D" w:rsidRPr="009F4405">
              <w:rPr>
                <w:rFonts w:cstheme="minorHAnsi"/>
                <w:sz w:val="18"/>
                <w:szCs w:val="18"/>
              </w:rPr>
              <w:t>,</w:t>
            </w:r>
            <w:r w:rsidRPr="009F4405">
              <w:rPr>
                <w:rFonts w:cstheme="minorHAnsi"/>
                <w:sz w:val="18"/>
                <w:szCs w:val="18"/>
              </w:rPr>
              <w:t xml:space="preserve"> </w:t>
            </w:r>
            <w:r w:rsidR="6B7E1222" w:rsidRPr="009F4405">
              <w:rPr>
                <w:rFonts w:cstheme="minorHAnsi"/>
                <w:sz w:val="18"/>
                <w:szCs w:val="18"/>
              </w:rPr>
              <w:t>Sardinia</w:t>
            </w:r>
          </w:p>
          <w:p w14:paraId="3642765C" w14:textId="77777777" w:rsidR="00D95973" w:rsidRPr="009F4405" w:rsidRDefault="00D95973" w:rsidP="009645E3">
            <w:pPr>
              <w:numPr>
                <w:ilvl w:val="0"/>
                <w:numId w:val="29"/>
              </w:numPr>
              <w:spacing w:after="0"/>
              <w:contextualSpacing/>
              <w:jc w:val="left"/>
              <w:rPr>
                <w:rFonts w:cstheme="minorHAnsi"/>
                <w:sz w:val="18"/>
                <w:szCs w:val="18"/>
              </w:rPr>
            </w:pPr>
            <w:r w:rsidRPr="009F4405">
              <w:rPr>
                <w:rFonts w:cstheme="minorHAnsi"/>
                <w:sz w:val="18"/>
                <w:szCs w:val="18"/>
              </w:rPr>
              <w:t>Nammo Test Area, Raufoss, Norway (EEA)</w:t>
            </w:r>
          </w:p>
          <w:p w14:paraId="2EC375E0" w14:textId="77777777" w:rsidR="00D95973" w:rsidRPr="009F4405" w:rsidRDefault="00D95973" w:rsidP="009645E3">
            <w:pPr>
              <w:numPr>
                <w:ilvl w:val="0"/>
                <w:numId w:val="29"/>
              </w:numPr>
              <w:spacing w:after="0"/>
              <w:contextualSpacing/>
              <w:jc w:val="left"/>
              <w:rPr>
                <w:rFonts w:cstheme="minorHAnsi"/>
                <w:sz w:val="18"/>
                <w:szCs w:val="18"/>
              </w:rPr>
            </w:pPr>
            <w:r w:rsidRPr="009F4405">
              <w:rPr>
                <w:rFonts w:cstheme="minorHAnsi"/>
                <w:sz w:val="18"/>
                <w:szCs w:val="18"/>
              </w:rPr>
              <w:t>Rocket and Satellite Propulsion Laboratory Center - Łukasiewicz (Poland)</w:t>
            </w:r>
          </w:p>
        </w:tc>
        <w:tc>
          <w:tcPr>
            <w:tcW w:w="2672" w:type="dxa"/>
            <w:vAlign w:val="center"/>
          </w:tcPr>
          <w:p w14:paraId="1B8DCCAC" w14:textId="4033E4BD" w:rsidR="00D95973" w:rsidRPr="009F4405" w:rsidRDefault="00D95973" w:rsidP="009645E3">
            <w:pPr>
              <w:numPr>
                <w:ilvl w:val="0"/>
                <w:numId w:val="29"/>
              </w:numPr>
              <w:spacing w:after="0"/>
              <w:contextualSpacing/>
              <w:jc w:val="left"/>
              <w:rPr>
                <w:rFonts w:cstheme="minorHAnsi"/>
                <w:sz w:val="18"/>
                <w:szCs w:val="18"/>
              </w:rPr>
            </w:pPr>
            <w:r w:rsidRPr="009F4405">
              <w:rPr>
                <w:rFonts w:cstheme="minorHAnsi"/>
                <w:sz w:val="18"/>
                <w:szCs w:val="18"/>
              </w:rPr>
              <w:t>NASA Stennis Space Center</w:t>
            </w:r>
          </w:p>
          <w:p w14:paraId="6BE9A6BB" w14:textId="627ED777" w:rsidR="0079001A" w:rsidRPr="009F4405" w:rsidRDefault="0079001A" w:rsidP="009645E3">
            <w:pPr>
              <w:numPr>
                <w:ilvl w:val="0"/>
                <w:numId w:val="29"/>
              </w:numPr>
              <w:spacing w:after="0"/>
              <w:contextualSpacing/>
              <w:jc w:val="left"/>
              <w:rPr>
                <w:rFonts w:cstheme="minorHAnsi"/>
                <w:sz w:val="18"/>
                <w:szCs w:val="18"/>
              </w:rPr>
            </w:pPr>
            <w:r w:rsidRPr="009F4405">
              <w:rPr>
                <w:rFonts w:cstheme="minorHAnsi"/>
                <w:sz w:val="18"/>
                <w:szCs w:val="18"/>
              </w:rPr>
              <w:t>NASA Neil A</w:t>
            </w:r>
            <w:r w:rsidR="00D02B25" w:rsidRPr="009F4405">
              <w:rPr>
                <w:rFonts w:cstheme="minorHAnsi"/>
                <w:sz w:val="18"/>
                <w:szCs w:val="18"/>
              </w:rPr>
              <w:t>r</w:t>
            </w:r>
            <w:r w:rsidRPr="009F4405">
              <w:rPr>
                <w:rFonts w:cstheme="minorHAnsi"/>
                <w:sz w:val="18"/>
                <w:szCs w:val="18"/>
              </w:rPr>
              <w:t xml:space="preserve">mstrong </w:t>
            </w:r>
            <w:r w:rsidR="00593226" w:rsidRPr="009F4405">
              <w:rPr>
                <w:rFonts w:cstheme="minorHAnsi"/>
                <w:sz w:val="18"/>
                <w:szCs w:val="18"/>
              </w:rPr>
              <w:t>Test Facility</w:t>
            </w:r>
          </w:p>
          <w:p w14:paraId="29F1A21A" w14:textId="77777777" w:rsidR="00D95973" w:rsidRPr="009F4405" w:rsidRDefault="00D95973" w:rsidP="009645E3">
            <w:pPr>
              <w:numPr>
                <w:ilvl w:val="0"/>
                <w:numId w:val="29"/>
              </w:numPr>
              <w:spacing w:after="0"/>
              <w:contextualSpacing/>
              <w:jc w:val="left"/>
              <w:rPr>
                <w:rFonts w:cstheme="minorHAnsi"/>
                <w:sz w:val="18"/>
                <w:szCs w:val="18"/>
              </w:rPr>
            </w:pPr>
            <w:r w:rsidRPr="009F4405">
              <w:rPr>
                <w:rFonts w:cstheme="minorHAnsi"/>
                <w:sz w:val="18"/>
                <w:szCs w:val="18"/>
              </w:rPr>
              <w:t>SpaceX McGregor Test Site</w:t>
            </w:r>
          </w:p>
          <w:p w14:paraId="35E47B17" w14:textId="77777777" w:rsidR="006B701A" w:rsidRPr="009F4405" w:rsidRDefault="00D95973" w:rsidP="009645E3">
            <w:pPr>
              <w:numPr>
                <w:ilvl w:val="0"/>
                <w:numId w:val="29"/>
              </w:numPr>
              <w:spacing w:after="0"/>
              <w:contextualSpacing/>
              <w:jc w:val="left"/>
              <w:rPr>
                <w:rFonts w:cstheme="minorHAnsi"/>
                <w:sz w:val="18"/>
                <w:szCs w:val="18"/>
              </w:rPr>
            </w:pPr>
            <w:r w:rsidRPr="009F4405">
              <w:rPr>
                <w:rFonts w:cstheme="minorHAnsi"/>
                <w:sz w:val="18"/>
                <w:szCs w:val="18"/>
              </w:rPr>
              <w:t>JAXA Noshiro Rocket Testing Center</w:t>
            </w:r>
          </w:p>
          <w:p w14:paraId="1952EB50" w14:textId="77777777" w:rsidR="00D95973" w:rsidRPr="00111704" w:rsidRDefault="00D95973" w:rsidP="009645E3">
            <w:pPr>
              <w:numPr>
                <w:ilvl w:val="0"/>
                <w:numId w:val="29"/>
              </w:numPr>
              <w:spacing w:after="0"/>
              <w:contextualSpacing/>
              <w:jc w:val="left"/>
              <w:rPr>
                <w:rFonts w:cstheme="minorHAnsi"/>
                <w:sz w:val="18"/>
                <w:szCs w:val="18"/>
                <w:lang w:val="fr-BE"/>
              </w:rPr>
            </w:pPr>
            <w:r w:rsidRPr="00111704">
              <w:rPr>
                <w:rFonts w:cstheme="minorHAnsi"/>
                <w:sz w:val="18"/>
                <w:szCs w:val="18"/>
                <w:lang w:val="fr-BE"/>
              </w:rPr>
              <w:t>ISRO Propulsion Complex (IPRC), Mahendragiri</w:t>
            </w:r>
          </w:p>
        </w:tc>
      </w:tr>
      <w:tr w:rsidR="00D95973" w:rsidRPr="009F4405" w14:paraId="7149F2E9" w14:textId="77777777" w:rsidTr="009645E3">
        <w:trPr>
          <w:trHeight w:val="549"/>
        </w:trPr>
        <w:tc>
          <w:tcPr>
            <w:tcW w:w="1976" w:type="dxa"/>
            <w:vAlign w:val="center"/>
          </w:tcPr>
          <w:p w14:paraId="0D6E0051" w14:textId="10F089CE" w:rsidR="00D95973" w:rsidRPr="009F4405" w:rsidRDefault="00D95973" w:rsidP="009645E3">
            <w:pPr>
              <w:spacing w:after="0"/>
              <w:jc w:val="left"/>
              <w:rPr>
                <w:rFonts w:cstheme="minorHAnsi"/>
                <w:sz w:val="18"/>
                <w:szCs w:val="18"/>
              </w:rPr>
            </w:pPr>
            <w:r w:rsidRPr="009F4405">
              <w:rPr>
                <w:rFonts w:cstheme="minorHAnsi"/>
                <w:sz w:val="18"/>
                <w:szCs w:val="18"/>
              </w:rPr>
              <w:t>Transportation</w:t>
            </w:r>
          </w:p>
        </w:tc>
        <w:tc>
          <w:tcPr>
            <w:tcW w:w="2286" w:type="dxa"/>
            <w:vAlign w:val="center"/>
          </w:tcPr>
          <w:p w14:paraId="500EC897" w14:textId="77777777" w:rsidR="00D95973" w:rsidRPr="009F4405" w:rsidRDefault="00D95973" w:rsidP="009645E3">
            <w:pPr>
              <w:spacing w:after="0"/>
              <w:jc w:val="left"/>
              <w:rPr>
                <w:rFonts w:cstheme="minorHAnsi"/>
                <w:sz w:val="18"/>
                <w:szCs w:val="18"/>
              </w:rPr>
            </w:pPr>
            <w:r w:rsidRPr="009F4405">
              <w:rPr>
                <w:rFonts w:cstheme="minorHAnsi"/>
                <w:sz w:val="18"/>
                <w:szCs w:val="18"/>
              </w:rPr>
              <w:t>Transportation equipment for launch vehicles (land and sea)</w:t>
            </w:r>
          </w:p>
        </w:tc>
        <w:tc>
          <w:tcPr>
            <w:tcW w:w="2749" w:type="dxa"/>
            <w:vAlign w:val="center"/>
          </w:tcPr>
          <w:p w14:paraId="6232264A" w14:textId="77777777" w:rsidR="00D95973" w:rsidRPr="009F4405" w:rsidRDefault="00D95973" w:rsidP="009645E3">
            <w:pPr>
              <w:numPr>
                <w:ilvl w:val="0"/>
                <w:numId w:val="29"/>
              </w:numPr>
              <w:spacing w:after="0"/>
              <w:contextualSpacing/>
              <w:jc w:val="left"/>
              <w:rPr>
                <w:rFonts w:cstheme="minorHAnsi"/>
                <w:sz w:val="18"/>
                <w:szCs w:val="18"/>
              </w:rPr>
            </w:pPr>
            <w:r w:rsidRPr="009F4405">
              <w:rPr>
                <w:rFonts w:cstheme="minorHAnsi"/>
                <w:sz w:val="18"/>
                <w:szCs w:val="18"/>
              </w:rPr>
              <w:t>Canopée (Ariane 6 sail-assisted cargo ship)</w:t>
            </w:r>
          </w:p>
          <w:p w14:paraId="38F3D221" w14:textId="77777777" w:rsidR="00D95973" w:rsidRPr="009F4405" w:rsidRDefault="00D95973" w:rsidP="009645E3">
            <w:pPr>
              <w:numPr>
                <w:ilvl w:val="0"/>
                <w:numId w:val="29"/>
              </w:numPr>
              <w:spacing w:after="0"/>
              <w:contextualSpacing/>
              <w:jc w:val="left"/>
              <w:rPr>
                <w:rFonts w:cstheme="minorHAnsi"/>
                <w:sz w:val="18"/>
                <w:szCs w:val="18"/>
              </w:rPr>
            </w:pPr>
            <w:r w:rsidRPr="009F4405">
              <w:rPr>
                <w:rFonts w:cstheme="minorHAnsi"/>
                <w:sz w:val="18"/>
                <w:szCs w:val="18"/>
              </w:rPr>
              <w:t xml:space="preserve">MN Toucan (Ro-Ro vessel) </w:t>
            </w:r>
          </w:p>
          <w:p w14:paraId="7CD10F61" w14:textId="77777777" w:rsidR="00D95973" w:rsidRPr="009F4405" w:rsidRDefault="00D95973" w:rsidP="009645E3">
            <w:pPr>
              <w:numPr>
                <w:ilvl w:val="0"/>
                <w:numId w:val="29"/>
              </w:numPr>
              <w:spacing w:after="0"/>
              <w:contextualSpacing/>
              <w:jc w:val="left"/>
              <w:rPr>
                <w:rFonts w:cstheme="minorHAnsi"/>
                <w:sz w:val="18"/>
                <w:szCs w:val="18"/>
              </w:rPr>
            </w:pPr>
            <w:r w:rsidRPr="009F4405">
              <w:rPr>
                <w:rFonts w:cstheme="minorHAnsi"/>
                <w:sz w:val="18"/>
                <w:szCs w:val="18"/>
              </w:rPr>
              <w:t xml:space="preserve">MN Colibri (Ro-Ro vessel) </w:t>
            </w:r>
          </w:p>
        </w:tc>
        <w:tc>
          <w:tcPr>
            <w:tcW w:w="2672" w:type="dxa"/>
            <w:vAlign w:val="center"/>
          </w:tcPr>
          <w:p w14:paraId="7B4802CE" w14:textId="77777777" w:rsidR="00D95973" w:rsidRPr="009F4405" w:rsidRDefault="00D95973" w:rsidP="009645E3">
            <w:pPr>
              <w:numPr>
                <w:ilvl w:val="0"/>
                <w:numId w:val="29"/>
              </w:numPr>
              <w:spacing w:after="0"/>
              <w:contextualSpacing/>
              <w:jc w:val="left"/>
              <w:rPr>
                <w:rFonts w:cstheme="minorHAnsi"/>
                <w:sz w:val="18"/>
                <w:szCs w:val="18"/>
              </w:rPr>
            </w:pPr>
            <w:r w:rsidRPr="009F4405">
              <w:rPr>
                <w:rFonts w:cstheme="minorHAnsi"/>
                <w:sz w:val="18"/>
                <w:szCs w:val="18"/>
              </w:rPr>
              <w:t>ULA R/S RocketShip</w:t>
            </w:r>
          </w:p>
          <w:p w14:paraId="14A0A1BC" w14:textId="77777777" w:rsidR="00D95973" w:rsidRPr="009F4405" w:rsidRDefault="00D95973" w:rsidP="009645E3">
            <w:pPr>
              <w:numPr>
                <w:ilvl w:val="0"/>
                <w:numId w:val="29"/>
              </w:numPr>
              <w:spacing w:after="0"/>
              <w:contextualSpacing/>
              <w:jc w:val="left"/>
              <w:rPr>
                <w:rFonts w:cstheme="minorHAnsi"/>
                <w:sz w:val="18"/>
                <w:szCs w:val="18"/>
              </w:rPr>
            </w:pPr>
            <w:r w:rsidRPr="009F4405">
              <w:rPr>
                <w:rFonts w:cstheme="minorHAnsi"/>
                <w:sz w:val="18"/>
                <w:szCs w:val="18"/>
              </w:rPr>
              <w:t>Pegasus Barge (NASA)</w:t>
            </w:r>
          </w:p>
          <w:p w14:paraId="71695760" w14:textId="77777777" w:rsidR="00D95973" w:rsidRPr="009F4405" w:rsidRDefault="00D95973" w:rsidP="009645E3">
            <w:pPr>
              <w:numPr>
                <w:ilvl w:val="0"/>
                <w:numId w:val="29"/>
              </w:numPr>
              <w:spacing w:after="0"/>
              <w:contextualSpacing/>
              <w:jc w:val="left"/>
              <w:rPr>
                <w:rFonts w:cstheme="minorHAnsi"/>
                <w:sz w:val="18"/>
                <w:szCs w:val="18"/>
              </w:rPr>
            </w:pPr>
            <w:r w:rsidRPr="009F4405">
              <w:rPr>
                <w:rFonts w:cstheme="minorHAnsi"/>
                <w:sz w:val="18"/>
                <w:szCs w:val="18"/>
              </w:rPr>
              <w:t>Crawler-Transporter (NASA)</w:t>
            </w:r>
          </w:p>
        </w:tc>
      </w:tr>
      <w:tr w:rsidR="00D95973" w:rsidRPr="009F4405" w14:paraId="0CDCE22D" w14:textId="77777777" w:rsidTr="009645E3">
        <w:trPr>
          <w:trHeight w:val="549"/>
        </w:trPr>
        <w:tc>
          <w:tcPr>
            <w:tcW w:w="1976" w:type="dxa"/>
            <w:vAlign w:val="center"/>
          </w:tcPr>
          <w:p w14:paraId="3CF8CA5B" w14:textId="77777777" w:rsidR="00D95973" w:rsidRPr="009F4405" w:rsidRDefault="00D95973" w:rsidP="009645E3">
            <w:pPr>
              <w:spacing w:after="0"/>
              <w:jc w:val="left"/>
              <w:rPr>
                <w:rFonts w:cstheme="minorHAnsi"/>
                <w:sz w:val="18"/>
                <w:szCs w:val="18"/>
              </w:rPr>
            </w:pPr>
            <w:r w:rsidRPr="009F4405">
              <w:rPr>
                <w:rFonts w:cstheme="minorHAnsi"/>
                <w:sz w:val="18"/>
                <w:szCs w:val="18"/>
              </w:rPr>
              <w:t>Telemetry, Tracking, and Control Stations (TT&amp;C)</w:t>
            </w:r>
          </w:p>
        </w:tc>
        <w:tc>
          <w:tcPr>
            <w:tcW w:w="2286" w:type="dxa"/>
            <w:vAlign w:val="center"/>
          </w:tcPr>
          <w:p w14:paraId="2F77ECB0" w14:textId="53A6B5D9" w:rsidR="00D95973" w:rsidRPr="009F4405" w:rsidRDefault="00D95973" w:rsidP="009645E3">
            <w:pPr>
              <w:spacing w:after="0"/>
              <w:jc w:val="left"/>
              <w:rPr>
                <w:rFonts w:cstheme="minorHAnsi"/>
                <w:sz w:val="18"/>
                <w:szCs w:val="18"/>
              </w:rPr>
            </w:pPr>
            <w:r w:rsidRPr="009F4405">
              <w:rPr>
                <w:rFonts w:cstheme="minorHAnsi"/>
                <w:sz w:val="18"/>
                <w:szCs w:val="18"/>
              </w:rPr>
              <w:t xml:space="preserve">Stations which provide telemetry and tracking data, and allow for communication between </w:t>
            </w:r>
            <w:r w:rsidRPr="009F4405">
              <w:rPr>
                <w:rFonts w:cstheme="minorHAnsi"/>
                <w:sz w:val="18"/>
                <w:szCs w:val="18"/>
              </w:rPr>
              <w:lastRenderedPageBreak/>
              <w:t xml:space="preserve">space and ground systems, </w:t>
            </w:r>
            <w:r w:rsidR="005C3677" w:rsidRPr="009F4405">
              <w:rPr>
                <w:rFonts w:cstheme="minorHAnsi"/>
                <w:sz w:val="18"/>
                <w:szCs w:val="18"/>
              </w:rPr>
              <w:t>limited</w:t>
            </w:r>
            <w:r w:rsidRPr="009F4405">
              <w:rPr>
                <w:rFonts w:cstheme="minorHAnsi"/>
                <w:sz w:val="18"/>
                <w:szCs w:val="18"/>
              </w:rPr>
              <w:t xml:space="preserve"> to launch </w:t>
            </w:r>
            <w:r w:rsidR="00762FCE" w:rsidRPr="009F4405">
              <w:rPr>
                <w:rFonts w:cstheme="minorHAnsi"/>
                <w:sz w:val="18"/>
                <w:szCs w:val="18"/>
              </w:rPr>
              <w:t>activities</w:t>
            </w:r>
            <w:r w:rsidR="005C3677" w:rsidRPr="009F4405">
              <w:rPr>
                <w:rFonts w:cstheme="minorHAnsi"/>
                <w:sz w:val="18"/>
                <w:szCs w:val="18"/>
              </w:rPr>
              <w:t>.</w:t>
            </w:r>
          </w:p>
        </w:tc>
        <w:tc>
          <w:tcPr>
            <w:tcW w:w="2749" w:type="dxa"/>
            <w:vAlign w:val="center"/>
          </w:tcPr>
          <w:p w14:paraId="28B87958" w14:textId="5B930B84" w:rsidR="00D95973" w:rsidRPr="009F4405" w:rsidRDefault="00D95973" w:rsidP="009645E3">
            <w:pPr>
              <w:numPr>
                <w:ilvl w:val="0"/>
                <w:numId w:val="29"/>
              </w:numPr>
              <w:spacing w:after="0"/>
              <w:contextualSpacing/>
              <w:jc w:val="left"/>
              <w:rPr>
                <w:rFonts w:cstheme="minorHAnsi"/>
                <w:sz w:val="18"/>
                <w:szCs w:val="18"/>
              </w:rPr>
            </w:pPr>
            <w:r w:rsidRPr="009F4405">
              <w:rPr>
                <w:rFonts w:cstheme="minorHAnsi"/>
                <w:sz w:val="18"/>
                <w:szCs w:val="18"/>
              </w:rPr>
              <w:lastRenderedPageBreak/>
              <w:t>ESA ESTRACK (</w:t>
            </w:r>
            <w:r w:rsidR="00675E3D" w:rsidRPr="009F4405">
              <w:rPr>
                <w:rFonts w:cstheme="minorHAnsi"/>
                <w:sz w:val="18"/>
                <w:szCs w:val="18"/>
              </w:rPr>
              <w:t>Santa Maria station in Portugal,</w:t>
            </w:r>
            <w:r w:rsidR="00661220" w:rsidRPr="009F4405">
              <w:rPr>
                <w:rFonts w:cstheme="minorHAnsi"/>
                <w:sz w:val="18"/>
                <w:szCs w:val="18"/>
              </w:rPr>
              <w:t xml:space="preserve"> New Norcia station in Australia) </w:t>
            </w:r>
          </w:p>
          <w:p w14:paraId="532325D0" w14:textId="17F8E240" w:rsidR="00213890" w:rsidRPr="009F4405" w:rsidRDefault="00213890" w:rsidP="009645E3">
            <w:pPr>
              <w:numPr>
                <w:ilvl w:val="0"/>
                <w:numId w:val="29"/>
              </w:numPr>
              <w:spacing w:after="0"/>
              <w:contextualSpacing/>
              <w:jc w:val="left"/>
              <w:rPr>
                <w:rFonts w:cstheme="minorHAnsi"/>
                <w:sz w:val="18"/>
                <w:szCs w:val="18"/>
              </w:rPr>
            </w:pPr>
            <w:r w:rsidRPr="009F4405">
              <w:rPr>
                <w:rFonts w:cstheme="minorHAnsi"/>
                <w:sz w:val="18"/>
                <w:szCs w:val="18"/>
              </w:rPr>
              <w:lastRenderedPageBreak/>
              <w:t xml:space="preserve">CSG tracking/telemetry network </w:t>
            </w:r>
          </w:p>
          <w:p w14:paraId="4813EB67" w14:textId="77777777" w:rsidR="00D95973" w:rsidRPr="009F4405" w:rsidRDefault="00D95973" w:rsidP="009645E3">
            <w:pPr>
              <w:numPr>
                <w:ilvl w:val="0"/>
                <w:numId w:val="29"/>
              </w:numPr>
              <w:spacing w:after="0"/>
              <w:contextualSpacing/>
              <w:jc w:val="left"/>
              <w:rPr>
                <w:rFonts w:cstheme="minorHAnsi"/>
                <w:sz w:val="18"/>
                <w:szCs w:val="18"/>
              </w:rPr>
            </w:pPr>
            <w:r w:rsidRPr="009F4405">
              <w:rPr>
                <w:rFonts w:cstheme="minorHAnsi"/>
                <w:sz w:val="18"/>
                <w:szCs w:val="18"/>
              </w:rPr>
              <w:t>Malindi Station (Kenya, ASI-operated)</w:t>
            </w:r>
          </w:p>
          <w:p w14:paraId="30D9F5B7" w14:textId="77777777" w:rsidR="007B56FB" w:rsidRPr="009F4405" w:rsidRDefault="00D95973" w:rsidP="009645E3">
            <w:pPr>
              <w:numPr>
                <w:ilvl w:val="0"/>
                <w:numId w:val="29"/>
              </w:numPr>
              <w:spacing w:after="0"/>
              <w:contextualSpacing/>
              <w:jc w:val="left"/>
              <w:rPr>
                <w:rFonts w:cstheme="minorHAnsi"/>
                <w:sz w:val="18"/>
                <w:szCs w:val="18"/>
              </w:rPr>
            </w:pPr>
            <w:r w:rsidRPr="009F4405">
              <w:rPr>
                <w:rFonts w:cstheme="minorHAnsi"/>
                <w:sz w:val="18"/>
                <w:szCs w:val="18"/>
              </w:rPr>
              <w:t>Troll Station (Antarctica, Norway-operated</w:t>
            </w:r>
            <w:r w:rsidR="00EC01DA" w:rsidRPr="009F4405">
              <w:rPr>
                <w:rFonts w:cstheme="minorHAnsi"/>
                <w:sz w:val="18"/>
                <w:szCs w:val="18"/>
              </w:rPr>
              <w:t>)</w:t>
            </w:r>
          </w:p>
          <w:p w14:paraId="43E3553B" w14:textId="7D834ACF" w:rsidR="00C71F58" w:rsidRPr="009F4405" w:rsidRDefault="00D95973" w:rsidP="009645E3">
            <w:pPr>
              <w:numPr>
                <w:ilvl w:val="0"/>
                <w:numId w:val="29"/>
              </w:numPr>
              <w:spacing w:after="0"/>
              <w:contextualSpacing/>
              <w:jc w:val="left"/>
              <w:rPr>
                <w:rFonts w:cstheme="minorHAnsi"/>
                <w:sz w:val="18"/>
                <w:szCs w:val="18"/>
              </w:rPr>
            </w:pPr>
            <w:r w:rsidRPr="009F4405">
              <w:rPr>
                <w:rFonts w:cstheme="minorHAnsi"/>
                <w:sz w:val="18"/>
                <w:szCs w:val="18"/>
              </w:rPr>
              <w:t xml:space="preserve">Svalbard Station (Norway) </w:t>
            </w:r>
          </w:p>
          <w:p w14:paraId="61B30B52" w14:textId="4DA6249F" w:rsidR="00E042E0" w:rsidRPr="009F4405" w:rsidRDefault="00E042E0" w:rsidP="009645E3">
            <w:pPr>
              <w:numPr>
                <w:ilvl w:val="0"/>
                <w:numId w:val="29"/>
              </w:numPr>
              <w:spacing w:after="0"/>
              <w:contextualSpacing/>
              <w:jc w:val="left"/>
              <w:rPr>
                <w:rFonts w:cstheme="minorHAnsi"/>
                <w:sz w:val="18"/>
                <w:szCs w:val="18"/>
              </w:rPr>
            </w:pPr>
            <w:r w:rsidRPr="009F4405">
              <w:rPr>
                <w:rFonts w:cstheme="minorHAnsi"/>
                <w:sz w:val="18"/>
                <w:szCs w:val="18"/>
              </w:rPr>
              <w:t>Aussaguel station (France)</w:t>
            </w:r>
          </w:p>
          <w:p w14:paraId="2CC6349D" w14:textId="3534D33B" w:rsidR="00E042E0" w:rsidRPr="009F4405" w:rsidRDefault="00E042E0" w:rsidP="009645E3">
            <w:pPr>
              <w:numPr>
                <w:ilvl w:val="0"/>
                <w:numId w:val="29"/>
              </w:numPr>
              <w:spacing w:after="0"/>
              <w:contextualSpacing/>
              <w:jc w:val="left"/>
              <w:rPr>
                <w:rFonts w:cstheme="minorHAnsi"/>
                <w:sz w:val="18"/>
                <w:szCs w:val="18"/>
              </w:rPr>
            </w:pPr>
            <w:r w:rsidRPr="009F4405">
              <w:rPr>
                <w:rFonts w:cstheme="minorHAnsi"/>
                <w:sz w:val="18"/>
                <w:szCs w:val="18"/>
              </w:rPr>
              <w:t>Bermuda station (United Kingdom overseas territory)</w:t>
            </w:r>
          </w:p>
          <w:p w14:paraId="4ADD2D1F" w14:textId="618A6D45" w:rsidR="00E042E0" w:rsidRPr="009F4405" w:rsidRDefault="00E042E0" w:rsidP="009645E3">
            <w:pPr>
              <w:numPr>
                <w:ilvl w:val="0"/>
                <w:numId w:val="29"/>
              </w:numPr>
              <w:spacing w:after="0"/>
              <w:contextualSpacing/>
              <w:jc w:val="left"/>
              <w:rPr>
                <w:rFonts w:cstheme="minorHAnsi"/>
                <w:sz w:val="18"/>
                <w:szCs w:val="18"/>
              </w:rPr>
            </w:pPr>
            <w:r w:rsidRPr="009F4405">
              <w:rPr>
                <w:rFonts w:cstheme="minorHAnsi"/>
                <w:sz w:val="18"/>
                <w:szCs w:val="18"/>
              </w:rPr>
              <w:t>Lucknow station (India)</w:t>
            </w:r>
          </w:p>
          <w:p w14:paraId="46DA4EB8" w14:textId="2EE41852" w:rsidR="00C71F58" w:rsidRPr="009F4405" w:rsidRDefault="00E042E0" w:rsidP="009645E3">
            <w:pPr>
              <w:numPr>
                <w:ilvl w:val="0"/>
                <w:numId w:val="29"/>
              </w:numPr>
              <w:spacing w:after="0"/>
              <w:contextualSpacing/>
              <w:jc w:val="left"/>
              <w:rPr>
                <w:rFonts w:cstheme="minorHAnsi"/>
                <w:sz w:val="18"/>
                <w:szCs w:val="18"/>
              </w:rPr>
            </w:pPr>
            <w:r w:rsidRPr="009F4405">
              <w:rPr>
                <w:rFonts w:cstheme="minorHAnsi"/>
                <w:sz w:val="18"/>
                <w:szCs w:val="18"/>
              </w:rPr>
              <w:t>Station Navale Ariane (SNA): temporary maritime stations</w:t>
            </w:r>
          </w:p>
        </w:tc>
        <w:tc>
          <w:tcPr>
            <w:tcW w:w="2672" w:type="dxa"/>
            <w:vAlign w:val="center"/>
          </w:tcPr>
          <w:p w14:paraId="400AC920" w14:textId="77777777" w:rsidR="00D95973" w:rsidRPr="009F4405" w:rsidRDefault="00D95973" w:rsidP="009645E3">
            <w:pPr>
              <w:numPr>
                <w:ilvl w:val="0"/>
                <w:numId w:val="29"/>
              </w:numPr>
              <w:spacing w:after="0"/>
              <w:contextualSpacing/>
              <w:jc w:val="left"/>
              <w:rPr>
                <w:rFonts w:cstheme="minorHAnsi"/>
                <w:sz w:val="18"/>
                <w:szCs w:val="18"/>
              </w:rPr>
            </w:pPr>
            <w:r w:rsidRPr="009F4405">
              <w:rPr>
                <w:rFonts w:cstheme="minorHAnsi"/>
                <w:sz w:val="18"/>
                <w:szCs w:val="18"/>
              </w:rPr>
              <w:lastRenderedPageBreak/>
              <w:t>Eastern Range JDMTA (USA)</w:t>
            </w:r>
          </w:p>
          <w:p w14:paraId="78D2BA1F" w14:textId="77777777" w:rsidR="00D95973" w:rsidRPr="009F4405" w:rsidRDefault="00D95973" w:rsidP="009645E3">
            <w:pPr>
              <w:numPr>
                <w:ilvl w:val="0"/>
                <w:numId w:val="29"/>
              </w:numPr>
              <w:spacing w:after="0"/>
              <w:contextualSpacing/>
              <w:jc w:val="left"/>
              <w:rPr>
                <w:rFonts w:cstheme="minorHAnsi"/>
                <w:sz w:val="18"/>
                <w:szCs w:val="18"/>
              </w:rPr>
            </w:pPr>
            <w:r w:rsidRPr="009F4405">
              <w:rPr>
                <w:rFonts w:cstheme="minorHAnsi"/>
                <w:sz w:val="18"/>
                <w:szCs w:val="18"/>
              </w:rPr>
              <w:t>Wallops Range TT&amp;C (USA)</w:t>
            </w:r>
          </w:p>
          <w:p w14:paraId="473B2DE0" w14:textId="77777777" w:rsidR="00D95973" w:rsidRPr="009F4405" w:rsidRDefault="00D95973" w:rsidP="009645E3">
            <w:pPr>
              <w:numPr>
                <w:ilvl w:val="0"/>
                <w:numId w:val="29"/>
              </w:numPr>
              <w:spacing w:after="0"/>
              <w:contextualSpacing/>
              <w:jc w:val="left"/>
              <w:rPr>
                <w:rFonts w:cstheme="minorHAnsi"/>
                <w:sz w:val="18"/>
                <w:szCs w:val="18"/>
              </w:rPr>
            </w:pPr>
            <w:r w:rsidRPr="009F4405">
              <w:rPr>
                <w:rFonts w:cstheme="minorHAnsi"/>
                <w:sz w:val="18"/>
                <w:szCs w:val="18"/>
              </w:rPr>
              <w:t>ISTRAC (India)</w:t>
            </w:r>
          </w:p>
          <w:p w14:paraId="445BB288" w14:textId="77777777" w:rsidR="00D95973" w:rsidRPr="009F4405" w:rsidRDefault="00D95973" w:rsidP="009645E3">
            <w:pPr>
              <w:spacing w:after="0"/>
              <w:jc w:val="left"/>
              <w:rPr>
                <w:rFonts w:cstheme="minorHAnsi"/>
                <w:sz w:val="18"/>
                <w:szCs w:val="18"/>
              </w:rPr>
            </w:pPr>
          </w:p>
        </w:tc>
      </w:tr>
      <w:tr w:rsidR="00D95973" w:rsidRPr="009F4405" w14:paraId="2FDBCCD1" w14:textId="77777777" w:rsidTr="009645E3">
        <w:trPr>
          <w:trHeight w:val="549"/>
        </w:trPr>
        <w:tc>
          <w:tcPr>
            <w:tcW w:w="1976" w:type="dxa"/>
            <w:vAlign w:val="center"/>
          </w:tcPr>
          <w:p w14:paraId="10DD98DD" w14:textId="77777777" w:rsidR="00D95973" w:rsidRPr="009F4405" w:rsidRDefault="00D95973" w:rsidP="009645E3">
            <w:pPr>
              <w:spacing w:after="0"/>
              <w:jc w:val="left"/>
              <w:rPr>
                <w:rFonts w:cstheme="minorHAnsi"/>
                <w:sz w:val="18"/>
                <w:szCs w:val="18"/>
              </w:rPr>
            </w:pPr>
            <w:r w:rsidRPr="009F4405">
              <w:rPr>
                <w:rFonts w:cstheme="minorHAnsi"/>
                <w:sz w:val="18"/>
                <w:szCs w:val="18"/>
              </w:rPr>
              <w:t>Operations Centres</w:t>
            </w:r>
          </w:p>
        </w:tc>
        <w:tc>
          <w:tcPr>
            <w:tcW w:w="2286" w:type="dxa"/>
            <w:vAlign w:val="center"/>
          </w:tcPr>
          <w:p w14:paraId="203E18D3" w14:textId="59B6CF89" w:rsidR="00D95973" w:rsidRPr="009F4405" w:rsidRDefault="00D95973" w:rsidP="009645E3">
            <w:pPr>
              <w:spacing w:after="0"/>
              <w:jc w:val="left"/>
              <w:rPr>
                <w:rFonts w:cstheme="minorHAnsi"/>
                <w:sz w:val="18"/>
                <w:szCs w:val="18"/>
              </w:rPr>
            </w:pPr>
            <w:r w:rsidRPr="009F4405">
              <w:rPr>
                <w:rFonts w:cstheme="minorHAnsi"/>
                <w:sz w:val="18"/>
                <w:szCs w:val="18"/>
              </w:rPr>
              <w:t>Centres which manage mission operations</w:t>
            </w:r>
            <w:r w:rsidR="00164318" w:rsidRPr="009F4405">
              <w:rPr>
                <w:rFonts w:cstheme="minorHAnsi"/>
                <w:sz w:val="18"/>
                <w:szCs w:val="18"/>
              </w:rPr>
              <w:t xml:space="preserve">, limited to the launch </w:t>
            </w:r>
            <w:r w:rsidR="005D3B8C" w:rsidRPr="009F4405">
              <w:rPr>
                <w:rFonts w:cstheme="minorHAnsi"/>
                <w:sz w:val="18"/>
                <w:szCs w:val="18"/>
              </w:rPr>
              <w:t>activities.</w:t>
            </w:r>
          </w:p>
        </w:tc>
        <w:tc>
          <w:tcPr>
            <w:tcW w:w="2749" w:type="dxa"/>
            <w:vAlign w:val="center"/>
          </w:tcPr>
          <w:p w14:paraId="7C372666" w14:textId="77777777" w:rsidR="00767119" w:rsidRPr="009F4405" w:rsidRDefault="00D95973" w:rsidP="009645E3">
            <w:pPr>
              <w:numPr>
                <w:ilvl w:val="0"/>
                <w:numId w:val="29"/>
              </w:numPr>
              <w:spacing w:after="0"/>
              <w:contextualSpacing/>
              <w:jc w:val="left"/>
              <w:rPr>
                <w:rFonts w:cstheme="minorHAnsi"/>
                <w:sz w:val="18"/>
                <w:szCs w:val="18"/>
              </w:rPr>
            </w:pPr>
            <w:r w:rsidRPr="009F4405">
              <w:rPr>
                <w:rFonts w:cstheme="minorHAnsi"/>
                <w:sz w:val="18"/>
                <w:szCs w:val="18"/>
              </w:rPr>
              <w:t>Jupiter Control Room, CSG (France)</w:t>
            </w:r>
          </w:p>
          <w:p w14:paraId="6CD1ECED" w14:textId="26D39892" w:rsidR="007C07C8" w:rsidRPr="009F4405" w:rsidRDefault="007C07C8" w:rsidP="009645E3">
            <w:pPr>
              <w:numPr>
                <w:ilvl w:val="0"/>
                <w:numId w:val="29"/>
              </w:numPr>
              <w:spacing w:after="0"/>
              <w:contextualSpacing/>
              <w:jc w:val="left"/>
              <w:rPr>
                <w:rFonts w:cstheme="minorHAnsi"/>
                <w:sz w:val="18"/>
                <w:szCs w:val="18"/>
              </w:rPr>
            </w:pPr>
            <w:r w:rsidRPr="009F4405">
              <w:rPr>
                <w:rFonts w:cstheme="minorHAnsi"/>
                <w:sz w:val="18"/>
                <w:szCs w:val="18"/>
              </w:rPr>
              <w:t>CDL-3, CSG (France) – launch control centre housing the Ariane 6 and Vega-C operational control centres</w:t>
            </w:r>
          </w:p>
          <w:p w14:paraId="0B472734" w14:textId="77777777" w:rsidR="00A24B4F" w:rsidRPr="009F4405" w:rsidRDefault="00A24B4F" w:rsidP="009645E3">
            <w:pPr>
              <w:numPr>
                <w:ilvl w:val="0"/>
                <w:numId w:val="29"/>
              </w:numPr>
              <w:spacing w:after="0"/>
              <w:contextualSpacing/>
              <w:jc w:val="left"/>
              <w:rPr>
                <w:rFonts w:cstheme="minorHAnsi"/>
                <w:sz w:val="18"/>
                <w:szCs w:val="18"/>
              </w:rPr>
            </w:pPr>
            <w:r w:rsidRPr="009F4405">
              <w:rPr>
                <w:rFonts w:cstheme="minorHAnsi"/>
                <w:sz w:val="18"/>
                <w:szCs w:val="18"/>
              </w:rPr>
              <w:t>Launch Control Centres of Andøya Spaceport (Norway)</w:t>
            </w:r>
          </w:p>
          <w:p w14:paraId="573128EC" w14:textId="43B7B26F" w:rsidR="008D17E3" w:rsidRPr="009F4405" w:rsidRDefault="00A24B4F" w:rsidP="009645E3">
            <w:pPr>
              <w:numPr>
                <w:ilvl w:val="0"/>
                <w:numId w:val="29"/>
              </w:numPr>
              <w:spacing w:after="0"/>
              <w:contextualSpacing/>
              <w:jc w:val="left"/>
              <w:rPr>
                <w:rFonts w:cstheme="minorHAnsi"/>
                <w:sz w:val="18"/>
                <w:szCs w:val="18"/>
              </w:rPr>
            </w:pPr>
            <w:r w:rsidRPr="009F4405">
              <w:rPr>
                <w:rFonts w:cstheme="minorHAnsi"/>
                <w:sz w:val="18"/>
                <w:szCs w:val="18"/>
              </w:rPr>
              <w:t>Launch Control Centres of SaxaVord Spaceport (UK)</w:t>
            </w:r>
          </w:p>
          <w:p w14:paraId="20855201" w14:textId="14EF8F5A" w:rsidR="00D95973" w:rsidRPr="009F4405" w:rsidRDefault="00D95973" w:rsidP="009645E3">
            <w:pPr>
              <w:spacing w:after="0"/>
              <w:ind w:left="360"/>
              <w:contextualSpacing/>
              <w:jc w:val="left"/>
              <w:rPr>
                <w:rFonts w:cstheme="minorHAnsi"/>
                <w:sz w:val="18"/>
                <w:szCs w:val="18"/>
              </w:rPr>
            </w:pPr>
          </w:p>
        </w:tc>
        <w:tc>
          <w:tcPr>
            <w:tcW w:w="2672" w:type="dxa"/>
            <w:vAlign w:val="center"/>
          </w:tcPr>
          <w:p w14:paraId="35A7BD2A" w14:textId="77777777" w:rsidR="00D95973" w:rsidRPr="009F4405" w:rsidRDefault="00D95973" w:rsidP="009645E3">
            <w:pPr>
              <w:numPr>
                <w:ilvl w:val="0"/>
                <w:numId w:val="29"/>
              </w:numPr>
              <w:spacing w:after="0"/>
              <w:contextualSpacing/>
              <w:jc w:val="left"/>
              <w:rPr>
                <w:rFonts w:cstheme="minorHAnsi"/>
                <w:sz w:val="18"/>
                <w:szCs w:val="18"/>
              </w:rPr>
            </w:pPr>
            <w:r w:rsidRPr="009F4405">
              <w:rPr>
                <w:rFonts w:cstheme="minorHAnsi"/>
                <w:sz w:val="18"/>
                <w:szCs w:val="18"/>
              </w:rPr>
              <w:t>ISRO ISTRAC / MOX, Bengaluru (India)</w:t>
            </w:r>
          </w:p>
          <w:p w14:paraId="7F10D510" w14:textId="77777777" w:rsidR="00D95973" w:rsidRPr="009F4405" w:rsidRDefault="00D95973" w:rsidP="009645E3">
            <w:pPr>
              <w:numPr>
                <w:ilvl w:val="0"/>
                <w:numId w:val="29"/>
              </w:numPr>
              <w:spacing w:after="0"/>
              <w:contextualSpacing/>
              <w:jc w:val="left"/>
              <w:rPr>
                <w:rFonts w:cstheme="minorHAnsi"/>
                <w:sz w:val="18"/>
                <w:szCs w:val="18"/>
              </w:rPr>
            </w:pPr>
            <w:r w:rsidRPr="009F4405">
              <w:rPr>
                <w:rFonts w:cstheme="minorHAnsi"/>
                <w:sz w:val="18"/>
                <w:szCs w:val="18"/>
              </w:rPr>
              <w:t>KSC Launch Control Center (USA)</w:t>
            </w:r>
          </w:p>
          <w:p w14:paraId="6F019CB0" w14:textId="77777777" w:rsidR="00213890" w:rsidRPr="009F4405" w:rsidRDefault="00D95973" w:rsidP="009645E3">
            <w:pPr>
              <w:numPr>
                <w:ilvl w:val="0"/>
                <w:numId w:val="29"/>
              </w:numPr>
              <w:spacing w:after="0"/>
              <w:contextualSpacing/>
              <w:jc w:val="left"/>
              <w:rPr>
                <w:rFonts w:cstheme="minorHAnsi"/>
                <w:sz w:val="18"/>
                <w:szCs w:val="18"/>
              </w:rPr>
            </w:pPr>
            <w:r w:rsidRPr="009F4405">
              <w:rPr>
                <w:rFonts w:cstheme="minorHAnsi"/>
                <w:sz w:val="18"/>
                <w:szCs w:val="18"/>
              </w:rPr>
              <w:t>Yoshinobu Launch Control Center (Japan)</w:t>
            </w:r>
          </w:p>
          <w:p w14:paraId="536A4B69" w14:textId="12700878" w:rsidR="00D95973" w:rsidRPr="009F4405" w:rsidRDefault="00D95973" w:rsidP="009645E3">
            <w:pPr>
              <w:numPr>
                <w:ilvl w:val="0"/>
                <w:numId w:val="29"/>
              </w:numPr>
              <w:spacing w:after="0"/>
              <w:contextualSpacing/>
              <w:jc w:val="left"/>
              <w:rPr>
                <w:rFonts w:cstheme="minorHAnsi"/>
                <w:sz w:val="18"/>
                <w:szCs w:val="18"/>
              </w:rPr>
            </w:pPr>
            <w:r w:rsidRPr="009F4405">
              <w:rPr>
                <w:rFonts w:cstheme="minorHAnsi"/>
                <w:sz w:val="18"/>
                <w:szCs w:val="18"/>
              </w:rPr>
              <w:t>CLTC Satellite Launch and Tracking Control Center (China)</w:t>
            </w:r>
          </w:p>
        </w:tc>
      </w:tr>
      <w:tr w:rsidR="00D95973" w:rsidRPr="009F4405" w14:paraId="0806B5A7" w14:textId="77777777" w:rsidTr="009645E3">
        <w:trPr>
          <w:trHeight w:val="549"/>
        </w:trPr>
        <w:tc>
          <w:tcPr>
            <w:tcW w:w="1976" w:type="dxa"/>
            <w:vAlign w:val="center"/>
          </w:tcPr>
          <w:p w14:paraId="1E4D4751" w14:textId="77777777" w:rsidR="00D95973" w:rsidRPr="009F4405" w:rsidRDefault="00D95973" w:rsidP="009645E3">
            <w:pPr>
              <w:spacing w:after="0"/>
              <w:jc w:val="left"/>
              <w:rPr>
                <w:rFonts w:cstheme="minorHAnsi"/>
                <w:sz w:val="18"/>
                <w:szCs w:val="18"/>
              </w:rPr>
            </w:pPr>
            <w:r w:rsidRPr="009F4405">
              <w:rPr>
                <w:rFonts w:cstheme="minorHAnsi"/>
                <w:sz w:val="18"/>
                <w:szCs w:val="18"/>
              </w:rPr>
              <w:t>Space Situational Awareness Facilities (including space weather)</w:t>
            </w:r>
          </w:p>
        </w:tc>
        <w:tc>
          <w:tcPr>
            <w:tcW w:w="2286" w:type="dxa"/>
            <w:vAlign w:val="center"/>
          </w:tcPr>
          <w:p w14:paraId="15B5BCA7" w14:textId="5544B3A1" w:rsidR="00D95973" w:rsidRPr="009F4405" w:rsidRDefault="00D95973" w:rsidP="009645E3">
            <w:pPr>
              <w:spacing w:after="0"/>
              <w:jc w:val="left"/>
              <w:rPr>
                <w:rFonts w:cstheme="minorHAnsi"/>
                <w:sz w:val="18"/>
                <w:szCs w:val="18"/>
              </w:rPr>
            </w:pPr>
            <w:r w:rsidRPr="009F4405">
              <w:rPr>
                <w:rFonts w:cstheme="minorHAnsi"/>
                <w:sz w:val="18"/>
                <w:szCs w:val="18"/>
              </w:rPr>
              <w:t>Facilities providing conjunction assessment and modelling information, including pre-launch</w:t>
            </w:r>
            <w:r w:rsidR="005D3B8C" w:rsidRPr="009F4405">
              <w:rPr>
                <w:rFonts w:cstheme="minorHAnsi"/>
                <w:sz w:val="18"/>
                <w:szCs w:val="18"/>
              </w:rPr>
              <w:t>.</w:t>
            </w:r>
          </w:p>
        </w:tc>
        <w:tc>
          <w:tcPr>
            <w:tcW w:w="2749" w:type="dxa"/>
            <w:vAlign w:val="center"/>
          </w:tcPr>
          <w:p w14:paraId="1882AB0A" w14:textId="5934BDAB" w:rsidR="00D95973" w:rsidRPr="009F4405" w:rsidRDefault="00D95973" w:rsidP="009645E3">
            <w:pPr>
              <w:pStyle w:val="ListParagraph"/>
              <w:numPr>
                <w:ilvl w:val="0"/>
                <w:numId w:val="30"/>
              </w:numPr>
              <w:spacing w:after="0"/>
              <w:ind w:left="357" w:hanging="357"/>
              <w:jc w:val="left"/>
              <w:rPr>
                <w:rFonts w:cstheme="minorHAnsi"/>
                <w:sz w:val="18"/>
                <w:szCs w:val="18"/>
              </w:rPr>
            </w:pPr>
            <w:r w:rsidRPr="009F4405">
              <w:rPr>
                <w:rFonts w:cstheme="minorHAnsi"/>
                <w:sz w:val="18"/>
                <w:szCs w:val="18"/>
              </w:rPr>
              <w:t xml:space="preserve">Finnish Meteorological Institute (Finland) </w:t>
            </w:r>
          </w:p>
          <w:p w14:paraId="07C787A9" w14:textId="77777777" w:rsidR="00770FF1" w:rsidRPr="009F4405" w:rsidRDefault="00770FF1" w:rsidP="009645E3">
            <w:pPr>
              <w:pStyle w:val="ListParagraph"/>
              <w:numPr>
                <w:ilvl w:val="0"/>
                <w:numId w:val="30"/>
              </w:numPr>
              <w:spacing w:after="0"/>
              <w:ind w:left="357" w:hanging="357"/>
              <w:jc w:val="left"/>
              <w:rPr>
                <w:rFonts w:cstheme="minorHAnsi"/>
                <w:sz w:val="18"/>
                <w:szCs w:val="18"/>
              </w:rPr>
            </w:pPr>
            <w:r w:rsidRPr="009F4405">
              <w:rPr>
                <w:rFonts w:cstheme="minorHAnsi"/>
                <w:sz w:val="18"/>
                <w:szCs w:val="18"/>
              </w:rPr>
              <w:t>Met Office (UK)</w:t>
            </w:r>
          </w:p>
          <w:p w14:paraId="63675958" w14:textId="2EA19C17" w:rsidR="00A6085B" w:rsidRPr="009F4405" w:rsidRDefault="00596C5E" w:rsidP="009645E3">
            <w:pPr>
              <w:pStyle w:val="ListParagraph"/>
              <w:numPr>
                <w:ilvl w:val="0"/>
                <w:numId w:val="30"/>
              </w:numPr>
              <w:spacing w:after="0"/>
              <w:ind w:left="357" w:hanging="357"/>
              <w:jc w:val="left"/>
              <w:rPr>
                <w:rFonts w:cstheme="minorHAnsi"/>
                <w:sz w:val="18"/>
                <w:szCs w:val="18"/>
              </w:rPr>
            </w:pPr>
            <w:r w:rsidRPr="009F4405">
              <w:rPr>
                <w:rFonts w:cstheme="minorHAnsi"/>
                <w:sz w:val="18"/>
                <w:szCs w:val="18"/>
              </w:rPr>
              <w:t>SSA Space Weather Coordination Centre</w:t>
            </w:r>
            <w:r w:rsidR="00A6085B" w:rsidRPr="009F4405">
              <w:rPr>
                <w:rFonts w:cstheme="minorHAnsi"/>
                <w:sz w:val="18"/>
                <w:szCs w:val="18"/>
              </w:rPr>
              <w:t>Royal Observatory of Belgium</w:t>
            </w:r>
          </w:p>
          <w:p w14:paraId="78131E6B" w14:textId="15AD127F" w:rsidR="00173CBA" w:rsidRPr="009F4405" w:rsidRDefault="005E1181" w:rsidP="009645E3">
            <w:pPr>
              <w:pStyle w:val="ListParagraph"/>
              <w:numPr>
                <w:ilvl w:val="0"/>
                <w:numId w:val="30"/>
              </w:numPr>
              <w:spacing w:after="0"/>
              <w:ind w:left="357" w:hanging="357"/>
              <w:jc w:val="left"/>
              <w:rPr>
                <w:rFonts w:cstheme="minorHAnsi"/>
                <w:sz w:val="18"/>
                <w:szCs w:val="18"/>
              </w:rPr>
            </w:pPr>
            <w:r w:rsidRPr="009F4405">
              <w:rPr>
                <w:rFonts w:cstheme="minorHAnsi"/>
                <w:sz w:val="18"/>
                <w:szCs w:val="18"/>
              </w:rPr>
              <w:t>German Aerospace Center — DLR</w:t>
            </w:r>
          </w:p>
        </w:tc>
        <w:tc>
          <w:tcPr>
            <w:tcW w:w="2672" w:type="dxa"/>
            <w:vAlign w:val="center"/>
          </w:tcPr>
          <w:p w14:paraId="4D461144" w14:textId="77777777" w:rsidR="00D95973" w:rsidRPr="009F4405" w:rsidRDefault="00D95973" w:rsidP="009645E3">
            <w:pPr>
              <w:spacing w:after="0"/>
              <w:jc w:val="left"/>
              <w:rPr>
                <w:rFonts w:cstheme="minorHAnsi"/>
                <w:sz w:val="18"/>
                <w:szCs w:val="18"/>
              </w:rPr>
            </w:pPr>
            <w:r w:rsidRPr="009F4405">
              <w:rPr>
                <w:rFonts w:cstheme="minorHAnsi"/>
                <w:sz w:val="18"/>
                <w:szCs w:val="18"/>
              </w:rPr>
              <w:t>Space Weather Prediction Center (NWS) (USA)</w:t>
            </w:r>
          </w:p>
          <w:p w14:paraId="1082E137" w14:textId="48E7F35F" w:rsidR="00580315" w:rsidRPr="009F4405" w:rsidRDefault="00580315" w:rsidP="009645E3">
            <w:pPr>
              <w:spacing w:after="0"/>
              <w:jc w:val="left"/>
              <w:rPr>
                <w:rFonts w:cstheme="minorHAnsi"/>
                <w:sz w:val="18"/>
                <w:szCs w:val="18"/>
              </w:rPr>
            </w:pPr>
          </w:p>
        </w:tc>
      </w:tr>
      <w:tr w:rsidR="00D95973" w:rsidRPr="009F4405" w14:paraId="5E929D3D" w14:textId="77777777" w:rsidTr="009645E3">
        <w:trPr>
          <w:trHeight w:val="170"/>
        </w:trPr>
        <w:tc>
          <w:tcPr>
            <w:tcW w:w="9683" w:type="dxa"/>
            <w:gridSpan w:val="4"/>
            <w:shd w:val="clear" w:color="auto" w:fill="E0E0E0" w:themeFill="background2" w:themeFillTint="33"/>
            <w:vAlign w:val="center"/>
          </w:tcPr>
          <w:p w14:paraId="047383C4" w14:textId="190C504D" w:rsidR="00D95973" w:rsidRPr="009F4405" w:rsidRDefault="00D95973" w:rsidP="009645E3">
            <w:pPr>
              <w:spacing w:after="0"/>
              <w:jc w:val="center"/>
              <w:rPr>
                <w:rFonts w:cstheme="minorHAnsi"/>
                <w:b/>
                <w:bCs/>
                <w:sz w:val="18"/>
                <w:szCs w:val="18"/>
              </w:rPr>
            </w:pPr>
            <w:r w:rsidRPr="009F4405">
              <w:rPr>
                <w:rFonts w:cstheme="minorHAnsi"/>
                <w:b/>
                <w:bCs/>
                <w:sz w:val="18"/>
                <w:szCs w:val="18"/>
              </w:rPr>
              <w:t>High priority critical infrastructure for access to space</w:t>
            </w:r>
          </w:p>
        </w:tc>
      </w:tr>
      <w:tr w:rsidR="00D95973" w:rsidRPr="009F4405" w14:paraId="70EE4C30" w14:textId="77777777" w:rsidTr="009645E3">
        <w:trPr>
          <w:trHeight w:val="521"/>
        </w:trPr>
        <w:tc>
          <w:tcPr>
            <w:tcW w:w="1976" w:type="dxa"/>
            <w:vAlign w:val="center"/>
            <w:hideMark/>
          </w:tcPr>
          <w:p w14:paraId="39A71F5A" w14:textId="77777777" w:rsidR="00D95973" w:rsidRPr="009F4405" w:rsidRDefault="00D95973" w:rsidP="009645E3">
            <w:pPr>
              <w:spacing w:after="0"/>
              <w:jc w:val="left"/>
              <w:rPr>
                <w:rFonts w:cstheme="minorHAnsi"/>
                <w:sz w:val="18"/>
                <w:szCs w:val="18"/>
              </w:rPr>
            </w:pPr>
            <w:r w:rsidRPr="009F4405">
              <w:rPr>
                <w:rFonts w:cstheme="minorHAnsi"/>
                <w:sz w:val="18"/>
                <w:szCs w:val="18"/>
              </w:rPr>
              <w:t>Manufacturing &amp; Assembly Plants</w:t>
            </w:r>
          </w:p>
        </w:tc>
        <w:tc>
          <w:tcPr>
            <w:tcW w:w="2286" w:type="dxa"/>
            <w:vAlign w:val="center"/>
          </w:tcPr>
          <w:p w14:paraId="5B6A92A4" w14:textId="21A8C772" w:rsidR="00D95973" w:rsidRPr="009F4405" w:rsidRDefault="00D95973" w:rsidP="009645E3">
            <w:pPr>
              <w:spacing w:after="0"/>
              <w:jc w:val="left"/>
              <w:rPr>
                <w:rFonts w:cstheme="minorHAnsi"/>
                <w:sz w:val="18"/>
                <w:szCs w:val="18"/>
              </w:rPr>
            </w:pPr>
            <w:r w:rsidRPr="009F4405">
              <w:rPr>
                <w:rFonts w:cstheme="minorHAnsi"/>
                <w:sz w:val="18"/>
                <w:szCs w:val="18"/>
              </w:rPr>
              <w:t xml:space="preserve">Facilities for manufacture </w:t>
            </w:r>
            <w:r w:rsidR="00B570C8" w:rsidRPr="009F4405">
              <w:rPr>
                <w:rFonts w:cstheme="minorHAnsi"/>
                <w:sz w:val="18"/>
                <w:szCs w:val="18"/>
              </w:rPr>
              <w:t xml:space="preserve">and assembly </w:t>
            </w:r>
            <w:r w:rsidRPr="009F4405">
              <w:rPr>
                <w:rFonts w:cstheme="minorHAnsi"/>
                <w:sz w:val="18"/>
                <w:szCs w:val="18"/>
              </w:rPr>
              <w:t>of launch vehicles and ground systems</w:t>
            </w:r>
          </w:p>
        </w:tc>
        <w:tc>
          <w:tcPr>
            <w:tcW w:w="2749" w:type="dxa"/>
            <w:vAlign w:val="center"/>
          </w:tcPr>
          <w:p w14:paraId="22887A57" w14:textId="77777777" w:rsidR="00D95973" w:rsidRPr="009F4405" w:rsidRDefault="00D95973" w:rsidP="009645E3">
            <w:pPr>
              <w:numPr>
                <w:ilvl w:val="0"/>
                <w:numId w:val="29"/>
              </w:numPr>
              <w:spacing w:after="0"/>
              <w:contextualSpacing/>
              <w:jc w:val="left"/>
              <w:rPr>
                <w:rFonts w:cstheme="minorHAnsi"/>
                <w:sz w:val="18"/>
                <w:szCs w:val="18"/>
              </w:rPr>
            </w:pPr>
            <w:r w:rsidRPr="009F4405">
              <w:rPr>
                <w:rFonts w:cstheme="minorHAnsi"/>
                <w:sz w:val="18"/>
                <w:szCs w:val="18"/>
              </w:rPr>
              <w:t>ArianeGroup Les Mureaux</w:t>
            </w:r>
          </w:p>
          <w:p w14:paraId="68CA307F" w14:textId="77777777" w:rsidR="00D95973" w:rsidRPr="009F4405" w:rsidRDefault="00D95973" w:rsidP="009645E3">
            <w:pPr>
              <w:numPr>
                <w:ilvl w:val="0"/>
                <w:numId w:val="29"/>
              </w:numPr>
              <w:spacing w:after="0"/>
              <w:contextualSpacing/>
              <w:jc w:val="left"/>
              <w:rPr>
                <w:rFonts w:cstheme="minorHAnsi"/>
                <w:sz w:val="18"/>
                <w:szCs w:val="18"/>
              </w:rPr>
            </w:pPr>
            <w:r w:rsidRPr="009F4405">
              <w:rPr>
                <w:rFonts w:cstheme="minorHAnsi"/>
                <w:sz w:val="18"/>
                <w:szCs w:val="18"/>
              </w:rPr>
              <w:t>ArianeGroup Bremen</w:t>
            </w:r>
          </w:p>
          <w:p w14:paraId="2FB3709F" w14:textId="77777777" w:rsidR="00D95973" w:rsidRPr="009F4405" w:rsidRDefault="00D95973" w:rsidP="009645E3">
            <w:pPr>
              <w:numPr>
                <w:ilvl w:val="0"/>
                <w:numId w:val="29"/>
              </w:numPr>
              <w:spacing w:after="0"/>
              <w:contextualSpacing/>
              <w:jc w:val="left"/>
              <w:rPr>
                <w:rFonts w:cstheme="minorHAnsi"/>
                <w:sz w:val="18"/>
                <w:szCs w:val="18"/>
              </w:rPr>
            </w:pPr>
            <w:r w:rsidRPr="009F4405">
              <w:rPr>
                <w:rFonts w:cstheme="minorHAnsi"/>
                <w:sz w:val="18"/>
                <w:szCs w:val="18"/>
              </w:rPr>
              <w:t>Avio Colleferro</w:t>
            </w:r>
          </w:p>
          <w:p w14:paraId="11F4609A" w14:textId="77777777" w:rsidR="00D95973" w:rsidRPr="009F4405" w:rsidRDefault="00D95973" w:rsidP="009645E3">
            <w:pPr>
              <w:numPr>
                <w:ilvl w:val="0"/>
                <w:numId w:val="29"/>
              </w:numPr>
              <w:spacing w:after="0"/>
              <w:contextualSpacing/>
              <w:jc w:val="left"/>
              <w:rPr>
                <w:rFonts w:cstheme="minorHAnsi"/>
                <w:sz w:val="18"/>
                <w:szCs w:val="18"/>
              </w:rPr>
            </w:pPr>
            <w:r w:rsidRPr="009F4405">
              <w:rPr>
                <w:rFonts w:cstheme="minorHAnsi"/>
                <w:sz w:val="18"/>
                <w:szCs w:val="18"/>
              </w:rPr>
              <w:t>MT Aerospace Augsburg</w:t>
            </w:r>
          </w:p>
          <w:p w14:paraId="672AA971" w14:textId="77777777" w:rsidR="00D95973" w:rsidRPr="009F4405" w:rsidRDefault="00D95973" w:rsidP="009645E3">
            <w:pPr>
              <w:numPr>
                <w:ilvl w:val="0"/>
                <w:numId w:val="29"/>
              </w:numPr>
              <w:spacing w:after="0"/>
              <w:contextualSpacing/>
              <w:jc w:val="left"/>
              <w:rPr>
                <w:rFonts w:cstheme="minorHAnsi"/>
                <w:sz w:val="18"/>
                <w:szCs w:val="18"/>
              </w:rPr>
            </w:pPr>
            <w:r w:rsidRPr="009F4405">
              <w:rPr>
                <w:rFonts w:cstheme="minorHAnsi"/>
                <w:sz w:val="18"/>
                <w:szCs w:val="18"/>
              </w:rPr>
              <w:t>Isar Aerospace Ottobrunn</w:t>
            </w:r>
          </w:p>
          <w:p w14:paraId="7AEDE7B7" w14:textId="77777777" w:rsidR="00D95973" w:rsidRPr="009F4405" w:rsidRDefault="00D95973" w:rsidP="009645E3">
            <w:pPr>
              <w:numPr>
                <w:ilvl w:val="0"/>
                <w:numId w:val="29"/>
              </w:numPr>
              <w:spacing w:after="0"/>
              <w:contextualSpacing/>
              <w:jc w:val="left"/>
              <w:rPr>
                <w:rFonts w:cstheme="minorHAnsi"/>
                <w:sz w:val="18"/>
                <w:szCs w:val="18"/>
              </w:rPr>
            </w:pPr>
            <w:r w:rsidRPr="009F4405">
              <w:rPr>
                <w:rFonts w:cstheme="minorHAnsi"/>
                <w:sz w:val="18"/>
                <w:szCs w:val="18"/>
              </w:rPr>
              <w:t>PLD Space Elche</w:t>
            </w:r>
          </w:p>
          <w:p w14:paraId="13DF5630" w14:textId="77777777" w:rsidR="00D95973" w:rsidRPr="009F4405" w:rsidRDefault="00D95973" w:rsidP="009645E3">
            <w:pPr>
              <w:numPr>
                <w:ilvl w:val="0"/>
                <w:numId w:val="29"/>
              </w:numPr>
              <w:spacing w:after="0"/>
              <w:contextualSpacing/>
              <w:jc w:val="left"/>
              <w:rPr>
                <w:rFonts w:cstheme="minorHAnsi"/>
                <w:sz w:val="18"/>
                <w:szCs w:val="18"/>
              </w:rPr>
            </w:pPr>
            <w:r w:rsidRPr="009F4405">
              <w:rPr>
                <w:rFonts w:cstheme="minorHAnsi"/>
                <w:sz w:val="18"/>
                <w:szCs w:val="18"/>
              </w:rPr>
              <w:t xml:space="preserve">RFA Augsburg </w:t>
            </w:r>
          </w:p>
        </w:tc>
        <w:tc>
          <w:tcPr>
            <w:tcW w:w="2672" w:type="dxa"/>
            <w:vAlign w:val="center"/>
          </w:tcPr>
          <w:p w14:paraId="79FA28E7" w14:textId="77777777" w:rsidR="00D95973" w:rsidRPr="009F4405" w:rsidRDefault="00D95973" w:rsidP="009645E3">
            <w:pPr>
              <w:numPr>
                <w:ilvl w:val="0"/>
                <w:numId w:val="29"/>
              </w:numPr>
              <w:spacing w:after="0"/>
              <w:contextualSpacing/>
              <w:jc w:val="left"/>
              <w:rPr>
                <w:rFonts w:cstheme="minorHAnsi"/>
                <w:sz w:val="18"/>
                <w:szCs w:val="18"/>
              </w:rPr>
            </w:pPr>
            <w:r w:rsidRPr="009F4405">
              <w:rPr>
                <w:rFonts w:cstheme="minorHAnsi"/>
                <w:sz w:val="18"/>
                <w:szCs w:val="18"/>
              </w:rPr>
              <w:t>SpaceX Hawthorne Factory</w:t>
            </w:r>
          </w:p>
          <w:p w14:paraId="0D003256" w14:textId="77777777" w:rsidR="00D95973" w:rsidRPr="009F4405" w:rsidRDefault="00D95973" w:rsidP="009645E3">
            <w:pPr>
              <w:numPr>
                <w:ilvl w:val="0"/>
                <w:numId w:val="29"/>
              </w:numPr>
              <w:spacing w:after="0"/>
              <w:contextualSpacing/>
              <w:jc w:val="left"/>
              <w:rPr>
                <w:rFonts w:cstheme="minorHAnsi"/>
                <w:sz w:val="18"/>
                <w:szCs w:val="18"/>
              </w:rPr>
            </w:pPr>
            <w:r w:rsidRPr="009F4405">
              <w:rPr>
                <w:rFonts w:cstheme="minorHAnsi"/>
                <w:sz w:val="18"/>
                <w:szCs w:val="18"/>
              </w:rPr>
              <w:t>ULA Decatur Factory</w:t>
            </w:r>
          </w:p>
          <w:p w14:paraId="5B97D000" w14:textId="77777777" w:rsidR="00D95973" w:rsidRPr="009F4405" w:rsidRDefault="00D95973" w:rsidP="009645E3">
            <w:pPr>
              <w:numPr>
                <w:ilvl w:val="0"/>
                <w:numId w:val="29"/>
              </w:numPr>
              <w:spacing w:after="0"/>
              <w:contextualSpacing/>
              <w:jc w:val="left"/>
              <w:rPr>
                <w:rFonts w:cstheme="minorHAnsi"/>
                <w:sz w:val="18"/>
                <w:szCs w:val="18"/>
              </w:rPr>
            </w:pPr>
            <w:r w:rsidRPr="009F4405">
              <w:rPr>
                <w:rFonts w:cstheme="minorHAnsi"/>
                <w:sz w:val="18"/>
                <w:szCs w:val="18"/>
              </w:rPr>
              <w:t>Blue Origin New Glenn Factory</w:t>
            </w:r>
          </w:p>
          <w:p w14:paraId="6A138A22" w14:textId="77777777" w:rsidR="00D95973" w:rsidRPr="009F4405" w:rsidRDefault="00D95973" w:rsidP="009645E3">
            <w:pPr>
              <w:numPr>
                <w:ilvl w:val="0"/>
                <w:numId w:val="29"/>
              </w:numPr>
              <w:spacing w:after="0"/>
              <w:contextualSpacing/>
              <w:jc w:val="left"/>
              <w:rPr>
                <w:rFonts w:cstheme="minorHAnsi"/>
                <w:sz w:val="18"/>
                <w:szCs w:val="18"/>
              </w:rPr>
            </w:pPr>
            <w:r w:rsidRPr="009F4405">
              <w:rPr>
                <w:rFonts w:cstheme="minorHAnsi"/>
                <w:sz w:val="18"/>
                <w:szCs w:val="18"/>
              </w:rPr>
              <w:t>Blue Origin BE-4 Engine Factory, Huntsville</w:t>
            </w:r>
          </w:p>
          <w:p w14:paraId="0AA7170B" w14:textId="77777777" w:rsidR="00D95973" w:rsidRPr="009F4405" w:rsidRDefault="00D95973" w:rsidP="009645E3">
            <w:pPr>
              <w:numPr>
                <w:ilvl w:val="0"/>
                <w:numId w:val="29"/>
              </w:numPr>
              <w:spacing w:after="0"/>
              <w:contextualSpacing/>
              <w:jc w:val="left"/>
              <w:rPr>
                <w:rFonts w:cstheme="minorHAnsi"/>
                <w:sz w:val="18"/>
                <w:szCs w:val="18"/>
              </w:rPr>
            </w:pPr>
            <w:r w:rsidRPr="009F4405">
              <w:rPr>
                <w:rFonts w:cstheme="minorHAnsi"/>
                <w:sz w:val="18"/>
                <w:szCs w:val="18"/>
              </w:rPr>
              <w:t>Relativity Space Long Beach Factory</w:t>
            </w:r>
          </w:p>
          <w:p w14:paraId="472BA88F" w14:textId="77777777" w:rsidR="00D95973" w:rsidRPr="009F4405" w:rsidRDefault="00D95973" w:rsidP="009645E3">
            <w:pPr>
              <w:numPr>
                <w:ilvl w:val="0"/>
                <w:numId w:val="29"/>
              </w:numPr>
              <w:spacing w:after="0"/>
              <w:contextualSpacing/>
              <w:jc w:val="left"/>
              <w:rPr>
                <w:rFonts w:cstheme="minorHAnsi"/>
                <w:sz w:val="18"/>
                <w:szCs w:val="18"/>
              </w:rPr>
            </w:pPr>
            <w:r w:rsidRPr="009F4405">
              <w:rPr>
                <w:rFonts w:cstheme="minorHAnsi"/>
                <w:sz w:val="18"/>
                <w:szCs w:val="18"/>
              </w:rPr>
              <w:t>Rocket Lab Production Complex, Auckland</w:t>
            </w:r>
          </w:p>
        </w:tc>
      </w:tr>
    </w:tbl>
    <w:p w14:paraId="00EDD044" w14:textId="713189CA" w:rsidR="00D95973" w:rsidRPr="009F4405" w:rsidRDefault="008558BA" w:rsidP="00D95973">
      <w:r w:rsidRPr="009F4405">
        <w:br w:type="textWrapping" w:clear="all"/>
      </w:r>
    </w:p>
    <w:p w14:paraId="565F508E" w14:textId="77777777" w:rsidR="00D95973" w:rsidRPr="009F4405" w:rsidRDefault="00D95973" w:rsidP="00D95973">
      <w:r w:rsidRPr="009F4405">
        <w:t>The mapping applies detailed granularity to top</w:t>
      </w:r>
      <w:r w:rsidRPr="009F4405">
        <w:rPr>
          <w:rFonts w:ascii="Cambria Math" w:hAnsi="Cambria Math" w:cs="Cambria Math"/>
        </w:rPr>
        <w:t>‑</w:t>
      </w:r>
      <w:r w:rsidRPr="009F4405">
        <w:t>priority infrastructure, and identifies key bottlenecks, dependencies and gaps across high</w:t>
      </w:r>
      <w:r w:rsidRPr="009F4405">
        <w:rPr>
          <w:rFonts w:ascii="Cambria Math" w:hAnsi="Cambria Math" w:cs="Cambria Math"/>
        </w:rPr>
        <w:t>‑</w:t>
      </w:r>
      <w:r w:rsidRPr="009F4405">
        <w:t>priority assets.</w:t>
      </w:r>
    </w:p>
    <w:p w14:paraId="34C987AA" w14:textId="55A0FBFA" w:rsidR="005850BB" w:rsidRPr="009F4405" w:rsidRDefault="00D95973" w:rsidP="00D95973">
      <w:r w:rsidRPr="009F4405">
        <w:t>The consortium does not include supply chain vulnerabilities at an individual component level in this report, or facilities enabling on-orbit operations.</w:t>
      </w:r>
    </w:p>
    <w:tbl>
      <w:tblPr>
        <w:tblStyle w:val="Table-standard"/>
        <w:tblW w:w="0" w:type="auto"/>
        <w:shd w:val="clear" w:color="auto" w:fill="FFE600" w:themeFill="accent2"/>
        <w:tblLook w:val="04A0" w:firstRow="1" w:lastRow="0" w:firstColumn="1" w:lastColumn="0" w:noHBand="0" w:noVBand="1"/>
      </w:tblPr>
      <w:tblGrid>
        <w:gridCol w:w="9618"/>
      </w:tblGrid>
      <w:tr w:rsidR="00AD32E7" w:rsidRPr="009F4405" w14:paraId="46C11CDD" w14:textId="77777777" w:rsidTr="00781188">
        <w:trPr>
          <w:cnfStyle w:val="100000000000" w:firstRow="1" w:lastRow="0" w:firstColumn="0" w:lastColumn="0" w:oddVBand="0" w:evenVBand="0" w:oddHBand="0" w:evenHBand="0" w:firstRowFirstColumn="0" w:firstRowLastColumn="0" w:lastRowFirstColumn="0" w:lastRowLastColumn="0"/>
        </w:trPr>
        <w:tc>
          <w:tcPr>
            <w:tcW w:w="9618" w:type="dxa"/>
            <w:shd w:val="clear" w:color="auto" w:fill="FFE600" w:themeFill="accent2"/>
          </w:tcPr>
          <w:p w14:paraId="7D271127" w14:textId="4DAAA9D5" w:rsidR="00E3047B" w:rsidRPr="009F4405" w:rsidRDefault="00E3047B" w:rsidP="00D95973">
            <w:pPr>
              <w:rPr>
                <w:rFonts w:cstheme="minorHAnsi"/>
                <w:b/>
                <w:bCs/>
                <w:sz w:val="20"/>
                <w:szCs w:val="28"/>
              </w:rPr>
            </w:pPr>
            <w:r w:rsidRPr="009F4405">
              <w:rPr>
                <w:rFonts w:cstheme="minorHAnsi"/>
                <w:b/>
                <w:bCs/>
                <w:sz w:val="20"/>
                <w:szCs w:val="28"/>
              </w:rPr>
              <w:t>Criticality assessment</w:t>
            </w:r>
          </w:p>
          <w:p w14:paraId="1EB95365" w14:textId="6D3C634C" w:rsidR="00AD32E7" w:rsidRPr="009F4405" w:rsidRDefault="0051447A" w:rsidP="00D95973">
            <w:pPr>
              <w:rPr>
                <w:sz w:val="20"/>
                <w:szCs w:val="28"/>
              </w:rPr>
            </w:pPr>
            <w:r w:rsidRPr="009F4405">
              <w:rPr>
                <w:sz w:val="20"/>
                <w:szCs w:val="28"/>
              </w:rPr>
              <w:t xml:space="preserve">A full criticality assessment is conducted for each </w:t>
            </w:r>
            <w:r w:rsidR="00E3047B" w:rsidRPr="009F4405">
              <w:rPr>
                <w:sz w:val="20"/>
                <w:szCs w:val="28"/>
              </w:rPr>
              <w:t xml:space="preserve">top-priority </w:t>
            </w:r>
            <w:r w:rsidRPr="009F4405">
              <w:rPr>
                <w:sz w:val="20"/>
                <w:szCs w:val="28"/>
              </w:rPr>
              <w:t xml:space="preserve">facility, based on a harmonised 0–2 scoring methodology across five criteria (operational role, dependency, substitutability, multi-actor use, and strategic </w:t>
            </w:r>
            <w:r w:rsidRPr="009F4405">
              <w:rPr>
                <w:sz w:val="20"/>
                <w:szCs w:val="28"/>
              </w:rPr>
              <w:lastRenderedPageBreak/>
              <w:t xml:space="preserve">contribution to EU objectives). The detailed methodology and the resulting scores, including criticality </w:t>
            </w:r>
            <w:r w:rsidR="00AF4DA2" w:rsidRPr="009F4405">
              <w:rPr>
                <w:sz w:val="20"/>
                <w:szCs w:val="28"/>
              </w:rPr>
              <w:t>levels</w:t>
            </w:r>
            <w:r w:rsidRPr="009F4405">
              <w:rPr>
                <w:sz w:val="20"/>
                <w:szCs w:val="28"/>
              </w:rPr>
              <w:t xml:space="preserve">, are presented in </w:t>
            </w:r>
            <w:hyperlink w:anchor="_Annex_4_–" w:history="1">
              <w:r w:rsidRPr="009F4405">
                <w:rPr>
                  <w:rStyle w:val="Hyperlink"/>
                  <w:b/>
                  <w:sz w:val="20"/>
                  <w:szCs w:val="28"/>
                </w:rPr>
                <w:t>Annex 4.</w:t>
              </w:r>
            </w:hyperlink>
          </w:p>
        </w:tc>
      </w:tr>
    </w:tbl>
    <w:p w14:paraId="28FAC3E5" w14:textId="0835D528" w:rsidR="009E5F59" w:rsidRPr="009F4405" w:rsidRDefault="00536833" w:rsidP="002238C5">
      <w:pPr>
        <w:pStyle w:val="EYHeading3"/>
      </w:pPr>
      <w:r w:rsidRPr="009F4405">
        <w:lastRenderedPageBreak/>
        <w:t>Definitions</w:t>
      </w:r>
    </w:p>
    <w:p w14:paraId="761D32BA" w14:textId="159C51CC" w:rsidR="005C05D4" w:rsidRPr="009F4405" w:rsidRDefault="005C05D4" w:rsidP="005C05D4">
      <w:r w:rsidRPr="009F4405">
        <w:t>As presented in</w:t>
      </w:r>
      <w:r w:rsidR="00A9233C" w:rsidRPr="009F4405">
        <w:t xml:space="preserve"> the Table above</w:t>
      </w:r>
      <w:r w:rsidRPr="009F4405">
        <w:t xml:space="preserve">, the consortium is proposing to assess the critical infrastructures for access to space at two levels of prioritization. The highest priority should be given to launch facilities, testing centres, transportation infrastructure, Telemetry, TT&amp;C systems, operations centres, and SSA capabilities. Facilities related to assembly and manufacturing should be considered a secondary priority, as they are not inherently part of the launch infrastructure. </w:t>
      </w:r>
    </w:p>
    <w:p w14:paraId="5B54363E" w14:textId="77777777" w:rsidR="005C05D4" w:rsidRPr="009F4405" w:rsidRDefault="005C05D4" w:rsidP="005C05D4">
      <w:r w:rsidRPr="009F4405">
        <w:t>Access-to-space infrastructure can be conceptualised as “critical infrastructure” by combining general OECD and EU legal notions of critical entities with the specific characteristics of space transportation systems. This framing underpins emerging regulation such as the EU Space Act and resilience policies in NATO and EU–NATO work on critical infrastructure.</w:t>
      </w:r>
    </w:p>
    <w:p w14:paraId="48B1C06A" w14:textId="32916D4D" w:rsidR="005C05D4" w:rsidRPr="009F4405" w:rsidRDefault="005C05D4" w:rsidP="00E34EA1">
      <w:pPr>
        <w:spacing w:before="240"/>
        <w:rPr>
          <w:b/>
        </w:rPr>
      </w:pPr>
      <w:r w:rsidRPr="009F4405">
        <w:rPr>
          <w:b/>
        </w:rPr>
        <w:t>1. OECD notion of critical infrastructure and relevance for space</w:t>
      </w:r>
    </w:p>
    <w:p w14:paraId="662F7ED1" w14:textId="77777777" w:rsidR="005C05D4" w:rsidRPr="009F4405" w:rsidRDefault="005C05D4" w:rsidP="005C05D4">
      <w:r w:rsidRPr="009F4405">
        <w:t>OECD work treats critical infrastructures as systems and assets whose disruption would seriously affect essential services, national security and economic and social well</w:t>
      </w:r>
      <w:r w:rsidRPr="009F4405">
        <w:noBreakHyphen/>
        <w:t>being. In its report on critical infrastructure resilience, OECD points to:</w:t>
      </w:r>
    </w:p>
    <w:p w14:paraId="47210FBC" w14:textId="77777777" w:rsidR="005C05D4" w:rsidRPr="009F4405" w:rsidRDefault="005C05D4" w:rsidP="00232400">
      <w:pPr>
        <w:numPr>
          <w:ilvl w:val="0"/>
          <w:numId w:val="33"/>
        </w:numPr>
      </w:pPr>
      <w:r w:rsidRPr="009F4405">
        <w:t>Essential services continuity (energy, digital communications, transport, finance, health).</w:t>
      </w:r>
    </w:p>
    <w:p w14:paraId="5A658A25" w14:textId="31D49567" w:rsidR="005C05D4" w:rsidRPr="009F4405" w:rsidRDefault="005C05D4" w:rsidP="00232400">
      <w:pPr>
        <w:numPr>
          <w:ilvl w:val="0"/>
          <w:numId w:val="33"/>
        </w:numPr>
      </w:pPr>
      <w:r w:rsidRPr="009F4405">
        <w:t>System</w:t>
      </w:r>
      <w:r w:rsidR="0076708F" w:rsidRPr="009F4405">
        <w:t xml:space="preserve"> </w:t>
      </w:r>
      <w:r w:rsidRPr="009F4405">
        <w:t>of</w:t>
      </w:r>
      <w:r w:rsidR="0076708F" w:rsidRPr="009F4405">
        <w:t xml:space="preserve"> </w:t>
      </w:r>
      <w:r w:rsidRPr="009F4405">
        <w:t>systems interdependencies and cascading failures.</w:t>
      </w:r>
    </w:p>
    <w:p w14:paraId="04718809" w14:textId="77777777" w:rsidR="005C05D4" w:rsidRPr="009F4405" w:rsidRDefault="005C05D4" w:rsidP="00232400">
      <w:pPr>
        <w:numPr>
          <w:ilvl w:val="0"/>
          <w:numId w:val="33"/>
        </w:numPr>
      </w:pPr>
      <w:r w:rsidRPr="009F4405">
        <w:t>The need for governance frameworks, risk assessment and resilience policies.</w:t>
      </w:r>
      <w:r w:rsidRPr="009F4405">
        <w:rPr>
          <w:rFonts w:ascii="Times New Roman" w:hAnsi="Times New Roman"/>
        </w:rPr>
        <w:t>​</w:t>
      </w:r>
    </w:p>
    <w:p w14:paraId="127C658A" w14:textId="77777777" w:rsidR="005C05D4" w:rsidRPr="009F4405" w:rsidRDefault="005C05D4" w:rsidP="005C05D4">
      <w:r w:rsidRPr="009F4405">
        <w:t>In the space domain, OECD highlights that space systems and applications have become deeply embedded in these critical sectors, creating new dependencies and resilience challenges. Positioning, navigation and timing, satellite communications and Earth observation now underpin military operations, disaster management, energy, finance and digital networks, turning space infrastructures into an upper layer of command</w:t>
      </w:r>
      <w:r w:rsidRPr="009F4405">
        <w:noBreakHyphen/>
        <w:t>and</w:t>
      </w:r>
      <w:r w:rsidRPr="009F4405">
        <w:noBreakHyphen/>
        <w:t>control for many digitalised critical infrastructures. From an OECD governance perspective, launch bases, spaceports and associated ground segments enabling access to space can therefore be treated as critical infrastructures whenever their disruption jeopardises continuity of these downstream services.</w:t>
      </w:r>
    </w:p>
    <w:p w14:paraId="49500F50" w14:textId="77777777" w:rsidR="005C05D4" w:rsidRPr="009F4405" w:rsidRDefault="005C05D4" w:rsidP="00E34EA1">
      <w:pPr>
        <w:spacing w:before="240"/>
        <w:rPr>
          <w:b/>
        </w:rPr>
      </w:pPr>
      <w:r w:rsidRPr="009F4405">
        <w:rPr>
          <w:b/>
        </w:rPr>
        <w:t>2. Legal and policy bases in the EU</w:t>
      </w:r>
    </w:p>
    <w:p w14:paraId="1F684209" w14:textId="77777777" w:rsidR="005C05D4" w:rsidRPr="009F4405" w:rsidRDefault="005C05D4" w:rsidP="005C05D4">
      <w:r w:rsidRPr="009F4405">
        <w:t>EU law does not yet have a single, consolidated definition of “critical ground infrastructure for access to space”, but several instruments and initiatives create the legal context into which such a definition fits.</w:t>
      </w:r>
    </w:p>
    <w:p w14:paraId="7DBA222A" w14:textId="66DDFD1A" w:rsidR="005C05D4" w:rsidRPr="009F4405" w:rsidRDefault="005C05D4" w:rsidP="00232400">
      <w:pPr>
        <w:numPr>
          <w:ilvl w:val="0"/>
          <w:numId w:val="32"/>
        </w:numPr>
      </w:pPr>
      <w:r w:rsidRPr="009F4405">
        <w:t>Article 2(4) of Directive (EU) 2022/2557 (</w:t>
      </w:r>
      <w:r w:rsidR="008B7C51" w:rsidRPr="009F4405">
        <w:t>Critical Entities Resilience – CER</w:t>
      </w:r>
      <w:r w:rsidRPr="009F4405">
        <w:t xml:space="preserve">) defines “critical infrastructure” as “an asset, a facility, equipment, a network or a system, or a part thereof, necessary for providing an essential service.” </w:t>
      </w:r>
      <w:r w:rsidRPr="009F4405">
        <w:rPr>
          <w:vertAlign w:val="superscript"/>
        </w:rPr>
        <w:footnoteReference w:id="2"/>
      </w:r>
    </w:p>
    <w:p w14:paraId="68BDAFB9" w14:textId="77777777" w:rsidR="005C05D4" w:rsidRPr="009F4405" w:rsidRDefault="005C05D4" w:rsidP="00232400">
      <w:pPr>
        <w:numPr>
          <w:ilvl w:val="0"/>
          <w:numId w:val="32"/>
        </w:numPr>
      </w:pPr>
      <w:r w:rsidRPr="009F4405">
        <w:t>The Critical Entities Resilience (CER) Directive (EU) 2022/2557 identifies and regulates critical entities across sectors such as energy, transport, banking, health and digital infrastructure, focusing on resilience obligations and risk management. While CER does not explicitly list launch systems, it establishes the Union’s general concept of “critical entities” whose disruption would have significant effects on essential services.</w:t>
      </w:r>
      <w:r w:rsidRPr="009F4405">
        <w:rPr>
          <w:rFonts w:ascii="Times New Roman" w:hAnsi="Times New Roman"/>
        </w:rPr>
        <w:t>​</w:t>
      </w:r>
    </w:p>
    <w:p w14:paraId="500B3FD2" w14:textId="77777777" w:rsidR="005C05D4" w:rsidRPr="009F4405" w:rsidRDefault="005C05D4" w:rsidP="00232400">
      <w:pPr>
        <w:numPr>
          <w:ilvl w:val="0"/>
          <w:numId w:val="32"/>
        </w:numPr>
      </w:pPr>
      <w:r w:rsidRPr="009F4405">
        <w:t>The NIS2 Directive sets cybersecurity requirements for operators of essential and important entities in sectors including digital infrastructure, transport and public administration, but leaves gaps for key parts of the space sector (for example, many spacecraft and some ground segment elements). This gap is explicitly recognised in policy discussions on the EU Space Act.</w:t>
      </w:r>
    </w:p>
    <w:p w14:paraId="5A9C3F8B" w14:textId="77777777" w:rsidR="005C05D4" w:rsidRPr="009F4405" w:rsidRDefault="005C05D4" w:rsidP="00232400">
      <w:pPr>
        <w:numPr>
          <w:ilvl w:val="0"/>
          <w:numId w:val="32"/>
        </w:numPr>
      </w:pPr>
      <w:r w:rsidRPr="009F4405">
        <w:t>The proposed EU Space Act is introducing a harmonised framework for space activities across the Union built around safety, resilience and sustainability. It aims to:</w:t>
      </w:r>
    </w:p>
    <w:p w14:paraId="373E92AF" w14:textId="77777777" w:rsidR="005C05D4" w:rsidRPr="009F4405" w:rsidRDefault="005C05D4" w:rsidP="00232400">
      <w:pPr>
        <w:numPr>
          <w:ilvl w:val="1"/>
          <w:numId w:val="31"/>
        </w:numPr>
      </w:pPr>
      <w:r w:rsidRPr="009F4405">
        <w:lastRenderedPageBreak/>
        <w:t>Establish an authorisation and oversight system for space operators, with a Union Register of Space Objects managed by EUSPA.</w:t>
      </w:r>
      <w:r w:rsidRPr="009F4405">
        <w:rPr>
          <w:rFonts w:ascii="Times New Roman" w:hAnsi="Times New Roman"/>
        </w:rPr>
        <w:t>​</w:t>
      </w:r>
    </w:p>
    <w:p w14:paraId="768E1F95" w14:textId="77777777" w:rsidR="005C05D4" w:rsidRPr="009F4405" w:rsidRDefault="005C05D4" w:rsidP="00232400">
      <w:pPr>
        <w:numPr>
          <w:ilvl w:val="1"/>
          <w:numId w:val="31"/>
        </w:numPr>
      </w:pPr>
      <w:r w:rsidRPr="009F4405">
        <w:t>Introduce sector</w:t>
      </w:r>
      <w:r w:rsidRPr="009F4405">
        <w:noBreakHyphen/>
        <w:t>specific cybersecurity and resilience rules for space infrastructure, complementing CER and NIS2.</w:t>
      </w:r>
    </w:p>
    <w:p w14:paraId="455E996E" w14:textId="77777777" w:rsidR="005C05D4" w:rsidRPr="009F4405" w:rsidRDefault="005C05D4" w:rsidP="00232400">
      <w:pPr>
        <w:numPr>
          <w:ilvl w:val="1"/>
          <w:numId w:val="31"/>
        </w:numPr>
      </w:pPr>
      <w:r w:rsidRPr="009F4405">
        <w:t>Preserve secure and uninterrupted access to space as a strategic objective, explicitly linking resilience requirements to Europe’s ability to launch, operate and protect space systems.</w:t>
      </w:r>
      <w:r w:rsidRPr="009F4405">
        <w:rPr>
          <w:rFonts w:ascii="Times New Roman" w:hAnsi="Times New Roman"/>
        </w:rPr>
        <w:t>​</w:t>
      </w:r>
    </w:p>
    <w:p w14:paraId="5930E601" w14:textId="77777777" w:rsidR="005C05D4" w:rsidRPr="009F4405" w:rsidRDefault="005C05D4" w:rsidP="00232400">
      <w:pPr>
        <w:numPr>
          <w:ilvl w:val="0"/>
          <w:numId w:val="31"/>
        </w:numPr>
        <w:ind w:left="714" w:hanging="357"/>
      </w:pPr>
      <w:r w:rsidRPr="009F4405">
        <w:t>The EU</w:t>
      </w:r>
      <w:r w:rsidRPr="009F4405">
        <w:noBreakHyphen/>
        <w:t>NATO Task Force on the Resilience of Critical Infrastructure underlines that hostile actors can target space capabilities and services on which other critical infrastructures depend, and that threats can “disrupt, degrade, deceive, deny or destroy”</w:t>
      </w:r>
      <w:r w:rsidRPr="009F4405">
        <w:rPr>
          <w:vertAlign w:val="superscript"/>
        </w:rPr>
        <w:footnoteReference w:id="3"/>
      </w:r>
      <w:r w:rsidRPr="009F4405">
        <w:t xml:space="preserve"> these capabilities. This assessment implicitly places space and related access</w:t>
      </w:r>
      <w:r w:rsidRPr="009F4405">
        <w:noBreakHyphen/>
        <w:t>to</w:t>
      </w:r>
      <w:r w:rsidRPr="009F4405">
        <w:noBreakHyphen/>
        <w:t>space capacities inside the broader critical</w:t>
      </w:r>
      <w:r w:rsidRPr="009F4405">
        <w:noBreakHyphen/>
        <w:t>infrastructure security agenda.</w:t>
      </w:r>
      <w:r w:rsidRPr="009F4405">
        <w:rPr>
          <w:rFonts w:ascii="Times New Roman" w:hAnsi="Times New Roman"/>
        </w:rPr>
        <w:t>​</w:t>
      </w:r>
      <w:r w:rsidRPr="009F4405">
        <w:rPr>
          <w:rFonts w:ascii="Times New Roman" w:hAnsi="Times New Roman"/>
          <w:vertAlign w:val="superscript"/>
        </w:rPr>
        <w:footnoteReference w:id="4"/>
      </w:r>
    </w:p>
    <w:p w14:paraId="43F4946C" w14:textId="77777777" w:rsidR="005C05D4" w:rsidRPr="009F4405" w:rsidRDefault="005C05D4" w:rsidP="00551A52">
      <w:r w:rsidRPr="009F4405">
        <w:t>Thus, even if “access</w:t>
      </w:r>
      <w:r w:rsidRPr="009F4405">
        <w:noBreakHyphen/>
        <w:t>to</w:t>
      </w:r>
      <w:r w:rsidRPr="009F4405">
        <w:noBreakHyphen/>
        <w:t>space infrastructure” is not yet singled out in a dedicated EU legal category, its treatment as critical infrastructure is grounded in general critical</w:t>
      </w:r>
      <w:r w:rsidRPr="009F4405">
        <w:noBreakHyphen/>
        <w:t>entities law (CER), sectoral cybersecurity law (NIS2), and the specific, space</w:t>
      </w:r>
      <w:r w:rsidRPr="009F4405">
        <w:noBreakHyphen/>
        <w:t>focused resilience architecture of the forthcoming EU Space Act.</w:t>
      </w:r>
    </w:p>
    <w:p w14:paraId="18EEC7D5" w14:textId="77777777" w:rsidR="005C05D4" w:rsidRPr="009F4405" w:rsidRDefault="005C05D4" w:rsidP="00E34EA1">
      <w:pPr>
        <w:spacing w:before="240"/>
        <w:rPr>
          <w:b/>
        </w:rPr>
      </w:pPr>
      <w:r w:rsidRPr="009F4405">
        <w:rPr>
          <w:b/>
        </w:rPr>
        <w:t>3. NATO and “space</w:t>
      </w:r>
      <w:r w:rsidRPr="009F4405">
        <w:rPr>
          <w:b/>
        </w:rPr>
        <w:noBreakHyphen/>
        <w:t>critical infrastructure” thinking</w:t>
      </w:r>
    </w:p>
    <w:p w14:paraId="1B74ECA1" w14:textId="77777777" w:rsidR="005C05D4" w:rsidRPr="009F4405" w:rsidRDefault="005C05D4" w:rsidP="005C05D4">
      <w:r w:rsidRPr="009F4405">
        <w:t>NATO’s work on “Space Infrastructures: From Risk to Resilience Governance” describes space</w:t>
      </w:r>
      <w:r w:rsidRPr="009F4405">
        <w:noBreakHyphen/>
        <w:t>critical infrastructures as an interdependent </w:t>
      </w:r>
      <w:r w:rsidRPr="009F4405">
        <w:rPr>
          <w:b/>
        </w:rPr>
        <w:t>system</w:t>
      </w:r>
      <w:r w:rsidRPr="009F4405">
        <w:t> of workforce, facilities, environment and multidirectional interactions, whose disruption would significantly affect vital societal functions such as health, safety, mobility and economic well</w:t>
      </w:r>
      <w:r w:rsidRPr="009F4405">
        <w:noBreakHyphen/>
        <w:t>being. Space is treated as both:</w:t>
      </w:r>
      <w:r w:rsidRPr="009F4405">
        <w:rPr>
          <w:rFonts w:ascii="Times New Roman" w:hAnsi="Times New Roman"/>
        </w:rPr>
        <w:t>​</w:t>
      </w:r>
    </w:p>
    <w:p w14:paraId="6FA6A371" w14:textId="77777777" w:rsidR="005C05D4" w:rsidRPr="009F4405" w:rsidRDefault="005C05D4" w:rsidP="00232400">
      <w:pPr>
        <w:numPr>
          <w:ilvl w:val="0"/>
          <w:numId w:val="34"/>
        </w:numPr>
      </w:pPr>
      <w:r w:rsidRPr="009F4405">
        <w:t>A critical infrastructure domain in its own right (space assets and ground segments), and</w:t>
      </w:r>
    </w:p>
    <w:p w14:paraId="66D926C7" w14:textId="77777777" w:rsidR="005C05D4" w:rsidRPr="009F4405" w:rsidRDefault="005C05D4" w:rsidP="00232400">
      <w:pPr>
        <w:numPr>
          <w:ilvl w:val="0"/>
          <w:numId w:val="34"/>
        </w:numPr>
      </w:pPr>
      <w:r w:rsidRPr="009F4405">
        <w:t>A critical enabler for other infrastructures (communications, navigation, ISR, early warning).</w:t>
      </w:r>
      <w:r w:rsidRPr="009F4405">
        <w:rPr>
          <w:rFonts w:ascii="Times New Roman" w:hAnsi="Times New Roman"/>
        </w:rPr>
        <w:t>​</w:t>
      </w:r>
    </w:p>
    <w:p w14:paraId="33B17C88" w14:textId="77777777" w:rsidR="005C05D4" w:rsidRPr="009F4405" w:rsidRDefault="005C05D4" w:rsidP="005C05D4">
      <w:r w:rsidRPr="009F4405">
        <w:t>NATO documents stress that the growing militarisation of space and counter</w:t>
      </w:r>
      <w:r w:rsidRPr="009F4405">
        <w:noBreakHyphen/>
        <w:t>space capabilities increase risks to Allied access and freedom of operation in space. This logic applies directly to launch and spaceport infrastructures, which constitute single points of failure for the deployment, replacement and reinforcement of space</w:t>
      </w:r>
      <w:r w:rsidRPr="009F4405">
        <w:noBreakHyphen/>
        <w:t>based capabilities.</w:t>
      </w:r>
    </w:p>
    <w:p w14:paraId="3B0337E3" w14:textId="1B41480A" w:rsidR="005C05D4" w:rsidRPr="009F4405" w:rsidRDefault="005C05D4" w:rsidP="00E34EA1">
      <w:pPr>
        <w:spacing w:before="240"/>
        <w:rPr>
          <w:b/>
        </w:rPr>
      </w:pPr>
      <w:r w:rsidRPr="009F4405">
        <w:rPr>
          <w:b/>
        </w:rPr>
        <w:t>4. Unified definition and infrastructures in scope</w:t>
      </w:r>
    </w:p>
    <w:p w14:paraId="0583C813" w14:textId="77777777" w:rsidR="005C05D4" w:rsidRPr="009F4405" w:rsidRDefault="005C05D4" w:rsidP="005C05D4">
      <w:pPr>
        <w:rPr>
          <w:iCs/>
        </w:rPr>
      </w:pPr>
      <w:r w:rsidRPr="009F4405">
        <w:t>Synthesising OECD, EU and NATO approaches, critical ground infrastructures for access to space can be defined as “</w:t>
      </w:r>
      <w:r w:rsidRPr="009F4405">
        <w:rPr>
          <w:i/>
        </w:rPr>
        <w:t xml:space="preserve">the </w:t>
      </w:r>
      <w:r w:rsidRPr="009F4405">
        <w:rPr>
          <w:b/>
          <w:bCs/>
          <w:i/>
        </w:rPr>
        <w:t>essential physical facilities, systems and services on the ground</w:t>
      </w:r>
      <w:r w:rsidRPr="009F4405">
        <w:rPr>
          <w:i/>
        </w:rPr>
        <w:t xml:space="preserve"> that </w:t>
      </w:r>
      <w:r w:rsidRPr="009F4405">
        <w:rPr>
          <w:b/>
          <w:bCs/>
          <w:i/>
        </w:rPr>
        <w:t>enable</w:t>
      </w:r>
      <w:r w:rsidRPr="009F4405">
        <w:rPr>
          <w:i/>
        </w:rPr>
        <w:t xml:space="preserve"> access to space, thanks to the safe, reliable and timely launch, early operations and, where relevant, re</w:t>
      </w:r>
      <w:r w:rsidRPr="009F4405">
        <w:rPr>
          <w:i/>
        </w:rPr>
        <w:noBreakHyphen/>
        <w:t xml:space="preserve">entry or recovery of space objects, whose disruption or destruction would significantly impair a state’s or organisation’s ability to reach and use space and, by extension, would have serious consequences for national security, the economy and other critical infrastructures.” </w:t>
      </w:r>
    </w:p>
    <w:p w14:paraId="2B9F34C1" w14:textId="77777777" w:rsidR="005C05D4" w:rsidRPr="009F4405" w:rsidRDefault="005C05D4" w:rsidP="005C05D4">
      <w:pPr>
        <w:rPr>
          <w:iCs/>
        </w:rPr>
      </w:pPr>
      <w:r w:rsidRPr="009F4405">
        <w:rPr>
          <w:iCs/>
        </w:rPr>
        <w:t>The focus of the definition above is on the access to space, as opposed to the use and exploitation of space through the spacecrafts and their payloads, which is out of the scope.</w:t>
      </w:r>
    </w:p>
    <w:p w14:paraId="15B79E44" w14:textId="77777777" w:rsidR="005C05D4" w:rsidRPr="009F4405" w:rsidRDefault="005C05D4" w:rsidP="00E34EA1">
      <w:r w:rsidRPr="009F4405">
        <w:t>Accordingly, the infrastructures included in the scope involve:</w:t>
      </w:r>
    </w:p>
    <w:p w14:paraId="403F5B7D" w14:textId="77777777" w:rsidR="005C05D4" w:rsidRPr="009F4405" w:rsidRDefault="005C05D4" w:rsidP="00E34EA1">
      <w:pPr>
        <w:pStyle w:val="Bullet1"/>
        <w:ind w:left="357" w:hanging="357"/>
        <w:contextualSpacing w:val="0"/>
        <w:rPr>
          <w:lang w:val="en-GB"/>
        </w:rPr>
      </w:pPr>
      <w:r w:rsidRPr="009F4405">
        <w:rPr>
          <w:b/>
          <w:lang w:val="en-GB"/>
        </w:rPr>
        <w:t>Launch facilities</w:t>
      </w:r>
      <w:r w:rsidRPr="009F4405">
        <w:rPr>
          <w:lang w:val="en-GB"/>
        </w:rPr>
        <w:t>: Launch sites and infrastructure used for recovery of launch vehicles</w:t>
      </w:r>
    </w:p>
    <w:p w14:paraId="59A59A82" w14:textId="77777777" w:rsidR="005C05D4" w:rsidRPr="009F4405" w:rsidRDefault="005C05D4" w:rsidP="00E34EA1">
      <w:pPr>
        <w:pStyle w:val="Bullet1"/>
        <w:ind w:left="357" w:hanging="357"/>
        <w:contextualSpacing w:val="0"/>
        <w:rPr>
          <w:lang w:val="en-GB"/>
        </w:rPr>
      </w:pPr>
      <w:r w:rsidRPr="009F4405">
        <w:rPr>
          <w:b/>
          <w:lang w:val="en-GB"/>
        </w:rPr>
        <w:t>Testing centres</w:t>
      </w:r>
      <w:r w:rsidRPr="009F4405">
        <w:rPr>
          <w:lang w:val="en-GB"/>
        </w:rPr>
        <w:t>: Test centres for launch vehicles and subsystems</w:t>
      </w:r>
    </w:p>
    <w:p w14:paraId="41254DBC" w14:textId="77777777" w:rsidR="005C05D4" w:rsidRPr="009F4405" w:rsidRDefault="005C05D4" w:rsidP="00E34EA1">
      <w:pPr>
        <w:pStyle w:val="Bullet1"/>
        <w:ind w:left="357" w:hanging="357"/>
        <w:contextualSpacing w:val="0"/>
        <w:rPr>
          <w:lang w:val="en-GB"/>
        </w:rPr>
      </w:pPr>
      <w:r w:rsidRPr="009F4405">
        <w:rPr>
          <w:b/>
          <w:lang w:val="en-GB"/>
        </w:rPr>
        <w:t>Transportation to launch sites</w:t>
      </w:r>
      <w:r w:rsidRPr="009F4405">
        <w:rPr>
          <w:lang w:val="en-GB"/>
        </w:rPr>
        <w:t>: Transportation equipment for launch vehicles (land and sea)</w:t>
      </w:r>
    </w:p>
    <w:p w14:paraId="4F23FD56" w14:textId="77777777" w:rsidR="005C05D4" w:rsidRPr="009F4405" w:rsidRDefault="005C05D4" w:rsidP="00E34EA1">
      <w:pPr>
        <w:pStyle w:val="Bullet1"/>
        <w:ind w:left="357" w:hanging="357"/>
        <w:contextualSpacing w:val="0"/>
        <w:rPr>
          <w:lang w:val="en-GB"/>
        </w:rPr>
      </w:pPr>
      <w:r w:rsidRPr="009F4405">
        <w:rPr>
          <w:b/>
          <w:lang w:val="en-GB"/>
        </w:rPr>
        <w:t>Telemetry, Tracking, and Control (TT&amp;C) stations</w:t>
      </w:r>
      <w:r w:rsidRPr="009F4405">
        <w:rPr>
          <w:lang w:val="en-GB"/>
        </w:rPr>
        <w:t>: Stations which provide telemetry and tracking data, and allow for communication between space and ground systems, only related to launch and putting into orbit</w:t>
      </w:r>
    </w:p>
    <w:p w14:paraId="32BAB67E" w14:textId="77777777" w:rsidR="005C05D4" w:rsidRPr="009F4405" w:rsidRDefault="005C05D4" w:rsidP="00E34EA1">
      <w:pPr>
        <w:pStyle w:val="Bullet1"/>
        <w:ind w:left="357" w:hanging="357"/>
        <w:contextualSpacing w:val="0"/>
        <w:rPr>
          <w:lang w:val="en-GB"/>
        </w:rPr>
      </w:pPr>
      <w:r w:rsidRPr="009F4405">
        <w:rPr>
          <w:b/>
          <w:lang w:val="en-GB"/>
        </w:rPr>
        <w:t>Operations centres</w:t>
      </w:r>
      <w:r w:rsidRPr="009F4405">
        <w:rPr>
          <w:lang w:val="en-GB"/>
        </w:rPr>
        <w:t>: Centres which manage mission, spacecraft, and/or payload operations.  Operations centres for mission, spacecraft, and payload may or may not be co-located</w:t>
      </w:r>
    </w:p>
    <w:p w14:paraId="3FF7C8FB" w14:textId="77777777" w:rsidR="005C05D4" w:rsidRPr="009F4405" w:rsidRDefault="005C05D4" w:rsidP="00E34EA1">
      <w:pPr>
        <w:pStyle w:val="Bullet1"/>
        <w:ind w:left="357" w:hanging="357"/>
        <w:contextualSpacing w:val="0"/>
        <w:rPr>
          <w:lang w:val="en-GB"/>
        </w:rPr>
      </w:pPr>
      <w:r w:rsidRPr="009F4405">
        <w:rPr>
          <w:b/>
          <w:lang w:val="en-GB"/>
        </w:rPr>
        <w:lastRenderedPageBreak/>
        <w:t>Space Situational Awareness (SSA) facilities</w:t>
      </w:r>
      <w:r w:rsidRPr="009F4405">
        <w:rPr>
          <w:lang w:val="en-GB"/>
        </w:rPr>
        <w:t>: Facilities providing conjunction assessment and modelling information, including pre-launch</w:t>
      </w:r>
    </w:p>
    <w:p w14:paraId="1FE60A6B" w14:textId="7C7DDD52" w:rsidR="005C05D4" w:rsidRPr="009F4405" w:rsidRDefault="005C05D4" w:rsidP="00E34EA1">
      <w:pPr>
        <w:pStyle w:val="Bullet1"/>
        <w:ind w:left="357" w:hanging="357"/>
        <w:contextualSpacing w:val="0"/>
        <w:rPr>
          <w:lang w:val="en-GB"/>
        </w:rPr>
      </w:pPr>
      <w:r w:rsidRPr="009F4405">
        <w:rPr>
          <w:b/>
          <w:lang w:val="en-GB"/>
        </w:rPr>
        <w:t>Manufacturing and assembly lines</w:t>
      </w:r>
      <w:r w:rsidRPr="009F4405">
        <w:rPr>
          <w:lang w:val="en-GB"/>
        </w:rPr>
        <w:t xml:space="preserve"> (secondary priority): Facilities for manufacture of launch vehicles and ground systems, integration of payloads and ground systems, and refurbishment of reusable launch </w:t>
      </w:r>
      <w:r w:rsidR="00EA509E" w:rsidRPr="009F4405">
        <w:rPr>
          <w:lang w:val="en-GB"/>
        </w:rPr>
        <w:t>vehicles</w:t>
      </w:r>
    </w:p>
    <w:p w14:paraId="186F6F82" w14:textId="147E2E30" w:rsidR="00D01B33" w:rsidRPr="009F4405" w:rsidRDefault="005C05D4" w:rsidP="00D01B33">
      <w:r w:rsidRPr="009F4405">
        <w:t>Under OECD’s governance logic, these assets are “critical” when they are indispensable for essential services and when their loss would generate cascading effects across sectors. Under EU law, they fall within the broader category of critical entities and essential/important entities subject to resilience and cybersecurity requirements, with the EU Space Act providing a space</w:t>
      </w:r>
      <w:r w:rsidRPr="009F4405">
        <w:noBreakHyphen/>
        <w:t>specific regulatory layer. Under NATO’s framing, they are core elements of space</w:t>
      </w:r>
      <w:r w:rsidRPr="009F4405">
        <w:noBreakHyphen/>
        <w:t>critical infrastructure whose resilience is central to Allied security and deterrence.</w:t>
      </w:r>
      <w:bookmarkEnd w:id="22"/>
    </w:p>
    <w:p w14:paraId="7718D9AE" w14:textId="652562A2" w:rsidR="00BE24AD" w:rsidRPr="009F4405" w:rsidRDefault="00606723" w:rsidP="00BE24AD">
      <w:pPr>
        <w:pStyle w:val="Heading2"/>
      </w:pPr>
      <w:bookmarkStart w:id="26" w:name="_Toc239018279"/>
      <w:bookmarkEnd w:id="7"/>
      <w:bookmarkEnd w:id="8"/>
      <w:r w:rsidRPr="009F4405">
        <w:t>Methodological</w:t>
      </w:r>
      <w:r w:rsidR="00335470" w:rsidRPr="009F4405">
        <w:t xml:space="preserve"> approach</w:t>
      </w:r>
      <w:bookmarkEnd w:id="26"/>
    </w:p>
    <w:p w14:paraId="6B38A1A0" w14:textId="77777777" w:rsidR="00B52634" w:rsidRPr="009F4405" w:rsidRDefault="00B52634" w:rsidP="00B52634">
      <w:pPr>
        <w:rPr>
          <w:lang w:eastAsia="en-GB"/>
        </w:rPr>
      </w:pPr>
      <w:r w:rsidRPr="009F4405">
        <w:rPr>
          <w:lang w:eastAsia="en-GB"/>
        </w:rPr>
        <w:t xml:space="preserve">This chapter sets out the methodology which will be employed to deliver the study. In designing our methodology, the study team have relied on the following considerations:  </w:t>
      </w:r>
    </w:p>
    <w:p w14:paraId="769D5528" w14:textId="77777777" w:rsidR="00B52634" w:rsidRPr="009F4405" w:rsidRDefault="00B52634" w:rsidP="009737C1">
      <w:pPr>
        <w:numPr>
          <w:ilvl w:val="0"/>
          <w:numId w:val="22"/>
        </w:numPr>
        <w:contextualSpacing/>
        <w:rPr>
          <w:lang w:eastAsia="en-GB"/>
        </w:rPr>
      </w:pPr>
      <w:r w:rsidRPr="009F4405">
        <w:rPr>
          <w:b/>
          <w:lang w:eastAsia="en-GB"/>
        </w:rPr>
        <w:t>Effective and sound methodology</w:t>
      </w:r>
      <w:r w:rsidRPr="009F4405">
        <w:rPr>
          <w:lang w:eastAsia="en-GB"/>
        </w:rPr>
        <w:t>: an effective and sound methodology is crucial for the success of any project or research. Here are some key components to consider that the consortium has developed for our methodology:</w:t>
      </w:r>
      <w:r w:rsidRPr="009F4405">
        <w:rPr>
          <w:lang w:eastAsia="en-GB"/>
        </w:rPr>
        <w:tab/>
      </w:r>
    </w:p>
    <w:p w14:paraId="0CD8DE3D" w14:textId="77777777" w:rsidR="00B52634" w:rsidRPr="009F4405" w:rsidRDefault="00B52634" w:rsidP="009737C1">
      <w:pPr>
        <w:numPr>
          <w:ilvl w:val="1"/>
          <w:numId w:val="22"/>
        </w:numPr>
        <w:contextualSpacing/>
        <w:rPr>
          <w:lang w:eastAsia="en-GB"/>
        </w:rPr>
      </w:pPr>
      <w:r w:rsidRPr="009F4405">
        <w:rPr>
          <w:b/>
          <w:bCs/>
          <w:lang w:eastAsia="en-GB"/>
        </w:rPr>
        <w:t>Clear objectives:</w:t>
      </w:r>
      <w:r w:rsidRPr="009F4405">
        <w:rPr>
          <w:lang w:eastAsia="en-GB"/>
        </w:rPr>
        <w:t xml:space="preserve"> the study will provide an in-depth analysis of several aspects of the EU ground infrastructure for access to space, covering definition and mapping, evaluation and recommendations</w:t>
      </w:r>
    </w:p>
    <w:p w14:paraId="76D283A1" w14:textId="77777777" w:rsidR="00B52634" w:rsidRPr="009F4405" w:rsidRDefault="00B52634" w:rsidP="009737C1">
      <w:pPr>
        <w:numPr>
          <w:ilvl w:val="1"/>
          <w:numId w:val="22"/>
        </w:numPr>
        <w:contextualSpacing/>
        <w:rPr>
          <w:lang w:eastAsia="en-GB"/>
        </w:rPr>
      </w:pPr>
      <w:r w:rsidRPr="009F4405">
        <w:rPr>
          <w:b/>
          <w:bCs/>
          <w:lang w:eastAsia="en-GB"/>
        </w:rPr>
        <w:t xml:space="preserve">Comprehensive planning: </w:t>
      </w:r>
      <w:r w:rsidRPr="009F4405">
        <w:rPr>
          <w:lang w:eastAsia="en-GB"/>
        </w:rPr>
        <w:t>developed a detailed plan that outlines steps, resources and timelines required to meet the objectives of this study.</w:t>
      </w:r>
    </w:p>
    <w:p w14:paraId="05109D8B" w14:textId="5E5772D5" w:rsidR="00B52634" w:rsidRPr="009F4405" w:rsidRDefault="00B52634" w:rsidP="009737C1">
      <w:pPr>
        <w:numPr>
          <w:ilvl w:val="1"/>
          <w:numId w:val="22"/>
        </w:numPr>
        <w:contextualSpacing/>
        <w:rPr>
          <w:lang w:eastAsia="en-GB"/>
        </w:rPr>
      </w:pPr>
      <w:r w:rsidRPr="009F4405">
        <w:rPr>
          <w:b/>
          <w:bCs/>
          <w:lang w:eastAsia="en-GB"/>
        </w:rPr>
        <w:t>Appropriate methods</w:t>
      </w:r>
      <w:r w:rsidRPr="009F4405">
        <w:rPr>
          <w:lang w:eastAsia="en-GB"/>
        </w:rPr>
        <w:t xml:space="preserve">: Using mixed-method study design including a survey and interviews to develop a better picture of the  </w:t>
      </w:r>
      <w:r w:rsidR="00191844" w:rsidRPr="009F4405">
        <w:rPr>
          <w:lang w:eastAsia="en-GB"/>
        </w:rPr>
        <w:t>space launch services</w:t>
      </w:r>
      <w:r w:rsidR="007064A3" w:rsidRPr="009F4405">
        <w:rPr>
          <w:lang w:eastAsia="en-GB"/>
        </w:rPr>
        <w:t xml:space="preserve"> </w:t>
      </w:r>
      <w:r w:rsidRPr="009F4405">
        <w:rPr>
          <w:lang w:eastAsia="en-GB"/>
        </w:rPr>
        <w:t>industry compared to competitors around the globe.</w:t>
      </w:r>
    </w:p>
    <w:p w14:paraId="6978A041" w14:textId="5BDD3330" w:rsidR="00B52634" w:rsidRPr="009F4405" w:rsidRDefault="00B52634" w:rsidP="009737C1">
      <w:pPr>
        <w:numPr>
          <w:ilvl w:val="1"/>
          <w:numId w:val="22"/>
        </w:numPr>
        <w:contextualSpacing/>
        <w:rPr>
          <w:lang w:eastAsia="en-GB"/>
        </w:rPr>
      </w:pPr>
      <w:r w:rsidRPr="009F4405">
        <w:rPr>
          <w:b/>
          <w:bCs/>
          <w:lang w:eastAsia="en-GB"/>
        </w:rPr>
        <w:t>Data collection</w:t>
      </w:r>
      <w:r w:rsidRPr="009F4405">
        <w:rPr>
          <w:lang w:eastAsia="en-GB"/>
        </w:rPr>
        <w:t xml:space="preserve">: deploy a range of different and complementary data collection tools, including a bespoke survey will be developed and distributed to companies using a database of </w:t>
      </w:r>
      <w:r w:rsidR="00D84C93" w:rsidRPr="009F4405">
        <w:rPr>
          <w:lang w:eastAsia="en-GB"/>
        </w:rPr>
        <w:t>launch</w:t>
      </w:r>
      <w:r w:rsidR="00D469EE" w:rsidRPr="009F4405">
        <w:rPr>
          <w:lang w:eastAsia="en-GB"/>
        </w:rPr>
        <w:t>ing services</w:t>
      </w:r>
      <w:r w:rsidRPr="009F4405">
        <w:rPr>
          <w:lang w:eastAsia="en-GB"/>
        </w:rPr>
        <w:t xml:space="preserve"> companies in Europe and abroad.</w:t>
      </w:r>
    </w:p>
    <w:p w14:paraId="53A8D7BF" w14:textId="77777777" w:rsidR="00B52634" w:rsidRPr="009F4405" w:rsidRDefault="00B52634" w:rsidP="009737C1">
      <w:pPr>
        <w:numPr>
          <w:ilvl w:val="1"/>
          <w:numId w:val="22"/>
        </w:numPr>
        <w:contextualSpacing/>
        <w:rPr>
          <w:lang w:eastAsia="en-GB"/>
        </w:rPr>
      </w:pPr>
      <w:r w:rsidRPr="009F4405">
        <w:rPr>
          <w:b/>
          <w:bCs/>
          <w:lang w:eastAsia="en-GB"/>
        </w:rPr>
        <w:t>Data analysis</w:t>
      </w:r>
      <w:r w:rsidRPr="009F4405">
        <w:rPr>
          <w:lang w:eastAsia="en-GB"/>
        </w:rPr>
        <w:t>: using appropriate statistical tools to carry out the analysis.</w:t>
      </w:r>
    </w:p>
    <w:p w14:paraId="0F699714" w14:textId="77777777" w:rsidR="00B52634" w:rsidRPr="009F4405" w:rsidRDefault="00B52634" w:rsidP="009737C1">
      <w:pPr>
        <w:numPr>
          <w:ilvl w:val="1"/>
          <w:numId w:val="22"/>
        </w:numPr>
        <w:contextualSpacing/>
        <w:rPr>
          <w:lang w:eastAsia="en-GB"/>
        </w:rPr>
      </w:pPr>
      <w:r w:rsidRPr="009F4405">
        <w:rPr>
          <w:b/>
          <w:bCs/>
          <w:lang w:eastAsia="en-GB"/>
        </w:rPr>
        <w:t>Ethical considerations</w:t>
      </w:r>
      <w:r w:rsidRPr="009F4405">
        <w:rPr>
          <w:lang w:eastAsia="en-GB"/>
        </w:rPr>
        <w:t>: ensuring confidentiality and obtaining informed consent from participants.</w:t>
      </w:r>
    </w:p>
    <w:p w14:paraId="79E27841" w14:textId="619511E8" w:rsidR="00B52634" w:rsidRPr="009F4405" w:rsidRDefault="00B52634" w:rsidP="009737C1">
      <w:pPr>
        <w:numPr>
          <w:ilvl w:val="1"/>
          <w:numId w:val="22"/>
        </w:numPr>
        <w:ind w:left="1077" w:hanging="357"/>
        <w:rPr>
          <w:lang w:eastAsia="en-GB"/>
        </w:rPr>
      </w:pPr>
      <w:r w:rsidRPr="009F4405">
        <w:rPr>
          <w:b/>
          <w:bCs/>
          <w:lang w:eastAsia="en-GB"/>
        </w:rPr>
        <w:t>Validation and reliability</w:t>
      </w:r>
      <w:r w:rsidRPr="009F4405">
        <w:rPr>
          <w:lang w:eastAsia="en-GB"/>
        </w:rPr>
        <w:t>: ensuring that the methods and results are valid and reliable. This will be achieved by pilot testing, replication and peer review using our consortium of experts.</w:t>
      </w:r>
    </w:p>
    <w:p w14:paraId="002C5871" w14:textId="665EDB44" w:rsidR="00B52634" w:rsidRPr="009F4405" w:rsidRDefault="00B52634" w:rsidP="00B52634">
      <w:r w:rsidRPr="009F4405">
        <w:t>Apart from the Project Management (Task 0) and the Inception Phase (Task 1 – Defining scope and methodology), the project consist</w:t>
      </w:r>
      <w:r w:rsidR="00F718CA" w:rsidRPr="009F4405">
        <w:t>s</w:t>
      </w:r>
      <w:r w:rsidRPr="009F4405">
        <w:t xml:space="preserve"> of four distinct tasks:</w:t>
      </w:r>
    </w:p>
    <w:p w14:paraId="4049A039" w14:textId="77777777" w:rsidR="00B52634" w:rsidRPr="009F4405" w:rsidRDefault="00B52634" w:rsidP="009737C1">
      <w:pPr>
        <w:numPr>
          <w:ilvl w:val="0"/>
          <w:numId w:val="22"/>
        </w:numPr>
        <w:contextualSpacing/>
      </w:pPr>
      <w:r w:rsidRPr="009F4405">
        <w:t>Task 2: Mapping the existing critical ground infrastructure</w:t>
      </w:r>
    </w:p>
    <w:p w14:paraId="639474E3" w14:textId="77777777" w:rsidR="00B52634" w:rsidRPr="009F4405" w:rsidRDefault="00B52634" w:rsidP="009737C1">
      <w:pPr>
        <w:numPr>
          <w:ilvl w:val="0"/>
          <w:numId w:val="22"/>
        </w:numPr>
        <w:contextualSpacing/>
      </w:pPr>
      <w:r w:rsidRPr="009F4405">
        <w:t>Task 3: Performing a general SWOT analysis</w:t>
      </w:r>
    </w:p>
    <w:p w14:paraId="515509F2" w14:textId="77777777" w:rsidR="00B52634" w:rsidRPr="009F4405" w:rsidRDefault="00B52634" w:rsidP="009737C1">
      <w:pPr>
        <w:numPr>
          <w:ilvl w:val="0"/>
          <w:numId w:val="22"/>
        </w:numPr>
        <w:contextualSpacing/>
      </w:pPr>
      <w:r w:rsidRPr="009F4405">
        <w:t>Task 4: Case studies, gaps, criticality and risk assessment</w:t>
      </w:r>
    </w:p>
    <w:p w14:paraId="466B6ED1" w14:textId="77777777" w:rsidR="00B52634" w:rsidRPr="009F4405" w:rsidRDefault="00B52634" w:rsidP="009737C1">
      <w:pPr>
        <w:numPr>
          <w:ilvl w:val="0"/>
          <w:numId w:val="22"/>
        </w:numPr>
        <w:contextualSpacing/>
      </w:pPr>
      <w:r w:rsidRPr="009F4405">
        <w:t>Task 5: Developing recommendations</w:t>
      </w:r>
    </w:p>
    <w:p w14:paraId="228722F7" w14:textId="77777777" w:rsidR="00B52634" w:rsidRPr="009F4405" w:rsidRDefault="00B52634" w:rsidP="00B52634">
      <w:pPr>
        <w:ind w:left="360"/>
        <w:contextualSpacing/>
      </w:pPr>
    </w:p>
    <w:p w14:paraId="1F7E6204" w14:textId="77777777" w:rsidR="00B52634" w:rsidRPr="009F4405" w:rsidRDefault="00B52634" w:rsidP="00B52634">
      <w:r w:rsidRPr="009F4405">
        <w:t xml:space="preserve">At the onset of the project, </w:t>
      </w:r>
      <w:r w:rsidRPr="009F4405">
        <w:rPr>
          <w:b/>
          <w:bCs/>
        </w:rPr>
        <w:t>Task 2 on the mapping</w:t>
      </w:r>
      <w:r w:rsidRPr="009F4405">
        <w:t xml:space="preserve"> of the EU infrastructure for access to space will allow to understand the current capacities. For both the top priority and high priority infrastructure, a set of criteria will be gathered and presented in our report. This analysis will also delve into financial and management aspects of each infrastructure to under who are the key decision makers in this field and which obstacles could occur. Whilst the mapping of current capacities will inform the consortium about the strengths and weaknesses of the EU vs. comparable players in this market, the future evolution of the demand will also highlight the potential opportunities and threats. Combined, this information and analysis will lead to the </w:t>
      </w:r>
      <w:r w:rsidRPr="009F4405">
        <w:rPr>
          <w:b/>
          <w:bCs/>
        </w:rPr>
        <w:t xml:space="preserve">SWOT analysis of Task 3. </w:t>
      </w:r>
    </w:p>
    <w:p w14:paraId="4E8307AC" w14:textId="7E091C92" w:rsidR="00B52634" w:rsidRPr="009F4405" w:rsidRDefault="00B52634" w:rsidP="00B52634">
      <w:r w:rsidRPr="009F4405">
        <w:t xml:space="preserve">Building upon these foundations will be the work of </w:t>
      </w:r>
      <w:r w:rsidRPr="009F4405">
        <w:rPr>
          <w:b/>
          <w:bCs/>
        </w:rPr>
        <w:t>Task 4</w:t>
      </w:r>
      <w:r w:rsidRPr="009F4405">
        <w:t xml:space="preserve"> in which our </w:t>
      </w:r>
      <w:r w:rsidRPr="009F4405">
        <w:rPr>
          <w:b/>
          <w:bCs/>
        </w:rPr>
        <w:t>risk assessment</w:t>
      </w:r>
      <w:r w:rsidRPr="009F4405">
        <w:t xml:space="preserve"> experts will contribute to the identification and analysis of the main risks, specify specific scenarios for the EU’s access to space and identify and, where possible, qualify and quantify the associated costs for these risks. Finally, the project will </w:t>
      </w:r>
      <w:r w:rsidRPr="009F4405">
        <w:rPr>
          <w:b/>
          <w:bCs/>
        </w:rPr>
        <w:t>conclude with task 5</w:t>
      </w:r>
      <w:r w:rsidRPr="009F4405">
        <w:t xml:space="preserve"> in which the development of conclusions and recommendations will </w:t>
      </w:r>
      <w:r w:rsidR="001374E3" w:rsidRPr="009F4405">
        <w:t>consider</w:t>
      </w:r>
      <w:r w:rsidRPr="009F4405">
        <w:t xml:space="preserve"> all of the above outcomes.</w:t>
      </w:r>
    </w:p>
    <w:p w14:paraId="13CA319F" w14:textId="40422790" w:rsidR="00B52634" w:rsidRPr="009F4405" w:rsidRDefault="00B52634" w:rsidP="00B52634">
      <w:pPr>
        <w:keepNext/>
        <w:spacing w:before="200"/>
        <w:jc w:val="center"/>
        <w:rPr>
          <w:rFonts w:cstheme="minorHAnsi"/>
          <w:color w:val="7F7E82" w:themeColor="accent1"/>
          <w:sz w:val="18"/>
          <w:szCs w:val="18"/>
        </w:rPr>
      </w:pPr>
      <w:bookmarkStart w:id="27" w:name="_Ref222839751"/>
      <w:bookmarkStart w:id="28" w:name="_Toc239018303"/>
      <w:r w:rsidRPr="009F4405">
        <w:rPr>
          <w:rFonts w:cstheme="minorHAnsi"/>
          <w:color w:val="7F7E82" w:themeColor="accent1"/>
          <w:sz w:val="18"/>
          <w:szCs w:val="18"/>
        </w:rPr>
        <w:lastRenderedPageBreak/>
        <w:t xml:space="preserve">Figure </w:t>
      </w:r>
      <w:r w:rsidR="00861E61" w:rsidRPr="009F4405">
        <w:rPr>
          <w:rFonts w:cstheme="minorHAnsi"/>
          <w:color w:val="7F7E82" w:themeColor="accent1"/>
          <w:sz w:val="18"/>
          <w:szCs w:val="18"/>
        </w:rPr>
        <w:fldChar w:fldCharType="begin"/>
      </w:r>
      <w:r w:rsidR="00861E61" w:rsidRPr="009F4405">
        <w:rPr>
          <w:rFonts w:cstheme="minorHAnsi"/>
          <w:color w:val="7F7E82" w:themeColor="accent1"/>
          <w:sz w:val="18"/>
          <w:szCs w:val="18"/>
        </w:rPr>
        <w:instrText xml:space="preserve"> SEQ Figure \* ARABIC </w:instrText>
      </w:r>
      <w:r w:rsidR="00861E61" w:rsidRPr="009F4405">
        <w:rPr>
          <w:rFonts w:cstheme="minorHAnsi"/>
          <w:color w:val="7F7E82" w:themeColor="accent1"/>
          <w:sz w:val="18"/>
          <w:szCs w:val="18"/>
        </w:rPr>
        <w:fldChar w:fldCharType="separate"/>
      </w:r>
      <w:r w:rsidR="00246866">
        <w:rPr>
          <w:rFonts w:cstheme="minorHAnsi"/>
          <w:noProof/>
          <w:color w:val="7F7E82" w:themeColor="accent1"/>
          <w:sz w:val="18"/>
          <w:szCs w:val="18"/>
        </w:rPr>
        <w:t>1</w:t>
      </w:r>
      <w:r w:rsidR="00861E61" w:rsidRPr="009F4405">
        <w:rPr>
          <w:rFonts w:cstheme="minorHAnsi"/>
          <w:color w:val="7F7E82" w:themeColor="accent1"/>
          <w:sz w:val="18"/>
          <w:szCs w:val="18"/>
        </w:rPr>
        <w:fldChar w:fldCharType="end"/>
      </w:r>
      <w:r w:rsidRPr="009F4405">
        <w:rPr>
          <w:rFonts w:cstheme="minorHAnsi"/>
          <w:color w:val="7F7E82" w:themeColor="accent1"/>
          <w:sz w:val="18"/>
          <w:szCs w:val="18"/>
        </w:rPr>
        <w:t xml:space="preserve"> Project overview</w:t>
      </w:r>
      <w:bookmarkEnd w:id="27"/>
      <w:bookmarkEnd w:id="28"/>
    </w:p>
    <w:p w14:paraId="4EDE55F6" w14:textId="77777777" w:rsidR="00B52634" w:rsidRPr="009F4405" w:rsidRDefault="00B52634" w:rsidP="00B52634">
      <w:pPr>
        <w:keepNext/>
        <w:spacing w:before="200"/>
        <w:jc w:val="center"/>
        <w:rPr>
          <w:rFonts w:ascii="EYInterstate Regular" w:hAnsi="EYInterstate Regular"/>
          <w:b/>
          <w:color w:val="7F7E82" w:themeColor="accent1"/>
          <w:sz w:val="18"/>
          <w:szCs w:val="18"/>
        </w:rPr>
      </w:pPr>
      <w:r w:rsidRPr="009F4405">
        <w:rPr>
          <w:rFonts w:ascii="EYInterstate Regular" w:hAnsi="EYInterstate Regular"/>
          <w:b/>
          <w:bCs/>
          <w:noProof/>
          <w:color w:val="7F7E82" w:themeColor="accent1"/>
          <w:sz w:val="18"/>
          <w:szCs w:val="18"/>
        </w:rPr>
        <w:drawing>
          <wp:inline distT="0" distB="0" distL="0" distR="0" wp14:anchorId="429496DC" wp14:editId="596C3D41">
            <wp:extent cx="6364605" cy="4072255"/>
            <wp:effectExtent l="0" t="0" r="0" b="4445"/>
            <wp:docPr id="721176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64605" cy="4072255"/>
                    </a:xfrm>
                    <a:prstGeom prst="rect">
                      <a:avLst/>
                    </a:prstGeom>
                    <a:noFill/>
                  </pic:spPr>
                </pic:pic>
              </a:graphicData>
            </a:graphic>
          </wp:inline>
        </w:drawing>
      </w:r>
    </w:p>
    <w:p w14:paraId="222C32D6" w14:textId="77777777" w:rsidR="00BE24AD" w:rsidRPr="009F4405" w:rsidRDefault="00BE24AD" w:rsidP="00BE24AD"/>
    <w:p w14:paraId="221C0829" w14:textId="77777777" w:rsidR="006F7C90" w:rsidRPr="009F4405" w:rsidRDefault="006F7C90" w:rsidP="008750A4">
      <w:pPr>
        <w:pStyle w:val="Heading1"/>
        <w:sectPr w:rsidR="006F7C90" w:rsidRPr="009F4405" w:rsidSect="00060DE4">
          <w:pgSz w:w="11906" w:h="16838"/>
          <w:pgMar w:top="1134" w:right="1134" w:bottom="1418" w:left="1134" w:header="709" w:footer="709" w:gutter="0"/>
          <w:pgNumType w:start="4"/>
          <w:cols w:space="708"/>
          <w:docGrid w:linePitch="360"/>
        </w:sectPr>
      </w:pPr>
    </w:p>
    <w:p w14:paraId="3B7909DF" w14:textId="326A7BF6" w:rsidR="007A0E92" w:rsidRPr="009F4405" w:rsidRDefault="00536D9D" w:rsidP="008750A4">
      <w:pPr>
        <w:pStyle w:val="Heading1"/>
      </w:pPr>
      <w:bookmarkStart w:id="29" w:name="_Toc239018280"/>
      <w:r w:rsidRPr="009F4405">
        <w:lastRenderedPageBreak/>
        <w:t>Mapping</w:t>
      </w:r>
      <w:r w:rsidR="000F7D59" w:rsidRPr="009F4405">
        <w:t xml:space="preserve"> of </w:t>
      </w:r>
      <w:r w:rsidR="00CE6132" w:rsidRPr="009F4405">
        <w:t>C</w:t>
      </w:r>
      <w:r w:rsidR="000F7D59" w:rsidRPr="009F4405">
        <w:t xml:space="preserve">ritical </w:t>
      </w:r>
      <w:r w:rsidR="00CE6132" w:rsidRPr="009F4405">
        <w:t>G</w:t>
      </w:r>
      <w:r w:rsidR="000F7D59" w:rsidRPr="009F4405">
        <w:t xml:space="preserve">round </w:t>
      </w:r>
      <w:r w:rsidR="00CE6132" w:rsidRPr="009F4405">
        <w:t>I</w:t>
      </w:r>
      <w:r w:rsidR="000F7D59" w:rsidRPr="009F4405">
        <w:t>nfrastructure</w:t>
      </w:r>
      <w:bookmarkEnd w:id="29"/>
    </w:p>
    <w:p w14:paraId="2D05F2A7" w14:textId="655E2265" w:rsidR="00A111BA" w:rsidRPr="009F4405" w:rsidRDefault="00A111BA" w:rsidP="00E82EB8">
      <w:pPr>
        <w:pStyle w:val="Heading2"/>
      </w:pPr>
      <w:bookmarkStart w:id="30" w:name="_Toc164351954"/>
      <w:bookmarkStart w:id="31" w:name="_Toc239018281"/>
      <w:r w:rsidRPr="009F4405">
        <w:t xml:space="preserve">Subtask </w:t>
      </w:r>
      <w:bookmarkEnd w:id="30"/>
      <w:r w:rsidRPr="009F4405">
        <w:t>2.1</w:t>
      </w:r>
      <w:r w:rsidR="000E4A22" w:rsidRPr="009F4405">
        <w:t>:</w:t>
      </w:r>
      <w:r w:rsidRPr="009F4405">
        <w:t xml:space="preserve"> Data collection and</w:t>
      </w:r>
      <w:r w:rsidRPr="009F4405">
        <w:lastRenderedPageBreak/>
        <w:t xml:space="preserve"> mapping of EU/non-EU assets</w:t>
      </w:r>
      <w:bookmarkEnd w:id="31"/>
      <w:r w:rsidRPr="009F4405">
        <w:t xml:space="preserve"> </w:t>
      </w:r>
    </w:p>
    <w:p w14:paraId="7BD222F5" w14:textId="38428687" w:rsidR="00A111BA" w:rsidRPr="009F4405" w:rsidRDefault="009C35EA" w:rsidP="00A111BA">
      <w:r w:rsidRPr="009F4405">
        <w:t>Key ground infra</w:t>
      </w:r>
      <w:r w:rsidRPr="009F4405">
        <w:lastRenderedPageBreak/>
        <w:t>structure supporting orbital launch services was mapped across the EU, Norway and the UK, covering</w:t>
      </w:r>
      <w:r w:rsidRPr="009F4405">
        <w:lastRenderedPageBreak/>
        <w:t xml:space="preserve"> </w:t>
      </w:r>
      <w:r w:rsidRPr="009F4405">
        <w:rPr>
          <w:b/>
          <w:bCs/>
        </w:rPr>
        <w:t>launch facilities, testing ce</w:t>
      </w:r>
      <w:r w:rsidRPr="009F4405">
        <w:rPr>
          <w:b/>
          <w:bCs/>
        </w:rPr>
        <w:lastRenderedPageBreak/>
        <w:t xml:space="preserve">ntres, </w:t>
      </w:r>
      <w:r w:rsidR="00FF59E4" w:rsidRPr="009F4405">
        <w:rPr>
          <w:b/>
          <w:bCs/>
        </w:rPr>
        <w:t xml:space="preserve">TT&amp;C, </w:t>
      </w:r>
      <w:r w:rsidRPr="009F4405">
        <w:rPr>
          <w:b/>
          <w:bCs/>
        </w:rPr>
        <w:t>transportation</w:t>
      </w:r>
      <w:r w:rsidR="00FF59E4" w:rsidRPr="009F4405">
        <w:rPr>
          <w:b/>
          <w:bCs/>
        </w:rPr>
        <w:t>, SSA facilities</w:t>
      </w:r>
      <w:r w:rsidRPr="009F4405">
        <w:rPr>
          <w:b/>
          <w:bCs/>
        </w:rPr>
        <w:t xml:space="preserve"> and operations centres</w:t>
      </w:r>
      <w:r w:rsidRPr="009F4405">
        <w:t>. Norway and the UK are included because EU-based entities coordinate and operate with these two countries (e.g. Isar Aerospace at Andøya Spaceport, RFA at SaxaVord). Consistent with the study scope, suborbital activity, balloons, sounding rockets, satellite operations (including LEOP), scientific payload facilit</w:t>
      </w:r>
      <w:r w:rsidRPr="009F4405">
        <w:lastRenderedPageBreak/>
        <w:t>ies and navigation (Galileo) ground segments are e</w:t>
      </w:r>
      <w:r w:rsidRPr="009F4405">
        <w:lastRenderedPageBreak/>
        <w:t>xcluded from this chapter</w:t>
      </w:r>
      <w:r w:rsidR="00A111BA" w:rsidRPr="009F4405">
        <w:t>.</w:t>
      </w:r>
    </w:p>
    <w:p w14:paraId="08B80F02" w14:textId="731040FA" w:rsidR="000E04B4" w:rsidRPr="009F4405" w:rsidRDefault="000E04B4" w:rsidP="002238C5">
      <w:pPr>
        <w:pStyle w:val="EYHeading3"/>
      </w:pPr>
      <w:r w:rsidRPr="009F4405">
        <w:t>Launch facilities</w:t>
      </w:r>
    </w:p>
    <w:p w14:paraId="7F0C8EA1" w14:textId="090F8A3B" w:rsidR="00C06922" w:rsidRPr="009F4405" w:rsidRDefault="00C06922" w:rsidP="00C06922">
      <w:r w:rsidRPr="009F4405">
        <w:rPr>
          <w:b/>
          <w:bCs/>
        </w:rPr>
        <w:t>The Guiana Space Centre (CSG) remains the only launch base in Europe with successful orbital launches, currently serving Ariane 6 and Vega-C</w:t>
      </w:r>
      <w:r w:rsidRPr="009F4405">
        <w:t xml:space="preserve">. </w:t>
      </w:r>
      <w:r w:rsidRPr="009F4405">
        <w:lastRenderedPageBreak/>
        <w:t>A</w:t>
      </w:r>
      <w:r w:rsidRPr="009F4405">
        <w:t>ndøya Spaceport (Norway) is licensed and has attempted orbital flight: Isar Aerospace’s Spectrum performed its first test flight on 30 March 2025 (terminated approximately 30 seconds after lift-off), and the second, qualification flight (“Onward and Upward”) is pending after several scrubbed attempts in the first half of 2026</w:t>
      </w:r>
      <w:r w:rsidR="00B03C1E" w:rsidRPr="009F4405">
        <w:rPr>
          <w:rStyle w:val="FootnoteReference"/>
        </w:rPr>
        <w:footnoteReference w:id="5"/>
      </w:r>
      <w:r w:rsidRPr="009F4405">
        <w:t>.  Esrange Space Center (Sweden) was inaugurated as an orbital site in 2023; its Launch Complex 3C was developed for Firefly Alpha and an agreement is in place with Perigee Aerospace (Blue Whale 1), but no orbital attempt has yet taken place. SaxaVord Spaceport (UK) holds spaceport and range-control licences; the maiden RFA ONE flight window opens no earlier than 10 August 2026</w:t>
      </w:r>
      <w:r w:rsidR="00734183" w:rsidRPr="009F4405">
        <w:rPr>
          <w:rStyle w:val="FootnoteReference"/>
        </w:rPr>
        <w:footnoteReference w:id="6"/>
      </w:r>
      <w:r w:rsidRPr="009F4405">
        <w:t xml:space="preserve">. </w:t>
      </w:r>
    </w:p>
    <w:p w14:paraId="6B99674A" w14:textId="1412DB8A" w:rsidR="002A3827" w:rsidRPr="009F4405" w:rsidRDefault="00C06922" w:rsidP="00C06922">
      <w:r w:rsidRPr="009F4405">
        <w:t>New European launch sites concentrate on LEO, primarily Sun-synchronous and polar orbits, reflecting their high latitudes, and cater mainly to small and micro-launchers, which bounds Europe’s aggregate launch capacity. Additional initiatives exist in Denmark, Portugal, Spain and the UK, including a defence-led initiative in the Azores alongside the civil Atlantic Spaceport project. Offshore concepts (EuroSpaceport, GOSA North Sea platform) remain at inception stage and are not analysed in detail</w:t>
      </w:r>
      <w:r w:rsidR="16419111" w:rsidRPr="009F4405">
        <w:t xml:space="preserve">. </w:t>
      </w:r>
    </w:p>
    <w:p w14:paraId="76118D70" w14:textId="5F85239B" w:rsidR="008A02C8" w:rsidRPr="009F4405" w:rsidRDefault="008A02C8" w:rsidP="00C06922">
      <w:r w:rsidRPr="009F4405">
        <w:t>The table below provides a detailed assessment of the readiness, maturity, and operational status of the most advanced European orbital spaceports, focusing on infrastructure, licensing, funding, and launch capabilities.</w:t>
      </w:r>
    </w:p>
    <w:p w14:paraId="3941250D" w14:textId="77777777" w:rsidR="00AA3A81" w:rsidRPr="009F4405" w:rsidRDefault="00AA3A81" w:rsidP="00C06922"/>
    <w:p w14:paraId="6C8B5D3B" w14:textId="77777777" w:rsidR="006A5D09" w:rsidRPr="009F4405" w:rsidRDefault="006A5D09" w:rsidP="00A111BA">
      <w:pPr>
        <w:sectPr w:rsidR="006A5D09" w:rsidRPr="009F4405" w:rsidSect="00AA3A81">
          <w:pgSz w:w="11906" w:h="16838"/>
          <w:pgMar w:top="1418" w:right="1134" w:bottom="1134" w:left="1134" w:header="709" w:footer="709" w:gutter="0"/>
          <w:cols w:space="708"/>
          <w:docGrid w:linePitch="360"/>
        </w:sectPr>
      </w:pPr>
    </w:p>
    <w:p w14:paraId="00507588" w14:textId="7C13040D" w:rsidR="00362F96" w:rsidRPr="009F4405" w:rsidRDefault="00362F96" w:rsidP="00362F96">
      <w:pPr>
        <w:pStyle w:val="Caption"/>
      </w:pPr>
      <w:bookmarkStart w:id="32" w:name="_Toc239018394"/>
      <w:r w:rsidRPr="009F4405">
        <w:lastRenderedPageBreak/>
        <w:t xml:space="preserve">Table </w:t>
      </w:r>
      <w:r w:rsidRPr="009F4405">
        <w:fldChar w:fldCharType="begin"/>
      </w:r>
      <w:r w:rsidRPr="009F4405">
        <w:instrText xml:space="preserve"> SEQ Table \* ARABIC </w:instrText>
      </w:r>
      <w:r w:rsidRPr="009F4405">
        <w:fldChar w:fldCharType="separate"/>
      </w:r>
      <w:r w:rsidR="005F19E3">
        <w:rPr>
          <w:noProof/>
        </w:rPr>
        <w:t>3</w:t>
      </w:r>
      <w:r w:rsidRPr="009F4405">
        <w:fldChar w:fldCharType="end"/>
      </w:r>
      <w:r w:rsidR="002F0909" w:rsidRPr="009F4405">
        <w:t xml:space="preserve"> Mapping spaceport readiness (orbital launch infrastructure; consistent attributes per spaceport)</w:t>
      </w:r>
      <w:bookmarkEnd w:id="3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1"/>
        <w:gridCol w:w="1271"/>
        <w:gridCol w:w="2373"/>
        <w:gridCol w:w="2675"/>
        <w:gridCol w:w="1687"/>
        <w:gridCol w:w="1333"/>
        <w:gridCol w:w="1216"/>
        <w:gridCol w:w="580"/>
        <w:gridCol w:w="1430"/>
      </w:tblGrid>
      <w:tr w:rsidR="00121057" w:rsidRPr="009F4405" w14:paraId="1C4B40F3" w14:textId="77777777" w:rsidTr="00C03B32">
        <w:trPr>
          <w:tblHeader/>
        </w:trPr>
        <w:tc>
          <w:tcPr>
            <w:tcW w:w="599" w:type="pct"/>
            <w:shd w:val="clear" w:color="auto" w:fill="FFE600" w:themeFill="accent2"/>
            <w:tcMar>
              <w:top w:w="60" w:type="dxa"/>
              <w:left w:w="90" w:type="dxa"/>
              <w:bottom w:w="60" w:type="dxa"/>
              <w:right w:w="90" w:type="dxa"/>
            </w:tcMar>
            <w:vAlign w:val="center"/>
          </w:tcPr>
          <w:p w14:paraId="793B2183" w14:textId="77777777" w:rsidR="00121057" w:rsidRPr="009F4405" w:rsidRDefault="00121057" w:rsidP="00121057">
            <w:pPr>
              <w:spacing w:after="0"/>
              <w:jc w:val="center"/>
            </w:pPr>
            <w:r w:rsidRPr="009F4405">
              <w:rPr>
                <w:b/>
                <w:bCs/>
                <w:sz w:val="18"/>
                <w:szCs w:val="18"/>
              </w:rPr>
              <w:t>Spaceport (operator / ownership)</w:t>
            </w:r>
          </w:p>
        </w:tc>
        <w:tc>
          <w:tcPr>
            <w:tcW w:w="445" w:type="pct"/>
            <w:shd w:val="clear" w:color="auto" w:fill="FFE600" w:themeFill="accent2"/>
            <w:tcMar>
              <w:top w:w="60" w:type="dxa"/>
              <w:left w:w="90" w:type="dxa"/>
              <w:bottom w:w="60" w:type="dxa"/>
              <w:right w:w="90" w:type="dxa"/>
            </w:tcMar>
            <w:vAlign w:val="center"/>
          </w:tcPr>
          <w:p w14:paraId="6C819234" w14:textId="77777777" w:rsidR="00121057" w:rsidRPr="009F4405" w:rsidRDefault="00121057" w:rsidP="00121057">
            <w:pPr>
              <w:spacing w:after="0"/>
              <w:jc w:val="center"/>
            </w:pPr>
            <w:r w:rsidRPr="009F4405">
              <w:rPr>
                <w:b/>
                <w:bCs/>
                <w:sz w:val="18"/>
                <w:szCs w:val="18"/>
              </w:rPr>
              <w:t>Orbital launch status</w:t>
            </w:r>
          </w:p>
        </w:tc>
        <w:tc>
          <w:tcPr>
            <w:tcW w:w="831" w:type="pct"/>
            <w:shd w:val="clear" w:color="auto" w:fill="FFE600" w:themeFill="accent2"/>
            <w:tcMar>
              <w:top w:w="60" w:type="dxa"/>
              <w:left w:w="90" w:type="dxa"/>
              <w:bottom w:w="60" w:type="dxa"/>
              <w:right w:w="90" w:type="dxa"/>
            </w:tcMar>
            <w:vAlign w:val="center"/>
          </w:tcPr>
          <w:p w14:paraId="41D2B938" w14:textId="77777777" w:rsidR="00121057" w:rsidRPr="009F4405" w:rsidRDefault="00121057" w:rsidP="00121057">
            <w:pPr>
              <w:spacing w:after="0"/>
              <w:jc w:val="center"/>
            </w:pPr>
            <w:r w:rsidRPr="009F4405">
              <w:rPr>
                <w:b/>
                <w:bCs/>
                <w:sz w:val="18"/>
                <w:szCs w:val="18"/>
              </w:rPr>
              <w:t>Launch pads (operational / in work / planned)</w:t>
            </w:r>
          </w:p>
        </w:tc>
        <w:tc>
          <w:tcPr>
            <w:tcW w:w="937" w:type="pct"/>
            <w:shd w:val="clear" w:color="auto" w:fill="FFE600" w:themeFill="accent2"/>
            <w:tcMar>
              <w:top w:w="60" w:type="dxa"/>
              <w:left w:w="90" w:type="dxa"/>
              <w:bottom w:w="60" w:type="dxa"/>
              <w:right w:w="90" w:type="dxa"/>
            </w:tcMar>
            <w:vAlign w:val="center"/>
          </w:tcPr>
          <w:p w14:paraId="4C187B93" w14:textId="77777777" w:rsidR="00121057" w:rsidRPr="009F4405" w:rsidRDefault="00121057" w:rsidP="00121057">
            <w:pPr>
              <w:spacing w:after="0"/>
              <w:jc w:val="center"/>
            </w:pPr>
            <w:r w:rsidRPr="009F4405">
              <w:rPr>
                <w:b/>
                <w:bCs/>
                <w:sz w:val="18"/>
                <w:szCs w:val="18"/>
              </w:rPr>
              <w:t>Launch pad readiness</w:t>
            </w:r>
          </w:p>
        </w:tc>
        <w:tc>
          <w:tcPr>
            <w:tcW w:w="591" w:type="pct"/>
            <w:shd w:val="clear" w:color="auto" w:fill="FFE600" w:themeFill="accent2"/>
            <w:tcMar>
              <w:top w:w="60" w:type="dxa"/>
              <w:left w:w="90" w:type="dxa"/>
              <w:bottom w:w="60" w:type="dxa"/>
              <w:right w:w="90" w:type="dxa"/>
            </w:tcMar>
            <w:vAlign w:val="center"/>
          </w:tcPr>
          <w:p w14:paraId="62499543" w14:textId="77777777" w:rsidR="00121057" w:rsidRPr="009F4405" w:rsidRDefault="00121057" w:rsidP="00121057">
            <w:pPr>
              <w:spacing w:after="0"/>
              <w:jc w:val="center"/>
            </w:pPr>
            <w:r w:rsidRPr="009F4405">
              <w:rPr>
                <w:b/>
                <w:bCs/>
                <w:sz w:val="18"/>
                <w:szCs w:val="18"/>
              </w:rPr>
              <w:t>Supported launch vehicles</w:t>
            </w:r>
          </w:p>
        </w:tc>
        <w:tc>
          <w:tcPr>
            <w:tcW w:w="467" w:type="pct"/>
            <w:shd w:val="clear" w:color="auto" w:fill="FFE600" w:themeFill="accent2"/>
            <w:tcMar>
              <w:top w:w="60" w:type="dxa"/>
              <w:left w:w="90" w:type="dxa"/>
              <w:bottom w:w="60" w:type="dxa"/>
              <w:right w:w="90" w:type="dxa"/>
            </w:tcMar>
            <w:vAlign w:val="center"/>
          </w:tcPr>
          <w:p w14:paraId="3BF00388" w14:textId="77777777" w:rsidR="00121057" w:rsidRPr="009F4405" w:rsidRDefault="00121057" w:rsidP="00121057">
            <w:pPr>
              <w:spacing w:after="0"/>
              <w:jc w:val="center"/>
            </w:pPr>
            <w:r w:rsidRPr="009F4405">
              <w:rPr>
                <w:b/>
                <w:bCs/>
                <w:sz w:val="18"/>
                <w:szCs w:val="18"/>
              </w:rPr>
              <w:t>Orbits &amp; inclination range</w:t>
            </w:r>
          </w:p>
        </w:tc>
        <w:tc>
          <w:tcPr>
            <w:tcW w:w="426" w:type="pct"/>
            <w:shd w:val="clear" w:color="auto" w:fill="FFE600" w:themeFill="accent2"/>
            <w:tcMar>
              <w:top w:w="60" w:type="dxa"/>
              <w:left w:w="90" w:type="dxa"/>
              <w:bottom w:w="60" w:type="dxa"/>
              <w:right w:w="90" w:type="dxa"/>
            </w:tcMar>
            <w:vAlign w:val="center"/>
          </w:tcPr>
          <w:p w14:paraId="01C44A3B" w14:textId="77777777" w:rsidR="00121057" w:rsidRPr="009F4405" w:rsidRDefault="00121057" w:rsidP="00121057">
            <w:pPr>
              <w:spacing w:after="0"/>
              <w:jc w:val="center"/>
            </w:pPr>
            <w:r w:rsidRPr="009F4405">
              <w:rPr>
                <w:b/>
                <w:bCs/>
                <w:sz w:val="18"/>
                <w:szCs w:val="18"/>
              </w:rPr>
              <w:t>Licensing</w:t>
            </w:r>
          </w:p>
        </w:tc>
        <w:tc>
          <w:tcPr>
            <w:tcW w:w="203" w:type="pct"/>
            <w:shd w:val="clear" w:color="auto" w:fill="FFE600" w:themeFill="accent2"/>
            <w:tcMar>
              <w:top w:w="60" w:type="dxa"/>
              <w:left w:w="90" w:type="dxa"/>
              <w:bottom w:w="60" w:type="dxa"/>
              <w:right w:w="90" w:type="dxa"/>
            </w:tcMar>
            <w:vAlign w:val="center"/>
          </w:tcPr>
          <w:p w14:paraId="62607A65" w14:textId="77777777" w:rsidR="00121057" w:rsidRPr="009F4405" w:rsidRDefault="00121057" w:rsidP="00121057">
            <w:pPr>
              <w:spacing w:after="0"/>
              <w:jc w:val="center"/>
            </w:pPr>
            <w:r w:rsidRPr="009F4405">
              <w:rPr>
                <w:b/>
                <w:bCs/>
                <w:sz w:val="18"/>
                <w:szCs w:val="18"/>
              </w:rPr>
              <w:t>LEZ</w:t>
            </w:r>
          </w:p>
        </w:tc>
        <w:tc>
          <w:tcPr>
            <w:tcW w:w="501" w:type="pct"/>
            <w:shd w:val="clear" w:color="auto" w:fill="FFE600" w:themeFill="accent2"/>
            <w:tcMar>
              <w:top w:w="60" w:type="dxa"/>
              <w:left w:w="90" w:type="dxa"/>
              <w:bottom w:w="60" w:type="dxa"/>
              <w:right w:w="90" w:type="dxa"/>
            </w:tcMar>
            <w:vAlign w:val="center"/>
          </w:tcPr>
          <w:p w14:paraId="2A44610B" w14:textId="77777777" w:rsidR="00121057" w:rsidRPr="009F4405" w:rsidRDefault="00121057" w:rsidP="00121057">
            <w:pPr>
              <w:spacing w:after="0"/>
              <w:jc w:val="center"/>
            </w:pPr>
            <w:r w:rsidRPr="009F4405">
              <w:rPr>
                <w:b/>
                <w:bCs/>
                <w:sz w:val="18"/>
                <w:szCs w:val="18"/>
              </w:rPr>
              <w:t>Funding</w:t>
            </w:r>
          </w:p>
        </w:tc>
      </w:tr>
      <w:tr w:rsidR="00121057" w:rsidRPr="009F4405" w14:paraId="7D6894C4" w14:textId="77777777" w:rsidTr="00C03B32">
        <w:tc>
          <w:tcPr>
            <w:tcW w:w="599" w:type="pct"/>
            <w:tcMar>
              <w:top w:w="60" w:type="dxa"/>
              <w:left w:w="90" w:type="dxa"/>
              <w:bottom w:w="60" w:type="dxa"/>
              <w:right w:w="90" w:type="dxa"/>
            </w:tcMar>
            <w:vAlign w:val="center"/>
          </w:tcPr>
          <w:p w14:paraId="0E0762C7" w14:textId="77777777" w:rsidR="00121057" w:rsidRPr="009F4405" w:rsidRDefault="00121057" w:rsidP="00121057">
            <w:pPr>
              <w:spacing w:after="40" w:line="230" w:lineRule="auto"/>
              <w:jc w:val="left"/>
            </w:pPr>
            <w:r w:rsidRPr="009F4405">
              <w:rPr>
                <w:b/>
                <w:bCs/>
                <w:sz w:val="18"/>
                <w:szCs w:val="18"/>
              </w:rPr>
              <w:t>Guiana Space Centre (CSG)</w:t>
            </w:r>
          </w:p>
          <w:p w14:paraId="4C651E1F" w14:textId="77777777" w:rsidR="00121057" w:rsidRPr="009F4405" w:rsidRDefault="00121057" w:rsidP="00121057">
            <w:pPr>
              <w:spacing w:after="40" w:line="230" w:lineRule="auto"/>
              <w:jc w:val="left"/>
            </w:pPr>
            <w:r w:rsidRPr="009F4405">
              <w:rPr>
                <w:sz w:val="18"/>
                <w:szCs w:val="18"/>
              </w:rPr>
              <w:t>CNES operates the base on behalf of the French State and ESA</w:t>
            </w:r>
          </w:p>
        </w:tc>
        <w:tc>
          <w:tcPr>
            <w:tcW w:w="445" w:type="pct"/>
            <w:tcMar>
              <w:top w:w="60" w:type="dxa"/>
              <w:left w:w="90" w:type="dxa"/>
              <w:bottom w:w="60" w:type="dxa"/>
              <w:right w:w="90" w:type="dxa"/>
            </w:tcMar>
            <w:vAlign w:val="center"/>
          </w:tcPr>
          <w:p w14:paraId="5E415D15" w14:textId="77777777" w:rsidR="00121057" w:rsidRPr="009F4405" w:rsidRDefault="00121057" w:rsidP="00121057">
            <w:pPr>
              <w:spacing w:after="40" w:line="230" w:lineRule="auto"/>
              <w:jc w:val="left"/>
            </w:pPr>
            <w:r w:rsidRPr="009F4405">
              <w:rPr>
                <w:sz w:val="18"/>
                <w:szCs w:val="18"/>
              </w:rPr>
              <w:t>Yes – operational (Ariane 6, Vega-C)</w:t>
            </w:r>
          </w:p>
        </w:tc>
        <w:tc>
          <w:tcPr>
            <w:tcW w:w="831" w:type="pct"/>
            <w:tcMar>
              <w:top w:w="60" w:type="dxa"/>
              <w:left w:w="90" w:type="dxa"/>
              <w:bottom w:w="60" w:type="dxa"/>
              <w:right w:w="90" w:type="dxa"/>
            </w:tcMar>
            <w:vAlign w:val="center"/>
          </w:tcPr>
          <w:p w14:paraId="0C9CD5F5" w14:textId="77777777" w:rsidR="00121057" w:rsidRPr="00111704" w:rsidRDefault="00121057" w:rsidP="00121057">
            <w:pPr>
              <w:spacing w:after="40" w:line="230" w:lineRule="auto"/>
              <w:jc w:val="left"/>
              <w:rPr>
                <w:lang w:val="fr-BE"/>
              </w:rPr>
            </w:pPr>
            <w:r w:rsidRPr="00111704">
              <w:rPr>
                <w:b/>
                <w:sz w:val="18"/>
                <w:szCs w:val="18"/>
                <w:lang w:val="fr-BE"/>
              </w:rPr>
              <w:t xml:space="preserve">Operational: </w:t>
            </w:r>
            <w:r w:rsidRPr="00111704">
              <w:rPr>
                <w:sz w:val="18"/>
                <w:szCs w:val="18"/>
                <w:lang w:val="fr-BE"/>
              </w:rPr>
              <w:t>ELA-4/ZL4 (Ariane 6); ZLV, ex-ELA-1 (Vega-C)</w:t>
            </w:r>
          </w:p>
          <w:p w14:paraId="77C8DDFC" w14:textId="77777777" w:rsidR="00121057" w:rsidRPr="009F4405" w:rsidRDefault="00121057" w:rsidP="00121057">
            <w:pPr>
              <w:spacing w:after="40" w:line="230" w:lineRule="auto"/>
              <w:jc w:val="left"/>
            </w:pPr>
            <w:r w:rsidRPr="009F4405">
              <w:rPr>
                <w:b/>
                <w:bCs/>
                <w:sz w:val="18"/>
                <w:szCs w:val="18"/>
              </w:rPr>
              <w:t xml:space="preserve">In work: </w:t>
            </w:r>
            <w:r w:rsidRPr="009F4405">
              <w:rPr>
                <w:sz w:val="18"/>
                <w:szCs w:val="18"/>
              </w:rPr>
              <w:t>ELM-Diamant multi-launcher complex (up to 5 pads); ELM2, ex-Soyuz ELS (2 pads, MaiaSpace)</w:t>
            </w:r>
          </w:p>
          <w:p w14:paraId="6FF8FF69" w14:textId="77777777" w:rsidR="00121057" w:rsidRPr="009F4405" w:rsidRDefault="00121057" w:rsidP="00121057">
            <w:pPr>
              <w:spacing w:after="40" w:line="230" w:lineRule="auto"/>
              <w:jc w:val="left"/>
            </w:pPr>
            <w:r w:rsidRPr="009F4405">
              <w:rPr>
                <w:b/>
                <w:bCs/>
                <w:sz w:val="18"/>
                <w:szCs w:val="18"/>
              </w:rPr>
              <w:t xml:space="preserve">Transition: </w:t>
            </w:r>
            <w:r w:rsidRPr="009F4405">
              <w:rPr>
                <w:sz w:val="18"/>
                <w:szCs w:val="18"/>
              </w:rPr>
              <w:t>ELA-3 (→ Vega-E temporarily, future heavy launcher TBC); ELA-2 (→ Vega-E permanently)</w:t>
            </w:r>
          </w:p>
        </w:tc>
        <w:tc>
          <w:tcPr>
            <w:tcW w:w="937" w:type="pct"/>
            <w:tcMar>
              <w:top w:w="60" w:type="dxa"/>
              <w:left w:w="90" w:type="dxa"/>
              <w:bottom w:w="60" w:type="dxa"/>
              <w:right w:w="90" w:type="dxa"/>
            </w:tcMar>
            <w:vAlign w:val="center"/>
          </w:tcPr>
          <w:p w14:paraId="35168F08" w14:textId="1112BCC9" w:rsidR="00121057" w:rsidRPr="009F4405" w:rsidRDefault="00121057" w:rsidP="00121057">
            <w:pPr>
              <w:spacing w:after="40" w:line="230" w:lineRule="auto"/>
              <w:jc w:val="left"/>
            </w:pPr>
            <w:r w:rsidRPr="009F4405">
              <w:rPr>
                <w:sz w:val="18"/>
                <w:szCs w:val="18"/>
              </w:rPr>
              <w:t xml:space="preserve">ELA-4 and ZLV operational and flight-proven. ELM-Diamant under construction; per-operator pad readiness dates </w:t>
            </w:r>
          </w:p>
          <w:p w14:paraId="3D7A0105" w14:textId="77777777" w:rsidR="00121057" w:rsidRPr="009F4405" w:rsidRDefault="00121057" w:rsidP="00121057">
            <w:pPr>
              <w:spacing w:after="40" w:line="230" w:lineRule="auto"/>
              <w:jc w:val="left"/>
            </w:pPr>
            <w:r w:rsidRPr="009F4405">
              <w:rPr>
                <w:sz w:val="18"/>
                <w:szCs w:val="18"/>
              </w:rPr>
              <w:t>ELM2 refurbishment under way; MaiaSpace maiden flight targeted early 2027.</w:t>
            </w:r>
          </w:p>
        </w:tc>
        <w:tc>
          <w:tcPr>
            <w:tcW w:w="591" w:type="pct"/>
            <w:tcMar>
              <w:top w:w="60" w:type="dxa"/>
              <w:left w:w="90" w:type="dxa"/>
              <w:bottom w:w="60" w:type="dxa"/>
              <w:right w:w="90" w:type="dxa"/>
            </w:tcMar>
            <w:vAlign w:val="center"/>
          </w:tcPr>
          <w:p w14:paraId="0C85F1DD" w14:textId="6A93669D" w:rsidR="00121057" w:rsidRPr="009F4405" w:rsidRDefault="00121057" w:rsidP="00121057">
            <w:pPr>
              <w:spacing w:after="40" w:line="230" w:lineRule="auto"/>
              <w:jc w:val="left"/>
            </w:pPr>
            <w:r w:rsidRPr="009F4405">
              <w:rPr>
                <w:sz w:val="18"/>
                <w:szCs w:val="18"/>
              </w:rPr>
              <w:t>Ariane 6 (</w:t>
            </w:r>
            <w:r w:rsidR="00F100C9">
              <w:rPr>
                <w:sz w:val="18"/>
                <w:szCs w:val="18"/>
              </w:rPr>
              <w:t>A06</w:t>
            </w:r>
            <w:r w:rsidRPr="009F4405">
              <w:rPr>
                <w:sz w:val="18"/>
                <w:szCs w:val="18"/>
              </w:rPr>
              <w:t>2/</w:t>
            </w:r>
            <w:r w:rsidR="00F100C9">
              <w:rPr>
                <w:sz w:val="18"/>
                <w:szCs w:val="18"/>
              </w:rPr>
              <w:t>A06</w:t>
            </w:r>
            <w:r w:rsidRPr="009F4405">
              <w:rPr>
                <w:sz w:val="18"/>
                <w:szCs w:val="18"/>
              </w:rPr>
              <w:t>4); Vega-C (Vega-E from ≈ 2027, TBC); Maia; Miura 5; RFA ONE; Spectrum; Zephyr; Sirius</w:t>
            </w:r>
          </w:p>
        </w:tc>
        <w:tc>
          <w:tcPr>
            <w:tcW w:w="467" w:type="pct"/>
            <w:tcMar>
              <w:top w:w="60" w:type="dxa"/>
              <w:left w:w="90" w:type="dxa"/>
              <w:bottom w:w="60" w:type="dxa"/>
              <w:right w:w="90" w:type="dxa"/>
            </w:tcMar>
            <w:vAlign w:val="center"/>
          </w:tcPr>
          <w:p w14:paraId="099C64FC" w14:textId="77777777" w:rsidR="00121057" w:rsidRPr="009F4405" w:rsidRDefault="00121057" w:rsidP="00121057">
            <w:pPr>
              <w:spacing w:after="40" w:line="230" w:lineRule="auto"/>
              <w:jc w:val="left"/>
            </w:pPr>
            <w:r w:rsidRPr="009F4405">
              <w:rPr>
                <w:sz w:val="18"/>
                <w:szCs w:val="18"/>
              </w:rPr>
              <w:t>LEO (incl. SSO/polar), MEO, GTO/GEO; ≈ 5°–100°+ inclination</w:t>
            </w:r>
          </w:p>
        </w:tc>
        <w:tc>
          <w:tcPr>
            <w:tcW w:w="426" w:type="pct"/>
            <w:tcMar>
              <w:top w:w="60" w:type="dxa"/>
              <w:left w:w="90" w:type="dxa"/>
              <w:bottom w:w="60" w:type="dxa"/>
              <w:right w:w="90" w:type="dxa"/>
            </w:tcMar>
            <w:vAlign w:val="center"/>
          </w:tcPr>
          <w:p w14:paraId="4FDAC5C7" w14:textId="77777777" w:rsidR="00121057" w:rsidRPr="009F4405" w:rsidRDefault="00121057" w:rsidP="00121057">
            <w:pPr>
              <w:spacing w:after="40" w:line="230" w:lineRule="auto"/>
              <w:jc w:val="left"/>
            </w:pPr>
            <w:r w:rsidRPr="009F4405">
              <w:rPr>
                <w:sz w:val="18"/>
                <w:szCs w:val="18"/>
              </w:rPr>
              <w:t>Licensed (French Space Operations Act; CNES range authority)</w:t>
            </w:r>
          </w:p>
        </w:tc>
        <w:tc>
          <w:tcPr>
            <w:tcW w:w="203" w:type="pct"/>
            <w:tcMar>
              <w:top w:w="60" w:type="dxa"/>
              <w:left w:w="90" w:type="dxa"/>
              <w:bottom w:w="60" w:type="dxa"/>
              <w:right w:w="90" w:type="dxa"/>
            </w:tcMar>
            <w:vAlign w:val="center"/>
          </w:tcPr>
          <w:p w14:paraId="16E23FE8" w14:textId="77777777" w:rsidR="00121057" w:rsidRPr="009F4405" w:rsidRDefault="00121057" w:rsidP="00121057">
            <w:pPr>
              <w:spacing w:after="40" w:line="230" w:lineRule="auto"/>
              <w:jc w:val="left"/>
            </w:pPr>
            <w:r w:rsidRPr="009F4405">
              <w:rPr>
                <w:sz w:val="18"/>
                <w:szCs w:val="18"/>
              </w:rPr>
              <w:t>Yes</w:t>
            </w:r>
          </w:p>
        </w:tc>
        <w:tc>
          <w:tcPr>
            <w:tcW w:w="501" w:type="pct"/>
            <w:tcMar>
              <w:top w:w="60" w:type="dxa"/>
              <w:left w:w="90" w:type="dxa"/>
              <w:bottom w:w="60" w:type="dxa"/>
              <w:right w:w="90" w:type="dxa"/>
            </w:tcMar>
            <w:vAlign w:val="center"/>
          </w:tcPr>
          <w:p w14:paraId="00BA6E3E" w14:textId="77777777" w:rsidR="00121057" w:rsidRPr="009F4405" w:rsidRDefault="00121057" w:rsidP="00121057">
            <w:pPr>
              <w:spacing w:after="40" w:line="230" w:lineRule="auto"/>
              <w:jc w:val="left"/>
            </w:pPr>
            <w:r w:rsidRPr="009F4405">
              <w:rPr>
                <w:sz w:val="18"/>
                <w:szCs w:val="18"/>
              </w:rPr>
              <w:t>Public (France/CNES, ESA)</w:t>
            </w:r>
          </w:p>
        </w:tc>
      </w:tr>
      <w:tr w:rsidR="00121057" w:rsidRPr="009F4405" w14:paraId="31D6AC66" w14:textId="77777777" w:rsidTr="00C03B32">
        <w:tc>
          <w:tcPr>
            <w:tcW w:w="599" w:type="pct"/>
            <w:tcMar>
              <w:top w:w="60" w:type="dxa"/>
              <w:left w:w="90" w:type="dxa"/>
              <w:bottom w:w="60" w:type="dxa"/>
              <w:right w:w="90" w:type="dxa"/>
            </w:tcMar>
            <w:vAlign w:val="center"/>
          </w:tcPr>
          <w:p w14:paraId="3020119C" w14:textId="77777777" w:rsidR="00121057" w:rsidRPr="009F4405" w:rsidRDefault="00121057" w:rsidP="00121057">
            <w:pPr>
              <w:spacing w:after="40" w:line="230" w:lineRule="auto"/>
              <w:jc w:val="left"/>
            </w:pPr>
            <w:r w:rsidRPr="009F4405">
              <w:rPr>
                <w:b/>
                <w:bCs/>
                <w:sz w:val="18"/>
                <w:szCs w:val="18"/>
              </w:rPr>
              <w:t>Esrange Space Center</w:t>
            </w:r>
          </w:p>
          <w:p w14:paraId="59506D34" w14:textId="77777777" w:rsidR="00121057" w:rsidRPr="009F4405" w:rsidRDefault="00121057" w:rsidP="00121057">
            <w:pPr>
              <w:spacing w:after="40" w:line="230" w:lineRule="auto"/>
              <w:jc w:val="left"/>
            </w:pPr>
            <w:r w:rsidRPr="009F4405">
              <w:rPr>
                <w:sz w:val="18"/>
                <w:szCs w:val="18"/>
              </w:rPr>
              <w:t>SSC (100% Swedish state-owned)</w:t>
            </w:r>
          </w:p>
        </w:tc>
        <w:tc>
          <w:tcPr>
            <w:tcW w:w="445" w:type="pct"/>
            <w:tcMar>
              <w:top w:w="60" w:type="dxa"/>
              <w:left w:w="90" w:type="dxa"/>
              <w:bottom w:w="60" w:type="dxa"/>
              <w:right w:w="90" w:type="dxa"/>
            </w:tcMar>
            <w:vAlign w:val="center"/>
          </w:tcPr>
          <w:p w14:paraId="7D7A546E" w14:textId="77777777" w:rsidR="00121057" w:rsidRPr="009F4405" w:rsidRDefault="00121057" w:rsidP="00121057">
            <w:pPr>
              <w:spacing w:after="40" w:line="230" w:lineRule="auto"/>
              <w:jc w:val="left"/>
            </w:pPr>
            <w:r w:rsidRPr="009F4405">
              <w:rPr>
                <w:sz w:val="18"/>
                <w:szCs w:val="18"/>
              </w:rPr>
              <w:t>Not yet (no orbital attempt)</w:t>
            </w:r>
          </w:p>
        </w:tc>
        <w:tc>
          <w:tcPr>
            <w:tcW w:w="831" w:type="pct"/>
            <w:tcMar>
              <w:top w:w="60" w:type="dxa"/>
              <w:left w:w="90" w:type="dxa"/>
              <w:bottom w:w="60" w:type="dxa"/>
              <w:right w:w="90" w:type="dxa"/>
            </w:tcMar>
            <w:vAlign w:val="center"/>
          </w:tcPr>
          <w:p w14:paraId="5905F96B" w14:textId="77777777" w:rsidR="00121057" w:rsidRPr="009F4405" w:rsidRDefault="00121057" w:rsidP="00121057">
            <w:pPr>
              <w:spacing w:after="40" w:line="230" w:lineRule="auto"/>
              <w:jc w:val="left"/>
            </w:pPr>
            <w:r w:rsidRPr="009F4405">
              <w:rPr>
                <w:b/>
                <w:bCs/>
                <w:sz w:val="18"/>
                <w:szCs w:val="18"/>
              </w:rPr>
              <w:t xml:space="preserve">In work / emerging: </w:t>
            </w:r>
            <w:r w:rsidRPr="009F4405">
              <w:rPr>
                <w:sz w:val="18"/>
                <w:szCs w:val="18"/>
              </w:rPr>
              <w:t>LC-3C (medium LVs; developed for Firefly Alpha); LC-3A (small LVs); LC-3B (reusable-vehicle and lander testing)</w:t>
            </w:r>
          </w:p>
        </w:tc>
        <w:tc>
          <w:tcPr>
            <w:tcW w:w="937" w:type="pct"/>
            <w:tcMar>
              <w:top w:w="60" w:type="dxa"/>
              <w:left w:w="90" w:type="dxa"/>
              <w:bottom w:w="60" w:type="dxa"/>
              <w:right w:w="90" w:type="dxa"/>
            </w:tcMar>
            <w:vAlign w:val="center"/>
          </w:tcPr>
          <w:p w14:paraId="5641558F" w14:textId="5ECDBE4A" w:rsidR="00121057" w:rsidRPr="009F4405" w:rsidRDefault="00121057" w:rsidP="00121057">
            <w:pPr>
              <w:spacing w:after="40" w:line="230" w:lineRule="auto"/>
              <w:jc w:val="left"/>
            </w:pPr>
            <w:r w:rsidRPr="009F4405">
              <w:rPr>
                <w:sz w:val="18"/>
                <w:szCs w:val="18"/>
              </w:rPr>
              <w:t xml:space="preserve">LC-3 pad infrastructure developed but not flight-proven; readiness depends on launcher qualification, range-safety approval and mission-specific flight safety. Design blast capacities defined (A: 1.5 t, B: 3 t, C: 15 t TNT-eq.); completion/commissioning status per pad </w:t>
            </w:r>
          </w:p>
        </w:tc>
        <w:tc>
          <w:tcPr>
            <w:tcW w:w="591" w:type="pct"/>
            <w:tcMar>
              <w:top w:w="60" w:type="dxa"/>
              <w:left w:w="90" w:type="dxa"/>
              <w:bottom w:w="60" w:type="dxa"/>
              <w:right w:w="90" w:type="dxa"/>
            </w:tcMar>
            <w:vAlign w:val="center"/>
          </w:tcPr>
          <w:p w14:paraId="237C4410" w14:textId="122BBFAB" w:rsidR="00121057" w:rsidRPr="009F4405" w:rsidRDefault="00121057" w:rsidP="00121057">
            <w:pPr>
              <w:spacing w:after="40" w:line="230" w:lineRule="auto"/>
              <w:jc w:val="left"/>
            </w:pPr>
            <w:r w:rsidRPr="009F4405">
              <w:rPr>
                <w:sz w:val="18"/>
                <w:szCs w:val="18"/>
              </w:rPr>
              <w:t>Firefly Alpha; Blue Whale 1 (Perigee)</w:t>
            </w:r>
          </w:p>
        </w:tc>
        <w:tc>
          <w:tcPr>
            <w:tcW w:w="467" w:type="pct"/>
            <w:tcMar>
              <w:top w:w="60" w:type="dxa"/>
              <w:left w:w="90" w:type="dxa"/>
              <w:bottom w:w="60" w:type="dxa"/>
              <w:right w:w="90" w:type="dxa"/>
            </w:tcMar>
            <w:vAlign w:val="center"/>
          </w:tcPr>
          <w:p w14:paraId="714BEFFA" w14:textId="77777777" w:rsidR="00121057" w:rsidRPr="009F4405" w:rsidRDefault="00121057" w:rsidP="00121057">
            <w:pPr>
              <w:spacing w:after="40" w:line="230" w:lineRule="auto"/>
              <w:jc w:val="left"/>
            </w:pPr>
            <w:r w:rsidRPr="009F4405">
              <w:rPr>
                <w:sz w:val="18"/>
                <w:szCs w:val="18"/>
              </w:rPr>
              <w:t>SSO/polar LEO; 82.6°–104.0° inclination</w:t>
            </w:r>
          </w:p>
        </w:tc>
        <w:tc>
          <w:tcPr>
            <w:tcW w:w="426" w:type="pct"/>
            <w:tcMar>
              <w:top w:w="60" w:type="dxa"/>
              <w:left w:w="90" w:type="dxa"/>
              <w:bottom w:w="60" w:type="dxa"/>
              <w:right w:w="90" w:type="dxa"/>
            </w:tcMar>
            <w:vAlign w:val="center"/>
          </w:tcPr>
          <w:p w14:paraId="094245AE" w14:textId="77777777" w:rsidR="00121057" w:rsidRPr="009F4405" w:rsidRDefault="00121057" w:rsidP="00121057">
            <w:pPr>
              <w:spacing w:after="40" w:line="230" w:lineRule="auto"/>
              <w:jc w:val="left"/>
            </w:pPr>
            <w:r w:rsidRPr="009F4405">
              <w:rPr>
                <w:sz w:val="18"/>
                <w:szCs w:val="18"/>
              </w:rPr>
              <w:t>Licensed (Swedish national framework)</w:t>
            </w:r>
          </w:p>
        </w:tc>
        <w:tc>
          <w:tcPr>
            <w:tcW w:w="203" w:type="pct"/>
            <w:tcMar>
              <w:top w:w="60" w:type="dxa"/>
              <w:left w:w="90" w:type="dxa"/>
              <w:bottom w:w="60" w:type="dxa"/>
              <w:right w:w="90" w:type="dxa"/>
            </w:tcMar>
            <w:vAlign w:val="center"/>
          </w:tcPr>
          <w:p w14:paraId="4E77E16D" w14:textId="77777777" w:rsidR="00121057" w:rsidRPr="009F4405" w:rsidRDefault="00121057" w:rsidP="00121057">
            <w:pPr>
              <w:spacing w:after="40" w:line="230" w:lineRule="auto"/>
              <w:jc w:val="left"/>
            </w:pPr>
            <w:r w:rsidRPr="009F4405">
              <w:rPr>
                <w:sz w:val="18"/>
                <w:szCs w:val="18"/>
              </w:rPr>
              <w:t>Yes</w:t>
            </w:r>
          </w:p>
        </w:tc>
        <w:tc>
          <w:tcPr>
            <w:tcW w:w="501" w:type="pct"/>
            <w:tcMar>
              <w:top w:w="60" w:type="dxa"/>
              <w:left w:w="90" w:type="dxa"/>
              <w:bottom w:w="60" w:type="dxa"/>
              <w:right w:w="90" w:type="dxa"/>
            </w:tcMar>
            <w:vAlign w:val="center"/>
          </w:tcPr>
          <w:p w14:paraId="680FFBCB" w14:textId="77777777" w:rsidR="00121057" w:rsidRPr="009F4405" w:rsidRDefault="00121057" w:rsidP="00121057">
            <w:pPr>
              <w:spacing w:after="40" w:line="230" w:lineRule="auto"/>
              <w:jc w:val="left"/>
            </w:pPr>
            <w:r w:rsidRPr="009F4405">
              <w:rPr>
                <w:sz w:val="18"/>
                <w:szCs w:val="18"/>
              </w:rPr>
              <w:t>Public–private</w:t>
            </w:r>
          </w:p>
        </w:tc>
      </w:tr>
      <w:tr w:rsidR="00121057" w:rsidRPr="009F4405" w14:paraId="5E07D5C8" w14:textId="77777777" w:rsidTr="00C03B32">
        <w:tc>
          <w:tcPr>
            <w:tcW w:w="599" w:type="pct"/>
            <w:tcMar>
              <w:top w:w="60" w:type="dxa"/>
              <w:left w:w="90" w:type="dxa"/>
              <w:bottom w:w="60" w:type="dxa"/>
              <w:right w:w="90" w:type="dxa"/>
            </w:tcMar>
            <w:vAlign w:val="center"/>
          </w:tcPr>
          <w:p w14:paraId="13A0935C" w14:textId="77777777" w:rsidR="00121057" w:rsidRPr="009F4405" w:rsidRDefault="00121057" w:rsidP="00121057">
            <w:pPr>
              <w:spacing w:after="40" w:line="230" w:lineRule="auto"/>
              <w:jc w:val="left"/>
            </w:pPr>
            <w:r w:rsidRPr="009F4405">
              <w:rPr>
                <w:b/>
                <w:bCs/>
                <w:sz w:val="18"/>
                <w:szCs w:val="18"/>
              </w:rPr>
              <w:t>Andøya Spaceport</w:t>
            </w:r>
          </w:p>
          <w:p w14:paraId="1241DCC8" w14:textId="77777777" w:rsidR="00121057" w:rsidRPr="009F4405" w:rsidRDefault="00121057" w:rsidP="00121057">
            <w:pPr>
              <w:spacing w:after="40" w:line="230" w:lineRule="auto"/>
              <w:jc w:val="left"/>
            </w:pPr>
            <w:r w:rsidRPr="009F4405">
              <w:rPr>
                <w:sz w:val="18"/>
                <w:szCs w:val="18"/>
              </w:rPr>
              <w:t>Andøya Spaceport AS (subsidiary of Andøya Space AS: 90% Norwegian Ministry of Trade, Industry &amp; Fisheries; 10% Kongsberg Defence &amp; Aerospace)</w:t>
            </w:r>
          </w:p>
        </w:tc>
        <w:tc>
          <w:tcPr>
            <w:tcW w:w="445" w:type="pct"/>
            <w:tcMar>
              <w:top w:w="60" w:type="dxa"/>
              <w:left w:w="90" w:type="dxa"/>
              <w:bottom w:w="60" w:type="dxa"/>
              <w:right w:w="90" w:type="dxa"/>
            </w:tcMar>
            <w:vAlign w:val="center"/>
          </w:tcPr>
          <w:p w14:paraId="03BFAC84" w14:textId="77777777" w:rsidR="00121057" w:rsidRPr="009F4405" w:rsidRDefault="00121057" w:rsidP="00121057">
            <w:pPr>
              <w:spacing w:after="40" w:line="230" w:lineRule="auto"/>
              <w:jc w:val="left"/>
            </w:pPr>
            <w:r w:rsidRPr="009F4405">
              <w:rPr>
                <w:sz w:val="18"/>
                <w:szCs w:val="18"/>
              </w:rPr>
              <w:t>Attempted – no successful orbital launch yet (first test flight 30 Mar 2025, terminated ≈ T+30 s; qualification flight pending)</w:t>
            </w:r>
          </w:p>
        </w:tc>
        <w:tc>
          <w:tcPr>
            <w:tcW w:w="831" w:type="pct"/>
            <w:tcMar>
              <w:top w:w="60" w:type="dxa"/>
              <w:left w:w="90" w:type="dxa"/>
              <w:bottom w:w="60" w:type="dxa"/>
              <w:right w:w="90" w:type="dxa"/>
            </w:tcMar>
            <w:vAlign w:val="center"/>
          </w:tcPr>
          <w:p w14:paraId="6B49FED8" w14:textId="77777777" w:rsidR="00121057" w:rsidRPr="009F4405" w:rsidRDefault="00121057" w:rsidP="00121057">
            <w:pPr>
              <w:spacing w:after="40" w:line="230" w:lineRule="auto"/>
              <w:jc w:val="left"/>
            </w:pPr>
            <w:r w:rsidRPr="009F4405">
              <w:rPr>
                <w:b/>
                <w:bCs/>
                <w:sz w:val="18"/>
                <w:szCs w:val="18"/>
              </w:rPr>
              <w:t xml:space="preserve">Operational: </w:t>
            </w:r>
            <w:r w:rsidRPr="009F4405">
              <w:rPr>
                <w:sz w:val="18"/>
                <w:szCs w:val="18"/>
              </w:rPr>
              <w:t>Launch Pad A, Nordmela (Isar Spectrum, exclusive 20-year contract)</w:t>
            </w:r>
          </w:p>
          <w:p w14:paraId="10C29BD5" w14:textId="77777777" w:rsidR="00121057" w:rsidRPr="009F4405" w:rsidRDefault="00121057" w:rsidP="00121057">
            <w:pPr>
              <w:spacing w:after="40" w:line="230" w:lineRule="auto"/>
              <w:jc w:val="left"/>
            </w:pPr>
            <w:r w:rsidRPr="009F4405">
              <w:rPr>
                <w:b/>
                <w:bCs/>
                <w:sz w:val="18"/>
                <w:szCs w:val="18"/>
              </w:rPr>
              <w:t xml:space="preserve">Planned: </w:t>
            </w:r>
            <w:r w:rsidRPr="009F4405">
              <w:rPr>
                <w:sz w:val="18"/>
                <w:szCs w:val="18"/>
              </w:rPr>
              <w:t>Pad B (≈ 2028, conditional on second customer); Pad C (generic, uncertain)</w:t>
            </w:r>
          </w:p>
        </w:tc>
        <w:tc>
          <w:tcPr>
            <w:tcW w:w="937" w:type="pct"/>
            <w:tcMar>
              <w:top w:w="60" w:type="dxa"/>
              <w:left w:w="90" w:type="dxa"/>
              <w:bottom w:w="60" w:type="dxa"/>
              <w:right w:w="90" w:type="dxa"/>
            </w:tcMar>
            <w:vAlign w:val="center"/>
          </w:tcPr>
          <w:p w14:paraId="14E0FB7F" w14:textId="77777777" w:rsidR="00121057" w:rsidRPr="009F4405" w:rsidRDefault="00121057" w:rsidP="00121057">
            <w:pPr>
              <w:spacing w:after="40" w:line="230" w:lineRule="auto"/>
              <w:jc w:val="left"/>
            </w:pPr>
            <w:r w:rsidRPr="009F4405">
              <w:rPr>
                <w:sz w:val="18"/>
                <w:szCs w:val="18"/>
              </w:rPr>
              <w:t>Pad A licensed and campaign-proven through countdown and lift-off (two campaigns, 2025–2026); full orbital demonstration pending. Pad B funding partially identified but release depends on a launch-provider contract; Pad C would likely need public (defence) support.</w:t>
            </w:r>
          </w:p>
        </w:tc>
        <w:tc>
          <w:tcPr>
            <w:tcW w:w="591" w:type="pct"/>
            <w:tcMar>
              <w:top w:w="60" w:type="dxa"/>
              <w:left w:w="90" w:type="dxa"/>
              <w:bottom w:w="60" w:type="dxa"/>
              <w:right w:w="90" w:type="dxa"/>
            </w:tcMar>
            <w:vAlign w:val="center"/>
          </w:tcPr>
          <w:p w14:paraId="161CE4B2" w14:textId="77777777" w:rsidR="00121057" w:rsidRPr="009F4405" w:rsidRDefault="00121057" w:rsidP="00121057">
            <w:pPr>
              <w:spacing w:after="40" w:line="230" w:lineRule="auto"/>
              <w:jc w:val="left"/>
            </w:pPr>
            <w:r w:rsidRPr="009F4405">
              <w:rPr>
                <w:sz w:val="18"/>
                <w:szCs w:val="18"/>
              </w:rPr>
              <w:t>Isar Aerospace Spectrum</w:t>
            </w:r>
          </w:p>
        </w:tc>
        <w:tc>
          <w:tcPr>
            <w:tcW w:w="467" w:type="pct"/>
            <w:tcMar>
              <w:top w:w="60" w:type="dxa"/>
              <w:left w:w="90" w:type="dxa"/>
              <w:bottom w:w="60" w:type="dxa"/>
              <w:right w:w="90" w:type="dxa"/>
            </w:tcMar>
            <w:vAlign w:val="center"/>
          </w:tcPr>
          <w:p w14:paraId="6D7E44EC" w14:textId="77777777" w:rsidR="00121057" w:rsidRPr="009F4405" w:rsidRDefault="00121057" w:rsidP="00121057">
            <w:pPr>
              <w:spacing w:after="40" w:line="230" w:lineRule="auto"/>
              <w:jc w:val="left"/>
            </w:pPr>
            <w:r w:rsidRPr="009F4405">
              <w:rPr>
                <w:sz w:val="18"/>
                <w:szCs w:val="18"/>
              </w:rPr>
              <w:t>SSO/polar LEO; 90°–110.6° inclination; ≤ 1,500 kg at full build-out</w:t>
            </w:r>
          </w:p>
        </w:tc>
        <w:tc>
          <w:tcPr>
            <w:tcW w:w="426" w:type="pct"/>
            <w:tcMar>
              <w:top w:w="60" w:type="dxa"/>
              <w:left w:w="90" w:type="dxa"/>
              <w:bottom w:w="60" w:type="dxa"/>
              <w:right w:w="90" w:type="dxa"/>
            </w:tcMar>
            <w:vAlign w:val="center"/>
          </w:tcPr>
          <w:p w14:paraId="2026FDC9" w14:textId="77777777" w:rsidR="00121057" w:rsidRPr="009F4405" w:rsidRDefault="00121057" w:rsidP="00121057">
            <w:pPr>
              <w:spacing w:after="40" w:line="230" w:lineRule="auto"/>
              <w:jc w:val="left"/>
            </w:pPr>
            <w:r w:rsidRPr="009F4405">
              <w:rPr>
                <w:sz w:val="18"/>
                <w:szCs w:val="18"/>
              </w:rPr>
              <w:t>Licensed (site-operator licence 22 Aug 2024; per-mission operator permits)</w:t>
            </w:r>
          </w:p>
        </w:tc>
        <w:tc>
          <w:tcPr>
            <w:tcW w:w="203" w:type="pct"/>
            <w:tcMar>
              <w:top w:w="60" w:type="dxa"/>
              <w:left w:w="90" w:type="dxa"/>
              <w:bottom w:w="60" w:type="dxa"/>
              <w:right w:w="90" w:type="dxa"/>
            </w:tcMar>
            <w:vAlign w:val="center"/>
          </w:tcPr>
          <w:p w14:paraId="12E2B8CD" w14:textId="77777777" w:rsidR="00121057" w:rsidRPr="009F4405" w:rsidRDefault="00121057" w:rsidP="00121057">
            <w:pPr>
              <w:spacing w:after="40" w:line="230" w:lineRule="auto"/>
              <w:jc w:val="left"/>
            </w:pPr>
            <w:r w:rsidRPr="009F4405">
              <w:rPr>
                <w:sz w:val="18"/>
                <w:szCs w:val="18"/>
              </w:rPr>
              <w:t>Yes</w:t>
            </w:r>
          </w:p>
        </w:tc>
        <w:tc>
          <w:tcPr>
            <w:tcW w:w="501" w:type="pct"/>
            <w:tcMar>
              <w:top w:w="60" w:type="dxa"/>
              <w:left w:w="90" w:type="dxa"/>
              <w:bottom w:w="60" w:type="dxa"/>
              <w:right w:w="90" w:type="dxa"/>
            </w:tcMar>
            <w:vAlign w:val="center"/>
          </w:tcPr>
          <w:p w14:paraId="1ED84D77" w14:textId="77777777" w:rsidR="00121057" w:rsidRPr="009F4405" w:rsidRDefault="00121057" w:rsidP="00121057">
            <w:pPr>
              <w:spacing w:after="40" w:line="230" w:lineRule="auto"/>
              <w:jc w:val="left"/>
            </w:pPr>
            <w:r w:rsidRPr="009F4405">
              <w:rPr>
                <w:sz w:val="18"/>
                <w:szCs w:val="18"/>
              </w:rPr>
              <w:t>Public–private</w:t>
            </w:r>
          </w:p>
        </w:tc>
      </w:tr>
      <w:tr w:rsidR="00121057" w:rsidRPr="009F4405" w14:paraId="681C1E80" w14:textId="77777777" w:rsidTr="00C03B32">
        <w:tc>
          <w:tcPr>
            <w:tcW w:w="599" w:type="pct"/>
            <w:tcMar>
              <w:top w:w="60" w:type="dxa"/>
              <w:left w:w="90" w:type="dxa"/>
              <w:bottom w:w="60" w:type="dxa"/>
              <w:right w:w="90" w:type="dxa"/>
            </w:tcMar>
            <w:vAlign w:val="center"/>
          </w:tcPr>
          <w:p w14:paraId="6DA13118" w14:textId="77777777" w:rsidR="00121057" w:rsidRPr="009F4405" w:rsidRDefault="00121057" w:rsidP="00632FB1">
            <w:pPr>
              <w:spacing w:after="40" w:line="230" w:lineRule="auto"/>
              <w:jc w:val="left"/>
            </w:pPr>
            <w:r w:rsidRPr="009F4405">
              <w:rPr>
                <w:b/>
                <w:bCs/>
                <w:sz w:val="18"/>
                <w:szCs w:val="18"/>
              </w:rPr>
              <w:t>SaxaVord Spaceport</w:t>
            </w:r>
          </w:p>
          <w:p w14:paraId="5BE564F2" w14:textId="77777777" w:rsidR="00121057" w:rsidRPr="009F4405" w:rsidRDefault="00121057" w:rsidP="00632FB1">
            <w:pPr>
              <w:spacing w:after="40" w:line="230" w:lineRule="auto"/>
              <w:jc w:val="left"/>
            </w:pPr>
            <w:r w:rsidRPr="009F4405">
              <w:rPr>
                <w:sz w:val="18"/>
                <w:szCs w:val="18"/>
              </w:rPr>
              <w:t>SaxaVord Spaceport Ltd (private)</w:t>
            </w:r>
          </w:p>
        </w:tc>
        <w:tc>
          <w:tcPr>
            <w:tcW w:w="445" w:type="pct"/>
            <w:tcMar>
              <w:top w:w="60" w:type="dxa"/>
              <w:left w:w="90" w:type="dxa"/>
              <w:bottom w:w="60" w:type="dxa"/>
              <w:right w:w="90" w:type="dxa"/>
            </w:tcMar>
            <w:vAlign w:val="center"/>
          </w:tcPr>
          <w:p w14:paraId="0A5E823E" w14:textId="77777777" w:rsidR="00121057" w:rsidRPr="009F4405" w:rsidRDefault="00121057" w:rsidP="00121057">
            <w:pPr>
              <w:spacing w:after="40" w:line="230" w:lineRule="auto"/>
              <w:jc w:val="left"/>
            </w:pPr>
            <w:r w:rsidRPr="009F4405">
              <w:rPr>
                <w:sz w:val="18"/>
                <w:szCs w:val="18"/>
              </w:rPr>
              <w:t>Not yet (maiden RFA ONE flight window NET 10 Aug 2026)</w:t>
            </w:r>
          </w:p>
        </w:tc>
        <w:tc>
          <w:tcPr>
            <w:tcW w:w="831" w:type="pct"/>
            <w:tcMar>
              <w:top w:w="60" w:type="dxa"/>
              <w:left w:w="90" w:type="dxa"/>
              <w:bottom w:w="60" w:type="dxa"/>
              <w:right w:w="90" w:type="dxa"/>
            </w:tcMar>
            <w:vAlign w:val="center"/>
          </w:tcPr>
          <w:p w14:paraId="66B72E55" w14:textId="77777777" w:rsidR="00121057" w:rsidRPr="009F4405" w:rsidRDefault="00121057" w:rsidP="00121057">
            <w:pPr>
              <w:spacing w:after="40" w:line="230" w:lineRule="auto"/>
              <w:jc w:val="left"/>
            </w:pPr>
            <w:r w:rsidRPr="009F4405">
              <w:rPr>
                <w:b/>
                <w:bCs/>
                <w:sz w:val="18"/>
                <w:szCs w:val="18"/>
              </w:rPr>
              <w:t xml:space="preserve">Operational: </w:t>
            </w:r>
            <w:r w:rsidRPr="009F4405">
              <w:rPr>
                <w:sz w:val="18"/>
                <w:szCs w:val="18"/>
              </w:rPr>
              <w:t>Launch Complex “Fredo” / Pad 1 (RFA ONE, exclusive)</w:t>
            </w:r>
          </w:p>
          <w:p w14:paraId="1C795A5B" w14:textId="77777777" w:rsidR="00121057" w:rsidRPr="009F4405" w:rsidRDefault="00121057" w:rsidP="00121057">
            <w:pPr>
              <w:spacing w:after="40" w:line="230" w:lineRule="auto"/>
              <w:jc w:val="left"/>
            </w:pPr>
            <w:r w:rsidRPr="009F4405">
              <w:rPr>
                <w:b/>
                <w:bCs/>
                <w:sz w:val="18"/>
                <w:szCs w:val="18"/>
              </w:rPr>
              <w:t xml:space="preserve">In work: </w:t>
            </w:r>
            <w:r w:rsidRPr="009F4405">
              <w:rPr>
                <w:sz w:val="18"/>
                <w:szCs w:val="18"/>
              </w:rPr>
              <w:t>Pad 2 “Elizabeth”, Pad 3 “Calum”, Mission Management Control Centre</w:t>
            </w:r>
          </w:p>
        </w:tc>
        <w:tc>
          <w:tcPr>
            <w:tcW w:w="937" w:type="pct"/>
            <w:tcMar>
              <w:top w:w="60" w:type="dxa"/>
              <w:left w:w="90" w:type="dxa"/>
              <w:bottom w:w="60" w:type="dxa"/>
              <w:right w:w="90" w:type="dxa"/>
            </w:tcMar>
            <w:vAlign w:val="center"/>
          </w:tcPr>
          <w:p w14:paraId="768C28FA" w14:textId="77777777" w:rsidR="00121057" w:rsidRPr="009F4405" w:rsidRDefault="00121057" w:rsidP="00121057">
            <w:pPr>
              <w:spacing w:after="40" w:line="230" w:lineRule="auto"/>
              <w:jc w:val="left"/>
            </w:pPr>
            <w:r w:rsidRPr="009F4405">
              <w:rPr>
                <w:sz w:val="18"/>
                <w:szCs w:val="18"/>
              </w:rPr>
              <w:t xml:space="preserve">Pad Fredo commissioned with RFA ground systems (launch stool, umbilical tower); stage hot-fire capability demonstrated on site (2023–2024, incl. Aug 2024 first-stage anomaly with launch-mount damage, since repaired – repair scope </w:t>
            </w:r>
          </w:p>
          <w:p w14:paraId="5C64802C" w14:textId="77777777" w:rsidR="00121057" w:rsidRPr="009F4405" w:rsidRDefault="00121057" w:rsidP="00121057">
            <w:pPr>
              <w:spacing w:after="40" w:line="230" w:lineRule="auto"/>
              <w:jc w:val="left"/>
            </w:pPr>
            <w:r w:rsidRPr="009F4405">
              <w:rPr>
                <w:sz w:val="18"/>
                <w:szCs w:val="18"/>
              </w:rPr>
              <w:t>Flight readiness pending final CAA range-safety sign-off.</w:t>
            </w:r>
          </w:p>
        </w:tc>
        <w:tc>
          <w:tcPr>
            <w:tcW w:w="591" w:type="pct"/>
            <w:tcMar>
              <w:top w:w="60" w:type="dxa"/>
              <w:left w:w="90" w:type="dxa"/>
              <w:bottom w:w="60" w:type="dxa"/>
              <w:right w:w="90" w:type="dxa"/>
            </w:tcMar>
            <w:vAlign w:val="center"/>
          </w:tcPr>
          <w:p w14:paraId="1695F606" w14:textId="77777777" w:rsidR="00121057" w:rsidRPr="009F4405" w:rsidRDefault="00121057" w:rsidP="00121057">
            <w:pPr>
              <w:spacing w:after="40" w:line="230" w:lineRule="auto"/>
              <w:jc w:val="left"/>
            </w:pPr>
            <w:r w:rsidRPr="009F4405">
              <w:rPr>
                <w:sz w:val="18"/>
                <w:szCs w:val="18"/>
              </w:rPr>
              <w:t>RFA ONE (licensed); Skyrora XL (contracted); HyImpulse SL1 (prospective); Latitude Zephyr (prospective). Orbex Prime withdrawn (administration, Feb 2026).</w:t>
            </w:r>
          </w:p>
        </w:tc>
        <w:tc>
          <w:tcPr>
            <w:tcW w:w="467" w:type="pct"/>
            <w:tcMar>
              <w:top w:w="60" w:type="dxa"/>
              <w:left w:w="90" w:type="dxa"/>
              <w:bottom w:w="60" w:type="dxa"/>
              <w:right w:w="90" w:type="dxa"/>
            </w:tcMar>
            <w:vAlign w:val="center"/>
          </w:tcPr>
          <w:p w14:paraId="120BF616" w14:textId="77777777" w:rsidR="00121057" w:rsidRPr="009F4405" w:rsidRDefault="00121057" w:rsidP="00121057">
            <w:pPr>
              <w:spacing w:after="40" w:line="230" w:lineRule="auto"/>
              <w:jc w:val="left"/>
            </w:pPr>
            <w:r w:rsidRPr="009F4405">
              <w:rPr>
                <w:sz w:val="18"/>
                <w:szCs w:val="18"/>
              </w:rPr>
              <w:t>SSO/polar LEO; 75.9°–104.1° inclination</w:t>
            </w:r>
          </w:p>
        </w:tc>
        <w:tc>
          <w:tcPr>
            <w:tcW w:w="426" w:type="pct"/>
            <w:tcMar>
              <w:top w:w="60" w:type="dxa"/>
              <w:left w:w="90" w:type="dxa"/>
              <w:bottom w:w="60" w:type="dxa"/>
              <w:right w:w="90" w:type="dxa"/>
            </w:tcMar>
            <w:vAlign w:val="center"/>
          </w:tcPr>
          <w:p w14:paraId="6FEC5C6B" w14:textId="77777777" w:rsidR="00121057" w:rsidRPr="009F4405" w:rsidRDefault="00121057" w:rsidP="00121057">
            <w:pPr>
              <w:spacing w:after="40" w:line="230" w:lineRule="auto"/>
              <w:jc w:val="left"/>
            </w:pPr>
            <w:r w:rsidRPr="009F4405">
              <w:rPr>
                <w:sz w:val="18"/>
                <w:szCs w:val="18"/>
              </w:rPr>
              <w:t>Licensed (spaceport Dec 2023; range control Apr 2024; RFA launch licence Jan 2025: ≤ 10/yr, ≤ 2/month)</w:t>
            </w:r>
          </w:p>
        </w:tc>
        <w:tc>
          <w:tcPr>
            <w:tcW w:w="203" w:type="pct"/>
            <w:tcMar>
              <w:top w:w="60" w:type="dxa"/>
              <w:left w:w="90" w:type="dxa"/>
              <w:bottom w:w="60" w:type="dxa"/>
              <w:right w:w="90" w:type="dxa"/>
            </w:tcMar>
            <w:vAlign w:val="center"/>
          </w:tcPr>
          <w:p w14:paraId="59A25813" w14:textId="77777777" w:rsidR="00121057" w:rsidRPr="009F4405" w:rsidRDefault="00121057" w:rsidP="00121057">
            <w:pPr>
              <w:spacing w:after="40" w:line="230" w:lineRule="auto"/>
              <w:jc w:val="left"/>
            </w:pPr>
            <w:r w:rsidRPr="009F4405">
              <w:rPr>
                <w:sz w:val="18"/>
                <w:szCs w:val="18"/>
              </w:rPr>
              <w:t>Yes</w:t>
            </w:r>
          </w:p>
        </w:tc>
        <w:tc>
          <w:tcPr>
            <w:tcW w:w="501" w:type="pct"/>
            <w:tcMar>
              <w:top w:w="60" w:type="dxa"/>
              <w:left w:w="90" w:type="dxa"/>
              <w:bottom w:w="60" w:type="dxa"/>
              <w:right w:w="90" w:type="dxa"/>
            </w:tcMar>
            <w:vAlign w:val="center"/>
          </w:tcPr>
          <w:p w14:paraId="4419BDA0" w14:textId="77777777" w:rsidR="00121057" w:rsidRPr="009F4405" w:rsidRDefault="00121057" w:rsidP="00121057">
            <w:pPr>
              <w:spacing w:after="40" w:line="230" w:lineRule="auto"/>
              <w:jc w:val="left"/>
            </w:pPr>
            <w:r w:rsidRPr="009F4405">
              <w:rPr>
                <w:sz w:val="18"/>
                <w:szCs w:val="18"/>
              </w:rPr>
              <w:t>Private</w:t>
            </w:r>
          </w:p>
        </w:tc>
      </w:tr>
    </w:tbl>
    <w:p w14:paraId="6535A2C6" w14:textId="77777777" w:rsidR="003F5611" w:rsidRPr="009F4405" w:rsidRDefault="003F5611">
      <w:pPr>
        <w:spacing w:after="80"/>
        <w:jc w:val="left"/>
        <w:rPr>
          <w:rFonts w:ascii="EYInterstate Regular" w:hAnsi="EYInterstate Regular"/>
          <w:b/>
          <w:color w:val="7F7E82" w:themeColor="accent1"/>
          <w:sz w:val="18"/>
          <w:szCs w:val="18"/>
        </w:rPr>
      </w:pPr>
    </w:p>
    <w:p w14:paraId="43FD7A71" w14:textId="5426D345" w:rsidR="00B45F0F" w:rsidRPr="009F4405" w:rsidRDefault="003B78A6">
      <w:pPr>
        <w:spacing w:after="80"/>
        <w:jc w:val="left"/>
        <w:rPr>
          <w:rFonts w:ascii="EYInterstate Regular" w:hAnsi="EYInterstate Regular"/>
          <w:b/>
          <w:color w:val="7F7E82" w:themeColor="accent1"/>
          <w:sz w:val="18"/>
          <w:szCs w:val="18"/>
        </w:rPr>
      </w:pPr>
      <w:r w:rsidRPr="009F4405">
        <w:t>The table complements this analysis by providing a standardized overview of the broader European launch-facility landscape, including both mature spaceports and emerging initiatives for completeness.</w:t>
      </w:r>
    </w:p>
    <w:p w14:paraId="54503BD4" w14:textId="58E6E855" w:rsidR="00A111BA" w:rsidRPr="009F4405" w:rsidRDefault="006F7C90" w:rsidP="006F7C90">
      <w:pPr>
        <w:pStyle w:val="Caption"/>
      </w:pPr>
      <w:bookmarkStart w:id="33" w:name="_Toc239018395"/>
      <w:r w:rsidRPr="009F4405">
        <w:t xml:space="preserve">Table </w:t>
      </w:r>
      <w:r w:rsidRPr="009F4405">
        <w:fldChar w:fldCharType="begin"/>
      </w:r>
      <w:r w:rsidRPr="009F4405">
        <w:rPr>
          <w:b/>
          <w:bCs w:val="0"/>
        </w:rPr>
        <w:instrText xml:space="preserve"> SEQ Table \* ARABIC </w:instrText>
      </w:r>
      <w:r w:rsidRPr="009F4405">
        <w:fldChar w:fldCharType="separate"/>
      </w:r>
      <w:r w:rsidR="005F19E3">
        <w:rPr>
          <w:b/>
          <w:bCs w:val="0"/>
          <w:noProof/>
        </w:rPr>
        <w:t>4</w:t>
      </w:r>
      <w:r w:rsidRPr="009F4405">
        <w:fldChar w:fldCharType="end"/>
      </w:r>
      <w:r w:rsidRPr="009F4405">
        <w:t xml:space="preserve"> Mapping of critical ground infrastructure – Launch facilities</w:t>
      </w:r>
      <w:bookmarkEnd w:id="3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27"/>
        <w:gridCol w:w="1427"/>
        <w:gridCol w:w="1427"/>
        <w:gridCol w:w="1427"/>
        <w:gridCol w:w="1428"/>
        <w:gridCol w:w="1428"/>
        <w:gridCol w:w="1428"/>
        <w:gridCol w:w="1428"/>
        <w:gridCol w:w="1428"/>
        <w:gridCol w:w="1428"/>
      </w:tblGrid>
      <w:tr w:rsidR="00985BF8" w:rsidRPr="009F4405" w14:paraId="24CF8168" w14:textId="77777777" w:rsidTr="0034411D">
        <w:trPr>
          <w:trHeight w:val="435"/>
        </w:trPr>
        <w:tc>
          <w:tcPr>
            <w:tcW w:w="500" w:type="pct"/>
            <w:shd w:val="clear" w:color="auto" w:fill="FFE600" w:themeFill="accent2"/>
            <w:vAlign w:val="center"/>
            <w:hideMark/>
          </w:tcPr>
          <w:p w14:paraId="4C7986B7" w14:textId="77777777" w:rsidR="00A111BA" w:rsidRPr="009F4405" w:rsidRDefault="00A111BA" w:rsidP="006F7C90">
            <w:pPr>
              <w:spacing w:after="0"/>
              <w:rPr>
                <w:rFonts w:ascii="EYInterstate" w:hAnsi="EYInterstate"/>
                <w:b/>
                <w:sz w:val="18"/>
                <w:szCs w:val="18"/>
              </w:rPr>
            </w:pPr>
            <w:r w:rsidRPr="009F4405">
              <w:rPr>
                <w:rFonts w:ascii="EYInterstate" w:hAnsi="EYInterstate"/>
                <w:b/>
                <w:sz w:val="18"/>
                <w:szCs w:val="18"/>
              </w:rPr>
              <w:t>Facility</w:t>
            </w:r>
          </w:p>
        </w:tc>
        <w:tc>
          <w:tcPr>
            <w:tcW w:w="500" w:type="pct"/>
            <w:shd w:val="clear" w:color="auto" w:fill="FFE600" w:themeFill="accent2"/>
            <w:vAlign w:val="center"/>
            <w:hideMark/>
          </w:tcPr>
          <w:p w14:paraId="6D31E914" w14:textId="77777777" w:rsidR="00A111BA" w:rsidRPr="009F4405" w:rsidRDefault="00A111BA" w:rsidP="006F7C90">
            <w:pPr>
              <w:spacing w:after="0"/>
              <w:rPr>
                <w:rFonts w:ascii="EYInterstate" w:hAnsi="EYInterstate"/>
                <w:b/>
                <w:sz w:val="18"/>
                <w:szCs w:val="18"/>
              </w:rPr>
            </w:pPr>
            <w:r w:rsidRPr="009F4405">
              <w:rPr>
                <w:rFonts w:ascii="EYInterstate" w:hAnsi="EYInterstate"/>
                <w:b/>
                <w:sz w:val="18"/>
                <w:szCs w:val="18"/>
              </w:rPr>
              <w:t>Location</w:t>
            </w:r>
          </w:p>
        </w:tc>
        <w:tc>
          <w:tcPr>
            <w:tcW w:w="500" w:type="pct"/>
            <w:shd w:val="clear" w:color="auto" w:fill="FFE600" w:themeFill="accent2"/>
            <w:vAlign w:val="center"/>
            <w:hideMark/>
          </w:tcPr>
          <w:p w14:paraId="2EC792DC" w14:textId="77777777" w:rsidR="00A111BA" w:rsidRPr="009F4405" w:rsidRDefault="00A111BA" w:rsidP="006F7C90">
            <w:pPr>
              <w:spacing w:after="0"/>
              <w:rPr>
                <w:rFonts w:ascii="EYInterstate" w:hAnsi="EYInterstate"/>
                <w:b/>
                <w:sz w:val="18"/>
                <w:szCs w:val="18"/>
              </w:rPr>
            </w:pPr>
            <w:r w:rsidRPr="009F4405">
              <w:rPr>
                <w:rFonts w:ascii="EYInterstate" w:hAnsi="EYInterstate"/>
                <w:b/>
                <w:sz w:val="18"/>
                <w:szCs w:val="18"/>
              </w:rPr>
              <w:t>Coordinates</w:t>
            </w:r>
            <w:r w:rsidRPr="009F4405">
              <w:rPr>
                <w:rFonts w:ascii="EYInterstate" w:hAnsi="EYInterstate"/>
                <w:b/>
                <w:sz w:val="18"/>
                <w:szCs w:val="18"/>
                <w:vertAlign w:val="superscript"/>
              </w:rPr>
              <w:footnoteReference w:id="7"/>
            </w:r>
          </w:p>
        </w:tc>
        <w:tc>
          <w:tcPr>
            <w:tcW w:w="500" w:type="pct"/>
            <w:shd w:val="clear" w:color="auto" w:fill="FFE600" w:themeFill="accent2"/>
            <w:vAlign w:val="center"/>
            <w:hideMark/>
          </w:tcPr>
          <w:p w14:paraId="3959DFA8" w14:textId="77777777" w:rsidR="00A111BA" w:rsidRPr="009F4405" w:rsidRDefault="00A111BA" w:rsidP="006F7C90">
            <w:pPr>
              <w:spacing w:after="0"/>
              <w:rPr>
                <w:rFonts w:ascii="EYInterstate" w:hAnsi="EYInterstate"/>
                <w:b/>
                <w:sz w:val="18"/>
                <w:szCs w:val="18"/>
              </w:rPr>
            </w:pPr>
            <w:r w:rsidRPr="009F4405">
              <w:rPr>
                <w:rFonts w:ascii="EYInterstate" w:hAnsi="EYInterstate"/>
                <w:b/>
                <w:sz w:val="18"/>
                <w:szCs w:val="18"/>
              </w:rPr>
              <w:t>Operator</w:t>
            </w:r>
          </w:p>
        </w:tc>
        <w:tc>
          <w:tcPr>
            <w:tcW w:w="500" w:type="pct"/>
            <w:shd w:val="clear" w:color="auto" w:fill="FFE600" w:themeFill="accent2"/>
            <w:vAlign w:val="center"/>
            <w:hideMark/>
          </w:tcPr>
          <w:p w14:paraId="47E612C9" w14:textId="77777777" w:rsidR="00A111BA" w:rsidRPr="009F4405" w:rsidRDefault="00A111BA" w:rsidP="006F7C90">
            <w:pPr>
              <w:spacing w:after="0"/>
              <w:rPr>
                <w:rFonts w:ascii="EYInterstate" w:hAnsi="EYInterstate"/>
                <w:b/>
                <w:sz w:val="18"/>
                <w:szCs w:val="18"/>
              </w:rPr>
            </w:pPr>
            <w:r w:rsidRPr="009F4405">
              <w:rPr>
                <w:rFonts w:ascii="EYInterstate" w:hAnsi="EYInterstate"/>
                <w:b/>
                <w:sz w:val="18"/>
                <w:szCs w:val="18"/>
              </w:rPr>
              <w:t>Launchers</w:t>
            </w:r>
          </w:p>
        </w:tc>
        <w:tc>
          <w:tcPr>
            <w:tcW w:w="500" w:type="pct"/>
            <w:shd w:val="clear" w:color="auto" w:fill="FFE600" w:themeFill="accent2"/>
            <w:vAlign w:val="center"/>
            <w:hideMark/>
          </w:tcPr>
          <w:p w14:paraId="606B924B" w14:textId="77777777" w:rsidR="00A111BA" w:rsidRPr="009F4405" w:rsidRDefault="00A111BA" w:rsidP="006F7C90">
            <w:pPr>
              <w:spacing w:after="0"/>
              <w:rPr>
                <w:rFonts w:ascii="EYInterstate" w:hAnsi="EYInterstate"/>
                <w:b/>
                <w:sz w:val="18"/>
                <w:szCs w:val="18"/>
              </w:rPr>
            </w:pPr>
            <w:r w:rsidRPr="009F4405">
              <w:rPr>
                <w:rFonts w:ascii="EYInterstate" w:hAnsi="EYInterstate"/>
                <w:b/>
                <w:sz w:val="18"/>
                <w:szCs w:val="18"/>
              </w:rPr>
              <w:t>Payload Capacity</w:t>
            </w:r>
          </w:p>
        </w:tc>
        <w:tc>
          <w:tcPr>
            <w:tcW w:w="500" w:type="pct"/>
            <w:shd w:val="clear" w:color="auto" w:fill="FFE600" w:themeFill="accent2"/>
            <w:vAlign w:val="center"/>
            <w:hideMark/>
          </w:tcPr>
          <w:p w14:paraId="19D828F5" w14:textId="77777777" w:rsidR="00A111BA" w:rsidRPr="009F4405" w:rsidRDefault="00A111BA" w:rsidP="006F7C90">
            <w:pPr>
              <w:spacing w:after="0"/>
              <w:rPr>
                <w:rFonts w:ascii="EYInterstate" w:hAnsi="EYInterstate"/>
                <w:b/>
                <w:sz w:val="18"/>
                <w:szCs w:val="18"/>
              </w:rPr>
            </w:pPr>
            <w:r w:rsidRPr="009F4405">
              <w:rPr>
                <w:rFonts w:ascii="EYInterstate" w:hAnsi="EYInterstate"/>
                <w:b/>
                <w:sz w:val="18"/>
                <w:szCs w:val="18"/>
              </w:rPr>
              <w:t>Launch Mode</w:t>
            </w:r>
          </w:p>
        </w:tc>
        <w:tc>
          <w:tcPr>
            <w:tcW w:w="500" w:type="pct"/>
            <w:shd w:val="clear" w:color="auto" w:fill="FFE600" w:themeFill="accent2"/>
            <w:vAlign w:val="center"/>
            <w:hideMark/>
          </w:tcPr>
          <w:p w14:paraId="14A7ED16" w14:textId="77777777" w:rsidR="00A111BA" w:rsidRPr="009F4405" w:rsidRDefault="00A111BA" w:rsidP="006F7C90">
            <w:pPr>
              <w:spacing w:after="0"/>
              <w:rPr>
                <w:rFonts w:ascii="EYInterstate" w:hAnsi="EYInterstate"/>
                <w:b/>
                <w:sz w:val="18"/>
                <w:szCs w:val="18"/>
              </w:rPr>
            </w:pPr>
            <w:r w:rsidRPr="009F4405">
              <w:rPr>
                <w:rFonts w:ascii="EYInterstate" w:hAnsi="EYInterstate"/>
                <w:b/>
                <w:sz w:val="18"/>
                <w:szCs w:val="18"/>
              </w:rPr>
              <w:t>Licenced</w:t>
            </w:r>
          </w:p>
        </w:tc>
        <w:tc>
          <w:tcPr>
            <w:tcW w:w="500" w:type="pct"/>
            <w:shd w:val="clear" w:color="auto" w:fill="FFE600" w:themeFill="accent2"/>
            <w:vAlign w:val="center"/>
            <w:hideMark/>
          </w:tcPr>
          <w:p w14:paraId="093F33AC" w14:textId="77777777" w:rsidR="00A111BA" w:rsidRPr="009F4405" w:rsidRDefault="00A111BA" w:rsidP="006F7C90">
            <w:pPr>
              <w:spacing w:after="0"/>
              <w:rPr>
                <w:rFonts w:ascii="EYInterstate" w:hAnsi="EYInterstate"/>
                <w:b/>
                <w:sz w:val="18"/>
                <w:szCs w:val="18"/>
              </w:rPr>
            </w:pPr>
            <w:r w:rsidRPr="009F4405">
              <w:rPr>
                <w:rFonts w:ascii="EYInterstate" w:hAnsi="EYInterstate"/>
                <w:b/>
                <w:sz w:val="18"/>
                <w:szCs w:val="18"/>
              </w:rPr>
              <w:t>Orbital Launch conducted</w:t>
            </w:r>
          </w:p>
        </w:tc>
        <w:tc>
          <w:tcPr>
            <w:tcW w:w="500" w:type="pct"/>
            <w:shd w:val="clear" w:color="auto" w:fill="FFE600" w:themeFill="accent2"/>
            <w:vAlign w:val="center"/>
            <w:hideMark/>
          </w:tcPr>
          <w:p w14:paraId="58ADF652" w14:textId="77777777" w:rsidR="00A111BA" w:rsidRPr="009F4405" w:rsidRDefault="00A111BA" w:rsidP="006F7C90">
            <w:pPr>
              <w:spacing w:after="0"/>
              <w:rPr>
                <w:rFonts w:ascii="EYInterstate" w:hAnsi="EYInterstate"/>
                <w:b/>
                <w:sz w:val="18"/>
                <w:szCs w:val="18"/>
              </w:rPr>
            </w:pPr>
            <w:r w:rsidRPr="009F4405">
              <w:rPr>
                <w:rFonts w:ascii="EYInterstate" w:hAnsi="EYInterstate"/>
                <w:b/>
                <w:sz w:val="18"/>
                <w:szCs w:val="18"/>
              </w:rPr>
              <w:t>Orbital focus</w:t>
            </w:r>
          </w:p>
        </w:tc>
      </w:tr>
      <w:tr w:rsidR="005B205E" w:rsidRPr="009F4405" w14:paraId="49CC15ED" w14:textId="77777777" w:rsidTr="0034411D">
        <w:trPr>
          <w:trHeight w:val="338"/>
        </w:trPr>
        <w:tc>
          <w:tcPr>
            <w:tcW w:w="500" w:type="pct"/>
            <w:hideMark/>
          </w:tcPr>
          <w:p w14:paraId="054E9B24" w14:textId="77777777" w:rsidR="00A111BA" w:rsidRPr="009F4405" w:rsidRDefault="00A111BA" w:rsidP="00FC24D0">
            <w:pPr>
              <w:spacing w:after="0"/>
              <w:jc w:val="left"/>
              <w:rPr>
                <w:b/>
                <w:bCs/>
                <w:sz w:val="18"/>
                <w:szCs w:val="18"/>
              </w:rPr>
            </w:pPr>
            <w:r w:rsidRPr="009F4405">
              <w:rPr>
                <w:b/>
                <w:bCs/>
                <w:sz w:val="18"/>
                <w:szCs w:val="18"/>
              </w:rPr>
              <w:t>Guiana Space Center</w:t>
            </w:r>
          </w:p>
        </w:tc>
        <w:tc>
          <w:tcPr>
            <w:tcW w:w="500" w:type="pct"/>
            <w:hideMark/>
          </w:tcPr>
          <w:p w14:paraId="33A26409" w14:textId="77777777" w:rsidR="00A111BA" w:rsidRPr="009F4405" w:rsidRDefault="00A111BA" w:rsidP="00FC24D0">
            <w:pPr>
              <w:spacing w:after="0"/>
              <w:jc w:val="left"/>
              <w:rPr>
                <w:sz w:val="18"/>
                <w:szCs w:val="18"/>
              </w:rPr>
            </w:pPr>
            <w:r w:rsidRPr="009F4405">
              <w:rPr>
                <w:sz w:val="18"/>
                <w:szCs w:val="18"/>
              </w:rPr>
              <w:t>French Guiana, France</w:t>
            </w:r>
          </w:p>
        </w:tc>
        <w:tc>
          <w:tcPr>
            <w:tcW w:w="500" w:type="pct"/>
            <w:hideMark/>
          </w:tcPr>
          <w:p w14:paraId="77E475D4" w14:textId="77777777" w:rsidR="00A111BA" w:rsidRPr="009F4405" w:rsidRDefault="00A111BA" w:rsidP="00FC24D0">
            <w:pPr>
              <w:spacing w:after="0"/>
              <w:jc w:val="left"/>
              <w:rPr>
                <w:sz w:val="18"/>
                <w:szCs w:val="18"/>
              </w:rPr>
            </w:pPr>
            <w:r w:rsidRPr="009F4405">
              <w:rPr>
                <w:sz w:val="18"/>
                <w:szCs w:val="18"/>
              </w:rPr>
              <w:t>5° N, 53° W</w:t>
            </w:r>
          </w:p>
        </w:tc>
        <w:tc>
          <w:tcPr>
            <w:tcW w:w="500" w:type="pct"/>
            <w:hideMark/>
          </w:tcPr>
          <w:p w14:paraId="12894EA7" w14:textId="77777777" w:rsidR="00A111BA" w:rsidRPr="009F4405" w:rsidRDefault="00A111BA" w:rsidP="00FC24D0">
            <w:pPr>
              <w:spacing w:after="0"/>
              <w:jc w:val="left"/>
              <w:rPr>
                <w:sz w:val="18"/>
                <w:szCs w:val="18"/>
              </w:rPr>
            </w:pPr>
            <w:r w:rsidRPr="009F4405">
              <w:rPr>
                <w:sz w:val="18"/>
                <w:szCs w:val="18"/>
              </w:rPr>
              <w:t>CNES/ESA</w:t>
            </w:r>
          </w:p>
        </w:tc>
        <w:tc>
          <w:tcPr>
            <w:tcW w:w="500" w:type="pct"/>
            <w:hideMark/>
          </w:tcPr>
          <w:p w14:paraId="389B0581" w14:textId="77777777" w:rsidR="00A111BA" w:rsidRPr="009F4405" w:rsidRDefault="00A111BA" w:rsidP="00FC24D0">
            <w:pPr>
              <w:spacing w:after="0"/>
              <w:jc w:val="left"/>
              <w:rPr>
                <w:sz w:val="18"/>
                <w:szCs w:val="18"/>
              </w:rPr>
            </w:pPr>
            <w:r w:rsidRPr="009F4405">
              <w:rPr>
                <w:sz w:val="18"/>
                <w:szCs w:val="18"/>
              </w:rPr>
              <w:t>Heavy Launchers</w:t>
            </w:r>
          </w:p>
        </w:tc>
        <w:tc>
          <w:tcPr>
            <w:tcW w:w="500" w:type="pct"/>
            <w:hideMark/>
          </w:tcPr>
          <w:p w14:paraId="2E2EFF7B" w14:textId="2774FC5E" w:rsidR="00A111BA" w:rsidRPr="009F4405" w:rsidRDefault="00A111BA" w:rsidP="00FC24D0">
            <w:pPr>
              <w:spacing w:after="0"/>
              <w:jc w:val="left"/>
              <w:rPr>
                <w:sz w:val="18"/>
                <w:szCs w:val="18"/>
              </w:rPr>
            </w:pPr>
            <w:r w:rsidRPr="009F4405">
              <w:rPr>
                <w:sz w:val="18"/>
                <w:szCs w:val="18"/>
              </w:rPr>
              <w:t>&lt; 2</w:t>
            </w:r>
            <w:r w:rsidR="00CD5E2C" w:rsidRPr="009F4405">
              <w:rPr>
                <w:sz w:val="18"/>
                <w:szCs w:val="18"/>
              </w:rPr>
              <w:t>2</w:t>
            </w:r>
            <w:r w:rsidR="00185895" w:rsidRPr="009F4405">
              <w:rPr>
                <w:sz w:val="18"/>
                <w:szCs w:val="18"/>
              </w:rPr>
              <w:t>,</w:t>
            </w:r>
            <w:r w:rsidRPr="009F4405">
              <w:rPr>
                <w:sz w:val="18"/>
                <w:szCs w:val="18"/>
              </w:rPr>
              <w:t>000kg</w:t>
            </w:r>
          </w:p>
        </w:tc>
        <w:tc>
          <w:tcPr>
            <w:tcW w:w="500" w:type="pct"/>
            <w:hideMark/>
          </w:tcPr>
          <w:p w14:paraId="5C0BCE73" w14:textId="77777777" w:rsidR="00A111BA" w:rsidRPr="009F4405" w:rsidRDefault="00A111BA" w:rsidP="00FC24D0">
            <w:pPr>
              <w:spacing w:after="0"/>
              <w:jc w:val="left"/>
              <w:rPr>
                <w:sz w:val="18"/>
                <w:szCs w:val="18"/>
              </w:rPr>
            </w:pPr>
            <w:r w:rsidRPr="009F4405">
              <w:rPr>
                <w:sz w:val="18"/>
                <w:szCs w:val="18"/>
              </w:rPr>
              <w:t>Vertical</w:t>
            </w:r>
          </w:p>
        </w:tc>
        <w:tc>
          <w:tcPr>
            <w:tcW w:w="500" w:type="pct"/>
            <w:hideMark/>
          </w:tcPr>
          <w:p w14:paraId="4BFBF788" w14:textId="77777777" w:rsidR="00A111BA" w:rsidRPr="009F4405" w:rsidRDefault="00A111BA" w:rsidP="00FC24D0">
            <w:pPr>
              <w:spacing w:after="0"/>
              <w:jc w:val="left"/>
              <w:rPr>
                <w:sz w:val="18"/>
                <w:szCs w:val="18"/>
              </w:rPr>
            </w:pPr>
            <w:r w:rsidRPr="009F4405">
              <w:rPr>
                <w:sz w:val="18"/>
                <w:szCs w:val="18"/>
              </w:rPr>
              <w:t>Yes</w:t>
            </w:r>
          </w:p>
        </w:tc>
        <w:tc>
          <w:tcPr>
            <w:tcW w:w="500" w:type="pct"/>
            <w:hideMark/>
          </w:tcPr>
          <w:p w14:paraId="1C53E983" w14:textId="77777777" w:rsidR="00A111BA" w:rsidRPr="009F4405" w:rsidRDefault="00A111BA" w:rsidP="00FC24D0">
            <w:pPr>
              <w:spacing w:after="0"/>
              <w:jc w:val="left"/>
              <w:rPr>
                <w:sz w:val="18"/>
                <w:szCs w:val="18"/>
              </w:rPr>
            </w:pPr>
            <w:r w:rsidRPr="009F4405">
              <w:rPr>
                <w:sz w:val="18"/>
                <w:szCs w:val="18"/>
              </w:rPr>
              <w:t>Yes</w:t>
            </w:r>
          </w:p>
        </w:tc>
        <w:tc>
          <w:tcPr>
            <w:tcW w:w="500" w:type="pct"/>
            <w:hideMark/>
          </w:tcPr>
          <w:p w14:paraId="5A31F68B" w14:textId="77777777" w:rsidR="00A111BA" w:rsidRPr="009F4405" w:rsidRDefault="00A111BA" w:rsidP="00FC24D0">
            <w:pPr>
              <w:spacing w:after="0"/>
              <w:jc w:val="left"/>
              <w:rPr>
                <w:sz w:val="18"/>
                <w:szCs w:val="18"/>
              </w:rPr>
            </w:pPr>
            <w:r w:rsidRPr="009F4405">
              <w:rPr>
                <w:sz w:val="18"/>
                <w:szCs w:val="18"/>
              </w:rPr>
              <w:t>LEO, MEO, GEO</w:t>
            </w:r>
          </w:p>
        </w:tc>
      </w:tr>
      <w:tr w:rsidR="005B205E" w:rsidRPr="009F4405" w14:paraId="68D235E5" w14:textId="77777777" w:rsidTr="0034411D">
        <w:trPr>
          <w:trHeight w:val="338"/>
        </w:trPr>
        <w:tc>
          <w:tcPr>
            <w:tcW w:w="500" w:type="pct"/>
            <w:hideMark/>
          </w:tcPr>
          <w:p w14:paraId="09D6C33D" w14:textId="77777777" w:rsidR="00A111BA" w:rsidRPr="009F4405" w:rsidRDefault="00A111BA" w:rsidP="00FC24D0">
            <w:pPr>
              <w:spacing w:after="0"/>
              <w:jc w:val="left"/>
              <w:rPr>
                <w:b/>
                <w:sz w:val="18"/>
                <w:szCs w:val="18"/>
              </w:rPr>
            </w:pPr>
            <w:r w:rsidRPr="009F4405">
              <w:rPr>
                <w:b/>
                <w:sz w:val="18"/>
                <w:szCs w:val="18"/>
              </w:rPr>
              <w:t>Esrange Space Center</w:t>
            </w:r>
          </w:p>
        </w:tc>
        <w:tc>
          <w:tcPr>
            <w:tcW w:w="500" w:type="pct"/>
            <w:hideMark/>
          </w:tcPr>
          <w:p w14:paraId="0F0CAA25" w14:textId="77777777" w:rsidR="00A111BA" w:rsidRPr="009F4405" w:rsidRDefault="00A111BA" w:rsidP="00FC24D0">
            <w:pPr>
              <w:spacing w:after="0"/>
              <w:jc w:val="left"/>
              <w:rPr>
                <w:sz w:val="18"/>
                <w:szCs w:val="18"/>
              </w:rPr>
            </w:pPr>
            <w:r w:rsidRPr="009F4405">
              <w:rPr>
                <w:sz w:val="18"/>
                <w:szCs w:val="18"/>
              </w:rPr>
              <w:t>Kiruna, Sweden</w:t>
            </w:r>
          </w:p>
        </w:tc>
        <w:tc>
          <w:tcPr>
            <w:tcW w:w="500" w:type="pct"/>
            <w:hideMark/>
          </w:tcPr>
          <w:p w14:paraId="73E7FCA5" w14:textId="77777777" w:rsidR="00A111BA" w:rsidRPr="009F4405" w:rsidRDefault="00A111BA" w:rsidP="00FC24D0">
            <w:pPr>
              <w:spacing w:after="0"/>
              <w:jc w:val="left"/>
              <w:rPr>
                <w:sz w:val="18"/>
                <w:szCs w:val="18"/>
              </w:rPr>
            </w:pPr>
            <w:r w:rsidRPr="009F4405">
              <w:rPr>
                <w:sz w:val="18"/>
                <w:szCs w:val="18"/>
              </w:rPr>
              <w:t>68°N, 21°E</w:t>
            </w:r>
          </w:p>
        </w:tc>
        <w:tc>
          <w:tcPr>
            <w:tcW w:w="500" w:type="pct"/>
            <w:hideMark/>
          </w:tcPr>
          <w:p w14:paraId="25D4306B" w14:textId="77777777" w:rsidR="00A111BA" w:rsidRPr="009F4405" w:rsidRDefault="00A111BA" w:rsidP="00FC24D0">
            <w:pPr>
              <w:spacing w:after="0"/>
              <w:jc w:val="left"/>
              <w:rPr>
                <w:sz w:val="18"/>
                <w:szCs w:val="18"/>
              </w:rPr>
            </w:pPr>
            <w:r w:rsidRPr="009F4405">
              <w:rPr>
                <w:sz w:val="18"/>
                <w:szCs w:val="18"/>
              </w:rPr>
              <w:t>SSC Space</w:t>
            </w:r>
          </w:p>
        </w:tc>
        <w:tc>
          <w:tcPr>
            <w:tcW w:w="500" w:type="pct"/>
            <w:hideMark/>
          </w:tcPr>
          <w:p w14:paraId="585230B1" w14:textId="77777777" w:rsidR="00A111BA" w:rsidRPr="009F4405" w:rsidRDefault="00A111BA" w:rsidP="00FC24D0">
            <w:pPr>
              <w:spacing w:after="0"/>
              <w:jc w:val="left"/>
              <w:rPr>
                <w:sz w:val="18"/>
                <w:szCs w:val="18"/>
              </w:rPr>
            </w:pPr>
            <w:r w:rsidRPr="009F4405">
              <w:rPr>
                <w:sz w:val="18"/>
                <w:szCs w:val="18"/>
              </w:rPr>
              <w:t>Small Launchers</w:t>
            </w:r>
          </w:p>
        </w:tc>
        <w:tc>
          <w:tcPr>
            <w:tcW w:w="500" w:type="pct"/>
            <w:hideMark/>
          </w:tcPr>
          <w:p w14:paraId="6422DC80" w14:textId="6E9919E6" w:rsidR="00A111BA" w:rsidRPr="009F4405" w:rsidRDefault="00A111BA" w:rsidP="00FC24D0">
            <w:pPr>
              <w:spacing w:after="0"/>
              <w:jc w:val="left"/>
              <w:rPr>
                <w:sz w:val="18"/>
                <w:szCs w:val="18"/>
              </w:rPr>
            </w:pPr>
            <w:r w:rsidRPr="009F4405">
              <w:rPr>
                <w:sz w:val="18"/>
                <w:szCs w:val="18"/>
              </w:rPr>
              <w:t>&lt; 1</w:t>
            </w:r>
            <w:r w:rsidR="00185895" w:rsidRPr="009F4405">
              <w:rPr>
                <w:sz w:val="18"/>
                <w:szCs w:val="18"/>
              </w:rPr>
              <w:t>,</w:t>
            </w:r>
            <w:r w:rsidRPr="009F4405">
              <w:rPr>
                <w:sz w:val="18"/>
                <w:szCs w:val="18"/>
              </w:rPr>
              <w:t xml:space="preserve">030kg </w:t>
            </w:r>
          </w:p>
        </w:tc>
        <w:tc>
          <w:tcPr>
            <w:tcW w:w="500" w:type="pct"/>
            <w:hideMark/>
          </w:tcPr>
          <w:p w14:paraId="2872116A" w14:textId="77777777" w:rsidR="00A111BA" w:rsidRPr="009F4405" w:rsidRDefault="00A111BA" w:rsidP="00FC24D0">
            <w:pPr>
              <w:spacing w:after="0"/>
              <w:jc w:val="left"/>
              <w:rPr>
                <w:sz w:val="18"/>
                <w:szCs w:val="18"/>
              </w:rPr>
            </w:pPr>
            <w:r w:rsidRPr="009F4405">
              <w:rPr>
                <w:sz w:val="18"/>
                <w:szCs w:val="18"/>
              </w:rPr>
              <w:t>Vertical</w:t>
            </w:r>
          </w:p>
        </w:tc>
        <w:tc>
          <w:tcPr>
            <w:tcW w:w="500" w:type="pct"/>
            <w:hideMark/>
          </w:tcPr>
          <w:p w14:paraId="3B12CD19" w14:textId="77777777" w:rsidR="00A111BA" w:rsidRPr="009F4405" w:rsidRDefault="00A111BA" w:rsidP="00FC24D0">
            <w:pPr>
              <w:spacing w:after="0"/>
              <w:jc w:val="left"/>
              <w:rPr>
                <w:sz w:val="18"/>
                <w:szCs w:val="18"/>
              </w:rPr>
            </w:pPr>
            <w:r w:rsidRPr="009F4405">
              <w:rPr>
                <w:sz w:val="18"/>
                <w:szCs w:val="18"/>
              </w:rPr>
              <w:t>Yes</w:t>
            </w:r>
          </w:p>
        </w:tc>
        <w:tc>
          <w:tcPr>
            <w:tcW w:w="500" w:type="pct"/>
            <w:hideMark/>
          </w:tcPr>
          <w:p w14:paraId="5B531DC2" w14:textId="77777777" w:rsidR="00A111BA" w:rsidRPr="009F4405" w:rsidRDefault="00A111BA" w:rsidP="00FC24D0">
            <w:pPr>
              <w:spacing w:after="0"/>
              <w:jc w:val="left"/>
              <w:rPr>
                <w:sz w:val="18"/>
                <w:szCs w:val="18"/>
              </w:rPr>
            </w:pPr>
            <w:r w:rsidRPr="009F4405">
              <w:rPr>
                <w:sz w:val="18"/>
                <w:szCs w:val="18"/>
              </w:rPr>
              <w:t>No</w:t>
            </w:r>
          </w:p>
        </w:tc>
        <w:tc>
          <w:tcPr>
            <w:tcW w:w="500" w:type="pct"/>
            <w:hideMark/>
          </w:tcPr>
          <w:p w14:paraId="1EA987FA" w14:textId="77777777" w:rsidR="00A111BA" w:rsidRPr="009F4405" w:rsidRDefault="00A111BA" w:rsidP="00FC24D0">
            <w:pPr>
              <w:spacing w:after="0"/>
              <w:jc w:val="left"/>
              <w:rPr>
                <w:sz w:val="18"/>
                <w:szCs w:val="18"/>
              </w:rPr>
            </w:pPr>
            <w:r w:rsidRPr="009F4405">
              <w:rPr>
                <w:sz w:val="18"/>
                <w:szCs w:val="18"/>
              </w:rPr>
              <w:t>LEO, SSO, Polar</w:t>
            </w:r>
          </w:p>
        </w:tc>
      </w:tr>
      <w:tr w:rsidR="005B205E" w:rsidRPr="009F4405" w14:paraId="5953E594" w14:textId="77777777" w:rsidTr="0034411D">
        <w:trPr>
          <w:trHeight w:val="338"/>
        </w:trPr>
        <w:tc>
          <w:tcPr>
            <w:tcW w:w="500" w:type="pct"/>
            <w:hideMark/>
          </w:tcPr>
          <w:p w14:paraId="636A753F" w14:textId="77777777" w:rsidR="00A111BA" w:rsidRPr="009F4405" w:rsidRDefault="00A111BA" w:rsidP="00FC24D0">
            <w:pPr>
              <w:spacing w:after="0"/>
              <w:jc w:val="left"/>
              <w:rPr>
                <w:b/>
                <w:sz w:val="18"/>
                <w:szCs w:val="18"/>
              </w:rPr>
            </w:pPr>
            <w:r w:rsidRPr="009F4405">
              <w:rPr>
                <w:b/>
                <w:sz w:val="18"/>
                <w:szCs w:val="18"/>
              </w:rPr>
              <w:t>Andøya Spaceport</w:t>
            </w:r>
          </w:p>
        </w:tc>
        <w:tc>
          <w:tcPr>
            <w:tcW w:w="500" w:type="pct"/>
            <w:hideMark/>
          </w:tcPr>
          <w:p w14:paraId="0620D0AD" w14:textId="77777777" w:rsidR="00A111BA" w:rsidRPr="009F4405" w:rsidRDefault="00A111BA" w:rsidP="00FC24D0">
            <w:pPr>
              <w:spacing w:after="0"/>
              <w:jc w:val="left"/>
              <w:rPr>
                <w:sz w:val="18"/>
                <w:szCs w:val="18"/>
              </w:rPr>
            </w:pPr>
            <w:r w:rsidRPr="009F4405">
              <w:rPr>
                <w:sz w:val="18"/>
                <w:szCs w:val="18"/>
              </w:rPr>
              <w:t>Andøya, Norway</w:t>
            </w:r>
          </w:p>
        </w:tc>
        <w:tc>
          <w:tcPr>
            <w:tcW w:w="500" w:type="pct"/>
            <w:hideMark/>
          </w:tcPr>
          <w:p w14:paraId="33F227B5" w14:textId="77777777" w:rsidR="00A111BA" w:rsidRPr="009F4405" w:rsidRDefault="00A111BA" w:rsidP="00FC24D0">
            <w:pPr>
              <w:spacing w:after="0"/>
              <w:jc w:val="left"/>
              <w:rPr>
                <w:sz w:val="18"/>
                <w:szCs w:val="18"/>
              </w:rPr>
            </w:pPr>
            <w:r w:rsidRPr="009F4405">
              <w:rPr>
                <w:sz w:val="18"/>
                <w:szCs w:val="18"/>
              </w:rPr>
              <w:t>69°N, 16°E</w:t>
            </w:r>
          </w:p>
        </w:tc>
        <w:tc>
          <w:tcPr>
            <w:tcW w:w="500" w:type="pct"/>
            <w:hideMark/>
          </w:tcPr>
          <w:p w14:paraId="6BEA20B2" w14:textId="77777777" w:rsidR="00A111BA" w:rsidRPr="009F4405" w:rsidRDefault="00A111BA" w:rsidP="00FC24D0">
            <w:pPr>
              <w:spacing w:after="0"/>
              <w:jc w:val="left"/>
              <w:rPr>
                <w:sz w:val="18"/>
                <w:szCs w:val="18"/>
              </w:rPr>
            </w:pPr>
            <w:r w:rsidRPr="009F4405">
              <w:rPr>
                <w:sz w:val="18"/>
                <w:szCs w:val="18"/>
              </w:rPr>
              <w:t>Andøya Space</w:t>
            </w:r>
          </w:p>
        </w:tc>
        <w:tc>
          <w:tcPr>
            <w:tcW w:w="500" w:type="pct"/>
            <w:hideMark/>
          </w:tcPr>
          <w:p w14:paraId="0FF5339E" w14:textId="77777777" w:rsidR="00A111BA" w:rsidRPr="009F4405" w:rsidRDefault="00A111BA" w:rsidP="00FC24D0">
            <w:pPr>
              <w:spacing w:after="0"/>
              <w:jc w:val="left"/>
              <w:rPr>
                <w:sz w:val="18"/>
                <w:szCs w:val="18"/>
              </w:rPr>
            </w:pPr>
            <w:r w:rsidRPr="009F4405">
              <w:rPr>
                <w:sz w:val="18"/>
                <w:szCs w:val="18"/>
              </w:rPr>
              <w:t>Small launchers</w:t>
            </w:r>
          </w:p>
        </w:tc>
        <w:tc>
          <w:tcPr>
            <w:tcW w:w="500" w:type="pct"/>
            <w:hideMark/>
          </w:tcPr>
          <w:p w14:paraId="4CC9FE0D" w14:textId="549421F6" w:rsidR="00A111BA" w:rsidRPr="009F4405" w:rsidRDefault="00A111BA" w:rsidP="00FC24D0">
            <w:pPr>
              <w:spacing w:after="0"/>
              <w:jc w:val="left"/>
              <w:rPr>
                <w:sz w:val="18"/>
                <w:szCs w:val="18"/>
              </w:rPr>
            </w:pPr>
            <w:r w:rsidRPr="009F4405">
              <w:rPr>
                <w:sz w:val="18"/>
                <w:szCs w:val="18"/>
              </w:rPr>
              <w:t>&lt; 1</w:t>
            </w:r>
            <w:r w:rsidR="00185895" w:rsidRPr="009F4405">
              <w:rPr>
                <w:sz w:val="18"/>
                <w:szCs w:val="18"/>
              </w:rPr>
              <w:t>,</w:t>
            </w:r>
            <w:r w:rsidRPr="009F4405">
              <w:rPr>
                <w:sz w:val="18"/>
                <w:szCs w:val="18"/>
              </w:rPr>
              <w:t>500kg</w:t>
            </w:r>
          </w:p>
        </w:tc>
        <w:tc>
          <w:tcPr>
            <w:tcW w:w="500" w:type="pct"/>
            <w:hideMark/>
          </w:tcPr>
          <w:p w14:paraId="7C2427C3" w14:textId="77777777" w:rsidR="00A111BA" w:rsidRPr="009F4405" w:rsidRDefault="00A111BA" w:rsidP="00FC24D0">
            <w:pPr>
              <w:spacing w:after="0"/>
              <w:jc w:val="left"/>
              <w:rPr>
                <w:sz w:val="18"/>
                <w:szCs w:val="18"/>
              </w:rPr>
            </w:pPr>
            <w:r w:rsidRPr="009F4405">
              <w:rPr>
                <w:sz w:val="18"/>
                <w:szCs w:val="18"/>
              </w:rPr>
              <w:t>Vertical</w:t>
            </w:r>
          </w:p>
        </w:tc>
        <w:tc>
          <w:tcPr>
            <w:tcW w:w="500" w:type="pct"/>
            <w:hideMark/>
          </w:tcPr>
          <w:p w14:paraId="12166B63" w14:textId="77777777" w:rsidR="00A111BA" w:rsidRPr="009F4405" w:rsidRDefault="00A111BA" w:rsidP="00FC24D0">
            <w:pPr>
              <w:spacing w:after="0"/>
              <w:jc w:val="left"/>
              <w:rPr>
                <w:sz w:val="18"/>
                <w:szCs w:val="18"/>
              </w:rPr>
            </w:pPr>
            <w:r w:rsidRPr="009F4405">
              <w:rPr>
                <w:sz w:val="18"/>
                <w:szCs w:val="18"/>
              </w:rPr>
              <w:t>Yes</w:t>
            </w:r>
          </w:p>
        </w:tc>
        <w:tc>
          <w:tcPr>
            <w:tcW w:w="500" w:type="pct"/>
            <w:hideMark/>
          </w:tcPr>
          <w:p w14:paraId="01227F13" w14:textId="77777777" w:rsidR="00A111BA" w:rsidRPr="009F4405" w:rsidRDefault="00A111BA" w:rsidP="00FC24D0">
            <w:pPr>
              <w:spacing w:after="0"/>
              <w:jc w:val="left"/>
              <w:rPr>
                <w:sz w:val="18"/>
                <w:szCs w:val="18"/>
              </w:rPr>
            </w:pPr>
            <w:r w:rsidRPr="009F4405">
              <w:rPr>
                <w:sz w:val="18"/>
                <w:szCs w:val="18"/>
              </w:rPr>
              <w:t>Attempted</w:t>
            </w:r>
          </w:p>
        </w:tc>
        <w:tc>
          <w:tcPr>
            <w:tcW w:w="500" w:type="pct"/>
            <w:hideMark/>
          </w:tcPr>
          <w:p w14:paraId="2371A1AB" w14:textId="77777777" w:rsidR="00A111BA" w:rsidRPr="009F4405" w:rsidRDefault="00A111BA" w:rsidP="00FC24D0">
            <w:pPr>
              <w:spacing w:after="0"/>
              <w:jc w:val="left"/>
              <w:rPr>
                <w:sz w:val="18"/>
                <w:szCs w:val="18"/>
              </w:rPr>
            </w:pPr>
            <w:r w:rsidRPr="009F4405">
              <w:rPr>
                <w:sz w:val="18"/>
                <w:szCs w:val="18"/>
              </w:rPr>
              <w:t>LEO, SSO, Polar</w:t>
            </w:r>
          </w:p>
        </w:tc>
      </w:tr>
      <w:tr w:rsidR="005B205E" w:rsidRPr="009F4405" w14:paraId="647067BE" w14:textId="77777777" w:rsidTr="0034411D">
        <w:trPr>
          <w:trHeight w:val="338"/>
        </w:trPr>
        <w:tc>
          <w:tcPr>
            <w:tcW w:w="500" w:type="pct"/>
            <w:hideMark/>
          </w:tcPr>
          <w:p w14:paraId="64919DA5" w14:textId="77777777" w:rsidR="00A111BA" w:rsidRPr="009F4405" w:rsidRDefault="00A111BA" w:rsidP="00FC24D0">
            <w:pPr>
              <w:spacing w:after="0"/>
              <w:jc w:val="left"/>
              <w:rPr>
                <w:b/>
                <w:sz w:val="18"/>
                <w:szCs w:val="18"/>
              </w:rPr>
            </w:pPr>
            <w:r w:rsidRPr="009F4405">
              <w:rPr>
                <w:b/>
                <w:sz w:val="18"/>
                <w:szCs w:val="18"/>
              </w:rPr>
              <w:lastRenderedPageBreak/>
              <w:t>SaxaVord Spaceport</w:t>
            </w:r>
          </w:p>
        </w:tc>
        <w:tc>
          <w:tcPr>
            <w:tcW w:w="500" w:type="pct"/>
            <w:hideMark/>
          </w:tcPr>
          <w:p w14:paraId="4159B31C" w14:textId="39DDC5C1" w:rsidR="00A111BA" w:rsidRPr="009F4405" w:rsidRDefault="007529F4" w:rsidP="00FC24D0">
            <w:pPr>
              <w:spacing w:after="0"/>
              <w:jc w:val="left"/>
              <w:rPr>
                <w:sz w:val="18"/>
                <w:szCs w:val="18"/>
              </w:rPr>
            </w:pPr>
            <w:r w:rsidRPr="009F4405">
              <w:rPr>
                <w:sz w:val="18"/>
                <w:szCs w:val="18"/>
              </w:rPr>
              <w:t>SaxaVord</w:t>
            </w:r>
            <w:r w:rsidR="00A111BA" w:rsidRPr="009F4405">
              <w:rPr>
                <w:sz w:val="18"/>
                <w:szCs w:val="18"/>
              </w:rPr>
              <w:t>, UK</w:t>
            </w:r>
          </w:p>
        </w:tc>
        <w:tc>
          <w:tcPr>
            <w:tcW w:w="500" w:type="pct"/>
            <w:hideMark/>
          </w:tcPr>
          <w:p w14:paraId="29390FCA" w14:textId="77777777" w:rsidR="00A111BA" w:rsidRPr="009F4405" w:rsidRDefault="00A111BA" w:rsidP="00FC24D0">
            <w:pPr>
              <w:spacing w:after="0"/>
              <w:jc w:val="left"/>
              <w:rPr>
                <w:sz w:val="18"/>
                <w:szCs w:val="18"/>
              </w:rPr>
            </w:pPr>
            <w:r w:rsidRPr="009F4405">
              <w:rPr>
                <w:sz w:val="18"/>
                <w:szCs w:val="18"/>
              </w:rPr>
              <w:t>61°N, 1°W</w:t>
            </w:r>
          </w:p>
        </w:tc>
        <w:tc>
          <w:tcPr>
            <w:tcW w:w="500" w:type="pct"/>
            <w:hideMark/>
          </w:tcPr>
          <w:p w14:paraId="0D1F9153" w14:textId="77777777" w:rsidR="00A111BA" w:rsidRPr="009F4405" w:rsidRDefault="00A111BA" w:rsidP="00FC24D0">
            <w:pPr>
              <w:spacing w:after="0"/>
              <w:jc w:val="left"/>
              <w:rPr>
                <w:sz w:val="18"/>
                <w:szCs w:val="18"/>
              </w:rPr>
            </w:pPr>
            <w:r w:rsidRPr="009F4405">
              <w:rPr>
                <w:sz w:val="18"/>
                <w:szCs w:val="18"/>
              </w:rPr>
              <w:t xml:space="preserve">SaxaVord Spaceport Ltd. </w:t>
            </w:r>
          </w:p>
        </w:tc>
        <w:tc>
          <w:tcPr>
            <w:tcW w:w="500" w:type="pct"/>
            <w:hideMark/>
          </w:tcPr>
          <w:p w14:paraId="0F16E7EF" w14:textId="77777777" w:rsidR="00A111BA" w:rsidRPr="009F4405" w:rsidRDefault="00A111BA" w:rsidP="00FC24D0">
            <w:pPr>
              <w:spacing w:after="0"/>
              <w:jc w:val="left"/>
              <w:rPr>
                <w:sz w:val="18"/>
                <w:szCs w:val="18"/>
              </w:rPr>
            </w:pPr>
            <w:r w:rsidRPr="009F4405">
              <w:rPr>
                <w:sz w:val="18"/>
                <w:szCs w:val="18"/>
              </w:rPr>
              <w:t>Small launchers</w:t>
            </w:r>
          </w:p>
        </w:tc>
        <w:tc>
          <w:tcPr>
            <w:tcW w:w="500" w:type="pct"/>
            <w:hideMark/>
          </w:tcPr>
          <w:p w14:paraId="7CCC79F0" w14:textId="5844F4F9" w:rsidR="00A111BA" w:rsidRPr="009F4405" w:rsidRDefault="00A111BA" w:rsidP="00FC24D0">
            <w:pPr>
              <w:spacing w:after="0"/>
              <w:jc w:val="left"/>
              <w:rPr>
                <w:sz w:val="18"/>
                <w:szCs w:val="18"/>
              </w:rPr>
            </w:pPr>
            <w:r w:rsidRPr="009F4405">
              <w:rPr>
                <w:sz w:val="18"/>
                <w:szCs w:val="18"/>
              </w:rPr>
              <w:t>&lt; 1</w:t>
            </w:r>
            <w:r w:rsidR="00185895" w:rsidRPr="009F4405">
              <w:rPr>
                <w:sz w:val="18"/>
                <w:szCs w:val="18"/>
              </w:rPr>
              <w:t>,</w:t>
            </w:r>
            <w:r w:rsidRPr="009F4405">
              <w:rPr>
                <w:sz w:val="18"/>
                <w:szCs w:val="18"/>
              </w:rPr>
              <w:t>000kg</w:t>
            </w:r>
          </w:p>
        </w:tc>
        <w:tc>
          <w:tcPr>
            <w:tcW w:w="500" w:type="pct"/>
            <w:hideMark/>
          </w:tcPr>
          <w:p w14:paraId="4B6EDC48" w14:textId="77777777" w:rsidR="00A111BA" w:rsidRPr="009F4405" w:rsidRDefault="00A111BA" w:rsidP="00FC24D0">
            <w:pPr>
              <w:spacing w:after="0"/>
              <w:jc w:val="left"/>
              <w:rPr>
                <w:sz w:val="18"/>
                <w:szCs w:val="18"/>
              </w:rPr>
            </w:pPr>
            <w:r w:rsidRPr="009F4405">
              <w:rPr>
                <w:sz w:val="18"/>
                <w:szCs w:val="18"/>
              </w:rPr>
              <w:t>Vertical</w:t>
            </w:r>
          </w:p>
        </w:tc>
        <w:tc>
          <w:tcPr>
            <w:tcW w:w="500" w:type="pct"/>
            <w:hideMark/>
          </w:tcPr>
          <w:p w14:paraId="770585CD" w14:textId="3DF0D7F7" w:rsidR="00A111BA" w:rsidRPr="009F4405" w:rsidRDefault="00A111BA" w:rsidP="00FC24D0">
            <w:pPr>
              <w:spacing w:after="0"/>
              <w:jc w:val="left"/>
              <w:rPr>
                <w:sz w:val="18"/>
                <w:szCs w:val="18"/>
              </w:rPr>
            </w:pPr>
            <w:r w:rsidRPr="009F4405">
              <w:rPr>
                <w:sz w:val="18"/>
                <w:szCs w:val="18"/>
              </w:rPr>
              <w:t>Yes</w:t>
            </w:r>
            <w:r w:rsidR="00A62B8B" w:rsidRPr="009F4405">
              <w:rPr>
                <w:rStyle w:val="FootnoteReference"/>
                <w:sz w:val="18"/>
                <w:szCs w:val="18"/>
              </w:rPr>
              <w:footnoteReference w:id="8"/>
            </w:r>
          </w:p>
        </w:tc>
        <w:tc>
          <w:tcPr>
            <w:tcW w:w="500" w:type="pct"/>
            <w:hideMark/>
          </w:tcPr>
          <w:p w14:paraId="29EB0CE6" w14:textId="77777777" w:rsidR="00A111BA" w:rsidRPr="009F4405" w:rsidRDefault="00A111BA" w:rsidP="00FC24D0">
            <w:pPr>
              <w:spacing w:after="0"/>
              <w:jc w:val="left"/>
              <w:rPr>
                <w:sz w:val="18"/>
                <w:szCs w:val="18"/>
              </w:rPr>
            </w:pPr>
            <w:r w:rsidRPr="009F4405">
              <w:rPr>
                <w:sz w:val="18"/>
                <w:szCs w:val="18"/>
              </w:rPr>
              <w:t>No</w:t>
            </w:r>
          </w:p>
        </w:tc>
        <w:tc>
          <w:tcPr>
            <w:tcW w:w="500" w:type="pct"/>
            <w:hideMark/>
          </w:tcPr>
          <w:p w14:paraId="395A9E1C" w14:textId="77777777" w:rsidR="00A111BA" w:rsidRPr="009F4405" w:rsidRDefault="00A111BA" w:rsidP="00FC24D0">
            <w:pPr>
              <w:spacing w:after="0"/>
              <w:jc w:val="left"/>
              <w:rPr>
                <w:sz w:val="18"/>
                <w:szCs w:val="18"/>
              </w:rPr>
            </w:pPr>
            <w:r w:rsidRPr="009F4405">
              <w:rPr>
                <w:sz w:val="18"/>
                <w:szCs w:val="18"/>
              </w:rPr>
              <w:t>LEO, SSO, Polar</w:t>
            </w:r>
          </w:p>
        </w:tc>
      </w:tr>
      <w:tr w:rsidR="005B205E" w:rsidRPr="009F4405" w14:paraId="7A8F7504" w14:textId="77777777" w:rsidTr="0034411D">
        <w:trPr>
          <w:trHeight w:val="338"/>
        </w:trPr>
        <w:tc>
          <w:tcPr>
            <w:tcW w:w="500" w:type="pct"/>
            <w:hideMark/>
          </w:tcPr>
          <w:p w14:paraId="4748E07B" w14:textId="77777777" w:rsidR="00A111BA" w:rsidRPr="009F4405" w:rsidRDefault="00A111BA" w:rsidP="00FC24D0">
            <w:pPr>
              <w:spacing w:after="0"/>
              <w:jc w:val="left"/>
              <w:rPr>
                <w:b/>
                <w:sz w:val="18"/>
                <w:szCs w:val="18"/>
              </w:rPr>
            </w:pPr>
            <w:r w:rsidRPr="009F4405">
              <w:rPr>
                <w:b/>
                <w:sz w:val="18"/>
                <w:szCs w:val="18"/>
              </w:rPr>
              <w:t>Spaceport Cornwall</w:t>
            </w:r>
          </w:p>
        </w:tc>
        <w:tc>
          <w:tcPr>
            <w:tcW w:w="500" w:type="pct"/>
            <w:hideMark/>
          </w:tcPr>
          <w:p w14:paraId="51D89D35" w14:textId="77777777" w:rsidR="00A111BA" w:rsidRPr="009F4405" w:rsidRDefault="00A111BA" w:rsidP="00FC24D0">
            <w:pPr>
              <w:spacing w:after="0"/>
              <w:jc w:val="left"/>
              <w:rPr>
                <w:sz w:val="18"/>
                <w:szCs w:val="18"/>
              </w:rPr>
            </w:pPr>
            <w:r w:rsidRPr="009F4405">
              <w:rPr>
                <w:sz w:val="18"/>
                <w:szCs w:val="18"/>
              </w:rPr>
              <w:t>Cornwall, UK</w:t>
            </w:r>
          </w:p>
        </w:tc>
        <w:tc>
          <w:tcPr>
            <w:tcW w:w="500" w:type="pct"/>
            <w:hideMark/>
          </w:tcPr>
          <w:p w14:paraId="7E13E1E0" w14:textId="77777777" w:rsidR="00A111BA" w:rsidRPr="009F4405" w:rsidRDefault="00A111BA" w:rsidP="00FC24D0">
            <w:pPr>
              <w:spacing w:after="0"/>
              <w:jc w:val="left"/>
              <w:rPr>
                <w:sz w:val="18"/>
                <w:szCs w:val="18"/>
              </w:rPr>
            </w:pPr>
            <w:r w:rsidRPr="009F4405">
              <w:rPr>
                <w:sz w:val="18"/>
                <w:szCs w:val="18"/>
              </w:rPr>
              <w:t>50°N, 5°W</w:t>
            </w:r>
          </w:p>
        </w:tc>
        <w:tc>
          <w:tcPr>
            <w:tcW w:w="500" w:type="pct"/>
            <w:hideMark/>
          </w:tcPr>
          <w:p w14:paraId="5BCD5698" w14:textId="77777777" w:rsidR="00A111BA" w:rsidRPr="009F4405" w:rsidRDefault="00A111BA" w:rsidP="00FC24D0">
            <w:pPr>
              <w:spacing w:after="0"/>
              <w:jc w:val="left"/>
              <w:rPr>
                <w:sz w:val="18"/>
                <w:szCs w:val="18"/>
              </w:rPr>
            </w:pPr>
            <w:r w:rsidRPr="009F4405">
              <w:rPr>
                <w:sz w:val="18"/>
                <w:szCs w:val="18"/>
              </w:rPr>
              <w:t>Cornwall Council</w:t>
            </w:r>
          </w:p>
        </w:tc>
        <w:tc>
          <w:tcPr>
            <w:tcW w:w="500" w:type="pct"/>
            <w:hideMark/>
          </w:tcPr>
          <w:p w14:paraId="6F7FE7BF" w14:textId="77777777" w:rsidR="00A111BA" w:rsidRPr="009F4405" w:rsidRDefault="00A111BA" w:rsidP="00FC24D0">
            <w:pPr>
              <w:spacing w:after="0"/>
              <w:jc w:val="left"/>
              <w:rPr>
                <w:sz w:val="18"/>
                <w:szCs w:val="18"/>
              </w:rPr>
            </w:pPr>
            <w:r w:rsidRPr="009F4405">
              <w:rPr>
                <w:sz w:val="18"/>
                <w:szCs w:val="18"/>
              </w:rPr>
              <w:t>Microlaunchers</w:t>
            </w:r>
          </w:p>
        </w:tc>
        <w:tc>
          <w:tcPr>
            <w:tcW w:w="500" w:type="pct"/>
            <w:hideMark/>
          </w:tcPr>
          <w:p w14:paraId="18EA851F" w14:textId="77777777" w:rsidR="00A111BA" w:rsidRPr="009F4405" w:rsidRDefault="00A111BA" w:rsidP="00FC24D0">
            <w:pPr>
              <w:spacing w:after="0"/>
              <w:jc w:val="left"/>
              <w:rPr>
                <w:sz w:val="18"/>
                <w:szCs w:val="18"/>
              </w:rPr>
            </w:pPr>
            <w:r w:rsidRPr="009F4405">
              <w:rPr>
                <w:sz w:val="18"/>
                <w:szCs w:val="18"/>
              </w:rPr>
              <w:t>&lt; 300kg</w:t>
            </w:r>
          </w:p>
        </w:tc>
        <w:tc>
          <w:tcPr>
            <w:tcW w:w="500" w:type="pct"/>
            <w:hideMark/>
          </w:tcPr>
          <w:p w14:paraId="7801BE1D" w14:textId="77777777" w:rsidR="00A111BA" w:rsidRPr="009F4405" w:rsidRDefault="00A111BA" w:rsidP="00FC24D0">
            <w:pPr>
              <w:spacing w:after="0"/>
              <w:jc w:val="left"/>
              <w:rPr>
                <w:sz w:val="18"/>
                <w:szCs w:val="18"/>
              </w:rPr>
            </w:pPr>
            <w:r w:rsidRPr="009F4405">
              <w:rPr>
                <w:sz w:val="18"/>
                <w:szCs w:val="18"/>
              </w:rPr>
              <w:t>Horizontal</w:t>
            </w:r>
          </w:p>
        </w:tc>
        <w:tc>
          <w:tcPr>
            <w:tcW w:w="500" w:type="pct"/>
            <w:hideMark/>
          </w:tcPr>
          <w:p w14:paraId="75E76627" w14:textId="383509B2" w:rsidR="00A111BA" w:rsidRPr="009F4405" w:rsidRDefault="00A111BA" w:rsidP="00FC24D0">
            <w:pPr>
              <w:spacing w:after="0"/>
              <w:jc w:val="left"/>
              <w:rPr>
                <w:sz w:val="18"/>
                <w:szCs w:val="18"/>
                <w:vertAlign w:val="superscript"/>
              </w:rPr>
            </w:pPr>
            <w:r w:rsidRPr="009F4405">
              <w:rPr>
                <w:sz w:val="18"/>
                <w:szCs w:val="18"/>
              </w:rPr>
              <w:t>Yes</w:t>
            </w:r>
            <w:r w:rsidR="00FE0A82" w:rsidRPr="009F4405">
              <w:rPr>
                <w:sz w:val="18"/>
                <w:szCs w:val="18"/>
                <w:vertAlign w:val="superscript"/>
              </w:rPr>
              <w:t>7</w:t>
            </w:r>
          </w:p>
        </w:tc>
        <w:tc>
          <w:tcPr>
            <w:tcW w:w="500" w:type="pct"/>
            <w:hideMark/>
          </w:tcPr>
          <w:p w14:paraId="4946DDAE" w14:textId="77777777" w:rsidR="00A111BA" w:rsidRPr="009F4405" w:rsidRDefault="00A111BA" w:rsidP="00FC24D0">
            <w:pPr>
              <w:spacing w:after="0"/>
              <w:jc w:val="left"/>
              <w:rPr>
                <w:sz w:val="18"/>
                <w:szCs w:val="18"/>
              </w:rPr>
            </w:pPr>
            <w:r w:rsidRPr="009F4405">
              <w:rPr>
                <w:sz w:val="18"/>
                <w:szCs w:val="18"/>
              </w:rPr>
              <w:t>No</w:t>
            </w:r>
          </w:p>
        </w:tc>
        <w:tc>
          <w:tcPr>
            <w:tcW w:w="500" w:type="pct"/>
            <w:hideMark/>
          </w:tcPr>
          <w:p w14:paraId="3EB32B43" w14:textId="77777777" w:rsidR="00A111BA" w:rsidRPr="009F4405" w:rsidRDefault="00A111BA" w:rsidP="00FC24D0">
            <w:pPr>
              <w:spacing w:after="0"/>
              <w:jc w:val="left"/>
              <w:rPr>
                <w:sz w:val="18"/>
                <w:szCs w:val="18"/>
              </w:rPr>
            </w:pPr>
            <w:r w:rsidRPr="009F4405">
              <w:rPr>
                <w:sz w:val="18"/>
                <w:szCs w:val="18"/>
              </w:rPr>
              <w:t>LEO, SSO, Polar</w:t>
            </w:r>
          </w:p>
        </w:tc>
      </w:tr>
      <w:tr w:rsidR="005B205E" w:rsidRPr="009F4405" w14:paraId="46996B28" w14:textId="77777777" w:rsidTr="0034411D">
        <w:trPr>
          <w:trHeight w:val="338"/>
        </w:trPr>
        <w:tc>
          <w:tcPr>
            <w:tcW w:w="500" w:type="pct"/>
            <w:hideMark/>
          </w:tcPr>
          <w:p w14:paraId="310C651F" w14:textId="77777777" w:rsidR="00A111BA" w:rsidRPr="009F4405" w:rsidRDefault="00A111BA" w:rsidP="00FC24D0">
            <w:pPr>
              <w:spacing w:after="0"/>
              <w:jc w:val="left"/>
              <w:rPr>
                <w:b/>
                <w:sz w:val="18"/>
                <w:szCs w:val="18"/>
              </w:rPr>
            </w:pPr>
            <w:r w:rsidRPr="009F4405">
              <w:rPr>
                <w:b/>
                <w:sz w:val="18"/>
                <w:szCs w:val="18"/>
              </w:rPr>
              <w:t>Sutherland Spaceport</w:t>
            </w:r>
          </w:p>
        </w:tc>
        <w:tc>
          <w:tcPr>
            <w:tcW w:w="500" w:type="pct"/>
            <w:hideMark/>
          </w:tcPr>
          <w:p w14:paraId="43903246" w14:textId="77777777" w:rsidR="00A111BA" w:rsidRPr="009F4405" w:rsidRDefault="00A111BA" w:rsidP="00FC24D0">
            <w:pPr>
              <w:spacing w:after="0"/>
              <w:jc w:val="left"/>
              <w:rPr>
                <w:sz w:val="18"/>
                <w:szCs w:val="18"/>
              </w:rPr>
            </w:pPr>
            <w:r w:rsidRPr="009F4405">
              <w:rPr>
                <w:sz w:val="18"/>
                <w:szCs w:val="18"/>
              </w:rPr>
              <w:t>Sutherland, Scotland</w:t>
            </w:r>
          </w:p>
        </w:tc>
        <w:tc>
          <w:tcPr>
            <w:tcW w:w="500" w:type="pct"/>
            <w:hideMark/>
          </w:tcPr>
          <w:p w14:paraId="0DE5835F" w14:textId="77777777" w:rsidR="00A111BA" w:rsidRPr="009F4405" w:rsidRDefault="00A111BA" w:rsidP="00FC24D0">
            <w:pPr>
              <w:spacing w:after="0"/>
              <w:jc w:val="left"/>
              <w:rPr>
                <w:sz w:val="18"/>
                <w:szCs w:val="18"/>
              </w:rPr>
            </w:pPr>
            <w:r w:rsidRPr="009F4405">
              <w:rPr>
                <w:sz w:val="18"/>
                <w:szCs w:val="18"/>
              </w:rPr>
              <w:t>59°N, 5°W</w:t>
            </w:r>
          </w:p>
        </w:tc>
        <w:tc>
          <w:tcPr>
            <w:tcW w:w="500" w:type="pct"/>
            <w:hideMark/>
          </w:tcPr>
          <w:p w14:paraId="38ED821E" w14:textId="77777777" w:rsidR="00A111BA" w:rsidRPr="009F4405" w:rsidRDefault="00A111BA" w:rsidP="00FC24D0">
            <w:pPr>
              <w:spacing w:after="0"/>
              <w:jc w:val="left"/>
              <w:rPr>
                <w:sz w:val="18"/>
                <w:szCs w:val="18"/>
              </w:rPr>
            </w:pPr>
            <w:r w:rsidRPr="009F4405">
              <w:rPr>
                <w:sz w:val="18"/>
                <w:szCs w:val="18"/>
              </w:rPr>
              <w:t>Orbex</w:t>
            </w:r>
          </w:p>
        </w:tc>
        <w:tc>
          <w:tcPr>
            <w:tcW w:w="500" w:type="pct"/>
            <w:hideMark/>
          </w:tcPr>
          <w:p w14:paraId="0AA591FE" w14:textId="77777777" w:rsidR="00A111BA" w:rsidRPr="009F4405" w:rsidRDefault="00A111BA" w:rsidP="00FC24D0">
            <w:pPr>
              <w:spacing w:after="0"/>
              <w:jc w:val="left"/>
              <w:rPr>
                <w:sz w:val="18"/>
                <w:szCs w:val="18"/>
              </w:rPr>
            </w:pPr>
            <w:r w:rsidRPr="009F4405">
              <w:rPr>
                <w:sz w:val="18"/>
                <w:szCs w:val="18"/>
              </w:rPr>
              <w:t>Microlaunchers</w:t>
            </w:r>
          </w:p>
        </w:tc>
        <w:tc>
          <w:tcPr>
            <w:tcW w:w="500" w:type="pct"/>
            <w:hideMark/>
          </w:tcPr>
          <w:p w14:paraId="0CDE6FA1" w14:textId="77777777" w:rsidR="00A111BA" w:rsidRPr="009F4405" w:rsidRDefault="00A111BA" w:rsidP="00FC24D0">
            <w:pPr>
              <w:spacing w:after="0"/>
              <w:jc w:val="left"/>
              <w:rPr>
                <w:sz w:val="18"/>
                <w:szCs w:val="18"/>
              </w:rPr>
            </w:pPr>
            <w:r w:rsidRPr="009F4405">
              <w:rPr>
                <w:sz w:val="18"/>
                <w:szCs w:val="18"/>
              </w:rPr>
              <w:t>&lt; 500kg</w:t>
            </w:r>
          </w:p>
        </w:tc>
        <w:tc>
          <w:tcPr>
            <w:tcW w:w="500" w:type="pct"/>
            <w:hideMark/>
          </w:tcPr>
          <w:p w14:paraId="4C6D295C" w14:textId="77777777" w:rsidR="00A111BA" w:rsidRPr="009F4405" w:rsidRDefault="00A111BA" w:rsidP="00FC24D0">
            <w:pPr>
              <w:spacing w:after="0"/>
              <w:jc w:val="left"/>
              <w:rPr>
                <w:sz w:val="18"/>
                <w:szCs w:val="18"/>
              </w:rPr>
            </w:pPr>
            <w:r w:rsidRPr="009F4405">
              <w:rPr>
                <w:sz w:val="18"/>
                <w:szCs w:val="18"/>
              </w:rPr>
              <w:t>Vertical</w:t>
            </w:r>
          </w:p>
        </w:tc>
        <w:tc>
          <w:tcPr>
            <w:tcW w:w="500" w:type="pct"/>
            <w:hideMark/>
          </w:tcPr>
          <w:p w14:paraId="12D89F44" w14:textId="57F2A84B" w:rsidR="00A111BA" w:rsidRPr="009F4405" w:rsidRDefault="00A111BA" w:rsidP="00FC24D0">
            <w:pPr>
              <w:spacing w:after="0"/>
              <w:jc w:val="left"/>
              <w:rPr>
                <w:sz w:val="18"/>
                <w:szCs w:val="18"/>
                <w:vertAlign w:val="superscript"/>
              </w:rPr>
            </w:pPr>
            <w:r w:rsidRPr="009F4405">
              <w:rPr>
                <w:sz w:val="18"/>
                <w:szCs w:val="18"/>
              </w:rPr>
              <w:t>Unclear</w:t>
            </w:r>
            <w:r w:rsidR="00FE0A82" w:rsidRPr="009F4405">
              <w:rPr>
                <w:sz w:val="18"/>
                <w:szCs w:val="18"/>
                <w:vertAlign w:val="superscript"/>
              </w:rPr>
              <w:t>7</w:t>
            </w:r>
          </w:p>
        </w:tc>
        <w:tc>
          <w:tcPr>
            <w:tcW w:w="500" w:type="pct"/>
            <w:hideMark/>
          </w:tcPr>
          <w:p w14:paraId="1B62BC50" w14:textId="77777777" w:rsidR="00A111BA" w:rsidRPr="009F4405" w:rsidRDefault="00A111BA" w:rsidP="00FC24D0">
            <w:pPr>
              <w:spacing w:after="0"/>
              <w:jc w:val="left"/>
              <w:rPr>
                <w:sz w:val="18"/>
                <w:szCs w:val="18"/>
              </w:rPr>
            </w:pPr>
            <w:r w:rsidRPr="009F4405">
              <w:rPr>
                <w:sz w:val="18"/>
                <w:szCs w:val="18"/>
              </w:rPr>
              <w:t>No</w:t>
            </w:r>
          </w:p>
        </w:tc>
        <w:tc>
          <w:tcPr>
            <w:tcW w:w="500" w:type="pct"/>
            <w:hideMark/>
          </w:tcPr>
          <w:p w14:paraId="35DEFCEA" w14:textId="77777777" w:rsidR="00A111BA" w:rsidRPr="009F4405" w:rsidRDefault="00A111BA" w:rsidP="00FC24D0">
            <w:pPr>
              <w:spacing w:after="0"/>
              <w:jc w:val="left"/>
              <w:rPr>
                <w:sz w:val="18"/>
                <w:szCs w:val="18"/>
              </w:rPr>
            </w:pPr>
            <w:r w:rsidRPr="009F4405">
              <w:rPr>
                <w:sz w:val="18"/>
                <w:szCs w:val="18"/>
              </w:rPr>
              <w:t>LEO, SSO, Polar</w:t>
            </w:r>
          </w:p>
        </w:tc>
      </w:tr>
      <w:tr w:rsidR="005B205E" w:rsidRPr="009F4405" w14:paraId="70316842" w14:textId="77777777" w:rsidTr="0034411D">
        <w:trPr>
          <w:trHeight w:val="338"/>
        </w:trPr>
        <w:tc>
          <w:tcPr>
            <w:tcW w:w="500" w:type="pct"/>
            <w:hideMark/>
          </w:tcPr>
          <w:p w14:paraId="06B0C8AF" w14:textId="77777777" w:rsidR="00A111BA" w:rsidRPr="009F4405" w:rsidRDefault="00A111BA" w:rsidP="00FC24D0">
            <w:pPr>
              <w:spacing w:after="0"/>
              <w:jc w:val="left"/>
              <w:rPr>
                <w:b/>
                <w:sz w:val="18"/>
                <w:szCs w:val="18"/>
              </w:rPr>
            </w:pPr>
            <w:r w:rsidRPr="009F4405">
              <w:rPr>
                <w:b/>
                <w:sz w:val="18"/>
                <w:szCs w:val="18"/>
              </w:rPr>
              <w:t>Atlantic Spaceport</w:t>
            </w:r>
          </w:p>
        </w:tc>
        <w:tc>
          <w:tcPr>
            <w:tcW w:w="500" w:type="pct"/>
            <w:hideMark/>
          </w:tcPr>
          <w:p w14:paraId="470F8B4F" w14:textId="77777777" w:rsidR="00A111BA" w:rsidRPr="009F4405" w:rsidRDefault="00A111BA" w:rsidP="00FC24D0">
            <w:pPr>
              <w:spacing w:after="0"/>
              <w:jc w:val="left"/>
              <w:rPr>
                <w:sz w:val="18"/>
                <w:szCs w:val="18"/>
              </w:rPr>
            </w:pPr>
            <w:r w:rsidRPr="009F4405">
              <w:rPr>
                <w:sz w:val="18"/>
                <w:szCs w:val="18"/>
              </w:rPr>
              <w:t xml:space="preserve">Azores, Portugal </w:t>
            </w:r>
          </w:p>
        </w:tc>
        <w:tc>
          <w:tcPr>
            <w:tcW w:w="500" w:type="pct"/>
            <w:hideMark/>
          </w:tcPr>
          <w:p w14:paraId="3A603635" w14:textId="77777777" w:rsidR="00A111BA" w:rsidRPr="009F4405" w:rsidRDefault="00A111BA" w:rsidP="00FC24D0">
            <w:pPr>
              <w:spacing w:after="0"/>
              <w:jc w:val="left"/>
              <w:rPr>
                <w:sz w:val="18"/>
                <w:szCs w:val="18"/>
              </w:rPr>
            </w:pPr>
            <w:r w:rsidRPr="009F4405">
              <w:rPr>
                <w:sz w:val="18"/>
                <w:szCs w:val="18"/>
              </w:rPr>
              <w:t>37°N, 25°W</w:t>
            </w:r>
          </w:p>
        </w:tc>
        <w:tc>
          <w:tcPr>
            <w:tcW w:w="500" w:type="pct"/>
            <w:hideMark/>
          </w:tcPr>
          <w:p w14:paraId="40F96C63" w14:textId="77777777" w:rsidR="00A111BA" w:rsidRPr="009F4405" w:rsidRDefault="00A111BA" w:rsidP="00FC24D0">
            <w:pPr>
              <w:spacing w:after="0"/>
              <w:jc w:val="left"/>
              <w:rPr>
                <w:sz w:val="18"/>
                <w:szCs w:val="18"/>
              </w:rPr>
            </w:pPr>
            <w:r w:rsidRPr="009F4405">
              <w:rPr>
                <w:sz w:val="18"/>
                <w:szCs w:val="18"/>
              </w:rPr>
              <w:t>ASC</w:t>
            </w:r>
          </w:p>
          <w:p w14:paraId="180C674C" w14:textId="6F9CBBF1" w:rsidR="00A111BA" w:rsidRPr="009F4405" w:rsidRDefault="00AE4CE7" w:rsidP="00FC24D0">
            <w:pPr>
              <w:spacing w:after="0"/>
              <w:jc w:val="left"/>
              <w:rPr>
                <w:sz w:val="18"/>
                <w:szCs w:val="18"/>
              </w:rPr>
            </w:pPr>
            <w:r w:rsidRPr="009F4405">
              <w:rPr>
                <w:sz w:val="18"/>
                <w:szCs w:val="18"/>
              </w:rPr>
              <w:t>Portuguese Air Force</w:t>
            </w:r>
          </w:p>
        </w:tc>
        <w:tc>
          <w:tcPr>
            <w:tcW w:w="500" w:type="pct"/>
            <w:hideMark/>
          </w:tcPr>
          <w:p w14:paraId="2EE3927F" w14:textId="77777777" w:rsidR="00A111BA" w:rsidRPr="009F4405" w:rsidRDefault="00A111BA" w:rsidP="00FC24D0">
            <w:pPr>
              <w:spacing w:after="0"/>
              <w:jc w:val="left"/>
              <w:rPr>
                <w:sz w:val="18"/>
                <w:szCs w:val="18"/>
              </w:rPr>
            </w:pPr>
            <w:r w:rsidRPr="009F4405">
              <w:rPr>
                <w:sz w:val="18"/>
                <w:szCs w:val="18"/>
              </w:rPr>
              <w:t>Small launchers</w:t>
            </w:r>
          </w:p>
        </w:tc>
        <w:tc>
          <w:tcPr>
            <w:tcW w:w="500" w:type="pct"/>
            <w:hideMark/>
          </w:tcPr>
          <w:p w14:paraId="6B77DB57" w14:textId="252C05C4" w:rsidR="00A111BA" w:rsidRPr="009F4405" w:rsidRDefault="00A111BA" w:rsidP="00FC24D0">
            <w:pPr>
              <w:spacing w:after="0"/>
              <w:jc w:val="left"/>
              <w:rPr>
                <w:sz w:val="18"/>
                <w:szCs w:val="18"/>
              </w:rPr>
            </w:pPr>
            <w:r w:rsidRPr="009F4405">
              <w:rPr>
                <w:sz w:val="18"/>
                <w:szCs w:val="18"/>
              </w:rPr>
              <w:t>&lt; 1</w:t>
            </w:r>
            <w:r w:rsidR="00185895" w:rsidRPr="009F4405">
              <w:rPr>
                <w:sz w:val="18"/>
                <w:szCs w:val="18"/>
              </w:rPr>
              <w:t>,</w:t>
            </w:r>
            <w:r w:rsidRPr="009F4405">
              <w:rPr>
                <w:sz w:val="18"/>
                <w:szCs w:val="18"/>
              </w:rPr>
              <w:t>300kg</w:t>
            </w:r>
          </w:p>
        </w:tc>
        <w:tc>
          <w:tcPr>
            <w:tcW w:w="500" w:type="pct"/>
            <w:hideMark/>
          </w:tcPr>
          <w:p w14:paraId="70268433" w14:textId="77777777" w:rsidR="00A111BA" w:rsidRPr="009F4405" w:rsidRDefault="00A111BA" w:rsidP="00FC24D0">
            <w:pPr>
              <w:spacing w:after="0"/>
              <w:jc w:val="left"/>
              <w:rPr>
                <w:sz w:val="18"/>
                <w:szCs w:val="18"/>
              </w:rPr>
            </w:pPr>
            <w:r w:rsidRPr="009F4405">
              <w:rPr>
                <w:sz w:val="18"/>
                <w:szCs w:val="18"/>
              </w:rPr>
              <w:t>Vertical</w:t>
            </w:r>
          </w:p>
        </w:tc>
        <w:tc>
          <w:tcPr>
            <w:tcW w:w="500" w:type="pct"/>
            <w:hideMark/>
          </w:tcPr>
          <w:p w14:paraId="10AA9270" w14:textId="41AD776E" w:rsidR="00A111BA" w:rsidRPr="009F4405" w:rsidRDefault="00A111BA" w:rsidP="00FC24D0">
            <w:pPr>
              <w:spacing w:after="0"/>
              <w:jc w:val="left"/>
              <w:rPr>
                <w:sz w:val="18"/>
                <w:szCs w:val="18"/>
              </w:rPr>
            </w:pPr>
            <w:r w:rsidRPr="009F4405">
              <w:rPr>
                <w:sz w:val="18"/>
                <w:szCs w:val="18"/>
              </w:rPr>
              <w:t>Yes</w:t>
            </w:r>
            <w:r w:rsidR="00014790" w:rsidRPr="009F4405">
              <w:rPr>
                <w:rStyle w:val="FootnoteReference"/>
                <w:sz w:val="18"/>
                <w:szCs w:val="18"/>
              </w:rPr>
              <w:footnoteReference w:id="9"/>
            </w:r>
          </w:p>
        </w:tc>
        <w:tc>
          <w:tcPr>
            <w:tcW w:w="500" w:type="pct"/>
            <w:hideMark/>
          </w:tcPr>
          <w:p w14:paraId="7AC09A8A" w14:textId="77777777" w:rsidR="00A111BA" w:rsidRPr="009F4405" w:rsidRDefault="00A111BA" w:rsidP="00FC24D0">
            <w:pPr>
              <w:spacing w:after="0"/>
              <w:jc w:val="left"/>
              <w:rPr>
                <w:sz w:val="18"/>
                <w:szCs w:val="18"/>
              </w:rPr>
            </w:pPr>
            <w:r w:rsidRPr="009F4405">
              <w:rPr>
                <w:sz w:val="18"/>
                <w:szCs w:val="18"/>
              </w:rPr>
              <w:t>No</w:t>
            </w:r>
          </w:p>
        </w:tc>
        <w:tc>
          <w:tcPr>
            <w:tcW w:w="500" w:type="pct"/>
            <w:hideMark/>
          </w:tcPr>
          <w:p w14:paraId="49F5A7C1" w14:textId="77777777" w:rsidR="00A111BA" w:rsidRPr="009F4405" w:rsidRDefault="00A111BA" w:rsidP="00FC24D0">
            <w:pPr>
              <w:spacing w:after="0"/>
              <w:jc w:val="left"/>
              <w:rPr>
                <w:sz w:val="18"/>
                <w:szCs w:val="18"/>
              </w:rPr>
            </w:pPr>
            <w:r w:rsidRPr="009F4405">
              <w:rPr>
                <w:sz w:val="18"/>
                <w:szCs w:val="18"/>
              </w:rPr>
              <w:t>LEO, SSO, Polar</w:t>
            </w:r>
          </w:p>
        </w:tc>
      </w:tr>
      <w:tr w:rsidR="005B205E" w:rsidRPr="009F4405" w14:paraId="4A064D93" w14:textId="77777777" w:rsidTr="0034411D">
        <w:trPr>
          <w:trHeight w:val="338"/>
        </w:trPr>
        <w:tc>
          <w:tcPr>
            <w:tcW w:w="500" w:type="pct"/>
            <w:hideMark/>
          </w:tcPr>
          <w:p w14:paraId="3279A151" w14:textId="77777777" w:rsidR="00A111BA" w:rsidRPr="009F4405" w:rsidRDefault="00A111BA" w:rsidP="00FC24D0">
            <w:pPr>
              <w:spacing w:after="0"/>
              <w:jc w:val="left"/>
              <w:rPr>
                <w:b/>
                <w:sz w:val="18"/>
                <w:szCs w:val="18"/>
              </w:rPr>
            </w:pPr>
            <w:r w:rsidRPr="009F4405">
              <w:rPr>
                <w:b/>
                <w:sz w:val="18"/>
                <w:szCs w:val="18"/>
              </w:rPr>
              <w:t>El Hierro Launch Center</w:t>
            </w:r>
          </w:p>
        </w:tc>
        <w:tc>
          <w:tcPr>
            <w:tcW w:w="500" w:type="pct"/>
            <w:hideMark/>
          </w:tcPr>
          <w:p w14:paraId="7F2E6548" w14:textId="77777777" w:rsidR="00A111BA" w:rsidRPr="009F4405" w:rsidRDefault="00A111BA" w:rsidP="00FC24D0">
            <w:pPr>
              <w:spacing w:after="0"/>
              <w:jc w:val="left"/>
              <w:rPr>
                <w:sz w:val="18"/>
                <w:szCs w:val="18"/>
              </w:rPr>
            </w:pPr>
            <w:r w:rsidRPr="009F4405">
              <w:rPr>
                <w:sz w:val="18"/>
                <w:szCs w:val="18"/>
              </w:rPr>
              <w:t>Canary Islands, Spain</w:t>
            </w:r>
          </w:p>
        </w:tc>
        <w:tc>
          <w:tcPr>
            <w:tcW w:w="500" w:type="pct"/>
            <w:hideMark/>
          </w:tcPr>
          <w:p w14:paraId="31F07896" w14:textId="77777777" w:rsidR="00A111BA" w:rsidRPr="009F4405" w:rsidRDefault="00A111BA" w:rsidP="00FC24D0">
            <w:pPr>
              <w:spacing w:after="0"/>
              <w:jc w:val="left"/>
              <w:rPr>
                <w:sz w:val="18"/>
                <w:szCs w:val="18"/>
              </w:rPr>
            </w:pPr>
            <w:r w:rsidRPr="009F4405">
              <w:rPr>
                <w:sz w:val="18"/>
                <w:szCs w:val="18"/>
              </w:rPr>
              <w:t>Unclear</w:t>
            </w:r>
          </w:p>
        </w:tc>
        <w:tc>
          <w:tcPr>
            <w:tcW w:w="500" w:type="pct"/>
            <w:hideMark/>
          </w:tcPr>
          <w:p w14:paraId="714EEF07" w14:textId="77777777" w:rsidR="00A111BA" w:rsidRPr="009F4405" w:rsidRDefault="00A111BA" w:rsidP="00FC24D0">
            <w:pPr>
              <w:spacing w:after="0"/>
              <w:jc w:val="left"/>
              <w:rPr>
                <w:sz w:val="18"/>
                <w:szCs w:val="18"/>
              </w:rPr>
            </w:pPr>
            <w:r w:rsidRPr="009F4405">
              <w:rPr>
                <w:sz w:val="18"/>
                <w:szCs w:val="18"/>
              </w:rPr>
              <w:t>N/A</w:t>
            </w:r>
          </w:p>
        </w:tc>
        <w:tc>
          <w:tcPr>
            <w:tcW w:w="500" w:type="pct"/>
            <w:hideMark/>
          </w:tcPr>
          <w:p w14:paraId="7C34C5E4" w14:textId="77777777" w:rsidR="00A111BA" w:rsidRPr="009F4405" w:rsidRDefault="00A111BA" w:rsidP="00FC24D0">
            <w:pPr>
              <w:spacing w:after="0"/>
              <w:jc w:val="left"/>
              <w:rPr>
                <w:sz w:val="18"/>
                <w:szCs w:val="18"/>
              </w:rPr>
            </w:pPr>
            <w:r w:rsidRPr="009F4405">
              <w:rPr>
                <w:sz w:val="18"/>
                <w:szCs w:val="18"/>
              </w:rPr>
              <w:t>Unclear</w:t>
            </w:r>
          </w:p>
        </w:tc>
        <w:tc>
          <w:tcPr>
            <w:tcW w:w="500" w:type="pct"/>
            <w:hideMark/>
          </w:tcPr>
          <w:p w14:paraId="0F98C0D4" w14:textId="77777777" w:rsidR="00A111BA" w:rsidRPr="009F4405" w:rsidRDefault="00A111BA" w:rsidP="00FC24D0">
            <w:pPr>
              <w:spacing w:after="0"/>
              <w:jc w:val="left"/>
              <w:rPr>
                <w:sz w:val="18"/>
                <w:szCs w:val="18"/>
              </w:rPr>
            </w:pPr>
            <w:r w:rsidRPr="009F4405">
              <w:rPr>
                <w:sz w:val="18"/>
                <w:szCs w:val="18"/>
              </w:rPr>
              <w:t>Unclear</w:t>
            </w:r>
          </w:p>
        </w:tc>
        <w:tc>
          <w:tcPr>
            <w:tcW w:w="500" w:type="pct"/>
            <w:hideMark/>
          </w:tcPr>
          <w:p w14:paraId="722A4860" w14:textId="77777777" w:rsidR="00A111BA" w:rsidRPr="009F4405" w:rsidRDefault="00A111BA" w:rsidP="00FC24D0">
            <w:pPr>
              <w:spacing w:after="0"/>
              <w:jc w:val="left"/>
              <w:rPr>
                <w:sz w:val="18"/>
                <w:szCs w:val="18"/>
              </w:rPr>
            </w:pPr>
            <w:r w:rsidRPr="009F4405">
              <w:rPr>
                <w:sz w:val="18"/>
                <w:szCs w:val="18"/>
              </w:rPr>
              <w:t>Unclear</w:t>
            </w:r>
          </w:p>
        </w:tc>
        <w:tc>
          <w:tcPr>
            <w:tcW w:w="500" w:type="pct"/>
            <w:hideMark/>
          </w:tcPr>
          <w:p w14:paraId="5B277007" w14:textId="77777777" w:rsidR="00A111BA" w:rsidRPr="009F4405" w:rsidRDefault="00A111BA" w:rsidP="00FC24D0">
            <w:pPr>
              <w:spacing w:after="0"/>
              <w:jc w:val="left"/>
              <w:rPr>
                <w:sz w:val="18"/>
                <w:szCs w:val="18"/>
              </w:rPr>
            </w:pPr>
            <w:r w:rsidRPr="009F4405">
              <w:rPr>
                <w:sz w:val="18"/>
                <w:szCs w:val="18"/>
              </w:rPr>
              <w:t>Unclear</w:t>
            </w:r>
          </w:p>
        </w:tc>
        <w:tc>
          <w:tcPr>
            <w:tcW w:w="500" w:type="pct"/>
            <w:hideMark/>
          </w:tcPr>
          <w:p w14:paraId="13019EC7" w14:textId="77777777" w:rsidR="00A111BA" w:rsidRPr="009F4405" w:rsidRDefault="00A111BA" w:rsidP="00FC24D0">
            <w:pPr>
              <w:spacing w:after="0"/>
              <w:jc w:val="left"/>
              <w:rPr>
                <w:sz w:val="18"/>
                <w:szCs w:val="18"/>
              </w:rPr>
            </w:pPr>
            <w:r w:rsidRPr="009F4405">
              <w:rPr>
                <w:sz w:val="18"/>
                <w:szCs w:val="18"/>
              </w:rPr>
              <w:t>No</w:t>
            </w:r>
          </w:p>
        </w:tc>
        <w:tc>
          <w:tcPr>
            <w:tcW w:w="500" w:type="pct"/>
            <w:hideMark/>
          </w:tcPr>
          <w:p w14:paraId="4034F0CA" w14:textId="77777777" w:rsidR="00A111BA" w:rsidRPr="009F4405" w:rsidRDefault="00A111BA" w:rsidP="00FC24D0">
            <w:pPr>
              <w:spacing w:after="0"/>
              <w:jc w:val="left"/>
              <w:rPr>
                <w:sz w:val="18"/>
                <w:szCs w:val="18"/>
              </w:rPr>
            </w:pPr>
            <w:r w:rsidRPr="009F4405">
              <w:rPr>
                <w:sz w:val="18"/>
                <w:szCs w:val="18"/>
              </w:rPr>
              <w:t>LEO, SSO, Polar</w:t>
            </w:r>
          </w:p>
        </w:tc>
      </w:tr>
      <w:tr w:rsidR="005B205E" w:rsidRPr="009F4405" w14:paraId="2E493A5B" w14:textId="77777777" w:rsidTr="0034411D">
        <w:trPr>
          <w:trHeight w:val="338"/>
        </w:trPr>
        <w:tc>
          <w:tcPr>
            <w:tcW w:w="500" w:type="pct"/>
            <w:hideMark/>
          </w:tcPr>
          <w:p w14:paraId="6EDAD239" w14:textId="77777777" w:rsidR="00A111BA" w:rsidRPr="009F4405" w:rsidRDefault="00A111BA" w:rsidP="00FC24D0">
            <w:pPr>
              <w:spacing w:after="0"/>
              <w:jc w:val="left"/>
              <w:rPr>
                <w:b/>
                <w:sz w:val="18"/>
                <w:szCs w:val="18"/>
              </w:rPr>
            </w:pPr>
            <w:r w:rsidRPr="009F4405">
              <w:rPr>
                <w:b/>
                <w:sz w:val="18"/>
                <w:szCs w:val="18"/>
              </w:rPr>
              <w:t>North Sea launch platform</w:t>
            </w:r>
          </w:p>
        </w:tc>
        <w:tc>
          <w:tcPr>
            <w:tcW w:w="500" w:type="pct"/>
            <w:hideMark/>
          </w:tcPr>
          <w:p w14:paraId="5BBFBC08" w14:textId="77777777" w:rsidR="00A111BA" w:rsidRPr="009F4405" w:rsidRDefault="00A111BA" w:rsidP="00FC24D0">
            <w:pPr>
              <w:spacing w:after="0"/>
              <w:jc w:val="left"/>
              <w:rPr>
                <w:sz w:val="18"/>
                <w:szCs w:val="18"/>
              </w:rPr>
            </w:pPr>
            <w:r w:rsidRPr="009F4405">
              <w:rPr>
                <w:sz w:val="18"/>
                <w:szCs w:val="18"/>
              </w:rPr>
              <w:t>Offshore (DE)</w:t>
            </w:r>
          </w:p>
        </w:tc>
        <w:tc>
          <w:tcPr>
            <w:tcW w:w="500" w:type="pct"/>
            <w:hideMark/>
          </w:tcPr>
          <w:p w14:paraId="659D6B53" w14:textId="77777777" w:rsidR="00A111BA" w:rsidRPr="009F4405" w:rsidRDefault="00A111BA" w:rsidP="00FC24D0">
            <w:pPr>
              <w:spacing w:after="0"/>
              <w:jc w:val="left"/>
              <w:rPr>
                <w:sz w:val="18"/>
                <w:szCs w:val="18"/>
              </w:rPr>
            </w:pPr>
            <w:r w:rsidRPr="009F4405">
              <w:rPr>
                <w:sz w:val="18"/>
                <w:szCs w:val="18"/>
              </w:rPr>
              <w:t>Mobile</w:t>
            </w:r>
          </w:p>
        </w:tc>
        <w:tc>
          <w:tcPr>
            <w:tcW w:w="500" w:type="pct"/>
            <w:hideMark/>
          </w:tcPr>
          <w:p w14:paraId="632B48FC" w14:textId="77777777" w:rsidR="00A111BA" w:rsidRPr="009F4405" w:rsidRDefault="00A111BA" w:rsidP="00FC24D0">
            <w:pPr>
              <w:spacing w:after="0"/>
              <w:jc w:val="left"/>
              <w:rPr>
                <w:sz w:val="18"/>
                <w:szCs w:val="18"/>
              </w:rPr>
            </w:pPr>
            <w:r w:rsidRPr="009F4405">
              <w:rPr>
                <w:sz w:val="18"/>
                <w:szCs w:val="18"/>
              </w:rPr>
              <w:t>German Offshore Spaceport Alliance (GOSA)</w:t>
            </w:r>
          </w:p>
        </w:tc>
        <w:tc>
          <w:tcPr>
            <w:tcW w:w="500" w:type="pct"/>
            <w:hideMark/>
          </w:tcPr>
          <w:p w14:paraId="0E9BD2BA" w14:textId="77777777" w:rsidR="00A111BA" w:rsidRPr="009F4405" w:rsidRDefault="00A111BA" w:rsidP="00FC24D0">
            <w:pPr>
              <w:spacing w:after="0"/>
              <w:jc w:val="left"/>
              <w:rPr>
                <w:sz w:val="18"/>
                <w:szCs w:val="18"/>
              </w:rPr>
            </w:pPr>
            <w:r w:rsidRPr="009F4405">
              <w:rPr>
                <w:sz w:val="18"/>
                <w:szCs w:val="18"/>
              </w:rPr>
              <w:t>Microlaunchers</w:t>
            </w:r>
          </w:p>
        </w:tc>
        <w:tc>
          <w:tcPr>
            <w:tcW w:w="500" w:type="pct"/>
            <w:hideMark/>
          </w:tcPr>
          <w:p w14:paraId="0AEFE19F" w14:textId="77777777" w:rsidR="00A111BA" w:rsidRPr="009F4405" w:rsidRDefault="00A111BA" w:rsidP="00FC24D0">
            <w:pPr>
              <w:spacing w:after="0"/>
              <w:jc w:val="left"/>
              <w:rPr>
                <w:sz w:val="18"/>
                <w:szCs w:val="18"/>
              </w:rPr>
            </w:pPr>
            <w:r w:rsidRPr="009F4405">
              <w:rPr>
                <w:sz w:val="18"/>
                <w:szCs w:val="18"/>
              </w:rPr>
              <w:t>&lt; 100kg</w:t>
            </w:r>
          </w:p>
        </w:tc>
        <w:tc>
          <w:tcPr>
            <w:tcW w:w="500" w:type="pct"/>
            <w:hideMark/>
          </w:tcPr>
          <w:p w14:paraId="2FAF3F25" w14:textId="77777777" w:rsidR="00A111BA" w:rsidRPr="009F4405" w:rsidRDefault="00A111BA" w:rsidP="00FC24D0">
            <w:pPr>
              <w:spacing w:after="0"/>
              <w:jc w:val="left"/>
              <w:rPr>
                <w:sz w:val="18"/>
                <w:szCs w:val="18"/>
              </w:rPr>
            </w:pPr>
            <w:r w:rsidRPr="009F4405">
              <w:rPr>
                <w:sz w:val="18"/>
                <w:szCs w:val="18"/>
              </w:rPr>
              <w:t>Vertical</w:t>
            </w:r>
          </w:p>
        </w:tc>
        <w:tc>
          <w:tcPr>
            <w:tcW w:w="500" w:type="pct"/>
            <w:hideMark/>
          </w:tcPr>
          <w:p w14:paraId="711632A0" w14:textId="77777777" w:rsidR="00A111BA" w:rsidRPr="009F4405" w:rsidRDefault="00A111BA" w:rsidP="00FC24D0">
            <w:pPr>
              <w:spacing w:after="0"/>
              <w:jc w:val="left"/>
              <w:rPr>
                <w:sz w:val="18"/>
                <w:szCs w:val="18"/>
              </w:rPr>
            </w:pPr>
            <w:r w:rsidRPr="009F4405">
              <w:rPr>
                <w:sz w:val="18"/>
                <w:szCs w:val="18"/>
              </w:rPr>
              <w:t>Unclear</w:t>
            </w:r>
          </w:p>
        </w:tc>
        <w:tc>
          <w:tcPr>
            <w:tcW w:w="500" w:type="pct"/>
            <w:hideMark/>
          </w:tcPr>
          <w:p w14:paraId="7BA10933" w14:textId="77777777" w:rsidR="00A111BA" w:rsidRPr="009F4405" w:rsidRDefault="00A111BA" w:rsidP="00FC24D0">
            <w:pPr>
              <w:spacing w:after="0"/>
              <w:jc w:val="left"/>
              <w:rPr>
                <w:sz w:val="18"/>
                <w:szCs w:val="18"/>
              </w:rPr>
            </w:pPr>
            <w:r w:rsidRPr="009F4405">
              <w:rPr>
                <w:sz w:val="18"/>
                <w:szCs w:val="18"/>
              </w:rPr>
              <w:t>No</w:t>
            </w:r>
          </w:p>
        </w:tc>
        <w:tc>
          <w:tcPr>
            <w:tcW w:w="500" w:type="pct"/>
            <w:hideMark/>
          </w:tcPr>
          <w:p w14:paraId="6BEAEB13" w14:textId="77777777" w:rsidR="00A111BA" w:rsidRPr="009F4405" w:rsidRDefault="00A111BA" w:rsidP="00FC24D0">
            <w:pPr>
              <w:spacing w:after="0"/>
              <w:jc w:val="left"/>
              <w:rPr>
                <w:sz w:val="18"/>
                <w:szCs w:val="18"/>
              </w:rPr>
            </w:pPr>
            <w:r w:rsidRPr="009F4405">
              <w:rPr>
                <w:sz w:val="18"/>
                <w:szCs w:val="18"/>
              </w:rPr>
              <w:t>LEO, SSO, Polar</w:t>
            </w:r>
          </w:p>
        </w:tc>
      </w:tr>
      <w:tr w:rsidR="005B205E" w:rsidRPr="009F4405" w14:paraId="59A8A0C7" w14:textId="77777777" w:rsidTr="0034411D">
        <w:trPr>
          <w:trHeight w:val="338"/>
        </w:trPr>
        <w:tc>
          <w:tcPr>
            <w:tcW w:w="500" w:type="pct"/>
            <w:hideMark/>
          </w:tcPr>
          <w:p w14:paraId="4A5071AD" w14:textId="77777777" w:rsidR="00A111BA" w:rsidRPr="009F4405" w:rsidRDefault="00A111BA" w:rsidP="00FC24D0">
            <w:pPr>
              <w:spacing w:after="0"/>
              <w:jc w:val="left"/>
              <w:rPr>
                <w:b/>
                <w:sz w:val="18"/>
                <w:szCs w:val="18"/>
              </w:rPr>
            </w:pPr>
            <w:r w:rsidRPr="009F4405">
              <w:rPr>
                <w:b/>
                <w:sz w:val="18"/>
                <w:szCs w:val="18"/>
              </w:rPr>
              <w:t>EuroSpaceport</w:t>
            </w:r>
          </w:p>
        </w:tc>
        <w:tc>
          <w:tcPr>
            <w:tcW w:w="500" w:type="pct"/>
            <w:hideMark/>
          </w:tcPr>
          <w:p w14:paraId="0B25D1AB" w14:textId="77777777" w:rsidR="00A111BA" w:rsidRPr="009F4405" w:rsidRDefault="00A111BA" w:rsidP="00FC24D0">
            <w:pPr>
              <w:spacing w:after="0"/>
              <w:jc w:val="left"/>
              <w:rPr>
                <w:sz w:val="18"/>
                <w:szCs w:val="18"/>
              </w:rPr>
            </w:pPr>
            <w:r w:rsidRPr="009F4405">
              <w:rPr>
                <w:sz w:val="18"/>
                <w:szCs w:val="18"/>
              </w:rPr>
              <w:t>Offshore (DK)</w:t>
            </w:r>
          </w:p>
        </w:tc>
        <w:tc>
          <w:tcPr>
            <w:tcW w:w="500" w:type="pct"/>
            <w:hideMark/>
          </w:tcPr>
          <w:p w14:paraId="44E93C1A" w14:textId="77777777" w:rsidR="00A111BA" w:rsidRPr="009F4405" w:rsidRDefault="00A111BA" w:rsidP="00FC24D0">
            <w:pPr>
              <w:spacing w:after="0"/>
              <w:jc w:val="left"/>
              <w:rPr>
                <w:sz w:val="18"/>
                <w:szCs w:val="18"/>
              </w:rPr>
            </w:pPr>
            <w:r w:rsidRPr="009F4405">
              <w:rPr>
                <w:sz w:val="18"/>
                <w:szCs w:val="18"/>
              </w:rPr>
              <w:t>Mobile</w:t>
            </w:r>
          </w:p>
        </w:tc>
        <w:tc>
          <w:tcPr>
            <w:tcW w:w="500" w:type="pct"/>
            <w:hideMark/>
          </w:tcPr>
          <w:p w14:paraId="42B38703" w14:textId="77777777" w:rsidR="00A111BA" w:rsidRPr="009F4405" w:rsidRDefault="00A111BA" w:rsidP="00FC24D0">
            <w:pPr>
              <w:spacing w:after="0"/>
              <w:jc w:val="left"/>
              <w:rPr>
                <w:sz w:val="18"/>
                <w:szCs w:val="18"/>
              </w:rPr>
            </w:pPr>
            <w:r w:rsidRPr="009F4405">
              <w:rPr>
                <w:sz w:val="18"/>
                <w:szCs w:val="18"/>
              </w:rPr>
              <w:t>EuroSpaceport ApS</w:t>
            </w:r>
          </w:p>
        </w:tc>
        <w:tc>
          <w:tcPr>
            <w:tcW w:w="500" w:type="pct"/>
            <w:hideMark/>
          </w:tcPr>
          <w:p w14:paraId="7C4F688F" w14:textId="77777777" w:rsidR="00A111BA" w:rsidRPr="009F4405" w:rsidRDefault="00A111BA" w:rsidP="00FC24D0">
            <w:pPr>
              <w:spacing w:after="0"/>
              <w:jc w:val="left"/>
              <w:rPr>
                <w:sz w:val="18"/>
                <w:szCs w:val="18"/>
              </w:rPr>
            </w:pPr>
            <w:r w:rsidRPr="009F4405">
              <w:rPr>
                <w:sz w:val="18"/>
                <w:szCs w:val="18"/>
              </w:rPr>
              <w:t>Microlaunchers</w:t>
            </w:r>
          </w:p>
        </w:tc>
        <w:tc>
          <w:tcPr>
            <w:tcW w:w="500" w:type="pct"/>
            <w:hideMark/>
          </w:tcPr>
          <w:p w14:paraId="0D6B3A6D" w14:textId="77777777" w:rsidR="00A111BA" w:rsidRPr="009F4405" w:rsidRDefault="00A111BA" w:rsidP="00FC24D0">
            <w:pPr>
              <w:spacing w:after="0"/>
              <w:jc w:val="left"/>
              <w:rPr>
                <w:sz w:val="18"/>
                <w:szCs w:val="18"/>
              </w:rPr>
            </w:pPr>
            <w:r w:rsidRPr="009F4405">
              <w:rPr>
                <w:sz w:val="18"/>
                <w:szCs w:val="18"/>
              </w:rPr>
              <w:t>&lt; 50kg</w:t>
            </w:r>
          </w:p>
        </w:tc>
        <w:tc>
          <w:tcPr>
            <w:tcW w:w="500" w:type="pct"/>
            <w:hideMark/>
          </w:tcPr>
          <w:p w14:paraId="65AD2077" w14:textId="77777777" w:rsidR="00A111BA" w:rsidRPr="009F4405" w:rsidRDefault="00A111BA" w:rsidP="00FC24D0">
            <w:pPr>
              <w:spacing w:after="0"/>
              <w:jc w:val="left"/>
              <w:rPr>
                <w:sz w:val="18"/>
                <w:szCs w:val="18"/>
              </w:rPr>
            </w:pPr>
            <w:r w:rsidRPr="009F4405">
              <w:rPr>
                <w:sz w:val="18"/>
                <w:szCs w:val="18"/>
              </w:rPr>
              <w:t>Vertical</w:t>
            </w:r>
          </w:p>
        </w:tc>
        <w:tc>
          <w:tcPr>
            <w:tcW w:w="500" w:type="pct"/>
            <w:hideMark/>
          </w:tcPr>
          <w:p w14:paraId="3DC37043" w14:textId="77777777" w:rsidR="00A111BA" w:rsidRPr="009F4405" w:rsidRDefault="00A111BA" w:rsidP="00FC24D0">
            <w:pPr>
              <w:spacing w:after="0"/>
              <w:jc w:val="left"/>
              <w:rPr>
                <w:sz w:val="18"/>
                <w:szCs w:val="18"/>
              </w:rPr>
            </w:pPr>
            <w:r w:rsidRPr="009F4405">
              <w:rPr>
                <w:sz w:val="18"/>
                <w:szCs w:val="18"/>
              </w:rPr>
              <w:t>Unclear</w:t>
            </w:r>
          </w:p>
        </w:tc>
        <w:tc>
          <w:tcPr>
            <w:tcW w:w="500" w:type="pct"/>
            <w:hideMark/>
          </w:tcPr>
          <w:p w14:paraId="0DB69DEC" w14:textId="77777777" w:rsidR="00A111BA" w:rsidRPr="009F4405" w:rsidRDefault="00A111BA" w:rsidP="00FC24D0">
            <w:pPr>
              <w:spacing w:after="0"/>
              <w:jc w:val="left"/>
              <w:rPr>
                <w:sz w:val="18"/>
                <w:szCs w:val="18"/>
              </w:rPr>
            </w:pPr>
            <w:r w:rsidRPr="009F4405">
              <w:rPr>
                <w:sz w:val="18"/>
                <w:szCs w:val="18"/>
              </w:rPr>
              <w:t>No</w:t>
            </w:r>
          </w:p>
        </w:tc>
        <w:tc>
          <w:tcPr>
            <w:tcW w:w="500" w:type="pct"/>
            <w:hideMark/>
          </w:tcPr>
          <w:p w14:paraId="31D52992" w14:textId="77777777" w:rsidR="00A111BA" w:rsidRPr="009F4405" w:rsidRDefault="00A111BA" w:rsidP="00FC24D0">
            <w:pPr>
              <w:spacing w:after="0"/>
              <w:jc w:val="left"/>
              <w:rPr>
                <w:sz w:val="18"/>
                <w:szCs w:val="18"/>
              </w:rPr>
            </w:pPr>
            <w:r w:rsidRPr="009F4405">
              <w:rPr>
                <w:sz w:val="18"/>
                <w:szCs w:val="18"/>
              </w:rPr>
              <w:t>LEO</w:t>
            </w:r>
          </w:p>
        </w:tc>
      </w:tr>
      <w:tr w:rsidR="005B205E" w:rsidRPr="009F4405" w14:paraId="2A5AE77E" w14:textId="77777777" w:rsidTr="0034411D">
        <w:trPr>
          <w:trHeight w:val="338"/>
        </w:trPr>
        <w:tc>
          <w:tcPr>
            <w:tcW w:w="500" w:type="pct"/>
            <w:hideMark/>
          </w:tcPr>
          <w:p w14:paraId="352CCADC" w14:textId="77777777" w:rsidR="00A111BA" w:rsidRPr="009F4405" w:rsidRDefault="00A111BA" w:rsidP="00FC24D0">
            <w:pPr>
              <w:spacing w:after="0"/>
              <w:jc w:val="left"/>
              <w:rPr>
                <w:b/>
                <w:sz w:val="18"/>
                <w:szCs w:val="18"/>
              </w:rPr>
            </w:pPr>
            <w:r w:rsidRPr="009F4405">
              <w:rPr>
                <w:b/>
                <w:sz w:val="18"/>
                <w:szCs w:val="18"/>
              </w:rPr>
              <w:t>Spaceport Snowdonia</w:t>
            </w:r>
          </w:p>
        </w:tc>
        <w:tc>
          <w:tcPr>
            <w:tcW w:w="500" w:type="pct"/>
            <w:hideMark/>
          </w:tcPr>
          <w:p w14:paraId="126F283A" w14:textId="77777777" w:rsidR="00A111BA" w:rsidRPr="009F4405" w:rsidRDefault="00A111BA" w:rsidP="00FC24D0">
            <w:pPr>
              <w:spacing w:after="0"/>
              <w:jc w:val="left"/>
              <w:rPr>
                <w:sz w:val="18"/>
                <w:szCs w:val="18"/>
              </w:rPr>
            </w:pPr>
            <w:r w:rsidRPr="009F4405">
              <w:rPr>
                <w:sz w:val="18"/>
                <w:szCs w:val="18"/>
              </w:rPr>
              <w:t>Llanbedr, Gwynedd, Wales</w:t>
            </w:r>
          </w:p>
        </w:tc>
        <w:tc>
          <w:tcPr>
            <w:tcW w:w="500" w:type="pct"/>
            <w:hideMark/>
          </w:tcPr>
          <w:p w14:paraId="4D66E56D" w14:textId="77777777" w:rsidR="00A111BA" w:rsidRPr="009F4405" w:rsidRDefault="00A111BA" w:rsidP="00FC24D0">
            <w:pPr>
              <w:spacing w:after="0"/>
              <w:jc w:val="left"/>
              <w:rPr>
                <w:sz w:val="18"/>
                <w:szCs w:val="18"/>
              </w:rPr>
            </w:pPr>
            <w:r w:rsidRPr="009F4405">
              <w:rPr>
                <w:sz w:val="18"/>
                <w:szCs w:val="18"/>
              </w:rPr>
              <w:t>53°N, 4°W</w:t>
            </w:r>
          </w:p>
        </w:tc>
        <w:tc>
          <w:tcPr>
            <w:tcW w:w="500" w:type="pct"/>
            <w:hideMark/>
          </w:tcPr>
          <w:p w14:paraId="7F7C74D0" w14:textId="77777777" w:rsidR="00A111BA" w:rsidRPr="009F4405" w:rsidRDefault="00A111BA" w:rsidP="00FC24D0">
            <w:pPr>
              <w:spacing w:after="0"/>
              <w:jc w:val="left"/>
              <w:rPr>
                <w:sz w:val="18"/>
                <w:szCs w:val="18"/>
              </w:rPr>
            </w:pPr>
            <w:r w:rsidRPr="009F4405">
              <w:rPr>
                <w:sz w:val="18"/>
                <w:szCs w:val="18"/>
              </w:rPr>
              <w:t>Snowdonia Aerospace LLP,</w:t>
            </w:r>
          </w:p>
        </w:tc>
        <w:tc>
          <w:tcPr>
            <w:tcW w:w="500" w:type="pct"/>
            <w:hideMark/>
          </w:tcPr>
          <w:p w14:paraId="649A572E" w14:textId="77777777" w:rsidR="00A111BA" w:rsidRPr="009F4405" w:rsidRDefault="00A111BA" w:rsidP="00FC24D0">
            <w:pPr>
              <w:spacing w:after="0"/>
              <w:jc w:val="left"/>
              <w:rPr>
                <w:sz w:val="18"/>
                <w:szCs w:val="18"/>
              </w:rPr>
            </w:pPr>
            <w:r w:rsidRPr="009F4405">
              <w:rPr>
                <w:sz w:val="18"/>
                <w:szCs w:val="18"/>
              </w:rPr>
              <w:t>Undetermined</w:t>
            </w:r>
          </w:p>
        </w:tc>
        <w:tc>
          <w:tcPr>
            <w:tcW w:w="500" w:type="pct"/>
            <w:hideMark/>
          </w:tcPr>
          <w:p w14:paraId="100F773A" w14:textId="77777777" w:rsidR="00A111BA" w:rsidRPr="009F4405" w:rsidRDefault="00A111BA" w:rsidP="00FC24D0">
            <w:pPr>
              <w:spacing w:after="0"/>
              <w:jc w:val="left"/>
              <w:rPr>
                <w:sz w:val="18"/>
                <w:szCs w:val="18"/>
              </w:rPr>
            </w:pPr>
            <w:r w:rsidRPr="009F4405">
              <w:rPr>
                <w:sz w:val="18"/>
                <w:szCs w:val="18"/>
              </w:rPr>
              <w:t>&lt; 200kg</w:t>
            </w:r>
          </w:p>
        </w:tc>
        <w:tc>
          <w:tcPr>
            <w:tcW w:w="500" w:type="pct"/>
            <w:hideMark/>
          </w:tcPr>
          <w:p w14:paraId="3C5D94AF" w14:textId="77777777" w:rsidR="00A111BA" w:rsidRPr="009F4405" w:rsidRDefault="00A111BA" w:rsidP="00FC24D0">
            <w:pPr>
              <w:spacing w:after="0"/>
              <w:jc w:val="left"/>
              <w:rPr>
                <w:sz w:val="18"/>
                <w:szCs w:val="18"/>
              </w:rPr>
            </w:pPr>
            <w:r w:rsidRPr="009F4405">
              <w:rPr>
                <w:sz w:val="18"/>
                <w:szCs w:val="18"/>
              </w:rPr>
              <w:t>Horizontal/Vertical</w:t>
            </w:r>
          </w:p>
        </w:tc>
        <w:tc>
          <w:tcPr>
            <w:tcW w:w="500" w:type="pct"/>
            <w:hideMark/>
          </w:tcPr>
          <w:p w14:paraId="6D1DC248" w14:textId="132F369E" w:rsidR="00A111BA" w:rsidRPr="009F4405" w:rsidRDefault="00A111BA" w:rsidP="00FC24D0">
            <w:pPr>
              <w:spacing w:after="0"/>
              <w:jc w:val="left"/>
              <w:rPr>
                <w:sz w:val="18"/>
                <w:szCs w:val="18"/>
                <w:vertAlign w:val="superscript"/>
              </w:rPr>
            </w:pPr>
            <w:r w:rsidRPr="009F4405">
              <w:rPr>
                <w:sz w:val="18"/>
                <w:szCs w:val="18"/>
              </w:rPr>
              <w:t>No</w:t>
            </w:r>
            <w:r w:rsidR="00FE0A82" w:rsidRPr="009F4405">
              <w:rPr>
                <w:sz w:val="18"/>
                <w:szCs w:val="18"/>
                <w:vertAlign w:val="superscript"/>
              </w:rPr>
              <w:t>7</w:t>
            </w:r>
          </w:p>
        </w:tc>
        <w:tc>
          <w:tcPr>
            <w:tcW w:w="500" w:type="pct"/>
            <w:hideMark/>
          </w:tcPr>
          <w:p w14:paraId="29B333A7" w14:textId="77777777" w:rsidR="00A111BA" w:rsidRPr="009F4405" w:rsidRDefault="00A111BA" w:rsidP="00FC24D0">
            <w:pPr>
              <w:spacing w:after="0"/>
              <w:jc w:val="left"/>
              <w:rPr>
                <w:sz w:val="18"/>
                <w:szCs w:val="18"/>
              </w:rPr>
            </w:pPr>
            <w:r w:rsidRPr="009F4405">
              <w:rPr>
                <w:sz w:val="18"/>
                <w:szCs w:val="18"/>
              </w:rPr>
              <w:t>No</w:t>
            </w:r>
          </w:p>
        </w:tc>
        <w:tc>
          <w:tcPr>
            <w:tcW w:w="500" w:type="pct"/>
            <w:hideMark/>
          </w:tcPr>
          <w:p w14:paraId="5AD14BEF" w14:textId="77777777" w:rsidR="00A111BA" w:rsidRPr="009F4405" w:rsidRDefault="00A111BA" w:rsidP="00FC24D0">
            <w:pPr>
              <w:spacing w:after="0"/>
              <w:jc w:val="left"/>
              <w:rPr>
                <w:sz w:val="18"/>
                <w:szCs w:val="18"/>
              </w:rPr>
            </w:pPr>
            <w:r w:rsidRPr="009F4405">
              <w:rPr>
                <w:sz w:val="18"/>
                <w:szCs w:val="18"/>
              </w:rPr>
              <w:t>LEO, SSO, Polar</w:t>
            </w:r>
          </w:p>
        </w:tc>
      </w:tr>
      <w:tr w:rsidR="005B205E" w:rsidRPr="009F4405" w14:paraId="3F9ED0E5" w14:textId="77777777" w:rsidTr="0034411D">
        <w:trPr>
          <w:trHeight w:val="338"/>
        </w:trPr>
        <w:tc>
          <w:tcPr>
            <w:tcW w:w="500" w:type="pct"/>
            <w:hideMark/>
          </w:tcPr>
          <w:p w14:paraId="7C6F942D" w14:textId="77777777" w:rsidR="00A111BA" w:rsidRPr="009F4405" w:rsidRDefault="00A111BA" w:rsidP="00FC24D0">
            <w:pPr>
              <w:spacing w:after="0"/>
              <w:jc w:val="left"/>
              <w:rPr>
                <w:b/>
                <w:sz w:val="18"/>
                <w:szCs w:val="18"/>
              </w:rPr>
            </w:pPr>
            <w:r w:rsidRPr="009F4405">
              <w:rPr>
                <w:b/>
                <w:sz w:val="18"/>
                <w:szCs w:val="18"/>
              </w:rPr>
              <w:t>Glasgow Prestwick Spaceport</w:t>
            </w:r>
          </w:p>
        </w:tc>
        <w:tc>
          <w:tcPr>
            <w:tcW w:w="500" w:type="pct"/>
            <w:hideMark/>
          </w:tcPr>
          <w:p w14:paraId="5F948685" w14:textId="77777777" w:rsidR="00A111BA" w:rsidRPr="009F4405" w:rsidRDefault="00A111BA" w:rsidP="00FC24D0">
            <w:pPr>
              <w:spacing w:after="0"/>
              <w:jc w:val="left"/>
              <w:rPr>
                <w:sz w:val="18"/>
                <w:szCs w:val="18"/>
              </w:rPr>
            </w:pPr>
            <w:r w:rsidRPr="009F4405">
              <w:rPr>
                <w:sz w:val="18"/>
                <w:szCs w:val="18"/>
              </w:rPr>
              <w:t>Glasgow, Scotland</w:t>
            </w:r>
          </w:p>
        </w:tc>
        <w:tc>
          <w:tcPr>
            <w:tcW w:w="500" w:type="pct"/>
            <w:hideMark/>
          </w:tcPr>
          <w:p w14:paraId="5FF9860A" w14:textId="77777777" w:rsidR="00A111BA" w:rsidRPr="009F4405" w:rsidRDefault="00A111BA" w:rsidP="00FC24D0">
            <w:pPr>
              <w:spacing w:after="0"/>
              <w:jc w:val="left"/>
              <w:rPr>
                <w:sz w:val="18"/>
                <w:szCs w:val="18"/>
              </w:rPr>
            </w:pPr>
            <w:r w:rsidRPr="009F4405">
              <w:rPr>
                <w:sz w:val="18"/>
                <w:szCs w:val="18"/>
              </w:rPr>
              <w:t>56°N, 5°W</w:t>
            </w:r>
          </w:p>
        </w:tc>
        <w:tc>
          <w:tcPr>
            <w:tcW w:w="500" w:type="pct"/>
            <w:hideMark/>
          </w:tcPr>
          <w:p w14:paraId="029812CA" w14:textId="77777777" w:rsidR="00A111BA" w:rsidRPr="009F4405" w:rsidRDefault="00A111BA" w:rsidP="00FC24D0">
            <w:pPr>
              <w:spacing w:after="0"/>
              <w:jc w:val="left"/>
              <w:rPr>
                <w:sz w:val="18"/>
                <w:szCs w:val="18"/>
              </w:rPr>
            </w:pPr>
            <w:r w:rsidRPr="009F4405">
              <w:rPr>
                <w:sz w:val="18"/>
                <w:szCs w:val="18"/>
              </w:rPr>
              <w:t>Astraius</w:t>
            </w:r>
          </w:p>
        </w:tc>
        <w:tc>
          <w:tcPr>
            <w:tcW w:w="500" w:type="pct"/>
            <w:hideMark/>
          </w:tcPr>
          <w:p w14:paraId="1F158B1A" w14:textId="77777777" w:rsidR="00A111BA" w:rsidRPr="009F4405" w:rsidRDefault="00A111BA" w:rsidP="00FC24D0">
            <w:pPr>
              <w:spacing w:after="0"/>
              <w:jc w:val="left"/>
              <w:rPr>
                <w:sz w:val="18"/>
                <w:szCs w:val="18"/>
              </w:rPr>
            </w:pPr>
            <w:r w:rsidRPr="009F4405">
              <w:rPr>
                <w:sz w:val="18"/>
                <w:szCs w:val="18"/>
              </w:rPr>
              <w:t>Undetermined</w:t>
            </w:r>
          </w:p>
        </w:tc>
        <w:tc>
          <w:tcPr>
            <w:tcW w:w="500" w:type="pct"/>
            <w:hideMark/>
          </w:tcPr>
          <w:p w14:paraId="1886355F" w14:textId="77777777" w:rsidR="00A111BA" w:rsidRPr="009F4405" w:rsidRDefault="00A111BA" w:rsidP="00FC24D0">
            <w:pPr>
              <w:spacing w:after="0"/>
              <w:jc w:val="left"/>
              <w:rPr>
                <w:sz w:val="18"/>
                <w:szCs w:val="18"/>
              </w:rPr>
            </w:pPr>
            <w:r w:rsidRPr="009F4405">
              <w:rPr>
                <w:sz w:val="18"/>
                <w:szCs w:val="18"/>
              </w:rPr>
              <w:t>&lt; 800 kg</w:t>
            </w:r>
          </w:p>
        </w:tc>
        <w:tc>
          <w:tcPr>
            <w:tcW w:w="500" w:type="pct"/>
            <w:hideMark/>
          </w:tcPr>
          <w:p w14:paraId="6FBA4E95" w14:textId="77777777" w:rsidR="00A111BA" w:rsidRPr="009F4405" w:rsidRDefault="00A111BA" w:rsidP="00FC24D0">
            <w:pPr>
              <w:spacing w:after="0"/>
              <w:jc w:val="left"/>
              <w:rPr>
                <w:sz w:val="18"/>
                <w:szCs w:val="18"/>
              </w:rPr>
            </w:pPr>
            <w:r w:rsidRPr="009F4405">
              <w:rPr>
                <w:sz w:val="18"/>
                <w:szCs w:val="18"/>
              </w:rPr>
              <w:t>Horizontal</w:t>
            </w:r>
          </w:p>
        </w:tc>
        <w:tc>
          <w:tcPr>
            <w:tcW w:w="500" w:type="pct"/>
            <w:hideMark/>
          </w:tcPr>
          <w:p w14:paraId="5965987F" w14:textId="154EF80F" w:rsidR="00A111BA" w:rsidRPr="009F4405" w:rsidRDefault="00A111BA" w:rsidP="00FC24D0">
            <w:pPr>
              <w:spacing w:after="0"/>
              <w:jc w:val="left"/>
              <w:rPr>
                <w:sz w:val="18"/>
                <w:szCs w:val="18"/>
                <w:vertAlign w:val="superscript"/>
              </w:rPr>
            </w:pPr>
            <w:r w:rsidRPr="009F4405">
              <w:rPr>
                <w:sz w:val="18"/>
                <w:szCs w:val="18"/>
              </w:rPr>
              <w:t>No</w:t>
            </w:r>
            <w:r w:rsidR="00FE0A82" w:rsidRPr="009F4405">
              <w:rPr>
                <w:sz w:val="18"/>
                <w:szCs w:val="18"/>
                <w:vertAlign w:val="superscript"/>
              </w:rPr>
              <w:t>7</w:t>
            </w:r>
          </w:p>
        </w:tc>
        <w:tc>
          <w:tcPr>
            <w:tcW w:w="500" w:type="pct"/>
            <w:hideMark/>
          </w:tcPr>
          <w:p w14:paraId="29982F68" w14:textId="77777777" w:rsidR="00A111BA" w:rsidRPr="009F4405" w:rsidRDefault="00A111BA" w:rsidP="00FC24D0">
            <w:pPr>
              <w:spacing w:after="0"/>
              <w:jc w:val="left"/>
              <w:rPr>
                <w:sz w:val="18"/>
                <w:szCs w:val="18"/>
              </w:rPr>
            </w:pPr>
            <w:r w:rsidRPr="009F4405">
              <w:rPr>
                <w:sz w:val="18"/>
                <w:szCs w:val="18"/>
              </w:rPr>
              <w:t>No</w:t>
            </w:r>
          </w:p>
        </w:tc>
        <w:tc>
          <w:tcPr>
            <w:tcW w:w="500" w:type="pct"/>
            <w:hideMark/>
          </w:tcPr>
          <w:p w14:paraId="4E5F7881" w14:textId="77777777" w:rsidR="00A111BA" w:rsidRPr="009F4405" w:rsidRDefault="00A111BA" w:rsidP="00FC24D0">
            <w:pPr>
              <w:spacing w:after="0"/>
              <w:jc w:val="left"/>
              <w:rPr>
                <w:sz w:val="18"/>
                <w:szCs w:val="18"/>
              </w:rPr>
            </w:pPr>
            <w:r w:rsidRPr="009F4405">
              <w:rPr>
                <w:sz w:val="18"/>
                <w:szCs w:val="18"/>
              </w:rPr>
              <w:t>LEO, SSO, Polar</w:t>
            </w:r>
          </w:p>
        </w:tc>
      </w:tr>
      <w:tr w:rsidR="005B205E" w:rsidRPr="009F4405" w14:paraId="449EDA84" w14:textId="77777777" w:rsidTr="0034411D">
        <w:trPr>
          <w:trHeight w:val="338"/>
        </w:trPr>
        <w:tc>
          <w:tcPr>
            <w:tcW w:w="500" w:type="pct"/>
            <w:hideMark/>
          </w:tcPr>
          <w:p w14:paraId="515217D7" w14:textId="77777777" w:rsidR="00A243DD" w:rsidRPr="009F4405" w:rsidRDefault="00A111BA" w:rsidP="00FC24D0">
            <w:pPr>
              <w:spacing w:after="0"/>
              <w:jc w:val="left"/>
              <w:rPr>
                <w:b/>
                <w:sz w:val="18"/>
                <w:szCs w:val="18"/>
              </w:rPr>
            </w:pPr>
            <w:r w:rsidRPr="009F4405">
              <w:rPr>
                <w:b/>
                <w:sz w:val="18"/>
                <w:szCs w:val="18"/>
              </w:rPr>
              <w:t xml:space="preserve">Criptaliae </w:t>
            </w:r>
          </w:p>
          <w:p w14:paraId="4AC0A779" w14:textId="03403586" w:rsidR="00A111BA" w:rsidRPr="009F4405" w:rsidRDefault="00A111BA" w:rsidP="00FC24D0">
            <w:pPr>
              <w:spacing w:after="0"/>
              <w:jc w:val="left"/>
              <w:rPr>
                <w:b/>
                <w:sz w:val="18"/>
                <w:szCs w:val="18"/>
              </w:rPr>
            </w:pPr>
            <w:r w:rsidRPr="009F4405">
              <w:rPr>
                <w:b/>
                <w:sz w:val="18"/>
                <w:szCs w:val="18"/>
              </w:rPr>
              <w:t>Spaceport</w:t>
            </w:r>
          </w:p>
        </w:tc>
        <w:tc>
          <w:tcPr>
            <w:tcW w:w="500" w:type="pct"/>
            <w:hideMark/>
          </w:tcPr>
          <w:p w14:paraId="5BE5B555" w14:textId="77777777" w:rsidR="00A111BA" w:rsidRPr="009F4405" w:rsidRDefault="00A111BA" w:rsidP="00FC24D0">
            <w:pPr>
              <w:spacing w:after="0"/>
              <w:jc w:val="left"/>
              <w:rPr>
                <w:sz w:val="18"/>
                <w:szCs w:val="18"/>
              </w:rPr>
            </w:pPr>
            <w:r w:rsidRPr="009F4405">
              <w:rPr>
                <w:sz w:val="18"/>
                <w:szCs w:val="18"/>
              </w:rPr>
              <w:t>Grottaglie, Italy</w:t>
            </w:r>
          </w:p>
        </w:tc>
        <w:tc>
          <w:tcPr>
            <w:tcW w:w="500" w:type="pct"/>
            <w:hideMark/>
          </w:tcPr>
          <w:p w14:paraId="166A58B2" w14:textId="77777777" w:rsidR="00A111BA" w:rsidRPr="009F4405" w:rsidRDefault="00A111BA" w:rsidP="00FC24D0">
            <w:pPr>
              <w:spacing w:after="0"/>
              <w:jc w:val="left"/>
              <w:rPr>
                <w:sz w:val="18"/>
                <w:szCs w:val="18"/>
              </w:rPr>
            </w:pPr>
            <w:r w:rsidRPr="009F4405">
              <w:rPr>
                <w:sz w:val="18"/>
                <w:szCs w:val="18"/>
              </w:rPr>
              <w:t>41°N, 17°E</w:t>
            </w:r>
          </w:p>
        </w:tc>
        <w:tc>
          <w:tcPr>
            <w:tcW w:w="500" w:type="pct"/>
            <w:hideMark/>
          </w:tcPr>
          <w:p w14:paraId="08D95DD7" w14:textId="77777777" w:rsidR="00A111BA" w:rsidRPr="009F4405" w:rsidRDefault="00A111BA" w:rsidP="00FC24D0">
            <w:pPr>
              <w:spacing w:after="0"/>
              <w:jc w:val="left"/>
              <w:rPr>
                <w:sz w:val="18"/>
                <w:szCs w:val="18"/>
              </w:rPr>
            </w:pPr>
            <w:r w:rsidRPr="009F4405">
              <w:rPr>
                <w:sz w:val="18"/>
                <w:szCs w:val="18"/>
              </w:rPr>
              <w:t>Criptaliae Spaceport Foundation</w:t>
            </w:r>
          </w:p>
        </w:tc>
        <w:tc>
          <w:tcPr>
            <w:tcW w:w="500" w:type="pct"/>
            <w:hideMark/>
          </w:tcPr>
          <w:p w14:paraId="15F1A4ED" w14:textId="77777777" w:rsidR="00A111BA" w:rsidRPr="009F4405" w:rsidRDefault="00A111BA" w:rsidP="00FC24D0">
            <w:pPr>
              <w:spacing w:after="0"/>
              <w:jc w:val="left"/>
              <w:rPr>
                <w:sz w:val="18"/>
                <w:szCs w:val="18"/>
              </w:rPr>
            </w:pPr>
            <w:r w:rsidRPr="009F4405">
              <w:rPr>
                <w:sz w:val="18"/>
                <w:szCs w:val="18"/>
              </w:rPr>
              <w:t>Boeing 747-8</w:t>
            </w:r>
          </w:p>
        </w:tc>
        <w:tc>
          <w:tcPr>
            <w:tcW w:w="500" w:type="pct"/>
            <w:hideMark/>
          </w:tcPr>
          <w:p w14:paraId="7250C4D4" w14:textId="77777777" w:rsidR="00A111BA" w:rsidRPr="009F4405" w:rsidRDefault="00A111BA" w:rsidP="00FC24D0">
            <w:pPr>
              <w:spacing w:after="0"/>
              <w:jc w:val="left"/>
              <w:rPr>
                <w:sz w:val="18"/>
                <w:szCs w:val="18"/>
              </w:rPr>
            </w:pPr>
            <w:r w:rsidRPr="009F4405">
              <w:rPr>
                <w:sz w:val="18"/>
                <w:szCs w:val="18"/>
              </w:rPr>
              <w:t>Unclear</w:t>
            </w:r>
          </w:p>
        </w:tc>
        <w:tc>
          <w:tcPr>
            <w:tcW w:w="500" w:type="pct"/>
            <w:hideMark/>
          </w:tcPr>
          <w:p w14:paraId="1F9BE3B7" w14:textId="77777777" w:rsidR="00A111BA" w:rsidRPr="009F4405" w:rsidRDefault="00A111BA" w:rsidP="00FC24D0">
            <w:pPr>
              <w:spacing w:after="0"/>
              <w:jc w:val="left"/>
              <w:rPr>
                <w:sz w:val="18"/>
                <w:szCs w:val="18"/>
              </w:rPr>
            </w:pPr>
            <w:r w:rsidRPr="009F4405">
              <w:rPr>
                <w:sz w:val="18"/>
                <w:szCs w:val="18"/>
              </w:rPr>
              <w:t>Horizontal</w:t>
            </w:r>
          </w:p>
        </w:tc>
        <w:tc>
          <w:tcPr>
            <w:tcW w:w="500" w:type="pct"/>
            <w:hideMark/>
          </w:tcPr>
          <w:p w14:paraId="3A7BB022" w14:textId="77777777" w:rsidR="00A111BA" w:rsidRPr="009F4405" w:rsidRDefault="00A111BA" w:rsidP="00FC24D0">
            <w:pPr>
              <w:spacing w:after="0"/>
              <w:jc w:val="left"/>
              <w:rPr>
                <w:sz w:val="18"/>
                <w:szCs w:val="18"/>
              </w:rPr>
            </w:pPr>
            <w:r w:rsidRPr="009F4405">
              <w:rPr>
                <w:sz w:val="18"/>
                <w:szCs w:val="18"/>
              </w:rPr>
              <w:t>No</w:t>
            </w:r>
          </w:p>
        </w:tc>
        <w:tc>
          <w:tcPr>
            <w:tcW w:w="500" w:type="pct"/>
            <w:hideMark/>
          </w:tcPr>
          <w:p w14:paraId="3620DB39" w14:textId="77777777" w:rsidR="00A111BA" w:rsidRPr="009F4405" w:rsidRDefault="00A111BA" w:rsidP="00FC24D0">
            <w:pPr>
              <w:spacing w:after="0"/>
              <w:jc w:val="left"/>
              <w:rPr>
                <w:sz w:val="18"/>
                <w:szCs w:val="18"/>
              </w:rPr>
            </w:pPr>
            <w:r w:rsidRPr="009F4405">
              <w:rPr>
                <w:sz w:val="18"/>
                <w:szCs w:val="18"/>
              </w:rPr>
              <w:t>No</w:t>
            </w:r>
          </w:p>
        </w:tc>
        <w:tc>
          <w:tcPr>
            <w:tcW w:w="500" w:type="pct"/>
            <w:hideMark/>
          </w:tcPr>
          <w:p w14:paraId="2586EF80" w14:textId="77777777" w:rsidR="00A111BA" w:rsidRPr="009F4405" w:rsidRDefault="00A111BA" w:rsidP="00FC24D0">
            <w:pPr>
              <w:spacing w:after="0"/>
              <w:jc w:val="left"/>
              <w:rPr>
                <w:sz w:val="18"/>
                <w:szCs w:val="18"/>
              </w:rPr>
            </w:pPr>
            <w:r w:rsidRPr="009F4405">
              <w:rPr>
                <w:sz w:val="18"/>
                <w:szCs w:val="18"/>
              </w:rPr>
              <w:t>LEO, SSO</w:t>
            </w:r>
          </w:p>
        </w:tc>
      </w:tr>
    </w:tbl>
    <w:p w14:paraId="79C6896B" w14:textId="77777777" w:rsidR="00BE06F1" w:rsidRPr="009F4405" w:rsidRDefault="00BE06F1" w:rsidP="00A111BA"/>
    <w:p w14:paraId="38F5ADC8" w14:textId="77777777" w:rsidR="002B7204" w:rsidRPr="009F4405" w:rsidRDefault="002B7204" w:rsidP="002B7204">
      <w:r w:rsidRPr="009F4405">
        <w:rPr>
          <w:b/>
          <w:bCs/>
        </w:rPr>
        <w:t>Comparative assessment of European launch facilities</w:t>
      </w:r>
    </w:p>
    <w:p w14:paraId="722194B7" w14:textId="767ECD1C" w:rsidR="002B7204" w:rsidRPr="009F4405" w:rsidRDefault="00D6234F" w:rsidP="00A111BA">
      <w:r w:rsidRPr="009F4405">
        <w:t>Building on this overview, t</w:t>
      </w:r>
      <w:r w:rsidR="002B7204" w:rsidRPr="009F4405">
        <w:t>he matrix below benchmarks Europe's four principal launch facilities - the Guiana Space Centre (CSG), Esrange, Andøya and SaxaVord - against a structured set of access-to-space requirements grouped into six dimensions: orbital access capability, orbit accessibility, launch cadence and scalability, launch processing infrastructure, range and flight safety, and future growth and strategic autonomy. Each requirement is rated as fully met (</w:t>
      </w:r>
      <w:r w:rsidR="002B7204" w:rsidRPr="009F4405">
        <w:rPr>
          <w:b/>
          <w:bCs/>
        </w:rPr>
        <w:t>v</w:t>
      </w:r>
      <w:r w:rsidR="002B7204" w:rsidRPr="009F4405">
        <w:t>), partially met or in development (</w:t>
      </w:r>
      <w:r w:rsidR="002B7204" w:rsidRPr="009F4405">
        <w:rPr>
          <w:b/>
          <w:bCs/>
        </w:rPr>
        <w:t>+/-</w:t>
      </w:r>
      <w:r w:rsidR="002B7204" w:rsidRPr="009F4405">
        <w:t>), or not met (</w:t>
      </w:r>
      <w:r w:rsidR="002B7204" w:rsidRPr="009F4405">
        <w:rPr>
          <w:b/>
          <w:bCs/>
        </w:rPr>
        <w:t>x</w:t>
      </w:r>
      <w:r w:rsidR="002B7204" w:rsidRPr="009F4405">
        <w:t>).</w:t>
      </w:r>
    </w:p>
    <w:p w14:paraId="555597FE" w14:textId="3B73485A" w:rsidR="00915ED7" w:rsidRPr="009F4405" w:rsidRDefault="00915ED7" w:rsidP="00915ED7">
      <w:pPr>
        <w:pStyle w:val="Caption"/>
      </w:pPr>
      <w:bookmarkStart w:id="34" w:name="_Toc239018396"/>
      <w:r w:rsidRPr="009F4405">
        <w:lastRenderedPageBreak/>
        <w:t xml:space="preserve">Table </w:t>
      </w:r>
      <w:r w:rsidRPr="009F4405">
        <w:fldChar w:fldCharType="begin"/>
      </w:r>
      <w:r w:rsidRPr="009F4405">
        <w:instrText xml:space="preserve"> SEQ Table \* ARABIC </w:instrText>
      </w:r>
      <w:r w:rsidRPr="009F4405">
        <w:fldChar w:fldCharType="separate"/>
      </w:r>
      <w:r w:rsidR="005F19E3">
        <w:rPr>
          <w:noProof/>
        </w:rPr>
        <w:t>5</w:t>
      </w:r>
      <w:r w:rsidRPr="009F4405">
        <w:fldChar w:fldCharType="end"/>
      </w:r>
      <w:r w:rsidRPr="009F4405">
        <w:t xml:space="preserve"> Comparative assessment of European launch facilities</w:t>
      </w:r>
      <w:bookmarkEnd w:id="34"/>
    </w:p>
    <w:tbl>
      <w:tblPr>
        <w:tblStyle w:val="GridTable5Dark"/>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Look w:val="04A0" w:firstRow="1" w:lastRow="0" w:firstColumn="1" w:lastColumn="0" w:noHBand="0" w:noVBand="1"/>
      </w:tblPr>
      <w:tblGrid>
        <w:gridCol w:w="4383"/>
        <w:gridCol w:w="5465"/>
        <w:gridCol w:w="782"/>
        <w:gridCol w:w="1168"/>
        <w:gridCol w:w="1156"/>
        <w:gridCol w:w="1322"/>
      </w:tblGrid>
      <w:tr w:rsidR="006E4EE3" w:rsidRPr="009F4405" w14:paraId="1B248EA1" w14:textId="77777777" w:rsidTr="006044F9">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535" w:type="pct"/>
            <w:shd w:val="clear" w:color="auto" w:fill="FFE600" w:themeFill="accent2"/>
            <w:vAlign w:val="center"/>
            <w:hideMark/>
          </w:tcPr>
          <w:p w14:paraId="1E8E18C3" w14:textId="77777777" w:rsidR="006E4EE3" w:rsidRPr="009F4405" w:rsidRDefault="006E4EE3" w:rsidP="005962AC">
            <w:pPr>
              <w:spacing w:after="0" w:line="278" w:lineRule="auto"/>
              <w:jc w:val="center"/>
              <w:rPr>
                <w:rFonts w:cstheme="minorHAnsi"/>
                <w:color w:val="auto"/>
                <w:sz w:val="18"/>
                <w:szCs w:val="18"/>
              </w:rPr>
            </w:pPr>
            <w:r w:rsidRPr="009F4405">
              <w:rPr>
                <w:rFonts w:cstheme="minorHAnsi"/>
                <w:color w:val="auto"/>
                <w:sz w:val="18"/>
                <w:szCs w:val="18"/>
              </w:rPr>
              <w:t>Main Category</w:t>
            </w:r>
          </w:p>
        </w:tc>
        <w:tc>
          <w:tcPr>
            <w:tcW w:w="1914" w:type="pct"/>
            <w:shd w:val="clear" w:color="auto" w:fill="FFE600" w:themeFill="accent2"/>
            <w:vAlign w:val="center"/>
            <w:hideMark/>
          </w:tcPr>
          <w:p w14:paraId="4C58C3A3" w14:textId="77777777" w:rsidR="006E4EE3" w:rsidRPr="009F4405" w:rsidRDefault="006E4EE3" w:rsidP="005962AC">
            <w:pPr>
              <w:spacing w:after="0" w:line="278" w:lineRule="auto"/>
              <w:jc w:val="center"/>
              <w:cnfStyle w:val="100000000000" w:firstRow="1" w:lastRow="0" w:firstColumn="0" w:lastColumn="0" w:oddVBand="0" w:evenVBand="0" w:oddHBand="0" w:evenHBand="0" w:firstRowFirstColumn="0" w:firstRowLastColumn="0" w:lastRowFirstColumn="0" w:lastRowLastColumn="0"/>
              <w:rPr>
                <w:rFonts w:cstheme="minorHAnsi"/>
                <w:color w:val="auto"/>
                <w:sz w:val="18"/>
                <w:szCs w:val="18"/>
              </w:rPr>
            </w:pPr>
            <w:r w:rsidRPr="009F4405">
              <w:rPr>
                <w:rFonts w:cstheme="minorHAnsi"/>
                <w:color w:val="auto"/>
                <w:sz w:val="18"/>
                <w:szCs w:val="18"/>
              </w:rPr>
              <w:t>Sub-category / Access-to-Space Requirement</w:t>
            </w:r>
          </w:p>
        </w:tc>
        <w:tc>
          <w:tcPr>
            <w:tcW w:w="274" w:type="pct"/>
            <w:shd w:val="clear" w:color="auto" w:fill="FFE600" w:themeFill="accent2"/>
            <w:vAlign w:val="center"/>
            <w:hideMark/>
          </w:tcPr>
          <w:p w14:paraId="0456130B" w14:textId="77777777" w:rsidR="006E4EE3" w:rsidRPr="009F4405" w:rsidRDefault="006E4EE3" w:rsidP="005962AC">
            <w:pPr>
              <w:spacing w:after="0" w:line="278" w:lineRule="auto"/>
              <w:jc w:val="center"/>
              <w:cnfStyle w:val="100000000000" w:firstRow="1" w:lastRow="0" w:firstColumn="0" w:lastColumn="0" w:oddVBand="0" w:evenVBand="0" w:oddHBand="0" w:evenHBand="0" w:firstRowFirstColumn="0" w:firstRowLastColumn="0" w:lastRowFirstColumn="0" w:lastRowLastColumn="0"/>
              <w:rPr>
                <w:rFonts w:cstheme="minorHAnsi"/>
                <w:color w:val="auto"/>
                <w:sz w:val="18"/>
                <w:szCs w:val="18"/>
              </w:rPr>
            </w:pPr>
            <w:r w:rsidRPr="009F4405">
              <w:rPr>
                <w:rFonts w:cstheme="minorHAnsi"/>
                <w:color w:val="auto"/>
                <w:sz w:val="18"/>
                <w:szCs w:val="18"/>
              </w:rPr>
              <w:t>CSG</w:t>
            </w:r>
          </w:p>
        </w:tc>
        <w:tc>
          <w:tcPr>
            <w:tcW w:w="409" w:type="pct"/>
            <w:shd w:val="clear" w:color="auto" w:fill="FFE600" w:themeFill="accent2"/>
            <w:vAlign w:val="center"/>
            <w:hideMark/>
          </w:tcPr>
          <w:p w14:paraId="752543C4" w14:textId="77777777" w:rsidR="006E4EE3" w:rsidRPr="009F4405" w:rsidRDefault="006E4EE3" w:rsidP="005962AC">
            <w:pPr>
              <w:spacing w:after="0" w:line="278" w:lineRule="auto"/>
              <w:jc w:val="center"/>
              <w:cnfStyle w:val="100000000000" w:firstRow="1" w:lastRow="0" w:firstColumn="0" w:lastColumn="0" w:oddVBand="0" w:evenVBand="0" w:oddHBand="0" w:evenHBand="0" w:firstRowFirstColumn="0" w:firstRowLastColumn="0" w:lastRowFirstColumn="0" w:lastRowLastColumn="0"/>
              <w:rPr>
                <w:rFonts w:cstheme="minorHAnsi"/>
                <w:color w:val="auto"/>
                <w:sz w:val="18"/>
                <w:szCs w:val="18"/>
              </w:rPr>
            </w:pPr>
            <w:r w:rsidRPr="009F4405">
              <w:rPr>
                <w:rFonts w:cstheme="minorHAnsi"/>
                <w:color w:val="auto"/>
                <w:sz w:val="18"/>
                <w:szCs w:val="18"/>
              </w:rPr>
              <w:t>Esrange</w:t>
            </w:r>
          </w:p>
        </w:tc>
        <w:tc>
          <w:tcPr>
            <w:tcW w:w="405" w:type="pct"/>
            <w:shd w:val="clear" w:color="auto" w:fill="FFE600" w:themeFill="accent2"/>
            <w:vAlign w:val="center"/>
            <w:hideMark/>
          </w:tcPr>
          <w:p w14:paraId="31A5ADF1" w14:textId="77777777" w:rsidR="006E4EE3" w:rsidRPr="009F4405" w:rsidRDefault="006E4EE3" w:rsidP="005962AC">
            <w:pPr>
              <w:spacing w:after="0" w:line="278" w:lineRule="auto"/>
              <w:jc w:val="center"/>
              <w:cnfStyle w:val="100000000000" w:firstRow="1" w:lastRow="0" w:firstColumn="0" w:lastColumn="0" w:oddVBand="0" w:evenVBand="0" w:oddHBand="0" w:evenHBand="0" w:firstRowFirstColumn="0" w:firstRowLastColumn="0" w:lastRowFirstColumn="0" w:lastRowLastColumn="0"/>
              <w:rPr>
                <w:rFonts w:cstheme="minorHAnsi"/>
                <w:color w:val="auto"/>
                <w:sz w:val="18"/>
                <w:szCs w:val="18"/>
              </w:rPr>
            </w:pPr>
            <w:r w:rsidRPr="009F4405">
              <w:rPr>
                <w:rFonts w:cstheme="minorHAnsi"/>
                <w:color w:val="auto"/>
                <w:sz w:val="18"/>
                <w:szCs w:val="18"/>
              </w:rPr>
              <w:t>Andøya</w:t>
            </w:r>
          </w:p>
        </w:tc>
        <w:tc>
          <w:tcPr>
            <w:tcW w:w="463" w:type="pct"/>
            <w:shd w:val="clear" w:color="auto" w:fill="FFE600" w:themeFill="accent2"/>
            <w:vAlign w:val="center"/>
            <w:hideMark/>
          </w:tcPr>
          <w:p w14:paraId="3C0EB438" w14:textId="77777777" w:rsidR="006E4EE3" w:rsidRPr="009F4405" w:rsidRDefault="006E4EE3" w:rsidP="005962AC">
            <w:pPr>
              <w:spacing w:after="0" w:line="278" w:lineRule="auto"/>
              <w:jc w:val="center"/>
              <w:cnfStyle w:val="100000000000" w:firstRow="1" w:lastRow="0" w:firstColumn="0" w:lastColumn="0" w:oddVBand="0" w:evenVBand="0" w:oddHBand="0" w:evenHBand="0" w:firstRowFirstColumn="0" w:firstRowLastColumn="0" w:lastRowFirstColumn="0" w:lastRowLastColumn="0"/>
              <w:rPr>
                <w:rFonts w:cstheme="minorHAnsi"/>
                <w:color w:val="auto"/>
                <w:sz w:val="18"/>
                <w:szCs w:val="18"/>
              </w:rPr>
            </w:pPr>
            <w:r w:rsidRPr="009F4405">
              <w:rPr>
                <w:rFonts w:cstheme="minorHAnsi"/>
                <w:color w:val="auto"/>
                <w:sz w:val="18"/>
                <w:szCs w:val="18"/>
              </w:rPr>
              <w:t>SaxaVord</w:t>
            </w:r>
          </w:p>
        </w:tc>
      </w:tr>
      <w:tr w:rsidR="00915ED7" w:rsidRPr="009F4405" w14:paraId="7B3BEB70" w14:textId="77777777" w:rsidTr="004706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5" w:type="pct"/>
            <w:vMerge w:val="restart"/>
            <w:tcBorders>
              <w:left w:val="none" w:sz="0" w:space="0" w:color="auto"/>
            </w:tcBorders>
            <w:shd w:val="clear" w:color="auto" w:fill="E0E0E0" w:themeFill="background1" w:themeFillTint="33"/>
            <w:vAlign w:val="center"/>
            <w:hideMark/>
          </w:tcPr>
          <w:p w14:paraId="64807880" w14:textId="77777777" w:rsidR="00915ED7" w:rsidRPr="009F4405" w:rsidRDefault="00915ED7" w:rsidP="005962AC">
            <w:pPr>
              <w:spacing w:after="0" w:line="278" w:lineRule="auto"/>
              <w:jc w:val="center"/>
              <w:rPr>
                <w:rFonts w:cstheme="minorHAnsi"/>
                <w:color w:val="auto"/>
                <w:sz w:val="18"/>
                <w:szCs w:val="18"/>
              </w:rPr>
            </w:pPr>
            <w:r w:rsidRPr="009F4405">
              <w:rPr>
                <w:rFonts w:cstheme="minorHAnsi"/>
                <w:color w:val="auto"/>
                <w:sz w:val="18"/>
                <w:szCs w:val="18"/>
              </w:rPr>
              <w:t>A. Orbital Access Capability</w:t>
            </w:r>
          </w:p>
        </w:tc>
        <w:tc>
          <w:tcPr>
            <w:tcW w:w="1914" w:type="pct"/>
            <w:shd w:val="clear" w:color="auto" w:fill="F2F2F2" w:themeFill="text2" w:themeFillShade="F2"/>
            <w:vAlign w:val="center"/>
            <w:hideMark/>
          </w:tcPr>
          <w:p w14:paraId="2F9BA150"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Proven orbital launch capability</w:t>
            </w:r>
          </w:p>
        </w:tc>
        <w:tc>
          <w:tcPr>
            <w:tcW w:w="274" w:type="pct"/>
            <w:shd w:val="clear" w:color="auto" w:fill="FFFFFF" w:themeFill="text2"/>
            <w:vAlign w:val="center"/>
            <w:hideMark/>
          </w:tcPr>
          <w:p w14:paraId="0088599A"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409" w:type="pct"/>
            <w:shd w:val="clear" w:color="auto" w:fill="FFFFFF" w:themeFill="text2"/>
            <w:vAlign w:val="center"/>
            <w:hideMark/>
          </w:tcPr>
          <w:p w14:paraId="09E20CC4"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c>
          <w:tcPr>
            <w:tcW w:w="405" w:type="pct"/>
            <w:shd w:val="clear" w:color="auto" w:fill="FFFFFF" w:themeFill="text2"/>
            <w:vAlign w:val="center"/>
            <w:hideMark/>
          </w:tcPr>
          <w:p w14:paraId="401067F0"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w:t>
            </w:r>
          </w:p>
        </w:tc>
        <w:tc>
          <w:tcPr>
            <w:tcW w:w="463" w:type="pct"/>
            <w:shd w:val="clear" w:color="auto" w:fill="FFFFFF" w:themeFill="text2"/>
            <w:vAlign w:val="center"/>
            <w:hideMark/>
          </w:tcPr>
          <w:p w14:paraId="50703206"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r>
      <w:tr w:rsidR="00915ED7" w:rsidRPr="009F4405" w14:paraId="1D27C301" w14:textId="77777777" w:rsidTr="0047069F">
        <w:trPr>
          <w:jc w:val="center"/>
        </w:trPr>
        <w:tc>
          <w:tcPr>
            <w:cnfStyle w:val="001000000000" w:firstRow="0" w:lastRow="0" w:firstColumn="1" w:lastColumn="0" w:oddVBand="0" w:evenVBand="0" w:oddHBand="0" w:evenHBand="0" w:firstRowFirstColumn="0" w:firstRowLastColumn="0" w:lastRowFirstColumn="0" w:lastRowLastColumn="0"/>
            <w:tcW w:w="1535" w:type="pct"/>
            <w:vMerge/>
            <w:tcBorders>
              <w:left w:val="none" w:sz="0" w:space="0" w:color="auto"/>
            </w:tcBorders>
            <w:shd w:val="clear" w:color="auto" w:fill="E0E0E0" w:themeFill="background1" w:themeFillTint="33"/>
            <w:vAlign w:val="center"/>
            <w:hideMark/>
          </w:tcPr>
          <w:p w14:paraId="44C43108" w14:textId="77777777" w:rsidR="00915ED7" w:rsidRPr="009F4405" w:rsidRDefault="00915ED7" w:rsidP="005962AC">
            <w:pPr>
              <w:spacing w:after="0" w:line="278" w:lineRule="auto"/>
              <w:jc w:val="center"/>
              <w:rPr>
                <w:rFonts w:cstheme="minorHAnsi"/>
                <w:color w:val="auto"/>
                <w:sz w:val="18"/>
                <w:szCs w:val="18"/>
              </w:rPr>
            </w:pPr>
          </w:p>
        </w:tc>
        <w:tc>
          <w:tcPr>
            <w:tcW w:w="1914" w:type="pct"/>
            <w:shd w:val="clear" w:color="auto" w:fill="F2F2F2" w:themeFill="text2" w:themeFillShade="F2"/>
            <w:vAlign w:val="center"/>
            <w:hideMark/>
          </w:tcPr>
          <w:p w14:paraId="3599D7CC"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Operational launch infrastructure</w:t>
            </w:r>
          </w:p>
        </w:tc>
        <w:tc>
          <w:tcPr>
            <w:tcW w:w="274" w:type="pct"/>
            <w:shd w:val="clear" w:color="auto" w:fill="FFFFFF" w:themeFill="text2"/>
            <w:vAlign w:val="center"/>
            <w:hideMark/>
          </w:tcPr>
          <w:p w14:paraId="69F8896B"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409" w:type="pct"/>
            <w:shd w:val="clear" w:color="auto" w:fill="FFFFFF" w:themeFill="text2"/>
            <w:vAlign w:val="center"/>
            <w:hideMark/>
          </w:tcPr>
          <w:p w14:paraId="7EBCC5AE"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405" w:type="pct"/>
            <w:shd w:val="clear" w:color="auto" w:fill="FFFFFF" w:themeFill="text2"/>
            <w:vAlign w:val="center"/>
            <w:hideMark/>
          </w:tcPr>
          <w:p w14:paraId="2AF88F0F"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463" w:type="pct"/>
            <w:shd w:val="clear" w:color="auto" w:fill="FFFFFF" w:themeFill="text2"/>
            <w:vAlign w:val="center"/>
            <w:hideMark/>
          </w:tcPr>
          <w:p w14:paraId="1C950D31"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r>
      <w:tr w:rsidR="00915ED7" w:rsidRPr="009F4405" w14:paraId="0A3AB48A" w14:textId="77777777" w:rsidTr="004706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5" w:type="pct"/>
            <w:vMerge/>
            <w:tcBorders>
              <w:left w:val="none" w:sz="0" w:space="0" w:color="auto"/>
            </w:tcBorders>
            <w:shd w:val="clear" w:color="auto" w:fill="E0E0E0" w:themeFill="background1" w:themeFillTint="33"/>
            <w:vAlign w:val="center"/>
            <w:hideMark/>
          </w:tcPr>
          <w:p w14:paraId="1970CBAB" w14:textId="77777777" w:rsidR="00915ED7" w:rsidRPr="009F4405" w:rsidRDefault="00915ED7" w:rsidP="005962AC">
            <w:pPr>
              <w:spacing w:after="0" w:line="278" w:lineRule="auto"/>
              <w:jc w:val="center"/>
              <w:rPr>
                <w:rFonts w:cstheme="minorHAnsi"/>
                <w:color w:val="auto"/>
                <w:sz w:val="18"/>
                <w:szCs w:val="18"/>
              </w:rPr>
            </w:pPr>
          </w:p>
        </w:tc>
        <w:tc>
          <w:tcPr>
            <w:tcW w:w="1914" w:type="pct"/>
            <w:shd w:val="clear" w:color="auto" w:fill="F2F2F2" w:themeFill="text2" w:themeFillShade="F2"/>
            <w:vAlign w:val="center"/>
            <w:hideMark/>
          </w:tcPr>
          <w:p w14:paraId="17420B7B"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Heavy-launch capability (&gt;10 t LEO)</w:t>
            </w:r>
          </w:p>
        </w:tc>
        <w:tc>
          <w:tcPr>
            <w:tcW w:w="274" w:type="pct"/>
            <w:shd w:val="clear" w:color="auto" w:fill="FFFFFF" w:themeFill="text2"/>
            <w:vAlign w:val="center"/>
            <w:hideMark/>
          </w:tcPr>
          <w:p w14:paraId="5BBF358A"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409" w:type="pct"/>
            <w:shd w:val="clear" w:color="auto" w:fill="FFFFFF" w:themeFill="text2"/>
            <w:vAlign w:val="center"/>
            <w:hideMark/>
          </w:tcPr>
          <w:p w14:paraId="5175D064"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c>
          <w:tcPr>
            <w:tcW w:w="405" w:type="pct"/>
            <w:shd w:val="clear" w:color="auto" w:fill="FFFFFF" w:themeFill="text2"/>
            <w:vAlign w:val="center"/>
            <w:hideMark/>
          </w:tcPr>
          <w:p w14:paraId="2FC85D54"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c>
          <w:tcPr>
            <w:tcW w:w="463" w:type="pct"/>
            <w:shd w:val="clear" w:color="auto" w:fill="FFFFFF" w:themeFill="text2"/>
            <w:vAlign w:val="center"/>
            <w:hideMark/>
          </w:tcPr>
          <w:p w14:paraId="34B1208E"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r>
      <w:tr w:rsidR="00915ED7" w:rsidRPr="009F4405" w14:paraId="0F6A7FA7" w14:textId="77777777" w:rsidTr="0047069F">
        <w:trPr>
          <w:jc w:val="center"/>
        </w:trPr>
        <w:tc>
          <w:tcPr>
            <w:cnfStyle w:val="001000000000" w:firstRow="0" w:lastRow="0" w:firstColumn="1" w:lastColumn="0" w:oddVBand="0" w:evenVBand="0" w:oddHBand="0" w:evenHBand="0" w:firstRowFirstColumn="0" w:firstRowLastColumn="0" w:lastRowFirstColumn="0" w:lastRowLastColumn="0"/>
            <w:tcW w:w="1535" w:type="pct"/>
            <w:vMerge/>
            <w:tcBorders>
              <w:left w:val="none" w:sz="0" w:space="0" w:color="auto"/>
            </w:tcBorders>
            <w:shd w:val="clear" w:color="auto" w:fill="E0E0E0" w:themeFill="background1" w:themeFillTint="33"/>
            <w:vAlign w:val="center"/>
            <w:hideMark/>
          </w:tcPr>
          <w:p w14:paraId="092CDA84" w14:textId="77777777" w:rsidR="00915ED7" w:rsidRPr="009F4405" w:rsidRDefault="00915ED7" w:rsidP="005962AC">
            <w:pPr>
              <w:spacing w:after="0" w:line="278" w:lineRule="auto"/>
              <w:jc w:val="center"/>
              <w:rPr>
                <w:rFonts w:cstheme="minorHAnsi"/>
                <w:color w:val="auto"/>
                <w:sz w:val="18"/>
                <w:szCs w:val="18"/>
              </w:rPr>
            </w:pPr>
          </w:p>
        </w:tc>
        <w:tc>
          <w:tcPr>
            <w:tcW w:w="1914" w:type="pct"/>
            <w:shd w:val="clear" w:color="auto" w:fill="F2F2F2" w:themeFill="text2" w:themeFillShade="F2"/>
            <w:vAlign w:val="center"/>
            <w:hideMark/>
          </w:tcPr>
          <w:p w14:paraId="18C7BF44"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Medium-launch capability (1–10 t LEO)</w:t>
            </w:r>
          </w:p>
        </w:tc>
        <w:tc>
          <w:tcPr>
            <w:tcW w:w="274" w:type="pct"/>
            <w:shd w:val="clear" w:color="auto" w:fill="FFFFFF" w:themeFill="text2"/>
            <w:vAlign w:val="center"/>
            <w:hideMark/>
          </w:tcPr>
          <w:p w14:paraId="420147DA"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409" w:type="pct"/>
            <w:shd w:val="clear" w:color="auto" w:fill="FFFFFF" w:themeFill="text2"/>
            <w:vAlign w:val="center"/>
            <w:hideMark/>
          </w:tcPr>
          <w:p w14:paraId="462E6038"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405" w:type="pct"/>
            <w:shd w:val="clear" w:color="auto" w:fill="FFFFFF" w:themeFill="text2"/>
            <w:vAlign w:val="center"/>
            <w:hideMark/>
          </w:tcPr>
          <w:p w14:paraId="7C2E1F01"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w:t>
            </w:r>
          </w:p>
        </w:tc>
        <w:tc>
          <w:tcPr>
            <w:tcW w:w="463" w:type="pct"/>
            <w:shd w:val="clear" w:color="auto" w:fill="FFFFFF" w:themeFill="text2"/>
            <w:vAlign w:val="center"/>
            <w:hideMark/>
          </w:tcPr>
          <w:p w14:paraId="10686154"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w:t>
            </w:r>
          </w:p>
        </w:tc>
      </w:tr>
      <w:tr w:rsidR="00915ED7" w:rsidRPr="009F4405" w14:paraId="6E556FC6" w14:textId="77777777" w:rsidTr="004706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5" w:type="pct"/>
            <w:vMerge/>
            <w:tcBorders>
              <w:left w:val="none" w:sz="0" w:space="0" w:color="auto"/>
            </w:tcBorders>
            <w:shd w:val="clear" w:color="auto" w:fill="E0E0E0" w:themeFill="background1" w:themeFillTint="33"/>
            <w:vAlign w:val="center"/>
            <w:hideMark/>
          </w:tcPr>
          <w:p w14:paraId="03AFDCA0" w14:textId="77777777" w:rsidR="00915ED7" w:rsidRPr="009F4405" w:rsidRDefault="00915ED7" w:rsidP="005962AC">
            <w:pPr>
              <w:spacing w:after="0" w:line="278" w:lineRule="auto"/>
              <w:jc w:val="center"/>
              <w:rPr>
                <w:rFonts w:cstheme="minorHAnsi"/>
                <w:color w:val="auto"/>
                <w:sz w:val="18"/>
                <w:szCs w:val="18"/>
              </w:rPr>
            </w:pPr>
          </w:p>
        </w:tc>
        <w:tc>
          <w:tcPr>
            <w:tcW w:w="1914" w:type="pct"/>
            <w:shd w:val="clear" w:color="auto" w:fill="F2F2F2" w:themeFill="text2" w:themeFillShade="F2"/>
            <w:vAlign w:val="center"/>
            <w:hideMark/>
          </w:tcPr>
          <w:p w14:paraId="0CAF8706"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Small-launch capability (&lt;1.5 t LEO)</w:t>
            </w:r>
          </w:p>
        </w:tc>
        <w:tc>
          <w:tcPr>
            <w:tcW w:w="274" w:type="pct"/>
            <w:shd w:val="clear" w:color="auto" w:fill="FFFFFF" w:themeFill="text2"/>
            <w:vAlign w:val="center"/>
            <w:hideMark/>
          </w:tcPr>
          <w:p w14:paraId="44DB9AB1"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409" w:type="pct"/>
            <w:shd w:val="clear" w:color="auto" w:fill="FFFFFF" w:themeFill="text2"/>
            <w:vAlign w:val="center"/>
            <w:hideMark/>
          </w:tcPr>
          <w:p w14:paraId="37CA43E7"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405" w:type="pct"/>
            <w:shd w:val="clear" w:color="auto" w:fill="FFFFFF" w:themeFill="text2"/>
            <w:vAlign w:val="center"/>
            <w:hideMark/>
          </w:tcPr>
          <w:p w14:paraId="659BD952"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463" w:type="pct"/>
            <w:shd w:val="clear" w:color="auto" w:fill="FFFFFF" w:themeFill="text2"/>
            <w:vAlign w:val="center"/>
            <w:hideMark/>
          </w:tcPr>
          <w:p w14:paraId="26ED07EA"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r>
      <w:tr w:rsidR="00915ED7" w:rsidRPr="009F4405" w14:paraId="7C471B14" w14:textId="77777777" w:rsidTr="0047069F">
        <w:trPr>
          <w:jc w:val="center"/>
        </w:trPr>
        <w:tc>
          <w:tcPr>
            <w:cnfStyle w:val="001000000000" w:firstRow="0" w:lastRow="0" w:firstColumn="1" w:lastColumn="0" w:oddVBand="0" w:evenVBand="0" w:oddHBand="0" w:evenHBand="0" w:firstRowFirstColumn="0" w:firstRowLastColumn="0" w:lastRowFirstColumn="0" w:lastRowLastColumn="0"/>
            <w:tcW w:w="1535" w:type="pct"/>
            <w:vMerge/>
            <w:tcBorders>
              <w:left w:val="none" w:sz="0" w:space="0" w:color="auto"/>
            </w:tcBorders>
            <w:shd w:val="clear" w:color="auto" w:fill="E0E0E0" w:themeFill="background1" w:themeFillTint="33"/>
            <w:vAlign w:val="center"/>
            <w:hideMark/>
          </w:tcPr>
          <w:p w14:paraId="5EAE01FA" w14:textId="77777777" w:rsidR="00915ED7" w:rsidRPr="009F4405" w:rsidRDefault="00915ED7" w:rsidP="005962AC">
            <w:pPr>
              <w:spacing w:after="0" w:line="278" w:lineRule="auto"/>
              <w:jc w:val="center"/>
              <w:rPr>
                <w:rFonts w:cstheme="minorHAnsi"/>
                <w:color w:val="auto"/>
                <w:sz w:val="18"/>
                <w:szCs w:val="18"/>
              </w:rPr>
            </w:pPr>
          </w:p>
        </w:tc>
        <w:tc>
          <w:tcPr>
            <w:tcW w:w="1914" w:type="pct"/>
            <w:shd w:val="clear" w:color="auto" w:fill="F2F2F2" w:themeFill="text2" w:themeFillShade="F2"/>
            <w:vAlign w:val="center"/>
            <w:hideMark/>
          </w:tcPr>
          <w:p w14:paraId="548EC82F"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Multi-launcher support</w:t>
            </w:r>
          </w:p>
        </w:tc>
        <w:tc>
          <w:tcPr>
            <w:tcW w:w="274" w:type="pct"/>
            <w:shd w:val="clear" w:color="auto" w:fill="FFFFFF" w:themeFill="text2"/>
            <w:vAlign w:val="center"/>
            <w:hideMark/>
          </w:tcPr>
          <w:p w14:paraId="04A2904A"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409" w:type="pct"/>
            <w:shd w:val="clear" w:color="auto" w:fill="FFFFFF" w:themeFill="text2"/>
            <w:vAlign w:val="center"/>
            <w:hideMark/>
          </w:tcPr>
          <w:p w14:paraId="6B8618DC"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405" w:type="pct"/>
            <w:shd w:val="clear" w:color="auto" w:fill="FFFFFF" w:themeFill="text2"/>
            <w:vAlign w:val="center"/>
            <w:hideMark/>
          </w:tcPr>
          <w:p w14:paraId="12748FAF"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c>
          <w:tcPr>
            <w:tcW w:w="463" w:type="pct"/>
            <w:shd w:val="clear" w:color="auto" w:fill="FFFFFF" w:themeFill="text2"/>
            <w:vAlign w:val="center"/>
            <w:hideMark/>
          </w:tcPr>
          <w:p w14:paraId="1CB8E573"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w:t>
            </w:r>
          </w:p>
        </w:tc>
      </w:tr>
      <w:tr w:rsidR="00915ED7" w:rsidRPr="009F4405" w14:paraId="156688F4" w14:textId="77777777" w:rsidTr="004706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5" w:type="pct"/>
            <w:vMerge/>
            <w:tcBorders>
              <w:left w:val="none" w:sz="0" w:space="0" w:color="auto"/>
            </w:tcBorders>
            <w:shd w:val="clear" w:color="auto" w:fill="E0E0E0" w:themeFill="background1" w:themeFillTint="33"/>
            <w:vAlign w:val="center"/>
            <w:hideMark/>
          </w:tcPr>
          <w:p w14:paraId="4EE6D835" w14:textId="77777777" w:rsidR="00915ED7" w:rsidRPr="009F4405" w:rsidRDefault="00915ED7" w:rsidP="005962AC">
            <w:pPr>
              <w:spacing w:after="0" w:line="278" w:lineRule="auto"/>
              <w:jc w:val="center"/>
              <w:rPr>
                <w:rFonts w:cstheme="minorHAnsi"/>
                <w:color w:val="auto"/>
                <w:sz w:val="18"/>
                <w:szCs w:val="18"/>
              </w:rPr>
            </w:pPr>
          </w:p>
        </w:tc>
        <w:tc>
          <w:tcPr>
            <w:tcW w:w="1914" w:type="pct"/>
            <w:shd w:val="clear" w:color="auto" w:fill="F2F2F2" w:themeFill="text2" w:themeFillShade="F2"/>
            <w:vAlign w:val="center"/>
            <w:hideMark/>
          </w:tcPr>
          <w:p w14:paraId="09015288"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Dedicated launcher support</w:t>
            </w:r>
          </w:p>
        </w:tc>
        <w:tc>
          <w:tcPr>
            <w:tcW w:w="274" w:type="pct"/>
            <w:shd w:val="clear" w:color="auto" w:fill="FFFFFF" w:themeFill="text2"/>
            <w:vAlign w:val="center"/>
            <w:hideMark/>
          </w:tcPr>
          <w:p w14:paraId="12C7E6C1"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409" w:type="pct"/>
            <w:shd w:val="clear" w:color="auto" w:fill="FFFFFF" w:themeFill="text2"/>
            <w:vAlign w:val="center"/>
            <w:hideMark/>
          </w:tcPr>
          <w:p w14:paraId="19EC2832"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405" w:type="pct"/>
            <w:shd w:val="clear" w:color="auto" w:fill="FFFFFF" w:themeFill="text2"/>
            <w:vAlign w:val="center"/>
            <w:hideMark/>
          </w:tcPr>
          <w:p w14:paraId="13CED4D7"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463" w:type="pct"/>
            <w:shd w:val="clear" w:color="auto" w:fill="FFFFFF" w:themeFill="text2"/>
            <w:vAlign w:val="center"/>
            <w:hideMark/>
          </w:tcPr>
          <w:p w14:paraId="00C80B4F"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r>
      <w:tr w:rsidR="00915ED7" w:rsidRPr="009F4405" w14:paraId="571E77BC" w14:textId="77777777" w:rsidTr="0047069F">
        <w:trPr>
          <w:jc w:val="center"/>
        </w:trPr>
        <w:tc>
          <w:tcPr>
            <w:cnfStyle w:val="001000000000" w:firstRow="0" w:lastRow="0" w:firstColumn="1" w:lastColumn="0" w:oddVBand="0" w:evenVBand="0" w:oddHBand="0" w:evenHBand="0" w:firstRowFirstColumn="0" w:firstRowLastColumn="0" w:lastRowFirstColumn="0" w:lastRowLastColumn="0"/>
            <w:tcW w:w="1535" w:type="pct"/>
            <w:vMerge w:val="restart"/>
            <w:tcBorders>
              <w:left w:val="none" w:sz="0" w:space="0" w:color="auto"/>
            </w:tcBorders>
            <w:shd w:val="clear" w:color="auto" w:fill="E0E0E0" w:themeFill="background1" w:themeFillTint="33"/>
            <w:vAlign w:val="center"/>
            <w:hideMark/>
          </w:tcPr>
          <w:p w14:paraId="19A0B569" w14:textId="77777777" w:rsidR="00915ED7" w:rsidRPr="009F4405" w:rsidRDefault="00915ED7" w:rsidP="005962AC">
            <w:pPr>
              <w:spacing w:after="0" w:line="278" w:lineRule="auto"/>
              <w:jc w:val="center"/>
              <w:rPr>
                <w:rFonts w:cstheme="minorHAnsi"/>
                <w:color w:val="auto"/>
                <w:sz w:val="18"/>
                <w:szCs w:val="18"/>
              </w:rPr>
            </w:pPr>
            <w:r w:rsidRPr="009F4405">
              <w:rPr>
                <w:rFonts w:cstheme="minorHAnsi"/>
                <w:color w:val="auto"/>
                <w:sz w:val="18"/>
                <w:szCs w:val="18"/>
              </w:rPr>
              <w:t>B. Orbit Accessibility</w:t>
            </w:r>
          </w:p>
        </w:tc>
        <w:tc>
          <w:tcPr>
            <w:tcW w:w="1914" w:type="pct"/>
            <w:shd w:val="clear" w:color="auto" w:fill="F2F2F2" w:themeFill="text2" w:themeFillShade="F2"/>
            <w:vAlign w:val="center"/>
            <w:hideMark/>
          </w:tcPr>
          <w:p w14:paraId="455C4809"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Equatorial / low-inclination launches</w:t>
            </w:r>
          </w:p>
        </w:tc>
        <w:tc>
          <w:tcPr>
            <w:tcW w:w="274" w:type="pct"/>
            <w:shd w:val="clear" w:color="auto" w:fill="FFFFFF" w:themeFill="text2"/>
            <w:vAlign w:val="center"/>
            <w:hideMark/>
          </w:tcPr>
          <w:p w14:paraId="00445D06"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409" w:type="pct"/>
            <w:shd w:val="clear" w:color="auto" w:fill="FFFFFF" w:themeFill="text2"/>
            <w:vAlign w:val="center"/>
            <w:hideMark/>
          </w:tcPr>
          <w:p w14:paraId="59B15F95"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c>
          <w:tcPr>
            <w:tcW w:w="405" w:type="pct"/>
            <w:shd w:val="clear" w:color="auto" w:fill="FFFFFF" w:themeFill="text2"/>
            <w:vAlign w:val="center"/>
            <w:hideMark/>
          </w:tcPr>
          <w:p w14:paraId="04ACBE03"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c>
          <w:tcPr>
            <w:tcW w:w="463" w:type="pct"/>
            <w:shd w:val="clear" w:color="auto" w:fill="FFFFFF" w:themeFill="text2"/>
            <w:vAlign w:val="center"/>
            <w:hideMark/>
          </w:tcPr>
          <w:p w14:paraId="720223A5"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r>
      <w:tr w:rsidR="00915ED7" w:rsidRPr="009F4405" w14:paraId="2C54F1B3" w14:textId="77777777" w:rsidTr="004706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5" w:type="pct"/>
            <w:vMerge/>
            <w:tcBorders>
              <w:left w:val="none" w:sz="0" w:space="0" w:color="auto"/>
            </w:tcBorders>
            <w:shd w:val="clear" w:color="auto" w:fill="E0E0E0" w:themeFill="background1" w:themeFillTint="33"/>
            <w:vAlign w:val="center"/>
            <w:hideMark/>
          </w:tcPr>
          <w:p w14:paraId="46E45ECF" w14:textId="77777777" w:rsidR="00915ED7" w:rsidRPr="009F4405" w:rsidRDefault="00915ED7" w:rsidP="005962AC">
            <w:pPr>
              <w:spacing w:after="0" w:line="278" w:lineRule="auto"/>
              <w:jc w:val="center"/>
              <w:rPr>
                <w:rFonts w:cstheme="minorHAnsi"/>
                <w:color w:val="auto"/>
                <w:sz w:val="18"/>
                <w:szCs w:val="18"/>
              </w:rPr>
            </w:pPr>
          </w:p>
        </w:tc>
        <w:tc>
          <w:tcPr>
            <w:tcW w:w="1914" w:type="pct"/>
            <w:shd w:val="clear" w:color="auto" w:fill="F2F2F2" w:themeFill="text2" w:themeFillShade="F2"/>
            <w:vAlign w:val="center"/>
            <w:hideMark/>
          </w:tcPr>
          <w:p w14:paraId="4215FA2D"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Polar launches</w:t>
            </w:r>
          </w:p>
        </w:tc>
        <w:tc>
          <w:tcPr>
            <w:tcW w:w="274" w:type="pct"/>
            <w:shd w:val="clear" w:color="auto" w:fill="FFFFFF" w:themeFill="text2"/>
            <w:vAlign w:val="center"/>
            <w:hideMark/>
          </w:tcPr>
          <w:p w14:paraId="602B550E"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409" w:type="pct"/>
            <w:shd w:val="clear" w:color="auto" w:fill="FFFFFF" w:themeFill="text2"/>
            <w:vAlign w:val="center"/>
            <w:hideMark/>
          </w:tcPr>
          <w:p w14:paraId="796AE993"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405" w:type="pct"/>
            <w:shd w:val="clear" w:color="auto" w:fill="FFFFFF" w:themeFill="text2"/>
            <w:vAlign w:val="center"/>
            <w:hideMark/>
          </w:tcPr>
          <w:p w14:paraId="158FB766"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463" w:type="pct"/>
            <w:shd w:val="clear" w:color="auto" w:fill="FFFFFF" w:themeFill="text2"/>
            <w:vAlign w:val="center"/>
            <w:hideMark/>
          </w:tcPr>
          <w:p w14:paraId="457B756F"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r>
      <w:tr w:rsidR="00915ED7" w:rsidRPr="009F4405" w14:paraId="29AA8E9E" w14:textId="77777777" w:rsidTr="0047069F">
        <w:trPr>
          <w:jc w:val="center"/>
        </w:trPr>
        <w:tc>
          <w:tcPr>
            <w:cnfStyle w:val="001000000000" w:firstRow="0" w:lastRow="0" w:firstColumn="1" w:lastColumn="0" w:oddVBand="0" w:evenVBand="0" w:oddHBand="0" w:evenHBand="0" w:firstRowFirstColumn="0" w:firstRowLastColumn="0" w:lastRowFirstColumn="0" w:lastRowLastColumn="0"/>
            <w:tcW w:w="1535" w:type="pct"/>
            <w:vMerge/>
            <w:tcBorders>
              <w:left w:val="none" w:sz="0" w:space="0" w:color="auto"/>
            </w:tcBorders>
            <w:shd w:val="clear" w:color="auto" w:fill="E0E0E0" w:themeFill="background1" w:themeFillTint="33"/>
            <w:vAlign w:val="center"/>
            <w:hideMark/>
          </w:tcPr>
          <w:p w14:paraId="51C939B7" w14:textId="77777777" w:rsidR="00915ED7" w:rsidRPr="009F4405" w:rsidRDefault="00915ED7" w:rsidP="005962AC">
            <w:pPr>
              <w:spacing w:after="0" w:line="278" w:lineRule="auto"/>
              <w:jc w:val="center"/>
              <w:rPr>
                <w:rFonts w:cstheme="minorHAnsi"/>
                <w:color w:val="auto"/>
                <w:sz w:val="18"/>
                <w:szCs w:val="18"/>
              </w:rPr>
            </w:pPr>
          </w:p>
        </w:tc>
        <w:tc>
          <w:tcPr>
            <w:tcW w:w="1914" w:type="pct"/>
            <w:shd w:val="clear" w:color="auto" w:fill="F2F2F2" w:themeFill="text2" w:themeFillShade="F2"/>
            <w:vAlign w:val="center"/>
            <w:hideMark/>
          </w:tcPr>
          <w:p w14:paraId="2FB80B95"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Sun-synchronous launches</w:t>
            </w:r>
          </w:p>
        </w:tc>
        <w:tc>
          <w:tcPr>
            <w:tcW w:w="274" w:type="pct"/>
            <w:shd w:val="clear" w:color="auto" w:fill="FFFFFF" w:themeFill="text2"/>
            <w:vAlign w:val="center"/>
            <w:hideMark/>
          </w:tcPr>
          <w:p w14:paraId="42A10E66"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409" w:type="pct"/>
            <w:shd w:val="clear" w:color="auto" w:fill="FFFFFF" w:themeFill="text2"/>
            <w:vAlign w:val="center"/>
            <w:hideMark/>
          </w:tcPr>
          <w:p w14:paraId="37B22C88"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405" w:type="pct"/>
            <w:shd w:val="clear" w:color="auto" w:fill="FFFFFF" w:themeFill="text2"/>
            <w:vAlign w:val="center"/>
            <w:hideMark/>
          </w:tcPr>
          <w:p w14:paraId="49633034"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463" w:type="pct"/>
            <w:shd w:val="clear" w:color="auto" w:fill="FFFFFF" w:themeFill="text2"/>
            <w:vAlign w:val="center"/>
            <w:hideMark/>
          </w:tcPr>
          <w:p w14:paraId="7D3D09B6"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r>
      <w:tr w:rsidR="00915ED7" w:rsidRPr="009F4405" w14:paraId="15FEB21C" w14:textId="77777777" w:rsidTr="004706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5" w:type="pct"/>
            <w:vMerge/>
            <w:tcBorders>
              <w:left w:val="none" w:sz="0" w:space="0" w:color="auto"/>
            </w:tcBorders>
            <w:shd w:val="clear" w:color="auto" w:fill="E0E0E0" w:themeFill="background1" w:themeFillTint="33"/>
            <w:vAlign w:val="center"/>
            <w:hideMark/>
          </w:tcPr>
          <w:p w14:paraId="0F2E14D9" w14:textId="77777777" w:rsidR="00915ED7" w:rsidRPr="009F4405" w:rsidRDefault="00915ED7" w:rsidP="005962AC">
            <w:pPr>
              <w:spacing w:after="0" w:line="278" w:lineRule="auto"/>
              <w:jc w:val="center"/>
              <w:rPr>
                <w:rFonts w:cstheme="minorHAnsi"/>
                <w:color w:val="auto"/>
                <w:sz w:val="18"/>
                <w:szCs w:val="18"/>
              </w:rPr>
            </w:pPr>
          </w:p>
        </w:tc>
        <w:tc>
          <w:tcPr>
            <w:tcW w:w="1914" w:type="pct"/>
            <w:shd w:val="clear" w:color="auto" w:fill="F2F2F2" w:themeFill="text2" w:themeFillShade="F2"/>
            <w:vAlign w:val="center"/>
            <w:hideMark/>
          </w:tcPr>
          <w:p w14:paraId="75E28D50"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MEO access</w:t>
            </w:r>
          </w:p>
        </w:tc>
        <w:tc>
          <w:tcPr>
            <w:tcW w:w="274" w:type="pct"/>
            <w:shd w:val="clear" w:color="auto" w:fill="FFFFFF" w:themeFill="text2"/>
            <w:vAlign w:val="center"/>
            <w:hideMark/>
          </w:tcPr>
          <w:p w14:paraId="0F543704"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409" w:type="pct"/>
            <w:shd w:val="clear" w:color="auto" w:fill="FFFFFF" w:themeFill="text2"/>
            <w:vAlign w:val="center"/>
            <w:hideMark/>
          </w:tcPr>
          <w:p w14:paraId="2CCF5F28"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c>
          <w:tcPr>
            <w:tcW w:w="405" w:type="pct"/>
            <w:shd w:val="clear" w:color="auto" w:fill="FFFFFF" w:themeFill="text2"/>
            <w:vAlign w:val="center"/>
            <w:hideMark/>
          </w:tcPr>
          <w:p w14:paraId="2A825F0B"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c>
          <w:tcPr>
            <w:tcW w:w="463" w:type="pct"/>
            <w:shd w:val="clear" w:color="auto" w:fill="FFFFFF" w:themeFill="text2"/>
            <w:vAlign w:val="center"/>
            <w:hideMark/>
          </w:tcPr>
          <w:p w14:paraId="6684F6D8"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r>
      <w:tr w:rsidR="00915ED7" w:rsidRPr="009F4405" w14:paraId="4E6F5D3A" w14:textId="77777777" w:rsidTr="0047069F">
        <w:trPr>
          <w:jc w:val="center"/>
        </w:trPr>
        <w:tc>
          <w:tcPr>
            <w:cnfStyle w:val="001000000000" w:firstRow="0" w:lastRow="0" w:firstColumn="1" w:lastColumn="0" w:oddVBand="0" w:evenVBand="0" w:oddHBand="0" w:evenHBand="0" w:firstRowFirstColumn="0" w:firstRowLastColumn="0" w:lastRowFirstColumn="0" w:lastRowLastColumn="0"/>
            <w:tcW w:w="1535" w:type="pct"/>
            <w:vMerge/>
            <w:tcBorders>
              <w:left w:val="none" w:sz="0" w:space="0" w:color="auto"/>
            </w:tcBorders>
            <w:shd w:val="clear" w:color="auto" w:fill="E0E0E0" w:themeFill="background1" w:themeFillTint="33"/>
            <w:vAlign w:val="center"/>
            <w:hideMark/>
          </w:tcPr>
          <w:p w14:paraId="67039664" w14:textId="77777777" w:rsidR="00915ED7" w:rsidRPr="009F4405" w:rsidRDefault="00915ED7" w:rsidP="005962AC">
            <w:pPr>
              <w:spacing w:after="0" w:line="278" w:lineRule="auto"/>
              <w:jc w:val="center"/>
              <w:rPr>
                <w:rFonts w:cstheme="minorHAnsi"/>
                <w:color w:val="auto"/>
                <w:sz w:val="18"/>
                <w:szCs w:val="18"/>
              </w:rPr>
            </w:pPr>
          </w:p>
        </w:tc>
        <w:tc>
          <w:tcPr>
            <w:tcW w:w="1914" w:type="pct"/>
            <w:shd w:val="clear" w:color="auto" w:fill="F2F2F2" w:themeFill="text2" w:themeFillShade="F2"/>
            <w:vAlign w:val="center"/>
            <w:hideMark/>
          </w:tcPr>
          <w:p w14:paraId="0FAD5957"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GTO/GEO access</w:t>
            </w:r>
          </w:p>
        </w:tc>
        <w:tc>
          <w:tcPr>
            <w:tcW w:w="274" w:type="pct"/>
            <w:shd w:val="clear" w:color="auto" w:fill="FFFFFF" w:themeFill="text2"/>
            <w:vAlign w:val="center"/>
            <w:hideMark/>
          </w:tcPr>
          <w:p w14:paraId="08491E60"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409" w:type="pct"/>
            <w:shd w:val="clear" w:color="auto" w:fill="FFFFFF" w:themeFill="text2"/>
            <w:vAlign w:val="center"/>
            <w:hideMark/>
          </w:tcPr>
          <w:p w14:paraId="781EEC17"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c>
          <w:tcPr>
            <w:tcW w:w="405" w:type="pct"/>
            <w:shd w:val="clear" w:color="auto" w:fill="FFFFFF" w:themeFill="text2"/>
            <w:vAlign w:val="center"/>
            <w:hideMark/>
          </w:tcPr>
          <w:p w14:paraId="5554166E"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c>
          <w:tcPr>
            <w:tcW w:w="463" w:type="pct"/>
            <w:shd w:val="clear" w:color="auto" w:fill="FFFFFF" w:themeFill="text2"/>
            <w:vAlign w:val="center"/>
            <w:hideMark/>
          </w:tcPr>
          <w:p w14:paraId="15ED5F58"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r>
      <w:tr w:rsidR="00915ED7" w:rsidRPr="009F4405" w14:paraId="1428AD38" w14:textId="77777777" w:rsidTr="004706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5" w:type="pct"/>
            <w:vMerge/>
            <w:tcBorders>
              <w:left w:val="none" w:sz="0" w:space="0" w:color="auto"/>
            </w:tcBorders>
            <w:shd w:val="clear" w:color="auto" w:fill="E0E0E0" w:themeFill="background1" w:themeFillTint="33"/>
            <w:vAlign w:val="center"/>
          </w:tcPr>
          <w:p w14:paraId="215864FF" w14:textId="77777777" w:rsidR="00915ED7" w:rsidRPr="009F4405" w:rsidRDefault="00915ED7" w:rsidP="005962AC">
            <w:pPr>
              <w:spacing w:after="0" w:line="278" w:lineRule="auto"/>
              <w:jc w:val="center"/>
              <w:rPr>
                <w:rFonts w:cstheme="minorHAnsi"/>
                <w:color w:val="auto"/>
                <w:sz w:val="18"/>
                <w:szCs w:val="18"/>
              </w:rPr>
            </w:pPr>
          </w:p>
        </w:tc>
        <w:tc>
          <w:tcPr>
            <w:tcW w:w="1914" w:type="pct"/>
            <w:shd w:val="clear" w:color="auto" w:fill="F2F2F2" w:themeFill="text2" w:themeFillShade="F2"/>
            <w:vAlign w:val="center"/>
          </w:tcPr>
          <w:p w14:paraId="572745D4"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Low launch unavailability from adverse weather (benchmarked vs CSG)</w:t>
            </w:r>
          </w:p>
        </w:tc>
        <w:tc>
          <w:tcPr>
            <w:tcW w:w="274" w:type="pct"/>
            <w:shd w:val="clear" w:color="auto" w:fill="FFFFFF" w:themeFill="text2"/>
            <w:vAlign w:val="center"/>
          </w:tcPr>
          <w:p w14:paraId="18AEC2E4"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w:t>
            </w:r>
          </w:p>
        </w:tc>
        <w:tc>
          <w:tcPr>
            <w:tcW w:w="409" w:type="pct"/>
            <w:shd w:val="clear" w:color="auto" w:fill="FFFFFF" w:themeFill="text2"/>
            <w:vAlign w:val="center"/>
          </w:tcPr>
          <w:p w14:paraId="03775563"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w:t>
            </w:r>
          </w:p>
        </w:tc>
        <w:tc>
          <w:tcPr>
            <w:tcW w:w="405" w:type="pct"/>
            <w:shd w:val="clear" w:color="auto" w:fill="FFFFFF" w:themeFill="text2"/>
            <w:vAlign w:val="center"/>
          </w:tcPr>
          <w:p w14:paraId="14135F0E"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c>
          <w:tcPr>
            <w:tcW w:w="463" w:type="pct"/>
            <w:shd w:val="clear" w:color="auto" w:fill="FFFFFF" w:themeFill="text2"/>
            <w:vAlign w:val="center"/>
          </w:tcPr>
          <w:p w14:paraId="46325661"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r>
      <w:tr w:rsidR="00915ED7" w:rsidRPr="009F4405" w14:paraId="0DF7D165" w14:textId="77777777" w:rsidTr="0047069F">
        <w:trPr>
          <w:jc w:val="center"/>
        </w:trPr>
        <w:tc>
          <w:tcPr>
            <w:cnfStyle w:val="001000000000" w:firstRow="0" w:lastRow="0" w:firstColumn="1" w:lastColumn="0" w:oddVBand="0" w:evenVBand="0" w:oddHBand="0" w:evenHBand="0" w:firstRowFirstColumn="0" w:firstRowLastColumn="0" w:lastRowFirstColumn="0" w:lastRowLastColumn="0"/>
            <w:tcW w:w="1535" w:type="pct"/>
            <w:vMerge/>
            <w:tcBorders>
              <w:left w:val="none" w:sz="0" w:space="0" w:color="auto"/>
            </w:tcBorders>
            <w:shd w:val="clear" w:color="auto" w:fill="E0E0E0" w:themeFill="background1" w:themeFillTint="33"/>
            <w:vAlign w:val="center"/>
          </w:tcPr>
          <w:p w14:paraId="7789F8FC" w14:textId="77777777" w:rsidR="00915ED7" w:rsidRPr="009F4405" w:rsidRDefault="00915ED7" w:rsidP="005962AC">
            <w:pPr>
              <w:spacing w:after="0" w:line="278" w:lineRule="auto"/>
              <w:jc w:val="center"/>
              <w:rPr>
                <w:rFonts w:cstheme="minorHAnsi"/>
                <w:color w:val="auto"/>
                <w:sz w:val="18"/>
                <w:szCs w:val="18"/>
              </w:rPr>
            </w:pPr>
          </w:p>
        </w:tc>
        <w:tc>
          <w:tcPr>
            <w:tcW w:w="1914" w:type="pct"/>
            <w:shd w:val="clear" w:color="auto" w:fill="F2F2F2" w:themeFill="text2" w:themeFillShade="F2"/>
            <w:vAlign w:val="center"/>
          </w:tcPr>
          <w:p w14:paraId="0321CBDE"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Ability to relocate lift-off location (mobile/sea launch) to optimise mission performance</w:t>
            </w:r>
          </w:p>
        </w:tc>
        <w:tc>
          <w:tcPr>
            <w:tcW w:w="274" w:type="pct"/>
            <w:shd w:val="clear" w:color="auto" w:fill="FFFFFF" w:themeFill="text2"/>
            <w:vAlign w:val="center"/>
          </w:tcPr>
          <w:p w14:paraId="4296C1EA"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c>
          <w:tcPr>
            <w:tcW w:w="409" w:type="pct"/>
            <w:shd w:val="clear" w:color="auto" w:fill="FFFFFF" w:themeFill="text2"/>
            <w:vAlign w:val="center"/>
          </w:tcPr>
          <w:p w14:paraId="2C9A05AE"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c>
          <w:tcPr>
            <w:tcW w:w="405" w:type="pct"/>
            <w:shd w:val="clear" w:color="auto" w:fill="FFFFFF" w:themeFill="text2"/>
            <w:vAlign w:val="center"/>
          </w:tcPr>
          <w:p w14:paraId="2BD89C42"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w:t>
            </w:r>
          </w:p>
        </w:tc>
        <w:tc>
          <w:tcPr>
            <w:tcW w:w="463" w:type="pct"/>
            <w:shd w:val="clear" w:color="auto" w:fill="FFFFFF" w:themeFill="text2"/>
            <w:vAlign w:val="center"/>
          </w:tcPr>
          <w:p w14:paraId="2FEF64B9"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r>
      <w:tr w:rsidR="00915ED7" w:rsidRPr="009F4405" w14:paraId="382CEED1" w14:textId="77777777" w:rsidTr="004706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5" w:type="pct"/>
            <w:vMerge w:val="restart"/>
            <w:tcBorders>
              <w:left w:val="none" w:sz="0" w:space="0" w:color="auto"/>
            </w:tcBorders>
            <w:shd w:val="clear" w:color="auto" w:fill="E0E0E0" w:themeFill="background1" w:themeFillTint="33"/>
            <w:vAlign w:val="center"/>
            <w:hideMark/>
          </w:tcPr>
          <w:p w14:paraId="7728CE67" w14:textId="77777777" w:rsidR="00915ED7" w:rsidRPr="009F4405" w:rsidRDefault="00915ED7" w:rsidP="005962AC">
            <w:pPr>
              <w:spacing w:after="0" w:line="278" w:lineRule="auto"/>
              <w:jc w:val="center"/>
              <w:rPr>
                <w:rFonts w:cstheme="minorHAnsi"/>
                <w:color w:val="auto"/>
                <w:sz w:val="18"/>
                <w:szCs w:val="18"/>
              </w:rPr>
            </w:pPr>
            <w:r w:rsidRPr="009F4405">
              <w:rPr>
                <w:rFonts w:cstheme="minorHAnsi"/>
                <w:color w:val="auto"/>
                <w:sz w:val="18"/>
                <w:szCs w:val="18"/>
              </w:rPr>
              <w:t>C. Launch Cadence &amp; Scalability</w:t>
            </w:r>
          </w:p>
        </w:tc>
        <w:tc>
          <w:tcPr>
            <w:tcW w:w="1914" w:type="pct"/>
            <w:shd w:val="clear" w:color="auto" w:fill="F2F2F2" w:themeFill="text2" w:themeFillShade="F2"/>
            <w:vAlign w:val="center"/>
            <w:hideMark/>
          </w:tcPr>
          <w:p w14:paraId="738346E4"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Existing operational launch cadence</w:t>
            </w:r>
          </w:p>
        </w:tc>
        <w:tc>
          <w:tcPr>
            <w:tcW w:w="274" w:type="pct"/>
            <w:shd w:val="clear" w:color="auto" w:fill="FFFFFF" w:themeFill="text2"/>
            <w:vAlign w:val="center"/>
            <w:hideMark/>
          </w:tcPr>
          <w:p w14:paraId="0E43943D"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409" w:type="pct"/>
            <w:shd w:val="clear" w:color="auto" w:fill="FFFFFF" w:themeFill="text2"/>
            <w:vAlign w:val="center"/>
            <w:hideMark/>
          </w:tcPr>
          <w:p w14:paraId="519AA1EE"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c>
          <w:tcPr>
            <w:tcW w:w="405" w:type="pct"/>
            <w:shd w:val="clear" w:color="auto" w:fill="FFFFFF" w:themeFill="text2"/>
            <w:vAlign w:val="center"/>
            <w:hideMark/>
          </w:tcPr>
          <w:p w14:paraId="34430306"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w:t>
            </w:r>
          </w:p>
        </w:tc>
        <w:tc>
          <w:tcPr>
            <w:tcW w:w="463" w:type="pct"/>
            <w:shd w:val="clear" w:color="auto" w:fill="FFFFFF" w:themeFill="text2"/>
            <w:vAlign w:val="center"/>
            <w:hideMark/>
          </w:tcPr>
          <w:p w14:paraId="09D7D5AC"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r>
      <w:tr w:rsidR="00915ED7" w:rsidRPr="009F4405" w14:paraId="616A0E35" w14:textId="77777777" w:rsidTr="0047069F">
        <w:trPr>
          <w:jc w:val="center"/>
        </w:trPr>
        <w:tc>
          <w:tcPr>
            <w:cnfStyle w:val="001000000000" w:firstRow="0" w:lastRow="0" w:firstColumn="1" w:lastColumn="0" w:oddVBand="0" w:evenVBand="0" w:oddHBand="0" w:evenHBand="0" w:firstRowFirstColumn="0" w:firstRowLastColumn="0" w:lastRowFirstColumn="0" w:lastRowLastColumn="0"/>
            <w:tcW w:w="1535" w:type="pct"/>
            <w:vMerge/>
            <w:tcBorders>
              <w:left w:val="none" w:sz="0" w:space="0" w:color="auto"/>
            </w:tcBorders>
            <w:shd w:val="clear" w:color="auto" w:fill="E0E0E0" w:themeFill="background1" w:themeFillTint="33"/>
            <w:vAlign w:val="center"/>
            <w:hideMark/>
          </w:tcPr>
          <w:p w14:paraId="2ED29EC5" w14:textId="77777777" w:rsidR="00915ED7" w:rsidRPr="009F4405" w:rsidRDefault="00915ED7" w:rsidP="005962AC">
            <w:pPr>
              <w:spacing w:after="0" w:line="278" w:lineRule="auto"/>
              <w:jc w:val="center"/>
              <w:rPr>
                <w:rFonts w:cstheme="minorHAnsi"/>
                <w:color w:val="auto"/>
                <w:sz w:val="18"/>
                <w:szCs w:val="18"/>
              </w:rPr>
            </w:pPr>
          </w:p>
        </w:tc>
        <w:tc>
          <w:tcPr>
            <w:tcW w:w="1914" w:type="pct"/>
            <w:shd w:val="clear" w:color="auto" w:fill="F2F2F2" w:themeFill="text2" w:themeFillShade="F2"/>
            <w:vAlign w:val="center"/>
            <w:hideMark/>
          </w:tcPr>
          <w:p w14:paraId="6121B30C"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Multiple operational pads</w:t>
            </w:r>
          </w:p>
        </w:tc>
        <w:tc>
          <w:tcPr>
            <w:tcW w:w="274" w:type="pct"/>
            <w:shd w:val="clear" w:color="auto" w:fill="FFFFFF" w:themeFill="text2"/>
            <w:vAlign w:val="center"/>
            <w:hideMark/>
          </w:tcPr>
          <w:p w14:paraId="64DEB823"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409" w:type="pct"/>
            <w:shd w:val="clear" w:color="auto" w:fill="FFFFFF" w:themeFill="text2"/>
            <w:vAlign w:val="center"/>
            <w:hideMark/>
          </w:tcPr>
          <w:p w14:paraId="4F4AFC51"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c>
          <w:tcPr>
            <w:tcW w:w="405" w:type="pct"/>
            <w:shd w:val="clear" w:color="auto" w:fill="FFFFFF" w:themeFill="text2"/>
            <w:vAlign w:val="center"/>
            <w:hideMark/>
          </w:tcPr>
          <w:p w14:paraId="0ABE94F5"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c>
          <w:tcPr>
            <w:tcW w:w="463" w:type="pct"/>
            <w:shd w:val="clear" w:color="auto" w:fill="FFFFFF" w:themeFill="text2"/>
            <w:vAlign w:val="center"/>
            <w:hideMark/>
          </w:tcPr>
          <w:p w14:paraId="4C653333"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r>
      <w:tr w:rsidR="00915ED7" w:rsidRPr="009F4405" w14:paraId="53CABEEF" w14:textId="77777777" w:rsidTr="004706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5" w:type="pct"/>
            <w:vMerge/>
            <w:tcBorders>
              <w:left w:val="none" w:sz="0" w:space="0" w:color="auto"/>
            </w:tcBorders>
            <w:shd w:val="clear" w:color="auto" w:fill="E0E0E0" w:themeFill="background1" w:themeFillTint="33"/>
            <w:vAlign w:val="center"/>
            <w:hideMark/>
          </w:tcPr>
          <w:p w14:paraId="3CAFE98F" w14:textId="77777777" w:rsidR="00915ED7" w:rsidRPr="009F4405" w:rsidRDefault="00915ED7" w:rsidP="005962AC">
            <w:pPr>
              <w:spacing w:after="0" w:line="278" w:lineRule="auto"/>
              <w:jc w:val="center"/>
              <w:rPr>
                <w:rFonts w:cstheme="minorHAnsi"/>
                <w:color w:val="auto"/>
                <w:sz w:val="18"/>
                <w:szCs w:val="18"/>
              </w:rPr>
            </w:pPr>
          </w:p>
        </w:tc>
        <w:tc>
          <w:tcPr>
            <w:tcW w:w="1914" w:type="pct"/>
            <w:shd w:val="clear" w:color="auto" w:fill="F2F2F2" w:themeFill="text2" w:themeFillShade="F2"/>
            <w:vAlign w:val="center"/>
            <w:hideMark/>
          </w:tcPr>
          <w:p w14:paraId="439FF8C7"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Expansion capacity (new pads under development)</w:t>
            </w:r>
          </w:p>
        </w:tc>
        <w:tc>
          <w:tcPr>
            <w:tcW w:w="274" w:type="pct"/>
            <w:shd w:val="clear" w:color="auto" w:fill="FFFFFF" w:themeFill="text2"/>
            <w:vAlign w:val="center"/>
            <w:hideMark/>
          </w:tcPr>
          <w:p w14:paraId="6B17BE5C"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409" w:type="pct"/>
            <w:shd w:val="clear" w:color="auto" w:fill="FFFFFF" w:themeFill="text2"/>
            <w:vAlign w:val="center"/>
            <w:hideMark/>
          </w:tcPr>
          <w:p w14:paraId="08EEC7FC"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405" w:type="pct"/>
            <w:shd w:val="clear" w:color="auto" w:fill="FFFFFF" w:themeFill="text2"/>
            <w:vAlign w:val="center"/>
            <w:hideMark/>
          </w:tcPr>
          <w:p w14:paraId="4B7ACC10"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463" w:type="pct"/>
            <w:shd w:val="clear" w:color="auto" w:fill="FFFFFF" w:themeFill="text2"/>
            <w:vAlign w:val="center"/>
            <w:hideMark/>
          </w:tcPr>
          <w:p w14:paraId="40F36086"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r>
      <w:tr w:rsidR="00915ED7" w:rsidRPr="009F4405" w14:paraId="6211A94F" w14:textId="77777777" w:rsidTr="0047069F">
        <w:trPr>
          <w:jc w:val="center"/>
        </w:trPr>
        <w:tc>
          <w:tcPr>
            <w:cnfStyle w:val="001000000000" w:firstRow="0" w:lastRow="0" w:firstColumn="1" w:lastColumn="0" w:oddVBand="0" w:evenVBand="0" w:oddHBand="0" w:evenHBand="0" w:firstRowFirstColumn="0" w:firstRowLastColumn="0" w:lastRowFirstColumn="0" w:lastRowLastColumn="0"/>
            <w:tcW w:w="1535" w:type="pct"/>
            <w:vMerge/>
            <w:tcBorders>
              <w:left w:val="none" w:sz="0" w:space="0" w:color="auto"/>
            </w:tcBorders>
            <w:shd w:val="clear" w:color="auto" w:fill="E0E0E0" w:themeFill="background1" w:themeFillTint="33"/>
            <w:vAlign w:val="center"/>
            <w:hideMark/>
          </w:tcPr>
          <w:p w14:paraId="240BB0E4" w14:textId="77777777" w:rsidR="00915ED7" w:rsidRPr="009F4405" w:rsidRDefault="00915ED7" w:rsidP="005962AC">
            <w:pPr>
              <w:spacing w:after="0" w:line="278" w:lineRule="auto"/>
              <w:jc w:val="center"/>
              <w:rPr>
                <w:rFonts w:cstheme="minorHAnsi"/>
                <w:color w:val="auto"/>
                <w:sz w:val="18"/>
                <w:szCs w:val="18"/>
              </w:rPr>
            </w:pPr>
          </w:p>
        </w:tc>
        <w:tc>
          <w:tcPr>
            <w:tcW w:w="1914" w:type="pct"/>
            <w:shd w:val="clear" w:color="auto" w:fill="F2F2F2" w:themeFill="text2" w:themeFillShade="F2"/>
            <w:vAlign w:val="center"/>
            <w:hideMark/>
          </w:tcPr>
          <w:p w14:paraId="6F8DDB0A"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Parallel campaign capability</w:t>
            </w:r>
          </w:p>
        </w:tc>
        <w:tc>
          <w:tcPr>
            <w:tcW w:w="274" w:type="pct"/>
            <w:shd w:val="clear" w:color="auto" w:fill="FFFFFF" w:themeFill="text2"/>
            <w:vAlign w:val="center"/>
            <w:hideMark/>
          </w:tcPr>
          <w:p w14:paraId="30190206"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409" w:type="pct"/>
            <w:shd w:val="clear" w:color="auto" w:fill="FFFFFF" w:themeFill="text2"/>
            <w:vAlign w:val="center"/>
            <w:hideMark/>
          </w:tcPr>
          <w:p w14:paraId="4A6F6F87"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405" w:type="pct"/>
            <w:shd w:val="clear" w:color="auto" w:fill="FFFFFF" w:themeFill="text2"/>
            <w:vAlign w:val="center"/>
            <w:hideMark/>
          </w:tcPr>
          <w:p w14:paraId="30167598"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w:t>
            </w:r>
          </w:p>
        </w:tc>
        <w:tc>
          <w:tcPr>
            <w:tcW w:w="463" w:type="pct"/>
            <w:shd w:val="clear" w:color="auto" w:fill="FFFFFF" w:themeFill="text2"/>
            <w:vAlign w:val="center"/>
            <w:hideMark/>
          </w:tcPr>
          <w:p w14:paraId="68AA231B"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w:t>
            </w:r>
          </w:p>
        </w:tc>
      </w:tr>
      <w:tr w:rsidR="00915ED7" w:rsidRPr="009F4405" w14:paraId="4B126907" w14:textId="77777777" w:rsidTr="004706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5" w:type="pct"/>
            <w:vMerge/>
            <w:tcBorders>
              <w:left w:val="none" w:sz="0" w:space="0" w:color="auto"/>
            </w:tcBorders>
            <w:shd w:val="clear" w:color="auto" w:fill="E0E0E0" w:themeFill="background1" w:themeFillTint="33"/>
            <w:vAlign w:val="center"/>
            <w:hideMark/>
          </w:tcPr>
          <w:p w14:paraId="5A99281F" w14:textId="77777777" w:rsidR="00915ED7" w:rsidRPr="009F4405" w:rsidRDefault="00915ED7" w:rsidP="005962AC">
            <w:pPr>
              <w:spacing w:after="0" w:line="278" w:lineRule="auto"/>
              <w:jc w:val="center"/>
              <w:rPr>
                <w:rFonts w:cstheme="minorHAnsi"/>
                <w:color w:val="auto"/>
                <w:sz w:val="18"/>
                <w:szCs w:val="18"/>
              </w:rPr>
            </w:pPr>
          </w:p>
        </w:tc>
        <w:tc>
          <w:tcPr>
            <w:tcW w:w="1914" w:type="pct"/>
            <w:shd w:val="clear" w:color="auto" w:fill="F2F2F2" w:themeFill="text2" w:themeFillShade="F2"/>
            <w:vAlign w:val="center"/>
            <w:hideMark/>
          </w:tcPr>
          <w:p w14:paraId="40A500BB"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High-cadence potential (&gt;20 launches/year)</w:t>
            </w:r>
          </w:p>
        </w:tc>
        <w:tc>
          <w:tcPr>
            <w:tcW w:w="274" w:type="pct"/>
            <w:shd w:val="clear" w:color="auto" w:fill="FFFFFF" w:themeFill="text2"/>
            <w:vAlign w:val="center"/>
            <w:hideMark/>
          </w:tcPr>
          <w:p w14:paraId="1519ED1D"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409" w:type="pct"/>
            <w:shd w:val="clear" w:color="auto" w:fill="FFFFFF" w:themeFill="text2"/>
            <w:vAlign w:val="center"/>
            <w:hideMark/>
          </w:tcPr>
          <w:p w14:paraId="1EAA2995"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w:t>
            </w:r>
          </w:p>
        </w:tc>
        <w:tc>
          <w:tcPr>
            <w:tcW w:w="405" w:type="pct"/>
            <w:shd w:val="clear" w:color="auto" w:fill="FFFFFF" w:themeFill="text2"/>
            <w:vAlign w:val="center"/>
            <w:hideMark/>
          </w:tcPr>
          <w:p w14:paraId="010A0DE1"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463" w:type="pct"/>
            <w:shd w:val="clear" w:color="auto" w:fill="FFFFFF" w:themeFill="text2"/>
            <w:vAlign w:val="center"/>
            <w:hideMark/>
          </w:tcPr>
          <w:p w14:paraId="79C30E8E"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r>
      <w:tr w:rsidR="00915ED7" w:rsidRPr="009F4405" w14:paraId="6D22DF61" w14:textId="77777777" w:rsidTr="0047069F">
        <w:trPr>
          <w:jc w:val="center"/>
        </w:trPr>
        <w:tc>
          <w:tcPr>
            <w:cnfStyle w:val="001000000000" w:firstRow="0" w:lastRow="0" w:firstColumn="1" w:lastColumn="0" w:oddVBand="0" w:evenVBand="0" w:oddHBand="0" w:evenHBand="0" w:firstRowFirstColumn="0" w:firstRowLastColumn="0" w:lastRowFirstColumn="0" w:lastRowLastColumn="0"/>
            <w:tcW w:w="1535" w:type="pct"/>
            <w:vMerge w:val="restart"/>
            <w:tcBorders>
              <w:left w:val="none" w:sz="0" w:space="0" w:color="auto"/>
            </w:tcBorders>
            <w:shd w:val="clear" w:color="auto" w:fill="E0E0E0" w:themeFill="background1" w:themeFillTint="33"/>
            <w:vAlign w:val="center"/>
            <w:hideMark/>
          </w:tcPr>
          <w:p w14:paraId="1C541846" w14:textId="77777777" w:rsidR="00915ED7" w:rsidRPr="009F4405" w:rsidRDefault="00915ED7" w:rsidP="005962AC">
            <w:pPr>
              <w:spacing w:after="0" w:line="278" w:lineRule="auto"/>
              <w:jc w:val="center"/>
              <w:rPr>
                <w:rFonts w:cstheme="minorHAnsi"/>
                <w:color w:val="auto"/>
                <w:sz w:val="18"/>
                <w:szCs w:val="18"/>
              </w:rPr>
            </w:pPr>
            <w:r w:rsidRPr="009F4405">
              <w:rPr>
                <w:rFonts w:cstheme="minorHAnsi"/>
                <w:color w:val="auto"/>
                <w:sz w:val="18"/>
                <w:szCs w:val="18"/>
              </w:rPr>
              <w:t>D. Launch Processing Infrastructure</w:t>
            </w:r>
          </w:p>
        </w:tc>
        <w:tc>
          <w:tcPr>
            <w:tcW w:w="1914" w:type="pct"/>
            <w:shd w:val="clear" w:color="auto" w:fill="F2F2F2" w:themeFill="text2" w:themeFillShade="F2"/>
            <w:vAlign w:val="center"/>
            <w:hideMark/>
          </w:tcPr>
          <w:p w14:paraId="6133EA07"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Payload processing facilities</w:t>
            </w:r>
          </w:p>
        </w:tc>
        <w:tc>
          <w:tcPr>
            <w:tcW w:w="274" w:type="pct"/>
            <w:shd w:val="clear" w:color="auto" w:fill="FFFFFF" w:themeFill="text2"/>
            <w:vAlign w:val="center"/>
            <w:hideMark/>
          </w:tcPr>
          <w:p w14:paraId="1FA5FC04"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409" w:type="pct"/>
            <w:shd w:val="clear" w:color="auto" w:fill="FFFFFF" w:themeFill="text2"/>
            <w:vAlign w:val="center"/>
            <w:hideMark/>
          </w:tcPr>
          <w:p w14:paraId="3DC1E764"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w:t>
            </w:r>
          </w:p>
        </w:tc>
        <w:tc>
          <w:tcPr>
            <w:tcW w:w="405" w:type="pct"/>
            <w:shd w:val="clear" w:color="auto" w:fill="FFFFFF" w:themeFill="text2"/>
            <w:vAlign w:val="center"/>
            <w:hideMark/>
          </w:tcPr>
          <w:p w14:paraId="52D6BB2C"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w:t>
            </w:r>
          </w:p>
        </w:tc>
        <w:tc>
          <w:tcPr>
            <w:tcW w:w="463" w:type="pct"/>
            <w:shd w:val="clear" w:color="auto" w:fill="FFFFFF" w:themeFill="text2"/>
            <w:vAlign w:val="center"/>
            <w:hideMark/>
          </w:tcPr>
          <w:p w14:paraId="12D76AA4"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w:t>
            </w:r>
          </w:p>
        </w:tc>
      </w:tr>
      <w:tr w:rsidR="00915ED7" w:rsidRPr="009F4405" w14:paraId="35B62002" w14:textId="77777777" w:rsidTr="004706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5" w:type="pct"/>
            <w:vMerge/>
            <w:tcBorders>
              <w:left w:val="none" w:sz="0" w:space="0" w:color="auto"/>
            </w:tcBorders>
            <w:shd w:val="clear" w:color="auto" w:fill="E0E0E0" w:themeFill="background1" w:themeFillTint="33"/>
            <w:vAlign w:val="center"/>
            <w:hideMark/>
          </w:tcPr>
          <w:p w14:paraId="6DE08937" w14:textId="77777777" w:rsidR="00915ED7" w:rsidRPr="009F4405" w:rsidRDefault="00915ED7" w:rsidP="005962AC">
            <w:pPr>
              <w:spacing w:after="0" w:line="278" w:lineRule="auto"/>
              <w:jc w:val="center"/>
              <w:rPr>
                <w:rFonts w:cstheme="minorHAnsi"/>
                <w:color w:val="auto"/>
                <w:sz w:val="18"/>
                <w:szCs w:val="18"/>
              </w:rPr>
            </w:pPr>
          </w:p>
        </w:tc>
        <w:tc>
          <w:tcPr>
            <w:tcW w:w="1914" w:type="pct"/>
            <w:shd w:val="clear" w:color="auto" w:fill="F2F2F2" w:themeFill="text2" w:themeFillShade="F2"/>
            <w:vAlign w:val="center"/>
            <w:hideMark/>
          </w:tcPr>
          <w:p w14:paraId="59FD0248"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Hazardous payload processing</w:t>
            </w:r>
          </w:p>
        </w:tc>
        <w:tc>
          <w:tcPr>
            <w:tcW w:w="274" w:type="pct"/>
            <w:shd w:val="clear" w:color="auto" w:fill="FFFFFF" w:themeFill="text2"/>
            <w:vAlign w:val="center"/>
            <w:hideMark/>
          </w:tcPr>
          <w:p w14:paraId="5A4D755F"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409" w:type="pct"/>
            <w:shd w:val="clear" w:color="auto" w:fill="FFFFFF" w:themeFill="text2"/>
            <w:vAlign w:val="center"/>
            <w:hideMark/>
          </w:tcPr>
          <w:p w14:paraId="689CA8F5"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c>
          <w:tcPr>
            <w:tcW w:w="405" w:type="pct"/>
            <w:shd w:val="clear" w:color="auto" w:fill="FFFFFF" w:themeFill="text2"/>
            <w:vAlign w:val="center"/>
            <w:hideMark/>
          </w:tcPr>
          <w:p w14:paraId="5D0AAAF9"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c>
          <w:tcPr>
            <w:tcW w:w="463" w:type="pct"/>
            <w:shd w:val="clear" w:color="auto" w:fill="FFFFFF" w:themeFill="text2"/>
            <w:vAlign w:val="center"/>
            <w:hideMark/>
          </w:tcPr>
          <w:p w14:paraId="7D4E08D7"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r>
      <w:tr w:rsidR="00915ED7" w:rsidRPr="009F4405" w14:paraId="132F415A" w14:textId="77777777" w:rsidTr="0047069F">
        <w:trPr>
          <w:jc w:val="center"/>
        </w:trPr>
        <w:tc>
          <w:tcPr>
            <w:cnfStyle w:val="001000000000" w:firstRow="0" w:lastRow="0" w:firstColumn="1" w:lastColumn="0" w:oddVBand="0" w:evenVBand="0" w:oddHBand="0" w:evenHBand="0" w:firstRowFirstColumn="0" w:firstRowLastColumn="0" w:lastRowFirstColumn="0" w:lastRowLastColumn="0"/>
            <w:tcW w:w="1535" w:type="pct"/>
            <w:vMerge/>
            <w:tcBorders>
              <w:left w:val="none" w:sz="0" w:space="0" w:color="auto"/>
            </w:tcBorders>
            <w:shd w:val="clear" w:color="auto" w:fill="E0E0E0" w:themeFill="background1" w:themeFillTint="33"/>
            <w:vAlign w:val="center"/>
            <w:hideMark/>
          </w:tcPr>
          <w:p w14:paraId="26F6C8F7" w14:textId="77777777" w:rsidR="00915ED7" w:rsidRPr="009F4405" w:rsidRDefault="00915ED7" w:rsidP="005962AC">
            <w:pPr>
              <w:spacing w:after="0" w:line="278" w:lineRule="auto"/>
              <w:jc w:val="center"/>
              <w:rPr>
                <w:rFonts w:cstheme="minorHAnsi"/>
                <w:color w:val="auto"/>
                <w:sz w:val="18"/>
                <w:szCs w:val="18"/>
              </w:rPr>
            </w:pPr>
          </w:p>
        </w:tc>
        <w:tc>
          <w:tcPr>
            <w:tcW w:w="1914" w:type="pct"/>
            <w:shd w:val="clear" w:color="auto" w:fill="F2F2F2" w:themeFill="text2" w:themeFillShade="F2"/>
            <w:vAlign w:val="center"/>
            <w:hideMark/>
          </w:tcPr>
          <w:p w14:paraId="64887635"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Dedicated launcher integration facilities</w:t>
            </w:r>
          </w:p>
        </w:tc>
        <w:tc>
          <w:tcPr>
            <w:tcW w:w="274" w:type="pct"/>
            <w:shd w:val="clear" w:color="auto" w:fill="FFFFFF" w:themeFill="text2"/>
            <w:vAlign w:val="center"/>
            <w:hideMark/>
          </w:tcPr>
          <w:p w14:paraId="622BBE39"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409" w:type="pct"/>
            <w:shd w:val="clear" w:color="auto" w:fill="FFFFFF" w:themeFill="text2"/>
            <w:vAlign w:val="center"/>
            <w:hideMark/>
          </w:tcPr>
          <w:p w14:paraId="432D6AEC"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405" w:type="pct"/>
            <w:shd w:val="clear" w:color="auto" w:fill="FFFFFF" w:themeFill="text2"/>
            <w:vAlign w:val="center"/>
            <w:hideMark/>
          </w:tcPr>
          <w:p w14:paraId="406BADE3"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463" w:type="pct"/>
            <w:shd w:val="clear" w:color="auto" w:fill="FFFFFF" w:themeFill="text2"/>
            <w:vAlign w:val="center"/>
            <w:hideMark/>
          </w:tcPr>
          <w:p w14:paraId="7DFAA23F"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r>
      <w:tr w:rsidR="00915ED7" w:rsidRPr="009F4405" w14:paraId="1C9C5F72" w14:textId="77777777" w:rsidTr="004706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5" w:type="pct"/>
            <w:vMerge/>
            <w:tcBorders>
              <w:left w:val="none" w:sz="0" w:space="0" w:color="auto"/>
            </w:tcBorders>
            <w:shd w:val="clear" w:color="auto" w:fill="E0E0E0" w:themeFill="background1" w:themeFillTint="33"/>
            <w:vAlign w:val="center"/>
            <w:hideMark/>
          </w:tcPr>
          <w:p w14:paraId="16EAD3EB" w14:textId="77777777" w:rsidR="00915ED7" w:rsidRPr="009F4405" w:rsidRDefault="00915ED7" w:rsidP="005962AC">
            <w:pPr>
              <w:spacing w:after="0" w:line="278" w:lineRule="auto"/>
              <w:jc w:val="center"/>
              <w:rPr>
                <w:rFonts w:cstheme="minorHAnsi"/>
                <w:color w:val="auto"/>
                <w:sz w:val="18"/>
                <w:szCs w:val="18"/>
              </w:rPr>
            </w:pPr>
          </w:p>
        </w:tc>
        <w:tc>
          <w:tcPr>
            <w:tcW w:w="1914" w:type="pct"/>
            <w:shd w:val="clear" w:color="auto" w:fill="F2F2F2" w:themeFill="text2" w:themeFillShade="F2"/>
            <w:vAlign w:val="center"/>
            <w:hideMark/>
          </w:tcPr>
          <w:p w14:paraId="49D09704"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Shared multi-user infrastructure</w:t>
            </w:r>
          </w:p>
        </w:tc>
        <w:tc>
          <w:tcPr>
            <w:tcW w:w="274" w:type="pct"/>
            <w:shd w:val="clear" w:color="auto" w:fill="FFFFFF" w:themeFill="text2"/>
            <w:vAlign w:val="center"/>
            <w:hideMark/>
          </w:tcPr>
          <w:p w14:paraId="623E5A94"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409" w:type="pct"/>
            <w:shd w:val="clear" w:color="auto" w:fill="FFFFFF" w:themeFill="text2"/>
            <w:vAlign w:val="center"/>
            <w:hideMark/>
          </w:tcPr>
          <w:p w14:paraId="0D25CFB6"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405" w:type="pct"/>
            <w:shd w:val="clear" w:color="auto" w:fill="FFFFFF" w:themeFill="text2"/>
            <w:vAlign w:val="center"/>
            <w:hideMark/>
          </w:tcPr>
          <w:p w14:paraId="7E9E3AD3"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c>
          <w:tcPr>
            <w:tcW w:w="463" w:type="pct"/>
            <w:shd w:val="clear" w:color="auto" w:fill="FFFFFF" w:themeFill="text2"/>
            <w:vAlign w:val="center"/>
            <w:hideMark/>
          </w:tcPr>
          <w:p w14:paraId="1743BC52"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w:t>
            </w:r>
          </w:p>
        </w:tc>
      </w:tr>
      <w:tr w:rsidR="00915ED7" w:rsidRPr="009F4405" w14:paraId="3D7E1D39" w14:textId="77777777" w:rsidTr="0047069F">
        <w:trPr>
          <w:jc w:val="center"/>
        </w:trPr>
        <w:tc>
          <w:tcPr>
            <w:cnfStyle w:val="001000000000" w:firstRow="0" w:lastRow="0" w:firstColumn="1" w:lastColumn="0" w:oddVBand="0" w:evenVBand="0" w:oddHBand="0" w:evenHBand="0" w:firstRowFirstColumn="0" w:firstRowLastColumn="0" w:lastRowFirstColumn="0" w:lastRowLastColumn="0"/>
            <w:tcW w:w="1535" w:type="pct"/>
            <w:vMerge/>
            <w:tcBorders>
              <w:left w:val="none" w:sz="0" w:space="0" w:color="auto"/>
            </w:tcBorders>
            <w:shd w:val="clear" w:color="auto" w:fill="E0E0E0" w:themeFill="background1" w:themeFillTint="33"/>
            <w:vAlign w:val="center"/>
            <w:hideMark/>
          </w:tcPr>
          <w:p w14:paraId="36066118" w14:textId="77777777" w:rsidR="00915ED7" w:rsidRPr="009F4405" w:rsidRDefault="00915ED7" w:rsidP="005962AC">
            <w:pPr>
              <w:spacing w:after="0" w:line="278" w:lineRule="auto"/>
              <w:jc w:val="center"/>
              <w:rPr>
                <w:rFonts w:cstheme="minorHAnsi"/>
                <w:color w:val="auto"/>
                <w:sz w:val="18"/>
                <w:szCs w:val="18"/>
              </w:rPr>
            </w:pPr>
          </w:p>
        </w:tc>
        <w:tc>
          <w:tcPr>
            <w:tcW w:w="1914" w:type="pct"/>
            <w:shd w:val="clear" w:color="auto" w:fill="F2F2F2" w:themeFill="text2" w:themeFillShade="F2"/>
            <w:vAlign w:val="center"/>
            <w:hideMark/>
          </w:tcPr>
          <w:p w14:paraId="2DC7B6E7"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Heavy logistics access (port + airport)</w:t>
            </w:r>
          </w:p>
        </w:tc>
        <w:tc>
          <w:tcPr>
            <w:tcW w:w="274" w:type="pct"/>
            <w:shd w:val="clear" w:color="auto" w:fill="FFFFFF" w:themeFill="text2"/>
            <w:vAlign w:val="center"/>
            <w:hideMark/>
          </w:tcPr>
          <w:p w14:paraId="61C085F2"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409" w:type="pct"/>
            <w:shd w:val="clear" w:color="auto" w:fill="FFFFFF" w:themeFill="text2"/>
            <w:vAlign w:val="center"/>
            <w:hideMark/>
          </w:tcPr>
          <w:p w14:paraId="31DF8070"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w:t>
            </w:r>
          </w:p>
        </w:tc>
        <w:tc>
          <w:tcPr>
            <w:tcW w:w="405" w:type="pct"/>
            <w:shd w:val="clear" w:color="auto" w:fill="FFFFFF" w:themeFill="text2"/>
            <w:vAlign w:val="center"/>
            <w:hideMark/>
          </w:tcPr>
          <w:p w14:paraId="664F1543"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w:t>
            </w:r>
          </w:p>
        </w:tc>
        <w:tc>
          <w:tcPr>
            <w:tcW w:w="463" w:type="pct"/>
            <w:shd w:val="clear" w:color="auto" w:fill="FFFFFF" w:themeFill="text2"/>
            <w:vAlign w:val="center"/>
            <w:hideMark/>
          </w:tcPr>
          <w:p w14:paraId="02EF9D9C"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w:t>
            </w:r>
          </w:p>
        </w:tc>
      </w:tr>
      <w:tr w:rsidR="00915ED7" w:rsidRPr="009F4405" w14:paraId="16F934BA" w14:textId="77777777" w:rsidTr="004706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5" w:type="pct"/>
            <w:vMerge w:val="restart"/>
            <w:tcBorders>
              <w:left w:val="none" w:sz="0" w:space="0" w:color="auto"/>
            </w:tcBorders>
            <w:shd w:val="clear" w:color="auto" w:fill="E0E0E0" w:themeFill="background1" w:themeFillTint="33"/>
            <w:vAlign w:val="center"/>
            <w:hideMark/>
          </w:tcPr>
          <w:p w14:paraId="2A33EC5A" w14:textId="77777777" w:rsidR="00915ED7" w:rsidRPr="009F4405" w:rsidRDefault="00915ED7" w:rsidP="005962AC">
            <w:pPr>
              <w:spacing w:after="0" w:line="278" w:lineRule="auto"/>
              <w:jc w:val="center"/>
              <w:rPr>
                <w:rFonts w:cstheme="minorHAnsi"/>
                <w:color w:val="auto"/>
                <w:sz w:val="18"/>
                <w:szCs w:val="18"/>
              </w:rPr>
            </w:pPr>
            <w:r w:rsidRPr="009F4405">
              <w:rPr>
                <w:rFonts w:cstheme="minorHAnsi"/>
                <w:color w:val="auto"/>
                <w:sz w:val="18"/>
                <w:szCs w:val="18"/>
              </w:rPr>
              <w:t>E. Range &amp; Flight Safety Infrastructure</w:t>
            </w:r>
          </w:p>
        </w:tc>
        <w:tc>
          <w:tcPr>
            <w:tcW w:w="1914" w:type="pct"/>
            <w:shd w:val="clear" w:color="auto" w:fill="F2F2F2" w:themeFill="text2" w:themeFillShade="F2"/>
            <w:vAlign w:val="center"/>
            <w:hideMark/>
          </w:tcPr>
          <w:p w14:paraId="24FEFE9B"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Licensed orbital operations</w:t>
            </w:r>
          </w:p>
        </w:tc>
        <w:tc>
          <w:tcPr>
            <w:tcW w:w="274" w:type="pct"/>
            <w:shd w:val="clear" w:color="auto" w:fill="FFFFFF" w:themeFill="text2"/>
            <w:vAlign w:val="center"/>
            <w:hideMark/>
          </w:tcPr>
          <w:p w14:paraId="657A45D7"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409" w:type="pct"/>
            <w:shd w:val="clear" w:color="auto" w:fill="FFFFFF" w:themeFill="text2"/>
            <w:vAlign w:val="center"/>
            <w:hideMark/>
          </w:tcPr>
          <w:p w14:paraId="1ED63887"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405" w:type="pct"/>
            <w:shd w:val="clear" w:color="auto" w:fill="FFFFFF" w:themeFill="text2"/>
            <w:vAlign w:val="center"/>
            <w:hideMark/>
          </w:tcPr>
          <w:p w14:paraId="1B434A58"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463" w:type="pct"/>
            <w:shd w:val="clear" w:color="auto" w:fill="FFFFFF" w:themeFill="text2"/>
            <w:vAlign w:val="center"/>
            <w:hideMark/>
          </w:tcPr>
          <w:p w14:paraId="7F87C764"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r>
      <w:tr w:rsidR="00915ED7" w:rsidRPr="009F4405" w14:paraId="2A59269A" w14:textId="77777777" w:rsidTr="0047069F">
        <w:trPr>
          <w:jc w:val="center"/>
        </w:trPr>
        <w:tc>
          <w:tcPr>
            <w:cnfStyle w:val="001000000000" w:firstRow="0" w:lastRow="0" w:firstColumn="1" w:lastColumn="0" w:oddVBand="0" w:evenVBand="0" w:oddHBand="0" w:evenHBand="0" w:firstRowFirstColumn="0" w:firstRowLastColumn="0" w:lastRowFirstColumn="0" w:lastRowLastColumn="0"/>
            <w:tcW w:w="1535" w:type="pct"/>
            <w:vMerge/>
            <w:tcBorders>
              <w:left w:val="none" w:sz="0" w:space="0" w:color="auto"/>
            </w:tcBorders>
            <w:shd w:val="clear" w:color="auto" w:fill="E0E0E0" w:themeFill="background1" w:themeFillTint="33"/>
            <w:vAlign w:val="center"/>
            <w:hideMark/>
          </w:tcPr>
          <w:p w14:paraId="71687E89" w14:textId="77777777" w:rsidR="00915ED7" w:rsidRPr="009F4405" w:rsidRDefault="00915ED7" w:rsidP="005962AC">
            <w:pPr>
              <w:spacing w:after="0" w:line="278" w:lineRule="auto"/>
              <w:jc w:val="center"/>
              <w:rPr>
                <w:rFonts w:cstheme="minorHAnsi"/>
                <w:color w:val="auto"/>
                <w:sz w:val="18"/>
                <w:szCs w:val="18"/>
              </w:rPr>
            </w:pPr>
          </w:p>
        </w:tc>
        <w:tc>
          <w:tcPr>
            <w:tcW w:w="1914" w:type="pct"/>
            <w:shd w:val="clear" w:color="auto" w:fill="F2F2F2" w:themeFill="text2" w:themeFillShade="F2"/>
            <w:vAlign w:val="center"/>
            <w:hideMark/>
          </w:tcPr>
          <w:p w14:paraId="50CB4C19"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Dedicated range authority</w:t>
            </w:r>
          </w:p>
        </w:tc>
        <w:tc>
          <w:tcPr>
            <w:tcW w:w="274" w:type="pct"/>
            <w:shd w:val="clear" w:color="auto" w:fill="FFFFFF" w:themeFill="text2"/>
            <w:vAlign w:val="center"/>
            <w:hideMark/>
          </w:tcPr>
          <w:p w14:paraId="22333E84"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409" w:type="pct"/>
            <w:shd w:val="clear" w:color="auto" w:fill="FFFFFF" w:themeFill="text2"/>
            <w:vAlign w:val="center"/>
            <w:hideMark/>
          </w:tcPr>
          <w:p w14:paraId="22F202DB"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w:t>
            </w:r>
          </w:p>
        </w:tc>
        <w:tc>
          <w:tcPr>
            <w:tcW w:w="405" w:type="pct"/>
            <w:shd w:val="clear" w:color="auto" w:fill="FFFFFF" w:themeFill="text2"/>
            <w:vAlign w:val="center"/>
            <w:hideMark/>
          </w:tcPr>
          <w:p w14:paraId="3964482D"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w:t>
            </w:r>
          </w:p>
        </w:tc>
        <w:tc>
          <w:tcPr>
            <w:tcW w:w="463" w:type="pct"/>
            <w:shd w:val="clear" w:color="auto" w:fill="FFFFFF" w:themeFill="text2"/>
            <w:vAlign w:val="center"/>
            <w:hideMark/>
          </w:tcPr>
          <w:p w14:paraId="5731BE2A"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r>
      <w:tr w:rsidR="00915ED7" w:rsidRPr="009F4405" w14:paraId="4D60E612" w14:textId="77777777" w:rsidTr="004706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5" w:type="pct"/>
            <w:vMerge/>
            <w:tcBorders>
              <w:left w:val="none" w:sz="0" w:space="0" w:color="auto"/>
            </w:tcBorders>
            <w:shd w:val="clear" w:color="auto" w:fill="E0E0E0" w:themeFill="background1" w:themeFillTint="33"/>
            <w:vAlign w:val="center"/>
            <w:hideMark/>
          </w:tcPr>
          <w:p w14:paraId="392AB784" w14:textId="77777777" w:rsidR="00915ED7" w:rsidRPr="009F4405" w:rsidRDefault="00915ED7" w:rsidP="005962AC">
            <w:pPr>
              <w:spacing w:after="0" w:line="278" w:lineRule="auto"/>
              <w:jc w:val="center"/>
              <w:rPr>
                <w:rFonts w:cstheme="minorHAnsi"/>
                <w:color w:val="auto"/>
                <w:sz w:val="18"/>
                <w:szCs w:val="18"/>
              </w:rPr>
            </w:pPr>
          </w:p>
        </w:tc>
        <w:tc>
          <w:tcPr>
            <w:tcW w:w="1914" w:type="pct"/>
            <w:shd w:val="clear" w:color="auto" w:fill="F2F2F2" w:themeFill="text2" w:themeFillShade="F2"/>
            <w:vAlign w:val="center"/>
            <w:hideMark/>
          </w:tcPr>
          <w:p w14:paraId="36CF0710"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Flight termination capability</w:t>
            </w:r>
          </w:p>
        </w:tc>
        <w:tc>
          <w:tcPr>
            <w:tcW w:w="274" w:type="pct"/>
            <w:shd w:val="clear" w:color="auto" w:fill="FFFFFF" w:themeFill="text2"/>
            <w:vAlign w:val="center"/>
            <w:hideMark/>
          </w:tcPr>
          <w:p w14:paraId="3F4ECEEC"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409" w:type="pct"/>
            <w:shd w:val="clear" w:color="auto" w:fill="FFFFFF" w:themeFill="text2"/>
            <w:vAlign w:val="center"/>
            <w:hideMark/>
          </w:tcPr>
          <w:p w14:paraId="4D6512F8"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w:t>
            </w:r>
          </w:p>
        </w:tc>
        <w:tc>
          <w:tcPr>
            <w:tcW w:w="405" w:type="pct"/>
            <w:shd w:val="clear" w:color="auto" w:fill="FFFFFF" w:themeFill="text2"/>
            <w:vAlign w:val="center"/>
            <w:hideMark/>
          </w:tcPr>
          <w:p w14:paraId="399588C3"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463" w:type="pct"/>
            <w:shd w:val="clear" w:color="auto" w:fill="FFFFFF" w:themeFill="text2"/>
            <w:vAlign w:val="center"/>
            <w:hideMark/>
          </w:tcPr>
          <w:p w14:paraId="38AC846C"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r>
      <w:tr w:rsidR="00915ED7" w:rsidRPr="009F4405" w14:paraId="31B16D93" w14:textId="77777777" w:rsidTr="0047069F">
        <w:trPr>
          <w:jc w:val="center"/>
        </w:trPr>
        <w:tc>
          <w:tcPr>
            <w:cnfStyle w:val="001000000000" w:firstRow="0" w:lastRow="0" w:firstColumn="1" w:lastColumn="0" w:oddVBand="0" w:evenVBand="0" w:oddHBand="0" w:evenHBand="0" w:firstRowFirstColumn="0" w:firstRowLastColumn="0" w:lastRowFirstColumn="0" w:lastRowLastColumn="0"/>
            <w:tcW w:w="1535" w:type="pct"/>
            <w:vMerge/>
            <w:tcBorders>
              <w:left w:val="none" w:sz="0" w:space="0" w:color="auto"/>
            </w:tcBorders>
            <w:shd w:val="clear" w:color="auto" w:fill="E0E0E0" w:themeFill="background1" w:themeFillTint="33"/>
            <w:vAlign w:val="center"/>
            <w:hideMark/>
          </w:tcPr>
          <w:p w14:paraId="19671B48" w14:textId="77777777" w:rsidR="00915ED7" w:rsidRPr="009F4405" w:rsidRDefault="00915ED7" w:rsidP="005962AC">
            <w:pPr>
              <w:spacing w:after="0" w:line="278" w:lineRule="auto"/>
              <w:jc w:val="center"/>
              <w:rPr>
                <w:rFonts w:cstheme="minorHAnsi"/>
                <w:color w:val="auto"/>
                <w:sz w:val="18"/>
                <w:szCs w:val="18"/>
              </w:rPr>
            </w:pPr>
          </w:p>
        </w:tc>
        <w:tc>
          <w:tcPr>
            <w:tcW w:w="1914" w:type="pct"/>
            <w:shd w:val="clear" w:color="auto" w:fill="F2F2F2" w:themeFill="text2" w:themeFillShade="F2"/>
            <w:vAlign w:val="center"/>
            <w:hideMark/>
          </w:tcPr>
          <w:p w14:paraId="238E4B5C"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Large air/sea exclusion corridors</w:t>
            </w:r>
          </w:p>
        </w:tc>
        <w:tc>
          <w:tcPr>
            <w:tcW w:w="274" w:type="pct"/>
            <w:shd w:val="clear" w:color="auto" w:fill="FFFFFF" w:themeFill="text2"/>
            <w:vAlign w:val="center"/>
            <w:hideMark/>
          </w:tcPr>
          <w:p w14:paraId="24EDD6B9"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409" w:type="pct"/>
            <w:shd w:val="clear" w:color="auto" w:fill="FFFFFF" w:themeFill="text2"/>
            <w:vAlign w:val="center"/>
            <w:hideMark/>
          </w:tcPr>
          <w:p w14:paraId="535349ED"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405" w:type="pct"/>
            <w:shd w:val="clear" w:color="auto" w:fill="FFFFFF" w:themeFill="text2"/>
            <w:vAlign w:val="center"/>
            <w:hideMark/>
          </w:tcPr>
          <w:p w14:paraId="3D47F751"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463" w:type="pct"/>
            <w:shd w:val="clear" w:color="auto" w:fill="FFFFFF" w:themeFill="text2"/>
            <w:vAlign w:val="center"/>
            <w:hideMark/>
          </w:tcPr>
          <w:p w14:paraId="0CE7BFB0"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r>
      <w:tr w:rsidR="00915ED7" w:rsidRPr="009F4405" w14:paraId="3F065682" w14:textId="77777777" w:rsidTr="004706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5" w:type="pct"/>
            <w:vMerge/>
            <w:tcBorders>
              <w:left w:val="none" w:sz="0" w:space="0" w:color="auto"/>
            </w:tcBorders>
            <w:shd w:val="clear" w:color="auto" w:fill="E0E0E0" w:themeFill="background1" w:themeFillTint="33"/>
            <w:vAlign w:val="center"/>
            <w:hideMark/>
          </w:tcPr>
          <w:p w14:paraId="7EC56170" w14:textId="77777777" w:rsidR="00915ED7" w:rsidRPr="009F4405" w:rsidRDefault="00915ED7" w:rsidP="005962AC">
            <w:pPr>
              <w:spacing w:after="0" w:line="278" w:lineRule="auto"/>
              <w:jc w:val="center"/>
              <w:rPr>
                <w:rFonts w:cstheme="minorHAnsi"/>
                <w:color w:val="auto"/>
                <w:sz w:val="18"/>
                <w:szCs w:val="18"/>
              </w:rPr>
            </w:pPr>
          </w:p>
        </w:tc>
        <w:tc>
          <w:tcPr>
            <w:tcW w:w="1914" w:type="pct"/>
            <w:shd w:val="clear" w:color="auto" w:fill="F2F2F2" w:themeFill="text2" w:themeFillShade="F2"/>
            <w:vAlign w:val="center"/>
            <w:hideMark/>
          </w:tcPr>
          <w:p w14:paraId="7537F900"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Independent range operations</w:t>
            </w:r>
          </w:p>
        </w:tc>
        <w:tc>
          <w:tcPr>
            <w:tcW w:w="274" w:type="pct"/>
            <w:shd w:val="clear" w:color="auto" w:fill="FFFFFF" w:themeFill="text2"/>
            <w:vAlign w:val="center"/>
            <w:hideMark/>
          </w:tcPr>
          <w:p w14:paraId="7F5863D1"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409" w:type="pct"/>
            <w:shd w:val="clear" w:color="auto" w:fill="FFFFFF" w:themeFill="text2"/>
            <w:vAlign w:val="center"/>
            <w:hideMark/>
          </w:tcPr>
          <w:p w14:paraId="7CFA3BA3"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w:t>
            </w:r>
          </w:p>
        </w:tc>
        <w:tc>
          <w:tcPr>
            <w:tcW w:w="405" w:type="pct"/>
            <w:shd w:val="clear" w:color="auto" w:fill="FFFFFF" w:themeFill="text2"/>
            <w:vAlign w:val="center"/>
            <w:hideMark/>
          </w:tcPr>
          <w:p w14:paraId="26CEE004"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c>
          <w:tcPr>
            <w:tcW w:w="463" w:type="pct"/>
            <w:shd w:val="clear" w:color="auto" w:fill="FFFFFF" w:themeFill="text2"/>
            <w:vAlign w:val="center"/>
            <w:hideMark/>
          </w:tcPr>
          <w:p w14:paraId="6974C068"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r>
      <w:tr w:rsidR="00915ED7" w:rsidRPr="009F4405" w14:paraId="616BB98A" w14:textId="77777777" w:rsidTr="0047069F">
        <w:trPr>
          <w:jc w:val="center"/>
        </w:trPr>
        <w:tc>
          <w:tcPr>
            <w:cnfStyle w:val="001000000000" w:firstRow="0" w:lastRow="0" w:firstColumn="1" w:lastColumn="0" w:oddVBand="0" w:evenVBand="0" w:oddHBand="0" w:evenHBand="0" w:firstRowFirstColumn="0" w:firstRowLastColumn="0" w:lastRowFirstColumn="0" w:lastRowLastColumn="0"/>
            <w:tcW w:w="1535" w:type="pct"/>
            <w:vMerge w:val="restart"/>
            <w:tcBorders>
              <w:left w:val="none" w:sz="0" w:space="0" w:color="auto"/>
            </w:tcBorders>
            <w:shd w:val="clear" w:color="auto" w:fill="E0E0E0" w:themeFill="background1" w:themeFillTint="33"/>
            <w:vAlign w:val="center"/>
            <w:hideMark/>
          </w:tcPr>
          <w:p w14:paraId="71319550" w14:textId="77777777" w:rsidR="00915ED7" w:rsidRPr="009F4405" w:rsidRDefault="00915ED7" w:rsidP="005962AC">
            <w:pPr>
              <w:spacing w:after="0" w:line="278" w:lineRule="auto"/>
              <w:jc w:val="center"/>
              <w:rPr>
                <w:rFonts w:cstheme="minorHAnsi"/>
                <w:color w:val="auto"/>
                <w:sz w:val="18"/>
                <w:szCs w:val="18"/>
              </w:rPr>
            </w:pPr>
            <w:r w:rsidRPr="009F4405">
              <w:rPr>
                <w:rFonts w:cstheme="minorHAnsi"/>
                <w:color w:val="auto"/>
                <w:sz w:val="18"/>
                <w:szCs w:val="18"/>
              </w:rPr>
              <w:t>F. Future Growth &amp; Strategic Autonomy</w:t>
            </w:r>
          </w:p>
        </w:tc>
        <w:tc>
          <w:tcPr>
            <w:tcW w:w="1914" w:type="pct"/>
            <w:shd w:val="clear" w:color="auto" w:fill="F2F2F2" w:themeFill="text2" w:themeFillShade="F2"/>
            <w:vAlign w:val="center"/>
            <w:hideMark/>
          </w:tcPr>
          <w:p w14:paraId="163A00F9"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Reusable-launcher support</w:t>
            </w:r>
          </w:p>
        </w:tc>
        <w:tc>
          <w:tcPr>
            <w:tcW w:w="274" w:type="pct"/>
            <w:shd w:val="clear" w:color="auto" w:fill="FFFFFF" w:themeFill="text2"/>
            <w:vAlign w:val="center"/>
            <w:hideMark/>
          </w:tcPr>
          <w:p w14:paraId="4A43FAF1"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w:t>
            </w:r>
          </w:p>
        </w:tc>
        <w:tc>
          <w:tcPr>
            <w:tcW w:w="409" w:type="pct"/>
            <w:shd w:val="clear" w:color="auto" w:fill="FFFFFF" w:themeFill="text2"/>
            <w:vAlign w:val="center"/>
            <w:hideMark/>
          </w:tcPr>
          <w:p w14:paraId="2CFEC904"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405" w:type="pct"/>
            <w:shd w:val="clear" w:color="auto" w:fill="FFFFFF" w:themeFill="text2"/>
            <w:vAlign w:val="center"/>
            <w:hideMark/>
          </w:tcPr>
          <w:p w14:paraId="457273A6"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c>
          <w:tcPr>
            <w:tcW w:w="463" w:type="pct"/>
            <w:shd w:val="clear" w:color="auto" w:fill="FFFFFF" w:themeFill="text2"/>
            <w:vAlign w:val="center"/>
            <w:hideMark/>
          </w:tcPr>
          <w:p w14:paraId="52CB6EEF"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w:t>
            </w:r>
          </w:p>
        </w:tc>
      </w:tr>
      <w:tr w:rsidR="00915ED7" w:rsidRPr="009F4405" w14:paraId="6DE0A548" w14:textId="77777777" w:rsidTr="004706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5" w:type="pct"/>
            <w:vMerge/>
            <w:tcBorders>
              <w:left w:val="none" w:sz="0" w:space="0" w:color="auto"/>
            </w:tcBorders>
            <w:shd w:val="clear" w:color="auto" w:fill="E0E0E0" w:themeFill="background1" w:themeFillTint="33"/>
            <w:vAlign w:val="center"/>
            <w:hideMark/>
          </w:tcPr>
          <w:p w14:paraId="7CB9C07D" w14:textId="77777777" w:rsidR="00915ED7" w:rsidRPr="009F4405" w:rsidRDefault="00915ED7" w:rsidP="005962AC">
            <w:pPr>
              <w:spacing w:after="0" w:line="278" w:lineRule="auto"/>
              <w:jc w:val="center"/>
              <w:rPr>
                <w:rFonts w:cstheme="minorHAnsi"/>
                <w:color w:val="auto"/>
                <w:sz w:val="18"/>
                <w:szCs w:val="18"/>
              </w:rPr>
            </w:pPr>
          </w:p>
        </w:tc>
        <w:tc>
          <w:tcPr>
            <w:tcW w:w="1914" w:type="pct"/>
            <w:shd w:val="clear" w:color="auto" w:fill="F2F2F2" w:themeFill="text2" w:themeFillShade="F2"/>
            <w:vAlign w:val="center"/>
            <w:hideMark/>
          </w:tcPr>
          <w:p w14:paraId="7D1A880C"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Support for multiple European launcher companies</w:t>
            </w:r>
          </w:p>
        </w:tc>
        <w:tc>
          <w:tcPr>
            <w:tcW w:w="274" w:type="pct"/>
            <w:shd w:val="clear" w:color="auto" w:fill="FFFFFF" w:themeFill="text2"/>
            <w:vAlign w:val="center"/>
            <w:hideMark/>
          </w:tcPr>
          <w:p w14:paraId="7DE2324F"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409" w:type="pct"/>
            <w:shd w:val="clear" w:color="auto" w:fill="FFFFFF" w:themeFill="text2"/>
            <w:vAlign w:val="center"/>
            <w:hideMark/>
          </w:tcPr>
          <w:p w14:paraId="69B10DF0"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405" w:type="pct"/>
            <w:shd w:val="clear" w:color="auto" w:fill="FFFFFF" w:themeFill="text2"/>
            <w:vAlign w:val="center"/>
            <w:hideMark/>
          </w:tcPr>
          <w:p w14:paraId="48709929"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c>
          <w:tcPr>
            <w:tcW w:w="463" w:type="pct"/>
            <w:shd w:val="clear" w:color="auto" w:fill="FFFFFF" w:themeFill="text2"/>
            <w:vAlign w:val="center"/>
            <w:hideMark/>
          </w:tcPr>
          <w:p w14:paraId="22B0A618"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r>
      <w:tr w:rsidR="00915ED7" w:rsidRPr="009F4405" w14:paraId="3DCEBFF1" w14:textId="77777777" w:rsidTr="0047069F">
        <w:trPr>
          <w:jc w:val="center"/>
        </w:trPr>
        <w:tc>
          <w:tcPr>
            <w:cnfStyle w:val="001000000000" w:firstRow="0" w:lastRow="0" w:firstColumn="1" w:lastColumn="0" w:oddVBand="0" w:evenVBand="0" w:oddHBand="0" w:evenHBand="0" w:firstRowFirstColumn="0" w:firstRowLastColumn="0" w:lastRowFirstColumn="0" w:lastRowLastColumn="0"/>
            <w:tcW w:w="1535" w:type="pct"/>
            <w:vMerge/>
            <w:tcBorders>
              <w:left w:val="none" w:sz="0" w:space="0" w:color="auto"/>
            </w:tcBorders>
            <w:shd w:val="clear" w:color="auto" w:fill="E0E0E0" w:themeFill="background1" w:themeFillTint="33"/>
            <w:vAlign w:val="center"/>
            <w:hideMark/>
          </w:tcPr>
          <w:p w14:paraId="5E31AEB2" w14:textId="77777777" w:rsidR="00915ED7" w:rsidRPr="009F4405" w:rsidRDefault="00915ED7" w:rsidP="005962AC">
            <w:pPr>
              <w:spacing w:after="0" w:line="278" w:lineRule="auto"/>
              <w:jc w:val="center"/>
              <w:rPr>
                <w:rFonts w:cstheme="minorHAnsi"/>
                <w:color w:val="auto"/>
                <w:sz w:val="18"/>
                <w:szCs w:val="18"/>
              </w:rPr>
            </w:pPr>
          </w:p>
        </w:tc>
        <w:tc>
          <w:tcPr>
            <w:tcW w:w="1914" w:type="pct"/>
            <w:shd w:val="clear" w:color="auto" w:fill="F2F2F2" w:themeFill="text2" w:themeFillShade="F2"/>
            <w:vAlign w:val="center"/>
            <w:hideMark/>
          </w:tcPr>
          <w:p w14:paraId="3307C01A"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Publicly controlled infrastructure</w:t>
            </w:r>
          </w:p>
        </w:tc>
        <w:tc>
          <w:tcPr>
            <w:tcW w:w="274" w:type="pct"/>
            <w:shd w:val="clear" w:color="auto" w:fill="FFFFFF" w:themeFill="text2"/>
            <w:vAlign w:val="center"/>
            <w:hideMark/>
          </w:tcPr>
          <w:p w14:paraId="4B616C54"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409" w:type="pct"/>
            <w:shd w:val="clear" w:color="auto" w:fill="FFFFFF" w:themeFill="text2"/>
            <w:vAlign w:val="center"/>
            <w:hideMark/>
          </w:tcPr>
          <w:p w14:paraId="7385A5E8"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405" w:type="pct"/>
            <w:shd w:val="clear" w:color="auto" w:fill="FFFFFF" w:themeFill="text2"/>
            <w:vAlign w:val="center"/>
            <w:hideMark/>
          </w:tcPr>
          <w:p w14:paraId="693ABBDA"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463" w:type="pct"/>
            <w:shd w:val="clear" w:color="auto" w:fill="FFFFFF" w:themeFill="text2"/>
            <w:vAlign w:val="center"/>
            <w:hideMark/>
          </w:tcPr>
          <w:p w14:paraId="0D457CBB" w14:textId="77777777" w:rsidR="00915ED7" w:rsidRPr="009F4405" w:rsidRDefault="00915ED7" w:rsidP="005962A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r>
      <w:tr w:rsidR="00915ED7" w:rsidRPr="009F4405" w14:paraId="58D976A2" w14:textId="77777777" w:rsidTr="004706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5" w:type="pct"/>
            <w:vMerge/>
            <w:tcBorders>
              <w:left w:val="none" w:sz="0" w:space="0" w:color="auto"/>
              <w:bottom w:val="none" w:sz="0" w:space="0" w:color="auto"/>
            </w:tcBorders>
            <w:shd w:val="clear" w:color="auto" w:fill="E0E0E0" w:themeFill="background1" w:themeFillTint="33"/>
            <w:vAlign w:val="center"/>
            <w:hideMark/>
          </w:tcPr>
          <w:p w14:paraId="3FA64842" w14:textId="77777777" w:rsidR="00915ED7" w:rsidRPr="009F4405" w:rsidRDefault="00915ED7" w:rsidP="005962AC">
            <w:pPr>
              <w:spacing w:after="0" w:line="278" w:lineRule="auto"/>
              <w:jc w:val="center"/>
              <w:rPr>
                <w:rFonts w:cstheme="minorHAnsi"/>
                <w:color w:val="auto"/>
                <w:sz w:val="18"/>
                <w:szCs w:val="18"/>
              </w:rPr>
            </w:pPr>
          </w:p>
        </w:tc>
        <w:tc>
          <w:tcPr>
            <w:tcW w:w="1914" w:type="pct"/>
            <w:shd w:val="clear" w:color="auto" w:fill="F2F2F2" w:themeFill="text2" w:themeFillShade="F2"/>
            <w:vAlign w:val="center"/>
            <w:hideMark/>
          </w:tcPr>
          <w:p w14:paraId="692EDF4B"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Commercial multi-user access model</w:t>
            </w:r>
          </w:p>
        </w:tc>
        <w:tc>
          <w:tcPr>
            <w:tcW w:w="274" w:type="pct"/>
            <w:shd w:val="clear" w:color="auto" w:fill="FFFFFF" w:themeFill="text2"/>
            <w:vAlign w:val="center"/>
            <w:hideMark/>
          </w:tcPr>
          <w:p w14:paraId="46393FD9"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409" w:type="pct"/>
            <w:shd w:val="clear" w:color="auto" w:fill="FFFFFF" w:themeFill="text2"/>
            <w:vAlign w:val="center"/>
            <w:hideMark/>
          </w:tcPr>
          <w:p w14:paraId="1D534E7C"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405" w:type="pct"/>
            <w:shd w:val="clear" w:color="auto" w:fill="FFFFFF" w:themeFill="text2"/>
            <w:vAlign w:val="center"/>
            <w:hideMark/>
          </w:tcPr>
          <w:p w14:paraId="1FF6BF0B"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c>
          <w:tcPr>
            <w:tcW w:w="463" w:type="pct"/>
            <w:shd w:val="clear" w:color="auto" w:fill="FFFFFF" w:themeFill="text2"/>
            <w:vAlign w:val="center"/>
            <w:hideMark/>
          </w:tcPr>
          <w:p w14:paraId="580BD439" w14:textId="77777777" w:rsidR="00915ED7" w:rsidRPr="009F4405" w:rsidRDefault="00915ED7" w:rsidP="005962A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r>
    </w:tbl>
    <w:p w14:paraId="79ADBAAC" w14:textId="77777777" w:rsidR="00A243DD" w:rsidRPr="009F4405" w:rsidRDefault="00A243DD" w:rsidP="00A111BA"/>
    <w:p w14:paraId="714C2518" w14:textId="77777777" w:rsidR="00BE06F1" w:rsidRPr="009F4405" w:rsidRDefault="00BE06F1" w:rsidP="00A111BA">
      <w:pPr>
        <w:sectPr w:rsidR="00BE06F1" w:rsidRPr="009F4405" w:rsidSect="006F7C90">
          <w:pgSz w:w="16838" w:h="11906" w:orient="landscape"/>
          <w:pgMar w:top="1134" w:right="1418" w:bottom="1134" w:left="1134" w:header="709" w:footer="709" w:gutter="0"/>
          <w:cols w:space="708"/>
          <w:docGrid w:linePitch="360"/>
        </w:sectPr>
      </w:pPr>
    </w:p>
    <w:p w14:paraId="49C8DD0E" w14:textId="5199960C" w:rsidR="00E05C5A" w:rsidRPr="009F4405" w:rsidRDefault="00E05C5A" w:rsidP="00E65BC8">
      <w:pPr>
        <w:pStyle w:val="EYHeading4"/>
      </w:pPr>
      <w:r w:rsidRPr="009F4405">
        <w:lastRenderedPageBreak/>
        <w:t>Guiana Space Centre (CSG) — Kourou, French Guiana (France)</w:t>
      </w:r>
    </w:p>
    <w:p w14:paraId="5D755445" w14:textId="62608BAF" w:rsidR="009A2A92" w:rsidRPr="009F4405" w:rsidRDefault="00E05C5A" w:rsidP="00260CD3">
      <w:r w:rsidRPr="009F4405">
        <w:rPr>
          <w:rStyle w:val="SubtleEmphasis"/>
        </w:rPr>
        <w:t>Overview</w:t>
      </w:r>
    </w:p>
    <w:tbl>
      <w:tblPr>
        <w:tblStyle w:val="Table-standar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E600" w:themeFill="accent2"/>
        <w:tblLook w:val="04A0" w:firstRow="1" w:lastRow="0" w:firstColumn="1" w:lastColumn="0" w:noHBand="0" w:noVBand="1"/>
      </w:tblPr>
      <w:tblGrid>
        <w:gridCol w:w="9618"/>
      </w:tblGrid>
      <w:tr w:rsidR="004E7E3A" w:rsidRPr="009F4405" w14:paraId="152F1856" w14:textId="77777777" w:rsidTr="00BF4062">
        <w:trPr>
          <w:cnfStyle w:val="100000000000" w:firstRow="1" w:lastRow="0" w:firstColumn="0" w:lastColumn="0" w:oddVBand="0" w:evenVBand="0" w:oddHBand="0" w:evenHBand="0" w:firstRowFirstColumn="0" w:firstRowLastColumn="0" w:lastRowFirstColumn="0" w:lastRowLastColumn="0"/>
        </w:trPr>
        <w:tc>
          <w:tcPr>
            <w:tcW w:w="9618" w:type="dxa"/>
            <w:shd w:val="clear" w:color="auto" w:fill="FFE600"/>
          </w:tcPr>
          <w:p w14:paraId="4AAAAABB" w14:textId="77777777" w:rsidR="004E7E3A" w:rsidRPr="009F4405" w:rsidRDefault="004E7E3A" w:rsidP="004B654A">
            <w:pPr>
              <w:spacing w:line="264" w:lineRule="auto"/>
              <w:rPr>
                <w:b/>
                <w:bCs/>
              </w:rPr>
            </w:pPr>
            <w:r w:rsidRPr="009F4405">
              <w:rPr>
                <w:b/>
                <w:bCs/>
              </w:rPr>
              <w:t>What it brings to EU/ESA access to space:</w:t>
            </w:r>
          </w:p>
          <w:p w14:paraId="25B429DB" w14:textId="77777777" w:rsidR="00E955A6" w:rsidRPr="009F4405" w:rsidRDefault="00E955A6" w:rsidP="00E955A6">
            <w:pPr>
              <w:spacing w:line="264" w:lineRule="auto"/>
            </w:pPr>
            <w:r w:rsidRPr="009F4405">
              <w:t>CSG is Europe's only fully operational orbital spaceport and the sole facility spanning the full mission spectrum (LEO/polar to MEO/GTO/GEO), with an integrated ecosystem of pads, payload processing, mission control, range safety, TT&amp;C and logistics serving Ariane 6, Vega-C and future launchers. Its equatorial location uniquely optimises GTO/GEO performance unavailable at the Nordic sites.</w:t>
            </w:r>
          </w:p>
          <w:p w14:paraId="7E62C8D3" w14:textId="77777777" w:rsidR="004E7E3A" w:rsidRPr="009F4405" w:rsidRDefault="004E7E3A" w:rsidP="004B654A">
            <w:pPr>
              <w:spacing w:line="264" w:lineRule="auto"/>
              <w:rPr>
                <w:b/>
                <w:bCs/>
              </w:rPr>
            </w:pPr>
            <w:r w:rsidRPr="009F4405">
              <w:rPr>
                <w:b/>
                <w:bCs/>
              </w:rPr>
              <w:t>What it does not bring to EU/ESA access to space:</w:t>
            </w:r>
          </w:p>
          <w:p w14:paraId="288F1BED" w14:textId="2B7758A1" w:rsidR="004E7E3A" w:rsidRPr="009F4405" w:rsidRDefault="00E955A6" w:rsidP="004B654A">
            <w:pPr>
              <w:spacing w:line="264" w:lineRule="auto"/>
            </w:pPr>
            <w:r w:rsidRPr="009F4405">
              <w:t>Reliance</w:t>
            </w:r>
            <w:r w:rsidR="004E7E3A" w:rsidRPr="009F4405">
              <w:t xml:space="preserve"> on </w:t>
            </w:r>
            <w:r w:rsidRPr="009F4405">
              <w:t xml:space="preserve">this </w:t>
            </w:r>
            <w:r w:rsidR="004E7E3A" w:rsidRPr="009F4405">
              <w:t>single base for medium</w:t>
            </w:r>
            <w:r w:rsidRPr="009F4405">
              <w:t>-/</w:t>
            </w:r>
            <w:r w:rsidR="004E7E3A" w:rsidRPr="009F4405">
              <w:t xml:space="preserve">heavy-lift </w:t>
            </w:r>
            <w:r w:rsidRPr="009F4405">
              <w:t>makes</w:t>
            </w:r>
            <w:r w:rsidR="004E7E3A" w:rsidRPr="009F4405">
              <w:t xml:space="preserve"> CSG a strategic single point of failure and a </w:t>
            </w:r>
            <w:r w:rsidRPr="009F4405">
              <w:t xml:space="preserve">cadence </w:t>
            </w:r>
            <w:r w:rsidR="004E7E3A" w:rsidRPr="009F4405">
              <w:t>bottleneck</w:t>
            </w:r>
            <w:r w:rsidRPr="009F4405">
              <w:t>, compounded by its dependence on a long transatlantic supply chain. It offers no redundancy should the site or its logistics chain be disrupted</w:t>
            </w:r>
            <w:r w:rsidR="004E7E3A" w:rsidRPr="009F4405">
              <w:t>.</w:t>
            </w:r>
          </w:p>
        </w:tc>
      </w:tr>
    </w:tbl>
    <w:p w14:paraId="29C4E2C5" w14:textId="77777777" w:rsidR="00B82F77" w:rsidRPr="009F4405" w:rsidRDefault="00B82F77" w:rsidP="00E05C5A">
      <w:pPr>
        <w:spacing w:line="264" w:lineRule="auto"/>
      </w:pPr>
    </w:p>
    <w:p w14:paraId="421F6DCE" w14:textId="042D6B2D" w:rsidR="00F33621" w:rsidRPr="009F4405" w:rsidRDefault="00E05C5A" w:rsidP="00E05C5A">
      <w:pPr>
        <w:spacing w:line="264" w:lineRule="auto"/>
      </w:pPr>
      <w:r w:rsidRPr="009F4405">
        <w:t xml:space="preserve">The CSG is Europe’s institutional launch base, operated by CNES on behalf of the French State and ESA, and the only European site with an operational orbital launch record. </w:t>
      </w:r>
    </w:p>
    <w:p w14:paraId="43774FA2" w14:textId="276328B9" w:rsidR="00E05C5A" w:rsidRPr="009F4405" w:rsidRDefault="00E05C5A" w:rsidP="00E05C5A">
      <w:pPr>
        <w:spacing w:line="264" w:lineRule="auto"/>
      </w:pPr>
      <w:r w:rsidRPr="009F4405">
        <w:t xml:space="preserve">It currently serves two launch systems — </w:t>
      </w:r>
      <w:r w:rsidRPr="009F4405">
        <w:rPr>
          <w:b/>
          <w:bCs/>
        </w:rPr>
        <w:t>Ariane 6</w:t>
      </w:r>
      <w:r w:rsidRPr="009F4405">
        <w:t xml:space="preserve"> and </w:t>
      </w:r>
      <w:r w:rsidRPr="009F4405">
        <w:rPr>
          <w:b/>
          <w:bCs/>
        </w:rPr>
        <w:t>Vega-C</w:t>
      </w:r>
      <w:r w:rsidRPr="009F4405">
        <w:t xml:space="preserve"> — and is being extended to host European mini/micro-launchers. Each launch system relies on a distinct infrastructure chain:</w:t>
      </w:r>
    </w:p>
    <w:p w14:paraId="5336D424" w14:textId="77777777" w:rsidR="00E05C5A" w:rsidRPr="009F4405" w:rsidRDefault="00E05C5A">
      <w:pPr>
        <w:pStyle w:val="ListParagraph"/>
        <w:numPr>
          <w:ilvl w:val="0"/>
          <w:numId w:val="47"/>
        </w:numPr>
        <w:spacing w:after="80" w:line="264" w:lineRule="auto"/>
        <w:contextualSpacing w:val="0"/>
        <w:jc w:val="left"/>
      </w:pPr>
      <w:r w:rsidRPr="009F4405">
        <w:rPr>
          <w:b/>
          <w:bCs/>
        </w:rPr>
        <w:t xml:space="preserve">Ariane 6: </w:t>
      </w:r>
      <w:r w:rsidRPr="009F4405">
        <w:t>Launcher Assembly Building (BAL) → launch pad ZL4 at ELA-4 → upper-composite encapsulation in the BAF-HE (Upper Composite Integration Facility) → launch conducted from Launch Centre No. 3 (CDL3).</w:t>
      </w:r>
      <w:r w:rsidRPr="009F4405">
        <w:rPr>
          <w:rStyle w:val="FootnoteReference"/>
        </w:rPr>
        <w:footnoteReference w:id="10"/>
      </w:r>
    </w:p>
    <w:p w14:paraId="79753E32" w14:textId="77777777" w:rsidR="00E05C5A" w:rsidRPr="009F4405" w:rsidRDefault="00E05C5A">
      <w:pPr>
        <w:pStyle w:val="ListParagraph"/>
        <w:numPr>
          <w:ilvl w:val="0"/>
          <w:numId w:val="47"/>
        </w:numPr>
        <w:spacing w:after="80" w:line="264" w:lineRule="auto"/>
        <w:contextualSpacing w:val="0"/>
        <w:jc w:val="left"/>
      </w:pPr>
      <w:r w:rsidRPr="009F4405">
        <w:rPr>
          <w:b/>
          <w:bCs/>
        </w:rPr>
        <w:t xml:space="preserve">Vega-C: </w:t>
      </w:r>
      <w:r w:rsidRPr="009F4405">
        <w:t>solid stages integrated on the pad at the ZLV under the mobile gantry (P120C transferred from the Propulsion Integration Building, BIP) → spacecraft encapsulated in the EPCU (S3B) → upper composite transferred by road to the ZLV → launch conducted from the Vega-C launch centre in the Pandora building.</w:t>
      </w:r>
      <w:r w:rsidRPr="009F4405">
        <w:rPr>
          <w:rStyle w:val="FootnoteReference"/>
        </w:rPr>
        <w:footnoteReference w:id="11"/>
      </w:r>
    </w:p>
    <w:p w14:paraId="21DFEB31" w14:textId="77777777" w:rsidR="00E05C5A" w:rsidRPr="009F4405" w:rsidRDefault="00E05C5A">
      <w:pPr>
        <w:pStyle w:val="ListParagraph"/>
        <w:numPr>
          <w:ilvl w:val="0"/>
          <w:numId w:val="47"/>
        </w:numPr>
        <w:spacing w:after="80" w:line="264" w:lineRule="auto"/>
        <w:contextualSpacing w:val="0"/>
        <w:jc w:val="left"/>
      </w:pPr>
      <w:r w:rsidRPr="009F4405">
        <w:rPr>
          <w:b/>
          <w:bCs/>
        </w:rPr>
        <w:t xml:space="preserve">New launchers (Maia, Miura 5, RFA ONE, Spectrum, Zephyr, Sirius): </w:t>
      </w:r>
      <w:r w:rsidRPr="009F4405">
        <w:t>dedicated pads under construction at ELM2 (MaiaSpace) and the ELM-Diamant multi-launcher zone (five selected operators), sharing CSG range, safety and payload-preparation services.</w:t>
      </w:r>
      <w:r w:rsidRPr="009F4405">
        <w:rPr>
          <w:rStyle w:val="FootnoteReference"/>
        </w:rPr>
        <w:footnoteReference w:id="12"/>
      </w:r>
    </w:p>
    <w:p w14:paraId="264E875A" w14:textId="6D7146D5" w:rsidR="00E05C5A" w:rsidRPr="009F4405" w:rsidRDefault="00E05C5A">
      <w:pPr>
        <w:pStyle w:val="ListParagraph"/>
        <w:numPr>
          <w:ilvl w:val="0"/>
          <w:numId w:val="47"/>
        </w:numPr>
        <w:spacing w:after="80" w:line="264" w:lineRule="auto"/>
        <w:contextualSpacing w:val="0"/>
        <w:jc w:val="left"/>
      </w:pPr>
      <w:r w:rsidRPr="009F4405">
        <w:rPr>
          <w:b/>
          <w:bCs/>
        </w:rPr>
        <w:t xml:space="preserve">Shared across systems: </w:t>
      </w:r>
      <w:r w:rsidRPr="009F4405">
        <w:t>payload preparation complex (EPCU), range safety and flight-termination authority, tracking/telemetry, Jupiter 2 mission control, weather station, utilities and logistics.</w:t>
      </w:r>
    </w:p>
    <w:p w14:paraId="2DAB454A" w14:textId="77777777" w:rsidR="00E05C5A" w:rsidRPr="009F4405" w:rsidRDefault="00E05C5A" w:rsidP="002E54DD">
      <w:pPr>
        <w:rPr>
          <w:rStyle w:val="SubtleEmphasis"/>
        </w:rPr>
      </w:pPr>
      <w:r w:rsidRPr="009F4405">
        <w:rPr>
          <w:rStyle w:val="SubtleEmphasis"/>
        </w:rPr>
        <w:t>Layout</w:t>
      </w:r>
    </w:p>
    <w:p w14:paraId="1E8DE733" w14:textId="32504D36" w:rsidR="00E05C5A" w:rsidRPr="009F4405" w:rsidRDefault="00E05C5A" w:rsidP="00E05C5A">
      <w:pPr>
        <w:spacing w:line="264" w:lineRule="auto"/>
      </w:pPr>
      <w:r w:rsidRPr="009F4405">
        <w:rPr>
          <w:b/>
          <w:bCs/>
        </w:rPr>
        <w:t xml:space="preserve">Arrival areas. </w:t>
      </w:r>
      <w:r w:rsidRPr="009F4405">
        <w:t xml:space="preserve">Spacecraft and launcher hardware arrive by air via Félix Eboué international airport near Cayenne (3,200 m runway accommodating all aircraft classes, including </w:t>
      </w:r>
      <w:r w:rsidR="0003468C">
        <w:t>B7</w:t>
      </w:r>
      <w:r w:rsidRPr="009F4405">
        <w:t>47, Airbus Beluga and Antonov 124 freighters; horizontal/vertical handling for pallets and containers; ≈ 75 km by road from the EPCU) and by sea via the Cayenne harbour at Dégrad-des-Cannes (vessels up to 6 m draught; Ro-Ro and Lo-Lo container handling; secure open storage; ≈ 85 km by road from Kourou) and the Pariacabo harbour at Kourou used for launcher stages (Canopée vessel, see transportation chapter).</w:t>
      </w:r>
    </w:p>
    <w:p w14:paraId="44EB55A9" w14:textId="77777777" w:rsidR="00E05C5A" w:rsidRPr="009F4405" w:rsidRDefault="00E05C5A" w:rsidP="00E05C5A">
      <w:pPr>
        <w:spacing w:line="264" w:lineRule="auto"/>
      </w:pPr>
      <w:r w:rsidRPr="009F4405">
        <w:rPr>
          <w:b/>
          <w:bCs/>
        </w:rPr>
        <w:t xml:space="preserve">Site arrangement. </w:t>
      </w:r>
      <w:r w:rsidRPr="009F4405">
        <w:t xml:space="preserve">The Technical Centre at the entrance of the CSG hosts administration, the safety and security services, laboratories, CNES and ESA offices, the Jupiter building (Mission Control Centre) and the Pandora building </w:t>
      </w:r>
      <w:r w:rsidRPr="009F4405">
        <w:lastRenderedPageBreak/>
        <w:t>(Vega-C launch centre).</w:t>
      </w:r>
      <w:r w:rsidRPr="009F4405">
        <w:rPr>
          <w:rStyle w:val="FootnoteReference"/>
        </w:rPr>
        <w:footnoteReference w:id="13"/>
      </w:r>
      <w:r w:rsidRPr="009F4405">
        <w:t xml:space="preserve"> The payload preparation complex (EPCU: S1, S3 and S5 building groups) lies between the Technical Centre and the launch zones. The launch complexes are arranged along the coast: ZLV (Vega-C), ELA-3 (former Ariane 5, in transition), ELA-4/ZL4 (Ariane 6), ELM2 (former Soyuz ELS) and the ELM-Diamant multi-launcher zone, together with the BEAP solid-booster test stand (see testing chapter).</w:t>
      </w:r>
    </w:p>
    <w:p w14:paraId="13420ED6" w14:textId="77777777" w:rsidR="00E05C5A" w:rsidRPr="009F4405" w:rsidRDefault="00E05C5A" w:rsidP="00E05C5A">
      <w:pPr>
        <w:spacing w:line="264" w:lineRule="auto"/>
      </w:pPr>
      <w:r w:rsidRPr="009F4405">
        <w:rPr>
          <w:b/>
          <w:bCs/>
        </w:rPr>
        <w:t xml:space="preserve">Power supply. </w:t>
      </w:r>
      <w:r w:rsidRPr="009F4405">
        <w:t>Three categories: Category I — public power network; Category II — CSG generator network providing automatic back-up with an interruption of less than one minute; Category III — uninterruptible power supply available in launch-base control rooms and COTE rooms for critical equipment (spacecraft EGSE, communications, safety circuits).</w:t>
      </w:r>
    </w:p>
    <w:p w14:paraId="683FE46F" w14:textId="60F4B80C" w:rsidR="00E05C5A" w:rsidRPr="009F4405" w:rsidRDefault="00E05C5A" w:rsidP="00E05C5A">
      <w:pPr>
        <w:spacing w:line="264" w:lineRule="auto"/>
      </w:pPr>
      <w:r w:rsidRPr="009F4405">
        <w:rPr>
          <w:b/>
          <w:bCs/>
        </w:rPr>
        <w:t xml:space="preserve">Fluids, gases and inter-site logistics. </w:t>
      </w:r>
      <w:r w:rsidRPr="009F4405">
        <w:t>Standard campaign fluids and gases are provided through distribution networks and bottles (compressed air; GN2 grades N50/N30; GHe N55; LN2 N30 in Dewars; IPA; de-mineralised water). Inter-site transport relies on CSG road trailers, trolleys and trucks adapted to standard, hazardous, fragile and oversized loads; spacecraft move in their own containers, in dedicated CCU payload containers (mainly between PPF, HPF and BAF-HE), or encapsulated inside the upper composite between the BAF-HE and the launch pad.</w:t>
      </w:r>
      <w:r w:rsidR="00533BCF" w:rsidRPr="009F4405">
        <w:t xml:space="preserve"> Moreover, the Hyguane programme aims to modernise hydrogen production at CSG through local electrolysis-based production, reducing reliance on imported methanol currently used in the hydrogen supply chain. </w:t>
      </w:r>
    </w:p>
    <w:p w14:paraId="762B551B" w14:textId="77777777" w:rsidR="00E05C5A" w:rsidRPr="009F4405" w:rsidRDefault="00E05C5A" w:rsidP="002E54DD">
      <w:pPr>
        <w:rPr>
          <w:rStyle w:val="SubtleEmphasis"/>
        </w:rPr>
      </w:pPr>
      <w:r w:rsidRPr="009F4405">
        <w:rPr>
          <w:rStyle w:val="SubtleEmphasis"/>
        </w:rPr>
        <w:t>Launch pads and readiness</w:t>
      </w:r>
    </w:p>
    <w:p w14:paraId="1C628798" w14:textId="5981B0E2" w:rsidR="00835547" w:rsidRPr="009F4405" w:rsidRDefault="00835547" w:rsidP="00835547">
      <w:pPr>
        <w:pStyle w:val="Caption"/>
      </w:pPr>
      <w:bookmarkStart w:id="35" w:name="_Toc239018397"/>
      <w:r w:rsidRPr="009F4405">
        <w:t xml:space="preserve">Table </w:t>
      </w:r>
      <w:r w:rsidRPr="009F4405">
        <w:fldChar w:fldCharType="begin"/>
      </w:r>
      <w:r w:rsidRPr="009F4405">
        <w:instrText xml:space="preserve"> SEQ Table \* ARABIC </w:instrText>
      </w:r>
      <w:r w:rsidRPr="009F4405">
        <w:fldChar w:fldCharType="separate"/>
      </w:r>
      <w:r w:rsidR="005F19E3">
        <w:rPr>
          <w:noProof/>
        </w:rPr>
        <w:t>6</w:t>
      </w:r>
      <w:r w:rsidRPr="009F4405">
        <w:fldChar w:fldCharType="end"/>
      </w:r>
      <w:r w:rsidRPr="009F4405">
        <w:t xml:space="preserve"> CSG active launch pads</w:t>
      </w:r>
      <w:bookmarkEnd w:id="35"/>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500"/>
        <w:gridCol w:w="2600"/>
        <w:gridCol w:w="2000"/>
      </w:tblGrid>
      <w:tr w:rsidR="00E05C5A" w:rsidRPr="009F4405" w14:paraId="43A7D6BF" w14:textId="77777777" w:rsidTr="009509F7">
        <w:trPr>
          <w:tblHeader/>
        </w:trPr>
        <w:tc>
          <w:tcPr>
            <w:tcW w:w="1500" w:type="dxa"/>
            <w:shd w:val="clear" w:color="auto" w:fill="FFE600" w:themeFill="accent2"/>
            <w:tcMar>
              <w:top w:w="60" w:type="dxa"/>
              <w:left w:w="90" w:type="dxa"/>
              <w:bottom w:w="60" w:type="dxa"/>
              <w:right w:w="90" w:type="dxa"/>
            </w:tcMar>
            <w:vAlign w:val="center"/>
          </w:tcPr>
          <w:p w14:paraId="2782CCA3" w14:textId="77777777" w:rsidR="00E05C5A" w:rsidRPr="009F4405" w:rsidRDefault="00E05C5A">
            <w:pPr>
              <w:spacing w:after="0"/>
            </w:pPr>
            <w:r w:rsidRPr="009F4405">
              <w:rPr>
                <w:b/>
                <w:bCs/>
                <w:sz w:val="18"/>
                <w:szCs w:val="18"/>
              </w:rPr>
              <w:t>Pad / complex</w:t>
            </w:r>
          </w:p>
        </w:tc>
        <w:tc>
          <w:tcPr>
            <w:tcW w:w="3500" w:type="dxa"/>
            <w:shd w:val="clear" w:color="auto" w:fill="FFE600" w:themeFill="accent2"/>
            <w:tcMar>
              <w:top w:w="60" w:type="dxa"/>
              <w:left w:w="90" w:type="dxa"/>
              <w:bottom w:w="60" w:type="dxa"/>
              <w:right w:w="90" w:type="dxa"/>
            </w:tcMar>
            <w:vAlign w:val="center"/>
          </w:tcPr>
          <w:p w14:paraId="5FF149E0" w14:textId="77777777" w:rsidR="00E05C5A" w:rsidRPr="009F4405" w:rsidRDefault="00E05C5A">
            <w:pPr>
              <w:spacing w:after="0"/>
            </w:pPr>
            <w:r w:rsidRPr="009F4405">
              <w:rPr>
                <w:b/>
                <w:bCs/>
                <w:sz w:val="18"/>
                <w:szCs w:val="18"/>
              </w:rPr>
              <w:t>Launch vehicle and role</w:t>
            </w:r>
          </w:p>
        </w:tc>
        <w:tc>
          <w:tcPr>
            <w:tcW w:w="2600" w:type="dxa"/>
            <w:shd w:val="clear" w:color="auto" w:fill="FFE600" w:themeFill="accent2"/>
            <w:tcMar>
              <w:top w:w="60" w:type="dxa"/>
              <w:left w:w="90" w:type="dxa"/>
              <w:bottom w:w="60" w:type="dxa"/>
              <w:right w:w="90" w:type="dxa"/>
            </w:tcMar>
            <w:vAlign w:val="center"/>
          </w:tcPr>
          <w:p w14:paraId="46AC0D36" w14:textId="77777777" w:rsidR="00E05C5A" w:rsidRPr="009F4405" w:rsidRDefault="00E05C5A">
            <w:pPr>
              <w:spacing w:after="0"/>
            </w:pPr>
            <w:r w:rsidRPr="009F4405">
              <w:rPr>
                <w:b/>
                <w:bCs/>
                <w:sz w:val="18"/>
                <w:szCs w:val="18"/>
              </w:rPr>
              <w:t>Capacity / cadence</w:t>
            </w:r>
          </w:p>
        </w:tc>
        <w:tc>
          <w:tcPr>
            <w:tcW w:w="2000" w:type="dxa"/>
            <w:shd w:val="clear" w:color="auto" w:fill="FFE600" w:themeFill="accent2"/>
            <w:tcMar>
              <w:top w:w="60" w:type="dxa"/>
              <w:left w:w="90" w:type="dxa"/>
              <w:bottom w:w="60" w:type="dxa"/>
              <w:right w:w="90" w:type="dxa"/>
            </w:tcMar>
            <w:vAlign w:val="center"/>
          </w:tcPr>
          <w:p w14:paraId="5183AD9A" w14:textId="77777777" w:rsidR="00E05C5A" w:rsidRPr="009F4405" w:rsidRDefault="00E05C5A">
            <w:pPr>
              <w:spacing w:after="0"/>
            </w:pPr>
            <w:r w:rsidRPr="009F4405">
              <w:rPr>
                <w:b/>
                <w:bCs/>
                <w:sz w:val="18"/>
                <w:szCs w:val="18"/>
              </w:rPr>
              <w:t>Readiness</w:t>
            </w:r>
          </w:p>
        </w:tc>
      </w:tr>
      <w:tr w:rsidR="00E05C5A" w:rsidRPr="009F4405" w14:paraId="185E4429" w14:textId="77777777">
        <w:tc>
          <w:tcPr>
            <w:tcW w:w="1500" w:type="dxa"/>
            <w:tcMar>
              <w:top w:w="60" w:type="dxa"/>
              <w:left w:w="90" w:type="dxa"/>
              <w:bottom w:w="60" w:type="dxa"/>
              <w:right w:w="90" w:type="dxa"/>
            </w:tcMar>
          </w:tcPr>
          <w:p w14:paraId="18E62326" w14:textId="77777777" w:rsidR="00E05C5A" w:rsidRPr="009F4405" w:rsidRDefault="00E05C5A">
            <w:pPr>
              <w:spacing w:after="40" w:line="230" w:lineRule="auto"/>
            </w:pPr>
            <w:r w:rsidRPr="009F4405">
              <w:rPr>
                <w:b/>
                <w:bCs/>
                <w:sz w:val="18"/>
                <w:szCs w:val="18"/>
              </w:rPr>
              <w:t>ELA-4 / ZL4</w:t>
            </w:r>
          </w:p>
        </w:tc>
        <w:tc>
          <w:tcPr>
            <w:tcW w:w="3500" w:type="dxa"/>
            <w:tcMar>
              <w:top w:w="60" w:type="dxa"/>
              <w:left w:w="90" w:type="dxa"/>
              <w:bottom w:w="60" w:type="dxa"/>
              <w:right w:w="90" w:type="dxa"/>
            </w:tcMar>
          </w:tcPr>
          <w:p w14:paraId="4FDF2067" w14:textId="004E4271" w:rsidR="00E05C5A" w:rsidRPr="009F4405" w:rsidRDefault="00E05C5A">
            <w:pPr>
              <w:spacing w:after="40" w:line="230" w:lineRule="auto"/>
            </w:pPr>
            <w:r w:rsidRPr="009F4405">
              <w:rPr>
                <w:sz w:val="18"/>
                <w:szCs w:val="18"/>
              </w:rPr>
              <w:t>Ariane 6 (</w:t>
            </w:r>
            <w:r w:rsidR="00F100C9">
              <w:rPr>
                <w:sz w:val="18"/>
                <w:szCs w:val="18"/>
              </w:rPr>
              <w:t>A06</w:t>
            </w:r>
            <w:r w:rsidRPr="009F4405">
              <w:rPr>
                <w:sz w:val="18"/>
                <w:szCs w:val="18"/>
              </w:rPr>
              <w:t xml:space="preserve">2 two-booster and </w:t>
            </w:r>
            <w:r w:rsidR="00F100C9">
              <w:rPr>
                <w:sz w:val="18"/>
                <w:szCs w:val="18"/>
              </w:rPr>
              <w:t>A06</w:t>
            </w:r>
            <w:r w:rsidRPr="009F4405">
              <w:rPr>
                <w:sz w:val="18"/>
                <w:szCs w:val="18"/>
              </w:rPr>
              <w:t>4 four-booster) for medium/heavy institutional and commercial missions. Pad comprises the metallic support structure integrated with the concrete launch table and a mobile servicing gantry used for ESR integration, upper-composite integration and launch.</w:t>
            </w:r>
          </w:p>
        </w:tc>
        <w:tc>
          <w:tcPr>
            <w:tcW w:w="2600" w:type="dxa"/>
            <w:tcMar>
              <w:top w:w="60" w:type="dxa"/>
              <w:left w:w="90" w:type="dxa"/>
              <w:bottom w:w="60" w:type="dxa"/>
              <w:right w:w="90" w:type="dxa"/>
            </w:tcMar>
          </w:tcPr>
          <w:p w14:paraId="3DEAE0B7" w14:textId="77777777" w:rsidR="00E05C5A" w:rsidRPr="009F4405" w:rsidRDefault="00E05C5A">
            <w:pPr>
              <w:spacing w:after="40" w:line="230" w:lineRule="auto"/>
            </w:pPr>
            <w:r w:rsidRPr="009F4405">
              <w:rPr>
                <w:sz w:val="18"/>
                <w:szCs w:val="18"/>
              </w:rPr>
              <w:t>Ramp-up towards 10 launches in 2027.</w:t>
            </w:r>
          </w:p>
        </w:tc>
        <w:tc>
          <w:tcPr>
            <w:tcW w:w="2000" w:type="dxa"/>
            <w:tcMar>
              <w:top w:w="60" w:type="dxa"/>
              <w:left w:w="90" w:type="dxa"/>
              <w:bottom w:w="60" w:type="dxa"/>
              <w:right w:w="90" w:type="dxa"/>
            </w:tcMar>
          </w:tcPr>
          <w:p w14:paraId="76BBA963" w14:textId="0DEFB58F" w:rsidR="00E05C5A" w:rsidRPr="009F4405" w:rsidRDefault="00E05C5A">
            <w:pPr>
              <w:spacing w:after="40" w:line="230" w:lineRule="auto"/>
            </w:pPr>
            <w:r w:rsidRPr="009F4405">
              <w:rPr>
                <w:sz w:val="18"/>
                <w:szCs w:val="18"/>
              </w:rPr>
              <w:t>Operational and flight-proven (</w:t>
            </w:r>
            <w:r w:rsidR="00F100C9">
              <w:rPr>
                <w:sz w:val="18"/>
                <w:szCs w:val="18"/>
              </w:rPr>
              <w:t>A06</w:t>
            </w:r>
            <w:r w:rsidRPr="009F4405">
              <w:rPr>
                <w:sz w:val="18"/>
                <w:szCs w:val="18"/>
              </w:rPr>
              <w:t xml:space="preserve">2 and </w:t>
            </w:r>
            <w:r w:rsidR="00F100C9">
              <w:rPr>
                <w:sz w:val="18"/>
                <w:szCs w:val="18"/>
              </w:rPr>
              <w:t>A06</w:t>
            </w:r>
            <w:r w:rsidRPr="009F4405">
              <w:rPr>
                <w:sz w:val="18"/>
                <w:szCs w:val="18"/>
              </w:rPr>
              <w:t>4 flown).</w:t>
            </w:r>
          </w:p>
        </w:tc>
      </w:tr>
      <w:tr w:rsidR="00E05C5A" w:rsidRPr="009F4405" w14:paraId="156357BD" w14:textId="77777777">
        <w:tc>
          <w:tcPr>
            <w:tcW w:w="1500" w:type="dxa"/>
            <w:tcMar>
              <w:top w:w="60" w:type="dxa"/>
              <w:left w:w="90" w:type="dxa"/>
              <w:bottom w:w="60" w:type="dxa"/>
              <w:right w:w="90" w:type="dxa"/>
            </w:tcMar>
          </w:tcPr>
          <w:p w14:paraId="7369A2D9" w14:textId="77777777" w:rsidR="00E05C5A" w:rsidRPr="009F4405" w:rsidRDefault="00E05C5A">
            <w:pPr>
              <w:spacing w:after="40" w:line="230" w:lineRule="auto"/>
            </w:pPr>
            <w:r w:rsidRPr="009F4405">
              <w:rPr>
                <w:b/>
                <w:bCs/>
                <w:sz w:val="18"/>
                <w:szCs w:val="18"/>
              </w:rPr>
              <w:t>ZLV (former ELA-1)</w:t>
            </w:r>
          </w:p>
        </w:tc>
        <w:tc>
          <w:tcPr>
            <w:tcW w:w="3500" w:type="dxa"/>
            <w:tcMar>
              <w:top w:w="60" w:type="dxa"/>
              <w:left w:w="90" w:type="dxa"/>
              <w:bottom w:w="60" w:type="dxa"/>
              <w:right w:w="90" w:type="dxa"/>
            </w:tcMar>
          </w:tcPr>
          <w:p w14:paraId="36994363" w14:textId="77777777" w:rsidR="00E05C5A" w:rsidRPr="009F4405" w:rsidRDefault="00E05C5A">
            <w:pPr>
              <w:spacing w:after="40" w:line="230" w:lineRule="auto"/>
            </w:pPr>
            <w:r w:rsidRPr="009F4405">
              <w:rPr>
                <w:sz w:val="18"/>
                <w:szCs w:val="18"/>
              </w:rPr>
              <w:t>Vega-C for small/medium payloads (EO, science, rideshare, institutional). Single launch complex with mobile gantry under which the launcher is stacked stage by stage.</w:t>
            </w:r>
          </w:p>
        </w:tc>
        <w:tc>
          <w:tcPr>
            <w:tcW w:w="2600" w:type="dxa"/>
            <w:tcMar>
              <w:top w:w="60" w:type="dxa"/>
              <w:left w:w="90" w:type="dxa"/>
              <w:bottom w:w="60" w:type="dxa"/>
              <w:right w:w="90" w:type="dxa"/>
            </w:tcMar>
          </w:tcPr>
          <w:p w14:paraId="30BAFDD0" w14:textId="77777777" w:rsidR="00E05C5A" w:rsidRPr="009F4405" w:rsidRDefault="00E05C5A">
            <w:pPr>
              <w:spacing w:after="40" w:line="230" w:lineRule="auto"/>
            </w:pPr>
            <w:r w:rsidRPr="009F4405">
              <w:rPr>
                <w:sz w:val="18"/>
                <w:szCs w:val="18"/>
              </w:rPr>
              <w:t>4 launches planned for 2025 and 5 for 2026 (ESA); ground updates to shorten turnaround towards up to 6 Vega-C launches per year (Avio).</w:t>
            </w:r>
            <w:r w:rsidRPr="009F4405">
              <w:rPr>
                <w:rStyle w:val="FootnoteReference"/>
              </w:rPr>
              <w:footnoteReference w:id="14"/>
            </w:r>
          </w:p>
        </w:tc>
        <w:tc>
          <w:tcPr>
            <w:tcW w:w="2000" w:type="dxa"/>
            <w:tcMar>
              <w:top w:w="60" w:type="dxa"/>
              <w:left w:w="90" w:type="dxa"/>
              <w:bottom w:w="60" w:type="dxa"/>
              <w:right w:w="90" w:type="dxa"/>
            </w:tcMar>
          </w:tcPr>
          <w:p w14:paraId="10A7EE08" w14:textId="77777777" w:rsidR="00E05C5A" w:rsidRPr="009F4405" w:rsidRDefault="00E05C5A">
            <w:pPr>
              <w:spacing w:after="40" w:line="230" w:lineRule="auto"/>
            </w:pPr>
            <w:r w:rsidRPr="009F4405">
              <w:rPr>
                <w:sz w:val="18"/>
                <w:szCs w:val="18"/>
              </w:rPr>
              <w:t>Operational and flight-proven.</w:t>
            </w:r>
          </w:p>
        </w:tc>
      </w:tr>
    </w:tbl>
    <w:p w14:paraId="3996D471" w14:textId="5A734819" w:rsidR="009509F7" w:rsidRPr="009F4405" w:rsidRDefault="009509F7" w:rsidP="009509F7">
      <w:pPr>
        <w:pStyle w:val="Caption"/>
      </w:pPr>
      <w:bookmarkStart w:id="36" w:name="_Toc239018398"/>
      <w:r w:rsidRPr="009F4405">
        <w:t xml:space="preserve">Table </w:t>
      </w:r>
      <w:r w:rsidRPr="009F4405">
        <w:fldChar w:fldCharType="begin"/>
      </w:r>
      <w:r w:rsidRPr="009F4405">
        <w:instrText xml:space="preserve"> SEQ Table \* ARABIC </w:instrText>
      </w:r>
      <w:r w:rsidRPr="009F4405">
        <w:fldChar w:fldCharType="separate"/>
      </w:r>
      <w:r w:rsidR="005F19E3">
        <w:rPr>
          <w:noProof/>
        </w:rPr>
        <w:t>7</w:t>
      </w:r>
      <w:r w:rsidRPr="009F4405">
        <w:fldChar w:fldCharType="end"/>
      </w:r>
      <w:r w:rsidRPr="009F4405">
        <w:t xml:space="preserve"> CSG launch complexes in transition or under construction</w:t>
      </w:r>
      <w:bookmarkEnd w:id="36"/>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400"/>
        <w:gridCol w:w="3800"/>
        <w:gridCol w:w="3000"/>
      </w:tblGrid>
      <w:tr w:rsidR="00E05C5A" w:rsidRPr="009F4405" w14:paraId="457A243D" w14:textId="77777777" w:rsidTr="009509F7">
        <w:trPr>
          <w:tblHeader/>
        </w:trPr>
        <w:tc>
          <w:tcPr>
            <w:tcW w:w="1400" w:type="dxa"/>
            <w:shd w:val="clear" w:color="auto" w:fill="FFE600" w:themeFill="accent2"/>
            <w:tcMar>
              <w:top w:w="60" w:type="dxa"/>
              <w:left w:w="90" w:type="dxa"/>
              <w:bottom w:w="60" w:type="dxa"/>
              <w:right w:w="90" w:type="dxa"/>
            </w:tcMar>
            <w:vAlign w:val="center"/>
          </w:tcPr>
          <w:p w14:paraId="1E1CCA9A" w14:textId="77777777" w:rsidR="00E05C5A" w:rsidRPr="009F4405" w:rsidRDefault="00E05C5A">
            <w:pPr>
              <w:spacing w:after="0"/>
            </w:pPr>
            <w:r w:rsidRPr="009F4405">
              <w:rPr>
                <w:b/>
                <w:bCs/>
                <w:sz w:val="18"/>
                <w:szCs w:val="18"/>
              </w:rPr>
              <w:t>Complex</w:t>
            </w:r>
          </w:p>
        </w:tc>
        <w:tc>
          <w:tcPr>
            <w:tcW w:w="1400" w:type="dxa"/>
            <w:shd w:val="clear" w:color="auto" w:fill="FFE600" w:themeFill="accent2"/>
            <w:tcMar>
              <w:top w:w="60" w:type="dxa"/>
              <w:left w:w="90" w:type="dxa"/>
              <w:bottom w:w="60" w:type="dxa"/>
              <w:right w:w="90" w:type="dxa"/>
            </w:tcMar>
            <w:vAlign w:val="center"/>
          </w:tcPr>
          <w:p w14:paraId="51952CF1" w14:textId="77777777" w:rsidR="00E05C5A" w:rsidRPr="009F4405" w:rsidRDefault="00E05C5A">
            <w:pPr>
              <w:spacing w:after="0"/>
            </w:pPr>
            <w:r w:rsidRPr="009F4405">
              <w:rPr>
                <w:b/>
                <w:bCs/>
                <w:sz w:val="18"/>
                <w:szCs w:val="18"/>
              </w:rPr>
              <w:t>Former use</w:t>
            </w:r>
          </w:p>
        </w:tc>
        <w:tc>
          <w:tcPr>
            <w:tcW w:w="3800" w:type="dxa"/>
            <w:shd w:val="clear" w:color="auto" w:fill="FFE600" w:themeFill="accent2"/>
            <w:tcMar>
              <w:top w:w="60" w:type="dxa"/>
              <w:left w:w="90" w:type="dxa"/>
              <w:bottom w:w="60" w:type="dxa"/>
              <w:right w:w="90" w:type="dxa"/>
            </w:tcMar>
            <w:vAlign w:val="center"/>
          </w:tcPr>
          <w:p w14:paraId="62E9FFD3" w14:textId="77777777" w:rsidR="00E05C5A" w:rsidRPr="009F4405" w:rsidRDefault="00E05C5A">
            <w:pPr>
              <w:spacing w:after="0"/>
            </w:pPr>
            <w:r w:rsidRPr="009F4405">
              <w:rPr>
                <w:b/>
                <w:bCs/>
                <w:sz w:val="18"/>
                <w:szCs w:val="18"/>
              </w:rPr>
              <w:t>Planned use and capacity</w:t>
            </w:r>
          </w:p>
        </w:tc>
        <w:tc>
          <w:tcPr>
            <w:tcW w:w="3000" w:type="dxa"/>
            <w:shd w:val="clear" w:color="auto" w:fill="FFE600" w:themeFill="accent2"/>
            <w:tcMar>
              <w:top w:w="60" w:type="dxa"/>
              <w:left w:w="90" w:type="dxa"/>
              <w:bottom w:w="60" w:type="dxa"/>
              <w:right w:w="90" w:type="dxa"/>
            </w:tcMar>
            <w:vAlign w:val="center"/>
          </w:tcPr>
          <w:p w14:paraId="46083F88" w14:textId="77777777" w:rsidR="00E05C5A" w:rsidRPr="009F4405" w:rsidRDefault="00E05C5A">
            <w:pPr>
              <w:spacing w:after="0"/>
            </w:pPr>
            <w:r w:rsidRPr="009F4405">
              <w:rPr>
                <w:b/>
                <w:bCs/>
                <w:sz w:val="18"/>
                <w:szCs w:val="18"/>
              </w:rPr>
              <w:t>Status</w:t>
            </w:r>
          </w:p>
        </w:tc>
      </w:tr>
      <w:tr w:rsidR="00E05C5A" w:rsidRPr="009F4405" w14:paraId="79AD8BBC" w14:textId="77777777">
        <w:tc>
          <w:tcPr>
            <w:tcW w:w="1400" w:type="dxa"/>
            <w:tcMar>
              <w:top w:w="60" w:type="dxa"/>
              <w:left w:w="90" w:type="dxa"/>
              <w:bottom w:w="60" w:type="dxa"/>
              <w:right w:w="90" w:type="dxa"/>
            </w:tcMar>
          </w:tcPr>
          <w:p w14:paraId="79CD1E36" w14:textId="77777777" w:rsidR="00E05C5A" w:rsidRPr="009F4405" w:rsidRDefault="00E05C5A">
            <w:pPr>
              <w:spacing w:after="40" w:line="230" w:lineRule="auto"/>
            </w:pPr>
            <w:r w:rsidRPr="009F4405">
              <w:rPr>
                <w:b/>
                <w:bCs/>
                <w:sz w:val="18"/>
                <w:szCs w:val="18"/>
              </w:rPr>
              <w:t>ELA-3</w:t>
            </w:r>
          </w:p>
        </w:tc>
        <w:tc>
          <w:tcPr>
            <w:tcW w:w="1400" w:type="dxa"/>
            <w:tcMar>
              <w:top w:w="60" w:type="dxa"/>
              <w:left w:w="90" w:type="dxa"/>
              <w:bottom w:w="60" w:type="dxa"/>
              <w:right w:w="90" w:type="dxa"/>
            </w:tcMar>
          </w:tcPr>
          <w:p w14:paraId="4D0CE697" w14:textId="77777777" w:rsidR="00E05C5A" w:rsidRPr="009F4405" w:rsidRDefault="00E05C5A">
            <w:pPr>
              <w:spacing w:after="40" w:line="230" w:lineRule="auto"/>
            </w:pPr>
            <w:r w:rsidRPr="009F4405">
              <w:rPr>
                <w:sz w:val="18"/>
                <w:szCs w:val="18"/>
              </w:rPr>
              <w:t>Ariane 5 (117 flights, 1996–2023; retired)</w:t>
            </w:r>
          </w:p>
        </w:tc>
        <w:tc>
          <w:tcPr>
            <w:tcW w:w="3800" w:type="dxa"/>
            <w:tcMar>
              <w:top w:w="60" w:type="dxa"/>
              <w:left w:w="90" w:type="dxa"/>
              <w:bottom w:w="60" w:type="dxa"/>
              <w:right w:w="90" w:type="dxa"/>
            </w:tcMar>
          </w:tcPr>
          <w:p w14:paraId="02F71B22" w14:textId="77777777" w:rsidR="00E05C5A" w:rsidRPr="009F4405" w:rsidRDefault="00E05C5A">
            <w:pPr>
              <w:spacing w:after="40" w:line="230" w:lineRule="auto"/>
            </w:pPr>
            <w:r w:rsidRPr="009F4405">
              <w:rPr>
                <w:sz w:val="18"/>
                <w:szCs w:val="18"/>
              </w:rPr>
              <w:t>Vega-E temporarily; future heavy launcher (TBC).</w:t>
            </w:r>
          </w:p>
        </w:tc>
        <w:tc>
          <w:tcPr>
            <w:tcW w:w="3000" w:type="dxa"/>
            <w:tcMar>
              <w:top w:w="60" w:type="dxa"/>
              <w:left w:w="90" w:type="dxa"/>
              <w:bottom w:w="60" w:type="dxa"/>
              <w:right w:w="90" w:type="dxa"/>
            </w:tcMar>
          </w:tcPr>
          <w:p w14:paraId="5CD88685" w14:textId="2CE1F006" w:rsidR="00E05C5A" w:rsidRPr="009F4405" w:rsidRDefault="00E05C5A">
            <w:pPr>
              <w:spacing w:after="40" w:line="230" w:lineRule="auto"/>
            </w:pPr>
            <w:r w:rsidRPr="009F4405">
              <w:rPr>
                <w:sz w:val="18"/>
                <w:szCs w:val="18"/>
              </w:rPr>
              <w:t xml:space="preserve">Renovation planned to host Vega-E initially; timeline </w:t>
            </w:r>
          </w:p>
        </w:tc>
      </w:tr>
      <w:tr w:rsidR="00E05C5A" w:rsidRPr="009F4405" w14:paraId="462193A6" w14:textId="77777777">
        <w:tc>
          <w:tcPr>
            <w:tcW w:w="1400" w:type="dxa"/>
            <w:tcMar>
              <w:top w:w="60" w:type="dxa"/>
              <w:left w:w="90" w:type="dxa"/>
              <w:bottom w:w="60" w:type="dxa"/>
              <w:right w:w="90" w:type="dxa"/>
            </w:tcMar>
          </w:tcPr>
          <w:p w14:paraId="11D69FF7" w14:textId="77777777" w:rsidR="00E05C5A" w:rsidRPr="009F4405" w:rsidRDefault="00E05C5A">
            <w:pPr>
              <w:spacing w:after="40" w:line="230" w:lineRule="auto"/>
            </w:pPr>
            <w:r w:rsidRPr="009F4405">
              <w:rPr>
                <w:b/>
                <w:bCs/>
                <w:sz w:val="18"/>
                <w:szCs w:val="18"/>
              </w:rPr>
              <w:t>ELA-2</w:t>
            </w:r>
          </w:p>
        </w:tc>
        <w:tc>
          <w:tcPr>
            <w:tcW w:w="1400" w:type="dxa"/>
            <w:tcMar>
              <w:top w:w="60" w:type="dxa"/>
              <w:left w:w="90" w:type="dxa"/>
              <w:bottom w:w="60" w:type="dxa"/>
              <w:right w:w="90" w:type="dxa"/>
            </w:tcMar>
          </w:tcPr>
          <w:p w14:paraId="71C37329" w14:textId="77777777" w:rsidR="00E05C5A" w:rsidRPr="009F4405" w:rsidRDefault="00E05C5A">
            <w:pPr>
              <w:spacing w:after="40" w:line="230" w:lineRule="auto"/>
            </w:pPr>
            <w:r w:rsidRPr="009F4405">
              <w:rPr>
                <w:sz w:val="18"/>
                <w:szCs w:val="18"/>
              </w:rPr>
              <w:t>Ariane 4</w:t>
            </w:r>
          </w:p>
        </w:tc>
        <w:tc>
          <w:tcPr>
            <w:tcW w:w="3800" w:type="dxa"/>
            <w:tcMar>
              <w:top w:w="60" w:type="dxa"/>
              <w:left w:w="90" w:type="dxa"/>
              <w:bottom w:w="60" w:type="dxa"/>
              <w:right w:w="90" w:type="dxa"/>
            </w:tcMar>
          </w:tcPr>
          <w:p w14:paraId="7225E114" w14:textId="77777777" w:rsidR="00E05C5A" w:rsidRPr="009F4405" w:rsidRDefault="00E05C5A">
            <w:pPr>
              <w:spacing w:after="40" w:line="230" w:lineRule="auto"/>
            </w:pPr>
            <w:r w:rsidRPr="009F4405">
              <w:rPr>
                <w:sz w:val="18"/>
                <w:szCs w:val="18"/>
              </w:rPr>
              <w:t>Vega-E permanently.</w:t>
            </w:r>
          </w:p>
        </w:tc>
        <w:tc>
          <w:tcPr>
            <w:tcW w:w="3000" w:type="dxa"/>
            <w:tcMar>
              <w:top w:w="60" w:type="dxa"/>
              <w:left w:w="90" w:type="dxa"/>
              <w:bottom w:w="60" w:type="dxa"/>
              <w:right w:w="90" w:type="dxa"/>
            </w:tcMar>
          </w:tcPr>
          <w:p w14:paraId="3238BFC4" w14:textId="77777777" w:rsidR="00E05C5A" w:rsidRPr="009F4405" w:rsidRDefault="00E05C5A">
            <w:pPr>
              <w:spacing w:after="40" w:line="230" w:lineRule="auto"/>
            </w:pPr>
            <w:r w:rsidRPr="009F4405">
              <w:rPr>
                <w:sz w:val="18"/>
                <w:szCs w:val="18"/>
              </w:rPr>
              <w:t>Inactive as an orbital pad; permanent reassignment to Vega-E planned.</w:t>
            </w:r>
          </w:p>
        </w:tc>
      </w:tr>
      <w:tr w:rsidR="00E05C5A" w:rsidRPr="009F4405" w14:paraId="26CE39AB" w14:textId="77777777">
        <w:tc>
          <w:tcPr>
            <w:tcW w:w="1400" w:type="dxa"/>
            <w:tcMar>
              <w:top w:w="60" w:type="dxa"/>
              <w:left w:w="90" w:type="dxa"/>
              <w:bottom w:w="60" w:type="dxa"/>
              <w:right w:w="90" w:type="dxa"/>
            </w:tcMar>
          </w:tcPr>
          <w:p w14:paraId="112A3228" w14:textId="77777777" w:rsidR="00E05C5A" w:rsidRPr="009F4405" w:rsidRDefault="00E05C5A">
            <w:pPr>
              <w:spacing w:after="40" w:line="230" w:lineRule="auto"/>
            </w:pPr>
            <w:r w:rsidRPr="009F4405">
              <w:rPr>
                <w:b/>
                <w:bCs/>
                <w:sz w:val="18"/>
                <w:szCs w:val="18"/>
              </w:rPr>
              <w:t>ELM2 (former ELS)</w:t>
            </w:r>
          </w:p>
        </w:tc>
        <w:tc>
          <w:tcPr>
            <w:tcW w:w="1400" w:type="dxa"/>
            <w:tcMar>
              <w:top w:w="60" w:type="dxa"/>
              <w:left w:w="90" w:type="dxa"/>
              <w:bottom w:w="60" w:type="dxa"/>
              <w:right w:w="90" w:type="dxa"/>
            </w:tcMar>
          </w:tcPr>
          <w:p w14:paraId="1AD2DCC2" w14:textId="77777777" w:rsidR="00E05C5A" w:rsidRPr="009F4405" w:rsidRDefault="00E05C5A">
            <w:pPr>
              <w:spacing w:after="40" w:line="230" w:lineRule="auto"/>
            </w:pPr>
            <w:r w:rsidRPr="009F4405">
              <w:rPr>
                <w:sz w:val="18"/>
                <w:szCs w:val="18"/>
              </w:rPr>
              <w:t>Soyuz-ST (operations ended Feb 2022)</w:t>
            </w:r>
          </w:p>
        </w:tc>
        <w:tc>
          <w:tcPr>
            <w:tcW w:w="3800" w:type="dxa"/>
            <w:tcMar>
              <w:top w:w="60" w:type="dxa"/>
              <w:left w:w="90" w:type="dxa"/>
              <w:bottom w:w="60" w:type="dxa"/>
              <w:right w:w="90" w:type="dxa"/>
            </w:tcMar>
          </w:tcPr>
          <w:p w14:paraId="266BC91B" w14:textId="77777777" w:rsidR="00E05C5A" w:rsidRPr="009F4405" w:rsidRDefault="00E05C5A">
            <w:pPr>
              <w:spacing w:after="40" w:line="230" w:lineRule="auto"/>
            </w:pPr>
            <w:r w:rsidRPr="009F4405">
              <w:rPr>
                <w:sz w:val="18"/>
                <w:szCs w:val="18"/>
              </w:rPr>
              <w:t>Two pads for two launch systems after refurbishment; MaiaSpace selected as first operator.</w:t>
            </w:r>
          </w:p>
        </w:tc>
        <w:tc>
          <w:tcPr>
            <w:tcW w:w="3000" w:type="dxa"/>
            <w:tcMar>
              <w:top w:w="60" w:type="dxa"/>
              <w:left w:w="90" w:type="dxa"/>
              <w:bottom w:w="60" w:type="dxa"/>
              <w:right w:w="90" w:type="dxa"/>
            </w:tcMar>
          </w:tcPr>
          <w:p w14:paraId="100EE75B" w14:textId="77777777" w:rsidR="00E05C5A" w:rsidRPr="009F4405" w:rsidRDefault="00E05C5A">
            <w:pPr>
              <w:spacing w:after="40" w:line="230" w:lineRule="auto"/>
            </w:pPr>
            <w:r w:rsidRPr="009F4405">
              <w:rPr>
                <w:sz w:val="18"/>
                <w:szCs w:val="18"/>
              </w:rPr>
              <w:t>Refurbishment under way; MaiaSpace maiden flight targeted early 2027.</w:t>
            </w:r>
          </w:p>
        </w:tc>
      </w:tr>
      <w:tr w:rsidR="00E05C5A" w:rsidRPr="009F4405" w14:paraId="649EAB87" w14:textId="77777777">
        <w:tc>
          <w:tcPr>
            <w:tcW w:w="1400" w:type="dxa"/>
            <w:tcMar>
              <w:top w:w="60" w:type="dxa"/>
              <w:left w:w="90" w:type="dxa"/>
              <w:bottom w:w="60" w:type="dxa"/>
              <w:right w:w="90" w:type="dxa"/>
            </w:tcMar>
          </w:tcPr>
          <w:p w14:paraId="50872405" w14:textId="77777777" w:rsidR="00E05C5A" w:rsidRPr="009F4405" w:rsidRDefault="00E05C5A">
            <w:pPr>
              <w:spacing w:after="40" w:line="230" w:lineRule="auto"/>
            </w:pPr>
            <w:r w:rsidRPr="009F4405">
              <w:rPr>
                <w:b/>
                <w:bCs/>
                <w:sz w:val="18"/>
                <w:szCs w:val="18"/>
              </w:rPr>
              <w:t>ELM-Diamant</w:t>
            </w:r>
          </w:p>
        </w:tc>
        <w:tc>
          <w:tcPr>
            <w:tcW w:w="1400" w:type="dxa"/>
            <w:tcMar>
              <w:top w:w="60" w:type="dxa"/>
              <w:left w:w="90" w:type="dxa"/>
              <w:bottom w:w="60" w:type="dxa"/>
              <w:right w:w="90" w:type="dxa"/>
            </w:tcMar>
          </w:tcPr>
          <w:p w14:paraId="6B7DB7EB" w14:textId="77777777" w:rsidR="00E05C5A" w:rsidRPr="009F4405" w:rsidRDefault="00E05C5A">
            <w:pPr>
              <w:spacing w:after="40" w:line="230" w:lineRule="auto"/>
            </w:pPr>
            <w:r w:rsidRPr="009F4405">
              <w:rPr>
                <w:sz w:val="18"/>
                <w:szCs w:val="18"/>
              </w:rPr>
              <w:t>Diamant and older infrastructure</w:t>
            </w:r>
          </w:p>
        </w:tc>
        <w:tc>
          <w:tcPr>
            <w:tcW w:w="3800" w:type="dxa"/>
            <w:tcMar>
              <w:top w:w="60" w:type="dxa"/>
              <w:left w:w="90" w:type="dxa"/>
              <w:bottom w:w="60" w:type="dxa"/>
              <w:right w:w="90" w:type="dxa"/>
            </w:tcMar>
          </w:tcPr>
          <w:p w14:paraId="5105A5FC" w14:textId="72C1DFE8" w:rsidR="00E05C5A" w:rsidRPr="009F4405" w:rsidRDefault="00E05C5A">
            <w:pPr>
              <w:spacing w:after="40" w:line="230" w:lineRule="auto"/>
            </w:pPr>
            <w:r w:rsidRPr="009F4405">
              <w:rPr>
                <w:sz w:val="18"/>
                <w:szCs w:val="18"/>
              </w:rPr>
              <w:t xml:space="preserve">Multi-launcher zone: up to five pads for five launch systems up to 1.5 t launch capacity, aggregate cadence around 40 launches per year. </w:t>
            </w:r>
            <w:r w:rsidRPr="009F4405">
              <w:rPr>
                <w:sz w:val="18"/>
                <w:szCs w:val="18"/>
              </w:rPr>
              <w:lastRenderedPageBreak/>
              <w:t>Selected operators: Isar Aerospace (DE), RFA (DE), PLD Space (ES), Latitude (FR), Sirius Space (FR)</w:t>
            </w:r>
          </w:p>
        </w:tc>
        <w:tc>
          <w:tcPr>
            <w:tcW w:w="3000" w:type="dxa"/>
            <w:tcMar>
              <w:top w:w="60" w:type="dxa"/>
              <w:left w:w="90" w:type="dxa"/>
              <w:bottom w:w="60" w:type="dxa"/>
              <w:right w:w="90" w:type="dxa"/>
            </w:tcMar>
          </w:tcPr>
          <w:p w14:paraId="60BD98E0" w14:textId="12B7BD4C" w:rsidR="00E05C5A" w:rsidRPr="009F4405" w:rsidRDefault="00E05C5A">
            <w:pPr>
              <w:spacing w:after="40" w:line="230" w:lineRule="auto"/>
            </w:pPr>
            <w:r w:rsidRPr="009F4405">
              <w:rPr>
                <w:sz w:val="18"/>
                <w:szCs w:val="18"/>
              </w:rPr>
              <w:lastRenderedPageBreak/>
              <w:t xml:space="preserve">Under construction; per-operator pad specifications and readiness dates </w:t>
            </w:r>
          </w:p>
        </w:tc>
      </w:tr>
    </w:tbl>
    <w:p w14:paraId="3627584C" w14:textId="77777777" w:rsidR="00E05C5A" w:rsidRPr="009F4405" w:rsidRDefault="00E05C5A" w:rsidP="00E05C5A">
      <w:pPr>
        <w:spacing w:before="120"/>
      </w:pPr>
      <w:r w:rsidRPr="009F4405">
        <w:rPr>
          <w:b/>
          <w:bCs/>
        </w:rPr>
        <w:t xml:space="preserve">Launch exclusion zone. </w:t>
      </w:r>
      <w:r w:rsidRPr="009F4405">
        <w:t>CSG has no single fixed exclusion zone. CNES defines a safety-qualified flight corridor and maritime/air exclusion zones for every launch as a function of trajectory, target orbit and payload; clearances can extend hundreds of kilometres downrange over the Atlantic. On launch day, stationed French military personnel and the Foreign Legion clear surrounding land and coastal waters, and safety zones protect nearby population centres such as Kourou.</w:t>
      </w:r>
    </w:p>
    <w:p w14:paraId="1E7337EC" w14:textId="77777777" w:rsidR="00E05C5A" w:rsidRPr="009F4405" w:rsidRDefault="00E05C5A" w:rsidP="002E54DD">
      <w:pPr>
        <w:rPr>
          <w:rStyle w:val="SubtleEmphasis"/>
        </w:rPr>
      </w:pPr>
      <w:r w:rsidRPr="009F4405">
        <w:rPr>
          <w:rStyle w:val="SubtleEmphasis"/>
        </w:rPr>
        <w:t>Integration and payload processing facilities</w:t>
      </w:r>
    </w:p>
    <w:p w14:paraId="45352A2E" w14:textId="77777777" w:rsidR="00E05C5A" w:rsidRPr="009F4405" w:rsidRDefault="00E05C5A" w:rsidP="00E05C5A">
      <w:pPr>
        <w:spacing w:line="264" w:lineRule="auto"/>
      </w:pPr>
      <w:r w:rsidRPr="009F4405">
        <w:rPr>
          <w:b/>
          <w:bCs/>
        </w:rPr>
        <w:t xml:space="preserve">Payload preparation complex (EPCU) — shared, multi-customer. </w:t>
      </w:r>
      <w:r w:rsidRPr="009F4405">
        <w:t>The EPCU serves all launch systems:</w:t>
      </w:r>
    </w:p>
    <w:p w14:paraId="23A01190" w14:textId="77777777" w:rsidR="00E05C5A" w:rsidRPr="009F4405" w:rsidRDefault="00E05C5A">
      <w:pPr>
        <w:pStyle w:val="ListParagraph"/>
        <w:numPr>
          <w:ilvl w:val="0"/>
          <w:numId w:val="47"/>
        </w:numPr>
        <w:spacing w:after="80" w:line="264" w:lineRule="auto"/>
        <w:contextualSpacing w:val="0"/>
        <w:jc w:val="left"/>
      </w:pPr>
      <w:r w:rsidRPr="009F4405">
        <w:rPr>
          <w:b/>
          <w:bCs/>
        </w:rPr>
        <w:t xml:space="preserve">S1 Payload Processing Facility (PPF): </w:t>
      </w:r>
      <w:r w:rsidRPr="009F4405">
        <w:t>S1A — initial payload checkout, mechanical inspections and spacecraft preparation before transfer to hazardous processing; one 490 m² clean high bay, control room, offices, storage. S1B — one 860 m² clean high bay shareable by two spacecraft (“Northern”/“Southern” areas), four control rooms, storage; offices for ≈ 30 people per spacecraft project. S1C/S1E/S1F — office extensions (≈ 30 people per project).</w:t>
      </w:r>
    </w:p>
    <w:p w14:paraId="4ECE7589" w14:textId="77777777" w:rsidR="00E05C5A" w:rsidRPr="009F4405" w:rsidRDefault="00E05C5A">
      <w:pPr>
        <w:pStyle w:val="ListParagraph"/>
        <w:numPr>
          <w:ilvl w:val="0"/>
          <w:numId w:val="47"/>
        </w:numPr>
        <w:spacing w:after="80" w:line="264" w:lineRule="auto"/>
        <w:contextualSpacing w:val="0"/>
        <w:jc w:val="left"/>
      </w:pPr>
      <w:r w:rsidRPr="009F4405">
        <w:rPr>
          <w:b/>
          <w:bCs/>
        </w:rPr>
        <w:t xml:space="preserve">S3 Hazardous Processing Facility (HPF): </w:t>
      </w:r>
      <w:r w:rsidRPr="009F4405">
        <w:t>S3B — hazardous preparation of medium-class spacecraft (tank and attitude-control-system filling, weighing, pressurisation and leak tests, final preparation and adapter integration); one 330 m² filling hall (HR) and one 414 m² encapsulation hall (HN) — the HN hall is not used for Ariane campaigns and hosts Vega-C encapsulation (see below). S3C — safety control room for remote monitoring of hazardous operations.</w:t>
      </w:r>
    </w:p>
    <w:p w14:paraId="617FF9C2" w14:textId="77777777" w:rsidR="00E05C5A" w:rsidRPr="009F4405" w:rsidRDefault="00E05C5A">
      <w:pPr>
        <w:pStyle w:val="ListParagraph"/>
        <w:numPr>
          <w:ilvl w:val="0"/>
          <w:numId w:val="47"/>
        </w:numPr>
        <w:spacing w:after="80" w:line="264" w:lineRule="auto"/>
        <w:contextualSpacing w:val="0"/>
        <w:jc w:val="left"/>
      </w:pPr>
      <w:r w:rsidRPr="009F4405">
        <w:rPr>
          <w:b/>
          <w:bCs/>
        </w:rPr>
        <w:t xml:space="preserve">S5 Payload Preparation &amp; Hazardous Facility: </w:t>
      </w:r>
      <w:r w:rsidRPr="009F4405">
        <w:t>S5C — non-hazardous processing and project team accommodation; 700 m² high bay divisible into two clean bays, four control rooms, offices. S5A — spacecraft fuelling and hazardous processing, 300 m² clean high bay. S5B — large-spacecraft fuelling, 410 m² clean high bay. S5D — decontamination of fuelling equipment. S5E — SCAPE equipment support.</w:t>
      </w:r>
    </w:p>
    <w:p w14:paraId="059D8463" w14:textId="77777777" w:rsidR="00E05C5A" w:rsidRPr="009F4405" w:rsidRDefault="00E05C5A" w:rsidP="00E05C5A">
      <w:pPr>
        <w:spacing w:line="264" w:lineRule="auto"/>
      </w:pPr>
      <w:r w:rsidRPr="009F4405">
        <w:rPr>
          <w:b/>
          <w:bCs/>
        </w:rPr>
        <w:t xml:space="preserve">Ariane 6 chain — dedicated. </w:t>
      </w:r>
      <w:r w:rsidRPr="009F4405">
        <w:t xml:space="preserve">The Launcher Assembly Building (BAL) hosts storage, horizontal assembly and testing of the lower and upper stages; no spacecraft or combined operations take place there. The assembled launcher is transferred to the ZL4 pad. Encapsulation is performed in the </w:t>
      </w:r>
      <w:r w:rsidRPr="009F4405">
        <w:rPr>
          <w:b/>
          <w:bCs/>
        </w:rPr>
        <w:t>BAF-HE Upper Composite Integration Facility</w:t>
      </w:r>
      <w:r w:rsidRPr="009F4405">
        <w:t xml:space="preserve"> (former Ariane 5 Final Assembly Building – Hall of Encapsulation): spacecraft and adapter/dispenser are integrated on the carrying structure and encapsulated under the fairing in vertical position, in a 40 × 30 m encapsulation clean hall with a customer Check-Out Terminal Equipment (COTE) room and an airlock incorporating a shaft for transferring the spacecraft onto the launcher. The encapsulated upper composite then moves by road to the pad, where the mobile gantry performs ESR (solid booster) integration and upper-composite integration. A COTE room on the pad houses ground/spacecraft remote interface equipment (four 19-inch anti-seismic rack slots per customer; personnel access through a 2,300 × 1,000 mm door).</w:t>
      </w:r>
    </w:p>
    <w:p w14:paraId="24388928" w14:textId="77777777" w:rsidR="00F63246" w:rsidRPr="009F4405" w:rsidRDefault="00E05C5A" w:rsidP="00E05C5A">
      <w:pPr>
        <w:spacing w:line="264" w:lineRule="auto"/>
      </w:pPr>
      <w:r w:rsidRPr="009F4405">
        <w:rPr>
          <w:b/>
          <w:bCs/>
        </w:rPr>
        <w:t xml:space="preserve">Vega-C chain — dedicated. </w:t>
      </w:r>
      <w:r w:rsidRPr="009F4405">
        <w:t>Vega-C is stacked stage by stage directly on the ZLV pad under the mobile gantry; the P120C first stage is transferred from the Propulsion Integration Building (BIP) to the ZLV to open the campaign.</w:t>
      </w:r>
      <w:r w:rsidRPr="009F4405">
        <w:rPr>
          <w:rStyle w:val="FootnoteReference"/>
        </w:rPr>
        <w:footnoteReference w:id="15"/>
      </w:r>
      <w:r w:rsidRPr="009F4405">
        <w:t xml:space="preserve"> Spacecraft are prepared and fuelled in the EPCU (S5/S1), mated to their adapter, and </w:t>
      </w:r>
      <w:r w:rsidRPr="009F4405">
        <w:rPr>
          <w:b/>
          <w:bCs/>
        </w:rPr>
        <w:t>encapsulated under the Vega fairing in the S3B encapsulation hall (HN)</w:t>
      </w:r>
      <w:r w:rsidRPr="009F4405">
        <w:t>.</w:t>
      </w:r>
      <w:r w:rsidRPr="009F4405">
        <w:rPr>
          <w:rStyle w:val="FootnoteReference"/>
        </w:rPr>
        <w:footnoteReference w:id="16"/>
      </w:r>
      <w:r w:rsidRPr="009F4405">
        <w:t xml:space="preserve"> The completed upper composite is then transferred by road to the ZLV on the ventilated Upper Composite Trailer (UCT), hoisted under the mobile gantry and integrated on the launcher.</w:t>
      </w:r>
    </w:p>
    <w:p w14:paraId="06EC7594" w14:textId="0C08E60E" w:rsidR="00E05C5A" w:rsidRPr="009F4405" w:rsidRDefault="00E05C5A" w:rsidP="00E05C5A">
      <w:pPr>
        <w:spacing w:line="264" w:lineRule="auto"/>
        <w:rPr>
          <w:i/>
          <w:iCs/>
        </w:rPr>
      </w:pPr>
      <w:r w:rsidRPr="009F4405">
        <w:rPr>
          <w:i/>
          <w:iCs/>
        </w:rPr>
        <w:t>ASSUMPTION: the S3B HN hall remains the active Vega-C encapsulation hall, consistent with the Vega C User’s Manual and CNES campaign descriptions</w:t>
      </w:r>
    </w:p>
    <w:p w14:paraId="3867574D" w14:textId="77777777" w:rsidR="00E05C5A" w:rsidRPr="009F4405" w:rsidRDefault="00E05C5A" w:rsidP="002E54DD">
      <w:pPr>
        <w:rPr>
          <w:rStyle w:val="SubtleEmphasis"/>
        </w:rPr>
      </w:pPr>
      <w:r w:rsidRPr="009F4405">
        <w:rPr>
          <w:rStyle w:val="SubtleEmphasis"/>
        </w:rPr>
        <w:lastRenderedPageBreak/>
        <w:t>Launch control, TT&amp;C, range and flight termination</w:t>
      </w:r>
    </w:p>
    <w:p w14:paraId="6F8D0913" w14:textId="77777777" w:rsidR="00E05C5A" w:rsidRPr="009F4405" w:rsidRDefault="00E05C5A" w:rsidP="00E05C5A">
      <w:pPr>
        <w:spacing w:line="264" w:lineRule="auto"/>
      </w:pPr>
      <w:r w:rsidRPr="009F4405">
        <w:t xml:space="preserve">Each launch system has a dedicated </w:t>
      </w:r>
      <w:r w:rsidRPr="009F4405">
        <w:rPr>
          <w:b/>
          <w:bCs/>
        </w:rPr>
        <w:t>launch centre</w:t>
      </w:r>
      <w:r w:rsidRPr="009F4405">
        <w:t xml:space="preserve"> — the equivalent o</w:t>
      </w:r>
      <w:r w:rsidRPr="009F4405">
        <w:lastRenderedPageBreak/>
        <w:t>f a cockpit on the ground, remote-controlling operations on the launcher and launch zone — whose chief operations officer reports to the Jupiter 2 mission control room acting as “control tower”:</w:t>
      </w:r>
      <w:r w:rsidRPr="009F4405">
        <w:rPr>
          <w:rStyle w:val="FootnoteReference"/>
        </w:rPr>
        <w:footnoteReference w:id="17"/>
      </w:r>
    </w:p>
    <w:p w14:paraId="10A21185" w14:textId="77777777" w:rsidR="00E05C5A" w:rsidRPr="009F4405" w:rsidRDefault="00E05C5A">
      <w:pPr>
        <w:pStyle w:val="ListParagraph"/>
        <w:numPr>
          <w:ilvl w:val="0"/>
          <w:numId w:val="47"/>
        </w:numPr>
        <w:spacing w:after="80" w:line="264" w:lineRule="auto"/>
        <w:contextualSpacing w:val="0"/>
        <w:jc w:val="left"/>
      </w:pPr>
      <w:r w:rsidRPr="009F4405">
        <w:rPr>
          <w:b/>
          <w:bCs/>
        </w:rPr>
        <w:t xml:space="preserve">Launch Centre No. 3 (CDL3) — Ariane 6. </w:t>
      </w:r>
      <w:r w:rsidRPr="009F4405">
        <w:t>Comprises a 2,700 m² protected enclosure (bunker) with 80 cm thick walls able to withstand up to 10 t of falling launcher debris, fully isolated from a possibly contaminated external atmosphere; it houses the control bench from which the Ariane 6 launch campaign is conducted. A second, unprotected enclosure provides offices and meeting rooms for the ≈ 100 people involved in a campaign and is evacuated six hours before launch, final operations being run from the bunker.</w:t>
      </w:r>
      <w:r w:rsidRPr="009F4405">
        <w:rPr>
          <w:rStyle w:val="FootnoteReference"/>
        </w:rPr>
        <w:footnoteReference w:id="18"/>
      </w:r>
    </w:p>
    <w:p w14:paraId="3486D948" w14:textId="77777777" w:rsidR="00E05C5A" w:rsidRPr="009F4405" w:rsidRDefault="00E05C5A">
      <w:pPr>
        <w:pStyle w:val="ListParagraph"/>
        <w:numPr>
          <w:ilvl w:val="0"/>
          <w:numId w:val="47"/>
        </w:numPr>
        <w:spacing w:after="80" w:line="264" w:lineRule="auto"/>
        <w:contextualSpacing w:val="0"/>
        <w:jc w:val="left"/>
      </w:pPr>
      <w:r w:rsidRPr="009F4405">
        <w:rPr>
          <w:b/>
          <w:bCs/>
        </w:rPr>
        <w:t xml:space="preserve">Vega-C launch centre (Pandora building) — Vega-C. </w:t>
      </w:r>
      <w:r w:rsidRPr="009F4405">
        <w:t>Located at the Technical Centre at the entrance of the CSG, ≈ 13 km from the ZLV — a location chosen for safety because the P120C first stage is far more powerful than Vega’s P80. The weather team relocates from the weather station to the weather room of this launch centre about 1.5 hours before each launch.</w:t>
      </w:r>
      <w:r w:rsidRPr="009F4405">
        <w:rPr>
          <w:rStyle w:val="FootnoteReference"/>
        </w:rPr>
        <w:footnoteReference w:id="19"/>
      </w:r>
    </w:p>
    <w:p w14:paraId="344A8150" w14:textId="77777777" w:rsidR="00E05C5A" w:rsidRPr="009F4405" w:rsidRDefault="00E05C5A">
      <w:pPr>
        <w:pStyle w:val="ListParagraph"/>
        <w:numPr>
          <w:ilvl w:val="0"/>
          <w:numId w:val="47"/>
        </w:numPr>
        <w:spacing w:after="80" w:line="264" w:lineRule="auto"/>
        <w:contextualSpacing w:val="0"/>
        <w:jc w:val="left"/>
      </w:pPr>
      <w:r w:rsidRPr="009F4405">
        <w:rPr>
          <w:b/>
          <w:bCs/>
        </w:rPr>
        <w:t xml:space="preserve">Jupiter 2 Mission Control Centre (MCC/CDC). </w:t>
      </w:r>
      <w:r w:rsidRPr="009F4405">
        <w:t>Manages and coordinates final pre-launch preparation and countdown; processes ground-telemetry data; processes readiness data from the launch support team (weather, safety); provides data exchange and the decision process; monitors the flight.</w:t>
      </w:r>
    </w:p>
    <w:p w14:paraId="294FB1F5" w14:textId="60597A58" w:rsidR="00E05C5A" w:rsidRPr="009F4405" w:rsidRDefault="00E05C5A" w:rsidP="00E05C5A">
      <w:pPr>
        <w:spacing w:line="264" w:lineRule="auto"/>
      </w:pPr>
      <w:r w:rsidRPr="009F4405">
        <w:rPr>
          <w:b/>
          <w:bCs/>
        </w:rPr>
        <w:t xml:space="preserve">Range safety and flight termination. </w:t>
      </w:r>
      <w:r w:rsidRPr="009F4405">
        <w:t>CNES, as range authority under the French Space Operations Act, defines the mission-specific corridors, restricts sea and air access and holds flight-termination authority for all launches from CSG. Launch trajectory tracking and telemetry rely on the CSG localisation and telemetry network (radar and telemetry stations at the base and downrange); station-level characteristics supporting launch tracking and flight termination</w:t>
      </w:r>
      <w:r w:rsidR="0074456B" w:rsidRPr="009F4405">
        <w:t xml:space="preserve">. </w:t>
      </w:r>
      <w:r w:rsidRPr="009F4405">
        <w:t xml:space="preserve"> A dedicated weather station supports launch commit criteria.</w:t>
      </w:r>
    </w:p>
    <w:p w14:paraId="716AB9F3" w14:textId="77777777" w:rsidR="00E05C5A" w:rsidRPr="009F4405" w:rsidRDefault="00E05C5A" w:rsidP="00E05C5A">
      <w:pPr>
        <w:spacing w:line="264" w:lineRule="auto"/>
      </w:pPr>
      <w:r w:rsidRPr="009F4405">
        <w:rPr>
          <w:b/>
          <w:bCs/>
        </w:rPr>
        <w:t xml:space="preserve">Range information systems. </w:t>
      </w:r>
      <w:r w:rsidRPr="009F4405">
        <w:t>Universal Time and countdown time are distributed CSG-wide from two redundant rubidium master clocks (IRIG-B coding via BNC); an operational reporting network (CRE) handles all green/red statuses during final countdown; PPF and HPF are covered by CCTV distributed to safety control rooms (hazardous operations such as fuelling are recorded); a public one-way announcement system delivers alarms and emergency messages.</w:t>
      </w:r>
    </w:p>
    <w:p w14:paraId="266C9717" w14:textId="77777777" w:rsidR="00E05C5A" w:rsidRPr="009F4405" w:rsidRDefault="00E05C5A" w:rsidP="00E05C5A">
      <w:pPr>
        <w:spacing w:line="264" w:lineRule="auto"/>
      </w:pPr>
      <w:r w:rsidRPr="009F4405">
        <w:rPr>
          <w:b/>
          <w:bCs/>
        </w:rPr>
        <w:t xml:space="preserve">Operational data networks (customer links). </w:t>
      </w:r>
      <w:r w:rsidRPr="009F4405">
        <w:t>Fibre-optic customer data transfer through three protected subsystems: STFO (“Système de Transmission par Fibres Optiques”) for TM/TC between customer EGSE and satellite/COTE as RF signals in S, C, Ku and optionally Ka band or as baseband digital/analog; ROMULUS point-to-point V24/V11 operational links between EGSE and COTE; PLANET, a dedicated 10 Mb/s Ethernet VLAN managed by CSG for EGSE–satellite data and inter-office connections; plus dedicated bare fibres between LBC, HPF and the launch-pad customer room.</w:t>
      </w:r>
    </w:p>
    <w:p w14:paraId="2EED11EB" w14:textId="77777777" w:rsidR="00E05C5A" w:rsidRPr="009F4405" w:rsidRDefault="00E05C5A" w:rsidP="00E05C5A">
      <w:pPr>
        <w:spacing w:line="264" w:lineRule="auto"/>
      </w:pPr>
      <w:r w:rsidRPr="009F4405">
        <w:rPr>
          <w:i/>
          <w:iCs/>
        </w:rPr>
        <w:t>Routine satellite TT&amp;C coordination performed from CNES Toulouse (ground-station network operations) is satellite operations and therefore outside the launch-services scope of this chapter.</w:t>
      </w:r>
    </w:p>
    <w:p w14:paraId="57D51F90" w14:textId="77777777" w:rsidR="00E05C5A" w:rsidRPr="009F4405" w:rsidRDefault="00E05C5A" w:rsidP="002E54DD">
      <w:pPr>
        <w:rPr>
          <w:rStyle w:val="SubtleEmphasis"/>
        </w:rPr>
      </w:pPr>
      <w:r w:rsidRPr="009F4405">
        <w:rPr>
          <w:rStyle w:val="SubtleEmphasis"/>
        </w:rPr>
        <w:t>Ownership and shared vs dedicated use</w:t>
      </w:r>
    </w:p>
    <w:p w14:paraId="2628C42F" w14:textId="77777777" w:rsidR="00E05C5A" w:rsidRPr="009F4405" w:rsidRDefault="00E05C5A">
      <w:pPr>
        <w:pStyle w:val="ListParagraph"/>
        <w:numPr>
          <w:ilvl w:val="0"/>
          <w:numId w:val="47"/>
        </w:numPr>
        <w:spacing w:after="80" w:line="264" w:lineRule="auto"/>
        <w:contextualSpacing w:val="0"/>
        <w:jc w:val="left"/>
      </w:pPr>
      <w:r w:rsidRPr="009F4405">
        <w:t>CNES owns and operates the launch base, range safety and shared infrastructure on behalf of the French State and ESA; ESA owns the development assets of the Ariane 6 and Vega launch systems.</w:t>
      </w:r>
    </w:p>
    <w:p w14:paraId="04FB15FF" w14:textId="77777777" w:rsidR="00E05C5A" w:rsidRPr="009F4405" w:rsidRDefault="00E05C5A">
      <w:pPr>
        <w:pStyle w:val="ListParagraph"/>
        <w:numPr>
          <w:ilvl w:val="0"/>
          <w:numId w:val="47"/>
        </w:numPr>
        <w:spacing w:after="80" w:line="264" w:lineRule="auto"/>
        <w:contextualSpacing w:val="0"/>
        <w:jc w:val="left"/>
      </w:pPr>
      <w:r w:rsidRPr="009F4405">
        <w:t>Ariane 6: exploitation by ArianeGroup with Arianespace as launch service provider; BAL, BAF-HE and ELA-4/ZL4 are dedicated Ariane 6 facilities.</w:t>
      </w:r>
    </w:p>
    <w:p w14:paraId="2F877FBA" w14:textId="5C34FF40" w:rsidR="00E05C5A" w:rsidRPr="009F4405" w:rsidRDefault="00E05C5A">
      <w:pPr>
        <w:pStyle w:val="ListParagraph"/>
        <w:numPr>
          <w:ilvl w:val="0"/>
          <w:numId w:val="47"/>
        </w:numPr>
        <w:spacing w:after="80" w:line="264" w:lineRule="auto"/>
        <w:contextualSpacing w:val="0"/>
        <w:jc w:val="left"/>
      </w:pPr>
      <w:r w:rsidRPr="009F4405">
        <w:lastRenderedPageBreak/>
        <w:t xml:space="preserve">Vega-C: ZLV and the S3B encapsulation hall are dedicated to Vega; operational responsibility is transitioning from Arianespace to Avio as launch service operator — exact split of campaign responsibilities </w:t>
      </w:r>
      <w:r w:rsidR="00106343" w:rsidRPr="009F4405">
        <w:t>(</w:t>
      </w:r>
      <w:r w:rsidR="0074456B" w:rsidRPr="009F4405">
        <w:rPr>
          <w:i/>
          <w:iCs/>
        </w:rPr>
        <w:t xml:space="preserve">TBC </w:t>
      </w:r>
      <w:r w:rsidR="00106343" w:rsidRPr="009F4405">
        <w:rPr>
          <w:i/>
          <w:iCs/>
        </w:rPr>
        <w:t>- with operator A</w:t>
      </w:r>
      <w:r w:rsidRPr="009F4405">
        <w:rPr>
          <w:i/>
          <w:iCs/>
        </w:rPr>
        <w:t>vio/Arianespace/ESA</w:t>
      </w:r>
      <w:r w:rsidR="00106343" w:rsidRPr="009F4405">
        <w:rPr>
          <w:i/>
          <w:iCs/>
        </w:rPr>
        <w:t>)</w:t>
      </w:r>
    </w:p>
    <w:p w14:paraId="7C3BBCDC" w14:textId="77777777" w:rsidR="00E05C5A" w:rsidRPr="009F4405" w:rsidRDefault="00E05C5A">
      <w:pPr>
        <w:pStyle w:val="ListParagraph"/>
        <w:numPr>
          <w:ilvl w:val="0"/>
          <w:numId w:val="47"/>
        </w:numPr>
        <w:spacing w:after="80" w:line="264" w:lineRule="auto"/>
        <w:contextualSpacing w:val="0"/>
        <w:jc w:val="left"/>
      </w:pPr>
      <w:r w:rsidRPr="009F4405">
        <w:t>EPCU (S1/S3/S5), range systems, tracking/telemetry, Jupiter 2, weather, utilities and logistics are shared, multi-customer services provided by CNES/Arianespace.</w:t>
      </w:r>
    </w:p>
    <w:p w14:paraId="7CFB250A" w14:textId="5C72CE86" w:rsidR="00C53397" w:rsidRPr="009F4405" w:rsidRDefault="00E05C5A">
      <w:pPr>
        <w:pStyle w:val="ListParagraph"/>
        <w:numPr>
          <w:ilvl w:val="0"/>
          <w:numId w:val="47"/>
        </w:numPr>
        <w:spacing w:after="80" w:line="264" w:lineRule="auto"/>
        <w:contextualSpacing w:val="0"/>
        <w:jc w:val="left"/>
      </w:pPr>
      <w:r w:rsidRPr="009F4405">
        <w:t>ELM-Diamant: five operator-dedicated pads with shared zone services; ELM2: MaiaSpace as first of two possible launch systems. BEAP solid-booster test stand: CNES-owned, used by Europropulsion (Avio/ArianeGroup JV) for P120C/P160C firings.</w:t>
      </w:r>
    </w:p>
    <w:p w14:paraId="02D82763" w14:textId="77777777" w:rsidR="00345F24" w:rsidRPr="009F4405" w:rsidRDefault="00345F24" w:rsidP="00E65BC8">
      <w:pPr>
        <w:pStyle w:val="EYHeading4"/>
        <w:rPr>
          <w:bCs/>
        </w:rPr>
      </w:pPr>
      <w:r w:rsidRPr="009F4405">
        <w:t xml:space="preserve">SSC Esrange Space Center — Kiruna, Sweden </w:t>
      </w:r>
    </w:p>
    <w:p w14:paraId="7816C00C" w14:textId="5CF6CB0A" w:rsidR="00220555" w:rsidRPr="009F4405" w:rsidRDefault="00220555" w:rsidP="00345F24">
      <w:pPr>
        <w:rPr>
          <w:rStyle w:val="SubtleEmphasis"/>
        </w:rPr>
      </w:pPr>
      <w:r w:rsidRPr="009F4405">
        <w:rPr>
          <w:rStyle w:val="SubtleEmphasis"/>
        </w:rPr>
        <w:t>Overview</w:t>
      </w:r>
    </w:p>
    <w:tbl>
      <w:tblPr>
        <w:tblStyle w:val="Table-standar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E600" w:themeFill="accent2"/>
        <w:tblLook w:val="04A0" w:firstRow="1" w:lastRow="0" w:firstColumn="1" w:lastColumn="0" w:noHBand="0" w:noVBand="1"/>
      </w:tblPr>
      <w:tblGrid>
        <w:gridCol w:w="9618"/>
      </w:tblGrid>
      <w:tr w:rsidR="00693957" w:rsidRPr="009F4405" w14:paraId="08E40182" w14:textId="77777777">
        <w:trPr>
          <w:cnfStyle w:val="100000000000" w:firstRow="1" w:lastRow="0" w:firstColumn="0" w:lastColumn="0" w:oddVBand="0" w:evenVBand="0" w:oddHBand="0" w:evenHBand="0" w:firstRowFirstColumn="0" w:firstRowLastColumn="0" w:lastRowFirstColumn="0" w:lastRowLastColumn="0"/>
        </w:trPr>
        <w:tc>
          <w:tcPr>
            <w:tcW w:w="9618" w:type="dxa"/>
            <w:shd w:val="clear" w:color="auto" w:fill="FFE600"/>
          </w:tcPr>
          <w:p w14:paraId="0FDD9F3F" w14:textId="77777777" w:rsidR="00693957" w:rsidRPr="009F4405" w:rsidRDefault="00693957">
            <w:pPr>
              <w:spacing w:line="264" w:lineRule="auto"/>
              <w:rPr>
                <w:b/>
                <w:bCs/>
              </w:rPr>
            </w:pPr>
            <w:r w:rsidRPr="009F4405">
              <w:rPr>
                <w:b/>
                <w:bCs/>
              </w:rPr>
              <w:t>What it brings to EU/ESA access to space:</w:t>
            </w:r>
          </w:p>
          <w:p w14:paraId="16DA8B20" w14:textId="77777777" w:rsidR="00CE4EC8" w:rsidRPr="009F4405" w:rsidRDefault="00CE4EC8" w:rsidP="00CE4EC8">
            <w:pPr>
              <w:spacing w:line="264" w:lineRule="auto"/>
            </w:pPr>
            <w:r w:rsidRPr="009F4405">
              <w:t>Esrange offers a sovereign continental site for polar/SSO missions with a flexible multi-user architecture and a growing role as a base for reusable-launcher (Themis) and commercial small-launch services. Its co-located test and launch capability supports rapid iteration for emerging operators.</w:t>
            </w:r>
          </w:p>
          <w:p w14:paraId="6E9DDB11" w14:textId="77777777" w:rsidR="00693957" w:rsidRPr="009F4405" w:rsidRDefault="00693957">
            <w:pPr>
              <w:spacing w:line="264" w:lineRule="auto"/>
              <w:rPr>
                <w:b/>
                <w:bCs/>
              </w:rPr>
            </w:pPr>
            <w:r w:rsidRPr="009F4405">
              <w:rPr>
                <w:b/>
                <w:bCs/>
              </w:rPr>
              <w:t>What it does not bring to EU/ESA access to space:</w:t>
            </w:r>
          </w:p>
          <w:p w14:paraId="38EA2040" w14:textId="1AB23076" w:rsidR="00693957" w:rsidRPr="009F4405" w:rsidRDefault="00611458">
            <w:pPr>
              <w:spacing w:line="264" w:lineRule="auto"/>
            </w:pPr>
            <w:r w:rsidRPr="009F4405">
              <w:t xml:space="preserve">With no orbital launch yet conducted, </w:t>
            </w:r>
            <w:r w:rsidR="008A3CE0" w:rsidRPr="009F4405">
              <w:t xml:space="preserve">Esrange </w:t>
            </w:r>
            <w:r w:rsidRPr="009F4405">
              <w:t>provides no</w:t>
            </w:r>
            <w:r w:rsidR="008A3CE0" w:rsidRPr="009F4405">
              <w:t xml:space="preserve"> operational capacity</w:t>
            </w:r>
            <w:r w:rsidRPr="009F4405">
              <w:t xml:space="preserve"> and</w:t>
            </w:r>
            <w:r w:rsidR="008A3CE0" w:rsidRPr="009F4405">
              <w:t xml:space="preserve"> cannot replace CSG or </w:t>
            </w:r>
            <w:r w:rsidRPr="009F4405">
              <w:t>serve</w:t>
            </w:r>
            <w:r w:rsidR="008A3CE0" w:rsidRPr="009F4405">
              <w:t xml:space="preserve"> medium</w:t>
            </w:r>
            <w:r w:rsidRPr="009F4405">
              <w:t>-/</w:t>
            </w:r>
            <w:r w:rsidR="008A3CE0" w:rsidRPr="009F4405">
              <w:t>heavy-lift</w:t>
            </w:r>
            <w:r w:rsidRPr="009F4405">
              <w:t xml:space="preserve"> or</w:t>
            </w:r>
            <w:r w:rsidR="008A3CE0" w:rsidRPr="009F4405">
              <w:t xml:space="preserve"> MEO</w:t>
            </w:r>
            <w:r w:rsidRPr="009F4405">
              <w:t>/</w:t>
            </w:r>
            <w:r w:rsidR="008A3CE0" w:rsidRPr="009F4405">
              <w:t>GTO</w:t>
            </w:r>
            <w:r w:rsidRPr="009F4405">
              <w:t>/</w:t>
            </w:r>
            <w:r w:rsidR="008A3CE0" w:rsidRPr="009F4405">
              <w:t>GEO missions.</w:t>
            </w:r>
            <w:r w:rsidRPr="009F4405">
              <w:t xml:space="preserve"> Its orbital debut remains dependent on external launch providers (Firefly, Perigee), now slipped to 2028.</w:t>
            </w:r>
          </w:p>
        </w:tc>
      </w:tr>
    </w:tbl>
    <w:p w14:paraId="7B008B58" w14:textId="77777777" w:rsidR="00B82F77" w:rsidRPr="009F4405" w:rsidRDefault="00B82F77" w:rsidP="00345F24">
      <w:pPr>
        <w:rPr>
          <w:rStyle w:val="SubtleEmphasis"/>
        </w:rPr>
      </w:pPr>
    </w:p>
    <w:p w14:paraId="1BD271E4" w14:textId="308CCF56" w:rsidR="00220555" w:rsidRPr="009F4405" w:rsidRDefault="00220555" w:rsidP="00220555">
      <w:pPr>
        <w:spacing w:line="264" w:lineRule="auto"/>
      </w:pPr>
      <w:r w:rsidRPr="009F4405">
        <w:t xml:space="preserve">Esrange Space Center is operated by the Swedish Space Corporation (SSC, 100% Swedish state-owned) in the Arctic at 67°53’N, 21°04’E, ≈ 45 km east of Kiruna. Its orbital launch capability is concentrated in </w:t>
      </w:r>
      <w:r w:rsidRPr="009F4405">
        <w:rPr>
          <w:b/>
          <w:bCs/>
        </w:rPr>
        <w:t>Launch Complex 3 (LC-3)</w:t>
      </w:r>
      <w:r w:rsidRPr="009F4405">
        <w:t>, a dedicated site outside the historic base inaugurated in January 2023, comprising a Launch Vehicle Integration Building (LVIB) and three launch pads.</w:t>
      </w:r>
      <w:r w:rsidRPr="009F4405">
        <w:rPr>
          <w:rStyle w:val="FootnoteReference"/>
        </w:rPr>
        <w:footnoteReference w:id="20"/>
      </w:r>
      <w:r w:rsidRPr="009F4405">
        <w:t xml:space="preserve"> LC-3C was developed for Firefly Alpha, and an agreement is in place with Perigee Aerospace (Blue Whale 1)</w:t>
      </w:r>
      <w:r w:rsidR="00B13223" w:rsidRPr="009F4405">
        <w:t xml:space="preserve">. </w:t>
      </w:r>
      <w:r w:rsidRPr="009F4405">
        <w:rPr>
          <w:i/>
          <w:iCs/>
        </w:rPr>
        <w:t>Suborbital, balloon, scientific-observation and satellite ground-station activities at Esrange are outside the scope of this chapter and are omitted.</w:t>
      </w:r>
    </w:p>
    <w:p w14:paraId="7367FE7C" w14:textId="77777777" w:rsidR="00220555" w:rsidRPr="009F4405" w:rsidRDefault="00220555" w:rsidP="00345F24">
      <w:pPr>
        <w:rPr>
          <w:rStyle w:val="SubtleEmphasis"/>
        </w:rPr>
      </w:pPr>
      <w:r w:rsidRPr="009F4405">
        <w:rPr>
          <w:rStyle w:val="SubtleEmphasis"/>
        </w:rPr>
        <w:t>Layout</w:t>
      </w:r>
    </w:p>
    <w:p w14:paraId="779ABFE6" w14:textId="77777777" w:rsidR="00220555" w:rsidRPr="009F4405" w:rsidRDefault="00220555" w:rsidP="00220555">
      <w:pPr>
        <w:spacing w:line="264" w:lineRule="auto"/>
      </w:pPr>
      <w:r w:rsidRPr="009F4405">
        <w:t>LC-3 lies ≈ 4 km southeast of the Esrange main building, at 67.876°N 21.175°E (elevation 315 m), inside its own security-controlled perimeter fence, reached by a 5 m-wide gravel road suitable for commercial transport carriers.</w:t>
      </w:r>
      <w:r w:rsidRPr="009F4405">
        <w:rPr>
          <w:rStyle w:val="FootnoteReference"/>
        </w:rPr>
        <w:footnoteReference w:id="21"/>
      </w:r>
      <w:r w:rsidRPr="009F4405">
        <w:t xml:space="preserve"> The complex groups the LVIB at the west end, the three pads (LC-3A/B/C) with direct roll-out paths, shared and dedicated propellant storage areas, and utility points. Access to the region: Kiruna airport 40 km (cargo-size limits apply), Stockholm-Arlanda 1,120 km by road, Piteå sea port 420 km, national road 875.</w:t>
      </w:r>
    </w:p>
    <w:p w14:paraId="06C0C748" w14:textId="77777777" w:rsidR="00220555" w:rsidRPr="009F4405" w:rsidRDefault="00220555" w:rsidP="00220555">
      <w:pPr>
        <w:spacing w:line="264" w:lineRule="auto"/>
      </w:pPr>
      <w:r w:rsidRPr="009F4405">
        <w:rPr>
          <w:b/>
          <w:bCs/>
        </w:rPr>
        <w:t xml:space="preserve">Power. </w:t>
      </w:r>
      <w:r w:rsidRPr="009F4405">
        <w:t>22 kV commercial grid supply transformed locally; EU-standard 230/400 V, 50 Hz outlets; up to 300 kW simultaneous consumption at LC-3; on-site generator backup (start-up within seconds); SSC-provided UPS for safety-related site infrastructure — UPS for the launch vehicle or payload is the launch service provider’s responsibility.</w:t>
      </w:r>
    </w:p>
    <w:p w14:paraId="176224BD" w14:textId="77777777" w:rsidR="006044F9" w:rsidRDefault="006044F9">
      <w:pPr>
        <w:spacing w:after="80"/>
        <w:jc w:val="left"/>
        <w:rPr>
          <w:rStyle w:val="SubtleEmphasis"/>
        </w:rPr>
      </w:pPr>
      <w:r>
        <w:rPr>
          <w:rStyle w:val="SubtleEmphasis"/>
        </w:rPr>
        <w:br w:type="page"/>
      </w:r>
    </w:p>
    <w:p w14:paraId="2CA9B7D9" w14:textId="0FBE6CD7" w:rsidR="00220555" w:rsidRPr="009F4405" w:rsidRDefault="00220555" w:rsidP="00345F24">
      <w:pPr>
        <w:rPr>
          <w:rStyle w:val="SubtleEmphasis"/>
        </w:rPr>
      </w:pPr>
      <w:r w:rsidRPr="009F4405">
        <w:rPr>
          <w:rStyle w:val="SubtleEmphasis"/>
        </w:rPr>
        <w:t>Launch pads and readiness</w:t>
      </w:r>
    </w:p>
    <w:p w14:paraId="493CBD62" w14:textId="1ACA3E42" w:rsidR="00785925" w:rsidRPr="009F4405" w:rsidRDefault="00785925" w:rsidP="00785925">
      <w:pPr>
        <w:pStyle w:val="Caption"/>
      </w:pPr>
      <w:bookmarkStart w:id="37" w:name="_Toc239018399"/>
      <w:r w:rsidRPr="009F4405">
        <w:t xml:space="preserve">Table </w:t>
      </w:r>
      <w:r w:rsidRPr="009F4405">
        <w:fldChar w:fldCharType="begin"/>
      </w:r>
      <w:r w:rsidRPr="009F4405">
        <w:instrText xml:space="preserve"> SEQ Table \* ARABIC </w:instrText>
      </w:r>
      <w:r w:rsidRPr="009F4405">
        <w:fldChar w:fldCharType="separate"/>
      </w:r>
      <w:r w:rsidR="005F19E3">
        <w:rPr>
          <w:noProof/>
        </w:rPr>
        <w:t>8</w:t>
      </w:r>
      <w:r w:rsidRPr="009F4405">
        <w:fldChar w:fldCharType="end"/>
      </w:r>
      <w:r w:rsidRPr="009F4405">
        <w:t xml:space="preserve"> Esrange LC-3 launch pads (design characteristics)</w:t>
      </w:r>
      <w:bookmarkEnd w:id="37"/>
    </w:p>
    <w:p w14:paraId="05FEDD7F" w14:textId="2AA67142" w:rsidR="00220555" w:rsidRPr="009F4405" w:rsidRDefault="00220555" w:rsidP="00930AAB">
      <w:pPr>
        <w:spacing w:before="160" w:after="80"/>
        <w:jc w:val="cente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900"/>
        <w:gridCol w:w="2700"/>
        <w:gridCol w:w="2700"/>
      </w:tblGrid>
      <w:tr w:rsidR="00220555" w:rsidRPr="009F4405" w14:paraId="1D6FFD57" w14:textId="77777777" w:rsidTr="00D87E53">
        <w:trPr>
          <w:tblHeader/>
        </w:trPr>
        <w:tc>
          <w:tcPr>
            <w:tcW w:w="1300" w:type="dxa"/>
            <w:shd w:val="clear" w:color="auto" w:fill="FFE600" w:themeFill="accent2"/>
            <w:tcMar>
              <w:top w:w="60" w:type="dxa"/>
              <w:left w:w="90" w:type="dxa"/>
              <w:bottom w:w="60" w:type="dxa"/>
              <w:right w:w="90" w:type="dxa"/>
            </w:tcMar>
            <w:vAlign w:val="center"/>
          </w:tcPr>
          <w:p w14:paraId="1D840690" w14:textId="77777777" w:rsidR="00220555" w:rsidRPr="009F4405" w:rsidRDefault="00220555">
            <w:pPr>
              <w:spacing w:after="0"/>
            </w:pPr>
            <w:r w:rsidRPr="009F4405">
              <w:rPr>
                <w:b/>
                <w:bCs/>
                <w:sz w:val="18"/>
                <w:szCs w:val="18"/>
              </w:rPr>
              <w:t>Pad</w:t>
            </w:r>
          </w:p>
        </w:tc>
        <w:tc>
          <w:tcPr>
            <w:tcW w:w="2900" w:type="dxa"/>
            <w:shd w:val="clear" w:color="auto" w:fill="FFE600" w:themeFill="accent2"/>
            <w:tcMar>
              <w:top w:w="60" w:type="dxa"/>
              <w:left w:w="90" w:type="dxa"/>
              <w:bottom w:w="60" w:type="dxa"/>
              <w:right w:w="90" w:type="dxa"/>
            </w:tcMar>
            <w:vAlign w:val="center"/>
          </w:tcPr>
          <w:p w14:paraId="6CFC8958" w14:textId="77777777" w:rsidR="00220555" w:rsidRPr="009F4405" w:rsidRDefault="00220555">
            <w:pPr>
              <w:spacing w:after="0"/>
            </w:pPr>
            <w:r w:rsidRPr="009F4405">
              <w:rPr>
                <w:b/>
                <w:bCs/>
                <w:sz w:val="18"/>
                <w:szCs w:val="18"/>
              </w:rPr>
              <w:t>Purpose and design capacity</w:t>
            </w:r>
          </w:p>
        </w:tc>
        <w:tc>
          <w:tcPr>
            <w:tcW w:w="2700" w:type="dxa"/>
            <w:shd w:val="clear" w:color="auto" w:fill="FFE600" w:themeFill="accent2"/>
            <w:tcMar>
              <w:top w:w="60" w:type="dxa"/>
              <w:left w:w="90" w:type="dxa"/>
              <w:bottom w:w="60" w:type="dxa"/>
              <w:right w:w="90" w:type="dxa"/>
            </w:tcMar>
            <w:vAlign w:val="center"/>
          </w:tcPr>
          <w:p w14:paraId="2F2DD64D" w14:textId="77777777" w:rsidR="00220555" w:rsidRPr="009F4405" w:rsidRDefault="00220555">
            <w:pPr>
              <w:spacing w:after="0"/>
            </w:pPr>
            <w:r w:rsidRPr="009F4405">
              <w:rPr>
                <w:b/>
                <w:bCs/>
                <w:sz w:val="18"/>
                <w:szCs w:val="18"/>
              </w:rPr>
              <w:t>Pad infrastructure</w:t>
            </w:r>
          </w:p>
        </w:tc>
        <w:tc>
          <w:tcPr>
            <w:tcW w:w="2700" w:type="dxa"/>
            <w:shd w:val="clear" w:color="auto" w:fill="FFE600" w:themeFill="accent2"/>
            <w:tcMar>
              <w:top w:w="60" w:type="dxa"/>
              <w:left w:w="90" w:type="dxa"/>
              <w:bottom w:w="60" w:type="dxa"/>
              <w:right w:w="90" w:type="dxa"/>
            </w:tcMar>
            <w:vAlign w:val="center"/>
          </w:tcPr>
          <w:p w14:paraId="0C832004" w14:textId="77777777" w:rsidR="00220555" w:rsidRPr="009F4405" w:rsidRDefault="00220555">
            <w:pPr>
              <w:spacing w:after="0"/>
            </w:pPr>
            <w:r w:rsidRPr="009F4405">
              <w:rPr>
                <w:b/>
                <w:bCs/>
                <w:sz w:val="18"/>
                <w:szCs w:val="18"/>
              </w:rPr>
              <w:t>Propellants, utilities, protection</w:t>
            </w:r>
          </w:p>
        </w:tc>
      </w:tr>
      <w:tr w:rsidR="00220555" w:rsidRPr="009F4405" w14:paraId="373851DA" w14:textId="77777777" w:rsidTr="00085BB9">
        <w:tc>
          <w:tcPr>
            <w:tcW w:w="1300" w:type="dxa"/>
            <w:tcMar>
              <w:top w:w="60" w:type="dxa"/>
              <w:left w:w="90" w:type="dxa"/>
              <w:bottom w:w="60" w:type="dxa"/>
              <w:right w:w="90" w:type="dxa"/>
            </w:tcMar>
            <w:vAlign w:val="center"/>
          </w:tcPr>
          <w:p w14:paraId="6C56BBCF" w14:textId="77777777" w:rsidR="00220555" w:rsidRPr="009F4405" w:rsidRDefault="00220555" w:rsidP="00085BB9">
            <w:pPr>
              <w:spacing w:after="40" w:line="230" w:lineRule="auto"/>
              <w:jc w:val="left"/>
            </w:pPr>
            <w:r w:rsidRPr="009F4405">
              <w:rPr>
                <w:b/>
                <w:bCs/>
                <w:sz w:val="18"/>
                <w:szCs w:val="18"/>
              </w:rPr>
              <w:t>LC-3A</w:t>
            </w:r>
          </w:p>
        </w:tc>
        <w:tc>
          <w:tcPr>
            <w:tcW w:w="2900" w:type="dxa"/>
            <w:tcMar>
              <w:top w:w="60" w:type="dxa"/>
              <w:left w:w="90" w:type="dxa"/>
              <w:bottom w:w="60" w:type="dxa"/>
              <w:right w:w="90" w:type="dxa"/>
            </w:tcMar>
            <w:vAlign w:val="center"/>
          </w:tcPr>
          <w:p w14:paraId="566FDFCC" w14:textId="77777777" w:rsidR="00220555" w:rsidRPr="009F4405" w:rsidRDefault="00220555" w:rsidP="00085BB9">
            <w:pPr>
              <w:spacing w:after="40" w:line="230" w:lineRule="auto"/>
              <w:jc w:val="left"/>
            </w:pPr>
            <w:r w:rsidRPr="009F4405">
              <w:rPr>
                <w:sz w:val="18"/>
                <w:szCs w:val="18"/>
              </w:rPr>
              <w:t>Small orbital launch vehicles; blast profile up to 1.5 t TNT-equivalent.</w:t>
            </w:r>
          </w:p>
        </w:tc>
        <w:tc>
          <w:tcPr>
            <w:tcW w:w="2700" w:type="dxa"/>
            <w:tcMar>
              <w:top w:w="60" w:type="dxa"/>
              <w:left w:w="90" w:type="dxa"/>
              <w:bottom w:w="60" w:type="dxa"/>
              <w:right w:w="90" w:type="dxa"/>
            </w:tcMar>
            <w:vAlign w:val="center"/>
          </w:tcPr>
          <w:p w14:paraId="1CE968A8" w14:textId="77777777" w:rsidR="00220555" w:rsidRPr="009F4405" w:rsidRDefault="00220555" w:rsidP="00085BB9">
            <w:pPr>
              <w:spacing w:after="40" w:line="230" w:lineRule="auto"/>
              <w:jc w:val="left"/>
            </w:pPr>
            <w:r w:rsidRPr="009F4405">
              <w:rPr>
                <w:sz w:val="18"/>
                <w:szCs w:val="18"/>
              </w:rPr>
              <w:t>Packed-gravel pad ≈ 50 × 44 m with ≈ 7 × 7 m centre area for LV and launch stool; direct roll-out from the LVIB south bay; floodlit for year-round work.</w:t>
            </w:r>
          </w:p>
        </w:tc>
        <w:tc>
          <w:tcPr>
            <w:tcW w:w="2700" w:type="dxa"/>
            <w:tcMar>
              <w:top w:w="60" w:type="dxa"/>
              <w:left w:w="90" w:type="dxa"/>
              <w:bottom w:w="60" w:type="dxa"/>
              <w:right w:w="90" w:type="dxa"/>
            </w:tcMar>
            <w:vAlign w:val="center"/>
          </w:tcPr>
          <w:p w14:paraId="4160BCD0" w14:textId="77777777" w:rsidR="00220555" w:rsidRPr="009F4405" w:rsidRDefault="00220555" w:rsidP="00085BB9">
            <w:pPr>
              <w:spacing w:after="40" w:line="230" w:lineRule="auto"/>
              <w:jc w:val="left"/>
            </w:pPr>
            <w:r w:rsidRPr="009F4405">
              <w:rPr>
                <w:sz w:val="18"/>
                <w:szCs w:val="18"/>
              </w:rPr>
              <w:t>Shared cryogenic storage with LC-3B (15 × 25 m area inside 3.5 m berms, vacuum-insulated piping to pad interface); own fuel storage (40-ft containers behind 3.5 m berm); mobile industrial-gas supply; no process-water system; power/comm/data breakout box (400V/63A, 230V/16A, single-mode fibre); no fixed lightning protection.</w:t>
            </w:r>
          </w:p>
        </w:tc>
      </w:tr>
      <w:tr w:rsidR="00220555" w:rsidRPr="009F4405" w14:paraId="05AE86CD" w14:textId="77777777" w:rsidTr="00085BB9">
        <w:tc>
          <w:tcPr>
            <w:tcW w:w="1300" w:type="dxa"/>
            <w:tcMar>
              <w:top w:w="60" w:type="dxa"/>
              <w:left w:w="90" w:type="dxa"/>
              <w:bottom w:w="60" w:type="dxa"/>
              <w:right w:w="90" w:type="dxa"/>
            </w:tcMar>
            <w:vAlign w:val="center"/>
          </w:tcPr>
          <w:p w14:paraId="06A8ED51" w14:textId="77777777" w:rsidR="00220555" w:rsidRPr="009F4405" w:rsidRDefault="00220555" w:rsidP="00085BB9">
            <w:pPr>
              <w:spacing w:after="40" w:line="230" w:lineRule="auto"/>
              <w:jc w:val="left"/>
            </w:pPr>
            <w:r w:rsidRPr="009F4405">
              <w:rPr>
                <w:b/>
                <w:bCs/>
                <w:sz w:val="18"/>
                <w:szCs w:val="18"/>
              </w:rPr>
              <w:lastRenderedPageBreak/>
              <w:t>LC-3B</w:t>
            </w:r>
          </w:p>
        </w:tc>
        <w:tc>
          <w:tcPr>
            <w:tcW w:w="2900" w:type="dxa"/>
            <w:tcMar>
              <w:top w:w="60" w:type="dxa"/>
              <w:left w:w="90" w:type="dxa"/>
              <w:bottom w:w="60" w:type="dxa"/>
              <w:right w:w="90" w:type="dxa"/>
            </w:tcMar>
            <w:vAlign w:val="center"/>
          </w:tcPr>
          <w:p w14:paraId="19A4FD17" w14:textId="77777777" w:rsidR="00220555" w:rsidRPr="009F4405" w:rsidRDefault="00220555" w:rsidP="00085BB9">
            <w:pPr>
              <w:spacing w:after="40" w:line="230" w:lineRule="auto"/>
              <w:jc w:val="left"/>
            </w:pPr>
            <w:r w:rsidRPr="009F4405">
              <w:rPr>
                <w:sz w:val="18"/>
                <w:szCs w:val="18"/>
              </w:rPr>
              <w:t>Reusable-launch-vehicle and planetary-lander testing (launch and landing); small-to-medium vehicles, blast profile up to 3 t TNT-equivalent.</w:t>
            </w:r>
          </w:p>
        </w:tc>
        <w:tc>
          <w:tcPr>
            <w:tcW w:w="2700" w:type="dxa"/>
            <w:tcMar>
              <w:top w:w="60" w:type="dxa"/>
              <w:left w:w="90" w:type="dxa"/>
              <w:bottom w:w="60" w:type="dxa"/>
              <w:right w:w="90" w:type="dxa"/>
            </w:tcMar>
            <w:vAlign w:val="center"/>
          </w:tcPr>
          <w:p w14:paraId="698E2BD4" w14:textId="77777777" w:rsidR="00220555" w:rsidRPr="009F4405" w:rsidRDefault="00220555" w:rsidP="00085BB9">
            <w:pPr>
              <w:spacing w:after="40" w:line="230" w:lineRule="auto"/>
              <w:jc w:val="left"/>
            </w:pPr>
            <w:r w:rsidRPr="009F4405">
              <w:rPr>
                <w:sz w:val="18"/>
                <w:szCs w:val="18"/>
              </w:rPr>
              <w:t>40 × 40 m concrete slab with 1% drainage slope; direct roll-out from the LVIB north bay.</w:t>
            </w:r>
          </w:p>
        </w:tc>
        <w:tc>
          <w:tcPr>
            <w:tcW w:w="2700" w:type="dxa"/>
            <w:tcMar>
              <w:top w:w="60" w:type="dxa"/>
              <w:left w:w="90" w:type="dxa"/>
              <w:bottom w:w="60" w:type="dxa"/>
              <w:right w:w="90" w:type="dxa"/>
            </w:tcMar>
            <w:vAlign w:val="center"/>
          </w:tcPr>
          <w:p w14:paraId="0E344101" w14:textId="77777777" w:rsidR="00220555" w:rsidRPr="009F4405" w:rsidRDefault="00220555" w:rsidP="00085BB9">
            <w:pPr>
              <w:spacing w:after="40" w:line="230" w:lineRule="auto"/>
              <w:jc w:val="left"/>
            </w:pPr>
            <w:r w:rsidRPr="009F4405">
              <w:rPr>
                <w:sz w:val="18"/>
                <w:szCs w:val="18"/>
              </w:rPr>
              <w:t>Shares cryogenic storage with LC-3A; shared fuel storage with LC-3C (3.5 m berm, fixed piping); breakout boxes at each pad corner; 300 kW power access point behind protective wall (also feeding fixed outlets of all pads, with fibre/CAT-6 links to LVIB or LCC); lightning grounding points at slab corners.</w:t>
            </w:r>
          </w:p>
        </w:tc>
      </w:tr>
      <w:tr w:rsidR="00220555" w:rsidRPr="009F4405" w14:paraId="595D891E" w14:textId="77777777" w:rsidTr="00085BB9">
        <w:tc>
          <w:tcPr>
            <w:tcW w:w="1300" w:type="dxa"/>
            <w:tcMar>
              <w:top w:w="60" w:type="dxa"/>
              <w:left w:w="90" w:type="dxa"/>
              <w:bottom w:w="60" w:type="dxa"/>
              <w:right w:w="90" w:type="dxa"/>
            </w:tcMar>
            <w:vAlign w:val="center"/>
          </w:tcPr>
          <w:p w14:paraId="13762C3C" w14:textId="77777777" w:rsidR="00220555" w:rsidRPr="009F4405" w:rsidRDefault="00220555" w:rsidP="00085BB9">
            <w:pPr>
              <w:spacing w:after="40" w:line="230" w:lineRule="auto"/>
              <w:jc w:val="left"/>
            </w:pPr>
            <w:r w:rsidRPr="009F4405">
              <w:rPr>
                <w:b/>
                <w:bCs/>
                <w:sz w:val="18"/>
                <w:szCs w:val="18"/>
              </w:rPr>
              <w:t>LC-3C</w:t>
            </w:r>
          </w:p>
        </w:tc>
        <w:tc>
          <w:tcPr>
            <w:tcW w:w="2900" w:type="dxa"/>
            <w:tcMar>
              <w:top w:w="60" w:type="dxa"/>
              <w:left w:w="90" w:type="dxa"/>
              <w:bottom w:w="60" w:type="dxa"/>
              <w:right w:w="90" w:type="dxa"/>
            </w:tcMar>
            <w:vAlign w:val="center"/>
          </w:tcPr>
          <w:p w14:paraId="378BB165" w14:textId="77777777" w:rsidR="00220555" w:rsidRPr="009F4405" w:rsidRDefault="00220555" w:rsidP="00085BB9">
            <w:pPr>
              <w:spacing w:after="40" w:line="230" w:lineRule="auto"/>
              <w:jc w:val="left"/>
            </w:pPr>
            <w:r w:rsidRPr="009F4405">
              <w:rPr>
                <w:sz w:val="18"/>
                <w:szCs w:val="18"/>
              </w:rPr>
              <w:t>Medium orbital launch vehicles; blast profile up to 15 t TNT-equivalent; possibly usable for first-stage acceptance testing. Developed for Firefly Alpha.</w:t>
            </w:r>
          </w:p>
        </w:tc>
        <w:tc>
          <w:tcPr>
            <w:tcW w:w="2700" w:type="dxa"/>
            <w:tcMar>
              <w:top w:w="60" w:type="dxa"/>
              <w:left w:w="90" w:type="dxa"/>
              <w:bottom w:w="60" w:type="dxa"/>
              <w:right w:w="90" w:type="dxa"/>
            </w:tcMar>
            <w:vAlign w:val="center"/>
          </w:tcPr>
          <w:p w14:paraId="4A8D29DA" w14:textId="77777777" w:rsidR="00B75475" w:rsidRPr="009F4405" w:rsidRDefault="00220555" w:rsidP="00085BB9">
            <w:pPr>
              <w:spacing w:after="40" w:line="230" w:lineRule="auto"/>
              <w:jc w:val="left"/>
              <w:rPr>
                <w:sz w:val="18"/>
                <w:szCs w:val="18"/>
              </w:rPr>
            </w:pPr>
            <w:r w:rsidRPr="009F4405">
              <w:rPr>
                <w:sz w:val="18"/>
                <w:szCs w:val="18"/>
              </w:rPr>
              <w:t>≈ 20 × 10 m elevated slab over a flame trench; water deluge for noise suppression and cooling with catchment and recycling of process water; a mobile service gantry is under consideration.</w:t>
            </w:r>
          </w:p>
          <w:p w14:paraId="052140FE" w14:textId="212BBA04" w:rsidR="00B75475" w:rsidRPr="009F4405" w:rsidRDefault="00B75475" w:rsidP="00085BB9">
            <w:pPr>
              <w:jc w:val="left"/>
              <w:rPr>
                <w:sz w:val="18"/>
                <w:szCs w:val="18"/>
              </w:rPr>
            </w:pPr>
            <w:r w:rsidRPr="009F4405">
              <w:rPr>
                <w:sz w:val="18"/>
                <w:szCs w:val="18"/>
              </w:rPr>
              <w:t>First launch targeted for 2028.</w:t>
            </w:r>
            <w:r w:rsidR="00750EB3" w:rsidRPr="009F4405">
              <w:rPr>
                <w:rStyle w:val="FootnoteReference"/>
                <w:sz w:val="18"/>
                <w:szCs w:val="18"/>
              </w:rPr>
              <w:footnoteReference w:id="22"/>
            </w:r>
          </w:p>
        </w:tc>
        <w:tc>
          <w:tcPr>
            <w:tcW w:w="2700" w:type="dxa"/>
            <w:tcMar>
              <w:top w:w="60" w:type="dxa"/>
              <w:left w:w="90" w:type="dxa"/>
              <w:bottom w:w="60" w:type="dxa"/>
              <w:right w:w="90" w:type="dxa"/>
            </w:tcMar>
            <w:vAlign w:val="center"/>
          </w:tcPr>
          <w:p w14:paraId="67C706D2" w14:textId="4AF74D48" w:rsidR="00220555" w:rsidRPr="009F4405" w:rsidRDefault="00220555" w:rsidP="00085BB9">
            <w:pPr>
              <w:spacing w:after="40" w:line="230" w:lineRule="auto"/>
              <w:jc w:val="left"/>
            </w:pPr>
            <w:r w:rsidRPr="009F4405">
              <w:rPr>
                <w:sz w:val="18"/>
                <w:szCs w:val="18"/>
              </w:rPr>
              <w:t>Dedicated cryogenic storage; shared fuel storage with LC-3B; two 45 m lightning masts under consideration (vehicle-dependent); water and gas provisions partly TBD in the design</w:t>
            </w:r>
            <w:r w:rsidR="00085BB9" w:rsidRPr="009F4405">
              <w:rPr>
                <w:sz w:val="18"/>
                <w:szCs w:val="18"/>
              </w:rPr>
              <w:t>.</w:t>
            </w:r>
          </w:p>
        </w:tc>
      </w:tr>
    </w:tbl>
    <w:p w14:paraId="74623423" w14:textId="687AD23F" w:rsidR="00220555" w:rsidRPr="009F4405" w:rsidRDefault="00220555" w:rsidP="00220555">
      <w:pPr>
        <w:spacing w:before="120"/>
      </w:pPr>
      <w:r w:rsidRPr="009F4405">
        <w:rPr>
          <w:b/>
          <w:bCs/>
        </w:rPr>
        <w:t xml:space="preserve">Readiness. </w:t>
      </w:r>
      <w:r w:rsidRPr="009F4405">
        <w:t>LC-3</w:t>
      </w:r>
      <w:r w:rsidR="00085BB9" w:rsidRPr="009F4405">
        <w:t>C</w:t>
      </w:r>
      <w:r w:rsidRPr="009F4405">
        <w:t xml:space="preserve"> pad infrastructure is built or in final development but not flight-proven; orbital readiness depends on launcher qualification (Firefly Alpha</w:t>
      </w:r>
      <w:r w:rsidR="008E260F" w:rsidRPr="009F4405">
        <w:t xml:space="preserve"> and its first launch targeted for 2028</w:t>
      </w:r>
      <w:r w:rsidRPr="009F4405">
        <w:t>)</w:t>
      </w:r>
      <w:r w:rsidR="00085BB9" w:rsidRPr="009F4405">
        <w:t>.</w:t>
      </w:r>
    </w:p>
    <w:p w14:paraId="767726A9" w14:textId="77777777" w:rsidR="00220555" w:rsidRPr="009F4405" w:rsidRDefault="00220555" w:rsidP="00345F24">
      <w:pPr>
        <w:rPr>
          <w:rStyle w:val="SubtleEmphasis"/>
        </w:rPr>
      </w:pPr>
      <w:r w:rsidRPr="009F4405">
        <w:rPr>
          <w:rStyle w:val="SubtleEmphasis"/>
        </w:rPr>
        <w:t>Integration and payload processing facilities</w:t>
      </w:r>
    </w:p>
    <w:p w14:paraId="54131CA7" w14:textId="77777777" w:rsidR="00220555" w:rsidRPr="009F4405" w:rsidRDefault="00220555" w:rsidP="00220555">
      <w:pPr>
        <w:spacing w:line="264" w:lineRule="auto"/>
      </w:pPr>
      <w:r w:rsidRPr="009F4405">
        <w:rPr>
          <w:b/>
          <w:bCs/>
        </w:rPr>
        <w:t xml:space="preserve">Launch Vehicle Integration Building (LVIB). </w:t>
      </w:r>
      <w:r w:rsidRPr="009F4405">
        <w:t>45 × 50 m horizontal-integration building divided into two mirrored 45 × 15 × 9 m LV integration bays (minimum ceiling 9.5 m), enabling two parallel launch campaigns; a 4 × 4 m door connects the bays when only one campaign runs. Each bay: two 12.5 t bridge cranes (25 t joint capacity, 7 m free hook height); drive-through 8 × 8 m roll-up doors at both ends; climate control 18–25 °C and 30–70% RH; ESD-protective concrete floor with spill-catchment trench; 750 lx lighting; clean (non-ISO) workspace discipline; class-3 lightning protection, no automatic fire suppression.</w:t>
      </w:r>
      <w:r w:rsidRPr="009F4405">
        <w:rPr>
          <w:rStyle w:val="FootnoteReference"/>
        </w:rPr>
        <w:footnoteReference w:id="23"/>
      </w:r>
    </w:p>
    <w:p w14:paraId="7C3F04DC" w14:textId="4E53B131" w:rsidR="00220555" w:rsidRPr="009F4405" w:rsidRDefault="00220555" w:rsidP="00220555">
      <w:pPr>
        <w:spacing w:line="264" w:lineRule="auto"/>
      </w:pPr>
      <w:r w:rsidRPr="009F4405">
        <w:rPr>
          <w:b/>
          <w:bCs/>
        </w:rPr>
        <w:t xml:space="preserve">Payload processing. </w:t>
      </w:r>
      <w:r w:rsidRPr="009F4405">
        <w:t>In the first phase, each bay includes a separate 8 × 9 × 7 m (TBC) satellite processing room usable for payload preparation (including non-toxic satellite fuels) and LV fairing encapsulation, with the option of a portable ISO cleanroom tent. SSC has begun preliminary planning of a dedicated Payload Processing Facility (PPF) with several controlled environments, potentially including hazardous fuel handling — design and timeline Customer offices on each side of the LVIB host 20–25 operational staff plus a 10–</w:t>
      </w:r>
      <w:r w:rsidR="00162686" w:rsidRPr="009F4405">
        <w:t>12-person</w:t>
      </w:r>
      <w:r w:rsidRPr="009F4405">
        <w:t xml:space="preserve"> conference room.</w:t>
      </w:r>
    </w:p>
    <w:p w14:paraId="18AA7618" w14:textId="77777777" w:rsidR="00220555" w:rsidRPr="009F4405" w:rsidRDefault="00220555" w:rsidP="00345F24">
      <w:pPr>
        <w:rPr>
          <w:rStyle w:val="SubtleEmphasis"/>
        </w:rPr>
      </w:pPr>
      <w:r w:rsidRPr="009F4405">
        <w:rPr>
          <w:rStyle w:val="SubtleEmphasis"/>
        </w:rPr>
        <w:t>Launch control, TT&amp;C, range and flight termination</w:t>
      </w:r>
    </w:p>
    <w:p w14:paraId="5E812818" w14:textId="7BC171D3" w:rsidR="00220555" w:rsidRPr="009F4405" w:rsidRDefault="00220555">
      <w:pPr>
        <w:pStyle w:val="ListParagraph"/>
        <w:numPr>
          <w:ilvl w:val="0"/>
          <w:numId w:val="47"/>
        </w:numPr>
        <w:spacing w:after="80" w:line="264" w:lineRule="auto"/>
        <w:contextualSpacing w:val="0"/>
        <w:jc w:val="left"/>
      </w:pPr>
      <w:r w:rsidRPr="009F4405">
        <w:rPr>
          <w:b/>
          <w:bCs/>
        </w:rPr>
        <w:t xml:space="preserve">Launch Control Centre. </w:t>
      </w:r>
      <w:r w:rsidRPr="009F4405">
        <w:t xml:space="preserve">Three pre-existing operations centres exist at Esrange. A requirements-compliance assessment will determine which can serve orbital launches; if necessary, a new dedicated LCC will be built — preliminary designs exist. </w:t>
      </w:r>
    </w:p>
    <w:p w14:paraId="1BEC1576" w14:textId="4738A15D" w:rsidR="00220555" w:rsidRPr="009F4405" w:rsidRDefault="00220555">
      <w:pPr>
        <w:pStyle w:val="ListParagraph"/>
        <w:numPr>
          <w:ilvl w:val="0"/>
          <w:numId w:val="47"/>
        </w:numPr>
        <w:spacing w:after="80" w:line="264" w:lineRule="auto"/>
        <w:contextualSpacing w:val="0"/>
        <w:jc w:val="left"/>
      </w:pPr>
      <w:r w:rsidRPr="009F4405">
        <w:rPr>
          <w:b/>
          <w:bCs/>
        </w:rPr>
        <w:t xml:space="preserve">Flight safety and termination. </w:t>
      </w:r>
      <w:r w:rsidRPr="009F4405">
        <w:t xml:space="preserve">Range flight-safety functions (trajectory prediction, tracking display, flight-termination command for non-autonomous FTS vehicles) are currently provided through the Safety Operations Centre and telemetry station; the orbital range-safety and FTS architecture (including any autonomous FTS acceptance) </w:t>
      </w:r>
    </w:p>
    <w:p w14:paraId="4B000331" w14:textId="7674F7D1" w:rsidR="00220555" w:rsidRPr="009F4405" w:rsidRDefault="00220555">
      <w:pPr>
        <w:pStyle w:val="ListParagraph"/>
        <w:numPr>
          <w:ilvl w:val="0"/>
          <w:numId w:val="47"/>
        </w:numPr>
        <w:spacing w:after="80" w:line="264" w:lineRule="auto"/>
        <w:contextualSpacing w:val="0"/>
        <w:jc w:val="left"/>
      </w:pPr>
      <w:r w:rsidRPr="009F4405">
        <w:rPr>
          <w:b/>
          <w:bCs/>
        </w:rPr>
        <w:t xml:space="preserve">Launch exclusion zones. </w:t>
      </w:r>
      <w:r w:rsidR="00521BB5" w:rsidRPr="009F4405">
        <w:t xml:space="preserve">The initial azimuth constraint is ≈ 320°T–020°T through true north, with dog-leg manoeuvres possible for specific orbital missions. </w:t>
      </w:r>
      <w:r w:rsidRPr="009F4405">
        <w:t xml:space="preserve">Restricted </w:t>
      </w:r>
      <w:r w:rsidR="0064661F" w:rsidRPr="009F4405">
        <w:t>ground space</w:t>
      </w:r>
      <w:r w:rsidRPr="009F4405">
        <w:t xml:space="preserve">: a rhomboid impact area extending 120 km north of Esrange, 75 km wide, ≈ 5,200 km², divided into closable zones A, B and C; zone C is only available 16 September – 30 April each year. Orbital trajectories do not require land impacts but the zones support range </w:t>
      </w:r>
      <w:r w:rsidRPr="009F4405">
        <w:lastRenderedPageBreak/>
        <w:t>safety. Restricted airspace ES R01 covers ≈ 6,100 km² from ground level to unlimited altitude; sub-area ES R01 A (≈ 474 km² centred on the base) supports static firings and local operations.</w:t>
      </w:r>
      <w:r w:rsidRPr="009F4405">
        <w:rPr>
          <w:rStyle w:val="FootnoteReference"/>
        </w:rPr>
        <w:footnoteReference w:id="24"/>
      </w:r>
    </w:p>
    <w:p w14:paraId="5A8758E6" w14:textId="77777777" w:rsidR="00220555" w:rsidRPr="009F4405" w:rsidRDefault="00220555" w:rsidP="00220555">
      <w:pPr>
        <w:spacing w:line="264" w:lineRule="auto"/>
      </w:pPr>
      <w:r w:rsidRPr="009F4405">
        <w:rPr>
          <w:i/>
          <w:iCs/>
        </w:rPr>
        <w:t>SSC’s global satellite TT&amp;C network (SSC Go; Santiago, Punta Arenas, North Pole, Inuvik stations) provides satellite operations services and is outside the launch-services scope of this chapter.</w:t>
      </w:r>
    </w:p>
    <w:p w14:paraId="156A5130" w14:textId="77777777" w:rsidR="00220555" w:rsidRPr="009F4405" w:rsidRDefault="00220555" w:rsidP="00345F24">
      <w:pPr>
        <w:rPr>
          <w:rStyle w:val="SubtleEmphasis"/>
        </w:rPr>
      </w:pPr>
      <w:r w:rsidRPr="009F4405">
        <w:rPr>
          <w:rStyle w:val="SubtleEmphasis"/>
        </w:rPr>
        <w:t>Ownership and shared vs dedicated use</w:t>
      </w:r>
    </w:p>
    <w:p w14:paraId="2AB96BEA" w14:textId="77777777" w:rsidR="00220555" w:rsidRPr="009F4405" w:rsidRDefault="00220555">
      <w:pPr>
        <w:pStyle w:val="ListParagraph"/>
        <w:numPr>
          <w:ilvl w:val="0"/>
          <w:numId w:val="47"/>
        </w:numPr>
        <w:spacing w:after="80" w:line="264" w:lineRule="auto"/>
        <w:contextualSpacing w:val="0"/>
        <w:jc w:val="left"/>
      </w:pPr>
      <w:r w:rsidRPr="009F4405">
        <w:t>SSC owns and operates LC-3, the LVIB and range/safety systems; the complex is multi-user by design (two parallel campaigns in the LVIB; three pads with different blast classes).</w:t>
      </w:r>
    </w:p>
    <w:p w14:paraId="266DC2CE" w14:textId="77777777" w:rsidR="00220555" w:rsidRPr="009F4405" w:rsidRDefault="00220555">
      <w:pPr>
        <w:pStyle w:val="ListParagraph"/>
        <w:numPr>
          <w:ilvl w:val="0"/>
          <w:numId w:val="47"/>
        </w:numPr>
        <w:spacing w:after="80" w:line="264" w:lineRule="auto"/>
        <w:contextualSpacing w:val="0"/>
        <w:jc w:val="left"/>
      </w:pPr>
      <w:r w:rsidRPr="009F4405">
        <w:t>Cryogenic storage is shared between LC-3A and LC-3B; fuel storage is shared between LC-3B and LC-3C; de-fuelling systems are implemented jointly with each launch vehicle provider (operator-specific).</w:t>
      </w:r>
    </w:p>
    <w:p w14:paraId="5BD727A9" w14:textId="27D7B122" w:rsidR="00220555" w:rsidRPr="009F4405" w:rsidRDefault="00220555">
      <w:pPr>
        <w:pStyle w:val="ListParagraph"/>
        <w:numPr>
          <w:ilvl w:val="0"/>
          <w:numId w:val="47"/>
        </w:numPr>
        <w:spacing w:after="80" w:line="264" w:lineRule="auto"/>
        <w:contextualSpacing w:val="0"/>
        <w:jc w:val="left"/>
      </w:pPr>
      <w:r w:rsidRPr="009F4405">
        <w:t xml:space="preserve">LC-3C was developed for Firefly Alpha — whether under a dedicated-use arrangement or as a multi-user pad </w:t>
      </w:r>
      <w:r w:rsidR="000E6F61" w:rsidRPr="009F4405">
        <w:rPr>
          <w:i/>
          <w:iCs/>
        </w:rPr>
        <w:t>(TBC)</w:t>
      </w:r>
    </w:p>
    <w:p w14:paraId="3DD1BD29" w14:textId="04434194" w:rsidR="00392D42" w:rsidRPr="009F4405" w:rsidRDefault="00220555">
      <w:pPr>
        <w:pStyle w:val="ListParagraph"/>
        <w:numPr>
          <w:ilvl w:val="0"/>
          <w:numId w:val="47"/>
        </w:numPr>
        <w:spacing w:after="80" w:line="264" w:lineRule="auto"/>
        <w:contextualSpacing w:val="0"/>
        <w:jc w:val="left"/>
      </w:pPr>
      <w:r w:rsidRPr="009F4405">
        <w:t>Isar Aerospace’s engine and stage test facilities at Esrange are Isar-operated assets (testing, not launch — see testing chapter).</w:t>
      </w:r>
      <w:r w:rsidRPr="009F4405">
        <w:rPr>
          <w:rStyle w:val="FootnoteReference"/>
        </w:rPr>
        <w:footnoteReference w:id="25"/>
      </w:r>
    </w:p>
    <w:p w14:paraId="73057FDD" w14:textId="4AA776FD" w:rsidR="00D82873" w:rsidRPr="009F4405" w:rsidRDefault="006101F3" w:rsidP="00E65BC8">
      <w:pPr>
        <w:pStyle w:val="EYHeading4"/>
      </w:pPr>
      <w:r w:rsidRPr="009F4405">
        <w:t>Andøya Spaceport — Nordmela, Andøya, Norway</w:t>
      </w:r>
      <w:r w:rsidR="008101FF" w:rsidRPr="009F4405">
        <w:t xml:space="preserve"> </w:t>
      </w:r>
    </w:p>
    <w:p w14:paraId="4356180A" w14:textId="77777777" w:rsidR="00C34626" w:rsidRPr="009F4405" w:rsidRDefault="00C34626" w:rsidP="00C34626">
      <w:pPr>
        <w:rPr>
          <w:rStyle w:val="SubtleEmphasis"/>
        </w:rPr>
      </w:pPr>
      <w:r w:rsidRPr="009F4405">
        <w:rPr>
          <w:rStyle w:val="SubtleEmphasis"/>
        </w:rPr>
        <w:t>Overview</w:t>
      </w:r>
    </w:p>
    <w:tbl>
      <w:tblPr>
        <w:tblStyle w:val="Table-standar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E600" w:themeFill="accent2"/>
        <w:tblLook w:val="04A0" w:firstRow="1" w:lastRow="0" w:firstColumn="1" w:lastColumn="0" w:noHBand="0" w:noVBand="1"/>
      </w:tblPr>
      <w:tblGrid>
        <w:gridCol w:w="9618"/>
      </w:tblGrid>
      <w:tr w:rsidR="00254352" w:rsidRPr="009F4405" w14:paraId="455FE2A2" w14:textId="77777777">
        <w:trPr>
          <w:cnfStyle w:val="100000000000" w:firstRow="1" w:lastRow="0" w:firstColumn="0" w:lastColumn="0" w:oddVBand="0" w:evenVBand="0" w:oddHBand="0" w:evenHBand="0" w:firstRowFirstColumn="0" w:firstRowLastColumn="0" w:lastRowFirstColumn="0" w:lastRowLastColumn="0"/>
        </w:trPr>
        <w:tc>
          <w:tcPr>
            <w:tcW w:w="9618" w:type="dxa"/>
            <w:shd w:val="clear" w:color="auto" w:fill="FFE600"/>
          </w:tcPr>
          <w:p w14:paraId="74B46D6E" w14:textId="77777777" w:rsidR="00254352" w:rsidRPr="009F4405" w:rsidRDefault="00254352">
            <w:pPr>
              <w:spacing w:line="264" w:lineRule="auto"/>
              <w:rPr>
                <w:b/>
                <w:bCs/>
              </w:rPr>
            </w:pPr>
            <w:r w:rsidRPr="009F4405">
              <w:rPr>
                <w:b/>
                <w:bCs/>
              </w:rPr>
              <w:t>What it brings to EU/ESA access to space:</w:t>
            </w:r>
          </w:p>
          <w:p w14:paraId="3C92FCF8" w14:textId="77777777" w:rsidR="00371AAC" w:rsidRPr="009F4405" w:rsidRDefault="00371AAC" w:rsidP="00371AAC">
            <w:pPr>
              <w:spacing w:line="264" w:lineRule="auto"/>
            </w:pPr>
            <w:r w:rsidRPr="009F4405">
              <w:t>Andøya is continental Europe's first licensed orbital site and a pathway to sovereign small-satellite launch into polar/SSO, reducing long-term reliance on CSG for these classes. Its high latitude and unpopulated overflight corridor make it well-suited to SSO/polar workhorse missions.</w:t>
            </w:r>
          </w:p>
          <w:p w14:paraId="7AF564CD" w14:textId="77777777" w:rsidR="00254352" w:rsidRPr="009F4405" w:rsidRDefault="00254352">
            <w:pPr>
              <w:spacing w:line="264" w:lineRule="auto"/>
              <w:rPr>
                <w:b/>
                <w:bCs/>
              </w:rPr>
            </w:pPr>
            <w:r w:rsidRPr="009F4405">
              <w:rPr>
                <w:b/>
                <w:bCs/>
              </w:rPr>
              <w:t>What it does not bring to EU/ESA access to space:</w:t>
            </w:r>
          </w:p>
          <w:p w14:paraId="3328F586" w14:textId="33441E61" w:rsidR="00254352" w:rsidRPr="009F4405" w:rsidRDefault="00B82F77">
            <w:pPr>
              <w:spacing w:line="264" w:lineRule="auto"/>
            </w:pPr>
            <w:r w:rsidRPr="009F4405">
              <w:t xml:space="preserve">Andøya has not yet demonstrated </w:t>
            </w:r>
            <w:r w:rsidR="00123B95" w:rsidRPr="009F4405">
              <w:t xml:space="preserve">a </w:t>
            </w:r>
            <w:r w:rsidRPr="009F4405">
              <w:t xml:space="preserve">successful orbital launch and </w:t>
            </w:r>
            <w:r w:rsidR="00123B95" w:rsidRPr="009F4405">
              <w:t>is tied to a single anchor launcher (Isar Spectrum)</w:t>
            </w:r>
            <w:r w:rsidRPr="009F4405">
              <w:t xml:space="preserve"> on a single operational pad</w:t>
            </w:r>
            <w:r w:rsidR="00123B95" w:rsidRPr="009F4405">
              <w:t>, concentrating risk.</w:t>
            </w:r>
            <w:r w:rsidRPr="009F4405">
              <w:t xml:space="preserve"> It </w:t>
            </w:r>
            <w:r w:rsidR="00123B95" w:rsidRPr="009F4405">
              <w:t>offers no medium-/heavy-lift or MEO/GTO/GEO access.</w:t>
            </w:r>
          </w:p>
        </w:tc>
      </w:tr>
    </w:tbl>
    <w:p w14:paraId="4BFBECF4" w14:textId="77777777" w:rsidR="00B82F77" w:rsidRPr="009F4405" w:rsidRDefault="00B82F77" w:rsidP="00C34626">
      <w:pPr>
        <w:spacing w:line="264" w:lineRule="auto"/>
      </w:pPr>
    </w:p>
    <w:p w14:paraId="58E50170" w14:textId="04289511" w:rsidR="00C34626" w:rsidRPr="009F4405" w:rsidRDefault="00C34626" w:rsidP="00C34626">
      <w:pPr>
        <w:spacing w:line="264" w:lineRule="auto"/>
      </w:pPr>
      <w:r w:rsidRPr="009F4405">
        <w:t>Andøya Spaceport is Norway’s orbital launch site at Nordmela on Andøya island (≈ 69°N), operated by Andøya Spaceport AS, a subsidiary of Andøya Space AS (90% Norwegian Ministry of Trade, Industry and Fisheries; 10% Kongsberg Defence &amp; Aerospace).</w:t>
      </w:r>
      <w:r w:rsidRPr="009F4405">
        <w:rPr>
          <w:rStyle w:val="FootnoteReference"/>
        </w:rPr>
        <w:footnoteReference w:id="26"/>
      </w:r>
      <w:r w:rsidRPr="009F4405">
        <w:t xml:space="preserve"> The site was inaugurated on 2 November 2023, received its site-operator licence on 22 August 2024, and hosted Europe’s first orbital launch attempt from the continent (excluding Russia): Isar Aerospace’s Spectrum lifted off on 30 March 2025 and was terminated ≈ 30 seconds into flight, with the flight-termination system performing nominally.</w:t>
      </w:r>
      <w:r w:rsidRPr="009F4405">
        <w:rPr>
          <w:rStyle w:val="FootnoteReference"/>
        </w:rPr>
        <w:footnoteReference w:id="27"/>
      </w:r>
      <w:r w:rsidRPr="009F4405">
        <w:t xml:space="preserve"> The second, qualification flight is pending (window NET July 2026).</w:t>
      </w:r>
      <w:r w:rsidRPr="009F4405">
        <w:rPr>
          <w:rStyle w:val="FootnoteReference"/>
        </w:rPr>
        <w:footnoteReference w:id="28"/>
      </w:r>
      <w:r w:rsidRPr="009F4405">
        <w:t xml:space="preserve"> Sounding-rocket, scientific-instrument (e.g. ALOMAR) and balloon activities of the Andøya Space group are outside the scope of this chapter and are omitted, as are corporate financials.</w:t>
      </w:r>
    </w:p>
    <w:p w14:paraId="6474FC4D" w14:textId="77777777" w:rsidR="00C34626" w:rsidRPr="009F4405" w:rsidRDefault="00C34626" w:rsidP="00C34626">
      <w:pPr>
        <w:rPr>
          <w:rStyle w:val="SubtleEmphasis"/>
        </w:rPr>
      </w:pPr>
      <w:r w:rsidRPr="009F4405">
        <w:rPr>
          <w:rStyle w:val="SubtleEmphasis"/>
        </w:rPr>
        <w:t>Layout</w:t>
      </w:r>
    </w:p>
    <w:p w14:paraId="77001546" w14:textId="23EB54F7" w:rsidR="00C34626" w:rsidRPr="009F4405" w:rsidRDefault="00C34626" w:rsidP="00C34626">
      <w:pPr>
        <w:spacing w:line="264" w:lineRule="auto"/>
      </w:pPr>
      <w:r w:rsidRPr="009F4405">
        <w:lastRenderedPageBreak/>
        <w:t>Andøya is connected to the mainland road network via a bridge in the south; heavy sea freight uses the harbours of Andenes (north) and Risøyhamn (south), and Andenes airport provides air access. The orbital launch site at Nordmela lies ≈ 35 km southwest of the historic Andøya range at Oldérfjorden. The Pad A complex comprises the launch pad, integration facilities and a mission control centre, all built to Isar Aerospace’s specifications.</w:t>
      </w:r>
      <w:r w:rsidRPr="009F4405">
        <w:rPr>
          <w:rStyle w:val="FootnoteReference"/>
        </w:rPr>
        <w:footnoteReference w:id="29"/>
      </w:r>
      <w:r w:rsidRPr="009F4405">
        <w:t xml:space="preserve"> County road 7698 between Nordmela and Nøss is closed during hazardous operations and launches.</w:t>
      </w:r>
    </w:p>
    <w:p w14:paraId="593D0F92" w14:textId="77777777" w:rsidR="00C34626" w:rsidRPr="009F4405" w:rsidRDefault="00C34626" w:rsidP="00C34626">
      <w:pPr>
        <w:rPr>
          <w:rStyle w:val="SubtleEmphasis"/>
        </w:rPr>
      </w:pPr>
      <w:r w:rsidRPr="009F4405">
        <w:rPr>
          <w:rStyle w:val="SubtleEmphasis"/>
        </w:rPr>
        <w:t>Launch pads and readiness</w:t>
      </w:r>
    </w:p>
    <w:p w14:paraId="168B38AC" w14:textId="77777777" w:rsidR="00C34626" w:rsidRPr="009F4405" w:rsidRDefault="00C34626">
      <w:pPr>
        <w:pStyle w:val="ListParagraph"/>
        <w:numPr>
          <w:ilvl w:val="0"/>
          <w:numId w:val="47"/>
        </w:numPr>
        <w:spacing w:after="80" w:line="264" w:lineRule="auto"/>
        <w:contextualSpacing w:val="0"/>
        <w:jc w:val="left"/>
      </w:pPr>
      <w:r w:rsidRPr="009F4405">
        <w:rPr>
          <w:b/>
          <w:bCs/>
        </w:rPr>
        <w:t xml:space="preserve">Launch Pad A (operational). </w:t>
      </w:r>
      <w:r w:rsidRPr="009F4405">
        <w:t>Dedicated to Isar Aerospace under an exclusive 20-year access contract; designed for the Spectrum vehicle (28 m, 2 m diameter, LOX/propane, ≈ 700 kg to SSO / 1,000 kg to LEO). Licensed and campaign-proven through two full countdown-and-lift-off cycles (2025, 2026 attempts); full orbital demonstration pending.</w:t>
      </w:r>
      <w:r w:rsidRPr="009F4405">
        <w:rPr>
          <w:rStyle w:val="FootnoteReference"/>
        </w:rPr>
        <w:footnoteReference w:id="30"/>
      </w:r>
    </w:p>
    <w:p w14:paraId="7609CFC9" w14:textId="0E289918" w:rsidR="00C34626" w:rsidRPr="009F4405" w:rsidRDefault="00C34626">
      <w:pPr>
        <w:pStyle w:val="ListParagraph"/>
        <w:numPr>
          <w:ilvl w:val="0"/>
          <w:numId w:val="47"/>
        </w:numPr>
        <w:spacing w:after="80" w:line="264" w:lineRule="auto"/>
        <w:contextualSpacing w:val="0"/>
        <w:jc w:val="left"/>
      </w:pPr>
      <w:r w:rsidRPr="009F4405">
        <w:rPr>
          <w:b/>
          <w:bCs/>
        </w:rPr>
        <w:t xml:space="preserve">Pad B (planned, ≈ 2028). </w:t>
      </w:r>
      <w:r w:rsidRPr="009F4405">
        <w:t>Second pad; funding partially identified but release conditional on a contract with a second launch provide</w:t>
      </w:r>
      <w:r w:rsidR="00707B47" w:rsidRPr="009F4405">
        <w:t xml:space="preserve">r. </w:t>
      </w:r>
    </w:p>
    <w:p w14:paraId="71753FC9" w14:textId="09E6B59A" w:rsidR="00C34626" w:rsidRPr="009F4405" w:rsidRDefault="00C34626">
      <w:pPr>
        <w:pStyle w:val="ListParagraph"/>
        <w:numPr>
          <w:ilvl w:val="0"/>
          <w:numId w:val="47"/>
        </w:numPr>
        <w:spacing w:after="80" w:line="264" w:lineRule="auto"/>
        <w:contextualSpacing w:val="0"/>
        <w:jc w:val="left"/>
      </w:pPr>
      <w:r w:rsidRPr="009F4405">
        <w:rPr>
          <w:b/>
          <w:bCs/>
        </w:rPr>
        <w:t xml:space="preserve">Pad C (concept). </w:t>
      </w:r>
      <w:r w:rsidRPr="009F4405">
        <w:t>Generic pad concept, timing uncertain; realisation would likely require public (defence) support</w:t>
      </w:r>
      <w:r w:rsidR="00707B47" w:rsidRPr="009F4405">
        <w:t>.</w:t>
      </w:r>
    </w:p>
    <w:p w14:paraId="3A1D0645" w14:textId="77777777" w:rsidR="00C34626" w:rsidRPr="009F4405" w:rsidRDefault="00C34626" w:rsidP="00C34626">
      <w:pPr>
        <w:spacing w:line="264" w:lineRule="auto"/>
      </w:pPr>
      <w:r w:rsidRPr="009F4405">
        <w:t>At full build-out the spaceport targets payloads up to ≈ 1,500 kg to SSO/polar orbits (90°–110.6° inclination) and a capacity of up to ≈ 30 launches per year across three pads, with ambitions for parallel campaigns.</w:t>
      </w:r>
    </w:p>
    <w:p w14:paraId="06864F79" w14:textId="77777777" w:rsidR="00C34626" w:rsidRPr="009F4405" w:rsidRDefault="00C34626" w:rsidP="00C34626">
      <w:pPr>
        <w:rPr>
          <w:rStyle w:val="SubtleEmphasis"/>
        </w:rPr>
      </w:pPr>
      <w:r w:rsidRPr="009F4405">
        <w:rPr>
          <w:rStyle w:val="SubtleEmphasis"/>
        </w:rPr>
        <w:t>Integration and payload processing facilities</w:t>
      </w:r>
    </w:p>
    <w:p w14:paraId="69A39698" w14:textId="4578B59F" w:rsidR="00C34626" w:rsidRPr="009F4405" w:rsidRDefault="00C34626" w:rsidP="00C34626">
      <w:pPr>
        <w:spacing w:line="264" w:lineRule="auto"/>
      </w:pPr>
      <w:r w:rsidRPr="009F4405">
        <w:t>The Pad A complex includes a dedicated assembly, integration and test (AIT) / payload-integration building serving Spectrum campaigns, built to Isar’s specifications.</w:t>
      </w:r>
      <w:r w:rsidRPr="009F4405">
        <w:rPr>
          <w:rStyle w:val="FootnoteReference"/>
        </w:rPr>
        <w:footnoteReference w:id="31"/>
      </w:r>
      <w:r w:rsidRPr="009F4405">
        <w:t xml:space="preserve"> Dimensions, cleanliness class, crane capacity and payload-processing capability are not public</w:t>
      </w:r>
      <w:r w:rsidR="00891E71" w:rsidRPr="009F4405">
        <w:t>.</w:t>
      </w:r>
    </w:p>
    <w:p w14:paraId="43D5238E" w14:textId="77777777" w:rsidR="00C34626" w:rsidRPr="009F4405" w:rsidRDefault="00C34626" w:rsidP="00C34626">
      <w:pPr>
        <w:rPr>
          <w:rStyle w:val="SubtleEmphasis"/>
        </w:rPr>
      </w:pPr>
      <w:r w:rsidRPr="009F4405">
        <w:rPr>
          <w:rStyle w:val="SubtleEmphasis"/>
        </w:rPr>
        <w:t>Launch control, TT&amp;C, range and flight termination</w:t>
      </w:r>
    </w:p>
    <w:p w14:paraId="62C1CC5C" w14:textId="77777777" w:rsidR="00C34626" w:rsidRPr="009F4405" w:rsidRDefault="00C34626">
      <w:pPr>
        <w:pStyle w:val="ListParagraph"/>
        <w:numPr>
          <w:ilvl w:val="0"/>
          <w:numId w:val="47"/>
        </w:numPr>
        <w:spacing w:after="80" w:line="264" w:lineRule="auto"/>
        <w:contextualSpacing w:val="0"/>
        <w:jc w:val="left"/>
      </w:pPr>
      <w:r w:rsidRPr="009F4405">
        <w:rPr>
          <w:b/>
          <w:bCs/>
        </w:rPr>
        <w:t xml:space="preserve">Mission control. </w:t>
      </w:r>
      <w:r w:rsidRPr="009F4405">
        <w:t>A mission control centre at the Pad A complex (Isar campaign use) works with Andøya range control for range and flight-safety functions.</w:t>
      </w:r>
    </w:p>
    <w:p w14:paraId="3FC9D417" w14:textId="1628AD55" w:rsidR="00C34626" w:rsidRPr="009F4405" w:rsidRDefault="00C34626">
      <w:pPr>
        <w:pStyle w:val="ListParagraph"/>
        <w:numPr>
          <w:ilvl w:val="0"/>
          <w:numId w:val="47"/>
        </w:numPr>
        <w:spacing w:after="80" w:line="264" w:lineRule="auto"/>
        <w:contextualSpacing w:val="0"/>
        <w:jc w:val="left"/>
      </w:pPr>
      <w:r w:rsidRPr="009F4405">
        <w:rPr>
          <w:b/>
          <w:bCs/>
        </w:rPr>
        <w:t xml:space="preserve">Telemetry, tracking and FTS. </w:t>
      </w:r>
      <w:r w:rsidRPr="009F4405">
        <w:t>Launches rely on Andøya’s range assets — telemetry receivers, tracking radar and a ground-commanded flight-termination system — currently shared between orbital launch, sounding rockets and defence testing, which constrains independence and cadence. Investments are under way in additional telemetry capacity, a new FTS, staffing and training; the specific stations/antenna sites implementing these functions</w:t>
      </w:r>
      <w:r w:rsidR="00F470E1" w:rsidRPr="009F4405">
        <w:t>.</w:t>
      </w:r>
    </w:p>
    <w:p w14:paraId="3CDA5B0F" w14:textId="77777777" w:rsidR="00C34626" w:rsidRPr="009F4405" w:rsidRDefault="00C34626">
      <w:pPr>
        <w:pStyle w:val="ListParagraph"/>
        <w:numPr>
          <w:ilvl w:val="0"/>
          <w:numId w:val="47"/>
        </w:numPr>
        <w:spacing w:after="80" w:line="264" w:lineRule="auto"/>
        <w:contextualSpacing w:val="0"/>
        <w:jc w:val="left"/>
      </w:pPr>
      <w:r w:rsidRPr="009F4405">
        <w:rPr>
          <w:b/>
          <w:bCs/>
        </w:rPr>
        <w:t xml:space="preserve">Redundancy. </w:t>
      </w:r>
      <w:r w:rsidRPr="009F4405">
        <w:t>Safety-critical systems are fully redundant per the operator; the redundancy concept for non-safety-critical systems is being assessed.</w:t>
      </w:r>
    </w:p>
    <w:p w14:paraId="1FE42D16" w14:textId="499CF3DE" w:rsidR="00C34626" w:rsidRPr="009F4405" w:rsidRDefault="00C34626">
      <w:pPr>
        <w:pStyle w:val="ListParagraph"/>
        <w:numPr>
          <w:ilvl w:val="0"/>
          <w:numId w:val="47"/>
        </w:numPr>
        <w:spacing w:after="80" w:line="264" w:lineRule="auto"/>
        <w:contextualSpacing w:val="0"/>
        <w:jc w:val="left"/>
      </w:pPr>
      <w:r w:rsidRPr="009F4405">
        <w:rPr>
          <w:b/>
          <w:bCs/>
        </w:rPr>
        <w:t xml:space="preserve">Launch exclusion zones and safety regime. </w:t>
      </w:r>
      <w:r w:rsidR="004662F0" w:rsidRPr="009F4405">
        <w:t xml:space="preserve">Ascent follows oceanic northern corridors ≈ 300°T–005°T through true north. </w:t>
      </w:r>
      <w:r w:rsidRPr="009F4405">
        <w:t>Multi-tiered, mission-specific land, sea and air exclusion zones; road 7698 closures; caution/consideration zones for the public; Seveso III establishment status due to on-site helium, nitrogen, propane, diesel, oxygen and paraffin storage.</w:t>
      </w:r>
    </w:p>
    <w:p w14:paraId="0FA26848" w14:textId="77777777" w:rsidR="00C34626" w:rsidRPr="009F4405" w:rsidRDefault="00C34626" w:rsidP="00C34626">
      <w:pPr>
        <w:rPr>
          <w:rStyle w:val="SubtleEmphasis"/>
        </w:rPr>
      </w:pPr>
      <w:r w:rsidRPr="009F4405">
        <w:rPr>
          <w:rStyle w:val="SubtleEmphasis"/>
        </w:rPr>
        <w:t>Ownership and shared vs dedicated use</w:t>
      </w:r>
    </w:p>
    <w:p w14:paraId="648749FA" w14:textId="77777777" w:rsidR="00C34626" w:rsidRPr="009F4405" w:rsidRDefault="00C34626">
      <w:pPr>
        <w:pStyle w:val="ListParagraph"/>
        <w:numPr>
          <w:ilvl w:val="0"/>
          <w:numId w:val="47"/>
        </w:numPr>
        <w:spacing w:after="80" w:line="264" w:lineRule="auto"/>
        <w:contextualSpacing w:val="0"/>
        <w:jc w:val="left"/>
      </w:pPr>
      <w:r w:rsidRPr="009F4405">
        <w:t>Spaceport civil works (pads, roads, utilities) are owned by Andøya Spaceport AS; range/telemetry assets belong to the Andøya Space group and are shared multi-mission (orbital, suborbital, defence).</w:t>
      </w:r>
    </w:p>
    <w:p w14:paraId="76EE0435" w14:textId="3E1C11A4" w:rsidR="003273B8" w:rsidRPr="009F4405" w:rsidRDefault="00C34626">
      <w:pPr>
        <w:pStyle w:val="ListParagraph"/>
        <w:numPr>
          <w:ilvl w:val="0"/>
          <w:numId w:val="47"/>
        </w:numPr>
        <w:spacing w:after="80" w:line="264" w:lineRule="auto"/>
        <w:contextualSpacing w:val="0"/>
        <w:jc w:val="left"/>
      </w:pPr>
      <w:r w:rsidRPr="009F4405">
        <w:lastRenderedPageBreak/>
        <w:t>Pad A launch-specific systems were built to Isar’s specifications under exclusive use; the exact asset split (ground support equipment, tank farm, mission-control fit-out) between Andøya Spaceport and Isar Aerospace</w:t>
      </w:r>
      <w:r w:rsidR="00F470E1" w:rsidRPr="009F4405">
        <w:rPr>
          <w:b/>
          <w:bCs/>
        </w:rPr>
        <w:t>.</w:t>
      </w:r>
    </w:p>
    <w:p w14:paraId="0B7753A8" w14:textId="1DDED9BD" w:rsidR="009F17CA" w:rsidRPr="009F4405" w:rsidRDefault="00617C41" w:rsidP="00E65BC8">
      <w:pPr>
        <w:pStyle w:val="EYHeading4"/>
      </w:pPr>
      <w:r w:rsidRPr="009F4405">
        <w:t>SaxaVord Spaceport — Lamba Ness, Unst, Shetland (UK)</w:t>
      </w:r>
    </w:p>
    <w:p w14:paraId="34FF50CF" w14:textId="77777777" w:rsidR="00227112" w:rsidRPr="009F4405" w:rsidRDefault="00227112" w:rsidP="00617C41">
      <w:pPr>
        <w:rPr>
          <w:rFonts w:eastAsia="MS Gothic" w:cstheme="minorHAnsi"/>
        </w:rPr>
      </w:pPr>
      <w:r w:rsidRPr="009F4405">
        <w:rPr>
          <w:rStyle w:val="SubtleEmphasis"/>
        </w:rPr>
        <w:t>Overview</w:t>
      </w:r>
    </w:p>
    <w:tbl>
      <w:tblPr>
        <w:tblStyle w:val="Table-standar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E600" w:themeFill="accent2"/>
        <w:tblLook w:val="04A0" w:firstRow="1" w:lastRow="0" w:firstColumn="1" w:lastColumn="0" w:noHBand="0" w:noVBand="1"/>
      </w:tblPr>
      <w:tblGrid>
        <w:gridCol w:w="9618"/>
      </w:tblGrid>
      <w:tr w:rsidR="00E9431D" w:rsidRPr="009F4405" w14:paraId="0B12862B" w14:textId="77777777">
        <w:trPr>
          <w:cnfStyle w:val="100000000000" w:firstRow="1" w:lastRow="0" w:firstColumn="0" w:lastColumn="0" w:oddVBand="0" w:evenVBand="0" w:oddHBand="0" w:evenHBand="0" w:firstRowFirstColumn="0" w:firstRowLastColumn="0" w:lastRowFirstColumn="0" w:lastRowLastColumn="0"/>
        </w:trPr>
        <w:tc>
          <w:tcPr>
            <w:tcW w:w="9618" w:type="dxa"/>
            <w:shd w:val="clear" w:color="auto" w:fill="FFE600"/>
          </w:tcPr>
          <w:p w14:paraId="26F212BB" w14:textId="77777777" w:rsidR="00E9431D" w:rsidRPr="009F4405" w:rsidRDefault="00E9431D">
            <w:pPr>
              <w:spacing w:line="264" w:lineRule="auto"/>
              <w:rPr>
                <w:b/>
                <w:bCs/>
              </w:rPr>
            </w:pPr>
            <w:r w:rsidRPr="009F4405">
              <w:rPr>
                <w:b/>
                <w:bCs/>
              </w:rPr>
              <w:t>What it brings to EU/ESA access to space:</w:t>
            </w:r>
          </w:p>
          <w:p w14:paraId="58314ED8" w14:textId="77777777" w:rsidR="00FC17C7" w:rsidRPr="009F4405" w:rsidRDefault="00FC17C7" w:rsidP="00FC17C7">
            <w:pPr>
              <w:spacing w:line="264" w:lineRule="auto"/>
            </w:pPr>
            <w:r w:rsidRPr="009F4405">
              <w:t>SaxaVord adds privately-funded, commercially-oriented capacity for small-launcher missions into polar/SSO, broadening the number of European launch locations and offering the UK's first licensed vertical-launch site with dedicated range control. As a multi-pad site courting several operators (RFA, Skyrora, others), it can host parallel small-launch programmes once flying.</w:t>
            </w:r>
          </w:p>
          <w:p w14:paraId="423B70D4" w14:textId="77777777" w:rsidR="00E9431D" w:rsidRPr="009F4405" w:rsidRDefault="00E9431D">
            <w:pPr>
              <w:spacing w:line="264" w:lineRule="auto"/>
              <w:rPr>
                <w:b/>
                <w:bCs/>
              </w:rPr>
            </w:pPr>
            <w:r w:rsidRPr="009F4405">
              <w:rPr>
                <w:b/>
                <w:bCs/>
              </w:rPr>
              <w:t>What it does not bring to EU/ESA access to space:</w:t>
            </w:r>
          </w:p>
          <w:p w14:paraId="7D64475C" w14:textId="5ACDD168" w:rsidR="00E9431D" w:rsidRPr="009F4405" w:rsidRDefault="0063177B">
            <w:pPr>
              <w:spacing w:line="264" w:lineRule="auto"/>
            </w:pPr>
            <w:r w:rsidRPr="009F4405">
              <w:t>Having not yet flown an orbital mission, it provides no operational access today and remains contingent on customer-specific licensing and unproven vehicles. It does not address Europe's sovereign medium-/heavy-lift or MEO/GTO/GEO needs.</w:t>
            </w:r>
          </w:p>
        </w:tc>
      </w:tr>
    </w:tbl>
    <w:p w14:paraId="41CBDB68" w14:textId="77777777" w:rsidR="00227112" w:rsidRPr="009F4405" w:rsidRDefault="00227112" w:rsidP="00227112">
      <w:pPr>
        <w:spacing w:line="264" w:lineRule="auto"/>
      </w:pPr>
      <w:r w:rsidRPr="009F4405">
        <w:t>SaxaVord is a privately owned and funded vertical-launch spaceport on the Lamba Ness peninsula, Unst, developed and operated by SaxaVord Spaceport Ltd. It holds a CAA spaceport licence (December 2023, up to 30 launches per year) and a range-control licence (April 2024); RFA holds a launch licence (January 2025) for up to 10 RFA ONE launches per year, capped at two per month.</w:t>
      </w:r>
      <w:r w:rsidRPr="009F4405">
        <w:rPr>
          <w:rStyle w:val="FootnoteReference"/>
        </w:rPr>
        <w:footnoteReference w:id="32"/>
      </w:r>
      <w:r w:rsidRPr="009F4405">
        <w:t xml:space="preserve"> The maiden RFA ONE flight window opens no earlier than 10 August 2026.</w:t>
      </w:r>
      <w:r w:rsidRPr="009F4405">
        <w:rPr>
          <w:rStyle w:val="FootnoteReference"/>
        </w:rPr>
        <w:footnoteReference w:id="33"/>
      </w:r>
      <w:r w:rsidRPr="009F4405">
        <w:t xml:space="preserve"> The site targets SSO/polar LEO missions (75.9°–104.1° inclination) with small launch vehicles in the ≈ 1,000–1,300 kg class. This factsheet describes the infrastructure as built or under construction, rather than the environmental-assessment project framework of earlier drafts.</w:t>
      </w:r>
    </w:p>
    <w:p w14:paraId="44AD0630" w14:textId="77777777" w:rsidR="00227112" w:rsidRPr="009F4405" w:rsidRDefault="00227112" w:rsidP="00617C41">
      <w:pPr>
        <w:rPr>
          <w:rStyle w:val="SubtleEmphasis"/>
        </w:rPr>
      </w:pPr>
      <w:r w:rsidRPr="009F4405">
        <w:rPr>
          <w:rStyle w:val="SubtleEmphasis"/>
        </w:rPr>
        <w:t>Layout</w:t>
      </w:r>
    </w:p>
    <w:p w14:paraId="3CD33E5F" w14:textId="77777777" w:rsidR="00227112" w:rsidRPr="009F4405" w:rsidRDefault="00227112" w:rsidP="00227112">
      <w:pPr>
        <w:spacing w:line="264" w:lineRule="auto"/>
      </w:pPr>
      <w:r w:rsidRPr="009F4405">
        <w:t xml:space="preserve">The launch area on Lamba Ness will ultimately comprise </w:t>
      </w:r>
      <w:r w:rsidRPr="009F4405">
        <w:rPr>
          <w:b/>
          <w:bCs/>
        </w:rPr>
        <w:t>three launch complexes</w:t>
      </w:r>
      <w:r w:rsidRPr="009F4405">
        <w:t xml:space="preserve"> — each with a pad, ground-services storage and control, telescopic lightning masts, liquid/compressed-gas storage and water-deluge tanks — together with the </w:t>
      </w:r>
      <w:r w:rsidRPr="009F4405">
        <w:rPr>
          <w:b/>
          <w:bCs/>
        </w:rPr>
        <w:t>Launch Site Processing Facility (LSPF)</w:t>
      </w:r>
      <w:r w:rsidRPr="009F4405">
        <w:t xml:space="preserve"> area (two integration hangars plus administration, pyrotechnic store and hazardous-materials store), a forward </w:t>
      </w:r>
      <w:r w:rsidRPr="009F4405">
        <w:rPr>
          <w:b/>
          <w:bCs/>
        </w:rPr>
        <w:t>Integration Hangar / TEL building</w:t>
      </w:r>
      <w:r w:rsidRPr="009F4405">
        <w:t xml:space="preserve"> near the pads, a satellite-tracking-station hardstanding, and an internal track system over which integrated launch vehicles are transferred from the hangars to the pads.</w:t>
      </w:r>
      <w:r w:rsidRPr="009F4405">
        <w:rPr>
          <w:rStyle w:val="FootnoteReference"/>
        </w:rPr>
        <w:footnoteReference w:id="34"/>
      </w:r>
      <w:r w:rsidRPr="009F4405">
        <w:rPr>
          <w:rStyle w:val="FootnoteReference"/>
        </w:rPr>
        <w:footnoteReference w:id="35"/>
      </w:r>
      <w:r w:rsidRPr="009F4405">
        <w:t xml:space="preserve"> The </w:t>
      </w:r>
      <w:r w:rsidRPr="009F4405">
        <w:rPr>
          <w:b/>
          <w:bCs/>
        </w:rPr>
        <w:t>Launch and Range Control Centre (LRCC)</w:t>
      </w:r>
      <w:r w:rsidRPr="009F4405">
        <w:t xml:space="preserve"> sits ≈ 2.4 km southwest of Lamba Ness. Access is by air to Shetland and inter-island ferries; heavy or oversized sea freight is landed at Baltasound harbour (e.g. four 18 m × 4 m RFA deluge-water tanks delivered by Ocean Kinetics barge).</w:t>
      </w:r>
    </w:p>
    <w:p w14:paraId="0F0CA1AD" w14:textId="77777777" w:rsidR="00227112" w:rsidRPr="009F4405" w:rsidRDefault="00227112" w:rsidP="00617C41">
      <w:pPr>
        <w:rPr>
          <w:rStyle w:val="SubtleEmphasis"/>
        </w:rPr>
      </w:pPr>
      <w:r w:rsidRPr="009F4405">
        <w:rPr>
          <w:rStyle w:val="SubtleEmphasis"/>
        </w:rPr>
        <w:t>Launch pads and re</w:t>
      </w:r>
      <w:r w:rsidRPr="009F4405">
        <w:rPr>
          <w:rStyle w:val="SubtleEmphasis"/>
        </w:rPr>
        <w:lastRenderedPageBreak/>
        <w:t>adiness</w:t>
      </w:r>
    </w:p>
    <w:p w14:paraId="72A3112F" w14:textId="59657698" w:rsidR="00227112" w:rsidRPr="009F4405" w:rsidRDefault="00227112">
      <w:pPr>
        <w:pStyle w:val="ListParagraph"/>
        <w:numPr>
          <w:ilvl w:val="0"/>
          <w:numId w:val="47"/>
        </w:numPr>
        <w:spacing w:after="80" w:line="264" w:lineRule="auto"/>
        <w:contextualSpacing w:val="0"/>
        <w:jc w:val="left"/>
      </w:pPr>
      <w:r w:rsidRPr="009F4405">
        <w:rPr>
          <w:b/>
          <w:bCs/>
        </w:rPr>
        <w:t xml:space="preserve">Launch Complex “Fredo” / Pad 1 (operational). </w:t>
      </w:r>
      <w:r w:rsidRPr="009F4405">
        <w:t xml:space="preserve">Concrete pad with launch pit; surface and deluge water drain to the pit, connected via a penstock-valved culvert and interceptor to control discharge; three-sided containment wall; telescopic lightning towers extended to 46 m operational height for launch; water-deluge tanks and pump house for acoustic damping and cooling; fuels and gases stored in ISO containers on a just-in-time basis. The pad and launch stool are occupied </w:t>
      </w:r>
      <w:r w:rsidRPr="009F4405">
        <w:rPr>
          <w:b/>
          <w:bCs/>
        </w:rPr>
        <w:t>exclusively by RFA</w:t>
      </w:r>
      <w:r w:rsidRPr="009F4405">
        <w:t xml:space="preserve"> under a multi-year agreement (January 2023); RFA installed its </w:t>
      </w:r>
      <w:r w:rsidRPr="009F4405">
        <w:lastRenderedPageBreak/>
        <w:t>own launch stool (≈ €13 m) and umbilical tower.</w:t>
      </w:r>
      <w:r w:rsidRPr="009F4405">
        <w:rPr>
          <w:rStyle w:val="FootnoteReference"/>
        </w:rPr>
        <w:footnoteReference w:id="36"/>
      </w:r>
      <w:r w:rsidRPr="009F4405">
        <w:t xml:space="preserve"> The complex supported RFA first-stage hot-fire testing in 2023–2024, including the 19 August 2024 nine-engine test anomaly that destroyed the stage and damaged the launch mount, since repaired</w:t>
      </w:r>
      <w:r w:rsidR="00081CC7" w:rsidRPr="009F4405">
        <w:t xml:space="preserve">. </w:t>
      </w:r>
    </w:p>
    <w:p w14:paraId="74D71FC6" w14:textId="09295D40" w:rsidR="00227112" w:rsidRPr="009F4405" w:rsidRDefault="00227112">
      <w:pPr>
        <w:pStyle w:val="ListParagraph"/>
        <w:numPr>
          <w:ilvl w:val="0"/>
          <w:numId w:val="47"/>
        </w:numPr>
        <w:spacing w:after="80" w:line="264" w:lineRule="auto"/>
        <w:contextualSpacing w:val="0"/>
        <w:jc w:val="left"/>
      </w:pPr>
      <w:r w:rsidRPr="009F4405">
        <w:rPr>
          <w:b/>
          <w:bCs/>
        </w:rPr>
        <w:t xml:space="preserve">Pad 2 “Elizabeth” and Pad 3 “Calum” (under construction). </w:t>
      </w:r>
      <w:r w:rsidRPr="009F4405">
        <w:t xml:space="preserve">Two further complexes of the same pattern, together with a Mission Management Control Centre; completion dates </w:t>
      </w:r>
      <w:r w:rsidR="00AC090F" w:rsidRPr="009F4405">
        <w:t>TBC.</w:t>
      </w:r>
    </w:p>
    <w:p w14:paraId="434BC045" w14:textId="0EDF1755" w:rsidR="00CD27D1" w:rsidRPr="009F4405" w:rsidRDefault="00227112" w:rsidP="00227112">
      <w:pPr>
        <w:spacing w:line="264" w:lineRule="auto"/>
      </w:pPr>
      <w:r w:rsidRPr="009F4405">
        <w:rPr>
          <w:b/>
          <w:bCs/>
        </w:rPr>
        <w:t xml:space="preserve">Capacity and operating constraints. </w:t>
      </w:r>
      <w:r w:rsidRPr="009F4405">
        <w:t xml:space="preserve">Up to 30 launch events per year are consented; ≈ 3–4 launches per month are considered practical. A no-launch window applies from mid-May to end-June (bird breeding season). Only one launch campaign culminates in a launch at a time — simultaneous launches from multiple pads are excluded by the operating concept — and integration constraints imply at least about a week between launches. </w:t>
      </w:r>
      <w:r w:rsidR="006A0861" w:rsidRPr="009F4405">
        <w:t>UK framework licensing is around 240 days for launcher/satellite licenses.</w:t>
      </w:r>
    </w:p>
    <w:p w14:paraId="7BEAD7C0" w14:textId="08C3316C" w:rsidR="00227112" w:rsidRPr="009F4405" w:rsidRDefault="00227112" w:rsidP="00227112">
      <w:pPr>
        <w:spacing w:line="264" w:lineRule="auto"/>
        <w:rPr>
          <w:i/>
          <w:iCs/>
        </w:rPr>
      </w:pPr>
      <w:r w:rsidRPr="009F4405">
        <w:rPr>
          <w:i/>
          <w:iCs/>
        </w:rPr>
        <w:t>ASSUMPTION: pad-to-vehicle allocation follows operator contracts (RFA ONE, ≈ 30 m class, flies from Pad 1), superseding the generic size-based pad assignments of the environmental assessment]</w:t>
      </w:r>
    </w:p>
    <w:p w14:paraId="7B63E572" w14:textId="77777777" w:rsidR="00227112" w:rsidRPr="009F4405" w:rsidRDefault="00227112" w:rsidP="00617C41">
      <w:pPr>
        <w:rPr>
          <w:rStyle w:val="SubtleEmphasis"/>
        </w:rPr>
      </w:pPr>
      <w:r w:rsidRPr="009F4405">
        <w:rPr>
          <w:rStyle w:val="SubtleEmphasis"/>
        </w:rPr>
        <w:t>Integration and payload processing facilities</w:t>
      </w:r>
    </w:p>
    <w:p w14:paraId="42663AA1" w14:textId="21968A1D" w:rsidR="00227112" w:rsidRPr="009F4405" w:rsidRDefault="00227112" w:rsidP="00227112">
      <w:pPr>
        <w:spacing w:line="264" w:lineRule="auto"/>
      </w:pPr>
      <w:r w:rsidRPr="009F4405">
        <w:t>The LSPF provides two integration hangars (each ≈ 28 × 68 m, 13 m high</w:t>
      </w:r>
      <w:r w:rsidRPr="009F4405">
        <w:rPr>
          <w:rStyle w:val="FootnoteReference"/>
        </w:rPr>
        <w:footnoteReference w:id="37"/>
      </w:r>
      <w:r w:rsidRPr="009F4405">
        <w:t xml:space="preserve">) for launch-vehicle assembly and payload integration under controlled conditions; vehicles and payloads arrive separately by road in containers/vans, and integrated vehicles move to the pads over the internal track system. Final pad-side integration and transfer-erector-launcher operations use the forward Integration Hangar / TEL building. Whether the two LSPF hangars are shared between operators or dedicated is not publicly documented — the operational integration hangar at LC Fredo is in exclusive RFA use; allocation of the second hangar </w:t>
      </w:r>
      <w:r w:rsidR="00DA0283" w:rsidRPr="009F4405">
        <w:t>is TBC.</w:t>
      </w:r>
    </w:p>
    <w:p w14:paraId="66E401D6" w14:textId="77777777" w:rsidR="00227112" w:rsidRPr="009F4405" w:rsidRDefault="00227112" w:rsidP="00617C41">
      <w:pPr>
        <w:rPr>
          <w:rStyle w:val="SubtleEmphasis"/>
        </w:rPr>
      </w:pPr>
      <w:r w:rsidRPr="009F4405">
        <w:rPr>
          <w:rStyle w:val="SubtleEmphasis"/>
        </w:rPr>
        <w:t>Launch control, TT&amp;C, range and flight termination</w:t>
      </w:r>
    </w:p>
    <w:p w14:paraId="5427564B" w14:textId="77777777" w:rsidR="00227112" w:rsidRPr="009F4405" w:rsidRDefault="00227112">
      <w:pPr>
        <w:pStyle w:val="ListParagraph"/>
        <w:numPr>
          <w:ilvl w:val="0"/>
          <w:numId w:val="47"/>
        </w:numPr>
        <w:spacing w:after="80" w:line="264" w:lineRule="auto"/>
        <w:contextualSpacing w:val="0"/>
        <w:jc w:val="left"/>
      </w:pPr>
      <w:r w:rsidRPr="009F4405">
        <w:rPr>
          <w:b/>
          <w:bCs/>
        </w:rPr>
        <w:t xml:space="preserve">LRCC. </w:t>
      </w:r>
      <w:r w:rsidRPr="009F4405">
        <w:t>The Launch and Range Control Centre controls key launch operations remotely, including automated fuelling; campaigns are managed by the launch service provider together with a SaxaVord Launch Safety Officer.</w:t>
      </w:r>
    </w:p>
    <w:p w14:paraId="04265623" w14:textId="77777777" w:rsidR="00227112" w:rsidRPr="009F4405" w:rsidRDefault="00227112">
      <w:pPr>
        <w:pStyle w:val="ListParagraph"/>
        <w:numPr>
          <w:ilvl w:val="0"/>
          <w:numId w:val="47"/>
        </w:numPr>
        <w:spacing w:after="80" w:line="264" w:lineRule="auto"/>
        <w:contextualSpacing w:val="0"/>
        <w:jc w:val="left"/>
      </w:pPr>
      <w:r w:rsidRPr="009F4405">
        <w:rPr>
          <w:b/>
          <w:bCs/>
        </w:rPr>
        <w:t xml:space="preserve">Range control and tracking. </w:t>
      </w:r>
      <w:r w:rsidRPr="009F4405">
        <w:t>A bespoke rocket tracking, telemetry and flight-termination system is installed on site.</w:t>
      </w:r>
      <w:r w:rsidRPr="009F4405">
        <w:rPr>
          <w:rStyle w:val="FootnoteReference"/>
        </w:rPr>
        <w:footnoteReference w:id="38"/>
      </w:r>
      <w:r w:rsidRPr="009F4405">
        <w:t xml:space="preserve"> Under its CAA range-control licence, SaxaVord clears and controls the downrange zone, issues warnings (NOTAM/AIS coordination), conducts surveillance and monitors the flight using SaxaVord-operated and contracted sensors, interfacing with operators, the CAA and maritime/aviation authorities.</w:t>
      </w:r>
      <w:r w:rsidRPr="009F4405">
        <w:rPr>
          <w:rStyle w:val="FootnoteReference"/>
        </w:rPr>
        <w:footnoteReference w:id="39"/>
      </w:r>
    </w:p>
    <w:p w14:paraId="4DC33CDA" w14:textId="52E4E43C" w:rsidR="00227112" w:rsidRPr="009F4405" w:rsidRDefault="00227112">
      <w:pPr>
        <w:pStyle w:val="ListParagraph"/>
        <w:numPr>
          <w:ilvl w:val="0"/>
          <w:numId w:val="47"/>
        </w:numPr>
        <w:spacing w:after="80" w:line="264" w:lineRule="auto"/>
        <w:contextualSpacing w:val="0"/>
        <w:jc w:val="left"/>
      </w:pPr>
      <w:r w:rsidRPr="009F4405">
        <w:rPr>
          <w:b/>
          <w:bCs/>
        </w:rPr>
        <w:t xml:space="preserve">Launch exclusion zones. </w:t>
      </w:r>
      <w:r w:rsidR="00E015A7" w:rsidRPr="009F4405">
        <w:t xml:space="preserve">The published airspace supports launch azimuths of ≈ 330°T–030°T through true north, with a likely SSO azimuth of ≈ 345°T. </w:t>
      </w:r>
      <w:r w:rsidRPr="009F4405">
        <w:t>Pad and downrange sea/air exclusion zones are dimensioned per vehicle safety case and approved by the CAA; Safety Clear Zones apply to hazardous ground operations (vehicle transfer, wet dress rehearsals).</w:t>
      </w:r>
    </w:p>
    <w:p w14:paraId="5602639E" w14:textId="30760247" w:rsidR="00227112" w:rsidRPr="009F4405" w:rsidRDefault="00227112">
      <w:pPr>
        <w:pStyle w:val="ListParagraph"/>
        <w:numPr>
          <w:ilvl w:val="0"/>
          <w:numId w:val="47"/>
        </w:numPr>
        <w:spacing w:after="80" w:line="264" w:lineRule="auto"/>
        <w:contextualSpacing w:val="0"/>
        <w:jc w:val="left"/>
      </w:pPr>
      <w:r w:rsidRPr="009F4405">
        <w:rPr>
          <w:b/>
          <w:bCs/>
        </w:rPr>
        <w:t xml:space="preserve">Mission Management Control Centre. </w:t>
      </w:r>
      <w:r w:rsidRPr="009F4405">
        <w:t xml:space="preserve">Under construction alongside Pads 2–3; role split with the LRCC </w:t>
      </w:r>
      <w:r w:rsidR="00667E15" w:rsidRPr="009F4405">
        <w:t>TBC.</w:t>
      </w:r>
    </w:p>
    <w:p w14:paraId="338BE2A6" w14:textId="77777777" w:rsidR="007F7898" w:rsidRPr="009F4405" w:rsidRDefault="007F7898" w:rsidP="003836FE">
      <w:pPr>
        <w:pStyle w:val="ListParagraph"/>
        <w:spacing w:after="80" w:line="264" w:lineRule="auto"/>
        <w:ind w:left="340"/>
        <w:contextualSpacing w:val="0"/>
        <w:jc w:val="left"/>
      </w:pPr>
    </w:p>
    <w:p w14:paraId="0A6766D4" w14:textId="77777777" w:rsidR="00227112" w:rsidRPr="009F4405" w:rsidRDefault="00227112" w:rsidP="00617C41">
      <w:pPr>
        <w:rPr>
          <w:rStyle w:val="SubtleEmphasis"/>
        </w:rPr>
      </w:pPr>
      <w:r w:rsidRPr="009F4405">
        <w:rPr>
          <w:rStyle w:val="SubtleEmphasis"/>
        </w:rPr>
        <w:t>Ownership and shared vs dedicated use</w:t>
      </w:r>
    </w:p>
    <w:p w14:paraId="3BE08B10" w14:textId="77777777" w:rsidR="00227112" w:rsidRPr="009F4405" w:rsidRDefault="00227112">
      <w:pPr>
        <w:pStyle w:val="ListParagraph"/>
        <w:numPr>
          <w:ilvl w:val="0"/>
          <w:numId w:val="47"/>
        </w:numPr>
        <w:spacing w:after="80" w:line="264" w:lineRule="auto"/>
        <w:contextualSpacing w:val="0"/>
        <w:jc w:val="left"/>
      </w:pPr>
      <w:r w:rsidRPr="009F4405">
        <w:t>SaxaVord Spaceport Ltd owns the site, pad civil works, LSPF, LRCC and range systems (private funding).</w:t>
      </w:r>
    </w:p>
    <w:p w14:paraId="3043B98F" w14:textId="21440B54" w:rsidR="00227112" w:rsidRPr="009F4405" w:rsidRDefault="00227112">
      <w:pPr>
        <w:pStyle w:val="ListParagraph"/>
        <w:numPr>
          <w:ilvl w:val="0"/>
          <w:numId w:val="47"/>
        </w:numPr>
        <w:spacing w:after="80" w:line="264" w:lineRule="auto"/>
        <w:contextualSpacing w:val="0"/>
        <w:jc w:val="left"/>
      </w:pPr>
      <w:r w:rsidRPr="009F4405">
        <w:lastRenderedPageBreak/>
        <w:t xml:space="preserve">RFA-owned/dedicated assets at LC Fredo: launch stool (≈ €13 m), umbilical tower and associated GSE; Pad 1 is under exclusive RFA use. </w:t>
      </w:r>
    </w:p>
    <w:p w14:paraId="41B2E07F" w14:textId="74EB7EFC" w:rsidR="007325D3" w:rsidRPr="009F4405" w:rsidRDefault="00227112" w:rsidP="00A111BA">
      <w:pPr>
        <w:pStyle w:val="ListParagraph"/>
        <w:numPr>
          <w:ilvl w:val="0"/>
          <w:numId w:val="47"/>
        </w:numPr>
        <w:spacing w:after="80" w:line="264" w:lineRule="auto"/>
        <w:contextualSpacing w:val="0"/>
        <w:jc w:val="left"/>
      </w:pPr>
      <w:r w:rsidRPr="009F4405">
        <w:t xml:space="preserve">Pads 2–3 are intended as multi-user infrastructure; Skyrora XL is contracted, HyImpulse SL1 and Latitude Zephyr are prospective users </w:t>
      </w:r>
      <w:r w:rsidRPr="009F4405">
        <w:rPr>
          <w:b/>
          <w:bCs/>
        </w:rPr>
        <w:t>HyImpulse and Latitude Space have previously run propulsion test campaigns at SaxaVord</w:t>
      </w:r>
      <w:r w:rsidR="001B3234" w:rsidRPr="009F4405">
        <w:rPr>
          <w:b/>
          <w:bCs/>
        </w:rPr>
        <w:t xml:space="preserve">, </w:t>
      </w:r>
      <w:r w:rsidRPr="009F4405">
        <w:rPr>
          <w:b/>
          <w:bCs/>
        </w:rPr>
        <w:t>consistent with their listing as prospective users.</w:t>
      </w:r>
      <w:r w:rsidRPr="009F4405">
        <w:t xml:space="preserve"> Orbex Prime was withdrawn following Orbex’s administration (February 2026).</w:t>
      </w:r>
      <w:r w:rsidRPr="009F4405">
        <w:rPr>
          <w:rStyle w:val="FootnoteReference"/>
        </w:rPr>
        <w:footnoteReference w:id="40"/>
      </w:r>
    </w:p>
    <w:p w14:paraId="6334A487" w14:textId="77777777" w:rsidR="00A111BA" w:rsidRPr="009F4405" w:rsidRDefault="00A111BA" w:rsidP="002238C5">
      <w:pPr>
        <w:pStyle w:val="EYHeading3"/>
      </w:pPr>
      <w:r w:rsidRPr="009F4405">
        <w:t>Testing Centres</w:t>
      </w:r>
    </w:p>
    <w:p w14:paraId="40273132" w14:textId="1A3F2CF8" w:rsidR="00470934" w:rsidRPr="009F4405" w:rsidRDefault="001358C3" w:rsidP="00470934">
      <w:r w:rsidRPr="009F4405">
        <w:t>European launcher development and production depend on a network of propulsion and stage test centres. The landscape below maps the facilities most relevant to orbital launch vehicles — engine, motor, stage and subsystem testing — and is not exhaustive; satellite-propulsion, sounding-rocket and purely scientific test capabilities are excluded or trimmed to their launcher-relevant elements. Facilities are characterised by test infrastructure (benches) rather than by organisational departments, per the review guidance</w:t>
      </w:r>
      <w:r w:rsidR="16419111" w:rsidRPr="009F4405">
        <w:t xml:space="preserve">. </w:t>
      </w:r>
    </w:p>
    <w:p w14:paraId="48724018" w14:textId="5B7A873C" w:rsidR="00D22DF2" w:rsidRPr="009F4405" w:rsidRDefault="00D22DF2" w:rsidP="006314EA">
      <w:pPr>
        <w:pStyle w:val="Caption"/>
      </w:pPr>
      <w:bookmarkStart w:id="38" w:name="_Toc239018400"/>
      <w:r w:rsidRPr="009F4405">
        <w:t xml:space="preserve">Table </w:t>
      </w:r>
      <w:r w:rsidRPr="009F4405">
        <w:fldChar w:fldCharType="begin"/>
      </w:r>
      <w:r w:rsidRPr="009F4405">
        <w:rPr>
          <w:b/>
          <w:color w:val="4472C4"/>
          <w14:ligatures w14:val="standardContextual"/>
        </w:rPr>
        <w:instrText xml:space="preserve"> SEQ Table \* ARABIC </w:instrText>
      </w:r>
      <w:r w:rsidRPr="009F4405">
        <w:fldChar w:fldCharType="separate"/>
      </w:r>
      <w:r w:rsidR="005F19E3">
        <w:rPr>
          <w:b/>
          <w:noProof/>
          <w:color w:val="4472C4"/>
          <w14:ligatures w14:val="standardContextual"/>
        </w:rPr>
        <w:t>9</w:t>
      </w:r>
      <w:r w:rsidRPr="009F4405">
        <w:fldChar w:fldCharType="end"/>
      </w:r>
      <w:r w:rsidRPr="009F4405">
        <w:t xml:space="preserve"> Mapping of critical ground infrastructure – Testing centres</w:t>
      </w:r>
      <w:bookmarkEnd w:id="3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1"/>
        <w:gridCol w:w="786"/>
        <w:gridCol w:w="784"/>
        <w:gridCol w:w="1344"/>
        <w:gridCol w:w="1153"/>
        <w:gridCol w:w="4670"/>
      </w:tblGrid>
      <w:tr w:rsidR="003D6734" w:rsidRPr="009F4405" w14:paraId="0DDEE5FD" w14:textId="77777777" w:rsidTr="00273CB9">
        <w:trPr>
          <w:trHeight w:val="435"/>
        </w:trPr>
        <w:tc>
          <w:tcPr>
            <w:tcW w:w="463" w:type="pct"/>
            <w:shd w:val="clear" w:color="auto" w:fill="FFE600" w:themeFill="accent2"/>
            <w:vAlign w:val="center"/>
            <w:hideMark/>
          </w:tcPr>
          <w:p w14:paraId="6211BD6C" w14:textId="77777777" w:rsidR="003D6734" w:rsidRPr="009F4405" w:rsidRDefault="003D6734" w:rsidP="006314EA">
            <w:pPr>
              <w:spacing w:after="0"/>
              <w:jc w:val="center"/>
              <w:rPr>
                <w:b/>
                <w:bCs/>
                <w:sz w:val="18"/>
                <w:szCs w:val="18"/>
                <w14:ligatures w14:val="standardContextual"/>
              </w:rPr>
            </w:pPr>
            <w:r w:rsidRPr="009F4405">
              <w:rPr>
                <w:b/>
                <w:bCs/>
                <w:sz w:val="18"/>
                <w:szCs w:val="18"/>
                <w14:ligatures w14:val="standardContextual"/>
              </w:rPr>
              <w:t>Name</w:t>
            </w:r>
          </w:p>
        </w:tc>
        <w:tc>
          <w:tcPr>
            <w:tcW w:w="408" w:type="pct"/>
            <w:shd w:val="clear" w:color="auto" w:fill="FFE600" w:themeFill="accent2"/>
            <w:vAlign w:val="center"/>
            <w:hideMark/>
          </w:tcPr>
          <w:p w14:paraId="60204C4C" w14:textId="77777777" w:rsidR="003D6734" w:rsidRPr="009F4405" w:rsidRDefault="003D6734" w:rsidP="006314EA">
            <w:pPr>
              <w:spacing w:after="0"/>
              <w:jc w:val="center"/>
              <w:rPr>
                <w:b/>
                <w:bCs/>
                <w:sz w:val="18"/>
                <w:szCs w:val="18"/>
                <w14:ligatures w14:val="standardContextual"/>
              </w:rPr>
            </w:pPr>
            <w:r w:rsidRPr="009F4405">
              <w:rPr>
                <w:b/>
                <w:bCs/>
                <w:sz w:val="18"/>
                <w:szCs w:val="18"/>
                <w14:ligatures w14:val="standardContextual"/>
              </w:rPr>
              <w:t>Location</w:t>
            </w:r>
          </w:p>
        </w:tc>
        <w:tc>
          <w:tcPr>
            <w:tcW w:w="407" w:type="pct"/>
            <w:shd w:val="clear" w:color="auto" w:fill="FFE600" w:themeFill="accent2"/>
            <w:vAlign w:val="center"/>
            <w:hideMark/>
          </w:tcPr>
          <w:p w14:paraId="12189AF4" w14:textId="77777777" w:rsidR="003D6734" w:rsidRPr="009F4405" w:rsidRDefault="003D6734" w:rsidP="006314EA">
            <w:pPr>
              <w:spacing w:after="0"/>
              <w:jc w:val="center"/>
              <w:rPr>
                <w:b/>
                <w:bCs/>
                <w:sz w:val="18"/>
                <w:szCs w:val="18"/>
                <w14:ligatures w14:val="standardContextual"/>
              </w:rPr>
            </w:pPr>
            <w:r w:rsidRPr="009F4405">
              <w:rPr>
                <w:b/>
                <w:bCs/>
                <w:sz w:val="18"/>
                <w:szCs w:val="18"/>
                <w14:ligatures w14:val="standardContextual"/>
              </w:rPr>
              <w:t>Operator</w:t>
            </w:r>
          </w:p>
        </w:tc>
        <w:tc>
          <w:tcPr>
            <w:tcW w:w="698" w:type="pct"/>
            <w:shd w:val="clear" w:color="auto" w:fill="FFE600" w:themeFill="accent2"/>
            <w:vAlign w:val="center"/>
            <w:hideMark/>
          </w:tcPr>
          <w:p w14:paraId="54FD2CD3" w14:textId="0A973C62" w:rsidR="003D6734" w:rsidRPr="009F4405" w:rsidRDefault="002F3B33" w:rsidP="006314EA">
            <w:pPr>
              <w:spacing w:after="0"/>
              <w:jc w:val="center"/>
              <w:rPr>
                <w:b/>
                <w:bCs/>
                <w:sz w:val="18"/>
                <w:szCs w:val="18"/>
                <w14:ligatures w14:val="standardContextual"/>
              </w:rPr>
            </w:pPr>
            <w:r w:rsidRPr="009F4405">
              <w:rPr>
                <w:b/>
                <w:bCs/>
                <w:sz w:val="18"/>
                <w:szCs w:val="18"/>
                <w14:ligatures w14:val="standardContextual"/>
              </w:rPr>
              <w:t>Current documented launcher users</w:t>
            </w:r>
          </w:p>
        </w:tc>
        <w:tc>
          <w:tcPr>
            <w:tcW w:w="599" w:type="pct"/>
            <w:shd w:val="clear" w:color="auto" w:fill="FFE600" w:themeFill="accent2"/>
          </w:tcPr>
          <w:p w14:paraId="19D51955" w14:textId="2947E438" w:rsidR="003D6734" w:rsidRPr="009F4405" w:rsidRDefault="001C1C1B" w:rsidP="006314EA">
            <w:pPr>
              <w:spacing w:after="0"/>
              <w:jc w:val="center"/>
              <w:rPr>
                <w:b/>
                <w:bCs/>
                <w:sz w:val="18"/>
                <w:szCs w:val="18"/>
                <w14:ligatures w14:val="standardContextual"/>
              </w:rPr>
            </w:pPr>
            <w:r w:rsidRPr="009F4405">
              <w:rPr>
                <w:b/>
                <w:bCs/>
                <w:sz w:val="18"/>
                <w:szCs w:val="18"/>
                <w14:ligatures w14:val="standardContextual"/>
              </w:rPr>
              <w:t>Expected launcher users</w:t>
            </w:r>
          </w:p>
        </w:tc>
        <w:tc>
          <w:tcPr>
            <w:tcW w:w="2426" w:type="pct"/>
            <w:shd w:val="clear" w:color="auto" w:fill="FFE600" w:themeFill="accent2"/>
            <w:vAlign w:val="center"/>
          </w:tcPr>
          <w:p w14:paraId="0FAD7E9C" w14:textId="77777777" w:rsidR="003D6734" w:rsidRPr="009F4405" w:rsidRDefault="003D6734" w:rsidP="006314EA">
            <w:pPr>
              <w:spacing w:after="0"/>
              <w:jc w:val="center"/>
              <w:rPr>
                <w:b/>
                <w:bCs/>
                <w:sz w:val="18"/>
                <w:szCs w:val="18"/>
                <w14:ligatures w14:val="standardContextual"/>
              </w:rPr>
            </w:pPr>
            <w:r w:rsidRPr="009F4405">
              <w:rPr>
                <w:b/>
                <w:bCs/>
                <w:sz w:val="18"/>
                <w:szCs w:val="18"/>
                <w14:ligatures w14:val="standardContextual"/>
              </w:rPr>
              <w:t>Types of Testing</w:t>
            </w:r>
          </w:p>
        </w:tc>
      </w:tr>
      <w:tr w:rsidR="003D6734" w:rsidRPr="009F4405" w14:paraId="5E474F87" w14:textId="77777777" w:rsidTr="00273CB9">
        <w:trPr>
          <w:trHeight w:val="338"/>
        </w:trPr>
        <w:tc>
          <w:tcPr>
            <w:tcW w:w="463" w:type="pct"/>
            <w:hideMark/>
          </w:tcPr>
          <w:p w14:paraId="3B29E10B" w14:textId="77777777" w:rsidR="003D6734" w:rsidRPr="009F4405" w:rsidRDefault="003D6734" w:rsidP="00273CB9">
            <w:pPr>
              <w:spacing w:after="0"/>
              <w:jc w:val="left"/>
              <w:rPr>
                <w:b/>
                <w:bCs/>
                <w:sz w:val="18"/>
                <w:szCs w:val="18"/>
                <w14:ligatures w14:val="standardContextual"/>
              </w:rPr>
            </w:pPr>
            <w:r w:rsidRPr="009F4405">
              <w:rPr>
                <w:b/>
                <w:bCs/>
                <w:sz w:val="18"/>
                <w:szCs w:val="18"/>
                <w14:ligatures w14:val="standardContextual"/>
              </w:rPr>
              <w:t>DLR Institute of Space Propulsion</w:t>
            </w:r>
          </w:p>
        </w:tc>
        <w:tc>
          <w:tcPr>
            <w:tcW w:w="408" w:type="pct"/>
            <w:hideMark/>
          </w:tcPr>
          <w:p w14:paraId="5460AE61" w14:textId="11511B64" w:rsidR="003D6734" w:rsidRPr="009F4405" w:rsidRDefault="003D6734" w:rsidP="00273CB9">
            <w:pPr>
              <w:spacing w:after="0"/>
              <w:jc w:val="left"/>
              <w:rPr>
                <w:sz w:val="18"/>
                <w:szCs w:val="18"/>
                <w14:ligatures w14:val="standardContextual"/>
              </w:rPr>
            </w:pPr>
            <w:r w:rsidRPr="009F4405">
              <w:rPr>
                <w:sz w:val="18"/>
                <w:szCs w:val="18"/>
              </w:rPr>
              <w:t>Lampoldshausen, DE</w:t>
            </w:r>
          </w:p>
        </w:tc>
        <w:tc>
          <w:tcPr>
            <w:tcW w:w="407" w:type="pct"/>
            <w:hideMark/>
          </w:tcPr>
          <w:p w14:paraId="77D11D66" w14:textId="53C44EBA" w:rsidR="003D6734" w:rsidRPr="009F4405" w:rsidRDefault="003D6734" w:rsidP="00273CB9">
            <w:pPr>
              <w:spacing w:after="0"/>
              <w:jc w:val="left"/>
              <w:rPr>
                <w:sz w:val="18"/>
                <w:szCs w:val="18"/>
                <w14:ligatures w14:val="standardContextual"/>
              </w:rPr>
            </w:pPr>
            <w:r w:rsidRPr="009F4405">
              <w:rPr>
                <w:sz w:val="18"/>
                <w:szCs w:val="18"/>
              </w:rPr>
              <w:t>DLR</w:t>
            </w:r>
          </w:p>
        </w:tc>
        <w:tc>
          <w:tcPr>
            <w:tcW w:w="698" w:type="pct"/>
            <w:hideMark/>
          </w:tcPr>
          <w:p w14:paraId="4786063C" w14:textId="66F44208" w:rsidR="003D6734" w:rsidRPr="009F4405" w:rsidRDefault="009D5012" w:rsidP="00273CB9">
            <w:pPr>
              <w:spacing w:after="0"/>
              <w:jc w:val="left"/>
              <w:rPr>
                <w:sz w:val="18"/>
                <w:szCs w:val="18"/>
                <w14:ligatures w14:val="standardContextual"/>
              </w:rPr>
            </w:pPr>
            <w:r w:rsidRPr="009F4405">
              <w:rPr>
                <w:sz w:val="18"/>
                <w:szCs w:val="18"/>
              </w:rPr>
              <w:t>Ariane 5/6 engines (Vulcain, Vinci, ULPM); Prometheus (Themis stage engine)</w:t>
            </w:r>
          </w:p>
        </w:tc>
        <w:tc>
          <w:tcPr>
            <w:tcW w:w="599" w:type="pct"/>
          </w:tcPr>
          <w:p w14:paraId="1192259C" w14:textId="17A8ECE6" w:rsidR="003D6734" w:rsidRPr="009F4405" w:rsidRDefault="00CE443B" w:rsidP="00273CB9">
            <w:pPr>
              <w:spacing w:after="0"/>
              <w:contextualSpacing/>
              <w:jc w:val="left"/>
              <w:rPr>
                <w:sz w:val="18"/>
                <w:szCs w:val="18"/>
                <w14:ligatures w14:val="standardContextual"/>
              </w:rPr>
            </w:pPr>
            <w:r w:rsidRPr="009F4405">
              <w:rPr>
                <w:sz w:val="18"/>
                <w:szCs w:val="18"/>
                <w14:ligatures w14:val="standardContextual"/>
              </w:rPr>
              <w:t>Maia (uses Prometheus); future Callisto (demonstrator) technology maturation; expected European upper-stage development; potential Vega-E component testing</w:t>
            </w:r>
          </w:p>
        </w:tc>
        <w:tc>
          <w:tcPr>
            <w:tcW w:w="2426" w:type="pct"/>
          </w:tcPr>
          <w:p w14:paraId="7BAA1598"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Hydrogen technology testing</w:t>
            </w:r>
          </w:p>
          <w:p w14:paraId="470B5457"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Space propulsion system testing using liquid and gaseous hydrogen</w:t>
            </w:r>
          </w:p>
          <w:p w14:paraId="18AF6BA5"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Advanced propellant testing</w:t>
            </w:r>
          </w:p>
          <w:p w14:paraId="1CC14AD9"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Laboratory-scale ignition and combustion testing</w:t>
            </w:r>
          </w:p>
          <w:p w14:paraId="3E611942"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Compatibility and durability testing</w:t>
            </w:r>
          </w:p>
          <w:p w14:paraId="2E12DC2F"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Ignition-property and burning-behaviour investigations</w:t>
            </w:r>
          </w:p>
          <w:p w14:paraId="2495BD6F"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Sea-level / ambient-condition testing</w:t>
            </w:r>
          </w:p>
          <w:p w14:paraId="1F91144F"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High-altitude / vacuum-simulation testing</w:t>
            </w:r>
          </w:p>
          <w:p w14:paraId="1BC4CB08"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Component testing</w:t>
            </w:r>
          </w:p>
          <w:p w14:paraId="67ADAB73"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Engine testing</w:t>
            </w:r>
          </w:p>
          <w:p w14:paraId="0C9747CD"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Complete propulsion-system testing</w:t>
            </w:r>
          </w:p>
          <w:p w14:paraId="22AA41F7"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 xml:space="preserve">Entire rocket-stage testing </w:t>
            </w:r>
          </w:p>
          <w:p w14:paraId="78B166EF"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 xml:space="preserve">R&amp;D, qualification and characterization testing </w:t>
            </w:r>
          </w:p>
          <w:p w14:paraId="48C6E698"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Rocket combustion chamber process testing</w:t>
            </w:r>
          </w:p>
          <w:p w14:paraId="11893428"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Combustion dynamics and instability testing</w:t>
            </w:r>
          </w:p>
          <w:p w14:paraId="57A29B53"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Thermomechanical fatigue testing</w:t>
            </w:r>
          </w:p>
          <w:p w14:paraId="142DB338"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Reactive-flow, nozzle-flow and exhaust-acoustic experiments</w:t>
            </w:r>
          </w:p>
          <w:p w14:paraId="38412CAF"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Green satellite/orbital propulsion testing</w:t>
            </w:r>
          </w:p>
          <w:p w14:paraId="375BF809"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M11 engine testing: Quality-assurance testing support and audits</w:t>
            </w:r>
          </w:p>
        </w:tc>
      </w:tr>
      <w:tr w:rsidR="00370F80" w:rsidRPr="009F4405" w14:paraId="7F292151" w14:textId="77777777" w:rsidTr="00B81753">
        <w:trPr>
          <w:trHeight w:val="338"/>
        </w:trPr>
        <w:tc>
          <w:tcPr>
            <w:tcW w:w="463" w:type="pct"/>
            <w:hideMark/>
          </w:tcPr>
          <w:p w14:paraId="70C2DB36" w14:textId="707815DA" w:rsidR="00370F80" w:rsidRPr="009F4405" w:rsidRDefault="00370F80" w:rsidP="00273CB9">
            <w:pPr>
              <w:spacing w:after="0"/>
              <w:jc w:val="left"/>
              <w:rPr>
                <w:b/>
                <w:bCs/>
                <w:sz w:val="18"/>
                <w:szCs w:val="18"/>
                <w14:ligatures w14:val="standardContextual"/>
              </w:rPr>
            </w:pPr>
            <w:r w:rsidRPr="009F4405">
              <w:rPr>
                <w:b/>
                <w:bCs/>
                <w:sz w:val="18"/>
                <w:szCs w:val="18"/>
                <w14:ligatures w14:val="standardContextual"/>
              </w:rPr>
              <w:t>ArianeGroup Vernon Test Centre (P</w:t>
            </w:r>
            <w:r w:rsidR="00715731">
              <w:rPr>
                <w:b/>
                <w:bCs/>
                <w:sz w:val="18"/>
                <w:szCs w:val="18"/>
                <w14:ligatures w14:val="standardContextual"/>
              </w:rPr>
              <w:t>F05</w:t>
            </w:r>
            <w:r w:rsidRPr="009F4405">
              <w:rPr>
                <w:b/>
                <w:bCs/>
                <w:sz w:val="18"/>
                <w:szCs w:val="18"/>
                <w14:ligatures w14:val="standardContextual"/>
              </w:rPr>
              <w:t>2)</w:t>
            </w:r>
          </w:p>
        </w:tc>
        <w:tc>
          <w:tcPr>
            <w:tcW w:w="408" w:type="pct"/>
            <w:hideMark/>
          </w:tcPr>
          <w:p w14:paraId="5AEA0F1C" w14:textId="0E18D973" w:rsidR="00370F80" w:rsidRPr="009F4405" w:rsidRDefault="00370F80" w:rsidP="00273CB9">
            <w:pPr>
              <w:spacing w:after="0"/>
              <w:jc w:val="left"/>
              <w:rPr>
                <w:sz w:val="18"/>
                <w:szCs w:val="18"/>
                <w14:ligatures w14:val="standardContextual"/>
              </w:rPr>
            </w:pPr>
            <w:r w:rsidRPr="009F4405">
              <w:rPr>
                <w:sz w:val="18"/>
                <w:szCs w:val="18"/>
              </w:rPr>
              <w:t>Vernon, FR</w:t>
            </w:r>
          </w:p>
        </w:tc>
        <w:tc>
          <w:tcPr>
            <w:tcW w:w="407" w:type="pct"/>
            <w:hideMark/>
          </w:tcPr>
          <w:p w14:paraId="59215947" w14:textId="3337119C" w:rsidR="00370F80" w:rsidRPr="009F4405" w:rsidRDefault="00370F80" w:rsidP="00273CB9">
            <w:pPr>
              <w:spacing w:after="0"/>
              <w:jc w:val="left"/>
              <w:rPr>
                <w:sz w:val="18"/>
                <w:szCs w:val="18"/>
                <w14:ligatures w14:val="standardContextual"/>
              </w:rPr>
            </w:pPr>
            <w:r w:rsidRPr="009F4405">
              <w:rPr>
                <w:sz w:val="18"/>
                <w:szCs w:val="18"/>
              </w:rPr>
              <w:t>ArianeGroup</w:t>
            </w:r>
          </w:p>
        </w:tc>
        <w:tc>
          <w:tcPr>
            <w:tcW w:w="698" w:type="pct"/>
            <w:hideMark/>
          </w:tcPr>
          <w:p w14:paraId="05066E7A" w14:textId="2E55B5B2" w:rsidR="00370F80" w:rsidRPr="009F4405" w:rsidRDefault="00370F80" w:rsidP="00273CB9">
            <w:pPr>
              <w:spacing w:after="0"/>
              <w:jc w:val="left"/>
              <w:rPr>
                <w:sz w:val="18"/>
                <w:szCs w:val="18"/>
                <w14:ligatures w14:val="standardContextual"/>
              </w:rPr>
            </w:pPr>
            <w:r w:rsidRPr="009F4405">
              <w:rPr>
                <w:sz w:val="18"/>
                <w:szCs w:val="22"/>
              </w:rPr>
              <w:t>Vinci engine qualification &amp; production acceptance (Ariane 6); Prometheus/Themis stage testing (P</w:t>
            </w:r>
            <w:r w:rsidR="00715731">
              <w:rPr>
                <w:sz w:val="18"/>
                <w:szCs w:val="22"/>
              </w:rPr>
              <w:t>F02</w:t>
            </w:r>
            <w:r w:rsidRPr="009F4405">
              <w:rPr>
                <w:sz w:val="18"/>
                <w:szCs w:val="22"/>
              </w:rPr>
              <w:t>0-B); cryogenic components</w:t>
            </w:r>
            <w:r w:rsidRPr="009F4405" w:rsidDel="002C5782">
              <w:rPr>
                <w:sz w:val="18"/>
                <w:szCs w:val="18"/>
              </w:rPr>
              <w:t xml:space="preserve"> </w:t>
            </w:r>
          </w:p>
        </w:tc>
        <w:tc>
          <w:tcPr>
            <w:tcW w:w="599" w:type="pct"/>
          </w:tcPr>
          <w:p w14:paraId="3197C553" w14:textId="471C51DB" w:rsidR="00370F80" w:rsidRPr="009F4405" w:rsidRDefault="00370F80" w:rsidP="00273CB9">
            <w:pPr>
              <w:spacing w:after="0"/>
              <w:contextualSpacing/>
              <w:jc w:val="left"/>
              <w:rPr>
                <w:sz w:val="18"/>
                <w:szCs w:val="18"/>
                <w14:ligatures w14:val="standardContextual"/>
              </w:rPr>
            </w:pPr>
            <w:r w:rsidRPr="009F4405">
              <w:rPr>
                <w:sz w:val="18"/>
                <w:szCs w:val="22"/>
              </w:rPr>
              <w:t>Maia (Prometheus-based); future Ariane 6 evolution; Callisto (demonstrator) component testing</w:t>
            </w:r>
          </w:p>
        </w:tc>
        <w:tc>
          <w:tcPr>
            <w:tcW w:w="2426" w:type="pct"/>
          </w:tcPr>
          <w:p w14:paraId="62C90460" w14:textId="77777777" w:rsidR="00370F80" w:rsidRPr="009F4405" w:rsidRDefault="00370F80">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 xml:space="preserve">Cryogenic liquid rocket engine hot-fire testing </w:t>
            </w:r>
          </w:p>
          <w:p w14:paraId="54B9D0B5" w14:textId="77777777" w:rsidR="00370F80" w:rsidRPr="009F4405" w:rsidRDefault="00370F80">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 xml:space="preserve">Vinci engine qualification testing </w:t>
            </w:r>
          </w:p>
          <w:p w14:paraId="778896ED" w14:textId="77777777" w:rsidR="00370F80" w:rsidRPr="009F4405" w:rsidRDefault="00370F80">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 xml:space="preserve">Subsystem qualification testing </w:t>
            </w:r>
          </w:p>
          <w:p w14:paraId="4E1306DF" w14:textId="77777777" w:rsidR="00370F80" w:rsidRPr="009F4405" w:rsidRDefault="00370F80">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 xml:space="preserve">Restart / re-ignition testing </w:t>
            </w:r>
          </w:p>
          <w:p w14:paraId="4AFB6DC1" w14:textId="77777777" w:rsidR="00370F80" w:rsidRPr="009F4405" w:rsidRDefault="00370F80">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 xml:space="preserve">Long-duration firing and endurance testing </w:t>
            </w:r>
          </w:p>
          <w:p w14:paraId="2AAE6FAA" w14:textId="77777777" w:rsidR="00370F80" w:rsidRPr="009F4405" w:rsidRDefault="00370F80">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 xml:space="preserve">Acceptance-test preparation / production acceptance testing </w:t>
            </w:r>
          </w:p>
          <w:p w14:paraId="00FE8B7A" w14:textId="77777777" w:rsidR="00370F80" w:rsidRPr="009F4405" w:rsidRDefault="00370F80">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 xml:space="preserve">Ambient-pressure engine testing with vacuum start-up conditions </w:t>
            </w:r>
          </w:p>
          <w:p w14:paraId="40397C12" w14:textId="77777777" w:rsidR="00370F80" w:rsidRPr="009F4405" w:rsidRDefault="00370F80">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 xml:space="preserve">Development campaign testing </w:t>
            </w:r>
          </w:p>
          <w:p w14:paraId="1F7FA6A7" w14:textId="5BA5F3FB" w:rsidR="00370F80" w:rsidRPr="009F4405" w:rsidRDefault="00370F80">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 xml:space="preserve">Operating-domain and transient-behaviour testing </w:t>
            </w:r>
          </w:p>
        </w:tc>
      </w:tr>
      <w:tr w:rsidR="00D4339D" w:rsidRPr="009F4405" w14:paraId="311DEA87" w14:textId="77777777" w:rsidTr="00B81753">
        <w:trPr>
          <w:trHeight w:val="338"/>
        </w:trPr>
        <w:tc>
          <w:tcPr>
            <w:tcW w:w="463" w:type="pct"/>
            <w:hideMark/>
          </w:tcPr>
          <w:p w14:paraId="67F019A8" w14:textId="77777777" w:rsidR="00D4339D" w:rsidRPr="009F4405" w:rsidRDefault="00D4339D" w:rsidP="00273CB9">
            <w:pPr>
              <w:spacing w:after="0"/>
              <w:jc w:val="left"/>
              <w:rPr>
                <w:b/>
                <w:bCs/>
                <w:sz w:val="18"/>
                <w:szCs w:val="18"/>
                <w14:ligatures w14:val="standardContextual"/>
              </w:rPr>
            </w:pPr>
            <w:r w:rsidRPr="009F4405">
              <w:rPr>
                <w:b/>
                <w:bCs/>
                <w:sz w:val="18"/>
                <w:szCs w:val="18"/>
                <w14:ligatures w14:val="standardContextual"/>
              </w:rPr>
              <w:t>BEAP Booster Test Bench</w:t>
            </w:r>
          </w:p>
        </w:tc>
        <w:tc>
          <w:tcPr>
            <w:tcW w:w="408" w:type="pct"/>
            <w:hideMark/>
          </w:tcPr>
          <w:p w14:paraId="27055032" w14:textId="7DFC48B9" w:rsidR="00D4339D" w:rsidRPr="009F4405" w:rsidRDefault="00D4339D" w:rsidP="00273CB9">
            <w:pPr>
              <w:spacing w:after="0"/>
              <w:jc w:val="left"/>
              <w:rPr>
                <w:sz w:val="18"/>
                <w:szCs w:val="18"/>
                <w14:ligatures w14:val="standardContextual"/>
              </w:rPr>
            </w:pPr>
            <w:r w:rsidRPr="009F4405">
              <w:rPr>
                <w:sz w:val="18"/>
                <w:szCs w:val="18"/>
              </w:rPr>
              <w:t>CSG, Kourou, FR</w:t>
            </w:r>
          </w:p>
        </w:tc>
        <w:tc>
          <w:tcPr>
            <w:tcW w:w="407" w:type="pct"/>
            <w:hideMark/>
          </w:tcPr>
          <w:p w14:paraId="334A27BB" w14:textId="7A2039BC" w:rsidR="00D4339D" w:rsidRPr="009F4405" w:rsidRDefault="00D4339D" w:rsidP="00273CB9">
            <w:pPr>
              <w:spacing w:after="0"/>
              <w:jc w:val="left"/>
              <w:rPr>
                <w:sz w:val="18"/>
                <w:szCs w:val="18"/>
                <w14:ligatures w14:val="standardContextual"/>
              </w:rPr>
            </w:pPr>
            <w:r w:rsidRPr="009F4405">
              <w:rPr>
                <w:sz w:val="18"/>
                <w:szCs w:val="18"/>
              </w:rPr>
              <w:t>CNES / Europropulsion</w:t>
            </w:r>
          </w:p>
        </w:tc>
        <w:tc>
          <w:tcPr>
            <w:tcW w:w="698" w:type="pct"/>
            <w:hideMark/>
          </w:tcPr>
          <w:p w14:paraId="167747F1" w14:textId="71D1EDE9" w:rsidR="00D4339D" w:rsidRPr="009F4405" w:rsidRDefault="00D4339D" w:rsidP="00273CB9">
            <w:pPr>
              <w:spacing w:after="0"/>
              <w:jc w:val="left"/>
              <w:rPr>
                <w:sz w:val="18"/>
                <w:szCs w:val="22"/>
                <w14:ligatures w14:val="standardContextual"/>
              </w:rPr>
            </w:pPr>
            <w:r w:rsidRPr="009F4405">
              <w:rPr>
                <w:sz w:val="18"/>
                <w:szCs w:val="22"/>
              </w:rPr>
              <w:t>P120C solid booster (Ariane 6, Vega-C); P160C development</w:t>
            </w:r>
          </w:p>
        </w:tc>
        <w:tc>
          <w:tcPr>
            <w:tcW w:w="599" w:type="pct"/>
          </w:tcPr>
          <w:p w14:paraId="6E687698" w14:textId="43F9FEBC" w:rsidR="00D4339D" w:rsidRPr="009F4405" w:rsidRDefault="00D4339D" w:rsidP="00273CB9">
            <w:pPr>
              <w:spacing w:after="0"/>
              <w:contextualSpacing/>
              <w:jc w:val="left"/>
              <w:rPr>
                <w:sz w:val="18"/>
                <w:szCs w:val="22"/>
                <w14:ligatures w14:val="standardContextual"/>
              </w:rPr>
            </w:pPr>
            <w:r w:rsidRPr="009F4405">
              <w:rPr>
                <w:sz w:val="18"/>
                <w:szCs w:val="22"/>
              </w:rPr>
              <w:t>Vega-E (uses P120C boosters); future upgraded solid boosters for Ariane 6 evolution</w:t>
            </w:r>
          </w:p>
        </w:tc>
        <w:tc>
          <w:tcPr>
            <w:tcW w:w="2426" w:type="pct"/>
          </w:tcPr>
          <w:p w14:paraId="790FB2CD" w14:textId="77777777" w:rsidR="00D4339D" w:rsidRPr="009F4405" w:rsidRDefault="00D4339D">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 xml:space="preserve">Full-scale static fire testing of solid rocket boosters </w:t>
            </w:r>
          </w:p>
          <w:p w14:paraId="6A4B62E6" w14:textId="77777777" w:rsidR="00D4339D" w:rsidRPr="009F4405" w:rsidRDefault="00D4339D">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 xml:space="preserve">Development testing for future launcher motors </w:t>
            </w:r>
          </w:p>
          <w:p w14:paraId="691DF847" w14:textId="77777777" w:rsidR="00D4339D" w:rsidRPr="009F4405" w:rsidRDefault="00D4339D">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 xml:space="preserve">Qualification testing of solid rocket motors </w:t>
            </w:r>
          </w:p>
          <w:p w14:paraId="3DCABD1F" w14:textId="77777777" w:rsidR="00D4339D" w:rsidRPr="009F4405" w:rsidRDefault="00D4339D">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 xml:space="preserve">Real-condition booster testing </w:t>
            </w:r>
          </w:p>
          <w:p w14:paraId="25C6155F" w14:textId="77777777" w:rsidR="00D4339D" w:rsidRPr="009F4405" w:rsidRDefault="00D4339D">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 xml:space="preserve">Performance measurement testing </w:t>
            </w:r>
          </w:p>
          <w:p w14:paraId="3B2E9F73" w14:textId="77777777" w:rsidR="00D4339D" w:rsidRPr="009F4405" w:rsidRDefault="00D4339D">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 xml:space="preserve">Design, materials and production-process validation </w:t>
            </w:r>
          </w:p>
          <w:p w14:paraId="06A7D2A0" w14:textId="77777777" w:rsidR="00D4339D" w:rsidRPr="009F4405" w:rsidRDefault="00D4339D">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 xml:space="preserve">Nozzle and actuator control testing </w:t>
            </w:r>
          </w:p>
          <w:p w14:paraId="6F48016A" w14:textId="77777777" w:rsidR="00D4339D" w:rsidRPr="009F4405" w:rsidRDefault="00D4339D">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 xml:space="preserve">Instrumentation and data-acquisition testing </w:t>
            </w:r>
          </w:p>
          <w:p w14:paraId="386B2FAD" w14:textId="77777777" w:rsidR="00D4339D" w:rsidRPr="009F4405" w:rsidRDefault="00D4339D">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 xml:space="preserve">Campaign readiness and control tests </w:t>
            </w:r>
          </w:p>
          <w:p w14:paraId="0310D68B" w14:textId="77777777" w:rsidR="00D4339D" w:rsidRPr="009F4405" w:rsidRDefault="00D4339D">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 xml:space="preserve">Post-fire performance analysis </w:t>
            </w:r>
          </w:p>
          <w:p w14:paraId="38034C0B" w14:textId="77777777" w:rsidR="00D4339D" w:rsidRPr="009F4405" w:rsidRDefault="00D4339D">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 xml:space="preserve">Safety-system testing / validation during campaigns </w:t>
            </w:r>
          </w:p>
          <w:p w14:paraId="718908A7" w14:textId="77777777" w:rsidR="00D4339D" w:rsidRPr="009F4405" w:rsidRDefault="00D4339D">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Cooling and post-test observation support</w:t>
            </w:r>
          </w:p>
        </w:tc>
      </w:tr>
      <w:tr w:rsidR="00746C6B" w:rsidRPr="009F4405" w14:paraId="4772213B" w14:textId="77777777" w:rsidTr="00B81753">
        <w:trPr>
          <w:trHeight w:val="338"/>
        </w:trPr>
        <w:tc>
          <w:tcPr>
            <w:tcW w:w="463" w:type="pct"/>
            <w:hideMark/>
          </w:tcPr>
          <w:p w14:paraId="63BAFA42" w14:textId="77777777" w:rsidR="00746C6B" w:rsidRPr="009F4405" w:rsidRDefault="00746C6B" w:rsidP="00273CB9">
            <w:pPr>
              <w:spacing w:after="0"/>
              <w:jc w:val="left"/>
              <w:rPr>
                <w:b/>
                <w:bCs/>
                <w:sz w:val="18"/>
                <w:szCs w:val="18"/>
                <w14:ligatures w14:val="standardContextual"/>
              </w:rPr>
            </w:pPr>
            <w:r w:rsidRPr="009F4405">
              <w:rPr>
                <w:b/>
                <w:bCs/>
                <w:sz w:val="18"/>
                <w:szCs w:val="18"/>
                <w14:ligatures w14:val="standardContextual"/>
              </w:rPr>
              <w:lastRenderedPageBreak/>
              <w:t>Avio Test Facilities</w:t>
            </w:r>
          </w:p>
        </w:tc>
        <w:tc>
          <w:tcPr>
            <w:tcW w:w="408" w:type="pct"/>
            <w:hideMark/>
          </w:tcPr>
          <w:p w14:paraId="332A5C16" w14:textId="1B47C242" w:rsidR="00746C6B" w:rsidRPr="009F4405" w:rsidRDefault="00746C6B" w:rsidP="00273CB9">
            <w:pPr>
              <w:spacing w:after="0"/>
              <w:jc w:val="left"/>
              <w:rPr>
                <w:sz w:val="18"/>
                <w:szCs w:val="18"/>
                <w14:ligatures w14:val="standardContextual"/>
              </w:rPr>
            </w:pPr>
            <w:r w:rsidRPr="009F4405">
              <w:rPr>
                <w:sz w:val="18"/>
                <w:szCs w:val="18"/>
              </w:rPr>
              <w:t>Colleferro &amp; Sardinia (Salto di Quirra, SPTF Perdasdefogu), IT</w:t>
            </w:r>
          </w:p>
        </w:tc>
        <w:tc>
          <w:tcPr>
            <w:tcW w:w="407" w:type="pct"/>
            <w:hideMark/>
          </w:tcPr>
          <w:p w14:paraId="6B858C3F" w14:textId="67222E1C" w:rsidR="00746C6B" w:rsidRPr="009F4405" w:rsidRDefault="00746C6B" w:rsidP="00273CB9">
            <w:pPr>
              <w:spacing w:after="0"/>
              <w:jc w:val="left"/>
              <w:rPr>
                <w:sz w:val="18"/>
                <w:szCs w:val="18"/>
                <w14:ligatures w14:val="standardContextual"/>
              </w:rPr>
            </w:pPr>
            <w:r w:rsidRPr="009F4405">
              <w:rPr>
                <w:sz w:val="18"/>
                <w:szCs w:val="18"/>
              </w:rPr>
              <w:t>Avio</w:t>
            </w:r>
          </w:p>
        </w:tc>
        <w:tc>
          <w:tcPr>
            <w:tcW w:w="698" w:type="pct"/>
            <w:hideMark/>
          </w:tcPr>
          <w:p w14:paraId="52FCCDBD" w14:textId="1DA10A4B" w:rsidR="00746C6B" w:rsidRPr="009F4405" w:rsidRDefault="00746C6B" w:rsidP="00273CB9">
            <w:pPr>
              <w:spacing w:after="0"/>
              <w:jc w:val="left"/>
              <w:rPr>
                <w:sz w:val="18"/>
                <w:szCs w:val="18"/>
                <w14:ligatures w14:val="standardContextual"/>
              </w:rPr>
            </w:pPr>
            <w:r w:rsidRPr="009F4405">
              <w:rPr>
                <w:sz w:val="18"/>
                <w:szCs w:val="22"/>
              </w:rPr>
              <w:t>Vega-C solid motors (Zefiro-40, Zefiro-9); M10 LOX/methane engine for Vega-E; qualification of solid stages</w:t>
            </w:r>
            <w:r w:rsidRPr="009F4405" w:rsidDel="00DD4EF3">
              <w:rPr>
                <w:sz w:val="18"/>
                <w:szCs w:val="18"/>
              </w:rPr>
              <w:t xml:space="preserve"> </w:t>
            </w:r>
          </w:p>
        </w:tc>
        <w:tc>
          <w:tcPr>
            <w:tcW w:w="599" w:type="pct"/>
          </w:tcPr>
          <w:p w14:paraId="6E7965DF" w14:textId="7BBF478D" w:rsidR="00746C6B" w:rsidRPr="009F4405" w:rsidRDefault="00746C6B" w:rsidP="00273CB9">
            <w:pPr>
              <w:spacing w:after="0"/>
              <w:contextualSpacing/>
              <w:jc w:val="left"/>
              <w:rPr>
                <w:sz w:val="18"/>
                <w:szCs w:val="18"/>
                <w14:ligatures w14:val="standardContextual"/>
              </w:rPr>
            </w:pPr>
            <w:r w:rsidRPr="009F4405">
              <w:rPr>
                <w:sz w:val="18"/>
                <w:szCs w:val="22"/>
              </w:rPr>
              <w:t>Vega-E full qualification campaign; future common solid booster derivatives</w:t>
            </w:r>
          </w:p>
        </w:tc>
        <w:tc>
          <w:tcPr>
            <w:tcW w:w="2426" w:type="pct"/>
          </w:tcPr>
          <w:p w14:paraId="476DAB1E" w14:textId="77777777" w:rsidR="00746C6B" w:rsidRPr="009F4405" w:rsidRDefault="00746C6B">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 xml:space="preserve">Solid rocket motor static firing tests </w:t>
            </w:r>
          </w:p>
          <w:p w14:paraId="554A8779" w14:textId="77777777" w:rsidR="00746C6B" w:rsidRPr="009F4405" w:rsidRDefault="00746C6B">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 xml:space="preserve">Development and qualification testing of Vega solid stages </w:t>
            </w:r>
          </w:p>
          <w:p w14:paraId="273C042D" w14:textId="77777777" w:rsidR="00746C6B" w:rsidRPr="009F4405" w:rsidRDefault="00746C6B">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 xml:space="preserve">Horizontal bench testing of Zefiro-40 </w:t>
            </w:r>
          </w:p>
          <w:p w14:paraId="4478F64F" w14:textId="77777777" w:rsidR="00746C6B" w:rsidRPr="009F4405" w:rsidRDefault="00746C6B">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 xml:space="preserve">Nozzle design validation and requalification testing </w:t>
            </w:r>
          </w:p>
          <w:p w14:paraId="6F8E04DF" w14:textId="77777777" w:rsidR="00746C6B" w:rsidRPr="009F4405" w:rsidRDefault="00746C6B">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 xml:space="preserve">Thrust-vector-control and manoeuvre simulation testing </w:t>
            </w:r>
          </w:p>
          <w:p w14:paraId="365DC67D" w14:textId="77777777" w:rsidR="00746C6B" w:rsidRPr="009F4405" w:rsidRDefault="00746C6B">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 xml:space="preserve">Liquid rocket engine testing </w:t>
            </w:r>
          </w:p>
          <w:p w14:paraId="46947D68" w14:textId="77777777" w:rsidR="00746C6B" w:rsidRPr="009F4405" w:rsidRDefault="00746C6B">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 xml:space="preserve">LOX–methane / green cryogenic propulsion testing </w:t>
            </w:r>
          </w:p>
          <w:p w14:paraId="499BCA02" w14:textId="77777777" w:rsidR="00746C6B" w:rsidRPr="009F4405" w:rsidRDefault="00746C6B">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 xml:space="preserve">M10 liquid oxygen–methane hot-fire testing </w:t>
            </w:r>
          </w:p>
          <w:p w14:paraId="78A196A6" w14:textId="77777777" w:rsidR="00746C6B" w:rsidRPr="009F4405" w:rsidRDefault="00746C6B">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 xml:space="preserve">Long-duration firing tests </w:t>
            </w:r>
          </w:p>
          <w:p w14:paraId="6A1D5C08" w14:textId="77777777" w:rsidR="00746C6B" w:rsidRPr="009F4405" w:rsidRDefault="00746C6B">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 xml:space="preserve">Throttling and mixture-ratio testing </w:t>
            </w:r>
          </w:p>
          <w:p w14:paraId="03609752" w14:textId="77777777" w:rsidR="00746C6B" w:rsidRPr="009F4405" w:rsidRDefault="00746C6B">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 xml:space="preserve">Liquid oxygen turbopump technology testing </w:t>
            </w:r>
          </w:p>
          <w:p w14:paraId="2B99D44C" w14:textId="77777777" w:rsidR="00746C6B" w:rsidRPr="009F4405" w:rsidRDefault="00746C6B">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Large common solid booster qualification testing</w:t>
            </w:r>
          </w:p>
        </w:tc>
      </w:tr>
      <w:tr w:rsidR="003D6734" w:rsidRPr="009F4405" w14:paraId="2DFC8966" w14:textId="77777777" w:rsidTr="00273CB9">
        <w:trPr>
          <w:trHeight w:val="937"/>
        </w:trPr>
        <w:tc>
          <w:tcPr>
            <w:tcW w:w="463" w:type="pct"/>
            <w:hideMark/>
          </w:tcPr>
          <w:p w14:paraId="0071A210" w14:textId="77777777" w:rsidR="003D6734" w:rsidRPr="009F4405" w:rsidRDefault="003D6734" w:rsidP="00273CB9">
            <w:pPr>
              <w:spacing w:after="0"/>
              <w:jc w:val="left"/>
              <w:rPr>
                <w:b/>
                <w:bCs/>
                <w:sz w:val="18"/>
                <w:szCs w:val="18"/>
                <w14:ligatures w14:val="standardContextual"/>
              </w:rPr>
            </w:pPr>
            <w:r w:rsidRPr="009F4405">
              <w:rPr>
                <w:b/>
                <w:bCs/>
                <w:sz w:val="18"/>
                <w:szCs w:val="18"/>
                <w14:ligatures w14:val="standardContextual"/>
              </w:rPr>
              <w:t>Nammo Test Area</w:t>
            </w:r>
          </w:p>
        </w:tc>
        <w:tc>
          <w:tcPr>
            <w:tcW w:w="408" w:type="pct"/>
            <w:hideMark/>
          </w:tcPr>
          <w:p w14:paraId="4A24A3A8" w14:textId="502DC2FD" w:rsidR="003D6734" w:rsidRPr="009F4405" w:rsidRDefault="003D6734" w:rsidP="00273CB9">
            <w:pPr>
              <w:spacing w:after="0"/>
              <w:jc w:val="left"/>
              <w:rPr>
                <w:sz w:val="18"/>
                <w:szCs w:val="18"/>
                <w14:ligatures w14:val="standardContextual"/>
              </w:rPr>
            </w:pPr>
            <w:r w:rsidRPr="009F4405">
              <w:rPr>
                <w:sz w:val="18"/>
                <w:szCs w:val="18"/>
              </w:rPr>
              <w:t>Raufoss, NO</w:t>
            </w:r>
          </w:p>
        </w:tc>
        <w:tc>
          <w:tcPr>
            <w:tcW w:w="407" w:type="pct"/>
            <w:hideMark/>
          </w:tcPr>
          <w:p w14:paraId="02470837" w14:textId="1478D9AF" w:rsidR="003D6734" w:rsidRPr="009F4405" w:rsidRDefault="003D6734" w:rsidP="00273CB9">
            <w:pPr>
              <w:spacing w:after="0"/>
              <w:jc w:val="left"/>
              <w:rPr>
                <w:sz w:val="18"/>
                <w:szCs w:val="18"/>
                <w14:ligatures w14:val="standardContextual"/>
              </w:rPr>
            </w:pPr>
            <w:r w:rsidRPr="009F4405">
              <w:rPr>
                <w:sz w:val="18"/>
                <w:szCs w:val="18"/>
              </w:rPr>
              <w:t>Nammo</w:t>
            </w:r>
          </w:p>
        </w:tc>
        <w:tc>
          <w:tcPr>
            <w:tcW w:w="698" w:type="pct"/>
            <w:hideMark/>
          </w:tcPr>
          <w:p w14:paraId="412A23CC" w14:textId="4614A275" w:rsidR="003D6734" w:rsidRPr="009F4405" w:rsidRDefault="006C25F6" w:rsidP="00273CB9">
            <w:pPr>
              <w:spacing w:after="0"/>
              <w:jc w:val="left"/>
              <w:rPr>
                <w:sz w:val="18"/>
                <w:szCs w:val="18"/>
                <w14:ligatures w14:val="standardContextual"/>
              </w:rPr>
            </w:pPr>
            <w:r w:rsidRPr="009F4405">
              <w:rPr>
                <w:sz w:val="18"/>
                <w:szCs w:val="18"/>
              </w:rPr>
              <w:t>H2O2 220 N thruster for Vega-C AVUM+; hybrid propulsion (up to 200 kN); solid propulsion (up to 100 kN); 500 kN thrust stand</w:t>
            </w:r>
          </w:p>
        </w:tc>
        <w:tc>
          <w:tcPr>
            <w:tcW w:w="599" w:type="pct"/>
          </w:tcPr>
          <w:p w14:paraId="30E53734" w14:textId="6910C7C7" w:rsidR="003D6734" w:rsidRPr="009F4405" w:rsidRDefault="006C25F6" w:rsidP="00273CB9">
            <w:pPr>
              <w:spacing w:after="0"/>
              <w:contextualSpacing/>
              <w:jc w:val="left"/>
              <w:rPr>
                <w:sz w:val="18"/>
                <w:szCs w:val="18"/>
                <w14:ligatures w14:val="standardContextual"/>
              </w:rPr>
            </w:pPr>
            <w:r w:rsidRPr="009F4405">
              <w:rPr>
                <w:sz w:val="18"/>
                <w:szCs w:val="18"/>
                <w14:ligatures w14:val="standardContextual"/>
              </w:rPr>
              <w:t>HyImpulse SL1 (hybrid propulsion, technically compatible); Vega-E AVUM+ derivatives; other European hybrid/green propulsion demonstrators</w:t>
            </w:r>
          </w:p>
        </w:tc>
        <w:tc>
          <w:tcPr>
            <w:tcW w:w="2426" w:type="pct"/>
          </w:tcPr>
          <w:p w14:paraId="08AC2832"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In-house qualification testing for space propulsion systems and components</w:t>
            </w:r>
          </w:p>
          <w:p w14:paraId="4F8ECCE5"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Solid propulsion testing</w:t>
            </w:r>
          </w:p>
          <w:p w14:paraId="34575904"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Hybrid propulsion testing</w:t>
            </w:r>
          </w:p>
          <w:p w14:paraId="15FEB08B"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Hydrogen-peroxide green propulsion testing</w:t>
            </w:r>
          </w:p>
          <w:p w14:paraId="66C77FEA"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Monopropellant thruster testing</w:t>
            </w:r>
          </w:p>
          <w:p w14:paraId="0E830F6C"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Bipropellant thruster testing</w:t>
            </w:r>
          </w:p>
          <w:p w14:paraId="54F36CC9"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High-altitude propulsion testing</w:t>
            </w:r>
          </w:p>
          <w:p w14:paraId="19A150F6"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Ground-level thrust-stand testing</w:t>
            </w:r>
          </w:p>
          <w:p w14:paraId="5CAB9D18"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Hybrid rocket motor static-fire testing</w:t>
            </w:r>
          </w:p>
          <w:p w14:paraId="3EB6969B"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Full propulsion-system ground testing</w:t>
            </w:r>
          </w:p>
          <w:p w14:paraId="7DBC9FEE"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Sounding-rocket propulsion testing</w:t>
            </w:r>
          </w:p>
          <w:p w14:paraId="485075AE"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Roll and attitude control system thruster testing</w:t>
            </w:r>
          </w:p>
          <w:p w14:paraId="51BF76BE"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Space-hardware vibration testing</w:t>
            </w:r>
          </w:p>
          <w:p w14:paraId="393B2B65"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Flow-bench testing for propulsion fluidic components</w:t>
            </w:r>
          </w:p>
        </w:tc>
      </w:tr>
      <w:tr w:rsidR="003D6734" w:rsidRPr="009F4405" w14:paraId="6D3BE3A5" w14:textId="77777777" w:rsidTr="00273CB9">
        <w:trPr>
          <w:trHeight w:val="1012"/>
        </w:trPr>
        <w:tc>
          <w:tcPr>
            <w:tcW w:w="463" w:type="pct"/>
            <w:hideMark/>
          </w:tcPr>
          <w:p w14:paraId="4C2FE160" w14:textId="77777777" w:rsidR="003D6734" w:rsidRPr="009F4405" w:rsidRDefault="003D6734" w:rsidP="00273CB9">
            <w:pPr>
              <w:spacing w:after="0"/>
              <w:jc w:val="left"/>
              <w:rPr>
                <w:b/>
                <w:bCs/>
                <w:sz w:val="18"/>
                <w:szCs w:val="18"/>
                <w14:ligatures w14:val="standardContextual"/>
              </w:rPr>
            </w:pPr>
            <w:r w:rsidRPr="009F4405">
              <w:rPr>
                <w:b/>
                <w:bCs/>
                <w:sz w:val="18"/>
                <w:szCs w:val="18"/>
                <w14:ligatures w14:val="standardContextual"/>
              </w:rPr>
              <w:t xml:space="preserve">Rocket and Satellite Propulsion Laboratory Centre </w:t>
            </w:r>
          </w:p>
        </w:tc>
        <w:tc>
          <w:tcPr>
            <w:tcW w:w="408" w:type="pct"/>
            <w:hideMark/>
          </w:tcPr>
          <w:p w14:paraId="0892B431" w14:textId="5006B7A0" w:rsidR="003D6734" w:rsidRPr="009F4405" w:rsidRDefault="003D6734" w:rsidP="00273CB9">
            <w:pPr>
              <w:spacing w:after="0"/>
              <w:jc w:val="left"/>
              <w:rPr>
                <w:sz w:val="18"/>
                <w:szCs w:val="18"/>
                <w14:ligatures w14:val="standardContextual"/>
              </w:rPr>
            </w:pPr>
            <w:r w:rsidRPr="009F4405">
              <w:rPr>
                <w:sz w:val="18"/>
                <w:szCs w:val="18"/>
              </w:rPr>
              <w:t>Warsaw, PL</w:t>
            </w:r>
          </w:p>
        </w:tc>
        <w:tc>
          <w:tcPr>
            <w:tcW w:w="407" w:type="pct"/>
            <w:hideMark/>
          </w:tcPr>
          <w:p w14:paraId="4034928D" w14:textId="40C5A54D" w:rsidR="003D6734" w:rsidRPr="009F4405" w:rsidRDefault="003D6734" w:rsidP="00273CB9">
            <w:pPr>
              <w:spacing w:after="0"/>
              <w:jc w:val="left"/>
              <w:rPr>
                <w:sz w:val="18"/>
                <w:szCs w:val="18"/>
                <w14:ligatures w14:val="standardContextual"/>
              </w:rPr>
            </w:pPr>
            <w:r w:rsidRPr="009F4405">
              <w:rPr>
                <w:sz w:val="18"/>
                <w:szCs w:val="18"/>
              </w:rPr>
              <w:t>Łukasiewicz–ILOT</w:t>
            </w:r>
          </w:p>
        </w:tc>
        <w:tc>
          <w:tcPr>
            <w:tcW w:w="698" w:type="pct"/>
          </w:tcPr>
          <w:p w14:paraId="6AF30CCB" w14:textId="715DB0E1" w:rsidR="003D6734" w:rsidRPr="009F4405" w:rsidRDefault="003D6734" w:rsidP="00273CB9">
            <w:pPr>
              <w:spacing w:after="0"/>
              <w:jc w:val="left"/>
              <w:rPr>
                <w:sz w:val="18"/>
                <w:szCs w:val="18"/>
                <w14:ligatures w14:val="standardContextual"/>
              </w:rPr>
            </w:pPr>
            <w:r w:rsidRPr="009F4405">
              <w:rPr>
                <w:sz w:val="18"/>
                <w:szCs w:val="18"/>
              </w:rPr>
              <w:t>Green rocket propulsion; engines to 5 kN atmospheric; rocket subsystem laboratories (valves, actuation, avionics).</w:t>
            </w:r>
          </w:p>
        </w:tc>
        <w:tc>
          <w:tcPr>
            <w:tcW w:w="599" w:type="pct"/>
          </w:tcPr>
          <w:p w14:paraId="16BA9B87" w14:textId="5DAE8C96" w:rsidR="003D6734" w:rsidRPr="009F4405" w:rsidRDefault="00527B9B" w:rsidP="00273CB9">
            <w:pPr>
              <w:spacing w:after="0"/>
              <w:contextualSpacing/>
              <w:jc w:val="left"/>
              <w:rPr>
                <w:sz w:val="18"/>
                <w:szCs w:val="18"/>
                <w14:ligatures w14:val="standardContextual"/>
              </w:rPr>
            </w:pPr>
            <w:r w:rsidRPr="009F4405">
              <w:rPr>
                <w:sz w:val="18"/>
                <w:szCs w:val="18"/>
                <w14:ligatures w14:val="standardContextual"/>
              </w:rPr>
              <w:t>Compatible with European micro-launcher subsystem qualification; potential support for Zephyr, Sirius, HyImpulse SL1 avionics/component testing</w:t>
            </w:r>
          </w:p>
        </w:tc>
        <w:tc>
          <w:tcPr>
            <w:tcW w:w="2426" w:type="pct"/>
          </w:tcPr>
          <w:p w14:paraId="093EAC61"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Rocket engine testing under atmospheric conditions</w:t>
            </w:r>
          </w:p>
          <w:p w14:paraId="4467B69E"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Satellite thruster testing</w:t>
            </w:r>
          </w:p>
          <w:p w14:paraId="59D599C6"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Vacuum space-propulsion testing</w:t>
            </w:r>
          </w:p>
          <w:p w14:paraId="72791A9E"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Green propellant / hydrogen-peroxide propulsion testing</w:t>
            </w:r>
          </w:p>
          <w:p w14:paraId="2AFF0980"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Complete propulsion-system qualification testing</w:t>
            </w:r>
          </w:p>
          <w:p w14:paraId="151C2EC5"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Propulsion component and subsystem testing</w:t>
            </w:r>
          </w:p>
          <w:p w14:paraId="753B090A"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Rotating detonation engine testing</w:t>
            </w:r>
          </w:p>
          <w:p w14:paraId="74D6BDCA"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Space-hardware environmental testing</w:t>
            </w:r>
          </w:p>
        </w:tc>
      </w:tr>
      <w:tr w:rsidR="003D6734" w:rsidRPr="009F4405" w14:paraId="72B746A9" w14:textId="77777777" w:rsidTr="00273CB9">
        <w:trPr>
          <w:trHeight w:val="338"/>
        </w:trPr>
        <w:tc>
          <w:tcPr>
            <w:tcW w:w="463" w:type="pct"/>
            <w:hideMark/>
          </w:tcPr>
          <w:p w14:paraId="2D99151F" w14:textId="77777777" w:rsidR="003D6734" w:rsidRPr="009F4405" w:rsidRDefault="003D6734" w:rsidP="00273CB9">
            <w:pPr>
              <w:spacing w:after="0"/>
              <w:jc w:val="left"/>
              <w:rPr>
                <w:b/>
                <w:bCs/>
                <w:sz w:val="18"/>
                <w:szCs w:val="18"/>
                <w14:ligatures w14:val="standardContextual"/>
              </w:rPr>
            </w:pPr>
            <w:r w:rsidRPr="009F4405">
              <w:rPr>
                <w:b/>
                <w:bCs/>
                <w:sz w:val="18"/>
                <w:szCs w:val="18"/>
                <w14:ligatures w14:val="standardContextual"/>
              </w:rPr>
              <w:t>SSC Esrange Space Center testbed and rocket testing</w:t>
            </w:r>
          </w:p>
        </w:tc>
        <w:tc>
          <w:tcPr>
            <w:tcW w:w="408" w:type="pct"/>
            <w:hideMark/>
          </w:tcPr>
          <w:p w14:paraId="0523A0B1" w14:textId="67C15B12" w:rsidR="003D6734" w:rsidRPr="009F4405" w:rsidRDefault="003D6734" w:rsidP="00273CB9">
            <w:pPr>
              <w:spacing w:after="0"/>
              <w:jc w:val="left"/>
              <w:rPr>
                <w:sz w:val="18"/>
                <w:szCs w:val="18"/>
                <w14:ligatures w14:val="standardContextual"/>
              </w:rPr>
            </w:pPr>
            <w:r w:rsidRPr="009F4405">
              <w:rPr>
                <w:sz w:val="18"/>
                <w:szCs w:val="18"/>
              </w:rPr>
              <w:t>Esrange, SE</w:t>
            </w:r>
          </w:p>
        </w:tc>
        <w:tc>
          <w:tcPr>
            <w:tcW w:w="407" w:type="pct"/>
            <w:hideMark/>
          </w:tcPr>
          <w:p w14:paraId="009CFD1C" w14:textId="02E390EC" w:rsidR="003D6734" w:rsidRPr="009F4405" w:rsidRDefault="003D6734" w:rsidP="00273CB9">
            <w:pPr>
              <w:spacing w:after="0"/>
              <w:jc w:val="left"/>
              <w:rPr>
                <w:sz w:val="18"/>
                <w:szCs w:val="18"/>
                <w14:ligatures w14:val="standardContextual"/>
              </w:rPr>
            </w:pPr>
            <w:r w:rsidRPr="009F4405">
              <w:rPr>
                <w:sz w:val="18"/>
                <w:szCs w:val="18"/>
              </w:rPr>
              <w:t>SSC (user-operated assets)</w:t>
            </w:r>
          </w:p>
        </w:tc>
        <w:tc>
          <w:tcPr>
            <w:tcW w:w="698" w:type="pct"/>
            <w:hideMark/>
          </w:tcPr>
          <w:p w14:paraId="14056E01" w14:textId="20A939B9" w:rsidR="003D6734" w:rsidRPr="009F4405" w:rsidRDefault="009427C4" w:rsidP="00273CB9">
            <w:pPr>
              <w:spacing w:after="0"/>
              <w:jc w:val="left"/>
              <w:rPr>
                <w:sz w:val="18"/>
                <w:szCs w:val="18"/>
                <w14:ligatures w14:val="standardContextual"/>
              </w:rPr>
            </w:pPr>
            <w:r w:rsidRPr="009F4405">
              <w:rPr>
                <w:sz w:val="18"/>
                <w:szCs w:val="18"/>
              </w:rPr>
              <w:t>RFA upper stage &amp; Helix engine; Isar Aquila engine (Spectrum)</w:t>
            </w:r>
          </w:p>
        </w:tc>
        <w:tc>
          <w:tcPr>
            <w:tcW w:w="599" w:type="pct"/>
          </w:tcPr>
          <w:p w14:paraId="0A2148A4" w14:textId="161E83C0" w:rsidR="003D6734" w:rsidRPr="009F4405" w:rsidRDefault="009427C4" w:rsidP="00273CB9">
            <w:pPr>
              <w:spacing w:after="0"/>
              <w:contextualSpacing/>
              <w:jc w:val="left"/>
              <w:rPr>
                <w:sz w:val="18"/>
                <w:szCs w:val="18"/>
                <w14:ligatures w14:val="standardContextual"/>
              </w:rPr>
            </w:pPr>
            <w:r w:rsidRPr="009F4405">
              <w:rPr>
                <w:sz w:val="18"/>
                <w:szCs w:val="18"/>
                <w14:ligatures w14:val="standardContextual"/>
              </w:rPr>
              <w:t>Firefly Alpha stage testing (customer at Esrange launch site); Blue Whale 1 (Perigee — Esrange launch agreement)</w:t>
            </w:r>
          </w:p>
        </w:tc>
        <w:tc>
          <w:tcPr>
            <w:tcW w:w="2426" w:type="pct"/>
          </w:tcPr>
          <w:p w14:paraId="2F59CADC"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Rocket propulsion development testing</w:t>
            </w:r>
          </w:p>
          <w:p w14:paraId="22C81561"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Rocket propulsion qualification testing</w:t>
            </w:r>
          </w:p>
          <w:p w14:paraId="70E8F5F3"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Rocket propulsion acceptance testing</w:t>
            </w:r>
          </w:p>
          <w:p w14:paraId="34306D51"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Solid rocket motor test firing</w:t>
            </w:r>
          </w:p>
          <w:p w14:paraId="40DE8C3A"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Liquid rocket engine / motor test firing</w:t>
            </w:r>
          </w:p>
          <w:p w14:paraId="34B651B5"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Engine component testing</w:t>
            </w:r>
          </w:p>
          <w:p w14:paraId="51694EEA"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Integrated stage testing</w:t>
            </w:r>
          </w:p>
          <w:p w14:paraId="50054FC2"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Full-duration hot-fire testing</w:t>
            </w:r>
          </w:p>
          <w:p w14:paraId="76D19CC4"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Reusable launcher testing</w:t>
            </w:r>
          </w:p>
          <w:p w14:paraId="6277FC7E"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Tethered, jump and hop testing</w:t>
            </w:r>
          </w:p>
          <w:p w14:paraId="301E6031"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Controlled landing testing</w:t>
            </w:r>
          </w:p>
          <w:p w14:paraId="185CF94A"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Sustainable-propellant engine testing</w:t>
            </w:r>
          </w:p>
          <w:p w14:paraId="41D45C48"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Sounding rocket test launches</w:t>
            </w:r>
          </w:p>
          <w:p w14:paraId="0AE50C2D"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Exploration vehicle and system testing</w:t>
            </w:r>
          </w:p>
          <w:p w14:paraId="1010E1E8"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Flight-hardware demonstration testing</w:t>
            </w:r>
          </w:p>
        </w:tc>
      </w:tr>
      <w:tr w:rsidR="003D6734" w:rsidRPr="009F4405" w14:paraId="3AD4BCBB" w14:textId="77777777" w:rsidTr="00273CB9">
        <w:trPr>
          <w:trHeight w:val="338"/>
        </w:trPr>
        <w:tc>
          <w:tcPr>
            <w:tcW w:w="463" w:type="pct"/>
            <w:hideMark/>
          </w:tcPr>
          <w:p w14:paraId="0F9F4AD2" w14:textId="77777777" w:rsidR="003D6734" w:rsidRPr="009F4405" w:rsidRDefault="003D6734" w:rsidP="00273CB9">
            <w:pPr>
              <w:spacing w:after="0"/>
              <w:jc w:val="left"/>
              <w:rPr>
                <w:b/>
                <w:bCs/>
                <w:sz w:val="18"/>
                <w:szCs w:val="18"/>
                <w14:ligatures w14:val="standardContextual"/>
              </w:rPr>
            </w:pPr>
            <w:r w:rsidRPr="009F4405">
              <w:rPr>
                <w:b/>
                <w:bCs/>
                <w:sz w:val="18"/>
                <w:szCs w:val="18"/>
                <w14:ligatures w14:val="standardContextual"/>
              </w:rPr>
              <w:t>ONERA Propulsi</w:t>
            </w:r>
            <w:r w:rsidRPr="009F4405">
              <w:rPr>
                <w:b/>
                <w:bCs/>
                <w:sz w:val="18"/>
                <w:szCs w:val="18"/>
                <w14:ligatures w14:val="standardContextual"/>
              </w:rPr>
              <w:lastRenderedPageBreak/>
              <w:t>on Test Benches</w:t>
            </w:r>
          </w:p>
        </w:tc>
        <w:tc>
          <w:tcPr>
            <w:tcW w:w="408" w:type="pct"/>
            <w:hideMark/>
          </w:tcPr>
          <w:p w14:paraId="1D25600C" w14:textId="30CF235F" w:rsidR="003D6734" w:rsidRPr="009F4405" w:rsidRDefault="003D6734" w:rsidP="00273CB9">
            <w:pPr>
              <w:spacing w:after="0"/>
              <w:jc w:val="left"/>
              <w:rPr>
                <w:sz w:val="18"/>
                <w:szCs w:val="18"/>
                <w14:ligatures w14:val="standardContextual"/>
              </w:rPr>
            </w:pPr>
            <w:r w:rsidRPr="009F4405">
              <w:rPr>
                <w:sz w:val="18"/>
                <w:szCs w:val="18"/>
              </w:rPr>
              <w:lastRenderedPageBreak/>
              <w:t xml:space="preserve">Fauga-Mauzac </w:t>
            </w:r>
            <w:r w:rsidRPr="009F4405">
              <w:rPr>
                <w:sz w:val="18"/>
                <w:szCs w:val="18"/>
              </w:rPr>
              <w:lastRenderedPageBreak/>
              <w:t>&amp; other sites, FR</w:t>
            </w:r>
          </w:p>
        </w:tc>
        <w:tc>
          <w:tcPr>
            <w:tcW w:w="407" w:type="pct"/>
            <w:hideMark/>
          </w:tcPr>
          <w:p w14:paraId="35462F95" w14:textId="1A8E6C55" w:rsidR="003D6734" w:rsidRPr="009F4405" w:rsidRDefault="003D6734" w:rsidP="00273CB9">
            <w:pPr>
              <w:spacing w:after="0"/>
              <w:jc w:val="left"/>
              <w:rPr>
                <w:sz w:val="18"/>
                <w:szCs w:val="18"/>
                <w14:ligatures w14:val="standardContextual"/>
              </w:rPr>
            </w:pPr>
            <w:r w:rsidRPr="009F4405">
              <w:rPr>
                <w:sz w:val="18"/>
                <w:szCs w:val="18"/>
              </w:rPr>
              <w:lastRenderedPageBreak/>
              <w:t>ONERA</w:t>
            </w:r>
          </w:p>
        </w:tc>
        <w:tc>
          <w:tcPr>
            <w:tcW w:w="698" w:type="pct"/>
            <w:hideMark/>
          </w:tcPr>
          <w:p w14:paraId="623F20C0" w14:textId="50B18C43" w:rsidR="003D6734" w:rsidRPr="009F4405" w:rsidRDefault="003D6734" w:rsidP="00273CB9">
            <w:pPr>
              <w:spacing w:after="0"/>
              <w:jc w:val="left"/>
              <w:rPr>
                <w:sz w:val="18"/>
                <w:szCs w:val="18"/>
                <w14:ligatures w14:val="standardContextual"/>
              </w:rPr>
            </w:pPr>
            <w:r w:rsidRPr="009F4405">
              <w:rPr>
                <w:sz w:val="18"/>
                <w:szCs w:val="18"/>
              </w:rPr>
              <w:t xml:space="preserve">Ariane 6 first-stage </w:t>
            </w:r>
            <w:r w:rsidRPr="009F4405">
              <w:rPr>
                <w:sz w:val="18"/>
                <w:szCs w:val="18"/>
              </w:rPr>
              <w:lastRenderedPageBreak/>
              <w:t>measurement validation; MASCOTTE cryogenic combustion research; launcher aerodynamic/propulsion-integration testing.</w:t>
            </w:r>
          </w:p>
        </w:tc>
        <w:tc>
          <w:tcPr>
            <w:tcW w:w="599" w:type="pct"/>
          </w:tcPr>
          <w:p w14:paraId="25265BB4" w14:textId="5ABF0F14" w:rsidR="003D6734" w:rsidRPr="009F4405" w:rsidRDefault="0088645F" w:rsidP="00273CB9">
            <w:pPr>
              <w:spacing w:after="0"/>
              <w:contextualSpacing/>
              <w:jc w:val="left"/>
              <w:rPr>
                <w:sz w:val="18"/>
                <w:szCs w:val="18"/>
                <w14:ligatures w14:val="standardContextual"/>
              </w:rPr>
            </w:pPr>
            <w:r w:rsidRPr="009F4405">
              <w:rPr>
                <w:sz w:val="18"/>
                <w:szCs w:val="18"/>
                <w14:ligatures w14:val="standardContextual"/>
              </w:rPr>
              <w:lastRenderedPageBreak/>
              <w:t>Maia (Prometheu</w:t>
            </w:r>
            <w:r w:rsidRPr="009F4405">
              <w:rPr>
                <w:sz w:val="18"/>
                <w:szCs w:val="18"/>
                <w14:ligatures w14:val="standardContextual"/>
              </w:rPr>
              <w:lastRenderedPageBreak/>
              <w:t>s development); Vega-E engine development support; Callisto (demonstrator) aerodynamic validation; Themis (demonstrator) integration support</w:t>
            </w:r>
          </w:p>
        </w:tc>
        <w:tc>
          <w:tcPr>
            <w:tcW w:w="2426" w:type="pct"/>
          </w:tcPr>
          <w:p w14:paraId="2AD85ADD"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lastRenderedPageBreak/>
              <w:t>Cryogenic liquid rocket combustion testing</w:t>
            </w:r>
          </w:p>
          <w:p w14:paraId="4922A674"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Rocket injector testing</w:t>
            </w:r>
          </w:p>
          <w:p w14:paraId="515885A2"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lastRenderedPageBreak/>
              <w:t>Solid, liquid and hybrid propellant testing</w:t>
            </w:r>
          </w:p>
          <w:p w14:paraId="4C0B7B5B"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Rocket pressure and thrust measurement testing</w:t>
            </w:r>
          </w:p>
          <w:p w14:paraId="6F883449"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Electric satellite propulsion vacuum testing</w:t>
            </w:r>
          </w:p>
          <w:p w14:paraId="574AD9BE"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Electric thruster performance and lifetime testing</w:t>
            </w:r>
          </w:p>
          <w:p w14:paraId="6D90265D"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Launcher propulsion / jet-simulation testing</w:t>
            </w:r>
          </w:p>
          <w:p w14:paraId="4E1C9D8B"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Booster separation simulation</w:t>
            </w:r>
          </w:p>
        </w:tc>
      </w:tr>
      <w:tr w:rsidR="003D6734" w:rsidRPr="009F4405" w14:paraId="6FA06612" w14:textId="77777777" w:rsidTr="00273CB9">
        <w:trPr>
          <w:trHeight w:val="338"/>
        </w:trPr>
        <w:tc>
          <w:tcPr>
            <w:tcW w:w="463" w:type="pct"/>
            <w:hideMark/>
          </w:tcPr>
          <w:p w14:paraId="0AB196FA" w14:textId="77777777" w:rsidR="003D6734" w:rsidRPr="009F4405" w:rsidRDefault="003D6734" w:rsidP="00273CB9">
            <w:pPr>
              <w:spacing w:after="0"/>
              <w:jc w:val="left"/>
              <w:rPr>
                <w:b/>
                <w:bCs/>
                <w:sz w:val="18"/>
                <w:szCs w:val="18"/>
                <w14:ligatures w14:val="standardContextual"/>
              </w:rPr>
            </w:pPr>
            <w:r w:rsidRPr="009F4405">
              <w:rPr>
                <w:b/>
                <w:bCs/>
                <w:sz w:val="18"/>
                <w:szCs w:val="18"/>
                <w14:ligatures w14:val="standardContextual"/>
              </w:rPr>
              <w:lastRenderedPageBreak/>
              <w:t>PLD Space Propulsion Test Facilities</w:t>
            </w:r>
          </w:p>
        </w:tc>
        <w:tc>
          <w:tcPr>
            <w:tcW w:w="408" w:type="pct"/>
            <w:hideMark/>
          </w:tcPr>
          <w:p w14:paraId="5A5E15E9" w14:textId="3A3F0A8F" w:rsidR="003D6734" w:rsidRPr="009F4405" w:rsidRDefault="003D6734" w:rsidP="00273CB9">
            <w:pPr>
              <w:spacing w:after="0"/>
              <w:jc w:val="left"/>
              <w:rPr>
                <w:sz w:val="18"/>
                <w:szCs w:val="18"/>
                <w14:ligatures w14:val="standardContextual"/>
              </w:rPr>
            </w:pPr>
            <w:r w:rsidRPr="009F4405">
              <w:rPr>
                <w:sz w:val="18"/>
                <w:szCs w:val="18"/>
              </w:rPr>
              <w:t>Teruel Airport, ES</w:t>
            </w:r>
          </w:p>
        </w:tc>
        <w:tc>
          <w:tcPr>
            <w:tcW w:w="407" w:type="pct"/>
            <w:hideMark/>
          </w:tcPr>
          <w:p w14:paraId="262AC0A5" w14:textId="4728E230" w:rsidR="003D6734" w:rsidRPr="009F4405" w:rsidRDefault="003D6734" w:rsidP="00273CB9">
            <w:pPr>
              <w:spacing w:after="0"/>
              <w:jc w:val="left"/>
              <w:rPr>
                <w:sz w:val="18"/>
                <w:szCs w:val="18"/>
                <w14:ligatures w14:val="standardContextual"/>
              </w:rPr>
            </w:pPr>
            <w:r w:rsidRPr="009F4405">
              <w:rPr>
                <w:sz w:val="18"/>
                <w:szCs w:val="18"/>
              </w:rPr>
              <w:t>PLD Space</w:t>
            </w:r>
          </w:p>
        </w:tc>
        <w:tc>
          <w:tcPr>
            <w:tcW w:w="698" w:type="pct"/>
            <w:hideMark/>
          </w:tcPr>
          <w:p w14:paraId="512D3CC7" w14:textId="1718322B" w:rsidR="003D6734" w:rsidRPr="009F4405" w:rsidRDefault="00273CB9" w:rsidP="00273CB9">
            <w:pPr>
              <w:spacing w:after="0"/>
              <w:jc w:val="left"/>
              <w:rPr>
                <w:sz w:val="18"/>
                <w:szCs w:val="18"/>
                <w14:ligatures w14:val="standardContextual"/>
              </w:rPr>
            </w:pPr>
            <w:r w:rsidRPr="009F4405">
              <w:rPr>
                <w:sz w:val="18"/>
                <w:szCs w:val="18"/>
              </w:rPr>
              <w:t>Miura 5 subsystem/stage qualification; TEPREL engine family testing</w:t>
            </w:r>
          </w:p>
        </w:tc>
        <w:tc>
          <w:tcPr>
            <w:tcW w:w="599" w:type="pct"/>
          </w:tcPr>
          <w:p w14:paraId="0B6617DD" w14:textId="77777777" w:rsidR="003D6734" w:rsidRPr="009F4405" w:rsidRDefault="003D6734" w:rsidP="00273CB9">
            <w:pPr>
              <w:spacing w:after="0"/>
              <w:contextualSpacing/>
              <w:jc w:val="left"/>
              <w:rPr>
                <w:sz w:val="18"/>
                <w:szCs w:val="18"/>
                <w14:ligatures w14:val="standardContextual"/>
              </w:rPr>
            </w:pPr>
          </w:p>
        </w:tc>
        <w:tc>
          <w:tcPr>
            <w:tcW w:w="2426" w:type="pct"/>
          </w:tcPr>
          <w:p w14:paraId="4F817908"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Liquid rocket engine static-fire testing</w:t>
            </w:r>
          </w:p>
          <w:p w14:paraId="350D0079"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Rocket engine qualification testing</w:t>
            </w:r>
          </w:p>
          <w:p w14:paraId="4ED7F042"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Combustion chamber testing</w:t>
            </w:r>
          </w:p>
          <w:p w14:paraId="4D28E6B2"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Turbopump and gas-generator testing</w:t>
            </w:r>
          </w:p>
          <w:p w14:paraId="352728E2"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Integrated propulsion hardware testing</w:t>
            </w:r>
          </w:p>
          <w:p w14:paraId="3A58475C"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Complete rocket / stage static testing</w:t>
            </w:r>
          </w:p>
          <w:p w14:paraId="67B6656B"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Full-mission ground testing</w:t>
            </w:r>
          </w:p>
          <w:p w14:paraId="5B5DA145"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Propellant tank and structural validation testing</w:t>
            </w:r>
          </w:p>
          <w:p w14:paraId="3200C762"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Wet dress rehearsal / feed-system testing</w:t>
            </w:r>
          </w:p>
          <w:p w14:paraId="62EDC2FB"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Stage separation, valve and umbilical testing</w:t>
            </w:r>
          </w:p>
          <w:p w14:paraId="565E02DB" w14:textId="77777777" w:rsidR="003D6734" w:rsidRPr="009F4405" w:rsidRDefault="003D6734">
            <w:pPr>
              <w:numPr>
                <w:ilvl w:val="0"/>
                <w:numId w:val="43"/>
              </w:numPr>
              <w:spacing w:after="0"/>
              <w:ind w:left="267" w:hanging="267"/>
              <w:contextualSpacing/>
              <w:jc w:val="left"/>
              <w:rPr>
                <w:sz w:val="18"/>
                <w:szCs w:val="18"/>
                <w14:ligatures w14:val="standardContextual"/>
              </w:rPr>
            </w:pPr>
            <w:r w:rsidRPr="009F4405">
              <w:rPr>
                <w:sz w:val="18"/>
                <w:szCs w:val="18"/>
                <w14:ligatures w14:val="standardContextual"/>
              </w:rPr>
              <w:t>Thrust vector control testing</w:t>
            </w:r>
          </w:p>
        </w:tc>
      </w:tr>
    </w:tbl>
    <w:p w14:paraId="0DBBBB81" w14:textId="77777777" w:rsidR="00015188" w:rsidRPr="009F4405" w:rsidRDefault="00015188" w:rsidP="00015188">
      <w:pPr>
        <w:pStyle w:val="BodyText0"/>
      </w:pPr>
    </w:p>
    <w:p w14:paraId="79B55E4C" w14:textId="77777777" w:rsidR="00C33A29" w:rsidRPr="009F4405" w:rsidRDefault="00C33A29" w:rsidP="00C33A29">
      <w:pPr>
        <w:pStyle w:val="BodyText0"/>
      </w:pPr>
      <w:r w:rsidRPr="009F4405">
        <w:t>Comparative assessment of European launcher testing centres</w:t>
      </w:r>
    </w:p>
    <w:p w14:paraId="53F2C05B" w14:textId="1F3718EE" w:rsidR="003B24B8" w:rsidRPr="009F4405" w:rsidRDefault="003B24B8" w:rsidP="00015188">
      <w:pPr>
        <w:pStyle w:val="BodyText0"/>
      </w:pPr>
      <w:r w:rsidRPr="009F4405">
        <w:t>On this basis, t</w:t>
      </w:r>
      <w:r w:rsidR="00C33A29" w:rsidRPr="009F4405">
        <w:t>he following matrix maps Europe's principal launcher testing centres - DLR (Lampoldshausen), ArianeGroup Vernon, BEAP, Avio, Nammo, Łukasiewicz–ILOT, SSC Esrange, ONERA and PLD Space - across the launcher development and qualification lifecycle, from propulsion R&amp;D through engine and stage qualification to integrated launcher-system validation. Each capability is rated as available (</w:t>
      </w:r>
      <w:r w:rsidR="00C33A29" w:rsidRPr="009F4405">
        <w:rPr>
          <w:b/>
        </w:rPr>
        <w:t>v</w:t>
      </w:r>
      <w:r w:rsidR="00C33A29" w:rsidRPr="009F4405">
        <w:t>), partial or under development (</w:t>
      </w:r>
      <w:r w:rsidR="00C33A29" w:rsidRPr="009F4405">
        <w:rPr>
          <w:b/>
        </w:rPr>
        <w:t>+/-</w:t>
      </w:r>
      <w:r w:rsidR="00C33A29" w:rsidRPr="009F4405">
        <w:t>), or not available (</w:t>
      </w:r>
      <w:r w:rsidR="00C33A29" w:rsidRPr="009F4405">
        <w:rPr>
          <w:b/>
        </w:rPr>
        <w:t>x</w:t>
      </w:r>
      <w:r w:rsidR="00C33A29" w:rsidRPr="009F4405">
        <w:t>).</w:t>
      </w:r>
    </w:p>
    <w:p w14:paraId="03904A4C" w14:textId="6EA6CCF2" w:rsidR="00A0793E" w:rsidRPr="009F4405" w:rsidRDefault="00A0793E" w:rsidP="00A0793E">
      <w:pPr>
        <w:pStyle w:val="Caption"/>
      </w:pPr>
      <w:bookmarkStart w:id="39" w:name="_Toc239018401"/>
      <w:r w:rsidRPr="009F4405">
        <w:t xml:space="preserve">Table </w:t>
      </w:r>
      <w:r w:rsidRPr="009F4405">
        <w:fldChar w:fldCharType="begin"/>
      </w:r>
      <w:r w:rsidRPr="009F4405">
        <w:instrText xml:space="preserve"> SEQ Table \* ARABIC </w:instrText>
      </w:r>
      <w:r w:rsidRPr="009F4405">
        <w:fldChar w:fldCharType="separate"/>
      </w:r>
      <w:r w:rsidR="005F19E3">
        <w:rPr>
          <w:noProof/>
        </w:rPr>
        <w:t>10</w:t>
      </w:r>
      <w:r w:rsidRPr="009F4405">
        <w:fldChar w:fldCharType="end"/>
      </w:r>
      <w:r w:rsidRPr="009F4405">
        <w:t xml:space="preserve"> Comparative assessment of European launcher testing centres</w:t>
      </w:r>
      <w:bookmarkEnd w:id="39"/>
    </w:p>
    <w:tbl>
      <w:tblPr>
        <w:tblStyle w:val="GridTable5Dark"/>
        <w:tblW w:w="0" w:type="auto"/>
        <w:tblLook w:val="04A0" w:firstRow="1" w:lastRow="0" w:firstColumn="1" w:lastColumn="0" w:noHBand="0" w:noVBand="1"/>
      </w:tblPr>
      <w:tblGrid>
        <w:gridCol w:w="1844"/>
        <w:gridCol w:w="1953"/>
        <w:gridCol w:w="507"/>
        <w:gridCol w:w="758"/>
        <w:gridCol w:w="608"/>
        <w:gridCol w:w="547"/>
        <w:gridCol w:w="814"/>
        <w:gridCol w:w="544"/>
        <w:gridCol w:w="796"/>
        <w:gridCol w:w="755"/>
        <w:gridCol w:w="502"/>
      </w:tblGrid>
      <w:tr w:rsidR="003E4A6F" w:rsidRPr="009F4405" w14:paraId="50835219" w14:textId="77777777" w:rsidTr="001D40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FFE600" w:themeFill="accent2"/>
            <w:vAlign w:val="center"/>
            <w:hideMark/>
          </w:tcPr>
          <w:p w14:paraId="2F460F5C" w14:textId="77777777" w:rsidR="003E4A6F" w:rsidRPr="009F4405" w:rsidRDefault="003E4A6F" w:rsidP="001D402C">
            <w:pPr>
              <w:spacing w:after="0" w:line="278" w:lineRule="auto"/>
              <w:jc w:val="center"/>
              <w:rPr>
                <w:rFonts w:cstheme="minorHAnsi"/>
                <w:color w:val="auto"/>
                <w:sz w:val="18"/>
                <w:szCs w:val="18"/>
              </w:rPr>
            </w:pPr>
            <w:r w:rsidRPr="009F4405">
              <w:rPr>
                <w:rFonts w:cstheme="minorHAnsi"/>
                <w:color w:val="auto"/>
                <w:sz w:val="18"/>
                <w:szCs w:val="18"/>
              </w:rPr>
              <w:t>Main Category</w:t>
            </w:r>
          </w:p>
        </w:tc>
        <w:tc>
          <w:tcPr>
            <w:tcW w:w="0" w:type="auto"/>
            <w:tcBorders>
              <w:top w:val="single" w:sz="4" w:space="0" w:color="auto"/>
              <w:left w:val="single" w:sz="4" w:space="0" w:color="auto"/>
              <w:bottom w:val="single" w:sz="4" w:space="0" w:color="auto"/>
              <w:right w:val="single" w:sz="4" w:space="0" w:color="auto"/>
            </w:tcBorders>
            <w:shd w:val="clear" w:color="auto" w:fill="FFE600" w:themeFill="accent2"/>
            <w:vAlign w:val="center"/>
            <w:hideMark/>
          </w:tcPr>
          <w:p w14:paraId="2DC816B6" w14:textId="77777777" w:rsidR="003E4A6F" w:rsidRPr="009F4405" w:rsidRDefault="003E4A6F" w:rsidP="001D402C">
            <w:pPr>
              <w:spacing w:after="0" w:line="278" w:lineRule="auto"/>
              <w:jc w:val="center"/>
              <w:cnfStyle w:val="100000000000" w:firstRow="1" w:lastRow="0" w:firstColumn="0" w:lastColumn="0" w:oddVBand="0" w:evenVBand="0" w:oddHBand="0" w:evenHBand="0" w:firstRowFirstColumn="0" w:firstRowLastColumn="0" w:lastRowFirstColumn="0" w:lastRowLastColumn="0"/>
              <w:rPr>
                <w:rFonts w:cstheme="minorHAnsi"/>
                <w:color w:val="auto"/>
                <w:sz w:val="18"/>
                <w:szCs w:val="18"/>
              </w:rPr>
            </w:pPr>
            <w:r w:rsidRPr="009F4405">
              <w:rPr>
                <w:rFonts w:cstheme="minorHAnsi"/>
                <w:color w:val="auto"/>
                <w:sz w:val="18"/>
                <w:szCs w:val="18"/>
              </w:rPr>
              <w:t>Sub-category / Testing Requirement</w:t>
            </w:r>
          </w:p>
        </w:tc>
        <w:tc>
          <w:tcPr>
            <w:tcW w:w="0" w:type="auto"/>
            <w:tcBorders>
              <w:top w:val="single" w:sz="4" w:space="0" w:color="auto"/>
              <w:left w:val="single" w:sz="4" w:space="0" w:color="auto"/>
              <w:bottom w:val="single" w:sz="4" w:space="0" w:color="auto"/>
              <w:right w:val="single" w:sz="4" w:space="0" w:color="auto"/>
            </w:tcBorders>
            <w:shd w:val="clear" w:color="auto" w:fill="FFE600" w:themeFill="accent2"/>
            <w:vAlign w:val="center"/>
            <w:hideMark/>
          </w:tcPr>
          <w:p w14:paraId="701C193C" w14:textId="77777777" w:rsidR="003E4A6F" w:rsidRPr="009F4405" w:rsidRDefault="003E4A6F" w:rsidP="001D402C">
            <w:pPr>
              <w:spacing w:after="0" w:line="278" w:lineRule="auto"/>
              <w:jc w:val="center"/>
              <w:cnfStyle w:val="100000000000" w:firstRow="1" w:lastRow="0" w:firstColumn="0" w:lastColumn="0" w:oddVBand="0" w:evenVBand="0" w:oddHBand="0" w:evenHBand="0" w:firstRowFirstColumn="0" w:firstRowLastColumn="0" w:lastRowFirstColumn="0" w:lastRowLastColumn="0"/>
              <w:rPr>
                <w:rFonts w:cstheme="minorHAnsi"/>
                <w:color w:val="auto"/>
                <w:sz w:val="18"/>
                <w:szCs w:val="18"/>
              </w:rPr>
            </w:pPr>
            <w:r w:rsidRPr="009F4405">
              <w:rPr>
                <w:rFonts w:cstheme="minorHAnsi"/>
                <w:color w:val="auto"/>
                <w:sz w:val="18"/>
                <w:szCs w:val="18"/>
              </w:rPr>
              <w:t>DLR</w:t>
            </w:r>
          </w:p>
        </w:tc>
        <w:tc>
          <w:tcPr>
            <w:tcW w:w="0" w:type="auto"/>
            <w:tcBorders>
              <w:top w:val="single" w:sz="4" w:space="0" w:color="auto"/>
              <w:left w:val="single" w:sz="4" w:space="0" w:color="auto"/>
              <w:bottom w:val="single" w:sz="4" w:space="0" w:color="auto"/>
              <w:right w:val="single" w:sz="4" w:space="0" w:color="auto"/>
            </w:tcBorders>
            <w:shd w:val="clear" w:color="auto" w:fill="FFE600" w:themeFill="accent2"/>
            <w:vAlign w:val="center"/>
            <w:hideMark/>
          </w:tcPr>
          <w:p w14:paraId="0100F9D4" w14:textId="77777777" w:rsidR="003E4A6F" w:rsidRPr="009F4405" w:rsidRDefault="003E4A6F" w:rsidP="001D402C">
            <w:pPr>
              <w:spacing w:after="0" w:line="278" w:lineRule="auto"/>
              <w:jc w:val="center"/>
              <w:cnfStyle w:val="100000000000" w:firstRow="1" w:lastRow="0" w:firstColumn="0" w:lastColumn="0" w:oddVBand="0" w:evenVBand="0" w:oddHBand="0" w:evenHBand="0" w:firstRowFirstColumn="0" w:firstRowLastColumn="0" w:lastRowFirstColumn="0" w:lastRowLastColumn="0"/>
              <w:rPr>
                <w:rFonts w:cstheme="minorHAnsi"/>
                <w:color w:val="auto"/>
                <w:sz w:val="18"/>
                <w:szCs w:val="18"/>
              </w:rPr>
            </w:pPr>
            <w:r w:rsidRPr="009F4405">
              <w:rPr>
                <w:rFonts w:cstheme="minorHAnsi"/>
                <w:color w:val="auto"/>
                <w:sz w:val="18"/>
                <w:szCs w:val="18"/>
              </w:rPr>
              <w:t>Vernon</w:t>
            </w:r>
          </w:p>
        </w:tc>
        <w:tc>
          <w:tcPr>
            <w:tcW w:w="0" w:type="auto"/>
            <w:tcBorders>
              <w:top w:val="single" w:sz="4" w:space="0" w:color="auto"/>
              <w:left w:val="single" w:sz="4" w:space="0" w:color="auto"/>
              <w:bottom w:val="single" w:sz="4" w:space="0" w:color="auto"/>
              <w:right w:val="single" w:sz="4" w:space="0" w:color="auto"/>
            </w:tcBorders>
            <w:shd w:val="clear" w:color="auto" w:fill="FFE600" w:themeFill="accent2"/>
            <w:vAlign w:val="center"/>
            <w:hideMark/>
          </w:tcPr>
          <w:p w14:paraId="1D7CE434" w14:textId="77777777" w:rsidR="003E4A6F" w:rsidRPr="009F4405" w:rsidRDefault="003E4A6F" w:rsidP="001D402C">
            <w:pPr>
              <w:spacing w:after="0" w:line="278" w:lineRule="auto"/>
              <w:jc w:val="center"/>
              <w:cnfStyle w:val="100000000000" w:firstRow="1" w:lastRow="0" w:firstColumn="0" w:lastColumn="0" w:oddVBand="0" w:evenVBand="0" w:oddHBand="0" w:evenHBand="0" w:firstRowFirstColumn="0" w:firstRowLastColumn="0" w:lastRowFirstColumn="0" w:lastRowLastColumn="0"/>
              <w:rPr>
                <w:rFonts w:cstheme="minorHAnsi"/>
                <w:color w:val="auto"/>
                <w:sz w:val="18"/>
                <w:szCs w:val="18"/>
              </w:rPr>
            </w:pPr>
            <w:r w:rsidRPr="009F4405">
              <w:rPr>
                <w:rFonts w:cstheme="minorHAnsi"/>
                <w:color w:val="auto"/>
                <w:sz w:val="18"/>
                <w:szCs w:val="18"/>
              </w:rPr>
              <w:t>BEAP</w:t>
            </w:r>
          </w:p>
        </w:tc>
        <w:tc>
          <w:tcPr>
            <w:tcW w:w="0" w:type="auto"/>
            <w:tcBorders>
              <w:top w:val="single" w:sz="4" w:space="0" w:color="auto"/>
              <w:left w:val="single" w:sz="4" w:space="0" w:color="auto"/>
              <w:bottom w:val="single" w:sz="4" w:space="0" w:color="auto"/>
              <w:right w:val="single" w:sz="4" w:space="0" w:color="auto"/>
            </w:tcBorders>
            <w:shd w:val="clear" w:color="auto" w:fill="FFE600" w:themeFill="accent2"/>
            <w:vAlign w:val="center"/>
            <w:hideMark/>
          </w:tcPr>
          <w:p w14:paraId="5B4B5C7B" w14:textId="77777777" w:rsidR="003E4A6F" w:rsidRPr="009F4405" w:rsidRDefault="003E4A6F" w:rsidP="001D402C">
            <w:pPr>
              <w:spacing w:after="0" w:line="278" w:lineRule="auto"/>
              <w:jc w:val="center"/>
              <w:cnfStyle w:val="100000000000" w:firstRow="1" w:lastRow="0" w:firstColumn="0" w:lastColumn="0" w:oddVBand="0" w:evenVBand="0" w:oddHBand="0" w:evenHBand="0" w:firstRowFirstColumn="0" w:firstRowLastColumn="0" w:lastRowFirstColumn="0" w:lastRowLastColumn="0"/>
              <w:rPr>
                <w:rFonts w:cstheme="minorHAnsi"/>
                <w:color w:val="auto"/>
                <w:sz w:val="18"/>
                <w:szCs w:val="18"/>
              </w:rPr>
            </w:pPr>
            <w:r w:rsidRPr="009F4405">
              <w:rPr>
                <w:rFonts w:cstheme="minorHAnsi"/>
                <w:color w:val="auto"/>
                <w:sz w:val="18"/>
                <w:szCs w:val="18"/>
              </w:rPr>
              <w:t>Avio</w:t>
            </w:r>
          </w:p>
        </w:tc>
        <w:tc>
          <w:tcPr>
            <w:tcW w:w="0" w:type="auto"/>
            <w:tcBorders>
              <w:top w:val="single" w:sz="4" w:space="0" w:color="auto"/>
              <w:left w:val="single" w:sz="4" w:space="0" w:color="auto"/>
              <w:bottom w:val="single" w:sz="4" w:space="0" w:color="auto"/>
              <w:right w:val="single" w:sz="4" w:space="0" w:color="auto"/>
            </w:tcBorders>
            <w:shd w:val="clear" w:color="auto" w:fill="FFE600" w:themeFill="accent2"/>
            <w:vAlign w:val="center"/>
            <w:hideMark/>
          </w:tcPr>
          <w:p w14:paraId="7527CBDC" w14:textId="77777777" w:rsidR="003E4A6F" w:rsidRPr="009F4405" w:rsidRDefault="003E4A6F" w:rsidP="001D402C">
            <w:pPr>
              <w:spacing w:after="0" w:line="278" w:lineRule="auto"/>
              <w:jc w:val="center"/>
              <w:cnfStyle w:val="100000000000" w:firstRow="1" w:lastRow="0" w:firstColumn="0" w:lastColumn="0" w:oddVBand="0" w:evenVBand="0" w:oddHBand="0" w:evenHBand="0" w:firstRowFirstColumn="0" w:firstRowLastColumn="0" w:lastRowFirstColumn="0" w:lastRowLastColumn="0"/>
              <w:rPr>
                <w:rFonts w:cstheme="minorHAnsi"/>
                <w:color w:val="auto"/>
                <w:sz w:val="18"/>
                <w:szCs w:val="18"/>
              </w:rPr>
            </w:pPr>
            <w:r w:rsidRPr="009F4405">
              <w:rPr>
                <w:rFonts w:cstheme="minorHAnsi"/>
                <w:color w:val="auto"/>
                <w:sz w:val="18"/>
                <w:szCs w:val="18"/>
              </w:rPr>
              <w:t>Nammo</w:t>
            </w:r>
          </w:p>
        </w:tc>
        <w:tc>
          <w:tcPr>
            <w:tcW w:w="0" w:type="auto"/>
            <w:tcBorders>
              <w:top w:val="single" w:sz="4" w:space="0" w:color="auto"/>
              <w:left w:val="single" w:sz="4" w:space="0" w:color="auto"/>
              <w:bottom w:val="single" w:sz="4" w:space="0" w:color="auto"/>
              <w:right w:val="single" w:sz="4" w:space="0" w:color="auto"/>
            </w:tcBorders>
            <w:shd w:val="clear" w:color="auto" w:fill="FFE600" w:themeFill="accent2"/>
            <w:vAlign w:val="center"/>
            <w:hideMark/>
          </w:tcPr>
          <w:p w14:paraId="12C4B21B" w14:textId="77777777" w:rsidR="003E4A6F" w:rsidRPr="009F4405" w:rsidRDefault="003E4A6F" w:rsidP="001D402C">
            <w:pPr>
              <w:spacing w:after="0" w:line="278" w:lineRule="auto"/>
              <w:jc w:val="center"/>
              <w:cnfStyle w:val="100000000000" w:firstRow="1" w:lastRow="0" w:firstColumn="0" w:lastColumn="0" w:oddVBand="0" w:evenVBand="0" w:oddHBand="0" w:evenHBand="0" w:firstRowFirstColumn="0" w:firstRowLastColumn="0" w:lastRowFirstColumn="0" w:lastRowLastColumn="0"/>
              <w:rPr>
                <w:rFonts w:cstheme="minorHAnsi"/>
                <w:color w:val="auto"/>
                <w:sz w:val="18"/>
                <w:szCs w:val="18"/>
              </w:rPr>
            </w:pPr>
            <w:r w:rsidRPr="009F4405">
              <w:rPr>
                <w:rFonts w:cstheme="minorHAnsi"/>
                <w:color w:val="auto"/>
                <w:sz w:val="18"/>
                <w:szCs w:val="18"/>
              </w:rPr>
              <w:t>ILOT</w:t>
            </w:r>
          </w:p>
        </w:tc>
        <w:tc>
          <w:tcPr>
            <w:tcW w:w="0" w:type="auto"/>
            <w:tcBorders>
              <w:top w:val="single" w:sz="4" w:space="0" w:color="auto"/>
              <w:left w:val="single" w:sz="4" w:space="0" w:color="auto"/>
              <w:bottom w:val="single" w:sz="4" w:space="0" w:color="auto"/>
              <w:right w:val="single" w:sz="4" w:space="0" w:color="auto"/>
            </w:tcBorders>
            <w:shd w:val="clear" w:color="auto" w:fill="FFE600" w:themeFill="accent2"/>
            <w:vAlign w:val="center"/>
            <w:hideMark/>
          </w:tcPr>
          <w:p w14:paraId="1EF180F7" w14:textId="77777777" w:rsidR="003E4A6F" w:rsidRPr="009F4405" w:rsidRDefault="003E4A6F" w:rsidP="001D402C">
            <w:pPr>
              <w:spacing w:after="0" w:line="278" w:lineRule="auto"/>
              <w:jc w:val="center"/>
              <w:cnfStyle w:val="100000000000" w:firstRow="1" w:lastRow="0" w:firstColumn="0" w:lastColumn="0" w:oddVBand="0" w:evenVBand="0" w:oddHBand="0" w:evenHBand="0" w:firstRowFirstColumn="0" w:firstRowLastColumn="0" w:lastRowFirstColumn="0" w:lastRowLastColumn="0"/>
              <w:rPr>
                <w:rFonts w:cstheme="minorHAnsi"/>
                <w:color w:val="auto"/>
                <w:sz w:val="18"/>
                <w:szCs w:val="18"/>
              </w:rPr>
            </w:pPr>
            <w:r w:rsidRPr="009F4405">
              <w:rPr>
                <w:rFonts w:cstheme="minorHAnsi"/>
                <w:color w:val="auto"/>
                <w:sz w:val="18"/>
                <w:szCs w:val="18"/>
              </w:rPr>
              <w:t>Esrange</w:t>
            </w:r>
          </w:p>
        </w:tc>
        <w:tc>
          <w:tcPr>
            <w:tcW w:w="0" w:type="auto"/>
            <w:tcBorders>
              <w:top w:val="single" w:sz="4" w:space="0" w:color="auto"/>
              <w:left w:val="single" w:sz="4" w:space="0" w:color="auto"/>
              <w:bottom w:val="single" w:sz="4" w:space="0" w:color="auto"/>
              <w:right w:val="single" w:sz="4" w:space="0" w:color="auto"/>
            </w:tcBorders>
            <w:shd w:val="clear" w:color="auto" w:fill="FFE600" w:themeFill="accent2"/>
            <w:vAlign w:val="center"/>
            <w:hideMark/>
          </w:tcPr>
          <w:p w14:paraId="31ED3E53" w14:textId="77777777" w:rsidR="003E4A6F" w:rsidRPr="009F4405" w:rsidRDefault="003E4A6F" w:rsidP="001D402C">
            <w:pPr>
              <w:spacing w:after="0" w:line="278" w:lineRule="auto"/>
              <w:jc w:val="center"/>
              <w:cnfStyle w:val="100000000000" w:firstRow="1" w:lastRow="0" w:firstColumn="0" w:lastColumn="0" w:oddVBand="0" w:evenVBand="0" w:oddHBand="0" w:evenHBand="0" w:firstRowFirstColumn="0" w:firstRowLastColumn="0" w:lastRowFirstColumn="0" w:lastRowLastColumn="0"/>
              <w:rPr>
                <w:rFonts w:cstheme="minorHAnsi"/>
                <w:color w:val="auto"/>
                <w:sz w:val="18"/>
                <w:szCs w:val="18"/>
              </w:rPr>
            </w:pPr>
            <w:r w:rsidRPr="009F4405">
              <w:rPr>
                <w:rFonts w:cstheme="minorHAnsi"/>
                <w:color w:val="auto"/>
                <w:sz w:val="18"/>
                <w:szCs w:val="18"/>
              </w:rPr>
              <w:t>ONERA</w:t>
            </w:r>
          </w:p>
        </w:tc>
        <w:tc>
          <w:tcPr>
            <w:tcW w:w="0" w:type="auto"/>
            <w:tcBorders>
              <w:top w:val="single" w:sz="4" w:space="0" w:color="auto"/>
              <w:left w:val="single" w:sz="4" w:space="0" w:color="auto"/>
              <w:bottom w:val="single" w:sz="4" w:space="0" w:color="auto"/>
              <w:right w:val="single" w:sz="4" w:space="0" w:color="auto"/>
            </w:tcBorders>
            <w:shd w:val="clear" w:color="auto" w:fill="FFE600" w:themeFill="accent2"/>
            <w:vAlign w:val="center"/>
            <w:hideMark/>
          </w:tcPr>
          <w:p w14:paraId="757CD1A3" w14:textId="77777777" w:rsidR="003E4A6F" w:rsidRPr="009F4405" w:rsidRDefault="003E4A6F" w:rsidP="001D402C">
            <w:pPr>
              <w:spacing w:after="0" w:line="278" w:lineRule="auto"/>
              <w:jc w:val="center"/>
              <w:cnfStyle w:val="100000000000" w:firstRow="1" w:lastRow="0" w:firstColumn="0" w:lastColumn="0" w:oddVBand="0" w:evenVBand="0" w:oddHBand="0" w:evenHBand="0" w:firstRowFirstColumn="0" w:firstRowLastColumn="0" w:lastRowFirstColumn="0" w:lastRowLastColumn="0"/>
              <w:rPr>
                <w:rFonts w:cstheme="minorHAnsi"/>
                <w:color w:val="auto"/>
                <w:sz w:val="18"/>
                <w:szCs w:val="18"/>
              </w:rPr>
            </w:pPr>
            <w:r w:rsidRPr="009F4405">
              <w:rPr>
                <w:rFonts w:cstheme="minorHAnsi"/>
                <w:color w:val="auto"/>
                <w:sz w:val="18"/>
                <w:szCs w:val="18"/>
              </w:rPr>
              <w:t>PLD</w:t>
            </w:r>
          </w:p>
        </w:tc>
      </w:tr>
      <w:tr w:rsidR="003E4A6F" w:rsidRPr="009F4405" w14:paraId="139A48BB" w14:textId="77777777" w:rsidTr="001D4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tcBorders>
            <w:shd w:val="clear" w:color="auto" w:fill="E0E0E0" w:themeFill="background1" w:themeFillTint="33"/>
            <w:vAlign w:val="center"/>
            <w:hideMark/>
          </w:tcPr>
          <w:p w14:paraId="58F17AE6" w14:textId="77777777" w:rsidR="003E4A6F" w:rsidRPr="009F4405" w:rsidRDefault="003E4A6F" w:rsidP="001D402C">
            <w:pPr>
              <w:spacing w:after="0" w:line="278" w:lineRule="auto"/>
              <w:jc w:val="center"/>
              <w:rPr>
                <w:rFonts w:cstheme="minorHAnsi"/>
                <w:color w:val="auto"/>
                <w:sz w:val="18"/>
                <w:szCs w:val="18"/>
              </w:rPr>
            </w:pPr>
            <w:r w:rsidRPr="009F4405">
              <w:rPr>
                <w:rFonts w:cstheme="minorHAnsi"/>
                <w:color w:val="auto"/>
                <w:sz w:val="18"/>
                <w:szCs w:val="18"/>
              </w:rPr>
              <w:t>1. Propulsion R&amp;D &amp; Technology Development</w:t>
            </w:r>
          </w:p>
        </w:tc>
        <w:tc>
          <w:tcPr>
            <w:tcW w:w="0" w:type="auto"/>
            <w:tcBorders>
              <w:top w:val="single" w:sz="4" w:space="0" w:color="auto"/>
            </w:tcBorders>
            <w:shd w:val="clear" w:color="auto" w:fill="F2F2F2" w:themeFill="text2" w:themeFillShade="F2"/>
            <w:vAlign w:val="center"/>
            <w:hideMark/>
          </w:tcPr>
          <w:p w14:paraId="4304A006"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Combustion research &amp; injector testing</w:t>
            </w:r>
          </w:p>
        </w:tc>
        <w:tc>
          <w:tcPr>
            <w:tcW w:w="0" w:type="auto"/>
            <w:tcBorders>
              <w:top w:val="single" w:sz="4" w:space="0" w:color="auto"/>
            </w:tcBorders>
            <w:shd w:val="clear" w:color="auto" w:fill="auto"/>
            <w:vAlign w:val="center"/>
            <w:hideMark/>
          </w:tcPr>
          <w:p w14:paraId="237BD12F"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tcBorders>
              <w:top w:val="single" w:sz="4" w:space="0" w:color="auto"/>
            </w:tcBorders>
            <w:shd w:val="clear" w:color="auto" w:fill="auto"/>
            <w:vAlign w:val="center"/>
            <w:hideMark/>
          </w:tcPr>
          <w:p w14:paraId="6014CB18"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w:t>
            </w:r>
          </w:p>
        </w:tc>
        <w:tc>
          <w:tcPr>
            <w:tcW w:w="0" w:type="auto"/>
            <w:tcBorders>
              <w:top w:val="single" w:sz="4" w:space="0" w:color="auto"/>
            </w:tcBorders>
            <w:shd w:val="clear" w:color="auto" w:fill="auto"/>
            <w:vAlign w:val="center"/>
            <w:hideMark/>
          </w:tcPr>
          <w:p w14:paraId="18C03B73"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tcBorders>
              <w:top w:val="single" w:sz="4" w:space="0" w:color="auto"/>
            </w:tcBorders>
            <w:shd w:val="clear" w:color="auto" w:fill="auto"/>
            <w:vAlign w:val="center"/>
            <w:hideMark/>
          </w:tcPr>
          <w:p w14:paraId="21B57B8D"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w:t>
            </w:r>
          </w:p>
        </w:tc>
        <w:tc>
          <w:tcPr>
            <w:tcW w:w="0" w:type="auto"/>
            <w:tcBorders>
              <w:top w:val="single" w:sz="4" w:space="0" w:color="auto"/>
            </w:tcBorders>
            <w:shd w:val="clear" w:color="auto" w:fill="auto"/>
            <w:vAlign w:val="center"/>
            <w:hideMark/>
          </w:tcPr>
          <w:p w14:paraId="4A51A2B8"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w:t>
            </w:r>
          </w:p>
        </w:tc>
        <w:tc>
          <w:tcPr>
            <w:tcW w:w="0" w:type="auto"/>
            <w:tcBorders>
              <w:top w:val="single" w:sz="4" w:space="0" w:color="auto"/>
            </w:tcBorders>
            <w:shd w:val="clear" w:color="auto" w:fill="auto"/>
            <w:vAlign w:val="center"/>
            <w:hideMark/>
          </w:tcPr>
          <w:p w14:paraId="38DC4629"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tcBorders>
              <w:top w:val="single" w:sz="4" w:space="0" w:color="auto"/>
            </w:tcBorders>
            <w:shd w:val="clear" w:color="auto" w:fill="auto"/>
            <w:vAlign w:val="center"/>
            <w:hideMark/>
          </w:tcPr>
          <w:p w14:paraId="757C5A26"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tcBorders>
              <w:top w:val="single" w:sz="4" w:space="0" w:color="auto"/>
            </w:tcBorders>
            <w:shd w:val="clear" w:color="auto" w:fill="auto"/>
            <w:vAlign w:val="center"/>
            <w:hideMark/>
          </w:tcPr>
          <w:p w14:paraId="3E9B5A0B"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tcBorders>
              <w:top w:val="single" w:sz="4" w:space="0" w:color="auto"/>
            </w:tcBorders>
            <w:shd w:val="clear" w:color="auto" w:fill="auto"/>
            <w:vAlign w:val="center"/>
            <w:hideMark/>
          </w:tcPr>
          <w:p w14:paraId="68DA23BF"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w:t>
            </w:r>
          </w:p>
        </w:tc>
      </w:tr>
      <w:tr w:rsidR="003E4A6F" w:rsidRPr="009F4405" w14:paraId="1990FE6D" w14:textId="77777777" w:rsidTr="001D402C">
        <w:tc>
          <w:tcPr>
            <w:cnfStyle w:val="001000000000" w:firstRow="0" w:lastRow="0" w:firstColumn="1" w:lastColumn="0" w:oddVBand="0" w:evenVBand="0" w:oddHBand="0" w:evenHBand="0" w:firstRowFirstColumn="0" w:firstRowLastColumn="0" w:lastRowFirstColumn="0" w:lastRowLastColumn="0"/>
            <w:tcW w:w="0" w:type="auto"/>
            <w:vMerge/>
            <w:shd w:val="clear" w:color="auto" w:fill="E0E0E0" w:themeFill="background1" w:themeFillTint="33"/>
            <w:vAlign w:val="center"/>
            <w:hideMark/>
          </w:tcPr>
          <w:p w14:paraId="20E4E874" w14:textId="77777777" w:rsidR="003E4A6F" w:rsidRPr="009F4405" w:rsidRDefault="003E4A6F" w:rsidP="001D402C">
            <w:pPr>
              <w:spacing w:after="0" w:line="278" w:lineRule="auto"/>
              <w:jc w:val="center"/>
              <w:rPr>
                <w:rFonts w:cstheme="minorHAnsi"/>
                <w:color w:val="auto"/>
                <w:sz w:val="18"/>
                <w:szCs w:val="18"/>
              </w:rPr>
            </w:pPr>
          </w:p>
        </w:tc>
        <w:tc>
          <w:tcPr>
            <w:tcW w:w="0" w:type="auto"/>
            <w:shd w:val="clear" w:color="auto" w:fill="F2F2F2" w:themeFill="text2" w:themeFillShade="F2"/>
            <w:vAlign w:val="center"/>
            <w:hideMark/>
          </w:tcPr>
          <w:p w14:paraId="08B67EAA"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Advanced propellant research (green, hybrid, methane)</w:t>
            </w:r>
          </w:p>
        </w:tc>
        <w:tc>
          <w:tcPr>
            <w:tcW w:w="0" w:type="auto"/>
            <w:shd w:val="clear" w:color="auto" w:fill="auto"/>
            <w:vAlign w:val="center"/>
            <w:hideMark/>
          </w:tcPr>
          <w:p w14:paraId="5C25EF09"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36501DB6"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w:t>
            </w:r>
          </w:p>
        </w:tc>
        <w:tc>
          <w:tcPr>
            <w:tcW w:w="0" w:type="auto"/>
            <w:shd w:val="clear" w:color="auto" w:fill="auto"/>
            <w:vAlign w:val="center"/>
            <w:hideMark/>
          </w:tcPr>
          <w:p w14:paraId="3A90A91B"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5AB4506A"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527DEA05"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438790CA"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42CA8075"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6DAED1A2"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66AD187A"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w:t>
            </w:r>
          </w:p>
        </w:tc>
      </w:tr>
      <w:tr w:rsidR="003E4A6F" w:rsidRPr="009F4405" w14:paraId="7C052F82" w14:textId="77777777" w:rsidTr="001D4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E0E0E0" w:themeFill="background1" w:themeFillTint="33"/>
            <w:vAlign w:val="center"/>
            <w:hideMark/>
          </w:tcPr>
          <w:p w14:paraId="6A7D69F8" w14:textId="77777777" w:rsidR="003E4A6F" w:rsidRPr="009F4405" w:rsidRDefault="003E4A6F" w:rsidP="001D402C">
            <w:pPr>
              <w:spacing w:after="0" w:line="278" w:lineRule="auto"/>
              <w:jc w:val="center"/>
              <w:rPr>
                <w:rFonts w:cstheme="minorHAnsi"/>
                <w:color w:val="auto"/>
                <w:sz w:val="18"/>
                <w:szCs w:val="18"/>
              </w:rPr>
            </w:pPr>
          </w:p>
        </w:tc>
        <w:tc>
          <w:tcPr>
            <w:tcW w:w="0" w:type="auto"/>
            <w:shd w:val="clear" w:color="auto" w:fill="F2F2F2" w:themeFill="text2" w:themeFillShade="F2"/>
            <w:vAlign w:val="center"/>
            <w:hideMark/>
          </w:tcPr>
          <w:p w14:paraId="68574F25"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Component testing (valves, injectors, actuators)</w:t>
            </w:r>
          </w:p>
        </w:tc>
        <w:tc>
          <w:tcPr>
            <w:tcW w:w="0" w:type="auto"/>
            <w:shd w:val="clear" w:color="auto" w:fill="auto"/>
            <w:vAlign w:val="center"/>
            <w:hideMark/>
          </w:tcPr>
          <w:p w14:paraId="78842889"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011417C5"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7AE087C0"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12C4D0E2"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238E1DFC"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1E2102A6"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736F5353"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10DC79C3"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7537E2D0"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r>
      <w:tr w:rsidR="003E4A6F" w:rsidRPr="009F4405" w14:paraId="6B3AD93D" w14:textId="77777777" w:rsidTr="001D402C">
        <w:tc>
          <w:tcPr>
            <w:cnfStyle w:val="001000000000" w:firstRow="0" w:lastRow="0" w:firstColumn="1" w:lastColumn="0" w:oddVBand="0" w:evenVBand="0" w:oddHBand="0" w:evenHBand="0" w:firstRowFirstColumn="0" w:firstRowLastColumn="0" w:lastRowFirstColumn="0" w:lastRowLastColumn="0"/>
            <w:tcW w:w="0" w:type="auto"/>
            <w:vMerge/>
            <w:shd w:val="clear" w:color="auto" w:fill="E0E0E0" w:themeFill="background1" w:themeFillTint="33"/>
            <w:vAlign w:val="center"/>
            <w:hideMark/>
          </w:tcPr>
          <w:p w14:paraId="6DFC886F" w14:textId="77777777" w:rsidR="003E4A6F" w:rsidRPr="009F4405" w:rsidRDefault="003E4A6F" w:rsidP="001D402C">
            <w:pPr>
              <w:spacing w:after="0" w:line="278" w:lineRule="auto"/>
              <w:jc w:val="center"/>
              <w:rPr>
                <w:rFonts w:cstheme="minorHAnsi"/>
                <w:color w:val="auto"/>
                <w:sz w:val="18"/>
                <w:szCs w:val="18"/>
              </w:rPr>
            </w:pPr>
          </w:p>
        </w:tc>
        <w:tc>
          <w:tcPr>
            <w:tcW w:w="0" w:type="auto"/>
            <w:shd w:val="clear" w:color="auto" w:fill="F2F2F2" w:themeFill="text2" w:themeFillShade="F2"/>
            <w:vAlign w:val="center"/>
            <w:hideMark/>
          </w:tcPr>
          <w:p w14:paraId="0C0AEE0F"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Turbopump testing</w:t>
            </w:r>
          </w:p>
        </w:tc>
        <w:tc>
          <w:tcPr>
            <w:tcW w:w="0" w:type="auto"/>
            <w:shd w:val="clear" w:color="auto" w:fill="auto"/>
            <w:vAlign w:val="center"/>
            <w:hideMark/>
          </w:tcPr>
          <w:p w14:paraId="1A5B5FF0"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3E7C2D4A"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3CE24514"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4F80D7E5"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1CE75EE9"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7330C7A4"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3167C4DB"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74F7DD26"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63EBE19B"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r>
      <w:tr w:rsidR="003E4A6F" w:rsidRPr="009F4405" w14:paraId="5C8D48F4" w14:textId="77777777" w:rsidTr="001D4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E0E0E0" w:themeFill="background1" w:themeFillTint="33"/>
            <w:vAlign w:val="center"/>
            <w:hideMark/>
          </w:tcPr>
          <w:p w14:paraId="4BACE282" w14:textId="62D4F716" w:rsidR="003E4A6F" w:rsidRPr="009F4405" w:rsidRDefault="003E4A6F" w:rsidP="001D402C">
            <w:pPr>
              <w:spacing w:after="0" w:line="278" w:lineRule="auto"/>
              <w:jc w:val="center"/>
              <w:rPr>
                <w:rFonts w:cstheme="minorHAnsi"/>
                <w:color w:val="auto"/>
                <w:sz w:val="18"/>
                <w:szCs w:val="18"/>
              </w:rPr>
            </w:pPr>
            <w:r w:rsidRPr="009F4405">
              <w:rPr>
                <w:rFonts w:cstheme="minorHAnsi"/>
                <w:color w:val="auto"/>
                <w:sz w:val="18"/>
                <w:szCs w:val="18"/>
              </w:rPr>
              <w:t>2.</w:t>
            </w:r>
            <w:r w:rsidR="001D402C" w:rsidRPr="009F4405">
              <w:rPr>
                <w:rFonts w:cstheme="minorHAnsi"/>
                <w:color w:val="auto"/>
                <w:sz w:val="18"/>
                <w:szCs w:val="18"/>
              </w:rPr>
              <w:t xml:space="preserve"> </w:t>
            </w:r>
            <w:r w:rsidRPr="009F4405">
              <w:rPr>
                <w:rFonts w:cstheme="minorHAnsi"/>
                <w:color w:val="auto"/>
                <w:sz w:val="18"/>
                <w:szCs w:val="18"/>
              </w:rPr>
              <w:t>Engine Development &amp; Qualification</w:t>
            </w:r>
          </w:p>
        </w:tc>
        <w:tc>
          <w:tcPr>
            <w:tcW w:w="0" w:type="auto"/>
            <w:shd w:val="clear" w:color="auto" w:fill="F2F2F2" w:themeFill="text2" w:themeFillShade="F2"/>
            <w:vAlign w:val="center"/>
            <w:hideMark/>
          </w:tcPr>
          <w:p w14:paraId="427A7E0D"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Liquid-engine hot-fire testing</w:t>
            </w:r>
          </w:p>
        </w:tc>
        <w:tc>
          <w:tcPr>
            <w:tcW w:w="0" w:type="auto"/>
            <w:shd w:val="clear" w:color="auto" w:fill="auto"/>
            <w:vAlign w:val="center"/>
            <w:hideMark/>
          </w:tcPr>
          <w:p w14:paraId="704296FB"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45A7085B"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33F85790"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5943F43F"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1EFDF2ED"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0F5D2001"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02A178CB"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07A3C097"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w:t>
            </w:r>
          </w:p>
        </w:tc>
        <w:tc>
          <w:tcPr>
            <w:tcW w:w="0" w:type="auto"/>
            <w:shd w:val="clear" w:color="auto" w:fill="auto"/>
            <w:vAlign w:val="center"/>
            <w:hideMark/>
          </w:tcPr>
          <w:p w14:paraId="30202737"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r>
      <w:tr w:rsidR="003E4A6F" w:rsidRPr="009F4405" w14:paraId="7AD9344A" w14:textId="77777777" w:rsidTr="001D402C">
        <w:tc>
          <w:tcPr>
            <w:cnfStyle w:val="001000000000" w:firstRow="0" w:lastRow="0" w:firstColumn="1" w:lastColumn="0" w:oddVBand="0" w:evenVBand="0" w:oddHBand="0" w:evenHBand="0" w:firstRowFirstColumn="0" w:firstRowLastColumn="0" w:lastRowFirstColumn="0" w:lastRowLastColumn="0"/>
            <w:tcW w:w="0" w:type="auto"/>
            <w:vMerge/>
            <w:shd w:val="clear" w:color="auto" w:fill="E0E0E0" w:themeFill="background1" w:themeFillTint="33"/>
            <w:vAlign w:val="center"/>
            <w:hideMark/>
          </w:tcPr>
          <w:p w14:paraId="33349D62" w14:textId="77777777" w:rsidR="003E4A6F" w:rsidRPr="009F4405" w:rsidRDefault="003E4A6F" w:rsidP="001D402C">
            <w:pPr>
              <w:spacing w:after="0" w:line="278" w:lineRule="auto"/>
              <w:jc w:val="center"/>
              <w:rPr>
                <w:rFonts w:cstheme="minorHAnsi"/>
                <w:color w:val="auto"/>
                <w:sz w:val="18"/>
                <w:szCs w:val="18"/>
              </w:rPr>
            </w:pPr>
          </w:p>
        </w:tc>
        <w:tc>
          <w:tcPr>
            <w:tcW w:w="0" w:type="auto"/>
            <w:shd w:val="clear" w:color="auto" w:fill="F2F2F2" w:themeFill="text2" w:themeFillShade="F2"/>
            <w:vAlign w:val="center"/>
            <w:hideMark/>
          </w:tcPr>
          <w:p w14:paraId="04868794"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Engine qualification testing</w:t>
            </w:r>
          </w:p>
        </w:tc>
        <w:tc>
          <w:tcPr>
            <w:tcW w:w="0" w:type="auto"/>
            <w:shd w:val="clear" w:color="auto" w:fill="auto"/>
            <w:vAlign w:val="center"/>
            <w:hideMark/>
          </w:tcPr>
          <w:p w14:paraId="380BFD7A"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3F07FA73"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301FF268"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54A35772"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195E9E30"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5DE74EE2"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0DCA1DD4"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1DE70CCF"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43E31CEB"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r>
      <w:tr w:rsidR="003E4A6F" w:rsidRPr="009F4405" w14:paraId="4A9D3916" w14:textId="77777777" w:rsidTr="001D4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E0E0E0" w:themeFill="background1" w:themeFillTint="33"/>
            <w:vAlign w:val="center"/>
            <w:hideMark/>
          </w:tcPr>
          <w:p w14:paraId="79B801AD" w14:textId="77777777" w:rsidR="003E4A6F" w:rsidRPr="009F4405" w:rsidRDefault="003E4A6F" w:rsidP="001D402C">
            <w:pPr>
              <w:spacing w:after="0" w:line="278" w:lineRule="auto"/>
              <w:jc w:val="center"/>
              <w:rPr>
                <w:rFonts w:cstheme="minorHAnsi"/>
                <w:color w:val="auto"/>
                <w:sz w:val="18"/>
                <w:szCs w:val="18"/>
              </w:rPr>
            </w:pPr>
          </w:p>
        </w:tc>
        <w:tc>
          <w:tcPr>
            <w:tcW w:w="0" w:type="auto"/>
            <w:shd w:val="clear" w:color="auto" w:fill="F2F2F2" w:themeFill="text2" w:themeFillShade="F2"/>
            <w:vAlign w:val="center"/>
            <w:hideMark/>
          </w:tcPr>
          <w:p w14:paraId="2325415C"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Engine acceptance testing</w:t>
            </w:r>
          </w:p>
        </w:tc>
        <w:tc>
          <w:tcPr>
            <w:tcW w:w="0" w:type="auto"/>
            <w:shd w:val="clear" w:color="auto" w:fill="auto"/>
            <w:vAlign w:val="center"/>
            <w:hideMark/>
          </w:tcPr>
          <w:p w14:paraId="67493578"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w:t>
            </w:r>
          </w:p>
        </w:tc>
        <w:tc>
          <w:tcPr>
            <w:tcW w:w="0" w:type="auto"/>
            <w:shd w:val="clear" w:color="auto" w:fill="auto"/>
            <w:vAlign w:val="center"/>
            <w:hideMark/>
          </w:tcPr>
          <w:p w14:paraId="7E952EA2"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3C2AE839"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551BB7C9"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23667522"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2CA86E66"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549FF8C0"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1816B259"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39C4B695"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r>
      <w:tr w:rsidR="003E4A6F" w:rsidRPr="009F4405" w14:paraId="4EE2EC5B" w14:textId="77777777" w:rsidTr="001D402C">
        <w:tc>
          <w:tcPr>
            <w:cnfStyle w:val="001000000000" w:firstRow="0" w:lastRow="0" w:firstColumn="1" w:lastColumn="0" w:oddVBand="0" w:evenVBand="0" w:oddHBand="0" w:evenHBand="0" w:firstRowFirstColumn="0" w:firstRowLastColumn="0" w:lastRowFirstColumn="0" w:lastRowLastColumn="0"/>
            <w:tcW w:w="0" w:type="auto"/>
            <w:vMerge/>
            <w:shd w:val="clear" w:color="auto" w:fill="E0E0E0" w:themeFill="background1" w:themeFillTint="33"/>
            <w:vAlign w:val="center"/>
            <w:hideMark/>
          </w:tcPr>
          <w:p w14:paraId="0CA3DB5C" w14:textId="77777777" w:rsidR="003E4A6F" w:rsidRPr="009F4405" w:rsidRDefault="003E4A6F" w:rsidP="001D402C">
            <w:pPr>
              <w:spacing w:after="0" w:line="278" w:lineRule="auto"/>
              <w:jc w:val="center"/>
              <w:rPr>
                <w:rFonts w:cstheme="minorHAnsi"/>
                <w:color w:val="auto"/>
                <w:sz w:val="18"/>
                <w:szCs w:val="18"/>
              </w:rPr>
            </w:pPr>
          </w:p>
        </w:tc>
        <w:tc>
          <w:tcPr>
            <w:tcW w:w="0" w:type="auto"/>
            <w:shd w:val="clear" w:color="auto" w:fill="F2F2F2" w:themeFill="text2" w:themeFillShade="F2"/>
            <w:vAlign w:val="center"/>
            <w:hideMark/>
          </w:tcPr>
          <w:p w14:paraId="05230E26"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Restart / re-ignition testing</w:t>
            </w:r>
          </w:p>
        </w:tc>
        <w:tc>
          <w:tcPr>
            <w:tcW w:w="0" w:type="auto"/>
            <w:shd w:val="clear" w:color="auto" w:fill="auto"/>
            <w:vAlign w:val="center"/>
            <w:hideMark/>
          </w:tcPr>
          <w:p w14:paraId="2CE28459"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08FC1B2F"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4AAB8D2D"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3253CC8B"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53DAB820"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08D69658"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2B5264F8"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12F83E03"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586FAA3E"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r>
      <w:tr w:rsidR="003E4A6F" w:rsidRPr="009F4405" w14:paraId="63C1A651" w14:textId="77777777" w:rsidTr="001D4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E0E0E0" w:themeFill="background1" w:themeFillTint="33"/>
            <w:vAlign w:val="center"/>
            <w:hideMark/>
          </w:tcPr>
          <w:p w14:paraId="7292451C" w14:textId="77777777" w:rsidR="003E4A6F" w:rsidRPr="009F4405" w:rsidRDefault="003E4A6F" w:rsidP="001D402C">
            <w:pPr>
              <w:spacing w:after="0" w:line="278" w:lineRule="auto"/>
              <w:jc w:val="center"/>
              <w:rPr>
                <w:rFonts w:cstheme="minorHAnsi"/>
                <w:color w:val="auto"/>
                <w:sz w:val="18"/>
                <w:szCs w:val="18"/>
              </w:rPr>
            </w:pPr>
          </w:p>
        </w:tc>
        <w:tc>
          <w:tcPr>
            <w:tcW w:w="0" w:type="auto"/>
            <w:shd w:val="clear" w:color="auto" w:fill="F2F2F2" w:themeFill="text2" w:themeFillShade="F2"/>
            <w:vAlign w:val="center"/>
            <w:hideMark/>
          </w:tcPr>
          <w:p w14:paraId="70722C25"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Throttling &amp; operating-envelope testing</w:t>
            </w:r>
          </w:p>
        </w:tc>
        <w:tc>
          <w:tcPr>
            <w:tcW w:w="0" w:type="auto"/>
            <w:shd w:val="clear" w:color="auto" w:fill="auto"/>
            <w:vAlign w:val="center"/>
            <w:hideMark/>
          </w:tcPr>
          <w:p w14:paraId="671473B6"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16A7F917"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450BB761"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6D86DDC6"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69F6F774"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4280072A"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449FB0EC"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3D531F55"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38E5D24D"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r>
      <w:tr w:rsidR="003E4A6F" w:rsidRPr="009F4405" w14:paraId="3DF59463" w14:textId="77777777" w:rsidTr="001D402C">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E0E0E0" w:themeFill="background1" w:themeFillTint="33"/>
            <w:vAlign w:val="center"/>
            <w:hideMark/>
          </w:tcPr>
          <w:p w14:paraId="1716632B" w14:textId="77777777" w:rsidR="003E4A6F" w:rsidRPr="009F4405" w:rsidRDefault="003E4A6F" w:rsidP="001D402C">
            <w:pPr>
              <w:spacing w:after="0" w:line="278" w:lineRule="auto"/>
              <w:jc w:val="center"/>
              <w:rPr>
                <w:rFonts w:cstheme="minorHAnsi"/>
                <w:color w:val="auto"/>
                <w:sz w:val="18"/>
                <w:szCs w:val="18"/>
              </w:rPr>
            </w:pPr>
            <w:r w:rsidRPr="009F4405">
              <w:rPr>
                <w:rFonts w:cstheme="minorHAnsi"/>
                <w:color w:val="auto"/>
                <w:sz w:val="18"/>
                <w:szCs w:val="18"/>
              </w:rPr>
              <w:t>3. Propulsion Technology Specialisation</w:t>
            </w:r>
          </w:p>
        </w:tc>
        <w:tc>
          <w:tcPr>
            <w:tcW w:w="0" w:type="auto"/>
            <w:shd w:val="clear" w:color="auto" w:fill="F2F2F2" w:themeFill="text2" w:themeFillShade="F2"/>
            <w:vAlign w:val="center"/>
            <w:hideMark/>
          </w:tcPr>
          <w:p w14:paraId="50E7381F"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Cryogenic propulsion (LOX/LH2)</w:t>
            </w:r>
          </w:p>
        </w:tc>
        <w:tc>
          <w:tcPr>
            <w:tcW w:w="0" w:type="auto"/>
            <w:shd w:val="clear" w:color="auto" w:fill="auto"/>
            <w:vAlign w:val="center"/>
            <w:hideMark/>
          </w:tcPr>
          <w:p w14:paraId="5160CC63"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098DC49D"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1EBC7BED"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3FEAF21D"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33571329"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2E86D075"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04F7D3B4"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32814089"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23959EB0"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r>
      <w:tr w:rsidR="003E4A6F" w:rsidRPr="009F4405" w14:paraId="5D51951F" w14:textId="77777777" w:rsidTr="001D4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E0E0E0" w:themeFill="background1" w:themeFillTint="33"/>
            <w:vAlign w:val="center"/>
            <w:hideMark/>
          </w:tcPr>
          <w:p w14:paraId="114A7AA0" w14:textId="77777777" w:rsidR="003E4A6F" w:rsidRPr="009F4405" w:rsidRDefault="003E4A6F" w:rsidP="001D402C">
            <w:pPr>
              <w:spacing w:after="0" w:line="278" w:lineRule="auto"/>
              <w:jc w:val="center"/>
              <w:rPr>
                <w:rFonts w:cstheme="minorHAnsi"/>
                <w:color w:val="auto"/>
                <w:sz w:val="18"/>
                <w:szCs w:val="18"/>
              </w:rPr>
            </w:pPr>
          </w:p>
        </w:tc>
        <w:tc>
          <w:tcPr>
            <w:tcW w:w="0" w:type="auto"/>
            <w:shd w:val="clear" w:color="auto" w:fill="F2F2F2" w:themeFill="text2" w:themeFillShade="F2"/>
            <w:vAlign w:val="center"/>
            <w:hideMark/>
          </w:tcPr>
          <w:p w14:paraId="714F0BBD"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LOX/Methane propulsion</w:t>
            </w:r>
          </w:p>
        </w:tc>
        <w:tc>
          <w:tcPr>
            <w:tcW w:w="0" w:type="auto"/>
            <w:shd w:val="clear" w:color="auto" w:fill="auto"/>
            <w:vAlign w:val="center"/>
            <w:hideMark/>
          </w:tcPr>
          <w:p w14:paraId="008233AC"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1E04F114"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3EA14A75"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4CB246B4"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6E4F419A"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7194A575"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6E9C64B9"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00D10AB7"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6E94CB8B"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r>
      <w:tr w:rsidR="003E4A6F" w:rsidRPr="009F4405" w14:paraId="020A3A71" w14:textId="77777777" w:rsidTr="001D402C">
        <w:tc>
          <w:tcPr>
            <w:cnfStyle w:val="001000000000" w:firstRow="0" w:lastRow="0" w:firstColumn="1" w:lastColumn="0" w:oddVBand="0" w:evenVBand="0" w:oddHBand="0" w:evenHBand="0" w:firstRowFirstColumn="0" w:firstRowLastColumn="0" w:lastRowFirstColumn="0" w:lastRowLastColumn="0"/>
            <w:tcW w:w="0" w:type="auto"/>
            <w:vMerge/>
            <w:shd w:val="clear" w:color="auto" w:fill="E0E0E0" w:themeFill="background1" w:themeFillTint="33"/>
            <w:vAlign w:val="center"/>
            <w:hideMark/>
          </w:tcPr>
          <w:p w14:paraId="1DD2B4C9" w14:textId="77777777" w:rsidR="003E4A6F" w:rsidRPr="009F4405" w:rsidRDefault="003E4A6F" w:rsidP="001D402C">
            <w:pPr>
              <w:spacing w:after="0" w:line="278" w:lineRule="auto"/>
              <w:jc w:val="center"/>
              <w:rPr>
                <w:rFonts w:cstheme="minorHAnsi"/>
                <w:color w:val="auto"/>
                <w:sz w:val="18"/>
                <w:szCs w:val="18"/>
              </w:rPr>
            </w:pPr>
          </w:p>
        </w:tc>
        <w:tc>
          <w:tcPr>
            <w:tcW w:w="0" w:type="auto"/>
            <w:shd w:val="clear" w:color="auto" w:fill="F2F2F2" w:themeFill="text2" w:themeFillShade="F2"/>
            <w:vAlign w:val="center"/>
            <w:hideMark/>
          </w:tcPr>
          <w:p w14:paraId="376E336D"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Green propulsion / H₂O₂</w:t>
            </w:r>
          </w:p>
        </w:tc>
        <w:tc>
          <w:tcPr>
            <w:tcW w:w="0" w:type="auto"/>
            <w:shd w:val="clear" w:color="auto" w:fill="auto"/>
            <w:vAlign w:val="center"/>
            <w:hideMark/>
          </w:tcPr>
          <w:p w14:paraId="19B79D1D"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34132413"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5D5BABC4"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20D96741"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4F5AF56A"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6F85C450"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79C924F9"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349C64A9"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6ECE7924"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r>
      <w:tr w:rsidR="003E4A6F" w:rsidRPr="009F4405" w14:paraId="2F50A3D3" w14:textId="77777777" w:rsidTr="001D4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E0E0E0" w:themeFill="background1" w:themeFillTint="33"/>
            <w:vAlign w:val="center"/>
            <w:hideMark/>
          </w:tcPr>
          <w:p w14:paraId="5D70A4F1" w14:textId="77777777" w:rsidR="003E4A6F" w:rsidRPr="009F4405" w:rsidRDefault="003E4A6F" w:rsidP="001D402C">
            <w:pPr>
              <w:spacing w:after="0" w:line="278" w:lineRule="auto"/>
              <w:jc w:val="center"/>
              <w:rPr>
                <w:rFonts w:cstheme="minorHAnsi"/>
                <w:color w:val="auto"/>
                <w:sz w:val="18"/>
                <w:szCs w:val="18"/>
              </w:rPr>
            </w:pPr>
          </w:p>
        </w:tc>
        <w:tc>
          <w:tcPr>
            <w:tcW w:w="0" w:type="auto"/>
            <w:shd w:val="clear" w:color="auto" w:fill="F2F2F2" w:themeFill="text2" w:themeFillShade="F2"/>
            <w:vAlign w:val="center"/>
            <w:hideMark/>
          </w:tcPr>
          <w:p w14:paraId="45748B9E"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Hybrid propulsion</w:t>
            </w:r>
          </w:p>
        </w:tc>
        <w:tc>
          <w:tcPr>
            <w:tcW w:w="0" w:type="auto"/>
            <w:shd w:val="clear" w:color="auto" w:fill="auto"/>
            <w:vAlign w:val="center"/>
            <w:hideMark/>
          </w:tcPr>
          <w:p w14:paraId="231D039E"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2B20885C"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1A1C0199"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3F760BB2"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2EAB7F96"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044A61C1"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3494EECC"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5099DF1A"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3A10BDDD"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r>
      <w:tr w:rsidR="003E4A6F" w:rsidRPr="009F4405" w14:paraId="5712D41A" w14:textId="77777777" w:rsidTr="001D402C">
        <w:tc>
          <w:tcPr>
            <w:cnfStyle w:val="001000000000" w:firstRow="0" w:lastRow="0" w:firstColumn="1" w:lastColumn="0" w:oddVBand="0" w:evenVBand="0" w:oddHBand="0" w:evenHBand="0" w:firstRowFirstColumn="0" w:firstRowLastColumn="0" w:lastRowFirstColumn="0" w:lastRowLastColumn="0"/>
            <w:tcW w:w="0" w:type="auto"/>
            <w:vMerge/>
            <w:shd w:val="clear" w:color="auto" w:fill="E0E0E0" w:themeFill="background1" w:themeFillTint="33"/>
            <w:vAlign w:val="center"/>
            <w:hideMark/>
          </w:tcPr>
          <w:p w14:paraId="43A995A4" w14:textId="77777777" w:rsidR="003E4A6F" w:rsidRPr="009F4405" w:rsidRDefault="003E4A6F" w:rsidP="001D402C">
            <w:pPr>
              <w:spacing w:after="0" w:line="278" w:lineRule="auto"/>
              <w:jc w:val="center"/>
              <w:rPr>
                <w:rFonts w:cstheme="minorHAnsi"/>
                <w:color w:val="auto"/>
                <w:sz w:val="18"/>
                <w:szCs w:val="18"/>
              </w:rPr>
            </w:pPr>
          </w:p>
        </w:tc>
        <w:tc>
          <w:tcPr>
            <w:tcW w:w="0" w:type="auto"/>
            <w:shd w:val="clear" w:color="auto" w:fill="F2F2F2" w:themeFill="text2" w:themeFillShade="F2"/>
            <w:vAlign w:val="center"/>
            <w:hideMark/>
          </w:tcPr>
          <w:p w14:paraId="5BDE9310"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Solid propulsion</w:t>
            </w:r>
          </w:p>
        </w:tc>
        <w:tc>
          <w:tcPr>
            <w:tcW w:w="0" w:type="auto"/>
            <w:shd w:val="clear" w:color="auto" w:fill="auto"/>
            <w:vAlign w:val="center"/>
            <w:hideMark/>
          </w:tcPr>
          <w:p w14:paraId="04BCA887"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549A031B"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33760843"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5227C9EE"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5B7A9643"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08E36A46"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1770C26B"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5BDF452E"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1F6DEC66"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r>
      <w:tr w:rsidR="003E4A6F" w:rsidRPr="009F4405" w14:paraId="5EEF2153" w14:textId="77777777" w:rsidTr="001D4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E0E0E0" w:themeFill="background1" w:themeFillTint="33"/>
            <w:vAlign w:val="center"/>
            <w:hideMark/>
          </w:tcPr>
          <w:p w14:paraId="085FDB7D" w14:textId="77777777" w:rsidR="003E4A6F" w:rsidRPr="009F4405" w:rsidRDefault="003E4A6F" w:rsidP="001D402C">
            <w:pPr>
              <w:spacing w:after="0" w:line="278" w:lineRule="auto"/>
              <w:jc w:val="center"/>
              <w:rPr>
                <w:rFonts w:cstheme="minorHAnsi"/>
                <w:color w:val="auto"/>
                <w:sz w:val="18"/>
                <w:szCs w:val="18"/>
              </w:rPr>
            </w:pPr>
            <w:r w:rsidRPr="009F4405">
              <w:rPr>
                <w:rFonts w:cstheme="minorHAnsi"/>
                <w:color w:val="auto"/>
                <w:sz w:val="18"/>
                <w:szCs w:val="18"/>
              </w:rPr>
              <w:t>4. Environmental &amp; Flight Conditions Testing</w:t>
            </w:r>
          </w:p>
        </w:tc>
        <w:tc>
          <w:tcPr>
            <w:tcW w:w="0" w:type="auto"/>
            <w:shd w:val="clear" w:color="auto" w:fill="F2F2F2" w:themeFill="text2" w:themeFillShade="F2"/>
            <w:vAlign w:val="center"/>
            <w:hideMark/>
          </w:tcPr>
          <w:p w14:paraId="60740F6B"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High-altitude / vacuum simulation</w:t>
            </w:r>
          </w:p>
        </w:tc>
        <w:tc>
          <w:tcPr>
            <w:tcW w:w="0" w:type="auto"/>
            <w:shd w:val="clear" w:color="auto" w:fill="auto"/>
            <w:vAlign w:val="center"/>
            <w:hideMark/>
          </w:tcPr>
          <w:p w14:paraId="5F8060DF"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5B114585"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40A4D87B"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0F11C65F"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37F3DC44"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2155E78F"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77A11E08"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7B0A04E0"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4A69FBD6"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r>
      <w:tr w:rsidR="003E4A6F" w:rsidRPr="009F4405" w14:paraId="04108B29" w14:textId="77777777" w:rsidTr="001D402C">
        <w:tc>
          <w:tcPr>
            <w:cnfStyle w:val="001000000000" w:firstRow="0" w:lastRow="0" w:firstColumn="1" w:lastColumn="0" w:oddVBand="0" w:evenVBand="0" w:oddHBand="0" w:evenHBand="0" w:firstRowFirstColumn="0" w:firstRowLastColumn="0" w:lastRowFirstColumn="0" w:lastRowLastColumn="0"/>
            <w:tcW w:w="0" w:type="auto"/>
            <w:vMerge/>
            <w:shd w:val="clear" w:color="auto" w:fill="E0E0E0" w:themeFill="background1" w:themeFillTint="33"/>
            <w:vAlign w:val="center"/>
            <w:hideMark/>
          </w:tcPr>
          <w:p w14:paraId="16DE4C2A" w14:textId="77777777" w:rsidR="003E4A6F" w:rsidRPr="009F4405" w:rsidRDefault="003E4A6F" w:rsidP="001D402C">
            <w:pPr>
              <w:spacing w:after="0" w:line="278" w:lineRule="auto"/>
              <w:jc w:val="center"/>
              <w:rPr>
                <w:rFonts w:cstheme="minorHAnsi"/>
                <w:color w:val="auto"/>
                <w:sz w:val="18"/>
                <w:szCs w:val="18"/>
              </w:rPr>
            </w:pPr>
          </w:p>
        </w:tc>
        <w:tc>
          <w:tcPr>
            <w:tcW w:w="0" w:type="auto"/>
            <w:shd w:val="clear" w:color="auto" w:fill="F2F2F2" w:themeFill="text2" w:themeFillShade="F2"/>
            <w:vAlign w:val="center"/>
            <w:hideMark/>
          </w:tcPr>
          <w:p w14:paraId="691CA705"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Environmental / vibration qualification</w:t>
            </w:r>
          </w:p>
        </w:tc>
        <w:tc>
          <w:tcPr>
            <w:tcW w:w="0" w:type="auto"/>
            <w:shd w:val="clear" w:color="auto" w:fill="auto"/>
            <w:vAlign w:val="center"/>
            <w:hideMark/>
          </w:tcPr>
          <w:p w14:paraId="0B405AC3"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3EE6AC8D"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32768287"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077A3EB4"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77C421B4"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3A4DFDF0"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5D13AA4A"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5678CB5F"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731EEA54"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r>
      <w:tr w:rsidR="003E4A6F" w:rsidRPr="009F4405" w14:paraId="30FF56DD" w14:textId="77777777" w:rsidTr="001D4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E0E0E0" w:themeFill="background1" w:themeFillTint="33"/>
            <w:vAlign w:val="center"/>
            <w:hideMark/>
          </w:tcPr>
          <w:p w14:paraId="09B75414" w14:textId="77777777" w:rsidR="003E4A6F" w:rsidRPr="009F4405" w:rsidRDefault="003E4A6F" w:rsidP="001D402C">
            <w:pPr>
              <w:spacing w:after="0" w:line="278" w:lineRule="auto"/>
              <w:jc w:val="center"/>
              <w:rPr>
                <w:rFonts w:cstheme="minorHAnsi"/>
                <w:color w:val="auto"/>
                <w:sz w:val="18"/>
                <w:szCs w:val="18"/>
              </w:rPr>
            </w:pPr>
            <w:r w:rsidRPr="009F4405">
              <w:rPr>
                <w:rFonts w:cstheme="minorHAnsi"/>
                <w:color w:val="auto"/>
                <w:sz w:val="18"/>
                <w:szCs w:val="18"/>
              </w:rPr>
              <w:t>5. Integrated Propulsion &amp; Stage Testing</w:t>
            </w:r>
          </w:p>
        </w:tc>
        <w:tc>
          <w:tcPr>
            <w:tcW w:w="0" w:type="auto"/>
            <w:shd w:val="clear" w:color="auto" w:fill="F2F2F2" w:themeFill="text2" w:themeFillShade="F2"/>
            <w:vAlign w:val="center"/>
            <w:hideMark/>
          </w:tcPr>
          <w:p w14:paraId="59212EDF"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Complete propulsion-system testing</w:t>
            </w:r>
          </w:p>
        </w:tc>
        <w:tc>
          <w:tcPr>
            <w:tcW w:w="0" w:type="auto"/>
            <w:shd w:val="clear" w:color="auto" w:fill="auto"/>
            <w:vAlign w:val="center"/>
            <w:hideMark/>
          </w:tcPr>
          <w:p w14:paraId="69101646"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29335F89"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32E4D806"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10401C13"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0681B9BB"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39BEF095"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6D206010"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0E124126"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6D5A01AE"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r>
      <w:tr w:rsidR="003E4A6F" w:rsidRPr="009F4405" w14:paraId="36AF4BF4" w14:textId="77777777" w:rsidTr="001D402C">
        <w:tc>
          <w:tcPr>
            <w:cnfStyle w:val="001000000000" w:firstRow="0" w:lastRow="0" w:firstColumn="1" w:lastColumn="0" w:oddVBand="0" w:evenVBand="0" w:oddHBand="0" w:evenHBand="0" w:firstRowFirstColumn="0" w:firstRowLastColumn="0" w:lastRowFirstColumn="0" w:lastRowLastColumn="0"/>
            <w:tcW w:w="0" w:type="auto"/>
            <w:vMerge/>
            <w:shd w:val="clear" w:color="auto" w:fill="E0E0E0" w:themeFill="background1" w:themeFillTint="33"/>
            <w:vAlign w:val="center"/>
            <w:hideMark/>
          </w:tcPr>
          <w:p w14:paraId="4EB4306E" w14:textId="77777777" w:rsidR="003E4A6F" w:rsidRPr="009F4405" w:rsidRDefault="003E4A6F" w:rsidP="001D402C">
            <w:pPr>
              <w:spacing w:after="0" w:line="278" w:lineRule="auto"/>
              <w:jc w:val="center"/>
              <w:rPr>
                <w:rFonts w:cstheme="minorHAnsi"/>
                <w:color w:val="auto"/>
                <w:sz w:val="18"/>
                <w:szCs w:val="18"/>
              </w:rPr>
            </w:pPr>
          </w:p>
        </w:tc>
        <w:tc>
          <w:tcPr>
            <w:tcW w:w="0" w:type="auto"/>
            <w:shd w:val="clear" w:color="auto" w:fill="F2F2F2" w:themeFill="text2" w:themeFillShade="F2"/>
            <w:vAlign w:val="center"/>
            <w:hideMark/>
          </w:tcPr>
          <w:p w14:paraId="71B2C51F"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Integrated stage testing</w:t>
            </w:r>
          </w:p>
        </w:tc>
        <w:tc>
          <w:tcPr>
            <w:tcW w:w="0" w:type="auto"/>
            <w:shd w:val="clear" w:color="auto" w:fill="auto"/>
            <w:vAlign w:val="center"/>
            <w:hideMark/>
          </w:tcPr>
          <w:p w14:paraId="72413C4E"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4BB37AE4"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3F7E4EBA"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6B9EFD80"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w:t>
            </w:r>
          </w:p>
        </w:tc>
        <w:tc>
          <w:tcPr>
            <w:tcW w:w="0" w:type="auto"/>
            <w:shd w:val="clear" w:color="auto" w:fill="auto"/>
            <w:vAlign w:val="center"/>
            <w:hideMark/>
          </w:tcPr>
          <w:p w14:paraId="4D6FFFBA"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5CB24F85"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3FA19010"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34207B1F"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5D202EC6"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r>
      <w:tr w:rsidR="003E4A6F" w:rsidRPr="009F4405" w14:paraId="35A18DD6" w14:textId="77777777" w:rsidTr="001D4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E0E0E0" w:themeFill="background1" w:themeFillTint="33"/>
            <w:vAlign w:val="center"/>
            <w:hideMark/>
          </w:tcPr>
          <w:p w14:paraId="7E01AA4D" w14:textId="77777777" w:rsidR="003E4A6F" w:rsidRPr="009F4405" w:rsidRDefault="003E4A6F" w:rsidP="001D402C">
            <w:pPr>
              <w:spacing w:after="0" w:line="278" w:lineRule="auto"/>
              <w:jc w:val="center"/>
              <w:rPr>
                <w:rFonts w:cstheme="minorHAnsi"/>
                <w:color w:val="auto"/>
                <w:sz w:val="18"/>
                <w:szCs w:val="18"/>
              </w:rPr>
            </w:pPr>
          </w:p>
        </w:tc>
        <w:tc>
          <w:tcPr>
            <w:tcW w:w="0" w:type="auto"/>
            <w:shd w:val="clear" w:color="auto" w:fill="F2F2F2" w:themeFill="text2" w:themeFillShade="F2"/>
            <w:vAlign w:val="center"/>
            <w:hideMark/>
          </w:tcPr>
          <w:p w14:paraId="20EF43EF"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Full stage static-fire testing</w:t>
            </w:r>
          </w:p>
        </w:tc>
        <w:tc>
          <w:tcPr>
            <w:tcW w:w="0" w:type="auto"/>
            <w:shd w:val="clear" w:color="auto" w:fill="auto"/>
            <w:vAlign w:val="center"/>
            <w:hideMark/>
          </w:tcPr>
          <w:p w14:paraId="160DFA53"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3148F51B"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56EFD410"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49A7600D"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w:t>
            </w:r>
          </w:p>
        </w:tc>
        <w:tc>
          <w:tcPr>
            <w:tcW w:w="0" w:type="auto"/>
            <w:shd w:val="clear" w:color="auto" w:fill="auto"/>
            <w:vAlign w:val="center"/>
            <w:hideMark/>
          </w:tcPr>
          <w:p w14:paraId="351C9E54"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25F2BA8F"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6BEBC2B5"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4E9993E3"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74CB484C"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r>
      <w:tr w:rsidR="003E4A6F" w:rsidRPr="009F4405" w14:paraId="29E00E23" w14:textId="77777777" w:rsidTr="001D402C">
        <w:tc>
          <w:tcPr>
            <w:cnfStyle w:val="001000000000" w:firstRow="0" w:lastRow="0" w:firstColumn="1" w:lastColumn="0" w:oddVBand="0" w:evenVBand="0" w:oddHBand="0" w:evenHBand="0" w:firstRowFirstColumn="0" w:firstRowLastColumn="0" w:lastRowFirstColumn="0" w:lastRowLastColumn="0"/>
            <w:tcW w:w="0" w:type="auto"/>
            <w:vMerge/>
            <w:shd w:val="clear" w:color="auto" w:fill="E0E0E0" w:themeFill="background1" w:themeFillTint="33"/>
            <w:vAlign w:val="center"/>
            <w:hideMark/>
          </w:tcPr>
          <w:p w14:paraId="11CB18E5" w14:textId="77777777" w:rsidR="003E4A6F" w:rsidRPr="009F4405" w:rsidRDefault="003E4A6F" w:rsidP="001D402C">
            <w:pPr>
              <w:spacing w:after="0" w:line="278" w:lineRule="auto"/>
              <w:jc w:val="center"/>
              <w:rPr>
                <w:rFonts w:cstheme="minorHAnsi"/>
                <w:color w:val="auto"/>
                <w:sz w:val="18"/>
                <w:szCs w:val="18"/>
              </w:rPr>
            </w:pPr>
          </w:p>
        </w:tc>
        <w:tc>
          <w:tcPr>
            <w:tcW w:w="0" w:type="auto"/>
            <w:shd w:val="clear" w:color="auto" w:fill="F2F2F2" w:themeFill="text2" w:themeFillShade="F2"/>
            <w:vAlign w:val="center"/>
            <w:hideMark/>
          </w:tcPr>
          <w:p w14:paraId="3786CDFA"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Separation-system testing</w:t>
            </w:r>
          </w:p>
        </w:tc>
        <w:tc>
          <w:tcPr>
            <w:tcW w:w="0" w:type="auto"/>
            <w:shd w:val="clear" w:color="auto" w:fill="auto"/>
            <w:vAlign w:val="center"/>
            <w:hideMark/>
          </w:tcPr>
          <w:p w14:paraId="4998BFEB"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04077AE2"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2E01E1C8"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193F798B"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332692B4"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69D6C89F"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6FDB75AB"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513E0F44"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54DC7E24"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r>
      <w:tr w:rsidR="003E4A6F" w:rsidRPr="009F4405" w14:paraId="1CDD0C73" w14:textId="77777777" w:rsidTr="001D4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E0E0E0" w:themeFill="background1" w:themeFillTint="33"/>
            <w:vAlign w:val="center"/>
            <w:hideMark/>
          </w:tcPr>
          <w:p w14:paraId="138B0D24" w14:textId="77777777" w:rsidR="003E4A6F" w:rsidRPr="009F4405" w:rsidRDefault="003E4A6F" w:rsidP="001D402C">
            <w:pPr>
              <w:spacing w:after="0" w:line="278" w:lineRule="auto"/>
              <w:jc w:val="center"/>
              <w:rPr>
                <w:rFonts w:cstheme="minorHAnsi"/>
                <w:color w:val="auto"/>
                <w:sz w:val="18"/>
                <w:szCs w:val="18"/>
              </w:rPr>
            </w:pPr>
          </w:p>
        </w:tc>
        <w:tc>
          <w:tcPr>
            <w:tcW w:w="0" w:type="auto"/>
            <w:shd w:val="clear" w:color="auto" w:fill="F2F2F2" w:themeFill="text2" w:themeFillShade="F2"/>
            <w:vAlign w:val="center"/>
            <w:hideMark/>
          </w:tcPr>
          <w:p w14:paraId="5883C8F0"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Thrust-vector-control testing</w:t>
            </w:r>
          </w:p>
        </w:tc>
        <w:tc>
          <w:tcPr>
            <w:tcW w:w="0" w:type="auto"/>
            <w:shd w:val="clear" w:color="auto" w:fill="auto"/>
            <w:vAlign w:val="center"/>
            <w:hideMark/>
          </w:tcPr>
          <w:p w14:paraId="52C07521"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3C5A59F1"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71393C0E"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3BC1C632"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13DD2F3A"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27698D5A"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176081E6"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6C6423FA"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58C51C57"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r>
      <w:tr w:rsidR="003E4A6F" w:rsidRPr="009F4405" w14:paraId="0E3886C5" w14:textId="77777777" w:rsidTr="001D402C">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E0E0E0" w:themeFill="background1" w:themeFillTint="33"/>
            <w:vAlign w:val="center"/>
            <w:hideMark/>
          </w:tcPr>
          <w:p w14:paraId="67335F42" w14:textId="77777777" w:rsidR="003E4A6F" w:rsidRPr="009F4405" w:rsidRDefault="003E4A6F" w:rsidP="001D402C">
            <w:pPr>
              <w:spacing w:after="0" w:line="278" w:lineRule="auto"/>
              <w:jc w:val="center"/>
              <w:rPr>
                <w:rFonts w:cstheme="minorHAnsi"/>
                <w:color w:val="auto"/>
                <w:sz w:val="18"/>
                <w:szCs w:val="18"/>
              </w:rPr>
            </w:pPr>
            <w:r w:rsidRPr="009F4405">
              <w:rPr>
                <w:rFonts w:cstheme="minorHAnsi"/>
                <w:color w:val="auto"/>
                <w:sz w:val="18"/>
                <w:szCs w:val="18"/>
              </w:rPr>
              <w:t>6. Launcher-System Validation</w:t>
            </w:r>
          </w:p>
        </w:tc>
        <w:tc>
          <w:tcPr>
            <w:tcW w:w="0" w:type="auto"/>
            <w:shd w:val="clear" w:color="auto" w:fill="F2F2F2" w:themeFill="text2" w:themeFillShade="F2"/>
            <w:vAlign w:val="center"/>
            <w:hideMark/>
          </w:tcPr>
          <w:p w14:paraId="38DA4BC2"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Large solid-booster qualification</w:t>
            </w:r>
          </w:p>
        </w:tc>
        <w:tc>
          <w:tcPr>
            <w:tcW w:w="0" w:type="auto"/>
            <w:shd w:val="clear" w:color="auto" w:fill="auto"/>
            <w:vAlign w:val="center"/>
            <w:hideMark/>
          </w:tcPr>
          <w:p w14:paraId="299910B8"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70232201"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0EDC854A"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3CF2245A"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30695A93"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54C496FD"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14E13CBB"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w:t>
            </w:r>
          </w:p>
        </w:tc>
        <w:tc>
          <w:tcPr>
            <w:tcW w:w="0" w:type="auto"/>
            <w:shd w:val="clear" w:color="auto" w:fill="auto"/>
            <w:vAlign w:val="center"/>
            <w:hideMark/>
          </w:tcPr>
          <w:p w14:paraId="1FE39D17"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7A0E35F2" w14:textId="77777777" w:rsidR="003E4A6F" w:rsidRPr="009F4405" w:rsidRDefault="003E4A6F" w:rsidP="001D402C">
            <w:pPr>
              <w:spacing w:after="0" w:line="278" w:lineRule="auto"/>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F4405">
              <w:rPr>
                <w:rFonts w:cstheme="minorHAnsi"/>
                <w:sz w:val="18"/>
                <w:szCs w:val="18"/>
              </w:rPr>
              <w:t>x</w:t>
            </w:r>
          </w:p>
        </w:tc>
      </w:tr>
      <w:tr w:rsidR="003E4A6F" w:rsidRPr="009F4405" w14:paraId="6770E80A" w14:textId="77777777" w:rsidTr="001D4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E0E0E0" w:themeFill="background1" w:themeFillTint="33"/>
            <w:vAlign w:val="center"/>
            <w:hideMark/>
          </w:tcPr>
          <w:p w14:paraId="2996DECD" w14:textId="77777777" w:rsidR="003E4A6F" w:rsidRPr="009F4405" w:rsidRDefault="003E4A6F" w:rsidP="001D402C">
            <w:pPr>
              <w:spacing w:after="0" w:line="278" w:lineRule="auto"/>
              <w:jc w:val="center"/>
              <w:rPr>
                <w:rFonts w:cstheme="minorHAnsi"/>
                <w:color w:val="auto"/>
                <w:sz w:val="18"/>
                <w:szCs w:val="18"/>
              </w:rPr>
            </w:pPr>
          </w:p>
        </w:tc>
        <w:tc>
          <w:tcPr>
            <w:tcW w:w="0" w:type="auto"/>
            <w:shd w:val="clear" w:color="auto" w:fill="F2F2F2" w:themeFill="text2" w:themeFillShade="F2"/>
            <w:vAlign w:val="center"/>
            <w:hideMark/>
          </w:tcPr>
          <w:p w14:paraId="1BEE30E5"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Reusable launcher testing</w:t>
            </w:r>
          </w:p>
        </w:tc>
        <w:tc>
          <w:tcPr>
            <w:tcW w:w="0" w:type="auto"/>
            <w:shd w:val="clear" w:color="auto" w:fill="auto"/>
            <w:vAlign w:val="center"/>
            <w:hideMark/>
          </w:tcPr>
          <w:p w14:paraId="1BD6938A"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11E6E084"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613FD116"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68452E7A"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4114F754"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5C6138C4"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18CB9C95"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v</w:t>
            </w:r>
          </w:p>
        </w:tc>
        <w:tc>
          <w:tcPr>
            <w:tcW w:w="0" w:type="auto"/>
            <w:shd w:val="clear" w:color="auto" w:fill="auto"/>
            <w:vAlign w:val="center"/>
            <w:hideMark/>
          </w:tcPr>
          <w:p w14:paraId="5642D0C0"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c>
          <w:tcPr>
            <w:tcW w:w="0" w:type="auto"/>
            <w:shd w:val="clear" w:color="auto" w:fill="auto"/>
            <w:vAlign w:val="center"/>
            <w:hideMark/>
          </w:tcPr>
          <w:p w14:paraId="5C4F40AC" w14:textId="77777777" w:rsidR="003E4A6F" w:rsidRPr="009F4405" w:rsidRDefault="003E4A6F" w:rsidP="001D402C">
            <w:pPr>
              <w:spacing w:after="0" w:line="278" w:lineRule="auto"/>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F4405">
              <w:rPr>
                <w:rFonts w:cstheme="minorHAnsi"/>
                <w:sz w:val="18"/>
                <w:szCs w:val="18"/>
              </w:rPr>
              <w:t>x</w:t>
            </w:r>
          </w:p>
        </w:tc>
      </w:tr>
    </w:tbl>
    <w:p w14:paraId="6624F3F7" w14:textId="77777777" w:rsidR="003E4A6F" w:rsidRPr="009F4405" w:rsidRDefault="003E4A6F" w:rsidP="00015188">
      <w:pPr>
        <w:pStyle w:val="BodyText0"/>
      </w:pPr>
    </w:p>
    <w:p w14:paraId="51404E62" w14:textId="4EE96CB5" w:rsidR="009F2DD4" w:rsidRPr="009F4405" w:rsidRDefault="009F2DD4" w:rsidP="00E65BC8">
      <w:pPr>
        <w:pStyle w:val="EYHeading4"/>
      </w:pPr>
      <w:r w:rsidRPr="009F4405">
        <w:t>DLR Institute of Space Propulsion — Lampoldshausen (Germany)</w:t>
      </w:r>
    </w:p>
    <w:tbl>
      <w:tblPr>
        <w:tblStyle w:val="Table-standar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E600" w:themeFill="accent2"/>
        <w:tblLook w:val="04A0" w:firstRow="1" w:lastRow="0" w:firstColumn="1" w:lastColumn="0" w:noHBand="0" w:noVBand="1"/>
      </w:tblPr>
      <w:tblGrid>
        <w:gridCol w:w="9618"/>
      </w:tblGrid>
      <w:tr w:rsidR="00E9431D" w:rsidRPr="009F4405" w14:paraId="6190B82A" w14:textId="77777777">
        <w:trPr>
          <w:cnfStyle w:val="100000000000" w:firstRow="1" w:lastRow="0" w:firstColumn="0" w:lastColumn="0" w:oddVBand="0" w:evenVBand="0" w:oddHBand="0" w:evenHBand="0" w:firstRowFirstColumn="0" w:firstRowLastColumn="0" w:lastRowFirstColumn="0" w:lastRowLastColumn="0"/>
        </w:trPr>
        <w:tc>
          <w:tcPr>
            <w:tcW w:w="9618" w:type="dxa"/>
            <w:shd w:val="clear" w:color="auto" w:fill="FFE600"/>
          </w:tcPr>
          <w:p w14:paraId="278BB0D7" w14:textId="77777777" w:rsidR="00E9431D" w:rsidRPr="009F4405" w:rsidRDefault="00E9431D">
            <w:pPr>
              <w:spacing w:line="264" w:lineRule="auto"/>
              <w:rPr>
                <w:b/>
                <w:bCs/>
              </w:rPr>
            </w:pPr>
            <w:r w:rsidRPr="009F4405">
              <w:rPr>
                <w:b/>
                <w:bCs/>
              </w:rPr>
              <w:t>What it brings to EU/ESA access to space:</w:t>
            </w:r>
          </w:p>
          <w:p w14:paraId="7DAB51E9" w14:textId="608AC211" w:rsidR="0025376A" w:rsidRPr="009F4405" w:rsidRDefault="0025376A" w:rsidP="0025376A">
            <w:pPr>
              <w:spacing w:line="264" w:lineRule="auto"/>
            </w:pPr>
            <w:r w:rsidRPr="009F4405">
              <w:t>Lampoldshausen is Europe's cornerstone liquid-propulsion test centre, hosting functions found nowhere else in Europe - notably P4 (sole EU vacuum-conditions engine testing) and P5.2 (only European full cryogenic upper-stage qualification with the engine running). It qualifies Ariane-class propulsion (Vulcain, Vinci) and is being adapted for reusable engines (Prometheus, LOX/methane).</w:t>
            </w:r>
          </w:p>
          <w:p w14:paraId="28DBB0C7" w14:textId="77777777" w:rsidR="00E9431D" w:rsidRPr="009F4405" w:rsidRDefault="00E9431D">
            <w:pPr>
              <w:spacing w:line="264" w:lineRule="auto"/>
              <w:rPr>
                <w:b/>
                <w:bCs/>
              </w:rPr>
            </w:pPr>
            <w:r w:rsidRPr="009F4405">
              <w:rPr>
                <w:b/>
                <w:bCs/>
              </w:rPr>
              <w:t>What it does not bring to EU/ESA access to space:</w:t>
            </w:r>
          </w:p>
          <w:p w14:paraId="0F19885B" w14:textId="5EED9886" w:rsidR="00E9431D" w:rsidRPr="009F4405" w:rsidRDefault="00B76537">
            <w:pPr>
              <w:spacing w:line="264" w:lineRule="auto"/>
            </w:pPr>
            <w:r w:rsidRPr="009F4405">
              <w:t>Lampoldshausen represents a concentration risk, as several unique European propulsion-test functions exist nowhere else in Europe</w:t>
            </w:r>
            <w:r w:rsidR="00DA7711" w:rsidRPr="009F4405">
              <w:t>, whose loss could stall Ariane-class and next-generation engine qualification</w:t>
            </w:r>
            <w:r w:rsidRPr="009F4405">
              <w:t>.</w:t>
            </w:r>
          </w:p>
        </w:tc>
      </w:tr>
    </w:tbl>
    <w:p w14:paraId="57EB9F04" w14:textId="77777777" w:rsidR="00963000" w:rsidRPr="009F4405" w:rsidRDefault="00963000" w:rsidP="009F2DD4">
      <w:pPr>
        <w:spacing w:line="264" w:lineRule="auto"/>
      </w:pPr>
    </w:p>
    <w:p w14:paraId="2B0BF7B8" w14:textId="77777777" w:rsidR="009F2DD4" w:rsidRPr="009F4405" w:rsidRDefault="009F2DD4" w:rsidP="009F2DD4">
      <w:pPr>
        <w:spacing w:line="264" w:lineRule="auto"/>
      </w:pPr>
      <w:r w:rsidRPr="009F4405">
        <w:t xml:space="preserve">Lampoldshausen is Europe’s reference site for liquid-propulsion testing, operated by DLR largely on behalf of ESA. The section below is structured by </w:t>
      </w:r>
      <w:r w:rsidRPr="009F4405">
        <w:rPr>
          <w:b/>
          <w:bCs/>
        </w:rPr>
        <w:t>test infrastructure</w:t>
      </w:r>
      <w:r w:rsidRPr="009F4405">
        <w:t>, following DLR’s published portfolio of nine benches;</w:t>
      </w:r>
      <w:r w:rsidRPr="009F4405">
        <w:rPr>
          <w:rStyle w:val="FootnoteReference"/>
        </w:rPr>
        <w:footnoteReference w:id="41"/>
      </w:r>
      <w:r w:rsidRPr="009F4405">
        <w:t xml:space="preserve"> each entry gives (i) name, (ii) short description, (iii) development framework, (iv) application and (v) capacity — capacity figures are stated only where sourced from DLR facility pages, otherwise flagged.</w:t>
      </w:r>
    </w:p>
    <w:p w14:paraId="052B19D3" w14:textId="77777777" w:rsidR="009F2DD4" w:rsidRPr="009F4405" w:rsidRDefault="009F2DD4" w:rsidP="00D369E8">
      <w:pPr>
        <w:rPr>
          <w:rStyle w:val="SubtleEmphasis"/>
        </w:rPr>
      </w:pPr>
      <w:r w:rsidRPr="009F4405">
        <w:rPr>
          <w:rStyle w:val="SubtleEmphasis"/>
        </w:rPr>
        <w:t>Test Bench P5</w:t>
      </w:r>
    </w:p>
    <w:p w14:paraId="618A6E2B" w14:textId="16496BCC" w:rsidR="009F2DD4" w:rsidRPr="009F4405" w:rsidRDefault="009F2DD4">
      <w:pPr>
        <w:pStyle w:val="ListParagraph"/>
        <w:numPr>
          <w:ilvl w:val="0"/>
          <w:numId w:val="47"/>
        </w:numPr>
        <w:spacing w:after="80" w:line="264" w:lineRule="auto"/>
        <w:contextualSpacing w:val="0"/>
        <w:jc w:val="left"/>
      </w:pPr>
      <w:r w:rsidRPr="009F4405">
        <w:rPr>
          <w:b/>
          <w:bCs/>
        </w:rPr>
        <w:t xml:space="preserve">Short description: </w:t>
      </w:r>
      <w:r w:rsidRPr="009F4405">
        <w:t xml:space="preserve">Large vertical test stand for cryogenic main-stage engines </w:t>
      </w:r>
      <w:r w:rsidR="00162686" w:rsidRPr="009F4405">
        <w:t>underground</w:t>
      </w:r>
      <w:r w:rsidRPr="009F4405">
        <w:t xml:space="preserve"> conditions; in use on behalf of ESA since 1989/1990; ≈ 70 m high; control room in the M8 building.</w:t>
      </w:r>
      <w:r w:rsidRPr="009F4405">
        <w:rPr>
          <w:rStyle w:val="FootnoteReference"/>
        </w:rPr>
        <w:footnoteReference w:id="42"/>
      </w:r>
    </w:p>
    <w:p w14:paraId="16B16282" w14:textId="0AAD1EBC" w:rsidR="009F2DD4" w:rsidRPr="009F4405" w:rsidRDefault="009F2DD4">
      <w:pPr>
        <w:pStyle w:val="ListParagraph"/>
        <w:numPr>
          <w:ilvl w:val="0"/>
          <w:numId w:val="47"/>
        </w:numPr>
        <w:spacing w:after="80" w:line="264" w:lineRule="auto"/>
        <w:contextualSpacing w:val="0"/>
        <w:jc w:val="left"/>
      </w:pPr>
      <w:r w:rsidRPr="009F4405">
        <w:rPr>
          <w:b/>
          <w:bCs/>
        </w:rPr>
        <w:lastRenderedPageBreak/>
        <w:t xml:space="preserve">Development framework: </w:t>
      </w:r>
      <w:r w:rsidRPr="009F4405">
        <w:t>Built for Ariane 5 Vulcain development under ESA programmes; currently being converted to LOX/liquid-methane operation for Prometheus (Ariane 6 successor preparation), with quick switchover between methane and hydrogen.</w:t>
      </w:r>
    </w:p>
    <w:p w14:paraId="2E1CC482" w14:textId="31F59BBC" w:rsidR="009F2DD4" w:rsidRPr="009F4405" w:rsidRDefault="009F2DD4">
      <w:pPr>
        <w:pStyle w:val="ListParagraph"/>
        <w:numPr>
          <w:ilvl w:val="0"/>
          <w:numId w:val="47"/>
        </w:numPr>
        <w:spacing w:after="80" w:line="264" w:lineRule="auto"/>
        <w:contextualSpacing w:val="0"/>
        <w:jc w:val="left"/>
      </w:pPr>
      <w:r w:rsidRPr="009F4405">
        <w:rPr>
          <w:b/>
          <w:bCs/>
        </w:rPr>
        <w:t xml:space="preserve">Application: </w:t>
      </w:r>
      <w:r w:rsidRPr="009F4405">
        <w:t>Vulcain (147 tests, 44,040 s), Vulcain 2 (160 tests, 72,400 s) and Vulcain 2.1 for Ariane 6 (24 tests, 13,200 s) tested and qualified; planned test object: Prometheus.</w:t>
      </w:r>
    </w:p>
    <w:p w14:paraId="20AB7A4F" w14:textId="36B4893F" w:rsidR="009F2DD4" w:rsidRPr="009F4405" w:rsidRDefault="009F2DD4">
      <w:pPr>
        <w:pStyle w:val="ListParagraph"/>
        <w:numPr>
          <w:ilvl w:val="0"/>
          <w:numId w:val="47"/>
        </w:numPr>
        <w:spacing w:after="80" w:line="264" w:lineRule="auto"/>
        <w:contextualSpacing w:val="0"/>
        <w:jc w:val="left"/>
      </w:pPr>
      <w:r w:rsidRPr="009F4405">
        <w:rPr>
          <w:b/>
          <w:bCs/>
        </w:rPr>
        <w:t xml:space="preserve">Capacity: </w:t>
      </w:r>
      <w:r w:rsidRPr="009F4405">
        <w:t>One test position; max thrust 1,200 kN; vertical firing axis; propellant flows LH2 50 kg/s, LOX 300 kg/s, LCH4 110 kg/s; tank capacities LOX 200 m³, LH2 600 m³, LCH4 208 m³.</w:t>
      </w:r>
    </w:p>
    <w:p w14:paraId="6D7FDC53" w14:textId="77777777" w:rsidR="009F2DD4" w:rsidRPr="009F4405" w:rsidRDefault="009F2DD4" w:rsidP="00D369E8">
      <w:pPr>
        <w:rPr>
          <w:rStyle w:val="SubtleEmphasis"/>
        </w:rPr>
      </w:pPr>
      <w:r w:rsidRPr="009F4405">
        <w:rPr>
          <w:rStyle w:val="SubtleEmphasis"/>
        </w:rPr>
        <w:t>Upper Stage Test Stand P5.2</w:t>
      </w:r>
    </w:p>
    <w:p w14:paraId="5D343BC2" w14:textId="19B9323A" w:rsidR="009F2DD4" w:rsidRPr="009F4405" w:rsidRDefault="009F2DD4">
      <w:pPr>
        <w:pStyle w:val="ListParagraph"/>
        <w:numPr>
          <w:ilvl w:val="0"/>
          <w:numId w:val="47"/>
        </w:numPr>
        <w:spacing w:after="80" w:line="264" w:lineRule="auto"/>
        <w:contextualSpacing w:val="0"/>
        <w:jc w:val="left"/>
      </w:pPr>
      <w:r w:rsidRPr="009F4405">
        <w:rPr>
          <w:b/>
          <w:bCs/>
        </w:rPr>
        <w:t xml:space="preserve">Short description: </w:t>
      </w:r>
      <w:r w:rsidRPr="009F4405">
        <w:t xml:space="preserve">Newest stand at the site; the only European facility for qualifying entire cryogenic upper stages with the engine running, including fuelling and de-fuelling tests, </w:t>
      </w:r>
      <w:r w:rsidR="00DF5548" w:rsidRPr="009F4405">
        <w:t>underground</w:t>
      </w:r>
      <w:r w:rsidRPr="009F4405">
        <w:t xml:space="preserve"> (low-pressure) conditions.</w:t>
      </w:r>
    </w:p>
    <w:p w14:paraId="37E578FD" w14:textId="096D1F0D" w:rsidR="009F2DD4" w:rsidRPr="009F4405" w:rsidRDefault="009F2DD4">
      <w:pPr>
        <w:pStyle w:val="ListParagraph"/>
        <w:numPr>
          <w:ilvl w:val="0"/>
          <w:numId w:val="47"/>
        </w:numPr>
        <w:spacing w:after="80" w:line="264" w:lineRule="auto"/>
        <w:contextualSpacing w:val="0"/>
        <w:jc w:val="left"/>
      </w:pPr>
      <w:r w:rsidRPr="009F4405">
        <w:rPr>
          <w:b/>
          <w:bCs/>
        </w:rPr>
        <w:t xml:space="preserve">Development framework: </w:t>
      </w:r>
      <w:r w:rsidRPr="009F4405">
        <w:t>Developed and built as part of Ariane 6 development on behalf of ESA; financed from German ESA contributions to the Ariane 6 development programme, coordinated by the DLR Space Agency.</w:t>
      </w:r>
    </w:p>
    <w:p w14:paraId="795F50E2" w14:textId="019E3DC1" w:rsidR="009F2DD4" w:rsidRPr="009F4405" w:rsidRDefault="009F2DD4">
      <w:pPr>
        <w:pStyle w:val="ListParagraph"/>
        <w:numPr>
          <w:ilvl w:val="0"/>
          <w:numId w:val="47"/>
        </w:numPr>
        <w:spacing w:after="80" w:line="264" w:lineRule="auto"/>
        <w:contextualSpacing w:val="0"/>
        <w:jc w:val="left"/>
      </w:pPr>
      <w:r w:rsidRPr="009F4405">
        <w:rPr>
          <w:b/>
          <w:bCs/>
        </w:rPr>
        <w:t xml:space="preserve">Application: </w:t>
      </w:r>
      <w:r w:rsidRPr="009F4405">
        <w:t>Ariane 6 Upper Liquid Propulsion Module (ULPM: Vinci engine, LH2/LOX tanks, APU); September 2023 hot run comprised two Vinci and two APU ignitions.</w:t>
      </w:r>
    </w:p>
    <w:p w14:paraId="58AED92C" w14:textId="2C326109" w:rsidR="009F2DD4" w:rsidRPr="009F4405" w:rsidRDefault="009F2DD4">
      <w:pPr>
        <w:pStyle w:val="ListParagraph"/>
        <w:numPr>
          <w:ilvl w:val="0"/>
          <w:numId w:val="47"/>
        </w:numPr>
        <w:spacing w:after="80" w:line="264" w:lineRule="auto"/>
        <w:contextualSpacing w:val="0"/>
        <w:jc w:val="left"/>
      </w:pPr>
      <w:r w:rsidRPr="009F4405">
        <w:rPr>
          <w:b/>
          <w:bCs/>
        </w:rPr>
        <w:t xml:space="preserve">Capacity: </w:t>
      </w:r>
      <w:r w:rsidRPr="009F4405">
        <w:t>One test position; max thrust 250 kN; vertical firing axis; LH2 max 2.7 kg/s, LOX max 10.3 kg/s; test cell 14 × 14 × 24 m inside a 5,000 m² building (35 × 45 × 30 m); supply: He 8 m³, N2 40 m³, LOX 180 m³ and LH2 600 m³ fed from P5; ≈ 1,000 measurement channels.</w:t>
      </w:r>
    </w:p>
    <w:p w14:paraId="46CE5C8D" w14:textId="77777777" w:rsidR="009F2DD4" w:rsidRPr="009F4405" w:rsidRDefault="009F2DD4" w:rsidP="00D369E8">
      <w:pPr>
        <w:rPr>
          <w:rStyle w:val="SubtleEmphasis"/>
        </w:rPr>
      </w:pPr>
      <w:r w:rsidRPr="009F4405">
        <w:rPr>
          <w:rStyle w:val="SubtleEmphasis"/>
        </w:rPr>
        <w:t>High-Altitude Simulation Test Bench P4 (P4.1 / P4.2)</w:t>
      </w:r>
    </w:p>
    <w:p w14:paraId="75C178D1" w14:textId="32153DB1" w:rsidR="009F2DD4" w:rsidRPr="009F4405" w:rsidRDefault="009F2DD4">
      <w:pPr>
        <w:pStyle w:val="ListParagraph"/>
        <w:numPr>
          <w:ilvl w:val="0"/>
          <w:numId w:val="47"/>
        </w:numPr>
        <w:spacing w:after="80" w:line="264" w:lineRule="auto"/>
        <w:contextualSpacing w:val="0"/>
        <w:jc w:val="left"/>
      </w:pPr>
      <w:r w:rsidRPr="009F4405">
        <w:rPr>
          <w:b/>
          <w:bCs/>
        </w:rPr>
        <w:t xml:space="preserve">Short description: </w:t>
      </w:r>
      <w:r w:rsidRPr="009F4405">
        <w:t>The only facility in Europe where cryogenic and storable upper-stage engines can be tested under both ground and space (vacuum) conditions; simulates ≈ 2 mbar ambient pressure (≈ 50 km altitude) maintained during engine operation, for ignition behaviour, thermal loads and vacuum thrust.</w:t>
      </w:r>
    </w:p>
    <w:p w14:paraId="1A44E3D6" w14:textId="77777777" w:rsidR="009F2DD4" w:rsidRPr="009F4405" w:rsidRDefault="009F2DD4">
      <w:pPr>
        <w:pStyle w:val="ListParagraph"/>
        <w:numPr>
          <w:ilvl w:val="0"/>
          <w:numId w:val="47"/>
        </w:numPr>
        <w:spacing w:after="80" w:line="264" w:lineRule="auto"/>
        <w:contextualSpacing w:val="0"/>
        <w:jc w:val="left"/>
      </w:pPr>
      <w:r w:rsidRPr="009F4405">
        <w:rPr>
          <w:b/>
          <w:bCs/>
        </w:rPr>
        <w:t xml:space="preserve">Development framework: </w:t>
      </w:r>
      <w:r w:rsidRPr="009F4405">
        <w:t>ESA upper-stage engine programmes; two positions: P4.1 used for Vinci development and qualification (Ariane 6 upper stage), P4.2 for storable-propellant upper-stage engines.</w:t>
      </w:r>
    </w:p>
    <w:p w14:paraId="5FE55099" w14:textId="77777777" w:rsidR="009F2DD4" w:rsidRPr="009F4405" w:rsidRDefault="009F2DD4">
      <w:pPr>
        <w:pStyle w:val="ListParagraph"/>
        <w:numPr>
          <w:ilvl w:val="0"/>
          <w:numId w:val="47"/>
        </w:numPr>
        <w:spacing w:after="80" w:line="264" w:lineRule="auto"/>
        <w:contextualSpacing w:val="0"/>
        <w:jc w:val="left"/>
      </w:pPr>
      <w:r w:rsidRPr="009F4405">
        <w:rPr>
          <w:b/>
          <w:bCs/>
        </w:rPr>
        <w:t xml:space="preserve">Application: </w:t>
      </w:r>
      <w:r w:rsidRPr="009F4405">
        <w:t>Vinci (cryogenic) and storable upper-stage/orbital engines; long-duration vacuum test campaigns.</w:t>
      </w:r>
    </w:p>
    <w:p w14:paraId="7B51DED6" w14:textId="2951FA13" w:rsidR="009F2DD4" w:rsidRPr="009F4405" w:rsidRDefault="009F2DD4">
      <w:pPr>
        <w:pStyle w:val="ListParagraph"/>
        <w:numPr>
          <w:ilvl w:val="0"/>
          <w:numId w:val="47"/>
        </w:numPr>
        <w:spacing w:after="80" w:line="264" w:lineRule="auto"/>
        <w:contextualSpacing w:val="0"/>
        <w:jc w:val="left"/>
      </w:pPr>
      <w:r w:rsidRPr="009F4405">
        <w:rPr>
          <w:b/>
          <w:bCs/>
        </w:rPr>
        <w:t xml:space="preserve">Capacity: </w:t>
      </w:r>
      <w:r w:rsidRPr="009F4405">
        <w:t xml:space="preserve">Steam-driven vacuum system with five rocket steam generators (alcohol/LOX; 22 bar, 210 °C), total thermal output 650 MW, tank capacity for 1,000 s of operation; ground-condition testing also possible. Per-position capacities </w:t>
      </w:r>
      <w:r w:rsidRPr="009F4405">
        <w:rPr>
          <w:b/>
          <w:bCs/>
        </w:rPr>
        <w:t>P4 is the sole vacuum-conditions engine test facility in the EU (DG DEFIS 2023 study).</w:t>
      </w:r>
    </w:p>
    <w:p w14:paraId="65F8DA4A" w14:textId="77777777" w:rsidR="00EA0857" w:rsidRDefault="00EA0857">
      <w:pPr>
        <w:spacing w:after="80"/>
        <w:jc w:val="left"/>
        <w:rPr>
          <w:rStyle w:val="SubtleEmphasis"/>
        </w:rPr>
      </w:pPr>
      <w:r>
        <w:rPr>
          <w:rStyle w:val="SubtleEmphasis"/>
        </w:rPr>
        <w:br w:type="page"/>
      </w:r>
    </w:p>
    <w:p w14:paraId="0EDEAF1B" w14:textId="2519B31B" w:rsidR="009F2DD4" w:rsidRPr="009F4405" w:rsidRDefault="009F2DD4" w:rsidP="00D369E8">
      <w:pPr>
        <w:rPr>
          <w:rStyle w:val="SubtleEmphasis"/>
        </w:rPr>
      </w:pPr>
      <w:r w:rsidRPr="009F4405">
        <w:rPr>
          <w:rStyle w:val="SubtleEmphasis"/>
        </w:rPr>
        <w:t>Research and Technology Test Bench P8 (P8.1 / P8.2 / P8.3)</w:t>
      </w:r>
    </w:p>
    <w:p w14:paraId="0FF05FED" w14:textId="345C9763" w:rsidR="009F2DD4" w:rsidRPr="009F4405" w:rsidRDefault="009F2DD4">
      <w:pPr>
        <w:pStyle w:val="ListParagraph"/>
        <w:numPr>
          <w:ilvl w:val="0"/>
          <w:numId w:val="47"/>
        </w:numPr>
        <w:spacing w:after="80" w:line="264" w:lineRule="auto"/>
        <w:contextualSpacing w:val="0"/>
        <w:jc w:val="left"/>
      </w:pPr>
      <w:r w:rsidRPr="009F4405">
        <w:rPr>
          <w:b/>
          <w:bCs/>
        </w:rPr>
        <w:t xml:space="preserve">Short description: </w:t>
      </w:r>
      <w:r w:rsidRPr="009F4405">
        <w:t>European high-pressure research bench for cryogenic propulsion at representative scale — from individual components to complete propulsion systems — with a mobile altitude-simulation system and a low-pressure cell for turbopumps, engines and combustion chambers.</w:t>
      </w:r>
    </w:p>
    <w:p w14:paraId="139CB4A8" w14:textId="29F1798B" w:rsidR="009F2DD4" w:rsidRPr="009F4405" w:rsidRDefault="009F2DD4">
      <w:pPr>
        <w:pStyle w:val="ListParagraph"/>
        <w:numPr>
          <w:ilvl w:val="0"/>
          <w:numId w:val="47"/>
        </w:numPr>
        <w:spacing w:after="80" w:line="264" w:lineRule="auto"/>
        <w:contextualSpacing w:val="0"/>
        <w:jc w:val="left"/>
      </w:pPr>
      <w:r w:rsidRPr="009F4405">
        <w:rPr>
          <w:b/>
          <w:bCs/>
        </w:rPr>
        <w:t xml:space="preserve">Development framework: </w:t>
      </w:r>
      <w:r w:rsidRPr="009F4405">
        <w:t>Built and financed in 1995 as a European cooperation between SNECMA (now ArianeGroup), CNES and DLR; third test cell P8.3 opened in 2021 with CNES and ArianeGroup.</w:t>
      </w:r>
    </w:p>
    <w:p w14:paraId="7DCB554A" w14:textId="13ECAB63" w:rsidR="009F2DD4" w:rsidRPr="009F4405" w:rsidRDefault="009F2DD4">
      <w:pPr>
        <w:pStyle w:val="ListParagraph"/>
        <w:numPr>
          <w:ilvl w:val="0"/>
          <w:numId w:val="47"/>
        </w:numPr>
        <w:spacing w:after="80" w:line="264" w:lineRule="auto"/>
        <w:contextualSpacing w:val="0"/>
        <w:jc w:val="left"/>
      </w:pPr>
      <w:r w:rsidRPr="009F4405">
        <w:rPr>
          <w:b/>
          <w:bCs/>
        </w:rPr>
        <w:t xml:space="preserve">Application: </w:t>
      </w:r>
      <w:r w:rsidRPr="009F4405">
        <w:t>Technology development for current and future European engines (LOX/H2, LOX/CH4), supporting industry, new entrants and doctoral research.</w:t>
      </w:r>
    </w:p>
    <w:p w14:paraId="7C93E3ED" w14:textId="2A575A43" w:rsidR="009F2DD4" w:rsidRPr="009F4405" w:rsidRDefault="009F2DD4">
      <w:pPr>
        <w:pStyle w:val="ListParagraph"/>
        <w:numPr>
          <w:ilvl w:val="0"/>
          <w:numId w:val="47"/>
        </w:numPr>
        <w:spacing w:after="80" w:line="264" w:lineRule="auto"/>
        <w:contextualSpacing w:val="0"/>
        <w:jc w:val="left"/>
      </w:pPr>
      <w:r w:rsidRPr="009F4405">
        <w:rPr>
          <w:b/>
          <w:bCs/>
        </w:rPr>
        <w:t xml:space="preserve">Capacity: </w:t>
      </w:r>
      <w:r w:rsidRPr="009F4405">
        <w:t>Three test cells; horizontal firing axis; up to 100 test days per year with 2–3 hot runs per day; highest combustion-chamber pressure achieved 330 bar.</w:t>
      </w:r>
    </w:p>
    <w:p w14:paraId="509BF89A" w14:textId="77777777" w:rsidR="009F2DD4" w:rsidRPr="009F4405" w:rsidRDefault="009F2DD4" w:rsidP="00D369E8">
      <w:pPr>
        <w:rPr>
          <w:rStyle w:val="SubtleEmphasis"/>
        </w:rPr>
      </w:pPr>
      <w:r w:rsidRPr="009F4405">
        <w:rPr>
          <w:rStyle w:val="SubtleEmphasis"/>
        </w:rPr>
        <w:t>Innovation Test Bench P3</w:t>
      </w:r>
    </w:p>
    <w:p w14:paraId="0A9D0F61" w14:textId="086BB96B" w:rsidR="009F2DD4" w:rsidRPr="009F4405" w:rsidRDefault="009F2DD4">
      <w:pPr>
        <w:pStyle w:val="ListParagraph"/>
        <w:numPr>
          <w:ilvl w:val="0"/>
          <w:numId w:val="47"/>
        </w:numPr>
        <w:spacing w:after="80" w:line="264" w:lineRule="auto"/>
        <w:contextualSpacing w:val="0"/>
        <w:jc w:val="left"/>
      </w:pPr>
      <w:r w:rsidRPr="009F4405">
        <w:rPr>
          <w:b/>
          <w:bCs/>
        </w:rPr>
        <w:t xml:space="preserve">Short description: </w:t>
      </w:r>
      <w:r w:rsidRPr="009F4405">
        <w:t>Modern, flexible facility for the further development of future space propulsion (per DLR portfolio description).</w:t>
      </w:r>
    </w:p>
    <w:p w14:paraId="798F6EB1" w14:textId="01DAF772" w:rsidR="009F2DD4" w:rsidRPr="009F4405" w:rsidRDefault="00B758D3">
      <w:pPr>
        <w:pStyle w:val="ListParagraph"/>
        <w:numPr>
          <w:ilvl w:val="0"/>
          <w:numId w:val="47"/>
        </w:numPr>
        <w:spacing w:after="80" w:line="264" w:lineRule="auto"/>
        <w:contextualSpacing w:val="0"/>
        <w:jc w:val="left"/>
      </w:pPr>
      <w:r w:rsidRPr="009F4405">
        <w:t>The d</w:t>
      </w:r>
      <w:r w:rsidR="009F2DD4" w:rsidRPr="009F4405">
        <w:t>evelopment framework</w:t>
      </w:r>
      <w:r w:rsidRPr="009F4405">
        <w:t xml:space="preserve"> and capacity </w:t>
      </w:r>
      <w:r w:rsidR="003730F4" w:rsidRPr="009F4405">
        <w:t>and unknown for now, it is know that the applications will be for f</w:t>
      </w:r>
      <w:r w:rsidR="009F2DD4" w:rsidRPr="009F4405">
        <w:t>uture propulsion development.</w:t>
      </w:r>
    </w:p>
    <w:p w14:paraId="3DE59607" w14:textId="77777777" w:rsidR="009F2DD4" w:rsidRPr="009F4405" w:rsidRDefault="009F2DD4" w:rsidP="00D369E8">
      <w:pPr>
        <w:rPr>
          <w:rStyle w:val="SubtleEmphasis"/>
        </w:rPr>
      </w:pPr>
      <w:r w:rsidRPr="009F4405">
        <w:rPr>
          <w:rStyle w:val="SubtleEmphasis"/>
        </w:rPr>
        <w:t>Test Bench P6</w:t>
      </w:r>
    </w:p>
    <w:p w14:paraId="2BB9601D" w14:textId="2A9B448A" w:rsidR="009F2DD4" w:rsidRPr="009F4405" w:rsidRDefault="009F2DD4">
      <w:pPr>
        <w:pStyle w:val="ListParagraph"/>
        <w:numPr>
          <w:ilvl w:val="0"/>
          <w:numId w:val="47"/>
        </w:numPr>
        <w:spacing w:after="80" w:line="264" w:lineRule="auto"/>
        <w:contextualSpacing w:val="0"/>
        <w:jc w:val="left"/>
      </w:pPr>
      <w:r w:rsidRPr="009F4405">
        <w:rPr>
          <w:b/>
          <w:bCs/>
        </w:rPr>
        <w:t xml:space="preserve">Short description: </w:t>
      </w:r>
      <w:r w:rsidRPr="009F4405">
        <w:t>Bench for detailed combustion tests with model combustion chambers using various fuels.</w:t>
      </w:r>
    </w:p>
    <w:p w14:paraId="4AF1240D" w14:textId="77777777" w:rsidR="009F2DD4" w:rsidRPr="009F4405" w:rsidRDefault="009F2DD4">
      <w:pPr>
        <w:pStyle w:val="ListParagraph"/>
        <w:numPr>
          <w:ilvl w:val="0"/>
          <w:numId w:val="47"/>
        </w:numPr>
        <w:spacing w:after="80" w:line="264" w:lineRule="auto"/>
        <w:contextualSpacing w:val="0"/>
        <w:jc w:val="left"/>
      </w:pPr>
      <w:r w:rsidRPr="009F4405">
        <w:rPr>
          <w:b/>
          <w:bCs/>
        </w:rPr>
        <w:lastRenderedPageBreak/>
        <w:t xml:space="preserve">Application: </w:t>
      </w:r>
      <w:r w:rsidRPr="009F4405">
        <w:t>Combustion research supporting engine development.</w:t>
      </w:r>
    </w:p>
    <w:p w14:paraId="2000E5F6" w14:textId="0EE81DC0" w:rsidR="009F2DD4" w:rsidRPr="009F4405" w:rsidRDefault="003730F4">
      <w:pPr>
        <w:pStyle w:val="ListParagraph"/>
        <w:numPr>
          <w:ilvl w:val="0"/>
          <w:numId w:val="47"/>
        </w:numPr>
        <w:spacing w:after="80" w:line="264" w:lineRule="auto"/>
        <w:contextualSpacing w:val="0"/>
        <w:jc w:val="left"/>
      </w:pPr>
      <w:r w:rsidRPr="009F4405">
        <w:t>Development framework and c</w:t>
      </w:r>
      <w:r w:rsidR="009F2DD4" w:rsidRPr="009F4405">
        <w:t>apacity</w:t>
      </w:r>
      <w:r w:rsidRPr="009F4405">
        <w:t xml:space="preserve"> are unknown. </w:t>
      </w:r>
    </w:p>
    <w:p w14:paraId="5D82C823" w14:textId="77777777" w:rsidR="009F2DD4" w:rsidRPr="009F4405" w:rsidRDefault="009F2DD4" w:rsidP="00D369E8">
      <w:pPr>
        <w:rPr>
          <w:rStyle w:val="SubtleEmphasis"/>
        </w:rPr>
      </w:pPr>
      <w:r w:rsidRPr="009F4405">
        <w:rPr>
          <w:rStyle w:val="SubtleEmphasis"/>
        </w:rPr>
        <w:t>Test Bench P2</w:t>
      </w:r>
    </w:p>
    <w:p w14:paraId="7D44C246" w14:textId="1B972560" w:rsidR="009F2DD4" w:rsidRPr="009F4405" w:rsidRDefault="009F2DD4">
      <w:pPr>
        <w:pStyle w:val="ListParagraph"/>
        <w:numPr>
          <w:ilvl w:val="0"/>
          <w:numId w:val="47"/>
        </w:numPr>
        <w:spacing w:after="80" w:line="264" w:lineRule="auto"/>
        <w:contextualSpacing w:val="0"/>
        <w:jc w:val="left"/>
      </w:pPr>
      <w:r w:rsidRPr="009F4405">
        <w:rPr>
          <w:b/>
          <w:bCs/>
        </w:rPr>
        <w:t xml:space="preserve">Short description: </w:t>
      </w:r>
      <w:r w:rsidRPr="009F4405">
        <w:t>Bench for orbital space-propulsion systems and components with storable propellants; launcher-relevant through storable upper-stage and kick-stage propulsion.</w:t>
      </w:r>
    </w:p>
    <w:p w14:paraId="4B3E15ED" w14:textId="77777777" w:rsidR="009F2DD4" w:rsidRPr="009F4405" w:rsidRDefault="009F2DD4">
      <w:pPr>
        <w:pStyle w:val="ListParagraph"/>
        <w:numPr>
          <w:ilvl w:val="0"/>
          <w:numId w:val="47"/>
        </w:numPr>
        <w:spacing w:after="80" w:line="264" w:lineRule="auto"/>
        <w:contextualSpacing w:val="0"/>
        <w:jc w:val="left"/>
      </w:pPr>
      <w:r w:rsidRPr="009F4405">
        <w:rPr>
          <w:b/>
          <w:bCs/>
        </w:rPr>
        <w:t xml:space="preserve">Application: </w:t>
      </w:r>
      <w:r w:rsidRPr="009F4405">
        <w:t>Storable-propellant propulsion systems and components.</w:t>
      </w:r>
    </w:p>
    <w:p w14:paraId="76F5A442" w14:textId="77777777" w:rsidR="003730F4" w:rsidRPr="009F4405" w:rsidRDefault="003730F4">
      <w:pPr>
        <w:pStyle w:val="ListParagraph"/>
        <w:numPr>
          <w:ilvl w:val="0"/>
          <w:numId w:val="47"/>
        </w:numPr>
        <w:spacing w:after="80" w:line="264" w:lineRule="auto"/>
        <w:contextualSpacing w:val="0"/>
        <w:jc w:val="left"/>
      </w:pPr>
      <w:r w:rsidRPr="009F4405">
        <w:t xml:space="preserve">Development framework and capacity are unknown. </w:t>
      </w:r>
    </w:p>
    <w:p w14:paraId="3E686801" w14:textId="77777777" w:rsidR="009F2DD4" w:rsidRPr="009F4405" w:rsidRDefault="009F2DD4" w:rsidP="00D369E8">
      <w:pPr>
        <w:rPr>
          <w:rStyle w:val="SubtleEmphasis"/>
        </w:rPr>
      </w:pPr>
      <w:r w:rsidRPr="009F4405">
        <w:rPr>
          <w:rStyle w:val="SubtleEmphasis"/>
        </w:rPr>
        <w:t>High-Altitude Simulation Test Facility P1.0</w:t>
      </w:r>
    </w:p>
    <w:p w14:paraId="466AD384" w14:textId="60509B8F" w:rsidR="009F2DD4" w:rsidRPr="009F4405" w:rsidRDefault="009F2DD4">
      <w:pPr>
        <w:pStyle w:val="ListParagraph"/>
        <w:numPr>
          <w:ilvl w:val="0"/>
          <w:numId w:val="47"/>
        </w:numPr>
        <w:spacing w:after="80" w:line="264" w:lineRule="auto"/>
        <w:contextualSpacing w:val="0"/>
        <w:jc w:val="left"/>
      </w:pPr>
      <w:r w:rsidRPr="009F4405">
        <w:rPr>
          <w:b/>
          <w:bCs/>
        </w:rPr>
        <w:t xml:space="preserve">Short description: </w:t>
      </w:r>
      <w:r w:rsidRPr="009F4405">
        <w:t>Facility for developing, testing and qualifying propulsion systems for satellites, upper stages and space probes under simulated altitude conditions.</w:t>
      </w:r>
    </w:p>
    <w:p w14:paraId="63CE9731" w14:textId="77777777" w:rsidR="009F2DD4" w:rsidRPr="009F4405" w:rsidRDefault="009F2DD4">
      <w:pPr>
        <w:pStyle w:val="ListParagraph"/>
        <w:numPr>
          <w:ilvl w:val="0"/>
          <w:numId w:val="47"/>
        </w:numPr>
        <w:spacing w:after="80" w:line="264" w:lineRule="auto"/>
        <w:contextualSpacing w:val="0"/>
        <w:jc w:val="left"/>
      </w:pPr>
      <w:r w:rsidRPr="009F4405">
        <w:rPr>
          <w:b/>
          <w:bCs/>
        </w:rPr>
        <w:t xml:space="preserve">Application: </w:t>
      </w:r>
      <w:r w:rsidRPr="009F4405">
        <w:t>Upper-stage and in-space propulsion qualification under altitude simulation.</w:t>
      </w:r>
    </w:p>
    <w:p w14:paraId="37501BB9" w14:textId="77777777" w:rsidR="003730F4" w:rsidRPr="009F4405" w:rsidRDefault="003730F4">
      <w:pPr>
        <w:pStyle w:val="ListParagraph"/>
        <w:numPr>
          <w:ilvl w:val="0"/>
          <w:numId w:val="47"/>
        </w:numPr>
        <w:spacing w:after="80" w:line="264" w:lineRule="auto"/>
        <w:contextualSpacing w:val="0"/>
        <w:jc w:val="left"/>
      </w:pPr>
      <w:r w:rsidRPr="009F4405">
        <w:t xml:space="preserve">Development framework and capacity are unknown. </w:t>
      </w:r>
    </w:p>
    <w:p w14:paraId="7D6DB5DE" w14:textId="77777777" w:rsidR="009F2DD4" w:rsidRPr="009F4405" w:rsidRDefault="009F2DD4" w:rsidP="00D369E8">
      <w:pPr>
        <w:rPr>
          <w:rStyle w:val="SubtleEmphasis"/>
        </w:rPr>
      </w:pPr>
      <w:r w:rsidRPr="009F4405">
        <w:rPr>
          <w:rStyle w:val="SubtleEmphasis"/>
        </w:rPr>
        <w:t>Test Bench Complex M11</w:t>
      </w:r>
    </w:p>
    <w:p w14:paraId="74E6F404" w14:textId="4EB02D04" w:rsidR="009F2DD4" w:rsidRPr="009F4405" w:rsidRDefault="009F2DD4">
      <w:pPr>
        <w:pStyle w:val="ListParagraph"/>
        <w:numPr>
          <w:ilvl w:val="0"/>
          <w:numId w:val="47"/>
        </w:numPr>
        <w:spacing w:after="80" w:line="264" w:lineRule="auto"/>
        <w:contextualSpacing w:val="0"/>
        <w:jc w:val="left"/>
      </w:pPr>
      <w:r w:rsidRPr="009F4405">
        <w:rPr>
          <w:b/>
          <w:bCs/>
        </w:rPr>
        <w:t xml:space="preserve">Short description: </w:t>
      </w:r>
      <w:r w:rsidRPr="009F4405">
        <w:t>Multi-position complex investigating new, advanced propellants and propulsion types (including hybrid and “green” propellants).</w:t>
      </w:r>
    </w:p>
    <w:p w14:paraId="5B2C2CB8" w14:textId="77777777" w:rsidR="009F2DD4" w:rsidRPr="009F4405" w:rsidRDefault="009F2DD4">
      <w:pPr>
        <w:pStyle w:val="ListParagraph"/>
        <w:numPr>
          <w:ilvl w:val="0"/>
          <w:numId w:val="47"/>
        </w:numPr>
        <w:spacing w:after="80" w:line="264" w:lineRule="auto"/>
        <w:contextualSpacing w:val="0"/>
        <w:jc w:val="left"/>
      </w:pPr>
      <w:r w:rsidRPr="009F4405">
        <w:rPr>
          <w:b/>
          <w:bCs/>
        </w:rPr>
        <w:t xml:space="preserve">Development framework: </w:t>
      </w:r>
      <w:r w:rsidRPr="009F4405">
        <w:t xml:space="preserve">DLR research framework; heritage includes the hybrid-propulsion lineage of DLR spin-off HyImpulse. </w:t>
      </w:r>
      <w:r w:rsidRPr="009F4405">
        <w:rPr>
          <w:b/>
          <w:bCs/>
        </w:rPr>
        <w:t>Launcher relevance confirmed: hybrid propulsion is used by launcher developers HyImpulse (SR75 suborbital, SL1 orbital; LOX/paraffin) and — via HTP/HTPB — by ENVOL and HyPrSpace (per DG DEFIS 2023 test-facilities study, Exhibit 6).</w:t>
      </w:r>
    </w:p>
    <w:p w14:paraId="48BC8501" w14:textId="77777777" w:rsidR="009F2DD4" w:rsidRPr="009F4405" w:rsidRDefault="009F2DD4">
      <w:pPr>
        <w:pStyle w:val="ListParagraph"/>
        <w:numPr>
          <w:ilvl w:val="0"/>
          <w:numId w:val="47"/>
        </w:numPr>
        <w:spacing w:after="80" w:line="264" w:lineRule="auto"/>
        <w:contextualSpacing w:val="0"/>
        <w:jc w:val="left"/>
      </w:pPr>
      <w:r w:rsidRPr="009F4405">
        <w:rPr>
          <w:b/>
          <w:bCs/>
        </w:rPr>
        <w:t xml:space="preserve">Application: </w:t>
      </w:r>
      <w:r w:rsidRPr="009F4405">
        <w:t>Advanced-propellant engine testing, combustion research, quality-assurance support.</w:t>
      </w:r>
    </w:p>
    <w:p w14:paraId="0347625D" w14:textId="5E01BBE3" w:rsidR="009F2DD4" w:rsidRPr="009F4405" w:rsidRDefault="009F2DD4">
      <w:pPr>
        <w:pStyle w:val="ListParagraph"/>
        <w:numPr>
          <w:ilvl w:val="0"/>
          <w:numId w:val="47"/>
        </w:numPr>
        <w:spacing w:after="80" w:line="264" w:lineRule="auto"/>
        <w:contextualSpacing w:val="0"/>
        <w:jc w:val="left"/>
      </w:pPr>
      <w:r w:rsidRPr="009F4405">
        <w:rPr>
          <w:b/>
          <w:bCs/>
        </w:rPr>
        <w:t xml:space="preserve">Capacity: </w:t>
      </w:r>
      <w:r w:rsidR="003730F4" w:rsidRPr="009F4405">
        <w:t>unknown.</w:t>
      </w:r>
      <w:r w:rsidR="003730F4" w:rsidRPr="009F4405">
        <w:rPr>
          <w:b/>
          <w:bCs/>
        </w:rPr>
        <w:t xml:space="preserve"> </w:t>
      </w:r>
    </w:p>
    <w:p w14:paraId="717391FF" w14:textId="77777777" w:rsidR="00EA0857" w:rsidRDefault="00EA0857">
      <w:pPr>
        <w:spacing w:after="80"/>
        <w:jc w:val="left"/>
        <w:rPr>
          <w:rFonts w:ascii="Calibri" w:eastAsia="MS Gothic" w:hAnsi="Calibri"/>
          <w:b/>
          <w:szCs w:val="22"/>
          <w:lang w:eastAsia="nl-BE"/>
        </w:rPr>
      </w:pPr>
      <w:r>
        <w:br w:type="page"/>
      </w:r>
    </w:p>
    <w:p w14:paraId="64954BF2" w14:textId="16DB2DAA" w:rsidR="009F2DD4" w:rsidRPr="009F4405" w:rsidRDefault="009F2DD4" w:rsidP="00E65BC8">
      <w:pPr>
        <w:pStyle w:val="EYHeading4"/>
      </w:pPr>
      <w:r w:rsidRPr="009F4405">
        <w:t>ArianeGroup Vernon Test Centre (France)</w:t>
      </w:r>
    </w:p>
    <w:tbl>
      <w:tblPr>
        <w:tblStyle w:val="Table-standar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E600" w:themeFill="accent2"/>
        <w:tblLook w:val="04A0" w:firstRow="1" w:lastRow="0" w:firstColumn="1" w:lastColumn="0" w:noHBand="0" w:noVBand="1"/>
      </w:tblPr>
      <w:tblGrid>
        <w:gridCol w:w="9618"/>
      </w:tblGrid>
      <w:tr w:rsidR="00E9431D" w:rsidRPr="009F4405" w14:paraId="1D634FB7" w14:textId="77777777">
        <w:trPr>
          <w:cnfStyle w:val="100000000000" w:firstRow="1" w:lastRow="0" w:firstColumn="0" w:lastColumn="0" w:oddVBand="0" w:evenVBand="0" w:oddHBand="0" w:evenHBand="0" w:firstRowFirstColumn="0" w:firstRowLastColumn="0" w:lastRowFirstColumn="0" w:lastRowLastColumn="0"/>
        </w:trPr>
        <w:tc>
          <w:tcPr>
            <w:tcW w:w="9618" w:type="dxa"/>
            <w:shd w:val="clear" w:color="auto" w:fill="FFE600"/>
          </w:tcPr>
          <w:p w14:paraId="288B5BC4" w14:textId="77777777" w:rsidR="00E9431D" w:rsidRPr="009F4405" w:rsidRDefault="00E9431D">
            <w:pPr>
              <w:spacing w:line="264" w:lineRule="auto"/>
              <w:rPr>
                <w:b/>
                <w:bCs/>
              </w:rPr>
            </w:pPr>
            <w:r w:rsidRPr="009F4405">
              <w:rPr>
                <w:b/>
                <w:bCs/>
              </w:rPr>
              <w:t>What it brings to EU/ESA access to space:</w:t>
            </w:r>
          </w:p>
          <w:p w14:paraId="641018C5" w14:textId="77777777" w:rsidR="00AC2095" w:rsidRPr="009F4405" w:rsidRDefault="00AC2095" w:rsidP="00AC2095">
            <w:pPr>
              <w:spacing w:line="264" w:lineRule="auto"/>
            </w:pPr>
            <w:r w:rsidRPr="009F4405">
              <w:t>Vernon is Europe's primary industrial site for cryogenic-engine development, qualification and production acceptance (Vinci, Vulcain heritage) and now reusable-launcher testing (Prometheus at the Themis-1 stage stand, plus the new BAMOCRY LOX/methane bench). It uniquely couples engine, turbopump and stage-integrated testing with serial production acceptance.</w:t>
            </w:r>
          </w:p>
          <w:p w14:paraId="5918E651" w14:textId="77777777" w:rsidR="00E9431D" w:rsidRPr="009F4405" w:rsidRDefault="00E9431D">
            <w:pPr>
              <w:spacing w:line="264" w:lineRule="auto"/>
              <w:rPr>
                <w:b/>
                <w:bCs/>
              </w:rPr>
            </w:pPr>
            <w:r w:rsidRPr="009F4405">
              <w:rPr>
                <w:b/>
                <w:bCs/>
              </w:rPr>
              <w:t>What it does not bring to EU/ESA access to space:</w:t>
            </w:r>
          </w:p>
          <w:p w14:paraId="2B48A80A" w14:textId="4831B2E3" w:rsidR="00E9431D" w:rsidRPr="009F4405" w:rsidRDefault="008C30B2">
            <w:pPr>
              <w:spacing w:line="264" w:lineRule="auto"/>
            </w:pPr>
            <w:r w:rsidRPr="009F4405">
              <w:t>Focused</w:t>
            </w:r>
            <w:r w:rsidR="005D5225" w:rsidRPr="009F4405">
              <w:t xml:space="preserve"> on ArianeGroup propulsion</w:t>
            </w:r>
            <w:r w:rsidRPr="009F4405">
              <w:t>, it is not a broadly accessible multi-user facility</w:t>
            </w:r>
            <w:r w:rsidR="005D5225" w:rsidRPr="009F4405">
              <w:t xml:space="preserve"> and cannot alone </w:t>
            </w:r>
            <w:r w:rsidRPr="009F4405">
              <w:t>absorb</w:t>
            </w:r>
            <w:r w:rsidR="005D5225" w:rsidRPr="009F4405">
              <w:t xml:space="preserve"> demand from new commercial entrants.</w:t>
            </w:r>
            <w:r w:rsidRPr="009F4405">
              <w:t xml:space="preserve"> Its dedication to the Ariane chain limits open-access capacity for the wider ecosystem.</w:t>
            </w:r>
          </w:p>
        </w:tc>
      </w:tr>
    </w:tbl>
    <w:p w14:paraId="12693EEB" w14:textId="77777777" w:rsidR="005D5225" w:rsidRPr="009F4405" w:rsidRDefault="005D5225" w:rsidP="009F2DD4">
      <w:pPr>
        <w:spacing w:line="264" w:lineRule="auto"/>
      </w:pPr>
    </w:p>
    <w:p w14:paraId="4E8F6BAA" w14:textId="63297370" w:rsidR="009F2DD4" w:rsidRPr="009F4405" w:rsidRDefault="009F2DD4" w:rsidP="009F2DD4">
      <w:pPr>
        <w:spacing w:line="264" w:lineRule="auto"/>
      </w:pPr>
      <w:r w:rsidRPr="009F4405">
        <w:t>Vernon is ArianeGroup’s cryogenic-propulsion production and test site, encompassing a large testing area with several engine and stage test stands and numerous component facilities — not only P</w:t>
      </w:r>
      <w:r w:rsidR="00715731">
        <w:t>F05</w:t>
      </w:r>
      <w:r w:rsidRPr="009F4405">
        <w:t>2.</w:t>
      </w:r>
      <w:r w:rsidRPr="009F4405">
        <w:rPr>
          <w:rStyle w:val="FootnoteReference"/>
        </w:rPr>
        <w:footnoteReference w:id="43"/>
      </w:r>
    </w:p>
    <w:p w14:paraId="6F22470D" w14:textId="1F8DF8C2" w:rsidR="009F2DD4" w:rsidRPr="009F4405" w:rsidRDefault="009F2DD4" w:rsidP="00D369E8">
      <w:pPr>
        <w:rPr>
          <w:rStyle w:val="SubtleEmphasis"/>
        </w:rPr>
      </w:pPr>
      <w:r w:rsidRPr="009F4405">
        <w:rPr>
          <w:rStyle w:val="SubtleEmphasis"/>
        </w:rPr>
        <w:t>P</w:t>
      </w:r>
      <w:r w:rsidR="00715731">
        <w:rPr>
          <w:rStyle w:val="SubtleEmphasis"/>
        </w:rPr>
        <w:t>F05</w:t>
      </w:r>
      <w:r w:rsidRPr="009F4405">
        <w:rPr>
          <w:rStyle w:val="SubtleEmphasis"/>
        </w:rPr>
        <w:t>2 (engine and turbopump test bench)</w:t>
      </w:r>
    </w:p>
    <w:p w14:paraId="110CA5F3" w14:textId="44550DCA" w:rsidR="009F2DD4" w:rsidRPr="009F4405" w:rsidRDefault="009F2DD4">
      <w:pPr>
        <w:pStyle w:val="ListParagraph"/>
        <w:numPr>
          <w:ilvl w:val="0"/>
          <w:numId w:val="47"/>
        </w:numPr>
        <w:spacing w:after="80" w:line="264" w:lineRule="auto"/>
        <w:contextualSpacing w:val="0"/>
        <w:jc w:val="left"/>
      </w:pPr>
      <w:r w:rsidRPr="009F4405">
        <w:rPr>
          <w:b/>
          <w:bCs/>
        </w:rPr>
        <w:t xml:space="preserve">Short description: </w:t>
      </w:r>
      <w:r w:rsidRPr="009F4405">
        <w:t>ESA-owned, ArianeGroup-operated multi-purpose cryogenic bench built in the mid-1980s; today comprising an engine test cell (ambient-pressure operation with vacuum start-up conditions) and turbopump test cells (cold configuration: gaseous-hydrogen turbine drive from 800 bar storage in two 10 m³ vessels, up to 12 kg/s GH2 in Vulcain 2 configuration or 6 kg/s in Vinci configuration; hot configuration: gas-generator drive).</w:t>
      </w:r>
    </w:p>
    <w:p w14:paraId="2D47283B" w14:textId="77777777" w:rsidR="009F2DD4" w:rsidRPr="009F4405" w:rsidRDefault="009F2DD4">
      <w:pPr>
        <w:pStyle w:val="ListParagraph"/>
        <w:numPr>
          <w:ilvl w:val="0"/>
          <w:numId w:val="47"/>
        </w:numPr>
        <w:spacing w:after="80" w:line="264" w:lineRule="auto"/>
        <w:contextualSpacing w:val="0"/>
        <w:jc w:val="left"/>
      </w:pPr>
      <w:r w:rsidRPr="009F4405">
        <w:rPr>
          <w:b/>
          <w:bCs/>
        </w:rPr>
        <w:lastRenderedPageBreak/>
        <w:t xml:space="preserve">Development framework: </w:t>
      </w:r>
      <w:r w:rsidRPr="009F4405">
        <w:t>Built for Vulcain development (1988–1998: gas generator, LH2 turbopumps, valves; &gt; 200 tests); adapted from 1999/2000 for Vinci; new engine cell implemented under the Ariane 6 programme for the final development campaigns, qualification and production acceptance.</w:t>
      </w:r>
      <w:r w:rsidRPr="009F4405">
        <w:rPr>
          <w:rStyle w:val="FootnoteReference"/>
        </w:rPr>
        <w:footnoteReference w:id="44"/>
      </w:r>
      <w:r w:rsidRPr="009F4405">
        <w:rPr>
          <w:rStyle w:val="FootnoteReference"/>
        </w:rPr>
        <w:footnoteReference w:id="45"/>
      </w:r>
    </w:p>
    <w:p w14:paraId="1DDF27D1" w14:textId="7A5E9C09" w:rsidR="009F2DD4" w:rsidRPr="009F4405" w:rsidRDefault="009F2DD4">
      <w:pPr>
        <w:pStyle w:val="ListParagraph"/>
        <w:numPr>
          <w:ilvl w:val="0"/>
          <w:numId w:val="47"/>
        </w:numPr>
        <w:spacing w:after="80" w:line="264" w:lineRule="auto"/>
        <w:contextualSpacing w:val="0"/>
        <w:jc w:val="left"/>
      </w:pPr>
      <w:r w:rsidRPr="009F4405">
        <w:rPr>
          <w:b/>
          <w:bCs/>
        </w:rPr>
        <w:t xml:space="preserve">Application: </w:t>
      </w:r>
      <w:r w:rsidRPr="009F4405">
        <w:t>Vinci (Ariane 6 upper-stage engine): subsystem qualification campaigns M6/M7 (alongside DLR P4.1); restart demonstrations up to 20 boosts in a single test; endurance firings of 1,569 s and an 800 s continuous burn at maximum thrust; final qualification test of 957 s with two boosts; qualification completed with the 148th test; ongoing production-acceptance role.</w:t>
      </w:r>
    </w:p>
    <w:p w14:paraId="1507423D" w14:textId="4CA43A5F" w:rsidR="009F2DD4" w:rsidRPr="009F4405" w:rsidRDefault="009F2DD4">
      <w:pPr>
        <w:pStyle w:val="ListParagraph"/>
        <w:numPr>
          <w:ilvl w:val="0"/>
          <w:numId w:val="47"/>
        </w:numPr>
        <w:spacing w:after="80" w:line="264" w:lineRule="auto"/>
        <w:contextualSpacing w:val="0"/>
        <w:jc w:val="left"/>
      </w:pPr>
      <w:r w:rsidRPr="009F4405">
        <w:rPr>
          <w:b/>
          <w:bCs/>
        </w:rPr>
        <w:t xml:space="preserve">Capacity: </w:t>
      </w:r>
      <w:r w:rsidRPr="009F4405">
        <w:t xml:space="preserve">Capacities as above (turbopump cells); engine-cell parameters </w:t>
      </w:r>
      <w:r w:rsidRPr="009F4405">
        <w:rPr>
          <w:b/>
          <w:bCs/>
        </w:rPr>
        <w:t>Vernon is being expanded with the BAMOCRY modular LOX/LCH4 engine testbench (DG DEFIS 2023 study, §3.1); P</w:t>
      </w:r>
      <w:r w:rsidR="00715731">
        <w:rPr>
          <w:b/>
          <w:bCs/>
        </w:rPr>
        <w:t>F05</w:t>
      </w:r>
      <w:r w:rsidRPr="009F4405">
        <w:rPr>
          <w:b/>
          <w:bCs/>
        </w:rPr>
        <w:t>2 engine-cell parameters are covered by ArianeGroup for the Vinci Ariane 6 campaign.</w:t>
      </w:r>
    </w:p>
    <w:p w14:paraId="5284D24F" w14:textId="0934F293" w:rsidR="009F2DD4" w:rsidRPr="009F4405" w:rsidRDefault="009F2DD4" w:rsidP="00D369E8">
      <w:pPr>
        <w:rPr>
          <w:rStyle w:val="SubtleEmphasis"/>
        </w:rPr>
      </w:pPr>
      <w:r w:rsidRPr="009F4405">
        <w:rPr>
          <w:rStyle w:val="SubtleEmphasis"/>
        </w:rPr>
        <w:t>P</w:t>
      </w:r>
      <w:r w:rsidR="00715731">
        <w:rPr>
          <w:rStyle w:val="SubtleEmphasis"/>
        </w:rPr>
        <w:t>F02</w:t>
      </w:r>
      <w:r w:rsidRPr="009F4405">
        <w:rPr>
          <w:rStyle w:val="SubtleEmphasis"/>
        </w:rPr>
        <w:t>0-B / “Themis-1Bench” (stage test stand)</w:t>
      </w:r>
    </w:p>
    <w:p w14:paraId="4C850AB9" w14:textId="4F5EFFC1" w:rsidR="009F2DD4" w:rsidRPr="009F4405" w:rsidRDefault="009F2DD4">
      <w:pPr>
        <w:pStyle w:val="ListParagraph"/>
        <w:numPr>
          <w:ilvl w:val="0"/>
          <w:numId w:val="47"/>
        </w:numPr>
        <w:spacing w:after="80" w:line="264" w:lineRule="auto"/>
        <w:contextualSpacing w:val="0"/>
        <w:jc w:val="left"/>
      </w:pPr>
      <w:r w:rsidRPr="009F4405">
        <w:rPr>
          <w:b/>
          <w:bCs/>
        </w:rPr>
        <w:t xml:space="preserve">Short description: </w:t>
      </w:r>
      <w:r w:rsidRPr="009F4405">
        <w:t>Agile stage test stand erected in the Vernon test area, reusing Themis reusable-stage elements to test the Prometheus engine in a stage-integrated configuration.</w:t>
      </w:r>
    </w:p>
    <w:p w14:paraId="26F935DF" w14:textId="25452DA5" w:rsidR="009F2DD4" w:rsidRPr="009F4405" w:rsidRDefault="009F2DD4">
      <w:pPr>
        <w:pStyle w:val="ListParagraph"/>
        <w:numPr>
          <w:ilvl w:val="0"/>
          <w:numId w:val="47"/>
        </w:numPr>
        <w:spacing w:after="80" w:line="264" w:lineRule="auto"/>
        <w:contextualSpacing w:val="0"/>
        <w:jc w:val="left"/>
      </w:pPr>
      <w:r w:rsidRPr="009F4405">
        <w:rPr>
          <w:b/>
          <w:bCs/>
        </w:rPr>
        <w:t xml:space="preserve">Development framework: </w:t>
      </w:r>
      <w:r w:rsidRPr="009F4405">
        <w:t>Funded under France Relance (agreement January 2021) in synergy with ESA’s Future Launchers Preparatory Programme (Prometheus, initiated by ArianeGroup and CNES).</w:t>
      </w:r>
      <w:r w:rsidRPr="009F4405">
        <w:rPr>
          <w:rStyle w:val="FootnoteReference"/>
        </w:rPr>
        <w:footnoteReference w:id="46"/>
      </w:r>
    </w:p>
    <w:p w14:paraId="41947D9C" w14:textId="37C8AC13" w:rsidR="009F2DD4" w:rsidRPr="009F4405" w:rsidRDefault="009F2DD4">
      <w:pPr>
        <w:pStyle w:val="ListParagraph"/>
        <w:numPr>
          <w:ilvl w:val="0"/>
          <w:numId w:val="47"/>
        </w:numPr>
        <w:spacing w:after="80" w:line="264" w:lineRule="auto"/>
        <w:contextualSpacing w:val="0"/>
        <w:jc w:val="left"/>
      </w:pPr>
      <w:r w:rsidRPr="009F4405">
        <w:rPr>
          <w:b/>
          <w:bCs/>
        </w:rPr>
        <w:t xml:space="preserve">Application: </w:t>
      </w:r>
      <w:r w:rsidRPr="009F4405">
        <w:t>Prometheus LOX/methane reusable demonstrator engine (≈ 1,000 kN class; 30–110% throttling; multiple re-ignitions): hot fires since 2022, a key long-duration test in December 2024, and four consecutive ignitions demonstrated in a June 2025 test.</w:t>
      </w:r>
      <w:r w:rsidRPr="009F4405">
        <w:rPr>
          <w:rStyle w:val="FootnoteReference"/>
        </w:rPr>
        <w:footnoteReference w:id="47"/>
      </w:r>
    </w:p>
    <w:p w14:paraId="78A39C17" w14:textId="0E667984" w:rsidR="009F2DD4" w:rsidRPr="009F4405" w:rsidRDefault="009F2DD4">
      <w:pPr>
        <w:pStyle w:val="ListParagraph"/>
        <w:numPr>
          <w:ilvl w:val="0"/>
          <w:numId w:val="47"/>
        </w:numPr>
        <w:spacing w:after="80" w:line="264" w:lineRule="auto"/>
        <w:contextualSpacing w:val="0"/>
        <w:jc w:val="left"/>
      </w:pPr>
      <w:r w:rsidRPr="009F4405">
        <w:rPr>
          <w:b/>
          <w:bCs/>
        </w:rPr>
        <w:t xml:space="preserve">Capacity: </w:t>
      </w:r>
      <w:r w:rsidRPr="009F4405">
        <w:t>Thrust class ≈ 1,000 kN;</w:t>
      </w:r>
    </w:p>
    <w:p w14:paraId="37A81711" w14:textId="2A7D3BEE" w:rsidR="009F2DD4" w:rsidRPr="009F4405" w:rsidRDefault="009F2DD4" w:rsidP="00D369E8">
      <w:pPr>
        <w:rPr>
          <w:rStyle w:val="SubtleEmphasis"/>
        </w:rPr>
      </w:pPr>
      <w:r w:rsidRPr="009F4405">
        <w:rPr>
          <w:rStyle w:val="SubtleEmphasis"/>
        </w:rPr>
        <w:t>P</w:t>
      </w:r>
      <w:r w:rsidR="00715731">
        <w:rPr>
          <w:rStyle w:val="SubtleEmphasis"/>
        </w:rPr>
        <w:t>F05</w:t>
      </w:r>
      <w:r w:rsidRPr="009F4405">
        <w:rPr>
          <w:rStyle w:val="SubtleEmphasis"/>
        </w:rPr>
        <w:t>0 and component facilities</w:t>
      </w:r>
    </w:p>
    <w:p w14:paraId="4689B2A1" w14:textId="02F0DCA5" w:rsidR="009F2DD4" w:rsidRPr="009F4405" w:rsidRDefault="009F2DD4">
      <w:pPr>
        <w:pStyle w:val="ListParagraph"/>
        <w:numPr>
          <w:ilvl w:val="0"/>
          <w:numId w:val="47"/>
        </w:numPr>
        <w:spacing w:after="80" w:line="264" w:lineRule="auto"/>
        <w:contextualSpacing w:val="0"/>
        <w:jc w:val="left"/>
      </w:pPr>
      <w:r w:rsidRPr="009F4405">
        <w:rPr>
          <w:b/>
          <w:bCs/>
        </w:rPr>
        <w:t xml:space="preserve">Short description: </w:t>
      </w:r>
      <w:r w:rsidRPr="009F4405">
        <w:t>P</w:t>
      </w:r>
      <w:r w:rsidR="00715731">
        <w:t>F05</w:t>
      </w:r>
      <w:r w:rsidRPr="009F4405">
        <w:t>0 is an additional engine test stand at Vernon (control system renewed in 2013); the wider site hosts numerous component and subsystem facilities (valves, gas generators, igniters) for LOX/LH2 propulsion.</w:t>
      </w:r>
    </w:p>
    <w:p w14:paraId="4CA9A202" w14:textId="77777777" w:rsidR="009F2DD4" w:rsidRPr="009F4405" w:rsidRDefault="009F2DD4">
      <w:pPr>
        <w:pStyle w:val="ListParagraph"/>
        <w:numPr>
          <w:ilvl w:val="0"/>
          <w:numId w:val="47"/>
        </w:numPr>
        <w:spacing w:after="80" w:line="264" w:lineRule="auto"/>
        <w:contextualSpacing w:val="0"/>
        <w:jc w:val="left"/>
      </w:pPr>
      <w:r w:rsidRPr="009F4405">
        <w:rPr>
          <w:b/>
          <w:bCs/>
        </w:rPr>
        <w:t xml:space="preserve">Application: </w:t>
      </w:r>
      <w:r w:rsidRPr="009F4405">
        <w:t>Cryogenic engine and component testing supporting Ariane programmes.</w:t>
      </w:r>
    </w:p>
    <w:p w14:paraId="5363DCDE" w14:textId="77777777" w:rsidR="003730F4" w:rsidRPr="009F4405" w:rsidRDefault="003730F4">
      <w:pPr>
        <w:pStyle w:val="ListParagraph"/>
        <w:numPr>
          <w:ilvl w:val="0"/>
          <w:numId w:val="47"/>
        </w:numPr>
        <w:spacing w:after="80" w:line="264" w:lineRule="auto"/>
        <w:contextualSpacing w:val="0"/>
        <w:jc w:val="left"/>
      </w:pPr>
      <w:r w:rsidRPr="009F4405">
        <w:t xml:space="preserve">Development framework and capacity are unknown. </w:t>
      </w:r>
    </w:p>
    <w:p w14:paraId="2D51F81E" w14:textId="6205BC61" w:rsidR="009F2DD4" w:rsidRPr="009F4405" w:rsidRDefault="009F2DD4" w:rsidP="00E65BC8">
      <w:pPr>
        <w:pStyle w:val="EYHeading4"/>
      </w:pPr>
      <w:r w:rsidRPr="009F4405">
        <w:t>BEAP solid-booster test stand — CSG (France)</w:t>
      </w:r>
    </w:p>
    <w:tbl>
      <w:tblPr>
        <w:tblStyle w:val="Table-standar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E600" w:themeFill="accent2"/>
        <w:tblLook w:val="04A0" w:firstRow="1" w:lastRow="0" w:firstColumn="1" w:lastColumn="0" w:noHBand="0" w:noVBand="1"/>
      </w:tblPr>
      <w:tblGrid>
        <w:gridCol w:w="9618"/>
      </w:tblGrid>
      <w:tr w:rsidR="00E9431D" w:rsidRPr="009F4405" w14:paraId="2A123951" w14:textId="77777777">
        <w:trPr>
          <w:cnfStyle w:val="100000000000" w:firstRow="1" w:lastRow="0" w:firstColumn="0" w:lastColumn="0" w:oddVBand="0" w:evenVBand="0" w:oddHBand="0" w:evenHBand="0" w:firstRowFirstColumn="0" w:firstRowLastColumn="0" w:lastRowFirstColumn="0" w:lastRowLastColumn="0"/>
        </w:trPr>
        <w:tc>
          <w:tcPr>
            <w:tcW w:w="9618" w:type="dxa"/>
            <w:shd w:val="clear" w:color="auto" w:fill="FFE600"/>
          </w:tcPr>
          <w:p w14:paraId="525548C1" w14:textId="77777777" w:rsidR="00E9431D" w:rsidRPr="009F4405" w:rsidRDefault="00E9431D">
            <w:pPr>
              <w:spacing w:line="264" w:lineRule="auto"/>
              <w:rPr>
                <w:b/>
                <w:bCs/>
              </w:rPr>
            </w:pPr>
            <w:r w:rsidRPr="009F4405">
              <w:rPr>
                <w:b/>
                <w:bCs/>
              </w:rPr>
              <w:t>What it brings to EU/ESA access to space:</w:t>
            </w:r>
          </w:p>
          <w:p w14:paraId="5E446983" w14:textId="77777777" w:rsidR="00CA34C3" w:rsidRPr="009F4405" w:rsidRDefault="00CA34C3" w:rsidP="00CA34C3">
            <w:pPr>
              <w:spacing w:line="264" w:lineRule="auto"/>
            </w:pPr>
            <w:r w:rsidRPr="009F4405">
              <w:t>BEAP is Europe's only dedicated full-scale solid-booster static test stand, essential for qualifying the P120C and P160C motors underpinning Ariane 6 and Vega-C. Its full-duration firing capability sustains Europe's entire large-solid-propulsion base.</w:t>
            </w:r>
          </w:p>
          <w:p w14:paraId="01EFC1D7" w14:textId="77777777" w:rsidR="00E9431D" w:rsidRPr="009F4405" w:rsidRDefault="00E9431D">
            <w:pPr>
              <w:spacing w:line="264" w:lineRule="auto"/>
              <w:rPr>
                <w:b/>
                <w:bCs/>
              </w:rPr>
            </w:pPr>
            <w:r w:rsidRPr="009F4405">
              <w:rPr>
                <w:b/>
                <w:bCs/>
              </w:rPr>
              <w:t>What it does not bring to EU/ESA access to space:</w:t>
            </w:r>
          </w:p>
          <w:p w14:paraId="65EC01E9" w14:textId="33A8D6FC" w:rsidR="00E9431D" w:rsidRPr="009F4405" w:rsidRDefault="00370F41">
            <w:pPr>
              <w:spacing w:line="264" w:lineRule="auto"/>
            </w:pPr>
            <w:r w:rsidRPr="009F4405">
              <w:t>Highly specialised, it offers little flexibility beyond large solid-motor firings and has essentially no European backup (only DLR Lampoldshausen offers comparable large stage/motor firing), making it another single-point dependency at CSG.</w:t>
            </w:r>
          </w:p>
        </w:tc>
      </w:tr>
    </w:tbl>
    <w:p w14:paraId="183A0929" w14:textId="77777777" w:rsidR="005D5225" w:rsidRPr="009F4405" w:rsidRDefault="005D5225" w:rsidP="009F2DD4">
      <w:pPr>
        <w:spacing w:line="264" w:lineRule="auto"/>
      </w:pPr>
    </w:p>
    <w:p w14:paraId="3CA867AC" w14:textId="77777777" w:rsidR="009F2DD4" w:rsidRPr="009F4405" w:rsidRDefault="009F2DD4" w:rsidP="009F2DD4">
      <w:pPr>
        <w:spacing w:line="264" w:lineRule="auto"/>
      </w:pPr>
      <w:r w:rsidRPr="009F4405">
        <w:lastRenderedPageBreak/>
        <w:t>The BEAP (Banc d’Essai des Accélérateurs à Poudre) at the Guiana Space Centre is Europe’s dedicated full-scale solid-booster static test stand, designed and operated by CNES since 1991, comprising a control bunker, test structure and flame trench.</w:t>
      </w:r>
      <w:r w:rsidRPr="009F4405">
        <w:rPr>
          <w:rStyle w:val="FootnoteReference"/>
        </w:rPr>
        <w:footnoteReference w:id="48"/>
      </w:r>
      <w:r w:rsidRPr="009F4405">
        <w:t xml:space="preserve"> It supports development and qualification firings of large solid motors — Ariane 5 and Vega heritage, and today the P120C (Ariane 6 / Vega-C common booster) and its enlarged P160C derivative, whose QM3 qualification motor was fired at BEAP in 2025 by Europropulsion (Avio/ArianeGroup JV).</w:t>
      </w:r>
      <w:r w:rsidRPr="009F4405">
        <w:rPr>
          <w:rStyle w:val="FootnoteReference"/>
        </w:rPr>
        <w:footnoteReference w:id="49"/>
      </w:r>
      <w:r w:rsidRPr="009F4405">
        <w:t xml:space="preserve"> Full-duration firings of P120/P160-class motors are instrumented for performance, thrust, nozzle actuation and safety-system validation; stand-level thrust and duration envelopes </w:t>
      </w:r>
      <w:r w:rsidRPr="009F4405">
        <w:rPr>
          <w:b/>
          <w:bCs/>
        </w:rPr>
        <w:t>BEAP is one of only two public stage/large solid-motor firing facilities in Europe alongside DLR Lampoldshausen (DG DEFIS 2023 study).</w:t>
      </w:r>
    </w:p>
    <w:p w14:paraId="239E03FC" w14:textId="1CFF0958" w:rsidR="009F2DD4" w:rsidRPr="009F4405" w:rsidRDefault="009F2DD4" w:rsidP="00E65BC8">
      <w:pPr>
        <w:pStyle w:val="EYHeading4"/>
      </w:pPr>
      <w:r w:rsidRPr="009F4405">
        <w:t>Avio test facilities — Colleferro and Sardinia (Italy)</w:t>
      </w:r>
    </w:p>
    <w:tbl>
      <w:tblPr>
        <w:tblStyle w:val="Table-standar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E600" w:themeFill="accent2"/>
        <w:tblLook w:val="04A0" w:firstRow="1" w:lastRow="0" w:firstColumn="1" w:lastColumn="0" w:noHBand="0" w:noVBand="1"/>
      </w:tblPr>
      <w:tblGrid>
        <w:gridCol w:w="9618"/>
      </w:tblGrid>
      <w:tr w:rsidR="00637BF2" w:rsidRPr="009F4405" w14:paraId="2FE271E0" w14:textId="77777777">
        <w:trPr>
          <w:cnfStyle w:val="100000000000" w:firstRow="1" w:lastRow="0" w:firstColumn="0" w:lastColumn="0" w:oddVBand="0" w:evenVBand="0" w:oddHBand="0" w:evenHBand="0" w:firstRowFirstColumn="0" w:firstRowLastColumn="0" w:lastRowFirstColumn="0" w:lastRowLastColumn="0"/>
        </w:trPr>
        <w:tc>
          <w:tcPr>
            <w:tcW w:w="9618" w:type="dxa"/>
            <w:shd w:val="clear" w:color="auto" w:fill="FFE600"/>
          </w:tcPr>
          <w:p w14:paraId="0584FBA5" w14:textId="77777777" w:rsidR="00637BF2" w:rsidRPr="009F4405" w:rsidRDefault="00637BF2">
            <w:pPr>
              <w:spacing w:line="264" w:lineRule="auto"/>
              <w:rPr>
                <w:b/>
                <w:bCs/>
              </w:rPr>
            </w:pPr>
            <w:r w:rsidRPr="009F4405">
              <w:rPr>
                <w:b/>
                <w:bCs/>
              </w:rPr>
              <w:t>What it brings to EU/ESA access to space:</w:t>
            </w:r>
          </w:p>
          <w:p w14:paraId="27C0FA71" w14:textId="77777777" w:rsidR="00D12050" w:rsidRPr="009F4405" w:rsidRDefault="00D12050" w:rsidP="00D12050">
            <w:pPr>
              <w:spacing w:line="264" w:lineRule="auto"/>
            </w:pPr>
            <w:r w:rsidRPr="009F4405">
              <w:t>Avio provides critical solid-motor qualification (Zefiro-40/-9) and next-generation LOX-methane development (M10 for Vega-E — Europe's first 10-tonne-class LOX-methane engine tested), directly enabling Vega-C and Vega-E. It also matures LOX-turbopump technology and contributes to P120C/P160C qualification.</w:t>
            </w:r>
          </w:p>
          <w:p w14:paraId="4CBB50A1" w14:textId="77777777" w:rsidR="00637BF2" w:rsidRPr="009F4405" w:rsidRDefault="00637BF2">
            <w:pPr>
              <w:spacing w:line="264" w:lineRule="auto"/>
              <w:rPr>
                <w:b/>
                <w:bCs/>
              </w:rPr>
            </w:pPr>
            <w:r w:rsidRPr="009F4405">
              <w:rPr>
                <w:b/>
                <w:bCs/>
              </w:rPr>
              <w:t>What it does not bring to EU/ESA access to space:</w:t>
            </w:r>
          </w:p>
          <w:p w14:paraId="4911186A" w14:textId="13AFD253" w:rsidR="00637BF2" w:rsidRPr="009F4405" w:rsidRDefault="006F6DDF">
            <w:pPr>
              <w:spacing w:line="264" w:lineRule="auto"/>
            </w:pPr>
            <w:r w:rsidRPr="009F4405">
              <w:t>Its capabilities remain</w:t>
            </w:r>
            <w:r w:rsidR="00E77816" w:rsidRPr="009F4405">
              <w:t xml:space="preserve"> largely tied to the Vega family and </w:t>
            </w:r>
            <w:r w:rsidRPr="009F4405">
              <w:t>do not constitute an open</w:t>
            </w:r>
            <w:r w:rsidR="00E77816" w:rsidRPr="009F4405">
              <w:t xml:space="preserve">, multi-user infrastructure for the </w:t>
            </w:r>
            <w:r w:rsidRPr="009F4405">
              <w:t>broader</w:t>
            </w:r>
            <w:r w:rsidR="00E77816" w:rsidRPr="009F4405">
              <w:t xml:space="preserve"> launcher market.</w:t>
            </w:r>
            <w:r w:rsidRPr="009F4405">
              <w:t xml:space="preserve"> It does not cover cryogenic main-stage or upper-stage qualification.</w:t>
            </w:r>
          </w:p>
        </w:tc>
      </w:tr>
    </w:tbl>
    <w:p w14:paraId="000B8D81" w14:textId="044F2874" w:rsidR="009F2DD4" w:rsidRPr="009F4405" w:rsidRDefault="009F2DD4" w:rsidP="009F2DD4">
      <w:pPr>
        <w:spacing w:line="264" w:lineRule="auto"/>
      </w:pPr>
      <w:r w:rsidRPr="009F4405">
        <w:t>Avio’s launcher test activity concentrates on Vega-family solid motors and next-generation liquid propulsion. At Salto di Quirra and the Space Propulsion Test Facility (SPTF) at Perdasdefogu, Avio performs static firing, qualification and requalification of solid motors — including the Zefiro-40 horizontal-bench campaigns validating the improved nozzle for Vega-C return-to-flight (94 s nominal-duration burn) and Zefiro-9 — with thrust-vector-control manoeuvre simulation. The SPTF liquid-engine bench hosts the M10 LOX/methane engine for Vega-E: the first successful European test of a 10-tonne-thrust-class LOX-methane engine, a first campaign of 24 firings and 1,300 s cumulative burn, and DM2 campaigns covering high mixture ratios and in-firing throttling/regulation. Avio also develops LOX-turbopump technologies (e.g. the Vinci dynamic seal package) and contributes, through Europropulsion, to P120C/P160C qualification fired at BEAP. Colleferro hosts R&amp;D and solid-motor production test support.</w:t>
      </w:r>
    </w:p>
    <w:p w14:paraId="56402EC1" w14:textId="5AE75BA9" w:rsidR="009F2DD4" w:rsidRPr="009F4405" w:rsidRDefault="009F2DD4" w:rsidP="00E65BC8">
      <w:pPr>
        <w:pStyle w:val="EYHeading4"/>
      </w:pPr>
      <w:r w:rsidRPr="009F4405">
        <w:t>Nammo test area — Raufoss (Norway)</w:t>
      </w:r>
    </w:p>
    <w:tbl>
      <w:tblPr>
        <w:tblStyle w:val="Table-standar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E600" w:themeFill="accent2"/>
        <w:tblLook w:val="04A0" w:firstRow="1" w:lastRow="0" w:firstColumn="1" w:lastColumn="0" w:noHBand="0" w:noVBand="1"/>
      </w:tblPr>
      <w:tblGrid>
        <w:gridCol w:w="9618"/>
      </w:tblGrid>
      <w:tr w:rsidR="00637BF2" w:rsidRPr="009F4405" w14:paraId="464BDD73" w14:textId="77777777">
        <w:trPr>
          <w:cnfStyle w:val="100000000000" w:firstRow="1" w:lastRow="0" w:firstColumn="0" w:lastColumn="0" w:oddVBand="0" w:evenVBand="0" w:oddHBand="0" w:evenHBand="0" w:firstRowFirstColumn="0" w:firstRowLastColumn="0" w:lastRowFirstColumn="0" w:lastRowLastColumn="0"/>
        </w:trPr>
        <w:tc>
          <w:tcPr>
            <w:tcW w:w="9618" w:type="dxa"/>
            <w:shd w:val="clear" w:color="auto" w:fill="FFE600"/>
          </w:tcPr>
          <w:p w14:paraId="113A7901" w14:textId="77777777" w:rsidR="00637BF2" w:rsidRPr="009F4405" w:rsidRDefault="00637BF2">
            <w:pPr>
              <w:spacing w:line="264" w:lineRule="auto"/>
              <w:rPr>
                <w:b/>
                <w:bCs/>
              </w:rPr>
            </w:pPr>
            <w:r w:rsidRPr="009F4405">
              <w:rPr>
                <w:b/>
                <w:bCs/>
              </w:rPr>
              <w:t>What it brings to EU/ESA access to space:</w:t>
            </w:r>
          </w:p>
          <w:p w14:paraId="7D35BC2C" w14:textId="77777777" w:rsidR="004F5945" w:rsidRPr="009F4405" w:rsidRDefault="004F5945" w:rsidP="004F5945">
            <w:pPr>
              <w:spacing w:line="264" w:lineRule="auto"/>
            </w:pPr>
            <w:r w:rsidRPr="009F4405">
              <w:t>Nammo supplies specialised hybrid and green (HTP) propulsion testing (up to 200 kN hybrid, 500 kN stand) and — directly launcher-relevant — the 220 N H2O2 thruster qualified for the Vega-C AVUM+ upper stage. It diversifies Europe's propulsion technology base beyond conventional cryogenics.</w:t>
            </w:r>
          </w:p>
          <w:p w14:paraId="52EF6163" w14:textId="77777777" w:rsidR="00637BF2" w:rsidRPr="009F4405" w:rsidRDefault="00637BF2">
            <w:pPr>
              <w:spacing w:line="264" w:lineRule="auto"/>
              <w:rPr>
                <w:b/>
                <w:bCs/>
              </w:rPr>
            </w:pPr>
            <w:r w:rsidRPr="009F4405">
              <w:rPr>
                <w:b/>
                <w:bCs/>
              </w:rPr>
              <w:t>What it does not bring to EU/ESA access to space:</w:t>
            </w:r>
          </w:p>
          <w:p w14:paraId="4477E2FD" w14:textId="18EC7959" w:rsidR="00637BF2" w:rsidRPr="009F4405" w:rsidRDefault="005B22A2">
            <w:pPr>
              <w:spacing w:line="264" w:lineRule="auto"/>
            </w:pPr>
            <w:r w:rsidRPr="009F4405">
              <w:t>Nammo lacks</w:t>
            </w:r>
            <w:r w:rsidR="00407C0D" w:rsidRPr="009F4405">
              <w:t xml:space="preserve"> the large-scale cryogenic-engine, upper-stage </w:t>
            </w:r>
            <w:r w:rsidRPr="009F4405">
              <w:t>and</w:t>
            </w:r>
            <w:r w:rsidR="00407C0D" w:rsidRPr="009F4405">
              <w:t xml:space="preserve"> full-launcher qualification capabilities </w:t>
            </w:r>
            <w:r w:rsidRPr="009F4405">
              <w:t>needed</w:t>
            </w:r>
            <w:r w:rsidR="00407C0D" w:rsidRPr="009F4405">
              <w:t xml:space="preserve"> for </w:t>
            </w:r>
            <w:r w:rsidRPr="009F4405">
              <w:t xml:space="preserve">Europe's </w:t>
            </w:r>
            <w:r w:rsidR="00407C0D" w:rsidRPr="009F4405">
              <w:t>major launch systems</w:t>
            </w:r>
            <w:r w:rsidRPr="009F4405">
              <w:t>, and so plays a niche rather than backbone role</w:t>
            </w:r>
            <w:r w:rsidR="00407C0D" w:rsidRPr="009F4405">
              <w:t>.</w:t>
            </w:r>
          </w:p>
        </w:tc>
      </w:tr>
    </w:tbl>
    <w:p w14:paraId="774E9859" w14:textId="77777777" w:rsidR="009F2DD4" w:rsidRPr="009F4405" w:rsidRDefault="009F2DD4" w:rsidP="009F2DD4">
      <w:pPr>
        <w:spacing w:line="264" w:lineRule="auto"/>
      </w:pPr>
      <w:r w:rsidRPr="009F4405">
        <w:t>Nammo Raufoss provides launcher-relevant propulsion testing: hybrid propulsion up to 200 kN, solid propulsion up to 100 kN, a 500 kN thrust test stand, and a dedicated hydrogen-peroxide propulsion test facility with on-site H2O2 storage. Hybrid-motor static firings at representative system configuration (≈ 30 kN over ≈ 40 s, &gt; 40 kN vacuum-equivalent) underpin small-launcher hybrid propulsion development. Directly launcher-relevant is the 220 N H2O2 monopropellant thruster under development and qualification for roll/attitude control and stage-separation boost on the Vega-C upper stage AVUM+. Vibration test units support propulsion-hardware qualification. Satellite monopropellant work and sounding-rocket flight services are outside the scope of this chapter.</w:t>
      </w:r>
    </w:p>
    <w:p w14:paraId="1D378DF0" w14:textId="54F93B4A" w:rsidR="009F2DD4" w:rsidRPr="009F4405" w:rsidRDefault="009F2DD4" w:rsidP="00E65BC8">
      <w:pPr>
        <w:pStyle w:val="EYHeading4"/>
      </w:pPr>
      <w:r w:rsidRPr="009F4405">
        <w:lastRenderedPageBreak/>
        <w:t>Łukasiewicz–ILOT Rocket Propulsion Laboratory Centre — Warsaw (Poland)</w:t>
      </w:r>
    </w:p>
    <w:tbl>
      <w:tblPr>
        <w:tblStyle w:val="Table-standar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E600" w:themeFill="accent2"/>
        <w:tblLook w:val="04A0" w:firstRow="1" w:lastRow="0" w:firstColumn="1" w:lastColumn="0" w:noHBand="0" w:noVBand="1"/>
      </w:tblPr>
      <w:tblGrid>
        <w:gridCol w:w="9618"/>
      </w:tblGrid>
      <w:tr w:rsidR="00637BF2" w:rsidRPr="009F4405" w14:paraId="1F2A9668" w14:textId="77777777">
        <w:trPr>
          <w:cnfStyle w:val="100000000000" w:firstRow="1" w:lastRow="0" w:firstColumn="0" w:lastColumn="0" w:oddVBand="0" w:evenVBand="0" w:oddHBand="0" w:evenHBand="0" w:firstRowFirstColumn="0" w:firstRowLastColumn="0" w:lastRowFirstColumn="0" w:lastRowLastColumn="0"/>
        </w:trPr>
        <w:tc>
          <w:tcPr>
            <w:tcW w:w="9618" w:type="dxa"/>
            <w:shd w:val="clear" w:color="auto" w:fill="FFE600"/>
          </w:tcPr>
          <w:p w14:paraId="1D7FEEA4" w14:textId="77777777" w:rsidR="00637BF2" w:rsidRPr="009F4405" w:rsidRDefault="00637BF2">
            <w:pPr>
              <w:spacing w:line="264" w:lineRule="auto"/>
              <w:rPr>
                <w:b/>
                <w:bCs/>
              </w:rPr>
            </w:pPr>
            <w:r w:rsidRPr="009F4405">
              <w:rPr>
                <w:b/>
                <w:bCs/>
              </w:rPr>
              <w:t>What it brings to EU/ESA access to space:</w:t>
            </w:r>
          </w:p>
          <w:p w14:paraId="2EC0BCAB" w14:textId="77777777" w:rsidR="003C1BF0" w:rsidRPr="009F4405" w:rsidRDefault="003C1BF0" w:rsidP="003C1BF0">
            <w:pPr>
              <w:spacing w:line="264" w:lineRule="auto"/>
            </w:pPr>
            <w:r w:rsidRPr="009F4405">
              <w:t xml:space="preserve">ILOT strengthens European green-propulsion and subsystem capability, with launcher-relevant test stands up to ~5 kN (and design/test capacity to ~100 kN under national cooperation), covering </w:t>
            </w:r>
            <w:r w:rsidRPr="009F4405">
              <w:rPr>
                <w:b/>
                <w:bCs/>
              </w:rPr>
              <w:t>orbital upper-stage/kick-stage engines</w:t>
            </w:r>
            <w:r w:rsidRPr="009F4405">
              <w:t xml:space="preserve"> (5–8 kN, multi-firing) as well as suborbital and detonation-engine work. It supports ITAR-free propulsion and new-entrant technology maturation.</w:t>
            </w:r>
          </w:p>
          <w:p w14:paraId="2ED2ADAE" w14:textId="77777777" w:rsidR="00637BF2" w:rsidRPr="009F4405" w:rsidRDefault="00637BF2">
            <w:pPr>
              <w:spacing w:line="264" w:lineRule="auto"/>
              <w:rPr>
                <w:b/>
                <w:bCs/>
              </w:rPr>
            </w:pPr>
            <w:r w:rsidRPr="009F4405">
              <w:rPr>
                <w:b/>
                <w:bCs/>
              </w:rPr>
              <w:t>What it does not bring to EU/ESA access to space:</w:t>
            </w:r>
          </w:p>
          <w:p w14:paraId="635DC3BA" w14:textId="79CB791A" w:rsidR="00637BF2" w:rsidRPr="009F4405" w:rsidRDefault="003C1BF0">
            <w:pPr>
              <w:spacing w:line="264" w:lineRule="auto"/>
            </w:pPr>
            <w:r w:rsidRPr="009F4405">
              <w:t>It is</w:t>
            </w:r>
            <w:r w:rsidR="00653F40" w:rsidRPr="009F4405">
              <w:t xml:space="preserve"> not </w:t>
            </w:r>
            <w:r w:rsidRPr="009F4405">
              <w:t>sized</w:t>
            </w:r>
            <w:r w:rsidR="00653F40" w:rsidRPr="009F4405">
              <w:t xml:space="preserve"> for </w:t>
            </w:r>
            <w:r w:rsidRPr="009F4405">
              <w:t>qualifying</w:t>
            </w:r>
            <w:r w:rsidR="00653F40" w:rsidRPr="009F4405">
              <w:t xml:space="preserve"> large launch-vehicle propulsion systems and </w:t>
            </w:r>
            <w:r w:rsidRPr="009F4405">
              <w:t>plays</w:t>
            </w:r>
            <w:r w:rsidR="00653F40" w:rsidRPr="009F4405">
              <w:t xml:space="preserve"> a supporting rather than strategic role</w:t>
            </w:r>
            <w:r w:rsidRPr="009F4405">
              <w:t>; its vacuum and ≤20 N satellite-thruster work falls outside</w:t>
            </w:r>
            <w:r w:rsidR="00653F40" w:rsidRPr="009F4405">
              <w:t xml:space="preserve"> launcher </w:t>
            </w:r>
            <w:r w:rsidRPr="009F4405">
              <w:t>scope</w:t>
            </w:r>
            <w:r w:rsidR="00653F40" w:rsidRPr="009F4405">
              <w:t>.</w:t>
            </w:r>
          </w:p>
        </w:tc>
      </w:tr>
    </w:tbl>
    <w:p w14:paraId="774CF08C" w14:textId="77777777" w:rsidR="009F2DD4" w:rsidRPr="009F4405" w:rsidRDefault="009F2DD4" w:rsidP="009F2DD4">
      <w:pPr>
        <w:spacing w:line="264" w:lineRule="auto"/>
      </w:pPr>
      <w:r w:rsidRPr="009F4405">
        <w:t>Łukasiewicz–ILOT’s centre supports green rocket propulsion development and qualification. Launcher-relevant capabilities: rocket-engine test stands for atmospheric testing of propulsion units up to 5 kN thrust; rocket subsystem laboratories for actuation and control systems, avionics, flow components, valves and injectors; rotating-detonation-engine testing for gaseous and liquid fuels; and environmental testing (vibration, thermal, materials) supporting propulsion qualification. Vacuum testing up to 500 N and ≤ 20 N satellite-thruster stands serve mainly in-space propulsion and are noted here only as supporting capability.</w:t>
      </w:r>
    </w:p>
    <w:p w14:paraId="5DB52C2F" w14:textId="507A34F9" w:rsidR="009F2DD4" w:rsidRPr="009F4405" w:rsidRDefault="009F2DD4" w:rsidP="00E65BC8">
      <w:pPr>
        <w:pStyle w:val="EYHeading4"/>
      </w:pPr>
      <w:r w:rsidRPr="009F4405">
        <w:t>SSC Esrange Testbed and rocket testing — Kiruna (Sweden)</w:t>
      </w:r>
    </w:p>
    <w:tbl>
      <w:tblPr>
        <w:tblStyle w:val="Table-standar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E600" w:themeFill="accent2"/>
        <w:tblLook w:val="04A0" w:firstRow="1" w:lastRow="0" w:firstColumn="1" w:lastColumn="0" w:noHBand="0" w:noVBand="1"/>
      </w:tblPr>
      <w:tblGrid>
        <w:gridCol w:w="9618"/>
      </w:tblGrid>
      <w:tr w:rsidR="00637BF2" w:rsidRPr="009F4405" w14:paraId="2E9E3162" w14:textId="77777777">
        <w:trPr>
          <w:cnfStyle w:val="100000000000" w:firstRow="1" w:lastRow="0" w:firstColumn="0" w:lastColumn="0" w:oddVBand="0" w:evenVBand="0" w:oddHBand="0" w:evenHBand="0" w:firstRowFirstColumn="0" w:firstRowLastColumn="0" w:lastRowFirstColumn="0" w:lastRowLastColumn="0"/>
        </w:trPr>
        <w:tc>
          <w:tcPr>
            <w:tcW w:w="9618" w:type="dxa"/>
            <w:shd w:val="clear" w:color="auto" w:fill="FFE600"/>
          </w:tcPr>
          <w:p w14:paraId="3BBF577A" w14:textId="77777777" w:rsidR="00637BF2" w:rsidRPr="009F4405" w:rsidRDefault="00637BF2">
            <w:pPr>
              <w:spacing w:line="264" w:lineRule="auto"/>
              <w:rPr>
                <w:b/>
                <w:bCs/>
              </w:rPr>
            </w:pPr>
            <w:r w:rsidRPr="009F4405">
              <w:rPr>
                <w:b/>
                <w:bCs/>
              </w:rPr>
              <w:t>What it brings to EU/ESA access to space:</w:t>
            </w:r>
          </w:p>
          <w:p w14:paraId="2BD229F1" w14:textId="77777777" w:rsidR="00D65673" w:rsidRPr="009F4405" w:rsidRDefault="00D65673" w:rsidP="00D65673">
            <w:pPr>
              <w:spacing w:line="264" w:lineRule="auto"/>
            </w:pPr>
            <w:r w:rsidRPr="009F4405">
              <w:t>Esrange Testbed is one of Europe's most flexible open-access environments for propulsion, stage and reusable-launcher testing (solid/liquid, vertical/horizontal), hosting RFA integrated upper-stage firings (280 s full-duration), Isar Spectrum campaigns and the Themis demonstrator. Its co-location with a launch site enables seamless test-to-flight hardware flow.</w:t>
            </w:r>
          </w:p>
          <w:p w14:paraId="2B714DB9" w14:textId="77777777" w:rsidR="00637BF2" w:rsidRPr="009F4405" w:rsidRDefault="00637BF2">
            <w:pPr>
              <w:spacing w:line="264" w:lineRule="auto"/>
              <w:rPr>
                <w:b/>
                <w:bCs/>
              </w:rPr>
            </w:pPr>
            <w:r w:rsidRPr="009F4405">
              <w:rPr>
                <w:b/>
                <w:bCs/>
              </w:rPr>
              <w:t>What it does not bring to EU/ESA access to space:</w:t>
            </w:r>
          </w:p>
          <w:p w14:paraId="34BF6BFA" w14:textId="17A1CF25" w:rsidR="00637BF2" w:rsidRPr="009F4405" w:rsidRDefault="00AB32E4">
            <w:pPr>
              <w:spacing w:line="264" w:lineRule="auto"/>
            </w:pPr>
            <w:r w:rsidRPr="009F4405">
              <w:t>It does not replace Europe's cryogenic</w:t>
            </w:r>
            <w:r w:rsidR="00D65673" w:rsidRPr="009F4405">
              <w:t>-engine</w:t>
            </w:r>
            <w:r w:rsidRPr="009F4405">
              <w:t>, upper</w:t>
            </w:r>
            <w:r w:rsidR="00D65673" w:rsidRPr="009F4405">
              <w:t>-stage</w:t>
            </w:r>
            <w:r w:rsidRPr="009F4405">
              <w:t xml:space="preserve"> or large</w:t>
            </w:r>
            <w:r w:rsidR="00D65673" w:rsidRPr="009F4405">
              <w:t>-</w:t>
            </w:r>
            <w:r w:rsidRPr="009F4405">
              <w:t xml:space="preserve">solid </w:t>
            </w:r>
            <w:r w:rsidR="00D65673" w:rsidRPr="009F4405">
              <w:t xml:space="preserve">qualification centres </w:t>
            </w:r>
            <w:r w:rsidRPr="009F4405">
              <w:t xml:space="preserve">and remains </w:t>
            </w:r>
            <w:r w:rsidR="00D65673" w:rsidRPr="009F4405">
              <w:t>oriented to</w:t>
            </w:r>
            <w:r w:rsidRPr="009F4405">
              <w:t xml:space="preserve"> development</w:t>
            </w:r>
            <w:r w:rsidR="00D65673" w:rsidRPr="009F4405">
              <w:t>/</w:t>
            </w:r>
            <w:r w:rsidRPr="009F4405">
              <w:t xml:space="preserve">demonstration </w:t>
            </w:r>
            <w:r w:rsidR="00D65673" w:rsidRPr="009F4405">
              <w:t>rather than formal qualification</w:t>
            </w:r>
            <w:r w:rsidRPr="009F4405">
              <w:t>.</w:t>
            </w:r>
          </w:p>
        </w:tc>
      </w:tr>
    </w:tbl>
    <w:p w14:paraId="0A6CF4B3" w14:textId="77777777" w:rsidR="009F2DD4" w:rsidRPr="009F4405" w:rsidRDefault="009F2DD4" w:rsidP="009F2DD4">
      <w:pPr>
        <w:spacing w:line="264" w:lineRule="auto"/>
      </w:pPr>
      <w:r w:rsidRPr="009F4405">
        <w:t>The Esrange Testbed is positioned as Europe’s first facility for reusable, sustainable and cost-effective rocket technology, covering development, qualification and acceptance testing from engine components to stages, with solid and liquid motor firings in vertical or horizontal position. Launcher campaigns hosted to date include RFA’s integrated upper-stage test programme — culminating in a 280 s full-duration hot fire covering fuelling, fuel management, pressurisation, sensors, propulsion and control — with the flight upper stage for the maiden RFA ONE launch shipped from Esrange to SaxaVord in early 2026, and Helix engine acceptance testing performed in the Kiruna area with rolling delivery to the launch site.</w:t>
      </w:r>
      <w:r w:rsidRPr="009F4405">
        <w:rPr>
          <w:rStyle w:val="FootnoteReference"/>
        </w:rPr>
        <w:footnoteReference w:id="50"/>
      </w:r>
      <w:r w:rsidRPr="009F4405">
        <w:t xml:space="preserve"> Isar Aerospace operates its own test facilities at Esrange for Spectrum: development, acceptance and qualification tests, full-duration Aquila engine firings (reportedly 124 hot fires in one year) and integrated stage testing.</w:t>
      </w:r>
      <w:r w:rsidRPr="009F4405">
        <w:rPr>
          <w:rStyle w:val="FootnoteReference"/>
        </w:rPr>
        <w:footnoteReference w:id="51"/>
      </w:r>
      <w:r w:rsidRPr="009F4405">
        <w:t xml:space="preserve"> The EU/ESA Themis reusable-stage demonstrator will use Esrange for low-altitude hop, landing-sequence and recovery testing. Sounding-rocket services are outside the scope of this chapter.</w:t>
      </w:r>
    </w:p>
    <w:p w14:paraId="10F4208A" w14:textId="4CC69733" w:rsidR="009F2DD4" w:rsidRPr="009F4405" w:rsidRDefault="009F2DD4" w:rsidP="00E65BC8">
      <w:pPr>
        <w:pStyle w:val="EYHeading4"/>
      </w:pPr>
      <w:r w:rsidRPr="009F4405">
        <w:t>ONERA propulsion test benches (France)</w:t>
      </w:r>
    </w:p>
    <w:tbl>
      <w:tblPr>
        <w:tblStyle w:val="Table-standar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E600" w:themeFill="accent2"/>
        <w:tblLook w:val="04A0" w:firstRow="1" w:lastRow="0" w:firstColumn="1" w:lastColumn="0" w:noHBand="0" w:noVBand="1"/>
      </w:tblPr>
      <w:tblGrid>
        <w:gridCol w:w="9618"/>
      </w:tblGrid>
      <w:tr w:rsidR="00637BF2" w:rsidRPr="009F4405" w14:paraId="3F2EA75B" w14:textId="77777777">
        <w:trPr>
          <w:cnfStyle w:val="100000000000" w:firstRow="1" w:lastRow="0" w:firstColumn="0" w:lastColumn="0" w:oddVBand="0" w:evenVBand="0" w:oddHBand="0" w:evenHBand="0" w:firstRowFirstColumn="0" w:firstRowLastColumn="0" w:lastRowFirstColumn="0" w:lastRowLastColumn="0"/>
        </w:trPr>
        <w:tc>
          <w:tcPr>
            <w:tcW w:w="9618" w:type="dxa"/>
            <w:shd w:val="clear" w:color="auto" w:fill="FFE600"/>
          </w:tcPr>
          <w:p w14:paraId="15E60C8B" w14:textId="77777777" w:rsidR="00637BF2" w:rsidRPr="009F4405" w:rsidRDefault="00637BF2">
            <w:pPr>
              <w:spacing w:line="264" w:lineRule="auto"/>
              <w:rPr>
                <w:b/>
                <w:bCs/>
              </w:rPr>
            </w:pPr>
            <w:r w:rsidRPr="009F4405">
              <w:rPr>
                <w:b/>
                <w:bCs/>
              </w:rPr>
              <w:t>What it brings to EU/ESA access to space:</w:t>
            </w:r>
          </w:p>
          <w:p w14:paraId="22681D23" w14:textId="77777777" w:rsidR="007D4C52" w:rsidRPr="009F4405" w:rsidRDefault="007D4C52" w:rsidP="007D4C52">
            <w:pPr>
              <w:spacing w:line="264" w:lineRule="auto"/>
            </w:pPr>
            <w:r w:rsidRPr="009F4405">
              <w:t>ONERA provides advanced research and validation in combustion, injector design (MASCOTTE LOX/methane), booster-separation and jet/nozzle simulation, anchoring the models behind Ariane 6 first-stage and future-launcher development. It bridges fundamental propulsion physics and launcher integration testing.</w:t>
            </w:r>
          </w:p>
          <w:p w14:paraId="6DC5CF0A" w14:textId="77777777" w:rsidR="00637BF2" w:rsidRPr="009F4405" w:rsidRDefault="00637BF2">
            <w:pPr>
              <w:spacing w:line="264" w:lineRule="auto"/>
              <w:rPr>
                <w:b/>
                <w:bCs/>
              </w:rPr>
            </w:pPr>
            <w:r w:rsidRPr="009F4405">
              <w:rPr>
                <w:b/>
                <w:bCs/>
              </w:rPr>
              <w:t>What it does not bring to EU/ESA access to space:</w:t>
            </w:r>
          </w:p>
          <w:p w14:paraId="58A4A3D9" w14:textId="1AA90F7A" w:rsidR="00637BF2" w:rsidRPr="009F4405" w:rsidRDefault="00B43525">
            <w:pPr>
              <w:spacing w:line="264" w:lineRule="auto"/>
            </w:pPr>
            <w:r w:rsidRPr="009F4405">
              <w:t xml:space="preserve">ONERA </w:t>
            </w:r>
            <w:r w:rsidR="00D84A41" w:rsidRPr="009F4405">
              <w:t>offers no</w:t>
            </w:r>
            <w:r w:rsidRPr="009F4405">
              <w:t xml:space="preserve"> end-to-end launcher qualification infrastructure and supports technology maturation rather than operational certification</w:t>
            </w:r>
            <w:r w:rsidR="00D84A41" w:rsidRPr="009F4405">
              <w:t>; its ERIS electric-propulsion bench is satellite-only and out of scope</w:t>
            </w:r>
            <w:r w:rsidRPr="009F4405">
              <w:t>.</w:t>
            </w:r>
          </w:p>
        </w:tc>
      </w:tr>
    </w:tbl>
    <w:p w14:paraId="615E2DAA" w14:textId="77777777" w:rsidR="00637BF2" w:rsidRPr="009F4405" w:rsidRDefault="00637BF2" w:rsidP="009F2DD4">
      <w:pPr>
        <w:spacing w:line="264" w:lineRule="auto"/>
      </w:pPr>
    </w:p>
    <w:p w14:paraId="009119BD" w14:textId="77777777" w:rsidR="009F2DD4" w:rsidRPr="009F4405" w:rsidRDefault="009F2DD4" w:rsidP="009F2DD4">
      <w:pPr>
        <w:spacing w:line="264" w:lineRule="auto"/>
      </w:pPr>
      <w:r w:rsidRPr="009F4405">
        <w:t>ONERA’s Rocket Propulsion Laboratory tests solid, liquid and hybrid propellants. Launcher-relevant assets include the Fauga-Mauzac space-propulsion benches used for Ariane 6 first-stage work (pressure and thrust measurement validation for simulation anchoring) and the MASCOTTE cryogenic combustion bench for LOX/methane injector research (e.g. double-swirl injectors improving propellant mixing). ONERA additionally supports launcher propulsion-integration through wind-tunnel and propulsion-simulation testing: booster-separation simulation, hot/cold jet simulation, nozzle testing and flight-phase envelopes. The ERIS electric-propulsion vacuum bench serves satellite propulsion and is excluded from this chapter.</w:t>
      </w:r>
    </w:p>
    <w:p w14:paraId="599525B3" w14:textId="2DD5F2BF" w:rsidR="009F2DD4" w:rsidRPr="009F4405" w:rsidRDefault="009F2DD4" w:rsidP="00E65BC8">
      <w:pPr>
        <w:pStyle w:val="EYHeading4"/>
      </w:pPr>
      <w:r w:rsidRPr="009F4405">
        <w:t>PLD Space propulsion test facilities — Teruel (Spain)</w:t>
      </w:r>
    </w:p>
    <w:tbl>
      <w:tblPr>
        <w:tblStyle w:val="Table-standar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E600" w:themeFill="accent2"/>
        <w:tblLook w:val="04A0" w:firstRow="1" w:lastRow="0" w:firstColumn="1" w:lastColumn="0" w:noHBand="0" w:noVBand="1"/>
      </w:tblPr>
      <w:tblGrid>
        <w:gridCol w:w="9618"/>
      </w:tblGrid>
      <w:tr w:rsidR="00637BF2" w:rsidRPr="009F4405" w14:paraId="771A109C" w14:textId="77777777">
        <w:trPr>
          <w:cnfStyle w:val="100000000000" w:firstRow="1" w:lastRow="0" w:firstColumn="0" w:lastColumn="0" w:oddVBand="0" w:evenVBand="0" w:oddHBand="0" w:evenHBand="0" w:firstRowFirstColumn="0" w:firstRowLastColumn="0" w:lastRowFirstColumn="0" w:lastRowLastColumn="0"/>
        </w:trPr>
        <w:tc>
          <w:tcPr>
            <w:tcW w:w="9618" w:type="dxa"/>
            <w:shd w:val="clear" w:color="auto" w:fill="FFE600"/>
          </w:tcPr>
          <w:p w14:paraId="57FD48F5" w14:textId="77777777" w:rsidR="00637BF2" w:rsidRPr="009F4405" w:rsidRDefault="00637BF2">
            <w:pPr>
              <w:spacing w:line="264" w:lineRule="auto"/>
              <w:rPr>
                <w:b/>
                <w:bCs/>
              </w:rPr>
            </w:pPr>
            <w:r w:rsidRPr="009F4405">
              <w:rPr>
                <w:b/>
                <w:bCs/>
              </w:rPr>
              <w:t>What it brings to EU/ESA access to space:</w:t>
            </w:r>
          </w:p>
          <w:p w14:paraId="466D1E22" w14:textId="37BB03F0" w:rsidR="000B3391" w:rsidRPr="009F4405" w:rsidRDefault="000B3391" w:rsidP="000B3391">
            <w:pPr>
              <w:spacing w:line="264" w:lineRule="auto"/>
            </w:pPr>
            <w:r w:rsidRPr="009F4405">
              <w:t>PLD offers an emerging, vertically-integrated launcher test capability (engines, chambers, turbopumps, tanks, full second stage, separation systems) across ten benches, validating TEPREL engines and MIURA 5 hardware through to wet dress rehearsal. It demonstrates a full commercial-launcher test chain within one European site.</w:t>
            </w:r>
          </w:p>
          <w:p w14:paraId="279BF9B7" w14:textId="77777777" w:rsidR="00637BF2" w:rsidRPr="009F4405" w:rsidRDefault="00637BF2">
            <w:pPr>
              <w:spacing w:line="264" w:lineRule="auto"/>
              <w:rPr>
                <w:b/>
                <w:bCs/>
              </w:rPr>
            </w:pPr>
            <w:r w:rsidRPr="009F4405">
              <w:rPr>
                <w:b/>
                <w:bCs/>
              </w:rPr>
              <w:t>What it does not bring to EU/ESA access to space:</w:t>
            </w:r>
          </w:p>
          <w:p w14:paraId="25C7A538" w14:textId="15CDD15C" w:rsidR="00637BF2" w:rsidRPr="009F4405" w:rsidRDefault="00096FF5">
            <w:pPr>
              <w:spacing w:line="264" w:lineRule="auto"/>
            </w:pPr>
            <w:r w:rsidRPr="009F4405">
              <w:t xml:space="preserve">Its infrastructure is primarily dedicated to </w:t>
            </w:r>
            <w:r w:rsidR="000B3391" w:rsidRPr="009F4405">
              <w:t>PLD's own</w:t>
            </w:r>
            <w:r w:rsidRPr="009F4405">
              <w:t xml:space="preserve"> programmes and does not </w:t>
            </w:r>
            <w:r w:rsidR="000B3391" w:rsidRPr="009F4405">
              <w:t xml:space="preserve">yet </w:t>
            </w:r>
            <w:r w:rsidRPr="009F4405">
              <w:t>provide shared</w:t>
            </w:r>
            <w:r w:rsidR="000B3391" w:rsidRPr="009F4405">
              <w:t>,</w:t>
            </w:r>
            <w:r w:rsidRPr="009F4405">
              <w:t xml:space="preserve"> strategic testing capacity </w:t>
            </w:r>
            <w:r w:rsidR="000B3391" w:rsidRPr="009F4405">
              <w:t>for</w:t>
            </w:r>
            <w:r w:rsidRPr="009F4405">
              <w:t xml:space="preserve"> the wider European ecosystem.</w:t>
            </w:r>
            <w:r w:rsidR="000B3391" w:rsidRPr="009F4405">
              <w:t xml:space="preserve"> It does not cover heavy cryogenic main-stage qualification.</w:t>
            </w:r>
          </w:p>
        </w:tc>
      </w:tr>
    </w:tbl>
    <w:p w14:paraId="3B75E000" w14:textId="77777777" w:rsidR="00637BF2" w:rsidRPr="009F4405" w:rsidRDefault="00637BF2" w:rsidP="009F2DD4">
      <w:pPr>
        <w:spacing w:line="264" w:lineRule="auto"/>
      </w:pPr>
    </w:p>
    <w:p w14:paraId="7AEEA9E1" w14:textId="50A2B775" w:rsidR="00A271BC" w:rsidRPr="009F4405" w:rsidRDefault="009F2DD4" w:rsidP="00A271BC">
      <w:pPr>
        <w:spacing w:line="264" w:lineRule="auto"/>
        <w:rPr>
          <w:lang w:eastAsia="nl-BE"/>
        </w:rPr>
      </w:pPr>
      <w:r w:rsidRPr="009F4405">
        <w:t>PLD Space tests and qualifies its TEPREL liquid-engine family and MIURA launcher hardware at Teruel Airport. MIURA 1 heritage campaigns combined functional validation with static firings of 5, 20 and 110 s (the latter a full ground mission test). For MIURA 5, the site has expanded to more than 155,000 m² with ten test benches validating engines, combustion chambers, turbopumps, gas generators, tanks, the complete second stage, stage-separation systems and valves; integrated TEPREL-C hardware testing has been completed ahead of the flight-qualification campaign, and the MIURA 5 first stage will undergo a wet dress rehearsal validating full feed-system behaviour.</w:t>
      </w:r>
    </w:p>
    <w:p w14:paraId="54FB0E83" w14:textId="3116571E" w:rsidR="00637BF2" w:rsidRPr="009F4405" w:rsidRDefault="00A271BC" w:rsidP="00E65BC8">
      <w:pPr>
        <w:pStyle w:val="EYHeading4"/>
      </w:pPr>
      <w:r w:rsidRPr="009F4405">
        <w:t>Overall</w:t>
      </w:r>
    </w:p>
    <w:p w14:paraId="67E31416" w14:textId="5C17AF64" w:rsidR="009F2DD4" w:rsidRPr="009F4405" w:rsidRDefault="009F2DD4" w:rsidP="009F2DD4">
      <w:pPr>
        <w:spacing w:line="264" w:lineRule="auto"/>
      </w:pPr>
      <w:r w:rsidRPr="009F4405">
        <w:t>Three observations can be substantiated from the mapped facilities. First, the test base is geographically distributed across the main European space-faring states (DE, FR, IT, SE, NO, PL, ES) and functionally spans component research (P8, MASCOTTE), engine qualification (P5, P4, P</w:t>
      </w:r>
      <w:r w:rsidR="00715731">
        <w:t>F05</w:t>
      </w:r>
      <w:r w:rsidRPr="009F4405">
        <w:t>2, SPTF), stage-level testing (P5.2, P</w:t>
      </w:r>
      <w:r w:rsidR="00715731">
        <w:t>F02</w:t>
      </w:r>
      <w:r w:rsidRPr="009F4405">
        <w:t>0-B, Esrange Testbed) and full-scale booster firing (BEAP). Second, institutional models are mixed: publicly owned research infrastructure (DLR, ONERA, Łukasiewicz–ILOT), ESA-owned/industry-operated benches (P</w:t>
      </w:r>
      <w:r w:rsidR="00715731">
        <w:t>F05</w:t>
      </w:r>
      <w:r w:rsidRPr="009F4405">
        <w:t>2, P5/P5.2), industrial facilities (Avio, PLD Space, Nammo) and a state-owned commercial operator (SSC). Third, the most recent investments emphasise reusability and LOX-methane/“green” propulsion — evidenced specifically by Prometheus/Themis testing at Vernon (P</w:t>
      </w:r>
      <w:r w:rsidR="00715731">
        <w:t>F02</w:t>
      </w:r>
      <w:r w:rsidRPr="009F4405">
        <w:t>0-B) and Esrange, the P5 methane conversion, M10 at the SPTF, and hydrogen-peroxide and green-propellant work at Nammo and Łukasiewicz–ILOT. Open-access, multi-user testing of this new generation is currently concentrated at SSC Esrange, which serves several commercial launch programmes (RFA, Isar, Themis) in parallel.</w:t>
      </w:r>
    </w:p>
    <w:p w14:paraId="54C8FBA5" w14:textId="683AE8B0" w:rsidR="00192E1D" w:rsidRPr="009F4405" w:rsidRDefault="00192E1D" w:rsidP="002238C5">
      <w:pPr>
        <w:pStyle w:val="EYHeading3"/>
      </w:pPr>
      <w:r w:rsidRPr="009F4405">
        <w:t>TT&amp;C</w:t>
      </w:r>
      <w:r w:rsidR="00C2304D" w:rsidRPr="009F4405">
        <w:t xml:space="preserve"> facilities</w:t>
      </w:r>
    </w:p>
    <w:p w14:paraId="5F0304C3" w14:textId="2EE55417" w:rsidR="00F37688" w:rsidRPr="009F4405" w:rsidRDefault="00B83CB2" w:rsidP="00F37688">
      <w:r w:rsidRPr="009F4405">
        <w:t>TT&amp;C infrastructure is included only where it supports the access-to-space chain — launch preparation, launch execution, ascent tracking, range safety, flight termination, launcher telemetry and downrange coverage up to orbital insertion. Post-separation Launch and Early Orbit Phase (LEOP), routine satellite operations, deep-space TT&amp;C and satellite commissioning are treated as payload / spacecraft operations and are outside the access-to-space perimeter of this study.</w:t>
      </w:r>
    </w:p>
    <w:p w14:paraId="7895BC56" w14:textId="1BB0030E" w:rsidR="008774C2" w:rsidRPr="009F4405" w:rsidRDefault="008774C2" w:rsidP="008774C2">
      <w:pPr>
        <w:pStyle w:val="Caption"/>
      </w:pPr>
      <w:bookmarkStart w:id="40" w:name="_Toc239018402"/>
      <w:r w:rsidRPr="009F4405">
        <w:t xml:space="preserve">Table </w:t>
      </w:r>
      <w:r w:rsidRPr="009F4405">
        <w:fldChar w:fldCharType="begin"/>
      </w:r>
      <w:r w:rsidRPr="009F4405">
        <w:rPr>
          <w:color w:val="4472C4"/>
          <w14:ligatures w14:val="standardContextual"/>
        </w:rPr>
        <w:instrText xml:space="preserve"> SEQ Table \* ARABIC </w:instrText>
      </w:r>
      <w:r w:rsidRPr="009F4405">
        <w:fldChar w:fldCharType="separate"/>
      </w:r>
      <w:r w:rsidR="005F19E3">
        <w:rPr>
          <w:noProof/>
          <w:color w:val="4472C4"/>
          <w14:ligatures w14:val="standardContextual"/>
        </w:rPr>
        <w:t>11</w:t>
      </w:r>
      <w:r w:rsidRPr="009F4405">
        <w:fldChar w:fldCharType="end"/>
      </w:r>
      <w:r w:rsidRPr="009F4405">
        <w:t xml:space="preserve"> Mapping of critical ground infrastructure – TT&amp;C facilities</w:t>
      </w:r>
      <w:bookmarkEnd w:id="40"/>
    </w:p>
    <w:tbl>
      <w:tblPr>
        <w:tblStyle w:val="TabelaRenova1"/>
        <w:tblW w:w="5000" w:type="pct"/>
        <w:tblInd w:w="0" w:type="dxa"/>
        <w:tblLook w:val="04A0" w:firstRow="1" w:lastRow="0" w:firstColumn="1" w:lastColumn="0" w:noHBand="0" w:noVBand="1"/>
      </w:tblPr>
      <w:tblGrid>
        <w:gridCol w:w="1231"/>
        <w:gridCol w:w="1248"/>
        <w:gridCol w:w="1273"/>
        <w:gridCol w:w="2750"/>
        <w:gridCol w:w="1564"/>
        <w:gridCol w:w="1562"/>
      </w:tblGrid>
      <w:tr w:rsidR="00596C73" w:rsidRPr="009F4405" w14:paraId="704A6BE0" w14:textId="58207C0A" w:rsidTr="00FF215C">
        <w:tc>
          <w:tcPr>
            <w:tcW w:w="639" w:type="pct"/>
            <w:shd w:val="clear" w:color="auto" w:fill="FFE600" w:themeFill="accent2"/>
            <w:vAlign w:val="center"/>
            <w:hideMark/>
          </w:tcPr>
          <w:p w14:paraId="6C3EA51F" w14:textId="77777777" w:rsidR="00596C73" w:rsidRPr="009F4405" w:rsidRDefault="00596C73" w:rsidP="008E3420">
            <w:pPr>
              <w:spacing w:after="0" w:line="264" w:lineRule="auto"/>
              <w:jc w:val="center"/>
              <w:rPr>
                <w:rFonts w:cstheme="minorHAnsi"/>
                <w:b/>
                <w:bCs/>
                <w:sz w:val="18"/>
                <w:szCs w:val="18"/>
              </w:rPr>
            </w:pPr>
            <w:r w:rsidRPr="009F4405">
              <w:rPr>
                <w:rFonts w:cstheme="minorHAnsi"/>
                <w:b/>
                <w:bCs/>
                <w:sz w:val="18"/>
                <w:szCs w:val="18"/>
              </w:rPr>
              <w:t>Facility</w:t>
            </w:r>
          </w:p>
        </w:tc>
        <w:tc>
          <w:tcPr>
            <w:tcW w:w="648" w:type="pct"/>
            <w:shd w:val="clear" w:color="auto" w:fill="FFE600" w:themeFill="accent2"/>
            <w:vAlign w:val="center"/>
            <w:hideMark/>
          </w:tcPr>
          <w:p w14:paraId="3A5179C4" w14:textId="77777777" w:rsidR="00596C73" w:rsidRPr="009F4405" w:rsidRDefault="00596C73" w:rsidP="008E3420">
            <w:pPr>
              <w:spacing w:after="0" w:line="264" w:lineRule="auto"/>
              <w:jc w:val="center"/>
              <w:rPr>
                <w:rFonts w:cstheme="minorHAnsi"/>
                <w:b/>
                <w:bCs/>
                <w:sz w:val="18"/>
                <w:szCs w:val="18"/>
              </w:rPr>
            </w:pPr>
            <w:r w:rsidRPr="009F4405">
              <w:rPr>
                <w:rFonts w:cstheme="minorHAnsi"/>
                <w:b/>
                <w:bCs/>
                <w:sz w:val="18"/>
                <w:szCs w:val="18"/>
              </w:rPr>
              <w:t>Location</w:t>
            </w:r>
          </w:p>
        </w:tc>
        <w:tc>
          <w:tcPr>
            <w:tcW w:w="661" w:type="pct"/>
            <w:shd w:val="clear" w:color="auto" w:fill="FFE600" w:themeFill="accent2"/>
            <w:vAlign w:val="center"/>
            <w:hideMark/>
          </w:tcPr>
          <w:p w14:paraId="62B9366F" w14:textId="77777777" w:rsidR="00596C73" w:rsidRPr="009F4405" w:rsidRDefault="00596C73" w:rsidP="008E3420">
            <w:pPr>
              <w:spacing w:after="0" w:line="264" w:lineRule="auto"/>
              <w:jc w:val="center"/>
              <w:rPr>
                <w:rFonts w:cstheme="minorHAnsi"/>
                <w:b/>
                <w:bCs/>
                <w:sz w:val="18"/>
                <w:szCs w:val="18"/>
              </w:rPr>
            </w:pPr>
            <w:r w:rsidRPr="009F4405">
              <w:rPr>
                <w:rFonts w:cstheme="minorHAnsi"/>
                <w:b/>
                <w:bCs/>
                <w:sz w:val="18"/>
                <w:szCs w:val="18"/>
              </w:rPr>
              <w:t>Operator / Network</w:t>
            </w:r>
          </w:p>
        </w:tc>
        <w:tc>
          <w:tcPr>
            <w:tcW w:w="1428" w:type="pct"/>
            <w:shd w:val="clear" w:color="auto" w:fill="FFE600" w:themeFill="accent2"/>
            <w:vAlign w:val="center"/>
            <w:hideMark/>
          </w:tcPr>
          <w:p w14:paraId="603B2643" w14:textId="77777777" w:rsidR="00596C73" w:rsidRPr="009F4405" w:rsidRDefault="00596C73" w:rsidP="008E3420">
            <w:pPr>
              <w:spacing w:after="0" w:line="264" w:lineRule="auto"/>
              <w:jc w:val="center"/>
              <w:rPr>
                <w:rFonts w:cstheme="minorHAnsi"/>
                <w:b/>
                <w:bCs/>
                <w:sz w:val="18"/>
                <w:szCs w:val="18"/>
              </w:rPr>
            </w:pPr>
            <w:r w:rsidRPr="009F4405">
              <w:rPr>
                <w:rFonts w:cstheme="minorHAnsi"/>
                <w:b/>
                <w:bCs/>
                <w:sz w:val="18"/>
                <w:szCs w:val="18"/>
              </w:rPr>
              <w:t>Ascent-relevant function (LEOP excluded)</w:t>
            </w:r>
          </w:p>
        </w:tc>
        <w:tc>
          <w:tcPr>
            <w:tcW w:w="812" w:type="pct"/>
            <w:shd w:val="clear" w:color="auto" w:fill="FFE600" w:themeFill="accent2"/>
            <w:vAlign w:val="center"/>
            <w:hideMark/>
          </w:tcPr>
          <w:p w14:paraId="5837D099" w14:textId="53A9A73A" w:rsidR="00596C73" w:rsidRPr="009F4405" w:rsidRDefault="00596C73" w:rsidP="008E3420">
            <w:pPr>
              <w:spacing w:after="0" w:line="264" w:lineRule="auto"/>
              <w:jc w:val="center"/>
              <w:rPr>
                <w:rFonts w:cstheme="minorHAnsi"/>
                <w:b/>
                <w:bCs/>
                <w:sz w:val="18"/>
                <w:szCs w:val="18"/>
              </w:rPr>
            </w:pPr>
            <w:r w:rsidRPr="009F4405">
              <w:rPr>
                <w:rFonts w:cstheme="minorHAnsi"/>
                <w:b/>
                <w:bCs/>
                <w:sz w:val="18"/>
                <w:szCs w:val="18"/>
              </w:rPr>
              <w:t>Launchers served</w:t>
            </w:r>
          </w:p>
        </w:tc>
        <w:tc>
          <w:tcPr>
            <w:tcW w:w="811" w:type="pct"/>
            <w:shd w:val="clear" w:color="auto" w:fill="FFE600" w:themeFill="accent2"/>
          </w:tcPr>
          <w:p w14:paraId="71436C23" w14:textId="77777777" w:rsidR="00596C73" w:rsidRPr="009F4405" w:rsidRDefault="00596C73" w:rsidP="008E3420">
            <w:pPr>
              <w:spacing w:after="0" w:line="264" w:lineRule="auto"/>
              <w:jc w:val="center"/>
              <w:rPr>
                <w:rFonts w:cstheme="minorHAnsi"/>
                <w:b/>
                <w:bCs/>
                <w:sz w:val="18"/>
                <w:szCs w:val="18"/>
              </w:rPr>
            </w:pPr>
          </w:p>
        </w:tc>
      </w:tr>
      <w:tr w:rsidR="00EB1CB6" w:rsidRPr="009F4405" w14:paraId="6BED5B1A" w14:textId="280A80E2" w:rsidTr="00FF215C">
        <w:tc>
          <w:tcPr>
            <w:tcW w:w="639" w:type="pct"/>
            <w:hideMark/>
          </w:tcPr>
          <w:p w14:paraId="5168D8E5" w14:textId="77777777" w:rsidR="00EB1CB6" w:rsidRPr="009F4405" w:rsidRDefault="00EB1CB6" w:rsidP="00EB1CB6">
            <w:pPr>
              <w:spacing w:line="264" w:lineRule="auto"/>
              <w:jc w:val="left"/>
              <w:rPr>
                <w:rFonts w:cstheme="minorHAnsi"/>
                <w:sz w:val="18"/>
                <w:szCs w:val="18"/>
              </w:rPr>
            </w:pPr>
            <w:r w:rsidRPr="009F4405">
              <w:rPr>
                <w:rFonts w:cstheme="minorHAnsi"/>
                <w:b/>
                <w:bCs/>
                <w:sz w:val="18"/>
                <w:szCs w:val="18"/>
              </w:rPr>
              <w:lastRenderedPageBreak/>
              <w:t>ESA Estrack Kourou Station</w:t>
            </w:r>
          </w:p>
        </w:tc>
        <w:tc>
          <w:tcPr>
            <w:tcW w:w="648" w:type="pct"/>
            <w:hideMark/>
          </w:tcPr>
          <w:p w14:paraId="3E55B803" w14:textId="77777777" w:rsidR="00EB1CB6" w:rsidRPr="009F4405" w:rsidRDefault="00EB1CB6" w:rsidP="00EB1CB6">
            <w:pPr>
              <w:spacing w:line="264" w:lineRule="auto"/>
              <w:jc w:val="left"/>
              <w:rPr>
                <w:rFonts w:cstheme="minorHAnsi"/>
                <w:sz w:val="18"/>
                <w:szCs w:val="18"/>
              </w:rPr>
            </w:pPr>
            <w:r w:rsidRPr="009F4405">
              <w:rPr>
                <w:rFonts w:cstheme="minorHAnsi"/>
                <w:sz w:val="18"/>
                <w:szCs w:val="18"/>
              </w:rPr>
              <w:t>Kourou (French Guiana, FR)</w:t>
            </w:r>
          </w:p>
        </w:tc>
        <w:tc>
          <w:tcPr>
            <w:tcW w:w="661" w:type="pct"/>
            <w:hideMark/>
          </w:tcPr>
          <w:p w14:paraId="7981175D" w14:textId="02AC5369" w:rsidR="00EB1CB6" w:rsidRPr="009F4405" w:rsidRDefault="00EB1CB6" w:rsidP="00EB1CB6">
            <w:pPr>
              <w:spacing w:line="264" w:lineRule="auto"/>
              <w:jc w:val="left"/>
              <w:rPr>
                <w:rFonts w:cstheme="minorHAnsi"/>
                <w:sz w:val="18"/>
                <w:szCs w:val="18"/>
              </w:rPr>
            </w:pPr>
            <w:r w:rsidRPr="009F4405">
              <w:rPr>
                <w:rFonts w:cstheme="minorHAnsi"/>
                <w:sz w:val="18"/>
                <w:szCs w:val="18"/>
              </w:rPr>
              <w:t>ESA Estrack (core) coordinated with CNES CSG</w:t>
            </w:r>
          </w:p>
        </w:tc>
        <w:tc>
          <w:tcPr>
            <w:tcW w:w="1428" w:type="pct"/>
            <w:hideMark/>
          </w:tcPr>
          <w:p w14:paraId="5047639B" w14:textId="1A08EA55" w:rsidR="00EB1CB6" w:rsidRPr="009F4405" w:rsidRDefault="00EB1CB6" w:rsidP="00EB1CB6">
            <w:pPr>
              <w:spacing w:line="264" w:lineRule="auto"/>
              <w:jc w:val="left"/>
              <w:rPr>
                <w:rFonts w:cstheme="minorHAnsi"/>
                <w:sz w:val="18"/>
                <w:szCs w:val="18"/>
              </w:rPr>
            </w:pPr>
            <w:r w:rsidRPr="009F4405">
              <w:rPr>
                <w:rFonts w:cstheme="minorHAnsi"/>
                <w:sz w:val="18"/>
                <w:szCs w:val="18"/>
              </w:rPr>
              <w:t xml:space="preserve">Launcher acquisition and backup ascent tracking for CSG launches; interface with CNES range authority. KSAT confirms Kourou as the reference station for "more equatorial or deep-space trajectories" </w:t>
            </w:r>
          </w:p>
        </w:tc>
        <w:tc>
          <w:tcPr>
            <w:tcW w:w="812" w:type="pct"/>
            <w:hideMark/>
          </w:tcPr>
          <w:p w14:paraId="5DC50F6B" w14:textId="2067187F" w:rsidR="00EB1CB6" w:rsidRPr="009F4405" w:rsidRDefault="00EB1CB6" w:rsidP="00EB1CB6">
            <w:pPr>
              <w:spacing w:line="264" w:lineRule="auto"/>
              <w:jc w:val="left"/>
              <w:rPr>
                <w:rFonts w:cstheme="minorHAnsi"/>
                <w:sz w:val="18"/>
                <w:szCs w:val="18"/>
              </w:rPr>
            </w:pPr>
            <w:r w:rsidRPr="009F4405">
              <w:rPr>
                <w:sz w:val="18"/>
                <w:szCs w:val="22"/>
              </w:rPr>
              <w:t>Ariane 6, Vega-C</w:t>
            </w:r>
          </w:p>
        </w:tc>
        <w:tc>
          <w:tcPr>
            <w:tcW w:w="811" w:type="pct"/>
          </w:tcPr>
          <w:p w14:paraId="35FF1F5D" w14:textId="7C9012E1" w:rsidR="00EB1CB6" w:rsidRPr="009F4405" w:rsidRDefault="00EB1CB6" w:rsidP="00EB1CB6">
            <w:pPr>
              <w:spacing w:line="264" w:lineRule="auto"/>
              <w:jc w:val="left"/>
              <w:rPr>
                <w:rFonts w:cstheme="minorHAnsi"/>
                <w:sz w:val="18"/>
                <w:szCs w:val="18"/>
              </w:rPr>
            </w:pPr>
            <w:r w:rsidRPr="009F4405">
              <w:rPr>
                <w:sz w:val="18"/>
                <w:szCs w:val="22"/>
              </w:rPr>
              <w:t>Vega-E, Maia, Miura 5, Zephyr, Sirius</w:t>
            </w:r>
          </w:p>
        </w:tc>
      </w:tr>
      <w:tr w:rsidR="00EB1CB6" w:rsidRPr="009F4405" w14:paraId="387BADD7" w14:textId="75B9D8CC" w:rsidTr="00FF215C">
        <w:tc>
          <w:tcPr>
            <w:tcW w:w="639" w:type="pct"/>
            <w:hideMark/>
          </w:tcPr>
          <w:p w14:paraId="500BFF0D" w14:textId="77777777" w:rsidR="00EB1CB6" w:rsidRPr="009F4405" w:rsidRDefault="00EB1CB6" w:rsidP="00EB1CB6">
            <w:pPr>
              <w:spacing w:line="264" w:lineRule="auto"/>
              <w:jc w:val="left"/>
              <w:rPr>
                <w:rFonts w:cstheme="minorHAnsi"/>
                <w:sz w:val="18"/>
                <w:szCs w:val="18"/>
              </w:rPr>
            </w:pPr>
            <w:r w:rsidRPr="009F4405">
              <w:rPr>
                <w:rFonts w:cstheme="minorHAnsi"/>
                <w:b/>
                <w:bCs/>
                <w:sz w:val="18"/>
                <w:szCs w:val="18"/>
              </w:rPr>
              <w:t>ESA Estrack Santa Maria (Azores)</w:t>
            </w:r>
          </w:p>
        </w:tc>
        <w:tc>
          <w:tcPr>
            <w:tcW w:w="648" w:type="pct"/>
            <w:hideMark/>
          </w:tcPr>
          <w:p w14:paraId="7744667E" w14:textId="77777777" w:rsidR="00EB1CB6" w:rsidRPr="009F4405" w:rsidRDefault="00EB1CB6" w:rsidP="00EB1CB6">
            <w:pPr>
              <w:spacing w:line="264" w:lineRule="auto"/>
              <w:jc w:val="left"/>
              <w:rPr>
                <w:rFonts w:cstheme="minorHAnsi"/>
                <w:sz w:val="18"/>
                <w:szCs w:val="18"/>
              </w:rPr>
            </w:pPr>
            <w:r w:rsidRPr="009F4405">
              <w:rPr>
                <w:rFonts w:cstheme="minorHAnsi"/>
                <w:sz w:val="18"/>
                <w:szCs w:val="18"/>
              </w:rPr>
              <w:t>Santa Maria (Azores, PT)</w:t>
            </w:r>
          </w:p>
        </w:tc>
        <w:tc>
          <w:tcPr>
            <w:tcW w:w="661" w:type="pct"/>
            <w:hideMark/>
          </w:tcPr>
          <w:p w14:paraId="161CE8A3" w14:textId="77777777" w:rsidR="00EB1CB6" w:rsidRPr="009F4405" w:rsidRDefault="00EB1CB6" w:rsidP="00EB1CB6">
            <w:pPr>
              <w:spacing w:line="264" w:lineRule="auto"/>
              <w:jc w:val="left"/>
              <w:rPr>
                <w:rFonts w:cstheme="minorHAnsi"/>
                <w:sz w:val="18"/>
                <w:szCs w:val="18"/>
              </w:rPr>
            </w:pPr>
            <w:r w:rsidRPr="009F4405">
              <w:rPr>
                <w:rFonts w:cstheme="minorHAnsi"/>
                <w:sz w:val="18"/>
                <w:szCs w:val="18"/>
              </w:rPr>
              <w:t>ESA Estrack (core)</w:t>
            </w:r>
          </w:p>
        </w:tc>
        <w:tc>
          <w:tcPr>
            <w:tcW w:w="1428" w:type="pct"/>
            <w:hideMark/>
          </w:tcPr>
          <w:p w14:paraId="464CE0C0" w14:textId="3F779084" w:rsidR="00EB1CB6" w:rsidRPr="009F4405" w:rsidRDefault="00EB1CB6" w:rsidP="00EB1CB6">
            <w:pPr>
              <w:spacing w:line="264" w:lineRule="auto"/>
              <w:jc w:val="left"/>
              <w:rPr>
                <w:rFonts w:cstheme="minorHAnsi"/>
                <w:sz w:val="18"/>
                <w:szCs w:val="18"/>
              </w:rPr>
            </w:pPr>
            <w:r w:rsidRPr="009F4405">
              <w:rPr>
                <w:rFonts w:cstheme="minorHAnsi"/>
                <w:sz w:val="18"/>
                <w:szCs w:val="18"/>
              </w:rPr>
              <w:t xml:space="preserve">Atlantic downrange telemetry and tracking during ascent. Explicitly listed by KSAT as one of the two Estrack launcher-tracking sites </w:t>
            </w:r>
          </w:p>
        </w:tc>
        <w:tc>
          <w:tcPr>
            <w:tcW w:w="812" w:type="pct"/>
            <w:hideMark/>
          </w:tcPr>
          <w:p w14:paraId="0E56F182" w14:textId="67646CF1" w:rsidR="00EB1CB6" w:rsidRPr="009F4405" w:rsidRDefault="00EB1CB6" w:rsidP="00EB1CB6">
            <w:pPr>
              <w:spacing w:line="264" w:lineRule="auto"/>
              <w:jc w:val="left"/>
              <w:rPr>
                <w:rFonts w:cstheme="minorHAnsi"/>
                <w:sz w:val="18"/>
                <w:szCs w:val="18"/>
              </w:rPr>
            </w:pPr>
            <w:r w:rsidRPr="009F4405">
              <w:rPr>
                <w:sz w:val="18"/>
                <w:szCs w:val="22"/>
              </w:rPr>
              <w:t>Ariane 6, Vega-C</w:t>
            </w:r>
          </w:p>
        </w:tc>
        <w:tc>
          <w:tcPr>
            <w:tcW w:w="811" w:type="pct"/>
          </w:tcPr>
          <w:p w14:paraId="75BF006B" w14:textId="157300DD" w:rsidR="00EB1CB6" w:rsidRPr="009F4405" w:rsidRDefault="00EB1CB6" w:rsidP="00EB1CB6">
            <w:pPr>
              <w:spacing w:line="264" w:lineRule="auto"/>
              <w:jc w:val="left"/>
              <w:rPr>
                <w:rFonts w:cstheme="minorHAnsi"/>
                <w:sz w:val="18"/>
                <w:szCs w:val="18"/>
              </w:rPr>
            </w:pPr>
            <w:r w:rsidRPr="009F4405">
              <w:rPr>
                <w:sz w:val="18"/>
                <w:szCs w:val="22"/>
              </w:rPr>
              <w:t>Vega-E, Maia, Miura 5, Zephyr, Sirius</w:t>
            </w:r>
          </w:p>
        </w:tc>
      </w:tr>
      <w:tr w:rsidR="00EB1CB6" w:rsidRPr="009F4405" w14:paraId="3AF6E9CB" w14:textId="5DD6DE28" w:rsidTr="00FF215C">
        <w:tc>
          <w:tcPr>
            <w:tcW w:w="639" w:type="pct"/>
            <w:hideMark/>
          </w:tcPr>
          <w:p w14:paraId="66F84B6D" w14:textId="64882420" w:rsidR="00EB1CB6" w:rsidRPr="009F4405" w:rsidRDefault="00EB1CB6" w:rsidP="00EB1CB6">
            <w:pPr>
              <w:spacing w:line="264" w:lineRule="auto"/>
              <w:jc w:val="left"/>
              <w:rPr>
                <w:rFonts w:cstheme="minorHAnsi"/>
                <w:sz w:val="18"/>
                <w:szCs w:val="18"/>
              </w:rPr>
            </w:pPr>
            <w:r w:rsidRPr="009F4405">
              <w:rPr>
                <w:rFonts w:cstheme="minorHAnsi"/>
                <w:b/>
                <w:bCs/>
                <w:sz w:val="18"/>
                <w:szCs w:val="18"/>
              </w:rPr>
              <w:t>ESA Estrack New Norcia (DSA-1) launcher-aid antennas</w:t>
            </w:r>
          </w:p>
        </w:tc>
        <w:tc>
          <w:tcPr>
            <w:tcW w:w="648" w:type="pct"/>
            <w:hideMark/>
          </w:tcPr>
          <w:p w14:paraId="5E72909A" w14:textId="77777777" w:rsidR="00EB1CB6" w:rsidRPr="009F4405" w:rsidRDefault="00EB1CB6" w:rsidP="00EB1CB6">
            <w:pPr>
              <w:spacing w:line="264" w:lineRule="auto"/>
              <w:jc w:val="left"/>
              <w:rPr>
                <w:rFonts w:cstheme="minorHAnsi"/>
                <w:sz w:val="18"/>
                <w:szCs w:val="18"/>
              </w:rPr>
            </w:pPr>
            <w:r w:rsidRPr="009F4405">
              <w:rPr>
                <w:rFonts w:cstheme="minorHAnsi"/>
                <w:sz w:val="18"/>
                <w:szCs w:val="18"/>
              </w:rPr>
              <w:t>New Norcia (AU)</w:t>
            </w:r>
          </w:p>
        </w:tc>
        <w:tc>
          <w:tcPr>
            <w:tcW w:w="661" w:type="pct"/>
            <w:hideMark/>
          </w:tcPr>
          <w:p w14:paraId="6C225562" w14:textId="40EFB24F" w:rsidR="00EB1CB6" w:rsidRPr="009F4405" w:rsidRDefault="00EB1CB6" w:rsidP="00EB1CB6">
            <w:pPr>
              <w:spacing w:line="264" w:lineRule="auto"/>
              <w:jc w:val="left"/>
              <w:rPr>
                <w:rFonts w:cstheme="minorHAnsi"/>
                <w:sz w:val="18"/>
                <w:szCs w:val="18"/>
              </w:rPr>
            </w:pPr>
            <w:r w:rsidRPr="009F4405">
              <w:rPr>
                <w:rFonts w:cstheme="minorHAnsi"/>
                <w:sz w:val="18"/>
                <w:szCs w:val="18"/>
              </w:rPr>
              <w:t xml:space="preserve">ESA Estrack — O&amp;M by commercial entity while remaining an ESA asset  </w:t>
            </w:r>
          </w:p>
        </w:tc>
        <w:tc>
          <w:tcPr>
            <w:tcW w:w="1428" w:type="pct"/>
            <w:hideMark/>
          </w:tcPr>
          <w:p w14:paraId="3AEFC053" w14:textId="56D79890" w:rsidR="00EB1CB6" w:rsidRPr="009F4405" w:rsidRDefault="00EB1CB6" w:rsidP="00EB1CB6">
            <w:pPr>
              <w:spacing w:line="264" w:lineRule="auto"/>
              <w:jc w:val="left"/>
              <w:rPr>
                <w:rFonts w:cstheme="minorHAnsi"/>
                <w:sz w:val="18"/>
                <w:szCs w:val="18"/>
              </w:rPr>
            </w:pPr>
            <w:r w:rsidRPr="009F4405">
              <w:rPr>
                <w:rFonts w:cstheme="minorHAnsi"/>
                <w:sz w:val="18"/>
                <w:szCs w:val="18"/>
              </w:rPr>
              <w:t xml:space="preserve">Downrange launcher-aid tracking via small antennas at the DSA-1 site. Explicitly listed by KSAT as the second Estrack launcher-tracking site (the 35 m deep-space antenna itself is out of scope)  </w:t>
            </w:r>
          </w:p>
        </w:tc>
        <w:tc>
          <w:tcPr>
            <w:tcW w:w="812" w:type="pct"/>
            <w:hideMark/>
          </w:tcPr>
          <w:p w14:paraId="1AB20858" w14:textId="25C63608" w:rsidR="00EB1CB6" w:rsidRPr="009F4405" w:rsidRDefault="00EB1CB6" w:rsidP="00EB1CB6">
            <w:pPr>
              <w:spacing w:line="264" w:lineRule="auto"/>
              <w:jc w:val="left"/>
              <w:rPr>
                <w:rFonts w:cstheme="minorHAnsi"/>
                <w:sz w:val="18"/>
                <w:szCs w:val="18"/>
              </w:rPr>
            </w:pPr>
            <w:r w:rsidRPr="009F4405">
              <w:rPr>
                <w:sz w:val="18"/>
                <w:szCs w:val="22"/>
              </w:rPr>
              <w:t>Ariane 6, Vega-C</w:t>
            </w:r>
          </w:p>
        </w:tc>
        <w:tc>
          <w:tcPr>
            <w:tcW w:w="811" w:type="pct"/>
          </w:tcPr>
          <w:p w14:paraId="17159766" w14:textId="4A42F434" w:rsidR="00EB1CB6" w:rsidRPr="009F4405" w:rsidRDefault="00EB1CB6" w:rsidP="00EB1CB6">
            <w:pPr>
              <w:spacing w:line="264" w:lineRule="auto"/>
              <w:jc w:val="left"/>
              <w:rPr>
                <w:rFonts w:cstheme="minorHAnsi"/>
                <w:sz w:val="18"/>
                <w:szCs w:val="18"/>
              </w:rPr>
            </w:pPr>
            <w:r w:rsidRPr="009F4405">
              <w:rPr>
                <w:sz w:val="18"/>
                <w:szCs w:val="22"/>
              </w:rPr>
              <w:t>Vega-E, Maia, Miura 5, Zephyr, Sirius</w:t>
            </w:r>
          </w:p>
        </w:tc>
      </w:tr>
      <w:tr w:rsidR="00EB1CB6" w:rsidRPr="009F4405" w14:paraId="528832FB" w14:textId="7E308F2D" w:rsidTr="00FF215C">
        <w:tc>
          <w:tcPr>
            <w:tcW w:w="639" w:type="pct"/>
            <w:hideMark/>
          </w:tcPr>
          <w:p w14:paraId="4F40F919" w14:textId="36CA35C8" w:rsidR="00EB1CB6" w:rsidRPr="009F4405" w:rsidRDefault="00EB1CB6" w:rsidP="00EB1CB6">
            <w:pPr>
              <w:spacing w:line="264" w:lineRule="auto"/>
              <w:jc w:val="left"/>
              <w:rPr>
                <w:rFonts w:cstheme="minorHAnsi"/>
                <w:sz w:val="18"/>
                <w:szCs w:val="18"/>
              </w:rPr>
            </w:pPr>
            <w:r w:rsidRPr="009F4405">
              <w:rPr>
                <w:rFonts w:cstheme="minorHAnsi"/>
                <w:b/>
                <w:bCs/>
                <w:sz w:val="18"/>
                <w:szCs w:val="18"/>
              </w:rPr>
              <w:t>CSG downrange antenna – Aussaguel (France)</w:t>
            </w:r>
          </w:p>
        </w:tc>
        <w:tc>
          <w:tcPr>
            <w:tcW w:w="648" w:type="pct"/>
            <w:hideMark/>
          </w:tcPr>
          <w:p w14:paraId="0AA126F3" w14:textId="77777777" w:rsidR="00EB1CB6" w:rsidRPr="009F4405" w:rsidRDefault="00EB1CB6" w:rsidP="00EB1CB6">
            <w:pPr>
              <w:spacing w:line="264" w:lineRule="auto"/>
              <w:jc w:val="left"/>
              <w:rPr>
                <w:rFonts w:cstheme="minorHAnsi"/>
                <w:sz w:val="18"/>
                <w:szCs w:val="18"/>
              </w:rPr>
            </w:pPr>
            <w:r w:rsidRPr="009F4405">
              <w:rPr>
                <w:rFonts w:cstheme="minorHAnsi"/>
                <w:sz w:val="18"/>
                <w:szCs w:val="18"/>
              </w:rPr>
              <w:t>Aussaguel (Toulouse area, FR)</w:t>
            </w:r>
          </w:p>
        </w:tc>
        <w:tc>
          <w:tcPr>
            <w:tcW w:w="661" w:type="pct"/>
            <w:hideMark/>
          </w:tcPr>
          <w:p w14:paraId="635FFD36" w14:textId="77777777" w:rsidR="00EB1CB6" w:rsidRPr="009F4405" w:rsidRDefault="00EB1CB6" w:rsidP="00EB1CB6">
            <w:pPr>
              <w:spacing w:line="264" w:lineRule="auto"/>
              <w:jc w:val="left"/>
              <w:rPr>
                <w:rFonts w:cstheme="minorHAnsi"/>
                <w:sz w:val="18"/>
                <w:szCs w:val="18"/>
              </w:rPr>
            </w:pPr>
            <w:r w:rsidRPr="009F4405">
              <w:rPr>
                <w:rFonts w:cstheme="minorHAnsi"/>
                <w:sz w:val="18"/>
                <w:szCs w:val="18"/>
              </w:rPr>
              <w:t>CNES/CSG launcher-tracking network</w:t>
            </w:r>
          </w:p>
        </w:tc>
        <w:tc>
          <w:tcPr>
            <w:tcW w:w="1428" w:type="pct"/>
            <w:hideMark/>
          </w:tcPr>
          <w:p w14:paraId="354784EF" w14:textId="7CCD83F7" w:rsidR="00EB1CB6" w:rsidRPr="009F4405" w:rsidRDefault="00EB1CB6" w:rsidP="00EB1CB6">
            <w:pPr>
              <w:spacing w:line="264" w:lineRule="auto"/>
              <w:jc w:val="left"/>
              <w:rPr>
                <w:rFonts w:cstheme="minorHAnsi"/>
                <w:sz w:val="18"/>
                <w:szCs w:val="18"/>
              </w:rPr>
            </w:pPr>
            <w:r w:rsidRPr="009F4405">
              <w:rPr>
                <w:rFonts w:cstheme="minorHAnsi"/>
                <w:sz w:val="18"/>
                <w:szCs w:val="18"/>
              </w:rPr>
              <w:t xml:space="preserve">Launcher ascent telemetry and tracking for CSG launches. Explicitly listed in the study scope table as a launch-related TT&amp;C site  </w:t>
            </w:r>
          </w:p>
        </w:tc>
        <w:tc>
          <w:tcPr>
            <w:tcW w:w="812" w:type="pct"/>
            <w:hideMark/>
          </w:tcPr>
          <w:p w14:paraId="13C39DC4" w14:textId="675323F1" w:rsidR="00EB1CB6" w:rsidRPr="009F4405" w:rsidRDefault="00EB1CB6" w:rsidP="00EB1CB6">
            <w:pPr>
              <w:spacing w:line="264" w:lineRule="auto"/>
              <w:jc w:val="left"/>
              <w:rPr>
                <w:rFonts w:cstheme="minorHAnsi"/>
                <w:sz w:val="18"/>
                <w:szCs w:val="18"/>
              </w:rPr>
            </w:pPr>
            <w:r w:rsidRPr="009F4405">
              <w:rPr>
                <w:sz w:val="18"/>
                <w:szCs w:val="22"/>
              </w:rPr>
              <w:t>Ariane 6, Vega-C</w:t>
            </w:r>
          </w:p>
        </w:tc>
        <w:tc>
          <w:tcPr>
            <w:tcW w:w="811" w:type="pct"/>
          </w:tcPr>
          <w:p w14:paraId="27F1B081" w14:textId="78155C1B" w:rsidR="00EB1CB6" w:rsidRPr="009F4405" w:rsidRDefault="00EB1CB6" w:rsidP="00EB1CB6">
            <w:pPr>
              <w:spacing w:line="264" w:lineRule="auto"/>
              <w:jc w:val="left"/>
              <w:rPr>
                <w:rFonts w:cstheme="minorHAnsi"/>
                <w:sz w:val="18"/>
                <w:szCs w:val="18"/>
              </w:rPr>
            </w:pPr>
            <w:r w:rsidRPr="009F4405">
              <w:rPr>
                <w:sz w:val="18"/>
                <w:szCs w:val="22"/>
              </w:rPr>
              <w:t>Vega-E, Maia, Miura 5, Zephyr, Sirius</w:t>
            </w:r>
          </w:p>
        </w:tc>
      </w:tr>
      <w:tr w:rsidR="00EB1CB6" w:rsidRPr="009F4405" w14:paraId="659E91DE" w14:textId="23ECE268" w:rsidTr="00FF215C">
        <w:tc>
          <w:tcPr>
            <w:tcW w:w="639" w:type="pct"/>
            <w:hideMark/>
          </w:tcPr>
          <w:p w14:paraId="237E627D" w14:textId="6664F046" w:rsidR="00EB1CB6" w:rsidRPr="009F4405" w:rsidRDefault="00EB1CB6" w:rsidP="00EB1CB6">
            <w:pPr>
              <w:spacing w:line="264" w:lineRule="auto"/>
              <w:jc w:val="left"/>
              <w:rPr>
                <w:rFonts w:cstheme="minorHAnsi"/>
                <w:sz w:val="18"/>
                <w:szCs w:val="18"/>
              </w:rPr>
            </w:pPr>
            <w:r w:rsidRPr="009F4405">
              <w:rPr>
                <w:rFonts w:cstheme="minorHAnsi"/>
                <w:b/>
                <w:bCs/>
                <w:sz w:val="18"/>
                <w:szCs w:val="18"/>
              </w:rPr>
              <w:t>CSG downrange antenna – Brazil (Natal)</w:t>
            </w:r>
          </w:p>
        </w:tc>
        <w:tc>
          <w:tcPr>
            <w:tcW w:w="648" w:type="pct"/>
            <w:hideMark/>
          </w:tcPr>
          <w:p w14:paraId="4295250F" w14:textId="77777777" w:rsidR="00EB1CB6" w:rsidRPr="009F4405" w:rsidRDefault="00EB1CB6" w:rsidP="00EB1CB6">
            <w:pPr>
              <w:spacing w:line="264" w:lineRule="auto"/>
              <w:jc w:val="left"/>
              <w:rPr>
                <w:rFonts w:cstheme="minorHAnsi"/>
                <w:sz w:val="18"/>
                <w:szCs w:val="18"/>
              </w:rPr>
            </w:pPr>
            <w:r w:rsidRPr="009F4405">
              <w:rPr>
                <w:rFonts w:cstheme="minorHAnsi"/>
                <w:sz w:val="18"/>
                <w:szCs w:val="18"/>
              </w:rPr>
              <w:t>Natal (BR)</w:t>
            </w:r>
          </w:p>
        </w:tc>
        <w:tc>
          <w:tcPr>
            <w:tcW w:w="661" w:type="pct"/>
            <w:hideMark/>
          </w:tcPr>
          <w:p w14:paraId="6EBB8D82" w14:textId="77777777" w:rsidR="00EB1CB6" w:rsidRPr="009F4405" w:rsidRDefault="00EB1CB6" w:rsidP="00EB1CB6">
            <w:pPr>
              <w:spacing w:line="264" w:lineRule="auto"/>
              <w:jc w:val="left"/>
              <w:rPr>
                <w:rFonts w:cstheme="minorHAnsi"/>
                <w:sz w:val="18"/>
                <w:szCs w:val="18"/>
              </w:rPr>
            </w:pPr>
            <w:r w:rsidRPr="009F4405">
              <w:rPr>
                <w:rFonts w:cstheme="minorHAnsi"/>
                <w:sz w:val="18"/>
                <w:szCs w:val="18"/>
              </w:rPr>
              <w:t>ESA/CSG launcher-tracking network</w:t>
            </w:r>
          </w:p>
        </w:tc>
        <w:tc>
          <w:tcPr>
            <w:tcW w:w="1428" w:type="pct"/>
            <w:hideMark/>
          </w:tcPr>
          <w:p w14:paraId="61368C59" w14:textId="77777777" w:rsidR="00EB1CB6" w:rsidRPr="009F4405" w:rsidRDefault="00EB1CB6" w:rsidP="00EB1CB6">
            <w:pPr>
              <w:spacing w:line="264" w:lineRule="auto"/>
              <w:jc w:val="left"/>
              <w:rPr>
                <w:rFonts w:cstheme="minorHAnsi"/>
                <w:sz w:val="18"/>
                <w:szCs w:val="18"/>
              </w:rPr>
            </w:pPr>
            <w:r w:rsidRPr="009F4405">
              <w:rPr>
                <w:rFonts w:cstheme="minorHAnsi"/>
                <w:sz w:val="18"/>
                <w:szCs w:val="18"/>
              </w:rPr>
              <w:t>Downrange ascent telemetry (real-time vehicle health, trajectory, separation data during launch phase)</w:t>
            </w:r>
          </w:p>
        </w:tc>
        <w:tc>
          <w:tcPr>
            <w:tcW w:w="812" w:type="pct"/>
            <w:hideMark/>
          </w:tcPr>
          <w:p w14:paraId="04B317A4" w14:textId="0CE41541" w:rsidR="00EB1CB6" w:rsidRPr="009F4405" w:rsidRDefault="00EB1CB6" w:rsidP="00EB1CB6">
            <w:pPr>
              <w:spacing w:line="264" w:lineRule="auto"/>
              <w:jc w:val="left"/>
              <w:rPr>
                <w:rFonts w:cstheme="minorHAnsi"/>
                <w:sz w:val="18"/>
                <w:szCs w:val="18"/>
              </w:rPr>
            </w:pPr>
            <w:r w:rsidRPr="009F4405">
              <w:rPr>
                <w:sz w:val="18"/>
                <w:szCs w:val="22"/>
              </w:rPr>
              <w:t>Ariane 6, Vega-C</w:t>
            </w:r>
          </w:p>
        </w:tc>
        <w:tc>
          <w:tcPr>
            <w:tcW w:w="811" w:type="pct"/>
          </w:tcPr>
          <w:p w14:paraId="51B686D9" w14:textId="7E0D5143" w:rsidR="00EB1CB6" w:rsidRPr="009F4405" w:rsidRDefault="00EB1CB6" w:rsidP="00EB1CB6">
            <w:pPr>
              <w:spacing w:line="264" w:lineRule="auto"/>
              <w:jc w:val="left"/>
              <w:rPr>
                <w:rFonts w:cstheme="minorHAnsi"/>
                <w:sz w:val="18"/>
                <w:szCs w:val="18"/>
              </w:rPr>
            </w:pPr>
            <w:r w:rsidRPr="009F4405">
              <w:rPr>
                <w:sz w:val="18"/>
                <w:szCs w:val="22"/>
              </w:rPr>
              <w:t>Vega-E, Maia, Miura 5, Zephyr, Sirius</w:t>
            </w:r>
          </w:p>
        </w:tc>
      </w:tr>
      <w:tr w:rsidR="00EB1CB6" w:rsidRPr="009F4405" w14:paraId="06936ED5" w14:textId="72478C33" w:rsidTr="00FF215C">
        <w:tc>
          <w:tcPr>
            <w:tcW w:w="639" w:type="pct"/>
            <w:hideMark/>
          </w:tcPr>
          <w:p w14:paraId="600EC77B" w14:textId="10402CF4" w:rsidR="00EB1CB6" w:rsidRPr="009F4405" w:rsidRDefault="00EB1CB6" w:rsidP="00EB1CB6">
            <w:pPr>
              <w:spacing w:line="264" w:lineRule="auto"/>
              <w:jc w:val="left"/>
              <w:rPr>
                <w:rFonts w:cstheme="minorHAnsi"/>
                <w:sz w:val="18"/>
                <w:szCs w:val="18"/>
              </w:rPr>
            </w:pPr>
            <w:r w:rsidRPr="009F4405">
              <w:rPr>
                <w:rFonts w:cstheme="minorHAnsi"/>
                <w:b/>
                <w:bCs/>
                <w:sz w:val="18"/>
                <w:szCs w:val="18"/>
              </w:rPr>
              <w:t>CSG downrange antenna – Gabon (Libreville / AGEOS)</w:t>
            </w:r>
          </w:p>
        </w:tc>
        <w:tc>
          <w:tcPr>
            <w:tcW w:w="648" w:type="pct"/>
            <w:hideMark/>
          </w:tcPr>
          <w:p w14:paraId="3207AA14" w14:textId="77777777" w:rsidR="00EB1CB6" w:rsidRPr="009F4405" w:rsidRDefault="00EB1CB6" w:rsidP="00EB1CB6">
            <w:pPr>
              <w:spacing w:line="264" w:lineRule="auto"/>
              <w:jc w:val="left"/>
              <w:rPr>
                <w:rFonts w:cstheme="minorHAnsi"/>
                <w:sz w:val="18"/>
                <w:szCs w:val="18"/>
              </w:rPr>
            </w:pPr>
            <w:r w:rsidRPr="009F4405">
              <w:rPr>
                <w:rFonts w:cstheme="minorHAnsi"/>
                <w:sz w:val="18"/>
                <w:szCs w:val="18"/>
              </w:rPr>
              <w:t>Libreville (GA)</w:t>
            </w:r>
          </w:p>
        </w:tc>
        <w:tc>
          <w:tcPr>
            <w:tcW w:w="661" w:type="pct"/>
            <w:hideMark/>
          </w:tcPr>
          <w:p w14:paraId="6B14866C" w14:textId="77777777" w:rsidR="00EB1CB6" w:rsidRPr="009F4405" w:rsidRDefault="00EB1CB6" w:rsidP="00EB1CB6">
            <w:pPr>
              <w:spacing w:line="264" w:lineRule="auto"/>
              <w:jc w:val="left"/>
              <w:rPr>
                <w:rFonts w:cstheme="minorHAnsi"/>
                <w:sz w:val="18"/>
                <w:szCs w:val="18"/>
              </w:rPr>
            </w:pPr>
            <w:r w:rsidRPr="009F4405">
              <w:rPr>
                <w:rFonts w:cstheme="minorHAnsi"/>
                <w:sz w:val="18"/>
                <w:szCs w:val="18"/>
              </w:rPr>
              <w:t>CNES-operated on behalf of ESA</w:t>
            </w:r>
          </w:p>
        </w:tc>
        <w:tc>
          <w:tcPr>
            <w:tcW w:w="1428" w:type="pct"/>
            <w:hideMark/>
          </w:tcPr>
          <w:p w14:paraId="7BC01A66" w14:textId="77777777" w:rsidR="00EB1CB6" w:rsidRPr="009F4405" w:rsidRDefault="00EB1CB6" w:rsidP="00EB1CB6">
            <w:pPr>
              <w:spacing w:line="264" w:lineRule="auto"/>
              <w:jc w:val="left"/>
              <w:rPr>
                <w:rFonts w:cstheme="minorHAnsi"/>
                <w:sz w:val="18"/>
                <w:szCs w:val="18"/>
              </w:rPr>
            </w:pPr>
            <w:r w:rsidRPr="009F4405">
              <w:rPr>
                <w:rFonts w:cstheme="minorHAnsi"/>
                <w:sz w:val="18"/>
                <w:szCs w:val="18"/>
              </w:rPr>
              <w:t>Equatorial downrange telemetry for CSG ascents</w:t>
            </w:r>
          </w:p>
        </w:tc>
        <w:tc>
          <w:tcPr>
            <w:tcW w:w="812" w:type="pct"/>
            <w:hideMark/>
          </w:tcPr>
          <w:p w14:paraId="13C1A2E9" w14:textId="232F94A6" w:rsidR="00EB1CB6" w:rsidRPr="009F4405" w:rsidRDefault="00EB1CB6" w:rsidP="00EB1CB6">
            <w:pPr>
              <w:spacing w:line="264" w:lineRule="auto"/>
              <w:jc w:val="left"/>
              <w:rPr>
                <w:rFonts w:cstheme="minorHAnsi"/>
                <w:sz w:val="18"/>
                <w:szCs w:val="18"/>
              </w:rPr>
            </w:pPr>
            <w:r w:rsidRPr="009F4405">
              <w:rPr>
                <w:sz w:val="18"/>
                <w:szCs w:val="22"/>
              </w:rPr>
              <w:t>Ariane 6, Vega-C</w:t>
            </w:r>
          </w:p>
        </w:tc>
        <w:tc>
          <w:tcPr>
            <w:tcW w:w="811" w:type="pct"/>
          </w:tcPr>
          <w:p w14:paraId="3DDA81DB" w14:textId="488E41D1" w:rsidR="00EB1CB6" w:rsidRPr="009F4405" w:rsidRDefault="00EB1CB6" w:rsidP="00EB1CB6">
            <w:pPr>
              <w:spacing w:line="264" w:lineRule="auto"/>
              <w:jc w:val="left"/>
              <w:rPr>
                <w:rFonts w:cstheme="minorHAnsi"/>
                <w:sz w:val="18"/>
                <w:szCs w:val="18"/>
              </w:rPr>
            </w:pPr>
            <w:r w:rsidRPr="009F4405">
              <w:rPr>
                <w:sz w:val="18"/>
                <w:szCs w:val="22"/>
              </w:rPr>
              <w:t>Vega-E, Maia, Miura 5, Zephyr, Sirius</w:t>
            </w:r>
          </w:p>
        </w:tc>
      </w:tr>
      <w:tr w:rsidR="00EB1CB6" w:rsidRPr="009F4405" w14:paraId="34EB28FE" w14:textId="2C2A5E14" w:rsidTr="00FF215C">
        <w:tc>
          <w:tcPr>
            <w:tcW w:w="639" w:type="pct"/>
            <w:hideMark/>
          </w:tcPr>
          <w:p w14:paraId="2F5275C6" w14:textId="0342027A" w:rsidR="00EB1CB6" w:rsidRPr="009F4405" w:rsidRDefault="00EB1CB6" w:rsidP="00EB1CB6">
            <w:pPr>
              <w:spacing w:line="264" w:lineRule="auto"/>
              <w:jc w:val="left"/>
              <w:rPr>
                <w:rFonts w:cstheme="minorHAnsi"/>
                <w:sz w:val="18"/>
                <w:szCs w:val="18"/>
              </w:rPr>
            </w:pPr>
            <w:r w:rsidRPr="009F4405">
              <w:rPr>
                <w:rFonts w:cstheme="minorHAnsi"/>
                <w:b/>
                <w:bCs/>
                <w:sz w:val="18"/>
                <w:szCs w:val="18"/>
              </w:rPr>
              <w:t>CSG downrange antennas – UK Overseas Territories (Ascension &amp; Bermuda)</w:t>
            </w:r>
          </w:p>
        </w:tc>
        <w:tc>
          <w:tcPr>
            <w:tcW w:w="648" w:type="pct"/>
            <w:hideMark/>
          </w:tcPr>
          <w:p w14:paraId="097CF311" w14:textId="77777777" w:rsidR="00EB1CB6" w:rsidRPr="009F4405" w:rsidRDefault="00EB1CB6" w:rsidP="00EB1CB6">
            <w:pPr>
              <w:spacing w:line="264" w:lineRule="auto"/>
              <w:jc w:val="left"/>
              <w:rPr>
                <w:rFonts w:cstheme="minorHAnsi"/>
                <w:sz w:val="18"/>
                <w:szCs w:val="18"/>
              </w:rPr>
            </w:pPr>
            <w:r w:rsidRPr="009F4405">
              <w:rPr>
                <w:rFonts w:cstheme="minorHAnsi"/>
                <w:sz w:val="18"/>
                <w:szCs w:val="18"/>
              </w:rPr>
              <w:t>Ascension Island; Bermuda</w:t>
            </w:r>
          </w:p>
        </w:tc>
        <w:tc>
          <w:tcPr>
            <w:tcW w:w="661" w:type="pct"/>
            <w:hideMark/>
          </w:tcPr>
          <w:p w14:paraId="19858741" w14:textId="77777777" w:rsidR="00EB1CB6" w:rsidRPr="009F4405" w:rsidRDefault="00EB1CB6" w:rsidP="00EB1CB6">
            <w:pPr>
              <w:spacing w:line="264" w:lineRule="auto"/>
              <w:jc w:val="left"/>
              <w:rPr>
                <w:rFonts w:cstheme="minorHAnsi"/>
                <w:sz w:val="18"/>
                <w:szCs w:val="18"/>
              </w:rPr>
            </w:pPr>
            <w:r w:rsidRPr="009F4405">
              <w:rPr>
                <w:rFonts w:cstheme="minorHAnsi"/>
                <w:sz w:val="18"/>
                <w:szCs w:val="18"/>
              </w:rPr>
              <w:t>ESA/CSG launcher-tracking network</w:t>
            </w:r>
          </w:p>
        </w:tc>
        <w:tc>
          <w:tcPr>
            <w:tcW w:w="1428" w:type="pct"/>
            <w:hideMark/>
          </w:tcPr>
          <w:p w14:paraId="1FE0E01F" w14:textId="5238C837" w:rsidR="00EB1CB6" w:rsidRPr="009F4405" w:rsidRDefault="00EB1CB6" w:rsidP="00EB1CB6">
            <w:pPr>
              <w:spacing w:line="264" w:lineRule="auto"/>
              <w:jc w:val="left"/>
              <w:rPr>
                <w:rFonts w:cstheme="minorHAnsi"/>
                <w:sz w:val="18"/>
                <w:szCs w:val="18"/>
              </w:rPr>
            </w:pPr>
            <w:r w:rsidRPr="009F4405">
              <w:rPr>
                <w:rFonts w:cstheme="minorHAnsi"/>
                <w:sz w:val="18"/>
                <w:szCs w:val="18"/>
              </w:rPr>
              <w:t xml:space="preserve">Atlantic downrange coverage during launcher ascent. Bermuda explicitly listed in the study scope table  </w:t>
            </w:r>
          </w:p>
        </w:tc>
        <w:tc>
          <w:tcPr>
            <w:tcW w:w="812" w:type="pct"/>
            <w:hideMark/>
          </w:tcPr>
          <w:p w14:paraId="1102D67D" w14:textId="3976DB9A" w:rsidR="00EB1CB6" w:rsidRPr="009F4405" w:rsidRDefault="00EB1CB6" w:rsidP="00EB1CB6">
            <w:pPr>
              <w:spacing w:line="264" w:lineRule="auto"/>
              <w:jc w:val="left"/>
              <w:rPr>
                <w:rFonts w:cstheme="minorHAnsi"/>
                <w:sz w:val="18"/>
                <w:szCs w:val="18"/>
              </w:rPr>
            </w:pPr>
            <w:r w:rsidRPr="009F4405">
              <w:rPr>
                <w:sz w:val="18"/>
                <w:szCs w:val="22"/>
              </w:rPr>
              <w:t>Ariane 6, Vega-C</w:t>
            </w:r>
          </w:p>
        </w:tc>
        <w:tc>
          <w:tcPr>
            <w:tcW w:w="811" w:type="pct"/>
          </w:tcPr>
          <w:p w14:paraId="7067FA4E" w14:textId="340A6898" w:rsidR="00EB1CB6" w:rsidRPr="009F4405" w:rsidRDefault="00EB1CB6" w:rsidP="00EB1CB6">
            <w:pPr>
              <w:spacing w:line="264" w:lineRule="auto"/>
              <w:jc w:val="left"/>
              <w:rPr>
                <w:rFonts w:cstheme="minorHAnsi"/>
                <w:sz w:val="18"/>
                <w:szCs w:val="18"/>
              </w:rPr>
            </w:pPr>
            <w:r w:rsidRPr="009F4405">
              <w:rPr>
                <w:sz w:val="18"/>
                <w:szCs w:val="22"/>
              </w:rPr>
              <w:t>Vega-E, Maia, Miura 5, Zephyr, Sirius</w:t>
            </w:r>
          </w:p>
        </w:tc>
      </w:tr>
      <w:tr w:rsidR="00EB1CB6" w:rsidRPr="009F4405" w14:paraId="256AB8FC" w14:textId="7BB501E3" w:rsidTr="00FF215C">
        <w:tc>
          <w:tcPr>
            <w:tcW w:w="639" w:type="pct"/>
            <w:hideMark/>
          </w:tcPr>
          <w:p w14:paraId="08ADDFCB" w14:textId="6FC4347B" w:rsidR="00EB1CB6" w:rsidRPr="009F4405" w:rsidRDefault="00EB1CB6" w:rsidP="00EB1CB6">
            <w:pPr>
              <w:spacing w:line="264" w:lineRule="auto"/>
              <w:jc w:val="left"/>
              <w:rPr>
                <w:rFonts w:cstheme="minorHAnsi"/>
                <w:sz w:val="18"/>
                <w:szCs w:val="18"/>
              </w:rPr>
            </w:pPr>
            <w:r w:rsidRPr="009F4405">
              <w:rPr>
                <w:rFonts w:cstheme="minorHAnsi"/>
                <w:b/>
                <w:bCs/>
                <w:sz w:val="18"/>
                <w:szCs w:val="18"/>
              </w:rPr>
              <w:t>CSG downrange antenna – Lucknow (India)</w:t>
            </w:r>
          </w:p>
        </w:tc>
        <w:tc>
          <w:tcPr>
            <w:tcW w:w="648" w:type="pct"/>
            <w:hideMark/>
          </w:tcPr>
          <w:p w14:paraId="116F297E" w14:textId="77777777" w:rsidR="00EB1CB6" w:rsidRPr="009F4405" w:rsidRDefault="00EB1CB6" w:rsidP="00EB1CB6">
            <w:pPr>
              <w:spacing w:line="264" w:lineRule="auto"/>
              <w:jc w:val="left"/>
              <w:rPr>
                <w:rFonts w:cstheme="minorHAnsi"/>
                <w:sz w:val="18"/>
                <w:szCs w:val="18"/>
              </w:rPr>
            </w:pPr>
            <w:r w:rsidRPr="009F4405">
              <w:rPr>
                <w:rFonts w:cstheme="minorHAnsi"/>
                <w:sz w:val="18"/>
                <w:szCs w:val="18"/>
              </w:rPr>
              <w:t>Lucknow (IN)</w:t>
            </w:r>
          </w:p>
        </w:tc>
        <w:tc>
          <w:tcPr>
            <w:tcW w:w="661" w:type="pct"/>
            <w:hideMark/>
          </w:tcPr>
          <w:p w14:paraId="709789D5" w14:textId="067CE967" w:rsidR="00EB1CB6" w:rsidRPr="009F4405" w:rsidRDefault="00EB1CB6" w:rsidP="00EB1CB6">
            <w:pPr>
              <w:spacing w:line="264" w:lineRule="auto"/>
              <w:jc w:val="left"/>
              <w:rPr>
                <w:rFonts w:cstheme="minorHAnsi"/>
                <w:sz w:val="18"/>
                <w:szCs w:val="18"/>
              </w:rPr>
            </w:pPr>
            <w:r w:rsidRPr="009F4405">
              <w:rPr>
                <w:rFonts w:cstheme="minorHAnsi"/>
                <w:sz w:val="18"/>
                <w:szCs w:val="18"/>
              </w:rPr>
              <w:t xml:space="preserve">ISRO with ESA cooperation for launcher tracking </w:t>
            </w:r>
          </w:p>
        </w:tc>
        <w:tc>
          <w:tcPr>
            <w:tcW w:w="1428" w:type="pct"/>
            <w:hideMark/>
          </w:tcPr>
          <w:p w14:paraId="20FAD289" w14:textId="0006F62E" w:rsidR="00EB1CB6" w:rsidRPr="009F4405" w:rsidRDefault="00EB1CB6" w:rsidP="00EB1CB6">
            <w:pPr>
              <w:spacing w:line="264" w:lineRule="auto"/>
              <w:jc w:val="left"/>
              <w:rPr>
                <w:rFonts w:cstheme="minorHAnsi"/>
                <w:sz w:val="18"/>
                <w:szCs w:val="18"/>
              </w:rPr>
            </w:pPr>
            <w:r w:rsidRPr="009F4405">
              <w:rPr>
                <w:rFonts w:cstheme="minorHAnsi"/>
                <w:sz w:val="18"/>
                <w:szCs w:val="18"/>
              </w:rPr>
              <w:t xml:space="preserve">Downrange launcher tracking for specific CSG ascent trajectories. Explicitly listed in the study scope table </w:t>
            </w:r>
          </w:p>
        </w:tc>
        <w:tc>
          <w:tcPr>
            <w:tcW w:w="812" w:type="pct"/>
            <w:hideMark/>
          </w:tcPr>
          <w:p w14:paraId="516B88C4" w14:textId="7AB70C14" w:rsidR="00EB1CB6" w:rsidRPr="009F4405" w:rsidRDefault="00EB1CB6" w:rsidP="00EB1CB6">
            <w:pPr>
              <w:spacing w:line="264" w:lineRule="auto"/>
              <w:jc w:val="left"/>
              <w:rPr>
                <w:rFonts w:cstheme="minorHAnsi"/>
                <w:sz w:val="18"/>
                <w:szCs w:val="18"/>
              </w:rPr>
            </w:pPr>
            <w:r w:rsidRPr="009F4405">
              <w:rPr>
                <w:sz w:val="18"/>
                <w:szCs w:val="22"/>
              </w:rPr>
              <w:t>Ariane 6, Vega-C</w:t>
            </w:r>
          </w:p>
        </w:tc>
        <w:tc>
          <w:tcPr>
            <w:tcW w:w="811" w:type="pct"/>
          </w:tcPr>
          <w:p w14:paraId="6A166CE7" w14:textId="375BADED" w:rsidR="00EB1CB6" w:rsidRPr="009F4405" w:rsidRDefault="00EB1CB6" w:rsidP="00EB1CB6">
            <w:pPr>
              <w:spacing w:line="264" w:lineRule="auto"/>
              <w:jc w:val="left"/>
              <w:rPr>
                <w:rFonts w:cstheme="minorHAnsi"/>
                <w:sz w:val="18"/>
                <w:szCs w:val="18"/>
              </w:rPr>
            </w:pPr>
            <w:r w:rsidRPr="009F4405">
              <w:rPr>
                <w:sz w:val="18"/>
                <w:szCs w:val="22"/>
              </w:rPr>
              <w:t>Vega-E, Maia, Miura 5, Zephyr, Sirius</w:t>
            </w:r>
          </w:p>
        </w:tc>
      </w:tr>
      <w:tr w:rsidR="0021449E" w:rsidRPr="009F4405" w14:paraId="1A8B85D3" w14:textId="45D9243F" w:rsidTr="00FF215C">
        <w:tc>
          <w:tcPr>
            <w:tcW w:w="639" w:type="pct"/>
            <w:hideMark/>
          </w:tcPr>
          <w:p w14:paraId="6E89B583" w14:textId="77777777" w:rsidR="0021449E" w:rsidRPr="009F4405" w:rsidRDefault="0021449E" w:rsidP="0021449E">
            <w:pPr>
              <w:spacing w:line="264" w:lineRule="auto"/>
              <w:jc w:val="left"/>
              <w:rPr>
                <w:rFonts w:cstheme="minorHAnsi"/>
                <w:sz w:val="18"/>
                <w:szCs w:val="18"/>
              </w:rPr>
            </w:pPr>
            <w:r w:rsidRPr="009F4405">
              <w:rPr>
                <w:rFonts w:cstheme="minorHAnsi"/>
                <w:b/>
                <w:bCs/>
                <w:sz w:val="18"/>
                <w:szCs w:val="18"/>
              </w:rPr>
              <w:t>Station Navale Ariane (SNA) — temporary maritime stations</w:t>
            </w:r>
          </w:p>
        </w:tc>
        <w:tc>
          <w:tcPr>
            <w:tcW w:w="648" w:type="pct"/>
            <w:hideMark/>
          </w:tcPr>
          <w:p w14:paraId="3405468C" w14:textId="77777777" w:rsidR="0021449E" w:rsidRPr="009F4405" w:rsidRDefault="0021449E" w:rsidP="0021449E">
            <w:pPr>
              <w:spacing w:line="264" w:lineRule="auto"/>
              <w:jc w:val="left"/>
              <w:rPr>
                <w:rFonts w:cstheme="minorHAnsi"/>
                <w:sz w:val="18"/>
                <w:szCs w:val="18"/>
              </w:rPr>
            </w:pPr>
            <w:r w:rsidRPr="009F4405">
              <w:rPr>
                <w:rFonts w:cstheme="minorHAnsi"/>
                <w:sz w:val="18"/>
                <w:szCs w:val="18"/>
              </w:rPr>
              <w:t>Mid-Atlantic (mobile)</w:t>
            </w:r>
          </w:p>
        </w:tc>
        <w:tc>
          <w:tcPr>
            <w:tcW w:w="661" w:type="pct"/>
            <w:hideMark/>
          </w:tcPr>
          <w:p w14:paraId="49702853" w14:textId="77777777" w:rsidR="0021449E" w:rsidRPr="009F4405" w:rsidRDefault="0021449E" w:rsidP="0021449E">
            <w:pPr>
              <w:spacing w:line="264" w:lineRule="auto"/>
              <w:jc w:val="left"/>
              <w:rPr>
                <w:rFonts w:cstheme="minorHAnsi"/>
                <w:sz w:val="18"/>
                <w:szCs w:val="18"/>
              </w:rPr>
            </w:pPr>
            <w:r w:rsidRPr="009F4405">
              <w:rPr>
                <w:rFonts w:cstheme="minorHAnsi"/>
                <w:sz w:val="18"/>
                <w:szCs w:val="18"/>
              </w:rPr>
              <w:t>CNES / Arianespace — chartered vessel</w:t>
            </w:r>
          </w:p>
        </w:tc>
        <w:tc>
          <w:tcPr>
            <w:tcW w:w="1428" w:type="pct"/>
            <w:hideMark/>
          </w:tcPr>
          <w:p w14:paraId="01F278E8" w14:textId="018ECD43" w:rsidR="0021449E" w:rsidRPr="009F4405" w:rsidRDefault="0021449E" w:rsidP="0021449E">
            <w:pPr>
              <w:spacing w:line="264" w:lineRule="auto"/>
              <w:jc w:val="left"/>
              <w:rPr>
                <w:rFonts w:cstheme="minorHAnsi"/>
                <w:sz w:val="18"/>
                <w:szCs w:val="18"/>
              </w:rPr>
            </w:pPr>
            <w:r w:rsidRPr="009F4405">
              <w:rPr>
                <w:rFonts w:cstheme="minorHAnsi"/>
                <w:sz w:val="18"/>
                <w:szCs w:val="18"/>
              </w:rPr>
              <w:t xml:space="preserve">Mission-specific mid-Atlantic maritime ascent telemetry for trajectories not covered by fixed sites. Explicitly listed in the scope table  </w:t>
            </w:r>
          </w:p>
        </w:tc>
        <w:tc>
          <w:tcPr>
            <w:tcW w:w="812" w:type="pct"/>
            <w:hideMark/>
          </w:tcPr>
          <w:p w14:paraId="4E1519CC" w14:textId="51259D9E" w:rsidR="0021449E" w:rsidRPr="009F4405" w:rsidRDefault="0021449E" w:rsidP="0021449E">
            <w:pPr>
              <w:spacing w:line="264" w:lineRule="auto"/>
              <w:jc w:val="left"/>
              <w:rPr>
                <w:rFonts w:cstheme="minorHAnsi"/>
                <w:sz w:val="18"/>
                <w:szCs w:val="18"/>
              </w:rPr>
            </w:pPr>
            <w:r w:rsidRPr="009F4405">
              <w:rPr>
                <w:sz w:val="18"/>
                <w:szCs w:val="22"/>
              </w:rPr>
              <w:t>Ariane 6, Vega-C</w:t>
            </w:r>
          </w:p>
        </w:tc>
        <w:tc>
          <w:tcPr>
            <w:tcW w:w="811" w:type="pct"/>
          </w:tcPr>
          <w:p w14:paraId="365059EE" w14:textId="22CFEA61" w:rsidR="0021449E" w:rsidRPr="009F4405" w:rsidRDefault="0021449E" w:rsidP="0021449E">
            <w:pPr>
              <w:spacing w:line="264" w:lineRule="auto"/>
              <w:jc w:val="left"/>
              <w:rPr>
                <w:rFonts w:cstheme="minorHAnsi"/>
                <w:sz w:val="18"/>
                <w:szCs w:val="18"/>
              </w:rPr>
            </w:pPr>
            <w:r w:rsidRPr="009F4405">
              <w:rPr>
                <w:sz w:val="18"/>
                <w:szCs w:val="22"/>
              </w:rPr>
              <w:t>Vega-E, Maia, Miura 5, Zephyr, Sirius</w:t>
            </w:r>
          </w:p>
        </w:tc>
      </w:tr>
      <w:tr w:rsidR="0021449E" w:rsidRPr="009F4405" w14:paraId="00212A2C" w14:textId="27FA5842" w:rsidTr="00FF215C">
        <w:tc>
          <w:tcPr>
            <w:tcW w:w="639" w:type="pct"/>
            <w:hideMark/>
          </w:tcPr>
          <w:p w14:paraId="23308DDC" w14:textId="77777777" w:rsidR="0021449E" w:rsidRPr="009F4405" w:rsidRDefault="0021449E" w:rsidP="0021449E">
            <w:pPr>
              <w:spacing w:line="264" w:lineRule="auto"/>
              <w:jc w:val="left"/>
              <w:rPr>
                <w:rFonts w:cstheme="minorHAnsi"/>
                <w:sz w:val="18"/>
                <w:szCs w:val="18"/>
              </w:rPr>
            </w:pPr>
            <w:r w:rsidRPr="009F4405">
              <w:rPr>
                <w:rFonts w:cstheme="minorHAnsi"/>
                <w:b/>
                <w:bCs/>
                <w:sz w:val="18"/>
                <w:szCs w:val="18"/>
              </w:rPr>
              <w:lastRenderedPageBreak/>
              <w:t>CNES Toulouse — Ground Station Network Operations</w:t>
            </w:r>
          </w:p>
        </w:tc>
        <w:tc>
          <w:tcPr>
            <w:tcW w:w="648" w:type="pct"/>
            <w:hideMark/>
          </w:tcPr>
          <w:p w14:paraId="18BEF20A" w14:textId="77777777" w:rsidR="0021449E" w:rsidRPr="009F4405" w:rsidRDefault="0021449E" w:rsidP="0021449E">
            <w:pPr>
              <w:spacing w:line="264" w:lineRule="auto"/>
              <w:jc w:val="left"/>
              <w:rPr>
                <w:rFonts w:cstheme="minorHAnsi"/>
                <w:sz w:val="18"/>
                <w:szCs w:val="18"/>
              </w:rPr>
            </w:pPr>
            <w:r w:rsidRPr="009F4405">
              <w:rPr>
                <w:rFonts w:cstheme="minorHAnsi"/>
                <w:sz w:val="18"/>
                <w:szCs w:val="18"/>
              </w:rPr>
              <w:t>Toulouse (FR)</w:t>
            </w:r>
          </w:p>
        </w:tc>
        <w:tc>
          <w:tcPr>
            <w:tcW w:w="661" w:type="pct"/>
            <w:hideMark/>
          </w:tcPr>
          <w:p w14:paraId="70581730" w14:textId="77777777" w:rsidR="0021449E" w:rsidRPr="009F4405" w:rsidRDefault="0021449E" w:rsidP="0021449E">
            <w:pPr>
              <w:spacing w:line="264" w:lineRule="auto"/>
              <w:jc w:val="left"/>
              <w:rPr>
                <w:rFonts w:cstheme="minorHAnsi"/>
                <w:sz w:val="18"/>
                <w:szCs w:val="18"/>
              </w:rPr>
            </w:pPr>
            <w:r w:rsidRPr="009F4405">
              <w:rPr>
                <w:rFonts w:cstheme="minorHAnsi"/>
                <w:sz w:val="18"/>
                <w:szCs w:val="18"/>
              </w:rPr>
              <w:t>CNES national network operations</w:t>
            </w:r>
          </w:p>
        </w:tc>
        <w:tc>
          <w:tcPr>
            <w:tcW w:w="1428" w:type="pct"/>
            <w:hideMark/>
          </w:tcPr>
          <w:p w14:paraId="54AA6692" w14:textId="77777777" w:rsidR="0021449E" w:rsidRPr="009F4405" w:rsidRDefault="0021449E" w:rsidP="0021449E">
            <w:pPr>
              <w:spacing w:line="264" w:lineRule="auto"/>
              <w:jc w:val="left"/>
              <w:rPr>
                <w:rFonts w:cstheme="minorHAnsi"/>
                <w:sz w:val="18"/>
                <w:szCs w:val="18"/>
              </w:rPr>
            </w:pPr>
            <w:r w:rsidRPr="009F4405">
              <w:rPr>
                <w:rFonts w:cstheme="minorHAnsi"/>
                <w:sz w:val="18"/>
                <w:szCs w:val="18"/>
              </w:rPr>
              <w:t>Scheduling and TT&amp;C coordination of the CSG/GSC launcher-tracking network; anomaly resolution during ascent</w:t>
            </w:r>
          </w:p>
        </w:tc>
        <w:tc>
          <w:tcPr>
            <w:tcW w:w="812" w:type="pct"/>
            <w:hideMark/>
          </w:tcPr>
          <w:p w14:paraId="282DCD13" w14:textId="5B5B611F" w:rsidR="0021449E" w:rsidRPr="009F4405" w:rsidRDefault="0021449E" w:rsidP="0021449E">
            <w:pPr>
              <w:spacing w:line="264" w:lineRule="auto"/>
              <w:jc w:val="left"/>
              <w:rPr>
                <w:rFonts w:cstheme="minorHAnsi"/>
                <w:sz w:val="18"/>
                <w:szCs w:val="18"/>
              </w:rPr>
            </w:pPr>
            <w:r w:rsidRPr="009F4405">
              <w:rPr>
                <w:sz w:val="18"/>
                <w:szCs w:val="22"/>
              </w:rPr>
              <w:t>Ariane 6, Vega-C</w:t>
            </w:r>
          </w:p>
        </w:tc>
        <w:tc>
          <w:tcPr>
            <w:tcW w:w="811" w:type="pct"/>
          </w:tcPr>
          <w:p w14:paraId="4A18A2EF" w14:textId="72CEB99A" w:rsidR="0021449E" w:rsidRPr="009F4405" w:rsidRDefault="0021449E" w:rsidP="0021449E">
            <w:pPr>
              <w:spacing w:line="264" w:lineRule="auto"/>
              <w:jc w:val="left"/>
              <w:rPr>
                <w:rFonts w:cstheme="minorHAnsi"/>
                <w:sz w:val="18"/>
                <w:szCs w:val="18"/>
              </w:rPr>
            </w:pPr>
            <w:r w:rsidRPr="009F4405">
              <w:rPr>
                <w:sz w:val="18"/>
                <w:szCs w:val="22"/>
              </w:rPr>
              <w:t>Vega-E, Maia, Miura 5, Zephyr, Sirius</w:t>
            </w:r>
          </w:p>
        </w:tc>
      </w:tr>
      <w:tr w:rsidR="00654895" w:rsidRPr="009F4405" w14:paraId="76D1A041" w14:textId="7ED81D95" w:rsidTr="00FF215C">
        <w:tc>
          <w:tcPr>
            <w:tcW w:w="639" w:type="pct"/>
            <w:hideMark/>
          </w:tcPr>
          <w:p w14:paraId="3A267B5A" w14:textId="77777777" w:rsidR="00654895" w:rsidRPr="009F4405" w:rsidRDefault="00654895" w:rsidP="00654895">
            <w:pPr>
              <w:spacing w:line="264" w:lineRule="auto"/>
              <w:jc w:val="left"/>
              <w:rPr>
                <w:rFonts w:cstheme="minorHAnsi"/>
                <w:sz w:val="18"/>
                <w:szCs w:val="18"/>
              </w:rPr>
            </w:pPr>
            <w:r w:rsidRPr="009F4405">
              <w:rPr>
                <w:rFonts w:cstheme="minorHAnsi"/>
                <w:b/>
                <w:bCs/>
                <w:sz w:val="18"/>
                <w:szCs w:val="18"/>
              </w:rPr>
              <w:t>KSAT SvalSat (Svalbard)</w:t>
            </w:r>
          </w:p>
        </w:tc>
        <w:tc>
          <w:tcPr>
            <w:tcW w:w="648" w:type="pct"/>
            <w:hideMark/>
          </w:tcPr>
          <w:p w14:paraId="7157006B" w14:textId="77777777" w:rsidR="00654895" w:rsidRPr="009F4405" w:rsidRDefault="00654895" w:rsidP="00654895">
            <w:pPr>
              <w:spacing w:line="264" w:lineRule="auto"/>
              <w:jc w:val="left"/>
              <w:rPr>
                <w:rFonts w:cstheme="minorHAnsi"/>
                <w:sz w:val="18"/>
                <w:szCs w:val="18"/>
              </w:rPr>
            </w:pPr>
            <w:r w:rsidRPr="009F4405">
              <w:rPr>
                <w:rFonts w:cstheme="minorHAnsi"/>
                <w:sz w:val="18"/>
                <w:szCs w:val="18"/>
              </w:rPr>
              <w:t>Longyearbyen (Svalbard, NO)</w:t>
            </w:r>
          </w:p>
        </w:tc>
        <w:tc>
          <w:tcPr>
            <w:tcW w:w="661" w:type="pct"/>
            <w:hideMark/>
          </w:tcPr>
          <w:p w14:paraId="31B7FB4A" w14:textId="77777777" w:rsidR="00654895" w:rsidRPr="009F4405" w:rsidRDefault="00654895" w:rsidP="00654895">
            <w:pPr>
              <w:spacing w:line="264" w:lineRule="auto"/>
              <w:jc w:val="left"/>
              <w:rPr>
                <w:rFonts w:cstheme="minorHAnsi"/>
                <w:sz w:val="18"/>
                <w:szCs w:val="18"/>
              </w:rPr>
            </w:pPr>
            <w:r w:rsidRPr="009F4405">
              <w:rPr>
                <w:rFonts w:cstheme="minorHAnsi"/>
                <w:sz w:val="18"/>
                <w:szCs w:val="18"/>
              </w:rPr>
              <w:t>KSAT (50% Space Norway / 50% Kongsberg Defence &amp; Aerospace)</w:t>
            </w:r>
          </w:p>
        </w:tc>
        <w:tc>
          <w:tcPr>
            <w:tcW w:w="1428" w:type="pct"/>
            <w:hideMark/>
          </w:tcPr>
          <w:p w14:paraId="1F9A77C8" w14:textId="6D6868F3" w:rsidR="00654895" w:rsidRPr="009F4405" w:rsidRDefault="00654895" w:rsidP="00654895">
            <w:pPr>
              <w:spacing w:line="264" w:lineRule="auto"/>
              <w:jc w:val="left"/>
              <w:rPr>
                <w:rFonts w:cstheme="minorHAnsi"/>
                <w:sz w:val="18"/>
                <w:szCs w:val="18"/>
              </w:rPr>
            </w:pPr>
            <w:r w:rsidRPr="009F4405">
              <w:rPr>
                <w:rFonts w:cstheme="minorHAnsi"/>
                <w:sz w:val="18"/>
                <w:szCs w:val="18"/>
              </w:rPr>
              <w:t xml:space="preserve">High-latitude launcher contacts during ascent for polar/SSO trajectories. KSAT confirms it is "structurally irreplaceable for high-inclination missions" and that Svalbard hosts operational and backup control capability for the global launch-support network </w:t>
            </w:r>
          </w:p>
        </w:tc>
        <w:tc>
          <w:tcPr>
            <w:tcW w:w="812" w:type="pct"/>
            <w:hideMark/>
          </w:tcPr>
          <w:p w14:paraId="03F205B5" w14:textId="3E9FED47" w:rsidR="00654895" w:rsidRPr="009F4405" w:rsidRDefault="00EB1CB6" w:rsidP="00654895">
            <w:pPr>
              <w:spacing w:line="264" w:lineRule="auto"/>
              <w:jc w:val="left"/>
              <w:rPr>
                <w:rFonts w:cstheme="minorHAnsi"/>
                <w:sz w:val="18"/>
                <w:szCs w:val="18"/>
              </w:rPr>
            </w:pPr>
            <w:r w:rsidRPr="009F4405">
              <w:rPr>
                <w:sz w:val="18"/>
                <w:szCs w:val="22"/>
              </w:rPr>
              <w:t>Spectrum/Ariane 6/Vega-C polar/SSO trajectories</w:t>
            </w:r>
          </w:p>
        </w:tc>
        <w:tc>
          <w:tcPr>
            <w:tcW w:w="811" w:type="pct"/>
          </w:tcPr>
          <w:p w14:paraId="43F3D457" w14:textId="6FBAE314" w:rsidR="00654895" w:rsidRPr="009F4405" w:rsidRDefault="00654895" w:rsidP="00654895">
            <w:pPr>
              <w:spacing w:line="264" w:lineRule="auto"/>
              <w:jc w:val="left"/>
              <w:rPr>
                <w:rFonts w:cstheme="minorHAnsi"/>
                <w:sz w:val="18"/>
                <w:szCs w:val="18"/>
              </w:rPr>
            </w:pPr>
            <w:r w:rsidRPr="009F4405">
              <w:rPr>
                <w:sz w:val="18"/>
                <w:szCs w:val="22"/>
              </w:rPr>
              <w:t>RFA ONE, Skyrora XL, Firefly Alpha, Blue Whale 1, HyImpulse SL1, Miura 5, Vega-E on polar/SSO trajectories</w:t>
            </w:r>
          </w:p>
        </w:tc>
      </w:tr>
      <w:tr w:rsidR="00654895" w:rsidRPr="009F4405" w14:paraId="37D3E259" w14:textId="7A6AC7F7" w:rsidTr="00FF215C">
        <w:tc>
          <w:tcPr>
            <w:tcW w:w="639" w:type="pct"/>
            <w:hideMark/>
          </w:tcPr>
          <w:p w14:paraId="411F2211" w14:textId="77777777" w:rsidR="00654895" w:rsidRPr="009F4405" w:rsidRDefault="00654895" w:rsidP="00654895">
            <w:pPr>
              <w:spacing w:line="264" w:lineRule="auto"/>
              <w:jc w:val="left"/>
              <w:rPr>
                <w:rFonts w:cstheme="minorHAnsi"/>
                <w:sz w:val="18"/>
                <w:szCs w:val="18"/>
              </w:rPr>
            </w:pPr>
            <w:r w:rsidRPr="009F4405">
              <w:rPr>
                <w:rFonts w:cstheme="minorHAnsi"/>
                <w:b/>
                <w:bCs/>
                <w:sz w:val="18"/>
                <w:szCs w:val="18"/>
              </w:rPr>
              <w:t>KSAT TrollSat (Antarctica)</w:t>
            </w:r>
          </w:p>
        </w:tc>
        <w:tc>
          <w:tcPr>
            <w:tcW w:w="648" w:type="pct"/>
            <w:hideMark/>
          </w:tcPr>
          <w:p w14:paraId="626ACDE0" w14:textId="77777777" w:rsidR="00654895" w:rsidRPr="009F4405" w:rsidRDefault="00654895" w:rsidP="00654895">
            <w:pPr>
              <w:spacing w:line="264" w:lineRule="auto"/>
              <w:jc w:val="left"/>
              <w:rPr>
                <w:rFonts w:cstheme="minorHAnsi"/>
                <w:sz w:val="18"/>
                <w:szCs w:val="18"/>
              </w:rPr>
            </w:pPr>
            <w:r w:rsidRPr="009F4405">
              <w:rPr>
                <w:rFonts w:cstheme="minorHAnsi"/>
                <w:sz w:val="18"/>
                <w:szCs w:val="18"/>
              </w:rPr>
              <w:t>Troll Station (Queen Maud Land, Antarctica)</w:t>
            </w:r>
          </w:p>
        </w:tc>
        <w:tc>
          <w:tcPr>
            <w:tcW w:w="661" w:type="pct"/>
            <w:hideMark/>
          </w:tcPr>
          <w:p w14:paraId="3668F333" w14:textId="77777777" w:rsidR="00654895" w:rsidRPr="009F4405" w:rsidRDefault="00654895" w:rsidP="00654895">
            <w:pPr>
              <w:spacing w:line="264" w:lineRule="auto"/>
              <w:jc w:val="left"/>
              <w:rPr>
                <w:rFonts w:cstheme="minorHAnsi"/>
                <w:sz w:val="18"/>
                <w:szCs w:val="18"/>
              </w:rPr>
            </w:pPr>
            <w:r w:rsidRPr="009F4405">
              <w:rPr>
                <w:rFonts w:cstheme="minorHAnsi"/>
                <w:sz w:val="18"/>
                <w:szCs w:val="18"/>
              </w:rPr>
              <w:t>KSAT — Norwegian Antarctic presence, governed by Antarctic Treaty</w:t>
            </w:r>
          </w:p>
        </w:tc>
        <w:tc>
          <w:tcPr>
            <w:tcW w:w="1428" w:type="pct"/>
            <w:hideMark/>
          </w:tcPr>
          <w:p w14:paraId="7DB81130" w14:textId="0DB2F265" w:rsidR="00654895" w:rsidRPr="009F4405" w:rsidRDefault="00654895" w:rsidP="00654895">
            <w:pPr>
              <w:spacing w:line="264" w:lineRule="auto"/>
              <w:jc w:val="left"/>
              <w:rPr>
                <w:rFonts w:cstheme="minorHAnsi"/>
                <w:sz w:val="18"/>
                <w:szCs w:val="18"/>
              </w:rPr>
            </w:pPr>
            <w:r w:rsidRPr="009F4405">
              <w:rPr>
                <w:rFonts w:cstheme="minorHAnsi"/>
                <w:sz w:val="18"/>
                <w:szCs w:val="18"/>
              </w:rPr>
              <w:t xml:space="preserve">High-latitude launcher contacts during ascent for polar/SSO missions crossing the southern pole. </w:t>
            </w:r>
          </w:p>
        </w:tc>
        <w:tc>
          <w:tcPr>
            <w:tcW w:w="812" w:type="pct"/>
            <w:hideMark/>
          </w:tcPr>
          <w:p w14:paraId="1978514E" w14:textId="3A630AC1" w:rsidR="00654895" w:rsidRPr="009F4405" w:rsidRDefault="00EB1CB6" w:rsidP="00654895">
            <w:pPr>
              <w:spacing w:line="264" w:lineRule="auto"/>
              <w:jc w:val="left"/>
              <w:rPr>
                <w:rFonts w:cstheme="minorHAnsi"/>
                <w:sz w:val="18"/>
                <w:szCs w:val="18"/>
              </w:rPr>
            </w:pPr>
            <w:r w:rsidRPr="009F4405">
              <w:rPr>
                <w:sz w:val="18"/>
                <w:szCs w:val="22"/>
              </w:rPr>
              <w:t>Spectrum/Ariane 6/Vega-C polar/SSO trajectories</w:t>
            </w:r>
          </w:p>
        </w:tc>
        <w:tc>
          <w:tcPr>
            <w:tcW w:w="811" w:type="pct"/>
          </w:tcPr>
          <w:p w14:paraId="6D864FC1" w14:textId="4DF137CD" w:rsidR="00654895" w:rsidRPr="009F4405" w:rsidRDefault="00654895" w:rsidP="00654895">
            <w:pPr>
              <w:spacing w:line="264" w:lineRule="auto"/>
              <w:jc w:val="left"/>
              <w:rPr>
                <w:rFonts w:cstheme="minorHAnsi"/>
                <w:sz w:val="18"/>
                <w:szCs w:val="18"/>
              </w:rPr>
            </w:pPr>
            <w:r w:rsidRPr="009F4405">
              <w:rPr>
                <w:sz w:val="18"/>
                <w:szCs w:val="22"/>
              </w:rPr>
              <w:t>RFA ONE, Skyrora XL, Firefly Alpha, Blue Whale 1, HyImpulse SL1, Miura 5, Vega-E on polar/SSO trajectories</w:t>
            </w:r>
          </w:p>
        </w:tc>
      </w:tr>
      <w:tr w:rsidR="00B450B8" w:rsidRPr="009F4405" w14:paraId="4FAAA414" w14:textId="2B4BA427" w:rsidTr="00FF215C">
        <w:tc>
          <w:tcPr>
            <w:tcW w:w="639" w:type="pct"/>
            <w:hideMark/>
          </w:tcPr>
          <w:p w14:paraId="33D9DA9A" w14:textId="77777777" w:rsidR="00B450B8" w:rsidRPr="009F4405" w:rsidRDefault="00B450B8" w:rsidP="00B450B8">
            <w:pPr>
              <w:spacing w:line="264" w:lineRule="auto"/>
              <w:jc w:val="left"/>
              <w:rPr>
                <w:rFonts w:cstheme="minorHAnsi"/>
                <w:sz w:val="18"/>
                <w:szCs w:val="18"/>
              </w:rPr>
            </w:pPr>
            <w:r w:rsidRPr="009F4405">
              <w:rPr>
                <w:rFonts w:cstheme="minorHAnsi"/>
                <w:b/>
                <w:bCs/>
                <w:sz w:val="18"/>
                <w:szCs w:val="18"/>
              </w:rPr>
              <w:t>KSAT Tromsø — network operations backbone</w:t>
            </w:r>
          </w:p>
        </w:tc>
        <w:tc>
          <w:tcPr>
            <w:tcW w:w="648" w:type="pct"/>
            <w:hideMark/>
          </w:tcPr>
          <w:p w14:paraId="47A41F1C" w14:textId="77777777" w:rsidR="00B450B8" w:rsidRPr="009F4405" w:rsidRDefault="00B450B8" w:rsidP="00B450B8">
            <w:pPr>
              <w:spacing w:line="264" w:lineRule="auto"/>
              <w:jc w:val="left"/>
              <w:rPr>
                <w:rFonts w:cstheme="minorHAnsi"/>
                <w:sz w:val="18"/>
                <w:szCs w:val="18"/>
              </w:rPr>
            </w:pPr>
            <w:r w:rsidRPr="009F4405">
              <w:rPr>
                <w:rFonts w:cstheme="minorHAnsi"/>
                <w:sz w:val="18"/>
                <w:szCs w:val="18"/>
              </w:rPr>
              <w:t>Tromsø (NO)</w:t>
            </w:r>
          </w:p>
        </w:tc>
        <w:tc>
          <w:tcPr>
            <w:tcW w:w="661" w:type="pct"/>
            <w:hideMark/>
          </w:tcPr>
          <w:p w14:paraId="7E4A54DA" w14:textId="77777777" w:rsidR="00B450B8" w:rsidRPr="009F4405" w:rsidRDefault="00B450B8" w:rsidP="00B450B8">
            <w:pPr>
              <w:spacing w:line="264" w:lineRule="auto"/>
              <w:jc w:val="left"/>
              <w:rPr>
                <w:rFonts w:cstheme="minorHAnsi"/>
                <w:sz w:val="18"/>
                <w:szCs w:val="18"/>
              </w:rPr>
            </w:pPr>
            <w:r w:rsidRPr="009F4405">
              <w:rPr>
                <w:rFonts w:cstheme="minorHAnsi"/>
                <w:sz w:val="18"/>
                <w:szCs w:val="18"/>
              </w:rPr>
              <w:t>KSAT</w:t>
            </w:r>
          </w:p>
        </w:tc>
        <w:tc>
          <w:tcPr>
            <w:tcW w:w="1428" w:type="pct"/>
            <w:hideMark/>
          </w:tcPr>
          <w:p w14:paraId="763310B3" w14:textId="7605F7AB" w:rsidR="00B450B8" w:rsidRPr="009F4405" w:rsidRDefault="00B450B8" w:rsidP="00B450B8">
            <w:pPr>
              <w:spacing w:line="264" w:lineRule="auto"/>
              <w:jc w:val="left"/>
              <w:rPr>
                <w:rFonts w:cstheme="minorHAnsi"/>
                <w:sz w:val="18"/>
                <w:szCs w:val="18"/>
              </w:rPr>
            </w:pPr>
            <w:r w:rsidRPr="009F4405">
              <w:rPr>
                <w:rFonts w:cstheme="minorHAnsi"/>
                <w:sz w:val="18"/>
                <w:szCs w:val="18"/>
              </w:rPr>
              <w:t xml:space="preserve">Remote operations and coordination of the KSAT polar network from Norway; underpins the operational availability of SvalSat and TrollSat during launch campaigns </w:t>
            </w:r>
          </w:p>
        </w:tc>
        <w:tc>
          <w:tcPr>
            <w:tcW w:w="812" w:type="pct"/>
            <w:hideMark/>
          </w:tcPr>
          <w:p w14:paraId="20148E7A" w14:textId="7A5693D9" w:rsidR="00B450B8" w:rsidRPr="009F4405" w:rsidRDefault="00B450B8" w:rsidP="00B450B8">
            <w:pPr>
              <w:spacing w:line="264" w:lineRule="auto"/>
              <w:jc w:val="left"/>
              <w:rPr>
                <w:rFonts w:cstheme="minorHAnsi"/>
                <w:sz w:val="18"/>
                <w:szCs w:val="22"/>
              </w:rPr>
            </w:pPr>
            <w:r w:rsidRPr="009F4405">
              <w:rPr>
                <w:sz w:val="18"/>
                <w:szCs w:val="22"/>
              </w:rPr>
              <w:t>Spectrum</w:t>
            </w:r>
            <w:r w:rsidR="00EB1CB6" w:rsidRPr="009F4405">
              <w:rPr>
                <w:sz w:val="18"/>
                <w:szCs w:val="22"/>
              </w:rPr>
              <w:t>/</w:t>
            </w:r>
            <w:r w:rsidRPr="009F4405">
              <w:rPr>
                <w:sz w:val="18"/>
                <w:szCs w:val="22"/>
              </w:rPr>
              <w:t>Ariane 6/Vega-C polar/SSO trajectories</w:t>
            </w:r>
          </w:p>
        </w:tc>
        <w:tc>
          <w:tcPr>
            <w:tcW w:w="811" w:type="pct"/>
          </w:tcPr>
          <w:p w14:paraId="0FE5342D" w14:textId="02FB95C1" w:rsidR="00B450B8" w:rsidRPr="009F4405" w:rsidRDefault="00B450B8" w:rsidP="00B450B8">
            <w:pPr>
              <w:spacing w:line="264" w:lineRule="auto"/>
              <w:jc w:val="left"/>
              <w:rPr>
                <w:rFonts w:cstheme="minorHAnsi"/>
                <w:sz w:val="18"/>
                <w:szCs w:val="22"/>
              </w:rPr>
            </w:pPr>
            <w:r w:rsidRPr="009F4405">
              <w:rPr>
                <w:sz w:val="18"/>
                <w:szCs w:val="22"/>
              </w:rPr>
              <w:t>RFA ONE, Skyrora XL, Firefly Alpha, Blue Whale 1, HyImpulse SL1, Miura 5, Vega-E on polar/SSO trajectories</w:t>
            </w:r>
          </w:p>
        </w:tc>
      </w:tr>
      <w:tr w:rsidR="00596C73" w:rsidRPr="009F4405" w14:paraId="0FCB9C65" w14:textId="7F0C9961" w:rsidTr="00FF215C">
        <w:tc>
          <w:tcPr>
            <w:tcW w:w="639" w:type="pct"/>
            <w:hideMark/>
          </w:tcPr>
          <w:p w14:paraId="2EB58F5E" w14:textId="77777777" w:rsidR="00596C73" w:rsidRPr="009F4405" w:rsidRDefault="00596C73" w:rsidP="0032153C">
            <w:pPr>
              <w:spacing w:line="264" w:lineRule="auto"/>
              <w:jc w:val="left"/>
              <w:rPr>
                <w:rFonts w:cstheme="minorHAnsi"/>
                <w:sz w:val="18"/>
                <w:szCs w:val="18"/>
              </w:rPr>
            </w:pPr>
            <w:r w:rsidRPr="009F4405">
              <w:rPr>
                <w:rFonts w:cstheme="minorHAnsi"/>
                <w:b/>
                <w:bCs/>
                <w:sz w:val="18"/>
                <w:szCs w:val="18"/>
              </w:rPr>
              <w:t>Andøya Test Range TT&amp;C — telemetry / radar / optical tracking + ground-commanded FTS + ESA Boost! autonomous flight-tracking system</w:t>
            </w:r>
          </w:p>
        </w:tc>
        <w:tc>
          <w:tcPr>
            <w:tcW w:w="648" w:type="pct"/>
            <w:hideMark/>
          </w:tcPr>
          <w:p w14:paraId="0649E610" w14:textId="77777777" w:rsidR="00596C73" w:rsidRPr="009F4405" w:rsidRDefault="00596C73" w:rsidP="0032153C">
            <w:pPr>
              <w:spacing w:line="264" w:lineRule="auto"/>
              <w:jc w:val="left"/>
              <w:rPr>
                <w:rFonts w:cstheme="minorHAnsi"/>
                <w:sz w:val="18"/>
                <w:szCs w:val="18"/>
              </w:rPr>
            </w:pPr>
            <w:r w:rsidRPr="009F4405">
              <w:rPr>
                <w:rFonts w:cstheme="minorHAnsi"/>
                <w:sz w:val="18"/>
                <w:szCs w:val="18"/>
              </w:rPr>
              <w:t>Andøya (Nordmela, NO)</w:t>
            </w:r>
          </w:p>
        </w:tc>
        <w:tc>
          <w:tcPr>
            <w:tcW w:w="661" w:type="pct"/>
            <w:hideMark/>
          </w:tcPr>
          <w:p w14:paraId="5C0BB047" w14:textId="77777777" w:rsidR="00596C73" w:rsidRPr="009F4405" w:rsidRDefault="00596C73" w:rsidP="0032153C">
            <w:pPr>
              <w:spacing w:line="264" w:lineRule="auto"/>
              <w:jc w:val="left"/>
              <w:rPr>
                <w:rFonts w:cstheme="minorHAnsi"/>
                <w:sz w:val="18"/>
                <w:szCs w:val="18"/>
              </w:rPr>
            </w:pPr>
            <w:r w:rsidRPr="009F4405">
              <w:rPr>
                <w:rFonts w:cstheme="minorHAnsi"/>
                <w:sz w:val="18"/>
                <w:szCs w:val="18"/>
              </w:rPr>
              <w:t>Andøya Spaceport AS (Andøya Space group) — ground segment contracted to GTD</w:t>
            </w:r>
          </w:p>
        </w:tc>
        <w:tc>
          <w:tcPr>
            <w:tcW w:w="1428" w:type="pct"/>
            <w:hideMark/>
          </w:tcPr>
          <w:p w14:paraId="28B42ADB" w14:textId="67A3BED8" w:rsidR="00596C73" w:rsidRPr="009F4405" w:rsidRDefault="00596C73" w:rsidP="0032153C">
            <w:pPr>
              <w:spacing w:line="264" w:lineRule="auto"/>
              <w:jc w:val="left"/>
              <w:rPr>
                <w:rFonts w:cstheme="minorHAnsi"/>
                <w:sz w:val="18"/>
                <w:szCs w:val="18"/>
              </w:rPr>
            </w:pPr>
            <w:r w:rsidRPr="009F4405">
              <w:rPr>
                <w:rFonts w:cstheme="minorHAnsi"/>
                <w:sz w:val="18"/>
                <w:szCs w:val="18"/>
              </w:rPr>
              <w:t>Ascent telemetry, tracking radar and ground-commanded FTS for Spectrum; ESA Boost! -funded autonomous flight-tracking system enabling automated termination through the spaceport's ground system</w:t>
            </w:r>
          </w:p>
        </w:tc>
        <w:tc>
          <w:tcPr>
            <w:tcW w:w="812" w:type="pct"/>
            <w:hideMark/>
          </w:tcPr>
          <w:p w14:paraId="22DCE861" w14:textId="3E3384DC" w:rsidR="00596C73" w:rsidRPr="009F4405" w:rsidRDefault="00596C73" w:rsidP="0032153C">
            <w:pPr>
              <w:spacing w:line="264" w:lineRule="auto"/>
              <w:jc w:val="left"/>
              <w:rPr>
                <w:rFonts w:cstheme="minorHAnsi"/>
                <w:sz w:val="18"/>
                <w:szCs w:val="18"/>
              </w:rPr>
            </w:pPr>
            <w:r w:rsidRPr="009F4405">
              <w:rPr>
                <w:rFonts w:cstheme="minorHAnsi"/>
                <w:sz w:val="18"/>
                <w:szCs w:val="18"/>
              </w:rPr>
              <w:t xml:space="preserve">Spectrum  </w:t>
            </w:r>
          </w:p>
        </w:tc>
        <w:tc>
          <w:tcPr>
            <w:tcW w:w="811" w:type="pct"/>
          </w:tcPr>
          <w:p w14:paraId="21650A83" w14:textId="77777777" w:rsidR="00596C73" w:rsidRPr="009F4405" w:rsidRDefault="00596C73" w:rsidP="0032153C">
            <w:pPr>
              <w:spacing w:line="264" w:lineRule="auto"/>
              <w:jc w:val="left"/>
              <w:rPr>
                <w:rFonts w:cstheme="minorHAnsi"/>
                <w:sz w:val="18"/>
                <w:szCs w:val="18"/>
              </w:rPr>
            </w:pPr>
          </w:p>
        </w:tc>
      </w:tr>
      <w:tr w:rsidR="002A2E46" w:rsidRPr="009F4405" w14:paraId="74512B7F" w14:textId="610D2FC3" w:rsidTr="00FF215C">
        <w:tc>
          <w:tcPr>
            <w:tcW w:w="639" w:type="pct"/>
            <w:hideMark/>
          </w:tcPr>
          <w:p w14:paraId="340E9102" w14:textId="77777777" w:rsidR="002A2E46" w:rsidRPr="009F4405" w:rsidRDefault="002A2E46" w:rsidP="002A2E46">
            <w:pPr>
              <w:spacing w:line="264" w:lineRule="auto"/>
              <w:jc w:val="left"/>
              <w:rPr>
                <w:rFonts w:cstheme="minorHAnsi"/>
                <w:sz w:val="18"/>
                <w:szCs w:val="18"/>
              </w:rPr>
            </w:pPr>
            <w:r w:rsidRPr="009F4405">
              <w:rPr>
                <w:rFonts w:cstheme="minorHAnsi"/>
                <w:b/>
                <w:bCs/>
                <w:sz w:val="18"/>
                <w:szCs w:val="18"/>
              </w:rPr>
              <w:t>SaxaVord tracking systems (in-flight monitoring, bespoke)</w:t>
            </w:r>
          </w:p>
        </w:tc>
        <w:tc>
          <w:tcPr>
            <w:tcW w:w="648" w:type="pct"/>
            <w:hideMark/>
          </w:tcPr>
          <w:p w14:paraId="2DDDCB40" w14:textId="77777777" w:rsidR="002A2E46" w:rsidRPr="009F4405" w:rsidRDefault="002A2E46" w:rsidP="002A2E46">
            <w:pPr>
              <w:spacing w:line="264" w:lineRule="auto"/>
              <w:jc w:val="left"/>
              <w:rPr>
                <w:rFonts w:cstheme="minorHAnsi"/>
                <w:sz w:val="18"/>
                <w:szCs w:val="18"/>
              </w:rPr>
            </w:pPr>
            <w:r w:rsidRPr="009F4405">
              <w:rPr>
                <w:rFonts w:cstheme="minorHAnsi"/>
                <w:sz w:val="18"/>
                <w:szCs w:val="18"/>
              </w:rPr>
              <w:t>Unst, Shetland (UK)</w:t>
            </w:r>
          </w:p>
        </w:tc>
        <w:tc>
          <w:tcPr>
            <w:tcW w:w="661" w:type="pct"/>
            <w:hideMark/>
          </w:tcPr>
          <w:p w14:paraId="30CB21B4" w14:textId="77777777" w:rsidR="002A2E46" w:rsidRPr="009F4405" w:rsidRDefault="002A2E46" w:rsidP="002A2E46">
            <w:pPr>
              <w:spacing w:line="264" w:lineRule="auto"/>
              <w:jc w:val="left"/>
              <w:rPr>
                <w:rFonts w:cstheme="minorHAnsi"/>
                <w:sz w:val="18"/>
                <w:szCs w:val="18"/>
              </w:rPr>
            </w:pPr>
            <w:r w:rsidRPr="009F4405">
              <w:rPr>
                <w:rFonts w:cstheme="minorHAnsi"/>
                <w:sz w:val="18"/>
                <w:szCs w:val="18"/>
              </w:rPr>
              <w:t>SaxaVord Spaceport + contracted sensor providers</w:t>
            </w:r>
          </w:p>
        </w:tc>
        <w:tc>
          <w:tcPr>
            <w:tcW w:w="1428" w:type="pct"/>
            <w:hideMark/>
          </w:tcPr>
          <w:p w14:paraId="4737DEED" w14:textId="77777777" w:rsidR="002A2E46" w:rsidRPr="009F4405" w:rsidRDefault="002A2E46" w:rsidP="002A2E46">
            <w:pPr>
              <w:spacing w:line="264" w:lineRule="auto"/>
              <w:jc w:val="left"/>
              <w:rPr>
                <w:rFonts w:cstheme="minorHAnsi"/>
                <w:sz w:val="18"/>
                <w:szCs w:val="18"/>
              </w:rPr>
            </w:pPr>
            <w:r w:rsidRPr="009F4405">
              <w:rPr>
                <w:rFonts w:cstheme="minorHAnsi"/>
                <w:sz w:val="18"/>
                <w:szCs w:val="18"/>
              </w:rPr>
              <w:t>Trajectory and telemetry collection during ascent; input to warning systems and range-safety decision-making under CAA range-control licence</w:t>
            </w:r>
          </w:p>
        </w:tc>
        <w:tc>
          <w:tcPr>
            <w:tcW w:w="812" w:type="pct"/>
            <w:hideMark/>
          </w:tcPr>
          <w:p w14:paraId="456FFD31" w14:textId="7E81ABDE" w:rsidR="002A2E46" w:rsidRPr="009F4405" w:rsidRDefault="002A2E46" w:rsidP="002A2E46">
            <w:pPr>
              <w:spacing w:line="264" w:lineRule="auto"/>
              <w:jc w:val="left"/>
              <w:rPr>
                <w:rFonts w:cstheme="minorHAnsi"/>
                <w:sz w:val="18"/>
                <w:szCs w:val="18"/>
              </w:rPr>
            </w:pPr>
            <w:r w:rsidRPr="009F4405">
              <w:rPr>
                <w:rFonts w:cstheme="minorHAnsi"/>
                <w:sz w:val="18"/>
                <w:szCs w:val="18"/>
              </w:rPr>
              <w:t>RFA ONE</w:t>
            </w:r>
          </w:p>
        </w:tc>
        <w:tc>
          <w:tcPr>
            <w:tcW w:w="811" w:type="pct"/>
          </w:tcPr>
          <w:p w14:paraId="51EE2800" w14:textId="4FAB6619" w:rsidR="002A2E46" w:rsidRPr="009F4405" w:rsidRDefault="002A2E46" w:rsidP="002A2E46">
            <w:pPr>
              <w:spacing w:line="264" w:lineRule="auto"/>
              <w:jc w:val="left"/>
              <w:rPr>
                <w:rFonts w:cstheme="minorHAnsi"/>
                <w:sz w:val="18"/>
                <w:szCs w:val="18"/>
              </w:rPr>
            </w:pPr>
            <w:r w:rsidRPr="009F4405">
              <w:rPr>
                <w:rFonts w:cstheme="minorHAnsi"/>
                <w:sz w:val="18"/>
                <w:szCs w:val="18"/>
              </w:rPr>
              <w:t>Skyrora XL</w:t>
            </w:r>
          </w:p>
        </w:tc>
      </w:tr>
      <w:tr w:rsidR="00596C73" w:rsidRPr="009F4405" w14:paraId="096D06ED" w14:textId="19EB9E49" w:rsidTr="00FF215C">
        <w:tc>
          <w:tcPr>
            <w:tcW w:w="639" w:type="pct"/>
            <w:hideMark/>
          </w:tcPr>
          <w:p w14:paraId="0A6C9D1E" w14:textId="77777777" w:rsidR="00596C73" w:rsidRPr="009F4405" w:rsidRDefault="00596C73" w:rsidP="0032153C">
            <w:pPr>
              <w:spacing w:line="264" w:lineRule="auto"/>
              <w:jc w:val="left"/>
              <w:rPr>
                <w:rFonts w:cstheme="minorHAnsi"/>
                <w:sz w:val="18"/>
                <w:szCs w:val="18"/>
              </w:rPr>
            </w:pPr>
            <w:r w:rsidRPr="009F4405">
              <w:rPr>
                <w:rFonts w:cstheme="minorHAnsi"/>
                <w:b/>
                <w:bCs/>
                <w:sz w:val="18"/>
                <w:szCs w:val="18"/>
              </w:rPr>
              <w:t>Baltasound Teleport (SaxaVord dedicated ground-</w:t>
            </w:r>
            <w:r w:rsidRPr="009F4405">
              <w:rPr>
                <w:rFonts w:cstheme="minorHAnsi"/>
                <w:b/>
                <w:bCs/>
                <w:sz w:val="18"/>
                <w:szCs w:val="18"/>
              </w:rPr>
              <w:lastRenderedPageBreak/>
              <w:t>station network)</w:t>
            </w:r>
          </w:p>
        </w:tc>
        <w:tc>
          <w:tcPr>
            <w:tcW w:w="648" w:type="pct"/>
            <w:hideMark/>
          </w:tcPr>
          <w:p w14:paraId="03D43E4D" w14:textId="77777777" w:rsidR="00596C73" w:rsidRPr="009F4405" w:rsidRDefault="00596C73" w:rsidP="0032153C">
            <w:pPr>
              <w:spacing w:line="264" w:lineRule="auto"/>
              <w:jc w:val="left"/>
              <w:rPr>
                <w:rFonts w:cstheme="minorHAnsi"/>
                <w:sz w:val="18"/>
                <w:szCs w:val="18"/>
              </w:rPr>
            </w:pPr>
            <w:r w:rsidRPr="009F4405">
              <w:rPr>
                <w:rFonts w:cstheme="minorHAnsi"/>
                <w:sz w:val="18"/>
                <w:szCs w:val="18"/>
              </w:rPr>
              <w:lastRenderedPageBreak/>
              <w:t>Unst, Shetland (UK)</w:t>
            </w:r>
          </w:p>
        </w:tc>
        <w:tc>
          <w:tcPr>
            <w:tcW w:w="661" w:type="pct"/>
            <w:hideMark/>
          </w:tcPr>
          <w:p w14:paraId="0066BE82" w14:textId="77777777" w:rsidR="00596C73" w:rsidRPr="009F4405" w:rsidRDefault="00596C73" w:rsidP="0032153C">
            <w:pPr>
              <w:spacing w:line="264" w:lineRule="auto"/>
              <w:jc w:val="left"/>
              <w:rPr>
                <w:rFonts w:cstheme="minorHAnsi"/>
                <w:sz w:val="18"/>
                <w:szCs w:val="18"/>
              </w:rPr>
            </w:pPr>
            <w:r w:rsidRPr="009F4405">
              <w:rPr>
                <w:rFonts w:cstheme="minorHAnsi"/>
                <w:sz w:val="18"/>
                <w:szCs w:val="18"/>
              </w:rPr>
              <w:t>SaxaVord Spaceport Ltd (hosting / GSaaS)</w:t>
            </w:r>
          </w:p>
        </w:tc>
        <w:tc>
          <w:tcPr>
            <w:tcW w:w="1428" w:type="pct"/>
            <w:hideMark/>
          </w:tcPr>
          <w:p w14:paraId="28759C63" w14:textId="77777777" w:rsidR="00596C73" w:rsidRPr="009F4405" w:rsidRDefault="00596C73" w:rsidP="0032153C">
            <w:pPr>
              <w:spacing w:line="264" w:lineRule="auto"/>
              <w:jc w:val="left"/>
              <w:rPr>
                <w:rFonts w:cstheme="minorHAnsi"/>
                <w:sz w:val="18"/>
                <w:szCs w:val="18"/>
              </w:rPr>
            </w:pPr>
            <w:r w:rsidRPr="009F4405">
              <w:rPr>
                <w:rFonts w:cstheme="minorHAnsi"/>
                <w:sz w:val="18"/>
                <w:szCs w:val="18"/>
              </w:rPr>
              <w:t xml:space="preserve">Launch-support ground segment: telemetry, command uplink and payload-data downlink (UHF, S, X-band; Ka planned) during ascent; two operational antennas + one in </w:t>
            </w:r>
            <w:r w:rsidRPr="009F4405">
              <w:rPr>
                <w:rFonts w:cstheme="minorHAnsi"/>
                <w:sz w:val="18"/>
                <w:szCs w:val="18"/>
              </w:rPr>
              <w:lastRenderedPageBreak/>
              <w:t>deployment + hosted third-party gateway</w:t>
            </w:r>
          </w:p>
        </w:tc>
        <w:tc>
          <w:tcPr>
            <w:tcW w:w="812" w:type="pct"/>
            <w:hideMark/>
          </w:tcPr>
          <w:p w14:paraId="42FD45D6" w14:textId="77B84F89" w:rsidR="00596C73" w:rsidRPr="009F4405" w:rsidRDefault="00596C73" w:rsidP="0032153C">
            <w:pPr>
              <w:spacing w:line="264" w:lineRule="auto"/>
              <w:jc w:val="left"/>
              <w:rPr>
                <w:rFonts w:cstheme="minorHAnsi"/>
                <w:sz w:val="18"/>
                <w:szCs w:val="18"/>
              </w:rPr>
            </w:pPr>
            <w:r w:rsidRPr="009F4405">
              <w:rPr>
                <w:rFonts w:cstheme="minorHAnsi"/>
                <w:sz w:val="18"/>
                <w:szCs w:val="18"/>
              </w:rPr>
              <w:lastRenderedPageBreak/>
              <w:t>RFA ONE</w:t>
            </w:r>
          </w:p>
        </w:tc>
        <w:tc>
          <w:tcPr>
            <w:tcW w:w="811" w:type="pct"/>
          </w:tcPr>
          <w:p w14:paraId="7F242830" w14:textId="61E108A4" w:rsidR="00596C73" w:rsidRPr="009F4405" w:rsidRDefault="002A2E46" w:rsidP="0032153C">
            <w:pPr>
              <w:spacing w:line="264" w:lineRule="auto"/>
              <w:jc w:val="left"/>
              <w:rPr>
                <w:rFonts w:cstheme="minorHAnsi"/>
                <w:sz w:val="18"/>
                <w:szCs w:val="18"/>
              </w:rPr>
            </w:pPr>
            <w:r w:rsidRPr="009F4405">
              <w:rPr>
                <w:rFonts w:cstheme="minorHAnsi"/>
                <w:sz w:val="18"/>
                <w:szCs w:val="18"/>
              </w:rPr>
              <w:t>Skyrora XL</w:t>
            </w:r>
          </w:p>
        </w:tc>
      </w:tr>
      <w:tr w:rsidR="00FF215C" w:rsidRPr="009F4405" w14:paraId="1088EE78" w14:textId="5C02C72A" w:rsidTr="00FF215C">
        <w:tc>
          <w:tcPr>
            <w:tcW w:w="639" w:type="pct"/>
            <w:hideMark/>
          </w:tcPr>
          <w:p w14:paraId="6BB580C0" w14:textId="77777777" w:rsidR="00FF215C" w:rsidRPr="009F4405" w:rsidRDefault="00FF215C" w:rsidP="00FF215C">
            <w:pPr>
              <w:spacing w:line="264" w:lineRule="auto"/>
              <w:jc w:val="left"/>
              <w:rPr>
                <w:rFonts w:cstheme="minorHAnsi"/>
                <w:sz w:val="18"/>
                <w:szCs w:val="18"/>
              </w:rPr>
            </w:pPr>
            <w:r w:rsidRPr="009F4405">
              <w:rPr>
                <w:rFonts w:cstheme="minorHAnsi"/>
                <w:b/>
                <w:bCs/>
                <w:sz w:val="18"/>
                <w:szCs w:val="18"/>
              </w:rPr>
              <w:t>Esrange Ground Station (Telemetry / TM Station + Range Safety Officer / FTS)</w:t>
            </w:r>
          </w:p>
        </w:tc>
        <w:tc>
          <w:tcPr>
            <w:tcW w:w="648" w:type="pct"/>
            <w:hideMark/>
          </w:tcPr>
          <w:p w14:paraId="2D19335F" w14:textId="77777777" w:rsidR="00FF215C" w:rsidRPr="009F4405" w:rsidRDefault="00FF215C" w:rsidP="00FF215C">
            <w:pPr>
              <w:spacing w:line="264" w:lineRule="auto"/>
              <w:jc w:val="left"/>
              <w:rPr>
                <w:rFonts w:cstheme="minorHAnsi"/>
                <w:sz w:val="18"/>
                <w:szCs w:val="18"/>
              </w:rPr>
            </w:pPr>
            <w:r w:rsidRPr="009F4405">
              <w:rPr>
                <w:rFonts w:cstheme="minorHAnsi"/>
                <w:sz w:val="18"/>
                <w:szCs w:val="18"/>
              </w:rPr>
              <w:t>Kiruna (SE)</w:t>
            </w:r>
          </w:p>
        </w:tc>
        <w:tc>
          <w:tcPr>
            <w:tcW w:w="661" w:type="pct"/>
            <w:hideMark/>
          </w:tcPr>
          <w:p w14:paraId="3AD49376" w14:textId="77777777" w:rsidR="00FF215C" w:rsidRPr="009F4405" w:rsidRDefault="00FF215C" w:rsidP="00FF215C">
            <w:pPr>
              <w:spacing w:line="264" w:lineRule="auto"/>
              <w:jc w:val="left"/>
              <w:rPr>
                <w:rFonts w:cstheme="minorHAnsi"/>
                <w:sz w:val="18"/>
                <w:szCs w:val="18"/>
              </w:rPr>
            </w:pPr>
            <w:r w:rsidRPr="009F4405">
              <w:rPr>
                <w:rFonts w:cstheme="minorHAnsi"/>
                <w:sz w:val="18"/>
                <w:szCs w:val="18"/>
              </w:rPr>
              <w:t>SSC Space (Science Services + OLRT division for orbital operations)</w:t>
            </w:r>
          </w:p>
        </w:tc>
        <w:tc>
          <w:tcPr>
            <w:tcW w:w="1428" w:type="pct"/>
            <w:hideMark/>
          </w:tcPr>
          <w:p w14:paraId="4AC6F0F8" w14:textId="77777777" w:rsidR="00FF215C" w:rsidRPr="009F4405" w:rsidRDefault="00FF215C" w:rsidP="00FF215C">
            <w:pPr>
              <w:spacing w:line="264" w:lineRule="auto"/>
              <w:jc w:val="left"/>
              <w:rPr>
                <w:rFonts w:cstheme="minorHAnsi"/>
                <w:sz w:val="18"/>
                <w:szCs w:val="18"/>
              </w:rPr>
            </w:pPr>
            <w:r w:rsidRPr="009F4405">
              <w:rPr>
                <w:rFonts w:cstheme="minorHAnsi"/>
                <w:sz w:val="18"/>
                <w:szCs w:val="18"/>
              </w:rPr>
              <w:t>Ascent telemetry and command relay from launcher; real-time relay to Safety Operations Centre; manual FTS for non-autonomous vehicles</w:t>
            </w:r>
          </w:p>
        </w:tc>
        <w:tc>
          <w:tcPr>
            <w:tcW w:w="812" w:type="pct"/>
            <w:hideMark/>
          </w:tcPr>
          <w:p w14:paraId="4D174398" w14:textId="4E9784A7" w:rsidR="00FF215C" w:rsidRPr="009F4405" w:rsidRDefault="00FF215C" w:rsidP="00FF215C">
            <w:pPr>
              <w:spacing w:line="264" w:lineRule="auto"/>
              <w:jc w:val="left"/>
              <w:rPr>
                <w:rFonts w:cstheme="minorHAnsi"/>
                <w:sz w:val="18"/>
                <w:szCs w:val="22"/>
              </w:rPr>
            </w:pPr>
          </w:p>
        </w:tc>
        <w:tc>
          <w:tcPr>
            <w:tcW w:w="811" w:type="pct"/>
          </w:tcPr>
          <w:p w14:paraId="719F847A" w14:textId="1C9D32E2" w:rsidR="00FF215C" w:rsidRPr="009F4405" w:rsidRDefault="00FF215C" w:rsidP="00FF215C">
            <w:pPr>
              <w:spacing w:line="264" w:lineRule="auto"/>
              <w:jc w:val="left"/>
              <w:rPr>
                <w:rFonts w:cstheme="minorHAnsi"/>
                <w:sz w:val="18"/>
                <w:szCs w:val="22"/>
              </w:rPr>
            </w:pPr>
            <w:r w:rsidRPr="009F4405">
              <w:rPr>
                <w:sz w:val="18"/>
                <w:szCs w:val="22"/>
              </w:rPr>
              <w:t>Firefly Alpha, Blue Whale 1</w:t>
            </w:r>
          </w:p>
        </w:tc>
      </w:tr>
    </w:tbl>
    <w:p w14:paraId="6F631955" w14:textId="77777777" w:rsidR="00192E1D" w:rsidRPr="009F4405" w:rsidRDefault="00192E1D" w:rsidP="009F2DD4">
      <w:pPr>
        <w:spacing w:line="264" w:lineRule="auto"/>
      </w:pPr>
    </w:p>
    <w:p w14:paraId="7C6C2115" w14:textId="5BCFCBCD" w:rsidR="004A6363" w:rsidRPr="009F4405" w:rsidRDefault="004A6363" w:rsidP="004A6363">
      <w:pPr>
        <w:spacing w:line="264" w:lineRule="auto"/>
      </w:pPr>
      <w:r w:rsidRPr="009F4405">
        <w:t xml:space="preserve">First, the ascent-support layer for CSG launches is a coherent European institutional stack anchored on CNES Toulouse (national network operations), CSG's on-base range network, ESA Estrack Kourou/Santa Maria and the launcher-aid antennas at New Norcia (DSA-1), and a chain of </w:t>
      </w:r>
      <w:r w:rsidR="00230E6E" w:rsidRPr="009F4405">
        <w:t>CSG</w:t>
      </w:r>
      <w:r w:rsidRPr="009F4405">
        <w:t xml:space="preserve"> downrange antennas at Aussaguel (France), Natal (Brazil), Libreville (Gabon), Ascension and Bermuda (UK OT) and Lucknow (India), complemented by temporary SNA maritime stations. This stack serves every European launcher operating from CSG — Ariane 6 today, Vega-C today, Vega-E from ~2027, Maia (MaiaSpace, ELM2), Miura 5 (PLD, ELM-Diamant), Zephyr, </w:t>
      </w:r>
      <w:r w:rsidR="00A82832" w:rsidRPr="009F4405">
        <w:t xml:space="preserve">and </w:t>
      </w:r>
      <w:r w:rsidRPr="009F4405">
        <w:t>Sirius</w:t>
      </w:r>
      <w:r w:rsidR="00A82832" w:rsidRPr="009F4405">
        <w:t>.</w:t>
      </w:r>
    </w:p>
    <w:p w14:paraId="5B3E0AC7" w14:textId="6105832C" w:rsidR="004A6363" w:rsidRPr="009F4405" w:rsidRDefault="004A6363" w:rsidP="004A6363">
      <w:pPr>
        <w:spacing w:line="264" w:lineRule="auto"/>
      </w:pPr>
      <w:r w:rsidRPr="009F4405">
        <w:t xml:space="preserve">Second, KSAT SvalSat and TrollSat are structural high-latitude launcher-tracking assets for the entire European small/medium launch fleet. </w:t>
      </w:r>
      <w:r w:rsidR="005912A3" w:rsidRPr="009F4405">
        <w:t>They are key strategic assets</w:t>
      </w:r>
      <w:r w:rsidRPr="009F4405">
        <w:t xml:space="preserve"> for polar and sun-synchronous orbits, </w:t>
      </w:r>
      <w:r w:rsidR="00BD311A" w:rsidRPr="009F4405">
        <w:t xml:space="preserve">for which </w:t>
      </w:r>
      <w:r w:rsidRPr="009F4405">
        <w:t>KSAT stations such as Troll and Svalbard provide regular high-latitude contacts. As Andøya, SaxaVord and Esrange enter regular operational cadence, and as CSG conducts polar/SSO missions, the ascent chain of every one of these launches will pass through KSAT SvalSat and/or TrollSat coverage windows. This creates a genuine European ascent-scope dependency on Norwegian public–private polar TT&amp;C infrastructure.</w:t>
      </w:r>
    </w:p>
    <w:p w14:paraId="4C625C6D" w14:textId="6242F1B6" w:rsidR="005D3322" w:rsidRPr="009F4405" w:rsidRDefault="004A6363" w:rsidP="004A6363">
      <w:pPr>
        <w:spacing w:line="264" w:lineRule="auto"/>
      </w:pPr>
      <w:r w:rsidRPr="009F4405">
        <w:t>Third, the ascent-support layer at the emerging spaceports is operator-funded and site-specific. These are single-anchor-customer architectures with no cross-site substitutability at range-safety level. Their common upstream reliance on KSAT SvalSat + TrollSat for high-latitude contact opportunities means that a KSAT-network disruption would affect all three spaceports simultaneously.</w:t>
      </w:r>
    </w:p>
    <w:p w14:paraId="27962EE5" w14:textId="77777777" w:rsidR="00EA0857" w:rsidRDefault="00EA0857">
      <w:pPr>
        <w:spacing w:after="80"/>
        <w:jc w:val="left"/>
        <w:rPr>
          <w:rFonts w:ascii="Calibri" w:eastAsia="MS Gothic" w:hAnsi="Calibri"/>
          <w:b/>
          <w:bCs/>
          <w:color w:val="000000" w:themeColor="text1"/>
          <w:sz w:val="28"/>
          <w:szCs w:val="20"/>
        </w:rPr>
      </w:pPr>
      <w:r>
        <w:br w:type="page"/>
      </w:r>
    </w:p>
    <w:p w14:paraId="74A81DE8" w14:textId="79B4C929" w:rsidR="00A111BA" w:rsidRPr="009F4405" w:rsidRDefault="00D85982" w:rsidP="002238C5">
      <w:pPr>
        <w:pStyle w:val="EYHeading3"/>
      </w:pPr>
      <w:r w:rsidRPr="009F4405">
        <w:t>SSA facilities</w:t>
      </w:r>
    </w:p>
    <w:p w14:paraId="253F4A79" w14:textId="0AD33DB1" w:rsidR="00D00C3A" w:rsidRPr="009F4405" w:rsidRDefault="00A111BA" w:rsidP="00A111BA">
      <w:r w:rsidRPr="009F4405">
        <w:t xml:space="preserve">Space Situational Awareness (SSA) Facilities are key to supporting European operations and activities to, in and from space. All examined facilities were operated by public actors, typically from institutional or research centres. These facilities are vital in support launch missions by assessing and investigating space objects to support collision avoidance, fragmentation, as well as space weather events and potential near-Earth objects (NEO). The EU SST Partnership in particular is a collaborative framework under the EU Space Programme that supports SSA through a distributed network of facilities across 19 EU Member States. </w:t>
      </w:r>
      <w:r w:rsidR="00021176" w:rsidRPr="009F4405">
        <w:t xml:space="preserve"> </w:t>
      </w:r>
      <w:r w:rsidR="00B86611" w:rsidRPr="009F4405">
        <w:t>The EU SST framework does not currently provide launch collision avoidance (LCOLA), and no examined facility could be tied to a specific launch system’s operational chain. Launch-relevant environmental inputs are procured per launch base — e.g. the CSG weather station feeding launch-commit criteria, or UK Met Office (MOSWOC) space-weather services potentially supporting UK launches, whose operational link to SaxaVord</w:t>
      </w:r>
      <w:r w:rsidR="00492D52" w:rsidRPr="009F4405">
        <w:t>.</w:t>
      </w:r>
    </w:p>
    <w:p w14:paraId="013D063B" w14:textId="24064D1A" w:rsidR="00D00C3A" w:rsidRPr="009F4405" w:rsidRDefault="00D00C3A" w:rsidP="00FA7148">
      <w:pPr>
        <w:pStyle w:val="Caption"/>
      </w:pPr>
      <w:bookmarkStart w:id="41" w:name="_Toc239018403"/>
      <w:r w:rsidRPr="009F4405">
        <w:t xml:space="preserve">Table </w:t>
      </w:r>
      <w:r w:rsidRPr="009F4405">
        <w:fldChar w:fldCharType="begin"/>
      </w:r>
      <w:r w:rsidRPr="009F4405">
        <w:rPr>
          <w:color w:val="4472C4"/>
          <w14:ligatures w14:val="standardContextual"/>
        </w:rPr>
        <w:instrText xml:space="preserve"> SEQ Table \* ARABIC </w:instrText>
      </w:r>
      <w:r w:rsidRPr="009F4405">
        <w:fldChar w:fldCharType="separate"/>
      </w:r>
      <w:r w:rsidR="005F19E3">
        <w:rPr>
          <w:noProof/>
          <w:color w:val="4472C4"/>
          <w14:ligatures w14:val="standardContextual"/>
        </w:rPr>
        <w:t>12</w:t>
      </w:r>
      <w:r w:rsidRPr="009F4405">
        <w:fldChar w:fldCharType="end"/>
      </w:r>
      <w:r w:rsidRPr="009F4405">
        <w:t xml:space="preserve"> Mapping of critical ground infrastructure – SSA facilities</w:t>
      </w:r>
      <w:bookmarkEnd w:id="4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8"/>
        <w:gridCol w:w="1740"/>
        <w:gridCol w:w="2711"/>
        <w:gridCol w:w="1396"/>
        <w:gridCol w:w="1300"/>
        <w:gridCol w:w="1463"/>
      </w:tblGrid>
      <w:tr w:rsidR="002878CB" w:rsidRPr="009F4405" w14:paraId="13D4A625" w14:textId="7402FC0D" w:rsidTr="00EA0857">
        <w:trPr>
          <w:trHeight w:val="435"/>
          <w:tblHeader/>
        </w:trPr>
        <w:tc>
          <w:tcPr>
            <w:tcW w:w="528" w:type="pct"/>
            <w:shd w:val="clear" w:color="auto" w:fill="FFE600" w:themeFill="accent2"/>
            <w:hideMark/>
          </w:tcPr>
          <w:p w14:paraId="1D24C619" w14:textId="77777777" w:rsidR="002878CB" w:rsidRPr="009F4405" w:rsidRDefault="002878CB" w:rsidP="00A55A1C">
            <w:pPr>
              <w:spacing w:after="0"/>
              <w:jc w:val="left"/>
              <w:rPr>
                <w:b/>
                <w:bCs/>
                <w:sz w:val="18"/>
                <w:szCs w:val="18"/>
                <w14:ligatures w14:val="standardContextual"/>
              </w:rPr>
            </w:pPr>
            <w:r w:rsidRPr="009F4405">
              <w:rPr>
                <w:b/>
                <w:bCs/>
                <w:sz w:val="18"/>
                <w:szCs w:val="18"/>
                <w14:ligatures w14:val="standardContextual"/>
              </w:rPr>
              <w:t>Country</w:t>
            </w:r>
          </w:p>
        </w:tc>
        <w:tc>
          <w:tcPr>
            <w:tcW w:w="903" w:type="pct"/>
            <w:shd w:val="clear" w:color="auto" w:fill="FFE600"/>
            <w:hideMark/>
          </w:tcPr>
          <w:p w14:paraId="26D07D8F" w14:textId="77777777" w:rsidR="002878CB" w:rsidRPr="009F4405" w:rsidRDefault="002878CB" w:rsidP="00A55A1C">
            <w:pPr>
              <w:spacing w:after="0"/>
              <w:jc w:val="left"/>
              <w:rPr>
                <w:b/>
                <w:bCs/>
                <w:sz w:val="18"/>
                <w:szCs w:val="18"/>
                <w14:ligatures w14:val="standardContextual"/>
              </w:rPr>
            </w:pPr>
            <w:r w:rsidRPr="009F4405">
              <w:rPr>
                <w:b/>
                <w:bCs/>
                <w:sz w:val="18"/>
                <w:szCs w:val="18"/>
                <w14:ligatures w14:val="standardContextual"/>
              </w:rPr>
              <w:t>Name</w:t>
            </w:r>
          </w:p>
        </w:tc>
        <w:tc>
          <w:tcPr>
            <w:tcW w:w="1408" w:type="pct"/>
            <w:shd w:val="clear" w:color="auto" w:fill="FFE600" w:themeFill="accent2"/>
            <w:hideMark/>
          </w:tcPr>
          <w:p w14:paraId="276D9913" w14:textId="77777777" w:rsidR="002878CB" w:rsidRPr="009F4405" w:rsidRDefault="002878CB" w:rsidP="00A55A1C">
            <w:pPr>
              <w:spacing w:after="0"/>
              <w:jc w:val="left"/>
              <w:rPr>
                <w:b/>
                <w:bCs/>
                <w:sz w:val="18"/>
                <w:szCs w:val="18"/>
                <w14:ligatures w14:val="standardContextual"/>
              </w:rPr>
            </w:pPr>
            <w:r w:rsidRPr="009F4405">
              <w:rPr>
                <w:b/>
                <w:bCs/>
                <w:sz w:val="18"/>
                <w:szCs w:val="18"/>
                <w14:ligatures w14:val="standardContextual"/>
              </w:rPr>
              <w:t>Description</w:t>
            </w:r>
          </w:p>
        </w:tc>
        <w:tc>
          <w:tcPr>
            <w:tcW w:w="725" w:type="pct"/>
            <w:shd w:val="clear" w:color="auto" w:fill="FFE600" w:themeFill="accent2"/>
            <w:hideMark/>
          </w:tcPr>
          <w:p w14:paraId="32963FFD" w14:textId="77777777" w:rsidR="002878CB" w:rsidRPr="009F4405" w:rsidRDefault="002878CB" w:rsidP="00A55A1C">
            <w:pPr>
              <w:spacing w:after="0"/>
              <w:jc w:val="left"/>
              <w:rPr>
                <w:b/>
                <w:bCs/>
                <w:sz w:val="18"/>
                <w:szCs w:val="18"/>
                <w14:ligatures w14:val="standardContextual"/>
              </w:rPr>
            </w:pPr>
            <w:r w:rsidRPr="009F4405">
              <w:rPr>
                <w:b/>
                <w:bCs/>
                <w:sz w:val="18"/>
                <w:szCs w:val="18"/>
                <w14:ligatures w14:val="standardContextual"/>
              </w:rPr>
              <w:t>Location</w:t>
            </w:r>
          </w:p>
        </w:tc>
        <w:tc>
          <w:tcPr>
            <w:tcW w:w="675" w:type="pct"/>
            <w:shd w:val="clear" w:color="auto" w:fill="FFE600" w:themeFill="accent2"/>
            <w:hideMark/>
          </w:tcPr>
          <w:p w14:paraId="2814575F" w14:textId="77777777" w:rsidR="002878CB" w:rsidRPr="009F4405" w:rsidRDefault="002878CB" w:rsidP="00A55A1C">
            <w:pPr>
              <w:spacing w:after="0"/>
              <w:jc w:val="left"/>
              <w:rPr>
                <w:b/>
                <w:bCs/>
                <w:sz w:val="18"/>
                <w:szCs w:val="18"/>
                <w14:ligatures w14:val="standardContextual"/>
              </w:rPr>
            </w:pPr>
            <w:r w:rsidRPr="009F4405">
              <w:rPr>
                <w:b/>
                <w:bCs/>
                <w:sz w:val="18"/>
                <w:szCs w:val="18"/>
                <w14:ligatures w14:val="standardContextual"/>
              </w:rPr>
              <w:t>Operator</w:t>
            </w:r>
          </w:p>
        </w:tc>
        <w:tc>
          <w:tcPr>
            <w:tcW w:w="760" w:type="pct"/>
            <w:shd w:val="clear" w:color="auto" w:fill="FFE600" w:themeFill="accent2"/>
          </w:tcPr>
          <w:p w14:paraId="2F68A54A" w14:textId="77777777" w:rsidR="002878CB" w:rsidRPr="009F4405" w:rsidRDefault="002878CB">
            <w:pPr>
              <w:spacing w:after="0"/>
              <w:jc w:val="left"/>
              <w:rPr>
                <w:b/>
                <w:bCs/>
                <w:sz w:val="18"/>
                <w:szCs w:val="18"/>
                <w14:ligatures w14:val="standardContextual"/>
              </w:rPr>
            </w:pPr>
            <w:r w:rsidRPr="009F4405">
              <w:rPr>
                <w:b/>
                <w:bCs/>
                <w:sz w:val="18"/>
                <w:szCs w:val="18"/>
                <w14:ligatures w14:val="standardContextual"/>
              </w:rPr>
              <w:t>EU SST Contribution</w:t>
            </w:r>
          </w:p>
        </w:tc>
      </w:tr>
      <w:tr w:rsidR="002878CB" w:rsidRPr="009F4405" w14:paraId="2EB519FE" w14:textId="5AEDDA1D" w:rsidTr="002878CB">
        <w:trPr>
          <w:trHeight w:val="338"/>
        </w:trPr>
        <w:tc>
          <w:tcPr>
            <w:tcW w:w="528" w:type="pct"/>
            <w:hideMark/>
          </w:tcPr>
          <w:p w14:paraId="5FF691B6" w14:textId="77777777" w:rsidR="002878CB" w:rsidRPr="009F4405" w:rsidRDefault="002878CB" w:rsidP="00A55A1C">
            <w:pPr>
              <w:spacing w:after="0"/>
              <w:jc w:val="left"/>
              <w:rPr>
                <w:sz w:val="18"/>
                <w:szCs w:val="18"/>
                <w14:ligatures w14:val="standardContextual"/>
              </w:rPr>
            </w:pPr>
            <w:r w:rsidRPr="009F4405">
              <w:rPr>
                <w:sz w:val="18"/>
                <w:szCs w:val="18"/>
                <w14:ligatures w14:val="standardContextual"/>
              </w:rPr>
              <w:t>FI</w:t>
            </w:r>
          </w:p>
        </w:tc>
        <w:tc>
          <w:tcPr>
            <w:tcW w:w="903" w:type="pct"/>
            <w:hideMark/>
          </w:tcPr>
          <w:p w14:paraId="1140DCC5" w14:textId="77777777" w:rsidR="002878CB" w:rsidRPr="009F4405" w:rsidRDefault="002878CB" w:rsidP="00A55A1C">
            <w:pPr>
              <w:spacing w:after="0"/>
              <w:jc w:val="left"/>
              <w:rPr>
                <w:b/>
                <w:bCs/>
                <w:sz w:val="18"/>
                <w:szCs w:val="18"/>
                <w14:ligatures w14:val="standardContextual"/>
              </w:rPr>
            </w:pPr>
            <w:r w:rsidRPr="009F4405">
              <w:rPr>
                <w:b/>
                <w:bCs/>
                <w:sz w:val="18"/>
                <w:szCs w:val="18"/>
                <w14:ligatures w14:val="standardContextual"/>
              </w:rPr>
              <w:t>Finnish Meteorological Institute (FMI)</w:t>
            </w:r>
          </w:p>
        </w:tc>
        <w:tc>
          <w:tcPr>
            <w:tcW w:w="1408" w:type="pct"/>
            <w:hideMark/>
          </w:tcPr>
          <w:p w14:paraId="00622964" w14:textId="77777777" w:rsidR="002878CB" w:rsidRPr="009F4405" w:rsidRDefault="002878CB" w:rsidP="00A55A1C">
            <w:pPr>
              <w:spacing w:after="0"/>
              <w:jc w:val="left"/>
              <w:rPr>
                <w:sz w:val="18"/>
                <w:szCs w:val="18"/>
                <w14:ligatures w14:val="standardContextual"/>
              </w:rPr>
            </w:pPr>
            <w:r w:rsidRPr="009F4405">
              <w:rPr>
                <w:sz w:val="18"/>
                <w:szCs w:val="18"/>
                <w14:ligatures w14:val="standardContextual"/>
              </w:rPr>
              <w:t>FMI is a government agency responsible for gathering and reporting weather data and forecasts in Finland, including monitoring space weather and air pollution, atmospheric composition, UV-radiation, and the state of Earth’s cryosphere.</w:t>
            </w:r>
          </w:p>
        </w:tc>
        <w:tc>
          <w:tcPr>
            <w:tcW w:w="725" w:type="pct"/>
            <w:hideMark/>
          </w:tcPr>
          <w:p w14:paraId="50DAA12B" w14:textId="77777777" w:rsidR="002878CB" w:rsidRPr="009F4405" w:rsidRDefault="002878CB" w:rsidP="00A55A1C">
            <w:pPr>
              <w:spacing w:after="0"/>
              <w:jc w:val="left"/>
              <w:rPr>
                <w:sz w:val="18"/>
                <w:szCs w:val="18"/>
                <w14:ligatures w14:val="standardContextual"/>
              </w:rPr>
            </w:pPr>
            <w:r w:rsidRPr="009F4405">
              <w:rPr>
                <w:sz w:val="18"/>
                <w:szCs w:val="18"/>
                <w14:ligatures w14:val="standardContextual"/>
              </w:rPr>
              <w:t>Helsinki, Finland (and locations across country)</w:t>
            </w:r>
          </w:p>
        </w:tc>
        <w:tc>
          <w:tcPr>
            <w:tcW w:w="675" w:type="pct"/>
            <w:hideMark/>
          </w:tcPr>
          <w:p w14:paraId="5063C6F6" w14:textId="77777777" w:rsidR="002878CB" w:rsidRPr="009F4405" w:rsidRDefault="002878CB" w:rsidP="00A55A1C">
            <w:pPr>
              <w:spacing w:after="0"/>
              <w:jc w:val="left"/>
              <w:rPr>
                <w:sz w:val="18"/>
                <w:szCs w:val="18"/>
                <w14:ligatures w14:val="standardContextual"/>
              </w:rPr>
            </w:pPr>
            <w:r w:rsidRPr="009F4405">
              <w:rPr>
                <w:sz w:val="18"/>
                <w:szCs w:val="18"/>
                <w14:ligatures w14:val="standardContextual"/>
              </w:rPr>
              <w:t>FMI</w:t>
            </w:r>
          </w:p>
        </w:tc>
        <w:tc>
          <w:tcPr>
            <w:tcW w:w="760" w:type="pct"/>
          </w:tcPr>
          <w:p w14:paraId="1ED4AC67" w14:textId="77777777" w:rsidR="002878CB" w:rsidRPr="009F4405" w:rsidRDefault="002878CB" w:rsidP="00A55A1C">
            <w:pPr>
              <w:spacing w:after="0"/>
              <w:jc w:val="left"/>
              <w:rPr>
                <w:sz w:val="18"/>
                <w:szCs w:val="18"/>
                <w14:ligatures w14:val="standardContextual"/>
              </w:rPr>
            </w:pPr>
            <w:r w:rsidRPr="009F4405">
              <w:rPr>
                <w:sz w:val="18"/>
                <w:szCs w:val="18"/>
                <w14:ligatures w14:val="standardContextual"/>
              </w:rPr>
              <w:t>Yes</w:t>
            </w:r>
          </w:p>
        </w:tc>
      </w:tr>
      <w:tr w:rsidR="002878CB" w:rsidRPr="009F4405" w14:paraId="4A6D405C" w14:textId="06DE79D9" w:rsidTr="002878CB">
        <w:trPr>
          <w:trHeight w:val="338"/>
        </w:trPr>
        <w:tc>
          <w:tcPr>
            <w:tcW w:w="528" w:type="pct"/>
            <w:hideMark/>
          </w:tcPr>
          <w:p w14:paraId="74B2F119" w14:textId="77777777" w:rsidR="002878CB" w:rsidRPr="009F4405" w:rsidRDefault="002878CB" w:rsidP="00A55A1C">
            <w:pPr>
              <w:spacing w:after="0"/>
              <w:jc w:val="left"/>
              <w:rPr>
                <w:sz w:val="18"/>
                <w:szCs w:val="18"/>
                <w14:ligatures w14:val="standardContextual"/>
              </w:rPr>
            </w:pPr>
            <w:r w:rsidRPr="009F4405">
              <w:rPr>
                <w:sz w:val="18"/>
                <w:szCs w:val="18"/>
                <w14:ligatures w14:val="standardContextual"/>
              </w:rPr>
              <w:t>BE</w:t>
            </w:r>
          </w:p>
        </w:tc>
        <w:tc>
          <w:tcPr>
            <w:tcW w:w="903" w:type="pct"/>
            <w:hideMark/>
          </w:tcPr>
          <w:p w14:paraId="0FD84565" w14:textId="77777777" w:rsidR="002878CB" w:rsidRPr="009F4405" w:rsidRDefault="002878CB" w:rsidP="00A55A1C">
            <w:pPr>
              <w:spacing w:after="0"/>
              <w:jc w:val="left"/>
              <w:rPr>
                <w:b/>
                <w:bCs/>
                <w:sz w:val="18"/>
                <w:szCs w:val="18"/>
                <w14:ligatures w14:val="standardContextual"/>
              </w:rPr>
            </w:pPr>
            <w:r w:rsidRPr="009F4405">
              <w:rPr>
                <w:b/>
                <w:bCs/>
                <w:sz w:val="18"/>
                <w:szCs w:val="18"/>
                <w14:ligatures w14:val="standardContextual"/>
              </w:rPr>
              <w:t>ESA Space Weather Office</w:t>
            </w:r>
          </w:p>
        </w:tc>
        <w:tc>
          <w:tcPr>
            <w:tcW w:w="1408" w:type="pct"/>
            <w:hideMark/>
          </w:tcPr>
          <w:p w14:paraId="76EAEA29" w14:textId="77777777" w:rsidR="002878CB" w:rsidRPr="009F4405" w:rsidRDefault="002878CB" w:rsidP="00A55A1C">
            <w:pPr>
              <w:spacing w:after="0"/>
              <w:jc w:val="left"/>
              <w:rPr>
                <w:sz w:val="18"/>
                <w:szCs w:val="18"/>
                <w14:ligatures w14:val="standardContextual"/>
              </w:rPr>
            </w:pPr>
            <w:r w:rsidRPr="009F4405">
              <w:rPr>
                <w:sz w:val="18"/>
                <w:szCs w:val="18"/>
                <w14:ligatures w14:val="standardContextual"/>
              </w:rPr>
              <w:t xml:space="preserve">The SSA Space Weather Coordination Centre (SSCC) at the Space Pole in Belgium operates </w:t>
            </w:r>
            <w:r w:rsidRPr="009F4405">
              <w:rPr>
                <w:sz w:val="18"/>
                <w:szCs w:val="18"/>
                <w14:ligatures w14:val="standardContextual"/>
              </w:rPr>
              <w:lastRenderedPageBreak/>
              <w:t>Europe’s first Space Weather Helpdesk, answering questions about the SSA service network, its products, and space weather conditions.</w:t>
            </w:r>
          </w:p>
        </w:tc>
        <w:tc>
          <w:tcPr>
            <w:tcW w:w="725" w:type="pct"/>
            <w:hideMark/>
          </w:tcPr>
          <w:p w14:paraId="2D26291F" w14:textId="77777777" w:rsidR="002878CB" w:rsidRPr="009F4405" w:rsidRDefault="002878CB" w:rsidP="00A55A1C">
            <w:pPr>
              <w:spacing w:after="0"/>
              <w:jc w:val="left"/>
              <w:rPr>
                <w:sz w:val="18"/>
                <w:szCs w:val="18"/>
                <w14:ligatures w14:val="standardContextual"/>
              </w:rPr>
            </w:pPr>
            <w:r w:rsidRPr="009F4405">
              <w:rPr>
                <w:sz w:val="18"/>
                <w:szCs w:val="18"/>
                <w14:ligatures w14:val="standardContextual"/>
              </w:rPr>
              <w:lastRenderedPageBreak/>
              <w:t>Brussels, Belgium</w:t>
            </w:r>
          </w:p>
        </w:tc>
        <w:tc>
          <w:tcPr>
            <w:tcW w:w="675" w:type="pct"/>
            <w:hideMark/>
          </w:tcPr>
          <w:p w14:paraId="3DC09F4B" w14:textId="77777777" w:rsidR="002878CB" w:rsidRPr="009F4405" w:rsidRDefault="002878CB" w:rsidP="00A55A1C">
            <w:pPr>
              <w:spacing w:after="0"/>
              <w:jc w:val="left"/>
              <w:rPr>
                <w:sz w:val="18"/>
                <w:szCs w:val="18"/>
                <w14:ligatures w14:val="standardContextual"/>
              </w:rPr>
            </w:pPr>
            <w:r w:rsidRPr="009F4405">
              <w:rPr>
                <w:sz w:val="18"/>
                <w:szCs w:val="18"/>
                <w14:ligatures w14:val="standardContextual"/>
              </w:rPr>
              <w:t>ESA</w:t>
            </w:r>
          </w:p>
        </w:tc>
        <w:tc>
          <w:tcPr>
            <w:tcW w:w="760" w:type="pct"/>
          </w:tcPr>
          <w:p w14:paraId="21ABD059" w14:textId="77777777" w:rsidR="002878CB" w:rsidRPr="009F4405" w:rsidRDefault="002878CB" w:rsidP="00A55A1C">
            <w:pPr>
              <w:spacing w:after="0"/>
              <w:jc w:val="left"/>
              <w:rPr>
                <w:sz w:val="18"/>
                <w:szCs w:val="18"/>
                <w14:ligatures w14:val="standardContextual"/>
              </w:rPr>
            </w:pPr>
            <w:r w:rsidRPr="009F4405">
              <w:rPr>
                <w:sz w:val="18"/>
                <w:szCs w:val="18"/>
                <w14:ligatures w14:val="standardContextual"/>
              </w:rPr>
              <w:t>No</w:t>
            </w:r>
          </w:p>
        </w:tc>
      </w:tr>
      <w:tr w:rsidR="002878CB" w:rsidRPr="009F4405" w14:paraId="26406FB1" w14:textId="098D4E09" w:rsidTr="002878CB">
        <w:trPr>
          <w:trHeight w:val="338"/>
        </w:trPr>
        <w:tc>
          <w:tcPr>
            <w:tcW w:w="528" w:type="pct"/>
            <w:hideMark/>
          </w:tcPr>
          <w:p w14:paraId="5C4AF3AB" w14:textId="77777777" w:rsidR="002878CB" w:rsidRPr="009F4405" w:rsidRDefault="002878CB" w:rsidP="00A55A1C">
            <w:pPr>
              <w:spacing w:after="0"/>
              <w:jc w:val="left"/>
              <w:rPr>
                <w:sz w:val="18"/>
                <w:szCs w:val="18"/>
                <w14:ligatures w14:val="standardContextual"/>
              </w:rPr>
            </w:pPr>
            <w:r w:rsidRPr="009F4405">
              <w:rPr>
                <w:sz w:val="18"/>
                <w:szCs w:val="18"/>
                <w14:ligatures w14:val="standardContextual"/>
              </w:rPr>
              <w:t>UK</w:t>
            </w:r>
          </w:p>
        </w:tc>
        <w:tc>
          <w:tcPr>
            <w:tcW w:w="903" w:type="pct"/>
            <w:hideMark/>
          </w:tcPr>
          <w:p w14:paraId="4272D6B1" w14:textId="77777777" w:rsidR="002878CB" w:rsidRPr="009F4405" w:rsidRDefault="002878CB" w:rsidP="00A55A1C">
            <w:pPr>
              <w:spacing w:after="0"/>
              <w:jc w:val="left"/>
              <w:rPr>
                <w:b/>
                <w:bCs/>
                <w:sz w:val="18"/>
                <w:szCs w:val="18"/>
                <w14:ligatures w14:val="standardContextual"/>
              </w:rPr>
            </w:pPr>
            <w:r w:rsidRPr="009F4405">
              <w:rPr>
                <w:b/>
                <w:bCs/>
                <w:sz w:val="18"/>
                <w:szCs w:val="18"/>
                <w14:ligatures w14:val="standardContextual"/>
              </w:rPr>
              <w:t xml:space="preserve">Met Office Space Weather Operations Centre (MOSWOC) </w:t>
            </w:r>
          </w:p>
        </w:tc>
        <w:tc>
          <w:tcPr>
            <w:tcW w:w="1408" w:type="pct"/>
            <w:hideMark/>
          </w:tcPr>
          <w:p w14:paraId="4AA30989" w14:textId="77777777" w:rsidR="002878CB" w:rsidRPr="009F4405" w:rsidRDefault="002878CB" w:rsidP="00A55A1C">
            <w:pPr>
              <w:spacing w:after="0"/>
              <w:jc w:val="left"/>
              <w:rPr>
                <w:sz w:val="18"/>
                <w:szCs w:val="18"/>
                <w14:ligatures w14:val="standardContextual"/>
              </w:rPr>
            </w:pPr>
            <w:r w:rsidRPr="009F4405">
              <w:rPr>
                <w:sz w:val="18"/>
                <w:szCs w:val="18"/>
                <w14:ligatures w14:val="standardContextual"/>
              </w:rPr>
              <w:t>UK Met Office monitors space weather, providing SSA insights protecting satellites infrastructure. In its own words the office "provides 24/7 forecasts and warnings of space weather for Government and responder communities, critical national infrastructure providers and the public and will continue to develop its forecast capability."</w:t>
            </w:r>
          </w:p>
        </w:tc>
        <w:tc>
          <w:tcPr>
            <w:tcW w:w="725" w:type="pct"/>
            <w:hideMark/>
          </w:tcPr>
          <w:p w14:paraId="6BB1A050" w14:textId="77777777" w:rsidR="002878CB" w:rsidRPr="009F4405" w:rsidRDefault="002878CB" w:rsidP="00A55A1C">
            <w:pPr>
              <w:spacing w:after="0"/>
              <w:jc w:val="left"/>
              <w:rPr>
                <w:sz w:val="18"/>
                <w:szCs w:val="18"/>
                <w14:ligatures w14:val="standardContextual"/>
              </w:rPr>
            </w:pPr>
            <w:r w:rsidRPr="009F4405">
              <w:rPr>
                <w:sz w:val="18"/>
                <w:szCs w:val="18"/>
                <w14:ligatures w14:val="standardContextual"/>
              </w:rPr>
              <w:t>Exeter, UK</w:t>
            </w:r>
          </w:p>
        </w:tc>
        <w:tc>
          <w:tcPr>
            <w:tcW w:w="675" w:type="pct"/>
            <w:hideMark/>
          </w:tcPr>
          <w:p w14:paraId="379ACAB1" w14:textId="77777777" w:rsidR="002878CB" w:rsidRPr="009F4405" w:rsidRDefault="002878CB" w:rsidP="00A55A1C">
            <w:pPr>
              <w:spacing w:after="0"/>
              <w:jc w:val="left"/>
              <w:rPr>
                <w:sz w:val="18"/>
                <w:szCs w:val="18"/>
                <w14:ligatures w14:val="standardContextual"/>
              </w:rPr>
            </w:pPr>
            <w:r w:rsidRPr="009F4405">
              <w:rPr>
                <w:sz w:val="18"/>
                <w:szCs w:val="18"/>
                <w14:ligatures w14:val="standardContextual"/>
              </w:rPr>
              <w:t>Met Office</w:t>
            </w:r>
          </w:p>
        </w:tc>
        <w:tc>
          <w:tcPr>
            <w:tcW w:w="760" w:type="pct"/>
          </w:tcPr>
          <w:p w14:paraId="485ECB5B" w14:textId="77777777" w:rsidR="002878CB" w:rsidRPr="009F4405" w:rsidRDefault="002878CB" w:rsidP="00A55A1C">
            <w:pPr>
              <w:spacing w:after="0"/>
              <w:jc w:val="left"/>
              <w:rPr>
                <w:sz w:val="18"/>
                <w:szCs w:val="18"/>
                <w14:ligatures w14:val="standardContextual"/>
              </w:rPr>
            </w:pPr>
            <w:r w:rsidRPr="009F4405">
              <w:rPr>
                <w:sz w:val="18"/>
                <w:szCs w:val="18"/>
                <w14:ligatures w14:val="standardContextual"/>
              </w:rPr>
              <w:t>No</w:t>
            </w:r>
          </w:p>
        </w:tc>
      </w:tr>
      <w:tr w:rsidR="002878CB" w:rsidRPr="009F4405" w14:paraId="617FD44E" w14:textId="361540F7" w:rsidTr="002878CB">
        <w:trPr>
          <w:trHeight w:val="338"/>
        </w:trPr>
        <w:tc>
          <w:tcPr>
            <w:tcW w:w="528" w:type="pct"/>
            <w:hideMark/>
          </w:tcPr>
          <w:p w14:paraId="1109AF3F" w14:textId="77777777" w:rsidR="002878CB" w:rsidRPr="009F4405" w:rsidRDefault="002878CB" w:rsidP="00A55A1C">
            <w:pPr>
              <w:spacing w:after="0"/>
              <w:jc w:val="left"/>
              <w:rPr>
                <w:sz w:val="18"/>
                <w:szCs w:val="18"/>
                <w14:ligatures w14:val="standardContextual"/>
              </w:rPr>
            </w:pPr>
            <w:r w:rsidRPr="009F4405">
              <w:rPr>
                <w:sz w:val="18"/>
                <w:szCs w:val="18"/>
                <w14:ligatures w14:val="standardContextual"/>
              </w:rPr>
              <w:t>NE</w:t>
            </w:r>
          </w:p>
        </w:tc>
        <w:tc>
          <w:tcPr>
            <w:tcW w:w="903" w:type="pct"/>
            <w:hideMark/>
          </w:tcPr>
          <w:p w14:paraId="3B94C47A" w14:textId="77777777" w:rsidR="002878CB" w:rsidRPr="00111704" w:rsidRDefault="002878CB" w:rsidP="00A55A1C">
            <w:pPr>
              <w:spacing w:after="0"/>
              <w:jc w:val="left"/>
              <w:rPr>
                <w:b/>
                <w:sz w:val="18"/>
                <w:szCs w:val="18"/>
                <w:lang w:val="nl-BE"/>
                <w14:ligatures w14:val="standardContextual"/>
              </w:rPr>
            </w:pPr>
            <w:r w:rsidRPr="00111704">
              <w:rPr>
                <w:b/>
                <w:sz w:val="18"/>
                <w:szCs w:val="18"/>
                <w:lang w:val="nl-BE"/>
                <w14:ligatures w14:val="standardContextual"/>
              </w:rPr>
              <w:t>Koninklijk Nederlands Meteorologisch Instituut (KNMI)</w:t>
            </w:r>
          </w:p>
        </w:tc>
        <w:tc>
          <w:tcPr>
            <w:tcW w:w="1408" w:type="pct"/>
            <w:hideMark/>
          </w:tcPr>
          <w:p w14:paraId="554245D3" w14:textId="77777777" w:rsidR="002878CB" w:rsidRPr="009F4405" w:rsidRDefault="002878CB" w:rsidP="00A55A1C">
            <w:pPr>
              <w:spacing w:after="0"/>
              <w:jc w:val="left"/>
              <w:rPr>
                <w:sz w:val="18"/>
                <w:szCs w:val="18"/>
                <w14:ligatures w14:val="standardContextual"/>
              </w:rPr>
            </w:pPr>
            <w:r w:rsidRPr="009F4405">
              <w:rPr>
                <w:sz w:val="18"/>
                <w:szCs w:val="18"/>
                <w14:ligatures w14:val="standardContextual"/>
              </w:rPr>
              <w:t>Koninklijk Nederlands Meteorologisch Instituut conducts space weather research supporting SSA monitoring, modeling, forecasting. The R&amp;D Satellite Observations department handles space weather-related research.</w:t>
            </w:r>
          </w:p>
        </w:tc>
        <w:tc>
          <w:tcPr>
            <w:tcW w:w="725" w:type="pct"/>
            <w:hideMark/>
          </w:tcPr>
          <w:p w14:paraId="6A7D90C2" w14:textId="77777777" w:rsidR="002878CB" w:rsidRPr="009F4405" w:rsidRDefault="002878CB" w:rsidP="00A55A1C">
            <w:pPr>
              <w:spacing w:after="0"/>
              <w:jc w:val="left"/>
              <w:rPr>
                <w:sz w:val="18"/>
                <w:szCs w:val="18"/>
                <w14:ligatures w14:val="standardContextual"/>
              </w:rPr>
            </w:pPr>
            <w:r w:rsidRPr="009F4405">
              <w:rPr>
                <w:sz w:val="18"/>
                <w:szCs w:val="18"/>
                <w14:ligatures w14:val="standardContextual"/>
              </w:rPr>
              <w:t>De Bilt, Netherlands</w:t>
            </w:r>
          </w:p>
        </w:tc>
        <w:tc>
          <w:tcPr>
            <w:tcW w:w="675" w:type="pct"/>
            <w:hideMark/>
          </w:tcPr>
          <w:p w14:paraId="7497A632" w14:textId="77777777" w:rsidR="002878CB" w:rsidRPr="009F4405" w:rsidRDefault="002878CB" w:rsidP="00A55A1C">
            <w:pPr>
              <w:spacing w:after="0"/>
              <w:jc w:val="left"/>
              <w:rPr>
                <w:sz w:val="18"/>
                <w:szCs w:val="18"/>
                <w14:ligatures w14:val="standardContextual"/>
              </w:rPr>
            </w:pPr>
            <w:r w:rsidRPr="009F4405">
              <w:rPr>
                <w:sz w:val="18"/>
                <w:szCs w:val="18"/>
                <w14:ligatures w14:val="standardContextual"/>
              </w:rPr>
              <w:t>KNMI</w:t>
            </w:r>
          </w:p>
        </w:tc>
        <w:tc>
          <w:tcPr>
            <w:tcW w:w="760" w:type="pct"/>
          </w:tcPr>
          <w:p w14:paraId="78CFBEE0" w14:textId="77777777" w:rsidR="002878CB" w:rsidRPr="009F4405" w:rsidRDefault="002878CB" w:rsidP="00A55A1C">
            <w:pPr>
              <w:spacing w:after="0"/>
              <w:jc w:val="left"/>
              <w:rPr>
                <w:sz w:val="18"/>
                <w:szCs w:val="18"/>
                <w14:ligatures w14:val="standardContextual"/>
              </w:rPr>
            </w:pPr>
            <w:r w:rsidRPr="009F4405">
              <w:rPr>
                <w:sz w:val="18"/>
                <w:szCs w:val="18"/>
                <w14:ligatures w14:val="standardContextual"/>
              </w:rPr>
              <w:t>No</w:t>
            </w:r>
          </w:p>
        </w:tc>
      </w:tr>
      <w:tr w:rsidR="002878CB" w:rsidRPr="009F4405" w14:paraId="7B098617" w14:textId="75C19813" w:rsidTr="002878CB">
        <w:trPr>
          <w:trHeight w:val="338"/>
        </w:trPr>
        <w:tc>
          <w:tcPr>
            <w:tcW w:w="528" w:type="pct"/>
            <w:hideMark/>
          </w:tcPr>
          <w:p w14:paraId="00008EB4" w14:textId="77777777" w:rsidR="002878CB" w:rsidRPr="009F4405" w:rsidRDefault="002878CB" w:rsidP="00A55A1C">
            <w:pPr>
              <w:spacing w:after="0"/>
              <w:jc w:val="left"/>
              <w:rPr>
                <w:sz w:val="18"/>
                <w:szCs w:val="18"/>
                <w14:ligatures w14:val="standardContextual"/>
              </w:rPr>
            </w:pPr>
            <w:r w:rsidRPr="009F4405">
              <w:rPr>
                <w:sz w:val="18"/>
                <w:szCs w:val="18"/>
                <w14:ligatures w14:val="standardContextual"/>
              </w:rPr>
              <w:t>IT</w:t>
            </w:r>
          </w:p>
        </w:tc>
        <w:tc>
          <w:tcPr>
            <w:tcW w:w="903" w:type="pct"/>
            <w:hideMark/>
          </w:tcPr>
          <w:p w14:paraId="306F451E" w14:textId="77777777" w:rsidR="002878CB" w:rsidRPr="009F4405" w:rsidRDefault="002878CB" w:rsidP="00A55A1C">
            <w:pPr>
              <w:spacing w:after="0"/>
              <w:jc w:val="left"/>
              <w:rPr>
                <w:b/>
                <w:sz w:val="18"/>
                <w:szCs w:val="18"/>
                <w14:ligatures w14:val="standardContextual"/>
              </w:rPr>
            </w:pPr>
            <w:r w:rsidRPr="009F4405">
              <w:rPr>
                <w:b/>
                <w:sz w:val="18"/>
                <w:szCs w:val="18"/>
                <w14:ligatures w14:val="standardContextual"/>
              </w:rPr>
              <w:t>Istituto Nazionale di Geofisica e Vulcanologia (INGV)</w:t>
            </w:r>
          </w:p>
        </w:tc>
        <w:tc>
          <w:tcPr>
            <w:tcW w:w="1408" w:type="pct"/>
            <w:hideMark/>
          </w:tcPr>
          <w:p w14:paraId="37BB4C71" w14:textId="77777777" w:rsidR="002878CB" w:rsidRPr="009F4405" w:rsidRDefault="002878CB" w:rsidP="00A55A1C">
            <w:pPr>
              <w:spacing w:after="0"/>
              <w:jc w:val="left"/>
              <w:rPr>
                <w:sz w:val="18"/>
                <w:szCs w:val="18"/>
                <w14:ligatures w14:val="standardContextual"/>
              </w:rPr>
            </w:pPr>
            <w:r w:rsidRPr="009F4405">
              <w:rPr>
                <w:sz w:val="18"/>
                <w:szCs w:val="18"/>
                <w14:ligatures w14:val="standardContextual"/>
              </w:rPr>
              <w:t>The Istituto Nazionale di Geofisica e Vulcanologia studies geomagnetism and ionosphere supporting SSA monitoring.</w:t>
            </w:r>
          </w:p>
        </w:tc>
        <w:tc>
          <w:tcPr>
            <w:tcW w:w="725" w:type="pct"/>
            <w:hideMark/>
          </w:tcPr>
          <w:p w14:paraId="277069B0" w14:textId="77777777" w:rsidR="002878CB" w:rsidRPr="009F4405" w:rsidRDefault="002878CB" w:rsidP="00A55A1C">
            <w:pPr>
              <w:spacing w:after="0"/>
              <w:jc w:val="left"/>
              <w:rPr>
                <w:sz w:val="18"/>
                <w:szCs w:val="18"/>
                <w14:ligatures w14:val="standardContextual"/>
              </w:rPr>
            </w:pPr>
            <w:r w:rsidRPr="009F4405">
              <w:rPr>
                <w:sz w:val="18"/>
                <w:szCs w:val="18"/>
                <w14:ligatures w14:val="standardContextual"/>
              </w:rPr>
              <w:t>Rome, Italy (HQ)</w:t>
            </w:r>
          </w:p>
        </w:tc>
        <w:tc>
          <w:tcPr>
            <w:tcW w:w="675" w:type="pct"/>
            <w:hideMark/>
          </w:tcPr>
          <w:p w14:paraId="134690E5" w14:textId="77777777" w:rsidR="002878CB" w:rsidRPr="009F4405" w:rsidRDefault="002878CB" w:rsidP="00A55A1C">
            <w:pPr>
              <w:spacing w:after="0"/>
              <w:jc w:val="left"/>
              <w:rPr>
                <w:sz w:val="18"/>
                <w:szCs w:val="18"/>
                <w14:ligatures w14:val="standardContextual"/>
              </w:rPr>
            </w:pPr>
            <w:r w:rsidRPr="009F4405">
              <w:rPr>
                <w:sz w:val="18"/>
                <w:szCs w:val="18"/>
                <w14:ligatures w14:val="standardContextual"/>
              </w:rPr>
              <w:t>INGV</w:t>
            </w:r>
          </w:p>
        </w:tc>
        <w:tc>
          <w:tcPr>
            <w:tcW w:w="760" w:type="pct"/>
          </w:tcPr>
          <w:p w14:paraId="15316109" w14:textId="77777777" w:rsidR="002878CB" w:rsidRPr="009F4405" w:rsidRDefault="002878CB" w:rsidP="00A55A1C">
            <w:pPr>
              <w:spacing w:after="0"/>
              <w:jc w:val="left"/>
              <w:rPr>
                <w:sz w:val="18"/>
                <w:szCs w:val="18"/>
                <w14:ligatures w14:val="standardContextual"/>
              </w:rPr>
            </w:pPr>
            <w:r w:rsidRPr="009F4405">
              <w:rPr>
                <w:sz w:val="18"/>
                <w:szCs w:val="18"/>
                <w14:ligatures w14:val="standardContextual"/>
              </w:rPr>
              <w:t>No</w:t>
            </w:r>
          </w:p>
        </w:tc>
      </w:tr>
      <w:tr w:rsidR="002878CB" w:rsidRPr="009F4405" w14:paraId="38A4D13B" w14:textId="0D7D4D58" w:rsidTr="002878CB">
        <w:trPr>
          <w:trHeight w:val="338"/>
        </w:trPr>
        <w:tc>
          <w:tcPr>
            <w:tcW w:w="528" w:type="pct"/>
            <w:hideMark/>
          </w:tcPr>
          <w:p w14:paraId="376A2C66" w14:textId="77777777" w:rsidR="002878CB" w:rsidRPr="009F4405" w:rsidRDefault="002878CB" w:rsidP="00A55A1C">
            <w:pPr>
              <w:spacing w:after="0"/>
              <w:jc w:val="left"/>
              <w:rPr>
                <w:sz w:val="18"/>
                <w:szCs w:val="18"/>
                <w14:ligatures w14:val="standardContextual"/>
              </w:rPr>
            </w:pPr>
            <w:r w:rsidRPr="009F4405">
              <w:rPr>
                <w:sz w:val="18"/>
                <w:szCs w:val="18"/>
                <w14:ligatures w14:val="standardContextual"/>
              </w:rPr>
              <w:t>PL</w:t>
            </w:r>
          </w:p>
        </w:tc>
        <w:tc>
          <w:tcPr>
            <w:tcW w:w="903" w:type="pct"/>
            <w:hideMark/>
          </w:tcPr>
          <w:p w14:paraId="7F360B42" w14:textId="77777777" w:rsidR="002878CB" w:rsidRPr="009F4405" w:rsidRDefault="002878CB" w:rsidP="00A55A1C">
            <w:pPr>
              <w:spacing w:after="0"/>
              <w:jc w:val="left"/>
              <w:rPr>
                <w:b/>
                <w:bCs/>
                <w:sz w:val="18"/>
                <w:szCs w:val="18"/>
                <w14:ligatures w14:val="standardContextual"/>
              </w:rPr>
            </w:pPr>
            <w:r w:rsidRPr="009F4405">
              <w:rPr>
                <w:b/>
                <w:bCs/>
                <w:sz w:val="18"/>
                <w:szCs w:val="18"/>
                <w14:ligatures w14:val="standardContextual"/>
              </w:rPr>
              <w:t>Regional Warning Center (RWC)</w:t>
            </w:r>
          </w:p>
        </w:tc>
        <w:tc>
          <w:tcPr>
            <w:tcW w:w="1408" w:type="pct"/>
            <w:hideMark/>
          </w:tcPr>
          <w:p w14:paraId="575AEABF" w14:textId="77777777" w:rsidR="002878CB" w:rsidRPr="009F4405" w:rsidRDefault="002878CB" w:rsidP="00A55A1C">
            <w:pPr>
              <w:spacing w:after="0"/>
              <w:jc w:val="left"/>
              <w:rPr>
                <w:sz w:val="18"/>
                <w:szCs w:val="18"/>
                <w14:ligatures w14:val="standardContextual"/>
              </w:rPr>
            </w:pPr>
            <w:r w:rsidRPr="009F4405">
              <w:rPr>
                <w:sz w:val="18"/>
                <w:szCs w:val="18"/>
                <w14:ligatures w14:val="standardContextual"/>
              </w:rPr>
              <w:t>Warsaw’s RWC gathers international space weather data, develops forecasting tools, and issues daily impact forecasts for Earth- and space-based technologies.</w:t>
            </w:r>
          </w:p>
        </w:tc>
        <w:tc>
          <w:tcPr>
            <w:tcW w:w="725" w:type="pct"/>
            <w:hideMark/>
          </w:tcPr>
          <w:p w14:paraId="55EC8052" w14:textId="77777777" w:rsidR="002878CB" w:rsidRPr="009F4405" w:rsidRDefault="002878CB" w:rsidP="00A55A1C">
            <w:pPr>
              <w:spacing w:after="0"/>
              <w:jc w:val="left"/>
              <w:rPr>
                <w:sz w:val="18"/>
                <w:szCs w:val="18"/>
                <w14:ligatures w14:val="standardContextual"/>
              </w:rPr>
            </w:pPr>
            <w:r w:rsidRPr="009F4405">
              <w:rPr>
                <w:sz w:val="18"/>
                <w:szCs w:val="18"/>
                <w14:ligatures w14:val="standardContextual"/>
              </w:rPr>
              <w:t>Warsaw, Poland</w:t>
            </w:r>
          </w:p>
        </w:tc>
        <w:tc>
          <w:tcPr>
            <w:tcW w:w="675" w:type="pct"/>
            <w:hideMark/>
          </w:tcPr>
          <w:p w14:paraId="40753FFA" w14:textId="77777777" w:rsidR="002878CB" w:rsidRPr="009F4405" w:rsidRDefault="002878CB" w:rsidP="00A55A1C">
            <w:pPr>
              <w:spacing w:after="0"/>
              <w:jc w:val="left"/>
              <w:rPr>
                <w:sz w:val="18"/>
                <w:szCs w:val="18"/>
                <w14:ligatures w14:val="standardContextual"/>
              </w:rPr>
            </w:pPr>
            <w:r w:rsidRPr="009F4405">
              <w:rPr>
                <w:sz w:val="18"/>
                <w:szCs w:val="18"/>
                <w14:ligatures w14:val="standardContextual"/>
              </w:rPr>
              <w:t>Space Research Center of the Polish Academy of Sciences</w:t>
            </w:r>
          </w:p>
        </w:tc>
        <w:tc>
          <w:tcPr>
            <w:tcW w:w="760" w:type="pct"/>
          </w:tcPr>
          <w:p w14:paraId="6D244198" w14:textId="77777777" w:rsidR="002878CB" w:rsidRPr="009F4405" w:rsidRDefault="002878CB" w:rsidP="00A55A1C">
            <w:pPr>
              <w:spacing w:after="0"/>
              <w:jc w:val="left"/>
              <w:rPr>
                <w:sz w:val="18"/>
                <w:szCs w:val="18"/>
                <w14:ligatures w14:val="standardContextual"/>
              </w:rPr>
            </w:pPr>
            <w:r w:rsidRPr="009F4405">
              <w:rPr>
                <w:sz w:val="18"/>
                <w:szCs w:val="18"/>
                <w14:ligatures w14:val="standardContextual"/>
              </w:rPr>
              <w:t>No</w:t>
            </w:r>
          </w:p>
        </w:tc>
      </w:tr>
      <w:tr w:rsidR="002878CB" w:rsidRPr="009F4405" w14:paraId="6CCEDAC9" w14:textId="5B1ABFED" w:rsidTr="002878CB">
        <w:trPr>
          <w:trHeight w:val="338"/>
        </w:trPr>
        <w:tc>
          <w:tcPr>
            <w:tcW w:w="528" w:type="pct"/>
            <w:hideMark/>
          </w:tcPr>
          <w:p w14:paraId="25FB8B9E" w14:textId="77777777" w:rsidR="002878CB" w:rsidRPr="009F4405" w:rsidRDefault="002878CB" w:rsidP="00A55A1C">
            <w:pPr>
              <w:spacing w:after="0"/>
              <w:jc w:val="left"/>
              <w:rPr>
                <w:sz w:val="18"/>
                <w:szCs w:val="18"/>
                <w14:ligatures w14:val="standardContextual"/>
              </w:rPr>
            </w:pPr>
            <w:r w:rsidRPr="009F4405">
              <w:rPr>
                <w:sz w:val="18"/>
                <w:szCs w:val="18"/>
                <w14:ligatures w14:val="standardContextual"/>
              </w:rPr>
              <w:t>NO</w:t>
            </w:r>
          </w:p>
        </w:tc>
        <w:tc>
          <w:tcPr>
            <w:tcW w:w="903" w:type="pct"/>
            <w:hideMark/>
          </w:tcPr>
          <w:p w14:paraId="3E27F54E" w14:textId="77777777" w:rsidR="002878CB" w:rsidRPr="009F4405" w:rsidRDefault="002878CB" w:rsidP="00A55A1C">
            <w:pPr>
              <w:spacing w:after="0"/>
              <w:jc w:val="left"/>
              <w:rPr>
                <w:b/>
                <w:bCs/>
                <w:sz w:val="18"/>
                <w:szCs w:val="18"/>
                <w14:ligatures w14:val="standardContextual"/>
              </w:rPr>
            </w:pPr>
            <w:r w:rsidRPr="009F4405">
              <w:rPr>
                <w:b/>
                <w:bCs/>
                <w:sz w:val="18"/>
                <w:szCs w:val="18"/>
                <w14:ligatures w14:val="standardContextual"/>
              </w:rPr>
              <w:t>Norwegian Centre for Space Weather</w:t>
            </w:r>
          </w:p>
        </w:tc>
        <w:tc>
          <w:tcPr>
            <w:tcW w:w="1408" w:type="pct"/>
            <w:hideMark/>
          </w:tcPr>
          <w:p w14:paraId="1DFA8110" w14:textId="77777777" w:rsidR="002878CB" w:rsidRPr="009F4405" w:rsidRDefault="002878CB" w:rsidP="00A55A1C">
            <w:pPr>
              <w:spacing w:after="0"/>
              <w:jc w:val="left"/>
              <w:rPr>
                <w:sz w:val="18"/>
                <w:szCs w:val="18"/>
                <w14:ligatures w14:val="standardContextual"/>
              </w:rPr>
            </w:pPr>
            <w:r w:rsidRPr="009F4405">
              <w:rPr>
                <w:sz w:val="18"/>
                <w:szCs w:val="18"/>
                <w14:ligatures w14:val="standardContextual"/>
              </w:rPr>
              <w:t>The Norwegian Centre for Space Weather (NOSWE) in Tromsø provides forecasts, nowcasts and warnings on space weather conditions as Norway’s ISES Regional Warning Centre.</w:t>
            </w:r>
          </w:p>
        </w:tc>
        <w:tc>
          <w:tcPr>
            <w:tcW w:w="725" w:type="pct"/>
            <w:hideMark/>
          </w:tcPr>
          <w:p w14:paraId="2E36007B" w14:textId="77777777" w:rsidR="002878CB" w:rsidRPr="009F4405" w:rsidRDefault="002878CB" w:rsidP="00A55A1C">
            <w:pPr>
              <w:spacing w:after="0"/>
              <w:jc w:val="left"/>
              <w:rPr>
                <w:sz w:val="18"/>
                <w:szCs w:val="18"/>
                <w14:ligatures w14:val="standardContextual"/>
              </w:rPr>
            </w:pPr>
            <w:r w:rsidRPr="009F4405">
              <w:rPr>
                <w:sz w:val="18"/>
                <w:szCs w:val="18"/>
                <w14:ligatures w14:val="standardContextual"/>
              </w:rPr>
              <w:t>Tromsø, Norway</w:t>
            </w:r>
          </w:p>
        </w:tc>
        <w:tc>
          <w:tcPr>
            <w:tcW w:w="675" w:type="pct"/>
            <w:hideMark/>
          </w:tcPr>
          <w:p w14:paraId="3DA5D01B" w14:textId="77777777" w:rsidR="002878CB" w:rsidRPr="009F4405" w:rsidRDefault="002878CB" w:rsidP="00A55A1C">
            <w:pPr>
              <w:spacing w:after="0"/>
              <w:jc w:val="left"/>
              <w:rPr>
                <w:sz w:val="18"/>
                <w:szCs w:val="18"/>
                <w14:ligatures w14:val="standardContextual"/>
              </w:rPr>
            </w:pPr>
            <w:r w:rsidRPr="009F4405">
              <w:rPr>
                <w:sz w:val="18"/>
                <w:szCs w:val="18"/>
                <w14:ligatures w14:val="standardContextual"/>
              </w:rPr>
              <w:t>UiT - Arctic University of Norway</w:t>
            </w:r>
          </w:p>
        </w:tc>
        <w:tc>
          <w:tcPr>
            <w:tcW w:w="760" w:type="pct"/>
          </w:tcPr>
          <w:p w14:paraId="1D2D76A0" w14:textId="77777777" w:rsidR="002878CB" w:rsidRPr="009F4405" w:rsidRDefault="002878CB" w:rsidP="00A55A1C">
            <w:pPr>
              <w:spacing w:after="0"/>
              <w:jc w:val="left"/>
              <w:rPr>
                <w:sz w:val="18"/>
                <w:szCs w:val="18"/>
                <w14:ligatures w14:val="standardContextual"/>
              </w:rPr>
            </w:pPr>
            <w:r w:rsidRPr="009F4405">
              <w:rPr>
                <w:sz w:val="18"/>
                <w:szCs w:val="18"/>
                <w14:ligatures w14:val="standardContextual"/>
              </w:rPr>
              <w:t>No</w:t>
            </w:r>
          </w:p>
        </w:tc>
      </w:tr>
      <w:tr w:rsidR="002878CB" w:rsidRPr="009F4405" w14:paraId="63E95FBA" w14:textId="7AB21186" w:rsidTr="002878CB">
        <w:trPr>
          <w:trHeight w:val="338"/>
        </w:trPr>
        <w:tc>
          <w:tcPr>
            <w:tcW w:w="528" w:type="pct"/>
            <w:hideMark/>
          </w:tcPr>
          <w:p w14:paraId="56AC4AA1" w14:textId="77777777" w:rsidR="002878CB" w:rsidRPr="009F4405" w:rsidRDefault="002878CB" w:rsidP="00A55A1C">
            <w:pPr>
              <w:spacing w:after="0"/>
              <w:jc w:val="left"/>
              <w:rPr>
                <w:sz w:val="18"/>
                <w:szCs w:val="18"/>
                <w14:ligatures w14:val="standardContextual"/>
              </w:rPr>
            </w:pPr>
            <w:r w:rsidRPr="009F4405">
              <w:rPr>
                <w:sz w:val="18"/>
                <w:szCs w:val="18"/>
                <w14:ligatures w14:val="standardContextual"/>
              </w:rPr>
              <w:t>SE</w:t>
            </w:r>
          </w:p>
        </w:tc>
        <w:tc>
          <w:tcPr>
            <w:tcW w:w="903" w:type="pct"/>
            <w:hideMark/>
          </w:tcPr>
          <w:p w14:paraId="2AB7D4D6" w14:textId="77777777" w:rsidR="002878CB" w:rsidRPr="009F4405" w:rsidRDefault="002878CB" w:rsidP="00A55A1C">
            <w:pPr>
              <w:spacing w:after="0"/>
              <w:jc w:val="left"/>
              <w:rPr>
                <w:b/>
                <w:bCs/>
                <w:sz w:val="18"/>
                <w:szCs w:val="18"/>
                <w14:ligatures w14:val="standardContextual"/>
              </w:rPr>
            </w:pPr>
            <w:r w:rsidRPr="009F4405">
              <w:rPr>
                <w:b/>
                <w:bCs/>
                <w:sz w:val="18"/>
                <w:szCs w:val="18"/>
                <w14:ligatures w14:val="standardContextual"/>
              </w:rPr>
              <w:t>Swedish Space Weather Center</w:t>
            </w:r>
          </w:p>
        </w:tc>
        <w:tc>
          <w:tcPr>
            <w:tcW w:w="1408" w:type="pct"/>
            <w:hideMark/>
          </w:tcPr>
          <w:p w14:paraId="696CE11E" w14:textId="77777777" w:rsidR="002878CB" w:rsidRPr="009F4405" w:rsidRDefault="002878CB" w:rsidP="00A55A1C">
            <w:pPr>
              <w:spacing w:after="0"/>
              <w:jc w:val="left"/>
              <w:rPr>
                <w:sz w:val="18"/>
                <w:szCs w:val="18"/>
                <w14:ligatures w14:val="standardContextual"/>
              </w:rPr>
            </w:pPr>
            <w:r w:rsidRPr="009F4405">
              <w:rPr>
                <w:sz w:val="18"/>
                <w:szCs w:val="18"/>
                <w14:ligatures w14:val="standardContextual"/>
              </w:rPr>
              <w:t>The Swedish Space Weather Center at the Swedish Institute of Space Physics provides forecasts, warnings and observations of space weather conditions and hosts ISES Regional Warning Center Sweden.</w:t>
            </w:r>
          </w:p>
        </w:tc>
        <w:tc>
          <w:tcPr>
            <w:tcW w:w="725" w:type="pct"/>
            <w:hideMark/>
          </w:tcPr>
          <w:p w14:paraId="110531C4" w14:textId="77777777" w:rsidR="002878CB" w:rsidRPr="009F4405" w:rsidRDefault="002878CB" w:rsidP="00A55A1C">
            <w:pPr>
              <w:spacing w:after="0"/>
              <w:jc w:val="left"/>
              <w:rPr>
                <w:sz w:val="18"/>
                <w:szCs w:val="18"/>
                <w14:ligatures w14:val="standardContextual"/>
              </w:rPr>
            </w:pPr>
            <w:r w:rsidRPr="009F4405">
              <w:rPr>
                <w:sz w:val="18"/>
                <w:szCs w:val="18"/>
                <w14:ligatures w14:val="standardContextual"/>
              </w:rPr>
              <w:t>Kiruna, Sweden</w:t>
            </w:r>
          </w:p>
        </w:tc>
        <w:tc>
          <w:tcPr>
            <w:tcW w:w="675" w:type="pct"/>
            <w:hideMark/>
          </w:tcPr>
          <w:p w14:paraId="77C0DA60" w14:textId="77777777" w:rsidR="002878CB" w:rsidRPr="009F4405" w:rsidRDefault="002878CB" w:rsidP="00A55A1C">
            <w:pPr>
              <w:spacing w:after="0"/>
              <w:jc w:val="left"/>
              <w:rPr>
                <w:sz w:val="18"/>
                <w:szCs w:val="18"/>
                <w14:ligatures w14:val="standardContextual"/>
              </w:rPr>
            </w:pPr>
            <w:r w:rsidRPr="009F4405">
              <w:rPr>
                <w:sz w:val="18"/>
                <w:szCs w:val="18"/>
                <w14:ligatures w14:val="standardContextual"/>
              </w:rPr>
              <w:t>Swedish Institute of Space Physics</w:t>
            </w:r>
          </w:p>
        </w:tc>
        <w:tc>
          <w:tcPr>
            <w:tcW w:w="760" w:type="pct"/>
          </w:tcPr>
          <w:p w14:paraId="3C867C20" w14:textId="77777777" w:rsidR="002878CB" w:rsidRPr="009F4405" w:rsidRDefault="002878CB" w:rsidP="00A55A1C">
            <w:pPr>
              <w:spacing w:after="0"/>
              <w:jc w:val="left"/>
              <w:rPr>
                <w:sz w:val="18"/>
                <w:szCs w:val="18"/>
                <w14:ligatures w14:val="standardContextual"/>
              </w:rPr>
            </w:pPr>
            <w:r w:rsidRPr="009F4405">
              <w:rPr>
                <w:sz w:val="18"/>
                <w:szCs w:val="18"/>
                <w14:ligatures w14:val="standardContextual"/>
              </w:rPr>
              <w:t>No</w:t>
            </w:r>
          </w:p>
        </w:tc>
      </w:tr>
      <w:tr w:rsidR="002878CB" w:rsidRPr="009F4405" w14:paraId="694A74DA" w14:textId="365567EE" w:rsidTr="002878CB">
        <w:trPr>
          <w:trHeight w:val="338"/>
        </w:trPr>
        <w:tc>
          <w:tcPr>
            <w:tcW w:w="528" w:type="pct"/>
            <w:hideMark/>
          </w:tcPr>
          <w:p w14:paraId="0B0A4541" w14:textId="77777777" w:rsidR="002878CB" w:rsidRPr="009F4405" w:rsidRDefault="002878CB" w:rsidP="00A55A1C">
            <w:pPr>
              <w:spacing w:after="0"/>
              <w:jc w:val="left"/>
              <w:rPr>
                <w:sz w:val="18"/>
                <w:szCs w:val="18"/>
                <w14:ligatures w14:val="standardContextual"/>
              </w:rPr>
            </w:pPr>
            <w:r w:rsidRPr="009F4405">
              <w:rPr>
                <w:sz w:val="18"/>
                <w:szCs w:val="18"/>
                <w14:ligatures w14:val="standardContextual"/>
              </w:rPr>
              <w:t>DE</w:t>
            </w:r>
          </w:p>
        </w:tc>
        <w:tc>
          <w:tcPr>
            <w:tcW w:w="903" w:type="pct"/>
            <w:hideMark/>
          </w:tcPr>
          <w:p w14:paraId="240F8A8F" w14:textId="77777777" w:rsidR="002878CB" w:rsidRPr="009F4405" w:rsidRDefault="002878CB" w:rsidP="00A55A1C">
            <w:pPr>
              <w:spacing w:after="0"/>
              <w:jc w:val="left"/>
              <w:rPr>
                <w:b/>
                <w:bCs/>
                <w:sz w:val="18"/>
                <w:szCs w:val="18"/>
                <w14:ligatures w14:val="standardContextual"/>
              </w:rPr>
            </w:pPr>
            <w:r w:rsidRPr="009F4405">
              <w:rPr>
                <w:b/>
                <w:bCs/>
                <w:sz w:val="18"/>
                <w:szCs w:val="18"/>
                <w14:ligatures w14:val="standardContextual"/>
              </w:rPr>
              <w:t>German Space Situational Awareness Centre (GSSAC)</w:t>
            </w:r>
          </w:p>
        </w:tc>
        <w:tc>
          <w:tcPr>
            <w:tcW w:w="1408" w:type="pct"/>
            <w:hideMark/>
          </w:tcPr>
          <w:p w14:paraId="03434F6B" w14:textId="77777777" w:rsidR="002878CB" w:rsidRPr="009F4405" w:rsidRDefault="002878CB" w:rsidP="00A55A1C">
            <w:pPr>
              <w:spacing w:after="0"/>
              <w:jc w:val="left"/>
              <w:rPr>
                <w:sz w:val="18"/>
                <w:szCs w:val="18"/>
                <w14:ligatures w14:val="standardContextual"/>
              </w:rPr>
            </w:pPr>
            <w:r w:rsidRPr="009F4405">
              <w:rPr>
                <w:sz w:val="18"/>
                <w:szCs w:val="18"/>
                <w14:ligatures w14:val="standardContextual"/>
              </w:rPr>
              <w:t>The German Space Situational Awareness Centre (GSSAC) in Uedem creates a space situational awareness picture by analysing observation data and information with national and international partners.</w:t>
            </w:r>
          </w:p>
        </w:tc>
        <w:tc>
          <w:tcPr>
            <w:tcW w:w="725" w:type="pct"/>
            <w:hideMark/>
          </w:tcPr>
          <w:p w14:paraId="484A6994" w14:textId="77777777" w:rsidR="002878CB" w:rsidRPr="009F4405" w:rsidRDefault="002878CB" w:rsidP="00A55A1C">
            <w:pPr>
              <w:spacing w:after="0"/>
              <w:jc w:val="left"/>
              <w:rPr>
                <w:sz w:val="18"/>
                <w:szCs w:val="18"/>
                <w14:ligatures w14:val="standardContextual"/>
              </w:rPr>
            </w:pPr>
            <w:r w:rsidRPr="009F4405">
              <w:rPr>
                <w:sz w:val="18"/>
                <w:szCs w:val="18"/>
                <w14:ligatures w14:val="standardContextual"/>
              </w:rPr>
              <w:t xml:space="preserve">Uedem, Germany </w:t>
            </w:r>
          </w:p>
        </w:tc>
        <w:tc>
          <w:tcPr>
            <w:tcW w:w="675" w:type="pct"/>
            <w:hideMark/>
          </w:tcPr>
          <w:p w14:paraId="31B3EC2D" w14:textId="77777777" w:rsidR="002878CB" w:rsidRPr="009F4405" w:rsidRDefault="002878CB" w:rsidP="00A55A1C">
            <w:pPr>
              <w:spacing w:after="0"/>
              <w:jc w:val="left"/>
              <w:rPr>
                <w:sz w:val="18"/>
                <w:szCs w:val="18"/>
                <w14:ligatures w14:val="standardContextual"/>
              </w:rPr>
            </w:pPr>
            <w:r w:rsidRPr="009F4405">
              <w:rPr>
                <w:sz w:val="18"/>
                <w:szCs w:val="18"/>
                <w14:ligatures w14:val="standardContextual"/>
              </w:rPr>
              <w:t>DLR</w:t>
            </w:r>
          </w:p>
        </w:tc>
        <w:tc>
          <w:tcPr>
            <w:tcW w:w="760" w:type="pct"/>
          </w:tcPr>
          <w:p w14:paraId="5E784905" w14:textId="77777777" w:rsidR="002878CB" w:rsidRPr="009F4405" w:rsidRDefault="002878CB" w:rsidP="00A55A1C">
            <w:pPr>
              <w:spacing w:after="0"/>
              <w:jc w:val="left"/>
              <w:rPr>
                <w:sz w:val="18"/>
                <w:szCs w:val="18"/>
                <w14:ligatures w14:val="standardContextual"/>
              </w:rPr>
            </w:pPr>
            <w:r w:rsidRPr="009F4405">
              <w:rPr>
                <w:sz w:val="18"/>
                <w:szCs w:val="18"/>
                <w14:ligatures w14:val="standardContextual"/>
              </w:rPr>
              <w:t>Yes</w:t>
            </w:r>
          </w:p>
        </w:tc>
      </w:tr>
      <w:tr w:rsidR="002878CB" w:rsidRPr="009F4405" w14:paraId="7B4D144A" w14:textId="09D508CA" w:rsidTr="002878CB">
        <w:trPr>
          <w:trHeight w:val="338"/>
        </w:trPr>
        <w:tc>
          <w:tcPr>
            <w:tcW w:w="528" w:type="pct"/>
            <w:hideMark/>
          </w:tcPr>
          <w:p w14:paraId="6871B253" w14:textId="77777777" w:rsidR="002878CB" w:rsidRPr="009F4405" w:rsidRDefault="002878CB" w:rsidP="00A55A1C">
            <w:pPr>
              <w:spacing w:after="0"/>
              <w:jc w:val="left"/>
              <w:rPr>
                <w:sz w:val="18"/>
                <w:szCs w:val="18"/>
                <w14:ligatures w14:val="standardContextual"/>
              </w:rPr>
            </w:pPr>
            <w:r w:rsidRPr="009F4405">
              <w:rPr>
                <w:sz w:val="18"/>
                <w:szCs w:val="18"/>
                <w14:ligatures w14:val="standardContextual"/>
              </w:rPr>
              <w:t>EU</w:t>
            </w:r>
          </w:p>
        </w:tc>
        <w:tc>
          <w:tcPr>
            <w:tcW w:w="903" w:type="pct"/>
            <w:hideMark/>
          </w:tcPr>
          <w:p w14:paraId="6CD2FFE7" w14:textId="77777777" w:rsidR="002878CB" w:rsidRPr="009F4405" w:rsidRDefault="002878CB" w:rsidP="00A55A1C">
            <w:pPr>
              <w:spacing w:after="0"/>
              <w:jc w:val="left"/>
              <w:rPr>
                <w:b/>
                <w:bCs/>
                <w:sz w:val="18"/>
                <w:szCs w:val="18"/>
                <w14:ligatures w14:val="standardContextual"/>
              </w:rPr>
            </w:pPr>
            <w:r w:rsidRPr="009F4405">
              <w:rPr>
                <w:b/>
                <w:bCs/>
                <w:sz w:val="18"/>
                <w:szCs w:val="18"/>
                <w14:ligatures w14:val="standardContextual"/>
              </w:rPr>
              <w:t>EU SST CA Service</w:t>
            </w:r>
          </w:p>
        </w:tc>
        <w:tc>
          <w:tcPr>
            <w:tcW w:w="1408" w:type="pct"/>
            <w:hideMark/>
          </w:tcPr>
          <w:p w14:paraId="75B03461" w14:textId="77777777" w:rsidR="002878CB" w:rsidRPr="009F4405" w:rsidRDefault="002878CB" w:rsidP="00A55A1C">
            <w:pPr>
              <w:spacing w:after="0"/>
              <w:jc w:val="left"/>
              <w:rPr>
                <w:sz w:val="18"/>
                <w:szCs w:val="18"/>
                <w14:ligatures w14:val="standardContextual"/>
              </w:rPr>
            </w:pPr>
            <w:r w:rsidRPr="009F4405">
              <w:rPr>
                <w:sz w:val="18"/>
                <w:szCs w:val="18"/>
                <w14:ligatures w14:val="standardContextual"/>
              </w:rPr>
              <w:t>The EU SST Collision Avoidance service provides spacecraft operators with collision-risk assessment and alerts to help protect satellites and maintain safe operations in orbit.</w:t>
            </w:r>
          </w:p>
        </w:tc>
        <w:tc>
          <w:tcPr>
            <w:tcW w:w="725" w:type="pct"/>
            <w:hideMark/>
          </w:tcPr>
          <w:p w14:paraId="03D669FF" w14:textId="77777777" w:rsidR="002878CB" w:rsidRPr="009F4405" w:rsidRDefault="002878CB" w:rsidP="00A55A1C">
            <w:pPr>
              <w:spacing w:after="0"/>
              <w:jc w:val="left"/>
              <w:rPr>
                <w:sz w:val="18"/>
                <w:szCs w:val="18"/>
                <w14:ligatures w14:val="standardContextual"/>
              </w:rPr>
            </w:pPr>
            <w:r w:rsidRPr="009F4405">
              <w:rPr>
                <w:sz w:val="18"/>
                <w:szCs w:val="18"/>
                <w14:ligatures w14:val="standardContextual"/>
              </w:rPr>
              <w:t>France and Spain</w:t>
            </w:r>
          </w:p>
        </w:tc>
        <w:tc>
          <w:tcPr>
            <w:tcW w:w="675" w:type="pct"/>
            <w:hideMark/>
          </w:tcPr>
          <w:p w14:paraId="33A7C07F" w14:textId="77777777" w:rsidR="002878CB" w:rsidRPr="009F4405" w:rsidRDefault="002878CB" w:rsidP="00A55A1C">
            <w:pPr>
              <w:spacing w:after="0"/>
              <w:jc w:val="left"/>
              <w:rPr>
                <w:sz w:val="18"/>
                <w:szCs w:val="18"/>
                <w14:ligatures w14:val="standardContextual"/>
              </w:rPr>
            </w:pPr>
            <w:r w:rsidRPr="009F4405">
              <w:rPr>
                <w:sz w:val="18"/>
                <w:szCs w:val="18"/>
                <w14:ligatures w14:val="standardContextual"/>
              </w:rPr>
              <w:t>Distributed European Network</w:t>
            </w:r>
          </w:p>
        </w:tc>
        <w:tc>
          <w:tcPr>
            <w:tcW w:w="760" w:type="pct"/>
          </w:tcPr>
          <w:p w14:paraId="4590A75F" w14:textId="77777777" w:rsidR="002878CB" w:rsidRPr="009F4405" w:rsidRDefault="002878CB" w:rsidP="00A55A1C">
            <w:pPr>
              <w:spacing w:after="0"/>
              <w:jc w:val="left"/>
              <w:rPr>
                <w:sz w:val="18"/>
                <w:szCs w:val="18"/>
                <w14:ligatures w14:val="standardContextual"/>
              </w:rPr>
            </w:pPr>
            <w:r w:rsidRPr="009F4405">
              <w:rPr>
                <w:sz w:val="18"/>
                <w:szCs w:val="18"/>
                <w14:ligatures w14:val="standardContextual"/>
              </w:rPr>
              <w:t>Yes</w:t>
            </w:r>
          </w:p>
        </w:tc>
      </w:tr>
    </w:tbl>
    <w:p w14:paraId="461D29AC" w14:textId="77777777" w:rsidR="00A111BA" w:rsidRPr="009F4405" w:rsidRDefault="00A111BA" w:rsidP="00A111BA"/>
    <w:p w14:paraId="61DFF23B" w14:textId="77777777" w:rsidR="00A111BA" w:rsidRPr="009F4405" w:rsidRDefault="00A111BA" w:rsidP="002238C5">
      <w:pPr>
        <w:pStyle w:val="EYHeading3"/>
        <w:rPr>
          <w:rFonts w:eastAsia="Times New Roman"/>
        </w:rPr>
      </w:pPr>
      <w:r w:rsidRPr="009F4405">
        <w:lastRenderedPageBreak/>
        <w:t>Transportation Infrastructure</w:t>
      </w:r>
    </w:p>
    <w:p w14:paraId="675CBE7D" w14:textId="3576EA94" w:rsidR="00A111BA" w:rsidRPr="009F4405" w:rsidRDefault="00A111BA" w:rsidP="00A111BA">
      <w:r w:rsidRPr="009F4405">
        <w:t>Europe’s access to space depends on highly specialised transportation networks that link geographically dispersed manufacturing centres, ports, test sites, and spaceports. The infrastructure examined here illustrates that space logistics in Europe is built around the movement of oversized and high-value components that cannot be handled through standard freight systems. Instead, the sector relies on dedicated marine assets such as Canopée, the MN Toucan, and the MN Colibri for regular transatlantic transport to Korou; specialised transport containers for launcher stages; and heavy-lift aircraft such as the Antonov An-124 and Airbus BelugaXL for particularly large cargo</w:t>
      </w:r>
      <w:r w:rsidR="00A14215" w:rsidRPr="009F4405">
        <w:t>, such as launch comp</w:t>
      </w:r>
      <w:r w:rsidR="00C30610" w:rsidRPr="009F4405">
        <w:t>onents</w:t>
      </w:r>
      <w:r w:rsidRPr="009F4405">
        <w:t xml:space="preserve">. Simultaneously, Rocket Factory Augsburg’s tank deliveries to SaxaVord Spaceport also illustrate the importance of smaller scale, multi-modal logistics chains in supporting emerging launch sites within Europe’s periphery. </w:t>
      </w:r>
    </w:p>
    <w:p w14:paraId="761B6F79" w14:textId="2D91BF00" w:rsidR="00A111BA" w:rsidRPr="009F4405" w:rsidRDefault="00A111BA" w:rsidP="00A111BA">
      <w:pPr>
        <w:pStyle w:val="Caption"/>
      </w:pPr>
      <w:bookmarkStart w:id="42" w:name="_Toc239018404"/>
      <w:r w:rsidRPr="009F4405">
        <w:t xml:space="preserve">Table </w:t>
      </w:r>
      <w:r w:rsidRPr="009F4405">
        <w:fldChar w:fldCharType="begin"/>
      </w:r>
      <w:r w:rsidRPr="009F4405">
        <w:instrText xml:space="preserve"> SEQ Table \* ARABIC </w:instrText>
      </w:r>
      <w:r w:rsidRPr="009F4405">
        <w:fldChar w:fldCharType="separate"/>
      </w:r>
      <w:r w:rsidR="005F19E3">
        <w:rPr>
          <w:noProof/>
        </w:rPr>
        <w:t>13</w:t>
      </w:r>
      <w:r w:rsidRPr="009F4405">
        <w:fldChar w:fldCharType="end"/>
      </w:r>
      <w:r w:rsidRPr="009F4405">
        <w:t xml:space="preserve"> Mapping of critical ground infrastructure – Transportation</w:t>
      </w:r>
      <w:bookmarkEnd w:id="4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3"/>
        <w:gridCol w:w="1137"/>
        <w:gridCol w:w="4048"/>
        <w:gridCol w:w="1309"/>
        <w:gridCol w:w="1191"/>
        <w:gridCol w:w="1130"/>
      </w:tblGrid>
      <w:tr w:rsidR="00D8765E" w:rsidRPr="009F4405" w14:paraId="29AABD53" w14:textId="5FDA0CC3" w:rsidTr="000363D0">
        <w:trPr>
          <w:trHeight w:val="435"/>
        </w:trPr>
        <w:tc>
          <w:tcPr>
            <w:tcW w:w="423" w:type="pct"/>
            <w:shd w:val="clear" w:color="auto" w:fill="FFE600" w:themeFill="accent2"/>
            <w:vAlign w:val="center"/>
            <w:hideMark/>
          </w:tcPr>
          <w:p w14:paraId="05183359" w14:textId="77777777" w:rsidR="00D8765E" w:rsidRPr="009F4405" w:rsidRDefault="00D8765E" w:rsidP="00A111BA">
            <w:pPr>
              <w:spacing w:after="0"/>
              <w:rPr>
                <w:b/>
                <w:bCs/>
                <w:sz w:val="18"/>
                <w:szCs w:val="18"/>
              </w:rPr>
            </w:pPr>
            <w:r w:rsidRPr="009F4405">
              <w:rPr>
                <w:b/>
                <w:bCs/>
                <w:sz w:val="18"/>
                <w:szCs w:val="18"/>
              </w:rPr>
              <w:t>Country</w:t>
            </w:r>
          </w:p>
        </w:tc>
        <w:tc>
          <w:tcPr>
            <w:tcW w:w="599" w:type="pct"/>
            <w:shd w:val="clear" w:color="auto" w:fill="FFE600" w:themeFill="accent2"/>
            <w:vAlign w:val="center"/>
            <w:hideMark/>
          </w:tcPr>
          <w:p w14:paraId="0C768426" w14:textId="03B43D0A" w:rsidR="00D8765E" w:rsidRPr="009F4405" w:rsidRDefault="00D8765E" w:rsidP="00A111BA">
            <w:pPr>
              <w:spacing w:after="0"/>
              <w:rPr>
                <w:b/>
                <w:bCs/>
                <w:sz w:val="18"/>
                <w:szCs w:val="18"/>
              </w:rPr>
            </w:pPr>
            <w:r w:rsidRPr="009F4405">
              <w:rPr>
                <w:b/>
                <w:bCs/>
                <w:sz w:val="18"/>
                <w:szCs w:val="18"/>
              </w:rPr>
              <w:t>Asset</w:t>
            </w:r>
          </w:p>
        </w:tc>
        <w:tc>
          <w:tcPr>
            <w:tcW w:w="2107" w:type="pct"/>
            <w:shd w:val="clear" w:color="auto" w:fill="FFE600" w:themeFill="accent2"/>
            <w:vAlign w:val="center"/>
            <w:hideMark/>
          </w:tcPr>
          <w:p w14:paraId="39B85CBA" w14:textId="2D1D49C9" w:rsidR="00D8765E" w:rsidRPr="009F4405" w:rsidRDefault="00D8765E" w:rsidP="00A111BA">
            <w:pPr>
              <w:spacing w:after="0"/>
              <w:rPr>
                <w:b/>
                <w:bCs/>
                <w:sz w:val="18"/>
                <w:szCs w:val="18"/>
              </w:rPr>
            </w:pPr>
            <w:r w:rsidRPr="009F4405">
              <w:rPr>
                <w:b/>
                <w:bCs/>
                <w:sz w:val="18"/>
                <w:szCs w:val="18"/>
              </w:rPr>
              <w:t>Description and launch application</w:t>
            </w:r>
          </w:p>
        </w:tc>
        <w:tc>
          <w:tcPr>
            <w:tcW w:w="680" w:type="pct"/>
            <w:shd w:val="clear" w:color="auto" w:fill="FFE600" w:themeFill="accent2"/>
            <w:vAlign w:val="center"/>
            <w:hideMark/>
          </w:tcPr>
          <w:p w14:paraId="70CA2AE0" w14:textId="234D8000" w:rsidR="00D8765E" w:rsidRPr="009F4405" w:rsidRDefault="00D8765E" w:rsidP="00A111BA">
            <w:pPr>
              <w:spacing w:after="0"/>
              <w:rPr>
                <w:b/>
                <w:bCs/>
                <w:sz w:val="18"/>
                <w:szCs w:val="18"/>
              </w:rPr>
            </w:pPr>
            <w:r w:rsidRPr="009F4405">
              <w:rPr>
                <w:b/>
                <w:bCs/>
                <w:sz w:val="18"/>
                <w:szCs w:val="18"/>
              </w:rPr>
              <w:t>Ownership/ Operator</w:t>
            </w:r>
          </w:p>
        </w:tc>
        <w:tc>
          <w:tcPr>
            <w:tcW w:w="623" w:type="pct"/>
            <w:shd w:val="clear" w:color="auto" w:fill="FFE600" w:themeFill="accent2"/>
            <w:vAlign w:val="center"/>
            <w:hideMark/>
          </w:tcPr>
          <w:p w14:paraId="0A95A36A" w14:textId="4E7941A5" w:rsidR="00D8765E" w:rsidRPr="009F4405" w:rsidRDefault="00D8765E" w:rsidP="00A111BA">
            <w:pPr>
              <w:spacing w:after="0"/>
              <w:rPr>
                <w:b/>
                <w:bCs/>
                <w:sz w:val="18"/>
                <w:szCs w:val="18"/>
              </w:rPr>
            </w:pPr>
            <w:r w:rsidRPr="009F4405">
              <w:rPr>
                <w:b/>
                <w:bCs/>
                <w:sz w:val="18"/>
                <w:szCs w:val="18"/>
              </w:rPr>
              <w:t>Launch-related users</w:t>
            </w:r>
          </w:p>
        </w:tc>
        <w:tc>
          <w:tcPr>
            <w:tcW w:w="568" w:type="pct"/>
            <w:shd w:val="clear" w:color="auto" w:fill="FFE600" w:themeFill="accent2"/>
          </w:tcPr>
          <w:p w14:paraId="4B288349" w14:textId="77777777" w:rsidR="00D8765E" w:rsidRPr="009F4405" w:rsidRDefault="00D8765E" w:rsidP="00A111BA">
            <w:pPr>
              <w:spacing w:after="0"/>
              <w:rPr>
                <w:b/>
                <w:bCs/>
                <w:sz w:val="18"/>
                <w:szCs w:val="18"/>
              </w:rPr>
            </w:pPr>
          </w:p>
        </w:tc>
      </w:tr>
      <w:tr w:rsidR="00D8765E" w:rsidRPr="009F4405" w14:paraId="29CF8A88" w14:textId="0F447945" w:rsidTr="00F74316">
        <w:trPr>
          <w:trHeight w:val="338"/>
        </w:trPr>
        <w:tc>
          <w:tcPr>
            <w:tcW w:w="423" w:type="pct"/>
            <w:hideMark/>
          </w:tcPr>
          <w:p w14:paraId="162DEC40" w14:textId="77777777" w:rsidR="00D8765E" w:rsidRPr="009F4405" w:rsidRDefault="00D8765E" w:rsidP="00F74316">
            <w:pPr>
              <w:spacing w:after="0"/>
              <w:jc w:val="left"/>
              <w:rPr>
                <w:sz w:val="18"/>
                <w:szCs w:val="18"/>
              </w:rPr>
            </w:pPr>
            <w:r w:rsidRPr="009F4405">
              <w:rPr>
                <w:sz w:val="18"/>
                <w:szCs w:val="18"/>
              </w:rPr>
              <w:t>FR</w:t>
            </w:r>
          </w:p>
        </w:tc>
        <w:tc>
          <w:tcPr>
            <w:tcW w:w="599" w:type="pct"/>
          </w:tcPr>
          <w:p w14:paraId="290EA225" w14:textId="2A644D6A" w:rsidR="00D8765E" w:rsidRPr="009F4405" w:rsidRDefault="00D8765E" w:rsidP="00F74316">
            <w:pPr>
              <w:spacing w:after="0"/>
              <w:jc w:val="left"/>
              <w:rPr>
                <w:b/>
                <w:bCs/>
                <w:sz w:val="18"/>
                <w:szCs w:val="18"/>
              </w:rPr>
            </w:pPr>
            <w:r w:rsidRPr="009F4405">
              <w:rPr>
                <w:b/>
                <w:bCs/>
                <w:sz w:val="18"/>
                <w:szCs w:val="18"/>
              </w:rPr>
              <w:t>Canopée (sail-assisted cargo ship)</w:t>
            </w:r>
          </w:p>
        </w:tc>
        <w:tc>
          <w:tcPr>
            <w:tcW w:w="2107" w:type="pct"/>
            <w:hideMark/>
          </w:tcPr>
          <w:p w14:paraId="316F3863" w14:textId="41ECB630" w:rsidR="00D8765E" w:rsidRPr="009F4405" w:rsidRDefault="00D8765E" w:rsidP="00F74316">
            <w:pPr>
              <w:spacing w:after="40" w:line="230" w:lineRule="auto"/>
              <w:jc w:val="left"/>
            </w:pPr>
            <w:r w:rsidRPr="009F4405">
              <w:rPr>
                <w:sz w:val="18"/>
                <w:szCs w:val="18"/>
              </w:rPr>
              <w:t xml:space="preserve">121 m purpose-built vessel transporting Ariane 6 stages and sub-assemblies from European ports (Bremen–Rotterdam–Le Havre–Bordeaux) to Pariacabo harbour (CSG); ≈ 5,000 t capacity; four automated 37 m OceanWings cutting fuel use/emissions by ≈ 30%. Delivered the launcher hardware for the inaugural Ariane 64 launch (February 2026), which orbited 32 Amazon Leo satellites — the vessel carries launcher hardware, not the satellites; spacecraft logistics (typically air freight) </w:t>
            </w:r>
          </w:p>
        </w:tc>
        <w:tc>
          <w:tcPr>
            <w:tcW w:w="680" w:type="pct"/>
            <w:hideMark/>
          </w:tcPr>
          <w:p w14:paraId="12D30ABB" w14:textId="0E137FA0" w:rsidR="00D8765E" w:rsidRPr="009F4405" w:rsidRDefault="00D8765E" w:rsidP="00F74316">
            <w:pPr>
              <w:spacing w:after="0"/>
              <w:jc w:val="left"/>
              <w:rPr>
                <w:sz w:val="18"/>
                <w:szCs w:val="18"/>
              </w:rPr>
            </w:pPr>
            <w:r w:rsidRPr="009F4405">
              <w:rPr>
                <w:sz w:val="18"/>
                <w:szCs w:val="18"/>
              </w:rPr>
              <w:t>Private (Alizée, for ArianeGroup)</w:t>
            </w:r>
          </w:p>
        </w:tc>
        <w:tc>
          <w:tcPr>
            <w:tcW w:w="623" w:type="pct"/>
            <w:hideMark/>
          </w:tcPr>
          <w:p w14:paraId="0FB4E55B" w14:textId="3A1D38E3" w:rsidR="00D8765E" w:rsidRPr="009F4405" w:rsidRDefault="00D8765E" w:rsidP="00F74316">
            <w:pPr>
              <w:spacing w:after="0"/>
              <w:jc w:val="left"/>
              <w:rPr>
                <w:sz w:val="18"/>
                <w:szCs w:val="18"/>
              </w:rPr>
            </w:pPr>
            <w:r w:rsidRPr="009F4405">
              <w:rPr>
                <w:sz w:val="18"/>
                <w:szCs w:val="18"/>
              </w:rPr>
              <w:t>ArianeGroup</w:t>
            </w:r>
          </w:p>
        </w:tc>
        <w:tc>
          <w:tcPr>
            <w:tcW w:w="568" w:type="pct"/>
          </w:tcPr>
          <w:p w14:paraId="50ED1558" w14:textId="1FD606FA" w:rsidR="00D8765E" w:rsidRPr="009F4405" w:rsidRDefault="00D8765E" w:rsidP="00F74316">
            <w:pPr>
              <w:spacing w:after="0"/>
              <w:jc w:val="left"/>
              <w:rPr>
                <w:sz w:val="18"/>
                <w:szCs w:val="18"/>
              </w:rPr>
            </w:pPr>
          </w:p>
        </w:tc>
      </w:tr>
      <w:tr w:rsidR="00D8765E" w:rsidRPr="009F4405" w14:paraId="31030176" w14:textId="75C2FC51" w:rsidTr="00F74316">
        <w:trPr>
          <w:trHeight w:val="1167"/>
        </w:trPr>
        <w:tc>
          <w:tcPr>
            <w:tcW w:w="423" w:type="pct"/>
            <w:hideMark/>
          </w:tcPr>
          <w:p w14:paraId="1A025F45" w14:textId="77777777" w:rsidR="00D8765E" w:rsidRPr="009F4405" w:rsidRDefault="00D8765E" w:rsidP="00F74316">
            <w:pPr>
              <w:spacing w:after="0"/>
              <w:jc w:val="left"/>
              <w:rPr>
                <w:sz w:val="18"/>
                <w:szCs w:val="18"/>
              </w:rPr>
            </w:pPr>
            <w:r w:rsidRPr="009F4405">
              <w:rPr>
                <w:sz w:val="18"/>
                <w:szCs w:val="18"/>
              </w:rPr>
              <w:t>FR</w:t>
            </w:r>
          </w:p>
        </w:tc>
        <w:tc>
          <w:tcPr>
            <w:tcW w:w="599" w:type="pct"/>
            <w:hideMark/>
          </w:tcPr>
          <w:p w14:paraId="680DA811" w14:textId="00F238B4" w:rsidR="00D8765E" w:rsidRPr="009F4405" w:rsidRDefault="00D8765E" w:rsidP="00F74316">
            <w:pPr>
              <w:spacing w:after="0"/>
              <w:jc w:val="left"/>
              <w:rPr>
                <w:b/>
                <w:bCs/>
                <w:sz w:val="18"/>
                <w:szCs w:val="18"/>
              </w:rPr>
            </w:pPr>
            <w:r w:rsidRPr="009F4405">
              <w:rPr>
                <w:b/>
                <w:bCs/>
                <w:sz w:val="18"/>
                <w:szCs w:val="18"/>
              </w:rPr>
              <w:t>Ariane 6 transport containers (APCO)</w:t>
            </w:r>
          </w:p>
        </w:tc>
        <w:tc>
          <w:tcPr>
            <w:tcW w:w="2107" w:type="pct"/>
            <w:hideMark/>
          </w:tcPr>
          <w:p w14:paraId="6EF57162" w14:textId="337DA327" w:rsidR="00D8765E" w:rsidRPr="009F4405" w:rsidRDefault="00D8765E" w:rsidP="00F74316">
            <w:pPr>
              <w:spacing w:after="0"/>
              <w:jc w:val="left"/>
              <w:rPr>
                <w:sz w:val="18"/>
                <w:szCs w:val="18"/>
              </w:rPr>
            </w:pPr>
            <w:r w:rsidRPr="009F4405">
              <w:rPr>
                <w:sz w:val="18"/>
                <w:szCs w:val="18"/>
              </w:rPr>
              <w:t>Specialised containers protecting stages from mechanical stress, contamination and environmental conditions during road, river and sea transport between European production sites and CSG; secure internal mounting; upper-stage container ≈ 14 × 7 × 6 m.</w:t>
            </w:r>
          </w:p>
        </w:tc>
        <w:tc>
          <w:tcPr>
            <w:tcW w:w="680" w:type="pct"/>
            <w:hideMark/>
          </w:tcPr>
          <w:p w14:paraId="590BBB4E" w14:textId="02BE6939" w:rsidR="00D8765E" w:rsidRPr="009F4405" w:rsidRDefault="00D8765E" w:rsidP="00F74316">
            <w:pPr>
              <w:spacing w:after="0"/>
              <w:jc w:val="left"/>
              <w:rPr>
                <w:sz w:val="18"/>
                <w:szCs w:val="18"/>
              </w:rPr>
            </w:pPr>
            <w:r w:rsidRPr="009F4405">
              <w:rPr>
                <w:sz w:val="18"/>
                <w:szCs w:val="18"/>
              </w:rPr>
              <w:t>ArianeGroup (manufactured by APCO Technologies)</w:t>
            </w:r>
          </w:p>
        </w:tc>
        <w:tc>
          <w:tcPr>
            <w:tcW w:w="623" w:type="pct"/>
            <w:hideMark/>
          </w:tcPr>
          <w:p w14:paraId="30A47AAD" w14:textId="3F2F68E5" w:rsidR="00D8765E" w:rsidRPr="009F4405" w:rsidRDefault="00D8765E" w:rsidP="00F74316">
            <w:pPr>
              <w:spacing w:after="0"/>
              <w:jc w:val="left"/>
              <w:rPr>
                <w:sz w:val="18"/>
                <w:szCs w:val="18"/>
              </w:rPr>
            </w:pPr>
            <w:r w:rsidRPr="009F4405">
              <w:rPr>
                <w:sz w:val="18"/>
                <w:szCs w:val="18"/>
              </w:rPr>
              <w:t>ArianeGroup</w:t>
            </w:r>
          </w:p>
        </w:tc>
        <w:tc>
          <w:tcPr>
            <w:tcW w:w="568" w:type="pct"/>
          </w:tcPr>
          <w:p w14:paraId="5456AC8E" w14:textId="40A1528B" w:rsidR="00D8765E" w:rsidRPr="009F4405" w:rsidRDefault="00D8765E" w:rsidP="00F74316">
            <w:pPr>
              <w:spacing w:after="0"/>
              <w:jc w:val="left"/>
              <w:rPr>
                <w:sz w:val="18"/>
                <w:szCs w:val="18"/>
              </w:rPr>
            </w:pPr>
          </w:p>
        </w:tc>
      </w:tr>
      <w:tr w:rsidR="00D8765E" w:rsidRPr="009F4405" w14:paraId="7D6CBE15" w14:textId="581B6D36" w:rsidTr="00F74316">
        <w:trPr>
          <w:trHeight w:val="338"/>
        </w:trPr>
        <w:tc>
          <w:tcPr>
            <w:tcW w:w="423" w:type="pct"/>
            <w:hideMark/>
          </w:tcPr>
          <w:p w14:paraId="5B5BD1B3" w14:textId="77777777" w:rsidR="00D8765E" w:rsidRPr="009F4405" w:rsidRDefault="00D8765E" w:rsidP="00F74316">
            <w:pPr>
              <w:spacing w:after="0"/>
              <w:jc w:val="left"/>
              <w:rPr>
                <w:sz w:val="18"/>
                <w:szCs w:val="18"/>
              </w:rPr>
            </w:pPr>
            <w:r w:rsidRPr="009F4405">
              <w:rPr>
                <w:sz w:val="18"/>
                <w:szCs w:val="18"/>
              </w:rPr>
              <w:t>FR</w:t>
            </w:r>
          </w:p>
        </w:tc>
        <w:tc>
          <w:tcPr>
            <w:tcW w:w="599" w:type="pct"/>
            <w:hideMark/>
          </w:tcPr>
          <w:p w14:paraId="6C88A4F4" w14:textId="77777777" w:rsidR="00D8765E" w:rsidRPr="009F4405" w:rsidRDefault="00D8765E" w:rsidP="00F74316">
            <w:pPr>
              <w:spacing w:after="0"/>
              <w:jc w:val="left"/>
              <w:rPr>
                <w:b/>
                <w:sz w:val="18"/>
                <w:szCs w:val="18"/>
              </w:rPr>
            </w:pPr>
            <w:r w:rsidRPr="009F4405">
              <w:rPr>
                <w:b/>
                <w:bCs/>
                <w:sz w:val="18"/>
                <w:szCs w:val="18"/>
              </w:rPr>
              <w:t>MN Toucan (Ro-Ro vessel)</w:t>
            </w:r>
          </w:p>
        </w:tc>
        <w:tc>
          <w:tcPr>
            <w:tcW w:w="2107" w:type="pct"/>
            <w:hideMark/>
          </w:tcPr>
          <w:p w14:paraId="512D182E" w14:textId="7C7D971A" w:rsidR="00D8765E" w:rsidRPr="009F4405" w:rsidRDefault="00D8765E" w:rsidP="00F74316">
            <w:pPr>
              <w:spacing w:after="0"/>
              <w:jc w:val="left"/>
              <w:rPr>
                <w:sz w:val="18"/>
                <w:szCs w:val="18"/>
              </w:rPr>
            </w:pPr>
            <w:r w:rsidRPr="009F4405">
              <w:rPr>
                <w:sz w:val="18"/>
                <w:szCs w:val="18"/>
              </w:rPr>
              <w:t>1995-built roll-on/roll-off and lift-on/lift-off vessel purpose-built for Ariane launcher components Europe → Kourou/Pariacabo; formerly also Soyuz components (suspended).</w:t>
            </w:r>
          </w:p>
        </w:tc>
        <w:tc>
          <w:tcPr>
            <w:tcW w:w="680" w:type="pct"/>
            <w:hideMark/>
          </w:tcPr>
          <w:p w14:paraId="4A057A25" w14:textId="1406DEEA" w:rsidR="00D8765E" w:rsidRPr="009F4405" w:rsidRDefault="00D8765E" w:rsidP="00F74316">
            <w:pPr>
              <w:spacing w:after="0"/>
              <w:jc w:val="left"/>
              <w:rPr>
                <w:sz w:val="18"/>
                <w:szCs w:val="18"/>
              </w:rPr>
            </w:pPr>
            <w:r w:rsidRPr="009F4405">
              <w:rPr>
                <w:sz w:val="18"/>
                <w:szCs w:val="18"/>
              </w:rPr>
              <w:t>Compagnie Maritime Nantaise (private)</w:t>
            </w:r>
          </w:p>
        </w:tc>
        <w:tc>
          <w:tcPr>
            <w:tcW w:w="623" w:type="pct"/>
            <w:hideMark/>
          </w:tcPr>
          <w:p w14:paraId="5E0B9555" w14:textId="77777777" w:rsidR="00D8765E" w:rsidRPr="009F4405" w:rsidRDefault="00D8765E" w:rsidP="00F74316">
            <w:pPr>
              <w:spacing w:after="0"/>
              <w:jc w:val="left"/>
              <w:rPr>
                <w:sz w:val="18"/>
                <w:szCs w:val="18"/>
              </w:rPr>
            </w:pPr>
            <w:r w:rsidRPr="009F4405">
              <w:rPr>
                <w:sz w:val="18"/>
                <w:szCs w:val="18"/>
              </w:rPr>
              <w:t>Arianespace</w:t>
            </w:r>
          </w:p>
        </w:tc>
        <w:tc>
          <w:tcPr>
            <w:tcW w:w="568" w:type="pct"/>
          </w:tcPr>
          <w:p w14:paraId="2F399A6B" w14:textId="5948C94A" w:rsidR="00D8765E" w:rsidRPr="009F4405" w:rsidRDefault="00D8765E" w:rsidP="00F74316">
            <w:pPr>
              <w:spacing w:after="0"/>
              <w:jc w:val="left"/>
              <w:rPr>
                <w:sz w:val="18"/>
                <w:szCs w:val="18"/>
              </w:rPr>
            </w:pPr>
          </w:p>
        </w:tc>
      </w:tr>
      <w:tr w:rsidR="00D8765E" w:rsidRPr="009F4405" w14:paraId="3927B4F2" w14:textId="0F661314" w:rsidTr="00F74316">
        <w:trPr>
          <w:trHeight w:val="338"/>
        </w:trPr>
        <w:tc>
          <w:tcPr>
            <w:tcW w:w="423" w:type="pct"/>
            <w:hideMark/>
          </w:tcPr>
          <w:p w14:paraId="4FC53486" w14:textId="77777777" w:rsidR="00D8765E" w:rsidRPr="009F4405" w:rsidRDefault="00D8765E" w:rsidP="00F74316">
            <w:pPr>
              <w:spacing w:after="0"/>
              <w:jc w:val="left"/>
              <w:rPr>
                <w:sz w:val="18"/>
                <w:szCs w:val="18"/>
              </w:rPr>
            </w:pPr>
            <w:r w:rsidRPr="009F4405">
              <w:rPr>
                <w:sz w:val="18"/>
                <w:szCs w:val="18"/>
              </w:rPr>
              <w:t>FR</w:t>
            </w:r>
          </w:p>
        </w:tc>
        <w:tc>
          <w:tcPr>
            <w:tcW w:w="599" w:type="pct"/>
            <w:hideMark/>
          </w:tcPr>
          <w:p w14:paraId="5B7CCD1F" w14:textId="77777777" w:rsidR="00D8765E" w:rsidRPr="009F4405" w:rsidRDefault="00D8765E" w:rsidP="00F74316">
            <w:pPr>
              <w:spacing w:after="0"/>
              <w:jc w:val="left"/>
              <w:rPr>
                <w:b/>
                <w:sz w:val="18"/>
                <w:szCs w:val="18"/>
              </w:rPr>
            </w:pPr>
            <w:r w:rsidRPr="009F4405">
              <w:rPr>
                <w:b/>
                <w:bCs/>
                <w:sz w:val="18"/>
                <w:szCs w:val="18"/>
              </w:rPr>
              <w:t>MN Colibri (Ro-Ro vessel)</w:t>
            </w:r>
          </w:p>
        </w:tc>
        <w:tc>
          <w:tcPr>
            <w:tcW w:w="2107" w:type="pct"/>
            <w:hideMark/>
          </w:tcPr>
          <w:p w14:paraId="5DD6134C" w14:textId="1DD955DA" w:rsidR="00D8765E" w:rsidRPr="009F4405" w:rsidRDefault="00D8765E" w:rsidP="00F74316">
            <w:pPr>
              <w:spacing w:after="0"/>
              <w:jc w:val="left"/>
              <w:rPr>
                <w:sz w:val="18"/>
                <w:szCs w:val="18"/>
              </w:rPr>
            </w:pPr>
            <w:r w:rsidRPr="009F4405">
              <w:rPr>
                <w:sz w:val="18"/>
                <w:szCs w:val="18"/>
              </w:rPr>
              <w:t>2000-built Ro-Ro vessel for space logistics under long-term charter; carried Ariane 5 and Soyuz launcher components to French Guiana; Soyuz transport (for Progress Rocket Space Centre) suspended since 2022.</w:t>
            </w:r>
          </w:p>
        </w:tc>
        <w:tc>
          <w:tcPr>
            <w:tcW w:w="680" w:type="pct"/>
            <w:hideMark/>
          </w:tcPr>
          <w:p w14:paraId="78AF402B" w14:textId="0682D982" w:rsidR="00D8765E" w:rsidRPr="009F4405" w:rsidRDefault="00D8765E" w:rsidP="00F74316">
            <w:pPr>
              <w:spacing w:after="0"/>
              <w:jc w:val="left"/>
              <w:rPr>
                <w:sz w:val="18"/>
                <w:szCs w:val="18"/>
              </w:rPr>
            </w:pPr>
            <w:r w:rsidRPr="009F4405">
              <w:rPr>
                <w:sz w:val="18"/>
                <w:szCs w:val="18"/>
              </w:rPr>
              <w:t>Compagnie Maritime Nantaise (private)</w:t>
            </w:r>
          </w:p>
        </w:tc>
        <w:tc>
          <w:tcPr>
            <w:tcW w:w="623" w:type="pct"/>
            <w:hideMark/>
          </w:tcPr>
          <w:p w14:paraId="37D31DB7" w14:textId="4C8F02AC" w:rsidR="00D8765E" w:rsidRPr="009F4405" w:rsidRDefault="00D8765E" w:rsidP="00F74316">
            <w:pPr>
              <w:spacing w:after="0"/>
              <w:jc w:val="left"/>
              <w:rPr>
                <w:sz w:val="18"/>
                <w:szCs w:val="18"/>
              </w:rPr>
            </w:pPr>
            <w:r w:rsidRPr="009F4405">
              <w:rPr>
                <w:sz w:val="18"/>
                <w:szCs w:val="18"/>
              </w:rPr>
              <w:t>Arianespace; A</w:t>
            </w:r>
            <w:r w:rsidR="00BE79A5" w:rsidRPr="009F4405">
              <w:rPr>
                <w:sz w:val="18"/>
                <w:szCs w:val="18"/>
              </w:rPr>
              <w:t>vio with Vega-C</w:t>
            </w:r>
          </w:p>
        </w:tc>
        <w:tc>
          <w:tcPr>
            <w:tcW w:w="568" w:type="pct"/>
          </w:tcPr>
          <w:p w14:paraId="59F69CD0" w14:textId="1523581A" w:rsidR="00D8765E" w:rsidRPr="009F4405" w:rsidRDefault="00C814F0" w:rsidP="00F74316">
            <w:pPr>
              <w:spacing w:after="0"/>
              <w:jc w:val="left"/>
              <w:rPr>
                <w:sz w:val="18"/>
                <w:szCs w:val="18"/>
              </w:rPr>
            </w:pPr>
            <w:r w:rsidRPr="009F4405">
              <w:rPr>
                <w:sz w:val="18"/>
                <w:szCs w:val="18"/>
              </w:rPr>
              <w:t xml:space="preserve">Vega-E hardware if transport contracted; </w:t>
            </w:r>
          </w:p>
        </w:tc>
      </w:tr>
      <w:tr w:rsidR="00D8765E" w:rsidRPr="009F4405" w14:paraId="68A677F0" w14:textId="66ED849F" w:rsidTr="00F74316">
        <w:trPr>
          <w:trHeight w:val="338"/>
        </w:trPr>
        <w:tc>
          <w:tcPr>
            <w:tcW w:w="423" w:type="pct"/>
            <w:hideMark/>
          </w:tcPr>
          <w:p w14:paraId="43557BFC" w14:textId="77777777" w:rsidR="00D8765E" w:rsidRPr="009F4405" w:rsidRDefault="00D8765E" w:rsidP="00F74316">
            <w:pPr>
              <w:spacing w:after="0"/>
              <w:jc w:val="left"/>
              <w:rPr>
                <w:sz w:val="18"/>
                <w:szCs w:val="18"/>
              </w:rPr>
            </w:pPr>
            <w:r w:rsidRPr="009F4405">
              <w:rPr>
                <w:sz w:val="18"/>
                <w:szCs w:val="18"/>
              </w:rPr>
              <w:t>FR</w:t>
            </w:r>
          </w:p>
        </w:tc>
        <w:tc>
          <w:tcPr>
            <w:tcW w:w="599" w:type="pct"/>
            <w:hideMark/>
          </w:tcPr>
          <w:p w14:paraId="418244BE" w14:textId="61410C11" w:rsidR="00D8765E" w:rsidRPr="009F4405" w:rsidRDefault="00D8765E" w:rsidP="00F74316">
            <w:pPr>
              <w:spacing w:after="0"/>
              <w:jc w:val="left"/>
              <w:rPr>
                <w:b/>
                <w:bCs/>
                <w:sz w:val="18"/>
                <w:szCs w:val="18"/>
              </w:rPr>
            </w:pPr>
            <w:r w:rsidRPr="009F4405">
              <w:rPr>
                <w:b/>
                <w:bCs/>
                <w:sz w:val="18"/>
                <w:szCs w:val="18"/>
              </w:rPr>
              <w:t>Airbus BelugaXL</w:t>
            </w:r>
          </w:p>
        </w:tc>
        <w:tc>
          <w:tcPr>
            <w:tcW w:w="2107" w:type="pct"/>
            <w:hideMark/>
          </w:tcPr>
          <w:p w14:paraId="3D9410D4" w14:textId="60185E5C" w:rsidR="00D8765E" w:rsidRPr="009F4405" w:rsidRDefault="00F100C9" w:rsidP="00F74316">
            <w:pPr>
              <w:spacing w:after="40" w:line="230" w:lineRule="auto"/>
              <w:jc w:val="left"/>
            </w:pPr>
            <w:r>
              <w:rPr>
                <w:sz w:val="18"/>
                <w:szCs w:val="18"/>
              </w:rPr>
              <w:t>A03</w:t>
            </w:r>
            <w:r w:rsidR="00D8765E" w:rsidRPr="009F4405">
              <w:rPr>
                <w:sz w:val="18"/>
                <w:szCs w:val="18"/>
              </w:rPr>
              <w:t xml:space="preserve">30-based outsize cargo aircraft primarily moving Airbus aerospace sections between European production sites; can carry satellites and bulky aerospace hardware. Documented use for launcher hardware </w:t>
            </w:r>
          </w:p>
        </w:tc>
        <w:tc>
          <w:tcPr>
            <w:tcW w:w="680" w:type="pct"/>
            <w:hideMark/>
          </w:tcPr>
          <w:p w14:paraId="74566CC1" w14:textId="26B4149F" w:rsidR="00D8765E" w:rsidRPr="009F4405" w:rsidRDefault="00D8765E" w:rsidP="00F74316">
            <w:pPr>
              <w:spacing w:after="0"/>
              <w:jc w:val="left"/>
              <w:rPr>
                <w:sz w:val="18"/>
                <w:szCs w:val="18"/>
              </w:rPr>
            </w:pPr>
            <w:r w:rsidRPr="009F4405">
              <w:rPr>
                <w:sz w:val="18"/>
                <w:szCs w:val="18"/>
              </w:rPr>
              <w:t>Airbus Transport International (private)</w:t>
            </w:r>
          </w:p>
        </w:tc>
        <w:tc>
          <w:tcPr>
            <w:tcW w:w="623" w:type="pct"/>
            <w:hideMark/>
          </w:tcPr>
          <w:p w14:paraId="6A3AB108" w14:textId="25665501" w:rsidR="00D8765E" w:rsidRPr="009F4405" w:rsidRDefault="00392E72" w:rsidP="00F74316">
            <w:pPr>
              <w:spacing w:after="0"/>
              <w:jc w:val="left"/>
              <w:rPr>
                <w:sz w:val="18"/>
                <w:szCs w:val="18"/>
              </w:rPr>
            </w:pPr>
            <w:r w:rsidRPr="009F4405">
              <w:rPr>
                <w:sz w:val="18"/>
                <w:szCs w:val="18"/>
              </w:rPr>
              <w:t>Any</w:t>
            </w:r>
            <w:r w:rsidR="00855894" w:rsidRPr="009F4405">
              <w:rPr>
                <w:sz w:val="18"/>
                <w:szCs w:val="18"/>
              </w:rPr>
              <w:t xml:space="preserve"> launcher </w:t>
            </w:r>
            <w:r w:rsidR="000363D0" w:rsidRPr="009F4405">
              <w:rPr>
                <w:sz w:val="18"/>
                <w:szCs w:val="18"/>
              </w:rPr>
              <w:t>components</w:t>
            </w:r>
            <w:r w:rsidRPr="009F4405">
              <w:rPr>
                <w:sz w:val="18"/>
                <w:szCs w:val="18"/>
              </w:rPr>
              <w:t xml:space="preserve"> if size allows</w:t>
            </w:r>
          </w:p>
        </w:tc>
        <w:tc>
          <w:tcPr>
            <w:tcW w:w="568" w:type="pct"/>
          </w:tcPr>
          <w:p w14:paraId="4105C2F2" w14:textId="51FE8A3E" w:rsidR="00D8765E" w:rsidRPr="009F4405" w:rsidRDefault="00855894" w:rsidP="00F74316">
            <w:pPr>
              <w:spacing w:after="0"/>
              <w:jc w:val="left"/>
              <w:rPr>
                <w:sz w:val="18"/>
                <w:szCs w:val="18"/>
              </w:rPr>
            </w:pPr>
            <w:r w:rsidRPr="009F4405">
              <w:rPr>
                <w:sz w:val="18"/>
                <w:szCs w:val="18"/>
              </w:rPr>
              <w:t xml:space="preserve">Any launcher </w:t>
            </w:r>
            <w:r w:rsidR="000363D0" w:rsidRPr="009F4405">
              <w:rPr>
                <w:sz w:val="18"/>
                <w:szCs w:val="18"/>
              </w:rPr>
              <w:t>components</w:t>
            </w:r>
            <w:r w:rsidRPr="009F4405">
              <w:rPr>
                <w:sz w:val="18"/>
                <w:szCs w:val="18"/>
              </w:rPr>
              <w:t xml:space="preserve"> if size allows</w:t>
            </w:r>
          </w:p>
        </w:tc>
      </w:tr>
      <w:tr w:rsidR="000363D0" w:rsidRPr="009F4405" w14:paraId="420466BD" w14:textId="271F1DD7" w:rsidTr="00B81753">
        <w:trPr>
          <w:trHeight w:val="338"/>
        </w:trPr>
        <w:tc>
          <w:tcPr>
            <w:tcW w:w="423" w:type="pct"/>
            <w:hideMark/>
          </w:tcPr>
          <w:p w14:paraId="555431F0" w14:textId="77777777" w:rsidR="000363D0" w:rsidRPr="009F4405" w:rsidRDefault="000363D0" w:rsidP="00F74316">
            <w:pPr>
              <w:spacing w:after="0"/>
              <w:jc w:val="left"/>
              <w:rPr>
                <w:sz w:val="18"/>
                <w:szCs w:val="18"/>
              </w:rPr>
            </w:pPr>
            <w:r w:rsidRPr="009F4405">
              <w:rPr>
                <w:sz w:val="18"/>
                <w:szCs w:val="18"/>
              </w:rPr>
              <w:t>UA</w:t>
            </w:r>
          </w:p>
        </w:tc>
        <w:tc>
          <w:tcPr>
            <w:tcW w:w="599" w:type="pct"/>
            <w:hideMark/>
          </w:tcPr>
          <w:p w14:paraId="1A0CB8C7" w14:textId="213917DA" w:rsidR="000363D0" w:rsidRPr="009F4405" w:rsidRDefault="000363D0" w:rsidP="00F74316">
            <w:pPr>
              <w:spacing w:after="0"/>
              <w:jc w:val="left"/>
              <w:rPr>
                <w:b/>
                <w:bCs/>
                <w:sz w:val="18"/>
                <w:szCs w:val="18"/>
              </w:rPr>
            </w:pPr>
            <w:r w:rsidRPr="009F4405">
              <w:rPr>
                <w:b/>
                <w:bCs/>
                <w:sz w:val="18"/>
                <w:szCs w:val="18"/>
              </w:rPr>
              <w:t>Antonov An-124</w:t>
            </w:r>
          </w:p>
        </w:tc>
        <w:tc>
          <w:tcPr>
            <w:tcW w:w="2107" w:type="pct"/>
            <w:hideMark/>
          </w:tcPr>
          <w:p w14:paraId="7519760B" w14:textId="1B249001" w:rsidR="000363D0" w:rsidRPr="009F4405" w:rsidRDefault="000363D0" w:rsidP="00F74316">
            <w:pPr>
              <w:spacing w:after="0"/>
              <w:jc w:val="left"/>
              <w:rPr>
                <w:sz w:val="18"/>
                <w:szCs w:val="18"/>
              </w:rPr>
            </w:pPr>
            <w:r w:rsidRPr="009F4405">
              <w:rPr>
                <w:sz w:val="18"/>
                <w:szCs w:val="18"/>
              </w:rPr>
              <w:t>Heavy cargo aircraft chartered ad hoc by ESA and European space companies for large spacecraft and, when required, launcher components to launch-site airports (e.g. Cayenne Félix Eboué).</w:t>
            </w:r>
          </w:p>
        </w:tc>
        <w:tc>
          <w:tcPr>
            <w:tcW w:w="680" w:type="pct"/>
            <w:hideMark/>
          </w:tcPr>
          <w:p w14:paraId="6CD27656" w14:textId="17185780" w:rsidR="000363D0" w:rsidRPr="009F4405" w:rsidRDefault="000363D0" w:rsidP="00F74316">
            <w:pPr>
              <w:spacing w:after="0"/>
              <w:jc w:val="left"/>
              <w:rPr>
                <w:sz w:val="18"/>
                <w:szCs w:val="18"/>
              </w:rPr>
            </w:pPr>
            <w:r w:rsidRPr="009F4405">
              <w:rPr>
                <w:sz w:val="18"/>
                <w:szCs w:val="18"/>
              </w:rPr>
              <w:t>Antonov Airlines (private)</w:t>
            </w:r>
          </w:p>
        </w:tc>
        <w:tc>
          <w:tcPr>
            <w:tcW w:w="623" w:type="pct"/>
            <w:hideMark/>
          </w:tcPr>
          <w:p w14:paraId="22E839F6" w14:textId="61D7DD01" w:rsidR="000363D0" w:rsidRPr="009F4405" w:rsidRDefault="000363D0" w:rsidP="00F74316">
            <w:pPr>
              <w:spacing w:after="0"/>
              <w:jc w:val="left"/>
              <w:rPr>
                <w:sz w:val="18"/>
                <w:szCs w:val="18"/>
              </w:rPr>
            </w:pPr>
            <w:r w:rsidRPr="009F4405">
              <w:rPr>
                <w:sz w:val="18"/>
                <w:szCs w:val="18"/>
              </w:rPr>
              <w:t>Any launcher components if size allows</w:t>
            </w:r>
          </w:p>
        </w:tc>
        <w:tc>
          <w:tcPr>
            <w:tcW w:w="568" w:type="pct"/>
          </w:tcPr>
          <w:p w14:paraId="6FC892A0" w14:textId="79393B4C" w:rsidR="000363D0" w:rsidRPr="009F4405" w:rsidRDefault="000363D0" w:rsidP="00F74316">
            <w:pPr>
              <w:spacing w:after="0"/>
              <w:jc w:val="left"/>
              <w:rPr>
                <w:sz w:val="18"/>
                <w:szCs w:val="18"/>
              </w:rPr>
            </w:pPr>
            <w:r w:rsidRPr="009F4405">
              <w:rPr>
                <w:sz w:val="18"/>
                <w:szCs w:val="18"/>
              </w:rPr>
              <w:t>Any launcher components if size allows</w:t>
            </w:r>
          </w:p>
        </w:tc>
      </w:tr>
      <w:tr w:rsidR="000363D0" w:rsidRPr="009F4405" w14:paraId="51B9305F" w14:textId="5D876BC4" w:rsidTr="00F74316">
        <w:trPr>
          <w:trHeight w:val="338"/>
        </w:trPr>
        <w:tc>
          <w:tcPr>
            <w:tcW w:w="423" w:type="pct"/>
            <w:hideMark/>
          </w:tcPr>
          <w:p w14:paraId="3DE6285E" w14:textId="77777777" w:rsidR="000363D0" w:rsidRPr="009F4405" w:rsidRDefault="000363D0" w:rsidP="00F74316">
            <w:pPr>
              <w:spacing w:after="0"/>
              <w:jc w:val="left"/>
              <w:rPr>
                <w:sz w:val="18"/>
                <w:szCs w:val="18"/>
              </w:rPr>
            </w:pPr>
            <w:r w:rsidRPr="009F4405">
              <w:rPr>
                <w:sz w:val="18"/>
                <w:szCs w:val="18"/>
              </w:rPr>
              <w:t>UK</w:t>
            </w:r>
          </w:p>
        </w:tc>
        <w:tc>
          <w:tcPr>
            <w:tcW w:w="599" w:type="pct"/>
            <w:hideMark/>
          </w:tcPr>
          <w:p w14:paraId="41A77178" w14:textId="12D6A036" w:rsidR="000363D0" w:rsidRPr="009F4405" w:rsidRDefault="000363D0" w:rsidP="00F74316">
            <w:pPr>
              <w:spacing w:after="0"/>
              <w:jc w:val="left"/>
              <w:rPr>
                <w:b/>
                <w:bCs/>
                <w:sz w:val="18"/>
                <w:szCs w:val="18"/>
              </w:rPr>
            </w:pPr>
            <w:r w:rsidRPr="009F4405">
              <w:rPr>
                <w:b/>
                <w:bCs/>
                <w:sz w:val="18"/>
                <w:szCs w:val="18"/>
              </w:rPr>
              <w:t>RFA multi-modal logistics</w:t>
            </w:r>
          </w:p>
        </w:tc>
        <w:tc>
          <w:tcPr>
            <w:tcW w:w="2107" w:type="pct"/>
            <w:hideMark/>
          </w:tcPr>
          <w:p w14:paraId="4FB8E1D5" w14:textId="263B8B34" w:rsidR="000363D0" w:rsidRPr="009F4405" w:rsidRDefault="000363D0" w:rsidP="00F74316">
            <w:pPr>
              <w:spacing w:after="0"/>
              <w:jc w:val="left"/>
              <w:rPr>
                <w:sz w:val="18"/>
                <w:szCs w:val="18"/>
              </w:rPr>
            </w:pPr>
            <w:r w:rsidRPr="009F4405">
              <w:rPr>
                <w:sz w:val="18"/>
                <w:szCs w:val="18"/>
              </w:rPr>
              <w:t>Stage and GSE transport to SaxaVord: first stage shipped from the Augsburg factory (Feb 2026); second stage shipped from Esrange after its 280 s full-duration hot fire; Helix engines tested near Kiruna and delivered on a rolling basis; four 18 m × 4 m deluge-water tanks barged Aberdeen → Lerwick → Baltasound by Ocean Kinetics.</w:t>
            </w:r>
          </w:p>
        </w:tc>
        <w:tc>
          <w:tcPr>
            <w:tcW w:w="680" w:type="pct"/>
            <w:hideMark/>
          </w:tcPr>
          <w:p w14:paraId="02BC8F09" w14:textId="2E74303B" w:rsidR="000363D0" w:rsidRPr="009F4405" w:rsidRDefault="000363D0" w:rsidP="00F74316">
            <w:pPr>
              <w:spacing w:after="0"/>
              <w:jc w:val="left"/>
              <w:rPr>
                <w:sz w:val="18"/>
                <w:szCs w:val="18"/>
              </w:rPr>
            </w:pPr>
            <w:r w:rsidRPr="009F4405">
              <w:rPr>
                <w:sz w:val="18"/>
                <w:szCs w:val="18"/>
              </w:rPr>
              <w:t>RFA with contracted carriers (Ocean Kinetics et al.)</w:t>
            </w:r>
          </w:p>
        </w:tc>
        <w:tc>
          <w:tcPr>
            <w:tcW w:w="623" w:type="pct"/>
            <w:hideMark/>
          </w:tcPr>
          <w:p w14:paraId="10CADE27" w14:textId="77777777" w:rsidR="000363D0" w:rsidRPr="009F4405" w:rsidRDefault="000363D0" w:rsidP="00F74316">
            <w:pPr>
              <w:spacing w:after="0"/>
              <w:jc w:val="left"/>
              <w:rPr>
                <w:sz w:val="18"/>
                <w:szCs w:val="18"/>
              </w:rPr>
            </w:pPr>
            <w:r w:rsidRPr="009F4405">
              <w:rPr>
                <w:sz w:val="18"/>
                <w:szCs w:val="18"/>
              </w:rPr>
              <w:t>Rocket Factory Augsburg</w:t>
            </w:r>
          </w:p>
        </w:tc>
        <w:tc>
          <w:tcPr>
            <w:tcW w:w="568" w:type="pct"/>
          </w:tcPr>
          <w:p w14:paraId="2F3E1413" w14:textId="77777777" w:rsidR="000363D0" w:rsidRPr="009F4405" w:rsidRDefault="000363D0" w:rsidP="00F74316">
            <w:pPr>
              <w:spacing w:after="0"/>
              <w:jc w:val="left"/>
              <w:rPr>
                <w:sz w:val="18"/>
                <w:szCs w:val="18"/>
              </w:rPr>
            </w:pPr>
          </w:p>
        </w:tc>
      </w:tr>
      <w:tr w:rsidR="000363D0" w:rsidRPr="009F4405" w14:paraId="29A30787" w14:textId="6B70B111" w:rsidTr="00F74316">
        <w:trPr>
          <w:trHeight w:val="338"/>
        </w:trPr>
        <w:tc>
          <w:tcPr>
            <w:tcW w:w="423" w:type="pct"/>
          </w:tcPr>
          <w:p w14:paraId="20B588A9" w14:textId="23E3A375" w:rsidR="000363D0" w:rsidRPr="009F4405" w:rsidRDefault="000363D0" w:rsidP="00F74316">
            <w:pPr>
              <w:spacing w:after="0"/>
              <w:jc w:val="left"/>
              <w:rPr>
                <w:sz w:val="18"/>
                <w:szCs w:val="18"/>
              </w:rPr>
            </w:pPr>
            <w:r w:rsidRPr="009F4405">
              <w:rPr>
                <w:sz w:val="18"/>
                <w:szCs w:val="18"/>
              </w:rPr>
              <w:t>NA</w:t>
            </w:r>
          </w:p>
        </w:tc>
        <w:tc>
          <w:tcPr>
            <w:tcW w:w="599" w:type="pct"/>
          </w:tcPr>
          <w:p w14:paraId="6F488FB0" w14:textId="302B38C8" w:rsidR="000363D0" w:rsidRPr="009F4405" w:rsidRDefault="000363D0" w:rsidP="00F74316">
            <w:pPr>
              <w:spacing w:after="0"/>
              <w:jc w:val="left"/>
              <w:rPr>
                <w:b/>
                <w:bCs/>
                <w:sz w:val="18"/>
                <w:szCs w:val="18"/>
              </w:rPr>
            </w:pPr>
            <w:r w:rsidRPr="009F4405">
              <w:rPr>
                <w:b/>
                <w:bCs/>
                <w:sz w:val="18"/>
                <w:szCs w:val="18"/>
              </w:rPr>
              <w:t>Isar Aerospace logistics</w:t>
            </w:r>
          </w:p>
        </w:tc>
        <w:tc>
          <w:tcPr>
            <w:tcW w:w="2107" w:type="pct"/>
          </w:tcPr>
          <w:p w14:paraId="052E2FF9" w14:textId="77777777" w:rsidR="000363D0" w:rsidRPr="009F4405" w:rsidRDefault="000363D0" w:rsidP="00F74316">
            <w:pPr>
              <w:spacing w:after="40" w:line="230" w:lineRule="auto"/>
              <w:jc w:val="left"/>
              <w:rPr>
                <w:sz w:val="18"/>
                <w:szCs w:val="18"/>
              </w:rPr>
            </w:pPr>
            <w:r w:rsidRPr="009F4405">
              <w:rPr>
                <w:sz w:val="18"/>
                <w:szCs w:val="18"/>
              </w:rPr>
              <w:t xml:space="preserve">Spectrum stages are produced at Ottobrunn/Parsdorf (Munich area), tested at Isar’s Esrange facilities and launched from Andøya (road-connected island with Andenes/Risøyhamn harbours). Exact transport modes and routing are not publicly documented </w:t>
            </w:r>
          </w:p>
          <w:p w14:paraId="4DBD3A0A" w14:textId="176D285C" w:rsidR="000363D0" w:rsidRPr="009F4405" w:rsidRDefault="000363D0" w:rsidP="00F74316">
            <w:pPr>
              <w:spacing w:after="0"/>
              <w:jc w:val="left"/>
              <w:rPr>
                <w:i/>
                <w:iCs/>
                <w:sz w:val="18"/>
                <w:szCs w:val="18"/>
              </w:rPr>
            </w:pPr>
            <w:r w:rsidRPr="009F4405">
              <w:rPr>
                <w:i/>
                <w:iCs/>
                <w:sz w:val="18"/>
                <w:szCs w:val="18"/>
              </w:rPr>
              <w:lastRenderedPageBreak/>
              <w:t>ASSUMPTION: the 2 m stage diameter is compatible with standard road transport; road transfer between Munich, Esrange and Andøya, with possible sea legs, is likely.</w:t>
            </w:r>
          </w:p>
        </w:tc>
        <w:tc>
          <w:tcPr>
            <w:tcW w:w="680" w:type="pct"/>
          </w:tcPr>
          <w:p w14:paraId="6F686912" w14:textId="2B282351" w:rsidR="000363D0" w:rsidRPr="009F4405" w:rsidRDefault="000363D0" w:rsidP="00F74316">
            <w:pPr>
              <w:spacing w:after="0"/>
              <w:jc w:val="left"/>
              <w:rPr>
                <w:sz w:val="18"/>
                <w:szCs w:val="18"/>
              </w:rPr>
            </w:pPr>
            <w:r w:rsidRPr="009F4405">
              <w:rPr>
                <w:sz w:val="18"/>
                <w:szCs w:val="18"/>
              </w:rPr>
              <w:lastRenderedPageBreak/>
              <w:t>Isar Aerospace with contracted carriers</w:t>
            </w:r>
          </w:p>
        </w:tc>
        <w:tc>
          <w:tcPr>
            <w:tcW w:w="623" w:type="pct"/>
          </w:tcPr>
          <w:p w14:paraId="1393D6C5" w14:textId="3DDFB191" w:rsidR="000363D0" w:rsidRPr="009F4405" w:rsidRDefault="000363D0" w:rsidP="00F74316">
            <w:pPr>
              <w:spacing w:after="0"/>
              <w:jc w:val="left"/>
              <w:rPr>
                <w:sz w:val="18"/>
                <w:szCs w:val="18"/>
              </w:rPr>
            </w:pPr>
            <w:r w:rsidRPr="009F4405">
              <w:rPr>
                <w:sz w:val="18"/>
                <w:szCs w:val="18"/>
              </w:rPr>
              <w:t>Isar Aerospace</w:t>
            </w:r>
          </w:p>
        </w:tc>
        <w:tc>
          <w:tcPr>
            <w:tcW w:w="568" w:type="pct"/>
          </w:tcPr>
          <w:p w14:paraId="5D45C61F" w14:textId="77777777" w:rsidR="000363D0" w:rsidRPr="009F4405" w:rsidRDefault="000363D0" w:rsidP="00F74316">
            <w:pPr>
              <w:spacing w:after="0"/>
              <w:jc w:val="left"/>
              <w:rPr>
                <w:sz w:val="18"/>
                <w:szCs w:val="18"/>
              </w:rPr>
            </w:pPr>
          </w:p>
        </w:tc>
      </w:tr>
    </w:tbl>
    <w:p w14:paraId="48817AD0" w14:textId="77777777" w:rsidR="00A111BA" w:rsidRPr="009F4405" w:rsidRDefault="00A111BA" w:rsidP="00A111BA"/>
    <w:p w14:paraId="2A515049" w14:textId="14D8141C" w:rsidR="00A111BA" w:rsidRPr="009F4405" w:rsidRDefault="00A111BA" w:rsidP="00A111BA">
      <w:r w:rsidRPr="009F4405">
        <w:t xml:space="preserve">A few high-level observations emerge from the table above. Most notably, maritime transport appears to be the backbone of European space transportation logistics, particularly for the Ariane programme and the Europe-French Guiana corridor. Furthermore, much of this transportation infrastructure is purpose-built or heavily adapted to the sheer size and sensitivity of space hardware, highlighting the extent to which this transportation infrastructure itself comprises an important part of Europe’s access to space. </w:t>
      </w:r>
    </w:p>
    <w:p w14:paraId="69F0EC21" w14:textId="5BFBC775" w:rsidR="00A111BA" w:rsidRPr="009F4405" w:rsidRDefault="00A111BA" w:rsidP="002238C5">
      <w:pPr>
        <w:pStyle w:val="EYHeading3"/>
      </w:pPr>
      <w:r w:rsidRPr="009F4405">
        <w:t xml:space="preserve">Operations </w:t>
      </w:r>
      <w:r w:rsidR="00A42271" w:rsidRPr="009F4405">
        <w:t>c</w:t>
      </w:r>
      <w:r w:rsidRPr="009F4405">
        <w:t>entres</w:t>
      </w:r>
    </w:p>
    <w:p w14:paraId="2BFCA51A" w14:textId="6192CBB0" w:rsidR="005D076E" w:rsidRPr="009F4405" w:rsidRDefault="008C1DA3" w:rsidP="00A111BA">
      <w:r w:rsidRPr="009F4405">
        <w:t>This section retains only centres exercising launch-phase control — launch control, range control and launch mission control. Satellite-operations, LEOP, Earth-observation and navigation centres examined in earlier drafts (ESA ESRIN, DLR GSOC, EUMETSAT MCC, the Galileo Control Centres and the Galileo Security Monitoring Centres) are outside the launch-services scope and have been removed; their association with launchers is programmatic (e.g. ESRIN hosting Vega programme management), not operational</w:t>
      </w:r>
      <w:r w:rsidR="00A111BA" w:rsidRPr="009F4405">
        <w:t>.</w:t>
      </w:r>
    </w:p>
    <w:p w14:paraId="17FE0A86" w14:textId="41DF7CDA" w:rsidR="005D076E" w:rsidRPr="009F4405" w:rsidRDefault="005D076E" w:rsidP="008C1DA3">
      <w:pPr>
        <w:pStyle w:val="Caption"/>
      </w:pPr>
      <w:bookmarkStart w:id="43" w:name="_Toc239018405"/>
      <w:r w:rsidRPr="009F4405">
        <w:t xml:space="preserve">Table </w:t>
      </w:r>
      <w:r w:rsidRPr="009F4405">
        <w:fldChar w:fldCharType="begin"/>
      </w:r>
      <w:r w:rsidRPr="009F4405">
        <w:rPr>
          <w:color w:val="4472C4"/>
          <w14:ligatures w14:val="standardContextual"/>
        </w:rPr>
        <w:instrText xml:space="preserve"> SEQ Table \* ARABIC </w:instrText>
      </w:r>
      <w:r w:rsidRPr="009F4405">
        <w:fldChar w:fldCharType="separate"/>
      </w:r>
      <w:r w:rsidR="005F19E3">
        <w:rPr>
          <w:noProof/>
          <w:color w:val="4472C4"/>
          <w14:ligatures w14:val="standardContextual"/>
        </w:rPr>
        <w:t>14</w:t>
      </w:r>
      <w:r w:rsidRPr="009F4405">
        <w:fldChar w:fldCharType="end"/>
      </w:r>
      <w:r w:rsidRPr="009F4405">
        <w:t xml:space="preserve"> </w:t>
      </w:r>
      <w:r w:rsidR="0048090A" w:rsidRPr="009F4405">
        <w:t xml:space="preserve">Launch phase </w:t>
      </w:r>
      <w:r w:rsidR="00210971" w:rsidRPr="009F4405">
        <w:t>o</w:t>
      </w:r>
      <w:r w:rsidRPr="009F4405">
        <w:t>perations centres</w:t>
      </w:r>
      <w:bookmarkEnd w:id="43"/>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000" w:firstRow="0" w:lastRow="0" w:firstColumn="0" w:lastColumn="0" w:noHBand="0" w:noVBand="0"/>
      </w:tblPr>
      <w:tblGrid>
        <w:gridCol w:w="1708"/>
        <w:gridCol w:w="1548"/>
        <w:gridCol w:w="1988"/>
        <w:gridCol w:w="2813"/>
        <w:gridCol w:w="1571"/>
      </w:tblGrid>
      <w:tr w:rsidR="0070566A" w:rsidRPr="009F4405" w14:paraId="6DD66B71" w14:textId="77777777" w:rsidTr="004D7173">
        <w:trPr>
          <w:tblHeader/>
        </w:trPr>
        <w:tc>
          <w:tcPr>
            <w:tcW w:w="1708" w:type="dxa"/>
            <w:shd w:val="clear" w:color="auto" w:fill="FFE600" w:themeFill="accent2"/>
            <w:tcMar>
              <w:top w:w="60" w:type="dxa"/>
              <w:left w:w="90" w:type="dxa"/>
              <w:bottom w:w="60" w:type="dxa"/>
              <w:right w:w="90" w:type="dxa"/>
            </w:tcMar>
            <w:vAlign w:val="center"/>
          </w:tcPr>
          <w:p w14:paraId="10FC3EE2" w14:textId="77777777" w:rsidR="0070566A" w:rsidRPr="009F4405" w:rsidRDefault="0070566A" w:rsidP="004D7173">
            <w:pPr>
              <w:spacing w:after="0"/>
              <w:jc w:val="center"/>
            </w:pPr>
            <w:r w:rsidRPr="009F4405">
              <w:rPr>
                <w:b/>
                <w:bCs/>
                <w:sz w:val="18"/>
                <w:szCs w:val="18"/>
              </w:rPr>
              <w:t>Centre</w:t>
            </w:r>
          </w:p>
        </w:tc>
        <w:tc>
          <w:tcPr>
            <w:tcW w:w="1548" w:type="dxa"/>
            <w:shd w:val="clear" w:color="auto" w:fill="FFE600" w:themeFill="accent2"/>
            <w:tcMar>
              <w:top w:w="60" w:type="dxa"/>
              <w:left w:w="90" w:type="dxa"/>
              <w:bottom w:w="60" w:type="dxa"/>
              <w:right w:w="90" w:type="dxa"/>
            </w:tcMar>
            <w:vAlign w:val="center"/>
          </w:tcPr>
          <w:p w14:paraId="3805212B" w14:textId="314660CE" w:rsidR="0070566A" w:rsidRPr="009F4405" w:rsidRDefault="005A35C7" w:rsidP="004D7173">
            <w:pPr>
              <w:spacing w:after="0"/>
              <w:jc w:val="center"/>
            </w:pPr>
            <w:r w:rsidRPr="009F4405">
              <w:rPr>
                <w:b/>
                <w:bCs/>
                <w:sz w:val="18"/>
                <w:szCs w:val="18"/>
              </w:rPr>
              <w:t>Current documented launcher users</w:t>
            </w:r>
          </w:p>
        </w:tc>
        <w:tc>
          <w:tcPr>
            <w:tcW w:w="1988" w:type="dxa"/>
            <w:shd w:val="clear" w:color="auto" w:fill="FFE600" w:themeFill="accent2"/>
            <w:vAlign w:val="center"/>
          </w:tcPr>
          <w:p w14:paraId="39A07CAD" w14:textId="1F4E593C" w:rsidR="0070566A" w:rsidRPr="009F4405" w:rsidRDefault="005A35C7" w:rsidP="004D7173">
            <w:pPr>
              <w:spacing w:after="0"/>
              <w:jc w:val="center"/>
              <w:rPr>
                <w:b/>
                <w:bCs/>
                <w:sz w:val="18"/>
                <w:szCs w:val="18"/>
              </w:rPr>
            </w:pPr>
            <w:r w:rsidRPr="009F4405">
              <w:rPr>
                <w:b/>
                <w:bCs/>
                <w:sz w:val="18"/>
                <w:szCs w:val="18"/>
              </w:rPr>
              <w:t>Expected launcher users</w:t>
            </w:r>
          </w:p>
        </w:tc>
        <w:tc>
          <w:tcPr>
            <w:tcW w:w="2813" w:type="dxa"/>
            <w:shd w:val="clear" w:color="auto" w:fill="FFE600" w:themeFill="accent2"/>
            <w:tcMar>
              <w:top w:w="60" w:type="dxa"/>
              <w:left w:w="90" w:type="dxa"/>
              <w:bottom w:w="60" w:type="dxa"/>
              <w:right w:w="90" w:type="dxa"/>
            </w:tcMar>
            <w:vAlign w:val="center"/>
          </w:tcPr>
          <w:p w14:paraId="37D649E2" w14:textId="77777777" w:rsidR="0070566A" w:rsidRPr="009F4405" w:rsidRDefault="0070566A" w:rsidP="004D7173">
            <w:pPr>
              <w:spacing w:after="0"/>
              <w:jc w:val="center"/>
            </w:pPr>
            <w:r w:rsidRPr="009F4405">
              <w:rPr>
                <w:b/>
                <w:bCs/>
                <w:sz w:val="18"/>
                <w:szCs w:val="18"/>
              </w:rPr>
              <w:t>Role in launch services</w:t>
            </w:r>
          </w:p>
        </w:tc>
        <w:tc>
          <w:tcPr>
            <w:tcW w:w="1571" w:type="dxa"/>
            <w:shd w:val="clear" w:color="auto" w:fill="FFE600" w:themeFill="accent2"/>
            <w:tcMar>
              <w:top w:w="60" w:type="dxa"/>
              <w:left w:w="90" w:type="dxa"/>
              <w:bottom w:w="60" w:type="dxa"/>
              <w:right w:w="90" w:type="dxa"/>
            </w:tcMar>
            <w:vAlign w:val="center"/>
          </w:tcPr>
          <w:p w14:paraId="32DD4615" w14:textId="77777777" w:rsidR="0070566A" w:rsidRPr="009F4405" w:rsidRDefault="0070566A" w:rsidP="004D7173">
            <w:pPr>
              <w:spacing w:after="0"/>
              <w:jc w:val="center"/>
            </w:pPr>
            <w:r w:rsidRPr="009F4405">
              <w:rPr>
                <w:b/>
                <w:bCs/>
                <w:sz w:val="18"/>
                <w:szCs w:val="18"/>
              </w:rPr>
              <w:t>Ownership / operator</w:t>
            </w:r>
          </w:p>
        </w:tc>
      </w:tr>
      <w:tr w:rsidR="0070566A" w:rsidRPr="009F4405" w14:paraId="4556AED4" w14:textId="77777777" w:rsidTr="008216F9">
        <w:tc>
          <w:tcPr>
            <w:tcW w:w="1708" w:type="dxa"/>
            <w:tcMar>
              <w:top w:w="60" w:type="dxa"/>
              <w:left w:w="90" w:type="dxa"/>
              <w:bottom w:w="60" w:type="dxa"/>
              <w:right w:w="90" w:type="dxa"/>
            </w:tcMar>
          </w:tcPr>
          <w:p w14:paraId="55E4C9C2" w14:textId="77777777" w:rsidR="0070566A" w:rsidRPr="009F4405" w:rsidRDefault="0070566A" w:rsidP="008216F9">
            <w:pPr>
              <w:spacing w:after="40" w:line="230" w:lineRule="auto"/>
              <w:jc w:val="left"/>
            </w:pPr>
            <w:r w:rsidRPr="009F4405">
              <w:rPr>
                <w:b/>
                <w:bCs/>
                <w:sz w:val="18"/>
                <w:szCs w:val="18"/>
              </w:rPr>
              <w:t>Jupiter 2 Mission Control Centre (CDC), CSG</w:t>
            </w:r>
          </w:p>
        </w:tc>
        <w:tc>
          <w:tcPr>
            <w:tcW w:w="1548" w:type="dxa"/>
            <w:tcMar>
              <w:top w:w="60" w:type="dxa"/>
              <w:left w:w="90" w:type="dxa"/>
              <w:bottom w:w="60" w:type="dxa"/>
              <w:right w:w="90" w:type="dxa"/>
            </w:tcMar>
          </w:tcPr>
          <w:p w14:paraId="451CED1F" w14:textId="77777777" w:rsidR="0070566A" w:rsidRPr="009F4405" w:rsidRDefault="0070566A" w:rsidP="008216F9">
            <w:pPr>
              <w:spacing w:after="40" w:line="230" w:lineRule="auto"/>
              <w:jc w:val="left"/>
            </w:pPr>
            <w:r w:rsidRPr="009F4405">
              <w:rPr>
                <w:sz w:val="18"/>
                <w:szCs w:val="18"/>
              </w:rPr>
              <w:t>Ariane 6, Vega-C</w:t>
            </w:r>
          </w:p>
        </w:tc>
        <w:tc>
          <w:tcPr>
            <w:tcW w:w="1988" w:type="dxa"/>
          </w:tcPr>
          <w:p w14:paraId="44C9A886" w14:textId="76837CB3" w:rsidR="0070566A" w:rsidRPr="009F4405" w:rsidRDefault="001F226C" w:rsidP="008216F9">
            <w:pPr>
              <w:spacing w:after="40" w:line="230" w:lineRule="auto"/>
              <w:jc w:val="left"/>
              <w:rPr>
                <w:sz w:val="18"/>
                <w:szCs w:val="18"/>
              </w:rPr>
            </w:pPr>
            <w:r w:rsidRPr="009F4405">
              <w:rPr>
                <w:sz w:val="18"/>
                <w:szCs w:val="18"/>
              </w:rPr>
              <w:t>Vega-E, Maia, Miura 5, Zephyr, Sirius</w:t>
            </w:r>
            <w:r w:rsidR="00A82832" w:rsidRPr="009F4405">
              <w:rPr>
                <w:sz w:val="18"/>
                <w:szCs w:val="18"/>
              </w:rPr>
              <w:t xml:space="preserve"> </w:t>
            </w:r>
            <w:r w:rsidRPr="009F4405">
              <w:rPr>
                <w:sz w:val="18"/>
                <w:szCs w:val="18"/>
              </w:rPr>
              <w:t>as they enter CSG service</w:t>
            </w:r>
          </w:p>
        </w:tc>
        <w:tc>
          <w:tcPr>
            <w:tcW w:w="2813" w:type="dxa"/>
            <w:tcMar>
              <w:top w:w="60" w:type="dxa"/>
              <w:left w:w="90" w:type="dxa"/>
              <w:bottom w:w="60" w:type="dxa"/>
              <w:right w:w="90" w:type="dxa"/>
            </w:tcMar>
          </w:tcPr>
          <w:p w14:paraId="01C18958" w14:textId="77777777" w:rsidR="0070566A" w:rsidRPr="009F4405" w:rsidRDefault="0070566A" w:rsidP="008216F9">
            <w:pPr>
              <w:spacing w:after="40" w:line="230" w:lineRule="auto"/>
              <w:jc w:val="left"/>
            </w:pPr>
            <w:r w:rsidRPr="009F4405">
              <w:rPr>
                <w:sz w:val="18"/>
                <w:szCs w:val="18"/>
              </w:rPr>
              <w:t>“Control tower”: coordination of final preparation and countdown, ground-telemetry processing, readiness consolidation (weather, safety), decision process, flight monitoring.</w:t>
            </w:r>
          </w:p>
        </w:tc>
        <w:tc>
          <w:tcPr>
            <w:tcW w:w="1571" w:type="dxa"/>
            <w:tcMar>
              <w:top w:w="60" w:type="dxa"/>
              <w:left w:w="90" w:type="dxa"/>
              <w:bottom w:w="60" w:type="dxa"/>
              <w:right w:w="90" w:type="dxa"/>
            </w:tcMar>
          </w:tcPr>
          <w:p w14:paraId="78BEA897" w14:textId="77777777" w:rsidR="0070566A" w:rsidRPr="009F4405" w:rsidRDefault="0070566A" w:rsidP="008216F9">
            <w:pPr>
              <w:spacing w:after="40" w:line="230" w:lineRule="auto"/>
              <w:jc w:val="left"/>
            </w:pPr>
            <w:r w:rsidRPr="009F4405">
              <w:rPr>
                <w:sz w:val="18"/>
                <w:szCs w:val="18"/>
              </w:rPr>
              <w:t>CNES (French State/ESA)</w:t>
            </w:r>
          </w:p>
        </w:tc>
      </w:tr>
      <w:tr w:rsidR="0070566A" w:rsidRPr="009F4405" w14:paraId="2A34B957" w14:textId="77777777" w:rsidTr="008216F9">
        <w:tc>
          <w:tcPr>
            <w:tcW w:w="1708" w:type="dxa"/>
            <w:tcMar>
              <w:top w:w="60" w:type="dxa"/>
              <w:left w:w="90" w:type="dxa"/>
              <w:bottom w:w="60" w:type="dxa"/>
              <w:right w:w="90" w:type="dxa"/>
            </w:tcMar>
          </w:tcPr>
          <w:p w14:paraId="297DE33E" w14:textId="77777777" w:rsidR="0070566A" w:rsidRPr="009F4405" w:rsidRDefault="0070566A" w:rsidP="008216F9">
            <w:pPr>
              <w:spacing w:after="40" w:line="230" w:lineRule="auto"/>
              <w:jc w:val="left"/>
            </w:pPr>
            <w:r w:rsidRPr="009F4405">
              <w:rPr>
                <w:b/>
                <w:bCs/>
                <w:sz w:val="18"/>
                <w:szCs w:val="18"/>
              </w:rPr>
              <w:t>Launch Centre No. 3 (CDL3), CSG</w:t>
            </w:r>
          </w:p>
        </w:tc>
        <w:tc>
          <w:tcPr>
            <w:tcW w:w="1548" w:type="dxa"/>
            <w:tcMar>
              <w:top w:w="60" w:type="dxa"/>
              <w:left w:w="90" w:type="dxa"/>
              <w:bottom w:w="60" w:type="dxa"/>
              <w:right w:w="90" w:type="dxa"/>
            </w:tcMar>
          </w:tcPr>
          <w:p w14:paraId="5D838E66" w14:textId="77777777" w:rsidR="0070566A" w:rsidRPr="009F4405" w:rsidRDefault="0070566A" w:rsidP="008216F9">
            <w:pPr>
              <w:spacing w:after="40" w:line="230" w:lineRule="auto"/>
              <w:jc w:val="left"/>
            </w:pPr>
            <w:r w:rsidRPr="009F4405">
              <w:rPr>
                <w:sz w:val="18"/>
                <w:szCs w:val="18"/>
              </w:rPr>
              <w:t>Ariane 6</w:t>
            </w:r>
          </w:p>
        </w:tc>
        <w:tc>
          <w:tcPr>
            <w:tcW w:w="1988" w:type="dxa"/>
          </w:tcPr>
          <w:p w14:paraId="2544F35F" w14:textId="77777777" w:rsidR="0070566A" w:rsidRPr="009F4405" w:rsidRDefault="0070566A" w:rsidP="008216F9">
            <w:pPr>
              <w:spacing w:after="40" w:line="230" w:lineRule="auto"/>
              <w:jc w:val="left"/>
              <w:rPr>
                <w:sz w:val="18"/>
                <w:szCs w:val="18"/>
              </w:rPr>
            </w:pPr>
          </w:p>
        </w:tc>
        <w:tc>
          <w:tcPr>
            <w:tcW w:w="2813" w:type="dxa"/>
            <w:tcMar>
              <w:top w:w="60" w:type="dxa"/>
              <w:left w:w="90" w:type="dxa"/>
              <w:bottom w:w="60" w:type="dxa"/>
              <w:right w:w="90" w:type="dxa"/>
            </w:tcMar>
          </w:tcPr>
          <w:p w14:paraId="1AFAC6D5" w14:textId="77777777" w:rsidR="0070566A" w:rsidRPr="009F4405" w:rsidRDefault="0070566A" w:rsidP="008216F9">
            <w:pPr>
              <w:spacing w:after="40" w:line="230" w:lineRule="auto"/>
              <w:jc w:val="left"/>
            </w:pPr>
            <w:r w:rsidRPr="009F4405">
              <w:rPr>
                <w:sz w:val="18"/>
                <w:szCs w:val="18"/>
              </w:rPr>
              <w:t>Dedicated launch centre: 2,700 m² bunker (80 cm walls, 10 t debris resistance) housing the control bench; adjacent enclosure for ≈ 100 campaign staff, evacuated H-6.</w:t>
            </w:r>
          </w:p>
        </w:tc>
        <w:tc>
          <w:tcPr>
            <w:tcW w:w="1571" w:type="dxa"/>
            <w:tcMar>
              <w:top w:w="60" w:type="dxa"/>
              <w:left w:w="90" w:type="dxa"/>
              <w:bottom w:w="60" w:type="dxa"/>
              <w:right w:w="90" w:type="dxa"/>
            </w:tcMar>
          </w:tcPr>
          <w:p w14:paraId="21AAA2D0" w14:textId="77777777" w:rsidR="0070566A" w:rsidRPr="009F4405" w:rsidRDefault="0070566A" w:rsidP="008216F9">
            <w:pPr>
              <w:spacing w:after="40" w:line="230" w:lineRule="auto"/>
              <w:jc w:val="left"/>
            </w:pPr>
            <w:r w:rsidRPr="009F4405">
              <w:rPr>
                <w:sz w:val="18"/>
                <w:szCs w:val="18"/>
              </w:rPr>
              <w:t>CNES site; campaign conducted by the launch operator</w:t>
            </w:r>
          </w:p>
        </w:tc>
      </w:tr>
      <w:tr w:rsidR="0070566A" w:rsidRPr="009F4405" w14:paraId="1873A6E4" w14:textId="77777777" w:rsidTr="008216F9">
        <w:tc>
          <w:tcPr>
            <w:tcW w:w="1708" w:type="dxa"/>
            <w:tcMar>
              <w:top w:w="60" w:type="dxa"/>
              <w:left w:w="90" w:type="dxa"/>
              <w:bottom w:w="60" w:type="dxa"/>
              <w:right w:w="90" w:type="dxa"/>
            </w:tcMar>
          </w:tcPr>
          <w:p w14:paraId="43B705CA" w14:textId="77777777" w:rsidR="0070566A" w:rsidRPr="009F4405" w:rsidRDefault="0070566A" w:rsidP="008216F9">
            <w:pPr>
              <w:spacing w:after="40" w:line="230" w:lineRule="auto"/>
              <w:jc w:val="left"/>
            </w:pPr>
            <w:r w:rsidRPr="009F4405">
              <w:rPr>
                <w:b/>
                <w:bCs/>
                <w:sz w:val="18"/>
                <w:szCs w:val="18"/>
              </w:rPr>
              <w:t>Vega-C launch centre (Pandora), CSG</w:t>
            </w:r>
          </w:p>
        </w:tc>
        <w:tc>
          <w:tcPr>
            <w:tcW w:w="1548" w:type="dxa"/>
            <w:tcMar>
              <w:top w:w="60" w:type="dxa"/>
              <w:left w:w="90" w:type="dxa"/>
              <w:bottom w:w="60" w:type="dxa"/>
              <w:right w:w="90" w:type="dxa"/>
            </w:tcMar>
          </w:tcPr>
          <w:p w14:paraId="5F65DF49" w14:textId="77777777" w:rsidR="0070566A" w:rsidRPr="009F4405" w:rsidRDefault="0070566A" w:rsidP="008216F9">
            <w:pPr>
              <w:spacing w:after="40" w:line="230" w:lineRule="auto"/>
              <w:jc w:val="left"/>
            </w:pPr>
            <w:r w:rsidRPr="009F4405">
              <w:rPr>
                <w:sz w:val="18"/>
                <w:szCs w:val="18"/>
              </w:rPr>
              <w:t>Vega-C</w:t>
            </w:r>
          </w:p>
        </w:tc>
        <w:tc>
          <w:tcPr>
            <w:tcW w:w="1988" w:type="dxa"/>
          </w:tcPr>
          <w:p w14:paraId="473C60D9" w14:textId="581190F0" w:rsidR="0070566A" w:rsidRPr="009F4405" w:rsidRDefault="00BB0C7F" w:rsidP="008216F9">
            <w:pPr>
              <w:spacing w:after="40" w:line="230" w:lineRule="auto"/>
              <w:jc w:val="left"/>
              <w:rPr>
                <w:sz w:val="18"/>
                <w:szCs w:val="18"/>
              </w:rPr>
            </w:pPr>
            <w:r w:rsidRPr="009F4405">
              <w:rPr>
                <w:sz w:val="18"/>
                <w:szCs w:val="18"/>
              </w:rPr>
              <w:t>Vega-E (technically compatible — same operator, same launch complex)</w:t>
            </w:r>
          </w:p>
        </w:tc>
        <w:tc>
          <w:tcPr>
            <w:tcW w:w="2813" w:type="dxa"/>
            <w:tcMar>
              <w:top w:w="60" w:type="dxa"/>
              <w:left w:w="90" w:type="dxa"/>
              <w:bottom w:w="60" w:type="dxa"/>
              <w:right w:w="90" w:type="dxa"/>
            </w:tcMar>
          </w:tcPr>
          <w:p w14:paraId="6233E99B" w14:textId="77777777" w:rsidR="0070566A" w:rsidRPr="009F4405" w:rsidRDefault="0070566A" w:rsidP="008216F9">
            <w:pPr>
              <w:spacing w:after="40" w:line="230" w:lineRule="auto"/>
              <w:jc w:val="left"/>
            </w:pPr>
            <w:r w:rsidRPr="009F4405">
              <w:rPr>
                <w:sz w:val="18"/>
                <w:szCs w:val="18"/>
              </w:rPr>
              <w:t>Dedicated launch centre at the Technical Centre, ≈ 13 km from the ZLV for P120C safety; hosts the weather room (team relocates ≈ H-1.5).</w:t>
            </w:r>
          </w:p>
        </w:tc>
        <w:tc>
          <w:tcPr>
            <w:tcW w:w="1571" w:type="dxa"/>
            <w:tcMar>
              <w:top w:w="60" w:type="dxa"/>
              <w:left w:w="90" w:type="dxa"/>
              <w:bottom w:w="60" w:type="dxa"/>
              <w:right w:w="90" w:type="dxa"/>
            </w:tcMar>
          </w:tcPr>
          <w:p w14:paraId="7C95C356" w14:textId="77777777" w:rsidR="0070566A" w:rsidRPr="009F4405" w:rsidRDefault="0070566A" w:rsidP="008216F9">
            <w:pPr>
              <w:spacing w:after="40" w:line="230" w:lineRule="auto"/>
              <w:jc w:val="left"/>
            </w:pPr>
            <w:r w:rsidRPr="009F4405">
              <w:rPr>
                <w:sz w:val="18"/>
                <w:szCs w:val="18"/>
              </w:rPr>
              <w:t>CNES site; Vega launch operator</w:t>
            </w:r>
          </w:p>
        </w:tc>
      </w:tr>
      <w:tr w:rsidR="0070566A" w:rsidRPr="009F4405" w14:paraId="65E6C0B3" w14:textId="77777777" w:rsidTr="008216F9">
        <w:tc>
          <w:tcPr>
            <w:tcW w:w="1708" w:type="dxa"/>
            <w:tcMar>
              <w:top w:w="60" w:type="dxa"/>
              <w:left w:w="90" w:type="dxa"/>
              <w:bottom w:w="60" w:type="dxa"/>
              <w:right w:w="90" w:type="dxa"/>
            </w:tcMar>
          </w:tcPr>
          <w:p w14:paraId="27D63AFE" w14:textId="77777777" w:rsidR="0070566A" w:rsidRPr="009F4405" w:rsidRDefault="0070566A" w:rsidP="008216F9">
            <w:pPr>
              <w:spacing w:after="40" w:line="230" w:lineRule="auto"/>
              <w:jc w:val="left"/>
            </w:pPr>
            <w:r w:rsidRPr="009F4405">
              <w:rPr>
                <w:b/>
                <w:bCs/>
                <w:sz w:val="18"/>
                <w:szCs w:val="18"/>
              </w:rPr>
              <w:t>Esrange Launch Control Centre</w:t>
            </w:r>
          </w:p>
        </w:tc>
        <w:tc>
          <w:tcPr>
            <w:tcW w:w="1548" w:type="dxa"/>
            <w:tcMar>
              <w:top w:w="60" w:type="dxa"/>
              <w:left w:w="90" w:type="dxa"/>
              <w:bottom w:w="60" w:type="dxa"/>
              <w:right w:w="90" w:type="dxa"/>
            </w:tcMar>
          </w:tcPr>
          <w:p w14:paraId="60A1E4A9" w14:textId="73FC98D2" w:rsidR="0070566A" w:rsidRPr="009F4405" w:rsidRDefault="0070566A" w:rsidP="008216F9">
            <w:pPr>
              <w:spacing w:after="40" w:line="230" w:lineRule="auto"/>
              <w:jc w:val="left"/>
            </w:pPr>
          </w:p>
        </w:tc>
        <w:tc>
          <w:tcPr>
            <w:tcW w:w="1988" w:type="dxa"/>
          </w:tcPr>
          <w:p w14:paraId="6293A4EC" w14:textId="15DD1150" w:rsidR="0070566A" w:rsidRPr="009F4405" w:rsidRDefault="008216F9" w:rsidP="008216F9">
            <w:pPr>
              <w:spacing w:after="40" w:line="230" w:lineRule="auto"/>
              <w:jc w:val="left"/>
              <w:rPr>
                <w:sz w:val="18"/>
                <w:szCs w:val="18"/>
              </w:rPr>
            </w:pPr>
            <w:r w:rsidRPr="009F4405">
              <w:rPr>
                <w:sz w:val="18"/>
                <w:szCs w:val="18"/>
              </w:rPr>
              <w:t>Firefly Alpha (planned first orbital user); Blue Whale 1 (Perigee agreement)</w:t>
            </w:r>
          </w:p>
        </w:tc>
        <w:tc>
          <w:tcPr>
            <w:tcW w:w="2813" w:type="dxa"/>
            <w:tcMar>
              <w:top w:w="60" w:type="dxa"/>
              <w:left w:w="90" w:type="dxa"/>
              <w:bottom w:w="60" w:type="dxa"/>
              <w:right w:w="90" w:type="dxa"/>
            </w:tcMar>
          </w:tcPr>
          <w:p w14:paraId="3DCDFEB0" w14:textId="1CD7E5AF" w:rsidR="0070566A" w:rsidRPr="009F4405" w:rsidRDefault="0070566A" w:rsidP="008216F9">
            <w:pPr>
              <w:spacing w:after="40" w:line="230" w:lineRule="auto"/>
              <w:jc w:val="left"/>
            </w:pPr>
            <w:r w:rsidRPr="009F4405">
              <w:rPr>
                <w:sz w:val="18"/>
                <w:szCs w:val="18"/>
              </w:rPr>
              <w:t>Orbital LCC to be selected among three existing operations centres or newly built (preliminary designs exist); flight-safety functions via the Safety Operations Centre pending orbital architecture.</w:t>
            </w:r>
          </w:p>
        </w:tc>
        <w:tc>
          <w:tcPr>
            <w:tcW w:w="1571" w:type="dxa"/>
            <w:tcMar>
              <w:top w:w="60" w:type="dxa"/>
              <w:left w:w="90" w:type="dxa"/>
              <w:bottom w:w="60" w:type="dxa"/>
              <w:right w:w="90" w:type="dxa"/>
            </w:tcMar>
          </w:tcPr>
          <w:p w14:paraId="22B070DE" w14:textId="77777777" w:rsidR="0070566A" w:rsidRPr="009F4405" w:rsidRDefault="0070566A" w:rsidP="008216F9">
            <w:pPr>
              <w:spacing w:after="40" w:line="230" w:lineRule="auto"/>
              <w:jc w:val="left"/>
            </w:pPr>
            <w:r w:rsidRPr="009F4405">
              <w:rPr>
                <w:sz w:val="18"/>
                <w:szCs w:val="18"/>
              </w:rPr>
              <w:t>SSC</w:t>
            </w:r>
          </w:p>
        </w:tc>
      </w:tr>
      <w:tr w:rsidR="0070566A" w:rsidRPr="009F4405" w14:paraId="4022D3F1" w14:textId="77777777" w:rsidTr="008216F9">
        <w:tc>
          <w:tcPr>
            <w:tcW w:w="1708" w:type="dxa"/>
            <w:tcMar>
              <w:top w:w="60" w:type="dxa"/>
              <w:left w:w="90" w:type="dxa"/>
              <w:bottom w:w="60" w:type="dxa"/>
              <w:right w:w="90" w:type="dxa"/>
            </w:tcMar>
          </w:tcPr>
          <w:p w14:paraId="607B7AE0" w14:textId="77777777" w:rsidR="0070566A" w:rsidRPr="009F4405" w:rsidRDefault="0070566A" w:rsidP="008216F9">
            <w:pPr>
              <w:spacing w:after="40" w:line="230" w:lineRule="auto"/>
              <w:jc w:val="left"/>
            </w:pPr>
            <w:r w:rsidRPr="009F4405">
              <w:rPr>
                <w:b/>
                <w:bCs/>
                <w:sz w:val="18"/>
                <w:szCs w:val="18"/>
              </w:rPr>
              <w:t>Andøya mission control and range control</w:t>
            </w:r>
          </w:p>
        </w:tc>
        <w:tc>
          <w:tcPr>
            <w:tcW w:w="1548" w:type="dxa"/>
            <w:tcMar>
              <w:top w:w="60" w:type="dxa"/>
              <w:left w:w="90" w:type="dxa"/>
              <w:bottom w:w="60" w:type="dxa"/>
              <w:right w:w="90" w:type="dxa"/>
            </w:tcMar>
          </w:tcPr>
          <w:p w14:paraId="7C25DA22" w14:textId="77777777" w:rsidR="0070566A" w:rsidRPr="009F4405" w:rsidRDefault="0070566A" w:rsidP="008216F9">
            <w:pPr>
              <w:spacing w:after="40" w:line="230" w:lineRule="auto"/>
              <w:jc w:val="left"/>
            </w:pPr>
            <w:r w:rsidRPr="009F4405">
              <w:rPr>
                <w:sz w:val="18"/>
                <w:szCs w:val="18"/>
              </w:rPr>
              <w:t>Spectrum</w:t>
            </w:r>
          </w:p>
        </w:tc>
        <w:tc>
          <w:tcPr>
            <w:tcW w:w="1988" w:type="dxa"/>
          </w:tcPr>
          <w:p w14:paraId="1A8AF52E" w14:textId="77777777" w:rsidR="0070566A" w:rsidRPr="009F4405" w:rsidRDefault="0070566A" w:rsidP="008216F9">
            <w:pPr>
              <w:spacing w:after="40" w:line="230" w:lineRule="auto"/>
              <w:jc w:val="left"/>
              <w:rPr>
                <w:sz w:val="18"/>
                <w:szCs w:val="18"/>
              </w:rPr>
            </w:pPr>
          </w:p>
        </w:tc>
        <w:tc>
          <w:tcPr>
            <w:tcW w:w="2813" w:type="dxa"/>
            <w:tcMar>
              <w:top w:w="60" w:type="dxa"/>
              <w:left w:w="90" w:type="dxa"/>
              <w:bottom w:w="60" w:type="dxa"/>
              <w:right w:w="90" w:type="dxa"/>
            </w:tcMar>
          </w:tcPr>
          <w:p w14:paraId="532E46BB" w14:textId="77777777" w:rsidR="0070566A" w:rsidRPr="009F4405" w:rsidRDefault="0070566A" w:rsidP="008216F9">
            <w:pPr>
              <w:spacing w:after="40" w:line="230" w:lineRule="auto"/>
              <w:jc w:val="left"/>
            </w:pPr>
            <w:r w:rsidRPr="009F4405">
              <w:rPr>
                <w:sz w:val="18"/>
                <w:szCs w:val="18"/>
              </w:rPr>
              <w:t>Pad A mission control centre (built to Isar specifications) for campaign conduct; Andøya range control provides telemetry, tracking radar and ground-commanded FTS (shared multi-mission assets; upgrades under way).</w:t>
            </w:r>
          </w:p>
        </w:tc>
        <w:tc>
          <w:tcPr>
            <w:tcW w:w="1571" w:type="dxa"/>
            <w:tcMar>
              <w:top w:w="60" w:type="dxa"/>
              <w:left w:w="90" w:type="dxa"/>
              <w:bottom w:w="60" w:type="dxa"/>
              <w:right w:w="90" w:type="dxa"/>
            </w:tcMar>
          </w:tcPr>
          <w:p w14:paraId="315C61DB" w14:textId="77777777" w:rsidR="0070566A" w:rsidRPr="009F4405" w:rsidRDefault="0070566A" w:rsidP="008216F9">
            <w:pPr>
              <w:spacing w:after="40" w:line="230" w:lineRule="auto"/>
              <w:jc w:val="left"/>
            </w:pPr>
            <w:r w:rsidRPr="009F4405">
              <w:rPr>
                <w:sz w:val="18"/>
                <w:szCs w:val="18"/>
              </w:rPr>
              <w:t>Andøya Spaceport AS / Isar Aerospace</w:t>
            </w:r>
          </w:p>
        </w:tc>
      </w:tr>
      <w:tr w:rsidR="0070566A" w:rsidRPr="009F4405" w14:paraId="069EA9FB" w14:textId="77777777" w:rsidTr="008216F9">
        <w:tc>
          <w:tcPr>
            <w:tcW w:w="1708" w:type="dxa"/>
            <w:tcMar>
              <w:top w:w="60" w:type="dxa"/>
              <w:left w:w="90" w:type="dxa"/>
              <w:bottom w:w="60" w:type="dxa"/>
              <w:right w:w="90" w:type="dxa"/>
            </w:tcMar>
          </w:tcPr>
          <w:p w14:paraId="1329A609" w14:textId="77777777" w:rsidR="0070566A" w:rsidRPr="009F4405" w:rsidRDefault="0070566A" w:rsidP="008216F9">
            <w:pPr>
              <w:spacing w:after="40" w:line="230" w:lineRule="auto"/>
              <w:jc w:val="left"/>
            </w:pPr>
            <w:r w:rsidRPr="009F4405">
              <w:rPr>
                <w:b/>
                <w:bCs/>
                <w:sz w:val="18"/>
                <w:szCs w:val="18"/>
              </w:rPr>
              <w:t>SaxaVord LRCC and Mission Management Control Centre</w:t>
            </w:r>
          </w:p>
        </w:tc>
        <w:tc>
          <w:tcPr>
            <w:tcW w:w="1548" w:type="dxa"/>
            <w:tcMar>
              <w:top w:w="60" w:type="dxa"/>
              <w:left w:w="90" w:type="dxa"/>
              <w:bottom w:w="60" w:type="dxa"/>
              <w:right w:w="90" w:type="dxa"/>
            </w:tcMar>
          </w:tcPr>
          <w:p w14:paraId="3FD366CF" w14:textId="3C7FB643" w:rsidR="0070566A" w:rsidRPr="009F4405" w:rsidRDefault="0070566A" w:rsidP="008216F9">
            <w:pPr>
              <w:spacing w:after="40" w:line="230" w:lineRule="auto"/>
              <w:jc w:val="left"/>
            </w:pPr>
            <w:r w:rsidRPr="009F4405">
              <w:rPr>
                <w:sz w:val="18"/>
                <w:szCs w:val="18"/>
              </w:rPr>
              <w:t xml:space="preserve">RFA ONE </w:t>
            </w:r>
          </w:p>
        </w:tc>
        <w:tc>
          <w:tcPr>
            <w:tcW w:w="1988" w:type="dxa"/>
          </w:tcPr>
          <w:p w14:paraId="0AB188F4" w14:textId="3D21681B" w:rsidR="0070566A" w:rsidRPr="009F4405" w:rsidRDefault="008216F9" w:rsidP="008216F9">
            <w:pPr>
              <w:spacing w:after="40" w:line="230" w:lineRule="auto"/>
              <w:jc w:val="left"/>
              <w:rPr>
                <w:sz w:val="18"/>
                <w:szCs w:val="18"/>
              </w:rPr>
            </w:pPr>
            <w:r w:rsidRPr="009F4405">
              <w:rPr>
                <w:sz w:val="18"/>
                <w:szCs w:val="18"/>
              </w:rPr>
              <w:t>Skyrora XL</w:t>
            </w:r>
          </w:p>
        </w:tc>
        <w:tc>
          <w:tcPr>
            <w:tcW w:w="2813" w:type="dxa"/>
            <w:tcMar>
              <w:top w:w="60" w:type="dxa"/>
              <w:left w:w="90" w:type="dxa"/>
              <w:bottom w:w="60" w:type="dxa"/>
              <w:right w:w="90" w:type="dxa"/>
            </w:tcMar>
          </w:tcPr>
          <w:p w14:paraId="2C1BEE3D" w14:textId="77777777" w:rsidR="0070566A" w:rsidRPr="009F4405" w:rsidRDefault="0070566A" w:rsidP="008216F9">
            <w:pPr>
              <w:spacing w:after="40" w:line="230" w:lineRule="auto"/>
              <w:jc w:val="left"/>
            </w:pPr>
            <w:r w:rsidRPr="009F4405">
              <w:rPr>
                <w:sz w:val="18"/>
                <w:szCs w:val="18"/>
              </w:rPr>
              <w:t xml:space="preserve">LRCC (≈ 2.4 km from the pads) remotely controls key launch operations incl. automated fuelling; CAA-licensed range control (downrange clearance, warnings, </w:t>
            </w:r>
            <w:r w:rsidRPr="009F4405">
              <w:rPr>
                <w:sz w:val="18"/>
                <w:szCs w:val="18"/>
              </w:rPr>
              <w:lastRenderedPageBreak/>
              <w:t>surveillance, flight monitoring). MMCC under construction.</w:t>
            </w:r>
          </w:p>
        </w:tc>
        <w:tc>
          <w:tcPr>
            <w:tcW w:w="1571" w:type="dxa"/>
            <w:tcMar>
              <w:top w:w="60" w:type="dxa"/>
              <w:left w:w="90" w:type="dxa"/>
              <w:bottom w:w="60" w:type="dxa"/>
              <w:right w:w="90" w:type="dxa"/>
            </w:tcMar>
          </w:tcPr>
          <w:p w14:paraId="468F683C" w14:textId="77777777" w:rsidR="0070566A" w:rsidRPr="009F4405" w:rsidRDefault="0070566A" w:rsidP="008216F9">
            <w:pPr>
              <w:spacing w:after="40" w:line="230" w:lineRule="auto"/>
              <w:jc w:val="left"/>
            </w:pPr>
            <w:r w:rsidRPr="009F4405">
              <w:rPr>
                <w:sz w:val="18"/>
                <w:szCs w:val="18"/>
              </w:rPr>
              <w:lastRenderedPageBreak/>
              <w:t>SaxaVord Spaceport Ltd</w:t>
            </w:r>
          </w:p>
        </w:tc>
      </w:tr>
    </w:tbl>
    <w:p w14:paraId="314DB1C9" w14:textId="77777777" w:rsidR="005D076E" w:rsidRPr="009F4405" w:rsidRDefault="005D076E" w:rsidP="005D076E">
      <w:pPr>
        <w:rPr>
          <w:szCs w:val="20"/>
          <w14:ligatures w14:val="standardContextual"/>
        </w:rPr>
      </w:pPr>
    </w:p>
    <w:p w14:paraId="413A4054" w14:textId="77777777" w:rsidR="00466A09" w:rsidRPr="009F4405" w:rsidRDefault="00A111BA" w:rsidP="00D87344">
      <w:r w:rsidRPr="009F4405">
        <w:t>A few high-level observations emerge from the table above. First, Europe’s operations centre landscape is highly functionally differentiated. Notably, different centres are responsible for launcher operations, satellite command and control, navigation services, meteorology, Earth observation, human spaceflight, and system security. Second, the network of operations centres is geographically distributed across multiple European states, indicating that operational capacity is shared across national and inter-governmental institutions rather than concentrated in a single location. Third, resilience appears baked into this network, especially within systems such as Galileo, where redundant control and security centres help ensure continuity in the event of technical failure or disruption. Finally, the data suggests that Europe’s operational infrastructure is closely tied to the continent’s broader strategic objectives, as it supports autonomous navigation, weather services, and environmental monitoring in additional to supporting launch and spacecraft management.</w:t>
      </w:r>
    </w:p>
    <w:p w14:paraId="757EE0AF" w14:textId="5E7DE252" w:rsidR="007A0E92" w:rsidRPr="009F4405" w:rsidRDefault="0073221F" w:rsidP="00B12C96">
      <w:pPr>
        <w:pStyle w:val="Heading2"/>
      </w:pPr>
      <w:bookmarkStart w:id="44" w:name="_Toc239018282"/>
      <w:r w:rsidRPr="009F4405">
        <w:t xml:space="preserve">Subtask 2.2: </w:t>
      </w:r>
      <w:r w:rsidR="000F7D59" w:rsidRPr="009F4405">
        <w:t>Ownership</w:t>
      </w:r>
      <w:r w:rsidR="00A37B4B" w:rsidRPr="009F4405">
        <w:t xml:space="preserve"> and control framework, including governance and funding details</w:t>
      </w:r>
      <w:bookmarkEnd w:id="44"/>
    </w:p>
    <w:p w14:paraId="40BB2C8A" w14:textId="045C7D3F" w:rsidR="00DC4D28" w:rsidRPr="009F4405" w:rsidRDefault="00DC4D28" w:rsidP="08BBFACE">
      <w:pPr>
        <w:contextualSpacing/>
      </w:pPr>
      <w:r w:rsidRPr="009F4405">
        <w:t xml:space="preserve">The </w:t>
      </w:r>
      <w:r w:rsidR="003374A5" w:rsidRPr="009F4405">
        <w:t>objective</w:t>
      </w:r>
      <w:r w:rsidRPr="009F4405">
        <w:t xml:space="preserve"> of this subtask </w:t>
      </w:r>
      <w:r w:rsidR="003374A5" w:rsidRPr="009F4405">
        <w:t xml:space="preserve">is to </w:t>
      </w:r>
      <w:r w:rsidR="009754A8" w:rsidRPr="009F4405">
        <w:t>collect data</w:t>
      </w:r>
      <w:r w:rsidRPr="009F4405">
        <w:t xml:space="preserve"> </w:t>
      </w:r>
      <w:r w:rsidR="009E5F59" w:rsidRPr="009F4405">
        <w:t>about detailed ownership and control per facility identified within the EU and broader Europe.</w:t>
      </w:r>
      <w:r w:rsidR="000D5AD5" w:rsidRPr="009F4405">
        <w:t xml:space="preserve"> A detailed methodology </w:t>
      </w:r>
      <w:r w:rsidR="002623E0" w:rsidRPr="009F4405">
        <w:t>of</w:t>
      </w:r>
      <w:r w:rsidR="00FD796A" w:rsidRPr="009F4405">
        <w:t xml:space="preserve"> the development of the ownership and control analyses </w:t>
      </w:r>
      <w:r w:rsidR="007D54DA" w:rsidRPr="009F4405">
        <w:t>by facilities is available in Annex 3.</w:t>
      </w:r>
    </w:p>
    <w:p w14:paraId="0E090299" w14:textId="77777777" w:rsidR="00DC4D28" w:rsidRPr="009F4405" w:rsidRDefault="00DC4D28" w:rsidP="00DC4D28">
      <w:pPr>
        <w:contextualSpacing/>
      </w:pPr>
    </w:p>
    <w:p w14:paraId="125A0B87" w14:textId="79D2289F" w:rsidR="007C2889" w:rsidRPr="009F4405" w:rsidRDefault="00D40DD7" w:rsidP="00DC4D28">
      <w:pPr>
        <w:contextualSpacing/>
      </w:pPr>
      <w:r w:rsidRPr="009F4405">
        <w:t>F</w:t>
      </w:r>
      <w:r w:rsidR="00DC4D28" w:rsidRPr="009F4405">
        <w:t>or each of the</w:t>
      </w:r>
      <w:r w:rsidRPr="009F4405">
        <w:t xml:space="preserve"> relevant</w:t>
      </w:r>
      <w:r w:rsidR="00DC4D28" w:rsidRPr="009F4405">
        <w:t xml:space="preserve"> </w:t>
      </w:r>
      <w:r w:rsidRPr="009F4405">
        <w:t>facilities</w:t>
      </w:r>
      <w:r w:rsidR="00DC4D28" w:rsidRPr="009F4405">
        <w:t xml:space="preserve"> </w:t>
      </w:r>
      <w:r w:rsidR="00A3378A" w:rsidRPr="009F4405">
        <w:t xml:space="preserve">within Europe, </w:t>
      </w:r>
      <w:r w:rsidR="00DC4D28" w:rsidRPr="009F4405">
        <w:t>the consortium prepare</w:t>
      </w:r>
      <w:r w:rsidR="00A3378A" w:rsidRPr="009F4405">
        <w:t>d</w:t>
      </w:r>
      <w:r w:rsidR="00DC4D28" w:rsidRPr="009F4405">
        <w:t xml:space="preserve"> a “fiche” containing the relevant information</w:t>
      </w:r>
      <w:r w:rsidR="00E77324" w:rsidRPr="009F4405">
        <w:t xml:space="preserve"> (see Annex 3)</w:t>
      </w:r>
      <w:r w:rsidR="00DC4D28" w:rsidRPr="009F4405">
        <w:t xml:space="preserve">. Alongside the “ownership and type of control” criteria, a dedicated section </w:t>
      </w:r>
      <w:r w:rsidR="00A3378A" w:rsidRPr="009F4405">
        <w:t>is</w:t>
      </w:r>
      <w:r w:rsidR="00DC4D28" w:rsidRPr="009F4405">
        <w:t xml:space="preserve"> presented to explain the information related to the structure of ownership, origin of funding and the structure of the management</w:t>
      </w:r>
      <w:r w:rsidR="005C719E" w:rsidRPr="009F4405">
        <w:t>, as shown in the Figure below:</w:t>
      </w:r>
    </w:p>
    <w:p w14:paraId="1DFFED78" w14:textId="76F07607" w:rsidR="007C2889" w:rsidRPr="009F4405" w:rsidRDefault="007C2889" w:rsidP="002127B0">
      <w:pPr>
        <w:keepNext/>
        <w:spacing w:before="200"/>
        <w:jc w:val="center"/>
        <w:rPr>
          <w:rFonts w:cstheme="minorHAnsi"/>
          <w:color w:val="7F7E82" w:themeColor="accent1"/>
          <w:sz w:val="18"/>
          <w:szCs w:val="18"/>
        </w:rPr>
      </w:pPr>
      <w:bookmarkStart w:id="45" w:name="_Toc239018304"/>
      <w:r w:rsidRPr="009F4405">
        <w:rPr>
          <w:rFonts w:cstheme="minorHAnsi"/>
          <w:color w:val="7F7E82" w:themeColor="accent1"/>
          <w:sz w:val="18"/>
          <w:szCs w:val="18"/>
        </w:rPr>
        <w:t xml:space="preserve">Figure </w:t>
      </w:r>
      <w:r w:rsidR="00861E61" w:rsidRPr="009F4405">
        <w:rPr>
          <w:rFonts w:cstheme="minorHAnsi"/>
          <w:color w:val="7F7E82" w:themeColor="accent1"/>
          <w:sz w:val="18"/>
          <w:szCs w:val="18"/>
        </w:rPr>
        <w:fldChar w:fldCharType="begin"/>
      </w:r>
      <w:r w:rsidR="00861E61" w:rsidRPr="009F4405">
        <w:rPr>
          <w:rFonts w:cstheme="minorHAnsi"/>
          <w:color w:val="7F7E82" w:themeColor="accent1"/>
          <w:sz w:val="18"/>
          <w:szCs w:val="18"/>
        </w:rPr>
        <w:instrText xml:space="preserve"> SEQ Figure \* ARABIC </w:instrText>
      </w:r>
      <w:r w:rsidR="00861E61" w:rsidRPr="009F4405">
        <w:rPr>
          <w:rFonts w:cstheme="minorHAnsi"/>
          <w:color w:val="7F7E82" w:themeColor="accent1"/>
          <w:sz w:val="18"/>
          <w:szCs w:val="18"/>
        </w:rPr>
        <w:fldChar w:fldCharType="separate"/>
      </w:r>
      <w:r w:rsidR="00246866">
        <w:rPr>
          <w:rFonts w:cstheme="minorHAnsi"/>
          <w:noProof/>
          <w:color w:val="7F7E82" w:themeColor="accent1"/>
          <w:sz w:val="18"/>
          <w:szCs w:val="18"/>
        </w:rPr>
        <w:t>2</w:t>
      </w:r>
      <w:r w:rsidR="00861E61" w:rsidRPr="009F4405">
        <w:rPr>
          <w:rFonts w:cstheme="minorHAnsi"/>
          <w:color w:val="7F7E82" w:themeColor="accent1"/>
          <w:sz w:val="18"/>
          <w:szCs w:val="18"/>
        </w:rPr>
        <w:fldChar w:fldCharType="end"/>
      </w:r>
      <w:r w:rsidRPr="009F4405">
        <w:rPr>
          <w:rFonts w:cstheme="minorHAnsi"/>
          <w:color w:val="7F7E82" w:themeColor="accent1"/>
          <w:sz w:val="18"/>
          <w:szCs w:val="18"/>
        </w:rPr>
        <w:t xml:space="preserve"> </w:t>
      </w:r>
      <w:r w:rsidR="0001403A" w:rsidRPr="009F4405">
        <w:rPr>
          <w:rFonts w:cstheme="minorHAnsi"/>
          <w:color w:val="7F7E82" w:themeColor="accent1"/>
          <w:sz w:val="18"/>
          <w:szCs w:val="18"/>
        </w:rPr>
        <w:t xml:space="preserve">Main pillars of the ownership and control </w:t>
      </w:r>
      <w:r w:rsidR="00624FDC" w:rsidRPr="009F4405">
        <w:rPr>
          <w:rFonts w:cstheme="minorHAnsi"/>
          <w:color w:val="7F7E82" w:themeColor="accent1"/>
          <w:sz w:val="18"/>
          <w:szCs w:val="18"/>
        </w:rPr>
        <w:t>framework</w:t>
      </w:r>
      <w:bookmarkEnd w:id="45"/>
    </w:p>
    <w:p w14:paraId="64A73787" w14:textId="717F34A3" w:rsidR="007C2889" w:rsidRPr="009F4405" w:rsidRDefault="00D0321A" w:rsidP="007C2889">
      <w:pPr>
        <w:contextualSpacing/>
        <w:jc w:val="center"/>
      </w:pPr>
      <w:r w:rsidRPr="009F4405">
        <w:rPr>
          <w:noProof/>
        </w:rPr>
        <w:drawing>
          <wp:inline distT="0" distB="0" distL="0" distR="0" wp14:anchorId="0F4C3809" wp14:editId="6E1D0245">
            <wp:extent cx="6146800" cy="2494280"/>
            <wp:effectExtent l="0" t="0" r="6350" b="1270"/>
            <wp:docPr id="980215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96610" cy="2514492"/>
                    </a:xfrm>
                    <a:prstGeom prst="rect">
                      <a:avLst/>
                    </a:prstGeom>
                    <a:noFill/>
                  </pic:spPr>
                </pic:pic>
              </a:graphicData>
            </a:graphic>
          </wp:inline>
        </w:drawing>
      </w:r>
    </w:p>
    <w:p w14:paraId="368BF2CD" w14:textId="55A812B2" w:rsidR="00451A43" w:rsidRPr="009F4405" w:rsidRDefault="00451A43" w:rsidP="00451A43"/>
    <w:p w14:paraId="70E4FFB5" w14:textId="4921EEBA" w:rsidR="006E42DE" w:rsidRPr="009F4405" w:rsidRDefault="006E42DE" w:rsidP="00C46002">
      <w:r w:rsidRPr="009F4405">
        <w:rPr>
          <w:b/>
          <w:bCs/>
        </w:rPr>
        <w:t>The detailed results of Subtask</w:t>
      </w:r>
      <w:r w:rsidRPr="009F4405">
        <w:rPr>
          <w:rFonts w:ascii="Times New Roman" w:hAnsi="Times New Roman"/>
          <w:b/>
          <w:bCs/>
        </w:rPr>
        <w:t> </w:t>
      </w:r>
      <w:r w:rsidRPr="009F4405">
        <w:rPr>
          <w:b/>
          <w:bCs/>
        </w:rPr>
        <w:t xml:space="preserve">2.2 on the control and ownership framework are presented </w:t>
      </w:r>
      <w:r w:rsidR="002B3644" w:rsidRPr="009F4405">
        <w:rPr>
          <w:b/>
          <w:bCs/>
        </w:rPr>
        <w:t>in Annex 3,</w:t>
      </w:r>
      <w:r w:rsidRPr="009F4405">
        <w:rPr>
          <w:b/>
          <w:bCs/>
        </w:rPr>
        <w:t xml:space="preserve"> covering the analysis of </w:t>
      </w:r>
      <w:r w:rsidR="00490742" w:rsidRPr="009F4405">
        <w:rPr>
          <w:b/>
          <w:bCs/>
        </w:rPr>
        <w:t>70</w:t>
      </w:r>
      <w:r w:rsidRPr="009F4405">
        <w:rPr>
          <w:b/>
          <w:bCs/>
        </w:rPr>
        <w:t xml:space="preserve"> distinct facilities.</w:t>
      </w:r>
    </w:p>
    <w:tbl>
      <w:tblPr>
        <w:tblStyle w:val="Table-standard"/>
        <w:tblW w:w="0" w:type="auto"/>
        <w:shd w:val="clear" w:color="auto" w:fill="FFE600"/>
        <w:tblLook w:val="04A0" w:firstRow="1" w:lastRow="0" w:firstColumn="1" w:lastColumn="0" w:noHBand="0" w:noVBand="1"/>
      </w:tblPr>
      <w:tblGrid>
        <w:gridCol w:w="9618"/>
      </w:tblGrid>
      <w:tr w:rsidR="00905AE2" w:rsidRPr="009F4405" w14:paraId="25BE2309" w14:textId="77777777" w:rsidTr="00905AE2">
        <w:trPr>
          <w:cnfStyle w:val="100000000000" w:firstRow="1" w:lastRow="0" w:firstColumn="0" w:lastColumn="0" w:oddVBand="0" w:evenVBand="0" w:oddHBand="0" w:evenHBand="0" w:firstRowFirstColumn="0" w:firstRowLastColumn="0" w:lastRowFirstColumn="0" w:lastRowLastColumn="0"/>
        </w:trPr>
        <w:tc>
          <w:tcPr>
            <w:tcW w:w="9618" w:type="dxa"/>
            <w:shd w:val="clear" w:color="auto" w:fill="FFE600"/>
          </w:tcPr>
          <w:p w14:paraId="19E80E5A" w14:textId="77777777" w:rsidR="00905AE2" w:rsidRPr="009F4405" w:rsidRDefault="00905AE2" w:rsidP="00905AE2">
            <w:r w:rsidRPr="009F4405">
              <w:t>Europe retains strong public ownership and control in core segments such as launch facilities, operations centres and space situational awareness assets. These categories are dominated by publicly owned facilities operating under national or intergovernmental mandates, as illustrated by Europe’s main launch base and mission operations centres, where legal authority, safety oversight and access conditions remain firmly anchored at Member State or ESA level.</w:t>
            </w:r>
          </w:p>
          <w:p w14:paraId="1A7C1855" w14:textId="767B43C5" w:rsidR="00905AE2" w:rsidRPr="009F4405" w:rsidRDefault="00905AE2" w:rsidP="00905AE2">
            <w:r w:rsidRPr="009F4405">
              <w:lastRenderedPageBreak/>
              <w:t>By contrast, Annex 3 shows that testing centres, transportation infrastructure, TT&amp;C stations and manufacturing and assembly facilities are characterised by more fragmented ownership and access conditions. The highest EU exposure identified in the annex concentrates on three recurring patterns: reliance on launch facilities located outside EU territory, launcher</w:t>
            </w:r>
            <w:r w:rsidRPr="009F4405">
              <w:rPr>
                <w:rFonts w:ascii="Cambria Math" w:hAnsi="Cambria Math" w:cs="Cambria Math"/>
              </w:rPr>
              <w:t>‑</w:t>
            </w:r>
            <w:r w:rsidRPr="009F4405">
              <w:t>specific ground infrastructure concentrated at a limited number of spaceports, and privately owned manufacturing and supply</w:t>
            </w:r>
            <w:r w:rsidRPr="009F4405">
              <w:rPr>
                <w:rFonts w:ascii="Cambria Math" w:hAnsi="Cambria Math" w:cs="Cambria Math"/>
              </w:rPr>
              <w:t>‑</w:t>
            </w:r>
            <w:r w:rsidRPr="009F4405">
              <w:t>chain assets that fall outside EU</w:t>
            </w:r>
            <w:r w:rsidRPr="009F4405">
              <w:rPr>
                <w:rFonts w:ascii="Cambria Math" w:hAnsi="Cambria Math" w:cs="Cambria Math"/>
              </w:rPr>
              <w:t>‑</w:t>
            </w:r>
            <w:r w:rsidRPr="009F4405">
              <w:t>level governance frameworks.</w:t>
            </w:r>
          </w:p>
        </w:tc>
      </w:tr>
    </w:tbl>
    <w:p w14:paraId="379776CE" w14:textId="01D6E80C" w:rsidR="001F7436" w:rsidRPr="009F4405" w:rsidRDefault="00BC1074" w:rsidP="00DD57AE">
      <w:pPr>
        <w:pStyle w:val="Caption"/>
      </w:pPr>
      <w:bookmarkStart w:id="46" w:name="_Toc239018406"/>
      <w:r w:rsidRPr="009F4405">
        <w:lastRenderedPageBreak/>
        <w:t xml:space="preserve">Table </w:t>
      </w:r>
      <w:r w:rsidRPr="009F4405">
        <w:fldChar w:fldCharType="begin"/>
      </w:r>
      <w:r w:rsidRPr="009F4405">
        <w:instrText xml:space="preserve"> SEQ Table \* ARABIC </w:instrText>
      </w:r>
      <w:r w:rsidRPr="009F4405">
        <w:fldChar w:fldCharType="separate"/>
      </w:r>
      <w:r w:rsidR="005F19E3">
        <w:rPr>
          <w:noProof/>
        </w:rPr>
        <w:t>15</w:t>
      </w:r>
      <w:r w:rsidRPr="009F4405">
        <w:fldChar w:fldCharType="end"/>
      </w:r>
      <w:r w:rsidRPr="009F4405">
        <w:t xml:space="preserve"> Main trends in EU access to space infrastructure ownership</w:t>
      </w:r>
      <w:r w:rsidR="00EF175F" w:rsidRPr="009F4405">
        <w:t xml:space="preserve"> </w:t>
      </w:r>
      <w:r w:rsidRPr="009F4405">
        <w:t>and control</w:t>
      </w:r>
      <w:r w:rsidR="00F95AB5" w:rsidRPr="009F4405">
        <w:t xml:space="preserve"> per infrastru</w:t>
      </w:r>
      <w:r w:rsidR="00B14686" w:rsidRPr="009F4405">
        <w:t>cture type</w:t>
      </w:r>
      <w:bookmarkEnd w:id="46"/>
    </w:p>
    <w:tbl>
      <w:tblPr>
        <w:tblStyle w:val="CV2"/>
        <w:tblW w:w="0" w:type="auto"/>
        <w:tblLook w:val="04A0" w:firstRow="1" w:lastRow="0" w:firstColumn="1" w:lastColumn="0" w:noHBand="0" w:noVBand="1"/>
      </w:tblPr>
      <w:tblGrid>
        <w:gridCol w:w="1445"/>
        <w:gridCol w:w="2593"/>
        <w:gridCol w:w="2932"/>
        <w:gridCol w:w="2668"/>
      </w:tblGrid>
      <w:tr w:rsidR="006769E6" w:rsidRPr="009F4405" w14:paraId="7A31A2A1" w14:textId="77777777" w:rsidTr="00AE422A">
        <w:trPr>
          <w:cnfStyle w:val="100000000000" w:firstRow="1" w:lastRow="0" w:firstColumn="0" w:lastColumn="0" w:oddVBand="0" w:evenVBand="0" w:oddHBand="0" w:evenHBand="0" w:firstRowFirstColumn="0" w:firstRowLastColumn="0" w:lastRowFirstColumn="0" w:lastRowLastColumn="0"/>
          <w:tblHeader/>
        </w:trPr>
        <w:tc>
          <w:tcPr>
            <w:cnfStyle w:val="000000000100" w:firstRow="0" w:lastRow="0" w:firstColumn="0" w:lastColumn="0" w:oddVBand="0" w:evenVBand="0" w:oddHBand="0" w:evenHBand="0" w:firstRowFirstColumn="1" w:firstRowLastColumn="0" w:lastRowFirstColumn="0" w:lastRowLastColumn="0"/>
            <w:tcW w:w="0" w:type="auto"/>
            <w:hideMark/>
          </w:tcPr>
          <w:p w14:paraId="1A4E9AB0" w14:textId="77777777" w:rsidR="006769E6" w:rsidRPr="009F4405" w:rsidRDefault="006769E6" w:rsidP="006769E6">
            <w:pPr>
              <w:jc w:val="left"/>
              <w:rPr>
                <w:rFonts w:cstheme="minorHAnsi"/>
                <w:b/>
                <w:sz w:val="18"/>
                <w:szCs w:val="18"/>
              </w:rPr>
            </w:pPr>
            <w:r w:rsidRPr="009F4405">
              <w:rPr>
                <w:rFonts w:cstheme="minorHAnsi"/>
                <w:b/>
                <w:sz w:val="18"/>
                <w:szCs w:val="18"/>
              </w:rPr>
              <w:t>Infrastructure Type</w:t>
            </w:r>
          </w:p>
        </w:tc>
        <w:tc>
          <w:tcPr>
            <w:tcW w:w="0" w:type="auto"/>
            <w:hideMark/>
          </w:tcPr>
          <w:p w14:paraId="549109D5" w14:textId="77777777" w:rsidR="006769E6" w:rsidRPr="009F4405" w:rsidRDefault="006769E6" w:rsidP="006769E6">
            <w:pPr>
              <w:jc w:val="left"/>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9F4405">
              <w:rPr>
                <w:rFonts w:cstheme="minorHAnsi"/>
                <w:b/>
                <w:sz w:val="18"/>
                <w:szCs w:val="18"/>
              </w:rPr>
              <w:t>Ownership</w:t>
            </w:r>
          </w:p>
        </w:tc>
        <w:tc>
          <w:tcPr>
            <w:tcW w:w="0" w:type="auto"/>
            <w:hideMark/>
          </w:tcPr>
          <w:p w14:paraId="5B331D8C" w14:textId="77777777" w:rsidR="006769E6" w:rsidRPr="009F4405" w:rsidRDefault="006769E6" w:rsidP="006769E6">
            <w:pPr>
              <w:jc w:val="left"/>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9F4405">
              <w:rPr>
                <w:rFonts w:cstheme="minorHAnsi"/>
                <w:b/>
                <w:sz w:val="18"/>
                <w:szCs w:val="18"/>
              </w:rPr>
              <w:t>Control</w:t>
            </w:r>
          </w:p>
        </w:tc>
        <w:tc>
          <w:tcPr>
            <w:tcW w:w="0" w:type="auto"/>
            <w:hideMark/>
          </w:tcPr>
          <w:p w14:paraId="530176A6" w14:textId="77777777" w:rsidR="006769E6" w:rsidRPr="009F4405" w:rsidRDefault="006769E6" w:rsidP="006769E6">
            <w:pPr>
              <w:jc w:val="left"/>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9F4405">
              <w:rPr>
                <w:rFonts w:cstheme="minorHAnsi"/>
                <w:b/>
                <w:sz w:val="18"/>
                <w:szCs w:val="18"/>
              </w:rPr>
              <w:t>Financial</w:t>
            </w:r>
          </w:p>
        </w:tc>
      </w:tr>
      <w:tr w:rsidR="006769E6" w:rsidRPr="009F4405" w14:paraId="55B1F24E" w14:textId="77777777" w:rsidTr="006769E6">
        <w:tc>
          <w:tcPr>
            <w:tcW w:w="0" w:type="auto"/>
            <w:shd w:val="clear" w:color="auto" w:fill="E0E0E0" w:themeFill="background2" w:themeFillTint="33"/>
            <w:hideMark/>
          </w:tcPr>
          <w:p w14:paraId="5D390302" w14:textId="77777777" w:rsidR="006769E6" w:rsidRPr="009F4405" w:rsidRDefault="006769E6" w:rsidP="006769E6">
            <w:pPr>
              <w:jc w:val="left"/>
              <w:rPr>
                <w:rFonts w:cstheme="minorHAnsi"/>
                <w:b/>
                <w:bCs/>
                <w:sz w:val="18"/>
                <w:szCs w:val="18"/>
              </w:rPr>
            </w:pPr>
            <w:r w:rsidRPr="009F4405">
              <w:rPr>
                <w:rFonts w:cstheme="minorHAnsi"/>
                <w:b/>
                <w:bCs/>
                <w:sz w:val="18"/>
                <w:szCs w:val="18"/>
              </w:rPr>
              <w:t>Launch Facilities</w:t>
            </w:r>
          </w:p>
        </w:tc>
        <w:tc>
          <w:tcPr>
            <w:tcW w:w="0" w:type="auto"/>
            <w:hideMark/>
          </w:tcPr>
          <w:p w14:paraId="6F353BC4" w14:textId="77777777" w:rsidR="006769E6" w:rsidRPr="009F4405" w:rsidRDefault="006769E6" w:rsidP="006769E6">
            <w:pPr>
              <w:jc w:val="left"/>
              <w:rPr>
                <w:rFonts w:cstheme="minorHAnsi"/>
                <w:sz w:val="18"/>
                <w:szCs w:val="18"/>
              </w:rPr>
            </w:pPr>
            <w:r w:rsidRPr="009F4405">
              <w:rPr>
                <w:rFonts w:cstheme="minorHAnsi"/>
                <w:sz w:val="18"/>
                <w:szCs w:val="18"/>
              </w:rPr>
              <w:t>Mostly public (state/agency or intergovernmental), with some privately operated sites (especially new or non</w:t>
            </w:r>
            <w:r w:rsidRPr="009F4405">
              <w:rPr>
                <w:rFonts w:cstheme="minorHAnsi"/>
                <w:sz w:val="18"/>
                <w:szCs w:val="18"/>
              </w:rPr>
              <w:noBreakHyphen/>
              <w:t>EU locations).</w:t>
            </w:r>
          </w:p>
        </w:tc>
        <w:tc>
          <w:tcPr>
            <w:tcW w:w="0" w:type="auto"/>
            <w:hideMark/>
          </w:tcPr>
          <w:p w14:paraId="6842B873" w14:textId="77777777" w:rsidR="006769E6" w:rsidRPr="009F4405" w:rsidRDefault="006769E6" w:rsidP="006769E6">
            <w:pPr>
              <w:jc w:val="left"/>
              <w:rPr>
                <w:rFonts w:cstheme="minorHAnsi"/>
                <w:sz w:val="18"/>
                <w:szCs w:val="18"/>
              </w:rPr>
            </w:pPr>
            <w:r w:rsidRPr="009F4405">
              <w:rPr>
                <w:rFonts w:cstheme="minorHAnsi"/>
                <w:sz w:val="18"/>
                <w:szCs w:val="18"/>
              </w:rPr>
              <w:t>Strategic oversight by national authorities or ESA; licensing &amp; safety control by national regulators; daily spaceport and range operations managed by the operating entity under regulatory frameworks.</w:t>
            </w:r>
          </w:p>
        </w:tc>
        <w:tc>
          <w:tcPr>
            <w:tcW w:w="0" w:type="auto"/>
            <w:hideMark/>
          </w:tcPr>
          <w:p w14:paraId="62AB037E" w14:textId="77777777" w:rsidR="006769E6" w:rsidRPr="009F4405" w:rsidRDefault="006769E6" w:rsidP="006769E6">
            <w:pPr>
              <w:jc w:val="left"/>
              <w:rPr>
                <w:rFonts w:cstheme="minorHAnsi"/>
                <w:sz w:val="18"/>
                <w:szCs w:val="18"/>
              </w:rPr>
            </w:pPr>
            <w:r w:rsidRPr="009F4405">
              <w:rPr>
                <w:rFonts w:cstheme="minorHAnsi"/>
                <w:sz w:val="18"/>
                <w:szCs w:val="18"/>
              </w:rPr>
              <w:t>Major public funding (national/ESA budgets) for primary launch bases; newer commercial spaceports blend public seed funding and private investment, plus launch service revenue.</w:t>
            </w:r>
          </w:p>
        </w:tc>
      </w:tr>
      <w:tr w:rsidR="006769E6" w:rsidRPr="009F4405" w14:paraId="6E55C9C6" w14:textId="77777777" w:rsidTr="006769E6">
        <w:tc>
          <w:tcPr>
            <w:tcW w:w="0" w:type="auto"/>
            <w:shd w:val="clear" w:color="auto" w:fill="E0E0E0" w:themeFill="background2" w:themeFillTint="33"/>
            <w:hideMark/>
          </w:tcPr>
          <w:p w14:paraId="26A98C01" w14:textId="77777777" w:rsidR="006769E6" w:rsidRPr="009F4405" w:rsidRDefault="006769E6" w:rsidP="006769E6">
            <w:pPr>
              <w:jc w:val="left"/>
              <w:rPr>
                <w:rFonts w:cstheme="minorHAnsi"/>
                <w:b/>
                <w:bCs/>
                <w:sz w:val="18"/>
                <w:szCs w:val="18"/>
              </w:rPr>
            </w:pPr>
            <w:r w:rsidRPr="009F4405">
              <w:rPr>
                <w:rFonts w:cstheme="minorHAnsi"/>
                <w:b/>
                <w:bCs/>
                <w:sz w:val="18"/>
                <w:szCs w:val="18"/>
              </w:rPr>
              <w:t>Testing Centres</w:t>
            </w:r>
          </w:p>
        </w:tc>
        <w:tc>
          <w:tcPr>
            <w:tcW w:w="0" w:type="auto"/>
            <w:hideMark/>
          </w:tcPr>
          <w:p w14:paraId="516CCAE5" w14:textId="77777777" w:rsidR="006769E6" w:rsidRPr="009F4405" w:rsidRDefault="006769E6" w:rsidP="006769E6">
            <w:pPr>
              <w:jc w:val="left"/>
              <w:rPr>
                <w:rFonts w:cstheme="minorHAnsi"/>
                <w:sz w:val="18"/>
                <w:szCs w:val="18"/>
              </w:rPr>
            </w:pPr>
            <w:r w:rsidRPr="009F4405">
              <w:rPr>
                <w:rFonts w:cstheme="minorHAnsi"/>
                <w:sz w:val="18"/>
                <w:szCs w:val="18"/>
              </w:rPr>
              <w:t>Primarily public or semi-public (national agencies, research institutes); some corporate-owned test sites by launcher companies.</w:t>
            </w:r>
          </w:p>
        </w:tc>
        <w:tc>
          <w:tcPr>
            <w:tcW w:w="0" w:type="auto"/>
            <w:hideMark/>
          </w:tcPr>
          <w:p w14:paraId="55B08670" w14:textId="77777777" w:rsidR="006769E6" w:rsidRPr="009F4405" w:rsidRDefault="006769E6" w:rsidP="006769E6">
            <w:pPr>
              <w:jc w:val="left"/>
              <w:rPr>
                <w:rFonts w:cstheme="minorHAnsi"/>
                <w:sz w:val="18"/>
                <w:szCs w:val="18"/>
              </w:rPr>
            </w:pPr>
            <w:r w:rsidRPr="009F4405">
              <w:rPr>
                <w:rFonts w:cstheme="minorHAnsi"/>
                <w:sz w:val="18"/>
                <w:szCs w:val="18"/>
              </w:rPr>
              <w:t>Test priorities set by program managers or industry; safety oversight by national authorities; day-to-day operations handled by the owning agency or company’s test teams.</w:t>
            </w:r>
          </w:p>
        </w:tc>
        <w:tc>
          <w:tcPr>
            <w:tcW w:w="0" w:type="auto"/>
            <w:hideMark/>
          </w:tcPr>
          <w:p w14:paraId="702248F5" w14:textId="77777777" w:rsidR="006769E6" w:rsidRPr="009F4405" w:rsidRDefault="006769E6" w:rsidP="006769E6">
            <w:pPr>
              <w:jc w:val="left"/>
              <w:rPr>
                <w:rFonts w:cstheme="minorHAnsi"/>
                <w:sz w:val="18"/>
                <w:szCs w:val="18"/>
              </w:rPr>
            </w:pPr>
            <w:r w:rsidRPr="009F4405">
              <w:rPr>
                <w:rFonts w:cstheme="minorHAnsi"/>
                <w:sz w:val="18"/>
                <w:szCs w:val="18"/>
              </w:rPr>
              <w:t>Public R&amp;D and program budgets (national, ESA) for agency facilities; industry facilities funded by companies (often via program contracts) with some public co-funding.</w:t>
            </w:r>
          </w:p>
        </w:tc>
      </w:tr>
      <w:tr w:rsidR="006769E6" w:rsidRPr="009F4405" w14:paraId="53C1574A" w14:textId="77777777" w:rsidTr="006769E6">
        <w:tc>
          <w:tcPr>
            <w:tcW w:w="0" w:type="auto"/>
            <w:shd w:val="clear" w:color="auto" w:fill="E0E0E0" w:themeFill="background2" w:themeFillTint="33"/>
            <w:hideMark/>
          </w:tcPr>
          <w:p w14:paraId="6C2AAAFC" w14:textId="77777777" w:rsidR="006769E6" w:rsidRPr="009F4405" w:rsidRDefault="006769E6" w:rsidP="006769E6">
            <w:pPr>
              <w:jc w:val="left"/>
              <w:rPr>
                <w:rFonts w:cstheme="minorHAnsi"/>
                <w:b/>
                <w:bCs/>
                <w:sz w:val="18"/>
                <w:szCs w:val="18"/>
              </w:rPr>
            </w:pPr>
            <w:r w:rsidRPr="009F4405">
              <w:rPr>
                <w:rFonts w:cstheme="minorHAnsi"/>
                <w:b/>
                <w:bCs/>
                <w:sz w:val="18"/>
                <w:szCs w:val="18"/>
              </w:rPr>
              <w:t>Transportation</w:t>
            </w:r>
          </w:p>
        </w:tc>
        <w:tc>
          <w:tcPr>
            <w:tcW w:w="0" w:type="auto"/>
            <w:hideMark/>
          </w:tcPr>
          <w:p w14:paraId="3BEE81B4" w14:textId="77777777" w:rsidR="006769E6" w:rsidRPr="009F4405" w:rsidRDefault="006769E6" w:rsidP="006769E6">
            <w:pPr>
              <w:jc w:val="left"/>
              <w:rPr>
                <w:rFonts w:cstheme="minorHAnsi"/>
                <w:sz w:val="18"/>
                <w:szCs w:val="18"/>
              </w:rPr>
            </w:pPr>
            <w:r w:rsidRPr="009F4405">
              <w:rPr>
                <w:rFonts w:cstheme="minorHAnsi"/>
                <w:sz w:val="18"/>
                <w:szCs w:val="18"/>
              </w:rPr>
              <w:t>Largely private/commercial transport assets (specialized vessels, heavy-lift aircraft), and program-specific equipment owned by industry.</w:t>
            </w:r>
          </w:p>
        </w:tc>
        <w:tc>
          <w:tcPr>
            <w:tcW w:w="0" w:type="auto"/>
            <w:hideMark/>
          </w:tcPr>
          <w:p w14:paraId="47F2AF7B" w14:textId="77777777" w:rsidR="006769E6" w:rsidRPr="009F4405" w:rsidRDefault="006769E6" w:rsidP="006769E6">
            <w:pPr>
              <w:jc w:val="left"/>
              <w:rPr>
                <w:rFonts w:cstheme="minorHAnsi"/>
                <w:sz w:val="18"/>
                <w:szCs w:val="18"/>
              </w:rPr>
            </w:pPr>
            <w:r w:rsidRPr="009F4405">
              <w:rPr>
                <w:rFonts w:cstheme="minorHAnsi"/>
                <w:sz w:val="18"/>
                <w:szCs w:val="18"/>
              </w:rPr>
              <w:t>Coordinated by launch integrators and logistics providers per program schedules; subject to aviation and maritime regulations; daily operations carried out by commercial carriers and supply-chain teams.</w:t>
            </w:r>
          </w:p>
        </w:tc>
        <w:tc>
          <w:tcPr>
            <w:tcW w:w="0" w:type="auto"/>
            <w:hideMark/>
          </w:tcPr>
          <w:p w14:paraId="4442DA66" w14:textId="77777777" w:rsidR="006769E6" w:rsidRPr="009F4405" w:rsidRDefault="006769E6" w:rsidP="006769E6">
            <w:pPr>
              <w:jc w:val="left"/>
              <w:rPr>
                <w:rFonts w:cstheme="minorHAnsi"/>
                <w:sz w:val="18"/>
                <w:szCs w:val="18"/>
              </w:rPr>
            </w:pPr>
            <w:r w:rsidRPr="009F4405">
              <w:rPr>
                <w:rFonts w:cstheme="minorHAnsi"/>
                <w:sz w:val="18"/>
                <w:szCs w:val="18"/>
              </w:rPr>
              <w:t>Funded through launcher program budgets or commercial contracts (e.g. long-term charters and operational costs); limited direct public funding outside selective strategic assets.</w:t>
            </w:r>
          </w:p>
        </w:tc>
      </w:tr>
      <w:tr w:rsidR="006769E6" w:rsidRPr="009F4405" w14:paraId="471E1604" w14:textId="77777777" w:rsidTr="006769E6">
        <w:tc>
          <w:tcPr>
            <w:tcW w:w="0" w:type="auto"/>
            <w:shd w:val="clear" w:color="auto" w:fill="E0E0E0" w:themeFill="background2" w:themeFillTint="33"/>
            <w:hideMark/>
          </w:tcPr>
          <w:p w14:paraId="3B3EA2BA" w14:textId="77777777" w:rsidR="006769E6" w:rsidRPr="009F4405" w:rsidRDefault="006769E6" w:rsidP="006769E6">
            <w:pPr>
              <w:jc w:val="left"/>
              <w:rPr>
                <w:rFonts w:cstheme="minorHAnsi"/>
                <w:b/>
                <w:bCs/>
                <w:sz w:val="18"/>
                <w:szCs w:val="18"/>
              </w:rPr>
            </w:pPr>
            <w:r w:rsidRPr="009F4405">
              <w:rPr>
                <w:rFonts w:cstheme="minorHAnsi"/>
                <w:b/>
                <w:bCs/>
                <w:sz w:val="18"/>
                <w:szCs w:val="18"/>
              </w:rPr>
              <w:t>TT&amp;C Stations</w:t>
            </w:r>
          </w:p>
        </w:tc>
        <w:tc>
          <w:tcPr>
            <w:tcW w:w="0" w:type="auto"/>
            <w:hideMark/>
          </w:tcPr>
          <w:p w14:paraId="6CF5822C" w14:textId="77777777" w:rsidR="006769E6" w:rsidRPr="009F4405" w:rsidRDefault="006769E6" w:rsidP="006769E6">
            <w:pPr>
              <w:jc w:val="left"/>
              <w:rPr>
                <w:rFonts w:cstheme="minorHAnsi"/>
                <w:sz w:val="18"/>
                <w:szCs w:val="18"/>
              </w:rPr>
            </w:pPr>
            <w:r w:rsidRPr="009F4405">
              <w:rPr>
                <w:rFonts w:cstheme="minorHAnsi"/>
                <w:sz w:val="18"/>
                <w:szCs w:val="18"/>
              </w:rPr>
              <w:t>Mixed: intergovernmental (ESA networks), national public (agencies or state firms), and private ground network operators, including some non-EU host sites.</w:t>
            </w:r>
          </w:p>
        </w:tc>
        <w:tc>
          <w:tcPr>
            <w:tcW w:w="0" w:type="auto"/>
            <w:hideMark/>
          </w:tcPr>
          <w:p w14:paraId="218FD290" w14:textId="77777777" w:rsidR="006769E6" w:rsidRPr="009F4405" w:rsidRDefault="006769E6" w:rsidP="006769E6">
            <w:pPr>
              <w:jc w:val="left"/>
              <w:rPr>
                <w:rFonts w:cstheme="minorHAnsi"/>
                <w:sz w:val="18"/>
                <w:szCs w:val="18"/>
              </w:rPr>
            </w:pPr>
            <w:r w:rsidRPr="009F4405">
              <w:rPr>
                <w:rFonts w:cstheme="minorHAnsi"/>
                <w:sz w:val="18"/>
                <w:szCs w:val="18"/>
              </w:rPr>
              <w:t>Network use coordinated by mission control agencies (ESA, national, EU); station operations managed by owners under national spectrum and security regulations; day-to-day technical operations by station engineering teams.</w:t>
            </w:r>
          </w:p>
        </w:tc>
        <w:tc>
          <w:tcPr>
            <w:tcW w:w="0" w:type="auto"/>
            <w:hideMark/>
          </w:tcPr>
          <w:p w14:paraId="258DAC77" w14:textId="77777777" w:rsidR="006769E6" w:rsidRPr="009F4405" w:rsidRDefault="006769E6" w:rsidP="006769E6">
            <w:pPr>
              <w:jc w:val="left"/>
              <w:rPr>
                <w:rFonts w:cstheme="minorHAnsi"/>
                <w:sz w:val="18"/>
                <w:szCs w:val="18"/>
              </w:rPr>
            </w:pPr>
            <w:r w:rsidRPr="009F4405">
              <w:rPr>
                <w:rFonts w:cstheme="minorHAnsi"/>
                <w:sz w:val="18"/>
                <w:szCs w:val="18"/>
              </w:rPr>
              <w:t>Agency networks financed via institutional budgets (ESA, national, EUMETSAT); commercial station operators rely on service revenues (often via institutional contracts).</w:t>
            </w:r>
          </w:p>
        </w:tc>
      </w:tr>
      <w:tr w:rsidR="006769E6" w:rsidRPr="009F4405" w14:paraId="3BE79BF6" w14:textId="77777777" w:rsidTr="006769E6">
        <w:tc>
          <w:tcPr>
            <w:tcW w:w="0" w:type="auto"/>
            <w:shd w:val="clear" w:color="auto" w:fill="E0E0E0" w:themeFill="background2" w:themeFillTint="33"/>
            <w:hideMark/>
          </w:tcPr>
          <w:p w14:paraId="683F678D" w14:textId="77777777" w:rsidR="006769E6" w:rsidRPr="009F4405" w:rsidRDefault="006769E6" w:rsidP="006769E6">
            <w:pPr>
              <w:jc w:val="left"/>
              <w:rPr>
                <w:rFonts w:cstheme="minorHAnsi"/>
                <w:b/>
                <w:bCs/>
                <w:sz w:val="18"/>
                <w:szCs w:val="18"/>
              </w:rPr>
            </w:pPr>
            <w:r w:rsidRPr="009F4405">
              <w:rPr>
                <w:rFonts w:cstheme="minorHAnsi"/>
                <w:b/>
                <w:bCs/>
                <w:sz w:val="18"/>
                <w:szCs w:val="18"/>
              </w:rPr>
              <w:t>Operations Centres</w:t>
            </w:r>
          </w:p>
        </w:tc>
        <w:tc>
          <w:tcPr>
            <w:tcW w:w="0" w:type="auto"/>
            <w:hideMark/>
          </w:tcPr>
          <w:p w14:paraId="63746CBA" w14:textId="77777777" w:rsidR="006769E6" w:rsidRPr="009F4405" w:rsidRDefault="006769E6" w:rsidP="006769E6">
            <w:pPr>
              <w:jc w:val="left"/>
              <w:rPr>
                <w:rFonts w:cstheme="minorHAnsi"/>
                <w:sz w:val="18"/>
                <w:szCs w:val="18"/>
              </w:rPr>
            </w:pPr>
            <w:r w:rsidRPr="009F4405">
              <w:rPr>
                <w:rFonts w:cstheme="minorHAnsi"/>
                <w:sz w:val="18"/>
                <w:szCs w:val="18"/>
              </w:rPr>
              <w:t>Predominantly public agencies or intergovernmental bodies (national space agencies, ESA, EU institutions).</w:t>
            </w:r>
          </w:p>
        </w:tc>
        <w:tc>
          <w:tcPr>
            <w:tcW w:w="0" w:type="auto"/>
            <w:hideMark/>
          </w:tcPr>
          <w:p w14:paraId="047C19FA" w14:textId="77777777" w:rsidR="006769E6" w:rsidRPr="009F4405" w:rsidRDefault="006769E6" w:rsidP="006769E6">
            <w:pPr>
              <w:jc w:val="left"/>
              <w:rPr>
                <w:rFonts w:cstheme="minorHAnsi"/>
                <w:sz w:val="18"/>
                <w:szCs w:val="18"/>
              </w:rPr>
            </w:pPr>
            <w:r w:rsidRPr="009F4405">
              <w:rPr>
                <w:rFonts w:cstheme="minorHAnsi"/>
                <w:sz w:val="18"/>
                <w:szCs w:val="18"/>
              </w:rPr>
              <w:t>Strategic oversight by programme owners (ESA, EU agencies, national authorities) with regulatory/security compliance by relevant bodies; daily mission operations run by agency control teams or contracted operators.</w:t>
            </w:r>
          </w:p>
        </w:tc>
        <w:tc>
          <w:tcPr>
            <w:tcW w:w="0" w:type="auto"/>
            <w:hideMark/>
          </w:tcPr>
          <w:p w14:paraId="27FD4FB5" w14:textId="77777777" w:rsidR="006769E6" w:rsidRPr="009F4405" w:rsidRDefault="006769E6" w:rsidP="006769E6">
            <w:pPr>
              <w:jc w:val="left"/>
              <w:rPr>
                <w:rFonts w:cstheme="minorHAnsi"/>
                <w:sz w:val="18"/>
                <w:szCs w:val="18"/>
              </w:rPr>
            </w:pPr>
            <w:r w:rsidRPr="009F4405">
              <w:rPr>
                <w:rFonts w:cstheme="minorHAnsi"/>
                <w:sz w:val="18"/>
                <w:szCs w:val="18"/>
              </w:rPr>
              <w:t>Funded by public programme budgets (national contributions, ESA funding, EU Space Programme) allocated per programme/mission; some co-financing for joint programs.</w:t>
            </w:r>
          </w:p>
        </w:tc>
      </w:tr>
      <w:tr w:rsidR="006769E6" w:rsidRPr="009F4405" w14:paraId="1438587F" w14:textId="77777777" w:rsidTr="006769E6">
        <w:tc>
          <w:tcPr>
            <w:tcW w:w="0" w:type="auto"/>
            <w:shd w:val="clear" w:color="auto" w:fill="E0E0E0" w:themeFill="background2" w:themeFillTint="33"/>
            <w:hideMark/>
          </w:tcPr>
          <w:p w14:paraId="3F56F19A" w14:textId="77777777" w:rsidR="006769E6" w:rsidRPr="009F4405" w:rsidRDefault="006769E6" w:rsidP="006769E6">
            <w:pPr>
              <w:jc w:val="left"/>
              <w:rPr>
                <w:rFonts w:cstheme="minorHAnsi"/>
                <w:b/>
                <w:bCs/>
                <w:sz w:val="18"/>
                <w:szCs w:val="18"/>
              </w:rPr>
            </w:pPr>
            <w:r w:rsidRPr="009F4405">
              <w:rPr>
                <w:rFonts w:cstheme="minorHAnsi"/>
                <w:b/>
                <w:bCs/>
                <w:sz w:val="18"/>
                <w:szCs w:val="18"/>
              </w:rPr>
              <w:t>SSA (Space Situational Awareness)</w:t>
            </w:r>
          </w:p>
        </w:tc>
        <w:tc>
          <w:tcPr>
            <w:tcW w:w="0" w:type="auto"/>
            <w:hideMark/>
          </w:tcPr>
          <w:p w14:paraId="057F747F" w14:textId="77777777" w:rsidR="006769E6" w:rsidRPr="009F4405" w:rsidRDefault="006769E6" w:rsidP="006769E6">
            <w:pPr>
              <w:jc w:val="left"/>
              <w:rPr>
                <w:rFonts w:cstheme="minorHAnsi"/>
                <w:sz w:val="18"/>
                <w:szCs w:val="18"/>
              </w:rPr>
            </w:pPr>
            <w:r w:rsidRPr="009F4405">
              <w:rPr>
                <w:rFonts w:cstheme="minorHAnsi"/>
                <w:sz w:val="18"/>
                <w:szCs w:val="18"/>
              </w:rPr>
              <w:t>Overwhelmingly public: EU-programme frameworks (EU SST) leveraging Member State assets; national defence/space agencies and research institutes (plus ESA-coordinated elements).</w:t>
            </w:r>
          </w:p>
        </w:tc>
        <w:tc>
          <w:tcPr>
            <w:tcW w:w="0" w:type="auto"/>
            <w:hideMark/>
          </w:tcPr>
          <w:p w14:paraId="05A4CD8F" w14:textId="77777777" w:rsidR="006769E6" w:rsidRPr="009F4405" w:rsidRDefault="006769E6" w:rsidP="006769E6">
            <w:pPr>
              <w:jc w:val="left"/>
              <w:rPr>
                <w:rFonts w:cstheme="minorHAnsi"/>
                <w:sz w:val="18"/>
                <w:szCs w:val="18"/>
              </w:rPr>
            </w:pPr>
            <w:r w:rsidRPr="009F4405">
              <w:rPr>
                <w:rFonts w:cstheme="minorHAnsi"/>
                <w:sz w:val="18"/>
                <w:szCs w:val="18"/>
              </w:rPr>
              <w:t>Strategic coordination by EU (for SST) or ESA (for space weather services); national agencies/militaries operate their sensors and data centers under domestic authority and collaborative networks; day-to-day operations distributed across partner institutions.</w:t>
            </w:r>
          </w:p>
        </w:tc>
        <w:tc>
          <w:tcPr>
            <w:tcW w:w="0" w:type="auto"/>
            <w:hideMark/>
          </w:tcPr>
          <w:p w14:paraId="1E6E9AE0" w14:textId="77777777" w:rsidR="006769E6" w:rsidRPr="009F4405" w:rsidRDefault="006769E6" w:rsidP="006769E6">
            <w:pPr>
              <w:jc w:val="left"/>
              <w:rPr>
                <w:rFonts w:cstheme="minorHAnsi"/>
                <w:sz w:val="18"/>
                <w:szCs w:val="18"/>
              </w:rPr>
            </w:pPr>
            <w:r w:rsidRPr="009F4405">
              <w:rPr>
                <w:rFonts w:cstheme="minorHAnsi"/>
                <w:sz w:val="18"/>
                <w:szCs w:val="18"/>
              </w:rPr>
              <w:t>Publicly financed (EU Space Programme, ESA Space Safety budgets, national defence/research funding); virtually no private funding for core space surveillance and space weather services.</w:t>
            </w:r>
          </w:p>
        </w:tc>
      </w:tr>
      <w:tr w:rsidR="006769E6" w:rsidRPr="009F4405" w14:paraId="7B362DD0" w14:textId="77777777" w:rsidTr="006769E6">
        <w:tc>
          <w:tcPr>
            <w:tcW w:w="0" w:type="auto"/>
            <w:shd w:val="clear" w:color="auto" w:fill="E0E0E0" w:themeFill="background2" w:themeFillTint="33"/>
            <w:hideMark/>
          </w:tcPr>
          <w:p w14:paraId="50A7C0CD" w14:textId="77777777" w:rsidR="006769E6" w:rsidRPr="009F4405" w:rsidRDefault="006769E6" w:rsidP="006769E6">
            <w:pPr>
              <w:jc w:val="left"/>
              <w:rPr>
                <w:rFonts w:cstheme="minorHAnsi"/>
                <w:b/>
                <w:bCs/>
                <w:sz w:val="18"/>
                <w:szCs w:val="18"/>
              </w:rPr>
            </w:pPr>
            <w:r w:rsidRPr="009F4405">
              <w:rPr>
                <w:rFonts w:cstheme="minorHAnsi"/>
                <w:b/>
                <w:bCs/>
                <w:sz w:val="18"/>
                <w:szCs w:val="18"/>
              </w:rPr>
              <w:lastRenderedPageBreak/>
              <w:t>Manufacturing &amp; Assembly Plants</w:t>
            </w:r>
          </w:p>
        </w:tc>
        <w:tc>
          <w:tcPr>
            <w:tcW w:w="0" w:type="auto"/>
            <w:hideMark/>
          </w:tcPr>
          <w:p w14:paraId="4E9C48F2" w14:textId="77777777" w:rsidR="006769E6" w:rsidRPr="009F4405" w:rsidRDefault="006769E6" w:rsidP="006769E6">
            <w:pPr>
              <w:jc w:val="left"/>
              <w:rPr>
                <w:rFonts w:cstheme="minorHAnsi"/>
                <w:sz w:val="18"/>
                <w:szCs w:val="18"/>
              </w:rPr>
            </w:pPr>
            <w:r w:rsidRPr="009F4405">
              <w:rPr>
                <w:rFonts w:cstheme="minorHAnsi"/>
                <w:sz w:val="18"/>
                <w:szCs w:val="18"/>
              </w:rPr>
              <w:t>Predominantly private (owned by launch vehicle and component manufacturers), sometimes with partial state shareholding or initial public support.</w:t>
            </w:r>
          </w:p>
        </w:tc>
        <w:tc>
          <w:tcPr>
            <w:tcW w:w="0" w:type="auto"/>
            <w:hideMark/>
          </w:tcPr>
          <w:p w14:paraId="5CA748E6" w14:textId="77777777" w:rsidR="006769E6" w:rsidRPr="009F4405" w:rsidRDefault="006769E6" w:rsidP="006769E6">
            <w:pPr>
              <w:jc w:val="left"/>
              <w:rPr>
                <w:rFonts w:cstheme="minorHAnsi"/>
                <w:sz w:val="18"/>
                <w:szCs w:val="18"/>
              </w:rPr>
            </w:pPr>
            <w:r w:rsidRPr="009F4405">
              <w:rPr>
                <w:rFonts w:cstheme="minorHAnsi"/>
                <w:sz w:val="18"/>
                <w:szCs w:val="18"/>
              </w:rPr>
              <w:t>Controlled by industry management (investment, production decisions); guided by programme contracts, standards and export regulations; daily manufacturing operations by companies.</w:t>
            </w:r>
          </w:p>
        </w:tc>
        <w:tc>
          <w:tcPr>
            <w:tcW w:w="0" w:type="auto"/>
            <w:hideMark/>
          </w:tcPr>
          <w:p w14:paraId="18A4895B" w14:textId="77777777" w:rsidR="006769E6" w:rsidRPr="009F4405" w:rsidRDefault="006769E6" w:rsidP="006769E6">
            <w:pPr>
              <w:jc w:val="left"/>
              <w:rPr>
                <w:rFonts w:cstheme="minorHAnsi"/>
                <w:sz w:val="18"/>
                <w:szCs w:val="18"/>
              </w:rPr>
            </w:pPr>
            <w:r w:rsidRPr="009F4405">
              <w:rPr>
                <w:rFonts w:cstheme="minorHAnsi"/>
                <w:sz w:val="18"/>
                <w:szCs w:val="18"/>
              </w:rPr>
              <w:t>Largely private financing (corporate capital, revenues from contracts, venture funding) with occasional public grants or co-investment to support critical capabilities or expansion.</w:t>
            </w:r>
          </w:p>
        </w:tc>
      </w:tr>
    </w:tbl>
    <w:p w14:paraId="57A21C8C" w14:textId="77777777" w:rsidR="006769E6" w:rsidRPr="009F4405" w:rsidRDefault="006769E6" w:rsidP="00451A43"/>
    <w:p w14:paraId="7AFD4A06" w14:textId="77777777" w:rsidR="003F3792" w:rsidRPr="009F4405" w:rsidRDefault="003F3792" w:rsidP="003F3792"/>
    <w:p w14:paraId="3C08C80C" w14:textId="1CB10645" w:rsidR="003F3792" w:rsidRPr="009F4405" w:rsidRDefault="003F3792" w:rsidP="003F3792">
      <w:pPr>
        <w:sectPr w:rsidR="003F3792" w:rsidRPr="009F4405" w:rsidSect="005D5832">
          <w:pgSz w:w="11906" w:h="16838"/>
          <w:pgMar w:top="1418" w:right="1134" w:bottom="1134" w:left="1134" w:header="709" w:footer="709" w:gutter="0"/>
          <w:cols w:space="708"/>
          <w:docGrid w:linePitch="360"/>
        </w:sectPr>
      </w:pPr>
    </w:p>
    <w:p w14:paraId="1F7E8EB1" w14:textId="2B10AAB5" w:rsidR="007A0E92" w:rsidRPr="009F4405" w:rsidRDefault="00ED6B77" w:rsidP="002E16CB">
      <w:pPr>
        <w:pStyle w:val="Heading2"/>
        <w:jc w:val="left"/>
      </w:pPr>
      <w:bookmarkStart w:id="47" w:name="_Toc239018283"/>
      <w:r w:rsidRPr="009F4405">
        <w:lastRenderedPageBreak/>
        <w:t xml:space="preserve">Subtask 2.3: </w:t>
      </w:r>
      <w:r w:rsidR="006D0275">
        <w:t>G</w:t>
      </w:r>
      <w:r w:rsidR="003708B5" w:rsidRPr="009F4405">
        <w:t xml:space="preserve">aps, bottlenecks, </w:t>
      </w:r>
      <w:r w:rsidR="006D0275">
        <w:t xml:space="preserve">and </w:t>
      </w:r>
      <w:r w:rsidR="003708B5" w:rsidRPr="009F4405">
        <w:t>dependencies</w:t>
      </w:r>
      <w:bookmarkEnd w:id="47"/>
    </w:p>
    <w:p w14:paraId="3C007102" w14:textId="4C6D54BE" w:rsidR="00E47F38" w:rsidRPr="009F4405" w:rsidRDefault="009566D4" w:rsidP="002238C5">
      <w:pPr>
        <w:pStyle w:val="EYHeading3"/>
      </w:pPr>
      <w:r w:rsidRPr="009F4405">
        <w:t>Introduction and methodology</w:t>
      </w:r>
    </w:p>
    <w:p w14:paraId="5BE33111" w14:textId="4BECE497" w:rsidR="00652505" w:rsidRPr="009F4405" w:rsidRDefault="001551D0" w:rsidP="00652505">
      <w:r w:rsidRPr="009F4405">
        <w:t xml:space="preserve">This chapter identifies and characterises the </w:t>
      </w:r>
      <w:r w:rsidRPr="009F4405">
        <w:rPr>
          <w:b/>
          <w:bCs/>
        </w:rPr>
        <w:t>gaps, bottlenecks and dependencies</w:t>
      </w:r>
      <w:r w:rsidRPr="009F4405">
        <w:t xml:space="preserve"> that constrain Europe's assured, sovereign and resilient access to space. It builds directly on the descriptive mapping produced under Subtask 2.1, and translates that inventory into a structured diagnostic that can feed the downstream SWOT analysis, scenario development and recommendations. The chapter is deliberately designed to be synthetic and prioritised rather than exhaustive: it surfaces the constraints that most materially affect Europe's ability to access space today and over the horizon of the study, and links each of them back to the specific assets, categories or interfaces they concern.</w:t>
      </w:r>
    </w:p>
    <w:p w14:paraId="03428FF9" w14:textId="13170D30" w:rsidR="00AD4F90" w:rsidRPr="009F4405" w:rsidRDefault="00AD4F90" w:rsidP="00AD4F90">
      <w:r w:rsidRPr="009F4405">
        <w:rPr>
          <w:b/>
          <w:bCs/>
        </w:rPr>
        <w:t>Definitions</w:t>
      </w:r>
      <w:r w:rsidR="00083B1E" w:rsidRPr="009F4405">
        <w:rPr>
          <w:b/>
          <w:bCs/>
        </w:rPr>
        <w:t xml:space="preserve">: </w:t>
      </w:r>
      <w:r w:rsidRPr="009F4405">
        <w:t>Three closely related but distinct concepts structure the analysis:</w:t>
      </w:r>
    </w:p>
    <w:p w14:paraId="2B99FF07" w14:textId="67AF0522" w:rsidR="00AD4F90" w:rsidRPr="009F4405" w:rsidRDefault="00AD4F90">
      <w:pPr>
        <w:numPr>
          <w:ilvl w:val="0"/>
          <w:numId w:val="45"/>
        </w:numPr>
      </w:pPr>
      <w:r w:rsidRPr="009F4405">
        <w:t xml:space="preserve">A </w:t>
      </w:r>
      <w:r w:rsidRPr="009F4405">
        <w:rPr>
          <w:b/>
          <w:bCs/>
        </w:rPr>
        <w:t>gap</w:t>
      </w:r>
      <w:r w:rsidRPr="009F4405">
        <w:t xml:space="preserve"> </w:t>
      </w:r>
      <w:r w:rsidR="00443DA5" w:rsidRPr="009F4405">
        <w:rPr>
          <w:b/>
          <w:bCs/>
        </w:rPr>
        <w:t>(G)</w:t>
      </w:r>
      <w:r w:rsidR="00443DA5" w:rsidRPr="009F4405">
        <w:t xml:space="preserve"> </w:t>
      </w:r>
      <w:r w:rsidRPr="009F4405">
        <w:t xml:space="preserve">is the absence, at European level, of a capability, asset or function that would be required to ensure autonomous, resilient or competitive access to space. Gaps describe </w:t>
      </w:r>
      <w:r w:rsidRPr="009F4405">
        <w:rPr>
          <w:b/>
          <w:bCs/>
        </w:rPr>
        <w:t>what is missing</w:t>
      </w:r>
      <w:r w:rsidRPr="009F4405">
        <w:t xml:space="preserve"> (for example, the absence of a sovereign EU-controlled heavy-lift launch capability outside French Guiana).</w:t>
      </w:r>
    </w:p>
    <w:p w14:paraId="4DD97288" w14:textId="589B7676" w:rsidR="00AD4F90" w:rsidRPr="009F4405" w:rsidRDefault="00AD4F90">
      <w:pPr>
        <w:numPr>
          <w:ilvl w:val="0"/>
          <w:numId w:val="45"/>
        </w:numPr>
      </w:pPr>
      <w:r w:rsidRPr="009F4405">
        <w:t xml:space="preserve">A </w:t>
      </w:r>
      <w:r w:rsidRPr="009F4405">
        <w:rPr>
          <w:b/>
          <w:bCs/>
        </w:rPr>
        <w:t>bottleneck</w:t>
      </w:r>
      <w:r w:rsidRPr="009F4405">
        <w:t xml:space="preserve"> </w:t>
      </w:r>
      <w:r w:rsidR="00443DA5" w:rsidRPr="009F4405">
        <w:rPr>
          <w:b/>
          <w:bCs/>
        </w:rPr>
        <w:t>(B)</w:t>
      </w:r>
      <w:r w:rsidR="00443DA5" w:rsidRPr="009F4405">
        <w:t xml:space="preserve"> </w:t>
      </w:r>
      <w:r w:rsidRPr="009F4405">
        <w:t xml:space="preserve">is a constraint that limits the throughput, cadence, scalability or reliability of an existing capability. Bottlenecks describe </w:t>
      </w:r>
      <w:r w:rsidRPr="009F4405">
        <w:rPr>
          <w:b/>
          <w:bCs/>
        </w:rPr>
        <w:t>what is present but limiting</w:t>
      </w:r>
      <w:r w:rsidRPr="009F4405">
        <w:t xml:space="preserve"> (for example, the concentration of Ariane 6 transatlantic logistics on a single purpose-built vessel).</w:t>
      </w:r>
    </w:p>
    <w:p w14:paraId="2A0BA4B9" w14:textId="0B4D7C03" w:rsidR="00AD4F90" w:rsidRPr="009F4405" w:rsidRDefault="00AD4F90">
      <w:pPr>
        <w:numPr>
          <w:ilvl w:val="0"/>
          <w:numId w:val="45"/>
        </w:numPr>
      </w:pPr>
      <w:r w:rsidRPr="009F4405">
        <w:t xml:space="preserve">A </w:t>
      </w:r>
      <w:r w:rsidRPr="009F4405">
        <w:rPr>
          <w:b/>
          <w:bCs/>
        </w:rPr>
        <w:t>dependency</w:t>
      </w:r>
      <w:r w:rsidRPr="009F4405">
        <w:t xml:space="preserve"> </w:t>
      </w:r>
      <w:r w:rsidR="00443DA5" w:rsidRPr="009F4405">
        <w:rPr>
          <w:b/>
          <w:bCs/>
        </w:rPr>
        <w:t>(D)</w:t>
      </w:r>
      <w:r w:rsidR="00443DA5" w:rsidRPr="009F4405">
        <w:t xml:space="preserve"> </w:t>
      </w:r>
      <w:r w:rsidRPr="009F4405">
        <w:t xml:space="preserve">is a reliance on </w:t>
      </w:r>
      <w:r w:rsidR="00ED0BEB" w:rsidRPr="009F4405">
        <w:t xml:space="preserve">an external actor, asset, supplier or jurisdiction whose disruption would materially affect European access to space. Dependencies describe </w:t>
      </w:r>
      <w:r w:rsidR="00ED0BEB" w:rsidRPr="009F4405">
        <w:rPr>
          <w:b/>
          <w:bCs/>
        </w:rPr>
        <w:t>what Europe does not fully control</w:t>
      </w:r>
      <w:r w:rsidR="00ED0BEB" w:rsidRPr="009F4405">
        <w:t xml:space="preserve"> (for example, reliance </w:t>
      </w:r>
      <w:r w:rsidR="005A3E2C" w:rsidRPr="009F4405">
        <w:t>on non-EU suppliers for critical launcher subsystems or propellant components.</w:t>
      </w:r>
      <w:r w:rsidR="00ED0BEB" w:rsidRPr="009F4405">
        <w:t>)</w:t>
      </w:r>
      <w:r w:rsidR="0010325F" w:rsidRPr="009F4405">
        <w:t>.</w:t>
      </w:r>
    </w:p>
    <w:p w14:paraId="1BBB1477" w14:textId="0664AF8B" w:rsidR="00AD4F90" w:rsidRPr="009F4405" w:rsidRDefault="00AD4F90" w:rsidP="00AD4F90">
      <w:r w:rsidRPr="009F4405">
        <w:t>These three categories are not mutually exclusive: a single issue can simultaneously constitute a gap, a bottleneck and a dependency. The analytical framework below is designed to accommodate this overlap rather than to force artificial distinctions.</w:t>
      </w:r>
    </w:p>
    <w:p w14:paraId="730CE91A" w14:textId="04E214A1" w:rsidR="00AD4F90" w:rsidRPr="009F4405" w:rsidRDefault="00AD4F90" w:rsidP="00AD4F90">
      <w:pPr>
        <w:rPr>
          <w:b/>
          <w:bCs/>
        </w:rPr>
      </w:pPr>
      <w:r w:rsidRPr="009F4405">
        <w:rPr>
          <w:b/>
          <w:bCs/>
        </w:rPr>
        <w:t>Analytical framework: the eight bottleneck buckets</w:t>
      </w:r>
    </w:p>
    <w:p w14:paraId="51577C69" w14:textId="4871D89A" w:rsidR="00AD4F90" w:rsidRPr="009F4405" w:rsidRDefault="00AD4F90" w:rsidP="00AD4F90">
      <w:r w:rsidRPr="009F4405">
        <w:t xml:space="preserve">To move from the descriptive mapping in 2.1 to a structured diagnostic, the chapter organises gaps, bottlenecks and dependencies into </w:t>
      </w:r>
      <w:r w:rsidRPr="009F4405">
        <w:rPr>
          <w:b/>
          <w:bCs/>
        </w:rPr>
        <w:t>eight thematic buckets</w:t>
      </w:r>
      <w:r w:rsidRPr="009F4405">
        <w:t xml:space="preserve"> tailored to the specific characteristics of EU access to space:</w:t>
      </w:r>
    </w:p>
    <w:tbl>
      <w:tblPr>
        <w:tblStyle w:val="EYTable21"/>
        <w:tblW w:w="5000" w:type="pct"/>
        <w:tblInd w:w="0" w:type="dxa"/>
        <w:tblLook w:val="04A0" w:firstRow="1" w:lastRow="0" w:firstColumn="1" w:lastColumn="0" w:noHBand="0" w:noVBand="1"/>
      </w:tblPr>
      <w:tblGrid>
        <w:gridCol w:w="2695"/>
        <w:gridCol w:w="6943"/>
      </w:tblGrid>
      <w:tr w:rsidR="00D34844" w:rsidRPr="009F4405" w14:paraId="2059200D" w14:textId="77777777" w:rsidTr="00592894">
        <w:trPr>
          <w:cnfStyle w:val="100000000000" w:firstRow="1" w:lastRow="0" w:firstColumn="0" w:lastColumn="0" w:oddVBand="0" w:evenVBand="0" w:oddHBand="0" w:evenHBand="0" w:firstRowFirstColumn="0" w:firstRowLastColumn="0" w:lastRowFirstColumn="0" w:lastRowLastColumn="0"/>
        </w:trPr>
        <w:tc>
          <w:tcPr>
            <w:tcW w:w="1398" w:type="pct"/>
            <w:vAlign w:val="center"/>
          </w:tcPr>
          <w:p w14:paraId="63CCAE42" w14:textId="7AE9EF60" w:rsidR="00D34844" w:rsidRPr="009F4405" w:rsidRDefault="00D34844" w:rsidP="00592894">
            <w:pPr>
              <w:jc w:val="left"/>
              <w:rPr>
                <w:bCs/>
              </w:rPr>
            </w:pPr>
            <w:r w:rsidRPr="009F4405">
              <w:rPr>
                <w:bCs/>
                <w:color w:val="auto"/>
              </w:rPr>
              <w:t>Bucket</w:t>
            </w:r>
          </w:p>
        </w:tc>
        <w:tc>
          <w:tcPr>
            <w:tcW w:w="3602" w:type="pct"/>
            <w:vAlign w:val="center"/>
          </w:tcPr>
          <w:p w14:paraId="3E460C78" w14:textId="4A2304F3" w:rsidR="00D34844" w:rsidRPr="009F4405" w:rsidRDefault="00443DA5" w:rsidP="00592894">
            <w:pPr>
              <w:jc w:val="left"/>
              <w:rPr>
                <w:bCs/>
              </w:rPr>
            </w:pPr>
            <w:r w:rsidRPr="009F4405">
              <w:rPr>
                <w:bCs/>
                <w:color w:val="auto"/>
              </w:rPr>
              <w:t>Focus</w:t>
            </w:r>
          </w:p>
        </w:tc>
      </w:tr>
      <w:tr w:rsidR="002A31A1" w:rsidRPr="009F4405" w14:paraId="648FE840" w14:textId="77777777" w:rsidTr="00592894">
        <w:trPr>
          <w:cnfStyle w:val="000000100000" w:firstRow="0" w:lastRow="0" w:firstColumn="0" w:lastColumn="0" w:oddVBand="0" w:evenVBand="0" w:oddHBand="1" w:evenHBand="0" w:firstRowFirstColumn="0" w:firstRowLastColumn="0" w:lastRowFirstColumn="0" w:lastRowLastColumn="0"/>
        </w:trPr>
        <w:tc>
          <w:tcPr>
            <w:tcW w:w="1398" w:type="pct"/>
            <w:vAlign w:val="center"/>
          </w:tcPr>
          <w:p w14:paraId="37A625B6" w14:textId="2554D719" w:rsidR="002A31A1" w:rsidRPr="009F4405" w:rsidRDefault="001516F5" w:rsidP="00592894">
            <w:pPr>
              <w:jc w:val="left"/>
            </w:pPr>
            <w:r w:rsidRPr="009F4405">
              <w:rPr>
                <w:rStyle w:val="Strong"/>
              </w:rPr>
              <w:t xml:space="preserve">A </w:t>
            </w:r>
            <w:r w:rsidR="002A31A1" w:rsidRPr="009F4405">
              <w:rPr>
                <w:rStyle w:val="Strong"/>
              </w:rPr>
              <w:t>— Coverage &amp; redundancy gaps (EU-level)</w:t>
            </w:r>
          </w:p>
        </w:tc>
        <w:tc>
          <w:tcPr>
            <w:tcW w:w="3602" w:type="pct"/>
            <w:vAlign w:val="center"/>
          </w:tcPr>
          <w:p w14:paraId="7C019A78" w14:textId="36B47C1D" w:rsidR="002A31A1" w:rsidRPr="009F4405" w:rsidRDefault="002A31A1" w:rsidP="00592894">
            <w:pPr>
              <w:jc w:val="left"/>
            </w:pPr>
            <w:r w:rsidRPr="009F4405">
              <w:t>Missing capabilities at European level: orbital coverage gaps, launcher-class gaps, geographic gaps, functional gaps in testing and ground segment.</w:t>
            </w:r>
          </w:p>
        </w:tc>
      </w:tr>
      <w:tr w:rsidR="002A31A1" w:rsidRPr="009F4405" w14:paraId="481F7B78" w14:textId="77777777" w:rsidTr="00592894">
        <w:trPr>
          <w:cnfStyle w:val="000000010000" w:firstRow="0" w:lastRow="0" w:firstColumn="0" w:lastColumn="0" w:oddVBand="0" w:evenVBand="0" w:oddHBand="0" w:evenHBand="1" w:firstRowFirstColumn="0" w:firstRowLastColumn="0" w:lastRowFirstColumn="0" w:lastRowLastColumn="0"/>
        </w:trPr>
        <w:tc>
          <w:tcPr>
            <w:tcW w:w="1398" w:type="pct"/>
            <w:vAlign w:val="center"/>
          </w:tcPr>
          <w:p w14:paraId="7FCDC66C" w14:textId="40D1C569" w:rsidR="002A31A1" w:rsidRPr="009F4405" w:rsidRDefault="001516F5" w:rsidP="00592894">
            <w:pPr>
              <w:jc w:val="left"/>
            </w:pPr>
            <w:r w:rsidRPr="009F4405">
              <w:rPr>
                <w:rStyle w:val="Strong"/>
              </w:rPr>
              <w:t>B</w:t>
            </w:r>
            <w:r w:rsidR="002A31A1" w:rsidRPr="009F4405">
              <w:rPr>
                <w:rStyle w:val="Strong"/>
              </w:rPr>
              <w:t xml:space="preserve"> — Industrial capacity &amp; supply chain</w:t>
            </w:r>
          </w:p>
        </w:tc>
        <w:tc>
          <w:tcPr>
            <w:tcW w:w="3602" w:type="pct"/>
            <w:vAlign w:val="center"/>
          </w:tcPr>
          <w:p w14:paraId="14422203" w14:textId="32D453E5" w:rsidR="002A31A1" w:rsidRPr="009F4405" w:rsidRDefault="002A31A1" w:rsidP="00592894">
            <w:pPr>
              <w:jc w:val="left"/>
            </w:pPr>
            <w:r w:rsidRPr="009F4405">
              <w:t>Cross-border manufacturing coordination, single-source subsystems, testing throughput, propellant supply, exposure to upstream launcher manufacturers.</w:t>
            </w:r>
          </w:p>
        </w:tc>
      </w:tr>
      <w:tr w:rsidR="002A31A1" w:rsidRPr="009F4405" w14:paraId="3E79B8B8" w14:textId="77777777" w:rsidTr="00592894">
        <w:trPr>
          <w:cnfStyle w:val="000000100000" w:firstRow="0" w:lastRow="0" w:firstColumn="0" w:lastColumn="0" w:oddVBand="0" w:evenVBand="0" w:oddHBand="1" w:evenHBand="0" w:firstRowFirstColumn="0" w:firstRowLastColumn="0" w:lastRowFirstColumn="0" w:lastRowLastColumn="0"/>
        </w:trPr>
        <w:tc>
          <w:tcPr>
            <w:tcW w:w="1398" w:type="pct"/>
            <w:vAlign w:val="center"/>
          </w:tcPr>
          <w:p w14:paraId="7AD09523" w14:textId="6DACC7B0" w:rsidR="002A31A1" w:rsidRPr="009F4405" w:rsidRDefault="001516F5" w:rsidP="00592894">
            <w:pPr>
              <w:jc w:val="left"/>
            </w:pPr>
            <w:r w:rsidRPr="009F4405">
              <w:rPr>
                <w:rStyle w:val="Strong"/>
              </w:rPr>
              <w:t>C</w:t>
            </w:r>
            <w:r w:rsidR="002A31A1" w:rsidRPr="009F4405">
              <w:rPr>
                <w:rStyle w:val="Strong"/>
              </w:rPr>
              <w:t xml:space="preserve"> — Logistics &amp; transportation</w:t>
            </w:r>
          </w:p>
        </w:tc>
        <w:tc>
          <w:tcPr>
            <w:tcW w:w="3602" w:type="pct"/>
            <w:vAlign w:val="center"/>
          </w:tcPr>
          <w:p w14:paraId="2EF66B28" w14:textId="12CE0BBC" w:rsidR="002A31A1" w:rsidRPr="009F4405" w:rsidRDefault="002A31A1" w:rsidP="00592894">
            <w:pPr>
              <w:jc w:val="left"/>
            </w:pPr>
            <w:r w:rsidRPr="009F4405">
              <w:t>Constraints on the movement of oversized launcher components: sea, air, road and port capacity; single-vessel or single-route dependencies; access to remote sites.</w:t>
            </w:r>
          </w:p>
        </w:tc>
      </w:tr>
      <w:tr w:rsidR="002A31A1" w:rsidRPr="009F4405" w14:paraId="787AAC1A" w14:textId="77777777" w:rsidTr="00592894">
        <w:trPr>
          <w:cnfStyle w:val="000000010000" w:firstRow="0" w:lastRow="0" w:firstColumn="0" w:lastColumn="0" w:oddVBand="0" w:evenVBand="0" w:oddHBand="0" w:evenHBand="1" w:firstRowFirstColumn="0" w:firstRowLastColumn="0" w:lastRowFirstColumn="0" w:lastRowLastColumn="0"/>
        </w:trPr>
        <w:tc>
          <w:tcPr>
            <w:tcW w:w="1398" w:type="pct"/>
            <w:vAlign w:val="center"/>
          </w:tcPr>
          <w:p w14:paraId="5EB046DB" w14:textId="7111856A" w:rsidR="002A31A1" w:rsidRPr="009F4405" w:rsidRDefault="001516F5" w:rsidP="00592894">
            <w:pPr>
              <w:jc w:val="left"/>
            </w:pPr>
            <w:r w:rsidRPr="009F4405">
              <w:rPr>
                <w:rStyle w:val="Strong"/>
              </w:rPr>
              <w:t>D</w:t>
            </w:r>
            <w:r w:rsidR="002A31A1" w:rsidRPr="009F4405">
              <w:rPr>
                <w:rStyle w:val="Strong"/>
              </w:rPr>
              <w:t xml:space="preserve"> — Regulatory, compliance &amp; cross-border coordination</w:t>
            </w:r>
          </w:p>
        </w:tc>
        <w:tc>
          <w:tcPr>
            <w:tcW w:w="3602" w:type="pct"/>
            <w:vAlign w:val="center"/>
          </w:tcPr>
          <w:p w14:paraId="2B9B1B7F" w14:textId="249AFA38" w:rsidR="002A31A1" w:rsidRPr="009F4405" w:rsidRDefault="002A31A1" w:rsidP="00592894">
            <w:pPr>
              <w:jc w:val="left"/>
            </w:pPr>
            <w:r w:rsidRPr="009F4405">
              <w:t>Heterogeneity of national licensing regimes, absence of a harmonised EU launch framework, cross-border airspace and range coordination, environmental permitting.</w:t>
            </w:r>
          </w:p>
        </w:tc>
      </w:tr>
      <w:tr w:rsidR="00592894" w:rsidRPr="009F4405" w14:paraId="43A11DCB" w14:textId="77777777" w:rsidTr="00592894">
        <w:trPr>
          <w:cnfStyle w:val="000000100000" w:firstRow="0" w:lastRow="0" w:firstColumn="0" w:lastColumn="0" w:oddVBand="0" w:evenVBand="0" w:oddHBand="1" w:evenHBand="0" w:firstRowFirstColumn="0" w:firstRowLastColumn="0" w:lastRowFirstColumn="0" w:lastRowLastColumn="0"/>
        </w:trPr>
        <w:tc>
          <w:tcPr>
            <w:tcW w:w="1398" w:type="pct"/>
            <w:vAlign w:val="center"/>
          </w:tcPr>
          <w:p w14:paraId="16FC7AB1" w14:textId="2D6CD2BA" w:rsidR="00592894" w:rsidRPr="009F4405" w:rsidRDefault="001516F5" w:rsidP="00592894">
            <w:pPr>
              <w:jc w:val="left"/>
              <w:rPr>
                <w:rStyle w:val="Strong"/>
              </w:rPr>
            </w:pPr>
            <w:r w:rsidRPr="009F4405">
              <w:rPr>
                <w:rStyle w:val="Strong"/>
              </w:rPr>
              <w:t>E</w:t>
            </w:r>
            <w:r w:rsidR="00592894" w:rsidRPr="009F4405">
              <w:rPr>
                <w:rStyle w:val="Strong"/>
              </w:rPr>
              <w:t xml:space="preserve"> — Financial sustainability &amp; business model</w:t>
            </w:r>
          </w:p>
        </w:tc>
        <w:tc>
          <w:tcPr>
            <w:tcW w:w="3602" w:type="pct"/>
            <w:vAlign w:val="center"/>
          </w:tcPr>
          <w:p w14:paraId="6EFB8EC5" w14:textId="53481AC5" w:rsidR="00592894" w:rsidRPr="009F4405" w:rsidRDefault="00592894" w:rsidP="00592894">
            <w:pPr>
              <w:jc w:val="left"/>
            </w:pPr>
            <w:r w:rsidRPr="009F4405">
              <w:t>Capital-intensive build-out at emerging sites, cadence-dependent unit economics, continuity of public and private funding, exposure to demand and currency risk.</w:t>
            </w:r>
          </w:p>
        </w:tc>
      </w:tr>
      <w:tr w:rsidR="00592894" w:rsidRPr="009F4405" w14:paraId="6E09FCCC" w14:textId="77777777" w:rsidTr="00592894">
        <w:trPr>
          <w:cnfStyle w:val="000000010000" w:firstRow="0" w:lastRow="0" w:firstColumn="0" w:lastColumn="0" w:oddVBand="0" w:evenVBand="0" w:oddHBand="0" w:evenHBand="1" w:firstRowFirstColumn="0" w:firstRowLastColumn="0" w:lastRowFirstColumn="0" w:lastRowLastColumn="0"/>
        </w:trPr>
        <w:tc>
          <w:tcPr>
            <w:tcW w:w="1398" w:type="pct"/>
            <w:vAlign w:val="center"/>
          </w:tcPr>
          <w:p w14:paraId="5ED81398" w14:textId="329F52EA" w:rsidR="00592894" w:rsidRPr="009F4405" w:rsidRDefault="001516F5" w:rsidP="00592894">
            <w:pPr>
              <w:jc w:val="left"/>
              <w:rPr>
                <w:rStyle w:val="Strong"/>
              </w:rPr>
            </w:pPr>
            <w:r w:rsidRPr="009F4405">
              <w:rPr>
                <w:rStyle w:val="Strong"/>
              </w:rPr>
              <w:t>F</w:t>
            </w:r>
            <w:r w:rsidR="00592894" w:rsidRPr="009F4405">
              <w:rPr>
                <w:rStyle w:val="Strong"/>
              </w:rPr>
              <w:t xml:space="preserve"> — Human capital &amp; skills</w:t>
            </w:r>
          </w:p>
        </w:tc>
        <w:tc>
          <w:tcPr>
            <w:tcW w:w="3602" w:type="pct"/>
            <w:vAlign w:val="center"/>
          </w:tcPr>
          <w:p w14:paraId="22749878" w14:textId="4B65F20D" w:rsidR="00592894" w:rsidRPr="009F4405" w:rsidRDefault="00592894" w:rsidP="00592894">
            <w:pPr>
              <w:jc w:val="left"/>
            </w:pPr>
            <w:r w:rsidRPr="009F4405">
              <w:t>Recruitment and retention of specialised staff in remote locations, training and rotation pipelines, workforce redundancy, competition with adjacent defence sectors.</w:t>
            </w:r>
          </w:p>
        </w:tc>
      </w:tr>
      <w:tr w:rsidR="00592894" w:rsidRPr="009F4405" w14:paraId="266A7A56" w14:textId="77777777" w:rsidTr="00592894">
        <w:trPr>
          <w:cnfStyle w:val="000000100000" w:firstRow="0" w:lastRow="0" w:firstColumn="0" w:lastColumn="0" w:oddVBand="0" w:evenVBand="0" w:oddHBand="1" w:evenHBand="0" w:firstRowFirstColumn="0" w:firstRowLastColumn="0" w:lastRowFirstColumn="0" w:lastRowLastColumn="0"/>
        </w:trPr>
        <w:tc>
          <w:tcPr>
            <w:tcW w:w="1398" w:type="pct"/>
            <w:vAlign w:val="center"/>
          </w:tcPr>
          <w:p w14:paraId="61D09395" w14:textId="23352E8D" w:rsidR="00592894" w:rsidRPr="009F4405" w:rsidRDefault="001516F5" w:rsidP="00592894">
            <w:pPr>
              <w:jc w:val="left"/>
              <w:rPr>
                <w:rStyle w:val="Strong"/>
              </w:rPr>
            </w:pPr>
            <w:r w:rsidRPr="009F4405">
              <w:rPr>
                <w:rStyle w:val="Strong"/>
              </w:rPr>
              <w:t>G</w:t>
            </w:r>
            <w:r w:rsidR="00592894" w:rsidRPr="009F4405">
              <w:rPr>
                <w:rStyle w:val="Strong"/>
              </w:rPr>
              <w:t xml:space="preserve"> — Technology, cyber &amp; ground-segment resilience</w:t>
            </w:r>
          </w:p>
        </w:tc>
        <w:tc>
          <w:tcPr>
            <w:tcW w:w="3602" w:type="pct"/>
            <w:vAlign w:val="center"/>
          </w:tcPr>
          <w:p w14:paraId="19BA981E" w14:textId="28E0E892" w:rsidR="00592894" w:rsidRPr="009F4405" w:rsidRDefault="00592894" w:rsidP="00592894">
            <w:pPr>
              <w:jc w:val="left"/>
            </w:pPr>
            <w:r w:rsidRPr="009F4405">
              <w:t>IT and OT integration, TT&amp;C network dependencies, flight-termination systems, cybersecurity as a prerequisite for launch, resilience of ground infrastructure.</w:t>
            </w:r>
          </w:p>
        </w:tc>
      </w:tr>
    </w:tbl>
    <w:p w14:paraId="7CF5DF2A" w14:textId="270469F7" w:rsidR="00AD4F90" w:rsidRPr="009F4405" w:rsidRDefault="00AD4F90" w:rsidP="00652505"/>
    <w:p w14:paraId="1AE29899" w14:textId="64596599" w:rsidR="00E01CBC" w:rsidRPr="009F4405" w:rsidRDefault="00CF4307" w:rsidP="00E01CBC">
      <w:r w:rsidRPr="009F4405">
        <w:t xml:space="preserve">Each bucket is treated in its own section (3.3.2 to 3.3.8) following the same fixed structure: a short framing of the issue, a compact table of the concrete gaps, bottlenecks and dependencies identified, a narrative commentary focused on the </w:t>
      </w:r>
      <w:r w:rsidRPr="009F4405">
        <w:lastRenderedPageBreak/>
        <w:t>Europe-wide pattern, and cross-references to related buckets. The cross-cutting analysis (§3.3.9) then examines horizontal patterns across buckets, interface bottlenecks that cascade across infrastructure categories, a prioritised synthesis of the most critical bottlenecks Europe-wide, and the strategic-autonomy lens</w:t>
      </w:r>
      <w:r w:rsidR="00E01CBC" w:rsidRPr="009F4405">
        <w:t>.</w:t>
      </w:r>
    </w:p>
    <w:p w14:paraId="0204D863" w14:textId="2482D3F3" w:rsidR="00E01CBC" w:rsidRPr="009F4405" w:rsidRDefault="00E01CBC" w:rsidP="00E01CBC">
      <w:pPr>
        <w:rPr>
          <w:b/>
          <w:bCs/>
        </w:rPr>
      </w:pPr>
      <w:r w:rsidRPr="009F4405">
        <w:rPr>
          <w:b/>
          <w:bCs/>
        </w:rPr>
        <w:t>Methodology and evidence base</w:t>
      </w:r>
    </w:p>
    <w:p w14:paraId="0EEE074A" w14:textId="1BA19CC8" w:rsidR="00E01CBC" w:rsidRPr="009F4405" w:rsidRDefault="00E01CBC" w:rsidP="00E01CBC">
      <w:r w:rsidRPr="009F4405">
        <w:t>The analysis draws on four complementary sources of evidence, deliberately triangulated to combine descriptive rigour, operational insight, and technical depth:</w:t>
      </w:r>
    </w:p>
    <w:p w14:paraId="5C9A53A3" w14:textId="1F3D77CB" w:rsidR="00E01CBC" w:rsidRPr="009F4405" w:rsidRDefault="00E01CBC">
      <w:pPr>
        <w:numPr>
          <w:ilvl w:val="0"/>
          <w:numId w:val="46"/>
        </w:numPr>
      </w:pPr>
      <w:r w:rsidRPr="009F4405">
        <w:rPr>
          <w:b/>
          <w:bCs/>
        </w:rPr>
        <w:t>The mapping produced under Subtask 2.1</w:t>
      </w:r>
      <w:r w:rsidRPr="009F4405">
        <w:t>, which provides the descriptive inventory of European launch, testing, SSA, transportation, operations and TT&amp;C infrastructure. Each bottleneck identified in this chapter is explicitly anchored back to the corresponding entry in 2.1, so that the analytical layer remains fully traceable to the underlying evidence.</w:t>
      </w:r>
    </w:p>
    <w:p w14:paraId="27877613" w14:textId="0BFC26B2" w:rsidR="00E01CBC" w:rsidRPr="009F4405" w:rsidRDefault="00E01CBC">
      <w:pPr>
        <w:numPr>
          <w:ilvl w:val="0"/>
          <w:numId w:val="46"/>
        </w:numPr>
      </w:pPr>
      <w:r w:rsidRPr="009F4405">
        <w:rPr>
          <w:b/>
          <w:bCs/>
        </w:rPr>
        <w:t>Targeted stakeholder interviews</w:t>
      </w:r>
      <w:r w:rsidRPr="009F4405">
        <w:t xml:space="preserve"> conducted in parallel with spaceport operators, launch service providers, testing centre operators, national space agencies, and European institutional actors. Interview evidence is used both to validate bottlenecks visible in desk research and to surface constraints that are not documented in public sources</w:t>
      </w:r>
      <w:r w:rsidR="001416C0" w:rsidRPr="009F4405">
        <w:t xml:space="preserve">, </w:t>
      </w:r>
      <w:r w:rsidRPr="009F4405">
        <w:t>in particular around operational realities, workforce dynamics, and business-model pressures.</w:t>
      </w:r>
    </w:p>
    <w:p w14:paraId="12C972EC" w14:textId="6B90074E" w:rsidR="00E01CBC" w:rsidRPr="009F4405" w:rsidRDefault="00E01CBC">
      <w:pPr>
        <w:numPr>
          <w:ilvl w:val="0"/>
          <w:numId w:val="46"/>
        </w:numPr>
      </w:pPr>
      <w:r w:rsidRPr="009F4405">
        <w:rPr>
          <w:b/>
          <w:bCs/>
        </w:rPr>
        <w:t>A supply-chain risk assessment</w:t>
      </w:r>
      <w:r w:rsidRPr="009F4405">
        <w:t xml:space="preserve"> performed on the four primary European spaceports (Guiana Space Centre, Esrange, Andøya and SaxaVord) using the risk categorisation framework outlined in </w:t>
      </w:r>
      <w:r w:rsidR="00B672B7" w:rsidRPr="009F4405">
        <w:t>Annex 5</w:t>
      </w:r>
      <w:r w:rsidRPr="009F4405">
        <w:t xml:space="preserve"> of the U.S. Department of Defence's Supply Chain Risk Management Framework. This assessment provides granular site-level evidence on twelve risk categories and is retained in full in </w:t>
      </w:r>
      <w:r w:rsidRPr="009F4405">
        <w:rPr>
          <w:b/>
          <w:bCs/>
        </w:rPr>
        <w:t xml:space="preserve">Annex </w:t>
      </w:r>
      <w:r w:rsidR="00D84208" w:rsidRPr="009F4405">
        <w:rPr>
          <w:b/>
          <w:bCs/>
        </w:rPr>
        <w:t>5</w:t>
      </w:r>
      <w:r w:rsidRPr="009F4405">
        <w:t xml:space="preserve"> as supporting material. </w:t>
      </w:r>
    </w:p>
    <w:p w14:paraId="554A8E2A" w14:textId="6024B537" w:rsidR="00E01CBC" w:rsidRPr="009F4405" w:rsidRDefault="00D11809">
      <w:pPr>
        <w:numPr>
          <w:ilvl w:val="0"/>
          <w:numId w:val="46"/>
        </w:numPr>
      </w:pPr>
      <w:r w:rsidRPr="009F4405">
        <w:rPr>
          <w:b/>
          <w:bCs/>
        </w:rPr>
        <w:t xml:space="preserve">Consortium </w:t>
      </w:r>
      <w:r w:rsidR="00E01CBC" w:rsidRPr="009F4405">
        <w:rPr>
          <w:b/>
          <w:bCs/>
        </w:rPr>
        <w:t xml:space="preserve">technical </w:t>
      </w:r>
      <w:r w:rsidR="007252A8" w:rsidRPr="009F4405">
        <w:rPr>
          <w:b/>
          <w:bCs/>
        </w:rPr>
        <w:t>expertise</w:t>
      </w:r>
      <w:r w:rsidR="00E01CBC" w:rsidRPr="009F4405">
        <w:t xml:space="preserve"> provided by SIEM as the study's technical partner. This input is concentrated on buckets where technical expertise is decisive</w:t>
      </w:r>
      <w:r w:rsidR="007252A8" w:rsidRPr="009F4405">
        <w:t>.</w:t>
      </w:r>
    </w:p>
    <w:p w14:paraId="6084B244" w14:textId="0DDC5BC7" w:rsidR="00E07403" w:rsidRPr="009F4405" w:rsidRDefault="00E07403" w:rsidP="00E07403">
      <w:pPr>
        <w:spacing w:line="264" w:lineRule="auto"/>
      </w:pPr>
      <w:commentRangeStart w:id="48"/>
      <w:commentRangeStart w:id="49"/>
      <w:commentRangeStart w:id="50"/>
      <w:r w:rsidRPr="009F4405">
        <w:rPr>
          <w:b/>
          <w:bCs/>
        </w:rPr>
        <w:t xml:space="preserve">Table legend and rating conventions. </w:t>
      </w:r>
      <w:r w:rsidRPr="009F4405">
        <w:t>Each bucket table uses the same columns: item ID; short description; anchor in the 2.1 mapping; Type (G / B / D); Level; Severity; Horizon; SPOF. Ratings are applied with the following convention, uniformly across all buckets:</w:t>
      </w:r>
      <w:commentRangeEnd w:id="48"/>
      <w:r w:rsidRPr="009F4405">
        <w:rPr>
          <w:rStyle w:val="CommentReference"/>
          <w:sz w:val="20"/>
          <w:szCs w:val="24"/>
        </w:rPr>
        <w:commentReference w:id="48"/>
      </w:r>
      <w:commentRangeEnd w:id="49"/>
      <w:r w:rsidRPr="009F4405">
        <w:rPr>
          <w:rStyle w:val="CommentReference"/>
          <w:sz w:val="20"/>
          <w:szCs w:val="24"/>
        </w:rPr>
        <w:commentReference w:id="49"/>
      </w:r>
      <w:commentRangeEnd w:id="50"/>
      <w:r w:rsidRPr="009F4405">
        <w:rPr>
          <w:rStyle w:val="CommentReference"/>
          <w:sz w:val="20"/>
          <w:szCs w:val="24"/>
        </w:rPr>
        <w:commentReference w:id="50"/>
      </w:r>
    </w:p>
    <w:p w14:paraId="5DB7B9C9" w14:textId="77777777" w:rsidR="00E07403" w:rsidRPr="009F4405" w:rsidRDefault="00E07403">
      <w:pPr>
        <w:pStyle w:val="ListParagraph"/>
        <w:numPr>
          <w:ilvl w:val="0"/>
          <w:numId w:val="48"/>
        </w:numPr>
        <w:spacing w:after="80" w:line="264" w:lineRule="auto"/>
        <w:contextualSpacing w:val="0"/>
        <w:jc w:val="left"/>
      </w:pPr>
      <w:r w:rsidRPr="009F4405">
        <w:rPr>
          <w:b/>
          <w:bCs/>
        </w:rPr>
        <w:t xml:space="preserve">Level: </w:t>
      </w:r>
      <w:r w:rsidRPr="009F4405">
        <w:t>EU-wide where the constraint affects the European access-to-space system as a whole (including via a single site whose function is unique in Europe); Site-specific where the effect is contained to one site or launch system.</w:t>
      </w:r>
    </w:p>
    <w:p w14:paraId="6C5F411D" w14:textId="4FB9F03A" w:rsidR="00E07403" w:rsidRPr="009F4405" w:rsidRDefault="00E07403" w:rsidP="00030504">
      <w:pPr>
        <w:pStyle w:val="ListParagraph"/>
        <w:numPr>
          <w:ilvl w:val="0"/>
          <w:numId w:val="48"/>
        </w:numPr>
        <w:spacing w:after="80" w:line="264" w:lineRule="auto"/>
        <w:contextualSpacing w:val="0"/>
        <w:jc w:val="left"/>
      </w:pPr>
      <w:r w:rsidRPr="009F4405">
        <w:rPr>
          <w:b/>
          <w:bCs/>
        </w:rPr>
        <w:t xml:space="preserve">Severity: </w:t>
      </w:r>
      <w:r w:rsidR="00056D78" w:rsidRPr="009F4405">
        <w:t>the magnitude of impact on European access to space, including single-point-of-failure (SPOF) exposure. 5 — critical: failure halts or materially removes European orbital launch capability, and/or the element is a single point of failure with no redundant asset, supplier or process; 4 — high: materially reduces Europe-wide capability, cadence or resilience; 3 — moderate: limits cadence, cost or schedule without removing capability; 2 — low: friction for which workarounds exist; 1 — minimal: negligible operational effect.</w:t>
      </w:r>
      <w:r w:rsidR="00030504" w:rsidRPr="009F4405">
        <w:t xml:space="preserve"> </w:t>
      </w:r>
    </w:p>
    <w:p w14:paraId="66F72FC7" w14:textId="22E88B68" w:rsidR="00030504" w:rsidRPr="009F4405" w:rsidRDefault="00030504" w:rsidP="00030504">
      <w:pPr>
        <w:pStyle w:val="ListParagraph"/>
        <w:numPr>
          <w:ilvl w:val="0"/>
          <w:numId w:val="48"/>
        </w:numPr>
        <w:spacing w:after="80" w:line="264" w:lineRule="auto"/>
        <w:contextualSpacing w:val="0"/>
        <w:jc w:val="left"/>
      </w:pPr>
      <w:r w:rsidRPr="009F4405">
        <w:rPr>
          <w:b/>
          <w:bCs/>
        </w:rPr>
        <w:t>Likelihood:</w:t>
      </w:r>
      <w:r w:rsidRPr="009F4405">
        <w:t xml:space="preserve"> the probability that the constraint materialises or binds within the assessment period. 3 — high: already materialising or near-certain absent corrective action; 2 — medium: plausible under the current trajectory or planned ramp-up; 1 — low: unlikely within the assessment period or strongly mitigated.</w:t>
      </w:r>
    </w:p>
    <w:p w14:paraId="1D51E15C" w14:textId="13281445" w:rsidR="00E07403" w:rsidRPr="009F4405" w:rsidRDefault="00B401DF">
      <w:pPr>
        <w:pStyle w:val="ListParagraph"/>
        <w:numPr>
          <w:ilvl w:val="0"/>
          <w:numId w:val="48"/>
        </w:numPr>
        <w:spacing w:after="80" w:line="264" w:lineRule="auto"/>
        <w:contextualSpacing w:val="0"/>
        <w:jc w:val="left"/>
      </w:pPr>
      <w:r w:rsidRPr="009F4405">
        <w:rPr>
          <w:b/>
          <w:bCs/>
        </w:rPr>
        <w:t>Materialisation timeframe</w:t>
      </w:r>
      <w:r w:rsidRPr="009F4405">
        <w:t>: when the constraint is expected to bind materially and by when action should be initiated. Short term (1–2 yr) - binding now or imminent, including latent single points of failure whose exposure is current; Medium term (</w:t>
      </w:r>
      <w:r w:rsidR="00710017" w:rsidRPr="009F4405">
        <w:t>3</w:t>
      </w:r>
      <w:r w:rsidRPr="009F4405">
        <w:t>–</w:t>
      </w:r>
      <w:r w:rsidR="00710017" w:rsidRPr="009F4405">
        <w:t>5</w:t>
      </w:r>
      <w:r w:rsidRPr="009F4405">
        <w:t xml:space="preserve"> yr) binds under the planned ramp-up; Long term</w:t>
      </w:r>
      <w:r w:rsidR="00710017" w:rsidRPr="009F4405">
        <w:t xml:space="preserve"> (5+ yr) -</w:t>
      </w:r>
      <w:r w:rsidRPr="009F4405">
        <w:t xml:space="preserve"> binds under longer-lead expansion scenarios. This parameter reflects the timing and urgency of action, not the seriousness of the constraint, which is carried by Severity.</w:t>
      </w:r>
    </w:p>
    <w:p w14:paraId="283CD792" w14:textId="0F75194D" w:rsidR="00E01CBC" w:rsidRPr="009F4405" w:rsidRDefault="00E07403">
      <w:pPr>
        <w:pStyle w:val="ListParagraph"/>
        <w:numPr>
          <w:ilvl w:val="0"/>
          <w:numId w:val="48"/>
        </w:numPr>
        <w:spacing w:after="80" w:line="264" w:lineRule="auto"/>
        <w:contextualSpacing w:val="0"/>
        <w:jc w:val="left"/>
      </w:pPr>
      <w:r w:rsidRPr="009F4405">
        <w:rPr>
          <w:b/>
          <w:bCs/>
        </w:rPr>
        <w:t xml:space="preserve">SPOF (single point of failure): </w:t>
      </w:r>
      <w:r w:rsidRPr="009F4405">
        <w:t xml:space="preserve">Y only where failure of that single element would by itself bring down a critical function of the European access-to-space chain — no redundant asset, alternative supplier or parallel process exists to absorb the failure. Threat vectors (weather, </w:t>
      </w:r>
      <w:r w:rsidR="00DF5548" w:rsidRPr="009F4405">
        <w:t>cyber-attack</w:t>
      </w:r>
      <w:r w:rsidRPr="009F4405">
        <w:t>, industrial action) are rated N; the SPOF flag sits on the non-redundant asset or function they act upon.</w:t>
      </w:r>
    </w:p>
    <w:p w14:paraId="28437926" w14:textId="5B8BFB9C" w:rsidR="001120B0" w:rsidRPr="009F4405" w:rsidRDefault="000C0409" w:rsidP="002238C5">
      <w:pPr>
        <w:pStyle w:val="EYHeading3"/>
      </w:pPr>
      <w:r w:rsidRPr="009F4405">
        <w:t>A</w:t>
      </w:r>
      <w:r w:rsidR="005759C9" w:rsidRPr="009F4405">
        <w:t xml:space="preserve"> - Coverage &amp; Redundancy Gaps (EU-level)</w:t>
      </w:r>
    </w:p>
    <w:p w14:paraId="036A6D2C" w14:textId="77777777" w:rsidR="00863FE3" w:rsidRPr="009F4405" w:rsidRDefault="00863FE3" w:rsidP="00863FE3">
      <w:pPr>
        <w:spacing w:before="120" w:after="40"/>
        <w:rPr>
          <w:rFonts w:cstheme="minorHAnsi"/>
          <w:color w:val="000000" w:themeColor="text1"/>
          <w:szCs w:val="20"/>
        </w:rPr>
      </w:pPr>
      <w:r w:rsidRPr="009F4405">
        <w:rPr>
          <w:rFonts w:cstheme="minorHAnsi"/>
          <w:b/>
          <w:color w:val="000000" w:themeColor="text1"/>
          <w:szCs w:val="20"/>
        </w:rPr>
        <w:t>Framing</w:t>
      </w:r>
    </w:p>
    <w:p w14:paraId="24EAF2D9" w14:textId="77777777" w:rsidR="00863FE3" w:rsidRPr="009F4405" w:rsidRDefault="00863FE3" w:rsidP="00863FE3">
      <w:pPr>
        <w:rPr>
          <w:rFonts w:cstheme="minorHAnsi"/>
          <w:color w:val="000000" w:themeColor="text1"/>
          <w:szCs w:val="20"/>
        </w:rPr>
      </w:pPr>
      <w:r w:rsidRPr="009F4405">
        <w:rPr>
          <w:rFonts w:cstheme="minorHAnsi"/>
          <w:color w:val="000000" w:themeColor="text1"/>
          <w:szCs w:val="20"/>
        </w:rPr>
        <w:t xml:space="preserve">This bucket captures the capabilities that are missing at European level: orbital coverage, launcher-class range, geographic diversification, and functional gaps in testing and ground-segment infrastructure. The current situation </w:t>
      </w:r>
      <w:r w:rsidRPr="009F4405">
        <w:rPr>
          <w:rFonts w:cstheme="minorHAnsi"/>
          <w:color w:val="000000" w:themeColor="text1"/>
          <w:szCs w:val="20"/>
        </w:rPr>
        <w:lastRenderedPageBreak/>
        <w:t xml:space="preserve">reveals a system anchored on a single fully operational site (CSG) with only emerging complementary sites (Andøya, Esrange, SaxaVord, Atlantic Spaceport) and </w:t>
      </w:r>
      <w:r w:rsidRPr="009F4405">
        <w:rPr>
          <w:rFonts w:cstheme="minorHAnsi"/>
          <w:b/>
          <w:bCs/>
          <w:color w:val="000000" w:themeColor="text1"/>
          <w:szCs w:val="20"/>
        </w:rPr>
        <w:t>no redundancy in the heavy and medium launcher classes</w:t>
      </w:r>
      <w:r w:rsidRPr="009F4405">
        <w:rPr>
          <w:rFonts w:cstheme="minorHAnsi"/>
          <w:color w:val="000000" w:themeColor="text1"/>
          <w:szCs w:val="20"/>
        </w:rPr>
        <w:t xml:space="preserve"> (Ariane 6 and Vega-C fly from CSG only).</w:t>
      </w:r>
    </w:p>
    <w:p w14:paraId="64733BB5" w14:textId="77777777" w:rsidR="00863FE3" w:rsidRPr="009F4405" w:rsidRDefault="00863FE3" w:rsidP="00863FE3">
      <w:pPr>
        <w:spacing w:before="120" w:after="40"/>
        <w:rPr>
          <w:rFonts w:cstheme="minorHAnsi"/>
          <w:color w:val="000000" w:themeColor="text1"/>
          <w:szCs w:val="20"/>
        </w:rPr>
      </w:pPr>
      <w:r w:rsidRPr="009F4405">
        <w:rPr>
          <w:rFonts w:cstheme="minorHAnsi"/>
          <w:b/>
          <w:color w:val="000000" w:themeColor="text1"/>
          <w:szCs w:val="20"/>
        </w:rPr>
        <w:t>Key bottlenecks, gaps, and dependencies identified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9"/>
        <w:gridCol w:w="3140"/>
        <w:gridCol w:w="1265"/>
        <w:gridCol w:w="542"/>
        <w:gridCol w:w="860"/>
        <w:gridCol w:w="799"/>
        <w:gridCol w:w="1909"/>
        <w:gridCol w:w="566"/>
      </w:tblGrid>
      <w:tr w:rsidR="00D754CC" w:rsidRPr="009F4405" w14:paraId="712F25A3" w14:textId="77777777" w:rsidTr="00C5060B">
        <w:trPr>
          <w:tblHeader/>
        </w:trPr>
        <w:tc>
          <w:tcPr>
            <w:tcW w:w="519" w:type="dxa"/>
            <w:shd w:val="clear" w:color="auto" w:fill="FFE600" w:themeFill="accent2"/>
            <w:tcMar>
              <w:top w:w="60" w:type="dxa"/>
              <w:left w:w="90" w:type="dxa"/>
              <w:bottom w:w="60" w:type="dxa"/>
              <w:right w:w="90" w:type="dxa"/>
            </w:tcMar>
            <w:vAlign w:val="center"/>
          </w:tcPr>
          <w:p w14:paraId="233F3B92" w14:textId="77777777" w:rsidR="00D754CC" w:rsidRPr="009F4405" w:rsidRDefault="00D754CC" w:rsidP="00A7321C">
            <w:pPr>
              <w:spacing w:after="0"/>
              <w:jc w:val="center"/>
            </w:pPr>
            <w:r w:rsidRPr="009F4405">
              <w:rPr>
                <w:b/>
                <w:bCs/>
                <w:sz w:val="18"/>
                <w:szCs w:val="18"/>
              </w:rPr>
              <w:t>#</w:t>
            </w:r>
          </w:p>
        </w:tc>
        <w:tc>
          <w:tcPr>
            <w:tcW w:w="3140" w:type="dxa"/>
            <w:shd w:val="clear" w:color="auto" w:fill="FFE600" w:themeFill="accent2"/>
            <w:tcMar>
              <w:top w:w="60" w:type="dxa"/>
              <w:left w:w="90" w:type="dxa"/>
              <w:bottom w:w="60" w:type="dxa"/>
              <w:right w:w="90" w:type="dxa"/>
            </w:tcMar>
            <w:vAlign w:val="center"/>
          </w:tcPr>
          <w:p w14:paraId="4BDD277B" w14:textId="77777777" w:rsidR="00D754CC" w:rsidRPr="009F4405" w:rsidRDefault="00D754CC" w:rsidP="00A7321C">
            <w:pPr>
              <w:spacing w:after="0"/>
              <w:jc w:val="center"/>
              <w:rPr>
                <w:b/>
                <w:sz w:val="18"/>
                <w:szCs w:val="18"/>
              </w:rPr>
            </w:pPr>
            <w:commentRangeStart w:id="52"/>
            <w:commentRangeStart w:id="53"/>
            <w:commentRangeStart w:id="54"/>
            <w:r w:rsidRPr="009F4405">
              <w:rPr>
                <w:b/>
                <w:bCs/>
                <w:sz w:val="18"/>
                <w:szCs w:val="18"/>
              </w:rPr>
              <w:t>Bottleneck / gap / dependency</w:t>
            </w:r>
            <w:commentRangeEnd w:id="52"/>
            <w:r w:rsidR="00BE1030" w:rsidRPr="009F4405">
              <w:rPr>
                <w:rStyle w:val="CommentReference"/>
                <w:b/>
                <w:sz w:val="18"/>
                <w:szCs w:val="18"/>
              </w:rPr>
              <w:commentReference w:id="52"/>
            </w:r>
            <w:commentRangeEnd w:id="53"/>
            <w:r w:rsidRPr="009F4405">
              <w:rPr>
                <w:rStyle w:val="CommentReference"/>
                <w:b/>
                <w:sz w:val="18"/>
                <w:szCs w:val="18"/>
              </w:rPr>
              <w:commentReference w:id="53"/>
            </w:r>
            <w:commentRangeEnd w:id="54"/>
            <w:r w:rsidRPr="009F4405">
              <w:rPr>
                <w:rStyle w:val="CommentReference"/>
                <w:b/>
                <w:sz w:val="18"/>
                <w:szCs w:val="18"/>
              </w:rPr>
              <w:commentReference w:id="54"/>
            </w:r>
          </w:p>
        </w:tc>
        <w:tc>
          <w:tcPr>
            <w:tcW w:w="1265" w:type="dxa"/>
            <w:shd w:val="clear" w:color="auto" w:fill="FFE600" w:themeFill="accent2"/>
            <w:tcMar>
              <w:top w:w="60" w:type="dxa"/>
              <w:left w:w="90" w:type="dxa"/>
              <w:bottom w:w="60" w:type="dxa"/>
              <w:right w:w="90" w:type="dxa"/>
            </w:tcMar>
            <w:vAlign w:val="center"/>
          </w:tcPr>
          <w:p w14:paraId="7E40728C" w14:textId="77777777" w:rsidR="00D754CC" w:rsidRPr="009F4405" w:rsidRDefault="00D754CC" w:rsidP="00A7321C">
            <w:pPr>
              <w:spacing w:after="0"/>
              <w:jc w:val="center"/>
            </w:pPr>
            <w:r w:rsidRPr="009F4405">
              <w:rPr>
                <w:b/>
                <w:bCs/>
                <w:sz w:val="18"/>
                <w:szCs w:val="18"/>
              </w:rPr>
              <w:t>Anchor (2.1)</w:t>
            </w:r>
          </w:p>
        </w:tc>
        <w:tc>
          <w:tcPr>
            <w:tcW w:w="542" w:type="dxa"/>
            <w:shd w:val="clear" w:color="auto" w:fill="FFE600" w:themeFill="accent2"/>
            <w:tcMar>
              <w:top w:w="60" w:type="dxa"/>
              <w:left w:w="90" w:type="dxa"/>
              <w:bottom w:w="60" w:type="dxa"/>
              <w:right w:w="90" w:type="dxa"/>
            </w:tcMar>
            <w:vAlign w:val="center"/>
          </w:tcPr>
          <w:p w14:paraId="09774F09" w14:textId="77777777" w:rsidR="00D754CC" w:rsidRPr="009F4405" w:rsidRDefault="00D754CC" w:rsidP="00A7321C">
            <w:pPr>
              <w:spacing w:after="0"/>
              <w:jc w:val="center"/>
            </w:pPr>
            <w:r w:rsidRPr="009F4405">
              <w:rPr>
                <w:b/>
                <w:bCs/>
                <w:sz w:val="18"/>
                <w:szCs w:val="18"/>
              </w:rPr>
              <w:t>Type</w:t>
            </w:r>
          </w:p>
        </w:tc>
        <w:tc>
          <w:tcPr>
            <w:tcW w:w="860" w:type="dxa"/>
            <w:shd w:val="clear" w:color="auto" w:fill="FFE600" w:themeFill="accent2"/>
            <w:tcMar>
              <w:top w:w="60" w:type="dxa"/>
              <w:left w:w="90" w:type="dxa"/>
              <w:bottom w:w="60" w:type="dxa"/>
              <w:right w:w="90" w:type="dxa"/>
            </w:tcMar>
            <w:vAlign w:val="center"/>
          </w:tcPr>
          <w:p w14:paraId="411FCE95" w14:textId="77777777" w:rsidR="00D754CC" w:rsidRPr="009F4405" w:rsidRDefault="00D754CC" w:rsidP="00A7321C">
            <w:pPr>
              <w:spacing w:after="0"/>
              <w:jc w:val="center"/>
            </w:pPr>
            <w:r w:rsidRPr="009F4405">
              <w:rPr>
                <w:b/>
                <w:bCs/>
                <w:sz w:val="18"/>
                <w:szCs w:val="18"/>
              </w:rPr>
              <w:t>Level</w:t>
            </w:r>
          </w:p>
        </w:tc>
        <w:tc>
          <w:tcPr>
            <w:tcW w:w="799" w:type="dxa"/>
            <w:shd w:val="clear" w:color="auto" w:fill="FFE600" w:themeFill="accent2"/>
            <w:tcMar>
              <w:top w:w="60" w:type="dxa"/>
              <w:left w:w="90" w:type="dxa"/>
              <w:bottom w:w="60" w:type="dxa"/>
              <w:right w:w="90" w:type="dxa"/>
            </w:tcMar>
            <w:vAlign w:val="center"/>
          </w:tcPr>
          <w:p w14:paraId="7C44FA73" w14:textId="77777777" w:rsidR="00D754CC" w:rsidRPr="009F4405" w:rsidRDefault="00D754CC" w:rsidP="00A7321C">
            <w:pPr>
              <w:spacing w:after="0"/>
              <w:jc w:val="center"/>
            </w:pPr>
            <w:r w:rsidRPr="009F4405">
              <w:rPr>
                <w:b/>
                <w:bCs/>
                <w:sz w:val="18"/>
                <w:szCs w:val="18"/>
              </w:rPr>
              <w:t>Severity</w:t>
            </w:r>
          </w:p>
        </w:tc>
        <w:tc>
          <w:tcPr>
            <w:tcW w:w="1909" w:type="dxa"/>
            <w:shd w:val="clear" w:color="auto" w:fill="FFE600" w:themeFill="accent2"/>
            <w:tcMar>
              <w:top w:w="60" w:type="dxa"/>
              <w:left w:w="90" w:type="dxa"/>
              <w:bottom w:w="60" w:type="dxa"/>
              <w:right w:w="90" w:type="dxa"/>
            </w:tcMar>
            <w:vAlign w:val="center"/>
          </w:tcPr>
          <w:p w14:paraId="7D490330" w14:textId="039E4BD9" w:rsidR="00D754CC" w:rsidRPr="009F4405" w:rsidRDefault="0099415E" w:rsidP="00A7321C">
            <w:pPr>
              <w:spacing w:after="0"/>
              <w:jc w:val="center"/>
            </w:pPr>
            <w:r w:rsidRPr="009F4405">
              <w:rPr>
                <w:b/>
                <w:bCs/>
                <w:sz w:val="18"/>
                <w:szCs w:val="18"/>
              </w:rPr>
              <w:t>Materialisation timeframe</w:t>
            </w:r>
          </w:p>
        </w:tc>
        <w:tc>
          <w:tcPr>
            <w:tcW w:w="566" w:type="dxa"/>
            <w:shd w:val="clear" w:color="auto" w:fill="FFE600" w:themeFill="accent2"/>
            <w:tcMar>
              <w:top w:w="60" w:type="dxa"/>
              <w:left w:w="90" w:type="dxa"/>
              <w:bottom w:w="60" w:type="dxa"/>
              <w:right w:w="90" w:type="dxa"/>
            </w:tcMar>
            <w:vAlign w:val="center"/>
          </w:tcPr>
          <w:p w14:paraId="750C3A8D" w14:textId="77777777" w:rsidR="00D754CC" w:rsidRPr="009F4405" w:rsidRDefault="00D754CC" w:rsidP="00A7321C">
            <w:pPr>
              <w:spacing w:after="0"/>
              <w:jc w:val="center"/>
            </w:pPr>
            <w:r w:rsidRPr="009F4405">
              <w:rPr>
                <w:b/>
                <w:bCs/>
                <w:sz w:val="18"/>
                <w:szCs w:val="18"/>
              </w:rPr>
              <w:t>SPOF</w:t>
            </w:r>
          </w:p>
        </w:tc>
      </w:tr>
      <w:tr w:rsidR="00D754CC" w:rsidRPr="009F4405" w14:paraId="29377B63" w14:textId="77777777" w:rsidTr="00C5060B">
        <w:tc>
          <w:tcPr>
            <w:tcW w:w="519" w:type="dxa"/>
            <w:tcMar>
              <w:top w:w="60" w:type="dxa"/>
              <w:left w:w="90" w:type="dxa"/>
              <w:bottom w:w="60" w:type="dxa"/>
              <w:right w:w="90" w:type="dxa"/>
            </w:tcMar>
            <w:vAlign w:val="center"/>
          </w:tcPr>
          <w:p w14:paraId="38C3C624" w14:textId="379A7BF2" w:rsidR="00D754CC" w:rsidRPr="009F4405" w:rsidRDefault="00C23CBB" w:rsidP="00A7321C">
            <w:pPr>
              <w:spacing w:after="40" w:line="230" w:lineRule="auto"/>
              <w:jc w:val="left"/>
            </w:pPr>
            <w:r>
              <w:rPr>
                <w:b/>
                <w:bCs/>
                <w:sz w:val="18"/>
                <w:szCs w:val="18"/>
              </w:rPr>
              <w:t>A01</w:t>
            </w:r>
          </w:p>
        </w:tc>
        <w:tc>
          <w:tcPr>
            <w:tcW w:w="3140" w:type="dxa"/>
            <w:tcMar>
              <w:top w:w="60" w:type="dxa"/>
              <w:left w:w="90" w:type="dxa"/>
              <w:bottom w:w="60" w:type="dxa"/>
              <w:right w:w="90" w:type="dxa"/>
            </w:tcMar>
            <w:vAlign w:val="center"/>
          </w:tcPr>
          <w:p w14:paraId="49952A85" w14:textId="77777777" w:rsidR="00D754CC" w:rsidRPr="009F4405" w:rsidRDefault="00D754CC" w:rsidP="00A7321C">
            <w:pPr>
              <w:spacing w:after="40" w:line="230" w:lineRule="auto"/>
              <w:jc w:val="left"/>
            </w:pPr>
            <w:r w:rsidRPr="009F4405">
              <w:rPr>
                <w:sz w:val="18"/>
                <w:szCs w:val="18"/>
              </w:rPr>
              <w:t>CSG as the only fully operational European heavy-lift and low-inclination launch site; no European back-up launch site with access to any-inclination orbit, and a single pad per launcher family.</w:t>
            </w:r>
          </w:p>
        </w:tc>
        <w:tc>
          <w:tcPr>
            <w:tcW w:w="1265" w:type="dxa"/>
            <w:tcMar>
              <w:top w:w="60" w:type="dxa"/>
              <w:left w:w="90" w:type="dxa"/>
              <w:bottom w:w="60" w:type="dxa"/>
              <w:right w:w="90" w:type="dxa"/>
            </w:tcMar>
            <w:vAlign w:val="center"/>
          </w:tcPr>
          <w:p w14:paraId="7A8D092E" w14:textId="77777777" w:rsidR="00D754CC" w:rsidRPr="009F4405" w:rsidRDefault="00D754CC" w:rsidP="00A7321C">
            <w:pPr>
              <w:spacing w:after="40" w:line="230" w:lineRule="auto"/>
              <w:jc w:val="left"/>
            </w:pPr>
            <w:r w:rsidRPr="009F4405">
              <w:rPr>
                <w:sz w:val="18"/>
                <w:szCs w:val="18"/>
              </w:rPr>
              <w:t>Launch facilities</w:t>
            </w:r>
          </w:p>
        </w:tc>
        <w:tc>
          <w:tcPr>
            <w:tcW w:w="542" w:type="dxa"/>
            <w:tcMar>
              <w:top w:w="60" w:type="dxa"/>
              <w:left w:w="90" w:type="dxa"/>
              <w:bottom w:w="60" w:type="dxa"/>
              <w:right w:w="90" w:type="dxa"/>
            </w:tcMar>
            <w:vAlign w:val="center"/>
          </w:tcPr>
          <w:p w14:paraId="0FA613E3" w14:textId="77777777" w:rsidR="00D754CC" w:rsidRPr="009F4405" w:rsidRDefault="00D754CC" w:rsidP="00A7321C">
            <w:pPr>
              <w:spacing w:after="40" w:line="230" w:lineRule="auto"/>
              <w:jc w:val="left"/>
            </w:pPr>
            <w:r w:rsidRPr="009F4405">
              <w:rPr>
                <w:sz w:val="18"/>
                <w:szCs w:val="18"/>
              </w:rPr>
              <w:t>G</w:t>
            </w:r>
          </w:p>
        </w:tc>
        <w:tc>
          <w:tcPr>
            <w:tcW w:w="860" w:type="dxa"/>
            <w:tcMar>
              <w:top w:w="60" w:type="dxa"/>
              <w:left w:w="90" w:type="dxa"/>
              <w:bottom w:w="60" w:type="dxa"/>
              <w:right w:w="90" w:type="dxa"/>
            </w:tcMar>
            <w:vAlign w:val="center"/>
          </w:tcPr>
          <w:p w14:paraId="7155ADC6" w14:textId="77777777" w:rsidR="00D754CC" w:rsidRPr="009F4405" w:rsidRDefault="00D754CC" w:rsidP="00A7321C">
            <w:pPr>
              <w:spacing w:after="40" w:line="230" w:lineRule="auto"/>
              <w:jc w:val="left"/>
            </w:pPr>
            <w:r w:rsidRPr="009F4405">
              <w:rPr>
                <w:sz w:val="18"/>
                <w:szCs w:val="18"/>
              </w:rPr>
              <w:t>EU-wide</w:t>
            </w:r>
          </w:p>
        </w:tc>
        <w:tc>
          <w:tcPr>
            <w:tcW w:w="799" w:type="dxa"/>
            <w:tcMar>
              <w:top w:w="60" w:type="dxa"/>
              <w:left w:w="90" w:type="dxa"/>
              <w:bottom w:w="60" w:type="dxa"/>
              <w:right w:w="90" w:type="dxa"/>
            </w:tcMar>
            <w:vAlign w:val="center"/>
          </w:tcPr>
          <w:p w14:paraId="7EF87B9D" w14:textId="77777777" w:rsidR="00D754CC" w:rsidRPr="009F4405" w:rsidRDefault="00D754CC" w:rsidP="00A7321C">
            <w:pPr>
              <w:spacing w:after="40" w:line="230" w:lineRule="auto"/>
              <w:jc w:val="left"/>
            </w:pPr>
            <w:r w:rsidRPr="009F4405">
              <w:rPr>
                <w:sz w:val="18"/>
                <w:szCs w:val="18"/>
              </w:rPr>
              <w:t>High</w:t>
            </w:r>
          </w:p>
        </w:tc>
        <w:tc>
          <w:tcPr>
            <w:tcW w:w="1909" w:type="dxa"/>
            <w:tcMar>
              <w:top w:w="60" w:type="dxa"/>
              <w:left w:w="90" w:type="dxa"/>
              <w:bottom w:w="60" w:type="dxa"/>
              <w:right w:w="90" w:type="dxa"/>
            </w:tcMar>
            <w:vAlign w:val="center"/>
          </w:tcPr>
          <w:p w14:paraId="1DAB2B73" w14:textId="77777777" w:rsidR="00D754CC" w:rsidRPr="009F4405" w:rsidRDefault="00D754CC" w:rsidP="00A7321C">
            <w:pPr>
              <w:spacing w:after="40" w:line="230" w:lineRule="auto"/>
              <w:jc w:val="left"/>
            </w:pPr>
            <w:r w:rsidRPr="009F4405">
              <w:rPr>
                <w:sz w:val="18"/>
                <w:szCs w:val="18"/>
              </w:rPr>
              <w:t>Short</w:t>
            </w:r>
          </w:p>
        </w:tc>
        <w:tc>
          <w:tcPr>
            <w:tcW w:w="566" w:type="dxa"/>
            <w:tcMar>
              <w:top w:w="60" w:type="dxa"/>
              <w:left w:w="90" w:type="dxa"/>
              <w:bottom w:w="60" w:type="dxa"/>
              <w:right w:w="90" w:type="dxa"/>
            </w:tcMar>
            <w:vAlign w:val="center"/>
          </w:tcPr>
          <w:p w14:paraId="4AAEA688" w14:textId="77777777" w:rsidR="00D754CC" w:rsidRPr="009F4405" w:rsidRDefault="00D754CC" w:rsidP="00A7321C">
            <w:pPr>
              <w:spacing w:after="40" w:line="230" w:lineRule="auto"/>
              <w:jc w:val="left"/>
            </w:pPr>
            <w:r w:rsidRPr="009F4405">
              <w:rPr>
                <w:sz w:val="18"/>
                <w:szCs w:val="18"/>
              </w:rPr>
              <w:t>Y</w:t>
            </w:r>
          </w:p>
        </w:tc>
      </w:tr>
      <w:tr w:rsidR="00D754CC" w:rsidRPr="009F4405" w14:paraId="39D7FC7D" w14:textId="77777777" w:rsidTr="00C5060B">
        <w:tc>
          <w:tcPr>
            <w:tcW w:w="519" w:type="dxa"/>
            <w:tcMar>
              <w:top w:w="60" w:type="dxa"/>
              <w:left w:w="90" w:type="dxa"/>
              <w:bottom w:w="60" w:type="dxa"/>
              <w:right w:w="90" w:type="dxa"/>
            </w:tcMar>
            <w:vAlign w:val="center"/>
          </w:tcPr>
          <w:p w14:paraId="50853F7C" w14:textId="5B33B231" w:rsidR="00D754CC" w:rsidRPr="009F4405" w:rsidRDefault="00F100C9" w:rsidP="00A7321C">
            <w:pPr>
              <w:spacing w:after="40" w:line="230" w:lineRule="auto"/>
              <w:jc w:val="left"/>
            </w:pPr>
            <w:r>
              <w:rPr>
                <w:b/>
                <w:bCs/>
                <w:sz w:val="18"/>
                <w:szCs w:val="18"/>
              </w:rPr>
              <w:t>A02</w:t>
            </w:r>
          </w:p>
        </w:tc>
        <w:tc>
          <w:tcPr>
            <w:tcW w:w="3140" w:type="dxa"/>
            <w:tcMar>
              <w:top w:w="60" w:type="dxa"/>
              <w:left w:w="90" w:type="dxa"/>
              <w:bottom w:w="60" w:type="dxa"/>
              <w:right w:w="90" w:type="dxa"/>
            </w:tcMar>
            <w:vAlign w:val="center"/>
          </w:tcPr>
          <w:p w14:paraId="22E14C91" w14:textId="17EEAD42" w:rsidR="00D754CC" w:rsidRPr="009F4405" w:rsidRDefault="00D754CC" w:rsidP="00A7321C">
            <w:pPr>
              <w:spacing w:after="40" w:line="230" w:lineRule="auto"/>
              <w:jc w:val="left"/>
            </w:pPr>
            <w:commentRangeStart w:id="56"/>
            <w:commentRangeStart w:id="57"/>
            <w:commentRangeStart w:id="58"/>
            <w:r w:rsidRPr="009F4405">
              <w:rPr>
                <w:sz w:val="18"/>
                <w:szCs w:val="18"/>
              </w:rPr>
              <w:t>Only two active CSG launch pads</w:t>
            </w:r>
            <w:commentRangeEnd w:id="56"/>
            <w:r w:rsidR="00DB0AE3" w:rsidRPr="009F4405">
              <w:rPr>
                <w:rStyle w:val="CommentReference"/>
                <w:sz w:val="18"/>
                <w:szCs w:val="18"/>
              </w:rPr>
              <w:commentReference w:id="56"/>
            </w:r>
            <w:commentRangeEnd w:id="57"/>
            <w:r w:rsidRPr="009F4405">
              <w:rPr>
                <w:rStyle w:val="CommentReference"/>
                <w:sz w:val="18"/>
                <w:szCs w:val="18"/>
              </w:rPr>
              <w:commentReference w:id="57"/>
            </w:r>
            <w:commentRangeEnd w:id="58"/>
            <w:r w:rsidRPr="009F4405">
              <w:rPr>
                <w:rStyle w:val="CommentReference"/>
                <w:sz w:val="18"/>
                <w:szCs w:val="18"/>
              </w:rPr>
              <w:commentReference w:id="58"/>
            </w:r>
            <w:r w:rsidRPr="009F4405">
              <w:rPr>
                <w:sz w:val="18"/>
                <w:szCs w:val="18"/>
              </w:rPr>
              <w:t xml:space="preserve"> (ELA-4 for Ariane 6, ZLV for Vega-C)</w:t>
            </w:r>
            <w:r w:rsidR="00DB0AE3" w:rsidRPr="009F4405">
              <w:rPr>
                <w:sz w:val="18"/>
                <w:szCs w:val="18"/>
              </w:rPr>
              <w:t xml:space="preserve"> with no redundant pad per launcher family, and single launcher-integration facilities (e.g. the BAL for Ariane 6)</w:t>
            </w:r>
            <w:r w:rsidRPr="009F4405">
              <w:rPr>
                <w:sz w:val="18"/>
                <w:szCs w:val="18"/>
              </w:rPr>
              <w:t>; ELM-Diamant and ELM2 still emerging.</w:t>
            </w:r>
          </w:p>
        </w:tc>
        <w:tc>
          <w:tcPr>
            <w:tcW w:w="1265" w:type="dxa"/>
            <w:tcMar>
              <w:top w:w="60" w:type="dxa"/>
              <w:left w:w="90" w:type="dxa"/>
              <w:bottom w:w="60" w:type="dxa"/>
              <w:right w:w="90" w:type="dxa"/>
            </w:tcMar>
            <w:vAlign w:val="center"/>
          </w:tcPr>
          <w:p w14:paraId="38432C52" w14:textId="77777777" w:rsidR="00D754CC" w:rsidRPr="009F4405" w:rsidRDefault="00D754CC" w:rsidP="00A7321C">
            <w:pPr>
              <w:spacing w:after="40" w:line="230" w:lineRule="auto"/>
              <w:jc w:val="left"/>
            </w:pPr>
            <w:r w:rsidRPr="009F4405">
              <w:rPr>
                <w:sz w:val="18"/>
                <w:szCs w:val="18"/>
              </w:rPr>
              <w:t>Launch facilities</w:t>
            </w:r>
          </w:p>
        </w:tc>
        <w:tc>
          <w:tcPr>
            <w:tcW w:w="542" w:type="dxa"/>
            <w:tcMar>
              <w:top w:w="60" w:type="dxa"/>
              <w:left w:w="90" w:type="dxa"/>
              <w:bottom w:w="60" w:type="dxa"/>
              <w:right w:w="90" w:type="dxa"/>
            </w:tcMar>
            <w:vAlign w:val="center"/>
          </w:tcPr>
          <w:p w14:paraId="040810DF" w14:textId="77777777" w:rsidR="00D754CC" w:rsidRPr="009F4405" w:rsidRDefault="00D754CC" w:rsidP="00A7321C">
            <w:pPr>
              <w:spacing w:after="40" w:line="230" w:lineRule="auto"/>
              <w:jc w:val="left"/>
            </w:pPr>
            <w:r w:rsidRPr="009F4405">
              <w:rPr>
                <w:sz w:val="18"/>
                <w:szCs w:val="18"/>
              </w:rPr>
              <w:t>B</w:t>
            </w:r>
          </w:p>
        </w:tc>
        <w:tc>
          <w:tcPr>
            <w:tcW w:w="860" w:type="dxa"/>
            <w:tcMar>
              <w:top w:w="60" w:type="dxa"/>
              <w:left w:w="90" w:type="dxa"/>
              <w:bottom w:w="60" w:type="dxa"/>
              <w:right w:w="90" w:type="dxa"/>
            </w:tcMar>
            <w:vAlign w:val="center"/>
          </w:tcPr>
          <w:p w14:paraId="447BEEA3" w14:textId="77777777" w:rsidR="00D754CC" w:rsidRPr="009F4405" w:rsidRDefault="00D754CC" w:rsidP="00A7321C">
            <w:pPr>
              <w:spacing w:after="40" w:line="230" w:lineRule="auto"/>
              <w:jc w:val="left"/>
            </w:pPr>
            <w:r w:rsidRPr="009F4405">
              <w:rPr>
                <w:sz w:val="18"/>
                <w:szCs w:val="18"/>
              </w:rPr>
              <w:t>Site-specific</w:t>
            </w:r>
          </w:p>
        </w:tc>
        <w:tc>
          <w:tcPr>
            <w:tcW w:w="799" w:type="dxa"/>
            <w:tcMar>
              <w:top w:w="60" w:type="dxa"/>
              <w:left w:w="90" w:type="dxa"/>
              <w:bottom w:w="60" w:type="dxa"/>
              <w:right w:w="90" w:type="dxa"/>
            </w:tcMar>
            <w:vAlign w:val="center"/>
          </w:tcPr>
          <w:p w14:paraId="617EC2D2" w14:textId="77777777" w:rsidR="00D754CC" w:rsidRPr="009F4405" w:rsidRDefault="00D754CC" w:rsidP="00A7321C">
            <w:pPr>
              <w:spacing w:after="40" w:line="230" w:lineRule="auto"/>
              <w:jc w:val="left"/>
            </w:pPr>
            <w:r w:rsidRPr="009F4405">
              <w:rPr>
                <w:sz w:val="18"/>
                <w:szCs w:val="18"/>
              </w:rPr>
              <w:t>High</w:t>
            </w:r>
          </w:p>
        </w:tc>
        <w:tc>
          <w:tcPr>
            <w:tcW w:w="1909" w:type="dxa"/>
            <w:tcMar>
              <w:top w:w="60" w:type="dxa"/>
              <w:left w:w="90" w:type="dxa"/>
              <w:bottom w:w="60" w:type="dxa"/>
              <w:right w:w="90" w:type="dxa"/>
            </w:tcMar>
            <w:vAlign w:val="center"/>
          </w:tcPr>
          <w:p w14:paraId="5704E9CC" w14:textId="77777777" w:rsidR="00D754CC" w:rsidRPr="009F4405" w:rsidRDefault="00D754CC" w:rsidP="00A7321C">
            <w:pPr>
              <w:spacing w:after="40" w:line="230" w:lineRule="auto"/>
              <w:jc w:val="left"/>
            </w:pPr>
            <w:r w:rsidRPr="009F4405">
              <w:rPr>
                <w:sz w:val="18"/>
                <w:szCs w:val="18"/>
              </w:rPr>
              <w:t>Short</w:t>
            </w:r>
          </w:p>
        </w:tc>
        <w:tc>
          <w:tcPr>
            <w:tcW w:w="566" w:type="dxa"/>
            <w:tcMar>
              <w:top w:w="60" w:type="dxa"/>
              <w:left w:w="90" w:type="dxa"/>
              <w:bottom w:w="60" w:type="dxa"/>
              <w:right w:w="90" w:type="dxa"/>
            </w:tcMar>
            <w:vAlign w:val="center"/>
          </w:tcPr>
          <w:p w14:paraId="728A2C72" w14:textId="77777777" w:rsidR="00D754CC" w:rsidRPr="009F4405" w:rsidRDefault="00D754CC" w:rsidP="00A7321C">
            <w:pPr>
              <w:spacing w:after="40" w:line="230" w:lineRule="auto"/>
              <w:jc w:val="left"/>
            </w:pPr>
            <w:r w:rsidRPr="009F4405">
              <w:rPr>
                <w:sz w:val="18"/>
                <w:szCs w:val="18"/>
              </w:rPr>
              <w:t>Y</w:t>
            </w:r>
          </w:p>
        </w:tc>
      </w:tr>
      <w:tr w:rsidR="00D754CC" w:rsidRPr="009F4405" w14:paraId="5F6AE913" w14:textId="77777777" w:rsidTr="00C5060B">
        <w:tc>
          <w:tcPr>
            <w:tcW w:w="519" w:type="dxa"/>
            <w:tcMar>
              <w:top w:w="60" w:type="dxa"/>
              <w:left w:w="90" w:type="dxa"/>
              <w:bottom w:w="60" w:type="dxa"/>
              <w:right w:w="90" w:type="dxa"/>
            </w:tcMar>
            <w:vAlign w:val="center"/>
          </w:tcPr>
          <w:p w14:paraId="2DFE109E" w14:textId="3673B532" w:rsidR="00D754CC" w:rsidRPr="009F4405" w:rsidRDefault="00F100C9" w:rsidP="00A7321C">
            <w:pPr>
              <w:spacing w:after="40" w:line="230" w:lineRule="auto"/>
              <w:jc w:val="left"/>
            </w:pPr>
            <w:r>
              <w:rPr>
                <w:b/>
                <w:bCs/>
                <w:sz w:val="18"/>
                <w:szCs w:val="18"/>
              </w:rPr>
              <w:t>A03</w:t>
            </w:r>
          </w:p>
        </w:tc>
        <w:tc>
          <w:tcPr>
            <w:tcW w:w="3140" w:type="dxa"/>
            <w:tcMar>
              <w:top w:w="60" w:type="dxa"/>
              <w:left w:w="90" w:type="dxa"/>
              <w:bottom w:w="60" w:type="dxa"/>
              <w:right w:w="90" w:type="dxa"/>
            </w:tcMar>
            <w:vAlign w:val="center"/>
          </w:tcPr>
          <w:p w14:paraId="06D042A3" w14:textId="77777777" w:rsidR="00D754CC" w:rsidRPr="009F4405" w:rsidRDefault="00D754CC" w:rsidP="00A7321C">
            <w:pPr>
              <w:spacing w:after="40" w:line="230" w:lineRule="auto"/>
              <w:jc w:val="left"/>
            </w:pPr>
            <w:r w:rsidRPr="009F4405">
              <w:rPr>
                <w:sz w:val="18"/>
                <w:szCs w:val="18"/>
              </w:rPr>
              <w:t>Emerging European spaceports (Andøya, Esrange, SaxaVord) confined to polar/SSO inclinations (75.9°–110.6°).</w:t>
            </w:r>
          </w:p>
        </w:tc>
        <w:tc>
          <w:tcPr>
            <w:tcW w:w="1265" w:type="dxa"/>
            <w:tcMar>
              <w:top w:w="60" w:type="dxa"/>
              <w:left w:w="90" w:type="dxa"/>
              <w:bottom w:w="60" w:type="dxa"/>
              <w:right w:w="90" w:type="dxa"/>
            </w:tcMar>
            <w:vAlign w:val="center"/>
          </w:tcPr>
          <w:p w14:paraId="7E991465" w14:textId="77777777" w:rsidR="00D754CC" w:rsidRPr="009F4405" w:rsidRDefault="00D754CC" w:rsidP="00A7321C">
            <w:pPr>
              <w:spacing w:after="40" w:line="230" w:lineRule="auto"/>
              <w:jc w:val="left"/>
            </w:pPr>
            <w:r w:rsidRPr="009F4405">
              <w:rPr>
                <w:sz w:val="18"/>
                <w:szCs w:val="18"/>
              </w:rPr>
              <w:t>Launch facilities</w:t>
            </w:r>
          </w:p>
        </w:tc>
        <w:tc>
          <w:tcPr>
            <w:tcW w:w="542" w:type="dxa"/>
            <w:tcMar>
              <w:top w:w="60" w:type="dxa"/>
              <w:left w:w="90" w:type="dxa"/>
              <w:bottom w:w="60" w:type="dxa"/>
              <w:right w:w="90" w:type="dxa"/>
            </w:tcMar>
            <w:vAlign w:val="center"/>
          </w:tcPr>
          <w:p w14:paraId="51B054D6" w14:textId="77777777" w:rsidR="00D754CC" w:rsidRPr="009F4405" w:rsidRDefault="00D754CC" w:rsidP="00A7321C">
            <w:pPr>
              <w:spacing w:after="40" w:line="230" w:lineRule="auto"/>
              <w:jc w:val="left"/>
            </w:pPr>
            <w:r w:rsidRPr="009F4405">
              <w:rPr>
                <w:sz w:val="18"/>
                <w:szCs w:val="18"/>
              </w:rPr>
              <w:t>G</w:t>
            </w:r>
          </w:p>
        </w:tc>
        <w:tc>
          <w:tcPr>
            <w:tcW w:w="860" w:type="dxa"/>
            <w:tcMar>
              <w:top w:w="60" w:type="dxa"/>
              <w:left w:w="90" w:type="dxa"/>
              <w:bottom w:w="60" w:type="dxa"/>
              <w:right w:w="90" w:type="dxa"/>
            </w:tcMar>
            <w:vAlign w:val="center"/>
          </w:tcPr>
          <w:p w14:paraId="74B3702E" w14:textId="77777777" w:rsidR="00D754CC" w:rsidRPr="009F4405" w:rsidRDefault="00D754CC" w:rsidP="00A7321C">
            <w:pPr>
              <w:spacing w:after="40" w:line="230" w:lineRule="auto"/>
              <w:jc w:val="left"/>
            </w:pPr>
            <w:r w:rsidRPr="009F4405">
              <w:rPr>
                <w:sz w:val="18"/>
                <w:szCs w:val="18"/>
              </w:rPr>
              <w:t>EU-wide</w:t>
            </w:r>
          </w:p>
        </w:tc>
        <w:tc>
          <w:tcPr>
            <w:tcW w:w="799" w:type="dxa"/>
            <w:tcMar>
              <w:top w:w="60" w:type="dxa"/>
              <w:left w:w="90" w:type="dxa"/>
              <w:bottom w:w="60" w:type="dxa"/>
              <w:right w:w="90" w:type="dxa"/>
            </w:tcMar>
            <w:vAlign w:val="center"/>
          </w:tcPr>
          <w:p w14:paraId="22E377C5" w14:textId="77777777" w:rsidR="00D754CC" w:rsidRPr="009F4405" w:rsidRDefault="00D754CC" w:rsidP="00A7321C">
            <w:pPr>
              <w:spacing w:after="40" w:line="230" w:lineRule="auto"/>
              <w:jc w:val="left"/>
            </w:pPr>
            <w:r w:rsidRPr="009F4405">
              <w:rPr>
                <w:sz w:val="18"/>
                <w:szCs w:val="18"/>
              </w:rPr>
              <w:t>Medium</w:t>
            </w:r>
          </w:p>
        </w:tc>
        <w:tc>
          <w:tcPr>
            <w:tcW w:w="1909" w:type="dxa"/>
            <w:tcMar>
              <w:top w:w="60" w:type="dxa"/>
              <w:left w:w="90" w:type="dxa"/>
              <w:bottom w:w="60" w:type="dxa"/>
              <w:right w:w="90" w:type="dxa"/>
            </w:tcMar>
            <w:vAlign w:val="center"/>
          </w:tcPr>
          <w:p w14:paraId="0B767924" w14:textId="77777777" w:rsidR="00D754CC" w:rsidRPr="009F4405" w:rsidRDefault="00D754CC" w:rsidP="00A7321C">
            <w:pPr>
              <w:spacing w:after="40" w:line="230" w:lineRule="auto"/>
              <w:jc w:val="left"/>
            </w:pPr>
            <w:r w:rsidRPr="009F4405">
              <w:rPr>
                <w:sz w:val="18"/>
                <w:szCs w:val="18"/>
              </w:rPr>
              <w:t>Short</w:t>
            </w:r>
          </w:p>
        </w:tc>
        <w:tc>
          <w:tcPr>
            <w:tcW w:w="566" w:type="dxa"/>
            <w:tcMar>
              <w:top w:w="60" w:type="dxa"/>
              <w:left w:w="90" w:type="dxa"/>
              <w:bottom w:w="60" w:type="dxa"/>
              <w:right w:w="90" w:type="dxa"/>
            </w:tcMar>
            <w:vAlign w:val="center"/>
          </w:tcPr>
          <w:p w14:paraId="5B1212DF" w14:textId="77777777" w:rsidR="00D754CC" w:rsidRPr="009F4405" w:rsidRDefault="00D754CC" w:rsidP="00A7321C">
            <w:pPr>
              <w:spacing w:after="40" w:line="230" w:lineRule="auto"/>
              <w:jc w:val="left"/>
            </w:pPr>
            <w:r w:rsidRPr="009F4405">
              <w:rPr>
                <w:sz w:val="18"/>
                <w:szCs w:val="18"/>
              </w:rPr>
              <w:t>N</w:t>
            </w:r>
          </w:p>
        </w:tc>
      </w:tr>
      <w:tr w:rsidR="00D754CC" w:rsidRPr="009F4405" w14:paraId="5842D954" w14:textId="77777777" w:rsidTr="00C5060B">
        <w:tc>
          <w:tcPr>
            <w:tcW w:w="519" w:type="dxa"/>
            <w:tcMar>
              <w:top w:w="60" w:type="dxa"/>
              <w:left w:w="90" w:type="dxa"/>
              <w:bottom w:w="60" w:type="dxa"/>
              <w:right w:w="90" w:type="dxa"/>
            </w:tcMar>
            <w:vAlign w:val="center"/>
          </w:tcPr>
          <w:p w14:paraId="237C659B" w14:textId="7FA088F0" w:rsidR="00D754CC" w:rsidRPr="009F4405" w:rsidRDefault="00F100C9" w:rsidP="00A7321C">
            <w:pPr>
              <w:spacing w:after="40" w:line="230" w:lineRule="auto"/>
              <w:jc w:val="left"/>
            </w:pPr>
            <w:r>
              <w:rPr>
                <w:b/>
                <w:bCs/>
                <w:sz w:val="18"/>
                <w:szCs w:val="18"/>
              </w:rPr>
              <w:t>A04</w:t>
            </w:r>
          </w:p>
        </w:tc>
        <w:tc>
          <w:tcPr>
            <w:tcW w:w="3140" w:type="dxa"/>
            <w:tcMar>
              <w:top w:w="60" w:type="dxa"/>
              <w:left w:w="90" w:type="dxa"/>
              <w:bottom w:w="60" w:type="dxa"/>
              <w:right w:w="90" w:type="dxa"/>
            </w:tcMar>
            <w:vAlign w:val="center"/>
          </w:tcPr>
          <w:p w14:paraId="7652ADC4" w14:textId="77777777" w:rsidR="00D754CC" w:rsidRPr="009F4405" w:rsidRDefault="00D754CC" w:rsidP="00A7321C">
            <w:pPr>
              <w:spacing w:after="40" w:line="230" w:lineRule="auto"/>
              <w:jc w:val="left"/>
            </w:pPr>
            <w:r w:rsidRPr="009F4405">
              <w:rPr>
                <w:sz w:val="18"/>
                <w:szCs w:val="18"/>
              </w:rPr>
              <w:t>No demonstrated orbital launch capability outside CSG (Andøya: two campaigns — first flight 30 Mar 2025 terminated ≈ T+30 s, 2026 qualification attempts aborted/scrubbed; Esrange and SaxaVord licensed but unproven).</w:t>
            </w:r>
          </w:p>
        </w:tc>
        <w:tc>
          <w:tcPr>
            <w:tcW w:w="1265" w:type="dxa"/>
            <w:tcMar>
              <w:top w:w="60" w:type="dxa"/>
              <w:left w:w="90" w:type="dxa"/>
              <w:bottom w:w="60" w:type="dxa"/>
              <w:right w:w="90" w:type="dxa"/>
            </w:tcMar>
            <w:vAlign w:val="center"/>
          </w:tcPr>
          <w:p w14:paraId="5CE13CD3" w14:textId="77777777" w:rsidR="00D754CC" w:rsidRPr="009F4405" w:rsidRDefault="00D754CC" w:rsidP="00A7321C">
            <w:pPr>
              <w:spacing w:after="40" w:line="230" w:lineRule="auto"/>
              <w:jc w:val="left"/>
            </w:pPr>
            <w:r w:rsidRPr="009F4405">
              <w:rPr>
                <w:sz w:val="18"/>
                <w:szCs w:val="18"/>
              </w:rPr>
              <w:t>Launch facilities</w:t>
            </w:r>
          </w:p>
        </w:tc>
        <w:tc>
          <w:tcPr>
            <w:tcW w:w="542" w:type="dxa"/>
            <w:tcMar>
              <w:top w:w="60" w:type="dxa"/>
              <w:left w:w="90" w:type="dxa"/>
              <w:bottom w:w="60" w:type="dxa"/>
              <w:right w:w="90" w:type="dxa"/>
            </w:tcMar>
            <w:vAlign w:val="center"/>
          </w:tcPr>
          <w:p w14:paraId="47E757F9" w14:textId="77777777" w:rsidR="00D754CC" w:rsidRPr="009F4405" w:rsidRDefault="00D754CC" w:rsidP="00A7321C">
            <w:pPr>
              <w:spacing w:after="40" w:line="230" w:lineRule="auto"/>
              <w:jc w:val="left"/>
            </w:pPr>
            <w:r w:rsidRPr="009F4405">
              <w:rPr>
                <w:sz w:val="18"/>
                <w:szCs w:val="18"/>
              </w:rPr>
              <w:t>G</w:t>
            </w:r>
          </w:p>
        </w:tc>
        <w:tc>
          <w:tcPr>
            <w:tcW w:w="860" w:type="dxa"/>
            <w:tcMar>
              <w:top w:w="60" w:type="dxa"/>
              <w:left w:w="90" w:type="dxa"/>
              <w:bottom w:w="60" w:type="dxa"/>
              <w:right w:w="90" w:type="dxa"/>
            </w:tcMar>
            <w:vAlign w:val="center"/>
          </w:tcPr>
          <w:p w14:paraId="1126C5D3" w14:textId="77777777" w:rsidR="00D754CC" w:rsidRPr="009F4405" w:rsidRDefault="00D754CC" w:rsidP="00A7321C">
            <w:pPr>
              <w:spacing w:after="40" w:line="230" w:lineRule="auto"/>
              <w:jc w:val="left"/>
            </w:pPr>
            <w:r w:rsidRPr="009F4405">
              <w:rPr>
                <w:sz w:val="18"/>
                <w:szCs w:val="18"/>
              </w:rPr>
              <w:t>EU-wide</w:t>
            </w:r>
          </w:p>
        </w:tc>
        <w:tc>
          <w:tcPr>
            <w:tcW w:w="799" w:type="dxa"/>
            <w:tcMar>
              <w:top w:w="60" w:type="dxa"/>
              <w:left w:w="90" w:type="dxa"/>
              <w:bottom w:w="60" w:type="dxa"/>
              <w:right w:w="90" w:type="dxa"/>
            </w:tcMar>
            <w:vAlign w:val="center"/>
          </w:tcPr>
          <w:p w14:paraId="177FE561" w14:textId="77777777" w:rsidR="00D754CC" w:rsidRPr="009F4405" w:rsidRDefault="00D754CC" w:rsidP="00A7321C">
            <w:pPr>
              <w:spacing w:after="40" w:line="230" w:lineRule="auto"/>
              <w:jc w:val="left"/>
            </w:pPr>
            <w:r w:rsidRPr="009F4405">
              <w:rPr>
                <w:sz w:val="18"/>
                <w:szCs w:val="18"/>
              </w:rPr>
              <w:t>High</w:t>
            </w:r>
          </w:p>
        </w:tc>
        <w:tc>
          <w:tcPr>
            <w:tcW w:w="1909" w:type="dxa"/>
            <w:tcMar>
              <w:top w:w="60" w:type="dxa"/>
              <w:left w:w="90" w:type="dxa"/>
              <w:bottom w:w="60" w:type="dxa"/>
              <w:right w:w="90" w:type="dxa"/>
            </w:tcMar>
            <w:vAlign w:val="center"/>
          </w:tcPr>
          <w:p w14:paraId="208F76C8" w14:textId="77777777" w:rsidR="00D754CC" w:rsidRPr="009F4405" w:rsidRDefault="00D754CC" w:rsidP="00A7321C">
            <w:pPr>
              <w:spacing w:after="40" w:line="230" w:lineRule="auto"/>
              <w:jc w:val="left"/>
            </w:pPr>
            <w:r w:rsidRPr="009F4405">
              <w:rPr>
                <w:sz w:val="18"/>
                <w:szCs w:val="18"/>
              </w:rPr>
              <w:t>Short</w:t>
            </w:r>
          </w:p>
        </w:tc>
        <w:tc>
          <w:tcPr>
            <w:tcW w:w="566" w:type="dxa"/>
            <w:tcMar>
              <w:top w:w="60" w:type="dxa"/>
              <w:left w:w="90" w:type="dxa"/>
              <w:bottom w:w="60" w:type="dxa"/>
              <w:right w:w="90" w:type="dxa"/>
            </w:tcMar>
            <w:vAlign w:val="center"/>
          </w:tcPr>
          <w:p w14:paraId="3ACCA781" w14:textId="77777777" w:rsidR="00D754CC" w:rsidRPr="009F4405" w:rsidRDefault="00D754CC" w:rsidP="00A7321C">
            <w:pPr>
              <w:spacing w:after="40" w:line="230" w:lineRule="auto"/>
              <w:jc w:val="left"/>
            </w:pPr>
            <w:r w:rsidRPr="009F4405">
              <w:rPr>
                <w:sz w:val="18"/>
                <w:szCs w:val="18"/>
              </w:rPr>
              <w:t>N</w:t>
            </w:r>
          </w:p>
        </w:tc>
      </w:tr>
      <w:tr w:rsidR="00D754CC" w:rsidRPr="009F4405" w14:paraId="7A768356" w14:textId="77777777" w:rsidTr="00C5060B">
        <w:tc>
          <w:tcPr>
            <w:tcW w:w="519" w:type="dxa"/>
            <w:tcMar>
              <w:top w:w="60" w:type="dxa"/>
              <w:left w:w="90" w:type="dxa"/>
              <w:bottom w:w="60" w:type="dxa"/>
              <w:right w:w="90" w:type="dxa"/>
            </w:tcMar>
            <w:vAlign w:val="center"/>
          </w:tcPr>
          <w:p w14:paraId="179840B6" w14:textId="603C3C51" w:rsidR="00D754CC" w:rsidRPr="009F4405" w:rsidRDefault="00F100C9" w:rsidP="00A7321C">
            <w:pPr>
              <w:spacing w:after="40" w:line="230" w:lineRule="auto"/>
              <w:jc w:val="left"/>
            </w:pPr>
            <w:r>
              <w:rPr>
                <w:b/>
                <w:bCs/>
                <w:sz w:val="18"/>
                <w:szCs w:val="18"/>
              </w:rPr>
              <w:t>A05</w:t>
            </w:r>
          </w:p>
        </w:tc>
        <w:tc>
          <w:tcPr>
            <w:tcW w:w="3140" w:type="dxa"/>
            <w:tcMar>
              <w:top w:w="60" w:type="dxa"/>
              <w:left w:w="90" w:type="dxa"/>
              <w:bottom w:w="60" w:type="dxa"/>
              <w:right w:w="90" w:type="dxa"/>
            </w:tcMar>
            <w:vAlign w:val="center"/>
          </w:tcPr>
          <w:p w14:paraId="46F74DC0" w14:textId="3BCFDF33" w:rsidR="00D754CC" w:rsidRPr="009F4405" w:rsidRDefault="00D754CC" w:rsidP="00A7321C">
            <w:pPr>
              <w:spacing w:after="40" w:line="230" w:lineRule="auto"/>
              <w:jc w:val="left"/>
            </w:pPr>
            <w:r w:rsidRPr="009F4405">
              <w:rPr>
                <w:sz w:val="18"/>
                <w:szCs w:val="18"/>
              </w:rPr>
              <w:t xml:space="preserve">No European-controlled continuous ascent telemetry coverage: no EU-soil-only ground network covers the full </w:t>
            </w:r>
            <w:r w:rsidR="00F100C9">
              <w:rPr>
                <w:sz w:val="18"/>
                <w:szCs w:val="18"/>
              </w:rPr>
              <w:t>A06</w:t>
            </w:r>
            <w:r w:rsidRPr="009F4405">
              <w:rPr>
                <w:sz w:val="18"/>
                <w:szCs w:val="18"/>
              </w:rPr>
              <w:t xml:space="preserve">/Vega ascent across all </w:t>
            </w:r>
            <w:r w:rsidR="00DF5548" w:rsidRPr="009F4405">
              <w:rPr>
                <w:sz w:val="18"/>
                <w:szCs w:val="18"/>
              </w:rPr>
              <w:t>trajectories,</w:t>
            </w:r>
            <w:r w:rsidRPr="009F4405">
              <w:rPr>
                <w:sz w:val="18"/>
                <w:szCs w:val="18"/>
              </w:rPr>
              <w:t xml:space="preserve"> and no European TDRS-equivalent space-based relay exists; mid-Atlantic coverage relies on temporary maritime stations.</w:t>
            </w:r>
          </w:p>
        </w:tc>
        <w:tc>
          <w:tcPr>
            <w:tcW w:w="1265" w:type="dxa"/>
            <w:tcMar>
              <w:top w:w="60" w:type="dxa"/>
              <w:left w:w="90" w:type="dxa"/>
              <w:bottom w:w="60" w:type="dxa"/>
              <w:right w:w="90" w:type="dxa"/>
            </w:tcMar>
            <w:vAlign w:val="center"/>
          </w:tcPr>
          <w:p w14:paraId="186E8B1B" w14:textId="77777777" w:rsidR="00D754CC" w:rsidRPr="009F4405" w:rsidRDefault="00D754CC" w:rsidP="00A7321C">
            <w:pPr>
              <w:spacing w:after="40" w:line="230" w:lineRule="auto"/>
              <w:jc w:val="left"/>
            </w:pPr>
            <w:r w:rsidRPr="009F4405">
              <w:rPr>
                <w:sz w:val="18"/>
                <w:szCs w:val="18"/>
              </w:rPr>
              <w:t>TT&amp;C</w:t>
            </w:r>
          </w:p>
        </w:tc>
        <w:tc>
          <w:tcPr>
            <w:tcW w:w="542" w:type="dxa"/>
            <w:tcMar>
              <w:top w:w="60" w:type="dxa"/>
              <w:left w:w="90" w:type="dxa"/>
              <w:bottom w:w="60" w:type="dxa"/>
              <w:right w:w="90" w:type="dxa"/>
            </w:tcMar>
            <w:vAlign w:val="center"/>
          </w:tcPr>
          <w:p w14:paraId="63DB41CE" w14:textId="77777777" w:rsidR="00D754CC" w:rsidRPr="009F4405" w:rsidRDefault="00D754CC" w:rsidP="00A7321C">
            <w:pPr>
              <w:spacing w:after="40" w:line="230" w:lineRule="auto"/>
              <w:jc w:val="left"/>
            </w:pPr>
            <w:r w:rsidRPr="009F4405">
              <w:rPr>
                <w:sz w:val="18"/>
                <w:szCs w:val="18"/>
              </w:rPr>
              <w:t>G</w:t>
            </w:r>
          </w:p>
        </w:tc>
        <w:tc>
          <w:tcPr>
            <w:tcW w:w="860" w:type="dxa"/>
            <w:tcMar>
              <w:top w:w="60" w:type="dxa"/>
              <w:left w:w="90" w:type="dxa"/>
              <w:bottom w:w="60" w:type="dxa"/>
              <w:right w:w="90" w:type="dxa"/>
            </w:tcMar>
            <w:vAlign w:val="center"/>
          </w:tcPr>
          <w:p w14:paraId="6D78621C" w14:textId="77777777" w:rsidR="00D754CC" w:rsidRPr="009F4405" w:rsidRDefault="00D754CC" w:rsidP="00A7321C">
            <w:pPr>
              <w:spacing w:after="40" w:line="230" w:lineRule="auto"/>
              <w:jc w:val="left"/>
            </w:pPr>
            <w:r w:rsidRPr="009F4405">
              <w:rPr>
                <w:sz w:val="18"/>
                <w:szCs w:val="18"/>
              </w:rPr>
              <w:t>EU-wide</w:t>
            </w:r>
          </w:p>
        </w:tc>
        <w:tc>
          <w:tcPr>
            <w:tcW w:w="799" w:type="dxa"/>
            <w:tcMar>
              <w:top w:w="60" w:type="dxa"/>
              <w:left w:w="90" w:type="dxa"/>
              <w:bottom w:w="60" w:type="dxa"/>
              <w:right w:w="90" w:type="dxa"/>
            </w:tcMar>
            <w:vAlign w:val="center"/>
          </w:tcPr>
          <w:p w14:paraId="3E58CA0D" w14:textId="77777777" w:rsidR="00D754CC" w:rsidRPr="009F4405" w:rsidRDefault="00D754CC" w:rsidP="00A7321C">
            <w:pPr>
              <w:spacing w:after="40" w:line="230" w:lineRule="auto"/>
              <w:jc w:val="left"/>
            </w:pPr>
            <w:r w:rsidRPr="009F4405">
              <w:rPr>
                <w:sz w:val="18"/>
                <w:szCs w:val="18"/>
              </w:rPr>
              <w:t>High</w:t>
            </w:r>
          </w:p>
        </w:tc>
        <w:tc>
          <w:tcPr>
            <w:tcW w:w="1909" w:type="dxa"/>
            <w:tcMar>
              <w:top w:w="60" w:type="dxa"/>
              <w:left w:w="90" w:type="dxa"/>
              <w:bottom w:w="60" w:type="dxa"/>
              <w:right w:w="90" w:type="dxa"/>
            </w:tcMar>
            <w:vAlign w:val="center"/>
          </w:tcPr>
          <w:p w14:paraId="6F4C348E" w14:textId="77777777" w:rsidR="00D754CC" w:rsidRPr="009F4405" w:rsidRDefault="00D754CC" w:rsidP="00A7321C">
            <w:pPr>
              <w:spacing w:after="40" w:line="230" w:lineRule="auto"/>
              <w:jc w:val="left"/>
            </w:pPr>
            <w:r w:rsidRPr="009F4405">
              <w:rPr>
                <w:sz w:val="18"/>
                <w:szCs w:val="18"/>
              </w:rPr>
              <w:t>Medium</w:t>
            </w:r>
          </w:p>
        </w:tc>
        <w:tc>
          <w:tcPr>
            <w:tcW w:w="566" w:type="dxa"/>
            <w:tcMar>
              <w:top w:w="60" w:type="dxa"/>
              <w:left w:w="90" w:type="dxa"/>
              <w:bottom w:w="60" w:type="dxa"/>
              <w:right w:w="90" w:type="dxa"/>
            </w:tcMar>
            <w:vAlign w:val="center"/>
          </w:tcPr>
          <w:p w14:paraId="598911A3" w14:textId="77777777" w:rsidR="00D754CC" w:rsidRPr="009F4405" w:rsidRDefault="00D754CC" w:rsidP="00A7321C">
            <w:pPr>
              <w:spacing w:after="40" w:line="230" w:lineRule="auto"/>
              <w:jc w:val="left"/>
            </w:pPr>
            <w:r w:rsidRPr="009F4405">
              <w:rPr>
                <w:sz w:val="18"/>
                <w:szCs w:val="18"/>
              </w:rPr>
              <w:t>N</w:t>
            </w:r>
          </w:p>
        </w:tc>
      </w:tr>
      <w:tr w:rsidR="00D754CC" w:rsidRPr="009F4405" w14:paraId="1D435A16" w14:textId="77777777" w:rsidTr="00C5060B">
        <w:tc>
          <w:tcPr>
            <w:tcW w:w="519" w:type="dxa"/>
            <w:tcMar>
              <w:top w:w="60" w:type="dxa"/>
              <w:left w:w="90" w:type="dxa"/>
              <w:bottom w:w="60" w:type="dxa"/>
              <w:right w:w="90" w:type="dxa"/>
            </w:tcMar>
            <w:vAlign w:val="center"/>
          </w:tcPr>
          <w:p w14:paraId="2F997460" w14:textId="4C029A58" w:rsidR="00D754CC" w:rsidRPr="009F4405" w:rsidRDefault="00F100C9" w:rsidP="00A7321C">
            <w:pPr>
              <w:spacing w:after="40" w:line="230" w:lineRule="auto"/>
              <w:jc w:val="left"/>
            </w:pPr>
            <w:r>
              <w:rPr>
                <w:b/>
                <w:bCs/>
                <w:sz w:val="18"/>
                <w:szCs w:val="18"/>
              </w:rPr>
              <w:t>A06</w:t>
            </w:r>
          </w:p>
        </w:tc>
        <w:tc>
          <w:tcPr>
            <w:tcW w:w="3140" w:type="dxa"/>
            <w:tcMar>
              <w:top w:w="60" w:type="dxa"/>
              <w:left w:w="90" w:type="dxa"/>
              <w:bottom w:w="60" w:type="dxa"/>
              <w:right w:w="90" w:type="dxa"/>
            </w:tcMar>
            <w:vAlign w:val="center"/>
          </w:tcPr>
          <w:p w14:paraId="2D1263B6" w14:textId="77777777" w:rsidR="00D754CC" w:rsidRPr="009F4405" w:rsidRDefault="00D754CC" w:rsidP="00A7321C">
            <w:pPr>
              <w:spacing w:after="40" w:line="230" w:lineRule="auto"/>
              <w:jc w:val="left"/>
            </w:pPr>
            <w:r w:rsidRPr="009F4405">
              <w:rPr>
                <w:sz w:val="18"/>
                <w:szCs w:val="18"/>
              </w:rPr>
              <w:t>No dedicated high-thrust reusable-engine test capacity beyond DLR Lampoldshausen and no back-up ground-firing plant for liquid/cryogenic engines; no 250 t-class facility for future super-heavy engines.</w:t>
            </w:r>
          </w:p>
        </w:tc>
        <w:tc>
          <w:tcPr>
            <w:tcW w:w="1265" w:type="dxa"/>
            <w:tcMar>
              <w:top w:w="60" w:type="dxa"/>
              <w:left w:w="90" w:type="dxa"/>
              <w:bottom w:w="60" w:type="dxa"/>
              <w:right w:w="90" w:type="dxa"/>
            </w:tcMar>
            <w:vAlign w:val="center"/>
          </w:tcPr>
          <w:p w14:paraId="358818FB" w14:textId="77777777" w:rsidR="00D754CC" w:rsidRPr="009F4405" w:rsidRDefault="00D754CC" w:rsidP="00A7321C">
            <w:pPr>
              <w:spacing w:after="40" w:line="230" w:lineRule="auto"/>
              <w:jc w:val="left"/>
            </w:pPr>
            <w:r w:rsidRPr="009F4405">
              <w:rPr>
                <w:sz w:val="18"/>
                <w:szCs w:val="18"/>
              </w:rPr>
              <w:t>Testing centres</w:t>
            </w:r>
          </w:p>
        </w:tc>
        <w:tc>
          <w:tcPr>
            <w:tcW w:w="542" w:type="dxa"/>
            <w:tcMar>
              <w:top w:w="60" w:type="dxa"/>
              <w:left w:w="90" w:type="dxa"/>
              <w:bottom w:w="60" w:type="dxa"/>
              <w:right w:w="90" w:type="dxa"/>
            </w:tcMar>
            <w:vAlign w:val="center"/>
          </w:tcPr>
          <w:p w14:paraId="4133232F" w14:textId="77777777" w:rsidR="00D754CC" w:rsidRPr="009F4405" w:rsidRDefault="00D754CC" w:rsidP="00A7321C">
            <w:pPr>
              <w:spacing w:after="40" w:line="230" w:lineRule="auto"/>
              <w:jc w:val="left"/>
            </w:pPr>
            <w:r w:rsidRPr="009F4405">
              <w:rPr>
                <w:sz w:val="18"/>
                <w:szCs w:val="18"/>
              </w:rPr>
              <w:t>G</w:t>
            </w:r>
          </w:p>
        </w:tc>
        <w:tc>
          <w:tcPr>
            <w:tcW w:w="860" w:type="dxa"/>
            <w:tcMar>
              <w:top w:w="60" w:type="dxa"/>
              <w:left w:w="90" w:type="dxa"/>
              <w:bottom w:w="60" w:type="dxa"/>
              <w:right w:w="90" w:type="dxa"/>
            </w:tcMar>
            <w:vAlign w:val="center"/>
          </w:tcPr>
          <w:p w14:paraId="61D99F49" w14:textId="77777777" w:rsidR="00D754CC" w:rsidRPr="009F4405" w:rsidRDefault="00D754CC" w:rsidP="00A7321C">
            <w:pPr>
              <w:spacing w:after="40" w:line="230" w:lineRule="auto"/>
              <w:jc w:val="left"/>
            </w:pPr>
            <w:r w:rsidRPr="009F4405">
              <w:rPr>
                <w:sz w:val="18"/>
                <w:szCs w:val="18"/>
              </w:rPr>
              <w:t>EU-wide</w:t>
            </w:r>
          </w:p>
        </w:tc>
        <w:tc>
          <w:tcPr>
            <w:tcW w:w="799" w:type="dxa"/>
            <w:tcMar>
              <w:top w:w="60" w:type="dxa"/>
              <w:left w:w="90" w:type="dxa"/>
              <w:bottom w:w="60" w:type="dxa"/>
              <w:right w:w="90" w:type="dxa"/>
            </w:tcMar>
            <w:vAlign w:val="center"/>
          </w:tcPr>
          <w:p w14:paraId="74C08BDB" w14:textId="77777777" w:rsidR="00D754CC" w:rsidRPr="009F4405" w:rsidRDefault="00D754CC" w:rsidP="00A7321C">
            <w:pPr>
              <w:spacing w:after="40" w:line="230" w:lineRule="auto"/>
              <w:jc w:val="left"/>
            </w:pPr>
            <w:r w:rsidRPr="009F4405">
              <w:rPr>
                <w:sz w:val="18"/>
                <w:szCs w:val="18"/>
              </w:rPr>
              <w:t>High</w:t>
            </w:r>
          </w:p>
        </w:tc>
        <w:tc>
          <w:tcPr>
            <w:tcW w:w="1909" w:type="dxa"/>
            <w:tcMar>
              <w:top w:w="60" w:type="dxa"/>
              <w:left w:w="90" w:type="dxa"/>
              <w:bottom w:w="60" w:type="dxa"/>
              <w:right w:w="90" w:type="dxa"/>
            </w:tcMar>
            <w:vAlign w:val="center"/>
          </w:tcPr>
          <w:p w14:paraId="19C256AF" w14:textId="77777777" w:rsidR="00D754CC" w:rsidRPr="009F4405" w:rsidRDefault="00D754CC" w:rsidP="00A7321C">
            <w:pPr>
              <w:spacing w:after="40" w:line="230" w:lineRule="auto"/>
              <w:jc w:val="left"/>
            </w:pPr>
            <w:r w:rsidRPr="009F4405">
              <w:rPr>
                <w:sz w:val="18"/>
                <w:szCs w:val="18"/>
              </w:rPr>
              <w:t>Medium</w:t>
            </w:r>
          </w:p>
        </w:tc>
        <w:tc>
          <w:tcPr>
            <w:tcW w:w="566" w:type="dxa"/>
            <w:tcMar>
              <w:top w:w="60" w:type="dxa"/>
              <w:left w:w="90" w:type="dxa"/>
              <w:bottom w:w="60" w:type="dxa"/>
              <w:right w:w="90" w:type="dxa"/>
            </w:tcMar>
            <w:vAlign w:val="center"/>
          </w:tcPr>
          <w:p w14:paraId="4F843072" w14:textId="77777777" w:rsidR="00D754CC" w:rsidRPr="009F4405" w:rsidRDefault="00D754CC" w:rsidP="00A7321C">
            <w:pPr>
              <w:spacing w:after="40" w:line="230" w:lineRule="auto"/>
              <w:jc w:val="left"/>
            </w:pPr>
            <w:r w:rsidRPr="009F4405">
              <w:rPr>
                <w:sz w:val="18"/>
                <w:szCs w:val="18"/>
              </w:rPr>
              <w:t>Y</w:t>
            </w:r>
          </w:p>
        </w:tc>
      </w:tr>
      <w:tr w:rsidR="00D754CC" w:rsidRPr="009F4405" w14:paraId="532BA2D0" w14:textId="77777777" w:rsidTr="00C5060B">
        <w:tc>
          <w:tcPr>
            <w:tcW w:w="519" w:type="dxa"/>
            <w:tcMar>
              <w:top w:w="60" w:type="dxa"/>
              <w:left w:w="90" w:type="dxa"/>
              <w:bottom w:w="60" w:type="dxa"/>
              <w:right w:w="90" w:type="dxa"/>
            </w:tcMar>
            <w:vAlign w:val="center"/>
          </w:tcPr>
          <w:p w14:paraId="3BE3BB36" w14:textId="0E856545" w:rsidR="00D754CC" w:rsidRPr="009F4405" w:rsidRDefault="00F100C9" w:rsidP="00A7321C">
            <w:pPr>
              <w:spacing w:after="40" w:line="230" w:lineRule="auto"/>
              <w:jc w:val="left"/>
            </w:pPr>
            <w:r>
              <w:rPr>
                <w:b/>
                <w:bCs/>
                <w:sz w:val="18"/>
                <w:szCs w:val="18"/>
              </w:rPr>
              <w:t>A07</w:t>
            </w:r>
          </w:p>
        </w:tc>
        <w:tc>
          <w:tcPr>
            <w:tcW w:w="3140" w:type="dxa"/>
            <w:tcMar>
              <w:top w:w="60" w:type="dxa"/>
              <w:left w:w="90" w:type="dxa"/>
              <w:bottom w:w="60" w:type="dxa"/>
              <w:right w:w="90" w:type="dxa"/>
            </w:tcMar>
            <w:vAlign w:val="center"/>
          </w:tcPr>
          <w:p w14:paraId="2A91C974" w14:textId="77777777" w:rsidR="00D754CC" w:rsidRPr="009F4405" w:rsidRDefault="00D754CC" w:rsidP="00A7321C">
            <w:pPr>
              <w:spacing w:after="40" w:line="230" w:lineRule="auto"/>
              <w:jc w:val="left"/>
            </w:pPr>
            <w:r w:rsidRPr="009F4405">
              <w:rPr>
                <w:sz w:val="18"/>
                <w:szCs w:val="18"/>
              </w:rPr>
              <w:t>No integrated return-from-space infrastructure at European spaceports.</w:t>
            </w:r>
          </w:p>
        </w:tc>
        <w:tc>
          <w:tcPr>
            <w:tcW w:w="1265" w:type="dxa"/>
            <w:tcMar>
              <w:top w:w="60" w:type="dxa"/>
              <w:left w:w="90" w:type="dxa"/>
              <w:bottom w:w="60" w:type="dxa"/>
              <w:right w:w="90" w:type="dxa"/>
            </w:tcMar>
            <w:vAlign w:val="center"/>
          </w:tcPr>
          <w:p w14:paraId="35EA41E1" w14:textId="77777777" w:rsidR="00D754CC" w:rsidRPr="009F4405" w:rsidRDefault="00D754CC" w:rsidP="00A7321C">
            <w:pPr>
              <w:spacing w:after="40" w:line="230" w:lineRule="auto"/>
              <w:jc w:val="left"/>
            </w:pPr>
            <w:r w:rsidRPr="009F4405">
              <w:rPr>
                <w:sz w:val="18"/>
                <w:szCs w:val="18"/>
              </w:rPr>
              <w:t>Launch facilities</w:t>
            </w:r>
          </w:p>
        </w:tc>
        <w:tc>
          <w:tcPr>
            <w:tcW w:w="542" w:type="dxa"/>
            <w:tcMar>
              <w:top w:w="60" w:type="dxa"/>
              <w:left w:w="90" w:type="dxa"/>
              <w:bottom w:w="60" w:type="dxa"/>
              <w:right w:w="90" w:type="dxa"/>
            </w:tcMar>
            <w:vAlign w:val="center"/>
          </w:tcPr>
          <w:p w14:paraId="76EE2D4D" w14:textId="77777777" w:rsidR="00D754CC" w:rsidRPr="009F4405" w:rsidRDefault="00D754CC" w:rsidP="00A7321C">
            <w:pPr>
              <w:spacing w:after="40" w:line="230" w:lineRule="auto"/>
              <w:jc w:val="left"/>
            </w:pPr>
            <w:r w:rsidRPr="009F4405">
              <w:rPr>
                <w:sz w:val="18"/>
                <w:szCs w:val="18"/>
              </w:rPr>
              <w:t>G</w:t>
            </w:r>
          </w:p>
        </w:tc>
        <w:tc>
          <w:tcPr>
            <w:tcW w:w="860" w:type="dxa"/>
            <w:tcMar>
              <w:top w:w="60" w:type="dxa"/>
              <w:left w:w="90" w:type="dxa"/>
              <w:bottom w:w="60" w:type="dxa"/>
              <w:right w:w="90" w:type="dxa"/>
            </w:tcMar>
            <w:vAlign w:val="center"/>
          </w:tcPr>
          <w:p w14:paraId="2A4CD7A3" w14:textId="77777777" w:rsidR="00D754CC" w:rsidRPr="009F4405" w:rsidRDefault="00D754CC" w:rsidP="00A7321C">
            <w:pPr>
              <w:spacing w:after="40" w:line="230" w:lineRule="auto"/>
              <w:jc w:val="left"/>
            </w:pPr>
            <w:r w:rsidRPr="009F4405">
              <w:rPr>
                <w:sz w:val="18"/>
                <w:szCs w:val="18"/>
              </w:rPr>
              <w:t>EU-wide</w:t>
            </w:r>
          </w:p>
        </w:tc>
        <w:tc>
          <w:tcPr>
            <w:tcW w:w="799" w:type="dxa"/>
            <w:tcMar>
              <w:top w:w="60" w:type="dxa"/>
              <w:left w:w="90" w:type="dxa"/>
              <w:bottom w:w="60" w:type="dxa"/>
              <w:right w:w="90" w:type="dxa"/>
            </w:tcMar>
            <w:vAlign w:val="center"/>
          </w:tcPr>
          <w:p w14:paraId="60F95B02" w14:textId="77777777" w:rsidR="00D754CC" w:rsidRPr="009F4405" w:rsidRDefault="00D754CC" w:rsidP="00A7321C">
            <w:pPr>
              <w:spacing w:after="40" w:line="230" w:lineRule="auto"/>
              <w:jc w:val="left"/>
            </w:pPr>
            <w:r w:rsidRPr="009F4405">
              <w:rPr>
                <w:sz w:val="18"/>
                <w:szCs w:val="18"/>
              </w:rPr>
              <w:t>Medium</w:t>
            </w:r>
          </w:p>
        </w:tc>
        <w:tc>
          <w:tcPr>
            <w:tcW w:w="1909" w:type="dxa"/>
            <w:tcMar>
              <w:top w:w="60" w:type="dxa"/>
              <w:left w:w="90" w:type="dxa"/>
              <w:bottom w:w="60" w:type="dxa"/>
              <w:right w:w="90" w:type="dxa"/>
            </w:tcMar>
            <w:vAlign w:val="center"/>
          </w:tcPr>
          <w:p w14:paraId="592550EA" w14:textId="77777777" w:rsidR="00D754CC" w:rsidRPr="009F4405" w:rsidRDefault="00D754CC" w:rsidP="00A7321C">
            <w:pPr>
              <w:spacing w:after="40" w:line="230" w:lineRule="auto"/>
              <w:jc w:val="left"/>
            </w:pPr>
            <w:r w:rsidRPr="009F4405">
              <w:rPr>
                <w:sz w:val="18"/>
                <w:szCs w:val="18"/>
              </w:rPr>
              <w:t>Medium</w:t>
            </w:r>
          </w:p>
        </w:tc>
        <w:tc>
          <w:tcPr>
            <w:tcW w:w="566" w:type="dxa"/>
            <w:tcMar>
              <w:top w:w="60" w:type="dxa"/>
              <w:left w:w="90" w:type="dxa"/>
              <w:bottom w:w="60" w:type="dxa"/>
              <w:right w:w="90" w:type="dxa"/>
            </w:tcMar>
            <w:vAlign w:val="center"/>
          </w:tcPr>
          <w:p w14:paraId="079DFE26" w14:textId="77777777" w:rsidR="00D754CC" w:rsidRPr="009F4405" w:rsidRDefault="00D754CC" w:rsidP="00A7321C">
            <w:pPr>
              <w:spacing w:after="40" w:line="230" w:lineRule="auto"/>
              <w:jc w:val="left"/>
            </w:pPr>
            <w:r w:rsidRPr="009F4405">
              <w:rPr>
                <w:sz w:val="18"/>
                <w:szCs w:val="18"/>
              </w:rPr>
              <w:t>N</w:t>
            </w:r>
          </w:p>
        </w:tc>
      </w:tr>
      <w:tr w:rsidR="00D754CC" w:rsidRPr="009F4405" w14:paraId="4182C550" w14:textId="77777777" w:rsidTr="00C5060B">
        <w:tc>
          <w:tcPr>
            <w:tcW w:w="519" w:type="dxa"/>
            <w:tcMar>
              <w:top w:w="60" w:type="dxa"/>
              <w:left w:w="90" w:type="dxa"/>
              <w:bottom w:w="60" w:type="dxa"/>
              <w:right w:w="90" w:type="dxa"/>
            </w:tcMar>
            <w:vAlign w:val="center"/>
          </w:tcPr>
          <w:p w14:paraId="4C11E971" w14:textId="3ACC20A7" w:rsidR="00D754CC" w:rsidRPr="009F4405" w:rsidRDefault="00F100C9" w:rsidP="00A7321C">
            <w:pPr>
              <w:spacing w:after="40" w:line="230" w:lineRule="auto"/>
              <w:jc w:val="left"/>
            </w:pPr>
            <w:r>
              <w:rPr>
                <w:b/>
                <w:bCs/>
                <w:sz w:val="18"/>
                <w:szCs w:val="18"/>
              </w:rPr>
              <w:t>A08</w:t>
            </w:r>
          </w:p>
        </w:tc>
        <w:tc>
          <w:tcPr>
            <w:tcW w:w="3140" w:type="dxa"/>
            <w:tcMar>
              <w:top w:w="60" w:type="dxa"/>
              <w:left w:w="90" w:type="dxa"/>
              <w:bottom w:w="60" w:type="dxa"/>
              <w:right w:w="90" w:type="dxa"/>
            </w:tcMar>
            <w:vAlign w:val="center"/>
          </w:tcPr>
          <w:p w14:paraId="663572C2" w14:textId="77777777" w:rsidR="00D754CC" w:rsidRPr="009F4405" w:rsidRDefault="00D754CC" w:rsidP="00A7321C">
            <w:pPr>
              <w:spacing w:after="40" w:line="230" w:lineRule="auto"/>
              <w:jc w:val="left"/>
            </w:pPr>
            <w:r w:rsidRPr="009F4405">
              <w:rPr>
                <w:sz w:val="18"/>
                <w:szCs w:val="18"/>
              </w:rPr>
              <w:t>No explicit sign of sovereign campaign capacity ring-fenced for institutional EU missions at CSG (Galileo, Copernicus, IRIS² compete with commercial cadence).</w:t>
            </w:r>
          </w:p>
        </w:tc>
        <w:tc>
          <w:tcPr>
            <w:tcW w:w="1265" w:type="dxa"/>
            <w:tcMar>
              <w:top w:w="60" w:type="dxa"/>
              <w:left w:w="90" w:type="dxa"/>
              <w:bottom w:w="60" w:type="dxa"/>
              <w:right w:w="90" w:type="dxa"/>
            </w:tcMar>
            <w:vAlign w:val="center"/>
          </w:tcPr>
          <w:p w14:paraId="2B806D18" w14:textId="77777777" w:rsidR="00D754CC" w:rsidRPr="009F4405" w:rsidRDefault="00D754CC" w:rsidP="00A7321C">
            <w:pPr>
              <w:spacing w:after="40" w:line="230" w:lineRule="auto"/>
              <w:jc w:val="left"/>
            </w:pPr>
            <w:r w:rsidRPr="009F4405">
              <w:rPr>
                <w:sz w:val="18"/>
                <w:szCs w:val="18"/>
              </w:rPr>
              <w:t>Launch facilities</w:t>
            </w:r>
          </w:p>
        </w:tc>
        <w:tc>
          <w:tcPr>
            <w:tcW w:w="542" w:type="dxa"/>
            <w:tcMar>
              <w:top w:w="60" w:type="dxa"/>
              <w:left w:w="90" w:type="dxa"/>
              <w:bottom w:w="60" w:type="dxa"/>
              <w:right w:w="90" w:type="dxa"/>
            </w:tcMar>
            <w:vAlign w:val="center"/>
          </w:tcPr>
          <w:p w14:paraId="78E60BC8" w14:textId="77777777" w:rsidR="00D754CC" w:rsidRPr="009F4405" w:rsidRDefault="00D754CC" w:rsidP="00A7321C">
            <w:pPr>
              <w:spacing w:after="40" w:line="230" w:lineRule="auto"/>
              <w:jc w:val="left"/>
            </w:pPr>
            <w:r w:rsidRPr="009F4405">
              <w:rPr>
                <w:sz w:val="18"/>
                <w:szCs w:val="18"/>
              </w:rPr>
              <w:t>G</w:t>
            </w:r>
          </w:p>
        </w:tc>
        <w:tc>
          <w:tcPr>
            <w:tcW w:w="860" w:type="dxa"/>
            <w:tcMar>
              <w:top w:w="60" w:type="dxa"/>
              <w:left w:w="90" w:type="dxa"/>
              <w:bottom w:w="60" w:type="dxa"/>
              <w:right w:w="90" w:type="dxa"/>
            </w:tcMar>
            <w:vAlign w:val="center"/>
          </w:tcPr>
          <w:p w14:paraId="2C5EDE3C" w14:textId="77777777" w:rsidR="00D754CC" w:rsidRPr="009F4405" w:rsidRDefault="00D754CC" w:rsidP="00A7321C">
            <w:pPr>
              <w:spacing w:after="40" w:line="230" w:lineRule="auto"/>
              <w:jc w:val="left"/>
            </w:pPr>
            <w:r w:rsidRPr="009F4405">
              <w:rPr>
                <w:sz w:val="18"/>
                <w:szCs w:val="18"/>
              </w:rPr>
              <w:t>EU-wide</w:t>
            </w:r>
          </w:p>
        </w:tc>
        <w:tc>
          <w:tcPr>
            <w:tcW w:w="799" w:type="dxa"/>
            <w:tcMar>
              <w:top w:w="60" w:type="dxa"/>
              <w:left w:w="90" w:type="dxa"/>
              <w:bottom w:w="60" w:type="dxa"/>
              <w:right w:w="90" w:type="dxa"/>
            </w:tcMar>
            <w:vAlign w:val="center"/>
          </w:tcPr>
          <w:p w14:paraId="4E8070E6" w14:textId="77777777" w:rsidR="00D754CC" w:rsidRPr="009F4405" w:rsidRDefault="00D754CC" w:rsidP="00A7321C">
            <w:pPr>
              <w:spacing w:after="40" w:line="230" w:lineRule="auto"/>
              <w:jc w:val="left"/>
            </w:pPr>
            <w:r w:rsidRPr="009F4405">
              <w:rPr>
                <w:sz w:val="18"/>
                <w:szCs w:val="18"/>
              </w:rPr>
              <w:t>High</w:t>
            </w:r>
          </w:p>
        </w:tc>
        <w:tc>
          <w:tcPr>
            <w:tcW w:w="1909" w:type="dxa"/>
            <w:tcMar>
              <w:top w:w="60" w:type="dxa"/>
              <w:left w:w="90" w:type="dxa"/>
              <w:bottom w:w="60" w:type="dxa"/>
              <w:right w:w="90" w:type="dxa"/>
            </w:tcMar>
            <w:vAlign w:val="center"/>
          </w:tcPr>
          <w:p w14:paraId="3077FDE0" w14:textId="77777777" w:rsidR="00D754CC" w:rsidRPr="009F4405" w:rsidRDefault="00D754CC" w:rsidP="00A7321C">
            <w:pPr>
              <w:spacing w:after="40" w:line="230" w:lineRule="auto"/>
              <w:jc w:val="left"/>
            </w:pPr>
            <w:r w:rsidRPr="009F4405">
              <w:rPr>
                <w:sz w:val="18"/>
                <w:szCs w:val="18"/>
              </w:rPr>
              <w:t>Short</w:t>
            </w:r>
          </w:p>
        </w:tc>
        <w:tc>
          <w:tcPr>
            <w:tcW w:w="566" w:type="dxa"/>
            <w:tcMar>
              <w:top w:w="60" w:type="dxa"/>
              <w:left w:w="90" w:type="dxa"/>
              <w:bottom w:w="60" w:type="dxa"/>
              <w:right w:w="90" w:type="dxa"/>
            </w:tcMar>
            <w:vAlign w:val="center"/>
          </w:tcPr>
          <w:p w14:paraId="06533772" w14:textId="77777777" w:rsidR="00D754CC" w:rsidRPr="009F4405" w:rsidRDefault="00D754CC" w:rsidP="00A7321C">
            <w:pPr>
              <w:spacing w:after="40" w:line="230" w:lineRule="auto"/>
              <w:jc w:val="left"/>
            </w:pPr>
            <w:r w:rsidRPr="009F4405">
              <w:rPr>
                <w:sz w:val="18"/>
                <w:szCs w:val="18"/>
              </w:rPr>
              <w:t>N</w:t>
            </w:r>
          </w:p>
        </w:tc>
      </w:tr>
      <w:tr w:rsidR="00D754CC" w:rsidRPr="009F4405" w14:paraId="1263880A" w14:textId="77777777" w:rsidTr="00C5060B">
        <w:tc>
          <w:tcPr>
            <w:tcW w:w="519" w:type="dxa"/>
            <w:tcMar>
              <w:top w:w="60" w:type="dxa"/>
              <w:left w:w="90" w:type="dxa"/>
              <w:bottom w:w="60" w:type="dxa"/>
              <w:right w:w="90" w:type="dxa"/>
            </w:tcMar>
            <w:vAlign w:val="center"/>
          </w:tcPr>
          <w:p w14:paraId="50D8710B" w14:textId="35E48D5E" w:rsidR="00D754CC" w:rsidRPr="009F4405" w:rsidRDefault="00F100C9" w:rsidP="00A7321C">
            <w:pPr>
              <w:spacing w:after="40" w:line="230" w:lineRule="auto"/>
              <w:jc w:val="left"/>
            </w:pPr>
            <w:r>
              <w:rPr>
                <w:b/>
                <w:bCs/>
                <w:sz w:val="18"/>
                <w:szCs w:val="18"/>
              </w:rPr>
              <w:t>A09</w:t>
            </w:r>
          </w:p>
        </w:tc>
        <w:tc>
          <w:tcPr>
            <w:tcW w:w="3140" w:type="dxa"/>
            <w:tcMar>
              <w:top w:w="60" w:type="dxa"/>
              <w:left w:w="90" w:type="dxa"/>
              <w:bottom w:w="60" w:type="dxa"/>
              <w:right w:w="90" w:type="dxa"/>
            </w:tcMar>
            <w:vAlign w:val="center"/>
          </w:tcPr>
          <w:p w14:paraId="1A758AD1" w14:textId="77777777" w:rsidR="00D754CC" w:rsidRPr="009F4405" w:rsidRDefault="00D754CC" w:rsidP="00A7321C">
            <w:pPr>
              <w:spacing w:after="40" w:line="230" w:lineRule="auto"/>
              <w:jc w:val="left"/>
            </w:pPr>
            <w:r w:rsidRPr="009F4405">
              <w:rPr>
                <w:sz w:val="18"/>
                <w:szCs w:val="18"/>
              </w:rPr>
              <w:t>Insufficient consolidation of a fully autonomous EU-level SSA sensor network and joint catalogue.</w:t>
            </w:r>
          </w:p>
        </w:tc>
        <w:tc>
          <w:tcPr>
            <w:tcW w:w="1265" w:type="dxa"/>
            <w:tcMar>
              <w:top w:w="60" w:type="dxa"/>
              <w:left w:w="90" w:type="dxa"/>
              <w:bottom w:w="60" w:type="dxa"/>
              <w:right w:w="90" w:type="dxa"/>
            </w:tcMar>
            <w:vAlign w:val="center"/>
          </w:tcPr>
          <w:p w14:paraId="2A5B22E8" w14:textId="77777777" w:rsidR="00D754CC" w:rsidRPr="009F4405" w:rsidRDefault="00D754CC" w:rsidP="00A7321C">
            <w:pPr>
              <w:spacing w:after="40" w:line="230" w:lineRule="auto"/>
              <w:jc w:val="left"/>
            </w:pPr>
            <w:r w:rsidRPr="009F4405">
              <w:rPr>
                <w:sz w:val="18"/>
                <w:szCs w:val="18"/>
              </w:rPr>
              <w:t>SSA</w:t>
            </w:r>
          </w:p>
        </w:tc>
        <w:tc>
          <w:tcPr>
            <w:tcW w:w="542" w:type="dxa"/>
            <w:tcMar>
              <w:top w:w="60" w:type="dxa"/>
              <w:left w:w="90" w:type="dxa"/>
              <w:bottom w:w="60" w:type="dxa"/>
              <w:right w:w="90" w:type="dxa"/>
            </w:tcMar>
            <w:vAlign w:val="center"/>
          </w:tcPr>
          <w:p w14:paraId="0556F3DA" w14:textId="77777777" w:rsidR="00D754CC" w:rsidRPr="009F4405" w:rsidRDefault="00D754CC" w:rsidP="00A7321C">
            <w:pPr>
              <w:spacing w:after="40" w:line="230" w:lineRule="auto"/>
              <w:jc w:val="left"/>
            </w:pPr>
            <w:r w:rsidRPr="009F4405">
              <w:rPr>
                <w:sz w:val="18"/>
                <w:szCs w:val="18"/>
              </w:rPr>
              <w:t>G</w:t>
            </w:r>
          </w:p>
        </w:tc>
        <w:tc>
          <w:tcPr>
            <w:tcW w:w="860" w:type="dxa"/>
            <w:tcMar>
              <w:top w:w="60" w:type="dxa"/>
              <w:left w:w="90" w:type="dxa"/>
              <w:bottom w:w="60" w:type="dxa"/>
              <w:right w:w="90" w:type="dxa"/>
            </w:tcMar>
            <w:vAlign w:val="center"/>
          </w:tcPr>
          <w:p w14:paraId="73D5B64D" w14:textId="77777777" w:rsidR="00D754CC" w:rsidRPr="009F4405" w:rsidRDefault="00D754CC" w:rsidP="00A7321C">
            <w:pPr>
              <w:spacing w:after="40" w:line="230" w:lineRule="auto"/>
              <w:jc w:val="left"/>
            </w:pPr>
            <w:r w:rsidRPr="009F4405">
              <w:rPr>
                <w:sz w:val="18"/>
                <w:szCs w:val="18"/>
              </w:rPr>
              <w:t>EU-wide</w:t>
            </w:r>
          </w:p>
        </w:tc>
        <w:tc>
          <w:tcPr>
            <w:tcW w:w="799" w:type="dxa"/>
            <w:tcMar>
              <w:top w:w="60" w:type="dxa"/>
              <w:left w:w="90" w:type="dxa"/>
              <w:bottom w:w="60" w:type="dxa"/>
              <w:right w:w="90" w:type="dxa"/>
            </w:tcMar>
            <w:vAlign w:val="center"/>
          </w:tcPr>
          <w:p w14:paraId="68BFAC72" w14:textId="77777777" w:rsidR="00D754CC" w:rsidRPr="009F4405" w:rsidRDefault="00D754CC" w:rsidP="00A7321C">
            <w:pPr>
              <w:spacing w:after="40" w:line="230" w:lineRule="auto"/>
              <w:jc w:val="left"/>
            </w:pPr>
            <w:r w:rsidRPr="009F4405">
              <w:rPr>
                <w:sz w:val="18"/>
                <w:szCs w:val="18"/>
              </w:rPr>
              <w:t>Medium</w:t>
            </w:r>
          </w:p>
        </w:tc>
        <w:tc>
          <w:tcPr>
            <w:tcW w:w="1909" w:type="dxa"/>
            <w:tcMar>
              <w:top w:w="60" w:type="dxa"/>
              <w:left w:w="90" w:type="dxa"/>
              <w:bottom w:w="60" w:type="dxa"/>
              <w:right w:w="90" w:type="dxa"/>
            </w:tcMar>
            <w:vAlign w:val="center"/>
          </w:tcPr>
          <w:p w14:paraId="1C4770A7" w14:textId="77777777" w:rsidR="00D754CC" w:rsidRPr="009F4405" w:rsidRDefault="00D754CC" w:rsidP="00A7321C">
            <w:pPr>
              <w:spacing w:after="40" w:line="230" w:lineRule="auto"/>
              <w:jc w:val="left"/>
            </w:pPr>
            <w:r w:rsidRPr="009F4405">
              <w:rPr>
                <w:sz w:val="18"/>
                <w:szCs w:val="18"/>
              </w:rPr>
              <w:t>Medium</w:t>
            </w:r>
          </w:p>
        </w:tc>
        <w:tc>
          <w:tcPr>
            <w:tcW w:w="566" w:type="dxa"/>
            <w:tcMar>
              <w:top w:w="60" w:type="dxa"/>
              <w:left w:w="90" w:type="dxa"/>
              <w:bottom w:w="60" w:type="dxa"/>
              <w:right w:w="90" w:type="dxa"/>
            </w:tcMar>
            <w:vAlign w:val="center"/>
          </w:tcPr>
          <w:p w14:paraId="7BB964F8" w14:textId="77777777" w:rsidR="00D754CC" w:rsidRPr="009F4405" w:rsidRDefault="00D754CC" w:rsidP="00A7321C">
            <w:pPr>
              <w:spacing w:after="40" w:line="230" w:lineRule="auto"/>
              <w:jc w:val="left"/>
            </w:pPr>
            <w:r w:rsidRPr="009F4405">
              <w:rPr>
                <w:sz w:val="18"/>
                <w:szCs w:val="18"/>
              </w:rPr>
              <w:t>N</w:t>
            </w:r>
          </w:p>
        </w:tc>
      </w:tr>
      <w:tr w:rsidR="00D754CC" w:rsidRPr="009F4405" w14:paraId="64551E5E" w14:textId="77777777" w:rsidTr="00C5060B">
        <w:tc>
          <w:tcPr>
            <w:tcW w:w="519" w:type="dxa"/>
            <w:tcMar>
              <w:top w:w="60" w:type="dxa"/>
              <w:left w:w="90" w:type="dxa"/>
              <w:bottom w:w="60" w:type="dxa"/>
              <w:right w:w="90" w:type="dxa"/>
            </w:tcMar>
            <w:vAlign w:val="center"/>
          </w:tcPr>
          <w:p w14:paraId="0F66AA8C" w14:textId="29315FF3" w:rsidR="00D754CC" w:rsidRPr="009F4405" w:rsidRDefault="00F100C9" w:rsidP="00A7321C">
            <w:pPr>
              <w:spacing w:after="40" w:line="230" w:lineRule="auto"/>
              <w:jc w:val="left"/>
            </w:pPr>
            <w:r>
              <w:rPr>
                <w:b/>
                <w:bCs/>
                <w:sz w:val="18"/>
                <w:szCs w:val="18"/>
              </w:rPr>
              <w:t>A10</w:t>
            </w:r>
          </w:p>
        </w:tc>
        <w:tc>
          <w:tcPr>
            <w:tcW w:w="3140" w:type="dxa"/>
            <w:tcMar>
              <w:top w:w="60" w:type="dxa"/>
              <w:left w:w="90" w:type="dxa"/>
              <w:bottom w:w="60" w:type="dxa"/>
              <w:right w:w="90" w:type="dxa"/>
            </w:tcMar>
            <w:vAlign w:val="center"/>
          </w:tcPr>
          <w:p w14:paraId="70A97833" w14:textId="77777777" w:rsidR="00D754CC" w:rsidRPr="009F4405" w:rsidRDefault="00D754CC" w:rsidP="00A7321C">
            <w:pPr>
              <w:spacing w:after="40" w:line="230" w:lineRule="auto"/>
              <w:jc w:val="left"/>
            </w:pPr>
            <w:r w:rsidRPr="009F4405">
              <w:rPr>
                <w:sz w:val="18"/>
                <w:szCs w:val="18"/>
              </w:rPr>
              <w:t>No permanent European launch infrastructure coordination mechanism for shared assets.</w:t>
            </w:r>
          </w:p>
        </w:tc>
        <w:tc>
          <w:tcPr>
            <w:tcW w:w="1265" w:type="dxa"/>
            <w:tcMar>
              <w:top w:w="60" w:type="dxa"/>
              <w:left w:w="90" w:type="dxa"/>
              <w:bottom w:w="60" w:type="dxa"/>
              <w:right w:w="90" w:type="dxa"/>
            </w:tcMar>
            <w:vAlign w:val="center"/>
          </w:tcPr>
          <w:p w14:paraId="30753756" w14:textId="77777777" w:rsidR="00D754CC" w:rsidRPr="009F4405" w:rsidRDefault="00D754CC" w:rsidP="00A7321C">
            <w:pPr>
              <w:spacing w:after="40" w:line="230" w:lineRule="auto"/>
              <w:jc w:val="left"/>
            </w:pPr>
            <w:r w:rsidRPr="009F4405">
              <w:rPr>
                <w:sz w:val="18"/>
                <w:szCs w:val="18"/>
              </w:rPr>
              <w:t>Cross-cutting</w:t>
            </w:r>
          </w:p>
        </w:tc>
        <w:tc>
          <w:tcPr>
            <w:tcW w:w="542" w:type="dxa"/>
            <w:tcMar>
              <w:top w:w="60" w:type="dxa"/>
              <w:left w:w="90" w:type="dxa"/>
              <w:bottom w:w="60" w:type="dxa"/>
              <w:right w:w="90" w:type="dxa"/>
            </w:tcMar>
            <w:vAlign w:val="center"/>
          </w:tcPr>
          <w:p w14:paraId="1BD8ACFF" w14:textId="77777777" w:rsidR="00D754CC" w:rsidRPr="009F4405" w:rsidRDefault="00D754CC" w:rsidP="00A7321C">
            <w:pPr>
              <w:spacing w:after="40" w:line="230" w:lineRule="auto"/>
              <w:jc w:val="left"/>
            </w:pPr>
            <w:r w:rsidRPr="009F4405">
              <w:rPr>
                <w:sz w:val="18"/>
                <w:szCs w:val="18"/>
              </w:rPr>
              <w:t>G</w:t>
            </w:r>
          </w:p>
        </w:tc>
        <w:tc>
          <w:tcPr>
            <w:tcW w:w="860" w:type="dxa"/>
            <w:tcMar>
              <w:top w:w="60" w:type="dxa"/>
              <w:left w:w="90" w:type="dxa"/>
              <w:bottom w:w="60" w:type="dxa"/>
              <w:right w:w="90" w:type="dxa"/>
            </w:tcMar>
            <w:vAlign w:val="center"/>
          </w:tcPr>
          <w:p w14:paraId="62716270" w14:textId="77777777" w:rsidR="00D754CC" w:rsidRPr="009F4405" w:rsidRDefault="00D754CC" w:rsidP="00A7321C">
            <w:pPr>
              <w:spacing w:after="40" w:line="230" w:lineRule="auto"/>
              <w:jc w:val="left"/>
            </w:pPr>
            <w:r w:rsidRPr="009F4405">
              <w:rPr>
                <w:sz w:val="18"/>
                <w:szCs w:val="18"/>
              </w:rPr>
              <w:t>EU-wide</w:t>
            </w:r>
          </w:p>
        </w:tc>
        <w:tc>
          <w:tcPr>
            <w:tcW w:w="799" w:type="dxa"/>
            <w:tcMar>
              <w:top w:w="60" w:type="dxa"/>
              <w:left w:w="90" w:type="dxa"/>
              <w:bottom w:w="60" w:type="dxa"/>
              <w:right w:w="90" w:type="dxa"/>
            </w:tcMar>
            <w:vAlign w:val="center"/>
          </w:tcPr>
          <w:p w14:paraId="32DA5E8C" w14:textId="77777777" w:rsidR="00D754CC" w:rsidRPr="009F4405" w:rsidRDefault="00D754CC" w:rsidP="00A7321C">
            <w:pPr>
              <w:spacing w:after="40" w:line="230" w:lineRule="auto"/>
              <w:jc w:val="left"/>
            </w:pPr>
            <w:r w:rsidRPr="009F4405">
              <w:rPr>
                <w:sz w:val="18"/>
                <w:szCs w:val="18"/>
              </w:rPr>
              <w:t>Medium</w:t>
            </w:r>
          </w:p>
        </w:tc>
        <w:tc>
          <w:tcPr>
            <w:tcW w:w="1909" w:type="dxa"/>
            <w:tcMar>
              <w:top w:w="60" w:type="dxa"/>
              <w:left w:w="90" w:type="dxa"/>
              <w:bottom w:w="60" w:type="dxa"/>
              <w:right w:w="90" w:type="dxa"/>
            </w:tcMar>
            <w:vAlign w:val="center"/>
          </w:tcPr>
          <w:p w14:paraId="7E69DDFF" w14:textId="77777777" w:rsidR="00D754CC" w:rsidRPr="009F4405" w:rsidRDefault="00D754CC" w:rsidP="00A7321C">
            <w:pPr>
              <w:spacing w:after="40" w:line="230" w:lineRule="auto"/>
              <w:jc w:val="left"/>
            </w:pPr>
            <w:r w:rsidRPr="009F4405">
              <w:rPr>
                <w:sz w:val="18"/>
                <w:szCs w:val="18"/>
              </w:rPr>
              <w:t>Medium</w:t>
            </w:r>
          </w:p>
        </w:tc>
        <w:tc>
          <w:tcPr>
            <w:tcW w:w="566" w:type="dxa"/>
            <w:tcMar>
              <w:top w:w="60" w:type="dxa"/>
              <w:left w:w="90" w:type="dxa"/>
              <w:bottom w:w="60" w:type="dxa"/>
              <w:right w:w="90" w:type="dxa"/>
            </w:tcMar>
            <w:vAlign w:val="center"/>
          </w:tcPr>
          <w:p w14:paraId="3E76883B" w14:textId="77777777" w:rsidR="00D754CC" w:rsidRPr="009F4405" w:rsidRDefault="00D754CC" w:rsidP="00A7321C">
            <w:pPr>
              <w:spacing w:after="40" w:line="230" w:lineRule="auto"/>
              <w:jc w:val="left"/>
            </w:pPr>
            <w:r w:rsidRPr="009F4405">
              <w:rPr>
                <w:sz w:val="18"/>
                <w:szCs w:val="18"/>
              </w:rPr>
              <w:t>N</w:t>
            </w:r>
          </w:p>
        </w:tc>
      </w:tr>
      <w:tr w:rsidR="00D754CC" w:rsidRPr="009F4405" w14:paraId="47D7F613" w14:textId="77777777" w:rsidTr="00C5060B">
        <w:tc>
          <w:tcPr>
            <w:tcW w:w="519" w:type="dxa"/>
            <w:tcMar>
              <w:top w:w="60" w:type="dxa"/>
              <w:left w:w="90" w:type="dxa"/>
              <w:bottom w:w="60" w:type="dxa"/>
              <w:right w:w="90" w:type="dxa"/>
            </w:tcMar>
            <w:vAlign w:val="center"/>
          </w:tcPr>
          <w:p w14:paraId="307ADB4F" w14:textId="1525EA05" w:rsidR="00D754CC" w:rsidRPr="009F4405" w:rsidRDefault="00F100C9" w:rsidP="00A7321C">
            <w:pPr>
              <w:spacing w:after="40" w:line="230" w:lineRule="auto"/>
              <w:jc w:val="left"/>
            </w:pPr>
            <w:r>
              <w:rPr>
                <w:b/>
                <w:bCs/>
                <w:sz w:val="18"/>
                <w:szCs w:val="18"/>
              </w:rPr>
              <w:lastRenderedPageBreak/>
              <w:t>A11</w:t>
            </w:r>
          </w:p>
        </w:tc>
        <w:tc>
          <w:tcPr>
            <w:tcW w:w="3140" w:type="dxa"/>
            <w:tcMar>
              <w:top w:w="60" w:type="dxa"/>
              <w:left w:w="90" w:type="dxa"/>
              <w:bottom w:w="60" w:type="dxa"/>
              <w:right w:w="90" w:type="dxa"/>
            </w:tcMar>
            <w:vAlign w:val="center"/>
          </w:tcPr>
          <w:p w14:paraId="743C3366" w14:textId="23A97E3F" w:rsidR="00D754CC" w:rsidRPr="009F4405" w:rsidRDefault="00D754CC" w:rsidP="00A7321C">
            <w:pPr>
              <w:spacing w:after="40" w:line="230" w:lineRule="auto"/>
              <w:jc w:val="left"/>
            </w:pPr>
            <w:r w:rsidRPr="009F4405">
              <w:rPr>
                <w:sz w:val="18"/>
                <w:szCs w:val="18"/>
              </w:rPr>
              <w:t xml:space="preserve">Single on-site solid-propellant plant (casting and loading) and single BEAP solid-motor test stand at CSG serving both Ariane 6 boosters (P120C/P160C) and the Vega-C first stage, with no back-up test facility for </w:t>
            </w:r>
            <w:r w:rsidR="00F100C9">
              <w:rPr>
                <w:sz w:val="18"/>
                <w:szCs w:val="18"/>
              </w:rPr>
              <w:t>A06</w:t>
            </w:r>
            <w:r w:rsidRPr="009F4405">
              <w:rPr>
                <w:sz w:val="18"/>
                <w:szCs w:val="18"/>
              </w:rPr>
              <w:t xml:space="preserve">-class SRMs — a production or test anomaly grounds both institutional launchers simultaneously (see </w:t>
            </w:r>
            <w:r w:rsidR="0003468C">
              <w:rPr>
                <w:sz w:val="18"/>
                <w:szCs w:val="18"/>
              </w:rPr>
              <w:t>B01</w:t>
            </w:r>
            <w:r w:rsidRPr="009F4405">
              <w:rPr>
                <w:sz w:val="18"/>
                <w:szCs w:val="18"/>
              </w:rPr>
              <w:t>).</w:t>
            </w:r>
          </w:p>
        </w:tc>
        <w:tc>
          <w:tcPr>
            <w:tcW w:w="1265" w:type="dxa"/>
            <w:tcMar>
              <w:top w:w="60" w:type="dxa"/>
              <w:left w:w="90" w:type="dxa"/>
              <w:bottom w:w="60" w:type="dxa"/>
              <w:right w:w="90" w:type="dxa"/>
            </w:tcMar>
            <w:vAlign w:val="center"/>
          </w:tcPr>
          <w:p w14:paraId="448CB7C1" w14:textId="77777777" w:rsidR="00D754CC" w:rsidRPr="009F4405" w:rsidRDefault="00D754CC" w:rsidP="00A7321C">
            <w:pPr>
              <w:spacing w:after="40" w:line="230" w:lineRule="auto"/>
              <w:jc w:val="left"/>
            </w:pPr>
            <w:r w:rsidRPr="009F4405">
              <w:rPr>
                <w:sz w:val="18"/>
                <w:szCs w:val="18"/>
              </w:rPr>
              <w:t>Launch facilities / Testing centres</w:t>
            </w:r>
          </w:p>
        </w:tc>
        <w:tc>
          <w:tcPr>
            <w:tcW w:w="542" w:type="dxa"/>
            <w:tcMar>
              <w:top w:w="60" w:type="dxa"/>
              <w:left w:w="90" w:type="dxa"/>
              <w:bottom w:w="60" w:type="dxa"/>
              <w:right w:w="90" w:type="dxa"/>
            </w:tcMar>
            <w:vAlign w:val="center"/>
          </w:tcPr>
          <w:p w14:paraId="65724FF0" w14:textId="77777777" w:rsidR="00D754CC" w:rsidRPr="009F4405" w:rsidRDefault="00D754CC" w:rsidP="00A7321C">
            <w:pPr>
              <w:spacing w:after="40" w:line="230" w:lineRule="auto"/>
              <w:jc w:val="left"/>
            </w:pPr>
            <w:r w:rsidRPr="009F4405">
              <w:rPr>
                <w:sz w:val="18"/>
                <w:szCs w:val="18"/>
              </w:rPr>
              <w:t>G</w:t>
            </w:r>
          </w:p>
        </w:tc>
        <w:tc>
          <w:tcPr>
            <w:tcW w:w="860" w:type="dxa"/>
            <w:tcMar>
              <w:top w:w="60" w:type="dxa"/>
              <w:left w:w="90" w:type="dxa"/>
              <w:bottom w:w="60" w:type="dxa"/>
              <w:right w:w="90" w:type="dxa"/>
            </w:tcMar>
            <w:vAlign w:val="center"/>
          </w:tcPr>
          <w:p w14:paraId="6D718872" w14:textId="77777777" w:rsidR="00D754CC" w:rsidRPr="009F4405" w:rsidRDefault="00D754CC" w:rsidP="00A7321C">
            <w:pPr>
              <w:spacing w:after="40" w:line="230" w:lineRule="auto"/>
              <w:jc w:val="left"/>
            </w:pPr>
            <w:r w:rsidRPr="009F4405">
              <w:rPr>
                <w:sz w:val="18"/>
                <w:szCs w:val="18"/>
              </w:rPr>
              <w:t>EU-wide</w:t>
            </w:r>
          </w:p>
        </w:tc>
        <w:tc>
          <w:tcPr>
            <w:tcW w:w="799" w:type="dxa"/>
            <w:tcMar>
              <w:top w:w="60" w:type="dxa"/>
              <w:left w:w="90" w:type="dxa"/>
              <w:bottom w:w="60" w:type="dxa"/>
              <w:right w:w="90" w:type="dxa"/>
            </w:tcMar>
            <w:vAlign w:val="center"/>
          </w:tcPr>
          <w:p w14:paraId="378C6A96" w14:textId="77777777" w:rsidR="00D754CC" w:rsidRPr="009F4405" w:rsidRDefault="00D754CC" w:rsidP="00A7321C">
            <w:pPr>
              <w:spacing w:after="40" w:line="230" w:lineRule="auto"/>
              <w:jc w:val="left"/>
            </w:pPr>
            <w:r w:rsidRPr="009F4405">
              <w:rPr>
                <w:sz w:val="18"/>
                <w:szCs w:val="18"/>
              </w:rPr>
              <w:t>High</w:t>
            </w:r>
          </w:p>
        </w:tc>
        <w:tc>
          <w:tcPr>
            <w:tcW w:w="1909" w:type="dxa"/>
            <w:tcMar>
              <w:top w:w="60" w:type="dxa"/>
              <w:left w:w="90" w:type="dxa"/>
              <w:bottom w:w="60" w:type="dxa"/>
              <w:right w:w="90" w:type="dxa"/>
            </w:tcMar>
            <w:vAlign w:val="center"/>
          </w:tcPr>
          <w:p w14:paraId="20E1C8FF" w14:textId="77777777" w:rsidR="00D754CC" w:rsidRPr="009F4405" w:rsidRDefault="00D754CC" w:rsidP="00A7321C">
            <w:pPr>
              <w:spacing w:after="40" w:line="230" w:lineRule="auto"/>
              <w:jc w:val="left"/>
            </w:pPr>
            <w:r w:rsidRPr="009F4405">
              <w:rPr>
                <w:sz w:val="18"/>
                <w:szCs w:val="18"/>
              </w:rPr>
              <w:t>Short</w:t>
            </w:r>
          </w:p>
        </w:tc>
        <w:tc>
          <w:tcPr>
            <w:tcW w:w="566" w:type="dxa"/>
            <w:tcMar>
              <w:top w:w="60" w:type="dxa"/>
              <w:left w:w="90" w:type="dxa"/>
              <w:bottom w:w="60" w:type="dxa"/>
              <w:right w:w="90" w:type="dxa"/>
            </w:tcMar>
            <w:vAlign w:val="center"/>
          </w:tcPr>
          <w:p w14:paraId="10E8A393" w14:textId="77777777" w:rsidR="00D754CC" w:rsidRPr="009F4405" w:rsidRDefault="00D754CC" w:rsidP="00A7321C">
            <w:pPr>
              <w:spacing w:after="40" w:line="230" w:lineRule="auto"/>
              <w:jc w:val="left"/>
            </w:pPr>
            <w:r w:rsidRPr="009F4405">
              <w:rPr>
                <w:sz w:val="18"/>
                <w:szCs w:val="18"/>
              </w:rPr>
              <w:t>Y</w:t>
            </w:r>
          </w:p>
        </w:tc>
      </w:tr>
      <w:tr w:rsidR="00D754CC" w:rsidRPr="009F4405" w14:paraId="38ACC22A" w14:textId="77777777" w:rsidTr="00C5060B">
        <w:tc>
          <w:tcPr>
            <w:tcW w:w="519" w:type="dxa"/>
            <w:tcMar>
              <w:top w:w="60" w:type="dxa"/>
              <w:left w:w="90" w:type="dxa"/>
              <w:bottom w:w="60" w:type="dxa"/>
              <w:right w:w="90" w:type="dxa"/>
            </w:tcMar>
            <w:vAlign w:val="center"/>
          </w:tcPr>
          <w:p w14:paraId="43080F2B" w14:textId="5AFCC474" w:rsidR="00D754CC" w:rsidRPr="009F4405" w:rsidRDefault="00F100C9" w:rsidP="00A7321C">
            <w:pPr>
              <w:spacing w:after="40" w:line="230" w:lineRule="auto"/>
              <w:jc w:val="left"/>
            </w:pPr>
            <w:r>
              <w:rPr>
                <w:b/>
                <w:bCs/>
                <w:sz w:val="18"/>
                <w:szCs w:val="18"/>
              </w:rPr>
              <w:t>A12</w:t>
            </w:r>
          </w:p>
        </w:tc>
        <w:tc>
          <w:tcPr>
            <w:tcW w:w="3140" w:type="dxa"/>
            <w:tcMar>
              <w:top w:w="60" w:type="dxa"/>
              <w:left w:w="90" w:type="dxa"/>
              <w:bottom w:w="60" w:type="dxa"/>
              <w:right w:w="90" w:type="dxa"/>
            </w:tcMar>
            <w:vAlign w:val="center"/>
          </w:tcPr>
          <w:p w14:paraId="273ABD6A" w14:textId="72FE72FF" w:rsidR="00D754CC" w:rsidRPr="009F4405" w:rsidRDefault="00D754CC" w:rsidP="00A7321C">
            <w:pPr>
              <w:spacing w:after="40" w:line="230" w:lineRule="auto"/>
              <w:jc w:val="left"/>
            </w:pPr>
            <w:r w:rsidRPr="009F4405">
              <w:rPr>
                <w:sz w:val="18"/>
                <w:szCs w:val="18"/>
              </w:rPr>
              <w:t xml:space="preserve">DLR Lampoldshausen P5.2 as the only European bench able to qualify entire cryogenic upper stages, and P4 as the only European high-altitude engine simulation facility — no back-up ground-firing capacity for liquid/cryogenic engines and no redundant qualification path (see </w:t>
            </w:r>
            <w:r w:rsidR="0003468C">
              <w:rPr>
                <w:sz w:val="18"/>
                <w:szCs w:val="18"/>
              </w:rPr>
              <w:t>B02</w:t>
            </w:r>
            <w:r w:rsidRPr="009F4405">
              <w:rPr>
                <w:sz w:val="18"/>
                <w:szCs w:val="18"/>
              </w:rPr>
              <w:t>).</w:t>
            </w:r>
          </w:p>
        </w:tc>
        <w:tc>
          <w:tcPr>
            <w:tcW w:w="1265" w:type="dxa"/>
            <w:tcMar>
              <w:top w:w="60" w:type="dxa"/>
              <w:left w:w="90" w:type="dxa"/>
              <w:bottom w:w="60" w:type="dxa"/>
              <w:right w:w="90" w:type="dxa"/>
            </w:tcMar>
            <w:vAlign w:val="center"/>
          </w:tcPr>
          <w:p w14:paraId="1381485A" w14:textId="77777777" w:rsidR="00D754CC" w:rsidRPr="009F4405" w:rsidRDefault="00D754CC" w:rsidP="00A7321C">
            <w:pPr>
              <w:spacing w:after="40" w:line="230" w:lineRule="auto"/>
              <w:jc w:val="left"/>
            </w:pPr>
            <w:r w:rsidRPr="009F4405">
              <w:rPr>
                <w:sz w:val="18"/>
                <w:szCs w:val="18"/>
              </w:rPr>
              <w:t>Testing centres</w:t>
            </w:r>
          </w:p>
        </w:tc>
        <w:tc>
          <w:tcPr>
            <w:tcW w:w="542" w:type="dxa"/>
            <w:tcMar>
              <w:top w:w="60" w:type="dxa"/>
              <w:left w:w="90" w:type="dxa"/>
              <w:bottom w:w="60" w:type="dxa"/>
              <w:right w:w="90" w:type="dxa"/>
            </w:tcMar>
            <w:vAlign w:val="center"/>
          </w:tcPr>
          <w:p w14:paraId="61C16B0D" w14:textId="77777777" w:rsidR="00D754CC" w:rsidRPr="009F4405" w:rsidRDefault="00D754CC" w:rsidP="00A7321C">
            <w:pPr>
              <w:spacing w:after="40" w:line="230" w:lineRule="auto"/>
              <w:jc w:val="left"/>
            </w:pPr>
            <w:r w:rsidRPr="009F4405">
              <w:rPr>
                <w:sz w:val="18"/>
                <w:szCs w:val="18"/>
              </w:rPr>
              <w:t>G</w:t>
            </w:r>
          </w:p>
        </w:tc>
        <w:tc>
          <w:tcPr>
            <w:tcW w:w="860" w:type="dxa"/>
            <w:tcMar>
              <w:top w:w="60" w:type="dxa"/>
              <w:left w:w="90" w:type="dxa"/>
              <w:bottom w:w="60" w:type="dxa"/>
              <w:right w:w="90" w:type="dxa"/>
            </w:tcMar>
            <w:vAlign w:val="center"/>
          </w:tcPr>
          <w:p w14:paraId="5434C111" w14:textId="77777777" w:rsidR="00D754CC" w:rsidRPr="009F4405" w:rsidRDefault="00D754CC" w:rsidP="00A7321C">
            <w:pPr>
              <w:spacing w:after="40" w:line="230" w:lineRule="auto"/>
              <w:jc w:val="left"/>
            </w:pPr>
            <w:r w:rsidRPr="009F4405">
              <w:rPr>
                <w:sz w:val="18"/>
                <w:szCs w:val="18"/>
              </w:rPr>
              <w:t>EU-wide</w:t>
            </w:r>
          </w:p>
        </w:tc>
        <w:tc>
          <w:tcPr>
            <w:tcW w:w="799" w:type="dxa"/>
            <w:tcMar>
              <w:top w:w="60" w:type="dxa"/>
              <w:left w:w="90" w:type="dxa"/>
              <w:bottom w:w="60" w:type="dxa"/>
              <w:right w:w="90" w:type="dxa"/>
            </w:tcMar>
            <w:vAlign w:val="center"/>
          </w:tcPr>
          <w:p w14:paraId="06DF7FDF" w14:textId="77777777" w:rsidR="00D754CC" w:rsidRPr="009F4405" w:rsidRDefault="00D754CC" w:rsidP="00A7321C">
            <w:pPr>
              <w:spacing w:after="40" w:line="230" w:lineRule="auto"/>
              <w:jc w:val="left"/>
            </w:pPr>
            <w:r w:rsidRPr="009F4405">
              <w:rPr>
                <w:sz w:val="18"/>
                <w:szCs w:val="18"/>
              </w:rPr>
              <w:t>High</w:t>
            </w:r>
          </w:p>
        </w:tc>
        <w:tc>
          <w:tcPr>
            <w:tcW w:w="1909" w:type="dxa"/>
            <w:tcMar>
              <w:top w:w="60" w:type="dxa"/>
              <w:left w:w="90" w:type="dxa"/>
              <w:bottom w:w="60" w:type="dxa"/>
              <w:right w:w="90" w:type="dxa"/>
            </w:tcMar>
            <w:vAlign w:val="center"/>
          </w:tcPr>
          <w:p w14:paraId="4739478E" w14:textId="77777777" w:rsidR="00D754CC" w:rsidRPr="009F4405" w:rsidRDefault="00D754CC" w:rsidP="00A7321C">
            <w:pPr>
              <w:spacing w:after="40" w:line="230" w:lineRule="auto"/>
              <w:jc w:val="left"/>
            </w:pPr>
            <w:r w:rsidRPr="009F4405">
              <w:rPr>
                <w:sz w:val="18"/>
                <w:szCs w:val="18"/>
              </w:rPr>
              <w:t>Short</w:t>
            </w:r>
          </w:p>
        </w:tc>
        <w:tc>
          <w:tcPr>
            <w:tcW w:w="566" w:type="dxa"/>
            <w:tcMar>
              <w:top w:w="60" w:type="dxa"/>
              <w:left w:w="90" w:type="dxa"/>
              <w:bottom w:w="60" w:type="dxa"/>
              <w:right w:w="90" w:type="dxa"/>
            </w:tcMar>
            <w:vAlign w:val="center"/>
          </w:tcPr>
          <w:p w14:paraId="7B7AFF9A" w14:textId="77777777" w:rsidR="00D754CC" w:rsidRPr="009F4405" w:rsidRDefault="00D754CC" w:rsidP="00A7321C">
            <w:pPr>
              <w:spacing w:after="40" w:line="230" w:lineRule="auto"/>
              <w:jc w:val="left"/>
            </w:pPr>
            <w:r w:rsidRPr="009F4405">
              <w:rPr>
                <w:sz w:val="18"/>
                <w:szCs w:val="18"/>
              </w:rPr>
              <w:t>Y</w:t>
            </w:r>
          </w:p>
        </w:tc>
      </w:tr>
      <w:tr w:rsidR="00D754CC" w:rsidRPr="009F4405" w14:paraId="3CD15B7E" w14:textId="77777777" w:rsidTr="00C5060B">
        <w:tc>
          <w:tcPr>
            <w:tcW w:w="519" w:type="dxa"/>
            <w:tcMar>
              <w:top w:w="60" w:type="dxa"/>
              <w:left w:w="90" w:type="dxa"/>
              <w:bottom w:w="60" w:type="dxa"/>
              <w:right w:w="90" w:type="dxa"/>
            </w:tcMar>
            <w:vAlign w:val="center"/>
          </w:tcPr>
          <w:p w14:paraId="56A18B9D" w14:textId="38A6E20F" w:rsidR="00D754CC" w:rsidRPr="009F4405" w:rsidRDefault="00F100C9" w:rsidP="00A7321C">
            <w:pPr>
              <w:spacing w:after="40" w:line="230" w:lineRule="auto"/>
              <w:jc w:val="left"/>
            </w:pPr>
            <w:r>
              <w:rPr>
                <w:b/>
                <w:bCs/>
                <w:sz w:val="18"/>
                <w:szCs w:val="18"/>
              </w:rPr>
              <w:t>A13</w:t>
            </w:r>
          </w:p>
        </w:tc>
        <w:tc>
          <w:tcPr>
            <w:tcW w:w="3140" w:type="dxa"/>
            <w:tcMar>
              <w:top w:w="60" w:type="dxa"/>
              <w:left w:w="90" w:type="dxa"/>
              <w:bottom w:w="60" w:type="dxa"/>
              <w:right w:w="90" w:type="dxa"/>
            </w:tcMar>
            <w:vAlign w:val="center"/>
          </w:tcPr>
          <w:p w14:paraId="0E75F562" w14:textId="77777777" w:rsidR="00D754CC" w:rsidRPr="009F4405" w:rsidRDefault="00D754CC" w:rsidP="00A7321C">
            <w:pPr>
              <w:spacing w:after="40" w:line="230" w:lineRule="auto"/>
              <w:jc w:val="left"/>
            </w:pPr>
            <w:r w:rsidRPr="009F4405">
              <w:rPr>
                <w:sz w:val="18"/>
                <w:szCs w:val="18"/>
              </w:rPr>
              <w:t>No reuse plan for Cornwall — invested capital not repurposed for medium-launcher or reusability programmes.</w:t>
            </w:r>
          </w:p>
        </w:tc>
        <w:tc>
          <w:tcPr>
            <w:tcW w:w="1265" w:type="dxa"/>
            <w:tcMar>
              <w:top w:w="60" w:type="dxa"/>
              <w:left w:w="90" w:type="dxa"/>
              <w:bottom w:w="60" w:type="dxa"/>
              <w:right w:w="90" w:type="dxa"/>
            </w:tcMar>
            <w:vAlign w:val="center"/>
          </w:tcPr>
          <w:p w14:paraId="5E5360EE" w14:textId="77777777" w:rsidR="00D754CC" w:rsidRPr="009F4405" w:rsidRDefault="00D754CC" w:rsidP="00A7321C">
            <w:pPr>
              <w:spacing w:after="40" w:line="230" w:lineRule="auto"/>
              <w:jc w:val="left"/>
            </w:pPr>
            <w:r w:rsidRPr="009F4405">
              <w:rPr>
                <w:sz w:val="18"/>
                <w:szCs w:val="18"/>
              </w:rPr>
              <w:t>Launch facilities</w:t>
            </w:r>
          </w:p>
        </w:tc>
        <w:tc>
          <w:tcPr>
            <w:tcW w:w="542" w:type="dxa"/>
            <w:tcMar>
              <w:top w:w="60" w:type="dxa"/>
              <w:left w:w="90" w:type="dxa"/>
              <w:bottom w:w="60" w:type="dxa"/>
              <w:right w:w="90" w:type="dxa"/>
            </w:tcMar>
            <w:vAlign w:val="center"/>
          </w:tcPr>
          <w:p w14:paraId="3FBA6A5F" w14:textId="77777777" w:rsidR="00D754CC" w:rsidRPr="009F4405" w:rsidRDefault="00D754CC" w:rsidP="00A7321C">
            <w:pPr>
              <w:spacing w:after="40" w:line="230" w:lineRule="auto"/>
              <w:jc w:val="left"/>
            </w:pPr>
            <w:r w:rsidRPr="009F4405">
              <w:rPr>
                <w:sz w:val="18"/>
                <w:szCs w:val="18"/>
              </w:rPr>
              <w:t>G</w:t>
            </w:r>
          </w:p>
        </w:tc>
        <w:tc>
          <w:tcPr>
            <w:tcW w:w="860" w:type="dxa"/>
            <w:tcMar>
              <w:top w:w="60" w:type="dxa"/>
              <w:left w:w="90" w:type="dxa"/>
              <w:bottom w:w="60" w:type="dxa"/>
              <w:right w:w="90" w:type="dxa"/>
            </w:tcMar>
            <w:vAlign w:val="center"/>
          </w:tcPr>
          <w:p w14:paraId="6D8F852B" w14:textId="77777777" w:rsidR="00D754CC" w:rsidRPr="009F4405" w:rsidRDefault="00D754CC" w:rsidP="00A7321C">
            <w:pPr>
              <w:spacing w:after="40" w:line="230" w:lineRule="auto"/>
              <w:jc w:val="left"/>
            </w:pPr>
            <w:r w:rsidRPr="009F4405">
              <w:rPr>
                <w:sz w:val="18"/>
                <w:szCs w:val="18"/>
              </w:rPr>
              <w:t>EU-wide</w:t>
            </w:r>
          </w:p>
        </w:tc>
        <w:tc>
          <w:tcPr>
            <w:tcW w:w="799" w:type="dxa"/>
            <w:tcMar>
              <w:top w:w="60" w:type="dxa"/>
              <w:left w:w="90" w:type="dxa"/>
              <w:bottom w:w="60" w:type="dxa"/>
              <w:right w:w="90" w:type="dxa"/>
            </w:tcMar>
            <w:vAlign w:val="center"/>
          </w:tcPr>
          <w:p w14:paraId="35F4A77A" w14:textId="77777777" w:rsidR="00D754CC" w:rsidRPr="009F4405" w:rsidRDefault="00D754CC" w:rsidP="00A7321C">
            <w:pPr>
              <w:spacing w:after="40" w:line="230" w:lineRule="auto"/>
              <w:jc w:val="left"/>
            </w:pPr>
            <w:r w:rsidRPr="009F4405">
              <w:rPr>
                <w:sz w:val="18"/>
                <w:szCs w:val="18"/>
              </w:rPr>
              <w:t>Medium</w:t>
            </w:r>
          </w:p>
        </w:tc>
        <w:tc>
          <w:tcPr>
            <w:tcW w:w="1909" w:type="dxa"/>
            <w:tcMar>
              <w:top w:w="60" w:type="dxa"/>
              <w:left w:w="90" w:type="dxa"/>
              <w:bottom w:w="60" w:type="dxa"/>
              <w:right w:w="90" w:type="dxa"/>
            </w:tcMar>
            <w:vAlign w:val="center"/>
          </w:tcPr>
          <w:p w14:paraId="05C9B9AF" w14:textId="77777777" w:rsidR="00D754CC" w:rsidRPr="009F4405" w:rsidRDefault="00D754CC" w:rsidP="00A7321C">
            <w:pPr>
              <w:spacing w:after="40" w:line="230" w:lineRule="auto"/>
              <w:jc w:val="left"/>
            </w:pPr>
            <w:r w:rsidRPr="009F4405">
              <w:rPr>
                <w:sz w:val="18"/>
                <w:szCs w:val="18"/>
              </w:rPr>
              <w:t>Medium</w:t>
            </w:r>
          </w:p>
        </w:tc>
        <w:tc>
          <w:tcPr>
            <w:tcW w:w="566" w:type="dxa"/>
            <w:tcMar>
              <w:top w:w="60" w:type="dxa"/>
              <w:left w:w="90" w:type="dxa"/>
              <w:bottom w:w="60" w:type="dxa"/>
              <w:right w:w="90" w:type="dxa"/>
            </w:tcMar>
            <w:vAlign w:val="center"/>
          </w:tcPr>
          <w:p w14:paraId="26E51131" w14:textId="77777777" w:rsidR="00D754CC" w:rsidRPr="009F4405" w:rsidRDefault="00D754CC" w:rsidP="00A7321C">
            <w:pPr>
              <w:spacing w:after="40" w:line="230" w:lineRule="auto"/>
              <w:jc w:val="left"/>
            </w:pPr>
            <w:r w:rsidRPr="009F4405">
              <w:rPr>
                <w:sz w:val="18"/>
                <w:szCs w:val="18"/>
              </w:rPr>
              <w:t>N</w:t>
            </w:r>
          </w:p>
        </w:tc>
      </w:tr>
      <w:tr w:rsidR="00D754CC" w:rsidRPr="009F4405" w14:paraId="5E875EC9" w14:textId="77777777" w:rsidTr="00C5060B">
        <w:tc>
          <w:tcPr>
            <w:tcW w:w="519" w:type="dxa"/>
            <w:tcMar>
              <w:top w:w="60" w:type="dxa"/>
              <w:left w:w="90" w:type="dxa"/>
              <w:bottom w:w="60" w:type="dxa"/>
              <w:right w:w="90" w:type="dxa"/>
            </w:tcMar>
            <w:vAlign w:val="center"/>
          </w:tcPr>
          <w:p w14:paraId="46AFD0AE" w14:textId="7985DF0D" w:rsidR="00D754CC" w:rsidRPr="009F4405" w:rsidRDefault="00F100C9" w:rsidP="00A7321C">
            <w:pPr>
              <w:spacing w:after="40" w:line="230" w:lineRule="auto"/>
              <w:jc w:val="left"/>
            </w:pPr>
            <w:r>
              <w:rPr>
                <w:b/>
                <w:bCs/>
                <w:sz w:val="18"/>
                <w:szCs w:val="18"/>
              </w:rPr>
              <w:t>A14</w:t>
            </w:r>
          </w:p>
        </w:tc>
        <w:tc>
          <w:tcPr>
            <w:tcW w:w="3140" w:type="dxa"/>
            <w:tcMar>
              <w:top w:w="60" w:type="dxa"/>
              <w:left w:w="90" w:type="dxa"/>
              <w:bottom w:w="60" w:type="dxa"/>
              <w:right w:w="90" w:type="dxa"/>
            </w:tcMar>
            <w:vAlign w:val="center"/>
          </w:tcPr>
          <w:p w14:paraId="61E5903B" w14:textId="77777777" w:rsidR="00D754CC" w:rsidRPr="009F4405" w:rsidRDefault="00D754CC" w:rsidP="00A7321C">
            <w:pPr>
              <w:spacing w:after="40" w:line="230" w:lineRule="auto"/>
              <w:jc w:val="left"/>
            </w:pPr>
            <w:r w:rsidRPr="009F4405">
              <w:rPr>
                <w:sz w:val="18"/>
                <w:szCs w:val="18"/>
              </w:rPr>
              <w:t>Limited existing capacity to operate parallel heavy or medium-lift campaigns (assembly, integration, payload preparation) at CSG; reducing time between launches is an ongoing effort.</w:t>
            </w:r>
          </w:p>
        </w:tc>
        <w:tc>
          <w:tcPr>
            <w:tcW w:w="1265" w:type="dxa"/>
            <w:tcMar>
              <w:top w:w="60" w:type="dxa"/>
              <w:left w:w="90" w:type="dxa"/>
              <w:bottom w:w="60" w:type="dxa"/>
              <w:right w:w="90" w:type="dxa"/>
            </w:tcMar>
            <w:vAlign w:val="center"/>
          </w:tcPr>
          <w:p w14:paraId="3EDB0C4A" w14:textId="77777777" w:rsidR="00D754CC" w:rsidRPr="009F4405" w:rsidRDefault="00D754CC" w:rsidP="00A7321C">
            <w:pPr>
              <w:spacing w:after="40" w:line="230" w:lineRule="auto"/>
              <w:jc w:val="left"/>
            </w:pPr>
            <w:r w:rsidRPr="009F4405">
              <w:rPr>
                <w:sz w:val="18"/>
                <w:szCs w:val="18"/>
              </w:rPr>
              <w:t>Manufacturing &amp; assembly</w:t>
            </w:r>
          </w:p>
        </w:tc>
        <w:tc>
          <w:tcPr>
            <w:tcW w:w="542" w:type="dxa"/>
            <w:tcMar>
              <w:top w:w="60" w:type="dxa"/>
              <w:left w:w="90" w:type="dxa"/>
              <w:bottom w:w="60" w:type="dxa"/>
              <w:right w:w="90" w:type="dxa"/>
            </w:tcMar>
            <w:vAlign w:val="center"/>
          </w:tcPr>
          <w:p w14:paraId="74733916" w14:textId="77777777" w:rsidR="00D754CC" w:rsidRPr="009F4405" w:rsidRDefault="00D754CC" w:rsidP="00A7321C">
            <w:pPr>
              <w:spacing w:after="40" w:line="230" w:lineRule="auto"/>
              <w:jc w:val="left"/>
            </w:pPr>
            <w:r w:rsidRPr="009F4405">
              <w:rPr>
                <w:sz w:val="18"/>
                <w:szCs w:val="18"/>
              </w:rPr>
              <w:t>B</w:t>
            </w:r>
          </w:p>
        </w:tc>
        <w:tc>
          <w:tcPr>
            <w:tcW w:w="860" w:type="dxa"/>
            <w:tcMar>
              <w:top w:w="60" w:type="dxa"/>
              <w:left w:w="90" w:type="dxa"/>
              <w:bottom w:w="60" w:type="dxa"/>
              <w:right w:w="90" w:type="dxa"/>
            </w:tcMar>
            <w:vAlign w:val="center"/>
          </w:tcPr>
          <w:p w14:paraId="036208C4" w14:textId="77777777" w:rsidR="00D754CC" w:rsidRPr="009F4405" w:rsidRDefault="00D754CC" w:rsidP="00A7321C">
            <w:pPr>
              <w:spacing w:after="40" w:line="230" w:lineRule="auto"/>
              <w:jc w:val="left"/>
            </w:pPr>
            <w:r w:rsidRPr="009F4405">
              <w:rPr>
                <w:sz w:val="18"/>
                <w:szCs w:val="18"/>
              </w:rPr>
              <w:t>Site-specific</w:t>
            </w:r>
          </w:p>
        </w:tc>
        <w:tc>
          <w:tcPr>
            <w:tcW w:w="799" w:type="dxa"/>
            <w:tcMar>
              <w:top w:w="60" w:type="dxa"/>
              <w:left w:w="90" w:type="dxa"/>
              <w:bottom w:w="60" w:type="dxa"/>
              <w:right w:w="90" w:type="dxa"/>
            </w:tcMar>
            <w:vAlign w:val="center"/>
          </w:tcPr>
          <w:p w14:paraId="62F6FFC6" w14:textId="77777777" w:rsidR="00D754CC" w:rsidRPr="009F4405" w:rsidRDefault="00D754CC" w:rsidP="00A7321C">
            <w:pPr>
              <w:spacing w:after="40" w:line="230" w:lineRule="auto"/>
              <w:jc w:val="left"/>
            </w:pPr>
            <w:r w:rsidRPr="009F4405">
              <w:rPr>
                <w:sz w:val="18"/>
                <w:szCs w:val="18"/>
              </w:rPr>
              <w:t>Medium</w:t>
            </w:r>
          </w:p>
        </w:tc>
        <w:tc>
          <w:tcPr>
            <w:tcW w:w="1909" w:type="dxa"/>
            <w:tcMar>
              <w:top w:w="60" w:type="dxa"/>
              <w:left w:w="90" w:type="dxa"/>
              <w:bottom w:w="60" w:type="dxa"/>
              <w:right w:w="90" w:type="dxa"/>
            </w:tcMar>
            <w:vAlign w:val="center"/>
          </w:tcPr>
          <w:p w14:paraId="38BF2E17" w14:textId="77777777" w:rsidR="00D754CC" w:rsidRPr="009F4405" w:rsidRDefault="00D754CC" w:rsidP="00A7321C">
            <w:pPr>
              <w:spacing w:after="40" w:line="230" w:lineRule="auto"/>
              <w:jc w:val="left"/>
            </w:pPr>
            <w:r w:rsidRPr="009F4405">
              <w:rPr>
                <w:sz w:val="18"/>
                <w:szCs w:val="18"/>
              </w:rPr>
              <w:t>Medium</w:t>
            </w:r>
          </w:p>
        </w:tc>
        <w:tc>
          <w:tcPr>
            <w:tcW w:w="566" w:type="dxa"/>
            <w:tcMar>
              <w:top w:w="60" w:type="dxa"/>
              <w:left w:w="90" w:type="dxa"/>
              <w:bottom w:w="60" w:type="dxa"/>
              <w:right w:w="90" w:type="dxa"/>
            </w:tcMar>
            <w:vAlign w:val="center"/>
          </w:tcPr>
          <w:p w14:paraId="1957F60F" w14:textId="77777777" w:rsidR="00D754CC" w:rsidRPr="009F4405" w:rsidRDefault="00D754CC" w:rsidP="00A7321C">
            <w:pPr>
              <w:spacing w:after="40" w:line="230" w:lineRule="auto"/>
              <w:jc w:val="left"/>
            </w:pPr>
            <w:r w:rsidRPr="009F4405">
              <w:rPr>
                <w:sz w:val="18"/>
                <w:szCs w:val="18"/>
              </w:rPr>
              <w:t>N</w:t>
            </w:r>
          </w:p>
        </w:tc>
      </w:tr>
      <w:tr w:rsidR="00D754CC" w:rsidRPr="009F4405" w14:paraId="0903545A" w14:textId="77777777" w:rsidTr="00C5060B">
        <w:tc>
          <w:tcPr>
            <w:tcW w:w="519" w:type="dxa"/>
            <w:tcMar>
              <w:top w:w="60" w:type="dxa"/>
              <w:left w:w="90" w:type="dxa"/>
              <w:bottom w:w="60" w:type="dxa"/>
              <w:right w:w="90" w:type="dxa"/>
            </w:tcMar>
            <w:vAlign w:val="center"/>
          </w:tcPr>
          <w:p w14:paraId="0A4C2DD9" w14:textId="35CCC23E" w:rsidR="00D754CC" w:rsidRPr="009F4405" w:rsidRDefault="00F100C9" w:rsidP="00A7321C">
            <w:pPr>
              <w:spacing w:after="40" w:line="230" w:lineRule="auto"/>
              <w:jc w:val="left"/>
            </w:pPr>
            <w:r>
              <w:rPr>
                <w:b/>
                <w:bCs/>
                <w:sz w:val="18"/>
                <w:szCs w:val="18"/>
              </w:rPr>
              <w:t>A15</w:t>
            </w:r>
          </w:p>
        </w:tc>
        <w:tc>
          <w:tcPr>
            <w:tcW w:w="3140" w:type="dxa"/>
            <w:tcMar>
              <w:top w:w="60" w:type="dxa"/>
              <w:left w:w="90" w:type="dxa"/>
              <w:bottom w:w="60" w:type="dxa"/>
              <w:right w:w="90" w:type="dxa"/>
            </w:tcMar>
            <w:vAlign w:val="center"/>
          </w:tcPr>
          <w:p w14:paraId="278795BB" w14:textId="77777777" w:rsidR="00D754CC" w:rsidRPr="009F4405" w:rsidRDefault="00D754CC" w:rsidP="00A7321C">
            <w:pPr>
              <w:spacing w:after="40" w:line="230" w:lineRule="auto"/>
              <w:jc w:val="left"/>
            </w:pPr>
            <w:r w:rsidRPr="009F4405">
              <w:rPr>
                <w:sz w:val="18"/>
                <w:szCs w:val="18"/>
              </w:rPr>
              <w:t>A single range/mission-level control room (Jupiter 2) for real-time monitoring, control and coordination of launcher countdowns and flight operations.</w:t>
            </w:r>
          </w:p>
        </w:tc>
        <w:tc>
          <w:tcPr>
            <w:tcW w:w="1265" w:type="dxa"/>
            <w:tcMar>
              <w:top w:w="60" w:type="dxa"/>
              <w:left w:w="90" w:type="dxa"/>
              <w:bottom w:w="60" w:type="dxa"/>
              <w:right w:w="90" w:type="dxa"/>
            </w:tcMar>
            <w:vAlign w:val="center"/>
          </w:tcPr>
          <w:p w14:paraId="1787EDBE" w14:textId="77777777" w:rsidR="00D754CC" w:rsidRPr="009F4405" w:rsidRDefault="00D754CC" w:rsidP="00A7321C">
            <w:pPr>
              <w:spacing w:after="40" w:line="230" w:lineRule="auto"/>
              <w:jc w:val="left"/>
            </w:pPr>
            <w:r w:rsidRPr="009F4405">
              <w:rPr>
                <w:sz w:val="18"/>
                <w:szCs w:val="18"/>
              </w:rPr>
              <w:t>Operations centres</w:t>
            </w:r>
          </w:p>
        </w:tc>
        <w:tc>
          <w:tcPr>
            <w:tcW w:w="542" w:type="dxa"/>
            <w:tcMar>
              <w:top w:w="60" w:type="dxa"/>
              <w:left w:w="90" w:type="dxa"/>
              <w:bottom w:w="60" w:type="dxa"/>
              <w:right w:w="90" w:type="dxa"/>
            </w:tcMar>
            <w:vAlign w:val="center"/>
          </w:tcPr>
          <w:p w14:paraId="54B85E73" w14:textId="77777777" w:rsidR="00D754CC" w:rsidRPr="009F4405" w:rsidRDefault="00D754CC" w:rsidP="00A7321C">
            <w:pPr>
              <w:spacing w:after="40" w:line="230" w:lineRule="auto"/>
              <w:jc w:val="left"/>
            </w:pPr>
            <w:r w:rsidRPr="009F4405">
              <w:rPr>
                <w:sz w:val="18"/>
                <w:szCs w:val="18"/>
              </w:rPr>
              <w:t>B</w:t>
            </w:r>
          </w:p>
        </w:tc>
        <w:tc>
          <w:tcPr>
            <w:tcW w:w="860" w:type="dxa"/>
            <w:tcMar>
              <w:top w:w="60" w:type="dxa"/>
              <w:left w:w="90" w:type="dxa"/>
              <w:bottom w:w="60" w:type="dxa"/>
              <w:right w:w="90" w:type="dxa"/>
            </w:tcMar>
            <w:vAlign w:val="center"/>
          </w:tcPr>
          <w:p w14:paraId="400C461B" w14:textId="77777777" w:rsidR="00D754CC" w:rsidRPr="009F4405" w:rsidRDefault="00D754CC" w:rsidP="00A7321C">
            <w:pPr>
              <w:spacing w:after="40" w:line="230" w:lineRule="auto"/>
              <w:jc w:val="left"/>
            </w:pPr>
            <w:r w:rsidRPr="009F4405">
              <w:rPr>
                <w:sz w:val="18"/>
                <w:szCs w:val="18"/>
              </w:rPr>
              <w:t>Site-specific</w:t>
            </w:r>
          </w:p>
        </w:tc>
        <w:tc>
          <w:tcPr>
            <w:tcW w:w="799" w:type="dxa"/>
            <w:tcMar>
              <w:top w:w="60" w:type="dxa"/>
              <w:left w:w="90" w:type="dxa"/>
              <w:bottom w:w="60" w:type="dxa"/>
              <w:right w:w="90" w:type="dxa"/>
            </w:tcMar>
            <w:vAlign w:val="center"/>
          </w:tcPr>
          <w:p w14:paraId="31EA5BF7" w14:textId="77777777" w:rsidR="00D754CC" w:rsidRPr="009F4405" w:rsidRDefault="00D754CC" w:rsidP="00A7321C">
            <w:pPr>
              <w:spacing w:after="40" w:line="230" w:lineRule="auto"/>
              <w:jc w:val="left"/>
            </w:pPr>
            <w:r w:rsidRPr="009F4405">
              <w:rPr>
                <w:sz w:val="18"/>
                <w:szCs w:val="18"/>
              </w:rPr>
              <w:t>High</w:t>
            </w:r>
          </w:p>
        </w:tc>
        <w:tc>
          <w:tcPr>
            <w:tcW w:w="1909" w:type="dxa"/>
            <w:tcMar>
              <w:top w:w="60" w:type="dxa"/>
              <w:left w:w="90" w:type="dxa"/>
              <w:bottom w:w="60" w:type="dxa"/>
              <w:right w:w="90" w:type="dxa"/>
            </w:tcMar>
            <w:vAlign w:val="center"/>
          </w:tcPr>
          <w:p w14:paraId="06D6EAA0" w14:textId="77777777" w:rsidR="00D754CC" w:rsidRPr="009F4405" w:rsidRDefault="00D754CC" w:rsidP="00A7321C">
            <w:pPr>
              <w:spacing w:after="40" w:line="230" w:lineRule="auto"/>
              <w:jc w:val="left"/>
            </w:pPr>
            <w:r w:rsidRPr="009F4405">
              <w:rPr>
                <w:sz w:val="18"/>
                <w:szCs w:val="18"/>
              </w:rPr>
              <w:t>Short</w:t>
            </w:r>
          </w:p>
        </w:tc>
        <w:tc>
          <w:tcPr>
            <w:tcW w:w="566" w:type="dxa"/>
            <w:tcMar>
              <w:top w:w="60" w:type="dxa"/>
              <w:left w:w="90" w:type="dxa"/>
              <w:bottom w:w="60" w:type="dxa"/>
              <w:right w:w="90" w:type="dxa"/>
            </w:tcMar>
            <w:vAlign w:val="center"/>
          </w:tcPr>
          <w:p w14:paraId="7DF3B212" w14:textId="77777777" w:rsidR="00D754CC" w:rsidRPr="009F4405" w:rsidRDefault="00D754CC" w:rsidP="00A7321C">
            <w:pPr>
              <w:spacing w:after="40" w:line="230" w:lineRule="auto"/>
              <w:jc w:val="left"/>
            </w:pPr>
            <w:r w:rsidRPr="009F4405">
              <w:rPr>
                <w:sz w:val="18"/>
                <w:szCs w:val="18"/>
              </w:rPr>
              <w:t>Y</w:t>
            </w:r>
          </w:p>
        </w:tc>
      </w:tr>
      <w:tr w:rsidR="003A7C13" w:rsidRPr="009F4405" w14:paraId="5242A499" w14:textId="77777777" w:rsidTr="00C5060B">
        <w:tc>
          <w:tcPr>
            <w:tcW w:w="519" w:type="dxa"/>
            <w:tcMar>
              <w:top w:w="60" w:type="dxa"/>
              <w:left w:w="90" w:type="dxa"/>
              <w:bottom w:w="60" w:type="dxa"/>
              <w:right w:w="90" w:type="dxa"/>
            </w:tcMar>
            <w:vAlign w:val="center"/>
          </w:tcPr>
          <w:p w14:paraId="0DFD419C" w14:textId="5E147F55" w:rsidR="003A7C13" w:rsidRPr="009F4405" w:rsidRDefault="00F100C9" w:rsidP="00937ADB">
            <w:pPr>
              <w:spacing w:after="40" w:line="230" w:lineRule="auto"/>
              <w:jc w:val="center"/>
              <w:rPr>
                <w:b/>
                <w:bCs/>
                <w:sz w:val="18"/>
                <w:szCs w:val="18"/>
              </w:rPr>
            </w:pPr>
            <w:r>
              <w:rPr>
                <w:b/>
                <w:bCs/>
                <w:sz w:val="18"/>
                <w:szCs w:val="18"/>
              </w:rPr>
              <w:t>A16</w:t>
            </w:r>
          </w:p>
        </w:tc>
        <w:tc>
          <w:tcPr>
            <w:tcW w:w="3140" w:type="dxa"/>
            <w:tcMar>
              <w:top w:w="60" w:type="dxa"/>
              <w:left w:w="90" w:type="dxa"/>
              <w:bottom w:w="60" w:type="dxa"/>
              <w:right w:w="90" w:type="dxa"/>
            </w:tcMar>
            <w:vAlign w:val="center"/>
          </w:tcPr>
          <w:p w14:paraId="47CABDE3" w14:textId="1AC8313B" w:rsidR="003A7C13" w:rsidRPr="009F4405" w:rsidRDefault="00937ADB" w:rsidP="003A7C13">
            <w:pPr>
              <w:spacing w:after="40" w:line="230" w:lineRule="auto"/>
              <w:jc w:val="left"/>
              <w:rPr>
                <w:sz w:val="18"/>
                <w:szCs w:val="18"/>
              </w:rPr>
            </w:pPr>
            <w:r w:rsidRPr="009F4405">
              <w:rPr>
                <w:sz w:val="18"/>
                <w:szCs w:val="22"/>
              </w:rPr>
              <w:t>Launch availability is significantly affected by weather conditions, particularly high-altitude winds. Even with estimates suggesting around 60% operational availability at certain sites, actual conditions vary by vehicle and mission, creating uncertainty and limiting scheduling reliability.</w:t>
            </w:r>
          </w:p>
        </w:tc>
        <w:tc>
          <w:tcPr>
            <w:tcW w:w="1265" w:type="dxa"/>
            <w:tcMar>
              <w:top w:w="60" w:type="dxa"/>
              <w:left w:w="90" w:type="dxa"/>
              <w:bottom w:w="60" w:type="dxa"/>
              <w:right w:w="90" w:type="dxa"/>
            </w:tcMar>
            <w:vAlign w:val="center"/>
          </w:tcPr>
          <w:p w14:paraId="47E37A7E" w14:textId="365C740E" w:rsidR="003A7C13" w:rsidRPr="009F4405" w:rsidRDefault="003A7C13" w:rsidP="003A7C13">
            <w:pPr>
              <w:spacing w:after="40" w:line="230" w:lineRule="auto"/>
              <w:jc w:val="left"/>
              <w:rPr>
                <w:sz w:val="18"/>
                <w:szCs w:val="22"/>
              </w:rPr>
            </w:pPr>
            <w:r w:rsidRPr="009F4405">
              <w:rPr>
                <w:sz w:val="18"/>
                <w:szCs w:val="22"/>
              </w:rPr>
              <w:t>Launch facilities</w:t>
            </w:r>
          </w:p>
        </w:tc>
        <w:tc>
          <w:tcPr>
            <w:tcW w:w="542" w:type="dxa"/>
            <w:tcMar>
              <w:top w:w="60" w:type="dxa"/>
              <w:left w:w="90" w:type="dxa"/>
              <w:bottom w:w="60" w:type="dxa"/>
              <w:right w:w="90" w:type="dxa"/>
            </w:tcMar>
            <w:vAlign w:val="center"/>
          </w:tcPr>
          <w:p w14:paraId="7CDF031E" w14:textId="13DD0E03" w:rsidR="003A7C13" w:rsidRPr="009F4405" w:rsidRDefault="003A7C13" w:rsidP="003A7C13">
            <w:pPr>
              <w:spacing w:after="40" w:line="230" w:lineRule="auto"/>
              <w:jc w:val="left"/>
              <w:rPr>
                <w:sz w:val="18"/>
                <w:szCs w:val="22"/>
              </w:rPr>
            </w:pPr>
            <w:r w:rsidRPr="009F4405">
              <w:rPr>
                <w:sz w:val="18"/>
                <w:szCs w:val="22"/>
              </w:rPr>
              <w:t>B</w:t>
            </w:r>
          </w:p>
        </w:tc>
        <w:tc>
          <w:tcPr>
            <w:tcW w:w="860" w:type="dxa"/>
            <w:tcMar>
              <w:top w:w="60" w:type="dxa"/>
              <w:left w:w="90" w:type="dxa"/>
              <w:bottom w:w="60" w:type="dxa"/>
              <w:right w:w="90" w:type="dxa"/>
            </w:tcMar>
            <w:vAlign w:val="center"/>
          </w:tcPr>
          <w:p w14:paraId="1287A3D1" w14:textId="19598D4E" w:rsidR="003A7C13" w:rsidRPr="009F4405" w:rsidRDefault="00333C91" w:rsidP="003A7C13">
            <w:pPr>
              <w:spacing w:after="40" w:line="230" w:lineRule="auto"/>
              <w:jc w:val="left"/>
              <w:rPr>
                <w:sz w:val="18"/>
                <w:szCs w:val="22"/>
              </w:rPr>
            </w:pPr>
            <w:r w:rsidRPr="009F4405">
              <w:rPr>
                <w:sz w:val="18"/>
                <w:szCs w:val="18"/>
              </w:rPr>
              <w:t>EU-wide</w:t>
            </w:r>
          </w:p>
        </w:tc>
        <w:tc>
          <w:tcPr>
            <w:tcW w:w="799" w:type="dxa"/>
            <w:tcMar>
              <w:top w:w="60" w:type="dxa"/>
              <w:left w:w="90" w:type="dxa"/>
              <w:bottom w:w="60" w:type="dxa"/>
              <w:right w:w="90" w:type="dxa"/>
            </w:tcMar>
            <w:vAlign w:val="center"/>
          </w:tcPr>
          <w:p w14:paraId="78A43D99" w14:textId="21704CF8" w:rsidR="003A7C13" w:rsidRPr="009F4405" w:rsidRDefault="003A7C13" w:rsidP="003A7C13">
            <w:pPr>
              <w:spacing w:after="40" w:line="230" w:lineRule="auto"/>
              <w:jc w:val="left"/>
              <w:rPr>
                <w:sz w:val="18"/>
                <w:szCs w:val="22"/>
              </w:rPr>
            </w:pPr>
            <w:r w:rsidRPr="009F4405">
              <w:rPr>
                <w:sz w:val="18"/>
                <w:szCs w:val="22"/>
              </w:rPr>
              <w:t>Medium</w:t>
            </w:r>
          </w:p>
        </w:tc>
        <w:tc>
          <w:tcPr>
            <w:tcW w:w="1909" w:type="dxa"/>
            <w:tcMar>
              <w:top w:w="60" w:type="dxa"/>
              <w:left w:w="90" w:type="dxa"/>
              <w:bottom w:w="60" w:type="dxa"/>
              <w:right w:w="90" w:type="dxa"/>
            </w:tcMar>
            <w:vAlign w:val="center"/>
          </w:tcPr>
          <w:p w14:paraId="4FDC0B05" w14:textId="6B62DF80" w:rsidR="003A7C13" w:rsidRPr="009F4405" w:rsidRDefault="007013C0" w:rsidP="003A7C13">
            <w:pPr>
              <w:spacing w:after="40" w:line="230" w:lineRule="auto"/>
              <w:jc w:val="left"/>
              <w:rPr>
                <w:sz w:val="18"/>
                <w:szCs w:val="22"/>
              </w:rPr>
            </w:pPr>
            <w:r w:rsidRPr="009F4405">
              <w:rPr>
                <w:sz w:val="18"/>
                <w:szCs w:val="22"/>
              </w:rPr>
              <w:t>Medium</w:t>
            </w:r>
          </w:p>
        </w:tc>
        <w:tc>
          <w:tcPr>
            <w:tcW w:w="566" w:type="dxa"/>
            <w:tcMar>
              <w:top w:w="60" w:type="dxa"/>
              <w:left w:w="90" w:type="dxa"/>
              <w:bottom w:w="60" w:type="dxa"/>
              <w:right w:w="90" w:type="dxa"/>
            </w:tcMar>
            <w:vAlign w:val="center"/>
          </w:tcPr>
          <w:p w14:paraId="479FA325" w14:textId="43694447" w:rsidR="003A7C13" w:rsidRPr="009F4405" w:rsidRDefault="003A7C13" w:rsidP="003A7C13">
            <w:pPr>
              <w:spacing w:after="40" w:line="230" w:lineRule="auto"/>
              <w:jc w:val="left"/>
              <w:rPr>
                <w:sz w:val="18"/>
                <w:szCs w:val="22"/>
              </w:rPr>
            </w:pPr>
            <w:r w:rsidRPr="009F4405">
              <w:rPr>
                <w:sz w:val="18"/>
                <w:szCs w:val="22"/>
              </w:rPr>
              <w:t>N</w:t>
            </w:r>
          </w:p>
        </w:tc>
      </w:tr>
      <w:tr w:rsidR="007109D7" w:rsidRPr="009F4405" w14:paraId="31087F1B" w14:textId="77777777" w:rsidTr="00C5060B">
        <w:tc>
          <w:tcPr>
            <w:tcW w:w="519" w:type="dxa"/>
            <w:tcMar>
              <w:top w:w="60" w:type="dxa"/>
              <w:left w:w="90" w:type="dxa"/>
              <w:bottom w:w="60" w:type="dxa"/>
              <w:right w:w="90" w:type="dxa"/>
            </w:tcMar>
            <w:vAlign w:val="center"/>
          </w:tcPr>
          <w:p w14:paraId="55EB7B5A" w14:textId="1C06E571" w:rsidR="007109D7" w:rsidRPr="009F4405" w:rsidRDefault="00F100C9" w:rsidP="00937ADB">
            <w:pPr>
              <w:spacing w:after="40" w:line="230" w:lineRule="auto"/>
              <w:jc w:val="center"/>
              <w:rPr>
                <w:b/>
                <w:bCs/>
                <w:sz w:val="18"/>
                <w:szCs w:val="18"/>
              </w:rPr>
            </w:pPr>
            <w:r>
              <w:rPr>
                <w:b/>
                <w:bCs/>
                <w:sz w:val="18"/>
                <w:szCs w:val="18"/>
              </w:rPr>
              <w:t>A17</w:t>
            </w:r>
          </w:p>
        </w:tc>
        <w:tc>
          <w:tcPr>
            <w:tcW w:w="3140" w:type="dxa"/>
            <w:tcMar>
              <w:top w:w="60" w:type="dxa"/>
              <w:left w:w="90" w:type="dxa"/>
              <w:bottom w:w="60" w:type="dxa"/>
              <w:right w:w="90" w:type="dxa"/>
            </w:tcMar>
            <w:vAlign w:val="center"/>
          </w:tcPr>
          <w:p w14:paraId="45E802E9" w14:textId="16F9EC38" w:rsidR="007109D7" w:rsidRPr="009F4405" w:rsidRDefault="00AA1EFE" w:rsidP="003A7C13">
            <w:pPr>
              <w:spacing w:after="40" w:line="230" w:lineRule="auto"/>
              <w:jc w:val="left"/>
              <w:rPr>
                <w:sz w:val="18"/>
                <w:szCs w:val="22"/>
              </w:rPr>
            </w:pPr>
            <w:r w:rsidRPr="009F4405">
              <w:rPr>
                <w:sz w:val="18"/>
                <w:szCs w:val="22"/>
              </w:rPr>
              <w:t>Congestion risk at CSG as it moves from a two-launcher base to a multi-operator campus: rising Ariane 6 and Vega-C cadence combined with new launchers operating from ELM-Diamant/ELM2 increases contention for shared roads, safety zones, payload-preparation and integration facilities, and range slots.</w:t>
            </w:r>
          </w:p>
        </w:tc>
        <w:tc>
          <w:tcPr>
            <w:tcW w:w="1265" w:type="dxa"/>
            <w:tcMar>
              <w:top w:w="60" w:type="dxa"/>
              <w:left w:w="90" w:type="dxa"/>
              <w:bottom w:w="60" w:type="dxa"/>
              <w:right w:w="90" w:type="dxa"/>
            </w:tcMar>
            <w:vAlign w:val="center"/>
          </w:tcPr>
          <w:p w14:paraId="17803E60" w14:textId="77777777" w:rsidR="001F2255" w:rsidRPr="009F4405" w:rsidRDefault="001F2255" w:rsidP="001F2255">
            <w:pPr>
              <w:spacing w:after="40" w:line="230" w:lineRule="auto"/>
              <w:jc w:val="left"/>
              <w:rPr>
                <w:sz w:val="18"/>
                <w:szCs w:val="22"/>
              </w:rPr>
            </w:pPr>
            <w:r w:rsidRPr="009F4405">
              <w:rPr>
                <w:sz w:val="18"/>
                <w:szCs w:val="22"/>
              </w:rPr>
              <w:t>Launch facilities</w:t>
            </w:r>
          </w:p>
          <w:p w14:paraId="70C48EF7" w14:textId="77777777" w:rsidR="007109D7" w:rsidRPr="009F4405" w:rsidRDefault="007109D7" w:rsidP="003A7C13">
            <w:pPr>
              <w:spacing w:after="40" w:line="230" w:lineRule="auto"/>
              <w:jc w:val="left"/>
              <w:rPr>
                <w:sz w:val="18"/>
                <w:szCs w:val="22"/>
              </w:rPr>
            </w:pPr>
          </w:p>
        </w:tc>
        <w:tc>
          <w:tcPr>
            <w:tcW w:w="542" w:type="dxa"/>
            <w:tcMar>
              <w:top w:w="60" w:type="dxa"/>
              <w:left w:w="90" w:type="dxa"/>
              <w:bottom w:w="60" w:type="dxa"/>
              <w:right w:w="90" w:type="dxa"/>
            </w:tcMar>
            <w:vAlign w:val="center"/>
          </w:tcPr>
          <w:p w14:paraId="3FAD9044" w14:textId="5632EE7C" w:rsidR="007109D7" w:rsidRPr="009F4405" w:rsidRDefault="001F2255" w:rsidP="003A7C13">
            <w:pPr>
              <w:spacing w:after="40" w:line="230" w:lineRule="auto"/>
              <w:jc w:val="left"/>
              <w:rPr>
                <w:sz w:val="18"/>
                <w:szCs w:val="22"/>
              </w:rPr>
            </w:pPr>
            <w:r w:rsidRPr="009F4405">
              <w:rPr>
                <w:sz w:val="18"/>
                <w:szCs w:val="22"/>
              </w:rPr>
              <w:t>B</w:t>
            </w:r>
          </w:p>
        </w:tc>
        <w:tc>
          <w:tcPr>
            <w:tcW w:w="860" w:type="dxa"/>
            <w:tcMar>
              <w:top w:w="60" w:type="dxa"/>
              <w:left w:w="90" w:type="dxa"/>
              <w:bottom w:w="60" w:type="dxa"/>
              <w:right w:w="90" w:type="dxa"/>
            </w:tcMar>
            <w:vAlign w:val="center"/>
          </w:tcPr>
          <w:p w14:paraId="00846855" w14:textId="3F7226C5" w:rsidR="007109D7" w:rsidRPr="009F4405" w:rsidRDefault="001F2255" w:rsidP="003A7C13">
            <w:pPr>
              <w:spacing w:after="40" w:line="230" w:lineRule="auto"/>
              <w:jc w:val="left"/>
              <w:rPr>
                <w:sz w:val="18"/>
                <w:szCs w:val="18"/>
              </w:rPr>
            </w:pPr>
            <w:r w:rsidRPr="009F4405">
              <w:rPr>
                <w:sz w:val="18"/>
                <w:szCs w:val="18"/>
              </w:rPr>
              <w:t>Site-specific</w:t>
            </w:r>
          </w:p>
        </w:tc>
        <w:tc>
          <w:tcPr>
            <w:tcW w:w="799" w:type="dxa"/>
            <w:tcMar>
              <w:top w:w="60" w:type="dxa"/>
              <w:left w:w="90" w:type="dxa"/>
              <w:bottom w:w="60" w:type="dxa"/>
              <w:right w:w="90" w:type="dxa"/>
            </w:tcMar>
            <w:vAlign w:val="center"/>
          </w:tcPr>
          <w:p w14:paraId="72A3405F" w14:textId="314F1EF6" w:rsidR="007109D7" w:rsidRPr="009F4405" w:rsidRDefault="001F2255" w:rsidP="003A7C13">
            <w:pPr>
              <w:spacing w:after="40" w:line="230" w:lineRule="auto"/>
              <w:jc w:val="left"/>
              <w:rPr>
                <w:sz w:val="18"/>
                <w:szCs w:val="22"/>
              </w:rPr>
            </w:pPr>
            <w:r w:rsidRPr="009F4405">
              <w:rPr>
                <w:sz w:val="18"/>
                <w:szCs w:val="22"/>
              </w:rPr>
              <w:t>High</w:t>
            </w:r>
          </w:p>
        </w:tc>
        <w:tc>
          <w:tcPr>
            <w:tcW w:w="1909" w:type="dxa"/>
            <w:tcMar>
              <w:top w:w="60" w:type="dxa"/>
              <w:left w:w="90" w:type="dxa"/>
              <w:bottom w:w="60" w:type="dxa"/>
              <w:right w:w="90" w:type="dxa"/>
            </w:tcMar>
            <w:vAlign w:val="center"/>
          </w:tcPr>
          <w:p w14:paraId="7BE95EE4" w14:textId="69A9DC18" w:rsidR="007109D7" w:rsidRPr="009F4405" w:rsidRDefault="0099415E" w:rsidP="003A7C13">
            <w:pPr>
              <w:spacing w:after="40" w:line="230" w:lineRule="auto"/>
              <w:jc w:val="left"/>
              <w:rPr>
                <w:sz w:val="18"/>
                <w:szCs w:val="22"/>
              </w:rPr>
            </w:pPr>
            <w:r w:rsidRPr="009F4405">
              <w:rPr>
                <w:sz w:val="18"/>
                <w:szCs w:val="22"/>
              </w:rPr>
              <w:t>Medium</w:t>
            </w:r>
          </w:p>
        </w:tc>
        <w:tc>
          <w:tcPr>
            <w:tcW w:w="566" w:type="dxa"/>
            <w:tcMar>
              <w:top w:w="60" w:type="dxa"/>
              <w:left w:w="90" w:type="dxa"/>
              <w:bottom w:w="60" w:type="dxa"/>
              <w:right w:w="90" w:type="dxa"/>
            </w:tcMar>
            <w:vAlign w:val="center"/>
          </w:tcPr>
          <w:p w14:paraId="42EA493D" w14:textId="2B442425" w:rsidR="007109D7" w:rsidRPr="009F4405" w:rsidRDefault="0099415E" w:rsidP="003A7C13">
            <w:pPr>
              <w:spacing w:after="40" w:line="230" w:lineRule="auto"/>
              <w:jc w:val="left"/>
              <w:rPr>
                <w:sz w:val="18"/>
                <w:szCs w:val="22"/>
              </w:rPr>
            </w:pPr>
            <w:r w:rsidRPr="009F4405">
              <w:rPr>
                <w:sz w:val="18"/>
                <w:szCs w:val="22"/>
              </w:rPr>
              <w:t>N</w:t>
            </w:r>
          </w:p>
        </w:tc>
      </w:tr>
      <w:tr w:rsidR="00C5060B" w:rsidRPr="009F4405" w14:paraId="48BADD3B" w14:textId="77777777" w:rsidTr="00C5060B">
        <w:tc>
          <w:tcPr>
            <w:tcW w:w="519" w:type="dxa"/>
            <w:tcMar>
              <w:top w:w="60" w:type="dxa"/>
              <w:left w:w="90" w:type="dxa"/>
              <w:bottom w:w="60" w:type="dxa"/>
              <w:right w:w="90" w:type="dxa"/>
            </w:tcMar>
            <w:vAlign w:val="center"/>
          </w:tcPr>
          <w:p w14:paraId="7578B7E6" w14:textId="23916D95" w:rsidR="00C5060B" w:rsidRPr="009F4405" w:rsidRDefault="00F100C9" w:rsidP="00937ADB">
            <w:pPr>
              <w:spacing w:after="40" w:line="230" w:lineRule="auto"/>
              <w:jc w:val="center"/>
              <w:rPr>
                <w:b/>
                <w:bCs/>
                <w:sz w:val="18"/>
                <w:szCs w:val="18"/>
              </w:rPr>
            </w:pPr>
            <w:r>
              <w:rPr>
                <w:b/>
                <w:bCs/>
                <w:sz w:val="18"/>
                <w:szCs w:val="18"/>
              </w:rPr>
              <w:t>A18</w:t>
            </w:r>
          </w:p>
        </w:tc>
        <w:tc>
          <w:tcPr>
            <w:tcW w:w="3140" w:type="dxa"/>
            <w:tcMar>
              <w:top w:w="60" w:type="dxa"/>
              <w:left w:w="90" w:type="dxa"/>
              <w:bottom w:w="60" w:type="dxa"/>
              <w:right w:w="90" w:type="dxa"/>
            </w:tcMar>
            <w:vAlign w:val="center"/>
          </w:tcPr>
          <w:p w14:paraId="3333F768" w14:textId="2710B396" w:rsidR="00C5060B" w:rsidRPr="009F4405" w:rsidRDefault="00E22604" w:rsidP="003A7C13">
            <w:pPr>
              <w:spacing w:after="40" w:line="230" w:lineRule="auto"/>
              <w:jc w:val="left"/>
              <w:rPr>
                <w:sz w:val="18"/>
                <w:szCs w:val="22"/>
              </w:rPr>
            </w:pPr>
            <w:r w:rsidRPr="009F4405">
              <w:rPr>
                <w:sz w:val="18"/>
                <w:szCs w:val="22"/>
              </w:rPr>
              <w:t>Single Launcher Assembly Building (BAL) for Ariane 6 horizontal integration at CSG, with no redundant assembly hall: any failure, damage or unavailability of the BAL directly halts Ariane 6 launch readiness.</w:t>
            </w:r>
          </w:p>
        </w:tc>
        <w:tc>
          <w:tcPr>
            <w:tcW w:w="1265" w:type="dxa"/>
            <w:tcMar>
              <w:top w:w="60" w:type="dxa"/>
              <w:left w:w="90" w:type="dxa"/>
              <w:bottom w:w="60" w:type="dxa"/>
              <w:right w:w="90" w:type="dxa"/>
            </w:tcMar>
            <w:vAlign w:val="center"/>
          </w:tcPr>
          <w:p w14:paraId="6BA711BE" w14:textId="704A9284" w:rsidR="00C5060B" w:rsidRPr="009F4405" w:rsidRDefault="00340858" w:rsidP="001F2255">
            <w:pPr>
              <w:spacing w:after="40" w:line="230" w:lineRule="auto"/>
              <w:jc w:val="left"/>
              <w:rPr>
                <w:sz w:val="18"/>
                <w:szCs w:val="22"/>
              </w:rPr>
            </w:pPr>
            <w:r w:rsidRPr="009F4405">
              <w:rPr>
                <w:sz w:val="18"/>
                <w:szCs w:val="22"/>
              </w:rPr>
              <w:t>Launch facilities</w:t>
            </w:r>
          </w:p>
        </w:tc>
        <w:tc>
          <w:tcPr>
            <w:tcW w:w="542" w:type="dxa"/>
            <w:tcMar>
              <w:top w:w="60" w:type="dxa"/>
              <w:left w:w="90" w:type="dxa"/>
              <w:bottom w:w="60" w:type="dxa"/>
              <w:right w:w="90" w:type="dxa"/>
            </w:tcMar>
            <w:vAlign w:val="center"/>
          </w:tcPr>
          <w:p w14:paraId="03609260" w14:textId="25798C58" w:rsidR="00C5060B" w:rsidRPr="009F4405" w:rsidRDefault="00340858" w:rsidP="003A7C13">
            <w:pPr>
              <w:spacing w:after="40" w:line="230" w:lineRule="auto"/>
              <w:jc w:val="left"/>
              <w:rPr>
                <w:sz w:val="18"/>
                <w:szCs w:val="22"/>
              </w:rPr>
            </w:pPr>
            <w:r w:rsidRPr="009F4405">
              <w:rPr>
                <w:sz w:val="18"/>
                <w:szCs w:val="22"/>
              </w:rPr>
              <w:t>B</w:t>
            </w:r>
          </w:p>
        </w:tc>
        <w:tc>
          <w:tcPr>
            <w:tcW w:w="860" w:type="dxa"/>
            <w:tcMar>
              <w:top w:w="60" w:type="dxa"/>
              <w:left w:w="90" w:type="dxa"/>
              <w:bottom w:w="60" w:type="dxa"/>
              <w:right w:w="90" w:type="dxa"/>
            </w:tcMar>
            <w:vAlign w:val="center"/>
          </w:tcPr>
          <w:p w14:paraId="2ADC132A" w14:textId="3C1334F2" w:rsidR="00C5060B" w:rsidRPr="009F4405" w:rsidRDefault="00340858" w:rsidP="003A7C13">
            <w:pPr>
              <w:spacing w:after="40" w:line="230" w:lineRule="auto"/>
              <w:jc w:val="left"/>
              <w:rPr>
                <w:sz w:val="18"/>
                <w:szCs w:val="18"/>
              </w:rPr>
            </w:pPr>
            <w:r w:rsidRPr="009F4405">
              <w:rPr>
                <w:sz w:val="18"/>
                <w:szCs w:val="18"/>
              </w:rPr>
              <w:t>Site-specific</w:t>
            </w:r>
          </w:p>
        </w:tc>
        <w:tc>
          <w:tcPr>
            <w:tcW w:w="799" w:type="dxa"/>
            <w:tcMar>
              <w:top w:w="60" w:type="dxa"/>
              <w:left w:w="90" w:type="dxa"/>
              <w:bottom w:w="60" w:type="dxa"/>
              <w:right w:w="90" w:type="dxa"/>
            </w:tcMar>
            <w:vAlign w:val="center"/>
          </w:tcPr>
          <w:p w14:paraId="57D80521" w14:textId="2C67D9BD" w:rsidR="00C5060B" w:rsidRPr="009F4405" w:rsidRDefault="00340858" w:rsidP="003A7C13">
            <w:pPr>
              <w:spacing w:after="40" w:line="230" w:lineRule="auto"/>
              <w:jc w:val="left"/>
              <w:rPr>
                <w:sz w:val="18"/>
                <w:szCs w:val="22"/>
              </w:rPr>
            </w:pPr>
            <w:r w:rsidRPr="009F4405">
              <w:rPr>
                <w:sz w:val="18"/>
                <w:szCs w:val="22"/>
              </w:rPr>
              <w:t>High</w:t>
            </w:r>
          </w:p>
        </w:tc>
        <w:tc>
          <w:tcPr>
            <w:tcW w:w="1909" w:type="dxa"/>
            <w:tcMar>
              <w:top w:w="60" w:type="dxa"/>
              <w:left w:w="90" w:type="dxa"/>
              <w:bottom w:w="60" w:type="dxa"/>
              <w:right w:w="90" w:type="dxa"/>
            </w:tcMar>
            <w:vAlign w:val="center"/>
          </w:tcPr>
          <w:p w14:paraId="154998C9" w14:textId="1330C384" w:rsidR="00C5060B" w:rsidRPr="009F4405" w:rsidRDefault="00340858" w:rsidP="003A7C13">
            <w:pPr>
              <w:spacing w:after="40" w:line="230" w:lineRule="auto"/>
              <w:jc w:val="left"/>
              <w:rPr>
                <w:sz w:val="18"/>
                <w:szCs w:val="22"/>
              </w:rPr>
            </w:pPr>
            <w:r w:rsidRPr="009F4405">
              <w:rPr>
                <w:sz w:val="18"/>
                <w:szCs w:val="22"/>
              </w:rPr>
              <w:t>Short</w:t>
            </w:r>
          </w:p>
        </w:tc>
        <w:tc>
          <w:tcPr>
            <w:tcW w:w="566" w:type="dxa"/>
            <w:tcMar>
              <w:top w:w="60" w:type="dxa"/>
              <w:left w:w="90" w:type="dxa"/>
              <w:bottom w:w="60" w:type="dxa"/>
              <w:right w:w="90" w:type="dxa"/>
            </w:tcMar>
            <w:vAlign w:val="center"/>
          </w:tcPr>
          <w:p w14:paraId="437709AC" w14:textId="7F72BBE2" w:rsidR="00C5060B" w:rsidRPr="009F4405" w:rsidRDefault="00340858" w:rsidP="003A7C13">
            <w:pPr>
              <w:spacing w:after="40" w:line="230" w:lineRule="auto"/>
              <w:jc w:val="left"/>
              <w:rPr>
                <w:sz w:val="18"/>
                <w:szCs w:val="22"/>
              </w:rPr>
            </w:pPr>
            <w:r w:rsidRPr="009F4405">
              <w:rPr>
                <w:sz w:val="18"/>
                <w:szCs w:val="22"/>
              </w:rPr>
              <w:t>Y</w:t>
            </w:r>
          </w:p>
        </w:tc>
      </w:tr>
    </w:tbl>
    <w:p w14:paraId="36832AAC" w14:textId="0EB54B04" w:rsidR="00863FE3" w:rsidRPr="009F4405" w:rsidRDefault="00764E6C" w:rsidP="00863FE3">
      <w:pPr>
        <w:spacing w:before="120" w:after="40"/>
        <w:rPr>
          <w:rFonts w:cstheme="minorHAnsi"/>
          <w:b/>
          <w:color w:val="000000" w:themeColor="text1"/>
          <w:szCs w:val="20"/>
        </w:rPr>
      </w:pPr>
      <w:r w:rsidRPr="009F4405">
        <w:rPr>
          <w:rFonts w:cstheme="minorHAnsi"/>
          <w:b/>
          <w:color w:val="000000" w:themeColor="text1"/>
          <w:szCs w:val="20"/>
        </w:rPr>
        <w:t>Main insights</w:t>
      </w:r>
    </w:p>
    <w:p w14:paraId="0DD47F78" w14:textId="77777777" w:rsidR="00092945" w:rsidRPr="009F4405" w:rsidRDefault="00B4251C" w:rsidP="00B4251C">
      <w:pPr>
        <w:spacing w:line="264" w:lineRule="auto"/>
      </w:pPr>
      <w:r w:rsidRPr="009F4405">
        <w:t>Two insights dominate</w:t>
      </w:r>
      <w:r w:rsidR="00F21423" w:rsidRPr="009F4405">
        <w:t>, f</w:t>
      </w:r>
      <w:r w:rsidRPr="009F4405">
        <w:t xml:space="preserve">irst, Europe’s coverage gap is not one of ambition but of maturity: CSG covers heavy lift and low-inclination access, while Andøya, Esrange and SaxaVord target complementary polar/SSO profiles (with the Atlantic </w:t>
      </w:r>
      <w:r w:rsidRPr="009F4405">
        <w:lastRenderedPageBreak/>
        <w:t>Spaceport also targeting lower inclinations), but none has yet demonstrated orbital capability — in operational terms, the European launch network is still a single-site system.</w:t>
      </w:r>
    </w:p>
    <w:p w14:paraId="18147726" w14:textId="73FE4E6D" w:rsidR="00092945" w:rsidRPr="009F4405" w:rsidRDefault="00B4251C" w:rsidP="00B4251C">
      <w:pPr>
        <w:spacing w:line="264" w:lineRule="auto"/>
      </w:pPr>
      <w:r w:rsidRPr="009F4405">
        <w:t>Second, redundancy gaps propagate across functions: testing suffers from concentration at Lampoldshausen and Vernon P</w:t>
      </w:r>
      <w:r w:rsidR="00715731">
        <w:t>F05</w:t>
      </w:r>
      <w:r w:rsidRPr="009F4405">
        <w:t>2; TT&amp;C lacks both a full EU-soil ascent network and a space-based relay equivalent to TDRS; SSA remains fragmented.</w:t>
      </w:r>
    </w:p>
    <w:p w14:paraId="27FA3646" w14:textId="7942F095" w:rsidR="00B4251C" w:rsidRPr="009F4405" w:rsidRDefault="00B4251C" w:rsidP="00B4251C">
      <w:pPr>
        <w:spacing w:line="264" w:lineRule="auto"/>
      </w:pPr>
      <w:r w:rsidRPr="009F4405">
        <w:t>These gaps are structural and both timely, costly and burdensome to rectify: they are largely the product of historic strategic and fiscal decisions that prioritised sharing and pooling, whereby existing infrastructures and strengths of individual nations are jointly supported to reduce the burden on public expenditure. While this concentrates capabilities and limits resilience, it has allowed Europe to maintain integrated facilities at the scale of relevance with limited public spending in a budget-squeeze environment.</w:t>
      </w:r>
    </w:p>
    <w:p w14:paraId="1DE69335" w14:textId="151DAA43" w:rsidR="00F136EE" w:rsidRPr="009F4405" w:rsidRDefault="0004225D" w:rsidP="006B32E2">
      <w:pPr>
        <w:spacing w:before="120" w:after="40"/>
        <w:rPr>
          <w:rFonts w:cstheme="minorHAnsi"/>
          <w:b/>
          <w:color w:val="000000" w:themeColor="text1"/>
        </w:rPr>
      </w:pPr>
      <w:r w:rsidRPr="009F4405">
        <w:rPr>
          <w:rFonts w:cstheme="minorHAnsi"/>
          <w:b/>
          <w:color w:val="000000" w:themeColor="text1"/>
        </w:rPr>
        <w:t>Related buckets</w:t>
      </w:r>
      <w:r w:rsidR="00C368D0" w:rsidRPr="009F4405">
        <w:rPr>
          <w:rFonts w:cstheme="minorHAnsi"/>
          <w:b/>
          <w:color w:val="000000" w:themeColor="text1"/>
        </w:rPr>
        <w:t xml:space="preserve"> </w:t>
      </w:r>
    </w:p>
    <w:p w14:paraId="4DD03DF6" w14:textId="44F19590" w:rsidR="005759C9" w:rsidRPr="009F4405" w:rsidRDefault="00B4251C" w:rsidP="00B4251C">
      <w:pPr>
        <w:spacing w:line="264" w:lineRule="auto"/>
      </w:pPr>
      <w:r w:rsidRPr="009F4405">
        <w:t xml:space="preserve">Related to Bucket </w:t>
      </w:r>
      <w:r w:rsidR="00E93E86" w:rsidRPr="009F4405">
        <w:t>B</w:t>
      </w:r>
      <w:r w:rsidRPr="009F4405">
        <w:t xml:space="preserve"> via the testing-centre and solid-motor concentrations (</w:t>
      </w:r>
      <w:r w:rsidR="00F100C9">
        <w:t>A11</w:t>
      </w:r>
      <w:r w:rsidRPr="009F4405">
        <w:t>/</w:t>
      </w:r>
      <w:r w:rsidR="00F100C9">
        <w:t>A12</w:t>
      </w:r>
      <w:r w:rsidRPr="009F4405">
        <w:t xml:space="preserve"> are the gap-side counterparts of bottlenecks </w:t>
      </w:r>
      <w:r w:rsidR="0003468C">
        <w:t>B01</w:t>
      </w:r>
      <w:r w:rsidRPr="009F4405">
        <w:t>/</w:t>
      </w:r>
      <w:r w:rsidR="0003468C">
        <w:t>B02</w:t>
      </w:r>
      <w:r w:rsidRPr="009F4405">
        <w:t xml:space="preserve">), and to Bucket </w:t>
      </w:r>
      <w:r w:rsidR="001975B5" w:rsidRPr="009F4405">
        <w:t>C</w:t>
      </w:r>
      <w:r w:rsidRPr="009F4405">
        <w:t xml:space="preserve"> </w:t>
      </w:r>
      <w:r w:rsidR="000726CD" w:rsidRPr="009F4405">
        <w:t>via harbour and road capacity constraints at CSG that limit effective cadence even where pads exist, with on-site congestion (</w:t>
      </w:r>
      <w:r w:rsidR="00F100C9">
        <w:t>A17</w:t>
      </w:r>
      <w:r w:rsidR="000726CD" w:rsidRPr="009F4405">
        <w:t>) compounding these constraints as more operators share CSG infrastructure.</w:t>
      </w:r>
    </w:p>
    <w:p w14:paraId="29A138FE" w14:textId="3EB3B548" w:rsidR="005759C9" w:rsidRPr="009F4405" w:rsidRDefault="00E93E86" w:rsidP="002238C5">
      <w:pPr>
        <w:pStyle w:val="EYHeading3"/>
      </w:pPr>
      <w:r w:rsidRPr="009F4405">
        <w:t>B</w:t>
      </w:r>
      <w:r w:rsidR="00D72046" w:rsidRPr="009F4405">
        <w:t xml:space="preserve"> - </w:t>
      </w:r>
      <w:r w:rsidR="005759C9" w:rsidRPr="009F4405">
        <w:t>Industrial Capacity &amp; Supply Chain</w:t>
      </w:r>
    </w:p>
    <w:p w14:paraId="6FE02BF5" w14:textId="53D1394C" w:rsidR="00AF1552" w:rsidRPr="009F4405" w:rsidRDefault="00AF1552" w:rsidP="00AF1552">
      <w:pPr>
        <w:spacing w:before="120" w:after="40"/>
        <w:rPr>
          <w:rFonts w:cstheme="minorHAnsi"/>
          <w:color w:val="000000" w:themeColor="text1"/>
          <w:szCs w:val="20"/>
        </w:rPr>
      </w:pPr>
      <w:r w:rsidRPr="009F4405">
        <w:rPr>
          <w:rFonts w:cstheme="minorHAnsi"/>
          <w:b/>
          <w:color w:val="000000" w:themeColor="text1"/>
          <w:szCs w:val="20"/>
        </w:rPr>
        <w:t>Framing</w:t>
      </w:r>
    </w:p>
    <w:p w14:paraId="06033CCF" w14:textId="4667D561" w:rsidR="00AF1552" w:rsidRPr="009F4405" w:rsidRDefault="004A0837" w:rsidP="00AF1552">
      <w:pPr>
        <w:rPr>
          <w:rFonts w:cstheme="minorHAnsi"/>
          <w:color w:val="000000" w:themeColor="text1"/>
          <w:szCs w:val="20"/>
        </w:rPr>
      </w:pPr>
      <w:r w:rsidRPr="009F4405">
        <w:rPr>
          <w:rFonts w:cstheme="minorHAnsi"/>
          <w:color w:val="000000" w:themeColor="text1"/>
          <w:szCs w:val="20"/>
        </w:rPr>
        <w:t>Where Bucket A addresses the launch-site infrastructure itself, this bucket covers the industrial base that feeds it: manufacturing chains, propellant and materials supply, and qualification test facilities. European capability here exists and is in places world-class, but it is organised as a set of serial, geographically distributed chains in which most critical steps exist exactly once, sized for the nominal cadence of two institutional launcher families rather than for growth, surge or new entrants. Industrial capacity — not only launch-site availability — is therefore a constraint on European launch cadence, and the first place where any demand increase needs to be addressed.</w:t>
      </w:r>
      <w:r w:rsidR="00AF1552" w:rsidRPr="009F4405">
        <w:rPr>
          <w:rFonts w:cstheme="minorHAnsi"/>
          <w:color w:val="000000" w:themeColor="text1"/>
          <w:szCs w:val="20"/>
        </w:rPr>
        <w:t>).</w:t>
      </w:r>
    </w:p>
    <w:p w14:paraId="45408CC4" w14:textId="77777777" w:rsidR="00AF1552" w:rsidRPr="009F4405" w:rsidRDefault="00AF1552" w:rsidP="00AF1552">
      <w:pPr>
        <w:spacing w:before="120" w:after="40"/>
        <w:rPr>
          <w:rFonts w:cstheme="minorHAnsi"/>
          <w:b/>
          <w:color w:val="000000" w:themeColor="text1"/>
          <w:szCs w:val="20"/>
        </w:rPr>
      </w:pPr>
      <w:r w:rsidRPr="009F4405">
        <w:rPr>
          <w:rFonts w:cstheme="minorHAnsi"/>
          <w:b/>
          <w:color w:val="000000" w:themeColor="text1"/>
          <w:szCs w:val="20"/>
        </w:rPr>
        <w:t>Key bottlenecks, gaps, and dependencies identified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3"/>
        <w:gridCol w:w="3661"/>
        <w:gridCol w:w="1265"/>
        <w:gridCol w:w="542"/>
        <w:gridCol w:w="907"/>
        <w:gridCol w:w="800"/>
        <w:gridCol w:w="1326"/>
        <w:gridCol w:w="566"/>
      </w:tblGrid>
      <w:tr w:rsidR="00237C3F" w:rsidRPr="009F4405" w14:paraId="50258045" w14:textId="77777777" w:rsidTr="1E177C0F">
        <w:trPr>
          <w:tblHeader/>
        </w:trPr>
        <w:tc>
          <w:tcPr>
            <w:tcW w:w="550" w:type="dxa"/>
            <w:shd w:val="clear" w:color="auto" w:fill="FFE600" w:themeFill="accent2"/>
            <w:tcMar>
              <w:top w:w="60" w:type="dxa"/>
              <w:left w:w="90" w:type="dxa"/>
              <w:bottom w:w="60" w:type="dxa"/>
              <w:right w:w="90" w:type="dxa"/>
            </w:tcMar>
            <w:vAlign w:val="center"/>
          </w:tcPr>
          <w:p w14:paraId="25F006FD" w14:textId="77777777" w:rsidR="00237C3F" w:rsidRPr="009F4405" w:rsidRDefault="00237C3F" w:rsidP="000B57BC">
            <w:pPr>
              <w:spacing w:after="0"/>
              <w:jc w:val="center"/>
            </w:pPr>
            <w:r w:rsidRPr="009F4405">
              <w:rPr>
                <w:b/>
                <w:bCs/>
                <w:sz w:val="18"/>
                <w:szCs w:val="18"/>
              </w:rPr>
              <w:t>#</w:t>
            </w:r>
          </w:p>
        </w:tc>
        <w:tc>
          <w:tcPr>
            <w:tcW w:w="4200" w:type="dxa"/>
            <w:shd w:val="clear" w:color="auto" w:fill="FFE600" w:themeFill="accent2"/>
            <w:tcMar>
              <w:top w:w="60" w:type="dxa"/>
              <w:left w:w="90" w:type="dxa"/>
              <w:bottom w:w="60" w:type="dxa"/>
              <w:right w:w="90" w:type="dxa"/>
            </w:tcMar>
            <w:vAlign w:val="center"/>
          </w:tcPr>
          <w:p w14:paraId="0448DFD8" w14:textId="77777777" w:rsidR="00237C3F" w:rsidRPr="009F4405" w:rsidRDefault="00237C3F" w:rsidP="000B57BC">
            <w:pPr>
              <w:spacing w:after="0"/>
              <w:jc w:val="center"/>
            </w:pPr>
            <w:r w:rsidRPr="009F4405">
              <w:rPr>
                <w:b/>
                <w:bCs/>
                <w:sz w:val="18"/>
                <w:szCs w:val="18"/>
              </w:rPr>
              <w:t>Bottleneck / gap / dependency</w:t>
            </w:r>
          </w:p>
        </w:tc>
        <w:tc>
          <w:tcPr>
            <w:tcW w:w="1050" w:type="dxa"/>
            <w:shd w:val="clear" w:color="auto" w:fill="FFE600" w:themeFill="accent2"/>
            <w:tcMar>
              <w:top w:w="60" w:type="dxa"/>
              <w:left w:w="90" w:type="dxa"/>
              <w:bottom w:w="60" w:type="dxa"/>
              <w:right w:w="90" w:type="dxa"/>
            </w:tcMar>
            <w:vAlign w:val="center"/>
          </w:tcPr>
          <w:p w14:paraId="7AC02354" w14:textId="77777777" w:rsidR="00237C3F" w:rsidRPr="009F4405" w:rsidRDefault="00237C3F" w:rsidP="000B57BC">
            <w:pPr>
              <w:spacing w:after="0"/>
              <w:jc w:val="center"/>
            </w:pPr>
            <w:r w:rsidRPr="009F4405">
              <w:rPr>
                <w:b/>
                <w:bCs/>
                <w:sz w:val="18"/>
                <w:szCs w:val="18"/>
              </w:rPr>
              <w:t>Anchor (2.1)</w:t>
            </w:r>
          </w:p>
        </w:tc>
        <w:tc>
          <w:tcPr>
            <w:tcW w:w="500" w:type="dxa"/>
            <w:shd w:val="clear" w:color="auto" w:fill="FFE600" w:themeFill="accent2"/>
            <w:tcMar>
              <w:top w:w="60" w:type="dxa"/>
              <w:left w:w="90" w:type="dxa"/>
              <w:bottom w:w="60" w:type="dxa"/>
              <w:right w:w="90" w:type="dxa"/>
            </w:tcMar>
            <w:vAlign w:val="center"/>
          </w:tcPr>
          <w:p w14:paraId="381840C2" w14:textId="77777777" w:rsidR="00237C3F" w:rsidRPr="009F4405" w:rsidRDefault="00237C3F" w:rsidP="000B57BC">
            <w:pPr>
              <w:spacing w:after="0"/>
              <w:jc w:val="center"/>
            </w:pPr>
            <w:r w:rsidRPr="009F4405">
              <w:rPr>
                <w:b/>
                <w:bCs/>
                <w:sz w:val="18"/>
                <w:szCs w:val="18"/>
              </w:rPr>
              <w:t>Type</w:t>
            </w:r>
          </w:p>
        </w:tc>
        <w:tc>
          <w:tcPr>
            <w:tcW w:w="950" w:type="dxa"/>
            <w:shd w:val="clear" w:color="auto" w:fill="FFE600" w:themeFill="accent2"/>
            <w:tcMar>
              <w:top w:w="60" w:type="dxa"/>
              <w:left w:w="90" w:type="dxa"/>
              <w:bottom w:w="60" w:type="dxa"/>
              <w:right w:w="90" w:type="dxa"/>
            </w:tcMar>
            <w:vAlign w:val="center"/>
          </w:tcPr>
          <w:p w14:paraId="1579140B" w14:textId="77777777" w:rsidR="00237C3F" w:rsidRPr="009F4405" w:rsidRDefault="00237C3F" w:rsidP="000B57BC">
            <w:pPr>
              <w:spacing w:after="0"/>
              <w:jc w:val="center"/>
            </w:pPr>
            <w:r w:rsidRPr="009F4405">
              <w:rPr>
                <w:b/>
                <w:bCs/>
                <w:sz w:val="18"/>
                <w:szCs w:val="18"/>
              </w:rPr>
              <w:t>Level</w:t>
            </w:r>
          </w:p>
        </w:tc>
        <w:tc>
          <w:tcPr>
            <w:tcW w:w="800" w:type="dxa"/>
            <w:shd w:val="clear" w:color="auto" w:fill="FFE600" w:themeFill="accent2"/>
            <w:tcMar>
              <w:top w:w="60" w:type="dxa"/>
              <w:left w:w="90" w:type="dxa"/>
              <w:bottom w:w="60" w:type="dxa"/>
              <w:right w:w="90" w:type="dxa"/>
            </w:tcMar>
            <w:vAlign w:val="center"/>
          </w:tcPr>
          <w:p w14:paraId="61029AFF" w14:textId="77777777" w:rsidR="00237C3F" w:rsidRPr="009F4405" w:rsidRDefault="00237C3F" w:rsidP="000B57BC">
            <w:pPr>
              <w:spacing w:after="0"/>
              <w:jc w:val="center"/>
            </w:pPr>
            <w:r w:rsidRPr="009F4405">
              <w:rPr>
                <w:b/>
                <w:bCs/>
                <w:sz w:val="18"/>
                <w:szCs w:val="18"/>
              </w:rPr>
              <w:t>Severity</w:t>
            </w:r>
          </w:p>
        </w:tc>
        <w:tc>
          <w:tcPr>
            <w:tcW w:w="1050" w:type="dxa"/>
            <w:shd w:val="clear" w:color="auto" w:fill="FFE600" w:themeFill="accent2"/>
            <w:tcMar>
              <w:top w:w="60" w:type="dxa"/>
              <w:left w:w="90" w:type="dxa"/>
              <w:bottom w:w="60" w:type="dxa"/>
              <w:right w:w="90" w:type="dxa"/>
            </w:tcMar>
            <w:vAlign w:val="center"/>
          </w:tcPr>
          <w:p w14:paraId="3C0120E6" w14:textId="6A3A6903" w:rsidR="00237C3F" w:rsidRPr="009F4405" w:rsidRDefault="009579C6" w:rsidP="000B57BC">
            <w:pPr>
              <w:spacing w:after="0"/>
              <w:jc w:val="center"/>
            </w:pPr>
            <w:r w:rsidRPr="009F4405">
              <w:rPr>
                <w:b/>
                <w:bCs/>
                <w:sz w:val="18"/>
                <w:szCs w:val="18"/>
              </w:rPr>
              <w:t>Materialisation timeframe</w:t>
            </w:r>
          </w:p>
        </w:tc>
        <w:tc>
          <w:tcPr>
            <w:tcW w:w="500" w:type="dxa"/>
            <w:shd w:val="clear" w:color="auto" w:fill="FFE600" w:themeFill="accent2"/>
            <w:tcMar>
              <w:top w:w="60" w:type="dxa"/>
              <w:left w:w="90" w:type="dxa"/>
              <w:bottom w:w="60" w:type="dxa"/>
              <w:right w:w="90" w:type="dxa"/>
            </w:tcMar>
            <w:vAlign w:val="center"/>
          </w:tcPr>
          <w:p w14:paraId="1257DF7D" w14:textId="77777777" w:rsidR="00237C3F" w:rsidRPr="009F4405" w:rsidRDefault="00237C3F" w:rsidP="000B57BC">
            <w:pPr>
              <w:spacing w:after="0"/>
              <w:jc w:val="center"/>
            </w:pPr>
            <w:r w:rsidRPr="009F4405">
              <w:rPr>
                <w:b/>
                <w:bCs/>
                <w:sz w:val="18"/>
                <w:szCs w:val="18"/>
              </w:rPr>
              <w:t>SPOF</w:t>
            </w:r>
          </w:p>
        </w:tc>
      </w:tr>
      <w:tr w:rsidR="00237C3F" w:rsidRPr="009F4405" w14:paraId="4AE013CB" w14:textId="77777777" w:rsidTr="1E177C0F">
        <w:tc>
          <w:tcPr>
            <w:tcW w:w="550" w:type="dxa"/>
            <w:tcMar>
              <w:top w:w="60" w:type="dxa"/>
              <w:left w:w="90" w:type="dxa"/>
              <w:bottom w:w="60" w:type="dxa"/>
              <w:right w:w="90" w:type="dxa"/>
            </w:tcMar>
            <w:vAlign w:val="center"/>
          </w:tcPr>
          <w:p w14:paraId="49B6CA4E" w14:textId="0ABAEDCC" w:rsidR="00237C3F" w:rsidRPr="009F4405" w:rsidRDefault="0003468C" w:rsidP="000B57BC">
            <w:pPr>
              <w:spacing w:after="40" w:line="230" w:lineRule="auto"/>
              <w:jc w:val="left"/>
            </w:pPr>
            <w:r>
              <w:rPr>
                <w:b/>
                <w:bCs/>
                <w:sz w:val="18"/>
                <w:szCs w:val="18"/>
              </w:rPr>
              <w:t>B01</w:t>
            </w:r>
          </w:p>
        </w:tc>
        <w:tc>
          <w:tcPr>
            <w:tcW w:w="4200" w:type="dxa"/>
            <w:tcMar>
              <w:top w:w="60" w:type="dxa"/>
              <w:left w:w="90" w:type="dxa"/>
              <w:bottom w:w="60" w:type="dxa"/>
              <w:right w:w="90" w:type="dxa"/>
            </w:tcMar>
            <w:vAlign w:val="center"/>
          </w:tcPr>
          <w:p w14:paraId="0F0411B3" w14:textId="4C64B955" w:rsidR="005303C4" w:rsidRPr="009F4405" w:rsidRDefault="5AAEA8D1" w:rsidP="005303C4">
            <w:pPr>
              <w:spacing w:after="40" w:line="230" w:lineRule="auto"/>
              <w:jc w:val="left"/>
              <w:rPr>
                <w:sz w:val="18"/>
                <w:szCs w:val="18"/>
              </w:rPr>
            </w:pPr>
            <w:commentRangeStart w:id="60"/>
            <w:commentRangeStart w:id="61"/>
            <w:commentRangeStart w:id="62"/>
            <w:r w:rsidRPr="009F4405">
              <w:rPr>
                <w:sz w:val="18"/>
                <w:szCs w:val="18"/>
              </w:rPr>
              <w:t>P120C</w:t>
            </w:r>
            <w:r w:rsidR="00715305" w:rsidRPr="009F4405">
              <w:rPr>
                <w:sz w:val="18"/>
                <w:szCs w:val="18"/>
              </w:rPr>
              <w:t>//P160C</w:t>
            </w:r>
            <w:r w:rsidRPr="009F4405">
              <w:rPr>
                <w:sz w:val="18"/>
                <w:szCs w:val="18"/>
              </w:rPr>
              <w:t xml:space="preserve"> </w:t>
            </w:r>
            <w:commentRangeEnd w:id="60"/>
            <w:r w:rsidR="005303C4" w:rsidRPr="009F4405">
              <w:rPr>
                <w:rStyle w:val="CommentReference"/>
                <w:sz w:val="18"/>
                <w:szCs w:val="18"/>
              </w:rPr>
              <w:commentReference w:id="60"/>
            </w:r>
            <w:commentRangeEnd w:id="61"/>
            <w:r w:rsidRPr="009F4405">
              <w:rPr>
                <w:rStyle w:val="CommentReference"/>
                <w:sz w:val="18"/>
                <w:szCs w:val="18"/>
              </w:rPr>
              <w:commentReference w:id="61"/>
            </w:r>
            <w:commentRangeEnd w:id="62"/>
            <w:r w:rsidRPr="009F4405">
              <w:rPr>
                <w:rStyle w:val="CommentReference"/>
                <w:sz w:val="18"/>
                <w:szCs w:val="18"/>
              </w:rPr>
              <w:commentReference w:id="62"/>
            </w:r>
            <w:r w:rsidRPr="009F4405">
              <w:rPr>
                <w:sz w:val="18"/>
                <w:szCs w:val="18"/>
              </w:rPr>
              <w:t xml:space="preserve">dependency (used by both </w:t>
            </w:r>
            <w:r w:rsidR="00F100C9">
              <w:rPr>
                <w:sz w:val="18"/>
                <w:szCs w:val="18"/>
              </w:rPr>
              <w:t>A</w:t>
            </w:r>
            <w:r w:rsidR="00912ECA">
              <w:rPr>
                <w:sz w:val="18"/>
                <w:szCs w:val="18"/>
              </w:rPr>
              <w:t>rian</w:t>
            </w:r>
            <w:r w:rsidR="006B46EA">
              <w:rPr>
                <w:sz w:val="18"/>
                <w:szCs w:val="18"/>
              </w:rPr>
              <w:t>E06</w:t>
            </w:r>
            <w:r w:rsidRPr="009F4405">
              <w:rPr>
                <w:sz w:val="18"/>
                <w:szCs w:val="18"/>
              </w:rPr>
              <w:t xml:space="preserve"> and Vega) is a serial three-site chain (Colleferro → Le Haillan → Kourou) with no parallel path at any step, and the casting step currently locked to Kourou</w:t>
            </w:r>
            <w:r w:rsidR="005303C4" w:rsidRPr="009F4405">
              <w:rPr>
                <w:sz w:val="18"/>
                <w:szCs w:val="18"/>
              </w:rPr>
              <w:t xml:space="preserve">. The </w:t>
            </w:r>
            <w:r w:rsidR="000E2ADA" w:rsidRPr="009F4405">
              <w:rPr>
                <w:sz w:val="18"/>
                <w:szCs w:val="18"/>
              </w:rPr>
              <w:t>“</w:t>
            </w:r>
            <w:r w:rsidR="005303C4" w:rsidRPr="009F4405">
              <w:rPr>
                <w:sz w:val="18"/>
                <w:szCs w:val="18"/>
              </w:rPr>
              <w:t>new-generation</w:t>
            </w:r>
            <w:r w:rsidR="000E2ADA" w:rsidRPr="009F4405">
              <w:rPr>
                <w:sz w:val="18"/>
                <w:szCs w:val="18"/>
              </w:rPr>
              <w:t>”</w:t>
            </w:r>
            <w:r w:rsidR="005303C4" w:rsidRPr="009F4405">
              <w:rPr>
                <w:sz w:val="18"/>
                <w:szCs w:val="18"/>
              </w:rPr>
              <w:t xml:space="preserve"> P160C booster shares the same production chain and single-site casting.</w:t>
            </w:r>
          </w:p>
          <w:p w14:paraId="047BFA1E" w14:textId="5DDB9405" w:rsidR="00237C3F" w:rsidRPr="009F4405" w:rsidRDefault="5AAEA8D1" w:rsidP="1E177C0F">
            <w:pPr>
              <w:spacing w:after="40" w:line="230" w:lineRule="auto"/>
              <w:jc w:val="left"/>
              <w:rPr>
                <w:sz w:val="18"/>
                <w:szCs w:val="18"/>
              </w:rPr>
            </w:pPr>
            <w:commentRangeStart w:id="64"/>
            <w:commentRangeStart w:id="65"/>
            <w:commentRangeStart w:id="66"/>
            <w:r w:rsidRPr="009F4405">
              <w:rPr>
                <w:sz w:val="18"/>
                <w:szCs w:val="18"/>
              </w:rPr>
              <w:t>.</w:t>
            </w:r>
            <w:commentRangeEnd w:id="64"/>
            <w:r w:rsidR="00237C3F" w:rsidRPr="009F4405">
              <w:rPr>
                <w:rStyle w:val="CommentReference"/>
                <w:sz w:val="18"/>
                <w:szCs w:val="18"/>
              </w:rPr>
              <w:commentReference w:id="64"/>
            </w:r>
            <w:commentRangeEnd w:id="65"/>
            <w:r w:rsidRPr="009F4405">
              <w:rPr>
                <w:rStyle w:val="CommentReference"/>
                <w:sz w:val="18"/>
                <w:szCs w:val="18"/>
              </w:rPr>
              <w:commentReference w:id="65"/>
            </w:r>
            <w:commentRangeEnd w:id="66"/>
            <w:r w:rsidRPr="009F4405">
              <w:rPr>
                <w:rStyle w:val="CommentReference"/>
                <w:sz w:val="18"/>
                <w:szCs w:val="18"/>
              </w:rPr>
              <w:commentReference w:id="66"/>
            </w:r>
          </w:p>
        </w:tc>
        <w:tc>
          <w:tcPr>
            <w:tcW w:w="1050" w:type="dxa"/>
            <w:tcMar>
              <w:top w:w="60" w:type="dxa"/>
              <w:left w:w="90" w:type="dxa"/>
              <w:bottom w:w="60" w:type="dxa"/>
              <w:right w:w="90" w:type="dxa"/>
            </w:tcMar>
            <w:vAlign w:val="center"/>
          </w:tcPr>
          <w:p w14:paraId="2336F3F8" w14:textId="77777777" w:rsidR="00237C3F" w:rsidRPr="009F4405" w:rsidRDefault="00237C3F" w:rsidP="000B57BC">
            <w:pPr>
              <w:spacing w:after="40" w:line="230" w:lineRule="auto"/>
              <w:jc w:val="left"/>
            </w:pPr>
            <w:r w:rsidRPr="009F4405">
              <w:rPr>
                <w:sz w:val="18"/>
                <w:szCs w:val="18"/>
              </w:rPr>
              <w:t>Manufacturing &amp; assembly</w:t>
            </w:r>
          </w:p>
        </w:tc>
        <w:tc>
          <w:tcPr>
            <w:tcW w:w="500" w:type="dxa"/>
            <w:tcMar>
              <w:top w:w="60" w:type="dxa"/>
              <w:left w:w="90" w:type="dxa"/>
              <w:bottom w:w="60" w:type="dxa"/>
              <w:right w:w="90" w:type="dxa"/>
            </w:tcMar>
            <w:vAlign w:val="center"/>
          </w:tcPr>
          <w:p w14:paraId="0E3A24DF" w14:textId="77777777" w:rsidR="00237C3F" w:rsidRPr="009F4405" w:rsidRDefault="00237C3F" w:rsidP="000B57BC">
            <w:pPr>
              <w:spacing w:after="40" w:line="230" w:lineRule="auto"/>
              <w:jc w:val="left"/>
            </w:pPr>
            <w:r w:rsidRPr="009F4405">
              <w:rPr>
                <w:sz w:val="18"/>
                <w:szCs w:val="18"/>
              </w:rPr>
              <w:t>B</w:t>
            </w:r>
          </w:p>
        </w:tc>
        <w:tc>
          <w:tcPr>
            <w:tcW w:w="950" w:type="dxa"/>
            <w:tcMar>
              <w:top w:w="60" w:type="dxa"/>
              <w:left w:w="90" w:type="dxa"/>
              <w:bottom w:w="60" w:type="dxa"/>
              <w:right w:w="90" w:type="dxa"/>
            </w:tcMar>
            <w:vAlign w:val="center"/>
          </w:tcPr>
          <w:p w14:paraId="67A54631" w14:textId="77777777" w:rsidR="00237C3F" w:rsidRPr="009F4405" w:rsidRDefault="00237C3F" w:rsidP="000B57BC">
            <w:pPr>
              <w:spacing w:after="40" w:line="230" w:lineRule="auto"/>
              <w:jc w:val="left"/>
            </w:pPr>
            <w:r w:rsidRPr="009F4405">
              <w:rPr>
                <w:sz w:val="18"/>
                <w:szCs w:val="18"/>
              </w:rPr>
              <w:t>EU-wide</w:t>
            </w:r>
          </w:p>
        </w:tc>
        <w:tc>
          <w:tcPr>
            <w:tcW w:w="800" w:type="dxa"/>
            <w:tcMar>
              <w:top w:w="60" w:type="dxa"/>
              <w:left w:w="90" w:type="dxa"/>
              <w:bottom w:w="60" w:type="dxa"/>
              <w:right w:w="90" w:type="dxa"/>
            </w:tcMar>
            <w:vAlign w:val="center"/>
          </w:tcPr>
          <w:p w14:paraId="4A82B512" w14:textId="77777777" w:rsidR="00237C3F" w:rsidRPr="009F4405" w:rsidRDefault="00237C3F" w:rsidP="000B57BC">
            <w:pPr>
              <w:spacing w:after="40" w:line="230" w:lineRule="auto"/>
              <w:jc w:val="left"/>
            </w:pPr>
            <w:r w:rsidRPr="009F4405">
              <w:rPr>
                <w:sz w:val="18"/>
                <w:szCs w:val="18"/>
              </w:rPr>
              <w:t>High</w:t>
            </w:r>
          </w:p>
        </w:tc>
        <w:tc>
          <w:tcPr>
            <w:tcW w:w="1050" w:type="dxa"/>
            <w:tcMar>
              <w:top w:w="60" w:type="dxa"/>
              <w:left w:w="90" w:type="dxa"/>
              <w:bottom w:w="60" w:type="dxa"/>
              <w:right w:w="90" w:type="dxa"/>
            </w:tcMar>
            <w:vAlign w:val="center"/>
          </w:tcPr>
          <w:p w14:paraId="13694344" w14:textId="77777777" w:rsidR="00237C3F" w:rsidRPr="009F4405" w:rsidRDefault="00237C3F" w:rsidP="000B57BC">
            <w:pPr>
              <w:spacing w:after="40" w:line="230" w:lineRule="auto"/>
              <w:jc w:val="left"/>
            </w:pPr>
            <w:r w:rsidRPr="009F4405">
              <w:rPr>
                <w:sz w:val="18"/>
                <w:szCs w:val="18"/>
              </w:rPr>
              <w:t>Short</w:t>
            </w:r>
          </w:p>
        </w:tc>
        <w:tc>
          <w:tcPr>
            <w:tcW w:w="500" w:type="dxa"/>
            <w:tcMar>
              <w:top w:w="60" w:type="dxa"/>
              <w:left w:w="90" w:type="dxa"/>
              <w:bottom w:w="60" w:type="dxa"/>
              <w:right w:w="90" w:type="dxa"/>
            </w:tcMar>
            <w:vAlign w:val="center"/>
          </w:tcPr>
          <w:p w14:paraId="4846455E" w14:textId="77777777" w:rsidR="00237C3F" w:rsidRPr="009F4405" w:rsidRDefault="00237C3F" w:rsidP="000B57BC">
            <w:pPr>
              <w:spacing w:after="40" w:line="230" w:lineRule="auto"/>
              <w:jc w:val="left"/>
            </w:pPr>
            <w:r w:rsidRPr="009F4405">
              <w:rPr>
                <w:sz w:val="18"/>
                <w:szCs w:val="18"/>
              </w:rPr>
              <w:t>Y</w:t>
            </w:r>
          </w:p>
        </w:tc>
      </w:tr>
      <w:tr w:rsidR="00237C3F" w:rsidRPr="009F4405" w14:paraId="0435838B" w14:textId="77777777" w:rsidTr="1E177C0F">
        <w:tc>
          <w:tcPr>
            <w:tcW w:w="550" w:type="dxa"/>
            <w:tcMar>
              <w:top w:w="60" w:type="dxa"/>
              <w:left w:w="90" w:type="dxa"/>
              <w:bottom w:w="60" w:type="dxa"/>
              <w:right w:w="90" w:type="dxa"/>
            </w:tcMar>
            <w:vAlign w:val="center"/>
          </w:tcPr>
          <w:p w14:paraId="11643B20" w14:textId="16F63C48" w:rsidR="00237C3F" w:rsidRPr="009F4405" w:rsidRDefault="0003468C" w:rsidP="000B57BC">
            <w:pPr>
              <w:spacing w:after="40" w:line="230" w:lineRule="auto"/>
              <w:jc w:val="left"/>
            </w:pPr>
            <w:r>
              <w:rPr>
                <w:b/>
                <w:bCs/>
                <w:sz w:val="18"/>
                <w:szCs w:val="18"/>
              </w:rPr>
              <w:t>B02</w:t>
            </w:r>
          </w:p>
        </w:tc>
        <w:tc>
          <w:tcPr>
            <w:tcW w:w="4200" w:type="dxa"/>
            <w:tcMar>
              <w:top w:w="60" w:type="dxa"/>
              <w:left w:w="90" w:type="dxa"/>
              <w:bottom w:w="60" w:type="dxa"/>
              <w:right w:w="90" w:type="dxa"/>
            </w:tcMar>
            <w:vAlign w:val="center"/>
          </w:tcPr>
          <w:p w14:paraId="4D3CEF13" w14:textId="1864A188" w:rsidR="00237C3F" w:rsidRPr="009F4405" w:rsidRDefault="00237C3F" w:rsidP="000B57BC">
            <w:pPr>
              <w:spacing w:after="40" w:line="230" w:lineRule="auto"/>
              <w:jc w:val="left"/>
            </w:pPr>
            <w:r w:rsidRPr="009F4405">
              <w:rPr>
                <w:sz w:val="18"/>
                <w:szCs w:val="18"/>
              </w:rPr>
              <w:t xml:space="preserve">Propulsion test capabilities for medium- and heavy-lift class engines exist at a single site and are oversubscribed: vacuum/high-altitude qualification of cryogenic upper-stage engines and full thrust-chamber testing at Lampoldshausen (see </w:t>
            </w:r>
            <w:r w:rsidR="00F100C9">
              <w:rPr>
                <w:sz w:val="18"/>
                <w:szCs w:val="18"/>
              </w:rPr>
              <w:t>A12</w:t>
            </w:r>
            <w:r w:rsidRPr="009F4405">
              <w:rPr>
                <w:sz w:val="18"/>
                <w:szCs w:val="18"/>
              </w:rPr>
              <w:t>).</w:t>
            </w:r>
          </w:p>
        </w:tc>
        <w:tc>
          <w:tcPr>
            <w:tcW w:w="1050" w:type="dxa"/>
            <w:tcMar>
              <w:top w:w="60" w:type="dxa"/>
              <w:left w:w="90" w:type="dxa"/>
              <w:bottom w:w="60" w:type="dxa"/>
              <w:right w:w="90" w:type="dxa"/>
            </w:tcMar>
            <w:vAlign w:val="center"/>
          </w:tcPr>
          <w:p w14:paraId="35AC8B70" w14:textId="77777777" w:rsidR="00237C3F" w:rsidRPr="009F4405" w:rsidRDefault="00237C3F" w:rsidP="000B57BC">
            <w:pPr>
              <w:spacing w:after="40" w:line="230" w:lineRule="auto"/>
              <w:jc w:val="left"/>
            </w:pPr>
            <w:r w:rsidRPr="009F4405">
              <w:rPr>
                <w:sz w:val="18"/>
                <w:szCs w:val="18"/>
              </w:rPr>
              <w:t>Testing centres</w:t>
            </w:r>
          </w:p>
        </w:tc>
        <w:tc>
          <w:tcPr>
            <w:tcW w:w="500" w:type="dxa"/>
            <w:tcMar>
              <w:top w:w="60" w:type="dxa"/>
              <w:left w:w="90" w:type="dxa"/>
              <w:bottom w:w="60" w:type="dxa"/>
              <w:right w:w="90" w:type="dxa"/>
            </w:tcMar>
            <w:vAlign w:val="center"/>
          </w:tcPr>
          <w:p w14:paraId="376E11DE" w14:textId="77777777" w:rsidR="00237C3F" w:rsidRPr="009F4405" w:rsidRDefault="00237C3F" w:rsidP="000B57BC">
            <w:pPr>
              <w:spacing w:after="40" w:line="230" w:lineRule="auto"/>
              <w:jc w:val="left"/>
            </w:pPr>
            <w:r w:rsidRPr="009F4405">
              <w:rPr>
                <w:sz w:val="18"/>
                <w:szCs w:val="18"/>
              </w:rPr>
              <w:t>B</w:t>
            </w:r>
          </w:p>
        </w:tc>
        <w:tc>
          <w:tcPr>
            <w:tcW w:w="950" w:type="dxa"/>
            <w:tcMar>
              <w:top w:w="60" w:type="dxa"/>
              <w:left w:w="90" w:type="dxa"/>
              <w:bottom w:w="60" w:type="dxa"/>
              <w:right w:w="90" w:type="dxa"/>
            </w:tcMar>
            <w:vAlign w:val="center"/>
          </w:tcPr>
          <w:p w14:paraId="14B044BF" w14:textId="77777777" w:rsidR="00237C3F" w:rsidRPr="009F4405" w:rsidRDefault="00237C3F" w:rsidP="000B57BC">
            <w:pPr>
              <w:spacing w:after="40" w:line="230" w:lineRule="auto"/>
              <w:jc w:val="left"/>
            </w:pPr>
            <w:r w:rsidRPr="009F4405">
              <w:rPr>
                <w:sz w:val="18"/>
                <w:szCs w:val="18"/>
              </w:rPr>
              <w:t>EU-wide</w:t>
            </w:r>
          </w:p>
        </w:tc>
        <w:tc>
          <w:tcPr>
            <w:tcW w:w="800" w:type="dxa"/>
            <w:tcMar>
              <w:top w:w="60" w:type="dxa"/>
              <w:left w:w="90" w:type="dxa"/>
              <w:bottom w:w="60" w:type="dxa"/>
              <w:right w:w="90" w:type="dxa"/>
            </w:tcMar>
            <w:vAlign w:val="center"/>
          </w:tcPr>
          <w:p w14:paraId="494A17B9" w14:textId="77777777" w:rsidR="00237C3F" w:rsidRPr="009F4405" w:rsidRDefault="00237C3F" w:rsidP="000B57BC">
            <w:pPr>
              <w:spacing w:after="40" w:line="230" w:lineRule="auto"/>
              <w:jc w:val="left"/>
            </w:pPr>
            <w:r w:rsidRPr="009F4405">
              <w:rPr>
                <w:sz w:val="18"/>
                <w:szCs w:val="18"/>
              </w:rPr>
              <w:t>High</w:t>
            </w:r>
          </w:p>
        </w:tc>
        <w:tc>
          <w:tcPr>
            <w:tcW w:w="1050" w:type="dxa"/>
            <w:tcMar>
              <w:top w:w="60" w:type="dxa"/>
              <w:left w:w="90" w:type="dxa"/>
              <w:bottom w:w="60" w:type="dxa"/>
              <w:right w:w="90" w:type="dxa"/>
            </w:tcMar>
            <w:vAlign w:val="center"/>
          </w:tcPr>
          <w:p w14:paraId="3A7CE0DC" w14:textId="77777777" w:rsidR="00237C3F" w:rsidRPr="009F4405" w:rsidRDefault="00237C3F" w:rsidP="000B57BC">
            <w:pPr>
              <w:spacing w:after="40" w:line="230" w:lineRule="auto"/>
              <w:jc w:val="left"/>
            </w:pPr>
            <w:r w:rsidRPr="009F4405">
              <w:rPr>
                <w:sz w:val="18"/>
                <w:szCs w:val="18"/>
              </w:rPr>
              <w:t>Short</w:t>
            </w:r>
          </w:p>
        </w:tc>
        <w:tc>
          <w:tcPr>
            <w:tcW w:w="500" w:type="dxa"/>
            <w:tcMar>
              <w:top w:w="60" w:type="dxa"/>
              <w:left w:w="90" w:type="dxa"/>
              <w:bottom w:w="60" w:type="dxa"/>
              <w:right w:w="90" w:type="dxa"/>
            </w:tcMar>
            <w:vAlign w:val="center"/>
          </w:tcPr>
          <w:p w14:paraId="63CB2ACA" w14:textId="77777777" w:rsidR="00237C3F" w:rsidRPr="009F4405" w:rsidRDefault="00237C3F" w:rsidP="000B57BC">
            <w:pPr>
              <w:spacing w:after="40" w:line="230" w:lineRule="auto"/>
              <w:jc w:val="left"/>
            </w:pPr>
            <w:r w:rsidRPr="009F4405">
              <w:rPr>
                <w:sz w:val="18"/>
                <w:szCs w:val="18"/>
              </w:rPr>
              <w:t>N</w:t>
            </w:r>
          </w:p>
        </w:tc>
      </w:tr>
      <w:tr w:rsidR="00237C3F" w:rsidRPr="009F4405" w14:paraId="0E5DEB37" w14:textId="77777777" w:rsidTr="1E177C0F">
        <w:tc>
          <w:tcPr>
            <w:tcW w:w="550" w:type="dxa"/>
            <w:tcMar>
              <w:top w:w="60" w:type="dxa"/>
              <w:left w:w="90" w:type="dxa"/>
              <w:bottom w:w="60" w:type="dxa"/>
              <w:right w:w="90" w:type="dxa"/>
            </w:tcMar>
            <w:vAlign w:val="center"/>
          </w:tcPr>
          <w:p w14:paraId="14041E27" w14:textId="3D57DD28" w:rsidR="00237C3F" w:rsidRPr="009F4405" w:rsidRDefault="0003468C" w:rsidP="000B57BC">
            <w:pPr>
              <w:spacing w:after="40" w:line="230" w:lineRule="auto"/>
              <w:jc w:val="left"/>
            </w:pPr>
            <w:r>
              <w:rPr>
                <w:b/>
                <w:bCs/>
                <w:sz w:val="18"/>
                <w:szCs w:val="18"/>
              </w:rPr>
              <w:t>B03</w:t>
            </w:r>
          </w:p>
        </w:tc>
        <w:tc>
          <w:tcPr>
            <w:tcW w:w="4200" w:type="dxa"/>
            <w:tcMar>
              <w:top w:w="60" w:type="dxa"/>
              <w:left w:w="90" w:type="dxa"/>
              <w:bottom w:w="60" w:type="dxa"/>
              <w:right w:w="90" w:type="dxa"/>
            </w:tcMar>
            <w:vAlign w:val="center"/>
          </w:tcPr>
          <w:p w14:paraId="7D05698C" w14:textId="77777777" w:rsidR="00237C3F" w:rsidRPr="009F4405" w:rsidRDefault="00237C3F" w:rsidP="000B57BC">
            <w:pPr>
              <w:spacing w:after="40" w:line="230" w:lineRule="auto"/>
              <w:jc w:val="left"/>
            </w:pPr>
            <w:r w:rsidRPr="009F4405">
              <w:rPr>
                <w:sz w:val="18"/>
                <w:szCs w:val="18"/>
              </w:rPr>
              <w:t>Single European supplier (ArianeGroup) of precursor for solid propellants (NH4ClO4) and of MMH fuel.</w:t>
            </w:r>
          </w:p>
        </w:tc>
        <w:tc>
          <w:tcPr>
            <w:tcW w:w="1050" w:type="dxa"/>
            <w:tcMar>
              <w:top w:w="60" w:type="dxa"/>
              <w:left w:w="90" w:type="dxa"/>
              <w:bottom w:w="60" w:type="dxa"/>
              <w:right w:w="90" w:type="dxa"/>
            </w:tcMar>
            <w:vAlign w:val="center"/>
          </w:tcPr>
          <w:p w14:paraId="53AF2694" w14:textId="77777777" w:rsidR="00237C3F" w:rsidRPr="009F4405" w:rsidRDefault="00237C3F" w:rsidP="000B57BC">
            <w:pPr>
              <w:spacing w:after="40" w:line="230" w:lineRule="auto"/>
              <w:jc w:val="left"/>
            </w:pPr>
            <w:r w:rsidRPr="009F4405">
              <w:rPr>
                <w:sz w:val="18"/>
                <w:szCs w:val="18"/>
              </w:rPr>
              <w:t>Manufacturing &amp; assembly</w:t>
            </w:r>
          </w:p>
        </w:tc>
        <w:tc>
          <w:tcPr>
            <w:tcW w:w="500" w:type="dxa"/>
            <w:tcMar>
              <w:top w:w="60" w:type="dxa"/>
              <w:left w:w="90" w:type="dxa"/>
              <w:bottom w:w="60" w:type="dxa"/>
              <w:right w:w="90" w:type="dxa"/>
            </w:tcMar>
            <w:vAlign w:val="center"/>
          </w:tcPr>
          <w:p w14:paraId="0167EC63" w14:textId="77777777" w:rsidR="00237C3F" w:rsidRPr="009F4405" w:rsidRDefault="00237C3F" w:rsidP="000B57BC">
            <w:pPr>
              <w:spacing w:after="40" w:line="230" w:lineRule="auto"/>
              <w:jc w:val="left"/>
            </w:pPr>
            <w:r w:rsidRPr="009F4405">
              <w:rPr>
                <w:sz w:val="18"/>
                <w:szCs w:val="18"/>
              </w:rPr>
              <w:t>D</w:t>
            </w:r>
          </w:p>
        </w:tc>
        <w:tc>
          <w:tcPr>
            <w:tcW w:w="950" w:type="dxa"/>
            <w:tcMar>
              <w:top w:w="60" w:type="dxa"/>
              <w:left w:w="90" w:type="dxa"/>
              <w:bottom w:w="60" w:type="dxa"/>
              <w:right w:w="90" w:type="dxa"/>
            </w:tcMar>
            <w:vAlign w:val="center"/>
          </w:tcPr>
          <w:p w14:paraId="0AE445AB" w14:textId="77777777" w:rsidR="00237C3F" w:rsidRPr="009F4405" w:rsidRDefault="00237C3F" w:rsidP="000B57BC">
            <w:pPr>
              <w:spacing w:after="40" w:line="230" w:lineRule="auto"/>
              <w:jc w:val="left"/>
            </w:pPr>
            <w:r w:rsidRPr="009F4405">
              <w:rPr>
                <w:sz w:val="18"/>
                <w:szCs w:val="18"/>
              </w:rPr>
              <w:t>EU-wide</w:t>
            </w:r>
          </w:p>
        </w:tc>
        <w:tc>
          <w:tcPr>
            <w:tcW w:w="800" w:type="dxa"/>
            <w:tcMar>
              <w:top w:w="60" w:type="dxa"/>
              <w:left w:w="90" w:type="dxa"/>
              <w:bottom w:w="60" w:type="dxa"/>
              <w:right w:w="90" w:type="dxa"/>
            </w:tcMar>
            <w:vAlign w:val="center"/>
          </w:tcPr>
          <w:p w14:paraId="72517155" w14:textId="77777777" w:rsidR="00237C3F" w:rsidRPr="009F4405" w:rsidRDefault="00237C3F" w:rsidP="000B57BC">
            <w:pPr>
              <w:spacing w:after="40" w:line="230" w:lineRule="auto"/>
              <w:jc w:val="left"/>
            </w:pPr>
            <w:r w:rsidRPr="009F4405">
              <w:rPr>
                <w:sz w:val="18"/>
                <w:szCs w:val="18"/>
              </w:rPr>
              <w:t>Medium</w:t>
            </w:r>
          </w:p>
        </w:tc>
        <w:tc>
          <w:tcPr>
            <w:tcW w:w="1050" w:type="dxa"/>
            <w:tcMar>
              <w:top w:w="60" w:type="dxa"/>
              <w:left w:w="90" w:type="dxa"/>
              <w:bottom w:w="60" w:type="dxa"/>
              <w:right w:w="90" w:type="dxa"/>
            </w:tcMar>
            <w:vAlign w:val="center"/>
          </w:tcPr>
          <w:p w14:paraId="3975C8C5" w14:textId="77777777" w:rsidR="00237C3F" w:rsidRPr="009F4405" w:rsidRDefault="00237C3F" w:rsidP="000B57BC">
            <w:pPr>
              <w:spacing w:after="40" w:line="230" w:lineRule="auto"/>
              <w:jc w:val="left"/>
            </w:pPr>
            <w:r w:rsidRPr="009F4405">
              <w:rPr>
                <w:sz w:val="18"/>
                <w:szCs w:val="18"/>
              </w:rPr>
              <w:t>Short</w:t>
            </w:r>
          </w:p>
        </w:tc>
        <w:tc>
          <w:tcPr>
            <w:tcW w:w="500" w:type="dxa"/>
            <w:tcMar>
              <w:top w:w="60" w:type="dxa"/>
              <w:left w:w="90" w:type="dxa"/>
              <w:bottom w:w="60" w:type="dxa"/>
              <w:right w:w="90" w:type="dxa"/>
            </w:tcMar>
            <w:vAlign w:val="center"/>
          </w:tcPr>
          <w:p w14:paraId="76A40B99" w14:textId="77777777" w:rsidR="00237C3F" w:rsidRPr="009F4405" w:rsidRDefault="00237C3F" w:rsidP="000B57BC">
            <w:pPr>
              <w:spacing w:after="40" w:line="230" w:lineRule="auto"/>
              <w:jc w:val="left"/>
            </w:pPr>
            <w:r w:rsidRPr="009F4405">
              <w:rPr>
                <w:sz w:val="18"/>
                <w:szCs w:val="18"/>
              </w:rPr>
              <w:t>N</w:t>
            </w:r>
          </w:p>
        </w:tc>
      </w:tr>
      <w:tr w:rsidR="00237C3F" w:rsidRPr="009F4405" w14:paraId="790AEBE0" w14:textId="77777777" w:rsidTr="1E177C0F">
        <w:tc>
          <w:tcPr>
            <w:tcW w:w="550" w:type="dxa"/>
            <w:tcMar>
              <w:top w:w="60" w:type="dxa"/>
              <w:left w:w="90" w:type="dxa"/>
              <w:bottom w:w="60" w:type="dxa"/>
              <w:right w:w="90" w:type="dxa"/>
            </w:tcMar>
            <w:vAlign w:val="center"/>
          </w:tcPr>
          <w:p w14:paraId="44154F8F" w14:textId="7A79B6D4" w:rsidR="00237C3F" w:rsidRPr="009F4405" w:rsidRDefault="0003468C" w:rsidP="000B57BC">
            <w:pPr>
              <w:spacing w:after="40" w:line="230" w:lineRule="auto"/>
              <w:jc w:val="left"/>
            </w:pPr>
            <w:r>
              <w:rPr>
                <w:b/>
                <w:bCs/>
                <w:sz w:val="18"/>
                <w:szCs w:val="18"/>
              </w:rPr>
              <w:t>B04</w:t>
            </w:r>
          </w:p>
        </w:tc>
        <w:tc>
          <w:tcPr>
            <w:tcW w:w="4200" w:type="dxa"/>
            <w:tcMar>
              <w:top w:w="60" w:type="dxa"/>
              <w:left w:w="90" w:type="dxa"/>
              <w:bottom w:w="60" w:type="dxa"/>
              <w:right w:w="90" w:type="dxa"/>
            </w:tcMar>
            <w:vAlign w:val="center"/>
          </w:tcPr>
          <w:p w14:paraId="0099EBBB" w14:textId="77777777" w:rsidR="00237C3F" w:rsidRPr="009F4405" w:rsidRDefault="00237C3F" w:rsidP="000B57BC">
            <w:pPr>
              <w:spacing w:after="40" w:line="230" w:lineRule="auto"/>
              <w:jc w:val="left"/>
            </w:pPr>
            <w:r w:rsidRPr="009F4405">
              <w:rPr>
                <w:sz w:val="18"/>
                <w:szCs w:val="18"/>
              </w:rPr>
              <w:t>Single liquid-hydrogen supply in Kourou through Air Liquide Spatial Guyane, with maritime LH2 transport immature.</w:t>
            </w:r>
          </w:p>
        </w:tc>
        <w:tc>
          <w:tcPr>
            <w:tcW w:w="1050" w:type="dxa"/>
            <w:tcMar>
              <w:top w:w="60" w:type="dxa"/>
              <w:left w:w="90" w:type="dxa"/>
              <w:bottom w:w="60" w:type="dxa"/>
              <w:right w:w="90" w:type="dxa"/>
            </w:tcMar>
            <w:vAlign w:val="center"/>
          </w:tcPr>
          <w:p w14:paraId="2BF5230D" w14:textId="77777777" w:rsidR="00237C3F" w:rsidRPr="009F4405" w:rsidRDefault="00237C3F" w:rsidP="000B57BC">
            <w:pPr>
              <w:spacing w:after="40" w:line="230" w:lineRule="auto"/>
              <w:jc w:val="left"/>
            </w:pPr>
            <w:r w:rsidRPr="009F4405">
              <w:rPr>
                <w:sz w:val="18"/>
                <w:szCs w:val="18"/>
              </w:rPr>
              <w:t>Manufacturing &amp; assembly</w:t>
            </w:r>
          </w:p>
        </w:tc>
        <w:tc>
          <w:tcPr>
            <w:tcW w:w="500" w:type="dxa"/>
            <w:tcMar>
              <w:top w:w="60" w:type="dxa"/>
              <w:left w:w="90" w:type="dxa"/>
              <w:bottom w:w="60" w:type="dxa"/>
              <w:right w:w="90" w:type="dxa"/>
            </w:tcMar>
            <w:vAlign w:val="center"/>
          </w:tcPr>
          <w:p w14:paraId="764E7373" w14:textId="77777777" w:rsidR="00237C3F" w:rsidRPr="009F4405" w:rsidRDefault="00237C3F" w:rsidP="000B57BC">
            <w:pPr>
              <w:spacing w:after="40" w:line="230" w:lineRule="auto"/>
              <w:jc w:val="left"/>
            </w:pPr>
            <w:r w:rsidRPr="009F4405">
              <w:rPr>
                <w:sz w:val="18"/>
                <w:szCs w:val="18"/>
              </w:rPr>
              <w:t>D</w:t>
            </w:r>
          </w:p>
        </w:tc>
        <w:tc>
          <w:tcPr>
            <w:tcW w:w="950" w:type="dxa"/>
            <w:tcMar>
              <w:top w:w="60" w:type="dxa"/>
              <w:left w:w="90" w:type="dxa"/>
              <w:bottom w:w="60" w:type="dxa"/>
              <w:right w:w="90" w:type="dxa"/>
            </w:tcMar>
            <w:vAlign w:val="center"/>
          </w:tcPr>
          <w:p w14:paraId="3AB0044B" w14:textId="77777777" w:rsidR="00237C3F" w:rsidRPr="009F4405" w:rsidRDefault="00237C3F" w:rsidP="000B57BC">
            <w:pPr>
              <w:spacing w:after="40" w:line="230" w:lineRule="auto"/>
              <w:jc w:val="left"/>
            </w:pPr>
            <w:r w:rsidRPr="009F4405">
              <w:rPr>
                <w:sz w:val="18"/>
                <w:szCs w:val="18"/>
              </w:rPr>
              <w:t>Site-specific</w:t>
            </w:r>
          </w:p>
        </w:tc>
        <w:tc>
          <w:tcPr>
            <w:tcW w:w="800" w:type="dxa"/>
            <w:tcMar>
              <w:top w:w="60" w:type="dxa"/>
              <w:left w:w="90" w:type="dxa"/>
              <w:bottom w:w="60" w:type="dxa"/>
              <w:right w:w="90" w:type="dxa"/>
            </w:tcMar>
            <w:vAlign w:val="center"/>
          </w:tcPr>
          <w:p w14:paraId="0DA176B5" w14:textId="77777777" w:rsidR="00237C3F" w:rsidRPr="009F4405" w:rsidRDefault="00237C3F" w:rsidP="000B57BC">
            <w:pPr>
              <w:spacing w:after="40" w:line="230" w:lineRule="auto"/>
              <w:jc w:val="left"/>
            </w:pPr>
            <w:r w:rsidRPr="009F4405">
              <w:rPr>
                <w:sz w:val="18"/>
                <w:szCs w:val="18"/>
              </w:rPr>
              <w:t>Medium</w:t>
            </w:r>
          </w:p>
        </w:tc>
        <w:tc>
          <w:tcPr>
            <w:tcW w:w="1050" w:type="dxa"/>
            <w:tcMar>
              <w:top w:w="60" w:type="dxa"/>
              <w:left w:w="90" w:type="dxa"/>
              <w:bottom w:w="60" w:type="dxa"/>
              <w:right w:w="90" w:type="dxa"/>
            </w:tcMar>
            <w:vAlign w:val="center"/>
          </w:tcPr>
          <w:p w14:paraId="0653BFD8" w14:textId="77777777" w:rsidR="00237C3F" w:rsidRPr="009F4405" w:rsidRDefault="00237C3F" w:rsidP="000B57BC">
            <w:pPr>
              <w:spacing w:after="40" w:line="230" w:lineRule="auto"/>
              <w:jc w:val="left"/>
            </w:pPr>
            <w:r w:rsidRPr="009F4405">
              <w:rPr>
                <w:sz w:val="18"/>
                <w:szCs w:val="18"/>
              </w:rPr>
              <w:t>Short</w:t>
            </w:r>
          </w:p>
        </w:tc>
        <w:tc>
          <w:tcPr>
            <w:tcW w:w="500" w:type="dxa"/>
            <w:tcMar>
              <w:top w:w="60" w:type="dxa"/>
              <w:left w:w="90" w:type="dxa"/>
              <w:bottom w:w="60" w:type="dxa"/>
              <w:right w:w="90" w:type="dxa"/>
            </w:tcMar>
            <w:vAlign w:val="center"/>
          </w:tcPr>
          <w:p w14:paraId="55F37CE3" w14:textId="77777777" w:rsidR="00237C3F" w:rsidRPr="009F4405" w:rsidRDefault="00237C3F" w:rsidP="000B57BC">
            <w:pPr>
              <w:spacing w:after="40" w:line="230" w:lineRule="auto"/>
              <w:jc w:val="left"/>
            </w:pPr>
            <w:r w:rsidRPr="009F4405">
              <w:rPr>
                <w:sz w:val="18"/>
                <w:szCs w:val="18"/>
              </w:rPr>
              <w:t>Y</w:t>
            </w:r>
          </w:p>
        </w:tc>
      </w:tr>
      <w:tr w:rsidR="00237C3F" w:rsidRPr="009F4405" w14:paraId="17C8E990" w14:textId="77777777" w:rsidTr="1E177C0F">
        <w:tc>
          <w:tcPr>
            <w:tcW w:w="550" w:type="dxa"/>
            <w:tcMar>
              <w:top w:w="60" w:type="dxa"/>
              <w:left w:w="90" w:type="dxa"/>
              <w:bottom w:w="60" w:type="dxa"/>
              <w:right w:w="90" w:type="dxa"/>
            </w:tcMar>
            <w:vAlign w:val="center"/>
          </w:tcPr>
          <w:p w14:paraId="3307E14B" w14:textId="034D0662" w:rsidR="00237C3F" w:rsidRPr="009F4405" w:rsidRDefault="0003468C" w:rsidP="000B57BC">
            <w:pPr>
              <w:spacing w:after="40" w:line="230" w:lineRule="auto"/>
              <w:jc w:val="left"/>
            </w:pPr>
            <w:r>
              <w:rPr>
                <w:b/>
                <w:bCs/>
                <w:sz w:val="18"/>
                <w:szCs w:val="18"/>
              </w:rPr>
              <w:t>B05</w:t>
            </w:r>
          </w:p>
        </w:tc>
        <w:tc>
          <w:tcPr>
            <w:tcW w:w="4200" w:type="dxa"/>
            <w:tcMar>
              <w:top w:w="60" w:type="dxa"/>
              <w:left w:w="90" w:type="dxa"/>
              <w:bottom w:w="60" w:type="dxa"/>
              <w:right w:w="90" w:type="dxa"/>
            </w:tcMar>
            <w:vAlign w:val="center"/>
          </w:tcPr>
          <w:p w14:paraId="505AC9E5" w14:textId="6B7962C2" w:rsidR="00237C3F" w:rsidRPr="009F4405" w:rsidRDefault="00F100C9" w:rsidP="000B57BC">
            <w:pPr>
              <w:spacing w:after="40" w:line="230" w:lineRule="auto"/>
              <w:jc w:val="left"/>
            </w:pPr>
            <w:r>
              <w:rPr>
                <w:sz w:val="18"/>
                <w:szCs w:val="18"/>
              </w:rPr>
              <w:t>A06</w:t>
            </w:r>
            <w:r w:rsidR="00237C3F" w:rsidRPr="009F4405">
              <w:rPr>
                <w:sz w:val="18"/>
                <w:szCs w:val="18"/>
              </w:rPr>
              <w:t xml:space="preserve"> nominal cadence capped at 9–10 per year and Vega at 6 per year by supply-chain and manufacturing bottlenecks — solid-motor production first among them — with years needed merely to double that cadence.</w:t>
            </w:r>
          </w:p>
        </w:tc>
        <w:tc>
          <w:tcPr>
            <w:tcW w:w="1050" w:type="dxa"/>
            <w:tcMar>
              <w:top w:w="60" w:type="dxa"/>
              <w:left w:w="90" w:type="dxa"/>
              <w:bottom w:w="60" w:type="dxa"/>
              <w:right w:w="90" w:type="dxa"/>
            </w:tcMar>
            <w:vAlign w:val="center"/>
          </w:tcPr>
          <w:p w14:paraId="46003341" w14:textId="77777777" w:rsidR="00237C3F" w:rsidRPr="009F4405" w:rsidRDefault="00237C3F" w:rsidP="000B57BC">
            <w:pPr>
              <w:spacing w:after="40" w:line="230" w:lineRule="auto"/>
              <w:jc w:val="left"/>
            </w:pPr>
            <w:r w:rsidRPr="009F4405">
              <w:rPr>
                <w:sz w:val="18"/>
                <w:szCs w:val="18"/>
              </w:rPr>
              <w:t>Manufacturing &amp; assembly</w:t>
            </w:r>
          </w:p>
        </w:tc>
        <w:tc>
          <w:tcPr>
            <w:tcW w:w="500" w:type="dxa"/>
            <w:tcMar>
              <w:top w:w="60" w:type="dxa"/>
              <w:left w:w="90" w:type="dxa"/>
              <w:bottom w:w="60" w:type="dxa"/>
              <w:right w:w="90" w:type="dxa"/>
            </w:tcMar>
            <w:vAlign w:val="center"/>
          </w:tcPr>
          <w:p w14:paraId="10BB0F05" w14:textId="77777777" w:rsidR="00237C3F" w:rsidRPr="009F4405" w:rsidRDefault="00237C3F" w:rsidP="000B57BC">
            <w:pPr>
              <w:spacing w:after="40" w:line="230" w:lineRule="auto"/>
              <w:jc w:val="left"/>
            </w:pPr>
            <w:r w:rsidRPr="009F4405">
              <w:rPr>
                <w:sz w:val="18"/>
                <w:szCs w:val="18"/>
              </w:rPr>
              <w:t>B</w:t>
            </w:r>
          </w:p>
        </w:tc>
        <w:tc>
          <w:tcPr>
            <w:tcW w:w="950" w:type="dxa"/>
            <w:tcMar>
              <w:top w:w="60" w:type="dxa"/>
              <w:left w:w="90" w:type="dxa"/>
              <w:bottom w:w="60" w:type="dxa"/>
              <w:right w:w="90" w:type="dxa"/>
            </w:tcMar>
            <w:vAlign w:val="center"/>
          </w:tcPr>
          <w:p w14:paraId="733BF473" w14:textId="77777777" w:rsidR="00237C3F" w:rsidRPr="009F4405" w:rsidRDefault="00237C3F" w:rsidP="000B57BC">
            <w:pPr>
              <w:spacing w:after="40" w:line="230" w:lineRule="auto"/>
              <w:jc w:val="left"/>
            </w:pPr>
            <w:r w:rsidRPr="009F4405">
              <w:rPr>
                <w:sz w:val="18"/>
                <w:szCs w:val="18"/>
              </w:rPr>
              <w:t>EU-wide</w:t>
            </w:r>
          </w:p>
        </w:tc>
        <w:tc>
          <w:tcPr>
            <w:tcW w:w="800" w:type="dxa"/>
            <w:tcMar>
              <w:top w:w="60" w:type="dxa"/>
              <w:left w:w="90" w:type="dxa"/>
              <w:bottom w:w="60" w:type="dxa"/>
              <w:right w:w="90" w:type="dxa"/>
            </w:tcMar>
            <w:vAlign w:val="center"/>
          </w:tcPr>
          <w:p w14:paraId="5E1DE479" w14:textId="77777777" w:rsidR="00237C3F" w:rsidRPr="009F4405" w:rsidRDefault="00237C3F" w:rsidP="000B57BC">
            <w:pPr>
              <w:spacing w:after="40" w:line="230" w:lineRule="auto"/>
              <w:jc w:val="left"/>
            </w:pPr>
            <w:r w:rsidRPr="009F4405">
              <w:rPr>
                <w:sz w:val="18"/>
                <w:szCs w:val="18"/>
              </w:rPr>
              <w:t>High</w:t>
            </w:r>
          </w:p>
        </w:tc>
        <w:tc>
          <w:tcPr>
            <w:tcW w:w="1050" w:type="dxa"/>
            <w:tcMar>
              <w:top w:w="60" w:type="dxa"/>
              <w:left w:w="90" w:type="dxa"/>
              <w:bottom w:w="60" w:type="dxa"/>
              <w:right w:w="90" w:type="dxa"/>
            </w:tcMar>
            <w:vAlign w:val="center"/>
          </w:tcPr>
          <w:p w14:paraId="3BD2EA2C" w14:textId="77777777" w:rsidR="00237C3F" w:rsidRPr="009F4405" w:rsidRDefault="00237C3F" w:rsidP="000B57BC">
            <w:pPr>
              <w:spacing w:after="40" w:line="230" w:lineRule="auto"/>
              <w:jc w:val="left"/>
            </w:pPr>
            <w:r w:rsidRPr="009F4405">
              <w:rPr>
                <w:sz w:val="18"/>
                <w:szCs w:val="18"/>
              </w:rPr>
              <w:t>Short</w:t>
            </w:r>
          </w:p>
        </w:tc>
        <w:tc>
          <w:tcPr>
            <w:tcW w:w="500" w:type="dxa"/>
            <w:tcMar>
              <w:top w:w="60" w:type="dxa"/>
              <w:left w:w="90" w:type="dxa"/>
              <w:bottom w:w="60" w:type="dxa"/>
              <w:right w:w="90" w:type="dxa"/>
            </w:tcMar>
            <w:vAlign w:val="center"/>
          </w:tcPr>
          <w:p w14:paraId="256E6943" w14:textId="77777777" w:rsidR="00237C3F" w:rsidRPr="009F4405" w:rsidRDefault="00237C3F" w:rsidP="000B57BC">
            <w:pPr>
              <w:spacing w:after="40" w:line="230" w:lineRule="auto"/>
              <w:jc w:val="left"/>
            </w:pPr>
            <w:r w:rsidRPr="009F4405">
              <w:rPr>
                <w:sz w:val="18"/>
                <w:szCs w:val="18"/>
              </w:rPr>
              <w:t>N</w:t>
            </w:r>
          </w:p>
        </w:tc>
      </w:tr>
      <w:tr w:rsidR="00237C3F" w:rsidRPr="009F4405" w14:paraId="11E20F84" w14:textId="77777777" w:rsidTr="1E177C0F">
        <w:tc>
          <w:tcPr>
            <w:tcW w:w="550" w:type="dxa"/>
            <w:tcMar>
              <w:top w:w="60" w:type="dxa"/>
              <w:left w:w="90" w:type="dxa"/>
              <w:bottom w:w="60" w:type="dxa"/>
              <w:right w:w="90" w:type="dxa"/>
            </w:tcMar>
            <w:vAlign w:val="center"/>
          </w:tcPr>
          <w:p w14:paraId="11B4F1F6" w14:textId="6E2C0487" w:rsidR="00237C3F" w:rsidRPr="009F4405" w:rsidRDefault="0003468C" w:rsidP="000B57BC">
            <w:pPr>
              <w:spacing w:after="40" w:line="230" w:lineRule="auto"/>
              <w:jc w:val="left"/>
            </w:pPr>
            <w:r>
              <w:rPr>
                <w:b/>
                <w:bCs/>
                <w:sz w:val="18"/>
                <w:szCs w:val="18"/>
              </w:rPr>
              <w:lastRenderedPageBreak/>
              <w:t>B06</w:t>
            </w:r>
          </w:p>
        </w:tc>
        <w:tc>
          <w:tcPr>
            <w:tcW w:w="4200" w:type="dxa"/>
            <w:tcMar>
              <w:top w:w="60" w:type="dxa"/>
              <w:left w:w="90" w:type="dxa"/>
              <w:bottom w:w="60" w:type="dxa"/>
              <w:right w:w="90" w:type="dxa"/>
            </w:tcMar>
            <w:vAlign w:val="center"/>
          </w:tcPr>
          <w:p w14:paraId="65B32A21" w14:textId="77777777" w:rsidR="00237C3F" w:rsidRPr="009F4405" w:rsidRDefault="5AAEA8D1" w:rsidP="1E177C0F">
            <w:pPr>
              <w:spacing w:after="40" w:line="230" w:lineRule="auto"/>
              <w:jc w:val="left"/>
              <w:rPr>
                <w:sz w:val="18"/>
                <w:szCs w:val="18"/>
              </w:rPr>
            </w:pPr>
            <w:r w:rsidRPr="009F4405">
              <w:rPr>
                <w:sz w:val="18"/>
                <w:szCs w:val="18"/>
              </w:rPr>
              <w:t>Limited availability of high-capacity vibration testing in Europe and frequent full booking.</w:t>
            </w:r>
          </w:p>
        </w:tc>
        <w:tc>
          <w:tcPr>
            <w:tcW w:w="1050" w:type="dxa"/>
            <w:tcMar>
              <w:top w:w="60" w:type="dxa"/>
              <w:left w:w="90" w:type="dxa"/>
              <w:bottom w:w="60" w:type="dxa"/>
              <w:right w:w="90" w:type="dxa"/>
            </w:tcMar>
            <w:vAlign w:val="center"/>
          </w:tcPr>
          <w:p w14:paraId="256423EF" w14:textId="77777777" w:rsidR="00237C3F" w:rsidRPr="009F4405" w:rsidRDefault="00237C3F" w:rsidP="000B57BC">
            <w:pPr>
              <w:spacing w:after="40" w:line="230" w:lineRule="auto"/>
              <w:jc w:val="left"/>
            </w:pPr>
            <w:r w:rsidRPr="009F4405">
              <w:rPr>
                <w:sz w:val="18"/>
                <w:szCs w:val="18"/>
              </w:rPr>
              <w:t>Testing centres</w:t>
            </w:r>
          </w:p>
        </w:tc>
        <w:tc>
          <w:tcPr>
            <w:tcW w:w="500" w:type="dxa"/>
            <w:tcMar>
              <w:top w:w="60" w:type="dxa"/>
              <w:left w:w="90" w:type="dxa"/>
              <w:bottom w:w="60" w:type="dxa"/>
              <w:right w:w="90" w:type="dxa"/>
            </w:tcMar>
            <w:vAlign w:val="center"/>
          </w:tcPr>
          <w:p w14:paraId="0DC3498A" w14:textId="77777777" w:rsidR="00237C3F" w:rsidRPr="009F4405" w:rsidRDefault="00237C3F" w:rsidP="000B57BC">
            <w:pPr>
              <w:spacing w:after="40" w:line="230" w:lineRule="auto"/>
              <w:jc w:val="left"/>
            </w:pPr>
            <w:r w:rsidRPr="009F4405">
              <w:rPr>
                <w:sz w:val="18"/>
                <w:szCs w:val="18"/>
              </w:rPr>
              <w:t>B</w:t>
            </w:r>
          </w:p>
        </w:tc>
        <w:tc>
          <w:tcPr>
            <w:tcW w:w="950" w:type="dxa"/>
            <w:tcMar>
              <w:top w:w="60" w:type="dxa"/>
              <w:left w:w="90" w:type="dxa"/>
              <w:bottom w:w="60" w:type="dxa"/>
              <w:right w:w="90" w:type="dxa"/>
            </w:tcMar>
            <w:vAlign w:val="center"/>
          </w:tcPr>
          <w:p w14:paraId="17E8F213" w14:textId="77777777" w:rsidR="00237C3F" w:rsidRPr="009F4405" w:rsidRDefault="00237C3F" w:rsidP="000B57BC">
            <w:pPr>
              <w:spacing w:after="40" w:line="230" w:lineRule="auto"/>
              <w:jc w:val="left"/>
            </w:pPr>
            <w:r w:rsidRPr="009F4405">
              <w:rPr>
                <w:sz w:val="18"/>
                <w:szCs w:val="18"/>
              </w:rPr>
              <w:t>EU-wide</w:t>
            </w:r>
          </w:p>
        </w:tc>
        <w:tc>
          <w:tcPr>
            <w:tcW w:w="800" w:type="dxa"/>
            <w:tcMar>
              <w:top w:w="60" w:type="dxa"/>
              <w:left w:w="90" w:type="dxa"/>
              <w:bottom w:w="60" w:type="dxa"/>
              <w:right w:w="90" w:type="dxa"/>
            </w:tcMar>
            <w:vAlign w:val="center"/>
          </w:tcPr>
          <w:p w14:paraId="5E9B8C8E" w14:textId="77777777" w:rsidR="00237C3F" w:rsidRPr="009F4405" w:rsidRDefault="00237C3F" w:rsidP="000B57BC">
            <w:pPr>
              <w:spacing w:after="40" w:line="230" w:lineRule="auto"/>
              <w:jc w:val="left"/>
            </w:pPr>
            <w:r w:rsidRPr="009F4405">
              <w:rPr>
                <w:sz w:val="18"/>
                <w:szCs w:val="18"/>
              </w:rPr>
              <w:t>Medium</w:t>
            </w:r>
          </w:p>
        </w:tc>
        <w:tc>
          <w:tcPr>
            <w:tcW w:w="1050" w:type="dxa"/>
            <w:tcMar>
              <w:top w:w="60" w:type="dxa"/>
              <w:left w:w="90" w:type="dxa"/>
              <w:bottom w:w="60" w:type="dxa"/>
              <w:right w:w="90" w:type="dxa"/>
            </w:tcMar>
            <w:vAlign w:val="center"/>
          </w:tcPr>
          <w:p w14:paraId="106C12A2" w14:textId="77777777" w:rsidR="00237C3F" w:rsidRPr="009F4405" w:rsidRDefault="00237C3F" w:rsidP="000B57BC">
            <w:pPr>
              <w:spacing w:after="40" w:line="230" w:lineRule="auto"/>
              <w:jc w:val="left"/>
            </w:pPr>
            <w:r w:rsidRPr="009F4405">
              <w:rPr>
                <w:sz w:val="18"/>
                <w:szCs w:val="18"/>
              </w:rPr>
              <w:t>Short</w:t>
            </w:r>
          </w:p>
        </w:tc>
        <w:tc>
          <w:tcPr>
            <w:tcW w:w="500" w:type="dxa"/>
            <w:tcMar>
              <w:top w:w="60" w:type="dxa"/>
              <w:left w:w="90" w:type="dxa"/>
              <w:bottom w:w="60" w:type="dxa"/>
              <w:right w:w="90" w:type="dxa"/>
            </w:tcMar>
            <w:vAlign w:val="center"/>
          </w:tcPr>
          <w:p w14:paraId="1D138BAC" w14:textId="77777777" w:rsidR="00237C3F" w:rsidRPr="009F4405" w:rsidRDefault="00237C3F" w:rsidP="000B57BC">
            <w:pPr>
              <w:spacing w:after="40" w:line="230" w:lineRule="auto"/>
              <w:jc w:val="left"/>
            </w:pPr>
            <w:r w:rsidRPr="009F4405">
              <w:rPr>
                <w:sz w:val="18"/>
                <w:szCs w:val="18"/>
              </w:rPr>
              <w:t>N</w:t>
            </w:r>
          </w:p>
        </w:tc>
      </w:tr>
      <w:tr w:rsidR="00237C3F" w:rsidRPr="009F4405" w14:paraId="382EA2CC" w14:textId="77777777" w:rsidTr="1E177C0F">
        <w:tc>
          <w:tcPr>
            <w:tcW w:w="550" w:type="dxa"/>
            <w:tcMar>
              <w:top w:w="60" w:type="dxa"/>
              <w:left w:w="90" w:type="dxa"/>
              <w:bottom w:w="60" w:type="dxa"/>
              <w:right w:w="90" w:type="dxa"/>
            </w:tcMar>
            <w:vAlign w:val="center"/>
          </w:tcPr>
          <w:p w14:paraId="287A001D" w14:textId="0B8E210E" w:rsidR="00237C3F" w:rsidRPr="009F4405" w:rsidRDefault="0003468C" w:rsidP="000B57BC">
            <w:pPr>
              <w:spacing w:after="40" w:line="230" w:lineRule="auto"/>
              <w:jc w:val="left"/>
            </w:pPr>
            <w:r>
              <w:rPr>
                <w:b/>
                <w:bCs/>
                <w:sz w:val="18"/>
                <w:szCs w:val="18"/>
              </w:rPr>
              <w:t>B07</w:t>
            </w:r>
          </w:p>
        </w:tc>
        <w:tc>
          <w:tcPr>
            <w:tcW w:w="4200" w:type="dxa"/>
            <w:tcMar>
              <w:top w:w="60" w:type="dxa"/>
              <w:left w:w="90" w:type="dxa"/>
              <w:bottom w:w="60" w:type="dxa"/>
              <w:right w:w="90" w:type="dxa"/>
            </w:tcMar>
            <w:vAlign w:val="center"/>
          </w:tcPr>
          <w:p w14:paraId="6B63251C" w14:textId="77777777" w:rsidR="00237C3F" w:rsidRPr="009F4405" w:rsidRDefault="00237C3F" w:rsidP="000B57BC">
            <w:pPr>
              <w:spacing w:after="40" w:line="230" w:lineRule="auto"/>
              <w:jc w:val="left"/>
            </w:pPr>
            <w:r w:rsidRPr="009F4405">
              <w:rPr>
                <w:sz w:val="18"/>
                <w:szCs w:val="18"/>
              </w:rPr>
              <w:t>Absence of a comprehensive, system-level assessment of spare-parts availability for major spaceport and launch-support infrastructure.</w:t>
            </w:r>
          </w:p>
        </w:tc>
        <w:tc>
          <w:tcPr>
            <w:tcW w:w="1050" w:type="dxa"/>
            <w:tcMar>
              <w:top w:w="60" w:type="dxa"/>
              <w:left w:w="90" w:type="dxa"/>
              <w:bottom w:w="60" w:type="dxa"/>
              <w:right w:w="90" w:type="dxa"/>
            </w:tcMar>
            <w:vAlign w:val="center"/>
          </w:tcPr>
          <w:p w14:paraId="55939570" w14:textId="77777777" w:rsidR="00237C3F" w:rsidRPr="009F4405" w:rsidRDefault="00237C3F" w:rsidP="000B57BC">
            <w:pPr>
              <w:spacing w:after="40" w:line="230" w:lineRule="auto"/>
              <w:jc w:val="left"/>
            </w:pPr>
            <w:r w:rsidRPr="009F4405">
              <w:rPr>
                <w:sz w:val="18"/>
                <w:szCs w:val="18"/>
              </w:rPr>
              <w:t>Manufacturing &amp; assembly</w:t>
            </w:r>
          </w:p>
        </w:tc>
        <w:tc>
          <w:tcPr>
            <w:tcW w:w="500" w:type="dxa"/>
            <w:tcMar>
              <w:top w:w="60" w:type="dxa"/>
              <w:left w:w="90" w:type="dxa"/>
              <w:bottom w:w="60" w:type="dxa"/>
              <w:right w:w="90" w:type="dxa"/>
            </w:tcMar>
            <w:vAlign w:val="center"/>
          </w:tcPr>
          <w:p w14:paraId="19D8C3AE" w14:textId="77777777" w:rsidR="00237C3F" w:rsidRPr="009F4405" w:rsidRDefault="00237C3F" w:rsidP="000B57BC">
            <w:pPr>
              <w:spacing w:after="40" w:line="230" w:lineRule="auto"/>
              <w:jc w:val="left"/>
            </w:pPr>
            <w:r w:rsidRPr="009F4405">
              <w:rPr>
                <w:sz w:val="18"/>
                <w:szCs w:val="18"/>
              </w:rPr>
              <w:t>G</w:t>
            </w:r>
          </w:p>
        </w:tc>
        <w:tc>
          <w:tcPr>
            <w:tcW w:w="950" w:type="dxa"/>
            <w:tcMar>
              <w:top w:w="60" w:type="dxa"/>
              <w:left w:w="90" w:type="dxa"/>
              <w:bottom w:w="60" w:type="dxa"/>
              <w:right w:w="90" w:type="dxa"/>
            </w:tcMar>
            <w:vAlign w:val="center"/>
          </w:tcPr>
          <w:p w14:paraId="2BD7A375" w14:textId="77777777" w:rsidR="00237C3F" w:rsidRPr="009F4405" w:rsidRDefault="00237C3F" w:rsidP="000B57BC">
            <w:pPr>
              <w:spacing w:after="40" w:line="230" w:lineRule="auto"/>
              <w:jc w:val="left"/>
            </w:pPr>
            <w:r w:rsidRPr="009F4405">
              <w:rPr>
                <w:sz w:val="18"/>
                <w:szCs w:val="18"/>
              </w:rPr>
              <w:t>EU-wide</w:t>
            </w:r>
          </w:p>
        </w:tc>
        <w:tc>
          <w:tcPr>
            <w:tcW w:w="800" w:type="dxa"/>
            <w:tcMar>
              <w:top w:w="60" w:type="dxa"/>
              <w:left w:w="90" w:type="dxa"/>
              <w:bottom w:w="60" w:type="dxa"/>
              <w:right w:w="90" w:type="dxa"/>
            </w:tcMar>
            <w:vAlign w:val="center"/>
          </w:tcPr>
          <w:p w14:paraId="0AA690A8" w14:textId="77777777" w:rsidR="00237C3F" w:rsidRPr="009F4405" w:rsidRDefault="00237C3F" w:rsidP="000B57BC">
            <w:pPr>
              <w:spacing w:after="40" w:line="230" w:lineRule="auto"/>
              <w:jc w:val="left"/>
            </w:pPr>
            <w:r w:rsidRPr="009F4405">
              <w:rPr>
                <w:sz w:val="18"/>
                <w:szCs w:val="18"/>
              </w:rPr>
              <w:t>Medium</w:t>
            </w:r>
          </w:p>
        </w:tc>
        <w:tc>
          <w:tcPr>
            <w:tcW w:w="1050" w:type="dxa"/>
            <w:tcMar>
              <w:top w:w="60" w:type="dxa"/>
              <w:left w:w="90" w:type="dxa"/>
              <w:bottom w:w="60" w:type="dxa"/>
              <w:right w:w="90" w:type="dxa"/>
            </w:tcMar>
            <w:vAlign w:val="center"/>
          </w:tcPr>
          <w:p w14:paraId="330825A5" w14:textId="77777777" w:rsidR="00237C3F" w:rsidRPr="009F4405" w:rsidRDefault="00237C3F" w:rsidP="000B57BC">
            <w:pPr>
              <w:spacing w:after="40" w:line="230" w:lineRule="auto"/>
              <w:jc w:val="left"/>
            </w:pPr>
            <w:r w:rsidRPr="009F4405">
              <w:rPr>
                <w:sz w:val="18"/>
                <w:szCs w:val="18"/>
              </w:rPr>
              <w:t>Short</w:t>
            </w:r>
          </w:p>
        </w:tc>
        <w:tc>
          <w:tcPr>
            <w:tcW w:w="500" w:type="dxa"/>
            <w:tcMar>
              <w:top w:w="60" w:type="dxa"/>
              <w:left w:w="90" w:type="dxa"/>
              <w:bottom w:w="60" w:type="dxa"/>
              <w:right w:w="90" w:type="dxa"/>
            </w:tcMar>
            <w:vAlign w:val="center"/>
          </w:tcPr>
          <w:p w14:paraId="5A98EFA6" w14:textId="77777777" w:rsidR="00237C3F" w:rsidRPr="009F4405" w:rsidRDefault="00237C3F" w:rsidP="000B57BC">
            <w:pPr>
              <w:spacing w:after="40" w:line="230" w:lineRule="auto"/>
              <w:jc w:val="left"/>
            </w:pPr>
            <w:r w:rsidRPr="009F4405">
              <w:rPr>
                <w:sz w:val="18"/>
                <w:szCs w:val="18"/>
              </w:rPr>
              <w:t>N</w:t>
            </w:r>
          </w:p>
        </w:tc>
      </w:tr>
      <w:tr w:rsidR="00237C3F" w:rsidRPr="009F4405" w14:paraId="5B498D72" w14:textId="77777777" w:rsidTr="1E177C0F">
        <w:tc>
          <w:tcPr>
            <w:tcW w:w="550" w:type="dxa"/>
            <w:tcMar>
              <w:top w:w="60" w:type="dxa"/>
              <w:left w:w="90" w:type="dxa"/>
              <w:bottom w:w="60" w:type="dxa"/>
              <w:right w:w="90" w:type="dxa"/>
            </w:tcMar>
            <w:vAlign w:val="center"/>
          </w:tcPr>
          <w:p w14:paraId="702850BC" w14:textId="100F636A" w:rsidR="00237C3F" w:rsidRPr="009F4405" w:rsidRDefault="0003468C" w:rsidP="000B57BC">
            <w:pPr>
              <w:spacing w:after="40" w:line="230" w:lineRule="auto"/>
              <w:jc w:val="left"/>
            </w:pPr>
            <w:r>
              <w:rPr>
                <w:b/>
                <w:bCs/>
                <w:sz w:val="18"/>
                <w:szCs w:val="18"/>
              </w:rPr>
              <w:t>B09</w:t>
            </w:r>
          </w:p>
        </w:tc>
        <w:tc>
          <w:tcPr>
            <w:tcW w:w="4200" w:type="dxa"/>
            <w:tcMar>
              <w:top w:w="60" w:type="dxa"/>
              <w:left w:w="90" w:type="dxa"/>
              <w:bottom w:w="60" w:type="dxa"/>
              <w:right w:w="90" w:type="dxa"/>
            </w:tcMar>
            <w:vAlign w:val="center"/>
          </w:tcPr>
          <w:p w14:paraId="55AE3A53" w14:textId="1C7FE42D" w:rsidR="00237C3F" w:rsidRPr="009F4405" w:rsidRDefault="00237C3F" w:rsidP="000B57BC">
            <w:pPr>
              <w:spacing w:after="40" w:line="230" w:lineRule="auto"/>
              <w:jc w:val="left"/>
            </w:pPr>
            <w:r w:rsidRPr="009F4405">
              <w:rPr>
                <w:sz w:val="18"/>
                <w:szCs w:val="18"/>
              </w:rPr>
              <w:t xml:space="preserve">Over-fragmentation of European launcher initiatives — parallel small-launcher programmes and sites competing for the same limited institutional demand, capital and test capacity, diluting already limited launch volumes </w:t>
            </w:r>
          </w:p>
        </w:tc>
        <w:tc>
          <w:tcPr>
            <w:tcW w:w="1050" w:type="dxa"/>
            <w:tcMar>
              <w:top w:w="60" w:type="dxa"/>
              <w:left w:w="90" w:type="dxa"/>
              <w:bottom w:w="60" w:type="dxa"/>
              <w:right w:w="90" w:type="dxa"/>
            </w:tcMar>
            <w:vAlign w:val="center"/>
          </w:tcPr>
          <w:p w14:paraId="18007013" w14:textId="77777777" w:rsidR="00237C3F" w:rsidRPr="009F4405" w:rsidRDefault="00237C3F" w:rsidP="000B57BC">
            <w:pPr>
              <w:spacing w:after="40" w:line="230" w:lineRule="auto"/>
              <w:jc w:val="left"/>
            </w:pPr>
            <w:r w:rsidRPr="009F4405">
              <w:rPr>
                <w:sz w:val="18"/>
                <w:szCs w:val="18"/>
              </w:rPr>
              <w:t>Cross-cutting</w:t>
            </w:r>
          </w:p>
        </w:tc>
        <w:tc>
          <w:tcPr>
            <w:tcW w:w="500" w:type="dxa"/>
            <w:tcMar>
              <w:top w:w="60" w:type="dxa"/>
              <w:left w:w="90" w:type="dxa"/>
              <w:bottom w:w="60" w:type="dxa"/>
              <w:right w:w="90" w:type="dxa"/>
            </w:tcMar>
            <w:vAlign w:val="center"/>
          </w:tcPr>
          <w:p w14:paraId="63D84E49" w14:textId="77777777" w:rsidR="00237C3F" w:rsidRPr="009F4405" w:rsidRDefault="00237C3F" w:rsidP="000B57BC">
            <w:pPr>
              <w:spacing w:after="40" w:line="230" w:lineRule="auto"/>
              <w:jc w:val="left"/>
            </w:pPr>
            <w:r w:rsidRPr="009F4405">
              <w:rPr>
                <w:sz w:val="18"/>
                <w:szCs w:val="18"/>
              </w:rPr>
              <w:t>B</w:t>
            </w:r>
          </w:p>
        </w:tc>
        <w:tc>
          <w:tcPr>
            <w:tcW w:w="950" w:type="dxa"/>
            <w:tcMar>
              <w:top w:w="60" w:type="dxa"/>
              <w:left w:w="90" w:type="dxa"/>
              <w:bottom w:w="60" w:type="dxa"/>
              <w:right w:w="90" w:type="dxa"/>
            </w:tcMar>
            <w:vAlign w:val="center"/>
          </w:tcPr>
          <w:p w14:paraId="7C4027FF" w14:textId="77777777" w:rsidR="00237C3F" w:rsidRPr="009F4405" w:rsidRDefault="00237C3F" w:rsidP="000B57BC">
            <w:pPr>
              <w:spacing w:after="40" w:line="230" w:lineRule="auto"/>
              <w:jc w:val="left"/>
            </w:pPr>
            <w:r w:rsidRPr="009F4405">
              <w:rPr>
                <w:sz w:val="18"/>
                <w:szCs w:val="18"/>
              </w:rPr>
              <w:t>EU-wide</w:t>
            </w:r>
          </w:p>
        </w:tc>
        <w:tc>
          <w:tcPr>
            <w:tcW w:w="800" w:type="dxa"/>
            <w:tcMar>
              <w:top w:w="60" w:type="dxa"/>
              <w:left w:w="90" w:type="dxa"/>
              <w:bottom w:w="60" w:type="dxa"/>
              <w:right w:w="90" w:type="dxa"/>
            </w:tcMar>
            <w:vAlign w:val="center"/>
          </w:tcPr>
          <w:p w14:paraId="444B6DE7" w14:textId="77777777" w:rsidR="00237C3F" w:rsidRPr="009F4405" w:rsidRDefault="00237C3F" w:rsidP="000B57BC">
            <w:pPr>
              <w:spacing w:after="40" w:line="230" w:lineRule="auto"/>
              <w:jc w:val="left"/>
            </w:pPr>
            <w:r w:rsidRPr="009F4405">
              <w:rPr>
                <w:sz w:val="18"/>
                <w:szCs w:val="18"/>
              </w:rPr>
              <w:t>High</w:t>
            </w:r>
          </w:p>
        </w:tc>
        <w:tc>
          <w:tcPr>
            <w:tcW w:w="1050" w:type="dxa"/>
            <w:tcMar>
              <w:top w:w="60" w:type="dxa"/>
              <w:left w:w="90" w:type="dxa"/>
              <w:bottom w:w="60" w:type="dxa"/>
              <w:right w:w="90" w:type="dxa"/>
            </w:tcMar>
            <w:vAlign w:val="center"/>
          </w:tcPr>
          <w:p w14:paraId="1CC411F5" w14:textId="77777777" w:rsidR="00237C3F" w:rsidRPr="009F4405" w:rsidRDefault="00237C3F" w:rsidP="000B57BC">
            <w:pPr>
              <w:spacing w:after="40" w:line="230" w:lineRule="auto"/>
              <w:jc w:val="left"/>
            </w:pPr>
            <w:r w:rsidRPr="009F4405">
              <w:rPr>
                <w:sz w:val="18"/>
                <w:szCs w:val="18"/>
              </w:rPr>
              <w:t>Medium</w:t>
            </w:r>
          </w:p>
        </w:tc>
        <w:tc>
          <w:tcPr>
            <w:tcW w:w="500" w:type="dxa"/>
            <w:tcMar>
              <w:top w:w="60" w:type="dxa"/>
              <w:left w:w="90" w:type="dxa"/>
              <w:bottom w:w="60" w:type="dxa"/>
              <w:right w:w="90" w:type="dxa"/>
            </w:tcMar>
            <w:vAlign w:val="center"/>
          </w:tcPr>
          <w:p w14:paraId="28F1B215" w14:textId="77777777" w:rsidR="00237C3F" w:rsidRPr="009F4405" w:rsidRDefault="00237C3F" w:rsidP="000B57BC">
            <w:pPr>
              <w:spacing w:after="40" w:line="230" w:lineRule="auto"/>
              <w:jc w:val="left"/>
            </w:pPr>
            <w:r w:rsidRPr="009F4405">
              <w:rPr>
                <w:sz w:val="18"/>
                <w:szCs w:val="18"/>
              </w:rPr>
              <w:t>N</w:t>
            </w:r>
          </w:p>
        </w:tc>
      </w:tr>
    </w:tbl>
    <w:p w14:paraId="52A4AEFA" w14:textId="7D3DE5C5" w:rsidR="00AF1552" w:rsidRPr="009F4405" w:rsidRDefault="00764E6C" w:rsidP="00AF1552">
      <w:pPr>
        <w:spacing w:before="120" w:after="40"/>
        <w:rPr>
          <w:rFonts w:cstheme="minorHAnsi"/>
          <w:b/>
          <w:color w:val="000000" w:themeColor="text1"/>
          <w:szCs w:val="20"/>
        </w:rPr>
      </w:pPr>
      <w:r w:rsidRPr="009F4405">
        <w:rPr>
          <w:rFonts w:cstheme="minorHAnsi"/>
          <w:b/>
          <w:color w:val="000000" w:themeColor="text1"/>
          <w:szCs w:val="20"/>
        </w:rPr>
        <w:t>Main insights</w:t>
      </w:r>
    </w:p>
    <w:p w14:paraId="28E3A60D" w14:textId="77777777" w:rsidR="0062064E" w:rsidRPr="009F4405" w:rsidRDefault="00BB02A8" w:rsidP="00BB02A8">
      <w:pPr>
        <w:spacing w:line="264" w:lineRule="auto"/>
      </w:pPr>
      <w:r w:rsidRPr="009F4405">
        <w:t>Three highlights stand out. First, the sharpest single vulnerability is not a facility but a chain: the P120C/P160C motor common to Ariane 6 and Vega-C underpins both operational launchers, with no parallel path and the casting step locked to the spaceport. A disruption anywhere halts both launcher families simultaneously — commonality designed as an economy-of-scale measure is, from a resilience perspective, a common-mode failure.</w:t>
      </w:r>
    </w:p>
    <w:p w14:paraId="33C170D1" w14:textId="2643580B" w:rsidR="00DF5617" w:rsidRPr="009F4405" w:rsidRDefault="00BB02A8" w:rsidP="00BB02A8">
      <w:pPr>
        <w:spacing w:line="264" w:lineRule="auto"/>
      </w:pPr>
      <w:r w:rsidRPr="009F4405">
        <w:t xml:space="preserve">Second, the cadence ceiling is industrial before it is infrastructural: both operator and agency identify solid-motor production as the first bottleneck to any cadence increase, with second-order constraints (test-stand availability, precursor supply — </w:t>
      </w:r>
      <w:r w:rsidR="0003468C">
        <w:t>B02</w:t>
      </w:r>
      <w:r w:rsidRPr="009F4405">
        <w:t xml:space="preserve">, </w:t>
      </w:r>
      <w:r w:rsidR="0003468C">
        <w:t>B03</w:t>
      </w:r>
      <w:r w:rsidRPr="009F4405">
        <w:t>) becoming relevant only once the first is relieved; doubling cadence is a multi-year industrial investment question.</w:t>
      </w:r>
    </w:p>
    <w:p w14:paraId="12D811BD" w14:textId="40D69576" w:rsidR="00BB02A8" w:rsidRPr="009F4405" w:rsidRDefault="00BB02A8" w:rsidP="00BB02A8">
      <w:pPr>
        <w:spacing w:line="264" w:lineRule="auto"/>
      </w:pPr>
      <w:r w:rsidRPr="009F4405">
        <w:t>Third, the bucket shows a recurring pattern of dependency reduction by substitution into domestic monopoly — rational at nominal cadence, progressively less so as demand rises — while the absence of any system-level spares assessment (</w:t>
      </w:r>
      <w:r w:rsidR="0003468C">
        <w:t>B07</w:t>
      </w:r>
      <w:r w:rsidRPr="009F4405">
        <w:t>) means the true depth of these chains remains unmeasured. Non-EU component dependencies in avionics, batteries and carbon fibres are treated under the strategic-autonomy lens.</w:t>
      </w:r>
    </w:p>
    <w:p w14:paraId="743EE237" w14:textId="737E1D64" w:rsidR="00F136EE" w:rsidRPr="009F4405" w:rsidRDefault="0004225D" w:rsidP="00BB02A8">
      <w:pPr>
        <w:rPr>
          <w:rStyle w:val="SubtleEmphasis"/>
        </w:rPr>
      </w:pPr>
      <w:r w:rsidRPr="009F4405">
        <w:rPr>
          <w:rFonts w:cstheme="minorHAnsi"/>
          <w:b/>
          <w:bCs/>
          <w:iCs/>
          <w:color w:val="000000" w:themeColor="text1"/>
          <w:szCs w:val="20"/>
        </w:rPr>
        <w:t>Related buckets</w:t>
      </w:r>
      <w:r w:rsidR="00F136EE" w:rsidRPr="009F4405">
        <w:rPr>
          <w:rFonts w:cstheme="minorHAnsi"/>
          <w:b/>
          <w:bCs/>
          <w:iCs/>
          <w:color w:val="000000" w:themeColor="text1"/>
          <w:szCs w:val="20"/>
        </w:rPr>
        <w:t xml:space="preserve"> </w:t>
      </w:r>
    </w:p>
    <w:p w14:paraId="431F5D51" w14:textId="483A6995" w:rsidR="004A6CE0" w:rsidRPr="009F4405" w:rsidRDefault="00BB02A8" w:rsidP="00BB02A8">
      <w:pPr>
        <w:spacing w:line="264" w:lineRule="auto"/>
      </w:pPr>
      <w:r w:rsidRPr="009F4405">
        <w:t xml:space="preserve">The P120C chain and LH2 supply interact directly with the maritime singularities in Bucket </w:t>
      </w:r>
      <w:r w:rsidR="00805354" w:rsidRPr="009F4405">
        <w:t>C</w:t>
      </w:r>
      <w:r w:rsidRPr="009F4405">
        <w:t xml:space="preserve">; the cadence ceiling binds against pad, BAL and control-room throughput in Bucket </w:t>
      </w:r>
      <w:r w:rsidR="00C07048" w:rsidRPr="009F4405">
        <w:t>A</w:t>
      </w:r>
      <w:r w:rsidRPr="009F4405">
        <w:t xml:space="preserve">; test-facility scarcity connects to Bucket </w:t>
      </w:r>
      <w:r w:rsidR="007F52EE" w:rsidRPr="009F4405">
        <w:t xml:space="preserve">E </w:t>
      </w:r>
      <w:r w:rsidRPr="009F4405">
        <w:t xml:space="preserve">— no commercial access model exists for new entrants seeking qualification capacity — and the non-EU input side of the chain is analysed </w:t>
      </w:r>
      <w:r w:rsidR="002959CA" w:rsidRPr="009F4405">
        <w:t xml:space="preserve">in the </w:t>
      </w:r>
      <w:r w:rsidR="00DF5548" w:rsidRPr="009F4405">
        <w:t>cross-cutting</w:t>
      </w:r>
      <w:r w:rsidR="002959CA" w:rsidRPr="009F4405">
        <w:t xml:space="preserve"> section.</w:t>
      </w:r>
    </w:p>
    <w:p w14:paraId="44B33071" w14:textId="60F3B788" w:rsidR="005759C9" w:rsidRPr="009F4405" w:rsidRDefault="00805354" w:rsidP="002238C5">
      <w:pPr>
        <w:pStyle w:val="EYHeading3"/>
      </w:pPr>
      <w:r w:rsidRPr="009F4405">
        <w:t>C</w:t>
      </w:r>
      <w:r w:rsidR="00D72046" w:rsidRPr="009F4405">
        <w:t xml:space="preserve"> - </w:t>
      </w:r>
      <w:r w:rsidR="004134EE" w:rsidRPr="009F4405">
        <w:t>Logistics &amp; Transportation</w:t>
      </w:r>
    </w:p>
    <w:p w14:paraId="1A7CCDA1" w14:textId="77777777" w:rsidR="00842DB8" w:rsidRPr="009F4405" w:rsidRDefault="00842DB8" w:rsidP="00842DB8">
      <w:pPr>
        <w:spacing w:before="120" w:after="40"/>
        <w:rPr>
          <w:rFonts w:cstheme="minorHAnsi"/>
          <w:color w:val="000000" w:themeColor="text1"/>
          <w:szCs w:val="20"/>
        </w:rPr>
      </w:pPr>
      <w:r w:rsidRPr="009F4405">
        <w:rPr>
          <w:rFonts w:cstheme="minorHAnsi"/>
          <w:b/>
          <w:color w:val="000000" w:themeColor="text1"/>
          <w:szCs w:val="20"/>
        </w:rPr>
        <w:t>Framing</w:t>
      </w:r>
    </w:p>
    <w:p w14:paraId="40E965B1" w14:textId="03F15478" w:rsidR="00842DB8" w:rsidRPr="009F4405" w:rsidRDefault="00BD4C5F" w:rsidP="00842DB8">
      <w:pPr>
        <w:rPr>
          <w:rFonts w:cstheme="minorHAnsi"/>
          <w:color w:val="000000" w:themeColor="text1"/>
          <w:szCs w:val="20"/>
        </w:rPr>
      </w:pPr>
      <w:r w:rsidRPr="009F4405">
        <w:rPr>
          <w:rFonts w:cstheme="minorHAnsi"/>
          <w:color w:val="000000" w:themeColor="text1"/>
          <w:szCs w:val="20"/>
        </w:rPr>
        <w:t>Access to space depends not only on launch facilities and manufacturing but also on the underpinning logistics of sub-assemblies, payloads, specialist equipment and personnel between geographically dispersed production sites — exacerbated by the remoteness of operational and developing spaceports. These chains run from European ports through transatlantic maritime transport to Pariacabo, road transfer to CSG, and local transfer to emerging spaceports; Canopée, MN Toucan, MN Colibri, APCO transport containers, BelugaXL and Antonov An-124 together form a specialised chain with concentrated single points of failure, many elements of which are shared with non-space users and lie outside the direct control of launch-system or spaceport operators. Current arrangements remain broadly adequate for present launch volumes, but offer limited flexibility under higher cadence, parallel campaigns or disruption.</w:t>
      </w:r>
    </w:p>
    <w:p w14:paraId="54EF06B9" w14:textId="77777777" w:rsidR="00842DB8" w:rsidRPr="009F4405" w:rsidRDefault="00842DB8" w:rsidP="00842DB8">
      <w:pPr>
        <w:spacing w:before="120" w:after="40"/>
        <w:rPr>
          <w:rFonts w:cstheme="minorHAnsi"/>
          <w:b/>
          <w:color w:val="000000" w:themeColor="text1"/>
          <w:szCs w:val="20"/>
        </w:rPr>
      </w:pPr>
      <w:r w:rsidRPr="009F4405">
        <w:rPr>
          <w:rFonts w:cstheme="minorHAnsi"/>
          <w:b/>
          <w:color w:val="000000" w:themeColor="text1"/>
          <w:szCs w:val="20"/>
        </w:rPr>
        <w:t>Key bottlenecks, gaps, and dependencies identified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4"/>
        <w:gridCol w:w="3651"/>
        <w:gridCol w:w="1272"/>
        <w:gridCol w:w="542"/>
        <w:gridCol w:w="909"/>
        <w:gridCol w:w="800"/>
        <w:gridCol w:w="1326"/>
        <w:gridCol w:w="566"/>
      </w:tblGrid>
      <w:tr w:rsidR="00214727" w:rsidRPr="009F4405" w14:paraId="53573388" w14:textId="77777777" w:rsidTr="00F439D4">
        <w:trPr>
          <w:tblHeader/>
        </w:trPr>
        <w:tc>
          <w:tcPr>
            <w:tcW w:w="543" w:type="dxa"/>
            <w:shd w:val="clear" w:color="auto" w:fill="FFE600" w:themeFill="accent2"/>
            <w:tcMar>
              <w:top w:w="60" w:type="dxa"/>
              <w:left w:w="90" w:type="dxa"/>
              <w:bottom w:w="60" w:type="dxa"/>
              <w:right w:w="90" w:type="dxa"/>
            </w:tcMar>
            <w:vAlign w:val="center"/>
          </w:tcPr>
          <w:p w14:paraId="775D488A" w14:textId="77777777" w:rsidR="00214727" w:rsidRPr="009F4405" w:rsidRDefault="00214727" w:rsidP="00E32672">
            <w:pPr>
              <w:spacing w:after="0"/>
              <w:jc w:val="left"/>
            </w:pPr>
            <w:r w:rsidRPr="009F4405">
              <w:rPr>
                <w:b/>
                <w:bCs/>
                <w:sz w:val="18"/>
                <w:szCs w:val="18"/>
              </w:rPr>
              <w:t>#</w:t>
            </w:r>
          </w:p>
        </w:tc>
        <w:tc>
          <w:tcPr>
            <w:tcW w:w="3921" w:type="dxa"/>
            <w:shd w:val="clear" w:color="auto" w:fill="FFE600" w:themeFill="accent2"/>
            <w:tcMar>
              <w:top w:w="60" w:type="dxa"/>
              <w:left w:w="90" w:type="dxa"/>
              <w:bottom w:w="60" w:type="dxa"/>
              <w:right w:w="90" w:type="dxa"/>
            </w:tcMar>
            <w:vAlign w:val="center"/>
          </w:tcPr>
          <w:p w14:paraId="50B4C314" w14:textId="77777777" w:rsidR="00214727" w:rsidRPr="009F4405" w:rsidRDefault="00214727" w:rsidP="00E32672">
            <w:pPr>
              <w:spacing w:after="0"/>
              <w:jc w:val="left"/>
            </w:pPr>
            <w:r w:rsidRPr="009F4405">
              <w:rPr>
                <w:b/>
                <w:bCs/>
                <w:sz w:val="18"/>
                <w:szCs w:val="18"/>
              </w:rPr>
              <w:t>Bottleneck / gap / dependency</w:t>
            </w:r>
          </w:p>
        </w:tc>
        <w:tc>
          <w:tcPr>
            <w:tcW w:w="1272" w:type="dxa"/>
            <w:shd w:val="clear" w:color="auto" w:fill="FFE600" w:themeFill="accent2"/>
            <w:tcMar>
              <w:top w:w="60" w:type="dxa"/>
              <w:left w:w="90" w:type="dxa"/>
              <w:bottom w:w="60" w:type="dxa"/>
              <w:right w:w="90" w:type="dxa"/>
            </w:tcMar>
            <w:vAlign w:val="center"/>
          </w:tcPr>
          <w:p w14:paraId="41ACB44D" w14:textId="77777777" w:rsidR="00214727" w:rsidRPr="009F4405" w:rsidRDefault="00214727" w:rsidP="00E32672">
            <w:pPr>
              <w:spacing w:after="0"/>
              <w:jc w:val="left"/>
            </w:pPr>
            <w:r w:rsidRPr="009F4405">
              <w:rPr>
                <w:b/>
                <w:bCs/>
                <w:sz w:val="18"/>
                <w:szCs w:val="18"/>
              </w:rPr>
              <w:t>Anchor (2.1)</w:t>
            </w:r>
          </w:p>
        </w:tc>
        <w:tc>
          <w:tcPr>
            <w:tcW w:w="542" w:type="dxa"/>
            <w:shd w:val="clear" w:color="auto" w:fill="FFE600" w:themeFill="accent2"/>
            <w:tcMar>
              <w:top w:w="60" w:type="dxa"/>
              <w:left w:w="90" w:type="dxa"/>
              <w:bottom w:w="60" w:type="dxa"/>
              <w:right w:w="90" w:type="dxa"/>
            </w:tcMar>
            <w:vAlign w:val="center"/>
          </w:tcPr>
          <w:p w14:paraId="198DC63E" w14:textId="77777777" w:rsidR="00214727" w:rsidRPr="009F4405" w:rsidRDefault="00214727" w:rsidP="00E32672">
            <w:pPr>
              <w:spacing w:after="0"/>
              <w:jc w:val="left"/>
            </w:pPr>
            <w:r w:rsidRPr="009F4405">
              <w:rPr>
                <w:b/>
                <w:bCs/>
                <w:sz w:val="18"/>
                <w:szCs w:val="18"/>
              </w:rPr>
              <w:t>Type</w:t>
            </w:r>
          </w:p>
        </w:tc>
        <w:tc>
          <w:tcPr>
            <w:tcW w:w="929" w:type="dxa"/>
            <w:shd w:val="clear" w:color="auto" w:fill="FFE600" w:themeFill="accent2"/>
            <w:tcMar>
              <w:top w:w="60" w:type="dxa"/>
              <w:left w:w="90" w:type="dxa"/>
              <w:bottom w:w="60" w:type="dxa"/>
              <w:right w:w="90" w:type="dxa"/>
            </w:tcMar>
            <w:vAlign w:val="center"/>
          </w:tcPr>
          <w:p w14:paraId="6EFAEAF3" w14:textId="77777777" w:rsidR="00214727" w:rsidRPr="009F4405" w:rsidRDefault="00214727" w:rsidP="00E32672">
            <w:pPr>
              <w:spacing w:after="0"/>
              <w:jc w:val="left"/>
            </w:pPr>
            <w:r w:rsidRPr="009F4405">
              <w:rPr>
                <w:b/>
                <w:bCs/>
                <w:sz w:val="18"/>
                <w:szCs w:val="18"/>
              </w:rPr>
              <w:t>Level</w:t>
            </w:r>
          </w:p>
        </w:tc>
        <w:tc>
          <w:tcPr>
            <w:tcW w:w="800" w:type="dxa"/>
            <w:shd w:val="clear" w:color="auto" w:fill="FFE600" w:themeFill="accent2"/>
            <w:tcMar>
              <w:top w:w="60" w:type="dxa"/>
              <w:left w:w="90" w:type="dxa"/>
              <w:bottom w:w="60" w:type="dxa"/>
              <w:right w:w="90" w:type="dxa"/>
            </w:tcMar>
            <w:vAlign w:val="center"/>
          </w:tcPr>
          <w:p w14:paraId="2B144F7C" w14:textId="77777777" w:rsidR="00214727" w:rsidRPr="009F4405" w:rsidRDefault="00214727" w:rsidP="00E32672">
            <w:pPr>
              <w:spacing w:after="0"/>
              <w:jc w:val="left"/>
            </w:pPr>
            <w:r w:rsidRPr="009F4405">
              <w:rPr>
                <w:b/>
                <w:bCs/>
                <w:sz w:val="18"/>
                <w:szCs w:val="18"/>
              </w:rPr>
              <w:t>Severity</w:t>
            </w:r>
          </w:p>
        </w:tc>
        <w:tc>
          <w:tcPr>
            <w:tcW w:w="1027" w:type="dxa"/>
            <w:shd w:val="clear" w:color="auto" w:fill="FFE600" w:themeFill="accent2"/>
            <w:tcMar>
              <w:top w:w="60" w:type="dxa"/>
              <w:left w:w="90" w:type="dxa"/>
              <w:bottom w:w="60" w:type="dxa"/>
              <w:right w:w="90" w:type="dxa"/>
            </w:tcMar>
            <w:vAlign w:val="center"/>
          </w:tcPr>
          <w:p w14:paraId="453A0E68" w14:textId="4BCA6E4A" w:rsidR="00214727" w:rsidRPr="009F4405" w:rsidRDefault="009579C6" w:rsidP="00E32672">
            <w:pPr>
              <w:spacing w:after="0"/>
              <w:jc w:val="left"/>
            </w:pPr>
            <w:r w:rsidRPr="009F4405">
              <w:rPr>
                <w:b/>
                <w:bCs/>
                <w:sz w:val="18"/>
                <w:szCs w:val="18"/>
              </w:rPr>
              <w:t>Materialisation timeframe</w:t>
            </w:r>
          </w:p>
        </w:tc>
        <w:tc>
          <w:tcPr>
            <w:tcW w:w="566" w:type="dxa"/>
            <w:shd w:val="clear" w:color="auto" w:fill="FFE600" w:themeFill="accent2"/>
            <w:tcMar>
              <w:top w:w="60" w:type="dxa"/>
              <w:left w:w="90" w:type="dxa"/>
              <w:bottom w:w="60" w:type="dxa"/>
              <w:right w:w="90" w:type="dxa"/>
            </w:tcMar>
            <w:vAlign w:val="center"/>
          </w:tcPr>
          <w:p w14:paraId="5F4774C3" w14:textId="77777777" w:rsidR="00214727" w:rsidRPr="009F4405" w:rsidRDefault="00214727" w:rsidP="00E32672">
            <w:pPr>
              <w:spacing w:after="0"/>
              <w:jc w:val="left"/>
            </w:pPr>
            <w:r w:rsidRPr="009F4405">
              <w:rPr>
                <w:b/>
                <w:bCs/>
                <w:sz w:val="18"/>
                <w:szCs w:val="18"/>
              </w:rPr>
              <w:t>SPOF</w:t>
            </w:r>
          </w:p>
        </w:tc>
      </w:tr>
      <w:tr w:rsidR="00214727" w:rsidRPr="009F4405" w14:paraId="6015CBBE" w14:textId="77777777" w:rsidTr="00E32672">
        <w:tc>
          <w:tcPr>
            <w:tcW w:w="543" w:type="dxa"/>
            <w:tcMar>
              <w:top w:w="60" w:type="dxa"/>
              <w:left w:w="90" w:type="dxa"/>
              <w:bottom w:w="60" w:type="dxa"/>
              <w:right w:w="90" w:type="dxa"/>
            </w:tcMar>
            <w:vAlign w:val="center"/>
          </w:tcPr>
          <w:p w14:paraId="5360C850" w14:textId="52EC3C24" w:rsidR="00214727" w:rsidRPr="009F4405" w:rsidRDefault="00BF40FA" w:rsidP="00E32672">
            <w:pPr>
              <w:spacing w:after="40" w:line="230" w:lineRule="auto"/>
              <w:jc w:val="left"/>
            </w:pPr>
            <w:r>
              <w:rPr>
                <w:b/>
                <w:bCs/>
                <w:sz w:val="18"/>
                <w:szCs w:val="18"/>
              </w:rPr>
              <w:t>C01</w:t>
            </w:r>
          </w:p>
        </w:tc>
        <w:tc>
          <w:tcPr>
            <w:tcW w:w="3921" w:type="dxa"/>
            <w:tcMar>
              <w:top w:w="60" w:type="dxa"/>
              <w:left w:w="90" w:type="dxa"/>
              <w:bottom w:w="60" w:type="dxa"/>
              <w:right w:w="90" w:type="dxa"/>
            </w:tcMar>
            <w:vAlign w:val="center"/>
          </w:tcPr>
          <w:p w14:paraId="42F19215" w14:textId="77777777" w:rsidR="00214727" w:rsidRPr="009F4405" w:rsidRDefault="00214727" w:rsidP="00E32672">
            <w:pPr>
              <w:spacing w:after="40" w:line="230" w:lineRule="auto"/>
              <w:jc w:val="left"/>
            </w:pPr>
            <w:r w:rsidRPr="009F4405">
              <w:rPr>
                <w:sz w:val="18"/>
                <w:szCs w:val="18"/>
              </w:rPr>
              <w:t xml:space="preserve">Canopée as the sole purpose-built vessel for Ariane 6 stages between European ports and Pariacabo; crossings capped at ≈ 12 per year — a structurally thin margin with little buffer for dry-docking, damage or surge — in a flow that </w:t>
            </w:r>
            <w:r w:rsidRPr="009F4405">
              <w:rPr>
                <w:sz w:val="18"/>
                <w:szCs w:val="18"/>
              </w:rPr>
              <w:lastRenderedPageBreak/>
              <w:t>consolidates all stages and sub-assemblies of a rotation in one vessel.</w:t>
            </w:r>
          </w:p>
        </w:tc>
        <w:tc>
          <w:tcPr>
            <w:tcW w:w="1272" w:type="dxa"/>
            <w:tcMar>
              <w:top w:w="60" w:type="dxa"/>
              <w:left w:w="90" w:type="dxa"/>
              <w:bottom w:w="60" w:type="dxa"/>
              <w:right w:w="90" w:type="dxa"/>
            </w:tcMar>
            <w:vAlign w:val="center"/>
          </w:tcPr>
          <w:p w14:paraId="487E147B" w14:textId="77777777" w:rsidR="00214727" w:rsidRPr="009F4405" w:rsidRDefault="00214727" w:rsidP="00E32672">
            <w:pPr>
              <w:spacing w:after="40" w:line="230" w:lineRule="auto"/>
              <w:jc w:val="left"/>
            </w:pPr>
            <w:r w:rsidRPr="009F4405">
              <w:rPr>
                <w:sz w:val="18"/>
                <w:szCs w:val="18"/>
              </w:rPr>
              <w:lastRenderedPageBreak/>
              <w:t>Transportation</w:t>
            </w:r>
          </w:p>
        </w:tc>
        <w:tc>
          <w:tcPr>
            <w:tcW w:w="542" w:type="dxa"/>
            <w:tcMar>
              <w:top w:w="60" w:type="dxa"/>
              <w:left w:w="90" w:type="dxa"/>
              <w:bottom w:w="60" w:type="dxa"/>
              <w:right w:w="90" w:type="dxa"/>
            </w:tcMar>
            <w:vAlign w:val="center"/>
          </w:tcPr>
          <w:p w14:paraId="27E49F42" w14:textId="77777777" w:rsidR="00214727" w:rsidRPr="009F4405" w:rsidRDefault="00214727" w:rsidP="00E32672">
            <w:pPr>
              <w:spacing w:after="40" w:line="230" w:lineRule="auto"/>
              <w:jc w:val="left"/>
            </w:pPr>
            <w:r w:rsidRPr="009F4405">
              <w:rPr>
                <w:sz w:val="18"/>
                <w:szCs w:val="18"/>
              </w:rPr>
              <w:t>B</w:t>
            </w:r>
          </w:p>
        </w:tc>
        <w:tc>
          <w:tcPr>
            <w:tcW w:w="929" w:type="dxa"/>
            <w:tcMar>
              <w:top w:w="60" w:type="dxa"/>
              <w:left w:w="90" w:type="dxa"/>
              <w:bottom w:w="60" w:type="dxa"/>
              <w:right w:w="90" w:type="dxa"/>
            </w:tcMar>
            <w:vAlign w:val="center"/>
          </w:tcPr>
          <w:p w14:paraId="08BE6206" w14:textId="77777777" w:rsidR="00214727" w:rsidRPr="009F4405" w:rsidRDefault="00214727" w:rsidP="00E32672">
            <w:pPr>
              <w:spacing w:after="40" w:line="230" w:lineRule="auto"/>
              <w:jc w:val="left"/>
            </w:pPr>
            <w:r w:rsidRPr="009F4405">
              <w:rPr>
                <w:sz w:val="18"/>
                <w:szCs w:val="18"/>
              </w:rPr>
              <w:t>EU-wide</w:t>
            </w:r>
          </w:p>
        </w:tc>
        <w:tc>
          <w:tcPr>
            <w:tcW w:w="800" w:type="dxa"/>
            <w:tcMar>
              <w:top w:w="60" w:type="dxa"/>
              <w:left w:w="90" w:type="dxa"/>
              <w:bottom w:w="60" w:type="dxa"/>
              <w:right w:w="90" w:type="dxa"/>
            </w:tcMar>
            <w:vAlign w:val="center"/>
          </w:tcPr>
          <w:p w14:paraId="0AC338C1" w14:textId="77777777" w:rsidR="00214727" w:rsidRPr="009F4405" w:rsidRDefault="00214727" w:rsidP="00E32672">
            <w:pPr>
              <w:spacing w:after="40" w:line="230" w:lineRule="auto"/>
              <w:jc w:val="left"/>
            </w:pPr>
            <w:r w:rsidRPr="009F4405">
              <w:rPr>
                <w:sz w:val="18"/>
                <w:szCs w:val="18"/>
              </w:rPr>
              <w:t>High</w:t>
            </w:r>
          </w:p>
        </w:tc>
        <w:tc>
          <w:tcPr>
            <w:tcW w:w="1027" w:type="dxa"/>
            <w:tcMar>
              <w:top w:w="60" w:type="dxa"/>
              <w:left w:w="90" w:type="dxa"/>
              <w:bottom w:w="60" w:type="dxa"/>
              <w:right w:w="90" w:type="dxa"/>
            </w:tcMar>
            <w:vAlign w:val="center"/>
          </w:tcPr>
          <w:p w14:paraId="7E64FCE8" w14:textId="77777777" w:rsidR="00214727" w:rsidRPr="009F4405" w:rsidRDefault="00214727" w:rsidP="00E32672">
            <w:pPr>
              <w:spacing w:after="40" w:line="230" w:lineRule="auto"/>
              <w:jc w:val="left"/>
            </w:pPr>
            <w:r w:rsidRPr="009F4405">
              <w:rPr>
                <w:sz w:val="18"/>
                <w:szCs w:val="18"/>
              </w:rPr>
              <w:t>Short</w:t>
            </w:r>
          </w:p>
        </w:tc>
        <w:tc>
          <w:tcPr>
            <w:tcW w:w="566" w:type="dxa"/>
            <w:tcMar>
              <w:top w:w="60" w:type="dxa"/>
              <w:left w:w="90" w:type="dxa"/>
              <w:bottom w:w="60" w:type="dxa"/>
              <w:right w:w="90" w:type="dxa"/>
            </w:tcMar>
            <w:vAlign w:val="center"/>
          </w:tcPr>
          <w:p w14:paraId="03474459" w14:textId="77777777" w:rsidR="00214727" w:rsidRPr="009F4405" w:rsidRDefault="00214727" w:rsidP="00E32672">
            <w:pPr>
              <w:spacing w:after="40" w:line="230" w:lineRule="auto"/>
              <w:jc w:val="left"/>
            </w:pPr>
            <w:r w:rsidRPr="009F4405">
              <w:rPr>
                <w:sz w:val="18"/>
                <w:szCs w:val="18"/>
              </w:rPr>
              <w:t>Y</w:t>
            </w:r>
          </w:p>
        </w:tc>
      </w:tr>
      <w:tr w:rsidR="00214727" w:rsidRPr="009F4405" w14:paraId="2D12DA92" w14:textId="77777777" w:rsidTr="00E32672">
        <w:tc>
          <w:tcPr>
            <w:tcW w:w="543" w:type="dxa"/>
            <w:tcMar>
              <w:top w:w="60" w:type="dxa"/>
              <w:left w:w="90" w:type="dxa"/>
              <w:bottom w:w="60" w:type="dxa"/>
              <w:right w:w="90" w:type="dxa"/>
            </w:tcMar>
            <w:vAlign w:val="center"/>
          </w:tcPr>
          <w:p w14:paraId="3F3627D2" w14:textId="21C8F48C" w:rsidR="00214727" w:rsidRPr="009F4405" w:rsidRDefault="00EA5E86" w:rsidP="00E32672">
            <w:pPr>
              <w:spacing w:after="40" w:line="230" w:lineRule="auto"/>
              <w:jc w:val="left"/>
            </w:pPr>
            <w:r>
              <w:rPr>
                <w:b/>
                <w:bCs/>
                <w:sz w:val="18"/>
                <w:szCs w:val="18"/>
              </w:rPr>
              <w:t>C02</w:t>
            </w:r>
          </w:p>
        </w:tc>
        <w:tc>
          <w:tcPr>
            <w:tcW w:w="3921" w:type="dxa"/>
            <w:tcMar>
              <w:top w:w="60" w:type="dxa"/>
              <w:left w:w="90" w:type="dxa"/>
              <w:bottom w:w="60" w:type="dxa"/>
              <w:right w:w="90" w:type="dxa"/>
            </w:tcMar>
            <w:vAlign w:val="center"/>
          </w:tcPr>
          <w:p w14:paraId="1BA26E12" w14:textId="77777777" w:rsidR="00214727" w:rsidRPr="009F4405" w:rsidRDefault="00214727" w:rsidP="00E32672">
            <w:pPr>
              <w:spacing w:after="40" w:line="230" w:lineRule="auto"/>
              <w:jc w:val="left"/>
            </w:pPr>
            <w:r w:rsidRPr="009F4405">
              <w:rPr>
                <w:sz w:val="18"/>
                <w:szCs w:val="18"/>
              </w:rPr>
              <w:t>Pariacabo harbour capacity constraints under higher cadence (tide, shallow-water access, ship traffic); no substitute harbour in French Guiana.</w:t>
            </w:r>
          </w:p>
        </w:tc>
        <w:tc>
          <w:tcPr>
            <w:tcW w:w="1272" w:type="dxa"/>
            <w:tcMar>
              <w:top w:w="60" w:type="dxa"/>
              <w:left w:w="90" w:type="dxa"/>
              <w:bottom w:w="60" w:type="dxa"/>
              <w:right w:w="90" w:type="dxa"/>
            </w:tcMar>
            <w:vAlign w:val="center"/>
          </w:tcPr>
          <w:p w14:paraId="416566A8" w14:textId="77777777" w:rsidR="00214727" w:rsidRPr="009F4405" w:rsidRDefault="00214727" w:rsidP="00E32672">
            <w:pPr>
              <w:spacing w:after="40" w:line="230" w:lineRule="auto"/>
              <w:jc w:val="left"/>
            </w:pPr>
            <w:r w:rsidRPr="009F4405">
              <w:rPr>
                <w:sz w:val="18"/>
                <w:szCs w:val="18"/>
              </w:rPr>
              <w:t>Transportation</w:t>
            </w:r>
          </w:p>
        </w:tc>
        <w:tc>
          <w:tcPr>
            <w:tcW w:w="542" w:type="dxa"/>
            <w:tcMar>
              <w:top w:w="60" w:type="dxa"/>
              <w:left w:w="90" w:type="dxa"/>
              <w:bottom w:w="60" w:type="dxa"/>
              <w:right w:w="90" w:type="dxa"/>
            </w:tcMar>
            <w:vAlign w:val="center"/>
          </w:tcPr>
          <w:p w14:paraId="6A2004C2" w14:textId="77777777" w:rsidR="00214727" w:rsidRPr="009F4405" w:rsidRDefault="00214727" w:rsidP="00E32672">
            <w:pPr>
              <w:spacing w:after="40" w:line="230" w:lineRule="auto"/>
              <w:jc w:val="left"/>
            </w:pPr>
            <w:r w:rsidRPr="009F4405">
              <w:rPr>
                <w:sz w:val="18"/>
                <w:szCs w:val="18"/>
              </w:rPr>
              <w:t>B</w:t>
            </w:r>
          </w:p>
        </w:tc>
        <w:tc>
          <w:tcPr>
            <w:tcW w:w="929" w:type="dxa"/>
            <w:tcMar>
              <w:top w:w="60" w:type="dxa"/>
              <w:left w:w="90" w:type="dxa"/>
              <w:bottom w:w="60" w:type="dxa"/>
              <w:right w:w="90" w:type="dxa"/>
            </w:tcMar>
            <w:vAlign w:val="center"/>
          </w:tcPr>
          <w:p w14:paraId="69637C7D" w14:textId="77777777" w:rsidR="00214727" w:rsidRPr="009F4405" w:rsidRDefault="00214727" w:rsidP="00E32672">
            <w:pPr>
              <w:spacing w:after="40" w:line="230" w:lineRule="auto"/>
              <w:jc w:val="left"/>
            </w:pPr>
            <w:r w:rsidRPr="009F4405">
              <w:rPr>
                <w:sz w:val="18"/>
                <w:szCs w:val="18"/>
              </w:rPr>
              <w:t>Site-specific</w:t>
            </w:r>
          </w:p>
        </w:tc>
        <w:tc>
          <w:tcPr>
            <w:tcW w:w="800" w:type="dxa"/>
            <w:tcMar>
              <w:top w:w="60" w:type="dxa"/>
              <w:left w:w="90" w:type="dxa"/>
              <w:bottom w:w="60" w:type="dxa"/>
              <w:right w:w="90" w:type="dxa"/>
            </w:tcMar>
            <w:vAlign w:val="center"/>
          </w:tcPr>
          <w:p w14:paraId="28ABA479" w14:textId="77777777" w:rsidR="00214727" w:rsidRPr="009F4405" w:rsidRDefault="00214727" w:rsidP="00E32672">
            <w:pPr>
              <w:spacing w:after="40" w:line="230" w:lineRule="auto"/>
              <w:jc w:val="left"/>
            </w:pPr>
            <w:r w:rsidRPr="009F4405">
              <w:rPr>
                <w:sz w:val="18"/>
                <w:szCs w:val="18"/>
              </w:rPr>
              <w:t>High</w:t>
            </w:r>
          </w:p>
        </w:tc>
        <w:tc>
          <w:tcPr>
            <w:tcW w:w="1027" w:type="dxa"/>
            <w:tcMar>
              <w:top w:w="60" w:type="dxa"/>
              <w:left w:w="90" w:type="dxa"/>
              <w:bottom w:w="60" w:type="dxa"/>
              <w:right w:w="90" w:type="dxa"/>
            </w:tcMar>
            <w:vAlign w:val="center"/>
          </w:tcPr>
          <w:p w14:paraId="5BD1805C" w14:textId="77777777" w:rsidR="00214727" w:rsidRPr="009F4405" w:rsidRDefault="00214727" w:rsidP="00E32672">
            <w:pPr>
              <w:spacing w:after="40" w:line="230" w:lineRule="auto"/>
              <w:jc w:val="left"/>
            </w:pPr>
            <w:r w:rsidRPr="009F4405">
              <w:rPr>
                <w:sz w:val="18"/>
                <w:szCs w:val="18"/>
              </w:rPr>
              <w:t>Medium</w:t>
            </w:r>
          </w:p>
        </w:tc>
        <w:tc>
          <w:tcPr>
            <w:tcW w:w="566" w:type="dxa"/>
            <w:tcMar>
              <w:top w:w="60" w:type="dxa"/>
              <w:left w:w="90" w:type="dxa"/>
              <w:bottom w:w="60" w:type="dxa"/>
              <w:right w:w="90" w:type="dxa"/>
            </w:tcMar>
            <w:vAlign w:val="center"/>
          </w:tcPr>
          <w:p w14:paraId="0F36316D" w14:textId="77777777" w:rsidR="00214727" w:rsidRPr="009F4405" w:rsidRDefault="00214727" w:rsidP="00E32672">
            <w:pPr>
              <w:spacing w:after="40" w:line="230" w:lineRule="auto"/>
              <w:jc w:val="left"/>
            </w:pPr>
            <w:r w:rsidRPr="009F4405">
              <w:rPr>
                <w:sz w:val="18"/>
                <w:szCs w:val="18"/>
              </w:rPr>
              <w:t>Y</w:t>
            </w:r>
          </w:p>
        </w:tc>
      </w:tr>
      <w:tr w:rsidR="00214727" w:rsidRPr="009F4405" w14:paraId="4301107A" w14:textId="77777777" w:rsidTr="00E32672">
        <w:tc>
          <w:tcPr>
            <w:tcW w:w="543" w:type="dxa"/>
            <w:tcMar>
              <w:top w:w="60" w:type="dxa"/>
              <w:left w:w="90" w:type="dxa"/>
              <w:bottom w:w="60" w:type="dxa"/>
              <w:right w:w="90" w:type="dxa"/>
            </w:tcMar>
            <w:vAlign w:val="center"/>
          </w:tcPr>
          <w:p w14:paraId="4757E0D1" w14:textId="5DB03258" w:rsidR="00214727" w:rsidRPr="009F4405" w:rsidRDefault="00EA5E86" w:rsidP="00E32672">
            <w:pPr>
              <w:spacing w:after="40" w:line="230" w:lineRule="auto"/>
              <w:jc w:val="left"/>
            </w:pPr>
            <w:r>
              <w:rPr>
                <w:b/>
                <w:bCs/>
                <w:sz w:val="18"/>
                <w:szCs w:val="18"/>
              </w:rPr>
              <w:t>C03</w:t>
            </w:r>
          </w:p>
        </w:tc>
        <w:tc>
          <w:tcPr>
            <w:tcW w:w="3921" w:type="dxa"/>
            <w:tcMar>
              <w:top w:w="60" w:type="dxa"/>
              <w:left w:w="90" w:type="dxa"/>
              <w:bottom w:w="60" w:type="dxa"/>
              <w:right w:w="90" w:type="dxa"/>
            </w:tcMar>
            <w:vAlign w:val="center"/>
          </w:tcPr>
          <w:p w14:paraId="11587A3C" w14:textId="5B124F14" w:rsidR="00214727" w:rsidRPr="009F4405" w:rsidRDefault="00214727" w:rsidP="00E32672">
            <w:pPr>
              <w:spacing w:after="40" w:line="230" w:lineRule="auto"/>
              <w:jc w:val="left"/>
              <w:rPr>
                <w:sz w:val="18"/>
                <w:szCs w:val="18"/>
              </w:rPr>
            </w:pPr>
            <w:commentRangeStart w:id="68"/>
            <w:commentRangeStart w:id="69"/>
            <w:commentRangeStart w:id="70"/>
            <w:r w:rsidRPr="009F4405">
              <w:rPr>
                <w:sz w:val="18"/>
                <w:szCs w:val="18"/>
              </w:rPr>
              <w:t>S</w:t>
            </w:r>
            <w:r w:rsidR="00184D87" w:rsidRPr="009F4405">
              <w:rPr>
                <w:sz w:val="18"/>
                <w:szCs w:val="18"/>
              </w:rPr>
              <w:t>ingle road serving both personnel and cargo flows between Pariacabo and CSG launch preparation; compounded internally by a single main road within CSG itself (Rue de l'espace), which is closed during launches and blocked during special transports, constraining on-site operations.</w:t>
            </w:r>
          </w:p>
        </w:tc>
        <w:tc>
          <w:tcPr>
            <w:tcW w:w="1272" w:type="dxa"/>
            <w:tcMar>
              <w:top w:w="60" w:type="dxa"/>
              <w:left w:w="90" w:type="dxa"/>
              <w:bottom w:w="60" w:type="dxa"/>
              <w:right w:w="90" w:type="dxa"/>
            </w:tcMar>
            <w:vAlign w:val="center"/>
          </w:tcPr>
          <w:p w14:paraId="0A560E24" w14:textId="77777777" w:rsidR="00214727" w:rsidRPr="009F4405" w:rsidRDefault="00214727" w:rsidP="00E32672">
            <w:pPr>
              <w:spacing w:after="40" w:line="230" w:lineRule="auto"/>
              <w:jc w:val="left"/>
            </w:pPr>
            <w:r w:rsidRPr="009F4405">
              <w:rPr>
                <w:sz w:val="18"/>
                <w:szCs w:val="18"/>
              </w:rPr>
              <w:t>Transportation</w:t>
            </w:r>
          </w:p>
        </w:tc>
        <w:tc>
          <w:tcPr>
            <w:tcW w:w="542" w:type="dxa"/>
            <w:tcMar>
              <w:top w:w="60" w:type="dxa"/>
              <w:left w:w="90" w:type="dxa"/>
              <w:bottom w:w="60" w:type="dxa"/>
              <w:right w:w="90" w:type="dxa"/>
            </w:tcMar>
            <w:vAlign w:val="center"/>
          </w:tcPr>
          <w:p w14:paraId="2269335A" w14:textId="77777777" w:rsidR="00214727" w:rsidRPr="009F4405" w:rsidRDefault="00214727" w:rsidP="00E32672">
            <w:pPr>
              <w:spacing w:after="40" w:line="230" w:lineRule="auto"/>
              <w:jc w:val="left"/>
            </w:pPr>
            <w:r w:rsidRPr="009F4405">
              <w:rPr>
                <w:sz w:val="18"/>
                <w:szCs w:val="18"/>
              </w:rPr>
              <w:t>B</w:t>
            </w:r>
          </w:p>
        </w:tc>
        <w:tc>
          <w:tcPr>
            <w:tcW w:w="929" w:type="dxa"/>
            <w:tcMar>
              <w:top w:w="60" w:type="dxa"/>
              <w:left w:w="90" w:type="dxa"/>
              <w:bottom w:w="60" w:type="dxa"/>
              <w:right w:w="90" w:type="dxa"/>
            </w:tcMar>
            <w:vAlign w:val="center"/>
          </w:tcPr>
          <w:p w14:paraId="38E3C6FB" w14:textId="77777777" w:rsidR="00214727" w:rsidRPr="009F4405" w:rsidRDefault="00214727" w:rsidP="00E32672">
            <w:pPr>
              <w:spacing w:after="40" w:line="230" w:lineRule="auto"/>
              <w:jc w:val="left"/>
            </w:pPr>
            <w:r w:rsidRPr="009F4405">
              <w:rPr>
                <w:sz w:val="18"/>
                <w:szCs w:val="18"/>
              </w:rPr>
              <w:t>Site-specific</w:t>
            </w:r>
          </w:p>
        </w:tc>
        <w:tc>
          <w:tcPr>
            <w:tcW w:w="800" w:type="dxa"/>
            <w:tcMar>
              <w:top w:w="60" w:type="dxa"/>
              <w:left w:w="90" w:type="dxa"/>
              <w:bottom w:w="60" w:type="dxa"/>
              <w:right w:w="90" w:type="dxa"/>
            </w:tcMar>
            <w:vAlign w:val="center"/>
          </w:tcPr>
          <w:p w14:paraId="1555695F" w14:textId="77777777" w:rsidR="00214727" w:rsidRPr="009F4405" w:rsidRDefault="00214727" w:rsidP="00E32672">
            <w:pPr>
              <w:spacing w:after="40" w:line="230" w:lineRule="auto"/>
              <w:jc w:val="left"/>
            </w:pPr>
            <w:r w:rsidRPr="009F4405">
              <w:rPr>
                <w:sz w:val="18"/>
                <w:szCs w:val="18"/>
              </w:rPr>
              <w:t>Medium</w:t>
            </w:r>
          </w:p>
        </w:tc>
        <w:tc>
          <w:tcPr>
            <w:tcW w:w="1027" w:type="dxa"/>
            <w:tcMar>
              <w:top w:w="60" w:type="dxa"/>
              <w:left w:w="90" w:type="dxa"/>
              <w:bottom w:w="60" w:type="dxa"/>
              <w:right w:w="90" w:type="dxa"/>
            </w:tcMar>
            <w:vAlign w:val="center"/>
          </w:tcPr>
          <w:p w14:paraId="08B8215B" w14:textId="77777777" w:rsidR="00214727" w:rsidRPr="009F4405" w:rsidRDefault="00214727" w:rsidP="00E32672">
            <w:pPr>
              <w:spacing w:after="40" w:line="230" w:lineRule="auto"/>
              <w:jc w:val="left"/>
            </w:pPr>
            <w:r w:rsidRPr="009F4405">
              <w:rPr>
                <w:sz w:val="18"/>
                <w:szCs w:val="18"/>
              </w:rPr>
              <w:t>Medium</w:t>
            </w:r>
          </w:p>
        </w:tc>
        <w:tc>
          <w:tcPr>
            <w:tcW w:w="566" w:type="dxa"/>
            <w:tcMar>
              <w:top w:w="60" w:type="dxa"/>
              <w:left w:w="90" w:type="dxa"/>
              <w:bottom w:w="60" w:type="dxa"/>
              <w:right w:w="90" w:type="dxa"/>
            </w:tcMar>
            <w:vAlign w:val="center"/>
          </w:tcPr>
          <w:p w14:paraId="1AE44A3F" w14:textId="77777777" w:rsidR="00214727" w:rsidRPr="009F4405" w:rsidRDefault="00214727" w:rsidP="00E32672">
            <w:pPr>
              <w:spacing w:after="40" w:line="230" w:lineRule="auto"/>
              <w:jc w:val="left"/>
            </w:pPr>
            <w:r w:rsidRPr="009F4405">
              <w:rPr>
                <w:sz w:val="18"/>
                <w:szCs w:val="18"/>
              </w:rPr>
              <w:t>Y</w:t>
            </w:r>
          </w:p>
        </w:tc>
      </w:tr>
      <w:tr w:rsidR="00214727" w:rsidRPr="009F4405" w14:paraId="7A0C5F93" w14:textId="77777777" w:rsidTr="00E32672">
        <w:tc>
          <w:tcPr>
            <w:tcW w:w="543" w:type="dxa"/>
            <w:tcMar>
              <w:top w:w="60" w:type="dxa"/>
              <w:left w:w="90" w:type="dxa"/>
              <w:bottom w:w="60" w:type="dxa"/>
              <w:right w:w="90" w:type="dxa"/>
            </w:tcMar>
            <w:vAlign w:val="center"/>
          </w:tcPr>
          <w:p w14:paraId="1AE1FE00" w14:textId="12FA9B54" w:rsidR="00214727" w:rsidRPr="009F4405" w:rsidRDefault="00EA5E86" w:rsidP="00E32672">
            <w:pPr>
              <w:spacing w:after="40" w:line="230" w:lineRule="auto"/>
              <w:jc w:val="left"/>
            </w:pPr>
            <w:r>
              <w:rPr>
                <w:b/>
                <w:bCs/>
                <w:sz w:val="18"/>
                <w:szCs w:val="18"/>
              </w:rPr>
              <w:t>C04</w:t>
            </w:r>
          </w:p>
        </w:tc>
        <w:tc>
          <w:tcPr>
            <w:tcW w:w="3921" w:type="dxa"/>
            <w:tcMar>
              <w:top w:w="60" w:type="dxa"/>
              <w:left w:w="90" w:type="dxa"/>
              <w:bottom w:w="60" w:type="dxa"/>
              <w:right w:w="90" w:type="dxa"/>
            </w:tcMar>
            <w:vAlign w:val="center"/>
          </w:tcPr>
          <w:p w14:paraId="6ADA0C21" w14:textId="77777777" w:rsidR="00214727" w:rsidRPr="009F4405" w:rsidRDefault="00214727" w:rsidP="00E32672">
            <w:pPr>
              <w:spacing w:after="40" w:line="230" w:lineRule="auto"/>
              <w:jc w:val="left"/>
            </w:pPr>
            <w:r w:rsidRPr="009F4405">
              <w:rPr>
                <w:sz w:val="18"/>
                <w:szCs w:val="18"/>
              </w:rPr>
              <w:t>APCO Technologies transport containe</w:t>
            </w:r>
            <w:commentRangeEnd w:id="68"/>
            <w:r w:rsidR="005F5CA6" w:rsidRPr="009F4405">
              <w:rPr>
                <w:rStyle w:val="CommentReference"/>
                <w:sz w:val="18"/>
                <w:szCs w:val="18"/>
              </w:rPr>
              <w:commentReference w:id="68"/>
            </w:r>
            <w:commentRangeEnd w:id="69"/>
            <w:r w:rsidRPr="009F4405">
              <w:rPr>
                <w:rStyle w:val="CommentReference"/>
                <w:sz w:val="18"/>
                <w:szCs w:val="18"/>
              </w:rPr>
              <w:commentReference w:id="69"/>
            </w:r>
            <w:commentRangeEnd w:id="70"/>
            <w:r w:rsidRPr="009F4405">
              <w:rPr>
                <w:rStyle w:val="CommentReference"/>
                <w:sz w:val="18"/>
                <w:szCs w:val="18"/>
              </w:rPr>
              <w:commentReference w:id="70"/>
            </w:r>
            <w:r w:rsidRPr="009F4405">
              <w:rPr>
                <w:sz w:val="18"/>
                <w:szCs w:val="18"/>
              </w:rPr>
              <w:t>rs custom-designed for Ariane 6 stages; no generic substitute.</w:t>
            </w:r>
          </w:p>
        </w:tc>
        <w:tc>
          <w:tcPr>
            <w:tcW w:w="1272" w:type="dxa"/>
            <w:tcMar>
              <w:top w:w="60" w:type="dxa"/>
              <w:left w:w="90" w:type="dxa"/>
              <w:bottom w:w="60" w:type="dxa"/>
              <w:right w:w="90" w:type="dxa"/>
            </w:tcMar>
            <w:vAlign w:val="center"/>
          </w:tcPr>
          <w:p w14:paraId="4A104ECA" w14:textId="77777777" w:rsidR="00214727" w:rsidRPr="009F4405" w:rsidRDefault="00214727" w:rsidP="00E32672">
            <w:pPr>
              <w:spacing w:after="40" w:line="230" w:lineRule="auto"/>
              <w:jc w:val="left"/>
            </w:pPr>
            <w:r w:rsidRPr="009F4405">
              <w:rPr>
                <w:sz w:val="18"/>
                <w:szCs w:val="18"/>
              </w:rPr>
              <w:t>Transportation</w:t>
            </w:r>
          </w:p>
        </w:tc>
        <w:tc>
          <w:tcPr>
            <w:tcW w:w="542" w:type="dxa"/>
            <w:tcMar>
              <w:top w:w="60" w:type="dxa"/>
              <w:left w:w="90" w:type="dxa"/>
              <w:bottom w:w="60" w:type="dxa"/>
              <w:right w:w="90" w:type="dxa"/>
            </w:tcMar>
            <w:vAlign w:val="center"/>
          </w:tcPr>
          <w:p w14:paraId="6EAB7E83" w14:textId="77777777" w:rsidR="00214727" w:rsidRPr="009F4405" w:rsidRDefault="00214727" w:rsidP="00E32672">
            <w:pPr>
              <w:spacing w:after="40" w:line="230" w:lineRule="auto"/>
              <w:jc w:val="left"/>
            </w:pPr>
            <w:r w:rsidRPr="009F4405">
              <w:rPr>
                <w:sz w:val="18"/>
                <w:szCs w:val="18"/>
              </w:rPr>
              <w:t>D</w:t>
            </w:r>
          </w:p>
        </w:tc>
        <w:tc>
          <w:tcPr>
            <w:tcW w:w="929" w:type="dxa"/>
            <w:tcMar>
              <w:top w:w="60" w:type="dxa"/>
              <w:left w:w="90" w:type="dxa"/>
              <w:bottom w:w="60" w:type="dxa"/>
              <w:right w:w="90" w:type="dxa"/>
            </w:tcMar>
            <w:vAlign w:val="center"/>
          </w:tcPr>
          <w:p w14:paraId="44214D58" w14:textId="77777777" w:rsidR="00214727" w:rsidRPr="009F4405" w:rsidRDefault="00214727" w:rsidP="00E32672">
            <w:pPr>
              <w:spacing w:after="40" w:line="230" w:lineRule="auto"/>
              <w:jc w:val="left"/>
            </w:pPr>
            <w:r w:rsidRPr="009F4405">
              <w:rPr>
                <w:sz w:val="18"/>
                <w:szCs w:val="18"/>
              </w:rPr>
              <w:t>EU-wide</w:t>
            </w:r>
          </w:p>
        </w:tc>
        <w:tc>
          <w:tcPr>
            <w:tcW w:w="800" w:type="dxa"/>
            <w:tcMar>
              <w:top w:w="60" w:type="dxa"/>
              <w:left w:w="90" w:type="dxa"/>
              <w:bottom w:w="60" w:type="dxa"/>
              <w:right w:w="90" w:type="dxa"/>
            </w:tcMar>
            <w:vAlign w:val="center"/>
          </w:tcPr>
          <w:p w14:paraId="4CA0F638" w14:textId="77777777" w:rsidR="00214727" w:rsidRPr="009F4405" w:rsidRDefault="00214727" w:rsidP="00E32672">
            <w:pPr>
              <w:spacing w:after="40" w:line="230" w:lineRule="auto"/>
              <w:jc w:val="left"/>
            </w:pPr>
            <w:r w:rsidRPr="009F4405">
              <w:rPr>
                <w:sz w:val="18"/>
                <w:szCs w:val="18"/>
              </w:rPr>
              <w:t>Medium</w:t>
            </w:r>
          </w:p>
        </w:tc>
        <w:tc>
          <w:tcPr>
            <w:tcW w:w="1027" w:type="dxa"/>
            <w:tcMar>
              <w:top w:w="60" w:type="dxa"/>
              <w:left w:w="90" w:type="dxa"/>
              <w:bottom w:w="60" w:type="dxa"/>
              <w:right w:w="90" w:type="dxa"/>
            </w:tcMar>
            <w:vAlign w:val="center"/>
          </w:tcPr>
          <w:p w14:paraId="5612A699" w14:textId="77777777" w:rsidR="00214727" w:rsidRPr="009F4405" w:rsidRDefault="00214727" w:rsidP="00E32672">
            <w:pPr>
              <w:spacing w:after="40" w:line="230" w:lineRule="auto"/>
              <w:jc w:val="left"/>
            </w:pPr>
            <w:r w:rsidRPr="009F4405">
              <w:rPr>
                <w:sz w:val="18"/>
                <w:szCs w:val="18"/>
              </w:rPr>
              <w:t>Short</w:t>
            </w:r>
          </w:p>
        </w:tc>
        <w:tc>
          <w:tcPr>
            <w:tcW w:w="566" w:type="dxa"/>
            <w:tcMar>
              <w:top w:w="60" w:type="dxa"/>
              <w:left w:w="90" w:type="dxa"/>
              <w:bottom w:w="60" w:type="dxa"/>
              <w:right w:w="90" w:type="dxa"/>
            </w:tcMar>
            <w:vAlign w:val="center"/>
          </w:tcPr>
          <w:p w14:paraId="248E16C6" w14:textId="77777777" w:rsidR="00214727" w:rsidRPr="009F4405" w:rsidRDefault="00214727" w:rsidP="00E32672">
            <w:pPr>
              <w:spacing w:after="40" w:line="230" w:lineRule="auto"/>
              <w:jc w:val="left"/>
            </w:pPr>
            <w:r w:rsidRPr="009F4405">
              <w:rPr>
                <w:sz w:val="18"/>
                <w:szCs w:val="18"/>
              </w:rPr>
              <w:t>N</w:t>
            </w:r>
          </w:p>
        </w:tc>
      </w:tr>
      <w:tr w:rsidR="00214727" w:rsidRPr="009F4405" w14:paraId="2B7CAA6C" w14:textId="77777777" w:rsidTr="00E32672">
        <w:tc>
          <w:tcPr>
            <w:tcW w:w="543" w:type="dxa"/>
            <w:tcMar>
              <w:top w:w="60" w:type="dxa"/>
              <w:left w:w="90" w:type="dxa"/>
              <w:bottom w:w="60" w:type="dxa"/>
              <w:right w:w="90" w:type="dxa"/>
            </w:tcMar>
            <w:vAlign w:val="center"/>
          </w:tcPr>
          <w:p w14:paraId="47BB8CB4" w14:textId="1D001079" w:rsidR="00214727" w:rsidRPr="009F4405" w:rsidRDefault="00EA5E86" w:rsidP="00E32672">
            <w:pPr>
              <w:spacing w:after="40" w:line="230" w:lineRule="auto"/>
              <w:jc w:val="left"/>
            </w:pPr>
            <w:r>
              <w:rPr>
                <w:b/>
                <w:bCs/>
                <w:sz w:val="18"/>
                <w:szCs w:val="18"/>
              </w:rPr>
              <w:t>C05</w:t>
            </w:r>
          </w:p>
        </w:tc>
        <w:tc>
          <w:tcPr>
            <w:tcW w:w="3921" w:type="dxa"/>
            <w:tcMar>
              <w:top w:w="60" w:type="dxa"/>
              <w:left w:w="90" w:type="dxa"/>
              <w:bottom w:w="60" w:type="dxa"/>
              <w:right w:w="90" w:type="dxa"/>
            </w:tcMar>
            <w:vAlign w:val="center"/>
          </w:tcPr>
          <w:p w14:paraId="0111AA70" w14:textId="77777777" w:rsidR="00214727" w:rsidRPr="009F4405" w:rsidRDefault="00214727" w:rsidP="00E32672">
            <w:pPr>
              <w:spacing w:after="40" w:line="230" w:lineRule="auto"/>
              <w:jc w:val="left"/>
            </w:pPr>
            <w:r w:rsidRPr="009F4405">
              <w:rPr>
                <w:sz w:val="18"/>
                <w:szCs w:val="18"/>
              </w:rPr>
              <w:t>Esrange and Andøya dependence on Swedish port infrastructure (Piteå, Gothenburg); Themis rerouted via Skellefteå during port strikes.</w:t>
            </w:r>
          </w:p>
        </w:tc>
        <w:tc>
          <w:tcPr>
            <w:tcW w:w="1272" w:type="dxa"/>
            <w:tcMar>
              <w:top w:w="60" w:type="dxa"/>
              <w:left w:w="90" w:type="dxa"/>
              <w:bottom w:w="60" w:type="dxa"/>
              <w:right w:w="90" w:type="dxa"/>
            </w:tcMar>
            <w:vAlign w:val="center"/>
          </w:tcPr>
          <w:p w14:paraId="1DC44462" w14:textId="77777777" w:rsidR="00214727" w:rsidRPr="009F4405" w:rsidRDefault="00214727" w:rsidP="00E32672">
            <w:pPr>
              <w:spacing w:after="40" w:line="230" w:lineRule="auto"/>
              <w:jc w:val="left"/>
            </w:pPr>
            <w:r w:rsidRPr="009F4405">
              <w:rPr>
                <w:sz w:val="18"/>
                <w:szCs w:val="18"/>
              </w:rPr>
              <w:t>Transportation</w:t>
            </w:r>
          </w:p>
        </w:tc>
        <w:tc>
          <w:tcPr>
            <w:tcW w:w="542" w:type="dxa"/>
            <w:tcMar>
              <w:top w:w="60" w:type="dxa"/>
              <w:left w:w="90" w:type="dxa"/>
              <w:bottom w:w="60" w:type="dxa"/>
              <w:right w:w="90" w:type="dxa"/>
            </w:tcMar>
            <w:vAlign w:val="center"/>
          </w:tcPr>
          <w:p w14:paraId="0D803833" w14:textId="77777777" w:rsidR="00214727" w:rsidRPr="009F4405" w:rsidRDefault="00214727" w:rsidP="00E32672">
            <w:pPr>
              <w:spacing w:after="40" w:line="230" w:lineRule="auto"/>
              <w:jc w:val="left"/>
            </w:pPr>
            <w:r w:rsidRPr="009F4405">
              <w:rPr>
                <w:sz w:val="18"/>
                <w:szCs w:val="18"/>
              </w:rPr>
              <w:t>D</w:t>
            </w:r>
          </w:p>
        </w:tc>
        <w:tc>
          <w:tcPr>
            <w:tcW w:w="929" w:type="dxa"/>
            <w:tcMar>
              <w:top w:w="60" w:type="dxa"/>
              <w:left w:w="90" w:type="dxa"/>
              <w:bottom w:w="60" w:type="dxa"/>
              <w:right w:w="90" w:type="dxa"/>
            </w:tcMar>
            <w:vAlign w:val="center"/>
          </w:tcPr>
          <w:p w14:paraId="0AF8BE48" w14:textId="77777777" w:rsidR="00214727" w:rsidRPr="009F4405" w:rsidRDefault="00214727" w:rsidP="00E32672">
            <w:pPr>
              <w:spacing w:after="40" w:line="230" w:lineRule="auto"/>
              <w:jc w:val="left"/>
            </w:pPr>
            <w:r w:rsidRPr="009F4405">
              <w:rPr>
                <w:sz w:val="18"/>
                <w:szCs w:val="18"/>
              </w:rPr>
              <w:t>Site-specific</w:t>
            </w:r>
          </w:p>
        </w:tc>
        <w:tc>
          <w:tcPr>
            <w:tcW w:w="800" w:type="dxa"/>
            <w:tcMar>
              <w:top w:w="60" w:type="dxa"/>
              <w:left w:w="90" w:type="dxa"/>
              <w:bottom w:w="60" w:type="dxa"/>
              <w:right w:w="90" w:type="dxa"/>
            </w:tcMar>
            <w:vAlign w:val="center"/>
          </w:tcPr>
          <w:p w14:paraId="03A87F67" w14:textId="77777777" w:rsidR="00214727" w:rsidRPr="009F4405" w:rsidRDefault="00214727" w:rsidP="00E32672">
            <w:pPr>
              <w:spacing w:after="40" w:line="230" w:lineRule="auto"/>
              <w:jc w:val="left"/>
            </w:pPr>
            <w:r w:rsidRPr="009F4405">
              <w:rPr>
                <w:sz w:val="18"/>
                <w:szCs w:val="18"/>
              </w:rPr>
              <w:t>Medium</w:t>
            </w:r>
          </w:p>
        </w:tc>
        <w:tc>
          <w:tcPr>
            <w:tcW w:w="1027" w:type="dxa"/>
            <w:tcMar>
              <w:top w:w="60" w:type="dxa"/>
              <w:left w:w="90" w:type="dxa"/>
              <w:bottom w:w="60" w:type="dxa"/>
              <w:right w:w="90" w:type="dxa"/>
            </w:tcMar>
            <w:vAlign w:val="center"/>
          </w:tcPr>
          <w:p w14:paraId="722C46D4" w14:textId="77777777" w:rsidR="00214727" w:rsidRPr="009F4405" w:rsidRDefault="00214727" w:rsidP="00E32672">
            <w:pPr>
              <w:spacing w:after="40" w:line="230" w:lineRule="auto"/>
              <w:jc w:val="left"/>
            </w:pPr>
            <w:r w:rsidRPr="009F4405">
              <w:rPr>
                <w:sz w:val="18"/>
                <w:szCs w:val="18"/>
              </w:rPr>
              <w:t>Short</w:t>
            </w:r>
          </w:p>
        </w:tc>
        <w:tc>
          <w:tcPr>
            <w:tcW w:w="566" w:type="dxa"/>
            <w:tcMar>
              <w:top w:w="60" w:type="dxa"/>
              <w:left w:w="90" w:type="dxa"/>
              <w:bottom w:w="60" w:type="dxa"/>
              <w:right w:w="90" w:type="dxa"/>
            </w:tcMar>
            <w:vAlign w:val="center"/>
          </w:tcPr>
          <w:p w14:paraId="27A62240" w14:textId="77777777" w:rsidR="00214727" w:rsidRPr="009F4405" w:rsidRDefault="00214727" w:rsidP="00E32672">
            <w:pPr>
              <w:spacing w:after="40" w:line="230" w:lineRule="auto"/>
              <w:jc w:val="left"/>
            </w:pPr>
            <w:r w:rsidRPr="009F4405">
              <w:rPr>
                <w:sz w:val="18"/>
                <w:szCs w:val="18"/>
              </w:rPr>
              <w:t>N</w:t>
            </w:r>
          </w:p>
        </w:tc>
      </w:tr>
      <w:tr w:rsidR="00214727" w:rsidRPr="009F4405" w14:paraId="1A87E7A1" w14:textId="77777777" w:rsidTr="00E32672">
        <w:tc>
          <w:tcPr>
            <w:tcW w:w="543" w:type="dxa"/>
            <w:tcMar>
              <w:top w:w="60" w:type="dxa"/>
              <w:left w:w="90" w:type="dxa"/>
              <w:bottom w:w="60" w:type="dxa"/>
              <w:right w:w="90" w:type="dxa"/>
            </w:tcMar>
            <w:vAlign w:val="center"/>
          </w:tcPr>
          <w:p w14:paraId="68A2BB69" w14:textId="25A6DB01" w:rsidR="00214727" w:rsidRPr="009F4405" w:rsidRDefault="00EA5E86" w:rsidP="00E32672">
            <w:pPr>
              <w:spacing w:after="40" w:line="230" w:lineRule="auto"/>
              <w:jc w:val="left"/>
            </w:pPr>
            <w:r>
              <w:rPr>
                <w:b/>
                <w:bCs/>
                <w:sz w:val="18"/>
                <w:szCs w:val="18"/>
              </w:rPr>
              <w:t>C06</w:t>
            </w:r>
          </w:p>
        </w:tc>
        <w:tc>
          <w:tcPr>
            <w:tcW w:w="3921" w:type="dxa"/>
            <w:tcMar>
              <w:top w:w="60" w:type="dxa"/>
              <w:left w:w="90" w:type="dxa"/>
              <w:bottom w:w="60" w:type="dxa"/>
              <w:right w:w="90" w:type="dxa"/>
            </w:tcMar>
            <w:vAlign w:val="center"/>
          </w:tcPr>
          <w:p w14:paraId="45FCA49A" w14:textId="77777777" w:rsidR="00214727" w:rsidRPr="009F4405" w:rsidRDefault="00214727" w:rsidP="00E32672">
            <w:pPr>
              <w:spacing w:after="40" w:line="230" w:lineRule="auto"/>
              <w:jc w:val="left"/>
            </w:pPr>
            <w:r w:rsidRPr="009F4405">
              <w:rPr>
                <w:sz w:val="18"/>
                <w:szCs w:val="18"/>
              </w:rPr>
              <w:t>Dependence of island-based spaceports (e.g. SaxaVord, Andøya, Atlantic Spaceport) on maritime transport links, local ports and ferry infrastructure for the delivery of launch-critical commodities, hazardous materials, propellants and oversized equipment.</w:t>
            </w:r>
          </w:p>
        </w:tc>
        <w:tc>
          <w:tcPr>
            <w:tcW w:w="1272" w:type="dxa"/>
            <w:tcMar>
              <w:top w:w="60" w:type="dxa"/>
              <w:left w:w="90" w:type="dxa"/>
              <w:bottom w:w="60" w:type="dxa"/>
              <w:right w:w="90" w:type="dxa"/>
            </w:tcMar>
            <w:vAlign w:val="center"/>
          </w:tcPr>
          <w:p w14:paraId="084392A6" w14:textId="77777777" w:rsidR="00214727" w:rsidRPr="009F4405" w:rsidRDefault="00214727" w:rsidP="00E32672">
            <w:pPr>
              <w:spacing w:after="40" w:line="230" w:lineRule="auto"/>
              <w:jc w:val="left"/>
            </w:pPr>
            <w:r w:rsidRPr="009F4405">
              <w:rPr>
                <w:sz w:val="18"/>
                <w:szCs w:val="18"/>
              </w:rPr>
              <w:t>Transportation</w:t>
            </w:r>
          </w:p>
        </w:tc>
        <w:tc>
          <w:tcPr>
            <w:tcW w:w="542" w:type="dxa"/>
            <w:tcMar>
              <w:top w:w="60" w:type="dxa"/>
              <w:left w:w="90" w:type="dxa"/>
              <w:bottom w:w="60" w:type="dxa"/>
              <w:right w:w="90" w:type="dxa"/>
            </w:tcMar>
            <w:vAlign w:val="center"/>
          </w:tcPr>
          <w:p w14:paraId="235D9098" w14:textId="77777777" w:rsidR="00214727" w:rsidRPr="009F4405" w:rsidRDefault="00214727" w:rsidP="00E32672">
            <w:pPr>
              <w:spacing w:after="40" w:line="230" w:lineRule="auto"/>
              <w:jc w:val="left"/>
            </w:pPr>
            <w:r w:rsidRPr="009F4405">
              <w:rPr>
                <w:sz w:val="18"/>
                <w:szCs w:val="18"/>
              </w:rPr>
              <w:t>B</w:t>
            </w:r>
          </w:p>
        </w:tc>
        <w:tc>
          <w:tcPr>
            <w:tcW w:w="929" w:type="dxa"/>
            <w:tcMar>
              <w:top w:w="60" w:type="dxa"/>
              <w:left w:w="90" w:type="dxa"/>
              <w:bottom w:w="60" w:type="dxa"/>
              <w:right w:w="90" w:type="dxa"/>
            </w:tcMar>
            <w:vAlign w:val="center"/>
          </w:tcPr>
          <w:p w14:paraId="5780EA17" w14:textId="77777777" w:rsidR="00214727" w:rsidRPr="009F4405" w:rsidRDefault="00214727" w:rsidP="00E32672">
            <w:pPr>
              <w:spacing w:after="40" w:line="230" w:lineRule="auto"/>
              <w:jc w:val="left"/>
            </w:pPr>
            <w:r w:rsidRPr="009F4405">
              <w:rPr>
                <w:sz w:val="18"/>
                <w:szCs w:val="18"/>
              </w:rPr>
              <w:t>Site-specific</w:t>
            </w:r>
          </w:p>
        </w:tc>
        <w:tc>
          <w:tcPr>
            <w:tcW w:w="800" w:type="dxa"/>
            <w:tcMar>
              <w:top w:w="60" w:type="dxa"/>
              <w:left w:w="90" w:type="dxa"/>
              <w:bottom w:w="60" w:type="dxa"/>
              <w:right w:w="90" w:type="dxa"/>
            </w:tcMar>
            <w:vAlign w:val="center"/>
          </w:tcPr>
          <w:p w14:paraId="07A14A27" w14:textId="77777777" w:rsidR="00214727" w:rsidRPr="009F4405" w:rsidRDefault="00214727" w:rsidP="00E32672">
            <w:pPr>
              <w:spacing w:after="40" w:line="230" w:lineRule="auto"/>
              <w:jc w:val="left"/>
            </w:pPr>
            <w:r w:rsidRPr="009F4405">
              <w:rPr>
                <w:sz w:val="18"/>
                <w:szCs w:val="18"/>
              </w:rPr>
              <w:t>Medium</w:t>
            </w:r>
          </w:p>
        </w:tc>
        <w:tc>
          <w:tcPr>
            <w:tcW w:w="1027" w:type="dxa"/>
            <w:tcMar>
              <w:top w:w="60" w:type="dxa"/>
              <w:left w:w="90" w:type="dxa"/>
              <w:bottom w:w="60" w:type="dxa"/>
              <w:right w:w="90" w:type="dxa"/>
            </w:tcMar>
            <w:vAlign w:val="center"/>
          </w:tcPr>
          <w:p w14:paraId="51A66CD2" w14:textId="77777777" w:rsidR="00214727" w:rsidRPr="009F4405" w:rsidRDefault="00214727" w:rsidP="00E32672">
            <w:pPr>
              <w:spacing w:after="40" w:line="230" w:lineRule="auto"/>
              <w:jc w:val="left"/>
            </w:pPr>
            <w:r w:rsidRPr="009F4405">
              <w:rPr>
                <w:sz w:val="18"/>
                <w:szCs w:val="18"/>
              </w:rPr>
              <w:t>Short</w:t>
            </w:r>
          </w:p>
        </w:tc>
        <w:tc>
          <w:tcPr>
            <w:tcW w:w="566" w:type="dxa"/>
            <w:tcMar>
              <w:top w:w="60" w:type="dxa"/>
              <w:left w:w="90" w:type="dxa"/>
              <w:bottom w:w="60" w:type="dxa"/>
              <w:right w:w="90" w:type="dxa"/>
            </w:tcMar>
            <w:vAlign w:val="center"/>
          </w:tcPr>
          <w:p w14:paraId="78A98608" w14:textId="77777777" w:rsidR="00214727" w:rsidRPr="009F4405" w:rsidRDefault="00214727" w:rsidP="00E32672">
            <w:pPr>
              <w:spacing w:after="40" w:line="230" w:lineRule="auto"/>
              <w:jc w:val="left"/>
            </w:pPr>
            <w:r w:rsidRPr="009F4405">
              <w:rPr>
                <w:sz w:val="18"/>
                <w:szCs w:val="18"/>
              </w:rPr>
              <w:t>N</w:t>
            </w:r>
          </w:p>
        </w:tc>
      </w:tr>
      <w:tr w:rsidR="00214727" w:rsidRPr="009F4405" w14:paraId="2C4FEB85" w14:textId="77777777" w:rsidTr="00E32672">
        <w:tc>
          <w:tcPr>
            <w:tcW w:w="543" w:type="dxa"/>
            <w:tcMar>
              <w:top w:w="60" w:type="dxa"/>
              <w:left w:w="90" w:type="dxa"/>
              <w:bottom w:w="60" w:type="dxa"/>
              <w:right w:w="90" w:type="dxa"/>
            </w:tcMar>
            <w:vAlign w:val="center"/>
          </w:tcPr>
          <w:p w14:paraId="6ACDD5BD" w14:textId="79FCB329" w:rsidR="00214727" w:rsidRPr="009F4405" w:rsidRDefault="00EA5E86" w:rsidP="00E32672">
            <w:pPr>
              <w:spacing w:after="40" w:line="230" w:lineRule="auto"/>
              <w:jc w:val="left"/>
            </w:pPr>
            <w:r>
              <w:rPr>
                <w:b/>
                <w:bCs/>
                <w:sz w:val="18"/>
                <w:szCs w:val="18"/>
              </w:rPr>
              <w:t>C07</w:t>
            </w:r>
          </w:p>
        </w:tc>
        <w:tc>
          <w:tcPr>
            <w:tcW w:w="3921" w:type="dxa"/>
            <w:tcMar>
              <w:top w:w="60" w:type="dxa"/>
              <w:left w:w="90" w:type="dxa"/>
              <w:bottom w:w="60" w:type="dxa"/>
              <w:right w:w="90" w:type="dxa"/>
            </w:tcMar>
            <w:vAlign w:val="center"/>
          </w:tcPr>
          <w:p w14:paraId="758DB416" w14:textId="6C7984A0" w:rsidR="00214727" w:rsidRPr="009F4405" w:rsidRDefault="00214727" w:rsidP="00E32672">
            <w:pPr>
              <w:spacing w:after="40" w:line="230" w:lineRule="auto"/>
              <w:jc w:val="left"/>
            </w:pPr>
            <w:r w:rsidRPr="009F4405">
              <w:rPr>
                <w:sz w:val="18"/>
                <w:szCs w:val="18"/>
              </w:rPr>
              <w:t xml:space="preserve">Insufficient CSG payload preparation, propellant production (LOX) and internal transport for expected launch scaling (the single-source LH2 dependency is flagged as a SPOF at </w:t>
            </w:r>
            <w:r w:rsidR="0003468C">
              <w:rPr>
                <w:sz w:val="18"/>
                <w:szCs w:val="18"/>
              </w:rPr>
              <w:t>B04</w:t>
            </w:r>
            <w:r w:rsidRPr="009F4405">
              <w:rPr>
                <w:sz w:val="18"/>
                <w:szCs w:val="18"/>
              </w:rPr>
              <w:t>).</w:t>
            </w:r>
          </w:p>
        </w:tc>
        <w:tc>
          <w:tcPr>
            <w:tcW w:w="1272" w:type="dxa"/>
            <w:tcMar>
              <w:top w:w="60" w:type="dxa"/>
              <w:left w:w="90" w:type="dxa"/>
              <w:bottom w:w="60" w:type="dxa"/>
              <w:right w:w="90" w:type="dxa"/>
            </w:tcMar>
            <w:vAlign w:val="center"/>
          </w:tcPr>
          <w:p w14:paraId="584296B8" w14:textId="77777777" w:rsidR="00214727" w:rsidRPr="009F4405" w:rsidRDefault="00214727" w:rsidP="00E32672">
            <w:pPr>
              <w:spacing w:after="40" w:line="230" w:lineRule="auto"/>
              <w:jc w:val="left"/>
            </w:pPr>
            <w:r w:rsidRPr="009F4405">
              <w:rPr>
                <w:sz w:val="18"/>
                <w:szCs w:val="18"/>
              </w:rPr>
              <w:t>Transportation / Launch</w:t>
            </w:r>
          </w:p>
        </w:tc>
        <w:tc>
          <w:tcPr>
            <w:tcW w:w="542" w:type="dxa"/>
            <w:tcMar>
              <w:top w:w="60" w:type="dxa"/>
              <w:left w:w="90" w:type="dxa"/>
              <w:bottom w:w="60" w:type="dxa"/>
              <w:right w:w="90" w:type="dxa"/>
            </w:tcMar>
            <w:vAlign w:val="center"/>
          </w:tcPr>
          <w:p w14:paraId="0D9CEBE3" w14:textId="77777777" w:rsidR="00214727" w:rsidRPr="009F4405" w:rsidRDefault="00214727" w:rsidP="00E32672">
            <w:pPr>
              <w:spacing w:after="40" w:line="230" w:lineRule="auto"/>
              <w:jc w:val="left"/>
            </w:pPr>
            <w:r w:rsidRPr="009F4405">
              <w:rPr>
                <w:sz w:val="18"/>
                <w:szCs w:val="18"/>
              </w:rPr>
              <w:t>B</w:t>
            </w:r>
          </w:p>
        </w:tc>
        <w:tc>
          <w:tcPr>
            <w:tcW w:w="929" w:type="dxa"/>
            <w:tcMar>
              <w:top w:w="60" w:type="dxa"/>
              <w:left w:w="90" w:type="dxa"/>
              <w:bottom w:w="60" w:type="dxa"/>
              <w:right w:w="90" w:type="dxa"/>
            </w:tcMar>
            <w:vAlign w:val="center"/>
          </w:tcPr>
          <w:p w14:paraId="58120B2D" w14:textId="77777777" w:rsidR="00214727" w:rsidRPr="009F4405" w:rsidRDefault="00214727" w:rsidP="00E32672">
            <w:pPr>
              <w:spacing w:after="40" w:line="230" w:lineRule="auto"/>
              <w:jc w:val="left"/>
            </w:pPr>
            <w:r w:rsidRPr="009F4405">
              <w:rPr>
                <w:sz w:val="18"/>
                <w:szCs w:val="18"/>
              </w:rPr>
              <w:t>Site-specific</w:t>
            </w:r>
          </w:p>
        </w:tc>
        <w:tc>
          <w:tcPr>
            <w:tcW w:w="800" w:type="dxa"/>
            <w:tcMar>
              <w:top w:w="60" w:type="dxa"/>
              <w:left w:w="90" w:type="dxa"/>
              <w:bottom w:w="60" w:type="dxa"/>
              <w:right w:w="90" w:type="dxa"/>
            </w:tcMar>
            <w:vAlign w:val="center"/>
          </w:tcPr>
          <w:p w14:paraId="4743A187" w14:textId="77777777" w:rsidR="00214727" w:rsidRPr="009F4405" w:rsidRDefault="00214727" w:rsidP="00E32672">
            <w:pPr>
              <w:spacing w:after="40" w:line="230" w:lineRule="auto"/>
              <w:jc w:val="left"/>
            </w:pPr>
            <w:r w:rsidRPr="009F4405">
              <w:rPr>
                <w:sz w:val="18"/>
                <w:szCs w:val="18"/>
              </w:rPr>
              <w:t>High</w:t>
            </w:r>
          </w:p>
        </w:tc>
        <w:tc>
          <w:tcPr>
            <w:tcW w:w="1027" w:type="dxa"/>
            <w:tcMar>
              <w:top w:w="60" w:type="dxa"/>
              <w:left w:w="90" w:type="dxa"/>
              <w:bottom w:w="60" w:type="dxa"/>
              <w:right w:w="90" w:type="dxa"/>
            </w:tcMar>
            <w:vAlign w:val="center"/>
          </w:tcPr>
          <w:p w14:paraId="08988C44" w14:textId="77777777" w:rsidR="00214727" w:rsidRPr="009F4405" w:rsidRDefault="00214727" w:rsidP="00E32672">
            <w:pPr>
              <w:spacing w:after="40" w:line="230" w:lineRule="auto"/>
              <w:jc w:val="left"/>
            </w:pPr>
            <w:r w:rsidRPr="009F4405">
              <w:rPr>
                <w:sz w:val="18"/>
                <w:szCs w:val="18"/>
              </w:rPr>
              <w:t>Medium</w:t>
            </w:r>
          </w:p>
        </w:tc>
        <w:tc>
          <w:tcPr>
            <w:tcW w:w="566" w:type="dxa"/>
            <w:tcMar>
              <w:top w:w="60" w:type="dxa"/>
              <w:left w:w="90" w:type="dxa"/>
              <w:bottom w:w="60" w:type="dxa"/>
              <w:right w:w="90" w:type="dxa"/>
            </w:tcMar>
            <w:vAlign w:val="center"/>
          </w:tcPr>
          <w:p w14:paraId="5F49C679" w14:textId="77777777" w:rsidR="00214727" w:rsidRPr="009F4405" w:rsidRDefault="00214727" w:rsidP="00E32672">
            <w:pPr>
              <w:spacing w:after="40" w:line="230" w:lineRule="auto"/>
              <w:jc w:val="left"/>
            </w:pPr>
            <w:r w:rsidRPr="009F4405">
              <w:rPr>
                <w:sz w:val="18"/>
                <w:szCs w:val="18"/>
              </w:rPr>
              <w:t>N</w:t>
            </w:r>
          </w:p>
        </w:tc>
      </w:tr>
      <w:tr w:rsidR="00214727" w:rsidRPr="009F4405" w14:paraId="15DE3F34" w14:textId="77777777" w:rsidTr="00E32672">
        <w:tc>
          <w:tcPr>
            <w:tcW w:w="543" w:type="dxa"/>
            <w:tcMar>
              <w:top w:w="60" w:type="dxa"/>
              <w:left w:w="90" w:type="dxa"/>
              <w:bottom w:w="60" w:type="dxa"/>
              <w:right w:w="90" w:type="dxa"/>
            </w:tcMar>
            <w:vAlign w:val="center"/>
          </w:tcPr>
          <w:p w14:paraId="110B25CF" w14:textId="7E7C40E3" w:rsidR="00214727" w:rsidRPr="009F4405" w:rsidRDefault="00EA5E86" w:rsidP="00E32672">
            <w:pPr>
              <w:spacing w:after="40" w:line="230" w:lineRule="auto"/>
              <w:jc w:val="left"/>
            </w:pPr>
            <w:r>
              <w:rPr>
                <w:b/>
                <w:bCs/>
                <w:sz w:val="18"/>
                <w:szCs w:val="18"/>
              </w:rPr>
              <w:t>C08</w:t>
            </w:r>
          </w:p>
        </w:tc>
        <w:tc>
          <w:tcPr>
            <w:tcW w:w="3921" w:type="dxa"/>
            <w:tcMar>
              <w:top w:w="60" w:type="dxa"/>
              <w:left w:w="90" w:type="dxa"/>
              <w:bottom w:w="60" w:type="dxa"/>
              <w:right w:w="90" w:type="dxa"/>
            </w:tcMar>
            <w:vAlign w:val="center"/>
          </w:tcPr>
          <w:p w14:paraId="73B63D87" w14:textId="0A8AD726" w:rsidR="00214727" w:rsidRPr="009F4405" w:rsidRDefault="00214727" w:rsidP="00E32672">
            <w:pPr>
              <w:spacing w:after="40" w:line="230" w:lineRule="auto"/>
              <w:jc w:val="left"/>
            </w:pPr>
            <w:r w:rsidRPr="009F4405">
              <w:rPr>
                <w:sz w:val="18"/>
                <w:szCs w:val="18"/>
              </w:rPr>
              <w:t xml:space="preserve">Limited adapted air transport for large spacecraft and oversized launcher hardware: reliance on the </w:t>
            </w:r>
            <w:commentRangeStart w:id="72"/>
            <w:commentRangeStart w:id="73"/>
            <w:commentRangeStart w:id="74"/>
            <w:r w:rsidRPr="009F4405">
              <w:rPr>
                <w:sz w:val="18"/>
                <w:szCs w:val="18"/>
              </w:rPr>
              <w:t>Antonov An-124</w:t>
            </w:r>
            <w:commentRangeEnd w:id="72"/>
            <w:r w:rsidR="005F5CA6" w:rsidRPr="009F4405">
              <w:rPr>
                <w:rStyle w:val="CommentReference"/>
                <w:sz w:val="18"/>
                <w:szCs w:val="18"/>
              </w:rPr>
              <w:commentReference w:id="72"/>
            </w:r>
            <w:commentRangeEnd w:id="73"/>
            <w:r w:rsidRPr="009F4405">
              <w:rPr>
                <w:rStyle w:val="CommentReference"/>
                <w:sz w:val="18"/>
                <w:szCs w:val="18"/>
              </w:rPr>
              <w:commentReference w:id="73"/>
            </w:r>
            <w:commentRangeEnd w:id="74"/>
            <w:r w:rsidRPr="009F4405">
              <w:rPr>
                <w:rStyle w:val="CommentReference"/>
                <w:sz w:val="18"/>
                <w:szCs w:val="18"/>
              </w:rPr>
              <w:commentReference w:id="74"/>
            </w:r>
            <w:r w:rsidRPr="009F4405">
              <w:rPr>
                <w:sz w:val="18"/>
                <w:szCs w:val="18"/>
              </w:rPr>
              <w:t xml:space="preserve"> above the Airbus Beluga envelope, while the oversized-airfreight market undergoes a capacity squeeze running into the 2030s (ageing fleets, defence competition).</w:t>
            </w:r>
            <w:r w:rsidR="005F5CA6" w:rsidRPr="009F4405">
              <w:rPr>
                <w:sz w:val="18"/>
                <w:szCs w:val="18"/>
              </w:rPr>
              <w:t xml:space="preserve"> Smaller and standard-sized payloads are routinely carried by other aircraft (e.g. </w:t>
            </w:r>
            <w:r w:rsidR="0003468C">
              <w:rPr>
                <w:sz w:val="18"/>
                <w:szCs w:val="18"/>
              </w:rPr>
              <w:t>B7</w:t>
            </w:r>
            <w:r w:rsidR="005F5CA6" w:rsidRPr="009F4405">
              <w:rPr>
                <w:sz w:val="18"/>
                <w:szCs w:val="18"/>
              </w:rPr>
              <w:t>37-class freighters), the constraint is specific to hardware exceeding the Beluga mass/volume</w:t>
            </w:r>
            <w:r w:rsidR="001D453D" w:rsidRPr="009F4405">
              <w:rPr>
                <w:sz w:val="18"/>
                <w:szCs w:val="18"/>
              </w:rPr>
              <w:t>.</w:t>
            </w:r>
          </w:p>
        </w:tc>
        <w:tc>
          <w:tcPr>
            <w:tcW w:w="1272" w:type="dxa"/>
            <w:tcMar>
              <w:top w:w="60" w:type="dxa"/>
              <w:left w:w="90" w:type="dxa"/>
              <w:bottom w:w="60" w:type="dxa"/>
              <w:right w:w="90" w:type="dxa"/>
            </w:tcMar>
            <w:vAlign w:val="center"/>
          </w:tcPr>
          <w:p w14:paraId="31636140" w14:textId="77777777" w:rsidR="00214727" w:rsidRPr="009F4405" w:rsidRDefault="00214727" w:rsidP="00E32672">
            <w:pPr>
              <w:spacing w:after="40" w:line="230" w:lineRule="auto"/>
              <w:jc w:val="left"/>
            </w:pPr>
            <w:r w:rsidRPr="009F4405">
              <w:rPr>
                <w:sz w:val="18"/>
                <w:szCs w:val="18"/>
              </w:rPr>
              <w:t>Transportation</w:t>
            </w:r>
          </w:p>
        </w:tc>
        <w:tc>
          <w:tcPr>
            <w:tcW w:w="542" w:type="dxa"/>
            <w:tcMar>
              <w:top w:w="60" w:type="dxa"/>
              <w:left w:w="90" w:type="dxa"/>
              <w:bottom w:w="60" w:type="dxa"/>
              <w:right w:w="90" w:type="dxa"/>
            </w:tcMar>
            <w:vAlign w:val="center"/>
          </w:tcPr>
          <w:p w14:paraId="4C969BCE" w14:textId="77777777" w:rsidR="00214727" w:rsidRPr="009F4405" w:rsidRDefault="00214727" w:rsidP="00E32672">
            <w:pPr>
              <w:spacing w:after="40" w:line="230" w:lineRule="auto"/>
              <w:jc w:val="left"/>
            </w:pPr>
            <w:r w:rsidRPr="009F4405">
              <w:rPr>
                <w:sz w:val="18"/>
                <w:szCs w:val="18"/>
              </w:rPr>
              <w:t>D</w:t>
            </w:r>
          </w:p>
        </w:tc>
        <w:tc>
          <w:tcPr>
            <w:tcW w:w="929" w:type="dxa"/>
            <w:tcMar>
              <w:top w:w="60" w:type="dxa"/>
              <w:left w:w="90" w:type="dxa"/>
              <w:bottom w:w="60" w:type="dxa"/>
              <w:right w:w="90" w:type="dxa"/>
            </w:tcMar>
            <w:vAlign w:val="center"/>
          </w:tcPr>
          <w:p w14:paraId="48E41995" w14:textId="77777777" w:rsidR="00214727" w:rsidRPr="009F4405" w:rsidRDefault="00214727" w:rsidP="00E32672">
            <w:pPr>
              <w:spacing w:after="40" w:line="230" w:lineRule="auto"/>
              <w:jc w:val="left"/>
            </w:pPr>
            <w:r w:rsidRPr="009F4405">
              <w:rPr>
                <w:sz w:val="18"/>
                <w:szCs w:val="18"/>
              </w:rPr>
              <w:t>EU-wide</w:t>
            </w:r>
          </w:p>
        </w:tc>
        <w:tc>
          <w:tcPr>
            <w:tcW w:w="800" w:type="dxa"/>
            <w:tcMar>
              <w:top w:w="60" w:type="dxa"/>
              <w:left w:w="90" w:type="dxa"/>
              <w:bottom w:w="60" w:type="dxa"/>
              <w:right w:w="90" w:type="dxa"/>
            </w:tcMar>
            <w:vAlign w:val="center"/>
          </w:tcPr>
          <w:p w14:paraId="71B64A9C" w14:textId="77777777" w:rsidR="00214727" w:rsidRPr="009F4405" w:rsidRDefault="00214727" w:rsidP="00E32672">
            <w:pPr>
              <w:spacing w:after="40" w:line="230" w:lineRule="auto"/>
              <w:jc w:val="left"/>
            </w:pPr>
            <w:r w:rsidRPr="009F4405">
              <w:rPr>
                <w:sz w:val="18"/>
                <w:szCs w:val="18"/>
              </w:rPr>
              <w:t>Medium</w:t>
            </w:r>
          </w:p>
        </w:tc>
        <w:tc>
          <w:tcPr>
            <w:tcW w:w="1027" w:type="dxa"/>
            <w:tcMar>
              <w:top w:w="60" w:type="dxa"/>
              <w:left w:w="90" w:type="dxa"/>
              <w:bottom w:w="60" w:type="dxa"/>
              <w:right w:w="90" w:type="dxa"/>
            </w:tcMar>
            <w:vAlign w:val="center"/>
          </w:tcPr>
          <w:p w14:paraId="79592892" w14:textId="77777777" w:rsidR="00214727" w:rsidRPr="009F4405" w:rsidRDefault="00214727" w:rsidP="00E32672">
            <w:pPr>
              <w:spacing w:after="40" w:line="230" w:lineRule="auto"/>
              <w:jc w:val="left"/>
            </w:pPr>
            <w:r w:rsidRPr="009F4405">
              <w:rPr>
                <w:sz w:val="18"/>
                <w:szCs w:val="18"/>
              </w:rPr>
              <w:t>Short</w:t>
            </w:r>
          </w:p>
        </w:tc>
        <w:tc>
          <w:tcPr>
            <w:tcW w:w="566" w:type="dxa"/>
            <w:tcMar>
              <w:top w:w="60" w:type="dxa"/>
              <w:left w:w="90" w:type="dxa"/>
              <w:bottom w:w="60" w:type="dxa"/>
              <w:right w:w="90" w:type="dxa"/>
            </w:tcMar>
            <w:vAlign w:val="center"/>
          </w:tcPr>
          <w:p w14:paraId="6C766A70" w14:textId="77777777" w:rsidR="00214727" w:rsidRPr="009F4405" w:rsidRDefault="00214727" w:rsidP="00E32672">
            <w:pPr>
              <w:spacing w:after="40" w:line="230" w:lineRule="auto"/>
              <w:jc w:val="left"/>
            </w:pPr>
            <w:r w:rsidRPr="009F4405">
              <w:rPr>
                <w:sz w:val="18"/>
                <w:szCs w:val="18"/>
              </w:rPr>
              <w:t>N</w:t>
            </w:r>
          </w:p>
        </w:tc>
      </w:tr>
      <w:tr w:rsidR="00214727" w:rsidRPr="009F4405" w14:paraId="3D5891A3" w14:textId="77777777" w:rsidTr="00E32672">
        <w:tc>
          <w:tcPr>
            <w:tcW w:w="543" w:type="dxa"/>
            <w:tcMar>
              <w:top w:w="60" w:type="dxa"/>
              <w:left w:w="90" w:type="dxa"/>
              <w:bottom w:w="60" w:type="dxa"/>
              <w:right w:w="90" w:type="dxa"/>
            </w:tcMar>
            <w:vAlign w:val="center"/>
          </w:tcPr>
          <w:p w14:paraId="0A2B72C1" w14:textId="2C571DD0" w:rsidR="00214727" w:rsidRPr="009F4405" w:rsidRDefault="00EA5E86" w:rsidP="00E32672">
            <w:pPr>
              <w:spacing w:after="40" w:line="230" w:lineRule="auto"/>
              <w:jc w:val="left"/>
            </w:pPr>
            <w:r>
              <w:rPr>
                <w:b/>
                <w:bCs/>
                <w:sz w:val="18"/>
                <w:szCs w:val="18"/>
              </w:rPr>
              <w:t>C09</w:t>
            </w:r>
          </w:p>
        </w:tc>
        <w:tc>
          <w:tcPr>
            <w:tcW w:w="3921" w:type="dxa"/>
            <w:tcMar>
              <w:top w:w="60" w:type="dxa"/>
              <w:left w:w="90" w:type="dxa"/>
              <w:bottom w:w="60" w:type="dxa"/>
              <w:right w:w="90" w:type="dxa"/>
            </w:tcMar>
            <w:vAlign w:val="center"/>
          </w:tcPr>
          <w:p w14:paraId="3FDE06D1" w14:textId="77777777" w:rsidR="00214727" w:rsidRPr="009F4405" w:rsidRDefault="00214727" w:rsidP="00E32672">
            <w:pPr>
              <w:spacing w:after="40" w:line="230" w:lineRule="auto"/>
              <w:jc w:val="left"/>
            </w:pPr>
            <w:r w:rsidRPr="009F4405">
              <w:rPr>
                <w:sz w:val="18"/>
                <w:szCs w:val="18"/>
              </w:rPr>
              <w:t>Absence of a site-specific schedule-critical-elements improvement policy at each EU launch site — required to sustain flight cadence at the maximum forecast level.</w:t>
            </w:r>
          </w:p>
        </w:tc>
        <w:tc>
          <w:tcPr>
            <w:tcW w:w="1272" w:type="dxa"/>
            <w:tcMar>
              <w:top w:w="60" w:type="dxa"/>
              <w:left w:w="90" w:type="dxa"/>
              <w:bottom w:w="60" w:type="dxa"/>
              <w:right w:w="90" w:type="dxa"/>
            </w:tcMar>
            <w:vAlign w:val="center"/>
          </w:tcPr>
          <w:p w14:paraId="43B85C50" w14:textId="77777777" w:rsidR="00214727" w:rsidRPr="009F4405" w:rsidRDefault="00214727" w:rsidP="00E32672">
            <w:pPr>
              <w:spacing w:after="40" w:line="230" w:lineRule="auto"/>
              <w:jc w:val="left"/>
            </w:pPr>
            <w:r w:rsidRPr="009F4405">
              <w:rPr>
                <w:sz w:val="18"/>
                <w:szCs w:val="18"/>
              </w:rPr>
              <w:t>Transportation / Launch</w:t>
            </w:r>
          </w:p>
        </w:tc>
        <w:tc>
          <w:tcPr>
            <w:tcW w:w="542" w:type="dxa"/>
            <w:tcMar>
              <w:top w:w="60" w:type="dxa"/>
              <w:left w:w="90" w:type="dxa"/>
              <w:bottom w:w="60" w:type="dxa"/>
              <w:right w:w="90" w:type="dxa"/>
            </w:tcMar>
            <w:vAlign w:val="center"/>
          </w:tcPr>
          <w:p w14:paraId="12BA417B" w14:textId="77777777" w:rsidR="00214727" w:rsidRPr="009F4405" w:rsidRDefault="00214727" w:rsidP="00E32672">
            <w:pPr>
              <w:spacing w:after="40" w:line="230" w:lineRule="auto"/>
              <w:jc w:val="left"/>
            </w:pPr>
            <w:r w:rsidRPr="009F4405">
              <w:rPr>
                <w:sz w:val="18"/>
                <w:szCs w:val="18"/>
              </w:rPr>
              <w:t>G</w:t>
            </w:r>
          </w:p>
        </w:tc>
        <w:tc>
          <w:tcPr>
            <w:tcW w:w="929" w:type="dxa"/>
            <w:tcMar>
              <w:top w:w="60" w:type="dxa"/>
              <w:left w:w="90" w:type="dxa"/>
              <w:bottom w:w="60" w:type="dxa"/>
              <w:right w:w="90" w:type="dxa"/>
            </w:tcMar>
            <w:vAlign w:val="center"/>
          </w:tcPr>
          <w:p w14:paraId="0E6ECC0D" w14:textId="77777777" w:rsidR="00214727" w:rsidRPr="009F4405" w:rsidRDefault="00214727" w:rsidP="00E32672">
            <w:pPr>
              <w:spacing w:after="40" w:line="230" w:lineRule="auto"/>
              <w:jc w:val="left"/>
            </w:pPr>
            <w:r w:rsidRPr="009F4405">
              <w:rPr>
                <w:sz w:val="18"/>
                <w:szCs w:val="18"/>
              </w:rPr>
              <w:t>Site-specific</w:t>
            </w:r>
          </w:p>
        </w:tc>
        <w:tc>
          <w:tcPr>
            <w:tcW w:w="800" w:type="dxa"/>
            <w:tcMar>
              <w:top w:w="60" w:type="dxa"/>
              <w:left w:w="90" w:type="dxa"/>
              <w:bottom w:w="60" w:type="dxa"/>
              <w:right w:w="90" w:type="dxa"/>
            </w:tcMar>
            <w:vAlign w:val="center"/>
          </w:tcPr>
          <w:p w14:paraId="4B96C352" w14:textId="77777777" w:rsidR="00214727" w:rsidRPr="009F4405" w:rsidRDefault="00214727" w:rsidP="00E32672">
            <w:pPr>
              <w:spacing w:after="40" w:line="230" w:lineRule="auto"/>
              <w:jc w:val="left"/>
            </w:pPr>
            <w:r w:rsidRPr="009F4405">
              <w:rPr>
                <w:sz w:val="18"/>
                <w:szCs w:val="18"/>
              </w:rPr>
              <w:t>High</w:t>
            </w:r>
          </w:p>
        </w:tc>
        <w:tc>
          <w:tcPr>
            <w:tcW w:w="1027" w:type="dxa"/>
            <w:tcMar>
              <w:top w:w="60" w:type="dxa"/>
              <w:left w:w="90" w:type="dxa"/>
              <w:bottom w:w="60" w:type="dxa"/>
              <w:right w:w="90" w:type="dxa"/>
            </w:tcMar>
            <w:vAlign w:val="center"/>
          </w:tcPr>
          <w:p w14:paraId="71D00E42" w14:textId="77777777" w:rsidR="00214727" w:rsidRPr="009F4405" w:rsidRDefault="00214727" w:rsidP="00E32672">
            <w:pPr>
              <w:spacing w:after="40" w:line="230" w:lineRule="auto"/>
              <w:jc w:val="left"/>
            </w:pPr>
            <w:r w:rsidRPr="009F4405">
              <w:rPr>
                <w:sz w:val="18"/>
                <w:szCs w:val="18"/>
              </w:rPr>
              <w:t>Medium</w:t>
            </w:r>
          </w:p>
        </w:tc>
        <w:tc>
          <w:tcPr>
            <w:tcW w:w="566" w:type="dxa"/>
            <w:tcMar>
              <w:top w:w="60" w:type="dxa"/>
              <w:left w:w="90" w:type="dxa"/>
              <w:bottom w:w="60" w:type="dxa"/>
              <w:right w:w="90" w:type="dxa"/>
            </w:tcMar>
            <w:vAlign w:val="center"/>
          </w:tcPr>
          <w:p w14:paraId="55BFE247" w14:textId="77777777" w:rsidR="00214727" w:rsidRPr="009F4405" w:rsidRDefault="00214727" w:rsidP="00E32672">
            <w:pPr>
              <w:spacing w:after="40" w:line="230" w:lineRule="auto"/>
              <w:jc w:val="left"/>
            </w:pPr>
            <w:r w:rsidRPr="009F4405">
              <w:rPr>
                <w:sz w:val="18"/>
                <w:szCs w:val="18"/>
              </w:rPr>
              <w:t>N</w:t>
            </w:r>
          </w:p>
        </w:tc>
      </w:tr>
      <w:tr w:rsidR="00214727" w:rsidRPr="009F4405" w14:paraId="4013DB25" w14:textId="77777777" w:rsidTr="00E32672">
        <w:tc>
          <w:tcPr>
            <w:tcW w:w="543" w:type="dxa"/>
            <w:tcMar>
              <w:top w:w="60" w:type="dxa"/>
              <w:left w:w="90" w:type="dxa"/>
              <w:bottom w:w="60" w:type="dxa"/>
              <w:right w:w="90" w:type="dxa"/>
            </w:tcMar>
            <w:vAlign w:val="center"/>
          </w:tcPr>
          <w:p w14:paraId="340C71F1" w14:textId="24A7ED99" w:rsidR="00214727" w:rsidRPr="009F4405" w:rsidRDefault="00BF40FA" w:rsidP="00E32672">
            <w:pPr>
              <w:spacing w:after="40" w:line="230" w:lineRule="auto"/>
              <w:jc w:val="left"/>
            </w:pPr>
            <w:r>
              <w:rPr>
                <w:b/>
                <w:bCs/>
                <w:sz w:val="18"/>
                <w:szCs w:val="18"/>
              </w:rPr>
              <w:t>C1</w:t>
            </w:r>
            <w:r w:rsidR="00F439D4" w:rsidRPr="009F4405">
              <w:rPr>
                <w:b/>
                <w:bCs/>
                <w:sz w:val="18"/>
                <w:szCs w:val="18"/>
              </w:rPr>
              <w:t>0</w:t>
            </w:r>
          </w:p>
        </w:tc>
        <w:tc>
          <w:tcPr>
            <w:tcW w:w="3921" w:type="dxa"/>
            <w:tcMar>
              <w:top w:w="60" w:type="dxa"/>
              <w:left w:w="90" w:type="dxa"/>
              <w:bottom w:w="60" w:type="dxa"/>
              <w:right w:w="90" w:type="dxa"/>
            </w:tcMar>
            <w:vAlign w:val="center"/>
          </w:tcPr>
          <w:p w14:paraId="5C7BFA20" w14:textId="18917B8C" w:rsidR="00214727" w:rsidRPr="009F4405" w:rsidRDefault="00214727" w:rsidP="00E32672">
            <w:pPr>
              <w:spacing w:after="40" w:line="230" w:lineRule="auto"/>
              <w:jc w:val="left"/>
            </w:pPr>
            <w:r w:rsidRPr="009F4405">
              <w:rPr>
                <w:sz w:val="18"/>
                <w:szCs w:val="18"/>
              </w:rPr>
              <w:t>Vega-C component logistics rely on the long-term charter of two ageing Ro-Ro vessels (MN Toucan, 1995; MN Colibri, 2000) with no purpose-built successor identified — a thinner, older maritime layer than the Ariane 6 chain.</w:t>
            </w:r>
            <w:r w:rsidRPr="009F4405">
              <w:rPr>
                <w:rStyle w:val="FootnoteReference"/>
              </w:rPr>
              <w:footnoteReference w:id="52"/>
            </w:r>
          </w:p>
        </w:tc>
        <w:tc>
          <w:tcPr>
            <w:tcW w:w="1272" w:type="dxa"/>
            <w:tcMar>
              <w:top w:w="60" w:type="dxa"/>
              <w:left w:w="90" w:type="dxa"/>
              <w:bottom w:w="60" w:type="dxa"/>
              <w:right w:w="90" w:type="dxa"/>
            </w:tcMar>
            <w:vAlign w:val="center"/>
          </w:tcPr>
          <w:p w14:paraId="1B3773B8" w14:textId="77777777" w:rsidR="00214727" w:rsidRPr="009F4405" w:rsidRDefault="00214727" w:rsidP="00E32672">
            <w:pPr>
              <w:spacing w:after="40" w:line="230" w:lineRule="auto"/>
              <w:jc w:val="left"/>
            </w:pPr>
            <w:r w:rsidRPr="009F4405">
              <w:rPr>
                <w:sz w:val="18"/>
                <w:szCs w:val="18"/>
              </w:rPr>
              <w:t>Transportation</w:t>
            </w:r>
          </w:p>
        </w:tc>
        <w:tc>
          <w:tcPr>
            <w:tcW w:w="542" w:type="dxa"/>
            <w:tcMar>
              <w:top w:w="60" w:type="dxa"/>
              <w:left w:w="90" w:type="dxa"/>
              <w:bottom w:w="60" w:type="dxa"/>
              <w:right w:w="90" w:type="dxa"/>
            </w:tcMar>
            <w:vAlign w:val="center"/>
          </w:tcPr>
          <w:p w14:paraId="395F285F" w14:textId="77777777" w:rsidR="00214727" w:rsidRPr="009F4405" w:rsidRDefault="00214727" w:rsidP="00E32672">
            <w:pPr>
              <w:spacing w:after="40" w:line="230" w:lineRule="auto"/>
              <w:jc w:val="left"/>
            </w:pPr>
            <w:r w:rsidRPr="009F4405">
              <w:rPr>
                <w:sz w:val="18"/>
                <w:szCs w:val="18"/>
              </w:rPr>
              <w:t>D</w:t>
            </w:r>
          </w:p>
        </w:tc>
        <w:tc>
          <w:tcPr>
            <w:tcW w:w="929" w:type="dxa"/>
            <w:tcMar>
              <w:top w:w="60" w:type="dxa"/>
              <w:left w:w="90" w:type="dxa"/>
              <w:bottom w:w="60" w:type="dxa"/>
              <w:right w:w="90" w:type="dxa"/>
            </w:tcMar>
            <w:vAlign w:val="center"/>
          </w:tcPr>
          <w:p w14:paraId="129C85C7" w14:textId="77777777" w:rsidR="00214727" w:rsidRPr="009F4405" w:rsidRDefault="00214727" w:rsidP="00E32672">
            <w:pPr>
              <w:spacing w:after="40" w:line="230" w:lineRule="auto"/>
              <w:jc w:val="left"/>
            </w:pPr>
            <w:r w:rsidRPr="009F4405">
              <w:rPr>
                <w:sz w:val="18"/>
                <w:szCs w:val="18"/>
              </w:rPr>
              <w:t>EU-wide</w:t>
            </w:r>
          </w:p>
        </w:tc>
        <w:tc>
          <w:tcPr>
            <w:tcW w:w="800" w:type="dxa"/>
            <w:tcMar>
              <w:top w:w="60" w:type="dxa"/>
              <w:left w:w="90" w:type="dxa"/>
              <w:bottom w:w="60" w:type="dxa"/>
              <w:right w:w="90" w:type="dxa"/>
            </w:tcMar>
            <w:vAlign w:val="center"/>
          </w:tcPr>
          <w:p w14:paraId="19C4DECA" w14:textId="77777777" w:rsidR="00214727" w:rsidRPr="009F4405" w:rsidRDefault="00214727" w:rsidP="00E32672">
            <w:pPr>
              <w:spacing w:after="40" w:line="230" w:lineRule="auto"/>
              <w:jc w:val="left"/>
            </w:pPr>
            <w:r w:rsidRPr="009F4405">
              <w:rPr>
                <w:sz w:val="18"/>
                <w:szCs w:val="18"/>
              </w:rPr>
              <w:t>Medium</w:t>
            </w:r>
          </w:p>
        </w:tc>
        <w:tc>
          <w:tcPr>
            <w:tcW w:w="1027" w:type="dxa"/>
            <w:tcMar>
              <w:top w:w="60" w:type="dxa"/>
              <w:left w:w="90" w:type="dxa"/>
              <w:bottom w:w="60" w:type="dxa"/>
              <w:right w:w="90" w:type="dxa"/>
            </w:tcMar>
            <w:vAlign w:val="center"/>
          </w:tcPr>
          <w:p w14:paraId="30A3A767" w14:textId="77777777" w:rsidR="00214727" w:rsidRPr="009F4405" w:rsidRDefault="00214727" w:rsidP="00E32672">
            <w:pPr>
              <w:spacing w:after="40" w:line="230" w:lineRule="auto"/>
              <w:jc w:val="left"/>
            </w:pPr>
            <w:r w:rsidRPr="009F4405">
              <w:rPr>
                <w:sz w:val="18"/>
                <w:szCs w:val="18"/>
              </w:rPr>
              <w:t>Medium</w:t>
            </w:r>
          </w:p>
        </w:tc>
        <w:tc>
          <w:tcPr>
            <w:tcW w:w="566" w:type="dxa"/>
            <w:tcMar>
              <w:top w:w="60" w:type="dxa"/>
              <w:left w:w="90" w:type="dxa"/>
              <w:bottom w:w="60" w:type="dxa"/>
              <w:right w:w="90" w:type="dxa"/>
            </w:tcMar>
            <w:vAlign w:val="center"/>
          </w:tcPr>
          <w:p w14:paraId="1159E0DB" w14:textId="77777777" w:rsidR="00214727" w:rsidRPr="009F4405" w:rsidRDefault="00214727" w:rsidP="00E32672">
            <w:pPr>
              <w:spacing w:after="40" w:line="230" w:lineRule="auto"/>
              <w:jc w:val="left"/>
            </w:pPr>
            <w:r w:rsidRPr="009F4405">
              <w:rPr>
                <w:sz w:val="18"/>
                <w:szCs w:val="18"/>
              </w:rPr>
              <w:t>N</w:t>
            </w:r>
          </w:p>
        </w:tc>
      </w:tr>
    </w:tbl>
    <w:p w14:paraId="6791AB49" w14:textId="77777777" w:rsidR="009E43CC" w:rsidRPr="009F4405" w:rsidRDefault="009E43CC" w:rsidP="00842DB8">
      <w:pPr>
        <w:spacing w:before="120" w:after="40"/>
        <w:rPr>
          <w:rFonts w:cstheme="minorHAnsi"/>
          <w:color w:val="000000" w:themeColor="text1"/>
          <w:szCs w:val="20"/>
        </w:rPr>
      </w:pPr>
    </w:p>
    <w:p w14:paraId="72E59B13" w14:textId="6957D39C" w:rsidR="00F136EE" w:rsidRPr="009F4405" w:rsidRDefault="004A163F" w:rsidP="0004225D">
      <w:pPr>
        <w:spacing w:before="120" w:after="40"/>
        <w:rPr>
          <w:rFonts w:cstheme="minorHAnsi"/>
          <w:b/>
          <w:color w:val="000000" w:themeColor="text1"/>
          <w:szCs w:val="20"/>
        </w:rPr>
      </w:pPr>
      <w:r w:rsidRPr="009F4405">
        <w:rPr>
          <w:rFonts w:cstheme="minorHAnsi"/>
          <w:b/>
          <w:bCs/>
          <w:iCs/>
          <w:color w:val="000000" w:themeColor="text1"/>
          <w:szCs w:val="20"/>
        </w:rPr>
        <w:t>Main insights</w:t>
      </w:r>
      <w:r w:rsidR="00F136EE" w:rsidRPr="009F4405">
        <w:rPr>
          <w:rFonts w:cstheme="minorHAnsi"/>
          <w:b/>
          <w:bCs/>
          <w:iCs/>
          <w:color w:val="000000" w:themeColor="text1"/>
          <w:szCs w:val="20"/>
        </w:rPr>
        <w:t xml:space="preserve"> </w:t>
      </w:r>
    </w:p>
    <w:p w14:paraId="5B418C3B" w14:textId="77777777" w:rsidR="0020457E" w:rsidRPr="009F4405" w:rsidRDefault="003B2D0C" w:rsidP="003B2D0C">
      <w:pPr>
        <w:spacing w:line="264" w:lineRule="auto"/>
      </w:pPr>
      <w:r w:rsidRPr="009F4405">
        <w:t>The most significant logistics vulnerability is the concentration of Ariane 6 maritime transport in the purpose-built Canopée. Its capacity is sufficient for current operations, but an annual ceiling of around twelve crossings leaves limited margin for dry-docking, damage, port disruption or a rapid cadence increase; because multiple stages and sub-assemblies are consolidated within individual rotations, disruption to the vessel could affect several campaigns simultaneously — in the absence of a readily available substitute, a site-specific single point of failure in effect for the whole Ariane 6 system.</w:t>
      </w:r>
    </w:p>
    <w:p w14:paraId="626E6BAF" w14:textId="5E1809EC" w:rsidR="003B2D0C" w:rsidRPr="009F4405" w:rsidRDefault="003B2D0C" w:rsidP="003B2D0C">
      <w:pPr>
        <w:spacing w:line="264" w:lineRule="auto"/>
      </w:pPr>
      <w:r w:rsidRPr="009F4405">
        <w:t xml:space="preserve">A broader horizontal issue is the remoteness of European launch sites: CSG, Esrange, Andøya and the emerging northern spaceports benefit from low population density and (somewhat) suitable corridors, but remain weakly connected to major transport and industrial hubs, raising costs, lengthening lead times, limiting rerouting options and reducing the communal incentive to expand shared roads, ports, airports and warehousing. Finally, remote sites depend heavily on cargo aircraft for payloads, urgent spares and specialist equipment, while limited oversized-airfreight capacity, ageing fleets and competition from defence and commercial users could increasingly constrain responsiveness and increase cost. </w:t>
      </w:r>
      <w:r w:rsidRPr="009F4405">
        <w:rPr>
          <w:b/>
          <w:bCs/>
        </w:rPr>
        <w:t>Across the bucket, the core pattern is therefore not a lack of nominal capacity but limited surge capacity and few substitutes when schedules overlap or disruption occurs.</w:t>
      </w:r>
    </w:p>
    <w:p w14:paraId="0AA66647" w14:textId="31D6D873" w:rsidR="00F136EE" w:rsidRPr="009F4405" w:rsidRDefault="004A163F" w:rsidP="0004225D">
      <w:pPr>
        <w:spacing w:before="120" w:after="40"/>
        <w:rPr>
          <w:rFonts w:cstheme="minorHAnsi"/>
          <w:b/>
          <w:color w:val="000000" w:themeColor="text1"/>
          <w:szCs w:val="20"/>
        </w:rPr>
      </w:pPr>
      <w:r w:rsidRPr="009F4405">
        <w:rPr>
          <w:rFonts w:cstheme="minorHAnsi"/>
          <w:b/>
          <w:color w:val="000000" w:themeColor="text1"/>
          <w:szCs w:val="20"/>
        </w:rPr>
        <w:t>Related buckets</w:t>
      </w:r>
      <w:r w:rsidR="00F136EE" w:rsidRPr="009F4405">
        <w:rPr>
          <w:rFonts w:cstheme="minorHAnsi"/>
          <w:b/>
          <w:color w:val="000000" w:themeColor="text1"/>
          <w:szCs w:val="20"/>
        </w:rPr>
        <w:t xml:space="preserve"> </w:t>
      </w:r>
    </w:p>
    <w:p w14:paraId="6994E9E0" w14:textId="1616A4B9" w:rsidR="003B2D0C" w:rsidRPr="009F4405" w:rsidRDefault="003B2D0C" w:rsidP="003B2D0C">
      <w:pPr>
        <w:spacing w:line="264" w:lineRule="auto"/>
      </w:pPr>
      <w:r w:rsidRPr="009F4405">
        <w:t xml:space="preserve">Related to Bucket </w:t>
      </w:r>
      <w:r w:rsidR="009D4AA2" w:rsidRPr="009F4405">
        <w:t>B</w:t>
      </w:r>
      <w:r w:rsidRPr="009F4405">
        <w:t xml:space="preserve">, as transport disruption delays the delivery of already scarce launcher components and specialist equipment; to Bucket </w:t>
      </w:r>
      <w:r w:rsidR="00256EBA" w:rsidRPr="009F4405">
        <w:t>A</w:t>
      </w:r>
      <w:r w:rsidRPr="009F4405">
        <w:t>, where a single vessel or cargo capability supports infrastructure for which no European alternative exists; and the An-124 non-EU exposure (notwithstanding partial Beluga availability).</w:t>
      </w:r>
    </w:p>
    <w:p w14:paraId="0C87EDE4" w14:textId="67A15E3D" w:rsidR="004134EE" w:rsidRPr="009F4405" w:rsidRDefault="00022CA2" w:rsidP="002238C5">
      <w:pPr>
        <w:pStyle w:val="EYHeading3"/>
      </w:pPr>
      <w:r w:rsidRPr="009F4405">
        <w:t>D</w:t>
      </w:r>
      <w:r w:rsidR="00D72046" w:rsidRPr="009F4405">
        <w:t xml:space="preserve"> - </w:t>
      </w:r>
      <w:r w:rsidR="00F0785A" w:rsidRPr="009F4405">
        <w:t>Regulatory, Compliance &amp; Cross-Border Coordination</w:t>
      </w:r>
    </w:p>
    <w:p w14:paraId="6188DED4" w14:textId="77777777" w:rsidR="0007056D" w:rsidRPr="009F4405" w:rsidRDefault="0007056D" w:rsidP="0007056D">
      <w:pPr>
        <w:spacing w:before="120" w:after="40"/>
        <w:rPr>
          <w:rFonts w:cstheme="minorHAnsi"/>
          <w:color w:val="000000" w:themeColor="text1"/>
          <w:szCs w:val="20"/>
        </w:rPr>
      </w:pPr>
      <w:r w:rsidRPr="009F4405">
        <w:rPr>
          <w:rFonts w:cstheme="minorHAnsi"/>
          <w:b/>
          <w:color w:val="000000" w:themeColor="text1"/>
          <w:szCs w:val="20"/>
        </w:rPr>
        <w:t>Framing</w:t>
      </w:r>
    </w:p>
    <w:p w14:paraId="5AD94767" w14:textId="77777777" w:rsidR="0007056D" w:rsidRPr="009F4405" w:rsidRDefault="00AC16F9" w:rsidP="0007056D">
      <w:pPr>
        <w:rPr>
          <w:rFonts w:cstheme="minorHAnsi"/>
          <w:color w:val="000000" w:themeColor="text1"/>
          <w:szCs w:val="20"/>
        </w:rPr>
      </w:pPr>
      <w:r w:rsidRPr="009F4405">
        <w:rPr>
          <w:rFonts w:cstheme="minorHAnsi"/>
          <w:color w:val="000000" w:themeColor="text1"/>
          <w:szCs w:val="20"/>
        </w:rPr>
        <w:t>This bucket captures the heterogeneity of national licensing regimes, airspace and range coordination, and cross-border regulatory frameworks. Operators expected to launch from multiple European sites face duplicated licensing effort, incompatible safety systems and case-by-case airspace coordination that constrain multi-site operations</w:t>
      </w:r>
      <w:r w:rsidR="0007056D" w:rsidRPr="009F4405">
        <w:rPr>
          <w:rFonts w:cstheme="minorHAnsi"/>
          <w:color w:val="000000" w:themeColor="text1"/>
          <w:szCs w:val="20"/>
        </w:rPr>
        <w:t>.</w:t>
      </w:r>
    </w:p>
    <w:p w14:paraId="5C9512D5" w14:textId="77777777" w:rsidR="0007056D" w:rsidRPr="009F4405" w:rsidRDefault="0007056D" w:rsidP="0007056D">
      <w:pPr>
        <w:spacing w:before="120" w:after="40"/>
        <w:rPr>
          <w:rFonts w:cstheme="minorHAnsi"/>
          <w:b/>
          <w:color w:val="000000" w:themeColor="text1"/>
          <w:szCs w:val="20"/>
        </w:rPr>
      </w:pPr>
      <w:r w:rsidRPr="009F4405">
        <w:rPr>
          <w:rFonts w:cstheme="minorHAnsi"/>
          <w:b/>
          <w:color w:val="000000" w:themeColor="text1"/>
          <w:szCs w:val="20"/>
        </w:rPr>
        <w:t>Key bottlenecks, gaps, and dependencies identified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7"/>
        <w:gridCol w:w="3689"/>
        <w:gridCol w:w="1002"/>
        <w:gridCol w:w="542"/>
        <w:gridCol w:w="910"/>
        <w:gridCol w:w="800"/>
        <w:gridCol w:w="1554"/>
        <w:gridCol w:w="566"/>
      </w:tblGrid>
      <w:tr w:rsidR="006A6B3A" w:rsidRPr="009F4405" w14:paraId="38CC68B5" w14:textId="77777777" w:rsidTr="00E9521D">
        <w:trPr>
          <w:tblHeader/>
        </w:trPr>
        <w:tc>
          <w:tcPr>
            <w:tcW w:w="537" w:type="dxa"/>
            <w:shd w:val="clear" w:color="auto" w:fill="FFE600" w:themeFill="accent2"/>
            <w:tcMar>
              <w:top w:w="60" w:type="dxa"/>
              <w:left w:w="90" w:type="dxa"/>
              <w:bottom w:w="60" w:type="dxa"/>
              <w:right w:w="90" w:type="dxa"/>
            </w:tcMar>
            <w:vAlign w:val="center"/>
          </w:tcPr>
          <w:p w14:paraId="00DAFE08" w14:textId="77777777" w:rsidR="006A6B3A" w:rsidRPr="009F4405" w:rsidRDefault="006A6B3A" w:rsidP="006A6B3A">
            <w:pPr>
              <w:spacing w:after="0"/>
              <w:jc w:val="left"/>
            </w:pPr>
            <w:r w:rsidRPr="009F4405">
              <w:rPr>
                <w:b/>
                <w:bCs/>
                <w:sz w:val="18"/>
                <w:szCs w:val="18"/>
              </w:rPr>
              <w:t>#</w:t>
            </w:r>
          </w:p>
        </w:tc>
        <w:tc>
          <w:tcPr>
            <w:tcW w:w="3689" w:type="dxa"/>
            <w:shd w:val="clear" w:color="auto" w:fill="FFE600" w:themeFill="accent2"/>
            <w:tcMar>
              <w:top w:w="60" w:type="dxa"/>
              <w:left w:w="90" w:type="dxa"/>
              <w:bottom w:w="60" w:type="dxa"/>
              <w:right w:w="90" w:type="dxa"/>
            </w:tcMar>
            <w:vAlign w:val="center"/>
          </w:tcPr>
          <w:p w14:paraId="6C50172D" w14:textId="77777777" w:rsidR="006A6B3A" w:rsidRPr="009F4405" w:rsidRDefault="006A6B3A" w:rsidP="006A6B3A">
            <w:pPr>
              <w:spacing w:after="0"/>
              <w:jc w:val="left"/>
            </w:pPr>
            <w:r w:rsidRPr="009F4405">
              <w:rPr>
                <w:b/>
                <w:bCs/>
                <w:sz w:val="18"/>
                <w:szCs w:val="18"/>
              </w:rPr>
              <w:t>Bottleneck / gap / dependency</w:t>
            </w:r>
          </w:p>
        </w:tc>
        <w:tc>
          <w:tcPr>
            <w:tcW w:w="1002" w:type="dxa"/>
            <w:shd w:val="clear" w:color="auto" w:fill="FFE600" w:themeFill="accent2"/>
            <w:tcMar>
              <w:top w:w="60" w:type="dxa"/>
              <w:left w:w="90" w:type="dxa"/>
              <w:bottom w:w="60" w:type="dxa"/>
              <w:right w:w="90" w:type="dxa"/>
            </w:tcMar>
            <w:vAlign w:val="center"/>
          </w:tcPr>
          <w:p w14:paraId="579601DF" w14:textId="77777777" w:rsidR="006A6B3A" w:rsidRPr="009F4405" w:rsidRDefault="006A6B3A" w:rsidP="006A6B3A">
            <w:pPr>
              <w:spacing w:after="0"/>
              <w:jc w:val="left"/>
            </w:pPr>
            <w:r w:rsidRPr="009F4405">
              <w:rPr>
                <w:b/>
                <w:bCs/>
                <w:sz w:val="18"/>
                <w:szCs w:val="18"/>
              </w:rPr>
              <w:t>Anchor (2.1)</w:t>
            </w:r>
          </w:p>
        </w:tc>
        <w:tc>
          <w:tcPr>
            <w:tcW w:w="542" w:type="dxa"/>
            <w:shd w:val="clear" w:color="auto" w:fill="FFE600" w:themeFill="accent2"/>
            <w:tcMar>
              <w:top w:w="60" w:type="dxa"/>
              <w:left w:w="90" w:type="dxa"/>
              <w:bottom w:w="60" w:type="dxa"/>
              <w:right w:w="90" w:type="dxa"/>
            </w:tcMar>
            <w:vAlign w:val="center"/>
          </w:tcPr>
          <w:p w14:paraId="30D2BC60" w14:textId="77777777" w:rsidR="006A6B3A" w:rsidRPr="009F4405" w:rsidRDefault="006A6B3A" w:rsidP="006A6B3A">
            <w:pPr>
              <w:spacing w:after="0"/>
              <w:jc w:val="left"/>
            </w:pPr>
            <w:r w:rsidRPr="009F4405">
              <w:rPr>
                <w:b/>
                <w:bCs/>
                <w:sz w:val="18"/>
                <w:szCs w:val="18"/>
              </w:rPr>
              <w:t>Type</w:t>
            </w:r>
          </w:p>
        </w:tc>
        <w:tc>
          <w:tcPr>
            <w:tcW w:w="910" w:type="dxa"/>
            <w:shd w:val="clear" w:color="auto" w:fill="FFE600" w:themeFill="accent2"/>
            <w:tcMar>
              <w:top w:w="60" w:type="dxa"/>
              <w:left w:w="90" w:type="dxa"/>
              <w:bottom w:w="60" w:type="dxa"/>
              <w:right w:w="90" w:type="dxa"/>
            </w:tcMar>
            <w:vAlign w:val="center"/>
          </w:tcPr>
          <w:p w14:paraId="1F918C17" w14:textId="77777777" w:rsidR="006A6B3A" w:rsidRPr="009F4405" w:rsidRDefault="006A6B3A" w:rsidP="006A6B3A">
            <w:pPr>
              <w:spacing w:after="0"/>
              <w:jc w:val="left"/>
            </w:pPr>
            <w:r w:rsidRPr="009F4405">
              <w:rPr>
                <w:b/>
                <w:bCs/>
                <w:sz w:val="18"/>
                <w:szCs w:val="18"/>
              </w:rPr>
              <w:t>Level</w:t>
            </w:r>
          </w:p>
        </w:tc>
        <w:tc>
          <w:tcPr>
            <w:tcW w:w="800" w:type="dxa"/>
            <w:shd w:val="clear" w:color="auto" w:fill="FFE600" w:themeFill="accent2"/>
            <w:tcMar>
              <w:top w:w="60" w:type="dxa"/>
              <w:left w:w="90" w:type="dxa"/>
              <w:bottom w:w="60" w:type="dxa"/>
              <w:right w:w="90" w:type="dxa"/>
            </w:tcMar>
            <w:vAlign w:val="center"/>
          </w:tcPr>
          <w:p w14:paraId="2DB80056" w14:textId="77777777" w:rsidR="006A6B3A" w:rsidRPr="009F4405" w:rsidRDefault="006A6B3A" w:rsidP="006A6B3A">
            <w:pPr>
              <w:spacing w:after="0"/>
              <w:jc w:val="left"/>
            </w:pPr>
            <w:r w:rsidRPr="009F4405">
              <w:rPr>
                <w:b/>
                <w:bCs/>
                <w:sz w:val="18"/>
                <w:szCs w:val="18"/>
              </w:rPr>
              <w:t>Severity</w:t>
            </w:r>
          </w:p>
        </w:tc>
        <w:tc>
          <w:tcPr>
            <w:tcW w:w="1554" w:type="dxa"/>
            <w:shd w:val="clear" w:color="auto" w:fill="FFE600" w:themeFill="accent2"/>
            <w:tcMar>
              <w:top w:w="60" w:type="dxa"/>
              <w:left w:w="90" w:type="dxa"/>
              <w:bottom w:w="60" w:type="dxa"/>
              <w:right w:w="90" w:type="dxa"/>
            </w:tcMar>
            <w:vAlign w:val="center"/>
          </w:tcPr>
          <w:p w14:paraId="06F19CA4" w14:textId="57F1DCE5" w:rsidR="006A6B3A" w:rsidRPr="009F4405" w:rsidRDefault="009579C6" w:rsidP="006A6B3A">
            <w:pPr>
              <w:spacing w:after="0"/>
              <w:jc w:val="left"/>
            </w:pPr>
            <w:r w:rsidRPr="009F4405">
              <w:rPr>
                <w:b/>
                <w:bCs/>
                <w:sz w:val="18"/>
                <w:szCs w:val="18"/>
              </w:rPr>
              <w:t>Materialisation timeframe</w:t>
            </w:r>
          </w:p>
        </w:tc>
        <w:tc>
          <w:tcPr>
            <w:tcW w:w="566" w:type="dxa"/>
            <w:shd w:val="clear" w:color="auto" w:fill="FFE600" w:themeFill="accent2"/>
            <w:tcMar>
              <w:top w:w="60" w:type="dxa"/>
              <w:left w:w="90" w:type="dxa"/>
              <w:bottom w:w="60" w:type="dxa"/>
              <w:right w:w="90" w:type="dxa"/>
            </w:tcMar>
            <w:vAlign w:val="center"/>
          </w:tcPr>
          <w:p w14:paraId="7E12F84C" w14:textId="77777777" w:rsidR="006A6B3A" w:rsidRPr="009F4405" w:rsidRDefault="006A6B3A" w:rsidP="006A6B3A">
            <w:pPr>
              <w:spacing w:after="0"/>
              <w:jc w:val="left"/>
            </w:pPr>
            <w:r w:rsidRPr="009F4405">
              <w:rPr>
                <w:b/>
                <w:bCs/>
                <w:sz w:val="18"/>
                <w:szCs w:val="18"/>
              </w:rPr>
              <w:t>SPOF</w:t>
            </w:r>
          </w:p>
        </w:tc>
      </w:tr>
      <w:tr w:rsidR="006A6B3A" w:rsidRPr="009F4405" w14:paraId="502648CE" w14:textId="77777777" w:rsidTr="00E9521D">
        <w:tc>
          <w:tcPr>
            <w:tcW w:w="537" w:type="dxa"/>
            <w:tcMar>
              <w:top w:w="60" w:type="dxa"/>
              <w:left w:w="90" w:type="dxa"/>
              <w:bottom w:w="60" w:type="dxa"/>
              <w:right w:w="90" w:type="dxa"/>
            </w:tcMar>
            <w:vAlign w:val="center"/>
          </w:tcPr>
          <w:p w14:paraId="14D9AD37" w14:textId="2A14A764" w:rsidR="006A6B3A" w:rsidRPr="009F4405" w:rsidRDefault="00DE5CE4" w:rsidP="006A6B3A">
            <w:pPr>
              <w:spacing w:after="40" w:line="230" w:lineRule="auto"/>
              <w:jc w:val="left"/>
            </w:pPr>
            <w:r>
              <w:rPr>
                <w:b/>
                <w:bCs/>
                <w:sz w:val="18"/>
                <w:szCs w:val="18"/>
              </w:rPr>
              <w:t>D01</w:t>
            </w:r>
          </w:p>
        </w:tc>
        <w:tc>
          <w:tcPr>
            <w:tcW w:w="3689" w:type="dxa"/>
            <w:tcMar>
              <w:top w:w="60" w:type="dxa"/>
              <w:left w:w="90" w:type="dxa"/>
              <w:bottom w:w="60" w:type="dxa"/>
              <w:right w:w="90" w:type="dxa"/>
            </w:tcMar>
            <w:vAlign w:val="center"/>
          </w:tcPr>
          <w:p w14:paraId="7DD6D910" w14:textId="77777777" w:rsidR="006A6B3A" w:rsidRPr="009F4405" w:rsidRDefault="006A6B3A" w:rsidP="006A6B3A">
            <w:pPr>
              <w:spacing w:after="40" w:line="230" w:lineRule="auto"/>
              <w:jc w:val="left"/>
            </w:pPr>
            <w:r w:rsidRPr="009F4405">
              <w:rPr>
                <w:sz w:val="18"/>
                <w:szCs w:val="18"/>
              </w:rPr>
              <w:t>Fragmented national licensing regimes with excessive authorisation and contract-finalisation timing (PT ≈ 90 days; UK ≈ 2.5 years; different regimes in NO, SE, FR, DE).</w:t>
            </w:r>
          </w:p>
        </w:tc>
        <w:tc>
          <w:tcPr>
            <w:tcW w:w="1002" w:type="dxa"/>
            <w:tcMar>
              <w:top w:w="60" w:type="dxa"/>
              <w:left w:w="90" w:type="dxa"/>
              <w:bottom w:w="60" w:type="dxa"/>
              <w:right w:w="90" w:type="dxa"/>
            </w:tcMar>
            <w:vAlign w:val="center"/>
          </w:tcPr>
          <w:p w14:paraId="365242F5" w14:textId="77777777" w:rsidR="006A6B3A" w:rsidRPr="009F4405" w:rsidRDefault="006A6B3A" w:rsidP="006A6B3A">
            <w:pPr>
              <w:spacing w:after="40" w:line="230" w:lineRule="auto"/>
              <w:jc w:val="left"/>
            </w:pPr>
            <w:r w:rsidRPr="009F4405">
              <w:rPr>
                <w:sz w:val="18"/>
                <w:szCs w:val="18"/>
              </w:rPr>
              <w:t>Cross-cutting</w:t>
            </w:r>
          </w:p>
        </w:tc>
        <w:tc>
          <w:tcPr>
            <w:tcW w:w="542" w:type="dxa"/>
            <w:tcMar>
              <w:top w:w="60" w:type="dxa"/>
              <w:left w:w="90" w:type="dxa"/>
              <w:bottom w:w="60" w:type="dxa"/>
              <w:right w:w="90" w:type="dxa"/>
            </w:tcMar>
            <w:vAlign w:val="center"/>
          </w:tcPr>
          <w:p w14:paraId="0CDF8C7F" w14:textId="77777777" w:rsidR="006A6B3A" w:rsidRPr="009F4405" w:rsidRDefault="006A6B3A" w:rsidP="006A6B3A">
            <w:pPr>
              <w:spacing w:after="40" w:line="230" w:lineRule="auto"/>
              <w:jc w:val="left"/>
            </w:pPr>
            <w:r w:rsidRPr="009F4405">
              <w:rPr>
                <w:sz w:val="18"/>
                <w:szCs w:val="18"/>
              </w:rPr>
              <w:t>G</w:t>
            </w:r>
          </w:p>
        </w:tc>
        <w:tc>
          <w:tcPr>
            <w:tcW w:w="910" w:type="dxa"/>
            <w:tcMar>
              <w:top w:w="60" w:type="dxa"/>
              <w:left w:w="90" w:type="dxa"/>
              <w:bottom w:w="60" w:type="dxa"/>
              <w:right w:w="90" w:type="dxa"/>
            </w:tcMar>
            <w:vAlign w:val="center"/>
          </w:tcPr>
          <w:p w14:paraId="771D8F4B" w14:textId="77777777" w:rsidR="006A6B3A" w:rsidRPr="009F4405" w:rsidRDefault="006A6B3A" w:rsidP="006A6B3A">
            <w:pPr>
              <w:spacing w:after="40" w:line="230" w:lineRule="auto"/>
              <w:jc w:val="left"/>
            </w:pPr>
            <w:r w:rsidRPr="009F4405">
              <w:rPr>
                <w:sz w:val="18"/>
                <w:szCs w:val="18"/>
              </w:rPr>
              <w:t>EU-wide</w:t>
            </w:r>
          </w:p>
        </w:tc>
        <w:tc>
          <w:tcPr>
            <w:tcW w:w="800" w:type="dxa"/>
            <w:tcMar>
              <w:top w:w="60" w:type="dxa"/>
              <w:left w:w="90" w:type="dxa"/>
              <w:bottom w:w="60" w:type="dxa"/>
              <w:right w:w="90" w:type="dxa"/>
            </w:tcMar>
            <w:vAlign w:val="center"/>
          </w:tcPr>
          <w:p w14:paraId="440F2210" w14:textId="77777777" w:rsidR="006A6B3A" w:rsidRPr="009F4405" w:rsidRDefault="006A6B3A" w:rsidP="006A6B3A">
            <w:pPr>
              <w:spacing w:after="40" w:line="230" w:lineRule="auto"/>
              <w:jc w:val="left"/>
            </w:pPr>
            <w:r w:rsidRPr="009F4405">
              <w:rPr>
                <w:sz w:val="18"/>
                <w:szCs w:val="18"/>
              </w:rPr>
              <w:t>High</w:t>
            </w:r>
          </w:p>
        </w:tc>
        <w:tc>
          <w:tcPr>
            <w:tcW w:w="1554" w:type="dxa"/>
            <w:tcMar>
              <w:top w:w="60" w:type="dxa"/>
              <w:left w:w="90" w:type="dxa"/>
              <w:bottom w:w="60" w:type="dxa"/>
              <w:right w:w="90" w:type="dxa"/>
            </w:tcMar>
            <w:vAlign w:val="center"/>
          </w:tcPr>
          <w:p w14:paraId="139A965C" w14:textId="77777777" w:rsidR="006A6B3A" w:rsidRPr="009F4405" w:rsidRDefault="006A6B3A" w:rsidP="006A6B3A">
            <w:pPr>
              <w:spacing w:after="40" w:line="230" w:lineRule="auto"/>
              <w:jc w:val="left"/>
            </w:pPr>
            <w:r w:rsidRPr="009F4405">
              <w:rPr>
                <w:sz w:val="18"/>
                <w:szCs w:val="18"/>
              </w:rPr>
              <w:t>Short</w:t>
            </w:r>
          </w:p>
        </w:tc>
        <w:tc>
          <w:tcPr>
            <w:tcW w:w="566" w:type="dxa"/>
            <w:tcMar>
              <w:top w:w="60" w:type="dxa"/>
              <w:left w:w="90" w:type="dxa"/>
              <w:bottom w:w="60" w:type="dxa"/>
              <w:right w:w="90" w:type="dxa"/>
            </w:tcMar>
            <w:vAlign w:val="center"/>
          </w:tcPr>
          <w:p w14:paraId="2C86F308" w14:textId="77777777" w:rsidR="006A6B3A" w:rsidRPr="009F4405" w:rsidRDefault="006A6B3A" w:rsidP="006A6B3A">
            <w:pPr>
              <w:spacing w:after="40" w:line="230" w:lineRule="auto"/>
              <w:jc w:val="left"/>
            </w:pPr>
            <w:r w:rsidRPr="009F4405">
              <w:rPr>
                <w:sz w:val="18"/>
                <w:szCs w:val="18"/>
              </w:rPr>
              <w:t>N</w:t>
            </w:r>
          </w:p>
        </w:tc>
      </w:tr>
      <w:tr w:rsidR="006A6B3A" w:rsidRPr="009F4405" w14:paraId="18962B1A" w14:textId="77777777" w:rsidTr="00E9521D">
        <w:tc>
          <w:tcPr>
            <w:tcW w:w="537" w:type="dxa"/>
            <w:tcMar>
              <w:top w:w="60" w:type="dxa"/>
              <w:left w:w="90" w:type="dxa"/>
              <w:bottom w:w="60" w:type="dxa"/>
              <w:right w:w="90" w:type="dxa"/>
            </w:tcMar>
            <w:vAlign w:val="center"/>
          </w:tcPr>
          <w:p w14:paraId="67C3EAF0" w14:textId="097979F3" w:rsidR="006A6B3A" w:rsidRPr="009F4405" w:rsidRDefault="0018674D" w:rsidP="006A6B3A">
            <w:pPr>
              <w:spacing w:after="40" w:line="230" w:lineRule="auto"/>
              <w:jc w:val="left"/>
            </w:pPr>
            <w:r>
              <w:rPr>
                <w:b/>
                <w:bCs/>
                <w:sz w:val="18"/>
                <w:szCs w:val="18"/>
              </w:rPr>
              <w:t>D02</w:t>
            </w:r>
          </w:p>
        </w:tc>
        <w:tc>
          <w:tcPr>
            <w:tcW w:w="3689" w:type="dxa"/>
            <w:tcMar>
              <w:top w:w="60" w:type="dxa"/>
              <w:left w:w="90" w:type="dxa"/>
              <w:bottom w:w="60" w:type="dxa"/>
              <w:right w:w="90" w:type="dxa"/>
            </w:tcMar>
            <w:vAlign w:val="center"/>
          </w:tcPr>
          <w:p w14:paraId="6218ECCD" w14:textId="77777777" w:rsidR="006A6B3A" w:rsidRPr="009F4405" w:rsidRDefault="006A6B3A" w:rsidP="006A6B3A">
            <w:pPr>
              <w:spacing w:after="40" w:line="230" w:lineRule="auto"/>
              <w:jc w:val="left"/>
            </w:pPr>
            <w:r w:rsidRPr="009F4405">
              <w:rPr>
                <w:sz w:val="18"/>
                <w:szCs w:val="18"/>
              </w:rPr>
              <w:t>No mutual recognition of launch licences and no common EU authorisation / air-traffic-control framework shared across European launch sites; operators changing jurisdiction must repeat authorisation, safety case, environmental assessment and airspace coordination.</w:t>
            </w:r>
          </w:p>
        </w:tc>
        <w:tc>
          <w:tcPr>
            <w:tcW w:w="1002" w:type="dxa"/>
            <w:tcMar>
              <w:top w:w="60" w:type="dxa"/>
              <w:left w:w="90" w:type="dxa"/>
              <w:bottom w:w="60" w:type="dxa"/>
              <w:right w:w="90" w:type="dxa"/>
            </w:tcMar>
            <w:vAlign w:val="center"/>
          </w:tcPr>
          <w:p w14:paraId="714158B9" w14:textId="77777777" w:rsidR="006A6B3A" w:rsidRPr="009F4405" w:rsidRDefault="006A6B3A" w:rsidP="006A6B3A">
            <w:pPr>
              <w:spacing w:after="40" w:line="230" w:lineRule="auto"/>
              <w:jc w:val="left"/>
            </w:pPr>
            <w:r w:rsidRPr="009F4405">
              <w:rPr>
                <w:sz w:val="18"/>
                <w:szCs w:val="18"/>
              </w:rPr>
              <w:t>Cross-cutting</w:t>
            </w:r>
          </w:p>
        </w:tc>
        <w:tc>
          <w:tcPr>
            <w:tcW w:w="542" w:type="dxa"/>
            <w:tcMar>
              <w:top w:w="60" w:type="dxa"/>
              <w:left w:w="90" w:type="dxa"/>
              <w:bottom w:w="60" w:type="dxa"/>
              <w:right w:w="90" w:type="dxa"/>
            </w:tcMar>
            <w:vAlign w:val="center"/>
          </w:tcPr>
          <w:p w14:paraId="72F5B2C1" w14:textId="77777777" w:rsidR="006A6B3A" w:rsidRPr="009F4405" w:rsidRDefault="006A6B3A" w:rsidP="006A6B3A">
            <w:pPr>
              <w:spacing w:after="40" w:line="230" w:lineRule="auto"/>
              <w:jc w:val="left"/>
            </w:pPr>
            <w:r w:rsidRPr="009F4405">
              <w:rPr>
                <w:sz w:val="18"/>
                <w:szCs w:val="18"/>
              </w:rPr>
              <w:t>G</w:t>
            </w:r>
          </w:p>
        </w:tc>
        <w:tc>
          <w:tcPr>
            <w:tcW w:w="910" w:type="dxa"/>
            <w:tcMar>
              <w:top w:w="60" w:type="dxa"/>
              <w:left w:w="90" w:type="dxa"/>
              <w:bottom w:w="60" w:type="dxa"/>
              <w:right w:w="90" w:type="dxa"/>
            </w:tcMar>
            <w:vAlign w:val="center"/>
          </w:tcPr>
          <w:p w14:paraId="56D79890" w14:textId="77777777" w:rsidR="006A6B3A" w:rsidRPr="009F4405" w:rsidRDefault="006A6B3A" w:rsidP="006A6B3A">
            <w:pPr>
              <w:spacing w:after="40" w:line="230" w:lineRule="auto"/>
              <w:jc w:val="left"/>
            </w:pPr>
            <w:r w:rsidRPr="009F4405">
              <w:rPr>
                <w:sz w:val="18"/>
                <w:szCs w:val="18"/>
              </w:rPr>
              <w:t>EU-wide</w:t>
            </w:r>
          </w:p>
        </w:tc>
        <w:tc>
          <w:tcPr>
            <w:tcW w:w="800" w:type="dxa"/>
            <w:tcMar>
              <w:top w:w="60" w:type="dxa"/>
              <w:left w:w="90" w:type="dxa"/>
              <w:bottom w:w="60" w:type="dxa"/>
              <w:right w:w="90" w:type="dxa"/>
            </w:tcMar>
            <w:vAlign w:val="center"/>
          </w:tcPr>
          <w:p w14:paraId="2804AF4B" w14:textId="77777777" w:rsidR="006A6B3A" w:rsidRPr="009F4405" w:rsidRDefault="006A6B3A" w:rsidP="006A6B3A">
            <w:pPr>
              <w:spacing w:after="40" w:line="230" w:lineRule="auto"/>
              <w:jc w:val="left"/>
            </w:pPr>
            <w:r w:rsidRPr="009F4405">
              <w:rPr>
                <w:sz w:val="18"/>
                <w:szCs w:val="18"/>
              </w:rPr>
              <w:t>High</w:t>
            </w:r>
          </w:p>
        </w:tc>
        <w:tc>
          <w:tcPr>
            <w:tcW w:w="1554" w:type="dxa"/>
            <w:tcMar>
              <w:top w:w="60" w:type="dxa"/>
              <w:left w:w="90" w:type="dxa"/>
              <w:bottom w:w="60" w:type="dxa"/>
              <w:right w:w="90" w:type="dxa"/>
            </w:tcMar>
            <w:vAlign w:val="center"/>
          </w:tcPr>
          <w:p w14:paraId="56C5A810" w14:textId="77777777" w:rsidR="006A6B3A" w:rsidRPr="009F4405" w:rsidRDefault="006A6B3A" w:rsidP="006A6B3A">
            <w:pPr>
              <w:spacing w:after="40" w:line="230" w:lineRule="auto"/>
              <w:jc w:val="left"/>
            </w:pPr>
            <w:r w:rsidRPr="009F4405">
              <w:rPr>
                <w:sz w:val="18"/>
                <w:szCs w:val="18"/>
              </w:rPr>
              <w:t>Medium</w:t>
            </w:r>
          </w:p>
        </w:tc>
        <w:tc>
          <w:tcPr>
            <w:tcW w:w="566" w:type="dxa"/>
            <w:tcMar>
              <w:top w:w="60" w:type="dxa"/>
              <w:left w:w="90" w:type="dxa"/>
              <w:bottom w:w="60" w:type="dxa"/>
              <w:right w:w="90" w:type="dxa"/>
            </w:tcMar>
            <w:vAlign w:val="center"/>
          </w:tcPr>
          <w:p w14:paraId="77CD4327" w14:textId="77777777" w:rsidR="006A6B3A" w:rsidRPr="009F4405" w:rsidRDefault="006A6B3A" w:rsidP="006A6B3A">
            <w:pPr>
              <w:spacing w:after="40" w:line="230" w:lineRule="auto"/>
              <w:jc w:val="left"/>
            </w:pPr>
            <w:r w:rsidRPr="009F4405">
              <w:rPr>
                <w:sz w:val="18"/>
                <w:szCs w:val="18"/>
              </w:rPr>
              <w:t>N</w:t>
            </w:r>
          </w:p>
        </w:tc>
      </w:tr>
      <w:tr w:rsidR="006A6B3A" w:rsidRPr="009F4405" w14:paraId="47B2228F" w14:textId="77777777" w:rsidTr="00E9521D">
        <w:tc>
          <w:tcPr>
            <w:tcW w:w="537" w:type="dxa"/>
            <w:tcMar>
              <w:top w:w="60" w:type="dxa"/>
              <w:left w:w="90" w:type="dxa"/>
              <w:bottom w:w="60" w:type="dxa"/>
              <w:right w:w="90" w:type="dxa"/>
            </w:tcMar>
            <w:vAlign w:val="center"/>
          </w:tcPr>
          <w:p w14:paraId="540048B4" w14:textId="1D5F8376" w:rsidR="006A6B3A" w:rsidRPr="009F4405" w:rsidRDefault="0018674D" w:rsidP="006A6B3A">
            <w:pPr>
              <w:spacing w:after="40" w:line="230" w:lineRule="auto"/>
              <w:jc w:val="left"/>
            </w:pPr>
            <w:r>
              <w:rPr>
                <w:b/>
                <w:bCs/>
                <w:sz w:val="18"/>
                <w:szCs w:val="18"/>
              </w:rPr>
              <w:t>D03</w:t>
            </w:r>
          </w:p>
        </w:tc>
        <w:tc>
          <w:tcPr>
            <w:tcW w:w="3689" w:type="dxa"/>
            <w:tcMar>
              <w:top w:w="60" w:type="dxa"/>
              <w:left w:w="90" w:type="dxa"/>
              <w:bottom w:w="60" w:type="dxa"/>
              <w:right w:w="90" w:type="dxa"/>
            </w:tcMar>
            <w:vAlign w:val="center"/>
          </w:tcPr>
          <w:p w14:paraId="29F20D70" w14:textId="77777777" w:rsidR="006A6B3A" w:rsidRPr="009F4405" w:rsidRDefault="006A6B3A" w:rsidP="006A6B3A">
            <w:pPr>
              <w:spacing w:after="40" w:line="230" w:lineRule="auto"/>
              <w:jc w:val="left"/>
            </w:pPr>
            <w:r w:rsidRPr="009F4405">
              <w:rPr>
                <w:sz w:val="18"/>
                <w:szCs w:val="18"/>
              </w:rPr>
              <w:t>Absence of shared European technical standards for safety-critical systems (neutralisation, tracking, radar, FTS).</w:t>
            </w:r>
          </w:p>
        </w:tc>
        <w:tc>
          <w:tcPr>
            <w:tcW w:w="1002" w:type="dxa"/>
            <w:tcMar>
              <w:top w:w="60" w:type="dxa"/>
              <w:left w:w="90" w:type="dxa"/>
              <w:bottom w:w="60" w:type="dxa"/>
              <w:right w:w="90" w:type="dxa"/>
            </w:tcMar>
            <w:vAlign w:val="center"/>
          </w:tcPr>
          <w:p w14:paraId="45FA58AE" w14:textId="77777777" w:rsidR="006A6B3A" w:rsidRPr="009F4405" w:rsidRDefault="006A6B3A" w:rsidP="006A6B3A">
            <w:pPr>
              <w:spacing w:after="40" w:line="230" w:lineRule="auto"/>
              <w:jc w:val="left"/>
            </w:pPr>
            <w:r w:rsidRPr="009F4405">
              <w:rPr>
                <w:sz w:val="18"/>
                <w:szCs w:val="18"/>
              </w:rPr>
              <w:t>Cross-cutting</w:t>
            </w:r>
          </w:p>
        </w:tc>
        <w:tc>
          <w:tcPr>
            <w:tcW w:w="542" w:type="dxa"/>
            <w:tcMar>
              <w:top w:w="60" w:type="dxa"/>
              <w:left w:w="90" w:type="dxa"/>
              <w:bottom w:w="60" w:type="dxa"/>
              <w:right w:w="90" w:type="dxa"/>
            </w:tcMar>
            <w:vAlign w:val="center"/>
          </w:tcPr>
          <w:p w14:paraId="3028E0A1" w14:textId="77777777" w:rsidR="006A6B3A" w:rsidRPr="009F4405" w:rsidRDefault="006A6B3A" w:rsidP="006A6B3A">
            <w:pPr>
              <w:spacing w:after="40" w:line="230" w:lineRule="auto"/>
              <w:jc w:val="left"/>
            </w:pPr>
            <w:r w:rsidRPr="009F4405">
              <w:rPr>
                <w:sz w:val="18"/>
                <w:szCs w:val="18"/>
              </w:rPr>
              <w:t>G</w:t>
            </w:r>
          </w:p>
        </w:tc>
        <w:tc>
          <w:tcPr>
            <w:tcW w:w="910" w:type="dxa"/>
            <w:tcMar>
              <w:top w:w="60" w:type="dxa"/>
              <w:left w:w="90" w:type="dxa"/>
              <w:bottom w:w="60" w:type="dxa"/>
              <w:right w:w="90" w:type="dxa"/>
            </w:tcMar>
            <w:vAlign w:val="center"/>
          </w:tcPr>
          <w:p w14:paraId="2B3E5D07" w14:textId="77777777" w:rsidR="006A6B3A" w:rsidRPr="009F4405" w:rsidRDefault="006A6B3A" w:rsidP="006A6B3A">
            <w:pPr>
              <w:spacing w:after="40" w:line="230" w:lineRule="auto"/>
              <w:jc w:val="left"/>
            </w:pPr>
            <w:r w:rsidRPr="009F4405">
              <w:rPr>
                <w:sz w:val="18"/>
                <w:szCs w:val="18"/>
              </w:rPr>
              <w:t>EU-wide</w:t>
            </w:r>
          </w:p>
        </w:tc>
        <w:tc>
          <w:tcPr>
            <w:tcW w:w="800" w:type="dxa"/>
            <w:tcMar>
              <w:top w:w="60" w:type="dxa"/>
              <w:left w:w="90" w:type="dxa"/>
              <w:bottom w:w="60" w:type="dxa"/>
              <w:right w:w="90" w:type="dxa"/>
            </w:tcMar>
            <w:vAlign w:val="center"/>
          </w:tcPr>
          <w:p w14:paraId="12839589" w14:textId="77777777" w:rsidR="006A6B3A" w:rsidRPr="009F4405" w:rsidRDefault="006A6B3A" w:rsidP="006A6B3A">
            <w:pPr>
              <w:spacing w:after="40" w:line="230" w:lineRule="auto"/>
              <w:jc w:val="left"/>
            </w:pPr>
            <w:r w:rsidRPr="009F4405">
              <w:rPr>
                <w:sz w:val="18"/>
                <w:szCs w:val="18"/>
              </w:rPr>
              <w:t>High</w:t>
            </w:r>
          </w:p>
        </w:tc>
        <w:tc>
          <w:tcPr>
            <w:tcW w:w="1554" w:type="dxa"/>
            <w:tcMar>
              <w:top w:w="60" w:type="dxa"/>
              <w:left w:w="90" w:type="dxa"/>
              <w:bottom w:w="60" w:type="dxa"/>
              <w:right w:w="90" w:type="dxa"/>
            </w:tcMar>
            <w:vAlign w:val="center"/>
          </w:tcPr>
          <w:p w14:paraId="5D0C60E4" w14:textId="77777777" w:rsidR="006A6B3A" w:rsidRPr="009F4405" w:rsidRDefault="006A6B3A" w:rsidP="006A6B3A">
            <w:pPr>
              <w:spacing w:after="40" w:line="230" w:lineRule="auto"/>
              <w:jc w:val="left"/>
            </w:pPr>
            <w:r w:rsidRPr="009F4405">
              <w:rPr>
                <w:sz w:val="18"/>
                <w:szCs w:val="18"/>
              </w:rPr>
              <w:t>Medium</w:t>
            </w:r>
          </w:p>
        </w:tc>
        <w:tc>
          <w:tcPr>
            <w:tcW w:w="566" w:type="dxa"/>
            <w:tcMar>
              <w:top w:w="60" w:type="dxa"/>
              <w:left w:w="90" w:type="dxa"/>
              <w:bottom w:w="60" w:type="dxa"/>
              <w:right w:w="90" w:type="dxa"/>
            </w:tcMar>
            <w:vAlign w:val="center"/>
          </w:tcPr>
          <w:p w14:paraId="3EEDE68A" w14:textId="77777777" w:rsidR="006A6B3A" w:rsidRPr="009F4405" w:rsidRDefault="006A6B3A" w:rsidP="006A6B3A">
            <w:pPr>
              <w:spacing w:after="40" w:line="230" w:lineRule="auto"/>
              <w:jc w:val="left"/>
            </w:pPr>
            <w:r w:rsidRPr="009F4405">
              <w:rPr>
                <w:sz w:val="18"/>
                <w:szCs w:val="18"/>
              </w:rPr>
              <w:t>N</w:t>
            </w:r>
          </w:p>
        </w:tc>
      </w:tr>
      <w:tr w:rsidR="006A6B3A" w:rsidRPr="009F4405" w14:paraId="52D01720" w14:textId="77777777" w:rsidTr="00E9521D">
        <w:tc>
          <w:tcPr>
            <w:tcW w:w="537" w:type="dxa"/>
            <w:tcMar>
              <w:top w:w="60" w:type="dxa"/>
              <w:left w:w="90" w:type="dxa"/>
              <w:bottom w:w="60" w:type="dxa"/>
              <w:right w:w="90" w:type="dxa"/>
            </w:tcMar>
            <w:vAlign w:val="center"/>
          </w:tcPr>
          <w:p w14:paraId="17E4AD68" w14:textId="3F89E07C" w:rsidR="006A6B3A" w:rsidRPr="009F4405" w:rsidRDefault="0018674D" w:rsidP="006A6B3A">
            <w:pPr>
              <w:spacing w:after="40" w:line="230" w:lineRule="auto"/>
              <w:jc w:val="left"/>
            </w:pPr>
            <w:r>
              <w:rPr>
                <w:b/>
                <w:bCs/>
                <w:sz w:val="18"/>
                <w:szCs w:val="18"/>
              </w:rPr>
              <w:t>D04</w:t>
            </w:r>
          </w:p>
        </w:tc>
        <w:tc>
          <w:tcPr>
            <w:tcW w:w="3689" w:type="dxa"/>
            <w:tcMar>
              <w:top w:w="60" w:type="dxa"/>
              <w:left w:w="90" w:type="dxa"/>
              <w:bottom w:w="60" w:type="dxa"/>
              <w:right w:w="90" w:type="dxa"/>
            </w:tcMar>
            <w:vAlign w:val="center"/>
          </w:tcPr>
          <w:p w14:paraId="3ADD2003" w14:textId="3D5A0EC4" w:rsidR="006A6B3A" w:rsidRPr="009F4405" w:rsidRDefault="00F36693" w:rsidP="006A6B3A">
            <w:pPr>
              <w:spacing w:after="40" w:line="230" w:lineRule="auto"/>
              <w:jc w:val="left"/>
            </w:pPr>
            <w:r w:rsidRPr="009F4405">
              <w:rPr>
                <w:sz w:val="18"/>
                <w:szCs w:val="18"/>
              </w:rPr>
              <w:t>Minimum inter-launch delay imposed by the CSG range (≈ 8–10 working days between launches per interview evidence), capping the site at roughly 40–45 launches per year before weather and operational reductions; reconfiguring the range between different launcher systems (e.g. Ariane 6 to Vega-C) adds further time (≈ 11 working days).</w:t>
            </w:r>
          </w:p>
        </w:tc>
        <w:tc>
          <w:tcPr>
            <w:tcW w:w="1002" w:type="dxa"/>
            <w:tcMar>
              <w:top w:w="60" w:type="dxa"/>
              <w:left w:w="90" w:type="dxa"/>
              <w:bottom w:w="60" w:type="dxa"/>
              <w:right w:w="90" w:type="dxa"/>
            </w:tcMar>
            <w:vAlign w:val="center"/>
          </w:tcPr>
          <w:p w14:paraId="5021D387" w14:textId="77777777" w:rsidR="006A6B3A" w:rsidRPr="009F4405" w:rsidRDefault="006A6B3A" w:rsidP="006A6B3A">
            <w:pPr>
              <w:spacing w:after="40" w:line="230" w:lineRule="auto"/>
              <w:jc w:val="left"/>
            </w:pPr>
            <w:r w:rsidRPr="009F4405">
              <w:rPr>
                <w:sz w:val="18"/>
                <w:szCs w:val="18"/>
              </w:rPr>
              <w:t>Launch facilities</w:t>
            </w:r>
          </w:p>
        </w:tc>
        <w:tc>
          <w:tcPr>
            <w:tcW w:w="542" w:type="dxa"/>
            <w:tcMar>
              <w:top w:w="60" w:type="dxa"/>
              <w:left w:w="90" w:type="dxa"/>
              <w:bottom w:w="60" w:type="dxa"/>
              <w:right w:w="90" w:type="dxa"/>
            </w:tcMar>
            <w:vAlign w:val="center"/>
          </w:tcPr>
          <w:p w14:paraId="3CBCC3FA" w14:textId="77777777" w:rsidR="006A6B3A" w:rsidRPr="009F4405" w:rsidRDefault="006A6B3A" w:rsidP="006A6B3A">
            <w:pPr>
              <w:spacing w:after="40" w:line="230" w:lineRule="auto"/>
              <w:jc w:val="left"/>
            </w:pPr>
            <w:r w:rsidRPr="009F4405">
              <w:rPr>
                <w:sz w:val="18"/>
                <w:szCs w:val="18"/>
              </w:rPr>
              <w:t>B</w:t>
            </w:r>
          </w:p>
        </w:tc>
        <w:tc>
          <w:tcPr>
            <w:tcW w:w="910" w:type="dxa"/>
            <w:tcMar>
              <w:top w:w="60" w:type="dxa"/>
              <w:left w:w="90" w:type="dxa"/>
              <w:bottom w:w="60" w:type="dxa"/>
              <w:right w:w="90" w:type="dxa"/>
            </w:tcMar>
            <w:vAlign w:val="center"/>
          </w:tcPr>
          <w:p w14:paraId="30B710CF" w14:textId="77777777" w:rsidR="006A6B3A" w:rsidRPr="009F4405" w:rsidRDefault="006A6B3A" w:rsidP="006A6B3A">
            <w:pPr>
              <w:spacing w:after="40" w:line="230" w:lineRule="auto"/>
              <w:jc w:val="left"/>
            </w:pPr>
            <w:r w:rsidRPr="009F4405">
              <w:rPr>
                <w:sz w:val="18"/>
                <w:szCs w:val="18"/>
              </w:rPr>
              <w:t>Site-specific</w:t>
            </w:r>
          </w:p>
        </w:tc>
        <w:tc>
          <w:tcPr>
            <w:tcW w:w="800" w:type="dxa"/>
            <w:tcMar>
              <w:top w:w="60" w:type="dxa"/>
              <w:left w:w="90" w:type="dxa"/>
              <w:bottom w:w="60" w:type="dxa"/>
              <w:right w:w="90" w:type="dxa"/>
            </w:tcMar>
            <w:vAlign w:val="center"/>
          </w:tcPr>
          <w:p w14:paraId="7A0C9782" w14:textId="77777777" w:rsidR="006A6B3A" w:rsidRPr="009F4405" w:rsidRDefault="006A6B3A" w:rsidP="006A6B3A">
            <w:pPr>
              <w:spacing w:after="40" w:line="230" w:lineRule="auto"/>
              <w:jc w:val="left"/>
            </w:pPr>
            <w:r w:rsidRPr="009F4405">
              <w:rPr>
                <w:sz w:val="18"/>
                <w:szCs w:val="18"/>
              </w:rPr>
              <w:t>High</w:t>
            </w:r>
          </w:p>
        </w:tc>
        <w:tc>
          <w:tcPr>
            <w:tcW w:w="1554" w:type="dxa"/>
            <w:tcMar>
              <w:top w:w="60" w:type="dxa"/>
              <w:left w:w="90" w:type="dxa"/>
              <w:bottom w:w="60" w:type="dxa"/>
              <w:right w:w="90" w:type="dxa"/>
            </w:tcMar>
            <w:vAlign w:val="center"/>
          </w:tcPr>
          <w:p w14:paraId="501D4CEA" w14:textId="77777777" w:rsidR="006A6B3A" w:rsidRPr="009F4405" w:rsidRDefault="006A6B3A" w:rsidP="006A6B3A">
            <w:pPr>
              <w:spacing w:after="40" w:line="230" w:lineRule="auto"/>
              <w:jc w:val="left"/>
            </w:pPr>
            <w:r w:rsidRPr="009F4405">
              <w:rPr>
                <w:sz w:val="18"/>
                <w:szCs w:val="18"/>
              </w:rPr>
              <w:t>Short</w:t>
            </w:r>
          </w:p>
        </w:tc>
        <w:tc>
          <w:tcPr>
            <w:tcW w:w="566" w:type="dxa"/>
            <w:tcMar>
              <w:top w:w="60" w:type="dxa"/>
              <w:left w:w="90" w:type="dxa"/>
              <w:bottom w:w="60" w:type="dxa"/>
              <w:right w:w="90" w:type="dxa"/>
            </w:tcMar>
            <w:vAlign w:val="center"/>
          </w:tcPr>
          <w:p w14:paraId="0F1C7C0F" w14:textId="77777777" w:rsidR="006A6B3A" w:rsidRPr="009F4405" w:rsidRDefault="006A6B3A" w:rsidP="006A6B3A">
            <w:pPr>
              <w:spacing w:after="40" w:line="230" w:lineRule="auto"/>
              <w:jc w:val="left"/>
            </w:pPr>
            <w:r w:rsidRPr="009F4405">
              <w:rPr>
                <w:sz w:val="18"/>
                <w:szCs w:val="18"/>
              </w:rPr>
              <w:t>N</w:t>
            </w:r>
          </w:p>
        </w:tc>
      </w:tr>
      <w:tr w:rsidR="006A6B3A" w:rsidRPr="009F4405" w14:paraId="464C841B" w14:textId="77777777" w:rsidTr="00E9521D">
        <w:tc>
          <w:tcPr>
            <w:tcW w:w="537" w:type="dxa"/>
            <w:tcMar>
              <w:top w:w="60" w:type="dxa"/>
              <w:left w:w="90" w:type="dxa"/>
              <w:bottom w:w="60" w:type="dxa"/>
              <w:right w:w="90" w:type="dxa"/>
            </w:tcMar>
            <w:vAlign w:val="center"/>
          </w:tcPr>
          <w:p w14:paraId="14141200" w14:textId="7D5DA972" w:rsidR="006A6B3A" w:rsidRPr="009F4405" w:rsidRDefault="0018674D" w:rsidP="006A6B3A">
            <w:pPr>
              <w:spacing w:after="40" w:line="230" w:lineRule="auto"/>
              <w:jc w:val="left"/>
            </w:pPr>
            <w:r>
              <w:rPr>
                <w:b/>
                <w:bCs/>
                <w:sz w:val="18"/>
                <w:szCs w:val="18"/>
              </w:rPr>
              <w:lastRenderedPageBreak/>
              <w:t>D05</w:t>
            </w:r>
          </w:p>
        </w:tc>
        <w:tc>
          <w:tcPr>
            <w:tcW w:w="3689" w:type="dxa"/>
            <w:tcMar>
              <w:top w:w="60" w:type="dxa"/>
              <w:left w:w="90" w:type="dxa"/>
              <w:bottom w:w="60" w:type="dxa"/>
              <w:right w:w="90" w:type="dxa"/>
            </w:tcMar>
            <w:vAlign w:val="center"/>
          </w:tcPr>
          <w:p w14:paraId="610348A3" w14:textId="77777777" w:rsidR="006A6B3A" w:rsidRPr="009F4405" w:rsidRDefault="006A6B3A" w:rsidP="006A6B3A">
            <w:pPr>
              <w:spacing w:after="40" w:line="230" w:lineRule="auto"/>
              <w:jc w:val="left"/>
            </w:pPr>
            <w:r w:rsidRPr="009F4405">
              <w:rPr>
                <w:sz w:val="18"/>
                <w:szCs w:val="18"/>
              </w:rPr>
              <w:t>No standardised European mechanism for reserving and coordinating airspace for space activities; multi-jurisdictional ATC coordination is inherent to most mainland-Europe trajectories, as demonstrated by the LauncherOne experience (UK, Ireland, Spain, Portugal).</w:t>
            </w:r>
          </w:p>
        </w:tc>
        <w:tc>
          <w:tcPr>
            <w:tcW w:w="1002" w:type="dxa"/>
            <w:tcMar>
              <w:top w:w="60" w:type="dxa"/>
              <w:left w:w="90" w:type="dxa"/>
              <w:bottom w:w="60" w:type="dxa"/>
              <w:right w:w="90" w:type="dxa"/>
            </w:tcMar>
            <w:vAlign w:val="center"/>
          </w:tcPr>
          <w:p w14:paraId="56068FB9" w14:textId="77777777" w:rsidR="006A6B3A" w:rsidRPr="009F4405" w:rsidRDefault="006A6B3A" w:rsidP="006A6B3A">
            <w:pPr>
              <w:spacing w:after="40" w:line="230" w:lineRule="auto"/>
              <w:jc w:val="left"/>
            </w:pPr>
            <w:r w:rsidRPr="009F4405">
              <w:rPr>
                <w:sz w:val="18"/>
                <w:szCs w:val="18"/>
              </w:rPr>
              <w:t>Cross-cutting</w:t>
            </w:r>
          </w:p>
        </w:tc>
        <w:tc>
          <w:tcPr>
            <w:tcW w:w="542" w:type="dxa"/>
            <w:tcMar>
              <w:top w:w="60" w:type="dxa"/>
              <w:left w:w="90" w:type="dxa"/>
              <w:bottom w:w="60" w:type="dxa"/>
              <w:right w:w="90" w:type="dxa"/>
            </w:tcMar>
            <w:vAlign w:val="center"/>
          </w:tcPr>
          <w:p w14:paraId="54C4855F" w14:textId="77777777" w:rsidR="006A6B3A" w:rsidRPr="009F4405" w:rsidRDefault="006A6B3A" w:rsidP="006A6B3A">
            <w:pPr>
              <w:spacing w:after="40" w:line="230" w:lineRule="auto"/>
              <w:jc w:val="left"/>
            </w:pPr>
            <w:r w:rsidRPr="009F4405">
              <w:rPr>
                <w:sz w:val="18"/>
                <w:szCs w:val="18"/>
              </w:rPr>
              <w:t>G</w:t>
            </w:r>
          </w:p>
        </w:tc>
        <w:tc>
          <w:tcPr>
            <w:tcW w:w="910" w:type="dxa"/>
            <w:tcMar>
              <w:top w:w="60" w:type="dxa"/>
              <w:left w:w="90" w:type="dxa"/>
              <w:bottom w:w="60" w:type="dxa"/>
              <w:right w:w="90" w:type="dxa"/>
            </w:tcMar>
            <w:vAlign w:val="center"/>
          </w:tcPr>
          <w:p w14:paraId="123D6D33" w14:textId="77777777" w:rsidR="006A6B3A" w:rsidRPr="009F4405" w:rsidRDefault="006A6B3A" w:rsidP="006A6B3A">
            <w:pPr>
              <w:spacing w:after="40" w:line="230" w:lineRule="auto"/>
              <w:jc w:val="left"/>
            </w:pPr>
            <w:r w:rsidRPr="009F4405">
              <w:rPr>
                <w:sz w:val="18"/>
                <w:szCs w:val="18"/>
              </w:rPr>
              <w:t>EU-wide</w:t>
            </w:r>
          </w:p>
        </w:tc>
        <w:tc>
          <w:tcPr>
            <w:tcW w:w="800" w:type="dxa"/>
            <w:tcMar>
              <w:top w:w="60" w:type="dxa"/>
              <w:left w:w="90" w:type="dxa"/>
              <w:bottom w:w="60" w:type="dxa"/>
              <w:right w:w="90" w:type="dxa"/>
            </w:tcMar>
            <w:vAlign w:val="center"/>
          </w:tcPr>
          <w:p w14:paraId="5992EF47" w14:textId="77777777" w:rsidR="006A6B3A" w:rsidRPr="009F4405" w:rsidRDefault="006A6B3A" w:rsidP="006A6B3A">
            <w:pPr>
              <w:spacing w:after="40" w:line="230" w:lineRule="auto"/>
              <w:jc w:val="left"/>
            </w:pPr>
            <w:r w:rsidRPr="009F4405">
              <w:rPr>
                <w:sz w:val="18"/>
                <w:szCs w:val="18"/>
              </w:rPr>
              <w:t>Medium</w:t>
            </w:r>
          </w:p>
        </w:tc>
        <w:tc>
          <w:tcPr>
            <w:tcW w:w="1554" w:type="dxa"/>
            <w:tcMar>
              <w:top w:w="60" w:type="dxa"/>
              <w:left w:w="90" w:type="dxa"/>
              <w:bottom w:w="60" w:type="dxa"/>
              <w:right w:w="90" w:type="dxa"/>
            </w:tcMar>
            <w:vAlign w:val="center"/>
          </w:tcPr>
          <w:p w14:paraId="74F26802" w14:textId="77777777" w:rsidR="006A6B3A" w:rsidRPr="009F4405" w:rsidRDefault="006A6B3A" w:rsidP="006A6B3A">
            <w:pPr>
              <w:spacing w:after="40" w:line="230" w:lineRule="auto"/>
              <w:jc w:val="left"/>
            </w:pPr>
            <w:r w:rsidRPr="009F4405">
              <w:rPr>
                <w:sz w:val="18"/>
                <w:szCs w:val="18"/>
              </w:rPr>
              <w:t>Medium</w:t>
            </w:r>
          </w:p>
        </w:tc>
        <w:tc>
          <w:tcPr>
            <w:tcW w:w="566" w:type="dxa"/>
            <w:tcMar>
              <w:top w:w="60" w:type="dxa"/>
              <w:left w:w="90" w:type="dxa"/>
              <w:bottom w:w="60" w:type="dxa"/>
              <w:right w:w="90" w:type="dxa"/>
            </w:tcMar>
            <w:vAlign w:val="center"/>
          </w:tcPr>
          <w:p w14:paraId="128D002D" w14:textId="77777777" w:rsidR="006A6B3A" w:rsidRPr="009F4405" w:rsidRDefault="006A6B3A" w:rsidP="006A6B3A">
            <w:pPr>
              <w:spacing w:after="40" w:line="230" w:lineRule="auto"/>
              <w:jc w:val="left"/>
            </w:pPr>
            <w:r w:rsidRPr="009F4405">
              <w:rPr>
                <w:sz w:val="18"/>
                <w:szCs w:val="18"/>
              </w:rPr>
              <w:t>N</w:t>
            </w:r>
          </w:p>
        </w:tc>
      </w:tr>
      <w:tr w:rsidR="006A6B3A" w:rsidRPr="009F4405" w14:paraId="3C789E87" w14:textId="77777777" w:rsidTr="00E9521D">
        <w:tc>
          <w:tcPr>
            <w:tcW w:w="537" w:type="dxa"/>
            <w:tcMar>
              <w:top w:w="60" w:type="dxa"/>
              <w:left w:w="90" w:type="dxa"/>
              <w:bottom w:w="60" w:type="dxa"/>
              <w:right w:w="90" w:type="dxa"/>
            </w:tcMar>
            <w:vAlign w:val="center"/>
          </w:tcPr>
          <w:p w14:paraId="0074DDC6" w14:textId="328904EA" w:rsidR="006A6B3A" w:rsidRPr="009F4405" w:rsidRDefault="0018674D" w:rsidP="006A6B3A">
            <w:pPr>
              <w:spacing w:after="40" w:line="230" w:lineRule="auto"/>
              <w:jc w:val="left"/>
            </w:pPr>
            <w:r>
              <w:rPr>
                <w:b/>
                <w:bCs/>
                <w:sz w:val="18"/>
                <w:szCs w:val="18"/>
              </w:rPr>
              <w:t>D06</w:t>
            </w:r>
          </w:p>
        </w:tc>
        <w:tc>
          <w:tcPr>
            <w:tcW w:w="3689" w:type="dxa"/>
            <w:tcMar>
              <w:top w:w="60" w:type="dxa"/>
              <w:left w:w="90" w:type="dxa"/>
              <w:bottom w:w="60" w:type="dxa"/>
              <w:right w:w="90" w:type="dxa"/>
            </w:tcMar>
            <w:vAlign w:val="center"/>
          </w:tcPr>
          <w:p w14:paraId="1E6C9FDE" w14:textId="77777777" w:rsidR="006A6B3A" w:rsidRPr="009F4405" w:rsidRDefault="006A6B3A" w:rsidP="006A6B3A">
            <w:pPr>
              <w:spacing w:after="40" w:line="230" w:lineRule="auto"/>
              <w:jc w:val="left"/>
            </w:pPr>
            <w:r w:rsidRPr="009F4405">
              <w:rPr>
                <w:sz w:val="18"/>
                <w:szCs w:val="18"/>
              </w:rPr>
              <w:t>National environmental, noise and hazard regulations constrain propulsion-test infrastructure development and differ across European jurisdictions.</w:t>
            </w:r>
          </w:p>
        </w:tc>
        <w:tc>
          <w:tcPr>
            <w:tcW w:w="1002" w:type="dxa"/>
            <w:tcMar>
              <w:top w:w="60" w:type="dxa"/>
              <w:left w:w="90" w:type="dxa"/>
              <w:bottom w:w="60" w:type="dxa"/>
              <w:right w:w="90" w:type="dxa"/>
            </w:tcMar>
            <w:vAlign w:val="center"/>
          </w:tcPr>
          <w:p w14:paraId="483DBE32" w14:textId="77777777" w:rsidR="006A6B3A" w:rsidRPr="009F4405" w:rsidRDefault="006A6B3A" w:rsidP="006A6B3A">
            <w:pPr>
              <w:spacing w:after="40" w:line="230" w:lineRule="auto"/>
              <w:jc w:val="left"/>
            </w:pPr>
            <w:r w:rsidRPr="009F4405">
              <w:rPr>
                <w:sz w:val="18"/>
                <w:szCs w:val="18"/>
              </w:rPr>
              <w:t>Testing centres</w:t>
            </w:r>
          </w:p>
        </w:tc>
        <w:tc>
          <w:tcPr>
            <w:tcW w:w="542" w:type="dxa"/>
            <w:tcMar>
              <w:top w:w="60" w:type="dxa"/>
              <w:left w:w="90" w:type="dxa"/>
              <w:bottom w:w="60" w:type="dxa"/>
              <w:right w:w="90" w:type="dxa"/>
            </w:tcMar>
            <w:vAlign w:val="center"/>
          </w:tcPr>
          <w:p w14:paraId="03B67280" w14:textId="77777777" w:rsidR="006A6B3A" w:rsidRPr="009F4405" w:rsidRDefault="006A6B3A" w:rsidP="006A6B3A">
            <w:pPr>
              <w:spacing w:after="40" w:line="230" w:lineRule="auto"/>
              <w:jc w:val="left"/>
            </w:pPr>
            <w:r w:rsidRPr="009F4405">
              <w:rPr>
                <w:sz w:val="18"/>
                <w:szCs w:val="18"/>
              </w:rPr>
              <w:t>G</w:t>
            </w:r>
          </w:p>
        </w:tc>
        <w:tc>
          <w:tcPr>
            <w:tcW w:w="910" w:type="dxa"/>
            <w:tcMar>
              <w:top w:w="60" w:type="dxa"/>
              <w:left w:w="90" w:type="dxa"/>
              <w:bottom w:w="60" w:type="dxa"/>
              <w:right w:w="90" w:type="dxa"/>
            </w:tcMar>
            <w:vAlign w:val="center"/>
          </w:tcPr>
          <w:p w14:paraId="09534AB5" w14:textId="77777777" w:rsidR="006A6B3A" w:rsidRPr="009F4405" w:rsidRDefault="006A6B3A" w:rsidP="006A6B3A">
            <w:pPr>
              <w:spacing w:after="40" w:line="230" w:lineRule="auto"/>
              <w:jc w:val="left"/>
            </w:pPr>
            <w:r w:rsidRPr="009F4405">
              <w:rPr>
                <w:sz w:val="18"/>
                <w:szCs w:val="18"/>
              </w:rPr>
              <w:t>EU-wide</w:t>
            </w:r>
          </w:p>
        </w:tc>
        <w:tc>
          <w:tcPr>
            <w:tcW w:w="800" w:type="dxa"/>
            <w:tcMar>
              <w:top w:w="60" w:type="dxa"/>
              <w:left w:w="90" w:type="dxa"/>
              <w:bottom w:w="60" w:type="dxa"/>
              <w:right w:w="90" w:type="dxa"/>
            </w:tcMar>
            <w:vAlign w:val="center"/>
          </w:tcPr>
          <w:p w14:paraId="5B65A9B0" w14:textId="77777777" w:rsidR="006A6B3A" w:rsidRPr="009F4405" w:rsidRDefault="006A6B3A" w:rsidP="006A6B3A">
            <w:pPr>
              <w:spacing w:after="40" w:line="230" w:lineRule="auto"/>
              <w:jc w:val="left"/>
            </w:pPr>
            <w:r w:rsidRPr="009F4405">
              <w:rPr>
                <w:sz w:val="18"/>
                <w:szCs w:val="18"/>
              </w:rPr>
              <w:t>Medium</w:t>
            </w:r>
          </w:p>
        </w:tc>
        <w:tc>
          <w:tcPr>
            <w:tcW w:w="1554" w:type="dxa"/>
            <w:tcMar>
              <w:top w:w="60" w:type="dxa"/>
              <w:left w:w="90" w:type="dxa"/>
              <w:bottom w:w="60" w:type="dxa"/>
              <w:right w:w="90" w:type="dxa"/>
            </w:tcMar>
            <w:vAlign w:val="center"/>
          </w:tcPr>
          <w:p w14:paraId="662BBE05" w14:textId="77777777" w:rsidR="006A6B3A" w:rsidRPr="009F4405" w:rsidRDefault="006A6B3A" w:rsidP="006A6B3A">
            <w:pPr>
              <w:spacing w:after="40" w:line="230" w:lineRule="auto"/>
              <w:jc w:val="left"/>
            </w:pPr>
            <w:r w:rsidRPr="009F4405">
              <w:rPr>
                <w:sz w:val="18"/>
                <w:szCs w:val="18"/>
              </w:rPr>
              <w:t>Medium</w:t>
            </w:r>
          </w:p>
        </w:tc>
        <w:tc>
          <w:tcPr>
            <w:tcW w:w="566" w:type="dxa"/>
            <w:tcMar>
              <w:top w:w="60" w:type="dxa"/>
              <w:left w:w="90" w:type="dxa"/>
              <w:bottom w:w="60" w:type="dxa"/>
              <w:right w:w="90" w:type="dxa"/>
            </w:tcMar>
            <w:vAlign w:val="center"/>
          </w:tcPr>
          <w:p w14:paraId="3725B409" w14:textId="77777777" w:rsidR="006A6B3A" w:rsidRPr="009F4405" w:rsidRDefault="006A6B3A" w:rsidP="006A6B3A">
            <w:pPr>
              <w:spacing w:after="40" w:line="230" w:lineRule="auto"/>
              <w:jc w:val="left"/>
            </w:pPr>
            <w:r w:rsidRPr="009F4405">
              <w:rPr>
                <w:sz w:val="18"/>
                <w:szCs w:val="18"/>
              </w:rPr>
              <w:t>N</w:t>
            </w:r>
          </w:p>
        </w:tc>
      </w:tr>
      <w:tr w:rsidR="006A6B3A" w:rsidRPr="009F4405" w14:paraId="3BEFB049" w14:textId="77777777" w:rsidTr="00E9521D">
        <w:tc>
          <w:tcPr>
            <w:tcW w:w="537" w:type="dxa"/>
            <w:tcMar>
              <w:top w:w="60" w:type="dxa"/>
              <w:left w:w="90" w:type="dxa"/>
              <w:bottom w:w="60" w:type="dxa"/>
              <w:right w:w="90" w:type="dxa"/>
            </w:tcMar>
            <w:vAlign w:val="center"/>
          </w:tcPr>
          <w:p w14:paraId="7A66720A" w14:textId="553CD374" w:rsidR="006A6B3A" w:rsidRPr="009F4405" w:rsidRDefault="0018674D" w:rsidP="006A6B3A">
            <w:pPr>
              <w:spacing w:after="40" w:line="230" w:lineRule="auto"/>
              <w:jc w:val="left"/>
            </w:pPr>
            <w:r>
              <w:rPr>
                <w:b/>
                <w:bCs/>
                <w:sz w:val="18"/>
                <w:szCs w:val="18"/>
              </w:rPr>
              <w:t>D07</w:t>
            </w:r>
          </w:p>
        </w:tc>
        <w:tc>
          <w:tcPr>
            <w:tcW w:w="3689" w:type="dxa"/>
            <w:tcMar>
              <w:top w:w="60" w:type="dxa"/>
              <w:left w:w="90" w:type="dxa"/>
              <w:bottom w:w="60" w:type="dxa"/>
              <w:right w:w="90" w:type="dxa"/>
            </w:tcMar>
            <w:vAlign w:val="center"/>
          </w:tcPr>
          <w:p w14:paraId="4731D109" w14:textId="77777777" w:rsidR="006A6B3A" w:rsidRPr="009F4405" w:rsidRDefault="006A6B3A" w:rsidP="006A6B3A">
            <w:pPr>
              <w:spacing w:after="40" w:line="230" w:lineRule="auto"/>
              <w:jc w:val="left"/>
            </w:pPr>
            <w:r w:rsidRPr="009F4405">
              <w:rPr>
                <w:sz w:val="18"/>
                <w:szCs w:val="18"/>
              </w:rPr>
              <w:t>Insufficient integration of maritime environmental frameworks (OSPAR, London Convention) in offshore launch planning.</w:t>
            </w:r>
          </w:p>
        </w:tc>
        <w:tc>
          <w:tcPr>
            <w:tcW w:w="1002" w:type="dxa"/>
            <w:tcMar>
              <w:top w:w="60" w:type="dxa"/>
              <w:left w:w="90" w:type="dxa"/>
              <w:bottom w:w="60" w:type="dxa"/>
              <w:right w:w="90" w:type="dxa"/>
            </w:tcMar>
            <w:vAlign w:val="center"/>
          </w:tcPr>
          <w:p w14:paraId="5D2D1338" w14:textId="77777777" w:rsidR="006A6B3A" w:rsidRPr="009F4405" w:rsidRDefault="006A6B3A" w:rsidP="006A6B3A">
            <w:pPr>
              <w:spacing w:after="40" w:line="230" w:lineRule="auto"/>
              <w:jc w:val="left"/>
            </w:pPr>
            <w:r w:rsidRPr="009F4405">
              <w:rPr>
                <w:sz w:val="18"/>
                <w:szCs w:val="18"/>
              </w:rPr>
              <w:t>Launch facilities</w:t>
            </w:r>
          </w:p>
        </w:tc>
        <w:tc>
          <w:tcPr>
            <w:tcW w:w="542" w:type="dxa"/>
            <w:tcMar>
              <w:top w:w="60" w:type="dxa"/>
              <w:left w:w="90" w:type="dxa"/>
              <w:bottom w:w="60" w:type="dxa"/>
              <w:right w:w="90" w:type="dxa"/>
            </w:tcMar>
            <w:vAlign w:val="center"/>
          </w:tcPr>
          <w:p w14:paraId="25473A17" w14:textId="77777777" w:rsidR="006A6B3A" w:rsidRPr="009F4405" w:rsidRDefault="006A6B3A" w:rsidP="006A6B3A">
            <w:pPr>
              <w:spacing w:after="40" w:line="230" w:lineRule="auto"/>
              <w:jc w:val="left"/>
            </w:pPr>
            <w:r w:rsidRPr="009F4405">
              <w:rPr>
                <w:sz w:val="18"/>
                <w:szCs w:val="18"/>
              </w:rPr>
              <w:t>G</w:t>
            </w:r>
          </w:p>
        </w:tc>
        <w:tc>
          <w:tcPr>
            <w:tcW w:w="910" w:type="dxa"/>
            <w:tcMar>
              <w:top w:w="60" w:type="dxa"/>
              <w:left w:w="90" w:type="dxa"/>
              <w:bottom w:w="60" w:type="dxa"/>
              <w:right w:w="90" w:type="dxa"/>
            </w:tcMar>
            <w:vAlign w:val="center"/>
          </w:tcPr>
          <w:p w14:paraId="388C49AA" w14:textId="77777777" w:rsidR="006A6B3A" w:rsidRPr="009F4405" w:rsidRDefault="006A6B3A" w:rsidP="006A6B3A">
            <w:pPr>
              <w:spacing w:after="40" w:line="230" w:lineRule="auto"/>
              <w:jc w:val="left"/>
            </w:pPr>
            <w:r w:rsidRPr="009F4405">
              <w:rPr>
                <w:sz w:val="18"/>
                <w:szCs w:val="18"/>
              </w:rPr>
              <w:t>EU-wide</w:t>
            </w:r>
          </w:p>
        </w:tc>
        <w:tc>
          <w:tcPr>
            <w:tcW w:w="800" w:type="dxa"/>
            <w:tcMar>
              <w:top w:w="60" w:type="dxa"/>
              <w:left w:w="90" w:type="dxa"/>
              <w:bottom w:w="60" w:type="dxa"/>
              <w:right w:w="90" w:type="dxa"/>
            </w:tcMar>
            <w:vAlign w:val="center"/>
          </w:tcPr>
          <w:p w14:paraId="78F2D945" w14:textId="77777777" w:rsidR="006A6B3A" w:rsidRPr="009F4405" w:rsidRDefault="006A6B3A" w:rsidP="006A6B3A">
            <w:pPr>
              <w:spacing w:after="40" w:line="230" w:lineRule="auto"/>
              <w:jc w:val="left"/>
            </w:pPr>
            <w:r w:rsidRPr="009F4405">
              <w:rPr>
                <w:sz w:val="18"/>
                <w:szCs w:val="18"/>
              </w:rPr>
              <w:t>Low</w:t>
            </w:r>
          </w:p>
        </w:tc>
        <w:tc>
          <w:tcPr>
            <w:tcW w:w="1554" w:type="dxa"/>
            <w:tcMar>
              <w:top w:w="60" w:type="dxa"/>
              <w:left w:w="90" w:type="dxa"/>
              <w:bottom w:w="60" w:type="dxa"/>
              <w:right w:w="90" w:type="dxa"/>
            </w:tcMar>
            <w:vAlign w:val="center"/>
          </w:tcPr>
          <w:p w14:paraId="17861618" w14:textId="77777777" w:rsidR="006A6B3A" w:rsidRPr="009F4405" w:rsidRDefault="006A6B3A" w:rsidP="006A6B3A">
            <w:pPr>
              <w:spacing w:after="40" w:line="230" w:lineRule="auto"/>
              <w:jc w:val="left"/>
            </w:pPr>
            <w:r w:rsidRPr="009F4405">
              <w:rPr>
                <w:sz w:val="18"/>
                <w:szCs w:val="18"/>
              </w:rPr>
              <w:t>Medium</w:t>
            </w:r>
          </w:p>
        </w:tc>
        <w:tc>
          <w:tcPr>
            <w:tcW w:w="566" w:type="dxa"/>
            <w:tcMar>
              <w:top w:w="60" w:type="dxa"/>
              <w:left w:w="90" w:type="dxa"/>
              <w:bottom w:w="60" w:type="dxa"/>
              <w:right w:w="90" w:type="dxa"/>
            </w:tcMar>
            <w:vAlign w:val="center"/>
          </w:tcPr>
          <w:p w14:paraId="0E0A4B19" w14:textId="77777777" w:rsidR="006A6B3A" w:rsidRPr="009F4405" w:rsidRDefault="006A6B3A" w:rsidP="006A6B3A">
            <w:pPr>
              <w:spacing w:after="40" w:line="230" w:lineRule="auto"/>
              <w:jc w:val="left"/>
            </w:pPr>
            <w:r w:rsidRPr="009F4405">
              <w:rPr>
                <w:sz w:val="18"/>
                <w:szCs w:val="18"/>
              </w:rPr>
              <w:t>N</w:t>
            </w:r>
          </w:p>
        </w:tc>
      </w:tr>
      <w:tr w:rsidR="006A6B3A" w:rsidRPr="009F4405" w14:paraId="08ADABB3" w14:textId="77777777" w:rsidTr="00E9521D">
        <w:tc>
          <w:tcPr>
            <w:tcW w:w="537" w:type="dxa"/>
            <w:tcMar>
              <w:top w:w="60" w:type="dxa"/>
              <w:left w:w="90" w:type="dxa"/>
              <w:bottom w:w="60" w:type="dxa"/>
              <w:right w:w="90" w:type="dxa"/>
            </w:tcMar>
            <w:vAlign w:val="center"/>
          </w:tcPr>
          <w:p w14:paraId="754AAED1" w14:textId="01EF9113" w:rsidR="006A6B3A" w:rsidRPr="009F4405" w:rsidRDefault="0018674D" w:rsidP="006A6B3A">
            <w:pPr>
              <w:spacing w:after="40" w:line="230" w:lineRule="auto"/>
              <w:jc w:val="left"/>
            </w:pPr>
            <w:r>
              <w:rPr>
                <w:b/>
                <w:bCs/>
                <w:sz w:val="18"/>
                <w:szCs w:val="18"/>
              </w:rPr>
              <w:t>D08</w:t>
            </w:r>
          </w:p>
        </w:tc>
        <w:tc>
          <w:tcPr>
            <w:tcW w:w="3689" w:type="dxa"/>
            <w:tcMar>
              <w:top w:w="60" w:type="dxa"/>
              <w:left w:w="90" w:type="dxa"/>
              <w:bottom w:w="60" w:type="dxa"/>
              <w:right w:w="90" w:type="dxa"/>
            </w:tcMar>
            <w:vAlign w:val="center"/>
          </w:tcPr>
          <w:p w14:paraId="4D218102" w14:textId="77777777" w:rsidR="006A6B3A" w:rsidRPr="009F4405" w:rsidRDefault="006A6B3A" w:rsidP="006A6B3A">
            <w:pPr>
              <w:spacing w:after="40" w:line="230" w:lineRule="auto"/>
              <w:jc w:val="left"/>
            </w:pPr>
            <w:r w:rsidRPr="009F4405">
              <w:rPr>
                <w:sz w:val="18"/>
                <w:szCs w:val="18"/>
              </w:rPr>
              <w:t>Regulatory and environmental cadence constraints embedded in national licences and range rules limit effective throughput below physical pad capacity: SaxaVord CAA licence (10 launches/yr, max 2/month, 60-day range-safety notice) plus a seasonal no-launch window (mid-May to end-June) and a single-campaign-at-a-time operating concept; Esrange downrange zone C available only 16 Sep–30 Apr; UK and Norwegian spaceport licences systematically include environmental and safety conditions limiting cadence and operation types.</w:t>
            </w:r>
            <w:r w:rsidRPr="009F4405">
              <w:rPr>
                <w:rStyle w:val="FootnoteReference"/>
              </w:rPr>
              <w:footnoteReference w:id="53"/>
            </w:r>
          </w:p>
        </w:tc>
        <w:tc>
          <w:tcPr>
            <w:tcW w:w="1002" w:type="dxa"/>
            <w:tcMar>
              <w:top w:w="60" w:type="dxa"/>
              <w:left w:w="90" w:type="dxa"/>
              <w:bottom w:w="60" w:type="dxa"/>
              <w:right w:w="90" w:type="dxa"/>
            </w:tcMar>
            <w:vAlign w:val="center"/>
          </w:tcPr>
          <w:p w14:paraId="195F17F3" w14:textId="77777777" w:rsidR="006A6B3A" w:rsidRPr="009F4405" w:rsidRDefault="006A6B3A" w:rsidP="006A6B3A">
            <w:pPr>
              <w:spacing w:after="40" w:line="230" w:lineRule="auto"/>
              <w:jc w:val="left"/>
            </w:pPr>
            <w:r w:rsidRPr="009F4405">
              <w:rPr>
                <w:sz w:val="18"/>
                <w:szCs w:val="18"/>
              </w:rPr>
              <w:t>Launch facilities</w:t>
            </w:r>
          </w:p>
        </w:tc>
        <w:tc>
          <w:tcPr>
            <w:tcW w:w="542" w:type="dxa"/>
            <w:tcMar>
              <w:top w:w="60" w:type="dxa"/>
              <w:left w:w="90" w:type="dxa"/>
              <w:bottom w:w="60" w:type="dxa"/>
              <w:right w:w="90" w:type="dxa"/>
            </w:tcMar>
            <w:vAlign w:val="center"/>
          </w:tcPr>
          <w:p w14:paraId="7026802B" w14:textId="77777777" w:rsidR="006A6B3A" w:rsidRPr="009F4405" w:rsidRDefault="006A6B3A" w:rsidP="006A6B3A">
            <w:pPr>
              <w:spacing w:after="40" w:line="230" w:lineRule="auto"/>
              <w:jc w:val="left"/>
            </w:pPr>
            <w:r w:rsidRPr="009F4405">
              <w:rPr>
                <w:sz w:val="18"/>
                <w:szCs w:val="18"/>
              </w:rPr>
              <w:t>B</w:t>
            </w:r>
          </w:p>
        </w:tc>
        <w:tc>
          <w:tcPr>
            <w:tcW w:w="910" w:type="dxa"/>
            <w:tcMar>
              <w:top w:w="60" w:type="dxa"/>
              <w:left w:w="90" w:type="dxa"/>
              <w:bottom w:w="60" w:type="dxa"/>
              <w:right w:w="90" w:type="dxa"/>
            </w:tcMar>
            <w:vAlign w:val="center"/>
          </w:tcPr>
          <w:p w14:paraId="100FE8FC" w14:textId="77777777" w:rsidR="006A6B3A" w:rsidRPr="009F4405" w:rsidRDefault="006A6B3A" w:rsidP="006A6B3A">
            <w:pPr>
              <w:spacing w:after="40" w:line="230" w:lineRule="auto"/>
              <w:jc w:val="left"/>
            </w:pPr>
            <w:r w:rsidRPr="009F4405">
              <w:rPr>
                <w:sz w:val="18"/>
                <w:szCs w:val="18"/>
              </w:rPr>
              <w:t>Site-specific</w:t>
            </w:r>
          </w:p>
        </w:tc>
        <w:tc>
          <w:tcPr>
            <w:tcW w:w="800" w:type="dxa"/>
            <w:tcMar>
              <w:top w:w="60" w:type="dxa"/>
              <w:left w:w="90" w:type="dxa"/>
              <w:bottom w:w="60" w:type="dxa"/>
              <w:right w:w="90" w:type="dxa"/>
            </w:tcMar>
            <w:vAlign w:val="center"/>
          </w:tcPr>
          <w:p w14:paraId="4D69CCA9" w14:textId="77777777" w:rsidR="006A6B3A" w:rsidRPr="009F4405" w:rsidRDefault="006A6B3A" w:rsidP="006A6B3A">
            <w:pPr>
              <w:spacing w:after="40" w:line="230" w:lineRule="auto"/>
              <w:jc w:val="left"/>
            </w:pPr>
            <w:r w:rsidRPr="009F4405">
              <w:rPr>
                <w:sz w:val="18"/>
                <w:szCs w:val="18"/>
              </w:rPr>
              <w:t>High</w:t>
            </w:r>
          </w:p>
        </w:tc>
        <w:tc>
          <w:tcPr>
            <w:tcW w:w="1554" w:type="dxa"/>
            <w:tcMar>
              <w:top w:w="60" w:type="dxa"/>
              <w:left w:w="90" w:type="dxa"/>
              <w:bottom w:w="60" w:type="dxa"/>
              <w:right w:w="90" w:type="dxa"/>
            </w:tcMar>
            <w:vAlign w:val="center"/>
          </w:tcPr>
          <w:p w14:paraId="6EDD4350" w14:textId="77777777" w:rsidR="006A6B3A" w:rsidRPr="009F4405" w:rsidRDefault="006A6B3A" w:rsidP="006A6B3A">
            <w:pPr>
              <w:spacing w:after="40" w:line="230" w:lineRule="auto"/>
              <w:jc w:val="left"/>
            </w:pPr>
            <w:r w:rsidRPr="009F4405">
              <w:rPr>
                <w:sz w:val="18"/>
                <w:szCs w:val="18"/>
              </w:rPr>
              <w:t>Short</w:t>
            </w:r>
          </w:p>
        </w:tc>
        <w:tc>
          <w:tcPr>
            <w:tcW w:w="566" w:type="dxa"/>
            <w:tcMar>
              <w:top w:w="60" w:type="dxa"/>
              <w:left w:w="90" w:type="dxa"/>
              <w:bottom w:w="60" w:type="dxa"/>
              <w:right w:w="90" w:type="dxa"/>
            </w:tcMar>
            <w:vAlign w:val="center"/>
          </w:tcPr>
          <w:p w14:paraId="396C3EB0" w14:textId="77777777" w:rsidR="006A6B3A" w:rsidRPr="009F4405" w:rsidRDefault="006A6B3A" w:rsidP="006A6B3A">
            <w:pPr>
              <w:spacing w:after="40" w:line="230" w:lineRule="auto"/>
              <w:jc w:val="left"/>
            </w:pPr>
            <w:r w:rsidRPr="009F4405">
              <w:rPr>
                <w:sz w:val="18"/>
                <w:szCs w:val="18"/>
              </w:rPr>
              <w:t>N</w:t>
            </w:r>
          </w:p>
        </w:tc>
      </w:tr>
      <w:tr w:rsidR="006A6B3A" w:rsidRPr="009F4405" w14:paraId="6C86116E" w14:textId="77777777" w:rsidTr="00E9521D">
        <w:tc>
          <w:tcPr>
            <w:tcW w:w="537" w:type="dxa"/>
            <w:tcMar>
              <w:top w:w="60" w:type="dxa"/>
              <w:left w:w="90" w:type="dxa"/>
              <w:bottom w:w="60" w:type="dxa"/>
              <w:right w:w="90" w:type="dxa"/>
            </w:tcMar>
            <w:vAlign w:val="center"/>
          </w:tcPr>
          <w:p w14:paraId="09A0A9A1" w14:textId="0A3F3467" w:rsidR="006A6B3A" w:rsidRPr="009F4405" w:rsidRDefault="0018674D" w:rsidP="006A6B3A">
            <w:pPr>
              <w:spacing w:after="40" w:line="230" w:lineRule="auto"/>
              <w:jc w:val="left"/>
            </w:pPr>
            <w:r>
              <w:rPr>
                <w:b/>
                <w:bCs/>
                <w:sz w:val="18"/>
                <w:szCs w:val="18"/>
              </w:rPr>
              <w:t>D09</w:t>
            </w:r>
          </w:p>
        </w:tc>
        <w:tc>
          <w:tcPr>
            <w:tcW w:w="3689" w:type="dxa"/>
            <w:tcMar>
              <w:top w:w="60" w:type="dxa"/>
              <w:left w:w="90" w:type="dxa"/>
              <w:bottom w:w="60" w:type="dxa"/>
              <w:right w:w="90" w:type="dxa"/>
            </w:tcMar>
            <w:vAlign w:val="center"/>
          </w:tcPr>
          <w:p w14:paraId="7398306B" w14:textId="77777777" w:rsidR="006A6B3A" w:rsidRPr="009F4405" w:rsidRDefault="006A6B3A" w:rsidP="006A6B3A">
            <w:pPr>
              <w:spacing w:after="40" w:line="230" w:lineRule="auto"/>
              <w:jc w:val="left"/>
            </w:pPr>
            <w:r w:rsidRPr="009F4405">
              <w:rPr>
                <w:sz w:val="18"/>
                <w:szCs w:val="18"/>
              </w:rPr>
              <w:t>Lack of a harmonised European range-safety and flight-termination framework — including slow rollout of Autonomous Flight Termination System regulatory provisions that would, inter alia, reduce range-reset time — forcing launch sites to develop site-specific solutions with limited interoperability and mutual recognition (duplication of investment).</w:t>
            </w:r>
          </w:p>
        </w:tc>
        <w:tc>
          <w:tcPr>
            <w:tcW w:w="1002" w:type="dxa"/>
            <w:tcMar>
              <w:top w:w="60" w:type="dxa"/>
              <w:left w:w="90" w:type="dxa"/>
              <w:bottom w:w="60" w:type="dxa"/>
              <w:right w:w="90" w:type="dxa"/>
            </w:tcMar>
            <w:vAlign w:val="center"/>
          </w:tcPr>
          <w:p w14:paraId="30867C26" w14:textId="77777777" w:rsidR="006A6B3A" w:rsidRPr="009F4405" w:rsidRDefault="006A6B3A" w:rsidP="006A6B3A">
            <w:pPr>
              <w:spacing w:after="40" w:line="230" w:lineRule="auto"/>
              <w:jc w:val="left"/>
            </w:pPr>
            <w:r w:rsidRPr="009F4405">
              <w:rPr>
                <w:sz w:val="18"/>
                <w:szCs w:val="18"/>
              </w:rPr>
              <w:t>Cross-cutting</w:t>
            </w:r>
          </w:p>
        </w:tc>
        <w:tc>
          <w:tcPr>
            <w:tcW w:w="542" w:type="dxa"/>
            <w:tcMar>
              <w:top w:w="60" w:type="dxa"/>
              <w:left w:w="90" w:type="dxa"/>
              <w:bottom w:w="60" w:type="dxa"/>
              <w:right w:w="90" w:type="dxa"/>
            </w:tcMar>
            <w:vAlign w:val="center"/>
          </w:tcPr>
          <w:p w14:paraId="32557A46" w14:textId="77777777" w:rsidR="006A6B3A" w:rsidRPr="009F4405" w:rsidRDefault="006A6B3A" w:rsidP="006A6B3A">
            <w:pPr>
              <w:spacing w:after="40" w:line="230" w:lineRule="auto"/>
              <w:jc w:val="left"/>
            </w:pPr>
            <w:r w:rsidRPr="009F4405">
              <w:rPr>
                <w:sz w:val="18"/>
                <w:szCs w:val="18"/>
              </w:rPr>
              <w:t>G</w:t>
            </w:r>
          </w:p>
        </w:tc>
        <w:tc>
          <w:tcPr>
            <w:tcW w:w="910" w:type="dxa"/>
            <w:tcMar>
              <w:top w:w="60" w:type="dxa"/>
              <w:left w:w="90" w:type="dxa"/>
              <w:bottom w:w="60" w:type="dxa"/>
              <w:right w:w="90" w:type="dxa"/>
            </w:tcMar>
            <w:vAlign w:val="center"/>
          </w:tcPr>
          <w:p w14:paraId="14409950" w14:textId="77777777" w:rsidR="006A6B3A" w:rsidRPr="009F4405" w:rsidRDefault="006A6B3A" w:rsidP="006A6B3A">
            <w:pPr>
              <w:spacing w:after="40" w:line="230" w:lineRule="auto"/>
              <w:jc w:val="left"/>
            </w:pPr>
            <w:r w:rsidRPr="009F4405">
              <w:rPr>
                <w:sz w:val="18"/>
                <w:szCs w:val="18"/>
              </w:rPr>
              <w:t>EU-wide</w:t>
            </w:r>
          </w:p>
        </w:tc>
        <w:tc>
          <w:tcPr>
            <w:tcW w:w="800" w:type="dxa"/>
            <w:tcMar>
              <w:top w:w="60" w:type="dxa"/>
              <w:left w:w="90" w:type="dxa"/>
              <w:bottom w:w="60" w:type="dxa"/>
              <w:right w:w="90" w:type="dxa"/>
            </w:tcMar>
            <w:vAlign w:val="center"/>
          </w:tcPr>
          <w:p w14:paraId="0D46494A" w14:textId="77777777" w:rsidR="006A6B3A" w:rsidRPr="009F4405" w:rsidRDefault="006A6B3A" w:rsidP="006A6B3A">
            <w:pPr>
              <w:spacing w:after="40" w:line="230" w:lineRule="auto"/>
              <w:jc w:val="left"/>
            </w:pPr>
            <w:r w:rsidRPr="009F4405">
              <w:rPr>
                <w:sz w:val="18"/>
                <w:szCs w:val="18"/>
              </w:rPr>
              <w:t>High</w:t>
            </w:r>
          </w:p>
        </w:tc>
        <w:tc>
          <w:tcPr>
            <w:tcW w:w="1554" w:type="dxa"/>
            <w:tcMar>
              <w:top w:w="60" w:type="dxa"/>
              <w:left w:w="90" w:type="dxa"/>
              <w:bottom w:w="60" w:type="dxa"/>
              <w:right w:w="90" w:type="dxa"/>
            </w:tcMar>
            <w:vAlign w:val="center"/>
          </w:tcPr>
          <w:p w14:paraId="5C764A56" w14:textId="77777777" w:rsidR="006A6B3A" w:rsidRPr="009F4405" w:rsidRDefault="006A6B3A" w:rsidP="006A6B3A">
            <w:pPr>
              <w:spacing w:after="40" w:line="230" w:lineRule="auto"/>
              <w:jc w:val="left"/>
            </w:pPr>
            <w:r w:rsidRPr="009F4405">
              <w:rPr>
                <w:sz w:val="18"/>
                <w:szCs w:val="18"/>
              </w:rPr>
              <w:t>Medium</w:t>
            </w:r>
          </w:p>
        </w:tc>
        <w:tc>
          <w:tcPr>
            <w:tcW w:w="566" w:type="dxa"/>
            <w:tcMar>
              <w:top w:w="60" w:type="dxa"/>
              <w:left w:w="90" w:type="dxa"/>
              <w:bottom w:w="60" w:type="dxa"/>
              <w:right w:w="90" w:type="dxa"/>
            </w:tcMar>
            <w:vAlign w:val="center"/>
          </w:tcPr>
          <w:p w14:paraId="410EB6C2" w14:textId="77777777" w:rsidR="006A6B3A" w:rsidRPr="009F4405" w:rsidRDefault="006A6B3A" w:rsidP="006A6B3A">
            <w:pPr>
              <w:spacing w:after="40" w:line="230" w:lineRule="auto"/>
              <w:jc w:val="left"/>
            </w:pPr>
            <w:r w:rsidRPr="009F4405">
              <w:rPr>
                <w:sz w:val="18"/>
                <w:szCs w:val="18"/>
              </w:rPr>
              <w:t>N</w:t>
            </w:r>
          </w:p>
        </w:tc>
      </w:tr>
      <w:tr w:rsidR="006A6B3A" w:rsidRPr="009F4405" w14:paraId="0DA1C479" w14:textId="77777777" w:rsidTr="00E9521D">
        <w:tc>
          <w:tcPr>
            <w:tcW w:w="537" w:type="dxa"/>
            <w:tcMar>
              <w:top w:w="60" w:type="dxa"/>
              <w:left w:w="90" w:type="dxa"/>
              <w:bottom w:w="60" w:type="dxa"/>
              <w:right w:w="90" w:type="dxa"/>
            </w:tcMar>
            <w:vAlign w:val="center"/>
          </w:tcPr>
          <w:p w14:paraId="6E57AACF" w14:textId="6843D53E" w:rsidR="006A6B3A" w:rsidRPr="009F4405" w:rsidRDefault="0018674D" w:rsidP="006A6B3A">
            <w:pPr>
              <w:spacing w:after="40" w:line="230" w:lineRule="auto"/>
              <w:jc w:val="left"/>
            </w:pPr>
            <w:r>
              <w:rPr>
                <w:b/>
                <w:bCs/>
                <w:sz w:val="18"/>
                <w:szCs w:val="18"/>
              </w:rPr>
              <w:t>D10</w:t>
            </w:r>
          </w:p>
        </w:tc>
        <w:tc>
          <w:tcPr>
            <w:tcW w:w="3689" w:type="dxa"/>
            <w:tcMar>
              <w:top w:w="60" w:type="dxa"/>
              <w:left w:w="90" w:type="dxa"/>
              <w:bottom w:w="60" w:type="dxa"/>
              <w:right w:w="90" w:type="dxa"/>
            </w:tcMar>
            <w:vAlign w:val="center"/>
          </w:tcPr>
          <w:p w14:paraId="3440BF29" w14:textId="77777777" w:rsidR="006A6B3A" w:rsidRPr="009F4405" w:rsidRDefault="006A6B3A" w:rsidP="006A6B3A">
            <w:pPr>
              <w:spacing w:after="40" w:line="230" w:lineRule="auto"/>
              <w:jc w:val="left"/>
            </w:pPr>
            <w:r w:rsidRPr="009F4405">
              <w:rPr>
                <w:sz w:val="18"/>
                <w:szCs w:val="18"/>
              </w:rPr>
              <w:t>Maritime range surveillance and enforcement gaps at emerging spaceports (Andøya March 2026 T-3 s countdown abort due to fishing vessel in the exclusion zone) directly cost launch attempts.</w:t>
            </w:r>
          </w:p>
        </w:tc>
        <w:tc>
          <w:tcPr>
            <w:tcW w:w="1002" w:type="dxa"/>
            <w:tcMar>
              <w:top w:w="60" w:type="dxa"/>
              <w:left w:w="90" w:type="dxa"/>
              <w:bottom w:w="60" w:type="dxa"/>
              <w:right w:w="90" w:type="dxa"/>
            </w:tcMar>
            <w:vAlign w:val="center"/>
          </w:tcPr>
          <w:p w14:paraId="32F25A64" w14:textId="77777777" w:rsidR="006A6B3A" w:rsidRPr="009F4405" w:rsidRDefault="006A6B3A" w:rsidP="006A6B3A">
            <w:pPr>
              <w:spacing w:after="40" w:line="230" w:lineRule="auto"/>
              <w:jc w:val="left"/>
            </w:pPr>
            <w:r w:rsidRPr="009F4405">
              <w:rPr>
                <w:sz w:val="18"/>
                <w:szCs w:val="18"/>
              </w:rPr>
              <w:t>Launch facilities</w:t>
            </w:r>
          </w:p>
        </w:tc>
        <w:tc>
          <w:tcPr>
            <w:tcW w:w="542" w:type="dxa"/>
            <w:tcMar>
              <w:top w:w="60" w:type="dxa"/>
              <w:left w:w="90" w:type="dxa"/>
              <w:bottom w:w="60" w:type="dxa"/>
              <w:right w:w="90" w:type="dxa"/>
            </w:tcMar>
            <w:vAlign w:val="center"/>
          </w:tcPr>
          <w:p w14:paraId="168287A5" w14:textId="77777777" w:rsidR="006A6B3A" w:rsidRPr="009F4405" w:rsidRDefault="006A6B3A" w:rsidP="006A6B3A">
            <w:pPr>
              <w:spacing w:after="40" w:line="230" w:lineRule="auto"/>
              <w:jc w:val="left"/>
            </w:pPr>
            <w:r w:rsidRPr="009F4405">
              <w:rPr>
                <w:sz w:val="18"/>
                <w:szCs w:val="18"/>
              </w:rPr>
              <w:t>B</w:t>
            </w:r>
          </w:p>
        </w:tc>
        <w:tc>
          <w:tcPr>
            <w:tcW w:w="910" w:type="dxa"/>
            <w:tcMar>
              <w:top w:w="60" w:type="dxa"/>
              <w:left w:w="90" w:type="dxa"/>
              <w:bottom w:w="60" w:type="dxa"/>
              <w:right w:w="90" w:type="dxa"/>
            </w:tcMar>
            <w:vAlign w:val="center"/>
          </w:tcPr>
          <w:p w14:paraId="289A8C33" w14:textId="77777777" w:rsidR="006A6B3A" w:rsidRPr="009F4405" w:rsidRDefault="006A6B3A" w:rsidP="006A6B3A">
            <w:pPr>
              <w:spacing w:after="40" w:line="230" w:lineRule="auto"/>
              <w:jc w:val="left"/>
            </w:pPr>
            <w:r w:rsidRPr="009F4405">
              <w:rPr>
                <w:sz w:val="18"/>
                <w:szCs w:val="18"/>
              </w:rPr>
              <w:t>Site-specific</w:t>
            </w:r>
          </w:p>
        </w:tc>
        <w:tc>
          <w:tcPr>
            <w:tcW w:w="800" w:type="dxa"/>
            <w:tcMar>
              <w:top w:w="60" w:type="dxa"/>
              <w:left w:w="90" w:type="dxa"/>
              <w:bottom w:w="60" w:type="dxa"/>
              <w:right w:w="90" w:type="dxa"/>
            </w:tcMar>
            <w:vAlign w:val="center"/>
          </w:tcPr>
          <w:p w14:paraId="4C015067" w14:textId="77777777" w:rsidR="006A6B3A" w:rsidRPr="009F4405" w:rsidRDefault="006A6B3A" w:rsidP="006A6B3A">
            <w:pPr>
              <w:spacing w:after="40" w:line="230" w:lineRule="auto"/>
              <w:jc w:val="left"/>
            </w:pPr>
            <w:r w:rsidRPr="009F4405">
              <w:rPr>
                <w:sz w:val="18"/>
                <w:szCs w:val="18"/>
              </w:rPr>
              <w:t>Medium</w:t>
            </w:r>
          </w:p>
        </w:tc>
        <w:tc>
          <w:tcPr>
            <w:tcW w:w="1554" w:type="dxa"/>
            <w:tcMar>
              <w:top w:w="60" w:type="dxa"/>
              <w:left w:w="90" w:type="dxa"/>
              <w:bottom w:w="60" w:type="dxa"/>
              <w:right w:w="90" w:type="dxa"/>
            </w:tcMar>
            <w:vAlign w:val="center"/>
          </w:tcPr>
          <w:p w14:paraId="69764B05" w14:textId="77777777" w:rsidR="006A6B3A" w:rsidRPr="009F4405" w:rsidRDefault="006A6B3A" w:rsidP="006A6B3A">
            <w:pPr>
              <w:spacing w:after="40" w:line="230" w:lineRule="auto"/>
              <w:jc w:val="left"/>
            </w:pPr>
            <w:r w:rsidRPr="009F4405">
              <w:rPr>
                <w:sz w:val="18"/>
                <w:szCs w:val="18"/>
              </w:rPr>
              <w:t>Short</w:t>
            </w:r>
          </w:p>
        </w:tc>
        <w:tc>
          <w:tcPr>
            <w:tcW w:w="566" w:type="dxa"/>
            <w:tcMar>
              <w:top w:w="60" w:type="dxa"/>
              <w:left w:w="90" w:type="dxa"/>
              <w:bottom w:w="60" w:type="dxa"/>
              <w:right w:w="90" w:type="dxa"/>
            </w:tcMar>
            <w:vAlign w:val="center"/>
          </w:tcPr>
          <w:p w14:paraId="7A28E338" w14:textId="77777777" w:rsidR="006A6B3A" w:rsidRPr="009F4405" w:rsidRDefault="006A6B3A" w:rsidP="006A6B3A">
            <w:pPr>
              <w:spacing w:after="40" w:line="230" w:lineRule="auto"/>
              <w:jc w:val="left"/>
            </w:pPr>
            <w:r w:rsidRPr="009F4405">
              <w:rPr>
                <w:sz w:val="18"/>
                <w:szCs w:val="18"/>
              </w:rPr>
              <w:t>N</w:t>
            </w:r>
          </w:p>
        </w:tc>
      </w:tr>
      <w:tr w:rsidR="006A6B3A" w:rsidRPr="009F4405" w14:paraId="28708B69" w14:textId="77777777" w:rsidTr="00E9521D">
        <w:tc>
          <w:tcPr>
            <w:tcW w:w="537" w:type="dxa"/>
            <w:tcMar>
              <w:top w:w="60" w:type="dxa"/>
              <w:left w:w="90" w:type="dxa"/>
              <w:bottom w:w="60" w:type="dxa"/>
              <w:right w:w="90" w:type="dxa"/>
            </w:tcMar>
            <w:vAlign w:val="center"/>
          </w:tcPr>
          <w:p w14:paraId="11FB0371" w14:textId="5F9B005E" w:rsidR="006A6B3A" w:rsidRPr="009F4405" w:rsidRDefault="0018674D" w:rsidP="006A6B3A">
            <w:pPr>
              <w:spacing w:after="40" w:line="230" w:lineRule="auto"/>
              <w:jc w:val="left"/>
            </w:pPr>
            <w:r>
              <w:rPr>
                <w:b/>
                <w:bCs/>
                <w:sz w:val="18"/>
                <w:szCs w:val="18"/>
              </w:rPr>
              <w:t>D11</w:t>
            </w:r>
          </w:p>
        </w:tc>
        <w:tc>
          <w:tcPr>
            <w:tcW w:w="3689" w:type="dxa"/>
            <w:tcMar>
              <w:top w:w="60" w:type="dxa"/>
              <w:left w:w="90" w:type="dxa"/>
              <w:bottom w:w="60" w:type="dxa"/>
              <w:right w:w="90" w:type="dxa"/>
            </w:tcMar>
            <w:vAlign w:val="center"/>
          </w:tcPr>
          <w:p w14:paraId="65BFC357" w14:textId="77777777" w:rsidR="006A6B3A" w:rsidRPr="009F4405" w:rsidRDefault="006A6B3A" w:rsidP="006A6B3A">
            <w:pPr>
              <w:spacing w:after="40" w:line="230" w:lineRule="auto"/>
              <w:jc w:val="left"/>
            </w:pPr>
            <w:r w:rsidRPr="009F4405">
              <w:rPr>
                <w:sz w:val="18"/>
                <w:szCs w:val="18"/>
              </w:rPr>
              <w:t>Absence of a recognised EU space-access service operator with clearly defined roles and standard operating procedures.</w:t>
            </w:r>
          </w:p>
        </w:tc>
        <w:tc>
          <w:tcPr>
            <w:tcW w:w="1002" w:type="dxa"/>
            <w:tcMar>
              <w:top w:w="60" w:type="dxa"/>
              <w:left w:w="90" w:type="dxa"/>
              <w:bottom w:w="60" w:type="dxa"/>
              <w:right w:w="90" w:type="dxa"/>
            </w:tcMar>
            <w:vAlign w:val="center"/>
          </w:tcPr>
          <w:p w14:paraId="08B5D0C7" w14:textId="77777777" w:rsidR="006A6B3A" w:rsidRPr="009F4405" w:rsidRDefault="006A6B3A" w:rsidP="006A6B3A">
            <w:pPr>
              <w:spacing w:after="40" w:line="230" w:lineRule="auto"/>
              <w:jc w:val="left"/>
            </w:pPr>
            <w:r w:rsidRPr="009F4405">
              <w:rPr>
                <w:sz w:val="18"/>
                <w:szCs w:val="18"/>
              </w:rPr>
              <w:t>Cross-cutting</w:t>
            </w:r>
          </w:p>
        </w:tc>
        <w:tc>
          <w:tcPr>
            <w:tcW w:w="542" w:type="dxa"/>
            <w:tcMar>
              <w:top w:w="60" w:type="dxa"/>
              <w:left w:w="90" w:type="dxa"/>
              <w:bottom w:w="60" w:type="dxa"/>
              <w:right w:w="90" w:type="dxa"/>
            </w:tcMar>
            <w:vAlign w:val="center"/>
          </w:tcPr>
          <w:p w14:paraId="4217128C" w14:textId="77777777" w:rsidR="006A6B3A" w:rsidRPr="009F4405" w:rsidRDefault="006A6B3A" w:rsidP="006A6B3A">
            <w:pPr>
              <w:spacing w:after="40" w:line="230" w:lineRule="auto"/>
              <w:jc w:val="left"/>
            </w:pPr>
            <w:r w:rsidRPr="009F4405">
              <w:rPr>
                <w:sz w:val="18"/>
                <w:szCs w:val="18"/>
              </w:rPr>
              <w:t>G</w:t>
            </w:r>
          </w:p>
        </w:tc>
        <w:tc>
          <w:tcPr>
            <w:tcW w:w="910" w:type="dxa"/>
            <w:tcMar>
              <w:top w:w="60" w:type="dxa"/>
              <w:left w:w="90" w:type="dxa"/>
              <w:bottom w:w="60" w:type="dxa"/>
              <w:right w:w="90" w:type="dxa"/>
            </w:tcMar>
            <w:vAlign w:val="center"/>
          </w:tcPr>
          <w:p w14:paraId="0A2F5DCE" w14:textId="77777777" w:rsidR="006A6B3A" w:rsidRPr="009F4405" w:rsidRDefault="006A6B3A" w:rsidP="006A6B3A">
            <w:pPr>
              <w:spacing w:after="40" w:line="230" w:lineRule="auto"/>
              <w:jc w:val="left"/>
            </w:pPr>
            <w:r w:rsidRPr="009F4405">
              <w:rPr>
                <w:sz w:val="18"/>
                <w:szCs w:val="18"/>
              </w:rPr>
              <w:t>EU-wide</w:t>
            </w:r>
          </w:p>
        </w:tc>
        <w:tc>
          <w:tcPr>
            <w:tcW w:w="800" w:type="dxa"/>
            <w:tcMar>
              <w:top w:w="60" w:type="dxa"/>
              <w:left w:w="90" w:type="dxa"/>
              <w:bottom w:w="60" w:type="dxa"/>
              <w:right w:w="90" w:type="dxa"/>
            </w:tcMar>
            <w:vAlign w:val="center"/>
          </w:tcPr>
          <w:p w14:paraId="562E4C40" w14:textId="77777777" w:rsidR="006A6B3A" w:rsidRPr="009F4405" w:rsidRDefault="006A6B3A" w:rsidP="006A6B3A">
            <w:pPr>
              <w:spacing w:after="40" w:line="230" w:lineRule="auto"/>
              <w:jc w:val="left"/>
            </w:pPr>
            <w:r w:rsidRPr="009F4405">
              <w:rPr>
                <w:sz w:val="18"/>
                <w:szCs w:val="18"/>
              </w:rPr>
              <w:t>High</w:t>
            </w:r>
          </w:p>
        </w:tc>
        <w:tc>
          <w:tcPr>
            <w:tcW w:w="1554" w:type="dxa"/>
            <w:tcMar>
              <w:top w:w="60" w:type="dxa"/>
              <w:left w:w="90" w:type="dxa"/>
              <w:bottom w:w="60" w:type="dxa"/>
              <w:right w:w="90" w:type="dxa"/>
            </w:tcMar>
            <w:vAlign w:val="center"/>
          </w:tcPr>
          <w:p w14:paraId="493017BB" w14:textId="77777777" w:rsidR="006A6B3A" w:rsidRPr="009F4405" w:rsidRDefault="006A6B3A" w:rsidP="006A6B3A">
            <w:pPr>
              <w:spacing w:after="40" w:line="230" w:lineRule="auto"/>
              <w:jc w:val="left"/>
            </w:pPr>
            <w:r w:rsidRPr="009F4405">
              <w:rPr>
                <w:sz w:val="18"/>
                <w:szCs w:val="18"/>
              </w:rPr>
              <w:t>Medium</w:t>
            </w:r>
          </w:p>
        </w:tc>
        <w:tc>
          <w:tcPr>
            <w:tcW w:w="566" w:type="dxa"/>
            <w:tcMar>
              <w:top w:w="60" w:type="dxa"/>
              <w:left w:w="90" w:type="dxa"/>
              <w:bottom w:w="60" w:type="dxa"/>
              <w:right w:w="90" w:type="dxa"/>
            </w:tcMar>
            <w:vAlign w:val="center"/>
          </w:tcPr>
          <w:p w14:paraId="550B2AA9" w14:textId="77777777" w:rsidR="006A6B3A" w:rsidRPr="009F4405" w:rsidRDefault="006A6B3A" w:rsidP="006A6B3A">
            <w:pPr>
              <w:spacing w:after="40" w:line="230" w:lineRule="auto"/>
              <w:jc w:val="left"/>
            </w:pPr>
            <w:r w:rsidRPr="009F4405">
              <w:rPr>
                <w:sz w:val="18"/>
                <w:szCs w:val="18"/>
              </w:rPr>
              <w:t>N</w:t>
            </w:r>
          </w:p>
        </w:tc>
      </w:tr>
      <w:tr w:rsidR="006A6B3A" w:rsidRPr="009F4405" w14:paraId="2F96946A" w14:textId="77777777" w:rsidTr="00E9521D">
        <w:tc>
          <w:tcPr>
            <w:tcW w:w="537" w:type="dxa"/>
            <w:tcMar>
              <w:top w:w="60" w:type="dxa"/>
              <w:left w:w="90" w:type="dxa"/>
              <w:bottom w:w="60" w:type="dxa"/>
              <w:right w:w="90" w:type="dxa"/>
            </w:tcMar>
            <w:vAlign w:val="center"/>
          </w:tcPr>
          <w:p w14:paraId="00A0F1D9" w14:textId="486921A7" w:rsidR="006A6B3A" w:rsidRPr="009F4405" w:rsidRDefault="0018674D" w:rsidP="006A6B3A">
            <w:pPr>
              <w:spacing w:after="40" w:line="230" w:lineRule="auto"/>
              <w:jc w:val="left"/>
            </w:pPr>
            <w:r>
              <w:rPr>
                <w:b/>
                <w:bCs/>
                <w:sz w:val="18"/>
                <w:szCs w:val="18"/>
              </w:rPr>
              <w:t>D12</w:t>
            </w:r>
          </w:p>
        </w:tc>
        <w:tc>
          <w:tcPr>
            <w:tcW w:w="3689" w:type="dxa"/>
            <w:tcMar>
              <w:top w:w="60" w:type="dxa"/>
              <w:left w:w="90" w:type="dxa"/>
              <w:bottom w:w="60" w:type="dxa"/>
              <w:right w:w="90" w:type="dxa"/>
            </w:tcMar>
            <w:vAlign w:val="center"/>
          </w:tcPr>
          <w:p w14:paraId="396AB5E0" w14:textId="77777777" w:rsidR="006A6B3A" w:rsidRPr="009F4405" w:rsidRDefault="006A6B3A" w:rsidP="006A6B3A">
            <w:pPr>
              <w:spacing w:after="40" w:line="230" w:lineRule="auto"/>
              <w:jc w:val="left"/>
            </w:pPr>
            <w:r w:rsidRPr="009F4405">
              <w:rPr>
                <w:sz w:val="18"/>
                <w:szCs w:val="18"/>
              </w:rPr>
              <w:t>The use of Norwegian airspace for Esrange polar trajectories requires a permit under Norway’s Aviation Act (§2-2), while no reference to this is found in Esrange procedures or handbooks — a non-redundant cross-border enabling condition for every Esrange orbital launch.</w:t>
            </w:r>
          </w:p>
        </w:tc>
        <w:tc>
          <w:tcPr>
            <w:tcW w:w="1002" w:type="dxa"/>
            <w:tcMar>
              <w:top w:w="60" w:type="dxa"/>
              <w:left w:w="90" w:type="dxa"/>
              <w:bottom w:w="60" w:type="dxa"/>
              <w:right w:w="90" w:type="dxa"/>
            </w:tcMar>
            <w:vAlign w:val="center"/>
          </w:tcPr>
          <w:p w14:paraId="4DD01403" w14:textId="77777777" w:rsidR="006A6B3A" w:rsidRPr="009F4405" w:rsidRDefault="006A6B3A" w:rsidP="006A6B3A">
            <w:pPr>
              <w:spacing w:after="40" w:line="230" w:lineRule="auto"/>
              <w:jc w:val="left"/>
            </w:pPr>
            <w:r w:rsidRPr="009F4405">
              <w:rPr>
                <w:sz w:val="18"/>
                <w:szCs w:val="18"/>
              </w:rPr>
              <w:t>Launch facilities</w:t>
            </w:r>
          </w:p>
        </w:tc>
        <w:tc>
          <w:tcPr>
            <w:tcW w:w="542" w:type="dxa"/>
            <w:tcMar>
              <w:top w:w="60" w:type="dxa"/>
              <w:left w:w="90" w:type="dxa"/>
              <w:bottom w:w="60" w:type="dxa"/>
              <w:right w:w="90" w:type="dxa"/>
            </w:tcMar>
            <w:vAlign w:val="center"/>
          </w:tcPr>
          <w:p w14:paraId="429CA0E4" w14:textId="77777777" w:rsidR="006A6B3A" w:rsidRPr="009F4405" w:rsidRDefault="006A6B3A" w:rsidP="006A6B3A">
            <w:pPr>
              <w:spacing w:after="40" w:line="230" w:lineRule="auto"/>
              <w:jc w:val="left"/>
            </w:pPr>
            <w:r w:rsidRPr="009F4405">
              <w:rPr>
                <w:sz w:val="18"/>
                <w:szCs w:val="18"/>
              </w:rPr>
              <w:t>B</w:t>
            </w:r>
          </w:p>
        </w:tc>
        <w:tc>
          <w:tcPr>
            <w:tcW w:w="910" w:type="dxa"/>
            <w:tcMar>
              <w:top w:w="60" w:type="dxa"/>
              <w:left w:w="90" w:type="dxa"/>
              <w:bottom w:w="60" w:type="dxa"/>
              <w:right w:w="90" w:type="dxa"/>
            </w:tcMar>
            <w:vAlign w:val="center"/>
          </w:tcPr>
          <w:p w14:paraId="0DD51097" w14:textId="77777777" w:rsidR="006A6B3A" w:rsidRPr="009F4405" w:rsidRDefault="006A6B3A" w:rsidP="006A6B3A">
            <w:pPr>
              <w:spacing w:after="40" w:line="230" w:lineRule="auto"/>
              <w:jc w:val="left"/>
            </w:pPr>
            <w:r w:rsidRPr="009F4405">
              <w:rPr>
                <w:sz w:val="18"/>
                <w:szCs w:val="18"/>
              </w:rPr>
              <w:t>Site-specific</w:t>
            </w:r>
          </w:p>
        </w:tc>
        <w:tc>
          <w:tcPr>
            <w:tcW w:w="800" w:type="dxa"/>
            <w:tcMar>
              <w:top w:w="60" w:type="dxa"/>
              <w:left w:w="90" w:type="dxa"/>
              <w:bottom w:w="60" w:type="dxa"/>
              <w:right w:w="90" w:type="dxa"/>
            </w:tcMar>
            <w:vAlign w:val="center"/>
          </w:tcPr>
          <w:p w14:paraId="41EA2874" w14:textId="77777777" w:rsidR="006A6B3A" w:rsidRPr="009F4405" w:rsidRDefault="006A6B3A" w:rsidP="006A6B3A">
            <w:pPr>
              <w:spacing w:after="40" w:line="230" w:lineRule="auto"/>
              <w:jc w:val="left"/>
            </w:pPr>
            <w:r w:rsidRPr="009F4405">
              <w:rPr>
                <w:sz w:val="18"/>
                <w:szCs w:val="18"/>
              </w:rPr>
              <w:t>Medium</w:t>
            </w:r>
          </w:p>
        </w:tc>
        <w:tc>
          <w:tcPr>
            <w:tcW w:w="1554" w:type="dxa"/>
            <w:tcMar>
              <w:top w:w="60" w:type="dxa"/>
              <w:left w:w="90" w:type="dxa"/>
              <w:bottom w:w="60" w:type="dxa"/>
              <w:right w:w="90" w:type="dxa"/>
            </w:tcMar>
            <w:vAlign w:val="center"/>
          </w:tcPr>
          <w:p w14:paraId="4F1EBB70" w14:textId="77777777" w:rsidR="006A6B3A" w:rsidRPr="009F4405" w:rsidRDefault="006A6B3A" w:rsidP="006A6B3A">
            <w:pPr>
              <w:spacing w:after="40" w:line="230" w:lineRule="auto"/>
              <w:jc w:val="left"/>
            </w:pPr>
            <w:r w:rsidRPr="009F4405">
              <w:rPr>
                <w:sz w:val="18"/>
                <w:szCs w:val="18"/>
              </w:rPr>
              <w:t>Short</w:t>
            </w:r>
          </w:p>
        </w:tc>
        <w:tc>
          <w:tcPr>
            <w:tcW w:w="566" w:type="dxa"/>
            <w:tcMar>
              <w:top w:w="60" w:type="dxa"/>
              <w:left w:w="90" w:type="dxa"/>
              <w:bottom w:w="60" w:type="dxa"/>
              <w:right w:w="90" w:type="dxa"/>
            </w:tcMar>
            <w:vAlign w:val="center"/>
          </w:tcPr>
          <w:p w14:paraId="69099499" w14:textId="77777777" w:rsidR="006A6B3A" w:rsidRPr="009F4405" w:rsidRDefault="006A6B3A" w:rsidP="006A6B3A">
            <w:pPr>
              <w:spacing w:after="40" w:line="230" w:lineRule="auto"/>
              <w:jc w:val="left"/>
            </w:pPr>
            <w:r w:rsidRPr="009F4405">
              <w:rPr>
                <w:sz w:val="18"/>
                <w:szCs w:val="18"/>
              </w:rPr>
              <w:t>Y</w:t>
            </w:r>
          </w:p>
        </w:tc>
      </w:tr>
      <w:tr w:rsidR="006A6B3A" w:rsidRPr="009F4405" w14:paraId="3DAD01DE" w14:textId="77777777" w:rsidTr="00E9521D">
        <w:tc>
          <w:tcPr>
            <w:tcW w:w="537" w:type="dxa"/>
            <w:tcMar>
              <w:top w:w="60" w:type="dxa"/>
              <w:left w:w="90" w:type="dxa"/>
              <w:bottom w:w="60" w:type="dxa"/>
              <w:right w:w="90" w:type="dxa"/>
            </w:tcMar>
            <w:vAlign w:val="center"/>
          </w:tcPr>
          <w:p w14:paraId="3EC87063" w14:textId="425EA0EB" w:rsidR="006A6B3A" w:rsidRPr="009F4405" w:rsidRDefault="0018674D" w:rsidP="006A6B3A">
            <w:pPr>
              <w:spacing w:after="40" w:line="230" w:lineRule="auto"/>
              <w:jc w:val="left"/>
            </w:pPr>
            <w:r>
              <w:rPr>
                <w:b/>
                <w:bCs/>
                <w:sz w:val="18"/>
                <w:szCs w:val="18"/>
              </w:rPr>
              <w:lastRenderedPageBreak/>
              <w:t>D13</w:t>
            </w:r>
          </w:p>
        </w:tc>
        <w:tc>
          <w:tcPr>
            <w:tcW w:w="3689" w:type="dxa"/>
            <w:tcMar>
              <w:top w:w="60" w:type="dxa"/>
              <w:left w:w="90" w:type="dxa"/>
              <w:bottom w:w="60" w:type="dxa"/>
              <w:right w:w="90" w:type="dxa"/>
            </w:tcMar>
            <w:vAlign w:val="center"/>
          </w:tcPr>
          <w:p w14:paraId="2A8C638D" w14:textId="77777777" w:rsidR="006A6B3A" w:rsidRPr="009F4405" w:rsidRDefault="006A6B3A" w:rsidP="006A6B3A">
            <w:pPr>
              <w:spacing w:after="40" w:line="230" w:lineRule="auto"/>
              <w:jc w:val="left"/>
            </w:pPr>
            <w:r w:rsidRPr="009F4405">
              <w:rPr>
                <w:sz w:val="18"/>
                <w:szCs w:val="18"/>
              </w:rPr>
              <w:t>Reliance on the US regulatory standard for launch safety assessment: SSC/SNSA plan to assess Esrange launches under FAA Part 450, and CAA Norway already uses FAA Part 450 as its standard for assessing Andøya launches.</w:t>
            </w:r>
          </w:p>
        </w:tc>
        <w:tc>
          <w:tcPr>
            <w:tcW w:w="1002" w:type="dxa"/>
            <w:tcMar>
              <w:top w:w="60" w:type="dxa"/>
              <w:left w:w="90" w:type="dxa"/>
              <w:bottom w:w="60" w:type="dxa"/>
              <w:right w:w="90" w:type="dxa"/>
            </w:tcMar>
            <w:vAlign w:val="center"/>
          </w:tcPr>
          <w:p w14:paraId="66D3ED0A" w14:textId="77777777" w:rsidR="006A6B3A" w:rsidRPr="009F4405" w:rsidRDefault="006A6B3A" w:rsidP="006A6B3A">
            <w:pPr>
              <w:spacing w:after="40" w:line="230" w:lineRule="auto"/>
              <w:jc w:val="left"/>
            </w:pPr>
            <w:r w:rsidRPr="009F4405">
              <w:rPr>
                <w:sz w:val="18"/>
                <w:szCs w:val="18"/>
              </w:rPr>
              <w:t>Launch facilities</w:t>
            </w:r>
          </w:p>
        </w:tc>
        <w:tc>
          <w:tcPr>
            <w:tcW w:w="542" w:type="dxa"/>
            <w:tcMar>
              <w:top w:w="60" w:type="dxa"/>
              <w:left w:w="90" w:type="dxa"/>
              <w:bottom w:w="60" w:type="dxa"/>
              <w:right w:w="90" w:type="dxa"/>
            </w:tcMar>
            <w:vAlign w:val="center"/>
          </w:tcPr>
          <w:p w14:paraId="6B398A26" w14:textId="77777777" w:rsidR="006A6B3A" w:rsidRPr="009F4405" w:rsidRDefault="006A6B3A" w:rsidP="006A6B3A">
            <w:pPr>
              <w:spacing w:after="40" w:line="230" w:lineRule="auto"/>
              <w:jc w:val="left"/>
            </w:pPr>
            <w:r w:rsidRPr="009F4405">
              <w:rPr>
                <w:sz w:val="18"/>
                <w:szCs w:val="18"/>
              </w:rPr>
              <w:t>D</w:t>
            </w:r>
          </w:p>
        </w:tc>
        <w:tc>
          <w:tcPr>
            <w:tcW w:w="910" w:type="dxa"/>
            <w:tcMar>
              <w:top w:w="60" w:type="dxa"/>
              <w:left w:w="90" w:type="dxa"/>
              <w:bottom w:w="60" w:type="dxa"/>
              <w:right w:w="90" w:type="dxa"/>
            </w:tcMar>
            <w:vAlign w:val="center"/>
          </w:tcPr>
          <w:p w14:paraId="1975B4C4" w14:textId="77777777" w:rsidR="006A6B3A" w:rsidRPr="009F4405" w:rsidRDefault="006A6B3A" w:rsidP="006A6B3A">
            <w:pPr>
              <w:spacing w:after="40" w:line="230" w:lineRule="auto"/>
              <w:jc w:val="left"/>
            </w:pPr>
            <w:r w:rsidRPr="009F4405">
              <w:rPr>
                <w:sz w:val="18"/>
                <w:szCs w:val="18"/>
              </w:rPr>
              <w:t>EU-wide</w:t>
            </w:r>
          </w:p>
        </w:tc>
        <w:tc>
          <w:tcPr>
            <w:tcW w:w="800" w:type="dxa"/>
            <w:tcMar>
              <w:top w:w="60" w:type="dxa"/>
              <w:left w:w="90" w:type="dxa"/>
              <w:bottom w:w="60" w:type="dxa"/>
              <w:right w:w="90" w:type="dxa"/>
            </w:tcMar>
            <w:vAlign w:val="center"/>
          </w:tcPr>
          <w:p w14:paraId="53A4787A" w14:textId="77777777" w:rsidR="006A6B3A" w:rsidRPr="009F4405" w:rsidRDefault="006A6B3A" w:rsidP="006A6B3A">
            <w:pPr>
              <w:spacing w:after="40" w:line="230" w:lineRule="auto"/>
              <w:jc w:val="left"/>
            </w:pPr>
            <w:r w:rsidRPr="009F4405">
              <w:rPr>
                <w:sz w:val="18"/>
                <w:szCs w:val="18"/>
              </w:rPr>
              <w:t>Medium</w:t>
            </w:r>
          </w:p>
        </w:tc>
        <w:tc>
          <w:tcPr>
            <w:tcW w:w="1554" w:type="dxa"/>
            <w:tcMar>
              <w:top w:w="60" w:type="dxa"/>
              <w:left w:w="90" w:type="dxa"/>
              <w:bottom w:w="60" w:type="dxa"/>
              <w:right w:w="90" w:type="dxa"/>
            </w:tcMar>
            <w:vAlign w:val="center"/>
          </w:tcPr>
          <w:p w14:paraId="67AEBFC7" w14:textId="77777777" w:rsidR="006A6B3A" w:rsidRPr="009F4405" w:rsidRDefault="006A6B3A" w:rsidP="006A6B3A">
            <w:pPr>
              <w:spacing w:after="40" w:line="230" w:lineRule="auto"/>
              <w:jc w:val="left"/>
            </w:pPr>
            <w:r w:rsidRPr="009F4405">
              <w:rPr>
                <w:sz w:val="18"/>
                <w:szCs w:val="18"/>
              </w:rPr>
              <w:t>Medium</w:t>
            </w:r>
          </w:p>
        </w:tc>
        <w:tc>
          <w:tcPr>
            <w:tcW w:w="566" w:type="dxa"/>
            <w:tcMar>
              <w:top w:w="60" w:type="dxa"/>
              <w:left w:w="90" w:type="dxa"/>
              <w:bottom w:w="60" w:type="dxa"/>
              <w:right w:w="90" w:type="dxa"/>
            </w:tcMar>
            <w:vAlign w:val="center"/>
          </w:tcPr>
          <w:p w14:paraId="36001EDE" w14:textId="77777777" w:rsidR="006A6B3A" w:rsidRPr="009F4405" w:rsidRDefault="006A6B3A" w:rsidP="006A6B3A">
            <w:pPr>
              <w:spacing w:after="40" w:line="230" w:lineRule="auto"/>
              <w:jc w:val="left"/>
            </w:pPr>
            <w:r w:rsidRPr="009F4405">
              <w:rPr>
                <w:sz w:val="18"/>
                <w:szCs w:val="18"/>
              </w:rPr>
              <w:t>N</w:t>
            </w:r>
          </w:p>
        </w:tc>
      </w:tr>
      <w:tr w:rsidR="006A6B3A" w:rsidRPr="009F4405" w14:paraId="0355C913" w14:textId="77777777" w:rsidTr="00E9521D">
        <w:tc>
          <w:tcPr>
            <w:tcW w:w="537" w:type="dxa"/>
            <w:tcMar>
              <w:top w:w="60" w:type="dxa"/>
              <w:left w:w="90" w:type="dxa"/>
              <w:bottom w:w="60" w:type="dxa"/>
              <w:right w:w="90" w:type="dxa"/>
            </w:tcMar>
            <w:vAlign w:val="center"/>
          </w:tcPr>
          <w:p w14:paraId="312D659C" w14:textId="46D86D62" w:rsidR="006A6B3A" w:rsidRPr="009F4405" w:rsidRDefault="0018674D" w:rsidP="006A6B3A">
            <w:pPr>
              <w:spacing w:after="40" w:line="230" w:lineRule="auto"/>
              <w:jc w:val="left"/>
            </w:pPr>
            <w:r>
              <w:rPr>
                <w:b/>
                <w:bCs/>
                <w:sz w:val="18"/>
                <w:szCs w:val="18"/>
              </w:rPr>
              <w:t>D14</w:t>
            </w:r>
          </w:p>
        </w:tc>
        <w:tc>
          <w:tcPr>
            <w:tcW w:w="3689" w:type="dxa"/>
            <w:tcMar>
              <w:top w:w="60" w:type="dxa"/>
              <w:left w:w="90" w:type="dxa"/>
              <w:bottom w:w="60" w:type="dxa"/>
              <w:right w:w="90" w:type="dxa"/>
            </w:tcMar>
            <w:vAlign w:val="center"/>
          </w:tcPr>
          <w:p w14:paraId="359FE1D9" w14:textId="77777777" w:rsidR="006A6B3A" w:rsidRPr="009F4405" w:rsidRDefault="006A6B3A" w:rsidP="006A6B3A">
            <w:pPr>
              <w:spacing w:after="40" w:line="230" w:lineRule="auto"/>
              <w:jc w:val="left"/>
            </w:pPr>
            <w:r w:rsidRPr="009F4405">
              <w:rPr>
                <w:sz w:val="18"/>
                <w:szCs w:val="18"/>
              </w:rPr>
              <w:t>Mainland Europe offers limited suitable locations if coastal-site prioritisation for downrange safety is followed.</w:t>
            </w:r>
          </w:p>
        </w:tc>
        <w:tc>
          <w:tcPr>
            <w:tcW w:w="1002" w:type="dxa"/>
            <w:tcMar>
              <w:top w:w="60" w:type="dxa"/>
              <w:left w:w="90" w:type="dxa"/>
              <w:bottom w:w="60" w:type="dxa"/>
              <w:right w:w="90" w:type="dxa"/>
            </w:tcMar>
            <w:vAlign w:val="center"/>
          </w:tcPr>
          <w:p w14:paraId="51A802F2" w14:textId="77777777" w:rsidR="006A6B3A" w:rsidRPr="009F4405" w:rsidRDefault="006A6B3A" w:rsidP="006A6B3A">
            <w:pPr>
              <w:spacing w:after="40" w:line="230" w:lineRule="auto"/>
              <w:jc w:val="left"/>
            </w:pPr>
            <w:r w:rsidRPr="009F4405">
              <w:rPr>
                <w:sz w:val="18"/>
                <w:szCs w:val="18"/>
              </w:rPr>
              <w:t>Launch facilities</w:t>
            </w:r>
          </w:p>
        </w:tc>
        <w:tc>
          <w:tcPr>
            <w:tcW w:w="542" w:type="dxa"/>
            <w:tcMar>
              <w:top w:w="60" w:type="dxa"/>
              <w:left w:w="90" w:type="dxa"/>
              <w:bottom w:w="60" w:type="dxa"/>
              <w:right w:w="90" w:type="dxa"/>
            </w:tcMar>
            <w:vAlign w:val="center"/>
          </w:tcPr>
          <w:p w14:paraId="3585D1D6" w14:textId="77777777" w:rsidR="006A6B3A" w:rsidRPr="009F4405" w:rsidRDefault="006A6B3A" w:rsidP="006A6B3A">
            <w:pPr>
              <w:spacing w:after="40" w:line="230" w:lineRule="auto"/>
              <w:jc w:val="left"/>
            </w:pPr>
            <w:r w:rsidRPr="009F4405">
              <w:rPr>
                <w:sz w:val="18"/>
                <w:szCs w:val="18"/>
              </w:rPr>
              <w:t>G</w:t>
            </w:r>
          </w:p>
        </w:tc>
        <w:tc>
          <w:tcPr>
            <w:tcW w:w="910" w:type="dxa"/>
            <w:tcMar>
              <w:top w:w="60" w:type="dxa"/>
              <w:left w:w="90" w:type="dxa"/>
              <w:bottom w:w="60" w:type="dxa"/>
              <w:right w:w="90" w:type="dxa"/>
            </w:tcMar>
            <w:vAlign w:val="center"/>
          </w:tcPr>
          <w:p w14:paraId="69CFC300" w14:textId="77777777" w:rsidR="006A6B3A" w:rsidRPr="009F4405" w:rsidRDefault="006A6B3A" w:rsidP="006A6B3A">
            <w:pPr>
              <w:spacing w:after="40" w:line="230" w:lineRule="auto"/>
              <w:jc w:val="left"/>
            </w:pPr>
            <w:r w:rsidRPr="009F4405">
              <w:rPr>
                <w:sz w:val="18"/>
                <w:szCs w:val="18"/>
              </w:rPr>
              <w:t>EU-wide</w:t>
            </w:r>
          </w:p>
        </w:tc>
        <w:tc>
          <w:tcPr>
            <w:tcW w:w="800" w:type="dxa"/>
            <w:tcMar>
              <w:top w:w="60" w:type="dxa"/>
              <w:left w:w="90" w:type="dxa"/>
              <w:bottom w:w="60" w:type="dxa"/>
              <w:right w:w="90" w:type="dxa"/>
            </w:tcMar>
            <w:vAlign w:val="center"/>
          </w:tcPr>
          <w:p w14:paraId="6278C30B" w14:textId="77777777" w:rsidR="006A6B3A" w:rsidRPr="009F4405" w:rsidRDefault="006A6B3A" w:rsidP="006A6B3A">
            <w:pPr>
              <w:spacing w:after="40" w:line="230" w:lineRule="auto"/>
              <w:jc w:val="left"/>
            </w:pPr>
            <w:r w:rsidRPr="009F4405">
              <w:rPr>
                <w:sz w:val="18"/>
                <w:szCs w:val="18"/>
              </w:rPr>
              <w:t>Medium</w:t>
            </w:r>
          </w:p>
        </w:tc>
        <w:tc>
          <w:tcPr>
            <w:tcW w:w="1554" w:type="dxa"/>
            <w:tcMar>
              <w:top w:w="60" w:type="dxa"/>
              <w:left w:w="90" w:type="dxa"/>
              <w:bottom w:w="60" w:type="dxa"/>
              <w:right w:w="90" w:type="dxa"/>
            </w:tcMar>
            <w:vAlign w:val="center"/>
          </w:tcPr>
          <w:p w14:paraId="4DDF7A5A" w14:textId="77777777" w:rsidR="006A6B3A" w:rsidRPr="009F4405" w:rsidRDefault="006A6B3A" w:rsidP="006A6B3A">
            <w:pPr>
              <w:spacing w:after="40" w:line="230" w:lineRule="auto"/>
              <w:jc w:val="left"/>
            </w:pPr>
            <w:r w:rsidRPr="009F4405">
              <w:rPr>
                <w:sz w:val="18"/>
                <w:szCs w:val="18"/>
              </w:rPr>
              <w:t>Long</w:t>
            </w:r>
          </w:p>
        </w:tc>
        <w:tc>
          <w:tcPr>
            <w:tcW w:w="566" w:type="dxa"/>
            <w:tcMar>
              <w:top w:w="60" w:type="dxa"/>
              <w:left w:w="90" w:type="dxa"/>
              <w:bottom w:w="60" w:type="dxa"/>
              <w:right w:w="90" w:type="dxa"/>
            </w:tcMar>
            <w:vAlign w:val="center"/>
          </w:tcPr>
          <w:p w14:paraId="1165A41E" w14:textId="77777777" w:rsidR="006A6B3A" w:rsidRPr="009F4405" w:rsidRDefault="006A6B3A" w:rsidP="006A6B3A">
            <w:pPr>
              <w:spacing w:after="40" w:line="230" w:lineRule="auto"/>
              <w:jc w:val="left"/>
            </w:pPr>
            <w:r w:rsidRPr="009F4405">
              <w:rPr>
                <w:sz w:val="18"/>
                <w:szCs w:val="18"/>
              </w:rPr>
              <w:t>N</w:t>
            </w:r>
          </w:p>
        </w:tc>
      </w:tr>
    </w:tbl>
    <w:p w14:paraId="74CFDD09" w14:textId="3A1EABDD" w:rsidR="00F136EE" w:rsidRPr="009F4405" w:rsidRDefault="004A163F" w:rsidP="0007056D">
      <w:pPr>
        <w:spacing w:before="120" w:after="40"/>
        <w:rPr>
          <w:rStyle w:val="SubtleEmphasis"/>
          <w:rFonts w:cstheme="minorHAnsi"/>
          <w:color w:val="000000" w:themeColor="text1"/>
          <w:sz w:val="20"/>
          <w:szCs w:val="20"/>
        </w:rPr>
      </w:pPr>
      <w:r w:rsidRPr="009F4405">
        <w:rPr>
          <w:rFonts w:cstheme="minorHAnsi"/>
          <w:b/>
          <w:bCs/>
          <w:iCs/>
          <w:color w:val="000000" w:themeColor="text1"/>
          <w:szCs w:val="20"/>
        </w:rPr>
        <w:t>Main insights</w:t>
      </w:r>
      <w:r w:rsidR="00F136EE" w:rsidRPr="009F4405">
        <w:rPr>
          <w:rFonts w:cstheme="minorHAnsi"/>
          <w:b/>
          <w:bCs/>
          <w:iCs/>
          <w:color w:val="000000" w:themeColor="text1"/>
          <w:szCs w:val="20"/>
        </w:rPr>
        <w:t xml:space="preserve"> </w:t>
      </w:r>
    </w:p>
    <w:p w14:paraId="064EE732" w14:textId="77777777" w:rsidR="005C33FE" w:rsidRPr="009F4405" w:rsidRDefault="00B414DB" w:rsidP="00B414DB">
      <w:pPr>
        <w:spacing w:line="264" w:lineRule="auto"/>
      </w:pPr>
      <w:r w:rsidRPr="009F4405">
        <w:t>Two insights dominate. First, regulatory fragmentation is not a residual issue but a structural drag on multi-site operations: Portugal’s fast-track model (≈ 90 days for launcher/satellite licences) sits alongside the UK’s ≈ 2.5-year process, illustrating the range of regulatory maturity, and every operator qualifies its safety architecture once per jurisdiction rather than once for Europe.</w:t>
      </w:r>
    </w:p>
    <w:p w14:paraId="57BBE155" w14:textId="78C71BE7" w:rsidR="00B414DB" w:rsidRPr="009F4405" w:rsidRDefault="00B414DB" w:rsidP="00B414DB">
      <w:pPr>
        <w:spacing w:line="264" w:lineRule="auto"/>
      </w:pPr>
      <w:r w:rsidRPr="009F4405">
        <w:t>Second, coordination burdens fall disproportionately on emerging sites: Esrange launches require Norwegian airspace closure via CAA Norway and Polaris ACC in Bodø, adding cross-border coordination — and a non-redundant foreign consent (</w:t>
      </w:r>
      <w:r w:rsidR="0018674D">
        <w:t>D12</w:t>
      </w:r>
      <w:r w:rsidRPr="009F4405">
        <w:t>) — to every launch attempt, while licence-embedded caps and seasonal windows (</w:t>
      </w:r>
      <w:r w:rsidR="0018674D">
        <w:t>D08</w:t>
      </w:r>
      <w:r w:rsidRPr="009F4405">
        <w:t>) mean that regulatory throughput, not pad capacity, is already the binding constraint at SaxaVord. The reliance of two Nordic regulators on FAA Part 450 (</w:t>
      </w:r>
      <w:r w:rsidR="0018674D">
        <w:t>D13</w:t>
      </w:r>
      <w:r w:rsidRPr="009F4405">
        <w:t>) also gives a regulatory dimension to the strategic-autonomy lens.</w:t>
      </w:r>
    </w:p>
    <w:p w14:paraId="48AE3B5F" w14:textId="5B59A56F" w:rsidR="00F0785A" w:rsidRPr="009F4405" w:rsidRDefault="0060110C" w:rsidP="002238C5">
      <w:pPr>
        <w:pStyle w:val="EYHeading3"/>
      </w:pPr>
      <w:r w:rsidRPr="009F4405">
        <w:t>E</w:t>
      </w:r>
      <w:r w:rsidR="00D72046" w:rsidRPr="009F4405">
        <w:t xml:space="preserve"> - </w:t>
      </w:r>
      <w:r w:rsidR="00F0785A" w:rsidRPr="009F4405">
        <w:t>Financial Sustainability &amp; Business Model</w:t>
      </w:r>
    </w:p>
    <w:p w14:paraId="5183B825" w14:textId="77777777" w:rsidR="002D02D4" w:rsidRPr="009F4405" w:rsidRDefault="002D02D4" w:rsidP="002D02D4">
      <w:pPr>
        <w:spacing w:before="120" w:after="40"/>
        <w:rPr>
          <w:rFonts w:cstheme="minorHAnsi"/>
          <w:color w:val="000000" w:themeColor="text1"/>
          <w:szCs w:val="20"/>
        </w:rPr>
      </w:pPr>
      <w:r w:rsidRPr="009F4405">
        <w:rPr>
          <w:rFonts w:cstheme="minorHAnsi"/>
          <w:b/>
          <w:color w:val="000000" w:themeColor="text1"/>
          <w:szCs w:val="20"/>
        </w:rPr>
        <w:t>Framing</w:t>
      </w:r>
    </w:p>
    <w:p w14:paraId="453C4419" w14:textId="202A5943" w:rsidR="002D02D4" w:rsidRPr="009F4405" w:rsidRDefault="00D4535F" w:rsidP="002D02D4">
      <w:pPr>
        <w:rPr>
          <w:rFonts w:cstheme="minorHAnsi"/>
          <w:color w:val="000000" w:themeColor="text1"/>
          <w:szCs w:val="20"/>
        </w:rPr>
      </w:pPr>
      <w:r w:rsidRPr="009F4405">
        <w:rPr>
          <w:rFonts w:cstheme="minorHAnsi"/>
          <w:color w:val="000000" w:themeColor="text1"/>
          <w:szCs w:val="20"/>
        </w:rPr>
        <w:t>This bucket captures the financial dynamics that shape whether European access-to-space infrastructure can be built, maintained and scaled. Launch infrastructure is capital-intensive and cadence-dependent: spaceports, test centres and specialised production facilities carry high upfront capital requirements, substantial fixed operating costs and long periods before revenue, which makes public funding, institutional demand and cross-subsidisation central to their business models. Emerging spaceports face a chicken-and-egg problem, Ariane 6 economics depend on cadence, and Europe’s structural exit and scale-up gap limits the ability of launcher startups to reach industrial maturity</w:t>
      </w:r>
      <w:r w:rsidR="002D02D4" w:rsidRPr="009F4405">
        <w:rPr>
          <w:rFonts w:cstheme="minorHAnsi"/>
          <w:color w:val="000000" w:themeColor="text1"/>
          <w:szCs w:val="20"/>
        </w:rPr>
        <w:t>.</w:t>
      </w:r>
    </w:p>
    <w:p w14:paraId="340D590F" w14:textId="77777777" w:rsidR="002D02D4" w:rsidRPr="009F4405" w:rsidRDefault="002D02D4" w:rsidP="002D02D4">
      <w:pPr>
        <w:spacing w:before="120" w:after="40"/>
        <w:rPr>
          <w:rFonts w:cstheme="minorHAnsi"/>
          <w:b/>
          <w:color w:val="000000" w:themeColor="text1"/>
          <w:szCs w:val="20"/>
        </w:rPr>
      </w:pPr>
      <w:r w:rsidRPr="009F4405">
        <w:rPr>
          <w:rFonts w:cstheme="minorHAnsi"/>
          <w:b/>
          <w:color w:val="000000" w:themeColor="text1"/>
          <w:szCs w:val="20"/>
        </w:rPr>
        <w:t>Key bottlenecks, gaps, and dependencies identified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0"/>
        <w:gridCol w:w="3667"/>
        <w:gridCol w:w="1265"/>
        <w:gridCol w:w="542"/>
        <w:gridCol w:w="904"/>
        <w:gridCol w:w="800"/>
        <w:gridCol w:w="1326"/>
        <w:gridCol w:w="566"/>
      </w:tblGrid>
      <w:tr w:rsidR="00821620" w:rsidRPr="009F4405" w14:paraId="15C329EB" w14:textId="77777777" w:rsidTr="00AA7493">
        <w:trPr>
          <w:tblHeader/>
        </w:trPr>
        <w:tc>
          <w:tcPr>
            <w:tcW w:w="540" w:type="dxa"/>
            <w:shd w:val="clear" w:color="auto" w:fill="FFE600" w:themeFill="accent2"/>
            <w:tcMar>
              <w:top w:w="60" w:type="dxa"/>
              <w:left w:w="90" w:type="dxa"/>
              <w:bottom w:w="60" w:type="dxa"/>
              <w:right w:w="90" w:type="dxa"/>
            </w:tcMar>
            <w:vAlign w:val="center"/>
          </w:tcPr>
          <w:p w14:paraId="11A3EF3C" w14:textId="77777777" w:rsidR="00821620" w:rsidRPr="009F4405" w:rsidRDefault="00821620">
            <w:pPr>
              <w:spacing w:after="0"/>
            </w:pPr>
            <w:r w:rsidRPr="009F4405">
              <w:rPr>
                <w:b/>
                <w:bCs/>
                <w:sz w:val="18"/>
                <w:szCs w:val="18"/>
              </w:rPr>
              <w:t>#</w:t>
            </w:r>
          </w:p>
        </w:tc>
        <w:tc>
          <w:tcPr>
            <w:tcW w:w="3935" w:type="dxa"/>
            <w:shd w:val="clear" w:color="auto" w:fill="FFE600" w:themeFill="accent2"/>
            <w:tcMar>
              <w:top w:w="60" w:type="dxa"/>
              <w:left w:w="90" w:type="dxa"/>
              <w:bottom w:w="60" w:type="dxa"/>
              <w:right w:w="90" w:type="dxa"/>
            </w:tcMar>
            <w:vAlign w:val="center"/>
          </w:tcPr>
          <w:p w14:paraId="591D9E59" w14:textId="77777777" w:rsidR="00821620" w:rsidRPr="009F4405" w:rsidRDefault="00821620">
            <w:pPr>
              <w:spacing w:after="0"/>
            </w:pPr>
            <w:r w:rsidRPr="009F4405">
              <w:rPr>
                <w:b/>
                <w:bCs/>
                <w:sz w:val="18"/>
                <w:szCs w:val="18"/>
              </w:rPr>
              <w:t>Bottleneck / gap / dependency</w:t>
            </w:r>
          </w:p>
        </w:tc>
        <w:tc>
          <w:tcPr>
            <w:tcW w:w="1265" w:type="dxa"/>
            <w:shd w:val="clear" w:color="auto" w:fill="FFE600" w:themeFill="accent2"/>
            <w:tcMar>
              <w:top w:w="60" w:type="dxa"/>
              <w:left w:w="90" w:type="dxa"/>
              <w:bottom w:w="60" w:type="dxa"/>
              <w:right w:w="90" w:type="dxa"/>
            </w:tcMar>
            <w:vAlign w:val="center"/>
          </w:tcPr>
          <w:p w14:paraId="60509618" w14:textId="77777777" w:rsidR="00821620" w:rsidRPr="009F4405" w:rsidRDefault="00821620">
            <w:pPr>
              <w:spacing w:after="0"/>
            </w:pPr>
            <w:r w:rsidRPr="009F4405">
              <w:rPr>
                <w:b/>
                <w:bCs/>
                <w:sz w:val="18"/>
                <w:szCs w:val="18"/>
              </w:rPr>
              <w:t>Anchor (2.1)</w:t>
            </w:r>
          </w:p>
        </w:tc>
        <w:tc>
          <w:tcPr>
            <w:tcW w:w="542" w:type="dxa"/>
            <w:shd w:val="clear" w:color="auto" w:fill="FFE600" w:themeFill="accent2"/>
            <w:tcMar>
              <w:top w:w="60" w:type="dxa"/>
              <w:left w:w="90" w:type="dxa"/>
              <w:bottom w:w="60" w:type="dxa"/>
              <w:right w:w="90" w:type="dxa"/>
            </w:tcMar>
            <w:vAlign w:val="center"/>
          </w:tcPr>
          <w:p w14:paraId="0E9B07CA" w14:textId="77777777" w:rsidR="00821620" w:rsidRPr="009F4405" w:rsidRDefault="00821620">
            <w:pPr>
              <w:spacing w:after="0"/>
            </w:pPr>
            <w:r w:rsidRPr="009F4405">
              <w:rPr>
                <w:b/>
                <w:bCs/>
                <w:sz w:val="18"/>
                <w:szCs w:val="18"/>
              </w:rPr>
              <w:t>Type</w:t>
            </w:r>
          </w:p>
        </w:tc>
        <w:tc>
          <w:tcPr>
            <w:tcW w:w="927" w:type="dxa"/>
            <w:shd w:val="clear" w:color="auto" w:fill="FFE600" w:themeFill="accent2"/>
            <w:tcMar>
              <w:top w:w="60" w:type="dxa"/>
              <w:left w:w="90" w:type="dxa"/>
              <w:bottom w:w="60" w:type="dxa"/>
              <w:right w:w="90" w:type="dxa"/>
            </w:tcMar>
            <w:vAlign w:val="center"/>
          </w:tcPr>
          <w:p w14:paraId="6C868787" w14:textId="77777777" w:rsidR="00821620" w:rsidRPr="009F4405" w:rsidRDefault="00821620">
            <w:pPr>
              <w:spacing w:after="0"/>
            </w:pPr>
            <w:r w:rsidRPr="009F4405">
              <w:rPr>
                <w:b/>
                <w:bCs/>
                <w:sz w:val="18"/>
                <w:szCs w:val="18"/>
              </w:rPr>
              <w:t>Level</w:t>
            </w:r>
          </w:p>
        </w:tc>
        <w:tc>
          <w:tcPr>
            <w:tcW w:w="800" w:type="dxa"/>
            <w:shd w:val="clear" w:color="auto" w:fill="FFE600" w:themeFill="accent2"/>
            <w:tcMar>
              <w:top w:w="60" w:type="dxa"/>
              <w:left w:w="90" w:type="dxa"/>
              <w:bottom w:w="60" w:type="dxa"/>
              <w:right w:w="90" w:type="dxa"/>
            </w:tcMar>
            <w:vAlign w:val="center"/>
          </w:tcPr>
          <w:p w14:paraId="000A3A43" w14:textId="77777777" w:rsidR="00821620" w:rsidRPr="009F4405" w:rsidRDefault="00821620">
            <w:pPr>
              <w:spacing w:after="0"/>
            </w:pPr>
            <w:r w:rsidRPr="009F4405">
              <w:rPr>
                <w:b/>
                <w:bCs/>
                <w:sz w:val="18"/>
                <w:szCs w:val="18"/>
              </w:rPr>
              <w:t>Severity</w:t>
            </w:r>
          </w:p>
        </w:tc>
        <w:tc>
          <w:tcPr>
            <w:tcW w:w="1025" w:type="dxa"/>
            <w:shd w:val="clear" w:color="auto" w:fill="FFE600" w:themeFill="accent2"/>
            <w:tcMar>
              <w:top w:w="60" w:type="dxa"/>
              <w:left w:w="90" w:type="dxa"/>
              <w:bottom w:w="60" w:type="dxa"/>
              <w:right w:w="90" w:type="dxa"/>
            </w:tcMar>
            <w:vAlign w:val="center"/>
          </w:tcPr>
          <w:p w14:paraId="2369C554" w14:textId="1C5D2140" w:rsidR="00821620" w:rsidRPr="009F4405" w:rsidRDefault="009579C6">
            <w:pPr>
              <w:spacing w:after="0"/>
            </w:pPr>
            <w:r w:rsidRPr="009F4405">
              <w:rPr>
                <w:b/>
                <w:bCs/>
                <w:sz w:val="18"/>
                <w:szCs w:val="18"/>
              </w:rPr>
              <w:t>Materialisation timeframe</w:t>
            </w:r>
          </w:p>
        </w:tc>
        <w:tc>
          <w:tcPr>
            <w:tcW w:w="566" w:type="dxa"/>
            <w:shd w:val="clear" w:color="auto" w:fill="FFE600" w:themeFill="accent2"/>
            <w:tcMar>
              <w:top w:w="60" w:type="dxa"/>
              <w:left w:w="90" w:type="dxa"/>
              <w:bottom w:w="60" w:type="dxa"/>
              <w:right w:w="90" w:type="dxa"/>
            </w:tcMar>
            <w:vAlign w:val="center"/>
          </w:tcPr>
          <w:p w14:paraId="2BC3E8B5" w14:textId="77777777" w:rsidR="00821620" w:rsidRPr="009F4405" w:rsidRDefault="00821620">
            <w:pPr>
              <w:spacing w:after="0"/>
            </w:pPr>
            <w:r w:rsidRPr="009F4405">
              <w:rPr>
                <w:b/>
                <w:bCs/>
                <w:sz w:val="18"/>
                <w:szCs w:val="18"/>
              </w:rPr>
              <w:t>SPOF</w:t>
            </w:r>
          </w:p>
        </w:tc>
      </w:tr>
      <w:tr w:rsidR="00821620" w:rsidRPr="009F4405" w14:paraId="50B3F5D2" w14:textId="77777777" w:rsidTr="00AA7493">
        <w:tc>
          <w:tcPr>
            <w:tcW w:w="540" w:type="dxa"/>
            <w:tcMar>
              <w:top w:w="60" w:type="dxa"/>
              <w:left w:w="90" w:type="dxa"/>
              <w:bottom w:w="60" w:type="dxa"/>
              <w:right w:w="90" w:type="dxa"/>
            </w:tcMar>
          </w:tcPr>
          <w:p w14:paraId="7B2BDEC1" w14:textId="5300C104" w:rsidR="00821620" w:rsidRPr="009F4405" w:rsidRDefault="006B46EA">
            <w:pPr>
              <w:spacing w:after="40" w:line="230" w:lineRule="auto"/>
            </w:pPr>
            <w:r>
              <w:rPr>
                <w:b/>
                <w:bCs/>
                <w:sz w:val="18"/>
                <w:szCs w:val="18"/>
              </w:rPr>
              <w:t>E01</w:t>
            </w:r>
          </w:p>
        </w:tc>
        <w:tc>
          <w:tcPr>
            <w:tcW w:w="3935" w:type="dxa"/>
            <w:tcMar>
              <w:top w:w="60" w:type="dxa"/>
              <w:left w:w="90" w:type="dxa"/>
              <w:bottom w:w="60" w:type="dxa"/>
              <w:right w:w="90" w:type="dxa"/>
            </w:tcMar>
          </w:tcPr>
          <w:p w14:paraId="5D0D8FC4" w14:textId="77777777" w:rsidR="00821620" w:rsidRPr="009F4405" w:rsidRDefault="00821620">
            <w:pPr>
              <w:spacing w:after="40" w:line="230" w:lineRule="auto"/>
            </w:pPr>
            <w:r w:rsidRPr="009F4405">
              <w:rPr>
                <w:sz w:val="18"/>
                <w:szCs w:val="18"/>
              </w:rPr>
              <w:t>High fixed-cost structure of Ariane 6 (≈ 50–60%) and high recurring cost eroding sovereign price competitiveness — requires sustained cadence to absorb the infrastructure and geo-return base.</w:t>
            </w:r>
          </w:p>
        </w:tc>
        <w:tc>
          <w:tcPr>
            <w:tcW w:w="1265" w:type="dxa"/>
            <w:tcMar>
              <w:top w:w="60" w:type="dxa"/>
              <w:left w:w="90" w:type="dxa"/>
              <w:bottom w:w="60" w:type="dxa"/>
              <w:right w:w="90" w:type="dxa"/>
            </w:tcMar>
          </w:tcPr>
          <w:p w14:paraId="6C514391" w14:textId="77777777" w:rsidR="00821620" w:rsidRPr="009F4405" w:rsidRDefault="00821620">
            <w:pPr>
              <w:spacing w:after="40" w:line="230" w:lineRule="auto"/>
            </w:pPr>
            <w:r w:rsidRPr="009F4405">
              <w:rPr>
                <w:sz w:val="18"/>
                <w:szCs w:val="18"/>
              </w:rPr>
              <w:t>Manufacturing / Launch</w:t>
            </w:r>
          </w:p>
        </w:tc>
        <w:tc>
          <w:tcPr>
            <w:tcW w:w="542" w:type="dxa"/>
            <w:tcMar>
              <w:top w:w="60" w:type="dxa"/>
              <w:left w:w="90" w:type="dxa"/>
              <w:bottom w:w="60" w:type="dxa"/>
              <w:right w:w="90" w:type="dxa"/>
            </w:tcMar>
          </w:tcPr>
          <w:p w14:paraId="049A0B10" w14:textId="77777777" w:rsidR="00821620" w:rsidRPr="009F4405" w:rsidRDefault="00821620">
            <w:pPr>
              <w:spacing w:after="40" w:line="230" w:lineRule="auto"/>
            </w:pPr>
            <w:r w:rsidRPr="009F4405">
              <w:rPr>
                <w:sz w:val="18"/>
                <w:szCs w:val="18"/>
              </w:rPr>
              <w:t>B</w:t>
            </w:r>
          </w:p>
        </w:tc>
        <w:tc>
          <w:tcPr>
            <w:tcW w:w="927" w:type="dxa"/>
            <w:tcMar>
              <w:top w:w="60" w:type="dxa"/>
              <w:left w:w="90" w:type="dxa"/>
              <w:bottom w:w="60" w:type="dxa"/>
              <w:right w:w="90" w:type="dxa"/>
            </w:tcMar>
          </w:tcPr>
          <w:p w14:paraId="24A7222E" w14:textId="77777777" w:rsidR="00821620" w:rsidRPr="009F4405" w:rsidRDefault="00821620">
            <w:pPr>
              <w:spacing w:after="40" w:line="230" w:lineRule="auto"/>
            </w:pPr>
            <w:r w:rsidRPr="009F4405">
              <w:rPr>
                <w:sz w:val="18"/>
                <w:szCs w:val="18"/>
              </w:rPr>
              <w:t>EU-wide</w:t>
            </w:r>
          </w:p>
        </w:tc>
        <w:tc>
          <w:tcPr>
            <w:tcW w:w="800" w:type="dxa"/>
            <w:tcMar>
              <w:top w:w="60" w:type="dxa"/>
              <w:left w:w="90" w:type="dxa"/>
              <w:bottom w:w="60" w:type="dxa"/>
              <w:right w:w="90" w:type="dxa"/>
            </w:tcMar>
          </w:tcPr>
          <w:p w14:paraId="3AD70F7C" w14:textId="77777777" w:rsidR="00821620" w:rsidRPr="009F4405" w:rsidRDefault="00821620">
            <w:pPr>
              <w:spacing w:after="40" w:line="230" w:lineRule="auto"/>
            </w:pPr>
            <w:r w:rsidRPr="009F4405">
              <w:rPr>
                <w:sz w:val="18"/>
                <w:szCs w:val="18"/>
              </w:rPr>
              <w:t>High</w:t>
            </w:r>
          </w:p>
        </w:tc>
        <w:tc>
          <w:tcPr>
            <w:tcW w:w="1025" w:type="dxa"/>
            <w:tcMar>
              <w:top w:w="60" w:type="dxa"/>
              <w:left w:w="90" w:type="dxa"/>
              <w:bottom w:w="60" w:type="dxa"/>
              <w:right w:w="90" w:type="dxa"/>
            </w:tcMar>
          </w:tcPr>
          <w:p w14:paraId="6779DA8A" w14:textId="77777777" w:rsidR="00821620" w:rsidRPr="009F4405" w:rsidRDefault="00821620">
            <w:pPr>
              <w:spacing w:after="40" w:line="230" w:lineRule="auto"/>
            </w:pPr>
            <w:r w:rsidRPr="009F4405">
              <w:rPr>
                <w:sz w:val="18"/>
                <w:szCs w:val="18"/>
              </w:rPr>
              <w:t>Short</w:t>
            </w:r>
          </w:p>
        </w:tc>
        <w:tc>
          <w:tcPr>
            <w:tcW w:w="566" w:type="dxa"/>
            <w:tcMar>
              <w:top w:w="60" w:type="dxa"/>
              <w:left w:w="90" w:type="dxa"/>
              <w:bottom w:w="60" w:type="dxa"/>
              <w:right w:w="90" w:type="dxa"/>
            </w:tcMar>
          </w:tcPr>
          <w:p w14:paraId="48C1DFCF" w14:textId="77777777" w:rsidR="00821620" w:rsidRPr="009F4405" w:rsidRDefault="00821620">
            <w:pPr>
              <w:spacing w:after="40" w:line="230" w:lineRule="auto"/>
            </w:pPr>
            <w:r w:rsidRPr="009F4405">
              <w:rPr>
                <w:sz w:val="18"/>
                <w:szCs w:val="18"/>
              </w:rPr>
              <w:t>N</w:t>
            </w:r>
          </w:p>
        </w:tc>
      </w:tr>
      <w:tr w:rsidR="00821620" w:rsidRPr="009F4405" w14:paraId="5D5B2179" w14:textId="77777777" w:rsidTr="00AA7493">
        <w:tc>
          <w:tcPr>
            <w:tcW w:w="540" w:type="dxa"/>
            <w:tcMar>
              <w:top w:w="60" w:type="dxa"/>
              <w:left w:w="90" w:type="dxa"/>
              <w:bottom w:w="60" w:type="dxa"/>
              <w:right w:w="90" w:type="dxa"/>
            </w:tcMar>
          </w:tcPr>
          <w:p w14:paraId="22EA492A" w14:textId="2A9996F5" w:rsidR="00821620" w:rsidRPr="009F4405" w:rsidRDefault="006B46EA">
            <w:pPr>
              <w:spacing w:after="40" w:line="230" w:lineRule="auto"/>
            </w:pPr>
            <w:r>
              <w:rPr>
                <w:b/>
                <w:bCs/>
                <w:sz w:val="18"/>
                <w:szCs w:val="18"/>
              </w:rPr>
              <w:t>E02</w:t>
            </w:r>
          </w:p>
        </w:tc>
        <w:tc>
          <w:tcPr>
            <w:tcW w:w="3935" w:type="dxa"/>
            <w:tcMar>
              <w:top w:w="60" w:type="dxa"/>
              <w:left w:w="90" w:type="dxa"/>
              <w:bottom w:w="60" w:type="dxa"/>
              <w:right w:w="90" w:type="dxa"/>
            </w:tcMar>
          </w:tcPr>
          <w:p w14:paraId="11059BDD" w14:textId="45B410E8" w:rsidR="00821620" w:rsidRPr="009F4405" w:rsidRDefault="00821620">
            <w:pPr>
              <w:spacing w:after="40" w:line="230" w:lineRule="auto"/>
            </w:pPr>
            <w:r w:rsidRPr="009F4405">
              <w:rPr>
                <w:sz w:val="18"/>
                <w:szCs w:val="18"/>
              </w:rPr>
              <w:t>Atlantic Spaceport phased CAPEX (≈ €10–15 M) unfunded; break-even at 6–7 launches per year.</w:t>
            </w:r>
          </w:p>
        </w:tc>
        <w:tc>
          <w:tcPr>
            <w:tcW w:w="1265" w:type="dxa"/>
            <w:tcMar>
              <w:top w:w="60" w:type="dxa"/>
              <w:left w:w="90" w:type="dxa"/>
              <w:bottom w:w="60" w:type="dxa"/>
              <w:right w:w="90" w:type="dxa"/>
            </w:tcMar>
          </w:tcPr>
          <w:p w14:paraId="1F392B54" w14:textId="77777777" w:rsidR="00821620" w:rsidRPr="009F4405" w:rsidRDefault="00821620">
            <w:pPr>
              <w:spacing w:after="40" w:line="230" w:lineRule="auto"/>
            </w:pPr>
            <w:r w:rsidRPr="009F4405">
              <w:rPr>
                <w:sz w:val="18"/>
                <w:szCs w:val="18"/>
              </w:rPr>
              <w:t>Launch facilities</w:t>
            </w:r>
          </w:p>
        </w:tc>
        <w:tc>
          <w:tcPr>
            <w:tcW w:w="542" w:type="dxa"/>
            <w:tcMar>
              <w:top w:w="60" w:type="dxa"/>
              <w:left w:w="90" w:type="dxa"/>
              <w:bottom w:w="60" w:type="dxa"/>
              <w:right w:w="90" w:type="dxa"/>
            </w:tcMar>
          </w:tcPr>
          <w:p w14:paraId="6F3FF846" w14:textId="77777777" w:rsidR="00821620" w:rsidRPr="009F4405" w:rsidRDefault="00821620">
            <w:pPr>
              <w:spacing w:after="40" w:line="230" w:lineRule="auto"/>
            </w:pPr>
            <w:r w:rsidRPr="009F4405">
              <w:rPr>
                <w:sz w:val="18"/>
                <w:szCs w:val="18"/>
              </w:rPr>
              <w:t>G</w:t>
            </w:r>
          </w:p>
        </w:tc>
        <w:tc>
          <w:tcPr>
            <w:tcW w:w="927" w:type="dxa"/>
            <w:tcMar>
              <w:top w:w="60" w:type="dxa"/>
              <w:left w:w="90" w:type="dxa"/>
              <w:bottom w:w="60" w:type="dxa"/>
              <w:right w:w="90" w:type="dxa"/>
            </w:tcMar>
          </w:tcPr>
          <w:p w14:paraId="04248F91" w14:textId="77777777" w:rsidR="00821620" w:rsidRPr="009F4405" w:rsidRDefault="00821620">
            <w:pPr>
              <w:spacing w:after="40" w:line="230" w:lineRule="auto"/>
            </w:pPr>
            <w:r w:rsidRPr="009F4405">
              <w:rPr>
                <w:sz w:val="18"/>
                <w:szCs w:val="18"/>
              </w:rPr>
              <w:t>Site-specific</w:t>
            </w:r>
          </w:p>
        </w:tc>
        <w:tc>
          <w:tcPr>
            <w:tcW w:w="800" w:type="dxa"/>
            <w:tcMar>
              <w:top w:w="60" w:type="dxa"/>
              <w:left w:w="90" w:type="dxa"/>
              <w:bottom w:w="60" w:type="dxa"/>
              <w:right w:w="90" w:type="dxa"/>
            </w:tcMar>
          </w:tcPr>
          <w:p w14:paraId="09A46427" w14:textId="77777777" w:rsidR="00821620" w:rsidRPr="009F4405" w:rsidRDefault="00821620">
            <w:pPr>
              <w:spacing w:after="40" w:line="230" w:lineRule="auto"/>
            </w:pPr>
            <w:r w:rsidRPr="009F4405">
              <w:rPr>
                <w:sz w:val="18"/>
                <w:szCs w:val="18"/>
              </w:rPr>
              <w:t>High</w:t>
            </w:r>
          </w:p>
        </w:tc>
        <w:tc>
          <w:tcPr>
            <w:tcW w:w="1025" w:type="dxa"/>
            <w:tcMar>
              <w:top w:w="60" w:type="dxa"/>
              <w:left w:w="90" w:type="dxa"/>
              <w:bottom w:w="60" w:type="dxa"/>
              <w:right w:w="90" w:type="dxa"/>
            </w:tcMar>
          </w:tcPr>
          <w:p w14:paraId="02A2E1AC" w14:textId="77777777" w:rsidR="00821620" w:rsidRPr="009F4405" w:rsidRDefault="00821620">
            <w:pPr>
              <w:spacing w:after="40" w:line="230" w:lineRule="auto"/>
            </w:pPr>
            <w:r w:rsidRPr="009F4405">
              <w:rPr>
                <w:sz w:val="18"/>
                <w:szCs w:val="18"/>
              </w:rPr>
              <w:t>Medium</w:t>
            </w:r>
          </w:p>
        </w:tc>
        <w:tc>
          <w:tcPr>
            <w:tcW w:w="566" w:type="dxa"/>
            <w:tcMar>
              <w:top w:w="60" w:type="dxa"/>
              <w:left w:w="90" w:type="dxa"/>
              <w:bottom w:w="60" w:type="dxa"/>
              <w:right w:w="90" w:type="dxa"/>
            </w:tcMar>
          </w:tcPr>
          <w:p w14:paraId="3DB82B1F" w14:textId="77777777" w:rsidR="00821620" w:rsidRPr="009F4405" w:rsidRDefault="00821620">
            <w:pPr>
              <w:spacing w:after="40" w:line="230" w:lineRule="auto"/>
            </w:pPr>
            <w:r w:rsidRPr="009F4405">
              <w:rPr>
                <w:sz w:val="18"/>
                <w:szCs w:val="18"/>
              </w:rPr>
              <w:t>N</w:t>
            </w:r>
          </w:p>
        </w:tc>
      </w:tr>
      <w:tr w:rsidR="00821620" w:rsidRPr="009F4405" w14:paraId="796A6696" w14:textId="77777777" w:rsidTr="00AA7493">
        <w:tc>
          <w:tcPr>
            <w:tcW w:w="540" w:type="dxa"/>
            <w:tcMar>
              <w:top w:w="60" w:type="dxa"/>
              <w:left w:w="90" w:type="dxa"/>
              <w:bottom w:w="60" w:type="dxa"/>
              <w:right w:w="90" w:type="dxa"/>
            </w:tcMar>
          </w:tcPr>
          <w:p w14:paraId="0C200E4E" w14:textId="6A5BE1CB" w:rsidR="00821620" w:rsidRPr="009F4405" w:rsidRDefault="006B46EA">
            <w:pPr>
              <w:spacing w:after="40" w:line="230" w:lineRule="auto"/>
            </w:pPr>
            <w:r>
              <w:rPr>
                <w:b/>
                <w:bCs/>
                <w:sz w:val="18"/>
                <w:szCs w:val="18"/>
              </w:rPr>
              <w:t>E03</w:t>
            </w:r>
          </w:p>
        </w:tc>
        <w:tc>
          <w:tcPr>
            <w:tcW w:w="3935" w:type="dxa"/>
            <w:tcMar>
              <w:top w:w="60" w:type="dxa"/>
              <w:left w:w="90" w:type="dxa"/>
              <w:bottom w:w="60" w:type="dxa"/>
              <w:right w:w="90" w:type="dxa"/>
            </w:tcMar>
          </w:tcPr>
          <w:p w14:paraId="44D176AA" w14:textId="77777777" w:rsidR="00821620" w:rsidRPr="009F4405" w:rsidRDefault="00821620">
            <w:pPr>
              <w:spacing w:after="40" w:line="230" w:lineRule="auto"/>
            </w:pPr>
            <w:r w:rsidRPr="009F4405">
              <w:rPr>
                <w:sz w:val="18"/>
                <w:szCs w:val="18"/>
              </w:rPr>
              <w:t>Chicken-and-egg funding problem at emerging sites — most acute at Andøya Pad B, whose funding release requires a launch-provider contract while customers prefer existing infrastructure — with fixed costs accruing on both sides in the meantime.</w:t>
            </w:r>
          </w:p>
        </w:tc>
        <w:tc>
          <w:tcPr>
            <w:tcW w:w="1265" w:type="dxa"/>
            <w:tcMar>
              <w:top w:w="60" w:type="dxa"/>
              <w:left w:w="90" w:type="dxa"/>
              <w:bottom w:w="60" w:type="dxa"/>
              <w:right w:w="90" w:type="dxa"/>
            </w:tcMar>
          </w:tcPr>
          <w:p w14:paraId="32C237AB" w14:textId="77777777" w:rsidR="00821620" w:rsidRPr="009F4405" w:rsidRDefault="00821620">
            <w:pPr>
              <w:spacing w:after="40" w:line="230" w:lineRule="auto"/>
            </w:pPr>
            <w:r w:rsidRPr="009F4405">
              <w:rPr>
                <w:sz w:val="18"/>
                <w:szCs w:val="18"/>
              </w:rPr>
              <w:t>Launch facilities</w:t>
            </w:r>
          </w:p>
        </w:tc>
        <w:tc>
          <w:tcPr>
            <w:tcW w:w="542" w:type="dxa"/>
            <w:tcMar>
              <w:top w:w="60" w:type="dxa"/>
              <w:left w:w="90" w:type="dxa"/>
              <w:bottom w:w="60" w:type="dxa"/>
              <w:right w:w="90" w:type="dxa"/>
            </w:tcMar>
          </w:tcPr>
          <w:p w14:paraId="5FDE61C7" w14:textId="77777777" w:rsidR="00821620" w:rsidRPr="009F4405" w:rsidRDefault="00821620">
            <w:pPr>
              <w:spacing w:after="40" w:line="230" w:lineRule="auto"/>
            </w:pPr>
            <w:r w:rsidRPr="009F4405">
              <w:rPr>
                <w:sz w:val="18"/>
                <w:szCs w:val="18"/>
              </w:rPr>
              <w:t>B</w:t>
            </w:r>
          </w:p>
        </w:tc>
        <w:tc>
          <w:tcPr>
            <w:tcW w:w="927" w:type="dxa"/>
            <w:tcMar>
              <w:top w:w="60" w:type="dxa"/>
              <w:left w:w="90" w:type="dxa"/>
              <w:bottom w:w="60" w:type="dxa"/>
              <w:right w:w="90" w:type="dxa"/>
            </w:tcMar>
          </w:tcPr>
          <w:p w14:paraId="7159F425" w14:textId="77777777" w:rsidR="00821620" w:rsidRPr="009F4405" w:rsidRDefault="00821620">
            <w:pPr>
              <w:spacing w:after="40" w:line="230" w:lineRule="auto"/>
            </w:pPr>
            <w:r w:rsidRPr="009F4405">
              <w:rPr>
                <w:sz w:val="18"/>
                <w:szCs w:val="18"/>
              </w:rPr>
              <w:t>EU-wide</w:t>
            </w:r>
          </w:p>
        </w:tc>
        <w:tc>
          <w:tcPr>
            <w:tcW w:w="800" w:type="dxa"/>
            <w:tcMar>
              <w:top w:w="60" w:type="dxa"/>
              <w:left w:w="90" w:type="dxa"/>
              <w:bottom w:w="60" w:type="dxa"/>
              <w:right w:w="90" w:type="dxa"/>
            </w:tcMar>
          </w:tcPr>
          <w:p w14:paraId="22F81C04" w14:textId="77777777" w:rsidR="00821620" w:rsidRPr="009F4405" w:rsidRDefault="00821620">
            <w:pPr>
              <w:spacing w:after="40" w:line="230" w:lineRule="auto"/>
            </w:pPr>
            <w:r w:rsidRPr="009F4405">
              <w:rPr>
                <w:sz w:val="18"/>
                <w:szCs w:val="18"/>
              </w:rPr>
              <w:t>Medium</w:t>
            </w:r>
          </w:p>
        </w:tc>
        <w:tc>
          <w:tcPr>
            <w:tcW w:w="1025" w:type="dxa"/>
            <w:tcMar>
              <w:top w:w="60" w:type="dxa"/>
              <w:left w:w="90" w:type="dxa"/>
              <w:bottom w:w="60" w:type="dxa"/>
              <w:right w:w="90" w:type="dxa"/>
            </w:tcMar>
          </w:tcPr>
          <w:p w14:paraId="23578093" w14:textId="77777777" w:rsidR="00821620" w:rsidRPr="009F4405" w:rsidRDefault="00821620">
            <w:pPr>
              <w:spacing w:after="40" w:line="230" w:lineRule="auto"/>
            </w:pPr>
            <w:r w:rsidRPr="009F4405">
              <w:rPr>
                <w:sz w:val="18"/>
                <w:szCs w:val="18"/>
              </w:rPr>
              <w:t>Medium</w:t>
            </w:r>
          </w:p>
        </w:tc>
        <w:tc>
          <w:tcPr>
            <w:tcW w:w="566" w:type="dxa"/>
            <w:tcMar>
              <w:top w:w="60" w:type="dxa"/>
              <w:left w:w="90" w:type="dxa"/>
              <w:bottom w:w="60" w:type="dxa"/>
              <w:right w:w="90" w:type="dxa"/>
            </w:tcMar>
          </w:tcPr>
          <w:p w14:paraId="6EEC46F0" w14:textId="77777777" w:rsidR="00821620" w:rsidRPr="009F4405" w:rsidRDefault="00821620">
            <w:pPr>
              <w:spacing w:after="40" w:line="230" w:lineRule="auto"/>
            </w:pPr>
            <w:r w:rsidRPr="009F4405">
              <w:rPr>
                <w:sz w:val="18"/>
                <w:szCs w:val="18"/>
              </w:rPr>
              <w:t>N</w:t>
            </w:r>
          </w:p>
        </w:tc>
      </w:tr>
      <w:tr w:rsidR="00821620" w:rsidRPr="009F4405" w14:paraId="415CCD1C" w14:textId="77777777" w:rsidTr="00AA7493">
        <w:tc>
          <w:tcPr>
            <w:tcW w:w="540" w:type="dxa"/>
            <w:tcMar>
              <w:top w:w="60" w:type="dxa"/>
              <w:left w:w="90" w:type="dxa"/>
              <w:bottom w:w="60" w:type="dxa"/>
              <w:right w:w="90" w:type="dxa"/>
            </w:tcMar>
          </w:tcPr>
          <w:p w14:paraId="01EE7D03" w14:textId="7621F0F3" w:rsidR="00821620" w:rsidRPr="009F4405" w:rsidRDefault="006B46EA">
            <w:pPr>
              <w:spacing w:after="40" w:line="230" w:lineRule="auto"/>
            </w:pPr>
            <w:r>
              <w:rPr>
                <w:b/>
                <w:bCs/>
                <w:sz w:val="18"/>
                <w:szCs w:val="18"/>
              </w:rPr>
              <w:t>E04</w:t>
            </w:r>
          </w:p>
        </w:tc>
        <w:tc>
          <w:tcPr>
            <w:tcW w:w="3935" w:type="dxa"/>
            <w:tcMar>
              <w:top w:w="60" w:type="dxa"/>
              <w:left w:w="90" w:type="dxa"/>
              <w:bottom w:w="60" w:type="dxa"/>
              <w:right w:w="90" w:type="dxa"/>
            </w:tcMar>
          </w:tcPr>
          <w:p w14:paraId="353E7A96" w14:textId="77777777" w:rsidR="00821620" w:rsidRPr="009F4405" w:rsidRDefault="00821620">
            <w:pPr>
              <w:spacing w:after="40" w:line="230" w:lineRule="auto"/>
            </w:pPr>
            <w:r w:rsidRPr="009F4405">
              <w:rPr>
                <w:sz w:val="18"/>
                <w:szCs w:val="18"/>
              </w:rPr>
              <w:t>Insufficient availability of European growth-stage capital, forcing dependence on foreign investors for large scale-up rounds and exits.</w:t>
            </w:r>
            <w:r w:rsidRPr="009F4405">
              <w:rPr>
                <w:rStyle w:val="FootnoteReference"/>
              </w:rPr>
              <w:footnoteReference w:id="54"/>
            </w:r>
          </w:p>
        </w:tc>
        <w:tc>
          <w:tcPr>
            <w:tcW w:w="1265" w:type="dxa"/>
            <w:tcMar>
              <w:top w:w="60" w:type="dxa"/>
              <w:left w:w="90" w:type="dxa"/>
              <w:bottom w:w="60" w:type="dxa"/>
              <w:right w:w="90" w:type="dxa"/>
            </w:tcMar>
          </w:tcPr>
          <w:p w14:paraId="38F1A390" w14:textId="77777777" w:rsidR="00821620" w:rsidRPr="009F4405" w:rsidRDefault="00821620">
            <w:pPr>
              <w:spacing w:after="40" w:line="230" w:lineRule="auto"/>
            </w:pPr>
            <w:r w:rsidRPr="009F4405">
              <w:rPr>
                <w:sz w:val="18"/>
                <w:szCs w:val="18"/>
              </w:rPr>
              <w:t>Cross-cutting</w:t>
            </w:r>
          </w:p>
        </w:tc>
        <w:tc>
          <w:tcPr>
            <w:tcW w:w="542" w:type="dxa"/>
            <w:tcMar>
              <w:top w:w="60" w:type="dxa"/>
              <w:left w:w="90" w:type="dxa"/>
              <w:bottom w:w="60" w:type="dxa"/>
              <w:right w:w="90" w:type="dxa"/>
            </w:tcMar>
          </w:tcPr>
          <w:p w14:paraId="291C9857" w14:textId="77777777" w:rsidR="00821620" w:rsidRPr="009F4405" w:rsidRDefault="00821620">
            <w:pPr>
              <w:spacing w:after="40" w:line="230" w:lineRule="auto"/>
            </w:pPr>
            <w:r w:rsidRPr="009F4405">
              <w:rPr>
                <w:sz w:val="18"/>
                <w:szCs w:val="18"/>
              </w:rPr>
              <w:t>G</w:t>
            </w:r>
          </w:p>
        </w:tc>
        <w:tc>
          <w:tcPr>
            <w:tcW w:w="927" w:type="dxa"/>
            <w:tcMar>
              <w:top w:w="60" w:type="dxa"/>
              <w:left w:w="90" w:type="dxa"/>
              <w:bottom w:w="60" w:type="dxa"/>
              <w:right w:w="90" w:type="dxa"/>
            </w:tcMar>
          </w:tcPr>
          <w:p w14:paraId="490D10F4" w14:textId="77777777" w:rsidR="00821620" w:rsidRPr="009F4405" w:rsidRDefault="00821620">
            <w:pPr>
              <w:spacing w:after="40" w:line="230" w:lineRule="auto"/>
            </w:pPr>
            <w:r w:rsidRPr="009F4405">
              <w:rPr>
                <w:sz w:val="18"/>
                <w:szCs w:val="18"/>
              </w:rPr>
              <w:t>EU-wide</w:t>
            </w:r>
          </w:p>
        </w:tc>
        <w:tc>
          <w:tcPr>
            <w:tcW w:w="800" w:type="dxa"/>
            <w:tcMar>
              <w:top w:w="60" w:type="dxa"/>
              <w:left w:w="90" w:type="dxa"/>
              <w:bottom w:w="60" w:type="dxa"/>
              <w:right w:w="90" w:type="dxa"/>
            </w:tcMar>
          </w:tcPr>
          <w:p w14:paraId="15504832" w14:textId="77777777" w:rsidR="00821620" w:rsidRPr="009F4405" w:rsidRDefault="00821620">
            <w:pPr>
              <w:spacing w:after="40" w:line="230" w:lineRule="auto"/>
            </w:pPr>
            <w:r w:rsidRPr="009F4405">
              <w:rPr>
                <w:sz w:val="18"/>
                <w:szCs w:val="18"/>
              </w:rPr>
              <w:t>High</w:t>
            </w:r>
          </w:p>
        </w:tc>
        <w:tc>
          <w:tcPr>
            <w:tcW w:w="1025" w:type="dxa"/>
            <w:tcMar>
              <w:top w:w="60" w:type="dxa"/>
              <w:left w:w="90" w:type="dxa"/>
              <w:bottom w:w="60" w:type="dxa"/>
              <w:right w:w="90" w:type="dxa"/>
            </w:tcMar>
          </w:tcPr>
          <w:p w14:paraId="43EE5AB0" w14:textId="77777777" w:rsidR="00821620" w:rsidRPr="009F4405" w:rsidRDefault="00821620">
            <w:pPr>
              <w:spacing w:after="40" w:line="230" w:lineRule="auto"/>
            </w:pPr>
            <w:r w:rsidRPr="009F4405">
              <w:rPr>
                <w:sz w:val="18"/>
                <w:szCs w:val="18"/>
              </w:rPr>
              <w:t>Short</w:t>
            </w:r>
          </w:p>
        </w:tc>
        <w:tc>
          <w:tcPr>
            <w:tcW w:w="566" w:type="dxa"/>
            <w:tcMar>
              <w:top w:w="60" w:type="dxa"/>
              <w:left w:w="90" w:type="dxa"/>
              <w:bottom w:w="60" w:type="dxa"/>
              <w:right w:w="90" w:type="dxa"/>
            </w:tcMar>
          </w:tcPr>
          <w:p w14:paraId="2A19F871" w14:textId="77777777" w:rsidR="00821620" w:rsidRPr="009F4405" w:rsidRDefault="00821620">
            <w:pPr>
              <w:spacing w:after="40" w:line="230" w:lineRule="auto"/>
            </w:pPr>
            <w:r w:rsidRPr="009F4405">
              <w:rPr>
                <w:sz w:val="18"/>
                <w:szCs w:val="18"/>
              </w:rPr>
              <w:t>N</w:t>
            </w:r>
          </w:p>
        </w:tc>
      </w:tr>
      <w:tr w:rsidR="00821620" w:rsidRPr="009F4405" w14:paraId="62B946F9" w14:textId="77777777" w:rsidTr="00AA7493">
        <w:tc>
          <w:tcPr>
            <w:tcW w:w="540" w:type="dxa"/>
            <w:tcMar>
              <w:top w:w="60" w:type="dxa"/>
              <w:left w:w="90" w:type="dxa"/>
              <w:bottom w:w="60" w:type="dxa"/>
              <w:right w:w="90" w:type="dxa"/>
            </w:tcMar>
          </w:tcPr>
          <w:p w14:paraId="20357EA5" w14:textId="74AE388D" w:rsidR="00821620" w:rsidRPr="009F4405" w:rsidRDefault="006B46EA">
            <w:pPr>
              <w:spacing w:after="40" w:line="230" w:lineRule="auto"/>
            </w:pPr>
            <w:r>
              <w:rPr>
                <w:b/>
                <w:bCs/>
                <w:sz w:val="18"/>
                <w:szCs w:val="18"/>
              </w:rPr>
              <w:lastRenderedPageBreak/>
              <w:t>E05</w:t>
            </w:r>
          </w:p>
        </w:tc>
        <w:tc>
          <w:tcPr>
            <w:tcW w:w="3935" w:type="dxa"/>
            <w:tcMar>
              <w:top w:w="60" w:type="dxa"/>
              <w:left w:w="90" w:type="dxa"/>
              <w:bottom w:w="60" w:type="dxa"/>
              <w:right w:w="90" w:type="dxa"/>
            </w:tcMar>
          </w:tcPr>
          <w:p w14:paraId="3F4840C1" w14:textId="77777777" w:rsidR="00821620" w:rsidRPr="009F4405" w:rsidRDefault="00821620">
            <w:pPr>
              <w:spacing w:after="40" w:line="230" w:lineRule="auto"/>
            </w:pPr>
            <w:r w:rsidRPr="009F4405">
              <w:rPr>
                <w:sz w:val="18"/>
                <w:szCs w:val="18"/>
              </w:rPr>
              <w:t>Widening European public-space-investment gap relative to the United States, eroding long-term competitiveness and strategic autonomy.</w:t>
            </w:r>
            <w:r w:rsidRPr="009F4405">
              <w:rPr>
                <w:rStyle w:val="FootnoteReference"/>
              </w:rPr>
              <w:footnoteReference w:id="55"/>
            </w:r>
          </w:p>
        </w:tc>
        <w:tc>
          <w:tcPr>
            <w:tcW w:w="1265" w:type="dxa"/>
            <w:tcMar>
              <w:top w:w="60" w:type="dxa"/>
              <w:left w:w="90" w:type="dxa"/>
              <w:bottom w:w="60" w:type="dxa"/>
              <w:right w:w="90" w:type="dxa"/>
            </w:tcMar>
          </w:tcPr>
          <w:p w14:paraId="51E90A86" w14:textId="77777777" w:rsidR="00821620" w:rsidRPr="009F4405" w:rsidRDefault="00821620">
            <w:pPr>
              <w:spacing w:after="40" w:line="230" w:lineRule="auto"/>
            </w:pPr>
            <w:r w:rsidRPr="009F4405">
              <w:rPr>
                <w:sz w:val="18"/>
                <w:szCs w:val="18"/>
              </w:rPr>
              <w:t>Cross-cutting</w:t>
            </w:r>
          </w:p>
        </w:tc>
        <w:tc>
          <w:tcPr>
            <w:tcW w:w="542" w:type="dxa"/>
            <w:tcMar>
              <w:top w:w="60" w:type="dxa"/>
              <w:left w:w="90" w:type="dxa"/>
              <w:bottom w:w="60" w:type="dxa"/>
              <w:right w:w="90" w:type="dxa"/>
            </w:tcMar>
          </w:tcPr>
          <w:p w14:paraId="74458B6C" w14:textId="77777777" w:rsidR="00821620" w:rsidRPr="009F4405" w:rsidRDefault="00821620">
            <w:pPr>
              <w:spacing w:after="40" w:line="230" w:lineRule="auto"/>
            </w:pPr>
            <w:r w:rsidRPr="009F4405">
              <w:rPr>
                <w:sz w:val="18"/>
                <w:szCs w:val="18"/>
              </w:rPr>
              <w:t>B</w:t>
            </w:r>
          </w:p>
        </w:tc>
        <w:tc>
          <w:tcPr>
            <w:tcW w:w="927" w:type="dxa"/>
            <w:tcMar>
              <w:top w:w="60" w:type="dxa"/>
              <w:left w:w="90" w:type="dxa"/>
              <w:bottom w:w="60" w:type="dxa"/>
              <w:right w:w="90" w:type="dxa"/>
            </w:tcMar>
          </w:tcPr>
          <w:p w14:paraId="2B0298C9" w14:textId="77777777" w:rsidR="00821620" w:rsidRPr="009F4405" w:rsidRDefault="00821620">
            <w:pPr>
              <w:spacing w:after="40" w:line="230" w:lineRule="auto"/>
            </w:pPr>
            <w:r w:rsidRPr="009F4405">
              <w:rPr>
                <w:sz w:val="18"/>
                <w:szCs w:val="18"/>
              </w:rPr>
              <w:t>EU-wide</w:t>
            </w:r>
          </w:p>
        </w:tc>
        <w:tc>
          <w:tcPr>
            <w:tcW w:w="800" w:type="dxa"/>
            <w:tcMar>
              <w:top w:w="60" w:type="dxa"/>
              <w:left w:w="90" w:type="dxa"/>
              <w:bottom w:w="60" w:type="dxa"/>
              <w:right w:w="90" w:type="dxa"/>
            </w:tcMar>
          </w:tcPr>
          <w:p w14:paraId="1DAC15E3" w14:textId="77777777" w:rsidR="00821620" w:rsidRPr="009F4405" w:rsidRDefault="00821620">
            <w:pPr>
              <w:spacing w:after="40" w:line="230" w:lineRule="auto"/>
            </w:pPr>
            <w:r w:rsidRPr="009F4405">
              <w:rPr>
                <w:sz w:val="18"/>
                <w:szCs w:val="18"/>
              </w:rPr>
              <w:t>High</w:t>
            </w:r>
          </w:p>
        </w:tc>
        <w:tc>
          <w:tcPr>
            <w:tcW w:w="1025" w:type="dxa"/>
            <w:tcMar>
              <w:top w:w="60" w:type="dxa"/>
              <w:left w:w="90" w:type="dxa"/>
              <w:bottom w:w="60" w:type="dxa"/>
              <w:right w:w="90" w:type="dxa"/>
            </w:tcMar>
          </w:tcPr>
          <w:p w14:paraId="6DD06826" w14:textId="77777777" w:rsidR="00821620" w:rsidRPr="009F4405" w:rsidRDefault="00821620">
            <w:pPr>
              <w:spacing w:after="40" w:line="230" w:lineRule="auto"/>
            </w:pPr>
            <w:r w:rsidRPr="009F4405">
              <w:rPr>
                <w:sz w:val="18"/>
                <w:szCs w:val="18"/>
              </w:rPr>
              <w:t>Medium</w:t>
            </w:r>
          </w:p>
        </w:tc>
        <w:tc>
          <w:tcPr>
            <w:tcW w:w="566" w:type="dxa"/>
            <w:tcMar>
              <w:top w:w="60" w:type="dxa"/>
              <w:left w:w="90" w:type="dxa"/>
              <w:bottom w:w="60" w:type="dxa"/>
              <w:right w:w="90" w:type="dxa"/>
            </w:tcMar>
          </w:tcPr>
          <w:p w14:paraId="6F386CF8" w14:textId="77777777" w:rsidR="00821620" w:rsidRPr="009F4405" w:rsidRDefault="00821620">
            <w:pPr>
              <w:spacing w:after="40" w:line="230" w:lineRule="auto"/>
            </w:pPr>
            <w:r w:rsidRPr="009F4405">
              <w:rPr>
                <w:sz w:val="18"/>
                <w:szCs w:val="18"/>
              </w:rPr>
              <w:t>N</w:t>
            </w:r>
          </w:p>
        </w:tc>
      </w:tr>
      <w:tr w:rsidR="00821620" w:rsidRPr="009F4405" w14:paraId="5585B1C4" w14:textId="77777777" w:rsidTr="00AA7493">
        <w:tc>
          <w:tcPr>
            <w:tcW w:w="540" w:type="dxa"/>
            <w:tcMar>
              <w:top w:w="60" w:type="dxa"/>
              <w:left w:w="90" w:type="dxa"/>
              <w:bottom w:w="60" w:type="dxa"/>
              <w:right w:w="90" w:type="dxa"/>
            </w:tcMar>
          </w:tcPr>
          <w:p w14:paraId="78E4B969" w14:textId="4188FC23" w:rsidR="00821620" w:rsidRPr="009F4405" w:rsidRDefault="006B46EA">
            <w:pPr>
              <w:spacing w:after="40" w:line="230" w:lineRule="auto"/>
            </w:pPr>
            <w:r>
              <w:rPr>
                <w:b/>
                <w:bCs/>
                <w:sz w:val="18"/>
                <w:szCs w:val="18"/>
              </w:rPr>
              <w:t>E06</w:t>
            </w:r>
          </w:p>
        </w:tc>
        <w:tc>
          <w:tcPr>
            <w:tcW w:w="3935" w:type="dxa"/>
            <w:tcMar>
              <w:top w:w="60" w:type="dxa"/>
              <w:left w:w="90" w:type="dxa"/>
              <w:bottom w:w="60" w:type="dxa"/>
              <w:right w:w="90" w:type="dxa"/>
            </w:tcMar>
          </w:tcPr>
          <w:p w14:paraId="79A9F41E" w14:textId="77777777" w:rsidR="00821620" w:rsidRPr="009F4405" w:rsidRDefault="00821620">
            <w:pPr>
              <w:spacing w:after="40" w:line="230" w:lineRule="auto"/>
            </w:pPr>
            <w:r w:rsidRPr="009F4405">
              <w:rPr>
                <w:sz w:val="18"/>
                <w:szCs w:val="18"/>
              </w:rPr>
              <w:t>Public co-financing risk of stranded launcher-specific infrastructure (Sutherland/Orbex case).</w:t>
            </w:r>
            <w:r w:rsidRPr="009F4405">
              <w:rPr>
                <w:rStyle w:val="FootnoteReference"/>
              </w:rPr>
              <w:footnoteReference w:id="56"/>
            </w:r>
          </w:p>
        </w:tc>
        <w:tc>
          <w:tcPr>
            <w:tcW w:w="1265" w:type="dxa"/>
            <w:tcMar>
              <w:top w:w="60" w:type="dxa"/>
              <w:left w:w="90" w:type="dxa"/>
              <w:bottom w:w="60" w:type="dxa"/>
              <w:right w:w="90" w:type="dxa"/>
            </w:tcMar>
          </w:tcPr>
          <w:p w14:paraId="08071039" w14:textId="77777777" w:rsidR="00821620" w:rsidRPr="009F4405" w:rsidRDefault="00821620">
            <w:pPr>
              <w:spacing w:after="40" w:line="230" w:lineRule="auto"/>
            </w:pPr>
            <w:r w:rsidRPr="009F4405">
              <w:rPr>
                <w:sz w:val="18"/>
                <w:szCs w:val="18"/>
              </w:rPr>
              <w:t>Launch facilities</w:t>
            </w:r>
          </w:p>
        </w:tc>
        <w:tc>
          <w:tcPr>
            <w:tcW w:w="542" w:type="dxa"/>
            <w:tcMar>
              <w:top w:w="60" w:type="dxa"/>
              <w:left w:w="90" w:type="dxa"/>
              <w:bottom w:w="60" w:type="dxa"/>
              <w:right w:w="90" w:type="dxa"/>
            </w:tcMar>
          </w:tcPr>
          <w:p w14:paraId="12060EC9" w14:textId="77777777" w:rsidR="00821620" w:rsidRPr="009F4405" w:rsidRDefault="00821620">
            <w:pPr>
              <w:spacing w:after="40" w:line="230" w:lineRule="auto"/>
            </w:pPr>
            <w:r w:rsidRPr="009F4405">
              <w:rPr>
                <w:sz w:val="18"/>
                <w:szCs w:val="18"/>
              </w:rPr>
              <w:t>B</w:t>
            </w:r>
          </w:p>
        </w:tc>
        <w:tc>
          <w:tcPr>
            <w:tcW w:w="927" w:type="dxa"/>
            <w:tcMar>
              <w:top w:w="60" w:type="dxa"/>
              <w:left w:w="90" w:type="dxa"/>
              <w:bottom w:w="60" w:type="dxa"/>
              <w:right w:w="90" w:type="dxa"/>
            </w:tcMar>
          </w:tcPr>
          <w:p w14:paraId="0D71F1B7" w14:textId="77777777" w:rsidR="00821620" w:rsidRPr="009F4405" w:rsidRDefault="00821620">
            <w:pPr>
              <w:spacing w:after="40" w:line="230" w:lineRule="auto"/>
            </w:pPr>
            <w:r w:rsidRPr="009F4405">
              <w:rPr>
                <w:sz w:val="18"/>
                <w:szCs w:val="18"/>
              </w:rPr>
              <w:t>Site-specific</w:t>
            </w:r>
          </w:p>
        </w:tc>
        <w:tc>
          <w:tcPr>
            <w:tcW w:w="800" w:type="dxa"/>
            <w:tcMar>
              <w:top w:w="60" w:type="dxa"/>
              <w:left w:w="90" w:type="dxa"/>
              <w:bottom w:w="60" w:type="dxa"/>
              <w:right w:w="90" w:type="dxa"/>
            </w:tcMar>
          </w:tcPr>
          <w:p w14:paraId="6752B1E6" w14:textId="77777777" w:rsidR="00821620" w:rsidRPr="009F4405" w:rsidRDefault="00821620">
            <w:pPr>
              <w:spacing w:after="40" w:line="230" w:lineRule="auto"/>
            </w:pPr>
            <w:r w:rsidRPr="009F4405">
              <w:rPr>
                <w:sz w:val="18"/>
                <w:szCs w:val="18"/>
              </w:rPr>
              <w:t>Medium</w:t>
            </w:r>
          </w:p>
        </w:tc>
        <w:tc>
          <w:tcPr>
            <w:tcW w:w="1025" w:type="dxa"/>
            <w:tcMar>
              <w:top w:w="60" w:type="dxa"/>
              <w:left w:w="90" w:type="dxa"/>
              <w:bottom w:w="60" w:type="dxa"/>
              <w:right w:w="90" w:type="dxa"/>
            </w:tcMar>
          </w:tcPr>
          <w:p w14:paraId="6A7FBC23" w14:textId="77777777" w:rsidR="00821620" w:rsidRPr="009F4405" w:rsidRDefault="00821620">
            <w:pPr>
              <w:spacing w:after="40" w:line="230" w:lineRule="auto"/>
            </w:pPr>
            <w:r w:rsidRPr="009F4405">
              <w:rPr>
                <w:sz w:val="18"/>
                <w:szCs w:val="18"/>
              </w:rPr>
              <w:t>Medium</w:t>
            </w:r>
          </w:p>
        </w:tc>
        <w:tc>
          <w:tcPr>
            <w:tcW w:w="566" w:type="dxa"/>
            <w:tcMar>
              <w:top w:w="60" w:type="dxa"/>
              <w:left w:w="90" w:type="dxa"/>
              <w:bottom w:w="60" w:type="dxa"/>
              <w:right w:w="90" w:type="dxa"/>
            </w:tcMar>
          </w:tcPr>
          <w:p w14:paraId="41618705" w14:textId="77777777" w:rsidR="00821620" w:rsidRPr="009F4405" w:rsidRDefault="00821620">
            <w:pPr>
              <w:spacing w:after="40" w:line="230" w:lineRule="auto"/>
            </w:pPr>
            <w:r w:rsidRPr="009F4405">
              <w:rPr>
                <w:sz w:val="18"/>
                <w:szCs w:val="18"/>
              </w:rPr>
              <w:t>N</w:t>
            </w:r>
          </w:p>
        </w:tc>
      </w:tr>
      <w:tr w:rsidR="00821620" w:rsidRPr="009F4405" w14:paraId="469C41E7" w14:textId="77777777" w:rsidTr="00AA7493">
        <w:tc>
          <w:tcPr>
            <w:tcW w:w="540" w:type="dxa"/>
            <w:tcMar>
              <w:top w:w="60" w:type="dxa"/>
              <w:left w:w="90" w:type="dxa"/>
              <w:bottom w:w="60" w:type="dxa"/>
              <w:right w:w="90" w:type="dxa"/>
            </w:tcMar>
          </w:tcPr>
          <w:p w14:paraId="05019C13" w14:textId="1F73373B" w:rsidR="00821620" w:rsidRPr="009F4405" w:rsidRDefault="006B46EA">
            <w:pPr>
              <w:spacing w:after="40" w:line="230" w:lineRule="auto"/>
            </w:pPr>
            <w:r>
              <w:rPr>
                <w:b/>
                <w:bCs/>
                <w:sz w:val="18"/>
                <w:szCs w:val="18"/>
              </w:rPr>
              <w:t>E07</w:t>
            </w:r>
          </w:p>
        </w:tc>
        <w:tc>
          <w:tcPr>
            <w:tcW w:w="3935" w:type="dxa"/>
            <w:tcMar>
              <w:top w:w="60" w:type="dxa"/>
              <w:left w:w="90" w:type="dxa"/>
              <w:bottom w:w="60" w:type="dxa"/>
              <w:right w:w="90" w:type="dxa"/>
            </w:tcMar>
          </w:tcPr>
          <w:p w14:paraId="29CD3FA6" w14:textId="77777777" w:rsidR="00821620" w:rsidRPr="009F4405" w:rsidRDefault="00821620">
            <w:pPr>
              <w:spacing w:after="40" w:line="230" w:lineRule="auto"/>
            </w:pPr>
            <w:r w:rsidRPr="009F4405">
              <w:rPr>
                <w:sz w:val="18"/>
                <w:szCs w:val="18"/>
              </w:rPr>
              <w:t>Institutional launch procurement remains slow and cautious, based on legacy Ariane/Vega contract structures.</w:t>
            </w:r>
          </w:p>
        </w:tc>
        <w:tc>
          <w:tcPr>
            <w:tcW w:w="1265" w:type="dxa"/>
            <w:tcMar>
              <w:top w:w="60" w:type="dxa"/>
              <w:left w:w="90" w:type="dxa"/>
              <w:bottom w:w="60" w:type="dxa"/>
              <w:right w:w="90" w:type="dxa"/>
            </w:tcMar>
          </w:tcPr>
          <w:p w14:paraId="420F865E" w14:textId="77777777" w:rsidR="00821620" w:rsidRPr="009F4405" w:rsidRDefault="00821620">
            <w:pPr>
              <w:spacing w:after="40" w:line="230" w:lineRule="auto"/>
            </w:pPr>
            <w:r w:rsidRPr="009F4405">
              <w:rPr>
                <w:sz w:val="18"/>
                <w:szCs w:val="18"/>
              </w:rPr>
              <w:t>Cross-cutting</w:t>
            </w:r>
          </w:p>
        </w:tc>
        <w:tc>
          <w:tcPr>
            <w:tcW w:w="542" w:type="dxa"/>
            <w:tcMar>
              <w:top w:w="60" w:type="dxa"/>
              <w:left w:w="90" w:type="dxa"/>
              <w:bottom w:w="60" w:type="dxa"/>
              <w:right w:w="90" w:type="dxa"/>
            </w:tcMar>
          </w:tcPr>
          <w:p w14:paraId="68A28D6D" w14:textId="77777777" w:rsidR="00821620" w:rsidRPr="009F4405" w:rsidRDefault="00821620">
            <w:pPr>
              <w:spacing w:after="40" w:line="230" w:lineRule="auto"/>
            </w:pPr>
            <w:r w:rsidRPr="009F4405">
              <w:rPr>
                <w:sz w:val="18"/>
                <w:szCs w:val="18"/>
              </w:rPr>
              <w:t>G</w:t>
            </w:r>
          </w:p>
        </w:tc>
        <w:tc>
          <w:tcPr>
            <w:tcW w:w="927" w:type="dxa"/>
            <w:tcMar>
              <w:top w:w="60" w:type="dxa"/>
              <w:left w:w="90" w:type="dxa"/>
              <w:bottom w:w="60" w:type="dxa"/>
              <w:right w:w="90" w:type="dxa"/>
            </w:tcMar>
          </w:tcPr>
          <w:p w14:paraId="3F18812A" w14:textId="77777777" w:rsidR="00821620" w:rsidRPr="009F4405" w:rsidRDefault="00821620">
            <w:pPr>
              <w:spacing w:after="40" w:line="230" w:lineRule="auto"/>
            </w:pPr>
            <w:r w:rsidRPr="009F4405">
              <w:rPr>
                <w:sz w:val="18"/>
                <w:szCs w:val="18"/>
              </w:rPr>
              <w:t>EU-wide</w:t>
            </w:r>
          </w:p>
        </w:tc>
        <w:tc>
          <w:tcPr>
            <w:tcW w:w="800" w:type="dxa"/>
            <w:tcMar>
              <w:top w:w="60" w:type="dxa"/>
              <w:left w:w="90" w:type="dxa"/>
              <w:bottom w:w="60" w:type="dxa"/>
              <w:right w:w="90" w:type="dxa"/>
            </w:tcMar>
          </w:tcPr>
          <w:p w14:paraId="2A1FF7AF" w14:textId="77777777" w:rsidR="00821620" w:rsidRPr="009F4405" w:rsidRDefault="00821620">
            <w:pPr>
              <w:spacing w:after="40" w:line="230" w:lineRule="auto"/>
            </w:pPr>
            <w:r w:rsidRPr="009F4405">
              <w:rPr>
                <w:sz w:val="18"/>
                <w:szCs w:val="18"/>
              </w:rPr>
              <w:t>High</w:t>
            </w:r>
          </w:p>
        </w:tc>
        <w:tc>
          <w:tcPr>
            <w:tcW w:w="1025" w:type="dxa"/>
            <w:tcMar>
              <w:top w:w="60" w:type="dxa"/>
              <w:left w:w="90" w:type="dxa"/>
              <w:bottom w:w="60" w:type="dxa"/>
              <w:right w:w="90" w:type="dxa"/>
            </w:tcMar>
          </w:tcPr>
          <w:p w14:paraId="276DBCBB" w14:textId="77777777" w:rsidR="00821620" w:rsidRPr="009F4405" w:rsidRDefault="00821620">
            <w:pPr>
              <w:spacing w:after="40" w:line="230" w:lineRule="auto"/>
            </w:pPr>
            <w:r w:rsidRPr="009F4405">
              <w:rPr>
                <w:sz w:val="18"/>
                <w:szCs w:val="18"/>
              </w:rPr>
              <w:t>Short</w:t>
            </w:r>
          </w:p>
        </w:tc>
        <w:tc>
          <w:tcPr>
            <w:tcW w:w="566" w:type="dxa"/>
            <w:tcMar>
              <w:top w:w="60" w:type="dxa"/>
              <w:left w:w="90" w:type="dxa"/>
              <w:bottom w:w="60" w:type="dxa"/>
              <w:right w:w="90" w:type="dxa"/>
            </w:tcMar>
          </w:tcPr>
          <w:p w14:paraId="37EE28B4" w14:textId="77777777" w:rsidR="00821620" w:rsidRPr="009F4405" w:rsidRDefault="00821620">
            <w:pPr>
              <w:spacing w:after="40" w:line="230" w:lineRule="auto"/>
            </w:pPr>
            <w:r w:rsidRPr="009F4405">
              <w:rPr>
                <w:sz w:val="18"/>
                <w:szCs w:val="18"/>
              </w:rPr>
              <w:t>N</w:t>
            </w:r>
          </w:p>
        </w:tc>
      </w:tr>
      <w:tr w:rsidR="00821620" w:rsidRPr="009F4405" w14:paraId="2CD9AEE4" w14:textId="77777777" w:rsidTr="00AA7493">
        <w:tc>
          <w:tcPr>
            <w:tcW w:w="540" w:type="dxa"/>
            <w:tcMar>
              <w:top w:w="60" w:type="dxa"/>
              <w:left w:w="90" w:type="dxa"/>
              <w:bottom w:w="60" w:type="dxa"/>
              <w:right w:w="90" w:type="dxa"/>
            </w:tcMar>
          </w:tcPr>
          <w:p w14:paraId="739923D1" w14:textId="6C963A5D" w:rsidR="00821620" w:rsidRPr="009F4405" w:rsidRDefault="006B46EA">
            <w:pPr>
              <w:spacing w:after="40" w:line="230" w:lineRule="auto"/>
            </w:pPr>
            <w:r>
              <w:rPr>
                <w:b/>
                <w:bCs/>
                <w:sz w:val="18"/>
                <w:szCs w:val="18"/>
              </w:rPr>
              <w:t>E08</w:t>
            </w:r>
          </w:p>
        </w:tc>
        <w:tc>
          <w:tcPr>
            <w:tcW w:w="3935" w:type="dxa"/>
            <w:tcMar>
              <w:top w:w="60" w:type="dxa"/>
              <w:left w:w="90" w:type="dxa"/>
              <w:bottom w:w="60" w:type="dxa"/>
              <w:right w:w="90" w:type="dxa"/>
            </w:tcMar>
          </w:tcPr>
          <w:p w14:paraId="54FFEE27" w14:textId="77777777" w:rsidR="00821620" w:rsidRPr="009F4405" w:rsidRDefault="00821620">
            <w:pPr>
              <w:spacing w:after="40" w:line="230" w:lineRule="auto"/>
            </w:pPr>
            <w:r w:rsidRPr="009F4405">
              <w:rPr>
                <w:sz w:val="18"/>
                <w:szCs w:val="18"/>
              </w:rPr>
              <w:t>Weak commercial economics of launch-support TT&amp;C services relative to routine satellite operations.</w:t>
            </w:r>
          </w:p>
        </w:tc>
        <w:tc>
          <w:tcPr>
            <w:tcW w:w="1265" w:type="dxa"/>
            <w:tcMar>
              <w:top w:w="60" w:type="dxa"/>
              <w:left w:w="90" w:type="dxa"/>
              <w:bottom w:w="60" w:type="dxa"/>
              <w:right w:w="90" w:type="dxa"/>
            </w:tcMar>
          </w:tcPr>
          <w:p w14:paraId="7960374A" w14:textId="77777777" w:rsidR="00821620" w:rsidRPr="009F4405" w:rsidRDefault="00821620">
            <w:pPr>
              <w:spacing w:after="40" w:line="230" w:lineRule="auto"/>
            </w:pPr>
            <w:r w:rsidRPr="009F4405">
              <w:rPr>
                <w:sz w:val="18"/>
                <w:szCs w:val="18"/>
              </w:rPr>
              <w:t>TT&amp;C</w:t>
            </w:r>
          </w:p>
        </w:tc>
        <w:tc>
          <w:tcPr>
            <w:tcW w:w="542" w:type="dxa"/>
            <w:tcMar>
              <w:top w:w="60" w:type="dxa"/>
              <w:left w:w="90" w:type="dxa"/>
              <w:bottom w:w="60" w:type="dxa"/>
              <w:right w:w="90" w:type="dxa"/>
            </w:tcMar>
          </w:tcPr>
          <w:p w14:paraId="7B360C03" w14:textId="77777777" w:rsidR="00821620" w:rsidRPr="009F4405" w:rsidRDefault="00821620">
            <w:pPr>
              <w:spacing w:after="40" w:line="230" w:lineRule="auto"/>
            </w:pPr>
            <w:r w:rsidRPr="009F4405">
              <w:rPr>
                <w:sz w:val="18"/>
                <w:szCs w:val="18"/>
              </w:rPr>
              <w:t>B</w:t>
            </w:r>
          </w:p>
        </w:tc>
        <w:tc>
          <w:tcPr>
            <w:tcW w:w="927" w:type="dxa"/>
            <w:tcMar>
              <w:top w:w="60" w:type="dxa"/>
              <w:left w:w="90" w:type="dxa"/>
              <w:bottom w:w="60" w:type="dxa"/>
              <w:right w:w="90" w:type="dxa"/>
            </w:tcMar>
          </w:tcPr>
          <w:p w14:paraId="6377D24A" w14:textId="77777777" w:rsidR="00821620" w:rsidRPr="009F4405" w:rsidRDefault="00821620">
            <w:pPr>
              <w:spacing w:after="40" w:line="230" w:lineRule="auto"/>
            </w:pPr>
            <w:r w:rsidRPr="009F4405">
              <w:rPr>
                <w:sz w:val="18"/>
                <w:szCs w:val="18"/>
              </w:rPr>
              <w:t>EU-wide</w:t>
            </w:r>
          </w:p>
        </w:tc>
        <w:tc>
          <w:tcPr>
            <w:tcW w:w="800" w:type="dxa"/>
            <w:tcMar>
              <w:top w:w="60" w:type="dxa"/>
              <w:left w:w="90" w:type="dxa"/>
              <w:bottom w:w="60" w:type="dxa"/>
              <w:right w:w="90" w:type="dxa"/>
            </w:tcMar>
          </w:tcPr>
          <w:p w14:paraId="06CB3CD3" w14:textId="77777777" w:rsidR="00821620" w:rsidRPr="009F4405" w:rsidRDefault="00821620">
            <w:pPr>
              <w:spacing w:after="40" w:line="230" w:lineRule="auto"/>
            </w:pPr>
            <w:r w:rsidRPr="009F4405">
              <w:rPr>
                <w:sz w:val="18"/>
                <w:szCs w:val="18"/>
              </w:rPr>
              <w:t>Medium</w:t>
            </w:r>
          </w:p>
        </w:tc>
        <w:tc>
          <w:tcPr>
            <w:tcW w:w="1025" w:type="dxa"/>
            <w:tcMar>
              <w:top w:w="60" w:type="dxa"/>
              <w:left w:w="90" w:type="dxa"/>
              <w:bottom w:w="60" w:type="dxa"/>
              <w:right w:w="90" w:type="dxa"/>
            </w:tcMar>
          </w:tcPr>
          <w:p w14:paraId="3DE91942" w14:textId="77777777" w:rsidR="00821620" w:rsidRPr="009F4405" w:rsidRDefault="00821620">
            <w:pPr>
              <w:spacing w:after="40" w:line="230" w:lineRule="auto"/>
            </w:pPr>
            <w:r w:rsidRPr="009F4405">
              <w:rPr>
                <w:sz w:val="18"/>
                <w:szCs w:val="18"/>
              </w:rPr>
              <w:t>Medium</w:t>
            </w:r>
          </w:p>
        </w:tc>
        <w:tc>
          <w:tcPr>
            <w:tcW w:w="566" w:type="dxa"/>
            <w:tcMar>
              <w:top w:w="60" w:type="dxa"/>
              <w:left w:w="90" w:type="dxa"/>
              <w:bottom w:w="60" w:type="dxa"/>
              <w:right w:w="90" w:type="dxa"/>
            </w:tcMar>
          </w:tcPr>
          <w:p w14:paraId="327AD211" w14:textId="77777777" w:rsidR="00821620" w:rsidRPr="009F4405" w:rsidRDefault="00821620">
            <w:pPr>
              <w:spacing w:after="40" w:line="230" w:lineRule="auto"/>
            </w:pPr>
            <w:r w:rsidRPr="009F4405">
              <w:rPr>
                <w:sz w:val="18"/>
                <w:szCs w:val="18"/>
              </w:rPr>
              <w:t>N</w:t>
            </w:r>
          </w:p>
        </w:tc>
      </w:tr>
      <w:tr w:rsidR="00821620" w:rsidRPr="009F4405" w14:paraId="3236AB80" w14:textId="77777777" w:rsidTr="00AA7493">
        <w:tc>
          <w:tcPr>
            <w:tcW w:w="540" w:type="dxa"/>
            <w:tcMar>
              <w:top w:w="60" w:type="dxa"/>
              <w:left w:w="90" w:type="dxa"/>
              <w:bottom w:w="60" w:type="dxa"/>
              <w:right w:w="90" w:type="dxa"/>
            </w:tcMar>
          </w:tcPr>
          <w:p w14:paraId="36173D11" w14:textId="1A3F0535" w:rsidR="00821620" w:rsidRPr="009F4405" w:rsidRDefault="006B46EA">
            <w:pPr>
              <w:spacing w:after="40" w:line="230" w:lineRule="auto"/>
            </w:pPr>
            <w:r>
              <w:rPr>
                <w:b/>
                <w:bCs/>
                <w:sz w:val="18"/>
                <w:szCs w:val="18"/>
              </w:rPr>
              <w:t>E09</w:t>
            </w:r>
          </w:p>
        </w:tc>
        <w:tc>
          <w:tcPr>
            <w:tcW w:w="3935" w:type="dxa"/>
            <w:tcMar>
              <w:top w:w="60" w:type="dxa"/>
              <w:left w:w="90" w:type="dxa"/>
              <w:bottom w:w="60" w:type="dxa"/>
              <w:right w:w="90" w:type="dxa"/>
            </w:tcMar>
          </w:tcPr>
          <w:p w14:paraId="348E7FA8" w14:textId="77777777" w:rsidR="00821620" w:rsidRPr="009F4405" w:rsidRDefault="00821620">
            <w:pPr>
              <w:spacing w:after="40" w:line="230" w:lineRule="auto"/>
            </w:pPr>
            <w:r w:rsidRPr="009F4405">
              <w:rPr>
                <w:sz w:val="18"/>
                <w:szCs w:val="18"/>
              </w:rPr>
              <w:t>Anchor-tenant / single-operator dependency at emerging European spaceports — operator failure removes the site’s entire orbital output (Orbex insolvency Feb 2026 mothballed Sutherland; SaxaVord’s 30-launch consent highly RFA-dependent; Andøya orbital capacity contractually tied to Isar).</w:t>
            </w:r>
          </w:p>
        </w:tc>
        <w:tc>
          <w:tcPr>
            <w:tcW w:w="1265" w:type="dxa"/>
            <w:tcMar>
              <w:top w:w="60" w:type="dxa"/>
              <w:left w:w="90" w:type="dxa"/>
              <w:bottom w:w="60" w:type="dxa"/>
              <w:right w:w="90" w:type="dxa"/>
            </w:tcMar>
          </w:tcPr>
          <w:p w14:paraId="59C418A3" w14:textId="77777777" w:rsidR="00821620" w:rsidRPr="009F4405" w:rsidRDefault="00821620">
            <w:pPr>
              <w:spacing w:after="40" w:line="230" w:lineRule="auto"/>
            </w:pPr>
            <w:r w:rsidRPr="009F4405">
              <w:rPr>
                <w:sz w:val="18"/>
                <w:szCs w:val="18"/>
              </w:rPr>
              <w:t>Launch facilities</w:t>
            </w:r>
          </w:p>
        </w:tc>
        <w:tc>
          <w:tcPr>
            <w:tcW w:w="542" w:type="dxa"/>
            <w:tcMar>
              <w:top w:w="60" w:type="dxa"/>
              <w:left w:w="90" w:type="dxa"/>
              <w:bottom w:w="60" w:type="dxa"/>
              <w:right w:w="90" w:type="dxa"/>
            </w:tcMar>
          </w:tcPr>
          <w:p w14:paraId="52F1FF6D" w14:textId="77777777" w:rsidR="00821620" w:rsidRPr="009F4405" w:rsidRDefault="00821620">
            <w:pPr>
              <w:spacing w:after="40" w:line="230" w:lineRule="auto"/>
            </w:pPr>
            <w:r w:rsidRPr="009F4405">
              <w:rPr>
                <w:sz w:val="18"/>
                <w:szCs w:val="18"/>
              </w:rPr>
              <w:t>B</w:t>
            </w:r>
          </w:p>
        </w:tc>
        <w:tc>
          <w:tcPr>
            <w:tcW w:w="927" w:type="dxa"/>
            <w:tcMar>
              <w:top w:w="60" w:type="dxa"/>
              <w:left w:w="90" w:type="dxa"/>
              <w:bottom w:w="60" w:type="dxa"/>
              <w:right w:w="90" w:type="dxa"/>
            </w:tcMar>
          </w:tcPr>
          <w:p w14:paraId="28E0ED1D" w14:textId="77777777" w:rsidR="00821620" w:rsidRPr="009F4405" w:rsidRDefault="00821620">
            <w:pPr>
              <w:spacing w:after="40" w:line="230" w:lineRule="auto"/>
            </w:pPr>
            <w:r w:rsidRPr="009F4405">
              <w:rPr>
                <w:sz w:val="18"/>
                <w:szCs w:val="18"/>
              </w:rPr>
              <w:t>EU-wide</w:t>
            </w:r>
          </w:p>
        </w:tc>
        <w:tc>
          <w:tcPr>
            <w:tcW w:w="800" w:type="dxa"/>
            <w:tcMar>
              <w:top w:w="60" w:type="dxa"/>
              <w:left w:w="90" w:type="dxa"/>
              <w:bottom w:w="60" w:type="dxa"/>
              <w:right w:w="90" w:type="dxa"/>
            </w:tcMar>
          </w:tcPr>
          <w:p w14:paraId="57F53651" w14:textId="77777777" w:rsidR="00821620" w:rsidRPr="009F4405" w:rsidRDefault="00821620">
            <w:pPr>
              <w:spacing w:after="40" w:line="230" w:lineRule="auto"/>
            </w:pPr>
            <w:r w:rsidRPr="009F4405">
              <w:rPr>
                <w:sz w:val="18"/>
                <w:szCs w:val="18"/>
              </w:rPr>
              <w:t>High</w:t>
            </w:r>
          </w:p>
        </w:tc>
        <w:tc>
          <w:tcPr>
            <w:tcW w:w="1025" w:type="dxa"/>
            <w:tcMar>
              <w:top w:w="60" w:type="dxa"/>
              <w:left w:w="90" w:type="dxa"/>
              <w:bottom w:w="60" w:type="dxa"/>
              <w:right w:w="90" w:type="dxa"/>
            </w:tcMar>
          </w:tcPr>
          <w:p w14:paraId="7531B7E2" w14:textId="77777777" w:rsidR="00821620" w:rsidRPr="009F4405" w:rsidRDefault="00821620">
            <w:pPr>
              <w:spacing w:after="40" w:line="230" w:lineRule="auto"/>
            </w:pPr>
            <w:r w:rsidRPr="009F4405">
              <w:rPr>
                <w:sz w:val="18"/>
                <w:szCs w:val="18"/>
              </w:rPr>
              <w:t>Short</w:t>
            </w:r>
          </w:p>
        </w:tc>
        <w:tc>
          <w:tcPr>
            <w:tcW w:w="566" w:type="dxa"/>
            <w:tcMar>
              <w:top w:w="60" w:type="dxa"/>
              <w:left w:w="90" w:type="dxa"/>
              <w:bottom w:w="60" w:type="dxa"/>
              <w:right w:w="90" w:type="dxa"/>
            </w:tcMar>
          </w:tcPr>
          <w:p w14:paraId="0F685FFA" w14:textId="77777777" w:rsidR="00821620" w:rsidRPr="009F4405" w:rsidRDefault="00821620">
            <w:pPr>
              <w:spacing w:after="40" w:line="230" w:lineRule="auto"/>
            </w:pPr>
            <w:r w:rsidRPr="009F4405">
              <w:rPr>
                <w:sz w:val="18"/>
                <w:szCs w:val="18"/>
              </w:rPr>
              <w:t>N</w:t>
            </w:r>
          </w:p>
        </w:tc>
      </w:tr>
      <w:tr w:rsidR="00821620" w:rsidRPr="009F4405" w14:paraId="22BFF7BC" w14:textId="77777777" w:rsidTr="00AA7493">
        <w:tc>
          <w:tcPr>
            <w:tcW w:w="540" w:type="dxa"/>
            <w:tcMar>
              <w:top w:w="60" w:type="dxa"/>
              <w:left w:w="90" w:type="dxa"/>
              <w:bottom w:w="60" w:type="dxa"/>
              <w:right w:w="90" w:type="dxa"/>
            </w:tcMar>
          </w:tcPr>
          <w:p w14:paraId="765E1162" w14:textId="392259EE" w:rsidR="00821620" w:rsidRPr="009F4405" w:rsidRDefault="006B46EA">
            <w:pPr>
              <w:spacing w:after="40" w:line="230" w:lineRule="auto"/>
            </w:pPr>
            <w:r>
              <w:rPr>
                <w:b/>
                <w:bCs/>
                <w:sz w:val="18"/>
                <w:szCs w:val="18"/>
              </w:rPr>
              <w:t>E10</w:t>
            </w:r>
          </w:p>
        </w:tc>
        <w:tc>
          <w:tcPr>
            <w:tcW w:w="3935" w:type="dxa"/>
            <w:tcMar>
              <w:top w:w="60" w:type="dxa"/>
              <w:left w:w="90" w:type="dxa"/>
              <w:bottom w:w="60" w:type="dxa"/>
              <w:right w:w="90" w:type="dxa"/>
            </w:tcMar>
          </w:tcPr>
          <w:p w14:paraId="11CDCC2C" w14:textId="77777777" w:rsidR="00821620" w:rsidRPr="009F4405" w:rsidRDefault="00821620">
            <w:pPr>
              <w:spacing w:after="40" w:line="230" w:lineRule="auto"/>
            </w:pPr>
            <w:r w:rsidRPr="009F4405">
              <w:rPr>
                <w:sz w:val="18"/>
                <w:szCs w:val="18"/>
              </w:rPr>
              <w:t>20-year exclusive pad-access contracts at emerging spaceports (Andøya Pad A → Isar; SaxaVord Pad “Fredo” → RFA) preclude multi-user access and any responsive-launch surge capacity.</w:t>
            </w:r>
          </w:p>
        </w:tc>
        <w:tc>
          <w:tcPr>
            <w:tcW w:w="1265" w:type="dxa"/>
            <w:tcMar>
              <w:top w:w="60" w:type="dxa"/>
              <w:left w:w="90" w:type="dxa"/>
              <w:bottom w:w="60" w:type="dxa"/>
              <w:right w:w="90" w:type="dxa"/>
            </w:tcMar>
          </w:tcPr>
          <w:p w14:paraId="1F1E794C" w14:textId="77777777" w:rsidR="00821620" w:rsidRPr="009F4405" w:rsidRDefault="00821620">
            <w:pPr>
              <w:spacing w:after="40" w:line="230" w:lineRule="auto"/>
            </w:pPr>
            <w:r w:rsidRPr="009F4405">
              <w:rPr>
                <w:sz w:val="18"/>
                <w:szCs w:val="18"/>
              </w:rPr>
              <w:t>Launch facilities</w:t>
            </w:r>
          </w:p>
        </w:tc>
        <w:tc>
          <w:tcPr>
            <w:tcW w:w="542" w:type="dxa"/>
            <w:tcMar>
              <w:top w:w="60" w:type="dxa"/>
              <w:left w:w="90" w:type="dxa"/>
              <w:bottom w:w="60" w:type="dxa"/>
              <w:right w:w="90" w:type="dxa"/>
            </w:tcMar>
          </w:tcPr>
          <w:p w14:paraId="6F200CC2" w14:textId="77777777" w:rsidR="00821620" w:rsidRPr="009F4405" w:rsidRDefault="00821620">
            <w:pPr>
              <w:spacing w:after="40" w:line="230" w:lineRule="auto"/>
            </w:pPr>
            <w:r w:rsidRPr="009F4405">
              <w:rPr>
                <w:sz w:val="18"/>
                <w:szCs w:val="18"/>
              </w:rPr>
              <w:t>G</w:t>
            </w:r>
          </w:p>
        </w:tc>
        <w:tc>
          <w:tcPr>
            <w:tcW w:w="927" w:type="dxa"/>
            <w:tcMar>
              <w:top w:w="60" w:type="dxa"/>
              <w:left w:w="90" w:type="dxa"/>
              <w:bottom w:w="60" w:type="dxa"/>
              <w:right w:w="90" w:type="dxa"/>
            </w:tcMar>
          </w:tcPr>
          <w:p w14:paraId="3B965880" w14:textId="77777777" w:rsidR="00821620" w:rsidRPr="009F4405" w:rsidRDefault="00821620">
            <w:pPr>
              <w:spacing w:after="40" w:line="230" w:lineRule="auto"/>
            </w:pPr>
            <w:r w:rsidRPr="009F4405">
              <w:rPr>
                <w:sz w:val="18"/>
                <w:szCs w:val="18"/>
              </w:rPr>
              <w:t>EU-wide</w:t>
            </w:r>
          </w:p>
        </w:tc>
        <w:tc>
          <w:tcPr>
            <w:tcW w:w="800" w:type="dxa"/>
            <w:tcMar>
              <w:top w:w="60" w:type="dxa"/>
              <w:left w:w="90" w:type="dxa"/>
              <w:bottom w:w="60" w:type="dxa"/>
              <w:right w:w="90" w:type="dxa"/>
            </w:tcMar>
          </w:tcPr>
          <w:p w14:paraId="11CE013E" w14:textId="77777777" w:rsidR="00821620" w:rsidRPr="009F4405" w:rsidRDefault="00821620">
            <w:pPr>
              <w:spacing w:after="40" w:line="230" w:lineRule="auto"/>
            </w:pPr>
            <w:r w:rsidRPr="009F4405">
              <w:rPr>
                <w:sz w:val="18"/>
                <w:szCs w:val="18"/>
              </w:rPr>
              <w:t>Medium</w:t>
            </w:r>
          </w:p>
        </w:tc>
        <w:tc>
          <w:tcPr>
            <w:tcW w:w="1025" w:type="dxa"/>
            <w:tcMar>
              <w:top w:w="60" w:type="dxa"/>
              <w:left w:w="90" w:type="dxa"/>
              <w:bottom w:w="60" w:type="dxa"/>
              <w:right w:w="90" w:type="dxa"/>
            </w:tcMar>
          </w:tcPr>
          <w:p w14:paraId="271259BA" w14:textId="77777777" w:rsidR="00821620" w:rsidRPr="009F4405" w:rsidRDefault="00821620">
            <w:pPr>
              <w:spacing w:after="40" w:line="230" w:lineRule="auto"/>
            </w:pPr>
            <w:r w:rsidRPr="009F4405">
              <w:rPr>
                <w:sz w:val="18"/>
                <w:szCs w:val="18"/>
              </w:rPr>
              <w:t>Short</w:t>
            </w:r>
          </w:p>
        </w:tc>
        <w:tc>
          <w:tcPr>
            <w:tcW w:w="566" w:type="dxa"/>
            <w:tcMar>
              <w:top w:w="60" w:type="dxa"/>
              <w:left w:w="90" w:type="dxa"/>
              <w:bottom w:w="60" w:type="dxa"/>
              <w:right w:w="90" w:type="dxa"/>
            </w:tcMar>
          </w:tcPr>
          <w:p w14:paraId="060902E0" w14:textId="77777777" w:rsidR="00821620" w:rsidRPr="009F4405" w:rsidRDefault="00821620">
            <w:pPr>
              <w:spacing w:after="40" w:line="230" w:lineRule="auto"/>
            </w:pPr>
            <w:r w:rsidRPr="009F4405">
              <w:rPr>
                <w:sz w:val="18"/>
                <w:szCs w:val="18"/>
              </w:rPr>
              <w:t>N</w:t>
            </w:r>
          </w:p>
        </w:tc>
      </w:tr>
      <w:tr w:rsidR="00821620" w:rsidRPr="009F4405" w14:paraId="5F91B43B" w14:textId="77777777" w:rsidTr="00AA7493">
        <w:tc>
          <w:tcPr>
            <w:tcW w:w="540" w:type="dxa"/>
            <w:tcMar>
              <w:top w:w="60" w:type="dxa"/>
              <w:left w:w="90" w:type="dxa"/>
              <w:bottom w:w="60" w:type="dxa"/>
              <w:right w:w="90" w:type="dxa"/>
            </w:tcMar>
          </w:tcPr>
          <w:p w14:paraId="398FAF27" w14:textId="2E43A156" w:rsidR="00821620" w:rsidRPr="009F4405" w:rsidRDefault="006B46EA">
            <w:pPr>
              <w:spacing w:after="40" w:line="230" w:lineRule="auto"/>
            </w:pPr>
            <w:r>
              <w:rPr>
                <w:b/>
                <w:bCs/>
                <w:sz w:val="18"/>
                <w:szCs w:val="18"/>
              </w:rPr>
              <w:t>E11</w:t>
            </w:r>
          </w:p>
        </w:tc>
        <w:tc>
          <w:tcPr>
            <w:tcW w:w="3935" w:type="dxa"/>
            <w:tcMar>
              <w:top w:w="60" w:type="dxa"/>
              <w:left w:w="90" w:type="dxa"/>
              <w:bottom w:w="60" w:type="dxa"/>
              <w:right w:w="90" w:type="dxa"/>
            </w:tcMar>
          </w:tcPr>
          <w:p w14:paraId="583F4C6C" w14:textId="77777777" w:rsidR="00821620" w:rsidRPr="009F4405" w:rsidRDefault="00821620">
            <w:pPr>
              <w:spacing w:after="40" w:line="230" w:lineRule="auto"/>
            </w:pPr>
            <w:r w:rsidRPr="009F4405">
              <w:rPr>
                <w:sz w:val="18"/>
                <w:szCs w:val="18"/>
              </w:rPr>
              <w:t>Absence of an EU-level access-to-space business plan covering cadence, mission mix and pricing across institutional and commercial demand.</w:t>
            </w:r>
          </w:p>
        </w:tc>
        <w:tc>
          <w:tcPr>
            <w:tcW w:w="1265" w:type="dxa"/>
            <w:tcMar>
              <w:top w:w="60" w:type="dxa"/>
              <w:left w:w="90" w:type="dxa"/>
              <w:bottom w:w="60" w:type="dxa"/>
              <w:right w:w="90" w:type="dxa"/>
            </w:tcMar>
          </w:tcPr>
          <w:p w14:paraId="0F63C299" w14:textId="77777777" w:rsidR="00821620" w:rsidRPr="009F4405" w:rsidRDefault="00821620">
            <w:pPr>
              <w:spacing w:after="40" w:line="230" w:lineRule="auto"/>
            </w:pPr>
            <w:r w:rsidRPr="009F4405">
              <w:rPr>
                <w:sz w:val="18"/>
                <w:szCs w:val="18"/>
              </w:rPr>
              <w:t>Cross-cutting</w:t>
            </w:r>
          </w:p>
        </w:tc>
        <w:tc>
          <w:tcPr>
            <w:tcW w:w="542" w:type="dxa"/>
            <w:tcMar>
              <w:top w:w="60" w:type="dxa"/>
              <w:left w:w="90" w:type="dxa"/>
              <w:bottom w:w="60" w:type="dxa"/>
              <w:right w:w="90" w:type="dxa"/>
            </w:tcMar>
          </w:tcPr>
          <w:p w14:paraId="012D28A0" w14:textId="77777777" w:rsidR="00821620" w:rsidRPr="009F4405" w:rsidRDefault="00821620">
            <w:pPr>
              <w:spacing w:after="40" w:line="230" w:lineRule="auto"/>
            </w:pPr>
            <w:r w:rsidRPr="009F4405">
              <w:rPr>
                <w:sz w:val="18"/>
                <w:szCs w:val="18"/>
              </w:rPr>
              <w:t>G</w:t>
            </w:r>
          </w:p>
        </w:tc>
        <w:tc>
          <w:tcPr>
            <w:tcW w:w="927" w:type="dxa"/>
            <w:tcMar>
              <w:top w:w="60" w:type="dxa"/>
              <w:left w:w="90" w:type="dxa"/>
              <w:bottom w:w="60" w:type="dxa"/>
              <w:right w:w="90" w:type="dxa"/>
            </w:tcMar>
          </w:tcPr>
          <w:p w14:paraId="3C7C28B7" w14:textId="77777777" w:rsidR="00821620" w:rsidRPr="009F4405" w:rsidRDefault="00821620">
            <w:pPr>
              <w:spacing w:after="40" w:line="230" w:lineRule="auto"/>
            </w:pPr>
            <w:r w:rsidRPr="009F4405">
              <w:rPr>
                <w:sz w:val="18"/>
                <w:szCs w:val="18"/>
              </w:rPr>
              <w:t>EU-wide</w:t>
            </w:r>
          </w:p>
        </w:tc>
        <w:tc>
          <w:tcPr>
            <w:tcW w:w="800" w:type="dxa"/>
            <w:tcMar>
              <w:top w:w="60" w:type="dxa"/>
              <w:left w:w="90" w:type="dxa"/>
              <w:bottom w:w="60" w:type="dxa"/>
              <w:right w:w="90" w:type="dxa"/>
            </w:tcMar>
          </w:tcPr>
          <w:p w14:paraId="0232BCDE" w14:textId="77777777" w:rsidR="00821620" w:rsidRPr="009F4405" w:rsidRDefault="00821620">
            <w:pPr>
              <w:spacing w:after="40" w:line="230" w:lineRule="auto"/>
            </w:pPr>
            <w:r w:rsidRPr="009F4405">
              <w:rPr>
                <w:sz w:val="18"/>
                <w:szCs w:val="18"/>
              </w:rPr>
              <w:t>High</w:t>
            </w:r>
          </w:p>
        </w:tc>
        <w:tc>
          <w:tcPr>
            <w:tcW w:w="1025" w:type="dxa"/>
            <w:tcMar>
              <w:top w:w="60" w:type="dxa"/>
              <w:left w:w="90" w:type="dxa"/>
              <w:bottom w:w="60" w:type="dxa"/>
              <w:right w:w="90" w:type="dxa"/>
            </w:tcMar>
          </w:tcPr>
          <w:p w14:paraId="6F843B0E" w14:textId="77777777" w:rsidR="00821620" w:rsidRPr="009F4405" w:rsidRDefault="00821620">
            <w:pPr>
              <w:spacing w:after="40" w:line="230" w:lineRule="auto"/>
            </w:pPr>
            <w:r w:rsidRPr="009F4405">
              <w:rPr>
                <w:sz w:val="18"/>
                <w:szCs w:val="18"/>
              </w:rPr>
              <w:t>Short</w:t>
            </w:r>
          </w:p>
        </w:tc>
        <w:tc>
          <w:tcPr>
            <w:tcW w:w="566" w:type="dxa"/>
            <w:tcMar>
              <w:top w:w="60" w:type="dxa"/>
              <w:left w:w="90" w:type="dxa"/>
              <w:bottom w:w="60" w:type="dxa"/>
              <w:right w:w="90" w:type="dxa"/>
            </w:tcMar>
          </w:tcPr>
          <w:p w14:paraId="3EDA80F3" w14:textId="77777777" w:rsidR="00821620" w:rsidRPr="009F4405" w:rsidRDefault="00821620">
            <w:pPr>
              <w:spacing w:after="40" w:line="230" w:lineRule="auto"/>
            </w:pPr>
            <w:r w:rsidRPr="009F4405">
              <w:rPr>
                <w:sz w:val="18"/>
                <w:szCs w:val="18"/>
              </w:rPr>
              <w:t>N</w:t>
            </w:r>
          </w:p>
        </w:tc>
      </w:tr>
      <w:tr w:rsidR="00821620" w:rsidRPr="009F4405" w14:paraId="5F9652B1" w14:textId="77777777" w:rsidTr="00AA7493">
        <w:tc>
          <w:tcPr>
            <w:tcW w:w="540" w:type="dxa"/>
            <w:tcMar>
              <w:top w:w="60" w:type="dxa"/>
              <w:left w:w="90" w:type="dxa"/>
              <w:bottom w:w="60" w:type="dxa"/>
              <w:right w:w="90" w:type="dxa"/>
            </w:tcMar>
          </w:tcPr>
          <w:p w14:paraId="73BC1FFC" w14:textId="0270571A" w:rsidR="00821620" w:rsidRPr="009F4405" w:rsidRDefault="006B46EA">
            <w:pPr>
              <w:spacing w:after="40" w:line="230" w:lineRule="auto"/>
            </w:pPr>
            <w:r>
              <w:rPr>
                <w:b/>
                <w:bCs/>
                <w:sz w:val="18"/>
                <w:szCs w:val="18"/>
              </w:rPr>
              <w:t>E12</w:t>
            </w:r>
          </w:p>
        </w:tc>
        <w:tc>
          <w:tcPr>
            <w:tcW w:w="3935" w:type="dxa"/>
            <w:tcMar>
              <w:top w:w="60" w:type="dxa"/>
              <w:left w:w="90" w:type="dxa"/>
              <w:bottom w:w="60" w:type="dxa"/>
              <w:right w:w="90" w:type="dxa"/>
            </w:tcMar>
          </w:tcPr>
          <w:p w14:paraId="1323FD9C" w14:textId="77777777" w:rsidR="00821620" w:rsidRPr="009F4405" w:rsidRDefault="00821620">
            <w:pPr>
              <w:spacing w:after="40" w:line="230" w:lineRule="auto"/>
            </w:pPr>
            <w:r w:rsidRPr="009F4405">
              <w:rPr>
                <w:sz w:val="18"/>
                <w:szCs w:val="18"/>
              </w:rPr>
              <w:t>Absence of EU-level financial plans (including insurance schemes) for launch infrastructure investment, operation and liability.</w:t>
            </w:r>
          </w:p>
        </w:tc>
        <w:tc>
          <w:tcPr>
            <w:tcW w:w="1265" w:type="dxa"/>
            <w:tcMar>
              <w:top w:w="60" w:type="dxa"/>
              <w:left w:w="90" w:type="dxa"/>
              <w:bottom w:w="60" w:type="dxa"/>
              <w:right w:w="90" w:type="dxa"/>
            </w:tcMar>
          </w:tcPr>
          <w:p w14:paraId="66C51546" w14:textId="77777777" w:rsidR="00821620" w:rsidRPr="009F4405" w:rsidRDefault="00821620">
            <w:pPr>
              <w:spacing w:after="40" w:line="230" w:lineRule="auto"/>
            </w:pPr>
            <w:r w:rsidRPr="009F4405">
              <w:rPr>
                <w:sz w:val="18"/>
                <w:szCs w:val="18"/>
              </w:rPr>
              <w:t>Cross-cutting</w:t>
            </w:r>
          </w:p>
        </w:tc>
        <w:tc>
          <w:tcPr>
            <w:tcW w:w="542" w:type="dxa"/>
            <w:tcMar>
              <w:top w:w="60" w:type="dxa"/>
              <w:left w:w="90" w:type="dxa"/>
              <w:bottom w:w="60" w:type="dxa"/>
              <w:right w:w="90" w:type="dxa"/>
            </w:tcMar>
          </w:tcPr>
          <w:p w14:paraId="31CE02D6" w14:textId="77777777" w:rsidR="00821620" w:rsidRPr="009F4405" w:rsidRDefault="00821620">
            <w:pPr>
              <w:spacing w:after="40" w:line="230" w:lineRule="auto"/>
            </w:pPr>
            <w:r w:rsidRPr="009F4405">
              <w:rPr>
                <w:sz w:val="18"/>
                <w:szCs w:val="18"/>
              </w:rPr>
              <w:t>G</w:t>
            </w:r>
          </w:p>
        </w:tc>
        <w:tc>
          <w:tcPr>
            <w:tcW w:w="927" w:type="dxa"/>
            <w:tcMar>
              <w:top w:w="60" w:type="dxa"/>
              <w:left w:w="90" w:type="dxa"/>
              <w:bottom w:w="60" w:type="dxa"/>
              <w:right w:w="90" w:type="dxa"/>
            </w:tcMar>
          </w:tcPr>
          <w:p w14:paraId="474F8E81" w14:textId="77777777" w:rsidR="00821620" w:rsidRPr="009F4405" w:rsidRDefault="00821620">
            <w:pPr>
              <w:spacing w:after="40" w:line="230" w:lineRule="auto"/>
            </w:pPr>
            <w:r w:rsidRPr="009F4405">
              <w:rPr>
                <w:sz w:val="18"/>
                <w:szCs w:val="18"/>
              </w:rPr>
              <w:t>EU-wide</w:t>
            </w:r>
          </w:p>
        </w:tc>
        <w:tc>
          <w:tcPr>
            <w:tcW w:w="800" w:type="dxa"/>
            <w:tcMar>
              <w:top w:w="60" w:type="dxa"/>
              <w:left w:w="90" w:type="dxa"/>
              <w:bottom w:w="60" w:type="dxa"/>
              <w:right w:w="90" w:type="dxa"/>
            </w:tcMar>
          </w:tcPr>
          <w:p w14:paraId="521ABEA2" w14:textId="77777777" w:rsidR="00821620" w:rsidRPr="009F4405" w:rsidRDefault="00821620">
            <w:pPr>
              <w:spacing w:after="40" w:line="230" w:lineRule="auto"/>
            </w:pPr>
            <w:r w:rsidRPr="009F4405">
              <w:rPr>
                <w:sz w:val="18"/>
                <w:szCs w:val="18"/>
              </w:rPr>
              <w:t>High</w:t>
            </w:r>
          </w:p>
        </w:tc>
        <w:tc>
          <w:tcPr>
            <w:tcW w:w="1025" w:type="dxa"/>
            <w:tcMar>
              <w:top w:w="60" w:type="dxa"/>
              <w:left w:w="90" w:type="dxa"/>
              <w:bottom w:w="60" w:type="dxa"/>
              <w:right w:w="90" w:type="dxa"/>
            </w:tcMar>
          </w:tcPr>
          <w:p w14:paraId="67102989" w14:textId="77777777" w:rsidR="00821620" w:rsidRPr="009F4405" w:rsidRDefault="00821620">
            <w:pPr>
              <w:spacing w:after="40" w:line="230" w:lineRule="auto"/>
            </w:pPr>
            <w:r w:rsidRPr="009F4405">
              <w:rPr>
                <w:sz w:val="18"/>
                <w:szCs w:val="18"/>
              </w:rPr>
              <w:t>Short</w:t>
            </w:r>
          </w:p>
        </w:tc>
        <w:tc>
          <w:tcPr>
            <w:tcW w:w="566" w:type="dxa"/>
            <w:tcMar>
              <w:top w:w="60" w:type="dxa"/>
              <w:left w:w="90" w:type="dxa"/>
              <w:bottom w:w="60" w:type="dxa"/>
              <w:right w:w="90" w:type="dxa"/>
            </w:tcMar>
          </w:tcPr>
          <w:p w14:paraId="7216610E" w14:textId="77777777" w:rsidR="00821620" w:rsidRPr="009F4405" w:rsidRDefault="00821620">
            <w:pPr>
              <w:spacing w:after="40" w:line="230" w:lineRule="auto"/>
            </w:pPr>
            <w:r w:rsidRPr="009F4405">
              <w:rPr>
                <w:sz w:val="18"/>
                <w:szCs w:val="18"/>
              </w:rPr>
              <w:t>N</w:t>
            </w:r>
          </w:p>
        </w:tc>
      </w:tr>
      <w:tr w:rsidR="00821620" w:rsidRPr="009F4405" w14:paraId="6396F5C9" w14:textId="77777777" w:rsidTr="00AA7493">
        <w:tc>
          <w:tcPr>
            <w:tcW w:w="540" w:type="dxa"/>
            <w:tcMar>
              <w:top w:w="60" w:type="dxa"/>
              <w:left w:w="90" w:type="dxa"/>
              <w:bottom w:w="60" w:type="dxa"/>
              <w:right w:w="90" w:type="dxa"/>
            </w:tcMar>
          </w:tcPr>
          <w:p w14:paraId="24EF2CD7" w14:textId="193FD0A2" w:rsidR="00821620" w:rsidRPr="009F4405" w:rsidRDefault="006B46EA">
            <w:pPr>
              <w:spacing w:after="40" w:line="230" w:lineRule="auto"/>
            </w:pPr>
            <w:r>
              <w:rPr>
                <w:b/>
                <w:bCs/>
                <w:sz w:val="18"/>
                <w:szCs w:val="18"/>
              </w:rPr>
              <w:t>E13</w:t>
            </w:r>
          </w:p>
        </w:tc>
        <w:tc>
          <w:tcPr>
            <w:tcW w:w="3935" w:type="dxa"/>
            <w:tcMar>
              <w:top w:w="60" w:type="dxa"/>
              <w:left w:w="90" w:type="dxa"/>
              <w:bottom w:w="60" w:type="dxa"/>
              <w:right w:w="90" w:type="dxa"/>
            </w:tcMar>
          </w:tcPr>
          <w:p w14:paraId="0697F419" w14:textId="77777777" w:rsidR="00821620" w:rsidRPr="009F4405" w:rsidRDefault="00821620">
            <w:pPr>
              <w:spacing w:after="40" w:line="230" w:lineRule="auto"/>
            </w:pPr>
            <w:r w:rsidRPr="009F4405">
              <w:rPr>
                <w:sz w:val="18"/>
                <w:szCs w:val="18"/>
              </w:rPr>
              <w:t>Funding challenges for spaceports and testing facilities due to high upfront CAPEX and high fixed costs without customer commitments; all major spaceports receive direct or indirect public support, which distorts the market while also reflecting genuine strategic value and under-provision by private markets.</w:t>
            </w:r>
          </w:p>
        </w:tc>
        <w:tc>
          <w:tcPr>
            <w:tcW w:w="1265" w:type="dxa"/>
            <w:tcMar>
              <w:top w:w="60" w:type="dxa"/>
              <w:left w:w="90" w:type="dxa"/>
              <w:bottom w:w="60" w:type="dxa"/>
              <w:right w:w="90" w:type="dxa"/>
            </w:tcMar>
          </w:tcPr>
          <w:p w14:paraId="0E7C1B35" w14:textId="77777777" w:rsidR="00821620" w:rsidRPr="009F4405" w:rsidRDefault="00821620">
            <w:pPr>
              <w:spacing w:after="40" w:line="230" w:lineRule="auto"/>
            </w:pPr>
            <w:r w:rsidRPr="009F4405">
              <w:rPr>
                <w:sz w:val="18"/>
                <w:szCs w:val="18"/>
              </w:rPr>
              <w:t>Launch facilities / Testing centres</w:t>
            </w:r>
          </w:p>
        </w:tc>
        <w:tc>
          <w:tcPr>
            <w:tcW w:w="542" w:type="dxa"/>
            <w:tcMar>
              <w:top w:w="60" w:type="dxa"/>
              <w:left w:w="90" w:type="dxa"/>
              <w:bottom w:w="60" w:type="dxa"/>
              <w:right w:w="90" w:type="dxa"/>
            </w:tcMar>
          </w:tcPr>
          <w:p w14:paraId="4A2C759A" w14:textId="77777777" w:rsidR="00821620" w:rsidRPr="009F4405" w:rsidRDefault="00821620">
            <w:pPr>
              <w:spacing w:after="40" w:line="230" w:lineRule="auto"/>
            </w:pPr>
            <w:r w:rsidRPr="009F4405">
              <w:rPr>
                <w:sz w:val="18"/>
                <w:szCs w:val="18"/>
              </w:rPr>
              <w:t>B</w:t>
            </w:r>
          </w:p>
        </w:tc>
        <w:tc>
          <w:tcPr>
            <w:tcW w:w="927" w:type="dxa"/>
            <w:tcMar>
              <w:top w:w="60" w:type="dxa"/>
              <w:left w:w="90" w:type="dxa"/>
              <w:bottom w:w="60" w:type="dxa"/>
              <w:right w:w="90" w:type="dxa"/>
            </w:tcMar>
          </w:tcPr>
          <w:p w14:paraId="26A87B60" w14:textId="77777777" w:rsidR="00821620" w:rsidRPr="009F4405" w:rsidRDefault="00821620">
            <w:pPr>
              <w:spacing w:after="40" w:line="230" w:lineRule="auto"/>
            </w:pPr>
            <w:r w:rsidRPr="009F4405">
              <w:rPr>
                <w:sz w:val="18"/>
                <w:szCs w:val="18"/>
              </w:rPr>
              <w:t>EU-wide</w:t>
            </w:r>
          </w:p>
        </w:tc>
        <w:tc>
          <w:tcPr>
            <w:tcW w:w="800" w:type="dxa"/>
            <w:tcMar>
              <w:top w:w="60" w:type="dxa"/>
              <w:left w:w="90" w:type="dxa"/>
              <w:bottom w:w="60" w:type="dxa"/>
              <w:right w:w="90" w:type="dxa"/>
            </w:tcMar>
          </w:tcPr>
          <w:p w14:paraId="2891D0F7" w14:textId="77777777" w:rsidR="00821620" w:rsidRPr="009F4405" w:rsidRDefault="00821620">
            <w:pPr>
              <w:spacing w:after="40" w:line="230" w:lineRule="auto"/>
            </w:pPr>
            <w:r w:rsidRPr="009F4405">
              <w:rPr>
                <w:sz w:val="18"/>
                <w:szCs w:val="18"/>
              </w:rPr>
              <w:t>Medium</w:t>
            </w:r>
          </w:p>
        </w:tc>
        <w:tc>
          <w:tcPr>
            <w:tcW w:w="1025" w:type="dxa"/>
            <w:tcMar>
              <w:top w:w="60" w:type="dxa"/>
              <w:left w:w="90" w:type="dxa"/>
              <w:bottom w:w="60" w:type="dxa"/>
              <w:right w:w="90" w:type="dxa"/>
            </w:tcMar>
          </w:tcPr>
          <w:p w14:paraId="7D0A6B51" w14:textId="77777777" w:rsidR="00821620" w:rsidRPr="009F4405" w:rsidRDefault="00821620">
            <w:pPr>
              <w:spacing w:after="40" w:line="230" w:lineRule="auto"/>
            </w:pPr>
            <w:r w:rsidRPr="009F4405">
              <w:rPr>
                <w:sz w:val="18"/>
                <w:szCs w:val="18"/>
              </w:rPr>
              <w:t>Medium</w:t>
            </w:r>
          </w:p>
        </w:tc>
        <w:tc>
          <w:tcPr>
            <w:tcW w:w="566" w:type="dxa"/>
            <w:tcMar>
              <w:top w:w="60" w:type="dxa"/>
              <w:left w:w="90" w:type="dxa"/>
              <w:bottom w:w="60" w:type="dxa"/>
              <w:right w:w="90" w:type="dxa"/>
            </w:tcMar>
          </w:tcPr>
          <w:p w14:paraId="13C40F98" w14:textId="77777777" w:rsidR="00821620" w:rsidRPr="009F4405" w:rsidRDefault="00821620">
            <w:pPr>
              <w:spacing w:after="40" w:line="230" w:lineRule="auto"/>
            </w:pPr>
            <w:r w:rsidRPr="009F4405">
              <w:rPr>
                <w:sz w:val="18"/>
                <w:szCs w:val="18"/>
              </w:rPr>
              <w:t>N</w:t>
            </w:r>
          </w:p>
        </w:tc>
      </w:tr>
      <w:tr w:rsidR="00821620" w:rsidRPr="009F4405" w14:paraId="2AD257F0" w14:textId="77777777" w:rsidTr="00AA7493">
        <w:tc>
          <w:tcPr>
            <w:tcW w:w="540" w:type="dxa"/>
            <w:tcMar>
              <w:top w:w="60" w:type="dxa"/>
              <w:left w:w="90" w:type="dxa"/>
              <w:bottom w:w="60" w:type="dxa"/>
              <w:right w:w="90" w:type="dxa"/>
            </w:tcMar>
          </w:tcPr>
          <w:p w14:paraId="3160095F" w14:textId="36907589" w:rsidR="00821620" w:rsidRPr="009F4405" w:rsidRDefault="006B46EA">
            <w:pPr>
              <w:spacing w:after="40" w:line="230" w:lineRule="auto"/>
            </w:pPr>
            <w:r>
              <w:rPr>
                <w:b/>
                <w:bCs/>
                <w:sz w:val="18"/>
                <w:szCs w:val="18"/>
              </w:rPr>
              <w:t>E14</w:t>
            </w:r>
          </w:p>
        </w:tc>
        <w:tc>
          <w:tcPr>
            <w:tcW w:w="3935" w:type="dxa"/>
            <w:tcMar>
              <w:top w:w="60" w:type="dxa"/>
              <w:left w:w="90" w:type="dxa"/>
              <w:bottom w:w="60" w:type="dxa"/>
              <w:right w:w="90" w:type="dxa"/>
            </w:tcMar>
          </w:tcPr>
          <w:p w14:paraId="4C5443D3" w14:textId="77777777" w:rsidR="00821620" w:rsidRPr="009F4405" w:rsidRDefault="00821620">
            <w:pPr>
              <w:spacing w:after="40" w:line="230" w:lineRule="auto"/>
            </w:pPr>
            <w:r w:rsidRPr="009F4405">
              <w:rPr>
                <w:sz w:val="18"/>
                <w:szCs w:val="18"/>
              </w:rPr>
              <w:t>CSG operations, maintenance and modernisation rely on multi-annual ESA commitments alongside French national investment — ensuring availability but exposing upgrades to ministerial funding cycles and negotiations over investment allocation across complementary facilities.</w:t>
            </w:r>
          </w:p>
        </w:tc>
        <w:tc>
          <w:tcPr>
            <w:tcW w:w="1265" w:type="dxa"/>
            <w:tcMar>
              <w:top w:w="60" w:type="dxa"/>
              <w:left w:w="90" w:type="dxa"/>
              <w:bottom w:w="60" w:type="dxa"/>
              <w:right w:w="90" w:type="dxa"/>
            </w:tcMar>
          </w:tcPr>
          <w:p w14:paraId="57BAC5F9" w14:textId="77777777" w:rsidR="00821620" w:rsidRPr="009F4405" w:rsidRDefault="00821620">
            <w:pPr>
              <w:spacing w:after="40" w:line="230" w:lineRule="auto"/>
            </w:pPr>
            <w:r w:rsidRPr="009F4405">
              <w:rPr>
                <w:sz w:val="18"/>
                <w:szCs w:val="18"/>
              </w:rPr>
              <w:t>Launch facilities</w:t>
            </w:r>
          </w:p>
        </w:tc>
        <w:tc>
          <w:tcPr>
            <w:tcW w:w="542" w:type="dxa"/>
            <w:tcMar>
              <w:top w:w="60" w:type="dxa"/>
              <w:left w:w="90" w:type="dxa"/>
              <w:bottom w:w="60" w:type="dxa"/>
              <w:right w:w="90" w:type="dxa"/>
            </w:tcMar>
          </w:tcPr>
          <w:p w14:paraId="3349D6DF" w14:textId="77777777" w:rsidR="00821620" w:rsidRPr="009F4405" w:rsidRDefault="00821620">
            <w:pPr>
              <w:spacing w:after="40" w:line="230" w:lineRule="auto"/>
            </w:pPr>
            <w:r w:rsidRPr="009F4405">
              <w:rPr>
                <w:sz w:val="18"/>
                <w:szCs w:val="18"/>
              </w:rPr>
              <w:t>D</w:t>
            </w:r>
          </w:p>
        </w:tc>
        <w:tc>
          <w:tcPr>
            <w:tcW w:w="927" w:type="dxa"/>
            <w:tcMar>
              <w:top w:w="60" w:type="dxa"/>
              <w:left w:w="90" w:type="dxa"/>
              <w:bottom w:w="60" w:type="dxa"/>
              <w:right w:w="90" w:type="dxa"/>
            </w:tcMar>
          </w:tcPr>
          <w:p w14:paraId="32C4F4B1" w14:textId="77777777" w:rsidR="00821620" w:rsidRPr="009F4405" w:rsidRDefault="00821620">
            <w:pPr>
              <w:spacing w:after="40" w:line="230" w:lineRule="auto"/>
            </w:pPr>
            <w:r w:rsidRPr="009F4405">
              <w:rPr>
                <w:sz w:val="18"/>
                <w:szCs w:val="18"/>
              </w:rPr>
              <w:t>Site-specific</w:t>
            </w:r>
          </w:p>
        </w:tc>
        <w:tc>
          <w:tcPr>
            <w:tcW w:w="800" w:type="dxa"/>
            <w:tcMar>
              <w:top w:w="60" w:type="dxa"/>
              <w:left w:w="90" w:type="dxa"/>
              <w:bottom w:w="60" w:type="dxa"/>
              <w:right w:w="90" w:type="dxa"/>
            </w:tcMar>
          </w:tcPr>
          <w:p w14:paraId="48EBEF4F" w14:textId="77777777" w:rsidR="00821620" w:rsidRPr="009F4405" w:rsidRDefault="00821620">
            <w:pPr>
              <w:spacing w:after="40" w:line="230" w:lineRule="auto"/>
            </w:pPr>
            <w:r w:rsidRPr="009F4405">
              <w:rPr>
                <w:sz w:val="18"/>
                <w:szCs w:val="18"/>
              </w:rPr>
              <w:t>High</w:t>
            </w:r>
          </w:p>
        </w:tc>
        <w:tc>
          <w:tcPr>
            <w:tcW w:w="1025" w:type="dxa"/>
            <w:tcMar>
              <w:top w:w="60" w:type="dxa"/>
              <w:left w:w="90" w:type="dxa"/>
              <w:bottom w:w="60" w:type="dxa"/>
              <w:right w:w="90" w:type="dxa"/>
            </w:tcMar>
          </w:tcPr>
          <w:p w14:paraId="1E488EB4" w14:textId="77777777" w:rsidR="00821620" w:rsidRPr="009F4405" w:rsidRDefault="00821620">
            <w:pPr>
              <w:spacing w:after="40" w:line="230" w:lineRule="auto"/>
            </w:pPr>
            <w:r w:rsidRPr="009F4405">
              <w:rPr>
                <w:sz w:val="18"/>
                <w:szCs w:val="18"/>
              </w:rPr>
              <w:t>Long</w:t>
            </w:r>
          </w:p>
        </w:tc>
        <w:tc>
          <w:tcPr>
            <w:tcW w:w="566" w:type="dxa"/>
            <w:tcMar>
              <w:top w:w="60" w:type="dxa"/>
              <w:left w:w="90" w:type="dxa"/>
              <w:bottom w:w="60" w:type="dxa"/>
              <w:right w:w="90" w:type="dxa"/>
            </w:tcMar>
          </w:tcPr>
          <w:p w14:paraId="60976389" w14:textId="77777777" w:rsidR="00821620" w:rsidRPr="009F4405" w:rsidRDefault="00821620">
            <w:pPr>
              <w:spacing w:after="40" w:line="230" w:lineRule="auto"/>
            </w:pPr>
            <w:r w:rsidRPr="009F4405">
              <w:rPr>
                <w:sz w:val="18"/>
                <w:szCs w:val="18"/>
              </w:rPr>
              <w:t>Y</w:t>
            </w:r>
          </w:p>
        </w:tc>
      </w:tr>
      <w:tr w:rsidR="00821620" w:rsidRPr="009F4405" w14:paraId="3BB658D9" w14:textId="77777777" w:rsidTr="00AA7493">
        <w:tc>
          <w:tcPr>
            <w:tcW w:w="540" w:type="dxa"/>
            <w:tcMar>
              <w:top w:w="60" w:type="dxa"/>
              <w:left w:w="90" w:type="dxa"/>
              <w:bottom w:w="60" w:type="dxa"/>
              <w:right w:w="90" w:type="dxa"/>
            </w:tcMar>
          </w:tcPr>
          <w:p w14:paraId="62844B82" w14:textId="2E5D8B08" w:rsidR="00821620" w:rsidRPr="009F4405" w:rsidRDefault="006B46EA">
            <w:pPr>
              <w:spacing w:after="40" w:line="230" w:lineRule="auto"/>
            </w:pPr>
            <w:r>
              <w:rPr>
                <w:b/>
                <w:bCs/>
                <w:sz w:val="18"/>
                <w:szCs w:val="18"/>
              </w:rPr>
              <w:t>E15</w:t>
            </w:r>
          </w:p>
        </w:tc>
        <w:tc>
          <w:tcPr>
            <w:tcW w:w="3935" w:type="dxa"/>
            <w:tcMar>
              <w:top w:w="60" w:type="dxa"/>
              <w:left w:w="90" w:type="dxa"/>
              <w:bottom w:w="60" w:type="dxa"/>
              <w:right w:w="90" w:type="dxa"/>
            </w:tcMar>
          </w:tcPr>
          <w:p w14:paraId="08519259" w14:textId="77777777" w:rsidR="00821620" w:rsidRPr="009F4405" w:rsidRDefault="00821620">
            <w:pPr>
              <w:spacing w:after="40" w:line="230" w:lineRule="auto"/>
            </w:pPr>
            <w:r w:rsidRPr="009F4405">
              <w:rPr>
                <w:sz w:val="18"/>
                <w:szCs w:val="18"/>
              </w:rPr>
              <w:t xml:space="preserve">The low-margin nature of space programmes pushes industry to prioritise investment into other developments (i.e. defence) rather than </w:t>
            </w:r>
            <w:r w:rsidRPr="009F4405">
              <w:rPr>
                <w:sz w:val="18"/>
                <w:szCs w:val="18"/>
              </w:rPr>
              <w:lastRenderedPageBreak/>
              <w:t>upgrade or expand facilities through purely private financing.</w:t>
            </w:r>
          </w:p>
        </w:tc>
        <w:tc>
          <w:tcPr>
            <w:tcW w:w="1265" w:type="dxa"/>
            <w:tcMar>
              <w:top w:w="60" w:type="dxa"/>
              <w:left w:w="90" w:type="dxa"/>
              <w:bottom w:w="60" w:type="dxa"/>
              <w:right w:w="90" w:type="dxa"/>
            </w:tcMar>
          </w:tcPr>
          <w:p w14:paraId="3C6804D3" w14:textId="77777777" w:rsidR="00821620" w:rsidRPr="009F4405" w:rsidRDefault="00821620">
            <w:pPr>
              <w:spacing w:after="40" w:line="230" w:lineRule="auto"/>
            </w:pPr>
            <w:r w:rsidRPr="009F4405">
              <w:rPr>
                <w:sz w:val="18"/>
                <w:szCs w:val="18"/>
              </w:rPr>
              <w:lastRenderedPageBreak/>
              <w:t>Manufacturing &amp; assembly</w:t>
            </w:r>
          </w:p>
        </w:tc>
        <w:tc>
          <w:tcPr>
            <w:tcW w:w="542" w:type="dxa"/>
            <w:tcMar>
              <w:top w:w="60" w:type="dxa"/>
              <w:left w:w="90" w:type="dxa"/>
              <w:bottom w:w="60" w:type="dxa"/>
              <w:right w:w="90" w:type="dxa"/>
            </w:tcMar>
          </w:tcPr>
          <w:p w14:paraId="7D8DD7BC" w14:textId="77777777" w:rsidR="00821620" w:rsidRPr="009F4405" w:rsidRDefault="00821620">
            <w:pPr>
              <w:spacing w:after="40" w:line="230" w:lineRule="auto"/>
            </w:pPr>
            <w:r w:rsidRPr="009F4405">
              <w:rPr>
                <w:sz w:val="18"/>
                <w:szCs w:val="18"/>
              </w:rPr>
              <w:t>B</w:t>
            </w:r>
          </w:p>
        </w:tc>
        <w:tc>
          <w:tcPr>
            <w:tcW w:w="927" w:type="dxa"/>
            <w:tcMar>
              <w:top w:w="60" w:type="dxa"/>
              <w:left w:w="90" w:type="dxa"/>
              <w:bottom w:w="60" w:type="dxa"/>
              <w:right w:w="90" w:type="dxa"/>
            </w:tcMar>
          </w:tcPr>
          <w:p w14:paraId="459A3345" w14:textId="77777777" w:rsidR="00821620" w:rsidRPr="009F4405" w:rsidRDefault="00821620">
            <w:pPr>
              <w:spacing w:after="40" w:line="230" w:lineRule="auto"/>
            </w:pPr>
            <w:r w:rsidRPr="009F4405">
              <w:rPr>
                <w:sz w:val="18"/>
                <w:szCs w:val="18"/>
              </w:rPr>
              <w:t>EU-wide</w:t>
            </w:r>
          </w:p>
        </w:tc>
        <w:tc>
          <w:tcPr>
            <w:tcW w:w="800" w:type="dxa"/>
            <w:tcMar>
              <w:top w:w="60" w:type="dxa"/>
              <w:left w:w="90" w:type="dxa"/>
              <w:bottom w:w="60" w:type="dxa"/>
              <w:right w:w="90" w:type="dxa"/>
            </w:tcMar>
          </w:tcPr>
          <w:p w14:paraId="47ADAE2A" w14:textId="77777777" w:rsidR="00821620" w:rsidRPr="009F4405" w:rsidRDefault="00821620">
            <w:pPr>
              <w:spacing w:after="40" w:line="230" w:lineRule="auto"/>
            </w:pPr>
            <w:r w:rsidRPr="009F4405">
              <w:rPr>
                <w:sz w:val="18"/>
                <w:szCs w:val="18"/>
              </w:rPr>
              <w:t>Medium</w:t>
            </w:r>
          </w:p>
        </w:tc>
        <w:tc>
          <w:tcPr>
            <w:tcW w:w="1025" w:type="dxa"/>
            <w:tcMar>
              <w:top w:w="60" w:type="dxa"/>
              <w:left w:w="90" w:type="dxa"/>
              <w:bottom w:w="60" w:type="dxa"/>
              <w:right w:w="90" w:type="dxa"/>
            </w:tcMar>
          </w:tcPr>
          <w:p w14:paraId="6CFF61C3" w14:textId="77777777" w:rsidR="00821620" w:rsidRPr="009F4405" w:rsidRDefault="00821620">
            <w:pPr>
              <w:spacing w:after="40" w:line="230" w:lineRule="auto"/>
            </w:pPr>
            <w:r w:rsidRPr="009F4405">
              <w:rPr>
                <w:sz w:val="18"/>
                <w:szCs w:val="18"/>
              </w:rPr>
              <w:t>Medium</w:t>
            </w:r>
          </w:p>
        </w:tc>
        <w:tc>
          <w:tcPr>
            <w:tcW w:w="566" w:type="dxa"/>
            <w:tcMar>
              <w:top w:w="60" w:type="dxa"/>
              <w:left w:w="90" w:type="dxa"/>
              <w:bottom w:w="60" w:type="dxa"/>
              <w:right w:w="90" w:type="dxa"/>
            </w:tcMar>
          </w:tcPr>
          <w:p w14:paraId="1C56743F" w14:textId="77777777" w:rsidR="00821620" w:rsidRPr="009F4405" w:rsidRDefault="00821620">
            <w:pPr>
              <w:spacing w:after="40" w:line="230" w:lineRule="auto"/>
            </w:pPr>
            <w:r w:rsidRPr="009F4405">
              <w:rPr>
                <w:sz w:val="18"/>
                <w:szCs w:val="18"/>
              </w:rPr>
              <w:t>N</w:t>
            </w:r>
          </w:p>
        </w:tc>
      </w:tr>
      <w:tr w:rsidR="00821620" w:rsidRPr="009F4405" w14:paraId="78B99AAC" w14:textId="77777777" w:rsidTr="00AA7493">
        <w:tc>
          <w:tcPr>
            <w:tcW w:w="540" w:type="dxa"/>
            <w:tcMar>
              <w:top w:w="60" w:type="dxa"/>
              <w:left w:w="90" w:type="dxa"/>
              <w:bottom w:w="60" w:type="dxa"/>
              <w:right w:w="90" w:type="dxa"/>
            </w:tcMar>
          </w:tcPr>
          <w:p w14:paraId="5D7B4D01" w14:textId="35ABB48F" w:rsidR="00821620" w:rsidRPr="009F4405" w:rsidRDefault="006B46EA">
            <w:pPr>
              <w:spacing w:after="40" w:line="230" w:lineRule="auto"/>
            </w:pPr>
            <w:r>
              <w:rPr>
                <w:b/>
                <w:bCs/>
                <w:sz w:val="18"/>
                <w:szCs w:val="18"/>
              </w:rPr>
              <w:t>E16</w:t>
            </w:r>
          </w:p>
        </w:tc>
        <w:tc>
          <w:tcPr>
            <w:tcW w:w="3935" w:type="dxa"/>
            <w:tcMar>
              <w:top w:w="60" w:type="dxa"/>
              <w:left w:w="90" w:type="dxa"/>
              <w:bottom w:w="60" w:type="dxa"/>
              <w:right w:w="90" w:type="dxa"/>
            </w:tcMar>
          </w:tcPr>
          <w:p w14:paraId="5E4606D6" w14:textId="77777777" w:rsidR="00821620" w:rsidRPr="009F4405" w:rsidRDefault="00821620">
            <w:pPr>
              <w:spacing w:after="40" w:line="230" w:lineRule="auto"/>
            </w:pPr>
            <w:r w:rsidRPr="009F4405">
              <w:rPr>
                <w:sz w:val="18"/>
                <w:szCs w:val="18"/>
              </w:rPr>
              <w:t>Facilities relying almost entirely on orbital launches are highly exposed to low cadence and delays, with limited ability to earn revenue from testing, sounding rockets and ground-station services at new sites.</w:t>
            </w:r>
          </w:p>
        </w:tc>
        <w:tc>
          <w:tcPr>
            <w:tcW w:w="1265" w:type="dxa"/>
            <w:tcMar>
              <w:top w:w="60" w:type="dxa"/>
              <w:left w:w="90" w:type="dxa"/>
              <w:bottom w:w="60" w:type="dxa"/>
              <w:right w:w="90" w:type="dxa"/>
            </w:tcMar>
          </w:tcPr>
          <w:p w14:paraId="3F813A07" w14:textId="77777777" w:rsidR="00821620" w:rsidRPr="009F4405" w:rsidRDefault="00821620">
            <w:pPr>
              <w:spacing w:after="40" w:line="230" w:lineRule="auto"/>
            </w:pPr>
            <w:r w:rsidRPr="009F4405">
              <w:rPr>
                <w:sz w:val="18"/>
                <w:szCs w:val="18"/>
              </w:rPr>
              <w:t>Launch facilities</w:t>
            </w:r>
          </w:p>
        </w:tc>
        <w:tc>
          <w:tcPr>
            <w:tcW w:w="542" w:type="dxa"/>
            <w:tcMar>
              <w:top w:w="60" w:type="dxa"/>
              <w:left w:w="90" w:type="dxa"/>
              <w:bottom w:w="60" w:type="dxa"/>
              <w:right w:w="90" w:type="dxa"/>
            </w:tcMar>
          </w:tcPr>
          <w:p w14:paraId="5B9BE2CD" w14:textId="77777777" w:rsidR="00821620" w:rsidRPr="009F4405" w:rsidRDefault="00821620">
            <w:pPr>
              <w:spacing w:after="40" w:line="230" w:lineRule="auto"/>
            </w:pPr>
            <w:r w:rsidRPr="009F4405">
              <w:rPr>
                <w:sz w:val="18"/>
                <w:szCs w:val="18"/>
              </w:rPr>
              <w:t>B</w:t>
            </w:r>
          </w:p>
        </w:tc>
        <w:tc>
          <w:tcPr>
            <w:tcW w:w="927" w:type="dxa"/>
            <w:tcMar>
              <w:top w:w="60" w:type="dxa"/>
              <w:left w:w="90" w:type="dxa"/>
              <w:bottom w:w="60" w:type="dxa"/>
              <w:right w:w="90" w:type="dxa"/>
            </w:tcMar>
          </w:tcPr>
          <w:p w14:paraId="0658BE86" w14:textId="77777777" w:rsidR="00821620" w:rsidRPr="009F4405" w:rsidRDefault="00821620">
            <w:pPr>
              <w:spacing w:after="40" w:line="230" w:lineRule="auto"/>
            </w:pPr>
            <w:r w:rsidRPr="009F4405">
              <w:rPr>
                <w:sz w:val="18"/>
                <w:szCs w:val="18"/>
              </w:rPr>
              <w:t>Site-specific</w:t>
            </w:r>
          </w:p>
        </w:tc>
        <w:tc>
          <w:tcPr>
            <w:tcW w:w="800" w:type="dxa"/>
            <w:tcMar>
              <w:top w:w="60" w:type="dxa"/>
              <w:left w:w="90" w:type="dxa"/>
              <w:bottom w:w="60" w:type="dxa"/>
              <w:right w:w="90" w:type="dxa"/>
            </w:tcMar>
          </w:tcPr>
          <w:p w14:paraId="1591CB50" w14:textId="77777777" w:rsidR="00821620" w:rsidRPr="009F4405" w:rsidRDefault="00821620">
            <w:pPr>
              <w:spacing w:after="40" w:line="230" w:lineRule="auto"/>
            </w:pPr>
            <w:r w:rsidRPr="009F4405">
              <w:rPr>
                <w:sz w:val="18"/>
                <w:szCs w:val="18"/>
              </w:rPr>
              <w:t>Medium</w:t>
            </w:r>
          </w:p>
        </w:tc>
        <w:tc>
          <w:tcPr>
            <w:tcW w:w="1025" w:type="dxa"/>
            <w:tcMar>
              <w:top w:w="60" w:type="dxa"/>
              <w:left w:w="90" w:type="dxa"/>
              <w:bottom w:w="60" w:type="dxa"/>
              <w:right w:w="90" w:type="dxa"/>
            </w:tcMar>
          </w:tcPr>
          <w:p w14:paraId="15316B1F" w14:textId="77777777" w:rsidR="00821620" w:rsidRPr="009F4405" w:rsidRDefault="00821620">
            <w:pPr>
              <w:spacing w:after="40" w:line="230" w:lineRule="auto"/>
            </w:pPr>
            <w:r w:rsidRPr="009F4405">
              <w:rPr>
                <w:sz w:val="18"/>
                <w:szCs w:val="18"/>
              </w:rPr>
              <w:t>Short</w:t>
            </w:r>
          </w:p>
        </w:tc>
        <w:tc>
          <w:tcPr>
            <w:tcW w:w="566" w:type="dxa"/>
            <w:tcMar>
              <w:top w:w="60" w:type="dxa"/>
              <w:left w:w="90" w:type="dxa"/>
              <w:bottom w:w="60" w:type="dxa"/>
              <w:right w:w="90" w:type="dxa"/>
            </w:tcMar>
          </w:tcPr>
          <w:p w14:paraId="23E73A70" w14:textId="77777777" w:rsidR="00821620" w:rsidRPr="009F4405" w:rsidRDefault="00821620">
            <w:pPr>
              <w:spacing w:after="40" w:line="230" w:lineRule="auto"/>
            </w:pPr>
            <w:r w:rsidRPr="009F4405">
              <w:rPr>
                <w:sz w:val="18"/>
                <w:szCs w:val="18"/>
              </w:rPr>
              <w:t>N</w:t>
            </w:r>
          </w:p>
        </w:tc>
      </w:tr>
      <w:tr w:rsidR="00AA7493" w:rsidRPr="009F4405" w14:paraId="03E2115E" w14:textId="77777777" w:rsidTr="00AA7493">
        <w:tc>
          <w:tcPr>
            <w:tcW w:w="540" w:type="dxa"/>
            <w:tcMar>
              <w:top w:w="60" w:type="dxa"/>
              <w:left w:w="90" w:type="dxa"/>
              <w:bottom w:w="60" w:type="dxa"/>
              <w:right w:w="90" w:type="dxa"/>
            </w:tcMar>
          </w:tcPr>
          <w:p w14:paraId="3E882584" w14:textId="62AB54DB" w:rsidR="00AA7493" w:rsidRPr="009F4405" w:rsidRDefault="006B46EA">
            <w:pPr>
              <w:spacing w:after="40" w:line="230" w:lineRule="auto"/>
              <w:rPr>
                <w:b/>
                <w:bCs/>
                <w:sz w:val="18"/>
                <w:szCs w:val="18"/>
              </w:rPr>
            </w:pPr>
            <w:r>
              <w:rPr>
                <w:b/>
                <w:bCs/>
                <w:sz w:val="18"/>
                <w:szCs w:val="18"/>
              </w:rPr>
              <w:t>E17</w:t>
            </w:r>
          </w:p>
        </w:tc>
        <w:tc>
          <w:tcPr>
            <w:tcW w:w="3935" w:type="dxa"/>
            <w:tcMar>
              <w:top w:w="60" w:type="dxa"/>
              <w:left w:w="90" w:type="dxa"/>
              <w:bottom w:w="60" w:type="dxa"/>
              <w:right w:w="90" w:type="dxa"/>
            </w:tcMar>
          </w:tcPr>
          <w:p w14:paraId="081407C8" w14:textId="4ACE4B74" w:rsidR="00AA7493" w:rsidRPr="009F4405" w:rsidRDefault="00A0127A">
            <w:pPr>
              <w:spacing w:after="40" w:line="230" w:lineRule="auto"/>
              <w:rPr>
                <w:sz w:val="18"/>
                <w:szCs w:val="18"/>
              </w:rPr>
            </w:pPr>
            <w:r w:rsidRPr="009F4405">
              <w:rPr>
                <w:sz w:val="18"/>
                <w:szCs w:val="18"/>
              </w:rPr>
              <w:t>ESA "geographic return" principle allocates launcher industrial workshare according to Member States' financial contributions rather than industrial competitiveness or efficiency</w:t>
            </w:r>
            <w:r w:rsidR="00E45DA2" w:rsidRPr="009F4405">
              <w:rPr>
                <w:sz w:val="18"/>
                <w:szCs w:val="18"/>
              </w:rPr>
              <w:t xml:space="preserve">, </w:t>
            </w:r>
            <w:r w:rsidRPr="009F4405">
              <w:rPr>
                <w:sz w:val="18"/>
                <w:szCs w:val="18"/>
              </w:rPr>
              <w:t>fragmenting production across multiple sites and jurisdictions, adding cost and coordination overhead, slowing decision-making, and constraining the price competitiveness and cadence scale-up of European launchers</w:t>
            </w:r>
            <w:r w:rsidR="00914467" w:rsidRPr="009F4405">
              <w:rPr>
                <w:sz w:val="18"/>
                <w:szCs w:val="18"/>
              </w:rPr>
              <w:t>.</w:t>
            </w:r>
          </w:p>
        </w:tc>
        <w:tc>
          <w:tcPr>
            <w:tcW w:w="1265" w:type="dxa"/>
            <w:tcMar>
              <w:top w:w="60" w:type="dxa"/>
              <w:left w:w="90" w:type="dxa"/>
              <w:bottom w:w="60" w:type="dxa"/>
              <w:right w:w="90" w:type="dxa"/>
            </w:tcMar>
          </w:tcPr>
          <w:p w14:paraId="68617E71" w14:textId="77777777" w:rsidR="00674F6E" w:rsidRPr="009F4405" w:rsidRDefault="00674F6E" w:rsidP="00674F6E">
            <w:pPr>
              <w:spacing w:after="40" w:line="230" w:lineRule="auto"/>
              <w:rPr>
                <w:sz w:val="18"/>
                <w:szCs w:val="18"/>
              </w:rPr>
            </w:pPr>
            <w:r w:rsidRPr="009F4405">
              <w:rPr>
                <w:sz w:val="18"/>
                <w:szCs w:val="18"/>
              </w:rPr>
              <w:t>Manufacturing &amp; assembly</w:t>
            </w:r>
          </w:p>
          <w:p w14:paraId="037B3A6F" w14:textId="77777777" w:rsidR="00AA7493" w:rsidRPr="009F4405" w:rsidRDefault="00AA7493">
            <w:pPr>
              <w:spacing w:after="40" w:line="230" w:lineRule="auto"/>
              <w:rPr>
                <w:sz w:val="18"/>
                <w:szCs w:val="18"/>
              </w:rPr>
            </w:pPr>
          </w:p>
        </w:tc>
        <w:tc>
          <w:tcPr>
            <w:tcW w:w="542" w:type="dxa"/>
            <w:tcMar>
              <w:top w:w="60" w:type="dxa"/>
              <w:left w:w="90" w:type="dxa"/>
              <w:bottom w:w="60" w:type="dxa"/>
              <w:right w:w="90" w:type="dxa"/>
            </w:tcMar>
          </w:tcPr>
          <w:p w14:paraId="297D5F56" w14:textId="7B2017B6" w:rsidR="00AA7493" w:rsidRPr="009F4405" w:rsidRDefault="00674F6E">
            <w:pPr>
              <w:spacing w:after="40" w:line="230" w:lineRule="auto"/>
              <w:rPr>
                <w:sz w:val="18"/>
                <w:szCs w:val="18"/>
              </w:rPr>
            </w:pPr>
            <w:r w:rsidRPr="009F4405">
              <w:rPr>
                <w:sz w:val="18"/>
                <w:szCs w:val="18"/>
              </w:rPr>
              <w:t>B</w:t>
            </w:r>
          </w:p>
        </w:tc>
        <w:tc>
          <w:tcPr>
            <w:tcW w:w="927" w:type="dxa"/>
            <w:tcMar>
              <w:top w:w="60" w:type="dxa"/>
              <w:left w:w="90" w:type="dxa"/>
              <w:bottom w:w="60" w:type="dxa"/>
              <w:right w:w="90" w:type="dxa"/>
            </w:tcMar>
          </w:tcPr>
          <w:p w14:paraId="1FE1ED37" w14:textId="77777777" w:rsidR="00674F6E" w:rsidRPr="009F4405" w:rsidRDefault="00674F6E" w:rsidP="00674F6E">
            <w:pPr>
              <w:spacing w:after="40" w:line="230" w:lineRule="auto"/>
              <w:rPr>
                <w:sz w:val="18"/>
                <w:szCs w:val="18"/>
              </w:rPr>
            </w:pPr>
            <w:r w:rsidRPr="009F4405">
              <w:rPr>
                <w:sz w:val="18"/>
                <w:szCs w:val="18"/>
              </w:rPr>
              <w:t>EU-wide</w:t>
            </w:r>
          </w:p>
          <w:p w14:paraId="49BF23C2" w14:textId="77777777" w:rsidR="00AA7493" w:rsidRPr="009F4405" w:rsidRDefault="00AA7493">
            <w:pPr>
              <w:spacing w:after="40" w:line="230" w:lineRule="auto"/>
              <w:rPr>
                <w:sz w:val="18"/>
                <w:szCs w:val="18"/>
              </w:rPr>
            </w:pPr>
          </w:p>
        </w:tc>
        <w:tc>
          <w:tcPr>
            <w:tcW w:w="800" w:type="dxa"/>
            <w:tcMar>
              <w:top w:w="60" w:type="dxa"/>
              <w:left w:w="90" w:type="dxa"/>
              <w:bottom w:w="60" w:type="dxa"/>
              <w:right w:w="90" w:type="dxa"/>
            </w:tcMar>
          </w:tcPr>
          <w:p w14:paraId="44CBA830" w14:textId="41A13BE8" w:rsidR="00AA7493" w:rsidRPr="009F4405" w:rsidRDefault="00127271">
            <w:pPr>
              <w:spacing w:after="40" w:line="230" w:lineRule="auto"/>
              <w:rPr>
                <w:sz w:val="18"/>
                <w:szCs w:val="18"/>
              </w:rPr>
            </w:pPr>
            <w:r w:rsidRPr="009F4405">
              <w:rPr>
                <w:sz w:val="18"/>
                <w:szCs w:val="18"/>
              </w:rPr>
              <w:t>Medium</w:t>
            </w:r>
          </w:p>
        </w:tc>
        <w:tc>
          <w:tcPr>
            <w:tcW w:w="1025" w:type="dxa"/>
            <w:tcMar>
              <w:top w:w="60" w:type="dxa"/>
              <w:left w:w="90" w:type="dxa"/>
              <w:bottom w:w="60" w:type="dxa"/>
              <w:right w:w="90" w:type="dxa"/>
            </w:tcMar>
          </w:tcPr>
          <w:p w14:paraId="540003B1" w14:textId="67316DCA" w:rsidR="00AA7493" w:rsidRPr="009F4405" w:rsidRDefault="004D4FDA">
            <w:pPr>
              <w:spacing w:after="40" w:line="230" w:lineRule="auto"/>
              <w:rPr>
                <w:sz w:val="18"/>
                <w:szCs w:val="18"/>
              </w:rPr>
            </w:pPr>
            <w:r w:rsidRPr="009F4405">
              <w:rPr>
                <w:sz w:val="18"/>
                <w:szCs w:val="18"/>
              </w:rPr>
              <w:t>Medium</w:t>
            </w:r>
          </w:p>
        </w:tc>
        <w:tc>
          <w:tcPr>
            <w:tcW w:w="566" w:type="dxa"/>
            <w:tcMar>
              <w:top w:w="60" w:type="dxa"/>
              <w:left w:w="90" w:type="dxa"/>
              <w:bottom w:w="60" w:type="dxa"/>
              <w:right w:w="90" w:type="dxa"/>
            </w:tcMar>
          </w:tcPr>
          <w:p w14:paraId="1F9A775E" w14:textId="6E4DD79D" w:rsidR="00AA7493" w:rsidRPr="009F4405" w:rsidRDefault="004D4FDA">
            <w:pPr>
              <w:spacing w:after="40" w:line="230" w:lineRule="auto"/>
              <w:rPr>
                <w:sz w:val="18"/>
                <w:szCs w:val="18"/>
              </w:rPr>
            </w:pPr>
            <w:r w:rsidRPr="009F4405">
              <w:rPr>
                <w:sz w:val="18"/>
                <w:szCs w:val="18"/>
              </w:rPr>
              <w:t>Y</w:t>
            </w:r>
          </w:p>
        </w:tc>
      </w:tr>
    </w:tbl>
    <w:p w14:paraId="10D10E45" w14:textId="2E4D95B8" w:rsidR="00F136EE" w:rsidRPr="009F4405" w:rsidRDefault="004A163F" w:rsidP="002D02D4">
      <w:pPr>
        <w:spacing w:before="120" w:after="40"/>
        <w:rPr>
          <w:rStyle w:val="SubtleEmphasis"/>
          <w:rFonts w:cstheme="minorHAnsi"/>
          <w:color w:val="000000" w:themeColor="text1"/>
          <w:sz w:val="20"/>
          <w:szCs w:val="20"/>
        </w:rPr>
      </w:pPr>
      <w:r w:rsidRPr="009F4405">
        <w:rPr>
          <w:rFonts w:cstheme="minorHAnsi"/>
          <w:b/>
          <w:bCs/>
          <w:iCs/>
          <w:color w:val="000000" w:themeColor="text1"/>
          <w:szCs w:val="20"/>
        </w:rPr>
        <w:t>Main insights</w:t>
      </w:r>
      <w:r w:rsidR="001C1FEA" w:rsidRPr="009F4405">
        <w:rPr>
          <w:rFonts w:cstheme="minorHAnsi"/>
          <w:b/>
          <w:bCs/>
          <w:iCs/>
          <w:color w:val="000000" w:themeColor="text1"/>
          <w:szCs w:val="20"/>
        </w:rPr>
        <w:t xml:space="preserve"> </w:t>
      </w:r>
    </w:p>
    <w:p w14:paraId="3CBECA4C" w14:textId="77777777" w:rsidR="00A665F7" w:rsidRPr="009F4405" w:rsidRDefault="003112E7" w:rsidP="003112E7">
      <w:pPr>
        <w:spacing w:line="264" w:lineRule="auto"/>
      </w:pPr>
      <w:r w:rsidRPr="009F4405">
        <w:t>Three insights stand out. First, cadence is the master variable for financial sustainability: Ariane 6’s ≈ 50–60% fixed-cost share means launch-rate misses translate directly into cost pressure, and the same logic drives the circular dependency at emerging sites, where infrastructure must exist before providers commit, yet providers cannot secure customers or financing until it does — while fixed costs, maintenance and financing needs accumulate on both sides. The risk is particularly acute for new sites relying primarily on orbital launches, where delays to one anchor launcher can leave dedicated infrastructure stranded.</w:t>
      </w:r>
    </w:p>
    <w:p w14:paraId="62605E4D" w14:textId="77777777" w:rsidR="0058469E" w:rsidRPr="009F4405" w:rsidRDefault="003112E7" w:rsidP="003112E7">
      <w:pPr>
        <w:spacing w:line="264" w:lineRule="auto"/>
      </w:pPr>
      <w:r w:rsidRPr="009F4405">
        <w:t>Second, Europe’s structural exit and scale-up gap constrains the ability of anchor operators to reach industrial maturity: €1.4 B raised by European space ventures in 2025 versus ≈ €8 B in the US.</w:t>
      </w:r>
    </w:p>
    <w:p w14:paraId="71FD9F80" w14:textId="6CB1DCF3" w:rsidR="003112E7" w:rsidRPr="009F4405" w:rsidRDefault="003112E7" w:rsidP="003112E7">
      <w:pPr>
        <w:spacing w:line="264" w:lineRule="auto"/>
      </w:pPr>
      <w:r w:rsidRPr="009F4405">
        <w:t>Third, nearly all major facilities depend on direct or indirect public support — not market distortion alone, since public funding also reflects strategic value, positive externalities and low utilisation that private markets would under-provide — but vulnerability arises when public investment is fragmented across several sites, tied to short political cycles, or creates capacity without corresponding long-term institutional demand; in that context, competition between launch sites can produce duplication and dilute already limited launch volumes rather than financially sustainable redundancy. CSG is a distinct model: its ESA and French funding base provides stability and underpins assured European access to medium- and heavy-lift infrastructure, while major modernisation remains dependent on periodic ministerial decisions and allocation negotiations</w:t>
      </w:r>
      <w:r w:rsidR="007C230D" w:rsidRPr="009F4405">
        <w:t>.</w:t>
      </w:r>
    </w:p>
    <w:p w14:paraId="2FE73656" w14:textId="65A308C7" w:rsidR="00D72046" w:rsidRPr="009F4405" w:rsidRDefault="0057740F" w:rsidP="002238C5">
      <w:pPr>
        <w:pStyle w:val="EYHeading3"/>
      </w:pPr>
      <w:r w:rsidRPr="009F4405">
        <w:t>F</w:t>
      </w:r>
      <w:r w:rsidR="00D72046" w:rsidRPr="009F4405">
        <w:t xml:space="preserve"> - Human Capital &amp; Skills</w:t>
      </w:r>
    </w:p>
    <w:p w14:paraId="438E9850" w14:textId="42A18896" w:rsidR="00EB1B62" w:rsidRPr="009F4405" w:rsidRDefault="004A163F" w:rsidP="00EB1B62">
      <w:pPr>
        <w:spacing w:before="120" w:after="40"/>
        <w:rPr>
          <w:rStyle w:val="SubtleEmphasis"/>
          <w:rFonts w:cstheme="minorHAnsi"/>
          <w:b w:val="0"/>
          <w:color w:val="000000" w:themeColor="text1"/>
          <w:sz w:val="20"/>
          <w:szCs w:val="20"/>
        </w:rPr>
      </w:pPr>
      <w:r w:rsidRPr="009F4405">
        <w:rPr>
          <w:rFonts w:cstheme="minorHAnsi"/>
          <w:b/>
          <w:color w:val="000000" w:themeColor="text1"/>
          <w:szCs w:val="20"/>
        </w:rPr>
        <w:t>Framing</w:t>
      </w:r>
    </w:p>
    <w:p w14:paraId="50761592" w14:textId="32494EE6" w:rsidR="00EB1B62" w:rsidRPr="009F4405" w:rsidRDefault="00486EE2" w:rsidP="00EB1B62">
      <w:pPr>
        <w:rPr>
          <w:rFonts w:cstheme="minorHAnsi"/>
          <w:color w:val="000000" w:themeColor="text1"/>
          <w:szCs w:val="20"/>
        </w:rPr>
      </w:pPr>
      <w:r w:rsidRPr="009F4405">
        <w:rPr>
          <w:rFonts w:cstheme="minorHAnsi"/>
          <w:color w:val="000000" w:themeColor="text1"/>
          <w:szCs w:val="20"/>
        </w:rPr>
        <w:t>This bucket captures the recruitment, retention, training and rotation of specialised staff across the European access-to-space chain. Launch operations, propulsion testing, safety analysis and TT&amp;C services depend on highly experienced personnel that cannot be trained rapidly. Skills shortages — unlike infrastructure gaps — are diffuse, not systematically tracked, and slower to build than most facilities. European launch operations combine low cadence, geographically singular functions and remote sites: a combination that suppresses the rate at which operational experience accumulates, limits local labour pools, and concentrates irreplaceable know-how in small teams. As demand increases and new sites activate, the human layer of the system will be tested</w:t>
      </w:r>
      <w:r w:rsidR="00EB1B62" w:rsidRPr="009F4405">
        <w:rPr>
          <w:rFonts w:cstheme="minorHAnsi"/>
          <w:color w:val="000000" w:themeColor="text1"/>
          <w:szCs w:val="20"/>
        </w:rPr>
        <w:t>.</w:t>
      </w:r>
    </w:p>
    <w:p w14:paraId="5D265A14" w14:textId="77777777" w:rsidR="00EB1B62" w:rsidRPr="009F4405" w:rsidRDefault="00EB1B62" w:rsidP="00EB1B62">
      <w:pPr>
        <w:spacing w:before="120" w:after="40"/>
        <w:rPr>
          <w:rFonts w:cstheme="minorHAnsi"/>
          <w:b/>
          <w:color w:val="000000" w:themeColor="text1"/>
          <w:szCs w:val="20"/>
        </w:rPr>
      </w:pPr>
      <w:r w:rsidRPr="009F4405">
        <w:rPr>
          <w:rFonts w:cstheme="minorHAnsi"/>
          <w:b/>
          <w:color w:val="000000" w:themeColor="text1"/>
          <w:szCs w:val="20"/>
        </w:rPr>
        <w:t>Key bottlenecks, gaps, and dependencies identified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3"/>
        <w:gridCol w:w="3654"/>
        <w:gridCol w:w="1272"/>
        <w:gridCol w:w="542"/>
        <w:gridCol w:w="907"/>
        <w:gridCol w:w="800"/>
        <w:gridCol w:w="1326"/>
        <w:gridCol w:w="566"/>
      </w:tblGrid>
      <w:tr w:rsidR="00087EB8" w:rsidRPr="009F4405" w14:paraId="36CB4E4E" w14:textId="77777777" w:rsidTr="004A163F">
        <w:trPr>
          <w:tblHeader/>
        </w:trPr>
        <w:tc>
          <w:tcPr>
            <w:tcW w:w="543" w:type="dxa"/>
            <w:shd w:val="clear" w:color="auto" w:fill="FFE600" w:themeFill="accent2"/>
            <w:tcMar>
              <w:top w:w="60" w:type="dxa"/>
              <w:left w:w="90" w:type="dxa"/>
              <w:bottom w:w="60" w:type="dxa"/>
              <w:right w:w="90" w:type="dxa"/>
            </w:tcMar>
            <w:vAlign w:val="center"/>
          </w:tcPr>
          <w:p w14:paraId="22AA36ED" w14:textId="77777777" w:rsidR="00087EB8" w:rsidRPr="009F4405" w:rsidRDefault="00087EB8">
            <w:pPr>
              <w:spacing w:after="0"/>
            </w:pPr>
            <w:r w:rsidRPr="009F4405">
              <w:rPr>
                <w:b/>
                <w:bCs/>
                <w:sz w:val="18"/>
                <w:szCs w:val="18"/>
              </w:rPr>
              <w:t>#</w:t>
            </w:r>
          </w:p>
        </w:tc>
        <w:tc>
          <w:tcPr>
            <w:tcW w:w="3923" w:type="dxa"/>
            <w:shd w:val="clear" w:color="auto" w:fill="FFE600" w:themeFill="accent2"/>
            <w:tcMar>
              <w:top w:w="60" w:type="dxa"/>
              <w:left w:w="90" w:type="dxa"/>
              <w:bottom w:w="60" w:type="dxa"/>
              <w:right w:w="90" w:type="dxa"/>
            </w:tcMar>
            <w:vAlign w:val="center"/>
          </w:tcPr>
          <w:p w14:paraId="7709E48E" w14:textId="77777777" w:rsidR="00087EB8" w:rsidRPr="009F4405" w:rsidRDefault="00087EB8">
            <w:pPr>
              <w:spacing w:after="0"/>
            </w:pPr>
            <w:r w:rsidRPr="009F4405">
              <w:rPr>
                <w:b/>
                <w:bCs/>
                <w:sz w:val="18"/>
                <w:szCs w:val="18"/>
              </w:rPr>
              <w:t>Bottleneck / gap / dependency</w:t>
            </w:r>
          </w:p>
        </w:tc>
        <w:tc>
          <w:tcPr>
            <w:tcW w:w="1272" w:type="dxa"/>
            <w:shd w:val="clear" w:color="auto" w:fill="FFE600" w:themeFill="accent2"/>
            <w:tcMar>
              <w:top w:w="60" w:type="dxa"/>
              <w:left w:w="90" w:type="dxa"/>
              <w:bottom w:w="60" w:type="dxa"/>
              <w:right w:w="90" w:type="dxa"/>
            </w:tcMar>
            <w:vAlign w:val="center"/>
          </w:tcPr>
          <w:p w14:paraId="51922035" w14:textId="77777777" w:rsidR="00087EB8" w:rsidRPr="009F4405" w:rsidRDefault="00087EB8">
            <w:pPr>
              <w:spacing w:after="0"/>
            </w:pPr>
            <w:r w:rsidRPr="009F4405">
              <w:rPr>
                <w:b/>
                <w:bCs/>
                <w:sz w:val="18"/>
                <w:szCs w:val="18"/>
              </w:rPr>
              <w:t>Anchor (2.1)</w:t>
            </w:r>
          </w:p>
        </w:tc>
        <w:tc>
          <w:tcPr>
            <w:tcW w:w="542" w:type="dxa"/>
            <w:shd w:val="clear" w:color="auto" w:fill="FFE600" w:themeFill="accent2"/>
            <w:tcMar>
              <w:top w:w="60" w:type="dxa"/>
              <w:left w:w="90" w:type="dxa"/>
              <w:bottom w:w="60" w:type="dxa"/>
              <w:right w:w="90" w:type="dxa"/>
            </w:tcMar>
            <w:vAlign w:val="center"/>
          </w:tcPr>
          <w:p w14:paraId="6DEA7E92" w14:textId="77777777" w:rsidR="00087EB8" w:rsidRPr="009F4405" w:rsidRDefault="00087EB8">
            <w:pPr>
              <w:spacing w:after="0"/>
            </w:pPr>
            <w:r w:rsidRPr="009F4405">
              <w:rPr>
                <w:b/>
                <w:bCs/>
                <w:sz w:val="18"/>
                <w:szCs w:val="18"/>
              </w:rPr>
              <w:t>Type</w:t>
            </w:r>
          </w:p>
        </w:tc>
        <w:tc>
          <w:tcPr>
            <w:tcW w:w="928" w:type="dxa"/>
            <w:shd w:val="clear" w:color="auto" w:fill="FFE600" w:themeFill="accent2"/>
            <w:tcMar>
              <w:top w:w="60" w:type="dxa"/>
              <w:left w:w="90" w:type="dxa"/>
              <w:bottom w:w="60" w:type="dxa"/>
              <w:right w:w="90" w:type="dxa"/>
            </w:tcMar>
            <w:vAlign w:val="center"/>
          </w:tcPr>
          <w:p w14:paraId="5806A7C4" w14:textId="77777777" w:rsidR="00087EB8" w:rsidRPr="009F4405" w:rsidRDefault="00087EB8">
            <w:pPr>
              <w:spacing w:after="0"/>
            </w:pPr>
            <w:r w:rsidRPr="009F4405">
              <w:rPr>
                <w:b/>
                <w:bCs/>
                <w:sz w:val="18"/>
                <w:szCs w:val="18"/>
              </w:rPr>
              <w:t>Level</w:t>
            </w:r>
          </w:p>
        </w:tc>
        <w:tc>
          <w:tcPr>
            <w:tcW w:w="800" w:type="dxa"/>
            <w:shd w:val="clear" w:color="auto" w:fill="FFE600" w:themeFill="accent2"/>
            <w:tcMar>
              <w:top w:w="60" w:type="dxa"/>
              <w:left w:w="90" w:type="dxa"/>
              <w:bottom w:w="60" w:type="dxa"/>
              <w:right w:w="90" w:type="dxa"/>
            </w:tcMar>
            <w:vAlign w:val="center"/>
          </w:tcPr>
          <w:p w14:paraId="125EE671" w14:textId="77777777" w:rsidR="00087EB8" w:rsidRPr="009F4405" w:rsidRDefault="00087EB8">
            <w:pPr>
              <w:spacing w:after="0"/>
            </w:pPr>
            <w:r w:rsidRPr="009F4405">
              <w:rPr>
                <w:b/>
                <w:bCs/>
                <w:sz w:val="18"/>
                <w:szCs w:val="18"/>
              </w:rPr>
              <w:t>Severity</w:t>
            </w:r>
          </w:p>
        </w:tc>
        <w:tc>
          <w:tcPr>
            <w:tcW w:w="1026" w:type="dxa"/>
            <w:shd w:val="clear" w:color="auto" w:fill="FFE600" w:themeFill="accent2"/>
            <w:tcMar>
              <w:top w:w="60" w:type="dxa"/>
              <w:left w:w="90" w:type="dxa"/>
              <w:bottom w:w="60" w:type="dxa"/>
              <w:right w:w="90" w:type="dxa"/>
            </w:tcMar>
            <w:vAlign w:val="center"/>
          </w:tcPr>
          <w:p w14:paraId="5DBB4787" w14:textId="3BD15C1B" w:rsidR="00087EB8" w:rsidRPr="009F4405" w:rsidRDefault="009579C6">
            <w:pPr>
              <w:spacing w:after="0"/>
            </w:pPr>
            <w:r w:rsidRPr="009F4405">
              <w:rPr>
                <w:b/>
                <w:bCs/>
                <w:sz w:val="18"/>
                <w:szCs w:val="18"/>
              </w:rPr>
              <w:t>Materialisation timeframe</w:t>
            </w:r>
          </w:p>
        </w:tc>
        <w:tc>
          <w:tcPr>
            <w:tcW w:w="566" w:type="dxa"/>
            <w:shd w:val="clear" w:color="auto" w:fill="FFE600" w:themeFill="accent2"/>
            <w:tcMar>
              <w:top w:w="60" w:type="dxa"/>
              <w:left w:w="90" w:type="dxa"/>
              <w:bottom w:w="60" w:type="dxa"/>
              <w:right w:w="90" w:type="dxa"/>
            </w:tcMar>
            <w:vAlign w:val="center"/>
          </w:tcPr>
          <w:p w14:paraId="74B3F502" w14:textId="77777777" w:rsidR="00087EB8" w:rsidRPr="009F4405" w:rsidRDefault="00087EB8">
            <w:pPr>
              <w:spacing w:after="0"/>
            </w:pPr>
            <w:r w:rsidRPr="009F4405">
              <w:rPr>
                <w:b/>
                <w:bCs/>
                <w:sz w:val="18"/>
                <w:szCs w:val="18"/>
              </w:rPr>
              <w:t>SPOF</w:t>
            </w:r>
          </w:p>
        </w:tc>
      </w:tr>
      <w:tr w:rsidR="00087EB8" w:rsidRPr="009F4405" w14:paraId="22ADB044" w14:textId="77777777" w:rsidTr="004A163F">
        <w:tc>
          <w:tcPr>
            <w:tcW w:w="543" w:type="dxa"/>
            <w:tcMar>
              <w:top w:w="60" w:type="dxa"/>
              <w:left w:w="90" w:type="dxa"/>
              <w:bottom w:w="60" w:type="dxa"/>
              <w:right w:w="90" w:type="dxa"/>
            </w:tcMar>
          </w:tcPr>
          <w:p w14:paraId="3087D47D" w14:textId="352DF83B" w:rsidR="00087EB8" w:rsidRPr="009F4405" w:rsidRDefault="00715731">
            <w:pPr>
              <w:spacing w:after="40" w:line="230" w:lineRule="auto"/>
            </w:pPr>
            <w:r>
              <w:rPr>
                <w:b/>
                <w:bCs/>
                <w:sz w:val="18"/>
                <w:szCs w:val="18"/>
              </w:rPr>
              <w:t>F01</w:t>
            </w:r>
          </w:p>
        </w:tc>
        <w:tc>
          <w:tcPr>
            <w:tcW w:w="3923" w:type="dxa"/>
            <w:tcMar>
              <w:top w:w="60" w:type="dxa"/>
              <w:left w:w="90" w:type="dxa"/>
              <w:bottom w:w="60" w:type="dxa"/>
              <w:right w:w="90" w:type="dxa"/>
            </w:tcMar>
          </w:tcPr>
          <w:p w14:paraId="65EF8431" w14:textId="023B8383" w:rsidR="00087EB8" w:rsidRPr="009F4405" w:rsidRDefault="00087EB8">
            <w:pPr>
              <w:spacing w:after="40" w:line="230" w:lineRule="auto"/>
            </w:pPr>
            <w:r w:rsidRPr="009F4405">
              <w:rPr>
                <w:sz w:val="18"/>
                <w:szCs w:val="18"/>
              </w:rPr>
              <w:t xml:space="preserve">Shortage of experienced launch-operations, range-safety and re-entry-analysis specialists </w:t>
            </w:r>
            <w:r w:rsidRPr="009F4405">
              <w:rPr>
                <w:sz w:val="18"/>
                <w:szCs w:val="18"/>
              </w:rPr>
              <w:lastRenderedPageBreak/>
              <w:t>needed to support the growth of European launch activities.</w:t>
            </w:r>
          </w:p>
        </w:tc>
        <w:tc>
          <w:tcPr>
            <w:tcW w:w="1272" w:type="dxa"/>
            <w:tcMar>
              <w:top w:w="60" w:type="dxa"/>
              <w:left w:w="90" w:type="dxa"/>
              <w:bottom w:w="60" w:type="dxa"/>
              <w:right w:w="90" w:type="dxa"/>
            </w:tcMar>
          </w:tcPr>
          <w:p w14:paraId="30AF4243" w14:textId="77777777" w:rsidR="00087EB8" w:rsidRPr="009F4405" w:rsidRDefault="00087EB8">
            <w:pPr>
              <w:spacing w:after="40" w:line="230" w:lineRule="auto"/>
            </w:pPr>
            <w:r w:rsidRPr="009F4405">
              <w:rPr>
                <w:sz w:val="18"/>
                <w:szCs w:val="18"/>
              </w:rPr>
              <w:lastRenderedPageBreak/>
              <w:t>Operations centres</w:t>
            </w:r>
          </w:p>
        </w:tc>
        <w:tc>
          <w:tcPr>
            <w:tcW w:w="542" w:type="dxa"/>
            <w:tcMar>
              <w:top w:w="60" w:type="dxa"/>
              <w:left w:w="90" w:type="dxa"/>
              <w:bottom w:w="60" w:type="dxa"/>
              <w:right w:w="90" w:type="dxa"/>
            </w:tcMar>
          </w:tcPr>
          <w:p w14:paraId="4E8DE4D9" w14:textId="77777777" w:rsidR="00087EB8" w:rsidRPr="009F4405" w:rsidRDefault="00087EB8">
            <w:pPr>
              <w:spacing w:after="40" w:line="230" w:lineRule="auto"/>
            </w:pPr>
            <w:r w:rsidRPr="009F4405">
              <w:rPr>
                <w:sz w:val="18"/>
                <w:szCs w:val="18"/>
              </w:rPr>
              <w:t>G</w:t>
            </w:r>
          </w:p>
        </w:tc>
        <w:tc>
          <w:tcPr>
            <w:tcW w:w="928" w:type="dxa"/>
            <w:tcMar>
              <w:top w:w="60" w:type="dxa"/>
              <w:left w:w="90" w:type="dxa"/>
              <w:bottom w:w="60" w:type="dxa"/>
              <w:right w:w="90" w:type="dxa"/>
            </w:tcMar>
          </w:tcPr>
          <w:p w14:paraId="349130E0" w14:textId="77777777" w:rsidR="00087EB8" w:rsidRPr="009F4405" w:rsidRDefault="00087EB8">
            <w:pPr>
              <w:spacing w:after="40" w:line="230" w:lineRule="auto"/>
            </w:pPr>
            <w:r w:rsidRPr="009F4405">
              <w:rPr>
                <w:sz w:val="18"/>
                <w:szCs w:val="18"/>
              </w:rPr>
              <w:t>EU-wide</w:t>
            </w:r>
          </w:p>
        </w:tc>
        <w:tc>
          <w:tcPr>
            <w:tcW w:w="800" w:type="dxa"/>
            <w:tcMar>
              <w:top w:w="60" w:type="dxa"/>
              <w:left w:w="90" w:type="dxa"/>
              <w:bottom w:w="60" w:type="dxa"/>
              <w:right w:w="90" w:type="dxa"/>
            </w:tcMar>
          </w:tcPr>
          <w:p w14:paraId="410CC543" w14:textId="77777777" w:rsidR="00087EB8" w:rsidRPr="009F4405" w:rsidRDefault="00087EB8">
            <w:pPr>
              <w:spacing w:after="40" w:line="230" w:lineRule="auto"/>
            </w:pPr>
            <w:r w:rsidRPr="009F4405">
              <w:rPr>
                <w:sz w:val="18"/>
                <w:szCs w:val="18"/>
              </w:rPr>
              <w:t>High</w:t>
            </w:r>
          </w:p>
        </w:tc>
        <w:tc>
          <w:tcPr>
            <w:tcW w:w="1026" w:type="dxa"/>
            <w:tcMar>
              <w:top w:w="60" w:type="dxa"/>
              <w:left w:w="90" w:type="dxa"/>
              <w:bottom w:w="60" w:type="dxa"/>
              <w:right w:w="90" w:type="dxa"/>
            </w:tcMar>
          </w:tcPr>
          <w:p w14:paraId="21F8648C" w14:textId="77777777" w:rsidR="00087EB8" w:rsidRPr="009F4405" w:rsidRDefault="00087EB8">
            <w:pPr>
              <w:spacing w:after="40" w:line="230" w:lineRule="auto"/>
            </w:pPr>
            <w:r w:rsidRPr="009F4405">
              <w:rPr>
                <w:sz w:val="18"/>
                <w:szCs w:val="18"/>
              </w:rPr>
              <w:t>Short</w:t>
            </w:r>
          </w:p>
        </w:tc>
        <w:tc>
          <w:tcPr>
            <w:tcW w:w="566" w:type="dxa"/>
            <w:tcMar>
              <w:top w:w="60" w:type="dxa"/>
              <w:left w:w="90" w:type="dxa"/>
              <w:bottom w:w="60" w:type="dxa"/>
              <w:right w:w="90" w:type="dxa"/>
            </w:tcMar>
          </w:tcPr>
          <w:p w14:paraId="51361418" w14:textId="77777777" w:rsidR="00087EB8" w:rsidRPr="009F4405" w:rsidRDefault="00087EB8">
            <w:pPr>
              <w:spacing w:after="40" w:line="230" w:lineRule="auto"/>
            </w:pPr>
            <w:r w:rsidRPr="009F4405">
              <w:rPr>
                <w:sz w:val="18"/>
                <w:szCs w:val="18"/>
              </w:rPr>
              <w:t>N</w:t>
            </w:r>
          </w:p>
        </w:tc>
      </w:tr>
      <w:tr w:rsidR="00087EB8" w:rsidRPr="009F4405" w14:paraId="12B008B9" w14:textId="77777777" w:rsidTr="004A163F">
        <w:tc>
          <w:tcPr>
            <w:tcW w:w="543" w:type="dxa"/>
            <w:tcMar>
              <w:top w:w="60" w:type="dxa"/>
              <w:left w:w="90" w:type="dxa"/>
              <w:bottom w:w="60" w:type="dxa"/>
              <w:right w:w="90" w:type="dxa"/>
            </w:tcMar>
          </w:tcPr>
          <w:p w14:paraId="7C4FE87B" w14:textId="0DCB6B90" w:rsidR="00087EB8" w:rsidRPr="009F4405" w:rsidRDefault="00715731">
            <w:pPr>
              <w:spacing w:after="40" w:line="230" w:lineRule="auto"/>
            </w:pPr>
            <w:r>
              <w:rPr>
                <w:b/>
                <w:bCs/>
                <w:sz w:val="18"/>
                <w:szCs w:val="18"/>
              </w:rPr>
              <w:t>F02</w:t>
            </w:r>
          </w:p>
        </w:tc>
        <w:tc>
          <w:tcPr>
            <w:tcW w:w="3923" w:type="dxa"/>
            <w:tcMar>
              <w:top w:w="60" w:type="dxa"/>
              <w:left w:w="90" w:type="dxa"/>
              <w:bottom w:w="60" w:type="dxa"/>
              <w:right w:w="90" w:type="dxa"/>
            </w:tcMar>
          </w:tcPr>
          <w:p w14:paraId="2096B756" w14:textId="77777777" w:rsidR="00087EB8" w:rsidRPr="009F4405" w:rsidRDefault="00087EB8">
            <w:pPr>
              <w:spacing w:after="40" w:line="230" w:lineRule="auto"/>
            </w:pPr>
            <w:r w:rsidRPr="009F4405">
              <w:rPr>
                <w:sz w:val="18"/>
                <w:szCs w:val="18"/>
              </w:rPr>
              <w:t>Remote-location recruitment and retention constraints at all launch facilities (Arctic climate at Andøya, distance from urban centres): local labour pools cannot supply the skills, so most specialists are expensive rotating expatriates.</w:t>
            </w:r>
          </w:p>
        </w:tc>
        <w:tc>
          <w:tcPr>
            <w:tcW w:w="1272" w:type="dxa"/>
            <w:tcMar>
              <w:top w:w="60" w:type="dxa"/>
              <w:left w:w="90" w:type="dxa"/>
              <w:bottom w:w="60" w:type="dxa"/>
              <w:right w:w="90" w:type="dxa"/>
            </w:tcMar>
          </w:tcPr>
          <w:p w14:paraId="5104336F" w14:textId="77777777" w:rsidR="00087EB8" w:rsidRPr="009F4405" w:rsidRDefault="00087EB8">
            <w:pPr>
              <w:spacing w:after="40" w:line="230" w:lineRule="auto"/>
            </w:pPr>
            <w:r w:rsidRPr="009F4405">
              <w:rPr>
                <w:sz w:val="18"/>
                <w:szCs w:val="18"/>
              </w:rPr>
              <w:t>Launch facilities</w:t>
            </w:r>
          </w:p>
        </w:tc>
        <w:tc>
          <w:tcPr>
            <w:tcW w:w="542" w:type="dxa"/>
            <w:tcMar>
              <w:top w:w="60" w:type="dxa"/>
              <w:left w:w="90" w:type="dxa"/>
              <w:bottom w:w="60" w:type="dxa"/>
              <w:right w:w="90" w:type="dxa"/>
            </w:tcMar>
          </w:tcPr>
          <w:p w14:paraId="29361752" w14:textId="77777777" w:rsidR="00087EB8" w:rsidRPr="009F4405" w:rsidRDefault="00087EB8">
            <w:pPr>
              <w:spacing w:after="40" w:line="230" w:lineRule="auto"/>
            </w:pPr>
            <w:r w:rsidRPr="009F4405">
              <w:rPr>
                <w:sz w:val="18"/>
                <w:szCs w:val="18"/>
              </w:rPr>
              <w:t>B</w:t>
            </w:r>
          </w:p>
        </w:tc>
        <w:tc>
          <w:tcPr>
            <w:tcW w:w="928" w:type="dxa"/>
            <w:tcMar>
              <w:top w:w="60" w:type="dxa"/>
              <w:left w:w="90" w:type="dxa"/>
              <w:bottom w:w="60" w:type="dxa"/>
              <w:right w:w="90" w:type="dxa"/>
            </w:tcMar>
          </w:tcPr>
          <w:p w14:paraId="1B297125" w14:textId="77777777" w:rsidR="00087EB8" w:rsidRPr="009F4405" w:rsidRDefault="00087EB8">
            <w:pPr>
              <w:spacing w:after="40" w:line="230" w:lineRule="auto"/>
            </w:pPr>
            <w:r w:rsidRPr="009F4405">
              <w:rPr>
                <w:sz w:val="18"/>
                <w:szCs w:val="18"/>
              </w:rPr>
              <w:t>Site-specific</w:t>
            </w:r>
          </w:p>
        </w:tc>
        <w:tc>
          <w:tcPr>
            <w:tcW w:w="800" w:type="dxa"/>
            <w:tcMar>
              <w:top w:w="60" w:type="dxa"/>
              <w:left w:w="90" w:type="dxa"/>
              <w:bottom w:w="60" w:type="dxa"/>
              <w:right w:w="90" w:type="dxa"/>
            </w:tcMar>
          </w:tcPr>
          <w:p w14:paraId="1FE64F71" w14:textId="77777777" w:rsidR="00087EB8" w:rsidRPr="009F4405" w:rsidRDefault="00087EB8">
            <w:pPr>
              <w:spacing w:after="40" w:line="230" w:lineRule="auto"/>
            </w:pPr>
            <w:r w:rsidRPr="009F4405">
              <w:rPr>
                <w:sz w:val="18"/>
                <w:szCs w:val="18"/>
              </w:rPr>
              <w:t>Medium</w:t>
            </w:r>
          </w:p>
        </w:tc>
        <w:tc>
          <w:tcPr>
            <w:tcW w:w="1026" w:type="dxa"/>
            <w:tcMar>
              <w:top w:w="60" w:type="dxa"/>
              <w:left w:w="90" w:type="dxa"/>
              <w:bottom w:w="60" w:type="dxa"/>
              <w:right w:w="90" w:type="dxa"/>
            </w:tcMar>
          </w:tcPr>
          <w:p w14:paraId="618261F7" w14:textId="77777777" w:rsidR="00087EB8" w:rsidRPr="009F4405" w:rsidRDefault="00087EB8">
            <w:pPr>
              <w:spacing w:after="40" w:line="230" w:lineRule="auto"/>
            </w:pPr>
            <w:r w:rsidRPr="009F4405">
              <w:rPr>
                <w:sz w:val="18"/>
                <w:szCs w:val="18"/>
              </w:rPr>
              <w:t>Short</w:t>
            </w:r>
          </w:p>
        </w:tc>
        <w:tc>
          <w:tcPr>
            <w:tcW w:w="566" w:type="dxa"/>
            <w:tcMar>
              <w:top w:w="60" w:type="dxa"/>
              <w:left w:w="90" w:type="dxa"/>
              <w:bottom w:w="60" w:type="dxa"/>
              <w:right w:w="90" w:type="dxa"/>
            </w:tcMar>
          </w:tcPr>
          <w:p w14:paraId="61F5183F" w14:textId="77777777" w:rsidR="00087EB8" w:rsidRPr="009F4405" w:rsidRDefault="00087EB8">
            <w:pPr>
              <w:spacing w:after="40" w:line="230" w:lineRule="auto"/>
            </w:pPr>
            <w:r w:rsidRPr="009F4405">
              <w:rPr>
                <w:sz w:val="18"/>
                <w:szCs w:val="18"/>
              </w:rPr>
              <w:t>N</w:t>
            </w:r>
          </w:p>
        </w:tc>
      </w:tr>
      <w:tr w:rsidR="00087EB8" w:rsidRPr="009F4405" w14:paraId="17DBFF88" w14:textId="77777777" w:rsidTr="004A163F">
        <w:tc>
          <w:tcPr>
            <w:tcW w:w="543" w:type="dxa"/>
            <w:tcMar>
              <w:top w:w="60" w:type="dxa"/>
              <w:left w:w="90" w:type="dxa"/>
              <w:bottom w:w="60" w:type="dxa"/>
              <w:right w:w="90" w:type="dxa"/>
            </w:tcMar>
          </w:tcPr>
          <w:p w14:paraId="064B60E6" w14:textId="43BC46AA" w:rsidR="00087EB8" w:rsidRPr="009F4405" w:rsidRDefault="00715731">
            <w:pPr>
              <w:spacing w:after="40" w:line="230" w:lineRule="auto"/>
            </w:pPr>
            <w:r>
              <w:rPr>
                <w:b/>
                <w:bCs/>
                <w:sz w:val="18"/>
                <w:szCs w:val="18"/>
              </w:rPr>
              <w:t>F03</w:t>
            </w:r>
          </w:p>
        </w:tc>
        <w:tc>
          <w:tcPr>
            <w:tcW w:w="3923" w:type="dxa"/>
            <w:tcMar>
              <w:top w:w="60" w:type="dxa"/>
              <w:left w:w="90" w:type="dxa"/>
              <w:bottom w:w="60" w:type="dxa"/>
              <w:right w:w="90" w:type="dxa"/>
            </w:tcMar>
          </w:tcPr>
          <w:p w14:paraId="14D11A2B" w14:textId="03B0B420" w:rsidR="00087EB8" w:rsidRPr="009F4405" w:rsidRDefault="00087EB8">
            <w:pPr>
              <w:spacing w:after="40" w:line="230" w:lineRule="auto"/>
            </w:pPr>
            <w:r w:rsidRPr="009F4405">
              <w:rPr>
                <w:sz w:val="18"/>
                <w:szCs w:val="18"/>
              </w:rPr>
              <w:t>Limited use of European student rocketry programmes (e.g. EuRoC) as structured talent-development and recruitment pathways for the launch ecosystem.</w:t>
            </w:r>
          </w:p>
        </w:tc>
        <w:tc>
          <w:tcPr>
            <w:tcW w:w="1272" w:type="dxa"/>
            <w:tcMar>
              <w:top w:w="60" w:type="dxa"/>
              <w:left w:w="90" w:type="dxa"/>
              <w:bottom w:w="60" w:type="dxa"/>
              <w:right w:w="90" w:type="dxa"/>
            </w:tcMar>
          </w:tcPr>
          <w:p w14:paraId="34E5A975" w14:textId="77777777" w:rsidR="00087EB8" w:rsidRPr="009F4405" w:rsidRDefault="00087EB8">
            <w:pPr>
              <w:spacing w:after="40" w:line="230" w:lineRule="auto"/>
            </w:pPr>
            <w:r w:rsidRPr="009F4405">
              <w:rPr>
                <w:sz w:val="18"/>
                <w:szCs w:val="18"/>
              </w:rPr>
              <w:t>Cross-cutting</w:t>
            </w:r>
          </w:p>
        </w:tc>
        <w:tc>
          <w:tcPr>
            <w:tcW w:w="542" w:type="dxa"/>
            <w:tcMar>
              <w:top w:w="60" w:type="dxa"/>
              <w:left w:w="90" w:type="dxa"/>
              <w:bottom w:w="60" w:type="dxa"/>
              <w:right w:w="90" w:type="dxa"/>
            </w:tcMar>
          </w:tcPr>
          <w:p w14:paraId="69A2AC11" w14:textId="77777777" w:rsidR="00087EB8" w:rsidRPr="009F4405" w:rsidRDefault="00087EB8">
            <w:pPr>
              <w:spacing w:after="40" w:line="230" w:lineRule="auto"/>
            </w:pPr>
            <w:r w:rsidRPr="009F4405">
              <w:rPr>
                <w:sz w:val="18"/>
                <w:szCs w:val="18"/>
              </w:rPr>
              <w:t>G</w:t>
            </w:r>
          </w:p>
        </w:tc>
        <w:tc>
          <w:tcPr>
            <w:tcW w:w="928" w:type="dxa"/>
            <w:tcMar>
              <w:top w:w="60" w:type="dxa"/>
              <w:left w:w="90" w:type="dxa"/>
              <w:bottom w:w="60" w:type="dxa"/>
              <w:right w:w="90" w:type="dxa"/>
            </w:tcMar>
          </w:tcPr>
          <w:p w14:paraId="20AFFBB8" w14:textId="77777777" w:rsidR="00087EB8" w:rsidRPr="009F4405" w:rsidRDefault="00087EB8">
            <w:pPr>
              <w:spacing w:after="40" w:line="230" w:lineRule="auto"/>
            </w:pPr>
            <w:r w:rsidRPr="009F4405">
              <w:rPr>
                <w:sz w:val="18"/>
                <w:szCs w:val="18"/>
              </w:rPr>
              <w:t>EU-wide</w:t>
            </w:r>
          </w:p>
        </w:tc>
        <w:tc>
          <w:tcPr>
            <w:tcW w:w="800" w:type="dxa"/>
            <w:tcMar>
              <w:top w:w="60" w:type="dxa"/>
              <w:left w:w="90" w:type="dxa"/>
              <w:bottom w:w="60" w:type="dxa"/>
              <w:right w:w="90" w:type="dxa"/>
            </w:tcMar>
          </w:tcPr>
          <w:p w14:paraId="1A5878C5" w14:textId="77777777" w:rsidR="00087EB8" w:rsidRPr="009F4405" w:rsidRDefault="00087EB8">
            <w:pPr>
              <w:spacing w:after="40" w:line="230" w:lineRule="auto"/>
            </w:pPr>
            <w:r w:rsidRPr="009F4405">
              <w:rPr>
                <w:sz w:val="18"/>
                <w:szCs w:val="18"/>
              </w:rPr>
              <w:t>Medium</w:t>
            </w:r>
          </w:p>
        </w:tc>
        <w:tc>
          <w:tcPr>
            <w:tcW w:w="1026" w:type="dxa"/>
            <w:tcMar>
              <w:top w:w="60" w:type="dxa"/>
              <w:left w:w="90" w:type="dxa"/>
              <w:bottom w:w="60" w:type="dxa"/>
              <w:right w:w="90" w:type="dxa"/>
            </w:tcMar>
          </w:tcPr>
          <w:p w14:paraId="4F1DD683" w14:textId="77777777" w:rsidR="00087EB8" w:rsidRPr="009F4405" w:rsidRDefault="00087EB8">
            <w:pPr>
              <w:spacing w:after="40" w:line="230" w:lineRule="auto"/>
            </w:pPr>
            <w:r w:rsidRPr="009F4405">
              <w:rPr>
                <w:sz w:val="18"/>
                <w:szCs w:val="18"/>
              </w:rPr>
              <w:t>Medium</w:t>
            </w:r>
          </w:p>
        </w:tc>
        <w:tc>
          <w:tcPr>
            <w:tcW w:w="566" w:type="dxa"/>
            <w:tcMar>
              <w:top w:w="60" w:type="dxa"/>
              <w:left w:w="90" w:type="dxa"/>
              <w:bottom w:w="60" w:type="dxa"/>
              <w:right w:w="90" w:type="dxa"/>
            </w:tcMar>
          </w:tcPr>
          <w:p w14:paraId="46BB3B3A" w14:textId="77777777" w:rsidR="00087EB8" w:rsidRPr="009F4405" w:rsidRDefault="00087EB8">
            <w:pPr>
              <w:spacing w:after="40" w:line="230" w:lineRule="auto"/>
            </w:pPr>
            <w:r w:rsidRPr="009F4405">
              <w:rPr>
                <w:sz w:val="18"/>
                <w:szCs w:val="18"/>
              </w:rPr>
              <w:t>N</w:t>
            </w:r>
          </w:p>
        </w:tc>
      </w:tr>
      <w:tr w:rsidR="00087EB8" w:rsidRPr="009F4405" w14:paraId="7F119B3F" w14:textId="77777777" w:rsidTr="004A163F">
        <w:tc>
          <w:tcPr>
            <w:tcW w:w="543" w:type="dxa"/>
            <w:tcMar>
              <w:top w:w="60" w:type="dxa"/>
              <w:left w:w="90" w:type="dxa"/>
              <w:bottom w:w="60" w:type="dxa"/>
              <w:right w:w="90" w:type="dxa"/>
            </w:tcMar>
          </w:tcPr>
          <w:p w14:paraId="6DE6C79D" w14:textId="0B61D1A1" w:rsidR="00087EB8" w:rsidRPr="009F4405" w:rsidRDefault="00715731">
            <w:pPr>
              <w:spacing w:after="40" w:line="230" w:lineRule="auto"/>
            </w:pPr>
            <w:r>
              <w:rPr>
                <w:b/>
                <w:bCs/>
                <w:sz w:val="18"/>
                <w:szCs w:val="18"/>
              </w:rPr>
              <w:t>F04</w:t>
            </w:r>
          </w:p>
        </w:tc>
        <w:tc>
          <w:tcPr>
            <w:tcW w:w="3923" w:type="dxa"/>
            <w:tcMar>
              <w:top w:w="60" w:type="dxa"/>
              <w:left w:w="90" w:type="dxa"/>
              <w:bottom w:w="60" w:type="dxa"/>
              <w:right w:w="90" w:type="dxa"/>
            </w:tcMar>
          </w:tcPr>
          <w:p w14:paraId="4984CF9D" w14:textId="63BB901F" w:rsidR="00087EB8" w:rsidRPr="009F4405" w:rsidRDefault="00087EB8">
            <w:pPr>
              <w:spacing w:after="40" w:line="230" w:lineRule="auto"/>
            </w:pPr>
            <w:r w:rsidRPr="009F4405">
              <w:rPr>
                <w:sz w:val="18"/>
                <w:szCs w:val="18"/>
              </w:rPr>
              <w:t>TT&amp;C operational expertise is experience-dependent; local know-how difficult to scale rapidly (e.g. KSAT Arctic facilities).</w:t>
            </w:r>
          </w:p>
        </w:tc>
        <w:tc>
          <w:tcPr>
            <w:tcW w:w="1272" w:type="dxa"/>
            <w:tcMar>
              <w:top w:w="60" w:type="dxa"/>
              <w:left w:w="90" w:type="dxa"/>
              <w:bottom w:w="60" w:type="dxa"/>
              <w:right w:w="90" w:type="dxa"/>
            </w:tcMar>
          </w:tcPr>
          <w:p w14:paraId="071DA45D" w14:textId="77777777" w:rsidR="00087EB8" w:rsidRPr="009F4405" w:rsidRDefault="00087EB8">
            <w:pPr>
              <w:spacing w:after="40" w:line="230" w:lineRule="auto"/>
            </w:pPr>
            <w:r w:rsidRPr="009F4405">
              <w:rPr>
                <w:sz w:val="18"/>
                <w:szCs w:val="18"/>
              </w:rPr>
              <w:t>TT&amp;C</w:t>
            </w:r>
          </w:p>
        </w:tc>
        <w:tc>
          <w:tcPr>
            <w:tcW w:w="542" w:type="dxa"/>
            <w:tcMar>
              <w:top w:w="60" w:type="dxa"/>
              <w:left w:w="90" w:type="dxa"/>
              <w:bottom w:w="60" w:type="dxa"/>
              <w:right w:w="90" w:type="dxa"/>
            </w:tcMar>
          </w:tcPr>
          <w:p w14:paraId="17372D99" w14:textId="77777777" w:rsidR="00087EB8" w:rsidRPr="009F4405" w:rsidRDefault="00087EB8">
            <w:pPr>
              <w:spacing w:after="40" w:line="230" w:lineRule="auto"/>
            </w:pPr>
            <w:r w:rsidRPr="009F4405">
              <w:rPr>
                <w:sz w:val="18"/>
                <w:szCs w:val="18"/>
              </w:rPr>
              <w:t>B</w:t>
            </w:r>
          </w:p>
        </w:tc>
        <w:tc>
          <w:tcPr>
            <w:tcW w:w="928" w:type="dxa"/>
            <w:tcMar>
              <w:top w:w="60" w:type="dxa"/>
              <w:left w:w="90" w:type="dxa"/>
              <w:bottom w:w="60" w:type="dxa"/>
              <w:right w:w="90" w:type="dxa"/>
            </w:tcMar>
          </w:tcPr>
          <w:p w14:paraId="3ADD07B2" w14:textId="77777777" w:rsidR="00087EB8" w:rsidRPr="009F4405" w:rsidRDefault="00087EB8">
            <w:pPr>
              <w:spacing w:after="40" w:line="230" w:lineRule="auto"/>
            </w:pPr>
            <w:r w:rsidRPr="009F4405">
              <w:rPr>
                <w:sz w:val="18"/>
                <w:szCs w:val="18"/>
              </w:rPr>
              <w:t>Site-specific</w:t>
            </w:r>
          </w:p>
        </w:tc>
        <w:tc>
          <w:tcPr>
            <w:tcW w:w="800" w:type="dxa"/>
            <w:tcMar>
              <w:top w:w="60" w:type="dxa"/>
              <w:left w:w="90" w:type="dxa"/>
              <w:bottom w:w="60" w:type="dxa"/>
              <w:right w:w="90" w:type="dxa"/>
            </w:tcMar>
          </w:tcPr>
          <w:p w14:paraId="4C7D0B95" w14:textId="77777777" w:rsidR="00087EB8" w:rsidRPr="009F4405" w:rsidRDefault="00087EB8">
            <w:pPr>
              <w:spacing w:after="40" w:line="230" w:lineRule="auto"/>
            </w:pPr>
            <w:r w:rsidRPr="009F4405">
              <w:rPr>
                <w:sz w:val="18"/>
                <w:szCs w:val="18"/>
              </w:rPr>
              <w:t>Medium</w:t>
            </w:r>
          </w:p>
        </w:tc>
        <w:tc>
          <w:tcPr>
            <w:tcW w:w="1026" w:type="dxa"/>
            <w:tcMar>
              <w:top w:w="60" w:type="dxa"/>
              <w:left w:w="90" w:type="dxa"/>
              <w:bottom w:w="60" w:type="dxa"/>
              <w:right w:w="90" w:type="dxa"/>
            </w:tcMar>
          </w:tcPr>
          <w:p w14:paraId="74323DC0" w14:textId="77777777" w:rsidR="00087EB8" w:rsidRPr="009F4405" w:rsidRDefault="00087EB8">
            <w:pPr>
              <w:spacing w:after="40" w:line="230" w:lineRule="auto"/>
            </w:pPr>
            <w:r w:rsidRPr="009F4405">
              <w:rPr>
                <w:sz w:val="18"/>
                <w:szCs w:val="18"/>
              </w:rPr>
              <w:t>Medium</w:t>
            </w:r>
          </w:p>
        </w:tc>
        <w:tc>
          <w:tcPr>
            <w:tcW w:w="566" w:type="dxa"/>
            <w:tcMar>
              <w:top w:w="60" w:type="dxa"/>
              <w:left w:w="90" w:type="dxa"/>
              <w:bottom w:w="60" w:type="dxa"/>
              <w:right w:w="90" w:type="dxa"/>
            </w:tcMar>
          </w:tcPr>
          <w:p w14:paraId="4677DACC" w14:textId="77777777" w:rsidR="00087EB8" w:rsidRPr="009F4405" w:rsidRDefault="00087EB8">
            <w:pPr>
              <w:spacing w:after="40" w:line="230" w:lineRule="auto"/>
            </w:pPr>
            <w:r w:rsidRPr="009F4405">
              <w:rPr>
                <w:sz w:val="18"/>
                <w:szCs w:val="18"/>
              </w:rPr>
              <w:t>N</w:t>
            </w:r>
          </w:p>
        </w:tc>
      </w:tr>
      <w:tr w:rsidR="00087EB8" w:rsidRPr="009F4405" w14:paraId="15685510" w14:textId="77777777" w:rsidTr="004A163F">
        <w:tc>
          <w:tcPr>
            <w:tcW w:w="543" w:type="dxa"/>
            <w:tcMar>
              <w:top w:w="60" w:type="dxa"/>
              <w:left w:w="90" w:type="dxa"/>
              <w:bottom w:w="60" w:type="dxa"/>
              <w:right w:w="90" w:type="dxa"/>
            </w:tcMar>
          </w:tcPr>
          <w:p w14:paraId="617DC99A" w14:textId="0C6E6E33" w:rsidR="00087EB8" w:rsidRPr="009F4405" w:rsidRDefault="00715731">
            <w:pPr>
              <w:spacing w:after="40" w:line="230" w:lineRule="auto"/>
            </w:pPr>
            <w:r>
              <w:rPr>
                <w:b/>
                <w:bCs/>
                <w:sz w:val="18"/>
                <w:szCs w:val="18"/>
              </w:rPr>
              <w:t>F05</w:t>
            </w:r>
          </w:p>
        </w:tc>
        <w:tc>
          <w:tcPr>
            <w:tcW w:w="3923" w:type="dxa"/>
            <w:tcMar>
              <w:top w:w="60" w:type="dxa"/>
              <w:left w:w="90" w:type="dxa"/>
              <w:bottom w:w="60" w:type="dxa"/>
              <w:right w:w="90" w:type="dxa"/>
            </w:tcMar>
          </w:tcPr>
          <w:p w14:paraId="31AC13C1" w14:textId="77777777" w:rsidR="00087EB8" w:rsidRPr="009F4405" w:rsidRDefault="00087EB8">
            <w:pPr>
              <w:spacing w:after="40" w:line="230" w:lineRule="auto"/>
            </w:pPr>
            <w:r w:rsidRPr="009F4405">
              <w:rPr>
                <w:sz w:val="18"/>
                <w:szCs w:val="18"/>
              </w:rPr>
              <w:t>New launch companies lack deep spaceport-operations experience; require ESA-anchored knowledge transfer.</w:t>
            </w:r>
          </w:p>
        </w:tc>
        <w:tc>
          <w:tcPr>
            <w:tcW w:w="1272" w:type="dxa"/>
            <w:tcMar>
              <w:top w:w="60" w:type="dxa"/>
              <w:left w:w="90" w:type="dxa"/>
              <w:bottom w:w="60" w:type="dxa"/>
              <w:right w:w="90" w:type="dxa"/>
            </w:tcMar>
          </w:tcPr>
          <w:p w14:paraId="317EA1CA" w14:textId="77777777" w:rsidR="00087EB8" w:rsidRPr="009F4405" w:rsidRDefault="00087EB8">
            <w:pPr>
              <w:spacing w:after="40" w:line="230" w:lineRule="auto"/>
            </w:pPr>
            <w:r w:rsidRPr="009F4405">
              <w:rPr>
                <w:sz w:val="18"/>
                <w:szCs w:val="18"/>
              </w:rPr>
              <w:t>Operations centres</w:t>
            </w:r>
          </w:p>
        </w:tc>
        <w:tc>
          <w:tcPr>
            <w:tcW w:w="542" w:type="dxa"/>
            <w:tcMar>
              <w:top w:w="60" w:type="dxa"/>
              <w:left w:w="90" w:type="dxa"/>
              <w:bottom w:w="60" w:type="dxa"/>
              <w:right w:w="90" w:type="dxa"/>
            </w:tcMar>
          </w:tcPr>
          <w:p w14:paraId="62119195" w14:textId="77777777" w:rsidR="00087EB8" w:rsidRPr="009F4405" w:rsidRDefault="00087EB8">
            <w:pPr>
              <w:spacing w:after="40" w:line="230" w:lineRule="auto"/>
            </w:pPr>
            <w:r w:rsidRPr="009F4405">
              <w:rPr>
                <w:sz w:val="18"/>
                <w:szCs w:val="18"/>
              </w:rPr>
              <w:t>G</w:t>
            </w:r>
          </w:p>
        </w:tc>
        <w:tc>
          <w:tcPr>
            <w:tcW w:w="928" w:type="dxa"/>
            <w:tcMar>
              <w:top w:w="60" w:type="dxa"/>
              <w:left w:w="90" w:type="dxa"/>
              <w:bottom w:w="60" w:type="dxa"/>
              <w:right w:w="90" w:type="dxa"/>
            </w:tcMar>
          </w:tcPr>
          <w:p w14:paraId="570ADABE" w14:textId="77777777" w:rsidR="00087EB8" w:rsidRPr="009F4405" w:rsidRDefault="00087EB8">
            <w:pPr>
              <w:spacing w:after="40" w:line="230" w:lineRule="auto"/>
            </w:pPr>
            <w:r w:rsidRPr="009F4405">
              <w:rPr>
                <w:sz w:val="18"/>
                <w:szCs w:val="18"/>
              </w:rPr>
              <w:t>EU-wide</w:t>
            </w:r>
          </w:p>
        </w:tc>
        <w:tc>
          <w:tcPr>
            <w:tcW w:w="800" w:type="dxa"/>
            <w:tcMar>
              <w:top w:w="60" w:type="dxa"/>
              <w:left w:w="90" w:type="dxa"/>
              <w:bottom w:w="60" w:type="dxa"/>
              <w:right w:w="90" w:type="dxa"/>
            </w:tcMar>
          </w:tcPr>
          <w:p w14:paraId="56768E27" w14:textId="77777777" w:rsidR="00087EB8" w:rsidRPr="009F4405" w:rsidRDefault="00087EB8">
            <w:pPr>
              <w:spacing w:after="40" w:line="230" w:lineRule="auto"/>
            </w:pPr>
            <w:r w:rsidRPr="009F4405">
              <w:rPr>
                <w:sz w:val="18"/>
                <w:szCs w:val="18"/>
              </w:rPr>
              <w:t>High</w:t>
            </w:r>
          </w:p>
        </w:tc>
        <w:tc>
          <w:tcPr>
            <w:tcW w:w="1026" w:type="dxa"/>
            <w:tcMar>
              <w:top w:w="60" w:type="dxa"/>
              <w:left w:w="90" w:type="dxa"/>
              <w:bottom w:w="60" w:type="dxa"/>
              <w:right w:w="90" w:type="dxa"/>
            </w:tcMar>
          </w:tcPr>
          <w:p w14:paraId="1D3853EC" w14:textId="77777777" w:rsidR="00087EB8" w:rsidRPr="009F4405" w:rsidRDefault="00087EB8">
            <w:pPr>
              <w:spacing w:after="40" w:line="230" w:lineRule="auto"/>
            </w:pPr>
            <w:r w:rsidRPr="009F4405">
              <w:rPr>
                <w:sz w:val="18"/>
                <w:szCs w:val="18"/>
              </w:rPr>
              <w:t>Medium</w:t>
            </w:r>
          </w:p>
        </w:tc>
        <w:tc>
          <w:tcPr>
            <w:tcW w:w="566" w:type="dxa"/>
            <w:tcMar>
              <w:top w:w="60" w:type="dxa"/>
              <w:left w:w="90" w:type="dxa"/>
              <w:bottom w:w="60" w:type="dxa"/>
              <w:right w:w="90" w:type="dxa"/>
            </w:tcMar>
          </w:tcPr>
          <w:p w14:paraId="14F851D7" w14:textId="77777777" w:rsidR="00087EB8" w:rsidRPr="009F4405" w:rsidRDefault="00087EB8">
            <w:pPr>
              <w:spacing w:after="40" w:line="230" w:lineRule="auto"/>
            </w:pPr>
            <w:r w:rsidRPr="009F4405">
              <w:rPr>
                <w:sz w:val="18"/>
                <w:szCs w:val="18"/>
              </w:rPr>
              <w:t>N</w:t>
            </w:r>
          </w:p>
        </w:tc>
      </w:tr>
      <w:tr w:rsidR="00087EB8" w:rsidRPr="009F4405" w14:paraId="34DCC5FE" w14:textId="77777777" w:rsidTr="004A163F">
        <w:tc>
          <w:tcPr>
            <w:tcW w:w="543" w:type="dxa"/>
            <w:tcMar>
              <w:top w:w="60" w:type="dxa"/>
              <w:left w:w="90" w:type="dxa"/>
              <w:bottom w:w="60" w:type="dxa"/>
              <w:right w:w="90" w:type="dxa"/>
            </w:tcMar>
          </w:tcPr>
          <w:p w14:paraId="5E9403E1" w14:textId="30086A5F" w:rsidR="00087EB8" w:rsidRPr="009F4405" w:rsidRDefault="00715731">
            <w:pPr>
              <w:spacing w:after="40" w:line="230" w:lineRule="auto"/>
            </w:pPr>
            <w:r>
              <w:rPr>
                <w:b/>
                <w:bCs/>
                <w:sz w:val="18"/>
                <w:szCs w:val="18"/>
              </w:rPr>
              <w:t>F06</w:t>
            </w:r>
          </w:p>
        </w:tc>
        <w:tc>
          <w:tcPr>
            <w:tcW w:w="3923" w:type="dxa"/>
            <w:tcMar>
              <w:top w:w="60" w:type="dxa"/>
              <w:left w:w="90" w:type="dxa"/>
              <w:bottom w:w="60" w:type="dxa"/>
              <w:right w:w="90" w:type="dxa"/>
            </w:tcMar>
          </w:tcPr>
          <w:p w14:paraId="6F65AA00" w14:textId="77777777" w:rsidR="00087EB8" w:rsidRPr="009F4405" w:rsidRDefault="00087EB8">
            <w:pPr>
              <w:spacing w:after="40" w:line="230" w:lineRule="auto"/>
            </w:pPr>
            <w:r w:rsidRPr="009F4405">
              <w:rPr>
                <w:sz w:val="18"/>
                <w:szCs w:val="18"/>
              </w:rPr>
              <w:t>Labour relations as a launch-stopping mechanism, with single-subcontractor chokepoints, as manifested at CSG in 2011 and 2017.</w:t>
            </w:r>
          </w:p>
        </w:tc>
        <w:tc>
          <w:tcPr>
            <w:tcW w:w="1272" w:type="dxa"/>
            <w:tcMar>
              <w:top w:w="60" w:type="dxa"/>
              <w:left w:w="90" w:type="dxa"/>
              <w:bottom w:w="60" w:type="dxa"/>
              <w:right w:w="90" w:type="dxa"/>
            </w:tcMar>
          </w:tcPr>
          <w:p w14:paraId="2A37A4FB" w14:textId="77777777" w:rsidR="00087EB8" w:rsidRPr="009F4405" w:rsidRDefault="00087EB8">
            <w:pPr>
              <w:spacing w:after="40" w:line="230" w:lineRule="auto"/>
            </w:pPr>
            <w:r w:rsidRPr="009F4405">
              <w:rPr>
                <w:sz w:val="18"/>
                <w:szCs w:val="18"/>
              </w:rPr>
              <w:t>Launch facilities / Transportation</w:t>
            </w:r>
          </w:p>
        </w:tc>
        <w:tc>
          <w:tcPr>
            <w:tcW w:w="542" w:type="dxa"/>
            <w:tcMar>
              <w:top w:w="60" w:type="dxa"/>
              <w:left w:w="90" w:type="dxa"/>
              <w:bottom w:w="60" w:type="dxa"/>
              <w:right w:w="90" w:type="dxa"/>
            </w:tcMar>
          </w:tcPr>
          <w:p w14:paraId="33C10913" w14:textId="77777777" w:rsidR="00087EB8" w:rsidRPr="009F4405" w:rsidRDefault="00087EB8">
            <w:pPr>
              <w:spacing w:after="40" w:line="230" w:lineRule="auto"/>
            </w:pPr>
            <w:r w:rsidRPr="009F4405">
              <w:rPr>
                <w:sz w:val="18"/>
                <w:szCs w:val="18"/>
              </w:rPr>
              <w:t>B</w:t>
            </w:r>
          </w:p>
        </w:tc>
        <w:tc>
          <w:tcPr>
            <w:tcW w:w="928" w:type="dxa"/>
            <w:tcMar>
              <w:top w:w="60" w:type="dxa"/>
              <w:left w:w="90" w:type="dxa"/>
              <w:bottom w:w="60" w:type="dxa"/>
              <w:right w:w="90" w:type="dxa"/>
            </w:tcMar>
          </w:tcPr>
          <w:p w14:paraId="0F85FA38" w14:textId="77777777" w:rsidR="00087EB8" w:rsidRPr="009F4405" w:rsidRDefault="00087EB8">
            <w:pPr>
              <w:spacing w:after="40" w:line="230" w:lineRule="auto"/>
            </w:pPr>
            <w:r w:rsidRPr="009F4405">
              <w:rPr>
                <w:sz w:val="18"/>
                <w:szCs w:val="18"/>
              </w:rPr>
              <w:t>Site-specific</w:t>
            </w:r>
          </w:p>
        </w:tc>
        <w:tc>
          <w:tcPr>
            <w:tcW w:w="800" w:type="dxa"/>
            <w:tcMar>
              <w:top w:w="60" w:type="dxa"/>
              <w:left w:w="90" w:type="dxa"/>
              <w:bottom w:w="60" w:type="dxa"/>
              <w:right w:w="90" w:type="dxa"/>
            </w:tcMar>
          </w:tcPr>
          <w:p w14:paraId="21DCE16E" w14:textId="77777777" w:rsidR="00087EB8" w:rsidRPr="009F4405" w:rsidRDefault="00087EB8">
            <w:pPr>
              <w:spacing w:after="40" w:line="230" w:lineRule="auto"/>
            </w:pPr>
            <w:r w:rsidRPr="009F4405">
              <w:rPr>
                <w:sz w:val="18"/>
                <w:szCs w:val="18"/>
              </w:rPr>
              <w:t>Medium</w:t>
            </w:r>
          </w:p>
        </w:tc>
        <w:tc>
          <w:tcPr>
            <w:tcW w:w="1026" w:type="dxa"/>
            <w:tcMar>
              <w:top w:w="60" w:type="dxa"/>
              <w:left w:w="90" w:type="dxa"/>
              <w:bottom w:w="60" w:type="dxa"/>
              <w:right w:w="90" w:type="dxa"/>
            </w:tcMar>
          </w:tcPr>
          <w:p w14:paraId="31C0FD72" w14:textId="77777777" w:rsidR="00087EB8" w:rsidRPr="009F4405" w:rsidRDefault="00087EB8">
            <w:pPr>
              <w:spacing w:after="40" w:line="230" w:lineRule="auto"/>
            </w:pPr>
            <w:r w:rsidRPr="009F4405">
              <w:rPr>
                <w:sz w:val="18"/>
                <w:szCs w:val="18"/>
              </w:rPr>
              <w:t>Short</w:t>
            </w:r>
          </w:p>
        </w:tc>
        <w:tc>
          <w:tcPr>
            <w:tcW w:w="566" w:type="dxa"/>
            <w:tcMar>
              <w:top w:w="60" w:type="dxa"/>
              <w:left w:w="90" w:type="dxa"/>
              <w:bottom w:w="60" w:type="dxa"/>
              <w:right w:w="90" w:type="dxa"/>
            </w:tcMar>
          </w:tcPr>
          <w:p w14:paraId="53C7D900" w14:textId="77777777" w:rsidR="00087EB8" w:rsidRPr="009F4405" w:rsidRDefault="00087EB8">
            <w:pPr>
              <w:spacing w:after="40" w:line="230" w:lineRule="auto"/>
            </w:pPr>
            <w:r w:rsidRPr="009F4405">
              <w:rPr>
                <w:sz w:val="18"/>
                <w:szCs w:val="18"/>
              </w:rPr>
              <w:t>Y</w:t>
            </w:r>
          </w:p>
        </w:tc>
      </w:tr>
      <w:tr w:rsidR="00087EB8" w:rsidRPr="009F4405" w14:paraId="70B418B5" w14:textId="77777777" w:rsidTr="004A163F">
        <w:tc>
          <w:tcPr>
            <w:tcW w:w="543" w:type="dxa"/>
            <w:tcMar>
              <w:top w:w="60" w:type="dxa"/>
              <w:left w:w="90" w:type="dxa"/>
              <w:bottom w:w="60" w:type="dxa"/>
              <w:right w:w="90" w:type="dxa"/>
            </w:tcMar>
          </w:tcPr>
          <w:p w14:paraId="14A477D2" w14:textId="3275ED23" w:rsidR="00087EB8" w:rsidRPr="009F4405" w:rsidRDefault="00715731">
            <w:pPr>
              <w:spacing w:after="40" w:line="230" w:lineRule="auto"/>
            </w:pPr>
            <w:r>
              <w:rPr>
                <w:b/>
                <w:bCs/>
                <w:sz w:val="18"/>
                <w:szCs w:val="18"/>
              </w:rPr>
              <w:t>F07</w:t>
            </w:r>
          </w:p>
        </w:tc>
        <w:tc>
          <w:tcPr>
            <w:tcW w:w="3923" w:type="dxa"/>
            <w:tcMar>
              <w:top w:w="60" w:type="dxa"/>
              <w:left w:w="90" w:type="dxa"/>
              <w:bottom w:w="60" w:type="dxa"/>
              <w:right w:w="90" w:type="dxa"/>
            </w:tcMar>
          </w:tcPr>
          <w:p w14:paraId="04955EE7" w14:textId="77777777" w:rsidR="00087EB8" w:rsidRPr="009F4405" w:rsidRDefault="00087EB8">
            <w:pPr>
              <w:spacing w:after="40" w:line="230" w:lineRule="auto"/>
            </w:pPr>
            <w:r w:rsidRPr="009F4405">
              <w:rPr>
                <w:sz w:val="18"/>
                <w:szCs w:val="18"/>
              </w:rPr>
              <w:t>Scarce, non-redundant specialist functions due to low process rates and singular sites for specific steps of launcher manufacturing, assembly and integration.</w:t>
            </w:r>
          </w:p>
        </w:tc>
        <w:tc>
          <w:tcPr>
            <w:tcW w:w="1272" w:type="dxa"/>
            <w:tcMar>
              <w:top w:w="60" w:type="dxa"/>
              <w:left w:w="90" w:type="dxa"/>
              <w:bottom w:w="60" w:type="dxa"/>
              <w:right w:w="90" w:type="dxa"/>
            </w:tcMar>
          </w:tcPr>
          <w:p w14:paraId="71666C74" w14:textId="77777777" w:rsidR="00087EB8" w:rsidRPr="009F4405" w:rsidRDefault="00087EB8">
            <w:pPr>
              <w:spacing w:after="40" w:line="230" w:lineRule="auto"/>
            </w:pPr>
            <w:r w:rsidRPr="009F4405">
              <w:rPr>
                <w:sz w:val="18"/>
                <w:szCs w:val="18"/>
              </w:rPr>
              <w:t>Manufacturing &amp; assembly / Launch facilities</w:t>
            </w:r>
          </w:p>
        </w:tc>
        <w:tc>
          <w:tcPr>
            <w:tcW w:w="542" w:type="dxa"/>
            <w:tcMar>
              <w:top w:w="60" w:type="dxa"/>
              <w:left w:w="90" w:type="dxa"/>
              <w:bottom w:w="60" w:type="dxa"/>
              <w:right w:w="90" w:type="dxa"/>
            </w:tcMar>
          </w:tcPr>
          <w:p w14:paraId="015B8240" w14:textId="77777777" w:rsidR="00087EB8" w:rsidRPr="009F4405" w:rsidRDefault="00087EB8">
            <w:pPr>
              <w:spacing w:after="40" w:line="230" w:lineRule="auto"/>
            </w:pPr>
            <w:r w:rsidRPr="009F4405">
              <w:rPr>
                <w:sz w:val="18"/>
                <w:szCs w:val="18"/>
              </w:rPr>
              <w:t>B</w:t>
            </w:r>
          </w:p>
        </w:tc>
        <w:tc>
          <w:tcPr>
            <w:tcW w:w="928" w:type="dxa"/>
            <w:tcMar>
              <w:top w:w="60" w:type="dxa"/>
              <w:left w:w="90" w:type="dxa"/>
              <w:bottom w:w="60" w:type="dxa"/>
              <w:right w:w="90" w:type="dxa"/>
            </w:tcMar>
          </w:tcPr>
          <w:p w14:paraId="2EA07824" w14:textId="77777777" w:rsidR="00087EB8" w:rsidRPr="009F4405" w:rsidRDefault="00087EB8">
            <w:pPr>
              <w:spacing w:after="40" w:line="230" w:lineRule="auto"/>
            </w:pPr>
            <w:r w:rsidRPr="009F4405">
              <w:rPr>
                <w:sz w:val="18"/>
                <w:szCs w:val="18"/>
              </w:rPr>
              <w:t>EU-wide</w:t>
            </w:r>
          </w:p>
        </w:tc>
        <w:tc>
          <w:tcPr>
            <w:tcW w:w="800" w:type="dxa"/>
            <w:tcMar>
              <w:top w:w="60" w:type="dxa"/>
              <w:left w:w="90" w:type="dxa"/>
              <w:bottom w:w="60" w:type="dxa"/>
              <w:right w:w="90" w:type="dxa"/>
            </w:tcMar>
          </w:tcPr>
          <w:p w14:paraId="5D2DBAF8" w14:textId="77777777" w:rsidR="00087EB8" w:rsidRPr="009F4405" w:rsidRDefault="00087EB8">
            <w:pPr>
              <w:spacing w:after="40" w:line="230" w:lineRule="auto"/>
            </w:pPr>
            <w:r w:rsidRPr="009F4405">
              <w:rPr>
                <w:sz w:val="18"/>
                <w:szCs w:val="18"/>
              </w:rPr>
              <w:t>Medium</w:t>
            </w:r>
          </w:p>
        </w:tc>
        <w:tc>
          <w:tcPr>
            <w:tcW w:w="1026" w:type="dxa"/>
            <w:tcMar>
              <w:top w:w="60" w:type="dxa"/>
              <w:left w:w="90" w:type="dxa"/>
              <w:bottom w:w="60" w:type="dxa"/>
              <w:right w:w="90" w:type="dxa"/>
            </w:tcMar>
          </w:tcPr>
          <w:p w14:paraId="3E6AA2C9" w14:textId="77777777" w:rsidR="00087EB8" w:rsidRPr="009F4405" w:rsidRDefault="00087EB8">
            <w:pPr>
              <w:spacing w:after="40" w:line="230" w:lineRule="auto"/>
            </w:pPr>
            <w:r w:rsidRPr="009F4405">
              <w:rPr>
                <w:sz w:val="18"/>
                <w:szCs w:val="18"/>
              </w:rPr>
              <w:t>Medium</w:t>
            </w:r>
          </w:p>
        </w:tc>
        <w:tc>
          <w:tcPr>
            <w:tcW w:w="566" w:type="dxa"/>
            <w:tcMar>
              <w:top w:w="60" w:type="dxa"/>
              <w:left w:w="90" w:type="dxa"/>
              <w:bottom w:w="60" w:type="dxa"/>
              <w:right w:w="90" w:type="dxa"/>
            </w:tcMar>
          </w:tcPr>
          <w:p w14:paraId="1BF3BD5B" w14:textId="77777777" w:rsidR="00087EB8" w:rsidRPr="009F4405" w:rsidRDefault="00087EB8">
            <w:pPr>
              <w:spacing w:after="40" w:line="230" w:lineRule="auto"/>
            </w:pPr>
            <w:r w:rsidRPr="009F4405">
              <w:rPr>
                <w:sz w:val="18"/>
                <w:szCs w:val="18"/>
              </w:rPr>
              <w:t>N</w:t>
            </w:r>
          </w:p>
        </w:tc>
      </w:tr>
      <w:tr w:rsidR="00087EB8" w:rsidRPr="009F4405" w14:paraId="5EFFEBF8" w14:textId="77777777" w:rsidTr="004A163F">
        <w:tc>
          <w:tcPr>
            <w:tcW w:w="543" w:type="dxa"/>
            <w:tcMar>
              <w:top w:w="60" w:type="dxa"/>
              <w:left w:w="90" w:type="dxa"/>
              <w:bottom w:w="60" w:type="dxa"/>
              <w:right w:w="90" w:type="dxa"/>
            </w:tcMar>
          </w:tcPr>
          <w:p w14:paraId="4824D0FD" w14:textId="2D0E1AB8" w:rsidR="00087EB8" w:rsidRPr="009F4405" w:rsidRDefault="00715731">
            <w:pPr>
              <w:spacing w:after="40" w:line="230" w:lineRule="auto"/>
            </w:pPr>
            <w:r>
              <w:rPr>
                <w:b/>
                <w:bCs/>
                <w:sz w:val="18"/>
                <w:szCs w:val="18"/>
              </w:rPr>
              <w:t>F08</w:t>
            </w:r>
          </w:p>
        </w:tc>
        <w:tc>
          <w:tcPr>
            <w:tcW w:w="3923" w:type="dxa"/>
            <w:tcMar>
              <w:top w:w="60" w:type="dxa"/>
              <w:left w:w="90" w:type="dxa"/>
              <w:bottom w:w="60" w:type="dxa"/>
              <w:right w:w="90" w:type="dxa"/>
            </w:tcMar>
          </w:tcPr>
          <w:p w14:paraId="47724FDA" w14:textId="77777777" w:rsidR="00087EB8" w:rsidRPr="009F4405" w:rsidRDefault="00087EB8">
            <w:pPr>
              <w:spacing w:after="40" w:line="230" w:lineRule="auto"/>
            </w:pPr>
            <w:r w:rsidRPr="009F4405">
              <w:rPr>
                <w:sz w:val="18"/>
                <w:szCs w:val="18"/>
              </w:rPr>
              <w:t>Low cadence yields limited opportunities for experiential skills development, exacerbated by any vehicle grounding.</w:t>
            </w:r>
          </w:p>
        </w:tc>
        <w:tc>
          <w:tcPr>
            <w:tcW w:w="1272" w:type="dxa"/>
            <w:tcMar>
              <w:top w:w="60" w:type="dxa"/>
              <w:left w:w="90" w:type="dxa"/>
              <w:bottom w:w="60" w:type="dxa"/>
              <w:right w:w="90" w:type="dxa"/>
            </w:tcMar>
          </w:tcPr>
          <w:p w14:paraId="076E4527" w14:textId="77777777" w:rsidR="00087EB8" w:rsidRPr="009F4405" w:rsidRDefault="00087EB8">
            <w:pPr>
              <w:spacing w:after="40" w:line="230" w:lineRule="auto"/>
            </w:pPr>
            <w:r w:rsidRPr="009F4405">
              <w:rPr>
                <w:sz w:val="18"/>
                <w:szCs w:val="18"/>
              </w:rPr>
              <w:t>Launch facilities / Operations centres</w:t>
            </w:r>
          </w:p>
        </w:tc>
        <w:tc>
          <w:tcPr>
            <w:tcW w:w="542" w:type="dxa"/>
            <w:tcMar>
              <w:top w:w="60" w:type="dxa"/>
              <w:left w:w="90" w:type="dxa"/>
              <w:bottom w:w="60" w:type="dxa"/>
              <w:right w:w="90" w:type="dxa"/>
            </w:tcMar>
          </w:tcPr>
          <w:p w14:paraId="2C5F8C50" w14:textId="77777777" w:rsidR="00087EB8" w:rsidRPr="009F4405" w:rsidRDefault="00087EB8">
            <w:pPr>
              <w:spacing w:after="40" w:line="230" w:lineRule="auto"/>
            </w:pPr>
            <w:r w:rsidRPr="009F4405">
              <w:rPr>
                <w:sz w:val="18"/>
                <w:szCs w:val="18"/>
              </w:rPr>
              <w:t>B</w:t>
            </w:r>
          </w:p>
        </w:tc>
        <w:tc>
          <w:tcPr>
            <w:tcW w:w="928" w:type="dxa"/>
            <w:tcMar>
              <w:top w:w="60" w:type="dxa"/>
              <w:left w:w="90" w:type="dxa"/>
              <w:bottom w:w="60" w:type="dxa"/>
              <w:right w:w="90" w:type="dxa"/>
            </w:tcMar>
          </w:tcPr>
          <w:p w14:paraId="689693CE" w14:textId="77777777" w:rsidR="00087EB8" w:rsidRPr="009F4405" w:rsidRDefault="00087EB8">
            <w:pPr>
              <w:spacing w:after="40" w:line="230" w:lineRule="auto"/>
            </w:pPr>
            <w:r w:rsidRPr="009F4405">
              <w:rPr>
                <w:sz w:val="18"/>
                <w:szCs w:val="18"/>
              </w:rPr>
              <w:t>EU-wide</w:t>
            </w:r>
          </w:p>
        </w:tc>
        <w:tc>
          <w:tcPr>
            <w:tcW w:w="800" w:type="dxa"/>
            <w:tcMar>
              <w:top w:w="60" w:type="dxa"/>
              <w:left w:w="90" w:type="dxa"/>
              <w:bottom w:w="60" w:type="dxa"/>
              <w:right w:w="90" w:type="dxa"/>
            </w:tcMar>
          </w:tcPr>
          <w:p w14:paraId="73B12F42" w14:textId="77777777" w:rsidR="00087EB8" w:rsidRPr="009F4405" w:rsidRDefault="00087EB8">
            <w:pPr>
              <w:spacing w:after="40" w:line="230" w:lineRule="auto"/>
            </w:pPr>
            <w:r w:rsidRPr="009F4405">
              <w:rPr>
                <w:sz w:val="18"/>
                <w:szCs w:val="18"/>
              </w:rPr>
              <w:t>Medium</w:t>
            </w:r>
          </w:p>
        </w:tc>
        <w:tc>
          <w:tcPr>
            <w:tcW w:w="1026" w:type="dxa"/>
            <w:tcMar>
              <w:top w:w="60" w:type="dxa"/>
              <w:left w:w="90" w:type="dxa"/>
              <w:bottom w:w="60" w:type="dxa"/>
              <w:right w:w="90" w:type="dxa"/>
            </w:tcMar>
          </w:tcPr>
          <w:p w14:paraId="6F6EE69E" w14:textId="77777777" w:rsidR="00087EB8" w:rsidRPr="009F4405" w:rsidRDefault="00087EB8">
            <w:pPr>
              <w:spacing w:after="40" w:line="230" w:lineRule="auto"/>
            </w:pPr>
            <w:r w:rsidRPr="009F4405">
              <w:rPr>
                <w:sz w:val="18"/>
                <w:szCs w:val="18"/>
              </w:rPr>
              <w:t>Short</w:t>
            </w:r>
          </w:p>
        </w:tc>
        <w:tc>
          <w:tcPr>
            <w:tcW w:w="566" w:type="dxa"/>
            <w:tcMar>
              <w:top w:w="60" w:type="dxa"/>
              <w:left w:w="90" w:type="dxa"/>
              <w:bottom w:w="60" w:type="dxa"/>
              <w:right w:w="90" w:type="dxa"/>
            </w:tcMar>
          </w:tcPr>
          <w:p w14:paraId="0C922E1E" w14:textId="77777777" w:rsidR="00087EB8" w:rsidRPr="009F4405" w:rsidRDefault="00087EB8">
            <w:pPr>
              <w:spacing w:after="40" w:line="230" w:lineRule="auto"/>
            </w:pPr>
            <w:r w:rsidRPr="009F4405">
              <w:rPr>
                <w:sz w:val="18"/>
                <w:szCs w:val="18"/>
              </w:rPr>
              <w:t>N</w:t>
            </w:r>
          </w:p>
        </w:tc>
      </w:tr>
    </w:tbl>
    <w:p w14:paraId="535D6519" w14:textId="77777777" w:rsidR="006A3389" w:rsidRPr="009F4405" w:rsidRDefault="006A3389" w:rsidP="00396C6A">
      <w:pPr>
        <w:rPr>
          <w:rFonts w:cstheme="minorHAnsi"/>
          <w:b/>
          <w:bCs/>
          <w:iCs/>
          <w:color w:val="000000" w:themeColor="text1"/>
          <w:szCs w:val="20"/>
        </w:rPr>
      </w:pPr>
    </w:p>
    <w:p w14:paraId="3835CA31" w14:textId="5C65747A" w:rsidR="00F136EE" w:rsidRPr="009F4405" w:rsidRDefault="004A163F" w:rsidP="00EB1B62">
      <w:pPr>
        <w:spacing w:before="120" w:after="40"/>
        <w:rPr>
          <w:rStyle w:val="SubtleEmphasis"/>
        </w:rPr>
      </w:pPr>
      <w:r w:rsidRPr="009F4405">
        <w:rPr>
          <w:rFonts w:cstheme="minorHAnsi"/>
          <w:b/>
          <w:bCs/>
          <w:iCs/>
          <w:color w:val="000000" w:themeColor="text1"/>
          <w:szCs w:val="20"/>
        </w:rPr>
        <w:t>Main insights</w:t>
      </w:r>
    </w:p>
    <w:p w14:paraId="7AFFBFD7" w14:textId="77777777" w:rsidR="00F870E0" w:rsidRPr="009F4405" w:rsidRDefault="00F01FCF" w:rsidP="00396C6A">
      <w:pPr>
        <w:rPr>
          <w:rFonts w:cstheme="minorHAnsi"/>
          <w:color w:val="000000" w:themeColor="text1"/>
          <w:szCs w:val="20"/>
        </w:rPr>
      </w:pPr>
      <w:r w:rsidRPr="009F4405">
        <w:rPr>
          <w:rFonts w:cstheme="minorHAnsi"/>
          <w:color w:val="000000" w:themeColor="text1"/>
          <w:szCs w:val="20"/>
        </w:rPr>
        <w:t>The most acute manifestation of the skills challenge is not a shortage of engineers in the abstract but the concentration of non-replicable operational expertise in singular roles at singular sites. Every infrastructure SPOF identified in preceding buckets implies a corresponding human SPOF: the crew qualified to cast 142 tonnes of solid propellant at UPG, the team certified to operate the P4 stand at Lampoldshausen, the Range Safety Officers holding neutralisation authority — none of these functions has a qualified European backup at a different site, and none can be rapidly reconstituted.</w:t>
      </w:r>
    </w:p>
    <w:p w14:paraId="220E8B56" w14:textId="77777777" w:rsidR="00B11D94" w:rsidRPr="009F4405" w:rsidRDefault="00F01FCF" w:rsidP="00396C6A">
      <w:pPr>
        <w:rPr>
          <w:rFonts w:cstheme="minorHAnsi"/>
          <w:color w:val="000000" w:themeColor="text1"/>
          <w:szCs w:val="20"/>
        </w:rPr>
      </w:pPr>
      <w:r w:rsidRPr="009F4405">
        <w:rPr>
          <w:rFonts w:cstheme="minorHAnsi"/>
          <w:color w:val="000000" w:themeColor="text1"/>
          <w:szCs w:val="20"/>
        </w:rPr>
        <w:t>Second, low cadence is self-reinforcing as a skills constraint: at current rates, operational teams conduct fewer campaigns, impacting procedural fluency and the development of the next cohort; at CSG, ≈ 60 years of operational experience underpin range safety, payload processing and campaign coordination that new sites cannot replicate quickly.</w:t>
      </w:r>
    </w:p>
    <w:p w14:paraId="4B9CE03A" w14:textId="3B32634F" w:rsidR="00396C6A" w:rsidRPr="009F4405" w:rsidRDefault="00F01FCF" w:rsidP="00396C6A">
      <w:r w:rsidRPr="009F4405">
        <w:rPr>
          <w:rFonts w:cstheme="minorHAnsi"/>
          <w:color w:val="000000" w:themeColor="text1"/>
          <w:szCs w:val="20"/>
        </w:rPr>
        <w:t xml:space="preserve">Third, the 2011 and 2017 French Guiana episodes demonstrated that the human constraint </w:t>
      </w:r>
      <w:r w:rsidR="00DF5548" w:rsidRPr="009F4405">
        <w:rPr>
          <w:rFonts w:cstheme="minorHAnsi"/>
          <w:color w:val="000000" w:themeColor="text1"/>
          <w:szCs w:val="20"/>
        </w:rPr>
        <w:t>could</w:t>
      </w:r>
      <w:r w:rsidRPr="009F4405">
        <w:rPr>
          <w:rFonts w:cstheme="minorHAnsi"/>
          <w:color w:val="000000" w:themeColor="text1"/>
          <w:szCs w:val="20"/>
        </w:rPr>
        <w:t xml:space="preserve"> erupt within the multi-layered supply and support chain: a single subcontractor crew halted the entire European launch manifest for weeks. Across all four spaceports, workforce scarcity manifests through the same mechanism — remoteness combined with narrow specialist pools — but the failure mode differs: at Andøya it constrains cadence, at Esrange training pipelines, at SaxaVord contractor availability, at CSG rotation continuity. This suggests a common Europe-level intervention (skills pipeline) with site-specific delivery.</w:t>
      </w:r>
    </w:p>
    <w:p w14:paraId="3E9793B1" w14:textId="77777777" w:rsidR="00797859" w:rsidRDefault="00797859">
      <w:pPr>
        <w:spacing w:after="80"/>
        <w:jc w:val="left"/>
        <w:rPr>
          <w:rFonts w:ascii="Calibri" w:eastAsia="MS Gothic" w:hAnsi="Calibri"/>
          <w:b/>
          <w:bCs/>
          <w:color w:val="000000" w:themeColor="text1"/>
          <w:sz w:val="28"/>
          <w:szCs w:val="20"/>
        </w:rPr>
      </w:pPr>
      <w:r>
        <w:br w:type="page"/>
      </w:r>
    </w:p>
    <w:p w14:paraId="553B2C6A" w14:textId="53AD68BA" w:rsidR="00D72046" w:rsidRPr="009F4405" w:rsidRDefault="007C3AB4" w:rsidP="002238C5">
      <w:pPr>
        <w:pStyle w:val="EYHeading3"/>
      </w:pPr>
      <w:r w:rsidRPr="009F4405">
        <w:t>G</w:t>
      </w:r>
      <w:r w:rsidR="00D72046" w:rsidRPr="009F4405">
        <w:t xml:space="preserve"> - Technology, Cyber &amp; Ground-Segment Resilience</w:t>
      </w:r>
    </w:p>
    <w:p w14:paraId="3F509B57" w14:textId="77777777" w:rsidR="000F6C74" w:rsidRPr="009F4405" w:rsidRDefault="000F6C74" w:rsidP="000F6C74">
      <w:pPr>
        <w:spacing w:before="120" w:after="40"/>
        <w:rPr>
          <w:rFonts w:cstheme="minorHAnsi"/>
          <w:color w:val="000000" w:themeColor="text1"/>
          <w:szCs w:val="20"/>
        </w:rPr>
      </w:pPr>
      <w:r w:rsidRPr="009F4405">
        <w:rPr>
          <w:rFonts w:cstheme="minorHAnsi"/>
          <w:b/>
          <w:color w:val="000000" w:themeColor="text1"/>
          <w:szCs w:val="20"/>
        </w:rPr>
        <w:t>Framing</w:t>
      </w:r>
    </w:p>
    <w:p w14:paraId="1264349F" w14:textId="68C375FE" w:rsidR="000F6C74" w:rsidRPr="009F4405" w:rsidRDefault="00880568" w:rsidP="000F6C74">
      <w:pPr>
        <w:rPr>
          <w:rFonts w:cstheme="minorHAnsi"/>
          <w:color w:val="000000" w:themeColor="text1"/>
          <w:szCs w:val="20"/>
        </w:rPr>
      </w:pPr>
      <w:r w:rsidRPr="009F4405">
        <w:rPr>
          <w:rFonts w:cstheme="minorHAnsi"/>
          <w:color w:val="000000" w:themeColor="text1"/>
          <w:szCs w:val="20"/>
        </w:rPr>
        <w:lastRenderedPageBreak/>
        <w:t>This bucket captures the technology, cyber and ground-segment layers that support launch operations and early mission phases — TT&amp;C stations, flight-termination systems, mission-control software, range digitalisation and secure communications — together with the exposure of European ground infrastructure to disruption from environmental, electromagnetic, cyber and socio-political sources. Launch readiness increasingly depends on mission-critical IT (information technology) and OT (operational technology) systems, so cyber and technology risks are integral to launch continuity, not peripheral to it. The common geographic thread is that Europe’s operational and emerging launch sites are remote and exposed: any disruption — weather, a civil strike, systematic GNSS jamming, or damage — has no obvious fallback</w:t>
      </w:r>
      <w:r w:rsidR="000F6C74" w:rsidRPr="009F4405">
        <w:rPr>
          <w:rFonts w:cstheme="minorHAnsi"/>
          <w:color w:val="000000" w:themeColor="text1"/>
          <w:szCs w:val="20"/>
        </w:rPr>
        <w:t>.</w:t>
      </w:r>
    </w:p>
    <w:p w14:paraId="29436D56" w14:textId="77777777" w:rsidR="000F6C74" w:rsidRPr="009F4405" w:rsidRDefault="000F6C74" w:rsidP="000F6C74">
      <w:pPr>
        <w:spacing w:before="120" w:after="40"/>
        <w:rPr>
          <w:rFonts w:cstheme="minorHAnsi"/>
          <w:b/>
          <w:color w:val="000000" w:themeColor="text1"/>
          <w:szCs w:val="20"/>
        </w:rPr>
      </w:pPr>
      <w:r w:rsidRPr="009F4405">
        <w:rPr>
          <w:rFonts w:cstheme="minorHAnsi"/>
          <w:b/>
          <w:color w:val="000000" w:themeColor="text1"/>
          <w:szCs w:val="20"/>
        </w:rPr>
        <w:t>Key bottlenecks, gaps, and dependencies identified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6"/>
        <w:gridCol w:w="3653"/>
        <w:gridCol w:w="1272"/>
        <w:gridCol w:w="542"/>
        <w:gridCol w:w="905"/>
        <w:gridCol w:w="800"/>
        <w:gridCol w:w="1326"/>
        <w:gridCol w:w="566"/>
      </w:tblGrid>
      <w:tr w:rsidR="007755C9" w:rsidRPr="009F4405" w14:paraId="6EA5D1AB" w14:textId="77777777" w:rsidTr="007755C9">
        <w:trPr>
          <w:tblHeader/>
        </w:trPr>
        <w:tc>
          <w:tcPr>
            <w:tcW w:w="550" w:type="dxa"/>
            <w:shd w:val="clear" w:color="auto" w:fill="FFE600" w:themeFill="accent2"/>
            <w:tcMar>
              <w:top w:w="60" w:type="dxa"/>
              <w:left w:w="90" w:type="dxa"/>
              <w:bottom w:w="60" w:type="dxa"/>
              <w:right w:w="90" w:type="dxa"/>
            </w:tcMar>
            <w:vAlign w:val="center"/>
          </w:tcPr>
          <w:p w14:paraId="16571E4E" w14:textId="77777777" w:rsidR="007755C9" w:rsidRPr="009F4405" w:rsidRDefault="007755C9">
            <w:pPr>
              <w:spacing w:after="0"/>
            </w:pPr>
            <w:r w:rsidRPr="009F4405">
              <w:rPr>
                <w:b/>
                <w:bCs/>
                <w:sz w:val="18"/>
                <w:szCs w:val="18"/>
              </w:rPr>
              <w:t>#</w:t>
            </w:r>
          </w:p>
        </w:tc>
        <w:tc>
          <w:tcPr>
            <w:tcW w:w="4200" w:type="dxa"/>
            <w:shd w:val="clear" w:color="auto" w:fill="FFE600" w:themeFill="accent2"/>
            <w:tcMar>
              <w:top w:w="60" w:type="dxa"/>
              <w:left w:w="90" w:type="dxa"/>
              <w:bottom w:w="60" w:type="dxa"/>
              <w:right w:w="90" w:type="dxa"/>
            </w:tcMar>
            <w:vAlign w:val="center"/>
          </w:tcPr>
          <w:p w14:paraId="27324F5C" w14:textId="77777777" w:rsidR="007755C9" w:rsidRPr="009F4405" w:rsidRDefault="007755C9">
            <w:pPr>
              <w:spacing w:after="0"/>
            </w:pPr>
            <w:r w:rsidRPr="009F4405">
              <w:rPr>
                <w:b/>
                <w:bCs/>
                <w:sz w:val="18"/>
                <w:szCs w:val="18"/>
              </w:rPr>
              <w:t>Bottleneck / gap / dependency</w:t>
            </w:r>
          </w:p>
        </w:tc>
        <w:tc>
          <w:tcPr>
            <w:tcW w:w="1050" w:type="dxa"/>
            <w:shd w:val="clear" w:color="auto" w:fill="FFE600" w:themeFill="accent2"/>
            <w:tcMar>
              <w:top w:w="60" w:type="dxa"/>
              <w:left w:w="90" w:type="dxa"/>
              <w:bottom w:w="60" w:type="dxa"/>
              <w:right w:w="90" w:type="dxa"/>
            </w:tcMar>
            <w:vAlign w:val="center"/>
          </w:tcPr>
          <w:p w14:paraId="501B38AA" w14:textId="77777777" w:rsidR="007755C9" w:rsidRPr="009F4405" w:rsidRDefault="007755C9">
            <w:pPr>
              <w:spacing w:after="0"/>
            </w:pPr>
            <w:r w:rsidRPr="009F4405">
              <w:rPr>
                <w:b/>
                <w:bCs/>
                <w:sz w:val="18"/>
                <w:szCs w:val="18"/>
              </w:rPr>
              <w:t>Anchor (2.1)</w:t>
            </w:r>
          </w:p>
        </w:tc>
        <w:tc>
          <w:tcPr>
            <w:tcW w:w="500" w:type="dxa"/>
            <w:shd w:val="clear" w:color="auto" w:fill="FFE600" w:themeFill="accent2"/>
            <w:tcMar>
              <w:top w:w="60" w:type="dxa"/>
              <w:left w:w="90" w:type="dxa"/>
              <w:bottom w:w="60" w:type="dxa"/>
              <w:right w:w="90" w:type="dxa"/>
            </w:tcMar>
            <w:vAlign w:val="center"/>
          </w:tcPr>
          <w:p w14:paraId="3F59AD19" w14:textId="77777777" w:rsidR="007755C9" w:rsidRPr="009F4405" w:rsidRDefault="007755C9">
            <w:pPr>
              <w:spacing w:after="0"/>
            </w:pPr>
            <w:r w:rsidRPr="009F4405">
              <w:rPr>
                <w:b/>
                <w:bCs/>
                <w:sz w:val="18"/>
                <w:szCs w:val="18"/>
              </w:rPr>
              <w:t>Type</w:t>
            </w:r>
          </w:p>
        </w:tc>
        <w:tc>
          <w:tcPr>
            <w:tcW w:w="950" w:type="dxa"/>
            <w:shd w:val="clear" w:color="auto" w:fill="FFE600" w:themeFill="accent2"/>
            <w:tcMar>
              <w:top w:w="60" w:type="dxa"/>
              <w:left w:w="90" w:type="dxa"/>
              <w:bottom w:w="60" w:type="dxa"/>
              <w:right w:w="90" w:type="dxa"/>
            </w:tcMar>
            <w:vAlign w:val="center"/>
          </w:tcPr>
          <w:p w14:paraId="6E525BAA" w14:textId="77777777" w:rsidR="007755C9" w:rsidRPr="009F4405" w:rsidRDefault="007755C9">
            <w:pPr>
              <w:spacing w:after="0"/>
            </w:pPr>
            <w:r w:rsidRPr="009F4405">
              <w:rPr>
                <w:b/>
                <w:bCs/>
                <w:sz w:val="18"/>
                <w:szCs w:val="18"/>
              </w:rPr>
              <w:t>Level</w:t>
            </w:r>
          </w:p>
        </w:tc>
        <w:tc>
          <w:tcPr>
            <w:tcW w:w="800" w:type="dxa"/>
            <w:shd w:val="clear" w:color="auto" w:fill="FFE600" w:themeFill="accent2"/>
            <w:tcMar>
              <w:top w:w="60" w:type="dxa"/>
              <w:left w:w="90" w:type="dxa"/>
              <w:bottom w:w="60" w:type="dxa"/>
              <w:right w:w="90" w:type="dxa"/>
            </w:tcMar>
            <w:vAlign w:val="center"/>
          </w:tcPr>
          <w:p w14:paraId="689382D0" w14:textId="77777777" w:rsidR="007755C9" w:rsidRPr="009F4405" w:rsidRDefault="007755C9">
            <w:pPr>
              <w:spacing w:after="0"/>
            </w:pPr>
            <w:r w:rsidRPr="009F4405">
              <w:rPr>
                <w:b/>
                <w:bCs/>
                <w:sz w:val="18"/>
                <w:szCs w:val="18"/>
              </w:rPr>
              <w:t>Severity</w:t>
            </w:r>
          </w:p>
        </w:tc>
        <w:tc>
          <w:tcPr>
            <w:tcW w:w="1050" w:type="dxa"/>
            <w:shd w:val="clear" w:color="auto" w:fill="FFE600" w:themeFill="accent2"/>
            <w:tcMar>
              <w:top w:w="60" w:type="dxa"/>
              <w:left w:w="90" w:type="dxa"/>
              <w:bottom w:w="60" w:type="dxa"/>
              <w:right w:w="90" w:type="dxa"/>
            </w:tcMar>
            <w:vAlign w:val="center"/>
          </w:tcPr>
          <w:p w14:paraId="7E0E61B7" w14:textId="69C75910" w:rsidR="007755C9" w:rsidRPr="009F4405" w:rsidRDefault="009579C6">
            <w:pPr>
              <w:spacing w:after="0"/>
            </w:pPr>
            <w:r w:rsidRPr="009F4405">
              <w:rPr>
                <w:b/>
                <w:bCs/>
                <w:sz w:val="18"/>
                <w:szCs w:val="18"/>
              </w:rPr>
              <w:t>Materialisation timeframe</w:t>
            </w:r>
          </w:p>
        </w:tc>
        <w:tc>
          <w:tcPr>
            <w:tcW w:w="500" w:type="dxa"/>
            <w:shd w:val="clear" w:color="auto" w:fill="FFE600" w:themeFill="accent2"/>
            <w:tcMar>
              <w:top w:w="60" w:type="dxa"/>
              <w:left w:w="90" w:type="dxa"/>
              <w:bottom w:w="60" w:type="dxa"/>
              <w:right w:w="90" w:type="dxa"/>
            </w:tcMar>
            <w:vAlign w:val="center"/>
          </w:tcPr>
          <w:p w14:paraId="08C7A8DD" w14:textId="77777777" w:rsidR="007755C9" w:rsidRPr="009F4405" w:rsidRDefault="007755C9">
            <w:pPr>
              <w:spacing w:after="0"/>
            </w:pPr>
            <w:r w:rsidRPr="009F4405">
              <w:rPr>
                <w:b/>
                <w:bCs/>
                <w:sz w:val="18"/>
                <w:szCs w:val="18"/>
              </w:rPr>
              <w:t>SPOF</w:t>
            </w:r>
          </w:p>
        </w:tc>
      </w:tr>
      <w:tr w:rsidR="007755C9" w:rsidRPr="009F4405" w14:paraId="3C6B8765" w14:textId="77777777">
        <w:tc>
          <w:tcPr>
            <w:tcW w:w="550" w:type="dxa"/>
            <w:tcMar>
              <w:top w:w="60" w:type="dxa"/>
              <w:left w:w="90" w:type="dxa"/>
              <w:bottom w:w="60" w:type="dxa"/>
              <w:right w:w="90" w:type="dxa"/>
            </w:tcMar>
          </w:tcPr>
          <w:p w14:paraId="6A696D7A" w14:textId="0F664FA4" w:rsidR="007755C9" w:rsidRPr="009F4405" w:rsidRDefault="00F16698">
            <w:pPr>
              <w:spacing w:after="40" w:line="230" w:lineRule="auto"/>
            </w:pPr>
            <w:r>
              <w:rPr>
                <w:b/>
                <w:bCs/>
                <w:sz w:val="18"/>
                <w:szCs w:val="18"/>
              </w:rPr>
              <w:t>G01</w:t>
            </w:r>
          </w:p>
        </w:tc>
        <w:tc>
          <w:tcPr>
            <w:tcW w:w="4200" w:type="dxa"/>
            <w:tcMar>
              <w:top w:w="60" w:type="dxa"/>
              <w:left w:w="90" w:type="dxa"/>
              <w:bottom w:w="60" w:type="dxa"/>
              <w:right w:w="90" w:type="dxa"/>
            </w:tcMar>
          </w:tcPr>
          <w:p w14:paraId="6999D1EF" w14:textId="77777777" w:rsidR="007755C9" w:rsidRPr="009F4405" w:rsidRDefault="007755C9">
            <w:pPr>
              <w:spacing w:after="40" w:line="230" w:lineRule="auto"/>
            </w:pPr>
            <w:r w:rsidRPr="009F4405">
              <w:rPr>
                <w:sz w:val="18"/>
                <w:szCs w:val="18"/>
              </w:rPr>
              <w:t>Under-investment in CSG cybersecurity as digitalisation of the Jupiter Control Room and CDL-3 expands.</w:t>
            </w:r>
          </w:p>
        </w:tc>
        <w:tc>
          <w:tcPr>
            <w:tcW w:w="1050" w:type="dxa"/>
            <w:tcMar>
              <w:top w:w="60" w:type="dxa"/>
              <w:left w:w="90" w:type="dxa"/>
              <w:bottom w:w="60" w:type="dxa"/>
              <w:right w:w="90" w:type="dxa"/>
            </w:tcMar>
          </w:tcPr>
          <w:p w14:paraId="4D17BE40" w14:textId="77777777" w:rsidR="007755C9" w:rsidRPr="009F4405" w:rsidRDefault="007755C9">
            <w:pPr>
              <w:spacing w:after="40" w:line="230" w:lineRule="auto"/>
            </w:pPr>
            <w:r w:rsidRPr="009F4405">
              <w:rPr>
                <w:sz w:val="18"/>
                <w:szCs w:val="18"/>
              </w:rPr>
              <w:t>Operations centres</w:t>
            </w:r>
          </w:p>
        </w:tc>
        <w:tc>
          <w:tcPr>
            <w:tcW w:w="500" w:type="dxa"/>
            <w:tcMar>
              <w:top w:w="60" w:type="dxa"/>
              <w:left w:w="90" w:type="dxa"/>
              <w:bottom w:w="60" w:type="dxa"/>
              <w:right w:w="90" w:type="dxa"/>
            </w:tcMar>
          </w:tcPr>
          <w:p w14:paraId="22EA83D4" w14:textId="77777777" w:rsidR="007755C9" w:rsidRPr="009F4405" w:rsidRDefault="007755C9">
            <w:pPr>
              <w:spacing w:after="40" w:line="230" w:lineRule="auto"/>
            </w:pPr>
            <w:r w:rsidRPr="009F4405">
              <w:rPr>
                <w:sz w:val="18"/>
                <w:szCs w:val="18"/>
              </w:rPr>
              <w:t>B</w:t>
            </w:r>
          </w:p>
        </w:tc>
        <w:tc>
          <w:tcPr>
            <w:tcW w:w="950" w:type="dxa"/>
            <w:tcMar>
              <w:top w:w="60" w:type="dxa"/>
              <w:left w:w="90" w:type="dxa"/>
              <w:bottom w:w="60" w:type="dxa"/>
              <w:right w:w="90" w:type="dxa"/>
            </w:tcMar>
          </w:tcPr>
          <w:p w14:paraId="19D0290B" w14:textId="77777777" w:rsidR="007755C9" w:rsidRPr="009F4405" w:rsidRDefault="007755C9">
            <w:pPr>
              <w:spacing w:after="40" w:line="230" w:lineRule="auto"/>
            </w:pPr>
            <w:r w:rsidRPr="009F4405">
              <w:rPr>
                <w:sz w:val="18"/>
                <w:szCs w:val="18"/>
              </w:rPr>
              <w:t>Site-specific</w:t>
            </w:r>
          </w:p>
        </w:tc>
        <w:tc>
          <w:tcPr>
            <w:tcW w:w="800" w:type="dxa"/>
            <w:tcMar>
              <w:top w:w="60" w:type="dxa"/>
              <w:left w:w="90" w:type="dxa"/>
              <w:bottom w:w="60" w:type="dxa"/>
              <w:right w:w="90" w:type="dxa"/>
            </w:tcMar>
          </w:tcPr>
          <w:p w14:paraId="61C35A58" w14:textId="77777777" w:rsidR="007755C9" w:rsidRPr="009F4405" w:rsidRDefault="007755C9">
            <w:pPr>
              <w:spacing w:after="40" w:line="230" w:lineRule="auto"/>
            </w:pPr>
            <w:r w:rsidRPr="009F4405">
              <w:rPr>
                <w:sz w:val="18"/>
                <w:szCs w:val="18"/>
              </w:rPr>
              <w:t>High</w:t>
            </w:r>
          </w:p>
        </w:tc>
        <w:tc>
          <w:tcPr>
            <w:tcW w:w="1050" w:type="dxa"/>
            <w:tcMar>
              <w:top w:w="60" w:type="dxa"/>
              <w:left w:w="90" w:type="dxa"/>
              <w:bottom w:w="60" w:type="dxa"/>
              <w:right w:w="90" w:type="dxa"/>
            </w:tcMar>
          </w:tcPr>
          <w:p w14:paraId="1E6DC986" w14:textId="77777777" w:rsidR="007755C9" w:rsidRPr="009F4405" w:rsidRDefault="007755C9">
            <w:pPr>
              <w:spacing w:after="40" w:line="230" w:lineRule="auto"/>
            </w:pPr>
            <w:r w:rsidRPr="009F4405">
              <w:rPr>
                <w:sz w:val="18"/>
                <w:szCs w:val="18"/>
              </w:rPr>
              <w:t>Short</w:t>
            </w:r>
          </w:p>
        </w:tc>
        <w:tc>
          <w:tcPr>
            <w:tcW w:w="500" w:type="dxa"/>
            <w:tcMar>
              <w:top w:w="60" w:type="dxa"/>
              <w:left w:w="90" w:type="dxa"/>
              <w:bottom w:w="60" w:type="dxa"/>
              <w:right w:w="90" w:type="dxa"/>
            </w:tcMar>
          </w:tcPr>
          <w:p w14:paraId="74D8CE34" w14:textId="77777777" w:rsidR="007755C9" w:rsidRPr="009F4405" w:rsidRDefault="007755C9">
            <w:pPr>
              <w:spacing w:after="40" w:line="230" w:lineRule="auto"/>
            </w:pPr>
            <w:r w:rsidRPr="009F4405">
              <w:rPr>
                <w:sz w:val="18"/>
                <w:szCs w:val="18"/>
              </w:rPr>
              <w:t>N</w:t>
            </w:r>
          </w:p>
        </w:tc>
      </w:tr>
      <w:tr w:rsidR="007755C9" w:rsidRPr="009F4405" w14:paraId="7D6AF9FA" w14:textId="77777777">
        <w:tc>
          <w:tcPr>
            <w:tcW w:w="550" w:type="dxa"/>
            <w:tcMar>
              <w:top w:w="60" w:type="dxa"/>
              <w:left w:w="90" w:type="dxa"/>
              <w:bottom w:w="60" w:type="dxa"/>
              <w:right w:w="90" w:type="dxa"/>
            </w:tcMar>
          </w:tcPr>
          <w:p w14:paraId="0435F3C1" w14:textId="1AEA8784" w:rsidR="007755C9" w:rsidRPr="009F4405" w:rsidRDefault="00F16698">
            <w:pPr>
              <w:spacing w:after="40" w:line="230" w:lineRule="auto"/>
            </w:pPr>
            <w:r>
              <w:rPr>
                <w:b/>
                <w:bCs/>
                <w:sz w:val="18"/>
                <w:szCs w:val="18"/>
              </w:rPr>
              <w:t>G02</w:t>
            </w:r>
          </w:p>
        </w:tc>
        <w:tc>
          <w:tcPr>
            <w:tcW w:w="4200" w:type="dxa"/>
            <w:tcMar>
              <w:top w:w="60" w:type="dxa"/>
              <w:left w:w="90" w:type="dxa"/>
              <w:bottom w:w="60" w:type="dxa"/>
              <w:right w:w="90" w:type="dxa"/>
            </w:tcMar>
          </w:tcPr>
          <w:p w14:paraId="24D4E039" w14:textId="77777777" w:rsidR="007755C9" w:rsidRPr="009F4405" w:rsidRDefault="007755C9">
            <w:pPr>
              <w:spacing w:after="40" w:line="230" w:lineRule="auto"/>
            </w:pPr>
            <w:r w:rsidRPr="009F4405">
              <w:rPr>
                <w:sz w:val="18"/>
                <w:szCs w:val="18"/>
              </w:rPr>
              <w:t>Cybersecurity perimeter around test/ops environments needs to extend beyond isolated test benches.</w:t>
            </w:r>
          </w:p>
        </w:tc>
        <w:tc>
          <w:tcPr>
            <w:tcW w:w="1050" w:type="dxa"/>
            <w:tcMar>
              <w:top w:w="60" w:type="dxa"/>
              <w:left w:w="90" w:type="dxa"/>
              <w:bottom w:w="60" w:type="dxa"/>
              <w:right w:w="90" w:type="dxa"/>
            </w:tcMar>
          </w:tcPr>
          <w:p w14:paraId="15AAAB86" w14:textId="77777777" w:rsidR="007755C9" w:rsidRPr="009F4405" w:rsidRDefault="007755C9">
            <w:pPr>
              <w:spacing w:after="40" w:line="230" w:lineRule="auto"/>
            </w:pPr>
            <w:r w:rsidRPr="009F4405">
              <w:rPr>
                <w:sz w:val="18"/>
                <w:szCs w:val="18"/>
              </w:rPr>
              <w:t>Testing / Operations</w:t>
            </w:r>
          </w:p>
        </w:tc>
        <w:tc>
          <w:tcPr>
            <w:tcW w:w="500" w:type="dxa"/>
            <w:tcMar>
              <w:top w:w="60" w:type="dxa"/>
              <w:left w:w="90" w:type="dxa"/>
              <w:bottom w:w="60" w:type="dxa"/>
              <w:right w:w="90" w:type="dxa"/>
            </w:tcMar>
          </w:tcPr>
          <w:p w14:paraId="4F82EBBA" w14:textId="77777777" w:rsidR="007755C9" w:rsidRPr="009F4405" w:rsidRDefault="007755C9">
            <w:pPr>
              <w:spacing w:after="40" w:line="230" w:lineRule="auto"/>
            </w:pPr>
            <w:r w:rsidRPr="009F4405">
              <w:rPr>
                <w:sz w:val="18"/>
                <w:szCs w:val="18"/>
              </w:rPr>
              <w:t>G</w:t>
            </w:r>
          </w:p>
        </w:tc>
        <w:tc>
          <w:tcPr>
            <w:tcW w:w="950" w:type="dxa"/>
            <w:tcMar>
              <w:top w:w="60" w:type="dxa"/>
              <w:left w:w="90" w:type="dxa"/>
              <w:bottom w:w="60" w:type="dxa"/>
              <w:right w:w="90" w:type="dxa"/>
            </w:tcMar>
          </w:tcPr>
          <w:p w14:paraId="6C9A1350" w14:textId="77777777" w:rsidR="007755C9" w:rsidRPr="009F4405" w:rsidRDefault="007755C9">
            <w:pPr>
              <w:spacing w:after="40" w:line="230" w:lineRule="auto"/>
            </w:pPr>
            <w:r w:rsidRPr="009F4405">
              <w:rPr>
                <w:sz w:val="18"/>
                <w:szCs w:val="18"/>
              </w:rPr>
              <w:t>EU-wide</w:t>
            </w:r>
          </w:p>
        </w:tc>
        <w:tc>
          <w:tcPr>
            <w:tcW w:w="800" w:type="dxa"/>
            <w:tcMar>
              <w:top w:w="60" w:type="dxa"/>
              <w:left w:w="90" w:type="dxa"/>
              <w:bottom w:w="60" w:type="dxa"/>
              <w:right w:w="90" w:type="dxa"/>
            </w:tcMar>
          </w:tcPr>
          <w:p w14:paraId="6DE3CE9C" w14:textId="77777777" w:rsidR="007755C9" w:rsidRPr="009F4405" w:rsidRDefault="007755C9">
            <w:pPr>
              <w:spacing w:after="40" w:line="230" w:lineRule="auto"/>
            </w:pPr>
            <w:r w:rsidRPr="009F4405">
              <w:rPr>
                <w:sz w:val="18"/>
                <w:szCs w:val="18"/>
              </w:rPr>
              <w:t>Medium</w:t>
            </w:r>
          </w:p>
        </w:tc>
        <w:tc>
          <w:tcPr>
            <w:tcW w:w="1050" w:type="dxa"/>
            <w:tcMar>
              <w:top w:w="60" w:type="dxa"/>
              <w:left w:w="90" w:type="dxa"/>
              <w:bottom w:w="60" w:type="dxa"/>
              <w:right w:w="90" w:type="dxa"/>
            </w:tcMar>
          </w:tcPr>
          <w:p w14:paraId="577A1BE6" w14:textId="77777777" w:rsidR="007755C9" w:rsidRPr="009F4405" w:rsidRDefault="007755C9">
            <w:pPr>
              <w:spacing w:after="40" w:line="230" w:lineRule="auto"/>
            </w:pPr>
            <w:r w:rsidRPr="009F4405">
              <w:rPr>
                <w:sz w:val="18"/>
                <w:szCs w:val="18"/>
              </w:rPr>
              <w:t>Medium</w:t>
            </w:r>
          </w:p>
        </w:tc>
        <w:tc>
          <w:tcPr>
            <w:tcW w:w="500" w:type="dxa"/>
            <w:tcMar>
              <w:top w:w="60" w:type="dxa"/>
              <w:left w:w="90" w:type="dxa"/>
              <w:bottom w:w="60" w:type="dxa"/>
              <w:right w:w="90" w:type="dxa"/>
            </w:tcMar>
          </w:tcPr>
          <w:p w14:paraId="028D2FAF" w14:textId="77777777" w:rsidR="007755C9" w:rsidRPr="009F4405" w:rsidRDefault="007755C9">
            <w:pPr>
              <w:spacing w:after="40" w:line="230" w:lineRule="auto"/>
            </w:pPr>
            <w:r w:rsidRPr="009F4405">
              <w:rPr>
                <w:sz w:val="18"/>
                <w:szCs w:val="18"/>
              </w:rPr>
              <w:t>N</w:t>
            </w:r>
          </w:p>
        </w:tc>
      </w:tr>
      <w:tr w:rsidR="007755C9" w:rsidRPr="009F4405" w14:paraId="757750BA" w14:textId="77777777">
        <w:tc>
          <w:tcPr>
            <w:tcW w:w="550" w:type="dxa"/>
            <w:tcMar>
              <w:top w:w="60" w:type="dxa"/>
              <w:left w:w="90" w:type="dxa"/>
              <w:bottom w:w="60" w:type="dxa"/>
              <w:right w:w="90" w:type="dxa"/>
            </w:tcMar>
          </w:tcPr>
          <w:p w14:paraId="0C04EEE0" w14:textId="02C50071" w:rsidR="007755C9" w:rsidRPr="009F4405" w:rsidRDefault="00F16698">
            <w:pPr>
              <w:spacing w:after="40" w:line="230" w:lineRule="auto"/>
            </w:pPr>
            <w:r>
              <w:rPr>
                <w:b/>
                <w:bCs/>
                <w:sz w:val="18"/>
                <w:szCs w:val="18"/>
              </w:rPr>
              <w:t>G03</w:t>
            </w:r>
          </w:p>
        </w:tc>
        <w:tc>
          <w:tcPr>
            <w:tcW w:w="4200" w:type="dxa"/>
            <w:tcMar>
              <w:top w:w="60" w:type="dxa"/>
              <w:left w:w="90" w:type="dxa"/>
              <w:bottom w:w="60" w:type="dxa"/>
              <w:right w:w="90" w:type="dxa"/>
            </w:tcMar>
          </w:tcPr>
          <w:p w14:paraId="344CC5F1" w14:textId="77777777" w:rsidR="007755C9" w:rsidRPr="009F4405" w:rsidRDefault="007755C9">
            <w:pPr>
              <w:spacing w:after="40" w:line="230" w:lineRule="auto"/>
            </w:pPr>
            <w:r w:rsidRPr="009F4405">
              <w:rPr>
                <w:sz w:val="18"/>
                <w:szCs w:val="18"/>
              </w:rPr>
              <w:t>Rapid obsolescence risk in antennas and telemetry systems at emerging spaceports.</w:t>
            </w:r>
          </w:p>
        </w:tc>
        <w:tc>
          <w:tcPr>
            <w:tcW w:w="1050" w:type="dxa"/>
            <w:tcMar>
              <w:top w:w="60" w:type="dxa"/>
              <w:left w:w="90" w:type="dxa"/>
              <w:bottom w:w="60" w:type="dxa"/>
              <w:right w:w="90" w:type="dxa"/>
            </w:tcMar>
          </w:tcPr>
          <w:p w14:paraId="00527BBB" w14:textId="77777777" w:rsidR="007755C9" w:rsidRPr="009F4405" w:rsidRDefault="007755C9">
            <w:pPr>
              <w:spacing w:after="40" w:line="230" w:lineRule="auto"/>
            </w:pPr>
            <w:r w:rsidRPr="009F4405">
              <w:rPr>
                <w:sz w:val="18"/>
                <w:szCs w:val="18"/>
              </w:rPr>
              <w:t>TT&amp;C</w:t>
            </w:r>
          </w:p>
        </w:tc>
        <w:tc>
          <w:tcPr>
            <w:tcW w:w="500" w:type="dxa"/>
            <w:tcMar>
              <w:top w:w="60" w:type="dxa"/>
              <w:left w:w="90" w:type="dxa"/>
              <w:bottom w:w="60" w:type="dxa"/>
              <w:right w:w="90" w:type="dxa"/>
            </w:tcMar>
          </w:tcPr>
          <w:p w14:paraId="77616BDA" w14:textId="77777777" w:rsidR="007755C9" w:rsidRPr="009F4405" w:rsidRDefault="007755C9">
            <w:pPr>
              <w:spacing w:after="40" w:line="230" w:lineRule="auto"/>
            </w:pPr>
            <w:r w:rsidRPr="009F4405">
              <w:rPr>
                <w:sz w:val="18"/>
                <w:szCs w:val="18"/>
              </w:rPr>
              <w:t>B</w:t>
            </w:r>
          </w:p>
        </w:tc>
        <w:tc>
          <w:tcPr>
            <w:tcW w:w="950" w:type="dxa"/>
            <w:tcMar>
              <w:top w:w="60" w:type="dxa"/>
              <w:left w:w="90" w:type="dxa"/>
              <w:bottom w:w="60" w:type="dxa"/>
              <w:right w:w="90" w:type="dxa"/>
            </w:tcMar>
          </w:tcPr>
          <w:p w14:paraId="6F738FDE" w14:textId="77777777" w:rsidR="007755C9" w:rsidRPr="009F4405" w:rsidRDefault="007755C9">
            <w:pPr>
              <w:spacing w:after="40" w:line="230" w:lineRule="auto"/>
            </w:pPr>
            <w:r w:rsidRPr="009F4405">
              <w:rPr>
                <w:sz w:val="18"/>
                <w:szCs w:val="18"/>
              </w:rPr>
              <w:t>EU-wide</w:t>
            </w:r>
          </w:p>
        </w:tc>
        <w:tc>
          <w:tcPr>
            <w:tcW w:w="800" w:type="dxa"/>
            <w:tcMar>
              <w:top w:w="60" w:type="dxa"/>
              <w:left w:w="90" w:type="dxa"/>
              <w:bottom w:w="60" w:type="dxa"/>
              <w:right w:w="90" w:type="dxa"/>
            </w:tcMar>
          </w:tcPr>
          <w:p w14:paraId="3F6321AC" w14:textId="77777777" w:rsidR="007755C9" w:rsidRPr="009F4405" w:rsidRDefault="007755C9">
            <w:pPr>
              <w:spacing w:after="40" w:line="230" w:lineRule="auto"/>
            </w:pPr>
            <w:r w:rsidRPr="009F4405">
              <w:rPr>
                <w:sz w:val="18"/>
                <w:szCs w:val="18"/>
              </w:rPr>
              <w:t>Medium</w:t>
            </w:r>
          </w:p>
        </w:tc>
        <w:tc>
          <w:tcPr>
            <w:tcW w:w="1050" w:type="dxa"/>
            <w:tcMar>
              <w:top w:w="60" w:type="dxa"/>
              <w:left w:w="90" w:type="dxa"/>
              <w:bottom w:w="60" w:type="dxa"/>
              <w:right w:w="90" w:type="dxa"/>
            </w:tcMar>
          </w:tcPr>
          <w:p w14:paraId="590F9E39" w14:textId="77777777" w:rsidR="007755C9" w:rsidRPr="009F4405" w:rsidRDefault="007755C9">
            <w:pPr>
              <w:spacing w:after="40" w:line="230" w:lineRule="auto"/>
            </w:pPr>
            <w:r w:rsidRPr="009F4405">
              <w:rPr>
                <w:sz w:val="18"/>
                <w:szCs w:val="18"/>
              </w:rPr>
              <w:t>Medium</w:t>
            </w:r>
          </w:p>
        </w:tc>
        <w:tc>
          <w:tcPr>
            <w:tcW w:w="500" w:type="dxa"/>
            <w:tcMar>
              <w:top w:w="60" w:type="dxa"/>
              <w:left w:w="90" w:type="dxa"/>
              <w:bottom w:w="60" w:type="dxa"/>
              <w:right w:w="90" w:type="dxa"/>
            </w:tcMar>
          </w:tcPr>
          <w:p w14:paraId="4735C946" w14:textId="77777777" w:rsidR="007755C9" w:rsidRPr="009F4405" w:rsidRDefault="007755C9">
            <w:pPr>
              <w:spacing w:after="40" w:line="230" w:lineRule="auto"/>
            </w:pPr>
            <w:r w:rsidRPr="009F4405">
              <w:rPr>
                <w:sz w:val="18"/>
                <w:szCs w:val="18"/>
              </w:rPr>
              <w:t>N</w:t>
            </w:r>
          </w:p>
        </w:tc>
      </w:tr>
      <w:tr w:rsidR="007755C9" w:rsidRPr="009F4405" w14:paraId="58C2194F" w14:textId="77777777">
        <w:tc>
          <w:tcPr>
            <w:tcW w:w="550" w:type="dxa"/>
            <w:tcMar>
              <w:top w:w="60" w:type="dxa"/>
              <w:left w:w="90" w:type="dxa"/>
              <w:bottom w:w="60" w:type="dxa"/>
              <w:right w:w="90" w:type="dxa"/>
            </w:tcMar>
          </w:tcPr>
          <w:p w14:paraId="7D60E8A7" w14:textId="785EA98F" w:rsidR="007755C9" w:rsidRPr="009F4405" w:rsidRDefault="00F16698">
            <w:pPr>
              <w:spacing w:after="40" w:line="230" w:lineRule="auto"/>
            </w:pPr>
            <w:r>
              <w:rPr>
                <w:b/>
                <w:bCs/>
                <w:sz w:val="18"/>
                <w:szCs w:val="18"/>
              </w:rPr>
              <w:t>G04</w:t>
            </w:r>
          </w:p>
        </w:tc>
        <w:tc>
          <w:tcPr>
            <w:tcW w:w="4200" w:type="dxa"/>
            <w:tcMar>
              <w:top w:w="60" w:type="dxa"/>
              <w:left w:w="90" w:type="dxa"/>
              <w:bottom w:w="60" w:type="dxa"/>
              <w:right w:w="90" w:type="dxa"/>
            </w:tcMar>
          </w:tcPr>
          <w:p w14:paraId="09CA3CE4" w14:textId="77777777" w:rsidR="007755C9" w:rsidRPr="009F4405" w:rsidRDefault="007755C9">
            <w:pPr>
              <w:spacing w:after="40" w:line="230" w:lineRule="auto"/>
            </w:pPr>
            <w:r w:rsidRPr="009F4405">
              <w:rPr>
                <w:sz w:val="18"/>
                <w:szCs w:val="18"/>
              </w:rPr>
              <w:t>Emerging small-launch spaceports lack integrated TT&amp;C, radar and telemetry packages from the outset — illustrated by Esrange, where the orbital Launch Control Centre is still to be selected among three existing operations centres or newly built.</w:t>
            </w:r>
            <w:r w:rsidRPr="009F4405">
              <w:rPr>
                <w:rStyle w:val="FootnoteReference"/>
              </w:rPr>
              <w:footnoteReference w:id="57"/>
            </w:r>
          </w:p>
        </w:tc>
        <w:tc>
          <w:tcPr>
            <w:tcW w:w="1050" w:type="dxa"/>
            <w:tcMar>
              <w:top w:w="60" w:type="dxa"/>
              <w:left w:w="90" w:type="dxa"/>
              <w:bottom w:w="60" w:type="dxa"/>
              <w:right w:w="90" w:type="dxa"/>
            </w:tcMar>
          </w:tcPr>
          <w:p w14:paraId="2E8EB1CC" w14:textId="77777777" w:rsidR="007755C9" w:rsidRPr="009F4405" w:rsidRDefault="007755C9">
            <w:pPr>
              <w:spacing w:after="40" w:line="230" w:lineRule="auto"/>
            </w:pPr>
            <w:r w:rsidRPr="009F4405">
              <w:rPr>
                <w:sz w:val="18"/>
                <w:szCs w:val="18"/>
              </w:rPr>
              <w:t>TT&amp;C</w:t>
            </w:r>
          </w:p>
        </w:tc>
        <w:tc>
          <w:tcPr>
            <w:tcW w:w="500" w:type="dxa"/>
            <w:tcMar>
              <w:top w:w="60" w:type="dxa"/>
              <w:left w:w="90" w:type="dxa"/>
              <w:bottom w:w="60" w:type="dxa"/>
              <w:right w:w="90" w:type="dxa"/>
            </w:tcMar>
          </w:tcPr>
          <w:p w14:paraId="3347B714" w14:textId="77777777" w:rsidR="007755C9" w:rsidRPr="009F4405" w:rsidRDefault="007755C9">
            <w:pPr>
              <w:spacing w:after="40" w:line="230" w:lineRule="auto"/>
            </w:pPr>
            <w:r w:rsidRPr="009F4405">
              <w:rPr>
                <w:sz w:val="18"/>
                <w:szCs w:val="18"/>
              </w:rPr>
              <w:t>G</w:t>
            </w:r>
          </w:p>
        </w:tc>
        <w:tc>
          <w:tcPr>
            <w:tcW w:w="950" w:type="dxa"/>
            <w:tcMar>
              <w:top w:w="60" w:type="dxa"/>
              <w:left w:w="90" w:type="dxa"/>
              <w:bottom w:w="60" w:type="dxa"/>
              <w:right w:w="90" w:type="dxa"/>
            </w:tcMar>
          </w:tcPr>
          <w:p w14:paraId="6147372E" w14:textId="77777777" w:rsidR="007755C9" w:rsidRPr="009F4405" w:rsidRDefault="007755C9">
            <w:pPr>
              <w:spacing w:after="40" w:line="230" w:lineRule="auto"/>
            </w:pPr>
            <w:r w:rsidRPr="009F4405">
              <w:rPr>
                <w:sz w:val="18"/>
                <w:szCs w:val="18"/>
              </w:rPr>
              <w:t>EU-wide</w:t>
            </w:r>
          </w:p>
        </w:tc>
        <w:tc>
          <w:tcPr>
            <w:tcW w:w="800" w:type="dxa"/>
            <w:tcMar>
              <w:top w:w="60" w:type="dxa"/>
              <w:left w:w="90" w:type="dxa"/>
              <w:bottom w:w="60" w:type="dxa"/>
              <w:right w:w="90" w:type="dxa"/>
            </w:tcMar>
          </w:tcPr>
          <w:p w14:paraId="041CD367" w14:textId="77777777" w:rsidR="007755C9" w:rsidRPr="009F4405" w:rsidRDefault="007755C9">
            <w:pPr>
              <w:spacing w:after="40" w:line="230" w:lineRule="auto"/>
            </w:pPr>
            <w:r w:rsidRPr="009F4405">
              <w:rPr>
                <w:sz w:val="18"/>
                <w:szCs w:val="18"/>
              </w:rPr>
              <w:t>Medium</w:t>
            </w:r>
          </w:p>
        </w:tc>
        <w:tc>
          <w:tcPr>
            <w:tcW w:w="1050" w:type="dxa"/>
            <w:tcMar>
              <w:top w:w="60" w:type="dxa"/>
              <w:left w:w="90" w:type="dxa"/>
              <w:bottom w:w="60" w:type="dxa"/>
              <w:right w:w="90" w:type="dxa"/>
            </w:tcMar>
          </w:tcPr>
          <w:p w14:paraId="60E6DB46" w14:textId="77777777" w:rsidR="007755C9" w:rsidRPr="009F4405" w:rsidRDefault="007755C9">
            <w:pPr>
              <w:spacing w:after="40" w:line="230" w:lineRule="auto"/>
            </w:pPr>
            <w:r w:rsidRPr="009F4405">
              <w:rPr>
                <w:sz w:val="18"/>
                <w:szCs w:val="18"/>
              </w:rPr>
              <w:t>Medium</w:t>
            </w:r>
          </w:p>
        </w:tc>
        <w:tc>
          <w:tcPr>
            <w:tcW w:w="500" w:type="dxa"/>
            <w:tcMar>
              <w:top w:w="60" w:type="dxa"/>
              <w:left w:w="90" w:type="dxa"/>
              <w:bottom w:w="60" w:type="dxa"/>
              <w:right w:w="90" w:type="dxa"/>
            </w:tcMar>
          </w:tcPr>
          <w:p w14:paraId="137709DD" w14:textId="77777777" w:rsidR="007755C9" w:rsidRPr="009F4405" w:rsidRDefault="007755C9">
            <w:pPr>
              <w:spacing w:after="40" w:line="230" w:lineRule="auto"/>
            </w:pPr>
            <w:r w:rsidRPr="009F4405">
              <w:rPr>
                <w:sz w:val="18"/>
                <w:szCs w:val="18"/>
              </w:rPr>
              <w:t>N</w:t>
            </w:r>
          </w:p>
        </w:tc>
      </w:tr>
      <w:tr w:rsidR="007755C9" w:rsidRPr="009F4405" w14:paraId="7D39620D" w14:textId="77777777">
        <w:tc>
          <w:tcPr>
            <w:tcW w:w="550" w:type="dxa"/>
            <w:tcMar>
              <w:top w:w="60" w:type="dxa"/>
              <w:left w:w="90" w:type="dxa"/>
              <w:bottom w:w="60" w:type="dxa"/>
              <w:right w:w="90" w:type="dxa"/>
            </w:tcMar>
          </w:tcPr>
          <w:p w14:paraId="2951C41E" w14:textId="32AD53FF" w:rsidR="007755C9" w:rsidRPr="009F4405" w:rsidRDefault="00F16698">
            <w:pPr>
              <w:spacing w:after="40" w:line="230" w:lineRule="auto"/>
            </w:pPr>
            <w:r>
              <w:rPr>
                <w:b/>
                <w:bCs/>
                <w:sz w:val="18"/>
                <w:szCs w:val="18"/>
              </w:rPr>
              <w:t>G05</w:t>
            </w:r>
          </w:p>
        </w:tc>
        <w:tc>
          <w:tcPr>
            <w:tcW w:w="4200" w:type="dxa"/>
            <w:tcMar>
              <w:top w:w="60" w:type="dxa"/>
              <w:left w:w="90" w:type="dxa"/>
              <w:bottom w:w="60" w:type="dxa"/>
              <w:right w:w="90" w:type="dxa"/>
            </w:tcMar>
          </w:tcPr>
          <w:p w14:paraId="40DD7343" w14:textId="77777777" w:rsidR="007755C9" w:rsidRPr="009F4405" w:rsidRDefault="007755C9">
            <w:pPr>
              <w:spacing w:after="40" w:line="230" w:lineRule="auto"/>
            </w:pPr>
            <w:r w:rsidRPr="009F4405">
              <w:rPr>
                <w:sz w:val="18"/>
                <w:szCs w:val="18"/>
              </w:rPr>
              <w:t>Ground stations under-protected against physical attacks and severe weather.</w:t>
            </w:r>
          </w:p>
        </w:tc>
        <w:tc>
          <w:tcPr>
            <w:tcW w:w="1050" w:type="dxa"/>
            <w:tcMar>
              <w:top w:w="60" w:type="dxa"/>
              <w:left w:w="90" w:type="dxa"/>
              <w:bottom w:w="60" w:type="dxa"/>
              <w:right w:w="90" w:type="dxa"/>
            </w:tcMar>
          </w:tcPr>
          <w:p w14:paraId="0A9BAC4E" w14:textId="77777777" w:rsidR="007755C9" w:rsidRPr="009F4405" w:rsidRDefault="007755C9">
            <w:pPr>
              <w:spacing w:after="40" w:line="230" w:lineRule="auto"/>
            </w:pPr>
            <w:r w:rsidRPr="009F4405">
              <w:rPr>
                <w:sz w:val="18"/>
                <w:szCs w:val="18"/>
              </w:rPr>
              <w:t>TT&amp;C</w:t>
            </w:r>
          </w:p>
        </w:tc>
        <w:tc>
          <w:tcPr>
            <w:tcW w:w="500" w:type="dxa"/>
            <w:tcMar>
              <w:top w:w="60" w:type="dxa"/>
              <w:left w:w="90" w:type="dxa"/>
              <w:bottom w:w="60" w:type="dxa"/>
              <w:right w:w="90" w:type="dxa"/>
            </w:tcMar>
          </w:tcPr>
          <w:p w14:paraId="112DF372" w14:textId="77777777" w:rsidR="007755C9" w:rsidRPr="009F4405" w:rsidRDefault="007755C9">
            <w:pPr>
              <w:spacing w:after="40" w:line="230" w:lineRule="auto"/>
            </w:pPr>
            <w:r w:rsidRPr="009F4405">
              <w:rPr>
                <w:sz w:val="18"/>
                <w:szCs w:val="18"/>
              </w:rPr>
              <w:t>B</w:t>
            </w:r>
          </w:p>
        </w:tc>
        <w:tc>
          <w:tcPr>
            <w:tcW w:w="950" w:type="dxa"/>
            <w:tcMar>
              <w:top w:w="60" w:type="dxa"/>
              <w:left w:w="90" w:type="dxa"/>
              <w:bottom w:w="60" w:type="dxa"/>
              <w:right w:w="90" w:type="dxa"/>
            </w:tcMar>
          </w:tcPr>
          <w:p w14:paraId="2AE11E5A" w14:textId="77777777" w:rsidR="007755C9" w:rsidRPr="009F4405" w:rsidRDefault="007755C9">
            <w:pPr>
              <w:spacing w:after="40" w:line="230" w:lineRule="auto"/>
            </w:pPr>
            <w:r w:rsidRPr="009F4405">
              <w:rPr>
                <w:sz w:val="18"/>
                <w:szCs w:val="18"/>
              </w:rPr>
              <w:t>EU-wide</w:t>
            </w:r>
          </w:p>
        </w:tc>
        <w:tc>
          <w:tcPr>
            <w:tcW w:w="800" w:type="dxa"/>
            <w:tcMar>
              <w:top w:w="60" w:type="dxa"/>
              <w:left w:w="90" w:type="dxa"/>
              <w:bottom w:w="60" w:type="dxa"/>
              <w:right w:w="90" w:type="dxa"/>
            </w:tcMar>
          </w:tcPr>
          <w:p w14:paraId="1956368B" w14:textId="77777777" w:rsidR="007755C9" w:rsidRPr="009F4405" w:rsidRDefault="007755C9">
            <w:pPr>
              <w:spacing w:after="40" w:line="230" w:lineRule="auto"/>
            </w:pPr>
            <w:r w:rsidRPr="009F4405">
              <w:rPr>
                <w:sz w:val="18"/>
                <w:szCs w:val="18"/>
              </w:rPr>
              <w:t>Medium</w:t>
            </w:r>
          </w:p>
        </w:tc>
        <w:tc>
          <w:tcPr>
            <w:tcW w:w="1050" w:type="dxa"/>
            <w:tcMar>
              <w:top w:w="60" w:type="dxa"/>
              <w:left w:w="90" w:type="dxa"/>
              <w:bottom w:w="60" w:type="dxa"/>
              <w:right w:w="90" w:type="dxa"/>
            </w:tcMar>
          </w:tcPr>
          <w:p w14:paraId="1B772FCA" w14:textId="77777777" w:rsidR="007755C9" w:rsidRPr="009F4405" w:rsidRDefault="007755C9">
            <w:pPr>
              <w:spacing w:after="40" w:line="230" w:lineRule="auto"/>
            </w:pPr>
            <w:r w:rsidRPr="009F4405">
              <w:rPr>
                <w:sz w:val="18"/>
                <w:szCs w:val="18"/>
              </w:rPr>
              <w:t>Medium</w:t>
            </w:r>
          </w:p>
        </w:tc>
        <w:tc>
          <w:tcPr>
            <w:tcW w:w="500" w:type="dxa"/>
            <w:tcMar>
              <w:top w:w="60" w:type="dxa"/>
              <w:left w:w="90" w:type="dxa"/>
              <w:bottom w:w="60" w:type="dxa"/>
              <w:right w:w="90" w:type="dxa"/>
            </w:tcMar>
          </w:tcPr>
          <w:p w14:paraId="46712230" w14:textId="77777777" w:rsidR="007755C9" w:rsidRPr="009F4405" w:rsidRDefault="007755C9">
            <w:pPr>
              <w:spacing w:after="40" w:line="230" w:lineRule="auto"/>
            </w:pPr>
            <w:r w:rsidRPr="009F4405">
              <w:rPr>
                <w:sz w:val="18"/>
                <w:szCs w:val="18"/>
              </w:rPr>
              <w:t>N</w:t>
            </w:r>
          </w:p>
        </w:tc>
      </w:tr>
      <w:tr w:rsidR="007755C9" w:rsidRPr="009F4405" w14:paraId="5B84CAA3" w14:textId="77777777">
        <w:tc>
          <w:tcPr>
            <w:tcW w:w="550" w:type="dxa"/>
            <w:tcMar>
              <w:top w:w="60" w:type="dxa"/>
              <w:left w:w="90" w:type="dxa"/>
              <w:bottom w:w="60" w:type="dxa"/>
              <w:right w:w="90" w:type="dxa"/>
            </w:tcMar>
          </w:tcPr>
          <w:p w14:paraId="1D738C07" w14:textId="7608E331" w:rsidR="007755C9" w:rsidRPr="009F4405" w:rsidRDefault="00F16698">
            <w:pPr>
              <w:spacing w:after="40" w:line="230" w:lineRule="auto"/>
            </w:pPr>
            <w:r>
              <w:rPr>
                <w:b/>
                <w:bCs/>
                <w:sz w:val="18"/>
                <w:szCs w:val="18"/>
              </w:rPr>
              <w:t>G06</w:t>
            </w:r>
          </w:p>
        </w:tc>
        <w:tc>
          <w:tcPr>
            <w:tcW w:w="4200" w:type="dxa"/>
            <w:tcMar>
              <w:top w:w="60" w:type="dxa"/>
              <w:left w:w="90" w:type="dxa"/>
              <w:bottom w:w="60" w:type="dxa"/>
              <w:right w:w="90" w:type="dxa"/>
            </w:tcMar>
          </w:tcPr>
          <w:p w14:paraId="74CFB365" w14:textId="77777777" w:rsidR="007755C9" w:rsidRPr="009F4405" w:rsidRDefault="007755C9">
            <w:pPr>
              <w:spacing w:after="40" w:line="230" w:lineRule="auto"/>
            </w:pPr>
            <w:r w:rsidRPr="009F4405">
              <w:rPr>
                <w:sz w:val="18"/>
                <w:szCs w:val="18"/>
              </w:rPr>
              <w:t>Insufficient dual-site failover architectures for launch and constellation operations.</w:t>
            </w:r>
          </w:p>
        </w:tc>
        <w:tc>
          <w:tcPr>
            <w:tcW w:w="1050" w:type="dxa"/>
            <w:tcMar>
              <w:top w:w="60" w:type="dxa"/>
              <w:left w:w="90" w:type="dxa"/>
              <w:bottom w:w="60" w:type="dxa"/>
              <w:right w:w="90" w:type="dxa"/>
            </w:tcMar>
          </w:tcPr>
          <w:p w14:paraId="5F221523" w14:textId="77777777" w:rsidR="007755C9" w:rsidRPr="009F4405" w:rsidRDefault="007755C9">
            <w:pPr>
              <w:spacing w:after="40" w:line="230" w:lineRule="auto"/>
            </w:pPr>
            <w:r w:rsidRPr="009F4405">
              <w:rPr>
                <w:sz w:val="18"/>
                <w:szCs w:val="18"/>
              </w:rPr>
              <w:t>Operations centres</w:t>
            </w:r>
          </w:p>
        </w:tc>
        <w:tc>
          <w:tcPr>
            <w:tcW w:w="500" w:type="dxa"/>
            <w:tcMar>
              <w:top w:w="60" w:type="dxa"/>
              <w:left w:w="90" w:type="dxa"/>
              <w:bottom w:w="60" w:type="dxa"/>
              <w:right w:w="90" w:type="dxa"/>
            </w:tcMar>
          </w:tcPr>
          <w:p w14:paraId="3991CBD6" w14:textId="77777777" w:rsidR="007755C9" w:rsidRPr="009F4405" w:rsidRDefault="007755C9">
            <w:pPr>
              <w:spacing w:after="40" w:line="230" w:lineRule="auto"/>
            </w:pPr>
            <w:r w:rsidRPr="009F4405">
              <w:rPr>
                <w:sz w:val="18"/>
                <w:szCs w:val="18"/>
              </w:rPr>
              <w:t>G</w:t>
            </w:r>
          </w:p>
        </w:tc>
        <w:tc>
          <w:tcPr>
            <w:tcW w:w="950" w:type="dxa"/>
            <w:tcMar>
              <w:top w:w="60" w:type="dxa"/>
              <w:left w:w="90" w:type="dxa"/>
              <w:bottom w:w="60" w:type="dxa"/>
              <w:right w:w="90" w:type="dxa"/>
            </w:tcMar>
          </w:tcPr>
          <w:p w14:paraId="2945AEB4" w14:textId="77777777" w:rsidR="007755C9" w:rsidRPr="009F4405" w:rsidRDefault="007755C9">
            <w:pPr>
              <w:spacing w:after="40" w:line="230" w:lineRule="auto"/>
            </w:pPr>
            <w:r w:rsidRPr="009F4405">
              <w:rPr>
                <w:sz w:val="18"/>
                <w:szCs w:val="18"/>
              </w:rPr>
              <w:t>EU-wide</w:t>
            </w:r>
          </w:p>
        </w:tc>
        <w:tc>
          <w:tcPr>
            <w:tcW w:w="800" w:type="dxa"/>
            <w:tcMar>
              <w:top w:w="60" w:type="dxa"/>
              <w:left w:w="90" w:type="dxa"/>
              <w:bottom w:w="60" w:type="dxa"/>
              <w:right w:w="90" w:type="dxa"/>
            </w:tcMar>
          </w:tcPr>
          <w:p w14:paraId="714C00AF" w14:textId="77777777" w:rsidR="007755C9" w:rsidRPr="009F4405" w:rsidRDefault="007755C9">
            <w:pPr>
              <w:spacing w:after="40" w:line="230" w:lineRule="auto"/>
            </w:pPr>
            <w:r w:rsidRPr="009F4405">
              <w:rPr>
                <w:sz w:val="18"/>
                <w:szCs w:val="18"/>
              </w:rPr>
              <w:t>Medium</w:t>
            </w:r>
          </w:p>
        </w:tc>
        <w:tc>
          <w:tcPr>
            <w:tcW w:w="1050" w:type="dxa"/>
            <w:tcMar>
              <w:top w:w="60" w:type="dxa"/>
              <w:left w:w="90" w:type="dxa"/>
              <w:bottom w:w="60" w:type="dxa"/>
              <w:right w:w="90" w:type="dxa"/>
            </w:tcMar>
          </w:tcPr>
          <w:p w14:paraId="0BC33CDA" w14:textId="77777777" w:rsidR="007755C9" w:rsidRPr="009F4405" w:rsidRDefault="007755C9">
            <w:pPr>
              <w:spacing w:after="40" w:line="230" w:lineRule="auto"/>
            </w:pPr>
            <w:r w:rsidRPr="009F4405">
              <w:rPr>
                <w:sz w:val="18"/>
                <w:szCs w:val="18"/>
              </w:rPr>
              <w:t>Medium</w:t>
            </w:r>
          </w:p>
        </w:tc>
        <w:tc>
          <w:tcPr>
            <w:tcW w:w="500" w:type="dxa"/>
            <w:tcMar>
              <w:top w:w="60" w:type="dxa"/>
              <w:left w:w="90" w:type="dxa"/>
              <w:bottom w:w="60" w:type="dxa"/>
              <w:right w:w="90" w:type="dxa"/>
            </w:tcMar>
          </w:tcPr>
          <w:p w14:paraId="5C0233A9" w14:textId="77777777" w:rsidR="007755C9" w:rsidRPr="009F4405" w:rsidRDefault="007755C9">
            <w:pPr>
              <w:spacing w:after="40" w:line="230" w:lineRule="auto"/>
            </w:pPr>
            <w:r w:rsidRPr="009F4405">
              <w:rPr>
                <w:sz w:val="18"/>
                <w:szCs w:val="18"/>
              </w:rPr>
              <w:t>N</w:t>
            </w:r>
          </w:p>
        </w:tc>
      </w:tr>
      <w:tr w:rsidR="007755C9" w:rsidRPr="009F4405" w14:paraId="5239C81F" w14:textId="77777777">
        <w:tc>
          <w:tcPr>
            <w:tcW w:w="550" w:type="dxa"/>
            <w:tcMar>
              <w:top w:w="60" w:type="dxa"/>
              <w:left w:w="90" w:type="dxa"/>
              <w:bottom w:w="60" w:type="dxa"/>
              <w:right w:w="90" w:type="dxa"/>
            </w:tcMar>
          </w:tcPr>
          <w:p w14:paraId="105EACCE" w14:textId="26A275A9" w:rsidR="007755C9" w:rsidRPr="009F4405" w:rsidRDefault="00F16698">
            <w:pPr>
              <w:spacing w:after="40" w:line="230" w:lineRule="auto"/>
            </w:pPr>
            <w:r>
              <w:rPr>
                <w:b/>
                <w:bCs/>
                <w:sz w:val="18"/>
                <w:szCs w:val="18"/>
              </w:rPr>
              <w:t>G07</w:t>
            </w:r>
          </w:p>
        </w:tc>
        <w:tc>
          <w:tcPr>
            <w:tcW w:w="4200" w:type="dxa"/>
            <w:tcMar>
              <w:top w:w="60" w:type="dxa"/>
              <w:left w:w="90" w:type="dxa"/>
              <w:bottom w:w="60" w:type="dxa"/>
              <w:right w:w="90" w:type="dxa"/>
            </w:tcMar>
          </w:tcPr>
          <w:p w14:paraId="1B18094B" w14:textId="77885E10" w:rsidR="007755C9" w:rsidRPr="009F4405" w:rsidRDefault="007755C9">
            <w:pPr>
              <w:spacing w:after="40" w:line="230" w:lineRule="auto"/>
            </w:pPr>
            <w:r w:rsidRPr="009F4405">
              <w:rPr>
                <w:sz w:val="18"/>
                <w:szCs w:val="18"/>
              </w:rPr>
              <w:t>Fragmented operational practices across European launch-related operations centres (Jupiter 2/CDL3/Pandora, Esrange, Andøya, SaxaVord LRCC) and adjacent mission-operations centres</w:t>
            </w:r>
            <w:r w:rsidR="00FA29E4">
              <w:rPr>
                <w:sz w:val="18"/>
                <w:szCs w:val="18"/>
              </w:rPr>
              <w:t>.</w:t>
            </w:r>
          </w:p>
        </w:tc>
        <w:tc>
          <w:tcPr>
            <w:tcW w:w="1050" w:type="dxa"/>
            <w:tcMar>
              <w:top w:w="60" w:type="dxa"/>
              <w:left w:w="90" w:type="dxa"/>
              <w:bottom w:w="60" w:type="dxa"/>
              <w:right w:w="90" w:type="dxa"/>
            </w:tcMar>
          </w:tcPr>
          <w:p w14:paraId="04294D67" w14:textId="77777777" w:rsidR="007755C9" w:rsidRPr="009F4405" w:rsidRDefault="007755C9">
            <w:pPr>
              <w:spacing w:after="40" w:line="230" w:lineRule="auto"/>
            </w:pPr>
            <w:r w:rsidRPr="009F4405">
              <w:rPr>
                <w:sz w:val="18"/>
                <w:szCs w:val="18"/>
              </w:rPr>
              <w:t>Operations centres</w:t>
            </w:r>
          </w:p>
        </w:tc>
        <w:tc>
          <w:tcPr>
            <w:tcW w:w="500" w:type="dxa"/>
            <w:tcMar>
              <w:top w:w="60" w:type="dxa"/>
              <w:left w:w="90" w:type="dxa"/>
              <w:bottom w:w="60" w:type="dxa"/>
              <w:right w:w="90" w:type="dxa"/>
            </w:tcMar>
          </w:tcPr>
          <w:p w14:paraId="3F8B2303" w14:textId="77777777" w:rsidR="007755C9" w:rsidRPr="009F4405" w:rsidRDefault="007755C9">
            <w:pPr>
              <w:spacing w:after="40" w:line="230" w:lineRule="auto"/>
            </w:pPr>
            <w:r w:rsidRPr="009F4405">
              <w:rPr>
                <w:sz w:val="18"/>
                <w:szCs w:val="18"/>
              </w:rPr>
              <w:t>B</w:t>
            </w:r>
          </w:p>
        </w:tc>
        <w:tc>
          <w:tcPr>
            <w:tcW w:w="950" w:type="dxa"/>
            <w:tcMar>
              <w:top w:w="60" w:type="dxa"/>
              <w:left w:w="90" w:type="dxa"/>
              <w:bottom w:w="60" w:type="dxa"/>
              <w:right w:w="90" w:type="dxa"/>
            </w:tcMar>
          </w:tcPr>
          <w:p w14:paraId="57CB0593" w14:textId="77777777" w:rsidR="007755C9" w:rsidRPr="009F4405" w:rsidRDefault="007755C9">
            <w:pPr>
              <w:spacing w:after="40" w:line="230" w:lineRule="auto"/>
            </w:pPr>
            <w:r w:rsidRPr="009F4405">
              <w:rPr>
                <w:sz w:val="18"/>
                <w:szCs w:val="18"/>
              </w:rPr>
              <w:t>EU-wide</w:t>
            </w:r>
          </w:p>
        </w:tc>
        <w:tc>
          <w:tcPr>
            <w:tcW w:w="800" w:type="dxa"/>
            <w:tcMar>
              <w:top w:w="60" w:type="dxa"/>
              <w:left w:w="90" w:type="dxa"/>
              <w:bottom w:w="60" w:type="dxa"/>
              <w:right w:w="90" w:type="dxa"/>
            </w:tcMar>
          </w:tcPr>
          <w:p w14:paraId="22A1D04A" w14:textId="77777777" w:rsidR="007755C9" w:rsidRPr="009F4405" w:rsidRDefault="007755C9">
            <w:pPr>
              <w:spacing w:after="40" w:line="230" w:lineRule="auto"/>
            </w:pPr>
            <w:r w:rsidRPr="009F4405">
              <w:rPr>
                <w:sz w:val="18"/>
                <w:szCs w:val="18"/>
              </w:rPr>
              <w:t>Medium</w:t>
            </w:r>
          </w:p>
        </w:tc>
        <w:tc>
          <w:tcPr>
            <w:tcW w:w="1050" w:type="dxa"/>
            <w:tcMar>
              <w:top w:w="60" w:type="dxa"/>
              <w:left w:w="90" w:type="dxa"/>
              <w:bottom w:w="60" w:type="dxa"/>
              <w:right w:w="90" w:type="dxa"/>
            </w:tcMar>
          </w:tcPr>
          <w:p w14:paraId="34C07256" w14:textId="77777777" w:rsidR="007755C9" w:rsidRPr="009F4405" w:rsidRDefault="007755C9">
            <w:pPr>
              <w:spacing w:after="40" w:line="230" w:lineRule="auto"/>
            </w:pPr>
            <w:r w:rsidRPr="009F4405">
              <w:rPr>
                <w:sz w:val="18"/>
                <w:szCs w:val="18"/>
              </w:rPr>
              <w:t>Medium</w:t>
            </w:r>
          </w:p>
        </w:tc>
        <w:tc>
          <w:tcPr>
            <w:tcW w:w="500" w:type="dxa"/>
            <w:tcMar>
              <w:top w:w="60" w:type="dxa"/>
              <w:left w:w="90" w:type="dxa"/>
              <w:bottom w:w="60" w:type="dxa"/>
              <w:right w:w="90" w:type="dxa"/>
            </w:tcMar>
          </w:tcPr>
          <w:p w14:paraId="55EF23B5" w14:textId="77777777" w:rsidR="007755C9" w:rsidRPr="009F4405" w:rsidRDefault="007755C9">
            <w:pPr>
              <w:spacing w:after="40" w:line="230" w:lineRule="auto"/>
            </w:pPr>
            <w:r w:rsidRPr="009F4405">
              <w:rPr>
                <w:sz w:val="18"/>
                <w:szCs w:val="18"/>
              </w:rPr>
              <w:t>N</w:t>
            </w:r>
          </w:p>
        </w:tc>
      </w:tr>
      <w:tr w:rsidR="007755C9" w:rsidRPr="009F4405" w14:paraId="021121FE" w14:textId="77777777">
        <w:tc>
          <w:tcPr>
            <w:tcW w:w="550" w:type="dxa"/>
            <w:tcMar>
              <w:top w:w="60" w:type="dxa"/>
              <w:left w:w="90" w:type="dxa"/>
              <w:bottom w:w="60" w:type="dxa"/>
              <w:right w:w="90" w:type="dxa"/>
            </w:tcMar>
          </w:tcPr>
          <w:p w14:paraId="0DBF2049" w14:textId="2F672CCC" w:rsidR="007755C9" w:rsidRPr="009F4405" w:rsidRDefault="00F16698">
            <w:pPr>
              <w:spacing w:after="40" w:line="230" w:lineRule="auto"/>
            </w:pPr>
            <w:r>
              <w:rPr>
                <w:b/>
                <w:bCs/>
                <w:sz w:val="18"/>
                <w:szCs w:val="18"/>
              </w:rPr>
              <w:t>G08</w:t>
            </w:r>
          </w:p>
        </w:tc>
        <w:tc>
          <w:tcPr>
            <w:tcW w:w="4200" w:type="dxa"/>
            <w:tcMar>
              <w:top w:w="60" w:type="dxa"/>
              <w:left w:w="90" w:type="dxa"/>
              <w:bottom w:w="60" w:type="dxa"/>
              <w:right w:w="90" w:type="dxa"/>
            </w:tcMar>
          </w:tcPr>
          <w:p w14:paraId="78464DE2" w14:textId="77777777" w:rsidR="007755C9" w:rsidRPr="009F4405" w:rsidRDefault="007755C9">
            <w:pPr>
              <w:spacing w:after="40" w:line="230" w:lineRule="auto"/>
            </w:pPr>
            <w:r w:rsidRPr="009F4405">
              <w:rPr>
                <w:sz w:val="18"/>
                <w:szCs w:val="18"/>
              </w:rPr>
              <w:t>Lack of confidentiality architecture in multi-user spaceports for defence and classified missions.</w:t>
            </w:r>
          </w:p>
        </w:tc>
        <w:tc>
          <w:tcPr>
            <w:tcW w:w="1050" w:type="dxa"/>
            <w:tcMar>
              <w:top w:w="60" w:type="dxa"/>
              <w:left w:w="90" w:type="dxa"/>
              <w:bottom w:w="60" w:type="dxa"/>
              <w:right w:w="90" w:type="dxa"/>
            </w:tcMar>
          </w:tcPr>
          <w:p w14:paraId="3C26CE3D" w14:textId="77777777" w:rsidR="007755C9" w:rsidRPr="009F4405" w:rsidRDefault="007755C9">
            <w:pPr>
              <w:spacing w:after="40" w:line="230" w:lineRule="auto"/>
            </w:pPr>
            <w:r w:rsidRPr="009F4405">
              <w:rPr>
                <w:sz w:val="18"/>
                <w:szCs w:val="18"/>
              </w:rPr>
              <w:t>Operations centres</w:t>
            </w:r>
          </w:p>
        </w:tc>
        <w:tc>
          <w:tcPr>
            <w:tcW w:w="500" w:type="dxa"/>
            <w:tcMar>
              <w:top w:w="60" w:type="dxa"/>
              <w:left w:w="90" w:type="dxa"/>
              <w:bottom w:w="60" w:type="dxa"/>
              <w:right w:w="90" w:type="dxa"/>
            </w:tcMar>
          </w:tcPr>
          <w:p w14:paraId="37C2CCCF" w14:textId="77777777" w:rsidR="007755C9" w:rsidRPr="009F4405" w:rsidRDefault="007755C9">
            <w:pPr>
              <w:spacing w:after="40" w:line="230" w:lineRule="auto"/>
            </w:pPr>
            <w:r w:rsidRPr="009F4405">
              <w:rPr>
                <w:sz w:val="18"/>
                <w:szCs w:val="18"/>
              </w:rPr>
              <w:t>G</w:t>
            </w:r>
          </w:p>
        </w:tc>
        <w:tc>
          <w:tcPr>
            <w:tcW w:w="950" w:type="dxa"/>
            <w:tcMar>
              <w:top w:w="60" w:type="dxa"/>
              <w:left w:w="90" w:type="dxa"/>
              <w:bottom w:w="60" w:type="dxa"/>
              <w:right w:w="90" w:type="dxa"/>
            </w:tcMar>
          </w:tcPr>
          <w:p w14:paraId="4737E216" w14:textId="77777777" w:rsidR="007755C9" w:rsidRPr="009F4405" w:rsidRDefault="007755C9">
            <w:pPr>
              <w:spacing w:after="40" w:line="230" w:lineRule="auto"/>
            </w:pPr>
            <w:r w:rsidRPr="009F4405">
              <w:rPr>
                <w:sz w:val="18"/>
                <w:szCs w:val="18"/>
              </w:rPr>
              <w:t>EU-wide</w:t>
            </w:r>
          </w:p>
        </w:tc>
        <w:tc>
          <w:tcPr>
            <w:tcW w:w="800" w:type="dxa"/>
            <w:tcMar>
              <w:top w:w="60" w:type="dxa"/>
              <w:left w:w="90" w:type="dxa"/>
              <w:bottom w:w="60" w:type="dxa"/>
              <w:right w:w="90" w:type="dxa"/>
            </w:tcMar>
          </w:tcPr>
          <w:p w14:paraId="45E94B5F" w14:textId="77777777" w:rsidR="007755C9" w:rsidRPr="009F4405" w:rsidRDefault="007755C9">
            <w:pPr>
              <w:spacing w:after="40" w:line="230" w:lineRule="auto"/>
            </w:pPr>
            <w:r w:rsidRPr="009F4405">
              <w:rPr>
                <w:sz w:val="18"/>
                <w:szCs w:val="18"/>
              </w:rPr>
              <w:t>Medium</w:t>
            </w:r>
          </w:p>
        </w:tc>
        <w:tc>
          <w:tcPr>
            <w:tcW w:w="1050" w:type="dxa"/>
            <w:tcMar>
              <w:top w:w="60" w:type="dxa"/>
              <w:left w:w="90" w:type="dxa"/>
              <w:bottom w:w="60" w:type="dxa"/>
              <w:right w:w="90" w:type="dxa"/>
            </w:tcMar>
          </w:tcPr>
          <w:p w14:paraId="21FD4C23" w14:textId="77777777" w:rsidR="007755C9" w:rsidRPr="009F4405" w:rsidRDefault="007755C9">
            <w:pPr>
              <w:spacing w:after="40" w:line="230" w:lineRule="auto"/>
            </w:pPr>
            <w:r w:rsidRPr="009F4405">
              <w:rPr>
                <w:sz w:val="18"/>
                <w:szCs w:val="18"/>
              </w:rPr>
              <w:t>Medium</w:t>
            </w:r>
          </w:p>
        </w:tc>
        <w:tc>
          <w:tcPr>
            <w:tcW w:w="500" w:type="dxa"/>
            <w:tcMar>
              <w:top w:w="60" w:type="dxa"/>
              <w:left w:w="90" w:type="dxa"/>
              <w:bottom w:w="60" w:type="dxa"/>
              <w:right w:w="90" w:type="dxa"/>
            </w:tcMar>
          </w:tcPr>
          <w:p w14:paraId="0D5E9F47" w14:textId="77777777" w:rsidR="007755C9" w:rsidRPr="009F4405" w:rsidRDefault="007755C9">
            <w:pPr>
              <w:spacing w:after="40" w:line="230" w:lineRule="auto"/>
            </w:pPr>
            <w:r w:rsidRPr="009F4405">
              <w:rPr>
                <w:sz w:val="18"/>
                <w:szCs w:val="18"/>
              </w:rPr>
              <w:t>N</w:t>
            </w:r>
          </w:p>
        </w:tc>
      </w:tr>
      <w:tr w:rsidR="007755C9" w:rsidRPr="009F4405" w14:paraId="17BAAC20" w14:textId="77777777">
        <w:tc>
          <w:tcPr>
            <w:tcW w:w="550" w:type="dxa"/>
            <w:tcMar>
              <w:top w:w="60" w:type="dxa"/>
              <w:left w:w="90" w:type="dxa"/>
              <w:bottom w:w="60" w:type="dxa"/>
              <w:right w:w="90" w:type="dxa"/>
            </w:tcMar>
          </w:tcPr>
          <w:p w14:paraId="6651AD6A" w14:textId="0B882C6B" w:rsidR="007755C9" w:rsidRPr="009F4405" w:rsidRDefault="00F16698">
            <w:pPr>
              <w:spacing w:after="40" w:line="230" w:lineRule="auto"/>
            </w:pPr>
            <w:r>
              <w:rPr>
                <w:b/>
                <w:bCs/>
                <w:sz w:val="18"/>
                <w:szCs w:val="18"/>
              </w:rPr>
              <w:t>G09</w:t>
            </w:r>
          </w:p>
        </w:tc>
        <w:tc>
          <w:tcPr>
            <w:tcW w:w="4200" w:type="dxa"/>
            <w:tcMar>
              <w:top w:w="60" w:type="dxa"/>
              <w:left w:w="90" w:type="dxa"/>
              <w:bottom w:w="60" w:type="dxa"/>
              <w:right w:w="90" w:type="dxa"/>
            </w:tcMar>
          </w:tcPr>
          <w:p w14:paraId="6676B8CA" w14:textId="77777777" w:rsidR="007755C9" w:rsidRPr="009F4405" w:rsidRDefault="007755C9">
            <w:pPr>
              <w:spacing w:after="40" w:line="230" w:lineRule="auto"/>
            </w:pPr>
            <w:r w:rsidRPr="009F4405">
              <w:rPr>
                <w:sz w:val="18"/>
                <w:szCs w:val="18"/>
              </w:rPr>
              <w:t>Absence of an explicit EU access-to-space policy derived from a formal scenario-selection process.</w:t>
            </w:r>
          </w:p>
        </w:tc>
        <w:tc>
          <w:tcPr>
            <w:tcW w:w="1050" w:type="dxa"/>
            <w:tcMar>
              <w:top w:w="60" w:type="dxa"/>
              <w:left w:w="90" w:type="dxa"/>
              <w:bottom w:w="60" w:type="dxa"/>
              <w:right w:w="90" w:type="dxa"/>
            </w:tcMar>
          </w:tcPr>
          <w:p w14:paraId="739C02D5" w14:textId="77777777" w:rsidR="007755C9" w:rsidRPr="009F4405" w:rsidRDefault="007755C9">
            <w:pPr>
              <w:spacing w:after="40" w:line="230" w:lineRule="auto"/>
            </w:pPr>
            <w:r w:rsidRPr="009F4405">
              <w:rPr>
                <w:sz w:val="18"/>
                <w:szCs w:val="18"/>
              </w:rPr>
              <w:t>Cross-cutting</w:t>
            </w:r>
          </w:p>
        </w:tc>
        <w:tc>
          <w:tcPr>
            <w:tcW w:w="500" w:type="dxa"/>
            <w:tcMar>
              <w:top w:w="60" w:type="dxa"/>
              <w:left w:w="90" w:type="dxa"/>
              <w:bottom w:w="60" w:type="dxa"/>
              <w:right w:w="90" w:type="dxa"/>
            </w:tcMar>
          </w:tcPr>
          <w:p w14:paraId="4325A355" w14:textId="77777777" w:rsidR="007755C9" w:rsidRPr="009F4405" w:rsidRDefault="007755C9">
            <w:pPr>
              <w:spacing w:after="40" w:line="230" w:lineRule="auto"/>
            </w:pPr>
            <w:r w:rsidRPr="009F4405">
              <w:rPr>
                <w:sz w:val="18"/>
                <w:szCs w:val="18"/>
              </w:rPr>
              <w:t>G</w:t>
            </w:r>
          </w:p>
        </w:tc>
        <w:tc>
          <w:tcPr>
            <w:tcW w:w="950" w:type="dxa"/>
            <w:tcMar>
              <w:top w:w="60" w:type="dxa"/>
              <w:left w:w="90" w:type="dxa"/>
              <w:bottom w:w="60" w:type="dxa"/>
              <w:right w:w="90" w:type="dxa"/>
            </w:tcMar>
          </w:tcPr>
          <w:p w14:paraId="15F7DAC2" w14:textId="77777777" w:rsidR="007755C9" w:rsidRPr="009F4405" w:rsidRDefault="007755C9">
            <w:pPr>
              <w:spacing w:after="40" w:line="230" w:lineRule="auto"/>
            </w:pPr>
            <w:r w:rsidRPr="009F4405">
              <w:rPr>
                <w:sz w:val="18"/>
                <w:szCs w:val="18"/>
              </w:rPr>
              <w:t>EU-wide</w:t>
            </w:r>
          </w:p>
        </w:tc>
        <w:tc>
          <w:tcPr>
            <w:tcW w:w="800" w:type="dxa"/>
            <w:tcMar>
              <w:top w:w="60" w:type="dxa"/>
              <w:left w:w="90" w:type="dxa"/>
              <w:bottom w:w="60" w:type="dxa"/>
              <w:right w:w="90" w:type="dxa"/>
            </w:tcMar>
          </w:tcPr>
          <w:p w14:paraId="60900703" w14:textId="77777777" w:rsidR="007755C9" w:rsidRPr="009F4405" w:rsidRDefault="007755C9">
            <w:pPr>
              <w:spacing w:after="40" w:line="230" w:lineRule="auto"/>
            </w:pPr>
            <w:r w:rsidRPr="009F4405">
              <w:rPr>
                <w:sz w:val="18"/>
                <w:szCs w:val="18"/>
              </w:rPr>
              <w:t>High</w:t>
            </w:r>
          </w:p>
        </w:tc>
        <w:tc>
          <w:tcPr>
            <w:tcW w:w="1050" w:type="dxa"/>
            <w:tcMar>
              <w:top w:w="60" w:type="dxa"/>
              <w:left w:w="90" w:type="dxa"/>
              <w:bottom w:w="60" w:type="dxa"/>
              <w:right w:w="90" w:type="dxa"/>
            </w:tcMar>
          </w:tcPr>
          <w:p w14:paraId="1069E352" w14:textId="77777777" w:rsidR="007755C9" w:rsidRPr="009F4405" w:rsidRDefault="007755C9">
            <w:pPr>
              <w:spacing w:after="40" w:line="230" w:lineRule="auto"/>
            </w:pPr>
            <w:r w:rsidRPr="009F4405">
              <w:rPr>
                <w:sz w:val="18"/>
                <w:szCs w:val="18"/>
              </w:rPr>
              <w:t>Medium</w:t>
            </w:r>
          </w:p>
        </w:tc>
        <w:tc>
          <w:tcPr>
            <w:tcW w:w="500" w:type="dxa"/>
            <w:tcMar>
              <w:top w:w="60" w:type="dxa"/>
              <w:left w:w="90" w:type="dxa"/>
              <w:bottom w:w="60" w:type="dxa"/>
              <w:right w:w="90" w:type="dxa"/>
            </w:tcMar>
          </w:tcPr>
          <w:p w14:paraId="4942837A" w14:textId="77777777" w:rsidR="007755C9" w:rsidRPr="009F4405" w:rsidRDefault="007755C9">
            <w:pPr>
              <w:spacing w:after="40" w:line="230" w:lineRule="auto"/>
            </w:pPr>
            <w:r w:rsidRPr="009F4405">
              <w:rPr>
                <w:sz w:val="18"/>
                <w:szCs w:val="18"/>
              </w:rPr>
              <w:t>N</w:t>
            </w:r>
          </w:p>
        </w:tc>
      </w:tr>
      <w:tr w:rsidR="007755C9" w:rsidRPr="009F4405" w14:paraId="1C3F3D99" w14:textId="77777777">
        <w:tc>
          <w:tcPr>
            <w:tcW w:w="550" w:type="dxa"/>
            <w:tcMar>
              <w:top w:w="60" w:type="dxa"/>
              <w:left w:w="90" w:type="dxa"/>
              <w:bottom w:w="60" w:type="dxa"/>
              <w:right w:w="90" w:type="dxa"/>
            </w:tcMar>
          </w:tcPr>
          <w:p w14:paraId="6F6A0211" w14:textId="2ED34895" w:rsidR="007755C9" w:rsidRPr="009F4405" w:rsidRDefault="00F16698">
            <w:pPr>
              <w:spacing w:after="40" w:line="230" w:lineRule="auto"/>
            </w:pPr>
            <w:r>
              <w:rPr>
                <w:b/>
                <w:bCs/>
                <w:sz w:val="18"/>
                <w:szCs w:val="18"/>
              </w:rPr>
              <w:t>G10</w:t>
            </w:r>
          </w:p>
        </w:tc>
        <w:tc>
          <w:tcPr>
            <w:tcW w:w="4200" w:type="dxa"/>
            <w:tcMar>
              <w:top w:w="60" w:type="dxa"/>
              <w:left w:w="90" w:type="dxa"/>
              <w:bottom w:w="60" w:type="dxa"/>
              <w:right w:w="90" w:type="dxa"/>
            </w:tcMar>
          </w:tcPr>
          <w:p w14:paraId="50DE3A17" w14:textId="77777777" w:rsidR="007755C9" w:rsidRPr="009F4405" w:rsidRDefault="007755C9">
            <w:pPr>
              <w:spacing w:after="40" w:line="230" w:lineRule="auto"/>
            </w:pPr>
            <w:r w:rsidRPr="009F4405">
              <w:rPr>
                <w:sz w:val="18"/>
                <w:szCs w:val="18"/>
              </w:rPr>
              <w:t>Absence of a design and development plan for a mobile / relocatable launch platform as a technology-resilience option.</w:t>
            </w:r>
          </w:p>
        </w:tc>
        <w:tc>
          <w:tcPr>
            <w:tcW w:w="1050" w:type="dxa"/>
            <w:tcMar>
              <w:top w:w="60" w:type="dxa"/>
              <w:left w:w="90" w:type="dxa"/>
              <w:bottom w:w="60" w:type="dxa"/>
              <w:right w:w="90" w:type="dxa"/>
            </w:tcMar>
          </w:tcPr>
          <w:p w14:paraId="78675E31" w14:textId="77777777" w:rsidR="007755C9" w:rsidRPr="009F4405" w:rsidRDefault="007755C9">
            <w:pPr>
              <w:spacing w:after="40" w:line="230" w:lineRule="auto"/>
            </w:pPr>
            <w:r w:rsidRPr="009F4405">
              <w:rPr>
                <w:sz w:val="18"/>
                <w:szCs w:val="18"/>
              </w:rPr>
              <w:t>Launch facilities / Technology</w:t>
            </w:r>
          </w:p>
        </w:tc>
        <w:tc>
          <w:tcPr>
            <w:tcW w:w="500" w:type="dxa"/>
            <w:tcMar>
              <w:top w:w="60" w:type="dxa"/>
              <w:left w:w="90" w:type="dxa"/>
              <w:bottom w:w="60" w:type="dxa"/>
              <w:right w:w="90" w:type="dxa"/>
            </w:tcMar>
          </w:tcPr>
          <w:p w14:paraId="309575D6" w14:textId="77777777" w:rsidR="007755C9" w:rsidRPr="009F4405" w:rsidRDefault="007755C9">
            <w:pPr>
              <w:spacing w:after="40" w:line="230" w:lineRule="auto"/>
            </w:pPr>
            <w:r w:rsidRPr="009F4405">
              <w:rPr>
                <w:sz w:val="18"/>
                <w:szCs w:val="18"/>
              </w:rPr>
              <w:t>G</w:t>
            </w:r>
          </w:p>
        </w:tc>
        <w:tc>
          <w:tcPr>
            <w:tcW w:w="950" w:type="dxa"/>
            <w:tcMar>
              <w:top w:w="60" w:type="dxa"/>
              <w:left w:w="90" w:type="dxa"/>
              <w:bottom w:w="60" w:type="dxa"/>
              <w:right w:w="90" w:type="dxa"/>
            </w:tcMar>
          </w:tcPr>
          <w:p w14:paraId="70D66C47" w14:textId="77777777" w:rsidR="007755C9" w:rsidRPr="009F4405" w:rsidRDefault="007755C9">
            <w:pPr>
              <w:spacing w:after="40" w:line="230" w:lineRule="auto"/>
            </w:pPr>
            <w:r w:rsidRPr="009F4405">
              <w:rPr>
                <w:sz w:val="18"/>
                <w:szCs w:val="18"/>
              </w:rPr>
              <w:t>EU-wide</w:t>
            </w:r>
          </w:p>
        </w:tc>
        <w:tc>
          <w:tcPr>
            <w:tcW w:w="800" w:type="dxa"/>
            <w:tcMar>
              <w:top w:w="60" w:type="dxa"/>
              <w:left w:w="90" w:type="dxa"/>
              <w:bottom w:w="60" w:type="dxa"/>
              <w:right w:w="90" w:type="dxa"/>
            </w:tcMar>
          </w:tcPr>
          <w:p w14:paraId="6D04E251" w14:textId="77777777" w:rsidR="007755C9" w:rsidRPr="009F4405" w:rsidRDefault="007755C9">
            <w:pPr>
              <w:spacing w:after="40" w:line="230" w:lineRule="auto"/>
            </w:pPr>
            <w:r w:rsidRPr="009F4405">
              <w:rPr>
                <w:sz w:val="18"/>
                <w:szCs w:val="18"/>
              </w:rPr>
              <w:t>Medium</w:t>
            </w:r>
          </w:p>
        </w:tc>
        <w:tc>
          <w:tcPr>
            <w:tcW w:w="1050" w:type="dxa"/>
            <w:tcMar>
              <w:top w:w="60" w:type="dxa"/>
              <w:left w:w="90" w:type="dxa"/>
              <w:bottom w:w="60" w:type="dxa"/>
              <w:right w:w="90" w:type="dxa"/>
            </w:tcMar>
          </w:tcPr>
          <w:p w14:paraId="6F6B2772" w14:textId="77777777" w:rsidR="007755C9" w:rsidRPr="009F4405" w:rsidRDefault="007755C9">
            <w:pPr>
              <w:spacing w:after="40" w:line="230" w:lineRule="auto"/>
            </w:pPr>
            <w:r w:rsidRPr="009F4405">
              <w:rPr>
                <w:sz w:val="18"/>
                <w:szCs w:val="18"/>
              </w:rPr>
              <w:t>Long</w:t>
            </w:r>
          </w:p>
        </w:tc>
        <w:tc>
          <w:tcPr>
            <w:tcW w:w="500" w:type="dxa"/>
            <w:tcMar>
              <w:top w:w="60" w:type="dxa"/>
              <w:left w:w="90" w:type="dxa"/>
              <w:bottom w:w="60" w:type="dxa"/>
              <w:right w:w="90" w:type="dxa"/>
            </w:tcMar>
          </w:tcPr>
          <w:p w14:paraId="7CD54183" w14:textId="77777777" w:rsidR="007755C9" w:rsidRPr="009F4405" w:rsidRDefault="007755C9">
            <w:pPr>
              <w:spacing w:after="40" w:line="230" w:lineRule="auto"/>
            </w:pPr>
            <w:r w:rsidRPr="009F4405">
              <w:rPr>
                <w:sz w:val="18"/>
                <w:szCs w:val="18"/>
              </w:rPr>
              <w:t>N</w:t>
            </w:r>
          </w:p>
        </w:tc>
      </w:tr>
      <w:tr w:rsidR="007755C9" w:rsidRPr="009F4405" w14:paraId="1D52A06D" w14:textId="77777777">
        <w:tc>
          <w:tcPr>
            <w:tcW w:w="550" w:type="dxa"/>
            <w:tcMar>
              <w:top w:w="60" w:type="dxa"/>
              <w:left w:w="90" w:type="dxa"/>
              <w:bottom w:w="60" w:type="dxa"/>
              <w:right w:w="90" w:type="dxa"/>
            </w:tcMar>
          </w:tcPr>
          <w:p w14:paraId="412AC590" w14:textId="43AE55D2" w:rsidR="007755C9" w:rsidRPr="009F4405" w:rsidRDefault="00F16698">
            <w:pPr>
              <w:spacing w:after="40" w:line="230" w:lineRule="auto"/>
            </w:pPr>
            <w:r>
              <w:rPr>
                <w:b/>
                <w:bCs/>
                <w:sz w:val="18"/>
                <w:szCs w:val="18"/>
              </w:rPr>
              <w:t>G11</w:t>
            </w:r>
          </w:p>
        </w:tc>
        <w:tc>
          <w:tcPr>
            <w:tcW w:w="4200" w:type="dxa"/>
            <w:tcMar>
              <w:top w:w="60" w:type="dxa"/>
              <w:left w:w="90" w:type="dxa"/>
              <w:bottom w:w="60" w:type="dxa"/>
              <w:right w:w="90" w:type="dxa"/>
            </w:tcMar>
          </w:tcPr>
          <w:p w14:paraId="20E9FAE2" w14:textId="77777777" w:rsidR="007755C9" w:rsidRPr="009F4405" w:rsidRDefault="007755C9">
            <w:pPr>
              <w:spacing w:after="40" w:line="230" w:lineRule="auto"/>
            </w:pPr>
            <w:r w:rsidRPr="009F4405">
              <w:rPr>
                <w:sz w:val="18"/>
                <w:szCs w:val="18"/>
              </w:rPr>
              <w:t>Weather shapes operating windows and logistics reliability at every site, in opposite ways at the two latitudes.</w:t>
            </w:r>
          </w:p>
        </w:tc>
        <w:tc>
          <w:tcPr>
            <w:tcW w:w="1050" w:type="dxa"/>
            <w:tcMar>
              <w:top w:w="60" w:type="dxa"/>
              <w:left w:w="90" w:type="dxa"/>
              <w:bottom w:w="60" w:type="dxa"/>
              <w:right w:w="90" w:type="dxa"/>
            </w:tcMar>
          </w:tcPr>
          <w:p w14:paraId="4B4A7436" w14:textId="77777777" w:rsidR="007755C9" w:rsidRPr="009F4405" w:rsidRDefault="007755C9">
            <w:pPr>
              <w:spacing w:after="40" w:line="230" w:lineRule="auto"/>
            </w:pPr>
            <w:r w:rsidRPr="009F4405">
              <w:rPr>
                <w:sz w:val="18"/>
                <w:szCs w:val="18"/>
              </w:rPr>
              <w:t>Launch facilities / Transportation</w:t>
            </w:r>
          </w:p>
        </w:tc>
        <w:tc>
          <w:tcPr>
            <w:tcW w:w="500" w:type="dxa"/>
            <w:tcMar>
              <w:top w:w="60" w:type="dxa"/>
              <w:left w:w="90" w:type="dxa"/>
              <w:bottom w:w="60" w:type="dxa"/>
              <w:right w:w="90" w:type="dxa"/>
            </w:tcMar>
          </w:tcPr>
          <w:p w14:paraId="025919BB" w14:textId="77777777" w:rsidR="007755C9" w:rsidRPr="009F4405" w:rsidRDefault="007755C9">
            <w:pPr>
              <w:spacing w:after="40" w:line="230" w:lineRule="auto"/>
            </w:pPr>
            <w:r w:rsidRPr="009F4405">
              <w:rPr>
                <w:sz w:val="18"/>
                <w:szCs w:val="18"/>
              </w:rPr>
              <w:t>B</w:t>
            </w:r>
          </w:p>
        </w:tc>
        <w:tc>
          <w:tcPr>
            <w:tcW w:w="950" w:type="dxa"/>
            <w:tcMar>
              <w:top w:w="60" w:type="dxa"/>
              <w:left w:w="90" w:type="dxa"/>
              <w:bottom w:w="60" w:type="dxa"/>
              <w:right w:w="90" w:type="dxa"/>
            </w:tcMar>
          </w:tcPr>
          <w:p w14:paraId="2F3CD3CE" w14:textId="77777777" w:rsidR="007755C9" w:rsidRPr="009F4405" w:rsidRDefault="007755C9">
            <w:pPr>
              <w:spacing w:after="40" w:line="230" w:lineRule="auto"/>
            </w:pPr>
            <w:r w:rsidRPr="009F4405">
              <w:rPr>
                <w:sz w:val="18"/>
                <w:szCs w:val="18"/>
              </w:rPr>
              <w:t>EU-wide</w:t>
            </w:r>
          </w:p>
        </w:tc>
        <w:tc>
          <w:tcPr>
            <w:tcW w:w="800" w:type="dxa"/>
            <w:tcMar>
              <w:top w:w="60" w:type="dxa"/>
              <w:left w:w="90" w:type="dxa"/>
              <w:bottom w:w="60" w:type="dxa"/>
              <w:right w:w="90" w:type="dxa"/>
            </w:tcMar>
          </w:tcPr>
          <w:p w14:paraId="4B965A82" w14:textId="77777777" w:rsidR="007755C9" w:rsidRPr="009F4405" w:rsidRDefault="007755C9">
            <w:pPr>
              <w:spacing w:after="40" w:line="230" w:lineRule="auto"/>
            </w:pPr>
            <w:r w:rsidRPr="009F4405">
              <w:rPr>
                <w:sz w:val="18"/>
                <w:szCs w:val="18"/>
              </w:rPr>
              <w:t>Low</w:t>
            </w:r>
          </w:p>
        </w:tc>
        <w:tc>
          <w:tcPr>
            <w:tcW w:w="1050" w:type="dxa"/>
            <w:tcMar>
              <w:top w:w="60" w:type="dxa"/>
              <w:left w:w="90" w:type="dxa"/>
              <w:bottom w:w="60" w:type="dxa"/>
              <w:right w:w="90" w:type="dxa"/>
            </w:tcMar>
          </w:tcPr>
          <w:p w14:paraId="621B0172" w14:textId="77777777" w:rsidR="007755C9" w:rsidRPr="009F4405" w:rsidRDefault="007755C9">
            <w:pPr>
              <w:spacing w:after="40" w:line="230" w:lineRule="auto"/>
            </w:pPr>
            <w:r w:rsidRPr="009F4405">
              <w:rPr>
                <w:sz w:val="18"/>
                <w:szCs w:val="18"/>
              </w:rPr>
              <w:t>Short</w:t>
            </w:r>
          </w:p>
        </w:tc>
        <w:tc>
          <w:tcPr>
            <w:tcW w:w="500" w:type="dxa"/>
            <w:tcMar>
              <w:top w:w="60" w:type="dxa"/>
              <w:left w:w="90" w:type="dxa"/>
              <w:bottom w:w="60" w:type="dxa"/>
              <w:right w:w="90" w:type="dxa"/>
            </w:tcMar>
          </w:tcPr>
          <w:p w14:paraId="4113528C" w14:textId="77777777" w:rsidR="007755C9" w:rsidRPr="009F4405" w:rsidRDefault="007755C9">
            <w:pPr>
              <w:spacing w:after="40" w:line="230" w:lineRule="auto"/>
            </w:pPr>
            <w:r w:rsidRPr="009F4405">
              <w:rPr>
                <w:sz w:val="18"/>
                <w:szCs w:val="18"/>
              </w:rPr>
              <w:t>N</w:t>
            </w:r>
          </w:p>
        </w:tc>
      </w:tr>
      <w:tr w:rsidR="007755C9" w:rsidRPr="009F4405" w14:paraId="0859F3F8" w14:textId="77777777">
        <w:tc>
          <w:tcPr>
            <w:tcW w:w="550" w:type="dxa"/>
            <w:tcMar>
              <w:top w:w="60" w:type="dxa"/>
              <w:left w:w="90" w:type="dxa"/>
              <w:bottom w:w="60" w:type="dxa"/>
              <w:right w:w="90" w:type="dxa"/>
            </w:tcMar>
          </w:tcPr>
          <w:p w14:paraId="05E127BB" w14:textId="4FFFF758" w:rsidR="007755C9" w:rsidRPr="009F4405" w:rsidRDefault="00F16698">
            <w:pPr>
              <w:spacing w:after="40" w:line="230" w:lineRule="auto"/>
            </w:pPr>
            <w:r>
              <w:rPr>
                <w:b/>
                <w:bCs/>
                <w:sz w:val="18"/>
                <w:szCs w:val="18"/>
              </w:rPr>
              <w:t>G12</w:t>
            </w:r>
          </w:p>
        </w:tc>
        <w:tc>
          <w:tcPr>
            <w:tcW w:w="4200" w:type="dxa"/>
            <w:tcMar>
              <w:top w:w="60" w:type="dxa"/>
              <w:left w:w="90" w:type="dxa"/>
              <w:bottom w:w="60" w:type="dxa"/>
              <w:right w:w="90" w:type="dxa"/>
            </w:tcMar>
          </w:tcPr>
          <w:p w14:paraId="29BDD1E7" w14:textId="26BC2270" w:rsidR="007755C9" w:rsidRPr="009F4405" w:rsidRDefault="007755C9">
            <w:pPr>
              <w:spacing w:after="40" w:line="230" w:lineRule="auto"/>
            </w:pPr>
            <w:r w:rsidRPr="009F4405">
              <w:rPr>
                <w:sz w:val="18"/>
                <w:szCs w:val="18"/>
              </w:rPr>
              <w:t xml:space="preserve">CSG’s concentration in French Guiana exposes European launch activity to local civil disruption and loss of physical access, as during the 2017 </w:t>
            </w:r>
            <w:r w:rsidRPr="009F4405">
              <w:rPr>
                <w:sz w:val="18"/>
                <w:szCs w:val="18"/>
              </w:rPr>
              <w:lastRenderedPageBreak/>
              <w:t xml:space="preserve">territory-wide protests (threat vector on the single-site SPOF flagged at </w:t>
            </w:r>
            <w:r w:rsidR="0003468C">
              <w:rPr>
                <w:sz w:val="18"/>
                <w:szCs w:val="18"/>
              </w:rPr>
              <w:t>B01</w:t>
            </w:r>
            <w:r w:rsidRPr="009F4405">
              <w:rPr>
                <w:sz w:val="18"/>
                <w:szCs w:val="18"/>
              </w:rPr>
              <w:t>/</w:t>
            </w:r>
            <w:r w:rsidR="0003468C">
              <w:rPr>
                <w:sz w:val="18"/>
                <w:szCs w:val="18"/>
              </w:rPr>
              <w:t>B02</w:t>
            </w:r>
            <w:r w:rsidRPr="009F4405">
              <w:rPr>
                <w:sz w:val="18"/>
                <w:szCs w:val="18"/>
              </w:rPr>
              <w:t>).</w:t>
            </w:r>
          </w:p>
        </w:tc>
        <w:tc>
          <w:tcPr>
            <w:tcW w:w="1050" w:type="dxa"/>
            <w:tcMar>
              <w:top w:w="60" w:type="dxa"/>
              <w:left w:w="90" w:type="dxa"/>
              <w:bottom w:w="60" w:type="dxa"/>
              <w:right w:w="90" w:type="dxa"/>
            </w:tcMar>
          </w:tcPr>
          <w:p w14:paraId="722A61C2" w14:textId="77777777" w:rsidR="007755C9" w:rsidRPr="009F4405" w:rsidRDefault="007755C9">
            <w:pPr>
              <w:spacing w:after="40" w:line="230" w:lineRule="auto"/>
            </w:pPr>
            <w:r w:rsidRPr="009F4405">
              <w:rPr>
                <w:sz w:val="18"/>
                <w:szCs w:val="18"/>
              </w:rPr>
              <w:lastRenderedPageBreak/>
              <w:t>Launch facilities / Transportation</w:t>
            </w:r>
          </w:p>
        </w:tc>
        <w:tc>
          <w:tcPr>
            <w:tcW w:w="500" w:type="dxa"/>
            <w:tcMar>
              <w:top w:w="60" w:type="dxa"/>
              <w:left w:w="90" w:type="dxa"/>
              <w:bottom w:w="60" w:type="dxa"/>
              <w:right w:w="90" w:type="dxa"/>
            </w:tcMar>
          </w:tcPr>
          <w:p w14:paraId="5EF53D52" w14:textId="77777777" w:rsidR="007755C9" w:rsidRPr="009F4405" w:rsidRDefault="007755C9">
            <w:pPr>
              <w:spacing w:after="40" w:line="230" w:lineRule="auto"/>
            </w:pPr>
            <w:r w:rsidRPr="009F4405">
              <w:rPr>
                <w:sz w:val="18"/>
                <w:szCs w:val="18"/>
              </w:rPr>
              <w:t>B</w:t>
            </w:r>
          </w:p>
        </w:tc>
        <w:tc>
          <w:tcPr>
            <w:tcW w:w="950" w:type="dxa"/>
            <w:tcMar>
              <w:top w:w="60" w:type="dxa"/>
              <w:left w:w="90" w:type="dxa"/>
              <w:bottom w:w="60" w:type="dxa"/>
              <w:right w:w="90" w:type="dxa"/>
            </w:tcMar>
          </w:tcPr>
          <w:p w14:paraId="013E57B9" w14:textId="77777777" w:rsidR="007755C9" w:rsidRPr="009F4405" w:rsidRDefault="007755C9">
            <w:pPr>
              <w:spacing w:after="40" w:line="230" w:lineRule="auto"/>
            </w:pPr>
            <w:r w:rsidRPr="009F4405">
              <w:rPr>
                <w:sz w:val="18"/>
                <w:szCs w:val="18"/>
              </w:rPr>
              <w:t>Site-specific</w:t>
            </w:r>
          </w:p>
        </w:tc>
        <w:tc>
          <w:tcPr>
            <w:tcW w:w="800" w:type="dxa"/>
            <w:tcMar>
              <w:top w:w="60" w:type="dxa"/>
              <w:left w:w="90" w:type="dxa"/>
              <w:bottom w:w="60" w:type="dxa"/>
              <w:right w:w="90" w:type="dxa"/>
            </w:tcMar>
          </w:tcPr>
          <w:p w14:paraId="4FB7FB05" w14:textId="77777777" w:rsidR="007755C9" w:rsidRPr="009F4405" w:rsidRDefault="007755C9">
            <w:pPr>
              <w:spacing w:after="40" w:line="230" w:lineRule="auto"/>
            </w:pPr>
            <w:r w:rsidRPr="009F4405">
              <w:rPr>
                <w:sz w:val="18"/>
                <w:szCs w:val="18"/>
              </w:rPr>
              <w:t>Medium</w:t>
            </w:r>
          </w:p>
        </w:tc>
        <w:tc>
          <w:tcPr>
            <w:tcW w:w="1050" w:type="dxa"/>
            <w:tcMar>
              <w:top w:w="60" w:type="dxa"/>
              <w:left w:w="90" w:type="dxa"/>
              <w:bottom w:w="60" w:type="dxa"/>
              <w:right w:w="90" w:type="dxa"/>
            </w:tcMar>
          </w:tcPr>
          <w:p w14:paraId="6025CC1A" w14:textId="77777777" w:rsidR="007755C9" w:rsidRPr="009F4405" w:rsidRDefault="007755C9">
            <w:pPr>
              <w:spacing w:after="40" w:line="230" w:lineRule="auto"/>
            </w:pPr>
            <w:r w:rsidRPr="009F4405">
              <w:rPr>
                <w:sz w:val="18"/>
                <w:szCs w:val="18"/>
              </w:rPr>
              <w:t>Short</w:t>
            </w:r>
          </w:p>
        </w:tc>
        <w:tc>
          <w:tcPr>
            <w:tcW w:w="500" w:type="dxa"/>
            <w:tcMar>
              <w:top w:w="60" w:type="dxa"/>
              <w:left w:w="90" w:type="dxa"/>
              <w:bottom w:w="60" w:type="dxa"/>
              <w:right w:w="90" w:type="dxa"/>
            </w:tcMar>
          </w:tcPr>
          <w:p w14:paraId="2513EC38" w14:textId="77777777" w:rsidR="007755C9" w:rsidRPr="009F4405" w:rsidRDefault="007755C9">
            <w:pPr>
              <w:spacing w:after="40" w:line="230" w:lineRule="auto"/>
            </w:pPr>
            <w:r w:rsidRPr="009F4405">
              <w:rPr>
                <w:sz w:val="18"/>
                <w:szCs w:val="18"/>
              </w:rPr>
              <w:t>N</w:t>
            </w:r>
          </w:p>
        </w:tc>
      </w:tr>
      <w:tr w:rsidR="007755C9" w:rsidRPr="009F4405" w14:paraId="5EC49A79" w14:textId="77777777">
        <w:tc>
          <w:tcPr>
            <w:tcW w:w="550" w:type="dxa"/>
            <w:tcMar>
              <w:top w:w="60" w:type="dxa"/>
              <w:left w:w="90" w:type="dxa"/>
              <w:bottom w:w="60" w:type="dxa"/>
              <w:right w:w="90" w:type="dxa"/>
            </w:tcMar>
          </w:tcPr>
          <w:p w14:paraId="7DF1197A" w14:textId="524F9896" w:rsidR="007755C9" w:rsidRPr="009F4405" w:rsidRDefault="00F16698">
            <w:pPr>
              <w:spacing w:after="40" w:line="230" w:lineRule="auto"/>
            </w:pPr>
            <w:r>
              <w:rPr>
                <w:b/>
                <w:bCs/>
                <w:sz w:val="18"/>
                <w:szCs w:val="18"/>
              </w:rPr>
              <w:t>G13</w:t>
            </w:r>
          </w:p>
        </w:tc>
        <w:tc>
          <w:tcPr>
            <w:tcW w:w="4200" w:type="dxa"/>
            <w:tcMar>
              <w:top w:w="60" w:type="dxa"/>
              <w:left w:w="90" w:type="dxa"/>
              <w:bottom w:w="60" w:type="dxa"/>
              <w:right w:w="90" w:type="dxa"/>
            </w:tcMar>
          </w:tcPr>
          <w:p w14:paraId="256B59DA" w14:textId="77777777" w:rsidR="007755C9" w:rsidRPr="009F4405" w:rsidRDefault="007755C9">
            <w:pPr>
              <w:spacing w:after="40" w:line="230" w:lineRule="auto"/>
            </w:pPr>
            <w:r w:rsidRPr="009F4405">
              <w:rPr>
                <w:sz w:val="18"/>
                <w:szCs w:val="18"/>
              </w:rPr>
              <w:t>The Arctic launch corridor overlaps the region with Europe’s most persistent documented GNSS jamming.</w:t>
            </w:r>
          </w:p>
        </w:tc>
        <w:tc>
          <w:tcPr>
            <w:tcW w:w="1050" w:type="dxa"/>
            <w:tcMar>
              <w:top w:w="60" w:type="dxa"/>
              <w:left w:w="90" w:type="dxa"/>
              <w:bottom w:w="60" w:type="dxa"/>
              <w:right w:w="90" w:type="dxa"/>
            </w:tcMar>
          </w:tcPr>
          <w:p w14:paraId="2262D5D7" w14:textId="77777777" w:rsidR="007755C9" w:rsidRPr="009F4405" w:rsidRDefault="007755C9">
            <w:pPr>
              <w:spacing w:after="40" w:line="230" w:lineRule="auto"/>
            </w:pPr>
            <w:r w:rsidRPr="009F4405">
              <w:rPr>
                <w:sz w:val="18"/>
                <w:szCs w:val="18"/>
              </w:rPr>
              <w:t>Launch facilities</w:t>
            </w:r>
          </w:p>
        </w:tc>
        <w:tc>
          <w:tcPr>
            <w:tcW w:w="500" w:type="dxa"/>
            <w:tcMar>
              <w:top w:w="60" w:type="dxa"/>
              <w:left w:w="90" w:type="dxa"/>
              <w:bottom w:w="60" w:type="dxa"/>
              <w:right w:w="90" w:type="dxa"/>
            </w:tcMar>
          </w:tcPr>
          <w:p w14:paraId="44B2642F" w14:textId="77777777" w:rsidR="007755C9" w:rsidRPr="009F4405" w:rsidRDefault="007755C9">
            <w:pPr>
              <w:spacing w:after="40" w:line="230" w:lineRule="auto"/>
            </w:pPr>
            <w:r w:rsidRPr="009F4405">
              <w:rPr>
                <w:sz w:val="18"/>
                <w:szCs w:val="18"/>
              </w:rPr>
              <w:t>B</w:t>
            </w:r>
          </w:p>
        </w:tc>
        <w:tc>
          <w:tcPr>
            <w:tcW w:w="950" w:type="dxa"/>
            <w:tcMar>
              <w:top w:w="60" w:type="dxa"/>
              <w:left w:w="90" w:type="dxa"/>
              <w:bottom w:w="60" w:type="dxa"/>
              <w:right w:w="90" w:type="dxa"/>
            </w:tcMar>
          </w:tcPr>
          <w:p w14:paraId="0ABA3911" w14:textId="77777777" w:rsidR="007755C9" w:rsidRPr="009F4405" w:rsidRDefault="007755C9">
            <w:pPr>
              <w:spacing w:after="40" w:line="230" w:lineRule="auto"/>
            </w:pPr>
            <w:r w:rsidRPr="009F4405">
              <w:rPr>
                <w:sz w:val="18"/>
                <w:szCs w:val="18"/>
              </w:rPr>
              <w:t>Site-specific</w:t>
            </w:r>
          </w:p>
        </w:tc>
        <w:tc>
          <w:tcPr>
            <w:tcW w:w="800" w:type="dxa"/>
            <w:tcMar>
              <w:top w:w="60" w:type="dxa"/>
              <w:left w:w="90" w:type="dxa"/>
              <w:bottom w:w="60" w:type="dxa"/>
              <w:right w:w="90" w:type="dxa"/>
            </w:tcMar>
          </w:tcPr>
          <w:p w14:paraId="252BFA6C" w14:textId="77777777" w:rsidR="007755C9" w:rsidRPr="009F4405" w:rsidRDefault="007755C9">
            <w:pPr>
              <w:spacing w:after="40" w:line="230" w:lineRule="auto"/>
            </w:pPr>
            <w:r w:rsidRPr="009F4405">
              <w:rPr>
                <w:sz w:val="18"/>
                <w:szCs w:val="18"/>
              </w:rPr>
              <w:t>Medium</w:t>
            </w:r>
          </w:p>
        </w:tc>
        <w:tc>
          <w:tcPr>
            <w:tcW w:w="1050" w:type="dxa"/>
            <w:tcMar>
              <w:top w:w="60" w:type="dxa"/>
              <w:left w:w="90" w:type="dxa"/>
              <w:bottom w:w="60" w:type="dxa"/>
              <w:right w:w="90" w:type="dxa"/>
            </w:tcMar>
          </w:tcPr>
          <w:p w14:paraId="2332D262" w14:textId="77777777" w:rsidR="007755C9" w:rsidRPr="009F4405" w:rsidRDefault="007755C9">
            <w:pPr>
              <w:spacing w:after="40" w:line="230" w:lineRule="auto"/>
            </w:pPr>
            <w:r w:rsidRPr="009F4405">
              <w:rPr>
                <w:sz w:val="18"/>
                <w:szCs w:val="18"/>
              </w:rPr>
              <w:t>Short</w:t>
            </w:r>
          </w:p>
        </w:tc>
        <w:tc>
          <w:tcPr>
            <w:tcW w:w="500" w:type="dxa"/>
            <w:tcMar>
              <w:top w:w="60" w:type="dxa"/>
              <w:left w:w="90" w:type="dxa"/>
              <w:bottom w:w="60" w:type="dxa"/>
              <w:right w:w="90" w:type="dxa"/>
            </w:tcMar>
          </w:tcPr>
          <w:p w14:paraId="6FBDC893" w14:textId="77777777" w:rsidR="007755C9" w:rsidRPr="009F4405" w:rsidRDefault="007755C9">
            <w:pPr>
              <w:spacing w:after="40" w:line="230" w:lineRule="auto"/>
            </w:pPr>
            <w:r w:rsidRPr="009F4405">
              <w:rPr>
                <w:sz w:val="18"/>
                <w:szCs w:val="18"/>
              </w:rPr>
              <w:t>N</w:t>
            </w:r>
          </w:p>
        </w:tc>
      </w:tr>
      <w:tr w:rsidR="007755C9" w:rsidRPr="009F4405" w14:paraId="1792C318" w14:textId="77777777">
        <w:tc>
          <w:tcPr>
            <w:tcW w:w="550" w:type="dxa"/>
            <w:tcMar>
              <w:top w:w="60" w:type="dxa"/>
              <w:left w:w="90" w:type="dxa"/>
              <w:bottom w:w="60" w:type="dxa"/>
              <w:right w:w="90" w:type="dxa"/>
            </w:tcMar>
          </w:tcPr>
          <w:p w14:paraId="37670387" w14:textId="2B504826" w:rsidR="007755C9" w:rsidRPr="009F4405" w:rsidRDefault="00F16698">
            <w:pPr>
              <w:spacing w:after="40" w:line="230" w:lineRule="auto"/>
            </w:pPr>
            <w:r>
              <w:rPr>
                <w:b/>
                <w:bCs/>
                <w:sz w:val="18"/>
                <w:szCs w:val="18"/>
              </w:rPr>
              <w:t>G14</w:t>
            </w:r>
          </w:p>
        </w:tc>
        <w:tc>
          <w:tcPr>
            <w:tcW w:w="4200" w:type="dxa"/>
            <w:tcMar>
              <w:top w:w="60" w:type="dxa"/>
              <w:left w:w="90" w:type="dxa"/>
              <w:bottom w:w="60" w:type="dxa"/>
              <w:right w:w="90" w:type="dxa"/>
            </w:tcMar>
          </w:tcPr>
          <w:p w14:paraId="05FF1748" w14:textId="77777777" w:rsidR="007755C9" w:rsidRPr="009F4405" w:rsidRDefault="007755C9">
            <w:pPr>
              <w:spacing w:after="40" w:line="230" w:lineRule="auto"/>
            </w:pPr>
            <w:r w:rsidRPr="009F4405">
              <w:rPr>
                <w:sz w:val="18"/>
                <w:szCs w:val="18"/>
              </w:rPr>
              <w:t>Remoteness of CSG and most proposed launch sites increases turnaround and supply times following any accident or damage to existing infrastructure, compared with launch sites with integrated supply chains.</w:t>
            </w:r>
          </w:p>
        </w:tc>
        <w:tc>
          <w:tcPr>
            <w:tcW w:w="1050" w:type="dxa"/>
            <w:tcMar>
              <w:top w:w="60" w:type="dxa"/>
              <w:left w:w="90" w:type="dxa"/>
              <w:bottom w:w="60" w:type="dxa"/>
              <w:right w:w="90" w:type="dxa"/>
            </w:tcMar>
          </w:tcPr>
          <w:p w14:paraId="262CD257" w14:textId="77777777" w:rsidR="007755C9" w:rsidRPr="009F4405" w:rsidRDefault="007755C9">
            <w:pPr>
              <w:spacing w:after="40" w:line="230" w:lineRule="auto"/>
            </w:pPr>
            <w:r w:rsidRPr="009F4405">
              <w:rPr>
                <w:sz w:val="18"/>
                <w:szCs w:val="18"/>
              </w:rPr>
              <w:t>Launch facilities / Testing centres</w:t>
            </w:r>
          </w:p>
        </w:tc>
        <w:tc>
          <w:tcPr>
            <w:tcW w:w="500" w:type="dxa"/>
            <w:tcMar>
              <w:top w:w="60" w:type="dxa"/>
              <w:left w:w="90" w:type="dxa"/>
              <w:bottom w:w="60" w:type="dxa"/>
              <w:right w:w="90" w:type="dxa"/>
            </w:tcMar>
          </w:tcPr>
          <w:p w14:paraId="208E1B64" w14:textId="77777777" w:rsidR="007755C9" w:rsidRPr="009F4405" w:rsidRDefault="007755C9">
            <w:pPr>
              <w:spacing w:after="40" w:line="230" w:lineRule="auto"/>
            </w:pPr>
            <w:r w:rsidRPr="009F4405">
              <w:rPr>
                <w:sz w:val="18"/>
                <w:szCs w:val="18"/>
              </w:rPr>
              <w:t>B</w:t>
            </w:r>
          </w:p>
        </w:tc>
        <w:tc>
          <w:tcPr>
            <w:tcW w:w="950" w:type="dxa"/>
            <w:tcMar>
              <w:top w:w="60" w:type="dxa"/>
              <w:left w:w="90" w:type="dxa"/>
              <w:bottom w:w="60" w:type="dxa"/>
              <w:right w:w="90" w:type="dxa"/>
            </w:tcMar>
          </w:tcPr>
          <w:p w14:paraId="06BD7F42" w14:textId="77777777" w:rsidR="007755C9" w:rsidRPr="009F4405" w:rsidRDefault="007755C9">
            <w:pPr>
              <w:spacing w:after="40" w:line="230" w:lineRule="auto"/>
            </w:pPr>
            <w:r w:rsidRPr="009F4405">
              <w:rPr>
                <w:sz w:val="18"/>
                <w:szCs w:val="18"/>
              </w:rPr>
              <w:t>EU-wide</w:t>
            </w:r>
          </w:p>
        </w:tc>
        <w:tc>
          <w:tcPr>
            <w:tcW w:w="800" w:type="dxa"/>
            <w:tcMar>
              <w:top w:w="60" w:type="dxa"/>
              <w:left w:w="90" w:type="dxa"/>
              <w:bottom w:w="60" w:type="dxa"/>
              <w:right w:w="90" w:type="dxa"/>
            </w:tcMar>
          </w:tcPr>
          <w:p w14:paraId="2EC7B5BC" w14:textId="77777777" w:rsidR="007755C9" w:rsidRPr="009F4405" w:rsidRDefault="007755C9">
            <w:pPr>
              <w:spacing w:after="40" w:line="230" w:lineRule="auto"/>
            </w:pPr>
            <w:r w:rsidRPr="009F4405">
              <w:rPr>
                <w:sz w:val="18"/>
                <w:szCs w:val="18"/>
              </w:rPr>
              <w:t>High</w:t>
            </w:r>
          </w:p>
        </w:tc>
        <w:tc>
          <w:tcPr>
            <w:tcW w:w="1050" w:type="dxa"/>
            <w:tcMar>
              <w:top w:w="60" w:type="dxa"/>
              <w:left w:w="90" w:type="dxa"/>
              <w:bottom w:w="60" w:type="dxa"/>
              <w:right w:w="90" w:type="dxa"/>
            </w:tcMar>
          </w:tcPr>
          <w:p w14:paraId="3E93ADF6" w14:textId="77777777" w:rsidR="007755C9" w:rsidRPr="009F4405" w:rsidRDefault="007755C9">
            <w:pPr>
              <w:spacing w:after="40" w:line="230" w:lineRule="auto"/>
            </w:pPr>
            <w:r w:rsidRPr="009F4405">
              <w:rPr>
                <w:sz w:val="18"/>
                <w:szCs w:val="18"/>
              </w:rPr>
              <w:t>Short</w:t>
            </w:r>
          </w:p>
        </w:tc>
        <w:tc>
          <w:tcPr>
            <w:tcW w:w="500" w:type="dxa"/>
            <w:tcMar>
              <w:top w:w="60" w:type="dxa"/>
              <w:left w:w="90" w:type="dxa"/>
              <w:bottom w:w="60" w:type="dxa"/>
              <w:right w:w="90" w:type="dxa"/>
            </w:tcMar>
          </w:tcPr>
          <w:p w14:paraId="428586D7" w14:textId="77777777" w:rsidR="007755C9" w:rsidRPr="009F4405" w:rsidRDefault="007755C9">
            <w:pPr>
              <w:spacing w:after="40" w:line="230" w:lineRule="auto"/>
            </w:pPr>
            <w:r w:rsidRPr="009F4405">
              <w:rPr>
                <w:sz w:val="18"/>
                <w:szCs w:val="18"/>
              </w:rPr>
              <w:t>N</w:t>
            </w:r>
          </w:p>
        </w:tc>
      </w:tr>
      <w:tr w:rsidR="007755C9" w:rsidRPr="009F4405" w14:paraId="46CAE9D5" w14:textId="77777777">
        <w:tc>
          <w:tcPr>
            <w:tcW w:w="550" w:type="dxa"/>
            <w:tcMar>
              <w:top w:w="60" w:type="dxa"/>
              <w:left w:w="90" w:type="dxa"/>
              <w:bottom w:w="60" w:type="dxa"/>
              <w:right w:w="90" w:type="dxa"/>
            </w:tcMar>
          </w:tcPr>
          <w:p w14:paraId="74533327" w14:textId="2FA1BD08" w:rsidR="007755C9" w:rsidRPr="009F4405" w:rsidRDefault="00F16698">
            <w:pPr>
              <w:spacing w:after="40" w:line="230" w:lineRule="auto"/>
            </w:pPr>
            <w:r>
              <w:rPr>
                <w:b/>
                <w:bCs/>
                <w:sz w:val="18"/>
                <w:szCs w:val="18"/>
              </w:rPr>
              <w:t>G15</w:t>
            </w:r>
          </w:p>
        </w:tc>
        <w:tc>
          <w:tcPr>
            <w:tcW w:w="4200" w:type="dxa"/>
            <w:tcMar>
              <w:top w:w="60" w:type="dxa"/>
              <w:left w:w="90" w:type="dxa"/>
              <w:bottom w:w="60" w:type="dxa"/>
              <w:right w:w="90" w:type="dxa"/>
            </w:tcMar>
          </w:tcPr>
          <w:p w14:paraId="36DE4B4A" w14:textId="29F9F930" w:rsidR="007755C9" w:rsidRPr="009F4405" w:rsidRDefault="007755C9">
            <w:pPr>
              <w:spacing w:after="40" w:line="230" w:lineRule="auto"/>
            </w:pPr>
            <w:r w:rsidRPr="009F4405">
              <w:rPr>
                <w:sz w:val="18"/>
                <w:szCs w:val="18"/>
              </w:rPr>
              <w:t>Andøya’s telemetry, tracking-radar and flight-termination assets are shared between orbital launch, sounding rockets and defence testing, constraining independence and cadence until the dedicated FTS/telemetry upgrades under way are commissioned.</w:t>
            </w:r>
            <w:r w:rsidRPr="009F4405">
              <w:rPr>
                <w:rStyle w:val="FootnoteReference"/>
              </w:rPr>
              <w:footnoteReference w:id="58"/>
            </w:r>
          </w:p>
        </w:tc>
        <w:tc>
          <w:tcPr>
            <w:tcW w:w="1050" w:type="dxa"/>
            <w:tcMar>
              <w:top w:w="60" w:type="dxa"/>
              <w:left w:w="90" w:type="dxa"/>
              <w:bottom w:w="60" w:type="dxa"/>
              <w:right w:w="90" w:type="dxa"/>
            </w:tcMar>
          </w:tcPr>
          <w:p w14:paraId="08FB33EC" w14:textId="77777777" w:rsidR="007755C9" w:rsidRPr="009F4405" w:rsidRDefault="007755C9">
            <w:pPr>
              <w:spacing w:after="40" w:line="230" w:lineRule="auto"/>
            </w:pPr>
            <w:r w:rsidRPr="009F4405">
              <w:rPr>
                <w:sz w:val="18"/>
                <w:szCs w:val="18"/>
              </w:rPr>
              <w:t>TT&amp;C / Launch facilities</w:t>
            </w:r>
          </w:p>
        </w:tc>
        <w:tc>
          <w:tcPr>
            <w:tcW w:w="500" w:type="dxa"/>
            <w:tcMar>
              <w:top w:w="60" w:type="dxa"/>
              <w:left w:w="90" w:type="dxa"/>
              <w:bottom w:w="60" w:type="dxa"/>
              <w:right w:w="90" w:type="dxa"/>
            </w:tcMar>
          </w:tcPr>
          <w:p w14:paraId="280396A3" w14:textId="77777777" w:rsidR="007755C9" w:rsidRPr="009F4405" w:rsidRDefault="007755C9">
            <w:pPr>
              <w:spacing w:after="40" w:line="230" w:lineRule="auto"/>
            </w:pPr>
            <w:r w:rsidRPr="009F4405">
              <w:rPr>
                <w:sz w:val="18"/>
                <w:szCs w:val="18"/>
              </w:rPr>
              <w:t>B</w:t>
            </w:r>
          </w:p>
        </w:tc>
        <w:tc>
          <w:tcPr>
            <w:tcW w:w="950" w:type="dxa"/>
            <w:tcMar>
              <w:top w:w="60" w:type="dxa"/>
              <w:left w:w="90" w:type="dxa"/>
              <w:bottom w:w="60" w:type="dxa"/>
              <w:right w:w="90" w:type="dxa"/>
            </w:tcMar>
          </w:tcPr>
          <w:p w14:paraId="2CB6C402" w14:textId="77777777" w:rsidR="007755C9" w:rsidRPr="009F4405" w:rsidRDefault="007755C9">
            <w:pPr>
              <w:spacing w:after="40" w:line="230" w:lineRule="auto"/>
            </w:pPr>
            <w:r w:rsidRPr="009F4405">
              <w:rPr>
                <w:sz w:val="18"/>
                <w:szCs w:val="18"/>
              </w:rPr>
              <w:t>Site-specific</w:t>
            </w:r>
          </w:p>
        </w:tc>
        <w:tc>
          <w:tcPr>
            <w:tcW w:w="800" w:type="dxa"/>
            <w:tcMar>
              <w:top w:w="60" w:type="dxa"/>
              <w:left w:w="90" w:type="dxa"/>
              <w:bottom w:w="60" w:type="dxa"/>
              <w:right w:w="90" w:type="dxa"/>
            </w:tcMar>
          </w:tcPr>
          <w:p w14:paraId="7A8A3D91" w14:textId="77777777" w:rsidR="007755C9" w:rsidRPr="009F4405" w:rsidRDefault="007755C9">
            <w:pPr>
              <w:spacing w:after="40" w:line="230" w:lineRule="auto"/>
            </w:pPr>
            <w:r w:rsidRPr="009F4405">
              <w:rPr>
                <w:sz w:val="18"/>
                <w:szCs w:val="18"/>
              </w:rPr>
              <w:t>Medium</w:t>
            </w:r>
          </w:p>
        </w:tc>
        <w:tc>
          <w:tcPr>
            <w:tcW w:w="1050" w:type="dxa"/>
            <w:tcMar>
              <w:top w:w="60" w:type="dxa"/>
              <w:left w:w="90" w:type="dxa"/>
              <w:bottom w:w="60" w:type="dxa"/>
              <w:right w:w="90" w:type="dxa"/>
            </w:tcMar>
          </w:tcPr>
          <w:p w14:paraId="2468D066" w14:textId="77777777" w:rsidR="007755C9" w:rsidRPr="009F4405" w:rsidRDefault="007755C9">
            <w:pPr>
              <w:spacing w:after="40" w:line="230" w:lineRule="auto"/>
            </w:pPr>
            <w:r w:rsidRPr="009F4405">
              <w:rPr>
                <w:sz w:val="18"/>
                <w:szCs w:val="18"/>
              </w:rPr>
              <w:t>Short</w:t>
            </w:r>
          </w:p>
        </w:tc>
        <w:tc>
          <w:tcPr>
            <w:tcW w:w="500" w:type="dxa"/>
            <w:tcMar>
              <w:top w:w="60" w:type="dxa"/>
              <w:left w:w="90" w:type="dxa"/>
              <w:bottom w:w="60" w:type="dxa"/>
              <w:right w:w="90" w:type="dxa"/>
            </w:tcMar>
          </w:tcPr>
          <w:p w14:paraId="640FA21C" w14:textId="77777777" w:rsidR="007755C9" w:rsidRPr="009F4405" w:rsidRDefault="007755C9">
            <w:pPr>
              <w:spacing w:after="40" w:line="230" w:lineRule="auto"/>
            </w:pPr>
            <w:r w:rsidRPr="009F4405">
              <w:rPr>
                <w:sz w:val="18"/>
                <w:szCs w:val="18"/>
              </w:rPr>
              <w:t>N</w:t>
            </w:r>
          </w:p>
        </w:tc>
      </w:tr>
    </w:tbl>
    <w:p w14:paraId="4934703F" w14:textId="590C5ECC" w:rsidR="00F136EE" w:rsidRPr="009F4405" w:rsidRDefault="004A163F" w:rsidP="000F6C74">
      <w:pPr>
        <w:spacing w:before="120" w:after="40"/>
        <w:rPr>
          <w:rFonts w:cstheme="minorHAnsi"/>
          <w:color w:val="000000" w:themeColor="text1"/>
          <w:szCs w:val="20"/>
        </w:rPr>
      </w:pPr>
      <w:r w:rsidRPr="009F4405">
        <w:rPr>
          <w:rFonts w:cstheme="minorHAnsi"/>
          <w:b/>
          <w:bCs/>
          <w:iCs/>
          <w:color w:val="000000" w:themeColor="text1"/>
          <w:szCs w:val="20"/>
        </w:rPr>
        <w:t>Main insights</w:t>
      </w:r>
      <w:r w:rsidR="00D12E36" w:rsidRPr="009F4405">
        <w:rPr>
          <w:rFonts w:cstheme="minorHAnsi"/>
          <w:b/>
          <w:bCs/>
          <w:iCs/>
          <w:color w:val="000000" w:themeColor="text1"/>
          <w:szCs w:val="20"/>
        </w:rPr>
        <w:t xml:space="preserve"> </w:t>
      </w:r>
    </w:p>
    <w:p w14:paraId="3DB15AFF" w14:textId="306CB5D9" w:rsidR="00EF2EBF" w:rsidRPr="009F4405" w:rsidRDefault="007D11BD" w:rsidP="1E177C0F">
      <w:pPr>
        <w:rPr>
          <w:rFonts w:cstheme="minorBidi"/>
          <w:color w:val="000000" w:themeColor="text1"/>
        </w:rPr>
      </w:pPr>
      <w:r w:rsidRPr="009F4405">
        <w:rPr>
          <w:rFonts w:cstheme="minorBidi"/>
          <w:color w:val="000000" w:themeColor="text1"/>
        </w:rPr>
        <w:t xml:space="preserve">Three insights dominate. First, cyber has moved from peripheral concern to central launch-continuity issue as control rooms and ranges digitalise </w:t>
      </w:r>
      <w:commentRangeStart w:id="76"/>
      <w:commentRangeStart w:id="77"/>
      <w:commentRangeStart w:id="78"/>
      <w:commentRangeStart w:id="79"/>
      <w:r w:rsidRPr="009F4405">
        <w:rPr>
          <w:rFonts w:cstheme="minorBidi"/>
          <w:color w:val="000000" w:themeColor="text1"/>
        </w:rPr>
        <w:t>(</w:t>
      </w:r>
      <w:r w:rsidR="00F16698">
        <w:rPr>
          <w:rFonts w:cstheme="minorBidi"/>
          <w:color w:val="000000" w:themeColor="text1"/>
        </w:rPr>
        <w:t>G01</w:t>
      </w:r>
      <w:r w:rsidRPr="009F4405">
        <w:rPr>
          <w:rFonts w:cstheme="minorBidi"/>
          <w:color w:val="000000" w:themeColor="text1"/>
        </w:rPr>
        <w:t xml:space="preserve">, </w:t>
      </w:r>
      <w:r w:rsidR="00F16698">
        <w:rPr>
          <w:rFonts w:cstheme="minorBidi"/>
          <w:color w:val="000000" w:themeColor="text1"/>
        </w:rPr>
        <w:t>G02</w:t>
      </w:r>
      <w:r w:rsidRPr="009F4405">
        <w:rPr>
          <w:rFonts w:cstheme="minorBidi"/>
          <w:color w:val="000000" w:themeColor="text1"/>
        </w:rPr>
        <w:t>)</w:t>
      </w:r>
      <w:commentRangeEnd w:id="76"/>
      <w:r w:rsidRPr="009F4405">
        <w:rPr>
          <w:rStyle w:val="CommentReference"/>
          <w:rFonts w:cstheme="minorBidi"/>
          <w:color w:val="000000" w:themeColor="text1"/>
          <w:sz w:val="20"/>
          <w:szCs w:val="24"/>
        </w:rPr>
        <w:commentReference w:id="76"/>
      </w:r>
      <w:commentRangeEnd w:id="77"/>
      <w:r w:rsidRPr="009F4405">
        <w:rPr>
          <w:rStyle w:val="CommentReference"/>
          <w:rFonts w:cstheme="minorBidi"/>
          <w:color w:val="000000" w:themeColor="text1"/>
          <w:sz w:val="20"/>
          <w:szCs w:val="24"/>
        </w:rPr>
        <w:commentReference w:id="77"/>
      </w:r>
      <w:commentRangeEnd w:id="78"/>
      <w:r w:rsidRPr="009F4405">
        <w:rPr>
          <w:rStyle w:val="CommentReference"/>
          <w:rFonts w:cstheme="minorBidi"/>
          <w:color w:val="000000" w:themeColor="text1"/>
          <w:sz w:val="20"/>
          <w:szCs w:val="24"/>
        </w:rPr>
        <w:commentReference w:id="78"/>
      </w:r>
      <w:commentRangeEnd w:id="79"/>
      <w:r w:rsidRPr="009F4405">
        <w:rPr>
          <w:rStyle w:val="CommentReference"/>
          <w:rFonts w:cstheme="minorBidi"/>
          <w:color w:val="000000" w:themeColor="text1"/>
          <w:sz w:val="20"/>
          <w:szCs w:val="24"/>
        </w:rPr>
        <w:commentReference w:id="79"/>
      </w:r>
      <w:r w:rsidRPr="009F4405">
        <w:rPr>
          <w:rFonts w:cstheme="minorBidi"/>
          <w:color w:val="000000" w:themeColor="text1"/>
        </w:rPr>
        <w:t>. Second, emerging spaceports face a technology-integration deficit — TT&amp;C, radar, telemetry and control-centre architectures are being assembled site by site rather than provisioned as integrated packages (</w:t>
      </w:r>
      <w:r w:rsidR="00F16698">
        <w:rPr>
          <w:rFonts w:cstheme="minorBidi"/>
          <w:color w:val="000000" w:themeColor="text1"/>
        </w:rPr>
        <w:t>G04</w:t>
      </w:r>
      <w:r w:rsidRPr="009F4405">
        <w:rPr>
          <w:rFonts w:cstheme="minorBidi"/>
          <w:color w:val="000000" w:themeColor="text1"/>
        </w:rPr>
        <w:t>) — which under higher launch cadence creates operational fragility that will bind before pad capacity does. Third, governance of shared infrastructure is missing: as MaiaSpace’s Maia, Isar Spectrum, RFA ONE, Latitude Zephyr, Sirius and PLD Miura 5 begin operating from ELM-Diamant, CSG will move from a two-launcher site to a multi-operator campus without transparent priority-access rules. The environmental and socio-political exposures compound this picture: civil-disruption risk (</w:t>
      </w:r>
      <w:r w:rsidR="00F16698">
        <w:rPr>
          <w:rFonts w:cstheme="minorBidi"/>
          <w:color w:val="000000" w:themeColor="text1"/>
        </w:rPr>
        <w:t>G12</w:t>
      </w:r>
      <w:r w:rsidRPr="009F4405">
        <w:rPr>
          <w:rFonts w:cstheme="minorBidi"/>
          <w:color w:val="000000" w:themeColor="text1"/>
        </w:rPr>
        <w:t>) shares its socioeconomic roots with the labour-relations bottleneck (</w:t>
      </w:r>
      <w:r w:rsidR="00715731">
        <w:rPr>
          <w:rFonts w:cstheme="minorBidi"/>
          <w:color w:val="000000" w:themeColor="text1"/>
        </w:rPr>
        <w:t>F06</w:t>
      </w:r>
      <w:r w:rsidRPr="009F4405">
        <w:rPr>
          <w:rFonts w:cstheme="minorBidi"/>
          <w:color w:val="000000" w:themeColor="text1"/>
        </w:rPr>
        <w:t>); GNSS-jamming exposure (</w:t>
      </w:r>
      <w:r w:rsidR="00F16698">
        <w:rPr>
          <w:rFonts w:cstheme="minorBidi"/>
          <w:color w:val="000000" w:themeColor="text1"/>
        </w:rPr>
        <w:t>G13</w:t>
      </w:r>
      <w:r w:rsidRPr="009F4405">
        <w:rPr>
          <w:rFonts w:cstheme="minorBidi"/>
          <w:color w:val="000000" w:themeColor="text1"/>
        </w:rPr>
        <w:t>) sits at the intersection of the AFSS regulatory gap (</w:t>
      </w:r>
      <w:r w:rsidR="0018674D">
        <w:rPr>
          <w:rFonts w:cstheme="minorBidi"/>
          <w:color w:val="000000" w:themeColor="text1"/>
        </w:rPr>
        <w:t>D09</w:t>
      </w:r>
      <w:r w:rsidRPr="009F4405">
        <w:rPr>
          <w:rFonts w:cstheme="minorBidi"/>
          <w:color w:val="000000" w:themeColor="text1"/>
        </w:rPr>
        <w:t>) and downrange tracking coverage (</w:t>
      </w:r>
      <w:r w:rsidR="00F100C9">
        <w:rPr>
          <w:rFonts w:cstheme="minorBidi"/>
          <w:color w:val="000000" w:themeColor="text1"/>
        </w:rPr>
        <w:t>A05</w:t>
      </w:r>
      <w:r w:rsidRPr="009F4405">
        <w:rPr>
          <w:rFonts w:cstheme="minorBidi"/>
          <w:color w:val="000000" w:themeColor="text1"/>
        </w:rPr>
        <w:t>); and recovery-time exposure (</w:t>
      </w:r>
      <w:r w:rsidR="00F16698">
        <w:rPr>
          <w:rFonts w:cstheme="minorBidi"/>
          <w:color w:val="000000" w:themeColor="text1"/>
        </w:rPr>
        <w:t>G14</w:t>
      </w:r>
      <w:r w:rsidRPr="009F4405">
        <w:rPr>
          <w:rFonts w:cstheme="minorBidi"/>
          <w:color w:val="000000" w:themeColor="text1"/>
        </w:rPr>
        <w:t>) amplifies every SPOF in Buckets B and C by extending the outage duration of any single-point failure event</w:t>
      </w:r>
      <w:r w:rsidR="000F6C74" w:rsidRPr="009F4405">
        <w:rPr>
          <w:rFonts w:cstheme="minorBidi"/>
          <w:color w:val="000000" w:themeColor="text1"/>
        </w:rPr>
        <w:t>.</w:t>
      </w:r>
    </w:p>
    <w:p w14:paraId="2D2EBB81" w14:textId="1FA3C645" w:rsidR="00DE2FAD" w:rsidRPr="009F4405" w:rsidRDefault="00DE2FAD" w:rsidP="002238C5">
      <w:pPr>
        <w:pStyle w:val="EYHeading3"/>
      </w:pPr>
      <w:r w:rsidRPr="009F4405">
        <w:t>C</w:t>
      </w:r>
      <w:r w:rsidR="00DC7FC1" w:rsidRPr="009F4405">
        <w:t>ross-cutting analysis</w:t>
      </w:r>
    </w:p>
    <w:p w14:paraId="22E138C9" w14:textId="77777777" w:rsidR="00466CB5" w:rsidRPr="009F4405" w:rsidRDefault="00466CB5" w:rsidP="00466CB5">
      <w:pPr>
        <w:spacing w:line="264" w:lineRule="auto"/>
      </w:pPr>
      <w:r w:rsidRPr="009F4405">
        <w:t>This section pulls together the diagnostic developed across the seven buckets and reads it horizontally. It identifies patterns that repeat across categories, interface bottlenecks that cascade between infrastructure types, a prioritised synthesis of the most critical Europe-wide bottlenecks, and — as a final horizontal lens — the strategic-autonomy and non-EU-dependency picture that cuts across all of them. The objective is to convert bucket-level detail into a strategic view usable for SWOT, scenarios and recommendations.</w:t>
      </w:r>
    </w:p>
    <w:p w14:paraId="354C4399" w14:textId="2D569732" w:rsidR="00466CB5" w:rsidRPr="009F4405" w:rsidRDefault="00466CB5" w:rsidP="00E65BC8">
      <w:pPr>
        <w:pStyle w:val="EYHeading4"/>
      </w:pPr>
      <w:r w:rsidRPr="009F4405">
        <w:t>Horizontal patterns</w:t>
      </w:r>
    </w:p>
    <w:p w14:paraId="49CA107C" w14:textId="77777777" w:rsidR="00466CB5" w:rsidRPr="009F4405" w:rsidRDefault="00466CB5" w:rsidP="00466CB5">
      <w:pPr>
        <w:spacing w:line="264" w:lineRule="auto"/>
      </w:pPr>
      <w:r w:rsidRPr="009F4405">
        <w:t>Six cross-cutting themes repeat across the buckets and drive the majority of the bottlenecks identified. The matrix below plots each theme against the buckets it materially affects (intensity 0–3).</w:t>
      </w:r>
    </w:p>
    <w:p w14:paraId="67E73EF5" w14:textId="77777777" w:rsidR="00466CB5" w:rsidRPr="009F4405" w:rsidRDefault="00466CB5" w:rsidP="005460A7">
      <w:pPr>
        <w:spacing w:before="60"/>
      </w:pPr>
      <w:r w:rsidRPr="009F4405">
        <w:rPr>
          <w:noProof/>
        </w:rPr>
        <w:lastRenderedPageBreak/>
        <w:drawing>
          <wp:inline distT="0" distB="0" distL="0" distR="0" wp14:anchorId="12B4CFFC" wp14:editId="7F6CA665">
            <wp:extent cx="6096000" cy="2652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8">
                      <a:extLst>
                        <a:ext uri="{96DAC541-7B7A-43D3-8B79-37D633B846F1}">
                          <asvg:svgBlip xmlns:asvg="http://schemas.microsoft.com/office/drawing/2016/SVG/main" r:embed="rId29"/>
                        </a:ext>
                      </a:extLst>
                    </a:blip>
                    <a:stretch>
                      <a:fillRect/>
                    </a:stretch>
                  </pic:blipFill>
                  <pic:spPr bwMode="auto">
                    <a:xfrm>
                      <a:off x="0" y="0"/>
                      <a:ext cx="6096000" cy="2652550"/>
                    </a:xfrm>
                    <a:prstGeom prst="rect">
                      <a:avLst/>
                    </a:prstGeom>
                  </pic:spPr>
                </pic:pic>
              </a:graphicData>
            </a:graphic>
          </wp:inline>
        </w:drawing>
      </w:r>
    </w:p>
    <w:p w14:paraId="2D673C02" w14:textId="2F4CAD6D" w:rsidR="00466CB5" w:rsidRPr="009F4405" w:rsidRDefault="00466CB5" w:rsidP="00466CB5">
      <w:pPr>
        <w:spacing w:line="264" w:lineRule="auto"/>
      </w:pPr>
      <w:r w:rsidRPr="009F4405">
        <w:t xml:space="preserve">Two dominant patterns emerge. First, remoteness and CSG cadence pressure together drive the majority of coverage, logistics, human-capital and cyber-resilience risks (Buckets </w:t>
      </w:r>
      <w:r w:rsidR="008F3411" w:rsidRPr="009F4405">
        <w:t>A</w:t>
      </w:r>
      <w:r w:rsidRPr="009F4405">
        <w:t xml:space="preserve">, </w:t>
      </w:r>
      <w:r w:rsidR="008F3411" w:rsidRPr="009F4405">
        <w:t>C</w:t>
      </w:r>
      <w:r w:rsidRPr="009F4405">
        <w:t xml:space="preserve">, </w:t>
      </w:r>
      <w:r w:rsidR="002A616D" w:rsidRPr="009F4405">
        <w:t>F</w:t>
      </w:r>
      <w:r w:rsidRPr="009F4405">
        <w:t xml:space="preserve">, </w:t>
      </w:r>
      <w:r w:rsidR="002A616D" w:rsidRPr="009F4405">
        <w:t>G</w:t>
      </w:r>
      <w:r w:rsidRPr="009F4405">
        <w:t>). Second, non-EU dependencies</w:t>
      </w:r>
      <w:r w:rsidR="00EE6F62" w:rsidRPr="009F4405">
        <w:t xml:space="preserve"> </w:t>
      </w:r>
      <w:r w:rsidRPr="009F4405">
        <w:t xml:space="preserve">and industrial/financial fragility (Buckets </w:t>
      </w:r>
      <w:r w:rsidR="00EE6F62" w:rsidRPr="009F4405">
        <w:t>B</w:t>
      </w:r>
      <w:r w:rsidRPr="009F4405">
        <w:t xml:space="preserve">, </w:t>
      </w:r>
      <w:r w:rsidR="00EE6F62" w:rsidRPr="009F4405">
        <w:t>E</w:t>
      </w:r>
      <w:r w:rsidRPr="009F4405">
        <w:t xml:space="preserve">) form a second cluster that shapes the sustainability of the emerging European launcher ecosystem. Fragmented national governance (Bucket </w:t>
      </w:r>
      <w:r w:rsidR="00015A61" w:rsidRPr="009F4405">
        <w:t>D</w:t>
      </w:r>
      <w:r w:rsidRPr="009F4405">
        <w:t>) is the connective tissue: it appears at low-to-medium intensity in nearly every other bucket, amplifying the effect of the primary constraints. This suggests that regulatory harmonisation is not a standalone deliverable but a multiplier on all other actions.</w:t>
      </w:r>
    </w:p>
    <w:p w14:paraId="6C75EDFE" w14:textId="50C73208" w:rsidR="00466CB5" w:rsidRPr="009F4405" w:rsidRDefault="00466CB5" w:rsidP="00E65BC8">
      <w:pPr>
        <w:pStyle w:val="EYHeading4"/>
      </w:pPr>
      <w:r w:rsidRPr="009F4405">
        <w:t>Interface bottlenecks, gaps and dependencies</w:t>
      </w:r>
    </w:p>
    <w:p w14:paraId="03381E3E" w14:textId="77777777" w:rsidR="00466CB5" w:rsidRPr="009F4405" w:rsidRDefault="00466CB5" w:rsidP="00466CB5">
      <w:pPr>
        <w:spacing w:line="264" w:lineRule="auto"/>
      </w:pPr>
      <w:r w:rsidRPr="009F4405">
        <w:t>Beyond patterns internal to each bucket, six interface bottlenecks connect categories and create cascading effects along the access-to-space chain. Each combines two or more categories and represents a dependency where disruption in one component propagates into another.</w:t>
      </w:r>
    </w:p>
    <w:p w14:paraId="1AECD278" w14:textId="26843C21" w:rsidR="00466CB5" w:rsidRPr="009F4405" w:rsidRDefault="002A1FA4" w:rsidP="0080680A">
      <w:pPr>
        <w:pStyle w:val="Caption"/>
      </w:pPr>
      <w:bookmarkStart w:id="81" w:name="_Toc239018407"/>
      <w:r w:rsidRPr="009F4405">
        <w:t xml:space="preserve">Table </w:t>
      </w:r>
      <w:r w:rsidRPr="009F4405">
        <w:fldChar w:fldCharType="begin"/>
      </w:r>
      <w:r w:rsidRPr="009F4405">
        <w:instrText xml:space="preserve"> SEQ Table \* ARABIC </w:instrText>
      </w:r>
      <w:r w:rsidRPr="009F4405">
        <w:fldChar w:fldCharType="separate"/>
      </w:r>
      <w:r w:rsidR="005F19E3">
        <w:rPr>
          <w:noProof/>
        </w:rPr>
        <w:t>16</w:t>
      </w:r>
      <w:r w:rsidRPr="009F4405">
        <w:fldChar w:fldCharType="end"/>
      </w:r>
      <w:r w:rsidRPr="009F4405">
        <w:t xml:space="preserve"> Interface bottlenecks along the access-to-space chain</w:t>
      </w:r>
      <w:bookmarkEnd w:id="81"/>
    </w:p>
    <w:tbl>
      <w:tblPr>
        <w:tblStyle w:val="TabelaRenova1"/>
        <w:tblW w:w="9600" w:type="dxa"/>
        <w:tblInd w:w="0" w:type="dxa"/>
        <w:tblCellMar>
          <w:top w:w="57" w:type="dxa"/>
          <w:bottom w:w="57" w:type="dxa"/>
        </w:tblCellMar>
        <w:tblLook w:val="04A0" w:firstRow="1" w:lastRow="0" w:firstColumn="1" w:lastColumn="0" w:noHBand="0" w:noVBand="1"/>
      </w:tblPr>
      <w:tblGrid>
        <w:gridCol w:w="500"/>
        <w:gridCol w:w="2300"/>
        <w:gridCol w:w="5400"/>
        <w:gridCol w:w="1400"/>
      </w:tblGrid>
      <w:tr w:rsidR="00466CB5" w:rsidRPr="009F4405" w14:paraId="01260F27" w14:textId="77777777" w:rsidTr="1E177C0F">
        <w:tc>
          <w:tcPr>
            <w:tcW w:w="500" w:type="dxa"/>
            <w:shd w:val="clear" w:color="auto" w:fill="FFE600" w:themeFill="accent2"/>
            <w:vAlign w:val="center"/>
          </w:tcPr>
          <w:p w14:paraId="0A5303F1" w14:textId="77777777" w:rsidR="00466CB5" w:rsidRPr="009F4405" w:rsidRDefault="00466CB5" w:rsidP="002377C1">
            <w:pPr>
              <w:spacing w:after="0"/>
              <w:jc w:val="center"/>
            </w:pPr>
            <w:r w:rsidRPr="009F4405">
              <w:rPr>
                <w:b/>
                <w:bCs/>
                <w:sz w:val="18"/>
                <w:szCs w:val="18"/>
              </w:rPr>
              <w:t>#</w:t>
            </w:r>
          </w:p>
        </w:tc>
        <w:tc>
          <w:tcPr>
            <w:tcW w:w="2300" w:type="dxa"/>
            <w:shd w:val="clear" w:color="auto" w:fill="FFE600" w:themeFill="accent2"/>
          </w:tcPr>
          <w:p w14:paraId="2DCADD77" w14:textId="77777777" w:rsidR="00466CB5" w:rsidRPr="009F4405" w:rsidRDefault="00466CB5" w:rsidP="00D14671">
            <w:pPr>
              <w:spacing w:after="0"/>
              <w:jc w:val="left"/>
            </w:pPr>
            <w:r w:rsidRPr="009F4405">
              <w:rPr>
                <w:b/>
                <w:bCs/>
                <w:sz w:val="18"/>
                <w:szCs w:val="18"/>
              </w:rPr>
              <w:t>Interface</w:t>
            </w:r>
          </w:p>
        </w:tc>
        <w:tc>
          <w:tcPr>
            <w:tcW w:w="5400" w:type="dxa"/>
            <w:shd w:val="clear" w:color="auto" w:fill="FFE600" w:themeFill="accent2"/>
          </w:tcPr>
          <w:p w14:paraId="5A9ED873" w14:textId="77777777" w:rsidR="00466CB5" w:rsidRPr="009F4405" w:rsidRDefault="00466CB5" w:rsidP="00D14671">
            <w:pPr>
              <w:spacing w:after="0"/>
              <w:jc w:val="left"/>
            </w:pPr>
            <w:r w:rsidRPr="009F4405">
              <w:rPr>
                <w:b/>
                <w:bCs/>
                <w:sz w:val="18"/>
                <w:szCs w:val="18"/>
              </w:rPr>
              <w:t>Chain (source → impact)</w:t>
            </w:r>
          </w:p>
        </w:tc>
        <w:tc>
          <w:tcPr>
            <w:tcW w:w="1400" w:type="dxa"/>
            <w:shd w:val="clear" w:color="auto" w:fill="FFE600" w:themeFill="accent2"/>
          </w:tcPr>
          <w:p w14:paraId="1AE292CA" w14:textId="77777777" w:rsidR="00466CB5" w:rsidRPr="009F4405" w:rsidRDefault="00466CB5" w:rsidP="00D14671">
            <w:pPr>
              <w:spacing w:after="0"/>
              <w:jc w:val="left"/>
            </w:pPr>
            <w:r w:rsidRPr="009F4405">
              <w:rPr>
                <w:b/>
                <w:bCs/>
                <w:sz w:val="18"/>
                <w:szCs w:val="18"/>
              </w:rPr>
              <w:t>Buckets</w:t>
            </w:r>
          </w:p>
        </w:tc>
      </w:tr>
      <w:tr w:rsidR="00466CB5" w:rsidRPr="009F4405" w14:paraId="25E8159E" w14:textId="77777777" w:rsidTr="1E177C0F">
        <w:tc>
          <w:tcPr>
            <w:tcW w:w="500" w:type="dxa"/>
            <w:vAlign w:val="center"/>
          </w:tcPr>
          <w:p w14:paraId="2C1FEE63" w14:textId="77777777" w:rsidR="00466CB5" w:rsidRPr="009F4405" w:rsidRDefault="00466CB5" w:rsidP="002377C1">
            <w:pPr>
              <w:spacing w:after="0" w:line="230" w:lineRule="auto"/>
              <w:jc w:val="center"/>
            </w:pPr>
            <w:r w:rsidRPr="009F4405">
              <w:rPr>
                <w:b/>
                <w:bCs/>
                <w:sz w:val="18"/>
                <w:szCs w:val="18"/>
              </w:rPr>
              <w:t>1</w:t>
            </w:r>
          </w:p>
        </w:tc>
        <w:tc>
          <w:tcPr>
            <w:tcW w:w="2300" w:type="dxa"/>
          </w:tcPr>
          <w:p w14:paraId="60090DAD" w14:textId="77777777" w:rsidR="00466CB5" w:rsidRPr="009F4405" w:rsidRDefault="00466CB5" w:rsidP="00D14671">
            <w:pPr>
              <w:spacing w:after="0" w:line="230" w:lineRule="auto"/>
              <w:jc w:val="left"/>
            </w:pPr>
            <w:r w:rsidRPr="009F4405">
              <w:rPr>
                <w:b/>
                <w:bCs/>
                <w:sz w:val="18"/>
                <w:szCs w:val="18"/>
              </w:rPr>
              <w:t>Testing → Launch (Isar/RFA)</w:t>
            </w:r>
          </w:p>
        </w:tc>
        <w:tc>
          <w:tcPr>
            <w:tcW w:w="5400" w:type="dxa"/>
          </w:tcPr>
          <w:p w14:paraId="565E96A7" w14:textId="77777777" w:rsidR="00466CB5" w:rsidRPr="009F4405" w:rsidRDefault="00466CB5" w:rsidP="00D14671">
            <w:pPr>
              <w:spacing w:after="0" w:line="230" w:lineRule="auto"/>
              <w:jc w:val="left"/>
            </w:pPr>
            <w:r w:rsidRPr="009F4405">
              <w:rPr>
                <w:sz w:val="18"/>
                <w:szCs w:val="18"/>
              </w:rPr>
              <w:t>DLR Lampoldshausen / Esrange Testbed → Isar Spectrum / RFA ONE qualification → orbital launch from Andøya / SaxaVord</w:t>
            </w:r>
          </w:p>
        </w:tc>
        <w:tc>
          <w:tcPr>
            <w:tcW w:w="1400" w:type="dxa"/>
          </w:tcPr>
          <w:p w14:paraId="05C65CF0" w14:textId="77777777" w:rsidR="00466CB5" w:rsidRPr="009F4405" w:rsidRDefault="00466CB5" w:rsidP="00D14671">
            <w:pPr>
              <w:spacing w:after="0" w:line="230" w:lineRule="auto"/>
              <w:jc w:val="left"/>
            </w:pPr>
            <w:r w:rsidRPr="009F4405">
              <w:rPr>
                <w:sz w:val="18"/>
                <w:szCs w:val="18"/>
              </w:rPr>
              <w:t>B, C, F</w:t>
            </w:r>
          </w:p>
        </w:tc>
      </w:tr>
      <w:tr w:rsidR="00466CB5" w:rsidRPr="009F4405" w14:paraId="01D21FB4" w14:textId="77777777" w:rsidTr="1E177C0F">
        <w:tc>
          <w:tcPr>
            <w:tcW w:w="500" w:type="dxa"/>
            <w:vAlign w:val="center"/>
          </w:tcPr>
          <w:p w14:paraId="53920B3D" w14:textId="77777777" w:rsidR="00466CB5" w:rsidRPr="009F4405" w:rsidRDefault="00466CB5" w:rsidP="002377C1">
            <w:pPr>
              <w:spacing w:after="0" w:line="230" w:lineRule="auto"/>
              <w:jc w:val="center"/>
            </w:pPr>
            <w:r w:rsidRPr="009F4405">
              <w:rPr>
                <w:b/>
                <w:bCs/>
                <w:sz w:val="18"/>
                <w:szCs w:val="18"/>
              </w:rPr>
              <w:t>2</w:t>
            </w:r>
          </w:p>
        </w:tc>
        <w:tc>
          <w:tcPr>
            <w:tcW w:w="2300" w:type="dxa"/>
          </w:tcPr>
          <w:p w14:paraId="24C60FE2" w14:textId="77777777" w:rsidR="00466CB5" w:rsidRPr="009F4405" w:rsidRDefault="00466CB5" w:rsidP="00D14671">
            <w:pPr>
              <w:spacing w:after="0" w:line="230" w:lineRule="auto"/>
              <w:jc w:val="left"/>
            </w:pPr>
            <w:r w:rsidRPr="009F4405">
              <w:rPr>
                <w:b/>
                <w:bCs/>
                <w:sz w:val="18"/>
                <w:szCs w:val="18"/>
              </w:rPr>
              <w:t>Transport → Cadence</w:t>
            </w:r>
          </w:p>
        </w:tc>
        <w:tc>
          <w:tcPr>
            <w:tcW w:w="5400" w:type="dxa"/>
          </w:tcPr>
          <w:p w14:paraId="5D5C1A15" w14:textId="77777777" w:rsidR="00466CB5" w:rsidRPr="00111704" w:rsidRDefault="00466CB5" w:rsidP="00D14671">
            <w:pPr>
              <w:spacing w:after="0" w:line="230" w:lineRule="auto"/>
              <w:jc w:val="left"/>
              <w:rPr>
                <w:lang w:val="fr-BE"/>
              </w:rPr>
            </w:pPr>
            <w:r w:rsidRPr="00111704">
              <w:rPr>
                <w:sz w:val="18"/>
                <w:szCs w:val="18"/>
                <w:lang w:val="fr-BE"/>
              </w:rPr>
              <w:t>EU ports (Bremen, Rotterdam, Le Havre, Bordeaux) → Canopée → Pariacabo → CSG road → Ariane 6 cadence</w:t>
            </w:r>
          </w:p>
        </w:tc>
        <w:tc>
          <w:tcPr>
            <w:tcW w:w="1400" w:type="dxa"/>
          </w:tcPr>
          <w:p w14:paraId="31616E52" w14:textId="77777777" w:rsidR="00466CB5" w:rsidRPr="009F4405" w:rsidRDefault="00466CB5" w:rsidP="00D14671">
            <w:pPr>
              <w:spacing w:after="0" w:line="230" w:lineRule="auto"/>
              <w:jc w:val="left"/>
            </w:pPr>
            <w:r w:rsidRPr="009F4405">
              <w:rPr>
                <w:sz w:val="18"/>
                <w:szCs w:val="18"/>
              </w:rPr>
              <w:t>A, C, D</w:t>
            </w:r>
          </w:p>
        </w:tc>
      </w:tr>
      <w:tr w:rsidR="00466CB5" w:rsidRPr="009F4405" w14:paraId="39307CCD" w14:textId="77777777" w:rsidTr="1E177C0F">
        <w:tc>
          <w:tcPr>
            <w:tcW w:w="500" w:type="dxa"/>
            <w:vAlign w:val="center"/>
          </w:tcPr>
          <w:p w14:paraId="7516DCAF" w14:textId="77777777" w:rsidR="00466CB5" w:rsidRPr="009F4405" w:rsidRDefault="00466CB5" w:rsidP="002377C1">
            <w:pPr>
              <w:spacing w:after="0" w:line="230" w:lineRule="auto"/>
              <w:jc w:val="center"/>
            </w:pPr>
            <w:r w:rsidRPr="009F4405">
              <w:rPr>
                <w:b/>
                <w:bCs/>
                <w:sz w:val="18"/>
                <w:szCs w:val="18"/>
              </w:rPr>
              <w:t>3</w:t>
            </w:r>
          </w:p>
        </w:tc>
        <w:tc>
          <w:tcPr>
            <w:tcW w:w="2300" w:type="dxa"/>
          </w:tcPr>
          <w:p w14:paraId="091D0A6F" w14:textId="77777777" w:rsidR="00466CB5" w:rsidRPr="009F4405" w:rsidRDefault="00466CB5" w:rsidP="00D14671">
            <w:pPr>
              <w:spacing w:after="0" w:line="230" w:lineRule="auto"/>
              <w:jc w:val="left"/>
            </w:pPr>
            <w:r w:rsidRPr="009F4405">
              <w:rPr>
                <w:b/>
                <w:bCs/>
                <w:sz w:val="18"/>
                <w:szCs w:val="18"/>
              </w:rPr>
              <w:t>TT&amp;C → Operations</w:t>
            </w:r>
          </w:p>
        </w:tc>
        <w:tc>
          <w:tcPr>
            <w:tcW w:w="5400" w:type="dxa"/>
          </w:tcPr>
          <w:p w14:paraId="3A25FB3F" w14:textId="28640C5C" w:rsidR="00466CB5" w:rsidRPr="009F4405" w:rsidRDefault="00466CB5" w:rsidP="00D14671">
            <w:pPr>
              <w:spacing w:after="0" w:line="230" w:lineRule="auto"/>
              <w:jc w:val="left"/>
            </w:pPr>
            <w:r w:rsidRPr="009F4405">
              <w:rPr>
                <w:sz w:val="18"/>
                <w:szCs w:val="18"/>
              </w:rPr>
              <w:t xml:space="preserve">SSC/KSAT global network → ESA ESTRACK → Jupiter Control Room </w:t>
            </w:r>
          </w:p>
        </w:tc>
        <w:tc>
          <w:tcPr>
            <w:tcW w:w="1400" w:type="dxa"/>
          </w:tcPr>
          <w:p w14:paraId="5E247F32" w14:textId="6883450F" w:rsidR="00466CB5" w:rsidRPr="009F4405" w:rsidRDefault="00466CB5" w:rsidP="1E177C0F">
            <w:pPr>
              <w:spacing w:after="0" w:line="230" w:lineRule="auto"/>
              <w:jc w:val="left"/>
              <w:rPr>
                <w:sz w:val="18"/>
                <w:szCs w:val="18"/>
              </w:rPr>
            </w:pPr>
            <w:r w:rsidRPr="009F4405">
              <w:rPr>
                <w:sz w:val="18"/>
                <w:szCs w:val="18"/>
              </w:rPr>
              <w:t xml:space="preserve">A, B, </w:t>
            </w:r>
            <w:r w:rsidR="001C32C3" w:rsidRPr="009F4405">
              <w:rPr>
                <w:sz w:val="18"/>
                <w:szCs w:val="18"/>
              </w:rPr>
              <w:t>G</w:t>
            </w:r>
          </w:p>
        </w:tc>
      </w:tr>
      <w:tr w:rsidR="00466CB5" w:rsidRPr="009F4405" w14:paraId="0ED6D6B0" w14:textId="77777777" w:rsidTr="1E177C0F">
        <w:tc>
          <w:tcPr>
            <w:tcW w:w="500" w:type="dxa"/>
            <w:vAlign w:val="center"/>
          </w:tcPr>
          <w:p w14:paraId="1430A3EF" w14:textId="77777777" w:rsidR="00466CB5" w:rsidRPr="009F4405" w:rsidRDefault="00466CB5" w:rsidP="002377C1">
            <w:pPr>
              <w:spacing w:after="0" w:line="230" w:lineRule="auto"/>
              <w:jc w:val="center"/>
            </w:pPr>
            <w:r w:rsidRPr="009F4405">
              <w:rPr>
                <w:b/>
                <w:bCs/>
                <w:sz w:val="18"/>
                <w:szCs w:val="18"/>
              </w:rPr>
              <w:t>4</w:t>
            </w:r>
          </w:p>
        </w:tc>
        <w:tc>
          <w:tcPr>
            <w:tcW w:w="2300" w:type="dxa"/>
          </w:tcPr>
          <w:p w14:paraId="290DCB09" w14:textId="77777777" w:rsidR="00466CB5" w:rsidRPr="009F4405" w:rsidRDefault="00466CB5" w:rsidP="00D14671">
            <w:pPr>
              <w:spacing w:after="0" w:line="230" w:lineRule="auto"/>
              <w:jc w:val="left"/>
            </w:pPr>
            <w:r w:rsidRPr="009F4405">
              <w:rPr>
                <w:b/>
                <w:bCs/>
                <w:sz w:val="18"/>
                <w:szCs w:val="18"/>
              </w:rPr>
              <w:t>Regulation → Cross-border ops</w:t>
            </w:r>
          </w:p>
        </w:tc>
        <w:tc>
          <w:tcPr>
            <w:tcW w:w="5400" w:type="dxa"/>
          </w:tcPr>
          <w:p w14:paraId="1132EF7D" w14:textId="77777777" w:rsidR="00466CB5" w:rsidRPr="009F4405" w:rsidRDefault="00466CB5" w:rsidP="00D14671">
            <w:pPr>
              <w:spacing w:after="0" w:line="230" w:lineRule="auto"/>
              <w:jc w:val="left"/>
            </w:pPr>
            <w:r w:rsidRPr="009F4405">
              <w:rPr>
                <w:sz w:val="18"/>
                <w:szCs w:val="18"/>
              </w:rPr>
              <w:t>Norwegian airspace closure (CAA Norway + Polaris ACC Bodø) → Esrange launch clearance → cross-border launch</w:t>
            </w:r>
          </w:p>
        </w:tc>
        <w:tc>
          <w:tcPr>
            <w:tcW w:w="1400" w:type="dxa"/>
          </w:tcPr>
          <w:p w14:paraId="6A1A525E" w14:textId="0354B582" w:rsidR="00466CB5" w:rsidRPr="009F4405" w:rsidRDefault="003C4F14" w:rsidP="00D14671">
            <w:pPr>
              <w:spacing w:after="0" w:line="230" w:lineRule="auto"/>
              <w:jc w:val="left"/>
            </w:pPr>
            <w:r w:rsidRPr="009F4405">
              <w:rPr>
                <w:sz w:val="18"/>
                <w:szCs w:val="18"/>
              </w:rPr>
              <w:t>D</w:t>
            </w:r>
          </w:p>
        </w:tc>
      </w:tr>
      <w:tr w:rsidR="00466CB5" w:rsidRPr="009F4405" w14:paraId="42B0098B" w14:textId="77777777" w:rsidTr="1E177C0F">
        <w:tc>
          <w:tcPr>
            <w:tcW w:w="500" w:type="dxa"/>
            <w:vAlign w:val="center"/>
          </w:tcPr>
          <w:p w14:paraId="62F6DF0C" w14:textId="77777777" w:rsidR="00466CB5" w:rsidRPr="009F4405" w:rsidRDefault="00466CB5" w:rsidP="002377C1">
            <w:pPr>
              <w:spacing w:after="0" w:line="230" w:lineRule="auto"/>
              <w:jc w:val="center"/>
            </w:pPr>
            <w:r w:rsidRPr="009F4405">
              <w:rPr>
                <w:b/>
                <w:bCs/>
                <w:sz w:val="18"/>
                <w:szCs w:val="18"/>
              </w:rPr>
              <w:t>5</w:t>
            </w:r>
          </w:p>
        </w:tc>
        <w:tc>
          <w:tcPr>
            <w:tcW w:w="2300" w:type="dxa"/>
          </w:tcPr>
          <w:p w14:paraId="33D7C9A5" w14:textId="77777777" w:rsidR="00466CB5" w:rsidRPr="009F4405" w:rsidRDefault="00466CB5" w:rsidP="00D14671">
            <w:pPr>
              <w:spacing w:after="0" w:line="230" w:lineRule="auto"/>
              <w:jc w:val="left"/>
            </w:pPr>
            <w:r w:rsidRPr="009F4405">
              <w:rPr>
                <w:b/>
                <w:bCs/>
                <w:sz w:val="18"/>
                <w:szCs w:val="18"/>
              </w:rPr>
              <w:t>Financing → Industrial ramp-up</w:t>
            </w:r>
          </w:p>
        </w:tc>
        <w:tc>
          <w:tcPr>
            <w:tcW w:w="5400" w:type="dxa"/>
          </w:tcPr>
          <w:p w14:paraId="785F8333" w14:textId="77777777" w:rsidR="00466CB5" w:rsidRPr="009F4405" w:rsidRDefault="00466CB5" w:rsidP="00D14671">
            <w:pPr>
              <w:spacing w:after="0" w:line="230" w:lineRule="auto"/>
              <w:jc w:val="left"/>
            </w:pPr>
            <w:r w:rsidRPr="009F4405">
              <w:rPr>
                <w:sz w:val="18"/>
                <w:szCs w:val="18"/>
              </w:rPr>
              <w:t>Public funding (ESA, national) → Ariane 6 + Vega-C recovery → European Launcher Challenge (€169 M) → Isar/RFA/MaiaSpace/PLD/Orbex scale-up</w:t>
            </w:r>
          </w:p>
        </w:tc>
        <w:tc>
          <w:tcPr>
            <w:tcW w:w="1400" w:type="dxa"/>
          </w:tcPr>
          <w:p w14:paraId="03392794" w14:textId="77777777" w:rsidR="00466CB5" w:rsidRPr="009F4405" w:rsidRDefault="00466CB5" w:rsidP="00D14671">
            <w:pPr>
              <w:spacing w:after="0" w:line="230" w:lineRule="auto"/>
              <w:jc w:val="left"/>
            </w:pPr>
            <w:r w:rsidRPr="009F4405">
              <w:rPr>
                <w:sz w:val="18"/>
                <w:szCs w:val="18"/>
              </w:rPr>
              <w:t>C, F</w:t>
            </w:r>
          </w:p>
        </w:tc>
      </w:tr>
      <w:tr w:rsidR="00466CB5" w:rsidRPr="009F4405" w14:paraId="399BA37C" w14:textId="77777777" w:rsidTr="1E177C0F">
        <w:tc>
          <w:tcPr>
            <w:tcW w:w="500" w:type="dxa"/>
            <w:vAlign w:val="center"/>
          </w:tcPr>
          <w:p w14:paraId="766AFCDA" w14:textId="77777777" w:rsidR="00466CB5" w:rsidRPr="009F4405" w:rsidRDefault="00466CB5" w:rsidP="002377C1">
            <w:pPr>
              <w:spacing w:after="0" w:line="230" w:lineRule="auto"/>
              <w:jc w:val="center"/>
            </w:pPr>
            <w:r w:rsidRPr="009F4405">
              <w:rPr>
                <w:b/>
                <w:bCs/>
                <w:sz w:val="18"/>
                <w:szCs w:val="18"/>
              </w:rPr>
              <w:t>6</w:t>
            </w:r>
          </w:p>
        </w:tc>
        <w:tc>
          <w:tcPr>
            <w:tcW w:w="2300" w:type="dxa"/>
          </w:tcPr>
          <w:p w14:paraId="0173227F" w14:textId="77777777" w:rsidR="00466CB5" w:rsidRPr="00111704" w:rsidRDefault="00466CB5" w:rsidP="00D14671">
            <w:pPr>
              <w:spacing w:after="0" w:line="230" w:lineRule="auto"/>
              <w:jc w:val="left"/>
              <w:rPr>
                <w:lang w:val="fr-BE"/>
              </w:rPr>
            </w:pPr>
            <w:r w:rsidRPr="00111704">
              <w:rPr>
                <w:b/>
                <w:sz w:val="18"/>
                <w:szCs w:val="18"/>
                <w:lang w:val="fr-BE"/>
              </w:rPr>
              <w:t>Range safety → Multi-site harmonisation</w:t>
            </w:r>
          </w:p>
        </w:tc>
        <w:tc>
          <w:tcPr>
            <w:tcW w:w="5400" w:type="dxa"/>
          </w:tcPr>
          <w:p w14:paraId="38FF19CF" w14:textId="77777777" w:rsidR="00466CB5" w:rsidRPr="009F4405" w:rsidRDefault="00466CB5" w:rsidP="00D14671">
            <w:pPr>
              <w:spacing w:after="0" w:line="230" w:lineRule="auto"/>
              <w:jc w:val="left"/>
            </w:pPr>
            <w:r w:rsidRPr="009F4405">
              <w:rPr>
                <w:sz w:val="18"/>
                <w:szCs w:val="18"/>
              </w:rPr>
              <w:t>Site-by-site AFTS/FTS development (Andøya AFTS, SaxaVord bespoke FTS, CSG range) → no mutual recognition → duplicated cost + regulatory friction for multi-site operators</w:t>
            </w:r>
          </w:p>
        </w:tc>
        <w:tc>
          <w:tcPr>
            <w:tcW w:w="1400" w:type="dxa"/>
          </w:tcPr>
          <w:p w14:paraId="2D8DF278" w14:textId="63C3F83E" w:rsidR="00466CB5" w:rsidRPr="009F4405" w:rsidRDefault="0078760E" w:rsidP="00D14671">
            <w:pPr>
              <w:spacing w:after="0" w:line="230" w:lineRule="auto"/>
              <w:jc w:val="left"/>
            </w:pPr>
            <w:r w:rsidRPr="009F4405">
              <w:rPr>
                <w:sz w:val="18"/>
                <w:szCs w:val="18"/>
              </w:rPr>
              <w:t>D</w:t>
            </w:r>
            <w:r w:rsidR="002F7BBF" w:rsidRPr="009F4405">
              <w:rPr>
                <w:sz w:val="18"/>
                <w:szCs w:val="18"/>
              </w:rPr>
              <w:t>,G</w:t>
            </w:r>
          </w:p>
        </w:tc>
      </w:tr>
    </w:tbl>
    <w:p w14:paraId="22DBA73D" w14:textId="77777777" w:rsidR="00466CB5" w:rsidRPr="009F4405" w:rsidRDefault="00466CB5" w:rsidP="00466CB5">
      <w:pPr>
        <w:spacing w:before="120"/>
      </w:pPr>
      <w:r w:rsidRPr="009F4405">
        <w:rPr>
          <w:b/>
          <w:bCs/>
        </w:rPr>
        <w:t xml:space="preserve">1. Testing → Launch (Isar/RFA): </w:t>
      </w:r>
      <w:r w:rsidRPr="009F4405">
        <w:t>Isar Aerospace and Rocket Factory Augsburg both rely on distributed European testing infrastructure to reach orbital capability. Isar tests engines at DLR Lampoldshausen and stages at SSC Esrange Testbed before launching from Andøya; RFA tests engines at DLR Lampoldshausen and conducts full-duration hot-fire (280 s reported) at Esrange before launching from SaxaVord. Any disruption to DLR Lampoldshausen or Esrange therefore propagates directly to Andøya and SaxaVord launch readiness. This chain has no redundant European alternative for high-thrust engine testing.</w:t>
      </w:r>
    </w:p>
    <w:p w14:paraId="5FAB84CF" w14:textId="77777777" w:rsidR="00466CB5" w:rsidRPr="009F4405" w:rsidRDefault="00466CB5" w:rsidP="00466CB5">
      <w:pPr>
        <w:spacing w:line="264" w:lineRule="auto"/>
      </w:pPr>
      <w:r w:rsidRPr="009F4405">
        <w:rPr>
          <w:b/>
          <w:bCs/>
        </w:rPr>
        <w:lastRenderedPageBreak/>
        <w:t xml:space="preserve">2. Transport → Cadence (Canopée single-vessel exposure): </w:t>
      </w:r>
      <w:r w:rsidRPr="009F4405">
        <w:t>Ariane 6 launch cadence depends on a sequential transport chain: European production sites (ArianeGroup Les Mureaux, Bremen; MT Aerospace Augsburg; Avio Colleferro) → European ports (Bremen, Rotterdam, Le Havre, Bordeaux) → Canopée transatlantic voyage → Pariacabo harbour (shallow-water, 6 m draught) → 85 km road to Kourou. Canopée is the only purpose-built vessel adapted to Ariane 6 stage dimensions, and Pariacabo has no substitute harbour in French Guiana. If cadence rises from ≈ 15 to ≈ 40 launch periods per year, the transport chain becomes the binding constraint before the pads themselves.</w:t>
      </w:r>
    </w:p>
    <w:p w14:paraId="5212D523" w14:textId="22616611" w:rsidR="00466CB5" w:rsidRPr="009F4405" w:rsidRDefault="00466CB5" w:rsidP="00466CB5">
      <w:pPr>
        <w:spacing w:line="264" w:lineRule="auto"/>
      </w:pPr>
      <w:r w:rsidRPr="009F4405">
        <w:rPr>
          <w:b/>
          <w:bCs/>
        </w:rPr>
        <w:t xml:space="preserve">3. TT&amp;C → Operations (SSC global network dependency): </w:t>
      </w:r>
      <w:r w:rsidRPr="009F4405">
        <w:t>European launch and early mission operations depend on a distributed TT&amp;C network combining ESA ESTRACK stations, KSAT Svalbard/Troll/Kiruna and SSC’s global commercial network (Santiago, Punta Arenas, Inuvik, North Pole, Western Australia, Siracha). A cyber incident, spectrum-access restriction or fibre cut affecting any node (as illustrated by the Svalbard subsea cable damage) propagates to launch operations. The chain crosses ownership (public/private) and jurisdiction (EU/non-EU) boundaries.</w:t>
      </w:r>
    </w:p>
    <w:p w14:paraId="378774AF" w14:textId="77777777" w:rsidR="00466CB5" w:rsidRPr="009F4405" w:rsidRDefault="00466CB5" w:rsidP="00466CB5">
      <w:pPr>
        <w:spacing w:line="264" w:lineRule="auto"/>
      </w:pPr>
      <w:r w:rsidRPr="009F4405">
        <w:rPr>
          <w:b/>
          <w:bCs/>
        </w:rPr>
        <w:t xml:space="preserve">4. Regulation → Cross-border ops (Sweden/Norway airspace): </w:t>
      </w:r>
      <w:r w:rsidRPr="009F4405">
        <w:t>Esrange launches into polar orbit require northbound trajectories that cross Norwegian airspace. Every launch attempt therefore requires clearance from CAA Norway coordinated through Polaris ACC Bodø, activation of temporary danger areas, and coordination with Norwegian ATC. This creates a regulatory dependency between two jurisdictions that is not covered by mutual recognition or a shared European framework. Cross-border coordination remains functional but adds lead time to every campaign and creates a policy-level risk should relations shift.</w:t>
      </w:r>
    </w:p>
    <w:p w14:paraId="629436AA" w14:textId="77777777" w:rsidR="00466CB5" w:rsidRPr="009F4405" w:rsidRDefault="00466CB5" w:rsidP="00466CB5">
      <w:pPr>
        <w:spacing w:line="264" w:lineRule="auto"/>
      </w:pPr>
      <w:r w:rsidRPr="009F4405">
        <w:rPr>
          <w:b/>
          <w:bCs/>
        </w:rPr>
        <w:t xml:space="preserve">5. Financing → Industrial ramp-up (Ariane 6 ↔ Vega-C): </w:t>
      </w:r>
      <w:r w:rsidRPr="009F4405">
        <w:t>Ariane 6 and Vega-C are linked by a shared industrial and financial ecosystem: Europropulsion produces P120C/P160C boosters used in both launchers; ArianeGroup and Avio share testing and production capacity; ESA institutional demand allocates campaign slots across both systems. If Ariane 6 cadence falls short of the 10/year target, fixed-cost absorption weakens; if Vega-C recovery slips, the ELM-Diamant commercial ramp-up (Isar, RFA, MaiaSpace, PLD, Latitude) faces campaign-window competition at CSG. The European Launcher Challenge (€169 M envelope for five challengers) is an early step but is small relative to the industrial-policy scale required.</w:t>
      </w:r>
    </w:p>
    <w:p w14:paraId="6B01F078" w14:textId="77777777" w:rsidR="00466CB5" w:rsidRPr="009F4405" w:rsidRDefault="00466CB5" w:rsidP="00466CB5">
      <w:pPr>
        <w:spacing w:line="264" w:lineRule="auto"/>
      </w:pPr>
      <w:r w:rsidRPr="009F4405">
        <w:rPr>
          <w:b/>
          <w:bCs/>
        </w:rPr>
        <w:t xml:space="preserve">6. Range safety → Multi-site harmonisation (AFTS/FTS fragmentation): </w:t>
      </w:r>
      <w:r w:rsidRPr="009F4405">
        <w:t>Europe is building a fragmented range-safety layer — ESA Boost!-funded autonomous flight termination at Andøya, bespoke tracking and FTS at SaxaVord, CSG range assets — without a common technical standard or mutual recognition. Every new operator qualifies its safety architecture once per national jurisdiction rather than once for Europe, duplicating cost for industry and oversight burden for national authorities. As multi-site operations (Isar, RFA, PLD, MaiaSpace) become the norm, the absence of harmonisation shifts from an efficiency question to a binding constraint on European launcher scale-up.</w:t>
      </w:r>
    </w:p>
    <w:p w14:paraId="2A14C8DE" w14:textId="77777777" w:rsidR="00C23067" w:rsidRPr="00111704" w:rsidRDefault="00C23067" w:rsidP="00E65BC8">
      <w:pPr>
        <w:pStyle w:val="EYHeading4"/>
        <w:rPr>
          <w:lang w:val="fr-BE"/>
        </w:rPr>
      </w:pPr>
      <w:r w:rsidRPr="00111704">
        <w:rPr>
          <w:lang w:val="fr-BE"/>
        </w:rPr>
        <w:t>Strategic autonomy &amp; non-EU dependencies (horizontal lens)</w:t>
      </w:r>
    </w:p>
    <w:p w14:paraId="6932E88D" w14:textId="1714A2A4" w:rsidR="00C23067" w:rsidRPr="009F4405" w:rsidRDefault="00C23067" w:rsidP="00C23067">
      <w:r w:rsidRPr="009F4405">
        <w:rPr>
          <w:b/>
          <w:bCs/>
        </w:rPr>
        <w:t xml:space="preserve">Framing </w:t>
      </w:r>
    </w:p>
    <w:p w14:paraId="61104E26" w14:textId="749C4823" w:rsidR="00C23067" w:rsidRPr="009F4405" w:rsidRDefault="00C23067" w:rsidP="00C23067">
      <w:pPr>
        <w:spacing w:line="264" w:lineRule="auto"/>
      </w:pPr>
      <w:r w:rsidRPr="009F4405">
        <w:t xml:space="preserve">This lens captures Europe’s reliance on non-EU actors, assets and jurisdictions across the access-to-space chain, from launcher components and TT&amp;C infrastructure to SSA data and logistics assets. It matters because dependency on foreign suppliers, operators or data providers directly undermines the sovereignty rationale that has justified public investment in Ariane, Vega, EU SST and Copernicus. It is treated here — rather than as a bucket of its own — because these dependencies attach to items across all seven buckets: the pattern across the chain is the finding. Item identifiers </w:t>
      </w:r>
      <w:r w:rsidR="00C23CBB">
        <w:t>A01</w:t>
      </w:r>
      <w:r w:rsidRPr="009F4405">
        <w:t>–</w:t>
      </w:r>
      <w:r w:rsidR="00F100C9">
        <w:t>A12</w:t>
      </w:r>
      <w:r w:rsidRPr="009F4405">
        <w:t xml:space="preserve"> are retained from the working analysis for traceability.</w:t>
      </w:r>
    </w:p>
    <w:p w14:paraId="4992FB58" w14:textId="77777777" w:rsidR="00C23067" w:rsidRPr="009F4405" w:rsidRDefault="00C23067" w:rsidP="00C23067">
      <w:pPr>
        <w:spacing w:line="264" w:lineRule="auto"/>
      </w:pPr>
      <w:r w:rsidRPr="009F4405">
        <w:rPr>
          <w:b/>
          <w:bCs/>
        </w:rPr>
        <w:t>Key dependencies identified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4"/>
        <w:gridCol w:w="3572"/>
        <w:gridCol w:w="1272"/>
        <w:gridCol w:w="542"/>
        <w:gridCol w:w="901"/>
        <w:gridCol w:w="867"/>
        <w:gridCol w:w="1326"/>
        <w:gridCol w:w="566"/>
      </w:tblGrid>
      <w:tr w:rsidR="00C23067" w:rsidRPr="009F4405" w14:paraId="07267150" w14:textId="77777777">
        <w:trPr>
          <w:tblHeader/>
        </w:trPr>
        <w:tc>
          <w:tcPr>
            <w:tcW w:w="550" w:type="dxa"/>
            <w:shd w:val="clear" w:color="auto" w:fill="FFE600" w:themeFill="accent2"/>
            <w:tcMar>
              <w:top w:w="60" w:type="dxa"/>
              <w:left w:w="90" w:type="dxa"/>
              <w:bottom w:w="60" w:type="dxa"/>
              <w:right w:w="90" w:type="dxa"/>
            </w:tcMar>
            <w:vAlign w:val="center"/>
          </w:tcPr>
          <w:p w14:paraId="26C13C42" w14:textId="77777777" w:rsidR="00C23067" w:rsidRPr="009F4405" w:rsidRDefault="00C23067" w:rsidP="00797859">
            <w:pPr>
              <w:spacing w:after="0"/>
              <w:jc w:val="left"/>
            </w:pPr>
            <w:r w:rsidRPr="009F4405">
              <w:rPr>
                <w:b/>
                <w:bCs/>
                <w:sz w:val="18"/>
                <w:szCs w:val="18"/>
              </w:rPr>
              <w:t>#</w:t>
            </w:r>
          </w:p>
        </w:tc>
        <w:tc>
          <w:tcPr>
            <w:tcW w:w="4200" w:type="dxa"/>
            <w:shd w:val="clear" w:color="auto" w:fill="FFE600" w:themeFill="accent2"/>
            <w:tcMar>
              <w:top w:w="60" w:type="dxa"/>
              <w:left w:w="90" w:type="dxa"/>
              <w:bottom w:w="60" w:type="dxa"/>
              <w:right w:w="90" w:type="dxa"/>
            </w:tcMar>
            <w:vAlign w:val="center"/>
          </w:tcPr>
          <w:p w14:paraId="5E3168EC" w14:textId="77777777" w:rsidR="00C23067" w:rsidRPr="009F4405" w:rsidRDefault="00C23067" w:rsidP="00797859">
            <w:pPr>
              <w:spacing w:after="0"/>
              <w:jc w:val="left"/>
            </w:pPr>
            <w:r w:rsidRPr="009F4405">
              <w:rPr>
                <w:b/>
                <w:bCs/>
                <w:sz w:val="18"/>
                <w:szCs w:val="18"/>
              </w:rPr>
              <w:t>Bottleneck / gap / dependency</w:t>
            </w:r>
          </w:p>
        </w:tc>
        <w:tc>
          <w:tcPr>
            <w:tcW w:w="1050" w:type="dxa"/>
            <w:shd w:val="clear" w:color="auto" w:fill="FFE600" w:themeFill="accent2"/>
            <w:tcMar>
              <w:top w:w="60" w:type="dxa"/>
              <w:left w:w="90" w:type="dxa"/>
              <w:bottom w:w="60" w:type="dxa"/>
              <w:right w:w="90" w:type="dxa"/>
            </w:tcMar>
            <w:vAlign w:val="center"/>
          </w:tcPr>
          <w:p w14:paraId="28930160" w14:textId="77777777" w:rsidR="00C23067" w:rsidRPr="009F4405" w:rsidRDefault="00C23067" w:rsidP="00797859">
            <w:pPr>
              <w:spacing w:after="0"/>
              <w:jc w:val="left"/>
            </w:pPr>
            <w:r w:rsidRPr="009F4405">
              <w:rPr>
                <w:b/>
                <w:bCs/>
                <w:sz w:val="18"/>
                <w:szCs w:val="18"/>
              </w:rPr>
              <w:t>Anchor (2.1)</w:t>
            </w:r>
          </w:p>
        </w:tc>
        <w:tc>
          <w:tcPr>
            <w:tcW w:w="500" w:type="dxa"/>
            <w:shd w:val="clear" w:color="auto" w:fill="FFE600" w:themeFill="accent2"/>
            <w:tcMar>
              <w:top w:w="60" w:type="dxa"/>
              <w:left w:w="90" w:type="dxa"/>
              <w:bottom w:w="60" w:type="dxa"/>
              <w:right w:w="90" w:type="dxa"/>
            </w:tcMar>
            <w:vAlign w:val="center"/>
          </w:tcPr>
          <w:p w14:paraId="2AA878F9" w14:textId="77777777" w:rsidR="00C23067" w:rsidRPr="009F4405" w:rsidRDefault="00C23067" w:rsidP="00797859">
            <w:pPr>
              <w:spacing w:after="0"/>
              <w:jc w:val="left"/>
            </w:pPr>
            <w:r w:rsidRPr="009F4405">
              <w:rPr>
                <w:b/>
                <w:bCs/>
                <w:sz w:val="18"/>
                <w:szCs w:val="18"/>
              </w:rPr>
              <w:t>Type</w:t>
            </w:r>
          </w:p>
        </w:tc>
        <w:tc>
          <w:tcPr>
            <w:tcW w:w="950" w:type="dxa"/>
            <w:shd w:val="clear" w:color="auto" w:fill="FFE600" w:themeFill="accent2"/>
            <w:tcMar>
              <w:top w:w="60" w:type="dxa"/>
              <w:left w:w="90" w:type="dxa"/>
              <w:bottom w:w="60" w:type="dxa"/>
              <w:right w:w="90" w:type="dxa"/>
            </w:tcMar>
            <w:vAlign w:val="center"/>
          </w:tcPr>
          <w:p w14:paraId="1C35ABAC" w14:textId="77777777" w:rsidR="00C23067" w:rsidRPr="009F4405" w:rsidRDefault="00C23067" w:rsidP="00797859">
            <w:pPr>
              <w:spacing w:after="0"/>
              <w:jc w:val="left"/>
            </w:pPr>
            <w:r w:rsidRPr="009F4405">
              <w:rPr>
                <w:b/>
                <w:bCs/>
                <w:sz w:val="18"/>
                <w:szCs w:val="18"/>
              </w:rPr>
              <w:t>Level</w:t>
            </w:r>
          </w:p>
        </w:tc>
        <w:tc>
          <w:tcPr>
            <w:tcW w:w="800" w:type="dxa"/>
            <w:shd w:val="clear" w:color="auto" w:fill="FFE600" w:themeFill="accent2"/>
            <w:tcMar>
              <w:top w:w="60" w:type="dxa"/>
              <w:left w:w="90" w:type="dxa"/>
              <w:bottom w:w="60" w:type="dxa"/>
              <w:right w:w="90" w:type="dxa"/>
            </w:tcMar>
            <w:vAlign w:val="center"/>
          </w:tcPr>
          <w:p w14:paraId="52079656" w14:textId="77777777" w:rsidR="00C23067" w:rsidRPr="009F4405" w:rsidRDefault="00C23067" w:rsidP="00797859">
            <w:pPr>
              <w:spacing w:after="0"/>
              <w:jc w:val="left"/>
            </w:pPr>
            <w:r w:rsidRPr="009F4405">
              <w:rPr>
                <w:b/>
                <w:bCs/>
                <w:sz w:val="18"/>
                <w:szCs w:val="18"/>
              </w:rPr>
              <w:t>Severity</w:t>
            </w:r>
          </w:p>
        </w:tc>
        <w:tc>
          <w:tcPr>
            <w:tcW w:w="1050" w:type="dxa"/>
            <w:shd w:val="clear" w:color="auto" w:fill="FFE600" w:themeFill="accent2"/>
            <w:tcMar>
              <w:top w:w="60" w:type="dxa"/>
              <w:left w:w="90" w:type="dxa"/>
              <w:bottom w:w="60" w:type="dxa"/>
              <w:right w:w="90" w:type="dxa"/>
            </w:tcMar>
            <w:vAlign w:val="center"/>
          </w:tcPr>
          <w:p w14:paraId="081F4B92" w14:textId="77777777" w:rsidR="00C23067" w:rsidRPr="009F4405" w:rsidRDefault="00C23067" w:rsidP="00797859">
            <w:pPr>
              <w:spacing w:after="0"/>
              <w:jc w:val="left"/>
            </w:pPr>
            <w:r w:rsidRPr="009F4405">
              <w:rPr>
                <w:b/>
                <w:bCs/>
                <w:sz w:val="18"/>
                <w:szCs w:val="18"/>
              </w:rPr>
              <w:t>Materialisation timeframe</w:t>
            </w:r>
          </w:p>
        </w:tc>
        <w:tc>
          <w:tcPr>
            <w:tcW w:w="500" w:type="dxa"/>
            <w:shd w:val="clear" w:color="auto" w:fill="FFE600" w:themeFill="accent2"/>
            <w:tcMar>
              <w:top w:w="60" w:type="dxa"/>
              <w:left w:w="90" w:type="dxa"/>
              <w:bottom w:w="60" w:type="dxa"/>
              <w:right w:w="90" w:type="dxa"/>
            </w:tcMar>
            <w:vAlign w:val="center"/>
          </w:tcPr>
          <w:p w14:paraId="33A2C9DA" w14:textId="77777777" w:rsidR="00C23067" w:rsidRPr="009F4405" w:rsidRDefault="00C23067" w:rsidP="00797859">
            <w:pPr>
              <w:spacing w:after="0"/>
              <w:jc w:val="left"/>
            </w:pPr>
            <w:r w:rsidRPr="009F4405">
              <w:rPr>
                <w:b/>
                <w:bCs/>
                <w:sz w:val="18"/>
                <w:szCs w:val="18"/>
              </w:rPr>
              <w:t>SPOF</w:t>
            </w:r>
          </w:p>
        </w:tc>
      </w:tr>
      <w:tr w:rsidR="00C23067" w:rsidRPr="009F4405" w14:paraId="4AB27E2F" w14:textId="77777777" w:rsidTr="00797859">
        <w:tc>
          <w:tcPr>
            <w:tcW w:w="550" w:type="dxa"/>
            <w:tcMar>
              <w:top w:w="60" w:type="dxa"/>
              <w:left w:w="90" w:type="dxa"/>
              <w:bottom w:w="60" w:type="dxa"/>
              <w:right w:w="90" w:type="dxa"/>
            </w:tcMar>
            <w:vAlign w:val="center"/>
          </w:tcPr>
          <w:p w14:paraId="68D5B79E" w14:textId="37A9BC8B" w:rsidR="00C23067" w:rsidRPr="009F4405" w:rsidRDefault="00C23067" w:rsidP="00797859">
            <w:pPr>
              <w:spacing w:after="40" w:line="230" w:lineRule="auto"/>
              <w:jc w:val="left"/>
            </w:pPr>
            <w:r w:rsidRPr="009F4405">
              <w:rPr>
                <w:b/>
                <w:bCs/>
                <w:sz w:val="18"/>
                <w:szCs w:val="18"/>
              </w:rPr>
              <w:t>C</w:t>
            </w:r>
            <w:r w:rsidR="00BF40FA">
              <w:rPr>
                <w:b/>
                <w:bCs/>
                <w:sz w:val="18"/>
                <w:szCs w:val="18"/>
              </w:rPr>
              <w:t>C01</w:t>
            </w:r>
          </w:p>
        </w:tc>
        <w:tc>
          <w:tcPr>
            <w:tcW w:w="4200" w:type="dxa"/>
            <w:tcMar>
              <w:top w:w="60" w:type="dxa"/>
              <w:left w:w="90" w:type="dxa"/>
              <w:bottom w:w="60" w:type="dxa"/>
              <w:right w:w="90" w:type="dxa"/>
            </w:tcMar>
            <w:vAlign w:val="center"/>
          </w:tcPr>
          <w:p w14:paraId="69F21305" w14:textId="72DF4733" w:rsidR="00C23067" w:rsidRPr="009F4405" w:rsidRDefault="00314D6F" w:rsidP="00797859">
            <w:pPr>
              <w:spacing w:after="40" w:line="230" w:lineRule="auto"/>
              <w:jc w:val="left"/>
            </w:pPr>
            <w:r w:rsidRPr="009F4405">
              <w:rPr>
                <w:sz w:val="18"/>
                <w:szCs w:val="18"/>
              </w:rPr>
              <w:t xml:space="preserve">Dependence on ITAR-controlled US subsystems and components embedded in European launchers, where re-export/use restrictions can delay or constrain launch campaigns. Exposure is component-level rather than tied to payload-separation </w:t>
            </w:r>
            <w:r w:rsidRPr="009F4405">
              <w:rPr>
                <w:sz w:val="18"/>
                <w:szCs w:val="18"/>
              </w:rPr>
              <w:lastRenderedPageBreak/>
              <w:t>hardware specifically (for which European suppliers exist)</w:t>
            </w:r>
            <w:r w:rsidR="00735781" w:rsidRPr="009F4405">
              <w:rPr>
                <w:rStyle w:val="FootnoteReference"/>
                <w:sz w:val="18"/>
                <w:szCs w:val="18"/>
              </w:rPr>
              <w:footnoteReference w:id="59"/>
            </w:r>
          </w:p>
        </w:tc>
        <w:tc>
          <w:tcPr>
            <w:tcW w:w="1050" w:type="dxa"/>
            <w:tcMar>
              <w:top w:w="60" w:type="dxa"/>
              <w:left w:w="90" w:type="dxa"/>
              <w:bottom w:w="60" w:type="dxa"/>
              <w:right w:w="90" w:type="dxa"/>
            </w:tcMar>
            <w:vAlign w:val="center"/>
          </w:tcPr>
          <w:p w14:paraId="06D092DE" w14:textId="77777777" w:rsidR="00C23067" w:rsidRPr="009F4405" w:rsidRDefault="00C23067" w:rsidP="00797859">
            <w:pPr>
              <w:spacing w:after="40" w:line="230" w:lineRule="auto"/>
              <w:jc w:val="left"/>
            </w:pPr>
            <w:r w:rsidRPr="009F4405">
              <w:rPr>
                <w:sz w:val="18"/>
                <w:szCs w:val="18"/>
              </w:rPr>
              <w:lastRenderedPageBreak/>
              <w:t>Manufacturing &amp; assembly</w:t>
            </w:r>
          </w:p>
        </w:tc>
        <w:tc>
          <w:tcPr>
            <w:tcW w:w="500" w:type="dxa"/>
            <w:tcMar>
              <w:top w:w="60" w:type="dxa"/>
              <w:left w:w="90" w:type="dxa"/>
              <w:bottom w:w="60" w:type="dxa"/>
              <w:right w:w="90" w:type="dxa"/>
            </w:tcMar>
            <w:vAlign w:val="center"/>
          </w:tcPr>
          <w:p w14:paraId="0A9EFF48" w14:textId="77777777" w:rsidR="00C23067" w:rsidRPr="009F4405" w:rsidRDefault="00C23067" w:rsidP="00797859">
            <w:pPr>
              <w:spacing w:after="40" w:line="230" w:lineRule="auto"/>
              <w:jc w:val="left"/>
            </w:pPr>
            <w:r w:rsidRPr="009F4405">
              <w:rPr>
                <w:sz w:val="18"/>
                <w:szCs w:val="18"/>
              </w:rPr>
              <w:t>D</w:t>
            </w:r>
          </w:p>
        </w:tc>
        <w:tc>
          <w:tcPr>
            <w:tcW w:w="950" w:type="dxa"/>
            <w:tcMar>
              <w:top w:w="60" w:type="dxa"/>
              <w:left w:w="90" w:type="dxa"/>
              <w:bottom w:w="60" w:type="dxa"/>
              <w:right w:w="90" w:type="dxa"/>
            </w:tcMar>
            <w:vAlign w:val="center"/>
          </w:tcPr>
          <w:p w14:paraId="10B41C37" w14:textId="77777777" w:rsidR="00C23067" w:rsidRPr="009F4405" w:rsidRDefault="00C23067" w:rsidP="00797859">
            <w:pPr>
              <w:spacing w:after="40" w:line="230" w:lineRule="auto"/>
              <w:jc w:val="left"/>
            </w:pPr>
            <w:r w:rsidRPr="009F4405">
              <w:rPr>
                <w:sz w:val="18"/>
                <w:szCs w:val="18"/>
              </w:rPr>
              <w:t>EU-wide</w:t>
            </w:r>
          </w:p>
        </w:tc>
        <w:tc>
          <w:tcPr>
            <w:tcW w:w="800" w:type="dxa"/>
            <w:tcMar>
              <w:top w:w="60" w:type="dxa"/>
              <w:left w:w="90" w:type="dxa"/>
              <w:bottom w:w="60" w:type="dxa"/>
              <w:right w:w="90" w:type="dxa"/>
            </w:tcMar>
            <w:vAlign w:val="center"/>
          </w:tcPr>
          <w:p w14:paraId="68AB2027" w14:textId="624CAF2B" w:rsidR="00C23067" w:rsidRPr="009F4405" w:rsidRDefault="00966DD5" w:rsidP="00797859">
            <w:pPr>
              <w:spacing w:after="40" w:line="230" w:lineRule="auto"/>
              <w:jc w:val="left"/>
            </w:pPr>
            <w:r w:rsidRPr="009F4405">
              <w:t>Medium</w:t>
            </w:r>
          </w:p>
        </w:tc>
        <w:tc>
          <w:tcPr>
            <w:tcW w:w="1050" w:type="dxa"/>
            <w:tcMar>
              <w:top w:w="60" w:type="dxa"/>
              <w:left w:w="90" w:type="dxa"/>
              <w:bottom w:w="60" w:type="dxa"/>
              <w:right w:w="90" w:type="dxa"/>
            </w:tcMar>
            <w:vAlign w:val="center"/>
          </w:tcPr>
          <w:p w14:paraId="07FD5E86" w14:textId="77777777" w:rsidR="00C23067" w:rsidRPr="009F4405" w:rsidRDefault="00C23067" w:rsidP="00797859">
            <w:pPr>
              <w:spacing w:after="40" w:line="230" w:lineRule="auto"/>
              <w:jc w:val="left"/>
            </w:pPr>
            <w:r w:rsidRPr="009F4405">
              <w:rPr>
                <w:sz w:val="18"/>
                <w:szCs w:val="18"/>
              </w:rPr>
              <w:t>Short</w:t>
            </w:r>
          </w:p>
        </w:tc>
        <w:tc>
          <w:tcPr>
            <w:tcW w:w="500" w:type="dxa"/>
            <w:tcMar>
              <w:top w:w="60" w:type="dxa"/>
              <w:left w:w="90" w:type="dxa"/>
              <w:bottom w:w="60" w:type="dxa"/>
              <w:right w:w="90" w:type="dxa"/>
            </w:tcMar>
            <w:vAlign w:val="center"/>
          </w:tcPr>
          <w:p w14:paraId="1E1FF2CE" w14:textId="77777777" w:rsidR="00C23067" w:rsidRPr="009F4405" w:rsidRDefault="00C23067" w:rsidP="00797859">
            <w:pPr>
              <w:spacing w:after="40" w:line="230" w:lineRule="auto"/>
              <w:jc w:val="left"/>
            </w:pPr>
            <w:r w:rsidRPr="009F4405">
              <w:rPr>
                <w:sz w:val="18"/>
                <w:szCs w:val="18"/>
              </w:rPr>
              <w:t>N</w:t>
            </w:r>
          </w:p>
        </w:tc>
      </w:tr>
      <w:tr w:rsidR="00C23067" w:rsidRPr="009F4405" w14:paraId="61885367" w14:textId="77777777" w:rsidTr="00797859">
        <w:tc>
          <w:tcPr>
            <w:tcW w:w="550" w:type="dxa"/>
            <w:tcMar>
              <w:top w:w="60" w:type="dxa"/>
              <w:left w:w="90" w:type="dxa"/>
              <w:bottom w:w="60" w:type="dxa"/>
              <w:right w:w="90" w:type="dxa"/>
            </w:tcMar>
            <w:vAlign w:val="center"/>
          </w:tcPr>
          <w:p w14:paraId="3C9FB780" w14:textId="67FB6BBF" w:rsidR="00C23067" w:rsidRPr="009F4405" w:rsidRDefault="00C23067" w:rsidP="00797859">
            <w:pPr>
              <w:spacing w:after="40" w:line="230" w:lineRule="auto"/>
              <w:jc w:val="left"/>
            </w:pPr>
            <w:r w:rsidRPr="009F4405">
              <w:rPr>
                <w:b/>
                <w:bCs/>
                <w:sz w:val="18"/>
                <w:szCs w:val="18"/>
              </w:rPr>
              <w:t>C</w:t>
            </w:r>
            <w:r w:rsidR="00EA5E86">
              <w:rPr>
                <w:b/>
                <w:bCs/>
                <w:sz w:val="18"/>
                <w:szCs w:val="18"/>
              </w:rPr>
              <w:t>C02</w:t>
            </w:r>
          </w:p>
        </w:tc>
        <w:tc>
          <w:tcPr>
            <w:tcW w:w="4200" w:type="dxa"/>
            <w:tcMar>
              <w:top w:w="60" w:type="dxa"/>
              <w:left w:w="90" w:type="dxa"/>
              <w:bottom w:w="60" w:type="dxa"/>
              <w:right w:w="90" w:type="dxa"/>
            </w:tcMar>
            <w:vAlign w:val="center"/>
          </w:tcPr>
          <w:p w14:paraId="564F8EF4" w14:textId="77777777" w:rsidR="00C23067" w:rsidRPr="009F4405" w:rsidRDefault="00C23067" w:rsidP="00797859">
            <w:pPr>
              <w:spacing w:after="40" w:line="230" w:lineRule="auto"/>
              <w:jc w:val="left"/>
            </w:pPr>
            <w:r w:rsidRPr="009F4405">
              <w:rPr>
                <w:sz w:val="18"/>
                <w:szCs w:val="18"/>
              </w:rPr>
              <w:t>Non-European electronic components and subassemblies in launcher avionics (most critically US-dominated rad-hard FPGAs / SoC FPGAs, UDSM ASICs and wide-bandgap semiconductors (GaN, SiC), plus Asia-sourced CPUs, COTS parts and raw electronics).</w:t>
            </w:r>
          </w:p>
        </w:tc>
        <w:tc>
          <w:tcPr>
            <w:tcW w:w="1050" w:type="dxa"/>
            <w:tcMar>
              <w:top w:w="60" w:type="dxa"/>
              <w:left w:w="90" w:type="dxa"/>
              <w:bottom w:w="60" w:type="dxa"/>
              <w:right w:w="90" w:type="dxa"/>
            </w:tcMar>
            <w:vAlign w:val="center"/>
          </w:tcPr>
          <w:p w14:paraId="452BFE3B" w14:textId="77777777" w:rsidR="00C23067" w:rsidRPr="009F4405" w:rsidRDefault="00C23067" w:rsidP="00797859">
            <w:pPr>
              <w:spacing w:after="40" w:line="230" w:lineRule="auto"/>
              <w:jc w:val="left"/>
            </w:pPr>
            <w:r w:rsidRPr="009F4405">
              <w:rPr>
                <w:sz w:val="18"/>
                <w:szCs w:val="18"/>
              </w:rPr>
              <w:t>Manufacturing &amp; assembly</w:t>
            </w:r>
          </w:p>
        </w:tc>
        <w:tc>
          <w:tcPr>
            <w:tcW w:w="500" w:type="dxa"/>
            <w:tcMar>
              <w:top w:w="60" w:type="dxa"/>
              <w:left w:w="90" w:type="dxa"/>
              <w:bottom w:w="60" w:type="dxa"/>
              <w:right w:w="90" w:type="dxa"/>
            </w:tcMar>
            <w:vAlign w:val="center"/>
          </w:tcPr>
          <w:p w14:paraId="43C5043C" w14:textId="77777777" w:rsidR="00C23067" w:rsidRPr="009F4405" w:rsidRDefault="00C23067" w:rsidP="00797859">
            <w:pPr>
              <w:spacing w:after="40" w:line="230" w:lineRule="auto"/>
              <w:jc w:val="left"/>
            </w:pPr>
            <w:r w:rsidRPr="009F4405">
              <w:rPr>
                <w:sz w:val="18"/>
                <w:szCs w:val="18"/>
              </w:rPr>
              <w:t>D</w:t>
            </w:r>
          </w:p>
        </w:tc>
        <w:tc>
          <w:tcPr>
            <w:tcW w:w="950" w:type="dxa"/>
            <w:tcMar>
              <w:top w:w="60" w:type="dxa"/>
              <w:left w:w="90" w:type="dxa"/>
              <w:bottom w:w="60" w:type="dxa"/>
              <w:right w:w="90" w:type="dxa"/>
            </w:tcMar>
            <w:vAlign w:val="center"/>
          </w:tcPr>
          <w:p w14:paraId="784053BA" w14:textId="77777777" w:rsidR="00C23067" w:rsidRPr="009F4405" w:rsidRDefault="00C23067" w:rsidP="00797859">
            <w:pPr>
              <w:spacing w:after="40" w:line="230" w:lineRule="auto"/>
              <w:jc w:val="left"/>
            </w:pPr>
            <w:r w:rsidRPr="009F4405">
              <w:rPr>
                <w:sz w:val="18"/>
                <w:szCs w:val="18"/>
              </w:rPr>
              <w:t>EU-wide</w:t>
            </w:r>
          </w:p>
        </w:tc>
        <w:tc>
          <w:tcPr>
            <w:tcW w:w="800" w:type="dxa"/>
            <w:tcMar>
              <w:top w:w="60" w:type="dxa"/>
              <w:left w:w="90" w:type="dxa"/>
              <w:bottom w:w="60" w:type="dxa"/>
              <w:right w:w="90" w:type="dxa"/>
            </w:tcMar>
            <w:vAlign w:val="center"/>
          </w:tcPr>
          <w:p w14:paraId="56D8EFEB" w14:textId="77777777" w:rsidR="00C23067" w:rsidRPr="009F4405" w:rsidRDefault="00C23067" w:rsidP="00797859">
            <w:pPr>
              <w:spacing w:after="40" w:line="230" w:lineRule="auto"/>
              <w:jc w:val="left"/>
            </w:pPr>
            <w:r w:rsidRPr="009F4405">
              <w:rPr>
                <w:sz w:val="18"/>
                <w:szCs w:val="18"/>
              </w:rPr>
              <w:t>High</w:t>
            </w:r>
          </w:p>
        </w:tc>
        <w:tc>
          <w:tcPr>
            <w:tcW w:w="1050" w:type="dxa"/>
            <w:tcMar>
              <w:top w:w="60" w:type="dxa"/>
              <w:left w:w="90" w:type="dxa"/>
              <w:bottom w:w="60" w:type="dxa"/>
              <w:right w:w="90" w:type="dxa"/>
            </w:tcMar>
            <w:vAlign w:val="center"/>
          </w:tcPr>
          <w:p w14:paraId="5B78F332" w14:textId="77777777" w:rsidR="00C23067" w:rsidRPr="009F4405" w:rsidRDefault="00C23067" w:rsidP="00797859">
            <w:pPr>
              <w:spacing w:after="40" w:line="230" w:lineRule="auto"/>
              <w:jc w:val="left"/>
            </w:pPr>
            <w:r w:rsidRPr="009F4405">
              <w:rPr>
                <w:sz w:val="18"/>
                <w:szCs w:val="18"/>
              </w:rPr>
              <w:t>Short</w:t>
            </w:r>
          </w:p>
        </w:tc>
        <w:tc>
          <w:tcPr>
            <w:tcW w:w="500" w:type="dxa"/>
            <w:tcMar>
              <w:top w:w="60" w:type="dxa"/>
              <w:left w:w="90" w:type="dxa"/>
              <w:bottom w:w="60" w:type="dxa"/>
              <w:right w:w="90" w:type="dxa"/>
            </w:tcMar>
            <w:vAlign w:val="center"/>
          </w:tcPr>
          <w:p w14:paraId="4A16A36C" w14:textId="77777777" w:rsidR="00C23067" w:rsidRPr="009F4405" w:rsidRDefault="00C23067" w:rsidP="00797859">
            <w:pPr>
              <w:spacing w:after="40" w:line="230" w:lineRule="auto"/>
              <w:jc w:val="left"/>
            </w:pPr>
            <w:r w:rsidRPr="009F4405">
              <w:rPr>
                <w:sz w:val="18"/>
                <w:szCs w:val="18"/>
              </w:rPr>
              <w:t>N</w:t>
            </w:r>
          </w:p>
        </w:tc>
      </w:tr>
      <w:tr w:rsidR="00C23067" w:rsidRPr="009F4405" w14:paraId="6145F89B" w14:textId="77777777" w:rsidTr="00797859">
        <w:tc>
          <w:tcPr>
            <w:tcW w:w="550" w:type="dxa"/>
            <w:tcMar>
              <w:top w:w="60" w:type="dxa"/>
              <w:left w:w="90" w:type="dxa"/>
              <w:bottom w:w="60" w:type="dxa"/>
              <w:right w:w="90" w:type="dxa"/>
            </w:tcMar>
            <w:vAlign w:val="center"/>
          </w:tcPr>
          <w:p w14:paraId="45F48935" w14:textId="45B3A14A" w:rsidR="00C23067" w:rsidRPr="009F4405" w:rsidRDefault="00C23067" w:rsidP="00797859">
            <w:pPr>
              <w:spacing w:after="40" w:line="230" w:lineRule="auto"/>
              <w:jc w:val="left"/>
            </w:pPr>
            <w:r w:rsidRPr="009F4405">
              <w:rPr>
                <w:b/>
                <w:bCs/>
                <w:sz w:val="18"/>
                <w:szCs w:val="18"/>
              </w:rPr>
              <w:t>C</w:t>
            </w:r>
            <w:r w:rsidR="00EA5E86">
              <w:rPr>
                <w:b/>
                <w:bCs/>
                <w:sz w:val="18"/>
                <w:szCs w:val="18"/>
              </w:rPr>
              <w:t>C03</w:t>
            </w:r>
          </w:p>
        </w:tc>
        <w:tc>
          <w:tcPr>
            <w:tcW w:w="4200" w:type="dxa"/>
            <w:tcMar>
              <w:top w:w="60" w:type="dxa"/>
              <w:left w:w="90" w:type="dxa"/>
              <w:bottom w:w="60" w:type="dxa"/>
              <w:right w:w="90" w:type="dxa"/>
            </w:tcMar>
            <w:vAlign w:val="center"/>
          </w:tcPr>
          <w:p w14:paraId="51409A95" w14:textId="77777777" w:rsidR="00C23067" w:rsidRPr="009F4405" w:rsidRDefault="00C23067" w:rsidP="00797859">
            <w:pPr>
              <w:spacing w:after="40" w:line="230" w:lineRule="auto"/>
              <w:jc w:val="left"/>
            </w:pPr>
            <w:r w:rsidRPr="009F4405">
              <w:rPr>
                <w:sz w:val="18"/>
                <w:szCs w:val="18"/>
              </w:rPr>
              <w:t>Vega upper-stage engine built and tested in Ukraine — a continuing dependency for the operational upper stage.</w:t>
            </w:r>
          </w:p>
        </w:tc>
        <w:tc>
          <w:tcPr>
            <w:tcW w:w="1050" w:type="dxa"/>
            <w:tcMar>
              <w:top w:w="60" w:type="dxa"/>
              <w:left w:w="90" w:type="dxa"/>
              <w:bottom w:w="60" w:type="dxa"/>
              <w:right w:w="90" w:type="dxa"/>
            </w:tcMar>
            <w:vAlign w:val="center"/>
          </w:tcPr>
          <w:p w14:paraId="36772849" w14:textId="77777777" w:rsidR="00C23067" w:rsidRPr="009F4405" w:rsidRDefault="00C23067" w:rsidP="00797859">
            <w:pPr>
              <w:spacing w:after="40" w:line="230" w:lineRule="auto"/>
              <w:jc w:val="left"/>
            </w:pPr>
            <w:r w:rsidRPr="009F4405">
              <w:rPr>
                <w:sz w:val="18"/>
                <w:szCs w:val="18"/>
              </w:rPr>
              <w:t>Manufacturing &amp; assembly</w:t>
            </w:r>
          </w:p>
        </w:tc>
        <w:tc>
          <w:tcPr>
            <w:tcW w:w="500" w:type="dxa"/>
            <w:tcMar>
              <w:top w:w="60" w:type="dxa"/>
              <w:left w:w="90" w:type="dxa"/>
              <w:bottom w:w="60" w:type="dxa"/>
              <w:right w:w="90" w:type="dxa"/>
            </w:tcMar>
            <w:vAlign w:val="center"/>
          </w:tcPr>
          <w:p w14:paraId="1451506A" w14:textId="77777777" w:rsidR="00C23067" w:rsidRPr="009F4405" w:rsidRDefault="00C23067" w:rsidP="00797859">
            <w:pPr>
              <w:spacing w:after="40" w:line="230" w:lineRule="auto"/>
              <w:jc w:val="left"/>
            </w:pPr>
            <w:r w:rsidRPr="009F4405">
              <w:rPr>
                <w:sz w:val="18"/>
                <w:szCs w:val="18"/>
              </w:rPr>
              <w:t>D</w:t>
            </w:r>
          </w:p>
        </w:tc>
        <w:tc>
          <w:tcPr>
            <w:tcW w:w="950" w:type="dxa"/>
            <w:tcMar>
              <w:top w:w="60" w:type="dxa"/>
              <w:left w:w="90" w:type="dxa"/>
              <w:bottom w:w="60" w:type="dxa"/>
              <w:right w:w="90" w:type="dxa"/>
            </w:tcMar>
            <w:vAlign w:val="center"/>
          </w:tcPr>
          <w:p w14:paraId="0E86A876" w14:textId="77777777" w:rsidR="00C23067" w:rsidRPr="009F4405" w:rsidRDefault="00C23067" w:rsidP="00797859">
            <w:pPr>
              <w:spacing w:after="40" w:line="230" w:lineRule="auto"/>
              <w:jc w:val="left"/>
            </w:pPr>
            <w:r w:rsidRPr="009F4405">
              <w:rPr>
                <w:sz w:val="18"/>
                <w:szCs w:val="18"/>
              </w:rPr>
              <w:t>Site-specific</w:t>
            </w:r>
          </w:p>
        </w:tc>
        <w:tc>
          <w:tcPr>
            <w:tcW w:w="800" w:type="dxa"/>
            <w:tcMar>
              <w:top w:w="60" w:type="dxa"/>
              <w:left w:w="90" w:type="dxa"/>
              <w:bottom w:w="60" w:type="dxa"/>
              <w:right w:w="90" w:type="dxa"/>
            </w:tcMar>
            <w:vAlign w:val="center"/>
          </w:tcPr>
          <w:p w14:paraId="5EF961F3" w14:textId="77777777" w:rsidR="00C23067" w:rsidRPr="009F4405" w:rsidRDefault="00C23067" w:rsidP="00797859">
            <w:pPr>
              <w:spacing w:after="40" w:line="230" w:lineRule="auto"/>
              <w:jc w:val="left"/>
            </w:pPr>
            <w:r w:rsidRPr="009F4405">
              <w:rPr>
                <w:sz w:val="18"/>
                <w:szCs w:val="18"/>
              </w:rPr>
              <w:t>Medium</w:t>
            </w:r>
          </w:p>
        </w:tc>
        <w:tc>
          <w:tcPr>
            <w:tcW w:w="1050" w:type="dxa"/>
            <w:tcMar>
              <w:top w:w="60" w:type="dxa"/>
              <w:left w:w="90" w:type="dxa"/>
              <w:bottom w:w="60" w:type="dxa"/>
              <w:right w:w="90" w:type="dxa"/>
            </w:tcMar>
            <w:vAlign w:val="center"/>
          </w:tcPr>
          <w:p w14:paraId="202F9221" w14:textId="77777777" w:rsidR="00C23067" w:rsidRPr="009F4405" w:rsidRDefault="00C23067" w:rsidP="00797859">
            <w:pPr>
              <w:spacing w:after="40" w:line="230" w:lineRule="auto"/>
              <w:jc w:val="left"/>
            </w:pPr>
            <w:r w:rsidRPr="009F4405">
              <w:rPr>
                <w:sz w:val="18"/>
                <w:szCs w:val="18"/>
              </w:rPr>
              <w:t>Short</w:t>
            </w:r>
          </w:p>
        </w:tc>
        <w:tc>
          <w:tcPr>
            <w:tcW w:w="500" w:type="dxa"/>
            <w:tcMar>
              <w:top w:w="60" w:type="dxa"/>
              <w:left w:w="90" w:type="dxa"/>
              <w:bottom w:w="60" w:type="dxa"/>
              <w:right w:w="90" w:type="dxa"/>
            </w:tcMar>
            <w:vAlign w:val="center"/>
          </w:tcPr>
          <w:p w14:paraId="5C05B036" w14:textId="77777777" w:rsidR="00C23067" w:rsidRPr="009F4405" w:rsidRDefault="00C23067" w:rsidP="00797859">
            <w:pPr>
              <w:spacing w:after="40" w:line="230" w:lineRule="auto"/>
              <w:jc w:val="left"/>
            </w:pPr>
            <w:r w:rsidRPr="009F4405">
              <w:rPr>
                <w:sz w:val="18"/>
                <w:szCs w:val="18"/>
              </w:rPr>
              <w:t>Y</w:t>
            </w:r>
          </w:p>
        </w:tc>
      </w:tr>
      <w:tr w:rsidR="00C23067" w:rsidRPr="009F4405" w14:paraId="482FB1B5" w14:textId="77777777" w:rsidTr="00797859">
        <w:tc>
          <w:tcPr>
            <w:tcW w:w="550" w:type="dxa"/>
            <w:tcMar>
              <w:top w:w="60" w:type="dxa"/>
              <w:left w:w="90" w:type="dxa"/>
              <w:bottom w:w="60" w:type="dxa"/>
              <w:right w:w="90" w:type="dxa"/>
            </w:tcMar>
            <w:vAlign w:val="center"/>
          </w:tcPr>
          <w:p w14:paraId="545F4F37" w14:textId="45DC4573" w:rsidR="00C23067" w:rsidRPr="009F4405" w:rsidRDefault="00C23067" w:rsidP="00797859">
            <w:pPr>
              <w:spacing w:after="40" w:line="230" w:lineRule="auto"/>
              <w:jc w:val="left"/>
            </w:pPr>
            <w:r w:rsidRPr="009F4405">
              <w:rPr>
                <w:b/>
                <w:bCs/>
                <w:sz w:val="18"/>
                <w:szCs w:val="18"/>
              </w:rPr>
              <w:t>C</w:t>
            </w:r>
            <w:r w:rsidR="00EA5E86">
              <w:rPr>
                <w:b/>
                <w:bCs/>
                <w:sz w:val="18"/>
                <w:szCs w:val="18"/>
              </w:rPr>
              <w:t>C04</w:t>
            </w:r>
          </w:p>
        </w:tc>
        <w:tc>
          <w:tcPr>
            <w:tcW w:w="4200" w:type="dxa"/>
            <w:tcMar>
              <w:top w:w="60" w:type="dxa"/>
              <w:left w:w="90" w:type="dxa"/>
              <w:bottom w:w="60" w:type="dxa"/>
              <w:right w:w="90" w:type="dxa"/>
            </w:tcMar>
            <w:vAlign w:val="center"/>
          </w:tcPr>
          <w:p w14:paraId="676EC2F3" w14:textId="77777777" w:rsidR="00C23067" w:rsidRPr="009F4405" w:rsidRDefault="00C23067" w:rsidP="00797859">
            <w:pPr>
              <w:spacing w:after="40" w:line="230" w:lineRule="auto"/>
              <w:jc w:val="left"/>
            </w:pPr>
            <w:r w:rsidRPr="009F4405">
              <w:rPr>
                <w:sz w:val="18"/>
                <w:szCs w:val="18"/>
              </w:rPr>
              <w:t>Antenna and RF market concentration on US or US-controlled suppliers (10–100 kW high-power amplifiers for deep-space stations).</w:t>
            </w:r>
          </w:p>
        </w:tc>
        <w:tc>
          <w:tcPr>
            <w:tcW w:w="1050" w:type="dxa"/>
            <w:tcMar>
              <w:top w:w="60" w:type="dxa"/>
              <w:left w:w="90" w:type="dxa"/>
              <w:bottom w:w="60" w:type="dxa"/>
              <w:right w:w="90" w:type="dxa"/>
            </w:tcMar>
            <w:vAlign w:val="center"/>
          </w:tcPr>
          <w:p w14:paraId="1F39D98B" w14:textId="77777777" w:rsidR="00C23067" w:rsidRPr="009F4405" w:rsidRDefault="00C23067" w:rsidP="00797859">
            <w:pPr>
              <w:spacing w:after="40" w:line="230" w:lineRule="auto"/>
              <w:jc w:val="left"/>
            </w:pPr>
            <w:r w:rsidRPr="009F4405">
              <w:rPr>
                <w:sz w:val="18"/>
                <w:szCs w:val="18"/>
              </w:rPr>
              <w:t>TT&amp;C</w:t>
            </w:r>
          </w:p>
        </w:tc>
        <w:tc>
          <w:tcPr>
            <w:tcW w:w="500" w:type="dxa"/>
            <w:tcMar>
              <w:top w:w="60" w:type="dxa"/>
              <w:left w:w="90" w:type="dxa"/>
              <w:bottom w:w="60" w:type="dxa"/>
              <w:right w:w="90" w:type="dxa"/>
            </w:tcMar>
            <w:vAlign w:val="center"/>
          </w:tcPr>
          <w:p w14:paraId="095B673E" w14:textId="77777777" w:rsidR="00C23067" w:rsidRPr="009F4405" w:rsidRDefault="00C23067" w:rsidP="00797859">
            <w:pPr>
              <w:spacing w:after="40" w:line="230" w:lineRule="auto"/>
              <w:jc w:val="left"/>
            </w:pPr>
            <w:r w:rsidRPr="009F4405">
              <w:rPr>
                <w:sz w:val="18"/>
                <w:szCs w:val="18"/>
              </w:rPr>
              <w:t>D</w:t>
            </w:r>
          </w:p>
        </w:tc>
        <w:tc>
          <w:tcPr>
            <w:tcW w:w="950" w:type="dxa"/>
            <w:tcMar>
              <w:top w:w="60" w:type="dxa"/>
              <w:left w:w="90" w:type="dxa"/>
              <w:bottom w:w="60" w:type="dxa"/>
              <w:right w:w="90" w:type="dxa"/>
            </w:tcMar>
            <w:vAlign w:val="center"/>
          </w:tcPr>
          <w:p w14:paraId="12945C6A" w14:textId="77777777" w:rsidR="00C23067" w:rsidRPr="009F4405" w:rsidRDefault="00C23067" w:rsidP="00797859">
            <w:pPr>
              <w:spacing w:after="40" w:line="230" w:lineRule="auto"/>
              <w:jc w:val="left"/>
            </w:pPr>
            <w:r w:rsidRPr="009F4405">
              <w:rPr>
                <w:sz w:val="18"/>
                <w:szCs w:val="18"/>
              </w:rPr>
              <w:t>EU-wide</w:t>
            </w:r>
          </w:p>
        </w:tc>
        <w:tc>
          <w:tcPr>
            <w:tcW w:w="800" w:type="dxa"/>
            <w:tcMar>
              <w:top w:w="60" w:type="dxa"/>
              <w:left w:w="90" w:type="dxa"/>
              <w:bottom w:w="60" w:type="dxa"/>
              <w:right w:w="90" w:type="dxa"/>
            </w:tcMar>
            <w:vAlign w:val="center"/>
          </w:tcPr>
          <w:p w14:paraId="60AA0C66" w14:textId="77777777" w:rsidR="00C23067" w:rsidRPr="009F4405" w:rsidRDefault="00C23067" w:rsidP="00797859">
            <w:pPr>
              <w:spacing w:after="40" w:line="230" w:lineRule="auto"/>
              <w:jc w:val="left"/>
            </w:pPr>
            <w:r w:rsidRPr="009F4405">
              <w:rPr>
                <w:sz w:val="18"/>
                <w:szCs w:val="18"/>
              </w:rPr>
              <w:t>Medium</w:t>
            </w:r>
          </w:p>
        </w:tc>
        <w:tc>
          <w:tcPr>
            <w:tcW w:w="1050" w:type="dxa"/>
            <w:tcMar>
              <w:top w:w="60" w:type="dxa"/>
              <w:left w:w="90" w:type="dxa"/>
              <w:bottom w:w="60" w:type="dxa"/>
              <w:right w:w="90" w:type="dxa"/>
            </w:tcMar>
            <w:vAlign w:val="center"/>
          </w:tcPr>
          <w:p w14:paraId="76AA803D" w14:textId="77777777" w:rsidR="00C23067" w:rsidRPr="009F4405" w:rsidRDefault="00C23067" w:rsidP="00797859">
            <w:pPr>
              <w:spacing w:after="40" w:line="230" w:lineRule="auto"/>
              <w:jc w:val="left"/>
            </w:pPr>
            <w:r w:rsidRPr="009F4405">
              <w:rPr>
                <w:sz w:val="18"/>
                <w:szCs w:val="18"/>
              </w:rPr>
              <w:t>Short</w:t>
            </w:r>
          </w:p>
        </w:tc>
        <w:tc>
          <w:tcPr>
            <w:tcW w:w="500" w:type="dxa"/>
            <w:tcMar>
              <w:top w:w="60" w:type="dxa"/>
              <w:left w:w="90" w:type="dxa"/>
              <w:bottom w:w="60" w:type="dxa"/>
              <w:right w:w="90" w:type="dxa"/>
            </w:tcMar>
            <w:vAlign w:val="center"/>
          </w:tcPr>
          <w:p w14:paraId="0606A68A" w14:textId="77777777" w:rsidR="00C23067" w:rsidRPr="009F4405" w:rsidRDefault="00C23067" w:rsidP="00797859">
            <w:pPr>
              <w:spacing w:after="40" w:line="230" w:lineRule="auto"/>
              <w:jc w:val="left"/>
            </w:pPr>
            <w:r w:rsidRPr="009F4405">
              <w:rPr>
                <w:sz w:val="18"/>
                <w:szCs w:val="18"/>
              </w:rPr>
              <w:t>Y</w:t>
            </w:r>
          </w:p>
        </w:tc>
      </w:tr>
      <w:tr w:rsidR="00C23067" w:rsidRPr="009F4405" w14:paraId="266A113C" w14:textId="77777777" w:rsidTr="00797859">
        <w:tc>
          <w:tcPr>
            <w:tcW w:w="550" w:type="dxa"/>
            <w:tcMar>
              <w:top w:w="60" w:type="dxa"/>
              <w:left w:w="90" w:type="dxa"/>
              <w:bottom w:w="60" w:type="dxa"/>
              <w:right w:w="90" w:type="dxa"/>
            </w:tcMar>
            <w:vAlign w:val="center"/>
          </w:tcPr>
          <w:p w14:paraId="68C141B8" w14:textId="4AB43A85" w:rsidR="00C23067" w:rsidRPr="009F4405" w:rsidRDefault="00C23067" w:rsidP="00797859">
            <w:pPr>
              <w:spacing w:after="40" w:line="230" w:lineRule="auto"/>
              <w:jc w:val="left"/>
            </w:pPr>
            <w:r w:rsidRPr="009F4405">
              <w:rPr>
                <w:b/>
                <w:bCs/>
                <w:sz w:val="18"/>
                <w:szCs w:val="18"/>
              </w:rPr>
              <w:t>C</w:t>
            </w:r>
            <w:r w:rsidR="00EA5E86">
              <w:rPr>
                <w:b/>
                <w:bCs/>
                <w:sz w:val="18"/>
                <w:szCs w:val="18"/>
              </w:rPr>
              <w:t>C05</w:t>
            </w:r>
          </w:p>
        </w:tc>
        <w:tc>
          <w:tcPr>
            <w:tcW w:w="4200" w:type="dxa"/>
            <w:tcMar>
              <w:top w:w="60" w:type="dxa"/>
              <w:left w:w="90" w:type="dxa"/>
              <w:bottom w:w="60" w:type="dxa"/>
              <w:right w:w="90" w:type="dxa"/>
            </w:tcMar>
            <w:vAlign w:val="center"/>
          </w:tcPr>
          <w:p w14:paraId="59032F4C" w14:textId="77777777" w:rsidR="00C23067" w:rsidRPr="009F4405" w:rsidRDefault="00C23067" w:rsidP="00797859">
            <w:pPr>
              <w:spacing w:after="40" w:line="230" w:lineRule="auto"/>
              <w:jc w:val="left"/>
            </w:pPr>
            <w:r w:rsidRPr="009F4405">
              <w:rPr>
                <w:sz w:val="18"/>
                <w:szCs w:val="18"/>
              </w:rPr>
              <w:t>Partial reliance on US-provided SSA data (CDMs, catalogue inputs) for the EU SST collision-avoidance service.</w:t>
            </w:r>
            <w:r w:rsidRPr="009F4405">
              <w:rPr>
                <w:rStyle w:val="FootnoteReference"/>
              </w:rPr>
              <w:footnoteReference w:id="60"/>
            </w:r>
          </w:p>
        </w:tc>
        <w:tc>
          <w:tcPr>
            <w:tcW w:w="1050" w:type="dxa"/>
            <w:tcMar>
              <w:top w:w="60" w:type="dxa"/>
              <w:left w:w="90" w:type="dxa"/>
              <w:bottom w:w="60" w:type="dxa"/>
              <w:right w:w="90" w:type="dxa"/>
            </w:tcMar>
            <w:vAlign w:val="center"/>
          </w:tcPr>
          <w:p w14:paraId="6A3A4F52" w14:textId="77777777" w:rsidR="00C23067" w:rsidRPr="009F4405" w:rsidRDefault="00C23067" w:rsidP="00797859">
            <w:pPr>
              <w:spacing w:after="40" w:line="230" w:lineRule="auto"/>
              <w:jc w:val="left"/>
            </w:pPr>
            <w:r w:rsidRPr="009F4405">
              <w:rPr>
                <w:sz w:val="18"/>
                <w:szCs w:val="18"/>
              </w:rPr>
              <w:t>SSA</w:t>
            </w:r>
          </w:p>
        </w:tc>
        <w:tc>
          <w:tcPr>
            <w:tcW w:w="500" w:type="dxa"/>
            <w:tcMar>
              <w:top w:w="60" w:type="dxa"/>
              <w:left w:w="90" w:type="dxa"/>
              <w:bottom w:w="60" w:type="dxa"/>
              <w:right w:w="90" w:type="dxa"/>
            </w:tcMar>
            <w:vAlign w:val="center"/>
          </w:tcPr>
          <w:p w14:paraId="5A01FF63" w14:textId="77777777" w:rsidR="00C23067" w:rsidRPr="009F4405" w:rsidRDefault="00C23067" w:rsidP="00797859">
            <w:pPr>
              <w:spacing w:after="40" w:line="230" w:lineRule="auto"/>
              <w:jc w:val="left"/>
            </w:pPr>
            <w:r w:rsidRPr="009F4405">
              <w:rPr>
                <w:sz w:val="18"/>
                <w:szCs w:val="18"/>
              </w:rPr>
              <w:t>D</w:t>
            </w:r>
          </w:p>
        </w:tc>
        <w:tc>
          <w:tcPr>
            <w:tcW w:w="950" w:type="dxa"/>
            <w:tcMar>
              <w:top w:w="60" w:type="dxa"/>
              <w:left w:w="90" w:type="dxa"/>
              <w:bottom w:w="60" w:type="dxa"/>
              <w:right w:w="90" w:type="dxa"/>
            </w:tcMar>
            <w:vAlign w:val="center"/>
          </w:tcPr>
          <w:p w14:paraId="19AF69CF" w14:textId="77777777" w:rsidR="00C23067" w:rsidRPr="009F4405" w:rsidRDefault="00C23067" w:rsidP="00797859">
            <w:pPr>
              <w:spacing w:after="40" w:line="230" w:lineRule="auto"/>
              <w:jc w:val="left"/>
            </w:pPr>
            <w:r w:rsidRPr="009F4405">
              <w:rPr>
                <w:sz w:val="18"/>
                <w:szCs w:val="18"/>
              </w:rPr>
              <w:t>EU-wide</w:t>
            </w:r>
          </w:p>
        </w:tc>
        <w:tc>
          <w:tcPr>
            <w:tcW w:w="800" w:type="dxa"/>
            <w:tcMar>
              <w:top w:w="60" w:type="dxa"/>
              <w:left w:w="90" w:type="dxa"/>
              <w:bottom w:w="60" w:type="dxa"/>
              <w:right w:w="90" w:type="dxa"/>
            </w:tcMar>
            <w:vAlign w:val="center"/>
          </w:tcPr>
          <w:p w14:paraId="797AF2CD" w14:textId="77777777" w:rsidR="00C23067" w:rsidRPr="009F4405" w:rsidRDefault="00C23067" w:rsidP="00797859">
            <w:pPr>
              <w:spacing w:after="40" w:line="230" w:lineRule="auto"/>
              <w:jc w:val="left"/>
            </w:pPr>
            <w:r w:rsidRPr="009F4405">
              <w:rPr>
                <w:sz w:val="18"/>
                <w:szCs w:val="18"/>
              </w:rPr>
              <w:t>Medium</w:t>
            </w:r>
          </w:p>
        </w:tc>
        <w:tc>
          <w:tcPr>
            <w:tcW w:w="1050" w:type="dxa"/>
            <w:tcMar>
              <w:top w:w="60" w:type="dxa"/>
              <w:left w:w="90" w:type="dxa"/>
              <w:bottom w:w="60" w:type="dxa"/>
              <w:right w:w="90" w:type="dxa"/>
            </w:tcMar>
            <w:vAlign w:val="center"/>
          </w:tcPr>
          <w:p w14:paraId="7CC1A30C" w14:textId="77777777" w:rsidR="00C23067" w:rsidRPr="009F4405" w:rsidRDefault="00C23067" w:rsidP="00797859">
            <w:pPr>
              <w:spacing w:after="40" w:line="230" w:lineRule="auto"/>
              <w:jc w:val="left"/>
            </w:pPr>
            <w:r w:rsidRPr="009F4405">
              <w:rPr>
                <w:sz w:val="18"/>
                <w:szCs w:val="18"/>
              </w:rPr>
              <w:t>Short</w:t>
            </w:r>
          </w:p>
        </w:tc>
        <w:tc>
          <w:tcPr>
            <w:tcW w:w="500" w:type="dxa"/>
            <w:tcMar>
              <w:top w:w="60" w:type="dxa"/>
              <w:left w:w="90" w:type="dxa"/>
              <w:bottom w:w="60" w:type="dxa"/>
              <w:right w:w="90" w:type="dxa"/>
            </w:tcMar>
            <w:vAlign w:val="center"/>
          </w:tcPr>
          <w:p w14:paraId="2B98F7E0" w14:textId="77777777" w:rsidR="00C23067" w:rsidRPr="009F4405" w:rsidRDefault="00C23067" w:rsidP="00797859">
            <w:pPr>
              <w:spacing w:after="40" w:line="230" w:lineRule="auto"/>
              <w:jc w:val="left"/>
            </w:pPr>
            <w:r w:rsidRPr="009F4405">
              <w:rPr>
                <w:sz w:val="18"/>
                <w:szCs w:val="18"/>
              </w:rPr>
              <w:t>N</w:t>
            </w:r>
          </w:p>
        </w:tc>
      </w:tr>
      <w:tr w:rsidR="00C23067" w:rsidRPr="009F4405" w14:paraId="54C627FD" w14:textId="77777777" w:rsidTr="00797859">
        <w:tc>
          <w:tcPr>
            <w:tcW w:w="550" w:type="dxa"/>
            <w:tcMar>
              <w:top w:w="60" w:type="dxa"/>
              <w:left w:w="90" w:type="dxa"/>
              <w:bottom w:w="60" w:type="dxa"/>
              <w:right w:w="90" w:type="dxa"/>
            </w:tcMar>
            <w:vAlign w:val="center"/>
          </w:tcPr>
          <w:p w14:paraId="4E2401DD" w14:textId="0119F418" w:rsidR="00C23067" w:rsidRPr="009F4405" w:rsidRDefault="00C23067" w:rsidP="00797859">
            <w:pPr>
              <w:spacing w:after="40" w:line="230" w:lineRule="auto"/>
              <w:jc w:val="left"/>
            </w:pPr>
            <w:r w:rsidRPr="009F4405">
              <w:rPr>
                <w:b/>
                <w:bCs/>
                <w:sz w:val="18"/>
                <w:szCs w:val="18"/>
              </w:rPr>
              <w:t>C</w:t>
            </w:r>
            <w:r w:rsidR="00EA5E86">
              <w:rPr>
                <w:b/>
                <w:bCs/>
                <w:sz w:val="18"/>
                <w:szCs w:val="18"/>
              </w:rPr>
              <w:t>C06</w:t>
            </w:r>
          </w:p>
        </w:tc>
        <w:tc>
          <w:tcPr>
            <w:tcW w:w="4200" w:type="dxa"/>
            <w:tcMar>
              <w:top w:w="60" w:type="dxa"/>
              <w:left w:w="90" w:type="dxa"/>
              <w:bottom w:w="60" w:type="dxa"/>
              <w:right w:w="90" w:type="dxa"/>
            </w:tcMar>
            <w:vAlign w:val="center"/>
          </w:tcPr>
          <w:p w14:paraId="566857AC" w14:textId="77777777" w:rsidR="00C23067" w:rsidRPr="009F4405" w:rsidRDefault="00C23067" w:rsidP="00797859">
            <w:pPr>
              <w:spacing w:after="40" w:line="230" w:lineRule="auto"/>
              <w:jc w:val="left"/>
            </w:pPr>
            <w:r w:rsidRPr="009F4405">
              <w:rPr>
                <w:sz w:val="18"/>
                <w:szCs w:val="18"/>
              </w:rPr>
              <w:t>Reliance on the Ukraine-operated Antonov An-124 for the heaviest oversized launcher and spacecraft hardware; Airbus BelugaXL / Beluga ST provide a European alternative but with a lower mass ceiling (≈ 51 t vs ≈ 120 t) and limited third-party availability, so the An-124 remains the default option above the Beluga envelope.</w:t>
            </w:r>
          </w:p>
        </w:tc>
        <w:tc>
          <w:tcPr>
            <w:tcW w:w="1050" w:type="dxa"/>
            <w:tcMar>
              <w:top w:w="60" w:type="dxa"/>
              <w:left w:w="90" w:type="dxa"/>
              <w:bottom w:w="60" w:type="dxa"/>
              <w:right w:w="90" w:type="dxa"/>
            </w:tcMar>
            <w:vAlign w:val="center"/>
          </w:tcPr>
          <w:p w14:paraId="7BF839E5" w14:textId="77777777" w:rsidR="00C23067" w:rsidRPr="009F4405" w:rsidRDefault="00C23067" w:rsidP="00797859">
            <w:pPr>
              <w:spacing w:after="40" w:line="230" w:lineRule="auto"/>
              <w:jc w:val="left"/>
            </w:pPr>
            <w:r w:rsidRPr="009F4405">
              <w:rPr>
                <w:sz w:val="18"/>
                <w:szCs w:val="18"/>
              </w:rPr>
              <w:t>Transportation</w:t>
            </w:r>
          </w:p>
        </w:tc>
        <w:tc>
          <w:tcPr>
            <w:tcW w:w="500" w:type="dxa"/>
            <w:tcMar>
              <w:top w:w="60" w:type="dxa"/>
              <w:left w:w="90" w:type="dxa"/>
              <w:bottom w:w="60" w:type="dxa"/>
              <w:right w:w="90" w:type="dxa"/>
            </w:tcMar>
            <w:vAlign w:val="center"/>
          </w:tcPr>
          <w:p w14:paraId="7CD21347" w14:textId="77777777" w:rsidR="00C23067" w:rsidRPr="009F4405" w:rsidRDefault="00C23067" w:rsidP="00797859">
            <w:pPr>
              <w:spacing w:after="40" w:line="230" w:lineRule="auto"/>
              <w:jc w:val="left"/>
            </w:pPr>
            <w:r w:rsidRPr="009F4405">
              <w:rPr>
                <w:sz w:val="18"/>
                <w:szCs w:val="18"/>
              </w:rPr>
              <w:t>D</w:t>
            </w:r>
          </w:p>
        </w:tc>
        <w:tc>
          <w:tcPr>
            <w:tcW w:w="950" w:type="dxa"/>
            <w:tcMar>
              <w:top w:w="60" w:type="dxa"/>
              <w:left w:w="90" w:type="dxa"/>
              <w:bottom w:w="60" w:type="dxa"/>
              <w:right w:w="90" w:type="dxa"/>
            </w:tcMar>
            <w:vAlign w:val="center"/>
          </w:tcPr>
          <w:p w14:paraId="223A8C32" w14:textId="77777777" w:rsidR="00C23067" w:rsidRPr="009F4405" w:rsidRDefault="00C23067" w:rsidP="00797859">
            <w:pPr>
              <w:spacing w:after="40" w:line="230" w:lineRule="auto"/>
              <w:jc w:val="left"/>
            </w:pPr>
            <w:r w:rsidRPr="009F4405">
              <w:rPr>
                <w:sz w:val="18"/>
                <w:szCs w:val="18"/>
              </w:rPr>
              <w:t>EU-wide</w:t>
            </w:r>
          </w:p>
        </w:tc>
        <w:tc>
          <w:tcPr>
            <w:tcW w:w="800" w:type="dxa"/>
            <w:tcMar>
              <w:top w:w="60" w:type="dxa"/>
              <w:left w:w="90" w:type="dxa"/>
              <w:bottom w:w="60" w:type="dxa"/>
              <w:right w:w="90" w:type="dxa"/>
            </w:tcMar>
            <w:vAlign w:val="center"/>
          </w:tcPr>
          <w:p w14:paraId="3B212851" w14:textId="77777777" w:rsidR="00C23067" w:rsidRPr="009F4405" w:rsidRDefault="00C23067" w:rsidP="00797859">
            <w:pPr>
              <w:spacing w:after="40" w:line="230" w:lineRule="auto"/>
              <w:jc w:val="left"/>
            </w:pPr>
            <w:r w:rsidRPr="009F4405">
              <w:rPr>
                <w:sz w:val="18"/>
                <w:szCs w:val="18"/>
              </w:rPr>
              <w:t>High</w:t>
            </w:r>
          </w:p>
        </w:tc>
        <w:tc>
          <w:tcPr>
            <w:tcW w:w="1050" w:type="dxa"/>
            <w:tcMar>
              <w:top w:w="60" w:type="dxa"/>
              <w:left w:w="90" w:type="dxa"/>
              <w:bottom w:w="60" w:type="dxa"/>
              <w:right w:w="90" w:type="dxa"/>
            </w:tcMar>
            <w:vAlign w:val="center"/>
          </w:tcPr>
          <w:p w14:paraId="02147037" w14:textId="77777777" w:rsidR="00C23067" w:rsidRPr="009F4405" w:rsidRDefault="00C23067" w:rsidP="00797859">
            <w:pPr>
              <w:spacing w:after="40" w:line="230" w:lineRule="auto"/>
              <w:jc w:val="left"/>
            </w:pPr>
            <w:r w:rsidRPr="009F4405">
              <w:rPr>
                <w:sz w:val="18"/>
                <w:szCs w:val="18"/>
              </w:rPr>
              <w:t>Short</w:t>
            </w:r>
          </w:p>
        </w:tc>
        <w:tc>
          <w:tcPr>
            <w:tcW w:w="500" w:type="dxa"/>
            <w:tcMar>
              <w:top w:w="60" w:type="dxa"/>
              <w:left w:w="90" w:type="dxa"/>
              <w:bottom w:w="60" w:type="dxa"/>
              <w:right w:w="90" w:type="dxa"/>
            </w:tcMar>
            <w:vAlign w:val="center"/>
          </w:tcPr>
          <w:p w14:paraId="652197B7" w14:textId="77777777" w:rsidR="00C23067" w:rsidRPr="009F4405" w:rsidRDefault="00C23067" w:rsidP="00797859">
            <w:pPr>
              <w:spacing w:after="40" w:line="230" w:lineRule="auto"/>
              <w:jc w:val="left"/>
            </w:pPr>
            <w:r w:rsidRPr="009F4405">
              <w:rPr>
                <w:sz w:val="18"/>
                <w:szCs w:val="18"/>
              </w:rPr>
              <w:t>Y</w:t>
            </w:r>
          </w:p>
        </w:tc>
      </w:tr>
      <w:tr w:rsidR="00C23067" w:rsidRPr="009F4405" w14:paraId="76AA9F1B" w14:textId="77777777" w:rsidTr="00797859">
        <w:tc>
          <w:tcPr>
            <w:tcW w:w="550" w:type="dxa"/>
            <w:tcMar>
              <w:top w:w="60" w:type="dxa"/>
              <w:left w:w="90" w:type="dxa"/>
              <w:bottom w:w="60" w:type="dxa"/>
              <w:right w:w="90" w:type="dxa"/>
            </w:tcMar>
            <w:vAlign w:val="center"/>
          </w:tcPr>
          <w:p w14:paraId="50F903F4" w14:textId="2A01D036" w:rsidR="00C23067" w:rsidRPr="00103ABD" w:rsidRDefault="00C23067" w:rsidP="00797859">
            <w:pPr>
              <w:spacing w:after="40" w:line="230" w:lineRule="auto"/>
              <w:jc w:val="left"/>
              <w:rPr>
                <w:b/>
                <w:bCs/>
                <w:sz w:val="18"/>
                <w:szCs w:val="22"/>
              </w:rPr>
            </w:pPr>
            <w:r w:rsidRPr="00103ABD">
              <w:rPr>
                <w:b/>
                <w:bCs/>
                <w:sz w:val="18"/>
                <w:szCs w:val="22"/>
              </w:rPr>
              <w:t>C</w:t>
            </w:r>
            <w:r w:rsidR="00EA5E86">
              <w:rPr>
                <w:b/>
                <w:bCs/>
                <w:sz w:val="18"/>
                <w:szCs w:val="22"/>
              </w:rPr>
              <w:t>C07</w:t>
            </w:r>
          </w:p>
        </w:tc>
        <w:tc>
          <w:tcPr>
            <w:tcW w:w="4200" w:type="dxa"/>
            <w:tcMar>
              <w:top w:w="60" w:type="dxa"/>
              <w:left w:w="90" w:type="dxa"/>
              <w:bottom w:w="60" w:type="dxa"/>
              <w:right w:w="90" w:type="dxa"/>
            </w:tcMar>
            <w:vAlign w:val="center"/>
          </w:tcPr>
          <w:p w14:paraId="7C1988D2" w14:textId="77777777" w:rsidR="00C23067" w:rsidRPr="009F4405" w:rsidRDefault="00C23067" w:rsidP="00797859">
            <w:pPr>
              <w:spacing w:after="40" w:line="230" w:lineRule="auto"/>
              <w:jc w:val="left"/>
            </w:pPr>
            <w:r w:rsidRPr="009F4405">
              <w:rPr>
                <w:sz w:val="18"/>
                <w:szCs w:val="18"/>
              </w:rPr>
              <w:t>ESA ESTRACK dependency on non-EU host countries (Australia, Argentina, Gabon, Brazil, Canada, South Korea, UK Overseas Territories).</w:t>
            </w:r>
          </w:p>
        </w:tc>
        <w:tc>
          <w:tcPr>
            <w:tcW w:w="1050" w:type="dxa"/>
            <w:tcMar>
              <w:top w:w="60" w:type="dxa"/>
              <w:left w:w="90" w:type="dxa"/>
              <w:bottom w:w="60" w:type="dxa"/>
              <w:right w:w="90" w:type="dxa"/>
            </w:tcMar>
            <w:vAlign w:val="center"/>
          </w:tcPr>
          <w:p w14:paraId="7AA2D0AE" w14:textId="77777777" w:rsidR="00C23067" w:rsidRPr="009F4405" w:rsidRDefault="00C23067" w:rsidP="00797859">
            <w:pPr>
              <w:spacing w:after="40" w:line="230" w:lineRule="auto"/>
              <w:jc w:val="left"/>
            </w:pPr>
            <w:r w:rsidRPr="009F4405">
              <w:rPr>
                <w:sz w:val="18"/>
                <w:szCs w:val="18"/>
              </w:rPr>
              <w:t>TT&amp;C</w:t>
            </w:r>
          </w:p>
        </w:tc>
        <w:tc>
          <w:tcPr>
            <w:tcW w:w="500" w:type="dxa"/>
            <w:tcMar>
              <w:top w:w="60" w:type="dxa"/>
              <w:left w:w="90" w:type="dxa"/>
              <w:bottom w:w="60" w:type="dxa"/>
              <w:right w:w="90" w:type="dxa"/>
            </w:tcMar>
            <w:vAlign w:val="center"/>
          </w:tcPr>
          <w:p w14:paraId="532C8EBB" w14:textId="77777777" w:rsidR="00C23067" w:rsidRPr="009F4405" w:rsidRDefault="00C23067" w:rsidP="00797859">
            <w:pPr>
              <w:spacing w:after="40" w:line="230" w:lineRule="auto"/>
              <w:jc w:val="left"/>
            </w:pPr>
            <w:r w:rsidRPr="009F4405">
              <w:rPr>
                <w:sz w:val="18"/>
                <w:szCs w:val="18"/>
              </w:rPr>
              <w:t>D</w:t>
            </w:r>
          </w:p>
        </w:tc>
        <w:tc>
          <w:tcPr>
            <w:tcW w:w="950" w:type="dxa"/>
            <w:tcMar>
              <w:top w:w="60" w:type="dxa"/>
              <w:left w:w="90" w:type="dxa"/>
              <w:bottom w:w="60" w:type="dxa"/>
              <w:right w:w="90" w:type="dxa"/>
            </w:tcMar>
            <w:vAlign w:val="center"/>
          </w:tcPr>
          <w:p w14:paraId="6F6C8EF2" w14:textId="77777777" w:rsidR="00C23067" w:rsidRPr="009F4405" w:rsidRDefault="00C23067" w:rsidP="00797859">
            <w:pPr>
              <w:spacing w:after="40" w:line="230" w:lineRule="auto"/>
              <w:jc w:val="left"/>
            </w:pPr>
            <w:r w:rsidRPr="009F4405">
              <w:rPr>
                <w:sz w:val="18"/>
                <w:szCs w:val="18"/>
              </w:rPr>
              <w:t>EU-wide</w:t>
            </w:r>
          </w:p>
        </w:tc>
        <w:tc>
          <w:tcPr>
            <w:tcW w:w="800" w:type="dxa"/>
            <w:tcMar>
              <w:top w:w="60" w:type="dxa"/>
              <w:left w:w="90" w:type="dxa"/>
              <w:bottom w:w="60" w:type="dxa"/>
              <w:right w:w="90" w:type="dxa"/>
            </w:tcMar>
            <w:vAlign w:val="center"/>
          </w:tcPr>
          <w:p w14:paraId="32B4D326" w14:textId="77777777" w:rsidR="00C23067" w:rsidRPr="009F4405" w:rsidRDefault="00C23067" w:rsidP="00797859">
            <w:pPr>
              <w:spacing w:after="40" w:line="230" w:lineRule="auto"/>
              <w:jc w:val="left"/>
            </w:pPr>
            <w:r w:rsidRPr="009F4405">
              <w:rPr>
                <w:sz w:val="18"/>
                <w:szCs w:val="18"/>
              </w:rPr>
              <w:t>Low</w:t>
            </w:r>
          </w:p>
        </w:tc>
        <w:tc>
          <w:tcPr>
            <w:tcW w:w="1050" w:type="dxa"/>
            <w:tcMar>
              <w:top w:w="60" w:type="dxa"/>
              <w:left w:w="90" w:type="dxa"/>
              <w:bottom w:w="60" w:type="dxa"/>
              <w:right w:w="90" w:type="dxa"/>
            </w:tcMar>
            <w:vAlign w:val="center"/>
          </w:tcPr>
          <w:p w14:paraId="5E152EBF" w14:textId="77777777" w:rsidR="00C23067" w:rsidRPr="009F4405" w:rsidRDefault="00C23067" w:rsidP="00797859">
            <w:pPr>
              <w:spacing w:after="40" w:line="230" w:lineRule="auto"/>
              <w:jc w:val="left"/>
            </w:pPr>
            <w:r w:rsidRPr="009F4405">
              <w:rPr>
                <w:sz w:val="18"/>
                <w:szCs w:val="18"/>
              </w:rPr>
              <w:t>Short</w:t>
            </w:r>
          </w:p>
        </w:tc>
        <w:tc>
          <w:tcPr>
            <w:tcW w:w="500" w:type="dxa"/>
            <w:tcMar>
              <w:top w:w="60" w:type="dxa"/>
              <w:left w:w="90" w:type="dxa"/>
              <w:bottom w:w="60" w:type="dxa"/>
              <w:right w:w="90" w:type="dxa"/>
            </w:tcMar>
            <w:vAlign w:val="center"/>
          </w:tcPr>
          <w:p w14:paraId="6DAF3C56" w14:textId="77777777" w:rsidR="00C23067" w:rsidRPr="009F4405" w:rsidRDefault="00C23067" w:rsidP="00797859">
            <w:pPr>
              <w:spacing w:after="40" w:line="230" w:lineRule="auto"/>
              <w:jc w:val="left"/>
            </w:pPr>
            <w:r w:rsidRPr="009F4405">
              <w:rPr>
                <w:sz w:val="18"/>
                <w:szCs w:val="18"/>
              </w:rPr>
              <w:t>N</w:t>
            </w:r>
          </w:p>
        </w:tc>
      </w:tr>
      <w:tr w:rsidR="00C23067" w:rsidRPr="009F4405" w14:paraId="5348226C" w14:textId="77777777" w:rsidTr="00797859">
        <w:tc>
          <w:tcPr>
            <w:tcW w:w="550" w:type="dxa"/>
            <w:tcMar>
              <w:top w:w="60" w:type="dxa"/>
              <w:left w:w="90" w:type="dxa"/>
              <w:bottom w:w="60" w:type="dxa"/>
              <w:right w:w="90" w:type="dxa"/>
            </w:tcMar>
            <w:vAlign w:val="center"/>
          </w:tcPr>
          <w:p w14:paraId="0AA6D65C" w14:textId="3D346D63" w:rsidR="00C23067" w:rsidRPr="00103ABD" w:rsidRDefault="00C23067" w:rsidP="00797859">
            <w:pPr>
              <w:spacing w:after="40" w:line="230" w:lineRule="auto"/>
              <w:jc w:val="left"/>
              <w:rPr>
                <w:b/>
                <w:bCs/>
                <w:sz w:val="18"/>
                <w:szCs w:val="22"/>
              </w:rPr>
            </w:pPr>
            <w:r w:rsidRPr="00103ABD">
              <w:rPr>
                <w:b/>
                <w:bCs/>
                <w:sz w:val="18"/>
                <w:szCs w:val="22"/>
              </w:rPr>
              <w:t>C</w:t>
            </w:r>
            <w:r w:rsidR="00EA5E86">
              <w:rPr>
                <w:b/>
                <w:bCs/>
                <w:sz w:val="18"/>
                <w:szCs w:val="22"/>
              </w:rPr>
              <w:t>C08</w:t>
            </w:r>
          </w:p>
        </w:tc>
        <w:tc>
          <w:tcPr>
            <w:tcW w:w="4200" w:type="dxa"/>
            <w:tcMar>
              <w:top w:w="60" w:type="dxa"/>
              <w:left w:w="90" w:type="dxa"/>
              <w:bottom w:w="60" w:type="dxa"/>
              <w:right w:w="90" w:type="dxa"/>
            </w:tcMar>
            <w:vAlign w:val="center"/>
          </w:tcPr>
          <w:p w14:paraId="3D7A2B2A" w14:textId="77777777" w:rsidR="00C23067" w:rsidRPr="009F4405" w:rsidRDefault="00C23067" w:rsidP="00797859">
            <w:pPr>
              <w:spacing w:after="40" w:line="230" w:lineRule="auto"/>
              <w:jc w:val="left"/>
            </w:pPr>
            <w:r w:rsidRPr="009F4405">
              <w:rPr>
                <w:sz w:val="18"/>
                <w:szCs w:val="18"/>
              </w:rPr>
              <w:t>Non-EU dependency on batteries for launcher and stage electrical systems.</w:t>
            </w:r>
          </w:p>
        </w:tc>
        <w:tc>
          <w:tcPr>
            <w:tcW w:w="1050" w:type="dxa"/>
            <w:tcMar>
              <w:top w:w="60" w:type="dxa"/>
              <w:left w:w="90" w:type="dxa"/>
              <w:bottom w:w="60" w:type="dxa"/>
              <w:right w:w="90" w:type="dxa"/>
            </w:tcMar>
            <w:vAlign w:val="center"/>
          </w:tcPr>
          <w:p w14:paraId="12D6B663" w14:textId="77777777" w:rsidR="00C23067" w:rsidRPr="009F4405" w:rsidRDefault="00C23067" w:rsidP="00797859">
            <w:pPr>
              <w:spacing w:after="40" w:line="230" w:lineRule="auto"/>
              <w:jc w:val="left"/>
            </w:pPr>
            <w:r w:rsidRPr="009F4405">
              <w:rPr>
                <w:sz w:val="18"/>
                <w:szCs w:val="18"/>
              </w:rPr>
              <w:t>Manufacturing &amp; assembly</w:t>
            </w:r>
          </w:p>
        </w:tc>
        <w:tc>
          <w:tcPr>
            <w:tcW w:w="500" w:type="dxa"/>
            <w:tcMar>
              <w:top w:w="60" w:type="dxa"/>
              <w:left w:w="90" w:type="dxa"/>
              <w:bottom w:w="60" w:type="dxa"/>
              <w:right w:w="90" w:type="dxa"/>
            </w:tcMar>
            <w:vAlign w:val="center"/>
          </w:tcPr>
          <w:p w14:paraId="521FBC6B" w14:textId="77777777" w:rsidR="00C23067" w:rsidRPr="009F4405" w:rsidRDefault="00C23067" w:rsidP="00797859">
            <w:pPr>
              <w:spacing w:after="40" w:line="230" w:lineRule="auto"/>
              <w:jc w:val="left"/>
            </w:pPr>
            <w:r w:rsidRPr="009F4405">
              <w:rPr>
                <w:sz w:val="18"/>
                <w:szCs w:val="18"/>
              </w:rPr>
              <w:t>D</w:t>
            </w:r>
          </w:p>
        </w:tc>
        <w:tc>
          <w:tcPr>
            <w:tcW w:w="950" w:type="dxa"/>
            <w:tcMar>
              <w:top w:w="60" w:type="dxa"/>
              <w:left w:w="90" w:type="dxa"/>
              <w:bottom w:w="60" w:type="dxa"/>
              <w:right w:w="90" w:type="dxa"/>
            </w:tcMar>
            <w:vAlign w:val="center"/>
          </w:tcPr>
          <w:p w14:paraId="268C4783" w14:textId="77777777" w:rsidR="00C23067" w:rsidRPr="009F4405" w:rsidRDefault="00C23067" w:rsidP="00797859">
            <w:pPr>
              <w:spacing w:after="40" w:line="230" w:lineRule="auto"/>
              <w:jc w:val="left"/>
            </w:pPr>
            <w:r w:rsidRPr="009F4405">
              <w:rPr>
                <w:sz w:val="18"/>
                <w:szCs w:val="18"/>
              </w:rPr>
              <w:t>EU-wide</w:t>
            </w:r>
          </w:p>
        </w:tc>
        <w:tc>
          <w:tcPr>
            <w:tcW w:w="800" w:type="dxa"/>
            <w:tcMar>
              <w:top w:w="60" w:type="dxa"/>
              <w:left w:w="90" w:type="dxa"/>
              <w:bottom w:w="60" w:type="dxa"/>
              <w:right w:w="90" w:type="dxa"/>
            </w:tcMar>
            <w:vAlign w:val="center"/>
          </w:tcPr>
          <w:p w14:paraId="6EA042FB" w14:textId="77777777" w:rsidR="00C23067" w:rsidRPr="009F4405" w:rsidRDefault="00C23067" w:rsidP="00797859">
            <w:pPr>
              <w:spacing w:after="40" w:line="230" w:lineRule="auto"/>
              <w:jc w:val="left"/>
            </w:pPr>
            <w:r w:rsidRPr="009F4405">
              <w:rPr>
                <w:sz w:val="18"/>
                <w:szCs w:val="18"/>
              </w:rPr>
              <w:t>High</w:t>
            </w:r>
          </w:p>
        </w:tc>
        <w:tc>
          <w:tcPr>
            <w:tcW w:w="1050" w:type="dxa"/>
            <w:tcMar>
              <w:top w:w="60" w:type="dxa"/>
              <w:left w:w="90" w:type="dxa"/>
              <w:bottom w:w="60" w:type="dxa"/>
              <w:right w:w="90" w:type="dxa"/>
            </w:tcMar>
            <w:vAlign w:val="center"/>
          </w:tcPr>
          <w:p w14:paraId="15368196" w14:textId="77777777" w:rsidR="00C23067" w:rsidRPr="009F4405" w:rsidRDefault="00C23067" w:rsidP="00797859">
            <w:pPr>
              <w:spacing w:after="40" w:line="230" w:lineRule="auto"/>
              <w:jc w:val="left"/>
            </w:pPr>
            <w:r w:rsidRPr="009F4405">
              <w:rPr>
                <w:sz w:val="18"/>
                <w:szCs w:val="18"/>
              </w:rPr>
              <w:t>Short</w:t>
            </w:r>
          </w:p>
        </w:tc>
        <w:tc>
          <w:tcPr>
            <w:tcW w:w="500" w:type="dxa"/>
            <w:tcMar>
              <w:top w:w="60" w:type="dxa"/>
              <w:left w:w="90" w:type="dxa"/>
              <w:bottom w:w="60" w:type="dxa"/>
              <w:right w:w="90" w:type="dxa"/>
            </w:tcMar>
            <w:vAlign w:val="center"/>
          </w:tcPr>
          <w:p w14:paraId="67160845" w14:textId="77777777" w:rsidR="00C23067" w:rsidRPr="009F4405" w:rsidRDefault="00C23067" w:rsidP="00797859">
            <w:pPr>
              <w:spacing w:after="40" w:line="230" w:lineRule="auto"/>
              <w:jc w:val="left"/>
            </w:pPr>
            <w:r w:rsidRPr="009F4405">
              <w:rPr>
                <w:sz w:val="18"/>
                <w:szCs w:val="18"/>
              </w:rPr>
              <w:t>N</w:t>
            </w:r>
          </w:p>
        </w:tc>
      </w:tr>
      <w:tr w:rsidR="00C23067" w:rsidRPr="009F4405" w14:paraId="591EAE55" w14:textId="77777777" w:rsidTr="00797859">
        <w:tc>
          <w:tcPr>
            <w:tcW w:w="550" w:type="dxa"/>
            <w:tcMar>
              <w:top w:w="60" w:type="dxa"/>
              <w:left w:w="90" w:type="dxa"/>
              <w:bottom w:w="60" w:type="dxa"/>
              <w:right w:w="90" w:type="dxa"/>
            </w:tcMar>
            <w:vAlign w:val="center"/>
          </w:tcPr>
          <w:p w14:paraId="115D5D88" w14:textId="44E38B65" w:rsidR="00C23067" w:rsidRPr="00103ABD" w:rsidRDefault="00C23067" w:rsidP="00797859">
            <w:pPr>
              <w:spacing w:after="40" w:line="230" w:lineRule="auto"/>
              <w:jc w:val="left"/>
              <w:rPr>
                <w:b/>
                <w:bCs/>
                <w:sz w:val="18"/>
                <w:szCs w:val="22"/>
              </w:rPr>
            </w:pPr>
            <w:r w:rsidRPr="00103ABD">
              <w:rPr>
                <w:b/>
                <w:bCs/>
                <w:sz w:val="18"/>
                <w:szCs w:val="22"/>
              </w:rPr>
              <w:t>C</w:t>
            </w:r>
            <w:r w:rsidR="00EA5E86">
              <w:rPr>
                <w:b/>
                <w:bCs/>
                <w:sz w:val="18"/>
                <w:szCs w:val="22"/>
              </w:rPr>
              <w:t>C09</w:t>
            </w:r>
          </w:p>
        </w:tc>
        <w:tc>
          <w:tcPr>
            <w:tcW w:w="4200" w:type="dxa"/>
            <w:tcMar>
              <w:top w:w="60" w:type="dxa"/>
              <w:left w:w="90" w:type="dxa"/>
              <w:bottom w:w="60" w:type="dxa"/>
              <w:right w:w="90" w:type="dxa"/>
            </w:tcMar>
            <w:vAlign w:val="center"/>
          </w:tcPr>
          <w:p w14:paraId="45D9EB25" w14:textId="77777777" w:rsidR="00C23067" w:rsidRPr="009F4405" w:rsidRDefault="00C23067" w:rsidP="00797859">
            <w:pPr>
              <w:spacing w:after="40" w:line="230" w:lineRule="auto"/>
              <w:jc w:val="left"/>
            </w:pPr>
            <w:r w:rsidRPr="009F4405">
              <w:rPr>
                <w:sz w:val="18"/>
                <w:szCs w:val="18"/>
              </w:rPr>
              <w:t>Non-EU dependency on advanced carbon fibres for launcher structures and SRM cases.</w:t>
            </w:r>
          </w:p>
        </w:tc>
        <w:tc>
          <w:tcPr>
            <w:tcW w:w="1050" w:type="dxa"/>
            <w:tcMar>
              <w:top w:w="60" w:type="dxa"/>
              <w:left w:w="90" w:type="dxa"/>
              <w:bottom w:w="60" w:type="dxa"/>
              <w:right w:w="90" w:type="dxa"/>
            </w:tcMar>
            <w:vAlign w:val="center"/>
          </w:tcPr>
          <w:p w14:paraId="541EC1E2" w14:textId="77777777" w:rsidR="00C23067" w:rsidRPr="009F4405" w:rsidRDefault="00C23067" w:rsidP="00797859">
            <w:pPr>
              <w:spacing w:after="40" w:line="230" w:lineRule="auto"/>
              <w:jc w:val="left"/>
            </w:pPr>
            <w:r w:rsidRPr="009F4405">
              <w:rPr>
                <w:sz w:val="18"/>
                <w:szCs w:val="18"/>
              </w:rPr>
              <w:t>Manufacturing &amp; assembly</w:t>
            </w:r>
          </w:p>
        </w:tc>
        <w:tc>
          <w:tcPr>
            <w:tcW w:w="500" w:type="dxa"/>
            <w:tcMar>
              <w:top w:w="60" w:type="dxa"/>
              <w:left w:w="90" w:type="dxa"/>
              <w:bottom w:w="60" w:type="dxa"/>
              <w:right w:w="90" w:type="dxa"/>
            </w:tcMar>
            <w:vAlign w:val="center"/>
          </w:tcPr>
          <w:p w14:paraId="3B00D3F8" w14:textId="77777777" w:rsidR="00C23067" w:rsidRPr="009F4405" w:rsidRDefault="00C23067" w:rsidP="00797859">
            <w:pPr>
              <w:spacing w:after="40" w:line="230" w:lineRule="auto"/>
              <w:jc w:val="left"/>
            </w:pPr>
            <w:r w:rsidRPr="009F4405">
              <w:rPr>
                <w:sz w:val="18"/>
                <w:szCs w:val="18"/>
              </w:rPr>
              <w:t>D</w:t>
            </w:r>
          </w:p>
        </w:tc>
        <w:tc>
          <w:tcPr>
            <w:tcW w:w="950" w:type="dxa"/>
            <w:tcMar>
              <w:top w:w="60" w:type="dxa"/>
              <w:left w:w="90" w:type="dxa"/>
              <w:bottom w:w="60" w:type="dxa"/>
              <w:right w:w="90" w:type="dxa"/>
            </w:tcMar>
            <w:vAlign w:val="center"/>
          </w:tcPr>
          <w:p w14:paraId="29D094E8" w14:textId="77777777" w:rsidR="00C23067" w:rsidRPr="009F4405" w:rsidRDefault="00C23067" w:rsidP="00797859">
            <w:pPr>
              <w:spacing w:after="40" w:line="230" w:lineRule="auto"/>
              <w:jc w:val="left"/>
            </w:pPr>
            <w:r w:rsidRPr="009F4405">
              <w:rPr>
                <w:sz w:val="18"/>
                <w:szCs w:val="18"/>
              </w:rPr>
              <w:t>EU-wide</w:t>
            </w:r>
          </w:p>
        </w:tc>
        <w:tc>
          <w:tcPr>
            <w:tcW w:w="800" w:type="dxa"/>
            <w:tcMar>
              <w:top w:w="60" w:type="dxa"/>
              <w:left w:w="90" w:type="dxa"/>
              <w:bottom w:w="60" w:type="dxa"/>
              <w:right w:w="90" w:type="dxa"/>
            </w:tcMar>
            <w:vAlign w:val="center"/>
          </w:tcPr>
          <w:p w14:paraId="41ED4A85" w14:textId="77777777" w:rsidR="00C23067" w:rsidRPr="009F4405" w:rsidRDefault="00C23067" w:rsidP="00797859">
            <w:pPr>
              <w:spacing w:after="40" w:line="230" w:lineRule="auto"/>
              <w:jc w:val="left"/>
            </w:pPr>
            <w:r w:rsidRPr="009F4405">
              <w:rPr>
                <w:sz w:val="18"/>
                <w:szCs w:val="18"/>
              </w:rPr>
              <w:t>High</w:t>
            </w:r>
          </w:p>
        </w:tc>
        <w:tc>
          <w:tcPr>
            <w:tcW w:w="1050" w:type="dxa"/>
            <w:tcMar>
              <w:top w:w="60" w:type="dxa"/>
              <w:left w:w="90" w:type="dxa"/>
              <w:bottom w:w="60" w:type="dxa"/>
              <w:right w:w="90" w:type="dxa"/>
            </w:tcMar>
            <w:vAlign w:val="center"/>
          </w:tcPr>
          <w:p w14:paraId="475099AC" w14:textId="77777777" w:rsidR="00C23067" w:rsidRPr="009F4405" w:rsidRDefault="00C23067" w:rsidP="00797859">
            <w:pPr>
              <w:spacing w:after="40" w:line="230" w:lineRule="auto"/>
              <w:jc w:val="left"/>
            </w:pPr>
            <w:r w:rsidRPr="009F4405">
              <w:rPr>
                <w:sz w:val="18"/>
                <w:szCs w:val="18"/>
              </w:rPr>
              <w:t>Short</w:t>
            </w:r>
          </w:p>
        </w:tc>
        <w:tc>
          <w:tcPr>
            <w:tcW w:w="500" w:type="dxa"/>
            <w:tcMar>
              <w:top w:w="60" w:type="dxa"/>
              <w:left w:w="90" w:type="dxa"/>
              <w:bottom w:w="60" w:type="dxa"/>
              <w:right w:w="90" w:type="dxa"/>
            </w:tcMar>
            <w:vAlign w:val="center"/>
          </w:tcPr>
          <w:p w14:paraId="7A242EA7" w14:textId="77777777" w:rsidR="00C23067" w:rsidRPr="009F4405" w:rsidRDefault="00C23067" w:rsidP="00797859">
            <w:pPr>
              <w:spacing w:after="40" w:line="230" w:lineRule="auto"/>
              <w:jc w:val="left"/>
            </w:pPr>
            <w:r w:rsidRPr="009F4405">
              <w:rPr>
                <w:sz w:val="18"/>
                <w:szCs w:val="18"/>
              </w:rPr>
              <w:t>Y</w:t>
            </w:r>
          </w:p>
        </w:tc>
      </w:tr>
    </w:tbl>
    <w:p w14:paraId="55D6E9FC" w14:textId="77777777" w:rsidR="00C23067" w:rsidRPr="009F4405" w:rsidRDefault="00C23067" w:rsidP="00C23067"/>
    <w:p w14:paraId="19DC1EEC" w14:textId="77777777" w:rsidR="00C23067" w:rsidRPr="009F4405" w:rsidRDefault="00C23067" w:rsidP="00C23067">
      <w:pPr>
        <w:spacing w:line="264" w:lineRule="auto"/>
        <w:rPr>
          <w:b/>
        </w:rPr>
      </w:pPr>
      <w:r w:rsidRPr="009F4405">
        <w:rPr>
          <w:b/>
        </w:rPr>
        <w:t>Main insights</w:t>
      </w:r>
    </w:p>
    <w:p w14:paraId="2C9B00BA" w14:textId="05824B19" w:rsidR="00C23067" w:rsidRPr="009F4405" w:rsidRDefault="00C23067" w:rsidP="00C23067">
      <w:pPr>
        <w:spacing w:before="120"/>
      </w:pPr>
      <w:r w:rsidRPr="009F4405">
        <w:t xml:space="preserve">Three insights stand out. First, Europe’s dependencies are structural, not incidental: ITAR-constrained payload separation systems, Asian electronics in launcher avionics, and US-sourced 10–100 kW HPAs for the ESA deep-space network mean that European launchers currently reach orbit with at least one non-EU critical input. Second, the geopolitical exposure is asymmetric across infrastructure types: launch facilities and testing centres remain predominantly European-controlled, but manufacturing, TT&amp;C and SSA are exposed to non-EU actors whose policy choices can propagate into European launch readiness. Third, the sovereignty question extends beyond component ownership to demand, pricing and launch-service preference; those market-side dimensions are analysed in the benchmark and demand chapters rather than here. Horizontal pattern: FOCI-type risks concentrate in manufacturing, while regulatory reliance on the </w:t>
      </w:r>
      <w:commentRangeStart w:id="82"/>
      <w:commentRangeStart w:id="83"/>
      <w:commentRangeStart w:id="84"/>
      <w:r w:rsidRPr="009F4405">
        <w:t>US standard (</w:t>
      </w:r>
      <w:r w:rsidR="0018674D">
        <w:t>D13</w:t>
      </w:r>
      <w:r w:rsidRPr="009F4405">
        <w:t>) and data reliance in SSA (C</w:t>
      </w:r>
      <w:r w:rsidR="00EA5E86">
        <w:t>C05</w:t>
      </w:r>
      <w:r w:rsidRPr="009F4405">
        <w:t>)</w:t>
      </w:r>
      <w:commentRangeEnd w:id="82"/>
      <w:r w:rsidRPr="009F4405">
        <w:rPr>
          <w:rStyle w:val="CommentReference"/>
          <w:sz w:val="20"/>
          <w:szCs w:val="24"/>
        </w:rPr>
        <w:commentReference w:id="82"/>
      </w:r>
      <w:commentRangeEnd w:id="83"/>
      <w:r w:rsidRPr="009F4405">
        <w:rPr>
          <w:rStyle w:val="CommentReference"/>
          <w:sz w:val="20"/>
          <w:szCs w:val="24"/>
        </w:rPr>
        <w:commentReference w:id="83"/>
      </w:r>
      <w:commentRangeEnd w:id="84"/>
      <w:r w:rsidRPr="009F4405">
        <w:rPr>
          <w:rStyle w:val="CommentReference"/>
          <w:sz w:val="20"/>
          <w:szCs w:val="24"/>
        </w:rPr>
        <w:commentReference w:id="84"/>
      </w:r>
      <w:r w:rsidRPr="009F4405">
        <w:t xml:space="preserve"> show the same asymmetry in the rule- and data-layers of the chain.</w:t>
      </w:r>
    </w:p>
    <w:p w14:paraId="5007B207" w14:textId="77777777" w:rsidR="00C23067" w:rsidRPr="009F4405" w:rsidRDefault="00C23067" w:rsidP="00EA4006">
      <w:pPr>
        <w:spacing w:line="264" w:lineRule="auto"/>
      </w:pPr>
    </w:p>
    <w:p w14:paraId="40A57322" w14:textId="2EE465AA" w:rsidR="00C2451F" w:rsidRPr="009F4405" w:rsidRDefault="00C2451F" w:rsidP="00C2451F">
      <w:pPr>
        <w:spacing w:line="264" w:lineRule="auto"/>
      </w:pPr>
    </w:p>
    <w:p w14:paraId="1762ED2C" w14:textId="1E57E12F" w:rsidR="00466CB5" w:rsidRPr="009F4405" w:rsidRDefault="003A0B9F" w:rsidP="00E65BC8">
      <w:pPr>
        <w:pStyle w:val="EYHeading4"/>
      </w:pPr>
      <w:r w:rsidRPr="009F4405">
        <w:t xml:space="preserve">Prioritised synthesis – </w:t>
      </w:r>
      <w:r w:rsidR="00AD0257" w:rsidRPr="009F4405">
        <w:t>t</w:t>
      </w:r>
      <w:r w:rsidRPr="009F4405">
        <w:t>op E</w:t>
      </w:r>
      <w:r w:rsidR="00E74F96" w:rsidRPr="009F4405">
        <w:t>urope</w:t>
      </w:r>
      <w:r w:rsidRPr="009F4405">
        <w:t>-wide bottlene</w:t>
      </w:r>
      <w:r w:rsidR="006A7CB5" w:rsidRPr="009F4405">
        <w:t xml:space="preserve">cks, gaps, and dependencies </w:t>
      </w:r>
    </w:p>
    <w:p w14:paraId="0AB5F0CE" w14:textId="77777777" w:rsidR="001E725A" w:rsidRPr="009F4405" w:rsidRDefault="001E725A" w:rsidP="001E725A">
      <w:pPr>
        <w:spacing w:line="264" w:lineRule="auto"/>
      </w:pPr>
      <w:r w:rsidRPr="009F4405">
        <w:t>The most critical Europe-wide bottlenecks are ranked below using a simple scoring: Severity (1–5) × Likelihood (1–3) × Materialisation timeframe (Short term ×1.5, Medium term ×1.0, Long term ×0.7). The assessment is based on the infrastructure mapping, desk research, stakeholder interviews, supply-chain risk assessment and consortium technical expertise. Interview evidence is used to validate the practical significance and expected occurrence of the identified issues.</w:t>
      </w:r>
    </w:p>
    <w:p w14:paraId="00E3C311" w14:textId="77777777" w:rsidR="001E725A" w:rsidRPr="009F4405" w:rsidRDefault="001E725A" w:rsidP="001E725A">
      <w:pPr>
        <w:spacing w:line="264" w:lineRule="auto"/>
      </w:pPr>
      <w:r w:rsidRPr="009F4405">
        <w:t xml:space="preserve">Severity incorporates both the scale of the impact and the degree of substitutability. Consequently, </w:t>
      </w:r>
      <w:r w:rsidRPr="009F4405">
        <w:rPr>
          <w:b/>
          <w:bCs/>
        </w:rPr>
        <w:t>single points of failure (SPOFs)</w:t>
      </w:r>
      <w:r w:rsidRPr="009F4405">
        <w:t xml:space="preserve"> receive higher severity scores because disruption of the affected asset, infrastructure or capability could directly interrupt critical European access-to-space functions with limited or no operational alternatives. </w:t>
      </w:r>
    </w:p>
    <w:p w14:paraId="078D5099" w14:textId="6C337107" w:rsidR="001E725A" w:rsidRPr="009F4405" w:rsidRDefault="001E725A" w:rsidP="001E725A">
      <w:pPr>
        <w:spacing w:line="264" w:lineRule="auto"/>
      </w:pPr>
      <w:r w:rsidRPr="009F4405">
        <w:t>All entries are listed below. This ranking is the chapter’s headline output and drives the prioritisation of downstream analyses.</w:t>
      </w:r>
    </w:p>
    <w:p w14:paraId="10382035" w14:textId="35862F02" w:rsidR="004A50BA" w:rsidRPr="009F4405" w:rsidRDefault="001E725A" w:rsidP="00B8141A">
      <w:pPr>
        <w:pStyle w:val="Caption"/>
      </w:pPr>
      <w:bookmarkStart w:id="86" w:name="_Toc239018408"/>
      <w:r w:rsidRPr="009F4405">
        <w:t xml:space="preserve">Table </w:t>
      </w:r>
      <w:r w:rsidRPr="009F4405">
        <w:fldChar w:fldCharType="begin"/>
      </w:r>
      <w:r w:rsidRPr="009F4405">
        <w:instrText xml:space="preserve"> SEQ Table \* ARABIC </w:instrText>
      </w:r>
      <w:r w:rsidRPr="009F4405">
        <w:fldChar w:fldCharType="separate"/>
      </w:r>
      <w:r w:rsidR="005F19E3">
        <w:rPr>
          <w:noProof/>
        </w:rPr>
        <w:t>17</w:t>
      </w:r>
      <w:r w:rsidRPr="009F4405">
        <w:fldChar w:fldCharType="end"/>
      </w:r>
      <w:r w:rsidRPr="009F4405">
        <w:t xml:space="preserve"> Prioritised synthesis of Europe-wide bottlenecks (score)</w:t>
      </w:r>
      <w:bookmarkEnd w:id="86"/>
    </w:p>
    <w:tbl>
      <w:tblPr>
        <w:tblStyle w:val="TabelaRenova1"/>
        <w:tblW w:w="0" w:type="auto"/>
        <w:tblInd w:w="0" w:type="dxa"/>
        <w:tblLook w:val="04A0" w:firstRow="1" w:lastRow="0" w:firstColumn="1" w:lastColumn="0" w:noHBand="0" w:noVBand="1"/>
      </w:tblPr>
      <w:tblGrid>
        <w:gridCol w:w="590"/>
        <w:gridCol w:w="590"/>
        <w:gridCol w:w="3814"/>
        <w:gridCol w:w="824"/>
        <w:gridCol w:w="989"/>
        <w:gridCol w:w="2193"/>
        <w:gridCol w:w="628"/>
      </w:tblGrid>
      <w:tr w:rsidR="004A50BA" w:rsidRPr="00963BBF" w14:paraId="68D4E309" w14:textId="77777777" w:rsidTr="00B509FB">
        <w:trPr>
          <w:trHeight w:val="480"/>
          <w:tblHeader/>
        </w:trPr>
        <w:tc>
          <w:tcPr>
            <w:tcW w:w="0" w:type="auto"/>
            <w:shd w:val="clear" w:color="auto" w:fill="FFE600" w:themeFill="accent2"/>
            <w:noWrap/>
            <w:vAlign w:val="center"/>
            <w:hideMark/>
          </w:tcPr>
          <w:p w14:paraId="6F59346C" w14:textId="77777777" w:rsidR="004A50BA" w:rsidRPr="00963BBF" w:rsidRDefault="004A50BA" w:rsidP="004A50BA">
            <w:pPr>
              <w:spacing w:after="0"/>
              <w:jc w:val="center"/>
              <w:rPr>
                <w:rFonts w:cstheme="minorHAnsi"/>
                <w:b/>
                <w:bCs/>
                <w:sz w:val="18"/>
                <w:szCs w:val="18"/>
                <w:lang w:eastAsia="nl-BE"/>
              </w:rPr>
            </w:pPr>
            <w:r w:rsidRPr="00963BBF">
              <w:rPr>
                <w:rFonts w:cstheme="minorHAnsi"/>
                <w:b/>
                <w:bCs/>
                <w:sz w:val="18"/>
                <w:szCs w:val="18"/>
                <w:lang w:eastAsia="nl-BE"/>
              </w:rPr>
              <w:t>Rank</w:t>
            </w:r>
          </w:p>
        </w:tc>
        <w:tc>
          <w:tcPr>
            <w:tcW w:w="0" w:type="auto"/>
            <w:shd w:val="clear" w:color="auto" w:fill="FFE600" w:themeFill="accent2"/>
            <w:noWrap/>
            <w:vAlign w:val="center"/>
            <w:hideMark/>
          </w:tcPr>
          <w:p w14:paraId="4C3D0679" w14:textId="77777777" w:rsidR="004A50BA" w:rsidRPr="00963BBF" w:rsidRDefault="004A50BA" w:rsidP="004A50BA">
            <w:pPr>
              <w:spacing w:after="0"/>
              <w:jc w:val="center"/>
              <w:rPr>
                <w:rFonts w:cstheme="minorHAnsi"/>
                <w:b/>
                <w:bCs/>
                <w:sz w:val="18"/>
                <w:szCs w:val="18"/>
                <w:lang w:eastAsia="nl-BE"/>
              </w:rPr>
            </w:pPr>
            <w:r w:rsidRPr="00963BBF">
              <w:rPr>
                <w:rFonts w:cstheme="minorHAnsi"/>
                <w:b/>
                <w:bCs/>
                <w:sz w:val="18"/>
                <w:szCs w:val="18"/>
                <w:lang w:eastAsia="nl-BE"/>
              </w:rPr>
              <w:t>ID</w:t>
            </w:r>
          </w:p>
        </w:tc>
        <w:tc>
          <w:tcPr>
            <w:tcW w:w="0" w:type="auto"/>
            <w:shd w:val="clear" w:color="auto" w:fill="FFE600" w:themeFill="accent2"/>
            <w:noWrap/>
            <w:vAlign w:val="center"/>
            <w:hideMark/>
          </w:tcPr>
          <w:p w14:paraId="5C2E37E2" w14:textId="77777777" w:rsidR="004A50BA" w:rsidRPr="00963BBF" w:rsidRDefault="004A50BA" w:rsidP="004A50BA">
            <w:pPr>
              <w:spacing w:after="0"/>
              <w:jc w:val="center"/>
              <w:rPr>
                <w:rFonts w:cstheme="minorHAnsi"/>
                <w:b/>
                <w:bCs/>
                <w:sz w:val="18"/>
                <w:szCs w:val="18"/>
                <w:lang w:eastAsia="nl-BE"/>
              </w:rPr>
            </w:pPr>
            <w:r w:rsidRPr="00963BBF">
              <w:rPr>
                <w:rFonts w:cstheme="minorHAnsi"/>
                <w:b/>
                <w:bCs/>
                <w:sz w:val="18"/>
                <w:szCs w:val="18"/>
                <w:lang w:eastAsia="nl-BE"/>
              </w:rPr>
              <w:t>Bottleneck/ Gap / Dependency Title</w:t>
            </w:r>
          </w:p>
        </w:tc>
        <w:tc>
          <w:tcPr>
            <w:tcW w:w="0" w:type="auto"/>
            <w:shd w:val="clear" w:color="auto" w:fill="FFE600" w:themeFill="accent2"/>
            <w:noWrap/>
            <w:vAlign w:val="center"/>
            <w:hideMark/>
          </w:tcPr>
          <w:p w14:paraId="7422B077" w14:textId="77777777" w:rsidR="004A50BA" w:rsidRPr="00963BBF" w:rsidRDefault="004A50BA" w:rsidP="004A50BA">
            <w:pPr>
              <w:spacing w:after="0"/>
              <w:jc w:val="center"/>
              <w:rPr>
                <w:rFonts w:cstheme="minorHAnsi"/>
                <w:b/>
                <w:bCs/>
                <w:sz w:val="18"/>
                <w:szCs w:val="18"/>
                <w:lang w:eastAsia="nl-BE"/>
              </w:rPr>
            </w:pPr>
            <w:r w:rsidRPr="00963BBF">
              <w:rPr>
                <w:rFonts w:cstheme="minorHAnsi"/>
                <w:b/>
                <w:bCs/>
                <w:sz w:val="18"/>
                <w:szCs w:val="18"/>
                <w:lang w:eastAsia="nl-BE"/>
              </w:rPr>
              <w:t>Severity</w:t>
            </w:r>
          </w:p>
        </w:tc>
        <w:tc>
          <w:tcPr>
            <w:tcW w:w="0" w:type="auto"/>
            <w:shd w:val="clear" w:color="auto" w:fill="FFE600" w:themeFill="accent2"/>
            <w:noWrap/>
            <w:vAlign w:val="center"/>
            <w:hideMark/>
          </w:tcPr>
          <w:p w14:paraId="71D8BD7D" w14:textId="77777777" w:rsidR="004A50BA" w:rsidRPr="00963BBF" w:rsidRDefault="004A50BA" w:rsidP="004A50BA">
            <w:pPr>
              <w:spacing w:after="0"/>
              <w:jc w:val="center"/>
              <w:rPr>
                <w:rFonts w:cstheme="minorHAnsi"/>
                <w:b/>
                <w:bCs/>
                <w:sz w:val="18"/>
                <w:szCs w:val="18"/>
                <w:lang w:eastAsia="nl-BE"/>
              </w:rPr>
            </w:pPr>
            <w:r w:rsidRPr="00963BBF">
              <w:rPr>
                <w:rFonts w:cstheme="minorHAnsi"/>
                <w:b/>
                <w:bCs/>
                <w:sz w:val="18"/>
                <w:szCs w:val="18"/>
                <w:lang w:eastAsia="nl-BE"/>
              </w:rPr>
              <w:t>Likelihood</w:t>
            </w:r>
          </w:p>
        </w:tc>
        <w:tc>
          <w:tcPr>
            <w:tcW w:w="0" w:type="auto"/>
            <w:shd w:val="clear" w:color="auto" w:fill="FFE600" w:themeFill="accent2"/>
            <w:noWrap/>
            <w:vAlign w:val="center"/>
            <w:hideMark/>
          </w:tcPr>
          <w:p w14:paraId="22EA52C8" w14:textId="77777777" w:rsidR="004A50BA" w:rsidRPr="00963BBF" w:rsidRDefault="004A50BA" w:rsidP="004A50BA">
            <w:pPr>
              <w:spacing w:after="0"/>
              <w:jc w:val="center"/>
              <w:rPr>
                <w:rFonts w:cstheme="minorHAnsi"/>
                <w:b/>
                <w:bCs/>
                <w:sz w:val="18"/>
                <w:szCs w:val="18"/>
                <w:lang w:eastAsia="nl-BE"/>
              </w:rPr>
            </w:pPr>
            <w:r w:rsidRPr="00963BBF">
              <w:rPr>
                <w:rFonts w:cstheme="minorHAnsi"/>
                <w:b/>
                <w:bCs/>
                <w:sz w:val="18"/>
                <w:szCs w:val="18"/>
                <w:lang w:eastAsia="nl-BE"/>
              </w:rPr>
              <w:t>Materialisation timeframe</w:t>
            </w:r>
          </w:p>
        </w:tc>
        <w:tc>
          <w:tcPr>
            <w:tcW w:w="0" w:type="auto"/>
            <w:shd w:val="clear" w:color="auto" w:fill="FFE600" w:themeFill="accent2"/>
            <w:noWrap/>
            <w:vAlign w:val="center"/>
            <w:hideMark/>
          </w:tcPr>
          <w:p w14:paraId="12768B91" w14:textId="77777777" w:rsidR="004A50BA" w:rsidRPr="00963BBF" w:rsidRDefault="004A50BA" w:rsidP="004A50BA">
            <w:pPr>
              <w:spacing w:after="0"/>
              <w:jc w:val="center"/>
              <w:rPr>
                <w:rFonts w:cstheme="minorHAnsi"/>
                <w:b/>
                <w:bCs/>
                <w:sz w:val="18"/>
                <w:szCs w:val="18"/>
                <w:lang w:eastAsia="nl-BE"/>
              </w:rPr>
            </w:pPr>
            <w:r w:rsidRPr="00963BBF">
              <w:rPr>
                <w:rFonts w:cstheme="minorHAnsi"/>
                <w:b/>
                <w:bCs/>
                <w:sz w:val="18"/>
                <w:szCs w:val="18"/>
                <w:lang w:eastAsia="nl-BE"/>
              </w:rPr>
              <w:t>Score</w:t>
            </w:r>
          </w:p>
        </w:tc>
      </w:tr>
      <w:tr w:rsidR="007C2E72" w:rsidRPr="00963BBF" w14:paraId="569EA33E" w14:textId="77777777" w:rsidTr="00B509FB">
        <w:trPr>
          <w:trHeight w:val="620"/>
        </w:trPr>
        <w:tc>
          <w:tcPr>
            <w:tcW w:w="0" w:type="auto"/>
            <w:noWrap/>
            <w:vAlign w:val="center"/>
            <w:hideMark/>
          </w:tcPr>
          <w:p w14:paraId="4A16B44C" w14:textId="77777777"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1</w:t>
            </w:r>
          </w:p>
        </w:tc>
        <w:tc>
          <w:tcPr>
            <w:tcW w:w="0" w:type="auto"/>
            <w:noWrap/>
            <w:vAlign w:val="center"/>
            <w:hideMark/>
          </w:tcPr>
          <w:p w14:paraId="640FB441" w14:textId="3155D517" w:rsidR="007C2E72" w:rsidRPr="00963BBF" w:rsidRDefault="00C23CBB" w:rsidP="007C2E72">
            <w:pPr>
              <w:spacing w:after="0"/>
              <w:jc w:val="center"/>
              <w:rPr>
                <w:rFonts w:cstheme="minorHAnsi"/>
                <w:b/>
                <w:bCs/>
                <w:sz w:val="18"/>
                <w:szCs w:val="18"/>
                <w:lang w:eastAsia="nl-BE"/>
              </w:rPr>
            </w:pPr>
            <w:r>
              <w:rPr>
                <w:rFonts w:cstheme="minorHAnsi"/>
                <w:b/>
                <w:sz w:val="18"/>
                <w:szCs w:val="18"/>
                <w:lang w:eastAsia="nl-BE"/>
              </w:rPr>
              <w:t>A01</w:t>
            </w:r>
          </w:p>
        </w:tc>
        <w:tc>
          <w:tcPr>
            <w:tcW w:w="0" w:type="auto"/>
            <w:vAlign w:val="center"/>
            <w:hideMark/>
          </w:tcPr>
          <w:p w14:paraId="498309FD"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Dependence on CSG as the sole operational European heavy-lift and low-inclination launch site</w:t>
            </w:r>
          </w:p>
        </w:tc>
        <w:tc>
          <w:tcPr>
            <w:tcW w:w="0" w:type="auto"/>
            <w:noWrap/>
            <w:vAlign w:val="center"/>
            <w:hideMark/>
          </w:tcPr>
          <w:p w14:paraId="432309B9"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5</w:t>
            </w:r>
          </w:p>
        </w:tc>
        <w:tc>
          <w:tcPr>
            <w:tcW w:w="0" w:type="auto"/>
            <w:noWrap/>
            <w:vAlign w:val="center"/>
            <w:hideMark/>
          </w:tcPr>
          <w:p w14:paraId="3238DDBE"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4A9F8C34"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Short term</w:t>
            </w:r>
          </w:p>
        </w:tc>
        <w:tc>
          <w:tcPr>
            <w:tcW w:w="0" w:type="auto"/>
            <w:noWrap/>
            <w:vAlign w:val="center"/>
            <w:hideMark/>
          </w:tcPr>
          <w:p w14:paraId="65D279FC"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22,5</w:t>
            </w:r>
          </w:p>
        </w:tc>
      </w:tr>
      <w:tr w:rsidR="007C2E72" w:rsidRPr="00963BBF" w14:paraId="04FA2C92" w14:textId="77777777" w:rsidTr="00B509FB">
        <w:trPr>
          <w:trHeight w:val="620"/>
        </w:trPr>
        <w:tc>
          <w:tcPr>
            <w:tcW w:w="0" w:type="auto"/>
            <w:noWrap/>
            <w:vAlign w:val="center"/>
            <w:hideMark/>
          </w:tcPr>
          <w:p w14:paraId="1EE9748A" w14:textId="77777777"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2</w:t>
            </w:r>
          </w:p>
        </w:tc>
        <w:tc>
          <w:tcPr>
            <w:tcW w:w="0" w:type="auto"/>
            <w:noWrap/>
            <w:vAlign w:val="center"/>
            <w:hideMark/>
          </w:tcPr>
          <w:p w14:paraId="7D28A500" w14:textId="2A8AECB9" w:rsidR="007C2E72" w:rsidRPr="00963BBF" w:rsidRDefault="00F100C9" w:rsidP="007C2E72">
            <w:pPr>
              <w:spacing w:after="0"/>
              <w:jc w:val="center"/>
              <w:rPr>
                <w:rFonts w:cstheme="minorHAnsi"/>
                <w:b/>
                <w:bCs/>
                <w:sz w:val="18"/>
                <w:szCs w:val="18"/>
                <w:lang w:eastAsia="nl-BE"/>
              </w:rPr>
            </w:pPr>
            <w:r>
              <w:rPr>
                <w:rFonts w:cstheme="minorHAnsi"/>
                <w:b/>
                <w:sz w:val="18"/>
                <w:szCs w:val="18"/>
                <w:lang w:eastAsia="nl-BE"/>
              </w:rPr>
              <w:t>A11</w:t>
            </w:r>
          </w:p>
        </w:tc>
        <w:tc>
          <w:tcPr>
            <w:tcW w:w="0" w:type="auto"/>
            <w:vAlign w:val="center"/>
            <w:hideMark/>
          </w:tcPr>
          <w:p w14:paraId="1B4EED29"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Single solid-rocket-motor production and qualification chain serving institutional launchers</w:t>
            </w:r>
          </w:p>
        </w:tc>
        <w:tc>
          <w:tcPr>
            <w:tcW w:w="0" w:type="auto"/>
            <w:noWrap/>
            <w:vAlign w:val="center"/>
            <w:hideMark/>
          </w:tcPr>
          <w:p w14:paraId="3DECF09F"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5</w:t>
            </w:r>
          </w:p>
        </w:tc>
        <w:tc>
          <w:tcPr>
            <w:tcW w:w="0" w:type="auto"/>
            <w:noWrap/>
            <w:vAlign w:val="center"/>
            <w:hideMark/>
          </w:tcPr>
          <w:p w14:paraId="45D7DC7A"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05321090"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Short term</w:t>
            </w:r>
          </w:p>
        </w:tc>
        <w:tc>
          <w:tcPr>
            <w:tcW w:w="0" w:type="auto"/>
            <w:noWrap/>
            <w:vAlign w:val="center"/>
            <w:hideMark/>
          </w:tcPr>
          <w:p w14:paraId="6CB2086D"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22,5</w:t>
            </w:r>
          </w:p>
        </w:tc>
      </w:tr>
      <w:tr w:rsidR="007C2E72" w:rsidRPr="00963BBF" w14:paraId="7107722D" w14:textId="77777777" w:rsidTr="00B509FB">
        <w:trPr>
          <w:trHeight w:val="620"/>
        </w:trPr>
        <w:tc>
          <w:tcPr>
            <w:tcW w:w="0" w:type="auto"/>
            <w:noWrap/>
            <w:vAlign w:val="center"/>
            <w:hideMark/>
          </w:tcPr>
          <w:p w14:paraId="0C8C90F8" w14:textId="77777777"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3</w:t>
            </w:r>
          </w:p>
        </w:tc>
        <w:tc>
          <w:tcPr>
            <w:tcW w:w="0" w:type="auto"/>
            <w:noWrap/>
            <w:vAlign w:val="center"/>
            <w:hideMark/>
          </w:tcPr>
          <w:p w14:paraId="07A228DA" w14:textId="49AB278A" w:rsidR="007C2E72" w:rsidRPr="00963BBF" w:rsidRDefault="00F100C9" w:rsidP="007C2E72">
            <w:pPr>
              <w:spacing w:after="0"/>
              <w:jc w:val="center"/>
              <w:rPr>
                <w:rFonts w:cstheme="minorHAnsi"/>
                <w:b/>
                <w:bCs/>
                <w:sz w:val="18"/>
                <w:szCs w:val="18"/>
                <w:lang w:eastAsia="nl-BE"/>
              </w:rPr>
            </w:pPr>
            <w:r>
              <w:rPr>
                <w:rFonts w:cstheme="minorHAnsi"/>
                <w:b/>
                <w:sz w:val="18"/>
                <w:szCs w:val="18"/>
                <w:lang w:eastAsia="nl-BE"/>
              </w:rPr>
              <w:t>A12</w:t>
            </w:r>
          </w:p>
        </w:tc>
        <w:tc>
          <w:tcPr>
            <w:tcW w:w="0" w:type="auto"/>
            <w:vAlign w:val="center"/>
            <w:hideMark/>
          </w:tcPr>
          <w:p w14:paraId="7305F3DB"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Unique upper-stage and cryogenic qualification capabilities</w:t>
            </w:r>
          </w:p>
        </w:tc>
        <w:tc>
          <w:tcPr>
            <w:tcW w:w="0" w:type="auto"/>
            <w:noWrap/>
            <w:vAlign w:val="center"/>
            <w:hideMark/>
          </w:tcPr>
          <w:p w14:paraId="46690F65"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5</w:t>
            </w:r>
          </w:p>
        </w:tc>
        <w:tc>
          <w:tcPr>
            <w:tcW w:w="0" w:type="auto"/>
            <w:noWrap/>
            <w:vAlign w:val="center"/>
            <w:hideMark/>
          </w:tcPr>
          <w:p w14:paraId="478072D4"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25C20064"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Short term</w:t>
            </w:r>
          </w:p>
        </w:tc>
        <w:tc>
          <w:tcPr>
            <w:tcW w:w="0" w:type="auto"/>
            <w:noWrap/>
            <w:vAlign w:val="center"/>
            <w:hideMark/>
          </w:tcPr>
          <w:p w14:paraId="1E95B9D9"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22,5</w:t>
            </w:r>
          </w:p>
        </w:tc>
      </w:tr>
      <w:tr w:rsidR="007C2E72" w:rsidRPr="00963BBF" w14:paraId="075F9454" w14:textId="77777777" w:rsidTr="00B509FB">
        <w:trPr>
          <w:trHeight w:val="620"/>
        </w:trPr>
        <w:tc>
          <w:tcPr>
            <w:tcW w:w="0" w:type="auto"/>
            <w:noWrap/>
            <w:vAlign w:val="center"/>
            <w:hideMark/>
          </w:tcPr>
          <w:p w14:paraId="45B418F7" w14:textId="77777777"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4</w:t>
            </w:r>
          </w:p>
        </w:tc>
        <w:tc>
          <w:tcPr>
            <w:tcW w:w="0" w:type="auto"/>
            <w:noWrap/>
            <w:vAlign w:val="center"/>
            <w:hideMark/>
          </w:tcPr>
          <w:p w14:paraId="292E95DF" w14:textId="5F0F7A5D" w:rsidR="007C2E72" w:rsidRPr="00963BBF" w:rsidRDefault="00F100C9" w:rsidP="007C2E72">
            <w:pPr>
              <w:spacing w:after="0"/>
              <w:jc w:val="center"/>
              <w:rPr>
                <w:rFonts w:cstheme="minorHAnsi"/>
                <w:b/>
                <w:bCs/>
                <w:sz w:val="18"/>
                <w:szCs w:val="18"/>
                <w:lang w:eastAsia="nl-BE"/>
              </w:rPr>
            </w:pPr>
            <w:r>
              <w:rPr>
                <w:rFonts w:cstheme="minorHAnsi"/>
                <w:b/>
                <w:sz w:val="18"/>
                <w:szCs w:val="18"/>
                <w:lang w:eastAsia="nl-BE"/>
              </w:rPr>
              <w:t>A15</w:t>
            </w:r>
          </w:p>
        </w:tc>
        <w:tc>
          <w:tcPr>
            <w:tcW w:w="0" w:type="auto"/>
            <w:vAlign w:val="center"/>
            <w:hideMark/>
          </w:tcPr>
          <w:p w14:paraId="7B385331"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Jupiter 2 as the single mission-level range-control facility at CSG</w:t>
            </w:r>
          </w:p>
        </w:tc>
        <w:tc>
          <w:tcPr>
            <w:tcW w:w="0" w:type="auto"/>
            <w:noWrap/>
            <w:vAlign w:val="center"/>
            <w:hideMark/>
          </w:tcPr>
          <w:p w14:paraId="3ADC6E12"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5</w:t>
            </w:r>
          </w:p>
        </w:tc>
        <w:tc>
          <w:tcPr>
            <w:tcW w:w="0" w:type="auto"/>
            <w:noWrap/>
            <w:vAlign w:val="center"/>
            <w:hideMark/>
          </w:tcPr>
          <w:p w14:paraId="35777857"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4350663D"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Short term</w:t>
            </w:r>
          </w:p>
        </w:tc>
        <w:tc>
          <w:tcPr>
            <w:tcW w:w="0" w:type="auto"/>
            <w:noWrap/>
            <w:vAlign w:val="center"/>
            <w:hideMark/>
          </w:tcPr>
          <w:p w14:paraId="7E6F1AAE"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22,5</w:t>
            </w:r>
          </w:p>
        </w:tc>
      </w:tr>
      <w:tr w:rsidR="007C2E72" w:rsidRPr="00963BBF" w14:paraId="0298C52B" w14:textId="77777777" w:rsidTr="00B509FB">
        <w:trPr>
          <w:trHeight w:val="620"/>
        </w:trPr>
        <w:tc>
          <w:tcPr>
            <w:tcW w:w="0" w:type="auto"/>
            <w:noWrap/>
            <w:vAlign w:val="center"/>
            <w:hideMark/>
          </w:tcPr>
          <w:p w14:paraId="78CA0B97" w14:textId="77777777"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5</w:t>
            </w:r>
          </w:p>
        </w:tc>
        <w:tc>
          <w:tcPr>
            <w:tcW w:w="0" w:type="auto"/>
            <w:noWrap/>
            <w:vAlign w:val="center"/>
            <w:hideMark/>
          </w:tcPr>
          <w:p w14:paraId="7A2B9F15" w14:textId="2F0E37B1" w:rsidR="007C2E72" w:rsidRPr="00963BBF" w:rsidRDefault="00F100C9" w:rsidP="007C2E72">
            <w:pPr>
              <w:spacing w:after="0"/>
              <w:jc w:val="center"/>
              <w:rPr>
                <w:rFonts w:cstheme="minorHAnsi"/>
                <w:b/>
                <w:bCs/>
                <w:sz w:val="18"/>
                <w:szCs w:val="18"/>
                <w:lang w:eastAsia="nl-BE"/>
              </w:rPr>
            </w:pPr>
            <w:r>
              <w:rPr>
                <w:rFonts w:cstheme="minorHAnsi"/>
                <w:b/>
                <w:sz w:val="18"/>
                <w:szCs w:val="18"/>
                <w:lang w:eastAsia="nl-BE"/>
              </w:rPr>
              <w:t>A02</w:t>
            </w:r>
          </w:p>
        </w:tc>
        <w:tc>
          <w:tcPr>
            <w:tcW w:w="0" w:type="auto"/>
            <w:vAlign w:val="center"/>
            <w:hideMark/>
          </w:tcPr>
          <w:p w14:paraId="7682D2F3"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Lack of pad and launcher-integration redundancy at CSG (single pad per launcher family; single BAL for Ariane 6)</w:t>
            </w:r>
          </w:p>
        </w:tc>
        <w:tc>
          <w:tcPr>
            <w:tcW w:w="0" w:type="auto"/>
            <w:noWrap/>
            <w:vAlign w:val="center"/>
            <w:hideMark/>
          </w:tcPr>
          <w:p w14:paraId="13E3AAE4"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5</w:t>
            </w:r>
          </w:p>
        </w:tc>
        <w:tc>
          <w:tcPr>
            <w:tcW w:w="0" w:type="auto"/>
            <w:noWrap/>
            <w:vAlign w:val="center"/>
            <w:hideMark/>
          </w:tcPr>
          <w:p w14:paraId="201FB4FD"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7B6EFE4F"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Short term</w:t>
            </w:r>
          </w:p>
        </w:tc>
        <w:tc>
          <w:tcPr>
            <w:tcW w:w="0" w:type="auto"/>
            <w:noWrap/>
            <w:vAlign w:val="center"/>
            <w:hideMark/>
          </w:tcPr>
          <w:p w14:paraId="6C1F29F0"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22,5</w:t>
            </w:r>
          </w:p>
        </w:tc>
      </w:tr>
      <w:tr w:rsidR="007C2E72" w:rsidRPr="00963BBF" w14:paraId="62196330" w14:textId="77777777" w:rsidTr="00B509FB">
        <w:trPr>
          <w:trHeight w:val="620"/>
        </w:trPr>
        <w:tc>
          <w:tcPr>
            <w:tcW w:w="0" w:type="auto"/>
            <w:noWrap/>
            <w:vAlign w:val="center"/>
            <w:hideMark/>
          </w:tcPr>
          <w:p w14:paraId="39D0A22B" w14:textId="77777777"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6</w:t>
            </w:r>
          </w:p>
        </w:tc>
        <w:tc>
          <w:tcPr>
            <w:tcW w:w="0" w:type="auto"/>
            <w:noWrap/>
            <w:vAlign w:val="center"/>
            <w:hideMark/>
          </w:tcPr>
          <w:p w14:paraId="13EA1129" w14:textId="703C2581" w:rsidR="007C2E72" w:rsidRPr="00963BBF" w:rsidRDefault="00F100C9" w:rsidP="007C2E72">
            <w:pPr>
              <w:spacing w:after="0"/>
              <w:jc w:val="center"/>
              <w:rPr>
                <w:rFonts w:cstheme="minorHAnsi"/>
                <w:b/>
                <w:bCs/>
                <w:sz w:val="18"/>
                <w:szCs w:val="18"/>
                <w:lang w:eastAsia="nl-BE"/>
              </w:rPr>
            </w:pPr>
            <w:r>
              <w:rPr>
                <w:rFonts w:cstheme="minorHAnsi"/>
                <w:b/>
                <w:sz w:val="18"/>
                <w:szCs w:val="18"/>
                <w:lang w:eastAsia="nl-BE"/>
              </w:rPr>
              <w:t>A04</w:t>
            </w:r>
          </w:p>
        </w:tc>
        <w:tc>
          <w:tcPr>
            <w:tcW w:w="0" w:type="auto"/>
            <w:vAlign w:val="center"/>
            <w:hideMark/>
          </w:tcPr>
          <w:p w14:paraId="15A10B98"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Absence of demonstrated orbital-launch redundancy outside CSG</w:t>
            </w:r>
          </w:p>
        </w:tc>
        <w:tc>
          <w:tcPr>
            <w:tcW w:w="0" w:type="auto"/>
            <w:noWrap/>
            <w:vAlign w:val="center"/>
            <w:hideMark/>
          </w:tcPr>
          <w:p w14:paraId="5E467473"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5</w:t>
            </w:r>
          </w:p>
        </w:tc>
        <w:tc>
          <w:tcPr>
            <w:tcW w:w="0" w:type="auto"/>
            <w:noWrap/>
            <w:vAlign w:val="center"/>
            <w:hideMark/>
          </w:tcPr>
          <w:p w14:paraId="4FEE3C63"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018F8F4A"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Short term</w:t>
            </w:r>
          </w:p>
        </w:tc>
        <w:tc>
          <w:tcPr>
            <w:tcW w:w="0" w:type="auto"/>
            <w:noWrap/>
            <w:vAlign w:val="center"/>
            <w:hideMark/>
          </w:tcPr>
          <w:p w14:paraId="7B78BDE1"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22,5</w:t>
            </w:r>
          </w:p>
        </w:tc>
      </w:tr>
      <w:tr w:rsidR="007C2E72" w:rsidRPr="00963BBF" w14:paraId="30244B7E" w14:textId="77777777" w:rsidTr="00B509FB">
        <w:trPr>
          <w:trHeight w:val="620"/>
        </w:trPr>
        <w:tc>
          <w:tcPr>
            <w:tcW w:w="0" w:type="auto"/>
            <w:noWrap/>
            <w:vAlign w:val="center"/>
            <w:hideMark/>
          </w:tcPr>
          <w:p w14:paraId="02FF16F6" w14:textId="77777777"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7</w:t>
            </w:r>
          </w:p>
        </w:tc>
        <w:tc>
          <w:tcPr>
            <w:tcW w:w="0" w:type="auto"/>
            <w:noWrap/>
            <w:vAlign w:val="center"/>
            <w:hideMark/>
          </w:tcPr>
          <w:p w14:paraId="0F208BC6" w14:textId="6347C061" w:rsidR="007C2E72" w:rsidRPr="00963BBF" w:rsidRDefault="0003468C" w:rsidP="007C2E72">
            <w:pPr>
              <w:spacing w:after="0"/>
              <w:jc w:val="center"/>
              <w:rPr>
                <w:rFonts w:cstheme="minorHAnsi"/>
                <w:b/>
                <w:bCs/>
                <w:sz w:val="18"/>
                <w:szCs w:val="18"/>
                <w:lang w:eastAsia="nl-BE"/>
              </w:rPr>
            </w:pPr>
            <w:r>
              <w:rPr>
                <w:rFonts w:cstheme="minorHAnsi"/>
                <w:b/>
                <w:sz w:val="18"/>
                <w:szCs w:val="18"/>
                <w:lang w:eastAsia="nl-BE"/>
              </w:rPr>
              <w:t>B01</w:t>
            </w:r>
          </w:p>
        </w:tc>
        <w:tc>
          <w:tcPr>
            <w:tcW w:w="0" w:type="auto"/>
            <w:vAlign w:val="center"/>
            <w:hideMark/>
          </w:tcPr>
          <w:p w14:paraId="6E9EEB71"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Common P120C/P160C production chain shared by Ariane 6 and Vega-C</w:t>
            </w:r>
          </w:p>
        </w:tc>
        <w:tc>
          <w:tcPr>
            <w:tcW w:w="0" w:type="auto"/>
            <w:noWrap/>
            <w:vAlign w:val="center"/>
            <w:hideMark/>
          </w:tcPr>
          <w:p w14:paraId="61BB4DF4"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5</w:t>
            </w:r>
          </w:p>
        </w:tc>
        <w:tc>
          <w:tcPr>
            <w:tcW w:w="0" w:type="auto"/>
            <w:noWrap/>
            <w:vAlign w:val="center"/>
            <w:hideMark/>
          </w:tcPr>
          <w:p w14:paraId="69AA65E0"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49133337"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Short term</w:t>
            </w:r>
          </w:p>
        </w:tc>
        <w:tc>
          <w:tcPr>
            <w:tcW w:w="0" w:type="auto"/>
            <w:noWrap/>
            <w:vAlign w:val="center"/>
            <w:hideMark/>
          </w:tcPr>
          <w:p w14:paraId="00A0B3F4"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22,5</w:t>
            </w:r>
          </w:p>
        </w:tc>
      </w:tr>
      <w:tr w:rsidR="007C2E72" w:rsidRPr="00963BBF" w14:paraId="7EA22884" w14:textId="77777777" w:rsidTr="00B509FB">
        <w:trPr>
          <w:trHeight w:val="620"/>
        </w:trPr>
        <w:tc>
          <w:tcPr>
            <w:tcW w:w="0" w:type="auto"/>
            <w:noWrap/>
            <w:vAlign w:val="center"/>
            <w:hideMark/>
          </w:tcPr>
          <w:p w14:paraId="7B70EEEC" w14:textId="77777777"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8</w:t>
            </w:r>
          </w:p>
        </w:tc>
        <w:tc>
          <w:tcPr>
            <w:tcW w:w="0" w:type="auto"/>
            <w:noWrap/>
            <w:vAlign w:val="center"/>
            <w:hideMark/>
          </w:tcPr>
          <w:p w14:paraId="368ACA62" w14:textId="0690E66D" w:rsidR="007C2E72" w:rsidRPr="00963BBF" w:rsidRDefault="0003468C" w:rsidP="007C2E72">
            <w:pPr>
              <w:spacing w:after="0"/>
              <w:jc w:val="center"/>
              <w:rPr>
                <w:rFonts w:cstheme="minorHAnsi"/>
                <w:b/>
                <w:bCs/>
                <w:sz w:val="18"/>
                <w:szCs w:val="18"/>
                <w:lang w:eastAsia="nl-BE"/>
              </w:rPr>
            </w:pPr>
            <w:r>
              <w:rPr>
                <w:rFonts w:cstheme="minorHAnsi"/>
                <w:b/>
                <w:sz w:val="18"/>
                <w:szCs w:val="18"/>
                <w:lang w:eastAsia="nl-BE"/>
              </w:rPr>
              <w:t>B02</w:t>
            </w:r>
          </w:p>
        </w:tc>
        <w:tc>
          <w:tcPr>
            <w:tcW w:w="0" w:type="auto"/>
            <w:vAlign w:val="center"/>
            <w:hideMark/>
          </w:tcPr>
          <w:p w14:paraId="0582F064"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Bottlenecks in medium- and heavy-propulsion test infrastructure</w:t>
            </w:r>
          </w:p>
        </w:tc>
        <w:tc>
          <w:tcPr>
            <w:tcW w:w="0" w:type="auto"/>
            <w:noWrap/>
            <w:vAlign w:val="center"/>
            <w:hideMark/>
          </w:tcPr>
          <w:p w14:paraId="0B4CD731"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5</w:t>
            </w:r>
          </w:p>
        </w:tc>
        <w:tc>
          <w:tcPr>
            <w:tcW w:w="0" w:type="auto"/>
            <w:noWrap/>
            <w:vAlign w:val="center"/>
            <w:hideMark/>
          </w:tcPr>
          <w:p w14:paraId="1DE82262"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6D7BCA30"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Short term</w:t>
            </w:r>
          </w:p>
        </w:tc>
        <w:tc>
          <w:tcPr>
            <w:tcW w:w="0" w:type="auto"/>
            <w:noWrap/>
            <w:vAlign w:val="center"/>
            <w:hideMark/>
          </w:tcPr>
          <w:p w14:paraId="4108834E"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22,5</w:t>
            </w:r>
          </w:p>
        </w:tc>
      </w:tr>
      <w:tr w:rsidR="007C2E72" w:rsidRPr="00963BBF" w14:paraId="2D349210" w14:textId="77777777" w:rsidTr="00B509FB">
        <w:trPr>
          <w:trHeight w:val="620"/>
        </w:trPr>
        <w:tc>
          <w:tcPr>
            <w:tcW w:w="0" w:type="auto"/>
            <w:noWrap/>
            <w:vAlign w:val="center"/>
            <w:hideMark/>
          </w:tcPr>
          <w:p w14:paraId="2DF94059" w14:textId="77777777"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9</w:t>
            </w:r>
          </w:p>
        </w:tc>
        <w:tc>
          <w:tcPr>
            <w:tcW w:w="0" w:type="auto"/>
            <w:noWrap/>
            <w:vAlign w:val="center"/>
            <w:hideMark/>
          </w:tcPr>
          <w:p w14:paraId="4E265B7E" w14:textId="50E5D0AE" w:rsidR="007C2E72" w:rsidRPr="00963BBF" w:rsidRDefault="0003468C" w:rsidP="007C2E72">
            <w:pPr>
              <w:spacing w:after="0"/>
              <w:jc w:val="center"/>
              <w:rPr>
                <w:rFonts w:cstheme="minorHAnsi"/>
                <w:b/>
                <w:bCs/>
                <w:sz w:val="18"/>
                <w:szCs w:val="18"/>
                <w:lang w:eastAsia="nl-BE"/>
              </w:rPr>
            </w:pPr>
            <w:r>
              <w:rPr>
                <w:rFonts w:cstheme="minorHAnsi"/>
                <w:b/>
                <w:sz w:val="18"/>
                <w:szCs w:val="18"/>
                <w:lang w:eastAsia="nl-BE"/>
              </w:rPr>
              <w:t>B04</w:t>
            </w:r>
          </w:p>
        </w:tc>
        <w:tc>
          <w:tcPr>
            <w:tcW w:w="0" w:type="auto"/>
            <w:vAlign w:val="center"/>
            <w:hideMark/>
          </w:tcPr>
          <w:p w14:paraId="3090BD5A"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Single-point supply exposure for critical propellants at CSG</w:t>
            </w:r>
          </w:p>
        </w:tc>
        <w:tc>
          <w:tcPr>
            <w:tcW w:w="0" w:type="auto"/>
            <w:noWrap/>
            <w:vAlign w:val="center"/>
            <w:hideMark/>
          </w:tcPr>
          <w:p w14:paraId="3BBCF199"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5</w:t>
            </w:r>
          </w:p>
        </w:tc>
        <w:tc>
          <w:tcPr>
            <w:tcW w:w="0" w:type="auto"/>
            <w:noWrap/>
            <w:vAlign w:val="center"/>
            <w:hideMark/>
          </w:tcPr>
          <w:p w14:paraId="5A8D547F"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7AEF64C6"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Short term</w:t>
            </w:r>
          </w:p>
        </w:tc>
        <w:tc>
          <w:tcPr>
            <w:tcW w:w="0" w:type="auto"/>
            <w:noWrap/>
            <w:vAlign w:val="center"/>
            <w:hideMark/>
          </w:tcPr>
          <w:p w14:paraId="4CF9FB90"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22,5</w:t>
            </w:r>
          </w:p>
        </w:tc>
      </w:tr>
      <w:tr w:rsidR="007C2E72" w:rsidRPr="00963BBF" w14:paraId="0694A7E0" w14:textId="77777777" w:rsidTr="00B509FB">
        <w:trPr>
          <w:trHeight w:val="620"/>
        </w:trPr>
        <w:tc>
          <w:tcPr>
            <w:tcW w:w="0" w:type="auto"/>
            <w:noWrap/>
            <w:vAlign w:val="center"/>
            <w:hideMark/>
          </w:tcPr>
          <w:p w14:paraId="54D445FB" w14:textId="77777777"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10</w:t>
            </w:r>
          </w:p>
        </w:tc>
        <w:tc>
          <w:tcPr>
            <w:tcW w:w="0" w:type="auto"/>
            <w:noWrap/>
            <w:vAlign w:val="center"/>
            <w:hideMark/>
          </w:tcPr>
          <w:p w14:paraId="6E8D83AD" w14:textId="7579A878" w:rsidR="007C2E72" w:rsidRPr="00963BBF" w:rsidRDefault="0003468C" w:rsidP="007C2E72">
            <w:pPr>
              <w:spacing w:after="0"/>
              <w:jc w:val="center"/>
              <w:rPr>
                <w:rFonts w:cstheme="minorHAnsi"/>
                <w:b/>
                <w:bCs/>
                <w:sz w:val="18"/>
                <w:szCs w:val="18"/>
                <w:lang w:eastAsia="nl-BE"/>
              </w:rPr>
            </w:pPr>
            <w:r>
              <w:rPr>
                <w:rFonts w:cstheme="minorHAnsi"/>
                <w:b/>
                <w:sz w:val="18"/>
                <w:szCs w:val="18"/>
                <w:lang w:eastAsia="nl-BE"/>
              </w:rPr>
              <w:t>B05</w:t>
            </w:r>
          </w:p>
        </w:tc>
        <w:tc>
          <w:tcPr>
            <w:tcW w:w="0" w:type="auto"/>
            <w:vAlign w:val="center"/>
            <w:hideMark/>
          </w:tcPr>
          <w:p w14:paraId="4601675A"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Manufacturing and solid-rocket-motor throughput limiting launch cadence</w:t>
            </w:r>
          </w:p>
        </w:tc>
        <w:tc>
          <w:tcPr>
            <w:tcW w:w="0" w:type="auto"/>
            <w:noWrap/>
            <w:vAlign w:val="center"/>
            <w:hideMark/>
          </w:tcPr>
          <w:p w14:paraId="3EE6C9ED"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5</w:t>
            </w:r>
          </w:p>
        </w:tc>
        <w:tc>
          <w:tcPr>
            <w:tcW w:w="0" w:type="auto"/>
            <w:noWrap/>
            <w:vAlign w:val="center"/>
            <w:hideMark/>
          </w:tcPr>
          <w:p w14:paraId="36DD67F5"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66E9FA31"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Short term</w:t>
            </w:r>
          </w:p>
        </w:tc>
        <w:tc>
          <w:tcPr>
            <w:tcW w:w="0" w:type="auto"/>
            <w:noWrap/>
            <w:vAlign w:val="center"/>
            <w:hideMark/>
          </w:tcPr>
          <w:p w14:paraId="393021FD"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22,5</w:t>
            </w:r>
          </w:p>
        </w:tc>
      </w:tr>
      <w:tr w:rsidR="007C2E72" w:rsidRPr="00963BBF" w14:paraId="3E7FF84C" w14:textId="77777777" w:rsidTr="00B509FB">
        <w:trPr>
          <w:trHeight w:val="620"/>
        </w:trPr>
        <w:tc>
          <w:tcPr>
            <w:tcW w:w="0" w:type="auto"/>
            <w:noWrap/>
            <w:vAlign w:val="center"/>
            <w:hideMark/>
          </w:tcPr>
          <w:p w14:paraId="0FF9025C" w14:textId="77777777"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11</w:t>
            </w:r>
          </w:p>
        </w:tc>
        <w:tc>
          <w:tcPr>
            <w:tcW w:w="0" w:type="auto"/>
            <w:noWrap/>
            <w:vAlign w:val="center"/>
            <w:hideMark/>
          </w:tcPr>
          <w:p w14:paraId="5EDC4FEC" w14:textId="3BA284CA" w:rsidR="007C2E72" w:rsidRPr="00963BBF" w:rsidRDefault="00BF40FA" w:rsidP="007C2E72">
            <w:pPr>
              <w:spacing w:after="0"/>
              <w:jc w:val="center"/>
              <w:rPr>
                <w:rFonts w:cstheme="minorHAnsi"/>
                <w:b/>
                <w:bCs/>
                <w:sz w:val="18"/>
                <w:szCs w:val="18"/>
                <w:lang w:eastAsia="nl-BE"/>
              </w:rPr>
            </w:pPr>
            <w:r>
              <w:rPr>
                <w:rFonts w:cstheme="minorHAnsi"/>
                <w:b/>
                <w:sz w:val="18"/>
                <w:szCs w:val="18"/>
                <w:lang w:eastAsia="nl-BE"/>
              </w:rPr>
              <w:t>C01</w:t>
            </w:r>
          </w:p>
        </w:tc>
        <w:tc>
          <w:tcPr>
            <w:tcW w:w="0" w:type="auto"/>
            <w:vAlign w:val="center"/>
            <w:hideMark/>
          </w:tcPr>
          <w:p w14:paraId="44F2FC08"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Dependence on Canopée as the sole purpose-built Ariane 6 transport vessel</w:t>
            </w:r>
          </w:p>
        </w:tc>
        <w:tc>
          <w:tcPr>
            <w:tcW w:w="0" w:type="auto"/>
            <w:noWrap/>
            <w:vAlign w:val="center"/>
            <w:hideMark/>
          </w:tcPr>
          <w:p w14:paraId="38BB9CF1"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5</w:t>
            </w:r>
          </w:p>
        </w:tc>
        <w:tc>
          <w:tcPr>
            <w:tcW w:w="0" w:type="auto"/>
            <w:noWrap/>
            <w:vAlign w:val="center"/>
            <w:hideMark/>
          </w:tcPr>
          <w:p w14:paraId="1080A1D2"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31CCA7B8"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Short term</w:t>
            </w:r>
          </w:p>
        </w:tc>
        <w:tc>
          <w:tcPr>
            <w:tcW w:w="0" w:type="auto"/>
            <w:noWrap/>
            <w:vAlign w:val="center"/>
            <w:hideMark/>
          </w:tcPr>
          <w:p w14:paraId="134AFAB0"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22,5</w:t>
            </w:r>
          </w:p>
        </w:tc>
      </w:tr>
      <w:tr w:rsidR="007C2E72" w:rsidRPr="00963BBF" w14:paraId="15E484ED" w14:textId="77777777" w:rsidTr="00B509FB">
        <w:trPr>
          <w:trHeight w:val="620"/>
        </w:trPr>
        <w:tc>
          <w:tcPr>
            <w:tcW w:w="0" w:type="auto"/>
            <w:noWrap/>
            <w:vAlign w:val="center"/>
            <w:hideMark/>
          </w:tcPr>
          <w:p w14:paraId="4E654497" w14:textId="77777777"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12</w:t>
            </w:r>
          </w:p>
        </w:tc>
        <w:tc>
          <w:tcPr>
            <w:tcW w:w="0" w:type="auto"/>
            <w:noWrap/>
            <w:vAlign w:val="center"/>
            <w:hideMark/>
          </w:tcPr>
          <w:p w14:paraId="1E052B8D" w14:textId="0DA4CC63" w:rsidR="007C2E72" w:rsidRPr="00963BBF" w:rsidRDefault="00EA5E86" w:rsidP="007C2E72">
            <w:pPr>
              <w:spacing w:after="0"/>
              <w:jc w:val="center"/>
              <w:rPr>
                <w:rFonts w:cstheme="minorHAnsi"/>
                <w:b/>
                <w:bCs/>
                <w:sz w:val="18"/>
                <w:szCs w:val="18"/>
                <w:lang w:eastAsia="nl-BE"/>
              </w:rPr>
            </w:pPr>
            <w:r>
              <w:rPr>
                <w:rFonts w:cstheme="minorHAnsi"/>
                <w:b/>
                <w:sz w:val="18"/>
                <w:szCs w:val="18"/>
                <w:lang w:eastAsia="nl-BE"/>
              </w:rPr>
              <w:t>C07</w:t>
            </w:r>
          </w:p>
        </w:tc>
        <w:tc>
          <w:tcPr>
            <w:tcW w:w="0" w:type="auto"/>
            <w:vAlign w:val="center"/>
            <w:hideMark/>
          </w:tcPr>
          <w:p w14:paraId="476479C4" w14:textId="77777777" w:rsidR="007C2E72" w:rsidRPr="00963BBF" w:rsidRDefault="007C2E72" w:rsidP="00B509FB">
            <w:pPr>
              <w:spacing w:after="0"/>
              <w:jc w:val="center"/>
              <w:rPr>
                <w:rFonts w:cstheme="minorHAnsi"/>
                <w:sz w:val="18"/>
                <w:szCs w:val="18"/>
                <w:lang w:eastAsia="nl-BE"/>
              </w:rPr>
            </w:pPr>
            <w:r w:rsidRPr="00963BBF">
              <w:rPr>
                <w:rFonts w:cstheme="minorHAnsi"/>
                <w:sz w:val="18"/>
                <w:szCs w:val="18"/>
                <w:lang w:eastAsia="nl-BE"/>
              </w:rPr>
              <w:t>Insufficient CSG payload</w:t>
            </w:r>
            <w:r w:rsidR="00E13BE8" w:rsidRPr="00963BBF">
              <w:rPr>
                <w:rFonts w:cstheme="minorHAnsi"/>
                <w:sz w:val="18"/>
                <w:szCs w:val="18"/>
                <w:lang w:eastAsia="nl-BE"/>
              </w:rPr>
              <w:t>-</w:t>
            </w:r>
            <w:r w:rsidRPr="00963BBF">
              <w:rPr>
                <w:rFonts w:cstheme="minorHAnsi"/>
                <w:sz w:val="18"/>
                <w:szCs w:val="18"/>
                <w:lang w:eastAsia="nl-BE"/>
              </w:rPr>
              <w:t>preparation, propellant and internal</w:t>
            </w:r>
            <w:r w:rsidR="00E13BE8" w:rsidRPr="00963BBF">
              <w:rPr>
                <w:rFonts w:cstheme="minorHAnsi"/>
                <w:sz w:val="18"/>
                <w:szCs w:val="18"/>
                <w:lang w:eastAsia="nl-BE"/>
              </w:rPr>
              <w:t>-</w:t>
            </w:r>
            <w:r w:rsidRPr="00963BBF">
              <w:rPr>
                <w:rFonts w:cstheme="minorHAnsi"/>
                <w:sz w:val="18"/>
                <w:szCs w:val="18"/>
                <w:lang w:eastAsia="nl-BE"/>
              </w:rPr>
              <w:t xml:space="preserve">transport </w:t>
            </w:r>
            <w:r w:rsidR="00E13BE8" w:rsidRPr="00963BBF">
              <w:rPr>
                <w:rFonts w:cstheme="minorHAnsi"/>
                <w:sz w:val="18"/>
                <w:szCs w:val="18"/>
                <w:lang w:eastAsia="nl-BE"/>
              </w:rPr>
              <w:t>capacity under</w:t>
            </w:r>
            <w:r w:rsidRPr="00963BBF">
              <w:rPr>
                <w:rFonts w:cstheme="minorHAnsi"/>
                <w:sz w:val="18"/>
                <w:szCs w:val="18"/>
                <w:lang w:eastAsia="nl-BE"/>
              </w:rPr>
              <w:t xml:space="preserve"> scaling</w:t>
            </w:r>
          </w:p>
        </w:tc>
        <w:tc>
          <w:tcPr>
            <w:tcW w:w="0" w:type="auto"/>
            <w:noWrap/>
            <w:vAlign w:val="center"/>
            <w:hideMark/>
          </w:tcPr>
          <w:p w14:paraId="74A04139"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5</w:t>
            </w:r>
          </w:p>
        </w:tc>
        <w:tc>
          <w:tcPr>
            <w:tcW w:w="0" w:type="auto"/>
            <w:noWrap/>
            <w:vAlign w:val="center"/>
            <w:hideMark/>
          </w:tcPr>
          <w:p w14:paraId="42F30C90"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0135B6AD"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Short term</w:t>
            </w:r>
          </w:p>
        </w:tc>
        <w:tc>
          <w:tcPr>
            <w:tcW w:w="0" w:type="auto"/>
            <w:noWrap/>
            <w:vAlign w:val="center"/>
            <w:hideMark/>
          </w:tcPr>
          <w:p w14:paraId="04ADAD78"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22,5</w:t>
            </w:r>
          </w:p>
        </w:tc>
      </w:tr>
      <w:tr w:rsidR="007C2E72" w:rsidRPr="00963BBF" w14:paraId="6FE12F9F" w14:textId="77777777" w:rsidTr="00B509FB">
        <w:trPr>
          <w:trHeight w:val="620"/>
        </w:trPr>
        <w:tc>
          <w:tcPr>
            <w:tcW w:w="0" w:type="auto"/>
            <w:noWrap/>
            <w:vAlign w:val="center"/>
            <w:hideMark/>
          </w:tcPr>
          <w:p w14:paraId="7ACC3D23" w14:textId="77777777"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13</w:t>
            </w:r>
          </w:p>
        </w:tc>
        <w:tc>
          <w:tcPr>
            <w:tcW w:w="0" w:type="auto"/>
            <w:noWrap/>
            <w:vAlign w:val="center"/>
            <w:hideMark/>
          </w:tcPr>
          <w:p w14:paraId="08525BC4" w14:textId="3E31104F"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C</w:t>
            </w:r>
            <w:r w:rsidR="00EA5E86">
              <w:rPr>
                <w:rFonts w:cstheme="minorHAnsi"/>
                <w:b/>
                <w:sz w:val="18"/>
                <w:szCs w:val="18"/>
                <w:lang w:eastAsia="nl-BE"/>
              </w:rPr>
              <w:t>C02</w:t>
            </w:r>
          </w:p>
        </w:tc>
        <w:tc>
          <w:tcPr>
            <w:tcW w:w="0" w:type="auto"/>
            <w:vAlign w:val="center"/>
            <w:hideMark/>
          </w:tcPr>
          <w:p w14:paraId="5A97110B"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Dependence on non-European electronic components and launcher avionics</w:t>
            </w:r>
          </w:p>
        </w:tc>
        <w:tc>
          <w:tcPr>
            <w:tcW w:w="0" w:type="auto"/>
            <w:noWrap/>
            <w:vAlign w:val="center"/>
            <w:hideMark/>
          </w:tcPr>
          <w:p w14:paraId="7075BE97"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5</w:t>
            </w:r>
          </w:p>
        </w:tc>
        <w:tc>
          <w:tcPr>
            <w:tcW w:w="0" w:type="auto"/>
            <w:noWrap/>
            <w:vAlign w:val="center"/>
            <w:hideMark/>
          </w:tcPr>
          <w:p w14:paraId="701DA0C3"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3BAD470F"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Short term</w:t>
            </w:r>
          </w:p>
        </w:tc>
        <w:tc>
          <w:tcPr>
            <w:tcW w:w="0" w:type="auto"/>
            <w:noWrap/>
            <w:vAlign w:val="center"/>
            <w:hideMark/>
          </w:tcPr>
          <w:p w14:paraId="018BEBC9"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22,5</w:t>
            </w:r>
          </w:p>
        </w:tc>
      </w:tr>
      <w:tr w:rsidR="007C2E72" w:rsidRPr="00963BBF" w14:paraId="0712F472" w14:textId="77777777" w:rsidTr="00B509FB">
        <w:trPr>
          <w:trHeight w:val="620"/>
        </w:trPr>
        <w:tc>
          <w:tcPr>
            <w:tcW w:w="0" w:type="auto"/>
            <w:noWrap/>
            <w:vAlign w:val="center"/>
            <w:hideMark/>
          </w:tcPr>
          <w:p w14:paraId="2CECCA0B" w14:textId="77777777"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lastRenderedPageBreak/>
              <w:t>14</w:t>
            </w:r>
          </w:p>
        </w:tc>
        <w:tc>
          <w:tcPr>
            <w:tcW w:w="0" w:type="auto"/>
            <w:noWrap/>
            <w:vAlign w:val="center"/>
            <w:hideMark/>
          </w:tcPr>
          <w:p w14:paraId="130FE0F0" w14:textId="78CE3374"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C</w:t>
            </w:r>
            <w:r w:rsidR="00EA5E86">
              <w:rPr>
                <w:rFonts w:cstheme="minorHAnsi"/>
                <w:b/>
                <w:sz w:val="18"/>
                <w:szCs w:val="18"/>
                <w:lang w:eastAsia="nl-BE"/>
              </w:rPr>
              <w:t>C03</w:t>
            </w:r>
          </w:p>
        </w:tc>
        <w:tc>
          <w:tcPr>
            <w:tcW w:w="0" w:type="auto"/>
            <w:vAlign w:val="center"/>
            <w:hideMark/>
          </w:tcPr>
          <w:p w14:paraId="633521F7"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Vega operational upper-stage engine dependency on Ukraine</w:t>
            </w:r>
          </w:p>
        </w:tc>
        <w:tc>
          <w:tcPr>
            <w:tcW w:w="0" w:type="auto"/>
            <w:noWrap/>
            <w:vAlign w:val="center"/>
            <w:hideMark/>
          </w:tcPr>
          <w:p w14:paraId="0864E537"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5</w:t>
            </w:r>
          </w:p>
        </w:tc>
        <w:tc>
          <w:tcPr>
            <w:tcW w:w="0" w:type="auto"/>
            <w:noWrap/>
            <w:vAlign w:val="center"/>
            <w:hideMark/>
          </w:tcPr>
          <w:p w14:paraId="21BA1259"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7A5EAFFA"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Short term</w:t>
            </w:r>
          </w:p>
        </w:tc>
        <w:tc>
          <w:tcPr>
            <w:tcW w:w="0" w:type="auto"/>
            <w:noWrap/>
            <w:vAlign w:val="center"/>
            <w:hideMark/>
          </w:tcPr>
          <w:p w14:paraId="1D920D3F"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22,5</w:t>
            </w:r>
          </w:p>
        </w:tc>
      </w:tr>
      <w:tr w:rsidR="007C2E72" w:rsidRPr="00963BBF" w14:paraId="261B5820" w14:textId="77777777" w:rsidTr="00B509FB">
        <w:trPr>
          <w:trHeight w:val="620"/>
        </w:trPr>
        <w:tc>
          <w:tcPr>
            <w:tcW w:w="0" w:type="auto"/>
            <w:noWrap/>
            <w:vAlign w:val="center"/>
            <w:hideMark/>
          </w:tcPr>
          <w:p w14:paraId="7D38629F" w14:textId="77777777"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15</w:t>
            </w:r>
          </w:p>
        </w:tc>
        <w:tc>
          <w:tcPr>
            <w:tcW w:w="0" w:type="auto"/>
            <w:noWrap/>
            <w:vAlign w:val="center"/>
            <w:hideMark/>
          </w:tcPr>
          <w:p w14:paraId="772C6A37" w14:textId="604CCA7B"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C</w:t>
            </w:r>
            <w:r w:rsidR="00EA5E86">
              <w:rPr>
                <w:rFonts w:cstheme="minorHAnsi"/>
                <w:b/>
                <w:sz w:val="18"/>
                <w:szCs w:val="18"/>
                <w:lang w:eastAsia="nl-BE"/>
              </w:rPr>
              <w:t>C04</w:t>
            </w:r>
          </w:p>
        </w:tc>
        <w:tc>
          <w:tcPr>
            <w:tcW w:w="0" w:type="auto"/>
            <w:vAlign w:val="center"/>
            <w:hideMark/>
          </w:tcPr>
          <w:p w14:paraId="7DF3B4F1"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Non-European concentration in critical antenna and RF components</w:t>
            </w:r>
          </w:p>
        </w:tc>
        <w:tc>
          <w:tcPr>
            <w:tcW w:w="0" w:type="auto"/>
            <w:noWrap/>
            <w:vAlign w:val="center"/>
            <w:hideMark/>
          </w:tcPr>
          <w:p w14:paraId="09717039"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5</w:t>
            </w:r>
          </w:p>
        </w:tc>
        <w:tc>
          <w:tcPr>
            <w:tcW w:w="0" w:type="auto"/>
            <w:noWrap/>
            <w:vAlign w:val="center"/>
            <w:hideMark/>
          </w:tcPr>
          <w:p w14:paraId="5FEAF91F"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5463FFDD"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Short term</w:t>
            </w:r>
          </w:p>
        </w:tc>
        <w:tc>
          <w:tcPr>
            <w:tcW w:w="0" w:type="auto"/>
            <w:noWrap/>
            <w:vAlign w:val="center"/>
            <w:hideMark/>
          </w:tcPr>
          <w:p w14:paraId="1B5BA6D1"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22,5</w:t>
            </w:r>
          </w:p>
        </w:tc>
      </w:tr>
      <w:tr w:rsidR="007C2E72" w:rsidRPr="00963BBF" w14:paraId="5D26F3BF" w14:textId="77777777" w:rsidTr="00B509FB">
        <w:trPr>
          <w:trHeight w:val="620"/>
        </w:trPr>
        <w:tc>
          <w:tcPr>
            <w:tcW w:w="0" w:type="auto"/>
            <w:noWrap/>
            <w:vAlign w:val="center"/>
            <w:hideMark/>
          </w:tcPr>
          <w:p w14:paraId="02107FF2" w14:textId="77777777"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16</w:t>
            </w:r>
          </w:p>
        </w:tc>
        <w:tc>
          <w:tcPr>
            <w:tcW w:w="0" w:type="auto"/>
            <w:noWrap/>
            <w:vAlign w:val="center"/>
            <w:hideMark/>
          </w:tcPr>
          <w:p w14:paraId="4E0922DB" w14:textId="6C59B085"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C</w:t>
            </w:r>
            <w:r w:rsidR="00EA5E86">
              <w:rPr>
                <w:rFonts w:cstheme="minorHAnsi"/>
                <w:b/>
                <w:sz w:val="18"/>
                <w:szCs w:val="18"/>
                <w:lang w:eastAsia="nl-BE"/>
              </w:rPr>
              <w:t>C06</w:t>
            </w:r>
          </w:p>
        </w:tc>
        <w:tc>
          <w:tcPr>
            <w:tcW w:w="0" w:type="auto"/>
            <w:vAlign w:val="center"/>
            <w:hideMark/>
          </w:tcPr>
          <w:p w14:paraId="4F8B1163"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Reliance on Antonov An-124 transport above the European Beluga envelope</w:t>
            </w:r>
          </w:p>
        </w:tc>
        <w:tc>
          <w:tcPr>
            <w:tcW w:w="0" w:type="auto"/>
            <w:noWrap/>
            <w:vAlign w:val="center"/>
            <w:hideMark/>
          </w:tcPr>
          <w:p w14:paraId="2526EE0A"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5</w:t>
            </w:r>
          </w:p>
        </w:tc>
        <w:tc>
          <w:tcPr>
            <w:tcW w:w="0" w:type="auto"/>
            <w:noWrap/>
            <w:vAlign w:val="center"/>
            <w:hideMark/>
          </w:tcPr>
          <w:p w14:paraId="6186BEC3"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09512379"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Short term</w:t>
            </w:r>
          </w:p>
        </w:tc>
        <w:tc>
          <w:tcPr>
            <w:tcW w:w="0" w:type="auto"/>
            <w:noWrap/>
            <w:vAlign w:val="center"/>
            <w:hideMark/>
          </w:tcPr>
          <w:p w14:paraId="08CA8A43"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22,5</w:t>
            </w:r>
          </w:p>
        </w:tc>
      </w:tr>
      <w:tr w:rsidR="007C2E72" w:rsidRPr="00963BBF" w14:paraId="3F85A517" w14:textId="77777777" w:rsidTr="00B509FB">
        <w:trPr>
          <w:trHeight w:val="620"/>
        </w:trPr>
        <w:tc>
          <w:tcPr>
            <w:tcW w:w="0" w:type="auto"/>
            <w:noWrap/>
            <w:vAlign w:val="center"/>
            <w:hideMark/>
          </w:tcPr>
          <w:p w14:paraId="3A61C433" w14:textId="77777777"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17</w:t>
            </w:r>
          </w:p>
        </w:tc>
        <w:tc>
          <w:tcPr>
            <w:tcW w:w="0" w:type="auto"/>
            <w:noWrap/>
            <w:vAlign w:val="center"/>
            <w:hideMark/>
          </w:tcPr>
          <w:p w14:paraId="53B09BE3" w14:textId="48A0D3ED" w:rsidR="007C2E72" w:rsidRPr="00963BBF" w:rsidRDefault="0018674D" w:rsidP="007C2E72">
            <w:pPr>
              <w:spacing w:after="0"/>
              <w:jc w:val="center"/>
              <w:rPr>
                <w:rFonts w:cstheme="minorHAnsi"/>
                <w:b/>
                <w:bCs/>
                <w:sz w:val="18"/>
                <w:szCs w:val="18"/>
                <w:lang w:eastAsia="nl-BE"/>
              </w:rPr>
            </w:pPr>
            <w:r>
              <w:rPr>
                <w:rFonts w:cstheme="minorHAnsi"/>
                <w:b/>
                <w:sz w:val="18"/>
                <w:szCs w:val="18"/>
                <w:lang w:eastAsia="nl-BE"/>
              </w:rPr>
              <w:t>D04</w:t>
            </w:r>
          </w:p>
        </w:tc>
        <w:tc>
          <w:tcPr>
            <w:tcW w:w="0" w:type="auto"/>
            <w:vAlign w:val="center"/>
            <w:hideMark/>
          </w:tcPr>
          <w:p w14:paraId="3959389E"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CSG range reconfiguration time limiting launch responsiveness and cadence</w:t>
            </w:r>
          </w:p>
        </w:tc>
        <w:tc>
          <w:tcPr>
            <w:tcW w:w="0" w:type="auto"/>
            <w:noWrap/>
            <w:vAlign w:val="center"/>
            <w:hideMark/>
          </w:tcPr>
          <w:p w14:paraId="2EDDE77B"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5</w:t>
            </w:r>
          </w:p>
        </w:tc>
        <w:tc>
          <w:tcPr>
            <w:tcW w:w="0" w:type="auto"/>
            <w:noWrap/>
            <w:vAlign w:val="center"/>
            <w:hideMark/>
          </w:tcPr>
          <w:p w14:paraId="12062A9C"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119D5CBF"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Short term</w:t>
            </w:r>
          </w:p>
        </w:tc>
        <w:tc>
          <w:tcPr>
            <w:tcW w:w="0" w:type="auto"/>
            <w:noWrap/>
            <w:vAlign w:val="center"/>
            <w:hideMark/>
          </w:tcPr>
          <w:p w14:paraId="5CFBB618"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22,5</w:t>
            </w:r>
          </w:p>
        </w:tc>
      </w:tr>
      <w:tr w:rsidR="007C2E72" w:rsidRPr="00963BBF" w14:paraId="4669F9B3" w14:textId="77777777" w:rsidTr="00B509FB">
        <w:trPr>
          <w:trHeight w:val="620"/>
        </w:trPr>
        <w:tc>
          <w:tcPr>
            <w:tcW w:w="0" w:type="auto"/>
            <w:noWrap/>
            <w:vAlign w:val="center"/>
            <w:hideMark/>
          </w:tcPr>
          <w:p w14:paraId="051B2C31" w14:textId="77777777"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18</w:t>
            </w:r>
          </w:p>
        </w:tc>
        <w:tc>
          <w:tcPr>
            <w:tcW w:w="0" w:type="auto"/>
            <w:noWrap/>
            <w:vAlign w:val="center"/>
            <w:hideMark/>
          </w:tcPr>
          <w:p w14:paraId="7E7AF630" w14:textId="3F629AD7" w:rsidR="007C2E72" w:rsidRPr="00963BBF" w:rsidRDefault="006B46EA" w:rsidP="007C2E72">
            <w:pPr>
              <w:spacing w:after="0"/>
              <w:jc w:val="center"/>
              <w:rPr>
                <w:rFonts w:cstheme="minorHAnsi"/>
                <w:b/>
                <w:bCs/>
                <w:sz w:val="18"/>
                <w:szCs w:val="18"/>
                <w:lang w:eastAsia="nl-BE"/>
              </w:rPr>
            </w:pPr>
            <w:r>
              <w:rPr>
                <w:rFonts w:cstheme="minorHAnsi"/>
                <w:b/>
                <w:sz w:val="18"/>
                <w:szCs w:val="18"/>
                <w:lang w:eastAsia="nl-BE"/>
              </w:rPr>
              <w:t>E01</w:t>
            </w:r>
          </w:p>
        </w:tc>
        <w:tc>
          <w:tcPr>
            <w:tcW w:w="0" w:type="auto"/>
            <w:vAlign w:val="center"/>
            <w:hideMark/>
          </w:tcPr>
          <w:p w14:paraId="4E439DF3"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Ariane 6 high fixed-cost structure and cadence-dependent cost absorption</w:t>
            </w:r>
          </w:p>
        </w:tc>
        <w:tc>
          <w:tcPr>
            <w:tcW w:w="0" w:type="auto"/>
            <w:noWrap/>
            <w:vAlign w:val="center"/>
            <w:hideMark/>
          </w:tcPr>
          <w:p w14:paraId="130F5FB4"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5</w:t>
            </w:r>
          </w:p>
        </w:tc>
        <w:tc>
          <w:tcPr>
            <w:tcW w:w="0" w:type="auto"/>
            <w:noWrap/>
            <w:vAlign w:val="center"/>
            <w:hideMark/>
          </w:tcPr>
          <w:p w14:paraId="4FD7297F"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0C5FD451"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Short term</w:t>
            </w:r>
          </w:p>
        </w:tc>
        <w:tc>
          <w:tcPr>
            <w:tcW w:w="0" w:type="auto"/>
            <w:noWrap/>
            <w:vAlign w:val="center"/>
            <w:hideMark/>
          </w:tcPr>
          <w:p w14:paraId="5360DF79"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22,5</w:t>
            </w:r>
          </w:p>
        </w:tc>
      </w:tr>
      <w:tr w:rsidR="007C2E72" w:rsidRPr="00963BBF" w14:paraId="75EF1877" w14:textId="77777777" w:rsidTr="00B509FB">
        <w:trPr>
          <w:trHeight w:val="620"/>
        </w:trPr>
        <w:tc>
          <w:tcPr>
            <w:tcW w:w="0" w:type="auto"/>
            <w:noWrap/>
            <w:vAlign w:val="center"/>
            <w:hideMark/>
          </w:tcPr>
          <w:p w14:paraId="6A9D3293" w14:textId="77777777"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19</w:t>
            </w:r>
          </w:p>
        </w:tc>
        <w:tc>
          <w:tcPr>
            <w:tcW w:w="0" w:type="auto"/>
            <w:noWrap/>
            <w:vAlign w:val="center"/>
            <w:hideMark/>
          </w:tcPr>
          <w:p w14:paraId="2BAA167B" w14:textId="2F4B41F3" w:rsidR="007C2E72" w:rsidRPr="00963BBF" w:rsidRDefault="006B46EA" w:rsidP="007C2E72">
            <w:pPr>
              <w:spacing w:after="0"/>
              <w:jc w:val="center"/>
              <w:rPr>
                <w:rFonts w:cstheme="minorHAnsi"/>
                <w:b/>
                <w:bCs/>
                <w:sz w:val="18"/>
                <w:szCs w:val="18"/>
                <w:lang w:eastAsia="nl-BE"/>
              </w:rPr>
            </w:pPr>
            <w:r>
              <w:rPr>
                <w:rFonts w:cstheme="minorHAnsi"/>
                <w:b/>
                <w:sz w:val="18"/>
                <w:szCs w:val="18"/>
                <w:lang w:eastAsia="nl-BE"/>
              </w:rPr>
              <w:t>E04</w:t>
            </w:r>
          </w:p>
        </w:tc>
        <w:tc>
          <w:tcPr>
            <w:tcW w:w="0" w:type="auto"/>
            <w:vAlign w:val="center"/>
            <w:hideMark/>
          </w:tcPr>
          <w:p w14:paraId="372D47CC"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European exit and scale-up financing gap relative to competing ecosystems</w:t>
            </w:r>
          </w:p>
        </w:tc>
        <w:tc>
          <w:tcPr>
            <w:tcW w:w="0" w:type="auto"/>
            <w:noWrap/>
            <w:vAlign w:val="center"/>
            <w:hideMark/>
          </w:tcPr>
          <w:p w14:paraId="5F283227"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5</w:t>
            </w:r>
          </w:p>
        </w:tc>
        <w:tc>
          <w:tcPr>
            <w:tcW w:w="0" w:type="auto"/>
            <w:noWrap/>
            <w:vAlign w:val="center"/>
            <w:hideMark/>
          </w:tcPr>
          <w:p w14:paraId="2418E23A"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69AB9FAA"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Short term</w:t>
            </w:r>
          </w:p>
        </w:tc>
        <w:tc>
          <w:tcPr>
            <w:tcW w:w="0" w:type="auto"/>
            <w:noWrap/>
            <w:vAlign w:val="center"/>
            <w:hideMark/>
          </w:tcPr>
          <w:p w14:paraId="7819195E"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22,5</w:t>
            </w:r>
          </w:p>
        </w:tc>
      </w:tr>
      <w:tr w:rsidR="007C2E72" w:rsidRPr="00963BBF" w14:paraId="716B7307" w14:textId="77777777" w:rsidTr="00B509FB">
        <w:trPr>
          <w:trHeight w:val="620"/>
        </w:trPr>
        <w:tc>
          <w:tcPr>
            <w:tcW w:w="0" w:type="auto"/>
            <w:noWrap/>
            <w:vAlign w:val="center"/>
            <w:hideMark/>
          </w:tcPr>
          <w:p w14:paraId="708A8E08" w14:textId="77777777"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20</w:t>
            </w:r>
          </w:p>
        </w:tc>
        <w:tc>
          <w:tcPr>
            <w:tcW w:w="0" w:type="auto"/>
            <w:noWrap/>
            <w:vAlign w:val="center"/>
            <w:hideMark/>
          </w:tcPr>
          <w:p w14:paraId="0E77AC0A" w14:textId="3A829F08" w:rsidR="007C2E72" w:rsidRPr="00963BBF" w:rsidRDefault="00715731" w:rsidP="007C2E72">
            <w:pPr>
              <w:spacing w:after="0"/>
              <w:jc w:val="center"/>
              <w:rPr>
                <w:rFonts w:cstheme="minorHAnsi"/>
                <w:b/>
                <w:bCs/>
                <w:sz w:val="18"/>
                <w:szCs w:val="18"/>
                <w:lang w:eastAsia="nl-BE"/>
              </w:rPr>
            </w:pPr>
            <w:r>
              <w:rPr>
                <w:rFonts w:cstheme="minorHAnsi"/>
                <w:b/>
                <w:sz w:val="18"/>
                <w:szCs w:val="18"/>
                <w:lang w:eastAsia="nl-BE"/>
              </w:rPr>
              <w:t>F01</w:t>
            </w:r>
          </w:p>
        </w:tc>
        <w:tc>
          <w:tcPr>
            <w:tcW w:w="0" w:type="auto"/>
            <w:vAlign w:val="center"/>
            <w:hideMark/>
          </w:tcPr>
          <w:p w14:paraId="200FBB19"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Shortage of experienced launch-operations and safety-analysis personnel</w:t>
            </w:r>
          </w:p>
        </w:tc>
        <w:tc>
          <w:tcPr>
            <w:tcW w:w="0" w:type="auto"/>
            <w:noWrap/>
            <w:vAlign w:val="center"/>
            <w:hideMark/>
          </w:tcPr>
          <w:p w14:paraId="16898228"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5</w:t>
            </w:r>
          </w:p>
        </w:tc>
        <w:tc>
          <w:tcPr>
            <w:tcW w:w="0" w:type="auto"/>
            <w:noWrap/>
            <w:vAlign w:val="center"/>
            <w:hideMark/>
          </w:tcPr>
          <w:p w14:paraId="3452E45E"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6B0FA796"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Short term</w:t>
            </w:r>
          </w:p>
        </w:tc>
        <w:tc>
          <w:tcPr>
            <w:tcW w:w="0" w:type="auto"/>
            <w:noWrap/>
            <w:vAlign w:val="center"/>
            <w:hideMark/>
          </w:tcPr>
          <w:p w14:paraId="529D2398"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22,5</w:t>
            </w:r>
          </w:p>
        </w:tc>
      </w:tr>
      <w:tr w:rsidR="007C2E72" w:rsidRPr="00963BBF" w14:paraId="7BDD7562" w14:textId="77777777" w:rsidTr="00B509FB">
        <w:trPr>
          <w:trHeight w:val="620"/>
        </w:trPr>
        <w:tc>
          <w:tcPr>
            <w:tcW w:w="0" w:type="auto"/>
            <w:noWrap/>
            <w:vAlign w:val="center"/>
            <w:hideMark/>
          </w:tcPr>
          <w:p w14:paraId="4228DA90" w14:textId="77777777"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21</w:t>
            </w:r>
          </w:p>
        </w:tc>
        <w:tc>
          <w:tcPr>
            <w:tcW w:w="0" w:type="auto"/>
            <w:noWrap/>
            <w:vAlign w:val="center"/>
            <w:hideMark/>
          </w:tcPr>
          <w:p w14:paraId="3455AC71" w14:textId="0802C3BE" w:rsidR="007C2E72" w:rsidRPr="00963BBF" w:rsidRDefault="00F16698" w:rsidP="007C2E72">
            <w:pPr>
              <w:spacing w:after="0"/>
              <w:jc w:val="center"/>
              <w:rPr>
                <w:rFonts w:cstheme="minorHAnsi"/>
                <w:b/>
                <w:bCs/>
                <w:sz w:val="18"/>
                <w:szCs w:val="18"/>
                <w:lang w:eastAsia="nl-BE"/>
              </w:rPr>
            </w:pPr>
            <w:r>
              <w:rPr>
                <w:rFonts w:cstheme="minorHAnsi"/>
                <w:b/>
                <w:sz w:val="18"/>
                <w:szCs w:val="18"/>
                <w:lang w:eastAsia="nl-BE"/>
              </w:rPr>
              <w:t>G01</w:t>
            </w:r>
          </w:p>
        </w:tc>
        <w:tc>
          <w:tcPr>
            <w:tcW w:w="0" w:type="auto"/>
            <w:vAlign w:val="center"/>
            <w:hideMark/>
          </w:tcPr>
          <w:p w14:paraId="55C534A1"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Insufficient cybersecurity investment and maturity at critical launch infrastructure</w:t>
            </w:r>
          </w:p>
        </w:tc>
        <w:tc>
          <w:tcPr>
            <w:tcW w:w="0" w:type="auto"/>
            <w:noWrap/>
            <w:vAlign w:val="center"/>
            <w:hideMark/>
          </w:tcPr>
          <w:p w14:paraId="0980EC91"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5</w:t>
            </w:r>
          </w:p>
        </w:tc>
        <w:tc>
          <w:tcPr>
            <w:tcW w:w="0" w:type="auto"/>
            <w:noWrap/>
            <w:vAlign w:val="center"/>
            <w:hideMark/>
          </w:tcPr>
          <w:p w14:paraId="3200359E"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4D15B80D"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Short term</w:t>
            </w:r>
          </w:p>
        </w:tc>
        <w:tc>
          <w:tcPr>
            <w:tcW w:w="0" w:type="auto"/>
            <w:noWrap/>
            <w:vAlign w:val="center"/>
            <w:hideMark/>
          </w:tcPr>
          <w:p w14:paraId="5542B9C4"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22,5</w:t>
            </w:r>
          </w:p>
        </w:tc>
      </w:tr>
      <w:tr w:rsidR="007C2E72" w:rsidRPr="00963BBF" w14:paraId="5BEF7C6F" w14:textId="77777777" w:rsidTr="00B509FB">
        <w:trPr>
          <w:trHeight w:val="620"/>
        </w:trPr>
        <w:tc>
          <w:tcPr>
            <w:tcW w:w="0" w:type="auto"/>
            <w:noWrap/>
            <w:vAlign w:val="center"/>
            <w:hideMark/>
          </w:tcPr>
          <w:p w14:paraId="79ED20FE" w14:textId="77777777"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22</w:t>
            </w:r>
          </w:p>
        </w:tc>
        <w:tc>
          <w:tcPr>
            <w:tcW w:w="0" w:type="auto"/>
            <w:noWrap/>
            <w:vAlign w:val="center"/>
            <w:hideMark/>
          </w:tcPr>
          <w:p w14:paraId="19179BCC" w14:textId="48C84460" w:rsidR="007C2E72" w:rsidRPr="00963BBF" w:rsidRDefault="00F100C9" w:rsidP="007C2E72">
            <w:pPr>
              <w:spacing w:after="0"/>
              <w:jc w:val="center"/>
              <w:rPr>
                <w:rFonts w:cstheme="minorHAnsi"/>
                <w:b/>
                <w:bCs/>
                <w:sz w:val="18"/>
                <w:szCs w:val="18"/>
                <w:lang w:eastAsia="nl-BE"/>
              </w:rPr>
            </w:pPr>
            <w:r>
              <w:rPr>
                <w:rFonts w:cstheme="minorHAnsi"/>
                <w:b/>
                <w:sz w:val="18"/>
                <w:szCs w:val="18"/>
                <w:lang w:eastAsia="nl-BE"/>
              </w:rPr>
              <w:t>A18</w:t>
            </w:r>
          </w:p>
        </w:tc>
        <w:tc>
          <w:tcPr>
            <w:tcW w:w="0" w:type="auto"/>
            <w:vAlign w:val="center"/>
            <w:hideMark/>
          </w:tcPr>
          <w:p w14:paraId="39C0ADC3"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Single Launcher Assembly Building (BAL) for Ariane 6</w:t>
            </w:r>
          </w:p>
        </w:tc>
        <w:tc>
          <w:tcPr>
            <w:tcW w:w="0" w:type="auto"/>
            <w:noWrap/>
            <w:vAlign w:val="center"/>
            <w:hideMark/>
          </w:tcPr>
          <w:p w14:paraId="2FD6E4B6"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5</w:t>
            </w:r>
          </w:p>
        </w:tc>
        <w:tc>
          <w:tcPr>
            <w:tcW w:w="0" w:type="auto"/>
            <w:noWrap/>
            <w:vAlign w:val="center"/>
            <w:hideMark/>
          </w:tcPr>
          <w:p w14:paraId="6210EFE9"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3ED096A9"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Short term</w:t>
            </w:r>
          </w:p>
        </w:tc>
        <w:tc>
          <w:tcPr>
            <w:tcW w:w="0" w:type="auto"/>
            <w:noWrap/>
            <w:vAlign w:val="center"/>
            <w:hideMark/>
          </w:tcPr>
          <w:p w14:paraId="6330A324"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22,5</w:t>
            </w:r>
          </w:p>
        </w:tc>
      </w:tr>
      <w:tr w:rsidR="007C2E72" w:rsidRPr="00963BBF" w14:paraId="09D9C5EE" w14:textId="77777777" w:rsidTr="00B509FB">
        <w:trPr>
          <w:trHeight w:val="620"/>
        </w:trPr>
        <w:tc>
          <w:tcPr>
            <w:tcW w:w="0" w:type="auto"/>
            <w:noWrap/>
            <w:vAlign w:val="center"/>
            <w:hideMark/>
          </w:tcPr>
          <w:p w14:paraId="0D859ECC" w14:textId="77777777"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23</w:t>
            </w:r>
          </w:p>
        </w:tc>
        <w:tc>
          <w:tcPr>
            <w:tcW w:w="0" w:type="auto"/>
            <w:noWrap/>
            <w:vAlign w:val="center"/>
            <w:hideMark/>
          </w:tcPr>
          <w:p w14:paraId="5A299DDF" w14:textId="491B2D54" w:rsidR="007C2E72" w:rsidRPr="00963BBF" w:rsidRDefault="00F100C9" w:rsidP="007C2E72">
            <w:pPr>
              <w:spacing w:after="0"/>
              <w:jc w:val="center"/>
              <w:rPr>
                <w:rFonts w:cstheme="minorHAnsi"/>
                <w:b/>
                <w:bCs/>
                <w:sz w:val="18"/>
                <w:szCs w:val="18"/>
                <w:lang w:eastAsia="nl-BE"/>
              </w:rPr>
            </w:pPr>
            <w:r>
              <w:rPr>
                <w:rFonts w:cstheme="minorHAnsi"/>
                <w:b/>
                <w:sz w:val="18"/>
                <w:szCs w:val="18"/>
                <w:lang w:eastAsia="nl-BE"/>
              </w:rPr>
              <w:t>A14</w:t>
            </w:r>
          </w:p>
        </w:tc>
        <w:tc>
          <w:tcPr>
            <w:tcW w:w="0" w:type="auto"/>
            <w:vAlign w:val="center"/>
            <w:hideMark/>
          </w:tcPr>
          <w:p w14:paraId="099A62D6"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Limited capacity for parallel heavy- or medium-lift launch campaigns at CSG</w:t>
            </w:r>
          </w:p>
        </w:tc>
        <w:tc>
          <w:tcPr>
            <w:tcW w:w="0" w:type="auto"/>
            <w:noWrap/>
            <w:vAlign w:val="center"/>
            <w:hideMark/>
          </w:tcPr>
          <w:p w14:paraId="02CE51A9"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4</w:t>
            </w:r>
          </w:p>
        </w:tc>
        <w:tc>
          <w:tcPr>
            <w:tcW w:w="0" w:type="auto"/>
            <w:noWrap/>
            <w:vAlign w:val="center"/>
            <w:hideMark/>
          </w:tcPr>
          <w:p w14:paraId="401F706D"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1128C9A3"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Short term</w:t>
            </w:r>
          </w:p>
        </w:tc>
        <w:tc>
          <w:tcPr>
            <w:tcW w:w="0" w:type="auto"/>
            <w:noWrap/>
            <w:vAlign w:val="center"/>
            <w:hideMark/>
          </w:tcPr>
          <w:p w14:paraId="64CC39FF"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18,0</w:t>
            </w:r>
          </w:p>
        </w:tc>
      </w:tr>
      <w:tr w:rsidR="007C2E72" w:rsidRPr="00963BBF" w14:paraId="51188F38" w14:textId="77777777" w:rsidTr="00B509FB">
        <w:trPr>
          <w:trHeight w:val="620"/>
        </w:trPr>
        <w:tc>
          <w:tcPr>
            <w:tcW w:w="0" w:type="auto"/>
            <w:noWrap/>
            <w:vAlign w:val="center"/>
            <w:hideMark/>
          </w:tcPr>
          <w:p w14:paraId="028AEA38" w14:textId="77777777"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24</w:t>
            </w:r>
          </w:p>
        </w:tc>
        <w:tc>
          <w:tcPr>
            <w:tcW w:w="0" w:type="auto"/>
            <w:noWrap/>
            <w:vAlign w:val="center"/>
            <w:hideMark/>
          </w:tcPr>
          <w:p w14:paraId="26482702" w14:textId="56C278FB" w:rsidR="007C2E72" w:rsidRPr="00963BBF" w:rsidRDefault="00F100C9" w:rsidP="007C2E72">
            <w:pPr>
              <w:spacing w:after="0"/>
              <w:jc w:val="center"/>
              <w:rPr>
                <w:rFonts w:cstheme="minorHAnsi"/>
                <w:b/>
                <w:bCs/>
                <w:sz w:val="18"/>
                <w:szCs w:val="18"/>
                <w:lang w:eastAsia="nl-BE"/>
              </w:rPr>
            </w:pPr>
            <w:r>
              <w:rPr>
                <w:rFonts w:cstheme="minorHAnsi"/>
                <w:b/>
                <w:sz w:val="18"/>
                <w:szCs w:val="18"/>
                <w:lang w:eastAsia="nl-BE"/>
              </w:rPr>
              <w:t>A08</w:t>
            </w:r>
          </w:p>
        </w:tc>
        <w:tc>
          <w:tcPr>
            <w:tcW w:w="0" w:type="auto"/>
            <w:vAlign w:val="center"/>
            <w:hideMark/>
          </w:tcPr>
          <w:p w14:paraId="390D4834"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Absence of explicitly ring-fenced CSG capacity for sovereign institutional missions</w:t>
            </w:r>
          </w:p>
        </w:tc>
        <w:tc>
          <w:tcPr>
            <w:tcW w:w="0" w:type="auto"/>
            <w:noWrap/>
            <w:vAlign w:val="center"/>
            <w:hideMark/>
          </w:tcPr>
          <w:p w14:paraId="4D97C084"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4</w:t>
            </w:r>
          </w:p>
        </w:tc>
        <w:tc>
          <w:tcPr>
            <w:tcW w:w="0" w:type="auto"/>
            <w:noWrap/>
            <w:vAlign w:val="center"/>
            <w:hideMark/>
          </w:tcPr>
          <w:p w14:paraId="51C168AF"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03D9EE86"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Short term</w:t>
            </w:r>
          </w:p>
        </w:tc>
        <w:tc>
          <w:tcPr>
            <w:tcW w:w="0" w:type="auto"/>
            <w:noWrap/>
            <w:vAlign w:val="center"/>
            <w:hideMark/>
          </w:tcPr>
          <w:p w14:paraId="5AA04233"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18,0</w:t>
            </w:r>
          </w:p>
        </w:tc>
      </w:tr>
      <w:tr w:rsidR="007C2E72" w:rsidRPr="00963BBF" w14:paraId="55598FE1" w14:textId="77777777" w:rsidTr="00B509FB">
        <w:trPr>
          <w:trHeight w:val="620"/>
        </w:trPr>
        <w:tc>
          <w:tcPr>
            <w:tcW w:w="0" w:type="auto"/>
            <w:noWrap/>
            <w:vAlign w:val="center"/>
            <w:hideMark/>
          </w:tcPr>
          <w:p w14:paraId="363B3860" w14:textId="77777777"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25</w:t>
            </w:r>
          </w:p>
        </w:tc>
        <w:tc>
          <w:tcPr>
            <w:tcW w:w="0" w:type="auto"/>
            <w:noWrap/>
            <w:vAlign w:val="center"/>
            <w:hideMark/>
          </w:tcPr>
          <w:p w14:paraId="18EE9D55" w14:textId="009924A0" w:rsidR="007C2E72" w:rsidRPr="00963BBF" w:rsidRDefault="0003468C" w:rsidP="007C2E72">
            <w:pPr>
              <w:spacing w:after="0"/>
              <w:jc w:val="center"/>
              <w:rPr>
                <w:rFonts w:cstheme="minorHAnsi"/>
                <w:b/>
                <w:bCs/>
                <w:sz w:val="18"/>
                <w:szCs w:val="18"/>
                <w:lang w:eastAsia="nl-BE"/>
              </w:rPr>
            </w:pPr>
            <w:r>
              <w:rPr>
                <w:rFonts w:cstheme="minorHAnsi"/>
                <w:b/>
                <w:sz w:val="18"/>
                <w:szCs w:val="18"/>
                <w:lang w:eastAsia="nl-BE"/>
              </w:rPr>
              <w:t>B03</w:t>
            </w:r>
          </w:p>
        </w:tc>
        <w:tc>
          <w:tcPr>
            <w:tcW w:w="0" w:type="auto"/>
            <w:vAlign w:val="center"/>
            <w:hideMark/>
          </w:tcPr>
          <w:p w14:paraId="15169348" w14:textId="77777777" w:rsidR="007C2E72" w:rsidRPr="00963BBF" w:rsidRDefault="007C2E72" w:rsidP="00B509FB">
            <w:pPr>
              <w:spacing w:after="0"/>
              <w:jc w:val="center"/>
              <w:rPr>
                <w:rFonts w:cstheme="minorHAnsi"/>
                <w:sz w:val="18"/>
                <w:szCs w:val="18"/>
                <w:lang w:eastAsia="nl-BE"/>
              </w:rPr>
            </w:pPr>
            <w:r w:rsidRPr="00963BBF">
              <w:rPr>
                <w:rFonts w:cstheme="minorHAnsi"/>
                <w:sz w:val="18"/>
                <w:szCs w:val="18"/>
                <w:lang w:eastAsia="nl-BE"/>
              </w:rPr>
              <w:t xml:space="preserve">Single European supplier </w:t>
            </w:r>
            <w:r w:rsidR="00E13BE8" w:rsidRPr="00963BBF">
              <w:rPr>
                <w:rFonts w:cstheme="minorHAnsi"/>
                <w:sz w:val="18"/>
                <w:szCs w:val="18"/>
                <w:lang w:eastAsia="nl-BE"/>
              </w:rPr>
              <w:t>exposure for solid-propellant</w:t>
            </w:r>
            <w:r w:rsidRPr="00963BBF">
              <w:rPr>
                <w:rFonts w:cstheme="minorHAnsi"/>
                <w:sz w:val="18"/>
                <w:szCs w:val="18"/>
                <w:lang w:eastAsia="nl-BE"/>
              </w:rPr>
              <w:t xml:space="preserve"> precursor and MMH</w:t>
            </w:r>
          </w:p>
        </w:tc>
        <w:tc>
          <w:tcPr>
            <w:tcW w:w="0" w:type="auto"/>
            <w:noWrap/>
            <w:vAlign w:val="center"/>
            <w:hideMark/>
          </w:tcPr>
          <w:p w14:paraId="1E1CFCFC"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4</w:t>
            </w:r>
          </w:p>
        </w:tc>
        <w:tc>
          <w:tcPr>
            <w:tcW w:w="0" w:type="auto"/>
            <w:noWrap/>
            <w:vAlign w:val="center"/>
            <w:hideMark/>
          </w:tcPr>
          <w:p w14:paraId="5922227E"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0D92188A"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Short term</w:t>
            </w:r>
          </w:p>
        </w:tc>
        <w:tc>
          <w:tcPr>
            <w:tcW w:w="0" w:type="auto"/>
            <w:noWrap/>
            <w:vAlign w:val="center"/>
            <w:hideMark/>
          </w:tcPr>
          <w:p w14:paraId="38C414AA"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18,0</w:t>
            </w:r>
          </w:p>
        </w:tc>
      </w:tr>
      <w:tr w:rsidR="007C2E72" w:rsidRPr="00963BBF" w14:paraId="21227E4A" w14:textId="77777777" w:rsidTr="00B509FB">
        <w:trPr>
          <w:trHeight w:val="620"/>
        </w:trPr>
        <w:tc>
          <w:tcPr>
            <w:tcW w:w="0" w:type="auto"/>
            <w:noWrap/>
            <w:vAlign w:val="center"/>
            <w:hideMark/>
          </w:tcPr>
          <w:p w14:paraId="67F18793" w14:textId="77777777"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26</w:t>
            </w:r>
          </w:p>
        </w:tc>
        <w:tc>
          <w:tcPr>
            <w:tcW w:w="0" w:type="auto"/>
            <w:noWrap/>
            <w:vAlign w:val="center"/>
            <w:hideMark/>
          </w:tcPr>
          <w:p w14:paraId="37EAEE44" w14:textId="08ECA511" w:rsidR="007C2E72" w:rsidRPr="00963BBF" w:rsidRDefault="0003468C" w:rsidP="007C2E72">
            <w:pPr>
              <w:spacing w:after="0"/>
              <w:jc w:val="center"/>
              <w:rPr>
                <w:rFonts w:cstheme="minorHAnsi"/>
                <w:b/>
                <w:bCs/>
                <w:sz w:val="18"/>
                <w:szCs w:val="18"/>
                <w:lang w:eastAsia="nl-BE"/>
              </w:rPr>
            </w:pPr>
            <w:r>
              <w:rPr>
                <w:rFonts w:cstheme="minorHAnsi"/>
                <w:b/>
                <w:sz w:val="18"/>
                <w:szCs w:val="18"/>
                <w:lang w:eastAsia="nl-BE"/>
              </w:rPr>
              <w:t>B09</w:t>
            </w:r>
          </w:p>
        </w:tc>
        <w:tc>
          <w:tcPr>
            <w:tcW w:w="0" w:type="auto"/>
            <w:vAlign w:val="center"/>
            <w:hideMark/>
          </w:tcPr>
          <w:p w14:paraId="4AC374B4"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Fragmentation of European launcher initiatives and demand</w:t>
            </w:r>
          </w:p>
        </w:tc>
        <w:tc>
          <w:tcPr>
            <w:tcW w:w="0" w:type="auto"/>
            <w:noWrap/>
            <w:vAlign w:val="center"/>
            <w:hideMark/>
          </w:tcPr>
          <w:p w14:paraId="4760FA9A"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4</w:t>
            </w:r>
          </w:p>
        </w:tc>
        <w:tc>
          <w:tcPr>
            <w:tcW w:w="0" w:type="auto"/>
            <w:noWrap/>
            <w:vAlign w:val="center"/>
            <w:hideMark/>
          </w:tcPr>
          <w:p w14:paraId="6E7ABE49"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75E2D646"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Short term</w:t>
            </w:r>
          </w:p>
        </w:tc>
        <w:tc>
          <w:tcPr>
            <w:tcW w:w="0" w:type="auto"/>
            <w:noWrap/>
            <w:vAlign w:val="center"/>
            <w:hideMark/>
          </w:tcPr>
          <w:p w14:paraId="1A434108"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18,0</w:t>
            </w:r>
          </w:p>
        </w:tc>
      </w:tr>
      <w:tr w:rsidR="007C2E72" w:rsidRPr="00963BBF" w14:paraId="794B5B01" w14:textId="77777777" w:rsidTr="00B509FB">
        <w:trPr>
          <w:trHeight w:val="620"/>
        </w:trPr>
        <w:tc>
          <w:tcPr>
            <w:tcW w:w="0" w:type="auto"/>
            <w:noWrap/>
            <w:vAlign w:val="center"/>
            <w:hideMark/>
          </w:tcPr>
          <w:p w14:paraId="4353A111" w14:textId="77777777"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27</w:t>
            </w:r>
          </w:p>
        </w:tc>
        <w:tc>
          <w:tcPr>
            <w:tcW w:w="0" w:type="auto"/>
            <w:noWrap/>
            <w:vAlign w:val="center"/>
            <w:hideMark/>
          </w:tcPr>
          <w:p w14:paraId="7A56EE40" w14:textId="76372B30" w:rsidR="007C2E72" w:rsidRPr="00963BBF" w:rsidRDefault="00DE5CE4" w:rsidP="007C2E72">
            <w:pPr>
              <w:spacing w:after="0"/>
              <w:jc w:val="center"/>
              <w:rPr>
                <w:rFonts w:cstheme="minorHAnsi"/>
                <w:b/>
                <w:bCs/>
                <w:sz w:val="18"/>
                <w:szCs w:val="18"/>
                <w:lang w:eastAsia="nl-BE"/>
              </w:rPr>
            </w:pPr>
            <w:r>
              <w:rPr>
                <w:rFonts w:cstheme="minorHAnsi"/>
                <w:b/>
                <w:sz w:val="18"/>
                <w:szCs w:val="18"/>
                <w:lang w:eastAsia="nl-BE"/>
              </w:rPr>
              <w:t>D01</w:t>
            </w:r>
          </w:p>
        </w:tc>
        <w:tc>
          <w:tcPr>
            <w:tcW w:w="0" w:type="auto"/>
            <w:vAlign w:val="center"/>
            <w:hideMark/>
          </w:tcPr>
          <w:p w14:paraId="73FF0EB9"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Fragmented national licensing regimes and materially different authorisation timelines</w:t>
            </w:r>
          </w:p>
        </w:tc>
        <w:tc>
          <w:tcPr>
            <w:tcW w:w="0" w:type="auto"/>
            <w:noWrap/>
            <w:vAlign w:val="center"/>
            <w:hideMark/>
          </w:tcPr>
          <w:p w14:paraId="1AE4CA9E"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4</w:t>
            </w:r>
          </w:p>
        </w:tc>
        <w:tc>
          <w:tcPr>
            <w:tcW w:w="0" w:type="auto"/>
            <w:noWrap/>
            <w:vAlign w:val="center"/>
            <w:hideMark/>
          </w:tcPr>
          <w:p w14:paraId="563DC92B"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1B5B5230"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Short term</w:t>
            </w:r>
          </w:p>
        </w:tc>
        <w:tc>
          <w:tcPr>
            <w:tcW w:w="0" w:type="auto"/>
            <w:noWrap/>
            <w:vAlign w:val="center"/>
            <w:hideMark/>
          </w:tcPr>
          <w:p w14:paraId="196CAD91"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18,0</w:t>
            </w:r>
          </w:p>
        </w:tc>
      </w:tr>
      <w:tr w:rsidR="007C2E72" w:rsidRPr="00963BBF" w14:paraId="63390C87" w14:textId="77777777" w:rsidTr="00B509FB">
        <w:trPr>
          <w:trHeight w:val="620"/>
        </w:trPr>
        <w:tc>
          <w:tcPr>
            <w:tcW w:w="0" w:type="auto"/>
            <w:noWrap/>
            <w:vAlign w:val="center"/>
            <w:hideMark/>
          </w:tcPr>
          <w:p w14:paraId="5AEF3291" w14:textId="77777777"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28</w:t>
            </w:r>
          </w:p>
        </w:tc>
        <w:tc>
          <w:tcPr>
            <w:tcW w:w="0" w:type="auto"/>
            <w:noWrap/>
            <w:vAlign w:val="center"/>
            <w:hideMark/>
          </w:tcPr>
          <w:p w14:paraId="2573D299" w14:textId="139F3214" w:rsidR="007C2E72" w:rsidRPr="00963BBF" w:rsidRDefault="006B46EA" w:rsidP="007C2E72">
            <w:pPr>
              <w:spacing w:after="0"/>
              <w:jc w:val="center"/>
              <w:rPr>
                <w:rFonts w:cstheme="minorHAnsi"/>
                <w:b/>
                <w:bCs/>
                <w:sz w:val="18"/>
                <w:szCs w:val="18"/>
                <w:lang w:eastAsia="nl-BE"/>
              </w:rPr>
            </w:pPr>
            <w:r>
              <w:rPr>
                <w:rFonts w:cstheme="minorHAnsi"/>
                <w:b/>
                <w:sz w:val="18"/>
                <w:szCs w:val="18"/>
                <w:lang w:eastAsia="nl-BE"/>
              </w:rPr>
              <w:t>E13</w:t>
            </w:r>
          </w:p>
        </w:tc>
        <w:tc>
          <w:tcPr>
            <w:tcW w:w="0" w:type="auto"/>
            <w:vAlign w:val="center"/>
            <w:hideMark/>
          </w:tcPr>
          <w:p w14:paraId="3E9643C0" w14:textId="77777777" w:rsidR="00E13BE8" w:rsidRPr="00963BBF" w:rsidRDefault="007C2E72" w:rsidP="00B509FB">
            <w:pPr>
              <w:spacing w:after="0"/>
              <w:jc w:val="center"/>
              <w:rPr>
                <w:rFonts w:cstheme="minorHAnsi"/>
                <w:sz w:val="18"/>
                <w:szCs w:val="18"/>
                <w:lang w:eastAsia="nl-BE"/>
              </w:rPr>
            </w:pPr>
            <w:r w:rsidRPr="00963BBF">
              <w:rPr>
                <w:rFonts w:cstheme="minorHAnsi"/>
                <w:sz w:val="18"/>
                <w:szCs w:val="18"/>
                <w:lang w:eastAsia="nl-BE"/>
              </w:rPr>
              <w:t>Funding challenges for spaceports and testing facilities due to high upfront CAPEX and high fixed costs without customer commitments</w:t>
            </w:r>
          </w:p>
          <w:p w14:paraId="6762FCF7" w14:textId="28A80D29" w:rsidR="007C2E72" w:rsidRPr="00963BBF" w:rsidRDefault="007C2E72" w:rsidP="00B509FB">
            <w:pPr>
              <w:spacing w:after="0"/>
              <w:jc w:val="center"/>
              <w:rPr>
                <w:rFonts w:cstheme="minorHAnsi"/>
                <w:sz w:val="18"/>
                <w:szCs w:val="18"/>
                <w:lang w:eastAsia="nl-BE"/>
              </w:rPr>
            </w:pPr>
          </w:p>
        </w:tc>
        <w:tc>
          <w:tcPr>
            <w:tcW w:w="0" w:type="auto"/>
            <w:noWrap/>
            <w:vAlign w:val="center"/>
            <w:hideMark/>
          </w:tcPr>
          <w:p w14:paraId="5B8F7136"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4</w:t>
            </w:r>
          </w:p>
        </w:tc>
        <w:tc>
          <w:tcPr>
            <w:tcW w:w="0" w:type="auto"/>
            <w:noWrap/>
            <w:vAlign w:val="center"/>
            <w:hideMark/>
          </w:tcPr>
          <w:p w14:paraId="28F70A85"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285B6B5B"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Short term</w:t>
            </w:r>
          </w:p>
        </w:tc>
        <w:tc>
          <w:tcPr>
            <w:tcW w:w="0" w:type="auto"/>
            <w:noWrap/>
            <w:vAlign w:val="center"/>
            <w:hideMark/>
          </w:tcPr>
          <w:p w14:paraId="56325022"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18,0</w:t>
            </w:r>
          </w:p>
        </w:tc>
      </w:tr>
      <w:tr w:rsidR="007C2E72" w:rsidRPr="00963BBF" w14:paraId="42DB5D57" w14:textId="77777777" w:rsidTr="00B509FB">
        <w:trPr>
          <w:trHeight w:val="620"/>
        </w:trPr>
        <w:tc>
          <w:tcPr>
            <w:tcW w:w="0" w:type="auto"/>
            <w:noWrap/>
            <w:vAlign w:val="center"/>
            <w:hideMark/>
          </w:tcPr>
          <w:p w14:paraId="1EA291A1" w14:textId="77777777"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29</w:t>
            </w:r>
          </w:p>
        </w:tc>
        <w:tc>
          <w:tcPr>
            <w:tcW w:w="0" w:type="auto"/>
            <w:noWrap/>
            <w:vAlign w:val="center"/>
            <w:hideMark/>
          </w:tcPr>
          <w:p w14:paraId="5DB98742" w14:textId="2FC3FF94" w:rsidR="007C2E72" w:rsidRPr="00963BBF" w:rsidRDefault="006B46EA" w:rsidP="007C2E72">
            <w:pPr>
              <w:spacing w:after="0"/>
              <w:jc w:val="center"/>
              <w:rPr>
                <w:rFonts w:cstheme="minorHAnsi"/>
                <w:b/>
                <w:bCs/>
                <w:sz w:val="18"/>
                <w:szCs w:val="18"/>
                <w:lang w:eastAsia="nl-BE"/>
              </w:rPr>
            </w:pPr>
            <w:r>
              <w:rPr>
                <w:rFonts w:cstheme="minorHAnsi"/>
                <w:b/>
                <w:sz w:val="18"/>
                <w:szCs w:val="18"/>
                <w:lang w:eastAsia="nl-BE"/>
              </w:rPr>
              <w:t>E15</w:t>
            </w:r>
          </w:p>
        </w:tc>
        <w:tc>
          <w:tcPr>
            <w:tcW w:w="0" w:type="auto"/>
            <w:vAlign w:val="center"/>
            <w:hideMark/>
          </w:tcPr>
          <w:p w14:paraId="22C60ACD" w14:textId="77777777" w:rsidR="00E13BE8" w:rsidRPr="00963BBF" w:rsidRDefault="007C2E72" w:rsidP="00B509FB">
            <w:pPr>
              <w:spacing w:after="0"/>
              <w:jc w:val="center"/>
              <w:rPr>
                <w:rFonts w:cstheme="minorHAnsi"/>
                <w:sz w:val="18"/>
                <w:szCs w:val="18"/>
                <w:lang w:eastAsia="nl-BE"/>
              </w:rPr>
            </w:pPr>
            <w:r w:rsidRPr="00963BBF">
              <w:rPr>
                <w:rFonts w:cstheme="minorHAnsi"/>
                <w:sz w:val="18"/>
                <w:szCs w:val="18"/>
                <w:lang w:eastAsia="nl-BE"/>
              </w:rPr>
              <w:t>The low-margin nature of space programmes pushes industry to prioritise investment into other developments rather than upgrade or expand facilities through purely private financing</w:t>
            </w:r>
          </w:p>
          <w:p w14:paraId="3186CA8A" w14:textId="52C676BD" w:rsidR="007C2E72" w:rsidRPr="00963BBF" w:rsidRDefault="007C2E72" w:rsidP="00B509FB">
            <w:pPr>
              <w:spacing w:after="0"/>
              <w:jc w:val="center"/>
              <w:rPr>
                <w:rFonts w:cstheme="minorHAnsi"/>
                <w:sz w:val="18"/>
                <w:szCs w:val="18"/>
                <w:lang w:eastAsia="nl-BE"/>
              </w:rPr>
            </w:pPr>
          </w:p>
        </w:tc>
        <w:tc>
          <w:tcPr>
            <w:tcW w:w="0" w:type="auto"/>
            <w:noWrap/>
            <w:vAlign w:val="center"/>
            <w:hideMark/>
          </w:tcPr>
          <w:p w14:paraId="1B14E8A0"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4</w:t>
            </w:r>
          </w:p>
        </w:tc>
        <w:tc>
          <w:tcPr>
            <w:tcW w:w="0" w:type="auto"/>
            <w:noWrap/>
            <w:vAlign w:val="center"/>
            <w:hideMark/>
          </w:tcPr>
          <w:p w14:paraId="0C2D0976"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36D0A459"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Short term</w:t>
            </w:r>
          </w:p>
        </w:tc>
        <w:tc>
          <w:tcPr>
            <w:tcW w:w="0" w:type="auto"/>
            <w:noWrap/>
            <w:vAlign w:val="center"/>
            <w:hideMark/>
          </w:tcPr>
          <w:p w14:paraId="7D3DB1CF"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18,0</w:t>
            </w:r>
          </w:p>
        </w:tc>
      </w:tr>
      <w:tr w:rsidR="007C2E72" w:rsidRPr="00963BBF" w14:paraId="565A3A9B" w14:textId="77777777" w:rsidTr="00B509FB">
        <w:trPr>
          <w:trHeight w:val="620"/>
        </w:trPr>
        <w:tc>
          <w:tcPr>
            <w:tcW w:w="0" w:type="auto"/>
            <w:noWrap/>
            <w:vAlign w:val="center"/>
            <w:hideMark/>
          </w:tcPr>
          <w:p w14:paraId="7498B848" w14:textId="77777777"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30</w:t>
            </w:r>
          </w:p>
        </w:tc>
        <w:tc>
          <w:tcPr>
            <w:tcW w:w="0" w:type="auto"/>
            <w:noWrap/>
            <w:vAlign w:val="center"/>
            <w:hideMark/>
          </w:tcPr>
          <w:p w14:paraId="21E28EA8" w14:textId="65AF15EE" w:rsidR="007C2E72" w:rsidRPr="00963BBF" w:rsidRDefault="006B46EA" w:rsidP="007C2E72">
            <w:pPr>
              <w:spacing w:after="0"/>
              <w:jc w:val="center"/>
              <w:rPr>
                <w:rFonts w:cstheme="minorHAnsi"/>
                <w:b/>
                <w:bCs/>
                <w:sz w:val="18"/>
                <w:szCs w:val="18"/>
                <w:lang w:eastAsia="nl-BE"/>
              </w:rPr>
            </w:pPr>
            <w:r>
              <w:rPr>
                <w:rFonts w:cstheme="minorHAnsi"/>
                <w:b/>
                <w:sz w:val="18"/>
                <w:szCs w:val="18"/>
                <w:lang w:eastAsia="nl-BE"/>
              </w:rPr>
              <w:t>E17</w:t>
            </w:r>
          </w:p>
        </w:tc>
        <w:tc>
          <w:tcPr>
            <w:tcW w:w="0" w:type="auto"/>
            <w:vAlign w:val="center"/>
            <w:hideMark/>
          </w:tcPr>
          <w:p w14:paraId="0B87771C" w14:textId="3CF6A968" w:rsidR="007C2E72" w:rsidRPr="00963BBF" w:rsidRDefault="006748A1" w:rsidP="00B509FB">
            <w:pPr>
              <w:spacing w:after="0"/>
              <w:jc w:val="center"/>
              <w:rPr>
                <w:rFonts w:cstheme="minorHAnsi"/>
                <w:sz w:val="18"/>
                <w:szCs w:val="18"/>
                <w:lang w:eastAsia="nl-BE"/>
              </w:rPr>
            </w:pPr>
            <w:r>
              <w:rPr>
                <w:rFonts w:cstheme="minorHAnsi"/>
                <w:sz w:val="18"/>
                <w:szCs w:val="18"/>
                <w:lang w:eastAsia="nl-BE"/>
              </w:rPr>
              <w:t>Geo</w:t>
            </w:r>
            <w:r w:rsidR="00715731">
              <w:rPr>
                <w:rFonts w:cstheme="minorHAnsi"/>
                <w:sz w:val="18"/>
                <w:szCs w:val="18"/>
                <w:lang w:eastAsia="nl-BE"/>
              </w:rPr>
              <w:t>return</w:t>
            </w:r>
            <w:r w:rsidR="00E13BE8" w:rsidRPr="00963BBF">
              <w:rPr>
                <w:rFonts w:cstheme="minorHAnsi"/>
                <w:sz w:val="18"/>
                <w:szCs w:val="18"/>
                <w:lang w:eastAsia="nl-BE"/>
              </w:rPr>
              <w:t xml:space="preserve"> fragmentation reducing competitiveness and infrastructure utilisation</w:t>
            </w:r>
          </w:p>
        </w:tc>
        <w:tc>
          <w:tcPr>
            <w:tcW w:w="0" w:type="auto"/>
            <w:noWrap/>
            <w:vAlign w:val="center"/>
            <w:hideMark/>
          </w:tcPr>
          <w:p w14:paraId="66F129DD"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4</w:t>
            </w:r>
          </w:p>
        </w:tc>
        <w:tc>
          <w:tcPr>
            <w:tcW w:w="0" w:type="auto"/>
            <w:noWrap/>
            <w:vAlign w:val="center"/>
            <w:hideMark/>
          </w:tcPr>
          <w:p w14:paraId="4CDFE212"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43F09DC3"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Short term</w:t>
            </w:r>
          </w:p>
        </w:tc>
        <w:tc>
          <w:tcPr>
            <w:tcW w:w="0" w:type="auto"/>
            <w:noWrap/>
            <w:vAlign w:val="center"/>
            <w:hideMark/>
          </w:tcPr>
          <w:p w14:paraId="00E117C9"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18,0</w:t>
            </w:r>
          </w:p>
        </w:tc>
      </w:tr>
      <w:tr w:rsidR="007C2E72" w:rsidRPr="00963BBF" w14:paraId="3C33778C" w14:textId="77777777" w:rsidTr="00B509FB">
        <w:trPr>
          <w:trHeight w:val="620"/>
        </w:trPr>
        <w:tc>
          <w:tcPr>
            <w:tcW w:w="0" w:type="auto"/>
            <w:noWrap/>
            <w:vAlign w:val="center"/>
            <w:hideMark/>
          </w:tcPr>
          <w:p w14:paraId="5E873C2D" w14:textId="77777777"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31</w:t>
            </w:r>
          </w:p>
        </w:tc>
        <w:tc>
          <w:tcPr>
            <w:tcW w:w="0" w:type="auto"/>
            <w:noWrap/>
            <w:vAlign w:val="center"/>
            <w:hideMark/>
          </w:tcPr>
          <w:p w14:paraId="051C76EC" w14:textId="0B8B1C59" w:rsidR="007C2E72" w:rsidRPr="00963BBF" w:rsidRDefault="006B46EA" w:rsidP="007C2E72">
            <w:pPr>
              <w:spacing w:after="0"/>
              <w:jc w:val="center"/>
              <w:rPr>
                <w:rFonts w:cstheme="minorHAnsi"/>
                <w:b/>
                <w:bCs/>
                <w:sz w:val="18"/>
                <w:szCs w:val="18"/>
                <w:lang w:eastAsia="nl-BE"/>
              </w:rPr>
            </w:pPr>
            <w:r>
              <w:rPr>
                <w:rFonts w:cstheme="minorHAnsi"/>
                <w:b/>
                <w:sz w:val="18"/>
                <w:szCs w:val="18"/>
                <w:lang w:eastAsia="nl-BE"/>
              </w:rPr>
              <w:t>E05</w:t>
            </w:r>
          </w:p>
        </w:tc>
        <w:tc>
          <w:tcPr>
            <w:tcW w:w="0" w:type="auto"/>
            <w:vAlign w:val="center"/>
            <w:hideMark/>
          </w:tcPr>
          <w:p w14:paraId="4BD6CD81" w14:textId="77777777" w:rsidR="00E13BE8" w:rsidRPr="00963BBF" w:rsidRDefault="007C2E72" w:rsidP="00B509FB">
            <w:pPr>
              <w:spacing w:after="0"/>
              <w:jc w:val="center"/>
              <w:rPr>
                <w:rFonts w:cstheme="minorHAnsi"/>
                <w:sz w:val="18"/>
                <w:szCs w:val="18"/>
                <w:lang w:eastAsia="nl-BE"/>
              </w:rPr>
            </w:pPr>
            <w:r w:rsidRPr="00963BBF">
              <w:rPr>
                <w:rFonts w:cstheme="minorHAnsi"/>
                <w:sz w:val="18"/>
                <w:szCs w:val="18"/>
                <w:lang w:eastAsia="nl-BE"/>
              </w:rPr>
              <w:t>Widening European public-space-investment gap relative to the United States, eroding long-term competitiveness and strategic autonomy</w:t>
            </w:r>
          </w:p>
          <w:p w14:paraId="300AF6C7" w14:textId="52EC3C6C" w:rsidR="007C2E72" w:rsidRPr="00963BBF" w:rsidRDefault="007C2E72" w:rsidP="00B509FB">
            <w:pPr>
              <w:spacing w:after="0"/>
              <w:jc w:val="center"/>
              <w:rPr>
                <w:rFonts w:cstheme="minorHAnsi"/>
                <w:sz w:val="18"/>
                <w:szCs w:val="18"/>
                <w:lang w:eastAsia="nl-BE"/>
              </w:rPr>
            </w:pPr>
          </w:p>
        </w:tc>
        <w:tc>
          <w:tcPr>
            <w:tcW w:w="0" w:type="auto"/>
            <w:noWrap/>
            <w:vAlign w:val="center"/>
            <w:hideMark/>
          </w:tcPr>
          <w:p w14:paraId="2FAA0F3A"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4</w:t>
            </w:r>
          </w:p>
        </w:tc>
        <w:tc>
          <w:tcPr>
            <w:tcW w:w="0" w:type="auto"/>
            <w:noWrap/>
            <w:vAlign w:val="center"/>
            <w:hideMark/>
          </w:tcPr>
          <w:p w14:paraId="2A17033B"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4FE3BC22"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Short term</w:t>
            </w:r>
          </w:p>
        </w:tc>
        <w:tc>
          <w:tcPr>
            <w:tcW w:w="0" w:type="auto"/>
            <w:noWrap/>
            <w:vAlign w:val="center"/>
            <w:hideMark/>
          </w:tcPr>
          <w:p w14:paraId="6EB54C0D"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18,0</w:t>
            </w:r>
          </w:p>
        </w:tc>
      </w:tr>
      <w:tr w:rsidR="007C2E72" w:rsidRPr="00963BBF" w14:paraId="4A736AB2" w14:textId="77777777" w:rsidTr="00B509FB">
        <w:trPr>
          <w:trHeight w:val="620"/>
        </w:trPr>
        <w:tc>
          <w:tcPr>
            <w:tcW w:w="0" w:type="auto"/>
            <w:noWrap/>
            <w:vAlign w:val="center"/>
            <w:hideMark/>
          </w:tcPr>
          <w:p w14:paraId="1D7E1432" w14:textId="77777777"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32</w:t>
            </w:r>
          </w:p>
        </w:tc>
        <w:tc>
          <w:tcPr>
            <w:tcW w:w="0" w:type="auto"/>
            <w:noWrap/>
            <w:vAlign w:val="center"/>
            <w:hideMark/>
          </w:tcPr>
          <w:p w14:paraId="08D98FF1" w14:textId="7310B974" w:rsidR="007C2E72" w:rsidRPr="00963BBF" w:rsidRDefault="006B46EA" w:rsidP="007C2E72">
            <w:pPr>
              <w:spacing w:after="0"/>
              <w:jc w:val="center"/>
              <w:rPr>
                <w:rFonts w:cstheme="minorHAnsi"/>
                <w:b/>
                <w:bCs/>
                <w:sz w:val="18"/>
                <w:szCs w:val="18"/>
                <w:lang w:eastAsia="nl-BE"/>
              </w:rPr>
            </w:pPr>
            <w:r>
              <w:rPr>
                <w:rFonts w:cstheme="minorHAnsi"/>
                <w:b/>
                <w:sz w:val="18"/>
                <w:szCs w:val="18"/>
                <w:lang w:eastAsia="nl-BE"/>
              </w:rPr>
              <w:t>E07</w:t>
            </w:r>
          </w:p>
        </w:tc>
        <w:tc>
          <w:tcPr>
            <w:tcW w:w="0" w:type="auto"/>
            <w:vAlign w:val="center"/>
            <w:hideMark/>
          </w:tcPr>
          <w:p w14:paraId="4CE016D5" w14:textId="77777777" w:rsidR="00E13BE8" w:rsidRPr="00963BBF" w:rsidRDefault="007C2E72" w:rsidP="00B509FB">
            <w:pPr>
              <w:spacing w:after="0"/>
              <w:jc w:val="center"/>
              <w:rPr>
                <w:rFonts w:cstheme="minorHAnsi"/>
                <w:sz w:val="18"/>
                <w:szCs w:val="18"/>
                <w:lang w:eastAsia="nl-BE"/>
              </w:rPr>
            </w:pPr>
            <w:r w:rsidRPr="00963BBF">
              <w:rPr>
                <w:rFonts w:cstheme="minorHAnsi"/>
                <w:sz w:val="18"/>
                <w:szCs w:val="18"/>
                <w:lang w:eastAsia="nl-BE"/>
              </w:rPr>
              <w:t>Institutional launch procurement remains slow and cautious, based on legacy Ariane/Vega contract structures</w:t>
            </w:r>
          </w:p>
          <w:p w14:paraId="1D73D8DC" w14:textId="120B0C35" w:rsidR="007C2E72" w:rsidRPr="00963BBF" w:rsidRDefault="007C2E72" w:rsidP="00B509FB">
            <w:pPr>
              <w:spacing w:after="0"/>
              <w:jc w:val="center"/>
              <w:rPr>
                <w:rFonts w:cstheme="minorHAnsi"/>
                <w:sz w:val="18"/>
                <w:szCs w:val="18"/>
                <w:lang w:eastAsia="nl-BE"/>
              </w:rPr>
            </w:pPr>
          </w:p>
        </w:tc>
        <w:tc>
          <w:tcPr>
            <w:tcW w:w="0" w:type="auto"/>
            <w:noWrap/>
            <w:vAlign w:val="center"/>
            <w:hideMark/>
          </w:tcPr>
          <w:p w14:paraId="00532E44"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4</w:t>
            </w:r>
          </w:p>
        </w:tc>
        <w:tc>
          <w:tcPr>
            <w:tcW w:w="0" w:type="auto"/>
            <w:noWrap/>
            <w:vAlign w:val="center"/>
            <w:hideMark/>
          </w:tcPr>
          <w:p w14:paraId="12229EFA"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5539A01B"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Short term</w:t>
            </w:r>
          </w:p>
        </w:tc>
        <w:tc>
          <w:tcPr>
            <w:tcW w:w="0" w:type="auto"/>
            <w:noWrap/>
            <w:vAlign w:val="center"/>
            <w:hideMark/>
          </w:tcPr>
          <w:p w14:paraId="1EC0185D"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18,0</w:t>
            </w:r>
          </w:p>
        </w:tc>
      </w:tr>
      <w:tr w:rsidR="007C2E72" w:rsidRPr="00963BBF" w14:paraId="79365601" w14:textId="77777777" w:rsidTr="00B509FB">
        <w:trPr>
          <w:trHeight w:val="620"/>
        </w:trPr>
        <w:tc>
          <w:tcPr>
            <w:tcW w:w="0" w:type="auto"/>
            <w:noWrap/>
            <w:vAlign w:val="center"/>
            <w:hideMark/>
          </w:tcPr>
          <w:p w14:paraId="48D1105F" w14:textId="77777777"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33</w:t>
            </w:r>
          </w:p>
        </w:tc>
        <w:tc>
          <w:tcPr>
            <w:tcW w:w="0" w:type="auto"/>
            <w:noWrap/>
            <w:vAlign w:val="center"/>
            <w:hideMark/>
          </w:tcPr>
          <w:p w14:paraId="176DE0F5" w14:textId="21704AC9" w:rsidR="007C2E72" w:rsidRPr="00963BBF" w:rsidRDefault="00715731" w:rsidP="007C2E72">
            <w:pPr>
              <w:spacing w:after="0"/>
              <w:jc w:val="center"/>
              <w:rPr>
                <w:rFonts w:cstheme="minorHAnsi"/>
                <w:b/>
                <w:bCs/>
                <w:sz w:val="18"/>
                <w:szCs w:val="18"/>
                <w:lang w:eastAsia="nl-BE"/>
              </w:rPr>
            </w:pPr>
            <w:r>
              <w:rPr>
                <w:rFonts w:cstheme="minorHAnsi"/>
                <w:b/>
                <w:sz w:val="18"/>
                <w:szCs w:val="18"/>
                <w:lang w:eastAsia="nl-BE"/>
              </w:rPr>
              <w:t>F07</w:t>
            </w:r>
          </w:p>
        </w:tc>
        <w:tc>
          <w:tcPr>
            <w:tcW w:w="0" w:type="auto"/>
            <w:vAlign w:val="center"/>
            <w:hideMark/>
          </w:tcPr>
          <w:p w14:paraId="6D5BE5AD"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Difficulty scaling experienced operational teams with rising mission volumes</w:t>
            </w:r>
          </w:p>
        </w:tc>
        <w:tc>
          <w:tcPr>
            <w:tcW w:w="0" w:type="auto"/>
            <w:noWrap/>
            <w:vAlign w:val="center"/>
            <w:hideMark/>
          </w:tcPr>
          <w:p w14:paraId="79871368"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4</w:t>
            </w:r>
          </w:p>
        </w:tc>
        <w:tc>
          <w:tcPr>
            <w:tcW w:w="0" w:type="auto"/>
            <w:noWrap/>
            <w:vAlign w:val="center"/>
            <w:hideMark/>
          </w:tcPr>
          <w:p w14:paraId="4E007CD5"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03C1E18E"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Short term</w:t>
            </w:r>
          </w:p>
        </w:tc>
        <w:tc>
          <w:tcPr>
            <w:tcW w:w="0" w:type="auto"/>
            <w:noWrap/>
            <w:vAlign w:val="center"/>
            <w:hideMark/>
          </w:tcPr>
          <w:p w14:paraId="3FF6C6D3"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18,0</w:t>
            </w:r>
          </w:p>
        </w:tc>
      </w:tr>
      <w:tr w:rsidR="007C2E72" w:rsidRPr="00963BBF" w14:paraId="7D5006BF" w14:textId="77777777" w:rsidTr="00B509FB">
        <w:trPr>
          <w:trHeight w:val="620"/>
        </w:trPr>
        <w:tc>
          <w:tcPr>
            <w:tcW w:w="0" w:type="auto"/>
            <w:noWrap/>
            <w:vAlign w:val="center"/>
            <w:hideMark/>
          </w:tcPr>
          <w:p w14:paraId="348E5DE6" w14:textId="77777777"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lastRenderedPageBreak/>
              <w:t>34</w:t>
            </w:r>
          </w:p>
        </w:tc>
        <w:tc>
          <w:tcPr>
            <w:tcW w:w="0" w:type="auto"/>
            <w:noWrap/>
            <w:vAlign w:val="center"/>
            <w:hideMark/>
          </w:tcPr>
          <w:p w14:paraId="54B50C02" w14:textId="06B0D0C2" w:rsidR="007C2E72" w:rsidRPr="00963BBF" w:rsidRDefault="00F16698" w:rsidP="007C2E72">
            <w:pPr>
              <w:spacing w:after="0"/>
              <w:jc w:val="center"/>
              <w:rPr>
                <w:rFonts w:cstheme="minorHAnsi"/>
                <w:b/>
                <w:bCs/>
                <w:sz w:val="18"/>
                <w:szCs w:val="18"/>
                <w:lang w:eastAsia="nl-BE"/>
              </w:rPr>
            </w:pPr>
            <w:r>
              <w:rPr>
                <w:rFonts w:cstheme="minorHAnsi"/>
                <w:b/>
                <w:sz w:val="18"/>
                <w:szCs w:val="18"/>
                <w:lang w:eastAsia="nl-BE"/>
              </w:rPr>
              <w:t>G14</w:t>
            </w:r>
          </w:p>
        </w:tc>
        <w:tc>
          <w:tcPr>
            <w:tcW w:w="0" w:type="auto"/>
            <w:vAlign w:val="center"/>
            <w:hideMark/>
          </w:tcPr>
          <w:p w14:paraId="409A7F32"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Fragility of remote TT&amp;C assets due to connectivity, logistics and physical-access constraints</w:t>
            </w:r>
          </w:p>
        </w:tc>
        <w:tc>
          <w:tcPr>
            <w:tcW w:w="0" w:type="auto"/>
            <w:noWrap/>
            <w:vAlign w:val="center"/>
            <w:hideMark/>
          </w:tcPr>
          <w:p w14:paraId="020E6C2C"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4</w:t>
            </w:r>
          </w:p>
        </w:tc>
        <w:tc>
          <w:tcPr>
            <w:tcW w:w="0" w:type="auto"/>
            <w:noWrap/>
            <w:vAlign w:val="center"/>
            <w:hideMark/>
          </w:tcPr>
          <w:p w14:paraId="7E5880A3"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244BF750"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Short term</w:t>
            </w:r>
          </w:p>
        </w:tc>
        <w:tc>
          <w:tcPr>
            <w:tcW w:w="0" w:type="auto"/>
            <w:noWrap/>
            <w:vAlign w:val="center"/>
            <w:hideMark/>
          </w:tcPr>
          <w:p w14:paraId="115B797A"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18,0</w:t>
            </w:r>
          </w:p>
        </w:tc>
      </w:tr>
      <w:tr w:rsidR="007C2E72" w:rsidRPr="00963BBF" w14:paraId="6BB91DA9" w14:textId="77777777" w:rsidTr="00B509FB">
        <w:trPr>
          <w:trHeight w:val="620"/>
        </w:trPr>
        <w:tc>
          <w:tcPr>
            <w:tcW w:w="0" w:type="auto"/>
            <w:noWrap/>
            <w:vAlign w:val="center"/>
            <w:hideMark/>
          </w:tcPr>
          <w:p w14:paraId="021FCDE5" w14:textId="77777777"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35</w:t>
            </w:r>
          </w:p>
        </w:tc>
        <w:tc>
          <w:tcPr>
            <w:tcW w:w="0" w:type="auto"/>
            <w:noWrap/>
            <w:vAlign w:val="center"/>
            <w:hideMark/>
          </w:tcPr>
          <w:p w14:paraId="192A6B16" w14:textId="1716C7C5" w:rsidR="007C2E72" w:rsidRPr="00963BBF" w:rsidRDefault="00EA5E86" w:rsidP="007C2E72">
            <w:pPr>
              <w:spacing w:after="0"/>
              <w:jc w:val="center"/>
              <w:rPr>
                <w:rFonts w:cstheme="minorHAnsi"/>
                <w:b/>
                <w:bCs/>
                <w:sz w:val="18"/>
                <w:szCs w:val="18"/>
                <w:lang w:eastAsia="nl-BE"/>
              </w:rPr>
            </w:pPr>
            <w:r>
              <w:rPr>
                <w:rFonts w:cstheme="minorHAnsi"/>
                <w:b/>
                <w:sz w:val="18"/>
                <w:szCs w:val="18"/>
                <w:lang w:eastAsia="nl-BE"/>
              </w:rPr>
              <w:t>C02</w:t>
            </w:r>
          </w:p>
        </w:tc>
        <w:tc>
          <w:tcPr>
            <w:tcW w:w="0" w:type="auto"/>
            <w:vAlign w:val="center"/>
            <w:hideMark/>
          </w:tcPr>
          <w:p w14:paraId="0B5AFADF"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Pariacabo harbour constraints and absence of a substitute harbour</w:t>
            </w:r>
          </w:p>
        </w:tc>
        <w:tc>
          <w:tcPr>
            <w:tcW w:w="0" w:type="auto"/>
            <w:noWrap/>
            <w:vAlign w:val="center"/>
            <w:hideMark/>
          </w:tcPr>
          <w:p w14:paraId="3C56F941"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5</w:t>
            </w:r>
          </w:p>
        </w:tc>
        <w:tc>
          <w:tcPr>
            <w:tcW w:w="0" w:type="auto"/>
            <w:noWrap/>
            <w:vAlign w:val="center"/>
            <w:hideMark/>
          </w:tcPr>
          <w:p w14:paraId="6FA50DF3"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w:t>
            </w:r>
          </w:p>
        </w:tc>
        <w:tc>
          <w:tcPr>
            <w:tcW w:w="0" w:type="auto"/>
            <w:noWrap/>
            <w:vAlign w:val="center"/>
            <w:hideMark/>
          </w:tcPr>
          <w:p w14:paraId="2A150D3A"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Short term</w:t>
            </w:r>
          </w:p>
        </w:tc>
        <w:tc>
          <w:tcPr>
            <w:tcW w:w="0" w:type="auto"/>
            <w:noWrap/>
            <w:vAlign w:val="center"/>
            <w:hideMark/>
          </w:tcPr>
          <w:p w14:paraId="04A93DEB"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15,0</w:t>
            </w:r>
          </w:p>
        </w:tc>
      </w:tr>
      <w:tr w:rsidR="007C2E72" w:rsidRPr="00963BBF" w14:paraId="788A734B" w14:textId="77777777" w:rsidTr="00B509FB">
        <w:trPr>
          <w:trHeight w:val="620"/>
        </w:trPr>
        <w:tc>
          <w:tcPr>
            <w:tcW w:w="0" w:type="auto"/>
            <w:noWrap/>
            <w:vAlign w:val="center"/>
          </w:tcPr>
          <w:p w14:paraId="7B0A79C8" w14:textId="47DE386F" w:rsidR="007C2E72" w:rsidRPr="00963BBF" w:rsidRDefault="007C2E72" w:rsidP="007C2E72">
            <w:pPr>
              <w:spacing w:after="0"/>
              <w:jc w:val="center"/>
              <w:rPr>
                <w:rFonts w:cstheme="minorHAnsi"/>
                <w:sz w:val="18"/>
                <w:szCs w:val="18"/>
                <w:lang w:eastAsia="nl-BE"/>
              </w:rPr>
            </w:pPr>
            <w:r w:rsidRPr="00963BBF">
              <w:rPr>
                <w:rFonts w:cstheme="minorHAnsi"/>
                <w:b/>
                <w:sz w:val="18"/>
                <w:szCs w:val="18"/>
                <w:lang w:eastAsia="nl-BE"/>
              </w:rPr>
              <w:t>36</w:t>
            </w:r>
          </w:p>
        </w:tc>
        <w:tc>
          <w:tcPr>
            <w:tcW w:w="0" w:type="auto"/>
            <w:noWrap/>
            <w:vAlign w:val="center"/>
          </w:tcPr>
          <w:p w14:paraId="5BEEF2E1" w14:textId="527061A6" w:rsidR="007C2E72" w:rsidRPr="00963BBF" w:rsidRDefault="00F16698" w:rsidP="007C2E72">
            <w:pPr>
              <w:spacing w:after="0"/>
              <w:jc w:val="center"/>
              <w:rPr>
                <w:rFonts w:cstheme="minorHAnsi"/>
                <w:b/>
                <w:bCs/>
                <w:sz w:val="18"/>
                <w:szCs w:val="18"/>
                <w:lang w:eastAsia="nl-BE"/>
              </w:rPr>
            </w:pPr>
            <w:r>
              <w:rPr>
                <w:rFonts w:cstheme="minorHAnsi"/>
                <w:b/>
                <w:sz w:val="18"/>
                <w:szCs w:val="18"/>
                <w:lang w:eastAsia="nl-BE"/>
              </w:rPr>
              <w:t>G15</w:t>
            </w:r>
          </w:p>
        </w:tc>
        <w:tc>
          <w:tcPr>
            <w:tcW w:w="0" w:type="auto"/>
            <w:vAlign w:val="center"/>
          </w:tcPr>
          <w:p w14:paraId="78E87A13" w14:textId="54D7CBFD" w:rsidR="007C2E72" w:rsidRPr="00963BBF" w:rsidRDefault="007C2E72" w:rsidP="00B509FB">
            <w:pPr>
              <w:spacing w:after="0"/>
              <w:jc w:val="center"/>
              <w:rPr>
                <w:rFonts w:cstheme="minorHAnsi"/>
                <w:sz w:val="18"/>
                <w:szCs w:val="18"/>
                <w:lang w:eastAsia="nl-BE"/>
              </w:rPr>
            </w:pPr>
            <w:r w:rsidRPr="00963BBF">
              <w:rPr>
                <w:rFonts w:cstheme="minorHAnsi"/>
                <w:sz w:val="18"/>
                <w:szCs w:val="18"/>
                <w:lang w:eastAsia="nl-BE"/>
              </w:rPr>
              <w:t xml:space="preserve">Andøya’s telemetry, tracking-radar and flight-termination assets are shared between </w:t>
            </w:r>
            <w:r w:rsidR="00E13BE8" w:rsidRPr="00963BBF">
              <w:rPr>
                <w:rFonts w:cstheme="minorHAnsi"/>
                <w:sz w:val="18"/>
                <w:szCs w:val="18"/>
                <w:lang w:eastAsia="nl-BE"/>
              </w:rPr>
              <w:t>infrastructures</w:t>
            </w:r>
            <w:r w:rsidRPr="00963BBF">
              <w:rPr>
                <w:rFonts w:cstheme="minorHAnsi"/>
                <w:sz w:val="18"/>
                <w:szCs w:val="18"/>
                <w:lang w:eastAsia="nl-BE"/>
              </w:rPr>
              <w:t>, constraining independence and cadence</w:t>
            </w:r>
          </w:p>
        </w:tc>
        <w:tc>
          <w:tcPr>
            <w:tcW w:w="0" w:type="auto"/>
            <w:noWrap/>
            <w:vAlign w:val="center"/>
          </w:tcPr>
          <w:p w14:paraId="09A03107" w14:textId="1E594FE8"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tcPr>
          <w:p w14:paraId="61859269" w14:textId="15D04A18"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tcPr>
          <w:p w14:paraId="5C4EC12D" w14:textId="79F43C5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Short term</w:t>
            </w:r>
          </w:p>
        </w:tc>
        <w:tc>
          <w:tcPr>
            <w:tcW w:w="0" w:type="auto"/>
            <w:noWrap/>
            <w:vAlign w:val="center"/>
          </w:tcPr>
          <w:p w14:paraId="5455BEED" w14:textId="033BCF11"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13,5</w:t>
            </w:r>
          </w:p>
        </w:tc>
      </w:tr>
      <w:tr w:rsidR="007C2E72" w:rsidRPr="00963BBF" w14:paraId="763EAF90" w14:textId="77777777" w:rsidTr="00B509FB">
        <w:trPr>
          <w:trHeight w:val="620"/>
        </w:trPr>
        <w:tc>
          <w:tcPr>
            <w:tcW w:w="0" w:type="auto"/>
            <w:noWrap/>
            <w:vAlign w:val="center"/>
            <w:hideMark/>
          </w:tcPr>
          <w:p w14:paraId="37B3CC90" w14:textId="1B78D01F"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37</w:t>
            </w:r>
          </w:p>
        </w:tc>
        <w:tc>
          <w:tcPr>
            <w:tcW w:w="0" w:type="auto"/>
            <w:noWrap/>
            <w:vAlign w:val="center"/>
            <w:hideMark/>
          </w:tcPr>
          <w:p w14:paraId="07BB8702" w14:textId="2944F071"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C</w:t>
            </w:r>
            <w:r w:rsidR="00BF40FA">
              <w:rPr>
                <w:rFonts w:cstheme="minorHAnsi"/>
                <w:b/>
                <w:sz w:val="18"/>
                <w:szCs w:val="18"/>
                <w:lang w:eastAsia="nl-BE"/>
              </w:rPr>
              <w:t>C01</w:t>
            </w:r>
          </w:p>
        </w:tc>
        <w:tc>
          <w:tcPr>
            <w:tcW w:w="0" w:type="auto"/>
            <w:vAlign w:val="center"/>
            <w:hideMark/>
          </w:tcPr>
          <w:p w14:paraId="40371146"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Dependence on ITAR-controlled payload-separation and launcher subsystems at the component-level</w:t>
            </w:r>
          </w:p>
        </w:tc>
        <w:tc>
          <w:tcPr>
            <w:tcW w:w="0" w:type="auto"/>
            <w:noWrap/>
            <w:vAlign w:val="center"/>
            <w:hideMark/>
          </w:tcPr>
          <w:p w14:paraId="1B9E7117"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28653DD9"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4F02740A"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Short term</w:t>
            </w:r>
          </w:p>
        </w:tc>
        <w:tc>
          <w:tcPr>
            <w:tcW w:w="0" w:type="auto"/>
            <w:noWrap/>
            <w:vAlign w:val="center"/>
            <w:hideMark/>
          </w:tcPr>
          <w:p w14:paraId="2C2A850B"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13,5</w:t>
            </w:r>
          </w:p>
        </w:tc>
      </w:tr>
      <w:tr w:rsidR="007C2E72" w:rsidRPr="00963BBF" w14:paraId="05319D16" w14:textId="77777777" w:rsidTr="00B509FB">
        <w:trPr>
          <w:trHeight w:val="620"/>
        </w:trPr>
        <w:tc>
          <w:tcPr>
            <w:tcW w:w="0" w:type="auto"/>
            <w:noWrap/>
            <w:vAlign w:val="center"/>
            <w:hideMark/>
          </w:tcPr>
          <w:p w14:paraId="5DE22CD5" w14:textId="7713EAC7"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38</w:t>
            </w:r>
          </w:p>
        </w:tc>
        <w:tc>
          <w:tcPr>
            <w:tcW w:w="0" w:type="auto"/>
            <w:noWrap/>
            <w:vAlign w:val="center"/>
            <w:hideMark/>
          </w:tcPr>
          <w:p w14:paraId="48DEDB98" w14:textId="031C3C4B" w:rsidR="007C2E72" w:rsidRPr="00963BBF" w:rsidRDefault="00F100C9" w:rsidP="007C2E72">
            <w:pPr>
              <w:spacing w:after="0"/>
              <w:jc w:val="center"/>
              <w:rPr>
                <w:rFonts w:cstheme="minorHAnsi"/>
                <w:b/>
                <w:bCs/>
                <w:sz w:val="18"/>
                <w:szCs w:val="18"/>
                <w:lang w:eastAsia="nl-BE"/>
              </w:rPr>
            </w:pPr>
            <w:r>
              <w:rPr>
                <w:rFonts w:cstheme="minorHAnsi"/>
                <w:b/>
                <w:sz w:val="18"/>
                <w:szCs w:val="18"/>
                <w:lang w:eastAsia="nl-BE"/>
              </w:rPr>
              <w:t>A16</w:t>
            </w:r>
          </w:p>
        </w:tc>
        <w:tc>
          <w:tcPr>
            <w:tcW w:w="0" w:type="auto"/>
            <w:vAlign w:val="center"/>
            <w:hideMark/>
          </w:tcPr>
          <w:p w14:paraId="289B257F"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Weather and high-altitude winds reducing launch availability</w:t>
            </w:r>
          </w:p>
        </w:tc>
        <w:tc>
          <w:tcPr>
            <w:tcW w:w="0" w:type="auto"/>
            <w:noWrap/>
            <w:vAlign w:val="center"/>
            <w:hideMark/>
          </w:tcPr>
          <w:p w14:paraId="62FA335B"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33910912"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5E15B74D"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Short term</w:t>
            </w:r>
          </w:p>
        </w:tc>
        <w:tc>
          <w:tcPr>
            <w:tcW w:w="0" w:type="auto"/>
            <w:noWrap/>
            <w:vAlign w:val="center"/>
            <w:hideMark/>
          </w:tcPr>
          <w:p w14:paraId="0225F4EB"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13,5</w:t>
            </w:r>
          </w:p>
        </w:tc>
      </w:tr>
      <w:tr w:rsidR="007C2E72" w:rsidRPr="00963BBF" w14:paraId="577F7E89" w14:textId="77777777" w:rsidTr="00B509FB">
        <w:trPr>
          <w:trHeight w:val="620"/>
        </w:trPr>
        <w:tc>
          <w:tcPr>
            <w:tcW w:w="0" w:type="auto"/>
            <w:noWrap/>
            <w:vAlign w:val="center"/>
            <w:hideMark/>
          </w:tcPr>
          <w:p w14:paraId="5B6413EF" w14:textId="1B8431CD"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39</w:t>
            </w:r>
          </w:p>
        </w:tc>
        <w:tc>
          <w:tcPr>
            <w:tcW w:w="0" w:type="auto"/>
            <w:noWrap/>
            <w:vAlign w:val="center"/>
            <w:hideMark/>
          </w:tcPr>
          <w:p w14:paraId="295D9879" w14:textId="5EBBC916" w:rsidR="007C2E72" w:rsidRPr="00963BBF" w:rsidRDefault="0003468C" w:rsidP="007C2E72">
            <w:pPr>
              <w:spacing w:after="0"/>
              <w:jc w:val="center"/>
              <w:rPr>
                <w:rFonts w:cstheme="minorHAnsi"/>
                <w:b/>
                <w:bCs/>
                <w:sz w:val="18"/>
                <w:szCs w:val="18"/>
                <w:lang w:eastAsia="nl-BE"/>
              </w:rPr>
            </w:pPr>
            <w:r>
              <w:rPr>
                <w:rFonts w:cstheme="minorHAnsi"/>
                <w:b/>
                <w:sz w:val="18"/>
                <w:szCs w:val="18"/>
                <w:lang w:eastAsia="nl-BE"/>
              </w:rPr>
              <w:t>B06</w:t>
            </w:r>
          </w:p>
        </w:tc>
        <w:tc>
          <w:tcPr>
            <w:tcW w:w="0" w:type="auto"/>
            <w:vAlign w:val="center"/>
            <w:hideMark/>
          </w:tcPr>
          <w:p w14:paraId="06AF30A7" w14:textId="77777777" w:rsidR="007C2E72" w:rsidRPr="00963BBF" w:rsidRDefault="007C2E72" w:rsidP="00B509FB">
            <w:pPr>
              <w:spacing w:after="0"/>
              <w:jc w:val="center"/>
              <w:rPr>
                <w:rFonts w:cstheme="minorHAnsi"/>
                <w:sz w:val="18"/>
                <w:szCs w:val="18"/>
                <w:lang w:eastAsia="nl-BE"/>
              </w:rPr>
            </w:pPr>
            <w:r w:rsidRPr="00963BBF">
              <w:rPr>
                <w:rFonts w:cstheme="minorHAnsi"/>
                <w:sz w:val="18"/>
                <w:szCs w:val="18"/>
                <w:lang w:eastAsia="nl-BE"/>
              </w:rPr>
              <w:t>Limited availability of high-capacity vibration</w:t>
            </w:r>
            <w:r w:rsidR="00E13BE8" w:rsidRPr="00963BBF">
              <w:rPr>
                <w:rFonts w:cstheme="minorHAnsi"/>
                <w:sz w:val="18"/>
                <w:szCs w:val="18"/>
                <w:lang w:eastAsia="nl-BE"/>
              </w:rPr>
              <w:t>-test facilities</w:t>
            </w:r>
          </w:p>
        </w:tc>
        <w:tc>
          <w:tcPr>
            <w:tcW w:w="0" w:type="auto"/>
            <w:noWrap/>
            <w:vAlign w:val="center"/>
            <w:hideMark/>
          </w:tcPr>
          <w:p w14:paraId="09EA3037"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784874A2"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0EAF7612"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Short term</w:t>
            </w:r>
          </w:p>
        </w:tc>
        <w:tc>
          <w:tcPr>
            <w:tcW w:w="0" w:type="auto"/>
            <w:noWrap/>
            <w:vAlign w:val="center"/>
            <w:hideMark/>
          </w:tcPr>
          <w:p w14:paraId="7C5156E5"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13,5</w:t>
            </w:r>
          </w:p>
        </w:tc>
      </w:tr>
      <w:tr w:rsidR="007C2E72" w:rsidRPr="00963BBF" w14:paraId="57D78C47" w14:textId="77777777" w:rsidTr="00B509FB">
        <w:trPr>
          <w:trHeight w:val="620"/>
        </w:trPr>
        <w:tc>
          <w:tcPr>
            <w:tcW w:w="0" w:type="auto"/>
            <w:noWrap/>
            <w:vAlign w:val="center"/>
            <w:hideMark/>
          </w:tcPr>
          <w:p w14:paraId="5126249C" w14:textId="31E9C4BF"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40</w:t>
            </w:r>
          </w:p>
        </w:tc>
        <w:tc>
          <w:tcPr>
            <w:tcW w:w="0" w:type="auto"/>
            <w:noWrap/>
            <w:vAlign w:val="center"/>
            <w:hideMark/>
          </w:tcPr>
          <w:p w14:paraId="3F576284" w14:textId="15989C94" w:rsidR="007C2E72" w:rsidRPr="00963BBF" w:rsidRDefault="00F100C9" w:rsidP="007C2E72">
            <w:pPr>
              <w:spacing w:after="0"/>
              <w:jc w:val="center"/>
              <w:rPr>
                <w:rFonts w:cstheme="minorHAnsi"/>
                <w:b/>
                <w:bCs/>
                <w:sz w:val="18"/>
                <w:szCs w:val="18"/>
                <w:lang w:eastAsia="nl-BE"/>
              </w:rPr>
            </w:pPr>
            <w:r>
              <w:rPr>
                <w:rFonts w:cstheme="minorHAnsi"/>
                <w:b/>
                <w:sz w:val="18"/>
                <w:szCs w:val="18"/>
                <w:lang w:eastAsia="nl-BE"/>
              </w:rPr>
              <w:t>A17</w:t>
            </w:r>
          </w:p>
        </w:tc>
        <w:tc>
          <w:tcPr>
            <w:tcW w:w="0" w:type="auto"/>
            <w:vAlign w:val="center"/>
            <w:hideMark/>
          </w:tcPr>
          <w:p w14:paraId="166B46BC"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Congestion risk at CSG</w:t>
            </w:r>
          </w:p>
        </w:tc>
        <w:tc>
          <w:tcPr>
            <w:tcW w:w="0" w:type="auto"/>
            <w:noWrap/>
            <w:vAlign w:val="center"/>
            <w:hideMark/>
          </w:tcPr>
          <w:p w14:paraId="2C85598A"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4</w:t>
            </w:r>
          </w:p>
        </w:tc>
        <w:tc>
          <w:tcPr>
            <w:tcW w:w="0" w:type="auto"/>
            <w:noWrap/>
            <w:vAlign w:val="center"/>
            <w:hideMark/>
          </w:tcPr>
          <w:p w14:paraId="12C8C24D"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3AD2BC2B"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Medium term</w:t>
            </w:r>
          </w:p>
        </w:tc>
        <w:tc>
          <w:tcPr>
            <w:tcW w:w="0" w:type="auto"/>
            <w:noWrap/>
            <w:vAlign w:val="center"/>
            <w:hideMark/>
          </w:tcPr>
          <w:p w14:paraId="4189A04D"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12,0</w:t>
            </w:r>
          </w:p>
        </w:tc>
      </w:tr>
      <w:tr w:rsidR="007C2E72" w:rsidRPr="00963BBF" w14:paraId="3AFFDFAC" w14:textId="77777777" w:rsidTr="00B509FB">
        <w:trPr>
          <w:trHeight w:val="620"/>
        </w:trPr>
        <w:tc>
          <w:tcPr>
            <w:tcW w:w="0" w:type="auto"/>
            <w:noWrap/>
            <w:vAlign w:val="center"/>
            <w:hideMark/>
          </w:tcPr>
          <w:p w14:paraId="032D65A0" w14:textId="22168A5C"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41</w:t>
            </w:r>
          </w:p>
        </w:tc>
        <w:tc>
          <w:tcPr>
            <w:tcW w:w="0" w:type="auto"/>
            <w:noWrap/>
            <w:vAlign w:val="center"/>
            <w:hideMark/>
          </w:tcPr>
          <w:p w14:paraId="7FA058D4" w14:textId="4AA7770E" w:rsidR="007C2E72" w:rsidRPr="00963BBF" w:rsidRDefault="006B46EA" w:rsidP="007C2E72">
            <w:pPr>
              <w:spacing w:after="0"/>
              <w:jc w:val="center"/>
              <w:rPr>
                <w:rFonts w:cstheme="minorHAnsi"/>
                <w:b/>
                <w:bCs/>
                <w:sz w:val="18"/>
                <w:szCs w:val="18"/>
                <w:lang w:eastAsia="nl-BE"/>
              </w:rPr>
            </w:pPr>
            <w:r>
              <w:rPr>
                <w:rFonts w:cstheme="minorHAnsi"/>
                <w:b/>
                <w:sz w:val="18"/>
                <w:szCs w:val="18"/>
                <w:lang w:eastAsia="nl-BE"/>
              </w:rPr>
              <w:t>E10</w:t>
            </w:r>
          </w:p>
        </w:tc>
        <w:tc>
          <w:tcPr>
            <w:tcW w:w="0" w:type="auto"/>
            <w:vAlign w:val="center"/>
            <w:hideMark/>
          </w:tcPr>
          <w:p w14:paraId="457CB594"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Multi-user infrastructure economics dependent on sufficient recurring demand</w:t>
            </w:r>
          </w:p>
        </w:tc>
        <w:tc>
          <w:tcPr>
            <w:tcW w:w="0" w:type="auto"/>
            <w:noWrap/>
            <w:vAlign w:val="center"/>
            <w:hideMark/>
          </w:tcPr>
          <w:p w14:paraId="5C4EC335"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4</w:t>
            </w:r>
          </w:p>
        </w:tc>
        <w:tc>
          <w:tcPr>
            <w:tcW w:w="0" w:type="auto"/>
            <w:noWrap/>
            <w:vAlign w:val="center"/>
            <w:hideMark/>
          </w:tcPr>
          <w:p w14:paraId="54A3BD4A"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28A1B572"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Medium term</w:t>
            </w:r>
          </w:p>
        </w:tc>
        <w:tc>
          <w:tcPr>
            <w:tcW w:w="0" w:type="auto"/>
            <w:noWrap/>
            <w:vAlign w:val="center"/>
            <w:hideMark/>
          </w:tcPr>
          <w:p w14:paraId="5EBAB007"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12,0</w:t>
            </w:r>
          </w:p>
        </w:tc>
      </w:tr>
      <w:tr w:rsidR="007C2E72" w:rsidRPr="00963BBF" w14:paraId="18E496FE" w14:textId="77777777" w:rsidTr="00B509FB">
        <w:trPr>
          <w:trHeight w:val="620"/>
        </w:trPr>
        <w:tc>
          <w:tcPr>
            <w:tcW w:w="0" w:type="auto"/>
            <w:noWrap/>
            <w:vAlign w:val="center"/>
            <w:hideMark/>
          </w:tcPr>
          <w:p w14:paraId="0534AF3E" w14:textId="408866B1"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42</w:t>
            </w:r>
          </w:p>
        </w:tc>
        <w:tc>
          <w:tcPr>
            <w:tcW w:w="0" w:type="auto"/>
            <w:noWrap/>
            <w:vAlign w:val="center"/>
            <w:hideMark/>
          </w:tcPr>
          <w:p w14:paraId="51338443" w14:textId="413C28CA" w:rsidR="007C2E72" w:rsidRPr="00963BBF" w:rsidRDefault="006B46EA" w:rsidP="007C2E72">
            <w:pPr>
              <w:spacing w:after="0"/>
              <w:jc w:val="center"/>
              <w:rPr>
                <w:rFonts w:cstheme="minorHAnsi"/>
                <w:b/>
                <w:bCs/>
                <w:sz w:val="18"/>
                <w:szCs w:val="18"/>
                <w:lang w:eastAsia="nl-BE"/>
              </w:rPr>
            </w:pPr>
            <w:r>
              <w:rPr>
                <w:rFonts w:cstheme="minorHAnsi"/>
                <w:b/>
                <w:sz w:val="18"/>
                <w:szCs w:val="18"/>
                <w:lang w:eastAsia="nl-BE"/>
              </w:rPr>
              <w:t>E16</w:t>
            </w:r>
          </w:p>
        </w:tc>
        <w:tc>
          <w:tcPr>
            <w:tcW w:w="0" w:type="auto"/>
            <w:vAlign w:val="center"/>
            <w:hideMark/>
          </w:tcPr>
          <w:p w14:paraId="4065D4A8"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Emerging spaceports dependent on achieving minimum break-even cadence</w:t>
            </w:r>
          </w:p>
        </w:tc>
        <w:tc>
          <w:tcPr>
            <w:tcW w:w="0" w:type="auto"/>
            <w:noWrap/>
            <w:vAlign w:val="center"/>
            <w:hideMark/>
          </w:tcPr>
          <w:p w14:paraId="1D9C1477"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4</w:t>
            </w:r>
          </w:p>
        </w:tc>
        <w:tc>
          <w:tcPr>
            <w:tcW w:w="0" w:type="auto"/>
            <w:noWrap/>
            <w:vAlign w:val="center"/>
            <w:hideMark/>
          </w:tcPr>
          <w:p w14:paraId="07C9CE22"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63F5AAF7"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Medium term</w:t>
            </w:r>
          </w:p>
        </w:tc>
        <w:tc>
          <w:tcPr>
            <w:tcW w:w="0" w:type="auto"/>
            <w:noWrap/>
            <w:vAlign w:val="center"/>
            <w:hideMark/>
          </w:tcPr>
          <w:p w14:paraId="62ACC3E8"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12,0</w:t>
            </w:r>
          </w:p>
        </w:tc>
      </w:tr>
      <w:tr w:rsidR="007C2E72" w:rsidRPr="00963BBF" w14:paraId="555A3169" w14:textId="77777777" w:rsidTr="00B509FB">
        <w:trPr>
          <w:trHeight w:val="620"/>
        </w:trPr>
        <w:tc>
          <w:tcPr>
            <w:tcW w:w="0" w:type="auto"/>
            <w:noWrap/>
            <w:vAlign w:val="center"/>
            <w:hideMark/>
          </w:tcPr>
          <w:p w14:paraId="14813D7B" w14:textId="4870B37A"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43</w:t>
            </w:r>
          </w:p>
        </w:tc>
        <w:tc>
          <w:tcPr>
            <w:tcW w:w="0" w:type="auto"/>
            <w:noWrap/>
            <w:vAlign w:val="center"/>
            <w:hideMark/>
          </w:tcPr>
          <w:p w14:paraId="3D205BCB" w14:textId="16B573B9" w:rsidR="007C2E72" w:rsidRPr="00963BBF" w:rsidRDefault="006B46EA" w:rsidP="007C2E72">
            <w:pPr>
              <w:spacing w:after="0"/>
              <w:jc w:val="center"/>
              <w:rPr>
                <w:rFonts w:cstheme="minorHAnsi"/>
                <w:b/>
                <w:bCs/>
                <w:sz w:val="18"/>
                <w:szCs w:val="18"/>
                <w:lang w:eastAsia="nl-BE"/>
              </w:rPr>
            </w:pPr>
            <w:r>
              <w:rPr>
                <w:rFonts w:cstheme="minorHAnsi"/>
                <w:b/>
                <w:sz w:val="18"/>
                <w:szCs w:val="18"/>
                <w:lang w:eastAsia="nl-BE"/>
              </w:rPr>
              <w:t>E02</w:t>
            </w:r>
          </w:p>
        </w:tc>
        <w:tc>
          <w:tcPr>
            <w:tcW w:w="0" w:type="auto"/>
            <w:vAlign w:val="center"/>
            <w:hideMark/>
          </w:tcPr>
          <w:p w14:paraId="1D6E58DC"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High up-front capital requirements for emerging launch infrastructure</w:t>
            </w:r>
          </w:p>
        </w:tc>
        <w:tc>
          <w:tcPr>
            <w:tcW w:w="0" w:type="auto"/>
            <w:noWrap/>
            <w:vAlign w:val="center"/>
            <w:hideMark/>
          </w:tcPr>
          <w:p w14:paraId="2D53A8CB"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4</w:t>
            </w:r>
          </w:p>
        </w:tc>
        <w:tc>
          <w:tcPr>
            <w:tcW w:w="0" w:type="auto"/>
            <w:noWrap/>
            <w:vAlign w:val="center"/>
            <w:hideMark/>
          </w:tcPr>
          <w:p w14:paraId="7D7F4869"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1709EE17"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Medium term</w:t>
            </w:r>
          </w:p>
        </w:tc>
        <w:tc>
          <w:tcPr>
            <w:tcW w:w="0" w:type="auto"/>
            <w:noWrap/>
            <w:vAlign w:val="center"/>
            <w:hideMark/>
          </w:tcPr>
          <w:p w14:paraId="72FFAB43"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12,0</w:t>
            </w:r>
          </w:p>
        </w:tc>
      </w:tr>
      <w:tr w:rsidR="007C2E72" w:rsidRPr="00963BBF" w14:paraId="6BDAF476" w14:textId="77777777" w:rsidTr="00B509FB">
        <w:trPr>
          <w:trHeight w:val="620"/>
        </w:trPr>
        <w:tc>
          <w:tcPr>
            <w:tcW w:w="0" w:type="auto"/>
            <w:noWrap/>
            <w:vAlign w:val="center"/>
            <w:hideMark/>
          </w:tcPr>
          <w:p w14:paraId="00265D98" w14:textId="339F37C3"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44</w:t>
            </w:r>
          </w:p>
        </w:tc>
        <w:tc>
          <w:tcPr>
            <w:tcW w:w="0" w:type="auto"/>
            <w:noWrap/>
            <w:vAlign w:val="center"/>
            <w:hideMark/>
          </w:tcPr>
          <w:p w14:paraId="5AE13887" w14:textId="226D3734" w:rsidR="007C2E72" w:rsidRPr="00963BBF" w:rsidRDefault="006B46EA" w:rsidP="007C2E72">
            <w:pPr>
              <w:spacing w:after="0"/>
              <w:jc w:val="center"/>
              <w:rPr>
                <w:rFonts w:cstheme="minorHAnsi"/>
                <w:b/>
                <w:bCs/>
                <w:sz w:val="18"/>
                <w:szCs w:val="18"/>
                <w:lang w:eastAsia="nl-BE"/>
              </w:rPr>
            </w:pPr>
            <w:r>
              <w:rPr>
                <w:rFonts w:cstheme="minorHAnsi"/>
                <w:b/>
                <w:sz w:val="18"/>
                <w:szCs w:val="18"/>
                <w:lang w:eastAsia="nl-BE"/>
              </w:rPr>
              <w:t>E03</w:t>
            </w:r>
          </w:p>
        </w:tc>
        <w:tc>
          <w:tcPr>
            <w:tcW w:w="0" w:type="auto"/>
            <w:vAlign w:val="center"/>
            <w:hideMark/>
          </w:tcPr>
          <w:p w14:paraId="0D42889C"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Circular dependency between infrastructure investment and customer commitment</w:t>
            </w:r>
          </w:p>
        </w:tc>
        <w:tc>
          <w:tcPr>
            <w:tcW w:w="0" w:type="auto"/>
            <w:noWrap/>
            <w:vAlign w:val="center"/>
            <w:hideMark/>
          </w:tcPr>
          <w:p w14:paraId="4C7F8A4F"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4</w:t>
            </w:r>
          </w:p>
        </w:tc>
        <w:tc>
          <w:tcPr>
            <w:tcW w:w="0" w:type="auto"/>
            <w:noWrap/>
            <w:vAlign w:val="center"/>
            <w:hideMark/>
          </w:tcPr>
          <w:p w14:paraId="53E9D708"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4CEB420B"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Medium term</w:t>
            </w:r>
          </w:p>
        </w:tc>
        <w:tc>
          <w:tcPr>
            <w:tcW w:w="0" w:type="auto"/>
            <w:noWrap/>
            <w:vAlign w:val="center"/>
            <w:hideMark/>
          </w:tcPr>
          <w:p w14:paraId="78518EA9"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12,0</w:t>
            </w:r>
          </w:p>
        </w:tc>
      </w:tr>
      <w:tr w:rsidR="007C2E72" w:rsidRPr="00963BBF" w14:paraId="7CB4AE7C" w14:textId="77777777" w:rsidTr="00B509FB">
        <w:trPr>
          <w:trHeight w:val="620"/>
        </w:trPr>
        <w:tc>
          <w:tcPr>
            <w:tcW w:w="0" w:type="auto"/>
            <w:noWrap/>
            <w:vAlign w:val="center"/>
            <w:hideMark/>
          </w:tcPr>
          <w:p w14:paraId="49E13180" w14:textId="514EC532"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45</w:t>
            </w:r>
          </w:p>
        </w:tc>
        <w:tc>
          <w:tcPr>
            <w:tcW w:w="0" w:type="auto"/>
            <w:noWrap/>
            <w:vAlign w:val="center"/>
            <w:hideMark/>
          </w:tcPr>
          <w:p w14:paraId="5F34E539" w14:textId="5E660187" w:rsidR="007C2E72" w:rsidRPr="00963BBF" w:rsidRDefault="006B46EA" w:rsidP="007C2E72">
            <w:pPr>
              <w:spacing w:after="0"/>
              <w:jc w:val="center"/>
              <w:rPr>
                <w:rFonts w:cstheme="minorHAnsi"/>
                <w:b/>
                <w:bCs/>
                <w:sz w:val="18"/>
                <w:szCs w:val="18"/>
                <w:lang w:eastAsia="nl-BE"/>
              </w:rPr>
            </w:pPr>
            <w:r>
              <w:rPr>
                <w:rFonts w:cstheme="minorHAnsi"/>
                <w:b/>
                <w:sz w:val="18"/>
                <w:szCs w:val="18"/>
                <w:lang w:eastAsia="nl-BE"/>
              </w:rPr>
              <w:t>E09</w:t>
            </w:r>
          </w:p>
        </w:tc>
        <w:tc>
          <w:tcPr>
            <w:tcW w:w="0" w:type="auto"/>
            <w:vAlign w:val="center"/>
            <w:hideMark/>
          </w:tcPr>
          <w:p w14:paraId="0B4AA0DD"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Commercial viability of emerging sites dependent on unproven launcher demand</w:t>
            </w:r>
          </w:p>
        </w:tc>
        <w:tc>
          <w:tcPr>
            <w:tcW w:w="0" w:type="auto"/>
            <w:noWrap/>
            <w:vAlign w:val="center"/>
            <w:hideMark/>
          </w:tcPr>
          <w:p w14:paraId="4909FA01"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4</w:t>
            </w:r>
          </w:p>
        </w:tc>
        <w:tc>
          <w:tcPr>
            <w:tcW w:w="0" w:type="auto"/>
            <w:noWrap/>
            <w:vAlign w:val="center"/>
            <w:hideMark/>
          </w:tcPr>
          <w:p w14:paraId="1EC8C94A"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17DED5F4"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Medium term</w:t>
            </w:r>
          </w:p>
        </w:tc>
        <w:tc>
          <w:tcPr>
            <w:tcW w:w="0" w:type="auto"/>
            <w:noWrap/>
            <w:vAlign w:val="center"/>
            <w:hideMark/>
          </w:tcPr>
          <w:p w14:paraId="5AC2C2B6"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12,0</w:t>
            </w:r>
          </w:p>
        </w:tc>
      </w:tr>
      <w:tr w:rsidR="007C2E72" w:rsidRPr="00963BBF" w14:paraId="0221441E" w14:textId="77777777" w:rsidTr="00B509FB">
        <w:trPr>
          <w:trHeight w:val="620"/>
        </w:trPr>
        <w:tc>
          <w:tcPr>
            <w:tcW w:w="0" w:type="auto"/>
            <w:noWrap/>
            <w:vAlign w:val="center"/>
            <w:hideMark/>
          </w:tcPr>
          <w:p w14:paraId="3A96BA3E" w14:textId="7384F219"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46</w:t>
            </w:r>
          </w:p>
        </w:tc>
        <w:tc>
          <w:tcPr>
            <w:tcW w:w="0" w:type="auto"/>
            <w:noWrap/>
            <w:vAlign w:val="center"/>
            <w:hideMark/>
          </w:tcPr>
          <w:p w14:paraId="4373A547" w14:textId="1679B1F8" w:rsidR="007C2E72" w:rsidRPr="00963BBF" w:rsidRDefault="00EA5E86" w:rsidP="007C2E72">
            <w:pPr>
              <w:spacing w:after="0"/>
              <w:jc w:val="center"/>
              <w:rPr>
                <w:rFonts w:cstheme="minorHAnsi"/>
                <w:b/>
                <w:bCs/>
                <w:sz w:val="18"/>
                <w:szCs w:val="18"/>
                <w:lang w:eastAsia="nl-BE"/>
              </w:rPr>
            </w:pPr>
            <w:r>
              <w:rPr>
                <w:rFonts w:cstheme="minorHAnsi"/>
                <w:b/>
                <w:sz w:val="18"/>
                <w:szCs w:val="18"/>
                <w:lang w:eastAsia="nl-BE"/>
              </w:rPr>
              <w:t>C03</w:t>
            </w:r>
          </w:p>
        </w:tc>
        <w:tc>
          <w:tcPr>
            <w:tcW w:w="0" w:type="auto"/>
            <w:vAlign w:val="center"/>
            <w:hideMark/>
          </w:tcPr>
          <w:p w14:paraId="46987CF1"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Single road serving personnel and cargo between Pariacabo and CSG</w:t>
            </w:r>
          </w:p>
        </w:tc>
        <w:tc>
          <w:tcPr>
            <w:tcW w:w="0" w:type="auto"/>
            <w:noWrap/>
            <w:vAlign w:val="center"/>
            <w:hideMark/>
          </w:tcPr>
          <w:p w14:paraId="62FE15D2"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4</w:t>
            </w:r>
          </w:p>
        </w:tc>
        <w:tc>
          <w:tcPr>
            <w:tcW w:w="0" w:type="auto"/>
            <w:noWrap/>
            <w:vAlign w:val="center"/>
            <w:hideMark/>
          </w:tcPr>
          <w:p w14:paraId="48980530"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w:t>
            </w:r>
          </w:p>
        </w:tc>
        <w:tc>
          <w:tcPr>
            <w:tcW w:w="0" w:type="auto"/>
            <w:noWrap/>
            <w:vAlign w:val="center"/>
            <w:hideMark/>
          </w:tcPr>
          <w:p w14:paraId="0B0BCB7F"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Short term</w:t>
            </w:r>
          </w:p>
        </w:tc>
        <w:tc>
          <w:tcPr>
            <w:tcW w:w="0" w:type="auto"/>
            <w:noWrap/>
            <w:vAlign w:val="center"/>
            <w:hideMark/>
          </w:tcPr>
          <w:p w14:paraId="5E8A7E6F"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12,0</w:t>
            </w:r>
          </w:p>
        </w:tc>
      </w:tr>
      <w:tr w:rsidR="007C2E72" w:rsidRPr="00963BBF" w14:paraId="3E181B19" w14:textId="77777777" w:rsidTr="00B509FB">
        <w:trPr>
          <w:trHeight w:val="620"/>
        </w:trPr>
        <w:tc>
          <w:tcPr>
            <w:tcW w:w="0" w:type="auto"/>
            <w:noWrap/>
            <w:vAlign w:val="center"/>
            <w:hideMark/>
          </w:tcPr>
          <w:p w14:paraId="513ED391" w14:textId="50B09403"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47</w:t>
            </w:r>
          </w:p>
        </w:tc>
        <w:tc>
          <w:tcPr>
            <w:tcW w:w="0" w:type="auto"/>
            <w:noWrap/>
            <w:vAlign w:val="center"/>
            <w:hideMark/>
          </w:tcPr>
          <w:p w14:paraId="72474302" w14:textId="268350C0" w:rsidR="007C2E72" w:rsidRPr="00963BBF" w:rsidRDefault="00EA5E86" w:rsidP="007C2E72">
            <w:pPr>
              <w:spacing w:after="0"/>
              <w:jc w:val="center"/>
              <w:rPr>
                <w:rFonts w:cstheme="minorHAnsi"/>
                <w:b/>
                <w:bCs/>
                <w:sz w:val="18"/>
                <w:szCs w:val="18"/>
                <w:lang w:eastAsia="nl-BE"/>
              </w:rPr>
            </w:pPr>
            <w:r>
              <w:rPr>
                <w:rFonts w:cstheme="minorHAnsi"/>
                <w:b/>
                <w:sz w:val="18"/>
                <w:szCs w:val="18"/>
                <w:lang w:eastAsia="nl-BE"/>
              </w:rPr>
              <w:t>C08</w:t>
            </w:r>
          </w:p>
        </w:tc>
        <w:tc>
          <w:tcPr>
            <w:tcW w:w="0" w:type="auto"/>
            <w:vAlign w:val="center"/>
            <w:hideMark/>
          </w:tcPr>
          <w:p w14:paraId="32E292B2"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Limited adapted air transport and shrinking oversized-airfreight capacity</w:t>
            </w:r>
          </w:p>
        </w:tc>
        <w:tc>
          <w:tcPr>
            <w:tcW w:w="0" w:type="auto"/>
            <w:noWrap/>
            <w:vAlign w:val="center"/>
            <w:hideMark/>
          </w:tcPr>
          <w:p w14:paraId="392290F4"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4</w:t>
            </w:r>
          </w:p>
        </w:tc>
        <w:tc>
          <w:tcPr>
            <w:tcW w:w="0" w:type="auto"/>
            <w:noWrap/>
            <w:vAlign w:val="center"/>
            <w:hideMark/>
          </w:tcPr>
          <w:p w14:paraId="7E1FB5C1"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w:t>
            </w:r>
          </w:p>
        </w:tc>
        <w:tc>
          <w:tcPr>
            <w:tcW w:w="0" w:type="auto"/>
            <w:noWrap/>
            <w:vAlign w:val="center"/>
            <w:hideMark/>
          </w:tcPr>
          <w:p w14:paraId="218CBA81"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Short term</w:t>
            </w:r>
          </w:p>
        </w:tc>
        <w:tc>
          <w:tcPr>
            <w:tcW w:w="0" w:type="auto"/>
            <w:noWrap/>
            <w:vAlign w:val="center"/>
            <w:hideMark/>
          </w:tcPr>
          <w:p w14:paraId="2EDBB76A"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12,0</w:t>
            </w:r>
          </w:p>
        </w:tc>
      </w:tr>
      <w:tr w:rsidR="007C2E72" w:rsidRPr="00963BBF" w14:paraId="0E1B419E" w14:textId="77777777" w:rsidTr="00B509FB">
        <w:trPr>
          <w:trHeight w:val="620"/>
        </w:trPr>
        <w:tc>
          <w:tcPr>
            <w:tcW w:w="0" w:type="auto"/>
            <w:noWrap/>
            <w:vAlign w:val="center"/>
            <w:hideMark/>
          </w:tcPr>
          <w:p w14:paraId="3DD473C3" w14:textId="0E2695C3"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48</w:t>
            </w:r>
          </w:p>
        </w:tc>
        <w:tc>
          <w:tcPr>
            <w:tcW w:w="0" w:type="auto"/>
            <w:noWrap/>
            <w:vAlign w:val="center"/>
            <w:hideMark/>
          </w:tcPr>
          <w:p w14:paraId="1A69C5FA" w14:textId="758FB2E7" w:rsidR="007C2E72" w:rsidRPr="00963BBF" w:rsidRDefault="0018674D" w:rsidP="007C2E72">
            <w:pPr>
              <w:spacing w:after="0"/>
              <w:jc w:val="center"/>
              <w:rPr>
                <w:rFonts w:cstheme="minorHAnsi"/>
                <w:b/>
                <w:bCs/>
                <w:sz w:val="18"/>
                <w:szCs w:val="18"/>
                <w:lang w:eastAsia="nl-BE"/>
              </w:rPr>
            </w:pPr>
            <w:r>
              <w:rPr>
                <w:rFonts w:cstheme="minorHAnsi"/>
                <w:b/>
                <w:sz w:val="18"/>
                <w:szCs w:val="18"/>
                <w:lang w:eastAsia="nl-BE"/>
              </w:rPr>
              <w:t>D11</w:t>
            </w:r>
          </w:p>
        </w:tc>
        <w:tc>
          <w:tcPr>
            <w:tcW w:w="0" w:type="auto"/>
            <w:vAlign w:val="center"/>
            <w:hideMark/>
          </w:tcPr>
          <w:p w14:paraId="66DCBBE5"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Repeated licensing and safety processes for operators moving between sites</w:t>
            </w:r>
          </w:p>
        </w:tc>
        <w:tc>
          <w:tcPr>
            <w:tcW w:w="0" w:type="auto"/>
            <w:noWrap/>
            <w:vAlign w:val="center"/>
            <w:hideMark/>
          </w:tcPr>
          <w:p w14:paraId="3D21233F"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4</w:t>
            </w:r>
          </w:p>
        </w:tc>
        <w:tc>
          <w:tcPr>
            <w:tcW w:w="0" w:type="auto"/>
            <w:noWrap/>
            <w:vAlign w:val="center"/>
            <w:hideMark/>
          </w:tcPr>
          <w:p w14:paraId="3B5206AC"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w:t>
            </w:r>
          </w:p>
        </w:tc>
        <w:tc>
          <w:tcPr>
            <w:tcW w:w="0" w:type="auto"/>
            <w:noWrap/>
            <w:vAlign w:val="center"/>
            <w:hideMark/>
          </w:tcPr>
          <w:p w14:paraId="54D6C5B5"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Short term</w:t>
            </w:r>
          </w:p>
        </w:tc>
        <w:tc>
          <w:tcPr>
            <w:tcW w:w="0" w:type="auto"/>
            <w:noWrap/>
            <w:vAlign w:val="center"/>
            <w:hideMark/>
          </w:tcPr>
          <w:p w14:paraId="4E6B86B2"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12,0</w:t>
            </w:r>
          </w:p>
        </w:tc>
      </w:tr>
      <w:tr w:rsidR="007C2E72" w:rsidRPr="00963BBF" w14:paraId="4F665894" w14:textId="77777777" w:rsidTr="00B509FB">
        <w:trPr>
          <w:trHeight w:val="620"/>
        </w:trPr>
        <w:tc>
          <w:tcPr>
            <w:tcW w:w="0" w:type="auto"/>
            <w:noWrap/>
            <w:vAlign w:val="center"/>
            <w:hideMark/>
          </w:tcPr>
          <w:p w14:paraId="46B113E7" w14:textId="77FAB353"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49</w:t>
            </w:r>
          </w:p>
        </w:tc>
        <w:tc>
          <w:tcPr>
            <w:tcW w:w="0" w:type="auto"/>
            <w:noWrap/>
            <w:vAlign w:val="center"/>
            <w:hideMark/>
          </w:tcPr>
          <w:p w14:paraId="12556607" w14:textId="5E039B8C" w:rsidR="007C2E72" w:rsidRPr="00963BBF" w:rsidRDefault="0018674D" w:rsidP="007C2E72">
            <w:pPr>
              <w:spacing w:after="0"/>
              <w:jc w:val="center"/>
              <w:rPr>
                <w:rFonts w:cstheme="minorHAnsi"/>
                <w:b/>
                <w:bCs/>
                <w:sz w:val="18"/>
                <w:szCs w:val="18"/>
                <w:lang w:eastAsia="nl-BE"/>
              </w:rPr>
            </w:pPr>
            <w:r>
              <w:rPr>
                <w:rFonts w:cstheme="minorHAnsi"/>
                <w:b/>
                <w:sz w:val="18"/>
                <w:szCs w:val="18"/>
                <w:lang w:eastAsia="nl-BE"/>
              </w:rPr>
              <w:t>D08</w:t>
            </w:r>
          </w:p>
        </w:tc>
        <w:tc>
          <w:tcPr>
            <w:tcW w:w="0" w:type="auto"/>
            <w:vAlign w:val="center"/>
            <w:hideMark/>
          </w:tcPr>
          <w:p w14:paraId="7137DD9A"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Licence, environmental and range conditions limiting effective launch cadence</w:t>
            </w:r>
          </w:p>
        </w:tc>
        <w:tc>
          <w:tcPr>
            <w:tcW w:w="0" w:type="auto"/>
            <w:noWrap/>
            <w:vAlign w:val="center"/>
            <w:hideMark/>
          </w:tcPr>
          <w:p w14:paraId="073D4C98"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4</w:t>
            </w:r>
          </w:p>
        </w:tc>
        <w:tc>
          <w:tcPr>
            <w:tcW w:w="0" w:type="auto"/>
            <w:noWrap/>
            <w:vAlign w:val="center"/>
            <w:hideMark/>
          </w:tcPr>
          <w:p w14:paraId="55B00935"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w:t>
            </w:r>
          </w:p>
        </w:tc>
        <w:tc>
          <w:tcPr>
            <w:tcW w:w="0" w:type="auto"/>
            <w:noWrap/>
            <w:vAlign w:val="center"/>
            <w:hideMark/>
          </w:tcPr>
          <w:p w14:paraId="5D5E139D"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Short term</w:t>
            </w:r>
          </w:p>
        </w:tc>
        <w:tc>
          <w:tcPr>
            <w:tcW w:w="0" w:type="auto"/>
            <w:noWrap/>
            <w:vAlign w:val="center"/>
            <w:hideMark/>
          </w:tcPr>
          <w:p w14:paraId="7D23544F"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12,0</w:t>
            </w:r>
          </w:p>
        </w:tc>
      </w:tr>
      <w:tr w:rsidR="007C2E72" w:rsidRPr="00963BBF" w14:paraId="5A2C040B" w14:textId="77777777" w:rsidTr="00B509FB">
        <w:trPr>
          <w:trHeight w:val="620"/>
        </w:trPr>
        <w:tc>
          <w:tcPr>
            <w:tcW w:w="0" w:type="auto"/>
            <w:noWrap/>
            <w:vAlign w:val="center"/>
            <w:hideMark/>
          </w:tcPr>
          <w:p w14:paraId="2461059A" w14:textId="0F8B801B"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50</w:t>
            </w:r>
          </w:p>
        </w:tc>
        <w:tc>
          <w:tcPr>
            <w:tcW w:w="0" w:type="auto"/>
            <w:noWrap/>
            <w:vAlign w:val="center"/>
            <w:hideMark/>
          </w:tcPr>
          <w:p w14:paraId="3920A4A3" w14:textId="600A9233" w:rsidR="007C2E72" w:rsidRPr="00963BBF" w:rsidRDefault="0018674D" w:rsidP="007C2E72">
            <w:pPr>
              <w:spacing w:after="0"/>
              <w:jc w:val="center"/>
              <w:rPr>
                <w:rFonts w:cstheme="minorHAnsi"/>
                <w:b/>
                <w:bCs/>
                <w:sz w:val="18"/>
                <w:szCs w:val="18"/>
                <w:lang w:eastAsia="nl-BE"/>
              </w:rPr>
            </w:pPr>
            <w:r>
              <w:rPr>
                <w:rFonts w:cstheme="minorHAnsi"/>
                <w:b/>
                <w:sz w:val="18"/>
                <w:szCs w:val="18"/>
                <w:lang w:eastAsia="nl-BE"/>
              </w:rPr>
              <w:t>D09</w:t>
            </w:r>
          </w:p>
        </w:tc>
        <w:tc>
          <w:tcPr>
            <w:tcW w:w="0" w:type="auto"/>
            <w:vAlign w:val="center"/>
            <w:hideMark/>
          </w:tcPr>
          <w:p w14:paraId="3458C3D4"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Inconsistent range-safety and operational approval requirements between sites</w:t>
            </w:r>
          </w:p>
        </w:tc>
        <w:tc>
          <w:tcPr>
            <w:tcW w:w="0" w:type="auto"/>
            <w:noWrap/>
            <w:vAlign w:val="center"/>
            <w:hideMark/>
          </w:tcPr>
          <w:p w14:paraId="4C5D61D9"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4</w:t>
            </w:r>
          </w:p>
        </w:tc>
        <w:tc>
          <w:tcPr>
            <w:tcW w:w="0" w:type="auto"/>
            <w:noWrap/>
            <w:vAlign w:val="center"/>
            <w:hideMark/>
          </w:tcPr>
          <w:p w14:paraId="357FA6C3"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w:t>
            </w:r>
          </w:p>
        </w:tc>
        <w:tc>
          <w:tcPr>
            <w:tcW w:w="0" w:type="auto"/>
            <w:noWrap/>
            <w:vAlign w:val="center"/>
            <w:hideMark/>
          </w:tcPr>
          <w:p w14:paraId="7D2D5403"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Short term</w:t>
            </w:r>
          </w:p>
        </w:tc>
        <w:tc>
          <w:tcPr>
            <w:tcW w:w="0" w:type="auto"/>
            <w:noWrap/>
            <w:vAlign w:val="center"/>
            <w:hideMark/>
          </w:tcPr>
          <w:p w14:paraId="4EFCFABD"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12,0</w:t>
            </w:r>
          </w:p>
        </w:tc>
      </w:tr>
      <w:tr w:rsidR="007C2E72" w:rsidRPr="00963BBF" w14:paraId="47CC3FF7" w14:textId="77777777" w:rsidTr="00B509FB">
        <w:trPr>
          <w:trHeight w:val="620"/>
        </w:trPr>
        <w:tc>
          <w:tcPr>
            <w:tcW w:w="0" w:type="auto"/>
            <w:noWrap/>
            <w:vAlign w:val="center"/>
            <w:hideMark/>
          </w:tcPr>
          <w:p w14:paraId="65A3FC9A" w14:textId="1CDC98B9"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51</w:t>
            </w:r>
          </w:p>
        </w:tc>
        <w:tc>
          <w:tcPr>
            <w:tcW w:w="0" w:type="auto"/>
            <w:noWrap/>
            <w:vAlign w:val="center"/>
            <w:hideMark/>
          </w:tcPr>
          <w:p w14:paraId="5F1E7B48" w14:textId="0FE027E5" w:rsidR="007C2E72" w:rsidRPr="00963BBF" w:rsidRDefault="00715731" w:rsidP="007C2E72">
            <w:pPr>
              <w:spacing w:after="0"/>
              <w:jc w:val="center"/>
              <w:rPr>
                <w:rFonts w:cstheme="minorHAnsi"/>
                <w:b/>
                <w:bCs/>
                <w:sz w:val="18"/>
                <w:szCs w:val="18"/>
                <w:lang w:eastAsia="nl-BE"/>
              </w:rPr>
            </w:pPr>
            <w:r>
              <w:rPr>
                <w:rFonts w:cstheme="minorHAnsi"/>
                <w:b/>
                <w:sz w:val="18"/>
                <w:szCs w:val="18"/>
                <w:lang w:eastAsia="nl-BE"/>
              </w:rPr>
              <w:t>F03</w:t>
            </w:r>
          </w:p>
        </w:tc>
        <w:tc>
          <w:tcPr>
            <w:tcW w:w="0" w:type="auto"/>
            <w:vAlign w:val="center"/>
            <w:hideMark/>
          </w:tcPr>
          <w:p w14:paraId="2F6C631B"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Limited personnel redundancy in specialised technical and safety functions</w:t>
            </w:r>
          </w:p>
        </w:tc>
        <w:tc>
          <w:tcPr>
            <w:tcW w:w="0" w:type="auto"/>
            <w:noWrap/>
            <w:vAlign w:val="center"/>
            <w:hideMark/>
          </w:tcPr>
          <w:p w14:paraId="6C22D680"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4</w:t>
            </w:r>
          </w:p>
        </w:tc>
        <w:tc>
          <w:tcPr>
            <w:tcW w:w="0" w:type="auto"/>
            <w:noWrap/>
            <w:vAlign w:val="center"/>
            <w:hideMark/>
          </w:tcPr>
          <w:p w14:paraId="0F8BE896"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w:t>
            </w:r>
          </w:p>
        </w:tc>
        <w:tc>
          <w:tcPr>
            <w:tcW w:w="0" w:type="auto"/>
            <w:noWrap/>
            <w:vAlign w:val="center"/>
            <w:hideMark/>
          </w:tcPr>
          <w:p w14:paraId="05666E2E"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Short term</w:t>
            </w:r>
          </w:p>
        </w:tc>
        <w:tc>
          <w:tcPr>
            <w:tcW w:w="0" w:type="auto"/>
            <w:noWrap/>
            <w:vAlign w:val="center"/>
            <w:hideMark/>
          </w:tcPr>
          <w:p w14:paraId="459D8A37"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12,0</w:t>
            </w:r>
          </w:p>
        </w:tc>
      </w:tr>
      <w:tr w:rsidR="007C2E72" w:rsidRPr="00963BBF" w14:paraId="5CD97A33" w14:textId="77777777" w:rsidTr="00B509FB">
        <w:trPr>
          <w:trHeight w:val="620"/>
        </w:trPr>
        <w:tc>
          <w:tcPr>
            <w:tcW w:w="0" w:type="auto"/>
            <w:noWrap/>
            <w:vAlign w:val="center"/>
            <w:hideMark/>
          </w:tcPr>
          <w:p w14:paraId="01BEB45C" w14:textId="67801147"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52</w:t>
            </w:r>
          </w:p>
        </w:tc>
        <w:tc>
          <w:tcPr>
            <w:tcW w:w="0" w:type="auto"/>
            <w:noWrap/>
            <w:vAlign w:val="center"/>
            <w:hideMark/>
          </w:tcPr>
          <w:p w14:paraId="0C19E7CB" w14:textId="507444AB" w:rsidR="007C2E72" w:rsidRPr="00963BBF" w:rsidRDefault="00715731" w:rsidP="007C2E72">
            <w:pPr>
              <w:spacing w:after="0"/>
              <w:jc w:val="center"/>
              <w:rPr>
                <w:rFonts w:cstheme="minorHAnsi"/>
                <w:b/>
                <w:bCs/>
                <w:sz w:val="18"/>
                <w:szCs w:val="18"/>
                <w:lang w:eastAsia="nl-BE"/>
              </w:rPr>
            </w:pPr>
            <w:r>
              <w:rPr>
                <w:rFonts w:cstheme="minorHAnsi"/>
                <w:b/>
                <w:sz w:val="18"/>
                <w:szCs w:val="18"/>
                <w:lang w:eastAsia="nl-BE"/>
              </w:rPr>
              <w:t>F05</w:t>
            </w:r>
          </w:p>
        </w:tc>
        <w:tc>
          <w:tcPr>
            <w:tcW w:w="0" w:type="auto"/>
            <w:vAlign w:val="center"/>
            <w:hideMark/>
          </w:tcPr>
          <w:p w14:paraId="58DE1D54"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Integration, training and certification burden for new launch operators</w:t>
            </w:r>
          </w:p>
        </w:tc>
        <w:tc>
          <w:tcPr>
            <w:tcW w:w="0" w:type="auto"/>
            <w:noWrap/>
            <w:vAlign w:val="center"/>
            <w:hideMark/>
          </w:tcPr>
          <w:p w14:paraId="5C181465"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4</w:t>
            </w:r>
          </w:p>
        </w:tc>
        <w:tc>
          <w:tcPr>
            <w:tcW w:w="0" w:type="auto"/>
            <w:noWrap/>
            <w:vAlign w:val="center"/>
            <w:hideMark/>
          </w:tcPr>
          <w:p w14:paraId="22D33F09"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w:t>
            </w:r>
          </w:p>
        </w:tc>
        <w:tc>
          <w:tcPr>
            <w:tcW w:w="0" w:type="auto"/>
            <w:noWrap/>
            <w:vAlign w:val="center"/>
            <w:hideMark/>
          </w:tcPr>
          <w:p w14:paraId="1D25F5AB"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Short term</w:t>
            </w:r>
          </w:p>
        </w:tc>
        <w:tc>
          <w:tcPr>
            <w:tcW w:w="0" w:type="auto"/>
            <w:noWrap/>
            <w:vAlign w:val="center"/>
            <w:hideMark/>
          </w:tcPr>
          <w:p w14:paraId="544E59D7"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12,0</w:t>
            </w:r>
          </w:p>
        </w:tc>
      </w:tr>
      <w:tr w:rsidR="007C2E72" w:rsidRPr="00963BBF" w14:paraId="58F28C3B" w14:textId="77777777" w:rsidTr="00B509FB">
        <w:trPr>
          <w:trHeight w:val="620"/>
        </w:trPr>
        <w:tc>
          <w:tcPr>
            <w:tcW w:w="0" w:type="auto"/>
            <w:noWrap/>
            <w:vAlign w:val="center"/>
            <w:hideMark/>
          </w:tcPr>
          <w:p w14:paraId="1E31E25A" w14:textId="708F00EA"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53</w:t>
            </w:r>
          </w:p>
        </w:tc>
        <w:tc>
          <w:tcPr>
            <w:tcW w:w="0" w:type="auto"/>
            <w:noWrap/>
            <w:vAlign w:val="center"/>
            <w:hideMark/>
          </w:tcPr>
          <w:p w14:paraId="7AC558C7" w14:textId="7C087DE9" w:rsidR="007C2E72" w:rsidRPr="00963BBF" w:rsidRDefault="00F16698" w:rsidP="007C2E72">
            <w:pPr>
              <w:spacing w:after="0"/>
              <w:jc w:val="center"/>
              <w:rPr>
                <w:rFonts w:cstheme="minorHAnsi"/>
                <w:b/>
                <w:bCs/>
                <w:sz w:val="18"/>
                <w:szCs w:val="18"/>
                <w:lang w:eastAsia="nl-BE"/>
              </w:rPr>
            </w:pPr>
            <w:r>
              <w:rPr>
                <w:rFonts w:cstheme="minorHAnsi"/>
                <w:b/>
                <w:sz w:val="18"/>
                <w:szCs w:val="18"/>
                <w:lang w:eastAsia="nl-BE"/>
              </w:rPr>
              <w:t>G02</w:t>
            </w:r>
          </w:p>
        </w:tc>
        <w:tc>
          <w:tcPr>
            <w:tcW w:w="0" w:type="auto"/>
            <w:vAlign w:val="center"/>
            <w:hideMark/>
          </w:tcPr>
          <w:p w14:paraId="7FEBD26F"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Cyber and continuity exposure from digitally integrated and remotely operated infrastructure</w:t>
            </w:r>
          </w:p>
        </w:tc>
        <w:tc>
          <w:tcPr>
            <w:tcW w:w="0" w:type="auto"/>
            <w:noWrap/>
            <w:vAlign w:val="center"/>
            <w:hideMark/>
          </w:tcPr>
          <w:p w14:paraId="14F4EE2E"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4</w:t>
            </w:r>
          </w:p>
        </w:tc>
        <w:tc>
          <w:tcPr>
            <w:tcW w:w="0" w:type="auto"/>
            <w:noWrap/>
            <w:vAlign w:val="center"/>
            <w:hideMark/>
          </w:tcPr>
          <w:p w14:paraId="136205F3"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w:t>
            </w:r>
          </w:p>
        </w:tc>
        <w:tc>
          <w:tcPr>
            <w:tcW w:w="0" w:type="auto"/>
            <w:noWrap/>
            <w:vAlign w:val="center"/>
            <w:hideMark/>
          </w:tcPr>
          <w:p w14:paraId="328AE756"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Short term</w:t>
            </w:r>
          </w:p>
        </w:tc>
        <w:tc>
          <w:tcPr>
            <w:tcW w:w="0" w:type="auto"/>
            <w:noWrap/>
            <w:vAlign w:val="center"/>
            <w:hideMark/>
          </w:tcPr>
          <w:p w14:paraId="15D9A097"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12,0</w:t>
            </w:r>
          </w:p>
        </w:tc>
      </w:tr>
      <w:tr w:rsidR="007C2E72" w:rsidRPr="00963BBF" w14:paraId="0F959FCC" w14:textId="77777777" w:rsidTr="00B509FB">
        <w:trPr>
          <w:trHeight w:val="620"/>
        </w:trPr>
        <w:tc>
          <w:tcPr>
            <w:tcW w:w="0" w:type="auto"/>
            <w:noWrap/>
            <w:vAlign w:val="center"/>
            <w:hideMark/>
          </w:tcPr>
          <w:p w14:paraId="6BFAA94B" w14:textId="0FBA28FD"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54</w:t>
            </w:r>
          </w:p>
        </w:tc>
        <w:tc>
          <w:tcPr>
            <w:tcW w:w="0" w:type="auto"/>
            <w:noWrap/>
            <w:vAlign w:val="center"/>
            <w:hideMark/>
          </w:tcPr>
          <w:p w14:paraId="0A3D97BD" w14:textId="3B38B9B9" w:rsidR="007C2E72" w:rsidRPr="00963BBF" w:rsidRDefault="00F16698" w:rsidP="007C2E72">
            <w:pPr>
              <w:spacing w:after="0"/>
              <w:jc w:val="center"/>
              <w:rPr>
                <w:rFonts w:cstheme="minorHAnsi"/>
                <w:b/>
                <w:bCs/>
                <w:sz w:val="18"/>
                <w:szCs w:val="18"/>
                <w:lang w:eastAsia="nl-BE"/>
              </w:rPr>
            </w:pPr>
            <w:r>
              <w:rPr>
                <w:rFonts w:cstheme="minorHAnsi"/>
                <w:b/>
                <w:sz w:val="18"/>
                <w:szCs w:val="18"/>
                <w:lang w:eastAsia="nl-BE"/>
              </w:rPr>
              <w:t>G05</w:t>
            </w:r>
          </w:p>
        </w:tc>
        <w:tc>
          <w:tcPr>
            <w:tcW w:w="0" w:type="auto"/>
            <w:vAlign w:val="center"/>
            <w:hideMark/>
          </w:tcPr>
          <w:p w14:paraId="77F2D9F1"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Physical-security and connectivity vulnerability of remote ground infrastructure</w:t>
            </w:r>
          </w:p>
        </w:tc>
        <w:tc>
          <w:tcPr>
            <w:tcW w:w="0" w:type="auto"/>
            <w:noWrap/>
            <w:vAlign w:val="center"/>
            <w:hideMark/>
          </w:tcPr>
          <w:p w14:paraId="3A9FD9CD"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4</w:t>
            </w:r>
          </w:p>
        </w:tc>
        <w:tc>
          <w:tcPr>
            <w:tcW w:w="0" w:type="auto"/>
            <w:noWrap/>
            <w:vAlign w:val="center"/>
            <w:hideMark/>
          </w:tcPr>
          <w:p w14:paraId="21737301"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w:t>
            </w:r>
          </w:p>
        </w:tc>
        <w:tc>
          <w:tcPr>
            <w:tcW w:w="0" w:type="auto"/>
            <w:noWrap/>
            <w:vAlign w:val="center"/>
            <w:hideMark/>
          </w:tcPr>
          <w:p w14:paraId="650FA58F"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Short term</w:t>
            </w:r>
          </w:p>
        </w:tc>
        <w:tc>
          <w:tcPr>
            <w:tcW w:w="0" w:type="auto"/>
            <w:noWrap/>
            <w:vAlign w:val="center"/>
            <w:hideMark/>
          </w:tcPr>
          <w:p w14:paraId="244F41A2"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12,0</w:t>
            </w:r>
          </w:p>
        </w:tc>
      </w:tr>
      <w:tr w:rsidR="007C2E72" w:rsidRPr="00963BBF" w14:paraId="7B162F1B" w14:textId="77777777" w:rsidTr="00B509FB">
        <w:trPr>
          <w:trHeight w:val="620"/>
        </w:trPr>
        <w:tc>
          <w:tcPr>
            <w:tcW w:w="0" w:type="auto"/>
            <w:noWrap/>
            <w:vAlign w:val="center"/>
            <w:hideMark/>
          </w:tcPr>
          <w:p w14:paraId="7A201492" w14:textId="242A0E59"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lastRenderedPageBreak/>
              <w:t>55</w:t>
            </w:r>
          </w:p>
        </w:tc>
        <w:tc>
          <w:tcPr>
            <w:tcW w:w="0" w:type="auto"/>
            <w:noWrap/>
            <w:vAlign w:val="center"/>
            <w:hideMark/>
          </w:tcPr>
          <w:p w14:paraId="3BC21F79" w14:textId="5179525C" w:rsidR="007C2E72" w:rsidRPr="00963BBF" w:rsidRDefault="00F100C9" w:rsidP="007C2E72">
            <w:pPr>
              <w:spacing w:after="0"/>
              <w:jc w:val="center"/>
              <w:rPr>
                <w:rFonts w:cstheme="minorHAnsi"/>
                <w:b/>
                <w:bCs/>
                <w:sz w:val="18"/>
                <w:szCs w:val="18"/>
                <w:lang w:eastAsia="nl-BE"/>
              </w:rPr>
            </w:pPr>
            <w:r>
              <w:rPr>
                <w:rFonts w:cstheme="minorHAnsi"/>
                <w:b/>
                <w:sz w:val="18"/>
                <w:szCs w:val="18"/>
                <w:lang w:eastAsia="nl-BE"/>
              </w:rPr>
              <w:t>A06</w:t>
            </w:r>
          </w:p>
        </w:tc>
        <w:tc>
          <w:tcPr>
            <w:tcW w:w="0" w:type="auto"/>
            <w:vAlign w:val="center"/>
            <w:hideMark/>
          </w:tcPr>
          <w:p w14:paraId="213E374E"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Lack of redundant high-thrust reusable-engine or liquid-stage ground-firing capacity</w:t>
            </w:r>
          </w:p>
        </w:tc>
        <w:tc>
          <w:tcPr>
            <w:tcW w:w="0" w:type="auto"/>
            <w:noWrap/>
            <w:vAlign w:val="center"/>
            <w:hideMark/>
          </w:tcPr>
          <w:p w14:paraId="6ADC76B6"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5</w:t>
            </w:r>
          </w:p>
        </w:tc>
        <w:tc>
          <w:tcPr>
            <w:tcW w:w="0" w:type="auto"/>
            <w:noWrap/>
            <w:vAlign w:val="center"/>
            <w:hideMark/>
          </w:tcPr>
          <w:p w14:paraId="26C319FB"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w:t>
            </w:r>
          </w:p>
        </w:tc>
        <w:tc>
          <w:tcPr>
            <w:tcW w:w="0" w:type="auto"/>
            <w:noWrap/>
            <w:vAlign w:val="center"/>
            <w:hideMark/>
          </w:tcPr>
          <w:p w14:paraId="25C88162"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Medium term</w:t>
            </w:r>
          </w:p>
        </w:tc>
        <w:tc>
          <w:tcPr>
            <w:tcW w:w="0" w:type="auto"/>
            <w:noWrap/>
            <w:vAlign w:val="center"/>
            <w:hideMark/>
          </w:tcPr>
          <w:p w14:paraId="18186638"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10,0</w:t>
            </w:r>
          </w:p>
        </w:tc>
      </w:tr>
      <w:tr w:rsidR="007C2E72" w:rsidRPr="00963BBF" w14:paraId="5E0C8CBC" w14:textId="77777777" w:rsidTr="00B509FB">
        <w:trPr>
          <w:trHeight w:val="620"/>
        </w:trPr>
        <w:tc>
          <w:tcPr>
            <w:tcW w:w="0" w:type="auto"/>
            <w:noWrap/>
            <w:vAlign w:val="center"/>
            <w:hideMark/>
          </w:tcPr>
          <w:p w14:paraId="1D1A2AED" w14:textId="3948A0B6"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56</w:t>
            </w:r>
          </w:p>
        </w:tc>
        <w:tc>
          <w:tcPr>
            <w:tcW w:w="0" w:type="auto"/>
            <w:noWrap/>
            <w:vAlign w:val="center"/>
            <w:hideMark/>
          </w:tcPr>
          <w:p w14:paraId="0FED935A" w14:textId="2E73F31D" w:rsidR="007C2E72" w:rsidRPr="00963BBF" w:rsidRDefault="00F100C9" w:rsidP="007C2E72">
            <w:pPr>
              <w:spacing w:after="0"/>
              <w:jc w:val="center"/>
              <w:rPr>
                <w:rFonts w:cstheme="minorHAnsi"/>
                <w:b/>
                <w:bCs/>
                <w:sz w:val="18"/>
                <w:szCs w:val="18"/>
                <w:lang w:eastAsia="nl-BE"/>
              </w:rPr>
            </w:pPr>
            <w:r>
              <w:rPr>
                <w:rFonts w:cstheme="minorHAnsi"/>
                <w:b/>
                <w:sz w:val="18"/>
                <w:szCs w:val="18"/>
                <w:lang w:eastAsia="nl-BE"/>
              </w:rPr>
              <w:t>A03</w:t>
            </w:r>
          </w:p>
        </w:tc>
        <w:tc>
          <w:tcPr>
            <w:tcW w:w="0" w:type="auto"/>
            <w:vAlign w:val="center"/>
            <w:hideMark/>
          </w:tcPr>
          <w:p w14:paraId="283AA196"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Limited orbital-launch coverage from mainland European spaceports</w:t>
            </w:r>
          </w:p>
        </w:tc>
        <w:tc>
          <w:tcPr>
            <w:tcW w:w="0" w:type="auto"/>
            <w:noWrap/>
            <w:vAlign w:val="center"/>
            <w:hideMark/>
          </w:tcPr>
          <w:p w14:paraId="6C55D2AD"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33803939"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59201BA5"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Medium term</w:t>
            </w:r>
          </w:p>
        </w:tc>
        <w:tc>
          <w:tcPr>
            <w:tcW w:w="0" w:type="auto"/>
            <w:noWrap/>
            <w:vAlign w:val="center"/>
            <w:hideMark/>
          </w:tcPr>
          <w:p w14:paraId="3FD15DE9"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9,0</w:t>
            </w:r>
          </w:p>
        </w:tc>
      </w:tr>
      <w:tr w:rsidR="007C2E72" w:rsidRPr="00963BBF" w14:paraId="6BCE454C" w14:textId="77777777" w:rsidTr="00B509FB">
        <w:trPr>
          <w:trHeight w:val="620"/>
        </w:trPr>
        <w:tc>
          <w:tcPr>
            <w:tcW w:w="0" w:type="auto"/>
            <w:noWrap/>
            <w:vAlign w:val="center"/>
            <w:hideMark/>
          </w:tcPr>
          <w:p w14:paraId="227FE104" w14:textId="62B00C44"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57</w:t>
            </w:r>
          </w:p>
        </w:tc>
        <w:tc>
          <w:tcPr>
            <w:tcW w:w="0" w:type="auto"/>
            <w:noWrap/>
            <w:vAlign w:val="center"/>
            <w:hideMark/>
          </w:tcPr>
          <w:p w14:paraId="1EE80C54" w14:textId="22EFC9A2"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C</w:t>
            </w:r>
            <w:r w:rsidR="00EA5E86">
              <w:rPr>
                <w:rFonts w:cstheme="minorHAnsi"/>
                <w:b/>
                <w:sz w:val="18"/>
                <w:szCs w:val="18"/>
                <w:lang w:eastAsia="nl-BE"/>
              </w:rPr>
              <w:t>C07</w:t>
            </w:r>
          </w:p>
        </w:tc>
        <w:tc>
          <w:tcPr>
            <w:tcW w:w="0" w:type="auto"/>
            <w:vAlign w:val="center"/>
            <w:hideMark/>
          </w:tcPr>
          <w:p w14:paraId="472DBCFF"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ESTRACK reliance on facilities hosted in non-EU jurisdictions</w:t>
            </w:r>
          </w:p>
        </w:tc>
        <w:tc>
          <w:tcPr>
            <w:tcW w:w="0" w:type="auto"/>
            <w:noWrap/>
            <w:vAlign w:val="center"/>
            <w:hideMark/>
          </w:tcPr>
          <w:p w14:paraId="40B84B3E"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792B63BC"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109E17D0"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Medium term</w:t>
            </w:r>
          </w:p>
        </w:tc>
        <w:tc>
          <w:tcPr>
            <w:tcW w:w="0" w:type="auto"/>
            <w:noWrap/>
            <w:vAlign w:val="center"/>
            <w:hideMark/>
          </w:tcPr>
          <w:p w14:paraId="1C044B6D"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9,0</w:t>
            </w:r>
          </w:p>
        </w:tc>
      </w:tr>
      <w:tr w:rsidR="007C2E72" w:rsidRPr="00963BBF" w14:paraId="0A6B641B" w14:textId="77777777" w:rsidTr="00B509FB">
        <w:trPr>
          <w:trHeight w:val="620"/>
        </w:trPr>
        <w:tc>
          <w:tcPr>
            <w:tcW w:w="0" w:type="auto"/>
            <w:noWrap/>
            <w:vAlign w:val="center"/>
            <w:hideMark/>
          </w:tcPr>
          <w:p w14:paraId="6345775B" w14:textId="4767F04A"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58</w:t>
            </w:r>
          </w:p>
        </w:tc>
        <w:tc>
          <w:tcPr>
            <w:tcW w:w="0" w:type="auto"/>
            <w:noWrap/>
            <w:vAlign w:val="center"/>
            <w:hideMark/>
          </w:tcPr>
          <w:p w14:paraId="7B00DCE9" w14:textId="3482A051" w:rsidR="007C2E72" w:rsidRPr="00963BBF" w:rsidRDefault="006B46EA" w:rsidP="007C2E72">
            <w:pPr>
              <w:spacing w:after="0"/>
              <w:jc w:val="center"/>
              <w:rPr>
                <w:rFonts w:cstheme="minorHAnsi"/>
                <w:b/>
                <w:bCs/>
                <w:sz w:val="18"/>
                <w:szCs w:val="18"/>
                <w:lang w:eastAsia="nl-BE"/>
              </w:rPr>
            </w:pPr>
            <w:r>
              <w:rPr>
                <w:rFonts w:cstheme="minorHAnsi"/>
                <w:b/>
                <w:sz w:val="18"/>
                <w:szCs w:val="18"/>
                <w:lang w:eastAsia="nl-BE"/>
              </w:rPr>
              <w:t>E14</w:t>
            </w:r>
          </w:p>
        </w:tc>
        <w:tc>
          <w:tcPr>
            <w:tcW w:w="0" w:type="auto"/>
            <w:vAlign w:val="center"/>
            <w:hideMark/>
          </w:tcPr>
          <w:p w14:paraId="1ED9288E" w14:textId="77777777" w:rsidR="00E13BE8" w:rsidRPr="00963BBF" w:rsidRDefault="007C2E72" w:rsidP="00B509FB">
            <w:pPr>
              <w:spacing w:after="0"/>
              <w:jc w:val="center"/>
              <w:rPr>
                <w:rFonts w:cstheme="minorHAnsi"/>
                <w:sz w:val="18"/>
                <w:szCs w:val="18"/>
                <w:lang w:eastAsia="nl-BE"/>
              </w:rPr>
            </w:pPr>
            <w:r w:rsidRPr="00963BBF">
              <w:rPr>
                <w:rFonts w:cstheme="minorHAnsi"/>
                <w:sz w:val="18"/>
                <w:szCs w:val="18"/>
                <w:lang w:eastAsia="nl-BE"/>
              </w:rPr>
              <w:t>CSG operations, maintenance and modernisation rely on multi-annual ESA commitments alongside French national investment</w:t>
            </w:r>
          </w:p>
          <w:p w14:paraId="6B27C456" w14:textId="621370BF" w:rsidR="007C2E72" w:rsidRPr="00963BBF" w:rsidRDefault="007C2E72" w:rsidP="00B509FB">
            <w:pPr>
              <w:spacing w:after="0"/>
              <w:jc w:val="center"/>
              <w:rPr>
                <w:rFonts w:cstheme="minorHAnsi"/>
                <w:sz w:val="18"/>
                <w:szCs w:val="18"/>
                <w:lang w:eastAsia="nl-BE"/>
              </w:rPr>
            </w:pPr>
          </w:p>
        </w:tc>
        <w:tc>
          <w:tcPr>
            <w:tcW w:w="0" w:type="auto"/>
            <w:noWrap/>
            <w:vAlign w:val="center"/>
            <w:hideMark/>
          </w:tcPr>
          <w:p w14:paraId="6FA41472"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04B14756"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200A73B4"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Medium term</w:t>
            </w:r>
          </w:p>
        </w:tc>
        <w:tc>
          <w:tcPr>
            <w:tcW w:w="0" w:type="auto"/>
            <w:noWrap/>
            <w:vAlign w:val="center"/>
            <w:hideMark/>
          </w:tcPr>
          <w:p w14:paraId="4C05827A"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9,0</w:t>
            </w:r>
          </w:p>
        </w:tc>
      </w:tr>
      <w:tr w:rsidR="007C2E72" w:rsidRPr="00963BBF" w14:paraId="364C2785" w14:textId="77777777" w:rsidTr="00B509FB">
        <w:trPr>
          <w:trHeight w:val="620"/>
        </w:trPr>
        <w:tc>
          <w:tcPr>
            <w:tcW w:w="0" w:type="auto"/>
            <w:noWrap/>
            <w:vAlign w:val="center"/>
            <w:hideMark/>
          </w:tcPr>
          <w:p w14:paraId="54EC14DB" w14:textId="5BED3A66"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59</w:t>
            </w:r>
          </w:p>
        </w:tc>
        <w:tc>
          <w:tcPr>
            <w:tcW w:w="0" w:type="auto"/>
            <w:noWrap/>
            <w:vAlign w:val="center"/>
            <w:hideMark/>
          </w:tcPr>
          <w:p w14:paraId="7FE90679" w14:textId="3A5D5314" w:rsidR="007C2E72" w:rsidRPr="00963BBF" w:rsidRDefault="006B46EA" w:rsidP="007C2E72">
            <w:pPr>
              <w:spacing w:after="0"/>
              <w:jc w:val="center"/>
              <w:rPr>
                <w:rFonts w:cstheme="minorHAnsi"/>
                <w:b/>
                <w:bCs/>
                <w:sz w:val="18"/>
                <w:szCs w:val="18"/>
                <w:lang w:eastAsia="nl-BE"/>
              </w:rPr>
            </w:pPr>
            <w:r>
              <w:rPr>
                <w:rFonts w:cstheme="minorHAnsi"/>
                <w:b/>
                <w:sz w:val="18"/>
                <w:szCs w:val="18"/>
                <w:lang w:eastAsia="nl-BE"/>
              </w:rPr>
              <w:t>E06</w:t>
            </w:r>
          </w:p>
        </w:tc>
        <w:tc>
          <w:tcPr>
            <w:tcW w:w="0" w:type="auto"/>
            <w:vAlign w:val="center"/>
            <w:hideMark/>
          </w:tcPr>
          <w:p w14:paraId="3B6FEE75" w14:textId="77777777" w:rsidR="00E13BE8" w:rsidRPr="00963BBF" w:rsidRDefault="007C2E72" w:rsidP="00B509FB">
            <w:pPr>
              <w:spacing w:after="0"/>
              <w:jc w:val="center"/>
              <w:rPr>
                <w:rFonts w:cstheme="minorHAnsi"/>
                <w:sz w:val="18"/>
                <w:szCs w:val="18"/>
                <w:lang w:eastAsia="nl-BE"/>
              </w:rPr>
            </w:pPr>
            <w:r w:rsidRPr="00963BBF">
              <w:rPr>
                <w:rFonts w:cstheme="minorHAnsi"/>
                <w:sz w:val="18"/>
                <w:szCs w:val="18"/>
                <w:lang w:eastAsia="nl-BE"/>
              </w:rPr>
              <w:t>Public co-financing risk of stranded launcher-specific infrastructure (Sutherland/Orbex case</w:t>
            </w:r>
            <w:r w:rsidR="00E13BE8" w:rsidRPr="00963BBF">
              <w:rPr>
                <w:rFonts w:cstheme="minorHAnsi"/>
                <w:sz w:val="18"/>
                <w:szCs w:val="18"/>
                <w:lang w:eastAsia="nl-BE"/>
              </w:rPr>
              <w:t>)</w:t>
            </w:r>
          </w:p>
          <w:p w14:paraId="29AA45E5" w14:textId="0D98D6AA" w:rsidR="007C2E72" w:rsidRPr="00963BBF" w:rsidRDefault="007C2E72" w:rsidP="00B509FB">
            <w:pPr>
              <w:spacing w:after="0"/>
              <w:jc w:val="center"/>
              <w:rPr>
                <w:rFonts w:cstheme="minorHAnsi"/>
                <w:sz w:val="18"/>
                <w:szCs w:val="18"/>
                <w:lang w:eastAsia="nl-BE"/>
              </w:rPr>
            </w:pPr>
          </w:p>
        </w:tc>
        <w:tc>
          <w:tcPr>
            <w:tcW w:w="0" w:type="auto"/>
            <w:noWrap/>
            <w:vAlign w:val="center"/>
            <w:hideMark/>
          </w:tcPr>
          <w:p w14:paraId="04483870"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61A9D6C9"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4BA1BC67"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Medium term</w:t>
            </w:r>
          </w:p>
        </w:tc>
        <w:tc>
          <w:tcPr>
            <w:tcW w:w="0" w:type="auto"/>
            <w:noWrap/>
            <w:vAlign w:val="center"/>
            <w:hideMark/>
          </w:tcPr>
          <w:p w14:paraId="16C59E07"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9,0</w:t>
            </w:r>
          </w:p>
        </w:tc>
      </w:tr>
      <w:tr w:rsidR="007C2E72" w:rsidRPr="00963BBF" w14:paraId="0E01D987" w14:textId="77777777" w:rsidTr="00B509FB">
        <w:trPr>
          <w:trHeight w:val="620"/>
        </w:trPr>
        <w:tc>
          <w:tcPr>
            <w:tcW w:w="0" w:type="auto"/>
            <w:noWrap/>
            <w:vAlign w:val="center"/>
            <w:hideMark/>
          </w:tcPr>
          <w:p w14:paraId="2294DCE7" w14:textId="37DB8EA0"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60</w:t>
            </w:r>
          </w:p>
        </w:tc>
        <w:tc>
          <w:tcPr>
            <w:tcW w:w="0" w:type="auto"/>
            <w:noWrap/>
            <w:vAlign w:val="center"/>
            <w:hideMark/>
          </w:tcPr>
          <w:p w14:paraId="43EB5D9D" w14:textId="065785E3" w:rsidR="007C2E72" w:rsidRPr="00963BBF" w:rsidRDefault="00715731" w:rsidP="007C2E72">
            <w:pPr>
              <w:spacing w:after="0"/>
              <w:jc w:val="center"/>
              <w:rPr>
                <w:rFonts w:cstheme="minorHAnsi"/>
                <w:b/>
                <w:bCs/>
                <w:sz w:val="18"/>
                <w:szCs w:val="18"/>
                <w:lang w:eastAsia="nl-BE"/>
              </w:rPr>
            </w:pPr>
            <w:r>
              <w:rPr>
                <w:rFonts w:cstheme="minorHAnsi"/>
                <w:b/>
                <w:sz w:val="18"/>
                <w:szCs w:val="18"/>
                <w:lang w:eastAsia="nl-BE"/>
              </w:rPr>
              <w:t>F04</w:t>
            </w:r>
          </w:p>
        </w:tc>
        <w:tc>
          <w:tcPr>
            <w:tcW w:w="0" w:type="auto"/>
            <w:vAlign w:val="center"/>
            <w:hideMark/>
          </w:tcPr>
          <w:p w14:paraId="377325C1"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Insufficient cross-site personnel-sharing and training mechanisms</w:t>
            </w:r>
          </w:p>
        </w:tc>
        <w:tc>
          <w:tcPr>
            <w:tcW w:w="0" w:type="auto"/>
            <w:noWrap/>
            <w:vAlign w:val="center"/>
            <w:hideMark/>
          </w:tcPr>
          <w:p w14:paraId="577C2F29"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522A0DC3"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325ED1D3"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Medium term</w:t>
            </w:r>
          </w:p>
        </w:tc>
        <w:tc>
          <w:tcPr>
            <w:tcW w:w="0" w:type="auto"/>
            <w:noWrap/>
            <w:vAlign w:val="center"/>
            <w:hideMark/>
          </w:tcPr>
          <w:p w14:paraId="7AA45946"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9,0</w:t>
            </w:r>
          </w:p>
        </w:tc>
      </w:tr>
      <w:tr w:rsidR="007C2E72" w:rsidRPr="00963BBF" w14:paraId="3C79B472" w14:textId="77777777" w:rsidTr="00B509FB">
        <w:trPr>
          <w:trHeight w:val="620"/>
        </w:trPr>
        <w:tc>
          <w:tcPr>
            <w:tcW w:w="0" w:type="auto"/>
            <w:noWrap/>
            <w:vAlign w:val="center"/>
            <w:hideMark/>
          </w:tcPr>
          <w:p w14:paraId="7802D6B2" w14:textId="50DB5FE8"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61</w:t>
            </w:r>
          </w:p>
        </w:tc>
        <w:tc>
          <w:tcPr>
            <w:tcW w:w="0" w:type="auto"/>
            <w:noWrap/>
            <w:vAlign w:val="center"/>
            <w:hideMark/>
          </w:tcPr>
          <w:p w14:paraId="1FF375E2" w14:textId="261A68A8" w:rsidR="007C2E72" w:rsidRPr="00963BBF" w:rsidRDefault="00715731" w:rsidP="007C2E72">
            <w:pPr>
              <w:spacing w:after="0"/>
              <w:jc w:val="center"/>
              <w:rPr>
                <w:rFonts w:cstheme="minorHAnsi"/>
                <w:b/>
                <w:bCs/>
                <w:sz w:val="18"/>
                <w:szCs w:val="18"/>
                <w:lang w:eastAsia="nl-BE"/>
              </w:rPr>
            </w:pPr>
            <w:r>
              <w:rPr>
                <w:rFonts w:cstheme="minorHAnsi"/>
                <w:b/>
                <w:sz w:val="18"/>
                <w:szCs w:val="18"/>
                <w:lang w:eastAsia="nl-BE"/>
              </w:rPr>
              <w:t>F08</w:t>
            </w:r>
          </w:p>
        </w:tc>
        <w:tc>
          <w:tcPr>
            <w:tcW w:w="0" w:type="auto"/>
            <w:vAlign w:val="center"/>
            <w:hideMark/>
          </w:tcPr>
          <w:p w14:paraId="59FE2575"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Limited standardisation of procedures, training and operational practices</w:t>
            </w:r>
          </w:p>
        </w:tc>
        <w:tc>
          <w:tcPr>
            <w:tcW w:w="0" w:type="auto"/>
            <w:noWrap/>
            <w:vAlign w:val="center"/>
            <w:hideMark/>
          </w:tcPr>
          <w:p w14:paraId="05EFE8DA"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5FC4A386"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15C22B97"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Medium term</w:t>
            </w:r>
          </w:p>
        </w:tc>
        <w:tc>
          <w:tcPr>
            <w:tcW w:w="0" w:type="auto"/>
            <w:noWrap/>
            <w:vAlign w:val="center"/>
            <w:hideMark/>
          </w:tcPr>
          <w:p w14:paraId="550F0683"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9,0</w:t>
            </w:r>
          </w:p>
        </w:tc>
      </w:tr>
      <w:tr w:rsidR="007C2E72" w:rsidRPr="00963BBF" w14:paraId="425F80C7" w14:textId="77777777" w:rsidTr="00B509FB">
        <w:trPr>
          <w:trHeight w:val="620"/>
        </w:trPr>
        <w:tc>
          <w:tcPr>
            <w:tcW w:w="0" w:type="auto"/>
            <w:noWrap/>
            <w:vAlign w:val="center"/>
            <w:hideMark/>
          </w:tcPr>
          <w:p w14:paraId="240C3FA0" w14:textId="60016A9F"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62</w:t>
            </w:r>
          </w:p>
        </w:tc>
        <w:tc>
          <w:tcPr>
            <w:tcW w:w="0" w:type="auto"/>
            <w:noWrap/>
            <w:vAlign w:val="center"/>
            <w:hideMark/>
          </w:tcPr>
          <w:p w14:paraId="04F1982C" w14:textId="2EF95A5D" w:rsidR="007C2E72" w:rsidRPr="00963BBF" w:rsidRDefault="00F16698" w:rsidP="007C2E72">
            <w:pPr>
              <w:spacing w:after="0"/>
              <w:jc w:val="center"/>
              <w:rPr>
                <w:rFonts w:cstheme="minorHAnsi"/>
                <w:b/>
                <w:bCs/>
                <w:sz w:val="18"/>
                <w:szCs w:val="18"/>
                <w:lang w:eastAsia="nl-BE"/>
              </w:rPr>
            </w:pPr>
            <w:r>
              <w:rPr>
                <w:rFonts w:cstheme="minorHAnsi"/>
                <w:b/>
                <w:sz w:val="18"/>
                <w:szCs w:val="18"/>
                <w:lang w:eastAsia="nl-BE"/>
              </w:rPr>
              <w:t>G07</w:t>
            </w:r>
          </w:p>
        </w:tc>
        <w:tc>
          <w:tcPr>
            <w:tcW w:w="0" w:type="auto"/>
            <w:vAlign w:val="center"/>
            <w:hideMark/>
          </w:tcPr>
          <w:p w14:paraId="4367888E"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Mission-specific software tailoring and fragmented operational interfaces</w:t>
            </w:r>
          </w:p>
        </w:tc>
        <w:tc>
          <w:tcPr>
            <w:tcW w:w="0" w:type="auto"/>
            <w:noWrap/>
            <w:vAlign w:val="center"/>
            <w:hideMark/>
          </w:tcPr>
          <w:p w14:paraId="75EE8EBE"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5BE70316"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486E4AC5"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Medium term</w:t>
            </w:r>
          </w:p>
        </w:tc>
        <w:tc>
          <w:tcPr>
            <w:tcW w:w="0" w:type="auto"/>
            <w:noWrap/>
            <w:vAlign w:val="center"/>
            <w:hideMark/>
          </w:tcPr>
          <w:p w14:paraId="4A3730FF"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9,0</w:t>
            </w:r>
          </w:p>
        </w:tc>
      </w:tr>
      <w:tr w:rsidR="007C2E72" w:rsidRPr="00963BBF" w14:paraId="662BFC1F" w14:textId="77777777" w:rsidTr="00B509FB">
        <w:trPr>
          <w:trHeight w:val="620"/>
        </w:trPr>
        <w:tc>
          <w:tcPr>
            <w:tcW w:w="0" w:type="auto"/>
            <w:noWrap/>
            <w:vAlign w:val="center"/>
          </w:tcPr>
          <w:p w14:paraId="32FE69EA" w14:textId="6CF8A7CD"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63</w:t>
            </w:r>
          </w:p>
        </w:tc>
        <w:tc>
          <w:tcPr>
            <w:tcW w:w="0" w:type="auto"/>
            <w:noWrap/>
            <w:vAlign w:val="center"/>
          </w:tcPr>
          <w:p w14:paraId="6531FC4A" w14:textId="64234BC7" w:rsidR="007C2E72" w:rsidRPr="00963BBF" w:rsidRDefault="00EA5E86" w:rsidP="007C2E72">
            <w:pPr>
              <w:spacing w:after="0"/>
              <w:jc w:val="center"/>
              <w:rPr>
                <w:rFonts w:cstheme="minorHAnsi"/>
                <w:b/>
                <w:bCs/>
                <w:sz w:val="18"/>
                <w:szCs w:val="18"/>
                <w:lang w:eastAsia="nl-BE"/>
              </w:rPr>
            </w:pPr>
            <w:r>
              <w:rPr>
                <w:rFonts w:cstheme="minorHAnsi"/>
                <w:b/>
                <w:sz w:val="18"/>
                <w:szCs w:val="18"/>
                <w:lang w:eastAsia="nl-BE"/>
              </w:rPr>
              <w:t>C09</w:t>
            </w:r>
          </w:p>
        </w:tc>
        <w:tc>
          <w:tcPr>
            <w:tcW w:w="0" w:type="auto"/>
            <w:vAlign w:val="center"/>
          </w:tcPr>
          <w:p w14:paraId="49A88B42" w14:textId="4A2D0191" w:rsidR="007C2E72" w:rsidRPr="00963BBF" w:rsidRDefault="007C2E72" w:rsidP="00B509FB">
            <w:pPr>
              <w:spacing w:after="0"/>
              <w:jc w:val="center"/>
              <w:rPr>
                <w:rFonts w:cstheme="minorHAnsi"/>
                <w:sz w:val="18"/>
                <w:szCs w:val="18"/>
                <w:lang w:eastAsia="nl-BE"/>
              </w:rPr>
            </w:pPr>
            <w:r w:rsidRPr="00963BBF">
              <w:rPr>
                <w:rFonts w:cstheme="minorHAnsi"/>
                <w:sz w:val="18"/>
                <w:szCs w:val="18"/>
                <w:lang w:eastAsia="nl-BE"/>
              </w:rPr>
              <w:t>Absence of a site-specific schedule-critical-elements improvement policy at each EU launch site — required to sustain flight cadence at the maximum forecast level</w:t>
            </w:r>
          </w:p>
        </w:tc>
        <w:tc>
          <w:tcPr>
            <w:tcW w:w="0" w:type="auto"/>
            <w:noWrap/>
            <w:vAlign w:val="center"/>
          </w:tcPr>
          <w:p w14:paraId="61F33DCA" w14:textId="4614943E"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4</w:t>
            </w:r>
          </w:p>
        </w:tc>
        <w:tc>
          <w:tcPr>
            <w:tcW w:w="0" w:type="auto"/>
            <w:noWrap/>
            <w:vAlign w:val="center"/>
          </w:tcPr>
          <w:p w14:paraId="4B964DEA" w14:textId="2536967A"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w:t>
            </w:r>
          </w:p>
        </w:tc>
        <w:tc>
          <w:tcPr>
            <w:tcW w:w="0" w:type="auto"/>
            <w:noWrap/>
            <w:vAlign w:val="center"/>
          </w:tcPr>
          <w:p w14:paraId="6037FA8C" w14:textId="41342894"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Medium term</w:t>
            </w:r>
          </w:p>
        </w:tc>
        <w:tc>
          <w:tcPr>
            <w:tcW w:w="0" w:type="auto"/>
            <w:noWrap/>
            <w:vAlign w:val="center"/>
          </w:tcPr>
          <w:p w14:paraId="5E93C651" w14:textId="2D17D5A5"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8,0</w:t>
            </w:r>
          </w:p>
        </w:tc>
      </w:tr>
      <w:tr w:rsidR="007C2E72" w:rsidRPr="00963BBF" w14:paraId="125F1858" w14:textId="77777777" w:rsidTr="00B509FB">
        <w:trPr>
          <w:trHeight w:val="620"/>
        </w:trPr>
        <w:tc>
          <w:tcPr>
            <w:tcW w:w="0" w:type="auto"/>
            <w:noWrap/>
            <w:vAlign w:val="center"/>
            <w:hideMark/>
          </w:tcPr>
          <w:p w14:paraId="64DC1979" w14:textId="3301340B"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64</w:t>
            </w:r>
          </w:p>
        </w:tc>
        <w:tc>
          <w:tcPr>
            <w:tcW w:w="0" w:type="auto"/>
            <w:noWrap/>
            <w:vAlign w:val="center"/>
            <w:hideMark/>
          </w:tcPr>
          <w:p w14:paraId="6ACA2639" w14:textId="379ACA42" w:rsidR="007C2E72" w:rsidRPr="00963BBF" w:rsidRDefault="00F100C9" w:rsidP="007C2E72">
            <w:pPr>
              <w:spacing w:after="0"/>
              <w:jc w:val="center"/>
              <w:rPr>
                <w:rFonts w:cstheme="minorHAnsi"/>
                <w:b/>
                <w:bCs/>
                <w:sz w:val="18"/>
                <w:szCs w:val="18"/>
                <w:lang w:eastAsia="nl-BE"/>
              </w:rPr>
            </w:pPr>
            <w:r>
              <w:rPr>
                <w:rFonts w:cstheme="minorHAnsi"/>
                <w:b/>
                <w:sz w:val="18"/>
                <w:szCs w:val="18"/>
                <w:lang w:eastAsia="nl-BE"/>
              </w:rPr>
              <w:t>A05</w:t>
            </w:r>
          </w:p>
        </w:tc>
        <w:tc>
          <w:tcPr>
            <w:tcW w:w="0" w:type="auto"/>
            <w:vAlign w:val="center"/>
            <w:hideMark/>
          </w:tcPr>
          <w:p w14:paraId="68294ECB"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Absence of a European-controlled continuous ascent telemetry network or space-based relay</w:t>
            </w:r>
          </w:p>
        </w:tc>
        <w:tc>
          <w:tcPr>
            <w:tcW w:w="0" w:type="auto"/>
            <w:noWrap/>
            <w:vAlign w:val="center"/>
            <w:hideMark/>
          </w:tcPr>
          <w:p w14:paraId="13C0A5C7"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4</w:t>
            </w:r>
          </w:p>
        </w:tc>
        <w:tc>
          <w:tcPr>
            <w:tcW w:w="0" w:type="auto"/>
            <w:noWrap/>
            <w:vAlign w:val="center"/>
            <w:hideMark/>
          </w:tcPr>
          <w:p w14:paraId="60A48993"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w:t>
            </w:r>
          </w:p>
        </w:tc>
        <w:tc>
          <w:tcPr>
            <w:tcW w:w="0" w:type="auto"/>
            <w:noWrap/>
            <w:vAlign w:val="center"/>
            <w:hideMark/>
          </w:tcPr>
          <w:p w14:paraId="233EB4C8"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Medium term</w:t>
            </w:r>
          </w:p>
        </w:tc>
        <w:tc>
          <w:tcPr>
            <w:tcW w:w="0" w:type="auto"/>
            <w:noWrap/>
            <w:vAlign w:val="center"/>
            <w:hideMark/>
          </w:tcPr>
          <w:p w14:paraId="37AA111B"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8,0</w:t>
            </w:r>
          </w:p>
        </w:tc>
      </w:tr>
      <w:tr w:rsidR="007C2E72" w:rsidRPr="00963BBF" w14:paraId="04DBDE77" w14:textId="77777777" w:rsidTr="00B509FB">
        <w:trPr>
          <w:trHeight w:val="620"/>
        </w:trPr>
        <w:tc>
          <w:tcPr>
            <w:tcW w:w="0" w:type="auto"/>
            <w:noWrap/>
            <w:vAlign w:val="center"/>
            <w:hideMark/>
          </w:tcPr>
          <w:p w14:paraId="6535B225" w14:textId="50F1824D"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65</w:t>
            </w:r>
          </w:p>
        </w:tc>
        <w:tc>
          <w:tcPr>
            <w:tcW w:w="0" w:type="auto"/>
            <w:noWrap/>
            <w:vAlign w:val="center"/>
            <w:hideMark/>
          </w:tcPr>
          <w:p w14:paraId="58002EE6" w14:textId="7876AC0E"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C</w:t>
            </w:r>
            <w:r w:rsidR="00EA5E86">
              <w:rPr>
                <w:rFonts w:cstheme="minorHAnsi"/>
                <w:b/>
                <w:sz w:val="18"/>
                <w:szCs w:val="18"/>
                <w:lang w:eastAsia="nl-BE"/>
              </w:rPr>
              <w:t>C05</w:t>
            </w:r>
          </w:p>
        </w:tc>
        <w:tc>
          <w:tcPr>
            <w:tcW w:w="0" w:type="auto"/>
            <w:vAlign w:val="center"/>
            <w:hideMark/>
          </w:tcPr>
          <w:p w14:paraId="1A141841" w14:textId="77777777" w:rsidR="007C2E72" w:rsidRPr="00963BBF" w:rsidRDefault="007C2E72" w:rsidP="00B509FB">
            <w:pPr>
              <w:spacing w:after="0"/>
              <w:jc w:val="center"/>
              <w:rPr>
                <w:rFonts w:cstheme="minorHAnsi"/>
                <w:sz w:val="18"/>
                <w:szCs w:val="18"/>
                <w:lang w:eastAsia="nl-BE"/>
              </w:rPr>
            </w:pPr>
            <w:r w:rsidRPr="00963BBF">
              <w:rPr>
                <w:rFonts w:cstheme="minorHAnsi"/>
                <w:sz w:val="18"/>
                <w:szCs w:val="18"/>
                <w:lang w:eastAsia="nl-BE"/>
              </w:rPr>
              <w:t xml:space="preserve">Partial reliance on </w:t>
            </w:r>
            <w:r w:rsidR="00E13BE8" w:rsidRPr="00963BBF">
              <w:rPr>
                <w:rFonts w:cstheme="minorHAnsi"/>
                <w:sz w:val="18"/>
                <w:szCs w:val="18"/>
                <w:lang w:eastAsia="nl-BE"/>
              </w:rPr>
              <w:t>United States</w:t>
            </w:r>
            <w:r w:rsidRPr="00963BBF">
              <w:rPr>
                <w:rFonts w:cstheme="minorHAnsi"/>
                <w:sz w:val="18"/>
                <w:szCs w:val="18"/>
                <w:lang w:eastAsia="nl-BE"/>
              </w:rPr>
              <w:t xml:space="preserve"> SSA data </w:t>
            </w:r>
            <w:r w:rsidR="00E13BE8" w:rsidRPr="00963BBF">
              <w:rPr>
                <w:rFonts w:cstheme="minorHAnsi"/>
                <w:sz w:val="18"/>
                <w:szCs w:val="18"/>
                <w:lang w:eastAsia="nl-BE"/>
              </w:rPr>
              <w:t>and</w:t>
            </w:r>
            <w:r w:rsidRPr="00963BBF">
              <w:rPr>
                <w:rFonts w:cstheme="minorHAnsi"/>
                <w:sz w:val="18"/>
                <w:szCs w:val="18"/>
                <w:lang w:eastAsia="nl-BE"/>
              </w:rPr>
              <w:t xml:space="preserve"> catalogue inputs</w:t>
            </w:r>
          </w:p>
        </w:tc>
        <w:tc>
          <w:tcPr>
            <w:tcW w:w="0" w:type="auto"/>
            <w:noWrap/>
            <w:vAlign w:val="center"/>
            <w:hideMark/>
          </w:tcPr>
          <w:p w14:paraId="0FF34245"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4</w:t>
            </w:r>
          </w:p>
        </w:tc>
        <w:tc>
          <w:tcPr>
            <w:tcW w:w="0" w:type="auto"/>
            <w:noWrap/>
            <w:vAlign w:val="center"/>
            <w:hideMark/>
          </w:tcPr>
          <w:p w14:paraId="0241FD94"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w:t>
            </w:r>
          </w:p>
        </w:tc>
        <w:tc>
          <w:tcPr>
            <w:tcW w:w="0" w:type="auto"/>
            <w:noWrap/>
            <w:vAlign w:val="center"/>
            <w:hideMark/>
          </w:tcPr>
          <w:p w14:paraId="38A9C632"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Medium term</w:t>
            </w:r>
          </w:p>
        </w:tc>
        <w:tc>
          <w:tcPr>
            <w:tcW w:w="0" w:type="auto"/>
            <w:noWrap/>
            <w:vAlign w:val="center"/>
            <w:hideMark/>
          </w:tcPr>
          <w:p w14:paraId="6425452E"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8,0</w:t>
            </w:r>
          </w:p>
        </w:tc>
      </w:tr>
      <w:tr w:rsidR="007C2E72" w:rsidRPr="00963BBF" w14:paraId="11880C06" w14:textId="77777777" w:rsidTr="00B509FB">
        <w:trPr>
          <w:trHeight w:val="620"/>
        </w:trPr>
        <w:tc>
          <w:tcPr>
            <w:tcW w:w="0" w:type="auto"/>
            <w:noWrap/>
            <w:vAlign w:val="center"/>
            <w:hideMark/>
          </w:tcPr>
          <w:p w14:paraId="01F22C2A" w14:textId="6D6F4269"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66</w:t>
            </w:r>
          </w:p>
        </w:tc>
        <w:tc>
          <w:tcPr>
            <w:tcW w:w="0" w:type="auto"/>
            <w:noWrap/>
            <w:vAlign w:val="center"/>
            <w:hideMark/>
          </w:tcPr>
          <w:p w14:paraId="4294EBD3" w14:textId="036563CB"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C</w:t>
            </w:r>
            <w:r w:rsidR="00EA5E86">
              <w:rPr>
                <w:rFonts w:cstheme="minorHAnsi"/>
                <w:b/>
                <w:sz w:val="18"/>
                <w:szCs w:val="18"/>
                <w:lang w:eastAsia="nl-BE"/>
              </w:rPr>
              <w:t>C08</w:t>
            </w:r>
          </w:p>
        </w:tc>
        <w:tc>
          <w:tcPr>
            <w:tcW w:w="0" w:type="auto"/>
            <w:vAlign w:val="center"/>
            <w:hideMark/>
          </w:tcPr>
          <w:p w14:paraId="6627C9B4" w14:textId="77777777" w:rsidR="007C2E72" w:rsidRPr="00963BBF" w:rsidRDefault="007C2E72" w:rsidP="00B509FB">
            <w:pPr>
              <w:spacing w:after="0"/>
              <w:jc w:val="center"/>
              <w:rPr>
                <w:rFonts w:cstheme="minorHAnsi"/>
                <w:sz w:val="18"/>
                <w:szCs w:val="18"/>
                <w:lang w:eastAsia="nl-BE"/>
              </w:rPr>
            </w:pPr>
            <w:r w:rsidRPr="00963BBF">
              <w:rPr>
                <w:rFonts w:cstheme="minorHAnsi"/>
                <w:sz w:val="18"/>
                <w:szCs w:val="18"/>
                <w:lang w:eastAsia="nl-BE"/>
              </w:rPr>
              <w:t>Non-</w:t>
            </w:r>
            <w:r w:rsidR="00E13BE8" w:rsidRPr="00963BBF">
              <w:rPr>
                <w:rFonts w:cstheme="minorHAnsi"/>
                <w:sz w:val="18"/>
                <w:szCs w:val="18"/>
                <w:lang w:eastAsia="nl-BE"/>
              </w:rPr>
              <w:t>European</w:t>
            </w:r>
            <w:r w:rsidRPr="00963BBF">
              <w:rPr>
                <w:rFonts w:cstheme="minorHAnsi"/>
                <w:sz w:val="18"/>
                <w:szCs w:val="18"/>
                <w:lang w:eastAsia="nl-BE"/>
              </w:rPr>
              <w:t xml:space="preserve"> dependency on batteries for launcher and stage electrical systems</w:t>
            </w:r>
          </w:p>
        </w:tc>
        <w:tc>
          <w:tcPr>
            <w:tcW w:w="0" w:type="auto"/>
            <w:noWrap/>
            <w:vAlign w:val="center"/>
            <w:hideMark/>
          </w:tcPr>
          <w:p w14:paraId="1F71FD3F"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4</w:t>
            </w:r>
          </w:p>
        </w:tc>
        <w:tc>
          <w:tcPr>
            <w:tcW w:w="0" w:type="auto"/>
            <w:noWrap/>
            <w:vAlign w:val="center"/>
            <w:hideMark/>
          </w:tcPr>
          <w:p w14:paraId="730D2137"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w:t>
            </w:r>
          </w:p>
        </w:tc>
        <w:tc>
          <w:tcPr>
            <w:tcW w:w="0" w:type="auto"/>
            <w:noWrap/>
            <w:vAlign w:val="center"/>
            <w:hideMark/>
          </w:tcPr>
          <w:p w14:paraId="59C0382F"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Medium term</w:t>
            </w:r>
          </w:p>
        </w:tc>
        <w:tc>
          <w:tcPr>
            <w:tcW w:w="0" w:type="auto"/>
            <w:noWrap/>
            <w:vAlign w:val="center"/>
            <w:hideMark/>
          </w:tcPr>
          <w:p w14:paraId="3E3850FF"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8,0</w:t>
            </w:r>
          </w:p>
        </w:tc>
      </w:tr>
      <w:tr w:rsidR="007C2E72" w:rsidRPr="00963BBF" w14:paraId="6BFFB2BF" w14:textId="77777777" w:rsidTr="00B509FB">
        <w:trPr>
          <w:trHeight w:val="620"/>
        </w:trPr>
        <w:tc>
          <w:tcPr>
            <w:tcW w:w="0" w:type="auto"/>
            <w:noWrap/>
            <w:vAlign w:val="center"/>
            <w:hideMark/>
          </w:tcPr>
          <w:p w14:paraId="2B41FD4D" w14:textId="021D98FC"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67</w:t>
            </w:r>
          </w:p>
        </w:tc>
        <w:tc>
          <w:tcPr>
            <w:tcW w:w="0" w:type="auto"/>
            <w:noWrap/>
            <w:vAlign w:val="center"/>
            <w:hideMark/>
          </w:tcPr>
          <w:p w14:paraId="1D9F3284" w14:textId="7271660C"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C</w:t>
            </w:r>
            <w:r w:rsidR="00EA5E86">
              <w:rPr>
                <w:rFonts w:cstheme="minorHAnsi"/>
                <w:b/>
                <w:sz w:val="18"/>
                <w:szCs w:val="18"/>
                <w:lang w:eastAsia="nl-BE"/>
              </w:rPr>
              <w:t>C09</w:t>
            </w:r>
          </w:p>
        </w:tc>
        <w:tc>
          <w:tcPr>
            <w:tcW w:w="0" w:type="auto"/>
            <w:vAlign w:val="center"/>
            <w:hideMark/>
          </w:tcPr>
          <w:p w14:paraId="7F61A6A0"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Non-European dependence on carbon fibres, materials or launcher-production feedstocks</w:t>
            </w:r>
          </w:p>
        </w:tc>
        <w:tc>
          <w:tcPr>
            <w:tcW w:w="0" w:type="auto"/>
            <w:noWrap/>
            <w:vAlign w:val="center"/>
            <w:hideMark/>
          </w:tcPr>
          <w:p w14:paraId="60423C90"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4</w:t>
            </w:r>
          </w:p>
        </w:tc>
        <w:tc>
          <w:tcPr>
            <w:tcW w:w="0" w:type="auto"/>
            <w:noWrap/>
            <w:vAlign w:val="center"/>
            <w:hideMark/>
          </w:tcPr>
          <w:p w14:paraId="681A44A4"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w:t>
            </w:r>
          </w:p>
        </w:tc>
        <w:tc>
          <w:tcPr>
            <w:tcW w:w="0" w:type="auto"/>
            <w:noWrap/>
            <w:vAlign w:val="center"/>
            <w:hideMark/>
          </w:tcPr>
          <w:p w14:paraId="52C829BC"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Medium term</w:t>
            </w:r>
          </w:p>
        </w:tc>
        <w:tc>
          <w:tcPr>
            <w:tcW w:w="0" w:type="auto"/>
            <w:noWrap/>
            <w:vAlign w:val="center"/>
            <w:hideMark/>
          </w:tcPr>
          <w:p w14:paraId="63F5E930"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8,0</w:t>
            </w:r>
          </w:p>
        </w:tc>
      </w:tr>
      <w:tr w:rsidR="007C2E72" w:rsidRPr="00963BBF" w14:paraId="1751E890" w14:textId="77777777" w:rsidTr="00B509FB">
        <w:trPr>
          <w:trHeight w:val="620"/>
        </w:trPr>
        <w:tc>
          <w:tcPr>
            <w:tcW w:w="0" w:type="auto"/>
            <w:noWrap/>
            <w:vAlign w:val="center"/>
            <w:hideMark/>
          </w:tcPr>
          <w:p w14:paraId="4B794132" w14:textId="6206076F"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68</w:t>
            </w:r>
          </w:p>
        </w:tc>
        <w:tc>
          <w:tcPr>
            <w:tcW w:w="0" w:type="auto"/>
            <w:noWrap/>
            <w:vAlign w:val="center"/>
            <w:hideMark/>
          </w:tcPr>
          <w:p w14:paraId="05C70617" w14:textId="55E60701" w:rsidR="007C2E72" w:rsidRPr="00963BBF" w:rsidRDefault="0018674D" w:rsidP="007C2E72">
            <w:pPr>
              <w:spacing w:after="0"/>
              <w:jc w:val="center"/>
              <w:rPr>
                <w:rFonts w:cstheme="minorHAnsi"/>
                <w:b/>
                <w:bCs/>
                <w:sz w:val="18"/>
                <w:szCs w:val="18"/>
                <w:lang w:eastAsia="nl-BE"/>
              </w:rPr>
            </w:pPr>
            <w:r>
              <w:rPr>
                <w:rFonts w:cstheme="minorHAnsi"/>
                <w:b/>
                <w:sz w:val="18"/>
                <w:szCs w:val="18"/>
                <w:lang w:eastAsia="nl-BE"/>
              </w:rPr>
              <w:t>D02</w:t>
            </w:r>
          </w:p>
        </w:tc>
        <w:tc>
          <w:tcPr>
            <w:tcW w:w="0" w:type="auto"/>
            <w:vAlign w:val="center"/>
            <w:hideMark/>
          </w:tcPr>
          <w:p w14:paraId="3F415B8D"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Absence of mutual recognition of launch licences or a common European authorisation framework</w:t>
            </w:r>
          </w:p>
        </w:tc>
        <w:tc>
          <w:tcPr>
            <w:tcW w:w="0" w:type="auto"/>
            <w:noWrap/>
            <w:vAlign w:val="center"/>
            <w:hideMark/>
          </w:tcPr>
          <w:p w14:paraId="4961F6BB"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4</w:t>
            </w:r>
          </w:p>
        </w:tc>
        <w:tc>
          <w:tcPr>
            <w:tcW w:w="0" w:type="auto"/>
            <w:noWrap/>
            <w:vAlign w:val="center"/>
            <w:hideMark/>
          </w:tcPr>
          <w:p w14:paraId="4E433ADA"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w:t>
            </w:r>
          </w:p>
        </w:tc>
        <w:tc>
          <w:tcPr>
            <w:tcW w:w="0" w:type="auto"/>
            <w:noWrap/>
            <w:vAlign w:val="center"/>
            <w:hideMark/>
          </w:tcPr>
          <w:p w14:paraId="04358BA6"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Medium term</w:t>
            </w:r>
          </w:p>
        </w:tc>
        <w:tc>
          <w:tcPr>
            <w:tcW w:w="0" w:type="auto"/>
            <w:noWrap/>
            <w:vAlign w:val="center"/>
            <w:hideMark/>
          </w:tcPr>
          <w:p w14:paraId="153B199A"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8,0</w:t>
            </w:r>
          </w:p>
        </w:tc>
      </w:tr>
      <w:tr w:rsidR="007C2E72" w:rsidRPr="00963BBF" w14:paraId="58189E55" w14:textId="77777777" w:rsidTr="00B509FB">
        <w:trPr>
          <w:trHeight w:val="620"/>
        </w:trPr>
        <w:tc>
          <w:tcPr>
            <w:tcW w:w="0" w:type="auto"/>
            <w:noWrap/>
            <w:vAlign w:val="center"/>
            <w:hideMark/>
          </w:tcPr>
          <w:p w14:paraId="3C5397F5" w14:textId="79FA9233"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69</w:t>
            </w:r>
          </w:p>
        </w:tc>
        <w:tc>
          <w:tcPr>
            <w:tcW w:w="0" w:type="auto"/>
            <w:noWrap/>
            <w:vAlign w:val="center"/>
            <w:hideMark/>
          </w:tcPr>
          <w:p w14:paraId="6DF95BF5" w14:textId="39508B8C" w:rsidR="007C2E72" w:rsidRPr="00963BBF" w:rsidRDefault="0018674D" w:rsidP="007C2E72">
            <w:pPr>
              <w:spacing w:after="0"/>
              <w:jc w:val="center"/>
              <w:rPr>
                <w:rFonts w:cstheme="minorHAnsi"/>
                <w:b/>
                <w:bCs/>
                <w:sz w:val="18"/>
                <w:szCs w:val="18"/>
                <w:lang w:eastAsia="nl-BE"/>
              </w:rPr>
            </w:pPr>
            <w:r>
              <w:rPr>
                <w:rFonts w:cstheme="minorHAnsi"/>
                <w:b/>
                <w:sz w:val="18"/>
                <w:szCs w:val="18"/>
                <w:lang w:eastAsia="nl-BE"/>
              </w:rPr>
              <w:t>D03</w:t>
            </w:r>
          </w:p>
        </w:tc>
        <w:tc>
          <w:tcPr>
            <w:tcW w:w="0" w:type="auto"/>
            <w:vAlign w:val="center"/>
            <w:hideMark/>
          </w:tcPr>
          <w:p w14:paraId="1249AA90" w14:textId="77777777" w:rsidR="007C2E72" w:rsidRPr="00963BBF" w:rsidRDefault="007C2E72" w:rsidP="00B509FB">
            <w:pPr>
              <w:spacing w:after="0"/>
              <w:jc w:val="center"/>
              <w:rPr>
                <w:rFonts w:cstheme="minorHAnsi"/>
                <w:sz w:val="18"/>
                <w:szCs w:val="18"/>
                <w:lang w:eastAsia="nl-BE"/>
              </w:rPr>
            </w:pPr>
            <w:r w:rsidRPr="00963BBF">
              <w:rPr>
                <w:rFonts w:cstheme="minorHAnsi"/>
                <w:sz w:val="18"/>
                <w:szCs w:val="18"/>
                <w:lang w:eastAsia="nl-BE"/>
              </w:rPr>
              <w:t xml:space="preserve">Absence of shared European standards for safety-critical </w:t>
            </w:r>
            <w:r w:rsidR="00E13BE8" w:rsidRPr="00963BBF">
              <w:rPr>
                <w:rFonts w:cstheme="minorHAnsi"/>
                <w:sz w:val="18"/>
                <w:szCs w:val="18"/>
                <w:lang w:eastAsia="nl-BE"/>
              </w:rPr>
              <w:t xml:space="preserve">launch and range </w:t>
            </w:r>
            <w:r w:rsidRPr="00963BBF">
              <w:rPr>
                <w:rFonts w:cstheme="minorHAnsi"/>
                <w:sz w:val="18"/>
                <w:szCs w:val="18"/>
                <w:lang w:eastAsia="nl-BE"/>
              </w:rPr>
              <w:t>systems</w:t>
            </w:r>
          </w:p>
        </w:tc>
        <w:tc>
          <w:tcPr>
            <w:tcW w:w="0" w:type="auto"/>
            <w:noWrap/>
            <w:vAlign w:val="center"/>
            <w:hideMark/>
          </w:tcPr>
          <w:p w14:paraId="2F2100CC"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4</w:t>
            </w:r>
          </w:p>
        </w:tc>
        <w:tc>
          <w:tcPr>
            <w:tcW w:w="0" w:type="auto"/>
            <w:noWrap/>
            <w:vAlign w:val="center"/>
            <w:hideMark/>
          </w:tcPr>
          <w:p w14:paraId="20286B93"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w:t>
            </w:r>
          </w:p>
        </w:tc>
        <w:tc>
          <w:tcPr>
            <w:tcW w:w="0" w:type="auto"/>
            <w:noWrap/>
            <w:vAlign w:val="center"/>
            <w:hideMark/>
          </w:tcPr>
          <w:p w14:paraId="49B3BB98"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Medium term</w:t>
            </w:r>
          </w:p>
        </w:tc>
        <w:tc>
          <w:tcPr>
            <w:tcW w:w="0" w:type="auto"/>
            <w:noWrap/>
            <w:vAlign w:val="center"/>
            <w:hideMark/>
          </w:tcPr>
          <w:p w14:paraId="0F30A437"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8,0</w:t>
            </w:r>
          </w:p>
        </w:tc>
      </w:tr>
      <w:tr w:rsidR="007C2E72" w:rsidRPr="00963BBF" w14:paraId="3284C017" w14:textId="77777777" w:rsidTr="00B509FB">
        <w:trPr>
          <w:trHeight w:val="620"/>
        </w:trPr>
        <w:tc>
          <w:tcPr>
            <w:tcW w:w="0" w:type="auto"/>
            <w:noWrap/>
            <w:vAlign w:val="center"/>
            <w:hideMark/>
          </w:tcPr>
          <w:p w14:paraId="437F003D" w14:textId="3330D190"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70</w:t>
            </w:r>
          </w:p>
        </w:tc>
        <w:tc>
          <w:tcPr>
            <w:tcW w:w="0" w:type="auto"/>
            <w:noWrap/>
            <w:vAlign w:val="center"/>
            <w:hideMark/>
          </w:tcPr>
          <w:p w14:paraId="7A390A6F" w14:textId="60DF9F40" w:rsidR="007C2E72" w:rsidRPr="00963BBF" w:rsidRDefault="006B46EA" w:rsidP="007C2E72">
            <w:pPr>
              <w:spacing w:after="0"/>
              <w:jc w:val="center"/>
              <w:rPr>
                <w:rFonts w:cstheme="minorHAnsi"/>
                <w:b/>
                <w:bCs/>
                <w:sz w:val="18"/>
                <w:szCs w:val="18"/>
                <w:lang w:eastAsia="nl-BE"/>
              </w:rPr>
            </w:pPr>
            <w:r>
              <w:rPr>
                <w:rFonts w:cstheme="minorHAnsi"/>
                <w:b/>
                <w:sz w:val="18"/>
                <w:szCs w:val="18"/>
                <w:lang w:eastAsia="nl-BE"/>
              </w:rPr>
              <w:t>E08</w:t>
            </w:r>
          </w:p>
        </w:tc>
        <w:tc>
          <w:tcPr>
            <w:tcW w:w="0" w:type="auto"/>
            <w:vAlign w:val="center"/>
            <w:hideMark/>
          </w:tcPr>
          <w:p w14:paraId="79524233"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Weak standalone</w:t>
            </w:r>
            <w:r w:rsidR="007C2E72" w:rsidRPr="00963BBF">
              <w:rPr>
                <w:rFonts w:cstheme="minorHAnsi"/>
                <w:sz w:val="18"/>
                <w:szCs w:val="18"/>
                <w:lang w:eastAsia="nl-BE"/>
              </w:rPr>
              <w:t xml:space="preserve"> commercial economics of launch-support TT&amp;C services</w:t>
            </w:r>
          </w:p>
        </w:tc>
        <w:tc>
          <w:tcPr>
            <w:tcW w:w="0" w:type="auto"/>
            <w:noWrap/>
            <w:vAlign w:val="center"/>
            <w:hideMark/>
          </w:tcPr>
          <w:p w14:paraId="63C2A4B9"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4</w:t>
            </w:r>
          </w:p>
        </w:tc>
        <w:tc>
          <w:tcPr>
            <w:tcW w:w="0" w:type="auto"/>
            <w:noWrap/>
            <w:vAlign w:val="center"/>
            <w:hideMark/>
          </w:tcPr>
          <w:p w14:paraId="3D363356"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w:t>
            </w:r>
          </w:p>
        </w:tc>
        <w:tc>
          <w:tcPr>
            <w:tcW w:w="0" w:type="auto"/>
            <w:noWrap/>
            <w:vAlign w:val="center"/>
            <w:hideMark/>
          </w:tcPr>
          <w:p w14:paraId="635C33D2"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Medium term</w:t>
            </w:r>
          </w:p>
        </w:tc>
        <w:tc>
          <w:tcPr>
            <w:tcW w:w="0" w:type="auto"/>
            <w:noWrap/>
            <w:vAlign w:val="center"/>
            <w:hideMark/>
          </w:tcPr>
          <w:p w14:paraId="633CE75D"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8,0</w:t>
            </w:r>
          </w:p>
        </w:tc>
      </w:tr>
      <w:tr w:rsidR="007C2E72" w:rsidRPr="00963BBF" w14:paraId="670CB41D" w14:textId="77777777" w:rsidTr="00B509FB">
        <w:trPr>
          <w:trHeight w:val="620"/>
        </w:trPr>
        <w:tc>
          <w:tcPr>
            <w:tcW w:w="0" w:type="auto"/>
            <w:noWrap/>
            <w:vAlign w:val="center"/>
            <w:hideMark/>
          </w:tcPr>
          <w:p w14:paraId="29C9FC03" w14:textId="3A0BC110"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71</w:t>
            </w:r>
          </w:p>
        </w:tc>
        <w:tc>
          <w:tcPr>
            <w:tcW w:w="0" w:type="auto"/>
            <w:noWrap/>
            <w:vAlign w:val="center"/>
            <w:hideMark/>
          </w:tcPr>
          <w:p w14:paraId="44D5C7C5" w14:textId="296F23EC" w:rsidR="007C2E72" w:rsidRPr="00963BBF" w:rsidRDefault="00F16698" w:rsidP="007C2E72">
            <w:pPr>
              <w:spacing w:after="0"/>
              <w:jc w:val="center"/>
              <w:rPr>
                <w:rFonts w:cstheme="minorHAnsi"/>
                <w:b/>
                <w:bCs/>
                <w:sz w:val="18"/>
                <w:szCs w:val="18"/>
                <w:lang w:eastAsia="nl-BE"/>
              </w:rPr>
            </w:pPr>
            <w:r>
              <w:rPr>
                <w:rFonts w:cstheme="minorHAnsi"/>
                <w:b/>
                <w:sz w:val="18"/>
                <w:szCs w:val="18"/>
                <w:lang w:eastAsia="nl-BE"/>
              </w:rPr>
              <w:t>G12</w:t>
            </w:r>
          </w:p>
        </w:tc>
        <w:tc>
          <w:tcPr>
            <w:tcW w:w="0" w:type="auto"/>
            <w:vAlign w:val="center"/>
            <w:hideMark/>
          </w:tcPr>
          <w:p w14:paraId="585DB1BF"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Limited European production of critical ground-segment and RF components</w:t>
            </w:r>
          </w:p>
        </w:tc>
        <w:tc>
          <w:tcPr>
            <w:tcW w:w="0" w:type="auto"/>
            <w:noWrap/>
            <w:vAlign w:val="center"/>
            <w:hideMark/>
          </w:tcPr>
          <w:p w14:paraId="1D78DCC8"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4</w:t>
            </w:r>
          </w:p>
        </w:tc>
        <w:tc>
          <w:tcPr>
            <w:tcW w:w="0" w:type="auto"/>
            <w:noWrap/>
            <w:vAlign w:val="center"/>
            <w:hideMark/>
          </w:tcPr>
          <w:p w14:paraId="40BAA9D1"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w:t>
            </w:r>
          </w:p>
        </w:tc>
        <w:tc>
          <w:tcPr>
            <w:tcW w:w="0" w:type="auto"/>
            <w:noWrap/>
            <w:vAlign w:val="center"/>
            <w:hideMark/>
          </w:tcPr>
          <w:p w14:paraId="54118380"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Medium term</w:t>
            </w:r>
          </w:p>
        </w:tc>
        <w:tc>
          <w:tcPr>
            <w:tcW w:w="0" w:type="auto"/>
            <w:noWrap/>
            <w:vAlign w:val="center"/>
            <w:hideMark/>
          </w:tcPr>
          <w:p w14:paraId="3EEEB7C4"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8,0</w:t>
            </w:r>
          </w:p>
        </w:tc>
      </w:tr>
      <w:tr w:rsidR="007C2E72" w:rsidRPr="00963BBF" w14:paraId="79341CD7" w14:textId="77777777" w:rsidTr="00B509FB">
        <w:trPr>
          <w:trHeight w:val="620"/>
        </w:trPr>
        <w:tc>
          <w:tcPr>
            <w:tcW w:w="0" w:type="auto"/>
            <w:noWrap/>
            <w:vAlign w:val="center"/>
            <w:hideMark/>
          </w:tcPr>
          <w:p w14:paraId="6D66BB89" w14:textId="6F4BEC2B"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72</w:t>
            </w:r>
          </w:p>
        </w:tc>
        <w:tc>
          <w:tcPr>
            <w:tcW w:w="0" w:type="auto"/>
            <w:noWrap/>
            <w:vAlign w:val="center"/>
            <w:hideMark/>
          </w:tcPr>
          <w:p w14:paraId="19357267" w14:textId="4B25C2AC" w:rsidR="007C2E72" w:rsidRPr="00963BBF" w:rsidRDefault="00F16698" w:rsidP="007C2E72">
            <w:pPr>
              <w:spacing w:after="0"/>
              <w:jc w:val="center"/>
              <w:rPr>
                <w:rFonts w:cstheme="minorHAnsi"/>
                <w:b/>
                <w:bCs/>
                <w:sz w:val="18"/>
                <w:szCs w:val="18"/>
                <w:lang w:eastAsia="nl-BE"/>
              </w:rPr>
            </w:pPr>
            <w:r>
              <w:rPr>
                <w:rFonts w:cstheme="minorHAnsi"/>
                <w:b/>
                <w:sz w:val="18"/>
                <w:szCs w:val="18"/>
                <w:lang w:eastAsia="nl-BE"/>
              </w:rPr>
              <w:t>G03</w:t>
            </w:r>
          </w:p>
        </w:tc>
        <w:tc>
          <w:tcPr>
            <w:tcW w:w="0" w:type="auto"/>
            <w:vAlign w:val="center"/>
            <w:hideMark/>
          </w:tcPr>
          <w:p w14:paraId="3272A82B"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Limited redundancy or uneven geographic coverage in specialised sensor networks</w:t>
            </w:r>
          </w:p>
        </w:tc>
        <w:tc>
          <w:tcPr>
            <w:tcW w:w="0" w:type="auto"/>
            <w:noWrap/>
            <w:vAlign w:val="center"/>
            <w:hideMark/>
          </w:tcPr>
          <w:p w14:paraId="73AA4FC9"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4</w:t>
            </w:r>
          </w:p>
        </w:tc>
        <w:tc>
          <w:tcPr>
            <w:tcW w:w="0" w:type="auto"/>
            <w:noWrap/>
            <w:vAlign w:val="center"/>
            <w:hideMark/>
          </w:tcPr>
          <w:p w14:paraId="67C3CDE0"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w:t>
            </w:r>
          </w:p>
        </w:tc>
        <w:tc>
          <w:tcPr>
            <w:tcW w:w="0" w:type="auto"/>
            <w:noWrap/>
            <w:vAlign w:val="center"/>
            <w:hideMark/>
          </w:tcPr>
          <w:p w14:paraId="5DBDEDF4"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Medium term</w:t>
            </w:r>
          </w:p>
        </w:tc>
        <w:tc>
          <w:tcPr>
            <w:tcW w:w="0" w:type="auto"/>
            <w:noWrap/>
            <w:vAlign w:val="center"/>
            <w:hideMark/>
          </w:tcPr>
          <w:p w14:paraId="5A5E92D7"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8,0</w:t>
            </w:r>
          </w:p>
        </w:tc>
      </w:tr>
      <w:tr w:rsidR="007C2E72" w:rsidRPr="00963BBF" w14:paraId="42571DB5" w14:textId="77777777" w:rsidTr="00B509FB">
        <w:trPr>
          <w:trHeight w:val="620"/>
        </w:trPr>
        <w:tc>
          <w:tcPr>
            <w:tcW w:w="0" w:type="auto"/>
            <w:noWrap/>
            <w:vAlign w:val="center"/>
            <w:hideMark/>
          </w:tcPr>
          <w:p w14:paraId="5F436308" w14:textId="584DC43A"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73</w:t>
            </w:r>
          </w:p>
        </w:tc>
        <w:tc>
          <w:tcPr>
            <w:tcW w:w="0" w:type="auto"/>
            <w:noWrap/>
            <w:vAlign w:val="center"/>
            <w:hideMark/>
          </w:tcPr>
          <w:p w14:paraId="373B1EB8" w14:textId="676CD212" w:rsidR="007C2E72" w:rsidRPr="00963BBF" w:rsidRDefault="00F16698" w:rsidP="007C2E72">
            <w:pPr>
              <w:spacing w:after="0"/>
              <w:jc w:val="center"/>
              <w:rPr>
                <w:rFonts w:cstheme="minorHAnsi"/>
                <w:b/>
                <w:bCs/>
                <w:sz w:val="18"/>
                <w:szCs w:val="18"/>
                <w:lang w:eastAsia="nl-BE"/>
              </w:rPr>
            </w:pPr>
            <w:r>
              <w:rPr>
                <w:rFonts w:cstheme="minorHAnsi"/>
                <w:b/>
                <w:sz w:val="18"/>
                <w:szCs w:val="18"/>
                <w:lang w:eastAsia="nl-BE"/>
              </w:rPr>
              <w:t>G04</w:t>
            </w:r>
          </w:p>
        </w:tc>
        <w:tc>
          <w:tcPr>
            <w:tcW w:w="0" w:type="auto"/>
            <w:vAlign w:val="center"/>
            <w:hideMark/>
          </w:tcPr>
          <w:p w14:paraId="72165980"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Dependence on specialised or non-substitutable technology suppliers</w:t>
            </w:r>
          </w:p>
        </w:tc>
        <w:tc>
          <w:tcPr>
            <w:tcW w:w="0" w:type="auto"/>
            <w:noWrap/>
            <w:vAlign w:val="center"/>
            <w:hideMark/>
          </w:tcPr>
          <w:p w14:paraId="5E74697A"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4</w:t>
            </w:r>
          </w:p>
        </w:tc>
        <w:tc>
          <w:tcPr>
            <w:tcW w:w="0" w:type="auto"/>
            <w:noWrap/>
            <w:vAlign w:val="center"/>
            <w:hideMark/>
          </w:tcPr>
          <w:p w14:paraId="32FF4F67"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w:t>
            </w:r>
          </w:p>
        </w:tc>
        <w:tc>
          <w:tcPr>
            <w:tcW w:w="0" w:type="auto"/>
            <w:noWrap/>
            <w:vAlign w:val="center"/>
            <w:hideMark/>
          </w:tcPr>
          <w:p w14:paraId="0795F358"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Medium term</w:t>
            </w:r>
          </w:p>
        </w:tc>
        <w:tc>
          <w:tcPr>
            <w:tcW w:w="0" w:type="auto"/>
            <w:noWrap/>
            <w:vAlign w:val="center"/>
            <w:hideMark/>
          </w:tcPr>
          <w:p w14:paraId="1EA5310A"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8,0</w:t>
            </w:r>
          </w:p>
        </w:tc>
      </w:tr>
      <w:tr w:rsidR="007C2E72" w:rsidRPr="00963BBF" w14:paraId="1A8CDF8C" w14:textId="77777777" w:rsidTr="00B509FB">
        <w:trPr>
          <w:trHeight w:val="620"/>
        </w:trPr>
        <w:tc>
          <w:tcPr>
            <w:tcW w:w="0" w:type="auto"/>
            <w:noWrap/>
            <w:vAlign w:val="center"/>
            <w:hideMark/>
          </w:tcPr>
          <w:p w14:paraId="231B70C3" w14:textId="1E86EABA"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74</w:t>
            </w:r>
          </w:p>
        </w:tc>
        <w:tc>
          <w:tcPr>
            <w:tcW w:w="0" w:type="auto"/>
            <w:noWrap/>
            <w:vAlign w:val="center"/>
            <w:hideMark/>
          </w:tcPr>
          <w:p w14:paraId="6EC1B1AB" w14:textId="11683BCC" w:rsidR="007C2E72" w:rsidRPr="00963BBF" w:rsidRDefault="00F16698" w:rsidP="007C2E72">
            <w:pPr>
              <w:spacing w:after="0"/>
              <w:jc w:val="center"/>
              <w:rPr>
                <w:rFonts w:cstheme="minorHAnsi"/>
                <w:b/>
                <w:bCs/>
                <w:sz w:val="18"/>
                <w:szCs w:val="18"/>
                <w:lang w:eastAsia="nl-BE"/>
              </w:rPr>
            </w:pPr>
            <w:r>
              <w:rPr>
                <w:rFonts w:cstheme="minorHAnsi"/>
                <w:b/>
                <w:sz w:val="18"/>
                <w:szCs w:val="18"/>
                <w:lang w:eastAsia="nl-BE"/>
              </w:rPr>
              <w:t>G06</w:t>
            </w:r>
          </w:p>
        </w:tc>
        <w:tc>
          <w:tcPr>
            <w:tcW w:w="0" w:type="auto"/>
            <w:vAlign w:val="center"/>
            <w:hideMark/>
          </w:tcPr>
          <w:p w14:paraId="17C9DC3E"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Operational continuity dependent on resilient multi-site and data-centre architectures</w:t>
            </w:r>
          </w:p>
        </w:tc>
        <w:tc>
          <w:tcPr>
            <w:tcW w:w="0" w:type="auto"/>
            <w:noWrap/>
            <w:vAlign w:val="center"/>
            <w:hideMark/>
          </w:tcPr>
          <w:p w14:paraId="3612F863"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4</w:t>
            </w:r>
          </w:p>
        </w:tc>
        <w:tc>
          <w:tcPr>
            <w:tcW w:w="0" w:type="auto"/>
            <w:noWrap/>
            <w:vAlign w:val="center"/>
            <w:hideMark/>
          </w:tcPr>
          <w:p w14:paraId="10CFBAD8"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w:t>
            </w:r>
          </w:p>
        </w:tc>
        <w:tc>
          <w:tcPr>
            <w:tcW w:w="0" w:type="auto"/>
            <w:noWrap/>
            <w:vAlign w:val="center"/>
            <w:hideMark/>
          </w:tcPr>
          <w:p w14:paraId="0C3FB1E2"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Medium term</w:t>
            </w:r>
          </w:p>
        </w:tc>
        <w:tc>
          <w:tcPr>
            <w:tcW w:w="0" w:type="auto"/>
            <w:noWrap/>
            <w:vAlign w:val="center"/>
            <w:hideMark/>
          </w:tcPr>
          <w:p w14:paraId="0297F489"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8,0</w:t>
            </w:r>
          </w:p>
        </w:tc>
      </w:tr>
      <w:tr w:rsidR="007C2E72" w:rsidRPr="00963BBF" w14:paraId="3CD5FA10" w14:textId="77777777" w:rsidTr="00B509FB">
        <w:trPr>
          <w:trHeight w:val="620"/>
        </w:trPr>
        <w:tc>
          <w:tcPr>
            <w:tcW w:w="0" w:type="auto"/>
            <w:noWrap/>
            <w:vAlign w:val="center"/>
            <w:hideMark/>
          </w:tcPr>
          <w:p w14:paraId="2968C50C" w14:textId="2722A0F9"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75</w:t>
            </w:r>
          </w:p>
        </w:tc>
        <w:tc>
          <w:tcPr>
            <w:tcW w:w="0" w:type="auto"/>
            <w:noWrap/>
            <w:vAlign w:val="center"/>
            <w:hideMark/>
          </w:tcPr>
          <w:p w14:paraId="335C16E8" w14:textId="20E12346" w:rsidR="007C2E72" w:rsidRPr="00963BBF" w:rsidRDefault="00F16698" w:rsidP="007C2E72">
            <w:pPr>
              <w:spacing w:after="0"/>
              <w:jc w:val="center"/>
              <w:rPr>
                <w:rFonts w:cstheme="minorHAnsi"/>
                <w:b/>
                <w:bCs/>
                <w:sz w:val="18"/>
                <w:szCs w:val="18"/>
                <w:lang w:eastAsia="nl-BE"/>
              </w:rPr>
            </w:pPr>
            <w:r>
              <w:rPr>
                <w:rFonts w:cstheme="minorHAnsi"/>
                <w:b/>
                <w:sz w:val="18"/>
                <w:szCs w:val="18"/>
                <w:lang w:eastAsia="nl-BE"/>
              </w:rPr>
              <w:t>G08</w:t>
            </w:r>
          </w:p>
        </w:tc>
        <w:tc>
          <w:tcPr>
            <w:tcW w:w="0" w:type="auto"/>
            <w:vAlign w:val="center"/>
            <w:hideMark/>
          </w:tcPr>
          <w:p w14:paraId="6EE788F0"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Cloud, secure-communications and mission-software sovereignty exposure</w:t>
            </w:r>
          </w:p>
        </w:tc>
        <w:tc>
          <w:tcPr>
            <w:tcW w:w="0" w:type="auto"/>
            <w:noWrap/>
            <w:vAlign w:val="center"/>
            <w:hideMark/>
          </w:tcPr>
          <w:p w14:paraId="437D440B"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4</w:t>
            </w:r>
          </w:p>
        </w:tc>
        <w:tc>
          <w:tcPr>
            <w:tcW w:w="0" w:type="auto"/>
            <w:noWrap/>
            <w:vAlign w:val="center"/>
            <w:hideMark/>
          </w:tcPr>
          <w:p w14:paraId="37A8205B"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w:t>
            </w:r>
          </w:p>
        </w:tc>
        <w:tc>
          <w:tcPr>
            <w:tcW w:w="0" w:type="auto"/>
            <w:noWrap/>
            <w:vAlign w:val="center"/>
            <w:hideMark/>
          </w:tcPr>
          <w:p w14:paraId="47EE0C0A"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Medium term</w:t>
            </w:r>
          </w:p>
        </w:tc>
        <w:tc>
          <w:tcPr>
            <w:tcW w:w="0" w:type="auto"/>
            <w:noWrap/>
            <w:vAlign w:val="center"/>
            <w:hideMark/>
          </w:tcPr>
          <w:p w14:paraId="1250B254"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8,0</w:t>
            </w:r>
          </w:p>
        </w:tc>
      </w:tr>
      <w:tr w:rsidR="007C2E72" w:rsidRPr="00963BBF" w14:paraId="189799FA" w14:textId="77777777" w:rsidTr="00B509FB">
        <w:trPr>
          <w:trHeight w:val="620"/>
        </w:trPr>
        <w:tc>
          <w:tcPr>
            <w:tcW w:w="0" w:type="auto"/>
            <w:noWrap/>
            <w:vAlign w:val="center"/>
            <w:hideMark/>
          </w:tcPr>
          <w:p w14:paraId="77E6FE77" w14:textId="168FD1CC"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lastRenderedPageBreak/>
              <w:t>76</w:t>
            </w:r>
          </w:p>
        </w:tc>
        <w:tc>
          <w:tcPr>
            <w:tcW w:w="0" w:type="auto"/>
            <w:noWrap/>
            <w:vAlign w:val="center"/>
            <w:hideMark/>
          </w:tcPr>
          <w:p w14:paraId="73BD2672" w14:textId="7526FBE6" w:rsidR="007C2E72" w:rsidRPr="00963BBF" w:rsidRDefault="00F100C9" w:rsidP="007C2E72">
            <w:pPr>
              <w:spacing w:after="0"/>
              <w:jc w:val="center"/>
              <w:rPr>
                <w:rFonts w:cstheme="minorHAnsi"/>
                <w:b/>
                <w:bCs/>
                <w:sz w:val="18"/>
                <w:szCs w:val="18"/>
                <w:lang w:eastAsia="nl-BE"/>
              </w:rPr>
            </w:pPr>
            <w:r>
              <w:rPr>
                <w:rFonts w:cstheme="minorHAnsi"/>
                <w:b/>
                <w:bCs/>
                <w:sz w:val="18"/>
                <w:szCs w:val="18"/>
                <w:lang w:eastAsia="nl-BE"/>
              </w:rPr>
              <w:t>A10</w:t>
            </w:r>
          </w:p>
        </w:tc>
        <w:tc>
          <w:tcPr>
            <w:tcW w:w="0" w:type="auto"/>
            <w:vAlign w:val="center"/>
            <w:hideMark/>
          </w:tcPr>
          <w:p w14:paraId="3A78D023"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Absence of a permanent European launch-infrastructure coordination mechanism</w:t>
            </w:r>
          </w:p>
        </w:tc>
        <w:tc>
          <w:tcPr>
            <w:tcW w:w="0" w:type="auto"/>
            <w:noWrap/>
            <w:vAlign w:val="center"/>
            <w:hideMark/>
          </w:tcPr>
          <w:p w14:paraId="47D597C5"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682C3E3A"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w:t>
            </w:r>
          </w:p>
        </w:tc>
        <w:tc>
          <w:tcPr>
            <w:tcW w:w="0" w:type="auto"/>
            <w:noWrap/>
            <w:vAlign w:val="center"/>
            <w:hideMark/>
          </w:tcPr>
          <w:p w14:paraId="045C12DD"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Medium term</w:t>
            </w:r>
          </w:p>
        </w:tc>
        <w:tc>
          <w:tcPr>
            <w:tcW w:w="0" w:type="auto"/>
            <w:noWrap/>
            <w:vAlign w:val="center"/>
            <w:hideMark/>
          </w:tcPr>
          <w:p w14:paraId="5B4C48F4"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6,0</w:t>
            </w:r>
          </w:p>
        </w:tc>
      </w:tr>
      <w:tr w:rsidR="007C2E72" w:rsidRPr="00963BBF" w14:paraId="652D1F7D" w14:textId="77777777" w:rsidTr="00B509FB">
        <w:trPr>
          <w:trHeight w:val="620"/>
        </w:trPr>
        <w:tc>
          <w:tcPr>
            <w:tcW w:w="0" w:type="auto"/>
            <w:noWrap/>
            <w:vAlign w:val="center"/>
          </w:tcPr>
          <w:p w14:paraId="6A984938" w14:textId="3962B564"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77</w:t>
            </w:r>
          </w:p>
        </w:tc>
        <w:tc>
          <w:tcPr>
            <w:tcW w:w="0" w:type="auto"/>
            <w:noWrap/>
            <w:vAlign w:val="center"/>
          </w:tcPr>
          <w:p w14:paraId="6F3DD8D6" w14:textId="051F1B51" w:rsidR="007C2E72" w:rsidRPr="00963BBF" w:rsidRDefault="00BF40FA" w:rsidP="007C2E72">
            <w:pPr>
              <w:spacing w:after="0"/>
              <w:jc w:val="center"/>
              <w:rPr>
                <w:rFonts w:cstheme="minorHAnsi"/>
                <w:b/>
                <w:bCs/>
                <w:sz w:val="18"/>
                <w:szCs w:val="18"/>
                <w:lang w:eastAsia="nl-BE"/>
              </w:rPr>
            </w:pPr>
            <w:r>
              <w:rPr>
                <w:rFonts w:cstheme="minorHAnsi"/>
                <w:b/>
                <w:bCs/>
                <w:sz w:val="18"/>
                <w:szCs w:val="18"/>
                <w:lang w:eastAsia="nl-BE"/>
              </w:rPr>
              <w:t>C1</w:t>
            </w:r>
            <w:r w:rsidR="00E13BE8" w:rsidRPr="00963BBF">
              <w:rPr>
                <w:rFonts w:cstheme="minorHAnsi"/>
                <w:b/>
                <w:bCs/>
                <w:sz w:val="18"/>
                <w:szCs w:val="18"/>
                <w:lang w:eastAsia="nl-BE"/>
              </w:rPr>
              <w:t>0</w:t>
            </w:r>
          </w:p>
        </w:tc>
        <w:tc>
          <w:tcPr>
            <w:tcW w:w="0" w:type="auto"/>
            <w:vAlign w:val="center"/>
          </w:tcPr>
          <w:p w14:paraId="32B48560" w14:textId="1B028BD0"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Vega-C component logistics rely on the long-term charter with no purpose-built successor identified</w:t>
            </w:r>
          </w:p>
        </w:tc>
        <w:tc>
          <w:tcPr>
            <w:tcW w:w="0" w:type="auto"/>
            <w:noWrap/>
            <w:vAlign w:val="center"/>
          </w:tcPr>
          <w:p w14:paraId="526D82A0" w14:textId="09A1FD2A"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tcPr>
          <w:p w14:paraId="4E390A4B" w14:textId="2679EFAE"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w:t>
            </w:r>
          </w:p>
        </w:tc>
        <w:tc>
          <w:tcPr>
            <w:tcW w:w="0" w:type="auto"/>
            <w:noWrap/>
            <w:vAlign w:val="center"/>
          </w:tcPr>
          <w:p w14:paraId="7D4CB4BC" w14:textId="2EEC9B43"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Medium term</w:t>
            </w:r>
          </w:p>
        </w:tc>
        <w:tc>
          <w:tcPr>
            <w:tcW w:w="0" w:type="auto"/>
            <w:noWrap/>
            <w:vAlign w:val="center"/>
          </w:tcPr>
          <w:p w14:paraId="02BE9A2B" w14:textId="460D23E5"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6,0</w:t>
            </w:r>
          </w:p>
        </w:tc>
      </w:tr>
      <w:tr w:rsidR="007C2E72" w:rsidRPr="00963BBF" w14:paraId="1F026F91" w14:textId="77777777" w:rsidTr="00B509FB">
        <w:trPr>
          <w:trHeight w:val="620"/>
        </w:trPr>
        <w:tc>
          <w:tcPr>
            <w:tcW w:w="0" w:type="auto"/>
            <w:noWrap/>
            <w:vAlign w:val="center"/>
            <w:hideMark/>
          </w:tcPr>
          <w:p w14:paraId="0AFABD6D" w14:textId="0B4F49C0"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78</w:t>
            </w:r>
          </w:p>
        </w:tc>
        <w:tc>
          <w:tcPr>
            <w:tcW w:w="0" w:type="auto"/>
            <w:noWrap/>
            <w:vAlign w:val="center"/>
            <w:hideMark/>
          </w:tcPr>
          <w:p w14:paraId="5041BB84" w14:textId="302164B1" w:rsidR="007C2E72" w:rsidRPr="00963BBF" w:rsidRDefault="00F100C9" w:rsidP="007C2E72">
            <w:pPr>
              <w:spacing w:after="0"/>
              <w:jc w:val="center"/>
              <w:rPr>
                <w:rFonts w:cstheme="minorHAnsi"/>
                <w:b/>
                <w:bCs/>
                <w:sz w:val="18"/>
                <w:szCs w:val="18"/>
                <w:lang w:eastAsia="nl-BE"/>
              </w:rPr>
            </w:pPr>
            <w:r>
              <w:rPr>
                <w:rFonts w:cstheme="minorHAnsi"/>
                <w:b/>
                <w:sz w:val="18"/>
                <w:szCs w:val="18"/>
                <w:lang w:eastAsia="nl-BE"/>
              </w:rPr>
              <w:t>A09</w:t>
            </w:r>
          </w:p>
        </w:tc>
        <w:tc>
          <w:tcPr>
            <w:tcW w:w="0" w:type="auto"/>
            <w:vAlign w:val="center"/>
            <w:hideMark/>
          </w:tcPr>
          <w:p w14:paraId="04C38448"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Incomplete</w:t>
            </w:r>
            <w:r w:rsidR="007C2E72" w:rsidRPr="00963BBF">
              <w:rPr>
                <w:rFonts w:cstheme="minorHAnsi"/>
                <w:sz w:val="18"/>
                <w:szCs w:val="18"/>
                <w:lang w:eastAsia="nl-BE"/>
              </w:rPr>
              <w:t xml:space="preserve"> consolidation of </w:t>
            </w:r>
            <w:r w:rsidRPr="00963BBF">
              <w:rPr>
                <w:rFonts w:cstheme="minorHAnsi"/>
                <w:sz w:val="18"/>
                <w:szCs w:val="18"/>
                <w:lang w:eastAsia="nl-BE"/>
              </w:rPr>
              <w:t>the European</w:t>
            </w:r>
            <w:r w:rsidR="007C2E72" w:rsidRPr="00963BBF">
              <w:rPr>
                <w:rFonts w:cstheme="minorHAnsi"/>
                <w:sz w:val="18"/>
                <w:szCs w:val="18"/>
                <w:lang w:eastAsia="nl-BE"/>
              </w:rPr>
              <w:t xml:space="preserve"> SSA sensor network and joint catalogue</w:t>
            </w:r>
          </w:p>
        </w:tc>
        <w:tc>
          <w:tcPr>
            <w:tcW w:w="0" w:type="auto"/>
            <w:noWrap/>
            <w:vAlign w:val="center"/>
            <w:hideMark/>
          </w:tcPr>
          <w:p w14:paraId="5BB68304"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03CD0786"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w:t>
            </w:r>
          </w:p>
        </w:tc>
        <w:tc>
          <w:tcPr>
            <w:tcW w:w="0" w:type="auto"/>
            <w:noWrap/>
            <w:vAlign w:val="center"/>
            <w:hideMark/>
          </w:tcPr>
          <w:p w14:paraId="6BA655B3"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Medium term</w:t>
            </w:r>
          </w:p>
        </w:tc>
        <w:tc>
          <w:tcPr>
            <w:tcW w:w="0" w:type="auto"/>
            <w:noWrap/>
            <w:vAlign w:val="center"/>
            <w:hideMark/>
          </w:tcPr>
          <w:p w14:paraId="6732B2CE"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6,0</w:t>
            </w:r>
          </w:p>
        </w:tc>
      </w:tr>
      <w:tr w:rsidR="007C2E72" w:rsidRPr="00963BBF" w14:paraId="14AE4079" w14:textId="77777777" w:rsidTr="00B509FB">
        <w:trPr>
          <w:trHeight w:val="620"/>
        </w:trPr>
        <w:tc>
          <w:tcPr>
            <w:tcW w:w="0" w:type="auto"/>
            <w:noWrap/>
            <w:vAlign w:val="center"/>
            <w:hideMark/>
          </w:tcPr>
          <w:p w14:paraId="3B7EC247" w14:textId="02BA8351"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79</w:t>
            </w:r>
          </w:p>
        </w:tc>
        <w:tc>
          <w:tcPr>
            <w:tcW w:w="0" w:type="auto"/>
            <w:noWrap/>
            <w:vAlign w:val="center"/>
            <w:hideMark/>
          </w:tcPr>
          <w:p w14:paraId="08EFE4E7" w14:textId="3A7F3AF9" w:rsidR="007C2E72" w:rsidRPr="00963BBF" w:rsidRDefault="0003468C" w:rsidP="007C2E72">
            <w:pPr>
              <w:spacing w:after="0"/>
              <w:jc w:val="center"/>
              <w:rPr>
                <w:rFonts w:cstheme="minorHAnsi"/>
                <w:b/>
                <w:bCs/>
                <w:sz w:val="18"/>
                <w:szCs w:val="18"/>
                <w:lang w:eastAsia="nl-BE"/>
              </w:rPr>
            </w:pPr>
            <w:r>
              <w:rPr>
                <w:rFonts w:cstheme="minorHAnsi"/>
                <w:b/>
                <w:sz w:val="18"/>
                <w:szCs w:val="18"/>
                <w:lang w:eastAsia="nl-BE"/>
              </w:rPr>
              <w:t>B07</w:t>
            </w:r>
          </w:p>
        </w:tc>
        <w:tc>
          <w:tcPr>
            <w:tcW w:w="0" w:type="auto"/>
            <w:vAlign w:val="center"/>
            <w:hideMark/>
          </w:tcPr>
          <w:p w14:paraId="762D33DA" w14:textId="77777777" w:rsidR="007C2E72" w:rsidRPr="00963BBF" w:rsidRDefault="007C2E72" w:rsidP="00B509FB">
            <w:pPr>
              <w:spacing w:after="0"/>
              <w:jc w:val="center"/>
              <w:rPr>
                <w:rFonts w:cstheme="minorHAnsi"/>
                <w:sz w:val="18"/>
                <w:szCs w:val="18"/>
                <w:lang w:eastAsia="nl-BE"/>
              </w:rPr>
            </w:pPr>
            <w:r w:rsidRPr="00963BBF">
              <w:rPr>
                <w:rFonts w:cstheme="minorHAnsi"/>
                <w:sz w:val="18"/>
                <w:szCs w:val="18"/>
                <w:lang w:eastAsia="nl-BE"/>
              </w:rPr>
              <w:t xml:space="preserve">Absence of a comprehensive system-level assessment of </w:t>
            </w:r>
            <w:r w:rsidR="00E13BE8" w:rsidRPr="00963BBF">
              <w:rPr>
                <w:rFonts w:cstheme="minorHAnsi"/>
                <w:sz w:val="18"/>
                <w:szCs w:val="18"/>
                <w:lang w:eastAsia="nl-BE"/>
              </w:rPr>
              <w:t xml:space="preserve">critical </w:t>
            </w:r>
            <w:r w:rsidRPr="00963BBF">
              <w:rPr>
                <w:rFonts w:cstheme="minorHAnsi"/>
                <w:sz w:val="18"/>
                <w:szCs w:val="18"/>
                <w:lang w:eastAsia="nl-BE"/>
              </w:rPr>
              <w:t>spare-parts availability</w:t>
            </w:r>
          </w:p>
        </w:tc>
        <w:tc>
          <w:tcPr>
            <w:tcW w:w="0" w:type="auto"/>
            <w:noWrap/>
            <w:vAlign w:val="center"/>
            <w:hideMark/>
          </w:tcPr>
          <w:p w14:paraId="3F2B2C67"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76534F25"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w:t>
            </w:r>
          </w:p>
        </w:tc>
        <w:tc>
          <w:tcPr>
            <w:tcW w:w="0" w:type="auto"/>
            <w:noWrap/>
            <w:vAlign w:val="center"/>
            <w:hideMark/>
          </w:tcPr>
          <w:p w14:paraId="75103593"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Medium term</w:t>
            </w:r>
          </w:p>
        </w:tc>
        <w:tc>
          <w:tcPr>
            <w:tcW w:w="0" w:type="auto"/>
            <w:noWrap/>
            <w:vAlign w:val="center"/>
            <w:hideMark/>
          </w:tcPr>
          <w:p w14:paraId="09E4416A"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6,0</w:t>
            </w:r>
          </w:p>
        </w:tc>
      </w:tr>
      <w:tr w:rsidR="007C2E72" w:rsidRPr="00963BBF" w14:paraId="11F14B6D" w14:textId="77777777" w:rsidTr="00B509FB">
        <w:trPr>
          <w:trHeight w:val="620"/>
        </w:trPr>
        <w:tc>
          <w:tcPr>
            <w:tcW w:w="0" w:type="auto"/>
            <w:noWrap/>
            <w:vAlign w:val="center"/>
            <w:hideMark/>
          </w:tcPr>
          <w:p w14:paraId="7BEC27F0" w14:textId="341EAB41"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80</w:t>
            </w:r>
          </w:p>
        </w:tc>
        <w:tc>
          <w:tcPr>
            <w:tcW w:w="0" w:type="auto"/>
            <w:noWrap/>
            <w:vAlign w:val="center"/>
            <w:hideMark/>
          </w:tcPr>
          <w:p w14:paraId="2DC5150E" w14:textId="226EB0BE" w:rsidR="007C2E72" w:rsidRPr="00963BBF" w:rsidRDefault="00EA5E86" w:rsidP="007C2E72">
            <w:pPr>
              <w:spacing w:after="0"/>
              <w:jc w:val="center"/>
              <w:rPr>
                <w:rFonts w:cstheme="minorHAnsi"/>
                <w:b/>
                <w:bCs/>
                <w:sz w:val="18"/>
                <w:szCs w:val="18"/>
                <w:lang w:eastAsia="nl-BE"/>
              </w:rPr>
            </w:pPr>
            <w:r>
              <w:rPr>
                <w:rFonts w:cstheme="minorHAnsi"/>
                <w:b/>
                <w:sz w:val="18"/>
                <w:szCs w:val="18"/>
                <w:lang w:eastAsia="nl-BE"/>
              </w:rPr>
              <w:t>C04</w:t>
            </w:r>
          </w:p>
        </w:tc>
        <w:tc>
          <w:tcPr>
            <w:tcW w:w="0" w:type="auto"/>
            <w:vAlign w:val="center"/>
            <w:hideMark/>
          </w:tcPr>
          <w:p w14:paraId="7CC57F17"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 xml:space="preserve">Dependence on custom Ariane 6 </w:t>
            </w:r>
            <w:r w:rsidR="007C2E72" w:rsidRPr="00963BBF">
              <w:rPr>
                <w:rFonts w:cstheme="minorHAnsi"/>
                <w:sz w:val="18"/>
                <w:szCs w:val="18"/>
                <w:lang w:eastAsia="nl-BE"/>
              </w:rPr>
              <w:t xml:space="preserve">transport containers </w:t>
            </w:r>
            <w:r w:rsidRPr="00963BBF">
              <w:rPr>
                <w:rFonts w:cstheme="minorHAnsi"/>
                <w:sz w:val="18"/>
                <w:szCs w:val="18"/>
                <w:lang w:eastAsia="nl-BE"/>
              </w:rPr>
              <w:t>without a</w:t>
            </w:r>
            <w:r w:rsidR="007C2E72" w:rsidRPr="00963BBF">
              <w:rPr>
                <w:rFonts w:cstheme="minorHAnsi"/>
                <w:sz w:val="18"/>
                <w:szCs w:val="18"/>
                <w:lang w:eastAsia="nl-BE"/>
              </w:rPr>
              <w:t xml:space="preserve"> generic substitute</w:t>
            </w:r>
          </w:p>
        </w:tc>
        <w:tc>
          <w:tcPr>
            <w:tcW w:w="0" w:type="auto"/>
            <w:noWrap/>
            <w:vAlign w:val="center"/>
            <w:hideMark/>
          </w:tcPr>
          <w:p w14:paraId="3FA9A0B9"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6987AD59"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w:t>
            </w:r>
          </w:p>
        </w:tc>
        <w:tc>
          <w:tcPr>
            <w:tcW w:w="0" w:type="auto"/>
            <w:noWrap/>
            <w:vAlign w:val="center"/>
            <w:hideMark/>
          </w:tcPr>
          <w:p w14:paraId="15122EDD"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Medium term</w:t>
            </w:r>
          </w:p>
        </w:tc>
        <w:tc>
          <w:tcPr>
            <w:tcW w:w="0" w:type="auto"/>
            <w:noWrap/>
            <w:vAlign w:val="center"/>
            <w:hideMark/>
          </w:tcPr>
          <w:p w14:paraId="759C8D9A"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6,0</w:t>
            </w:r>
          </w:p>
        </w:tc>
      </w:tr>
      <w:tr w:rsidR="007C2E72" w:rsidRPr="00963BBF" w14:paraId="232F1128" w14:textId="77777777" w:rsidTr="00B509FB">
        <w:trPr>
          <w:trHeight w:val="620"/>
        </w:trPr>
        <w:tc>
          <w:tcPr>
            <w:tcW w:w="0" w:type="auto"/>
            <w:noWrap/>
            <w:vAlign w:val="center"/>
            <w:hideMark/>
          </w:tcPr>
          <w:p w14:paraId="70E75F73" w14:textId="6E7B5B11"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81</w:t>
            </w:r>
          </w:p>
        </w:tc>
        <w:tc>
          <w:tcPr>
            <w:tcW w:w="0" w:type="auto"/>
            <w:noWrap/>
            <w:vAlign w:val="center"/>
            <w:hideMark/>
          </w:tcPr>
          <w:p w14:paraId="7745AA39" w14:textId="33A10790" w:rsidR="007C2E72" w:rsidRPr="00963BBF" w:rsidRDefault="00EA5E86" w:rsidP="007C2E72">
            <w:pPr>
              <w:spacing w:after="0"/>
              <w:jc w:val="center"/>
              <w:rPr>
                <w:rFonts w:cstheme="minorHAnsi"/>
                <w:b/>
                <w:bCs/>
                <w:sz w:val="18"/>
                <w:szCs w:val="18"/>
                <w:lang w:eastAsia="nl-BE"/>
              </w:rPr>
            </w:pPr>
            <w:r>
              <w:rPr>
                <w:rFonts w:cstheme="minorHAnsi"/>
                <w:b/>
                <w:sz w:val="18"/>
                <w:szCs w:val="18"/>
                <w:lang w:eastAsia="nl-BE"/>
              </w:rPr>
              <w:t>C05</w:t>
            </w:r>
          </w:p>
        </w:tc>
        <w:tc>
          <w:tcPr>
            <w:tcW w:w="0" w:type="auto"/>
            <w:vAlign w:val="center"/>
            <w:hideMark/>
          </w:tcPr>
          <w:p w14:paraId="46A038D4"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Esrange and Andøya dependence on limited port and routing options</w:t>
            </w:r>
          </w:p>
        </w:tc>
        <w:tc>
          <w:tcPr>
            <w:tcW w:w="0" w:type="auto"/>
            <w:noWrap/>
            <w:vAlign w:val="center"/>
            <w:hideMark/>
          </w:tcPr>
          <w:p w14:paraId="0BB0FB0E"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1F9BF9FE"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w:t>
            </w:r>
          </w:p>
        </w:tc>
        <w:tc>
          <w:tcPr>
            <w:tcW w:w="0" w:type="auto"/>
            <w:noWrap/>
            <w:vAlign w:val="center"/>
            <w:hideMark/>
          </w:tcPr>
          <w:p w14:paraId="3DD237B3"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Medium term</w:t>
            </w:r>
          </w:p>
        </w:tc>
        <w:tc>
          <w:tcPr>
            <w:tcW w:w="0" w:type="auto"/>
            <w:noWrap/>
            <w:vAlign w:val="center"/>
            <w:hideMark/>
          </w:tcPr>
          <w:p w14:paraId="44AFB13C"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6,0</w:t>
            </w:r>
          </w:p>
        </w:tc>
      </w:tr>
      <w:tr w:rsidR="007C2E72" w:rsidRPr="00963BBF" w14:paraId="10EBF381" w14:textId="77777777" w:rsidTr="00B509FB">
        <w:trPr>
          <w:trHeight w:val="620"/>
        </w:trPr>
        <w:tc>
          <w:tcPr>
            <w:tcW w:w="0" w:type="auto"/>
            <w:noWrap/>
            <w:vAlign w:val="center"/>
            <w:hideMark/>
          </w:tcPr>
          <w:p w14:paraId="5FB1F483" w14:textId="704B7B55"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82</w:t>
            </w:r>
          </w:p>
        </w:tc>
        <w:tc>
          <w:tcPr>
            <w:tcW w:w="0" w:type="auto"/>
            <w:noWrap/>
            <w:vAlign w:val="center"/>
            <w:hideMark/>
          </w:tcPr>
          <w:p w14:paraId="48FE1C48" w14:textId="6DDB5EB5" w:rsidR="007C2E72" w:rsidRPr="00963BBF" w:rsidRDefault="00EA5E86" w:rsidP="007C2E72">
            <w:pPr>
              <w:spacing w:after="0"/>
              <w:jc w:val="center"/>
              <w:rPr>
                <w:rFonts w:cstheme="minorHAnsi"/>
                <w:b/>
                <w:bCs/>
                <w:sz w:val="18"/>
                <w:szCs w:val="18"/>
                <w:lang w:eastAsia="nl-BE"/>
              </w:rPr>
            </w:pPr>
            <w:r>
              <w:rPr>
                <w:rFonts w:cstheme="minorHAnsi"/>
                <w:b/>
                <w:sz w:val="18"/>
                <w:szCs w:val="18"/>
                <w:lang w:eastAsia="nl-BE"/>
              </w:rPr>
              <w:t>C06</w:t>
            </w:r>
          </w:p>
        </w:tc>
        <w:tc>
          <w:tcPr>
            <w:tcW w:w="0" w:type="auto"/>
            <w:vAlign w:val="center"/>
            <w:hideMark/>
          </w:tcPr>
          <w:p w14:paraId="578FD610"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Island</w:t>
            </w:r>
            <w:r w:rsidR="007C2E72" w:rsidRPr="00963BBF">
              <w:rPr>
                <w:rFonts w:cstheme="minorHAnsi"/>
                <w:sz w:val="18"/>
                <w:szCs w:val="18"/>
                <w:lang w:eastAsia="nl-BE"/>
              </w:rPr>
              <w:t xml:space="preserve"> spaceports </w:t>
            </w:r>
            <w:r w:rsidRPr="00963BBF">
              <w:rPr>
                <w:rFonts w:cstheme="minorHAnsi"/>
                <w:sz w:val="18"/>
                <w:szCs w:val="18"/>
                <w:lang w:eastAsia="nl-BE"/>
              </w:rPr>
              <w:t>dependent</w:t>
            </w:r>
            <w:r w:rsidR="007C2E72" w:rsidRPr="00963BBF">
              <w:rPr>
                <w:rFonts w:cstheme="minorHAnsi"/>
                <w:sz w:val="18"/>
                <w:szCs w:val="18"/>
                <w:lang w:eastAsia="nl-BE"/>
              </w:rPr>
              <w:t xml:space="preserve"> on maritime links for critical commodities</w:t>
            </w:r>
            <w:r w:rsidRPr="00963BBF">
              <w:rPr>
                <w:rFonts w:cstheme="minorHAnsi"/>
                <w:sz w:val="18"/>
                <w:szCs w:val="18"/>
                <w:lang w:eastAsia="nl-BE"/>
              </w:rPr>
              <w:t xml:space="preserve"> and </w:t>
            </w:r>
            <w:r w:rsidR="007C2E72" w:rsidRPr="00963BBF">
              <w:rPr>
                <w:rFonts w:cstheme="minorHAnsi"/>
                <w:sz w:val="18"/>
                <w:szCs w:val="18"/>
                <w:lang w:eastAsia="nl-BE"/>
              </w:rPr>
              <w:t>equipment</w:t>
            </w:r>
          </w:p>
        </w:tc>
        <w:tc>
          <w:tcPr>
            <w:tcW w:w="0" w:type="auto"/>
            <w:noWrap/>
            <w:vAlign w:val="center"/>
            <w:hideMark/>
          </w:tcPr>
          <w:p w14:paraId="441410D5"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50D6A03B"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w:t>
            </w:r>
          </w:p>
        </w:tc>
        <w:tc>
          <w:tcPr>
            <w:tcW w:w="0" w:type="auto"/>
            <w:noWrap/>
            <w:vAlign w:val="center"/>
            <w:hideMark/>
          </w:tcPr>
          <w:p w14:paraId="54CDE401"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Medium term</w:t>
            </w:r>
          </w:p>
        </w:tc>
        <w:tc>
          <w:tcPr>
            <w:tcW w:w="0" w:type="auto"/>
            <w:noWrap/>
            <w:vAlign w:val="center"/>
            <w:hideMark/>
          </w:tcPr>
          <w:p w14:paraId="79B0DBC4"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6,0</w:t>
            </w:r>
          </w:p>
        </w:tc>
      </w:tr>
      <w:tr w:rsidR="007C2E72" w:rsidRPr="00963BBF" w14:paraId="5ABA11AD" w14:textId="77777777" w:rsidTr="00B509FB">
        <w:trPr>
          <w:trHeight w:val="620"/>
        </w:trPr>
        <w:tc>
          <w:tcPr>
            <w:tcW w:w="0" w:type="auto"/>
            <w:noWrap/>
            <w:vAlign w:val="center"/>
            <w:hideMark/>
          </w:tcPr>
          <w:p w14:paraId="46E954BC" w14:textId="6B65832B"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83</w:t>
            </w:r>
          </w:p>
        </w:tc>
        <w:tc>
          <w:tcPr>
            <w:tcW w:w="0" w:type="auto"/>
            <w:noWrap/>
            <w:vAlign w:val="center"/>
            <w:hideMark/>
          </w:tcPr>
          <w:p w14:paraId="006484F8" w14:textId="1A489835" w:rsidR="007C2E72" w:rsidRPr="00963BBF" w:rsidRDefault="0018674D" w:rsidP="007C2E72">
            <w:pPr>
              <w:spacing w:after="0"/>
              <w:jc w:val="center"/>
              <w:rPr>
                <w:rFonts w:cstheme="minorHAnsi"/>
                <w:b/>
                <w:bCs/>
                <w:sz w:val="18"/>
                <w:szCs w:val="18"/>
                <w:lang w:eastAsia="nl-BE"/>
              </w:rPr>
            </w:pPr>
            <w:r>
              <w:rPr>
                <w:rFonts w:cstheme="minorHAnsi"/>
                <w:b/>
                <w:sz w:val="18"/>
                <w:szCs w:val="18"/>
                <w:lang w:eastAsia="nl-BE"/>
              </w:rPr>
              <w:t>D10</w:t>
            </w:r>
          </w:p>
        </w:tc>
        <w:tc>
          <w:tcPr>
            <w:tcW w:w="0" w:type="auto"/>
            <w:vAlign w:val="center"/>
            <w:hideMark/>
          </w:tcPr>
          <w:p w14:paraId="2B4DDB50"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Fragmented allocation of responsibilities between spaceports and launch operators</w:t>
            </w:r>
          </w:p>
        </w:tc>
        <w:tc>
          <w:tcPr>
            <w:tcW w:w="0" w:type="auto"/>
            <w:noWrap/>
            <w:vAlign w:val="center"/>
            <w:hideMark/>
          </w:tcPr>
          <w:p w14:paraId="64E34EE6"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7F56B6AD"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w:t>
            </w:r>
          </w:p>
        </w:tc>
        <w:tc>
          <w:tcPr>
            <w:tcW w:w="0" w:type="auto"/>
            <w:noWrap/>
            <w:vAlign w:val="center"/>
            <w:hideMark/>
          </w:tcPr>
          <w:p w14:paraId="3CAB04FB"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Medium term</w:t>
            </w:r>
          </w:p>
        </w:tc>
        <w:tc>
          <w:tcPr>
            <w:tcW w:w="0" w:type="auto"/>
            <w:noWrap/>
            <w:vAlign w:val="center"/>
            <w:hideMark/>
          </w:tcPr>
          <w:p w14:paraId="07EAEE06"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6,0</w:t>
            </w:r>
          </w:p>
        </w:tc>
      </w:tr>
      <w:tr w:rsidR="007C2E72" w:rsidRPr="00963BBF" w14:paraId="5578999F" w14:textId="77777777" w:rsidTr="00B509FB">
        <w:trPr>
          <w:trHeight w:val="620"/>
        </w:trPr>
        <w:tc>
          <w:tcPr>
            <w:tcW w:w="0" w:type="auto"/>
            <w:noWrap/>
            <w:vAlign w:val="center"/>
            <w:hideMark/>
          </w:tcPr>
          <w:p w14:paraId="2F450E36" w14:textId="555EF91F"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84</w:t>
            </w:r>
          </w:p>
        </w:tc>
        <w:tc>
          <w:tcPr>
            <w:tcW w:w="0" w:type="auto"/>
            <w:noWrap/>
            <w:vAlign w:val="center"/>
            <w:hideMark/>
          </w:tcPr>
          <w:p w14:paraId="073F0AD5" w14:textId="55EA79E7" w:rsidR="007C2E72" w:rsidRPr="00963BBF" w:rsidRDefault="0018674D" w:rsidP="007C2E72">
            <w:pPr>
              <w:spacing w:after="0"/>
              <w:jc w:val="center"/>
              <w:rPr>
                <w:rFonts w:cstheme="minorHAnsi"/>
                <w:b/>
                <w:bCs/>
                <w:sz w:val="18"/>
                <w:szCs w:val="18"/>
                <w:lang w:eastAsia="nl-BE"/>
              </w:rPr>
            </w:pPr>
            <w:r>
              <w:rPr>
                <w:rFonts w:cstheme="minorHAnsi"/>
                <w:b/>
                <w:sz w:val="18"/>
                <w:szCs w:val="18"/>
                <w:lang w:eastAsia="nl-BE"/>
              </w:rPr>
              <w:t>D12</w:t>
            </w:r>
          </w:p>
        </w:tc>
        <w:tc>
          <w:tcPr>
            <w:tcW w:w="0" w:type="auto"/>
            <w:vAlign w:val="center"/>
            <w:hideMark/>
          </w:tcPr>
          <w:p w14:paraId="188F3F5C" w14:textId="27C28013" w:rsidR="007C2E72" w:rsidRPr="00963BBF" w:rsidRDefault="00E13BE8" w:rsidP="00B509FB">
            <w:pPr>
              <w:spacing w:after="0"/>
              <w:jc w:val="center"/>
              <w:rPr>
                <w:rFonts w:cstheme="minorHAnsi"/>
                <w:sz w:val="18"/>
                <w:szCs w:val="18"/>
                <w:lang w:eastAsia="nl-BE"/>
              </w:rPr>
            </w:pPr>
            <w:r w:rsidRPr="00B85819">
              <w:rPr>
                <w:rFonts w:cstheme="minorHAnsi"/>
                <w:sz w:val="18"/>
                <w:szCs w:val="18"/>
                <w:lang w:eastAsia="nl-BE"/>
              </w:rPr>
              <w:t xml:space="preserve">European </w:t>
            </w:r>
            <w:r w:rsidR="007546EF" w:rsidRPr="00B85819">
              <w:rPr>
                <w:rFonts w:cstheme="minorHAnsi"/>
                <w:sz w:val="18"/>
                <w:szCs w:val="18"/>
                <w:lang w:eastAsia="nl-BE"/>
              </w:rPr>
              <w:t>border</w:t>
            </w:r>
            <w:r w:rsidRPr="00B85819">
              <w:rPr>
                <w:rFonts w:cstheme="minorHAnsi"/>
                <w:sz w:val="18"/>
                <w:szCs w:val="18"/>
                <w:lang w:eastAsia="nl-BE"/>
              </w:rPr>
              <w:t xml:space="preserve"> fragmentation affecting infrastructure </w:t>
            </w:r>
            <w:r w:rsidR="00B85819" w:rsidRPr="00B85819">
              <w:rPr>
                <w:rFonts w:cstheme="minorHAnsi"/>
                <w:sz w:val="18"/>
                <w:szCs w:val="18"/>
                <w:lang w:eastAsia="nl-BE"/>
              </w:rPr>
              <w:t>activity</w:t>
            </w:r>
          </w:p>
        </w:tc>
        <w:tc>
          <w:tcPr>
            <w:tcW w:w="0" w:type="auto"/>
            <w:noWrap/>
            <w:vAlign w:val="center"/>
            <w:hideMark/>
          </w:tcPr>
          <w:p w14:paraId="4A7E65D1"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6E14E202"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w:t>
            </w:r>
          </w:p>
        </w:tc>
        <w:tc>
          <w:tcPr>
            <w:tcW w:w="0" w:type="auto"/>
            <w:noWrap/>
            <w:vAlign w:val="center"/>
            <w:hideMark/>
          </w:tcPr>
          <w:p w14:paraId="322F53D3"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Medium term</w:t>
            </w:r>
          </w:p>
        </w:tc>
        <w:tc>
          <w:tcPr>
            <w:tcW w:w="0" w:type="auto"/>
            <w:noWrap/>
            <w:vAlign w:val="center"/>
            <w:hideMark/>
          </w:tcPr>
          <w:p w14:paraId="5CAF8B1C"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6,0</w:t>
            </w:r>
          </w:p>
        </w:tc>
      </w:tr>
      <w:tr w:rsidR="007C2E72" w:rsidRPr="00963BBF" w14:paraId="23F2C3E4" w14:textId="77777777" w:rsidTr="00B509FB">
        <w:trPr>
          <w:trHeight w:val="620"/>
        </w:trPr>
        <w:tc>
          <w:tcPr>
            <w:tcW w:w="0" w:type="auto"/>
            <w:noWrap/>
            <w:vAlign w:val="center"/>
            <w:hideMark/>
          </w:tcPr>
          <w:p w14:paraId="0EAA4A8C" w14:textId="7508827C" w:rsidR="007C2E72" w:rsidRPr="00B85819" w:rsidRDefault="007C2E72" w:rsidP="007C2E72">
            <w:pPr>
              <w:spacing w:after="0"/>
              <w:jc w:val="center"/>
              <w:rPr>
                <w:rFonts w:cstheme="minorHAnsi"/>
                <w:b/>
                <w:bCs/>
                <w:sz w:val="18"/>
                <w:szCs w:val="18"/>
                <w:lang w:eastAsia="nl-BE"/>
              </w:rPr>
            </w:pPr>
            <w:r w:rsidRPr="00B85819">
              <w:rPr>
                <w:rFonts w:cstheme="minorHAnsi"/>
                <w:b/>
                <w:sz w:val="18"/>
                <w:szCs w:val="18"/>
                <w:lang w:eastAsia="nl-BE"/>
              </w:rPr>
              <w:t>85</w:t>
            </w:r>
          </w:p>
        </w:tc>
        <w:tc>
          <w:tcPr>
            <w:tcW w:w="0" w:type="auto"/>
            <w:noWrap/>
            <w:vAlign w:val="center"/>
            <w:hideMark/>
          </w:tcPr>
          <w:p w14:paraId="35FA91E9" w14:textId="5B34E6CD" w:rsidR="007C2E72" w:rsidRPr="00B85819" w:rsidRDefault="0018674D" w:rsidP="007C2E72">
            <w:pPr>
              <w:spacing w:after="0"/>
              <w:jc w:val="center"/>
              <w:rPr>
                <w:rFonts w:cstheme="minorHAnsi"/>
                <w:b/>
                <w:bCs/>
                <w:sz w:val="18"/>
                <w:szCs w:val="18"/>
                <w:lang w:eastAsia="nl-BE"/>
              </w:rPr>
            </w:pPr>
            <w:r>
              <w:rPr>
                <w:rFonts w:cstheme="minorHAnsi"/>
                <w:b/>
                <w:sz w:val="18"/>
                <w:szCs w:val="18"/>
                <w:lang w:eastAsia="nl-BE"/>
              </w:rPr>
              <w:t>D13</w:t>
            </w:r>
          </w:p>
        </w:tc>
        <w:tc>
          <w:tcPr>
            <w:tcW w:w="0" w:type="auto"/>
            <w:vAlign w:val="center"/>
            <w:hideMark/>
          </w:tcPr>
          <w:p w14:paraId="68BC6232" w14:textId="77777777" w:rsidR="007C2E72" w:rsidRPr="00B85819" w:rsidRDefault="00E13BE8" w:rsidP="00B509FB">
            <w:pPr>
              <w:spacing w:after="0"/>
              <w:jc w:val="center"/>
              <w:rPr>
                <w:rFonts w:cstheme="minorHAnsi"/>
                <w:sz w:val="18"/>
                <w:szCs w:val="18"/>
                <w:lang w:eastAsia="nl-BE"/>
              </w:rPr>
            </w:pPr>
            <w:r w:rsidRPr="00B85819">
              <w:rPr>
                <w:rFonts w:cstheme="minorHAnsi"/>
                <w:sz w:val="18"/>
                <w:szCs w:val="18"/>
                <w:lang w:eastAsia="nl-BE"/>
              </w:rPr>
              <w:t>National frequency licensing and potential spectrum-access constraints</w:t>
            </w:r>
          </w:p>
        </w:tc>
        <w:tc>
          <w:tcPr>
            <w:tcW w:w="0" w:type="auto"/>
            <w:noWrap/>
            <w:vAlign w:val="center"/>
            <w:hideMark/>
          </w:tcPr>
          <w:p w14:paraId="1E100E1B" w14:textId="77777777" w:rsidR="007C2E72" w:rsidRPr="00B85819" w:rsidRDefault="007C2E72" w:rsidP="007C2E72">
            <w:pPr>
              <w:spacing w:after="0"/>
              <w:jc w:val="center"/>
              <w:rPr>
                <w:rFonts w:cstheme="minorHAnsi"/>
                <w:sz w:val="18"/>
                <w:szCs w:val="18"/>
                <w:lang w:eastAsia="nl-BE"/>
              </w:rPr>
            </w:pPr>
            <w:r w:rsidRPr="00B85819">
              <w:rPr>
                <w:rFonts w:cstheme="minorHAnsi"/>
                <w:sz w:val="18"/>
                <w:szCs w:val="18"/>
                <w:lang w:eastAsia="nl-BE"/>
              </w:rPr>
              <w:t>3</w:t>
            </w:r>
          </w:p>
        </w:tc>
        <w:tc>
          <w:tcPr>
            <w:tcW w:w="0" w:type="auto"/>
            <w:noWrap/>
            <w:vAlign w:val="center"/>
            <w:hideMark/>
          </w:tcPr>
          <w:p w14:paraId="68F9D189" w14:textId="77777777" w:rsidR="007C2E72" w:rsidRPr="00B85819" w:rsidRDefault="007C2E72" w:rsidP="007C2E72">
            <w:pPr>
              <w:spacing w:after="0"/>
              <w:jc w:val="center"/>
              <w:rPr>
                <w:rFonts w:cstheme="minorHAnsi"/>
                <w:sz w:val="18"/>
                <w:szCs w:val="18"/>
                <w:lang w:eastAsia="nl-BE"/>
              </w:rPr>
            </w:pPr>
            <w:r w:rsidRPr="00B85819">
              <w:rPr>
                <w:rFonts w:cstheme="minorHAnsi"/>
                <w:sz w:val="18"/>
                <w:szCs w:val="18"/>
                <w:lang w:eastAsia="nl-BE"/>
              </w:rPr>
              <w:t>2</w:t>
            </w:r>
          </w:p>
        </w:tc>
        <w:tc>
          <w:tcPr>
            <w:tcW w:w="0" w:type="auto"/>
            <w:noWrap/>
            <w:vAlign w:val="center"/>
            <w:hideMark/>
          </w:tcPr>
          <w:p w14:paraId="52E869A8" w14:textId="77777777" w:rsidR="007C2E72" w:rsidRPr="00B85819" w:rsidRDefault="007C2E72" w:rsidP="007C2E72">
            <w:pPr>
              <w:spacing w:after="0"/>
              <w:jc w:val="center"/>
              <w:rPr>
                <w:rFonts w:cstheme="minorHAnsi"/>
                <w:sz w:val="18"/>
                <w:szCs w:val="18"/>
                <w:lang w:eastAsia="nl-BE"/>
              </w:rPr>
            </w:pPr>
            <w:r w:rsidRPr="00B85819">
              <w:rPr>
                <w:rFonts w:cstheme="minorHAnsi"/>
                <w:sz w:val="18"/>
                <w:szCs w:val="18"/>
                <w:lang w:eastAsia="nl-BE"/>
              </w:rPr>
              <w:t>Medium term</w:t>
            </w:r>
          </w:p>
        </w:tc>
        <w:tc>
          <w:tcPr>
            <w:tcW w:w="0" w:type="auto"/>
            <w:noWrap/>
            <w:vAlign w:val="center"/>
            <w:hideMark/>
          </w:tcPr>
          <w:p w14:paraId="392A39A8" w14:textId="77777777" w:rsidR="007C2E72" w:rsidRPr="00963BBF" w:rsidRDefault="007C2E72" w:rsidP="007C2E72">
            <w:pPr>
              <w:spacing w:after="0"/>
              <w:jc w:val="center"/>
              <w:rPr>
                <w:rFonts w:cstheme="minorHAnsi"/>
                <w:sz w:val="18"/>
                <w:szCs w:val="18"/>
                <w:lang w:eastAsia="nl-BE"/>
              </w:rPr>
            </w:pPr>
            <w:r w:rsidRPr="00B85819">
              <w:rPr>
                <w:rFonts w:cstheme="minorHAnsi"/>
                <w:sz w:val="18"/>
                <w:szCs w:val="18"/>
                <w:lang w:eastAsia="nl-BE"/>
              </w:rPr>
              <w:t>6,0</w:t>
            </w:r>
          </w:p>
        </w:tc>
      </w:tr>
      <w:tr w:rsidR="007C2E72" w:rsidRPr="00963BBF" w14:paraId="58922009" w14:textId="77777777" w:rsidTr="00B509FB">
        <w:trPr>
          <w:trHeight w:val="620"/>
        </w:trPr>
        <w:tc>
          <w:tcPr>
            <w:tcW w:w="0" w:type="auto"/>
            <w:noWrap/>
            <w:vAlign w:val="center"/>
            <w:hideMark/>
          </w:tcPr>
          <w:p w14:paraId="3351BDD9" w14:textId="4FF9748D"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86</w:t>
            </w:r>
          </w:p>
        </w:tc>
        <w:tc>
          <w:tcPr>
            <w:tcW w:w="0" w:type="auto"/>
            <w:noWrap/>
            <w:vAlign w:val="center"/>
            <w:hideMark/>
          </w:tcPr>
          <w:p w14:paraId="61ECF443" w14:textId="47848795" w:rsidR="007C2E72" w:rsidRPr="00963BBF" w:rsidRDefault="0018674D" w:rsidP="007C2E72">
            <w:pPr>
              <w:spacing w:after="0"/>
              <w:jc w:val="center"/>
              <w:rPr>
                <w:rFonts w:cstheme="minorHAnsi"/>
                <w:b/>
                <w:bCs/>
                <w:sz w:val="18"/>
                <w:szCs w:val="18"/>
                <w:lang w:eastAsia="nl-BE"/>
              </w:rPr>
            </w:pPr>
            <w:r>
              <w:rPr>
                <w:rFonts w:cstheme="minorHAnsi"/>
                <w:b/>
                <w:sz w:val="18"/>
                <w:szCs w:val="18"/>
                <w:lang w:eastAsia="nl-BE"/>
              </w:rPr>
              <w:t>D14</w:t>
            </w:r>
          </w:p>
        </w:tc>
        <w:tc>
          <w:tcPr>
            <w:tcW w:w="0" w:type="auto"/>
            <w:vAlign w:val="center"/>
            <w:hideMark/>
          </w:tcPr>
          <w:p w14:paraId="5A63A4A6"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Weather, seasonal and geographic operating restrictions embedded in site operations</w:t>
            </w:r>
          </w:p>
        </w:tc>
        <w:tc>
          <w:tcPr>
            <w:tcW w:w="0" w:type="auto"/>
            <w:noWrap/>
            <w:vAlign w:val="center"/>
            <w:hideMark/>
          </w:tcPr>
          <w:p w14:paraId="3BB06D3D"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7A5B9D71"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w:t>
            </w:r>
          </w:p>
        </w:tc>
        <w:tc>
          <w:tcPr>
            <w:tcW w:w="0" w:type="auto"/>
            <w:noWrap/>
            <w:vAlign w:val="center"/>
            <w:hideMark/>
          </w:tcPr>
          <w:p w14:paraId="27B3E18D"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Medium term</w:t>
            </w:r>
          </w:p>
        </w:tc>
        <w:tc>
          <w:tcPr>
            <w:tcW w:w="0" w:type="auto"/>
            <w:noWrap/>
            <w:vAlign w:val="center"/>
            <w:hideMark/>
          </w:tcPr>
          <w:p w14:paraId="3AE0AE79"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6,0</w:t>
            </w:r>
          </w:p>
        </w:tc>
      </w:tr>
      <w:tr w:rsidR="007C2E72" w:rsidRPr="00963BBF" w14:paraId="71EB77A2" w14:textId="77777777" w:rsidTr="00B509FB">
        <w:trPr>
          <w:trHeight w:val="620"/>
        </w:trPr>
        <w:tc>
          <w:tcPr>
            <w:tcW w:w="0" w:type="auto"/>
            <w:noWrap/>
            <w:vAlign w:val="center"/>
            <w:hideMark/>
          </w:tcPr>
          <w:p w14:paraId="78E3EF6E" w14:textId="02632369"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87</w:t>
            </w:r>
          </w:p>
        </w:tc>
        <w:tc>
          <w:tcPr>
            <w:tcW w:w="0" w:type="auto"/>
            <w:noWrap/>
            <w:vAlign w:val="center"/>
            <w:hideMark/>
          </w:tcPr>
          <w:p w14:paraId="5B6539F5" w14:textId="17DACD02" w:rsidR="007C2E72" w:rsidRPr="00963BBF" w:rsidRDefault="0018674D" w:rsidP="007C2E72">
            <w:pPr>
              <w:spacing w:after="0"/>
              <w:jc w:val="center"/>
              <w:rPr>
                <w:rFonts w:cstheme="minorHAnsi"/>
                <w:b/>
                <w:bCs/>
                <w:sz w:val="18"/>
                <w:szCs w:val="18"/>
                <w:lang w:eastAsia="nl-BE"/>
              </w:rPr>
            </w:pPr>
            <w:r>
              <w:rPr>
                <w:rFonts w:cstheme="minorHAnsi"/>
                <w:b/>
                <w:sz w:val="18"/>
                <w:szCs w:val="18"/>
                <w:lang w:eastAsia="nl-BE"/>
              </w:rPr>
              <w:t>D05</w:t>
            </w:r>
          </w:p>
        </w:tc>
        <w:tc>
          <w:tcPr>
            <w:tcW w:w="0" w:type="auto"/>
            <w:vAlign w:val="center"/>
            <w:hideMark/>
          </w:tcPr>
          <w:p w14:paraId="556D5487"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Absence of a standard European mechanism for cross-border airspace reservation</w:t>
            </w:r>
          </w:p>
        </w:tc>
        <w:tc>
          <w:tcPr>
            <w:tcW w:w="0" w:type="auto"/>
            <w:noWrap/>
            <w:vAlign w:val="center"/>
            <w:hideMark/>
          </w:tcPr>
          <w:p w14:paraId="5E50A7CB"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5741EE09"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w:t>
            </w:r>
          </w:p>
        </w:tc>
        <w:tc>
          <w:tcPr>
            <w:tcW w:w="0" w:type="auto"/>
            <w:noWrap/>
            <w:vAlign w:val="center"/>
            <w:hideMark/>
          </w:tcPr>
          <w:p w14:paraId="1755C090"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Medium term</w:t>
            </w:r>
          </w:p>
        </w:tc>
        <w:tc>
          <w:tcPr>
            <w:tcW w:w="0" w:type="auto"/>
            <w:noWrap/>
            <w:vAlign w:val="center"/>
            <w:hideMark/>
          </w:tcPr>
          <w:p w14:paraId="4FC9205D"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6,0</w:t>
            </w:r>
          </w:p>
        </w:tc>
      </w:tr>
      <w:tr w:rsidR="007C2E72" w:rsidRPr="00963BBF" w14:paraId="5C33D10B" w14:textId="77777777" w:rsidTr="00B509FB">
        <w:trPr>
          <w:trHeight w:val="620"/>
        </w:trPr>
        <w:tc>
          <w:tcPr>
            <w:tcW w:w="0" w:type="auto"/>
            <w:noWrap/>
            <w:vAlign w:val="center"/>
            <w:hideMark/>
          </w:tcPr>
          <w:p w14:paraId="7159789C" w14:textId="5CEDB8EC"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88</w:t>
            </w:r>
          </w:p>
        </w:tc>
        <w:tc>
          <w:tcPr>
            <w:tcW w:w="0" w:type="auto"/>
            <w:noWrap/>
            <w:vAlign w:val="center"/>
            <w:hideMark/>
          </w:tcPr>
          <w:p w14:paraId="1074F522" w14:textId="6A63764B" w:rsidR="007C2E72" w:rsidRPr="00963BBF" w:rsidRDefault="0018674D" w:rsidP="007C2E72">
            <w:pPr>
              <w:spacing w:after="0"/>
              <w:jc w:val="center"/>
              <w:rPr>
                <w:rFonts w:cstheme="minorHAnsi"/>
                <w:b/>
                <w:bCs/>
                <w:sz w:val="18"/>
                <w:szCs w:val="18"/>
                <w:lang w:eastAsia="nl-BE"/>
              </w:rPr>
            </w:pPr>
            <w:r>
              <w:rPr>
                <w:rFonts w:cstheme="minorHAnsi"/>
                <w:b/>
                <w:sz w:val="18"/>
                <w:szCs w:val="18"/>
                <w:lang w:eastAsia="nl-BE"/>
              </w:rPr>
              <w:t>D06</w:t>
            </w:r>
          </w:p>
        </w:tc>
        <w:tc>
          <w:tcPr>
            <w:tcW w:w="0" w:type="auto"/>
            <w:vAlign w:val="center"/>
            <w:hideMark/>
          </w:tcPr>
          <w:p w14:paraId="71ECC196"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National environmental and hazard rules constraining test-infrastructure expansion</w:t>
            </w:r>
          </w:p>
        </w:tc>
        <w:tc>
          <w:tcPr>
            <w:tcW w:w="0" w:type="auto"/>
            <w:noWrap/>
            <w:vAlign w:val="center"/>
            <w:hideMark/>
          </w:tcPr>
          <w:p w14:paraId="22CB8617"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74E3D7B9"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w:t>
            </w:r>
          </w:p>
        </w:tc>
        <w:tc>
          <w:tcPr>
            <w:tcW w:w="0" w:type="auto"/>
            <w:noWrap/>
            <w:vAlign w:val="center"/>
            <w:hideMark/>
          </w:tcPr>
          <w:p w14:paraId="63D7DD53"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Medium term</w:t>
            </w:r>
          </w:p>
        </w:tc>
        <w:tc>
          <w:tcPr>
            <w:tcW w:w="0" w:type="auto"/>
            <w:noWrap/>
            <w:vAlign w:val="center"/>
            <w:hideMark/>
          </w:tcPr>
          <w:p w14:paraId="6B52A293"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6,0</w:t>
            </w:r>
          </w:p>
        </w:tc>
      </w:tr>
      <w:tr w:rsidR="007C2E72" w:rsidRPr="00963BBF" w14:paraId="72D6676E" w14:textId="77777777" w:rsidTr="00B509FB">
        <w:trPr>
          <w:trHeight w:val="620"/>
        </w:trPr>
        <w:tc>
          <w:tcPr>
            <w:tcW w:w="0" w:type="auto"/>
            <w:noWrap/>
            <w:vAlign w:val="center"/>
            <w:hideMark/>
          </w:tcPr>
          <w:p w14:paraId="4AE785B6" w14:textId="668FE691"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89</w:t>
            </w:r>
          </w:p>
        </w:tc>
        <w:tc>
          <w:tcPr>
            <w:tcW w:w="0" w:type="auto"/>
            <w:noWrap/>
            <w:vAlign w:val="center"/>
            <w:hideMark/>
          </w:tcPr>
          <w:p w14:paraId="2F01747B" w14:textId="21ED31A7" w:rsidR="007C2E72" w:rsidRPr="00963BBF" w:rsidRDefault="006B46EA" w:rsidP="007C2E72">
            <w:pPr>
              <w:spacing w:after="0"/>
              <w:jc w:val="center"/>
              <w:rPr>
                <w:rFonts w:cstheme="minorHAnsi"/>
                <w:b/>
                <w:bCs/>
                <w:sz w:val="18"/>
                <w:szCs w:val="18"/>
                <w:lang w:eastAsia="nl-BE"/>
              </w:rPr>
            </w:pPr>
            <w:r>
              <w:rPr>
                <w:rFonts w:cstheme="minorHAnsi"/>
                <w:b/>
                <w:sz w:val="18"/>
                <w:szCs w:val="18"/>
                <w:lang w:eastAsia="nl-BE"/>
              </w:rPr>
              <w:t>E11</w:t>
            </w:r>
          </w:p>
        </w:tc>
        <w:tc>
          <w:tcPr>
            <w:tcW w:w="0" w:type="auto"/>
            <w:vAlign w:val="center"/>
            <w:hideMark/>
          </w:tcPr>
          <w:p w14:paraId="174D32F1" w14:textId="77777777" w:rsidR="00E13BE8" w:rsidRPr="00963BBF" w:rsidRDefault="007C2E72" w:rsidP="00B509FB">
            <w:pPr>
              <w:spacing w:after="0"/>
              <w:jc w:val="center"/>
              <w:rPr>
                <w:rFonts w:cstheme="minorHAnsi"/>
                <w:sz w:val="18"/>
                <w:szCs w:val="18"/>
                <w:lang w:eastAsia="nl-BE"/>
              </w:rPr>
            </w:pPr>
            <w:r w:rsidRPr="00963BBF">
              <w:rPr>
                <w:rFonts w:cstheme="minorHAnsi"/>
                <w:sz w:val="18"/>
                <w:szCs w:val="18"/>
                <w:lang w:eastAsia="nl-BE"/>
              </w:rPr>
              <w:t>Absence of an EU-level access-to-space business plan covering cadence, mission mix and pricing across institutional and commercial demand</w:t>
            </w:r>
          </w:p>
          <w:p w14:paraId="65DE5298" w14:textId="79C86164" w:rsidR="007C2E72" w:rsidRPr="00963BBF" w:rsidRDefault="007C2E72" w:rsidP="00B509FB">
            <w:pPr>
              <w:spacing w:after="0"/>
              <w:jc w:val="center"/>
              <w:rPr>
                <w:rFonts w:cstheme="minorHAnsi"/>
                <w:sz w:val="18"/>
                <w:szCs w:val="18"/>
                <w:lang w:eastAsia="nl-BE"/>
              </w:rPr>
            </w:pPr>
          </w:p>
        </w:tc>
        <w:tc>
          <w:tcPr>
            <w:tcW w:w="0" w:type="auto"/>
            <w:noWrap/>
            <w:vAlign w:val="center"/>
            <w:hideMark/>
          </w:tcPr>
          <w:p w14:paraId="1D138F1A"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126591EB"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w:t>
            </w:r>
          </w:p>
        </w:tc>
        <w:tc>
          <w:tcPr>
            <w:tcW w:w="0" w:type="auto"/>
            <w:noWrap/>
            <w:vAlign w:val="center"/>
            <w:hideMark/>
          </w:tcPr>
          <w:p w14:paraId="5D9BA40F"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Medium term</w:t>
            </w:r>
          </w:p>
        </w:tc>
        <w:tc>
          <w:tcPr>
            <w:tcW w:w="0" w:type="auto"/>
            <w:noWrap/>
            <w:vAlign w:val="center"/>
            <w:hideMark/>
          </w:tcPr>
          <w:p w14:paraId="36F1BC6D"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6,0</w:t>
            </w:r>
          </w:p>
        </w:tc>
      </w:tr>
      <w:tr w:rsidR="007C2E72" w:rsidRPr="00963BBF" w14:paraId="2B35F9FF" w14:textId="77777777" w:rsidTr="00B509FB">
        <w:trPr>
          <w:trHeight w:val="620"/>
        </w:trPr>
        <w:tc>
          <w:tcPr>
            <w:tcW w:w="0" w:type="auto"/>
            <w:noWrap/>
            <w:vAlign w:val="center"/>
            <w:hideMark/>
          </w:tcPr>
          <w:p w14:paraId="264ACBE4" w14:textId="7B403C45"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90</w:t>
            </w:r>
          </w:p>
        </w:tc>
        <w:tc>
          <w:tcPr>
            <w:tcW w:w="0" w:type="auto"/>
            <w:noWrap/>
            <w:vAlign w:val="center"/>
            <w:hideMark/>
          </w:tcPr>
          <w:p w14:paraId="1E7CB715" w14:textId="28AFC800" w:rsidR="007C2E72" w:rsidRPr="00963BBF" w:rsidRDefault="006B46EA" w:rsidP="007C2E72">
            <w:pPr>
              <w:spacing w:after="0"/>
              <w:jc w:val="center"/>
              <w:rPr>
                <w:rFonts w:cstheme="minorHAnsi"/>
                <w:b/>
                <w:bCs/>
                <w:sz w:val="18"/>
                <w:szCs w:val="18"/>
                <w:lang w:eastAsia="nl-BE"/>
              </w:rPr>
            </w:pPr>
            <w:r>
              <w:rPr>
                <w:rFonts w:cstheme="minorHAnsi"/>
                <w:b/>
                <w:sz w:val="18"/>
                <w:szCs w:val="18"/>
                <w:lang w:eastAsia="nl-BE"/>
              </w:rPr>
              <w:t>E12</w:t>
            </w:r>
          </w:p>
        </w:tc>
        <w:tc>
          <w:tcPr>
            <w:tcW w:w="0" w:type="auto"/>
            <w:vAlign w:val="center"/>
            <w:hideMark/>
          </w:tcPr>
          <w:p w14:paraId="6F58B5E3" w14:textId="77777777" w:rsidR="00E13BE8" w:rsidRPr="00963BBF" w:rsidRDefault="007C2E72" w:rsidP="00B509FB">
            <w:pPr>
              <w:spacing w:after="0"/>
              <w:jc w:val="center"/>
              <w:rPr>
                <w:rFonts w:cstheme="minorHAnsi"/>
                <w:sz w:val="18"/>
                <w:szCs w:val="18"/>
                <w:lang w:eastAsia="nl-BE"/>
              </w:rPr>
            </w:pPr>
            <w:r w:rsidRPr="00963BBF">
              <w:rPr>
                <w:rFonts w:cstheme="minorHAnsi"/>
                <w:sz w:val="18"/>
                <w:szCs w:val="18"/>
                <w:lang w:eastAsia="nl-BE"/>
              </w:rPr>
              <w:t>Absence of EU-level financial plans (including insurance schemes) for launch infrastructure investment, operation and liability</w:t>
            </w:r>
          </w:p>
          <w:p w14:paraId="31885E85" w14:textId="1F392BF9" w:rsidR="007C2E72" w:rsidRPr="00963BBF" w:rsidRDefault="007C2E72" w:rsidP="00B509FB">
            <w:pPr>
              <w:spacing w:after="0"/>
              <w:jc w:val="center"/>
              <w:rPr>
                <w:rFonts w:cstheme="minorHAnsi"/>
                <w:sz w:val="18"/>
                <w:szCs w:val="18"/>
                <w:lang w:eastAsia="nl-BE"/>
              </w:rPr>
            </w:pPr>
          </w:p>
        </w:tc>
        <w:tc>
          <w:tcPr>
            <w:tcW w:w="0" w:type="auto"/>
            <w:noWrap/>
            <w:vAlign w:val="center"/>
            <w:hideMark/>
          </w:tcPr>
          <w:p w14:paraId="579EEF81"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075703E1"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w:t>
            </w:r>
          </w:p>
        </w:tc>
        <w:tc>
          <w:tcPr>
            <w:tcW w:w="0" w:type="auto"/>
            <w:noWrap/>
            <w:vAlign w:val="center"/>
            <w:hideMark/>
          </w:tcPr>
          <w:p w14:paraId="303C8450"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Medium term</w:t>
            </w:r>
          </w:p>
        </w:tc>
        <w:tc>
          <w:tcPr>
            <w:tcW w:w="0" w:type="auto"/>
            <w:noWrap/>
            <w:vAlign w:val="center"/>
            <w:hideMark/>
          </w:tcPr>
          <w:p w14:paraId="1CACC609"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6,0</w:t>
            </w:r>
          </w:p>
        </w:tc>
      </w:tr>
      <w:tr w:rsidR="007C2E72" w:rsidRPr="00963BBF" w14:paraId="0054A492" w14:textId="77777777" w:rsidTr="00B509FB">
        <w:trPr>
          <w:trHeight w:val="620"/>
        </w:trPr>
        <w:tc>
          <w:tcPr>
            <w:tcW w:w="0" w:type="auto"/>
            <w:noWrap/>
            <w:vAlign w:val="center"/>
            <w:hideMark/>
          </w:tcPr>
          <w:p w14:paraId="50C4845A" w14:textId="5F481F09"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91</w:t>
            </w:r>
          </w:p>
        </w:tc>
        <w:tc>
          <w:tcPr>
            <w:tcW w:w="0" w:type="auto"/>
            <w:noWrap/>
            <w:vAlign w:val="center"/>
            <w:hideMark/>
          </w:tcPr>
          <w:p w14:paraId="1E164CEF" w14:textId="6734CA27" w:rsidR="007C2E72" w:rsidRPr="00963BBF" w:rsidRDefault="00715731" w:rsidP="007C2E72">
            <w:pPr>
              <w:spacing w:after="0"/>
              <w:jc w:val="center"/>
              <w:rPr>
                <w:rFonts w:cstheme="minorHAnsi"/>
                <w:b/>
                <w:bCs/>
                <w:sz w:val="18"/>
                <w:szCs w:val="18"/>
                <w:lang w:eastAsia="nl-BE"/>
              </w:rPr>
            </w:pPr>
            <w:r>
              <w:rPr>
                <w:rFonts w:cstheme="minorHAnsi"/>
                <w:b/>
                <w:sz w:val="18"/>
                <w:szCs w:val="18"/>
                <w:lang w:eastAsia="nl-BE"/>
              </w:rPr>
              <w:t>F02</w:t>
            </w:r>
          </w:p>
        </w:tc>
        <w:tc>
          <w:tcPr>
            <w:tcW w:w="0" w:type="auto"/>
            <w:vAlign w:val="center"/>
            <w:hideMark/>
          </w:tcPr>
          <w:p w14:paraId="5892374D"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Recruitment and retention challenges at remote launch and ground-station locations</w:t>
            </w:r>
          </w:p>
        </w:tc>
        <w:tc>
          <w:tcPr>
            <w:tcW w:w="0" w:type="auto"/>
            <w:noWrap/>
            <w:vAlign w:val="center"/>
            <w:hideMark/>
          </w:tcPr>
          <w:p w14:paraId="7C6073F0"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1B4CBEC4"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w:t>
            </w:r>
          </w:p>
        </w:tc>
        <w:tc>
          <w:tcPr>
            <w:tcW w:w="0" w:type="auto"/>
            <w:noWrap/>
            <w:vAlign w:val="center"/>
            <w:hideMark/>
          </w:tcPr>
          <w:p w14:paraId="6A3F335A"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Medium term</w:t>
            </w:r>
          </w:p>
        </w:tc>
        <w:tc>
          <w:tcPr>
            <w:tcW w:w="0" w:type="auto"/>
            <w:noWrap/>
            <w:vAlign w:val="center"/>
            <w:hideMark/>
          </w:tcPr>
          <w:p w14:paraId="15A1EED8"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6,0</w:t>
            </w:r>
          </w:p>
        </w:tc>
      </w:tr>
      <w:tr w:rsidR="007C2E72" w:rsidRPr="00963BBF" w14:paraId="2E5B8894" w14:textId="77777777" w:rsidTr="00B509FB">
        <w:trPr>
          <w:trHeight w:val="620"/>
        </w:trPr>
        <w:tc>
          <w:tcPr>
            <w:tcW w:w="0" w:type="auto"/>
            <w:noWrap/>
            <w:vAlign w:val="center"/>
            <w:hideMark/>
          </w:tcPr>
          <w:p w14:paraId="4A3A2F2F" w14:textId="3D541F0E"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92</w:t>
            </w:r>
          </w:p>
        </w:tc>
        <w:tc>
          <w:tcPr>
            <w:tcW w:w="0" w:type="auto"/>
            <w:noWrap/>
            <w:vAlign w:val="center"/>
            <w:hideMark/>
          </w:tcPr>
          <w:p w14:paraId="3530F61E" w14:textId="577C9317" w:rsidR="007C2E72" w:rsidRPr="00963BBF" w:rsidRDefault="00715731" w:rsidP="007C2E72">
            <w:pPr>
              <w:spacing w:after="0"/>
              <w:jc w:val="center"/>
              <w:rPr>
                <w:rFonts w:cstheme="minorHAnsi"/>
                <w:b/>
                <w:bCs/>
                <w:sz w:val="18"/>
                <w:szCs w:val="18"/>
                <w:lang w:eastAsia="nl-BE"/>
              </w:rPr>
            </w:pPr>
            <w:r>
              <w:rPr>
                <w:rFonts w:cstheme="minorHAnsi"/>
                <w:b/>
                <w:sz w:val="18"/>
                <w:szCs w:val="18"/>
                <w:lang w:eastAsia="nl-BE"/>
              </w:rPr>
              <w:t>F06</w:t>
            </w:r>
          </w:p>
        </w:tc>
        <w:tc>
          <w:tcPr>
            <w:tcW w:w="0" w:type="auto"/>
            <w:vAlign w:val="center"/>
            <w:hideMark/>
          </w:tcPr>
          <w:p w14:paraId="325EAF2C"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Competition for engineering and cybersecurity skills from adjacent sectors</w:t>
            </w:r>
          </w:p>
        </w:tc>
        <w:tc>
          <w:tcPr>
            <w:tcW w:w="0" w:type="auto"/>
            <w:noWrap/>
            <w:vAlign w:val="center"/>
            <w:hideMark/>
          </w:tcPr>
          <w:p w14:paraId="7572EF64"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5556C94F"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w:t>
            </w:r>
          </w:p>
        </w:tc>
        <w:tc>
          <w:tcPr>
            <w:tcW w:w="0" w:type="auto"/>
            <w:noWrap/>
            <w:vAlign w:val="center"/>
            <w:hideMark/>
          </w:tcPr>
          <w:p w14:paraId="7D75D0CF"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Medium term</w:t>
            </w:r>
          </w:p>
        </w:tc>
        <w:tc>
          <w:tcPr>
            <w:tcW w:w="0" w:type="auto"/>
            <w:noWrap/>
            <w:vAlign w:val="center"/>
            <w:hideMark/>
          </w:tcPr>
          <w:p w14:paraId="2BD891BB"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6,0</w:t>
            </w:r>
          </w:p>
        </w:tc>
      </w:tr>
      <w:tr w:rsidR="007C2E72" w:rsidRPr="00963BBF" w14:paraId="6AE91844" w14:textId="77777777" w:rsidTr="00B509FB">
        <w:trPr>
          <w:trHeight w:val="620"/>
        </w:trPr>
        <w:tc>
          <w:tcPr>
            <w:tcW w:w="0" w:type="auto"/>
            <w:noWrap/>
            <w:vAlign w:val="center"/>
            <w:hideMark/>
          </w:tcPr>
          <w:p w14:paraId="089360D9" w14:textId="0B039091"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93</w:t>
            </w:r>
          </w:p>
        </w:tc>
        <w:tc>
          <w:tcPr>
            <w:tcW w:w="0" w:type="auto"/>
            <w:noWrap/>
            <w:vAlign w:val="center"/>
            <w:hideMark/>
          </w:tcPr>
          <w:p w14:paraId="18F71876" w14:textId="49C9E220" w:rsidR="007C2E72" w:rsidRPr="00963BBF" w:rsidRDefault="00F16698" w:rsidP="007C2E72">
            <w:pPr>
              <w:spacing w:after="0"/>
              <w:jc w:val="center"/>
              <w:rPr>
                <w:rFonts w:cstheme="minorHAnsi"/>
                <w:b/>
                <w:bCs/>
                <w:sz w:val="18"/>
                <w:szCs w:val="18"/>
                <w:lang w:eastAsia="nl-BE"/>
              </w:rPr>
            </w:pPr>
            <w:r>
              <w:rPr>
                <w:rFonts w:cstheme="minorHAnsi"/>
                <w:b/>
                <w:sz w:val="18"/>
                <w:szCs w:val="18"/>
                <w:lang w:eastAsia="nl-BE"/>
              </w:rPr>
              <w:t>G13</w:t>
            </w:r>
          </w:p>
        </w:tc>
        <w:tc>
          <w:tcPr>
            <w:tcW w:w="0" w:type="auto"/>
            <w:vAlign w:val="center"/>
            <w:hideMark/>
          </w:tcPr>
          <w:p w14:paraId="5A72201C"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Export-control and procurement exposure affecting maintenance and upgrades</w:t>
            </w:r>
          </w:p>
        </w:tc>
        <w:tc>
          <w:tcPr>
            <w:tcW w:w="0" w:type="auto"/>
            <w:noWrap/>
            <w:vAlign w:val="center"/>
            <w:hideMark/>
          </w:tcPr>
          <w:p w14:paraId="6746C9AE"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21B40D8D"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w:t>
            </w:r>
          </w:p>
        </w:tc>
        <w:tc>
          <w:tcPr>
            <w:tcW w:w="0" w:type="auto"/>
            <w:noWrap/>
            <w:vAlign w:val="center"/>
            <w:hideMark/>
          </w:tcPr>
          <w:p w14:paraId="13789EEF"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Medium term</w:t>
            </w:r>
          </w:p>
        </w:tc>
        <w:tc>
          <w:tcPr>
            <w:tcW w:w="0" w:type="auto"/>
            <w:noWrap/>
            <w:vAlign w:val="center"/>
            <w:hideMark/>
          </w:tcPr>
          <w:p w14:paraId="1575FFF5"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6,0</w:t>
            </w:r>
          </w:p>
        </w:tc>
      </w:tr>
      <w:tr w:rsidR="007C2E72" w:rsidRPr="00963BBF" w14:paraId="0D29C9FB" w14:textId="77777777" w:rsidTr="00B509FB">
        <w:trPr>
          <w:trHeight w:val="620"/>
        </w:trPr>
        <w:tc>
          <w:tcPr>
            <w:tcW w:w="0" w:type="auto"/>
            <w:noWrap/>
            <w:vAlign w:val="center"/>
            <w:hideMark/>
          </w:tcPr>
          <w:p w14:paraId="0B54E6BC" w14:textId="490D7AF6"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94</w:t>
            </w:r>
          </w:p>
        </w:tc>
        <w:tc>
          <w:tcPr>
            <w:tcW w:w="0" w:type="auto"/>
            <w:noWrap/>
            <w:vAlign w:val="center"/>
            <w:hideMark/>
          </w:tcPr>
          <w:p w14:paraId="532481DA" w14:textId="22324782" w:rsidR="007C2E72" w:rsidRPr="00963BBF" w:rsidRDefault="00F16698" w:rsidP="007C2E72">
            <w:pPr>
              <w:spacing w:after="0"/>
              <w:jc w:val="center"/>
              <w:rPr>
                <w:rFonts w:cstheme="minorHAnsi"/>
                <w:b/>
                <w:bCs/>
                <w:sz w:val="18"/>
                <w:szCs w:val="18"/>
                <w:lang w:eastAsia="nl-BE"/>
              </w:rPr>
            </w:pPr>
            <w:r>
              <w:rPr>
                <w:rFonts w:cstheme="minorHAnsi"/>
                <w:b/>
                <w:sz w:val="18"/>
                <w:szCs w:val="18"/>
                <w:lang w:eastAsia="nl-BE"/>
              </w:rPr>
              <w:t>G09</w:t>
            </w:r>
          </w:p>
        </w:tc>
        <w:tc>
          <w:tcPr>
            <w:tcW w:w="0" w:type="auto"/>
            <w:vAlign w:val="center"/>
            <w:hideMark/>
          </w:tcPr>
          <w:p w14:paraId="3A9673F1"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Incomplete interoperability of flight-termination and range-safety technologies</w:t>
            </w:r>
          </w:p>
        </w:tc>
        <w:tc>
          <w:tcPr>
            <w:tcW w:w="0" w:type="auto"/>
            <w:noWrap/>
            <w:vAlign w:val="center"/>
            <w:hideMark/>
          </w:tcPr>
          <w:p w14:paraId="38EAC609"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21BC06D0"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w:t>
            </w:r>
          </w:p>
        </w:tc>
        <w:tc>
          <w:tcPr>
            <w:tcW w:w="0" w:type="auto"/>
            <w:noWrap/>
            <w:vAlign w:val="center"/>
            <w:hideMark/>
          </w:tcPr>
          <w:p w14:paraId="455E0E3D"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Medium term</w:t>
            </w:r>
          </w:p>
        </w:tc>
        <w:tc>
          <w:tcPr>
            <w:tcW w:w="0" w:type="auto"/>
            <w:noWrap/>
            <w:vAlign w:val="center"/>
            <w:hideMark/>
          </w:tcPr>
          <w:p w14:paraId="4455083C"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6,0</w:t>
            </w:r>
          </w:p>
        </w:tc>
      </w:tr>
      <w:tr w:rsidR="007C2E72" w:rsidRPr="00963BBF" w14:paraId="6DBCB209" w14:textId="77777777" w:rsidTr="00B509FB">
        <w:trPr>
          <w:trHeight w:val="620"/>
        </w:trPr>
        <w:tc>
          <w:tcPr>
            <w:tcW w:w="0" w:type="auto"/>
            <w:noWrap/>
            <w:vAlign w:val="center"/>
            <w:hideMark/>
          </w:tcPr>
          <w:p w14:paraId="1736500B" w14:textId="334278ED"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95</w:t>
            </w:r>
          </w:p>
        </w:tc>
        <w:tc>
          <w:tcPr>
            <w:tcW w:w="0" w:type="auto"/>
            <w:noWrap/>
            <w:vAlign w:val="center"/>
            <w:hideMark/>
          </w:tcPr>
          <w:p w14:paraId="19A96FC5" w14:textId="51A5EE69" w:rsidR="007C2E72" w:rsidRPr="00963BBF" w:rsidRDefault="00F16698" w:rsidP="007C2E72">
            <w:pPr>
              <w:spacing w:after="0"/>
              <w:jc w:val="center"/>
              <w:rPr>
                <w:rFonts w:cstheme="minorHAnsi"/>
                <w:b/>
                <w:bCs/>
                <w:sz w:val="18"/>
                <w:szCs w:val="18"/>
                <w:lang w:eastAsia="nl-BE"/>
              </w:rPr>
            </w:pPr>
            <w:r>
              <w:rPr>
                <w:rFonts w:cstheme="minorHAnsi"/>
                <w:b/>
                <w:sz w:val="18"/>
                <w:szCs w:val="18"/>
                <w:lang w:eastAsia="nl-BE"/>
              </w:rPr>
              <w:t>G11</w:t>
            </w:r>
          </w:p>
        </w:tc>
        <w:tc>
          <w:tcPr>
            <w:tcW w:w="0" w:type="auto"/>
            <w:vAlign w:val="center"/>
            <w:hideMark/>
          </w:tcPr>
          <w:p w14:paraId="14318DC5"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Insufficient readiness for reusable systems and rapid-turnaround operations</w:t>
            </w:r>
          </w:p>
        </w:tc>
        <w:tc>
          <w:tcPr>
            <w:tcW w:w="0" w:type="auto"/>
            <w:noWrap/>
            <w:vAlign w:val="center"/>
            <w:hideMark/>
          </w:tcPr>
          <w:p w14:paraId="4C1870B1"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4</w:t>
            </w:r>
          </w:p>
        </w:tc>
        <w:tc>
          <w:tcPr>
            <w:tcW w:w="0" w:type="auto"/>
            <w:noWrap/>
            <w:vAlign w:val="center"/>
            <w:hideMark/>
          </w:tcPr>
          <w:p w14:paraId="60A823FE"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w:t>
            </w:r>
          </w:p>
        </w:tc>
        <w:tc>
          <w:tcPr>
            <w:tcW w:w="0" w:type="auto"/>
            <w:noWrap/>
            <w:vAlign w:val="center"/>
            <w:hideMark/>
          </w:tcPr>
          <w:p w14:paraId="2D79C47B"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Long term</w:t>
            </w:r>
          </w:p>
        </w:tc>
        <w:tc>
          <w:tcPr>
            <w:tcW w:w="0" w:type="auto"/>
            <w:noWrap/>
            <w:vAlign w:val="center"/>
            <w:hideMark/>
          </w:tcPr>
          <w:p w14:paraId="33736A2B"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5,6</w:t>
            </w:r>
          </w:p>
        </w:tc>
      </w:tr>
      <w:tr w:rsidR="007C2E72" w:rsidRPr="00963BBF" w14:paraId="6ABF4489" w14:textId="77777777" w:rsidTr="00B509FB">
        <w:trPr>
          <w:trHeight w:val="620"/>
        </w:trPr>
        <w:tc>
          <w:tcPr>
            <w:tcW w:w="0" w:type="auto"/>
            <w:noWrap/>
            <w:vAlign w:val="center"/>
            <w:hideMark/>
          </w:tcPr>
          <w:p w14:paraId="7B06E8DE" w14:textId="00A12929"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96</w:t>
            </w:r>
          </w:p>
        </w:tc>
        <w:tc>
          <w:tcPr>
            <w:tcW w:w="0" w:type="auto"/>
            <w:noWrap/>
            <w:vAlign w:val="center"/>
            <w:hideMark/>
          </w:tcPr>
          <w:p w14:paraId="5320988A" w14:textId="1D51DDC3" w:rsidR="007C2E72" w:rsidRPr="00963BBF" w:rsidRDefault="00F100C9" w:rsidP="007C2E72">
            <w:pPr>
              <w:spacing w:after="0"/>
              <w:jc w:val="center"/>
              <w:rPr>
                <w:rFonts w:cstheme="minorHAnsi"/>
                <w:b/>
                <w:bCs/>
                <w:sz w:val="18"/>
                <w:szCs w:val="18"/>
                <w:lang w:eastAsia="nl-BE"/>
              </w:rPr>
            </w:pPr>
            <w:r>
              <w:rPr>
                <w:rFonts w:cstheme="minorHAnsi"/>
                <w:b/>
                <w:sz w:val="18"/>
                <w:szCs w:val="18"/>
                <w:lang w:eastAsia="nl-BE"/>
              </w:rPr>
              <w:t>A07</w:t>
            </w:r>
          </w:p>
        </w:tc>
        <w:tc>
          <w:tcPr>
            <w:tcW w:w="0" w:type="auto"/>
            <w:vAlign w:val="center"/>
            <w:hideMark/>
          </w:tcPr>
          <w:p w14:paraId="2488C4C5"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Absence of</w:t>
            </w:r>
            <w:r w:rsidR="007C2E72" w:rsidRPr="00963BBF">
              <w:rPr>
                <w:rFonts w:cstheme="minorHAnsi"/>
                <w:sz w:val="18"/>
                <w:szCs w:val="18"/>
                <w:lang w:eastAsia="nl-BE"/>
              </w:rPr>
              <w:t xml:space="preserve"> integrated </w:t>
            </w:r>
            <w:r w:rsidRPr="00963BBF">
              <w:rPr>
                <w:rFonts w:cstheme="minorHAnsi"/>
                <w:sz w:val="18"/>
                <w:szCs w:val="18"/>
                <w:lang w:eastAsia="nl-BE"/>
              </w:rPr>
              <w:t>launch, re-entry and recovery</w:t>
            </w:r>
            <w:r w:rsidR="007C2E72" w:rsidRPr="00963BBF">
              <w:rPr>
                <w:rFonts w:cstheme="minorHAnsi"/>
                <w:sz w:val="18"/>
                <w:szCs w:val="18"/>
                <w:lang w:eastAsia="nl-BE"/>
              </w:rPr>
              <w:t xml:space="preserve"> infrastructure at European spaceports</w:t>
            </w:r>
          </w:p>
        </w:tc>
        <w:tc>
          <w:tcPr>
            <w:tcW w:w="0" w:type="auto"/>
            <w:noWrap/>
            <w:vAlign w:val="center"/>
            <w:hideMark/>
          </w:tcPr>
          <w:p w14:paraId="2DF17CDA"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244F9562"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w:t>
            </w:r>
          </w:p>
        </w:tc>
        <w:tc>
          <w:tcPr>
            <w:tcW w:w="0" w:type="auto"/>
            <w:noWrap/>
            <w:vAlign w:val="center"/>
            <w:hideMark/>
          </w:tcPr>
          <w:p w14:paraId="1C229071"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Long term</w:t>
            </w:r>
          </w:p>
        </w:tc>
        <w:tc>
          <w:tcPr>
            <w:tcW w:w="0" w:type="auto"/>
            <w:noWrap/>
            <w:vAlign w:val="center"/>
            <w:hideMark/>
          </w:tcPr>
          <w:p w14:paraId="750C0F99"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4,2</w:t>
            </w:r>
          </w:p>
        </w:tc>
      </w:tr>
      <w:tr w:rsidR="007C2E72" w:rsidRPr="00963BBF" w14:paraId="3C47EAA4" w14:textId="77777777" w:rsidTr="00B509FB">
        <w:trPr>
          <w:trHeight w:val="620"/>
        </w:trPr>
        <w:tc>
          <w:tcPr>
            <w:tcW w:w="0" w:type="auto"/>
            <w:noWrap/>
            <w:vAlign w:val="center"/>
            <w:hideMark/>
          </w:tcPr>
          <w:p w14:paraId="46B52199" w14:textId="4DBAB838"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lastRenderedPageBreak/>
              <w:t>97</w:t>
            </w:r>
          </w:p>
        </w:tc>
        <w:tc>
          <w:tcPr>
            <w:tcW w:w="0" w:type="auto"/>
            <w:noWrap/>
            <w:vAlign w:val="center"/>
            <w:hideMark/>
          </w:tcPr>
          <w:p w14:paraId="2DD6BEA7" w14:textId="261AAF22" w:rsidR="007C2E72" w:rsidRPr="00963BBF" w:rsidRDefault="00F16698" w:rsidP="007C2E72">
            <w:pPr>
              <w:spacing w:after="0"/>
              <w:jc w:val="center"/>
              <w:rPr>
                <w:rFonts w:cstheme="minorHAnsi"/>
                <w:b/>
                <w:bCs/>
                <w:sz w:val="18"/>
                <w:szCs w:val="18"/>
                <w:lang w:eastAsia="nl-BE"/>
              </w:rPr>
            </w:pPr>
            <w:r>
              <w:rPr>
                <w:rFonts w:cstheme="minorHAnsi"/>
                <w:b/>
                <w:sz w:val="18"/>
                <w:szCs w:val="18"/>
                <w:lang w:eastAsia="nl-BE"/>
              </w:rPr>
              <w:t>G10</w:t>
            </w:r>
          </w:p>
        </w:tc>
        <w:tc>
          <w:tcPr>
            <w:tcW w:w="0" w:type="auto"/>
            <w:vAlign w:val="center"/>
            <w:hideMark/>
          </w:tcPr>
          <w:p w14:paraId="225CDEDE"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Lack of mature infrastructure for integrated return and recovery operations</w:t>
            </w:r>
          </w:p>
        </w:tc>
        <w:tc>
          <w:tcPr>
            <w:tcW w:w="0" w:type="auto"/>
            <w:noWrap/>
            <w:vAlign w:val="center"/>
            <w:hideMark/>
          </w:tcPr>
          <w:p w14:paraId="5FDEA817"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3</w:t>
            </w:r>
          </w:p>
        </w:tc>
        <w:tc>
          <w:tcPr>
            <w:tcW w:w="0" w:type="auto"/>
            <w:noWrap/>
            <w:vAlign w:val="center"/>
            <w:hideMark/>
          </w:tcPr>
          <w:p w14:paraId="7BE35218"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w:t>
            </w:r>
          </w:p>
        </w:tc>
        <w:tc>
          <w:tcPr>
            <w:tcW w:w="0" w:type="auto"/>
            <w:noWrap/>
            <w:vAlign w:val="center"/>
            <w:hideMark/>
          </w:tcPr>
          <w:p w14:paraId="5AD15775"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Long term</w:t>
            </w:r>
          </w:p>
        </w:tc>
        <w:tc>
          <w:tcPr>
            <w:tcW w:w="0" w:type="auto"/>
            <w:noWrap/>
            <w:vAlign w:val="center"/>
            <w:hideMark/>
          </w:tcPr>
          <w:p w14:paraId="2C14FD58"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4,2</w:t>
            </w:r>
          </w:p>
        </w:tc>
      </w:tr>
      <w:tr w:rsidR="007C2E72" w:rsidRPr="00963BBF" w14:paraId="279248A5" w14:textId="77777777" w:rsidTr="00B509FB">
        <w:trPr>
          <w:trHeight w:val="620"/>
        </w:trPr>
        <w:tc>
          <w:tcPr>
            <w:tcW w:w="0" w:type="auto"/>
            <w:noWrap/>
            <w:vAlign w:val="center"/>
            <w:hideMark/>
          </w:tcPr>
          <w:p w14:paraId="2E016EF8" w14:textId="4349710C"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98</w:t>
            </w:r>
          </w:p>
        </w:tc>
        <w:tc>
          <w:tcPr>
            <w:tcW w:w="0" w:type="auto"/>
            <w:noWrap/>
            <w:vAlign w:val="center"/>
            <w:hideMark/>
          </w:tcPr>
          <w:p w14:paraId="080AEE53" w14:textId="329852F2" w:rsidR="007C2E72" w:rsidRPr="00963BBF" w:rsidRDefault="0018674D" w:rsidP="007C2E72">
            <w:pPr>
              <w:spacing w:after="0"/>
              <w:jc w:val="center"/>
              <w:rPr>
                <w:rFonts w:cstheme="minorHAnsi"/>
                <w:b/>
                <w:bCs/>
                <w:sz w:val="18"/>
                <w:szCs w:val="18"/>
                <w:lang w:eastAsia="nl-BE"/>
              </w:rPr>
            </w:pPr>
            <w:r>
              <w:rPr>
                <w:rFonts w:cstheme="minorHAnsi"/>
                <w:b/>
                <w:sz w:val="18"/>
                <w:szCs w:val="18"/>
                <w:lang w:eastAsia="nl-BE"/>
              </w:rPr>
              <w:t>D07</w:t>
            </w:r>
          </w:p>
        </w:tc>
        <w:tc>
          <w:tcPr>
            <w:tcW w:w="0" w:type="auto"/>
            <w:vAlign w:val="center"/>
            <w:hideMark/>
          </w:tcPr>
          <w:p w14:paraId="26658B8B" w14:textId="77777777" w:rsidR="007C2E72" w:rsidRPr="00963BBF" w:rsidRDefault="007C2E72" w:rsidP="00B509FB">
            <w:pPr>
              <w:spacing w:after="0"/>
              <w:jc w:val="center"/>
              <w:rPr>
                <w:rFonts w:cstheme="minorHAnsi"/>
                <w:sz w:val="18"/>
                <w:szCs w:val="18"/>
                <w:lang w:eastAsia="nl-BE"/>
              </w:rPr>
            </w:pPr>
            <w:r w:rsidRPr="00963BBF">
              <w:rPr>
                <w:rFonts w:cstheme="minorHAnsi"/>
                <w:sz w:val="18"/>
                <w:szCs w:val="18"/>
                <w:lang w:eastAsia="nl-BE"/>
              </w:rPr>
              <w:t xml:space="preserve">Insufficient integration of </w:t>
            </w:r>
            <w:r w:rsidR="00E13BE8" w:rsidRPr="00963BBF">
              <w:rPr>
                <w:rFonts w:cstheme="minorHAnsi"/>
                <w:sz w:val="18"/>
                <w:szCs w:val="18"/>
                <w:lang w:eastAsia="nl-BE"/>
              </w:rPr>
              <w:t xml:space="preserve">offshore launch planning with </w:t>
            </w:r>
            <w:r w:rsidRPr="00963BBF">
              <w:rPr>
                <w:rFonts w:cstheme="minorHAnsi"/>
                <w:sz w:val="18"/>
                <w:szCs w:val="18"/>
                <w:lang w:eastAsia="nl-BE"/>
              </w:rPr>
              <w:t>maritime environmental frameworks</w:t>
            </w:r>
          </w:p>
        </w:tc>
        <w:tc>
          <w:tcPr>
            <w:tcW w:w="0" w:type="auto"/>
            <w:noWrap/>
            <w:vAlign w:val="center"/>
            <w:hideMark/>
          </w:tcPr>
          <w:p w14:paraId="20A71F7A"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w:t>
            </w:r>
          </w:p>
        </w:tc>
        <w:tc>
          <w:tcPr>
            <w:tcW w:w="0" w:type="auto"/>
            <w:noWrap/>
            <w:vAlign w:val="center"/>
            <w:hideMark/>
          </w:tcPr>
          <w:p w14:paraId="466F45D7"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w:t>
            </w:r>
          </w:p>
        </w:tc>
        <w:tc>
          <w:tcPr>
            <w:tcW w:w="0" w:type="auto"/>
            <w:noWrap/>
            <w:vAlign w:val="center"/>
            <w:hideMark/>
          </w:tcPr>
          <w:p w14:paraId="35D71DA0"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Long term</w:t>
            </w:r>
          </w:p>
        </w:tc>
        <w:tc>
          <w:tcPr>
            <w:tcW w:w="0" w:type="auto"/>
            <w:noWrap/>
            <w:vAlign w:val="center"/>
            <w:hideMark/>
          </w:tcPr>
          <w:p w14:paraId="189858C5"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2,8</w:t>
            </w:r>
          </w:p>
        </w:tc>
      </w:tr>
      <w:tr w:rsidR="007C2E72" w:rsidRPr="00963BBF" w14:paraId="067EA6AA" w14:textId="77777777" w:rsidTr="00B509FB">
        <w:trPr>
          <w:trHeight w:val="620"/>
        </w:trPr>
        <w:tc>
          <w:tcPr>
            <w:tcW w:w="0" w:type="auto"/>
            <w:noWrap/>
            <w:vAlign w:val="center"/>
            <w:hideMark/>
          </w:tcPr>
          <w:p w14:paraId="31F9BBEE" w14:textId="77BCE1B9" w:rsidR="007C2E72" w:rsidRPr="00963BBF" w:rsidRDefault="007C2E72" w:rsidP="007C2E72">
            <w:pPr>
              <w:spacing w:after="0"/>
              <w:jc w:val="center"/>
              <w:rPr>
                <w:rFonts w:cstheme="minorHAnsi"/>
                <w:b/>
                <w:bCs/>
                <w:sz w:val="18"/>
                <w:szCs w:val="18"/>
                <w:lang w:eastAsia="nl-BE"/>
              </w:rPr>
            </w:pPr>
            <w:r w:rsidRPr="00963BBF">
              <w:rPr>
                <w:rFonts w:cstheme="minorHAnsi"/>
                <w:b/>
                <w:sz w:val="18"/>
                <w:szCs w:val="18"/>
                <w:lang w:eastAsia="nl-BE"/>
              </w:rPr>
              <w:t>99</w:t>
            </w:r>
          </w:p>
        </w:tc>
        <w:tc>
          <w:tcPr>
            <w:tcW w:w="0" w:type="auto"/>
            <w:noWrap/>
            <w:vAlign w:val="center"/>
            <w:hideMark/>
          </w:tcPr>
          <w:p w14:paraId="54AB7912" w14:textId="7C6D6111" w:rsidR="007C2E72" w:rsidRPr="00963BBF" w:rsidRDefault="00F100C9" w:rsidP="007C2E72">
            <w:pPr>
              <w:spacing w:after="0"/>
              <w:jc w:val="center"/>
              <w:rPr>
                <w:rFonts w:cstheme="minorHAnsi"/>
                <w:b/>
                <w:bCs/>
                <w:sz w:val="18"/>
                <w:szCs w:val="18"/>
                <w:lang w:eastAsia="nl-BE"/>
              </w:rPr>
            </w:pPr>
            <w:r>
              <w:rPr>
                <w:rFonts w:cstheme="minorHAnsi"/>
                <w:b/>
                <w:sz w:val="18"/>
                <w:szCs w:val="18"/>
                <w:lang w:eastAsia="nl-BE"/>
              </w:rPr>
              <w:t>A13</w:t>
            </w:r>
          </w:p>
        </w:tc>
        <w:tc>
          <w:tcPr>
            <w:tcW w:w="0" w:type="auto"/>
            <w:vAlign w:val="center"/>
            <w:hideMark/>
          </w:tcPr>
          <w:p w14:paraId="515078B0" w14:textId="77777777" w:rsidR="007C2E72" w:rsidRPr="00963BBF" w:rsidRDefault="00E13BE8" w:rsidP="00B509FB">
            <w:pPr>
              <w:spacing w:after="0"/>
              <w:jc w:val="center"/>
              <w:rPr>
                <w:rFonts w:cstheme="minorHAnsi"/>
                <w:sz w:val="18"/>
                <w:szCs w:val="18"/>
                <w:lang w:eastAsia="nl-BE"/>
              </w:rPr>
            </w:pPr>
            <w:r w:rsidRPr="00963BBF">
              <w:rPr>
                <w:rFonts w:cstheme="minorHAnsi"/>
                <w:sz w:val="18"/>
                <w:szCs w:val="18"/>
                <w:lang w:eastAsia="nl-BE"/>
              </w:rPr>
              <w:t>Absence of a defined reuse plan for the Cornwall infrastructure investment</w:t>
            </w:r>
          </w:p>
        </w:tc>
        <w:tc>
          <w:tcPr>
            <w:tcW w:w="0" w:type="auto"/>
            <w:noWrap/>
            <w:vAlign w:val="center"/>
            <w:hideMark/>
          </w:tcPr>
          <w:p w14:paraId="1732C6EA"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2</w:t>
            </w:r>
          </w:p>
        </w:tc>
        <w:tc>
          <w:tcPr>
            <w:tcW w:w="0" w:type="auto"/>
            <w:noWrap/>
            <w:vAlign w:val="center"/>
            <w:hideMark/>
          </w:tcPr>
          <w:p w14:paraId="1205C3B8"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1</w:t>
            </w:r>
          </w:p>
        </w:tc>
        <w:tc>
          <w:tcPr>
            <w:tcW w:w="0" w:type="auto"/>
            <w:noWrap/>
            <w:vAlign w:val="center"/>
            <w:hideMark/>
          </w:tcPr>
          <w:p w14:paraId="023232FA"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Long term</w:t>
            </w:r>
          </w:p>
        </w:tc>
        <w:tc>
          <w:tcPr>
            <w:tcW w:w="0" w:type="auto"/>
            <w:noWrap/>
            <w:vAlign w:val="center"/>
            <w:hideMark/>
          </w:tcPr>
          <w:p w14:paraId="5ADA5F16" w14:textId="77777777" w:rsidR="007C2E72" w:rsidRPr="00963BBF" w:rsidRDefault="007C2E72" w:rsidP="007C2E72">
            <w:pPr>
              <w:spacing w:after="0"/>
              <w:jc w:val="center"/>
              <w:rPr>
                <w:rFonts w:cstheme="minorHAnsi"/>
                <w:sz w:val="18"/>
                <w:szCs w:val="18"/>
                <w:lang w:eastAsia="nl-BE"/>
              </w:rPr>
            </w:pPr>
            <w:r w:rsidRPr="00963BBF">
              <w:rPr>
                <w:rFonts w:cstheme="minorHAnsi"/>
                <w:sz w:val="18"/>
                <w:szCs w:val="18"/>
                <w:lang w:eastAsia="nl-BE"/>
              </w:rPr>
              <w:t>1,4</w:t>
            </w:r>
          </w:p>
        </w:tc>
      </w:tr>
    </w:tbl>
    <w:p w14:paraId="11BE13AF" w14:textId="77777777" w:rsidR="00E13BE8" w:rsidRPr="009F4405" w:rsidRDefault="00E13BE8" w:rsidP="001E725A">
      <w:pPr>
        <w:spacing w:line="264" w:lineRule="auto"/>
      </w:pPr>
    </w:p>
    <w:p w14:paraId="730796C8" w14:textId="41DE8243" w:rsidR="001E725A" w:rsidRPr="009F4405" w:rsidRDefault="001E725A" w:rsidP="001E725A">
      <w:pPr>
        <w:spacing w:line="264" w:lineRule="auto"/>
      </w:pPr>
      <w:r w:rsidRPr="009F4405">
        <w:t>The assessment identifies a concentrated first tier of critical vulnerabilities rather than a general shortage of infrastructure. The highest-ranked items are characterised by four recurring features: they support more than one launcher or infrastructure category; substitutes are absent or operationally unrealistic; the constraint is already binding or expected to bind in the short term; and the impact can propagate across the access-to-space chain.</w:t>
      </w:r>
    </w:p>
    <w:p w14:paraId="0530615C" w14:textId="77777777" w:rsidR="001E725A" w:rsidRPr="009F4405" w:rsidRDefault="001E725A" w:rsidP="001E725A">
      <w:pPr>
        <w:spacing w:line="264" w:lineRule="auto"/>
      </w:pPr>
      <w:r w:rsidRPr="009F4405">
        <w:t>The most critical exposures concern the concentration of European heavy and medium launch capability at CSG; the common P120C/P160C production and qualification chain serving Ariane 6 and Vega-C; unique liquid and solid propulsion-test capabilities; specialised logistics links to French Guiana; and single-site operational and control functions. These items rank above broader financial, regulatory and technological gaps because their failure can directly interrupt an operational launch capability rather than only increase cost, delay or complexity.</w:t>
      </w:r>
    </w:p>
    <w:p w14:paraId="2C13ACB6" w14:textId="77777777" w:rsidR="001E725A" w:rsidRPr="009F4405" w:rsidRDefault="001E725A" w:rsidP="001E725A">
      <w:pPr>
        <w:spacing w:line="264" w:lineRule="auto"/>
      </w:pPr>
      <w:r w:rsidRPr="009F4405">
        <w:t>The second group includes structural constraints that may not individually halt European access to space but materially limit cadence, resilience and scalability. These include manufacturing throughput, propulsion-test availability, cybersecurity, fragmented licensing and safety standards, limited payload-processing and internal logistics capacity, human-capital constraints and dependencies on non-European components.</w:t>
      </w:r>
    </w:p>
    <w:p w14:paraId="09D594FE" w14:textId="77777777" w:rsidR="001E725A" w:rsidRPr="009F4405" w:rsidRDefault="001E725A" w:rsidP="001E725A">
      <w:pPr>
        <w:spacing w:line="264" w:lineRule="auto"/>
      </w:pPr>
      <w:r w:rsidRPr="009F4405">
        <w:t>Financial, governance and standardisation issues remain strategically important, but generally act as multipliers of physical and operational constraints. Their criticality increases where they prevent the development of alternative infrastructure, delay the maturation of emerging spaceports or inhibit the sharing of assets and personnel across sites.</w:t>
      </w:r>
    </w:p>
    <w:p w14:paraId="599C4C8A" w14:textId="6A27F68A" w:rsidR="001E725A" w:rsidRPr="009F4405" w:rsidRDefault="001E725A" w:rsidP="00466CB5">
      <w:pPr>
        <w:spacing w:line="264" w:lineRule="auto"/>
      </w:pPr>
      <w:r w:rsidRPr="009F4405">
        <w:t>Finally, several items concern future capability expansion rather than continuity of current launch services. Re-entry infrastructure, reusable-system readiness, fully autonomous SSA capability and the reuse of inactive infrastructure should remain within the strategic roadmap, but should not displace immediate action on operational SPOFs and already binding capacity constraints.</w:t>
      </w:r>
    </w:p>
    <w:p w14:paraId="062EAB96" w14:textId="6FD5BFCC" w:rsidR="00466CB5" w:rsidRPr="009F4405" w:rsidRDefault="00466CB5" w:rsidP="00E65BC8">
      <w:pPr>
        <w:pStyle w:val="EYHeading4"/>
      </w:pPr>
      <w:r w:rsidRPr="009F4405">
        <w:t>Gaps and dependencies in non-EU manufacturing infrastructure</w:t>
      </w:r>
    </w:p>
    <w:p w14:paraId="47794ADF" w14:textId="01AA4707" w:rsidR="00466CB5" w:rsidRPr="009F4405" w:rsidRDefault="00466CB5" w:rsidP="00466CB5">
      <w:pPr>
        <w:spacing w:line="264" w:lineRule="auto"/>
      </w:pPr>
      <w:r w:rsidRPr="009F4405">
        <w:t>The strategic-autonomy lens above treats non-EU dependencies at the level of individual inputs. This subsection turns to the manufacturing and assembly infrastructure itself — the plants that build launch vehicles and ground systems, as mapped in 2.1 — because that mapping reveals both a structural gap between the European and leading non-EU manufacturing bases and a set of dependencies embedded inside European production.</w:t>
      </w:r>
    </w:p>
    <w:p w14:paraId="133A1B64" w14:textId="58D751C9" w:rsidR="00466CB5" w:rsidRPr="009F4405" w:rsidRDefault="002A1FA4" w:rsidP="00DC4684">
      <w:pPr>
        <w:pStyle w:val="Caption"/>
      </w:pPr>
      <w:bookmarkStart w:id="87" w:name="_Toc239018409"/>
      <w:r w:rsidRPr="009F4405">
        <w:t xml:space="preserve">Table </w:t>
      </w:r>
      <w:r w:rsidRPr="009F4405">
        <w:fldChar w:fldCharType="begin"/>
      </w:r>
      <w:r w:rsidRPr="009F4405">
        <w:instrText xml:space="preserve"> SEQ Table \* ARABIC </w:instrText>
      </w:r>
      <w:r w:rsidRPr="009F4405">
        <w:fldChar w:fldCharType="separate"/>
      </w:r>
      <w:r w:rsidR="005F19E3">
        <w:rPr>
          <w:noProof/>
        </w:rPr>
        <w:t>18</w:t>
      </w:r>
      <w:r w:rsidRPr="009F4405">
        <w:fldChar w:fldCharType="end"/>
      </w:r>
      <w:r w:rsidRPr="009F4405">
        <w:t xml:space="preserve"> Non-EU manufacturing infrastructure: gaps and dependencies</w:t>
      </w:r>
      <w:bookmarkEnd w:id="87"/>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9"/>
        <w:gridCol w:w="2391"/>
        <w:gridCol w:w="2737"/>
        <w:gridCol w:w="3481"/>
        <w:gridCol w:w="542"/>
      </w:tblGrid>
      <w:tr w:rsidR="00466CB5" w:rsidRPr="009F4405" w14:paraId="23ED1BFB" w14:textId="77777777" w:rsidTr="00DC4684">
        <w:trPr>
          <w:tblHeader/>
        </w:trPr>
        <w:tc>
          <w:tcPr>
            <w:tcW w:w="450" w:type="dxa"/>
            <w:shd w:val="clear" w:color="auto" w:fill="FFE600" w:themeFill="accent2"/>
            <w:tcMar>
              <w:top w:w="60" w:type="dxa"/>
              <w:left w:w="90" w:type="dxa"/>
              <w:bottom w:w="60" w:type="dxa"/>
              <w:right w:w="90" w:type="dxa"/>
            </w:tcMar>
            <w:vAlign w:val="center"/>
          </w:tcPr>
          <w:p w14:paraId="37397EA8" w14:textId="77777777" w:rsidR="00466CB5" w:rsidRPr="009F4405" w:rsidRDefault="00466CB5" w:rsidP="004053DA">
            <w:pPr>
              <w:spacing w:after="0"/>
              <w:jc w:val="center"/>
            </w:pPr>
            <w:r w:rsidRPr="009F4405">
              <w:rPr>
                <w:b/>
                <w:bCs/>
                <w:sz w:val="18"/>
                <w:szCs w:val="18"/>
              </w:rPr>
              <w:t>#</w:t>
            </w:r>
          </w:p>
        </w:tc>
        <w:tc>
          <w:tcPr>
            <w:tcW w:w="2400" w:type="dxa"/>
            <w:shd w:val="clear" w:color="auto" w:fill="FFE600" w:themeFill="accent2"/>
            <w:tcMar>
              <w:top w:w="60" w:type="dxa"/>
              <w:left w:w="90" w:type="dxa"/>
              <w:bottom w:w="60" w:type="dxa"/>
              <w:right w:w="90" w:type="dxa"/>
            </w:tcMar>
            <w:vAlign w:val="center"/>
          </w:tcPr>
          <w:p w14:paraId="33BCB6C4" w14:textId="77777777" w:rsidR="00466CB5" w:rsidRPr="009F4405" w:rsidRDefault="00466CB5" w:rsidP="004053DA">
            <w:pPr>
              <w:spacing w:after="0"/>
              <w:jc w:val="center"/>
            </w:pPr>
            <w:r w:rsidRPr="009F4405">
              <w:rPr>
                <w:b/>
                <w:bCs/>
                <w:sz w:val="18"/>
                <w:szCs w:val="18"/>
              </w:rPr>
              <w:t>Manufacturing infrastructure element</w:t>
            </w:r>
          </w:p>
        </w:tc>
        <w:tc>
          <w:tcPr>
            <w:tcW w:w="2750" w:type="dxa"/>
            <w:shd w:val="clear" w:color="auto" w:fill="FFE600" w:themeFill="accent2"/>
            <w:tcMar>
              <w:top w:w="60" w:type="dxa"/>
              <w:left w:w="90" w:type="dxa"/>
              <w:bottom w:w="60" w:type="dxa"/>
              <w:right w:w="90" w:type="dxa"/>
            </w:tcMar>
            <w:vAlign w:val="center"/>
          </w:tcPr>
          <w:p w14:paraId="69BC5ED5" w14:textId="77777777" w:rsidR="00466CB5" w:rsidRPr="009F4405" w:rsidRDefault="00466CB5" w:rsidP="004053DA">
            <w:pPr>
              <w:spacing w:after="0"/>
              <w:jc w:val="center"/>
            </w:pPr>
            <w:r w:rsidRPr="009F4405">
              <w:rPr>
                <w:b/>
                <w:bCs/>
                <w:sz w:val="18"/>
                <w:szCs w:val="18"/>
              </w:rPr>
              <w:t>European position</w:t>
            </w:r>
          </w:p>
        </w:tc>
        <w:tc>
          <w:tcPr>
            <w:tcW w:w="3500" w:type="dxa"/>
            <w:shd w:val="clear" w:color="auto" w:fill="FFE600" w:themeFill="accent2"/>
            <w:tcMar>
              <w:top w:w="60" w:type="dxa"/>
              <w:left w:w="90" w:type="dxa"/>
              <w:bottom w:w="60" w:type="dxa"/>
              <w:right w:w="90" w:type="dxa"/>
            </w:tcMar>
            <w:vAlign w:val="center"/>
          </w:tcPr>
          <w:p w14:paraId="7A8F0537" w14:textId="77777777" w:rsidR="00466CB5" w:rsidRPr="009F4405" w:rsidRDefault="00466CB5" w:rsidP="004053DA">
            <w:pPr>
              <w:spacing w:after="0"/>
              <w:jc w:val="center"/>
            </w:pPr>
            <w:r w:rsidRPr="009F4405">
              <w:rPr>
                <w:b/>
                <w:bCs/>
                <w:sz w:val="18"/>
                <w:szCs w:val="18"/>
              </w:rPr>
              <w:t>Non-EU dependency / gap</w:t>
            </w:r>
          </w:p>
        </w:tc>
        <w:tc>
          <w:tcPr>
            <w:tcW w:w="500" w:type="dxa"/>
            <w:shd w:val="clear" w:color="auto" w:fill="FFE600" w:themeFill="accent2"/>
            <w:tcMar>
              <w:top w:w="60" w:type="dxa"/>
              <w:left w:w="90" w:type="dxa"/>
              <w:bottom w:w="60" w:type="dxa"/>
              <w:right w:w="90" w:type="dxa"/>
            </w:tcMar>
            <w:vAlign w:val="center"/>
          </w:tcPr>
          <w:p w14:paraId="5BC80823" w14:textId="77777777" w:rsidR="00466CB5" w:rsidRPr="009F4405" w:rsidRDefault="00466CB5" w:rsidP="004053DA">
            <w:pPr>
              <w:spacing w:after="0"/>
              <w:jc w:val="center"/>
            </w:pPr>
            <w:r w:rsidRPr="009F4405">
              <w:rPr>
                <w:b/>
                <w:bCs/>
                <w:sz w:val="18"/>
                <w:szCs w:val="18"/>
              </w:rPr>
              <w:t>Type</w:t>
            </w:r>
          </w:p>
        </w:tc>
      </w:tr>
      <w:tr w:rsidR="00466CB5" w:rsidRPr="009F4405" w14:paraId="27DC2EA5" w14:textId="77777777" w:rsidTr="004053DA">
        <w:tc>
          <w:tcPr>
            <w:tcW w:w="450" w:type="dxa"/>
            <w:tcMar>
              <w:top w:w="60" w:type="dxa"/>
              <w:left w:w="90" w:type="dxa"/>
              <w:bottom w:w="60" w:type="dxa"/>
              <w:right w:w="90" w:type="dxa"/>
            </w:tcMar>
            <w:vAlign w:val="center"/>
          </w:tcPr>
          <w:p w14:paraId="5A5729EC" w14:textId="77777777" w:rsidR="00466CB5" w:rsidRPr="009F4405" w:rsidRDefault="00466CB5" w:rsidP="004053DA">
            <w:pPr>
              <w:spacing w:after="40" w:line="230" w:lineRule="auto"/>
              <w:jc w:val="center"/>
            </w:pPr>
            <w:r w:rsidRPr="009F4405">
              <w:rPr>
                <w:b/>
                <w:bCs/>
                <w:sz w:val="18"/>
                <w:szCs w:val="18"/>
              </w:rPr>
              <w:t>1</w:t>
            </w:r>
          </w:p>
        </w:tc>
        <w:tc>
          <w:tcPr>
            <w:tcW w:w="2400" w:type="dxa"/>
            <w:tcMar>
              <w:top w:w="60" w:type="dxa"/>
              <w:left w:w="90" w:type="dxa"/>
              <w:bottom w:w="60" w:type="dxa"/>
              <w:right w:w="90" w:type="dxa"/>
            </w:tcMar>
            <w:vAlign w:val="center"/>
          </w:tcPr>
          <w:p w14:paraId="5CF03659" w14:textId="77777777" w:rsidR="00466CB5" w:rsidRPr="009F4405" w:rsidRDefault="00466CB5" w:rsidP="004053DA">
            <w:pPr>
              <w:spacing w:after="40" w:line="230" w:lineRule="auto"/>
              <w:jc w:val="center"/>
            </w:pPr>
            <w:r w:rsidRPr="009F4405">
              <w:rPr>
                <w:b/>
                <w:bCs/>
                <w:sz w:val="18"/>
                <w:szCs w:val="18"/>
              </w:rPr>
              <w:t>Launcher manufacture &amp; assembly (industrial architecture)</w:t>
            </w:r>
          </w:p>
        </w:tc>
        <w:tc>
          <w:tcPr>
            <w:tcW w:w="2750" w:type="dxa"/>
            <w:tcMar>
              <w:top w:w="60" w:type="dxa"/>
              <w:left w:w="90" w:type="dxa"/>
              <w:bottom w:w="60" w:type="dxa"/>
              <w:right w:w="90" w:type="dxa"/>
            </w:tcMar>
            <w:vAlign w:val="center"/>
          </w:tcPr>
          <w:p w14:paraId="0661D897" w14:textId="77777777" w:rsidR="00466CB5" w:rsidRPr="009F4405" w:rsidRDefault="00466CB5" w:rsidP="004053DA">
            <w:pPr>
              <w:spacing w:after="40" w:line="230" w:lineRule="auto"/>
              <w:jc w:val="center"/>
            </w:pPr>
            <w:r w:rsidRPr="009F4405">
              <w:rPr>
                <w:sz w:val="18"/>
                <w:szCs w:val="18"/>
              </w:rPr>
              <w:t>Distributed across many firms, sites and jurisdictions with serial single-source steps: ArianeGroup (Les Mureaux, Bremen), Avio (Colleferro), MT Aerospace (Augsburg); Isar (Ottobrunn), RFA (Augsburg), PLD Space (Elche)</w:t>
            </w:r>
          </w:p>
        </w:tc>
        <w:tc>
          <w:tcPr>
            <w:tcW w:w="3500" w:type="dxa"/>
            <w:tcMar>
              <w:top w:w="60" w:type="dxa"/>
              <w:left w:w="90" w:type="dxa"/>
              <w:bottom w:w="60" w:type="dxa"/>
              <w:right w:w="90" w:type="dxa"/>
            </w:tcMar>
            <w:vAlign w:val="center"/>
          </w:tcPr>
          <w:p w14:paraId="72BECDAD" w14:textId="77777777" w:rsidR="00466CB5" w:rsidRPr="009F4405" w:rsidRDefault="00466CB5" w:rsidP="004053DA">
            <w:pPr>
              <w:spacing w:after="40" w:line="230" w:lineRule="auto"/>
              <w:jc w:val="center"/>
            </w:pPr>
            <w:r w:rsidRPr="009F4405">
              <w:rPr>
                <w:sz w:val="18"/>
                <w:szCs w:val="18"/>
              </w:rPr>
              <w:t>No vertically integrated, high-throughput single-site production comparable to SpaceX (Hawthorne), ULA (Decatur), Blue Origin (New Glenn), Relativity (Long Beach) or Rocket Lab (Auckland)</w:t>
            </w:r>
          </w:p>
        </w:tc>
        <w:tc>
          <w:tcPr>
            <w:tcW w:w="500" w:type="dxa"/>
            <w:tcMar>
              <w:top w:w="60" w:type="dxa"/>
              <w:left w:w="90" w:type="dxa"/>
              <w:bottom w:w="60" w:type="dxa"/>
              <w:right w:w="90" w:type="dxa"/>
            </w:tcMar>
            <w:vAlign w:val="center"/>
          </w:tcPr>
          <w:p w14:paraId="1CE5683A" w14:textId="77777777" w:rsidR="00466CB5" w:rsidRPr="009F4405" w:rsidRDefault="00466CB5" w:rsidP="004053DA">
            <w:pPr>
              <w:spacing w:after="40" w:line="230" w:lineRule="auto"/>
              <w:jc w:val="center"/>
            </w:pPr>
            <w:r w:rsidRPr="009F4405">
              <w:rPr>
                <w:sz w:val="18"/>
                <w:szCs w:val="18"/>
              </w:rPr>
              <w:t>G</w:t>
            </w:r>
          </w:p>
        </w:tc>
      </w:tr>
      <w:tr w:rsidR="00466CB5" w:rsidRPr="009F4405" w14:paraId="1F862665" w14:textId="77777777" w:rsidTr="004053DA">
        <w:tc>
          <w:tcPr>
            <w:tcW w:w="450" w:type="dxa"/>
            <w:tcMar>
              <w:top w:w="60" w:type="dxa"/>
              <w:left w:w="90" w:type="dxa"/>
              <w:bottom w:w="60" w:type="dxa"/>
              <w:right w:w="90" w:type="dxa"/>
            </w:tcMar>
            <w:vAlign w:val="center"/>
          </w:tcPr>
          <w:p w14:paraId="44F644E9" w14:textId="77777777" w:rsidR="00466CB5" w:rsidRPr="009F4405" w:rsidRDefault="00466CB5" w:rsidP="004053DA">
            <w:pPr>
              <w:spacing w:after="40" w:line="230" w:lineRule="auto"/>
              <w:jc w:val="center"/>
            </w:pPr>
            <w:r w:rsidRPr="009F4405">
              <w:rPr>
                <w:b/>
                <w:bCs/>
                <w:sz w:val="18"/>
                <w:szCs w:val="18"/>
              </w:rPr>
              <w:lastRenderedPageBreak/>
              <w:t>2</w:t>
            </w:r>
          </w:p>
        </w:tc>
        <w:tc>
          <w:tcPr>
            <w:tcW w:w="2400" w:type="dxa"/>
            <w:tcMar>
              <w:top w:w="60" w:type="dxa"/>
              <w:left w:w="90" w:type="dxa"/>
              <w:bottom w:w="60" w:type="dxa"/>
              <w:right w:w="90" w:type="dxa"/>
            </w:tcMar>
            <w:vAlign w:val="center"/>
          </w:tcPr>
          <w:p w14:paraId="36BE77BC" w14:textId="77777777" w:rsidR="00466CB5" w:rsidRPr="009F4405" w:rsidRDefault="00466CB5" w:rsidP="004053DA">
            <w:pPr>
              <w:spacing w:after="40" w:line="230" w:lineRule="auto"/>
              <w:jc w:val="center"/>
            </w:pPr>
            <w:r w:rsidRPr="009F4405">
              <w:rPr>
                <w:b/>
                <w:bCs/>
                <w:sz w:val="18"/>
                <w:szCs w:val="18"/>
              </w:rPr>
              <w:t>Subsystems built into European plants</w:t>
            </w:r>
          </w:p>
        </w:tc>
        <w:tc>
          <w:tcPr>
            <w:tcW w:w="2750" w:type="dxa"/>
            <w:tcMar>
              <w:top w:w="60" w:type="dxa"/>
              <w:left w:w="90" w:type="dxa"/>
              <w:bottom w:w="60" w:type="dxa"/>
              <w:right w:w="90" w:type="dxa"/>
            </w:tcMar>
            <w:vAlign w:val="center"/>
          </w:tcPr>
          <w:p w14:paraId="44044003" w14:textId="77777777" w:rsidR="00466CB5" w:rsidRPr="009F4405" w:rsidRDefault="00466CB5" w:rsidP="004053DA">
            <w:pPr>
              <w:spacing w:after="40" w:line="230" w:lineRule="auto"/>
              <w:jc w:val="center"/>
            </w:pPr>
            <w:r w:rsidRPr="009F4405">
              <w:rPr>
                <w:sz w:val="18"/>
                <w:szCs w:val="18"/>
              </w:rPr>
              <w:t>European final assembly of stages and vehicles</w:t>
            </w:r>
          </w:p>
        </w:tc>
        <w:tc>
          <w:tcPr>
            <w:tcW w:w="3500" w:type="dxa"/>
            <w:tcMar>
              <w:top w:w="60" w:type="dxa"/>
              <w:left w:w="90" w:type="dxa"/>
              <w:bottom w:w="60" w:type="dxa"/>
              <w:right w:w="90" w:type="dxa"/>
            </w:tcMar>
            <w:vAlign w:val="center"/>
          </w:tcPr>
          <w:p w14:paraId="72188F53" w14:textId="48DACEF4" w:rsidR="00466CB5" w:rsidRPr="009F4405" w:rsidRDefault="00466CB5" w:rsidP="004053DA">
            <w:pPr>
              <w:spacing w:after="40" w:line="230" w:lineRule="auto"/>
              <w:jc w:val="center"/>
            </w:pPr>
            <w:r w:rsidRPr="009F4405">
              <w:rPr>
                <w:sz w:val="18"/>
                <w:szCs w:val="18"/>
              </w:rPr>
              <w:t>ITAR payload separation systems (</w:t>
            </w:r>
            <w:r w:rsidR="00BA254A">
              <w:rPr>
                <w:sz w:val="18"/>
                <w:szCs w:val="18"/>
              </w:rPr>
              <w:t>CC</w:t>
            </w:r>
            <w:r w:rsidR="00C23CBB">
              <w:rPr>
                <w:sz w:val="18"/>
                <w:szCs w:val="18"/>
              </w:rPr>
              <w:t>0</w:t>
            </w:r>
            <w:r w:rsidR="00BA254A">
              <w:rPr>
                <w:sz w:val="18"/>
                <w:szCs w:val="18"/>
              </w:rPr>
              <w:t>1</w:t>
            </w:r>
            <w:r w:rsidRPr="009F4405">
              <w:rPr>
                <w:sz w:val="18"/>
                <w:szCs w:val="18"/>
              </w:rPr>
              <w:t>), Asia-sourced avionics (</w:t>
            </w:r>
            <w:r w:rsidR="00834DE7">
              <w:rPr>
                <w:sz w:val="18"/>
                <w:szCs w:val="18"/>
              </w:rPr>
              <w:t>CC</w:t>
            </w:r>
            <w:r w:rsidR="00F100C9">
              <w:rPr>
                <w:sz w:val="18"/>
                <w:szCs w:val="18"/>
              </w:rPr>
              <w:t>02</w:t>
            </w:r>
            <w:r w:rsidRPr="009F4405">
              <w:rPr>
                <w:sz w:val="18"/>
                <w:szCs w:val="18"/>
              </w:rPr>
              <w:t>), batteries (</w:t>
            </w:r>
            <w:r w:rsidR="00F859E7">
              <w:rPr>
                <w:sz w:val="18"/>
                <w:szCs w:val="18"/>
              </w:rPr>
              <w:t>CC08</w:t>
            </w:r>
            <w:r w:rsidRPr="009F4405">
              <w:rPr>
                <w:sz w:val="18"/>
                <w:szCs w:val="18"/>
              </w:rPr>
              <w:t>) and advanced carbon fibres (</w:t>
            </w:r>
            <w:r w:rsidR="00F859E7">
              <w:rPr>
                <w:sz w:val="18"/>
                <w:szCs w:val="18"/>
              </w:rPr>
              <w:t>CC09</w:t>
            </w:r>
            <w:r w:rsidRPr="009F4405">
              <w:rPr>
                <w:sz w:val="18"/>
                <w:szCs w:val="18"/>
              </w:rPr>
              <w:t>) remain non-EU</w:t>
            </w:r>
          </w:p>
        </w:tc>
        <w:tc>
          <w:tcPr>
            <w:tcW w:w="500" w:type="dxa"/>
            <w:tcMar>
              <w:top w:w="60" w:type="dxa"/>
              <w:left w:w="90" w:type="dxa"/>
              <w:bottom w:w="60" w:type="dxa"/>
              <w:right w:w="90" w:type="dxa"/>
            </w:tcMar>
            <w:vAlign w:val="center"/>
          </w:tcPr>
          <w:p w14:paraId="333F53FF" w14:textId="77777777" w:rsidR="00466CB5" w:rsidRPr="009F4405" w:rsidRDefault="00466CB5" w:rsidP="004053DA">
            <w:pPr>
              <w:spacing w:after="40" w:line="230" w:lineRule="auto"/>
              <w:jc w:val="center"/>
            </w:pPr>
            <w:r w:rsidRPr="009F4405">
              <w:rPr>
                <w:sz w:val="18"/>
                <w:szCs w:val="18"/>
              </w:rPr>
              <w:t>D</w:t>
            </w:r>
          </w:p>
        </w:tc>
      </w:tr>
      <w:tr w:rsidR="00466CB5" w:rsidRPr="009F4405" w14:paraId="3C34C026" w14:textId="77777777" w:rsidTr="004053DA">
        <w:tc>
          <w:tcPr>
            <w:tcW w:w="450" w:type="dxa"/>
            <w:tcMar>
              <w:top w:w="60" w:type="dxa"/>
              <w:left w:w="90" w:type="dxa"/>
              <w:bottom w:w="60" w:type="dxa"/>
              <w:right w:w="90" w:type="dxa"/>
            </w:tcMar>
            <w:vAlign w:val="center"/>
          </w:tcPr>
          <w:p w14:paraId="787BB27A" w14:textId="77777777" w:rsidR="00466CB5" w:rsidRPr="009F4405" w:rsidRDefault="00466CB5" w:rsidP="004053DA">
            <w:pPr>
              <w:spacing w:after="40" w:line="230" w:lineRule="auto"/>
              <w:jc w:val="center"/>
            </w:pPr>
            <w:r w:rsidRPr="009F4405">
              <w:rPr>
                <w:b/>
                <w:bCs/>
                <w:sz w:val="18"/>
                <w:szCs w:val="18"/>
              </w:rPr>
              <w:t>3</w:t>
            </w:r>
          </w:p>
        </w:tc>
        <w:tc>
          <w:tcPr>
            <w:tcW w:w="2400" w:type="dxa"/>
            <w:tcMar>
              <w:top w:w="60" w:type="dxa"/>
              <w:left w:w="90" w:type="dxa"/>
              <w:bottom w:w="60" w:type="dxa"/>
              <w:right w:w="90" w:type="dxa"/>
            </w:tcMar>
            <w:vAlign w:val="center"/>
          </w:tcPr>
          <w:p w14:paraId="3C7ADE98" w14:textId="77777777" w:rsidR="00466CB5" w:rsidRPr="009F4405" w:rsidRDefault="00466CB5" w:rsidP="004053DA">
            <w:pPr>
              <w:spacing w:after="40" w:line="230" w:lineRule="auto"/>
              <w:jc w:val="center"/>
            </w:pPr>
            <w:r w:rsidRPr="009F4405">
              <w:rPr>
                <w:b/>
                <w:bCs/>
                <w:sz w:val="18"/>
                <w:szCs w:val="18"/>
              </w:rPr>
              <w:t>Engine manufacturing infrastructure</w:t>
            </w:r>
          </w:p>
        </w:tc>
        <w:tc>
          <w:tcPr>
            <w:tcW w:w="2750" w:type="dxa"/>
            <w:tcMar>
              <w:top w:w="60" w:type="dxa"/>
              <w:left w:w="90" w:type="dxa"/>
              <w:bottom w:w="60" w:type="dxa"/>
              <w:right w:w="90" w:type="dxa"/>
            </w:tcMar>
            <w:vAlign w:val="center"/>
          </w:tcPr>
          <w:p w14:paraId="50BA32D4" w14:textId="127E0841" w:rsidR="00466CB5" w:rsidRPr="009F4405" w:rsidRDefault="00466CB5" w:rsidP="004053DA">
            <w:pPr>
              <w:spacing w:after="40" w:line="230" w:lineRule="auto"/>
              <w:jc w:val="center"/>
            </w:pPr>
            <w:r w:rsidRPr="009F4405">
              <w:rPr>
                <w:sz w:val="18"/>
                <w:szCs w:val="18"/>
              </w:rPr>
              <w:t>European engine production exists but is concentrated and largely single-path (e.g. Vulcain / Vinci; P120C solid line, casting locked to Kourou)</w:t>
            </w:r>
          </w:p>
        </w:tc>
        <w:tc>
          <w:tcPr>
            <w:tcW w:w="3500" w:type="dxa"/>
            <w:tcMar>
              <w:top w:w="60" w:type="dxa"/>
              <w:left w:w="90" w:type="dxa"/>
              <w:bottom w:w="60" w:type="dxa"/>
              <w:right w:w="90" w:type="dxa"/>
            </w:tcMar>
            <w:vAlign w:val="center"/>
          </w:tcPr>
          <w:p w14:paraId="123CBF0B" w14:textId="77777777" w:rsidR="00466CB5" w:rsidRPr="009F4405" w:rsidRDefault="00466CB5" w:rsidP="004053DA">
            <w:pPr>
              <w:spacing w:after="40" w:line="230" w:lineRule="auto"/>
              <w:jc w:val="center"/>
            </w:pPr>
            <w:r w:rsidRPr="009F4405">
              <w:rPr>
                <w:sz w:val="18"/>
                <w:szCs w:val="18"/>
              </w:rPr>
              <w:t>Leading non-EU players run dedicated high-rate engine plants (e.g. Blue Origin BE-4 factory, Huntsville) enabling in-house engine supply at scale</w:t>
            </w:r>
          </w:p>
        </w:tc>
        <w:tc>
          <w:tcPr>
            <w:tcW w:w="500" w:type="dxa"/>
            <w:tcMar>
              <w:top w:w="60" w:type="dxa"/>
              <w:left w:w="90" w:type="dxa"/>
              <w:bottom w:w="60" w:type="dxa"/>
              <w:right w:w="90" w:type="dxa"/>
            </w:tcMar>
            <w:vAlign w:val="center"/>
          </w:tcPr>
          <w:p w14:paraId="3F79BC2C" w14:textId="77777777" w:rsidR="00466CB5" w:rsidRPr="009F4405" w:rsidRDefault="00466CB5" w:rsidP="004053DA">
            <w:pPr>
              <w:spacing w:after="40" w:line="230" w:lineRule="auto"/>
              <w:jc w:val="center"/>
            </w:pPr>
            <w:r w:rsidRPr="009F4405">
              <w:rPr>
                <w:sz w:val="18"/>
                <w:szCs w:val="18"/>
              </w:rPr>
              <w:t>G</w:t>
            </w:r>
          </w:p>
        </w:tc>
      </w:tr>
      <w:tr w:rsidR="00466CB5" w:rsidRPr="009F4405" w14:paraId="115D0662" w14:textId="77777777" w:rsidTr="004053DA">
        <w:tc>
          <w:tcPr>
            <w:tcW w:w="450" w:type="dxa"/>
            <w:tcMar>
              <w:top w:w="60" w:type="dxa"/>
              <w:left w:w="90" w:type="dxa"/>
              <w:bottom w:w="60" w:type="dxa"/>
              <w:right w:w="90" w:type="dxa"/>
            </w:tcMar>
            <w:vAlign w:val="center"/>
          </w:tcPr>
          <w:p w14:paraId="4EBC3551" w14:textId="77777777" w:rsidR="00466CB5" w:rsidRPr="009F4405" w:rsidRDefault="00466CB5" w:rsidP="004053DA">
            <w:pPr>
              <w:spacing w:after="40" w:line="230" w:lineRule="auto"/>
              <w:jc w:val="center"/>
            </w:pPr>
            <w:r w:rsidRPr="009F4405">
              <w:rPr>
                <w:b/>
                <w:bCs/>
                <w:sz w:val="18"/>
                <w:szCs w:val="18"/>
              </w:rPr>
              <w:t>4</w:t>
            </w:r>
          </w:p>
        </w:tc>
        <w:tc>
          <w:tcPr>
            <w:tcW w:w="2400" w:type="dxa"/>
            <w:tcMar>
              <w:top w:w="60" w:type="dxa"/>
              <w:left w:w="90" w:type="dxa"/>
              <w:bottom w:w="60" w:type="dxa"/>
              <w:right w:w="90" w:type="dxa"/>
            </w:tcMar>
            <w:vAlign w:val="center"/>
          </w:tcPr>
          <w:p w14:paraId="25563128" w14:textId="77777777" w:rsidR="00466CB5" w:rsidRPr="009F4405" w:rsidRDefault="00466CB5" w:rsidP="004053DA">
            <w:pPr>
              <w:spacing w:after="40" w:line="230" w:lineRule="auto"/>
              <w:jc w:val="center"/>
            </w:pPr>
            <w:r w:rsidRPr="009F4405">
              <w:rPr>
                <w:b/>
                <w:bCs/>
                <w:sz w:val="18"/>
                <w:szCs w:val="18"/>
              </w:rPr>
              <w:t>TT&amp;C ground-segment hardware</w:t>
            </w:r>
          </w:p>
        </w:tc>
        <w:tc>
          <w:tcPr>
            <w:tcW w:w="2750" w:type="dxa"/>
            <w:tcMar>
              <w:top w:w="60" w:type="dxa"/>
              <w:left w:w="90" w:type="dxa"/>
              <w:bottom w:w="60" w:type="dxa"/>
              <w:right w:w="90" w:type="dxa"/>
            </w:tcMar>
            <w:vAlign w:val="center"/>
          </w:tcPr>
          <w:p w14:paraId="76A87F01" w14:textId="77777777" w:rsidR="00466CB5" w:rsidRPr="009F4405" w:rsidRDefault="00466CB5" w:rsidP="004053DA">
            <w:pPr>
              <w:spacing w:after="40" w:line="230" w:lineRule="auto"/>
              <w:jc w:val="center"/>
            </w:pPr>
            <w:r w:rsidRPr="009F4405">
              <w:rPr>
                <w:sz w:val="18"/>
                <w:szCs w:val="18"/>
              </w:rPr>
              <w:t>Europe operates and hosts the tracking network (ESTRACK and commercial partners)</w:t>
            </w:r>
          </w:p>
        </w:tc>
        <w:tc>
          <w:tcPr>
            <w:tcW w:w="3500" w:type="dxa"/>
            <w:tcMar>
              <w:top w:w="60" w:type="dxa"/>
              <w:left w:w="90" w:type="dxa"/>
              <w:bottom w:w="60" w:type="dxa"/>
              <w:right w:w="90" w:type="dxa"/>
            </w:tcMar>
            <w:vAlign w:val="center"/>
          </w:tcPr>
          <w:p w14:paraId="391D4166" w14:textId="64C82268" w:rsidR="00466CB5" w:rsidRPr="009F4405" w:rsidRDefault="00466CB5" w:rsidP="004053DA">
            <w:pPr>
              <w:spacing w:after="40" w:line="230" w:lineRule="auto"/>
              <w:jc w:val="center"/>
            </w:pPr>
            <w:r w:rsidRPr="009F4405">
              <w:rPr>
                <w:sz w:val="18"/>
                <w:szCs w:val="18"/>
              </w:rPr>
              <w:t>High-power amplifiers (10–100 kW class) and antenna / RF front-end technology concentrated in US or US-controlled suppliers (</w:t>
            </w:r>
            <w:r w:rsidR="00F100C9">
              <w:rPr>
                <w:sz w:val="18"/>
                <w:szCs w:val="18"/>
              </w:rPr>
              <w:t>A04</w:t>
            </w:r>
            <w:r w:rsidRPr="009F4405">
              <w:rPr>
                <w:sz w:val="18"/>
                <w:szCs w:val="18"/>
              </w:rPr>
              <w:t>)</w:t>
            </w:r>
          </w:p>
        </w:tc>
        <w:tc>
          <w:tcPr>
            <w:tcW w:w="500" w:type="dxa"/>
            <w:tcMar>
              <w:top w:w="60" w:type="dxa"/>
              <w:left w:w="90" w:type="dxa"/>
              <w:bottom w:w="60" w:type="dxa"/>
              <w:right w:w="90" w:type="dxa"/>
            </w:tcMar>
            <w:vAlign w:val="center"/>
          </w:tcPr>
          <w:p w14:paraId="3262BF98" w14:textId="77777777" w:rsidR="00466CB5" w:rsidRPr="009F4405" w:rsidRDefault="00466CB5" w:rsidP="004053DA">
            <w:pPr>
              <w:spacing w:after="40" w:line="230" w:lineRule="auto"/>
              <w:jc w:val="center"/>
            </w:pPr>
            <w:r w:rsidRPr="009F4405">
              <w:rPr>
                <w:sz w:val="18"/>
                <w:szCs w:val="18"/>
              </w:rPr>
              <w:t>D</w:t>
            </w:r>
          </w:p>
        </w:tc>
      </w:tr>
    </w:tbl>
    <w:p w14:paraId="38CAA11D" w14:textId="62EDA1F5" w:rsidR="00466CB5" w:rsidRPr="009F4405" w:rsidRDefault="00466CB5" w:rsidP="00466CB5">
      <w:pPr>
        <w:spacing w:before="120"/>
      </w:pPr>
      <w:r w:rsidRPr="009F4405">
        <w:t xml:space="preserve">Two points stand out. First, the gap is one of industrial architecture, not only of ownership or cadence. Where the European base spreads a launcher across multiple firms, sites and jurisdictions with serial single-source steps (Bucket C), the leading non-EU sites internalise most of the build under one roof — SpaceX at Hawthorne, Blue Origin with its own BE-4 engine factory, ULA at Decatur, Relativity at Long Beach and Rocket Lab at Auckland — which supports the throughput, iteration speed and surge capacity that European manufacturing infrastructure cannot currently match. This is a gap in its own right, distinct from the cadence ceiling of Bucket C: even with demand present, Europe has </w:t>
      </w:r>
      <w:r w:rsidR="007874CE" w:rsidRPr="009F4405">
        <w:t xml:space="preserve">no </w:t>
      </w:r>
      <w:r w:rsidRPr="009F4405">
        <w:t>vertically integrated, high-throughput launcher-manufacturing site of comparable scale.</w:t>
      </w:r>
    </w:p>
    <w:p w14:paraId="5093A243" w14:textId="764D18A7" w:rsidR="00466CB5" w:rsidRPr="009F4405" w:rsidRDefault="00466CB5" w:rsidP="00466CB5">
      <w:pPr>
        <w:spacing w:line="264" w:lineRule="auto"/>
      </w:pPr>
      <w:r w:rsidRPr="009F4405">
        <w:t>Second, the dependency is sharpest for TT&amp;C hardware. Europe builds and operates its tracking stations, but the critical radio-frequency hardware that goes into them — in particular the high-power amplifiers in the 10–100 kW class used by deep-space stations, and the associated antenna and RF front-end technology — is concentrated in US or US-controlled suppliers (</w:t>
      </w:r>
      <w:r w:rsidR="00C04865">
        <w:t>CC</w:t>
      </w:r>
      <w:r w:rsidR="00F100C9">
        <w:t>04</w:t>
      </w:r>
      <w:r w:rsidRPr="009F4405">
        <w:t xml:space="preserve">). Europe can host and run the infrastructure, yet for a class of the hardware it depends on non-EU technology, linking this manufacturing dependency directly to Bucket </w:t>
      </w:r>
      <w:r w:rsidR="00E828AE" w:rsidRPr="009F4405">
        <w:t>G</w:t>
      </w:r>
      <w:r w:rsidRPr="009F4405">
        <w:t xml:space="preserve"> (technology, cyber &amp; ground-segment resilience) and to the TT&amp;C interface in §3.3.9.2. Taken together, European manufacturing-infrastructure sovereignty is bounded on two sides — a structural gap in vertically integrated launcher production, and specific input- and hardware-level dependencies within otherwise European plants — both of which feed the SWOT Threats quadrant and the recommendations on supply-chain diversification and industrial-base consolidation.</w:t>
      </w:r>
    </w:p>
    <w:p w14:paraId="4AC4BE2E" w14:textId="77777777" w:rsidR="00466CB5" w:rsidRPr="009F4405" w:rsidRDefault="00466CB5" w:rsidP="00BF30F8">
      <w:pPr>
        <w:spacing w:line="264" w:lineRule="auto"/>
        <w:rPr>
          <w:b/>
        </w:rPr>
      </w:pPr>
      <w:r w:rsidRPr="009F4405">
        <w:rPr>
          <w:b/>
        </w:rPr>
        <w:t>Summary count by bucket</w:t>
      </w:r>
    </w:p>
    <w:p w14:paraId="78C0BC61" w14:textId="440DB298" w:rsidR="00466CB5" w:rsidRPr="009F4405" w:rsidRDefault="002A1FA4" w:rsidP="00A05450">
      <w:pPr>
        <w:pStyle w:val="Caption"/>
      </w:pPr>
      <w:bookmarkStart w:id="88" w:name="_Toc239018410"/>
      <w:r w:rsidRPr="009F4405">
        <w:t xml:space="preserve">Table </w:t>
      </w:r>
      <w:r w:rsidRPr="009F4405">
        <w:fldChar w:fldCharType="begin"/>
      </w:r>
      <w:r w:rsidRPr="009F4405">
        <w:instrText xml:space="preserve"> SEQ Table \* ARABIC </w:instrText>
      </w:r>
      <w:r w:rsidRPr="009F4405">
        <w:fldChar w:fldCharType="separate"/>
      </w:r>
      <w:r w:rsidR="005F19E3">
        <w:rPr>
          <w:noProof/>
        </w:rPr>
        <w:t>19</w:t>
      </w:r>
      <w:r w:rsidRPr="009F4405">
        <w:fldChar w:fldCharType="end"/>
      </w:r>
      <w:r w:rsidRPr="009F4405">
        <w:t xml:space="preserve"> Summary count of identified gaps (G), bottlenecks (B) and dependencies (D)</w:t>
      </w:r>
      <w:bookmarkEnd w:id="8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8"/>
        <w:gridCol w:w="1643"/>
        <w:gridCol w:w="1643"/>
        <w:gridCol w:w="1643"/>
        <w:gridCol w:w="1895"/>
        <w:gridCol w:w="26"/>
      </w:tblGrid>
      <w:tr w:rsidR="00466CB5" w:rsidRPr="009F4405" w14:paraId="2E64DEF0" w14:textId="77777777" w:rsidTr="00B13F87">
        <w:trPr>
          <w:gridAfter w:val="1"/>
          <w:tblHeader/>
        </w:trPr>
        <w:tc>
          <w:tcPr>
            <w:tcW w:w="1447" w:type="pct"/>
            <w:shd w:val="clear" w:color="auto" w:fill="FFE600" w:themeFill="accent2"/>
            <w:tcMar>
              <w:top w:w="60" w:type="dxa"/>
              <w:left w:w="90" w:type="dxa"/>
              <w:bottom w:w="60" w:type="dxa"/>
              <w:right w:w="90" w:type="dxa"/>
            </w:tcMar>
            <w:vAlign w:val="center"/>
          </w:tcPr>
          <w:p w14:paraId="1507D4FE" w14:textId="77777777" w:rsidR="00466CB5" w:rsidRPr="009F4405" w:rsidRDefault="00466CB5" w:rsidP="00B86408">
            <w:pPr>
              <w:spacing w:after="0"/>
              <w:jc w:val="left"/>
            </w:pPr>
            <w:r w:rsidRPr="009F4405">
              <w:rPr>
                <w:b/>
                <w:bCs/>
                <w:sz w:val="18"/>
                <w:szCs w:val="18"/>
              </w:rPr>
              <w:t>Bucket</w:t>
            </w:r>
          </w:p>
        </w:tc>
        <w:tc>
          <w:tcPr>
            <w:tcW w:w="855" w:type="pct"/>
            <w:shd w:val="clear" w:color="auto" w:fill="FFE600" w:themeFill="accent2"/>
            <w:tcMar>
              <w:top w:w="60" w:type="dxa"/>
              <w:left w:w="90" w:type="dxa"/>
              <w:bottom w:w="60" w:type="dxa"/>
              <w:right w:w="90" w:type="dxa"/>
            </w:tcMar>
            <w:vAlign w:val="center"/>
          </w:tcPr>
          <w:p w14:paraId="6882E292" w14:textId="337A7CA1" w:rsidR="00466CB5" w:rsidRPr="009F4405" w:rsidRDefault="00466CB5" w:rsidP="00B86408">
            <w:pPr>
              <w:spacing w:after="0"/>
              <w:jc w:val="left"/>
            </w:pPr>
            <w:r w:rsidRPr="009F4405">
              <w:rPr>
                <w:b/>
                <w:bCs/>
                <w:sz w:val="18"/>
                <w:szCs w:val="18"/>
              </w:rPr>
              <w:t># G</w:t>
            </w:r>
            <w:r w:rsidR="00B13F87" w:rsidRPr="009F4405">
              <w:rPr>
                <w:b/>
                <w:bCs/>
                <w:sz w:val="18"/>
                <w:szCs w:val="18"/>
              </w:rPr>
              <w:t>aps (G)</w:t>
            </w:r>
          </w:p>
        </w:tc>
        <w:tc>
          <w:tcPr>
            <w:tcW w:w="855" w:type="pct"/>
            <w:shd w:val="clear" w:color="auto" w:fill="FFE600" w:themeFill="accent2"/>
            <w:tcMar>
              <w:top w:w="60" w:type="dxa"/>
              <w:left w:w="90" w:type="dxa"/>
              <w:bottom w:w="60" w:type="dxa"/>
              <w:right w:w="90" w:type="dxa"/>
            </w:tcMar>
            <w:vAlign w:val="center"/>
          </w:tcPr>
          <w:p w14:paraId="003AF421" w14:textId="36C6A147" w:rsidR="00466CB5" w:rsidRPr="009F4405" w:rsidRDefault="00466CB5" w:rsidP="00B86408">
            <w:pPr>
              <w:spacing w:after="0"/>
              <w:jc w:val="left"/>
            </w:pPr>
            <w:r w:rsidRPr="009F4405">
              <w:rPr>
                <w:b/>
                <w:bCs/>
                <w:sz w:val="18"/>
                <w:szCs w:val="18"/>
              </w:rPr>
              <w:t xml:space="preserve"># </w:t>
            </w:r>
            <w:r w:rsidR="00B13F87" w:rsidRPr="009F4405">
              <w:rPr>
                <w:b/>
                <w:bCs/>
                <w:sz w:val="18"/>
                <w:szCs w:val="18"/>
              </w:rPr>
              <w:t>Bottlenecks (B)</w:t>
            </w:r>
          </w:p>
        </w:tc>
        <w:tc>
          <w:tcPr>
            <w:tcW w:w="855" w:type="pct"/>
            <w:shd w:val="clear" w:color="auto" w:fill="FFE600" w:themeFill="accent2"/>
            <w:tcMar>
              <w:top w:w="60" w:type="dxa"/>
              <w:left w:w="90" w:type="dxa"/>
              <w:bottom w:w="60" w:type="dxa"/>
              <w:right w:w="90" w:type="dxa"/>
            </w:tcMar>
            <w:vAlign w:val="center"/>
          </w:tcPr>
          <w:p w14:paraId="70B4377B" w14:textId="084AEC35" w:rsidR="00466CB5" w:rsidRPr="009F4405" w:rsidRDefault="00466CB5" w:rsidP="00B86408">
            <w:pPr>
              <w:spacing w:after="0"/>
              <w:jc w:val="left"/>
            </w:pPr>
            <w:r w:rsidRPr="009F4405">
              <w:rPr>
                <w:b/>
                <w:bCs/>
                <w:sz w:val="18"/>
                <w:szCs w:val="18"/>
              </w:rPr>
              <w:t># D</w:t>
            </w:r>
            <w:r w:rsidR="00B13F87" w:rsidRPr="009F4405">
              <w:rPr>
                <w:b/>
                <w:bCs/>
                <w:sz w:val="18"/>
                <w:szCs w:val="18"/>
              </w:rPr>
              <w:t>ependencies (D)</w:t>
            </w:r>
          </w:p>
        </w:tc>
        <w:tc>
          <w:tcPr>
            <w:tcW w:w="987" w:type="pct"/>
            <w:shd w:val="clear" w:color="auto" w:fill="FFE600" w:themeFill="accent2"/>
            <w:tcMar>
              <w:top w:w="60" w:type="dxa"/>
              <w:left w:w="90" w:type="dxa"/>
              <w:bottom w:w="60" w:type="dxa"/>
              <w:right w:w="90" w:type="dxa"/>
            </w:tcMar>
            <w:vAlign w:val="center"/>
          </w:tcPr>
          <w:p w14:paraId="4CC14AF1" w14:textId="77777777" w:rsidR="00466CB5" w:rsidRPr="009F4405" w:rsidRDefault="00466CB5" w:rsidP="00B86408">
            <w:pPr>
              <w:spacing w:after="0"/>
              <w:jc w:val="left"/>
            </w:pPr>
            <w:r w:rsidRPr="009F4405">
              <w:rPr>
                <w:b/>
                <w:bCs/>
                <w:sz w:val="18"/>
                <w:szCs w:val="18"/>
              </w:rPr>
              <w:t>Total</w:t>
            </w:r>
          </w:p>
        </w:tc>
      </w:tr>
      <w:tr w:rsidR="00466CB5" w:rsidRPr="009F4405" w14:paraId="5C8D5EA4" w14:textId="77777777" w:rsidTr="00B13F87">
        <w:trPr>
          <w:gridAfter w:val="1"/>
        </w:trPr>
        <w:tc>
          <w:tcPr>
            <w:tcW w:w="1447" w:type="pct"/>
            <w:tcMar>
              <w:top w:w="60" w:type="dxa"/>
              <w:left w:w="90" w:type="dxa"/>
              <w:bottom w:w="60" w:type="dxa"/>
              <w:right w:w="90" w:type="dxa"/>
            </w:tcMar>
            <w:vAlign w:val="center"/>
          </w:tcPr>
          <w:p w14:paraId="6EC9596D" w14:textId="3312F6B3" w:rsidR="00466CB5" w:rsidRPr="009F4405" w:rsidRDefault="00A05450" w:rsidP="00B86408">
            <w:pPr>
              <w:spacing w:after="40" w:line="230" w:lineRule="auto"/>
              <w:jc w:val="left"/>
            </w:pPr>
            <w:r w:rsidRPr="009F4405">
              <w:rPr>
                <w:b/>
                <w:bCs/>
                <w:sz w:val="18"/>
                <w:szCs w:val="18"/>
              </w:rPr>
              <w:t>A</w:t>
            </w:r>
            <w:r w:rsidR="00466CB5" w:rsidRPr="009F4405">
              <w:rPr>
                <w:b/>
                <w:bCs/>
                <w:sz w:val="18"/>
                <w:szCs w:val="18"/>
              </w:rPr>
              <w:t xml:space="preserve"> — Coverage &amp; redundancy</w:t>
            </w:r>
          </w:p>
        </w:tc>
        <w:tc>
          <w:tcPr>
            <w:tcW w:w="855" w:type="pct"/>
            <w:tcMar>
              <w:top w:w="60" w:type="dxa"/>
              <w:left w:w="90" w:type="dxa"/>
              <w:bottom w:w="60" w:type="dxa"/>
              <w:right w:w="90" w:type="dxa"/>
            </w:tcMar>
            <w:vAlign w:val="center"/>
          </w:tcPr>
          <w:p w14:paraId="3D78AC4D" w14:textId="77777777" w:rsidR="00466CB5" w:rsidRPr="009F4405" w:rsidRDefault="00466CB5" w:rsidP="00B13F87">
            <w:pPr>
              <w:spacing w:after="40" w:line="230" w:lineRule="auto"/>
              <w:jc w:val="center"/>
            </w:pPr>
            <w:r w:rsidRPr="009F4405">
              <w:rPr>
                <w:sz w:val="18"/>
                <w:szCs w:val="18"/>
              </w:rPr>
              <w:t>12</w:t>
            </w:r>
          </w:p>
        </w:tc>
        <w:tc>
          <w:tcPr>
            <w:tcW w:w="855" w:type="pct"/>
            <w:tcMar>
              <w:top w:w="60" w:type="dxa"/>
              <w:left w:w="90" w:type="dxa"/>
              <w:bottom w:w="60" w:type="dxa"/>
              <w:right w:w="90" w:type="dxa"/>
            </w:tcMar>
            <w:vAlign w:val="center"/>
          </w:tcPr>
          <w:p w14:paraId="5976C9A2" w14:textId="12B868C8" w:rsidR="00466CB5" w:rsidRPr="009F4405" w:rsidRDefault="00A72052" w:rsidP="00B13F87">
            <w:pPr>
              <w:spacing w:after="40" w:line="230" w:lineRule="auto"/>
              <w:jc w:val="center"/>
            </w:pPr>
            <w:r w:rsidRPr="009F4405">
              <w:rPr>
                <w:sz w:val="18"/>
                <w:szCs w:val="18"/>
              </w:rPr>
              <w:t>6</w:t>
            </w:r>
          </w:p>
        </w:tc>
        <w:tc>
          <w:tcPr>
            <w:tcW w:w="855" w:type="pct"/>
            <w:tcMar>
              <w:top w:w="60" w:type="dxa"/>
              <w:left w:w="90" w:type="dxa"/>
              <w:bottom w:w="60" w:type="dxa"/>
              <w:right w:w="90" w:type="dxa"/>
            </w:tcMar>
            <w:vAlign w:val="center"/>
          </w:tcPr>
          <w:p w14:paraId="3D222684" w14:textId="77777777" w:rsidR="00466CB5" w:rsidRPr="009F4405" w:rsidRDefault="00466CB5" w:rsidP="00B13F87">
            <w:pPr>
              <w:spacing w:after="40" w:line="230" w:lineRule="auto"/>
              <w:jc w:val="center"/>
            </w:pPr>
            <w:r w:rsidRPr="009F4405">
              <w:rPr>
                <w:sz w:val="18"/>
                <w:szCs w:val="18"/>
              </w:rPr>
              <w:t>0</w:t>
            </w:r>
          </w:p>
        </w:tc>
        <w:tc>
          <w:tcPr>
            <w:tcW w:w="987" w:type="pct"/>
            <w:tcMar>
              <w:top w:w="60" w:type="dxa"/>
              <w:left w:w="90" w:type="dxa"/>
              <w:bottom w:w="60" w:type="dxa"/>
              <w:right w:w="90" w:type="dxa"/>
            </w:tcMar>
            <w:vAlign w:val="center"/>
          </w:tcPr>
          <w:p w14:paraId="622C678C" w14:textId="479880B8" w:rsidR="00466CB5" w:rsidRPr="009F4405" w:rsidRDefault="00466CB5" w:rsidP="00B13F87">
            <w:pPr>
              <w:spacing w:after="40" w:line="230" w:lineRule="auto"/>
              <w:jc w:val="center"/>
            </w:pPr>
            <w:r w:rsidRPr="009F4405">
              <w:rPr>
                <w:b/>
                <w:bCs/>
                <w:sz w:val="18"/>
                <w:szCs w:val="18"/>
              </w:rPr>
              <w:t>1</w:t>
            </w:r>
            <w:r w:rsidR="00A72052" w:rsidRPr="009F4405">
              <w:rPr>
                <w:b/>
                <w:bCs/>
                <w:sz w:val="18"/>
                <w:szCs w:val="18"/>
              </w:rPr>
              <w:t>8</w:t>
            </w:r>
          </w:p>
        </w:tc>
      </w:tr>
      <w:tr w:rsidR="00466CB5" w:rsidRPr="009F4405" w14:paraId="45D8B084" w14:textId="77777777" w:rsidTr="00B13F87">
        <w:trPr>
          <w:gridAfter w:val="1"/>
        </w:trPr>
        <w:tc>
          <w:tcPr>
            <w:tcW w:w="1447" w:type="pct"/>
            <w:tcMar>
              <w:top w:w="60" w:type="dxa"/>
              <w:left w:w="90" w:type="dxa"/>
              <w:bottom w:w="60" w:type="dxa"/>
              <w:right w:w="90" w:type="dxa"/>
            </w:tcMar>
            <w:vAlign w:val="center"/>
          </w:tcPr>
          <w:p w14:paraId="3674B24A" w14:textId="00922D76" w:rsidR="00466CB5" w:rsidRPr="009F4405" w:rsidRDefault="00A05450" w:rsidP="00B86408">
            <w:pPr>
              <w:spacing w:after="40" w:line="230" w:lineRule="auto"/>
              <w:jc w:val="left"/>
            </w:pPr>
            <w:r w:rsidRPr="009F4405">
              <w:rPr>
                <w:b/>
                <w:bCs/>
                <w:sz w:val="18"/>
                <w:szCs w:val="18"/>
              </w:rPr>
              <w:t>B</w:t>
            </w:r>
            <w:r w:rsidR="00466CB5" w:rsidRPr="009F4405">
              <w:rPr>
                <w:b/>
                <w:bCs/>
                <w:sz w:val="18"/>
                <w:szCs w:val="18"/>
              </w:rPr>
              <w:t xml:space="preserve"> — Industrial capacity</w:t>
            </w:r>
          </w:p>
        </w:tc>
        <w:tc>
          <w:tcPr>
            <w:tcW w:w="855" w:type="pct"/>
            <w:tcMar>
              <w:top w:w="60" w:type="dxa"/>
              <w:left w:w="90" w:type="dxa"/>
              <w:bottom w:w="60" w:type="dxa"/>
              <w:right w:w="90" w:type="dxa"/>
            </w:tcMar>
            <w:vAlign w:val="center"/>
          </w:tcPr>
          <w:p w14:paraId="35E88C43" w14:textId="77777777" w:rsidR="00466CB5" w:rsidRPr="009F4405" w:rsidRDefault="00466CB5" w:rsidP="00B13F87">
            <w:pPr>
              <w:spacing w:after="40" w:line="230" w:lineRule="auto"/>
              <w:jc w:val="center"/>
            </w:pPr>
            <w:r w:rsidRPr="009F4405">
              <w:rPr>
                <w:sz w:val="18"/>
                <w:szCs w:val="18"/>
              </w:rPr>
              <w:t>1</w:t>
            </w:r>
          </w:p>
        </w:tc>
        <w:tc>
          <w:tcPr>
            <w:tcW w:w="855" w:type="pct"/>
            <w:tcMar>
              <w:top w:w="60" w:type="dxa"/>
              <w:left w:w="90" w:type="dxa"/>
              <w:bottom w:w="60" w:type="dxa"/>
              <w:right w:w="90" w:type="dxa"/>
            </w:tcMar>
            <w:vAlign w:val="center"/>
          </w:tcPr>
          <w:p w14:paraId="3559B5D7" w14:textId="77777777" w:rsidR="00466CB5" w:rsidRPr="009F4405" w:rsidRDefault="00466CB5" w:rsidP="00B13F87">
            <w:pPr>
              <w:spacing w:after="40" w:line="230" w:lineRule="auto"/>
              <w:jc w:val="center"/>
            </w:pPr>
            <w:r w:rsidRPr="009F4405">
              <w:rPr>
                <w:sz w:val="18"/>
                <w:szCs w:val="18"/>
              </w:rPr>
              <w:t>5</w:t>
            </w:r>
          </w:p>
        </w:tc>
        <w:tc>
          <w:tcPr>
            <w:tcW w:w="855" w:type="pct"/>
            <w:tcMar>
              <w:top w:w="60" w:type="dxa"/>
              <w:left w:w="90" w:type="dxa"/>
              <w:bottom w:w="60" w:type="dxa"/>
              <w:right w:w="90" w:type="dxa"/>
            </w:tcMar>
            <w:vAlign w:val="center"/>
          </w:tcPr>
          <w:p w14:paraId="4DA1C83B" w14:textId="77777777" w:rsidR="00466CB5" w:rsidRPr="009F4405" w:rsidRDefault="00466CB5" w:rsidP="00B13F87">
            <w:pPr>
              <w:spacing w:after="40" w:line="230" w:lineRule="auto"/>
              <w:jc w:val="center"/>
            </w:pPr>
            <w:r w:rsidRPr="009F4405">
              <w:rPr>
                <w:sz w:val="18"/>
                <w:szCs w:val="18"/>
              </w:rPr>
              <w:t>2</w:t>
            </w:r>
          </w:p>
        </w:tc>
        <w:tc>
          <w:tcPr>
            <w:tcW w:w="987" w:type="pct"/>
            <w:tcMar>
              <w:top w:w="60" w:type="dxa"/>
              <w:left w:w="90" w:type="dxa"/>
              <w:bottom w:w="60" w:type="dxa"/>
              <w:right w:w="90" w:type="dxa"/>
            </w:tcMar>
            <w:vAlign w:val="center"/>
          </w:tcPr>
          <w:p w14:paraId="528B5214" w14:textId="77777777" w:rsidR="00466CB5" w:rsidRPr="009F4405" w:rsidRDefault="00466CB5" w:rsidP="00B13F87">
            <w:pPr>
              <w:spacing w:after="40" w:line="230" w:lineRule="auto"/>
              <w:jc w:val="center"/>
            </w:pPr>
            <w:r w:rsidRPr="009F4405">
              <w:rPr>
                <w:b/>
                <w:bCs/>
                <w:sz w:val="18"/>
                <w:szCs w:val="18"/>
              </w:rPr>
              <w:t>8</w:t>
            </w:r>
          </w:p>
        </w:tc>
      </w:tr>
      <w:tr w:rsidR="00466CB5" w:rsidRPr="009F4405" w14:paraId="41538B5E" w14:textId="77777777" w:rsidTr="00B13F87">
        <w:trPr>
          <w:gridAfter w:val="1"/>
        </w:trPr>
        <w:tc>
          <w:tcPr>
            <w:tcW w:w="1447" w:type="pct"/>
            <w:tcMar>
              <w:top w:w="60" w:type="dxa"/>
              <w:left w:w="90" w:type="dxa"/>
              <w:bottom w:w="60" w:type="dxa"/>
              <w:right w:w="90" w:type="dxa"/>
            </w:tcMar>
            <w:vAlign w:val="center"/>
          </w:tcPr>
          <w:p w14:paraId="24F89D55" w14:textId="687FF2B5" w:rsidR="00466CB5" w:rsidRPr="009F4405" w:rsidRDefault="00A05450" w:rsidP="00B86408">
            <w:pPr>
              <w:spacing w:after="40" w:line="230" w:lineRule="auto"/>
              <w:jc w:val="left"/>
            </w:pPr>
            <w:r w:rsidRPr="009F4405">
              <w:rPr>
                <w:b/>
                <w:bCs/>
                <w:sz w:val="18"/>
                <w:szCs w:val="18"/>
              </w:rPr>
              <w:t>C</w:t>
            </w:r>
            <w:r w:rsidR="00466CB5" w:rsidRPr="009F4405">
              <w:rPr>
                <w:b/>
                <w:bCs/>
                <w:sz w:val="18"/>
                <w:szCs w:val="18"/>
              </w:rPr>
              <w:t xml:space="preserve"> — Logistics &amp; transportation</w:t>
            </w:r>
          </w:p>
        </w:tc>
        <w:tc>
          <w:tcPr>
            <w:tcW w:w="855" w:type="pct"/>
            <w:tcMar>
              <w:top w:w="60" w:type="dxa"/>
              <w:left w:w="90" w:type="dxa"/>
              <w:bottom w:w="60" w:type="dxa"/>
              <w:right w:w="90" w:type="dxa"/>
            </w:tcMar>
            <w:vAlign w:val="center"/>
          </w:tcPr>
          <w:p w14:paraId="70B89680" w14:textId="77777777" w:rsidR="00466CB5" w:rsidRPr="009F4405" w:rsidRDefault="00466CB5" w:rsidP="00B13F87">
            <w:pPr>
              <w:spacing w:after="40" w:line="230" w:lineRule="auto"/>
              <w:jc w:val="center"/>
            </w:pPr>
            <w:r w:rsidRPr="009F4405">
              <w:rPr>
                <w:sz w:val="18"/>
                <w:szCs w:val="18"/>
              </w:rPr>
              <w:t>1</w:t>
            </w:r>
          </w:p>
        </w:tc>
        <w:tc>
          <w:tcPr>
            <w:tcW w:w="855" w:type="pct"/>
            <w:tcMar>
              <w:top w:w="60" w:type="dxa"/>
              <w:left w:w="90" w:type="dxa"/>
              <w:bottom w:w="60" w:type="dxa"/>
              <w:right w:w="90" w:type="dxa"/>
            </w:tcMar>
            <w:vAlign w:val="center"/>
          </w:tcPr>
          <w:p w14:paraId="7472976B" w14:textId="18F20829" w:rsidR="00466CB5" w:rsidRPr="009F4405" w:rsidRDefault="00B967DC" w:rsidP="00B13F87">
            <w:pPr>
              <w:spacing w:after="40" w:line="230" w:lineRule="auto"/>
              <w:jc w:val="center"/>
            </w:pPr>
            <w:r w:rsidRPr="009F4405">
              <w:rPr>
                <w:sz w:val="18"/>
                <w:szCs w:val="18"/>
              </w:rPr>
              <w:t>5</w:t>
            </w:r>
          </w:p>
        </w:tc>
        <w:tc>
          <w:tcPr>
            <w:tcW w:w="855" w:type="pct"/>
            <w:tcMar>
              <w:top w:w="60" w:type="dxa"/>
              <w:left w:w="90" w:type="dxa"/>
              <w:bottom w:w="60" w:type="dxa"/>
              <w:right w:w="90" w:type="dxa"/>
            </w:tcMar>
            <w:vAlign w:val="center"/>
          </w:tcPr>
          <w:p w14:paraId="6B27EBDD" w14:textId="77777777" w:rsidR="00466CB5" w:rsidRPr="009F4405" w:rsidRDefault="00466CB5" w:rsidP="00B13F87">
            <w:pPr>
              <w:spacing w:after="40" w:line="230" w:lineRule="auto"/>
              <w:jc w:val="center"/>
            </w:pPr>
            <w:r w:rsidRPr="009F4405">
              <w:rPr>
                <w:sz w:val="18"/>
                <w:szCs w:val="18"/>
              </w:rPr>
              <w:t>4</w:t>
            </w:r>
          </w:p>
        </w:tc>
        <w:tc>
          <w:tcPr>
            <w:tcW w:w="987" w:type="pct"/>
            <w:tcMar>
              <w:top w:w="60" w:type="dxa"/>
              <w:left w:w="90" w:type="dxa"/>
              <w:bottom w:w="60" w:type="dxa"/>
              <w:right w:w="90" w:type="dxa"/>
            </w:tcMar>
            <w:vAlign w:val="center"/>
          </w:tcPr>
          <w:p w14:paraId="75907132" w14:textId="182FB9A1" w:rsidR="00466CB5" w:rsidRPr="009F4405" w:rsidRDefault="00466CB5" w:rsidP="00B13F87">
            <w:pPr>
              <w:spacing w:after="40" w:line="230" w:lineRule="auto"/>
              <w:jc w:val="center"/>
            </w:pPr>
            <w:r w:rsidRPr="009F4405">
              <w:rPr>
                <w:b/>
                <w:bCs/>
                <w:sz w:val="18"/>
                <w:szCs w:val="18"/>
              </w:rPr>
              <w:t>1</w:t>
            </w:r>
            <w:r w:rsidR="005769E8" w:rsidRPr="009F4405">
              <w:rPr>
                <w:b/>
                <w:bCs/>
                <w:sz w:val="18"/>
                <w:szCs w:val="18"/>
              </w:rPr>
              <w:t>0</w:t>
            </w:r>
          </w:p>
        </w:tc>
      </w:tr>
      <w:tr w:rsidR="00466CB5" w:rsidRPr="009F4405" w14:paraId="06744756" w14:textId="77777777" w:rsidTr="00B13F87">
        <w:trPr>
          <w:gridAfter w:val="1"/>
        </w:trPr>
        <w:tc>
          <w:tcPr>
            <w:tcW w:w="1447" w:type="pct"/>
            <w:tcMar>
              <w:top w:w="60" w:type="dxa"/>
              <w:left w:w="90" w:type="dxa"/>
              <w:bottom w:w="60" w:type="dxa"/>
              <w:right w:w="90" w:type="dxa"/>
            </w:tcMar>
            <w:vAlign w:val="center"/>
          </w:tcPr>
          <w:p w14:paraId="3D1666E5" w14:textId="7D87C641" w:rsidR="00466CB5" w:rsidRPr="009F4405" w:rsidRDefault="00A05450" w:rsidP="00B86408">
            <w:pPr>
              <w:spacing w:after="40" w:line="230" w:lineRule="auto"/>
              <w:jc w:val="left"/>
            </w:pPr>
            <w:r w:rsidRPr="009F4405">
              <w:rPr>
                <w:b/>
                <w:bCs/>
                <w:sz w:val="18"/>
                <w:szCs w:val="18"/>
              </w:rPr>
              <w:t>D</w:t>
            </w:r>
            <w:r w:rsidR="00466CB5" w:rsidRPr="009F4405">
              <w:rPr>
                <w:b/>
                <w:bCs/>
                <w:sz w:val="18"/>
                <w:szCs w:val="18"/>
              </w:rPr>
              <w:t xml:space="preserve"> — Regulatory &amp; cross-border</w:t>
            </w:r>
          </w:p>
        </w:tc>
        <w:tc>
          <w:tcPr>
            <w:tcW w:w="855" w:type="pct"/>
            <w:tcMar>
              <w:top w:w="60" w:type="dxa"/>
              <w:left w:w="90" w:type="dxa"/>
              <w:bottom w:w="60" w:type="dxa"/>
              <w:right w:w="90" w:type="dxa"/>
            </w:tcMar>
            <w:vAlign w:val="center"/>
          </w:tcPr>
          <w:p w14:paraId="1F763F8D" w14:textId="77777777" w:rsidR="00466CB5" w:rsidRPr="009F4405" w:rsidRDefault="00466CB5" w:rsidP="00B13F87">
            <w:pPr>
              <w:spacing w:after="40" w:line="230" w:lineRule="auto"/>
              <w:jc w:val="center"/>
            </w:pPr>
            <w:r w:rsidRPr="009F4405">
              <w:rPr>
                <w:sz w:val="18"/>
                <w:szCs w:val="18"/>
              </w:rPr>
              <w:t>9</w:t>
            </w:r>
          </w:p>
        </w:tc>
        <w:tc>
          <w:tcPr>
            <w:tcW w:w="855" w:type="pct"/>
            <w:tcMar>
              <w:top w:w="60" w:type="dxa"/>
              <w:left w:w="90" w:type="dxa"/>
              <w:bottom w:w="60" w:type="dxa"/>
              <w:right w:w="90" w:type="dxa"/>
            </w:tcMar>
            <w:vAlign w:val="center"/>
          </w:tcPr>
          <w:p w14:paraId="1670CE54" w14:textId="77777777" w:rsidR="00466CB5" w:rsidRPr="009F4405" w:rsidRDefault="00466CB5" w:rsidP="00B13F87">
            <w:pPr>
              <w:spacing w:after="40" w:line="230" w:lineRule="auto"/>
              <w:jc w:val="center"/>
            </w:pPr>
            <w:r w:rsidRPr="009F4405">
              <w:rPr>
                <w:sz w:val="18"/>
                <w:szCs w:val="18"/>
              </w:rPr>
              <w:t>5</w:t>
            </w:r>
          </w:p>
        </w:tc>
        <w:tc>
          <w:tcPr>
            <w:tcW w:w="855" w:type="pct"/>
            <w:tcMar>
              <w:top w:w="60" w:type="dxa"/>
              <w:left w:w="90" w:type="dxa"/>
              <w:bottom w:w="60" w:type="dxa"/>
              <w:right w:w="90" w:type="dxa"/>
            </w:tcMar>
            <w:vAlign w:val="center"/>
          </w:tcPr>
          <w:p w14:paraId="00A838A6" w14:textId="77777777" w:rsidR="00466CB5" w:rsidRPr="009F4405" w:rsidRDefault="00466CB5" w:rsidP="00B13F87">
            <w:pPr>
              <w:spacing w:after="40" w:line="230" w:lineRule="auto"/>
              <w:jc w:val="center"/>
            </w:pPr>
            <w:r w:rsidRPr="009F4405">
              <w:rPr>
                <w:sz w:val="18"/>
                <w:szCs w:val="18"/>
              </w:rPr>
              <w:t>1</w:t>
            </w:r>
          </w:p>
        </w:tc>
        <w:tc>
          <w:tcPr>
            <w:tcW w:w="987" w:type="pct"/>
            <w:tcMar>
              <w:top w:w="60" w:type="dxa"/>
              <w:left w:w="90" w:type="dxa"/>
              <w:bottom w:w="60" w:type="dxa"/>
              <w:right w:w="90" w:type="dxa"/>
            </w:tcMar>
            <w:vAlign w:val="center"/>
          </w:tcPr>
          <w:p w14:paraId="5091DA65" w14:textId="408EF84C" w:rsidR="00466CB5" w:rsidRPr="009F4405" w:rsidRDefault="00466CB5" w:rsidP="00B13F87">
            <w:pPr>
              <w:spacing w:after="40" w:line="230" w:lineRule="auto"/>
              <w:jc w:val="center"/>
            </w:pPr>
            <w:r w:rsidRPr="009F4405">
              <w:rPr>
                <w:b/>
                <w:bCs/>
                <w:sz w:val="18"/>
                <w:szCs w:val="18"/>
              </w:rPr>
              <w:t>1</w:t>
            </w:r>
            <w:r w:rsidR="009D37F2" w:rsidRPr="009F4405">
              <w:rPr>
                <w:b/>
                <w:bCs/>
                <w:sz w:val="18"/>
                <w:szCs w:val="18"/>
              </w:rPr>
              <w:t>4</w:t>
            </w:r>
          </w:p>
        </w:tc>
      </w:tr>
      <w:tr w:rsidR="00466CB5" w:rsidRPr="009F4405" w14:paraId="28948357" w14:textId="77777777" w:rsidTr="00B13F87">
        <w:trPr>
          <w:gridAfter w:val="1"/>
        </w:trPr>
        <w:tc>
          <w:tcPr>
            <w:tcW w:w="1447" w:type="pct"/>
            <w:tcMar>
              <w:top w:w="60" w:type="dxa"/>
              <w:left w:w="90" w:type="dxa"/>
              <w:bottom w:w="60" w:type="dxa"/>
              <w:right w:w="90" w:type="dxa"/>
            </w:tcMar>
            <w:vAlign w:val="center"/>
          </w:tcPr>
          <w:p w14:paraId="35E169BC" w14:textId="58EC269B" w:rsidR="00466CB5" w:rsidRPr="009F4405" w:rsidRDefault="00A05450" w:rsidP="00B86408">
            <w:pPr>
              <w:spacing w:after="40" w:line="230" w:lineRule="auto"/>
              <w:jc w:val="left"/>
            </w:pPr>
            <w:r w:rsidRPr="009F4405">
              <w:rPr>
                <w:b/>
                <w:bCs/>
                <w:sz w:val="18"/>
                <w:szCs w:val="18"/>
              </w:rPr>
              <w:t>E</w:t>
            </w:r>
            <w:r w:rsidR="00466CB5" w:rsidRPr="009F4405">
              <w:rPr>
                <w:b/>
                <w:bCs/>
                <w:sz w:val="18"/>
                <w:szCs w:val="18"/>
              </w:rPr>
              <w:t xml:space="preserve"> — Financial sustainability</w:t>
            </w:r>
          </w:p>
        </w:tc>
        <w:tc>
          <w:tcPr>
            <w:tcW w:w="855" w:type="pct"/>
            <w:tcMar>
              <w:top w:w="60" w:type="dxa"/>
              <w:left w:w="90" w:type="dxa"/>
              <w:bottom w:w="60" w:type="dxa"/>
              <w:right w:w="90" w:type="dxa"/>
            </w:tcMar>
            <w:vAlign w:val="center"/>
          </w:tcPr>
          <w:p w14:paraId="23A233AE" w14:textId="77777777" w:rsidR="00466CB5" w:rsidRPr="009F4405" w:rsidRDefault="00466CB5" w:rsidP="00B13F87">
            <w:pPr>
              <w:spacing w:after="40" w:line="230" w:lineRule="auto"/>
              <w:jc w:val="center"/>
            </w:pPr>
            <w:r w:rsidRPr="009F4405">
              <w:rPr>
                <w:sz w:val="18"/>
                <w:szCs w:val="18"/>
              </w:rPr>
              <w:t>6</w:t>
            </w:r>
          </w:p>
        </w:tc>
        <w:tc>
          <w:tcPr>
            <w:tcW w:w="855" w:type="pct"/>
            <w:tcMar>
              <w:top w:w="60" w:type="dxa"/>
              <w:left w:w="90" w:type="dxa"/>
              <w:bottom w:w="60" w:type="dxa"/>
              <w:right w:w="90" w:type="dxa"/>
            </w:tcMar>
            <w:vAlign w:val="center"/>
          </w:tcPr>
          <w:p w14:paraId="20A560A5" w14:textId="79F119D2" w:rsidR="00466CB5" w:rsidRPr="009F4405" w:rsidRDefault="00DC59B6" w:rsidP="00B13F87">
            <w:pPr>
              <w:spacing w:after="40" w:line="230" w:lineRule="auto"/>
              <w:jc w:val="center"/>
            </w:pPr>
            <w:r w:rsidRPr="009F4405">
              <w:rPr>
                <w:sz w:val="18"/>
                <w:szCs w:val="18"/>
              </w:rPr>
              <w:t>10</w:t>
            </w:r>
          </w:p>
        </w:tc>
        <w:tc>
          <w:tcPr>
            <w:tcW w:w="855" w:type="pct"/>
            <w:tcMar>
              <w:top w:w="60" w:type="dxa"/>
              <w:left w:w="90" w:type="dxa"/>
              <w:bottom w:w="60" w:type="dxa"/>
              <w:right w:w="90" w:type="dxa"/>
            </w:tcMar>
            <w:vAlign w:val="center"/>
          </w:tcPr>
          <w:p w14:paraId="037969E5" w14:textId="77777777" w:rsidR="00466CB5" w:rsidRPr="009F4405" w:rsidRDefault="00466CB5" w:rsidP="00B13F87">
            <w:pPr>
              <w:spacing w:after="40" w:line="230" w:lineRule="auto"/>
              <w:jc w:val="center"/>
            </w:pPr>
            <w:r w:rsidRPr="009F4405">
              <w:rPr>
                <w:sz w:val="18"/>
                <w:szCs w:val="18"/>
              </w:rPr>
              <w:t>1</w:t>
            </w:r>
          </w:p>
        </w:tc>
        <w:tc>
          <w:tcPr>
            <w:tcW w:w="987" w:type="pct"/>
            <w:tcMar>
              <w:top w:w="60" w:type="dxa"/>
              <w:left w:w="90" w:type="dxa"/>
              <w:bottom w:w="60" w:type="dxa"/>
              <w:right w:w="90" w:type="dxa"/>
            </w:tcMar>
            <w:vAlign w:val="center"/>
          </w:tcPr>
          <w:p w14:paraId="63E02266" w14:textId="3178804E" w:rsidR="00466CB5" w:rsidRPr="009F4405" w:rsidRDefault="00466CB5" w:rsidP="00B13F87">
            <w:pPr>
              <w:spacing w:after="40" w:line="230" w:lineRule="auto"/>
              <w:jc w:val="center"/>
            </w:pPr>
            <w:r w:rsidRPr="009F4405">
              <w:rPr>
                <w:b/>
                <w:bCs/>
                <w:sz w:val="18"/>
                <w:szCs w:val="18"/>
              </w:rPr>
              <w:t>1</w:t>
            </w:r>
            <w:r w:rsidR="00582037" w:rsidRPr="009F4405">
              <w:rPr>
                <w:b/>
                <w:bCs/>
                <w:sz w:val="18"/>
                <w:szCs w:val="18"/>
              </w:rPr>
              <w:t>7</w:t>
            </w:r>
          </w:p>
        </w:tc>
      </w:tr>
      <w:tr w:rsidR="00466CB5" w:rsidRPr="009F4405" w14:paraId="7FC1B7C2" w14:textId="77777777" w:rsidTr="00B13F87">
        <w:trPr>
          <w:gridAfter w:val="1"/>
        </w:trPr>
        <w:tc>
          <w:tcPr>
            <w:tcW w:w="1447" w:type="pct"/>
            <w:tcMar>
              <w:top w:w="60" w:type="dxa"/>
              <w:left w:w="90" w:type="dxa"/>
              <w:bottom w:w="60" w:type="dxa"/>
              <w:right w:w="90" w:type="dxa"/>
            </w:tcMar>
            <w:vAlign w:val="center"/>
          </w:tcPr>
          <w:p w14:paraId="647F63BD" w14:textId="57722865" w:rsidR="00466CB5" w:rsidRPr="009F4405" w:rsidRDefault="00A05450" w:rsidP="00B86408">
            <w:pPr>
              <w:spacing w:after="40" w:line="230" w:lineRule="auto"/>
              <w:jc w:val="left"/>
            </w:pPr>
            <w:r w:rsidRPr="009F4405">
              <w:rPr>
                <w:b/>
                <w:bCs/>
                <w:sz w:val="18"/>
                <w:szCs w:val="18"/>
              </w:rPr>
              <w:t>F</w:t>
            </w:r>
            <w:r w:rsidR="00466CB5" w:rsidRPr="009F4405">
              <w:rPr>
                <w:b/>
                <w:bCs/>
                <w:sz w:val="18"/>
                <w:szCs w:val="18"/>
              </w:rPr>
              <w:t xml:space="preserve"> — Human capital &amp; skills</w:t>
            </w:r>
          </w:p>
        </w:tc>
        <w:tc>
          <w:tcPr>
            <w:tcW w:w="855" w:type="pct"/>
            <w:tcMar>
              <w:top w:w="60" w:type="dxa"/>
              <w:left w:w="90" w:type="dxa"/>
              <w:bottom w:w="60" w:type="dxa"/>
              <w:right w:w="90" w:type="dxa"/>
            </w:tcMar>
            <w:vAlign w:val="center"/>
          </w:tcPr>
          <w:p w14:paraId="06224047" w14:textId="77777777" w:rsidR="00466CB5" w:rsidRPr="009F4405" w:rsidRDefault="00466CB5" w:rsidP="00B13F87">
            <w:pPr>
              <w:spacing w:after="40" w:line="230" w:lineRule="auto"/>
              <w:jc w:val="center"/>
            </w:pPr>
            <w:r w:rsidRPr="009F4405">
              <w:rPr>
                <w:sz w:val="18"/>
                <w:szCs w:val="18"/>
              </w:rPr>
              <w:t>3</w:t>
            </w:r>
          </w:p>
        </w:tc>
        <w:tc>
          <w:tcPr>
            <w:tcW w:w="855" w:type="pct"/>
            <w:tcMar>
              <w:top w:w="60" w:type="dxa"/>
              <w:left w:w="90" w:type="dxa"/>
              <w:bottom w:w="60" w:type="dxa"/>
              <w:right w:w="90" w:type="dxa"/>
            </w:tcMar>
            <w:vAlign w:val="center"/>
          </w:tcPr>
          <w:p w14:paraId="6B088582" w14:textId="77777777" w:rsidR="00466CB5" w:rsidRPr="009F4405" w:rsidRDefault="00466CB5" w:rsidP="00B13F87">
            <w:pPr>
              <w:spacing w:after="40" w:line="230" w:lineRule="auto"/>
              <w:jc w:val="center"/>
            </w:pPr>
            <w:r w:rsidRPr="009F4405">
              <w:rPr>
                <w:sz w:val="18"/>
                <w:szCs w:val="18"/>
              </w:rPr>
              <w:t>5</w:t>
            </w:r>
          </w:p>
        </w:tc>
        <w:tc>
          <w:tcPr>
            <w:tcW w:w="855" w:type="pct"/>
            <w:tcMar>
              <w:top w:w="60" w:type="dxa"/>
              <w:left w:w="90" w:type="dxa"/>
              <w:bottom w:w="60" w:type="dxa"/>
              <w:right w:w="90" w:type="dxa"/>
            </w:tcMar>
            <w:vAlign w:val="center"/>
          </w:tcPr>
          <w:p w14:paraId="40F6C264" w14:textId="77777777" w:rsidR="00466CB5" w:rsidRPr="009F4405" w:rsidRDefault="00466CB5" w:rsidP="00B13F87">
            <w:pPr>
              <w:spacing w:after="40" w:line="230" w:lineRule="auto"/>
              <w:jc w:val="center"/>
            </w:pPr>
            <w:r w:rsidRPr="009F4405">
              <w:rPr>
                <w:sz w:val="18"/>
                <w:szCs w:val="18"/>
              </w:rPr>
              <w:t>0</w:t>
            </w:r>
          </w:p>
        </w:tc>
        <w:tc>
          <w:tcPr>
            <w:tcW w:w="987" w:type="pct"/>
            <w:tcMar>
              <w:top w:w="60" w:type="dxa"/>
              <w:left w:w="90" w:type="dxa"/>
              <w:bottom w:w="60" w:type="dxa"/>
              <w:right w:w="90" w:type="dxa"/>
            </w:tcMar>
            <w:vAlign w:val="center"/>
          </w:tcPr>
          <w:p w14:paraId="558C3B09" w14:textId="77777777" w:rsidR="00466CB5" w:rsidRPr="009F4405" w:rsidRDefault="00466CB5" w:rsidP="00B13F87">
            <w:pPr>
              <w:spacing w:after="40" w:line="230" w:lineRule="auto"/>
              <w:jc w:val="center"/>
            </w:pPr>
            <w:r w:rsidRPr="009F4405">
              <w:rPr>
                <w:b/>
                <w:bCs/>
                <w:sz w:val="18"/>
                <w:szCs w:val="18"/>
              </w:rPr>
              <w:t>8</w:t>
            </w:r>
          </w:p>
        </w:tc>
      </w:tr>
      <w:tr w:rsidR="00466CB5" w:rsidRPr="009F4405" w14:paraId="7B0C60FC" w14:textId="77777777" w:rsidTr="00B13F87">
        <w:trPr>
          <w:gridAfter w:val="1"/>
        </w:trPr>
        <w:tc>
          <w:tcPr>
            <w:tcW w:w="1447" w:type="pct"/>
            <w:tcMar>
              <w:top w:w="60" w:type="dxa"/>
              <w:left w:w="90" w:type="dxa"/>
              <w:bottom w:w="60" w:type="dxa"/>
              <w:right w:w="90" w:type="dxa"/>
            </w:tcMar>
            <w:vAlign w:val="center"/>
          </w:tcPr>
          <w:p w14:paraId="45B39878" w14:textId="66A04743" w:rsidR="00466CB5" w:rsidRPr="009F4405" w:rsidRDefault="00A05450" w:rsidP="00B86408">
            <w:pPr>
              <w:spacing w:after="40" w:line="230" w:lineRule="auto"/>
              <w:jc w:val="left"/>
            </w:pPr>
            <w:r w:rsidRPr="009F4405">
              <w:rPr>
                <w:b/>
                <w:bCs/>
                <w:sz w:val="18"/>
                <w:szCs w:val="18"/>
              </w:rPr>
              <w:t>G</w:t>
            </w:r>
            <w:r w:rsidR="00466CB5" w:rsidRPr="009F4405">
              <w:rPr>
                <w:b/>
                <w:bCs/>
                <w:sz w:val="18"/>
                <w:szCs w:val="18"/>
              </w:rPr>
              <w:t xml:space="preserve"> — Technology, cyber &amp; resilience</w:t>
            </w:r>
          </w:p>
        </w:tc>
        <w:tc>
          <w:tcPr>
            <w:tcW w:w="855" w:type="pct"/>
            <w:tcMar>
              <w:top w:w="60" w:type="dxa"/>
              <w:left w:w="90" w:type="dxa"/>
              <w:bottom w:w="60" w:type="dxa"/>
              <w:right w:w="90" w:type="dxa"/>
            </w:tcMar>
            <w:vAlign w:val="center"/>
          </w:tcPr>
          <w:p w14:paraId="15ED0B56" w14:textId="77777777" w:rsidR="00466CB5" w:rsidRPr="009F4405" w:rsidRDefault="00466CB5" w:rsidP="00B13F87">
            <w:pPr>
              <w:spacing w:after="40" w:line="230" w:lineRule="auto"/>
              <w:jc w:val="center"/>
            </w:pPr>
            <w:r w:rsidRPr="009F4405">
              <w:rPr>
                <w:sz w:val="18"/>
                <w:szCs w:val="18"/>
              </w:rPr>
              <w:t>6</w:t>
            </w:r>
          </w:p>
        </w:tc>
        <w:tc>
          <w:tcPr>
            <w:tcW w:w="855" w:type="pct"/>
            <w:tcMar>
              <w:top w:w="60" w:type="dxa"/>
              <w:left w:w="90" w:type="dxa"/>
              <w:bottom w:w="60" w:type="dxa"/>
              <w:right w:w="90" w:type="dxa"/>
            </w:tcMar>
            <w:vAlign w:val="center"/>
          </w:tcPr>
          <w:p w14:paraId="41D8B09E" w14:textId="77777777" w:rsidR="00466CB5" w:rsidRPr="009F4405" w:rsidRDefault="00466CB5" w:rsidP="00B13F87">
            <w:pPr>
              <w:spacing w:after="40" w:line="230" w:lineRule="auto"/>
              <w:jc w:val="center"/>
            </w:pPr>
            <w:r w:rsidRPr="009F4405">
              <w:rPr>
                <w:sz w:val="18"/>
                <w:szCs w:val="18"/>
              </w:rPr>
              <w:t>9</w:t>
            </w:r>
          </w:p>
        </w:tc>
        <w:tc>
          <w:tcPr>
            <w:tcW w:w="855" w:type="pct"/>
            <w:tcMar>
              <w:top w:w="60" w:type="dxa"/>
              <w:left w:w="90" w:type="dxa"/>
              <w:bottom w:w="60" w:type="dxa"/>
              <w:right w:w="90" w:type="dxa"/>
            </w:tcMar>
            <w:vAlign w:val="center"/>
          </w:tcPr>
          <w:p w14:paraId="30FC7717" w14:textId="77777777" w:rsidR="00466CB5" w:rsidRPr="009F4405" w:rsidRDefault="00466CB5" w:rsidP="00B13F87">
            <w:pPr>
              <w:spacing w:after="40" w:line="230" w:lineRule="auto"/>
              <w:jc w:val="center"/>
            </w:pPr>
            <w:r w:rsidRPr="009F4405">
              <w:rPr>
                <w:sz w:val="18"/>
                <w:szCs w:val="18"/>
              </w:rPr>
              <w:t>0</w:t>
            </w:r>
          </w:p>
        </w:tc>
        <w:tc>
          <w:tcPr>
            <w:tcW w:w="987" w:type="pct"/>
            <w:tcMar>
              <w:top w:w="60" w:type="dxa"/>
              <w:left w:w="90" w:type="dxa"/>
              <w:bottom w:w="60" w:type="dxa"/>
              <w:right w:w="90" w:type="dxa"/>
            </w:tcMar>
            <w:vAlign w:val="center"/>
          </w:tcPr>
          <w:p w14:paraId="60717117" w14:textId="77777777" w:rsidR="00466CB5" w:rsidRPr="009F4405" w:rsidRDefault="00466CB5" w:rsidP="00B13F87">
            <w:pPr>
              <w:spacing w:after="40" w:line="230" w:lineRule="auto"/>
              <w:jc w:val="center"/>
            </w:pPr>
            <w:r w:rsidRPr="009F4405">
              <w:rPr>
                <w:b/>
                <w:bCs/>
                <w:sz w:val="18"/>
                <w:szCs w:val="18"/>
              </w:rPr>
              <w:t>15</w:t>
            </w:r>
          </w:p>
        </w:tc>
      </w:tr>
      <w:tr w:rsidR="00466CB5" w:rsidRPr="009F4405" w14:paraId="752A1CED" w14:textId="77777777" w:rsidTr="00B13F87">
        <w:trPr>
          <w:gridAfter w:val="1"/>
        </w:trPr>
        <w:tc>
          <w:tcPr>
            <w:tcW w:w="1447" w:type="pct"/>
            <w:tcMar>
              <w:top w:w="60" w:type="dxa"/>
              <w:left w:w="90" w:type="dxa"/>
              <w:bottom w:w="60" w:type="dxa"/>
              <w:right w:w="90" w:type="dxa"/>
            </w:tcMar>
            <w:vAlign w:val="center"/>
          </w:tcPr>
          <w:p w14:paraId="24F19763" w14:textId="72662E80" w:rsidR="00466CB5" w:rsidRPr="009F4405" w:rsidRDefault="00A05450" w:rsidP="00B86408">
            <w:pPr>
              <w:spacing w:after="40" w:line="230" w:lineRule="auto"/>
              <w:jc w:val="left"/>
            </w:pPr>
            <w:r w:rsidRPr="009F4405">
              <w:rPr>
                <w:b/>
                <w:bCs/>
                <w:sz w:val="18"/>
                <w:szCs w:val="18"/>
              </w:rPr>
              <w:t>CC</w:t>
            </w:r>
            <w:r w:rsidR="00466CB5" w:rsidRPr="009F4405">
              <w:rPr>
                <w:b/>
                <w:bCs/>
                <w:sz w:val="18"/>
                <w:szCs w:val="18"/>
              </w:rPr>
              <w:t xml:space="preserve"> — Strategic-autonomy lens</w:t>
            </w:r>
          </w:p>
        </w:tc>
        <w:tc>
          <w:tcPr>
            <w:tcW w:w="855" w:type="pct"/>
            <w:tcMar>
              <w:top w:w="60" w:type="dxa"/>
              <w:left w:w="90" w:type="dxa"/>
              <w:bottom w:w="60" w:type="dxa"/>
              <w:right w:w="90" w:type="dxa"/>
            </w:tcMar>
            <w:vAlign w:val="center"/>
          </w:tcPr>
          <w:p w14:paraId="634983E9" w14:textId="77777777" w:rsidR="00466CB5" w:rsidRPr="009F4405" w:rsidRDefault="00466CB5" w:rsidP="00B13F87">
            <w:pPr>
              <w:spacing w:after="40" w:line="230" w:lineRule="auto"/>
              <w:jc w:val="center"/>
            </w:pPr>
            <w:r w:rsidRPr="009F4405">
              <w:rPr>
                <w:sz w:val="18"/>
                <w:szCs w:val="18"/>
              </w:rPr>
              <w:t>0</w:t>
            </w:r>
          </w:p>
        </w:tc>
        <w:tc>
          <w:tcPr>
            <w:tcW w:w="855" w:type="pct"/>
            <w:tcMar>
              <w:top w:w="60" w:type="dxa"/>
              <w:left w:w="90" w:type="dxa"/>
              <w:bottom w:w="60" w:type="dxa"/>
              <w:right w:w="90" w:type="dxa"/>
            </w:tcMar>
            <w:vAlign w:val="center"/>
          </w:tcPr>
          <w:p w14:paraId="16565E69" w14:textId="77777777" w:rsidR="00466CB5" w:rsidRPr="009F4405" w:rsidRDefault="00466CB5" w:rsidP="00B13F87">
            <w:pPr>
              <w:spacing w:after="40" w:line="230" w:lineRule="auto"/>
              <w:jc w:val="center"/>
            </w:pPr>
            <w:r w:rsidRPr="009F4405">
              <w:rPr>
                <w:sz w:val="18"/>
                <w:szCs w:val="18"/>
              </w:rPr>
              <w:t>0</w:t>
            </w:r>
          </w:p>
        </w:tc>
        <w:tc>
          <w:tcPr>
            <w:tcW w:w="855" w:type="pct"/>
            <w:tcMar>
              <w:top w:w="60" w:type="dxa"/>
              <w:left w:w="90" w:type="dxa"/>
              <w:bottom w:w="60" w:type="dxa"/>
              <w:right w:w="90" w:type="dxa"/>
            </w:tcMar>
            <w:vAlign w:val="center"/>
          </w:tcPr>
          <w:p w14:paraId="0A7090AE" w14:textId="77777777" w:rsidR="00466CB5" w:rsidRPr="009F4405" w:rsidRDefault="00466CB5" w:rsidP="00B13F87">
            <w:pPr>
              <w:spacing w:after="40" w:line="230" w:lineRule="auto"/>
              <w:jc w:val="center"/>
            </w:pPr>
            <w:r w:rsidRPr="009F4405">
              <w:rPr>
                <w:sz w:val="18"/>
                <w:szCs w:val="18"/>
              </w:rPr>
              <w:t>9</w:t>
            </w:r>
          </w:p>
        </w:tc>
        <w:tc>
          <w:tcPr>
            <w:tcW w:w="987" w:type="pct"/>
            <w:tcMar>
              <w:top w:w="60" w:type="dxa"/>
              <w:left w:w="90" w:type="dxa"/>
              <w:bottom w:w="60" w:type="dxa"/>
              <w:right w:w="90" w:type="dxa"/>
            </w:tcMar>
            <w:vAlign w:val="center"/>
          </w:tcPr>
          <w:p w14:paraId="1B6B0EF9" w14:textId="77777777" w:rsidR="00466CB5" w:rsidRPr="009F4405" w:rsidRDefault="00466CB5" w:rsidP="00B13F87">
            <w:pPr>
              <w:spacing w:after="40" w:line="230" w:lineRule="auto"/>
              <w:jc w:val="center"/>
            </w:pPr>
            <w:r w:rsidRPr="009F4405">
              <w:rPr>
                <w:b/>
                <w:bCs/>
                <w:sz w:val="18"/>
                <w:szCs w:val="18"/>
              </w:rPr>
              <w:t>9</w:t>
            </w:r>
          </w:p>
        </w:tc>
      </w:tr>
      <w:tr w:rsidR="00466CB5" w:rsidRPr="009F4405" w14:paraId="1546BA6A" w14:textId="77777777" w:rsidTr="00B13F87">
        <w:tc>
          <w:tcPr>
            <w:tcW w:w="1447" w:type="pct"/>
            <w:tcMar>
              <w:top w:w="60" w:type="dxa"/>
              <w:left w:w="90" w:type="dxa"/>
              <w:bottom w:w="60" w:type="dxa"/>
              <w:right w:w="90" w:type="dxa"/>
            </w:tcMar>
            <w:vAlign w:val="center"/>
          </w:tcPr>
          <w:p w14:paraId="6BA4B252" w14:textId="77777777" w:rsidR="00466CB5" w:rsidRPr="009F4405" w:rsidRDefault="00466CB5" w:rsidP="00B86408">
            <w:pPr>
              <w:spacing w:after="40" w:line="230" w:lineRule="auto"/>
              <w:jc w:val="left"/>
            </w:pPr>
            <w:r w:rsidRPr="009F4405">
              <w:rPr>
                <w:b/>
                <w:bCs/>
                <w:sz w:val="18"/>
                <w:szCs w:val="18"/>
              </w:rPr>
              <w:t>TOTAL</w:t>
            </w:r>
          </w:p>
        </w:tc>
        <w:tc>
          <w:tcPr>
            <w:tcW w:w="855" w:type="pct"/>
            <w:tcMar>
              <w:top w:w="60" w:type="dxa"/>
              <w:left w:w="90" w:type="dxa"/>
              <w:bottom w:w="60" w:type="dxa"/>
              <w:right w:w="90" w:type="dxa"/>
            </w:tcMar>
            <w:vAlign w:val="center"/>
          </w:tcPr>
          <w:p w14:paraId="2859E84E" w14:textId="77777777" w:rsidR="00466CB5" w:rsidRPr="009F4405" w:rsidRDefault="00466CB5" w:rsidP="00B13F87">
            <w:pPr>
              <w:spacing w:after="40" w:line="230" w:lineRule="auto"/>
              <w:jc w:val="center"/>
            </w:pPr>
            <w:r w:rsidRPr="009F4405">
              <w:rPr>
                <w:sz w:val="18"/>
                <w:szCs w:val="18"/>
              </w:rPr>
              <w:t>38</w:t>
            </w:r>
          </w:p>
        </w:tc>
        <w:tc>
          <w:tcPr>
            <w:tcW w:w="855" w:type="pct"/>
            <w:tcMar>
              <w:top w:w="60" w:type="dxa"/>
              <w:left w:w="90" w:type="dxa"/>
              <w:bottom w:w="60" w:type="dxa"/>
              <w:right w:w="90" w:type="dxa"/>
            </w:tcMar>
            <w:vAlign w:val="center"/>
          </w:tcPr>
          <w:p w14:paraId="1C31BD33" w14:textId="77777777" w:rsidR="00466CB5" w:rsidRPr="009F4405" w:rsidRDefault="00466CB5" w:rsidP="00B13F87">
            <w:pPr>
              <w:spacing w:after="40" w:line="230" w:lineRule="auto"/>
              <w:jc w:val="center"/>
            </w:pPr>
            <w:r w:rsidRPr="009F4405">
              <w:rPr>
                <w:sz w:val="18"/>
                <w:szCs w:val="18"/>
              </w:rPr>
              <w:t>43</w:t>
            </w:r>
          </w:p>
        </w:tc>
        <w:tc>
          <w:tcPr>
            <w:tcW w:w="855" w:type="pct"/>
            <w:tcMar>
              <w:top w:w="60" w:type="dxa"/>
              <w:left w:w="90" w:type="dxa"/>
              <w:bottom w:w="60" w:type="dxa"/>
              <w:right w:w="90" w:type="dxa"/>
            </w:tcMar>
            <w:vAlign w:val="center"/>
          </w:tcPr>
          <w:p w14:paraId="3B33FE3B" w14:textId="77777777" w:rsidR="00466CB5" w:rsidRPr="009F4405" w:rsidRDefault="00466CB5" w:rsidP="00B13F87">
            <w:pPr>
              <w:spacing w:after="40" w:line="230" w:lineRule="auto"/>
              <w:jc w:val="center"/>
            </w:pPr>
            <w:r w:rsidRPr="009F4405">
              <w:rPr>
                <w:sz w:val="18"/>
                <w:szCs w:val="18"/>
              </w:rPr>
              <w:t>17</w:t>
            </w:r>
          </w:p>
        </w:tc>
        <w:tc>
          <w:tcPr>
            <w:tcW w:w="987" w:type="pct"/>
            <w:tcMar>
              <w:top w:w="60" w:type="dxa"/>
              <w:left w:w="90" w:type="dxa"/>
              <w:bottom w:w="60" w:type="dxa"/>
              <w:right w:w="90" w:type="dxa"/>
            </w:tcMar>
            <w:vAlign w:val="center"/>
          </w:tcPr>
          <w:p w14:paraId="54ACF9D2" w14:textId="47D85333" w:rsidR="00466CB5" w:rsidRPr="009F4405" w:rsidRDefault="00466CB5" w:rsidP="00B13F87">
            <w:pPr>
              <w:spacing w:after="40" w:line="230" w:lineRule="auto"/>
              <w:jc w:val="center"/>
            </w:pPr>
            <w:r w:rsidRPr="009F4405">
              <w:rPr>
                <w:b/>
                <w:bCs/>
                <w:sz w:val="18"/>
                <w:szCs w:val="18"/>
              </w:rPr>
              <w:t>9</w:t>
            </w:r>
            <w:r w:rsidR="009D37F2" w:rsidRPr="009F4405">
              <w:rPr>
                <w:b/>
                <w:bCs/>
                <w:sz w:val="18"/>
                <w:szCs w:val="18"/>
              </w:rPr>
              <w:t>9</w:t>
            </w:r>
          </w:p>
        </w:tc>
        <w:tc>
          <w:tcPr>
            <w:tcW w:w="0" w:type="auto"/>
          </w:tcPr>
          <w:p w14:paraId="0AF8C5B5" w14:textId="77777777" w:rsidR="00466CB5" w:rsidRPr="009F4405" w:rsidRDefault="00466CB5">
            <w:pPr>
              <w:spacing w:after="80"/>
              <w:jc w:val="left"/>
            </w:pPr>
          </w:p>
        </w:tc>
      </w:tr>
    </w:tbl>
    <w:p w14:paraId="05528D19" w14:textId="77777777" w:rsidR="00B84288" w:rsidRPr="009F4405" w:rsidRDefault="00B84288" w:rsidP="00B84288">
      <w:pPr>
        <w:rPr>
          <w:rStyle w:val="SubtleEmphasis"/>
        </w:rPr>
      </w:pPr>
    </w:p>
    <w:p w14:paraId="04C5711F" w14:textId="52904FCF" w:rsidR="00466CB5" w:rsidRPr="009F4405" w:rsidRDefault="00466CB5" w:rsidP="00BF30F8">
      <w:pPr>
        <w:spacing w:line="264" w:lineRule="auto"/>
        <w:rPr>
          <w:b/>
        </w:rPr>
      </w:pPr>
      <w:r w:rsidRPr="009F4405">
        <w:rPr>
          <w:b/>
        </w:rPr>
        <w:lastRenderedPageBreak/>
        <w:t>Conclusion</w:t>
      </w:r>
    </w:p>
    <w:p w14:paraId="5C182663" w14:textId="72D05BD5" w:rsidR="005626CC" w:rsidRPr="009F4405" w:rsidRDefault="00466CB5" w:rsidP="00B84288">
      <w:pPr>
        <w:spacing w:line="264" w:lineRule="auto"/>
      </w:pPr>
      <w:r w:rsidRPr="009F4405">
        <w:t>The bottleneck analysis developed in this chapter provides the analytical baseline for downstream tasks. It identifies where Europe’s access-to-space system is most exposed today, where exposure will emerge over the next MFF cycle, and how these exposures interact across categories. This section signposts how the analysis will drive the SWOT synthesis, the scenarios and the recommendations.</w:t>
      </w:r>
    </w:p>
    <w:p w14:paraId="38547288" w14:textId="0A23936D" w:rsidR="007A0E92" w:rsidRPr="009F4405" w:rsidRDefault="00EF2274" w:rsidP="08BBFACE">
      <w:pPr>
        <w:pStyle w:val="Heading2"/>
      </w:pPr>
      <w:bookmarkStart w:id="89" w:name="_Toc239018284"/>
      <w:r w:rsidRPr="009F4405">
        <w:t xml:space="preserve">Benchmarking </w:t>
      </w:r>
      <w:r w:rsidR="00390D95" w:rsidRPr="009F4405">
        <w:t>against non-EU actors</w:t>
      </w:r>
      <w:bookmarkEnd w:id="89"/>
    </w:p>
    <w:p w14:paraId="3004F536" w14:textId="66E8DE8F" w:rsidR="007A0E92" w:rsidRPr="009F4405" w:rsidRDefault="3D21799D" w:rsidP="002238C5">
      <w:pPr>
        <w:pStyle w:val="EYHeading3"/>
      </w:pPr>
      <w:r w:rsidRPr="009F4405">
        <w:t>United States</w:t>
      </w:r>
    </w:p>
    <w:p w14:paraId="65C6EC58" w14:textId="6EA92212" w:rsidR="007A0E92" w:rsidRPr="009F4405" w:rsidRDefault="01DFC64B" w:rsidP="006F7C90">
      <w:pPr>
        <w:rPr>
          <w:rFonts w:eastAsia="Aptos"/>
        </w:rPr>
      </w:pPr>
      <w:r w:rsidRPr="009F4405">
        <w:rPr>
          <w:rFonts w:eastAsia="Aptos"/>
        </w:rPr>
        <w:t xml:space="preserve">The United States and its commercial rocket companies launch primarily out of Vandenberg Space Force Base and Cape Canaveral Space Force Station; these are the only two medium-heavy launch facilities in the United States, and have faced severe capacity constraints, primarily due to the increase in SpaceX launch cadence.  In 2025, 110 launches occurred at Cape Canaveral (101 Falcon 9, 5 Atlas V, 2 New Glenn, 1 Vulcan, 1 CHB Booster), while 66 occurred at Vandenberg (64 Falcon 9, 1 Firefly Alpha, 1 Minotaur). Up to several orbital launches per year have occurred at Wallops Island (operated by the state of Viriginia but owned by </w:t>
      </w:r>
      <w:r w:rsidR="6C071DAF" w:rsidRPr="009F4405">
        <w:rPr>
          <w:rFonts w:eastAsia="Aptos"/>
        </w:rPr>
        <w:t>NASA) and</w:t>
      </w:r>
      <w:r w:rsidRPr="009F4405">
        <w:rPr>
          <w:rFonts w:eastAsia="Aptos"/>
        </w:rPr>
        <w:t xml:space="preserve"> in more recent years Pacific Spaceport Complex (operated by the state of Alaksa).</w:t>
      </w:r>
      <w:r w:rsidRPr="009F4405">
        <w:rPr>
          <w:rFonts w:eastAsia="Aptos"/>
          <w:vertAlign w:val="superscript"/>
        </w:rPr>
        <w:footnoteReference w:id="61"/>
      </w:r>
      <w:r w:rsidRPr="009F4405">
        <w:rPr>
          <w:rFonts w:eastAsia="Aptos"/>
        </w:rPr>
        <w:t xml:space="preserve"> Companies who have successfully achieved orbital launches in the U.S. are United Launch Alliance (ULA), SpaceX, Northrop Grumman, Blue Origin, and Firefly.  </w:t>
      </w:r>
    </w:p>
    <w:p w14:paraId="56DD63F0" w14:textId="5AB5B6DB" w:rsidR="007A0E92" w:rsidRPr="009F4405" w:rsidRDefault="3D21799D" w:rsidP="5C1EBA95">
      <w:pPr>
        <w:rPr>
          <w:rFonts w:ascii="Aptos" w:eastAsia="Aptos" w:hAnsi="Aptos" w:cs="Aptos"/>
          <w:color w:val="467886"/>
          <w:sz w:val="24"/>
        </w:rPr>
      </w:pPr>
      <w:r w:rsidRPr="009F4405">
        <w:rPr>
          <w:rFonts w:eastAsia="Aptos"/>
        </w:rPr>
        <w:t>A breakdown of current U.S. orbital launch vehicles (excluding the Space Launch System, which used exclusively for the Artemis programme) is shown below:</w:t>
      </w:r>
      <w:r w:rsidRPr="009F4405">
        <w:rPr>
          <w:rFonts w:ascii="Aptos" w:eastAsia="Aptos" w:hAnsi="Aptos" w:cs="Aptos"/>
          <w:sz w:val="24"/>
          <w:vertAlign w:val="superscript"/>
        </w:rPr>
        <w:footnoteReference w:id="62"/>
      </w:r>
    </w:p>
    <w:p w14:paraId="27DF4FC0" w14:textId="3B834868" w:rsidR="008A1F83" w:rsidRPr="009F4405" w:rsidRDefault="00893777" w:rsidP="00893777">
      <w:pPr>
        <w:pStyle w:val="Caption"/>
      </w:pPr>
      <w:bookmarkStart w:id="90" w:name="_Toc239018411"/>
      <w:r w:rsidRPr="009F4405">
        <w:t xml:space="preserve">Table </w:t>
      </w:r>
      <w:r w:rsidRPr="009F4405">
        <w:fldChar w:fldCharType="begin"/>
      </w:r>
      <w:r w:rsidRPr="009F4405">
        <w:instrText xml:space="preserve"> SEQ Table \* ARABIC </w:instrText>
      </w:r>
      <w:r w:rsidRPr="009F4405">
        <w:fldChar w:fldCharType="separate"/>
      </w:r>
      <w:r w:rsidR="005F19E3">
        <w:rPr>
          <w:noProof/>
        </w:rPr>
        <w:t>20</w:t>
      </w:r>
      <w:r w:rsidRPr="009F4405">
        <w:fldChar w:fldCharType="end"/>
      </w:r>
      <w:r w:rsidRPr="009F4405">
        <w:t xml:space="preserve"> </w:t>
      </w:r>
      <w:r w:rsidR="009C551A" w:rsidRPr="009F4405">
        <w:t>Current U.S. orbital launch vehicles</w:t>
      </w:r>
      <w:r w:rsidR="00EC33DB" w:rsidRPr="009F4405">
        <w:t xml:space="preserve"> </w:t>
      </w:r>
      <w:r w:rsidR="00EC33DB" w:rsidRPr="009F4405">
        <w:rPr>
          <w:rStyle w:val="FootnoteReference"/>
        </w:rPr>
        <w:footnoteReference w:id="63"/>
      </w:r>
      <w:r w:rsidR="008559B3" w:rsidRPr="009F4405">
        <w:t xml:space="preserve"> </w:t>
      </w:r>
      <w:r w:rsidR="008559B3" w:rsidRPr="009F4405">
        <w:rPr>
          <w:rStyle w:val="FootnoteReference"/>
        </w:rPr>
        <w:footnoteReference w:id="64"/>
      </w:r>
      <w:bookmarkEnd w:id="90"/>
    </w:p>
    <w:tbl>
      <w:tblPr>
        <w:tblStyle w:val="TableGrid"/>
        <w:tblW w:w="5000" w:type="pct"/>
        <w:tblCellMar>
          <w:top w:w="85" w:type="dxa"/>
          <w:bottom w:w="85" w:type="dxa"/>
        </w:tblCellMar>
        <w:tblLook w:val="04A0" w:firstRow="1" w:lastRow="0" w:firstColumn="1" w:lastColumn="0" w:noHBand="0" w:noVBand="1"/>
      </w:tblPr>
      <w:tblGrid>
        <w:gridCol w:w="3206"/>
        <w:gridCol w:w="3207"/>
        <w:gridCol w:w="3205"/>
      </w:tblGrid>
      <w:tr w:rsidR="08BBFACE" w:rsidRPr="009F4405" w14:paraId="0AEAF0C8" w14:textId="77777777" w:rsidTr="1B7411FE">
        <w:trPr>
          <w:trHeight w:val="57"/>
        </w:trPr>
        <w:tc>
          <w:tcPr>
            <w:tcW w:w="1667" w:type="pct"/>
            <w:tcBorders>
              <w:top w:val="single" w:sz="8" w:space="0" w:color="auto"/>
              <w:left w:val="single" w:sz="8" w:space="0" w:color="auto"/>
              <w:bottom w:val="single" w:sz="8" w:space="0" w:color="auto"/>
              <w:right w:val="single" w:sz="8" w:space="0" w:color="auto"/>
            </w:tcBorders>
            <w:shd w:val="clear" w:color="auto" w:fill="FFE600" w:themeFill="accent2"/>
            <w:tcMar>
              <w:left w:w="108" w:type="dxa"/>
              <w:right w:w="108" w:type="dxa"/>
            </w:tcMar>
            <w:vAlign w:val="center"/>
          </w:tcPr>
          <w:p w14:paraId="7587F655" w14:textId="58D0FB03" w:rsidR="08BBFACE" w:rsidRPr="009F4405" w:rsidRDefault="08BBFACE" w:rsidP="00A21D14">
            <w:pPr>
              <w:spacing w:after="0"/>
              <w:jc w:val="center"/>
              <w:rPr>
                <w:rFonts w:cstheme="minorHAnsi"/>
                <w:b/>
                <w:bCs/>
                <w:sz w:val="18"/>
                <w:szCs w:val="18"/>
              </w:rPr>
            </w:pPr>
            <w:r w:rsidRPr="009F4405">
              <w:rPr>
                <w:rFonts w:eastAsia="Aptos" w:cstheme="minorHAnsi"/>
                <w:b/>
                <w:bCs/>
                <w:sz w:val="18"/>
                <w:szCs w:val="18"/>
              </w:rPr>
              <w:t>Vehicle</w:t>
            </w:r>
          </w:p>
        </w:tc>
        <w:tc>
          <w:tcPr>
            <w:tcW w:w="1667" w:type="pct"/>
            <w:tcBorders>
              <w:top w:val="single" w:sz="8" w:space="0" w:color="auto"/>
              <w:left w:val="single" w:sz="8" w:space="0" w:color="auto"/>
              <w:bottom w:val="single" w:sz="8" w:space="0" w:color="auto"/>
              <w:right w:val="single" w:sz="8" w:space="0" w:color="auto"/>
            </w:tcBorders>
            <w:shd w:val="clear" w:color="auto" w:fill="FFE600" w:themeFill="accent2"/>
            <w:tcMar>
              <w:left w:w="108" w:type="dxa"/>
              <w:right w:w="108" w:type="dxa"/>
            </w:tcMar>
            <w:vAlign w:val="center"/>
          </w:tcPr>
          <w:p w14:paraId="7161FC5A" w14:textId="3DCECEE1" w:rsidR="08BBFACE" w:rsidRPr="009F4405" w:rsidRDefault="08BBFACE" w:rsidP="00A21D14">
            <w:pPr>
              <w:spacing w:after="0"/>
              <w:jc w:val="center"/>
              <w:rPr>
                <w:rFonts w:cstheme="minorHAnsi"/>
                <w:b/>
                <w:bCs/>
                <w:sz w:val="18"/>
                <w:szCs w:val="18"/>
              </w:rPr>
            </w:pPr>
            <w:r w:rsidRPr="009F4405">
              <w:rPr>
                <w:rFonts w:eastAsia="Aptos" w:cstheme="minorHAnsi"/>
                <w:b/>
                <w:bCs/>
                <w:sz w:val="18"/>
                <w:szCs w:val="18"/>
              </w:rPr>
              <w:t>Company</w:t>
            </w:r>
          </w:p>
        </w:tc>
        <w:tc>
          <w:tcPr>
            <w:tcW w:w="1667" w:type="pct"/>
            <w:tcBorders>
              <w:top w:val="single" w:sz="8" w:space="0" w:color="auto"/>
              <w:left w:val="single" w:sz="8" w:space="0" w:color="auto"/>
              <w:bottom w:val="single" w:sz="8" w:space="0" w:color="auto"/>
              <w:right w:val="single" w:sz="8" w:space="0" w:color="auto"/>
            </w:tcBorders>
            <w:shd w:val="clear" w:color="auto" w:fill="FFE600" w:themeFill="accent2"/>
            <w:tcMar>
              <w:left w:w="108" w:type="dxa"/>
              <w:right w:w="108" w:type="dxa"/>
            </w:tcMar>
            <w:vAlign w:val="center"/>
          </w:tcPr>
          <w:p w14:paraId="43B65FD7" w14:textId="48E864F8" w:rsidR="08BBFACE" w:rsidRPr="009F4405" w:rsidRDefault="08BBFACE" w:rsidP="00A21D14">
            <w:pPr>
              <w:spacing w:after="0"/>
              <w:jc w:val="center"/>
              <w:rPr>
                <w:rFonts w:eastAsia="Aptos" w:cstheme="minorHAnsi"/>
                <w:b/>
                <w:sz w:val="18"/>
                <w:szCs w:val="18"/>
              </w:rPr>
            </w:pPr>
            <w:r w:rsidRPr="009F4405">
              <w:rPr>
                <w:rFonts w:eastAsia="Aptos" w:cstheme="minorHAnsi"/>
                <w:b/>
                <w:sz w:val="18"/>
                <w:szCs w:val="18"/>
              </w:rPr>
              <w:t>Launch Mass to LEO (metric tonnes)</w:t>
            </w:r>
          </w:p>
        </w:tc>
      </w:tr>
      <w:tr w:rsidR="08BBFACE" w:rsidRPr="009F4405" w14:paraId="512413D5" w14:textId="77777777" w:rsidTr="1B7411FE">
        <w:trPr>
          <w:trHeight w:val="57"/>
        </w:trPr>
        <w:tc>
          <w:tcPr>
            <w:tcW w:w="166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E74040" w14:textId="6CFC0A81" w:rsidR="08BBFACE" w:rsidRPr="009F4405" w:rsidRDefault="08BBFACE" w:rsidP="00A21D14">
            <w:pPr>
              <w:spacing w:after="0"/>
              <w:jc w:val="center"/>
              <w:rPr>
                <w:rFonts w:cstheme="minorHAnsi"/>
                <w:sz w:val="18"/>
                <w:szCs w:val="18"/>
              </w:rPr>
            </w:pPr>
            <w:r w:rsidRPr="009F4405">
              <w:rPr>
                <w:rFonts w:eastAsia="Aptos" w:cstheme="minorHAnsi"/>
                <w:sz w:val="18"/>
                <w:szCs w:val="18"/>
              </w:rPr>
              <w:t>Starship</w:t>
            </w:r>
            <w:r w:rsidR="68139EBD" w:rsidRPr="009F4405">
              <w:rPr>
                <w:rFonts w:eastAsia="Aptos" w:cstheme="minorHAnsi"/>
                <w:sz w:val="18"/>
                <w:szCs w:val="18"/>
              </w:rPr>
              <w:t xml:space="preserve"> (no successful orbital launch yet)</w:t>
            </w:r>
          </w:p>
        </w:tc>
        <w:tc>
          <w:tcPr>
            <w:tcW w:w="166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6184D0" w14:textId="441096EF" w:rsidR="08BBFACE" w:rsidRPr="009F4405" w:rsidRDefault="08BBFACE" w:rsidP="00A21D14">
            <w:pPr>
              <w:spacing w:after="0"/>
              <w:jc w:val="center"/>
              <w:rPr>
                <w:rFonts w:cstheme="minorHAnsi"/>
                <w:sz w:val="18"/>
                <w:szCs w:val="18"/>
              </w:rPr>
            </w:pPr>
            <w:r w:rsidRPr="009F4405">
              <w:rPr>
                <w:rFonts w:eastAsia="Aptos" w:cstheme="minorHAnsi"/>
                <w:sz w:val="18"/>
                <w:szCs w:val="18"/>
              </w:rPr>
              <w:t>SpaceX</w:t>
            </w:r>
          </w:p>
        </w:tc>
        <w:tc>
          <w:tcPr>
            <w:tcW w:w="166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D14708" w14:textId="74D61E1A" w:rsidR="08BBFACE" w:rsidRPr="009F4405" w:rsidRDefault="08BBFACE" w:rsidP="00A21D14">
            <w:pPr>
              <w:spacing w:after="0"/>
              <w:jc w:val="center"/>
              <w:rPr>
                <w:rFonts w:cstheme="minorHAnsi"/>
                <w:sz w:val="18"/>
                <w:szCs w:val="18"/>
              </w:rPr>
            </w:pPr>
            <w:r w:rsidRPr="009F4405">
              <w:rPr>
                <w:rFonts w:eastAsia="Aptos" w:cstheme="minorHAnsi"/>
                <w:sz w:val="18"/>
                <w:szCs w:val="18"/>
              </w:rPr>
              <w:t>100</w:t>
            </w:r>
          </w:p>
        </w:tc>
      </w:tr>
      <w:tr w:rsidR="08BBFACE" w:rsidRPr="009F4405" w14:paraId="2452A23F" w14:textId="77777777" w:rsidTr="1B7411FE">
        <w:trPr>
          <w:trHeight w:val="57"/>
        </w:trPr>
        <w:tc>
          <w:tcPr>
            <w:tcW w:w="166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5AA344" w14:textId="5E0DAF6C" w:rsidR="08BBFACE" w:rsidRPr="009F4405" w:rsidRDefault="08BBFACE" w:rsidP="00A21D14">
            <w:pPr>
              <w:spacing w:after="0"/>
              <w:jc w:val="center"/>
              <w:rPr>
                <w:rFonts w:cstheme="minorHAnsi"/>
                <w:sz w:val="18"/>
                <w:szCs w:val="18"/>
              </w:rPr>
            </w:pPr>
            <w:r w:rsidRPr="009F4405">
              <w:rPr>
                <w:rFonts w:eastAsia="Aptos" w:cstheme="minorHAnsi"/>
                <w:sz w:val="18"/>
                <w:szCs w:val="18"/>
              </w:rPr>
              <w:t>Falcon Heavy</w:t>
            </w:r>
          </w:p>
        </w:tc>
        <w:tc>
          <w:tcPr>
            <w:tcW w:w="166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4AF4AA" w14:textId="3C7835BA" w:rsidR="08BBFACE" w:rsidRPr="009F4405" w:rsidRDefault="08BBFACE" w:rsidP="00A21D14">
            <w:pPr>
              <w:spacing w:after="0"/>
              <w:jc w:val="center"/>
              <w:rPr>
                <w:rFonts w:cstheme="minorHAnsi"/>
                <w:sz w:val="18"/>
                <w:szCs w:val="18"/>
              </w:rPr>
            </w:pPr>
            <w:r w:rsidRPr="009F4405">
              <w:rPr>
                <w:rFonts w:eastAsia="Aptos" w:cstheme="minorHAnsi"/>
                <w:sz w:val="18"/>
                <w:szCs w:val="18"/>
              </w:rPr>
              <w:t>SpaceX</w:t>
            </w:r>
          </w:p>
        </w:tc>
        <w:tc>
          <w:tcPr>
            <w:tcW w:w="166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6CD3FC" w14:textId="427D8DBD" w:rsidR="08BBFACE" w:rsidRPr="009F4405" w:rsidRDefault="08BBFACE" w:rsidP="00A21D14">
            <w:pPr>
              <w:spacing w:after="0"/>
              <w:jc w:val="center"/>
              <w:rPr>
                <w:rFonts w:cstheme="minorHAnsi"/>
                <w:sz w:val="18"/>
                <w:szCs w:val="18"/>
              </w:rPr>
            </w:pPr>
            <w:r w:rsidRPr="009F4405">
              <w:rPr>
                <w:rFonts w:eastAsia="Aptos" w:cstheme="minorHAnsi"/>
                <w:sz w:val="18"/>
                <w:szCs w:val="18"/>
              </w:rPr>
              <w:t>63.8</w:t>
            </w:r>
          </w:p>
        </w:tc>
      </w:tr>
      <w:tr w:rsidR="08BBFACE" w:rsidRPr="009F4405" w14:paraId="56CBAB07" w14:textId="77777777" w:rsidTr="1B7411FE">
        <w:trPr>
          <w:trHeight w:val="57"/>
        </w:trPr>
        <w:tc>
          <w:tcPr>
            <w:tcW w:w="166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5AE75F" w14:textId="360C4CAA" w:rsidR="08BBFACE" w:rsidRPr="009F4405" w:rsidRDefault="08BBFACE" w:rsidP="00A21D14">
            <w:pPr>
              <w:spacing w:after="0"/>
              <w:jc w:val="center"/>
              <w:rPr>
                <w:rFonts w:cstheme="minorHAnsi"/>
                <w:sz w:val="18"/>
                <w:szCs w:val="18"/>
              </w:rPr>
            </w:pPr>
            <w:r w:rsidRPr="009F4405">
              <w:rPr>
                <w:rFonts w:eastAsia="Aptos" w:cstheme="minorHAnsi"/>
                <w:sz w:val="18"/>
                <w:szCs w:val="18"/>
              </w:rPr>
              <w:t>New Glenn</w:t>
            </w:r>
          </w:p>
        </w:tc>
        <w:tc>
          <w:tcPr>
            <w:tcW w:w="166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29F31E" w14:textId="387D8E72" w:rsidR="08BBFACE" w:rsidRPr="009F4405" w:rsidRDefault="08BBFACE" w:rsidP="00A21D14">
            <w:pPr>
              <w:spacing w:after="0"/>
              <w:jc w:val="center"/>
              <w:rPr>
                <w:rFonts w:cstheme="minorHAnsi"/>
                <w:sz w:val="18"/>
                <w:szCs w:val="18"/>
              </w:rPr>
            </w:pPr>
            <w:r w:rsidRPr="009F4405">
              <w:rPr>
                <w:rFonts w:eastAsia="Aptos" w:cstheme="minorHAnsi"/>
                <w:sz w:val="18"/>
                <w:szCs w:val="18"/>
              </w:rPr>
              <w:t>Blue Origin</w:t>
            </w:r>
          </w:p>
        </w:tc>
        <w:tc>
          <w:tcPr>
            <w:tcW w:w="166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6D2F4C" w14:textId="103DED0B" w:rsidR="08BBFACE" w:rsidRPr="009F4405" w:rsidRDefault="08BBFACE" w:rsidP="00A21D14">
            <w:pPr>
              <w:spacing w:after="0"/>
              <w:jc w:val="center"/>
              <w:rPr>
                <w:rFonts w:cstheme="minorHAnsi"/>
                <w:sz w:val="18"/>
                <w:szCs w:val="18"/>
              </w:rPr>
            </w:pPr>
            <w:r w:rsidRPr="009F4405">
              <w:rPr>
                <w:rFonts w:eastAsia="Aptos" w:cstheme="minorHAnsi"/>
                <w:sz w:val="18"/>
                <w:szCs w:val="18"/>
              </w:rPr>
              <w:t>45</w:t>
            </w:r>
          </w:p>
        </w:tc>
      </w:tr>
      <w:tr w:rsidR="08BBFACE" w:rsidRPr="009F4405" w14:paraId="3026D205" w14:textId="77777777" w:rsidTr="1B7411FE">
        <w:trPr>
          <w:trHeight w:val="57"/>
        </w:trPr>
        <w:tc>
          <w:tcPr>
            <w:tcW w:w="166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5BC75B" w14:textId="72E2C158" w:rsidR="08BBFACE" w:rsidRPr="009F4405" w:rsidRDefault="08BBFACE" w:rsidP="00A21D14">
            <w:pPr>
              <w:spacing w:after="0"/>
              <w:jc w:val="center"/>
              <w:rPr>
                <w:rFonts w:cstheme="minorHAnsi"/>
                <w:sz w:val="18"/>
                <w:szCs w:val="18"/>
              </w:rPr>
            </w:pPr>
            <w:r w:rsidRPr="009F4405">
              <w:rPr>
                <w:rFonts w:eastAsia="Aptos" w:cstheme="minorHAnsi"/>
                <w:sz w:val="18"/>
                <w:szCs w:val="18"/>
              </w:rPr>
              <w:t>Vulcan Centaur</w:t>
            </w:r>
          </w:p>
        </w:tc>
        <w:tc>
          <w:tcPr>
            <w:tcW w:w="166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AFE22E" w14:textId="4167659A" w:rsidR="08BBFACE" w:rsidRPr="009F4405" w:rsidRDefault="08BBFACE" w:rsidP="00A21D14">
            <w:pPr>
              <w:spacing w:after="0"/>
              <w:jc w:val="center"/>
              <w:rPr>
                <w:rFonts w:cstheme="minorHAnsi"/>
                <w:sz w:val="18"/>
                <w:szCs w:val="18"/>
              </w:rPr>
            </w:pPr>
            <w:r w:rsidRPr="009F4405">
              <w:rPr>
                <w:rFonts w:eastAsia="Aptos" w:cstheme="minorHAnsi"/>
                <w:sz w:val="18"/>
                <w:szCs w:val="18"/>
              </w:rPr>
              <w:t>ULA</w:t>
            </w:r>
          </w:p>
        </w:tc>
        <w:tc>
          <w:tcPr>
            <w:tcW w:w="166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A5A9FC" w14:textId="2367232E" w:rsidR="08BBFACE" w:rsidRPr="009F4405" w:rsidRDefault="08BBFACE" w:rsidP="00A21D14">
            <w:pPr>
              <w:spacing w:after="0"/>
              <w:jc w:val="center"/>
              <w:rPr>
                <w:rFonts w:cstheme="minorHAnsi"/>
                <w:sz w:val="18"/>
                <w:szCs w:val="18"/>
              </w:rPr>
            </w:pPr>
            <w:r w:rsidRPr="009F4405">
              <w:rPr>
                <w:rFonts w:eastAsia="Aptos" w:cstheme="minorHAnsi"/>
                <w:sz w:val="18"/>
                <w:szCs w:val="18"/>
              </w:rPr>
              <w:t>27.2</w:t>
            </w:r>
          </w:p>
        </w:tc>
      </w:tr>
      <w:tr w:rsidR="08BBFACE" w:rsidRPr="009F4405" w14:paraId="3F650A34" w14:textId="77777777" w:rsidTr="1B7411FE">
        <w:trPr>
          <w:trHeight w:val="57"/>
        </w:trPr>
        <w:tc>
          <w:tcPr>
            <w:tcW w:w="166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409A49" w14:textId="4F60D18A" w:rsidR="08BBFACE" w:rsidRPr="009F4405" w:rsidRDefault="08BBFACE" w:rsidP="00A21D14">
            <w:pPr>
              <w:spacing w:after="0"/>
              <w:jc w:val="center"/>
              <w:rPr>
                <w:rFonts w:cstheme="minorHAnsi"/>
                <w:sz w:val="18"/>
                <w:szCs w:val="18"/>
              </w:rPr>
            </w:pPr>
            <w:r w:rsidRPr="009F4405">
              <w:rPr>
                <w:rFonts w:eastAsia="Aptos" w:cstheme="minorHAnsi"/>
                <w:sz w:val="18"/>
                <w:szCs w:val="18"/>
              </w:rPr>
              <w:t>Falcon 9</w:t>
            </w:r>
          </w:p>
        </w:tc>
        <w:tc>
          <w:tcPr>
            <w:tcW w:w="166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A08201" w14:textId="4941310B" w:rsidR="08BBFACE" w:rsidRPr="009F4405" w:rsidRDefault="08BBFACE" w:rsidP="00A21D14">
            <w:pPr>
              <w:spacing w:after="0"/>
              <w:jc w:val="center"/>
              <w:rPr>
                <w:rFonts w:cstheme="minorHAnsi"/>
                <w:sz w:val="18"/>
                <w:szCs w:val="18"/>
              </w:rPr>
            </w:pPr>
            <w:r w:rsidRPr="009F4405">
              <w:rPr>
                <w:rFonts w:eastAsia="Aptos" w:cstheme="minorHAnsi"/>
                <w:sz w:val="18"/>
                <w:szCs w:val="18"/>
              </w:rPr>
              <w:t>SpaceX</w:t>
            </w:r>
          </w:p>
        </w:tc>
        <w:tc>
          <w:tcPr>
            <w:tcW w:w="166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A43606" w14:textId="2A9DD866" w:rsidR="08BBFACE" w:rsidRPr="009F4405" w:rsidRDefault="08BBFACE" w:rsidP="00A21D14">
            <w:pPr>
              <w:spacing w:after="0"/>
              <w:jc w:val="center"/>
              <w:rPr>
                <w:rFonts w:cstheme="minorHAnsi"/>
                <w:sz w:val="18"/>
                <w:szCs w:val="18"/>
              </w:rPr>
            </w:pPr>
            <w:r w:rsidRPr="009F4405">
              <w:rPr>
                <w:rFonts w:eastAsia="Aptos" w:cstheme="minorHAnsi"/>
                <w:sz w:val="18"/>
                <w:szCs w:val="18"/>
              </w:rPr>
              <w:t>22.8</w:t>
            </w:r>
          </w:p>
        </w:tc>
      </w:tr>
      <w:tr w:rsidR="08BBFACE" w:rsidRPr="009F4405" w14:paraId="77B8682E" w14:textId="77777777" w:rsidTr="1B7411FE">
        <w:trPr>
          <w:trHeight w:val="57"/>
        </w:trPr>
        <w:tc>
          <w:tcPr>
            <w:tcW w:w="166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00889E" w14:textId="47E72690" w:rsidR="08BBFACE" w:rsidRPr="009F4405" w:rsidRDefault="78E23556" w:rsidP="00A21D14">
            <w:pPr>
              <w:spacing w:after="0"/>
              <w:jc w:val="center"/>
              <w:rPr>
                <w:rFonts w:cstheme="minorHAnsi"/>
                <w:sz w:val="18"/>
                <w:szCs w:val="18"/>
              </w:rPr>
            </w:pPr>
            <w:r w:rsidRPr="009F4405">
              <w:rPr>
                <w:rFonts w:eastAsia="Aptos" w:cstheme="minorHAnsi"/>
                <w:sz w:val="18"/>
                <w:szCs w:val="18"/>
              </w:rPr>
              <w:t>Antares 330</w:t>
            </w:r>
            <w:r w:rsidR="63AD25A2" w:rsidRPr="009F4405">
              <w:rPr>
                <w:rFonts w:eastAsia="Aptos" w:cstheme="minorHAnsi"/>
                <w:sz w:val="18"/>
                <w:szCs w:val="18"/>
              </w:rPr>
              <w:t>*</w:t>
            </w:r>
          </w:p>
        </w:tc>
        <w:tc>
          <w:tcPr>
            <w:tcW w:w="166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056DFD" w14:textId="7C33F0A8" w:rsidR="08BBFACE" w:rsidRPr="009F4405" w:rsidRDefault="78E23556" w:rsidP="1B7411FE">
            <w:pPr>
              <w:spacing w:after="0"/>
              <w:jc w:val="center"/>
              <w:rPr>
                <w:rFonts w:cstheme="minorHAnsi"/>
                <w:sz w:val="18"/>
                <w:szCs w:val="18"/>
              </w:rPr>
            </w:pPr>
            <w:r w:rsidRPr="009F4405">
              <w:rPr>
                <w:rFonts w:eastAsia="Aptos" w:cstheme="minorHAnsi"/>
                <w:sz w:val="18"/>
                <w:szCs w:val="18"/>
              </w:rPr>
              <w:t>Northrop Grumman</w:t>
            </w:r>
          </w:p>
        </w:tc>
        <w:tc>
          <w:tcPr>
            <w:tcW w:w="166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258729" w14:textId="01280840" w:rsidR="08BBFACE" w:rsidRPr="009F4405" w:rsidRDefault="78E23556" w:rsidP="00A21D14">
            <w:pPr>
              <w:spacing w:after="0"/>
              <w:jc w:val="center"/>
              <w:rPr>
                <w:rFonts w:cstheme="minorHAnsi"/>
                <w:sz w:val="18"/>
                <w:szCs w:val="18"/>
              </w:rPr>
            </w:pPr>
            <w:r w:rsidRPr="009F4405">
              <w:rPr>
                <w:rFonts w:eastAsia="Aptos" w:cstheme="minorHAnsi"/>
                <w:sz w:val="18"/>
                <w:szCs w:val="18"/>
              </w:rPr>
              <w:t>1</w:t>
            </w:r>
            <w:r w:rsidR="728DD59D" w:rsidRPr="009F4405">
              <w:rPr>
                <w:rFonts w:eastAsia="Aptos" w:cstheme="minorHAnsi"/>
                <w:sz w:val="18"/>
                <w:szCs w:val="18"/>
              </w:rPr>
              <w:t>0</w:t>
            </w:r>
            <w:r w:rsidRPr="009F4405">
              <w:rPr>
                <w:rFonts w:eastAsia="Aptos" w:cstheme="minorHAnsi"/>
                <w:sz w:val="18"/>
                <w:szCs w:val="18"/>
              </w:rPr>
              <w:t>.5</w:t>
            </w:r>
          </w:p>
        </w:tc>
      </w:tr>
      <w:tr w:rsidR="08BBFACE" w:rsidRPr="009F4405" w14:paraId="089F13A1" w14:textId="77777777" w:rsidTr="1B7411FE">
        <w:trPr>
          <w:trHeight w:val="57"/>
        </w:trPr>
        <w:tc>
          <w:tcPr>
            <w:tcW w:w="166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C9E61D" w14:textId="74EB9515" w:rsidR="08BBFACE" w:rsidRPr="009F4405" w:rsidRDefault="08BBFACE" w:rsidP="00A21D14">
            <w:pPr>
              <w:spacing w:after="0"/>
              <w:jc w:val="center"/>
              <w:rPr>
                <w:rFonts w:cstheme="minorHAnsi"/>
                <w:sz w:val="18"/>
                <w:szCs w:val="18"/>
              </w:rPr>
            </w:pPr>
            <w:r w:rsidRPr="009F4405">
              <w:rPr>
                <w:rFonts w:eastAsia="Aptos" w:cstheme="minorHAnsi"/>
                <w:sz w:val="18"/>
                <w:szCs w:val="18"/>
              </w:rPr>
              <w:t>Minotaur IV</w:t>
            </w:r>
          </w:p>
        </w:tc>
        <w:tc>
          <w:tcPr>
            <w:tcW w:w="166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077A43" w14:textId="06BAE44D" w:rsidR="08BBFACE" w:rsidRPr="009F4405" w:rsidRDefault="08BBFACE" w:rsidP="00A21D14">
            <w:pPr>
              <w:spacing w:after="0"/>
              <w:jc w:val="center"/>
              <w:rPr>
                <w:rFonts w:cstheme="minorHAnsi"/>
                <w:sz w:val="18"/>
                <w:szCs w:val="18"/>
              </w:rPr>
            </w:pPr>
            <w:r w:rsidRPr="009F4405">
              <w:rPr>
                <w:rFonts w:eastAsia="Aptos" w:cstheme="minorHAnsi"/>
                <w:sz w:val="18"/>
                <w:szCs w:val="18"/>
              </w:rPr>
              <w:t>Northrop Grumman</w:t>
            </w:r>
          </w:p>
        </w:tc>
        <w:tc>
          <w:tcPr>
            <w:tcW w:w="166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77E8D9" w14:textId="13F779D5" w:rsidR="08BBFACE" w:rsidRPr="009F4405" w:rsidRDefault="08BBFACE" w:rsidP="00A21D14">
            <w:pPr>
              <w:spacing w:after="0"/>
              <w:jc w:val="center"/>
              <w:rPr>
                <w:rFonts w:cstheme="minorHAnsi"/>
                <w:sz w:val="18"/>
                <w:szCs w:val="18"/>
              </w:rPr>
            </w:pPr>
            <w:r w:rsidRPr="009F4405">
              <w:rPr>
                <w:rFonts w:eastAsia="Aptos" w:cstheme="minorHAnsi"/>
                <w:sz w:val="18"/>
                <w:szCs w:val="18"/>
              </w:rPr>
              <w:t>1.73</w:t>
            </w:r>
          </w:p>
        </w:tc>
      </w:tr>
      <w:tr w:rsidR="08BBFACE" w:rsidRPr="009F4405" w14:paraId="56A6F897" w14:textId="77777777" w:rsidTr="1B7411FE">
        <w:trPr>
          <w:trHeight w:val="57"/>
        </w:trPr>
        <w:tc>
          <w:tcPr>
            <w:tcW w:w="166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3B277D" w14:textId="42080B91" w:rsidR="08BBFACE" w:rsidRPr="009F4405" w:rsidRDefault="08BBFACE" w:rsidP="00A21D14">
            <w:pPr>
              <w:spacing w:after="0"/>
              <w:jc w:val="center"/>
              <w:rPr>
                <w:rFonts w:cstheme="minorHAnsi"/>
                <w:sz w:val="18"/>
                <w:szCs w:val="18"/>
              </w:rPr>
            </w:pPr>
            <w:r w:rsidRPr="009F4405">
              <w:rPr>
                <w:rFonts w:eastAsia="Aptos" w:cstheme="minorHAnsi"/>
                <w:sz w:val="18"/>
                <w:szCs w:val="18"/>
              </w:rPr>
              <w:t>Firefly Alpha</w:t>
            </w:r>
          </w:p>
        </w:tc>
        <w:tc>
          <w:tcPr>
            <w:tcW w:w="166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47E83E" w14:textId="2C54748A" w:rsidR="08BBFACE" w:rsidRPr="009F4405" w:rsidRDefault="08BBFACE" w:rsidP="00A21D14">
            <w:pPr>
              <w:spacing w:after="0"/>
              <w:jc w:val="center"/>
              <w:rPr>
                <w:rFonts w:cstheme="minorHAnsi"/>
                <w:sz w:val="18"/>
                <w:szCs w:val="18"/>
              </w:rPr>
            </w:pPr>
            <w:r w:rsidRPr="009F4405">
              <w:rPr>
                <w:rFonts w:eastAsia="Aptos" w:cstheme="minorHAnsi"/>
                <w:sz w:val="18"/>
                <w:szCs w:val="18"/>
              </w:rPr>
              <w:t>Firefly Aerospace</w:t>
            </w:r>
          </w:p>
        </w:tc>
        <w:tc>
          <w:tcPr>
            <w:tcW w:w="166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58C025" w14:textId="02661948" w:rsidR="08BBFACE" w:rsidRPr="009F4405" w:rsidRDefault="08BBFACE" w:rsidP="00A21D14">
            <w:pPr>
              <w:spacing w:after="0"/>
              <w:jc w:val="center"/>
              <w:rPr>
                <w:rFonts w:cstheme="minorHAnsi"/>
                <w:sz w:val="18"/>
                <w:szCs w:val="18"/>
              </w:rPr>
            </w:pPr>
            <w:r w:rsidRPr="009F4405">
              <w:rPr>
                <w:rFonts w:eastAsia="Aptos" w:cstheme="minorHAnsi"/>
                <w:sz w:val="18"/>
                <w:szCs w:val="18"/>
              </w:rPr>
              <w:t>1.03</w:t>
            </w:r>
          </w:p>
        </w:tc>
      </w:tr>
    </w:tbl>
    <w:p w14:paraId="2AE29F65" w14:textId="659DD074" w:rsidR="007A0E92" w:rsidRPr="009F4405" w:rsidRDefault="3D21799D" w:rsidP="08BBFACE">
      <w:pPr>
        <w:spacing w:after="160" w:line="276" w:lineRule="auto"/>
      </w:pPr>
      <w:r w:rsidRPr="009F4405">
        <w:rPr>
          <w:rFonts w:ascii="Aptos" w:eastAsia="Aptos" w:hAnsi="Aptos" w:cs="Aptos"/>
          <w:sz w:val="24"/>
        </w:rPr>
        <w:t xml:space="preserve"> </w:t>
      </w:r>
    </w:p>
    <w:p w14:paraId="661CBA5C" w14:textId="088CC0CC" w:rsidR="46EBB488" w:rsidRPr="009F4405" w:rsidRDefault="46EBB488" w:rsidP="167066E8">
      <w:pPr>
        <w:rPr>
          <w:rFonts w:eastAsia="Aptos"/>
        </w:rPr>
      </w:pPr>
      <w:r w:rsidRPr="009F4405">
        <w:rPr>
          <w:rFonts w:eastAsia="Aptos"/>
        </w:rPr>
        <w:t>*Antares 330 has not yet launched but is the follow-on to the successful Antares 230+.</w:t>
      </w:r>
    </w:p>
    <w:p w14:paraId="0B328988" w14:textId="39E04148" w:rsidR="007A0E92" w:rsidRPr="009F4405" w:rsidRDefault="3D21799D" w:rsidP="00D375E9">
      <w:pPr>
        <w:rPr>
          <w:rFonts w:eastAsia="Aptos"/>
        </w:rPr>
      </w:pPr>
      <w:r w:rsidRPr="009F4405">
        <w:rPr>
          <w:rFonts w:eastAsia="Aptos"/>
        </w:rPr>
        <w:t xml:space="preserve">Note: Rocket Lab is included in the New Zealand section as that is the company’s primary launch location, although it has moved its HQ to the U.S. for contractual purposes.  Multiple other orbital launch vehicles are under development; Relativity, Stoke Space, and Astra (which had two previous successes with a previous generation of rocket) are expected to have demo launches in 2026, while Sierra Space has developed an uncrewed space plane expected to fly in 2026.  </w:t>
      </w:r>
    </w:p>
    <w:p w14:paraId="52D39076" w14:textId="1C8BFBBB" w:rsidR="007A0E92" w:rsidRPr="009F4405" w:rsidRDefault="3D21799D" w:rsidP="00E65BC8">
      <w:pPr>
        <w:pStyle w:val="EYHeading4"/>
      </w:pPr>
      <w:r w:rsidRPr="009F4405">
        <w:lastRenderedPageBreak/>
        <w:t>U.S spaceports</w:t>
      </w:r>
    </w:p>
    <w:p w14:paraId="43CF38C2" w14:textId="7BC7B8DF" w:rsidR="007A0E92" w:rsidRPr="009F4405" w:rsidRDefault="3D21799D" w:rsidP="21F9B076">
      <w:pPr>
        <w:rPr>
          <w:rFonts w:eastAsia="Aptos"/>
        </w:rPr>
      </w:pPr>
      <w:r w:rsidRPr="009F4405">
        <w:rPr>
          <w:rFonts w:eastAsia="Aptos"/>
        </w:rPr>
        <w:t xml:space="preserve">The U.S. has 20 licensed spaceports (3 of which are at Cape Canaveral), most of which have gone unused, though SpaceX’s Starbase in Boca Chica has featured numerous Starship launch attempts.  Further details and a map of U.S. launch facilities can be found on the website of the </w:t>
      </w:r>
      <w:hyperlink r:id="rId30">
        <w:r w:rsidRPr="009F4405">
          <w:rPr>
            <w:rStyle w:val="Hyperlink"/>
          </w:rPr>
          <w:t>U.S. Federal Aviation Administration.</w:t>
        </w:r>
      </w:hyperlink>
      <w:r w:rsidRPr="009F4405">
        <w:rPr>
          <w:rFonts w:eastAsia="Aptos"/>
        </w:rPr>
        <w:t xml:space="preserve">  Cape Canaveral currently has leases with SpaceX (launch complexes 37, 39A, 40; and landing zones 1 and 40), Blue Origin (LC-46), Stoke (LC-14), and Relativity (LC-16).  Vandenberg has lease with SpaceX (SLC-6) and ULA (SLC-3E).  Wallops is currently used by Northrop Grumman and Firefly (Pad 0A) and Rocket Lab (LC-2 and soon LC-3 for Neutron).  Astra has been the primary U.S. commercial user of the Pacific Spaceport Complex thus far.  Orbital vertical launches are not functionally permitted inland due to extensive safety corridors, restricting possible spaceport facilities.</w:t>
      </w:r>
      <w:r w:rsidRPr="009F4405">
        <w:rPr>
          <w:rFonts w:ascii="Aptos" w:eastAsia="Aptos" w:hAnsi="Aptos" w:cs="Aptos"/>
          <w:sz w:val="24"/>
          <w:vertAlign w:val="superscript"/>
        </w:rPr>
        <w:footnoteReference w:id="65"/>
      </w:r>
      <w:r w:rsidR="10B9637D" w:rsidRPr="009F4405">
        <w:rPr>
          <w:rFonts w:eastAsia="Aptos"/>
        </w:rPr>
        <w:t xml:space="preserve"> </w:t>
      </w:r>
    </w:p>
    <w:p w14:paraId="3DF0AC89" w14:textId="69E0965B" w:rsidR="007A0E92" w:rsidRPr="009F4405" w:rsidRDefault="3D21799D" w:rsidP="21F9B076">
      <w:pPr>
        <w:rPr>
          <w:rFonts w:eastAsia="Aptos"/>
        </w:rPr>
      </w:pPr>
      <w:r w:rsidRPr="009F4405">
        <w:rPr>
          <w:rFonts w:eastAsia="Aptos"/>
        </w:rPr>
        <w:t>Given the sharp increase in U.S. launch cadence, particularly with SpaceX’s ability to launch almost daily, most see the infrastructure at Cape Canaveral and Vandenberg as an inevitable bottleneck; a draft version of the U.S. National Defense Authorization Act in 2025 noted the two spaceports can’t meet rising demand for both military and commercial launches.  A representative of the Space Force estimated 500+ launches per year off the Space Coast in 2035, and noted $1B is going to upgrades of Cape Canaveral with the hope of being able to achieve 500+ launches by 2030.  Vandenberg is similarly investing $800M over five years for upgrades, anticipating 150-200 launches per year.  In 2025, the Air Force also approved plans by SpaceX to convert the Cape’s Space Launch Complex 37 into two pads for Starship, and in January, the FAA approved up to 44 launches/year of Starship from pad 39A.  Space Force has also approved SpaceX’s plan to construct a new hangar at Vandenberg that could double the company’s launch cadence to 100 flights per year by 2027.</w:t>
      </w:r>
      <w:r w:rsidRPr="009F4405">
        <w:rPr>
          <w:rFonts w:eastAsia="Aptos"/>
          <w:vertAlign w:val="superscript"/>
        </w:rPr>
        <w:t xml:space="preserve"> </w:t>
      </w:r>
      <w:r w:rsidRPr="009F4405">
        <w:rPr>
          <w:rFonts w:eastAsia="Aptos"/>
          <w:vertAlign w:val="superscript"/>
        </w:rPr>
        <w:footnoteReference w:id="66"/>
      </w:r>
      <w:r w:rsidR="797AF591" w:rsidRPr="009F4405">
        <w:rPr>
          <w:rFonts w:eastAsia="Aptos"/>
          <w:vertAlign w:val="superscript"/>
        </w:rPr>
        <w:t>,</w:t>
      </w:r>
      <w:r w:rsidRPr="009F4405">
        <w:rPr>
          <w:rFonts w:eastAsia="Aptos"/>
          <w:vertAlign w:val="superscript"/>
        </w:rPr>
        <w:footnoteReference w:id="67"/>
      </w:r>
      <w:r w:rsidR="17573F24" w:rsidRPr="009F4405">
        <w:rPr>
          <w:rFonts w:eastAsia="Aptos"/>
          <w:vertAlign w:val="superscript"/>
        </w:rPr>
        <w:t>,</w:t>
      </w:r>
      <w:r w:rsidRPr="009F4405">
        <w:rPr>
          <w:rFonts w:eastAsia="Aptos"/>
          <w:vertAlign w:val="superscript"/>
        </w:rPr>
        <w:footnoteReference w:id="68"/>
      </w:r>
      <w:r w:rsidRPr="009F4405">
        <w:rPr>
          <w:rFonts w:eastAsia="Aptos"/>
          <w:vertAlign w:val="superscript"/>
        </w:rPr>
        <w:t xml:space="preserve"> </w:t>
      </w:r>
      <w:r w:rsidRPr="009F4405">
        <w:rPr>
          <w:rFonts w:eastAsia="Aptos"/>
        </w:rPr>
        <w:t>The Space Force additionally released requests for information in December 2025 regarding interest in Cape Canaveral’s SLC-46 and Vandenberg’s SLC-14, looking to encourage new launch vehicles and expand options for super heavy-lift vehicles.</w:t>
      </w:r>
      <w:r w:rsidRPr="009F4405">
        <w:rPr>
          <w:rFonts w:eastAsia="Aptos"/>
          <w:vertAlign w:val="superscript"/>
        </w:rPr>
        <w:footnoteReference w:id="69"/>
      </w:r>
      <w:r w:rsidRPr="009F4405">
        <w:rPr>
          <w:rFonts w:eastAsia="Aptos"/>
        </w:rPr>
        <w:t xml:space="preserve">  As this congestion at the Cape in particular </w:t>
      </w:r>
      <w:r w:rsidR="00CD0055" w:rsidRPr="009F4405">
        <w:rPr>
          <w:rFonts w:eastAsia="Aptos"/>
        </w:rPr>
        <w:t>increases</w:t>
      </w:r>
      <w:r w:rsidRPr="009F4405">
        <w:rPr>
          <w:rFonts w:eastAsia="Aptos"/>
        </w:rPr>
        <w:t xml:space="preserve">, there is concern about having to evacuate neighbouring launch sites during </w:t>
      </w:r>
      <w:r w:rsidR="35B8AFC5" w:rsidRPr="009F4405">
        <w:rPr>
          <w:rFonts w:eastAsia="Aptos"/>
        </w:rPr>
        <w:t>fuelling</w:t>
      </w:r>
      <w:r w:rsidRPr="009F4405">
        <w:rPr>
          <w:rFonts w:eastAsia="Aptos"/>
        </w:rPr>
        <w:t xml:space="preserve"> (particularly for Starship which has a large evacuation zone due to its propellant mass).</w:t>
      </w:r>
      <w:r w:rsidRPr="009F4405">
        <w:rPr>
          <w:rFonts w:ascii="Aptos" w:eastAsia="Aptos" w:hAnsi="Aptos" w:cs="Aptos"/>
          <w:sz w:val="24"/>
          <w:vertAlign w:val="superscript"/>
        </w:rPr>
        <w:footnoteReference w:id="70"/>
      </w:r>
      <w:r w:rsidR="00CD0055" w:rsidRPr="009F4405">
        <w:rPr>
          <w:rFonts w:eastAsia="Aptos"/>
        </w:rPr>
        <w:t xml:space="preserve"> A lack of redundancy in launch pads can be detrimental to launch cadence upon a mishap, as shown by a one-year reconstruction timeline after a SpaceX  failure in 2016 (though a second pad was utilised 4.5 months later), and the recent New Glenn launch failure which is estimated to take until 2028 for reconstruction.</w:t>
      </w:r>
      <w:r w:rsidR="00CD0055" w:rsidRPr="009F4405">
        <w:rPr>
          <w:rFonts w:eastAsia="Aptos"/>
          <w:vertAlign w:val="superscript"/>
        </w:rPr>
        <w:footnoteReference w:id="71"/>
      </w:r>
      <w:r w:rsidR="00CD0055" w:rsidRPr="009F4405">
        <w:rPr>
          <w:rFonts w:eastAsia="Aptos"/>
          <w:vertAlign w:val="superscript"/>
        </w:rPr>
        <w:t>,</w:t>
      </w:r>
      <w:r w:rsidR="00CD0055" w:rsidRPr="009F4405">
        <w:rPr>
          <w:rFonts w:eastAsia="Aptos"/>
          <w:vertAlign w:val="superscript"/>
        </w:rPr>
        <w:footnoteReference w:id="72"/>
      </w:r>
    </w:p>
    <w:p w14:paraId="625B7C56" w14:textId="53CC6BC5" w:rsidR="007A0E92" w:rsidRPr="009F4405" w:rsidRDefault="3D21799D" w:rsidP="21F9B076">
      <w:pPr>
        <w:rPr>
          <w:rFonts w:eastAsia="Aptos"/>
        </w:rPr>
      </w:pPr>
      <w:r w:rsidRPr="009F4405">
        <w:rPr>
          <w:rFonts w:eastAsia="Aptos"/>
        </w:rPr>
        <w:t>Facilities at these sites are greatly overtasked; payload integration facilities were reported in 2025 by Brig. Gen Panzenhagen, commander of the Eastern Range at Cape Canaveral, to be the primary limiting factor in launch cadence.  In addition, government and commercial users use the same processing space; the diversity of customers, including a wide range of commercial payloads often accommodated on one launch, add to the complexity, with different handling procedures and security protocols. At the Cape, SpaceX’s payloads are processed at Hangar X, while the remaining payload processed via Lockheed Martin subsidiary Astrotech Space Operations.  Amazon has opted to procure its own integration facility at the Cape for Amazon LEO, to avoid this bottleneck.</w:t>
      </w:r>
      <w:r w:rsidRPr="009F4405">
        <w:rPr>
          <w:rFonts w:eastAsia="Aptos"/>
          <w:vertAlign w:val="superscript"/>
        </w:rPr>
        <w:t xml:space="preserve"> </w:t>
      </w:r>
      <w:r w:rsidRPr="009F4405">
        <w:rPr>
          <w:rFonts w:eastAsia="Aptos"/>
          <w:vertAlign w:val="superscript"/>
        </w:rPr>
        <w:footnoteReference w:id="73"/>
      </w:r>
      <w:r w:rsidRPr="009F4405">
        <w:rPr>
          <w:rFonts w:eastAsia="Aptos"/>
          <w:vertAlign w:val="superscript"/>
        </w:rPr>
        <w:t>,</w:t>
      </w:r>
      <w:r w:rsidRPr="009F4405">
        <w:rPr>
          <w:rFonts w:ascii="Aptos" w:eastAsia="Aptos" w:hAnsi="Aptos" w:cs="Aptos"/>
          <w:sz w:val="24"/>
          <w:vertAlign w:val="superscript"/>
        </w:rPr>
        <w:footnoteReference w:id="74"/>
      </w:r>
      <w:r w:rsidR="022EEF0E" w:rsidRPr="009F4405">
        <w:rPr>
          <w:rFonts w:eastAsia="Aptos"/>
          <w:vertAlign w:val="superscript"/>
        </w:rPr>
        <w:t xml:space="preserve"> </w:t>
      </w:r>
      <w:r w:rsidR="022EEF0E" w:rsidRPr="009F4405">
        <w:rPr>
          <w:rFonts w:eastAsia="Aptos"/>
        </w:rPr>
        <w:t xml:space="preserve"> </w:t>
      </w:r>
      <w:r w:rsidR="514350E1" w:rsidRPr="009F4405">
        <w:rPr>
          <w:rFonts w:eastAsia="Aptos"/>
        </w:rPr>
        <w:t xml:space="preserve">A recent report by Colvin et al. (2026) </w:t>
      </w:r>
      <w:r w:rsidR="514350E1" w:rsidRPr="009F4405">
        <w:rPr>
          <w:rFonts w:eastAsia="Aptos"/>
        </w:rPr>
        <w:lastRenderedPageBreak/>
        <w:t xml:space="preserve">notes that interviewees cite payload processing as a substantial issue, but find payload processing infrastructure such as roads and wastewater treatment to be a </w:t>
      </w:r>
      <w:r w:rsidR="0DC9414C" w:rsidRPr="009F4405">
        <w:rPr>
          <w:rFonts w:eastAsia="Aptos"/>
        </w:rPr>
        <w:t>major obstacle.</w:t>
      </w:r>
      <w:r w:rsidRPr="009F4405">
        <w:rPr>
          <w:rFonts w:eastAsia="Aptos"/>
          <w:vertAlign w:val="superscript"/>
        </w:rPr>
        <w:footnoteReference w:id="75"/>
      </w:r>
    </w:p>
    <w:p w14:paraId="15D2610A" w14:textId="2AD35E8D" w:rsidR="007A0E92" w:rsidRPr="009F4405" w:rsidRDefault="3D21799D" w:rsidP="21F9B076">
      <w:pPr>
        <w:rPr>
          <w:rFonts w:eastAsia="Aptos"/>
        </w:rPr>
      </w:pPr>
      <w:r w:rsidRPr="009F4405">
        <w:rPr>
          <w:rFonts w:eastAsia="Aptos"/>
        </w:rPr>
        <w:t xml:space="preserve">Basic non-launch infrastructure is also a substantial issue, with roads to the launch pad for workers and methane trucking being major issues for both the Cape and Vandenberg, as well as the </w:t>
      </w:r>
      <w:r w:rsidR="00C37424" w:rsidRPr="009F4405">
        <w:rPr>
          <w:rFonts w:eastAsia="Aptos"/>
        </w:rPr>
        <w:t>harbour</w:t>
      </w:r>
      <w:r w:rsidRPr="009F4405">
        <w:rPr>
          <w:rFonts w:eastAsia="Aptos"/>
        </w:rPr>
        <w:t xml:space="preserve"> at Vandenberg only being available at 30% capacity and the Cape having to compete with cruise ships for access to the Port.  Mark Bontrager, technical director of launch and range operations notes 192 infrastructure modernization projects over a five-year period, most of which are “relatively pedantic” from electrical grids to roads and wastewater.</w:t>
      </w:r>
      <w:r w:rsidRPr="009F4405">
        <w:rPr>
          <w:rFonts w:eastAsia="Aptos"/>
          <w:vertAlign w:val="superscript"/>
        </w:rPr>
        <w:footnoteReference w:id="76"/>
      </w:r>
      <w:r w:rsidRPr="009F4405">
        <w:rPr>
          <w:rFonts w:eastAsia="Aptos"/>
          <w:vertAlign w:val="superscript"/>
        </w:rPr>
        <w:t>,</w:t>
      </w:r>
      <w:r w:rsidRPr="009F4405">
        <w:rPr>
          <w:rFonts w:ascii="Aptos" w:eastAsia="Aptos" w:hAnsi="Aptos" w:cs="Aptos"/>
          <w:sz w:val="24"/>
          <w:vertAlign w:val="superscript"/>
        </w:rPr>
        <w:footnoteReference w:id="77"/>
      </w:r>
      <w:r w:rsidR="1C8A2AC0" w:rsidRPr="009F4405">
        <w:rPr>
          <w:rFonts w:eastAsia="Aptos"/>
          <w:vertAlign w:val="superscript"/>
        </w:rPr>
        <w:t xml:space="preserve"> </w:t>
      </w:r>
      <w:r w:rsidR="1C8A2AC0" w:rsidRPr="009F4405">
        <w:rPr>
          <w:rFonts w:eastAsia="Aptos"/>
        </w:rPr>
        <w:t>A recent report by Colvin et al. notes that launch capacity is "stressed by operational concerns, such as the inefficiencies with how operators share access to common resources like payload processing facilities, road[s], fuel vendors", and that simple operational improvements, like the implementation of an automated flight safety system that dropped launch costs by 50%, can have major impacts on launch capacity and cost.</w:t>
      </w:r>
      <w:r w:rsidRPr="009F4405">
        <w:rPr>
          <w:rFonts w:eastAsia="Aptos"/>
          <w:vertAlign w:val="superscript"/>
        </w:rPr>
        <w:footnoteReference w:id="78"/>
      </w:r>
    </w:p>
    <w:p w14:paraId="712A2876" w14:textId="2CBBB56B" w:rsidR="007A0E92" w:rsidRPr="009F4405" w:rsidRDefault="4FE0298C" w:rsidP="21F9B076">
      <w:pPr>
        <w:rPr>
          <w:rFonts w:ascii="Aptos" w:eastAsia="Aptos" w:hAnsi="Aptos" w:cs="Aptos"/>
          <w:color w:val="467886"/>
          <w:sz w:val="24"/>
          <w:vertAlign w:val="superscript"/>
        </w:rPr>
      </w:pPr>
      <w:r w:rsidRPr="009F4405">
        <w:rPr>
          <w:rFonts w:eastAsia="Aptos"/>
        </w:rPr>
        <w:t>The U.S. Department of Defense is required by law to charge companies direct costs associated with launc</w:t>
      </w:r>
      <w:r w:rsidR="1016E7D0" w:rsidRPr="009F4405">
        <w:rPr>
          <w:rFonts w:eastAsia="Aptos"/>
        </w:rPr>
        <w:t xml:space="preserve">h </w:t>
      </w:r>
      <w:r w:rsidRPr="009F4405">
        <w:rPr>
          <w:rFonts w:eastAsia="Aptos"/>
        </w:rPr>
        <w:t>facilities</w:t>
      </w:r>
      <w:r w:rsidR="3D21799D" w:rsidRPr="009F4405">
        <w:rPr>
          <w:rFonts w:eastAsia="Aptos"/>
          <w:vertAlign w:val="superscript"/>
        </w:rPr>
        <w:footnoteReference w:id="79"/>
      </w:r>
      <w:r w:rsidR="146082B0" w:rsidRPr="009F4405">
        <w:rPr>
          <w:rFonts w:eastAsia="Aptos"/>
        </w:rPr>
        <w:t xml:space="preserve">, and is expected to collect $89M in direct costs plus </w:t>
      </w:r>
      <w:r w:rsidR="72A78D51" w:rsidRPr="009F4405">
        <w:rPr>
          <w:rFonts w:eastAsia="Aptos"/>
        </w:rPr>
        <w:t>$</w:t>
      </w:r>
      <w:r w:rsidR="146082B0" w:rsidRPr="009F4405">
        <w:rPr>
          <w:rFonts w:eastAsia="Aptos"/>
        </w:rPr>
        <w:t>16</w:t>
      </w:r>
      <w:r w:rsidR="2FD1F68D" w:rsidRPr="009F4405">
        <w:rPr>
          <w:rFonts w:eastAsia="Aptos"/>
        </w:rPr>
        <w:t>M in indirect costs in FY2026.</w:t>
      </w:r>
      <w:r w:rsidR="3D21799D" w:rsidRPr="009F4405">
        <w:rPr>
          <w:rFonts w:eastAsia="Aptos"/>
          <w:vertAlign w:val="superscript"/>
        </w:rPr>
        <w:footnoteReference w:id="80"/>
      </w:r>
      <w:r w:rsidR="2FD1F68D" w:rsidRPr="009F4405">
        <w:rPr>
          <w:rFonts w:eastAsia="Aptos"/>
          <w:vertAlign w:val="superscript"/>
        </w:rPr>
        <w:t xml:space="preserve"> </w:t>
      </w:r>
      <w:r w:rsidR="2BD24571" w:rsidRPr="009F4405">
        <w:rPr>
          <w:rFonts w:eastAsia="Aptos"/>
        </w:rPr>
        <w:t>The Space Force has traditionally provided a number of services at a free or reduced price</w:t>
      </w:r>
      <w:r w:rsidR="739AD75C" w:rsidRPr="009F4405">
        <w:rPr>
          <w:rFonts w:eastAsia="Aptos"/>
        </w:rPr>
        <w:t xml:space="preserve">; </w:t>
      </w:r>
      <w:r w:rsidR="2BD24571" w:rsidRPr="009F4405">
        <w:rPr>
          <w:rFonts w:eastAsia="Aptos"/>
        </w:rPr>
        <w:t xml:space="preserve">Colvin </w:t>
      </w:r>
      <w:r w:rsidR="594C3245" w:rsidRPr="009F4405">
        <w:rPr>
          <w:rFonts w:eastAsia="Aptos"/>
        </w:rPr>
        <w:t>et al. (2026) notes that</w:t>
      </w:r>
      <w:r w:rsidR="61527646" w:rsidRPr="009F4405">
        <w:rPr>
          <w:rFonts w:eastAsia="Aptos"/>
        </w:rPr>
        <w:t xml:space="preserve"> operators have indicated “they can get commodities, such as fuel, oxidizer, and pneumatics for free or for a small fee“, and also notes the Space Force handles hazard calculation and coordination, impro</w:t>
      </w:r>
      <w:r w:rsidR="6DC8E969" w:rsidRPr="009F4405">
        <w:rPr>
          <w:rFonts w:eastAsia="Aptos"/>
        </w:rPr>
        <w:t>ving the economics in comparison to private sites.</w:t>
      </w:r>
      <w:r w:rsidR="3D21799D" w:rsidRPr="009F4405">
        <w:rPr>
          <w:rFonts w:eastAsia="Aptos"/>
          <w:vertAlign w:val="superscript"/>
        </w:rPr>
        <w:footnoteReference w:id="81"/>
      </w:r>
      <w:r w:rsidR="594C3245" w:rsidRPr="009F4405">
        <w:rPr>
          <w:rFonts w:eastAsia="Aptos"/>
          <w:vertAlign w:val="superscript"/>
        </w:rPr>
        <w:t xml:space="preserve"> </w:t>
      </w:r>
      <w:r w:rsidR="2BD24571" w:rsidRPr="009F4405">
        <w:rPr>
          <w:rFonts w:eastAsia="Aptos"/>
        </w:rPr>
        <w:t xml:space="preserve">More recently, </w:t>
      </w:r>
      <w:r w:rsidR="3D21799D" w:rsidRPr="009F4405">
        <w:rPr>
          <w:rFonts w:eastAsia="Aptos"/>
        </w:rPr>
        <w:t>the Space Force has shifted operational models from government-run to more of a commercial model, including streamlining processes, automation, and increasing regulatory fees; Congress allocated $1.3B between fiscal years 2024-2028.  Under a new $4B Space Force Range contract, commercial firms will place task orders for services required</w:t>
      </w:r>
      <w:r w:rsidR="47BE3A3D" w:rsidRPr="009F4405">
        <w:rPr>
          <w:rFonts w:eastAsia="Aptos"/>
        </w:rPr>
        <w:t>, such as maintenance, sustainment, operations, and space systems engineering.</w:t>
      </w:r>
      <w:r w:rsidRPr="009F4405">
        <w:rPr>
          <w:rFonts w:ascii="Aptos" w:eastAsia="Aptos" w:hAnsi="Aptos" w:cs="Aptos"/>
          <w:sz w:val="24"/>
          <w:vertAlign w:val="superscript"/>
        </w:rPr>
        <w:footnoteReference w:id="82"/>
      </w:r>
      <w:r w:rsidR="03961762" w:rsidRPr="009F4405">
        <w:rPr>
          <w:rFonts w:ascii="Aptos" w:eastAsia="Aptos" w:hAnsi="Aptos" w:cs="Aptos"/>
          <w:sz w:val="24"/>
          <w:vertAlign w:val="superscript"/>
        </w:rPr>
        <w:t>,</w:t>
      </w:r>
      <w:r w:rsidRPr="009F4405">
        <w:rPr>
          <w:rFonts w:ascii="Aptos" w:eastAsia="Aptos" w:hAnsi="Aptos" w:cs="Aptos"/>
          <w:sz w:val="24"/>
          <w:vertAlign w:val="superscript"/>
        </w:rPr>
        <w:footnoteReference w:id="83"/>
      </w:r>
    </w:p>
    <w:p w14:paraId="2215A68D" w14:textId="075199A8" w:rsidR="007A0E92" w:rsidRPr="009F4405" w:rsidRDefault="3D21799D" w:rsidP="21F9B076">
      <w:pPr>
        <w:rPr>
          <w:rFonts w:eastAsia="Aptos"/>
        </w:rPr>
      </w:pPr>
      <w:r w:rsidRPr="009F4405">
        <w:rPr>
          <w:rFonts w:eastAsia="Aptos"/>
        </w:rPr>
        <w:t>Although many U.S. spaceports have not yet seen launches, many exist due to state-level tax incentives and also aim to be technology incubators; Houston Spaceport, for instance, has already attracted 2000+ jobs and billions in investments.</w:t>
      </w:r>
      <w:r w:rsidRPr="009F4405">
        <w:rPr>
          <w:rFonts w:eastAsia="Aptos"/>
          <w:vertAlign w:val="superscript"/>
        </w:rPr>
        <w:footnoteReference w:id="84"/>
      </w:r>
      <w:r w:rsidRPr="009F4405">
        <w:rPr>
          <w:rFonts w:eastAsia="Aptos"/>
          <w:vertAlign w:val="superscript"/>
        </w:rPr>
        <w:t xml:space="preserve"> </w:t>
      </w:r>
      <w:r w:rsidRPr="009F4405">
        <w:rPr>
          <w:rFonts w:eastAsia="Aptos"/>
        </w:rPr>
        <w:t xml:space="preserve"> Many are set up as public-private partnerships, with state ownership but private sector anchor firms, such as </w:t>
      </w:r>
      <w:r w:rsidR="00BA76AE" w:rsidRPr="009F4405">
        <w:rPr>
          <w:rFonts w:eastAsia="Aptos"/>
        </w:rPr>
        <w:t>Spaceport</w:t>
      </w:r>
      <w:r w:rsidRPr="009F4405">
        <w:rPr>
          <w:rFonts w:eastAsia="Aptos"/>
        </w:rPr>
        <w:t xml:space="preserve"> America, owned by the State of New Mexico</w:t>
      </w:r>
      <w:r w:rsidR="260E6081" w:rsidRPr="009F4405">
        <w:rPr>
          <w:rFonts w:eastAsia="Aptos"/>
        </w:rPr>
        <w:t>.</w:t>
      </w:r>
      <w:r w:rsidRPr="009F4405">
        <w:rPr>
          <w:rFonts w:eastAsia="Aptos"/>
        </w:rPr>
        <w:t xml:space="preserve"> Aerospace Corporation’s analysis of U.S. spaceports notes that many spaceports severely overinflate possible economic impact;</w:t>
      </w:r>
      <w:r w:rsidRPr="009F4405">
        <w:rPr>
          <w:rFonts w:eastAsia="Aptos"/>
          <w:vertAlign w:val="superscript"/>
        </w:rPr>
        <w:footnoteReference w:id="85"/>
      </w:r>
      <w:r w:rsidRPr="009F4405">
        <w:rPr>
          <w:rFonts w:eastAsia="Aptos"/>
        </w:rPr>
        <w:t xml:space="preserve"> it is very difficult to estimate economic costs/benefits, particularly as Tinoco et al. (2020) indicate ““although there is some anecdotal information about commercial launch fees, there is little-to-no information about how much the launch operators pay the spaceport.”</w:t>
      </w:r>
      <w:r w:rsidRPr="009F4405">
        <w:rPr>
          <w:rFonts w:eastAsia="Aptos"/>
          <w:vertAlign w:val="superscript"/>
        </w:rPr>
        <w:footnoteReference w:id="86"/>
      </w:r>
      <w:r w:rsidRPr="009F4405">
        <w:rPr>
          <w:rFonts w:eastAsia="Aptos"/>
        </w:rPr>
        <w:t xml:space="preserve"> Though a federally-funded Space Transportation Infrastructure Matching Grants program exists in theory, functionally, no money has been allocated in over 10 years, as it has very restrictive requirements precluding the majority of spaceport infrastructure projects.</w:t>
      </w:r>
      <w:r w:rsidRPr="009F4405">
        <w:rPr>
          <w:rFonts w:ascii="Aptos" w:eastAsia="Aptos" w:hAnsi="Aptos" w:cs="Aptos"/>
          <w:sz w:val="24"/>
          <w:vertAlign w:val="superscript"/>
        </w:rPr>
        <w:footnoteReference w:id="87"/>
      </w:r>
      <w:r w:rsidR="554E0F43" w:rsidRPr="009F4405">
        <w:rPr>
          <w:rFonts w:eastAsia="Aptos"/>
        </w:rPr>
        <w:t xml:space="preserve">  Additionally, many of these spaceports have targeted small launch vehicles, a </w:t>
      </w:r>
      <w:r w:rsidR="554E0F43" w:rsidRPr="009F4405">
        <w:rPr>
          <w:rFonts w:eastAsia="Aptos"/>
        </w:rPr>
        <w:lastRenderedPageBreak/>
        <w:t>market that has been slow to materialize.</w:t>
      </w:r>
      <w:r w:rsidR="1E56B1EE" w:rsidRPr="009F4405">
        <w:rPr>
          <w:rFonts w:eastAsia="Aptos"/>
        </w:rPr>
        <w:t xml:space="preserve">  The upfront costs of non-traditional spaceports are quite high</w:t>
      </w:r>
      <w:r w:rsidR="573D6A36" w:rsidRPr="009F4405">
        <w:rPr>
          <w:rFonts w:eastAsia="Aptos"/>
        </w:rPr>
        <w:t xml:space="preserve"> per Colvin et al.</w:t>
      </w:r>
      <w:r w:rsidR="7392A294" w:rsidRPr="009F4405">
        <w:rPr>
          <w:rFonts w:eastAsia="Aptos"/>
        </w:rPr>
        <w:t xml:space="preserve"> in the table below.</w:t>
      </w:r>
    </w:p>
    <w:p w14:paraId="7E9280D1" w14:textId="2A742CF8" w:rsidR="007A0E92" w:rsidRPr="009F4405" w:rsidRDefault="7392A294" w:rsidP="21F9B076">
      <w:pPr>
        <w:pStyle w:val="Caption"/>
        <w:rPr>
          <w:rStyle w:val="FootnoteReference"/>
        </w:rPr>
      </w:pPr>
      <w:bookmarkStart w:id="91" w:name="_Toc239018412"/>
      <w:r w:rsidRPr="009F4405">
        <w:t xml:space="preserve">Table </w:t>
      </w:r>
      <w:r w:rsidR="3D21799D" w:rsidRPr="009F4405">
        <w:fldChar w:fldCharType="begin"/>
      </w:r>
      <w:r w:rsidR="3D21799D" w:rsidRPr="009F4405">
        <w:instrText xml:space="preserve"> SEQ Table \* ARABIC </w:instrText>
      </w:r>
      <w:r w:rsidR="3D21799D" w:rsidRPr="009F4405">
        <w:fldChar w:fldCharType="separate"/>
      </w:r>
      <w:r w:rsidR="005F19E3">
        <w:rPr>
          <w:noProof/>
        </w:rPr>
        <w:t>21</w:t>
      </w:r>
      <w:r w:rsidR="3D21799D" w:rsidRPr="009F4405">
        <w:fldChar w:fldCharType="end"/>
      </w:r>
      <w:r w:rsidRPr="009F4405">
        <w:t xml:space="preserve"> Reproduction of Colvin et al. Table 5.1, cost estimates of various launch infrastructure elements</w:t>
      </w:r>
      <w:bookmarkEnd w:id="91"/>
    </w:p>
    <w:tbl>
      <w:tblPr>
        <w:tblStyle w:val="TableGrid"/>
        <w:tblW w:w="0" w:type="auto"/>
        <w:tblLook w:val="06A0" w:firstRow="1" w:lastRow="0" w:firstColumn="1" w:lastColumn="0" w:noHBand="1" w:noVBand="1"/>
      </w:tblPr>
      <w:tblGrid>
        <w:gridCol w:w="4814"/>
        <w:gridCol w:w="4814"/>
      </w:tblGrid>
      <w:tr w:rsidR="21F9B076" w:rsidRPr="009F4405" w14:paraId="14FF186C" w14:textId="77777777" w:rsidTr="21F9B076">
        <w:trPr>
          <w:trHeight w:val="300"/>
        </w:trPr>
        <w:tc>
          <w:tcPr>
            <w:tcW w:w="4815" w:type="dxa"/>
            <w:shd w:val="clear" w:color="auto" w:fill="FFE600" w:themeFill="accent2"/>
          </w:tcPr>
          <w:p w14:paraId="425D6616" w14:textId="4D252C31" w:rsidR="6857D73F" w:rsidRPr="009F4405" w:rsidRDefault="6857D73F" w:rsidP="21F9B076">
            <w:pPr>
              <w:rPr>
                <w:rFonts w:eastAsia="Aptos"/>
                <w:b/>
                <w:bCs/>
              </w:rPr>
            </w:pPr>
            <w:r w:rsidRPr="009F4405">
              <w:rPr>
                <w:rFonts w:eastAsia="Aptos"/>
                <w:b/>
                <w:bCs/>
              </w:rPr>
              <w:t>Infrastructure</w:t>
            </w:r>
          </w:p>
        </w:tc>
        <w:tc>
          <w:tcPr>
            <w:tcW w:w="4815" w:type="dxa"/>
            <w:shd w:val="clear" w:color="auto" w:fill="FFE600" w:themeFill="accent2"/>
          </w:tcPr>
          <w:p w14:paraId="7997DC01" w14:textId="4268AE91" w:rsidR="137B6F10" w:rsidRPr="009F4405" w:rsidRDefault="137B6F10" w:rsidP="21F9B076">
            <w:pPr>
              <w:rPr>
                <w:rFonts w:eastAsia="Aptos"/>
                <w:b/>
                <w:bCs/>
              </w:rPr>
            </w:pPr>
            <w:r w:rsidRPr="009F4405">
              <w:rPr>
                <w:rFonts w:eastAsia="Aptos"/>
                <w:b/>
                <w:bCs/>
              </w:rPr>
              <w:t>Relevant Cost Estimates (2026 dollars*)</w:t>
            </w:r>
          </w:p>
        </w:tc>
      </w:tr>
      <w:tr w:rsidR="21F9B076" w:rsidRPr="009F4405" w14:paraId="315054E8" w14:textId="77777777" w:rsidTr="21F9B076">
        <w:trPr>
          <w:trHeight w:val="300"/>
        </w:trPr>
        <w:tc>
          <w:tcPr>
            <w:tcW w:w="4815" w:type="dxa"/>
          </w:tcPr>
          <w:p w14:paraId="0191F5F4" w14:textId="79C00068" w:rsidR="137B6F10" w:rsidRPr="009F4405" w:rsidRDefault="137B6F10" w:rsidP="21F9B076">
            <w:pPr>
              <w:rPr>
                <w:rFonts w:eastAsia="Aptos"/>
              </w:rPr>
            </w:pPr>
            <w:r w:rsidRPr="009F4405">
              <w:rPr>
                <w:rFonts w:eastAsia="Aptos"/>
              </w:rPr>
              <w:t>Launch pad</w:t>
            </w:r>
          </w:p>
        </w:tc>
        <w:tc>
          <w:tcPr>
            <w:tcW w:w="4815" w:type="dxa"/>
          </w:tcPr>
          <w:p w14:paraId="4DC79705" w14:textId="19C4CBDD" w:rsidR="137B6F10" w:rsidRPr="009F4405" w:rsidRDefault="137B6F10" w:rsidP="21F9B076">
            <w:pPr>
              <w:rPr>
                <w:rFonts w:eastAsia="Aptos"/>
              </w:rPr>
            </w:pPr>
            <w:r w:rsidRPr="009F4405">
              <w:rPr>
                <w:rFonts w:eastAsia="Aptos"/>
              </w:rPr>
              <w:t>$7M for a conceptual launch pad that includes $1.1M for 900 sqft concrete pad, $2.6M for launch mount, $0.3M for flame deflector, $1.2M for lightning protection, $1.3M for water deluge system (Kimley-Horn 2020)</w:t>
            </w:r>
          </w:p>
          <w:p w14:paraId="2AB44429" w14:textId="19A0B499" w:rsidR="137B6F10" w:rsidRPr="009F4405" w:rsidRDefault="137B6F10" w:rsidP="21F9B076">
            <w:r w:rsidRPr="009F4405">
              <w:rPr>
                <w:rFonts w:eastAsia="Aptos"/>
              </w:rPr>
              <w:t>$14M for NASA Wallops Mission Operations Control Center - 14,000 sqft (NASA 2024)</w:t>
            </w:r>
          </w:p>
          <w:p w14:paraId="5679EE7B" w14:textId="23C8242C" w:rsidR="137B6F10" w:rsidRPr="009F4405" w:rsidRDefault="137B6F10" w:rsidP="21F9B076">
            <w:r w:rsidRPr="009F4405">
              <w:rPr>
                <w:rFonts w:eastAsia="Aptos"/>
              </w:rPr>
              <w:t>$4M to $16M for a conceptual launch control center - 7,325 to 19,225 sqft (Kimley-Horn 2020)</w:t>
            </w:r>
          </w:p>
        </w:tc>
      </w:tr>
      <w:tr w:rsidR="21F9B076" w:rsidRPr="009F4405" w14:paraId="4571C8B6" w14:textId="77777777" w:rsidTr="21F9B076">
        <w:trPr>
          <w:trHeight w:val="300"/>
        </w:trPr>
        <w:tc>
          <w:tcPr>
            <w:tcW w:w="4815" w:type="dxa"/>
          </w:tcPr>
          <w:p w14:paraId="3CCC58F0" w14:textId="5BD347CE" w:rsidR="137B6F10" w:rsidRPr="009F4405" w:rsidRDefault="137B6F10" w:rsidP="21F9B076">
            <w:r w:rsidRPr="009F4405">
              <w:rPr>
                <w:rFonts w:eastAsia="Aptos"/>
              </w:rPr>
              <w:t>Payload processing and vehicle integration facilities</w:t>
            </w:r>
          </w:p>
        </w:tc>
        <w:tc>
          <w:tcPr>
            <w:tcW w:w="4815" w:type="dxa"/>
          </w:tcPr>
          <w:p w14:paraId="06E9ABD7" w14:textId="02B2A5C7" w:rsidR="137B6F10" w:rsidRPr="009F4405" w:rsidRDefault="137B6F10" w:rsidP="21F9B076">
            <w:r w:rsidRPr="009F4405">
              <w:rPr>
                <w:rFonts w:eastAsia="Aptos"/>
              </w:rPr>
              <w:t>$40M for Wallops Payload Processing Facility - 21,760 sqft (Vaughn 2019)</w:t>
            </w:r>
          </w:p>
          <w:p w14:paraId="5DE5FDD9" w14:textId="73E44D32" w:rsidR="137B6F10" w:rsidRPr="009F4405" w:rsidRDefault="137B6F10" w:rsidP="21F9B076">
            <w:r w:rsidRPr="009F4405">
              <w:rPr>
                <w:rFonts w:eastAsia="Aptos"/>
              </w:rPr>
              <w:t>$77M for Florida Space Life Science Laboratory - 109,000 sqft (Florida Senate 2004)</w:t>
            </w:r>
          </w:p>
          <w:p w14:paraId="331A586B" w14:textId="549739DF" w:rsidR="137B6F10" w:rsidRPr="009F4405" w:rsidRDefault="137B6F10" w:rsidP="21F9B076">
            <w:r w:rsidRPr="009F4405">
              <w:rPr>
                <w:rFonts w:eastAsia="Aptos"/>
              </w:rPr>
              <w:t>$5M to $26M for a conceptual payload processing facility - 4,000 to 14,400 sqft (Kimley-Horn 2020)</w:t>
            </w:r>
          </w:p>
          <w:p w14:paraId="00E1E1D3" w14:textId="6B830E14" w:rsidR="137B6F10" w:rsidRPr="009F4405" w:rsidRDefault="137B6F10" w:rsidP="21F9B076">
            <w:r w:rsidRPr="009F4405">
              <w:rPr>
                <w:rFonts w:eastAsia="Aptos"/>
              </w:rPr>
              <w:t>$31M for Colorado Air and Space Port Launch Vehicle Processing Building (GSA 2020)</w:t>
            </w:r>
          </w:p>
          <w:p w14:paraId="2726FF83" w14:textId="40AD7936" w:rsidR="137B6F10" w:rsidRPr="009F4405" w:rsidRDefault="137B6F10" w:rsidP="21F9B076">
            <w:r w:rsidRPr="009F4405">
              <w:rPr>
                <w:rFonts w:eastAsia="Aptos"/>
              </w:rPr>
              <w:t>$9M to $30M for a conceptual integration facility - 5,800 to 11,300 sqft (Kimley-Horn 2020)</w:t>
            </w:r>
          </w:p>
        </w:tc>
      </w:tr>
      <w:tr w:rsidR="21F9B076" w:rsidRPr="009F4405" w14:paraId="4AB4A591" w14:textId="77777777" w:rsidTr="21F9B076">
        <w:trPr>
          <w:trHeight w:val="300"/>
        </w:trPr>
        <w:tc>
          <w:tcPr>
            <w:tcW w:w="4815" w:type="dxa"/>
          </w:tcPr>
          <w:p w14:paraId="3A4D69A0" w14:textId="6416ED94" w:rsidR="137B6F10" w:rsidRPr="009F4405" w:rsidRDefault="137B6F10" w:rsidP="21F9B076">
            <w:r w:rsidRPr="009F4405">
              <w:rPr>
                <w:rFonts w:eastAsia="Aptos"/>
              </w:rPr>
              <w:t>Mission operations and control center</w:t>
            </w:r>
          </w:p>
        </w:tc>
        <w:tc>
          <w:tcPr>
            <w:tcW w:w="4815" w:type="dxa"/>
          </w:tcPr>
          <w:p w14:paraId="518ECE5E" w14:textId="3D1E36FD" w:rsidR="137B6F10" w:rsidRPr="009F4405" w:rsidRDefault="137B6F10" w:rsidP="21F9B076">
            <w:r w:rsidRPr="009F4405">
              <w:rPr>
                <w:rFonts w:eastAsia="Aptos"/>
              </w:rPr>
              <w:t>$19M for Spaceport America range radar, optical, and telemetry tracking</w:t>
            </w:r>
          </w:p>
          <w:p w14:paraId="5FF1D96F" w14:textId="072B2696" w:rsidR="137B6F10" w:rsidRPr="009F4405" w:rsidRDefault="137B6F10" w:rsidP="21F9B076">
            <w:r w:rsidRPr="009F4405">
              <w:rPr>
                <w:rFonts w:eastAsia="Aptos"/>
              </w:rPr>
              <w:t>instrumentation (GSA 2020)</w:t>
            </w:r>
          </w:p>
          <w:p w14:paraId="295CED4E" w14:textId="342D364E" w:rsidR="137B6F10" w:rsidRPr="009F4405" w:rsidRDefault="137B6F10" w:rsidP="21F9B076">
            <w:r w:rsidRPr="009F4405">
              <w:rPr>
                <w:rFonts w:eastAsia="Aptos"/>
              </w:rPr>
              <w:t xml:space="preserve">$7M for </w:t>
            </w:r>
            <w:r w:rsidR="498AD8BF" w:rsidRPr="009F4405">
              <w:rPr>
                <w:rFonts w:eastAsia="Aptos"/>
              </w:rPr>
              <w:t>P</w:t>
            </w:r>
            <w:r w:rsidR="71101DC3" w:rsidRPr="009F4405">
              <w:rPr>
                <w:rFonts w:eastAsia="Aptos"/>
              </w:rPr>
              <w:t xml:space="preserve">acific </w:t>
            </w:r>
            <w:r w:rsidR="498AD8BF" w:rsidRPr="009F4405">
              <w:rPr>
                <w:rFonts w:eastAsia="Aptos"/>
              </w:rPr>
              <w:t>S</w:t>
            </w:r>
            <w:r w:rsidR="15CFBE64" w:rsidRPr="009F4405">
              <w:rPr>
                <w:rFonts w:eastAsia="Aptos"/>
              </w:rPr>
              <w:t xml:space="preserve">paceport </w:t>
            </w:r>
            <w:r w:rsidR="498AD8BF" w:rsidRPr="009F4405">
              <w:rPr>
                <w:rFonts w:eastAsia="Aptos"/>
              </w:rPr>
              <w:t>C</w:t>
            </w:r>
            <w:r w:rsidR="791C503D" w:rsidRPr="009F4405">
              <w:rPr>
                <w:rFonts w:eastAsia="Aptos"/>
              </w:rPr>
              <w:t>omplex--</w:t>
            </w:r>
            <w:r w:rsidR="498AD8BF" w:rsidRPr="009F4405">
              <w:rPr>
                <w:rFonts w:eastAsia="Aptos"/>
              </w:rPr>
              <w:t>A</w:t>
            </w:r>
            <w:r w:rsidR="123F1B8C" w:rsidRPr="009F4405">
              <w:rPr>
                <w:rFonts w:eastAsia="Aptos"/>
              </w:rPr>
              <w:t>laska</w:t>
            </w:r>
            <w:r w:rsidRPr="009F4405">
              <w:rPr>
                <w:rFonts w:eastAsia="Aptos"/>
              </w:rPr>
              <w:t xml:space="preserve"> tracking and command destruct system (GSA 2020)</w:t>
            </w:r>
          </w:p>
          <w:p w14:paraId="3F707AAF" w14:textId="305EC9EC" w:rsidR="137B6F10" w:rsidRPr="009F4405" w:rsidRDefault="137B6F10" w:rsidP="21F9B076">
            <w:r w:rsidRPr="009F4405">
              <w:rPr>
                <w:rFonts w:eastAsia="Aptos"/>
              </w:rPr>
              <w:t>$3M for Spaceport America weather instrumentation (GSA 2020)</w:t>
            </w:r>
          </w:p>
          <w:p w14:paraId="4A7EF9C2" w14:textId="6B776CAE" w:rsidR="137B6F10" w:rsidRPr="009F4405" w:rsidRDefault="137B6F10" w:rsidP="21F9B076">
            <w:r w:rsidRPr="009F4405">
              <w:rPr>
                <w:rFonts w:eastAsia="Aptos"/>
              </w:rPr>
              <w:t>$3M for PSCA weather tracking computer and anemometer systems (AAC 2021b)</w:t>
            </w:r>
          </w:p>
        </w:tc>
      </w:tr>
      <w:tr w:rsidR="21F9B076" w:rsidRPr="009F4405" w14:paraId="399738AA" w14:textId="77777777" w:rsidTr="21F9B076">
        <w:trPr>
          <w:trHeight w:val="300"/>
        </w:trPr>
        <w:tc>
          <w:tcPr>
            <w:tcW w:w="4815" w:type="dxa"/>
          </w:tcPr>
          <w:p w14:paraId="4B367E4E" w14:textId="01B508FF" w:rsidR="137B6F10" w:rsidRPr="009F4405" w:rsidRDefault="137B6F10" w:rsidP="21F9B076">
            <w:r w:rsidRPr="009F4405">
              <w:rPr>
                <w:rFonts w:eastAsia="Aptos"/>
              </w:rPr>
              <w:t>Propellant and fuel facilities</w:t>
            </w:r>
          </w:p>
        </w:tc>
        <w:tc>
          <w:tcPr>
            <w:tcW w:w="4815" w:type="dxa"/>
          </w:tcPr>
          <w:p w14:paraId="4458BB78" w14:textId="1F70CFA5" w:rsidR="137B6F10" w:rsidRPr="009F4405" w:rsidRDefault="137B6F10" w:rsidP="21F9B076">
            <w:r w:rsidRPr="009F4405">
              <w:rPr>
                <w:rFonts w:eastAsia="Aptos"/>
              </w:rPr>
              <w:t>$2M for PSCA LOX/N2 Cryogenic production plant (GSA 2020)</w:t>
            </w:r>
          </w:p>
          <w:p w14:paraId="1C24AE29" w14:textId="364ACD30" w:rsidR="137B6F10" w:rsidRPr="009F4405" w:rsidRDefault="137B6F10" w:rsidP="21F9B076">
            <w:r w:rsidRPr="009F4405">
              <w:rPr>
                <w:rFonts w:eastAsia="Aptos"/>
              </w:rPr>
              <w:t>$3M for Cecil Spaceport liquid propellant storage (GSA 2020)</w:t>
            </w:r>
          </w:p>
          <w:p w14:paraId="73234888" w14:textId="700777B1" w:rsidR="137B6F10" w:rsidRPr="009F4405" w:rsidRDefault="137B6F10" w:rsidP="21F9B076">
            <w:r w:rsidRPr="009F4405">
              <w:rPr>
                <w:rFonts w:eastAsia="Aptos"/>
              </w:rPr>
              <w:t>$2M for PSCA launch vehicle propellant storage area (AAC 2021b)</w:t>
            </w:r>
          </w:p>
          <w:p w14:paraId="40FF757F" w14:textId="133C1F87" w:rsidR="21F9B076" w:rsidRPr="009F4405" w:rsidRDefault="21F9B076" w:rsidP="21F9B076">
            <w:pPr>
              <w:rPr>
                <w:rFonts w:eastAsia="Aptos"/>
              </w:rPr>
            </w:pPr>
          </w:p>
        </w:tc>
      </w:tr>
      <w:tr w:rsidR="21F9B076" w:rsidRPr="009F4405" w14:paraId="7DBC2E22" w14:textId="77777777" w:rsidTr="21F9B076">
        <w:trPr>
          <w:trHeight w:val="300"/>
        </w:trPr>
        <w:tc>
          <w:tcPr>
            <w:tcW w:w="4815" w:type="dxa"/>
          </w:tcPr>
          <w:p w14:paraId="3E22606F" w14:textId="5714271B" w:rsidR="137B6F10" w:rsidRPr="009F4405" w:rsidRDefault="137B6F10" w:rsidP="21F9B076">
            <w:r w:rsidRPr="009F4405">
              <w:rPr>
                <w:rFonts w:eastAsia="Aptos"/>
              </w:rPr>
              <w:t>Emergency response</w:t>
            </w:r>
          </w:p>
        </w:tc>
        <w:tc>
          <w:tcPr>
            <w:tcW w:w="4815" w:type="dxa"/>
          </w:tcPr>
          <w:p w14:paraId="7E39B4FE" w14:textId="082F05F4" w:rsidR="137B6F10" w:rsidRPr="009F4405" w:rsidRDefault="137B6F10" w:rsidP="21F9B076">
            <w:r w:rsidRPr="009F4405">
              <w:rPr>
                <w:rFonts w:eastAsia="Aptos"/>
              </w:rPr>
              <w:t>$3M for PSCA emergency station (GSA 2020)</w:t>
            </w:r>
          </w:p>
        </w:tc>
      </w:tr>
      <w:tr w:rsidR="21F9B076" w:rsidRPr="009F4405" w14:paraId="2D010F27" w14:textId="77777777" w:rsidTr="21F9B076">
        <w:trPr>
          <w:trHeight w:val="300"/>
        </w:trPr>
        <w:tc>
          <w:tcPr>
            <w:tcW w:w="4815" w:type="dxa"/>
          </w:tcPr>
          <w:p w14:paraId="20CF703E" w14:textId="6DF1E02F" w:rsidR="62F10E18" w:rsidRPr="009F4405" w:rsidRDefault="62F10E18" w:rsidP="21F9B076">
            <w:r w:rsidRPr="009F4405">
              <w:rPr>
                <w:rFonts w:eastAsia="Aptos"/>
              </w:rPr>
              <w:t>Other facilities</w:t>
            </w:r>
          </w:p>
        </w:tc>
        <w:tc>
          <w:tcPr>
            <w:tcW w:w="4815" w:type="dxa"/>
          </w:tcPr>
          <w:p w14:paraId="249BF095" w14:textId="7B4F8E36" w:rsidR="62F10E18" w:rsidRPr="009F4405" w:rsidRDefault="62F10E18" w:rsidP="21F9B076">
            <w:r w:rsidRPr="009F4405">
              <w:rPr>
                <w:rFonts w:eastAsia="Aptos"/>
              </w:rPr>
              <w:t>$6M for Houston Spaceport operations hangar (GSA 2020)</w:t>
            </w:r>
          </w:p>
          <w:p w14:paraId="6FCD12DD" w14:textId="3551B2DE" w:rsidR="62F10E18" w:rsidRPr="009F4405" w:rsidRDefault="62F10E18" w:rsidP="21F9B076">
            <w:r w:rsidRPr="009F4405">
              <w:rPr>
                <w:rFonts w:eastAsia="Aptos"/>
              </w:rPr>
              <w:t>$38M for Colorado Air and Space Port rocket engine test facility (GSA 2020) * Inflation adjusted using NASA New Start Inflation Index (NASA 2025b)</w:t>
            </w:r>
          </w:p>
          <w:p w14:paraId="259470F6" w14:textId="644D6A27" w:rsidR="21F9B076" w:rsidRPr="009F4405" w:rsidRDefault="21F9B076" w:rsidP="21F9B076">
            <w:pPr>
              <w:rPr>
                <w:rFonts w:eastAsia="Aptos"/>
              </w:rPr>
            </w:pPr>
          </w:p>
        </w:tc>
      </w:tr>
    </w:tbl>
    <w:p w14:paraId="188E4449" w14:textId="3C5ABA94" w:rsidR="007A0E92" w:rsidRPr="009F4405" w:rsidRDefault="007A0E92" w:rsidP="21F9B076">
      <w:pPr>
        <w:spacing w:line="259" w:lineRule="auto"/>
        <w:rPr>
          <w:rFonts w:eastAsia="Aptos"/>
        </w:rPr>
      </w:pPr>
    </w:p>
    <w:p w14:paraId="06A80C9B" w14:textId="638B955F" w:rsidR="007A0E92" w:rsidRPr="009F4405" w:rsidRDefault="2DE26FBB" w:rsidP="21F9B076">
      <w:pPr>
        <w:rPr>
          <w:rFonts w:eastAsia="Aptos"/>
        </w:rPr>
      </w:pPr>
      <w:r w:rsidRPr="009F4405">
        <w:rPr>
          <w:rFonts w:eastAsia="Aptos"/>
        </w:rPr>
        <w:t>Additional challenges to</w:t>
      </w:r>
      <w:r w:rsidR="0D32818C" w:rsidRPr="009F4405">
        <w:rPr>
          <w:rFonts w:eastAsia="Aptos"/>
        </w:rPr>
        <w:t xml:space="preserve"> the</w:t>
      </w:r>
      <w:r w:rsidRPr="009F4405">
        <w:rPr>
          <w:rFonts w:eastAsia="Aptos"/>
        </w:rPr>
        <w:t xml:space="preserve"> scaling up </w:t>
      </w:r>
      <w:r w:rsidR="5E370F53" w:rsidRPr="009F4405">
        <w:rPr>
          <w:rFonts w:eastAsia="Aptos"/>
        </w:rPr>
        <w:t>of spaceports cited in interviews from Colvin et al. (but not otherwise substantiated) include safety on base—the required evacuation of nearby facilities which belong to other operators</w:t>
      </w:r>
      <w:r w:rsidR="6BBE7901" w:rsidRPr="009F4405">
        <w:rPr>
          <w:rFonts w:eastAsia="Aptos"/>
        </w:rPr>
        <w:t>;</w:t>
      </w:r>
      <w:r w:rsidR="5E370F53" w:rsidRPr="009F4405">
        <w:rPr>
          <w:rFonts w:eastAsia="Aptos"/>
        </w:rPr>
        <w:t xml:space="preserve"> </w:t>
      </w:r>
      <w:r w:rsidR="704B15F8" w:rsidRPr="009F4405">
        <w:rPr>
          <w:rFonts w:eastAsia="Aptos"/>
        </w:rPr>
        <w:t>FAA</w:t>
      </w:r>
      <w:r w:rsidR="39B21774" w:rsidRPr="009F4405">
        <w:rPr>
          <w:rFonts w:eastAsia="Aptos"/>
        </w:rPr>
        <w:t xml:space="preserve"> overflight </w:t>
      </w:r>
      <w:r w:rsidR="704B15F8" w:rsidRPr="009F4405">
        <w:rPr>
          <w:rFonts w:eastAsia="Aptos"/>
        </w:rPr>
        <w:t>safety mitigation</w:t>
      </w:r>
      <w:r w:rsidR="7F72A1A2" w:rsidRPr="009F4405">
        <w:rPr>
          <w:rFonts w:eastAsia="Aptos"/>
        </w:rPr>
        <w:t xml:space="preserve"> requirements</w:t>
      </w:r>
      <w:r w:rsidR="704B15F8" w:rsidRPr="009F4405">
        <w:rPr>
          <w:rFonts w:eastAsia="Aptos"/>
        </w:rPr>
        <w:t xml:space="preserve"> for on-base critical assets, which require dogleg manoeuvres</w:t>
      </w:r>
      <w:r w:rsidR="13EBD4CC" w:rsidRPr="009F4405">
        <w:rPr>
          <w:rFonts w:eastAsia="Aptos"/>
        </w:rPr>
        <w:t xml:space="preserve"> </w:t>
      </w:r>
      <w:r w:rsidR="704B15F8" w:rsidRPr="009F4405">
        <w:rPr>
          <w:rFonts w:eastAsia="Aptos"/>
        </w:rPr>
        <w:t>for avoidance</w:t>
      </w:r>
      <w:r w:rsidR="6FD2DBD8" w:rsidRPr="009F4405">
        <w:rPr>
          <w:rFonts w:eastAsia="Aptos"/>
        </w:rPr>
        <w:t xml:space="preserve">; </w:t>
      </w:r>
      <w:r w:rsidR="4DB5098E" w:rsidRPr="009F4405">
        <w:rPr>
          <w:rFonts w:eastAsia="Aptos"/>
        </w:rPr>
        <w:t xml:space="preserve">difficulty getting access to propellant (only two vendors at the Cape, one for hydrazine; a methane facility was proposed </w:t>
      </w:r>
      <w:r w:rsidR="6D0B70AE" w:rsidRPr="009F4405">
        <w:rPr>
          <w:rFonts w:eastAsia="Aptos"/>
        </w:rPr>
        <w:t>but rejected due to proximity of homes and a school</w:t>
      </w:r>
      <w:r w:rsidR="4DB5098E" w:rsidRPr="009F4405">
        <w:rPr>
          <w:rFonts w:eastAsia="Aptos"/>
        </w:rPr>
        <w:t>)</w:t>
      </w:r>
      <w:r w:rsidR="682BFB8A" w:rsidRPr="009F4405">
        <w:rPr>
          <w:rFonts w:eastAsia="Aptos"/>
        </w:rPr>
        <w:t>; limited roads and bridges which can accommodate l</w:t>
      </w:r>
      <w:r w:rsidR="3C771E98" w:rsidRPr="009F4405">
        <w:rPr>
          <w:rFonts w:eastAsia="Aptos"/>
        </w:rPr>
        <w:t>oads and closures due to testing; deconfliction on base with relatively ad hoc procedures trying to coordinate access to different facilities</w:t>
      </w:r>
      <w:r w:rsidR="49E10A8D" w:rsidRPr="009F4405">
        <w:rPr>
          <w:rFonts w:eastAsia="Aptos"/>
        </w:rPr>
        <w:t>; delays to the commercial sector due to prioritization of national security launches; poor analytic tools to manage operations (e.g., weather, hazards, range survey); air traffic control</w:t>
      </w:r>
      <w:r w:rsidR="7F927E4E" w:rsidRPr="009F4405">
        <w:rPr>
          <w:rFonts w:eastAsia="Aptos"/>
        </w:rPr>
        <w:t xml:space="preserve"> and required hazard areas</w:t>
      </w:r>
      <w:r w:rsidR="49E10A8D" w:rsidRPr="009F4405">
        <w:rPr>
          <w:rFonts w:eastAsia="Aptos"/>
        </w:rPr>
        <w:t>; and</w:t>
      </w:r>
      <w:r w:rsidR="7A35DC78" w:rsidRPr="009F4405">
        <w:rPr>
          <w:rFonts w:eastAsia="Aptos"/>
        </w:rPr>
        <w:t xml:space="preserve"> lack of long-term planning to accommodate increased cadence with the existing density of facilities (particularly </w:t>
      </w:r>
      <w:r w:rsidR="7BA06031" w:rsidRPr="009F4405">
        <w:rPr>
          <w:rFonts w:eastAsia="Aptos"/>
        </w:rPr>
        <w:t xml:space="preserve">demand </w:t>
      </w:r>
      <w:r w:rsidR="7A35DC78" w:rsidRPr="009F4405">
        <w:rPr>
          <w:rFonts w:eastAsia="Aptos"/>
        </w:rPr>
        <w:t>conflicts betwee</w:t>
      </w:r>
      <w:r w:rsidR="5D390772" w:rsidRPr="009F4405">
        <w:rPr>
          <w:rFonts w:eastAsia="Aptos"/>
        </w:rPr>
        <w:t>n different operators)</w:t>
      </w:r>
      <w:r w:rsidR="7A35DC78" w:rsidRPr="009F4405">
        <w:rPr>
          <w:rFonts w:eastAsia="Aptos"/>
        </w:rPr>
        <w:t>.</w:t>
      </w:r>
      <w:r w:rsidR="49E10A8D" w:rsidRPr="009F4405">
        <w:rPr>
          <w:rFonts w:eastAsia="Aptos"/>
        </w:rPr>
        <w:t xml:space="preserve"> </w:t>
      </w:r>
    </w:p>
    <w:p w14:paraId="16A624F2" w14:textId="6B858F21" w:rsidR="007A0E92" w:rsidRPr="009F4405" w:rsidRDefault="4B871AAF" w:rsidP="00E65BC8">
      <w:pPr>
        <w:pStyle w:val="EYHeading4"/>
      </w:pPr>
      <w:r w:rsidRPr="009F4405">
        <w:t>Regulatory Landscape</w:t>
      </w:r>
    </w:p>
    <w:p w14:paraId="467FF590" w14:textId="67F522D5" w:rsidR="007A0E92" w:rsidRPr="009F4405" w:rsidRDefault="10D3495A" w:rsidP="21F9B076">
      <w:pPr>
        <w:rPr>
          <w:rFonts w:eastAsia="Segoe UI" w:cstheme="minorHAnsi"/>
          <w:color w:val="000000" w:themeColor="text1"/>
          <w:szCs w:val="20"/>
        </w:rPr>
      </w:pPr>
      <w:r w:rsidRPr="009F4405">
        <w:rPr>
          <w:rFonts w:eastAsia="Segoe UI" w:cstheme="minorHAnsi"/>
          <w:color w:val="000000" w:themeColor="text1"/>
          <w:szCs w:val="20"/>
        </w:rPr>
        <w:t>Launch in the U.S. is overseen by the Federal Aviation Administration’s Office of Commercial Space Transportation (FAA AST).  FAA AST recently underwent licensing reform, to consolidate four separate rules into one under Part 450.  According to the FAA, “Part 450 reduces the number of times an operator needs an FAA license approval and allows one license for a portfolio of operations, different vehicle configurations and mission profiles, and even multiple launch and re-entry sites”.</w:t>
      </w:r>
      <w:r w:rsidR="3D21799D" w:rsidRPr="009F4405">
        <w:rPr>
          <w:rFonts w:eastAsia="Segoe UI" w:cstheme="minorHAnsi"/>
          <w:color w:val="000000" w:themeColor="text1"/>
          <w:szCs w:val="20"/>
          <w:vertAlign w:val="superscript"/>
        </w:rPr>
        <w:footnoteReference w:id="88"/>
      </w:r>
      <w:r w:rsidRPr="009F4405">
        <w:rPr>
          <w:rFonts w:eastAsia="Segoe UI" w:cstheme="minorHAnsi"/>
          <w:color w:val="000000" w:themeColor="text1"/>
          <w:szCs w:val="20"/>
        </w:rPr>
        <w:t xml:space="preserve"> The increased launch cadence has put great strain on FAA AST, with a 25% increase in licenses from 2024-2025, with an expectation that launch pace will continue to grow with a minimal increase in budget for the office.</w:t>
      </w:r>
      <w:r w:rsidR="3D21799D" w:rsidRPr="009F4405">
        <w:rPr>
          <w:rFonts w:eastAsia="Segoe UI" w:cstheme="minorHAnsi"/>
          <w:color w:val="000000" w:themeColor="text1"/>
          <w:szCs w:val="20"/>
          <w:vertAlign w:val="superscript"/>
        </w:rPr>
        <w:footnoteReference w:id="89"/>
      </w:r>
      <w:r w:rsidRPr="009F4405">
        <w:rPr>
          <w:rFonts w:eastAsia="Segoe UI" w:cstheme="minorHAnsi"/>
          <w:color w:val="000000" w:themeColor="text1"/>
          <w:szCs w:val="20"/>
        </w:rPr>
        <w:t xml:space="preserve">  There has All launches must undergo environmental impact assessments,</w:t>
      </w:r>
      <w:r w:rsidR="3D21799D" w:rsidRPr="009F4405">
        <w:rPr>
          <w:rFonts w:eastAsia="Segoe UI" w:cstheme="minorHAnsi"/>
          <w:color w:val="000000" w:themeColor="text1"/>
          <w:szCs w:val="20"/>
          <w:vertAlign w:val="superscript"/>
        </w:rPr>
        <w:footnoteReference w:id="90"/>
      </w:r>
      <w:r w:rsidRPr="009F4405">
        <w:rPr>
          <w:rFonts w:eastAsia="Segoe UI" w:cstheme="minorHAnsi"/>
          <w:color w:val="000000" w:themeColor="text1"/>
          <w:szCs w:val="20"/>
          <w:vertAlign w:val="superscript"/>
        </w:rPr>
        <w:t xml:space="preserve"> </w:t>
      </w:r>
      <w:r w:rsidRPr="009F4405">
        <w:rPr>
          <w:rFonts w:eastAsia="Segoe UI" w:cstheme="minorHAnsi"/>
          <w:color w:val="000000" w:themeColor="text1"/>
          <w:szCs w:val="20"/>
        </w:rPr>
        <w:t>although the stringency of these assessments has come into question with the contamination from the Starbase facility of protected environmental sites in Texas,</w:t>
      </w:r>
      <w:r w:rsidR="3D21799D" w:rsidRPr="009F4405">
        <w:rPr>
          <w:rFonts w:eastAsia="Segoe UI" w:cstheme="minorHAnsi"/>
          <w:color w:val="000000" w:themeColor="text1"/>
          <w:szCs w:val="20"/>
          <w:vertAlign w:val="superscript"/>
        </w:rPr>
        <w:footnoteReference w:id="91"/>
      </w:r>
      <w:r w:rsidRPr="009F4405">
        <w:rPr>
          <w:rFonts w:eastAsia="Segoe UI" w:cstheme="minorHAnsi"/>
          <w:color w:val="000000" w:themeColor="text1"/>
          <w:szCs w:val="20"/>
          <w:vertAlign w:val="superscript"/>
        </w:rPr>
        <w:t xml:space="preserve"> </w:t>
      </w:r>
      <w:r w:rsidRPr="009F4405">
        <w:rPr>
          <w:rFonts w:eastAsia="Segoe UI" w:cstheme="minorHAnsi"/>
          <w:color w:val="000000" w:themeColor="text1"/>
          <w:szCs w:val="20"/>
        </w:rPr>
        <w:t>as well as the Trump Administration’s general deregulatory agenda.  In the event of a launch mishap, the National Transportation Safety Board conducts an accident investigation in the event of a fatality or serious injury to person, or damage to property from debris that could have caused a serious injury, while the FAA is the lead investigative agency for all other commercial mishaps; if the launch involves other governmental agencies such as NASA or the Space Force they will also be involved in the accident investigation.</w:t>
      </w:r>
      <w:r w:rsidR="3D21799D" w:rsidRPr="009F4405">
        <w:rPr>
          <w:rFonts w:cstheme="minorHAnsi"/>
          <w:szCs w:val="20"/>
          <w:vertAlign w:val="superscript"/>
        </w:rPr>
        <w:footnoteReference w:id="92"/>
      </w:r>
      <w:r w:rsidR="00CD0055" w:rsidRPr="009F4405">
        <w:rPr>
          <w:rFonts w:eastAsia="Segoe UI" w:cstheme="minorHAnsi"/>
          <w:color w:val="000000" w:themeColor="text1"/>
          <w:szCs w:val="20"/>
        </w:rPr>
        <w:t xml:space="preserve"> Accident investigations historically grounded spacecraft for months, but timelines have substantially decreased for more routine failures, lasting as little as four days.</w:t>
      </w:r>
      <w:r w:rsidR="00CD0055" w:rsidRPr="009F4405">
        <w:rPr>
          <w:rFonts w:eastAsia="Segoe UI" w:cstheme="minorHAnsi"/>
          <w:color w:val="000000" w:themeColor="text1"/>
          <w:szCs w:val="20"/>
          <w:vertAlign w:val="superscript"/>
        </w:rPr>
        <w:footnoteReference w:id="93"/>
      </w:r>
    </w:p>
    <w:p w14:paraId="4257837B" w14:textId="77F3EE90" w:rsidR="007A0E92" w:rsidRPr="009F4405" w:rsidRDefault="3D21799D" w:rsidP="00E65BC8">
      <w:pPr>
        <w:pStyle w:val="EYHeading4"/>
      </w:pPr>
      <w:r w:rsidRPr="009F4405">
        <w:t>Alliances</w:t>
      </w:r>
    </w:p>
    <w:p w14:paraId="774130AF" w14:textId="760F4ABD" w:rsidR="007A0E92" w:rsidRPr="009F4405" w:rsidRDefault="3D21799D" w:rsidP="21F9B076">
      <w:pPr>
        <w:rPr>
          <w:rFonts w:ascii="Aptos" w:eastAsia="Aptos" w:hAnsi="Aptos" w:cs="Aptos"/>
          <w:color w:val="467886"/>
          <w:sz w:val="24"/>
          <w:vertAlign w:val="superscript"/>
        </w:rPr>
      </w:pPr>
      <w:r w:rsidRPr="009F4405">
        <w:rPr>
          <w:rFonts w:eastAsia="Aptos"/>
        </w:rPr>
        <w:t>The NATO STARLIFT programme, with fourtee</w:t>
      </w:r>
      <w:r w:rsidR="7E6659C1" w:rsidRPr="009F4405">
        <w:rPr>
          <w:rFonts w:eastAsia="Aptos"/>
        </w:rPr>
        <w:t>n</w:t>
      </w:r>
      <w:r w:rsidRPr="009F4405">
        <w:rPr>
          <w:rFonts w:eastAsia="Aptos"/>
        </w:rPr>
        <w:t xml:space="preserve"> nations (Belgium, Finland, France, Germany, Hungary, Italy, Luxembourg, the Netherlands, Norway, Spain, Sweden, Türkiye, United Kingdom, United States) seeks to investigate ways to allow allies to launch assets on short notice.  Little has been said publicly about this programme.</w:t>
      </w:r>
      <w:r w:rsidRPr="009F4405">
        <w:rPr>
          <w:rFonts w:ascii="Aptos" w:eastAsia="Aptos" w:hAnsi="Aptos" w:cs="Aptos"/>
          <w:sz w:val="24"/>
          <w:vertAlign w:val="superscript"/>
        </w:rPr>
        <w:footnoteReference w:id="94"/>
      </w:r>
    </w:p>
    <w:p w14:paraId="55BB4579" w14:textId="69D9598F" w:rsidR="007A0E92" w:rsidRPr="009F4405" w:rsidRDefault="3D21799D" w:rsidP="21F9B076">
      <w:pPr>
        <w:rPr>
          <w:rFonts w:ascii="Aptos" w:eastAsia="Aptos" w:hAnsi="Aptos" w:cs="Aptos"/>
          <w:color w:val="467886"/>
          <w:sz w:val="24"/>
          <w:vertAlign w:val="superscript"/>
        </w:rPr>
      </w:pPr>
      <w:r w:rsidRPr="009F4405">
        <w:rPr>
          <w:rFonts w:eastAsia="Aptos"/>
        </w:rPr>
        <w:t>Brig. Gen Panzenhagen noted the U.S. has been working with Japan, France, New Zealand, Sweden, and Britain to enhance launch resiliency.</w:t>
      </w:r>
      <w:r w:rsidRPr="009F4405">
        <w:rPr>
          <w:rFonts w:ascii="Aptos" w:eastAsia="Aptos" w:hAnsi="Aptos" w:cs="Aptos"/>
          <w:sz w:val="24"/>
          <w:vertAlign w:val="superscript"/>
        </w:rPr>
        <w:footnoteReference w:id="95"/>
      </w:r>
    </w:p>
    <w:p w14:paraId="5C11FCC2" w14:textId="009F9AAF" w:rsidR="007A0E92" w:rsidRPr="009F4405" w:rsidRDefault="3D21799D" w:rsidP="21F9B076">
      <w:pPr>
        <w:rPr>
          <w:rFonts w:ascii="Aptos" w:eastAsia="Aptos" w:hAnsi="Aptos" w:cs="Aptos"/>
          <w:color w:val="467886"/>
          <w:sz w:val="24"/>
          <w:vertAlign w:val="superscript"/>
        </w:rPr>
      </w:pPr>
      <w:r w:rsidRPr="009F4405">
        <w:rPr>
          <w:rFonts w:eastAsia="Aptos"/>
        </w:rPr>
        <w:lastRenderedPageBreak/>
        <w:t>A number of U.S. spaceports, including Cape Canaveral, the Virigina Spaceport Authority, and Pacific Spaceport Complex, are part of the Global Spaceport Alliance, which seeks to be a platform for commercial spaceport operators to discuss progress, obstacles, and challenges.</w:t>
      </w:r>
      <w:r w:rsidRPr="009F4405">
        <w:rPr>
          <w:rFonts w:ascii="Aptos" w:eastAsia="Aptos" w:hAnsi="Aptos" w:cs="Aptos"/>
          <w:sz w:val="24"/>
          <w:vertAlign w:val="superscript"/>
        </w:rPr>
        <w:footnoteReference w:id="96"/>
      </w:r>
    </w:p>
    <w:p w14:paraId="57F197B6" w14:textId="38A52A59" w:rsidR="007A0E92" w:rsidRPr="009F4405" w:rsidRDefault="005D25FB" w:rsidP="005D25FB">
      <w:pPr>
        <w:pStyle w:val="Caption"/>
      </w:pPr>
      <w:bookmarkStart w:id="92" w:name="_Toc239018413"/>
      <w:r w:rsidRPr="009F4405">
        <w:t xml:space="preserve">Table </w:t>
      </w:r>
      <w:r w:rsidRPr="009F4405">
        <w:fldChar w:fldCharType="begin"/>
      </w:r>
      <w:r w:rsidRPr="009F4405">
        <w:instrText xml:space="preserve"> SEQ Table \* ARABIC </w:instrText>
      </w:r>
      <w:r w:rsidRPr="009F4405">
        <w:fldChar w:fldCharType="separate"/>
      </w:r>
      <w:r w:rsidR="005F19E3">
        <w:rPr>
          <w:noProof/>
        </w:rPr>
        <w:t>22</w:t>
      </w:r>
      <w:r w:rsidRPr="009F4405">
        <w:fldChar w:fldCharType="end"/>
      </w:r>
      <w:r w:rsidRPr="009F4405">
        <w:t xml:space="preserve"> </w:t>
      </w:r>
      <w:r w:rsidR="3D21799D" w:rsidRPr="009F4405">
        <w:rPr>
          <w:rFonts w:eastAsia="Aptos"/>
        </w:rPr>
        <w:t>U.S. Launch Infrastructure Benchmarks</w:t>
      </w:r>
      <w:bookmarkEnd w:id="92"/>
    </w:p>
    <w:tbl>
      <w:tblPr>
        <w:tblStyle w:val="TableGrid"/>
        <w:tblW w:w="0" w:type="auto"/>
        <w:tblCellMar>
          <w:top w:w="85" w:type="dxa"/>
          <w:bottom w:w="85" w:type="dxa"/>
        </w:tblCellMar>
        <w:tblLook w:val="04A0" w:firstRow="1" w:lastRow="0" w:firstColumn="1" w:lastColumn="0" w:noHBand="0" w:noVBand="1"/>
      </w:tblPr>
      <w:tblGrid>
        <w:gridCol w:w="2250"/>
        <w:gridCol w:w="7110"/>
      </w:tblGrid>
      <w:tr w:rsidR="00CD0055" w:rsidRPr="009F4405" w14:paraId="1B8795C3" w14:textId="77777777">
        <w:trPr>
          <w:trHeight w:val="300"/>
        </w:trPr>
        <w:tc>
          <w:tcPr>
            <w:tcW w:w="2250" w:type="dxa"/>
            <w:tcBorders>
              <w:top w:val="single" w:sz="8" w:space="0" w:color="auto"/>
              <w:left w:val="single" w:sz="8" w:space="0" w:color="auto"/>
              <w:bottom w:val="single" w:sz="8" w:space="0" w:color="auto"/>
              <w:right w:val="single" w:sz="8" w:space="0" w:color="auto"/>
            </w:tcBorders>
            <w:shd w:val="clear" w:color="auto" w:fill="F2F2F2" w:themeFill="text2" w:themeFillShade="F2"/>
            <w:tcMar>
              <w:left w:w="108" w:type="dxa"/>
              <w:right w:w="108" w:type="dxa"/>
            </w:tcMar>
            <w:vAlign w:val="center"/>
          </w:tcPr>
          <w:p w14:paraId="04B063C0" w14:textId="77777777" w:rsidR="00CD0055" w:rsidRPr="009F4405" w:rsidRDefault="00CD0055">
            <w:pPr>
              <w:spacing w:after="0"/>
              <w:jc w:val="left"/>
              <w:rPr>
                <w:sz w:val="18"/>
                <w:szCs w:val="18"/>
              </w:rPr>
            </w:pPr>
            <w:r w:rsidRPr="009F4405">
              <w:rPr>
                <w:rFonts w:eastAsia="Aptos" w:cs="Aptos"/>
                <w:sz w:val="18"/>
                <w:szCs w:val="18"/>
              </w:rPr>
              <w:t>Institutional and Commercial Capability Evolution</w:t>
            </w:r>
          </w:p>
        </w:tc>
        <w:tc>
          <w:tcPr>
            <w:tcW w:w="7110" w:type="dxa"/>
            <w:tcBorders>
              <w:top w:val="single" w:sz="8" w:space="0" w:color="auto"/>
              <w:left w:val="single" w:sz="8" w:space="0" w:color="auto"/>
              <w:bottom w:val="single" w:sz="8" w:space="0" w:color="auto"/>
              <w:right w:val="single" w:sz="8" w:space="0" w:color="auto"/>
            </w:tcBorders>
            <w:tcMar>
              <w:left w:w="108" w:type="dxa"/>
              <w:right w:w="108" w:type="dxa"/>
            </w:tcMar>
          </w:tcPr>
          <w:p w14:paraId="7DEF740B" w14:textId="77777777" w:rsidR="00CD0055" w:rsidRPr="009F4405" w:rsidRDefault="00CD0055">
            <w:pPr>
              <w:spacing w:after="0"/>
              <w:rPr>
                <w:rFonts w:eastAsia="Aptos"/>
                <w:sz w:val="18"/>
                <w:szCs w:val="18"/>
              </w:rPr>
            </w:pPr>
            <w:r w:rsidRPr="009F4405">
              <w:rPr>
                <w:rFonts w:eastAsia="EYInterstate Light" w:cs="EYInterstate Light"/>
                <w:color w:val="000000" w:themeColor="text1"/>
                <w:sz w:val="18"/>
                <w:szCs w:val="18"/>
              </w:rPr>
              <w:t xml:space="preserve">The U.S. government has historically been the primary investor in ground infrastructure tied to launch facilities, though 20 licensed spaceports exist across the country. Very substantial infrastructure upgrades, including to basic infrastructure such as the electrical grids, roads, and wastewater, are due at the two primary launch facilities at Vandenberg and Cape Canaveral.  Access common resources such as </w:t>
            </w:r>
            <w:r w:rsidRPr="009F4405">
              <w:rPr>
                <w:rFonts w:eastAsia="Aptos"/>
                <w:sz w:val="18"/>
                <w:szCs w:val="18"/>
              </w:rPr>
              <w:t>payload processing facilities, road[s], fuel vendors greatly stresses the facilities.  As the launch cadence at these sites increases, so do conflicts between launch providers; closure of parts of the launch sites for safety inhibit operations of competitors.  Delays in restoring launch pads after major failures are bottlenecks for providers with access to only one pad.  The US&gt; aims to have 500+ launches per year at the Cape by 2030, and 100-200 at Vandenberg.</w:t>
            </w:r>
          </w:p>
          <w:p w14:paraId="6643CC25" w14:textId="77777777" w:rsidR="00CD0055" w:rsidRPr="009F4405" w:rsidRDefault="00CD0055">
            <w:pPr>
              <w:spacing w:after="0"/>
              <w:rPr>
                <w:rFonts w:eastAsia="Aptos" w:cs="Aptos"/>
                <w:sz w:val="18"/>
                <w:szCs w:val="18"/>
              </w:rPr>
            </w:pPr>
          </w:p>
          <w:p w14:paraId="3B8C96F2" w14:textId="7366522E" w:rsidR="00CD0055" w:rsidRPr="009F4405" w:rsidRDefault="00CD0055">
            <w:pPr>
              <w:spacing w:after="0"/>
              <w:rPr>
                <w:rFonts w:eastAsia="Aptos" w:cs="Aptos"/>
                <w:sz w:val="18"/>
                <w:szCs w:val="18"/>
              </w:rPr>
            </w:pPr>
            <w:r w:rsidRPr="009F4405">
              <w:rPr>
                <w:rFonts w:eastAsia="Aptos" w:cs="Aptos"/>
                <w:sz w:val="18"/>
                <w:szCs w:val="18"/>
              </w:rPr>
              <w:t>Numerous entities in the U.S. have invested in commercial spaceports but there is lack of appetite/customers for them; earnings projections are not grounded in reality.  Primary obstacles to the success of commercial spaceports include the lack of ability to have orbital launches over land, the existing U.S. government-funded infrastructure for other spaceports, and the low success rate of new launch companies.  At best, commercial spaceports are generally able to become innovation hubs for the state and local governments that support them.</w:t>
            </w:r>
          </w:p>
        </w:tc>
      </w:tr>
      <w:tr w:rsidR="00CD0055" w:rsidRPr="009F4405" w14:paraId="35BBFE26" w14:textId="77777777">
        <w:trPr>
          <w:trHeight w:val="300"/>
        </w:trPr>
        <w:tc>
          <w:tcPr>
            <w:tcW w:w="2250" w:type="dxa"/>
            <w:tcBorders>
              <w:top w:val="single" w:sz="8" w:space="0" w:color="auto"/>
              <w:left w:val="single" w:sz="8" w:space="0" w:color="auto"/>
              <w:bottom w:val="single" w:sz="8" w:space="0" w:color="auto"/>
              <w:right w:val="single" w:sz="8" w:space="0" w:color="auto"/>
            </w:tcBorders>
            <w:shd w:val="clear" w:color="auto" w:fill="F2F2F2" w:themeFill="text2" w:themeFillShade="F2"/>
            <w:tcMar>
              <w:left w:w="108" w:type="dxa"/>
              <w:right w:w="108" w:type="dxa"/>
            </w:tcMar>
            <w:vAlign w:val="center"/>
          </w:tcPr>
          <w:p w14:paraId="3B891722" w14:textId="77777777" w:rsidR="00CD0055" w:rsidRPr="009F4405" w:rsidRDefault="00CD0055">
            <w:pPr>
              <w:spacing w:after="0"/>
              <w:jc w:val="left"/>
              <w:rPr>
                <w:sz w:val="18"/>
                <w:szCs w:val="18"/>
              </w:rPr>
            </w:pPr>
            <w:r w:rsidRPr="009F4405">
              <w:rPr>
                <w:rFonts w:eastAsia="Aptos" w:cs="Aptos"/>
                <w:sz w:val="18"/>
                <w:szCs w:val="18"/>
              </w:rPr>
              <w:t>Cost Perspectives</w:t>
            </w:r>
          </w:p>
        </w:tc>
        <w:tc>
          <w:tcPr>
            <w:tcW w:w="7110" w:type="dxa"/>
            <w:tcBorders>
              <w:top w:val="single" w:sz="8" w:space="0" w:color="auto"/>
              <w:left w:val="single" w:sz="8" w:space="0" w:color="auto"/>
              <w:bottom w:val="single" w:sz="8" w:space="0" w:color="auto"/>
              <w:right w:val="single" w:sz="8" w:space="0" w:color="auto"/>
            </w:tcBorders>
            <w:tcMar>
              <w:left w:w="108" w:type="dxa"/>
              <w:right w:w="108" w:type="dxa"/>
            </w:tcMar>
          </w:tcPr>
          <w:p w14:paraId="15493D29" w14:textId="77D136C5" w:rsidR="00CD0055" w:rsidRPr="009F4405" w:rsidRDefault="00CD0055">
            <w:pPr>
              <w:spacing w:after="0" w:line="259" w:lineRule="auto"/>
              <w:rPr>
                <w:rFonts w:eastAsia="Aptos" w:cs="Aptos"/>
                <w:sz w:val="18"/>
                <w:szCs w:val="18"/>
              </w:rPr>
            </w:pPr>
            <w:r w:rsidRPr="009F4405">
              <w:rPr>
                <w:rFonts w:eastAsia="Aptos" w:cs="Aptos"/>
                <w:sz w:val="18"/>
                <w:szCs w:val="18"/>
              </w:rPr>
              <w:t>Although direct costs at U.S. government launch facilities are required by law to be passed on to the commercial sector, many indirect costs are absorbed by the Space Force/NASA. Most of the initial ground infrastructure beyond manufacturing facilities is funded by the U.S. government, which regularly makes billions in investment money available for modernization. Although commercial spaceport upfront costs are quite high and no functional federal funding mechanism exists, they are often supported by regional or state development initiatives.  The vast majority have not developed a viable customer base; the few who have</w:t>
            </w:r>
            <w:r w:rsidRPr="009F4405" w:rsidDel="00E32A9B">
              <w:rPr>
                <w:rFonts w:eastAsia="Aptos" w:cs="Aptos"/>
                <w:sz w:val="18"/>
                <w:szCs w:val="18"/>
              </w:rPr>
              <w:t xml:space="preserve"> </w:t>
            </w:r>
            <w:r w:rsidRPr="009F4405">
              <w:rPr>
                <w:rFonts w:eastAsia="Aptos" w:cs="Aptos"/>
                <w:sz w:val="18"/>
                <w:szCs w:val="18"/>
              </w:rPr>
              <w:t>a dedicated customer (e.g. Spaceport America and Virgin, Starbase and SpaceX, Launch Site One and Blue Origin), though the Pacific Spaceport Complex has proven to be a valuable spaceport for national security launches and small launch vehicles given its geographic location.</w:t>
            </w:r>
          </w:p>
        </w:tc>
      </w:tr>
      <w:tr w:rsidR="00CD0055" w:rsidRPr="009F4405" w14:paraId="11CFC0FB" w14:textId="77777777">
        <w:trPr>
          <w:trHeight w:val="300"/>
        </w:trPr>
        <w:tc>
          <w:tcPr>
            <w:tcW w:w="2250" w:type="dxa"/>
            <w:tcBorders>
              <w:top w:val="single" w:sz="8" w:space="0" w:color="auto"/>
              <w:left w:val="single" w:sz="8" w:space="0" w:color="auto"/>
              <w:bottom w:val="single" w:sz="8" w:space="0" w:color="auto"/>
              <w:right w:val="single" w:sz="8" w:space="0" w:color="auto"/>
            </w:tcBorders>
            <w:shd w:val="clear" w:color="auto" w:fill="F2F2F2" w:themeFill="text2" w:themeFillShade="F2"/>
            <w:tcMar>
              <w:left w:w="108" w:type="dxa"/>
              <w:right w:w="108" w:type="dxa"/>
            </w:tcMar>
            <w:vAlign w:val="center"/>
          </w:tcPr>
          <w:p w14:paraId="0811D0C0" w14:textId="77777777" w:rsidR="00CD0055" w:rsidRPr="009F4405" w:rsidRDefault="00CD0055">
            <w:pPr>
              <w:spacing w:after="0"/>
              <w:jc w:val="left"/>
              <w:rPr>
                <w:rFonts w:eastAsia="EYInterstate Light" w:cs="EYInterstate Light"/>
                <w:sz w:val="18"/>
                <w:szCs w:val="18"/>
              </w:rPr>
            </w:pPr>
            <w:r w:rsidRPr="009F4405">
              <w:rPr>
                <w:rFonts w:eastAsia="EYInterstate Light" w:cs="EYInterstate Light"/>
                <w:color w:val="000000" w:themeColor="text1"/>
                <w:sz w:val="18"/>
                <w:szCs w:val="18"/>
              </w:rPr>
              <w:t>Regulatory Landscape and Interventions</w:t>
            </w:r>
          </w:p>
          <w:p w14:paraId="2E81FA2B" w14:textId="77777777" w:rsidR="00CD0055" w:rsidRPr="009F4405" w:rsidRDefault="00CD0055">
            <w:pPr>
              <w:spacing w:after="0"/>
              <w:jc w:val="left"/>
              <w:rPr>
                <w:sz w:val="18"/>
                <w:szCs w:val="18"/>
              </w:rPr>
            </w:pPr>
          </w:p>
        </w:tc>
        <w:tc>
          <w:tcPr>
            <w:tcW w:w="7110" w:type="dxa"/>
            <w:tcBorders>
              <w:top w:val="single" w:sz="8" w:space="0" w:color="auto"/>
              <w:left w:val="single" w:sz="8" w:space="0" w:color="auto"/>
              <w:bottom w:val="single" w:sz="8" w:space="0" w:color="auto"/>
              <w:right w:val="single" w:sz="8" w:space="0" w:color="auto"/>
            </w:tcBorders>
            <w:tcMar>
              <w:left w:w="108" w:type="dxa"/>
              <w:right w:w="108" w:type="dxa"/>
            </w:tcMar>
          </w:tcPr>
          <w:p w14:paraId="4B6701BC" w14:textId="77777777" w:rsidR="00CD0055" w:rsidRPr="009F4405" w:rsidRDefault="00CD0055">
            <w:pPr>
              <w:spacing w:after="0"/>
              <w:rPr>
                <w:rFonts w:eastAsia="EYInterstate Light" w:cs="EYInterstate Light"/>
                <w:sz w:val="18"/>
                <w:szCs w:val="18"/>
              </w:rPr>
            </w:pPr>
            <w:r w:rsidRPr="009F4405">
              <w:rPr>
                <w:rFonts w:eastAsia="EYInterstate Light" w:cs="EYInterstate Light"/>
                <w:color w:val="000000" w:themeColor="text1"/>
                <w:sz w:val="18"/>
                <w:szCs w:val="18"/>
              </w:rPr>
              <w:t>FAA AST licenses all U.S. launches; they have undergone a recent regulatory streamlining to handle the drastic increase in launch cadence with minimal additional funding for the office to increase staffing/other support infrastructure needed for licensing.  Although Environmental Impact Assessments are required by law, they are not a substantial obstacle to obtaining a launch license.  The primary barrier to the licensing of new facilities is the large safety zone required, which functionally prohibits inland spaceports from providing vertical orbital launch capacity.  Additionally, at present, companies are not required to provide compensation to offset the closure of airspace or sea lanes, much to the dismay of air and maritime traffic.</w:t>
            </w:r>
          </w:p>
          <w:p w14:paraId="49BA7964" w14:textId="77777777" w:rsidR="00CD0055" w:rsidRPr="009F4405" w:rsidRDefault="00CD0055">
            <w:pPr>
              <w:spacing w:after="0"/>
              <w:rPr>
                <w:sz w:val="18"/>
                <w:szCs w:val="18"/>
              </w:rPr>
            </w:pPr>
          </w:p>
        </w:tc>
      </w:tr>
      <w:tr w:rsidR="00CD0055" w:rsidRPr="009F4405" w14:paraId="7FD51489" w14:textId="77777777">
        <w:trPr>
          <w:trHeight w:val="300"/>
        </w:trPr>
        <w:tc>
          <w:tcPr>
            <w:tcW w:w="2250" w:type="dxa"/>
            <w:tcBorders>
              <w:top w:val="single" w:sz="8" w:space="0" w:color="auto"/>
              <w:left w:val="single" w:sz="8" w:space="0" w:color="auto"/>
              <w:bottom w:val="single" w:sz="8" w:space="0" w:color="auto"/>
              <w:right w:val="single" w:sz="8" w:space="0" w:color="auto"/>
            </w:tcBorders>
            <w:shd w:val="clear" w:color="auto" w:fill="F2F2F2" w:themeFill="text2" w:themeFillShade="F2"/>
            <w:tcMar>
              <w:left w:w="108" w:type="dxa"/>
              <w:right w:w="108" w:type="dxa"/>
            </w:tcMar>
            <w:vAlign w:val="center"/>
          </w:tcPr>
          <w:p w14:paraId="6A2B13E1" w14:textId="77777777" w:rsidR="00CD0055" w:rsidRPr="009F4405" w:rsidRDefault="00CD0055">
            <w:pPr>
              <w:spacing w:after="0"/>
              <w:jc w:val="left"/>
              <w:rPr>
                <w:rFonts w:eastAsia="EYInterstate Light" w:cs="EYInterstate Light"/>
                <w:sz w:val="18"/>
                <w:szCs w:val="18"/>
              </w:rPr>
            </w:pPr>
            <w:r w:rsidRPr="009F4405">
              <w:rPr>
                <w:rFonts w:eastAsia="EYInterstate Light" w:cs="EYInterstate Light"/>
                <w:color w:val="000000" w:themeColor="text1"/>
                <w:sz w:val="18"/>
                <w:szCs w:val="18"/>
              </w:rPr>
              <w:t>Partnerships and Collaboration</w:t>
            </w:r>
          </w:p>
          <w:p w14:paraId="11A68F82" w14:textId="77777777" w:rsidR="00CD0055" w:rsidRPr="009F4405" w:rsidRDefault="00CD0055">
            <w:pPr>
              <w:spacing w:after="0"/>
              <w:jc w:val="left"/>
              <w:rPr>
                <w:sz w:val="18"/>
                <w:szCs w:val="18"/>
              </w:rPr>
            </w:pPr>
          </w:p>
        </w:tc>
        <w:tc>
          <w:tcPr>
            <w:tcW w:w="7110" w:type="dxa"/>
            <w:tcBorders>
              <w:top w:val="single" w:sz="8" w:space="0" w:color="auto"/>
              <w:left w:val="single" w:sz="8" w:space="0" w:color="auto"/>
              <w:bottom w:val="single" w:sz="8" w:space="0" w:color="auto"/>
              <w:right w:val="single" w:sz="8" w:space="0" w:color="auto"/>
            </w:tcBorders>
            <w:tcMar>
              <w:left w:w="108" w:type="dxa"/>
              <w:right w:w="108" w:type="dxa"/>
            </w:tcMar>
          </w:tcPr>
          <w:p w14:paraId="3DDC2FDD" w14:textId="77777777" w:rsidR="00CD0055" w:rsidRPr="009F4405" w:rsidRDefault="00CD0055">
            <w:pPr>
              <w:spacing w:after="0"/>
              <w:rPr>
                <w:rFonts w:eastAsia="EYInterstate Light" w:cs="EYInterstate Light"/>
                <w:sz w:val="18"/>
                <w:szCs w:val="18"/>
              </w:rPr>
            </w:pPr>
            <w:r w:rsidRPr="009F4405">
              <w:rPr>
                <w:rFonts w:eastAsia="EYInterstate Light" w:cs="EYInterstate Light"/>
                <w:color w:val="000000" w:themeColor="text1"/>
                <w:sz w:val="18"/>
                <w:szCs w:val="18"/>
              </w:rPr>
              <w:t>U.S. commercial providers, and in particular SpaceX, given their launch capacities and lesser national security risk than Chinese vehicles, are typically the launcher of choice for European commercial companies.  The U.S. is part of a NATO alliance, STARLIGHT, seeking to ensure access to space, but very little public information exists on this programme nor is there a clear indicator of impacts of recent changes in U.S. defence posture.  Space Force Brig. Gen. Panzenhagen has noted talks with Japan, France, New Zealand, Sweden, U.K. on launch resiliency.</w:t>
            </w:r>
          </w:p>
          <w:p w14:paraId="43250F9F" w14:textId="77777777" w:rsidR="00CD0055" w:rsidRPr="009F4405" w:rsidRDefault="00CD0055">
            <w:pPr>
              <w:spacing w:after="0"/>
              <w:rPr>
                <w:sz w:val="18"/>
                <w:szCs w:val="18"/>
              </w:rPr>
            </w:pPr>
          </w:p>
        </w:tc>
      </w:tr>
    </w:tbl>
    <w:p w14:paraId="5333F338" w14:textId="3D8272C0" w:rsidR="007A0E92" w:rsidRPr="009F4405" w:rsidRDefault="2C781886" w:rsidP="5C1EBA95">
      <w:pPr>
        <w:spacing w:after="0" w:line="276" w:lineRule="auto"/>
        <w:rPr>
          <w:rFonts w:ascii="Aptos" w:eastAsia="Aptos" w:hAnsi="Aptos" w:cs="Aptos"/>
        </w:rPr>
      </w:pPr>
      <w:r w:rsidRPr="009F4405">
        <w:rPr>
          <w:rFonts w:ascii="Aptos" w:eastAsia="Aptos" w:hAnsi="Aptos" w:cs="Aptos"/>
          <w:sz w:val="24"/>
        </w:rPr>
        <w:t xml:space="preserve"> </w:t>
      </w:r>
    </w:p>
    <w:p w14:paraId="232547C4" w14:textId="02802276" w:rsidR="007A0E92" w:rsidRPr="009F4405" w:rsidRDefault="3D21799D" w:rsidP="002238C5">
      <w:pPr>
        <w:pStyle w:val="EYHeading3"/>
        <w:rPr>
          <w:rFonts w:ascii="Aptos" w:eastAsia="Aptos" w:hAnsi="Aptos" w:cs="Aptos"/>
        </w:rPr>
      </w:pPr>
      <w:r w:rsidRPr="009F4405">
        <w:lastRenderedPageBreak/>
        <w:t>New Zealand</w:t>
      </w:r>
    </w:p>
    <w:p w14:paraId="4BB1D20E" w14:textId="0EC001AE" w:rsidR="007A0E92" w:rsidRPr="009F4405" w:rsidRDefault="3D21799D" w:rsidP="21F9B076">
      <w:pPr>
        <w:rPr>
          <w:rFonts w:ascii="Aptos" w:eastAsia="Aptos" w:hAnsi="Aptos" w:cs="Aptos"/>
          <w:color w:val="467886"/>
          <w:sz w:val="24"/>
          <w:vertAlign w:val="superscript"/>
        </w:rPr>
      </w:pPr>
      <w:r w:rsidRPr="009F4405">
        <w:rPr>
          <w:rFonts w:eastAsia="Aptos"/>
        </w:rPr>
        <w:t>New Zealand’s entry to the launch sector began in 2006 with the founding of Rocket Lab, with founder Peter Beck’s personal savings.  In 2009, they reached space with sounding rocket Ātea-1.  This attracted attention from the U.S., and in order to attract U.S. government investment, they incorporated as a U.S. company in 2013.  Rocket Lab additionally built New Zealand’s first spaceport, the first private orbital-launch complex, in 2016 on the Māhia Peninsula</w:t>
      </w:r>
      <w:r w:rsidR="13181AD8" w:rsidRPr="009F4405">
        <w:rPr>
          <w:rFonts w:eastAsia="Aptos"/>
        </w:rPr>
        <w:t>; costs are not publicly known</w:t>
      </w:r>
      <w:r w:rsidRPr="009F4405">
        <w:rPr>
          <w:rFonts w:eastAsia="Aptos"/>
        </w:rPr>
        <w:t xml:space="preserve">.  They launched the first electron rocket in 2017, which was a failure due to a software issue; </w:t>
      </w:r>
      <w:r w:rsidR="007874CE" w:rsidRPr="009F4405">
        <w:rPr>
          <w:rFonts w:eastAsia="Aptos"/>
        </w:rPr>
        <w:t>however,</w:t>
      </w:r>
      <w:r w:rsidRPr="009F4405">
        <w:rPr>
          <w:rFonts w:eastAsia="Aptos"/>
        </w:rPr>
        <w:t xml:space="preserve"> the following launch in early 2018 was a success.  Peter Beck noted that the succeeded with less than $100M in development and a team of 150 people in comparison to Virgin Orbit’s failure with $1.2B investment from Richard Branson.</w:t>
      </w:r>
      <w:r w:rsidRPr="009F4405">
        <w:rPr>
          <w:rFonts w:eastAsia="Aptos"/>
          <w:vertAlign w:val="superscript"/>
        </w:rPr>
        <w:footnoteReference w:id="97"/>
      </w:r>
      <w:r w:rsidRPr="009F4405">
        <w:rPr>
          <w:rFonts w:eastAsia="Aptos"/>
        </w:rPr>
        <w:t xml:space="preserve"> Rocket Lab additionally received early investments and contracts from U.S. defence-related entities including Lockheed Martin, In-Q-Tel (the CIA’s venture capital firm), DARPA (2015, $100k and 2018, $6.5M), the Air Force Research Lab ($5.7M).</w:t>
      </w:r>
      <w:r w:rsidRPr="009F4405">
        <w:rPr>
          <w:rFonts w:eastAsia="Aptos"/>
          <w:vertAlign w:val="superscript"/>
        </w:rPr>
        <w:footnoteReference w:id="98"/>
      </w:r>
      <w:r w:rsidRPr="009F4405">
        <w:rPr>
          <w:rFonts w:eastAsia="Aptos"/>
        </w:rPr>
        <w:t xml:space="preserve">   At the time, the New Zealand Venture Investment Fund was not allowed to directly invest in any businesses, despite being approached by Rocket Lab (that policy has since changed).</w:t>
      </w:r>
      <w:r w:rsidRPr="009F4405">
        <w:rPr>
          <w:rFonts w:ascii="Aptos" w:eastAsia="Aptos" w:hAnsi="Aptos" w:cs="Aptos"/>
          <w:color w:val="000000" w:themeColor="text1"/>
          <w:sz w:val="24"/>
          <w:vertAlign w:val="superscript"/>
        </w:rPr>
        <w:footnoteReference w:id="99"/>
      </w:r>
    </w:p>
    <w:p w14:paraId="2BC7F0A2" w14:textId="06BC7FD1" w:rsidR="007A0E92" w:rsidRPr="009F4405" w:rsidRDefault="3D21799D" w:rsidP="21F9B076">
      <w:pPr>
        <w:rPr>
          <w:rFonts w:ascii="Aptos" w:eastAsia="Aptos" w:hAnsi="Aptos" w:cs="Aptos"/>
          <w:color w:val="467886"/>
          <w:sz w:val="24"/>
          <w:vertAlign w:val="superscript"/>
        </w:rPr>
      </w:pPr>
      <w:r w:rsidRPr="009F4405">
        <w:rPr>
          <w:rFonts w:eastAsia="Aptos"/>
        </w:rPr>
        <w:t>In 2025, Rocket Lab completed 18 orbital launches.</w:t>
      </w:r>
      <w:r w:rsidRPr="009F4405">
        <w:rPr>
          <w:rFonts w:eastAsia="Aptos"/>
          <w:vertAlign w:val="superscript"/>
        </w:rPr>
        <w:footnoteReference w:id="100"/>
      </w:r>
      <w:r w:rsidRPr="009F4405">
        <w:rPr>
          <w:rFonts w:eastAsia="Aptos"/>
        </w:rPr>
        <w:t xml:space="preserve"> In March 2026 it additionally received a $190M contract from the U.S. DoD for hypersonic test flights using its HASTE launch vehicle.  Rocket Lab has a $1.85B contract backlog, and reported $554.5M revenue in 2025, with 52% growth.</w:t>
      </w:r>
      <w:r w:rsidRPr="009F4405">
        <w:rPr>
          <w:rFonts w:eastAsia="Aptos"/>
          <w:vertAlign w:val="superscript"/>
        </w:rPr>
        <w:footnoteReference w:id="101"/>
      </w:r>
      <w:r w:rsidRPr="009F4405">
        <w:rPr>
          <w:rFonts w:eastAsia="Aptos"/>
        </w:rPr>
        <w:t xml:space="preserve">  They announced the acquisition of Precision Components Limited (based in Auckland) in February 2026 to address this backlog.</w:t>
      </w:r>
      <w:r w:rsidRPr="009F4405">
        <w:rPr>
          <w:rFonts w:ascii="Aptos" w:eastAsia="Aptos" w:hAnsi="Aptos" w:cs="Aptos"/>
          <w:color w:val="000000" w:themeColor="text1"/>
          <w:sz w:val="24"/>
          <w:vertAlign w:val="superscript"/>
        </w:rPr>
        <w:footnoteReference w:id="102"/>
      </w:r>
    </w:p>
    <w:p w14:paraId="3B457A98" w14:textId="3ACFD319" w:rsidR="007A0E92" w:rsidRPr="009F4405" w:rsidRDefault="3D21799D" w:rsidP="167066E8">
      <w:pPr>
        <w:rPr>
          <w:rFonts w:eastAsia="Aptos"/>
        </w:rPr>
      </w:pPr>
      <w:r w:rsidRPr="009F4405">
        <w:rPr>
          <w:rFonts w:eastAsia="Aptos"/>
        </w:rPr>
        <w:t xml:space="preserve">  </w:t>
      </w:r>
      <w:r w:rsidR="6E4827F0" w:rsidRPr="009F4405">
        <w:rPr>
          <w:rFonts w:eastAsia="Aptos"/>
        </w:rPr>
        <w:t>The Mahia launch site is composed of two pads (A and B), whic</w:t>
      </w:r>
      <w:r w:rsidR="3F1D289F" w:rsidRPr="009F4405">
        <w:rPr>
          <w:rFonts w:eastAsia="Aptos"/>
        </w:rPr>
        <w:t>h</w:t>
      </w:r>
      <w:r w:rsidR="6E4827F0" w:rsidRPr="009F4405">
        <w:rPr>
          <w:rFonts w:eastAsia="Aptos"/>
        </w:rPr>
        <w:t xml:space="preserve"> </w:t>
      </w:r>
      <w:r w:rsidR="06A7A03B" w:rsidRPr="009F4405">
        <w:rPr>
          <w:rFonts w:eastAsia="Aptos"/>
        </w:rPr>
        <w:t>can accommodate</w:t>
      </w:r>
      <w:r w:rsidR="6E4827F0" w:rsidRPr="009F4405">
        <w:rPr>
          <w:rFonts w:eastAsia="Aptos"/>
        </w:rPr>
        <w:t xml:space="preserve"> </w:t>
      </w:r>
      <w:r w:rsidR="76BE587C" w:rsidRPr="009F4405">
        <w:rPr>
          <w:rFonts w:eastAsia="Aptos"/>
        </w:rPr>
        <w:t>back-to-back</w:t>
      </w:r>
      <w:r w:rsidR="6E4827F0" w:rsidRPr="009F4405">
        <w:rPr>
          <w:rFonts w:eastAsia="Aptos"/>
        </w:rPr>
        <w:t xml:space="preserve"> </w:t>
      </w:r>
      <w:r w:rsidR="780E7F23" w:rsidRPr="009F4405">
        <w:rPr>
          <w:rFonts w:eastAsia="Aptos"/>
        </w:rPr>
        <w:t xml:space="preserve">launches </w:t>
      </w:r>
      <w:r w:rsidR="6E4827F0" w:rsidRPr="009F4405">
        <w:rPr>
          <w:rFonts w:eastAsia="Aptos"/>
        </w:rPr>
        <w:t>within hours</w:t>
      </w:r>
      <w:r w:rsidR="431E72AD" w:rsidRPr="009F4405">
        <w:rPr>
          <w:rFonts w:eastAsia="Aptos"/>
        </w:rPr>
        <w:t>, and can process up to three launch vehicles simultaneously</w:t>
      </w:r>
      <w:r w:rsidR="3245DEB4" w:rsidRPr="009F4405">
        <w:rPr>
          <w:rFonts w:eastAsia="Aptos"/>
        </w:rPr>
        <w:t xml:space="preserve">.  The site also includes a vehicle integration facility and cleanroom, and a </w:t>
      </w:r>
      <w:r w:rsidR="00F62837" w:rsidRPr="009F4405">
        <w:rPr>
          <w:rFonts w:eastAsia="Aptos"/>
        </w:rPr>
        <w:t>command-and-control</w:t>
      </w:r>
      <w:r w:rsidR="3245DEB4" w:rsidRPr="009F4405">
        <w:rPr>
          <w:rFonts w:eastAsia="Aptos"/>
        </w:rPr>
        <w:t xml:space="preserve"> facility 2.5 km from the launch pad (with additional </w:t>
      </w:r>
      <w:r w:rsidR="00F62837" w:rsidRPr="009F4405">
        <w:rPr>
          <w:rFonts w:eastAsia="Aptos"/>
        </w:rPr>
        <w:t>workstations</w:t>
      </w:r>
      <w:r w:rsidR="3245DEB4" w:rsidRPr="009F4405">
        <w:rPr>
          <w:rFonts w:eastAsia="Aptos"/>
        </w:rPr>
        <w:t xml:space="preserve"> for flight safety, payloads, launch vehicle teams, and the launch director) with tracking antenna onsite, and support from a downrange facility on the Chatham Islands.</w:t>
      </w:r>
      <w:r w:rsidR="6E4827F0" w:rsidRPr="009F4405">
        <w:rPr>
          <w:rFonts w:eastAsia="Aptos"/>
        </w:rPr>
        <w:t xml:space="preserve"> They also operate a mission control centre in Auckland.</w:t>
      </w:r>
      <w:r w:rsidR="5DE7BC32" w:rsidRPr="009F4405">
        <w:rPr>
          <w:rFonts w:eastAsia="Aptos"/>
        </w:rPr>
        <w:t xml:space="preserve">  Spacecraft delivery </w:t>
      </w:r>
      <w:r w:rsidR="00BC3072" w:rsidRPr="009F4405">
        <w:rPr>
          <w:rFonts w:eastAsia="Aptos"/>
        </w:rPr>
        <w:t>typically</w:t>
      </w:r>
      <w:r w:rsidR="5DE7BC32" w:rsidRPr="009F4405">
        <w:rPr>
          <w:rFonts w:eastAsia="Aptos"/>
        </w:rPr>
        <w:t xml:space="preserve"> occurs 30 days prior to launch</w:t>
      </w:r>
      <w:r w:rsidRPr="009F4405">
        <w:rPr>
          <w:rFonts w:eastAsia="Aptos"/>
        </w:rPr>
        <w:footnoteReference w:id="103"/>
      </w:r>
    </w:p>
    <w:p w14:paraId="5D0653EB" w14:textId="61BFB3FD" w:rsidR="007A0E92" w:rsidRPr="009F4405" w:rsidRDefault="3D21799D" w:rsidP="0A87BF44">
      <w:pPr>
        <w:rPr>
          <w:rFonts w:eastAsia="Aptos"/>
        </w:rPr>
      </w:pPr>
      <w:r w:rsidRPr="009F4405">
        <w:rPr>
          <w:rFonts w:eastAsia="Aptos"/>
        </w:rPr>
        <w:t>In 2025, Rocket Lab opened Launch Complex 3 at the Mid-Atlantic Regional Spaceport on Wallops Island, Virginia.</w:t>
      </w:r>
      <w:r w:rsidR="604F2474" w:rsidRPr="009F4405">
        <w:rPr>
          <w:rFonts w:eastAsia="Aptos"/>
        </w:rPr>
        <w:t xml:space="preserve">  The </w:t>
      </w:r>
      <w:r w:rsidR="76664456" w:rsidRPr="009F4405">
        <w:rPr>
          <w:rFonts w:eastAsia="Aptos"/>
        </w:rPr>
        <w:t>facility</w:t>
      </w:r>
      <w:r w:rsidR="604F2474" w:rsidRPr="009F4405">
        <w:rPr>
          <w:rFonts w:eastAsia="Aptos"/>
        </w:rPr>
        <w:t xml:space="preserve"> supports Neutron launches, and houses industrial infrastructure upgrades to support launch, landing, and LV test operations, including stage 2 engine and structure stack test facilities, propellant storage and supply areas, lightning and water towers, and supporting </w:t>
      </w:r>
      <w:r w:rsidR="61B9FA37" w:rsidRPr="009F4405">
        <w:rPr>
          <w:rFonts w:eastAsia="Aptos"/>
        </w:rPr>
        <w:t>infrastructure</w:t>
      </w:r>
      <w:r w:rsidR="604F2474" w:rsidRPr="009F4405">
        <w:rPr>
          <w:rFonts w:eastAsia="Aptos"/>
        </w:rPr>
        <w:t xml:space="preserve"> for return of the Neutron to </w:t>
      </w:r>
      <w:r w:rsidR="5A6C7B1D" w:rsidRPr="009F4405">
        <w:rPr>
          <w:rFonts w:eastAsia="Aptos"/>
        </w:rPr>
        <w:t xml:space="preserve">the complex on a marine system.  The Assembly </w:t>
      </w:r>
      <w:r w:rsidR="3A0C72B2" w:rsidRPr="009F4405">
        <w:rPr>
          <w:rFonts w:eastAsia="Aptos"/>
        </w:rPr>
        <w:t>and Integration</w:t>
      </w:r>
      <w:r w:rsidR="5A6C7B1D" w:rsidRPr="009F4405">
        <w:rPr>
          <w:rFonts w:eastAsia="Aptos"/>
        </w:rPr>
        <w:t xml:space="preserve"> Complex is within </w:t>
      </w:r>
      <w:r w:rsidR="6F29DC05" w:rsidRPr="009F4405">
        <w:rPr>
          <w:rFonts w:eastAsia="Aptos"/>
        </w:rPr>
        <w:t>4 km</w:t>
      </w:r>
      <w:r w:rsidR="5A6C7B1D" w:rsidRPr="009F4405">
        <w:rPr>
          <w:rFonts w:eastAsia="Aptos"/>
        </w:rPr>
        <w:t xml:space="preserve"> of L</w:t>
      </w:r>
      <w:r w:rsidR="00EA5E86">
        <w:rPr>
          <w:rFonts w:eastAsia="Aptos"/>
        </w:rPr>
        <w:t>C</w:t>
      </w:r>
      <w:r w:rsidR="00333776">
        <w:rPr>
          <w:rFonts w:eastAsia="Aptos"/>
        </w:rPr>
        <w:t>-</w:t>
      </w:r>
      <w:r w:rsidR="00EA5E86">
        <w:rPr>
          <w:rFonts w:eastAsia="Aptos"/>
        </w:rPr>
        <w:t>3</w:t>
      </w:r>
      <w:r w:rsidR="5A6C7B1D" w:rsidRPr="009F4405">
        <w:rPr>
          <w:rFonts w:eastAsia="Aptos"/>
        </w:rPr>
        <w:t>, encompassing two buildings for final integration, and is directly outside the NASA Wallops entr</w:t>
      </w:r>
      <w:r w:rsidR="013F8369" w:rsidRPr="009F4405">
        <w:rPr>
          <w:rFonts w:eastAsia="Aptos"/>
        </w:rPr>
        <w:t xml:space="preserve">ance for smooth transportation.  The Mid-Atlantic Regional Spaceport (MARS) Payload Processing Facility can concurrently support both unclassified civil and commercial missions as well as classified </w:t>
      </w:r>
      <w:r w:rsidR="7B9045B5" w:rsidRPr="009F4405">
        <w:rPr>
          <w:rFonts w:eastAsia="Aptos"/>
        </w:rPr>
        <w:t>missions</w:t>
      </w:r>
      <w:r w:rsidR="0BD270CC" w:rsidRPr="009F4405">
        <w:rPr>
          <w:rFonts w:eastAsia="Aptos"/>
        </w:rPr>
        <w:t xml:space="preserve"> (available to customers 3 months before scheduled launch date)</w:t>
      </w:r>
      <w:r w:rsidR="013F8369" w:rsidRPr="009F4405">
        <w:rPr>
          <w:rFonts w:eastAsia="Aptos"/>
        </w:rPr>
        <w:t>.</w:t>
      </w:r>
      <w:r w:rsidR="35F20217" w:rsidRPr="009F4405">
        <w:rPr>
          <w:rFonts w:eastAsia="Aptos"/>
        </w:rPr>
        <w:t xml:space="preserve">  Rocket Lab provides space for administrative space for customers at the facility. Rocket Lab has an additional Space Structures Complex that is 1</w:t>
      </w:r>
      <w:r w:rsidR="5C020423" w:rsidRPr="009F4405">
        <w:rPr>
          <w:rFonts w:eastAsia="Aptos"/>
        </w:rPr>
        <w:t>3</w:t>
      </w:r>
      <w:r w:rsidR="35F20217" w:rsidRPr="009F4405">
        <w:rPr>
          <w:rFonts w:eastAsia="Aptos"/>
        </w:rPr>
        <w:t xml:space="preserve">,000 </w:t>
      </w:r>
      <w:r w:rsidR="7BB03FF0" w:rsidRPr="009F4405">
        <w:rPr>
          <w:rFonts w:eastAsia="Aptos"/>
        </w:rPr>
        <w:t>m</w:t>
      </w:r>
      <w:r w:rsidR="7BB03FF0" w:rsidRPr="009F4405">
        <w:rPr>
          <w:rFonts w:eastAsia="Aptos"/>
          <w:vertAlign w:val="superscript"/>
        </w:rPr>
        <w:t xml:space="preserve">2 </w:t>
      </w:r>
      <w:r w:rsidR="7A45C76D" w:rsidRPr="009F4405">
        <w:rPr>
          <w:rFonts w:eastAsia="Aptos"/>
        </w:rPr>
        <w:t>nearby, with a seaport just outside of the building.  The</w:t>
      </w:r>
      <w:r w:rsidR="28C86B6F" w:rsidRPr="009F4405">
        <w:rPr>
          <w:rFonts w:eastAsia="Aptos"/>
        </w:rPr>
        <w:t>y additionally use the Stennis Test Complex in Mississippi for engine testing, and conduct engine and avionics production in California.</w:t>
      </w:r>
      <w:r w:rsidR="57643E3E" w:rsidRPr="009F4405">
        <w:rPr>
          <w:rFonts w:eastAsia="Aptos"/>
        </w:rPr>
        <w:t xml:space="preserve">  Their standard integration and launch schedule for Neutron is 24 months.</w:t>
      </w:r>
      <w:r w:rsidRPr="009F4405">
        <w:rPr>
          <w:rFonts w:eastAsia="Aptos"/>
          <w:vertAlign w:val="superscript"/>
        </w:rPr>
        <w:footnoteReference w:id="104"/>
      </w:r>
    </w:p>
    <w:p w14:paraId="50FBB1F8" w14:textId="51E23B33" w:rsidR="007A0E92" w:rsidRPr="009F4405" w:rsidRDefault="3D21799D" w:rsidP="21F9B076">
      <w:pPr>
        <w:rPr>
          <w:rFonts w:ascii="Aptos" w:eastAsia="Aptos" w:hAnsi="Aptos" w:cs="Aptos"/>
          <w:color w:val="467886"/>
          <w:sz w:val="24"/>
        </w:rPr>
      </w:pPr>
      <w:r w:rsidRPr="009F4405">
        <w:rPr>
          <w:rFonts w:eastAsia="Aptos"/>
        </w:rPr>
        <w:t xml:space="preserve">Rocket Lab has also expanded through a series of acquisitions beginning in 2020, acquiring suppliers of star trackers, reaction wheels, power systems, separation systems and payload adapters, flight software and GNC systems, solar cells, </w:t>
      </w:r>
      <w:r w:rsidRPr="009F4405">
        <w:rPr>
          <w:rFonts w:eastAsia="Aptos"/>
        </w:rPr>
        <w:lastRenderedPageBreak/>
        <w:t>semiconductors, DA and optical payloads eventually resulting in the development of Photon, their in-house satellite platform.</w:t>
      </w:r>
      <w:r w:rsidRPr="009F4405">
        <w:rPr>
          <w:rFonts w:eastAsia="Aptos"/>
          <w:vertAlign w:val="superscript"/>
        </w:rPr>
        <w:footnoteReference w:id="105"/>
      </w:r>
      <w:r w:rsidRPr="009F4405">
        <w:rPr>
          <w:rFonts w:eastAsia="Aptos"/>
          <w:vertAlign w:val="superscript"/>
        </w:rPr>
        <w:t xml:space="preserve"> </w:t>
      </w:r>
      <w:r w:rsidRPr="009F4405">
        <w:rPr>
          <w:rFonts w:eastAsia="Aptos"/>
        </w:rPr>
        <w:t>Rocket Lab also just receive regulatory approval to acquire laser communications company Mynaric.</w:t>
      </w:r>
      <w:r w:rsidRPr="009F4405">
        <w:rPr>
          <w:rFonts w:ascii="Aptos" w:eastAsia="Aptos" w:hAnsi="Aptos" w:cs="Aptos"/>
          <w:color w:val="000000" w:themeColor="text1"/>
          <w:sz w:val="24"/>
          <w:vertAlign w:val="superscript"/>
        </w:rPr>
        <w:footnoteReference w:id="106"/>
      </w:r>
    </w:p>
    <w:p w14:paraId="751E3C02" w14:textId="7715E9A1" w:rsidR="007A0E92" w:rsidRPr="009F4405" w:rsidRDefault="3D21799D" w:rsidP="00E65BC8">
      <w:pPr>
        <w:pStyle w:val="EYHeading4"/>
      </w:pPr>
      <w:r w:rsidRPr="009F4405">
        <w:t>Regulation</w:t>
      </w:r>
    </w:p>
    <w:p w14:paraId="4826B349" w14:textId="02A2E398" w:rsidR="007A0E92" w:rsidRPr="009F4405" w:rsidRDefault="3D21799D" w:rsidP="21F9B076">
      <w:pPr>
        <w:rPr>
          <w:rFonts w:ascii="Aptos" w:eastAsia="Aptos" w:hAnsi="Aptos" w:cs="Aptos"/>
          <w:color w:val="467886"/>
          <w:sz w:val="24"/>
          <w:vertAlign w:val="superscript"/>
        </w:rPr>
      </w:pPr>
      <w:r w:rsidRPr="009F4405">
        <w:rPr>
          <w:rFonts w:eastAsia="Aptos"/>
        </w:rPr>
        <w:t>New Zealand had to develop its own licensing infrastructure purely to authorize Rocket Lab launches, and modelled its licensing system off of the U.S.</w:t>
      </w:r>
      <w:r w:rsidRPr="009F4405">
        <w:rPr>
          <w:rFonts w:eastAsia="Aptos"/>
          <w:vertAlign w:val="superscript"/>
        </w:rPr>
        <w:footnoteReference w:id="107"/>
      </w:r>
      <w:r w:rsidRPr="009F4405">
        <w:rPr>
          <w:rFonts w:eastAsia="Aptos"/>
        </w:rPr>
        <w:t xml:space="preserve"> New Zealand developed the Outer Space and High-altitude Activities Act of 2017 as its initial licensing framework, which the New Zealand Space Agency administers.</w:t>
      </w:r>
      <w:r w:rsidRPr="009F4405">
        <w:rPr>
          <w:rFonts w:eastAsia="Aptos"/>
          <w:vertAlign w:val="superscript"/>
        </w:rPr>
        <w:footnoteReference w:id="108"/>
      </w:r>
      <w:r w:rsidRPr="009F4405">
        <w:rPr>
          <w:rFonts w:eastAsia="Aptos"/>
          <w:vertAlign w:val="superscript"/>
        </w:rPr>
        <w:t xml:space="preserve"> </w:t>
      </w:r>
      <w:r w:rsidRPr="009F4405">
        <w:rPr>
          <w:rFonts w:eastAsia="Aptos"/>
        </w:rPr>
        <w:t>The Ministry of Business, Innovation, and Employment entered a Technology Safeguards agreement with the U.S. to ensure the protection of sensitive space technologies in 2016, and signed a Memorandum of Cooperation on recognitions of licenses and regulatory cooperation with the FAA in 2018.</w:t>
      </w:r>
      <w:r w:rsidRPr="009F4405">
        <w:rPr>
          <w:rFonts w:eastAsia="Aptos"/>
          <w:vertAlign w:val="superscript"/>
        </w:rPr>
        <w:footnoteReference w:id="109"/>
      </w:r>
      <w:r w:rsidRPr="009F4405">
        <w:rPr>
          <w:rFonts w:eastAsia="Aptos"/>
        </w:rPr>
        <w:t xml:space="preserve"> New Zealand, as result of high launch cadence, expanded the number of permitted annual launches from 100 per year to 1000, a number which was constrained based on regulatory limits related to debris impact assessments for debris released in New Zealand’s Exclusive Economic Zone and Extended Continental Shelf.  Each launch above the cap requires notified marine consent costing NZ</w:t>
      </w:r>
      <w:r w:rsidR="00DE5CE4">
        <w:rPr>
          <w:rFonts w:eastAsia="Aptos"/>
        </w:rPr>
        <w:t>D1</w:t>
      </w:r>
      <w:r w:rsidRPr="009F4405">
        <w:rPr>
          <w:rFonts w:eastAsia="Aptos"/>
        </w:rPr>
        <w:t xml:space="preserve">80k-630k and taking up to 9 months for approval.  The primary beneficiary of this is Rocket Lab, as the only other launch operator in New Zealand is the </w:t>
      </w:r>
      <w:r w:rsidR="171C5C70" w:rsidRPr="009F4405">
        <w:rPr>
          <w:rFonts w:eastAsia="Aptos"/>
        </w:rPr>
        <w:t>U</w:t>
      </w:r>
      <w:r w:rsidRPr="009F4405">
        <w:rPr>
          <w:rFonts w:eastAsia="Aptos"/>
        </w:rPr>
        <w:t>niversity of Canterbury’s student rocketry club.</w:t>
      </w:r>
      <w:r w:rsidRPr="009F4405">
        <w:rPr>
          <w:rFonts w:ascii="Aptos" w:eastAsia="Aptos" w:hAnsi="Aptos" w:cs="Aptos"/>
          <w:color w:val="000000" w:themeColor="text1"/>
          <w:sz w:val="24"/>
          <w:vertAlign w:val="superscript"/>
        </w:rPr>
        <w:footnoteReference w:id="110"/>
      </w:r>
    </w:p>
    <w:p w14:paraId="7974315A" w14:textId="03CF16CC" w:rsidR="007A0E92" w:rsidRPr="009F4405" w:rsidRDefault="3D21799D" w:rsidP="00E65BC8">
      <w:pPr>
        <w:pStyle w:val="EYHeading4"/>
      </w:pPr>
      <w:r w:rsidRPr="009F4405">
        <w:t>International Partnerships</w:t>
      </w:r>
    </w:p>
    <w:p w14:paraId="29332C54" w14:textId="4A3615B8" w:rsidR="007A0E92" w:rsidRPr="009F4405" w:rsidRDefault="3D21799D" w:rsidP="21F9B076">
      <w:pPr>
        <w:rPr>
          <w:rFonts w:ascii="Aptos" w:eastAsia="Aptos" w:hAnsi="Aptos" w:cs="Aptos"/>
          <w:color w:val="467886"/>
          <w:sz w:val="24"/>
          <w:vertAlign w:val="superscript"/>
        </w:rPr>
      </w:pPr>
      <w:r w:rsidRPr="009F4405">
        <w:rPr>
          <w:rFonts w:eastAsia="Aptos"/>
        </w:rPr>
        <w:t>The U.S. military has expressed interest in working with Rocket Lab in New Zealand to enhance launch resiliency, though New Zealand Defence and Space Minister noted she had not been in direct talks with the Space Force on launching from New Zealand, suggesting these discussions may have been U.S. government to Rocket Lab directly.  New Zealand’s launch site provides optimal access to polar and sun synchronous orbits, and allows for launch flexibility with few scheduling restrictions due to air/maritime traff</w:t>
      </w:r>
      <w:r w:rsidRPr="009F4405">
        <w:rPr>
          <w:rFonts w:eastAsia="Aptos"/>
          <w:color w:val="000000" w:themeColor="text1"/>
        </w:rPr>
        <w:t>ic.</w:t>
      </w:r>
      <w:r w:rsidRPr="009F4405">
        <w:rPr>
          <w:rFonts w:ascii="Aptos" w:eastAsia="Aptos" w:hAnsi="Aptos" w:cs="Aptos"/>
          <w:color w:val="000000" w:themeColor="text1"/>
          <w:sz w:val="24"/>
          <w:vertAlign w:val="superscript"/>
        </w:rPr>
        <w:footnoteReference w:id="111"/>
      </w:r>
    </w:p>
    <w:p w14:paraId="66C93303" w14:textId="603F3465" w:rsidR="007A0E92" w:rsidRPr="009F4405" w:rsidRDefault="00706EB1" w:rsidP="00706EB1">
      <w:pPr>
        <w:pStyle w:val="Caption"/>
      </w:pPr>
      <w:bookmarkStart w:id="93" w:name="_Toc239018414"/>
      <w:r w:rsidRPr="009F4405">
        <w:t xml:space="preserve">Table </w:t>
      </w:r>
      <w:r w:rsidRPr="009F4405">
        <w:fldChar w:fldCharType="begin"/>
      </w:r>
      <w:r w:rsidRPr="009F4405">
        <w:instrText xml:space="preserve"> SEQ Table \* ARABIC </w:instrText>
      </w:r>
      <w:r w:rsidRPr="009F4405">
        <w:fldChar w:fldCharType="separate"/>
      </w:r>
      <w:r w:rsidR="005F19E3">
        <w:rPr>
          <w:noProof/>
        </w:rPr>
        <w:t>23</w:t>
      </w:r>
      <w:r w:rsidRPr="009F4405">
        <w:fldChar w:fldCharType="end"/>
      </w:r>
      <w:r w:rsidRPr="009F4405">
        <w:t xml:space="preserve"> </w:t>
      </w:r>
      <w:r w:rsidR="3D21799D" w:rsidRPr="009F4405">
        <w:rPr>
          <w:rFonts w:eastAsia="Aptos"/>
        </w:rPr>
        <w:t>New Zealand Launch Infrastructure Benchmarks</w:t>
      </w:r>
      <w:bookmarkEnd w:id="93"/>
    </w:p>
    <w:tbl>
      <w:tblPr>
        <w:tblStyle w:val="TableGrid"/>
        <w:tblW w:w="0" w:type="auto"/>
        <w:tblCellMar>
          <w:top w:w="85" w:type="dxa"/>
          <w:bottom w:w="85" w:type="dxa"/>
        </w:tblCellMar>
        <w:tblLook w:val="04A0" w:firstRow="1" w:lastRow="0" w:firstColumn="1" w:lastColumn="0" w:noHBand="0" w:noVBand="1"/>
      </w:tblPr>
      <w:tblGrid>
        <w:gridCol w:w="2250"/>
        <w:gridCol w:w="7110"/>
      </w:tblGrid>
      <w:tr w:rsidR="08BBFACE" w:rsidRPr="009F4405" w14:paraId="1CFF3CA1" w14:textId="77777777" w:rsidTr="00874857">
        <w:trPr>
          <w:trHeight w:val="300"/>
        </w:trPr>
        <w:tc>
          <w:tcPr>
            <w:tcW w:w="2250" w:type="dxa"/>
            <w:tcBorders>
              <w:top w:val="single" w:sz="8" w:space="0" w:color="auto"/>
              <w:left w:val="single" w:sz="8" w:space="0" w:color="auto"/>
              <w:bottom w:val="single" w:sz="8" w:space="0" w:color="auto"/>
              <w:right w:val="single" w:sz="8" w:space="0" w:color="auto"/>
            </w:tcBorders>
            <w:shd w:val="clear" w:color="auto" w:fill="F2F2F2" w:themeFill="text2" w:themeFillShade="F2"/>
            <w:tcMar>
              <w:left w:w="108" w:type="dxa"/>
              <w:right w:w="108" w:type="dxa"/>
            </w:tcMar>
            <w:vAlign w:val="center"/>
          </w:tcPr>
          <w:p w14:paraId="045A721E" w14:textId="347E0F57" w:rsidR="08BBFACE" w:rsidRPr="009F4405" w:rsidRDefault="08BBFACE" w:rsidP="00874857">
            <w:pPr>
              <w:spacing w:after="0"/>
              <w:jc w:val="left"/>
              <w:rPr>
                <w:sz w:val="18"/>
                <w:szCs w:val="18"/>
              </w:rPr>
            </w:pPr>
            <w:r w:rsidRPr="009F4405">
              <w:rPr>
                <w:rFonts w:eastAsia="Aptos" w:cs="Aptos"/>
                <w:sz w:val="18"/>
                <w:szCs w:val="18"/>
              </w:rPr>
              <w:t>Institutional and Commercial Capability Evolution</w:t>
            </w:r>
          </w:p>
        </w:tc>
        <w:tc>
          <w:tcPr>
            <w:tcW w:w="7110" w:type="dxa"/>
            <w:tcBorders>
              <w:top w:val="single" w:sz="8" w:space="0" w:color="auto"/>
              <w:left w:val="single" w:sz="8" w:space="0" w:color="auto"/>
              <w:bottom w:val="single" w:sz="8" w:space="0" w:color="auto"/>
              <w:right w:val="single" w:sz="8" w:space="0" w:color="auto"/>
            </w:tcBorders>
            <w:tcMar>
              <w:left w:w="108" w:type="dxa"/>
              <w:right w:w="108" w:type="dxa"/>
            </w:tcMar>
          </w:tcPr>
          <w:p w14:paraId="6C33A8E8" w14:textId="4F0D364D" w:rsidR="08BBFACE" w:rsidRPr="009F4405" w:rsidRDefault="08BBFACE" w:rsidP="08BBFACE">
            <w:pPr>
              <w:spacing w:after="0"/>
              <w:rPr>
                <w:sz w:val="18"/>
                <w:szCs w:val="18"/>
              </w:rPr>
            </w:pPr>
            <w:r w:rsidRPr="009F4405">
              <w:rPr>
                <w:rFonts w:eastAsia="Aptos" w:cs="Aptos"/>
                <w:sz w:val="18"/>
                <w:szCs w:val="18"/>
              </w:rPr>
              <w:t>Minimal funding has come from the New Zealand government, with New Zealand’s only spaceport in Mahia privately owned by Rocket Lab.  Rocket Lab moved its headquarters to the U.S. to attract U.S. funding as a result.  It has also substantially diversified its portfolio and now also manufactures satellites.  Rocket Lab launches from both New Zealand and the U.S. (Wallops Island).</w:t>
            </w:r>
          </w:p>
        </w:tc>
      </w:tr>
      <w:tr w:rsidR="08BBFACE" w:rsidRPr="009F4405" w14:paraId="1EA9DADC" w14:textId="77777777" w:rsidTr="00874857">
        <w:trPr>
          <w:trHeight w:val="300"/>
        </w:trPr>
        <w:tc>
          <w:tcPr>
            <w:tcW w:w="2250" w:type="dxa"/>
            <w:tcBorders>
              <w:top w:val="single" w:sz="8" w:space="0" w:color="auto"/>
              <w:left w:val="single" w:sz="8" w:space="0" w:color="auto"/>
              <w:bottom w:val="single" w:sz="8" w:space="0" w:color="auto"/>
              <w:right w:val="single" w:sz="8" w:space="0" w:color="auto"/>
            </w:tcBorders>
            <w:shd w:val="clear" w:color="auto" w:fill="F2F2F2" w:themeFill="text2" w:themeFillShade="F2"/>
            <w:tcMar>
              <w:left w:w="108" w:type="dxa"/>
              <w:right w:w="108" w:type="dxa"/>
            </w:tcMar>
            <w:vAlign w:val="center"/>
          </w:tcPr>
          <w:p w14:paraId="29E4B88B" w14:textId="03859270" w:rsidR="08BBFACE" w:rsidRPr="009F4405" w:rsidRDefault="08BBFACE" w:rsidP="00874857">
            <w:pPr>
              <w:spacing w:after="0"/>
              <w:jc w:val="left"/>
              <w:rPr>
                <w:sz w:val="18"/>
                <w:szCs w:val="18"/>
              </w:rPr>
            </w:pPr>
            <w:r w:rsidRPr="009F4405">
              <w:rPr>
                <w:rFonts w:eastAsia="Aptos" w:cs="Aptos"/>
                <w:sz w:val="18"/>
                <w:szCs w:val="18"/>
              </w:rPr>
              <w:t>Cost Perspectives</w:t>
            </w:r>
          </w:p>
        </w:tc>
        <w:tc>
          <w:tcPr>
            <w:tcW w:w="7110" w:type="dxa"/>
            <w:tcBorders>
              <w:top w:val="single" w:sz="8" w:space="0" w:color="auto"/>
              <w:left w:val="single" w:sz="8" w:space="0" w:color="auto"/>
              <w:bottom w:val="single" w:sz="8" w:space="0" w:color="auto"/>
              <w:right w:val="single" w:sz="8" w:space="0" w:color="auto"/>
            </w:tcBorders>
            <w:tcMar>
              <w:left w:w="108" w:type="dxa"/>
              <w:right w:w="108" w:type="dxa"/>
            </w:tcMar>
          </w:tcPr>
          <w:p w14:paraId="25C28546" w14:textId="1447F4D1" w:rsidR="08BBFACE" w:rsidRPr="009F4405" w:rsidRDefault="08BBFACE" w:rsidP="08BBFACE">
            <w:pPr>
              <w:spacing w:after="0"/>
              <w:rPr>
                <w:sz w:val="18"/>
                <w:szCs w:val="18"/>
              </w:rPr>
            </w:pPr>
            <w:r w:rsidRPr="009F4405">
              <w:rPr>
                <w:rFonts w:eastAsia="Aptos" w:cs="Aptos"/>
                <w:sz w:val="18"/>
                <w:szCs w:val="18"/>
              </w:rPr>
              <w:t>Rocket Lab CEO Peter Beck stated it cost $100M to reach launch capability.  As the Electron is a small launch vehicle and higher cost per kg than larger vehicles, it relies on payloads which are generally time sensitive deployments which do not wish to wait for rideshares.</w:t>
            </w:r>
          </w:p>
        </w:tc>
      </w:tr>
      <w:tr w:rsidR="08BBFACE" w:rsidRPr="009F4405" w14:paraId="50CF705F" w14:textId="77777777" w:rsidTr="00874857">
        <w:trPr>
          <w:trHeight w:val="300"/>
        </w:trPr>
        <w:tc>
          <w:tcPr>
            <w:tcW w:w="2250" w:type="dxa"/>
            <w:tcBorders>
              <w:top w:val="single" w:sz="8" w:space="0" w:color="auto"/>
              <w:left w:val="single" w:sz="8" w:space="0" w:color="auto"/>
              <w:bottom w:val="single" w:sz="8" w:space="0" w:color="auto"/>
              <w:right w:val="single" w:sz="8" w:space="0" w:color="auto"/>
            </w:tcBorders>
            <w:shd w:val="clear" w:color="auto" w:fill="F2F2F2" w:themeFill="text2" w:themeFillShade="F2"/>
            <w:tcMar>
              <w:left w:w="108" w:type="dxa"/>
              <w:right w:w="108" w:type="dxa"/>
            </w:tcMar>
            <w:vAlign w:val="center"/>
          </w:tcPr>
          <w:p w14:paraId="764FF7A7" w14:textId="277D7FA9" w:rsidR="08BBFACE" w:rsidRPr="009F4405" w:rsidRDefault="08BBFACE" w:rsidP="00874857">
            <w:pPr>
              <w:spacing w:after="0"/>
              <w:jc w:val="left"/>
              <w:rPr>
                <w:sz w:val="18"/>
                <w:szCs w:val="18"/>
              </w:rPr>
            </w:pPr>
            <w:r w:rsidRPr="009F4405">
              <w:rPr>
                <w:rFonts w:eastAsia="Aptos" w:cs="Aptos"/>
                <w:sz w:val="18"/>
                <w:szCs w:val="18"/>
              </w:rPr>
              <w:t>Regulatory Landscape and Interventions</w:t>
            </w:r>
          </w:p>
        </w:tc>
        <w:tc>
          <w:tcPr>
            <w:tcW w:w="7110" w:type="dxa"/>
            <w:tcBorders>
              <w:top w:val="single" w:sz="8" w:space="0" w:color="auto"/>
              <w:left w:val="single" w:sz="8" w:space="0" w:color="auto"/>
              <w:bottom w:val="single" w:sz="8" w:space="0" w:color="auto"/>
              <w:right w:val="single" w:sz="8" w:space="0" w:color="auto"/>
            </w:tcBorders>
            <w:tcMar>
              <w:left w:w="108" w:type="dxa"/>
              <w:right w:w="108" w:type="dxa"/>
            </w:tcMar>
          </w:tcPr>
          <w:p w14:paraId="1E37F069" w14:textId="0A55CC74" w:rsidR="08BBFACE" w:rsidRPr="009F4405" w:rsidRDefault="08BBFACE" w:rsidP="08BBFACE">
            <w:pPr>
              <w:spacing w:after="0"/>
              <w:rPr>
                <w:sz w:val="18"/>
                <w:szCs w:val="18"/>
              </w:rPr>
            </w:pPr>
            <w:r w:rsidRPr="009F4405">
              <w:rPr>
                <w:rFonts w:eastAsia="Aptos" w:cs="Aptos"/>
                <w:sz w:val="18"/>
                <w:szCs w:val="18"/>
              </w:rPr>
              <w:t>New Zealand’s launch licensing is based off of the FAA’s, with whom they have a Memorandum of Cooperation.  In 2025, New Zealand additionally increased the number of annual permitted launches from 100 to 1000 without requiring a special marine consent permit.</w:t>
            </w:r>
          </w:p>
        </w:tc>
      </w:tr>
      <w:tr w:rsidR="08BBFACE" w:rsidRPr="009F4405" w14:paraId="093EBC57" w14:textId="77777777" w:rsidTr="00874857">
        <w:trPr>
          <w:trHeight w:val="300"/>
        </w:trPr>
        <w:tc>
          <w:tcPr>
            <w:tcW w:w="2250" w:type="dxa"/>
            <w:tcBorders>
              <w:top w:val="single" w:sz="8" w:space="0" w:color="auto"/>
              <w:left w:val="single" w:sz="8" w:space="0" w:color="auto"/>
              <w:bottom w:val="single" w:sz="8" w:space="0" w:color="auto"/>
              <w:right w:val="single" w:sz="8" w:space="0" w:color="auto"/>
            </w:tcBorders>
            <w:shd w:val="clear" w:color="auto" w:fill="F2F2F2" w:themeFill="text2" w:themeFillShade="F2"/>
            <w:tcMar>
              <w:left w:w="108" w:type="dxa"/>
              <w:right w:w="108" w:type="dxa"/>
            </w:tcMar>
            <w:vAlign w:val="center"/>
          </w:tcPr>
          <w:p w14:paraId="23E259EA" w14:textId="6760920A" w:rsidR="08BBFACE" w:rsidRPr="009F4405" w:rsidRDefault="08BBFACE" w:rsidP="00874857">
            <w:pPr>
              <w:spacing w:after="0"/>
              <w:jc w:val="left"/>
              <w:rPr>
                <w:sz w:val="18"/>
                <w:szCs w:val="18"/>
              </w:rPr>
            </w:pPr>
            <w:r w:rsidRPr="009F4405">
              <w:rPr>
                <w:rFonts w:eastAsia="Aptos" w:cs="Aptos"/>
                <w:sz w:val="18"/>
                <w:szCs w:val="18"/>
              </w:rPr>
              <w:t>Partnerships and Collaboration</w:t>
            </w:r>
          </w:p>
        </w:tc>
        <w:tc>
          <w:tcPr>
            <w:tcW w:w="7110" w:type="dxa"/>
            <w:tcBorders>
              <w:top w:val="single" w:sz="8" w:space="0" w:color="auto"/>
              <w:left w:val="single" w:sz="8" w:space="0" w:color="auto"/>
              <w:bottom w:val="single" w:sz="8" w:space="0" w:color="auto"/>
              <w:right w:val="single" w:sz="8" w:space="0" w:color="auto"/>
            </w:tcBorders>
            <w:tcMar>
              <w:left w:w="108" w:type="dxa"/>
              <w:right w:w="108" w:type="dxa"/>
            </w:tcMar>
          </w:tcPr>
          <w:p w14:paraId="204DE7A4" w14:textId="6349F069" w:rsidR="08BBFACE" w:rsidRPr="009F4405" w:rsidRDefault="08BBFACE" w:rsidP="08BBFACE">
            <w:pPr>
              <w:spacing w:after="0"/>
              <w:rPr>
                <w:sz w:val="18"/>
                <w:szCs w:val="18"/>
              </w:rPr>
            </w:pPr>
            <w:r w:rsidRPr="009F4405">
              <w:rPr>
                <w:rFonts w:eastAsia="Aptos" w:cs="Aptos"/>
                <w:sz w:val="18"/>
                <w:szCs w:val="18"/>
              </w:rPr>
              <w:t>The U.S.  Space Force has indicated it has been in talks with Rocket Lab regarding improving launch resiliency via New Zealand launches.  The New Zealand government denied knowledge of such discussions.</w:t>
            </w:r>
          </w:p>
        </w:tc>
      </w:tr>
    </w:tbl>
    <w:p w14:paraId="0A9F5C50" w14:textId="36468838" w:rsidR="007A0E92" w:rsidRPr="009F4405" w:rsidRDefault="77BA7CE8" w:rsidP="002238C5">
      <w:pPr>
        <w:pStyle w:val="EYHeading3"/>
      </w:pPr>
      <w:r w:rsidRPr="009F4405">
        <w:lastRenderedPageBreak/>
        <w:t>Japan</w:t>
      </w:r>
    </w:p>
    <w:p w14:paraId="48BEF13B" w14:textId="1CFF63AD" w:rsidR="01B1AF16" w:rsidRPr="009F4405" w:rsidRDefault="0063136F" w:rsidP="0063136F">
      <w:pPr>
        <w:pStyle w:val="Caption"/>
      </w:pPr>
      <w:bookmarkStart w:id="94" w:name="_Toc239018415"/>
      <w:r w:rsidRPr="009F4405">
        <w:t xml:space="preserve">Table </w:t>
      </w:r>
      <w:r w:rsidRPr="009F4405">
        <w:fldChar w:fldCharType="begin"/>
      </w:r>
      <w:r w:rsidRPr="009F4405">
        <w:instrText xml:space="preserve"> SEQ Table \* ARABIC </w:instrText>
      </w:r>
      <w:r w:rsidRPr="009F4405">
        <w:fldChar w:fldCharType="separate"/>
      </w:r>
      <w:r w:rsidR="005F19E3">
        <w:rPr>
          <w:noProof/>
        </w:rPr>
        <w:t>24</w:t>
      </w:r>
      <w:r w:rsidRPr="009F4405">
        <w:fldChar w:fldCharType="end"/>
      </w:r>
      <w:r w:rsidRPr="009F4405">
        <w:t xml:space="preserve"> </w:t>
      </w:r>
      <w:r w:rsidR="01B1AF16" w:rsidRPr="009F4405">
        <w:rPr>
          <w:rFonts w:eastAsia="Aptos"/>
        </w:rPr>
        <w:t>Current Japanese Orbital Launch Vehicles</w:t>
      </w:r>
      <w:bookmarkEnd w:id="94"/>
    </w:p>
    <w:tbl>
      <w:tblPr>
        <w:tblStyle w:val="TableGrid"/>
        <w:tblW w:w="5000" w:type="pct"/>
        <w:tblCellMar>
          <w:top w:w="85" w:type="dxa"/>
          <w:bottom w:w="85" w:type="dxa"/>
        </w:tblCellMar>
        <w:tblLook w:val="04A0" w:firstRow="1" w:lastRow="0" w:firstColumn="1" w:lastColumn="0" w:noHBand="0" w:noVBand="1"/>
      </w:tblPr>
      <w:tblGrid>
        <w:gridCol w:w="1975"/>
        <w:gridCol w:w="3261"/>
        <w:gridCol w:w="4382"/>
      </w:tblGrid>
      <w:tr w:rsidR="42D5BCED" w:rsidRPr="009F4405" w14:paraId="30AB1BBA" w14:textId="77777777" w:rsidTr="00E20E0C">
        <w:trPr>
          <w:trHeight w:val="170"/>
        </w:trPr>
        <w:tc>
          <w:tcPr>
            <w:tcW w:w="1027" w:type="pct"/>
            <w:tcBorders>
              <w:top w:val="single" w:sz="8" w:space="0" w:color="auto"/>
              <w:left w:val="single" w:sz="8" w:space="0" w:color="auto"/>
              <w:bottom w:val="single" w:sz="8" w:space="0" w:color="auto"/>
              <w:right w:val="single" w:sz="8" w:space="0" w:color="auto"/>
            </w:tcBorders>
            <w:shd w:val="clear" w:color="auto" w:fill="FFE600" w:themeFill="accent2"/>
            <w:tcMar>
              <w:left w:w="108" w:type="dxa"/>
              <w:right w:w="108" w:type="dxa"/>
            </w:tcMar>
          </w:tcPr>
          <w:p w14:paraId="7545CC1B" w14:textId="42D6C114" w:rsidR="42D5BCED" w:rsidRPr="009F4405" w:rsidRDefault="42D5BCED" w:rsidP="42D5BCED">
            <w:pPr>
              <w:spacing w:after="0"/>
              <w:rPr>
                <w:rFonts w:ascii="Calibri" w:hAnsi="Calibri" w:cs="Calibri"/>
                <w:b/>
                <w:bCs/>
                <w:sz w:val="18"/>
                <w:szCs w:val="18"/>
              </w:rPr>
            </w:pPr>
            <w:r w:rsidRPr="009F4405">
              <w:rPr>
                <w:rFonts w:ascii="Calibri" w:eastAsia="Aptos" w:hAnsi="Calibri" w:cs="Calibri"/>
                <w:b/>
                <w:bCs/>
                <w:sz w:val="18"/>
                <w:szCs w:val="18"/>
              </w:rPr>
              <w:t>Vehicle</w:t>
            </w:r>
          </w:p>
        </w:tc>
        <w:tc>
          <w:tcPr>
            <w:tcW w:w="1695" w:type="pct"/>
            <w:tcBorders>
              <w:top w:val="single" w:sz="8" w:space="0" w:color="auto"/>
              <w:left w:val="single" w:sz="8" w:space="0" w:color="auto"/>
              <w:bottom w:val="single" w:sz="8" w:space="0" w:color="auto"/>
              <w:right w:val="single" w:sz="8" w:space="0" w:color="auto"/>
            </w:tcBorders>
            <w:shd w:val="clear" w:color="auto" w:fill="FFE600" w:themeFill="accent2"/>
            <w:tcMar>
              <w:left w:w="108" w:type="dxa"/>
              <w:right w:w="108" w:type="dxa"/>
            </w:tcMar>
          </w:tcPr>
          <w:p w14:paraId="08B46E72" w14:textId="71483B23" w:rsidR="42D5BCED" w:rsidRPr="009F4405" w:rsidRDefault="42D5BCED" w:rsidP="42D5BCED">
            <w:pPr>
              <w:spacing w:after="0"/>
              <w:rPr>
                <w:rFonts w:ascii="Calibri" w:hAnsi="Calibri" w:cs="Calibri"/>
                <w:b/>
                <w:bCs/>
                <w:sz w:val="18"/>
                <w:szCs w:val="18"/>
              </w:rPr>
            </w:pPr>
            <w:r w:rsidRPr="009F4405">
              <w:rPr>
                <w:rFonts w:ascii="Calibri" w:eastAsia="Aptos" w:hAnsi="Calibri" w:cs="Calibri"/>
                <w:b/>
                <w:bCs/>
                <w:sz w:val="18"/>
                <w:szCs w:val="18"/>
              </w:rPr>
              <w:t>Company</w:t>
            </w:r>
          </w:p>
        </w:tc>
        <w:tc>
          <w:tcPr>
            <w:tcW w:w="2279" w:type="pct"/>
            <w:tcBorders>
              <w:top w:val="single" w:sz="8" w:space="0" w:color="auto"/>
              <w:left w:val="single" w:sz="8" w:space="0" w:color="auto"/>
              <w:bottom w:val="single" w:sz="8" w:space="0" w:color="auto"/>
              <w:right w:val="single" w:sz="8" w:space="0" w:color="auto"/>
            </w:tcBorders>
            <w:shd w:val="clear" w:color="auto" w:fill="FFE600" w:themeFill="accent2"/>
            <w:tcMar>
              <w:left w:w="108" w:type="dxa"/>
              <w:right w:w="108" w:type="dxa"/>
            </w:tcMar>
          </w:tcPr>
          <w:p w14:paraId="2ED36680" w14:textId="5CF90A1A" w:rsidR="42D5BCED" w:rsidRPr="009F4405" w:rsidRDefault="42D5BCED" w:rsidP="42D5BCED">
            <w:pPr>
              <w:spacing w:after="0"/>
              <w:rPr>
                <w:rFonts w:ascii="Calibri" w:hAnsi="Calibri" w:cs="Calibri"/>
                <w:b/>
                <w:sz w:val="18"/>
                <w:szCs w:val="18"/>
              </w:rPr>
            </w:pPr>
            <w:r w:rsidRPr="009F4405">
              <w:rPr>
                <w:rFonts w:ascii="Calibri" w:eastAsia="Aptos" w:hAnsi="Calibri" w:cs="Calibri"/>
                <w:b/>
                <w:sz w:val="18"/>
                <w:szCs w:val="18"/>
              </w:rPr>
              <w:t>Launch Mass to LEO (metric tonnes)</w:t>
            </w:r>
          </w:p>
        </w:tc>
      </w:tr>
      <w:tr w:rsidR="42D5BCED" w:rsidRPr="009F4405" w14:paraId="58060095" w14:textId="77777777" w:rsidTr="00E20E0C">
        <w:trPr>
          <w:trHeight w:val="170"/>
        </w:trPr>
        <w:tc>
          <w:tcPr>
            <w:tcW w:w="1027" w:type="pct"/>
            <w:tcBorders>
              <w:top w:val="single" w:sz="8" w:space="0" w:color="auto"/>
              <w:left w:val="single" w:sz="8" w:space="0" w:color="auto"/>
              <w:bottom w:val="single" w:sz="8" w:space="0" w:color="auto"/>
              <w:right w:val="single" w:sz="8" w:space="0" w:color="auto"/>
            </w:tcBorders>
            <w:shd w:val="clear" w:color="auto" w:fill="F2F2F2" w:themeFill="text2" w:themeFillShade="F2"/>
            <w:tcMar>
              <w:left w:w="108" w:type="dxa"/>
              <w:right w:w="108" w:type="dxa"/>
            </w:tcMar>
          </w:tcPr>
          <w:p w14:paraId="5C0FFD8D" w14:textId="19959B00" w:rsidR="42D5BCED" w:rsidRPr="009F4405" w:rsidRDefault="42D5BCED" w:rsidP="42D5BCED">
            <w:pPr>
              <w:spacing w:after="0"/>
              <w:rPr>
                <w:sz w:val="18"/>
                <w:szCs w:val="18"/>
              </w:rPr>
            </w:pPr>
            <w:r w:rsidRPr="009F4405">
              <w:rPr>
                <w:rFonts w:eastAsia="Aptos" w:cs="Aptos"/>
                <w:sz w:val="18"/>
                <w:szCs w:val="18"/>
              </w:rPr>
              <w:t>H3</w:t>
            </w:r>
          </w:p>
        </w:tc>
        <w:tc>
          <w:tcPr>
            <w:tcW w:w="1695" w:type="pct"/>
            <w:tcBorders>
              <w:top w:val="single" w:sz="8" w:space="0" w:color="auto"/>
              <w:left w:val="single" w:sz="8" w:space="0" w:color="auto"/>
              <w:bottom w:val="single" w:sz="8" w:space="0" w:color="auto"/>
              <w:right w:val="single" w:sz="8" w:space="0" w:color="auto"/>
            </w:tcBorders>
            <w:tcMar>
              <w:left w:w="108" w:type="dxa"/>
              <w:right w:w="108" w:type="dxa"/>
            </w:tcMar>
          </w:tcPr>
          <w:p w14:paraId="7B176E75" w14:textId="7CA48404" w:rsidR="42D5BCED" w:rsidRPr="009F4405" w:rsidRDefault="42D5BCED" w:rsidP="42D5BCED">
            <w:pPr>
              <w:spacing w:after="0"/>
              <w:rPr>
                <w:sz w:val="18"/>
                <w:szCs w:val="18"/>
              </w:rPr>
            </w:pPr>
            <w:r w:rsidRPr="009F4405">
              <w:rPr>
                <w:rFonts w:eastAsia="Aptos" w:cs="Aptos"/>
                <w:sz w:val="18"/>
                <w:szCs w:val="18"/>
              </w:rPr>
              <w:t>Mitsubishi Heavy Industries/JAXA</w:t>
            </w:r>
          </w:p>
        </w:tc>
        <w:tc>
          <w:tcPr>
            <w:tcW w:w="2279" w:type="pct"/>
            <w:tcBorders>
              <w:top w:val="single" w:sz="8" w:space="0" w:color="auto"/>
              <w:left w:val="single" w:sz="8" w:space="0" w:color="auto"/>
              <w:bottom w:val="single" w:sz="8" w:space="0" w:color="auto"/>
              <w:right w:val="single" w:sz="8" w:space="0" w:color="auto"/>
            </w:tcBorders>
            <w:tcMar>
              <w:left w:w="108" w:type="dxa"/>
              <w:right w:w="108" w:type="dxa"/>
            </w:tcMar>
          </w:tcPr>
          <w:p w14:paraId="49B5FDC7" w14:textId="791A4969" w:rsidR="42D5BCED" w:rsidRPr="009F4405" w:rsidRDefault="42D5BCED" w:rsidP="42D5BCED">
            <w:pPr>
              <w:spacing w:after="0"/>
              <w:rPr>
                <w:sz w:val="18"/>
                <w:szCs w:val="18"/>
              </w:rPr>
            </w:pPr>
            <w:r w:rsidRPr="009F4405">
              <w:rPr>
                <w:rFonts w:eastAsia="Aptos" w:cs="Aptos"/>
                <w:sz w:val="18"/>
                <w:szCs w:val="18"/>
              </w:rPr>
              <w:t>16.5</w:t>
            </w:r>
          </w:p>
        </w:tc>
      </w:tr>
      <w:tr w:rsidR="42D5BCED" w:rsidRPr="009F4405" w14:paraId="6434DE86" w14:textId="77777777" w:rsidTr="00E20E0C">
        <w:trPr>
          <w:trHeight w:val="170"/>
        </w:trPr>
        <w:tc>
          <w:tcPr>
            <w:tcW w:w="1027" w:type="pct"/>
            <w:tcBorders>
              <w:top w:val="single" w:sz="8" w:space="0" w:color="auto"/>
              <w:left w:val="single" w:sz="8" w:space="0" w:color="auto"/>
              <w:bottom w:val="single" w:sz="8" w:space="0" w:color="auto"/>
              <w:right w:val="single" w:sz="8" w:space="0" w:color="auto"/>
            </w:tcBorders>
            <w:shd w:val="clear" w:color="auto" w:fill="F2F2F2" w:themeFill="text2" w:themeFillShade="F2"/>
            <w:tcMar>
              <w:left w:w="108" w:type="dxa"/>
              <w:right w:w="108" w:type="dxa"/>
            </w:tcMar>
          </w:tcPr>
          <w:p w14:paraId="49054694" w14:textId="1BD6E897" w:rsidR="42D5BCED" w:rsidRPr="009F4405" w:rsidRDefault="42D5BCED" w:rsidP="42D5BCED">
            <w:pPr>
              <w:spacing w:after="0"/>
              <w:rPr>
                <w:sz w:val="18"/>
                <w:szCs w:val="18"/>
              </w:rPr>
            </w:pPr>
            <w:r w:rsidRPr="009F4405">
              <w:rPr>
                <w:rFonts w:eastAsia="Aptos" w:cs="Aptos"/>
                <w:sz w:val="18"/>
                <w:szCs w:val="18"/>
              </w:rPr>
              <w:t>Epsilon S (Block 1)*</w:t>
            </w:r>
          </w:p>
        </w:tc>
        <w:tc>
          <w:tcPr>
            <w:tcW w:w="1695" w:type="pct"/>
            <w:tcBorders>
              <w:top w:val="single" w:sz="8" w:space="0" w:color="auto"/>
              <w:left w:val="single" w:sz="8" w:space="0" w:color="auto"/>
              <w:bottom w:val="single" w:sz="8" w:space="0" w:color="auto"/>
              <w:right w:val="single" w:sz="8" w:space="0" w:color="auto"/>
            </w:tcBorders>
            <w:tcMar>
              <w:left w:w="108" w:type="dxa"/>
              <w:right w:w="108" w:type="dxa"/>
            </w:tcMar>
          </w:tcPr>
          <w:p w14:paraId="44E6CF7B" w14:textId="1C3E5534" w:rsidR="42D5BCED" w:rsidRPr="009F4405" w:rsidRDefault="42D5BCED" w:rsidP="42D5BCED">
            <w:pPr>
              <w:spacing w:after="0"/>
              <w:rPr>
                <w:sz w:val="18"/>
                <w:szCs w:val="18"/>
              </w:rPr>
            </w:pPr>
            <w:r w:rsidRPr="009F4405">
              <w:rPr>
                <w:rFonts w:eastAsia="Aptos" w:cs="Aptos"/>
                <w:sz w:val="18"/>
                <w:szCs w:val="18"/>
              </w:rPr>
              <w:t>IHI Aerospace/JAXA</w:t>
            </w:r>
          </w:p>
        </w:tc>
        <w:tc>
          <w:tcPr>
            <w:tcW w:w="2279" w:type="pct"/>
            <w:tcBorders>
              <w:top w:val="single" w:sz="8" w:space="0" w:color="auto"/>
              <w:left w:val="single" w:sz="8" w:space="0" w:color="auto"/>
              <w:bottom w:val="single" w:sz="8" w:space="0" w:color="auto"/>
              <w:right w:val="single" w:sz="8" w:space="0" w:color="auto"/>
            </w:tcBorders>
            <w:tcMar>
              <w:left w:w="108" w:type="dxa"/>
              <w:right w:w="108" w:type="dxa"/>
            </w:tcMar>
          </w:tcPr>
          <w:p w14:paraId="013A75FC" w14:textId="15F46A2F" w:rsidR="42D5BCED" w:rsidRPr="009F4405" w:rsidRDefault="42D5BCED" w:rsidP="42D5BCED">
            <w:pPr>
              <w:spacing w:after="0"/>
              <w:rPr>
                <w:sz w:val="18"/>
                <w:szCs w:val="18"/>
              </w:rPr>
            </w:pPr>
            <w:r w:rsidRPr="009F4405">
              <w:rPr>
                <w:rFonts w:eastAsia="Aptos" w:cs="Aptos"/>
                <w:sz w:val="18"/>
                <w:szCs w:val="18"/>
              </w:rPr>
              <w:t>1.2</w:t>
            </w:r>
          </w:p>
        </w:tc>
      </w:tr>
    </w:tbl>
    <w:p w14:paraId="3818B174" w14:textId="03EE32ED" w:rsidR="01B1AF16" w:rsidRPr="009F4405" w:rsidRDefault="00E20E0C" w:rsidP="00E20E0C">
      <w:r w:rsidRPr="009F4405">
        <w:rPr>
          <w:rFonts w:eastAsia="Aptos"/>
        </w:rPr>
        <w:t xml:space="preserve">Note: </w:t>
      </w:r>
      <w:r w:rsidR="01B1AF16" w:rsidRPr="009F4405">
        <w:rPr>
          <w:rFonts w:eastAsia="Aptos"/>
        </w:rPr>
        <w:t>The previous Epsilon had successful orbital launches, but Epsilon S has not yet had any</w:t>
      </w:r>
      <w:r w:rsidRPr="009F4405">
        <w:rPr>
          <w:rFonts w:eastAsia="Aptos"/>
        </w:rPr>
        <w:t>.</w:t>
      </w:r>
    </w:p>
    <w:p w14:paraId="4025C220" w14:textId="46E3E6D1" w:rsidR="01B1AF16" w:rsidRPr="009F4405" w:rsidRDefault="01B1AF16" w:rsidP="21F9B076">
      <w:pPr>
        <w:rPr>
          <w:rFonts w:ascii="Aptos" w:eastAsia="Aptos" w:hAnsi="Aptos" w:cs="Aptos"/>
          <w:color w:val="467886"/>
          <w:sz w:val="24"/>
          <w:vertAlign w:val="superscript"/>
        </w:rPr>
      </w:pPr>
      <w:r w:rsidRPr="009F4405">
        <w:rPr>
          <w:rFonts w:eastAsia="Aptos"/>
        </w:rPr>
        <w:t xml:space="preserve">Japan’s H3 launch vehicle, jointly developed by Mitsubishi Heavy Industries and JAXA, is a successor to the H-IIA, with an aim of launch six times annually over a </w:t>
      </w:r>
      <w:r w:rsidR="007C1446" w:rsidRPr="009F4405">
        <w:rPr>
          <w:rFonts w:eastAsia="Aptos"/>
        </w:rPr>
        <w:t>twenty-year</w:t>
      </w:r>
      <w:r w:rsidRPr="009F4405">
        <w:rPr>
          <w:rFonts w:eastAsia="Aptos"/>
        </w:rPr>
        <w:t xml:space="preserve"> period.  JAXA states that its aims are to be high flexibility, high reliability, and </w:t>
      </w:r>
      <w:r w:rsidR="007C1446" w:rsidRPr="009F4405">
        <w:rPr>
          <w:rFonts w:eastAsia="Aptos"/>
        </w:rPr>
        <w:t>high-cost</w:t>
      </w:r>
      <w:r w:rsidRPr="009F4405">
        <w:rPr>
          <w:rFonts w:eastAsia="Aptos"/>
        </w:rPr>
        <w:t xml:space="preserve"> performance.  It has launched eight times beginning in 2023, the first and last of which were failures.  The H-IIA enjoyed 98% reliability over its 24-year lifespan, indicating that future high reliability is likely for the H3</w:t>
      </w:r>
      <w:r w:rsidRPr="009F4405">
        <w:rPr>
          <w:rFonts w:eastAsia="Aptos"/>
          <w:color w:val="000000" w:themeColor="text1"/>
        </w:rPr>
        <w:t>.</w:t>
      </w:r>
      <w:r w:rsidRPr="009F4405">
        <w:rPr>
          <w:rFonts w:ascii="Aptos" w:eastAsia="Aptos" w:hAnsi="Aptos" w:cs="Aptos"/>
          <w:color w:val="000000" w:themeColor="text1"/>
          <w:sz w:val="24"/>
          <w:vertAlign w:val="superscript"/>
        </w:rPr>
        <w:footnoteReference w:id="112"/>
      </w:r>
    </w:p>
    <w:p w14:paraId="6BCB8EE1" w14:textId="7B2EAD39" w:rsidR="01B1AF16" w:rsidRPr="009F4405" w:rsidRDefault="01B1AF16" w:rsidP="21F9B076">
      <w:pPr>
        <w:rPr>
          <w:rFonts w:ascii="Aptos" w:eastAsia="Aptos" w:hAnsi="Aptos" w:cs="Aptos"/>
          <w:color w:val="467886"/>
          <w:sz w:val="24"/>
          <w:vertAlign w:val="superscript"/>
        </w:rPr>
      </w:pPr>
      <w:r w:rsidRPr="009F4405">
        <w:rPr>
          <w:rFonts w:eastAsia="Aptos"/>
        </w:rPr>
        <w:t>IHI Aerospace and JAXA have additionally developed the Epsilon S rocket, the successor to a heavier M V, aiming to be 50% cheaper and more agile.</w:t>
      </w:r>
      <w:r w:rsidRPr="009F4405">
        <w:rPr>
          <w:rFonts w:eastAsia="Aptos"/>
          <w:vertAlign w:val="superscript"/>
        </w:rPr>
        <w:footnoteReference w:id="113"/>
      </w:r>
      <w:r w:rsidRPr="009F4405">
        <w:rPr>
          <w:rFonts w:eastAsia="Aptos"/>
          <w:vertAlign w:val="superscript"/>
        </w:rPr>
        <w:t xml:space="preserve"> </w:t>
      </w:r>
      <w:r w:rsidRPr="009F4405">
        <w:rPr>
          <w:rFonts w:eastAsia="Aptos"/>
        </w:rPr>
        <w:t xml:space="preserve"> The Epsilon S reduced time of delivery of a single stage rocket from launch site to launch from 42 days to 7, and enables team access to the launch pad up to 3 hours per launch instead of 9 hours for the M V.</w:t>
      </w:r>
      <w:r w:rsidRPr="009F4405">
        <w:rPr>
          <w:rFonts w:eastAsia="Aptos"/>
          <w:vertAlign w:val="superscript"/>
        </w:rPr>
        <w:footnoteReference w:id="114"/>
      </w:r>
      <w:r w:rsidRPr="009F4405">
        <w:rPr>
          <w:rFonts w:eastAsia="Aptos"/>
          <w:vertAlign w:val="superscript"/>
        </w:rPr>
        <w:t xml:space="preserve"> </w:t>
      </w:r>
      <w:r w:rsidRPr="009F4405">
        <w:rPr>
          <w:rFonts w:eastAsia="Aptos"/>
        </w:rPr>
        <w:t xml:space="preserve"> The Epsilon S programme was explicitly structured to enable the transfer of ownership of the vehicle to the private sector.</w:t>
      </w:r>
      <w:r w:rsidRPr="009F4405">
        <w:rPr>
          <w:rFonts w:eastAsia="Aptos"/>
          <w:vertAlign w:val="superscript"/>
        </w:rPr>
        <w:footnoteReference w:id="115"/>
      </w:r>
      <w:r w:rsidRPr="009F4405">
        <w:rPr>
          <w:rFonts w:eastAsia="Aptos"/>
        </w:rPr>
        <w:t xml:space="preserve"> Epsilon S has had two launch failures, despite the past success of Epsilon, and is anticipated to launch again this year (JAXA has resorted to purchasing two Rocket Lab Electron launches as a result of the setbacks).</w:t>
      </w:r>
      <w:r w:rsidRPr="009F4405">
        <w:rPr>
          <w:rFonts w:eastAsia="Aptos"/>
          <w:vertAlign w:val="superscript"/>
        </w:rPr>
        <w:footnoteReference w:id="116"/>
      </w:r>
      <w:r w:rsidRPr="009F4405">
        <w:rPr>
          <w:rFonts w:eastAsia="Aptos"/>
          <w:vertAlign w:val="superscript"/>
        </w:rPr>
        <w:t xml:space="preserve"> </w:t>
      </w:r>
      <w:r w:rsidRPr="009F4405">
        <w:rPr>
          <w:rFonts w:eastAsia="Aptos"/>
        </w:rPr>
        <w:t xml:space="preserve"> In 2021, the company indicated they would be cost-competitive with SpaceX for rideshares, and dedicated launches would cost $25-30M (double the price of similar U.S. launch vehicles), but no updated public information exists on pricing or availability.</w:t>
      </w:r>
      <w:r w:rsidRPr="009F4405">
        <w:rPr>
          <w:rFonts w:eastAsia="Aptos"/>
          <w:vertAlign w:val="superscript"/>
        </w:rPr>
        <w:footnoteReference w:id="117"/>
      </w:r>
      <w:r w:rsidRPr="009F4405">
        <w:rPr>
          <w:rFonts w:eastAsia="Aptos"/>
        </w:rPr>
        <w:t xml:space="preserve"> Development costs for the Epsilon S are unclear, but its predecessor, the Epsilon, cost $37M to develop.</w:t>
      </w:r>
      <w:r w:rsidRPr="009F4405">
        <w:rPr>
          <w:rFonts w:ascii="Aptos" w:eastAsia="Aptos" w:hAnsi="Aptos" w:cs="Aptos"/>
          <w:color w:val="000000" w:themeColor="text1"/>
          <w:sz w:val="24"/>
          <w:vertAlign w:val="superscript"/>
        </w:rPr>
        <w:footnoteReference w:id="118"/>
      </w:r>
    </w:p>
    <w:p w14:paraId="24515365" w14:textId="1BFB23E3" w:rsidR="01B1AF16" w:rsidRPr="009F4405" w:rsidRDefault="01B1AF16" w:rsidP="21F9B076">
      <w:pPr>
        <w:rPr>
          <w:rFonts w:ascii="Aptos" w:eastAsia="Aptos" w:hAnsi="Aptos" w:cs="Aptos"/>
          <w:color w:val="467886"/>
          <w:sz w:val="24"/>
          <w:vertAlign w:val="superscript"/>
        </w:rPr>
      </w:pPr>
      <w:r w:rsidRPr="009F4405">
        <w:rPr>
          <w:rFonts w:eastAsia="Aptos"/>
        </w:rPr>
        <w:t>Japan has two commercial launch companies aiming for near-term orbital launches, Space One (Kairos; 0.15T) and Interstellar Technologies (Zero, 1T).  Space One attempted a third launch on March 4, 2026, which failed (as did the first two), calling the future of the company into question.  Investors in the company include IHI and Canon.</w:t>
      </w:r>
      <w:r w:rsidRPr="009F4405">
        <w:rPr>
          <w:rFonts w:eastAsia="Aptos"/>
          <w:vertAlign w:val="superscript"/>
        </w:rPr>
        <w:footnoteReference w:id="119"/>
      </w:r>
      <w:r w:rsidRPr="009F4405">
        <w:rPr>
          <w:rFonts w:eastAsia="Aptos"/>
        </w:rPr>
        <w:t xml:space="preserve"> Space One additionally won a 2025 launch contract from the Japanese military, though value was not announced.  They claim they will achieve 20 launches per year by the end of the decade.</w:t>
      </w:r>
      <w:r w:rsidRPr="009F4405">
        <w:rPr>
          <w:rFonts w:eastAsia="Aptos"/>
          <w:vertAlign w:val="superscript"/>
        </w:rPr>
        <w:footnoteReference w:id="120"/>
      </w:r>
      <w:r w:rsidRPr="009F4405">
        <w:rPr>
          <w:rFonts w:eastAsia="Aptos"/>
        </w:rPr>
        <w:t xml:space="preserve"> Interstellar Technologies has raised $130M for the development of its Zero launch vehicle, approximately ten percent of which was from the government-backed Japan Finance Corporation.  They have announced five customers for an initial 2027 orbital launch from Japan, Singapore, </w:t>
      </w:r>
      <w:r w:rsidRPr="009F4405">
        <w:rPr>
          <w:rFonts w:eastAsia="Aptos"/>
        </w:rPr>
        <w:lastRenderedPageBreak/>
        <w:t>South Korea and the United States.  Although they have not had any orbital launches, a previous suborbital rocket, Momo, was successful on three out of seven attempts from 2017-2021.</w:t>
      </w:r>
      <w:r w:rsidRPr="009F4405">
        <w:rPr>
          <w:rFonts w:ascii="Aptos" w:eastAsia="Aptos" w:hAnsi="Aptos" w:cs="Aptos"/>
          <w:color w:val="000000" w:themeColor="text1"/>
          <w:sz w:val="24"/>
          <w:vertAlign w:val="superscript"/>
        </w:rPr>
        <w:footnoteReference w:id="121"/>
      </w:r>
    </w:p>
    <w:p w14:paraId="0323850D" w14:textId="4246364C" w:rsidR="01B1AF16" w:rsidRPr="009F4405" w:rsidRDefault="01B1AF16" w:rsidP="21F9B076">
      <w:pPr>
        <w:rPr>
          <w:rFonts w:eastAsia="Aptos"/>
        </w:rPr>
      </w:pPr>
      <w:r w:rsidRPr="009F4405">
        <w:rPr>
          <w:rFonts w:eastAsia="Aptos"/>
        </w:rPr>
        <w:t>Tanegashima Space Center is Japan’s largest launch facility, managed by JAXA, and is the la</w:t>
      </w:r>
      <w:r w:rsidR="047B445B" w:rsidRPr="009F4405">
        <w:rPr>
          <w:rFonts w:eastAsia="Aptos"/>
        </w:rPr>
        <w:t>unch site for the H3</w:t>
      </w:r>
      <w:r w:rsidR="609C2F90" w:rsidRPr="009F4405">
        <w:rPr>
          <w:rFonts w:eastAsia="Aptos"/>
        </w:rPr>
        <w:t xml:space="preserve"> (previously also H-IIA)</w:t>
      </w:r>
      <w:r w:rsidRPr="009F4405">
        <w:rPr>
          <w:rFonts w:eastAsia="Aptos"/>
        </w:rPr>
        <w:t xml:space="preserve">, featuring two orbital launch pads. </w:t>
      </w:r>
      <w:r w:rsidR="7ABB4FBD" w:rsidRPr="009F4405">
        <w:rPr>
          <w:rFonts w:eastAsia="Aptos"/>
        </w:rPr>
        <w:t xml:space="preserve"> The site has been operational since 1966; according to JAXA it was selected for the following reasons: the</w:t>
      </w:r>
      <w:r w:rsidR="2CAACE9C" w:rsidRPr="009F4405">
        <w:rPr>
          <w:rFonts w:eastAsia="Aptos"/>
        </w:rPr>
        <w:t xml:space="preserve"> site should be favourable for geostationary transfer orbit launches and minimize safety concerns with land/sea/air for polar launches</w:t>
      </w:r>
      <w:r w:rsidR="7ABB4FBD" w:rsidRPr="009F4405">
        <w:rPr>
          <w:rFonts w:eastAsia="Aptos"/>
        </w:rPr>
        <w:t xml:space="preserve"> </w:t>
      </w:r>
      <w:r w:rsidR="2C47A35D" w:rsidRPr="009F4405">
        <w:rPr>
          <w:rFonts w:eastAsia="Aptos"/>
        </w:rPr>
        <w:t>to the east and south</w:t>
      </w:r>
      <w:r w:rsidR="12E76BE0" w:rsidRPr="009F4405">
        <w:rPr>
          <w:rFonts w:eastAsia="Aptos"/>
        </w:rPr>
        <w:t>;</w:t>
      </w:r>
      <w:r w:rsidR="2C47A35D" w:rsidRPr="009F4405">
        <w:rPr>
          <w:rFonts w:eastAsia="Aptos"/>
        </w:rPr>
        <w:t xml:space="preserve"> it should be as close as possible </w:t>
      </w:r>
      <w:r w:rsidR="0023063F" w:rsidRPr="009F4405">
        <w:rPr>
          <w:rFonts w:eastAsia="Aptos"/>
        </w:rPr>
        <w:t>to</w:t>
      </w:r>
      <w:r w:rsidR="2C47A35D" w:rsidRPr="009F4405">
        <w:rPr>
          <w:rFonts w:eastAsia="Aptos"/>
        </w:rPr>
        <w:t xml:space="preserve"> the equator within Japan (at the time of construction, Okinawa had not been returned to Japan)</w:t>
      </w:r>
      <w:r w:rsidR="353C9E1F" w:rsidRPr="009F4405">
        <w:rPr>
          <w:rFonts w:eastAsia="Aptos"/>
        </w:rPr>
        <w:t>;</w:t>
      </w:r>
      <w:r w:rsidR="2C47A35D" w:rsidRPr="009F4405">
        <w:rPr>
          <w:rFonts w:eastAsia="Aptos"/>
        </w:rPr>
        <w:t xml:space="preserve"> the site should minimally interfere with fisherman, it should be located where swift acquisition and development of land are possible</w:t>
      </w:r>
      <w:r w:rsidR="5A476C6F" w:rsidRPr="009F4405">
        <w:rPr>
          <w:rFonts w:eastAsia="Aptos"/>
        </w:rPr>
        <w:t>; it should be accessible for communications, power, and water</w:t>
      </w:r>
      <w:r w:rsidR="0A2D69C6" w:rsidRPr="009F4405">
        <w:rPr>
          <w:rFonts w:eastAsia="Aptos"/>
        </w:rPr>
        <w:t>; it should easily</w:t>
      </w:r>
      <w:r w:rsidR="46100CAC" w:rsidRPr="009F4405">
        <w:rPr>
          <w:rFonts w:eastAsia="Aptos"/>
        </w:rPr>
        <w:t xml:space="preserve"> </w:t>
      </w:r>
      <w:r w:rsidR="0A2D69C6" w:rsidRPr="009F4405">
        <w:rPr>
          <w:rFonts w:eastAsia="Aptos"/>
        </w:rPr>
        <w:t>be accessible by public transport and other means for shipping; it should be remote from demographically concentrated areas.</w:t>
      </w:r>
      <w:r w:rsidRPr="009F4405">
        <w:rPr>
          <w:rFonts w:eastAsia="Aptos"/>
        </w:rPr>
        <w:t xml:space="preserve"> </w:t>
      </w:r>
      <w:r w:rsidR="691F9884" w:rsidRPr="009F4405">
        <w:rPr>
          <w:rFonts w:eastAsia="Aptos"/>
        </w:rPr>
        <w:t xml:space="preserve">The site features </w:t>
      </w:r>
      <w:r w:rsidR="1B9AA250" w:rsidRPr="009F4405">
        <w:rPr>
          <w:rFonts w:eastAsia="Aptos"/>
        </w:rPr>
        <w:t>two</w:t>
      </w:r>
      <w:r w:rsidR="691F9884" w:rsidRPr="009F4405">
        <w:rPr>
          <w:rFonts w:eastAsia="Aptos"/>
        </w:rPr>
        <w:t xml:space="preserve"> spacecraft test and assembly building</w:t>
      </w:r>
      <w:r w:rsidR="0353F7DE" w:rsidRPr="009F4405">
        <w:rPr>
          <w:rFonts w:eastAsia="Aptos"/>
        </w:rPr>
        <w:t>s</w:t>
      </w:r>
      <w:r w:rsidR="691F9884" w:rsidRPr="009F4405">
        <w:rPr>
          <w:rFonts w:eastAsia="Aptos"/>
        </w:rPr>
        <w:t xml:space="preserve">, </w:t>
      </w:r>
      <w:r w:rsidR="3EEA2A2D" w:rsidRPr="009F4405">
        <w:rPr>
          <w:rFonts w:eastAsia="Aptos"/>
        </w:rPr>
        <w:t>two</w:t>
      </w:r>
      <w:r w:rsidR="691F9884" w:rsidRPr="009F4405">
        <w:rPr>
          <w:rFonts w:eastAsia="Aptos"/>
        </w:rPr>
        <w:t xml:space="preserve"> spacecraft and fairing assembly building</w:t>
      </w:r>
      <w:r w:rsidR="5C6BC6A0" w:rsidRPr="009F4405">
        <w:rPr>
          <w:rFonts w:eastAsia="Aptos"/>
        </w:rPr>
        <w:t>s</w:t>
      </w:r>
      <w:r w:rsidR="3E4CD1A9" w:rsidRPr="009F4405">
        <w:rPr>
          <w:rFonts w:eastAsia="Aptos"/>
        </w:rPr>
        <w:t xml:space="preserve">, </w:t>
      </w:r>
      <w:r w:rsidR="5D73227F" w:rsidRPr="009F4405">
        <w:rPr>
          <w:rFonts w:eastAsia="Aptos"/>
        </w:rPr>
        <w:t>two</w:t>
      </w:r>
      <w:r w:rsidR="3E4CD1A9" w:rsidRPr="009F4405">
        <w:rPr>
          <w:rFonts w:eastAsia="Aptos"/>
        </w:rPr>
        <w:t xml:space="preserve"> vehicle assembly building</w:t>
      </w:r>
      <w:r w:rsidR="3FB9D194" w:rsidRPr="009F4405">
        <w:rPr>
          <w:rFonts w:eastAsia="Aptos"/>
        </w:rPr>
        <w:t>s</w:t>
      </w:r>
      <w:r w:rsidR="29AC46F1" w:rsidRPr="009F4405">
        <w:rPr>
          <w:rFonts w:eastAsia="Aptos"/>
        </w:rPr>
        <w:t xml:space="preserve">, </w:t>
      </w:r>
      <w:r w:rsidR="00CD0055" w:rsidRPr="009F4405">
        <w:rPr>
          <w:rFonts w:eastAsia="Aptos"/>
        </w:rPr>
        <w:t>Takesaki</w:t>
      </w:r>
      <w:r w:rsidR="29AC46F1" w:rsidRPr="009F4405">
        <w:rPr>
          <w:rFonts w:eastAsia="Aptos"/>
        </w:rPr>
        <w:t xml:space="preserve"> static firing test facilities for solid motors</w:t>
      </w:r>
      <w:r w:rsidR="2CEF032C" w:rsidRPr="009F4405">
        <w:rPr>
          <w:rFonts w:eastAsia="Aptos"/>
        </w:rPr>
        <w:t>, Yo</w:t>
      </w:r>
      <w:r w:rsidR="7419CCF4" w:rsidRPr="009F4405">
        <w:rPr>
          <w:rFonts w:eastAsia="Aptos"/>
        </w:rPr>
        <w:t>shinobu</w:t>
      </w:r>
      <w:r w:rsidR="3CEE9317" w:rsidRPr="009F4405">
        <w:rPr>
          <w:rFonts w:eastAsia="Aptos"/>
        </w:rPr>
        <w:t xml:space="preserve"> </w:t>
      </w:r>
      <w:r w:rsidR="58DE65D2" w:rsidRPr="009F4405">
        <w:rPr>
          <w:rFonts w:eastAsia="Aptos"/>
        </w:rPr>
        <w:t>static test firing stand for liquid engines, three radar stations, two telemetry stations, and three optical tracking facilities.</w:t>
      </w:r>
      <w:r w:rsidR="3CEE9317" w:rsidRPr="009F4405">
        <w:rPr>
          <w:rFonts w:eastAsia="Aptos"/>
        </w:rPr>
        <w:t xml:space="preserve"> Tanegashima</w:t>
      </w:r>
      <w:r w:rsidR="0F9C1392" w:rsidRPr="009F4405">
        <w:rPr>
          <w:rFonts w:eastAsia="Aptos"/>
        </w:rPr>
        <w:t>, an island,</w:t>
      </w:r>
      <w:r w:rsidR="3CEE9317" w:rsidRPr="009F4405">
        <w:rPr>
          <w:rFonts w:eastAsia="Aptos"/>
        </w:rPr>
        <w:t xml:space="preserve"> features one airport and two ports</w:t>
      </w:r>
      <w:r w:rsidR="71DF7921" w:rsidRPr="009F4405">
        <w:rPr>
          <w:rFonts w:eastAsia="Aptos"/>
        </w:rPr>
        <w:t>.  Further details on the facilities can be found in JAXA’s “Overview of Tanegashima Space Center”.</w:t>
      </w:r>
      <w:r w:rsidRPr="009F4405">
        <w:rPr>
          <w:rFonts w:eastAsia="Aptos"/>
          <w:vertAlign w:val="superscript"/>
        </w:rPr>
        <w:footnoteReference w:id="122"/>
      </w:r>
      <w:r w:rsidR="3613E232" w:rsidRPr="009F4405">
        <w:rPr>
          <w:rFonts w:eastAsia="Aptos"/>
        </w:rPr>
        <w:t xml:space="preserve"> At the moment, the facility can support up to six H3 launches per year; the limitation is due to the capacity of liquid oxygen storage tanks at the site, which are only sufficient for a single launch.  JAXA is planning </w:t>
      </w:r>
      <w:r w:rsidR="676E8AEE" w:rsidRPr="009F4405">
        <w:rPr>
          <w:rFonts w:eastAsia="Aptos"/>
        </w:rPr>
        <w:t>a $12M</w:t>
      </w:r>
      <w:r w:rsidR="3613E232" w:rsidRPr="009F4405">
        <w:rPr>
          <w:rFonts w:eastAsia="Aptos"/>
        </w:rPr>
        <w:t xml:space="preserve"> upgrade the facility by adding a liquid storage tank</w:t>
      </w:r>
      <w:r w:rsidR="5A1E6655" w:rsidRPr="009F4405">
        <w:rPr>
          <w:rFonts w:eastAsia="Aptos"/>
        </w:rPr>
        <w:t xml:space="preserve"> as well as a third vehicle assembly building</w:t>
      </w:r>
      <w:r w:rsidR="1A3DD4A9" w:rsidRPr="009F4405">
        <w:rPr>
          <w:rFonts w:eastAsia="Aptos"/>
        </w:rPr>
        <w:t xml:space="preserve"> by the first half of FY27, aiming for monthly launches with initially seven launches per year after upgrade.</w:t>
      </w:r>
      <w:r w:rsidRPr="009F4405">
        <w:rPr>
          <w:rFonts w:eastAsia="Aptos"/>
          <w:vertAlign w:val="superscript"/>
        </w:rPr>
        <w:footnoteReference w:id="123"/>
      </w:r>
      <w:r w:rsidR="10275D55" w:rsidRPr="009F4405">
        <w:rPr>
          <w:rFonts w:eastAsia="Aptos"/>
        </w:rPr>
        <w:t xml:space="preserve"> The vehicle assembly building update is critical, as it takes 1.5-3 months to complete assembly</w:t>
      </w:r>
      <w:r w:rsidR="65B785E0" w:rsidRPr="009F4405">
        <w:rPr>
          <w:rFonts w:eastAsia="Aptos"/>
        </w:rPr>
        <w:t xml:space="preserve">.  Mitsubishi also will enhance equipment for part inspection as part of these upgrades. </w:t>
      </w:r>
      <w:r w:rsidRPr="009F4405">
        <w:rPr>
          <w:rFonts w:eastAsia="Aptos"/>
          <w:vertAlign w:val="superscript"/>
        </w:rPr>
        <w:footnoteReference w:id="124"/>
      </w:r>
    </w:p>
    <w:p w14:paraId="0F03AA1E" w14:textId="095A67C9" w:rsidR="01B1AF16" w:rsidRPr="009F4405" w:rsidRDefault="01B1AF16" w:rsidP="21F9B076">
      <w:pPr>
        <w:spacing w:line="259" w:lineRule="auto"/>
        <w:rPr>
          <w:rFonts w:eastAsia="Aptos"/>
        </w:rPr>
      </w:pPr>
      <w:r w:rsidRPr="009F4405">
        <w:rPr>
          <w:rFonts w:eastAsia="Aptos"/>
        </w:rPr>
        <w:t xml:space="preserve">Uchinoura Space Center is also managed by JAXA, and is used for Epsilon, with </w:t>
      </w:r>
      <w:r w:rsidR="299298C9" w:rsidRPr="009F4405">
        <w:rPr>
          <w:rFonts w:eastAsia="Aptos"/>
        </w:rPr>
        <w:t xml:space="preserve">two active and three inactive </w:t>
      </w:r>
      <w:r w:rsidRPr="009F4405">
        <w:rPr>
          <w:rFonts w:eastAsia="Aptos"/>
        </w:rPr>
        <w:t xml:space="preserve">launch pads.  </w:t>
      </w:r>
      <w:r w:rsidR="39054489" w:rsidRPr="009F4405">
        <w:rPr>
          <w:rFonts w:eastAsia="Aptos"/>
        </w:rPr>
        <w:t>Its location in Kimotsuki, the southernmost tip of the Japanese mainland on Kyoshu.</w:t>
      </w:r>
      <w:r w:rsidR="72FC85DC" w:rsidRPr="009F4405">
        <w:rPr>
          <w:rFonts w:eastAsia="Aptos"/>
        </w:rPr>
        <w:t xml:space="preserve">  It features two facilities the M[u] Center, for Epsilon launches, which features a r</w:t>
      </w:r>
      <w:r w:rsidR="73BD9E9D" w:rsidRPr="009F4405">
        <w:rPr>
          <w:rFonts w:eastAsia="Aptos"/>
        </w:rPr>
        <w:t>ocket assembly building, cleanrooms, and the rocket assembly and launch tower, as well as the KS Center for sounding rockets.</w:t>
      </w:r>
      <w:r w:rsidR="72FC85DC" w:rsidRPr="009F4405">
        <w:rPr>
          <w:rFonts w:eastAsia="Aptos"/>
        </w:rPr>
        <w:t xml:space="preserve"> </w:t>
      </w:r>
      <w:r w:rsidR="40E95ECF" w:rsidRPr="009F4405">
        <w:rPr>
          <w:rFonts w:eastAsia="Aptos"/>
        </w:rPr>
        <w:t>The</w:t>
      </w:r>
      <w:r w:rsidR="77724D20" w:rsidRPr="009F4405">
        <w:rPr>
          <w:rFonts w:eastAsia="Aptos"/>
        </w:rPr>
        <w:t xml:space="preserve"> facility includes a control center (launch) and epsilon control center (</w:t>
      </w:r>
      <w:r w:rsidR="12366289" w:rsidRPr="009F4405">
        <w:rPr>
          <w:rFonts w:eastAsia="Aptos"/>
        </w:rPr>
        <w:t>satellite control, monitoring of launch site and sea, weather)</w:t>
      </w:r>
      <w:r w:rsidR="77724D20" w:rsidRPr="009F4405">
        <w:rPr>
          <w:rFonts w:eastAsia="Aptos"/>
        </w:rPr>
        <w:t>, telemeter center, radar telemeter center,</w:t>
      </w:r>
      <w:r w:rsidR="2AEFF9F5" w:rsidRPr="009F4405">
        <w:rPr>
          <w:rFonts w:eastAsia="Aptos"/>
        </w:rPr>
        <w:t xml:space="preserve"> and 20m plus 34m antennas.</w:t>
      </w:r>
      <w:r w:rsidR="77724D20" w:rsidRPr="009F4405">
        <w:rPr>
          <w:rFonts w:eastAsia="Aptos"/>
        </w:rPr>
        <w:t xml:space="preserve">  </w:t>
      </w:r>
      <w:r w:rsidR="5FDC4D8B" w:rsidRPr="009F4405">
        <w:rPr>
          <w:rFonts w:eastAsia="Aptos"/>
        </w:rPr>
        <w:t>The site was built in 1966, and JAXA notes the facilities are showing signs of deterioration.  Renovations in 2020/2021 sought to upgrade the buildings for severe weather.</w:t>
      </w:r>
      <w:r w:rsidRPr="009F4405">
        <w:rPr>
          <w:rFonts w:eastAsia="Aptos"/>
          <w:vertAlign w:val="superscript"/>
        </w:rPr>
        <w:footnoteReference w:id="125"/>
      </w:r>
    </w:p>
    <w:p w14:paraId="632F72B7" w14:textId="6C4C4104" w:rsidR="01B1AF16" w:rsidRPr="009F4405" w:rsidRDefault="01B1AF16" w:rsidP="21F9B076">
      <w:pPr>
        <w:rPr>
          <w:rFonts w:eastAsia="Aptos"/>
          <w:vertAlign w:val="superscript"/>
        </w:rPr>
      </w:pPr>
      <w:r w:rsidRPr="009F4405">
        <w:rPr>
          <w:rFonts w:eastAsia="Aptos"/>
        </w:rPr>
        <w:t>Spaceport Kii in Wakayama is Japan’s first fully commercial launch facility, built by Space One and opened in 2021.  It was funded by support from Canon, IHI, and Shimizu Corporation (who also constructed the site)</w:t>
      </w:r>
      <w:r w:rsidR="0BC8F7C4" w:rsidRPr="009F4405">
        <w:rPr>
          <w:rFonts w:eastAsia="Aptos"/>
        </w:rPr>
        <w:t>, as well as the Development Bank of Japan</w:t>
      </w:r>
      <w:r w:rsidRPr="009F4405">
        <w:rPr>
          <w:rFonts w:eastAsia="Aptos"/>
        </w:rPr>
        <w:t>.  It includes: a launch pad, launch integration facility, motor storage house, launch control centre, and other facilities.</w:t>
      </w:r>
      <w:r w:rsidR="1D795437" w:rsidRPr="009F4405">
        <w:rPr>
          <w:rFonts w:eastAsia="Aptos"/>
        </w:rPr>
        <w:t xml:space="preserve"> Space One states integration time is 4 days prior to launch</w:t>
      </w:r>
      <w:r w:rsidR="554D365E" w:rsidRPr="009F4405">
        <w:rPr>
          <w:rFonts w:eastAsia="Aptos"/>
        </w:rPr>
        <w:t xml:space="preserve"> due to the use of solid </w:t>
      </w:r>
      <w:r w:rsidR="00BC3072" w:rsidRPr="009F4405">
        <w:rPr>
          <w:rFonts w:eastAsia="Aptos"/>
        </w:rPr>
        <w:t>rocket</w:t>
      </w:r>
      <w:r w:rsidR="554D365E" w:rsidRPr="009F4405">
        <w:rPr>
          <w:rFonts w:eastAsia="Aptos"/>
        </w:rPr>
        <w:t xml:space="preserve"> fuel</w:t>
      </w:r>
      <w:r w:rsidR="1D795437" w:rsidRPr="009F4405">
        <w:rPr>
          <w:rFonts w:eastAsia="Aptos"/>
        </w:rPr>
        <w:t>, and have a goal of 20 launches per year by the end of the 2020s.</w:t>
      </w:r>
      <w:r w:rsidRPr="009F4405">
        <w:rPr>
          <w:rFonts w:eastAsia="Aptos"/>
          <w:vertAlign w:val="superscript"/>
        </w:rPr>
        <w:footnoteReference w:id="126"/>
      </w:r>
      <w:r w:rsidR="1D795437" w:rsidRPr="009F4405">
        <w:rPr>
          <w:rFonts w:eastAsia="Aptos"/>
        </w:rPr>
        <w:t xml:space="preserve"> </w:t>
      </w:r>
      <w:r w:rsidR="77AB0330" w:rsidRPr="009F4405">
        <w:rPr>
          <w:rFonts w:eastAsia="Aptos"/>
        </w:rPr>
        <w:t>Control procedures have been fully automated, streamlining the launch process and requiring just over a dozen staff.</w:t>
      </w:r>
      <w:r w:rsidRPr="009F4405">
        <w:rPr>
          <w:rFonts w:eastAsia="Aptos"/>
          <w:vertAlign w:val="superscript"/>
        </w:rPr>
        <w:footnoteReference w:id="127"/>
      </w:r>
    </w:p>
    <w:p w14:paraId="13BDE159" w14:textId="767EC062" w:rsidR="01B1AF16" w:rsidRPr="009F4405" w:rsidRDefault="01B1AF16" w:rsidP="21F9B076">
      <w:pPr>
        <w:rPr>
          <w:rFonts w:eastAsia="Aptos"/>
        </w:rPr>
      </w:pPr>
      <w:r w:rsidRPr="009F4405">
        <w:rPr>
          <w:rFonts w:eastAsia="Aptos"/>
        </w:rPr>
        <w:t>A fourth launch site,</w:t>
      </w:r>
      <w:r w:rsidR="551822A7" w:rsidRPr="009F4405">
        <w:rPr>
          <w:rFonts w:eastAsia="Aptos"/>
        </w:rPr>
        <w:t xml:space="preserve"> Hokkaido Spaceport</w:t>
      </w:r>
      <w:r w:rsidR="26F30567" w:rsidRPr="009F4405">
        <w:rPr>
          <w:rFonts w:eastAsia="Aptos"/>
        </w:rPr>
        <w:t xml:space="preserve"> (HOSPO)</w:t>
      </w:r>
      <w:r w:rsidR="551822A7" w:rsidRPr="009F4405">
        <w:rPr>
          <w:rFonts w:eastAsia="Aptos"/>
        </w:rPr>
        <w:t xml:space="preserve"> managed by</w:t>
      </w:r>
      <w:r w:rsidRPr="009F4405">
        <w:rPr>
          <w:rFonts w:eastAsia="Aptos"/>
        </w:rPr>
        <w:t xml:space="preserve"> Space Cotan, was financed by both private and regional funding, and estimated to cost approximately $46M.  “It plans to use donations including deductible "hometown corporate tax" contributions to pay half the cost, and cover the rest by applying for regional revitalization grants.”</w:t>
      </w:r>
      <w:r w:rsidRPr="009F4405">
        <w:rPr>
          <w:rFonts w:eastAsia="Aptos"/>
          <w:vertAlign w:val="superscript"/>
        </w:rPr>
        <w:footnoteReference w:id="128"/>
      </w:r>
      <w:r w:rsidRPr="009F4405">
        <w:rPr>
          <w:rFonts w:eastAsia="Aptos"/>
          <w:vertAlign w:val="superscript"/>
        </w:rPr>
        <w:t xml:space="preserve"> </w:t>
      </w:r>
      <w:r w:rsidRPr="009F4405">
        <w:rPr>
          <w:rFonts w:eastAsia="Aptos"/>
        </w:rPr>
        <w:t xml:space="preserve"> In </w:t>
      </w:r>
      <w:r w:rsidRPr="009F4405">
        <w:rPr>
          <w:rFonts w:eastAsia="Aptos"/>
        </w:rPr>
        <w:lastRenderedPageBreak/>
        <w:t xml:space="preserve">addition to launches from Interstellar Technologies, which has a foundational agreement to build a pad for its Zero launch vehicle, the spaceport has an MoU with Firefly and the Japanese subsidiary, jtSpace </w:t>
      </w:r>
      <w:r w:rsidR="00052E08" w:rsidRPr="009F4405">
        <w:rPr>
          <w:rFonts w:eastAsia="Aptos"/>
        </w:rPr>
        <w:t>of Taiwanese</w:t>
      </w:r>
      <w:r w:rsidRPr="009F4405">
        <w:rPr>
          <w:rFonts w:eastAsia="Aptos"/>
        </w:rPr>
        <w:t xml:space="preserve"> company tiSpace.  Facilities plan to expand to orbital.</w:t>
      </w:r>
      <w:r w:rsidRPr="009F4405">
        <w:rPr>
          <w:rFonts w:eastAsia="Aptos"/>
          <w:vertAlign w:val="superscript"/>
        </w:rPr>
        <w:footnoteReference w:id="129"/>
      </w:r>
      <w:r w:rsidRPr="009F4405">
        <w:rPr>
          <w:rFonts w:eastAsia="Aptos"/>
        </w:rPr>
        <w:t xml:space="preserve"> </w:t>
      </w:r>
      <w:r w:rsidR="237436F8" w:rsidRPr="009F4405">
        <w:rPr>
          <w:rFonts w:eastAsia="Aptos"/>
        </w:rPr>
        <w:t>The site currently is centred around Launch Complex 0.  Launch Complex 1 is under construction</w:t>
      </w:r>
      <w:r w:rsidR="6AE54D44" w:rsidRPr="009F4405">
        <w:rPr>
          <w:rFonts w:eastAsia="Aptos"/>
        </w:rPr>
        <w:t>, with two launch pads</w:t>
      </w:r>
      <w:r w:rsidR="3929A63D" w:rsidRPr="009F4405">
        <w:rPr>
          <w:rFonts w:eastAsia="Aptos"/>
        </w:rPr>
        <w:t>; Interstellar has already signed an agreement to be priority operator at this site.</w:t>
      </w:r>
      <w:r w:rsidRPr="009F4405">
        <w:rPr>
          <w:rFonts w:eastAsia="Aptos"/>
          <w:vertAlign w:val="superscript"/>
        </w:rPr>
        <w:footnoteReference w:id="130"/>
      </w:r>
      <w:r w:rsidR="4B7EB3DA" w:rsidRPr="009F4405">
        <w:rPr>
          <w:rFonts w:eastAsia="Aptos"/>
        </w:rPr>
        <w:t xml:space="preserve"> </w:t>
      </w:r>
      <w:r w:rsidR="0871050C" w:rsidRPr="009F4405">
        <w:rPr>
          <w:rFonts w:eastAsia="Aptos"/>
        </w:rPr>
        <w:t>LC-1 features a vehicle assembly building and test facilities.</w:t>
      </w:r>
      <w:r w:rsidRPr="009F4405">
        <w:rPr>
          <w:rFonts w:eastAsia="Aptos"/>
          <w:vertAlign w:val="superscript"/>
        </w:rPr>
        <w:footnoteReference w:id="131"/>
      </w:r>
      <w:r w:rsidR="0871050C" w:rsidRPr="009F4405">
        <w:rPr>
          <w:rFonts w:eastAsia="Aptos"/>
          <w:vertAlign w:val="superscript"/>
        </w:rPr>
        <w:t xml:space="preserve"> </w:t>
      </w:r>
      <w:r w:rsidR="237436F8" w:rsidRPr="009F4405">
        <w:rPr>
          <w:rFonts w:eastAsia="Aptos"/>
        </w:rPr>
        <w:t>Launch Complex</w:t>
      </w:r>
      <w:r w:rsidR="067E3BD4" w:rsidRPr="009F4405">
        <w:rPr>
          <w:rFonts w:eastAsia="Aptos"/>
        </w:rPr>
        <w:t xml:space="preserve"> 2 is planned to support larger vehicles.</w:t>
      </w:r>
      <w:r w:rsidRPr="009F4405">
        <w:rPr>
          <w:rFonts w:eastAsia="Aptos"/>
          <w:vertAlign w:val="superscript"/>
        </w:rPr>
        <w:footnoteReference w:id="132"/>
      </w:r>
      <w:r w:rsidR="237436F8" w:rsidRPr="009F4405">
        <w:rPr>
          <w:rFonts w:eastAsia="Aptos"/>
        </w:rPr>
        <w:t xml:space="preserve"> </w:t>
      </w:r>
      <w:r w:rsidR="3554905A" w:rsidRPr="009F4405">
        <w:rPr>
          <w:rFonts w:eastAsia="Aptos"/>
        </w:rPr>
        <w:t>The site estimates it can double the number of launches to SSO currently available from Tanegashima, and desires to have 10 launches per year.</w:t>
      </w:r>
      <w:r w:rsidR="2FE991BC" w:rsidRPr="009F4405">
        <w:rPr>
          <w:rFonts w:eastAsia="Aptos"/>
        </w:rPr>
        <w:t xml:space="preserve">  </w:t>
      </w:r>
      <w:r w:rsidR="6BF61475" w:rsidRPr="009F4405">
        <w:rPr>
          <w:rFonts w:eastAsia="Aptos"/>
        </w:rPr>
        <w:t xml:space="preserve">The </w:t>
      </w:r>
      <w:r w:rsidR="3431129F" w:rsidRPr="009F4405">
        <w:rPr>
          <w:rFonts w:eastAsia="Aptos"/>
        </w:rPr>
        <w:t>site features a 1300m-long runway</w:t>
      </w:r>
      <w:r w:rsidR="101EC2BB" w:rsidRPr="009F4405">
        <w:rPr>
          <w:rFonts w:eastAsia="Aptos"/>
        </w:rPr>
        <w:t>, and notes that its geographic position allows it to avoid most aviation and maritime traffic, while also being near an international port</w:t>
      </w:r>
      <w:r w:rsidR="28D419D0" w:rsidRPr="009F4405">
        <w:rPr>
          <w:rFonts w:eastAsia="Aptos"/>
        </w:rPr>
        <w:t xml:space="preserve"> (past major shipments have entered at Tomakomai Port, 150 km away)</w:t>
      </w:r>
      <w:r w:rsidR="101EC2BB" w:rsidRPr="009F4405">
        <w:rPr>
          <w:rFonts w:eastAsia="Aptos"/>
        </w:rPr>
        <w:t xml:space="preserve">.  They also note a high rate of clear days for launch. </w:t>
      </w:r>
      <w:r w:rsidRPr="009F4405">
        <w:rPr>
          <w:rFonts w:eastAsia="Aptos"/>
          <w:vertAlign w:val="superscript"/>
        </w:rPr>
        <w:footnoteReference w:id="133"/>
      </w:r>
    </w:p>
    <w:p w14:paraId="63E1273B" w14:textId="1A9DD130" w:rsidR="01B1AF16" w:rsidRPr="009F4405" w:rsidRDefault="01B1AF16" w:rsidP="21F9B076">
      <w:pPr>
        <w:rPr>
          <w:rFonts w:eastAsia="Aptos"/>
          <w:color w:val="000000" w:themeColor="text1"/>
          <w:vertAlign w:val="superscript"/>
        </w:rPr>
      </w:pPr>
      <w:r w:rsidRPr="009F4405">
        <w:rPr>
          <w:rFonts w:eastAsia="Aptos"/>
        </w:rPr>
        <w:t>Oita Prefecture intends to operate a horizontal launch facility at Oita Airport, cooperating with Kanematsu and Sierra Space for the launch of Dream Chaser in 2027; additional supporters include MUFG Bank, Ltd., Tokio Marine &amp; Nichido Fire Insurance Co., and Japan Airlines.</w:t>
      </w:r>
      <w:r w:rsidRPr="009F4405">
        <w:rPr>
          <w:rFonts w:ascii="Aptos" w:eastAsia="Aptos" w:hAnsi="Aptos" w:cs="Aptos"/>
          <w:color w:val="000000" w:themeColor="text1"/>
          <w:sz w:val="24"/>
          <w:vertAlign w:val="superscript"/>
        </w:rPr>
        <w:footnoteReference w:id="134"/>
      </w:r>
      <w:r w:rsidR="0E2746F8" w:rsidRPr="009F4405">
        <w:rPr>
          <w:rFonts w:eastAsia="Aptos"/>
          <w:color w:val="000000" w:themeColor="text1"/>
          <w:vertAlign w:val="superscript"/>
        </w:rPr>
        <w:t>,</w:t>
      </w:r>
      <w:r w:rsidRPr="009F4405">
        <w:rPr>
          <w:rFonts w:eastAsia="Aptos"/>
          <w:color w:val="000000" w:themeColor="text1"/>
          <w:vertAlign w:val="superscript"/>
        </w:rPr>
        <w:footnoteReference w:id="135"/>
      </w:r>
      <w:r w:rsidR="1A0A402F" w:rsidRPr="009F4405">
        <w:rPr>
          <w:rFonts w:eastAsia="Aptos"/>
          <w:color w:val="000000" w:themeColor="text1"/>
          <w:vertAlign w:val="superscript"/>
        </w:rPr>
        <w:t xml:space="preserve"> </w:t>
      </w:r>
    </w:p>
    <w:p w14:paraId="56B87074" w14:textId="0F1B76AC" w:rsidR="01B1AF16" w:rsidRPr="009F4405" w:rsidRDefault="01B1AF16" w:rsidP="00E20E0C">
      <w:r w:rsidRPr="009F4405">
        <w:rPr>
          <w:rFonts w:eastAsia="Aptos"/>
        </w:rPr>
        <w:t>Japan has initiated a ten-year $7B Space Strategy Fund.  In its space transportation goals, it states it wishes to:</w:t>
      </w:r>
    </w:p>
    <w:p w14:paraId="75D8205D" w14:textId="28C0CD08" w:rsidR="01B1AF16" w:rsidRPr="009F4405" w:rsidRDefault="01B1AF16" w:rsidP="00EB4130">
      <w:pPr>
        <w:pStyle w:val="Bullet1"/>
        <w:rPr>
          <w:lang w:val="en-GB"/>
        </w:rPr>
      </w:pPr>
      <w:r w:rsidRPr="009F4405">
        <w:rPr>
          <w:rFonts w:eastAsia="Aptos"/>
          <w:lang w:val="en-GB"/>
        </w:rPr>
        <w:t xml:space="preserve">Establish low-cost space transportation systems that can accommodate the diversifying launching needs for satellites manufactured both in Japan and overseas. </w:t>
      </w:r>
    </w:p>
    <w:p w14:paraId="495A5ADE" w14:textId="0DCD718D" w:rsidR="01B1AF16" w:rsidRPr="009F4405" w:rsidRDefault="01B1AF16" w:rsidP="00EB4130">
      <w:pPr>
        <w:pStyle w:val="Bullet1"/>
        <w:rPr>
          <w:rFonts w:eastAsia="Aptos"/>
          <w:lang w:val="en-GB"/>
        </w:rPr>
      </w:pPr>
      <w:r w:rsidRPr="009F4405">
        <w:rPr>
          <w:rFonts w:eastAsia="Aptos"/>
          <w:lang w:val="en-GB"/>
        </w:rPr>
        <w:t xml:space="preserve">KPI: Improve Japan’s rocket launching capabilities by securing approx. 30 flagship and private rocket launches annually by the first half of 2030s.  </w:t>
      </w:r>
    </w:p>
    <w:p w14:paraId="50F3A8BB" w14:textId="54783C0C" w:rsidR="01B1AF16" w:rsidRPr="009F4405" w:rsidRDefault="01B1AF16" w:rsidP="00EB4130">
      <w:pPr>
        <w:pStyle w:val="Bullet1"/>
        <w:rPr>
          <w:lang w:val="en-GB"/>
        </w:rPr>
      </w:pPr>
      <w:r w:rsidRPr="009F4405">
        <w:rPr>
          <w:rFonts w:eastAsia="Aptos"/>
          <w:lang w:val="en-GB"/>
        </w:rPr>
        <w:t>Establish industrial infrastructure to achieve the above target and ensure its independence and autonomy, while acquiring the technology required to realize new space transportation systems and enhance Japan’s overall international competitiveness.</w:t>
      </w:r>
    </w:p>
    <w:p w14:paraId="1FECB1F8" w14:textId="45220DD7" w:rsidR="01B1AF16" w:rsidRPr="009F4405" w:rsidRDefault="01B1AF16" w:rsidP="21F9B076">
      <w:pPr>
        <w:rPr>
          <w:rFonts w:ascii="Aptos" w:eastAsia="Aptos" w:hAnsi="Aptos" w:cs="Aptos"/>
          <w:color w:val="467886"/>
          <w:sz w:val="24"/>
          <w:vertAlign w:val="superscript"/>
        </w:rPr>
      </w:pPr>
      <w:r w:rsidRPr="009F4405">
        <w:rPr>
          <w:rFonts w:eastAsia="Aptos"/>
        </w:rPr>
        <w:t>Its initial rounds of funding have contained funding for numerous space transportation initiatives, including ground systems for future transportation, core system technologies toward the realization of smart launch site, development of rocket parts and components to enable high-frequency launch operations, a feasibility study on the design and deployment of general-purpose facilities to enable high-frequency launches at spaceports, and transformation of rocket manufacturing processes to enable high-frequency launches.  They additionally plan to offer funding for offshore technologies for launch systems (9B JPY) and acceleration of commercial rocket launch demonstrations (24B JPY).</w:t>
      </w:r>
      <w:r w:rsidRPr="009F4405">
        <w:rPr>
          <w:rFonts w:ascii="Aptos" w:eastAsia="Aptos" w:hAnsi="Aptos" w:cs="Aptos"/>
          <w:color w:val="000000" w:themeColor="text1"/>
          <w:sz w:val="24"/>
          <w:vertAlign w:val="superscript"/>
        </w:rPr>
        <w:footnoteReference w:id="136"/>
      </w:r>
    </w:p>
    <w:p w14:paraId="5DC1235C" w14:textId="413AC0D1" w:rsidR="01B1AF16" w:rsidRPr="009F4405" w:rsidRDefault="01B1AF16" w:rsidP="00E65BC8">
      <w:pPr>
        <w:pStyle w:val="EYHeading4"/>
      </w:pPr>
      <w:r w:rsidRPr="009F4405">
        <w:t>Regulation</w:t>
      </w:r>
    </w:p>
    <w:p w14:paraId="63C82859" w14:textId="3A144D10" w:rsidR="01B1AF16" w:rsidRPr="009F4405" w:rsidRDefault="01B1AF16" w:rsidP="21F9B076">
      <w:pPr>
        <w:rPr>
          <w:rFonts w:ascii="Aptos" w:eastAsia="Aptos" w:hAnsi="Aptos" w:cs="Aptos"/>
          <w:color w:val="467886"/>
          <w:sz w:val="24"/>
          <w:vertAlign w:val="superscript"/>
        </w:rPr>
      </w:pPr>
      <w:r w:rsidRPr="009F4405">
        <w:rPr>
          <w:rFonts w:eastAsia="Aptos"/>
        </w:rPr>
        <w:t>Everyone who plans to launch a satellite from Japan must obtain permission for each launch from the Prime Minister of Japan.  Test launches which do not carry satellites do not require licensing.  The Prime Minister has the power to certify models of rockets so as not to repeat the need to grant permission, and also to give similar permission to allow a blanket certification of a launch facility.  In addition, “the government reviews the launch plan to ensure that it contains sufficient safety measures, and the applicant must show that it has sufficient capacity to implement the plan. Finally, the purpose and use of satellites to be carried by the rocket must be in line with the fundamental principles of the Basic Space Law</w:t>
      </w:r>
      <w:r w:rsidRPr="009F4405">
        <w:rPr>
          <w:rFonts w:eastAsia="Aptos"/>
          <w:vertAlign w:val="superscript"/>
        </w:rPr>
        <w:footnoteReference w:id="137"/>
      </w:r>
      <w:r w:rsidRPr="009F4405">
        <w:rPr>
          <w:rFonts w:eastAsia="Aptos"/>
          <w:vertAlign w:val="superscript"/>
        </w:rPr>
        <w:t xml:space="preserve"> </w:t>
      </w:r>
      <w:r w:rsidRPr="009F4405">
        <w:rPr>
          <w:rFonts w:eastAsia="Aptos"/>
        </w:rPr>
        <w:t xml:space="preserve">and must not infringe on the treaties relating to the development and use of outer space or public </w:t>
      </w:r>
      <w:r w:rsidRPr="009F4405">
        <w:rPr>
          <w:rFonts w:eastAsia="Aptos"/>
        </w:rPr>
        <w:lastRenderedPageBreak/>
        <w:t>safety.”</w:t>
      </w:r>
      <w:r w:rsidRPr="009F4405">
        <w:rPr>
          <w:rFonts w:eastAsia="Aptos"/>
          <w:vertAlign w:val="superscript"/>
        </w:rPr>
        <w:footnoteReference w:id="138"/>
      </w:r>
      <w:r w:rsidRPr="009F4405">
        <w:rPr>
          <w:rFonts w:eastAsia="Aptos"/>
          <w:vertAlign w:val="superscript"/>
        </w:rPr>
        <w:t xml:space="preserve"> </w:t>
      </w:r>
      <w:r w:rsidRPr="009F4405">
        <w:rPr>
          <w:rFonts w:eastAsia="Aptos"/>
        </w:rPr>
        <w:t xml:space="preserve">A recently amendment to the Space Activities Act would include test launches in licensing requirements, and establish rules for reuse and </w:t>
      </w:r>
      <w:r w:rsidR="00EB4130" w:rsidRPr="009F4405">
        <w:rPr>
          <w:rFonts w:eastAsia="Aptos"/>
        </w:rPr>
        <w:t>re-entry</w:t>
      </w:r>
      <w:r w:rsidRPr="009F4405">
        <w:rPr>
          <w:rFonts w:eastAsia="Aptos"/>
        </w:rPr>
        <w:t xml:space="preserve"> of launch vehicles if passed.</w:t>
      </w:r>
      <w:r w:rsidRPr="009F4405">
        <w:rPr>
          <w:rFonts w:ascii="Aptos" w:eastAsia="Aptos" w:hAnsi="Aptos" w:cs="Aptos"/>
          <w:color w:val="000000" w:themeColor="text1"/>
          <w:sz w:val="24"/>
          <w:vertAlign w:val="superscript"/>
        </w:rPr>
        <w:footnoteReference w:id="139"/>
      </w:r>
    </w:p>
    <w:p w14:paraId="7147371A" w14:textId="784D0038" w:rsidR="00805138" w:rsidRPr="009F4405" w:rsidRDefault="00805138" w:rsidP="00142C76">
      <w:pPr>
        <w:pStyle w:val="Caption"/>
      </w:pPr>
      <w:bookmarkStart w:id="95" w:name="_Toc239018416"/>
      <w:r w:rsidRPr="009F4405">
        <w:t xml:space="preserve">Table </w:t>
      </w:r>
      <w:r w:rsidRPr="009F4405">
        <w:fldChar w:fldCharType="begin"/>
      </w:r>
      <w:r w:rsidRPr="009F4405">
        <w:instrText xml:space="preserve"> SEQ Table \* ARABIC </w:instrText>
      </w:r>
      <w:r w:rsidRPr="009F4405">
        <w:fldChar w:fldCharType="separate"/>
      </w:r>
      <w:r w:rsidR="005F19E3">
        <w:rPr>
          <w:noProof/>
        </w:rPr>
        <w:t>25</w:t>
      </w:r>
      <w:r w:rsidRPr="009F4405">
        <w:fldChar w:fldCharType="end"/>
      </w:r>
      <w:r w:rsidRPr="009F4405">
        <w:t xml:space="preserve"> </w:t>
      </w:r>
      <w:r w:rsidR="00142C76" w:rsidRPr="009F4405">
        <w:rPr>
          <w:rFonts w:eastAsia="Aptos"/>
        </w:rPr>
        <w:t>Japanese</w:t>
      </w:r>
      <w:r w:rsidRPr="009F4405">
        <w:rPr>
          <w:rFonts w:eastAsia="Aptos"/>
        </w:rPr>
        <w:t xml:space="preserve"> Launch Infrastructure Benchmarks</w:t>
      </w:r>
      <w:bookmarkEnd w:id="95"/>
    </w:p>
    <w:tbl>
      <w:tblPr>
        <w:tblStyle w:val="TableGrid"/>
        <w:tblW w:w="0" w:type="auto"/>
        <w:tblCellMar>
          <w:top w:w="85" w:type="dxa"/>
          <w:bottom w:w="85" w:type="dxa"/>
        </w:tblCellMar>
        <w:tblLook w:val="04A0" w:firstRow="1" w:lastRow="0" w:firstColumn="1" w:lastColumn="0" w:noHBand="0" w:noVBand="1"/>
      </w:tblPr>
      <w:tblGrid>
        <w:gridCol w:w="2250"/>
        <w:gridCol w:w="7110"/>
      </w:tblGrid>
      <w:tr w:rsidR="00CD0055" w:rsidRPr="009F4405" w14:paraId="4D3B5935" w14:textId="77777777">
        <w:trPr>
          <w:trHeight w:val="300"/>
        </w:trPr>
        <w:tc>
          <w:tcPr>
            <w:tcW w:w="2250" w:type="dxa"/>
            <w:tcBorders>
              <w:top w:val="single" w:sz="8" w:space="0" w:color="auto"/>
              <w:left w:val="single" w:sz="8" w:space="0" w:color="auto"/>
              <w:bottom w:val="single" w:sz="8" w:space="0" w:color="auto"/>
              <w:right w:val="single" w:sz="8" w:space="0" w:color="auto"/>
            </w:tcBorders>
            <w:shd w:val="clear" w:color="auto" w:fill="F2F2F2" w:themeFill="text2" w:themeFillShade="F2"/>
            <w:tcMar>
              <w:left w:w="108" w:type="dxa"/>
              <w:right w:w="108" w:type="dxa"/>
            </w:tcMar>
            <w:vAlign w:val="center"/>
          </w:tcPr>
          <w:p w14:paraId="5F0C01E6" w14:textId="77777777" w:rsidR="00CD0055" w:rsidRPr="009F4405" w:rsidRDefault="00CD0055">
            <w:pPr>
              <w:spacing w:after="0"/>
              <w:jc w:val="left"/>
              <w:rPr>
                <w:sz w:val="18"/>
                <w:szCs w:val="18"/>
              </w:rPr>
            </w:pPr>
            <w:r w:rsidRPr="009F4405">
              <w:rPr>
                <w:rFonts w:eastAsia="Aptos" w:cs="Aptos"/>
                <w:sz w:val="18"/>
                <w:szCs w:val="18"/>
              </w:rPr>
              <w:t>Institutional and Commercial Capability Evolution</w:t>
            </w:r>
          </w:p>
        </w:tc>
        <w:tc>
          <w:tcPr>
            <w:tcW w:w="7110" w:type="dxa"/>
            <w:tcBorders>
              <w:top w:val="single" w:sz="8" w:space="0" w:color="auto"/>
              <w:left w:val="single" w:sz="8" w:space="0" w:color="auto"/>
              <w:bottom w:val="single" w:sz="8" w:space="0" w:color="auto"/>
              <w:right w:val="single" w:sz="8" w:space="0" w:color="auto"/>
            </w:tcBorders>
            <w:tcMar>
              <w:left w:w="108" w:type="dxa"/>
              <w:right w:w="108" w:type="dxa"/>
            </w:tcMar>
          </w:tcPr>
          <w:p w14:paraId="6AB1CC36" w14:textId="77777777" w:rsidR="00CD0055" w:rsidRPr="009F4405" w:rsidRDefault="00CD0055">
            <w:pPr>
              <w:spacing w:after="0"/>
              <w:rPr>
                <w:sz w:val="18"/>
                <w:szCs w:val="18"/>
              </w:rPr>
            </w:pPr>
            <w:r w:rsidRPr="009F4405">
              <w:rPr>
                <w:rFonts w:eastAsia="Aptos" w:cs="Aptos"/>
                <w:sz w:val="18"/>
                <w:szCs w:val="18"/>
              </w:rPr>
              <w:t xml:space="preserve">Japan has historically funded government launch vehicles, but is pivoting to a more commercial approach.  H3, a joint Mitsubishi/JAXA project, is Japan’s biggest launch vehicle at 16.5T to LEO.  It has three potentially viable small launch vehicles in progress, Epsilon S (government-funded but transitioning to private), Kairos, and Zero (both privately funded).  The first two have had multiple launch failures and Zero has not yet had its first flight. </w:t>
            </w:r>
          </w:p>
          <w:p w14:paraId="41F436E4" w14:textId="77777777" w:rsidR="00CD0055" w:rsidRPr="009F4405" w:rsidRDefault="00CD0055">
            <w:pPr>
              <w:spacing w:after="0"/>
              <w:rPr>
                <w:sz w:val="18"/>
                <w:szCs w:val="18"/>
              </w:rPr>
            </w:pPr>
            <w:r w:rsidRPr="009F4405">
              <w:rPr>
                <w:rFonts w:eastAsia="Aptos" w:cs="Aptos"/>
                <w:sz w:val="18"/>
                <w:szCs w:val="18"/>
              </w:rPr>
              <w:t xml:space="preserve"> </w:t>
            </w:r>
          </w:p>
          <w:p w14:paraId="50EAABA8" w14:textId="69F26C30" w:rsidR="00CD0055" w:rsidRPr="009F4405" w:rsidRDefault="00CD0055">
            <w:pPr>
              <w:spacing w:after="0"/>
              <w:rPr>
                <w:sz w:val="18"/>
                <w:szCs w:val="18"/>
              </w:rPr>
            </w:pPr>
            <w:r w:rsidRPr="009F4405">
              <w:rPr>
                <w:rFonts w:eastAsia="Aptos" w:cs="Aptos"/>
                <w:sz w:val="18"/>
                <w:szCs w:val="18"/>
              </w:rPr>
              <w:t xml:space="preserve">Japan has one primary medium-sized launch vehicle facility run by JAXA, Tanegashima Space Center, featuring two launch pads.  This site is currently limited to a launch every other month, primarily due to limitations on vehicle assembly and liquid oxygen storage, though upgrades are in progress with a goal of launches every month.  It has a second facility managed by JAXA, Uchinoura Space Center, used for Epsilon, with two active launch pads, one for Epsilon and one for sounding rockets. </w:t>
            </w:r>
          </w:p>
          <w:p w14:paraId="55C83C46" w14:textId="77777777" w:rsidR="00CD0055" w:rsidRPr="009F4405" w:rsidRDefault="00CD0055">
            <w:pPr>
              <w:spacing w:after="0"/>
              <w:rPr>
                <w:rFonts w:eastAsia="Aptos" w:cs="Aptos"/>
                <w:sz w:val="18"/>
                <w:szCs w:val="18"/>
              </w:rPr>
            </w:pPr>
          </w:p>
          <w:p w14:paraId="7DBD2703" w14:textId="77777777" w:rsidR="00CD0055" w:rsidRPr="009F4405" w:rsidRDefault="00CD0055">
            <w:pPr>
              <w:spacing w:after="0"/>
              <w:rPr>
                <w:rFonts w:eastAsia="Aptos" w:cs="Aptos"/>
                <w:sz w:val="18"/>
                <w:szCs w:val="18"/>
              </w:rPr>
            </w:pPr>
            <w:r w:rsidRPr="009F4405">
              <w:rPr>
                <w:rFonts w:eastAsia="Aptos" w:cs="Aptos"/>
                <w:sz w:val="18"/>
                <w:szCs w:val="18"/>
              </w:rPr>
              <w:t>Spaceport Kii in Wakayama is Japan’s first fully commercial launch facility, built by Space One and opened in 2021.  It was funded by support from Canon, IHI, and Shimizu Corporation (who also constructed the site), and the Development Bank of Japan.  Payload integration time is four days due to the use of solid rocket fuel.  The site aims for 20 launches per year by the end of the 2020s.</w:t>
            </w:r>
          </w:p>
          <w:p w14:paraId="5C8E9945" w14:textId="77777777" w:rsidR="00CD0055" w:rsidRPr="009F4405" w:rsidRDefault="00CD0055">
            <w:pPr>
              <w:spacing w:after="0"/>
              <w:rPr>
                <w:rFonts w:eastAsia="Aptos" w:cs="Aptos"/>
                <w:sz w:val="18"/>
                <w:szCs w:val="18"/>
              </w:rPr>
            </w:pPr>
          </w:p>
          <w:p w14:paraId="659ADD95" w14:textId="2D4444B8" w:rsidR="00CD0055" w:rsidRPr="009F4405" w:rsidRDefault="00CD0055">
            <w:pPr>
              <w:spacing w:after="0"/>
              <w:rPr>
                <w:sz w:val="18"/>
                <w:szCs w:val="18"/>
              </w:rPr>
            </w:pPr>
            <w:r w:rsidRPr="009F4405">
              <w:rPr>
                <w:rFonts w:eastAsia="Aptos" w:cs="Aptos"/>
                <w:sz w:val="18"/>
                <w:szCs w:val="18"/>
              </w:rPr>
              <w:t xml:space="preserve">Hokkaido Spaceport, operated by Space Cotan, is a regional and private sector </w:t>
            </w:r>
            <w:r w:rsidR="007742E7" w:rsidRPr="009F4405">
              <w:rPr>
                <w:rFonts w:eastAsia="Aptos" w:cs="Aptos"/>
                <w:sz w:val="18"/>
                <w:szCs w:val="18"/>
              </w:rPr>
              <w:t>initiative</w:t>
            </w:r>
            <w:r w:rsidRPr="009F4405">
              <w:rPr>
                <w:rFonts w:eastAsia="Aptos" w:cs="Aptos"/>
                <w:sz w:val="18"/>
                <w:szCs w:val="18"/>
              </w:rPr>
              <w:t xml:space="preserve">.  It features Launch Center zero, and is building Launch Center One with primary tenant Interstellar Technologies.  Intersteller Technologies has a foundational agreement to build a pad for its Zero launch vehicle. The spaceport also has an MoU with Firefly and the Japanese subsidiary, jtSpace of Taiwanese company tiSpace.  </w:t>
            </w:r>
          </w:p>
          <w:p w14:paraId="01337E17" w14:textId="77777777" w:rsidR="00CD0055" w:rsidRPr="009F4405" w:rsidRDefault="00CD0055">
            <w:pPr>
              <w:spacing w:after="0"/>
              <w:rPr>
                <w:rFonts w:eastAsia="Aptos" w:cs="Aptos"/>
                <w:sz w:val="18"/>
                <w:szCs w:val="18"/>
              </w:rPr>
            </w:pPr>
          </w:p>
          <w:p w14:paraId="2F78ED7B" w14:textId="77777777" w:rsidR="00CD0055" w:rsidRPr="009F4405" w:rsidRDefault="00CD0055">
            <w:pPr>
              <w:spacing w:after="0"/>
              <w:rPr>
                <w:sz w:val="18"/>
                <w:szCs w:val="18"/>
              </w:rPr>
            </w:pPr>
            <w:r w:rsidRPr="009F4405">
              <w:rPr>
                <w:rFonts w:eastAsia="Aptos" w:cs="Aptos"/>
                <w:sz w:val="18"/>
                <w:szCs w:val="18"/>
              </w:rPr>
              <w:t>Additionally, Oita Prefecture intends to operate a horizontal launch facility at Oita Airport, cooperating with Kanematsu and Sierra Space for the launch of Dream Chaser in 2027.</w:t>
            </w:r>
          </w:p>
        </w:tc>
      </w:tr>
      <w:tr w:rsidR="00CD0055" w:rsidRPr="009F4405" w14:paraId="2E8194D6" w14:textId="77777777">
        <w:trPr>
          <w:trHeight w:val="300"/>
        </w:trPr>
        <w:tc>
          <w:tcPr>
            <w:tcW w:w="2250" w:type="dxa"/>
            <w:tcBorders>
              <w:top w:val="single" w:sz="8" w:space="0" w:color="auto"/>
              <w:left w:val="single" w:sz="8" w:space="0" w:color="auto"/>
              <w:bottom w:val="single" w:sz="8" w:space="0" w:color="auto"/>
              <w:right w:val="single" w:sz="8" w:space="0" w:color="auto"/>
            </w:tcBorders>
            <w:shd w:val="clear" w:color="auto" w:fill="F2F2F2" w:themeFill="text2" w:themeFillShade="F2"/>
            <w:tcMar>
              <w:left w:w="108" w:type="dxa"/>
              <w:right w:w="108" w:type="dxa"/>
            </w:tcMar>
            <w:vAlign w:val="center"/>
          </w:tcPr>
          <w:p w14:paraId="78DA1D34" w14:textId="77777777" w:rsidR="00CD0055" w:rsidRPr="009F4405" w:rsidRDefault="00CD0055">
            <w:pPr>
              <w:spacing w:after="0"/>
              <w:jc w:val="left"/>
              <w:rPr>
                <w:sz w:val="18"/>
                <w:szCs w:val="18"/>
              </w:rPr>
            </w:pPr>
            <w:r w:rsidRPr="009F4405">
              <w:rPr>
                <w:rFonts w:eastAsia="Aptos" w:cs="Aptos"/>
                <w:sz w:val="18"/>
                <w:szCs w:val="18"/>
              </w:rPr>
              <w:t>Cost Perspectives</w:t>
            </w:r>
          </w:p>
        </w:tc>
        <w:tc>
          <w:tcPr>
            <w:tcW w:w="7110" w:type="dxa"/>
            <w:tcBorders>
              <w:top w:val="single" w:sz="8" w:space="0" w:color="auto"/>
              <w:left w:val="single" w:sz="8" w:space="0" w:color="auto"/>
              <w:bottom w:val="single" w:sz="8" w:space="0" w:color="auto"/>
              <w:right w:val="single" w:sz="8" w:space="0" w:color="auto"/>
            </w:tcBorders>
            <w:tcMar>
              <w:left w:w="108" w:type="dxa"/>
              <w:right w:w="108" w:type="dxa"/>
            </w:tcMar>
          </w:tcPr>
          <w:p w14:paraId="629F5F68" w14:textId="77777777" w:rsidR="00CD0055" w:rsidRPr="009F4405" w:rsidRDefault="00CD0055">
            <w:pPr>
              <w:spacing w:after="0"/>
              <w:rPr>
                <w:sz w:val="18"/>
                <w:szCs w:val="18"/>
              </w:rPr>
            </w:pPr>
            <w:r w:rsidRPr="009F4405">
              <w:rPr>
                <w:rFonts w:eastAsia="Aptos" w:cs="Aptos"/>
                <w:sz w:val="18"/>
                <w:szCs w:val="18"/>
              </w:rPr>
              <w:t xml:space="preserve">Japan has begun an attempt to transition to private sector launch vehicles (unsuccessfully thus far) and encourage private sector or public-private launch facilities. </w:t>
            </w:r>
          </w:p>
          <w:p w14:paraId="171BFB04" w14:textId="77777777" w:rsidR="00CD0055" w:rsidRPr="009F4405" w:rsidRDefault="00CD0055">
            <w:pPr>
              <w:spacing w:after="0"/>
              <w:rPr>
                <w:rFonts w:eastAsia="Aptos" w:cs="Aptos"/>
                <w:sz w:val="18"/>
                <w:szCs w:val="18"/>
              </w:rPr>
            </w:pPr>
          </w:p>
          <w:p w14:paraId="277980F3" w14:textId="77777777" w:rsidR="00CD0055" w:rsidRPr="009F4405" w:rsidRDefault="00CD0055">
            <w:pPr>
              <w:spacing w:after="0" w:line="259" w:lineRule="auto"/>
              <w:rPr>
                <w:rFonts w:eastAsia="Aptos"/>
                <w:sz w:val="18"/>
                <w:szCs w:val="18"/>
              </w:rPr>
            </w:pPr>
            <w:r w:rsidRPr="009F4405">
              <w:rPr>
                <w:rFonts w:eastAsia="Aptos" w:cs="Aptos"/>
                <w:sz w:val="18"/>
                <w:szCs w:val="18"/>
              </w:rPr>
              <w:t xml:space="preserve">Hokkaido Spaceport was financed by both private and regional funding, and estimated to cost approximately $46M, funded half by corporate donations and half by regional grants.  Cost estimates for Spaceport Kii and Oita are unavailable, but the former was funded by </w:t>
            </w:r>
            <w:r w:rsidRPr="009F4405">
              <w:rPr>
                <w:rFonts w:eastAsia="Aptos"/>
                <w:sz w:val="18"/>
                <w:szCs w:val="18"/>
              </w:rPr>
              <w:t>Canon, IHI, and Shimizu Corporation (who also constructed the site), as well as the Development Bank of Japan, and the latter by Kanematsu and Sierra Space for the launch of Dream Chaser in 2027; additional supporters include MUFG Bank, Ltd., Tokio Marine &amp; Nichido Fire Insurance Co., and Japan Airlines (Virgin, an original anchor tenant, pulled out).</w:t>
            </w:r>
          </w:p>
          <w:p w14:paraId="7B54C277" w14:textId="77777777" w:rsidR="00CD0055" w:rsidRPr="009F4405" w:rsidRDefault="00CD0055">
            <w:pPr>
              <w:spacing w:after="0"/>
              <w:rPr>
                <w:rFonts w:eastAsia="Aptos" w:cs="Aptos"/>
                <w:sz w:val="18"/>
                <w:szCs w:val="18"/>
              </w:rPr>
            </w:pPr>
          </w:p>
          <w:p w14:paraId="7DB54769" w14:textId="77777777" w:rsidR="00CD0055" w:rsidRPr="009F4405" w:rsidRDefault="00CD0055">
            <w:pPr>
              <w:spacing w:after="0"/>
              <w:rPr>
                <w:sz w:val="18"/>
                <w:szCs w:val="18"/>
              </w:rPr>
            </w:pPr>
            <w:r w:rsidRPr="009F4405">
              <w:rPr>
                <w:rFonts w:eastAsia="Aptos" w:cs="Aptos"/>
                <w:sz w:val="18"/>
                <w:szCs w:val="18"/>
              </w:rPr>
              <w:t>The Japanese government additionally has committed R&amp;D funding over a ten-year period via their Space Strategy Fund to a variety of topics, including improving ground infrastructure for space.</w:t>
            </w:r>
          </w:p>
        </w:tc>
      </w:tr>
      <w:tr w:rsidR="00CD0055" w:rsidRPr="009F4405" w14:paraId="6ABC36BA" w14:textId="77777777">
        <w:trPr>
          <w:trHeight w:val="300"/>
        </w:trPr>
        <w:tc>
          <w:tcPr>
            <w:tcW w:w="2250" w:type="dxa"/>
            <w:tcBorders>
              <w:top w:val="single" w:sz="8" w:space="0" w:color="auto"/>
              <w:left w:val="single" w:sz="8" w:space="0" w:color="auto"/>
              <w:bottom w:val="single" w:sz="8" w:space="0" w:color="auto"/>
              <w:right w:val="single" w:sz="8" w:space="0" w:color="auto"/>
            </w:tcBorders>
            <w:shd w:val="clear" w:color="auto" w:fill="F2F2F2" w:themeFill="text2" w:themeFillShade="F2"/>
            <w:tcMar>
              <w:left w:w="108" w:type="dxa"/>
              <w:right w:w="108" w:type="dxa"/>
            </w:tcMar>
            <w:vAlign w:val="center"/>
          </w:tcPr>
          <w:p w14:paraId="3C379BCD" w14:textId="77777777" w:rsidR="00CD0055" w:rsidRPr="009F4405" w:rsidRDefault="00CD0055">
            <w:pPr>
              <w:spacing w:after="0"/>
              <w:jc w:val="left"/>
              <w:rPr>
                <w:sz w:val="18"/>
                <w:szCs w:val="18"/>
              </w:rPr>
            </w:pPr>
            <w:r w:rsidRPr="009F4405">
              <w:rPr>
                <w:rFonts w:eastAsia="Aptos" w:cs="Aptos"/>
                <w:sz w:val="18"/>
                <w:szCs w:val="18"/>
              </w:rPr>
              <w:t>Regulatory Landscape and Interventions</w:t>
            </w:r>
          </w:p>
        </w:tc>
        <w:tc>
          <w:tcPr>
            <w:tcW w:w="7110" w:type="dxa"/>
            <w:tcBorders>
              <w:top w:val="single" w:sz="8" w:space="0" w:color="auto"/>
              <w:left w:val="single" w:sz="8" w:space="0" w:color="auto"/>
              <w:bottom w:val="single" w:sz="8" w:space="0" w:color="auto"/>
              <w:right w:val="single" w:sz="8" w:space="0" w:color="auto"/>
            </w:tcBorders>
            <w:tcMar>
              <w:left w:w="108" w:type="dxa"/>
              <w:right w:w="108" w:type="dxa"/>
            </w:tcMar>
          </w:tcPr>
          <w:p w14:paraId="3C60DAF1" w14:textId="1C759672" w:rsidR="00CD0055" w:rsidRPr="009F4405" w:rsidRDefault="00CD0055">
            <w:pPr>
              <w:spacing w:after="0"/>
              <w:rPr>
                <w:sz w:val="18"/>
                <w:szCs w:val="18"/>
              </w:rPr>
            </w:pPr>
            <w:r w:rsidRPr="009F4405">
              <w:rPr>
                <w:rFonts w:eastAsia="Aptos" w:cs="Aptos"/>
                <w:sz w:val="18"/>
                <w:szCs w:val="18"/>
              </w:rPr>
              <w:t>The Japanese Prime Minister authorizes launch vehicles and launch facilities but may issue blanket licenses rather than individual licenses. The purpose and use of satellites to be carried by the rocket must be in line with the fundamental principles of the Basic Space Law</w:t>
            </w:r>
            <w:hyperlink r:id="rId31" w:anchor="footnote-029">
              <w:r w:rsidRPr="009F4405">
                <w:rPr>
                  <w:rStyle w:val="Hyperlink"/>
                  <w:rFonts w:eastAsia="Aptos" w:cs="Aptos"/>
                  <w:color w:val="467886"/>
                  <w:sz w:val="18"/>
                  <w:szCs w:val="18"/>
                  <w:vertAlign w:val="superscript"/>
                </w:rPr>
                <w:t>13</w:t>
              </w:r>
            </w:hyperlink>
            <w:r w:rsidRPr="009F4405">
              <w:rPr>
                <w:rFonts w:eastAsia="Aptos" w:cs="Aptos"/>
                <w:sz w:val="18"/>
                <w:szCs w:val="18"/>
              </w:rPr>
              <w:t xml:space="preserve"> and must not infringe on the treaties relating to the development and use of outer space or public safety.  A recent amendment to the Space Activities Act would include test launches in licensing requirements (not currently required), and establish rules for reuse and re-entry of launch vehicles if passed</w:t>
            </w:r>
          </w:p>
        </w:tc>
      </w:tr>
      <w:tr w:rsidR="00CD0055" w:rsidRPr="009F4405" w14:paraId="04ABEEA6" w14:textId="77777777">
        <w:trPr>
          <w:trHeight w:val="300"/>
        </w:trPr>
        <w:tc>
          <w:tcPr>
            <w:tcW w:w="2250" w:type="dxa"/>
            <w:tcBorders>
              <w:top w:val="single" w:sz="8" w:space="0" w:color="auto"/>
              <w:left w:val="single" w:sz="8" w:space="0" w:color="auto"/>
              <w:bottom w:val="single" w:sz="8" w:space="0" w:color="auto"/>
              <w:right w:val="single" w:sz="8" w:space="0" w:color="auto"/>
            </w:tcBorders>
            <w:shd w:val="clear" w:color="auto" w:fill="F2F2F2" w:themeFill="text2" w:themeFillShade="F2"/>
            <w:tcMar>
              <w:left w:w="108" w:type="dxa"/>
              <w:right w:w="108" w:type="dxa"/>
            </w:tcMar>
            <w:vAlign w:val="center"/>
          </w:tcPr>
          <w:p w14:paraId="518C5BFB" w14:textId="77777777" w:rsidR="00CD0055" w:rsidRPr="009F4405" w:rsidRDefault="00CD0055">
            <w:pPr>
              <w:spacing w:after="0"/>
              <w:jc w:val="left"/>
              <w:rPr>
                <w:sz w:val="18"/>
                <w:szCs w:val="18"/>
              </w:rPr>
            </w:pPr>
            <w:r w:rsidRPr="009F4405">
              <w:rPr>
                <w:rFonts w:eastAsia="Aptos" w:cs="Aptos"/>
                <w:sz w:val="18"/>
                <w:szCs w:val="18"/>
              </w:rPr>
              <w:lastRenderedPageBreak/>
              <w:t>Partnerships and Collaboration</w:t>
            </w:r>
          </w:p>
        </w:tc>
        <w:tc>
          <w:tcPr>
            <w:tcW w:w="7110" w:type="dxa"/>
            <w:tcBorders>
              <w:top w:val="single" w:sz="8" w:space="0" w:color="auto"/>
              <w:left w:val="single" w:sz="8" w:space="0" w:color="auto"/>
              <w:bottom w:val="single" w:sz="8" w:space="0" w:color="auto"/>
              <w:right w:val="single" w:sz="8" w:space="0" w:color="auto"/>
            </w:tcBorders>
            <w:tcMar>
              <w:left w:w="108" w:type="dxa"/>
              <w:right w:w="108" w:type="dxa"/>
            </w:tcMar>
          </w:tcPr>
          <w:p w14:paraId="10B180EE" w14:textId="2F0D081C" w:rsidR="00CD0055" w:rsidRPr="009F4405" w:rsidRDefault="00CD0055">
            <w:pPr>
              <w:spacing w:after="0"/>
              <w:rPr>
                <w:sz w:val="18"/>
                <w:szCs w:val="18"/>
              </w:rPr>
            </w:pPr>
            <w:r w:rsidRPr="009F4405">
              <w:rPr>
                <w:rFonts w:eastAsia="Aptos" w:cs="Aptos"/>
                <w:sz w:val="18"/>
                <w:szCs w:val="18"/>
              </w:rPr>
              <w:t xml:space="preserve">Japan collaborates regularly with the U.S. and ESA on space projects.  Japanese spaceport facilities have developed relationships with several U.S. launch providers, including Firefly and Sierra, as well as Taiwanese company </w:t>
            </w:r>
            <w:r w:rsidR="00F64359" w:rsidRPr="009F4405">
              <w:rPr>
                <w:rFonts w:eastAsia="Aptos" w:cs="Aptos"/>
                <w:sz w:val="18"/>
                <w:szCs w:val="18"/>
              </w:rPr>
              <w:t>jt</w:t>
            </w:r>
            <w:r w:rsidRPr="009F4405">
              <w:rPr>
                <w:rFonts w:eastAsia="Aptos" w:cs="Aptos"/>
                <w:sz w:val="18"/>
                <w:szCs w:val="18"/>
              </w:rPr>
              <w:t>Space’s subsidiary jtSpace.</w:t>
            </w:r>
          </w:p>
        </w:tc>
      </w:tr>
    </w:tbl>
    <w:p w14:paraId="1A1B9650" w14:textId="1C677EAA" w:rsidR="007A0E92" w:rsidRPr="009F4405" w:rsidRDefault="77BA7CE8" w:rsidP="002238C5">
      <w:pPr>
        <w:pStyle w:val="EYHeading3"/>
        <w:numPr>
          <w:ilvl w:val="2"/>
          <w:numId w:val="35"/>
        </w:numPr>
      </w:pPr>
      <w:r w:rsidRPr="009F4405">
        <w:t>India</w:t>
      </w:r>
    </w:p>
    <w:p w14:paraId="4C477ADD" w14:textId="4613C6BB" w:rsidR="007A0E92" w:rsidRPr="009F4405" w:rsidRDefault="007E6C79" w:rsidP="007E6C79">
      <w:pPr>
        <w:pStyle w:val="Caption"/>
      </w:pPr>
      <w:bookmarkStart w:id="96" w:name="_Toc239018417"/>
      <w:r w:rsidRPr="009F4405">
        <w:t xml:space="preserve">Table </w:t>
      </w:r>
      <w:r w:rsidRPr="009F4405">
        <w:fldChar w:fldCharType="begin"/>
      </w:r>
      <w:r w:rsidRPr="009F4405">
        <w:instrText xml:space="preserve"> SEQ Table \* ARABIC </w:instrText>
      </w:r>
      <w:r w:rsidRPr="009F4405">
        <w:fldChar w:fldCharType="separate"/>
      </w:r>
      <w:r w:rsidR="005F19E3">
        <w:rPr>
          <w:noProof/>
        </w:rPr>
        <w:t>26</w:t>
      </w:r>
      <w:r w:rsidRPr="009F4405">
        <w:fldChar w:fldCharType="end"/>
      </w:r>
      <w:r w:rsidRPr="009F4405">
        <w:t xml:space="preserve"> </w:t>
      </w:r>
      <w:r w:rsidR="12B6E4B0" w:rsidRPr="009F4405">
        <w:rPr>
          <w:rFonts w:eastAsia="Aptos"/>
        </w:rPr>
        <w:t>Current Indian Orbital Launch Vehicles</w:t>
      </w:r>
      <w:bookmarkEnd w:id="96"/>
    </w:p>
    <w:tbl>
      <w:tblPr>
        <w:tblStyle w:val="TableGrid"/>
        <w:tblW w:w="5000" w:type="pct"/>
        <w:tblCellMar>
          <w:top w:w="85" w:type="dxa"/>
          <w:bottom w:w="85" w:type="dxa"/>
        </w:tblCellMar>
        <w:tblLook w:val="04A0" w:firstRow="1" w:lastRow="0" w:firstColumn="1" w:lastColumn="0" w:noHBand="0" w:noVBand="1"/>
      </w:tblPr>
      <w:tblGrid>
        <w:gridCol w:w="2541"/>
        <w:gridCol w:w="1983"/>
        <w:gridCol w:w="5094"/>
      </w:tblGrid>
      <w:tr w:rsidR="42D5BCED" w:rsidRPr="009F4405" w14:paraId="0AB4BF3A" w14:textId="77777777" w:rsidTr="007E6C79">
        <w:trPr>
          <w:trHeight w:val="113"/>
        </w:trPr>
        <w:tc>
          <w:tcPr>
            <w:tcW w:w="1321" w:type="pct"/>
            <w:tcBorders>
              <w:top w:val="single" w:sz="8" w:space="0" w:color="auto"/>
              <w:left w:val="single" w:sz="8" w:space="0" w:color="auto"/>
              <w:bottom w:val="single" w:sz="8" w:space="0" w:color="auto"/>
              <w:right w:val="single" w:sz="8" w:space="0" w:color="auto"/>
            </w:tcBorders>
            <w:shd w:val="clear" w:color="auto" w:fill="FFE600" w:themeFill="accent2"/>
            <w:tcMar>
              <w:left w:w="108" w:type="dxa"/>
              <w:right w:w="108" w:type="dxa"/>
            </w:tcMar>
          </w:tcPr>
          <w:p w14:paraId="6D9AFCA8" w14:textId="4EEC49B5" w:rsidR="42D5BCED" w:rsidRPr="009F4405" w:rsidRDefault="42D5BCED" w:rsidP="42D5BCED">
            <w:pPr>
              <w:spacing w:after="0"/>
              <w:rPr>
                <w:rFonts w:cstheme="minorHAnsi"/>
                <w:b/>
                <w:bCs/>
                <w:sz w:val="18"/>
                <w:szCs w:val="18"/>
              </w:rPr>
            </w:pPr>
            <w:r w:rsidRPr="009F4405">
              <w:rPr>
                <w:rFonts w:eastAsia="Aptos" w:cstheme="minorHAnsi"/>
                <w:b/>
                <w:bCs/>
                <w:sz w:val="18"/>
                <w:szCs w:val="18"/>
              </w:rPr>
              <w:t>Vehicle</w:t>
            </w:r>
          </w:p>
        </w:tc>
        <w:tc>
          <w:tcPr>
            <w:tcW w:w="1031" w:type="pct"/>
            <w:tcBorders>
              <w:top w:val="single" w:sz="8" w:space="0" w:color="auto"/>
              <w:left w:val="single" w:sz="8" w:space="0" w:color="auto"/>
              <w:bottom w:val="single" w:sz="8" w:space="0" w:color="auto"/>
              <w:right w:val="single" w:sz="8" w:space="0" w:color="auto"/>
            </w:tcBorders>
            <w:shd w:val="clear" w:color="auto" w:fill="FFE600" w:themeFill="accent2"/>
            <w:tcMar>
              <w:left w:w="108" w:type="dxa"/>
              <w:right w:w="108" w:type="dxa"/>
            </w:tcMar>
          </w:tcPr>
          <w:p w14:paraId="607EC688" w14:textId="698C9722" w:rsidR="42D5BCED" w:rsidRPr="009F4405" w:rsidRDefault="42D5BCED" w:rsidP="42D5BCED">
            <w:pPr>
              <w:spacing w:after="0"/>
              <w:rPr>
                <w:rFonts w:cstheme="minorHAnsi"/>
                <w:b/>
                <w:bCs/>
                <w:sz w:val="18"/>
                <w:szCs w:val="18"/>
              </w:rPr>
            </w:pPr>
            <w:r w:rsidRPr="009F4405">
              <w:rPr>
                <w:rFonts w:eastAsia="Aptos" w:cstheme="minorHAnsi"/>
                <w:b/>
                <w:bCs/>
                <w:sz w:val="18"/>
                <w:szCs w:val="18"/>
              </w:rPr>
              <w:t>Company</w:t>
            </w:r>
          </w:p>
        </w:tc>
        <w:tc>
          <w:tcPr>
            <w:tcW w:w="2647" w:type="pct"/>
            <w:tcBorders>
              <w:top w:val="single" w:sz="8" w:space="0" w:color="auto"/>
              <w:left w:val="single" w:sz="8" w:space="0" w:color="auto"/>
              <w:bottom w:val="single" w:sz="8" w:space="0" w:color="auto"/>
              <w:right w:val="single" w:sz="8" w:space="0" w:color="auto"/>
            </w:tcBorders>
            <w:shd w:val="clear" w:color="auto" w:fill="FFE600" w:themeFill="accent2"/>
            <w:tcMar>
              <w:left w:w="108" w:type="dxa"/>
              <w:right w:w="108" w:type="dxa"/>
            </w:tcMar>
          </w:tcPr>
          <w:p w14:paraId="696812E8" w14:textId="05779346" w:rsidR="42D5BCED" w:rsidRPr="009F4405" w:rsidRDefault="42D5BCED" w:rsidP="42D5BCED">
            <w:pPr>
              <w:spacing w:after="0"/>
              <w:rPr>
                <w:rFonts w:cstheme="minorHAnsi"/>
                <w:b/>
                <w:sz w:val="18"/>
                <w:szCs w:val="18"/>
              </w:rPr>
            </w:pPr>
            <w:r w:rsidRPr="009F4405">
              <w:rPr>
                <w:rFonts w:eastAsia="Aptos" w:cstheme="minorHAnsi"/>
                <w:b/>
                <w:sz w:val="18"/>
                <w:szCs w:val="18"/>
              </w:rPr>
              <w:t>Launch Mass to LEO (metric tonnes)</w:t>
            </w:r>
          </w:p>
        </w:tc>
      </w:tr>
      <w:tr w:rsidR="42D5BCED" w:rsidRPr="009F4405" w14:paraId="78C796D9" w14:textId="77777777" w:rsidTr="007E6C79">
        <w:trPr>
          <w:trHeight w:val="113"/>
        </w:trPr>
        <w:tc>
          <w:tcPr>
            <w:tcW w:w="1321" w:type="pct"/>
            <w:tcBorders>
              <w:top w:val="single" w:sz="8" w:space="0" w:color="auto"/>
              <w:left w:val="single" w:sz="8" w:space="0" w:color="auto"/>
              <w:bottom w:val="single" w:sz="8" w:space="0" w:color="auto"/>
              <w:right w:val="single" w:sz="8" w:space="0" w:color="auto"/>
            </w:tcBorders>
            <w:shd w:val="clear" w:color="auto" w:fill="F2F2F2" w:themeFill="text2" w:themeFillShade="F2"/>
            <w:tcMar>
              <w:left w:w="108" w:type="dxa"/>
              <w:right w:w="108" w:type="dxa"/>
            </w:tcMar>
          </w:tcPr>
          <w:p w14:paraId="27C0FB6B" w14:textId="49C74DE9" w:rsidR="42D5BCED" w:rsidRPr="009F4405" w:rsidRDefault="42D5BCED" w:rsidP="42D5BCED">
            <w:pPr>
              <w:spacing w:after="0"/>
              <w:rPr>
                <w:sz w:val="18"/>
                <w:szCs w:val="18"/>
              </w:rPr>
            </w:pPr>
            <w:r w:rsidRPr="009F4405">
              <w:rPr>
                <w:rFonts w:eastAsia="Aptos" w:cs="Aptos"/>
                <w:sz w:val="18"/>
                <w:szCs w:val="18"/>
              </w:rPr>
              <w:t>LVM3 (GSLV Mk III)</w:t>
            </w:r>
          </w:p>
        </w:tc>
        <w:tc>
          <w:tcPr>
            <w:tcW w:w="1031" w:type="pct"/>
            <w:tcBorders>
              <w:top w:val="single" w:sz="8" w:space="0" w:color="auto"/>
              <w:left w:val="single" w:sz="8" w:space="0" w:color="auto"/>
              <w:bottom w:val="single" w:sz="8" w:space="0" w:color="auto"/>
              <w:right w:val="single" w:sz="8" w:space="0" w:color="auto"/>
            </w:tcBorders>
            <w:tcMar>
              <w:left w:w="108" w:type="dxa"/>
              <w:right w:w="108" w:type="dxa"/>
            </w:tcMar>
          </w:tcPr>
          <w:p w14:paraId="4C9D997F" w14:textId="541E2652" w:rsidR="42D5BCED" w:rsidRPr="009F4405" w:rsidRDefault="42D5BCED" w:rsidP="42D5BCED">
            <w:pPr>
              <w:spacing w:after="0"/>
              <w:rPr>
                <w:sz w:val="18"/>
                <w:szCs w:val="18"/>
              </w:rPr>
            </w:pPr>
            <w:r w:rsidRPr="009F4405">
              <w:rPr>
                <w:rFonts w:eastAsia="Aptos" w:cs="Aptos"/>
                <w:sz w:val="18"/>
                <w:szCs w:val="18"/>
              </w:rPr>
              <w:t>ISRO</w:t>
            </w:r>
          </w:p>
        </w:tc>
        <w:tc>
          <w:tcPr>
            <w:tcW w:w="2647" w:type="pct"/>
            <w:tcBorders>
              <w:top w:val="single" w:sz="8" w:space="0" w:color="auto"/>
              <w:left w:val="single" w:sz="8" w:space="0" w:color="auto"/>
              <w:bottom w:val="single" w:sz="8" w:space="0" w:color="auto"/>
              <w:right w:val="single" w:sz="8" w:space="0" w:color="auto"/>
            </w:tcBorders>
            <w:tcMar>
              <w:left w:w="108" w:type="dxa"/>
              <w:right w:w="108" w:type="dxa"/>
            </w:tcMar>
          </w:tcPr>
          <w:p w14:paraId="3D0399C9" w14:textId="045E3D48" w:rsidR="42D5BCED" w:rsidRPr="009F4405" w:rsidRDefault="42D5BCED" w:rsidP="42D5BCED">
            <w:pPr>
              <w:spacing w:after="0"/>
              <w:rPr>
                <w:sz w:val="18"/>
                <w:szCs w:val="18"/>
              </w:rPr>
            </w:pPr>
            <w:r w:rsidRPr="009F4405">
              <w:rPr>
                <w:rFonts w:eastAsia="Aptos" w:cs="Aptos"/>
                <w:sz w:val="18"/>
                <w:szCs w:val="18"/>
              </w:rPr>
              <w:t>10</w:t>
            </w:r>
          </w:p>
        </w:tc>
      </w:tr>
      <w:tr w:rsidR="42D5BCED" w:rsidRPr="009F4405" w14:paraId="21CA7479" w14:textId="77777777" w:rsidTr="007E6C79">
        <w:trPr>
          <w:trHeight w:val="113"/>
        </w:trPr>
        <w:tc>
          <w:tcPr>
            <w:tcW w:w="1321" w:type="pct"/>
            <w:tcBorders>
              <w:top w:val="single" w:sz="8" w:space="0" w:color="auto"/>
              <w:left w:val="single" w:sz="8" w:space="0" w:color="auto"/>
              <w:bottom w:val="single" w:sz="8" w:space="0" w:color="auto"/>
              <w:right w:val="single" w:sz="8" w:space="0" w:color="auto"/>
            </w:tcBorders>
            <w:shd w:val="clear" w:color="auto" w:fill="F2F2F2" w:themeFill="text2" w:themeFillShade="F2"/>
            <w:tcMar>
              <w:left w:w="108" w:type="dxa"/>
              <w:right w:w="108" w:type="dxa"/>
            </w:tcMar>
          </w:tcPr>
          <w:p w14:paraId="4D2E7587" w14:textId="32042A5D" w:rsidR="42D5BCED" w:rsidRPr="009F4405" w:rsidRDefault="42D5BCED" w:rsidP="42D5BCED">
            <w:pPr>
              <w:spacing w:after="0"/>
              <w:rPr>
                <w:sz w:val="18"/>
                <w:szCs w:val="18"/>
              </w:rPr>
            </w:pPr>
            <w:r w:rsidRPr="009F4405">
              <w:rPr>
                <w:rFonts w:eastAsia="Aptos" w:cs="Aptos"/>
                <w:sz w:val="18"/>
                <w:szCs w:val="18"/>
              </w:rPr>
              <w:t>GSLV (Mk II)</w:t>
            </w:r>
          </w:p>
        </w:tc>
        <w:tc>
          <w:tcPr>
            <w:tcW w:w="1031" w:type="pct"/>
            <w:tcBorders>
              <w:top w:val="single" w:sz="8" w:space="0" w:color="auto"/>
              <w:left w:val="single" w:sz="8" w:space="0" w:color="auto"/>
              <w:bottom w:val="single" w:sz="8" w:space="0" w:color="auto"/>
              <w:right w:val="single" w:sz="8" w:space="0" w:color="auto"/>
            </w:tcBorders>
            <w:tcMar>
              <w:left w:w="108" w:type="dxa"/>
              <w:right w:w="108" w:type="dxa"/>
            </w:tcMar>
          </w:tcPr>
          <w:p w14:paraId="287F972C" w14:textId="2E4E98E4" w:rsidR="42D5BCED" w:rsidRPr="009F4405" w:rsidRDefault="42D5BCED" w:rsidP="42D5BCED">
            <w:pPr>
              <w:spacing w:after="0"/>
              <w:rPr>
                <w:sz w:val="18"/>
                <w:szCs w:val="18"/>
              </w:rPr>
            </w:pPr>
            <w:r w:rsidRPr="009F4405">
              <w:rPr>
                <w:rFonts w:eastAsia="Aptos" w:cs="Aptos"/>
                <w:sz w:val="18"/>
                <w:szCs w:val="18"/>
              </w:rPr>
              <w:t>ISRO</w:t>
            </w:r>
          </w:p>
        </w:tc>
        <w:tc>
          <w:tcPr>
            <w:tcW w:w="2647" w:type="pct"/>
            <w:tcBorders>
              <w:top w:val="single" w:sz="8" w:space="0" w:color="auto"/>
              <w:left w:val="single" w:sz="8" w:space="0" w:color="auto"/>
              <w:bottom w:val="single" w:sz="8" w:space="0" w:color="auto"/>
              <w:right w:val="single" w:sz="8" w:space="0" w:color="auto"/>
            </w:tcBorders>
            <w:tcMar>
              <w:left w:w="108" w:type="dxa"/>
              <w:right w:w="108" w:type="dxa"/>
            </w:tcMar>
          </w:tcPr>
          <w:p w14:paraId="7C4D2E7D" w14:textId="419160A6" w:rsidR="42D5BCED" w:rsidRPr="009F4405" w:rsidRDefault="42D5BCED" w:rsidP="42D5BCED">
            <w:pPr>
              <w:spacing w:after="0"/>
              <w:rPr>
                <w:sz w:val="18"/>
                <w:szCs w:val="18"/>
              </w:rPr>
            </w:pPr>
            <w:r w:rsidRPr="009F4405">
              <w:rPr>
                <w:rFonts w:eastAsia="Aptos" w:cs="Aptos"/>
                <w:sz w:val="18"/>
                <w:szCs w:val="18"/>
              </w:rPr>
              <w:t>5</w:t>
            </w:r>
          </w:p>
        </w:tc>
      </w:tr>
      <w:tr w:rsidR="42D5BCED" w:rsidRPr="009F4405" w14:paraId="4865DBB9" w14:textId="77777777" w:rsidTr="007E6C79">
        <w:trPr>
          <w:trHeight w:val="113"/>
        </w:trPr>
        <w:tc>
          <w:tcPr>
            <w:tcW w:w="1321" w:type="pct"/>
            <w:tcBorders>
              <w:top w:val="single" w:sz="8" w:space="0" w:color="auto"/>
              <w:left w:val="single" w:sz="8" w:space="0" w:color="auto"/>
              <w:bottom w:val="single" w:sz="8" w:space="0" w:color="auto"/>
              <w:right w:val="single" w:sz="8" w:space="0" w:color="auto"/>
            </w:tcBorders>
            <w:shd w:val="clear" w:color="auto" w:fill="F2F2F2" w:themeFill="text2" w:themeFillShade="F2"/>
            <w:tcMar>
              <w:left w:w="108" w:type="dxa"/>
              <w:right w:w="108" w:type="dxa"/>
            </w:tcMar>
          </w:tcPr>
          <w:p w14:paraId="53F8E163" w14:textId="1E3A2452" w:rsidR="42D5BCED" w:rsidRPr="009F4405" w:rsidRDefault="42D5BCED" w:rsidP="42D5BCED">
            <w:pPr>
              <w:spacing w:after="0"/>
              <w:rPr>
                <w:sz w:val="18"/>
                <w:szCs w:val="18"/>
              </w:rPr>
            </w:pPr>
            <w:r w:rsidRPr="009F4405">
              <w:rPr>
                <w:rFonts w:eastAsia="Aptos" w:cs="Aptos"/>
                <w:sz w:val="18"/>
                <w:szCs w:val="18"/>
              </w:rPr>
              <w:t>PSLV</w:t>
            </w:r>
          </w:p>
        </w:tc>
        <w:tc>
          <w:tcPr>
            <w:tcW w:w="1031" w:type="pct"/>
            <w:tcBorders>
              <w:top w:val="single" w:sz="8" w:space="0" w:color="auto"/>
              <w:left w:val="single" w:sz="8" w:space="0" w:color="auto"/>
              <w:bottom w:val="single" w:sz="8" w:space="0" w:color="auto"/>
              <w:right w:val="single" w:sz="8" w:space="0" w:color="auto"/>
            </w:tcBorders>
            <w:tcMar>
              <w:left w:w="108" w:type="dxa"/>
              <w:right w:w="108" w:type="dxa"/>
            </w:tcMar>
          </w:tcPr>
          <w:p w14:paraId="100CD2DA" w14:textId="35CE20D2" w:rsidR="42D5BCED" w:rsidRPr="009F4405" w:rsidRDefault="42D5BCED" w:rsidP="42D5BCED">
            <w:pPr>
              <w:spacing w:after="0"/>
              <w:rPr>
                <w:sz w:val="18"/>
                <w:szCs w:val="18"/>
              </w:rPr>
            </w:pPr>
            <w:r w:rsidRPr="009F4405">
              <w:rPr>
                <w:rFonts w:eastAsia="Aptos" w:cs="Aptos"/>
                <w:sz w:val="18"/>
                <w:szCs w:val="18"/>
              </w:rPr>
              <w:t>ISRO</w:t>
            </w:r>
          </w:p>
        </w:tc>
        <w:tc>
          <w:tcPr>
            <w:tcW w:w="2647" w:type="pct"/>
            <w:tcBorders>
              <w:top w:val="single" w:sz="8" w:space="0" w:color="auto"/>
              <w:left w:val="single" w:sz="8" w:space="0" w:color="auto"/>
              <w:bottom w:val="single" w:sz="8" w:space="0" w:color="auto"/>
              <w:right w:val="single" w:sz="8" w:space="0" w:color="auto"/>
            </w:tcBorders>
            <w:tcMar>
              <w:left w:w="108" w:type="dxa"/>
              <w:right w:w="108" w:type="dxa"/>
            </w:tcMar>
          </w:tcPr>
          <w:p w14:paraId="024E3E97" w14:textId="3ED533B4" w:rsidR="42D5BCED" w:rsidRPr="009F4405" w:rsidRDefault="42D5BCED" w:rsidP="42D5BCED">
            <w:pPr>
              <w:spacing w:after="0"/>
              <w:rPr>
                <w:sz w:val="18"/>
                <w:szCs w:val="18"/>
              </w:rPr>
            </w:pPr>
            <w:r w:rsidRPr="009F4405">
              <w:rPr>
                <w:rFonts w:eastAsia="Aptos" w:cs="Aptos"/>
                <w:sz w:val="18"/>
                <w:szCs w:val="18"/>
              </w:rPr>
              <w:t>1.75</w:t>
            </w:r>
          </w:p>
        </w:tc>
      </w:tr>
      <w:tr w:rsidR="42D5BCED" w:rsidRPr="009F4405" w14:paraId="183B95FB" w14:textId="77777777" w:rsidTr="007E6C79">
        <w:trPr>
          <w:trHeight w:val="113"/>
        </w:trPr>
        <w:tc>
          <w:tcPr>
            <w:tcW w:w="1321" w:type="pct"/>
            <w:tcBorders>
              <w:top w:val="single" w:sz="8" w:space="0" w:color="auto"/>
              <w:left w:val="single" w:sz="8" w:space="0" w:color="auto"/>
              <w:bottom w:val="single" w:sz="8" w:space="0" w:color="auto"/>
              <w:right w:val="single" w:sz="8" w:space="0" w:color="auto"/>
            </w:tcBorders>
            <w:shd w:val="clear" w:color="auto" w:fill="F2F2F2" w:themeFill="text2" w:themeFillShade="F2"/>
            <w:tcMar>
              <w:left w:w="108" w:type="dxa"/>
              <w:right w:w="108" w:type="dxa"/>
            </w:tcMar>
          </w:tcPr>
          <w:p w14:paraId="533F7362" w14:textId="0C70C6C2" w:rsidR="42D5BCED" w:rsidRPr="009F4405" w:rsidRDefault="42D5BCED" w:rsidP="42D5BCED">
            <w:pPr>
              <w:spacing w:after="0"/>
              <w:rPr>
                <w:sz w:val="18"/>
                <w:szCs w:val="18"/>
              </w:rPr>
            </w:pPr>
            <w:r w:rsidRPr="009F4405">
              <w:rPr>
                <w:rFonts w:eastAsia="Aptos" w:cs="Aptos"/>
                <w:sz w:val="18"/>
                <w:szCs w:val="18"/>
              </w:rPr>
              <w:t>SSLV</w:t>
            </w:r>
          </w:p>
        </w:tc>
        <w:tc>
          <w:tcPr>
            <w:tcW w:w="1031" w:type="pct"/>
            <w:tcBorders>
              <w:top w:val="single" w:sz="8" w:space="0" w:color="auto"/>
              <w:left w:val="single" w:sz="8" w:space="0" w:color="auto"/>
              <w:bottom w:val="single" w:sz="8" w:space="0" w:color="auto"/>
              <w:right w:val="single" w:sz="8" w:space="0" w:color="auto"/>
            </w:tcBorders>
            <w:tcMar>
              <w:left w:w="108" w:type="dxa"/>
              <w:right w:w="108" w:type="dxa"/>
            </w:tcMar>
          </w:tcPr>
          <w:p w14:paraId="73192141" w14:textId="72FEF6FA" w:rsidR="42D5BCED" w:rsidRPr="009F4405" w:rsidRDefault="42D5BCED" w:rsidP="42D5BCED">
            <w:pPr>
              <w:spacing w:after="0"/>
              <w:rPr>
                <w:sz w:val="18"/>
                <w:szCs w:val="18"/>
              </w:rPr>
            </w:pPr>
            <w:r w:rsidRPr="009F4405">
              <w:rPr>
                <w:rFonts w:eastAsia="Aptos" w:cs="Aptos"/>
                <w:sz w:val="18"/>
                <w:szCs w:val="18"/>
              </w:rPr>
              <w:t>ISRO</w:t>
            </w:r>
          </w:p>
        </w:tc>
        <w:tc>
          <w:tcPr>
            <w:tcW w:w="2647" w:type="pct"/>
            <w:tcBorders>
              <w:top w:val="single" w:sz="8" w:space="0" w:color="auto"/>
              <w:left w:val="single" w:sz="8" w:space="0" w:color="auto"/>
              <w:bottom w:val="single" w:sz="8" w:space="0" w:color="auto"/>
              <w:right w:val="single" w:sz="8" w:space="0" w:color="auto"/>
            </w:tcBorders>
            <w:tcMar>
              <w:left w:w="108" w:type="dxa"/>
              <w:right w:w="108" w:type="dxa"/>
            </w:tcMar>
          </w:tcPr>
          <w:p w14:paraId="3075667D" w14:textId="0D50A489" w:rsidR="42D5BCED" w:rsidRPr="009F4405" w:rsidRDefault="42D5BCED" w:rsidP="42D5BCED">
            <w:pPr>
              <w:spacing w:after="0"/>
              <w:rPr>
                <w:sz w:val="18"/>
                <w:szCs w:val="18"/>
              </w:rPr>
            </w:pPr>
            <w:r w:rsidRPr="009F4405">
              <w:rPr>
                <w:rFonts w:eastAsia="Aptos" w:cs="Aptos"/>
                <w:sz w:val="18"/>
                <w:szCs w:val="18"/>
              </w:rPr>
              <w:t>0.5</w:t>
            </w:r>
          </w:p>
        </w:tc>
      </w:tr>
      <w:tr w:rsidR="3176DCC0" w:rsidRPr="009F4405" w14:paraId="004643E3" w14:textId="77777777" w:rsidTr="3176DCC0">
        <w:trPr>
          <w:trHeight w:val="113"/>
        </w:trPr>
        <w:tc>
          <w:tcPr>
            <w:tcW w:w="2541" w:type="dxa"/>
            <w:tcBorders>
              <w:top w:val="single" w:sz="8" w:space="0" w:color="auto"/>
              <w:left w:val="single" w:sz="8" w:space="0" w:color="auto"/>
              <w:bottom w:val="single" w:sz="8" w:space="0" w:color="auto"/>
              <w:right w:val="single" w:sz="8" w:space="0" w:color="auto"/>
            </w:tcBorders>
            <w:shd w:val="clear" w:color="auto" w:fill="F2F2F2" w:themeFill="text2" w:themeFillShade="F2"/>
            <w:tcMar>
              <w:left w:w="108" w:type="dxa"/>
              <w:right w:w="108" w:type="dxa"/>
            </w:tcMar>
          </w:tcPr>
          <w:p w14:paraId="7422F399" w14:textId="4C371CF6" w:rsidR="3176DCC0" w:rsidRPr="009F4405" w:rsidRDefault="2334BABC" w:rsidP="3176DCC0">
            <w:r w:rsidRPr="009F4405">
              <w:rPr>
                <w:rFonts w:eastAsia="Aptos" w:cs="Aptos"/>
                <w:sz w:val="18"/>
                <w:szCs w:val="18"/>
              </w:rPr>
              <w:t>Vikram-1</w:t>
            </w:r>
          </w:p>
        </w:tc>
        <w:tc>
          <w:tcPr>
            <w:tcW w:w="1983" w:type="dxa"/>
            <w:tcBorders>
              <w:top w:val="single" w:sz="8" w:space="0" w:color="auto"/>
              <w:left w:val="single" w:sz="8" w:space="0" w:color="auto"/>
              <w:bottom w:val="single" w:sz="8" w:space="0" w:color="auto"/>
              <w:right w:val="single" w:sz="8" w:space="0" w:color="auto"/>
            </w:tcBorders>
            <w:tcMar>
              <w:left w:w="108" w:type="dxa"/>
              <w:right w:w="108" w:type="dxa"/>
            </w:tcMar>
          </w:tcPr>
          <w:p w14:paraId="33B05567" w14:textId="3ADDA076" w:rsidR="3176DCC0" w:rsidRPr="009F4405" w:rsidRDefault="2334BABC" w:rsidP="3176DCC0">
            <w:pPr>
              <w:rPr>
                <w:rFonts w:eastAsia="Aptos" w:cs="Aptos"/>
                <w:sz w:val="18"/>
                <w:szCs w:val="18"/>
              </w:rPr>
            </w:pPr>
            <w:r w:rsidRPr="009F4405">
              <w:rPr>
                <w:rFonts w:eastAsia="Aptos" w:cs="Aptos"/>
                <w:sz w:val="18"/>
                <w:szCs w:val="18"/>
              </w:rPr>
              <w:t>Skyroot</w:t>
            </w:r>
          </w:p>
        </w:tc>
        <w:tc>
          <w:tcPr>
            <w:tcW w:w="5094" w:type="dxa"/>
            <w:tcBorders>
              <w:top w:val="single" w:sz="8" w:space="0" w:color="auto"/>
              <w:left w:val="single" w:sz="8" w:space="0" w:color="auto"/>
              <w:bottom w:val="single" w:sz="8" w:space="0" w:color="auto"/>
              <w:right w:val="single" w:sz="8" w:space="0" w:color="auto"/>
            </w:tcBorders>
            <w:tcMar>
              <w:left w:w="108" w:type="dxa"/>
              <w:right w:w="108" w:type="dxa"/>
            </w:tcMar>
          </w:tcPr>
          <w:p w14:paraId="33B00F51" w14:textId="79855D74" w:rsidR="3176DCC0" w:rsidRPr="009F4405" w:rsidRDefault="2334BABC" w:rsidP="3176DCC0">
            <w:pPr>
              <w:rPr>
                <w:rFonts w:eastAsia="Aptos" w:cs="Aptos"/>
                <w:sz w:val="18"/>
                <w:szCs w:val="18"/>
              </w:rPr>
            </w:pPr>
            <w:r w:rsidRPr="009F4405">
              <w:rPr>
                <w:rFonts w:eastAsia="Aptos" w:cs="Aptos"/>
                <w:sz w:val="18"/>
                <w:szCs w:val="18"/>
              </w:rPr>
              <w:t>0.29-0.35</w:t>
            </w:r>
          </w:p>
        </w:tc>
      </w:tr>
    </w:tbl>
    <w:p w14:paraId="6039CFE4" w14:textId="7C0E614F" w:rsidR="007A0E92" w:rsidRPr="009F4405" w:rsidRDefault="12B6E4B0" w:rsidP="42D5BCED">
      <w:pPr>
        <w:spacing w:after="160" w:line="276" w:lineRule="auto"/>
      </w:pPr>
      <w:r w:rsidRPr="009F4405">
        <w:rPr>
          <w:rFonts w:ascii="Aptos" w:eastAsia="Aptos" w:hAnsi="Aptos" w:cs="Aptos"/>
          <w:sz w:val="24"/>
        </w:rPr>
        <w:t xml:space="preserve"> </w:t>
      </w:r>
    </w:p>
    <w:p w14:paraId="4E9F664E" w14:textId="6D6DD482" w:rsidR="007A0E92" w:rsidRPr="009F4405" w:rsidRDefault="12B6E4B0" w:rsidP="21F9B076">
      <w:pPr>
        <w:rPr>
          <w:rFonts w:eastAsia="Aptos"/>
        </w:rPr>
      </w:pPr>
      <w:r w:rsidRPr="009F4405">
        <w:rPr>
          <w:rFonts w:eastAsia="Aptos"/>
        </w:rPr>
        <w:t>The Indian Space Research Organization, ISRO (a joint civil/military entity), has a series of four launch vehicles from 0.5-10 metric tonnes, in ascending order the SSLV, PSLV, GSLV, and LVM3.</w:t>
      </w:r>
      <w:r w:rsidRPr="009F4405">
        <w:rPr>
          <w:rFonts w:eastAsia="Aptos"/>
          <w:vertAlign w:val="superscript"/>
        </w:rPr>
        <w:footnoteReference w:id="140"/>
      </w:r>
      <w:r w:rsidRPr="009F4405">
        <w:rPr>
          <w:rFonts w:eastAsia="Aptos"/>
          <w:vertAlign w:val="superscript"/>
        </w:rPr>
        <w:t xml:space="preserve"> </w:t>
      </w:r>
      <w:r w:rsidRPr="009F4405">
        <w:rPr>
          <w:rFonts w:eastAsia="Aptos"/>
        </w:rPr>
        <w:t xml:space="preserve"> The SSLV is the nation’s newest launch vehicle, with first successful launch in 2023, aiming to be a </w:t>
      </w:r>
      <w:r w:rsidR="00A20219" w:rsidRPr="009F4405">
        <w:rPr>
          <w:rFonts w:eastAsia="Aptos"/>
        </w:rPr>
        <w:t>low-cost</w:t>
      </w:r>
      <w:r w:rsidRPr="009F4405">
        <w:rPr>
          <w:rFonts w:eastAsia="Aptos"/>
        </w:rPr>
        <w:t xml:space="preserve"> option with rapid turnaround time of 72 hours or less. ISRO took a unique route in development, aiming to lead “designing, developing, and testing the technology, after which it would be transferred to other agencies for mass production and launches</w:t>
      </w:r>
      <w:r w:rsidR="00A20219" w:rsidRPr="009F4405">
        <w:rPr>
          <w:rFonts w:eastAsia="Aptos"/>
        </w:rPr>
        <w:t>,” The</w:t>
      </w:r>
      <w:r w:rsidRPr="009F4405">
        <w:rPr>
          <w:rFonts w:eastAsia="Aptos"/>
        </w:rPr>
        <w:t xml:space="preserve"> vehicle was then contracted to Hindustan Aeronautics Limited to manufacture, market, and launch, the first time ISRO has transferred a complete technology to a company.  HAL already partnered with private company Larsen &amp; Toubro to manufacture the PSLV.</w:t>
      </w:r>
      <w:r w:rsidRPr="009F4405">
        <w:rPr>
          <w:rFonts w:eastAsia="Aptos"/>
          <w:vertAlign w:val="superscript"/>
        </w:rPr>
        <w:footnoteReference w:id="141"/>
      </w:r>
      <w:r w:rsidRPr="009F4405">
        <w:rPr>
          <w:rFonts w:eastAsia="Aptos"/>
        </w:rPr>
        <w:t xml:space="preserve"> The total known development costs for LVM3 was approximately $530M and SSLV $22M, with costs of approximately $5000/kg for the LVM3 and $8400/kg for the SSLV</w:t>
      </w:r>
      <w:r w:rsidRPr="009F4405">
        <w:rPr>
          <w:rFonts w:eastAsia="Aptos"/>
          <w:color w:val="000000" w:themeColor="text1"/>
        </w:rPr>
        <w:t>.</w:t>
      </w:r>
      <w:r w:rsidRPr="009F4405">
        <w:rPr>
          <w:rFonts w:eastAsia="Aptos" w:cstheme="minorBidi"/>
          <w:color w:val="000000" w:themeColor="text1"/>
          <w:vertAlign w:val="superscript"/>
        </w:rPr>
        <w:footnoteReference w:id="142"/>
      </w:r>
      <w:r w:rsidR="081F145F" w:rsidRPr="009F4405">
        <w:rPr>
          <w:rFonts w:eastAsia="Aptos"/>
          <w:vertAlign w:val="superscript"/>
        </w:rPr>
        <w:t>,</w:t>
      </w:r>
      <w:r w:rsidRPr="009F4405">
        <w:rPr>
          <w:rFonts w:eastAsia="Aptos"/>
          <w:vertAlign w:val="superscript"/>
        </w:rPr>
        <w:footnoteReference w:id="143"/>
      </w:r>
    </w:p>
    <w:p w14:paraId="7A363245" w14:textId="63CAB806" w:rsidR="007A0E92" w:rsidRPr="009F4405" w:rsidRDefault="12B6E4B0" w:rsidP="21F9B076">
      <w:pPr>
        <w:rPr>
          <w:rFonts w:eastAsia="Aptos" w:cstheme="minorBidi"/>
          <w:color w:val="467886"/>
          <w:vertAlign w:val="superscript"/>
        </w:rPr>
      </w:pPr>
      <w:r w:rsidRPr="009F4405">
        <w:rPr>
          <w:rFonts w:eastAsia="Aptos"/>
        </w:rPr>
        <w:t xml:space="preserve">India’s private launch company Skyroot is </w:t>
      </w:r>
      <w:r w:rsidR="06A00B6E" w:rsidRPr="009F4405">
        <w:rPr>
          <w:rFonts w:eastAsia="Aptos"/>
        </w:rPr>
        <w:t xml:space="preserve">successfully launched its </w:t>
      </w:r>
      <w:r w:rsidRPr="009F4405">
        <w:rPr>
          <w:rFonts w:eastAsia="Aptos"/>
        </w:rPr>
        <w:t>Vikram-1 rocket (350 kg to LEO)</w:t>
      </w:r>
      <w:r w:rsidR="592618B6" w:rsidRPr="009F4405">
        <w:rPr>
          <w:rFonts w:eastAsia="Aptos"/>
        </w:rPr>
        <w:t xml:space="preserve"> in July 2026 to 450 </w:t>
      </w:r>
      <w:r w:rsidR="00A20219" w:rsidRPr="009F4405">
        <w:rPr>
          <w:rFonts w:eastAsia="Aptos"/>
        </w:rPr>
        <w:t>km and</w:t>
      </w:r>
      <w:r w:rsidR="08C16DC7" w:rsidRPr="009F4405">
        <w:rPr>
          <w:rFonts w:eastAsia="Aptos"/>
        </w:rPr>
        <w:t xml:space="preserve"> is</w:t>
      </w:r>
      <w:r w:rsidRPr="009F4405">
        <w:rPr>
          <w:rFonts w:eastAsia="Aptos"/>
        </w:rPr>
        <w:t xml:space="preserve"> aiming for six launches in 2026.  They have invested in the </w:t>
      </w:r>
      <w:r w:rsidR="003C1615" w:rsidRPr="009F4405">
        <w:rPr>
          <w:rFonts w:eastAsia="Aptos"/>
        </w:rPr>
        <w:t>CAPEX</w:t>
      </w:r>
      <w:r w:rsidRPr="009F4405">
        <w:rPr>
          <w:rFonts w:eastAsia="Aptos"/>
        </w:rPr>
        <w:t xml:space="preserve"> to launch 12 rockets per year.  They anticipate approximately 1/3 of demand to come from India, with the rest being international.  They are additionally developing Vikram-2 with capacity of 1100 kg.  The CEO of Skyroot noted that ISRO has transformed into more of an R&amp;D role increasing private sector demand in India; they expect to be a customer for the 100 Indian government satellites launched over the next 5-6 years.</w:t>
      </w:r>
      <w:r w:rsidRPr="009F4405">
        <w:rPr>
          <w:rFonts w:eastAsia="Aptos"/>
        </w:rPr>
        <w:footnoteReference w:id="144"/>
      </w:r>
      <w:r w:rsidRPr="009F4405">
        <w:rPr>
          <w:rFonts w:eastAsia="Aptos"/>
        </w:rPr>
        <w:t xml:space="preserve"> India has placed extensive emphasis on its ability to be a global leader in space, and given substantially lower labour costs than the U.S. and Europe may be able to more easily compete on an international scale</w:t>
      </w:r>
      <w:r w:rsidRPr="009F4405">
        <w:rPr>
          <w:rFonts w:eastAsia="Aptos"/>
          <w:color w:val="000000" w:themeColor="text1"/>
        </w:rPr>
        <w:t>.</w:t>
      </w:r>
      <w:r w:rsidRPr="009F4405">
        <w:rPr>
          <w:rFonts w:eastAsia="Aptos" w:cstheme="minorBidi"/>
          <w:color w:val="000000" w:themeColor="text1"/>
          <w:vertAlign w:val="superscript"/>
        </w:rPr>
        <w:footnoteReference w:id="145"/>
      </w:r>
    </w:p>
    <w:p w14:paraId="19AB0CE2" w14:textId="64EB3530" w:rsidR="00CD0055" w:rsidRPr="009F4405" w:rsidRDefault="00CD0055" w:rsidP="00CD0055">
      <w:pPr>
        <w:spacing w:line="259" w:lineRule="auto"/>
        <w:rPr>
          <w:rFonts w:eastAsiaTheme="minorEastAsia" w:cstheme="minorHAnsi"/>
          <w:color w:val="000000" w:themeColor="text1"/>
          <w:szCs w:val="20"/>
        </w:rPr>
      </w:pPr>
      <w:r w:rsidRPr="009F4405">
        <w:rPr>
          <w:rFonts w:eastAsiaTheme="minorEastAsia" w:cstheme="minorBidi"/>
        </w:rPr>
        <w:t xml:space="preserve">Satish Dhawan Space Centre, Sriharikota (also known as SHAR) is India’s primary government-funded launch facility, with first launch in 1971, and two launch complexes.  The site was selected for its proximity to the equator optimizing launch efficiency eastward, proximity to Chennai (80km, connected by roads and railroad), long azimuth tracking </w:t>
      </w:r>
      <w:r w:rsidRPr="009F4405">
        <w:rPr>
          <w:rFonts w:eastAsiaTheme="minorEastAsia" w:cstheme="minorBidi"/>
        </w:rPr>
        <w:lastRenderedPageBreak/>
        <w:t xml:space="preserve">corridor downrange over the Bay of Bengal, and low population density. The facilities include a Solid Propellant Space Booster Plant (SPROB), Vehicle Assembly &amp; Launching Facility (VALF), Solid Motor Preparation &amp; Environmental Testing Facility (SMP&amp;ETF), and control centre connected to Sriharikota and the five stations of ISRO’s TT&amp;C Network (ISTRAC).  A third launch pad has been proposed for LVM3 and its future lunar vehicle NGLV; it is estimated to cost $42M.  Officials note that adding multiple launch vehicles to a pad can take up to six years of planning, and so having separated dedicated launch pads may be more efficient. The facility can accommodate 10-12 PSLV launches with turnaround times of 25-26 days.  </w:t>
      </w:r>
      <w:r w:rsidRPr="009F4405">
        <w:rPr>
          <w:rFonts w:eastAsiaTheme="minorEastAsia" w:cstheme="minorBidi"/>
          <w:color w:val="000000" w:themeColor="text1"/>
        </w:rPr>
        <w:t>Sriharikota has a moderate cyclone risk; while there was substantial damage to the electrical grid in 1984,</w:t>
      </w:r>
      <w:r w:rsidRPr="009F4405">
        <w:rPr>
          <w:rFonts w:eastAsiaTheme="minorEastAsia" w:cstheme="minorBidi"/>
          <w:color w:val="000000" w:themeColor="text1"/>
          <w:vertAlign w:val="superscript"/>
        </w:rPr>
        <w:footnoteReference w:id="146"/>
      </w:r>
      <w:r w:rsidRPr="009F4405">
        <w:rPr>
          <w:rFonts w:eastAsiaTheme="minorEastAsia" w:cstheme="minorBidi"/>
          <w:color w:val="000000" w:themeColor="text1"/>
        </w:rPr>
        <w:t xml:space="preserve"> better forecasting and preparedness have mitigated recent cyclone damage.</w:t>
      </w:r>
      <w:r w:rsidRPr="009F4405">
        <w:rPr>
          <w:rFonts w:eastAsiaTheme="minorEastAsia" w:cstheme="minorBidi"/>
          <w:color w:val="000000" w:themeColor="text1"/>
          <w:vertAlign w:val="superscript"/>
        </w:rPr>
        <w:footnoteReference w:id="147"/>
      </w:r>
      <w:r w:rsidRPr="009F4405">
        <w:rPr>
          <w:rFonts w:eastAsiaTheme="minorEastAsia" w:cstheme="minorBidi"/>
          <w:color w:val="000000" w:themeColor="text1"/>
          <w:vertAlign w:val="superscript"/>
        </w:rPr>
        <w:t xml:space="preserve">  </w:t>
      </w:r>
      <w:r w:rsidRPr="009F4405">
        <w:rPr>
          <w:rFonts w:eastAsiaTheme="minorEastAsia" w:cstheme="minorBidi"/>
        </w:rPr>
        <w:t xml:space="preserve"> Sriharikota is an island, and ”</w:t>
      </w:r>
      <w:r w:rsidRPr="009F4405">
        <w:rPr>
          <w:rFonts w:eastAsiaTheme="minorEastAsia" w:cstheme="minorBidi"/>
          <w:color w:val="000000" w:themeColor="text1"/>
        </w:rPr>
        <w:t>is connected to the mainland by a single 3-metre road. Running straight across the Pulicat lake, it was built keeping the eco-sensitive surroundings intact." During heavy rains, the road becomes submerged for one or two days.  They note that “We are looking at alternate ways to mitigate this problem. An elevated roadway or an alternate road without harming Pulicat lake is under consideration. A very wide road cannot be built here since it will interfere with the natural flow of the lake." Coastal erosion is a major concern for the spaceport, with conservation measures currently underway after discovering a loss of 100m of shoreline in a four-year period.</w:t>
      </w:r>
      <w:r w:rsidRPr="009F4405">
        <w:rPr>
          <w:rFonts w:eastAsiaTheme="minorEastAsia" w:cstheme="minorBidi"/>
          <w:color w:val="000000" w:themeColor="text1"/>
          <w:vertAlign w:val="superscript"/>
        </w:rPr>
        <w:footnoteReference w:id="148"/>
      </w:r>
      <w:r w:rsidRPr="009F4405">
        <w:rPr>
          <w:rFonts w:eastAsiaTheme="minorEastAsia" w:cstheme="minorBidi"/>
          <w:color w:val="000000" w:themeColor="text1"/>
        </w:rPr>
        <w:t xml:space="preserve"> They are additionally looking at future improvements such as an airstrip and a jetty for local transport.</w:t>
      </w:r>
      <w:r w:rsidRPr="009F4405">
        <w:rPr>
          <w:rFonts w:eastAsiaTheme="minorEastAsia" w:cstheme="minorBidi"/>
          <w:vertAlign w:val="superscript"/>
        </w:rPr>
        <w:footnoteReference w:id="149"/>
      </w:r>
      <w:r w:rsidRPr="009F4405">
        <w:rPr>
          <w:rFonts w:eastAsiaTheme="minorEastAsia" w:cstheme="minorBidi"/>
          <w:color w:val="000000" w:themeColor="text1"/>
          <w:vertAlign w:val="superscript"/>
        </w:rPr>
        <w:t xml:space="preserve"> </w:t>
      </w:r>
      <w:r w:rsidRPr="009F4405">
        <w:rPr>
          <w:rFonts w:eastAsiaTheme="minorEastAsia" w:cstheme="minorBidi"/>
          <w:color w:val="000000" w:themeColor="text1"/>
        </w:rPr>
        <w:t xml:space="preserve">Although Sriharikotta experiences monsoons, rain only comes from October-December, leaving a large window of good weather. </w:t>
      </w:r>
      <w:r w:rsidRPr="009F4405">
        <w:rPr>
          <w:rFonts w:eastAsiaTheme="minorEastAsia" w:cstheme="minorBidi"/>
          <w:color w:val="000000" w:themeColor="text1"/>
          <w:vertAlign w:val="superscript"/>
        </w:rPr>
        <w:footnoteReference w:id="150"/>
      </w:r>
    </w:p>
    <w:p w14:paraId="5219FE23" w14:textId="77777777" w:rsidR="00CD0055" w:rsidRPr="009F4405" w:rsidRDefault="00CD0055" w:rsidP="00CD0055">
      <w:pPr>
        <w:rPr>
          <w:rFonts w:eastAsiaTheme="minorEastAsia" w:cstheme="minorHAnsi"/>
          <w:color w:val="000000" w:themeColor="text1"/>
          <w:szCs w:val="20"/>
          <w:vertAlign w:val="superscript"/>
        </w:rPr>
      </w:pPr>
      <w:r w:rsidRPr="009F4405">
        <w:t>A further government-funded spaceport is being built at Kulasekarapattinam in Tamil Nadu for approximately $430M, and estimated to be ready within the next year catering to 20-25 SSLV launches per year.  The facility, in addition to increasing capacity, allows launches to avoid an expensive dogleg manoeuvre; southward launches at Sriharikota require a dogleg so as not to fly over Sri Lankan airspace; Minister of State for Science and Technology Dr. Jitendra Singh noted that the dogleg makes Sriharikota "inadequate for a useful payload."</w:t>
      </w:r>
      <w:r w:rsidRPr="009F4405">
        <w:footnoteReference w:id="151"/>
      </w:r>
      <w:r w:rsidRPr="009F4405">
        <w:t xml:space="preserve"> The facility provides launch access over the ocean, but is not good for polar launches.</w:t>
      </w:r>
      <w:r w:rsidRPr="009F4405">
        <w:footnoteReference w:id="152"/>
      </w:r>
      <w:r w:rsidRPr="009F4405">
        <w:t>,</w:t>
      </w:r>
      <w:r w:rsidRPr="009F4405">
        <w:footnoteReference w:id="153"/>
      </w:r>
      <w:r w:rsidRPr="009F4405">
        <w:t xml:space="preserve"> It additionally is near ISRO's Propulsion Complex and Liquid Propulsion Systems Centre, and has favourable weather conditions.  According to a recent article in KEEPTRACK</w:t>
      </w:r>
      <w:r w:rsidRPr="009F4405">
        <w:rPr>
          <w:rFonts w:eastAsiaTheme="minorEastAsia" w:cstheme="minorBidi"/>
          <w:color w:val="000000" w:themeColor="text1"/>
        </w:rPr>
        <w:t>:</w:t>
      </w:r>
      <w:r w:rsidRPr="009F4405">
        <w:rPr>
          <w:rFonts w:eastAsiaTheme="minorEastAsia" w:cstheme="minorBidi"/>
          <w:color w:val="000000" w:themeColor="text1"/>
          <w:vertAlign w:val="superscript"/>
        </w:rPr>
        <w:footnoteReference w:id="154"/>
      </w:r>
      <w:r w:rsidRPr="009F4405">
        <w:rPr>
          <w:rFonts w:eastAsiaTheme="minorEastAsia" w:cstheme="minorBidi"/>
          <w:color w:val="000000" w:themeColor="text1"/>
          <w:vertAlign w:val="superscript"/>
        </w:rPr>
        <w:t xml:space="preserve"> </w:t>
      </w:r>
    </w:p>
    <w:p w14:paraId="4A375BDB" w14:textId="77777777" w:rsidR="00CD0055" w:rsidRPr="009F4405" w:rsidRDefault="00CD0055" w:rsidP="00D403E3">
      <w:pPr>
        <w:rPr>
          <w:rFonts w:eastAsiaTheme="minorEastAsia"/>
        </w:rPr>
      </w:pPr>
      <w:r w:rsidRPr="009F4405">
        <w:rPr>
          <w:rFonts w:eastAsiaTheme="minorEastAsia"/>
        </w:rPr>
        <w:t>"The complex will house 35 facilities in total, anchored by the SSLV Assembly Facility (SAF) for vertical rocket integration, a Satellite Preparation Facility (SPF) with cleanroom capabilities for payload handling and encapsulation, and a Non-Destructive Testing Facility for inspecting solid motor segments via radiography. Two Upper Stage Assembly Facilities will prepare the SSLV’s second and third stages in parallel, feeding into the main integration building... The launch pad itself will feature rail systems for transporting assembled vehicles from integration to launch position, along with a Mobile Launch Structure designed in-house at SDSC SHAR. A dedicated Launch Control and Mission Control Centre rounds out the operational infrastructure"</w:t>
      </w:r>
    </w:p>
    <w:p w14:paraId="48CBC3EA" w14:textId="77777777" w:rsidR="00CD0055" w:rsidRPr="009F4405" w:rsidRDefault="00CD0055" w:rsidP="00CD0055">
      <w:pPr>
        <w:rPr>
          <w:rFonts w:eastAsiaTheme="minorEastAsia" w:cstheme="minorHAnsi"/>
          <w:szCs w:val="20"/>
        </w:rPr>
      </w:pPr>
      <w:r w:rsidRPr="009F4405">
        <w:rPr>
          <w:rFonts w:eastAsiaTheme="minorEastAsia" w:cstheme="minorBidi"/>
        </w:rPr>
        <w:t>Kulasekarapattinam will also accommodate launches from non-governmental entities such as Skyroot and Agnikul Cosmos.  ISRO is targeting December 2026 for completion with first SSLV launch in Q4 2027.</w:t>
      </w:r>
      <w:r w:rsidRPr="009F4405">
        <w:rPr>
          <w:rFonts w:eastAsiaTheme="minorEastAsia" w:cstheme="minorBidi"/>
          <w:vertAlign w:val="superscript"/>
        </w:rPr>
        <w:footnoteReference w:id="155"/>
      </w:r>
    </w:p>
    <w:p w14:paraId="2FA725BA" w14:textId="64A3C3E4" w:rsidR="007A0E92" w:rsidRPr="009F4405" w:rsidRDefault="12B6E4B0" w:rsidP="00E65BC8">
      <w:pPr>
        <w:pStyle w:val="EYHeading4"/>
      </w:pPr>
      <w:r w:rsidRPr="009F4405">
        <w:lastRenderedPageBreak/>
        <w:t>Regulation</w:t>
      </w:r>
    </w:p>
    <w:p w14:paraId="3B0421D3" w14:textId="2E645D5D" w:rsidR="007A0E92" w:rsidRPr="009F4405" w:rsidRDefault="12B6E4B0" w:rsidP="21F9B076">
      <w:pPr>
        <w:rPr>
          <w:rFonts w:eastAsia="Aptos"/>
          <w:szCs w:val="20"/>
        </w:rPr>
      </w:pPr>
      <w:r w:rsidRPr="009F4405">
        <w:t xml:space="preserve">India has an agency, InSPACe, which does both regulation and promotion of the industry.  As India is relatively new to private launches, In-Space does not have great detail on the launch licensing process on its website; but </w:t>
      </w:r>
      <w:r w:rsidR="00B52BA0" w:rsidRPr="009F4405">
        <w:t xml:space="preserve">they </w:t>
      </w:r>
      <w:r w:rsidRPr="009F4405">
        <w:t>do not have additional guidance on orbital, although Skyroot received authorization in 2022</w:t>
      </w:r>
      <w:r w:rsidRPr="009F4405">
        <w:rPr>
          <w:rFonts w:eastAsia="Aptos"/>
        </w:rPr>
        <w:t>.</w:t>
      </w:r>
      <w:r w:rsidRPr="009F4405">
        <w:rPr>
          <w:rFonts w:eastAsia="Aptos" w:cstheme="minorBidi"/>
          <w:color w:val="000000" w:themeColor="text1"/>
          <w:vertAlign w:val="superscript"/>
        </w:rPr>
        <w:footnoteReference w:id="156"/>
      </w:r>
      <w:r w:rsidR="18DE667F" w:rsidRPr="009F4405">
        <w:rPr>
          <w:rFonts w:eastAsia="Aptos"/>
          <w:vertAlign w:val="superscript"/>
        </w:rPr>
        <w:t>,</w:t>
      </w:r>
      <w:r w:rsidRPr="009F4405">
        <w:rPr>
          <w:rFonts w:eastAsia="Aptos"/>
          <w:vertAlign w:val="superscript"/>
        </w:rPr>
        <w:footnoteReference w:id="157"/>
      </w:r>
    </w:p>
    <w:p w14:paraId="76AE7361" w14:textId="0D716E38" w:rsidR="673A0A64" w:rsidRPr="009F4405" w:rsidRDefault="673A0A64" w:rsidP="00E65BC8">
      <w:pPr>
        <w:pStyle w:val="EYHeading4"/>
      </w:pPr>
      <w:r w:rsidRPr="009F4405">
        <w:t>International Partnerships</w:t>
      </w:r>
    </w:p>
    <w:p w14:paraId="6D7A5016" w14:textId="6173691C" w:rsidR="007A0E92" w:rsidRPr="009F4405" w:rsidRDefault="12B6E4B0" w:rsidP="00A71A14">
      <w:pPr>
        <w:rPr>
          <w:rFonts w:eastAsia="Aptos" w:cstheme="minorHAnsi"/>
          <w:color w:val="467886"/>
          <w:szCs w:val="20"/>
          <w:vertAlign w:val="superscript"/>
        </w:rPr>
      </w:pPr>
      <w:r w:rsidRPr="009F4405">
        <w:rPr>
          <w:rFonts w:eastAsia="Aptos" w:cstheme="minorBidi"/>
        </w:rPr>
        <w:t>ISRO has traditionally offered launch slots for small satellites for other national space agencies/countries with excess capacity of its larger rockets.  Between 2015 and 2024, generated $143 million by launching 393 foreign satellites.  These satellites included 72 OneWeb satellites in 2022-2023 on LVM3.</w:t>
      </w:r>
      <w:r w:rsidRPr="009F4405">
        <w:rPr>
          <w:rFonts w:eastAsia="Aptos" w:cstheme="minorBidi"/>
          <w:vertAlign w:val="superscript"/>
        </w:rPr>
        <w:footnoteReference w:id="158"/>
      </w:r>
      <w:r w:rsidRPr="009F4405">
        <w:rPr>
          <w:rFonts w:eastAsia="Aptos" w:cstheme="minorBidi"/>
        </w:rPr>
        <w:t xml:space="preserve"> </w:t>
      </w:r>
      <w:hyperlink r:id="rId32">
        <w:r w:rsidRPr="009F4405">
          <w:rPr>
            <w:rStyle w:val="Hyperlink"/>
            <w:rFonts w:eastAsia="Aptos" w:cstheme="minorBidi"/>
            <w:color w:val="467886"/>
          </w:rPr>
          <w:t xml:space="preserve"> A full list of foreign satellites launched by ISRO can be found on their website</w:t>
        </w:r>
      </w:hyperlink>
      <w:r w:rsidRPr="009F4405">
        <w:rPr>
          <w:rFonts w:eastAsia="Aptos" w:cstheme="minorBidi"/>
        </w:rPr>
        <w:t>; out of these 86 are from the UK, 13 Germany, 7 Luxembourg, 5 Italy, 4 France, 4 Lithuania, 4 Switzerland 3 Netherlands, 3 Austria, 3 Finland, 2 Belgium, 2 Denmark, 2 Spain, 1 Czechia, 1 Latvia, 1 Slovakia, and 1 EU.  Skyroot additionally has an MoU with Axiom to explore collaboration opportunities in LEO.</w:t>
      </w:r>
      <w:r w:rsidRPr="009F4405">
        <w:rPr>
          <w:rFonts w:eastAsia="Aptos" w:cstheme="minorBidi"/>
          <w:vertAlign w:val="superscript"/>
        </w:rPr>
        <w:footnoteReference w:id="159"/>
      </w:r>
      <w:r w:rsidRPr="009F4405">
        <w:rPr>
          <w:rFonts w:eastAsia="Aptos" w:cstheme="minorBidi"/>
          <w:vertAlign w:val="superscript"/>
        </w:rPr>
        <w:t xml:space="preserve">  </w:t>
      </w:r>
      <w:r w:rsidRPr="009F4405">
        <w:rPr>
          <w:rFonts w:eastAsia="Aptos" w:cstheme="minorBidi"/>
        </w:rPr>
        <w:t>The Australian government additionally touts its long-time space partnership with India and commercial satellite company launch contracts with Skyroot and Agnikul Cosmos.   International Space Investment India Projects financially supports Australian research organizations and missions in joint efforts including launch</w:t>
      </w:r>
      <w:r w:rsidRPr="009F4405">
        <w:rPr>
          <w:rFonts w:eastAsia="Aptos" w:cstheme="minorBidi"/>
          <w:color w:val="000000" w:themeColor="text1"/>
        </w:rPr>
        <w:t>.</w:t>
      </w:r>
      <w:r w:rsidRPr="009F4405">
        <w:rPr>
          <w:rFonts w:eastAsia="Aptos" w:cstheme="minorBidi"/>
          <w:color w:val="000000" w:themeColor="text1"/>
          <w:vertAlign w:val="superscript"/>
        </w:rPr>
        <w:footnoteReference w:id="160"/>
      </w:r>
    </w:p>
    <w:p w14:paraId="1791167B" w14:textId="690ED723" w:rsidR="00142C76" w:rsidRPr="009F4405" w:rsidRDefault="00142C76" w:rsidP="009A766D">
      <w:pPr>
        <w:pStyle w:val="Caption"/>
        <w:rPr>
          <w:rFonts w:cstheme="minorHAnsi"/>
        </w:rPr>
      </w:pPr>
      <w:bookmarkStart w:id="97" w:name="_Toc239018418"/>
      <w:r w:rsidRPr="009F4405">
        <w:rPr>
          <w:rFonts w:cstheme="minorHAnsi"/>
        </w:rPr>
        <w:t xml:space="preserve">Table </w:t>
      </w:r>
      <w:r w:rsidRPr="009F4405">
        <w:rPr>
          <w:rFonts w:cstheme="minorHAnsi"/>
        </w:rPr>
        <w:fldChar w:fldCharType="begin"/>
      </w:r>
      <w:r w:rsidRPr="009F4405">
        <w:rPr>
          <w:rFonts w:cstheme="minorHAnsi"/>
        </w:rPr>
        <w:instrText xml:space="preserve"> SEQ Table \* ARABIC </w:instrText>
      </w:r>
      <w:r w:rsidRPr="009F4405">
        <w:rPr>
          <w:rFonts w:cstheme="minorHAnsi"/>
        </w:rPr>
        <w:fldChar w:fldCharType="separate"/>
      </w:r>
      <w:r w:rsidR="005F19E3">
        <w:rPr>
          <w:rFonts w:cstheme="minorHAnsi"/>
          <w:noProof/>
        </w:rPr>
        <w:t>27</w:t>
      </w:r>
      <w:r w:rsidRPr="009F4405">
        <w:rPr>
          <w:rFonts w:cstheme="minorHAnsi"/>
        </w:rPr>
        <w:fldChar w:fldCharType="end"/>
      </w:r>
      <w:r w:rsidRPr="009F4405">
        <w:rPr>
          <w:rFonts w:cstheme="minorHAnsi"/>
        </w:rPr>
        <w:t xml:space="preserve"> </w:t>
      </w:r>
      <w:r w:rsidR="009A766D" w:rsidRPr="009F4405">
        <w:rPr>
          <w:rFonts w:eastAsia="Aptos" w:cstheme="minorHAnsi"/>
        </w:rPr>
        <w:t xml:space="preserve">Indian </w:t>
      </w:r>
      <w:r w:rsidRPr="009F4405">
        <w:rPr>
          <w:rFonts w:eastAsia="Aptos" w:cstheme="minorHAnsi"/>
        </w:rPr>
        <w:t>Launch Infrastructure Benchmarks</w:t>
      </w:r>
      <w:bookmarkEnd w:id="97"/>
    </w:p>
    <w:tbl>
      <w:tblPr>
        <w:tblStyle w:val="TableGrid"/>
        <w:tblW w:w="0" w:type="auto"/>
        <w:tblCellMar>
          <w:top w:w="85" w:type="dxa"/>
          <w:bottom w:w="85" w:type="dxa"/>
        </w:tblCellMar>
        <w:tblLook w:val="04A0" w:firstRow="1" w:lastRow="0" w:firstColumn="1" w:lastColumn="0" w:noHBand="0" w:noVBand="1"/>
      </w:tblPr>
      <w:tblGrid>
        <w:gridCol w:w="2250"/>
        <w:gridCol w:w="7110"/>
      </w:tblGrid>
      <w:tr w:rsidR="00CD0055" w:rsidRPr="009F4405" w14:paraId="7C159273" w14:textId="77777777">
        <w:trPr>
          <w:trHeight w:val="300"/>
        </w:trPr>
        <w:tc>
          <w:tcPr>
            <w:tcW w:w="2250" w:type="dxa"/>
            <w:tcBorders>
              <w:top w:val="single" w:sz="8" w:space="0" w:color="auto"/>
              <w:left w:val="single" w:sz="8" w:space="0" w:color="auto"/>
              <w:bottom w:val="single" w:sz="8" w:space="0" w:color="auto"/>
              <w:right w:val="single" w:sz="8" w:space="0" w:color="auto"/>
            </w:tcBorders>
            <w:shd w:val="clear" w:color="auto" w:fill="F2F2F2" w:themeFill="text2" w:themeFillShade="F2"/>
            <w:tcMar>
              <w:left w:w="108" w:type="dxa"/>
              <w:right w:w="108" w:type="dxa"/>
            </w:tcMar>
            <w:vAlign w:val="center"/>
          </w:tcPr>
          <w:p w14:paraId="7D7A2F8F" w14:textId="77777777" w:rsidR="00CD0055" w:rsidRPr="009F4405" w:rsidRDefault="00CD0055" w:rsidP="00A71A14">
            <w:pPr>
              <w:jc w:val="left"/>
              <w:rPr>
                <w:sz w:val="18"/>
                <w:szCs w:val="18"/>
              </w:rPr>
            </w:pPr>
            <w:r w:rsidRPr="009F4405">
              <w:rPr>
                <w:rFonts w:eastAsia="Aptos"/>
                <w:sz w:val="18"/>
                <w:szCs w:val="18"/>
              </w:rPr>
              <w:t>Institutional and Commercial Capability Evolution</w:t>
            </w:r>
          </w:p>
        </w:tc>
        <w:tc>
          <w:tcPr>
            <w:tcW w:w="7110" w:type="dxa"/>
            <w:tcBorders>
              <w:top w:val="single" w:sz="8" w:space="0" w:color="auto"/>
              <w:left w:val="single" w:sz="8" w:space="0" w:color="auto"/>
              <w:bottom w:val="single" w:sz="8" w:space="0" w:color="auto"/>
              <w:right w:val="single" w:sz="8" w:space="0" w:color="auto"/>
            </w:tcBorders>
            <w:tcMar>
              <w:left w:w="108" w:type="dxa"/>
              <w:right w:w="108" w:type="dxa"/>
            </w:tcMar>
          </w:tcPr>
          <w:p w14:paraId="537F8ECA" w14:textId="77777777" w:rsidR="00CD0055" w:rsidRPr="009F4405" w:rsidRDefault="00CD0055" w:rsidP="00A71A14">
            <w:pPr>
              <w:rPr>
                <w:sz w:val="18"/>
                <w:szCs w:val="18"/>
              </w:rPr>
            </w:pPr>
            <w:r w:rsidRPr="009F4405">
              <w:rPr>
                <w:rFonts w:eastAsia="Aptos"/>
                <w:sz w:val="18"/>
                <w:szCs w:val="18"/>
              </w:rPr>
              <w:t xml:space="preserve">ISRO has long supported government launch vehicles, but is transitioning capabilities to the commercial sector to focus primarily on R&amp;D.  The SSLV, a small launch vehicle, is the first rocket to be fully transitioned from manufacturing to launch to a private company (HAL); ISRO also funds three bigger launch vehicles, LMV3, GSLV, and PSLV.  Skyroot is the closest commercial company to orbital launch, with first attempt upcoming in April 2026. </w:t>
            </w:r>
          </w:p>
          <w:p w14:paraId="5F95AF60" w14:textId="77777777" w:rsidR="00CD0055" w:rsidRPr="009F4405" w:rsidRDefault="00CD0055" w:rsidP="00A71A14">
            <w:pPr>
              <w:rPr>
                <w:rFonts w:eastAsia="Aptos"/>
                <w:sz w:val="18"/>
                <w:szCs w:val="18"/>
              </w:rPr>
            </w:pPr>
          </w:p>
          <w:p w14:paraId="0C75E778" w14:textId="51942AB1" w:rsidR="00CD0055" w:rsidRPr="009F4405" w:rsidRDefault="00CD0055" w:rsidP="00A71A14">
            <w:pPr>
              <w:rPr>
                <w:rFonts w:eastAsiaTheme="minorEastAsia" w:cstheme="minorBidi"/>
                <w:sz w:val="18"/>
                <w:szCs w:val="18"/>
              </w:rPr>
            </w:pPr>
            <w:r w:rsidRPr="009F4405">
              <w:rPr>
                <w:rFonts w:eastAsia="Aptos"/>
                <w:sz w:val="18"/>
                <w:szCs w:val="18"/>
              </w:rPr>
              <w:t xml:space="preserve">Satish Dhawan Space Centre, Sriharikotta, or SHAR, is a government-funded launch facility with two pads for government vehicles.  It </w:t>
            </w:r>
            <w:r w:rsidRPr="009F4405">
              <w:rPr>
                <w:rFonts w:eastAsiaTheme="minorEastAsia" w:cstheme="minorBidi"/>
                <w:sz w:val="18"/>
                <w:szCs w:val="18"/>
              </w:rPr>
              <w:t>can accommodate 10-12 PSLV launches with turnaround times of 25-26 days.  It is in a moderate cyclone zone but has taken measures to improve infrastructure and has not had major damage in recent years; however, the lone road to the island becomes flooded for a day or two during major rain.  Rain is confined to Oct-Dec, making the weather good for launch much of the year.  Coastal erosion is a major issue.  The site is inadequate for orbital small launch due to a required dogleg manoeuvre for all southward trajectories to avoid flying over Sri Lanka.</w:t>
            </w:r>
          </w:p>
          <w:p w14:paraId="223DA828" w14:textId="77777777" w:rsidR="00CD0055" w:rsidRPr="009F4405" w:rsidRDefault="00CD0055">
            <w:pPr>
              <w:spacing w:after="0"/>
              <w:rPr>
                <w:rFonts w:eastAsia="Aptos" w:cs="Aptos"/>
                <w:sz w:val="18"/>
                <w:szCs w:val="18"/>
              </w:rPr>
            </w:pPr>
          </w:p>
          <w:p w14:paraId="3268DDE6" w14:textId="77777777" w:rsidR="00CD0055" w:rsidRPr="009F4405" w:rsidRDefault="00CD0055" w:rsidP="00A71A14">
            <w:pPr>
              <w:rPr>
                <w:rFonts w:eastAsia="Aptos"/>
                <w:sz w:val="18"/>
                <w:szCs w:val="18"/>
              </w:rPr>
            </w:pPr>
            <w:r w:rsidRPr="009F4405">
              <w:rPr>
                <w:rFonts w:eastAsia="Aptos"/>
                <w:sz w:val="18"/>
                <w:szCs w:val="18"/>
              </w:rPr>
              <w:t>ISRO is in the process of constructing, for completion this year, a second government spaceport at Kulasekarapattinam in Tamil Nadu for SSLV launches, and intends to open the spaceport to the private sector as well.  This will not require the expensive dogleg, and will cater to 20-25 SSLV launches per year.  Construction is estimated to be completed in Dec 2026 with first launch in Q4 2027.</w:t>
            </w:r>
          </w:p>
        </w:tc>
      </w:tr>
      <w:tr w:rsidR="00CD0055" w:rsidRPr="009F4405" w14:paraId="42DDF214" w14:textId="77777777">
        <w:trPr>
          <w:trHeight w:val="300"/>
        </w:trPr>
        <w:tc>
          <w:tcPr>
            <w:tcW w:w="2250" w:type="dxa"/>
            <w:tcBorders>
              <w:top w:val="single" w:sz="8" w:space="0" w:color="auto"/>
              <w:left w:val="single" w:sz="8" w:space="0" w:color="auto"/>
              <w:bottom w:val="single" w:sz="8" w:space="0" w:color="auto"/>
              <w:right w:val="single" w:sz="8" w:space="0" w:color="auto"/>
            </w:tcBorders>
            <w:shd w:val="clear" w:color="auto" w:fill="F2F2F2" w:themeFill="text2" w:themeFillShade="F2"/>
            <w:tcMar>
              <w:left w:w="108" w:type="dxa"/>
              <w:right w:w="108" w:type="dxa"/>
            </w:tcMar>
            <w:vAlign w:val="center"/>
          </w:tcPr>
          <w:p w14:paraId="62A03412" w14:textId="77777777" w:rsidR="00CD0055" w:rsidRPr="009F4405" w:rsidRDefault="00CD0055" w:rsidP="00A71A14">
            <w:pPr>
              <w:jc w:val="left"/>
              <w:rPr>
                <w:sz w:val="18"/>
                <w:szCs w:val="18"/>
              </w:rPr>
            </w:pPr>
            <w:r w:rsidRPr="009F4405">
              <w:rPr>
                <w:rFonts w:eastAsia="Aptos"/>
                <w:sz w:val="18"/>
                <w:szCs w:val="18"/>
              </w:rPr>
              <w:t>Cost Perspectives</w:t>
            </w:r>
          </w:p>
        </w:tc>
        <w:tc>
          <w:tcPr>
            <w:tcW w:w="7110" w:type="dxa"/>
            <w:tcBorders>
              <w:top w:val="single" w:sz="8" w:space="0" w:color="auto"/>
              <w:left w:val="single" w:sz="8" w:space="0" w:color="auto"/>
              <w:bottom w:val="single" w:sz="8" w:space="0" w:color="auto"/>
              <w:right w:val="single" w:sz="8" w:space="0" w:color="auto"/>
            </w:tcBorders>
            <w:tcMar>
              <w:left w:w="108" w:type="dxa"/>
              <w:right w:w="108" w:type="dxa"/>
            </w:tcMar>
          </w:tcPr>
          <w:p w14:paraId="36FA7EC4" w14:textId="3C369F38" w:rsidR="00CD0055" w:rsidRPr="009F4405" w:rsidRDefault="00CD0055" w:rsidP="00A71A14">
            <w:pPr>
              <w:rPr>
                <w:sz w:val="18"/>
                <w:szCs w:val="18"/>
              </w:rPr>
            </w:pPr>
            <w:r w:rsidRPr="009F4405">
              <w:rPr>
                <w:rFonts w:eastAsia="Aptos"/>
                <w:sz w:val="18"/>
                <w:szCs w:val="18"/>
              </w:rPr>
              <w:t xml:space="preserve">Total known development costs for LVM3 </w:t>
            </w:r>
            <w:r w:rsidR="00234DC5" w:rsidRPr="009F4405">
              <w:rPr>
                <w:rFonts w:eastAsia="Aptos"/>
                <w:sz w:val="18"/>
                <w:szCs w:val="18"/>
              </w:rPr>
              <w:t>were</w:t>
            </w:r>
            <w:r w:rsidRPr="009F4405">
              <w:rPr>
                <w:rFonts w:eastAsia="Aptos"/>
                <w:sz w:val="18"/>
                <w:szCs w:val="18"/>
              </w:rPr>
              <w:t xml:space="preserve"> approximately $530M and SSLV $22M, with costs of approximately $5000/kg for the LVM3 and $8400/kg for the SSLV.  It is costing $42M to construct a third launchpad at SHAR. ISRO is contributing $430M to construct the Kulasekharapattinam spaceport.  Labour costs are substantially cheaper in India which may eventually allow India to undercut many global competitors.</w:t>
            </w:r>
          </w:p>
        </w:tc>
      </w:tr>
      <w:tr w:rsidR="00CD0055" w:rsidRPr="009F4405" w14:paraId="13429BBD" w14:textId="77777777">
        <w:trPr>
          <w:trHeight w:val="300"/>
        </w:trPr>
        <w:tc>
          <w:tcPr>
            <w:tcW w:w="2250" w:type="dxa"/>
            <w:tcBorders>
              <w:top w:val="single" w:sz="8" w:space="0" w:color="auto"/>
              <w:left w:val="single" w:sz="8" w:space="0" w:color="auto"/>
              <w:bottom w:val="single" w:sz="8" w:space="0" w:color="auto"/>
              <w:right w:val="single" w:sz="8" w:space="0" w:color="auto"/>
            </w:tcBorders>
            <w:shd w:val="clear" w:color="auto" w:fill="F2F2F2" w:themeFill="text2" w:themeFillShade="F2"/>
            <w:tcMar>
              <w:left w:w="108" w:type="dxa"/>
              <w:right w:w="108" w:type="dxa"/>
            </w:tcMar>
            <w:vAlign w:val="center"/>
          </w:tcPr>
          <w:p w14:paraId="579CD10A" w14:textId="77777777" w:rsidR="00CD0055" w:rsidRPr="009F4405" w:rsidRDefault="00CD0055" w:rsidP="00A71A14">
            <w:pPr>
              <w:jc w:val="left"/>
              <w:rPr>
                <w:sz w:val="18"/>
                <w:szCs w:val="18"/>
              </w:rPr>
            </w:pPr>
            <w:r w:rsidRPr="009F4405">
              <w:rPr>
                <w:rFonts w:eastAsia="Aptos"/>
                <w:sz w:val="18"/>
                <w:szCs w:val="18"/>
              </w:rPr>
              <w:lastRenderedPageBreak/>
              <w:t>Regulatory Landscape and Interventions</w:t>
            </w:r>
          </w:p>
        </w:tc>
        <w:tc>
          <w:tcPr>
            <w:tcW w:w="7110" w:type="dxa"/>
            <w:tcBorders>
              <w:top w:val="single" w:sz="8" w:space="0" w:color="auto"/>
              <w:left w:val="single" w:sz="8" w:space="0" w:color="auto"/>
              <w:bottom w:val="single" w:sz="8" w:space="0" w:color="auto"/>
              <w:right w:val="single" w:sz="8" w:space="0" w:color="auto"/>
            </w:tcBorders>
            <w:tcMar>
              <w:left w:w="108" w:type="dxa"/>
              <w:right w:w="108" w:type="dxa"/>
            </w:tcMar>
          </w:tcPr>
          <w:p w14:paraId="360C5C6D" w14:textId="1686F5CC" w:rsidR="00CD0055" w:rsidRPr="009F4405" w:rsidRDefault="00CD0055" w:rsidP="00A71A14">
            <w:pPr>
              <w:rPr>
                <w:sz w:val="18"/>
                <w:szCs w:val="18"/>
              </w:rPr>
            </w:pPr>
            <w:r w:rsidRPr="009F4405">
              <w:rPr>
                <w:rFonts w:eastAsia="Aptos"/>
                <w:sz w:val="18"/>
                <w:szCs w:val="18"/>
              </w:rPr>
              <w:t>InSpace is a dual regulatory and promotional agency.  As only Skyroot has planned an orbital launch, there does not appear to be a set procedure for orbital launch authorizations</w:t>
            </w:r>
            <w:r w:rsidR="007A4D88" w:rsidRPr="009F4405">
              <w:rPr>
                <w:rFonts w:eastAsia="Aptos"/>
                <w:sz w:val="18"/>
                <w:szCs w:val="18"/>
              </w:rPr>
              <w:t>.</w:t>
            </w:r>
          </w:p>
        </w:tc>
      </w:tr>
      <w:tr w:rsidR="00CD0055" w:rsidRPr="009F4405" w14:paraId="2A6B05AD" w14:textId="77777777">
        <w:trPr>
          <w:trHeight w:val="300"/>
        </w:trPr>
        <w:tc>
          <w:tcPr>
            <w:tcW w:w="2250" w:type="dxa"/>
            <w:tcBorders>
              <w:top w:val="single" w:sz="8" w:space="0" w:color="auto"/>
              <w:left w:val="single" w:sz="8" w:space="0" w:color="auto"/>
              <w:bottom w:val="single" w:sz="8" w:space="0" w:color="auto"/>
              <w:right w:val="single" w:sz="8" w:space="0" w:color="auto"/>
            </w:tcBorders>
            <w:shd w:val="clear" w:color="auto" w:fill="F2F2F2" w:themeFill="text2" w:themeFillShade="F2"/>
            <w:tcMar>
              <w:left w:w="108" w:type="dxa"/>
              <w:right w:w="108" w:type="dxa"/>
            </w:tcMar>
            <w:vAlign w:val="center"/>
          </w:tcPr>
          <w:p w14:paraId="7D5D68D7" w14:textId="77777777" w:rsidR="00CD0055" w:rsidRPr="009F4405" w:rsidRDefault="00CD0055" w:rsidP="00A71A14">
            <w:pPr>
              <w:jc w:val="left"/>
              <w:rPr>
                <w:sz w:val="18"/>
                <w:szCs w:val="18"/>
              </w:rPr>
            </w:pPr>
            <w:r w:rsidRPr="009F4405">
              <w:rPr>
                <w:rFonts w:eastAsia="Aptos"/>
                <w:sz w:val="18"/>
                <w:szCs w:val="18"/>
              </w:rPr>
              <w:t>Partnerships and Collaboration</w:t>
            </w:r>
          </w:p>
        </w:tc>
        <w:tc>
          <w:tcPr>
            <w:tcW w:w="7110" w:type="dxa"/>
            <w:tcBorders>
              <w:top w:val="single" w:sz="8" w:space="0" w:color="auto"/>
              <w:left w:val="single" w:sz="8" w:space="0" w:color="auto"/>
              <w:bottom w:val="single" w:sz="8" w:space="0" w:color="auto"/>
              <w:right w:val="single" w:sz="8" w:space="0" w:color="auto"/>
            </w:tcBorders>
            <w:tcMar>
              <w:left w:w="108" w:type="dxa"/>
              <w:right w:w="108" w:type="dxa"/>
            </w:tcMar>
          </w:tcPr>
          <w:p w14:paraId="038BEF61" w14:textId="77777777" w:rsidR="00CD0055" w:rsidRPr="009F4405" w:rsidRDefault="00CD0055" w:rsidP="00A71A14">
            <w:pPr>
              <w:rPr>
                <w:sz w:val="18"/>
                <w:szCs w:val="18"/>
              </w:rPr>
            </w:pPr>
            <w:r w:rsidRPr="009F4405">
              <w:rPr>
                <w:rFonts w:eastAsia="Aptos"/>
                <w:sz w:val="18"/>
                <w:szCs w:val="18"/>
              </w:rPr>
              <w:t>ISRO has traditionally offered launch slots for small satellites for other national space agencies/countries with excess capacity of its larger rockets.  Between 2015 and 2024, generated $143 million by launching 393 foreign satellites.  These satellites included 72 OneWeb satellites in 2022-2023 on LVM3,</w:t>
            </w:r>
            <w:r w:rsidRPr="009F4405">
              <w:rPr>
                <w:rFonts w:eastAsia="Aptos"/>
                <w:sz w:val="18"/>
                <w:szCs w:val="18"/>
                <w:vertAlign w:val="superscript"/>
              </w:rPr>
              <w:footnoteReference w:id="161"/>
            </w:r>
            <w:r w:rsidRPr="009F4405">
              <w:rPr>
                <w:rFonts w:eastAsia="Aptos"/>
                <w:sz w:val="18"/>
                <w:szCs w:val="18"/>
              </w:rPr>
              <w:t xml:space="preserve"> and over 100 of these satellites are European.  Indian commercial launch companies are very actively pursuing foreign customers.  Australia actively funds space partnerships between its businesses/research organizations and India.</w:t>
            </w:r>
          </w:p>
        </w:tc>
      </w:tr>
    </w:tbl>
    <w:p w14:paraId="66C5827B" w14:textId="77777777" w:rsidR="00CD0055" w:rsidRPr="009F4405" w:rsidRDefault="00CD0055" w:rsidP="00CD0055">
      <w:pPr>
        <w:spacing w:after="0"/>
      </w:pPr>
    </w:p>
    <w:p w14:paraId="39EF6ED5" w14:textId="64521EBF" w:rsidR="00436BCE" w:rsidRPr="009F4405" w:rsidRDefault="00CD0055" w:rsidP="002238C5">
      <w:pPr>
        <w:pStyle w:val="EYHeading3"/>
      </w:pPr>
      <w:r w:rsidRPr="009F4405">
        <w:t>Lessons learned from non-European spaceports for Europe</w:t>
      </w:r>
      <w:r w:rsidR="00436BCE" w:rsidRPr="009F4405">
        <w:rPr>
          <w:lang w:eastAsia="nl-BE"/>
        </w:rPr>
        <w:t> </w:t>
      </w:r>
    </w:p>
    <w:p w14:paraId="317BB7EC" w14:textId="164EB382" w:rsidR="00436BCE" w:rsidRPr="009F4405" w:rsidRDefault="00436BCE" w:rsidP="00B81753">
      <w:pPr>
        <w:spacing w:line="259" w:lineRule="auto"/>
        <w:rPr>
          <w:rFonts w:cstheme="minorBidi"/>
          <w:sz w:val="18"/>
          <w:szCs w:val="18"/>
          <w:lang w:eastAsia="nl-BE"/>
        </w:rPr>
      </w:pPr>
      <w:r w:rsidRPr="009F4405">
        <w:rPr>
          <w:lang w:eastAsia="nl-BE"/>
        </w:rPr>
        <w:t>The study team summarise the lessons learned from spaceports in U.S., New Zealand, Japan, and India, below.  Government backing of launch infrastructure has been key for the U.S., Japan, and India; New Zealand's only spaceport, in Mahia, is privately owned by Rocket Lab (which is heavily funded by the U.S. defence sector).  For commercial spaceports, finding an anchor tenant is commonly cited as key to being able to build out infrastructure, and customise as desired.  Many commercial spaceports have been built with economic viability yet to be realised, particularly in the U.S., and generally due to the slow uptick in small launches, but regional support can help these spaceports turn into technology hubs regardless of lack of launch customers.  Having a large facility with multiple launch pads and customers creates some efficiencies in being able to share large infrastructure costs, but substantial conflicts exist due to the need to shut down certain areas for safety reasons or transport, inefficient sharing of resources, or need to reconfigure facilities to accommodate changing customers.  Many of these issues are not apparent until launch cadence becomes greater</w:t>
      </w:r>
      <w:r w:rsidR="5414CE30" w:rsidRPr="009F4405">
        <w:rPr>
          <w:lang w:eastAsia="nl-BE"/>
        </w:rPr>
        <w:t>, as many facilities are not able to support p</w:t>
      </w:r>
      <w:r w:rsidR="27655FA8" w:rsidRPr="009F4405">
        <w:rPr>
          <w:lang w:eastAsia="nl-BE"/>
        </w:rPr>
        <w:t>ayload integration on multiple vehicles simultaneously</w:t>
      </w:r>
      <w:r w:rsidRPr="009F4405">
        <w:rPr>
          <w:lang w:eastAsia="nl-BE"/>
        </w:rPr>
        <w:t>.  This is also true for site access (roads, ports, aviation); some of these facilities also do not have redundant transit access and are in disaster-prone areas. National regulatory systems may also end up overwhelmed with increased launch cadences, and may need to invest in type certification</w:t>
      </w:r>
      <w:r w:rsidR="7A5B13A8" w:rsidRPr="009F4405">
        <w:rPr>
          <w:lang w:eastAsia="nl-BE"/>
        </w:rPr>
        <w:t>, where launches and/or payloads are bulk-certified</w:t>
      </w:r>
      <w:r w:rsidRPr="009F4405">
        <w:rPr>
          <w:lang w:eastAsia="nl-BE"/>
        </w:rPr>
        <w:t>.  Substantial inefficiencies in coordination with maritime and aviation traffic also must be overcome as launch cadence increases.   </w:t>
      </w:r>
    </w:p>
    <w:p w14:paraId="724BAAB4" w14:textId="77777777" w:rsidR="00436BCE" w:rsidRPr="009F4405" w:rsidRDefault="00436BCE" w:rsidP="00436BCE">
      <w:pPr>
        <w:spacing w:after="0"/>
        <w:textAlignment w:val="baseline"/>
        <w:rPr>
          <w:rFonts w:ascii="Segoe UI" w:hAnsi="Segoe UI" w:cs="Segoe UI"/>
          <w:sz w:val="18"/>
          <w:szCs w:val="18"/>
          <w:lang w:eastAsia="nl-BE"/>
        </w:rPr>
      </w:pPr>
      <w:r w:rsidRPr="009F4405">
        <w:rPr>
          <w:rFonts w:cs="Segoe UI"/>
          <w:szCs w:val="20"/>
          <w:lang w:eastAsia="nl-BE"/>
        </w:rPr>
        <w:t> </w:t>
      </w:r>
    </w:p>
    <w:tbl>
      <w:tblPr>
        <w:tblW w:w="0"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2498"/>
        <w:gridCol w:w="7124"/>
      </w:tblGrid>
      <w:tr w:rsidR="00436BCE" w:rsidRPr="009F4405" w14:paraId="6E098B0D" w14:textId="77777777" w:rsidTr="00AB1167">
        <w:trPr>
          <w:trHeight w:val="105"/>
        </w:trPr>
        <w:tc>
          <w:tcPr>
            <w:tcW w:w="2535" w:type="dxa"/>
            <w:tcBorders>
              <w:top w:val="single" w:sz="6" w:space="0" w:color="auto"/>
              <w:left w:val="single" w:sz="6" w:space="0" w:color="auto"/>
              <w:bottom w:val="single" w:sz="6" w:space="0" w:color="auto"/>
              <w:right w:val="single" w:sz="6" w:space="0" w:color="auto"/>
            </w:tcBorders>
            <w:shd w:val="clear" w:color="auto" w:fill="FFE600" w:themeFill="accent2"/>
            <w:vAlign w:val="center"/>
            <w:hideMark/>
          </w:tcPr>
          <w:p w14:paraId="5BE0B0A7" w14:textId="77777777" w:rsidR="00436BCE" w:rsidRPr="009F4405" w:rsidRDefault="00436BCE" w:rsidP="00436BCE">
            <w:pPr>
              <w:spacing w:after="0"/>
              <w:jc w:val="left"/>
              <w:textAlignment w:val="baseline"/>
              <w:rPr>
                <w:rFonts w:cstheme="minorHAnsi"/>
                <w:szCs w:val="20"/>
                <w:lang w:eastAsia="nl-BE"/>
              </w:rPr>
            </w:pPr>
            <w:r w:rsidRPr="009F4405">
              <w:rPr>
                <w:rFonts w:cstheme="minorBidi"/>
                <w:b/>
                <w:lang w:eastAsia="nl-BE"/>
              </w:rPr>
              <w:t>Category</w:t>
            </w:r>
            <w:r w:rsidRPr="009F4405">
              <w:rPr>
                <w:rFonts w:cstheme="minorBidi"/>
                <w:lang w:eastAsia="nl-BE"/>
              </w:rPr>
              <w:t> </w:t>
            </w:r>
          </w:p>
        </w:tc>
        <w:tc>
          <w:tcPr>
            <w:tcW w:w="7215" w:type="dxa"/>
            <w:tcBorders>
              <w:top w:val="single" w:sz="6" w:space="0" w:color="auto"/>
              <w:left w:val="single" w:sz="6" w:space="0" w:color="auto"/>
              <w:bottom w:val="single" w:sz="6" w:space="0" w:color="auto"/>
              <w:right w:val="single" w:sz="6" w:space="0" w:color="auto"/>
            </w:tcBorders>
            <w:shd w:val="clear" w:color="auto" w:fill="FFE600" w:themeFill="accent2"/>
            <w:vAlign w:val="center"/>
            <w:hideMark/>
          </w:tcPr>
          <w:p w14:paraId="55E5DAD9" w14:textId="77777777" w:rsidR="00436BCE" w:rsidRPr="009F4405" w:rsidRDefault="00436BCE" w:rsidP="00436BCE">
            <w:pPr>
              <w:spacing w:after="0"/>
              <w:jc w:val="left"/>
              <w:textAlignment w:val="baseline"/>
              <w:rPr>
                <w:rFonts w:cstheme="minorHAnsi"/>
                <w:szCs w:val="20"/>
                <w:lang w:eastAsia="nl-BE"/>
              </w:rPr>
            </w:pPr>
            <w:r w:rsidRPr="009F4405">
              <w:rPr>
                <w:rFonts w:cstheme="minorBidi"/>
                <w:b/>
                <w:lang w:eastAsia="nl-BE"/>
              </w:rPr>
              <w:t>Lessons learned</w:t>
            </w:r>
            <w:r w:rsidRPr="009F4405">
              <w:rPr>
                <w:rFonts w:cstheme="minorBidi"/>
                <w:lang w:eastAsia="nl-BE"/>
              </w:rPr>
              <w:t> </w:t>
            </w:r>
          </w:p>
        </w:tc>
      </w:tr>
      <w:tr w:rsidR="00436BCE" w:rsidRPr="009F4405" w14:paraId="742F90D1" w14:textId="77777777" w:rsidTr="00AB1167">
        <w:trPr>
          <w:trHeight w:val="105"/>
        </w:trPr>
        <w:tc>
          <w:tcPr>
            <w:tcW w:w="2535" w:type="dxa"/>
            <w:tcBorders>
              <w:top w:val="single" w:sz="6" w:space="0" w:color="auto"/>
              <w:left w:val="single" w:sz="6" w:space="0" w:color="auto"/>
              <w:bottom w:val="single" w:sz="6" w:space="0" w:color="auto"/>
              <w:right w:val="single" w:sz="6" w:space="0" w:color="auto"/>
            </w:tcBorders>
            <w:shd w:val="clear" w:color="auto" w:fill="F2F2F2" w:themeFill="text2" w:themeFillShade="F2"/>
            <w:vAlign w:val="center"/>
            <w:hideMark/>
          </w:tcPr>
          <w:p w14:paraId="7F2851DA" w14:textId="77777777" w:rsidR="00436BCE" w:rsidRPr="009F4405" w:rsidRDefault="00436BCE" w:rsidP="00436BCE">
            <w:pPr>
              <w:spacing w:after="0"/>
              <w:jc w:val="left"/>
              <w:textAlignment w:val="baseline"/>
              <w:rPr>
                <w:rFonts w:cstheme="minorHAnsi"/>
                <w:sz w:val="24"/>
                <w:lang w:eastAsia="nl-BE"/>
              </w:rPr>
            </w:pPr>
            <w:r w:rsidRPr="009F4405">
              <w:rPr>
                <w:sz w:val="18"/>
                <w:szCs w:val="18"/>
                <w:lang w:eastAsia="nl-BE"/>
              </w:rPr>
              <w:t>State vs. private sector funding models </w:t>
            </w:r>
          </w:p>
        </w:tc>
        <w:tc>
          <w:tcPr>
            <w:tcW w:w="7215" w:type="dxa"/>
            <w:tcBorders>
              <w:top w:val="single" w:sz="6" w:space="0" w:color="auto"/>
              <w:left w:val="single" w:sz="6" w:space="0" w:color="auto"/>
              <w:bottom w:val="single" w:sz="6" w:space="0" w:color="auto"/>
              <w:right w:val="single" w:sz="6" w:space="0" w:color="auto"/>
            </w:tcBorders>
            <w:vAlign w:val="center"/>
            <w:hideMark/>
          </w:tcPr>
          <w:p w14:paraId="03759A6E" w14:textId="44121596" w:rsidR="0637FE24" w:rsidRPr="009F4405" w:rsidRDefault="0637FE24" w:rsidP="2D0E0C3B">
            <w:pPr>
              <w:spacing w:after="0"/>
              <w:jc w:val="left"/>
              <w:rPr>
                <w:sz w:val="18"/>
                <w:szCs w:val="18"/>
                <w:lang w:eastAsia="nl-BE"/>
              </w:rPr>
            </w:pPr>
            <w:r w:rsidRPr="009F4405">
              <w:rPr>
                <w:b/>
                <w:sz w:val="18"/>
                <w:szCs w:val="18"/>
                <w:lang w:eastAsia="nl-BE"/>
              </w:rPr>
              <w:t>Funding models of successful spaceports across the U.S., India, and Japan have generally started with strong federal backing; New Zealand, the lone exception, has a privately-funded spaceport, but backed strongly by U.S. government funding.  Pr</w:t>
            </w:r>
            <w:r w:rsidR="6C372C75" w:rsidRPr="009F4405">
              <w:rPr>
                <w:b/>
                <w:sz w:val="18"/>
                <w:szCs w:val="18"/>
                <w:lang w:eastAsia="nl-BE"/>
              </w:rPr>
              <w:t xml:space="preserve">ivate sector use of these </w:t>
            </w:r>
            <w:r w:rsidR="7CEDE1F3" w:rsidRPr="009F4405">
              <w:rPr>
                <w:b/>
                <w:sz w:val="18"/>
                <w:szCs w:val="18"/>
                <w:lang w:eastAsia="nl-BE"/>
              </w:rPr>
              <w:t>public launch</w:t>
            </w:r>
            <w:r w:rsidR="6C372C75" w:rsidRPr="009F4405">
              <w:rPr>
                <w:b/>
                <w:sz w:val="18"/>
                <w:szCs w:val="18"/>
                <w:lang w:eastAsia="nl-BE"/>
              </w:rPr>
              <w:t xml:space="preserve"> facilities has been strongly subsidized.  Demand signals for private spaceports have generally been weak, and successful private sector spaceports have emphasized the need </w:t>
            </w:r>
            <w:r w:rsidR="4A384D26" w:rsidRPr="009F4405">
              <w:rPr>
                <w:b/>
                <w:sz w:val="18"/>
                <w:szCs w:val="18"/>
                <w:lang w:eastAsia="nl-BE"/>
              </w:rPr>
              <w:t xml:space="preserve">for </w:t>
            </w:r>
            <w:r w:rsidR="6C372C75" w:rsidRPr="009F4405">
              <w:rPr>
                <w:b/>
                <w:sz w:val="18"/>
                <w:szCs w:val="18"/>
                <w:lang w:eastAsia="nl-BE"/>
              </w:rPr>
              <w:t>anchor tenants</w:t>
            </w:r>
            <w:r w:rsidR="06965F51" w:rsidRPr="009F4405">
              <w:rPr>
                <w:b/>
                <w:sz w:val="18"/>
                <w:szCs w:val="18"/>
                <w:lang w:eastAsia="nl-BE"/>
              </w:rPr>
              <w:t>, not just to support current operations, but to be able to build and plan appropriate infrastructure.</w:t>
            </w:r>
            <w:r w:rsidR="40BD1334" w:rsidRPr="009F4405">
              <w:rPr>
                <w:sz w:val="18"/>
                <w:szCs w:val="18"/>
                <w:lang w:eastAsia="nl-BE"/>
              </w:rPr>
              <w:t xml:space="preserve">  A summary of the evolution of public/private funding of launch facilities in the aforementioned countries is below.</w:t>
            </w:r>
          </w:p>
          <w:p w14:paraId="1394BD6F" w14:textId="799E523C" w:rsidR="7F80888F" w:rsidRPr="009F4405" w:rsidRDefault="7F80888F" w:rsidP="7F80888F">
            <w:pPr>
              <w:spacing w:after="0"/>
              <w:jc w:val="left"/>
              <w:rPr>
                <w:sz w:val="18"/>
                <w:szCs w:val="18"/>
                <w:lang w:eastAsia="nl-BE"/>
              </w:rPr>
            </w:pPr>
          </w:p>
          <w:p w14:paraId="4BCECFB2" w14:textId="782A5AB2" w:rsidR="00436BCE" w:rsidRPr="009F4405" w:rsidRDefault="00436BCE" w:rsidP="00436BCE">
            <w:pPr>
              <w:spacing w:after="0"/>
              <w:jc w:val="left"/>
              <w:textAlignment w:val="baseline"/>
              <w:rPr>
                <w:rFonts w:cstheme="minorHAnsi"/>
                <w:sz w:val="24"/>
                <w:lang w:eastAsia="nl-BE"/>
              </w:rPr>
            </w:pPr>
            <w:r w:rsidRPr="009F4405">
              <w:rPr>
                <w:sz w:val="18"/>
                <w:szCs w:val="18"/>
                <w:lang w:eastAsia="nl-BE"/>
              </w:rPr>
              <w:t>The U.S. and India have long traditions of federally supported spaceports, which they are now opening up to the private sector (the U.S. for decades, but India newly).  The U.S. is required to charge direct costs to those using its launch facilities, but quite a few indirect costs are absorbed by the government, in addition to development of launch vehicles themselves being heavily government-supported.  The U.S. has dedicated launch pads for the commercial sector at Vandenberg, Cape Canaveral, and Wallops.   India has a dedicated pad for Agnikul Cosmos at SHAR, with plans to build pads for the private sector at the new Kulasekarapattinam.  Japan has reserved its two government spaceports at Tanegashima and </w:t>
            </w:r>
            <w:r w:rsidRPr="009F4405">
              <w:rPr>
                <w:color w:val="000000"/>
                <w:sz w:val="19"/>
                <w:szCs w:val="19"/>
                <w:lang w:eastAsia="nl-BE"/>
              </w:rPr>
              <w:t>Uchinoura Space Centers for government launches, though it plans to transition ownership of its Epsilon S vehicle (launching at Uchinoura) to the private sector. </w:t>
            </w:r>
          </w:p>
          <w:p w14:paraId="5802D035" w14:textId="77777777" w:rsidR="00436BCE" w:rsidRPr="009F4405" w:rsidRDefault="00436BCE" w:rsidP="00436BCE">
            <w:pPr>
              <w:spacing w:after="0"/>
              <w:jc w:val="left"/>
              <w:textAlignment w:val="baseline"/>
              <w:rPr>
                <w:rFonts w:cstheme="minorHAnsi"/>
                <w:sz w:val="24"/>
                <w:lang w:eastAsia="nl-BE"/>
              </w:rPr>
            </w:pPr>
            <w:r w:rsidRPr="009F4405">
              <w:rPr>
                <w:color w:val="000000"/>
                <w:sz w:val="19"/>
                <w:szCs w:val="19"/>
                <w:lang w:eastAsia="nl-BE"/>
              </w:rPr>
              <w:t> </w:t>
            </w:r>
          </w:p>
          <w:p w14:paraId="7EFA5459" w14:textId="1D70D7D1" w:rsidR="00436BCE" w:rsidRPr="009F4405" w:rsidRDefault="00436BCE" w:rsidP="00436BCE">
            <w:pPr>
              <w:spacing w:after="0"/>
              <w:jc w:val="left"/>
              <w:textAlignment w:val="baseline"/>
              <w:rPr>
                <w:rFonts w:cstheme="minorHAnsi"/>
                <w:sz w:val="24"/>
                <w:lang w:eastAsia="nl-BE"/>
              </w:rPr>
            </w:pPr>
            <w:r w:rsidRPr="009F4405">
              <w:rPr>
                <w:color w:val="000000"/>
                <w:sz w:val="19"/>
                <w:szCs w:val="19"/>
                <w:lang w:eastAsia="nl-BE"/>
              </w:rPr>
              <w:lastRenderedPageBreak/>
              <w:t>The U.S. has over a dozen private spaceports, most of which have not been utilised.  The handful that </w:t>
            </w:r>
            <w:r w:rsidR="00234DC5" w:rsidRPr="009F4405">
              <w:rPr>
                <w:color w:val="000000"/>
                <w:sz w:val="19"/>
                <w:szCs w:val="19"/>
                <w:lang w:eastAsia="nl-BE"/>
              </w:rPr>
              <w:t>has</w:t>
            </w:r>
            <w:r w:rsidRPr="009F4405">
              <w:rPr>
                <w:color w:val="000000"/>
                <w:sz w:val="19"/>
                <w:szCs w:val="19"/>
                <w:lang w:eastAsia="nl-BE"/>
              </w:rPr>
              <w:t> been utilised have generally been for dedicated launch vehicles (Blue Origin, SpaceX, Virgin), plus the Pacific Spaceport Complex in Alaska which has been </w:t>
            </w:r>
            <w:r w:rsidR="00303700" w:rsidRPr="009F4405">
              <w:rPr>
                <w:color w:val="000000"/>
                <w:sz w:val="19"/>
                <w:szCs w:val="19"/>
                <w:lang w:eastAsia="nl-BE"/>
              </w:rPr>
              <w:t>favoured</w:t>
            </w:r>
            <w:r w:rsidRPr="009F4405">
              <w:rPr>
                <w:color w:val="000000"/>
                <w:sz w:val="19"/>
                <w:szCs w:val="19"/>
                <w:lang w:eastAsia="nl-BE"/>
              </w:rPr>
              <w:t> for national security launches.  Most of the existing spaceports, even if not utilised for launches, have developed aerospace research hubs, and have been supported by regional and state-level funding (national funding is more or less non-existent).  The low demand for small launch vehicles has hindered the use of these spaceports, in addition to overland orbital launch not being allowed.  Japan has two operational vertical launch spaceports, one of which was funded by private companies plus the Development Bank of Japan, the other of which was funded by both regional development and private sector funds.  It also has a horizontal launch spaceport funded by the regional development funds and the private sector.  However, the demand forecast for these is unclear, with none of the anchor launch vehicles yet having a successful orbital launch (with the exception of Firefly, who has signed an MoU to study launches in Hokkaido but not yet committed to launch there).  Rocket Lab has funded its own dedicated launch site in Mahia, which has been critical for U.S. national security launches; Rocket Lab switched its headquarters to the U.S. to be eligible for U.S. funding, and the FAA has an MoU with New Zealand to enable interchangeable licensing. </w:t>
            </w:r>
          </w:p>
          <w:p w14:paraId="6482C507" w14:textId="77777777" w:rsidR="00436BCE" w:rsidRPr="009F4405" w:rsidRDefault="00436BCE" w:rsidP="00436BCE">
            <w:pPr>
              <w:spacing w:after="0"/>
              <w:jc w:val="left"/>
              <w:textAlignment w:val="baseline"/>
              <w:rPr>
                <w:rFonts w:cstheme="minorHAnsi"/>
                <w:sz w:val="24"/>
                <w:lang w:eastAsia="nl-BE"/>
              </w:rPr>
            </w:pPr>
            <w:r w:rsidRPr="009F4405">
              <w:rPr>
                <w:color w:val="000000"/>
                <w:sz w:val="18"/>
                <w:szCs w:val="18"/>
                <w:lang w:eastAsia="nl-BE"/>
              </w:rPr>
              <w:t> </w:t>
            </w:r>
          </w:p>
          <w:p w14:paraId="07CD9090" w14:textId="13A09907" w:rsidR="00436BCE" w:rsidRPr="009F4405" w:rsidRDefault="00436BCE" w:rsidP="00436BCE">
            <w:pPr>
              <w:spacing w:after="0"/>
              <w:jc w:val="left"/>
              <w:textAlignment w:val="baseline"/>
              <w:rPr>
                <w:rFonts w:cstheme="minorHAnsi"/>
                <w:sz w:val="24"/>
                <w:lang w:eastAsia="nl-BE"/>
              </w:rPr>
            </w:pPr>
            <w:r w:rsidRPr="009F4405">
              <w:rPr>
                <w:sz w:val="18"/>
                <w:szCs w:val="18"/>
                <w:lang w:eastAsia="nl-BE"/>
              </w:rPr>
              <w:t>Japan has additionally initiated a ten-year $7B Space Strategy Fund, with dedicated streams to improving launch capacity. </w:t>
            </w:r>
          </w:p>
        </w:tc>
      </w:tr>
      <w:tr w:rsidR="00436BCE" w:rsidRPr="009F4405" w14:paraId="2A78BF8F" w14:textId="77777777" w:rsidTr="00AB1167">
        <w:trPr>
          <w:trHeight w:val="105"/>
        </w:trPr>
        <w:tc>
          <w:tcPr>
            <w:tcW w:w="2535" w:type="dxa"/>
            <w:tcBorders>
              <w:top w:val="single" w:sz="6" w:space="0" w:color="auto"/>
              <w:left w:val="single" w:sz="6" w:space="0" w:color="auto"/>
              <w:bottom w:val="single" w:sz="6" w:space="0" w:color="auto"/>
              <w:right w:val="single" w:sz="6" w:space="0" w:color="auto"/>
            </w:tcBorders>
            <w:shd w:val="clear" w:color="auto" w:fill="F2F2F2" w:themeFill="text2" w:themeFillShade="F2"/>
            <w:vAlign w:val="center"/>
            <w:hideMark/>
          </w:tcPr>
          <w:p w14:paraId="5FD39E15" w14:textId="77777777" w:rsidR="00436BCE" w:rsidRPr="009F4405" w:rsidRDefault="00436BCE" w:rsidP="7554F3AA">
            <w:pPr>
              <w:spacing w:after="0"/>
              <w:jc w:val="left"/>
              <w:textAlignment w:val="baseline"/>
              <w:rPr>
                <w:rFonts w:cstheme="minorBidi"/>
                <w:sz w:val="24"/>
                <w:lang w:eastAsia="nl-BE"/>
              </w:rPr>
            </w:pPr>
            <w:r w:rsidRPr="009F4405">
              <w:rPr>
                <w:sz w:val="18"/>
                <w:szCs w:val="18"/>
                <w:lang w:eastAsia="nl-BE"/>
              </w:rPr>
              <w:lastRenderedPageBreak/>
              <w:t>Current and target launch cadence </w:t>
            </w:r>
          </w:p>
        </w:tc>
        <w:tc>
          <w:tcPr>
            <w:tcW w:w="7215" w:type="dxa"/>
            <w:tcBorders>
              <w:top w:val="single" w:sz="6" w:space="0" w:color="auto"/>
              <w:left w:val="single" w:sz="6" w:space="0" w:color="auto"/>
              <w:bottom w:val="single" w:sz="6" w:space="0" w:color="auto"/>
              <w:right w:val="single" w:sz="6" w:space="0" w:color="auto"/>
            </w:tcBorders>
            <w:vAlign w:val="center"/>
            <w:hideMark/>
          </w:tcPr>
          <w:p w14:paraId="14FC9222" w14:textId="77777777" w:rsidR="00436BCE" w:rsidRPr="009F4405" w:rsidRDefault="5B438EF0" w:rsidP="00436BCE">
            <w:pPr>
              <w:spacing w:after="0"/>
              <w:jc w:val="left"/>
              <w:textAlignment w:val="baseline"/>
              <w:rPr>
                <w:rFonts w:cstheme="minorBidi"/>
                <w:lang w:eastAsia="nl-BE"/>
              </w:rPr>
            </w:pPr>
            <w:r w:rsidRPr="009F4405">
              <w:rPr>
                <w:b/>
                <w:sz w:val="18"/>
                <w:szCs w:val="18"/>
                <w:lang w:eastAsia="nl-BE"/>
              </w:rPr>
              <w:t xml:space="preserve">Target launch cadence for most facilities is 6-20 per year, with the exception being the U.S. at Cape Canaveral and Vandenberg.  </w:t>
            </w:r>
            <w:r w:rsidR="4EF830DF" w:rsidRPr="009F4405">
              <w:rPr>
                <w:b/>
                <w:sz w:val="18"/>
                <w:szCs w:val="18"/>
                <w:lang w:eastAsia="nl-BE"/>
              </w:rPr>
              <w:t>Facility duplication is typically highlighted as necessary for facilities aiming for cadences higher than once every 2-3 months, given payload integration times.</w:t>
            </w:r>
            <w:r w:rsidR="4EF830DF" w:rsidRPr="009F4405">
              <w:rPr>
                <w:sz w:val="18"/>
                <w:szCs w:val="18"/>
                <w:lang w:eastAsia="nl-BE"/>
              </w:rPr>
              <w:t xml:space="preserve"> </w:t>
            </w:r>
            <w:r w:rsidR="00436BCE" w:rsidRPr="009F4405">
              <w:rPr>
                <w:sz w:val="18"/>
                <w:szCs w:val="18"/>
                <w:lang w:eastAsia="nl-BE"/>
              </w:rPr>
              <w:t>The U.S. is up to 110 orbital launches per year at Cape Canaveral, 66 at Vandenberg, with several per year at Wallops and Pacific Spaceport Complex.  The U.S. intends to reach 500+/year at the Cape and 150-200 by 2030.  New Zealand (Mahia) is at 18/year.  Japan has been able to launch every other month from Tanegashima with pending upgrades allowing for seven per year, with target of one per month.  Spaceport Hokkaido aims for 10/year, while Spaceport Kii aims for 20/year by the end of the 2020s.  India is able to accommodate 10-12 PSLV launches per year at SHAR, with a goal of 20-25 SSLV launches per year at the new Kulasekarapattinam site.</w:t>
            </w:r>
            <w:r w:rsidR="00436BCE" w:rsidRPr="009F4405">
              <w:rPr>
                <w:rFonts w:cstheme="minorBidi"/>
                <w:lang w:eastAsia="nl-BE"/>
              </w:rPr>
              <w:t> </w:t>
            </w:r>
          </w:p>
          <w:p w14:paraId="655525F4" w14:textId="77777777" w:rsidR="00012303" w:rsidRPr="009F4405" w:rsidRDefault="00012303" w:rsidP="00436BCE">
            <w:pPr>
              <w:spacing w:after="0"/>
              <w:jc w:val="left"/>
              <w:textAlignment w:val="baseline"/>
              <w:rPr>
                <w:rFonts w:cstheme="minorBidi"/>
                <w:sz w:val="18"/>
                <w:szCs w:val="18"/>
                <w:lang w:eastAsia="nl-BE"/>
              </w:rPr>
            </w:pPr>
          </w:p>
          <w:p w14:paraId="546464B8" w14:textId="3EF3CF0F" w:rsidR="004204ED" w:rsidRPr="009F4405" w:rsidRDefault="00AA6D32" w:rsidP="00436BCE">
            <w:pPr>
              <w:spacing w:after="0"/>
              <w:jc w:val="left"/>
              <w:textAlignment w:val="baseline"/>
              <w:rPr>
                <w:rFonts w:cstheme="minorBidi"/>
                <w:sz w:val="18"/>
                <w:szCs w:val="18"/>
                <w:lang w:eastAsia="nl-BE"/>
              </w:rPr>
            </w:pPr>
            <w:r w:rsidRPr="009F4405">
              <w:rPr>
                <w:rFonts w:cstheme="minorBidi"/>
                <w:sz w:val="18"/>
                <w:szCs w:val="18"/>
                <w:lang w:eastAsia="nl-BE"/>
              </w:rPr>
              <w:t>Increasing launch cadence places growing pressure not only on launch pads, but also on launcher integration facilities, payload processing facilities and range operations. As launch activity increases, the ability to conduct parallel campaign preparation through multiple launch pads, integration facilities or alternative processing chains becomes an important enabler of resilience and sustained launch cadence growth. Recent launch-pad disruptions at major commercial spaceports (</w:t>
            </w:r>
            <w:r w:rsidR="00974557" w:rsidRPr="009F4405">
              <w:rPr>
                <w:rFonts w:cstheme="minorBidi"/>
                <w:sz w:val="18"/>
                <w:szCs w:val="18"/>
                <w:lang w:eastAsia="nl-BE"/>
              </w:rPr>
              <w:t xml:space="preserve">i.e., </w:t>
            </w:r>
            <w:r w:rsidRPr="009F4405">
              <w:rPr>
                <w:rFonts w:cstheme="minorBidi"/>
                <w:sz w:val="18"/>
                <w:szCs w:val="18"/>
                <w:lang w:eastAsia="nl-BE"/>
              </w:rPr>
              <w:t>SpaceX and BlueOrigin</w:t>
            </w:r>
            <w:r w:rsidR="00974557" w:rsidRPr="009F4405">
              <w:rPr>
                <w:rFonts w:cstheme="minorBidi"/>
                <w:sz w:val="18"/>
                <w:szCs w:val="18"/>
                <w:lang w:eastAsia="nl-BE"/>
              </w:rPr>
              <w:t>)</w:t>
            </w:r>
            <w:r w:rsidRPr="009F4405">
              <w:rPr>
                <w:rFonts w:cstheme="minorBidi"/>
                <w:sz w:val="18"/>
                <w:szCs w:val="18"/>
                <w:lang w:eastAsia="nl-BE"/>
              </w:rPr>
              <w:t xml:space="preserve"> further illustrate the operational risks associated with dependence on a single launch and processing chain.</w:t>
            </w:r>
          </w:p>
        </w:tc>
      </w:tr>
      <w:tr w:rsidR="00436BCE" w:rsidRPr="009F4405" w14:paraId="53D60420" w14:textId="77777777" w:rsidTr="00AB1167">
        <w:trPr>
          <w:trHeight w:val="105"/>
        </w:trPr>
        <w:tc>
          <w:tcPr>
            <w:tcW w:w="2535" w:type="dxa"/>
            <w:tcBorders>
              <w:top w:val="single" w:sz="6" w:space="0" w:color="auto"/>
              <w:left w:val="single" w:sz="6" w:space="0" w:color="auto"/>
              <w:bottom w:val="single" w:sz="6" w:space="0" w:color="auto"/>
              <w:right w:val="single" w:sz="6" w:space="0" w:color="auto"/>
            </w:tcBorders>
            <w:shd w:val="clear" w:color="auto" w:fill="F2F2F2" w:themeFill="text2" w:themeFillShade="F2"/>
            <w:vAlign w:val="center"/>
            <w:hideMark/>
          </w:tcPr>
          <w:p w14:paraId="7559AD2F" w14:textId="77777777" w:rsidR="00436BCE" w:rsidRPr="009F4405" w:rsidRDefault="00436BCE" w:rsidP="00436BCE">
            <w:pPr>
              <w:spacing w:after="0"/>
              <w:jc w:val="left"/>
              <w:textAlignment w:val="baseline"/>
              <w:rPr>
                <w:rFonts w:cstheme="minorHAnsi"/>
                <w:sz w:val="24"/>
                <w:lang w:eastAsia="nl-BE"/>
              </w:rPr>
            </w:pPr>
            <w:r w:rsidRPr="009F4405">
              <w:rPr>
                <w:sz w:val="18"/>
                <w:szCs w:val="18"/>
                <w:lang w:eastAsia="nl-BE"/>
              </w:rPr>
              <w:t>Payload integration times </w:t>
            </w:r>
          </w:p>
        </w:tc>
        <w:tc>
          <w:tcPr>
            <w:tcW w:w="7215" w:type="dxa"/>
            <w:tcBorders>
              <w:top w:val="single" w:sz="6" w:space="0" w:color="auto"/>
              <w:left w:val="single" w:sz="6" w:space="0" w:color="auto"/>
              <w:bottom w:val="single" w:sz="6" w:space="0" w:color="auto"/>
              <w:right w:val="single" w:sz="6" w:space="0" w:color="auto"/>
            </w:tcBorders>
            <w:vAlign w:val="center"/>
            <w:hideMark/>
          </w:tcPr>
          <w:p w14:paraId="0C55D4EB" w14:textId="0D141E3B" w:rsidR="00436BCE" w:rsidRPr="009F4405" w:rsidRDefault="784BA684" w:rsidP="00436BCE">
            <w:pPr>
              <w:spacing w:after="0"/>
              <w:jc w:val="left"/>
              <w:textAlignment w:val="baseline"/>
              <w:rPr>
                <w:rFonts w:cstheme="minorBidi"/>
                <w:sz w:val="24"/>
                <w:lang w:eastAsia="nl-BE"/>
              </w:rPr>
            </w:pPr>
            <w:r w:rsidRPr="009F4405">
              <w:rPr>
                <w:b/>
                <w:sz w:val="18"/>
                <w:szCs w:val="18"/>
                <w:lang w:eastAsia="nl-BE"/>
              </w:rPr>
              <w:t xml:space="preserve">Decreasing payload integration time has been key to increasing launch cadence across facilities, with several </w:t>
            </w:r>
            <w:r w:rsidR="7D111FD4" w:rsidRPr="009F4405">
              <w:rPr>
                <w:b/>
                <w:sz w:val="18"/>
                <w:szCs w:val="18"/>
                <w:lang w:eastAsia="nl-BE"/>
              </w:rPr>
              <w:t>hours possible for rideshare missions, and as low as one day for primary payloads for small launch vehicles</w:t>
            </w:r>
            <w:r w:rsidR="664503D5" w:rsidRPr="009F4405">
              <w:rPr>
                <w:b/>
                <w:bCs/>
                <w:sz w:val="18"/>
                <w:szCs w:val="18"/>
                <w:lang w:eastAsia="nl-BE"/>
              </w:rPr>
              <w:t>, though more technical or dedicated missions may take several months</w:t>
            </w:r>
            <w:r w:rsidR="7D111FD4" w:rsidRPr="009F4405">
              <w:rPr>
                <w:b/>
                <w:bCs/>
                <w:sz w:val="18"/>
                <w:szCs w:val="18"/>
                <w:lang w:eastAsia="nl-BE"/>
              </w:rPr>
              <w:t>.</w:t>
            </w:r>
            <w:r w:rsidR="7D111FD4" w:rsidRPr="009F4405">
              <w:rPr>
                <w:b/>
                <w:sz w:val="18"/>
                <w:szCs w:val="18"/>
                <w:lang w:eastAsia="nl-BE"/>
              </w:rPr>
              <w:t xml:space="preserve"> </w:t>
            </w:r>
            <w:r w:rsidR="7D111FD4" w:rsidRPr="009F4405">
              <w:rPr>
                <w:sz w:val="18"/>
                <w:szCs w:val="18"/>
                <w:lang w:eastAsia="nl-BE"/>
              </w:rPr>
              <w:t xml:space="preserve"> </w:t>
            </w:r>
            <w:r w:rsidR="00436BCE" w:rsidRPr="009F4405">
              <w:rPr>
                <w:sz w:val="18"/>
                <w:szCs w:val="18"/>
                <w:lang w:eastAsia="nl-BE"/>
              </w:rPr>
              <w:t>SpaceX is able to integrate many rideshare or Starlink payloads in several hours due to standardisation; more dedicated payloads take 2-4 weeks, though national security payloads may take months.  ULA requires 30-60 days.  Firefly was able to demonstrate a launch on 24 </w:t>
            </w:r>
            <w:r w:rsidR="001E1AE7" w:rsidRPr="009F4405">
              <w:rPr>
                <w:sz w:val="18"/>
                <w:szCs w:val="18"/>
                <w:lang w:eastAsia="nl-BE"/>
              </w:rPr>
              <w:t>hours’ notice</w:t>
            </w:r>
            <w:r w:rsidR="00436BCE" w:rsidRPr="009F4405">
              <w:rPr>
                <w:sz w:val="18"/>
                <w:szCs w:val="18"/>
                <w:lang w:eastAsia="nl-BE"/>
              </w:rPr>
              <w:t> from Vandenberg as part of its VICTUS NOX Space Force Award.  Space One is able to integrate in four days due to use of solid fuel. </w:t>
            </w:r>
          </w:p>
        </w:tc>
      </w:tr>
      <w:tr w:rsidR="00436BCE" w:rsidRPr="009F4405" w14:paraId="4D78676C" w14:textId="77777777" w:rsidTr="00AB1167">
        <w:trPr>
          <w:trHeight w:val="105"/>
        </w:trPr>
        <w:tc>
          <w:tcPr>
            <w:tcW w:w="2535" w:type="dxa"/>
            <w:tcBorders>
              <w:top w:val="single" w:sz="6" w:space="0" w:color="auto"/>
              <w:left w:val="single" w:sz="6" w:space="0" w:color="auto"/>
              <w:bottom w:val="single" w:sz="6" w:space="0" w:color="auto"/>
              <w:right w:val="single" w:sz="6" w:space="0" w:color="auto"/>
            </w:tcBorders>
            <w:shd w:val="clear" w:color="auto" w:fill="F2F2F2" w:themeFill="text2" w:themeFillShade="F2"/>
            <w:vAlign w:val="center"/>
            <w:hideMark/>
          </w:tcPr>
          <w:p w14:paraId="546927C6" w14:textId="77777777" w:rsidR="00436BCE" w:rsidRPr="009F4405" w:rsidRDefault="00436BCE" w:rsidP="00436BCE">
            <w:pPr>
              <w:spacing w:after="0"/>
              <w:jc w:val="left"/>
              <w:textAlignment w:val="baseline"/>
              <w:rPr>
                <w:rFonts w:cstheme="minorHAnsi"/>
                <w:sz w:val="24"/>
                <w:lang w:eastAsia="nl-BE"/>
              </w:rPr>
            </w:pPr>
            <w:r w:rsidRPr="009F4405">
              <w:rPr>
                <w:sz w:val="18"/>
                <w:szCs w:val="18"/>
                <w:lang w:eastAsia="nl-BE"/>
              </w:rPr>
              <w:t>Diversification of customers </w:t>
            </w:r>
          </w:p>
        </w:tc>
        <w:tc>
          <w:tcPr>
            <w:tcW w:w="7215" w:type="dxa"/>
            <w:tcBorders>
              <w:top w:val="single" w:sz="6" w:space="0" w:color="auto"/>
              <w:left w:val="single" w:sz="6" w:space="0" w:color="auto"/>
              <w:bottom w:val="single" w:sz="6" w:space="0" w:color="auto"/>
              <w:right w:val="single" w:sz="6" w:space="0" w:color="auto"/>
            </w:tcBorders>
            <w:vAlign w:val="center"/>
            <w:hideMark/>
          </w:tcPr>
          <w:p w14:paraId="24D52E4D" w14:textId="57D884D7" w:rsidR="00436BCE" w:rsidRPr="009F4405" w:rsidRDefault="202B3086" w:rsidP="00436BCE">
            <w:pPr>
              <w:spacing w:after="0"/>
              <w:jc w:val="left"/>
              <w:textAlignment w:val="baseline"/>
              <w:rPr>
                <w:sz w:val="18"/>
                <w:szCs w:val="18"/>
                <w:lang w:eastAsia="nl-BE"/>
              </w:rPr>
            </w:pPr>
            <w:r w:rsidRPr="009F4405">
              <w:rPr>
                <w:b/>
                <w:sz w:val="18"/>
                <w:szCs w:val="18"/>
                <w:lang w:eastAsia="nl-BE"/>
              </w:rPr>
              <w:t>Having a diverse array of customers at one launch facility greatly increases the complexity of protocol and conflicting demands on infrastructure use and requirements</w:t>
            </w:r>
            <w:r w:rsidR="37E722D5" w:rsidRPr="009F4405">
              <w:rPr>
                <w:b/>
                <w:sz w:val="18"/>
                <w:szCs w:val="18"/>
                <w:lang w:eastAsia="nl-BE"/>
              </w:rPr>
              <w:t xml:space="preserve"> (resulting in some companies developing their own separate facilities onsite</w:t>
            </w:r>
            <w:r w:rsidR="6B652628" w:rsidRPr="009F4405">
              <w:rPr>
                <w:b/>
                <w:bCs/>
                <w:sz w:val="18"/>
                <w:szCs w:val="18"/>
                <w:lang w:eastAsia="nl-BE"/>
              </w:rPr>
              <w:t>, whether dedicated launch pads or assembly and integration facilities</w:t>
            </w:r>
            <w:r w:rsidR="37E722D5" w:rsidRPr="009F4405">
              <w:rPr>
                <w:b/>
                <w:sz w:val="18"/>
                <w:szCs w:val="18"/>
                <w:lang w:eastAsia="nl-BE"/>
              </w:rPr>
              <w:t>)</w:t>
            </w:r>
            <w:r w:rsidRPr="009F4405">
              <w:rPr>
                <w:b/>
                <w:sz w:val="18"/>
                <w:szCs w:val="18"/>
                <w:lang w:eastAsia="nl-BE"/>
              </w:rPr>
              <w:t xml:space="preserve">, though substantial operational </w:t>
            </w:r>
            <w:r w:rsidR="63624645" w:rsidRPr="009F4405">
              <w:rPr>
                <w:b/>
                <w:sz w:val="18"/>
                <w:szCs w:val="18"/>
                <w:lang w:eastAsia="nl-BE"/>
              </w:rPr>
              <w:t>efficiencies</w:t>
            </w:r>
            <w:r w:rsidRPr="009F4405">
              <w:rPr>
                <w:b/>
                <w:sz w:val="18"/>
                <w:szCs w:val="18"/>
                <w:lang w:eastAsia="nl-BE"/>
              </w:rPr>
              <w:t xml:space="preserve"> exist in</w:t>
            </w:r>
            <w:r w:rsidR="2BC3BBDF" w:rsidRPr="009F4405">
              <w:rPr>
                <w:b/>
                <w:sz w:val="18"/>
                <w:szCs w:val="18"/>
                <w:lang w:eastAsia="nl-BE"/>
              </w:rPr>
              <w:t xml:space="preserve"> sharing access to common resources.</w:t>
            </w:r>
            <w:r w:rsidRPr="009F4405">
              <w:rPr>
                <w:b/>
                <w:sz w:val="18"/>
                <w:szCs w:val="18"/>
                <w:lang w:eastAsia="nl-BE"/>
              </w:rPr>
              <w:t xml:space="preserve"> </w:t>
            </w:r>
            <w:r w:rsidR="00436BCE" w:rsidRPr="009F4405">
              <w:rPr>
                <w:b/>
                <w:sz w:val="18"/>
                <w:szCs w:val="18"/>
                <w:lang w:eastAsia="nl-BE"/>
              </w:rPr>
              <w:t xml:space="preserve">Numerous private spaceports have emphasized the need to have anchor customers for specific launch pads to be able to build out infrastructure. </w:t>
            </w:r>
            <w:r w:rsidR="00436BCE" w:rsidRPr="009F4405">
              <w:rPr>
                <w:sz w:val="18"/>
                <w:szCs w:val="18"/>
                <w:lang w:eastAsia="nl-BE"/>
              </w:rPr>
              <w:t> </w:t>
            </w:r>
          </w:p>
          <w:p w14:paraId="6618F92D" w14:textId="1B99E696" w:rsidR="00436BCE" w:rsidRPr="009F4405" w:rsidRDefault="00436BCE" w:rsidP="082311D9">
            <w:pPr>
              <w:spacing w:after="0"/>
              <w:jc w:val="left"/>
              <w:textAlignment w:val="baseline"/>
              <w:rPr>
                <w:sz w:val="18"/>
                <w:szCs w:val="18"/>
                <w:lang w:eastAsia="nl-BE"/>
              </w:rPr>
            </w:pPr>
          </w:p>
          <w:p w14:paraId="6127C333" w14:textId="7A223FBA" w:rsidR="00436BCE" w:rsidRPr="009F4405" w:rsidRDefault="00436BCE" w:rsidP="00436BCE">
            <w:pPr>
              <w:spacing w:after="0"/>
              <w:jc w:val="left"/>
              <w:textAlignment w:val="baseline"/>
              <w:rPr>
                <w:rFonts w:cstheme="minorBidi"/>
                <w:sz w:val="24"/>
                <w:lang w:eastAsia="nl-BE"/>
              </w:rPr>
            </w:pPr>
            <w:r w:rsidRPr="009F4405">
              <w:rPr>
                <w:sz w:val="18"/>
                <w:szCs w:val="18"/>
                <w:lang w:eastAsia="nl-BE"/>
              </w:rPr>
              <w:t xml:space="preserve">ISRO estimated adding a new customer to an existing facility would take six years, and  substantial issues exist in having multiple users of payload integration and other facilities. In the U.S., national security launches have priority, and having a wide range of commercial payloads often accommodated on one launch adds to the complexity, with different handling </w:t>
            </w:r>
            <w:r w:rsidRPr="009F4405">
              <w:rPr>
                <w:sz w:val="18"/>
                <w:szCs w:val="18"/>
                <w:lang w:eastAsia="nl-BE"/>
              </w:rPr>
              <w:lastRenderedPageBreak/>
              <w:t>procedures and security protocols, so companies have started investing in their own payload integration facilities.  There are operational efficiencies to sharing launch infrastructure; in the U.S. launch operators note they can get commodities, such as fuel, oxidizer, and pneumatics for free or for a small fee“, and also notes the Space Force handles hazard calculation and coordination, improving the economics in comparison to private sites. However, there are still substantial improvements needed to optimize the efficiency of access to the shared infrastructure, as in the U.S. operators note inefficiencies with how they share access to common resources like payload processing facilities, roads, and fuel vendors. </w:t>
            </w:r>
          </w:p>
        </w:tc>
      </w:tr>
      <w:tr w:rsidR="00436BCE" w:rsidRPr="009F4405" w14:paraId="3B89D74E" w14:textId="77777777" w:rsidTr="00AB1167">
        <w:trPr>
          <w:trHeight w:val="105"/>
        </w:trPr>
        <w:tc>
          <w:tcPr>
            <w:tcW w:w="2535" w:type="dxa"/>
            <w:tcBorders>
              <w:top w:val="single" w:sz="6" w:space="0" w:color="auto"/>
              <w:left w:val="single" w:sz="6" w:space="0" w:color="auto"/>
              <w:bottom w:val="single" w:sz="6" w:space="0" w:color="auto"/>
              <w:right w:val="single" w:sz="6" w:space="0" w:color="auto"/>
            </w:tcBorders>
            <w:shd w:val="clear" w:color="auto" w:fill="F2F2F2" w:themeFill="text2" w:themeFillShade="F2"/>
            <w:vAlign w:val="center"/>
            <w:hideMark/>
          </w:tcPr>
          <w:p w14:paraId="1F2489A8" w14:textId="77777777" w:rsidR="00436BCE" w:rsidRPr="009F4405" w:rsidRDefault="00436BCE" w:rsidP="00436BCE">
            <w:pPr>
              <w:spacing w:after="0"/>
              <w:jc w:val="left"/>
              <w:textAlignment w:val="baseline"/>
              <w:rPr>
                <w:rFonts w:cstheme="minorHAnsi"/>
                <w:sz w:val="24"/>
                <w:lang w:eastAsia="nl-BE"/>
              </w:rPr>
            </w:pPr>
            <w:r w:rsidRPr="009F4405">
              <w:rPr>
                <w:sz w:val="18"/>
                <w:szCs w:val="18"/>
                <w:lang w:eastAsia="nl-BE"/>
              </w:rPr>
              <w:lastRenderedPageBreak/>
              <w:t>Geography </w:t>
            </w:r>
          </w:p>
        </w:tc>
        <w:tc>
          <w:tcPr>
            <w:tcW w:w="7215" w:type="dxa"/>
            <w:tcBorders>
              <w:top w:val="single" w:sz="6" w:space="0" w:color="auto"/>
              <w:left w:val="single" w:sz="6" w:space="0" w:color="auto"/>
              <w:bottom w:val="single" w:sz="6" w:space="0" w:color="auto"/>
              <w:right w:val="single" w:sz="6" w:space="0" w:color="auto"/>
            </w:tcBorders>
            <w:vAlign w:val="center"/>
            <w:hideMark/>
          </w:tcPr>
          <w:p w14:paraId="57C1A954" w14:textId="0EF3CE17" w:rsidR="00436BCE" w:rsidRPr="009F4405" w:rsidRDefault="119DAE47" w:rsidP="00436BCE">
            <w:pPr>
              <w:spacing w:after="0"/>
              <w:jc w:val="left"/>
              <w:textAlignment w:val="baseline"/>
              <w:rPr>
                <w:rFonts w:cstheme="minorBidi"/>
                <w:sz w:val="24"/>
                <w:lang w:eastAsia="nl-BE"/>
              </w:rPr>
            </w:pPr>
            <w:r w:rsidRPr="009F4405">
              <w:rPr>
                <w:b/>
                <w:sz w:val="18"/>
                <w:szCs w:val="18"/>
                <w:lang w:eastAsia="nl-BE"/>
              </w:rPr>
              <w:t>Launch sites were all selected for access to favourable orbits, lack of proximity to highly dense</w:t>
            </w:r>
            <w:r w:rsidRPr="009F4405">
              <w:rPr>
                <w:sz w:val="18"/>
                <w:szCs w:val="18"/>
                <w:lang w:eastAsia="nl-BE"/>
              </w:rPr>
              <w:t xml:space="preserve"> </w:t>
            </w:r>
            <w:r w:rsidRPr="009F4405">
              <w:rPr>
                <w:b/>
                <w:sz w:val="18"/>
                <w:szCs w:val="18"/>
                <w:lang w:eastAsia="nl-BE"/>
              </w:rPr>
              <w:t xml:space="preserve">population centres, and access to transit.   </w:t>
            </w:r>
            <w:r w:rsidR="00436BCE" w:rsidRPr="009F4405">
              <w:rPr>
                <w:b/>
                <w:sz w:val="18"/>
                <w:szCs w:val="18"/>
                <w:lang w:eastAsia="nl-BE"/>
              </w:rPr>
              <w:t>Access to airports, railways, ports, and roads were key considerations for all nationally managed spaceports assessed here, in addition to currently utilised commercial spaceports.  Closures of roads due to testing/launch have caused substantial tension with both local communities as well as other operators using the same facilities.  </w:t>
            </w:r>
            <w:r w:rsidR="00436BCE" w:rsidRPr="009F4405">
              <w:rPr>
                <w:sz w:val="18"/>
                <w:szCs w:val="18"/>
                <w:lang w:eastAsia="nl-BE"/>
              </w:rPr>
              <w:t xml:space="preserve">As launch cadence has increased, the U.S. and India have begun thinking about </w:t>
            </w:r>
            <w:r w:rsidR="42423629" w:rsidRPr="009F4405">
              <w:rPr>
                <w:sz w:val="18"/>
                <w:szCs w:val="18"/>
                <w:lang w:eastAsia="nl-BE"/>
              </w:rPr>
              <w:t>transportation</w:t>
            </w:r>
            <w:r w:rsidR="00436BCE" w:rsidRPr="009F4405">
              <w:rPr>
                <w:sz w:val="18"/>
                <w:szCs w:val="18"/>
                <w:lang w:eastAsia="nl-BE"/>
              </w:rPr>
              <w:t xml:space="preserve"> infrastructure modernisation</w:t>
            </w:r>
            <w:r w:rsidR="74ACEC13" w:rsidRPr="009F4405">
              <w:rPr>
                <w:sz w:val="18"/>
                <w:szCs w:val="18"/>
                <w:lang w:eastAsia="nl-BE"/>
              </w:rPr>
              <w:t xml:space="preserve"> </w:t>
            </w:r>
            <w:r w:rsidR="3D1F37DC" w:rsidRPr="009F4405">
              <w:rPr>
                <w:sz w:val="18"/>
                <w:szCs w:val="18"/>
                <w:lang w:eastAsia="nl-BE"/>
              </w:rPr>
              <w:t>to avoid bottlenecks caused by road or shipping traffic</w:t>
            </w:r>
            <w:r w:rsidR="00436BCE" w:rsidRPr="009F4405">
              <w:rPr>
                <w:sz w:val="18"/>
                <w:szCs w:val="18"/>
                <w:lang w:eastAsia="nl-BE"/>
              </w:rPr>
              <w:t>.  </w:t>
            </w:r>
          </w:p>
        </w:tc>
      </w:tr>
      <w:tr w:rsidR="00436BCE" w:rsidRPr="009F4405" w14:paraId="224EA3A7" w14:textId="77777777" w:rsidTr="00AB1167">
        <w:trPr>
          <w:trHeight w:val="105"/>
        </w:trPr>
        <w:tc>
          <w:tcPr>
            <w:tcW w:w="2535" w:type="dxa"/>
            <w:tcBorders>
              <w:top w:val="single" w:sz="6" w:space="0" w:color="auto"/>
              <w:left w:val="single" w:sz="6" w:space="0" w:color="auto"/>
              <w:bottom w:val="single" w:sz="6" w:space="0" w:color="auto"/>
              <w:right w:val="single" w:sz="6" w:space="0" w:color="auto"/>
            </w:tcBorders>
            <w:shd w:val="clear" w:color="auto" w:fill="F2F2F2" w:themeFill="text2" w:themeFillShade="F2"/>
            <w:vAlign w:val="center"/>
            <w:hideMark/>
          </w:tcPr>
          <w:p w14:paraId="3215925E" w14:textId="77777777" w:rsidR="00436BCE" w:rsidRPr="009F4405" w:rsidRDefault="00436BCE" w:rsidP="00436BCE">
            <w:pPr>
              <w:spacing w:after="0"/>
              <w:jc w:val="left"/>
              <w:textAlignment w:val="baseline"/>
              <w:rPr>
                <w:rFonts w:cstheme="minorHAnsi"/>
                <w:sz w:val="24"/>
                <w:lang w:eastAsia="nl-BE"/>
              </w:rPr>
            </w:pPr>
            <w:r w:rsidRPr="009F4405">
              <w:rPr>
                <w:sz w:val="18"/>
                <w:szCs w:val="18"/>
                <w:lang w:eastAsia="nl-BE"/>
              </w:rPr>
              <w:t>Weather and other natural phenomena </w:t>
            </w:r>
          </w:p>
        </w:tc>
        <w:tc>
          <w:tcPr>
            <w:tcW w:w="7215" w:type="dxa"/>
            <w:tcBorders>
              <w:top w:val="single" w:sz="6" w:space="0" w:color="auto"/>
              <w:left w:val="single" w:sz="6" w:space="0" w:color="auto"/>
              <w:bottom w:val="single" w:sz="6" w:space="0" w:color="auto"/>
              <w:right w:val="single" w:sz="6" w:space="0" w:color="auto"/>
            </w:tcBorders>
            <w:vAlign w:val="center"/>
            <w:hideMark/>
          </w:tcPr>
          <w:p w14:paraId="009D017C" w14:textId="454CDD91" w:rsidR="00436BCE" w:rsidRPr="009F4405" w:rsidRDefault="692CB3B4" w:rsidP="00436BCE">
            <w:pPr>
              <w:spacing w:after="0"/>
              <w:jc w:val="left"/>
              <w:textAlignment w:val="baseline"/>
              <w:rPr>
                <w:rFonts w:cstheme="minorBidi"/>
                <w:sz w:val="24"/>
                <w:lang w:eastAsia="nl-BE"/>
              </w:rPr>
            </w:pPr>
            <w:r w:rsidRPr="009F4405">
              <w:rPr>
                <w:b/>
                <w:sz w:val="18"/>
                <w:szCs w:val="18"/>
                <w:lang w:eastAsia="nl-BE"/>
              </w:rPr>
              <w:t>There has not been substantial recent infrastructure damage due to natural phenomenon at any of the sites here, due to weather/earthquake-proofing and better forecasting.</w:t>
            </w:r>
            <w:r w:rsidRPr="009F4405">
              <w:rPr>
                <w:sz w:val="18"/>
                <w:szCs w:val="18"/>
                <w:lang w:eastAsia="nl-BE"/>
              </w:rPr>
              <w:t xml:space="preserve"> </w:t>
            </w:r>
            <w:r w:rsidR="00436BCE" w:rsidRPr="009F4405">
              <w:rPr>
                <w:sz w:val="18"/>
                <w:szCs w:val="18"/>
                <w:lang w:eastAsia="nl-BE"/>
              </w:rPr>
              <w:t>Cape Canaveral and SHAR in particular feature adverse weather conditions, while Japan faces threats from earthquakes and tsunamis.   SHAR has faced issues with its only access road flooding for several days at a time. </w:t>
            </w:r>
          </w:p>
        </w:tc>
      </w:tr>
      <w:tr w:rsidR="00436BCE" w:rsidRPr="009F4405" w14:paraId="57BE8E42" w14:textId="77777777" w:rsidTr="00AB1167">
        <w:trPr>
          <w:trHeight w:val="105"/>
        </w:trPr>
        <w:tc>
          <w:tcPr>
            <w:tcW w:w="2535" w:type="dxa"/>
            <w:tcBorders>
              <w:top w:val="single" w:sz="6" w:space="0" w:color="auto"/>
              <w:left w:val="single" w:sz="6" w:space="0" w:color="auto"/>
              <w:bottom w:val="single" w:sz="6" w:space="0" w:color="auto"/>
              <w:right w:val="single" w:sz="6" w:space="0" w:color="auto"/>
            </w:tcBorders>
            <w:shd w:val="clear" w:color="auto" w:fill="F2F2F2" w:themeFill="text2" w:themeFillShade="F2"/>
            <w:vAlign w:val="center"/>
            <w:hideMark/>
          </w:tcPr>
          <w:p w14:paraId="3DE8FA96" w14:textId="77777777" w:rsidR="00436BCE" w:rsidRPr="009F4405" w:rsidRDefault="00436BCE" w:rsidP="00436BCE">
            <w:pPr>
              <w:spacing w:after="0"/>
              <w:jc w:val="left"/>
              <w:textAlignment w:val="baseline"/>
              <w:rPr>
                <w:rFonts w:cstheme="minorHAnsi"/>
                <w:sz w:val="24"/>
                <w:lang w:eastAsia="nl-BE"/>
              </w:rPr>
            </w:pPr>
            <w:r w:rsidRPr="009F4405">
              <w:rPr>
                <w:sz w:val="18"/>
                <w:szCs w:val="18"/>
                <w:lang w:eastAsia="nl-BE"/>
              </w:rPr>
              <w:t>Licensing or other regulatory issues </w:t>
            </w:r>
          </w:p>
        </w:tc>
        <w:tc>
          <w:tcPr>
            <w:tcW w:w="7215" w:type="dxa"/>
            <w:tcBorders>
              <w:top w:val="single" w:sz="6" w:space="0" w:color="auto"/>
              <w:left w:val="single" w:sz="6" w:space="0" w:color="auto"/>
              <w:bottom w:val="single" w:sz="6" w:space="0" w:color="auto"/>
              <w:right w:val="single" w:sz="6" w:space="0" w:color="auto"/>
            </w:tcBorders>
            <w:vAlign w:val="center"/>
            <w:hideMark/>
          </w:tcPr>
          <w:p w14:paraId="2DE22552" w14:textId="2272C159" w:rsidR="00436BCE" w:rsidRPr="009F4405" w:rsidRDefault="4673C6C2" w:rsidP="00436BCE">
            <w:pPr>
              <w:spacing w:after="0"/>
              <w:jc w:val="left"/>
              <w:textAlignment w:val="baseline"/>
              <w:rPr>
                <w:rFonts w:cstheme="minorBidi"/>
                <w:sz w:val="24"/>
                <w:lang w:eastAsia="nl-BE"/>
              </w:rPr>
            </w:pPr>
            <w:r w:rsidRPr="009F4405">
              <w:rPr>
                <w:b/>
                <w:color w:val="000000" w:themeColor="text1"/>
                <w:sz w:val="18"/>
                <w:szCs w:val="18"/>
                <w:lang w:eastAsia="nl-BE"/>
              </w:rPr>
              <w:t xml:space="preserve">Regulatory streamlining will likely be necessary as launch cadence increases at any facility, with </w:t>
            </w:r>
            <w:r w:rsidR="2B869117" w:rsidRPr="009F4405">
              <w:rPr>
                <w:b/>
                <w:color w:val="000000" w:themeColor="text1"/>
                <w:sz w:val="18"/>
                <w:szCs w:val="18"/>
                <w:lang w:eastAsia="nl-BE"/>
              </w:rPr>
              <w:t xml:space="preserve">both the U.S. and Japan having adapted mechanisms to batch license multiple launches at a time.  Accident investigation speed and </w:t>
            </w:r>
            <w:r w:rsidR="2EFD60EF" w:rsidRPr="009F4405">
              <w:rPr>
                <w:b/>
                <w:color w:val="000000" w:themeColor="text1"/>
                <w:sz w:val="18"/>
                <w:szCs w:val="18"/>
                <w:lang w:eastAsia="nl-BE"/>
              </w:rPr>
              <w:t xml:space="preserve">deconfliction with other traffic(air, maritime, or even overflight restrictions at spaceports) or </w:t>
            </w:r>
            <w:r w:rsidR="2EFD60EF" w:rsidRPr="009F4405">
              <w:rPr>
                <w:b/>
                <w:bCs/>
                <w:color w:val="000000" w:themeColor="text1"/>
                <w:sz w:val="18"/>
                <w:szCs w:val="18"/>
                <w:lang w:eastAsia="nl-BE"/>
              </w:rPr>
              <w:t>mitigating public safety concerns</w:t>
            </w:r>
            <w:r w:rsidR="2EFD60EF" w:rsidRPr="009F4405">
              <w:rPr>
                <w:b/>
                <w:color w:val="000000" w:themeColor="text1"/>
                <w:sz w:val="18"/>
                <w:szCs w:val="18"/>
                <w:lang w:eastAsia="nl-BE"/>
              </w:rPr>
              <w:t xml:space="preserve"> have caused additional substantial delays.</w:t>
            </w:r>
            <w:r w:rsidR="2B869117" w:rsidRPr="009F4405">
              <w:rPr>
                <w:color w:val="000000" w:themeColor="text1"/>
                <w:sz w:val="18"/>
                <w:szCs w:val="18"/>
                <w:lang w:eastAsia="nl-BE"/>
              </w:rPr>
              <w:t xml:space="preserve"> </w:t>
            </w:r>
            <w:r w:rsidR="00436BCE" w:rsidRPr="009F4405">
              <w:rPr>
                <w:color w:val="000000" w:themeColor="text1"/>
                <w:sz w:val="18"/>
                <w:szCs w:val="18"/>
                <w:lang w:eastAsia="nl-BE"/>
              </w:rPr>
              <w:t xml:space="preserve">FAA AST licenses all U.S. launches; they have undergone a recent regulatory streamlining to handle the drastic increase in launch cadence with minimal additional funding for the office to increase staffing/other support infrastructure needed for licensing.  Batch licensing by launch vehicle type has been key to this ability to increase launch cadence.  Japan also allows for this type of batch licensing, though it presumably has not yet been used for orbital launch licenses due to the lack of existing commercial orbital vehicles.  India does not yet have a standardized orbital licensing regime.  New Zealand's </w:t>
            </w:r>
            <w:r w:rsidR="0A529DED" w:rsidRPr="009F4405">
              <w:rPr>
                <w:color w:val="000000" w:themeColor="text1"/>
                <w:sz w:val="18"/>
                <w:szCs w:val="18"/>
                <w:lang w:eastAsia="nl-BE"/>
              </w:rPr>
              <w:t>licensing</w:t>
            </w:r>
            <w:r w:rsidR="00436BCE" w:rsidRPr="009F4405">
              <w:rPr>
                <w:color w:val="000000" w:themeColor="text1"/>
                <w:sz w:val="18"/>
                <w:szCs w:val="18"/>
                <w:lang w:eastAsia="nl-BE"/>
              </w:rPr>
              <w:t xml:space="preserve"> regime  </w:t>
            </w:r>
            <w:r w:rsidR="71E7F5EA" w:rsidRPr="009F4405">
              <w:rPr>
                <w:color w:val="000000" w:themeColor="text1"/>
                <w:sz w:val="18"/>
                <w:szCs w:val="18"/>
                <w:lang w:eastAsia="nl-BE"/>
              </w:rPr>
              <w:t xml:space="preserve">was developed to be </w:t>
            </w:r>
            <w:r w:rsidR="004A6E2A" w:rsidRPr="009F4405">
              <w:rPr>
                <w:color w:val="000000" w:themeColor="text1"/>
                <w:sz w:val="18"/>
                <w:szCs w:val="18"/>
                <w:lang w:eastAsia="nl-BE"/>
              </w:rPr>
              <w:t>mutually</w:t>
            </w:r>
            <w:r w:rsidR="71E7F5EA" w:rsidRPr="009F4405">
              <w:rPr>
                <w:color w:val="000000" w:themeColor="text1"/>
                <w:sz w:val="18"/>
                <w:szCs w:val="18"/>
                <w:lang w:eastAsia="nl-BE"/>
              </w:rPr>
              <w:t xml:space="preserve"> interchangeable with the</w:t>
            </w:r>
            <w:r w:rsidR="004A6E2A" w:rsidRPr="009F4405">
              <w:rPr>
                <w:color w:val="000000" w:themeColor="text1"/>
                <w:sz w:val="18"/>
                <w:szCs w:val="18"/>
                <w:lang w:eastAsia="nl-BE"/>
              </w:rPr>
              <w:t xml:space="preserve"> </w:t>
            </w:r>
            <w:r w:rsidR="00436BCE" w:rsidRPr="009F4405">
              <w:rPr>
                <w:color w:val="000000" w:themeColor="text1"/>
                <w:sz w:val="18"/>
                <w:szCs w:val="18"/>
                <w:lang w:eastAsia="nl-BE"/>
              </w:rPr>
              <w:t>FAA's. Additional licensing/regulatory issues include environmental impact assessments (not a major cited obstacle for any of these countries), accident investigations and delays from these investigations (the U.S. has been working to streamline these, and has taken only several days for routine failures, though major mishap investigations may take months), and public safety.  As launch cadence increases, the ability to manage air and sea traffic has become a major inefficiency in the U.S.. One further regulatory obstacle in the U.S. </w:t>
            </w:r>
            <w:r w:rsidR="001E1AE7" w:rsidRPr="009F4405">
              <w:rPr>
                <w:color w:val="000000" w:themeColor="text1"/>
                <w:sz w:val="18"/>
                <w:szCs w:val="18"/>
                <w:lang w:eastAsia="nl-BE"/>
              </w:rPr>
              <w:t>has</w:t>
            </w:r>
            <w:r w:rsidR="00436BCE" w:rsidRPr="009F4405">
              <w:rPr>
                <w:color w:val="000000" w:themeColor="text1"/>
                <w:sz w:val="18"/>
                <w:szCs w:val="18"/>
                <w:lang w:eastAsia="nl-BE"/>
              </w:rPr>
              <w:t> been overflight restrictions for launch vehicles at the spaceports themselves. </w:t>
            </w:r>
          </w:p>
        </w:tc>
      </w:tr>
      <w:tr w:rsidR="00436BCE" w:rsidRPr="009F4405" w14:paraId="65604982" w14:textId="77777777" w:rsidTr="00AB1167">
        <w:trPr>
          <w:trHeight w:val="105"/>
        </w:trPr>
        <w:tc>
          <w:tcPr>
            <w:tcW w:w="2535" w:type="dxa"/>
            <w:tcBorders>
              <w:top w:val="single" w:sz="6" w:space="0" w:color="auto"/>
              <w:left w:val="single" w:sz="6" w:space="0" w:color="auto"/>
              <w:bottom w:val="single" w:sz="6" w:space="0" w:color="auto"/>
              <w:right w:val="single" w:sz="6" w:space="0" w:color="auto"/>
            </w:tcBorders>
            <w:shd w:val="clear" w:color="auto" w:fill="F2F2F2" w:themeFill="text2" w:themeFillShade="F2"/>
            <w:vAlign w:val="center"/>
            <w:hideMark/>
          </w:tcPr>
          <w:p w14:paraId="44646127" w14:textId="77777777" w:rsidR="00436BCE" w:rsidRPr="009F4405" w:rsidRDefault="00436BCE" w:rsidP="00436BCE">
            <w:pPr>
              <w:spacing w:after="0"/>
              <w:jc w:val="left"/>
              <w:textAlignment w:val="baseline"/>
              <w:rPr>
                <w:rFonts w:cstheme="minorHAnsi"/>
                <w:sz w:val="24"/>
                <w:lang w:eastAsia="nl-BE"/>
              </w:rPr>
            </w:pPr>
            <w:r w:rsidRPr="009F4405">
              <w:rPr>
                <w:sz w:val="18"/>
                <w:szCs w:val="18"/>
                <w:lang w:eastAsia="nl-BE"/>
              </w:rPr>
              <w:t>Major hurdles to increasing launch cadence </w:t>
            </w:r>
          </w:p>
        </w:tc>
        <w:tc>
          <w:tcPr>
            <w:tcW w:w="7215" w:type="dxa"/>
            <w:tcBorders>
              <w:top w:val="single" w:sz="6" w:space="0" w:color="auto"/>
              <w:left w:val="single" w:sz="6" w:space="0" w:color="auto"/>
              <w:bottom w:val="single" w:sz="6" w:space="0" w:color="auto"/>
              <w:right w:val="single" w:sz="6" w:space="0" w:color="auto"/>
            </w:tcBorders>
            <w:vAlign w:val="center"/>
            <w:hideMark/>
          </w:tcPr>
          <w:p w14:paraId="59EFF394" w14:textId="77777777" w:rsidR="00436BCE" w:rsidRPr="009F4405" w:rsidRDefault="00436BCE" w:rsidP="00436BCE">
            <w:pPr>
              <w:spacing w:after="0"/>
              <w:jc w:val="left"/>
              <w:textAlignment w:val="baseline"/>
              <w:rPr>
                <w:rFonts w:cstheme="minorBidi"/>
                <w:b/>
                <w:sz w:val="24"/>
                <w:lang w:eastAsia="nl-BE"/>
              </w:rPr>
            </w:pPr>
            <w:r w:rsidRPr="009F4405">
              <w:rPr>
                <w:b/>
                <w:sz w:val="18"/>
                <w:szCs w:val="18"/>
                <w:lang w:eastAsia="nl-BE"/>
              </w:rPr>
              <w:t>Additional hurdles to increasing launch cadence cited include: difficulty getting access to propellant, deconfliction on base with relatively ad hoc procedures trying to coordinate access to different facilities, conflicts with the local community and/or maritime/aviation traffic on impact both economically and environmentally, environmental impacts to launch sites (e.g., erosion).  </w:t>
            </w:r>
          </w:p>
        </w:tc>
      </w:tr>
    </w:tbl>
    <w:p w14:paraId="035FCFB0" w14:textId="6F919B96" w:rsidR="007A0E92" w:rsidRPr="009F4405" w:rsidRDefault="007A0E92" w:rsidP="42D5BCED">
      <w:pPr>
        <w:spacing w:after="0"/>
      </w:pPr>
    </w:p>
    <w:p w14:paraId="19C3AFC8" w14:textId="198E551A" w:rsidR="007A0E92" w:rsidRPr="009F4405" w:rsidRDefault="007A0E92" w:rsidP="42D5BCED">
      <w:pPr>
        <w:spacing w:after="0"/>
      </w:pPr>
    </w:p>
    <w:p w14:paraId="4497C3D4" w14:textId="3072FE90" w:rsidR="007A0E92" w:rsidRPr="009F4405" w:rsidRDefault="007A0E92" w:rsidP="42D5BCED">
      <w:pPr>
        <w:spacing w:after="0"/>
      </w:pPr>
    </w:p>
    <w:p w14:paraId="09A7FEEE" w14:textId="24404FFB" w:rsidR="001F3FF9" w:rsidRPr="009F4405" w:rsidRDefault="00B07B8F" w:rsidP="00DC4BD9">
      <w:pPr>
        <w:pStyle w:val="Heading1"/>
      </w:pPr>
      <w:bookmarkStart w:id="98" w:name="_Toc422257311"/>
      <w:bookmarkStart w:id="99" w:name="_Toc422270552"/>
      <w:bookmarkStart w:id="100" w:name="_Toc422303818"/>
      <w:bookmarkStart w:id="101" w:name="_Toc422257308"/>
      <w:bookmarkStart w:id="102" w:name="_Toc422270549"/>
      <w:bookmarkStart w:id="103" w:name="_Toc422303815"/>
      <w:bookmarkStart w:id="104" w:name="_Toc239018285"/>
      <w:r w:rsidRPr="009F4405">
        <w:lastRenderedPageBreak/>
        <w:t xml:space="preserve">Task 3: </w:t>
      </w:r>
      <w:r w:rsidR="003708B5" w:rsidRPr="009F4405">
        <w:t>SWOT Analysis</w:t>
      </w:r>
      <w:bookmarkEnd w:id="104"/>
    </w:p>
    <w:p w14:paraId="3BAF7FC7" w14:textId="4B5A10D8" w:rsidR="009C0049" w:rsidRPr="009F4405" w:rsidRDefault="003708B5" w:rsidP="009C0049">
      <w:pPr>
        <w:pStyle w:val="Heading2"/>
        <w:rPr>
          <w:lang w:eastAsia="en-GB"/>
        </w:rPr>
      </w:pPr>
      <w:bookmarkStart w:id="105" w:name="_Toc222947762"/>
      <w:bookmarkStart w:id="106" w:name="_Toc239018286"/>
      <w:r w:rsidRPr="009F4405">
        <w:rPr>
          <w:lang w:eastAsia="en-GB"/>
        </w:rPr>
        <w:t>Demand analysis</w:t>
      </w:r>
      <w:bookmarkEnd w:id="106"/>
    </w:p>
    <w:p w14:paraId="0113DF64" w14:textId="771138EC" w:rsidR="00907CB0" w:rsidRPr="009F4405" w:rsidRDefault="009C0049" w:rsidP="00284E57">
      <w:pPr>
        <w:contextualSpacing/>
      </w:pPr>
      <w:r w:rsidRPr="009F4405">
        <w:t xml:space="preserve">Following the outcome of </w:t>
      </w:r>
      <w:r w:rsidR="00871675" w:rsidRPr="009F4405">
        <w:t>Chapter 3 (i.e., Task 2)</w:t>
      </w:r>
      <w:r w:rsidRPr="009F4405">
        <w:t>, which provide</w:t>
      </w:r>
      <w:r w:rsidR="00871675" w:rsidRPr="009F4405">
        <w:t>s</w:t>
      </w:r>
      <w:r w:rsidRPr="009F4405">
        <w:t xml:space="preserve"> a mapping exercise of the critical infrastructures for access to space, the Consortium have gathered the necessary insights to quantify and forecast the demand for launch infrastructure over the coming years.</w:t>
      </w:r>
      <w:r w:rsidR="008B063B" w:rsidRPr="009F4405">
        <w:t xml:space="preserve"> The demand forecasting exercise is conducted over the 2025–2035 timeframe</w:t>
      </w:r>
      <w:r w:rsidR="00203407" w:rsidRPr="009F4405">
        <w:t xml:space="preserve"> and focuses on European orbital launches.</w:t>
      </w:r>
      <w:r w:rsidR="005700F9" w:rsidRPr="009F4405">
        <w:t xml:space="preserve"> </w:t>
      </w:r>
      <w:r w:rsidR="00D50C80" w:rsidRPr="009F4405">
        <w:t>The results presented in this section</w:t>
      </w:r>
      <w:r w:rsidR="00121B24" w:rsidRPr="009F4405">
        <w:t xml:space="preserve"> were </w:t>
      </w:r>
      <w:r w:rsidR="003947F5" w:rsidRPr="009F4405">
        <w:t xml:space="preserve">also </w:t>
      </w:r>
      <w:r w:rsidR="00121B24" w:rsidRPr="009F4405">
        <w:t>validated</w:t>
      </w:r>
      <w:r w:rsidR="005700F9" w:rsidRPr="009F4405">
        <w:t xml:space="preserve"> with qualitative</w:t>
      </w:r>
      <w:r w:rsidR="00875142" w:rsidRPr="009F4405">
        <w:t xml:space="preserve"> and quantitative</w:t>
      </w:r>
      <w:r w:rsidR="005700F9" w:rsidRPr="009F4405">
        <w:t xml:space="preserve"> information gathered through the stakeholder consultation</w:t>
      </w:r>
      <w:r w:rsidR="00D50C80" w:rsidRPr="009F4405">
        <w:t>.</w:t>
      </w:r>
    </w:p>
    <w:p w14:paraId="7ECCD27E" w14:textId="24454BBF" w:rsidR="009C0049" w:rsidRPr="009F4405" w:rsidRDefault="009C0049" w:rsidP="00F203DF">
      <w:pPr>
        <w:contextualSpacing/>
        <w:rPr>
          <w:u w:val="single"/>
        </w:rPr>
      </w:pPr>
    </w:p>
    <w:p w14:paraId="5CA4A6B0" w14:textId="65A952A2" w:rsidR="007F1913" w:rsidRPr="009F4405" w:rsidRDefault="007F1913" w:rsidP="007F1913">
      <w:r w:rsidRPr="009F4405">
        <w:t>This demand forecasting exercise covers the period 2025 to 2035 and focuses on European orbital launches, combined with qualitative information gathered through stakeholder consultations to validate assumptions and identify potential developments that may influence future demand.</w:t>
      </w:r>
    </w:p>
    <w:p w14:paraId="10381450" w14:textId="24B6F6FB" w:rsidR="007F1913" w:rsidRPr="009F4405" w:rsidRDefault="007F1913" w:rsidP="007F1913">
      <w:r w:rsidRPr="009F4405">
        <w:t xml:space="preserve">This assessment focuses on the market accessible to European actors and excludes payloads structurally captive to non-European launch systems. Within that scope, a further distinction is required to ensure consistency with the study objective, which is to assess demand for space infrastructure. Several European launch service providers may conduct part of their operations from non-European spaceports, which would not generate demand for EU and ESA launch facilities. The demand figures presented below therefore represent the expected number of orbital launches requiring access to launch pads, range services, and associated ground infrastructure located in EU Member States and ESA Member States. </w:t>
      </w:r>
    </w:p>
    <w:p w14:paraId="7469475D" w14:textId="596162BB" w:rsidR="007F1913" w:rsidRPr="009F4405" w:rsidRDefault="007F1913" w:rsidP="007F1913">
      <w:r w:rsidRPr="009F4405">
        <w:t>The quantitative forecast is built using a two-stage approach:</w:t>
      </w:r>
    </w:p>
    <w:p w14:paraId="578C7F72" w14:textId="3A1D6F5A" w:rsidR="007F1913" w:rsidRPr="009F4405" w:rsidRDefault="007F1913" w:rsidP="007F1913">
      <w:pPr>
        <w:pStyle w:val="bullet10"/>
        <w:spacing w:after="120"/>
      </w:pPr>
      <w:r w:rsidRPr="009F4405">
        <w:rPr>
          <w:b/>
          <w:bCs/>
        </w:rPr>
        <w:t>Provider level activity</w:t>
      </w:r>
      <w:r w:rsidRPr="009F4405">
        <w:t xml:space="preserve"> is used as the initial quantitative input, based on publicly available indications of entry into service timelines, expected ramp up, and operational cadence.</w:t>
      </w:r>
    </w:p>
    <w:p w14:paraId="35B72DDF" w14:textId="0789CB24" w:rsidR="007F1913" w:rsidRPr="009F4405" w:rsidRDefault="007F1913" w:rsidP="007F1913">
      <w:pPr>
        <w:pStyle w:val="bullet10"/>
        <w:spacing w:after="120"/>
      </w:pPr>
      <w:r w:rsidRPr="009F4405">
        <w:t xml:space="preserve">That activity is then </w:t>
      </w:r>
      <w:r w:rsidRPr="009F4405">
        <w:rPr>
          <w:b/>
          <w:bCs/>
        </w:rPr>
        <w:t>filtered by launch site location</w:t>
      </w:r>
      <w:r w:rsidRPr="009F4405">
        <w:t>, retaining only launches planned from EU and ESA Member State territories and facilities. Where providers have confirmed multi spaceport strategies including non-EU and non-ESA sites, only the EU and ESA facility portion is retained, and the excluded portion is treated as out of scope for infrastructure demand in Europe.</w:t>
      </w:r>
    </w:p>
    <w:p w14:paraId="00AA481E" w14:textId="37035057" w:rsidR="005F3A31" w:rsidRPr="009F4405" w:rsidRDefault="005F4CCA" w:rsidP="00E65BC8">
      <w:pPr>
        <w:pStyle w:val="EYHeading4"/>
      </w:pPr>
      <w:commentRangeStart w:id="107"/>
      <w:commentRangeStart w:id="108"/>
      <w:r w:rsidRPr="009F4405">
        <w:t>L</w:t>
      </w:r>
      <w:r w:rsidR="005F3A31" w:rsidRPr="009F4405">
        <w:t>aunch providers</w:t>
      </w:r>
      <w:commentRangeEnd w:id="107"/>
      <w:r w:rsidR="00A6670D" w:rsidRPr="009F4405">
        <w:rPr>
          <w:rStyle w:val="CommentReference"/>
          <w:sz w:val="20"/>
          <w:szCs w:val="22"/>
        </w:rPr>
        <w:commentReference w:id="107"/>
      </w:r>
      <w:commentRangeEnd w:id="108"/>
      <w:r w:rsidRPr="009F4405">
        <w:rPr>
          <w:rStyle w:val="CommentReference"/>
          <w:sz w:val="20"/>
          <w:szCs w:val="22"/>
        </w:rPr>
        <w:commentReference w:id="108"/>
      </w:r>
    </w:p>
    <w:p w14:paraId="367864DF" w14:textId="77777777" w:rsidR="007D02A9" w:rsidRPr="009F4405" w:rsidRDefault="007D02A9" w:rsidP="007D02A9">
      <w:r w:rsidRPr="009F4405">
        <w:t>This subsection analyses the contribution of launch service providers currently expected to generate demand for EU and ESA launch infrastructure over the 2025 to 2035 period. The analysis focuses on providers with confirmed or credible plans to operate from launch facilities located in EU Member States or ESA Member States, as identified in Chapter 3.</w:t>
      </w:r>
    </w:p>
    <w:p w14:paraId="6B6DBBC2" w14:textId="0400B7A5" w:rsidR="007D02A9" w:rsidRPr="009F4405" w:rsidRDefault="007D02A9" w:rsidP="007D02A9">
      <w:r w:rsidRPr="009F4405">
        <w:t>For each provider, publicly available information on vehicle development status, entry into service timelines and indicative launch cadence is used to derive a realistic contribution to infrastructure demand. Provider level data is used strictly as an analytical input. Where providers operate or plan to operate from both European and non-European spaceports, only the portion of activity expected to take place from EU and ESA launch facilities is retained.</w:t>
      </w:r>
    </w:p>
    <w:p w14:paraId="178B8AB2" w14:textId="77777777" w:rsidR="007D02A9" w:rsidRPr="009F4405" w:rsidRDefault="007D02A9" w:rsidP="005F3A31">
      <w:pPr>
        <w:rPr>
          <w:highlight w:val="yellow"/>
        </w:rPr>
      </w:pPr>
    </w:p>
    <w:p w14:paraId="70F6F8D5" w14:textId="77777777" w:rsidR="00FF01A3" w:rsidRPr="009F4405" w:rsidRDefault="00FF01A3" w:rsidP="00FF01A3">
      <w:pPr>
        <w:pStyle w:val="Bullet1"/>
        <w:ind w:hanging="357"/>
        <w:contextualSpacing w:val="0"/>
        <w:rPr>
          <w:b/>
          <w:bCs/>
          <w:lang w:val="en-GB"/>
        </w:rPr>
      </w:pPr>
      <w:r w:rsidRPr="009F4405">
        <w:rPr>
          <w:b/>
          <w:bCs/>
          <w:lang w:val="en-GB"/>
        </w:rPr>
        <w:t>Arianespace / ArianeGroup (Ariane 6)</w:t>
      </w:r>
    </w:p>
    <w:p w14:paraId="4DB4F02D" w14:textId="77777777" w:rsidR="00FF01A3" w:rsidRPr="009F4405" w:rsidRDefault="00FF01A3" w:rsidP="00FF01A3">
      <w:pPr>
        <w:pStyle w:val="Bullet2"/>
        <w:spacing w:before="120"/>
        <w:contextualSpacing w:val="0"/>
        <w:rPr>
          <w:lang w:val="en-GB"/>
        </w:rPr>
      </w:pPr>
      <w:r w:rsidRPr="009F4405">
        <w:rPr>
          <w:lang w:val="en-GB"/>
        </w:rPr>
        <w:t>Arianespace has publicly indicated a near-term ramp-up to around 6–8 Ariane 6 missions in 2026, representing a significant increase compared to 2025.</w:t>
      </w:r>
    </w:p>
    <w:p w14:paraId="316EBE4C" w14:textId="77777777" w:rsidR="00FF01A3" w:rsidRPr="009F4405" w:rsidRDefault="00FF01A3" w:rsidP="00FF01A3">
      <w:pPr>
        <w:pStyle w:val="Bullet2"/>
        <w:spacing w:before="120"/>
        <w:contextualSpacing w:val="0"/>
        <w:rPr>
          <w:lang w:val="en-GB"/>
        </w:rPr>
      </w:pPr>
      <w:r w:rsidRPr="009F4405">
        <w:rPr>
          <w:lang w:val="en-GB"/>
        </w:rPr>
        <w:t>In the medium term, Arianespace has explored the possibility of going beyond approximately 10 launches per year, suggesting that this level should be considered a baseline target rather than a strict upper limit.</w:t>
      </w:r>
    </w:p>
    <w:p w14:paraId="00873C2F" w14:textId="77777777" w:rsidR="00FF01A3" w:rsidRPr="009F4405" w:rsidRDefault="00FF01A3" w:rsidP="00FF01A3">
      <w:pPr>
        <w:pStyle w:val="Bullet2"/>
        <w:spacing w:before="120"/>
        <w:contextualSpacing w:val="0"/>
        <w:rPr>
          <w:lang w:val="en-GB"/>
        </w:rPr>
      </w:pPr>
      <w:r w:rsidRPr="009F4405">
        <w:rPr>
          <w:lang w:val="en-GB"/>
        </w:rPr>
        <w:t>In terms of forecast implications, Ariane 6 represents the most credible pathway toward achieving a stable cadence of around 10 launches per year in the late 2020s, provided that industrial production stabilises and sufficient institutional and commercial demand materialises.</w:t>
      </w:r>
    </w:p>
    <w:p w14:paraId="5F1C90FE" w14:textId="77777777" w:rsidR="00FF01A3" w:rsidRPr="009F4405" w:rsidRDefault="00FF01A3" w:rsidP="00FF01A3">
      <w:pPr>
        <w:pStyle w:val="Bullet1"/>
        <w:ind w:hanging="357"/>
        <w:contextualSpacing w:val="0"/>
        <w:rPr>
          <w:lang w:val="en-GB"/>
        </w:rPr>
      </w:pPr>
      <w:r w:rsidRPr="009F4405">
        <w:rPr>
          <w:b/>
          <w:lang w:val="en-GB"/>
        </w:rPr>
        <w:t>Avio (Vega C / Vega E transition)</w:t>
      </w:r>
    </w:p>
    <w:p w14:paraId="65F349C6" w14:textId="77777777" w:rsidR="00FF01A3" w:rsidRPr="009F4405" w:rsidRDefault="00FF01A3" w:rsidP="00FF01A3">
      <w:pPr>
        <w:pStyle w:val="Bullet2"/>
        <w:spacing w:before="120"/>
        <w:contextualSpacing w:val="0"/>
        <w:rPr>
          <w:lang w:val="en-GB"/>
        </w:rPr>
      </w:pPr>
      <w:r w:rsidRPr="009F4405">
        <w:rPr>
          <w:lang w:val="en-GB"/>
        </w:rPr>
        <w:lastRenderedPageBreak/>
        <w:t xml:space="preserve">ESA has signed contracts explicitly aimed at </w:t>
      </w:r>
      <w:commentRangeStart w:id="109"/>
      <w:commentRangeStart w:id="110"/>
      <w:r w:rsidRPr="009F4405">
        <w:rPr>
          <w:lang w:val="en-GB"/>
        </w:rPr>
        <w:t xml:space="preserve">increasing the annual flight rate of Vega-C </w:t>
      </w:r>
      <w:commentRangeEnd w:id="109"/>
      <w:r w:rsidR="0036239A" w:rsidRPr="009F4405">
        <w:rPr>
          <w:rStyle w:val="CommentReference"/>
          <w:sz w:val="20"/>
          <w:szCs w:val="24"/>
          <w:lang w:val="en-GB"/>
        </w:rPr>
        <w:commentReference w:id="109"/>
      </w:r>
      <w:commentRangeEnd w:id="110"/>
      <w:r w:rsidRPr="009F4405">
        <w:rPr>
          <w:rStyle w:val="CommentReference"/>
          <w:sz w:val="20"/>
          <w:szCs w:val="24"/>
          <w:lang w:val="en-GB"/>
        </w:rPr>
        <w:commentReference w:id="110"/>
      </w:r>
      <w:r w:rsidRPr="009F4405">
        <w:rPr>
          <w:lang w:val="en-GB"/>
        </w:rPr>
        <w:t>while supporting the development of Vega-E.</w:t>
      </w:r>
    </w:p>
    <w:p w14:paraId="41620CA4" w14:textId="77777777" w:rsidR="00FF01A3" w:rsidRPr="009F4405" w:rsidRDefault="00FF01A3" w:rsidP="00FF01A3">
      <w:pPr>
        <w:pStyle w:val="Bullet2"/>
        <w:spacing w:before="120"/>
        <w:contextualSpacing w:val="0"/>
        <w:rPr>
          <w:lang w:val="en-GB"/>
        </w:rPr>
      </w:pPr>
      <w:r w:rsidRPr="009F4405">
        <w:rPr>
          <w:lang w:val="en-GB"/>
        </w:rPr>
        <w:t>Current reporting indicates that Vega-C is expected to remain operational until approximately 2031, with Block upgrades foreseen around 2028, although these timelines remain subject to change.</w:t>
      </w:r>
    </w:p>
    <w:p w14:paraId="698BD601" w14:textId="77777777" w:rsidR="00FF01A3" w:rsidRPr="009F4405" w:rsidRDefault="00FF01A3" w:rsidP="00FF01A3">
      <w:pPr>
        <w:pStyle w:val="Bullet2"/>
        <w:spacing w:before="120"/>
        <w:contextualSpacing w:val="0"/>
        <w:rPr>
          <w:lang w:val="en-GB"/>
        </w:rPr>
      </w:pPr>
      <w:r w:rsidRPr="009F4405">
        <w:rPr>
          <w:lang w:val="en-GB"/>
        </w:rPr>
        <w:t>In terms of forecast implications, Vega’s launch cadence is expected to peak in the late 2020s, after which it will become dependent on the transition to Vega-E and on continued institutional demand planning.</w:t>
      </w:r>
    </w:p>
    <w:p w14:paraId="11F8973D" w14:textId="0E6E11DE" w:rsidR="00AF24F3" w:rsidRPr="009F4405" w:rsidRDefault="00AF24F3" w:rsidP="00AF24F3">
      <w:pPr>
        <w:pStyle w:val="Bullet2"/>
        <w:rPr>
          <w:lang w:val="en-GB" w:eastAsia="nl-BE"/>
        </w:rPr>
      </w:pPr>
      <w:r w:rsidRPr="009F4405">
        <w:rPr>
          <w:lang w:val="en-GB" w:eastAsia="nl-BE"/>
        </w:rPr>
        <w:t>Avio's internal objective is to reach approximately 6 launches per year before 2030, with ramp-up already underway and manufacturing lines designed to sustain that cadence.</w:t>
      </w:r>
    </w:p>
    <w:p w14:paraId="7C42B040" w14:textId="2F0058C4" w:rsidR="00EE22AB" w:rsidRPr="009F4405" w:rsidRDefault="00FF01A3" w:rsidP="00FF01A3">
      <w:pPr>
        <w:pStyle w:val="Bullet1"/>
        <w:ind w:hanging="357"/>
        <w:contextualSpacing w:val="0"/>
        <w:rPr>
          <w:b/>
          <w:bCs/>
          <w:lang w:val="en-GB"/>
        </w:rPr>
      </w:pPr>
      <w:r w:rsidRPr="009F4405">
        <w:rPr>
          <w:b/>
          <w:bCs/>
          <w:lang w:val="en-GB"/>
        </w:rPr>
        <w:t>Isar Aerospace (Spectrum)</w:t>
      </w:r>
    </w:p>
    <w:p w14:paraId="13508C5A" w14:textId="77777777" w:rsidR="00F86244" w:rsidRPr="009F4405" w:rsidRDefault="00F86244" w:rsidP="00F86244">
      <w:pPr>
        <w:pStyle w:val="Bullet2"/>
        <w:spacing w:before="120"/>
        <w:contextualSpacing w:val="0"/>
        <w:rPr>
          <w:lang w:val="en-GB" w:eastAsia="nl-BE"/>
        </w:rPr>
      </w:pPr>
      <w:r w:rsidRPr="009F4405">
        <w:rPr>
          <w:lang w:val="en-GB" w:eastAsia="nl-BE"/>
        </w:rPr>
        <w:t>Long term, Isar is building production capability for up to 40 launch vehicles per year.</w:t>
      </w:r>
    </w:p>
    <w:p w14:paraId="4031A25A" w14:textId="3DA70D11" w:rsidR="00EE22AB" w:rsidRPr="009F4405" w:rsidRDefault="00EE22AB" w:rsidP="00F86244">
      <w:pPr>
        <w:pStyle w:val="Bullet2"/>
        <w:spacing w:before="120"/>
        <w:contextualSpacing w:val="0"/>
        <w:rPr>
          <w:lang w:val="en-GB" w:eastAsia="nl-BE"/>
        </w:rPr>
      </w:pPr>
      <w:r w:rsidRPr="009F4405">
        <w:rPr>
          <w:lang w:val="en-GB"/>
        </w:rPr>
        <w:t>Isar Aerospace is continuing efforts toward a second flight and qualification campaign in 2026, with schedule volatility remaining typical for early-stage launch systems.</w:t>
      </w:r>
    </w:p>
    <w:p w14:paraId="699C273C" w14:textId="776847FE" w:rsidR="00F86244" w:rsidRPr="009F4405" w:rsidRDefault="00F86244" w:rsidP="00F86244">
      <w:pPr>
        <w:pStyle w:val="Bullet2"/>
        <w:spacing w:before="120"/>
        <w:contextualSpacing w:val="0"/>
        <w:rPr>
          <w:lang w:val="en-GB" w:eastAsia="nl-BE"/>
        </w:rPr>
      </w:pPr>
      <w:r w:rsidRPr="009F4405">
        <w:rPr>
          <w:lang w:val="en-GB" w:eastAsia="nl-BE"/>
        </w:rPr>
        <w:t xml:space="preserve">The company described a gradual ramp-up path: around three launches in the near term, </w:t>
      </w:r>
      <w:r w:rsidR="00EE22AB" w:rsidRPr="009F4405">
        <w:rPr>
          <w:lang w:val="en-GB" w:eastAsia="nl-BE"/>
        </w:rPr>
        <w:t>to roughly</w:t>
      </w:r>
      <w:r w:rsidRPr="009F4405">
        <w:rPr>
          <w:lang w:val="en-GB" w:eastAsia="nl-BE"/>
        </w:rPr>
        <w:t xml:space="preserve"> 10–12 </w:t>
      </w:r>
      <w:r w:rsidR="00EE22AB" w:rsidRPr="009F4405">
        <w:rPr>
          <w:lang w:val="en-GB" w:eastAsia="nl-BE"/>
        </w:rPr>
        <w:t xml:space="preserve">launches </w:t>
      </w:r>
      <w:r w:rsidR="00E30829" w:rsidRPr="009F4405">
        <w:rPr>
          <w:lang w:val="en-GB" w:eastAsia="nl-BE"/>
        </w:rPr>
        <w:t xml:space="preserve">by 2035 </w:t>
      </w:r>
      <w:r w:rsidRPr="009F4405">
        <w:rPr>
          <w:lang w:val="en-GB" w:eastAsia="nl-BE"/>
        </w:rPr>
        <w:t xml:space="preserve">per year before </w:t>
      </w:r>
      <w:r w:rsidR="00EE22AB" w:rsidRPr="009F4405">
        <w:rPr>
          <w:lang w:val="en-GB" w:eastAsia="nl-BE"/>
        </w:rPr>
        <w:t xml:space="preserve">and </w:t>
      </w:r>
      <w:r w:rsidRPr="009F4405">
        <w:rPr>
          <w:lang w:val="en-GB" w:eastAsia="nl-BE"/>
        </w:rPr>
        <w:t>scaling further if demand supports it.</w:t>
      </w:r>
    </w:p>
    <w:p w14:paraId="4DEB220B" w14:textId="77777777" w:rsidR="00FF01A3" w:rsidRPr="009F4405" w:rsidRDefault="00FF01A3" w:rsidP="00FF01A3">
      <w:pPr>
        <w:pStyle w:val="Bullet1"/>
        <w:ind w:hanging="357"/>
        <w:contextualSpacing w:val="0"/>
        <w:rPr>
          <w:b/>
          <w:bCs/>
          <w:lang w:val="en-GB"/>
        </w:rPr>
      </w:pPr>
      <w:r w:rsidRPr="009F4405">
        <w:rPr>
          <w:b/>
          <w:bCs/>
          <w:lang w:val="en-GB"/>
        </w:rPr>
        <w:t>Rocket Factory Augsburg (RFA ONE)</w:t>
      </w:r>
    </w:p>
    <w:p w14:paraId="5085E958" w14:textId="77777777" w:rsidR="00FF01A3" w:rsidRPr="009F4405" w:rsidRDefault="00FF01A3" w:rsidP="00FF01A3">
      <w:pPr>
        <w:pStyle w:val="Bullet2"/>
        <w:spacing w:before="120"/>
        <w:contextualSpacing w:val="0"/>
        <w:rPr>
          <w:lang w:val="en-GB"/>
        </w:rPr>
      </w:pPr>
      <w:r w:rsidRPr="009F4405">
        <w:rPr>
          <w:lang w:val="en-GB"/>
        </w:rPr>
        <w:t>RFA has stated that its first orbital launch is currently planned for summer 2026.</w:t>
      </w:r>
    </w:p>
    <w:p w14:paraId="3C55BDA5" w14:textId="77777777" w:rsidR="00FF01A3" w:rsidRPr="009F4405" w:rsidRDefault="00FF01A3" w:rsidP="00FF01A3">
      <w:pPr>
        <w:pStyle w:val="Bullet2"/>
        <w:spacing w:before="120"/>
        <w:contextualSpacing w:val="0"/>
        <w:rPr>
          <w:lang w:val="en-GB"/>
        </w:rPr>
      </w:pPr>
      <w:r w:rsidRPr="009F4405">
        <w:rPr>
          <w:lang w:val="en-GB"/>
        </w:rPr>
        <w:t>Following a successful first flight, the company has indicated that it expects to reach an initial cadence of up to around 4 launches per year within the subsequent two years.</w:t>
      </w:r>
    </w:p>
    <w:p w14:paraId="40593344" w14:textId="77777777" w:rsidR="00FF01A3" w:rsidRPr="009F4405" w:rsidRDefault="00FF01A3" w:rsidP="00FF01A3">
      <w:pPr>
        <w:pStyle w:val="Bullet2"/>
        <w:spacing w:before="120"/>
        <w:contextualSpacing w:val="0"/>
        <w:rPr>
          <w:lang w:val="en-GB"/>
        </w:rPr>
      </w:pPr>
      <w:r w:rsidRPr="009F4405">
        <w:rPr>
          <w:lang w:val="en-GB"/>
        </w:rPr>
        <w:t>In terms of forecast implications, a realistic ramp-up would consist of one launch in 2026, increasing to approximately 2–4 launches per year by 2028, followed by gradual scaling as infrastructure and operations mature.</w:t>
      </w:r>
    </w:p>
    <w:p w14:paraId="391086C1" w14:textId="77777777" w:rsidR="00FF01A3" w:rsidRPr="009F4405" w:rsidRDefault="00FF01A3" w:rsidP="00FF01A3">
      <w:pPr>
        <w:pStyle w:val="Bullet1"/>
        <w:ind w:hanging="357"/>
        <w:contextualSpacing w:val="0"/>
        <w:rPr>
          <w:b/>
          <w:bCs/>
          <w:lang w:val="en-GB"/>
        </w:rPr>
      </w:pPr>
      <w:r w:rsidRPr="009F4405">
        <w:rPr>
          <w:b/>
          <w:bCs/>
          <w:lang w:val="en-GB"/>
        </w:rPr>
        <w:t>PLD Space (Miura 5)</w:t>
      </w:r>
    </w:p>
    <w:p w14:paraId="4A0E65CA" w14:textId="77777777" w:rsidR="00FF01A3" w:rsidRPr="009F4405" w:rsidRDefault="00FF01A3" w:rsidP="00FF01A3">
      <w:pPr>
        <w:pStyle w:val="Bullet2"/>
        <w:spacing w:before="120"/>
        <w:contextualSpacing w:val="0"/>
        <w:rPr>
          <w:lang w:val="en-GB"/>
        </w:rPr>
      </w:pPr>
      <w:r w:rsidRPr="009F4405">
        <w:rPr>
          <w:lang w:val="en-GB"/>
        </w:rPr>
        <w:t>PLD Space positions Miura 5 as a high-frequency launch service, with corporate communication referring to around 30 launch slots per year.</w:t>
      </w:r>
    </w:p>
    <w:p w14:paraId="2563E1C2" w14:textId="77777777" w:rsidR="00FF01A3" w:rsidRPr="009F4405" w:rsidRDefault="00FF01A3" w:rsidP="00FF01A3">
      <w:pPr>
        <w:pStyle w:val="Bullet2"/>
        <w:spacing w:before="120"/>
        <w:contextualSpacing w:val="0"/>
        <w:rPr>
          <w:lang w:val="en-GB"/>
        </w:rPr>
      </w:pPr>
      <w:r w:rsidRPr="009F4405">
        <w:rPr>
          <w:lang w:val="en-GB"/>
        </w:rPr>
        <w:t>Independent reporting indicates that the company has set an ambition to reach more than 30 launches per year by 2030, although this should be considered a high-end scenario.</w:t>
      </w:r>
    </w:p>
    <w:p w14:paraId="03D88E1F" w14:textId="77777777" w:rsidR="00FF01A3" w:rsidRPr="009F4405" w:rsidRDefault="00FF01A3" w:rsidP="00FF01A3">
      <w:pPr>
        <w:pStyle w:val="Bullet2"/>
        <w:spacing w:before="120"/>
        <w:contextualSpacing w:val="0"/>
        <w:rPr>
          <w:lang w:val="en-GB"/>
        </w:rPr>
      </w:pPr>
      <w:r w:rsidRPr="009F4405">
        <w:rPr>
          <w:lang w:val="en-GB"/>
        </w:rPr>
        <w:t>The first orbital launch is still framed around 2026.</w:t>
      </w:r>
    </w:p>
    <w:p w14:paraId="25D0E90B" w14:textId="77777777" w:rsidR="00FF01A3" w:rsidRPr="009F4405" w:rsidRDefault="00FF01A3" w:rsidP="00FF01A3">
      <w:pPr>
        <w:pStyle w:val="Bullet2"/>
        <w:spacing w:before="120"/>
        <w:contextualSpacing w:val="0"/>
        <w:rPr>
          <w:lang w:val="en-GB"/>
        </w:rPr>
      </w:pPr>
      <w:r w:rsidRPr="009F4405">
        <w:rPr>
          <w:lang w:val="en-GB"/>
        </w:rPr>
        <w:t>In terms of forecast implications, while PLD is one of the few European startups explicitly targeting high cadence, the base-case scenario assumes a more gradual ramp-up, as multi-site operations and industrial scaling require time.</w:t>
      </w:r>
    </w:p>
    <w:p w14:paraId="5A892429" w14:textId="77777777" w:rsidR="00FF01A3" w:rsidRPr="009F4405" w:rsidRDefault="00FF01A3" w:rsidP="00FF01A3">
      <w:pPr>
        <w:pStyle w:val="Bullet1"/>
        <w:ind w:hanging="357"/>
        <w:contextualSpacing w:val="0"/>
        <w:rPr>
          <w:b/>
          <w:bCs/>
          <w:lang w:val="en-GB"/>
        </w:rPr>
      </w:pPr>
      <w:r w:rsidRPr="009F4405">
        <w:rPr>
          <w:b/>
          <w:bCs/>
          <w:lang w:val="en-GB"/>
        </w:rPr>
        <w:t>MaiaSpace (Maia - owned by ArianeGroup)</w:t>
      </w:r>
    </w:p>
    <w:p w14:paraId="5A3D1894" w14:textId="77777777" w:rsidR="00FF01A3" w:rsidRPr="009F4405" w:rsidRDefault="00FF01A3" w:rsidP="00FF01A3">
      <w:pPr>
        <w:pStyle w:val="Bullet2"/>
        <w:spacing w:before="120"/>
        <w:contextualSpacing w:val="0"/>
        <w:rPr>
          <w:lang w:val="en-GB"/>
        </w:rPr>
      </w:pPr>
      <w:r w:rsidRPr="009F4405">
        <w:rPr>
          <w:lang w:val="en-GB"/>
        </w:rPr>
        <w:t>MaiaSpace has publicly postponed its inaugural flight to 2027.</w:t>
      </w:r>
    </w:p>
    <w:p w14:paraId="74E4BDE1" w14:textId="77777777" w:rsidR="00FF01A3" w:rsidRPr="009F4405" w:rsidRDefault="00FF01A3" w:rsidP="00FF01A3">
      <w:pPr>
        <w:pStyle w:val="Bullet2"/>
        <w:spacing w:before="120"/>
        <w:contextualSpacing w:val="0"/>
        <w:rPr>
          <w:lang w:val="en-GB"/>
        </w:rPr>
      </w:pPr>
      <w:r w:rsidRPr="009F4405">
        <w:rPr>
          <w:lang w:val="en-GB"/>
        </w:rPr>
        <w:t>Market reporting indicates an ambition to reach up to around 20 launches per year in the early 2030s, with early demand partly linked to constellation operators such as OneWeb.</w:t>
      </w:r>
    </w:p>
    <w:p w14:paraId="065551F5" w14:textId="77777777" w:rsidR="00FF01A3" w:rsidRPr="009F4405" w:rsidRDefault="00FF01A3" w:rsidP="00FF01A3">
      <w:pPr>
        <w:pStyle w:val="Bullet2"/>
        <w:spacing w:before="120"/>
        <w:contextualSpacing w:val="0"/>
        <w:rPr>
          <w:lang w:val="en-GB"/>
        </w:rPr>
      </w:pPr>
      <w:r w:rsidRPr="009F4405">
        <w:rPr>
          <w:lang w:val="en-GB"/>
        </w:rPr>
        <w:t>In terms of forecast implications, despite strong industrial backing, reusable launch systems typically require several flights to reach maturity, suggesting a gradual ramp toward high single-digit launches per year by 2030.</w:t>
      </w:r>
    </w:p>
    <w:p w14:paraId="1235E92A" w14:textId="77777777" w:rsidR="00FF01A3" w:rsidRPr="009F4405" w:rsidRDefault="00FF01A3" w:rsidP="00FF01A3">
      <w:pPr>
        <w:pStyle w:val="Bullet1"/>
        <w:ind w:hanging="357"/>
        <w:contextualSpacing w:val="0"/>
        <w:rPr>
          <w:b/>
          <w:bCs/>
          <w:lang w:val="en-GB"/>
        </w:rPr>
      </w:pPr>
      <w:r w:rsidRPr="009F4405">
        <w:rPr>
          <w:b/>
          <w:bCs/>
          <w:lang w:val="en-GB"/>
        </w:rPr>
        <w:t>Skyrora (Skyrora XL)</w:t>
      </w:r>
    </w:p>
    <w:p w14:paraId="393EBCD6" w14:textId="152DF0AD" w:rsidR="00FF01A3" w:rsidRPr="009F4405" w:rsidRDefault="00FF01A3" w:rsidP="00FF01A3">
      <w:pPr>
        <w:pStyle w:val="Bullet2"/>
        <w:spacing w:before="120"/>
        <w:contextualSpacing w:val="0"/>
        <w:rPr>
          <w:lang w:val="en-GB"/>
        </w:rPr>
      </w:pPr>
      <w:r w:rsidRPr="009F4405">
        <w:rPr>
          <w:lang w:val="en-GB"/>
        </w:rPr>
        <w:t>Current reporting indicates that the Skyrora XL timeline has shifted to early 2027.</w:t>
      </w:r>
    </w:p>
    <w:p w14:paraId="36DF29A5" w14:textId="77777777" w:rsidR="00FF01A3" w:rsidRPr="009F4405" w:rsidRDefault="00FF01A3" w:rsidP="00FF01A3">
      <w:pPr>
        <w:pStyle w:val="Bullet2"/>
        <w:spacing w:before="120"/>
        <w:contextualSpacing w:val="0"/>
        <w:rPr>
          <w:lang w:val="en-GB"/>
        </w:rPr>
      </w:pPr>
      <w:r w:rsidRPr="009F4405">
        <w:rPr>
          <w:lang w:val="en-GB"/>
        </w:rPr>
        <w:t>The regulatory framework allows for up to 16 launches per year from SaxaVord, although this represents a licensing ceiling rather than an expected operational level.</w:t>
      </w:r>
    </w:p>
    <w:p w14:paraId="2A4D78DB" w14:textId="77777777" w:rsidR="00FF01A3" w:rsidRPr="009F4405" w:rsidRDefault="00FF01A3" w:rsidP="00FF01A3">
      <w:pPr>
        <w:pStyle w:val="Bullet2"/>
        <w:spacing w:before="120"/>
        <w:contextualSpacing w:val="0"/>
        <w:rPr>
          <w:lang w:val="en-GB"/>
        </w:rPr>
      </w:pPr>
      <w:r w:rsidRPr="009F4405">
        <w:rPr>
          <w:lang w:val="en-GB"/>
        </w:rPr>
        <w:t>In terms of forecast implications, the most likely scenario remains a limited cadence of a few launches per year, unless supported by strong institutional anchor demand.</w:t>
      </w:r>
    </w:p>
    <w:p w14:paraId="79224232" w14:textId="77777777" w:rsidR="00FF01A3" w:rsidRPr="009F4405" w:rsidRDefault="00FF01A3" w:rsidP="00FF01A3">
      <w:pPr>
        <w:pStyle w:val="Bullet1"/>
        <w:ind w:hanging="357"/>
        <w:contextualSpacing w:val="0"/>
        <w:rPr>
          <w:b/>
          <w:bCs/>
          <w:lang w:val="en-GB"/>
        </w:rPr>
      </w:pPr>
      <w:r w:rsidRPr="009F4405">
        <w:rPr>
          <w:b/>
          <w:bCs/>
          <w:lang w:val="en-GB"/>
        </w:rPr>
        <w:t>HyImpulse (SL1)</w:t>
      </w:r>
    </w:p>
    <w:p w14:paraId="325273CC" w14:textId="77777777" w:rsidR="00FF01A3" w:rsidRPr="009F4405" w:rsidRDefault="00FF01A3" w:rsidP="00FF01A3">
      <w:pPr>
        <w:pStyle w:val="Bullet2"/>
        <w:spacing w:before="120"/>
        <w:contextualSpacing w:val="0"/>
        <w:rPr>
          <w:lang w:val="en-GB"/>
        </w:rPr>
      </w:pPr>
      <w:r w:rsidRPr="009F4405">
        <w:rPr>
          <w:lang w:val="en-GB"/>
        </w:rPr>
        <w:lastRenderedPageBreak/>
        <w:t>HyImpulse indicates a target of up to 12 launches per year, alongside a longer-term aspiration of reaching 50 launches per year by 2030, which should be considered highly aspirational.</w:t>
      </w:r>
    </w:p>
    <w:p w14:paraId="203127DC" w14:textId="77777777" w:rsidR="00FF01A3" w:rsidRPr="009F4405" w:rsidRDefault="00FF01A3" w:rsidP="00FF01A3">
      <w:pPr>
        <w:pStyle w:val="Bullet2"/>
        <w:spacing w:before="120"/>
        <w:contextualSpacing w:val="0"/>
        <w:rPr>
          <w:lang w:val="en-GB"/>
        </w:rPr>
      </w:pPr>
      <w:r w:rsidRPr="009F4405">
        <w:rPr>
          <w:lang w:val="en-GB"/>
        </w:rPr>
        <w:t>Independent reporting places the expected orbital debut of SL1 around 2027.</w:t>
      </w:r>
    </w:p>
    <w:p w14:paraId="18D2F918" w14:textId="77777777" w:rsidR="00FF01A3" w:rsidRPr="009F4405" w:rsidRDefault="00FF01A3" w:rsidP="00FF01A3">
      <w:pPr>
        <w:pStyle w:val="Bullet2"/>
        <w:spacing w:before="120"/>
        <w:contextualSpacing w:val="0"/>
        <w:rPr>
          <w:lang w:val="en-GB"/>
        </w:rPr>
      </w:pPr>
      <w:r w:rsidRPr="009F4405">
        <w:rPr>
          <w:lang w:val="en-GB"/>
        </w:rPr>
        <w:t>In terms of forecast implications, while hybrid propulsion offers differentiation, actual launch cadence will remain constrained by vehicle qualification, launch site availability, and market demand, resulting in a base case significantly below the stated ambitions.</w:t>
      </w:r>
    </w:p>
    <w:p w14:paraId="70AABCD9" w14:textId="77777777" w:rsidR="00FF01A3" w:rsidRPr="009F4405" w:rsidRDefault="00FF01A3" w:rsidP="00FF01A3">
      <w:pPr>
        <w:pStyle w:val="Bullet1"/>
        <w:ind w:hanging="357"/>
        <w:contextualSpacing w:val="0"/>
        <w:rPr>
          <w:b/>
          <w:bCs/>
          <w:lang w:val="en-GB"/>
        </w:rPr>
      </w:pPr>
      <w:r w:rsidRPr="009F4405">
        <w:rPr>
          <w:b/>
          <w:bCs/>
          <w:lang w:val="en-GB"/>
        </w:rPr>
        <w:t>Latitude (Zéphyr)</w:t>
      </w:r>
    </w:p>
    <w:p w14:paraId="611BB456" w14:textId="77777777" w:rsidR="00FF01A3" w:rsidRPr="009F4405" w:rsidRDefault="00FF01A3" w:rsidP="00FF01A3">
      <w:pPr>
        <w:pStyle w:val="Bullet2"/>
        <w:spacing w:before="120"/>
        <w:contextualSpacing w:val="0"/>
        <w:rPr>
          <w:lang w:val="en-GB"/>
        </w:rPr>
      </w:pPr>
      <w:r w:rsidRPr="009F4405">
        <w:rPr>
          <w:lang w:val="en-GB"/>
        </w:rPr>
        <w:t>Latitude is targeting a first launch in 2026, with development timelines indicating a launch within approximately 18 months from early 2026.</w:t>
      </w:r>
    </w:p>
    <w:p w14:paraId="7EE22978" w14:textId="77777777" w:rsidR="00FF01A3" w:rsidRPr="009F4405" w:rsidRDefault="00FF01A3" w:rsidP="00FF01A3">
      <w:pPr>
        <w:pStyle w:val="Bullet2"/>
        <w:spacing w:before="120"/>
        <w:contextualSpacing w:val="0"/>
        <w:rPr>
          <w:lang w:val="en-GB"/>
        </w:rPr>
      </w:pPr>
      <w:r w:rsidRPr="009F4405">
        <w:rPr>
          <w:lang w:val="en-GB"/>
        </w:rPr>
        <w:t>The company is also developing a manufacturing facility capable of producing up to around 50 rockets per year, although this reflects production capacity rather than achievable launch cadence.</w:t>
      </w:r>
    </w:p>
    <w:p w14:paraId="455DE5D1" w14:textId="77777777" w:rsidR="00FF01A3" w:rsidRPr="009F4405" w:rsidRDefault="00FF01A3" w:rsidP="00FF01A3">
      <w:pPr>
        <w:pStyle w:val="Bullet2"/>
        <w:spacing w:before="120"/>
        <w:contextualSpacing w:val="0"/>
        <w:rPr>
          <w:lang w:val="en-GB"/>
        </w:rPr>
      </w:pPr>
      <w:r w:rsidRPr="009F4405">
        <w:rPr>
          <w:lang w:val="en-GB"/>
        </w:rPr>
        <w:t>In terms of forecast implications, while manufacturing capacity may scale rapidly, actual launch cadence will remain constrained by spaceport availability, market demand and operational maturity.</w:t>
      </w:r>
    </w:p>
    <w:p w14:paraId="3E465B44" w14:textId="77777777" w:rsidR="00FF01A3" w:rsidRPr="009F4405" w:rsidRDefault="00FF01A3" w:rsidP="00FF01A3">
      <w:pPr>
        <w:pStyle w:val="Bullet1"/>
        <w:rPr>
          <w:b/>
          <w:bCs/>
          <w:lang w:val="en-GB"/>
        </w:rPr>
      </w:pPr>
      <w:r w:rsidRPr="009F4405">
        <w:rPr>
          <w:b/>
          <w:bCs/>
          <w:lang w:val="en-GB"/>
        </w:rPr>
        <w:t>HyPrSpace (OB</w:t>
      </w:r>
      <w:r w:rsidRPr="009F4405">
        <w:rPr>
          <w:rFonts w:ascii="Cambria Math" w:hAnsi="Cambria Math" w:cs="Cambria Math"/>
          <w:b/>
          <w:bCs/>
          <w:lang w:val="en-GB"/>
        </w:rPr>
        <w:t>‑</w:t>
      </w:r>
      <w:r w:rsidRPr="009F4405">
        <w:rPr>
          <w:b/>
          <w:bCs/>
          <w:lang w:val="en-GB"/>
        </w:rPr>
        <w:t>1 / Orbital Baguette One)</w:t>
      </w:r>
    </w:p>
    <w:p w14:paraId="2C281F77" w14:textId="1E76D2E0" w:rsidR="00FF01A3" w:rsidRPr="009F4405" w:rsidRDefault="00FF01A3" w:rsidP="00FF01A3">
      <w:pPr>
        <w:pStyle w:val="Bullet2"/>
        <w:spacing w:before="120"/>
        <w:ind w:left="1077" w:hanging="357"/>
        <w:contextualSpacing w:val="0"/>
        <w:rPr>
          <w:lang w:val="en-GB"/>
        </w:rPr>
      </w:pPr>
      <w:r w:rsidRPr="009F4405">
        <w:rPr>
          <w:lang w:val="en-GB"/>
        </w:rPr>
        <w:t>HyPrSpace is developing OB</w:t>
      </w:r>
      <w:r w:rsidRPr="009F4405">
        <w:rPr>
          <w:rFonts w:ascii="Cambria Math" w:hAnsi="Cambria Math" w:cs="Cambria Math"/>
          <w:lang w:val="en-GB"/>
        </w:rPr>
        <w:t>‑</w:t>
      </w:r>
      <w:r w:rsidRPr="009F4405">
        <w:rPr>
          <w:lang w:val="en-GB"/>
        </w:rPr>
        <w:t>1, an orbital microlauncher with a stated payload capacity of around 250 kg to low Earth orbit</w:t>
      </w:r>
      <w:r w:rsidR="002B6F14" w:rsidRPr="009F4405">
        <w:rPr>
          <w:lang w:val="en-GB"/>
        </w:rPr>
        <w:t>.</w:t>
      </w:r>
      <w:r w:rsidRPr="009F4405">
        <w:rPr>
          <w:lang w:val="en-GB"/>
        </w:rPr>
        <w:t xml:space="preserve"> </w:t>
      </w:r>
    </w:p>
    <w:p w14:paraId="1A4BD0F4" w14:textId="77777777" w:rsidR="00FF01A3" w:rsidRPr="009F4405" w:rsidRDefault="00FF01A3" w:rsidP="00FF01A3">
      <w:pPr>
        <w:pStyle w:val="Bullet2"/>
        <w:spacing w:before="120"/>
        <w:ind w:left="1077" w:hanging="357"/>
        <w:contextualSpacing w:val="0"/>
        <w:rPr>
          <w:lang w:val="en-GB"/>
        </w:rPr>
      </w:pPr>
      <w:r w:rsidRPr="009F4405">
        <w:rPr>
          <w:lang w:val="en-GB"/>
        </w:rPr>
        <w:t xml:space="preserve">The company has publicly indicated an ambition to attempt a first orbital launch by the end of 2027. It has also outlined a longer-term industrial concept sized around a production facility capable of supporting up to approximately eight orbital launchers per year, although this remains an aspirational long-term target rather than an operationally demonstrated cadence. </w:t>
      </w:r>
    </w:p>
    <w:p w14:paraId="699BE75F" w14:textId="77777777" w:rsidR="00FF01A3" w:rsidRPr="009F4405" w:rsidRDefault="00FF01A3" w:rsidP="00FF01A3">
      <w:pPr>
        <w:pStyle w:val="Bullet2"/>
        <w:spacing w:before="120"/>
        <w:ind w:left="1077" w:hanging="357"/>
        <w:contextualSpacing w:val="0"/>
        <w:rPr>
          <w:lang w:val="en-GB"/>
        </w:rPr>
      </w:pPr>
      <w:r w:rsidRPr="009F4405">
        <w:rPr>
          <w:lang w:val="en-GB"/>
        </w:rPr>
        <w:t>Forecast implication: HyPrSpace is a credible emerging French microlauncher actor and should be monitored as a potential source of future demand for European launch infrastructure. However, because the orbital launch site for OB</w:t>
      </w:r>
      <w:r w:rsidRPr="009F4405">
        <w:rPr>
          <w:rFonts w:ascii="Cambria Math" w:hAnsi="Cambria Math" w:cs="Cambria Math"/>
          <w:lang w:val="en-GB"/>
        </w:rPr>
        <w:t>‑</w:t>
      </w:r>
      <w:r w:rsidRPr="009F4405">
        <w:rPr>
          <w:lang w:val="en-GB"/>
        </w:rPr>
        <w:t xml:space="preserve">1 has not yet been publicly confirmed, its contribution should be treated cautiously in the base case and can be reflected instead in a sensitivity scenario until site allocation and launch licensing become clearer. </w:t>
      </w:r>
    </w:p>
    <w:p w14:paraId="7C91FE9E" w14:textId="29D8B0F1" w:rsidR="00B455BA" w:rsidRPr="009F4405" w:rsidRDefault="00440FE3" w:rsidP="00B455BA">
      <w:pPr>
        <w:pStyle w:val="Bullet1"/>
        <w:rPr>
          <w:b/>
          <w:lang w:val="en-GB"/>
        </w:rPr>
      </w:pPr>
      <w:r w:rsidRPr="009F4405">
        <w:rPr>
          <w:b/>
          <w:bCs/>
          <w:lang w:val="en-GB"/>
        </w:rPr>
        <w:t>Sirius Space (Sirius 13 / Sirius range)</w:t>
      </w:r>
    </w:p>
    <w:p w14:paraId="596BB600" w14:textId="1FF55590" w:rsidR="00440FE3" w:rsidRPr="009F4405" w:rsidRDefault="00440FE3" w:rsidP="00AE2484">
      <w:pPr>
        <w:pStyle w:val="Bullet2"/>
        <w:spacing w:before="120"/>
        <w:ind w:left="1077" w:hanging="357"/>
        <w:contextualSpacing w:val="0"/>
        <w:rPr>
          <w:lang w:val="en-GB"/>
        </w:rPr>
      </w:pPr>
      <w:r w:rsidRPr="009F4405">
        <w:rPr>
          <w:lang w:val="en-GB"/>
        </w:rPr>
        <w:t xml:space="preserve">Sirius Space is developing a family of methane/oxygen launchers and </w:t>
      </w:r>
      <w:r w:rsidR="00AE2484" w:rsidRPr="009F4405">
        <w:rPr>
          <w:lang w:val="en-GB"/>
        </w:rPr>
        <w:t>aims to offer reusable vehicles by 2035</w:t>
      </w:r>
      <w:r w:rsidRPr="009F4405">
        <w:rPr>
          <w:lang w:val="en-GB"/>
        </w:rPr>
        <w:t>. The company states STAR</w:t>
      </w:r>
      <w:r w:rsidRPr="009F4405">
        <w:rPr>
          <w:rFonts w:ascii="Cambria Math" w:hAnsi="Cambria Math" w:cs="Cambria Math"/>
          <w:lang w:val="en-GB"/>
        </w:rPr>
        <w:t>‑</w:t>
      </w:r>
      <w:r w:rsidRPr="009F4405">
        <w:rPr>
          <w:lang w:val="en-GB"/>
        </w:rPr>
        <w:t xml:space="preserve">1 propulsion test milestones in December 2023, October 2024, and April 2025, which indicates continuing engine maturation but not yet an operational orbital launch system. </w:t>
      </w:r>
    </w:p>
    <w:p w14:paraId="5C767F58" w14:textId="10B95D45" w:rsidR="00440FE3" w:rsidRPr="009F4405" w:rsidRDefault="00440FE3" w:rsidP="00AE2484">
      <w:pPr>
        <w:pStyle w:val="Bullet2"/>
        <w:spacing w:before="120"/>
        <w:ind w:left="1077" w:hanging="357"/>
        <w:contextualSpacing w:val="0"/>
        <w:rPr>
          <w:lang w:val="en-GB"/>
        </w:rPr>
      </w:pPr>
      <w:r w:rsidRPr="009F4405">
        <w:rPr>
          <w:lang w:val="en-GB"/>
        </w:rPr>
        <w:t xml:space="preserve">In June 2026, the Guiana Space Centre announced that Sirius Space will operate from the former Diamant launch area at Kourou, which now gives the company a credible EU/ESA launch-site pathway within the scope of this study. Recent public reporting indicates that the first Sirius 13 flight from Kourou is targeted for early 2028, and also notes that Sirius had previously pursued a launch option at Arnhem Space Centre in Australia before Kourou became the retained baseline.  </w:t>
      </w:r>
    </w:p>
    <w:p w14:paraId="5FFA0C74" w14:textId="08018E6F" w:rsidR="00440FE3" w:rsidRPr="009F4405" w:rsidRDefault="00CA4909" w:rsidP="00AE2484">
      <w:pPr>
        <w:pStyle w:val="Bullet2"/>
        <w:spacing w:before="120"/>
        <w:ind w:left="1077" w:hanging="357"/>
        <w:contextualSpacing w:val="0"/>
        <w:rPr>
          <w:lang w:val="en-GB"/>
        </w:rPr>
      </w:pPr>
      <w:r w:rsidRPr="009F4405">
        <w:rPr>
          <w:lang w:val="en-GB"/>
        </w:rPr>
        <w:t>T</w:t>
      </w:r>
      <w:r w:rsidR="00440FE3" w:rsidRPr="009F4405">
        <w:rPr>
          <w:lang w:val="en-GB"/>
        </w:rPr>
        <w:t>he programme still has to bridge the gap between engine-level test progress and full vehicle qualification and must also build out its dedicated launch infrastructure at Kourou. The conservative base case therefore assumes no orbital launches before 2028 and only a gradual ramp-up thereafter, materially below any high-end interpretation of the company’s broader reusable-launcher ambitions.</w:t>
      </w:r>
    </w:p>
    <w:p w14:paraId="2522CC49" w14:textId="13E21841" w:rsidR="00170138" w:rsidRPr="009F4405" w:rsidRDefault="00AF5268" w:rsidP="00170138">
      <w:pPr>
        <w:pStyle w:val="Bullet1"/>
        <w:rPr>
          <w:b/>
          <w:bCs/>
          <w:lang w:val="en-GB"/>
        </w:rPr>
      </w:pPr>
      <w:r w:rsidRPr="009F4405">
        <w:rPr>
          <w:b/>
          <w:bCs/>
          <w:lang w:val="en-GB"/>
        </w:rPr>
        <w:t>Firefly Aerospace (Firefly Alpha)</w:t>
      </w:r>
    </w:p>
    <w:p w14:paraId="357C4605" w14:textId="5E4FA327" w:rsidR="00AF5268" w:rsidRPr="009F4405" w:rsidRDefault="000362F0" w:rsidP="00B33B8C">
      <w:pPr>
        <w:pStyle w:val="Bullet2"/>
        <w:ind w:left="1077" w:hanging="357"/>
        <w:contextualSpacing w:val="0"/>
        <w:rPr>
          <w:lang w:val="en-GB"/>
        </w:rPr>
      </w:pPr>
      <w:r w:rsidRPr="009F4405">
        <w:rPr>
          <w:lang w:val="en-GB"/>
        </w:rPr>
        <w:t>SSC Space and Firefly</w:t>
      </w:r>
      <w:r w:rsidR="008127C0" w:rsidRPr="009F4405">
        <w:rPr>
          <w:lang w:val="en-GB"/>
        </w:rPr>
        <w:t xml:space="preserve"> (US-based)</w:t>
      </w:r>
      <w:r w:rsidRPr="009F4405">
        <w:rPr>
          <w:lang w:val="en-GB"/>
        </w:rPr>
        <w:t xml:space="preserve"> formally set a 2028 target for the first orbital launch of Alpha </w:t>
      </w:r>
      <w:r w:rsidR="00B33B8C" w:rsidRPr="009F4405">
        <w:rPr>
          <w:lang w:val="en-GB"/>
        </w:rPr>
        <w:t xml:space="preserve">(i.e., a flight-proven vehicle already operational in the US) </w:t>
      </w:r>
      <w:r w:rsidRPr="009F4405">
        <w:rPr>
          <w:lang w:val="en-GB"/>
        </w:rPr>
        <w:t xml:space="preserve">from Esrange Launch Complex 3C. Final construction is underway on the launch pad and ground support equipment as the last major infrastructure milestone before Alpha's debut from the site. </w:t>
      </w:r>
    </w:p>
    <w:p w14:paraId="5A478967" w14:textId="377CA488" w:rsidR="00E22100" w:rsidRPr="009F4405" w:rsidRDefault="00E22100" w:rsidP="00B33B8C">
      <w:pPr>
        <w:pStyle w:val="Bullet2"/>
        <w:ind w:left="1077" w:hanging="357"/>
        <w:contextualSpacing w:val="0"/>
        <w:rPr>
          <w:lang w:val="en-GB"/>
        </w:rPr>
      </w:pPr>
      <w:r w:rsidRPr="009F4405">
        <w:rPr>
          <w:lang w:val="en-GB"/>
        </w:rPr>
        <w:t>Alpha has flown seven times from Vandenberg (US) to date</w:t>
      </w:r>
      <w:r w:rsidR="008A77B5" w:rsidRPr="009F4405">
        <w:rPr>
          <w:lang w:val="en-GB"/>
        </w:rPr>
        <w:t xml:space="preserve">. Esrange is Firefly's second launch site; </w:t>
      </w:r>
      <w:r w:rsidR="00957A3D" w:rsidRPr="009F4405">
        <w:rPr>
          <w:lang w:val="en-GB"/>
        </w:rPr>
        <w:t xml:space="preserve">the </w:t>
      </w:r>
      <w:r w:rsidR="008A77B5" w:rsidRPr="009F4405">
        <w:rPr>
          <w:lang w:val="en-GB"/>
        </w:rPr>
        <w:t>Wallops Virginia East Coast site</w:t>
      </w:r>
      <w:r w:rsidR="00957A3D" w:rsidRPr="009F4405">
        <w:rPr>
          <w:lang w:val="en-GB"/>
        </w:rPr>
        <w:t xml:space="preserve"> (US)</w:t>
      </w:r>
      <w:r w:rsidR="008A77B5" w:rsidRPr="009F4405">
        <w:rPr>
          <w:lang w:val="en-GB"/>
        </w:rPr>
        <w:t xml:space="preserve"> </w:t>
      </w:r>
      <w:r w:rsidR="00957A3D" w:rsidRPr="009F4405">
        <w:rPr>
          <w:lang w:val="en-GB"/>
        </w:rPr>
        <w:t>and Hokkaido Spaceport (Japan) are</w:t>
      </w:r>
      <w:r w:rsidR="008A77B5" w:rsidRPr="009F4405">
        <w:rPr>
          <w:lang w:val="en-GB"/>
        </w:rPr>
        <w:t xml:space="preserve"> also under development</w:t>
      </w:r>
      <w:r w:rsidR="00957A3D" w:rsidRPr="009F4405">
        <w:rPr>
          <w:lang w:val="en-GB"/>
        </w:rPr>
        <w:t>/evaluation</w:t>
      </w:r>
      <w:r w:rsidR="008A77B5" w:rsidRPr="009F4405">
        <w:rPr>
          <w:lang w:val="en-GB"/>
        </w:rPr>
        <w:t>.</w:t>
      </w:r>
    </w:p>
    <w:p w14:paraId="22B20686" w14:textId="513F599E" w:rsidR="00C72FAE" w:rsidRPr="009F4405" w:rsidRDefault="0011445C" w:rsidP="00C72FAE">
      <w:pPr>
        <w:pStyle w:val="Bullet1"/>
        <w:rPr>
          <w:b/>
          <w:bCs/>
          <w:lang w:val="en-GB"/>
        </w:rPr>
      </w:pPr>
      <w:r w:rsidRPr="009F4405">
        <w:rPr>
          <w:b/>
          <w:bCs/>
          <w:lang w:val="en-GB"/>
        </w:rPr>
        <w:t>Perigee Aerospace (Blue Whale 1)</w:t>
      </w:r>
    </w:p>
    <w:p w14:paraId="76F3D00A" w14:textId="10A1EB0F" w:rsidR="0011445C" w:rsidRPr="009F4405" w:rsidRDefault="007F1F1E" w:rsidP="0011445C">
      <w:pPr>
        <w:pStyle w:val="Bullet2"/>
        <w:rPr>
          <w:lang w:val="en-GB"/>
        </w:rPr>
      </w:pPr>
      <w:r w:rsidRPr="009F4405">
        <w:rPr>
          <w:lang w:val="en-GB"/>
        </w:rPr>
        <w:lastRenderedPageBreak/>
        <w:t>Perigee Aerospace (South Korea) signed a collaborative agreement with SSC Space in May 2024 to launch satellites from Esrange starting in 2025 but g</w:t>
      </w:r>
      <w:r w:rsidR="00F65F69" w:rsidRPr="009F4405">
        <w:rPr>
          <w:lang w:val="en-GB"/>
        </w:rPr>
        <w:t>iven the delay behind Firefly's 2028 first-launch milestone at LC-3C, the base case should assume Blue Whale 1 orbital debut at Esrange around 2029 at the earliest</w:t>
      </w:r>
      <w:r w:rsidR="00F51AED" w:rsidRPr="009F4405">
        <w:rPr>
          <w:lang w:val="en-GB"/>
        </w:rPr>
        <w:t>.</w:t>
      </w:r>
    </w:p>
    <w:p w14:paraId="1D081356" w14:textId="77777777" w:rsidR="00FF01A3" w:rsidRPr="009F4405" w:rsidRDefault="00FF01A3" w:rsidP="00FF01A3">
      <w:pPr>
        <w:pStyle w:val="bullet10"/>
        <w:numPr>
          <w:ilvl w:val="0"/>
          <w:numId w:val="0"/>
        </w:numPr>
        <w:spacing w:after="120"/>
      </w:pPr>
      <w:r w:rsidRPr="009F4405">
        <w:t>The table below summarises the launch sites publicly associated with each operator and identifies whether those launches are in scope for EU and ESA infrastructure demand:</w:t>
      </w:r>
    </w:p>
    <w:p w14:paraId="59DA8C54" w14:textId="3E665FC6" w:rsidR="00FF01A3" w:rsidRPr="009F4405" w:rsidRDefault="00FF01A3" w:rsidP="00FF01A3">
      <w:pPr>
        <w:pStyle w:val="Caption"/>
      </w:pPr>
      <w:bookmarkStart w:id="112" w:name="_Toc239018419"/>
      <w:r w:rsidRPr="009F4405">
        <w:t xml:space="preserve">Table </w:t>
      </w:r>
      <w:r w:rsidRPr="009F4405">
        <w:fldChar w:fldCharType="begin"/>
      </w:r>
      <w:r w:rsidRPr="009F4405">
        <w:instrText xml:space="preserve"> SEQ Table \* ARABIC </w:instrText>
      </w:r>
      <w:r w:rsidRPr="009F4405">
        <w:fldChar w:fldCharType="separate"/>
      </w:r>
      <w:r w:rsidR="005F19E3">
        <w:rPr>
          <w:noProof/>
        </w:rPr>
        <w:t>28</w:t>
      </w:r>
      <w:r w:rsidRPr="009F4405">
        <w:fldChar w:fldCharType="end"/>
      </w:r>
      <w:r w:rsidRPr="009F4405">
        <w:t xml:space="preserve"> EU and ESA launch providers vs launch site</w:t>
      </w:r>
      <w:bookmarkEnd w:id="112"/>
    </w:p>
    <w:tbl>
      <w:tblPr>
        <w:tblStyle w:val="CV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6"/>
        <w:gridCol w:w="1701"/>
        <w:gridCol w:w="2049"/>
        <w:gridCol w:w="1796"/>
        <w:gridCol w:w="2806"/>
      </w:tblGrid>
      <w:tr w:rsidR="00217D4E" w:rsidRPr="009F4405" w14:paraId="29B52D56" w14:textId="77777777">
        <w:trPr>
          <w:cnfStyle w:val="100000000000" w:firstRow="1" w:lastRow="0" w:firstColumn="0" w:lastColumn="0" w:oddVBand="0" w:evenVBand="0" w:oddHBand="0" w:evenHBand="0" w:firstRowFirstColumn="0" w:firstRowLastColumn="0" w:lastRowFirstColumn="0" w:lastRowLastColumn="0"/>
        </w:trPr>
        <w:tc>
          <w:tcPr>
            <w:cnfStyle w:val="000000000100" w:firstRow="0" w:lastRow="0" w:firstColumn="0" w:lastColumn="0" w:oddVBand="0" w:evenVBand="0" w:oddHBand="0" w:evenHBand="0" w:firstRowFirstColumn="1" w:firstRowLastColumn="0" w:lastRowFirstColumn="0" w:lastRowLastColumn="0"/>
            <w:tcW w:w="0" w:type="auto"/>
            <w:hideMark/>
          </w:tcPr>
          <w:p w14:paraId="3046544C" w14:textId="77777777" w:rsidR="00FF01A3" w:rsidRPr="009F4405" w:rsidRDefault="00FF01A3">
            <w:pPr>
              <w:jc w:val="left"/>
              <w:rPr>
                <w:b/>
                <w:sz w:val="18"/>
                <w:szCs w:val="18"/>
              </w:rPr>
            </w:pPr>
            <w:r w:rsidRPr="009F4405">
              <w:rPr>
                <w:b/>
                <w:sz w:val="18"/>
                <w:szCs w:val="18"/>
              </w:rPr>
              <w:t>Operator</w:t>
            </w:r>
          </w:p>
        </w:tc>
        <w:tc>
          <w:tcPr>
            <w:tcW w:w="0" w:type="auto"/>
            <w:hideMark/>
          </w:tcPr>
          <w:p w14:paraId="151CC306" w14:textId="77777777" w:rsidR="00FF01A3" w:rsidRPr="009F4405" w:rsidRDefault="00FF01A3">
            <w:pPr>
              <w:jc w:val="left"/>
              <w:cnfStyle w:val="100000000000" w:firstRow="1" w:lastRow="0" w:firstColumn="0" w:lastColumn="0" w:oddVBand="0" w:evenVBand="0" w:oddHBand="0" w:evenHBand="0" w:firstRowFirstColumn="0" w:firstRowLastColumn="0" w:lastRowFirstColumn="0" w:lastRowLastColumn="0"/>
              <w:rPr>
                <w:b/>
                <w:sz w:val="18"/>
                <w:szCs w:val="18"/>
              </w:rPr>
            </w:pPr>
            <w:r w:rsidRPr="009F4405">
              <w:rPr>
                <w:b/>
                <w:sz w:val="18"/>
                <w:szCs w:val="18"/>
              </w:rPr>
              <w:t>Launch vehicle</w:t>
            </w:r>
          </w:p>
        </w:tc>
        <w:tc>
          <w:tcPr>
            <w:tcW w:w="0" w:type="auto"/>
            <w:hideMark/>
          </w:tcPr>
          <w:p w14:paraId="0B7287BD" w14:textId="77777777" w:rsidR="00FF01A3" w:rsidRPr="009F4405" w:rsidRDefault="00FF01A3">
            <w:pPr>
              <w:jc w:val="left"/>
              <w:cnfStyle w:val="100000000000" w:firstRow="1" w:lastRow="0" w:firstColumn="0" w:lastColumn="0" w:oddVBand="0" w:evenVBand="0" w:oddHBand="0" w:evenHBand="0" w:firstRowFirstColumn="0" w:firstRowLastColumn="0" w:lastRowFirstColumn="0" w:lastRowLastColumn="0"/>
              <w:rPr>
                <w:b/>
                <w:sz w:val="18"/>
                <w:szCs w:val="18"/>
              </w:rPr>
            </w:pPr>
            <w:r w:rsidRPr="009F4405">
              <w:rPr>
                <w:b/>
                <w:sz w:val="18"/>
                <w:szCs w:val="18"/>
              </w:rPr>
              <w:t>EU/ESA launch facilities retained in scope</w:t>
            </w:r>
          </w:p>
        </w:tc>
        <w:tc>
          <w:tcPr>
            <w:tcW w:w="0" w:type="auto"/>
            <w:hideMark/>
          </w:tcPr>
          <w:p w14:paraId="43CE06DF" w14:textId="77777777" w:rsidR="00FF01A3" w:rsidRPr="00111704" w:rsidRDefault="00FF01A3">
            <w:pPr>
              <w:jc w:val="left"/>
              <w:cnfStyle w:val="100000000000" w:firstRow="1" w:lastRow="0" w:firstColumn="0" w:lastColumn="0" w:oddVBand="0" w:evenVBand="0" w:oddHBand="0" w:evenHBand="0" w:firstRowFirstColumn="0" w:firstRowLastColumn="0" w:lastRowFirstColumn="0" w:lastRowLastColumn="0"/>
              <w:rPr>
                <w:b/>
                <w:sz w:val="18"/>
                <w:szCs w:val="18"/>
                <w:lang w:val="fr-BE"/>
              </w:rPr>
            </w:pPr>
            <w:r w:rsidRPr="00111704">
              <w:rPr>
                <w:b/>
                <w:sz w:val="18"/>
                <w:szCs w:val="18"/>
                <w:lang w:val="fr-BE"/>
              </w:rPr>
              <w:t xml:space="preserve">Non-EU/non-ESA launch sites </w:t>
            </w:r>
          </w:p>
        </w:tc>
        <w:tc>
          <w:tcPr>
            <w:tcW w:w="0" w:type="auto"/>
            <w:hideMark/>
          </w:tcPr>
          <w:p w14:paraId="51EA6F1B" w14:textId="77777777" w:rsidR="00FF01A3" w:rsidRPr="009F4405" w:rsidRDefault="00FF01A3">
            <w:pPr>
              <w:jc w:val="left"/>
              <w:cnfStyle w:val="100000000000" w:firstRow="1" w:lastRow="0" w:firstColumn="0" w:lastColumn="0" w:oddVBand="0" w:evenVBand="0" w:oddHBand="0" w:evenHBand="0" w:firstRowFirstColumn="0" w:firstRowLastColumn="0" w:lastRowFirstColumn="0" w:lastRowLastColumn="0"/>
              <w:rPr>
                <w:b/>
                <w:sz w:val="18"/>
                <w:szCs w:val="18"/>
              </w:rPr>
            </w:pPr>
            <w:r w:rsidRPr="009F4405">
              <w:rPr>
                <w:b/>
                <w:sz w:val="18"/>
                <w:szCs w:val="18"/>
              </w:rPr>
              <w:t>Evidence basis used for the facility filter</w:t>
            </w:r>
          </w:p>
        </w:tc>
      </w:tr>
      <w:tr w:rsidR="00915CBE" w:rsidRPr="009F4405" w14:paraId="198D1923" w14:textId="77777777">
        <w:tc>
          <w:tcPr>
            <w:tcW w:w="0" w:type="auto"/>
            <w:shd w:val="clear" w:color="auto" w:fill="F2F2F2" w:themeFill="text2" w:themeFillShade="F2"/>
            <w:hideMark/>
          </w:tcPr>
          <w:p w14:paraId="2698FD82" w14:textId="77777777" w:rsidR="00FF01A3" w:rsidRPr="009F4405" w:rsidRDefault="00FF01A3">
            <w:pPr>
              <w:jc w:val="left"/>
              <w:rPr>
                <w:rFonts w:cstheme="minorHAnsi"/>
                <w:b/>
                <w:sz w:val="18"/>
                <w:szCs w:val="18"/>
              </w:rPr>
            </w:pPr>
            <w:r w:rsidRPr="009F4405">
              <w:rPr>
                <w:rFonts w:cstheme="minorHAnsi"/>
                <w:b/>
                <w:sz w:val="18"/>
                <w:szCs w:val="18"/>
              </w:rPr>
              <w:t>Arianespace ArianeGroup</w:t>
            </w:r>
          </w:p>
        </w:tc>
        <w:tc>
          <w:tcPr>
            <w:tcW w:w="0" w:type="auto"/>
            <w:hideMark/>
          </w:tcPr>
          <w:p w14:paraId="56421FB8" w14:textId="77777777" w:rsidR="00FF01A3" w:rsidRPr="009F4405" w:rsidRDefault="00FF01A3">
            <w:pPr>
              <w:jc w:val="left"/>
              <w:rPr>
                <w:rFonts w:cstheme="minorHAnsi"/>
                <w:sz w:val="18"/>
                <w:szCs w:val="18"/>
              </w:rPr>
            </w:pPr>
            <w:r w:rsidRPr="009F4405">
              <w:rPr>
                <w:rFonts w:cstheme="minorHAnsi"/>
                <w:sz w:val="18"/>
                <w:szCs w:val="18"/>
              </w:rPr>
              <w:t>Ariane 6</w:t>
            </w:r>
          </w:p>
        </w:tc>
        <w:tc>
          <w:tcPr>
            <w:tcW w:w="0" w:type="auto"/>
            <w:hideMark/>
          </w:tcPr>
          <w:p w14:paraId="41C7B83A" w14:textId="2B327553" w:rsidR="00FF01A3" w:rsidRPr="00111704" w:rsidRDefault="00633E0C">
            <w:pPr>
              <w:jc w:val="left"/>
              <w:rPr>
                <w:rFonts w:cstheme="minorHAnsi"/>
                <w:sz w:val="18"/>
                <w:szCs w:val="18"/>
                <w:lang w:val="fr-BE"/>
              </w:rPr>
            </w:pPr>
            <w:r w:rsidRPr="00111704">
              <w:rPr>
                <w:rFonts w:cstheme="minorHAnsi"/>
                <w:sz w:val="18"/>
                <w:szCs w:val="18"/>
                <w:lang w:val="fr-BE"/>
              </w:rPr>
              <w:t>Guyana</w:t>
            </w:r>
            <w:r w:rsidR="00FF01A3" w:rsidRPr="00111704">
              <w:rPr>
                <w:rFonts w:cstheme="minorHAnsi"/>
                <w:sz w:val="18"/>
                <w:szCs w:val="18"/>
                <w:lang w:val="fr-BE"/>
              </w:rPr>
              <w:t xml:space="preserve"> Space Centre Europe’s Spaceport, ELA 4</w:t>
            </w:r>
          </w:p>
        </w:tc>
        <w:tc>
          <w:tcPr>
            <w:tcW w:w="0" w:type="auto"/>
            <w:hideMark/>
          </w:tcPr>
          <w:p w14:paraId="25F34F81" w14:textId="77777777" w:rsidR="00FF01A3" w:rsidRPr="009F4405" w:rsidRDefault="00FF01A3">
            <w:pPr>
              <w:jc w:val="left"/>
              <w:rPr>
                <w:rFonts w:cstheme="minorHAnsi"/>
                <w:sz w:val="18"/>
                <w:szCs w:val="18"/>
              </w:rPr>
            </w:pPr>
            <w:r w:rsidRPr="009F4405">
              <w:rPr>
                <w:rFonts w:cstheme="minorHAnsi"/>
                <w:sz w:val="18"/>
                <w:szCs w:val="18"/>
              </w:rPr>
              <w:t>None identified</w:t>
            </w:r>
          </w:p>
        </w:tc>
        <w:tc>
          <w:tcPr>
            <w:tcW w:w="0" w:type="auto"/>
            <w:hideMark/>
          </w:tcPr>
          <w:p w14:paraId="023DD7D1" w14:textId="77777777" w:rsidR="00FF01A3" w:rsidRPr="009F4405" w:rsidRDefault="00FF01A3">
            <w:pPr>
              <w:jc w:val="left"/>
              <w:rPr>
                <w:rFonts w:cstheme="minorHAnsi"/>
                <w:sz w:val="18"/>
                <w:szCs w:val="18"/>
              </w:rPr>
            </w:pPr>
            <w:r w:rsidRPr="009F4405">
              <w:rPr>
                <w:rFonts w:cstheme="minorHAnsi"/>
                <w:sz w:val="18"/>
                <w:szCs w:val="18"/>
              </w:rPr>
              <w:t>ELA 4 is the Ariane 6 launch complex at the Guiana Space Centre and is described by ESA as the Ariane 6 launch zone at Europe’s Spaceport in French Guiana</w:t>
            </w:r>
          </w:p>
        </w:tc>
      </w:tr>
      <w:tr w:rsidR="00915CBE" w:rsidRPr="009F4405" w14:paraId="6B042D62" w14:textId="77777777">
        <w:tc>
          <w:tcPr>
            <w:tcW w:w="0" w:type="auto"/>
            <w:shd w:val="clear" w:color="auto" w:fill="F2F2F2" w:themeFill="text2" w:themeFillShade="F2"/>
            <w:hideMark/>
          </w:tcPr>
          <w:p w14:paraId="550A0DA3" w14:textId="77777777" w:rsidR="00FF01A3" w:rsidRPr="009F4405" w:rsidRDefault="00FF01A3">
            <w:pPr>
              <w:jc w:val="left"/>
              <w:rPr>
                <w:rFonts w:cstheme="minorHAnsi"/>
                <w:b/>
                <w:sz w:val="18"/>
                <w:szCs w:val="18"/>
              </w:rPr>
            </w:pPr>
            <w:r w:rsidRPr="009F4405">
              <w:rPr>
                <w:rFonts w:cstheme="minorHAnsi"/>
                <w:b/>
                <w:sz w:val="18"/>
                <w:szCs w:val="18"/>
              </w:rPr>
              <w:t>Avio</w:t>
            </w:r>
          </w:p>
        </w:tc>
        <w:tc>
          <w:tcPr>
            <w:tcW w:w="0" w:type="auto"/>
            <w:hideMark/>
          </w:tcPr>
          <w:p w14:paraId="7DBA005A" w14:textId="77777777" w:rsidR="00FF01A3" w:rsidRPr="009F4405" w:rsidRDefault="00FF01A3">
            <w:pPr>
              <w:jc w:val="left"/>
              <w:rPr>
                <w:rFonts w:cstheme="minorHAnsi"/>
                <w:sz w:val="18"/>
                <w:szCs w:val="18"/>
              </w:rPr>
            </w:pPr>
            <w:r w:rsidRPr="009F4405">
              <w:rPr>
                <w:rFonts w:cstheme="minorHAnsi"/>
                <w:sz w:val="18"/>
                <w:szCs w:val="18"/>
              </w:rPr>
              <w:t>Vega C and planned Vega E</w:t>
            </w:r>
          </w:p>
        </w:tc>
        <w:tc>
          <w:tcPr>
            <w:tcW w:w="0" w:type="auto"/>
            <w:hideMark/>
          </w:tcPr>
          <w:p w14:paraId="63AC6A3D" w14:textId="77777777" w:rsidR="00FF01A3" w:rsidRPr="009F4405" w:rsidRDefault="00FF01A3">
            <w:pPr>
              <w:jc w:val="left"/>
              <w:rPr>
                <w:rFonts w:cstheme="minorHAnsi"/>
                <w:sz w:val="18"/>
                <w:szCs w:val="18"/>
              </w:rPr>
            </w:pPr>
            <w:r w:rsidRPr="009F4405">
              <w:rPr>
                <w:rFonts w:cstheme="minorHAnsi"/>
                <w:sz w:val="18"/>
                <w:szCs w:val="18"/>
              </w:rPr>
              <w:t>Guiana Space Centre, ELV for Vega C, transition to other CSG infrastructure for Vega E</w:t>
            </w:r>
          </w:p>
        </w:tc>
        <w:tc>
          <w:tcPr>
            <w:tcW w:w="0" w:type="auto"/>
            <w:hideMark/>
          </w:tcPr>
          <w:p w14:paraId="68749594" w14:textId="77777777" w:rsidR="00FF01A3" w:rsidRPr="009F4405" w:rsidRDefault="00FF01A3">
            <w:pPr>
              <w:jc w:val="left"/>
              <w:rPr>
                <w:rFonts w:cstheme="minorHAnsi"/>
                <w:sz w:val="18"/>
                <w:szCs w:val="18"/>
              </w:rPr>
            </w:pPr>
            <w:r w:rsidRPr="009F4405">
              <w:rPr>
                <w:rFonts w:cstheme="minorHAnsi"/>
                <w:sz w:val="18"/>
                <w:szCs w:val="18"/>
              </w:rPr>
              <w:t xml:space="preserve">None identified </w:t>
            </w:r>
          </w:p>
        </w:tc>
        <w:tc>
          <w:tcPr>
            <w:tcW w:w="0" w:type="auto"/>
            <w:hideMark/>
          </w:tcPr>
          <w:p w14:paraId="5B9B2C6D" w14:textId="77777777" w:rsidR="00FF01A3" w:rsidRPr="009F4405" w:rsidRDefault="00FF01A3">
            <w:pPr>
              <w:jc w:val="left"/>
              <w:rPr>
                <w:rFonts w:cstheme="minorHAnsi"/>
                <w:sz w:val="18"/>
                <w:szCs w:val="18"/>
              </w:rPr>
            </w:pPr>
            <w:r w:rsidRPr="009F4405">
              <w:rPr>
                <w:rFonts w:cstheme="minorHAnsi"/>
                <w:sz w:val="18"/>
                <w:szCs w:val="18"/>
              </w:rPr>
              <w:t>ESA arrangements explicitly frame Ariane 6 and Vega C exploitation from Europe’s Spaceport in French Guiana and Avio holds a licence to launch from the Guiana Space Centre</w:t>
            </w:r>
          </w:p>
        </w:tc>
      </w:tr>
      <w:tr w:rsidR="00915CBE" w:rsidRPr="009F4405" w14:paraId="53D1CA33" w14:textId="77777777">
        <w:tc>
          <w:tcPr>
            <w:tcW w:w="0" w:type="auto"/>
            <w:shd w:val="clear" w:color="auto" w:fill="F2F2F2" w:themeFill="text2" w:themeFillShade="F2"/>
            <w:hideMark/>
          </w:tcPr>
          <w:p w14:paraId="1A4DF600" w14:textId="77777777" w:rsidR="00FF01A3" w:rsidRPr="009F4405" w:rsidRDefault="00FF01A3">
            <w:pPr>
              <w:jc w:val="left"/>
              <w:rPr>
                <w:rFonts w:cstheme="minorHAnsi"/>
                <w:b/>
                <w:sz w:val="18"/>
                <w:szCs w:val="18"/>
              </w:rPr>
            </w:pPr>
            <w:r w:rsidRPr="009F4405">
              <w:rPr>
                <w:rFonts w:cstheme="minorHAnsi"/>
                <w:b/>
                <w:sz w:val="18"/>
                <w:szCs w:val="18"/>
              </w:rPr>
              <w:t>Isar Aerospace</w:t>
            </w:r>
          </w:p>
        </w:tc>
        <w:tc>
          <w:tcPr>
            <w:tcW w:w="0" w:type="auto"/>
            <w:hideMark/>
          </w:tcPr>
          <w:p w14:paraId="3BE318F8" w14:textId="77777777" w:rsidR="00FF01A3" w:rsidRPr="009F4405" w:rsidRDefault="00FF01A3">
            <w:pPr>
              <w:jc w:val="left"/>
              <w:rPr>
                <w:rFonts w:cstheme="minorHAnsi"/>
                <w:sz w:val="18"/>
                <w:szCs w:val="18"/>
              </w:rPr>
            </w:pPr>
            <w:r w:rsidRPr="009F4405">
              <w:rPr>
                <w:rFonts w:cstheme="minorHAnsi"/>
                <w:sz w:val="18"/>
                <w:szCs w:val="18"/>
              </w:rPr>
              <w:t>Spectrum</w:t>
            </w:r>
          </w:p>
        </w:tc>
        <w:tc>
          <w:tcPr>
            <w:tcW w:w="0" w:type="auto"/>
            <w:hideMark/>
          </w:tcPr>
          <w:p w14:paraId="1241BA10" w14:textId="49CBCC1D" w:rsidR="00FF01A3" w:rsidRPr="009F4405" w:rsidRDefault="00633E0C">
            <w:pPr>
              <w:jc w:val="left"/>
              <w:rPr>
                <w:rFonts w:cstheme="minorHAnsi"/>
                <w:sz w:val="18"/>
                <w:szCs w:val="18"/>
              </w:rPr>
            </w:pPr>
            <w:r w:rsidRPr="009F4405">
              <w:rPr>
                <w:rFonts w:cstheme="minorHAnsi"/>
                <w:sz w:val="18"/>
                <w:szCs w:val="18"/>
              </w:rPr>
              <w:t>Andøya</w:t>
            </w:r>
            <w:r w:rsidR="00FF01A3" w:rsidRPr="009F4405">
              <w:rPr>
                <w:rFonts w:cstheme="minorHAnsi"/>
                <w:sz w:val="18"/>
                <w:szCs w:val="18"/>
              </w:rPr>
              <w:t xml:space="preserve"> Spaceport Norway and </w:t>
            </w:r>
            <w:r w:rsidR="0051424D" w:rsidRPr="009F4405">
              <w:rPr>
                <w:rFonts w:cstheme="minorHAnsi"/>
                <w:sz w:val="18"/>
                <w:szCs w:val="18"/>
              </w:rPr>
              <w:t>CSG</w:t>
            </w:r>
          </w:p>
        </w:tc>
        <w:tc>
          <w:tcPr>
            <w:tcW w:w="0" w:type="auto"/>
            <w:hideMark/>
          </w:tcPr>
          <w:p w14:paraId="7E8BB4BA" w14:textId="44BE7E74" w:rsidR="00FF01A3" w:rsidRPr="009F4405" w:rsidRDefault="00F3528A">
            <w:pPr>
              <w:jc w:val="left"/>
              <w:rPr>
                <w:rFonts w:cstheme="minorHAnsi"/>
                <w:sz w:val="18"/>
                <w:szCs w:val="18"/>
              </w:rPr>
            </w:pPr>
            <w:r w:rsidRPr="009F4405">
              <w:rPr>
                <w:rFonts w:cstheme="minorHAnsi"/>
                <w:sz w:val="18"/>
                <w:szCs w:val="18"/>
              </w:rPr>
              <w:t>Spaceport Nova Scotia</w:t>
            </w:r>
            <w:r w:rsidR="005628EC" w:rsidRPr="009F4405">
              <w:rPr>
                <w:rFonts w:cstheme="minorHAnsi"/>
                <w:sz w:val="18"/>
                <w:szCs w:val="18"/>
              </w:rPr>
              <w:t xml:space="preserve"> in Canada under a 10-year agreement</w:t>
            </w:r>
            <w:r w:rsidR="001069E2" w:rsidRPr="009F4405">
              <w:rPr>
                <w:rFonts w:cstheme="minorHAnsi"/>
                <w:sz w:val="18"/>
                <w:szCs w:val="18"/>
              </w:rPr>
              <w:t xml:space="preserve"> with additional years in option.</w:t>
            </w:r>
            <w:r w:rsidR="007D66FB" w:rsidRPr="009F4405">
              <w:rPr>
                <w:rStyle w:val="FootnoteReference"/>
                <w:rFonts w:cstheme="minorHAnsi"/>
                <w:sz w:val="18"/>
                <w:szCs w:val="18"/>
              </w:rPr>
              <w:footnoteReference w:id="162"/>
            </w:r>
          </w:p>
        </w:tc>
        <w:tc>
          <w:tcPr>
            <w:tcW w:w="0" w:type="auto"/>
            <w:hideMark/>
          </w:tcPr>
          <w:p w14:paraId="50A13742" w14:textId="5B0607D3" w:rsidR="00FF01A3" w:rsidRPr="009F4405" w:rsidRDefault="00820A65">
            <w:pPr>
              <w:jc w:val="left"/>
              <w:rPr>
                <w:rFonts w:cstheme="minorHAnsi"/>
                <w:sz w:val="18"/>
                <w:szCs w:val="18"/>
              </w:rPr>
            </w:pPr>
            <w:r w:rsidRPr="009F4405">
              <w:rPr>
                <w:rFonts w:cstheme="minorHAnsi"/>
                <w:sz w:val="18"/>
                <w:szCs w:val="18"/>
              </w:rPr>
              <w:t>Andøya</w:t>
            </w:r>
            <w:r w:rsidR="00FF01A3" w:rsidRPr="009F4405">
              <w:rPr>
                <w:rFonts w:cstheme="minorHAnsi"/>
                <w:sz w:val="18"/>
                <w:szCs w:val="18"/>
              </w:rPr>
              <w:t xml:space="preserve"> is described as Isar Aerospace’s first launch site and ESA confirms cooperation for launches from </w:t>
            </w:r>
            <w:r w:rsidRPr="009F4405">
              <w:rPr>
                <w:rFonts w:cstheme="minorHAnsi"/>
                <w:sz w:val="18"/>
                <w:szCs w:val="18"/>
              </w:rPr>
              <w:t>Andøya</w:t>
            </w:r>
            <w:r w:rsidR="00FF01A3" w:rsidRPr="009F4405">
              <w:rPr>
                <w:rFonts w:cstheme="minorHAnsi"/>
                <w:sz w:val="18"/>
                <w:szCs w:val="18"/>
              </w:rPr>
              <w:t xml:space="preserve">, and </w:t>
            </w:r>
            <w:commentRangeStart w:id="113"/>
            <w:commentRangeStart w:id="114"/>
            <w:commentRangeStart w:id="115"/>
            <w:commentRangeStart w:id="116"/>
            <w:r w:rsidR="00F40DE5" w:rsidRPr="009F4405">
              <w:rPr>
                <w:rFonts w:cstheme="minorHAnsi"/>
                <w:sz w:val="18"/>
                <w:szCs w:val="18"/>
              </w:rPr>
              <w:t xml:space="preserve">ISAR </w:t>
            </w:r>
            <w:r w:rsidR="00FF01A3" w:rsidRPr="009F4405">
              <w:rPr>
                <w:rFonts w:cstheme="minorHAnsi"/>
                <w:sz w:val="18"/>
                <w:szCs w:val="18"/>
              </w:rPr>
              <w:t>reports an agreement with CNES for launches from French Guiana</w:t>
            </w:r>
            <w:commentRangeEnd w:id="113"/>
            <w:r w:rsidR="0092578F" w:rsidRPr="009F4405">
              <w:rPr>
                <w:rStyle w:val="CommentReference"/>
                <w:rFonts w:cstheme="minorHAnsi"/>
                <w:sz w:val="18"/>
                <w:szCs w:val="18"/>
                <w:vertAlign w:val="superscript"/>
              </w:rPr>
              <w:commentReference w:id="113"/>
            </w:r>
            <w:commentRangeEnd w:id="114"/>
            <w:r w:rsidRPr="009F4405">
              <w:rPr>
                <w:rStyle w:val="CommentReference"/>
                <w:rFonts w:cstheme="minorHAnsi"/>
                <w:sz w:val="18"/>
                <w:szCs w:val="18"/>
                <w:vertAlign w:val="superscript"/>
              </w:rPr>
              <w:commentReference w:id="114"/>
            </w:r>
            <w:commentRangeEnd w:id="115"/>
            <w:r w:rsidRPr="009F4405">
              <w:rPr>
                <w:rStyle w:val="CommentReference"/>
                <w:rFonts w:cstheme="minorHAnsi"/>
                <w:sz w:val="18"/>
                <w:szCs w:val="18"/>
                <w:vertAlign w:val="superscript"/>
              </w:rPr>
              <w:commentReference w:id="115"/>
            </w:r>
            <w:commentRangeEnd w:id="116"/>
            <w:r w:rsidRPr="009F4405">
              <w:rPr>
                <w:rStyle w:val="CommentReference"/>
                <w:rFonts w:cstheme="minorHAnsi"/>
                <w:sz w:val="18"/>
                <w:szCs w:val="18"/>
                <w:vertAlign w:val="superscript"/>
              </w:rPr>
              <w:commentReference w:id="116"/>
            </w:r>
            <w:r w:rsidR="00F40DE5" w:rsidRPr="009F4405">
              <w:rPr>
                <w:rStyle w:val="FootnoteReference"/>
                <w:rFonts w:cstheme="minorHAnsi"/>
                <w:sz w:val="18"/>
                <w:szCs w:val="18"/>
              </w:rPr>
              <w:footnoteReference w:id="163"/>
            </w:r>
          </w:p>
        </w:tc>
      </w:tr>
      <w:tr w:rsidR="00915CBE" w:rsidRPr="009F4405" w14:paraId="5CDDE85C" w14:textId="77777777">
        <w:tc>
          <w:tcPr>
            <w:tcW w:w="0" w:type="auto"/>
            <w:shd w:val="clear" w:color="auto" w:fill="F2F2F2" w:themeFill="text2" w:themeFillShade="F2"/>
            <w:hideMark/>
          </w:tcPr>
          <w:p w14:paraId="3246DD98" w14:textId="77777777" w:rsidR="00FF01A3" w:rsidRPr="009F4405" w:rsidRDefault="00FF01A3">
            <w:pPr>
              <w:jc w:val="left"/>
              <w:rPr>
                <w:rFonts w:cstheme="minorHAnsi"/>
                <w:b/>
                <w:sz w:val="18"/>
                <w:szCs w:val="18"/>
              </w:rPr>
            </w:pPr>
            <w:r w:rsidRPr="009F4405">
              <w:rPr>
                <w:rFonts w:cstheme="minorHAnsi"/>
                <w:b/>
                <w:sz w:val="18"/>
                <w:szCs w:val="18"/>
              </w:rPr>
              <w:t>Rocket Factory Augsburg</w:t>
            </w:r>
          </w:p>
        </w:tc>
        <w:tc>
          <w:tcPr>
            <w:tcW w:w="0" w:type="auto"/>
            <w:hideMark/>
          </w:tcPr>
          <w:p w14:paraId="63AFEC9A" w14:textId="77777777" w:rsidR="00FF01A3" w:rsidRPr="009F4405" w:rsidRDefault="00FF01A3">
            <w:pPr>
              <w:jc w:val="left"/>
              <w:rPr>
                <w:rFonts w:cstheme="minorHAnsi"/>
                <w:sz w:val="18"/>
                <w:szCs w:val="18"/>
              </w:rPr>
            </w:pPr>
            <w:r w:rsidRPr="009F4405">
              <w:rPr>
                <w:rFonts w:cstheme="minorHAnsi"/>
                <w:sz w:val="18"/>
                <w:szCs w:val="18"/>
              </w:rPr>
              <w:t>RFA One</w:t>
            </w:r>
          </w:p>
        </w:tc>
        <w:tc>
          <w:tcPr>
            <w:tcW w:w="0" w:type="auto"/>
            <w:hideMark/>
          </w:tcPr>
          <w:p w14:paraId="6F14CEB9" w14:textId="70E415C6" w:rsidR="00FF01A3" w:rsidRPr="009F4405" w:rsidRDefault="00FF01A3">
            <w:pPr>
              <w:jc w:val="left"/>
              <w:rPr>
                <w:rFonts w:cstheme="minorHAnsi"/>
                <w:sz w:val="18"/>
                <w:szCs w:val="18"/>
              </w:rPr>
            </w:pPr>
            <w:r w:rsidRPr="009F4405">
              <w:rPr>
                <w:rFonts w:cstheme="minorHAnsi"/>
                <w:sz w:val="18"/>
                <w:szCs w:val="18"/>
              </w:rPr>
              <w:t>SaxaVord Spaceport United Kingdom</w:t>
            </w:r>
            <w:r w:rsidR="00D70C56" w:rsidRPr="009F4405">
              <w:rPr>
                <w:rFonts w:cstheme="minorHAnsi"/>
                <w:sz w:val="18"/>
                <w:szCs w:val="18"/>
              </w:rPr>
              <w:t xml:space="preserve"> and CSG</w:t>
            </w:r>
          </w:p>
        </w:tc>
        <w:tc>
          <w:tcPr>
            <w:tcW w:w="0" w:type="auto"/>
            <w:hideMark/>
          </w:tcPr>
          <w:p w14:paraId="0C4B75F0" w14:textId="77777777" w:rsidR="00FF01A3" w:rsidRPr="009F4405" w:rsidRDefault="00FF01A3">
            <w:pPr>
              <w:jc w:val="left"/>
              <w:rPr>
                <w:rFonts w:cstheme="minorHAnsi"/>
                <w:sz w:val="18"/>
                <w:szCs w:val="18"/>
              </w:rPr>
            </w:pPr>
            <w:r w:rsidRPr="009F4405">
              <w:rPr>
                <w:rFonts w:cstheme="minorHAnsi"/>
                <w:sz w:val="18"/>
                <w:szCs w:val="18"/>
              </w:rPr>
              <w:t xml:space="preserve">None identified </w:t>
            </w:r>
          </w:p>
        </w:tc>
        <w:tc>
          <w:tcPr>
            <w:tcW w:w="0" w:type="auto"/>
            <w:hideMark/>
          </w:tcPr>
          <w:p w14:paraId="45F82CDD" w14:textId="77777777" w:rsidR="00FF01A3" w:rsidRPr="009F4405" w:rsidRDefault="00FF01A3">
            <w:pPr>
              <w:jc w:val="left"/>
              <w:rPr>
                <w:rFonts w:cstheme="minorHAnsi"/>
                <w:sz w:val="18"/>
                <w:szCs w:val="18"/>
              </w:rPr>
            </w:pPr>
            <w:r w:rsidRPr="009F4405">
              <w:rPr>
                <w:rFonts w:cstheme="minorHAnsi"/>
                <w:sz w:val="18"/>
                <w:szCs w:val="18"/>
              </w:rPr>
              <w:t>RFA confirms its first orbital launch campaign from SaxaVord and ESA describes RFA One as an orbital vehicle to be launched from its SaxaVord launch pad</w:t>
            </w:r>
          </w:p>
        </w:tc>
      </w:tr>
      <w:tr w:rsidR="00915CBE" w:rsidRPr="009F4405" w14:paraId="6CC0071E" w14:textId="77777777">
        <w:tc>
          <w:tcPr>
            <w:tcW w:w="0" w:type="auto"/>
            <w:shd w:val="clear" w:color="auto" w:fill="F2F2F2" w:themeFill="text2" w:themeFillShade="F2"/>
            <w:hideMark/>
          </w:tcPr>
          <w:p w14:paraId="4827F59A" w14:textId="77777777" w:rsidR="00FF01A3" w:rsidRPr="009F4405" w:rsidRDefault="00FF01A3">
            <w:pPr>
              <w:jc w:val="left"/>
              <w:rPr>
                <w:rFonts w:cstheme="minorHAnsi"/>
                <w:b/>
                <w:sz w:val="18"/>
                <w:szCs w:val="18"/>
              </w:rPr>
            </w:pPr>
            <w:r w:rsidRPr="009F4405">
              <w:rPr>
                <w:rFonts w:cstheme="minorHAnsi"/>
                <w:b/>
                <w:sz w:val="18"/>
                <w:szCs w:val="18"/>
              </w:rPr>
              <w:t>PLD Space</w:t>
            </w:r>
          </w:p>
        </w:tc>
        <w:tc>
          <w:tcPr>
            <w:tcW w:w="0" w:type="auto"/>
            <w:hideMark/>
          </w:tcPr>
          <w:p w14:paraId="4005E92A" w14:textId="77777777" w:rsidR="00FF01A3" w:rsidRPr="009F4405" w:rsidRDefault="00FF01A3">
            <w:pPr>
              <w:jc w:val="left"/>
              <w:rPr>
                <w:rFonts w:cstheme="minorHAnsi"/>
                <w:sz w:val="18"/>
                <w:szCs w:val="18"/>
              </w:rPr>
            </w:pPr>
            <w:r w:rsidRPr="009F4405">
              <w:rPr>
                <w:rFonts w:cstheme="minorHAnsi"/>
                <w:sz w:val="18"/>
                <w:szCs w:val="18"/>
              </w:rPr>
              <w:t>Miura 5</w:t>
            </w:r>
          </w:p>
        </w:tc>
        <w:tc>
          <w:tcPr>
            <w:tcW w:w="0" w:type="auto"/>
            <w:hideMark/>
          </w:tcPr>
          <w:p w14:paraId="3DCED064" w14:textId="77777777" w:rsidR="00FF01A3" w:rsidRPr="009F4405" w:rsidRDefault="00FF01A3">
            <w:pPr>
              <w:jc w:val="left"/>
              <w:rPr>
                <w:rFonts w:cstheme="minorHAnsi"/>
                <w:sz w:val="18"/>
                <w:szCs w:val="18"/>
              </w:rPr>
            </w:pPr>
            <w:r w:rsidRPr="009F4405">
              <w:rPr>
                <w:rFonts w:cstheme="minorHAnsi"/>
                <w:sz w:val="18"/>
                <w:szCs w:val="18"/>
              </w:rPr>
              <w:t>Guiana Space Centre via the commercial microlauncher complex supported by CNES</w:t>
            </w:r>
          </w:p>
        </w:tc>
        <w:tc>
          <w:tcPr>
            <w:tcW w:w="0" w:type="auto"/>
            <w:hideMark/>
          </w:tcPr>
          <w:p w14:paraId="421D67E4" w14:textId="77777777" w:rsidR="00FF01A3" w:rsidRPr="009F4405" w:rsidRDefault="00FF01A3">
            <w:pPr>
              <w:jc w:val="left"/>
              <w:rPr>
                <w:rFonts w:cstheme="minorHAnsi"/>
                <w:sz w:val="18"/>
                <w:szCs w:val="18"/>
              </w:rPr>
            </w:pPr>
            <w:r w:rsidRPr="009F4405">
              <w:rPr>
                <w:rFonts w:cstheme="minorHAnsi"/>
                <w:sz w:val="18"/>
                <w:szCs w:val="18"/>
              </w:rPr>
              <w:t>Etlaq Spaceport Oman, first launch from Oman planned from 2027</w:t>
            </w:r>
          </w:p>
        </w:tc>
        <w:tc>
          <w:tcPr>
            <w:tcW w:w="0" w:type="auto"/>
            <w:hideMark/>
          </w:tcPr>
          <w:p w14:paraId="7D276E51" w14:textId="77777777" w:rsidR="00FF01A3" w:rsidRPr="009F4405" w:rsidRDefault="00FF01A3">
            <w:pPr>
              <w:jc w:val="left"/>
              <w:rPr>
                <w:rFonts w:cstheme="minorHAnsi"/>
                <w:sz w:val="18"/>
                <w:szCs w:val="18"/>
              </w:rPr>
            </w:pPr>
            <w:r w:rsidRPr="009F4405">
              <w:rPr>
                <w:rFonts w:cstheme="minorHAnsi"/>
                <w:sz w:val="18"/>
                <w:szCs w:val="18"/>
              </w:rPr>
              <w:t>European Spaceflight reports Miura 5 initial operations from the Guiana Space Centre and a signed agreement for Etlaq in Oman with first launch planned for 2027, also reported by SpaceNews</w:t>
            </w:r>
          </w:p>
        </w:tc>
      </w:tr>
      <w:tr w:rsidR="00915CBE" w:rsidRPr="009F4405" w14:paraId="41A8CA30" w14:textId="77777777">
        <w:tc>
          <w:tcPr>
            <w:tcW w:w="0" w:type="auto"/>
            <w:shd w:val="clear" w:color="auto" w:fill="F2F2F2" w:themeFill="text2" w:themeFillShade="F2"/>
            <w:hideMark/>
          </w:tcPr>
          <w:p w14:paraId="1DDE071B" w14:textId="77777777" w:rsidR="00FF01A3" w:rsidRPr="009F4405" w:rsidRDefault="00FF01A3">
            <w:pPr>
              <w:jc w:val="left"/>
              <w:rPr>
                <w:rFonts w:cstheme="minorHAnsi"/>
                <w:b/>
                <w:sz w:val="18"/>
                <w:szCs w:val="18"/>
              </w:rPr>
            </w:pPr>
            <w:r w:rsidRPr="009F4405">
              <w:rPr>
                <w:rFonts w:cstheme="minorHAnsi"/>
                <w:b/>
                <w:sz w:val="18"/>
                <w:szCs w:val="18"/>
              </w:rPr>
              <w:t>MaiaSpace</w:t>
            </w:r>
          </w:p>
        </w:tc>
        <w:tc>
          <w:tcPr>
            <w:tcW w:w="0" w:type="auto"/>
            <w:hideMark/>
          </w:tcPr>
          <w:p w14:paraId="69C35E5D" w14:textId="77777777" w:rsidR="00FF01A3" w:rsidRPr="009F4405" w:rsidRDefault="00FF01A3">
            <w:pPr>
              <w:jc w:val="left"/>
              <w:rPr>
                <w:rFonts w:cstheme="minorHAnsi"/>
                <w:sz w:val="18"/>
                <w:szCs w:val="18"/>
              </w:rPr>
            </w:pPr>
            <w:r w:rsidRPr="009F4405">
              <w:rPr>
                <w:rFonts w:cstheme="minorHAnsi"/>
                <w:sz w:val="18"/>
                <w:szCs w:val="18"/>
              </w:rPr>
              <w:t>Maia</w:t>
            </w:r>
          </w:p>
        </w:tc>
        <w:tc>
          <w:tcPr>
            <w:tcW w:w="0" w:type="auto"/>
            <w:hideMark/>
          </w:tcPr>
          <w:p w14:paraId="07080189" w14:textId="77777777" w:rsidR="00FF01A3" w:rsidRPr="009F4405" w:rsidRDefault="00FF01A3">
            <w:pPr>
              <w:jc w:val="left"/>
              <w:rPr>
                <w:rFonts w:cstheme="minorHAnsi"/>
                <w:sz w:val="18"/>
                <w:szCs w:val="18"/>
              </w:rPr>
            </w:pPr>
            <w:r w:rsidRPr="009F4405">
              <w:rPr>
                <w:rFonts w:cstheme="minorHAnsi"/>
                <w:sz w:val="18"/>
                <w:szCs w:val="18"/>
              </w:rPr>
              <w:t>Guiana Space Centre, former Soyuz pad ELS</w:t>
            </w:r>
          </w:p>
        </w:tc>
        <w:tc>
          <w:tcPr>
            <w:tcW w:w="0" w:type="auto"/>
            <w:hideMark/>
          </w:tcPr>
          <w:p w14:paraId="592F9FE3" w14:textId="77777777" w:rsidR="00FF01A3" w:rsidRPr="009F4405" w:rsidRDefault="00FF01A3">
            <w:pPr>
              <w:jc w:val="left"/>
              <w:rPr>
                <w:rFonts w:cstheme="minorHAnsi"/>
                <w:sz w:val="18"/>
                <w:szCs w:val="18"/>
              </w:rPr>
            </w:pPr>
            <w:r w:rsidRPr="009F4405">
              <w:rPr>
                <w:rFonts w:cstheme="minorHAnsi"/>
                <w:sz w:val="18"/>
                <w:szCs w:val="18"/>
              </w:rPr>
              <w:t>None identified</w:t>
            </w:r>
          </w:p>
        </w:tc>
        <w:tc>
          <w:tcPr>
            <w:tcW w:w="0" w:type="auto"/>
            <w:hideMark/>
          </w:tcPr>
          <w:p w14:paraId="1315AD5F" w14:textId="77777777" w:rsidR="00FF01A3" w:rsidRPr="009F4405" w:rsidRDefault="00FF01A3">
            <w:pPr>
              <w:jc w:val="left"/>
              <w:rPr>
                <w:rFonts w:cstheme="minorHAnsi"/>
                <w:sz w:val="18"/>
                <w:szCs w:val="18"/>
              </w:rPr>
            </w:pPr>
            <w:r w:rsidRPr="009F4405">
              <w:rPr>
                <w:rFonts w:cstheme="minorHAnsi"/>
                <w:sz w:val="18"/>
                <w:szCs w:val="18"/>
              </w:rPr>
              <w:t>MaiaSpace confirms selection to operate from the former Soyuz launch pad at the Guiana Space Centre and European Spaceflight reports the launch timeline anchored to Kourou</w:t>
            </w:r>
          </w:p>
        </w:tc>
      </w:tr>
      <w:tr w:rsidR="00915CBE" w:rsidRPr="009F4405" w14:paraId="71593B6C" w14:textId="77777777">
        <w:tc>
          <w:tcPr>
            <w:tcW w:w="0" w:type="auto"/>
            <w:shd w:val="clear" w:color="auto" w:fill="F2F2F2" w:themeFill="text2" w:themeFillShade="F2"/>
            <w:hideMark/>
          </w:tcPr>
          <w:p w14:paraId="03616184" w14:textId="77777777" w:rsidR="00FF01A3" w:rsidRPr="009F4405" w:rsidRDefault="00FF01A3">
            <w:pPr>
              <w:jc w:val="left"/>
              <w:rPr>
                <w:rFonts w:cstheme="minorHAnsi"/>
                <w:b/>
                <w:sz w:val="18"/>
                <w:szCs w:val="18"/>
              </w:rPr>
            </w:pPr>
            <w:r w:rsidRPr="009F4405">
              <w:rPr>
                <w:rFonts w:cstheme="minorHAnsi"/>
                <w:b/>
                <w:sz w:val="18"/>
                <w:szCs w:val="18"/>
              </w:rPr>
              <w:t>Skyrora</w:t>
            </w:r>
          </w:p>
        </w:tc>
        <w:tc>
          <w:tcPr>
            <w:tcW w:w="0" w:type="auto"/>
            <w:hideMark/>
          </w:tcPr>
          <w:p w14:paraId="49E6C2C5" w14:textId="77777777" w:rsidR="00FF01A3" w:rsidRPr="009F4405" w:rsidRDefault="00FF01A3">
            <w:pPr>
              <w:jc w:val="left"/>
              <w:rPr>
                <w:rFonts w:cstheme="minorHAnsi"/>
                <w:sz w:val="18"/>
                <w:szCs w:val="18"/>
              </w:rPr>
            </w:pPr>
            <w:r w:rsidRPr="009F4405">
              <w:rPr>
                <w:rFonts w:cstheme="minorHAnsi"/>
                <w:sz w:val="18"/>
                <w:szCs w:val="18"/>
              </w:rPr>
              <w:t>Skyrora XL</w:t>
            </w:r>
          </w:p>
        </w:tc>
        <w:tc>
          <w:tcPr>
            <w:tcW w:w="0" w:type="auto"/>
            <w:hideMark/>
          </w:tcPr>
          <w:p w14:paraId="34CAD3C9" w14:textId="77777777" w:rsidR="00FF01A3" w:rsidRPr="009F4405" w:rsidRDefault="00FF01A3">
            <w:pPr>
              <w:jc w:val="left"/>
              <w:rPr>
                <w:rFonts w:cstheme="minorHAnsi"/>
                <w:sz w:val="18"/>
                <w:szCs w:val="18"/>
              </w:rPr>
            </w:pPr>
            <w:r w:rsidRPr="009F4405">
              <w:rPr>
                <w:rFonts w:cstheme="minorHAnsi"/>
                <w:sz w:val="18"/>
                <w:szCs w:val="18"/>
              </w:rPr>
              <w:t>SaxaVord Spaceport United Kingdom in baseline</w:t>
            </w:r>
          </w:p>
        </w:tc>
        <w:tc>
          <w:tcPr>
            <w:tcW w:w="0" w:type="auto"/>
            <w:hideMark/>
          </w:tcPr>
          <w:p w14:paraId="642BA627" w14:textId="6691559A" w:rsidR="00FF01A3" w:rsidRPr="009F4405" w:rsidRDefault="00FF01A3">
            <w:pPr>
              <w:jc w:val="left"/>
              <w:rPr>
                <w:rFonts w:cstheme="minorHAnsi"/>
                <w:sz w:val="18"/>
                <w:szCs w:val="18"/>
              </w:rPr>
            </w:pPr>
            <w:r w:rsidRPr="009F4405">
              <w:rPr>
                <w:rFonts w:cstheme="minorHAnsi"/>
                <w:sz w:val="18"/>
                <w:szCs w:val="18"/>
              </w:rPr>
              <w:t>Alternative sites discussed include Oman and Australia</w:t>
            </w:r>
          </w:p>
        </w:tc>
        <w:tc>
          <w:tcPr>
            <w:tcW w:w="0" w:type="auto"/>
            <w:hideMark/>
          </w:tcPr>
          <w:p w14:paraId="799201BA" w14:textId="77777777" w:rsidR="00FF01A3" w:rsidRPr="009F4405" w:rsidRDefault="00FF01A3">
            <w:pPr>
              <w:jc w:val="left"/>
              <w:rPr>
                <w:rFonts w:cstheme="minorHAnsi"/>
                <w:sz w:val="18"/>
                <w:szCs w:val="18"/>
              </w:rPr>
            </w:pPr>
            <w:r w:rsidRPr="009F4405">
              <w:rPr>
                <w:rFonts w:cstheme="minorHAnsi"/>
                <w:sz w:val="18"/>
                <w:szCs w:val="18"/>
              </w:rPr>
              <w:t>UK CAA confirms a launch licence enabling launches from SaxaVord and independent reporting notes Skyrora also considered alternative sites including Oman and Australia</w:t>
            </w:r>
          </w:p>
        </w:tc>
      </w:tr>
      <w:tr w:rsidR="00915CBE" w:rsidRPr="009F4405" w14:paraId="415A6F14" w14:textId="77777777">
        <w:tc>
          <w:tcPr>
            <w:tcW w:w="0" w:type="auto"/>
            <w:shd w:val="clear" w:color="auto" w:fill="F2F2F2" w:themeFill="text2" w:themeFillShade="F2"/>
            <w:hideMark/>
          </w:tcPr>
          <w:p w14:paraId="07498C02" w14:textId="77777777" w:rsidR="00FF01A3" w:rsidRPr="009F4405" w:rsidRDefault="00FF01A3">
            <w:pPr>
              <w:jc w:val="left"/>
              <w:rPr>
                <w:rFonts w:cstheme="minorHAnsi"/>
                <w:b/>
                <w:sz w:val="18"/>
                <w:szCs w:val="18"/>
              </w:rPr>
            </w:pPr>
            <w:r w:rsidRPr="009F4405">
              <w:rPr>
                <w:rFonts w:cstheme="minorHAnsi"/>
                <w:b/>
                <w:sz w:val="18"/>
                <w:szCs w:val="18"/>
              </w:rPr>
              <w:lastRenderedPageBreak/>
              <w:t>HyImpulse</w:t>
            </w:r>
          </w:p>
        </w:tc>
        <w:tc>
          <w:tcPr>
            <w:tcW w:w="0" w:type="auto"/>
            <w:hideMark/>
          </w:tcPr>
          <w:p w14:paraId="2B8CE040" w14:textId="77777777" w:rsidR="00FF01A3" w:rsidRPr="009F4405" w:rsidRDefault="00FF01A3">
            <w:pPr>
              <w:jc w:val="left"/>
              <w:rPr>
                <w:rFonts w:cstheme="minorHAnsi"/>
                <w:sz w:val="18"/>
                <w:szCs w:val="18"/>
              </w:rPr>
            </w:pPr>
            <w:r w:rsidRPr="009F4405">
              <w:rPr>
                <w:rFonts w:cstheme="minorHAnsi"/>
                <w:sz w:val="18"/>
                <w:szCs w:val="18"/>
              </w:rPr>
              <w:t>SL1</w:t>
            </w:r>
          </w:p>
        </w:tc>
        <w:tc>
          <w:tcPr>
            <w:tcW w:w="0" w:type="auto"/>
            <w:hideMark/>
          </w:tcPr>
          <w:p w14:paraId="5683C194" w14:textId="77777777" w:rsidR="00FF01A3" w:rsidRPr="009F4405" w:rsidRDefault="00FF01A3">
            <w:pPr>
              <w:jc w:val="left"/>
              <w:rPr>
                <w:rFonts w:cstheme="minorHAnsi"/>
                <w:sz w:val="18"/>
                <w:szCs w:val="18"/>
              </w:rPr>
            </w:pPr>
            <w:r w:rsidRPr="009F4405">
              <w:rPr>
                <w:rFonts w:cstheme="minorHAnsi"/>
                <w:sz w:val="18"/>
                <w:szCs w:val="18"/>
              </w:rPr>
              <w:t>SaxaVord Spaceport United Kingdom in baseline</w:t>
            </w:r>
          </w:p>
        </w:tc>
        <w:tc>
          <w:tcPr>
            <w:tcW w:w="0" w:type="auto"/>
            <w:hideMark/>
          </w:tcPr>
          <w:p w14:paraId="17A62BCD" w14:textId="77777777" w:rsidR="00FF01A3" w:rsidRPr="009F4405" w:rsidRDefault="00FF01A3">
            <w:pPr>
              <w:jc w:val="left"/>
              <w:rPr>
                <w:rFonts w:cstheme="minorHAnsi"/>
                <w:sz w:val="18"/>
                <w:szCs w:val="18"/>
              </w:rPr>
            </w:pPr>
            <w:r w:rsidRPr="009F4405">
              <w:rPr>
                <w:rFonts w:cstheme="minorHAnsi"/>
                <w:sz w:val="18"/>
                <w:szCs w:val="18"/>
              </w:rPr>
              <w:t>None identified</w:t>
            </w:r>
          </w:p>
        </w:tc>
        <w:tc>
          <w:tcPr>
            <w:tcW w:w="0" w:type="auto"/>
            <w:hideMark/>
          </w:tcPr>
          <w:p w14:paraId="5CEB1390" w14:textId="77777777" w:rsidR="00FF01A3" w:rsidRPr="009F4405" w:rsidRDefault="00FF01A3">
            <w:pPr>
              <w:jc w:val="left"/>
              <w:rPr>
                <w:rFonts w:cstheme="minorHAnsi"/>
                <w:sz w:val="18"/>
                <w:szCs w:val="18"/>
              </w:rPr>
            </w:pPr>
            <w:r w:rsidRPr="009F4405">
              <w:rPr>
                <w:rFonts w:cstheme="minorHAnsi"/>
                <w:sz w:val="18"/>
                <w:szCs w:val="18"/>
              </w:rPr>
              <w:t>ESA Boost documentation explicitly references collaboration with SaxaVord and development of a launchpad and ground segment for the first orbital launch from the United Kingdom</w:t>
            </w:r>
          </w:p>
        </w:tc>
      </w:tr>
      <w:tr w:rsidR="00915CBE" w:rsidRPr="009F4405" w14:paraId="1E23BE80" w14:textId="77777777">
        <w:tc>
          <w:tcPr>
            <w:tcW w:w="0" w:type="auto"/>
            <w:shd w:val="clear" w:color="auto" w:fill="F2F2F2" w:themeFill="text2" w:themeFillShade="F2"/>
            <w:hideMark/>
          </w:tcPr>
          <w:p w14:paraId="45641E18" w14:textId="77777777" w:rsidR="00FF01A3" w:rsidRPr="009F4405" w:rsidRDefault="00FF01A3">
            <w:pPr>
              <w:jc w:val="left"/>
              <w:rPr>
                <w:rFonts w:cstheme="minorHAnsi"/>
                <w:b/>
                <w:sz w:val="18"/>
                <w:szCs w:val="18"/>
              </w:rPr>
            </w:pPr>
            <w:r w:rsidRPr="009F4405">
              <w:rPr>
                <w:rFonts w:cstheme="minorHAnsi"/>
                <w:b/>
                <w:sz w:val="18"/>
                <w:szCs w:val="18"/>
              </w:rPr>
              <w:t>Latitude</w:t>
            </w:r>
          </w:p>
        </w:tc>
        <w:tc>
          <w:tcPr>
            <w:tcW w:w="0" w:type="auto"/>
            <w:hideMark/>
          </w:tcPr>
          <w:p w14:paraId="2CE351AA" w14:textId="77777777" w:rsidR="00FF01A3" w:rsidRPr="009F4405" w:rsidRDefault="00FF01A3">
            <w:pPr>
              <w:jc w:val="left"/>
              <w:rPr>
                <w:rFonts w:cstheme="minorHAnsi"/>
                <w:sz w:val="18"/>
                <w:szCs w:val="18"/>
              </w:rPr>
            </w:pPr>
            <w:r w:rsidRPr="009F4405">
              <w:rPr>
                <w:rFonts w:cstheme="minorHAnsi"/>
                <w:sz w:val="18"/>
                <w:szCs w:val="18"/>
              </w:rPr>
              <w:t>Zephyr</w:t>
            </w:r>
          </w:p>
        </w:tc>
        <w:tc>
          <w:tcPr>
            <w:tcW w:w="0" w:type="auto"/>
            <w:hideMark/>
          </w:tcPr>
          <w:p w14:paraId="27C0C385" w14:textId="77777777" w:rsidR="00FF01A3" w:rsidRPr="009F4405" w:rsidRDefault="00FF01A3">
            <w:pPr>
              <w:jc w:val="left"/>
              <w:rPr>
                <w:rFonts w:cstheme="minorHAnsi"/>
                <w:sz w:val="18"/>
                <w:szCs w:val="18"/>
              </w:rPr>
            </w:pPr>
            <w:r w:rsidRPr="009F4405">
              <w:rPr>
                <w:rFonts w:cstheme="minorHAnsi"/>
                <w:sz w:val="18"/>
                <w:szCs w:val="18"/>
              </w:rPr>
              <w:t>Guiana Space Centre, ELM Diamant microlauncher complex, and SaxaVord as an additional European option</w:t>
            </w:r>
          </w:p>
        </w:tc>
        <w:tc>
          <w:tcPr>
            <w:tcW w:w="0" w:type="auto"/>
            <w:hideMark/>
          </w:tcPr>
          <w:p w14:paraId="29199A36" w14:textId="77777777" w:rsidR="00FF01A3" w:rsidRPr="009F4405" w:rsidRDefault="00FF01A3">
            <w:pPr>
              <w:jc w:val="left"/>
              <w:rPr>
                <w:rFonts w:cstheme="minorHAnsi"/>
                <w:sz w:val="18"/>
                <w:szCs w:val="18"/>
              </w:rPr>
            </w:pPr>
            <w:r w:rsidRPr="009F4405">
              <w:rPr>
                <w:rFonts w:cstheme="minorHAnsi"/>
                <w:sz w:val="18"/>
                <w:szCs w:val="18"/>
              </w:rPr>
              <w:t xml:space="preserve">None identified </w:t>
            </w:r>
          </w:p>
        </w:tc>
        <w:tc>
          <w:tcPr>
            <w:tcW w:w="0" w:type="auto"/>
            <w:hideMark/>
          </w:tcPr>
          <w:p w14:paraId="563DDBBD" w14:textId="77777777" w:rsidR="00FF01A3" w:rsidRPr="009F4405" w:rsidRDefault="00FF01A3">
            <w:pPr>
              <w:jc w:val="left"/>
              <w:rPr>
                <w:rFonts w:cstheme="minorHAnsi"/>
                <w:sz w:val="18"/>
                <w:szCs w:val="18"/>
              </w:rPr>
            </w:pPr>
            <w:r w:rsidRPr="009F4405">
              <w:rPr>
                <w:rFonts w:cstheme="minorHAnsi"/>
                <w:sz w:val="18"/>
                <w:szCs w:val="18"/>
              </w:rPr>
              <w:t>European Spaceflight reports Latitude’s inaugural flight from the Guiana Space Centre and notes the parallel infrastructure commitment at SaxaVord</w:t>
            </w:r>
          </w:p>
        </w:tc>
      </w:tr>
      <w:tr w:rsidR="00915CBE" w:rsidRPr="009F4405" w14:paraId="4C1E2A23" w14:textId="77777777">
        <w:tc>
          <w:tcPr>
            <w:tcW w:w="0" w:type="auto"/>
            <w:shd w:val="clear" w:color="auto" w:fill="F2F2F2" w:themeFill="text2" w:themeFillShade="F2"/>
          </w:tcPr>
          <w:p w14:paraId="5C4FE9FF" w14:textId="77777777" w:rsidR="00FF01A3" w:rsidRPr="009F4405" w:rsidRDefault="00FF01A3">
            <w:pPr>
              <w:jc w:val="left"/>
              <w:rPr>
                <w:rFonts w:cstheme="minorHAnsi"/>
                <w:b/>
                <w:sz w:val="18"/>
                <w:szCs w:val="18"/>
              </w:rPr>
            </w:pPr>
            <w:r w:rsidRPr="009F4405">
              <w:rPr>
                <w:rFonts w:cstheme="minorHAnsi"/>
                <w:b/>
                <w:sz w:val="18"/>
                <w:szCs w:val="18"/>
              </w:rPr>
              <w:t>HyPrSpace</w:t>
            </w:r>
          </w:p>
        </w:tc>
        <w:tc>
          <w:tcPr>
            <w:tcW w:w="0" w:type="auto"/>
          </w:tcPr>
          <w:p w14:paraId="00D0D001" w14:textId="77777777" w:rsidR="00FF01A3" w:rsidRPr="009F4405" w:rsidRDefault="00FF01A3">
            <w:pPr>
              <w:jc w:val="left"/>
              <w:rPr>
                <w:rFonts w:cstheme="minorHAnsi"/>
                <w:sz w:val="18"/>
                <w:szCs w:val="18"/>
              </w:rPr>
            </w:pPr>
            <w:r w:rsidRPr="009F4405">
              <w:rPr>
                <w:rFonts w:cstheme="minorHAnsi"/>
                <w:sz w:val="18"/>
                <w:szCs w:val="18"/>
              </w:rPr>
              <w:t>OB</w:t>
            </w:r>
            <w:r w:rsidRPr="009F4405">
              <w:rPr>
                <w:rFonts w:cstheme="minorHAnsi"/>
                <w:sz w:val="18"/>
                <w:szCs w:val="18"/>
              </w:rPr>
              <w:noBreakHyphen/>
              <w:t>1 / Orbital Baguette One</w:t>
            </w:r>
          </w:p>
        </w:tc>
        <w:tc>
          <w:tcPr>
            <w:tcW w:w="0" w:type="auto"/>
          </w:tcPr>
          <w:p w14:paraId="65C86D35" w14:textId="77777777" w:rsidR="00FF01A3" w:rsidRPr="009F4405" w:rsidRDefault="00FF01A3">
            <w:pPr>
              <w:jc w:val="left"/>
              <w:rPr>
                <w:rFonts w:cstheme="minorHAnsi"/>
                <w:b/>
                <w:sz w:val="18"/>
                <w:szCs w:val="18"/>
              </w:rPr>
            </w:pPr>
            <w:r w:rsidRPr="009F4405">
              <w:rPr>
                <w:rStyle w:val="Strong"/>
                <w:rFonts w:eastAsiaTheme="majorEastAsia" w:cstheme="minorHAnsi"/>
                <w:b w:val="0"/>
                <w:sz w:val="18"/>
                <w:szCs w:val="18"/>
              </w:rPr>
              <w:t>Not yet confirmed for orbital operations</w:t>
            </w:r>
          </w:p>
        </w:tc>
        <w:tc>
          <w:tcPr>
            <w:tcW w:w="0" w:type="auto"/>
          </w:tcPr>
          <w:p w14:paraId="551288F5" w14:textId="77777777" w:rsidR="00FF01A3" w:rsidRPr="009F4405" w:rsidRDefault="00FF01A3">
            <w:pPr>
              <w:jc w:val="left"/>
              <w:rPr>
                <w:rFonts w:cstheme="minorHAnsi"/>
                <w:sz w:val="18"/>
                <w:szCs w:val="18"/>
              </w:rPr>
            </w:pPr>
            <w:r w:rsidRPr="009F4405">
              <w:rPr>
                <w:rFonts w:cstheme="minorHAnsi"/>
                <w:sz w:val="18"/>
                <w:szCs w:val="18"/>
              </w:rPr>
              <w:t xml:space="preserve">None identified </w:t>
            </w:r>
          </w:p>
        </w:tc>
        <w:tc>
          <w:tcPr>
            <w:tcW w:w="0" w:type="auto"/>
          </w:tcPr>
          <w:p w14:paraId="431D0A3A" w14:textId="1F53AA79" w:rsidR="00FF01A3" w:rsidRPr="009F4405" w:rsidRDefault="002B6F14">
            <w:pPr>
              <w:jc w:val="left"/>
              <w:rPr>
                <w:rFonts w:cstheme="minorHAnsi"/>
                <w:b/>
                <w:sz w:val="18"/>
                <w:szCs w:val="18"/>
              </w:rPr>
            </w:pPr>
            <w:r w:rsidRPr="009F4405">
              <w:rPr>
                <w:rFonts w:cstheme="minorHAnsi"/>
                <w:sz w:val="18"/>
                <w:szCs w:val="18"/>
              </w:rPr>
              <w:t>N</w:t>
            </w:r>
            <w:r w:rsidR="00FF01A3" w:rsidRPr="009F4405">
              <w:rPr>
                <w:rFonts w:cstheme="minorHAnsi"/>
                <w:sz w:val="18"/>
                <w:szCs w:val="18"/>
              </w:rPr>
              <w:t>o</w:t>
            </w:r>
            <w:r w:rsidR="00820A65" w:rsidRPr="009F4405">
              <w:rPr>
                <w:rFonts w:cstheme="minorHAnsi"/>
                <w:sz w:val="18"/>
                <w:szCs w:val="18"/>
              </w:rPr>
              <w:t xml:space="preserve"> </w:t>
            </w:r>
            <w:r w:rsidR="00FF01A3" w:rsidRPr="009F4405">
              <w:rPr>
                <w:rFonts w:cstheme="minorHAnsi"/>
                <w:sz w:val="18"/>
                <w:szCs w:val="18"/>
              </w:rPr>
              <w:t>public confirmation of the</w:t>
            </w:r>
            <w:r w:rsidR="00FF01A3" w:rsidRPr="009F4405">
              <w:rPr>
                <w:rFonts w:cstheme="minorHAnsi"/>
                <w:b/>
                <w:sz w:val="18"/>
                <w:szCs w:val="18"/>
              </w:rPr>
              <w:t xml:space="preserve"> </w:t>
            </w:r>
            <w:r w:rsidR="00FF01A3" w:rsidRPr="009F4405">
              <w:rPr>
                <w:rStyle w:val="Strong"/>
                <w:rFonts w:eastAsiaTheme="majorEastAsia" w:cstheme="minorHAnsi"/>
                <w:b w:val="0"/>
                <w:sz w:val="18"/>
                <w:szCs w:val="18"/>
              </w:rPr>
              <w:t>orbital OB</w:t>
            </w:r>
            <w:r w:rsidR="00FF01A3" w:rsidRPr="009F4405">
              <w:rPr>
                <w:rStyle w:val="Strong"/>
                <w:rFonts w:eastAsiaTheme="majorEastAsia" w:cstheme="minorHAnsi"/>
                <w:b w:val="0"/>
                <w:sz w:val="18"/>
                <w:szCs w:val="18"/>
              </w:rPr>
              <w:noBreakHyphen/>
              <w:t>1 launch site</w:t>
            </w:r>
            <w:r w:rsidR="00FF01A3" w:rsidRPr="009F4405">
              <w:rPr>
                <w:rFonts w:cstheme="minorHAnsi"/>
                <w:b/>
                <w:sz w:val="18"/>
                <w:szCs w:val="18"/>
              </w:rPr>
              <w:t xml:space="preserve"> </w:t>
            </w:r>
            <w:r w:rsidR="00FF01A3" w:rsidRPr="009F4405">
              <w:rPr>
                <w:rFonts w:cstheme="minorHAnsi"/>
                <w:sz w:val="18"/>
                <w:szCs w:val="18"/>
              </w:rPr>
              <w:t xml:space="preserve">has been identified to date. </w:t>
            </w:r>
          </w:p>
        </w:tc>
      </w:tr>
      <w:tr w:rsidR="006309AD" w:rsidRPr="009F4405" w14:paraId="792D2A23" w14:textId="77777777">
        <w:tc>
          <w:tcPr>
            <w:tcW w:w="0" w:type="auto"/>
            <w:shd w:val="clear" w:color="auto" w:fill="F2F2F2" w:themeFill="text2" w:themeFillShade="F2"/>
          </w:tcPr>
          <w:p w14:paraId="1DD30737" w14:textId="50500D63" w:rsidR="006309AD" w:rsidRPr="009F4405" w:rsidRDefault="006309AD">
            <w:pPr>
              <w:jc w:val="left"/>
              <w:rPr>
                <w:rFonts w:cstheme="minorHAnsi"/>
                <w:b/>
                <w:sz w:val="18"/>
                <w:szCs w:val="18"/>
              </w:rPr>
            </w:pPr>
            <w:r w:rsidRPr="009F4405">
              <w:rPr>
                <w:rFonts w:cstheme="minorHAnsi"/>
                <w:b/>
                <w:sz w:val="18"/>
                <w:szCs w:val="18"/>
              </w:rPr>
              <w:t>Sirius Space</w:t>
            </w:r>
          </w:p>
        </w:tc>
        <w:tc>
          <w:tcPr>
            <w:tcW w:w="0" w:type="auto"/>
          </w:tcPr>
          <w:p w14:paraId="43C89B1A" w14:textId="262536E8" w:rsidR="006309AD" w:rsidRPr="009F4405" w:rsidRDefault="00E66583">
            <w:pPr>
              <w:jc w:val="left"/>
              <w:rPr>
                <w:rFonts w:cstheme="minorHAnsi"/>
                <w:sz w:val="18"/>
                <w:szCs w:val="18"/>
              </w:rPr>
            </w:pPr>
            <w:r w:rsidRPr="009F4405">
              <w:rPr>
                <w:rFonts w:cstheme="minorHAnsi"/>
                <w:sz w:val="18"/>
                <w:szCs w:val="18"/>
              </w:rPr>
              <w:t>Sirius 13 in baseline, broader Sirius range in long-term interpretation</w:t>
            </w:r>
          </w:p>
        </w:tc>
        <w:tc>
          <w:tcPr>
            <w:tcW w:w="0" w:type="auto"/>
          </w:tcPr>
          <w:p w14:paraId="01F31149" w14:textId="5DD1DF30" w:rsidR="006309AD" w:rsidRPr="009F4405" w:rsidRDefault="00D70C56">
            <w:pPr>
              <w:jc w:val="left"/>
              <w:rPr>
                <w:rStyle w:val="Strong"/>
                <w:rFonts w:eastAsiaTheme="majorEastAsia" w:cstheme="minorHAnsi"/>
                <w:b w:val="0"/>
                <w:sz w:val="18"/>
                <w:szCs w:val="18"/>
              </w:rPr>
            </w:pPr>
            <w:r w:rsidRPr="009F4405">
              <w:rPr>
                <w:rStyle w:val="Strong"/>
                <w:rFonts w:eastAsiaTheme="majorEastAsia" w:cstheme="minorHAnsi"/>
                <w:b w:val="0"/>
                <w:sz w:val="18"/>
                <w:szCs w:val="18"/>
              </w:rPr>
              <w:t>Guiana Space Centre, ex-Diamant / ELM microlauncher area</w:t>
            </w:r>
          </w:p>
        </w:tc>
        <w:tc>
          <w:tcPr>
            <w:tcW w:w="0" w:type="auto"/>
          </w:tcPr>
          <w:p w14:paraId="64EAD304" w14:textId="5F26F7DF" w:rsidR="006309AD" w:rsidRPr="009F4405" w:rsidRDefault="00551C9B">
            <w:pPr>
              <w:jc w:val="left"/>
              <w:rPr>
                <w:rFonts w:cstheme="minorHAnsi"/>
                <w:sz w:val="18"/>
                <w:szCs w:val="18"/>
              </w:rPr>
            </w:pPr>
            <w:r w:rsidRPr="009F4405">
              <w:rPr>
                <w:rFonts w:cstheme="minorHAnsi"/>
                <w:sz w:val="18"/>
                <w:szCs w:val="18"/>
              </w:rPr>
              <w:t xml:space="preserve">Arnhem Space Centre, Australia (previously announced, but </w:t>
            </w:r>
            <w:r w:rsidRPr="009F4405">
              <w:rPr>
                <w:rFonts w:cstheme="minorHAnsi"/>
                <w:b/>
                <w:sz w:val="18"/>
                <w:szCs w:val="18"/>
              </w:rPr>
              <w:t>not retained</w:t>
            </w:r>
            <w:r w:rsidRPr="009F4405">
              <w:rPr>
                <w:rFonts w:cstheme="minorHAnsi"/>
                <w:sz w:val="18"/>
                <w:szCs w:val="18"/>
              </w:rPr>
              <w:t>)</w:t>
            </w:r>
          </w:p>
        </w:tc>
        <w:tc>
          <w:tcPr>
            <w:tcW w:w="0" w:type="auto"/>
          </w:tcPr>
          <w:p w14:paraId="1FAE34D2" w14:textId="22E4340C" w:rsidR="006309AD" w:rsidRPr="009F4405" w:rsidRDefault="00645E44">
            <w:pPr>
              <w:jc w:val="left"/>
              <w:rPr>
                <w:rStyle w:val="Strong"/>
                <w:rFonts w:eastAsiaTheme="majorEastAsia" w:cstheme="minorHAnsi"/>
                <w:b w:val="0"/>
                <w:sz w:val="18"/>
                <w:szCs w:val="18"/>
              </w:rPr>
            </w:pPr>
            <w:r w:rsidRPr="009F4405">
              <w:rPr>
                <w:rStyle w:val="Strong"/>
                <w:rFonts w:eastAsiaTheme="majorEastAsia" w:cstheme="minorHAnsi"/>
                <w:b w:val="0"/>
                <w:sz w:val="18"/>
                <w:szCs w:val="18"/>
              </w:rPr>
              <w:t>The Guiana Space Centre announced on 22 June 2026 that Sirius Space will operate from the former Diamant launch area. Recent reporting links the first Kourou mission to early 2028.</w:t>
            </w:r>
          </w:p>
        </w:tc>
      </w:tr>
      <w:tr w:rsidR="005C6434" w:rsidRPr="009F4405" w14:paraId="30DAA3BA" w14:textId="77777777">
        <w:tc>
          <w:tcPr>
            <w:tcW w:w="0" w:type="auto"/>
            <w:shd w:val="clear" w:color="auto" w:fill="F2F2F2" w:themeFill="text2" w:themeFillShade="F2"/>
          </w:tcPr>
          <w:p w14:paraId="42314A45" w14:textId="116E8A89" w:rsidR="005C6434" w:rsidRPr="009F4405" w:rsidRDefault="005C6434" w:rsidP="005C6434">
            <w:pPr>
              <w:jc w:val="left"/>
              <w:rPr>
                <w:rFonts w:cstheme="minorHAnsi"/>
                <w:b/>
                <w:bCs/>
                <w:sz w:val="18"/>
                <w:szCs w:val="18"/>
              </w:rPr>
            </w:pPr>
            <w:r w:rsidRPr="009F4405">
              <w:rPr>
                <w:rFonts w:cstheme="minorHAnsi"/>
                <w:b/>
                <w:bCs/>
                <w:sz w:val="18"/>
                <w:szCs w:val="18"/>
              </w:rPr>
              <w:t>Firefly Aerospace</w:t>
            </w:r>
          </w:p>
        </w:tc>
        <w:tc>
          <w:tcPr>
            <w:tcW w:w="0" w:type="auto"/>
          </w:tcPr>
          <w:p w14:paraId="77FB002C" w14:textId="58C56A0F" w:rsidR="005C6434" w:rsidRPr="009F4405" w:rsidRDefault="005C6434" w:rsidP="005C6434">
            <w:pPr>
              <w:jc w:val="left"/>
              <w:rPr>
                <w:rFonts w:cstheme="minorHAnsi"/>
                <w:sz w:val="18"/>
                <w:szCs w:val="18"/>
              </w:rPr>
            </w:pPr>
            <w:r w:rsidRPr="009F4405">
              <w:rPr>
                <w:rFonts w:cstheme="minorHAnsi"/>
                <w:sz w:val="18"/>
                <w:szCs w:val="18"/>
              </w:rPr>
              <w:t>Firefly Alpha</w:t>
            </w:r>
          </w:p>
        </w:tc>
        <w:tc>
          <w:tcPr>
            <w:tcW w:w="0" w:type="auto"/>
          </w:tcPr>
          <w:p w14:paraId="73428048" w14:textId="28829572" w:rsidR="005C6434" w:rsidRPr="009F4405" w:rsidRDefault="005C6434" w:rsidP="005C6434">
            <w:pPr>
              <w:jc w:val="left"/>
              <w:rPr>
                <w:rStyle w:val="Strong"/>
                <w:rFonts w:eastAsiaTheme="majorEastAsia" w:cstheme="minorHAnsi"/>
                <w:b w:val="0"/>
                <w:sz w:val="18"/>
                <w:szCs w:val="18"/>
              </w:rPr>
            </w:pPr>
            <w:r w:rsidRPr="009F4405">
              <w:rPr>
                <w:rFonts w:cstheme="minorHAnsi"/>
                <w:sz w:val="18"/>
                <w:szCs w:val="18"/>
              </w:rPr>
              <w:t>Esrange Space Center Sweden, Launch Complex 3C</w:t>
            </w:r>
          </w:p>
        </w:tc>
        <w:tc>
          <w:tcPr>
            <w:tcW w:w="0" w:type="auto"/>
          </w:tcPr>
          <w:p w14:paraId="5940445D" w14:textId="3C2D5EF8" w:rsidR="005C6434" w:rsidRPr="009F4405" w:rsidRDefault="005C6434" w:rsidP="005C6434">
            <w:pPr>
              <w:jc w:val="left"/>
              <w:rPr>
                <w:rFonts w:cstheme="minorHAnsi"/>
                <w:sz w:val="18"/>
                <w:szCs w:val="18"/>
              </w:rPr>
            </w:pPr>
            <w:r w:rsidRPr="009F4405">
              <w:rPr>
                <w:rFonts w:cstheme="minorHAnsi"/>
                <w:sz w:val="18"/>
                <w:szCs w:val="18"/>
              </w:rPr>
              <w:t>Vandenberg (US</w:t>
            </w:r>
            <w:r w:rsidR="00A851E3" w:rsidRPr="009F4405">
              <w:rPr>
                <w:rFonts w:cstheme="minorHAnsi"/>
                <w:sz w:val="18"/>
                <w:szCs w:val="18"/>
              </w:rPr>
              <w:t>)</w:t>
            </w:r>
            <w:r w:rsidR="00BB56EA" w:rsidRPr="009F4405">
              <w:rPr>
                <w:rFonts w:cstheme="minorHAnsi"/>
                <w:sz w:val="18"/>
                <w:szCs w:val="18"/>
              </w:rPr>
              <w:t xml:space="preserve"> </w:t>
            </w:r>
            <w:r w:rsidR="00BB56EA" w:rsidRPr="009F4405">
              <w:rPr>
                <w:rFonts w:cstheme="minorHAnsi"/>
                <w:b/>
                <w:bCs/>
                <w:sz w:val="18"/>
                <w:szCs w:val="18"/>
              </w:rPr>
              <w:t>active</w:t>
            </w:r>
            <w:r w:rsidR="00A851E3" w:rsidRPr="009F4405">
              <w:rPr>
                <w:rFonts w:cstheme="minorHAnsi"/>
                <w:sz w:val="18"/>
                <w:szCs w:val="18"/>
              </w:rPr>
              <w:t xml:space="preserve">, Wallops Virginia </w:t>
            </w:r>
            <w:r w:rsidR="00A851E3" w:rsidRPr="009F4405">
              <w:rPr>
                <w:rFonts w:cstheme="minorHAnsi"/>
                <w:b/>
                <w:bCs/>
                <w:sz w:val="18"/>
                <w:szCs w:val="18"/>
              </w:rPr>
              <w:t>planned</w:t>
            </w:r>
            <w:r w:rsidR="00A851E3" w:rsidRPr="009F4405">
              <w:rPr>
                <w:rFonts w:cstheme="minorHAnsi"/>
                <w:sz w:val="18"/>
                <w:szCs w:val="18"/>
              </w:rPr>
              <w:t xml:space="preserve"> (US), </w:t>
            </w:r>
            <w:r w:rsidRPr="009F4405">
              <w:rPr>
                <w:rFonts w:cstheme="minorHAnsi"/>
                <w:sz w:val="18"/>
                <w:szCs w:val="18"/>
              </w:rPr>
              <w:t xml:space="preserve">Hokkaido Spaceport </w:t>
            </w:r>
            <w:r w:rsidRPr="009F4405">
              <w:rPr>
                <w:rFonts w:cstheme="minorHAnsi"/>
                <w:b/>
                <w:bCs/>
                <w:sz w:val="18"/>
                <w:szCs w:val="18"/>
              </w:rPr>
              <w:t>evaluation</w:t>
            </w:r>
            <w:r w:rsidR="00A851E3" w:rsidRPr="009F4405">
              <w:rPr>
                <w:rFonts w:cstheme="minorHAnsi"/>
                <w:sz w:val="18"/>
                <w:szCs w:val="18"/>
              </w:rPr>
              <w:t xml:space="preserve"> (Japan) </w:t>
            </w:r>
          </w:p>
        </w:tc>
        <w:tc>
          <w:tcPr>
            <w:tcW w:w="0" w:type="auto"/>
          </w:tcPr>
          <w:p w14:paraId="118B8785" w14:textId="54FF4BD6" w:rsidR="005C6434" w:rsidRPr="009F4405" w:rsidRDefault="005C6434" w:rsidP="005C6434">
            <w:pPr>
              <w:jc w:val="left"/>
              <w:rPr>
                <w:rStyle w:val="Strong"/>
                <w:rFonts w:eastAsiaTheme="majorEastAsia" w:cstheme="minorHAnsi"/>
                <w:b w:val="0"/>
                <w:sz w:val="18"/>
                <w:szCs w:val="18"/>
              </w:rPr>
            </w:pPr>
            <w:r w:rsidRPr="009F4405">
              <w:rPr>
                <w:rFonts w:cstheme="minorHAnsi"/>
                <w:sz w:val="18"/>
                <w:szCs w:val="18"/>
              </w:rPr>
              <w:t>SSC Space and Firefly Aerospace formally confirmed a 2028 target for first orbital launch of Alpha from Esrange LC-3C</w:t>
            </w:r>
            <w:r w:rsidR="00F27D0E" w:rsidRPr="009F4405">
              <w:rPr>
                <w:rFonts w:cstheme="minorHAnsi"/>
                <w:sz w:val="18"/>
                <w:szCs w:val="18"/>
              </w:rPr>
              <w:t>.</w:t>
            </w:r>
          </w:p>
        </w:tc>
      </w:tr>
      <w:tr w:rsidR="005C6434" w:rsidRPr="009F4405" w14:paraId="7A3B1C61" w14:textId="77777777">
        <w:tc>
          <w:tcPr>
            <w:tcW w:w="0" w:type="auto"/>
            <w:shd w:val="clear" w:color="auto" w:fill="F2F2F2" w:themeFill="text2" w:themeFillShade="F2"/>
          </w:tcPr>
          <w:p w14:paraId="4EC7E911" w14:textId="1EC9A43B" w:rsidR="005C6434" w:rsidRPr="009F4405" w:rsidRDefault="005C6434" w:rsidP="005C6434">
            <w:pPr>
              <w:jc w:val="left"/>
              <w:rPr>
                <w:rFonts w:cstheme="minorHAnsi"/>
                <w:b/>
                <w:bCs/>
                <w:sz w:val="18"/>
                <w:szCs w:val="18"/>
              </w:rPr>
            </w:pPr>
            <w:r w:rsidRPr="009F4405">
              <w:rPr>
                <w:rFonts w:cstheme="minorHAnsi"/>
                <w:b/>
                <w:bCs/>
                <w:sz w:val="18"/>
                <w:szCs w:val="18"/>
              </w:rPr>
              <w:t>Perigee Aerospace</w:t>
            </w:r>
          </w:p>
        </w:tc>
        <w:tc>
          <w:tcPr>
            <w:tcW w:w="0" w:type="auto"/>
          </w:tcPr>
          <w:p w14:paraId="66450A7D" w14:textId="38AE3D55" w:rsidR="005C6434" w:rsidRPr="009F4405" w:rsidRDefault="005C6434" w:rsidP="005C6434">
            <w:pPr>
              <w:jc w:val="left"/>
              <w:rPr>
                <w:rFonts w:cstheme="minorHAnsi"/>
                <w:sz w:val="18"/>
                <w:szCs w:val="18"/>
              </w:rPr>
            </w:pPr>
            <w:r w:rsidRPr="009F4405">
              <w:rPr>
                <w:rFonts w:cstheme="minorHAnsi"/>
                <w:sz w:val="18"/>
                <w:szCs w:val="18"/>
              </w:rPr>
              <w:t>Blue Whale 1</w:t>
            </w:r>
          </w:p>
        </w:tc>
        <w:tc>
          <w:tcPr>
            <w:tcW w:w="0" w:type="auto"/>
          </w:tcPr>
          <w:p w14:paraId="01B04B09" w14:textId="0F73ADD0" w:rsidR="005C6434" w:rsidRPr="009F4405" w:rsidRDefault="005C6434" w:rsidP="005C6434">
            <w:pPr>
              <w:jc w:val="left"/>
              <w:rPr>
                <w:rStyle w:val="Strong"/>
                <w:rFonts w:eastAsiaTheme="majorEastAsia" w:cstheme="minorHAnsi"/>
                <w:b w:val="0"/>
                <w:sz w:val="18"/>
                <w:szCs w:val="18"/>
              </w:rPr>
            </w:pPr>
            <w:r w:rsidRPr="009F4405">
              <w:rPr>
                <w:rFonts w:cstheme="minorHAnsi"/>
                <w:sz w:val="18"/>
                <w:szCs w:val="18"/>
              </w:rPr>
              <w:t>Esrange Space Center Sweden</w:t>
            </w:r>
          </w:p>
        </w:tc>
        <w:tc>
          <w:tcPr>
            <w:tcW w:w="0" w:type="auto"/>
          </w:tcPr>
          <w:p w14:paraId="633B41C7" w14:textId="63DFC66C" w:rsidR="005C6434" w:rsidRPr="009F4405" w:rsidRDefault="005C6434" w:rsidP="005C6434">
            <w:pPr>
              <w:jc w:val="left"/>
              <w:rPr>
                <w:rFonts w:cstheme="minorHAnsi"/>
                <w:sz w:val="18"/>
                <w:szCs w:val="18"/>
              </w:rPr>
            </w:pPr>
            <w:r w:rsidRPr="009F4405">
              <w:rPr>
                <w:rFonts w:cstheme="minorHAnsi"/>
                <w:sz w:val="18"/>
                <w:szCs w:val="18"/>
              </w:rPr>
              <w:t>None publicly disclosed as of mid-2026</w:t>
            </w:r>
          </w:p>
        </w:tc>
        <w:tc>
          <w:tcPr>
            <w:tcW w:w="0" w:type="auto"/>
          </w:tcPr>
          <w:p w14:paraId="73576142" w14:textId="2595DD3D" w:rsidR="005C6434" w:rsidRPr="009F4405" w:rsidRDefault="005C6434" w:rsidP="005C6434">
            <w:pPr>
              <w:jc w:val="left"/>
              <w:rPr>
                <w:rStyle w:val="Strong"/>
                <w:rFonts w:eastAsiaTheme="majorEastAsia" w:cstheme="minorHAnsi"/>
                <w:b w:val="0"/>
                <w:sz w:val="18"/>
                <w:szCs w:val="18"/>
              </w:rPr>
            </w:pPr>
            <w:r w:rsidRPr="009F4405">
              <w:rPr>
                <w:rFonts w:cstheme="minorHAnsi"/>
                <w:sz w:val="18"/>
                <w:szCs w:val="18"/>
              </w:rPr>
              <w:t>SSC Space and Perigee Aerospace signed a collaborative agreement in May 2024 for Blue Whale 1 orbital launches from Esrange</w:t>
            </w:r>
            <w:r w:rsidR="00601441" w:rsidRPr="009F4405">
              <w:rPr>
                <w:rFonts w:cstheme="minorHAnsi"/>
                <w:sz w:val="18"/>
                <w:szCs w:val="18"/>
              </w:rPr>
              <w:t>.</w:t>
            </w:r>
          </w:p>
        </w:tc>
      </w:tr>
    </w:tbl>
    <w:p w14:paraId="3C435D1A" w14:textId="77777777" w:rsidR="00FF01A3" w:rsidRPr="009F4405" w:rsidRDefault="00FF01A3" w:rsidP="00FF01A3">
      <w:pPr>
        <w:pStyle w:val="bullet10"/>
        <w:numPr>
          <w:ilvl w:val="0"/>
          <w:numId w:val="0"/>
        </w:numPr>
        <w:spacing w:after="120"/>
      </w:pPr>
    </w:p>
    <w:p w14:paraId="77CCC675" w14:textId="77777777" w:rsidR="00FF01A3" w:rsidRPr="009F4405" w:rsidRDefault="00FF01A3" w:rsidP="00E65BC8">
      <w:pPr>
        <w:pStyle w:val="EYHeading4"/>
      </w:pPr>
      <w:commentRangeStart w:id="118"/>
      <w:commentRangeStart w:id="119"/>
      <w:r w:rsidRPr="009F4405">
        <w:t>Demand forecast</w:t>
      </w:r>
      <w:commentRangeEnd w:id="118"/>
      <w:r w:rsidR="00A6670D" w:rsidRPr="009F4405">
        <w:rPr>
          <w:rStyle w:val="CommentReference"/>
          <w:sz w:val="20"/>
          <w:szCs w:val="22"/>
        </w:rPr>
        <w:commentReference w:id="118"/>
      </w:r>
      <w:commentRangeEnd w:id="119"/>
      <w:r w:rsidRPr="009F4405">
        <w:rPr>
          <w:rStyle w:val="CommentReference"/>
          <w:sz w:val="20"/>
          <w:szCs w:val="22"/>
        </w:rPr>
        <w:commentReference w:id="119"/>
      </w:r>
    </w:p>
    <w:p w14:paraId="05E6645A" w14:textId="17EB2CEC" w:rsidR="00FF01A3" w:rsidRPr="009F4405" w:rsidRDefault="00FF01A3" w:rsidP="00FF01A3">
      <w:pPr>
        <w:pStyle w:val="bullet10"/>
        <w:numPr>
          <w:ilvl w:val="0"/>
          <w:numId w:val="0"/>
        </w:numPr>
        <w:spacing w:after="120"/>
      </w:pPr>
      <w:r w:rsidRPr="009F4405">
        <w:t xml:space="preserve">The base case forecast below quantifies the expected number of orbital launches requiring access to EU and ESA launch facilities for the period 2025 to 2035. The values are constructed from provider level ramp up assumptions and then filtered using the launch site mapping above. Where a non-EU and non-ESA launch site is confirmed and scheduled, it is excluded from the infrastructure demand totals. This for instance to PLD Space, which has a confirmed agreement for Etlaq Spaceport in Oman with first Miura 5 launch from Oman planned for 2027, so only the EU and ESA facility portion is retained in the demand totals. </w:t>
      </w:r>
      <w:r w:rsidRPr="009F4405">
        <w:rPr>
          <w:b/>
          <w:bCs/>
        </w:rPr>
        <w:t>It can be noted that the main launch providers in Europe helped the consortium refined</w:t>
      </w:r>
      <w:r w:rsidR="00F527AE" w:rsidRPr="009F4405">
        <w:rPr>
          <w:b/>
          <w:bCs/>
        </w:rPr>
        <w:t xml:space="preserve"> most of</w:t>
      </w:r>
      <w:r w:rsidRPr="009F4405">
        <w:rPr>
          <w:b/>
          <w:bCs/>
        </w:rPr>
        <w:t xml:space="preserve"> th</w:t>
      </w:r>
      <w:r w:rsidR="00F527AE" w:rsidRPr="009F4405">
        <w:rPr>
          <w:b/>
          <w:bCs/>
        </w:rPr>
        <w:t>e</w:t>
      </w:r>
      <w:r w:rsidRPr="009F4405">
        <w:rPr>
          <w:b/>
          <w:bCs/>
        </w:rPr>
        <w:t>se numbers.</w:t>
      </w:r>
    </w:p>
    <w:p w14:paraId="72A48F42" w14:textId="153D3014" w:rsidR="00FF01A3" w:rsidRPr="009F4405" w:rsidRDefault="00FF01A3" w:rsidP="00FF01A3">
      <w:pPr>
        <w:pStyle w:val="Caption"/>
      </w:pPr>
      <w:bookmarkStart w:id="120" w:name="_Toc239018420"/>
      <w:r w:rsidRPr="009F4405">
        <w:t xml:space="preserve">Table </w:t>
      </w:r>
      <w:r w:rsidRPr="009F4405">
        <w:fldChar w:fldCharType="begin"/>
      </w:r>
      <w:r w:rsidRPr="009F4405">
        <w:instrText xml:space="preserve"> SEQ Table \* ARABIC </w:instrText>
      </w:r>
      <w:r w:rsidRPr="009F4405">
        <w:fldChar w:fldCharType="separate"/>
      </w:r>
      <w:r w:rsidR="005F19E3">
        <w:rPr>
          <w:noProof/>
        </w:rPr>
        <w:t>29</w:t>
      </w:r>
      <w:r w:rsidRPr="009F4405">
        <w:fldChar w:fldCharType="end"/>
      </w:r>
      <w:r w:rsidRPr="009F4405">
        <w:t xml:space="preserve"> Forecast number of orbital launches from EU and ESA launch facilities per year</w:t>
      </w:r>
      <w:bookmarkEnd w:id="120"/>
    </w:p>
    <w:tbl>
      <w:tblPr>
        <w:tblStyle w:val="TabelaRenova1"/>
        <w:tblW w:w="9628" w:type="dxa"/>
        <w:tblInd w:w="5" w:type="dxa"/>
        <w:tblCellMar>
          <w:top w:w="57" w:type="dxa"/>
          <w:bottom w:w="57" w:type="dxa"/>
        </w:tblCellMar>
        <w:tblLook w:val="04A0" w:firstRow="1" w:lastRow="0" w:firstColumn="1" w:lastColumn="0" w:noHBand="0" w:noVBand="1"/>
      </w:tblPr>
      <w:tblGrid>
        <w:gridCol w:w="3237"/>
        <w:gridCol w:w="581"/>
        <w:gridCol w:w="581"/>
        <w:gridCol w:w="581"/>
        <w:gridCol w:w="581"/>
        <w:gridCol w:w="581"/>
        <w:gridCol w:w="581"/>
        <w:gridCol w:w="581"/>
        <w:gridCol w:w="581"/>
        <w:gridCol w:w="581"/>
        <w:gridCol w:w="581"/>
        <w:gridCol w:w="581"/>
      </w:tblGrid>
      <w:tr w:rsidR="001173DC" w:rsidRPr="009F4405" w14:paraId="595B53EA" w14:textId="77777777" w:rsidTr="00F92BB4">
        <w:trPr>
          <w:trHeight w:val="20"/>
        </w:trPr>
        <w:tc>
          <w:tcPr>
            <w:tcW w:w="3237" w:type="dxa"/>
            <w:shd w:val="clear" w:color="auto" w:fill="FFE600" w:themeFill="accent2"/>
            <w:vAlign w:val="center"/>
            <w:hideMark/>
          </w:tcPr>
          <w:p w14:paraId="768F4E11" w14:textId="77777777" w:rsidR="001173DC" w:rsidRPr="009F4405" w:rsidRDefault="001173DC" w:rsidP="00F92BB4">
            <w:pPr>
              <w:spacing w:after="0"/>
              <w:jc w:val="center"/>
              <w:rPr>
                <w:rFonts w:cstheme="minorHAnsi"/>
                <w:b/>
                <w:bCs/>
                <w:color w:val="000000"/>
                <w:sz w:val="18"/>
                <w:szCs w:val="18"/>
                <w:lang w:eastAsia="nl-BE"/>
              </w:rPr>
            </w:pPr>
            <w:r w:rsidRPr="009F4405">
              <w:rPr>
                <w:rFonts w:cstheme="minorHAnsi"/>
                <w:b/>
                <w:bCs/>
                <w:color w:val="000000"/>
                <w:sz w:val="18"/>
                <w:szCs w:val="18"/>
                <w:lang w:eastAsia="nl-BE"/>
              </w:rPr>
              <w:t>Provider based input retained at EU and ESA facilities</w:t>
            </w:r>
          </w:p>
        </w:tc>
        <w:tc>
          <w:tcPr>
            <w:tcW w:w="581" w:type="dxa"/>
            <w:shd w:val="clear" w:color="auto" w:fill="FFE600" w:themeFill="accent2"/>
            <w:vAlign w:val="center"/>
            <w:hideMark/>
          </w:tcPr>
          <w:p w14:paraId="72B2D5A3" w14:textId="77777777" w:rsidR="001173DC" w:rsidRPr="009F4405" w:rsidRDefault="001173DC" w:rsidP="00F92BB4">
            <w:pPr>
              <w:spacing w:after="0"/>
              <w:jc w:val="center"/>
              <w:rPr>
                <w:rFonts w:cstheme="minorHAnsi"/>
                <w:b/>
                <w:bCs/>
                <w:color w:val="000000"/>
                <w:sz w:val="18"/>
                <w:szCs w:val="18"/>
                <w:lang w:eastAsia="nl-BE"/>
              </w:rPr>
            </w:pPr>
            <w:r w:rsidRPr="009F4405">
              <w:rPr>
                <w:rFonts w:cstheme="minorHAnsi"/>
                <w:b/>
                <w:bCs/>
                <w:color w:val="000000"/>
                <w:sz w:val="18"/>
                <w:szCs w:val="18"/>
                <w:lang w:eastAsia="nl-BE"/>
              </w:rPr>
              <w:t>2025</w:t>
            </w:r>
          </w:p>
        </w:tc>
        <w:tc>
          <w:tcPr>
            <w:tcW w:w="581" w:type="dxa"/>
            <w:shd w:val="clear" w:color="auto" w:fill="FFE600" w:themeFill="accent2"/>
            <w:vAlign w:val="center"/>
            <w:hideMark/>
          </w:tcPr>
          <w:p w14:paraId="51BACAF8" w14:textId="77777777" w:rsidR="001173DC" w:rsidRPr="009F4405" w:rsidRDefault="001173DC" w:rsidP="00F92BB4">
            <w:pPr>
              <w:spacing w:after="0"/>
              <w:jc w:val="center"/>
              <w:rPr>
                <w:rFonts w:cstheme="minorHAnsi"/>
                <w:b/>
                <w:bCs/>
                <w:color w:val="000000"/>
                <w:sz w:val="18"/>
                <w:szCs w:val="18"/>
                <w:lang w:eastAsia="nl-BE"/>
              </w:rPr>
            </w:pPr>
            <w:r w:rsidRPr="009F4405">
              <w:rPr>
                <w:rFonts w:cstheme="minorHAnsi"/>
                <w:b/>
                <w:bCs/>
                <w:color w:val="000000"/>
                <w:sz w:val="18"/>
                <w:szCs w:val="18"/>
                <w:lang w:eastAsia="nl-BE"/>
              </w:rPr>
              <w:t>2026</w:t>
            </w:r>
          </w:p>
        </w:tc>
        <w:tc>
          <w:tcPr>
            <w:tcW w:w="581" w:type="dxa"/>
            <w:shd w:val="clear" w:color="auto" w:fill="FFE600" w:themeFill="accent2"/>
            <w:vAlign w:val="center"/>
            <w:hideMark/>
          </w:tcPr>
          <w:p w14:paraId="06097692" w14:textId="77777777" w:rsidR="001173DC" w:rsidRPr="009F4405" w:rsidRDefault="001173DC" w:rsidP="00F92BB4">
            <w:pPr>
              <w:spacing w:after="0"/>
              <w:jc w:val="center"/>
              <w:rPr>
                <w:rFonts w:cstheme="minorHAnsi"/>
                <w:b/>
                <w:bCs/>
                <w:color w:val="000000"/>
                <w:sz w:val="18"/>
                <w:szCs w:val="18"/>
                <w:lang w:eastAsia="nl-BE"/>
              </w:rPr>
            </w:pPr>
            <w:r w:rsidRPr="009F4405">
              <w:rPr>
                <w:rFonts w:cstheme="minorHAnsi"/>
                <w:b/>
                <w:bCs/>
                <w:color w:val="000000"/>
                <w:sz w:val="18"/>
                <w:szCs w:val="18"/>
                <w:lang w:eastAsia="nl-BE"/>
              </w:rPr>
              <w:t>2027</w:t>
            </w:r>
          </w:p>
        </w:tc>
        <w:tc>
          <w:tcPr>
            <w:tcW w:w="581" w:type="dxa"/>
            <w:shd w:val="clear" w:color="auto" w:fill="FFE600" w:themeFill="accent2"/>
            <w:vAlign w:val="center"/>
            <w:hideMark/>
          </w:tcPr>
          <w:p w14:paraId="341676C9" w14:textId="77777777" w:rsidR="001173DC" w:rsidRPr="009F4405" w:rsidRDefault="001173DC" w:rsidP="00F92BB4">
            <w:pPr>
              <w:spacing w:after="0"/>
              <w:jc w:val="center"/>
              <w:rPr>
                <w:rFonts w:cstheme="minorHAnsi"/>
                <w:b/>
                <w:bCs/>
                <w:color w:val="000000"/>
                <w:sz w:val="18"/>
                <w:szCs w:val="18"/>
                <w:lang w:eastAsia="nl-BE"/>
              </w:rPr>
            </w:pPr>
            <w:r w:rsidRPr="009F4405">
              <w:rPr>
                <w:rFonts w:cstheme="minorHAnsi"/>
                <w:b/>
                <w:bCs/>
                <w:color w:val="000000"/>
                <w:sz w:val="18"/>
                <w:szCs w:val="18"/>
                <w:lang w:eastAsia="nl-BE"/>
              </w:rPr>
              <w:t>2028</w:t>
            </w:r>
          </w:p>
        </w:tc>
        <w:tc>
          <w:tcPr>
            <w:tcW w:w="581" w:type="dxa"/>
            <w:shd w:val="clear" w:color="auto" w:fill="FFE600" w:themeFill="accent2"/>
            <w:vAlign w:val="center"/>
            <w:hideMark/>
          </w:tcPr>
          <w:p w14:paraId="5CD7DC41" w14:textId="77777777" w:rsidR="001173DC" w:rsidRPr="009F4405" w:rsidRDefault="001173DC" w:rsidP="00F92BB4">
            <w:pPr>
              <w:spacing w:after="0"/>
              <w:jc w:val="center"/>
              <w:rPr>
                <w:rFonts w:cstheme="minorHAnsi"/>
                <w:b/>
                <w:bCs/>
                <w:color w:val="000000"/>
                <w:sz w:val="18"/>
                <w:szCs w:val="18"/>
                <w:lang w:eastAsia="nl-BE"/>
              </w:rPr>
            </w:pPr>
            <w:r w:rsidRPr="009F4405">
              <w:rPr>
                <w:rFonts w:cstheme="minorHAnsi"/>
                <w:b/>
                <w:bCs/>
                <w:color w:val="000000"/>
                <w:sz w:val="18"/>
                <w:szCs w:val="18"/>
                <w:lang w:eastAsia="nl-BE"/>
              </w:rPr>
              <w:t>2029</w:t>
            </w:r>
          </w:p>
        </w:tc>
        <w:tc>
          <w:tcPr>
            <w:tcW w:w="581" w:type="dxa"/>
            <w:shd w:val="clear" w:color="auto" w:fill="FFE600" w:themeFill="accent2"/>
            <w:vAlign w:val="center"/>
            <w:hideMark/>
          </w:tcPr>
          <w:p w14:paraId="60297E48" w14:textId="77777777" w:rsidR="001173DC" w:rsidRPr="009F4405" w:rsidRDefault="001173DC" w:rsidP="00F92BB4">
            <w:pPr>
              <w:spacing w:after="0"/>
              <w:jc w:val="center"/>
              <w:rPr>
                <w:rFonts w:cstheme="minorHAnsi"/>
                <w:b/>
                <w:bCs/>
                <w:color w:val="000000"/>
                <w:sz w:val="18"/>
                <w:szCs w:val="18"/>
                <w:lang w:eastAsia="nl-BE"/>
              </w:rPr>
            </w:pPr>
            <w:r w:rsidRPr="009F4405">
              <w:rPr>
                <w:rFonts w:cstheme="minorHAnsi"/>
                <w:b/>
                <w:bCs/>
                <w:color w:val="000000"/>
                <w:sz w:val="18"/>
                <w:szCs w:val="18"/>
                <w:lang w:eastAsia="nl-BE"/>
              </w:rPr>
              <w:t>2030</w:t>
            </w:r>
          </w:p>
        </w:tc>
        <w:tc>
          <w:tcPr>
            <w:tcW w:w="581" w:type="dxa"/>
            <w:shd w:val="clear" w:color="auto" w:fill="FFE600" w:themeFill="accent2"/>
            <w:vAlign w:val="center"/>
            <w:hideMark/>
          </w:tcPr>
          <w:p w14:paraId="32DE73BD" w14:textId="77777777" w:rsidR="001173DC" w:rsidRPr="009F4405" w:rsidRDefault="001173DC" w:rsidP="00F92BB4">
            <w:pPr>
              <w:spacing w:after="0"/>
              <w:jc w:val="center"/>
              <w:rPr>
                <w:rFonts w:cstheme="minorHAnsi"/>
                <w:b/>
                <w:bCs/>
                <w:color w:val="000000"/>
                <w:sz w:val="18"/>
                <w:szCs w:val="18"/>
                <w:lang w:eastAsia="nl-BE"/>
              </w:rPr>
            </w:pPr>
            <w:r w:rsidRPr="009F4405">
              <w:rPr>
                <w:rFonts w:cstheme="minorHAnsi"/>
                <w:b/>
                <w:bCs/>
                <w:color w:val="000000"/>
                <w:sz w:val="18"/>
                <w:szCs w:val="18"/>
                <w:lang w:eastAsia="nl-BE"/>
              </w:rPr>
              <w:t>2031</w:t>
            </w:r>
          </w:p>
        </w:tc>
        <w:tc>
          <w:tcPr>
            <w:tcW w:w="581" w:type="dxa"/>
            <w:shd w:val="clear" w:color="auto" w:fill="FFE600" w:themeFill="accent2"/>
            <w:vAlign w:val="center"/>
            <w:hideMark/>
          </w:tcPr>
          <w:p w14:paraId="1B0ADC80" w14:textId="77777777" w:rsidR="001173DC" w:rsidRPr="009F4405" w:rsidRDefault="001173DC" w:rsidP="00F92BB4">
            <w:pPr>
              <w:spacing w:after="0"/>
              <w:jc w:val="center"/>
              <w:rPr>
                <w:rFonts w:cstheme="minorHAnsi"/>
                <w:b/>
                <w:bCs/>
                <w:color w:val="000000"/>
                <w:sz w:val="18"/>
                <w:szCs w:val="18"/>
                <w:lang w:eastAsia="nl-BE"/>
              </w:rPr>
            </w:pPr>
            <w:r w:rsidRPr="009F4405">
              <w:rPr>
                <w:rFonts w:cstheme="minorHAnsi"/>
                <w:b/>
                <w:bCs/>
                <w:color w:val="000000"/>
                <w:sz w:val="18"/>
                <w:szCs w:val="18"/>
                <w:lang w:eastAsia="nl-BE"/>
              </w:rPr>
              <w:t>2032</w:t>
            </w:r>
          </w:p>
        </w:tc>
        <w:tc>
          <w:tcPr>
            <w:tcW w:w="581" w:type="dxa"/>
            <w:shd w:val="clear" w:color="auto" w:fill="FFE600" w:themeFill="accent2"/>
            <w:vAlign w:val="center"/>
            <w:hideMark/>
          </w:tcPr>
          <w:p w14:paraId="0AB9CEE1" w14:textId="77777777" w:rsidR="001173DC" w:rsidRPr="009F4405" w:rsidRDefault="001173DC" w:rsidP="00F92BB4">
            <w:pPr>
              <w:spacing w:after="0"/>
              <w:jc w:val="center"/>
              <w:rPr>
                <w:rFonts w:cstheme="minorHAnsi"/>
                <w:b/>
                <w:bCs/>
                <w:color w:val="000000"/>
                <w:sz w:val="18"/>
                <w:szCs w:val="18"/>
                <w:lang w:eastAsia="nl-BE"/>
              </w:rPr>
            </w:pPr>
            <w:r w:rsidRPr="009F4405">
              <w:rPr>
                <w:rFonts w:cstheme="minorHAnsi"/>
                <w:b/>
                <w:bCs/>
                <w:color w:val="000000"/>
                <w:sz w:val="18"/>
                <w:szCs w:val="18"/>
                <w:lang w:eastAsia="nl-BE"/>
              </w:rPr>
              <w:t>2033</w:t>
            </w:r>
          </w:p>
        </w:tc>
        <w:tc>
          <w:tcPr>
            <w:tcW w:w="581" w:type="dxa"/>
            <w:shd w:val="clear" w:color="auto" w:fill="FFE600" w:themeFill="accent2"/>
            <w:vAlign w:val="center"/>
            <w:hideMark/>
          </w:tcPr>
          <w:p w14:paraId="15423FF1" w14:textId="77777777" w:rsidR="001173DC" w:rsidRPr="009F4405" w:rsidRDefault="001173DC" w:rsidP="00F92BB4">
            <w:pPr>
              <w:spacing w:after="0"/>
              <w:jc w:val="center"/>
              <w:rPr>
                <w:rFonts w:cstheme="minorHAnsi"/>
                <w:b/>
                <w:bCs/>
                <w:color w:val="000000"/>
                <w:sz w:val="18"/>
                <w:szCs w:val="18"/>
                <w:lang w:eastAsia="nl-BE"/>
              </w:rPr>
            </w:pPr>
            <w:r w:rsidRPr="009F4405">
              <w:rPr>
                <w:rFonts w:cstheme="minorHAnsi"/>
                <w:b/>
                <w:bCs/>
                <w:color w:val="000000"/>
                <w:sz w:val="18"/>
                <w:szCs w:val="18"/>
                <w:lang w:eastAsia="nl-BE"/>
              </w:rPr>
              <w:t>2034</w:t>
            </w:r>
          </w:p>
        </w:tc>
        <w:tc>
          <w:tcPr>
            <w:tcW w:w="581" w:type="dxa"/>
            <w:shd w:val="clear" w:color="auto" w:fill="FFE600" w:themeFill="accent2"/>
            <w:vAlign w:val="center"/>
            <w:hideMark/>
          </w:tcPr>
          <w:p w14:paraId="299BCEDA" w14:textId="77777777" w:rsidR="001173DC" w:rsidRPr="009F4405" w:rsidRDefault="001173DC" w:rsidP="00F92BB4">
            <w:pPr>
              <w:spacing w:after="0"/>
              <w:jc w:val="center"/>
              <w:rPr>
                <w:rFonts w:cstheme="minorHAnsi"/>
                <w:b/>
                <w:bCs/>
                <w:color w:val="000000"/>
                <w:sz w:val="18"/>
                <w:szCs w:val="18"/>
                <w:lang w:eastAsia="nl-BE"/>
              </w:rPr>
            </w:pPr>
            <w:r w:rsidRPr="009F4405">
              <w:rPr>
                <w:rFonts w:cstheme="minorHAnsi"/>
                <w:b/>
                <w:bCs/>
                <w:color w:val="000000"/>
                <w:sz w:val="18"/>
                <w:szCs w:val="18"/>
                <w:lang w:eastAsia="nl-BE"/>
              </w:rPr>
              <w:t>2035</w:t>
            </w:r>
          </w:p>
        </w:tc>
      </w:tr>
      <w:tr w:rsidR="001173DC" w:rsidRPr="009F4405" w14:paraId="61B0C97B" w14:textId="77777777" w:rsidTr="00F92BB4">
        <w:trPr>
          <w:trHeight w:val="20"/>
        </w:trPr>
        <w:tc>
          <w:tcPr>
            <w:tcW w:w="3237" w:type="dxa"/>
            <w:shd w:val="clear" w:color="auto" w:fill="F2F2F2" w:themeFill="text2" w:themeFillShade="F2"/>
            <w:vAlign w:val="center"/>
            <w:hideMark/>
          </w:tcPr>
          <w:p w14:paraId="1FAF263B"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Arianespace Ariane 6</w:t>
            </w:r>
          </w:p>
        </w:tc>
        <w:tc>
          <w:tcPr>
            <w:tcW w:w="581" w:type="dxa"/>
            <w:vAlign w:val="center"/>
            <w:hideMark/>
          </w:tcPr>
          <w:p w14:paraId="1D5A6054"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4</w:t>
            </w:r>
          </w:p>
        </w:tc>
        <w:tc>
          <w:tcPr>
            <w:tcW w:w="581" w:type="dxa"/>
            <w:vAlign w:val="center"/>
            <w:hideMark/>
          </w:tcPr>
          <w:p w14:paraId="2F2E4784"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7</w:t>
            </w:r>
          </w:p>
        </w:tc>
        <w:tc>
          <w:tcPr>
            <w:tcW w:w="581" w:type="dxa"/>
            <w:vAlign w:val="center"/>
            <w:hideMark/>
          </w:tcPr>
          <w:p w14:paraId="1D7A53FE"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9</w:t>
            </w:r>
          </w:p>
        </w:tc>
        <w:tc>
          <w:tcPr>
            <w:tcW w:w="581" w:type="dxa"/>
            <w:vAlign w:val="center"/>
            <w:hideMark/>
          </w:tcPr>
          <w:p w14:paraId="78F50439"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9</w:t>
            </w:r>
          </w:p>
        </w:tc>
        <w:tc>
          <w:tcPr>
            <w:tcW w:w="581" w:type="dxa"/>
            <w:vAlign w:val="center"/>
            <w:hideMark/>
          </w:tcPr>
          <w:p w14:paraId="6AAFED73"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10</w:t>
            </w:r>
          </w:p>
        </w:tc>
        <w:tc>
          <w:tcPr>
            <w:tcW w:w="581" w:type="dxa"/>
            <w:vAlign w:val="center"/>
            <w:hideMark/>
          </w:tcPr>
          <w:p w14:paraId="7A354099"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10</w:t>
            </w:r>
          </w:p>
        </w:tc>
        <w:tc>
          <w:tcPr>
            <w:tcW w:w="581" w:type="dxa"/>
            <w:vAlign w:val="center"/>
            <w:hideMark/>
          </w:tcPr>
          <w:p w14:paraId="67FC1608"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10</w:t>
            </w:r>
          </w:p>
        </w:tc>
        <w:tc>
          <w:tcPr>
            <w:tcW w:w="581" w:type="dxa"/>
            <w:vAlign w:val="center"/>
            <w:hideMark/>
          </w:tcPr>
          <w:p w14:paraId="4CE612D6"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10</w:t>
            </w:r>
          </w:p>
        </w:tc>
        <w:tc>
          <w:tcPr>
            <w:tcW w:w="581" w:type="dxa"/>
            <w:vAlign w:val="center"/>
            <w:hideMark/>
          </w:tcPr>
          <w:p w14:paraId="316D8518"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10</w:t>
            </w:r>
          </w:p>
        </w:tc>
        <w:tc>
          <w:tcPr>
            <w:tcW w:w="581" w:type="dxa"/>
            <w:vAlign w:val="center"/>
            <w:hideMark/>
          </w:tcPr>
          <w:p w14:paraId="5197AC08"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10</w:t>
            </w:r>
          </w:p>
        </w:tc>
        <w:tc>
          <w:tcPr>
            <w:tcW w:w="581" w:type="dxa"/>
            <w:vAlign w:val="center"/>
            <w:hideMark/>
          </w:tcPr>
          <w:p w14:paraId="42AF7F3B"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10</w:t>
            </w:r>
          </w:p>
        </w:tc>
      </w:tr>
      <w:tr w:rsidR="001173DC" w:rsidRPr="009F4405" w14:paraId="1A69617C" w14:textId="77777777" w:rsidTr="00F92BB4">
        <w:trPr>
          <w:trHeight w:val="20"/>
        </w:trPr>
        <w:tc>
          <w:tcPr>
            <w:tcW w:w="3237" w:type="dxa"/>
            <w:shd w:val="clear" w:color="auto" w:fill="F2F2F2" w:themeFill="text2" w:themeFillShade="F2"/>
            <w:vAlign w:val="center"/>
            <w:hideMark/>
          </w:tcPr>
          <w:p w14:paraId="562E65B9"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Avio Vega</w:t>
            </w:r>
          </w:p>
        </w:tc>
        <w:tc>
          <w:tcPr>
            <w:tcW w:w="581" w:type="dxa"/>
            <w:vAlign w:val="center"/>
            <w:hideMark/>
          </w:tcPr>
          <w:p w14:paraId="4D015594"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3</w:t>
            </w:r>
          </w:p>
        </w:tc>
        <w:tc>
          <w:tcPr>
            <w:tcW w:w="581" w:type="dxa"/>
            <w:vAlign w:val="center"/>
            <w:hideMark/>
          </w:tcPr>
          <w:p w14:paraId="473CF3C5"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4</w:t>
            </w:r>
          </w:p>
        </w:tc>
        <w:tc>
          <w:tcPr>
            <w:tcW w:w="581" w:type="dxa"/>
            <w:vAlign w:val="center"/>
            <w:hideMark/>
          </w:tcPr>
          <w:p w14:paraId="0860A0B7"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4</w:t>
            </w:r>
          </w:p>
        </w:tc>
        <w:tc>
          <w:tcPr>
            <w:tcW w:w="581" w:type="dxa"/>
            <w:vAlign w:val="center"/>
            <w:hideMark/>
          </w:tcPr>
          <w:p w14:paraId="7E023F47"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5</w:t>
            </w:r>
          </w:p>
        </w:tc>
        <w:tc>
          <w:tcPr>
            <w:tcW w:w="581" w:type="dxa"/>
            <w:vAlign w:val="center"/>
            <w:hideMark/>
          </w:tcPr>
          <w:p w14:paraId="37428CD7"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5</w:t>
            </w:r>
          </w:p>
        </w:tc>
        <w:tc>
          <w:tcPr>
            <w:tcW w:w="581" w:type="dxa"/>
            <w:vAlign w:val="center"/>
            <w:hideMark/>
          </w:tcPr>
          <w:p w14:paraId="0F21EC4D"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6</w:t>
            </w:r>
          </w:p>
        </w:tc>
        <w:tc>
          <w:tcPr>
            <w:tcW w:w="581" w:type="dxa"/>
            <w:vAlign w:val="center"/>
            <w:hideMark/>
          </w:tcPr>
          <w:p w14:paraId="2372F16F"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6</w:t>
            </w:r>
          </w:p>
        </w:tc>
        <w:tc>
          <w:tcPr>
            <w:tcW w:w="581" w:type="dxa"/>
            <w:vAlign w:val="center"/>
            <w:hideMark/>
          </w:tcPr>
          <w:p w14:paraId="0BA4F04A"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6</w:t>
            </w:r>
          </w:p>
        </w:tc>
        <w:tc>
          <w:tcPr>
            <w:tcW w:w="581" w:type="dxa"/>
            <w:vAlign w:val="center"/>
            <w:hideMark/>
          </w:tcPr>
          <w:p w14:paraId="51A30CDD"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6</w:t>
            </w:r>
          </w:p>
        </w:tc>
        <w:tc>
          <w:tcPr>
            <w:tcW w:w="581" w:type="dxa"/>
            <w:vAlign w:val="center"/>
            <w:hideMark/>
          </w:tcPr>
          <w:p w14:paraId="77316D26"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6</w:t>
            </w:r>
          </w:p>
        </w:tc>
        <w:tc>
          <w:tcPr>
            <w:tcW w:w="581" w:type="dxa"/>
            <w:vAlign w:val="center"/>
            <w:hideMark/>
          </w:tcPr>
          <w:p w14:paraId="3E35361A"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6</w:t>
            </w:r>
          </w:p>
        </w:tc>
      </w:tr>
      <w:tr w:rsidR="001173DC" w:rsidRPr="009F4405" w14:paraId="79275D90" w14:textId="77777777" w:rsidTr="00F92BB4">
        <w:trPr>
          <w:trHeight w:val="20"/>
        </w:trPr>
        <w:tc>
          <w:tcPr>
            <w:tcW w:w="3237" w:type="dxa"/>
            <w:shd w:val="clear" w:color="auto" w:fill="F2F2F2" w:themeFill="text2" w:themeFillShade="F2"/>
            <w:vAlign w:val="center"/>
            <w:hideMark/>
          </w:tcPr>
          <w:p w14:paraId="57CD83F3"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Isar Aerospace</w:t>
            </w:r>
          </w:p>
        </w:tc>
        <w:tc>
          <w:tcPr>
            <w:tcW w:w="581" w:type="dxa"/>
            <w:vAlign w:val="center"/>
            <w:hideMark/>
          </w:tcPr>
          <w:p w14:paraId="024BDA12"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1</w:t>
            </w:r>
          </w:p>
        </w:tc>
        <w:tc>
          <w:tcPr>
            <w:tcW w:w="581" w:type="dxa"/>
            <w:vAlign w:val="center"/>
            <w:hideMark/>
          </w:tcPr>
          <w:p w14:paraId="32F9A162"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1</w:t>
            </w:r>
          </w:p>
        </w:tc>
        <w:tc>
          <w:tcPr>
            <w:tcW w:w="581" w:type="dxa"/>
            <w:vAlign w:val="center"/>
            <w:hideMark/>
          </w:tcPr>
          <w:p w14:paraId="2DB0F2F7"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2</w:t>
            </w:r>
          </w:p>
        </w:tc>
        <w:tc>
          <w:tcPr>
            <w:tcW w:w="581" w:type="dxa"/>
            <w:vAlign w:val="center"/>
            <w:hideMark/>
          </w:tcPr>
          <w:p w14:paraId="7865A759"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2</w:t>
            </w:r>
          </w:p>
        </w:tc>
        <w:tc>
          <w:tcPr>
            <w:tcW w:w="581" w:type="dxa"/>
            <w:vAlign w:val="center"/>
            <w:hideMark/>
          </w:tcPr>
          <w:p w14:paraId="6ED1F552"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4</w:t>
            </w:r>
          </w:p>
        </w:tc>
        <w:tc>
          <w:tcPr>
            <w:tcW w:w="581" w:type="dxa"/>
            <w:vAlign w:val="center"/>
            <w:hideMark/>
          </w:tcPr>
          <w:p w14:paraId="07BD2B86"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5</w:t>
            </w:r>
          </w:p>
        </w:tc>
        <w:tc>
          <w:tcPr>
            <w:tcW w:w="581" w:type="dxa"/>
            <w:vAlign w:val="center"/>
            <w:hideMark/>
          </w:tcPr>
          <w:p w14:paraId="7F3B7A55"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7</w:t>
            </w:r>
          </w:p>
        </w:tc>
        <w:tc>
          <w:tcPr>
            <w:tcW w:w="581" w:type="dxa"/>
            <w:vAlign w:val="center"/>
            <w:hideMark/>
          </w:tcPr>
          <w:p w14:paraId="27D11A19"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7</w:t>
            </w:r>
          </w:p>
        </w:tc>
        <w:tc>
          <w:tcPr>
            <w:tcW w:w="581" w:type="dxa"/>
            <w:vAlign w:val="center"/>
            <w:hideMark/>
          </w:tcPr>
          <w:p w14:paraId="1BE2F771"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8</w:t>
            </w:r>
          </w:p>
        </w:tc>
        <w:tc>
          <w:tcPr>
            <w:tcW w:w="581" w:type="dxa"/>
            <w:vAlign w:val="center"/>
            <w:hideMark/>
          </w:tcPr>
          <w:p w14:paraId="6D3B7307"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9</w:t>
            </w:r>
          </w:p>
        </w:tc>
        <w:tc>
          <w:tcPr>
            <w:tcW w:w="581" w:type="dxa"/>
            <w:vAlign w:val="center"/>
            <w:hideMark/>
          </w:tcPr>
          <w:p w14:paraId="1CB8D09A"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10</w:t>
            </w:r>
          </w:p>
        </w:tc>
      </w:tr>
      <w:tr w:rsidR="001173DC" w:rsidRPr="009F4405" w14:paraId="357731DC" w14:textId="77777777" w:rsidTr="00F92BB4">
        <w:trPr>
          <w:trHeight w:val="20"/>
        </w:trPr>
        <w:tc>
          <w:tcPr>
            <w:tcW w:w="3237" w:type="dxa"/>
            <w:shd w:val="clear" w:color="auto" w:fill="F2F2F2" w:themeFill="text2" w:themeFillShade="F2"/>
            <w:vAlign w:val="center"/>
            <w:hideMark/>
          </w:tcPr>
          <w:p w14:paraId="763D514C"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Rocket Factory Augsburg</w:t>
            </w:r>
          </w:p>
        </w:tc>
        <w:tc>
          <w:tcPr>
            <w:tcW w:w="581" w:type="dxa"/>
            <w:vAlign w:val="center"/>
            <w:hideMark/>
          </w:tcPr>
          <w:p w14:paraId="2964D7B5"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0</w:t>
            </w:r>
          </w:p>
        </w:tc>
        <w:tc>
          <w:tcPr>
            <w:tcW w:w="581" w:type="dxa"/>
            <w:vAlign w:val="center"/>
            <w:hideMark/>
          </w:tcPr>
          <w:p w14:paraId="1CB4016A"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1</w:t>
            </w:r>
          </w:p>
        </w:tc>
        <w:tc>
          <w:tcPr>
            <w:tcW w:w="581" w:type="dxa"/>
            <w:vAlign w:val="center"/>
            <w:hideMark/>
          </w:tcPr>
          <w:p w14:paraId="40A6FE00"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1</w:t>
            </w:r>
          </w:p>
        </w:tc>
        <w:tc>
          <w:tcPr>
            <w:tcW w:w="581" w:type="dxa"/>
            <w:vAlign w:val="center"/>
            <w:hideMark/>
          </w:tcPr>
          <w:p w14:paraId="616B0C35"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2</w:t>
            </w:r>
          </w:p>
        </w:tc>
        <w:tc>
          <w:tcPr>
            <w:tcW w:w="581" w:type="dxa"/>
            <w:vAlign w:val="center"/>
            <w:hideMark/>
          </w:tcPr>
          <w:p w14:paraId="62C02EA9"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3</w:t>
            </w:r>
          </w:p>
        </w:tc>
        <w:tc>
          <w:tcPr>
            <w:tcW w:w="581" w:type="dxa"/>
            <w:vAlign w:val="center"/>
            <w:hideMark/>
          </w:tcPr>
          <w:p w14:paraId="01CAE855"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4</w:t>
            </w:r>
          </w:p>
        </w:tc>
        <w:tc>
          <w:tcPr>
            <w:tcW w:w="581" w:type="dxa"/>
            <w:vAlign w:val="center"/>
            <w:hideMark/>
          </w:tcPr>
          <w:p w14:paraId="603FBDAC"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4</w:t>
            </w:r>
          </w:p>
        </w:tc>
        <w:tc>
          <w:tcPr>
            <w:tcW w:w="581" w:type="dxa"/>
            <w:vAlign w:val="center"/>
            <w:hideMark/>
          </w:tcPr>
          <w:p w14:paraId="085C638E"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5</w:t>
            </w:r>
          </w:p>
        </w:tc>
        <w:tc>
          <w:tcPr>
            <w:tcW w:w="581" w:type="dxa"/>
            <w:vAlign w:val="center"/>
            <w:hideMark/>
          </w:tcPr>
          <w:p w14:paraId="5B63F090"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5</w:t>
            </w:r>
          </w:p>
        </w:tc>
        <w:tc>
          <w:tcPr>
            <w:tcW w:w="581" w:type="dxa"/>
            <w:vAlign w:val="center"/>
            <w:hideMark/>
          </w:tcPr>
          <w:p w14:paraId="2410A413"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5</w:t>
            </w:r>
          </w:p>
        </w:tc>
        <w:tc>
          <w:tcPr>
            <w:tcW w:w="581" w:type="dxa"/>
            <w:vAlign w:val="center"/>
            <w:hideMark/>
          </w:tcPr>
          <w:p w14:paraId="2D7325A0"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5</w:t>
            </w:r>
          </w:p>
        </w:tc>
      </w:tr>
      <w:tr w:rsidR="001173DC" w:rsidRPr="009F4405" w14:paraId="572EB37A" w14:textId="77777777" w:rsidTr="00F92BB4">
        <w:trPr>
          <w:trHeight w:val="20"/>
        </w:trPr>
        <w:tc>
          <w:tcPr>
            <w:tcW w:w="3237" w:type="dxa"/>
            <w:shd w:val="clear" w:color="auto" w:fill="F2F2F2" w:themeFill="text2" w:themeFillShade="F2"/>
            <w:vAlign w:val="center"/>
            <w:hideMark/>
          </w:tcPr>
          <w:p w14:paraId="38C08A62" w14:textId="0904FDDF"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PLD Space</w:t>
            </w:r>
          </w:p>
        </w:tc>
        <w:tc>
          <w:tcPr>
            <w:tcW w:w="581" w:type="dxa"/>
            <w:vAlign w:val="center"/>
            <w:hideMark/>
          </w:tcPr>
          <w:p w14:paraId="4D8993B0"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0</w:t>
            </w:r>
          </w:p>
        </w:tc>
        <w:tc>
          <w:tcPr>
            <w:tcW w:w="581" w:type="dxa"/>
            <w:vAlign w:val="center"/>
            <w:hideMark/>
          </w:tcPr>
          <w:p w14:paraId="31F3A8B8"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1</w:t>
            </w:r>
          </w:p>
        </w:tc>
        <w:tc>
          <w:tcPr>
            <w:tcW w:w="581" w:type="dxa"/>
            <w:vAlign w:val="center"/>
            <w:hideMark/>
          </w:tcPr>
          <w:p w14:paraId="6B9C7641"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2</w:t>
            </w:r>
          </w:p>
        </w:tc>
        <w:tc>
          <w:tcPr>
            <w:tcW w:w="581" w:type="dxa"/>
            <w:vAlign w:val="center"/>
            <w:hideMark/>
          </w:tcPr>
          <w:p w14:paraId="6C718C87"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3</w:t>
            </w:r>
          </w:p>
        </w:tc>
        <w:tc>
          <w:tcPr>
            <w:tcW w:w="581" w:type="dxa"/>
            <w:vAlign w:val="center"/>
            <w:hideMark/>
          </w:tcPr>
          <w:p w14:paraId="5B290D0E"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4</w:t>
            </w:r>
          </w:p>
        </w:tc>
        <w:tc>
          <w:tcPr>
            <w:tcW w:w="581" w:type="dxa"/>
            <w:vAlign w:val="center"/>
            <w:hideMark/>
          </w:tcPr>
          <w:p w14:paraId="50E6AF39"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6</w:t>
            </w:r>
          </w:p>
        </w:tc>
        <w:tc>
          <w:tcPr>
            <w:tcW w:w="581" w:type="dxa"/>
            <w:vAlign w:val="center"/>
            <w:hideMark/>
          </w:tcPr>
          <w:p w14:paraId="3CDCEF14"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7</w:t>
            </w:r>
          </w:p>
        </w:tc>
        <w:tc>
          <w:tcPr>
            <w:tcW w:w="581" w:type="dxa"/>
            <w:vAlign w:val="center"/>
            <w:hideMark/>
          </w:tcPr>
          <w:p w14:paraId="02CCB626"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8</w:t>
            </w:r>
          </w:p>
        </w:tc>
        <w:tc>
          <w:tcPr>
            <w:tcW w:w="581" w:type="dxa"/>
            <w:vAlign w:val="center"/>
            <w:hideMark/>
          </w:tcPr>
          <w:p w14:paraId="02748828"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8</w:t>
            </w:r>
          </w:p>
        </w:tc>
        <w:tc>
          <w:tcPr>
            <w:tcW w:w="581" w:type="dxa"/>
            <w:vAlign w:val="center"/>
            <w:hideMark/>
          </w:tcPr>
          <w:p w14:paraId="4B980A6D"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9</w:t>
            </w:r>
          </w:p>
        </w:tc>
        <w:tc>
          <w:tcPr>
            <w:tcW w:w="581" w:type="dxa"/>
            <w:vAlign w:val="center"/>
            <w:hideMark/>
          </w:tcPr>
          <w:p w14:paraId="22D4C24C"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10</w:t>
            </w:r>
          </w:p>
        </w:tc>
      </w:tr>
      <w:tr w:rsidR="001173DC" w:rsidRPr="009F4405" w14:paraId="1F9056BD" w14:textId="77777777" w:rsidTr="00F92BB4">
        <w:trPr>
          <w:trHeight w:val="20"/>
        </w:trPr>
        <w:tc>
          <w:tcPr>
            <w:tcW w:w="3237" w:type="dxa"/>
            <w:shd w:val="clear" w:color="auto" w:fill="F2F2F2" w:themeFill="text2" w:themeFillShade="F2"/>
            <w:vAlign w:val="center"/>
            <w:hideMark/>
          </w:tcPr>
          <w:p w14:paraId="35A82F4E"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MaiaSpace</w:t>
            </w:r>
          </w:p>
        </w:tc>
        <w:tc>
          <w:tcPr>
            <w:tcW w:w="581" w:type="dxa"/>
            <w:vAlign w:val="center"/>
            <w:hideMark/>
          </w:tcPr>
          <w:p w14:paraId="102B90F7"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0</w:t>
            </w:r>
          </w:p>
        </w:tc>
        <w:tc>
          <w:tcPr>
            <w:tcW w:w="581" w:type="dxa"/>
            <w:vAlign w:val="center"/>
            <w:hideMark/>
          </w:tcPr>
          <w:p w14:paraId="72650E19"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0</w:t>
            </w:r>
          </w:p>
        </w:tc>
        <w:tc>
          <w:tcPr>
            <w:tcW w:w="581" w:type="dxa"/>
            <w:vAlign w:val="center"/>
            <w:hideMark/>
          </w:tcPr>
          <w:p w14:paraId="29DAC208"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1</w:t>
            </w:r>
          </w:p>
        </w:tc>
        <w:tc>
          <w:tcPr>
            <w:tcW w:w="581" w:type="dxa"/>
            <w:vAlign w:val="center"/>
            <w:hideMark/>
          </w:tcPr>
          <w:p w14:paraId="48526494"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2</w:t>
            </w:r>
          </w:p>
        </w:tc>
        <w:tc>
          <w:tcPr>
            <w:tcW w:w="581" w:type="dxa"/>
            <w:vAlign w:val="center"/>
            <w:hideMark/>
          </w:tcPr>
          <w:p w14:paraId="1BE95A09"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3</w:t>
            </w:r>
          </w:p>
        </w:tc>
        <w:tc>
          <w:tcPr>
            <w:tcW w:w="581" w:type="dxa"/>
            <w:vAlign w:val="center"/>
            <w:hideMark/>
          </w:tcPr>
          <w:p w14:paraId="622FBDB2"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5</w:t>
            </w:r>
          </w:p>
        </w:tc>
        <w:tc>
          <w:tcPr>
            <w:tcW w:w="581" w:type="dxa"/>
            <w:vAlign w:val="center"/>
            <w:hideMark/>
          </w:tcPr>
          <w:p w14:paraId="5C8D38DE"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6</w:t>
            </w:r>
          </w:p>
        </w:tc>
        <w:tc>
          <w:tcPr>
            <w:tcW w:w="581" w:type="dxa"/>
            <w:vAlign w:val="center"/>
            <w:hideMark/>
          </w:tcPr>
          <w:p w14:paraId="30CB895F"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8</w:t>
            </w:r>
          </w:p>
        </w:tc>
        <w:tc>
          <w:tcPr>
            <w:tcW w:w="581" w:type="dxa"/>
            <w:vAlign w:val="center"/>
            <w:hideMark/>
          </w:tcPr>
          <w:p w14:paraId="0B61CA7F"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10</w:t>
            </w:r>
          </w:p>
        </w:tc>
        <w:tc>
          <w:tcPr>
            <w:tcW w:w="581" w:type="dxa"/>
            <w:vAlign w:val="center"/>
            <w:hideMark/>
          </w:tcPr>
          <w:p w14:paraId="41A21A77"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11</w:t>
            </w:r>
          </w:p>
        </w:tc>
        <w:tc>
          <w:tcPr>
            <w:tcW w:w="581" w:type="dxa"/>
            <w:vAlign w:val="center"/>
            <w:hideMark/>
          </w:tcPr>
          <w:p w14:paraId="02DE2725"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12</w:t>
            </w:r>
          </w:p>
        </w:tc>
      </w:tr>
      <w:tr w:rsidR="001173DC" w:rsidRPr="009F4405" w14:paraId="2557FDEB" w14:textId="77777777" w:rsidTr="00F92BB4">
        <w:trPr>
          <w:trHeight w:val="20"/>
        </w:trPr>
        <w:tc>
          <w:tcPr>
            <w:tcW w:w="3237" w:type="dxa"/>
            <w:shd w:val="clear" w:color="auto" w:fill="F2F2F2" w:themeFill="text2" w:themeFillShade="F2"/>
            <w:vAlign w:val="center"/>
            <w:hideMark/>
          </w:tcPr>
          <w:p w14:paraId="7F5C4F26"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lastRenderedPageBreak/>
              <w:t>Skyrora</w:t>
            </w:r>
          </w:p>
        </w:tc>
        <w:tc>
          <w:tcPr>
            <w:tcW w:w="581" w:type="dxa"/>
            <w:vAlign w:val="center"/>
            <w:hideMark/>
          </w:tcPr>
          <w:p w14:paraId="13556862"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0</w:t>
            </w:r>
          </w:p>
        </w:tc>
        <w:tc>
          <w:tcPr>
            <w:tcW w:w="581" w:type="dxa"/>
            <w:vAlign w:val="center"/>
            <w:hideMark/>
          </w:tcPr>
          <w:p w14:paraId="4E922994"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0</w:t>
            </w:r>
          </w:p>
        </w:tc>
        <w:tc>
          <w:tcPr>
            <w:tcW w:w="581" w:type="dxa"/>
            <w:vAlign w:val="center"/>
            <w:hideMark/>
          </w:tcPr>
          <w:p w14:paraId="5851F286"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1</w:t>
            </w:r>
          </w:p>
        </w:tc>
        <w:tc>
          <w:tcPr>
            <w:tcW w:w="581" w:type="dxa"/>
            <w:vAlign w:val="center"/>
            <w:hideMark/>
          </w:tcPr>
          <w:p w14:paraId="5AD1DDC3"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1</w:t>
            </w:r>
          </w:p>
        </w:tc>
        <w:tc>
          <w:tcPr>
            <w:tcW w:w="581" w:type="dxa"/>
            <w:vAlign w:val="center"/>
            <w:hideMark/>
          </w:tcPr>
          <w:p w14:paraId="40356EF0"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2</w:t>
            </w:r>
          </w:p>
        </w:tc>
        <w:tc>
          <w:tcPr>
            <w:tcW w:w="581" w:type="dxa"/>
            <w:vAlign w:val="center"/>
            <w:hideMark/>
          </w:tcPr>
          <w:p w14:paraId="5CEDB2A5"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2</w:t>
            </w:r>
          </w:p>
        </w:tc>
        <w:tc>
          <w:tcPr>
            <w:tcW w:w="581" w:type="dxa"/>
            <w:vAlign w:val="center"/>
            <w:hideMark/>
          </w:tcPr>
          <w:p w14:paraId="25EB4C65"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3</w:t>
            </w:r>
          </w:p>
        </w:tc>
        <w:tc>
          <w:tcPr>
            <w:tcW w:w="581" w:type="dxa"/>
            <w:vAlign w:val="center"/>
            <w:hideMark/>
          </w:tcPr>
          <w:p w14:paraId="4EDE7A1C"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3</w:t>
            </w:r>
          </w:p>
        </w:tc>
        <w:tc>
          <w:tcPr>
            <w:tcW w:w="581" w:type="dxa"/>
            <w:vAlign w:val="center"/>
            <w:hideMark/>
          </w:tcPr>
          <w:p w14:paraId="47FF5F96"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4</w:t>
            </w:r>
          </w:p>
        </w:tc>
        <w:tc>
          <w:tcPr>
            <w:tcW w:w="581" w:type="dxa"/>
            <w:vAlign w:val="center"/>
            <w:hideMark/>
          </w:tcPr>
          <w:p w14:paraId="2B02C80C"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4</w:t>
            </w:r>
          </w:p>
        </w:tc>
        <w:tc>
          <w:tcPr>
            <w:tcW w:w="581" w:type="dxa"/>
            <w:vAlign w:val="center"/>
            <w:hideMark/>
          </w:tcPr>
          <w:p w14:paraId="24C143EF"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4</w:t>
            </w:r>
          </w:p>
        </w:tc>
      </w:tr>
      <w:tr w:rsidR="001173DC" w:rsidRPr="009F4405" w14:paraId="51B77B41" w14:textId="77777777" w:rsidTr="00F92BB4">
        <w:trPr>
          <w:trHeight w:val="20"/>
        </w:trPr>
        <w:tc>
          <w:tcPr>
            <w:tcW w:w="3237" w:type="dxa"/>
            <w:shd w:val="clear" w:color="auto" w:fill="F2F2F2" w:themeFill="text2" w:themeFillShade="F2"/>
            <w:vAlign w:val="center"/>
            <w:hideMark/>
          </w:tcPr>
          <w:p w14:paraId="3BB4EEE6"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HyImpulse</w:t>
            </w:r>
          </w:p>
        </w:tc>
        <w:tc>
          <w:tcPr>
            <w:tcW w:w="581" w:type="dxa"/>
            <w:vAlign w:val="center"/>
            <w:hideMark/>
          </w:tcPr>
          <w:p w14:paraId="273DAED2"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0</w:t>
            </w:r>
          </w:p>
        </w:tc>
        <w:tc>
          <w:tcPr>
            <w:tcW w:w="581" w:type="dxa"/>
            <w:vAlign w:val="center"/>
            <w:hideMark/>
          </w:tcPr>
          <w:p w14:paraId="046869C9"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0</w:t>
            </w:r>
          </w:p>
        </w:tc>
        <w:tc>
          <w:tcPr>
            <w:tcW w:w="581" w:type="dxa"/>
            <w:vAlign w:val="center"/>
            <w:hideMark/>
          </w:tcPr>
          <w:p w14:paraId="34AF000A"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0</w:t>
            </w:r>
          </w:p>
        </w:tc>
        <w:tc>
          <w:tcPr>
            <w:tcW w:w="581" w:type="dxa"/>
            <w:vAlign w:val="center"/>
            <w:hideMark/>
          </w:tcPr>
          <w:p w14:paraId="38A14611"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1</w:t>
            </w:r>
          </w:p>
        </w:tc>
        <w:tc>
          <w:tcPr>
            <w:tcW w:w="581" w:type="dxa"/>
            <w:vAlign w:val="center"/>
            <w:hideMark/>
          </w:tcPr>
          <w:p w14:paraId="1E09CA20"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1</w:t>
            </w:r>
          </w:p>
        </w:tc>
        <w:tc>
          <w:tcPr>
            <w:tcW w:w="581" w:type="dxa"/>
            <w:vAlign w:val="center"/>
            <w:hideMark/>
          </w:tcPr>
          <w:p w14:paraId="789C0031"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2</w:t>
            </w:r>
          </w:p>
        </w:tc>
        <w:tc>
          <w:tcPr>
            <w:tcW w:w="581" w:type="dxa"/>
            <w:vAlign w:val="center"/>
            <w:hideMark/>
          </w:tcPr>
          <w:p w14:paraId="13C05E73"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3</w:t>
            </w:r>
          </w:p>
        </w:tc>
        <w:tc>
          <w:tcPr>
            <w:tcW w:w="581" w:type="dxa"/>
            <w:vAlign w:val="center"/>
            <w:hideMark/>
          </w:tcPr>
          <w:p w14:paraId="55F424FD"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3</w:t>
            </w:r>
          </w:p>
        </w:tc>
        <w:tc>
          <w:tcPr>
            <w:tcW w:w="581" w:type="dxa"/>
            <w:vAlign w:val="center"/>
            <w:hideMark/>
          </w:tcPr>
          <w:p w14:paraId="123BD521"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4</w:t>
            </w:r>
          </w:p>
        </w:tc>
        <w:tc>
          <w:tcPr>
            <w:tcW w:w="581" w:type="dxa"/>
            <w:vAlign w:val="center"/>
            <w:hideMark/>
          </w:tcPr>
          <w:p w14:paraId="1C6C16F3"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4</w:t>
            </w:r>
          </w:p>
        </w:tc>
        <w:tc>
          <w:tcPr>
            <w:tcW w:w="581" w:type="dxa"/>
            <w:vAlign w:val="center"/>
            <w:hideMark/>
          </w:tcPr>
          <w:p w14:paraId="79B93873"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5</w:t>
            </w:r>
          </w:p>
        </w:tc>
      </w:tr>
      <w:tr w:rsidR="001173DC" w:rsidRPr="009F4405" w14:paraId="3F9FB09F" w14:textId="77777777" w:rsidTr="00F92BB4">
        <w:trPr>
          <w:trHeight w:val="20"/>
        </w:trPr>
        <w:tc>
          <w:tcPr>
            <w:tcW w:w="3237" w:type="dxa"/>
            <w:shd w:val="clear" w:color="auto" w:fill="F2F2F2" w:themeFill="text2" w:themeFillShade="F2"/>
            <w:vAlign w:val="center"/>
            <w:hideMark/>
          </w:tcPr>
          <w:p w14:paraId="0700409D"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Latitude</w:t>
            </w:r>
          </w:p>
        </w:tc>
        <w:tc>
          <w:tcPr>
            <w:tcW w:w="581" w:type="dxa"/>
            <w:vAlign w:val="center"/>
            <w:hideMark/>
          </w:tcPr>
          <w:p w14:paraId="2FBB6BE7"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0</w:t>
            </w:r>
          </w:p>
        </w:tc>
        <w:tc>
          <w:tcPr>
            <w:tcW w:w="581" w:type="dxa"/>
            <w:vAlign w:val="center"/>
            <w:hideMark/>
          </w:tcPr>
          <w:p w14:paraId="44273E7B"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0</w:t>
            </w:r>
          </w:p>
        </w:tc>
        <w:tc>
          <w:tcPr>
            <w:tcW w:w="581" w:type="dxa"/>
            <w:vAlign w:val="center"/>
            <w:hideMark/>
          </w:tcPr>
          <w:p w14:paraId="3094CC0D"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1</w:t>
            </w:r>
          </w:p>
        </w:tc>
        <w:tc>
          <w:tcPr>
            <w:tcW w:w="581" w:type="dxa"/>
            <w:vAlign w:val="center"/>
            <w:hideMark/>
          </w:tcPr>
          <w:p w14:paraId="5764E09E"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2</w:t>
            </w:r>
          </w:p>
        </w:tc>
        <w:tc>
          <w:tcPr>
            <w:tcW w:w="581" w:type="dxa"/>
            <w:vAlign w:val="center"/>
            <w:hideMark/>
          </w:tcPr>
          <w:p w14:paraId="5409FBB1"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3</w:t>
            </w:r>
          </w:p>
        </w:tc>
        <w:tc>
          <w:tcPr>
            <w:tcW w:w="581" w:type="dxa"/>
            <w:vAlign w:val="center"/>
            <w:hideMark/>
          </w:tcPr>
          <w:p w14:paraId="1E099D87"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4</w:t>
            </w:r>
          </w:p>
        </w:tc>
        <w:tc>
          <w:tcPr>
            <w:tcW w:w="581" w:type="dxa"/>
            <w:vAlign w:val="center"/>
            <w:hideMark/>
          </w:tcPr>
          <w:p w14:paraId="71ED10EB"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5</w:t>
            </w:r>
          </w:p>
        </w:tc>
        <w:tc>
          <w:tcPr>
            <w:tcW w:w="581" w:type="dxa"/>
            <w:vAlign w:val="center"/>
            <w:hideMark/>
          </w:tcPr>
          <w:p w14:paraId="2EAEEF26"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6</w:t>
            </w:r>
          </w:p>
        </w:tc>
        <w:tc>
          <w:tcPr>
            <w:tcW w:w="581" w:type="dxa"/>
            <w:vAlign w:val="center"/>
            <w:hideMark/>
          </w:tcPr>
          <w:p w14:paraId="08194E50"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7</w:t>
            </w:r>
          </w:p>
        </w:tc>
        <w:tc>
          <w:tcPr>
            <w:tcW w:w="581" w:type="dxa"/>
            <w:vAlign w:val="center"/>
            <w:hideMark/>
          </w:tcPr>
          <w:p w14:paraId="4DDE0DCE"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7</w:t>
            </w:r>
          </w:p>
        </w:tc>
        <w:tc>
          <w:tcPr>
            <w:tcW w:w="581" w:type="dxa"/>
            <w:vAlign w:val="center"/>
            <w:hideMark/>
          </w:tcPr>
          <w:p w14:paraId="5AC48142"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8</w:t>
            </w:r>
          </w:p>
        </w:tc>
      </w:tr>
      <w:tr w:rsidR="001173DC" w:rsidRPr="009F4405" w14:paraId="5DB2D5DA" w14:textId="77777777" w:rsidTr="00F92BB4">
        <w:trPr>
          <w:trHeight w:val="20"/>
        </w:trPr>
        <w:tc>
          <w:tcPr>
            <w:tcW w:w="3237" w:type="dxa"/>
            <w:shd w:val="clear" w:color="auto" w:fill="F2F2F2" w:themeFill="text2" w:themeFillShade="F2"/>
            <w:vAlign w:val="center"/>
            <w:hideMark/>
          </w:tcPr>
          <w:p w14:paraId="6C478FF6"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HyPrSpace</w:t>
            </w:r>
          </w:p>
        </w:tc>
        <w:tc>
          <w:tcPr>
            <w:tcW w:w="581" w:type="dxa"/>
            <w:vAlign w:val="center"/>
            <w:hideMark/>
          </w:tcPr>
          <w:p w14:paraId="106AC628"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0</w:t>
            </w:r>
          </w:p>
        </w:tc>
        <w:tc>
          <w:tcPr>
            <w:tcW w:w="581" w:type="dxa"/>
            <w:vAlign w:val="center"/>
            <w:hideMark/>
          </w:tcPr>
          <w:p w14:paraId="6B40B4AF"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0</w:t>
            </w:r>
          </w:p>
        </w:tc>
        <w:tc>
          <w:tcPr>
            <w:tcW w:w="581" w:type="dxa"/>
            <w:vAlign w:val="center"/>
            <w:hideMark/>
          </w:tcPr>
          <w:p w14:paraId="2C609AB5"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1</w:t>
            </w:r>
          </w:p>
        </w:tc>
        <w:tc>
          <w:tcPr>
            <w:tcW w:w="581" w:type="dxa"/>
            <w:vAlign w:val="center"/>
            <w:hideMark/>
          </w:tcPr>
          <w:p w14:paraId="111BD26C"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1</w:t>
            </w:r>
          </w:p>
        </w:tc>
        <w:tc>
          <w:tcPr>
            <w:tcW w:w="581" w:type="dxa"/>
            <w:vAlign w:val="center"/>
            <w:hideMark/>
          </w:tcPr>
          <w:p w14:paraId="73642357"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2</w:t>
            </w:r>
          </w:p>
        </w:tc>
        <w:tc>
          <w:tcPr>
            <w:tcW w:w="581" w:type="dxa"/>
            <w:vAlign w:val="center"/>
            <w:hideMark/>
          </w:tcPr>
          <w:p w14:paraId="63ACC3F4"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2</w:t>
            </w:r>
          </w:p>
        </w:tc>
        <w:tc>
          <w:tcPr>
            <w:tcW w:w="581" w:type="dxa"/>
            <w:vAlign w:val="center"/>
            <w:hideMark/>
          </w:tcPr>
          <w:p w14:paraId="75E65183"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3</w:t>
            </w:r>
          </w:p>
        </w:tc>
        <w:tc>
          <w:tcPr>
            <w:tcW w:w="581" w:type="dxa"/>
            <w:vAlign w:val="center"/>
            <w:hideMark/>
          </w:tcPr>
          <w:p w14:paraId="1FD201AF"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3</w:t>
            </w:r>
          </w:p>
        </w:tc>
        <w:tc>
          <w:tcPr>
            <w:tcW w:w="581" w:type="dxa"/>
            <w:vAlign w:val="center"/>
            <w:hideMark/>
          </w:tcPr>
          <w:p w14:paraId="56974A0D"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4</w:t>
            </w:r>
          </w:p>
        </w:tc>
        <w:tc>
          <w:tcPr>
            <w:tcW w:w="581" w:type="dxa"/>
            <w:vAlign w:val="center"/>
            <w:hideMark/>
          </w:tcPr>
          <w:p w14:paraId="0500A666"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4</w:t>
            </w:r>
          </w:p>
        </w:tc>
        <w:tc>
          <w:tcPr>
            <w:tcW w:w="581" w:type="dxa"/>
            <w:vAlign w:val="center"/>
            <w:hideMark/>
          </w:tcPr>
          <w:p w14:paraId="04FC4A16"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4</w:t>
            </w:r>
          </w:p>
        </w:tc>
      </w:tr>
      <w:tr w:rsidR="001173DC" w:rsidRPr="009F4405" w14:paraId="27778337" w14:textId="77777777" w:rsidTr="00F92BB4">
        <w:trPr>
          <w:trHeight w:val="20"/>
        </w:trPr>
        <w:tc>
          <w:tcPr>
            <w:tcW w:w="3237" w:type="dxa"/>
            <w:shd w:val="clear" w:color="auto" w:fill="F2F2F2" w:themeFill="text2" w:themeFillShade="F2"/>
            <w:vAlign w:val="center"/>
            <w:hideMark/>
          </w:tcPr>
          <w:p w14:paraId="30C2FE50"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Sirius Space*</w:t>
            </w:r>
          </w:p>
        </w:tc>
        <w:tc>
          <w:tcPr>
            <w:tcW w:w="581" w:type="dxa"/>
            <w:vAlign w:val="center"/>
            <w:hideMark/>
          </w:tcPr>
          <w:p w14:paraId="43A30F0A"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0</w:t>
            </w:r>
          </w:p>
        </w:tc>
        <w:tc>
          <w:tcPr>
            <w:tcW w:w="581" w:type="dxa"/>
            <w:vAlign w:val="center"/>
            <w:hideMark/>
          </w:tcPr>
          <w:p w14:paraId="6184D383"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0</w:t>
            </w:r>
          </w:p>
        </w:tc>
        <w:tc>
          <w:tcPr>
            <w:tcW w:w="581" w:type="dxa"/>
            <w:vAlign w:val="center"/>
            <w:hideMark/>
          </w:tcPr>
          <w:p w14:paraId="3FB34379"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0</w:t>
            </w:r>
          </w:p>
        </w:tc>
        <w:tc>
          <w:tcPr>
            <w:tcW w:w="581" w:type="dxa"/>
            <w:vAlign w:val="center"/>
            <w:hideMark/>
          </w:tcPr>
          <w:p w14:paraId="5B304E99"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1</w:t>
            </w:r>
          </w:p>
        </w:tc>
        <w:tc>
          <w:tcPr>
            <w:tcW w:w="581" w:type="dxa"/>
            <w:vAlign w:val="center"/>
            <w:hideMark/>
          </w:tcPr>
          <w:p w14:paraId="67443505"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1</w:t>
            </w:r>
          </w:p>
        </w:tc>
        <w:tc>
          <w:tcPr>
            <w:tcW w:w="581" w:type="dxa"/>
            <w:vAlign w:val="center"/>
            <w:hideMark/>
          </w:tcPr>
          <w:p w14:paraId="3EB3012B"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2</w:t>
            </w:r>
          </w:p>
        </w:tc>
        <w:tc>
          <w:tcPr>
            <w:tcW w:w="581" w:type="dxa"/>
            <w:vAlign w:val="center"/>
            <w:hideMark/>
          </w:tcPr>
          <w:p w14:paraId="7440AE3A"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2</w:t>
            </w:r>
          </w:p>
        </w:tc>
        <w:tc>
          <w:tcPr>
            <w:tcW w:w="581" w:type="dxa"/>
            <w:vAlign w:val="center"/>
            <w:hideMark/>
          </w:tcPr>
          <w:p w14:paraId="7068DE94"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3</w:t>
            </w:r>
          </w:p>
        </w:tc>
        <w:tc>
          <w:tcPr>
            <w:tcW w:w="581" w:type="dxa"/>
            <w:vAlign w:val="center"/>
            <w:hideMark/>
          </w:tcPr>
          <w:p w14:paraId="022FC92F"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3</w:t>
            </w:r>
          </w:p>
        </w:tc>
        <w:tc>
          <w:tcPr>
            <w:tcW w:w="581" w:type="dxa"/>
            <w:vAlign w:val="center"/>
            <w:hideMark/>
          </w:tcPr>
          <w:p w14:paraId="7E45B576"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4</w:t>
            </w:r>
          </w:p>
        </w:tc>
        <w:tc>
          <w:tcPr>
            <w:tcW w:w="581" w:type="dxa"/>
            <w:vAlign w:val="center"/>
            <w:hideMark/>
          </w:tcPr>
          <w:p w14:paraId="534F6236"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4</w:t>
            </w:r>
          </w:p>
        </w:tc>
      </w:tr>
      <w:tr w:rsidR="001173DC" w:rsidRPr="009F4405" w14:paraId="53558534" w14:textId="77777777" w:rsidTr="00F92BB4">
        <w:trPr>
          <w:trHeight w:val="20"/>
        </w:trPr>
        <w:tc>
          <w:tcPr>
            <w:tcW w:w="3237" w:type="dxa"/>
            <w:shd w:val="clear" w:color="auto" w:fill="F2F2F2" w:themeFill="text2" w:themeFillShade="F2"/>
            <w:vAlign w:val="center"/>
            <w:hideMark/>
          </w:tcPr>
          <w:p w14:paraId="2EF1A767"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Firefly Aerospace</w:t>
            </w:r>
          </w:p>
        </w:tc>
        <w:tc>
          <w:tcPr>
            <w:tcW w:w="581" w:type="dxa"/>
            <w:vAlign w:val="center"/>
            <w:hideMark/>
          </w:tcPr>
          <w:p w14:paraId="07AFECC5"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0</w:t>
            </w:r>
          </w:p>
        </w:tc>
        <w:tc>
          <w:tcPr>
            <w:tcW w:w="581" w:type="dxa"/>
            <w:vAlign w:val="center"/>
            <w:hideMark/>
          </w:tcPr>
          <w:p w14:paraId="031AE696"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0</w:t>
            </w:r>
          </w:p>
        </w:tc>
        <w:tc>
          <w:tcPr>
            <w:tcW w:w="581" w:type="dxa"/>
            <w:vAlign w:val="center"/>
            <w:hideMark/>
          </w:tcPr>
          <w:p w14:paraId="3A0CB1A1"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0</w:t>
            </w:r>
          </w:p>
        </w:tc>
        <w:tc>
          <w:tcPr>
            <w:tcW w:w="581" w:type="dxa"/>
            <w:vAlign w:val="center"/>
            <w:hideMark/>
          </w:tcPr>
          <w:p w14:paraId="14073C9E"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1</w:t>
            </w:r>
          </w:p>
        </w:tc>
        <w:tc>
          <w:tcPr>
            <w:tcW w:w="581" w:type="dxa"/>
            <w:vAlign w:val="center"/>
            <w:hideMark/>
          </w:tcPr>
          <w:p w14:paraId="74AD3CAE"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1</w:t>
            </w:r>
          </w:p>
        </w:tc>
        <w:tc>
          <w:tcPr>
            <w:tcW w:w="581" w:type="dxa"/>
            <w:vAlign w:val="center"/>
            <w:hideMark/>
          </w:tcPr>
          <w:p w14:paraId="34FDE3C3"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2</w:t>
            </w:r>
          </w:p>
        </w:tc>
        <w:tc>
          <w:tcPr>
            <w:tcW w:w="581" w:type="dxa"/>
            <w:vAlign w:val="center"/>
            <w:hideMark/>
          </w:tcPr>
          <w:p w14:paraId="0B176FC2"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2</w:t>
            </w:r>
          </w:p>
        </w:tc>
        <w:tc>
          <w:tcPr>
            <w:tcW w:w="581" w:type="dxa"/>
            <w:vAlign w:val="center"/>
            <w:hideMark/>
          </w:tcPr>
          <w:p w14:paraId="1D2716A2"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2</w:t>
            </w:r>
          </w:p>
        </w:tc>
        <w:tc>
          <w:tcPr>
            <w:tcW w:w="581" w:type="dxa"/>
            <w:vAlign w:val="center"/>
            <w:hideMark/>
          </w:tcPr>
          <w:p w14:paraId="7F9BFE51"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3</w:t>
            </w:r>
          </w:p>
        </w:tc>
        <w:tc>
          <w:tcPr>
            <w:tcW w:w="581" w:type="dxa"/>
            <w:vAlign w:val="center"/>
            <w:hideMark/>
          </w:tcPr>
          <w:p w14:paraId="1E7875D8"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3</w:t>
            </w:r>
          </w:p>
        </w:tc>
        <w:tc>
          <w:tcPr>
            <w:tcW w:w="581" w:type="dxa"/>
            <w:vAlign w:val="center"/>
            <w:hideMark/>
          </w:tcPr>
          <w:p w14:paraId="0E4DA23C"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3</w:t>
            </w:r>
          </w:p>
        </w:tc>
      </w:tr>
      <w:tr w:rsidR="001173DC" w:rsidRPr="009F4405" w14:paraId="2F3D3A97" w14:textId="77777777" w:rsidTr="00F92BB4">
        <w:trPr>
          <w:trHeight w:val="20"/>
        </w:trPr>
        <w:tc>
          <w:tcPr>
            <w:tcW w:w="3237" w:type="dxa"/>
            <w:shd w:val="clear" w:color="auto" w:fill="F2F2F2" w:themeFill="text2" w:themeFillShade="F2"/>
            <w:vAlign w:val="center"/>
            <w:hideMark/>
          </w:tcPr>
          <w:p w14:paraId="12E3F894"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Perigee Aerospace</w:t>
            </w:r>
          </w:p>
        </w:tc>
        <w:tc>
          <w:tcPr>
            <w:tcW w:w="581" w:type="dxa"/>
            <w:vAlign w:val="center"/>
            <w:hideMark/>
          </w:tcPr>
          <w:p w14:paraId="4EC413B1"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0</w:t>
            </w:r>
          </w:p>
        </w:tc>
        <w:tc>
          <w:tcPr>
            <w:tcW w:w="581" w:type="dxa"/>
            <w:vAlign w:val="center"/>
            <w:hideMark/>
          </w:tcPr>
          <w:p w14:paraId="5334438B"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0</w:t>
            </w:r>
          </w:p>
        </w:tc>
        <w:tc>
          <w:tcPr>
            <w:tcW w:w="581" w:type="dxa"/>
            <w:vAlign w:val="center"/>
            <w:hideMark/>
          </w:tcPr>
          <w:p w14:paraId="171007F6"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0</w:t>
            </w:r>
          </w:p>
        </w:tc>
        <w:tc>
          <w:tcPr>
            <w:tcW w:w="581" w:type="dxa"/>
            <w:vAlign w:val="center"/>
            <w:hideMark/>
          </w:tcPr>
          <w:p w14:paraId="5D0E2163"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0</w:t>
            </w:r>
          </w:p>
        </w:tc>
        <w:tc>
          <w:tcPr>
            <w:tcW w:w="581" w:type="dxa"/>
            <w:vAlign w:val="center"/>
            <w:hideMark/>
          </w:tcPr>
          <w:p w14:paraId="0223B593"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1</w:t>
            </w:r>
          </w:p>
        </w:tc>
        <w:tc>
          <w:tcPr>
            <w:tcW w:w="581" w:type="dxa"/>
            <w:vAlign w:val="center"/>
            <w:hideMark/>
          </w:tcPr>
          <w:p w14:paraId="2EF97D61"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1</w:t>
            </w:r>
          </w:p>
        </w:tc>
        <w:tc>
          <w:tcPr>
            <w:tcW w:w="581" w:type="dxa"/>
            <w:vAlign w:val="center"/>
            <w:hideMark/>
          </w:tcPr>
          <w:p w14:paraId="344BB5D4"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2</w:t>
            </w:r>
          </w:p>
        </w:tc>
        <w:tc>
          <w:tcPr>
            <w:tcW w:w="581" w:type="dxa"/>
            <w:vAlign w:val="center"/>
            <w:hideMark/>
          </w:tcPr>
          <w:p w14:paraId="578B4A59"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2</w:t>
            </w:r>
          </w:p>
        </w:tc>
        <w:tc>
          <w:tcPr>
            <w:tcW w:w="581" w:type="dxa"/>
            <w:vAlign w:val="center"/>
            <w:hideMark/>
          </w:tcPr>
          <w:p w14:paraId="15B02B5A"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2</w:t>
            </w:r>
          </w:p>
        </w:tc>
        <w:tc>
          <w:tcPr>
            <w:tcW w:w="581" w:type="dxa"/>
            <w:vAlign w:val="center"/>
            <w:hideMark/>
          </w:tcPr>
          <w:p w14:paraId="227BC834"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2</w:t>
            </w:r>
          </w:p>
        </w:tc>
        <w:tc>
          <w:tcPr>
            <w:tcW w:w="581" w:type="dxa"/>
            <w:vAlign w:val="center"/>
            <w:hideMark/>
          </w:tcPr>
          <w:p w14:paraId="01BC48B0" w14:textId="77777777" w:rsidR="001173DC" w:rsidRPr="009F4405" w:rsidRDefault="001173DC" w:rsidP="00F92BB4">
            <w:pPr>
              <w:spacing w:after="0"/>
              <w:jc w:val="center"/>
              <w:rPr>
                <w:rFonts w:cstheme="minorHAnsi"/>
                <w:color w:val="000000"/>
                <w:sz w:val="18"/>
                <w:szCs w:val="18"/>
                <w:lang w:eastAsia="nl-BE"/>
              </w:rPr>
            </w:pPr>
            <w:r w:rsidRPr="009F4405">
              <w:rPr>
                <w:rFonts w:cstheme="minorHAnsi"/>
                <w:color w:val="000000"/>
                <w:sz w:val="18"/>
                <w:szCs w:val="18"/>
                <w:lang w:eastAsia="nl-BE"/>
              </w:rPr>
              <w:t>2</w:t>
            </w:r>
          </w:p>
        </w:tc>
      </w:tr>
      <w:tr w:rsidR="001173DC" w:rsidRPr="009F4405" w14:paraId="4FA87768" w14:textId="77777777" w:rsidTr="00F92BB4">
        <w:trPr>
          <w:trHeight w:val="20"/>
        </w:trPr>
        <w:tc>
          <w:tcPr>
            <w:tcW w:w="3237" w:type="dxa"/>
            <w:shd w:val="clear" w:color="auto" w:fill="E0E0E0" w:themeFill="background1" w:themeFillTint="33"/>
            <w:vAlign w:val="center"/>
            <w:hideMark/>
          </w:tcPr>
          <w:p w14:paraId="5AFD849A" w14:textId="77777777" w:rsidR="001173DC" w:rsidRPr="009F4405" w:rsidRDefault="001173DC" w:rsidP="00F92BB4">
            <w:pPr>
              <w:spacing w:after="0"/>
              <w:jc w:val="center"/>
              <w:rPr>
                <w:rFonts w:cstheme="minorHAnsi"/>
                <w:b/>
                <w:bCs/>
                <w:color w:val="000000"/>
                <w:sz w:val="18"/>
                <w:szCs w:val="18"/>
                <w:lang w:eastAsia="nl-BE"/>
              </w:rPr>
            </w:pPr>
            <w:r w:rsidRPr="009F4405">
              <w:rPr>
                <w:rFonts w:cstheme="minorHAnsi"/>
                <w:b/>
                <w:bCs/>
                <w:color w:val="000000"/>
                <w:sz w:val="18"/>
                <w:szCs w:val="18"/>
                <w:lang w:eastAsia="nl-BE"/>
              </w:rPr>
              <w:t>EU and ESA facilities</w:t>
            </w:r>
          </w:p>
        </w:tc>
        <w:tc>
          <w:tcPr>
            <w:tcW w:w="581" w:type="dxa"/>
            <w:shd w:val="clear" w:color="auto" w:fill="E0E0E0" w:themeFill="background1" w:themeFillTint="33"/>
            <w:vAlign w:val="center"/>
            <w:hideMark/>
          </w:tcPr>
          <w:p w14:paraId="4AD4FF4E" w14:textId="77777777" w:rsidR="001173DC" w:rsidRPr="009F4405" w:rsidRDefault="001173DC" w:rsidP="00F92BB4">
            <w:pPr>
              <w:spacing w:after="0"/>
              <w:jc w:val="center"/>
              <w:rPr>
                <w:rFonts w:cstheme="minorHAnsi"/>
                <w:b/>
                <w:bCs/>
                <w:color w:val="000000"/>
                <w:sz w:val="18"/>
                <w:szCs w:val="18"/>
                <w:lang w:eastAsia="nl-BE"/>
              </w:rPr>
            </w:pPr>
            <w:r w:rsidRPr="009F4405">
              <w:rPr>
                <w:rFonts w:cstheme="minorHAnsi"/>
                <w:b/>
                <w:bCs/>
                <w:color w:val="000000"/>
                <w:sz w:val="18"/>
                <w:szCs w:val="18"/>
                <w:lang w:eastAsia="nl-BE"/>
              </w:rPr>
              <w:t>8</w:t>
            </w:r>
          </w:p>
        </w:tc>
        <w:tc>
          <w:tcPr>
            <w:tcW w:w="581" w:type="dxa"/>
            <w:shd w:val="clear" w:color="auto" w:fill="E0E0E0" w:themeFill="background1" w:themeFillTint="33"/>
            <w:vAlign w:val="center"/>
            <w:hideMark/>
          </w:tcPr>
          <w:p w14:paraId="68533ABC" w14:textId="77777777" w:rsidR="001173DC" w:rsidRPr="009F4405" w:rsidRDefault="001173DC" w:rsidP="00F92BB4">
            <w:pPr>
              <w:spacing w:after="0"/>
              <w:jc w:val="center"/>
              <w:rPr>
                <w:rFonts w:cstheme="minorHAnsi"/>
                <w:b/>
                <w:bCs/>
                <w:color w:val="000000"/>
                <w:sz w:val="18"/>
                <w:szCs w:val="18"/>
                <w:lang w:eastAsia="nl-BE"/>
              </w:rPr>
            </w:pPr>
            <w:r w:rsidRPr="009F4405">
              <w:rPr>
                <w:rFonts w:cstheme="minorHAnsi"/>
                <w:b/>
                <w:bCs/>
                <w:color w:val="000000"/>
                <w:sz w:val="18"/>
                <w:szCs w:val="18"/>
                <w:lang w:eastAsia="nl-BE"/>
              </w:rPr>
              <w:t>14</w:t>
            </w:r>
          </w:p>
        </w:tc>
        <w:tc>
          <w:tcPr>
            <w:tcW w:w="581" w:type="dxa"/>
            <w:shd w:val="clear" w:color="auto" w:fill="E0E0E0" w:themeFill="background1" w:themeFillTint="33"/>
            <w:vAlign w:val="center"/>
            <w:hideMark/>
          </w:tcPr>
          <w:p w14:paraId="5C01319C" w14:textId="77777777" w:rsidR="001173DC" w:rsidRPr="009F4405" w:rsidRDefault="001173DC" w:rsidP="00F92BB4">
            <w:pPr>
              <w:spacing w:after="0"/>
              <w:jc w:val="center"/>
              <w:rPr>
                <w:rFonts w:cstheme="minorHAnsi"/>
                <w:b/>
                <w:bCs/>
                <w:color w:val="000000"/>
                <w:sz w:val="18"/>
                <w:szCs w:val="18"/>
                <w:lang w:eastAsia="nl-BE"/>
              </w:rPr>
            </w:pPr>
            <w:r w:rsidRPr="009F4405">
              <w:rPr>
                <w:rFonts w:cstheme="minorHAnsi"/>
                <w:b/>
                <w:bCs/>
                <w:color w:val="000000"/>
                <w:sz w:val="18"/>
                <w:szCs w:val="18"/>
                <w:lang w:eastAsia="nl-BE"/>
              </w:rPr>
              <w:t>22</w:t>
            </w:r>
          </w:p>
        </w:tc>
        <w:tc>
          <w:tcPr>
            <w:tcW w:w="581" w:type="dxa"/>
            <w:shd w:val="clear" w:color="auto" w:fill="E0E0E0" w:themeFill="background1" w:themeFillTint="33"/>
            <w:vAlign w:val="center"/>
            <w:hideMark/>
          </w:tcPr>
          <w:p w14:paraId="34D91C6B" w14:textId="77777777" w:rsidR="001173DC" w:rsidRPr="009F4405" w:rsidRDefault="001173DC" w:rsidP="00F92BB4">
            <w:pPr>
              <w:spacing w:after="0"/>
              <w:jc w:val="center"/>
              <w:rPr>
                <w:rFonts w:cstheme="minorHAnsi"/>
                <w:b/>
                <w:bCs/>
                <w:color w:val="000000"/>
                <w:sz w:val="18"/>
                <w:szCs w:val="18"/>
                <w:lang w:eastAsia="nl-BE"/>
              </w:rPr>
            </w:pPr>
            <w:r w:rsidRPr="009F4405">
              <w:rPr>
                <w:rFonts w:cstheme="minorHAnsi"/>
                <w:b/>
                <w:bCs/>
                <w:color w:val="000000"/>
                <w:sz w:val="18"/>
                <w:szCs w:val="18"/>
                <w:lang w:eastAsia="nl-BE"/>
              </w:rPr>
              <w:t>30</w:t>
            </w:r>
          </w:p>
        </w:tc>
        <w:tc>
          <w:tcPr>
            <w:tcW w:w="581" w:type="dxa"/>
            <w:shd w:val="clear" w:color="auto" w:fill="E0E0E0" w:themeFill="background1" w:themeFillTint="33"/>
            <w:vAlign w:val="center"/>
            <w:hideMark/>
          </w:tcPr>
          <w:p w14:paraId="0823FA2F" w14:textId="77777777" w:rsidR="001173DC" w:rsidRPr="009F4405" w:rsidRDefault="001173DC" w:rsidP="00F92BB4">
            <w:pPr>
              <w:spacing w:after="0"/>
              <w:jc w:val="center"/>
              <w:rPr>
                <w:rFonts w:cstheme="minorHAnsi"/>
                <w:b/>
                <w:bCs/>
                <w:color w:val="000000"/>
                <w:sz w:val="18"/>
                <w:szCs w:val="18"/>
                <w:lang w:eastAsia="nl-BE"/>
              </w:rPr>
            </w:pPr>
            <w:r w:rsidRPr="009F4405">
              <w:rPr>
                <w:rFonts w:cstheme="minorHAnsi"/>
                <w:b/>
                <w:bCs/>
                <w:color w:val="000000"/>
                <w:sz w:val="18"/>
                <w:szCs w:val="18"/>
                <w:lang w:eastAsia="nl-BE"/>
              </w:rPr>
              <w:t>40</w:t>
            </w:r>
          </w:p>
        </w:tc>
        <w:tc>
          <w:tcPr>
            <w:tcW w:w="581" w:type="dxa"/>
            <w:shd w:val="clear" w:color="auto" w:fill="E0E0E0" w:themeFill="background1" w:themeFillTint="33"/>
            <w:vAlign w:val="center"/>
            <w:hideMark/>
          </w:tcPr>
          <w:p w14:paraId="67419139" w14:textId="77777777" w:rsidR="001173DC" w:rsidRPr="009F4405" w:rsidRDefault="001173DC" w:rsidP="00F92BB4">
            <w:pPr>
              <w:spacing w:after="0"/>
              <w:jc w:val="center"/>
              <w:rPr>
                <w:rFonts w:cstheme="minorHAnsi"/>
                <w:b/>
                <w:bCs/>
                <w:color w:val="000000"/>
                <w:sz w:val="18"/>
                <w:szCs w:val="18"/>
                <w:lang w:eastAsia="nl-BE"/>
              </w:rPr>
            </w:pPr>
            <w:r w:rsidRPr="009F4405">
              <w:rPr>
                <w:rFonts w:cstheme="minorHAnsi"/>
                <w:b/>
                <w:bCs/>
                <w:color w:val="000000"/>
                <w:sz w:val="18"/>
                <w:szCs w:val="18"/>
                <w:lang w:eastAsia="nl-BE"/>
              </w:rPr>
              <w:t>51</w:t>
            </w:r>
          </w:p>
        </w:tc>
        <w:tc>
          <w:tcPr>
            <w:tcW w:w="581" w:type="dxa"/>
            <w:shd w:val="clear" w:color="auto" w:fill="E0E0E0" w:themeFill="background1" w:themeFillTint="33"/>
            <w:vAlign w:val="center"/>
            <w:hideMark/>
          </w:tcPr>
          <w:p w14:paraId="596D21BB" w14:textId="77777777" w:rsidR="001173DC" w:rsidRPr="009F4405" w:rsidRDefault="001173DC" w:rsidP="00F92BB4">
            <w:pPr>
              <w:spacing w:after="0"/>
              <w:jc w:val="center"/>
              <w:rPr>
                <w:rFonts w:cstheme="minorHAnsi"/>
                <w:b/>
                <w:bCs/>
                <w:color w:val="000000"/>
                <w:sz w:val="18"/>
                <w:szCs w:val="18"/>
                <w:lang w:eastAsia="nl-BE"/>
              </w:rPr>
            </w:pPr>
            <w:r w:rsidRPr="009F4405">
              <w:rPr>
                <w:rFonts w:cstheme="minorHAnsi"/>
                <w:b/>
                <w:bCs/>
                <w:color w:val="000000"/>
                <w:sz w:val="18"/>
                <w:szCs w:val="18"/>
                <w:lang w:eastAsia="nl-BE"/>
              </w:rPr>
              <w:t>60</w:t>
            </w:r>
          </w:p>
        </w:tc>
        <w:tc>
          <w:tcPr>
            <w:tcW w:w="581" w:type="dxa"/>
            <w:shd w:val="clear" w:color="auto" w:fill="E0E0E0" w:themeFill="background1" w:themeFillTint="33"/>
            <w:vAlign w:val="center"/>
            <w:hideMark/>
          </w:tcPr>
          <w:p w14:paraId="4AB3DD99" w14:textId="77777777" w:rsidR="001173DC" w:rsidRPr="009F4405" w:rsidRDefault="001173DC" w:rsidP="00F92BB4">
            <w:pPr>
              <w:spacing w:after="0"/>
              <w:jc w:val="center"/>
              <w:rPr>
                <w:rFonts w:cstheme="minorHAnsi"/>
                <w:b/>
                <w:bCs/>
                <w:color w:val="000000"/>
                <w:sz w:val="18"/>
                <w:szCs w:val="18"/>
                <w:lang w:eastAsia="nl-BE"/>
              </w:rPr>
            </w:pPr>
            <w:r w:rsidRPr="009F4405">
              <w:rPr>
                <w:rFonts w:cstheme="minorHAnsi"/>
                <w:b/>
                <w:bCs/>
                <w:color w:val="000000"/>
                <w:sz w:val="18"/>
                <w:szCs w:val="18"/>
                <w:lang w:eastAsia="nl-BE"/>
              </w:rPr>
              <w:t>66</w:t>
            </w:r>
          </w:p>
        </w:tc>
        <w:tc>
          <w:tcPr>
            <w:tcW w:w="581" w:type="dxa"/>
            <w:shd w:val="clear" w:color="auto" w:fill="E0E0E0" w:themeFill="background1" w:themeFillTint="33"/>
            <w:vAlign w:val="center"/>
            <w:hideMark/>
          </w:tcPr>
          <w:p w14:paraId="7149082D" w14:textId="77777777" w:rsidR="001173DC" w:rsidRPr="009F4405" w:rsidRDefault="001173DC" w:rsidP="00F92BB4">
            <w:pPr>
              <w:spacing w:after="0"/>
              <w:jc w:val="center"/>
              <w:rPr>
                <w:rFonts w:cstheme="minorHAnsi"/>
                <w:b/>
                <w:bCs/>
                <w:color w:val="000000"/>
                <w:sz w:val="18"/>
                <w:szCs w:val="18"/>
                <w:lang w:eastAsia="nl-BE"/>
              </w:rPr>
            </w:pPr>
            <w:r w:rsidRPr="009F4405">
              <w:rPr>
                <w:rFonts w:cstheme="minorHAnsi"/>
                <w:b/>
                <w:bCs/>
                <w:color w:val="000000"/>
                <w:sz w:val="18"/>
                <w:szCs w:val="18"/>
                <w:lang w:eastAsia="nl-BE"/>
              </w:rPr>
              <w:t>74</w:t>
            </w:r>
          </w:p>
        </w:tc>
        <w:tc>
          <w:tcPr>
            <w:tcW w:w="581" w:type="dxa"/>
            <w:shd w:val="clear" w:color="auto" w:fill="E0E0E0" w:themeFill="background1" w:themeFillTint="33"/>
            <w:vAlign w:val="center"/>
            <w:hideMark/>
          </w:tcPr>
          <w:p w14:paraId="19CB9F22" w14:textId="77777777" w:rsidR="001173DC" w:rsidRPr="009F4405" w:rsidRDefault="001173DC" w:rsidP="00F92BB4">
            <w:pPr>
              <w:spacing w:after="0"/>
              <w:jc w:val="center"/>
              <w:rPr>
                <w:rFonts w:cstheme="minorHAnsi"/>
                <w:b/>
                <w:bCs/>
                <w:color w:val="000000"/>
                <w:sz w:val="18"/>
                <w:szCs w:val="18"/>
                <w:lang w:eastAsia="nl-BE"/>
              </w:rPr>
            </w:pPr>
            <w:r w:rsidRPr="009F4405">
              <w:rPr>
                <w:rFonts w:cstheme="minorHAnsi"/>
                <w:b/>
                <w:bCs/>
                <w:color w:val="000000"/>
                <w:sz w:val="18"/>
                <w:szCs w:val="18"/>
                <w:lang w:eastAsia="nl-BE"/>
              </w:rPr>
              <w:t>78</w:t>
            </w:r>
          </w:p>
        </w:tc>
        <w:tc>
          <w:tcPr>
            <w:tcW w:w="581" w:type="dxa"/>
            <w:shd w:val="clear" w:color="auto" w:fill="E0E0E0" w:themeFill="background1" w:themeFillTint="33"/>
            <w:vAlign w:val="center"/>
            <w:hideMark/>
          </w:tcPr>
          <w:p w14:paraId="33A4ADB3" w14:textId="77777777" w:rsidR="001173DC" w:rsidRPr="009F4405" w:rsidRDefault="001173DC" w:rsidP="00F92BB4">
            <w:pPr>
              <w:spacing w:after="0"/>
              <w:jc w:val="center"/>
              <w:rPr>
                <w:rFonts w:cstheme="minorHAnsi"/>
                <w:b/>
                <w:bCs/>
                <w:color w:val="000000"/>
                <w:sz w:val="18"/>
                <w:szCs w:val="18"/>
                <w:lang w:eastAsia="nl-BE"/>
              </w:rPr>
            </w:pPr>
            <w:r w:rsidRPr="009F4405">
              <w:rPr>
                <w:rFonts w:cstheme="minorHAnsi"/>
                <w:b/>
                <w:bCs/>
                <w:color w:val="000000"/>
                <w:sz w:val="18"/>
                <w:szCs w:val="18"/>
                <w:lang w:eastAsia="nl-BE"/>
              </w:rPr>
              <w:t>83</w:t>
            </w:r>
          </w:p>
        </w:tc>
      </w:tr>
    </w:tbl>
    <w:p w14:paraId="4182562E" w14:textId="77777777" w:rsidR="00FF01A3" w:rsidRPr="009F4405" w:rsidRDefault="00FF01A3" w:rsidP="00F92BB4">
      <w:pPr>
        <w:spacing w:after="0"/>
        <w:jc w:val="center"/>
        <w:rPr>
          <w:i/>
          <w:sz w:val="18"/>
          <w:szCs w:val="22"/>
        </w:rPr>
      </w:pPr>
      <w:r w:rsidRPr="009F4405">
        <w:rPr>
          <w:i/>
          <w:sz w:val="18"/>
          <w:szCs w:val="22"/>
        </w:rPr>
        <w:t>*Note: HyPrSpace launch projections have been kept deliberately conservative, as the company’s stated targets remain highly aspirational at this stage. The programme is still at an early development phase, with key technological milestones yet to be demonstrated and no confirmed orbital launch site, which together introduce significant uncertainty on the achievable launch cadence.</w:t>
      </w:r>
    </w:p>
    <w:p w14:paraId="40310B63" w14:textId="3FE09077" w:rsidR="00FF01A3" w:rsidRPr="009F4405" w:rsidRDefault="00FF01A3" w:rsidP="00FF01A3">
      <w:pPr>
        <w:pStyle w:val="Caption"/>
      </w:pPr>
      <w:bookmarkStart w:id="121" w:name="_Toc239018305"/>
      <w:r w:rsidRPr="009F4405">
        <w:t xml:space="preserve">Figure </w:t>
      </w:r>
      <w:r w:rsidR="00861E61" w:rsidRPr="009F4405">
        <w:fldChar w:fldCharType="begin"/>
      </w:r>
      <w:r w:rsidR="00861E61" w:rsidRPr="009F4405">
        <w:instrText xml:space="preserve"> SEQ Figure \* ARABIC </w:instrText>
      </w:r>
      <w:r w:rsidR="00861E61" w:rsidRPr="009F4405">
        <w:fldChar w:fldCharType="separate"/>
      </w:r>
      <w:r w:rsidR="00246866">
        <w:rPr>
          <w:noProof/>
        </w:rPr>
        <w:t>3</w:t>
      </w:r>
      <w:r w:rsidR="00861E61" w:rsidRPr="009F4405">
        <w:fldChar w:fldCharType="end"/>
      </w:r>
      <w:r w:rsidRPr="009F4405">
        <w:t xml:space="preserve"> Demand forecast for orbital launches from EU and ESA launch facilities 2025 to 2035</w:t>
      </w:r>
      <w:bookmarkEnd w:id="121"/>
    </w:p>
    <w:p w14:paraId="348EA54A" w14:textId="08D4138B" w:rsidR="00FF01A3" w:rsidRPr="009F4405" w:rsidRDefault="00FA4BEE" w:rsidP="00FA4BEE">
      <w:r w:rsidRPr="009F4405">
        <w:rPr>
          <w:noProof/>
        </w:rPr>
        <w:drawing>
          <wp:inline distT="0" distB="0" distL="0" distR="0" wp14:anchorId="63C462AF" wp14:editId="7E6D2AA1">
            <wp:extent cx="6120130" cy="3067685"/>
            <wp:effectExtent l="0" t="0" r="13970" b="18415"/>
            <wp:docPr id="771533178" name="Chart 1">
              <a:extLst xmlns:a="http://schemas.openxmlformats.org/drawingml/2006/main">
                <a:ext uri="{FF2B5EF4-FFF2-40B4-BE49-F238E27FC236}">
                  <a16:creationId xmlns:a16="http://schemas.microsoft.com/office/drawing/2014/main" id="{108DA3C3-DBFA-4580-8F9B-B2BA502FE2E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5F67D6EE" w14:textId="77777777" w:rsidR="00FF01A3" w:rsidRPr="009F4405" w:rsidRDefault="00FF01A3" w:rsidP="00FF01A3">
      <w:pPr>
        <w:pStyle w:val="Bullet1"/>
        <w:numPr>
          <w:ilvl w:val="0"/>
          <w:numId w:val="0"/>
        </w:numPr>
        <w:contextualSpacing w:val="0"/>
        <w:rPr>
          <w:lang w:val="en-GB"/>
        </w:rPr>
      </w:pPr>
      <w:r w:rsidRPr="009F4405">
        <w:rPr>
          <w:lang w:val="en-GB"/>
        </w:rPr>
        <w:t>To put these numbers in perspective with forecasts of all other regions, the chart below depicts the expected market share of EU+ESA orbital launches in comparison to total:</w:t>
      </w:r>
    </w:p>
    <w:p w14:paraId="77333C6B" w14:textId="034CC7C0" w:rsidR="00502C72" w:rsidRDefault="00FF01A3" w:rsidP="00502C72">
      <w:pPr>
        <w:pStyle w:val="Caption"/>
        <w:rPr>
          <w:noProof/>
        </w:rPr>
      </w:pPr>
      <w:bookmarkStart w:id="122" w:name="_Toc239018306"/>
      <w:r w:rsidRPr="009F4405">
        <w:lastRenderedPageBreak/>
        <w:t xml:space="preserve">Figure </w:t>
      </w:r>
      <w:r w:rsidR="00861E61" w:rsidRPr="009F4405">
        <w:fldChar w:fldCharType="begin"/>
      </w:r>
      <w:r w:rsidR="00861E61" w:rsidRPr="009F4405">
        <w:instrText xml:space="preserve"> SEQ Figure \* ARABIC </w:instrText>
      </w:r>
      <w:r w:rsidR="00861E61" w:rsidRPr="009F4405">
        <w:fldChar w:fldCharType="separate"/>
      </w:r>
      <w:r w:rsidR="00246866">
        <w:rPr>
          <w:noProof/>
        </w:rPr>
        <w:t>4</w:t>
      </w:r>
      <w:r w:rsidR="00861E61" w:rsidRPr="009F4405">
        <w:fldChar w:fldCharType="end"/>
      </w:r>
      <w:r w:rsidRPr="009F4405">
        <w:t xml:space="preserve"> Evolution of EU/ESA market share in global launches</w:t>
      </w:r>
      <w:bookmarkEnd w:id="122"/>
      <w:r w:rsidR="00FA4BEE" w:rsidRPr="009F4405">
        <w:rPr>
          <w:noProof/>
        </w:rPr>
        <w:t xml:space="preserve"> </w:t>
      </w:r>
    </w:p>
    <w:p w14:paraId="6E75CBDF" w14:textId="24A208AB" w:rsidR="00FF01A3" w:rsidRPr="009F4405" w:rsidRDefault="00FA4BEE" w:rsidP="00502C72">
      <w:pPr>
        <w:pStyle w:val="BodyText0"/>
      </w:pPr>
      <w:r w:rsidRPr="009F4405">
        <w:rPr>
          <w:noProof/>
        </w:rPr>
        <w:drawing>
          <wp:inline distT="0" distB="0" distL="0" distR="0" wp14:anchorId="515DBB1F" wp14:editId="5CABD4D3">
            <wp:extent cx="6120130" cy="3118485"/>
            <wp:effectExtent l="0" t="0" r="13970" b="5715"/>
            <wp:docPr id="432891459" name="Chart 1">
              <a:extLst xmlns:a="http://schemas.openxmlformats.org/drawingml/2006/main">
                <a:ext uri="{FF2B5EF4-FFF2-40B4-BE49-F238E27FC236}">
                  <a16:creationId xmlns:a16="http://schemas.microsoft.com/office/drawing/2014/main" id="{2F1D5654-F3AB-4234-8195-EB064DDE203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381B0F04" w14:textId="77777777" w:rsidR="00FF01A3" w:rsidRPr="009F4405" w:rsidRDefault="00FF01A3" w:rsidP="00FF01A3">
      <w:r w:rsidRPr="009F4405">
        <w:t>The demand for launches from EU and ESA facilities is expected to increase progressively over the 2025 to 2035 period.</w:t>
      </w:r>
    </w:p>
    <w:p w14:paraId="011BE09A" w14:textId="77777777" w:rsidR="00FF01A3" w:rsidRPr="009F4405" w:rsidRDefault="00FF01A3" w:rsidP="00FF01A3">
      <w:pPr>
        <w:pStyle w:val="Bullet1"/>
        <w:ind w:left="357" w:hanging="357"/>
        <w:contextualSpacing w:val="0"/>
        <w:rPr>
          <w:lang w:val="en-GB"/>
        </w:rPr>
      </w:pPr>
      <w:r w:rsidRPr="009F4405">
        <w:rPr>
          <w:lang w:val="en-GB"/>
        </w:rPr>
        <w:t>In the early 2025s, demand is primarily driven by the ramp up of Ariane 6 and Vega operations at the Guiana Space Centre, which restore a stable institutional and commercial baseline following the launcher transition period.</w:t>
      </w:r>
    </w:p>
    <w:p w14:paraId="258426C0" w14:textId="77777777" w:rsidR="00FF01A3" w:rsidRPr="009F4405" w:rsidRDefault="00FF01A3" w:rsidP="00FF01A3">
      <w:pPr>
        <w:pStyle w:val="Bullet1"/>
        <w:ind w:left="357" w:hanging="357"/>
        <w:contextualSpacing w:val="0"/>
        <w:rPr>
          <w:lang w:val="en-GB"/>
        </w:rPr>
      </w:pPr>
      <w:r w:rsidRPr="009F4405">
        <w:rPr>
          <w:lang w:val="en-GB"/>
        </w:rPr>
        <w:t>From the late 2020s onwards, demand growth is increasingly supported by the entry into service of additional European launch vehicles operating from a broader set of European spaceports. This results in a higher number of annual launches, a diversification of launch profiles, and rising utilisation of shared launch infrastructure.</w:t>
      </w:r>
    </w:p>
    <w:p w14:paraId="59CF4D12" w14:textId="6693D66A" w:rsidR="00FF01A3" w:rsidRPr="009F4405" w:rsidRDefault="00FF01A3" w:rsidP="00FF01A3">
      <w:pPr>
        <w:pStyle w:val="Bullet1"/>
        <w:ind w:left="357" w:hanging="357"/>
        <w:contextualSpacing w:val="0"/>
        <w:rPr>
          <w:lang w:val="en-GB"/>
        </w:rPr>
      </w:pPr>
      <w:r w:rsidRPr="009F4405">
        <w:rPr>
          <w:lang w:val="en-GB"/>
        </w:rPr>
        <w:t>By</w:t>
      </w:r>
      <w:r w:rsidRPr="009F4405" w:rsidDel="00A0213C">
        <w:rPr>
          <w:lang w:val="en-GB"/>
        </w:rPr>
        <w:t xml:space="preserve"> </w:t>
      </w:r>
      <w:r w:rsidRPr="009F4405">
        <w:rPr>
          <w:lang w:val="en-GB"/>
        </w:rPr>
        <w:t xml:space="preserve">2030, the base case forecast reaches approximately </w:t>
      </w:r>
      <w:r w:rsidR="00CB2D92" w:rsidRPr="009F4405">
        <w:rPr>
          <w:lang w:val="en-GB"/>
        </w:rPr>
        <w:t>5</w:t>
      </w:r>
      <w:r w:rsidR="005C03E9" w:rsidRPr="009F4405">
        <w:rPr>
          <w:lang w:val="en-GB"/>
        </w:rPr>
        <w:t>1</w:t>
      </w:r>
      <w:r w:rsidRPr="009F4405">
        <w:rPr>
          <w:lang w:val="en-GB"/>
        </w:rPr>
        <w:t xml:space="preserve"> orbital launches per year from EU and ESA facilities, significantly above historical European averages but still well below launch volumes observed in the United States or China. This structural gap underlines the continued strategic relevance of European launch infrastructure for autonomy, resilience and institutional assurance, even in a context of growing domestic capacity.</w:t>
      </w:r>
    </w:p>
    <w:p w14:paraId="00CC8F29" w14:textId="50959BC4" w:rsidR="00FF01A3" w:rsidRPr="009F4405" w:rsidRDefault="00FF01A3" w:rsidP="00FF01A3">
      <w:pPr>
        <w:pStyle w:val="Bullet1"/>
        <w:rPr>
          <w:lang w:val="en-GB"/>
        </w:rPr>
      </w:pPr>
      <w:r w:rsidRPr="009F4405">
        <w:rPr>
          <w:lang w:val="en-GB"/>
        </w:rPr>
        <w:t xml:space="preserve">EU/ESA market share in launch numbers compared to global figures (i.e., ABI data) is expected to increase from 2.5% in 2025 to </w:t>
      </w:r>
      <w:r w:rsidR="0069705D" w:rsidRPr="009F4405">
        <w:rPr>
          <w:lang w:val="en-GB"/>
        </w:rPr>
        <w:t>more than</w:t>
      </w:r>
      <w:r w:rsidRPr="009F4405">
        <w:rPr>
          <w:lang w:val="en-GB"/>
        </w:rPr>
        <w:t xml:space="preserve"> </w:t>
      </w:r>
      <w:r w:rsidR="00A4509C" w:rsidRPr="009F4405">
        <w:rPr>
          <w:lang w:val="en-GB"/>
        </w:rPr>
        <w:t>8.</w:t>
      </w:r>
      <w:r w:rsidR="005C03E9" w:rsidRPr="009F4405">
        <w:rPr>
          <w:lang w:val="en-GB"/>
        </w:rPr>
        <w:t>6</w:t>
      </w:r>
      <w:r w:rsidRPr="009F4405">
        <w:rPr>
          <w:lang w:val="en-GB"/>
        </w:rPr>
        <w:t xml:space="preserve">% in 2035. </w:t>
      </w:r>
    </w:p>
    <w:p w14:paraId="1DB8E609" w14:textId="77777777" w:rsidR="0078119E" w:rsidRPr="009F4405" w:rsidRDefault="0078119E" w:rsidP="003708B5">
      <w:pPr>
        <w:pStyle w:val="Heading2"/>
        <w:rPr>
          <w:lang w:eastAsia="en-GB"/>
        </w:rPr>
        <w:sectPr w:rsidR="0078119E" w:rsidRPr="009F4405" w:rsidSect="005D5832">
          <w:pgSz w:w="11906" w:h="16838"/>
          <w:pgMar w:top="1418" w:right="1134" w:bottom="1134" w:left="1134" w:header="709" w:footer="709" w:gutter="0"/>
          <w:cols w:space="708"/>
          <w:docGrid w:linePitch="360"/>
        </w:sectPr>
      </w:pPr>
    </w:p>
    <w:p w14:paraId="1094A8B9" w14:textId="07F96098" w:rsidR="001F3FF9" w:rsidRPr="009F4405" w:rsidRDefault="003708B5" w:rsidP="003708B5">
      <w:pPr>
        <w:pStyle w:val="Heading2"/>
        <w:rPr>
          <w:lang w:eastAsia="en-GB"/>
        </w:rPr>
      </w:pPr>
      <w:bookmarkStart w:id="123" w:name="_Toc239018287"/>
      <w:r w:rsidRPr="009F4405">
        <w:rPr>
          <w:lang w:eastAsia="en-GB"/>
        </w:rPr>
        <w:lastRenderedPageBreak/>
        <w:t>SWOT of current infrastructure</w:t>
      </w:r>
      <w:bookmarkEnd w:id="123"/>
    </w:p>
    <w:p w14:paraId="6D413410" w14:textId="0EA5F110" w:rsidR="00427DBB" w:rsidRPr="009F4405" w:rsidRDefault="00427DBB" w:rsidP="00427DBB">
      <w:pPr>
        <w:rPr>
          <w:lang w:eastAsia="en-GB"/>
        </w:rPr>
      </w:pPr>
      <w:r w:rsidRPr="009F4405">
        <w:rPr>
          <w:lang w:eastAsia="en-GB"/>
        </w:rPr>
        <w:t>A SWOT analysis is a strategic planning tool which helps to identify and evaluate the Strengths, Weaknesses, Opportunities and Threats of an organisation, business, or in this case of the critical infrastructure types that support the access to space.</w:t>
      </w:r>
      <w:r w:rsidR="00770182" w:rsidRPr="009F4405">
        <w:rPr>
          <w:lang w:eastAsia="en-GB"/>
        </w:rPr>
        <w:t xml:space="preserve"> </w:t>
      </w:r>
      <w:r w:rsidRPr="009F4405">
        <w:rPr>
          <w:lang w:eastAsia="en-GB"/>
        </w:rPr>
        <w:t>The strengths and weaknesses look at the internal aspects, whilst the opportunities and threats explore the external landscape of the object under assessment. For each of the infrastructures under scope of the study, a SWOT will be performed to identify the position of the EU vs. external players.</w:t>
      </w:r>
    </w:p>
    <w:p w14:paraId="79773AA7" w14:textId="7D439E89" w:rsidR="00427DBB" w:rsidRPr="009F4405" w:rsidRDefault="00427DBB" w:rsidP="00427DBB">
      <w:pPr>
        <w:rPr>
          <w:lang w:eastAsia="en-GB"/>
        </w:rPr>
      </w:pPr>
      <w:r w:rsidRPr="009F4405">
        <w:rPr>
          <w:lang w:eastAsia="en-GB"/>
        </w:rPr>
        <w:t xml:space="preserve">The mapping activity under </w:t>
      </w:r>
      <w:r w:rsidR="00B22235" w:rsidRPr="009F4405">
        <w:rPr>
          <w:lang w:eastAsia="en-GB"/>
        </w:rPr>
        <w:t>Chapter 3</w:t>
      </w:r>
      <w:r w:rsidRPr="009F4405">
        <w:rPr>
          <w:lang w:eastAsia="en-GB"/>
        </w:rPr>
        <w:t xml:space="preserve"> </w:t>
      </w:r>
      <w:r w:rsidR="00B22235" w:rsidRPr="009F4405">
        <w:rPr>
          <w:lang w:eastAsia="en-GB"/>
        </w:rPr>
        <w:t xml:space="preserve">(Task 2) </w:t>
      </w:r>
      <w:r w:rsidRPr="009F4405">
        <w:rPr>
          <w:lang w:eastAsia="en-GB"/>
        </w:rPr>
        <w:t>provide</w:t>
      </w:r>
      <w:r w:rsidR="00B22235" w:rsidRPr="009F4405">
        <w:rPr>
          <w:lang w:eastAsia="en-GB"/>
        </w:rPr>
        <w:t>s</w:t>
      </w:r>
      <w:r w:rsidRPr="009F4405">
        <w:rPr>
          <w:lang w:eastAsia="en-GB"/>
        </w:rPr>
        <w:t xml:space="preserve"> the insights needed to develop the strengths and weaknesses part of the SWOT, namely by looking at the current status quo, the capabilities by the EU and its Member States, the underlying industrial and technical capabilities as well as geographical constraints, the ownership of the involved companies, the role of the governments when it comes to legislations and restrictions as well as the access and availability of funding and the type of funding (e.g. public grants, loans, own capital, venture capital, etc.). The quantitative and qualitative information gathered through </w:t>
      </w:r>
      <w:r w:rsidR="0088225E" w:rsidRPr="009F4405">
        <w:rPr>
          <w:lang w:eastAsia="en-GB"/>
        </w:rPr>
        <w:t xml:space="preserve">the demand forecasting under </w:t>
      </w:r>
      <w:r w:rsidR="000E019D" w:rsidRPr="009F4405">
        <w:rPr>
          <w:lang w:eastAsia="en-GB"/>
        </w:rPr>
        <w:t>Chapter 4.1</w:t>
      </w:r>
      <w:r w:rsidRPr="009F4405">
        <w:rPr>
          <w:lang w:eastAsia="en-GB"/>
        </w:rPr>
        <w:t xml:space="preserve"> on the other hand will provide necessary insights in the potential opportunities and threats for the EU access to space.</w:t>
      </w:r>
    </w:p>
    <w:p w14:paraId="44C1923F" w14:textId="77777777" w:rsidR="00427DBB" w:rsidRPr="009F4405" w:rsidRDefault="00427DBB" w:rsidP="00427DBB">
      <w:pPr>
        <w:rPr>
          <w:lang w:eastAsia="en-GB"/>
        </w:rPr>
      </w:pPr>
      <w:r w:rsidRPr="009F4405">
        <w:rPr>
          <w:lang w:eastAsia="en-GB"/>
        </w:rPr>
        <w:t>For the purpose of this report, and serving as an initial input to the development of each SWOT per infrastructure type, some high-level SWOTs are being presented for the following group of infrastructures:</w:t>
      </w:r>
    </w:p>
    <w:p w14:paraId="72C85282" w14:textId="77777777" w:rsidR="000E019D" w:rsidRPr="009F4405" w:rsidRDefault="00427DBB" w:rsidP="000E019D">
      <w:pPr>
        <w:pStyle w:val="Bullet1"/>
        <w:rPr>
          <w:lang w:val="en-GB" w:eastAsia="en-GB"/>
        </w:rPr>
      </w:pPr>
      <w:r w:rsidRPr="009F4405">
        <w:rPr>
          <w:lang w:val="en-GB" w:eastAsia="en-GB"/>
        </w:rPr>
        <w:t xml:space="preserve">Top priority critical infrastructure for access to space including: </w:t>
      </w:r>
    </w:p>
    <w:p w14:paraId="548D8E93" w14:textId="449338B1" w:rsidR="000E019D" w:rsidRPr="009F4405" w:rsidRDefault="00581BAA" w:rsidP="000E019D">
      <w:pPr>
        <w:pStyle w:val="Bullet2"/>
        <w:rPr>
          <w:lang w:val="en-GB" w:eastAsia="en-GB"/>
        </w:rPr>
      </w:pPr>
      <w:r w:rsidRPr="009F4405">
        <w:rPr>
          <w:lang w:val="en-GB" w:eastAsia="en-GB"/>
        </w:rPr>
        <w:t>Launch facilities</w:t>
      </w:r>
    </w:p>
    <w:p w14:paraId="0BE8720C" w14:textId="1F6CBBD0" w:rsidR="000E019D" w:rsidRPr="009F4405" w:rsidRDefault="00581BAA" w:rsidP="000E019D">
      <w:pPr>
        <w:pStyle w:val="Bullet2"/>
        <w:rPr>
          <w:lang w:val="en-GB" w:eastAsia="en-GB"/>
        </w:rPr>
      </w:pPr>
      <w:r w:rsidRPr="009F4405">
        <w:rPr>
          <w:lang w:val="en-GB" w:eastAsia="en-GB"/>
        </w:rPr>
        <w:t>Testing centres</w:t>
      </w:r>
    </w:p>
    <w:p w14:paraId="18D46585" w14:textId="14940B53" w:rsidR="000E019D" w:rsidRPr="009F4405" w:rsidRDefault="00581BAA" w:rsidP="000E019D">
      <w:pPr>
        <w:pStyle w:val="Bullet2"/>
        <w:rPr>
          <w:lang w:val="en-GB" w:eastAsia="en-GB"/>
        </w:rPr>
      </w:pPr>
      <w:r w:rsidRPr="009F4405">
        <w:rPr>
          <w:lang w:val="en-GB" w:eastAsia="en-GB"/>
        </w:rPr>
        <w:t>Transportation</w:t>
      </w:r>
    </w:p>
    <w:p w14:paraId="2D884AC9" w14:textId="49015A28" w:rsidR="000E019D" w:rsidRPr="009F4405" w:rsidRDefault="00581BAA" w:rsidP="000E019D">
      <w:pPr>
        <w:pStyle w:val="Bullet2"/>
        <w:rPr>
          <w:lang w:val="en-GB" w:eastAsia="en-GB"/>
        </w:rPr>
      </w:pPr>
      <w:r w:rsidRPr="009F4405">
        <w:rPr>
          <w:lang w:val="en-GB" w:eastAsia="en-GB"/>
        </w:rPr>
        <w:t>TT&amp;C</w:t>
      </w:r>
    </w:p>
    <w:p w14:paraId="635B872B" w14:textId="2009FEE9" w:rsidR="000E019D" w:rsidRPr="009F4405" w:rsidRDefault="00581BAA" w:rsidP="000E019D">
      <w:pPr>
        <w:pStyle w:val="Bullet2"/>
        <w:rPr>
          <w:lang w:val="en-GB" w:eastAsia="en-GB"/>
        </w:rPr>
      </w:pPr>
      <w:r w:rsidRPr="009F4405">
        <w:rPr>
          <w:lang w:val="en-GB" w:eastAsia="en-GB"/>
        </w:rPr>
        <w:t>Operations centres</w:t>
      </w:r>
    </w:p>
    <w:p w14:paraId="511447D6" w14:textId="46FE9807" w:rsidR="00427DBB" w:rsidRPr="009F4405" w:rsidRDefault="00581BAA" w:rsidP="000E019D">
      <w:pPr>
        <w:pStyle w:val="Bullet2"/>
        <w:rPr>
          <w:lang w:val="en-GB" w:eastAsia="en-GB"/>
        </w:rPr>
      </w:pPr>
      <w:r w:rsidRPr="009F4405">
        <w:rPr>
          <w:lang w:val="en-GB" w:eastAsia="en-GB"/>
        </w:rPr>
        <w:t>SSA facilities</w:t>
      </w:r>
    </w:p>
    <w:p w14:paraId="358A47A0" w14:textId="77777777" w:rsidR="00581BAA" w:rsidRPr="009F4405" w:rsidRDefault="00427DBB" w:rsidP="000E019D">
      <w:pPr>
        <w:pStyle w:val="Bullet1"/>
        <w:rPr>
          <w:lang w:val="en-GB" w:eastAsia="en-GB"/>
        </w:rPr>
      </w:pPr>
      <w:r w:rsidRPr="009F4405">
        <w:rPr>
          <w:lang w:val="en-GB" w:eastAsia="en-GB"/>
        </w:rPr>
        <w:t xml:space="preserve">High priority critical infrastructure for access to space including: </w:t>
      </w:r>
    </w:p>
    <w:p w14:paraId="1214CB7D" w14:textId="47CB5805" w:rsidR="00427DBB" w:rsidRPr="009F4405" w:rsidRDefault="00581BAA" w:rsidP="00581BAA">
      <w:pPr>
        <w:pStyle w:val="Bullet2"/>
        <w:rPr>
          <w:lang w:val="en-GB" w:eastAsia="en-GB"/>
        </w:rPr>
      </w:pPr>
      <w:r w:rsidRPr="009F4405">
        <w:rPr>
          <w:lang w:val="en-GB" w:eastAsia="en-GB"/>
        </w:rPr>
        <w:t>Manufacturing &amp; assembly plants.</w:t>
      </w:r>
    </w:p>
    <w:p w14:paraId="594E27BD" w14:textId="57164E72" w:rsidR="008C172F" w:rsidRPr="009F4405" w:rsidRDefault="00427DBB" w:rsidP="00427DBB">
      <w:pPr>
        <w:rPr>
          <w:lang w:eastAsia="en-GB"/>
        </w:rPr>
      </w:pPr>
      <w:r w:rsidRPr="009F4405">
        <w:rPr>
          <w:lang w:eastAsia="en-GB"/>
        </w:rPr>
        <w:t>Based on the SWOT analysis, the consortium address</w:t>
      </w:r>
      <w:r w:rsidR="00815DEA" w:rsidRPr="009F4405">
        <w:rPr>
          <w:lang w:eastAsia="en-GB"/>
        </w:rPr>
        <w:t>es</w:t>
      </w:r>
      <w:r w:rsidRPr="009F4405">
        <w:rPr>
          <w:lang w:eastAsia="en-GB"/>
        </w:rPr>
        <w:t xml:space="preserve"> the competitive position and advantage of the EU access to space infrastructures vis-à-vis non-EU European and international players.</w:t>
      </w:r>
      <w:r w:rsidR="00FB2417" w:rsidRPr="009F4405">
        <w:rPr>
          <w:lang w:eastAsia="en-GB"/>
        </w:rPr>
        <w:t xml:space="preserve"> </w:t>
      </w:r>
      <w:r w:rsidR="008C172F" w:rsidRPr="009F4405">
        <w:rPr>
          <w:b/>
          <w:bCs/>
          <w:lang w:eastAsia="en-GB"/>
        </w:rPr>
        <w:t>The</w:t>
      </w:r>
      <w:r w:rsidR="00707EDF" w:rsidRPr="009F4405">
        <w:rPr>
          <w:b/>
          <w:bCs/>
          <w:lang w:eastAsia="en-GB"/>
        </w:rPr>
        <w:t xml:space="preserve"> following</w:t>
      </w:r>
      <w:r w:rsidR="008C172F" w:rsidRPr="009F4405">
        <w:rPr>
          <w:b/>
          <w:bCs/>
          <w:lang w:eastAsia="en-GB"/>
        </w:rPr>
        <w:t xml:space="preserve"> results are based on the </w:t>
      </w:r>
      <w:r w:rsidR="00B16A16" w:rsidRPr="009F4405">
        <w:rPr>
          <w:b/>
          <w:bCs/>
          <w:lang w:eastAsia="en-GB"/>
        </w:rPr>
        <w:t>25</w:t>
      </w:r>
      <w:r w:rsidR="008C172F" w:rsidRPr="009F4405">
        <w:rPr>
          <w:b/>
          <w:bCs/>
          <w:lang w:eastAsia="en-GB"/>
        </w:rPr>
        <w:t xml:space="preserve"> interviews </w:t>
      </w:r>
      <w:r w:rsidR="00563BE1" w:rsidRPr="009F4405">
        <w:rPr>
          <w:b/>
          <w:bCs/>
          <w:lang w:eastAsia="en-GB"/>
        </w:rPr>
        <w:t>conducted</w:t>
      </w:r>
      <w:r w:rsidR="00FB2417" w:rsidRPr="009F4405">
        <w:rPr>
          <w:b/>
          <w:bCs/>
          <w:lang w:eastAsia="en-GB"/>
        </w:rPr>
        <w:t xml:space="preserve"> and </w:t>
      </w:r>
      <w:r w:rsidR="00DC765B" w:rsidRPr="009F4405">
        <w:rPr>
          <w:b/>
          <w:bCs/>
          <w:lang w:eastAsia="en-GB"/>
        </w:rPr>
        <w:t>t</w:t>
      </w:r>
      <w:r w:rsidR="00FB2417" w:rsidRPr="009F4405">
        <w:rPr>
          <w:b/>
          <w:bCs/>
          <w:lang w:eastAsia="en-GB"/>
        </w:rPr>
        <w:t xml:space="preserve">he reference numbers (e.g., </w:t>
      </w:r>
      <w:r w:rsidR="00C23CBB">
        <w:rPr>
          <w:b/>
          <w:bCs/>
          <w:lang w:eastAsia="en-GB"/>
        </w:rPr>
        <w:t>A01</w:t>
      </w:r>
      <w:r w:rsidR="00FB2417" w:rsidRPr="009F4405">
        <w:rPr>
          <w:b/>
          <w:bCs/>
          <w:lang w:eastAsia="en-GB"/>
        </w:rPr>
        <w:t xml:space="preserve">, </w:t>
      </w:r>
      <w:r w:rsidR="0003468C">
        <w:rPr>
          <w:b/>
          <w:bCs/>
          <w:lang w:eastAsia="en-GB"/>
        </w:rPr>
        <w:t>B05</w:t>
      </w:r>
      <w:r w:rsidR="00FB2417" w:rsidRPr="009F4405">
        <w:rPr>
          <w:b/>
          <w:bCs/>
          <w:lang w:eastAsia="en-GB"/>
        </w:rPr>
        <w:t xml:space="preserve">, </w:t>
      </w:r>
      <w:r w:rsidR="0018674D">
        <w:rPr>
          <w:b/>
          <w:bCs/>
          <w:lang w:eastAsia="en-GB"/>
        </w:rPr>
        <w:t>D04</w:t>
      </w:r>
      <w:r w:rsidR="00FB2417" w:rsidRPr="009F4405">
        <w:rPr>
          <w:b/>
          <w:bCs/>
          <w:lang w:eastAsia="en-GB"/>
        </w:rPr>
        <w:t>, C</w:t>
      </w:r>
      <w:r w:rsidR="00EA5E86">
        <w:rPr>
          <w:b/>
          <w:bCs/>
          <w:lang w:eastAsia="en-GB"/>
        </w:rPr>
        <w:t>C03</w:t>
      </w:r>
      <w:r w:rsidR="00FB2417" w:rsidRPr="009F4405">
        <w:rPr>
          <w:b/>
          <w:bCs/>
          <w:lang w:eastAsia="en-GB"/>
        </w:rPr>
        <w:t>) are direct links back to the specific gaps, bottlenecks, dependencies, and strategic-autonomy issues identified in Chapter 3.3.</w:t>
      </w:r>
      <w:r w:rsidR="009F4B12" w:rsidRPr="009F4405">
        <w:rPr>
          <w:lang w:eastAsia="en-GB"/>
        </w:rPr>
        <w:t xml:space="preserve"> By adding these references to each SWOT item in Chapter 4.2, the SWOT analysis becomes fully traceable to the underlying evidence and issues identified earlier in the report, showing exactly which documented bottlenecks or dependencies support each strength, weakness, opportunity, or threat.</w:t>
      </w:r>
    </w:p>
    <w:p w14:paraId="7ADB31A6" w14:textId="29C37F45" w:rsidR="001F3C7E" w:rsidRPr="009F4405" w:rsidRDefault="001F3C7E" w:rsidP="00427DBB">
      <w:pPr>
        <w:rPr>
          <w:lang w:eastAsia="en-GB"/>
        </w:rPr>
      </w:pPr>
      <w:r w:rsidRPr="009F4405">
        <w:rPr>
          <w:lang w:eastAsia="en-GB"/>
        </w:rPr>
        <w:t>Taken together, interviews indicate that the EU’s competitive advantage rests on a limited number of exceptionally strong, publicly owned assets, notably CSG, high thrust propulsion testing infrastructure, and institutional TT&amp;C networks, complemented by an increasingly capable private service layer. However, centralisation, constrained capacity, and insufficient cadence, particularly in launch services and propulsion testing, remain decisive limitations compared to non</w:t>
      </w:r>
      <w:r w:rsidR="00A145E0" w:rsidRPr="009F4405">
        <w:rPr>
          <w:lang w:eastAsia="en-GB"/>
        </w:rPr>
        <w:t>-</w:t>
      </w:r>
      <w:r w:rsidRPr="009F4405">
        <w:rPr>
          <w:lang w:eastAsia="en-GB"/>
        </w:rPr>
        <w:t>EU competitors. Addressing these bottlenecks is critical to preserving European strategic autonomy and improving competitiveness in an increasingly dynamic global space economy.</w:t>
      </w:r>
    </w:p>
    <w:p w14:paraId="140CB2C1" w14:textId="77777777" w:rsidR="009960F0" w:rsidRPr="009F4405" w:rsidRDefault="009960F0" w:rsidP="009960F0">
      <w:pPr>
        <w:jc w:val="left"/>
        <w:rPr>
          <w:lang w:eastAsia="en-GB"/>
        </w:rPr>
        <w:sectPr w:rsidR="009960F0" w:rsidRPr="009F4405" w:rsidSect="0078119E">
          <w:pgSz w:w="16838" w:h="11906" w:orient="landscape"/>
          <w:pgMar w:top="1134" w:right="1418" w:bottom="1134" w:left="1134" w:header="709" w:footer="709" w:gutter="0"/>
          <w:cols w:space="708"/>
          <w:docGrid w:linePitch="360"/>
        </w:sectPr>
      </w:pPr>
    </w:p>
    <w:p w14:paraId="05DEE766" w14:textId="6559E4EF" w:rsidR="00786A78" w:rsidRPr="009F4405" w:rsidRDefault="68199858" w:rsidP="002238C5">
      <w:pPr>
        <w:pStyle w:val="EYHeading3"/>
        <w:rPr>
          <w:lang w:eastAsia="en-GB"/>
        </w:rPr>
      </w:pPr>
      <w:commentRangeStart w:id="124"/>
      <w:r w:rsidRPr="009F4405">
        <w:rPr>
          <w:lang w:eastAsia="en-GB"/>
        </w:rPr>
        <w:lastRenderedPageBreak/>
        <w:t>SWOT per infrastructure type</w:t>
      </w:r>
      <w:commentRangeEnd w:id="124"/>
      <w:r w:rsidR="00786A78" w:rsidRPr="009F4405">
        <w:rPr>
          <w:rStyle w:val="CommentReference"/>
          <w:sz w:val="28"/>
          <w:szCs w:val="20"/>
          <w:lang w:eastAsia="en-GB"/>
        </w:rPr>
        <w:commentReference w:id="124"/>
      </w:r>
    </w:p>
    <w:p w14:paraId="1F295DB5" w14:textId="4EAEE8B7" w:rsidR="00F038B6" w:rsidRPr="009F4405" w:rsidRDefault="00786A78" w:rsidP="00E65BC8">
      <w:pPr>
        <w:pStyle w:val="EYHeading4"/>
      </w:pPr>
      <w:r w:rsidRPr="009F4405">
        <w:t>Launch facilities</w:t>
      </w:r>
    </w:p>
    <w:p w14:paraId="35EC24E8" w14:textId="321076F3" w:rsidR="002F73C0" w:rsidRPr="009F4405" w:rsidRDefault="002F73C0" w:rsidP="002F73C0">
      <w:pPr>
        <w:pStyle w:val="Caption"/>
      </w:pPr>
      <w:bookmarkStart w:id="125" w:name="_Toc239018307"/>
      <w:r w:rsidRPr="009F4405">
        <w:t xml:space="preserve">Figure </w:t>
      </w:r>
      <w:r w:rsidRPr="009F4405">
        <w:fldChar w:fldCharType="begin"/>
      </w:r>
      <w:r w:rsidRPr="009F4405">
        <w:instrText xml:space="preserve"> SEQ Figure \* ARABIC </w:instrText>
      </w:r>
      <w:r w:rsidRPr="009F4405">
        <w:fldChar w:fldCharType="separate"/>
      </w:r>
      <w:r w:rsidR="00246866">
        <w:rPr>
          <w:noProof/>
        </w:rPr>
        <w:t>5</w:t>
      </w:r>
      <w:r w:rsidRPr="009F4405">
        <w:fldChar w:fldCharType="end"/>
      </w:r>
      <w:r w:rsidRPr="009F4405">
        <w:t xml:space="preserve"> SWOT of Launch </w:t>
      </w:r>
      <w:r w:rsidR="00486A01" w:rsidRPr="009F4405">
        <w:t>f</w:t>
      </w:r>
      <w:r w:rsidRPr="009F4405">
        <w:t>acilities</w:t>
      </w:r>
      <w:bookmarkEnd w:id="125"/>
    </w:p>
    <w:p w14:paraId="4F6314D1" w14:textId="272273AA" w:rsidR="00F11748" w:rsidRPr="009F4405" w:rsidRDefault="00F11748" w:rsidP="00F11748">
      <w:pPr>
        <w:jc w:val="center"/>
      </w:pPr>
      <w:r w:rsidRPr="009F4405">
        <w:rPr>
          <w:noProof/>
          <w:lang w:eastAsia="nl-BE"/>
        </w:rPr>
        <w:drawing>
          <wp:inline distT="0" distB="0" distL="0" distR="0" wp14:anchorId="6FBBFD26" wp14:editId="19EB8415">
            <wp:extent cx="6390358" cy="3600000"/>
            <wp:effectExtent l="0" t="0" r="0" b="635"/>
            <wp:docPr id="1548198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98230" name=""/>
                    <pic:cNvPicPr/>
                  </pic:nvPicPr>
                  <pic:blipFill>
                    <a:blip r:embed="rId35"/>
                    <a:stretch>
                      <a:fillRect/>
                    </a:stretch>
                  </pic:blipFill>
                  <pic:spPr>
                    <a:xfrm>
                      <a:off x="0" y="0"/>
                      <a:ext cx="6390358" cy="3600000"/>
                    </a:xfrm>
                    <a:prstGeom prst="rect">
                      <a:avLst/>
                    </a:prstGeom>
                  </pic:spPr>
                </pic:pic>
              </a:graphicData>
            </a:graphic>
          </wp:inline>
        </w:drawing>
      </w:r>
    </w:p>
    <w:p w14:paraId="3C3DCE2F" w14:textId="3A7B672B" w:rsidR="002B18C1" w:rsidRPr="009F4405" w:rsidRDefault="002B18C1" w:rsidP="00F11748">
      <w:pPr>
        <w:keepNext/>
        <w:rPr>
          <w:lang w:eastAsia="nl-BE"/>
        </w:rPr>
      </w:pPr>
    </w:p>
    <w:p w14:paraId="45C19ED9" w14:textId="77777777" w:rsidR="00A55DE7" w:rsidRPr="009F4405" w:rsidRDefault="001F3C7E" w:rsidP="002E2C8A">
      <w:pPr>
        <w:pStyle w:val="bullet10"/>
        <w:rPr>
          <w:b/>
          <w:bCs/>
          <w:lang w:eastAsia="nl-BE"/>
        </w:rPr>
      </w:pPr>
      <w:r w:rsidRPr="009F4405">
        <w:rPr>
          <w:b/>
          <w:bCs/>
          <w:lang w:eastAsia="nl-BE"/>
        </w:rPr>
        <w:t>Strengths</w:t>
      </w:r>
      <w:r w:rsidR="00CF3ABA" w:rsidRPr="009F4405">
        <w:rPr>
          <w:b/>
          <w:bCs/>
          <w:lang w:eastAsia="nl-BE"/>
        </w:rPr>
        <w:t xml:space="preserve">: </w:t>
      </w:r>
    </w:p>
    <w:p w14:paraId="16EA5E49" w14:textId="229EFB01" w:rsidR="00A55DE7" w:rsidRPr="009F4405" w:rsidRDefault="00A55DE7">
      <w:pPr>
        <w:pStyle w:val="bullet10"/>
        <w:numPr>
          <w:ilvl w:val="1"/>
          <w:numId w:val="36"/>
        </w:numPr>
        <w:ind w:left="1077" w:hanging="357"/>
        <w:rPr>
          <w:sz w:val="18"/>
          <w:szCs w:val="22"/>
          <w:lang w:eastAsia="nl-BE"/>
        </w:rPr>
      </w:pPr>
      <w:r w:rsidRPr="009F4405">
        <w:rPr>
          <w:b/>
          <w:bCs/>
          <w:sz w:val="18"/>
          <w:szCs w:val="22"/>
          <w:lang w:eastAsia="nl-BE"/>
        </w:rPr>
        <w:t>CSG as the cornerstone of European launch capability:</w:t>
      </w:r>
      <w:r w:rsidRPr="009F4405">
        <w:rPr>
          <w:sz w:val="18"/>
          <w:szCs w:val="22"/>
          <w:lang w:eastAsia="nl-BE"/>
        </w:rPr>
        <w:t xml:space="preserve"> The Guiana Space Centre (CSG) represents the core strength of Europe’s launch infrastructure, offering optimal equatorial positioning that maximises payload performance and enables access to all orbital inclinations. It remains the only European-controlled site capable of supporting </w:t>
      </w:r>
      <w:r w:rsidR="005D2ABE" w:rsidRPr="009F4405">
        <w:rPr>
          <w:sz w:val="18"/>
          <w:szCs w:val="22"/>
          <w:lang w:eastAsia="nl-BE"/>
        </w:rPr>
        <w:t xml:space="preserve">medium and </w:t>
      </w:r>
      <w:r w:rsidRPr="009F4405">
        <w:rPr>
          <w:sz w:val="18"/>
          <w:szCs w:val="22"/>
          <w:lang w:eastAsia="nl-BE"/>
        </w:rPr>
        <w:t xml:space="preserve">heavy-lift orbital launches, making it central to Europe’s autonomous access to space. CSG benefits from a deeply integrated infrastructure combining launch pads, payload processing facilities, propellant production units, and logistics systems. </w:t>
      </w:r>
      <w:r w:rsidR="0069066C" w:rsidRPr="009F4405">
        <w:rPr>
          <w:sz w:val="18"/>
          <w:szCs w:val="22"/>
          <w:lang w:eastAsia="nl-BE"/>
        </w:rPr>
        <w:t>[</w:t>
      </w:r>
      <w:r w:rsidR="00C23CBB">
        <w:rPr>
          <w:sz w:val="18"/>
          <w:szCs w:val="22"/>
          <w:lang w:eastAsia="nl-BE"/>
        </w:rPr>
        <w:t>A01</w:t>
      </w:r>
      <w:r w:rsidR="0069066C" w:rsidRPr="009F4405">
        <w:rPr>
          <w:sz w:val="18"/>
          <w:szCs w:val="22"/>
          <w:lang w:eastAsia="nl-BE"/>
        </w:rPr>
        <w:t xml:space="preserve">, </w:t>
      </w:r>
      <w:r w:rsidR="00F100C9">
        <w:rPr>
          <w:sz w:val="18"/>
          <w:szCs w:val="22"/>
          <w:lang w:eastAsia="nl-BE"/>
        </w:rPr>
        <w:t>A02</w:t>
      </w:r>
      <w:r w:rsidR="0069066C" w:rsidRPr="009F4405">
        <w:rPr>
          <w:sz w:val="18"/>
          <w:szCs w:val="22"/>
          <w:lang w:eastAsia="nl-BE"/>
        </w:rPr>
        <w:t xml:space="preserve">, </w:t>
      </w:r>
      <w:r w:rsidR="00F100C9">
        <w:rPr>
          <w:sz w:val="18"/>
          <w:szCs w:val="22"/>
          <w:lang w:eastAsia="nl-BE"/>
        </w:rPr>
        <w:t>A11</w:t>
      </w:r>
      <w:r w:rsidR="0069066C" w:rsidRPr="009F4405">
        <w:rPr>
          <w:sz w:val="18"/>
          <w:szCs w:val="22"/>
          <w:lang w:eastAsia="nl-BE"/>
        </w:rPr>
        <w:t>]</w:t>
      </w:r>
    </w:p>
    <w:p w14:paraId="382FC726" w14:textId="0D6CC2DD" w:rsidR="00A55DE7" w:rsidRPr="009F4405" w:rsidRDefault="00A55DE7">
      <w:pPr>
        <w:pStyle w:val="bullet10"/>
        <w:numPr>
          <w:ilvl w:val="1"/>
          <w:numId w:val="36"/>
        </w:numPr>
        <w:ind w:left="1077" w:hanging="357"/>
        <w:rPr>
          <w:sz w:val="18"/>
          <w:szCs w:val="22"/>
          <w:lang w:eastAsia="nl-BE"/>
        </w:rPr>
      </w:pPr>
      <w:r w:rsidRPr="009F4405">
        <w:rPr>
          <w:b/>
          <w:bCs/>
          <w:sz w:val="18"/>
          <w:szCs w:val="22"/>
          <w:lang w:eastAsia="nl-BE"/>
        </w:rPr>
        <w:lastRenderedPageBreak/>
        <w:t>Complementary orbital access from mainland spaceports:</w:t>
      </w:r>
      <w:r w:rsidRPr="009F4405">
        <w:rPr>
          <w:sz w:val="18"/>
          <w:szCs w:val="22"/>
          <w:lang w:eastAsia="nl-BE"/>
        </w:rPr>
        <w:t xml:space="preserve"> Mainland European spaceports provide strategically relevant complementary capabilities. Sites such as Andøya and Esrange are optimised for polar and sun-synchronous missions, with Andøya offering access to inclinations of approximately 90° to 110.6° (i.e., Pad A and planned Pad B). This complements CSG’s eastward launches for low-inclination orbits, creating a geographically diversified orbital access profile at European level. Esrange’s LC-3 orbital complex </w:t>
      </w:r>
      <w:r w:rsidR="00F3768E" w:rsidRPr="009F4405">
        <w:rPr>
          <w:sz w:val="18"/>
          <w:szCs w:val="22"/>
          <w:lang w:eastAsia="nl-BE"/>
        </w:rPr>
        <w:t>will feature</w:t>
      </w:r>
      <w:r w:rsidRPr="009F4405">
        <w:rPr>
          <w:sz w:val="18"/>
          <w:szCs w:val="22"/>
          <w:lang w:eastAsia="nl-BE"/>
        </w:rPr>
        <w:t xml:space="preserve"> three pads (LC-3A, B, C) serving different vehicle classes, integrated via a central Launch Vehicle Integration Building (LVIB) for parallel campaigns. Similarly, SaxaVord plans multiple pads to host various small launchers concurrently. This multi-user pad approach promises flexible allocation of infrastructure and more frequent launches, moving Europe toward sustained operations</w:t>
      </w:r>
      <w:r w:rsidR="00F522B4" w:rsidRPr="009F4405">
        <w:rPr>
          <w:sz w:val="18"/>
          <w:szCs w:val="22"/>
          <w:lang w:eastAsia="nl-BE"/>
        </w:rPr>
        <w:t>. [</w:t>
      </w:r>
      <w:r w:rsidR="00F100C9">
        <w:rPr>
          <w:sz w:val="18"/>
          <w:szCs w:val="22"/>
          <w:lang w:eastAsia="nl-BE"/>
        </w:rPr>
        <w:t>A03</w:t>
      </w:r>
      <w:r w:rsidR="00F522B4" w:rsidRPr="009F4405" w:rsidDel="00096707">
        <w:rPr>
          <w:sz w:val="18"/>
          <w:szCs w:val="22"/>
          <w:lang w:eastAsia="nl-BE"/>
        </w:rPr>
        <w:t xml:space="preserve">, </w:t>
      </w:r>
      <w:r w:rsidR="00F100C9">
        <w:rPr>
          <w:sz w:val="18"/>
          <w:szCs w:val="22"/>
          <w:lang w:eastAsia="nl-BE"/>
        </w:rPr>
        <w:t>A04</w:t>
      </w:r>
      <w:r w:rsidR="00F522B4" w:rsidRPr="009F4405">
        <w:rPr>
          <w:sz w:val="18"/>
          <w:szCs w:val="22"/>
          <w:lang w:eastAsia="nl-BE"/>
        </w:rPr>
        <w:t>]</w:t>
      </w:r>
    </w:p>
    <w:p w14:paraId="19ECB7F6" w14:textId="445F1008" w:rsidR="00013DBE" w:rsidRPr="009F4405" w:rsidRDefault="00C1274D">
      <w:pPr>
        <w:pStyle w:val="bullet10"/>
        <w:numPr>
          <w:ilvl w:val="1"/>
          <w:numId w:val="36"/>
        </w:numPr>
        <w:ind w:left="1077" w:hanging="357"/>
        <w:rPr>
          <w:sz w:val="18"/>
          <w:szCs w:val="22"/>
          <w:lang w:eastAsia="nl-BE"/>
        </w:rPr>
      </w:pPr>
      <w:r w:rsidRPr="009F4405">
        <w:rPr>
          <w:b/>
          <w:bCs/>
          <w:sz w:val="18"/>
          <w:szCs w:val="22"/>
          <w:lang w:eastAsia="nl-BE"/>
        </w:rPr>
        <w:t>Further development of multi-user launch infrastructure</w:t>
      </w:r>
      <w:r w:rsidR="00B5293F" w:rsidRPr="009F4405">
        <w:rPr>
          <w:b/>
          <w:bCs/>
          <w:sz w:val="18"/>
          <w:szCs w:val="22"/>
          <w:lang w:eastAsia="nl-BE"/>
        </w:rPr>
        <w:t>s</w:t>
      </w:r>
      <w:r w:rsidR="00A55DE7" w:rsidRPr="009F4405">
        <w:rPr>
          <w:b/>
          <w:bCs/>
          <w:sz w:val="18"/>
          <w:szCs w:val="22"/>
          <w:lang w:eastAsia="nl-BE"/>
        </w:rPr>
        <w:t xml:space="preserve">: </w:t>
      </w:r>
      <w:r w:rsidR="0048449F" w:rsidRPr="009F4405">
        <w:rPr>
          <w:sz w:val="18"/>
          <w:szCs w:val="22"/>
          <w:lang w:eastAsia="nl-BE"/>
        </w:rPr>
        <w:t xml:space="preserve">Europe already has experience with multi-pad launch infrastructure, notably at CSG, but this capability can be further developed and adapted to support higher cadence, more diverse launch vehicles and more flexible multi-operator use. </w:t>
      </w:r>
      <w:r w:rsidR="00A55DE7" w:rsidRPr="009F4405">
        <w:rPr>
          <w:sz w:val="18"/>
          <w:szCs w:val="22"/>
          <w:lang w:eastAsia="nl-BE"/>
        </w:rPr>
        <w:t xml:space="preserve">For example, Andøya currently operates Pad A and plans Pad B, with the longer-term objective of supporting around 30 launches per year, equivalent to roughly one launch every two weeks. </w:t>
      </w:r>
      <w:r w:rsidR="00B679C7" w:rsidRPr="009F4405">
        <w:rPr>
          <w:sz w:val="18"/>
          <w:szCs w:val="22"/>
          <w:lang w:eastAsia="nl-BE"/>
        </w:rPr>
        <w:t xml:space="preserve">Additionally, </w:t>
      </w:r>
      <w:r w:rsidR="00B54EFA" w:rsidRPr="009F4405">
        <w:rPr>
          <w:sz w:val="18"/>
          <w:szCs w:val="22"/>
          <w:lang w:eastAsia="nl-BE"/>
        </w:rPr>
        <w:t xml:space="preserve">Santa Maria strengthens Europe’s potential launch-site diversity by offering an EU-based Atlantic location positioned between Europe and America, with simplified airspace conditions and planned access to SSO, polar and lower-inclination trajectories. </w:t>
      </w:r>
      <w:r w:rsidR="00D02AF7" w:rsidRPr="009F4405">
        <w:rPr>
          <w:sz w:val="18"/>
          <w:szCs w:val="22"/>
          <w:lang w:eastAsia="nl-BE"/>
        </w:rPr>
        <w:t>[</w:t>
      </w:r>
      <w:r w:rsidR="00F100C9">
        <w:rPr>
          <w:sz w:val="18"/>
          <w:szCs w:val="22"/>
          <w:lang w:eastAsia="nl-BE"/>
        </w:rPr>
        <w:t>A02</w:t>
      </w:r>
      <w:r w:rsidR="00D02AF7" w:rsidRPr="009F4405">
        <w:rPr>
          <w:sz w:val="18"/>
          <w:szCs w:val="22"/>
          <w:lang w:eastAsia="nl-BE"/>
        </w:rPr>
        <w:t xml:space="preserve">, </w:t>
      </w:r>
      <w:r w:rsidR="00F100C9">
        <w:rPr>
          <w:sz w:val="18"/>
          <w:szCs w:val="22"/>
          <w:lang w:eastAsia="nl-BE"/>
        </w:rPr>
        <w:t>A10</w:t>
      </w:r>
      <w:r w:rsidR="00D02AF7" w:rsidRPr="009F4405">
        <w:rPr>
          <w:sz w:val="18"/>
          <w:szCs w:val="22"/>
          <w:lang w:eastAsia="nl-BE"/>
        </w:rPr>
        <w:t xml:space="preserve">, </w:t>
      </w:r>
      <w:r w:rsidR="00F100C9">
        <w:rPr>
          <w:sz w:val="18"/>
          <w:szCs w:val="22"/>
          <w:lang w:eastAsia="nl-BE"/>
        </w:rPr>
        <w:t>A14</w:t>
      </w:r>
      <w:r w:rsidR="00D02AF7" w:rsidRPr="009F4405">
        <w:rPr>
          <w:sz w:val="18"/>
          <w:szCs w:val="22"/>
          <w:lang w:eastAsia="nl-BE"/>
        </w:rPr>
        <w:t>]</w:t>
      </w:r>
    </w:p>
    <w:p w14:paraId="4C34C4C1" w14:textId="77777777" w:rsidR="0015653A" w:rsidRPr="009F4405" w:rsidRDefault="0015653A" w:rsidP="0015653A">
      <w:pPr>
        <w:pStyle w:val="bullet10"/>
        <w:numPr>
          <w:ilvl w:val="0"/>
          <w:numId w:val="0"/>
        </w:numPr>
        <w:ind w:left="1077"/>
        <w:rPr>
          <w:sz w:val="18"/>
          <w:szCs w:val="22"/>
          <w:lang w:eastAsia="nl-BE"/>
        </w:rPr>
      </w:pPr>
    </w:p>
    <w:p w14:paraId="4667874A" w14:textId="497DDDC2" w:rsidR="00013DBE" w:rsidRPr="009F4405" w:rsidRDefault="00013DBE" w:rsidP="001B5CE4">
      <w:pPr>
        <w:pStyle w:val="bullet10"/>
        <w:rPr>
          <w:b/>
          <w:bCs/>
          <w:lang w:eastAsia="nl-BE"/>
        </w:rPr>
      </w:pPr>
      <w:r w:rsidRPr="009F4405">
        <w:rPr>
          <w:b/>
          <w:bCs/>
          <w:lang w:eastAsia="nl-BE"/>
        </w:rPr>
        <w:t>Weaknesses</w:t>
      </w:r>
      <w:r w:rsidR="007C63B8" w:rsidRPr="009F4405">
        <w:rPr>
          <w:b/>
          <w:bCs/>
          <w:lang w:eastAsia="nl-BE"/>
        </w:rPr>
        <w:t>:</w:t>
      </w:r>
    </w:p>
    <w:p w14:paraId="0CBE0B16" w14:textId="2DFD1042" w:rsidR="00013DBE" w:rsidRPr="009F4405" w:rsidRDefault="00013DBE">
      <w:pPr>
        <w:pStyle w:val="bullet10"/>
        <w:numPr>
          <w:ilvl w:val="1"/>
          <w:numId w:val="36"/>
        </w:numPr>
        <w:ind w:left="1077" w:hanging="357"/>
        <w:rPr>
          <w:b/>
          <w:bCs/>
          <w:sz w:val="18"/>
          <w:szCs w:val="22"/>
          <w:lang w:eastAsia="nl-BE"/>
        </w:rPr>
      </w:pPr>
      <w:r w:rsidRPr="009F4405">
        <w:rPr>
          <w:b/>
          <w:bCs/>
          <w:sz w:val="18"/>
          <w:szCs w:val="22"/>
          <w:lang w:eastAsia="nl-BE"/>
        </w:rPr>
        <w:t xml:space="preserve">Structural dependence on a single </w:t>
      </w:r>
      <w:r w:rsidR="00BC42F4" w:rsidRPr="009F4405">
        <w:rPr>
          <w:b/>
          <w:bCs/>
          <w:sz w:val="18"/>
          <w:szCs w:val="22"/>
          <w:lang w:eastAsia="nl-BE"/>
        </w:rPr>
        <w:t>fully operational heavy-lift launch hub</w:t>
      </w:r>
      <w:r w:rsidRPr="009F4405">
        <w:rPr>
          <w:b/>
          <w:bCs/>
          <w:sz w:val="18"/>
          <w:szCs w:val="22"/>
          <w:lang w:eastAsia="nl-BE"/>
        </w:rPr>
        <w:t xml:space="preserve">: </w:t>
      </w:r>
      <w:r w:rsidR="00046277" w:rsidRPr="009F4405">
        <w:rPr>
          <w:sz w:val="18"/>
          <w:szCs w:val="22"/>
          <w:lang w:eastAsia="nl-BE"/>
        </w:rPr>
        <w:t>Europe remains highly dependent on CSG, which is currently the only fully operational European-controlled orbital launch site capable of supporting</w:t>
      </w:r>
      <w:r w:rsidR="00012FB7" w:rsidRPr="009F4405">
        <w:rPr>
          <w:sz w:val="18"/>
          <w:szCs w:val="22"/>
          <w:lang w:eastAsia="nl-BE"/>
        </w:rPr>
        <w:t xml:space="preserve"> up to</w:t>
      </w:r>
      <w:r w:rsidR="00046277" w:rsidRPr="009F4405">
        <w:rPr>
          <w:sz w:val="18"/>
          <w:szCs w:val="22"/>
          <w:lang w:eastAsia="nl-BE"/>
        </w:rPr>
        <w:t xml:space="preserve"> heavy-lift launches and low-inclination missions</w:t>
      </w:r>
      <w:r w:rsidRPr="009F4405">
        <w:rPr>
          <w:sz w:val="18"/>
          <w:szCs w:val="22"/>
          <w:lang w:eastAsia="nl-BE"/>
        </w:rPr>
        <w:t xml:space="preserve">. No mainland European site can replicate this performance due to geographic constraints such as latitude, population density, and safety considerations. </w:t>
      </w:r>
      <w:r w:rsidR="00AE60E6" w:rsidRPr="009F4405">
        <w:rPr>
          <w:sz w:val="18"/>
          <w:szCs w:val="22"/>
          <w:lang w:eastAsia="nl-BE"/>
        </w:rPr>
        <w:t xml:space="preserve">While emerging launch sites such as Andøya, SaxaVord and Esrange are expanding Europe’s launch infrastructure and increasing capacity for small-launch operations, they primarily target polar and sun-synchronous trajectories and do not currently provide a direct substitute for the capabilities offered by CSG. </w:t>
      </w:r>
      <w:r w:rsidRPr="009F4405">
        <w:rPr>
          <w:sz w:val="18"/>
          <w:szCs w:val="22"/>
          <w:lang w:eastAsia="nl-BE"/>
        </w:rPr>
        <w:t>This creates a structural single-point dependency</w:t>
      </w:r>
      <w:r w:rsidR="003D1DBF" w:rsidRPr="009F4405">
        <w:rPr>
          <w:sz w:val="18"/>
          <w:szCs w:val="22"/>
          <w:lang w:eastAsia="nl-BE"/>
        </w:rPr>
        <w:t xml:space="preserve"> (currently)</w:t>
      </w:r>
      <w:r w:rsidRPr="009F4405">
        <w:rPr>
          <w:sz w:val="18"/>
          <w:szCs w:val="22"/>
          <w:lang w:eastAsia="nl-BE"/>
        </w:rPr>
        <w:t xml:space="preserve"> in European access to space.</w:t>
      </w:r>
      <w:r w:rsidR="00B208F5" w:rsidRPr="009F4405">
        <w:rPr>
          <w:sz w:val="18"/>
          <w:szCs w:val="22"/>
          <w:lang w:eastAsia="nl-BE"/>
        </w:rPr>
        <w:t xml:space="preserve"> </w:t>
      </w:r>
      <w:r w:rsidR="00D02AF7" w:rsidRPr="009F4405">
        <w:rPr>
          <w:sz w:val="18"/>
          <w:szCs w:val="22"/>
          <w:lang w:eastAsia="nl-BE"/>
        </w:rPr>
        <w:t>[</w:t>
      </w:r>
      <w:r w:rsidR="00C23CBB">
        <w:rPr>
          <w:sz w:val="18"/>
          <w:szCs w:val="22"/>
          <w:lang w:eastAsia="nl-BE"/>
        </w:rPr>
        <w:t>A01</w:t>
      </w:r>
      <w:r w:rsidR="00D02AF7" w:rsidRPr="009F4405">
        <w:rPr>
          <w:sz w:val="18"/>
          <w:szCs w:val="22"/>
          <w:lang w:eastAsia="nl-BE"/>
        </w:rPr>
        <w:t>,</w:t>
      </w:r>
      <w:r w:rsidR="00D02AF7" w:rsidRPr="009F4405" w:rsidDel="00467395">
        <w:rPr>
          <w:sz w:val="18"/>
          <w:szCs w:val="22"/>
          <w:lang w:eastAsia="nl-BE"/>
        </w:rPr>
        <w:t xml:space="preserve"> </w:t>
      </w:r>
      <w:r w:rsidR="00F100C9">
        <w:rPr>
          <w:sz w:val="18"/>
          <w:szCs w:val="22"/>
          <w:lang w:eastAsia="nl-BE"/>
        </w:rPr>
        <w:t>A04</w:t>
      </w:r>
      <w:r w:rsidR="00D02AF7" w:rsidRPr="009F4405" w:rsidDel="00467395">
        <w:rPr>
          <w:sz w:val="18"/>
          <w:szCs w:val="22"/>
          <w:lang w:eastAsia="nl-BE"/>
        </w:rPr>
        <w:t xml:space="preserve">, </w:t>
      </w:r>
      <w:r w:rsidR="00F100C9">
        <w:rPr>
          <w:sz w:val="18"/>
          <w:szCs w:val="22"/>
          <w:lang w:eastAsia="nl-BE"/>
        </w:rPr>
        <w:t>A11</w:t>
      </w:r>
      <w:r w:rsidR="00D02AF7" w:rsidRPr="009F4405" w:rsidDel="00467395">
        <w:rPr>
          <w:sz w:val="18"/>
          <w:szCs w:val="22"/>
          <w:lang w:eastAsia="nl-BE"/>
        </w:rPr>
        <w:t>, C</w:t>
      </w:r>
      <w:r w:rsidR="00EA5E86">
        <w:rPr>
          <w:sz w:val="18"/>
          <w:szCs w:val="22"/>
          <w:lang w:eastAsia="nl-BE"/>
        </w:rPr>
        <w:t>C03</w:t>
      </w:r>
      <w:r w:rsidR="00D02AF7" w:rsidRPr="009F4405">
        <w:rPr>
          <w:sz w:val="18"/>
          <w:szCs w:val="22"/>
          <w:lang w:eastAsia="nl-BE"/>
        </w:rPr>
        <w:t>]</w:t>
      </w:r>
    </w:p>
    <w:p w14:paraId="71BBFF5D" w14:textId="23F4E62E" w:rsidR="00013DBE" w:rsidRPr="009F4405" w:rsidRDefault="00013DBE">
      <w:pPr>
        <w:pStyle w:val="bullet10"/>
        <w:numPr>
          <w:ilvl w:val="1"/>
          <w:numId w:val="36"/>
        </w:numPr>
        <w:ind w:left="1077" w:hanging="357"/>
        <w:rPr>
          <w:b/>
          <w:bCs/>
          <w:sz w:val="18"/>
          <w:szCs w:val="22"/>
          <w:lang w:eastAsia="nl-BE"/>
        </w:rPr>
      </w:pPr>
      <w:r w:rsidRPr="009F4405">
        <w:rPr>
          <w:b/>
          <w:bCs/>
          <w:sz w:val="18"/>
          <w:szCs w:val="22"/>
          <w:lang w:eastAsia="nl-BE"/>
        </w:rPr>
        <w:t xml:space="preserve">Launch cadence constrained by range and infrastructure limits: </w:t>
      </w:r>
      <w:r w:rsidRPr="009F4405">
        <w:rPr>
          <w:sz w:val="18"/>
          <w:szCs w:val="22"/>
          <w:lang w:eastAsia="nl-BE"/>
        </w:rPr>
        <w:t>Even under favourable assumptions, launch cadence at CSG is inherently limited. Operational constraints impose a minimum delay between launches on the order of 8 to 10 days due to range safety, preparation, and clearance requirements. This translates into a theoretical maximum of roughly 40 launches per year</w:t>
      </w:r>
      <w:r w:rsidR="00453552" w:rsidRPr="009F4405">
        <w:rPr>
          <w:sz w:val="18"/>
          <w:szCs w:val="22"/>
          <w:lang w:eastAsia="nl-BE"/>
        </w:rPr>
        <w:t xml:space="preserve"> in the future</w:t>
      </w:r>
      <w:r w:rsidRPr="009F4405">
        <w:rPr>
          <w:sz w:val="18"/>
          <w:szCs w:val="22"/>
          <w:lang w:eastAsia="nl-BE"/>
        </w:rPr>
        <w:t>, which is further reduced in practice by weather conditions, payload-specific launch windows, and operational disruptions. As a result, projected future demand</w:t>
      </w:r>
      <w:r w:rsidR="0096284F" w:rsidRPr="009F4405">
        <w:rPr>
          <w:sz w:val="18"/>
          <w:szCs w:val="22"/>
          <w:lang w:eastAsia="nl-BE"/>
        </w:rPr>
        <w:t xml:space="preserve"> (</w:t>
      </w:r>
      <w:r w:rsidR="008D217E" w:rsidRPr="009F4405">
        <w:rPr>
          <w:sz w:val="18"/>
          <w:szCs w:val="22"/>
          <w:lang w:eastAsia="nl-BE"/>
        </w:rPr>
        <w:t>Chapter 4.1)</w:t>
      </w:r>
      <w:r w:rsidRPr="009F4405">
        <w:rPr>
          <w:sz w:val="18"/>
          <w:szCs w:val="22"/>
          <w:lang w:eastAsia="nl-BE"/>
        </w:rPr>
        <w:t xml:space="preserve"> cannot be met by CSG alone.</w:t>
      </w:r>
      <w:r w:rsidR="007253FE" w:rsidRPr="009F4405">
        <w:rPr>
          <w:sz w:val="18"/>
          <w:szCs w:val="22"/>
          <w:lang w:eastAsia="nl-BE"/>
        </w:rPr>
        <w:t xml:space="preserve"> [</w:t>
      </w:r>
      <w:r w:rsidR="00F100C9">
        <w:rPr>
          <w:sz w:val="18"/>
          <w:szCs w:val="22"/>
          <w:lang w:eastAsia="nl-BE"/>
        </w:rPr>
        <w:t>A02</w:t>
      </w:r>
      <w:r w:rsidR="007253FE" w:rsidRPr="009F4405">
        <w:rPr>
          <w:sz w:val="18"/>
          <w:szCs w:val="22"/>
          <w:lang w:eastAsia="nl-BE"/>
        </w:rPr>
        <w:t xml:space="preserve">, </w:t>
      </w:r>
      <w:r w:rsidR="00F100C9">
        <w:rPr>
          <w:sz w:val="18"/>
          <w:szCs w:val="22"/>
          <w:lang w:eastAsia="nl-BE"/>
        </w:rPr>
        <w:t>A15</w:t>
      </w:r>
      <w:r w:rsidR="007253FE" w:rsidRPr="009F4405">
        <w:rPr>
          <w:sz w:val="18"/>
          <w:szCs w:val="22"/>
          <w:lang w:eastAsia="nl-BE"/>
        </w:rPr>
        <w:t xml:space="preserve">, </w:t>
      </w:r>
      <w:r w:rsidR="00F100C9">
        <w:rPr>
          <w:sz w:val="18"/>
          <w:szCs w:val="22"/>
          <w:lang w:eastAsia="nl-BE"/>
        </w:rPr>
        <w:t>A17</w:t>
      </w:r>
      <w:r w:rsidR="007253FE" w:rsidRPr="009F4405">
        <w:rPr>
          <w:sz w:val="18"/>
          <w:szCs w:val="22"/>
          <w:lang w:eastAsia="nl-BE"/>
        </w:rPr>
        <w:t xml:space="preserve">, </w:t>
      </w:r>
      <w:r w:rsidR="0003468C">
        <w:rPr>
          <w:sz w:val="18"/>
          <w:szCs w:val="22"/>
          <w:lang w:eastAsia="nl-BE"/>
        </w:rPr>
        <w:t>B05</w:t>
      </w:r>
      <w:r w:rsidR="007253FE" w:rsidRPr="009F4405">
        <w:rPr>
          <w:sz w:val="18"/>
          <w:szCs w:val="22"/>
          <w:lang w:eastAsia="nl-BE"/>
        </w:rPr>
        <w:t xml:space="preserve">, </w:t>
      </w:r>
      <w:r w:rsidR="0018674D">
        <w:rPr>
          <w:sz w:val="18"/>
          <w:szCs w:val="22"/>
          <w:lang w:eastAsia="nl-BE"/>
        </w:rPr>
        <w:t>D04</w:t>
      </w:r>
      <w:r w:rsidR="007253FE" w:rsidRPr="009F4405">
        <w:rPr>
          <w:sz w:val="18"/>
          <w:szCs w:val="22"/>
          <w:lang w:eastAsia="nl-BE"/>
        </w:rPr>
        <w:t xml:space="preserve">, </w:t>
      </w:r>
      <w:r w:rsidR="0018674D">
        <w:rPr>
          <w:sz w:val="18"/>
          <w:szCs w:val="22"/>
          <w:lang w:eastAsia="nl-BE"/>
        </w:rPr>
        <w:t>D08</w:t>
      </w:r>
      <w:r w:rsidR="007253FE" w:rsidRPr="009F4405">
        <w:rPr>
          <w:sz w:val="18"/>
          <w:szCs w:val="22"/>
          <w:lang w:eastAsia="nl-BE"/>
        </w:rPr>
        <w:t xml:space="preserve">, </w:t>
      </w:r>
      <w:r w:rsidR="0018674D">
        <w:rPr>
          <w:sz w:val="18"/>
          <w:szCs w:val="22"/>
          <w:lang w:eastAsia="nl-BE"/>
        </w:rPr>
        <w:t>D09</w:t>
      </w:r>
      <w:r w:rsidR="007253FE" w:rsidRPr="009F4405">
        <w:rPr>
          <w:sz w:val="18"/>
          <w:szCs w:val="22"/>
          <w:lang w:eastAsia="nl-BE"/>
        </w:rPr>
        <w:t>]</w:t>
      </w:r>
    </w:p>
    <w:p w14:paraId="544091B6" w14:textId="6A65B622" w:rsidR="00013DBE" w:rsidRPr="009F4405" w:rsidRDefault="00013DBE">
      <w:pPr>
        <w:pStyle w:val="bullet10"/>
        <w:numPr>
          <w:ilvl w:val="1"/>
          <w:numId w:val="36"/>
        </w:numPr>
        <w:ind w:left="1077" w:hanging="357"/>
        <w:rPr>
          <w:b/>
          <w:bCs/>
          <w:sz w:val="18"/>
          <w:szCs w:val="22"/>
          <w:lang w:eastAsia="nl-BE"/>
        </w:rPr>
      </w:pPr>
      <w:r w:rsidRPr="009F4405">
        <w:rPr>
          <w:b/>
          <w:bCs/>
          <w:sz w:val="18"/>
          <w:szCs w:val="22"/>
          <w:lang w:eastAsia="nl-BE"/>
        </w:rPr>
        <w:t>Critical bottlenecks in supporting infrastructure</w:t>
      </w:r>
      <w:r w:rsidR="00F41E36" w:rsidRPr="009F4405">
        <w:rPr>
          <w:b/>
          <w:bCs/>
          <w:sz w:val="18"/>
          <w:szCs w:val="22"/>
          <w:lang w:eastAsia="nl-BE"/>
        </w:rPr>
        <w:t xml:space="preserve"> and operational integration:</w:t>
      </w:r>
      <w:r w:rsidR="00F41E36" w:rsidRPr="009F4405">
        <w:rPr>
          <w:sz w:val="18"/>
          <w:szCs w:val="22"/>
          <w:lang w:eastAsia="nl-BE"/>
        </w:rPr>
        <w:t xml:space="preserve"> Launch capacity is strongly constrained by supporting infrastructure rather than launch pads alone. Clean rooms, payload integration facilities, satellite storage, and propellant handling systems are identified as key bottlenecks. In particular, clean room availability is seen as a primary limiting factor under higher launch cadence scenarios, highlighting that launch facilities must be assessed as integrated systems. The integration of new launch providers at CSG also adds an operational and safety dimension to this constraint: opening CSG is not only a matter of allocating infrastructure, but also of ensuring that new entrants understand and comply with established spaceport rules, safety requirements and operational procedures.</w:t>
      </w:r>
      <w:r w:rsidR="007253FE" w:rsidRPr="009F4405">
        <w:rPr>
          <w:sz w:val="18"/>
          <w:szCs w:val="22"/>
          <w:lang w:eastAsia="nl-BE"/>
        </w:rPr>
        <w:t xml:space="preserve"> [</w:t>
      </w:r>
      <w:r w:rsidR="00F100C9">
        <w:rPr>
          <w:sz w:val="18"/>
          <w:szCs w:val="22"/>
          <w:lang w:eastAsia="nl-BE"/>
        </w:rPr>
        <w:t>A14</w:t>
      </w:r>
      <w:r w:rsidR="007253FE" w:rsidRPr="009F4405">
        <w:rPr>
          <w:sz w:val="18"/>
          <w:szCs w:val="22"/>
          <w:lang w:eastAsia="nl-BE"/>
        </w:rPr>
        <w:t xml:space="preserve">, </w:t>
      </w:r>
      <w:r w:rsidR="00EA5E86">
        <w:rPr>
          <w:sz w:val="18"/>
          <w:szCs w:val="22"/>
          <w:lang w:eastAsia="nl-BE"/>
        </w:rPr>
        <w:t>C07</w:t>
      </w:r>
      <w:r w:rsidR="007253FE" w:rsidRPr="009F4405">
        <w:rPr>
          <w:sz w:val="18"/>
          <w:szCs w:val="22"/>
          <w:lang w:eastAsia="nl-BE"/>
        </w:rPr>
        <w:t xml:space="preserve">, </w:t>
      </w:r>
      <w:r w:rsidR="00715731">
        <w:rPr>
          <w:sz w:val="18"/>
          <w:szCs w:val="22"/>
          <w:lang w:eastAsia="nl-BE"/>
        </w:rPr>
        <w:t>F05</w:t>
      </w:r>
      <w:r w:rsidR="007253FE" w:rsidRPr="009F4405">
        <w:rPr>
          <w:sz w:val="18"/>
          <w:szCs w:val="22"/>
          <w:lang w:eastAsia="nl-BE"/>
        </w:rPr>
        <w:t>]</w:t>
      </w:r>
    </w:p>
    <w:p w14:paraId="7228761E" w14:textId="0D4EE223" w:rsidR="00013DBE" w:rsidRPr="009F4405" w:rsidRDefault="00013DBE">
      <w:pPr>
        <w:pStyle w:val="bullet10"/>
        <w:numPr>
          <w:ilvl w:val="1"/>
          <w:numId w:val="36"/>
        </w:numPr>
        <w:ind w:left="1077" w:hanging="357"/>
        <w:rPr>
          <w:b/>
          <w:bCs/>
          <w:sz w:val="18"/>
          <w:szCs w:val="22"/>
          <w:lang w:eastAsia="nl-BE"/>
        </w:rPr>
      </w:pPr>
      <w:r w:rsidRPr="009F4405">
        <w:rPr>
          <w:b/>
          <w:bCs/>
          <w:sz w:val="18"/>
          <w:szCs w:val="22"/>
          <w:lang w:eastAsia="nl-BE"/>
        </w:rPr>
        <w:t xml:space="preserve">Immaturity of mainland orbital launch capability: </w:t>
      </w:r>
      <w:r w:rsidRPr="009F4405">
        <w:rPr>
          <w:sz w:val="18"/>
          <w:szCs w:val="22"/>
          <w:lang w:eastAsia="nl-BE"/>
        </w:rPr>
        <w:t>Although infrastructure exists at locations such as Andøya, Esrange,</w:t>
      </w:r>
      <w:r w:rsidR="00E61E81" w:rsidRPr="009F4405">
        <w:rPr>
          <w:sz w:val="18"/>
          <w:szCs w:val="22"/>
          <w:lang w:eastAsia="nl-BE"/>
        </w:rPr>
        <w:t xml:space="preserve"> </w:t>
      </w:r>
      <w:r w:rsidRPr="009F4405">
        <w:rPr>
          <w:sz w:val="18"/>
          <w:szCs w:val="22"/>
          <w:lang w:eastAsia="nl-BE"/>
        </w:rPr>
        <w:t>and SaxaVord, these sites currently lack mature, flight-proven European launch vehicles. This creates a disconnect between physical infrastructure and operational capability, limiting their contribution to short-term launch capacity.</w:t>
      </w:r>
      <w:r w:rsidR="006662FD" w:rsidRPr="009F4405">
        <w:rPr>
          <w:sz w:val="18"/>
          <w:szCs w:val="22"/>
          <w:lang w:eastAsia="nl-BE"/>
        </w:rPr>
        <w:t xml:space="preserve"> [</w:t>
      </w:r>
      <w:r w:rsidR="00F100C9">
        <w:rPr>
          <w:sz w:val="18"/>
          <w:szCs w:val="22"/>
          <w:lang w:eastAsia="nl-BE"/>
        </w:rPr>
        <w:t>A03</w:t>
      </w:r>
      <w:r w:rsidR="006662FD" w:rsidRPr="009F4405">
        <w:rPr>
          <w:sz w:val="18"/>
          <w:szCs w:val="22"/>
          <w:lang w:eastAsia="nl-BE"/>
        </w:rPr>
        <w:t xml:space="preserve">, </w:t>
      </w:r>
      <w:r w:rsidR="00F100C9">
        <w:rPr>
          <w:sz w:val="18"/>
          <w:szCs w:val="22"/>
          <w:lang w:eastAsia="nl-BE"/>
        </w:rPr>
        <w:t>A04</w:t>
      </w:r>
      <w:r w:rsidR="006662FD" w:rsidRPr="009F4405">
        <w:rPr>
          <w:sz w:val="18"/>
          <w:szCs w:val="22"/>
          <w:lang w:eastAsia="nl-BE"/>
        </w:rPr>
        <w:t xml:space="preserve">, </w:t>
      </w:r>
      <w:r w:rsidR="006B46EA">
        <w:rPr>
          <w:sz w:val="18"/>
          <w:szCs w:val="22"/>
          <w:lang w:eastAsia="nl-BE"/>
        </w:rPr>
        <w:t>E09</w:t>
      </w:r>
      <w:r w:rsidR="006662FD" w:rsidRPr="009F4405">
        <w:rPr>
          <w:sz w:val="18"/>
          <w:szCs w:val="22"/>
          <w:lang w:eastAsia="nl-BE"/>
        </w:rPr>
        <w:t>]</w:t>
      </w:r>
    </w:p>
    <w:p w14:paraId="154842E1" w14:textId="5B4DB9AB" w:rsidR="00013DBE" w:rsidRPr="009F4405" w:rsidRDefault="00013DBE">
      <w:pPr>
        <w:pStyle w:val="bullet10"/>
        <w:numPr>
          <w:ilvl w:val="1"/>
          <w:numId w:val="36"/>
        </w:numPr>
        <w:ind w:left="1077" w:hanging="357"/>
        <w:rPr>
          <w:b/>
          <w:bCs/>
          <w:sz w:val="18"/>
          <w:szCs w:val="22"/>
          <w:lang w:eastAsia="nl-BE"/>
        </w:rPr>
      </w:pPr>
      <w:r w:rsidRPr="009F4405">
        <w:rPr>
          <w:b/>
          <w:bCs/>
          <w:sz w:val="18"/>
          <w:szCs w:val="22"/>
          <w:lang w:eastAsia="nl-BE"/>
        </w:rPr>
        <w:t xml:space="preserve">Investment and business model constraints: </w:t>
      </w:r>
      <w:r w:rsidRPr="009F4405">
        <w:rPr>
          <w:sz w:val="18"/>
          <w:szCs w:val="22"/>
          <w:lang w:eastAsia="nl-BE"/>
        </w:rPr>
        <w:t>Emerging spaceports face structural funding challenges. For example, Andøya must secure customers before investing in new pads, while potential customers prefer existing infrastructure before committing. This creates a “chicken-and-egg” problem that slows down capacity expansion. Additionally, commercial requirements (e.g. expected returns of around 15%) increase costs for users and reduce competitiveness compared to publicly subsidised infrastructure.</w:t>
      </w:r>
      <w:r w:rsidR="00DD440A" w:rsidRPr="009F4405">
        <w:rPr>
          <w:sz w:val="18"/>
          <w:szCs w:val="22"/>
          <w:lang w:eastAsia="nl-BE"/>
        </w:rPr>
        <w:t xml:space="preserve"> The Atlantic Spaceport</w:t>
      </w:r>
      <w:r w:rsidR="00AA6939" w:rsidRPr="009F4405">
        <w:rPr>
          <w:sz w:val="18"/>
          <w:szCs w:val="22"/>
          <w:lang w:eastAsia="nl-BE"/>
        </w:rPr>
        <w:t xml:space="preserve"> (ASC)</w:t>
      </w:r>
      <w:r w:rsidR="00DD440A" w:rsidRPr="009F4405">
        <w:rPr>
          <w:sz w:val="18"/>
          <w:szCs w:val="22"/>
          <w:lang w:eastAsia="nl-BE"/>
        </w:rPr>
        <w:t xml:space="preserve"> faces a related challenge: its phased CAPEX is estimated at €10–15 million, but it remains a private initiative with no confirmed funding source yet, while EU and national funding are still under consideration and the funding timeline remains uncertain. Its development model therefore relies on early service provision and market-driven ramp-up, with initial launches planned </w:t>
      </w:r>
      <w:r w:rsidR="00AC3284" w:rsidRPr="009F4405">
        <w:rPr>
          <w:sz w:val="18"/>
          <w:szCs w:val="22"/>
          <w:lang w:eastAsia="nl-BE"/>
        </w:rPr>
        <w:t>to use</w:t>
      </w:r>
      <w:r w:rsidR="00DD440A" w:rsidRPr="009F4405">
        <w:rPr>
          <w:sz w:val="18"/>
          <w:szCs w:val="22"/>
          <w:lang w:eastAsia="nl-BE"/>
        </w:rPr>
        <w:t xml:space="preserve"> provisional infrastructure in 2026–2027 and full operational capability targeted around 2028. Financial viability also depends on reaching sufficient cadence: ASC estimates break-even at 6–7 launches per year, while its orbital-only contracted baseline is expected to reach around five launches per year from 2028 onward. </w:t>
      </w:r>
      <w:r w:rsidR="00615859" w:rsidRPr="009F4405">
        <w:rPr>
          <w:sz w:val="18"/>
          <w:szCs w:val="22"/>
          <w:lang w:eastAsia="nl-BE"/>
        </w:rPr>
        <w:t xml:space="preserve">This showcases </w:t>
      </w:r>
      <w:r w:rsidR="00DD440A" w:rsidRPr="009F4405">
        <w:rPr>
          <w:sz w:val="18"/>
          <w:szCs w:val="22"/>
          <w:lang w:eastAsia="nl-BE"/>
        </w:rPr>
        <w:t>a broader weakness for emerging commercial spaceports: privately operated sites must convert launch, testing, recovery and mission-support services into recurring demand while competing with publicly supported infrastructure.</w:t>
      </w:r>
      <w:r w:rsidR="0035741E" w:rsidRPr="009F4405">
        <w:rPr>
          <w:sz w:val="18"/>
          <w:szCs w:val="22"/>
          <w:lang w:eastAsia="nl-BE"/>
        </w:rPr>
        <w:t xml:space="preserve"> [</w:t>
      </w:r>
      <w:r w:rsidR="006B46EA">
        <w:rPr>
          <w:sz w:val="18"/>
          <w:szCs w:val="22"/>
          <w:lang w:eastAsia="nl-BE"/>
        </w:rPr>
        <w:t>E01</w:t>
      </w:r>
      <w:r w:rsidR="0035741E" w:rsidRPr="009F4405">
        <w:rPr>
          <w:sz w:val="18"/>
          <w:szCs w:val="22"/>
          <w:lang w:eastAsia="nl-BE"/>
        </w:rPr>
        <w:t xml:space="preserve">, </w:t>
      </w:r>
      <w:r w:rsidR="006B46EA">
        <w:rPr>
          <w:sz w:val="18"/>
          <w:szCs w:val="22"/>
          <w:lang w:eastAsia="nl-BE"/>
        </w:rPr>
        <w:t>E02</w:t>
      </w:r>
      <w:r w:rsidR="0035741E" w:rsidRPr="009F4405">
        <w:rPr>
          <w:sz w:val="18"/>
          <w:szCs w:val="22"/>
          <w:lang w:eastAsia="nl-BE"/>
        </w:rPr>
        <w:t xml:space="preserve">, </w:t>
      </w:r>
      <w:r w:rsidR="006B46EA">
        <w:rPr>
          <w:sz w:val="18"/>
          <w:szCs w:val="22"/>
          <w:lang w:eastAsia="nl-BE"/>
        </w:rPr>
        <w:t>E03</w:t>
      </w:r>
      <w:r w:rsidR="0035741E" w:rsidRPr="009F4405">
        <w:rPr>
          <w:sz w:val="18"/>
          <w:szCs w:val="22"/>
          <w:lang w:eastAsia="nl-BE"/>
        </w:rPr>
        <w:t xml:space="preserve">, </w:t>
      </w:r>
      <w:r w:rsidR="006B46EA">
        <w:rPr>
          <w:sz w:val="18"/>
          <w:szCs w:val="22"/>
          <w:lang w:eastAsia="nl-BE"/>
        </w:rPr>
        <w:t>E06</w:t>
      </w:r>
      <w:r w:rsidR="0035741E" w:rsidRPr="009F4405">
        <w:rPr>
          <w:sz w:val="18"/>
          <w:szCs w:val="22"/>
          <w:lang w:eastAsia="nl-BE"/>
        </w:rPr>
        <w:t xml:space="preserve">, </w:t>
      </w:r>
      <w:r w:rsidR="006B46EA">
        <w:rPr>
          <w:sz w:val="18"/>
          <w:szCs w:val="22"/>
          <w:lang w:eastAsia="nl-BE"/>
        </w:rPr>
        <w:t>E09</w:t>
      </w:r>
      <w:r w:rsidR="0035741E" w:rsidRPr="009F4405">
        <w:rPr>
          <w:sz w:val="18"/>
          <w:szCs w:val="22"/>
          <w:lang w:eastAsia="nl-BE"/>
        </w:rPr>
        <w:t xml:space="preserve">, </w:t>
      </w:r>
      <w:r w:rsidR="006B46EA">
        <w:rPr>
          <w:sz w:val="18"/>
          <w:szCs w:val="22"/>
          <w:lang w:eastAsia="nl-BE"/>
        </w:rPr>
        <w:t>E10</w:t>
      </w:r>
      <w:r w:rsidR="0035741E" w:rsidRPr="009F4405">
        <w:rPr>
          <w:sz w:val="18"/>
          <w:szCs w:val="22"/>
          <w:lang w:eastAsia="nl-BE"/>
        </w:rPr>
        <w:t xml:space="preserve">, </w:t>
      </w:r>
      <w:r w:rsidR="006B46EA">
        <w:rPr>
          <w:sz w:val="18"/>
          <w:szCs w:val="22"/>
          <w:lang w:eastAsia="nl-BE"/>
        </w:rPr>
        <w:t>E13</w:t>
      </w:r>
      <w:r w:rsidR="0035741E" w:rsidRPr="009F4405">
        <w:rPr>
          <w:sz w:val="18"/>
          <w:szCs w:val="22"/>
          <w:lang w:eastAsia="nl-BE"/>
        </w:rPr>
        <w:t xml:space="preserve">, </w:t>
      </w:r>
      <w:r w:rsidR="006B46EA">
        <w:rPr>
          <w:sz w:val="18"/>
          <w:szCs w:val="22"/>
          <w:lang w:eastAsia="nl-BE"/>
        </w:rPr>
        <w:t>E16</w:t>
      </w:r>
      <w:r w:rsidR="0035741E" w:rsidRPr="009F4405">
        <w:rPr>
          <w:sz w:val="18"/>
          <w:szCs w:val="22"/>
          <w:lang w:eastAsia="nl-BE"/>
        </w:rPr>
        <w:t>]</w:t>
      </w:r>
    </w:p>
    <w:p w14:paraId="2C85F26E" w14:textId="3F0E9F02" w:rsidR="00013DBE" w:rsidRPr="009F4405" w:rsidRDefault="00013DBE">
      <w:pPr>
        <w:pStyle w:val="bullet10"/>
        <w:numPr>
          <w:ilvl w:val="1"/>
          <w:numId w:val="36"/>
        </w:numPr>
        <w:ind w:left="1077" w:hanging="357"/>
        <w:rPr>
          <w:sz w:val="18"/>
          <w:szCs w:val="22"/>
          <w:lang w:eastAsia="nl-BE"/>
        </w:rPr>
      </w:pPr>
      <w:r w:rsidRPr="009F4405">
        <w:rPr>
          <w:b/>
          <w:bCs/>
          <w:sz w:val="18"/>
          <w:szCs w:val="22"/>
          <w:lang w:eastAsia="nl-BE"/>
        </w:rPr>
        <w:lastRenderedPageBreak/>
        <w:t xml:space="preserve">Fragmented licensing frameworks reducing operational efficiency: </w:t>
      </w:r>
      <w:r w:rsidRPr="009F4405">
        <w:rPr>
          <w:sz w:val="18"/>
          <w:szCs w:val="22"/>
          <w:lang w:eastAsia="nl-BE"/>
        </w:rPr>
        <w:t xml:space="preserve">Launch authorisation processes vary across European countries. New launch operators may require up to around one year to obtain a licence for a new vehicle, </w:t>
      </w:r>
      <w:r w:rsidR="00FD3718" w:rsidRPr="009F4405">
        <w:rPr>
          <w:sz w:val="18"/>
          <w:szCs w:val="22"/>
          <w:lang w:eastAsia="nl-BE"/>
        </w:rPr>
        <w:t xml:space="preserve">while repeat launches can be approved more quickly depending on the national framework. The lack of mutual recognition between jurisdictions slows multi-site operations and can force operators to duplicate licensing work when moving between spaceports. However, Portugal provides a more favourable example: according to </w:t>
      </w:r>
      <w:r w:rsidR="009A0CD7" w:rsidRPr="009F4405">
        <w:rPr>
          <w:sz w:val="18"/>
          <w:szCs w:val="22"/>
          <w:lang w:eastAsia="nl-BE"/>
        </w:rPr>
        <w:t>the Atlantic Spaceport</w:t>
      </w:r>
      <w:r w:rsidR="00FD3718" w:rsidRPr="009F4405">
        <w:rPr>
          <w:sz w:val="18"/>
          <w:szCs w:val="22"/>
          <w:lang w:eastAsia="nl-BE"/>
        </w:rPr>
        <w:t>, the Portuguese framework offers predictable licensing timelines, with around 90 days for launcher/satellite licences and around 240 days for a spaceport licence, while remaining flexible and non-prescriptive in how operators define their safety strategy</w:t>
      </w:r>
      <w:r w:rsidRPr="009F4405">
        <w:rPr>
          <w:sz w:val="18"/>
          <w:szCs w:val="22"/>
          <w:lang w:eastAsia="nl-BE"/>
        </w:rPr>
        <w:t>.</w:t>
      </w:r>
      <w:r w:rsidR="00547EFC" w:rsidRPr="009F4405">
        <w:rPr>
          <w:sz w:val="18"/>
          <w:szCs w:val="22"/>
          <w:lang w:eastAsia="nl-BE"/>
        </w:rPr>
        <w:t xml:space="preserve"> [</w:t>
      </w:r>
      <w:r w:rsidR="00DE5CE4">
        <w:rPr>
          <w:sz w:val="18"/>
          <w:szCs w:val="22"/>
          <w:lang w:eastAsia="nl-BE"/>
        </w:rPr>
        <w:t>D01</w:t>
      </w:r>
      <w:r w:rsidR="00547EFC" w:rsidRPr="009F4405">
        <w:rPr>
          <w:sz w:val="18"/>
          <w:szCs w:val="22"/>
          <w:lang w:eastAsia="nl-BE"/>
        </w:rPr>
        <w:t xml:space="preserve">, </w:t>
      </w:r>
      <w:r w:rsidR="0018674D">
        <w:rPr>
          <w:sz w:val="18"/>
          <w:szCs w:val="22"/>
          <w:lang w:eastAsia="nl-BE"/>
        </w:rPr>
        <w:t>D02</w:t>
      </w:r>
      <w:r w:rsidR="00547EFC" w:rsidRPr="009F4405">
        <w:rPr>
          <w:sz w:val="18"/>
          <w:szCs w:val="22"/>
          <w:lang w:eastAsia="nl-BE"/>
        </w:rPr>
        <w:t xml:space="preserve">, </w:t>
      </w:r>
      <w:r w:rsidR="0018674D">
        <w:rPr>
          <w:sz w:val="18"/>
          <w:szCs w:val="22"/>
          <w:lang w:eastAsia="nl-BE"/>
        </w:rPr>
        <w:t>D11</w:t>
      </w:r>
      <w:r w:rsidR="00547EFC" w:rsidRPr="009F4405">
        <w:rPr>
          <w:sz w:val="18"/>
          <w:szCs w:val="22"/>
          <w:lang w:eastAsia="nl-BE"/>
        </w:rPr>
        <w:t>]</w:t>
      </w:r>
    </w:p>
    <w:p w14:paraId="309BAFE3" w14:textId="77777777" w:rsidR="0015653A" w:rsidRPr="009F4405" w:rsidRDefault="0015653A" w:rsidP="0015653A">
      <w:pPr>
        <w:pStyle w:val="bullet10"/>
        <w:numPr>
          <w:ilvl w:val="0"/>
          <w:numId w:val="0"/>
        </w:numPr>
        <w:ind w:left="1077"/>
        <w:rPr>
          <w:sz w:val="18"/>
          <w:szCs w:val="22"/>
          <w:lang w:eastAsia="nl-BE"/>
        </w:rPr>
      </w:pPr>
    </w:p>
    <w:p w14:paraId="29B22008" w14:textId="48C8D2C1" w:rsidR="00013DBE" w:rsidRPr="009F4405" w:rsidRDefault="00013DBE" w:rsidP="004646A7">
      <w:pPr>
        <w:pStyle w:val="bullet10"/>
        <w:rPr>
          <w:b/>
          <w:bCs/>
          <w:lang w:eastAsia="nl-BE"/>
        </w:rPr>
      </w:pPr>
      <w:r w:rsidRPr="009F4405">
        <w:rPr>
          <w:b/>
          <w:bCs/>
          <w:lang w:eastAsia="nl-BE"/>
        </w:rPr>
        <w:t>Opportunities</w:t>
      </w:r>
      <w:r w:rsidR="007C63B8" w:rsidRPr="009F4405">
        <w:rPr>
          <w:b/>
          <w:bCs/>
          <w:lang w:eastAsia="nl-BE"/>
        </w:rPr>
        <w:t>:</w:t>
      </w:r>
    </w:p>
    <w:p w14:paraId="3183A3FB" w14:textId="5AD046EE" w:rsidR="00013DBE" w:rsidRPr="009F4405" w:rsidRDefault="00013DBE">
      <w:pPr>
        <w:pStyle w:val="bullet10"/>
        <w:numPr>
          <w:ilvl w:val="1"/>
          <w:numId w:val="36"/>
        </w:numPr>
        <w:ind w:left="1077" w:hanging="357"/>
        <w:rPr>
          <w:b/>
          <w:bCs/>
          <w:sz w:val="18"/>
          <w:szCs w:val="22"/>
          <w:lang w:eastAsia="nl-BE"/>
        </w:rPr>
      </w:pPr>
      <w:r w:rsidRPr="009F4405">
        <w:rPr>
          <w:b/>
          <w:bCs/>
          <w:sz w:val="18"/>
          <w:szCs w:val="22"/>
          <w:lang w:eastAsia="nl-BE"/>
        </w:rPr>
        <w:t xml:space="preserve">Development of complementary European launch network: </w:t>
      </w:r>
      <w:r w:rsidRPr="009F4405">
        <w:rPr>
          <w:sz w:val="18"/>
          <w:szCs w:val="22"/>
          <w:lang w:eastAsia="nl-BE"/>
        </w:rPr>
        <w:t xml:space="preserve">The emergence of spaceports such as Esrange, Andøya, </w:t>
      </w:r>
      <w:r w:rsidR="00012FB7" w:rsidRPr="009F4405">
        <w:rPr>
          <w:sz w:val="18"/>
          <w:szCs w:val="22"/>
          <w:lang w:eastAsia="nl-BE"/>
        </w:rPr>
        <w:t xml:space="preserve">Azores, </w:t>
      </w:r>
      <w:r w:rsidRPr="009F4405">
        <w:rPr>
          <w:sz w:val="18"/>
          <w:szCs w:val="22"/>
          <w:lang w:eastAsia="nl-BE"/>
        </w:rPr>
        <w:t>and SaxaVord offers the opportunity to reduce Europe’s dependence on CSG. These sites can act as secondary entry points, particularly for polar and sun-synchronous missions, improving overall system resilience.</w:t>
      </w:r>
      <w:r w:rsidR="005C4E47" w:rsidRPr="009F4405">
        <w:rPr>
          <w:sz w:val="18"/>
          <w:szCs w:val="22"/>
          <w:lang w:eastAsia="nl-BE"/>
        </w:rPr>
        <w:t xml:space="preserve"> [</w:t>
      </w:r>
      <w:r w:rsidR="00C23CBB">
        <w:rPr>
          <w:sz w:val="18"/>
          <w:szCs w:val="22"/>
          <w:lang w:eastAsia="nl-BE"/>
        </w:rPr>
        <w:t>A01</w:t>
      </w:r>
      <w:r w:rsidR="005C4E47" w:rsidRPr="009F4405">
        <w:rPr>
          <w:sz w:val="18"/>
          <w:szCs w:val="22"/>
          <w:lang w:eastAsia="nl-BE"/>
        </w:rPr>
        <w:t xml:space="preserve">, </w:t>
      </w:r>
      <w:r w:rsidR="00F100C9">
        <w:rPr>
          <w:sz w:val="18"/>
          <w:szCs w:val="22"/>
          <w:lang w:eastAsia="nl-BE"/>
        </w:rPr>
        <w:t>A03</w:t>
      </w:r>
      <w:r w:rsidR="005C4E47" w:rsidRPr="009F4405">
        <w:rPr>
          <w:sz w:val="18"/>
          <w:szCs w:val="22"/>
          <w:lang w:eastAsia="nl-BE"/>
        </w:rPr>
        <w:t xml:space="preserve">, </w:t>
      </w:r>
      <w:r w:rsidR="00F100C9">
        <w:rPr>
          <w:sz w:val="18"/>
          <w:szCs w:val="22"/>
          <w:lang w:eastAsia="nl-BE"/>
        </w:rPr>
        <w:t>A10</w:t>
      </w:r>
      <w:r w:rsidR="005C4E47" w:rsidRPr="009F4405">
        <w:rPr>
          <w:sz w:val="18"/>
          <w:szCs w:val="22"/>
          <w:lang w:eastAsia="nl-BE"/>
        </w:rPr>
        <w:t>]</w:t>
      </w:r>
    </w:p>
    <w:p w14:paraId="22369C31" w14:textId="0DED3205" w:rsidR="00013DBE" w:rsidRPr="009F4405" w:rsidRDefault="00013DBE">
      <w:pPr>
        <w:pStyle w:val="bullet10"/>
        <w:numPr>
          <w:ilvl w:val="1"/>
          <w:numId w:val="36"/>
        </w:numPr>
        <w:ind w:left="1077" w:hanging="357"/>
        <w:rPr>
          <w:b/>
          <w:bCs/>
          <w:sz w:val="18"/>
          <w:szCs w:val="22"/>
          <w:lang w:eastAsia="nl-BE"/>
        </w:rPr>
      </w:pPr>
      <w:r w:rsidRPr="009F4405">
        <w:rPr>
          <w:b/>
          <w:bCs/>
          <w:sz w:val="18"/>
          <w:szCs w:val="22"/>
          <w:lang w:eastAsia="nl-BE"/>
        </w:rPr>
        <w:t xml:space="preserve">Alignment with reusable launch system requirements: </w:t>
      </w:r>
      <w:r w:rsidRPr="009F4405">
        <w:rPr>
          <w:sz w:val="18"/>
          <w:szCs w:val="22"/>
          <w:lang w:eastAsia="nl-BE"/>
        </w:rPr>
        <w:t>Programmes such as Themis (i.e., ESA prototype reusable rocket stage) highlight a shift toward reusable launch systems, requiring new infrastructure capabilities such as dedicated fuelling systems, recovery operations, and rapid turnaround processes. New pad designs (Esrange’s LC-3B for vertical landings) explicitly incorporate such features.</w:t>
      </w:r>
      <w:r w:rsidR="0076389F" w:rsidRPr="009F4405">
        <w:rPr>
          <w:sz w:val="18"/>
          <w:szCs w:val="22"/>
          <w:lang w:eastAsia="nl-BE"/>
        </w:rPr>
        <w:t xml:space="preserve"> [</w:t>
      </w:r>
      <w:r w:rsidR="00F100C9">
        <w:rPr>
          <w:sz w:val="18"/>
          <w:szCs w:val="22"/>
          <w:lang w:eastAsia="nl-BE"/>
        </w:rPr>
        <w:t>A06</w:t>
      </w:r>
      <w:r w:rsidR="0076389F" w:rsidRPr="009F4405">
        <w:rPr>
          <w:sz w:val="18"/>
          <w:szCs w:val="22"/>
          <w:lang w:eastAsia="nl-BE"/>
        </w:rPr>
        <w:t xml:space="preserve">, </w:t>
      </w:r>
      <w:r w:rsidR="00F100C9">
        <w:rPr>
          <w:sz w:val="18"/>
          <w:szCs w:val="22"/>
          <w:lang w:eastAsia="nl-BE"/>
        </w:rPr>
        <w:t>A07</w:t>
      </w:r>
      <w:r w:rsidR="0076389F" w:rsidRPr="009F4405">
        <w:rPr>
          <w:sz w:val="18"/>
          <w:szCs w:val="22"/>
          <w:lang w:eastAsia="nl-BE"/>
        </w:rPr>
        <w:t>]</w:t>
      </w:r>
    </w:p>
    <w:p w14:paraId="2412CCA2" w14:textId="62185E47" w:rsidR="00013DBE" w:rsidRPr="009F4405" w:rsidRDefault="00013DBE">
      <w:pPr>
        <w:pStyle w:val="bullet10"/>
        <w:numPr>
          <w:ilvl w:val="1"/>
          <w:numId w:val="36"/>
        </w:numPr>
        <w:ind w:left="1077" w:hanging="357"/>
        <w:rPr>
          <w:b/>
          <w:bCs/>
          <w:sz w:val="18"/>
          <w:szCs w:val="22"/>
          <w:lang w:eastAsia="nl-BE"/>
        </w:rPr>
      </w:pPr>
      <w:r w:rsidRPr="009F4405">
        <w:rPr>
          <w:b/>
          <w:bCs/>
          <w:sz w:val="18"/>
          <w:szCs w:val="22"/>
          <w:lang w:eastAsia="nl-BE"/>
        </w:rPr>
        <w:t xml:space="preserve">Multi-user launch </w:t>
      </w:r>
      <w:r w:rsidR="00E90D6F" w:rsidRPr="009F4405">
        <w:rPr>
          <w:b/>
          <w:bCs/>
          <w:sz w:val="18"/>
          <w:szCs w:val="22"/>
          <w:lang w:eastAsia="nl-BE"/>
        </w:rPr>
        <w:t>sites</w:t>
      </w:r>
      <w:r w:rsidRPr="009F4405">
        <w:rPr>
          <w:b/>
          <w:bCs/>
          <w:sz w:val="18"/>
          <w:szCs w:val="22"/>
          <w:lang w:eastAsia="nl-BE"/>
        </w:rPr>
        <w:t xml:space="preserve"> improving efficiency and utilisation: </w:t>
      </w:r>
      <w:r w:rsidRPr="009F4405">
        <w:rPr>
          <w:sz w:val="18"/>
          <w:szCs w:val="22"/>
          <w:lang w:eastAsia="nl-BE"/>
        </w:rPr>
        <w:t xml:space="preserve">The development of generic multi-user </w:t>
      </w:r>
      <w:r w:rsidR="00E90D6F" w:rsidRPr="009F4405">
        <w:rPr>
          <w:sz w:val="18"/>
          <w:szCs w:val="22"/>
          <w:lang w:eastAsia="nl-BE"/>
        </w:rPr>
        <w:t>sites</w:t>
      </w:r>
      <w:r w:rsidRPr="009F4405">
        <w:rPr>
          <w:sz w:val="18"/>
          <w:szCs w:val="22"/>
          <w:lang w:eastAsia="nl-BE"/>
        </w:rPr>
        <w:t xml:space="preserve"> could increase infrastructure utilisation and reduce duplication of investments. Compared to dedicated </w:t>
      </w:r>
      <w:r w:rsidR="00E90D6F" w:rsidRPr="009F4405">
        <w:rPr>
          <w:sz w:val="18"/>
          <w:szCs w:val="22"/>
          <w:lang w:eastAsia="nl-BE"/>
        </w:rPr>
        <w:t>sites</w:t>
      </w:r>
      <w:r w:rsidRPr="009F4405">
        <w:rPr>
          <w:sz w:val="18"/>
          <w:szCs w:val="22"/>
          <w:lang w:eastAsia="nl-BE"/>
        </w:rPr>
        <w:t>, shared infrastructure reduces capital and operational expenditure while improving flexibility, provided that sufficient demand exists. For instance, Esrange’s shared cryogenic propellant farm serving two pads (LC-3A &amp; B) exemplifies efficient design. Generic multi-user pads, like those planned at CSG’s ELM zone (5 small pads) and Esrange’s modular pad designs, promise lower per-launch costs by spreading overhead across multiple users.</w:t>
      </w:r>
      <w:r w:rsidR="00745720" w:rsidRPr="009F4405">
        <w:rPr>
          <w:sz w:val="18"/>
          <w:szCs w:val="22"/>
          <w:lang w:eastAsia="nl-BE"/>
        </w:rPr>
        <w:t xml:space="preserve"> This logic is reinforced by the “open spaceport” model, which aims to operate with standardised infrastructure and interfaces, avoid launcher-specific infrastructure where possible, and allow a more flexible allocation of responsibilities between the spaceport and launch providers.</w:t>
      </w:r>
      <w:r w:rsidR="00127AF8" w:rsidRPr="009F4405">
        <w:rPr>
          <w:sz w:val="18"/>
          <w:szCs w:val="22"/>
          <w:lang w:eastAsia="nl-BE"/>
        </w:rPr>
        <w:t xml:space="preserve"> [</w:t>
      </w:r>
      <w:r w:rsidR="00F100C9">
        <w:rPr>
          <w:sz w:val="18"/>
          <w:szCs w:val="22"/>
          <w:lang w:eastAsia="nl-BE"/>
        </w:rPr>
        <w:t>A10</w:t>
      </w:r>
      <w:r w:rsidR="00127AF8" w:rsidRPr="009F4405">
        <w:rPr>
          <w:sz w:val="18"/>
          <w:szCs w:val="22"/>
          <w:lang w:eastAsia="nl-BE"/>
        </w:rPr>
        <w:t xml:space="preserve">, </w:t>
      </w:r>
      <w:r w:rsidR="006B46EA">
        <w:rPr>
          <w:sz w:val="18"/>
          <w:szCs w:val="22"/>
          <w:lang w:eastAsia="nl-BE"/>
        </w:rPr>
        <w:t>E10</w:t>
      </w:r>
      <w:r w:rsidR="00127AF8" w:rsidRPr="009F4405">
        <w:rPr>
          <w:sz w:val="18"/>
          <w:szCs w:val="22"/>
          <w:lang w:eastAsia="nl-BE"/>
        </w:rPr>
        <w:t>]</w:t>
      </w:r>
    </w:p>
    <w:p w14:paraId="00412B9C" w14:textId="2D441F9E" w:rsidR="00013DBE" w:rsidRPr="009F4405" w:rsidRDefault="00013DBE">
      <w:pPr>
        <w:pStyle w:val="bullet10"/>
        <w:numPr>
          <w:ilvl w:val="1"/>
          <w:numId w:val="36"/>
        </w:numPr>
        <w:ind w:left="1077" w:hanging="357"/>
        <w:rPr>
          <w:b/>
          <w:bCs/>
          <w:sz w:val="18"/>
          <w:szCs w:val="22"/>
          <w:lang w:eastAsia="nl-BE"/>
        </w:rPr>
      </w:pPr>
      <w:r w:rsidRPr="009F4405">
        <w:rPr>
          <w:b/>
          <w:bCs/>
          <w:sz w:val="18"/>
          <w:szCs w:val="22"/>
          <w:lang w:eastAsia="nl-BE"/>
        </w:rPr>
        <w:t xml:space="preserve">Improvement of logistics and propellant supply chains: </w:t>
      </w:r>
      <w:r w:rsidRPr="009F4405">
        <w:rPr>
          <w:sz w:val="18"/>
          <w:szCs w:val="22"/>
          <w:lang w:eastAsia="nl-BE"/>
        </w:rPr>
        <w:t>Strengthening logistics chains represents a key opportunity to increase launch cadence. For example, the Hyguane programme aims to modernise hydrogen production at CSG using local electrolysis instead of imported methanol, reducing dependency on external supply chains and improving long-term resilience.</w:t>
      </w:r>
      <w:r w:rsidR="00127AF8" w:rsidRPr="009F4405">
        <w:rPr>
          <w:sz w:val="18"/>
          <w:szCs w:val="22"/>
          <w:lang w:eastAsia="nl-BE"/>
        </w:rPr>
        <w:t xml:space="preserve"> [</w:t>
      </w:r>
      <w:r w:rsidR="0003468C">
        <w:rPr>
          <w:sz w:val="18"/>
          <w:szCs w:val="22"/>
          <w:lang w:eastAsia="nl-BE"/>
        </w:rPr>
        <w:t>B04</w:t>
      </w:r>
      <w:r w:rsidR="00127AF8" w:rsidRPr="009F4405">
        <w:rPr>
          <w:sz w:val="18"/>
          <w:szCs w:val="22"/>
          <w:lang w:eastAsia="nl-BE"/>
        </w:rPr>
        <w:t xml:space="preserve">, </w:t>
      </w:r>
      <w:r w:rsidR="00EA5E86">
        <w:rPr>
          <w:sz w:val="18"/>
          <w:szCs w:val="22"/>
          <w:lang w:eastAsia="nl-BE"/>
        </w:rPr>
        <w:t>C07</w:t>
      </w:r>
      <w:r w:rsidR="00127AF8" w:rsidRPr="009F4405">
        <w:rPr>
          <w:sz w:val="18"/>
          <w:szCs w:val="22"/>
          <w:lang w:eastAsia="nl-BE"/>
        </w:rPr>
        <w:t>]</w:t>
      </w:r>
    </w:p>
    <w:p w14:paraId="393491C7" w14:textId="50AAC989" w:rsidR="00013DBE" w:rsidRPr="009F4405" w:rsidRDefault="00013DBE">
      <w:pPr>
        <w:pStyle w:val="bullet10"/>
        <w:numPr>
          <w:ilvl w:val="1"/>
          <w:numId w:val="36"/>
        </w:numPr>
        <w:ind w:left="1077" w:hanging="357"/>
        <w:rPr>
          <w:b/>
          <w:bCs/>
          <w:sz w:val="18"/>
          <w:szCs w:val="22"/>
          <w:lang w:eastAsia="nl-BE"/>
        </w:rPr>
      </w:pPr>
      <w:r w:rsidRPr="009F4405">
        <w:rPr>
          <w:b/>
          <w:bCs/>
          <w:sz w:val="18"/>
          <w:szCs w:val="22"/>
          <w:lang w:eastAsia="nl-BE"/>
        </w:rPr>
        <w:t xml:space="preserve">Leveraging complementarity between sites for optimisation: </w:t>
      </w:r>
      <w:r w:rsidRPr="009F4405">
        <w:rPr>
          <w:sz w:val="18"/>
          <w:szCs w:val="22"/>
          <w:lang w:eastAsia="nl-BE"/>
        </w:rPr>
        <w:t>The geographical complementarity between CSG (low inclination) and mainland sites (high inclination) enables the development of a coordinated European launch system. Optimising the allocation of missions across sites could improve overall efficiency and reduce pressure on individual spaceports.</w:t>
      </w:r>
      <w:r w:rsidR="00F6654A" w:rsidRPr="009F4405">
        <w:rPr>
          <w:sz w:val="18"/>
          <w:szCs w:val="22"/>
          <w:lang w:eastAsia="nl-BE"/>
        </w:rPr>
        <w:t xml:space="preserve"> Santa Maria adds a further complementary profile by providing access to low- and mid-inclination orbits that are not accessible from higher-latitude sites. Optimising the allocation of missions across these different sites could improve overall efficiency, expand Europe’s orbital offer and reduce pressure on individual spaceports.</w:t>
      </w:r>
      <w:r w:rsidR="00E466BB" w:rsidRPr="009F4405">
        <w:rPr>
          <w:sz w:val="18"/>
          <w:szCs w:val="22"/>
          <w:lang w:eastAsia="nl-BE"/>
        </w:rPr>
        <w:t xml:space="preserve"> [</w:t>
      </w:r>
      <w:r w:rsidR="00C23CBB">
        <w:rPr>
          <w:sz w:val="18"/>
          <w:szCs w:val="22"/>
          <w:lang w:eastAsia="nl-BE"/>
        </w:rPr>
        <w:t>A01</w:t>
      </w:r>
      <w:r w:rsidR="00E466BB" w:rsidRPr="009F4405">
        <w:rPr>
          <w:sz w:val="18"/>
          <w:szCs w:val="22"/>
          <w:lang w:eastAsia="nl-BE"/>
        </w:rPr>
        <w:t xml:space="preserve">, </w:t>
      </w:r>
      <w:r w:rsidR="00F100C9">
        <w:rPr>
          <w:sz w:val="18"/>
          <w:szCs w:val="22"/>
          <w:lang w:eastAsia="nl-BE"/>
        </w:rPr>
        <w:t>A03</w:t>
      </w:r>
      <w:r w:rsidR="00E466BB" w:rsidRPr="009F4405">
        <w:rPr>
          <w:sz w:val="18"/>
          <w:szCs w:val="22"/>
          <w:lang w:eastAsia="nl-BE"/>
        </w:rPr>
        <w:t xml:space="preserve">, </w:t>
      </w:r>
      <w:r w:rsidR="00F100C9">
        <w:rPr>
          <w:sz w:val="18"/>
          <w:szCs w:val="22"/>
          <w:lang w:eastAsia="nl-BE"/>
        </w:rPr>
        <w:t>A10</w:t>
      </w:r>
      <w:r w:rsidR="00E466BB" w:rsidRPr="009F4405">
        <w:rPr>
          <w:sz w:val="18"/>
          <w:szCs w:val="22"/>
          <w:lang w:eastAsia="nl-BE"/>
        </w:rPr>
        <w:t>]</w:t>
      </w:r>
    </w:p>
    <w:p w14:paraId="180D36D8" w14:textId="77777777" w:rsidR="0015653A" w:rsidRPr="009F4405" w:rsidRDefault="0015653A" w:rsidP="0015653A">
      <w:pPr>
        <w:pStyle w:val="bullet10"/>
        <w:numPr>
          <w:ilvl w:val="0"/>
          <w:numId w:val="0"/>
        </w:numPr>
        <w:ind w:left="1077"/>
        <w:rPr>
          <w:b/>
          <w:bCs/>
          <w:sz w:val="18"/>
          <w:szCs w:val="22"/>
          <w:lang w:eastAsia="nl-BE"/>
        </w:rPr>
      </w:pPr>
    </w:p>
    <w:p w14:paraId="30C95337" w14:textId="63DE0BCC" w:rsidR="00013DBE" w:rsidRPr="009F4405" w:rsidRDefault="00013DBE" w:rsidP="004646A7">
      <w:pPr>
        <w:pStyle w:val="bullet10"/>
        <w:rPr>
          <w:b/>
          <w:bCs/>
          <w:lang w:eastAsia="nl-BE"/>
        </w:rPr>
      </w:pPr>
      <w:r w:rsidRPr="009F4405">
        <w:rPr>
          <w:b/>
          <w:bCs/>
          <w:lang w:eastAsia="nl-BE"/>
        </w:rPr>
        <w:t>Threats</w:t>
      </w:r>
      <w:r w:rsidR="007C63B8" w:rsidRPr="009F4405">
        <w:rPr>
          <w:b/>
          <w:bCs/>
          <w:lang w:eastAsia="nl-BE"/>
        </w:rPr>
        <w:t>:</w:t>
      </w:r>
    </w:p>
    <w:p w14:paraId="368A293E" w14:textId="55DC04D6" w:rsidR="00013DBE" w:rsidRPr="009F4405" w:rsidRDefault="00013DBE">
      <w:pPr>
        <w:pStyle w:val="bullet10"/>
        <w:numPr>
          <w:ilvl w:val="1"/>
          <w:numId w:val="36"/>
        </w:numPr>
        <w:ind w:left="1077" w:hanging="357"/>
        <w:rPr>
          <w:b/>
          <w:bCs/>
          <w:sz w:val="18"/>
          <w:szCs w:val="22"/>
          <w:lang w:eastAsia="nl-BE"/>
        </w:rPr>
      </w:pPr>
      <w:r w:rsidRPr="009F4405">
        <w:rPr>
          <w:b/>
          <w:bCs/>
          <w:sz w:val="18"/>
          <w:szCs w:val="22"/>
          <w:lang w:eastAsia="nl-BE"/>
        </w:rPr>
        <w:t xml:space="preserve">Congestion risks at CSG due to multi-operator activity: </w:t>
      </w:r>
      <w:r w:rsidRPr="009F4405">
        <w:rPr>
          <w:sz w:val="18"/>
          <w:szCs w:val="22"/>
          <w:lang w:eastAsia="nl-BE"/>
        </w:rPr>
        <w:t>The concentration of multiple launch vehicles and operators at CSG increases the risk of congestion. Shared use of infrastructure such as roads, safety zones, and integration facilities can create scheduling conflicts, particularly as launch cadence increases. This could limit operational flexibility and reduce achievable launch frequency.</w:t>
      </w:r>
      <w:r w:rsidR="00D137D7" w:rsidRPr="009F4405">
        <w:rPr>
          <w:sz w:val="18"/>
          <w:szCs w:val="22"/>
          <w:lang w:eastAsia="nl-BE"/>
        </w:rPr>
        <w:t xml:space="preserve"> [</w:t>
      </w:r>
      <w:r w:rsidR="00F100C9">
        <w:rPr>
          <w:sz w:val="18"/>
          <w:szCs w:val="22"/>
          <w:lang w:eastAsia="nl-BE"/>
        </w:rPr>
        <w:t>A14</w:t>
      </w:r>
      <w:r w:rsidR="00D137D7" w:rsidRPr="009F4405">
        <w:rPr>
          <w:sz w:val="18"/>
          <w:szCs w:val="22"/>
          <w:lang w:eastAsia="nl-BE"/>
        </w:rPr>
        <w:t xml:space="preserve">, </w:t>
      </w:r>
      <w:r w:rsidR="00F100C9">
        <w:rPr>
          <w:sz w:val="18"/>
          <w:szCs w:val="22"/>
          <w:lang w:eastAsia="nl-BE"/>
        </w:rPr>
        <w:t>A15</w:t>
      </w:r>
      <w:r w:rsidR="00D137D7" w:rsidRPr="009F4405">
        <w:rPr>
          <w:sz w:val="18"/>
          <w:szCs w:val="22"/>
          <w:lang w:eastAsia="nl-BE"/>
        </w:rPr>
        <w:t xml:space="preserve">, </w:t>
      </w:r>
      <w:r w:rsidR="00EA5E86">
        <w:rPr>
          <w:sz w:val="18"/>
          <w:szCs w:val="22"/>
          <w:lang w:eastAsia="nl-BE"/>
        </w:rPr>
        <w:t>C02</w:t>
      </w:r>
      <w:r w:rsidR="00D137D7" w:rsidRPr="009F4405">
        <w:rPr>
          <w:sz w:val="18"/>
          <w:szCs w:val="22"/>
          <w:lang w:eastAsia="nl-BE"/>
        </w:rPr>
        <w:t xml:space="preserve">, </w:t>
      </w:r>
      <w:r w:rsidR="00EA5E86">
        <w:rPr>
          <w:sz w:val="18"/>
          <w:szCs w:val="22"/>
          <w:lang w:eastAsia="nl-BE"/>
        </w:rPr>
        <w:t>C03</w:t>
      </w:r>
      <w:r w:rsidR="00D137D7" w:rsidRPr="009F4405">
        <w:rPr>
          <w:sz w:val="18"/>
          <w:szCs w:val="22"/>
          <w:lang w:eastAsia="nl-BE"/>
        </w:rPr>
        <w:t xml:space="preserve">, </w:t>
      </w:r>
      <w:r w:rsidR="00EA5E86">
        <w:rPr>
          <w:sz w:val="18"/>
          <w:szCs w:val="22"/>
          <w:lang w:eastAsia="nl-BE"/>
        </w:rPr>
        <w:t>C07</w:t>
      </w:r>
      <w:r w:rsidR="00D137D7" w:rsidRPr="009F4405">
        <w:rPr>
          <w:sz w:val="18"/>
          <w:szCs w:val="22"/>
          <w:lang w:eastAsia="nl-BE"/>
        </w:rPr>
        <w:t>]</w:t>
      </w:r>
    </w:p>
    <w:p w14:paraId="2237C93F" w14:textId="6148ED5D" w:rsidR="00013DBE" w:rsidRPr="009F4405" w:rsidRDefault="00013DBE">
      <w:pPr>
        <w:pStyle w:val="bullet10"/>
        <w:numPr>
          <w:ilvl w:val="1"/>
          <w:numId w:val="36"/>
        </w:numPr>
        <w:ind w:left="1077" w:hanging="357"/>
        <w:rPr>
          <w:b/>
          <w:bCs/>
          <w:sz w:val="18"/>
          <w:szCs w:val="22"/>
          <w:lang w:eastAsia="nl-BE"/>
        </w:rPr>
      </w:pPr>
      <w:r w:rsidRPr="009F4405">
        <w:rPr>
          <w:b/>
          <w:bCs/>
          <w:sz w:val="18"/>
          <w:szCs w:val="22"/>
          <w:lang w:eastAsia="nl-BE"/>
        </w:rPr>
        <w:t xml:space="preserve">Risk of falling behind global competitors on cadence and cost: </w:t>
      </w:r>
      <w:r w:rsidRPr="009F4405">
        <w:rPr>
          <w:sz w:val="18"/>
          <w:szCs w:val="22"/>
          <w:lang w:eastAsia="nl-BE"/>
        </w:rPr>
        <w:t xml:space="preserve">If Europe cannot significantly increase launch cadence and implement reusable systems, it risks falling behind global competitors. For comparison, current plans for European heavy launchers aim at roughly 10 launches per year by 2030, which is significantly below the scale of leading international providers. </w:t>
      </w:r>
      <w:r w:rsidR="00D137D7" w:rsidRPr="009F4405">
        <w:rPr>
          <w:sz w:val="18"/>
          <w:szCs w:val="22"/>
          <w:lang w:eastAsia="nl-BE"/>
        </w:rPr>
        <w:t>[</w:t>
      </w:r>
      <w:r w:rsidR="00F100C9">
        <w:rPr>
          <w:sz w:val="18"/>
          <w:szCs w:val="22"/>
          <w:lang w:eastAsia="nl-BE"/>
        </w:rPr>
        <w:t>A17</w:t>
      </w:r>
      <w:r w:rsidR="00D137D7" w:rsidRPr="009F4405">
        <w:rPr>
          <w:sz w:val="18"/>
          <w:szCs w:val="22"/>
          <w:lang w:eastAsia="nl-BE"/>
        </w:rPr>
        <w:t xml:space="preserve">, </w:t>
      </w:r>
      <w:r w:rsidR="00F16698">
        <w:rPr>
          <w:sz w:val="18"/>
          <w:szCs w:val="22"/>
          <w:lang w:eastAsia="nl-BE"/>
        </w:rPr>
        <w:t>G11</w:t>
      </w:r>
      <w:r w:rsidR="00D137D7" w:rsidRPr="009F4405">
        <w:rPr>
          <w:sz w:val="18"/>
          <w:szCs w:val="22"/>
          <w:lang w:eastAsia="nl-BE"/>
        </w:rPr>
        <w:t>]</w:t>
      </w:r>
    </w:p>
    <w:p w14:paraId="51304B61" w14:textId="67EA4D8E" w:rsidR="00013DBE" w:rsidRPr="009F4405" w:rsidRDefault="00013DBE">
      <w:pPr>
        <w:pStyle w:val="bullet10"/>
        <w:numPr>
          <w:ilvl w:val="1"/>
          <w:numId w:val="36"/>
        </w:numPr>
        <w:ind w:left="1077" w:hanging="357"/>
        <w:rPr>
          <w:b/>
          <w:bCs/>
          <w:sz w:val="18"/>
          <w:szCs w:val="22"/>
          <w:lang w:eastAsia="nl-BE"/>
        </w:rPr>
      </w:pPr>
      <w:r w:rsidRPr="009F4405">
        <w:rPr>
          <w:b/>
          <w:bCs/>
          <w:sz w:val="18"/>
          <w:szCs w:val="22"/>
          <w:lang w:eastAsia="nl-BE"/>
        </w:rPr>
        <w:t xml:space="preserve">Exposure to weather and operational constraints: </w:t>
      </w:r>
      <w:r w:rsidRPr="009F4405">
        <w:rPr>
          <w:sz w:val="18"/>
          <w:szCs w:val="22"/>
          <w:lang w:eastAsia="nl-BE"/>
        </w:rPr>
        <w:t>Launch availability is significantly affected by weather conditions, particularly high-altitude winds. Even with estimates suggesting around 60% operational availability at certain sites, actual conditions vary by vehicle and mission, creating uncertainty and limiting scheduling reliability.</w:t>
      </w:r>
      <w:r w:rsidR="00EE3C11" w:rsidRPr="009F4405">
        <w:t xml:space="preserve"> </w:t>
      </w:r>
      <w:r w:rsidR="00EE3C11" w:rsidRPr="009F4405">
        <w:rPr>
          <w:sz w:val="18"/>
          <w:szCs w:val="22"/>
          <w:lang w:eastAsia="nl-BE"/>
        </w:rPr>
        <w:t>[</w:t>
      </w:r>
      <w:r w:rsidR="00DE5CE4">
        <w:rPr>
          <w:sz w:val="18"/>
          <w:szCs w:val="22"/>
          <w:lang w:eastAsia="nl-BE"/>
        </w:rPr>
        <w:t>D01</w:t>
      </w:r>
      <w:r w:rsidR="00EE3C11" w:rsidRPr="009F4405" w:rsidDel="00847D65">
        <w:rPr>
          <w:sz w:val="18"/>
          <w:szCs w:val="22"/>
          <w:lang w:eastAsia="nl-BE"/>
        </w:rPr>
        <w:t xml:space="preserve">, </w:t>
      </w:r>
      <w:r w:rsidR="0018674D">
        <w:rPr>
          <w:sz w:val="18"/>
          <w:szCs w:val="22"/>
          <w:lang w:eastAsia="nl-BE"/>
        </w:rPr>
        <w:t>D02</w:t>
      </w:r>
      <w:r w:rsidR="00EE3C11" w:rsidRPr="009F4405" w:rsidDel="00847D65">
        <w:rPr>
          <w:sz w:val="18"/>
          <w:szCs w:val="22"/>
          <w:lang w:eastAsia="nl-BE"/>
        </w:rPr>
        <w:t xml:space="preserve">, </w:t>
      </w:r>
      <w:r w:rsidR="0018674D">
        <w:rPr>
          <w:sz w:val="18"/>
          <w:szCs w:val="22"/>
          <w:lang w:eastAsia="nl-BE"/>
        </w:rPr>
        <w:t>D11</w:t>
      </w:r>
      <w:r w:rsidR="00EE3C11" w:rsidRPr="009F4405" w:rsidDel="00847D65">
        <w:rPr>
          <w:sz w:val="18"/>
          <w:szCs w:val="22"/>
          <w:lang w:eastAsia="nl-BE"/>
        </w:rPr>
        <w:t xml:space="preserve">, </w:t>
      </w:r>
      <w:r w:rsidR="0018674D">
        <w:rPr>
          <w:sz w:val="18"/>
          <w:szCs w:val="22"/>
          <w:lang w:eastAsia="nl-BE"/>
        </w:rPr>
        <w:t>D14</w:t>
      </w:r>
      <w:r w:rsidR="00EE3C11" w:rsidRPr="009F4405">
        <w:rPr>
          <w:sz w:val="18"/>
          <w:szCs w:val="22"/>
          <w:lang w:eastAsia="nl-BE"/>
        </w:rPr>
        <w:t>]</w:t>
      </w:r>
    </w:p>
    <w:p w14:paraId="61717A41" w14:textId="77777777" w:rsidR="00013DBE" w:rsidRPr="009F4405" w:rsidRDefault="00013DBE">
      <w:pPr>
        <w:pStyle w:val="bullet10"/>
        <w:numPr>
          <w:ilvl w:val="1"/>
          <w:numId w:val="36"/>
        </w:numPr>
        <w:ind w:left="1077" w:hanging="357"/>
        <w:rPr>
          <w:b/>
          <w:bCs/>
          <w:sz w:val="18"/>
          <w:szCs w:val="22"/>
          <w:lang w:eastAsia="nl-BE"/>
        </w:rPr>
      </w:pPr>
      <w:r w:rsidRPr="009F4405">
        <w:rPr>
          <w:b/>
          <w:bCs/>
          <w:sz w:val="18"/>
          <w:szCs w:val="22"/>
          <w:lang w:eastAsia="nl-BE"/>
        </w:rPr>
        <w:t xml:space="preserve">Fragmentation and policy risks affecting ecosystem resilience: </w:t>
      </w:r>
      <w:r w:rsidRPr="009F4405">
        <w:rPr>
          <w:sz w:val="18"/>
          <w:szCs w:val="22"/>
          <w:lang w:eastAsia="nl-BE"/>
        </w:rPr>
        <w:t>Restricting launches to EU territory could weaken resilience by excluding non-EU but geographically complementary sites. This could reduce flexibility and limit the effectiveness of a broader European launch ecosystem.</w:t>
      </w:r>
    </w:p>
    <w:p w14:paraId="596BEE79" w14:textId="74907DE6" w:rsidR="00013DBE" w:rsidRPr="009F4405" w:rsidRDefault="00013DBE">
      <w:pPr>
        <w:pStyle w:val="bullet10"/>
        <w:numPr>
          <w:ilvl w:val="1"/>
          <w:numId w:val="36"/>
        </w:numPr>
        <w:ind w:left="1077" w:hanging="357"/>
        <w:rPr>
          <w:b/>
          <w:bCs/>
          <w:sz w:val="18"/>
          <w:szCs w:val="22"/>
          <w:lang w:eastAsia="nl-BE"/>
        </w:rPr>
      </w:pPr>
      <w:r w:rsidRPr="009F4405">
        <w:rPr>
          <w:b/>
          <w:bCs/>
          <w:sz w:val="18"/>
          <w:szCs w:val="22"/>
          <w:lang w:eastAsia="nl-BE"/>
        </w:rPr>
        <w:lastRenderedPageBreak/>
        <w:t xml:space="preserve">Market distortion and competitive imbalance between sites: </w:t>
      </w:r>
      <w:r w:rsidR="00E90D6F" w:rsidRPr="009F4405">
        <w:rPr>
          <w:sz w:val="18"/>
          <w:szCs w:val="22"/>
          <w:lang w:eastAsia="nl-BE"/>
        </w:rPr>
        <w:t>European launch infrastructure is developed under a mix of European institutional funding (e.g. CSG through ESA and CNES), national public funding (e.g. Andøya through Norwegian government support), and private investment-led models (e.g. Atlantic Spaceport). These different approaches reflect varying strategic objectives, risk-sharing mechanisms and development priorities, and may result in different investment incentives, infrastructure deployment timelines and access conditions for launch operators</w:t>
      </w:r>
      <w:r w:rsidR="00A37D66" w:rsidRPr="009F4405">
        <w:rPr>
          <w:sz w:val="18"/>
          <w:szCs w:val="22"/>
          <w:lang w:eastAsia="nl-BE"/>
        </w:rPr>
        <w:t>. [</w:t>
      </w:r>
      <w:r w:rsidR="006B46EA">
        <w:rPr>
          <w:sz w:val="18"/>
          <w:szCs w:val="22"/>
          <w:lang w:eastAsia="nl-BE"/>
        </w:rPr>
        <w:t>E01</w:t>
      </w:r>
      <w:r w:rsidR="00A37D66" w:rsidRPr="009F4405">
        <w:rPr>
          <w:sz w:val="18"/>
          <w:szCs w:val="22"/>
          <w:lang w:eastAsia="nl-BE"/>
        </w:rPr>
        <w:t xml:space="preserve">, </w:t>
      </w:r>
      <w:r w:rsidR="006B46EA">
        <w:rPr>
          <w:sz w:val="18"/>
          <w:szCs w:val="22"/>
          <w:lang w:eastAsia="nl-BE"/>
        </w:rPr>
        <w:t>E06</w:t>
      </w:r>
      <w:r w:rsidR="00A37D66" w:rsidRPr="009F4405">
        <w:rPr>
          <w:sz w:val="18"/>
          <w:szCs w:val="22"/>
          <w:lang w:eastAsia="nl-BE"/>
        </w:rPr>
        <w:t xml:space="preserve">, </w:t>
      </w:r>
      <w:r w:rsidR="006B46EA">
        <w:rPr>
          <w:sz w:val="18"/>
          <w:szCs w:val="22"/>
          <w:lang w:eastAsia="nl-BE"/>
        </w:rPr>
        <w:t>E13</w:t>
      </w:r>
      <w:r w:rsidR="00A37D66" w:rsidRPr="009F4405">
        <w:rPr>
          <w:sz w:val="18"/>
          <w:szCs w:val="22"/>
          <w:lang w:eastAsia="nl-BE"/>
        </w:rPr>
        <w:t xml:space="preserve">, </w:t>
      </w:r>
      <w:r w:rsidR="006B46EA">
        <w:rPr>
          <w:sz w:val="18"/>
          <w:szCs w:val="22"/>
          <w:lang w:eastAsia="nl-BE"/>
        </w:rPr>
        <w:t>E14</w:t>
      </w:r>
      <w:r w:rsidR="00A37D66" w:rsidRPr="009F4405">
        <w:rPr>
          <w:sz w:val="18"/>
          <w:szCs w:val="22"/>
          <w:lang w:eastAsia="nl-BE"/>
        </w:rPr>
        <w:t xml:space="preserve">, </w:t>
      </w:r>
      <w:r w:rsidR="006B46EA">
        <w:rPr>
          <w:sz w:val="18"/>
          <w:szCs w:val="22"/>
          <w:lang w:eastAsia="nl-BE"/>
        </w:rPr>
        <w:t>E17</w:t>
      </w:r>
      <w:r w:rsidR="00A37D66" w:rsidRPr="009F4405">
        <w:rPr>
          <w:sz w:val="18"/>
          <w:szCs w:val="22"/>
          <w:lang w:eastAsia="nl-BE"/>
        </w:rPr>
        <w:t>]</w:t>
      </w:r>
    </w:p>
    <w:p w14:paraId="554F5454" w14:textId="4086AD47" w:rsidR="00C8032F" w:rsidRPr="009F4405" w:rsidRDefault="00C8032F">
      <w:pPr>
        <w:pStyle w:val="bullet10"/>
        <w:numPr>
          <w:ilvl w:val="1"/>
          <w:numId w:val="36"/>
        </w:numPr>
        <w:ind w:left="1077" w:hanging="357"/>
        <w:rPr>
          <w:sz w:val="18"/>
          <w:szCs w:val="22"/>
          <w:lang w:eastAsia="nl-BE"/>
        </w:rPr>
      </w:pPr>
      <w:r w:rsidRPr="009F4405">
        <w:rPr>
          <w:b/>
          <w:bCs/>
          <w:sz w:val="18"/>
          <w:szCs w:val="22"/>
          <w:lang w:eastAsia="nl-BE"/>
        </w:rPr>
        <w:t xml:space="preserve">Island spaceports face specific commodity and logistics dependencies: </w:t>
      </w:r>
      <w:r w:rsidRPr="009F4405">
        <w:rPr>
          <w:sz w:val="18"/>
          <w:szCs w:val="22"/>
          <w:lang w:eastAsia="nl-BE"/>
        </w:rPr>
        <w:t xml:space="preserve">Emerging island-based spaceports can face constraints linked to the supply of commodities, gases, liquids and propellants, since key inputs may need to be shipped from the mainland. </w:t>
      </w:r>
      <w:r w:rsidR="00EC65D6" w:rsidRPr="009F4405">
        <w:rPr>
          <w:sz w:val="18"/>
          <w:szCs w:val="22"/>
          <w:lang w:eastAsia="nl-BE"/>
        </w:rPr>
        <w:t>[</w:t>
      </w:r>
      <w:r w:rsidR="00EA5E86">
        <w:rPr>
          <w:sz w:val="18"/>
          <w:szCs w:val="22"/>
          <w:lang w:eastAsia="nl-BE"/>
        </w:rPr>
        <w:t>C05</w:t>
      </w:r>
      <w:r w:rsidR="00EC65D6" w:rsidRPr="009F4405">
        <w:rPr>
          <w:sz w:val="18"/>
          <w:szCs w:val="22"/>
          <w:lang w:eastAsia="nl-BE"/>
        </w:rPr>
        <w:t xml:space="preserve">, </w:t>
      </w:r>
      <w:r w:rsidR="00EA5E86">
        <w:rPr>
          <w:sz w:val="18"/>
          <w:szCs w:val="22"/>
          <w:lang w:eastAsia="nl-BE"/>
        </w:rPr>
        <w:t>C06</w:t>
      </w:r>
      <w:r w:rsidR="00EC65D6" w:rsidRPr="009F4405">
        <w:rPr>
          <w:sz w:val="18"/>
          <w:szCs w:val="22"/>
          <w:lang w:eastAsia="nl-BE"/>
        </w:rPr>
        <w:t>]</w:t>
      </w:r>
    </w:p>
    <w:p w14:paraId="5BB339EC" w14:textId="77777777" w:rsidR="00F67F9F" w:rsidRPr="009F4405" w:rsidRDefault="00F67F9F" w:rsidP="00F67F9F">
      <w:pPr>
        <w:pStyle w:val="bullet10"/>
        <w:numPr>
          <w:ilvl w:val="0"/>
          <w:numId w:val="0"/>
        </w:numPr>
        <w:ind w:left="360" w:hanging="360"/>
        <w:rPr>
          <w:sz w:val="18"/>
          <w:szCs w:val="22"/>
          <w:lang w:eastAsia="nl-BE"/>
        </w:rPr>
      </w:pPr>
    </w:p>
    <w:p w14:paraId="59DA2FB2" w14:textId="77777777" w:rsidR="00C15877" w:rsidRPr="009F4405" w:rsidRDefault="00C15877" w:rsidP="00C15877">
      <w:pPr>
        <w:pStyle w:val="bullet10"/>
        <w:numPr>
          <w:ilvl w:val="0"/>
          <w:numId w:val="0"/>
        </w:numPr>
        <w:ind w:left="1077"/>
        <w:rPr>
          <w:sz w:val="18"/>
          <w:szCs w:val="22"/>
          <w:lang w:eastAsia="nl-BE"/>
        </w:rPr>
      </w:pPr>
    </w:p>
    <w:p w14:paraId="12C0C4AC" w14:textId="1611B14E" w:rsidR="009A34C1" w:rsidRPr="009F4405" w:rsidRDefault="001B05B9" w:rsidP="00E65BC8">
      <w:pPr>
        <w:pStyle w:val="EYHeading4"/>
      </w:pPr>
      <w:r w:rsidRPr="009F4405">
        <w:t xml:space="preserve">Testing centres </w:t>
      </w:r>
    </w:p>
    <w:p w14:paraId="105E9EC6" w14:textId="3873906F" w:rsidR="00486A01" w:rsidRPr="009F4405" w:rsidRDefault="00486A01" w:rsidP="00367C64">
      <w:pPr>
        <w:pStyle w:val="Caption"/>
      </w:pPr>
      <w:bookmarkStart w:id="126" w:name="_Toc239018308"/>
      <w:r w:rsidRPr="009F4405">
        <w:t xml:space="preserve">Figure </w:t>
      </w:r>
      <w:r w:rsidRPr="009F4405">
        <w:fldChar w:fldCharType="begin"/>
      </w:r>
      <w:r w:rsidRPr="009F4405">
        <w:instrText xml:space="preserve"> SEQ Figure \* ARABIC </w:instrText>
      </w:r>
      <w:r w:rsidRPr="009F4405">
        <w:fldChar w:fldCharType="separate"/>
      </w:r>
      <w:r w:rsidR="00246866">
        <w:rPr>
          <w:noProof/>
        </w:rPr>
        <w:t>6</w:t>
      </w:r>
      <w:r w:rsidRPr="009F4405">
        <w:fldChar w:fldCharType="end"/>
      </w:r>
      <w:r w:rsidRPr="009F4405">
        <w:t xml:space="preserve"> SWOT of Testing centres</w:t>
      </w:r>
      <w:bookmarkEnd w:id="126"/>
    </w:p>
    <w:p w14:paraId="14BE4C2E" w14:textId="637D4D10" w:rsidR="00367C64" w:rsidRPr="009F4405" w:rsidRDefault="00367C64" w:rsidP="00486A01">
      <w:pPr>
        <w:pStyle w:val="Bullet1"/>
        <w:numPr>
          <w:ilvl w:val="0"/>
          <w:numId w:val="0"/>
        </w:numPr>
        <w:ind w:left="360" w:hanging="360"/>
        <w:contextualSpacing w:val="0"/>
        <w:jc w:val="center"/>
        <w:rPr>
          <w:b/>
          <w:lang w:val="en-GB" w:eastAsia="nl-BE"/>
        </w:rPr>
      </w:pPr>
      <w:r w:rsidRPr="009F4405">
        <w:rPr>
          <w:noProof/>
          <w:lang w:val="en-GB" w:eastAsia="nl-BE"/>
        </w:rPr>
        <w:drawing>
          <wp:inline distT="0" distB="0" distL="0" distR="0" wp14:anchorId="59023C2C" wp14:editId="45CB4A43">
            <wp:extent cx="7013445" cy="3600000"/>
            <wp:effectExtent l="0" t="0" r="0" b="635"/>
            <wp:docPr id="62606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97638" name=""/>
                    <pic:cNvPicPr/>
                  </pic:nvPicPr>
                  <pic:blipFill>
                    <a:blip r:embed="rId36"/>
                    <a:stretch>
                      <a:fillRect/>
                    </a:stretch>
                  </pic:blipFill>
                  <pic:spPr>
                    <a:xfrm>
                      <a:off x="0" y="0"/>
                      <a:ext cx="7013445" cy="3600000"/>
                    </a:xfrm>
                    <a:prstGeom prst="rect">
                      <a:avLst/>
                    </a:prstGeom>
                  </pic:spPr>
                </pic:pic>
              </a:graphicData>
            </a:graphic>
          </wp:inline>
        </w:drawing>
      </w:r>
    </w:p>
    <w:p w14:paraId="1C579AC2" w14:textId="77777777" w:rsidR="001B05B9" w:rsidRPr="009F4405" w:rsidRDefault="001B05B9" w:rsidP="001B05B9">
      <w:pPr>
        <w:pStyle w:val="Bullet1"/>
        <w:ind w:left="357" w:hanging="357"/>
        <w:contextualSpacing w:val="0"/>
        <w:rPr>
          <w:b/>
          <w:lang w:val="en-GB" w:eastAsia="nl-BE"/>
        </w:rPr>
      </w:pPr>
      <w:r w:rsidRPr="009F4405">
        <w:rPr>
          <w:b/>
          <w:lang w:val="en-GB" w:eastAsia="nl-BE"/>
        </w:rPr>
        <w:t xml:space="preserve">Strengths: </w:t>
      </w:r>
    </w:p>
    <w:p w14:paraId="00329C06" w14:textId="01AC6CBF" w:rsidR="001B05B9" w:rsidRPr="009F4405" w:rsidRDefault="001B05B9">
      <w:pPr>
        <w:pStyle w:val="bullet10"/>
        <w:numPr>
          <w:ilvl w:val="1"/>
          <w:numId w:val="36"/>
        </w:numPr>
        <w:ind w:left="1077" w:hanging="357"/>
        <w:rPr>
          <w:b/>
          <w:bCs/>
          <w:sz w:val="18"/>
          <w:szCs w:val="22"/>
          <w:lang w:eastAsia="nl-BE"/>
        </w:rPr>
      </w:pPr>
      <w:r w:rsidRPr="009F4405" w:rsidDel="007479BA">
        <w:rPr>
          <w:b/>
          <w:bCs/>
          <w:sz w:val="18"/>
          <w:szCs w:val="22"/>
          <w:lang w:eastAsia="nl-BE"/>
        </w:rPr>
        <w:lastRenderedPageBreak/>
        <w:t xml:space="preserve">Redundancy ensuring continuity of operations: </w:t>
      </w:r>
      <w:r w:rsidRPr="009F4405">
        <w:rPr>
          <w:sz w:val="18"/>
          <w:szCs w:val="22"/>
          <w:lang w:eastAsia="nl-BE"/>
        </w:rPr>
        <w:t>Lampoldshausen and Vernon form a structurally important redundant pair. This redundancy is not incidental but was explicitly designed to ensure continuity of liquid engine acceptance testing for Ariane programmes. In practice, this allows testing campaigns to be transferred between sites with relatively limited adaptation, providing a level of operational resilience that is rare in globally distributed launch ecosystems. At Lampoldshausen, multiple large-scale test stands are operated alongside smaller and more flexible facilities such as P8, which are designed with more generic interfaces and are therefore more accessible to a wider range of users.</w:t>
      </w:r>
      <w:r w:rsidR="00653405" w:rsidRPr="009F4405">
        <w:rPr>
          <w:sz w:val="18"/>
          <w:szCs w:val="22"/>
          <w:lang w:eastAsia="nl-BE"/>
        </w:rPr>
        <w:t xml:space="preserve"> [</w:t>
      </w:r>
      <w:r w:rsidR="00F100C9">
        <w:rPr>
          <w:sz w:val="18"/>
          <w:szCs w:val="22"/>
          <w:lang w:eastAsia="nl-BE"/>
        </w:rPr>
        <w:t>A06</w:t>
      </w:r>
      <w:r w:rsidR="00653405" w:rsidRPr="009F4405">
        <w:rPr>
          <w:sz w:val="18"/>
          <w:szCs w:val="22"/>
          <w:lang w:eastAsia="nl-BE"/>
        </w:rPr>
        <w:t xml:space="preserve">, </w:t>
      </w:r>
      <w:r w:rsidR="00F100C9">
        <w:rPr>
          <w:sz w:val="18"/>
          <w:szCs w:val="22"/>
          <w:lang w:eastAsia="nl-BE"/>
        </w:rPr>
        <w:t>A12</w:t>
      </w:r>
      <w:r w:rsidR="00653405" w:rsidRPr="009F4405">
        <w:rPr>
          <w:sz w:val="18"/>
          <w:szCs w:val="22"/>
          <w:lang w:eastAsia="nl-BE"/>
        </w:rPr>
        <w:t xml:space="preserve">, </w:t>
      </w:r>
      <w:r w:rsidR="0003468C">
        <w:rPr>
          <w:sz w:val="18"/>
          <w:szCs w:val="22"/>
          <w:lang w:eastAsia="nl-BE"/>
        </w:rPr>
        <w:t>B02</w:t>
      </w:r>
      <w:r w:rsidR="00653405" w:rsidRPr="009F4405">
        <w:rPr>
          <w:sz w:val="18"/>
          <w:szCs w:val="22"/>
          <w:lang w:eastAsia="nl-BE"/>
        </w:rPr>
        <w:t>]</w:t>
      </w:r>
    </w:p>
    <w:p w14:paraId="3098425C" w14:textId="4D95EDA5" w:rsidR="001B05B9" w:rsidRPr="009F4405" w:rsidRDefault="001B05B9">
      <w:pPr>
        <w:pStyle w:val="bullet10"/>
        <w:numPr>
          <w:ilvl w:val="1"/>
          <w:numId w:val="36"/>
        </w:numPr>
        <w:ind w:left="1077" w:hanging="357"/>
        <w:rPr>
          <w:b/>
          <w:bCs/>
          <w:sz w:val="18"/>
          <w:szCs w:val="22"/>
          <w:lang w:eastAsia="nl-BE"/>
        </w:rPr>
      </w:pPr>
      <w:r w:rsidRPr="009F4405">
        <w:rPr>
          <w:b/>
          <w:bCs/>
          <w:sz w:val="18"/>
          <w:szCs w:val="22"/>
          <w:lang w:eastAsia="nl-BE"/>
        </w:rPr>
        <w:t xml:space="preserve">Strategic autonomy through public control: </w:t>
      </w:r>
      <w:r w:rsidRPr="009F4405">
        <w:rPr>
          <w:sz w:val="18"/>
          <w:szCs w:val="22"/>
          <w:lang w:eastAsia="nl-BE"/>
        </w:rPr>
        <w:t>The ownership and governance model of these facilities further reinforces their strategic value. Major propulsion testing assets are largely owned or controlled by public or institutional actors, ensuring long-term stability, continuity of capability, and alignment with European autonomy objectives. In Lampoldshausen, for instance, large test stands and their supporting infrastructure form part of a broader ecosystem that now directly supports Ariane 6 production, with Vinci engine acceptance testing integrated into operational workflows, moving beyond purely R&amp;D activities.</w:t>
      </w:r>
      <w:r w:rsidR="00AA0BAF" w:rsidRPr="009F4405">
        <w:rPr>
          <w:sz w:val="18"/>
          <w:szCs w:val="22"/>
          <w:lang w:eastAsia="nl-BE"/>
        </w:rPr>
        <w:t xml:space="preserve"> [</w:t>
      </w:r>
      <w:r w:rsidR="00F100C9">
        <w:rPr>
          <w:sz w:val="18"/>
          <w:szCs w:val="22"/>
          <w:lang w:eastAsia="nl-BE"/>
        </w:rPr>
        <w:t>A06</w:t>
      </w:r>
      <w:r w:rsidR="00AA0BAF" w:rsidRPr="009F4405">
        <w:rPr>
          <w:sz w:val="18"/>
          <w:szCs w:val="22"/>
          <w:lang w:eastAsia="nl-BE"/>
        </w:rPr>
        <w:t xml:space="preserve">, </w:t>
      </w:r>
      <w:r w:rsidR="0003468C">
        <w:rPr>
          <w:sz w:val="18"/>
          <w:szCs w:val="22"/>
          <w:lang w:eastAsia="nl-BE"/>
        </w:rPr>
        <w:t>B02</w:t>
      </w:r>
      <w:r w:rsidR="00AA0BAF" w:rsidRPr="009F4405">
        <w:rPr>
          <w:sz w:val="18"/>
          <w:szCs w:val="22"/>
          <w:lang w:eastAsia="nl-BE"/>
        </w:rPr>
        <w:t>]</w:t>
      </w:r>
    </w:p>
    <w:p w14:paraId="5C369565" w14:textId="52919136" w:rsidR="001B05B9" w:rsidRPr="009F4405" w:rsidRDefault="001B05B9">
      <w:pPr>
        <w:pStyle w:val="bullet10"/>
        <w:numPr>
          <w:ilvl w:val="1"/>
          <w:numId w:val="36"/>
        </w:numPr>
        <w:ind w:left="1077" w:hanging="357"/>
        <w:rPr>
          <w:b/>
          <w:bCs/>
          <w:sz w:val="18"/>
          <w:szCs w:val="22"/>
          <w:lang w:eastAsia="nl-BE"/>
        </w:rPr>
      </w:pPr>
      <w:r w:rsidRPr="009F4405">
        <w:rPr>
          <w:b/>
          <w:bCs/>
          <w:sz w:val="18"/>
          <w:szCs w:val="22"/>
          <w:lang w:eastAsia="nl-BE"/>
        </w:rPr>
        <w:t xml:space="preserve">Emerging diversification and flexibility within the ecosystem: </w:t>
      </w:r>
      <w:r w:rsidRPr="009F4405">
        <w:rPr>
          <w:sz w:val="18"/>
          <w:szCs w:val="22"/>
          <w:lang w:eastAsia="nl-BE"/>
        </w:rPr>
        <w:t>At the same time, the ecosystem is evolving to accommodate a broader range of users. Facilities that were historically dedicated to Ariane programmes now serve a more diversified base, including startups and emerging launch companies such as Rocket Factory Augsburg, Pangea, Nammo, or The Exploration Company. Smaller and more flexible facilities within the DLR portfolio are particularly well suited to these actors. In parallel, initiatives such as LUMEN aim to provide integrated propulsion-system testing environments, enabling not only component testing but also system-level validation in more realistic conditions.</w:t>
      </w:r>
      <w:r w:rsidR="00285608" w:rsidRPr="009F4405">
        <w:rPr>
          <w:sz w:val="18"/>
          <w:szCs w:val="22"/>
          <w:lang w:eastAsia="nl-BE"/>
        </w:rPr>
        <w:t xml:space="preserve"> [</w:t>
      </w:r>
      <w:r w:rsidR="00F100C9">
        <w:rPr>
          <w:sz w:val="18"/>
          <w:szCs w:val="22"/>
          <w:lang w:eastAsia="nl-BE"/>
        </w:rPr>
        <w:t>A06</w:t>
      </w:r>
      <w:r w:rsidR="00285608" w:rsidRPr="009F4405">
        <w:rPr>
          <w:sz w:val="18"/>
          <w:szCs w:val="22"/>
          <w:lang w:eastAsia="nl-BE"/>
        </w:rPr>
        <w:t xml:space="preserve">, </w:t>
      </w:r>
      <w:r w:rsidR="0003468C">
        <w:rPr>
          <w:sz w:val="18"/>
          <w:szCs w:val="22"/>
          <w:lang w:eastAsia="nl-BE"/>
        </w:rPr>
        <w:t>B02</w:t>
      </w:r>
      <w:r w:rsidR="00285608" w:rsidRPr="009F4405">
        <w:rPr>
          <w:sz w:val="18"/>
          <w:szCs w:val="22"/>
          <w:lang w:eastAsia="nl-BE"/>
        </w:rPr>
        <w:t xml:space="preserve">, </w:t>
      </w:r>
      <w:r w:rsidR="0003468C">
        <w:rPr>
          <w:sz w:val="18"/>
          <w:szCs w:val="22"/>
          <w:lang w:eastAsia="nl-BE"/>
        </w:rPr>
        <w:t>B06</w:t>
      </w:r>
      <w:r w:rsidR="00285608" w:rsidRPr="009F4405">
        <w:rPr>
          <w:sz w:val="18"/>
          <w:szCs w:val="22"/>
          <w:lang w:eastAsia="nl-BE"/>
        </w:rPr>
        <w:t>]</w:t>
      </w:r>
    </w:p>
    <w:p w14:paraId="350E20FA" w14:textId="77777777" w:rsidR="001B05B9" w:rsidRPr="009F4405" w:rsidRDefault="001B05B9" w:rsidP="00D25A88">
      <w:pPr>
        <w:pStyle w:val="Bullet1"/>
        <w:numPr>
          <w:ilvl w:val="0"/>
          <w:numId w:val="0"/>
        </w:numPr>
        <w:spacing w:before="60" w:after="60"/>
        <w:ind w:left="360" w:hanging="360"/>
        <w:contextualSpacing w:val="0"/>
        <w:rPr>
          <w:lang w:val="en-GB" w:eastAsia="nl-BE"/>
        </w:rPr>
      </w:pPr>
    </w:p>
    <w:p w14:paraId="7A13F620" w14:textId="6A8A5187" w:rsidR="001B05B9" w:rsidRPr="009F4405" w:rsidRDefault="001B05B9" w:rsidP="00D25A88">
      <w:pPr>
        <w:pStyle w:val="Bullet1"/>
        <w:spacing w:before="60" w:after="60"/>
        <w:rPr>
          <w:b/>
          <w:bCs/>
          <w:lang w:val="en-GB"/>
        </w:rPr>
      </w:pPr>
      <w:r w:rsidRPr="009F4405">
        <w:rPr>
          <w:b/>
          <w:bCs/>
          <w:lang w:val="en-GB"/>
        </w:rPr>
        <w:t>Weaknesses</w:t>
      </w:r>
      <w:r w:rsidR="007C63B8" w:rsidRPr="009F4405">
        <w:rPr>
          <w:b/>
          <w:bCs/>
          <w:lang w:val="en-GB"/>
        </w:rPr>
        <w:t>:</w:t>
      </w:r>
    </w:p>
    <w:p w14:paraId="6AD62BA0" w14:textId="47E1D46A" w:rsidR="001B05B9" w:rsidRPr="009F4405" w:rsidRDefault="001B05B9">
      <w:pPr>
        <w:pStyle w:val="bullet10"/>
        <w:numPr>
          <w:ilvl w:val="1"/>
          <w:numId w:val="36"/>
        </w:numPr>
        <w:ind w:left="1077" w:hanging="357"/>
        <w:rPr>
          <w:b/>
          <w:bCs/>
          <w:sz w:val="18"/>
          <w:szCs w:val="22"/>
          <w:lang w:eastAsia="nl-BE"/>
        </w:rPr>
      </w:pPr>
      <w:r w:rsidRPr="009F4405">
        <w:rPr>
          <w:b/>
          <w:sz w:val="18"/>
          <w:szCs w:val="22"/>
        </w:rPr>
        <w:t>Structural bottleneck driven by limited availability:</w:t>
      </w:r>
      <w:r w:rsidRPr="009F4405">
        <w:rPr>
          <w:b/>
          <w:bCs/>
          <w:sz w:val="18"/>
          <w:szCs w:val="22"/>
          <w:lang w:eastAsia="nl-BE"/>
        </w:rPr>
        <w:t xml:space="preserve"> </w:t>
      </w:r>
      <w:r w:rsidRPr="009F4405">
        <w:rPr>
          <w:sz w:val="18"/>
          <w:szCs w:val="22"/>
          <w:lang w:eastAsia="nl-BE"/>
        </w:rPr>
        <w:t>Despite these strengths, the European testing ecosystem is fundamentally constrained by availability, which constitutes the primary structural weakness. Across facilities, stakeholders consistently emphasise that the issue is not the absence of infrastructure but rather the difficulty of accessing it within acceptable timeframes. This is particularly evident at flagship facilities such as Lampoldshausen, which is described as heavily oversubscribed. Available propulsion-testing capacity is insufficient relative to the number of engines currently under development in Europe, with test campaigns often needing to be booked far in advance. Any delay or anomaly can therefore propagate into multi-month schedule shifts, affecting launcher development, qualification planning and downstream launch readiness.</w:t>
      </w:r>
      <w:r w:rsidR="007D442C" w:rsidRPr="009F4405">
        <w:rPr>
          <w:sz w:val="18"/>
          <w:szCs w:val="22"/>
          <w:lang w:eastAsia="nl-BE"/>
        </w:rPr>
        <w:t xml:space="preserve"> [</w:t>
      </w:r>
      <w:r w:rsidR="00F100C9">
        <w:rPr>
          <w:sz w:val="18"/>
          <w:szCs w:val="22"/>
          <w:lang w:eastAsia="nl-BE"/>
        </w:rPr>
        <w:t>A06</w:t>
      </w:r>
      <w:r w:rsidR="007D442C" w:rsidRPr="009F4405">
        <w:rPr>
          <w:sz w:val="18"/>
          <w:szCs w:val="22"/>
          <w:lang w:eastAsia="nl-BE"/>
        </w:rPr>
        <w:t xml:space="preserve">, </w:t>
      </w:r>
      <w:r w:rsidR="00F100C9">
        <w:rPr>
          <w:sz w:val="18"/>
          <w:szCs w:val="22"/>
          <w:lang w:eastAsia="nl-BE"/>
        </w:rPr>
        <w:t>A12</w:t>
      </w:r>
      <w:r w:rsidR="007D442C" w:rsidRPr="009F4405">
        <w:rPr>
          <w:sz w:val="18"/>
          <w:szCs w:val="22"/>
          <w:lang w:eastAsia="nl-BE"/>
        </w:rPr>
        <w:t xml:space="preserve">, </w:t>
      </w:r>
      <w:r w:rsidR="0003468C">
        <w:rPr>
          <w:sz w:val="18"/>
          <w:szCs w:val="22"/>
          <w:lang w:eastAsia="nl-BE"/>
        </w:rPr>
        <w:t>B02</w:t>
      </w:r>
      <w:r w:rsidR="007D442C" w:rsidRPr="009F4405">
        <w:rPr>
          <w:sz w:val="18"/>
          <w:szCs w:val="22"/>
          <w:lang w:eastAsia="nl-BE"/>
        </w:rPr>
        <w:t>]</w:t>
      </w:r>
    </w:p>
    <w:p w14:paraId="355478A9" w14:textId="05074F96" w:rsidR="001B05B9" w:rsidRPr="009F4405" w:rsidRDefault="001B05B9">
      <w:pPr>
        <w:pStyle w:val="bullet10"/>
        <w:numPr>
          <w:ilvl w:val="1"/>
          <w:numId w:val="36"/>
        </w:numPr>
        <w:ind w:left="1077" w:hanging="357"/>
        <w:rPr>
          <w:b/>
          <w:bCs/>
          <w:sz w:val="18"/>
          <w:szCs w:val="22"/>
          <w:lang w:eastAsia="nl-BE"/>
        </w:rPr>
      </w:pPr>
      <w:r w:rsidRPr="009F4405">
        <w:rPr>
          <w:b/>
          <w:sz w:val="18"/>
          <w:szCs w:val="22"/>
        </w:rPr>
        <w:t>Concentration of demand on few high-capability facilities:</w:t>
      </w:r>
      <w:r w:rsidRPr="009F4405">
        <w:rPr>
          <w:b/>
          <w:bCs/>
          <w:sz w:val="18"/>
          <w:szCs w:val="22"/>
          <w:lang w:eastAsia="nl-BE"/>
        </w:rPr>
        <w:t xml:space="preserve"> </w:t>
      </w:r>
      <w:r w:rsidRPr="009F4405">
        <w:rPr>
          <w:sz w:val="18"/>
          <w:szCs w:val="22"/>
          <w:lang w:eastAsia="nl-BE"/>
        </w:rPr>
        <w:t>The case of heavy propulsion testing clearly illustrates this bottleneck. For example, Lampoldshausen is one of the only facilities in Europe capable of testing engines at the thrust, pressure, and propellant conditions required by next-generation reusable engines. While Vernon provides a similar technical capability, its ownership structure can limit accessibility for certain commercial actors, effectively concentrating demand on public facilities. As a result, multiple projects compete for limited slots, creating systemic congestion.</w:t>
      </w:r>
      <w:r w:rsidR="005B19D3" w:rsidRPr="009F4405">
        <w:rPr>
          <w:sz w:val="18"/>
          <w:szCs w:val="22"/>
          <w:lang w:eastAsia="nl-BE"/>
        </w:rPr>
        <w:t xml:space="preserve"> </w:t>
      </w:r>
      <w:r w:rsidR="00D7593C" w:rsidRPr="009F4405">
        <w:rPr>
          <w:sz w:val="18"/>
          <w:szCs w:val="22"/>
          <w:lang w:eastAsia="nl-BE"/>
        </w:rPr>
        <w:t>[</w:t>
      </w:r>
      <w:r w:rsidR="00F100C9">
        <w:rPr>
          <w:sz w:val="18"/>
          <w:szCs w:val="22"/>
          <w:lang w:eastAsia="nl-BE"/>
        </w:rPr>
        <w:t>A06</w:t>
      </w:r>
      <w:r w:rsidR="00D7593C" w:rsidRPr="009F4405">
        <w:rPr>
          <w:sz w:val="18"/>
          <w:szCs w:val="22"/>
          <w:lang w:eastAsia="nl-BE"/>
        </w:rPr>
        <w:t xml:space="preserve">, </w:t>
      </w:r>
      <w:r w:rsidR="00F100C9">
        <w:rPr>
          <w:sz w:val="18"/>
          <w:szCs w:val="22"/>
          <w:lang w:eastAsia="nl-BE"/>
        </w:rPr>
        <w:t>A12</w:t>
      </w:r>
      <w:r w:rsidR="00D7593C" w:rsidRPr="009F4405">
        <w:rPr>
          <w:sz w:val="18"/>
          <w:szCs w:val="22"/>
          <w:lang w:eastAsia="nl-BE"/>
        </w:rPr>
        <w:t xml:space="preserve">, </w:t>
      </w:r>
      <w:r w:rsidR="0003468C">
        <w:rPr>
          <w:sz w:val="18"/>
          <w:szCs w:val="22"/>
          <w:lang w:eastAsia="nl-BE"/>
        </w:rPr>
        <w:t>B02</w:t>
      </w:r>
      <w:r w:rsidR="00D7593C" w:rsidRPr="009F4405">
        <w:rPr>
          <w:sz w:val="18"/>
          <w:szCs w:val="22"/>
          <w:lang w:eastAsia="nl-BE"/>
        </w:rPr>
        <w:t xml:space="preserve">, </w:t>
      </w:r>
      <w:r w:rsidR="0003468C">
        <w:rPr>
          <w:sz w:val="18"/>
          <w:szCs w:val="22"/>
          <w:lang w:eastAsia="nl-BE"/>
        </w:rPr>
        <w:t>B09</w:t>
      </w:r>
      <w:r w:rsidR="00D7593C" w:rsidRPr="009F4405">
        <w:rPr>
          <w:sz w:val="18"/>
          <w:szCs w:val="22"/>
          <w:lang w:eastAsia="nl-BE"/>
        </w:rPr>
        <w:t>]</w:t>
      </w:r>
    </w:p>
    <w:p w14:paraId="04A5B5A7" w14:textId="09C12B4F" w:rsidR="001B05B9" w:rsidRPr="009F4405" w:rsidRDefault="001B05B9">
      <w:pPr>
        <w:pStyle w:val="bullet10"/>
        <w:numPr>
          <w:ilvl w:val="1"/>
          <w:numId w:val="36"/>
        </w:numPr>
        <w:ind w:left="1077" w:hanging="357"/>
        <w:rPr>
          <w:b/>
          <w:bCs/>
          <w:sz w:val="18"/>
          <w:szCs w:val="22"/>
          <w:lang w:eastAsia="nl-BE"/>
        </w:rPr>
      </w:pPr>
      <w:r w:rsidRPr="009F4405">
        <w:rPr>
          <w:b/>
          <w:sz w:val="18"/>
          <w:szCs w:val="22"/>
        </w:rPr>
        <w:t>Misalignment with New Space development models:</w:t>
      </w:r>
      <w:r w:rsidRPr="009F4405">
        <w:rPr>
          <w:b/>
          <w:bCs/>
          <w:sz w:val="18"/>
          <w:szCs w:val="22"/>
          <w:lang w:eastAsia="nl-BE"/>
        </w:rPr>
        <w:t xml:space="preserve"> </w:t>
      </w:r>
      <w:r w:rsidRPr="009F4405">
        <w:rPr>
          <w:sz w:val="18"/>
          <w:szCs w:val="22"/>
          <w:lang w:eastAsia="nl-BE"/>
        </w:rPr>
        <w:t>This constraint is particularly misaligned with the requirements of emerging launch companies. New entrants developing reusable or high-cadence systems require frequent and iterative testing, often with tight feedback loops between design and validation. Public facilities are not designed to offer continuous, multi-year, exclusive access to a single programme, as they must balance multiple users and prioritise institutional needs. In practice, this forces companies developing engines to rely on shared infrastructure that cannot support the required testing cadence, especially when dozens of engines need to be validated.</w:t>
      </w:r>
      <w:r w:rsidR="00452F8A" w:rsidRPr="009F4405">
        <w:rPr>
          <w:sz w:val="18"/>
          <w:szCs w:val="22"/>
          <w:lang w:eastAsia="nl-BE"/>
        </w:rPr>
        <w:t xml:space="preserve"> </w:t>
      </w:r>
      <w:r w:rsidR="00D7593C" w:rsidRPr="009F4405">
        <w:rPr>
          <w:sz w:val="18"/>
          <w:szCs w:val="22"/>
          <w:lang w:eastAsia="nl-BE"/>
        </w:rPr>
        <w:t>[</w:t>
      </w:r>
      <w:r w:rsidR="0003468C">
        <w:rPr>
          <w:sz w:val="18"/>
          <w:szCs w:val="22"/>
          <w:lang w:eastAsia="nl-BE"/>
        </w:rPr>
        <w:t>B02</w:t>
      </w:r>
      <w:r w:rsidR="00D7593C" w:rsidRPr="009F4405">
        <w:rPr>
          <w:sz w:val="18"/>
          <w:szCs w:val="22"/>
          <w:lang w:eastAsia="nl-BE"/>
        </w:rPr>
        <w:t xml:space="preserve">, </w:t>
      </w:r>
      <w:r w:rsidR="006B46EA">
        <w:rPr>
          <w:sz w:val="18"/>
          <w:szCs w:val="22"/>
          <w:lang w:eastAsia="nl-BE"/>
        </w:rPr>
        <w:t>E07</w:t>
      </w:r>
      <w:r w:rsidR="00D7593C" w:rsidRPr="009F4405">
        <w:rPr>
          <w:sz w:val="18"/>
          <w:szCs w:val="22"/>
          <w:lang w:eastAsia="nl-BE"/>
        </w:rPr>
        <w:t xml:space="preserve">, </w:t>
      </w:r>
      <w:r w:rsidR="006B46EA">
        <w:rPr>
          <w:sz w:val="18"/>
          <w:szCs w:val="22"/>
          <w:lang w:eastAsia="nl-BE"/>
        </w:rPr>
        <w:t>E15</w:t>
      </w:r>
      <w:r w:rsidR="00D7593C" w:rsidRPr="009F4405">
        <w:rPr>
          <w:sz w:val="18"/>
          <w:szCs w:val="22"/>
          <w:lang w:eastAsia="nl-BE"/>
        </w:rPr>
        <w:t xml:space="preserve">, </w:t>
      </w:r>
      <w:r w:rsidR="00715731">
        <w:rPr>
          <w:sz w:val="18"/>
          <w:szCs w:val="22"/>
          <w:lang w:eastAsia="nl-BE"/>
        </w:rPr>
        <w:t>F05</w:t>
      </w:r>
      <w:r w:rsidR="00D7593C" w:rsidRPr="009F4405">
        <w:rPr>
          <w:sz w:val="18"/>
          <w:szCs w:val="22"/>
          <w:lang w:eastAsia="nl-BE"/>
        </w:rPr>
        <w:t>]</w:t>
      </w:r>
    </w:p>
    <w:p w14:paraId="64367B5E" w14:textId="6F007E32" w:rsidR="001B05B9" w:rsidRPr="009F4405" w:rsidRDefault="001B05B9">
      <w:pPr>
        <w:pStyle w:val="bullet10"/>
        <w:numPr>
          <w:ilvl w:val="1"/>
          <w:numId w:val="36"/>
        </w:numPr>
        <w:ind w:left="1077" w:hanging="357"/>
        <w:rPr>
          <w:b/>
          <w:bCs/>
          <w:sz w:val="18"/>
          <w:szCs w:val="22"/>
          <w:lang w:eastAsia="nl-BE"/>
        </w:rPr>
      </w:pPr>
      <w:r w:rsidRPr="009F4405">
        <w:rPr>
          <w:b/>
          <w:sz w:val="18"/>
          <w:szCs w:val="22"/>
        </w:rPr>
        <w:t>Limited flexibility and adaptation constraints of legacy infrastructure:</w:t>
      </w:r>
      <w:r w:rsidRPr="009F4405">
        <w:rPr>
          <w:b/>
          <w:bCs/>
          <w:sz w:val="18"/>
          <w:szCs w:val="22"/>
          <w:lang w:eastAsia="nl-BE"/>
        </w:rPr>
        <w:t xml:space="preserve"> </w:t>
      </w:r>
      <w:r w:rsidRPr="009F4405">
        <w:rPr>
          <w:sz w:val="18"/>
          <w:szCs w:val="22"/>
          <w:lang w:eastAsia="nl-BE"/>
        </w:rPr>
        <w:t>A second layer of weakness lies in the limited flexibility of large legacy infrastructure. Many large test stands at Lampoldshausen or Vernon were originally designed for specific Ariane configurations, requiring non-negligible adaptation to accommodate new engines. This includes interface modifications, procurement of specific components, and adjustments to fluidic systems. These adaptation phases introduce additional lead times that are independent of scheduling constraints. While DLR is progressively working towards more generic interfaces, this transition is incomplete, and legacy rigidity remains a constraint.</w:t>
      </w:r>
      <w:r w:rsidR="007201E9" w:rsidRPr="009F4405">
        <w:rPr>
          <w:sz w:val="18"/>
          <w:szCs w:val="22"/>
          <w:lang w:eastAsia="nl-BE"/>
        </w:rPr>
        <w:t xml:space="preserve"> [</w:t>
      </w:r>
      <w:r w:rsidR="00F100C9">
        <w:rPr>
          <w:sz w:val="18"/>
          <w:szCs w:val="22"/>
          <w:lang w:eastAsia="nl-BE"/>
        </w:rPr>
        <w:t>A06</w:t>
      </w:r>
      <w:r w:rsidR="007201E9" w:rsidRPr="009F4405">
        <w:rPr>
          <w:sz w:val="18"/>
          <w:szCs w:val="22"/>
          <w:lang w:eastAsia="nl-BE"/>
        </w:rPr>
        <w:t xml:space="preserve">, </w:t>
      </w:r>
      <w:r w:rsidR="00F100C9">
        <w:rPr>
          <w:sz w:val="18"/>
          <w:szCs w:val="22"/>
          <w:lang w:eastAsia="nl-BE"/>
        </w:rPr>
        <w:t>A12</w:t>
      </w:r>
      <w:r w:rsidR="007201E9" w:rsidRPr="009F4405">
        <w:rPr>
          <w:sz w:val="18"/>
          <w:szCs w:val="22"/>
          <w:lang w:eastAsia="nl-BE"/>
        </w:rPr>
        <w:t xml:space="preserve">, </w:t>
      </w:r>
      <w:r w:rsidR="0003468C">
        <w:rPr>
          <w:sz w:val="18"/>
          <w:szCs w:val="22"/>
          <w:lang w:eastAsia="nl-BE"/>
        </w:rPr>
        <w:t>B02</w:t>
      </w:r>
      <w:r w:rsidR="007201E9" w:rsidRPr="009F4405">
        <w:rPr>
          <w:sz w:val="18"/>
          <w:szCs w:val="22"/>
          <w:lang w:eastAsia="nl-BE"/>
        </w:rPr>
        <w:t>]</w:t>
      </w:r>
    </w:p>
    <w:p w14:paraId="1927ABBA" w14:textId="2694E819" w:rsidR="001B05B9" w:rsidRPr="009F4405" w:rsidRDefault="001B05B9">
      <w:pPr>
        <w:pStyle w:val="bullet10"/>
        <w:numPr>
          <w:ilvl w:val="1"/>
          <w:numId w:val="36"/>
        </w:numPr>
        <w:ind w:left="1077" w:hanging="357"/>
        <w:rPr>
          <w:b/>
          <w:bCs/>
          <w:sz w:val="18"/>
          <w:szCs w:val="22"/>
          <w:lang w:eastAsia="nl-BE"/>
        </w:rPr>
      </w:pPr>
      <w:r w:rsidRPr="009F4405">
        <w:rPr>
          <w:b/>
          <w:sz w:val="18"/>
          <w:szCs w:val="22"/>
        </w:rPr>
        <w:t>Low resilience in case of infrastructure disruption:</w:t>
      </w:r>
      <w:r w:rsidRPr="009F4405">
        <w:rPr>
          <w:b/>
          <w:bCs/>
          <w:sz w:val="18"/>
          <w:szCs w:val="22"/>
          <w:lang w:eastAsia="nl-BE"/>
        </w:rPr>
        <w:t xml:space="preserve"> </w:t>
      </w:r>
      <w:r w:rsidRPr="009F4405">
        <w:rPr>
          <w:sz w:val="18"/>
          <w:szCs w:val="22"/>
          <w:lang w:eastAsia="nl-BE"/>
        </w:rPr>
        <w:t>System resilience is also limited by long recovery times in case of failure or damage. Large-scale propulsion test benches are complex installations with long rebuild timelines, in some cases reaching up to two years for major facilities such as those at Kourou. Even smaller facilities can take around a year to restore. Given the already constrained capacity, such outages can have cascading effects across multiple programmes.</w:t>
      </w:r>
      <w:r w:rsidR="0098581B" w:rsidRPr="009F4405">
        <w:rPr>
          <w:sz w:val="18"/>
          <w:szCs w:val="22"/>
          <w:lang w:eastAsia="nl-BE"/>
        </w:rPr>
        <w:t xml:space="preserve"> [</w:t>
      </w:r>
      <w:r w:rsidR="00F100C9">
        <w:rPr>
          <w:sz w:val="18"/>
          <w:szCs w:val="22"/>
          <w:lang w:eastAsia="nl-BE"/>
        </w:rPr>
        <w:t>A11</w:t>
      </w:r>
      <w:r w:rsidR="0098581B" w:rsidRPr="009F4405">
        <w:rPr>
          <w:sz w:val="18"/>
          <w:szCs w:val="22"/>
          <w:lang w:eastAsia="nl-BE"/>
        </w:rPr>
        <w:t xml:space="preserve">, </w:t>
      </w:r>
      <w:r w:rsidR="00F100C9">
        <w:rPr>
          <w:sz w:val="18"/>
          <w:szCs w:val="22"/>
          <w:lang w:eastAsia="nl-BE"/>
        </w:rPr>
        <w:t>A12</w:t>
      </w:r>
      <w:r w:rsidR="0098581B" w:rsidRPr="009F4405">
        <w:rPr>
          <w:sz w:val="18"/>
          <w:szCs w:val="22"/>
          <w:lang w:eastAsia="nl-BE"/>
        </w:rPr>
        <w:t xml:space="preserve">, </w:t>
      </w:r>
      <w:r w:rsidR="00F16698">
        <w:rPr>
          <w:sz w:val="18"/>
          <w:szCs w:val="22"/>
          <w:lang w:eastAsia="nl-BE"/>
        </w:rPr>
        <w:t>G14</w:t>
      </w:r>
      <w:r w:rsidR="0098581B" w:rsidRPr="009F4405">
        <w:rPr>
          <w:sz w:val="18"/>
          <w:szCs w:val="22"/>
          <w:lang w:eastAsia="nl-BE"/>
        </w:rPr>
        <w:t>]</w:t>
      </w:r>
    </w:p>
    <w:p w14:paraId="21F3CB99" w14:textId="411E3DFD" w:rsidR="001B05B9" w:rsidRPr="009F4405" w:rsidRDefault="001B05B9">
      <w:pPr>
        <w:pStyle w:val="bullet10"/>
        <w:numPr>
          <w:ilvl w:val="1"/>
          <w:numId w:val="36"/>
        </w:numPr>
        <w:ind w:left="1077" w:hanging="357"/>
        <w:rPr>
          <w:b/>
          <w:bCs/>
          <w:sz w:val="18"/>
          <w:szCs w:val="22"/>
          <w:lang w:eastAsia="nl-BE"/>
        </w:rPr>
      </w:pPr>
      <w:r w:rsidRPr="009F4405">
        <w:rPr>
          <w:b/>
          <w:sz w:val="18"/>
          <w:szCs w:val="22"/>
        </w:rPr>
        <w:t>High cost and barriers to access for emerging actors:</w:t>
      </w:r>
      <w:r w:rsidRPr="009F4405">
        <w:rPr>
          <w:b/>
          <w:bCs/>
          <w:sz w:val="18"/>
          <w:szCs w:val="22"/>
          <w:lang w:eastAsia="nl-BE"/>
        </w:rPr>
        <w:t xml:space="preserve"> </w:t>
      </w:r>
      <w:r w:rsidRPr="009F4405">
        <w:rPr>
          <w:sz w:val="18"/>
          <w:szCs w:val="22"/>
          <w:lang w:eastAsia="nl-BE"/>
        </w:rPr>
        <w:t>Cost and operational barriers further reinforce these constraints. Access to major facilities requires significant financial resources and specialised personnel, which are often beyond the reach of early-stage companies. As a result, a growing number of actors are either building their own small-scale test facilities or relying on third-party infrastructure with lower access barriers, even if these solutions do not cover all testing needs.</w:t>
      </w:r>
      <w:r w:rsidR="00A06EFE" w:rsidRPr="009F4405">
        <w:rPr>
          <w:sz w:val="18"/>
          <w:szCs w:val="22"/>
          <w:lang w:eastAsia="nl-BE"/>
        </w:rPr>
        <w:t xml:space="preserve"> [</w:t>
      </w:r>
      <w:r w:rsidR="0003468C">
        <w:rPr>
          <w:sz w:val="18"/>
          <w:szCs w:val="22"/>
          <w:lang w:eastAsia="nl-BE"/>
        </w:rPr>
        <w:t>B02</w:t>
      </w:r>
      <w:r w:rsidR="00A06EFE" w:rsidRPr="009F4405">
        <w:rPr>
          <w:sz w:val="18"/>
          <w:szCs w:val="22"/>
          <w:lang w:eastAsia="nl-BE"/>
        </w:rPr>
        <w:t xml:space="preserve">, </w:t>
      </w:r>
      <w:r w:rsidR="006B46EA">
        <w:rPr>
          <w:sz w:val="18"/>
          <w:szCs w:val="22"/>
          <w:lang w:eastAsia="nl-BE"/>
        </w:rPr>
        <w:t>E04</w:t>
      </w:r>
      <w:r w:rsidR="00A06EFE" w:rsidRPr="009F4405">
        <w:rPr>
          <w:sz w:val="18"/>
          <w:szCs w:val="22"/>
          <w:lang w:eastAsia="nl-BE"/>
        </w:rPr>
        <w:t xml:space="preserve">, </w:t>
      </w:r>
      <w:r w:rsidR="006B46EA">
        <w:rPr>
          <w:sz w:val="18"/>
          <w:szCs w:val="22"/>
          <w:lang w:eastAsia="nl-BE"/>
        </w:rPr>
        <w:t>E13</w:t>
      </w:r>
      <w:r w:rsidR="00A06EFE" w:rsidRPr="009F4405">
        <w:rPr>
          <w:sz w:val="18"/>
          <w:szCs w:val="22"/>
          <w:lang w:eastAsia="nl-BE"/>
        </w:rPr>
        <w:t>]</w:t>
      </w:r>
    </w:p>
    <w:p w14:paraId="20D67BEF" w14:textId="0BAEFF76" w:rsidR="001B05B9" w:rsidRPr="009F4405" w:rsidRDefault="001B05B9">
      <w:pPr>
        <w:pStyle w:val="bullet10"/>
        <w:numPr>
          <w:ilvl w:val="1"/>
          <w:numId w:val="36"/>
        </w:numPr>
        <w:ind w:left="1077" w:hanging="357"/>
        <w:rPr>
          <w:sz w:val="18"/>
          <w:szCs w:val="22"/>
        </w:rPr>
      </w:pPr>
      <w:r w:rsidRPr="009F4405">
        <w:rPr>
          <w:b/>
          <w:sz w:val="18"/>
          <w:szCs w:val="22"/>
        </w:rPr>
        <w:lastRenderedPageBreak/>
        <w:t>Additional bottlenecks in non-propulsion testing capabilities:</w:t>
      </w:r>
      <w:r w:rsidRPr="009F4405">
        <w:rPr>
          <w:b/>
          <w:bCs/>
          <w:sz w:val="18"/>
          <w:szCs w:val="22"/>
          <w:lang w:eastAsia="nl-BE"/>
        </w:rPr>
        <w:t xml:space="preserve"> </w:t>
      </w:r>
      <w:r w:rsidRPr="009F4405">
        <w:rPr>
          <w:sz w:val="18"/>
          <w:szCs w:val="22"/>
          <w:lang w:eastAsia="nl-BE"/>
        </w:rPr>
        <w:t xml:space="preserve">Finally, additional bottlenecks exist outside propulsion, notably for specific equipment such as high-capacity vibration tables, which remain scarce and frequently fully booked. These secondary constraints further </w:t>
      </w:r>
      <w:r w:rsidR="00864144" w:rsidRPr="009F4405">
        <w:rPr>
          <w:sz w:val="18"/>
          <w:szCs w:val="22"/>
          <w:lang w:eastAsia="nl-BE"/>
        </w:rPr>
        <w:t>slowdown</w:t>
      </w:r>
      <w:r w:rsidRPr="009F4405">
        <w:rPr>
          <w:sz w:val="18"/>
          <w:szCs w:val="22"/>
          <w:lang w:eastAsia="nl-BE"/>
        </w:rPr>
        <w:t xml:space="preserve"> qualification processes and compound delays originating from propulsion testing.</w:t>
      </w:r>
      <w:r w:rsidR="003C7583" w:rsidRPr="009F4405">
        <w:rPr>
          <w:sz w:val="18"/>
          <w:szCs w:val="22"/>
          <w:lang w:eastAsia="nl-BE"/>
        </w:rPr>
        <w:t xml:space="preserve"> [</w:t>
      </w:r>
      <w:r w:rsidR="0003468C">
        <w:rPr>
          <w:sz w:val="18"/>
          <w:szCs w:val="22"/>
          <w:lang w:eastAsia="nl-BE"/>
        </w:rPr>
        <w:t>B06</w:t>
      </w:r>
      <w:r w:rsidR="003C7583" w:rsidRPr="009F4405">
        <w:rPr>
          <w:sz w:val="18"/>
          <w:szCs w:val="22"/>
          <w:lang w:eastAsia="nl-BE"/>
        </w:rPr>
        <w:t>]</w:t>
      </w:r>
    </w:p>
    <w:p w14:paraId="3E24D775" w14:textId="1641FF30" w:rsidR="007D5856" w:rsidRPr="009F4405" w:rsidRDefault="001017C8">
      <w:pPr>
        <w:pStyle w:val="bullet10"/>
        <w:numPr>
          <w:ilvl w:val="1"/>
          <w:numId w:val="36"/>
        </w:numPr>
        <w:ind w:left="1077" w:hanging="357"/>
        <w:rPr>
          <w:b/>
          <w:sz w:val="18"/>
          <w:szCs w:val="22"/>
        </w:rPr>
      </w:pPr>
      <w:r w:rsidRPr="009F4405">
        <w:rPr>
          <w:b/>
          <w:sz w:val="18"/>
          <w:szCs w:val="22"/>
        </w:rPr>
        <w:t xml:space="preserve">High-capacity vibration testing as a bottleneck: </w:t>
      </w:r>
      <w:r w:rsidRPr="009F4405">
        <w:rPr>
          <w:bCs/>
          <w:sz w:val="18"/>
          <w:szCs w:val="22"/>
        </w:rPr>
        <w:t>High-capacity vibration testing was identified as a bottleneck, with limited availability in Europe and frequent full booking. This shows that manufacturing and testing infrastructure can become binding constraints before launch operations themselves. Even if launch pads and operations centres are available, delays in qualification and environmental testing can affect launcher readiness and mission schedules.</w:t>
      </w:r>
      <w:r w:rsidR="00A53382" w:rsidRPr="009F4405">
        <w:rPr>
          <w:bCs/>
          <w:sz w:val="18"/>
          <w:szCs w:val="22"/>
        </w:rPr>
        <w:t xml:space="preserve"> [</w:t>
      </w:r>
      <w:r w:rsidR="0003468C">
        <w:rPr>
          <w:bCs/>
          <w:sz w:val="18"/>
          <w:szCs w:val="22"/>
        </w:rPr>
        <w:t>B06</w:t>
      </w:r>
      <w:r w:rsidR="00A53382" w:rsidRPr="009F4405">
        <w:rPr>
          <w:bCs/>
          <w:sz w:val="18"/>
          <w:szCs w:val="22"/>
        </w:rPr>
        <w:t xml:space="preserve">, </w:t>
      </w:r>
      <w:r w:rsidR="0003468C">
        <w:rPr>
          <w:bCs/>
          <w:sz w:val="18"/>
          <w:szCs w:val="22"/>
        </w:rPr>
        <w:t>B02</w:t>
      </w:r>
      <w:r w:rsidR="00A53382" w:rsidRPr="009F4405">
        <w:rPr>
          <w:bCs/>
          <w:sz w:val="18"/>
          <w:szCs w:val="22"/>
        </w:rPr>
        <w:t>]</w:t>
      </w:r>
    </w:p>
    <w:p w14:paraId="5F5D4103" w14:textId="77777777" w:rsidR="001B05B9" w:rsidRPr="009F4405" w:rsidRDefault="001B05B9" w:rsidP="00697012">
      <w:pPr>
        <w:pStyle w:val="BodyText0"/>
      </w:pPr>
    </w:p>
    <w:p w14:paraId="1793EAFB" w14:textId="5DE18D52" w:rsidR="001B05B9" w:rsidRPr="009F4405" w:rsidRDefault="001B05B9" w:rsidP="00D25A88">
      <w:pPr>
        <w:pStyle w:val="Bullet1"/>
        <w:spacing w:before="60" w:after="60"/>
        <w:rPr>
          <w:b/>
          <w:bCs/>
          <w:lang w:val="en-GB"/>
        </w:rPr>
      </w:pPr>
      <w:r w:rsidRPr="009F4405">
        <w:rPr>
          <w:b/>
          <w:bCs/>
          <w:lang w:val="en-GB"/>
        </w:rPr>
        <w:t>Opportunities</w:t>
      </w:r>
      <w:r w:rsidR="004646A7" w:rsidRPr="009F4405">
        <w:rPr>
          <w:b/>
          <w:bCs/>
          <w:lang w:val="en-GB"/>
        </w:rPr>
        <w:t>:</w:t>
      </w:r>
    </w:p>
    <w:p w14:paraId="20AA5F53" w14:textId="0DAC6E40" w:rsidR="001B05B9" w:rsidRPr="009F4405" w:rsidRDefault="001B05B9">
      <w:pPr>
        <w:pStyle w:val="bullet10"/>
        <w:numPr>
          <w:ilvl w:val="1"/>
          <w:numId w:val="36"/>
        </w:numPr>
        <w:ind w:left="1077" w:hanging="357"/>
        <w:rPr>
          <w:b/>
          <w:sz w:val="18"/>
          <w:szCs w:val="22"/>
        </w:rPr>
      </w:pPr>
      <w:r w:rsidRPr="009F4405">
        <w:rPr>
          <w:b/>
          <w:sz w:val="18"/>
          <w:szCs w:val="22"/>
        </w:rPr>
        <w:t xml:space="preserve">Expansion and optimisation of testing capacity: </w:t>
      </w:r>
      <w:r w:rsidRPr="009F4405">
        <w:rPr>
          <w:bCs/>
          <w:sz w:val="18"/>
          <w:szCs w:val="22"/>
        </w:rPr>
        <w:t>The structural bottleneck observed across European testing infrastructure creates clear opportunities for targeted expansion and reconfiguration of the ecosystem. One of the most immediate opportunities lies in increasing propulsion testing capacity, either through new facilities or through more efficient use of existing assets. This is particularly relevant as current demand is driven by a large number of parallel engine development programmes.</w:t>
      </w:r>
      <w:r w:rsidR="00DF5F75" w:rsidRPr="009F4405">
        <w:rPr>
          <w:bCs/>
          <w:sz w:val="18"/>
          <w:szCs w:val="22"/>
        </w:rPr>
        <w:t xml:space="preserve"> [</w:t>
      </w:r>
      <w:r w:rsidR="00F100C9">
        <w:rPr>
          <w:bCs/>
          <w:sz w:val="18"/>
          <w:szCs w:val="22"/>
        </w:rPr>
        <w:t>A06</w:t>
      </w:r>
      <w:r w:rsidR="00DF5F75" w:rsidRPr="009F4405">
        <w:rPr>
          <w:bCs/>
          <w:sz w:val="18"/>
          <w:szCs w:val="22"/>
        </w:rPr>
        <w:t xml:space="preserve">, </w:t>
      </w:r>
      <w:r w:rsidR="00F100C9">
        <w:rPr>
          <w:bCs/>
          <w:sz w:val="18"/>
          <w:szCs w:val="22"/>
        </w:rPr>
        <w:t>A12</w:t>
      </w:r>
      <w:r w:rsidR="00DF5F75" w:rsidRPr="009F4405">
        <w:rPr>
          <w:bCs/>
          <w:sz w:val="18"/>
          <w:szCs w:val="22"/>
        </w:rPr>
        <w:t xml:space="preserve">, </w:t>
      </w:r>
      <w:r w:rsidR="0003468C">
        <w:rPr>
          <w:bCs/>
          <w:sz w:val="18"/>
          <w:szCs w:val="22"/>
        </w:rPr>
        <w:t>B02</w:t>
      </w:r>
      <w:r w:rsidR="00DF5F75" w:rsidRPr="009F4405">
        <w:rPr>
          <w:bCs/>
          <w:sz w:val="18"/>
          <w:szCs w:val="22"/>
        </w:rPr>
        <w:t>]</w:t>
      </w:r>
    </w:p>
    <w:p w14:paraId="4317B936" w14:textId="5F42D54E" w:rsidR="001B05B9" w:rsidRPr="009F4405" w:rsidRDefault="001B05B9">
      <w:pPr>
        <w:pStyle w:val="bullet10"/>
        <w:numPr>
          <w:ilvl w:val="1"/>
          <w:numId w:val="36"/>
        </w:numPr>
        <w:ind w:left="1077" w:hanging="357"/>
        <w:rPr>
          <w:b/>
          <w:sz w:val="18"/>
          <w:szCs w:val="22"/>
        </w:rPr>
      </w:pPr>
      <w:r w:rsidRPr="009F4405">
        <w:rPr>
          <w:b/>
          <w:sz w:val="18"/>
          <w:szCs w:val="22"/>
        </w:rPr>
        <w:t xml:space="preserve">Reusability-driven shift towards integrated testing models: </w:t>
      </w:r>
      <w:r w:rsidRPr="009F4405">
        <w:rPr>
          <w:bCs/>
          <w:sz w:val="18"/>
          <w:szCs w:val="22"/>
        </w:rPr>
        <w:t>With reusable rockets on the horizon, there’s opportunity in rethinking test infrastructure location. Instead of shuttling engines between Europe and Kourou, establishing pad-adjacent test stands at launch sites (e.g., flame trenches for stage firings at Esrange’s planned LC-3C pad) could streamline iterative test-launch cycles, reducing logistical delays. This integration would support rapid re-flight of boosters by co-locating test and launch operations (much like SpaceX’s model).</w:t>
      </w:r>
      <w:r w:rsidR="006355AE" w:rsidRPr="009F4405">
        <w:rPr>
          <w:bCs/>
          <w:sz w:val="18"/>
          <w:szCs w:val="22"/>
        </w:rPr>
        <w:t xml:space="preserve"> [</w:t>
      </w:r>
      <w:r w:rsidR="00F100C9">
        <w:rPr>
          <w:bCs/>
          <w:sz w:val="18"/>
          <w:szCs w:val="22"/>
        </w:rPr>
        <w:t>A06</w:t>
      </w:r>
      <w:r w:rsidR="006355AE" w:rsidRPr="009F4405">
        <w:rPr>
          <w:bCs/>
          <w:sz w:val="18"/>
          <w:szCs w:val="22"/>
        </w:rPr>
        <w:t xml:space="preserve">, </w:t>
      </w:r>
      <w:r w:rsidR="00F100C9">
        <w:rPr>
          <w:bCs/>
          <w:sz w:val="18"/>
          <w:szCs w:val="22"/>
        </w:rPr>
        <w:t>A07</w:t>
      </w:r>
      <w:r w:rsidR="006355AE" w:rsidRPr="009F4405">
        <w:rPr>
          <w:bCs/>
          <w:sz w:val="18"/>
          <w:szCs w:val="22"/>
        </w:rPr>
        <w:t xml:space="preserve">, </w:t>
      </w:r>
      <w:r w:rsidR="0003468C">
        <w:rPr>
          <w:bCs/>
          <w:sz w:val="18"/>
          <w:szCs w:val="22"/>
        </w:rPr>
        <w:t>B02</w:t>
      </w:r>
      <w:r w:rsidR="006355AE" w:rsidRPr="009F4405">
        <w:rPr>
          <w:bCs/>
          <w:sz w:val="18"/>
          <w:szCs w:val="22"/>
        </w:rPr>
        <w:t>]</w:t>
      </w:r>
    </w:p>
    <w:p w14:paraId="00292017" w14:textId="7C2BD03A" w:rsidR="001B05B9" w:rsidRPr="009F4405" w:rsidRDefault="001B05B9">
      <w:pPr>
        <w:pStyle w:val="bullet10"/>
        <w:numPr>
          <w:ilvl w:val="1"/>
          <w:numId w:val="36"/>
        </w:numPr>
        <w:ind w:left="1077" w:hanging="357"/>
        <w:rPr>
          <w:b/>
          <w:sz w:val="18"/>
          <w:szCs w:val="22"/>
        </w:rPr>
      </w:pPr>
      <w:r w:rsidRPr="009F4405">
        <w:rPr>
          <w:b/>
          <w:sz w:val="18"/>
          <w:szCs w:val="22"/>
        </w:rPr>
        <w:t xml:space="preserve">Development of site-adjacent testing infrastructure: </w:t>
      </w:r>
      <w:r w:rsidRPr="009F4405">
        <w:rPr>
          <w:bCs/>
          <w:sz w:val="18"/>
          <w:szCs w:val="22"/>
        </w:rPr>
        <w:t>Developing site-adjacent testing facilities near launch pads would reduce logistical complexity and enable faster iteration cycles, especially for reusable launch systems.</w:t>
      </w:r>
      <w:r w:rsidR="00A402EC" w:rsidRPr="009F4405">
        <w:rPr>
          <w:bCs/>
          <w:sz w:val="18"/>
          <w:szCs w:val="22"/>
        </w:rPr>
        <w:t xml:space="preserve"> [</w:t>
      </w:r>
      <w:r w:rsidR="00F100C9">
        <w:rPr>
          <w:bCs/>
          <w:sz w:val="18"/>
          <w:szCs w:val="22"/>
        </w:rPr>
        <w:t>A06</w:t>
      </w:r>
      <w:r w:rsidR="00A402EC" w:rsidRPr="009F4405">
        <w:rPr>
          <w:bCs/>
          <w:sz w:val="18"/>
          <w:szCs w:val="22"/>
        </w:rPr>
        <w:t xml:space="preserve">, </w:t>
      </w:r>
      <w:r w:rsidR="00EA5E86">
        <w:rPr>
          <w:bCs/>
          <w:sz w:val="18"/>
          <w:szCs w:val="22"/>
        </w:rPr>
        <w:t>C07</w:t>
      </w:r>
      <w:r w:rsidR="00A402EC" w:rsidRPr="009F4405">
        <w:rPr>
          <w:bCs/>
          <w:sz w:val="18"/>
          <w:szCs w:val="22"/>
        </w:rPr>
        <w:t>]</w:t>
      </w:r>
    </w:p>
    <w:p w14:paraId="44C0D32B" w14:textId="51ECA76B" w:rsidR="001B05B9" w:rsidRPr="009F4405" w:rsidRDefault="001B05B9">
      <w:pPr>
        <w:pStyle w:val="bullet10"/>
        <w:numPr>
          <w:ilvl w:val="1"/>
          <w:numId w:val="36"/>
        </w:numPr>
        <w:ind w:left="1077" w:hanging="357"/>
        <w:rPr>
          <w:b/>
          <w:sz w:val="18"/>
          <w:szCs w:val="22"/>
        </w:rPr>
      </w:pPr>
      <w:r w:rsidRPr="009F4405">
        <w:rPr>
          <w:b/>
          <w:sz w:val="18"/>
          <w:szCs w:val="22"/>
        </w:rPr>
        <w:t xml:space="preserve">Emergence of proprietary testing capacity among private actors: </w:t>
      </w:r>
      <w:r w:rsidRPr="009F4405">
        <w:rPr>
          <w:bCs/>
          <w:sz w:val="18"/>
          <w:szCs w:val="22"/>
        </w:rPr>
        <w:t>The rise of proprietary testing infrastructure among private actors also represents a complementary opportunity. Companies such as PLD Space have strategically invested in their own test facilities, for instance at Teruel Airport, to gain full control over testing schedules and reduce dependency on shared infrastructure. While this model requires significant upfront investment, it provides increased flexibility, resilience, and operational autonomy. Supporting such initiatives at EU level could help alleviate pressure on public facilities while strengthening the overall ecosystem.</w:t>
      </w:r>
      <w:r w:rsidR="00A402EC" w:rsidRPr="009F4405">
        <w:rPr>
          <w:bCs/>
          <w:sz w:val="18"/>
          <w:szCs w:val="22"/>
        </w:rPr>
        <w:t xml:space="preserve"> [</w:t>
      </w:r>
      <w:r w:rsidR="0003468C">
        <w:rPr>
          <w:bCs/>
          <w:sz w:val="18"/>
          <w:szCs w:val="22"/>
        </w:rPr>
        <w:t>B02</w:t>
      </w:r>
      <w:r w:rsidR="00A402EC" w:rsidRPr="009F4405">
        <w:rPr>
          <w:bCs/>
          <w:sz w:val="18"/>
          <w:szCs w:val="22"/>
        </w:rPr>
        <w:t xml:space="preserve">, </w:t>
      </w:r>
      <w:r w:rsidR="006B46EA">
        <w:rPr>
          <w:bCs/>
          <w:sz w:val="18"/>
          <w:szCs w:val="22"/>
        </w:rPr>
        <w:t>E04</w:t>
      </w:r>
      <w:r w:rsidR="00A402EC" w:rsidRPr="009F4405">
        <w:rPr>
          <w:bCs/>
          <w:sz w:val="18"/>
          <w:szCs w:val="22"/>
        </w:rPr>
        <w:t>]</w:t>
      </w:r>
    </w:p>
    <w:p w14:paraId="3471F709" w14:textId="7FCAECFD" w:rsidR="001B05B9" w:rsidRPr="009F4405" w:rsidRDefault="001B05B9">
      <w:pPr>
        <w:pStyle w:val="bullet10"/>
        <w:numPr>
          <w:ilvl w:val="1"/>
          <w:numId w:val="36"/>
        </w:numPr>
        <w:ind w:left="1077" w:hanging="357"/>
        <w:rPr>
          <w:b/>
          <w:sz w:val="18"/>
          <w:szCs w:val="22"/>
        </w:rPr>
      </w:pPr>
      <w:r w:rsidRPr="009F4405">
        <w:rPr>
          <w:b/>
          <w:sz w:val="18"/>
          <w:szCs w:val="22"/>
        </w:rPr>
        <w:t xml:space="preserve">Development of flexible and modular testing environments: </w:t>
      </w:r>
      <w:r w:rsidRPr="009F4405">
        <w:rPr>
          <w:bCs/>
          <w:sz w:val="18"/>
          <w:szCs w:val="22"/>
        </w:rPr>
        <w:t>In parallel, there is strong potential for developing more flexible and modular testing environments. Facilities such as DLR’s P8 test bench or the LUMEN programme illustrate a shift towards more adaptable infrastructure, capable of accommodating a wider range of users with reduced adaptation time. LUMEN, in particular, is designed to enable integrated propulsion-system testing, bridging the gap between component-level validation and full-scale engine qualification. Scaling this type of infrastructure could significantly reduce pressure on large high-thrust facilities.</w:t>
      </w:r>
      <w:r w:rsidR="003769F5" w:rsidRPr="009F4405">
        <w:rPr>
          <w:bCs/>
          <w:sz w:val="18"/>
          <w:szCs w:val="22"/>
        </w:rPr>
        <w:t xml:space="preserve"> </w:t>
      </w:r>
      <w:r w:rsidR="00F238DA" w:rsidRPr="009F4405">
        <w:rPr>
          <w:bCs/>
          <w:sz w:val="18"/>
          <w:szCs w:val="22"/>
        </w:rPr>
        <w:t>[</w:t>
      </w:r>
      <w:r w:rsidR="00F100C9">
        <w:rPr>
          <w:bCs/>
          <w:sz w:val="18"/>
          <w:szCs w:val="22"/>
        </w:rPr>
        <w:t>A06</w:t>
      </w:r>
      <w:r w:rsidR="00F238DA" w:rsidRPr="009F4405">
        <w:rPr>
          <w:bCs/>
          <w:sz w:val="18"/>
          <w:szCs w:val="22"/>
        </w:rPr>
        <w:t xml:space="preserve">, </w:t>
      </w:r>
      <w:r w:rsidR="00F100C9">
        <w:rPr>
          <w:bCs/>
          <w:sz w:val="18"/>
          <w:szCs w:val="22"/>
        </w:rPr>
        <w:t>A12</w:t>
      </w:r>
      <w:r w:rsidR="00F238DA" w:rsidRPr="009F4405">
        <w:rPr>
          <w:bCs/>
          <w:sz w:val="18"/>
          <w:szCs w:val="22"/>
        </w:rPr>
        <w:t xml:space="preserve">, </w:t>
      </w:r>
      <w:r w:rsidR="0003468C">
        <w:rPr>
          <w:bCs/>
          <w:sz w:val="18"/>
          <w:szCs w:val="22"/>
        </w:rPr>
        <w:t>B02</w:t>
      </w:r>
      <w:r w:rsidR="00F238DA" w:rsidRPr="009F4405">
        <w:rPr>
          <w:bCs/>
          <w:sz w:val="18"/>
          <w:szCs w:val="22"/>
        </w:rPr>
        <w:t>]</w:t>
      </w:r>
    </w:p>
    <w:p w14:paraId="131ED10A" w14:textId="0B38A793" w:rsidR="001B05B9" w:rsidRPr="009F4405" w:rsidRDefault="001B05B9">
      <w:pPr>
        <w:pStyle w:val="bullet10"/>
        <w:numPr>
          <w:ilvl w:val="1"/>
          <w:numId w:val="36"/>
        </w:numPr>
        <w:ind w:left="1077" w:hanging="357"/>
        <w:rPr>
          <w:b/>
          <w:sz w:val="18"/>
          <w:szCs w:val="22"/>
        </w:rPr>
      </w:pPr>
      <w:r w:rsidRPr="009F4405">
        <w:rPr>
          <w:b/>
          <w:sz w:val="18"/>
          <w:szCs w:val="22"/>
        </w:rPr>
        <w:t xml:space="preserve">Improved coordination and transparency at European level: </w:t>
      </w:r>
      <w:r w:rsidRPr="009F4405">
        <w:rPr>
          <w:bCs/>
          <w:sz w:val="18"/>
          <w:szCs w:val="22"/>
        </w:rPr>
        <w:t>Another important opportunity concerns coordination at European level. Current fragmentation and limited visibility of available capacity reduce overall efficiency. Improving transparency on scheduling, standardising interfaces where possible, and developing clearer access frameworks between institutional and commercial users could optimise utilisation across the network without necessarily requiring proportional increases in physical infrastructure.</w:t>
      </w:r>
      <w:r w:rsidR="00F238DA" w:rsidRPr="009F4405">
        <w:rPr>
          <w:bCs/>
          <w:sz w:val="18"/>
          <w:szCs w:val="22"/>
        </w:rPr>
        <w:t xml:space="preserve"> [</w:t>
      </w:r>
      <w:r w:rsidR="00F100C9">
        <w:rPr>
          <w:bCs/>
          <w:sz w:val="18"/>
          <w:szCs w:val="22"/>
        </w:rPr>
        <w:t>A10</w:t>
      </w:r>
      <w:r w:rsidR="00F238DA" w:rsidRPr="009F4405">
        <w:rPr>
          <w:bCs/>
          <w:sz w:val="18"/>
          <w:szCs w:val="22"/>
        </w:rPr>
        <w:t xml:space="preserve">, </w:t>
      </w:r>
      <w:r w:rsidR="0018674D">
        <w:rPr>
          <w:bCs/>
          <w:sz w:val="18"/>
          <w:szCs w:val="22"/>
        </w:rPr>
        <w:t>D03</w:t>
      </w:r>
      <w:r w:rsidR="00F238DA" w:rsidRPr="009F4405">
        <w:rPr>
          <w:bCs/>
          <w:sz w:val="18"/>
          <w:szCs w:val="22"/>
        </w:rPr>
        <w:t xml:space="preserve">, </w:t>
      </w:r>
      <w:r w:rsidR="0018674D">
        <w:rPr>
          <w:bCs/>
          <w:sz w:val="18"/>
          <w:szCs w:val="22"/>
        </w:rPr>
        <w:t>D06</w:t>
      </w:r>
      <w:r w:rsidR="00F238DA" w:rsidRPr="009F4405">
        <w:rPr>
          <w:bCs/>
          <w:sz w:val="18"/>
          <w:szCs w:val="22"/>
        </w:rPr>
        <w:t>]</w:t>
      </w:r>
    </w:p>
    <w:p w14:paraId="20462C06" w14:textId="77777777" w:rsidR="001B05B9" w:rsidRPr="009F4405" w:rsidRDefault="001B05B9" w:rsidP="00697012">
      <w:pPr>
        <w:pStyle w:val="BodyText0"/>
      </w:pPr>
    </w:p>
    <w:p w14:paraId="3F13AF48" w14:textId="075E6787" w:rsidR="001B05B9" w:rsidRPr="009F4405" w:rsidRDefault="001B05B9" w:rsidP="00D25A88">
      <w:pPr>
        <w:pStyle w:val="Bullet1"/>
        <w:spacing w:before="60" w:after="60"/>
        <w:rPr>
          <w:b/>
          <w:bCs/>
          <w:lang w:val="en-GB"/>
        </w:rPr>
      </w:pPr>
      <w:r w:rsidRPr="009F4405">
        <w:rPr>
          <w:b/>
          <w:bCs/>
          <w:lang w:val="en-GB"/>
        </w:rPr>
        <w:t>Threats</w:t>
      </w:r>
      <w:r w:rsidR="00936175" w:rsidRPr="009F4405">
        <w:rPr>
          <w:b/>
          <w:bCs/>
          <w:lang w:val="en-GB"/>
        </w:rPr>
        <w:t>:</w:t>
      </w:r>
    </w:p>
    <w:p w14:paraId="71383379" w14:textId="78C2DB3F" w:rsidR="001B05B9" w:rsidRPr="009F4405" w:rsidRDefault="001B05B9">
      <w:pPr>
        <w:pStyle w:val="bullet10"/>
        <w:numPr>
          <w:ilvl w:val="1"/>
          <w:numId w:val="36"/>
        </w:numPr>
        <w:ind w:left="1077" w:hanging="357"/>
        <w:rPr>
          <w:b/>
          <w:sz w:val="18"/>
          <w:szCs w:val="22"/>
        </w:rPr>
      </w:pPr>
      <w:r w:rsidRPr="009F4405">
        <w:rPr>
          <w:b/>
          <w:sz w:val="18"/>
          <w:szCs w:val="22"/>
        </w:rPr>
        <w:t xml:space="preserve">Fragmentation of engine development increasing congestion: </w:t>
      </w:r>
      <w:r w:rsidRPr="009F4405">
        <w:rPr>
          <w:bCs/>
          <w:sz w:val="18"/>
          <w:szCs w:val="22"/>
        </w:rPr>
        <w:t>The most significant threat to European testing infrastructure is the structural imbalance between rapidly growing demand and limited capacity. The current ecosystem is characterised by a high number of parallel engine development projects, often with different technical specifications, all competing for access to a small number of high-capability facilities. This fragmentation increases congestion risks and reduces the efficiency of infrastructure utilisation.</w:t>
      </w:r>
      <w:r w:rsidR="0016504D" w:rsidRPr="009F4405">
        <w:rPr>
          <w:bCs/>
          <w:sz w:val="18"/>
          <w:szCs w:val="22"/>
        </w:rPr>
        <w:t xml:space="preserve"> [</w:t>
      </w:r>
      <w:r w:rsidR="0003468C">
        <w:rPr>
          <w:bCs/>
          <w:sz w:val="18"/>
          <w:szCs w:val="22"/>
        </w:rPr>
        <w:t>B02</w:t>
      </w:r>
      <w:r w:rsidR="0016504D" w:rsidRPr="009F4405">
        <w:rPr>
          <w:bCs/>
          <w:sz w:val="18"/>
          <w:szCs w:val="22"/>
        </w:rPr>
        <w:t xml:space="preserve">, </w:t>
      </w:r>
      <w:r w:rsidR="0003468C">
        <w:rPr>
          <w:bCs/>
          <w:sz w:val="18"/>
          <w:szCs w:val="22"/>
        </w:rPr>
        <w:t>B09</w:t>
      </w:r>
      <w:r w:rsidR="0016504D" w:rsidRPr="009F4405">
        <w:rPr>
          <w:bCs/>
          <w:sz w:val="18"/>
          <w:szCs w:val="22"/>
        </w:rPr>
        <w:t>]</w:t>
      </w:r>
    </w:p>
    <w:p w14:paraId="141B8C64" w14:textId="32AF3C0F" w:rsidR="001B05B9" w:rsidRPr="009F4405" w:rsidRDefault="001B05B9">
      <w:pPr>
        <w:pStyle w:val="bullet10"/>
        <w:numPr>
          <w:ilvl w:val="1"/>
          <w:numId w:val="36"/>
        </w:numPr>
        <w:ind w:left="1077" w:hanging="357"/>
        <w:rPr>
          <w:b/>
          <w:sz w:val="18"/>
          <w:szCs w:val="22"/>
        </w:rPr>
      </w:pPr>
      <w:r w:rsidRPr="009F4405">
        <w:rPr>
          <w:b/>
          <w:sz w:val="18"/>
          <w:szCs w:val="22"/>
        </w:rPr>
        <w:t xml:space="preserve">Long lead times for new infrastructure vs short industry cycles: </w:t>
      </w:r>
      <w:r w:rsidRPr="009F4405">
        <w:rPr>
          <w:bCs/>
          <w:sz w:val="18"/>
          <w:szCs w:val="22"/>
        </w:rPr>
        <w:t xml:space="preserve">Closely linked to this is the misalignment between infrastructure development timelines and market dynamics. Constructing new large-scale propulsion test facilities is a long-term endeavour, potentially approaching a decade from planning to operation. This timeframe is incompatible with </w:t>
      </w:r>
      <w:r w:rsidRPr="009F4405">
        <w:rPr>
          <w:bCs/>
          <w:sz w:val="18"/>
          <w:szCs w:val="22"/>
        </w:rPr>
        <w:lastRenderedPageBreak/>
        <w:t>the development cycles and financial horizons of many New Space companies, creating a risk that key actors will not survive long enough to benefit from future capacity expansions.</w:t>
      </w:r>
      <w:r w:rsidR="0016504D" w:rsidRPr="009F4405">
        <w:rPr>
          <w:bCs/>
          <w:sz w:val="18"/>
          <w:szCs w:val="22"/>
        </w:rPr>
        <w:t xml:space="preserve"> [</w:t>
      </w:r>
      <w:r w:rsidR="00F100C9">
        <w:rPr>
          <w:bCs/>
          <w:sz w:val="18"/>
          <w:szCs w:val="22"/>
        </w:rPr>
        <w:t>A06</w:t>
      </w:r>
      <w:r w:rsidR="0016504D" w:rsidRPr="009F4405">
        <w:rPr>
          <w:bCs/>
          <w:sz w:val="18"/>
          <w:szCs w:val="22"/>
        </w:rPr>
        <w:t xml:space="preserve">, </w:t>
      </w:r>
      <w:r w:rsidR="0003468C">
        <w:rPr>
          <w:bCs/>
          <w:sz w:val="18"/>
          <w:szCs w:val="22"/>
        </w:rPr>
        <w:t>B02</w:t>
      </w:r>
      <w:r w:rsidR="0016504D" w:rsidRPr="009F4405">
        <w:rPr>
          <w:bCs/>
          <w:sz w:val="18"/>
          <w:szCs w:val="22"/>
        </w:rPr>
        <w:t xml:space="preserve">, </w:t>
      </w:r>
      <w:r w:rsidR="006B46EA">
        <w:rPr>
          <w:bCs/>
          <w:sz w:val="18"/>
          <w:szCs w:val="22"/>
        </w:rPr>
        <w:t>E13</w:t>
      </w:r>
      <w:r w:rsidR="0016504D" w:rsidRPr="009F4405">
        <w:rPr>
          <w:bCs/>
          <w:sz w:val="18"/>
          <w:szCs w:val="22"/>
        </w:rPr>
        <w:t xml:space="preserve">, </w:t>
      </w:r>
      <w:r w:rsidR="006B46EA">
        <w:rPr>
          <w:bCs/>
          <w:sz w:val="18"/>
          <w:szCs w:val="22"/>
        </w:rPr>
        <w:t>E15</w:t>
      </w:r>
      <w:r w:rsidR="0016504D" w:rsidRPr="009F4405">
        <w:rPr>
          <w:bCs/>
          <w:sz w:val="18"/>
          <w:szCs w:val="22"/>
        </w:rPr>
        <w:t>]</w:t>
      </w:r>
    </w:p>
    <w:p w14:paraId="7FE58D4D" w14:textId="5C68AA8E" w:rsidR="001B05B9" w:rsidRPr="009F4405" w:rsidRDefault="001B05B9">
      <w:pPr>
        <w:pStyle w:val="bullet10"/>
        <w:numPr>
          <w:ilvl w:val="1"/>
          <w:numId w:val="36"/>
        </w:numPr>
        <w:ind w:left="1077" w:hanging="357"/>
        <w:rPr>
          <w:b/>
          <w:sz w:val="18"/>
          <w:szCs w:val="22"/>
        </w:rPr>
      </w:pPr>
      <w:r w:rsidRPr="009F4405">
        <w:rPr>
          <w:b/>
          <w:sz w:val="18"/>
          <w:szCs w:val="22"/>
        </w:rPr>
        <w:t xml:space="preserve">Regulatory and environmental constraints limiting expansion: </w:t>
      </w:r>
      <w:r w:rsidRPr="009F4405">
        <w:rPr>
          <w:bCs/>
          <w:sz w:val="18"/>
          <w:szCs w:val="22"/>
        </w:rPr>
        <w:t>Regulatory complexity represents another major threat to scaling testing infrastructure. Environmental constraints, particularly related to noise emissions from engine tests, significantly limit the number of suitable locations for new facilities. Additional constraints linked to safety, land use, and biodiversity further restrict site selection. Moreover, the absence of a dedicated regulatory framework for propulsion testing means that projects must navigate a combination of rules from different sectors, which vary across countries and increase uncertainty.</w:t>
      </w:r>
      <w:r w:rsidR="000274A9" w:rsidRPr="009F4405">
        <w:rPr>
          <w:bCs/>
          <w:sz w:val="18"/>
          <w:szCs w:val="22"/>
        </w:rPr>
        <w:t xml:space="preserve"> [</w:t>
      </w:r>
      <w:r w:rsidR="00DE5CE4">
        <w:rPr>
          <w:bCs/>
          <w:sz w:val="18"/>
          <w:szCs w:val="22"/>
        </w:rPr>
        <w:t>D01</w:t>
      </w:r>
      <w:r w:rsidR="000274A9" w:rsidRPr="009F4405">
        <w:rPr>
          <w:bCs/>
          <w:sz w:val="18"/>
          <w:szCs w:val="22"/>
        </w:rPr>
        <w:t xml:space="preserve">, </w:t>
      </w:r>
      <w:r w:rsidR="0018674D">
        <w:rPr>
          <w:bCs/>
          <w:sz w:val="18"/>
          <w:szCs w:val="22"/>
        </w:rPr>
        <w:t>D06</w:t>
      </w:r>
      <w:r w:rsidR="000274A9" w:rsidRPr="009F4405">
        <w:rPr>
          <w:bCs/>
          <w:sz w:val="18"/>
          <w:szCs w:val="22"/>
        </w:rPr>
        <w:t xml:space="preserve">, </w:t>
      </w:r>
      <w:r w:rsidR="0018674D">
        <w:rPr>
          <w:bCs/>
          <w:sz w:val="18"/>
          <w:szCs w:val="22"/>
        </w:rPr>
        <w:t>D08</w:t>
      </w:r>
      <w:r w:rsidR="000274A9" w:rsidRPr="009F4405">
        <w:rPr>
          <w:bCs/>
          <w:sz w:val="18"/>
          <w:szCs w:val="22"/>
        </w:rPr>
        <w:t>]</w:t>
      </w:r>
    </w:p>
    <w:p w14:paraId="246AACEC" w14:textId="79D62C9E" w:rsidR="001B05B9" w:rsidRPr="009F4405" w:rsidRDefault="001B05B9">
      <w:pPr>
        <w:pStyle w:val="bullet10"/>
        <w:numPr>
          <w:ilvl w:val="1"/>
          <w:numId w:val="36"/>
        </w:numPr>
        <w:ind w:left="1077" w:hanging="357"/>
        <w:rPr>
          <w:b/>
          <w:sz w:val="18"/>
          <w:szCs w:val="22"/>
        </w:rPr>
      </w:pPr>
      <w:r w:rsidRPr="009F4405">
        <w:rPr>
          <w:b/>
          <w:sz w:val="18"/>
          <w:szCs w:val="22"/>
        </w:rPr>
        <w:t xml:space="preserve">Risk of reduced competitiveness due to access constraints: </w:t>
      </w:r>
      <w:r w:rsidRPr="009F4405">
        <w:rPr>
          <w:bCs/>
          <w:sz w:val="18"/>
          <w:szCs w:val="22"/>
        </w:rPr>
        <w:t>There is also a risk that persistent capacity constraints will undermine Europe’s competitiveness. If testing bottlenecks continue to delay launcher development and qualification, companies may seek alternatives outside Europe or adapt their development strategies in ways that reduce technological ambition. Bottlenecks at facilities such as Lampoldshausen could therefore affect not only individual launcher programmes, but also Europe’s broader access-to-space resilience if new test capacity is not developed in parallel with launcher development.</w:t>
      </w:r>
      <w:r w:rsidR="00892367" w:rsidRPr="009F4405">
        <w:rPr>
          <w:bCs/>
          <w:sz w:val="18"/>
          <w:szCs w:val="22"/>
        </w:rPr>
        <w:t xml:space="preserve"> [</w:t>
      </w:r>
      <w:r w:rsidR="0003468C">
        <w:rPr>
          <w:bCs/>
          <w:sz w:val="18"/>
          <w:szCs w:val="22"/>
        </w:rPr>
        <w:t>B02</w:t>
      </w:r>
      <w:r w:rsidR="00892367" w:rsidRPr="009F4405">
        <w:rPr>
          <w:bCs/>
          <w:sz w:val="18"/>
          <w:szCs w:val="22"/>
        </w:rPr>
        <w:t xml:space="preserve">, </w:t>
      </w:r>
      <w:r w:rsidR="006B46EA">
        <w:rPr>
          <w:bCs/>
          <w:sz w:val="18"/>
          <w:szCs w:val="22"/>
        </w:rPr>
        <w:t>E04</w:t>
      </w:r>
      <w:r w:rsidR="00892367" w:rsidRPr="009F4405">
        <w:rPr>
          <w:bCs/>
          <w:sz w:val="18"/>
          <w:szCs w:val="22"/>
        </w:rPr>
        <w:t xml:space="preserve">, </w:t>
      </w:r>
      <w:r w:rsidR="006B46EA">
        <w:rPr>
          <w:bCs/>
          <w:sz w:val="18"/>
          <w:szCs w:val="22"/>
        </w:rPr>
        <w:t>E05</w:t>
      </w:r>
      <w:r w:rsidR="00892367" w:rsidRPr="009F4405">
        <w:rPr>
          <w:bCs/>
          <w:sz w:val="18"/>
          <w:szCs w:val="22"/>
        </w:rPr>
        <w:t>]</w:t>
      </w:r>
    </w:p>
    <w:p w14:paraId="2B78AD95" w14:textId="1849864E" w:rsidR="001B05B9" w:rsidRPr="009F4405" w:rsidRDefault="001B05B9">
      <w:pPr>
        <w:pStyle w:val="bullet10"/>
        <w:numPr>
          <w:ilvl w:val="1"/>
          <w:numId w:val="36"/>
        </w:numPr>
        <w:ind w:left="1077" w:hanging="357"/>
        <w:rPr>
          <w:b/>
          <w:sz w:val="18"/>
          <w:szCs w:val="22"/>
        </w:rPr>
      </w:pPr>
      <w:r w:rsidRPr="009F4405">
        <w:rPr>
          <w:b/>
          <w:sz w:val="18"/>
          <w:szCs w:val="22"/>
        </w:rPr>
        <w:t xml:space="preserve">Fragmentation through proliferation of private facilities: </w:t>
      </w:r>
      <w:r w:rsidRPr="009F4405">
        <w:rPr>
          <w:bCs/>
          <w:sz w:val="18"/>
          <w:szCs w:val="22"/>
        </w:rPr>
        <w:t>In parallel, the increasing reliance on proprietary testing infrastructure may fragment the ecosystem, leading to duplication of investments and reduced collective efficiency.</w:t>
      </w:r>
      <w:r w:rsidR="00892367" w:rsidRPr="009F4405">
        <w:rPr>
          <w:bCs/>
          <w:sz w:val="18"/>
          <w:szCs w:val="22"/>
        </w:rPr>
        <w:t xml:space="preserve"> [</w:t>
      </w:r>
      <w:r w:rsidR="0003468C">
        <w:rPr>
          <w:bCs/>
          <w:sz w:val="18"/>
          <w:szCs w:val="22"/>
        </w:rPr>
        <w:t>B09</w:t>
      </w:r>
      <w:r w:rsidR="00892367" w:rsidRPr="009F4405">
        <w:rPr>
          <w:bCs/>
          <w:sz w:val="18"/>
          <w:szCs w:val="22"/>
        </w:rPr>
        <w:t xml:space="preserve">, </w:t>
      </w:r>
      <w:r w:rsidR="006B46EA">
        <w:rPr>
          <w:bCs/>
          <w:sz w:val="18"/>
          <w:szCs w:val="22"/>
        </w:rPr>
        <w:t>E13</w:t>
      </w:r>
      <w:r w:rsidR="00892367" w:rsidRPr="009F4405">
        <w:rPr>
          <w:bCs/>
          <w:sz w:val="18"/>
          <w:szCs w:val="22"/>
        </w:rPr>
        <w:t xml:space="preserve">, </w:t>
      </w:r>
      <w:r w:rsidR="006B46EA">
        <w:rPr>
          <w:bCs/>
          <w:sz w:val="18"/>
          <w:szCs w:val="22"/>
        </w:rPr>
        <w:t>E15</w:t>
      </w:r>
      <w:r w:rsidR="00892367" w:rsidRPr="009F4405">
        <w:rPr>
          <w:bCs/>
          <w:sz w:val="18"/>
          <w:szCs w:val="22"/>
        </w:rPr>
        <w:t>]</w:t>
      </w:r>
    </w:p>
    <w:p w14:paraId="4FA7EA6B" w14:textId="009B10B9" w:rsidR="001B05B9" w:rsidRPr="009F4405" w:rsidRDefault="001B05B9">
      <w:pPr>
        <w:pStyle w:val="bullet10"/>
        <w:numPr>
          <w:ilvl w:val="1"/>
          <w:numId w:val="36"/>
        </w:numPr>
        <w:ind w:left="1077" w:hanging="357"/>
        <w:rPr>
          <w:b/>
          <w:sz w:val="18"/>
          <w:szCs w:val="22"/>
        </w:rPr>
      </w:pPr>
      <w:r w:rsidRPr="009F4405">
        <w:rPr>
          <w:b/>
          <w:sz w:val="18"/>
          <w:szCs w:val="22"/>
        </w:rPr>
        <w:t xml:space="preserve">Supply chain and operational vulnerabilities: </w:t>
      </w:r>
      <w:r w:rsidRPr="009F4405">
        <w:rPr>
          <w:bCs/>
          <w:sz w:val="18"/>
          <w:szCs w:val="22"/>
        </w:rPr>
        <w:t>Finally, supply chain dependencies and operational risks pose an additional layer of vulnerability. Critical components of testing infrastructure, such as cryogenic fluid systems, specialised valves, or electronics, often depend on non-European suppliers. Disruptions in these supply chains could directly affect the availability of testing capacity. While core test benches are generally protected from cyber threats, broader operational systems, such as communication, coordination, and documentation environments, remain exposed and could affect the functioning of testing activities.</w:t>
      </w:r>
      <w:r w:rsidR="00CF4892" w:rsidRPr="009F4405">
        <w:rPr>
          <w:bCs/>
          <w:sz w:val="18"/>
          <w:szCs w:val="22"/>
        </w:rPr>
        <w:t xml:space="preserve"> [</w:t>
      </w:r>
      <w:r w:rsidR="00F16698">
        <w:rPr>
          <w:bCs/>
          <w:sz w:val="18"/>
          <w:szCs w:val="22"/>
        </w:rPr>
        <w:t>G02</w:t>
      </w:r>
      <w:r w:rsidR="00CF4892" w:rsidRPr="009F4405">
        <w:rPr>
          <w:bCs/>
          <w:sz w:val="18"/>
          <w:szCs w:val="22"/>
        </w:rPr>
        <w:t>, C</w:t>
      </w:r>
      <w:r w:rsidR="00BF40FA">
        <w:rPr>
          <w:bCs/>
          <w:sz w:val="18"/>
          <w:szCs w:val="22"/>
        </w:rPr>
        <w:t>C01</w:t>
      </w:r>
      <w:r w:rsidR="00CF4892" w:rsidRPr="009F4405">
        <w:rPr>
          <w:bCs/>
          <w:sz w:val="18"/>
          <w:szCs w:val="22"/>
        </w:rPr>
        <w:t>, C</w:t>
      </w:r>
      <w:r w:rsidR="00EA5E86">
        <w:rPr>
          <w:bCs/>
          <w:sz w:val="18"/>
          <w:szCs w:val="22"/>
        </w:rPr>
        <w:t>C02</w:t>
      </w:r>
      <w:r w:rsidR="00CF4892" w:rsidRPr="009F4405">
        <w:rPr>
          <w:bCs/>
          <w:sz w:val="18"/>
          <w:szCs w:val="22"/>
        </w:rPr>
        <w:t>, C</w:t>
      </w:r>
      <w:r w:rsidR="00EA5E86">
        <w:rPr>
          <w:bCs/>
          <w:sz w:val="18"/>
          <w:szCs w:val="22"/>
        </w:rPr>
        <w:t>C08</w:t>
      </w:r>
      <w:r w:rsidR="00CF4892" w:rsidRPr="009F4405">
        <w:rPr>
          <w:bCs/>
          <w:sz w:val="18"/>
          <w:szCs w:val="22"/>
        </w:rPr>
        <w:t>, C</w:t>
      </w:r>
      <w:r w:rsidR="00EA5E86">
        <w:rPr>
          <w:bCs/>
          <w:sz w:val="18"/>
          <w:szCs w:val="22"/>
        </w:rPr>
        <w:t>C09</w:t>
      </w:r>
      <w:r w:rsidR="00CF4892" w:rsidRPr="009F4405">
        <w:rPr>
          <w:bCs/>
          <w:sz w:val="18"/>
          <w:szCs w:val="22"/>
        </w:rPr>
        <w:t>]</w:t>
      </w:r>
    </w:p>
    <w:p w14:paraId="77D270C2" w14:textId="543942E2" w:rsidR="00842FF1" w:rsidRPr="009F4405" w:rsidRDefault="00842FF1">
      <w:pPr>
        <w:pStyle w:val="bullet10"/>
        <w:numPr>
          <w:ilvl w:val="1"/>
          <w:numId w:val="36"/>
        </w:numPr>
        <w:ind w:left="1077" w:hanging="357"/>
        <w:rPr>
          <w:b/>
          <w:sz w:val="18"/>
          <w:szCs w:val="22"/>
        </w:rPr>
      </w:pPr>
      <w:r w:rsidRPr="009F4405">
        <w:rPr>
          <w:b/>
          <w:sz w:val="18"/>
          <w:szCs w:val="22"/>
        </w:rPr>
        <w:t xml:space="preserve">Rapid obsolescence of mission-support technologies can create hidden renewal costs: </w:t>
      </w:r>
      <w:r w:rsidRPr="009F4405">
        <w:rPr>
          <w:bCs/>
          <w:sz w:val="18"/>
          <w:szCs w:val="22"/>
        </w:rPr>
        <w:t>Spaceports that provide telemetry, antenna or communications infrastructure may face technology-refresh risks, as some support systems can become outdated quickly. This creates a continuing investment need beyond the initial construction of pads and civil infrastructure.</w:t>
      </w:r>
      <w:r w:rsidR="004D6FAA" w:rsidRPr="009F4405">
        <w:rPr>
          <w:bCs/>
          <w:sz w:val="18"/>
          <w:szCs w:val="22"/>
        </w:rPr>
        <w:t xml:space="preserve"> [</w:t>
      </w:r>
      <w:r w:rsidR="00F16698">
        <w:rPr>
          <w:bCs/>
          <w:sz w:val="18"/>
          <w:szCs w:val="22"/>
        </w:rPr>
        <w:t>G03</w:t>
      </w:r>
      <w:r w:rsidR="004D6FAA" w:rsidRPr="009F4405">
        <w:rPr>
          <w:bCs/>
          <w:sz w:val="18"/>
          <w:szCs w:val="22"/>
        </w:rPr>
        <w:t>]</w:t>
      </w:r>
    </w:p>
    <w:p w14:paraId="326C9E52" w14:textId="77777777" w:rsidR="00013DBE" w:rsidRPr="009F4405" w:rsidRDefault="00013DBE" w:rsidP="001B05B9">
      <w:pPr>
        <w:pStyle w:val="bullet10"/>
        <w:numPr>
          <w:ilvl w:val="0"/>
          <w:numId w:val="0"/>
        </w:numPr>
        <w:ind w:left="360" w:hanging="360"/>
        <w:rPr>
          <w:lang w:eastAsia="nl-BE"/>
        </w:rPr>
      </w:pPr>
    </w:p>
    <w:p w14:paraId="2216F9DA" w14:textId="2482B3BA" w:rsidR="0035776F" w:rsidRPr="009F4405" w:rsidRDefault="00470C1B" w:rsidP="00E65BC8">
      <w:pPr>
        <w:pStyle w:val="EYHeading4"/>
      </w:pPr>
      <w:r w:rsidRPr="009F4405">
        <w:lastRenderedPageBreak/>
        <w:t>Transportation</w:t>
      </w:r>
    </w:p>
    <w:p w14:paraId="4D9679D0" w14:textId="2ED9DE52" w:rsidR="00F55E7E" w:rsidRPr="009F4405" w:rsidRDefault="00F55E7E" w:rsidP="00F55E7E">
      <w:pPr>
        <w:pStyle w:val="Caption"/>
      </w:pPr>
      <w:bookmarkStart w:id="127" w:name="_Toc239018309"/>
      <w:r w:rsidRPr="009F4405">
        <w:t xml:space="preserve">Figure </w:t>
      </w:r>
      <w:r w:rsidRPr="009F4405">
        <w:fldChar w:fldCharType="begin"/>
      </w:r>
      <w:r w:rsidRPr="009F4405">
        <w:instrText xml:space="preserve"> SEQ Figure \* ARABIC </w:instrText>
      </w:r>
      <w:r w:rsidRPr="009F4405">
        <w:fldChar w:fldCharType="separate"/>
      </w:r>
      <w:r w:rsidR="00246866">
        <w:rPr>
          <w:noProof/>
        </w:rPr>
        <w:t>7</w:t>
      </w:r>
      <w:r w:rsidRPr="009F4405">
        <w:fldChar w:fldCharType="end"/>
      </w:r>
      <w:r w:rsidRPr="009F4405">
        <w:t xml:space="preserve"> SWOT for Transportation</w:t>
      </w:r>
      <w:bookmarkEnd w:id="127"/>
    </w:p>
    <w:p w14:paraId="4FDECB3C" w14:textId="4F5D7B6B" w:rsidR="00A43E66" w:rsidRPr="009F4405" w:rsidRDefault="00A43E66" w:rsidP="00A43E66">
      <w:pPr>
        <w:pStyle w:val="Bullet1"/>
        <w:numPr>
          <w:ilvl w:val="0"/>
          <w:numId w:val="0"/>
        </w:numPr>
        <w:ind w:left="357"/>
        <w:contextualSpacing w:val="0"/>
        <w:jc w:val="center"/>
        <w:rPr>
          <w:b/>
          <w:lang w:val="en-GB" w:eastAsia="nl-BE"/>
        </w:rPr>
      </w:pPr>
      <w:r w:rsidRPr="009F4405">
        <w:rPr>
          <w:b/>
          <w:noProof/>
          <w:lang w:val="en-GB" w:eastAsia="nl-BE"/>
        </w:rPr>
        <w:drawing>
          <wp:inline distT="0" distB="0" distL="0" distR="0" wp14:anchorId="5054A7D0" wp14:editId="103A4718">
            <wp:extent cx="6990568" cy="3600000"/>
            <wp:effectExtent l="0" t="0" r="1270" b="635"/>
            <wp:docPr id="123040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404978" name=""/>
                    <pic:cNvPicPr/>
                  </pic:nvPicPr>
                  <pic:blipFill>
                    <a:blip r:embed="rId37"/>
                    <a:stretch>
                      <a:fillRect/>
                    </a:stretch>
                  </pic:blipFill>
                  <pic:spPr>
                    <a:xfrm>
                      <a:off x="0" y="0"/>
                      <a:ext cx="6990568" cy="3600000"/>
                    </a:xfrm>
                    <a:prstGeom prst="rect">
                      <a:avLst/>
                    </a:prstGeom>
                  </pic:spPr>
                </pic:pic>
              </a:graphicData>
            </a:graphic>
          </wp:inline>
        </w:drawing>
      </w:r>
    </w:p>
    <w:p w14:paraId="303DD20E" w14:textId="10E8D923" w:rsidR="00E7446F" w:rsidRPr="009F4405" w:rsidRDefault="00E7446F" w:rsidP="00E7446F">
      <w:pPr>
        <w:pStyle w:val="Bullet1"/>
        <w:ind w:left="357" w:hanging="357"/>
        <w:contextualSpacing w:val="0"/>
        <w:rPr>
          <w:b/>
          <w:lang w:val="en-GB" w:eastAsia="nl-BE"/>
        </w:rPr>
      </w:pPr>
      <w:r w:rsidRPr="009F4405">
        <w:rPr>
          <w:b/>
          <w:lang w:val="en-GB" w:eastAsia="nl-BE"/>
        </w:rPr>
        <w:t xml:space="preserve">Strengths: </w:t>
      </w:r>
    </w:p>
    <w:p w14:paraId="46C404CC" w14:textId="08021EDA" w:rsidR="00CB5D8F" w:rsidRPr="009F4405" w:rsidRDefault="00CB5D8F">
      <w:pPr>
        <w:pStyle w:val="bullet10"/>
        <w:numPr>
          <w:ilvl w:val="1"/>
          <w:numId w:val="36"/>
        </w:numPr>
        <w:ind w:left="1077" w:hanging="357"/>
        <w:rPr>
          <w:b/>
          <w:sz w:val="18"/>
          <w:szCs w:val="22"/>
        </w:rPr>
      </w:pPr>
      <w:r w:rsidRPr="009F4405">
        <w:rPr>
          <w:b/>
          <w:sz w:val="18"/>
          <w:szCs w:val="22"/>
        </w:rPr>
        <w:t xml:space="preserve">Dedicated maritime logistics for Ariane 6: </w:t>
      </w:r>
      <w:r w:rsidRPr="009F4405">
        <w:rPr>
          <w:bCs/>
          <w:sz w:val="18"/>
          <w:szCs w:val="22"/>
        </w:rPr>
        <w:t xml:space="preserve">Europe benefits from a specialised transportation chain tailored to the movement of oversized and sensitive launcher components. Ariane 6 logistics are supported by Canopée, a purpose-built hybrid vessel used to transport Ariane 6 stages and sub-assemblies from European ports to Pariacabo in Kourou. </w:t>
      </w:r>
      <w:r w:rsidR="0068186E" w:rsidRPr="009F4405">
        <w:rPr>
          <w:bCs/>
          <w:sz w:val="18"/>
          <w:szCs w:val="22"/>
        </w:rPr>
        <w:t>This provides a dedicated link between industrial production, port operations, transatlantic maritime transport, harbour access and road transfer to launch preparation facilities. The system is specifically adapted to the technical requirements of Ariane 6 and to the access constraints of Pariacabo, allowing launcher dimensions to be driven primarily by physics and aerodynamics rather than by standard freight-container constraints. The use of wind-assisted propulsion also illustrates the modernisation and partial decarbonisation of Europe’s launcher logistics chain.</w:t>
      </w:r>
      <w:r w:rsidRPr="009F4405">
        <w:rPr>
          <w:bCs/>
          <w:sz w:val="18"/>
          <w:szCs w:val="22"/>
        </w:rPr>
        <w:t xml:space="preserve"> </w:t>
      </w:r>
      <w:r w:rsidR="00D90615" w:rsidRPr="009F4405">
        <w:rPr>
          <w:bCs/>
          <w:sz w:val="18"/>
          <w:szCs w:val="22"/>
        </w:rPr>
        <w:t>[</w:t>
      </w:r>
      <w:r w:rsidR="00BF40FA">
        <w:rPr>
          <w:bCs/>
          <w:sz w:val="18"/>
          <w:szCs w:val="22"/>
        </w:rPr>
        <w:t>C01</w:t>
      </w:r>
      <w:r w:rsidR="00D90615" w:rsidRPr="009F4405">
        <w:rPr>
          <w:bCs/>
          <w:sz w:val="18"/>
          <w:szCs w:val="22"/>
        </w:rPr>
        <w:t xml:space="preserve">] </w:t>
      </w:r>
    </w:p>
    <w:p w14:paraId="68F8E770" w14:textId="5146D878" w:rsidR="00CB5D8F" w:rsidRPr="009F4405" w:rsidRDefault="00CB5D8F">
      <w:pPr>
        <w:pStyle w:val="bullet10"/>
        <w:numPr>
          <w:ilvl w:val="1"/>
          <w:numId w:val="36"/>
        </w:numPr>
        <w:ind w:left="1077" w:hanging="357"/>
        <w:rPr>
          <w:b/>
          <w:sz w:val="18"/>
          <w:szCs w:val="22"/>
        </w:rPr>
      </w:pPr>
      <w:r w:rsidRPr="009F4405">
        <w:rPr>
          <w:b/>
          <w:sz w:val="18"/>
          <w:szCs w:val="22"/>
        </w:rPr>
        <w:t xml:space="preserve">Specialised and integrated transport solution for CSG: </w:t>
      </w:r>
      <w:r w:rsidRPr="009F4405">
        <w:rPr>
          <w:bCs/>
          <w:sz w:val="18"/>
          <w:szCs w:val="22"/>
        </w:rPr>
        <w:t xml:space="preserve">The Ariane 6 logistics model provides a fully adapted transport solution for Europe’s main heavy-launch system. The use of Canopée enables the transport of large and fragile launcher components under conditions designed around the requirements of the launch vehicle and the specific access constraints </w:t>
      </w:r>
      <w:r w:rsidRPr="009F4405">
        <w:rPr>
          <w:bCs/>
          <w:sz w:val="18"/>
          <w:szCs w:val="22"/>
        </w:rPr>
        <w:lastRenderedPageBreak/>
        <w:t>of Pariacabo. This reduces the need to adapt launcher design to standard transport formats and allows the logistics chain to remain aligned with the technical requirements of the vehicle. The use of wind-assisted propulsion also provides a concrete example of modernisation and partial decarbonisation of launcher logistics.</w:t>
      </w:r>
      <w:r w:rsidR="00D90615" w:rsidRPr="009F4405">
        <w:rPr>
          <w:bCs/>
          <w:sz w:val="18"/>
          <w:szCs w:val="22"/>
        </w:rPr>
        <w:t xml:space="preserve"> [</w:t>
      </w:r>
      <w:r w:rsidR="00BF40FA">
        <w:rPr>
          <w:bCs/>
          <w:sz w:val="18"/>
          <w:szCs w:val="22"/>
        </w:rPr>
        <w:t>C01</w:t>
      </w:r>
      <w:r w:rsidR="00D90615" w:rsidRPr="009F4405">
        <w:rPr>
          <w:bCs/>
          <w:sz w:val="18"/>
          <w:szCs w:val="22"/>
        </w:rPr>
        <w:t xml:space="preserve">, </w:t>
      </w:r>
      <w:r w:rsidR="00EA5E86">
        <w:rPr>
          <w:bCs/>
          <w:sz w:val="18"/>
          <w:szCs w:val="22"/>
        </w:rPr>
        <w:t>C02</w:t>
      </w:r>
      <w:r w:rsidR="00D90615" w:rsidRPr="009F4405">
        <w:rPr>
          <w:bCs/>
          <w:sz w:val="18"/>
          <w:szCs w:val="22"/>
        </w:rPr>
        <w:t>]</w:t>
      </w:r>
    </w:p>
    <w:p w14:paraId="2FD3B205" w14:textId="18D5007C" w:rsidR="00CB5D8F" w:rsidRPr="009F4405" w:rsidRDefault="00CB5D8F">
      <w:pPr>
        <w:pStyle w:val="bullet10"/>
        <w:numPr>
          <w:ilvl w:val="1"/>
          <w:numId w:val="36"/>
        </w:numPr>
        <w:ind w:left="1077" w:hanging="357"/>
        <w:rPr>
          <w:b/>
          <w:sz w:val="18"/>
          <w:szCs w:val="22"/>
        </w:rPr>
      </w:pPr>
      <w:r w:rsidRPr="009F4405">
        <w:rPr>
          <w:b/>
          <w:sz w:val="18"/>
          <w:szCs w:val="22"/>
        </w:rPr>
        <w:t xml:space="preserve">Use of standard road logistics for smaller launcher systems: </w:t>
      </w:r>
      <w:r w:rsidR="00F50443" w:rsidRPr="009F4405">
        <w:rPr>
          <w:bCs/>
          <w:sz w:val="18"/>
          <w:szCs w:val="22"/>
        </w:rPr>
        <w:t>Smaller launch systems can reduce transport complexity when vehicle architecture is designed around road-compatible sections and standard handling solutions. In the case of Isar Aerospace, engines are transported to Esrange by truck in standard transport boxes, with no major special logistics requirements, while the launch vehicle for Andøya is assembled in Germany and transported by truck in three major sections: the fairing, the integrated second stage and the integrated first stage. This design choice deliberately avoids highly complex convoy operations or frequent road closures, making ease and cost of logistics an explicit factor in the selection of launch and test sites. A similar logic applies to other emerging launch-site supply chains, with Rocket Factory Augsburg’s tank deliveries to SaxaVord illustrating the role of smaller-scale, multi-modal logistics chains in supporting peripheral European launch sites. Compared with heavy-launch systems requiring dedicated maritime assets and specialised port-to-spaceport logistics, road-compatible small-launch architectures can therefore offer greater flexibility, lower operational complexity and easier deployment across multiple European spaceports</w:t>
      </w:r>
      <w:r w:rsidRPr="009F4405">
        <w:rPr>
          <w:bCs/>
          <w:sz w:val="18"/>
          <w:szCs w:val="22"/>
        </w:rPr>
        <w:t>.</w:t>
      </w:r>
      <w:r w:rsidR="00FE7704" w:rsidRPr="009F4405">
        <w:rPr>
          <w:bCs/>
          <w:sz w:val="18"/>
          <w:szCs w:val="22"/>
        </w:rPr>
        <w:t xml:space="preserve"> [</w:t>
      </w:r>
      <w:r w:rsidR="00EA5E86">
        <w:rPr>
          <w:bCs/>
          <w:sz w:val="18"/>
          <w:szCs w:val="22"/>
        </w:rPr>
        <w:t>C04</w:t>
      </w:r>
      <w:r w:rsidR="00FE7704" w:rsidRPr="009F4405">
        <w:rPr>
          <w:bCs/>
          <w:sz w:val="18"/>
          <w:szCs w:val="22"/>
        </w:rPr>
        <w:t xml:space="preserve">, </w:t>
      </w:r>
      <w:r w:rsidR="00EA5E86">
        <w:rPr>
          <w:bCs/>
          <w:sz w:val="18"/>
          <w:szCs w:val="22"/>
        </w:rPr>
        <w:t>C06</w:t>
      </w:r>
      <w:r w:rsidR="00FE7704" w:rsidRPr="009F4405">
        <w:rPr>
          <w:bCs/>
          <w:sz w:val="18"/>
          <w:szCs w:val="22"/>
        </w:rPr>
        <w:t>]</w:t>
      </w:r>
    </w:p>
    <w:p w14:paraId="676126BB" w14:textId="1D0C9CD5" w:rsidR="00CB5D8F" w:rsidRPr="009F4405" w:rsidRDefault="00CB5D8F">
      <w:pPr>
        <w:pStyle w:val="bullet10"/>
        <w:numPr>
          <w:ilvl w:val="1"/>
          <w:numId w:val="36"/>
        </w:numPr>
        <w:ind w:left="1077" w:hanging="357"/>
        <w:rPr>
          <w:b/>
          <w:sz w:val="18"/>
          <w:szCs w:val="22"/>
        </w:rPr>
      </w:pPr>
      <w:r w:rsidRPr="009F4405">
        <w:rPr>
          <w:b/>
          <w:sz w:val="18"/>
          <w:szCs w:val="22"/>
        </w:rPr>
        <w:t xml:space="preserve">Compact engine transport reduces handling complexity for selected propulsion systems: </w:t>
      </w:r>
      <w:r w:rsidRPr="009F4405">
        <w:rPr>
          <w:bCs/>
          <w:sz w:val="18"/>
          <w:szCs w:val="22"/>
        </w:rPr>
        <w:t>For some compact propulsion hardware, engines produced in one European country and tested in another can be transported fixed in containers on standard trucks. In these cases, no specific environmental control is required beyond appropriate packing of the engine. This reduces the complexity of transport operations for selected engine-testing flows, although export-control requirements still need to be managed when engines move across national borders.</w:t>
      </w:r>
      <w:r w:rsidR="00FE7704" w:rsidRPr="009F4405">
        <w:rPr>
          <w:bCs/>
          <w:sz w:val="18"/>
          <w:szCs w:val="22"/>
        </w:rPr>
        <w:t xml:space="preserve"> [</w:t>
      </w:r>
      <w:r w:rsidR="00EA5E86">
        <w:rPr>
          <w:bCs/>
          <w:sz w:val="18"/>
          <w:szCs w:val="22"/>
        </w:rPr>
        <w:t>C04</w:t>
      </w:r>
      <w:r w:rsidR="00FE7704" w:rsidRPr="009F4405">
        <w:rPr>
          <w:bCs/>
          <w:sz w:val="18"/>
          <w:szCs w:val="22"/>
        </w:rPr>
        <w:t>, C</w:t>
      </w:r>
      <w:r w:rsidR="00EA5E86">
        <w:rPr>
          <w:bCs/>
          <w:sz w:val="18"/>
          <w:szCs w:val="22"/>
        </w:rPr>
        <w:t>C03</w:t>
      </w:r>
      <w:r w:rsidR="00FE7704" w:rsidRPr="009F4405">
        <w:rPr>
          <w:bCs/>
          <w:sz w:val="18"/>
          <w:szCs w:val="22"/>
        </w:rPr>
        <w:t>]</w:t>
      </w:r>
    </w:p>
    <w:p w14:paraId="4C5209FC" w14:textId="18278111" w:rsidR="00CB5D8F" w:rsidRPr="009F4405" w:rsidRDefault="00546CE9">
      <w:pPr>
        <w:pStyle w:val="bullet10"/>
        <w:numPr>
          <w:ilvl w:val="1"/>
          <w:numId w:val="36"/>
        </w:numPr>
        <w:ind w:left="1077" w:hanging="357"/>
        <w:rPr>
          <w:b/>
          <w:sz w:val="18"/>
          <w:szCs w:val="22"/>
        </w:rPr>
      </w:pPr>
      <w:r w:rsidRPr="009F4405">
        <w:rPr>
          <w:b/>
          <w:sz w:val="18"/>
          <w:szCs w:val="22"/>
        </w:rPr>
        <w:t>Multimodal logistics and simplified coordination environments at complementary launch sites</w:t>
      </w:r>
      <w:r w:rsidR="00AE0169" w:rsidRPr="009F4405">
        <w:rPr>
          <w:b/>
          <w:sz w:val="18"/>
          <w:szCs w:val="22"/>
        </w:rPr>
        <w:t>:</w:t>
      </w:r>
      <w:r w:rsidR="002D22B0" w:rsidRPr="009F4405">
        <w:rPr>
          <w:b/>
          <w:sz w:val="18"/>
          <w:szCs w:val="22"/>
        </w:rPr>
        <w:t xml:space="preserve"> </w:t>
      </w:r>
      <w:r w:rsidR="002D22B0" w:rsidRPr="009F4405">
        <w:rPr>
          <w:bCs/>
          <w:sz w:val="18"/>
          <w:szCs w:val="22"/>
        </w:rPr>
        <w:t>Some complementary European launch sites can benefit from existing multimodal transport infrastructure and comparatively simpler coordination environments, particularly where airport, port, road and downrange ocean access are already available. Atlantic Spaceport illustrates this advantage: it benefits from a large runway capable of handling heavy aircraft, very low airport utilisation with significant spare capacity, and a functional port with container and roll-on/roll-off capability, providing flexibility between air and maritime logistics for smaller launch systems, campaign equipment and payload-related operations. Its operational environment is also supported by a single Flight Information Region managed by NAV Portugal, low air-traffic congestion, dynamic aircraft rerouting possibilities, large downrange ocean areas, minimal population overflight risk and flexible safety-corridor definition, making coordination simpler than at some northern European launch sites involving multiple authorities or denser traffic environments. Other emerging launch sites also illustrate the importance of transport integration, although with different constraints: Andøya benefits from road-compatible logistics for Isar Aerospace, with launch vehicle sections transported by truck from Germany, while SaxaVord and other peripheral sites depend on smaller-scale multimodal supply chains and the reliable movement of commodities, gases, liquids, propellants and launch equipment to relatively remote locations. Compared with Ariane 6’s heavy dedicated logistics chain to CSG, these examples show that smaller-launcher spaceports can rely on more flexible transport models, provided that local logistics, airspace, maritime coordination and supply-chain arrangements are sufficiently mature.</w:t>
      </w:r>
      <w:r w:rsidR="00AE0169" w:rsidRPr="009F4405">
        <w:rPr>
          <w:bCs/>
          <w:sz w:val="18"/>
          <w:szCs w:val="22"/>
        </w:rPr>
        <w:t xml:space="preserve"> </w:t>
      </w:r>
      <w:r w:rsidR="00E52721" w:rsidRPr="009F4405">
        <w:rPr>
          <w:bCs/>
          <w:sz w:val="18"/>
          <w:szCs w:val="22"/>
        </w:rPr>
        <w:t>[</w:t>
      </w:r>
      <w:r w:rsidR="00EA5E86">
        <w:rPr>
          <w:bCs/>
          <w:sz w:val="18"/>
          <w:szCs w:val="22"/>
        </w:rPr>
        <w:t>C05</w:t>
      </w:r>
      <w:r w:rsidR="00E52721" w:rsidRPr="009F4405">
        <w:rPr>
          <w:bCs/>
          <w:sz w:val="18"/>
          <w:szCs w:val="22"/>
        </w:rPr>
        <w:t xml:space="preserve">, </w:t>
      </w:r>
      <w:r w:rsidR="00EA5E86">
        <w:rPr>
          <w:bCs/>
          <w:sz w:val="18"/>
          <w:szCs w:val="22"/>
        </w:rPr>
        <w:t>C06</w:t>
      </w:r>
      <w:r w:rsidR="00E52721" w:rsidRPr="009F4405">
        <w:rPr>
          <w:bCs/>
          <w:sz w:val="18"/>
          <w:szCs w:val="22"/>
        </w:rPr>
        <w:t xml:space="preserve">, </w:t>
      </w:r>
      <w:r w:rsidR="0018674D">
        <w:rPr>
          <w:bCs/>
          <w:sz w:val="18"/>
          <w:szCs w:val="22"/>
        </w:rPr>
        <w:t>D05</w:t>
      </w:r>
      <w:r w:rsidR="00E52721" w:rsidRPr="009F4405">
        <w:rPr>
          <w:bCs/>
          <w:sz w:val="18"/>
          <w:szCs w:val="22"/>
        </w:rPr>
        <w:t>]</w:t>
      </w:r>
    </w:p>
    <w:p w14:paraId="76B0C2AB" w14:textId="77777777" w:rsidR="00CB5D8F" w:rsidRPr="009F4405" w:rsidRDefault="00CB5D8F" w:rsidP="00CB5D8F">
      <w:pPr>
        <w:pStyle w:val="Bullet1"/>
        <w:numPr>
          <w:ilvl w:val="0"/>
          <w:numId w:val="0"/>
        </w:numPr>
        <w:contextualSpacing w:val="0"/>
        <w:rPr>
          <w:lang w:val="en-GB" w:eastAsia="nl-BE"/>
        </w:rPr>
      </w:pPr>
    </w:p>
    <w:p w14:paraId="4EB033C8" w14:textId="7542454E" w:rsidR="00E7446F" w:rsidRPr="009F4405" w:rsidRDefault="00E7446F" w:rsidP="00E7446F">
      <w:pPr>
        <w:pStyle w:val="Bullet1"/>
        <w:ind w:left="357" w:hanging="357"/>
        <w:contextualSpacing w:val="0"/>
        <w:rPr>
          <w:b/>
          <w:lang w:val="en-GB" w:eastAsia="nl-BE"/>
        </w:rPr>
      </w:pPr>
      <w:r w:rsidRPr="009F4405">
        <w:rPr>
          <w:b/>
          <w:lang w:val="en-GB" w:eastAsia="nl-BE"/>
        </w:rPr>
        <w:t xml:space="preserve">Weaknesses: </w:t>
      </w:r>
    </w:p>
    <w:p w14:paraId="61CFB973" w14:textId="1CF1F956" w:rsidR="009F666B" w:rsidRPr="009F4405" w:rsidRDefault="009F666B">
      <w:pPr>
        <w:pStyle w:val="bullet10"/>
        <w:numPr>
          <w:ilvl w:val="1"/>
          <w:numId w:val="36"/>
        </w:numPr>
        <w:ind w:left="1077" w:hanging="357"/>
        <w:rPr>
          <w:bCs/>
          <w:sz w:val="18"/>
          <w:szCs w:val="22"/>
        </w:rPr>
      </w:pPr>
      <w:r w:rsidRPr="009F4405">
        <w:rPr>
          <w:b/>
          <w:sz w:val="18"/>
          <w:szCs w:val="22"/>
        </w:rPr>
        <w:t xml:space="preserve">Low substitutability of specialised transport assets and interfaces: </w:t>
      </w:r>
      <w:r w:rsidRPr="009F4405">
        <w:rPr>
          <w:bCs/>
          <w:sz w:val="18"/>
          <w:szCs w:val="22"/>
        </w:rPr>
        <w:t>Transportation remains highly dependent on a limited number of specialised assets and interfaces, including Canopée, selected European ports, Pariacabo harbour and the road connection to CSG. This creates low substitutability because launcher components require specific handling, port access, transport conditions and integration planning that cannot easily be replaced by standard freight solutions. The Ariane 6 logistics chain is therefore exposed to disruption at several sequential points, from maritime transport and harbour operations to local road transfer and handling infrastructure.</w:t>
      </w:r>
      <w:r w:rsidR="00B92DBA" w:rsidRPr="009F4405">
        <w:rPr>
          <w:bCs/>
          <w:sz w:val="18"/>
          <w:szCs w:val="22"/>
        </w:rPr>
        <w:t xml:space="preserve"> [</w:t>
      </w:r>
      <w:r w:rsidR="00BF40FA">
        <w:rPr>
          <w:bCs/>
          <w:sz w:val="18"/>
          <w:szCs w:val="22"/>
        </w:rPr>
        <w:t>C01</w:t>
      </w:r>
      <w:r w:rsidR="00B92DBA" w:rsidRPr="009F4405">
        <w:rPr>
          <w:bCs/>
          <w:sz w:val="18"/>
          <w:szCs w:val="22"/>
        </w:rPr>
        <w:t xml:space="preserve">, </w:t>
      </w:r>
      <w:r w:rsidR="00EA5E86">
        <w:rPr>
          <w:bCs/>
          <w:sz w:val="18"/>
          <w:szCs w:val="22"/>
        </w:rPr>
        <w:t>C02</w:t>
      </w:r>
      <w:r w:rsidR="00B92DBA" w:rsidRPr="009F4405">
        <w:rPr>
          <w:bCs/>
          <w:sz w:val="18"/>
          <w:szCs w:val="22"/>
        </w:rPr>
        <w:t xml:space="preserve">, </w:t>
      </w:r>
      <w:r w:rsidR="00EA5E86">
        <w:rPr>
          <w:bCs/>
          <w:sz w:val="18"/>
          <w:szCs w:val="22"/>
        </w:rPr>
        <w:t>C03</w:t>
      </w:r>
      <w:r w:rsidR="00B92DBA" w:rsidRPr="009F4405">
        <w:rPr>
          <w:bCs/>
          <w:sz w:val="18"/>
          <w:szCs w:val="22"/>
        </w:rPr>
        <w:t xml:space="preserve">, </w:t>
      </w:r>
      <w:r w:rsidR="00EA5E86">
        <w:rPr>
          <w:bCs/>
          <w:sz w:val="18"/>
          <w:szCs w:val="22"/>
        </w:rPr>
        <w:t>C04</w:t>
      </w:r>
      <w:r w:rsidR="00B92DBA" w:rsidRPr="009F4405">
        <w:rPr>
          <w:bCs/>
          <w:sz w:val="18"/>
          <w:szCs w:val="22"/>
        </w:rPr>
        <w:t>]</w:t>
      </w:r>
    </w:p>
    <w:p w14:paraId="790A62D1" w14:textId="3E2C9FB4" w:rsidR="009F666B" w:rsidRPr="009F4405" w:rsidRDefault="009F666B">
      <w:pPr>
        <w:pStyle w:val="bullet10"/>
        <w:numPr>
          <w:ilvl w:val="1"/>
          <w:numId w:val="36"/>
        </w:numPr>
        <w:ind w:left="1077" w:hanging="357"/>
        <w:rPr>
          <w:bCs/>
          <w:sz w:val="18"/>
          <w:szCs w:val="22"/>
        </w:rPr>
      </w:pPr>
      <w:r w:rsidRPr="009F4405">
        <w:rPr>
          <w:b/>
          <w:sz w:val="18"/>
          <w:szCs w:val="22"/>
        </w:rPr>
        <w:t xml:space="preserve">Dependence on maritime transport for heavy-launch logistics: </w:t>
      </w:r>
      <w:r w:rsidRPr="009F4405">
        <w:rPr>
          <w:bCs/>
          <w:sz w:val="18"/>
          <w:szCs w:val="22"/>
        </w:rPr>
        <w:t>CSG logistics rely heavily on maritime transport because large launcher components cannot be moved through ordinary containerised freight solutions. The Ariane system is efficient because it uses a dedicated vessel adapted to the launcher’s dimensions and to the requirements of the Kourou logistics chain. However, this also means that transport resilience depends on the availability of specialised maritime capacity. If launch cadence increases significantly, reliance on one dedicated vessel may become more constraining, and additional ships may be needed to maintain recurring transport rotations.</w:t>
      </w:r>
      <w:r w:rsidR="00655D8C" w:rsidRPr="009F4405">
        <w:rPr>
          <w:bCs/>
          <w:sz w:val="18"/>
          <w:szCs w:val="22"/>
        </w:rPr>
        <w:t xml:space="preserve"> [</w:t>
      </w:r>
      <w:r w:rsidR="00BF40FA">
        <w:rPr>
          <w:bCs/>
          <w:sz w:val="18"/>
          <w:szCs w:val="22"/>
        </w:rPr>
        <w:t>C01</w:t>
      </w:r>
      <w:r w:rsidR="00655D8C" w:rsidRPr="009F4405">
        <w:rPr>
          <w:bCs/>
          <w:sz w:val="18"/>
          <w:szCs w:val="22"/>
        </w:rPr>
        <w:t xml:space="preserve">, </w:t>
      </w:r>
      <w:r w:rsidR="00BF40FA">
        <w:rPr>
          <w:bCs/>
          <w:sz w:val="18"/>
          <w:szCs w:val="22"/>
        </w:rPr>
        <w:t>C1</w:t>
      </w:r>
      <w:r w:rsidR="00655D8C" w:rsidRPr="009F4405">
        <w:rPr>
          <w:bCs/>
          <w:sz w:val="18"/>
          <w:szCs w:val="22"/>
        </w:rPr>
        <w:t>0]</w:t>
      </w:r>
    </w:p>
    <w:p w14:paraId="1E7DD74D" w14:textId="3A133FB1" w:rsidR="009F666B" w:rsidRPr="009F4405" w:rsidRDefault="009F666B">
      <w:pPr>
        <w:pStyle w:val="bullet10"/>
        <w:numPr>
          <w:ilvl w:val="1"/>
          <w:numId w:val="36"/>
        </w:numPr>
        <w:ind w:left="1077" w:hanging="357"/>
        <w:rPr>
          <w:b/>
          <w:sz w:val="18"/>
          <w:szCs w:val="22"/>
        </w:rPr>
      </w:pPr>
      <w:r w:rsidRPr="009F4405">
        <w:rPr>
          <w:b/>
          <w:sz w:val="18"/>
          <w:szCs w:val="22"/>
        </w:rPr>
        <w:t xml:space="preserve">Limited adapted air transport options for large or sensitive space hardware: </w:t>
      </w:r>
      <w:r w:rsidRPr="009F4405">
        <w:rPr>
          <w:bCs/>
          <w:sz w:val="18"/>
          <w:szCs w:val="22"/>
        </w:rPr>
        <w:t xml:space="preserve">Historically, limited availability of adapted aircraft has been a constraint for space logistics, especially for large or sensitive spacecraft and customer-side hardware. While launcher transport can rely on Canopée for Ariane 6, spacecraft logistics are more exposed to the availability of </w:t>
      </w:r>
      <w:r w:rsidRPr="009F4405">
        <w:rPr>
          <w:bCs/>
          <w:sz w:val="18"/>
          <w:szCs w:val="22"/>
        </w:rPr>
        <w:lastRenderedPageBreak/>
        <w:t>suitable aircraft or alternative transport solutions. As cadence increases, customer-side transport constraints may become more visible, particularly if more spacecraft need to be delivered to CSG within compressed campaign schedules.</w:t>
      </w:r>
      <w:r w:rsidR="00655D8C" w:rsidRPr="009F4405">
        <w:rPr>
          <w:bCs/>
          <w:sz w:val="18"/>
          <w:szCs w:val="22"/>
        </w:rPr>
        <w:t xml:space="preserve"> </w:t>
      </w:r>
      <w:r w:rsidR="00085ECE" w:rsidRPr="009F4405">
        <w:rPr>
          <w:bCs/>
          <w:sz w:val="18"/>
          <w:szCs w:val="22"/>
        </w:rPr>
        <w:t>[</w:t>
      </w:r>
      <w:r w:rsidR="00EA5E86">
        <w:rPr>
          <w:bCs/>
          <w:sz w:val="18"/>
          <w:szCs w:val="22"/>
        </w:rPr>
        <w:t>C08</w:t>
      </w:r>
      <w:r w:rsidR="00085ECE" w:rsidRPr="009F4405">
        <w:rPr>
          <w:bCs/>
          <w:sz w:val="18"/>
          <w:szCs w:val="22"/>
        </w:rPr>
        <w:t>, C</w:t>
      </w:r>
      <w:r w:rsidR="00EA5E86">
        <w:rPr>
          <w:bCs/>
          <w:sz w:val="18"/>
          <w:szCs w:val="22"/>
        </w:rPr>
        <w:t>C06</w:t>
      </w:r>
      <w:r w:rsidR="00085ECE" w:rsidRPr="009F4405">
        <w:rPr>
          <w:bCs/>
          <w:sz w:val="18"/>
          <w:szCs w:val="22"/>
        </w:rPr>
        <w:t>]</w:t>
      </w:r>
    </w:p>
    <w:p w14:paraId="5CB963B0" w14:textId="2EC8081D" w:rsidR="009F666B" w:rsidRPr="009F4405" w:rsidRDefault="009F666B">
      <w:pPr>
        <w:pStyle w:val="bullet10"/>
        <w:numPr>
          <w:ilvl w:val="1"/>
          <w:numId w:val="36"/>
        </w:numPr>
        <w:ind w:left="1077" w:hanging="357"/>
        <w:rPr>
          <w:b/>
          <w:sz w:val="18"/>
          <w:szCs w:val="22"/>
        </w:rPr>
      </w:pPr>
      <w:r w:rsidRPr="009F4405">
        <w:rPr>
          <w:b/>
          <w:sz w:val="18"/>
          <w:szCs w:val="22"/>
        </w:rPr>
        <w:t>Potential bottlenecks in harbour and local road infrastructure</w:t>
      </w:r>
      <w:r w:rsidR="00DE096B" w:rsidRPr="009F4405">
        <w:rPr>
          <w:b/>
          <w:sz w:val="18"/>
          <w:szCs w:val="22"/>
        </w:rPr>
        <w:t>:</w:t>
      </w:r>
      <w:r w:rsidR="00D24D22" w:rsidRPr="009F4405">
        <w:rPr>
          <w:b/>
          <w:sz w:val="18"/>
          <w:szCs w:val="22"/>
        </w:rPr>
        <w:t xml:space="preserve"> </w:t>
      </w:r>
      <w:r w:rsidR="00D24D22" w:rsidRPr="009F4405">
        <w:rPr>
          <w:bCs/>
          <w:sz w:val="18"/>
          <w:szCs w:val="22"/>
        </w:rPr>
        <w:t>As launch cadence increases, spaceports may face constraints not only at the launch pad but also across the local transport interfaces that connect ports, airports, roads, storage areas, preparation facilities and launch zones. At CSG</w:t>
      </w:r>
      <w:r w:rsidR="000C7032" w:rsidRPr="009F4405">
        <w:rPr>
          <w:bCs/>
          <w:sz w:val="18"/>
          <w:szCs w:val="22"/>
        </w:rPr>
        <w:t>,</w:t>
      </w:r>
      <w:r w:rsidRPr="009F4405">
        <w:rPr>
          <w:bCs/>
          <w:sz w:val="18"/>
          <w:szCs w:val="22"/>
        </w:rPr>
        <w:t xml:space="preserve"> </w:t>
      </w:r>
      <w:r w:rsidR="000C7032" w:rsidRPr="009F4405">
        <w:rPr>
          <w:bCs/>
          <w:sz w:val="18"/>
          <w:szCs w:val="22"/>
        </w:rPr>
        <w:t>l</w:t>
      </w:r>
      <w:r w:rsidRPr="009F4405">
        <w:rPr>
          <w:bCs/>
          <w:sz w:val="18"/>
          <w:szCs w:val="22"/>
        </w:rPr>
        <w:t>imited harbour capacity linked to the spaceport can become a constraint as launch cadence increases. Higher ship traffic could lead to congestion at port interfaces, especially if several launch campaigns require overlapping delivery windows. Road transport at CSG also relies on a limited local road network, including a single road serving both personnel and logistics flows. This creates a risk of congestion if more launcher components, spacecraft, propellants, equipment and personnel need to move through the same corridor under higher-cadence conditions.</w:t>
      </w:r>
      <w:r w:rsidR="00E81CBE" w:rsidRPr="009F4405">
        <w:rPr>
          <w:bCs/>
          <w:sz w:val="18"/>
          <w:szCs w:val="22"/>
        </w:rPr>
        <w:t xml:space="preserve"> [</w:t>
      </w:r>
      <w:r w:rsidR="00EA5E86">
        <w:rPr>
          <w:bCs/>
          <w:sz w:val="18"/>
          <w:szCs w:val="22"/>
        </w:rPr>
        <w:t>C02</w:t>
      </w:r>
      <w:r w:rsidR="00E81CBE" w:rsidRPr="009F4405">
        <w:rPr>
          <w:bCs/>
          <w:sz w:val="18"/>
          <w:szCs w:val="22"/>
        </w:rPr>
        <w:t xml:space="preserve">, </w:t>
      </w:r>
      <w:r w:rsidR="00EA5E86">
        <w:rPr>
          <w:bCs/>
          <w:sz w:val="18"/>
          <w:szCs w:val="22"/>
        </w:rPr>
        <w:t>C03</w:t>
      </w:r>
      <w:r w:rsidR="00E81CBE" w:rsidRPr="009F4405">
        <w:rPr>
          <w:bCs/>
          <w:sz w:val="18"/>
          <w:szCs w:val="22"/>
        </w:rPr>
        <w:t xml:space="preserve">, </w:t>
      </w:r>
      <w:r w:rsidR="00EA5E86">
        <w:rPr>
          <w:bCs/>
          <w:sz w:val="18"/>
          <w:szCs w:val="22"/>
        </w:rPr>
        <w:t>C07</w:t>
      </w:r>
      <w:r w:rsidR="00E81CBE" w:rsidRPr="009F4405">
        <w:rPr>
          <w:bCs/>
          <w:sz w:val="18"/>
          <w:szCs w:val="22"/>
        </w:rPr>
        <w:t>]</w:t>
      </w:r>
    </w:p>
    <w:p w14:paraId="4F32320D" w14:textId="67F49E54" w:rsidR="009F666B" w:rsidRPr="009F4405" w:rsidRDefault="00A37222">
      <w:pPr>
        <w:pStyle w:val="bullet10"/>
        <w:numPr>
          <w:ilvl w:val="1"/>
          <w:numId w:val="36"/>
        </w:numPr>
        <w:ind w:left="1077" w:hanging="357"/>
        <w:rPr>
          <w:b/>
          <w:sz w:val="18"/>
          <w:szCs w:val="22"/>
        </w:rPr>
      </w:pPr>
      <w:r w:rsidRPr="009F4405">
        <w:rPr>
          <w:b/>
          <w:sz w:val="18"/>
          <w:szCs w:val="22"/>
        </w:rPr>
        <w:t>Logistics and access infrastructure becoming constraints under higher launch cadence</w:t>
      </w:r>
      <w:r w:rsidR="009F666B" w:rsidRPr="009F4405">
        <w:rPr>
          <w:b/>
          <w:sz w:val="18"/>
          <w:szCs w:val="22"/>
        </w:rPr>
        <w:t xml:space="preserve">: </w:t>
      </w:r>
      <w:r w:rsidR="00C04335" w:rsidRPr="009F4405">
        <w:rPr>
          <w:bCs/>
          <w:sz w:val="18"/>
          <w:szCs w:val="22"/>
        </w:rPr>
        <w:t>Transport logistics are not currently the main limiting factor for launch operations at CSG, but they could become a constraint if the site scales from around 15 launch periods today toward a much higher-cadence scenario, potentially up to around 40 launch periods under maximum assumptions. In that case, the required upgrades would go beyond launcher maritime transport itself and would need to cover the wider logistics chain, including additional satellite preparation buildings, increased propellant production capacity, especially liquid oxygen, more roads and internal transport capacity, storage, and broader site infrastructure to support higher launch activity. Arianespace also identified limited harbour capacity, tide and port-configuration constraints, possible congestion from increased ship traffic, and the reliance on a single road serving both personnel and logistics flows as potential bottlenecks under higher-cadence conditions. Similar exposure can arise at other spaceports through upstream transport dependencies: Esrange, for instance, depends on Swedish port infrastructure for the transport of launch vehicle components, and port disruptions have already forced the rerouting of critical hardware shipments. This shows that launch readiness depends not only on pads and vehicles, but also on the reliability of ports, roads, internal transfers, storage, propellant supply and wider logistics interfaces connecting industrial production sites to the launch range.</w:t>
      </w:r>
      <w:r w:rsidR="00E81CBE" w:rsidRPr="009F4405">
        <w:rPr>
          <w:bCs/>
          <w:sz w:val="18"/>
          <w:szCs w:val="22"/>
        </w:rPr>
        <w:t xml:space="preserve"> [</w:t>
      </w:r>
      <w:r w:rsidR="00EA5E86">
        <w:rPr>
          <w:bCs/>
          <w:sz w:val="18"/>
          <w:szCs w:val="22"/>
        </w:rPr>
        <w:t>C02</w:t>
      </w:r>
      <w:r w:rsidR="00E81CBE" w:rsidRPr="009F4405">
        <w:rPr>
          <w:bCs/>
          <w:sz w:val="18"/>
          <w:szCs w:val="22"/>
        </w:rPr>
        <w:t xml:space="preserve">, </w:t>
      </w:r>
      <w:r w:rsidR="00EA5E86">
        <w:rPr>
          <w:bCs/>
          <w:sz w:val="18"/>
          <w:szCs w:val="22"/>
        </w:rPr>
        <w:t>C03</w:t>
      </w:r>
      <w:r w:rsidR="00E81CBE" w:rsidRPr="009F4405">
        <w:rPr>
          <w:bCs/>
          <w:sz w:val="18"/>
          <w:szCs w:val="22"/>
        </w:rPr>
        <w:t xml:space="preserve">, </w:t>
      </w:r>
      <w:r w:rsidR="00EA5E86">
        <w:rPr>
          <w:bCs/>
          <w:sz w:val="18"/>
          <w:szCs w:val="22"/>
        </w:rPr>
        <w:t>C05</w:t>
      </w:r>
      <w:r w:rsidR="00E81CBE" w:rsidRPr="009F4405">
        <w:rPr>
          <w:bCs/>
          <w:sz w:val="18"/>
          <w:szCs w:val="22"/>
        </w:rPr>
        <w:t xml:space="preserve">, </w:t>
      </w:r>
      <w:r w:rsidR="00EA5E86">
        <w:rPr>
          <w:bCs/>
          <w:sz w:val="18"/>
          <w:szCs w:val="22"/>
        </w:rPr>
        <w:t>C06</w:t>
      </w:r>
      <w:r w:rsidR="00E81CBE" w:rsidRPr="009F4405">
        <w:rPr>
          <w:bCs/>
          <w:sz w:val="18"/>
          <w:szCs w:val="22"/>
        </w:rPr>
        <w:t xml:space="preserve">, </w:t>
      </w:r>
      <w:r w:rsidR="00EA5E86">
        <w:rPr>
          <w:bCs/>
          <w:sz w:val="18"/>
          <w:szCs w:val="22"/>
        </w:rPr>
        <w:t>C07</w:t>
      </w:r>
      <w:r w:rsidR="00E81CBE" w:rsidRPr="009F4405">
        <w:rPr>
          <w:bCs/>
          <w:sz w:val="18"/>
          <w:szCs w:val="22"/>
        </w:rPr>
        <w:t xml:space="preserve">, </w:t>
      </w:r>
      <w:r w:rsidR="00EA5E86">
        <w:rPr>
          <w:bCs/>
          <w:sz w:val="18"/>
          <w:szCs w:val="22"/>
        </w:rPr>
        <w:t>C09</w:t>
      </w:r>
      <w:r w:rsidR="00E81CBE" w:rsidRPr="009F4405">
        <w:rPr>
          <w:bCs/>
          <w:sz w:val="18"/>
          <w:szCs w:val="22"/>
        </w:rPr>
        <w:t>]</w:t>
      </w:r>
    </w:p>
    <w:p w14:paraId="2C65CC43" w14:textId="1101222E" w:rsidR="009F666B" w:rsidRPr="009F4405" w:rsidRDefault="00953C59">
      <w:pPr>
        <w:pStyle w:val="bullet10"/>
        <w:numPr>
          <w:ilvl w:val="1"/>
          <w:numId w:val="36"/>
        </w:numPr>
        <w:ind w:left="1077" w:hanging="357"/>
        <w:rPr>
          <w:b/>
          <w:sz w:val="18"/>
          <w:szCs w:val="22"/>
        </w:rPr>
      </w:pPr>
      <w:r w:rsidRPr="009F4405">
        <w:rPr>
          <w:b/>
          <w:sz w:val="18"/>
          <w:szCs w:val="22"/>
        </w:rPr>
        <w:t>Physical and geographic limits of complementary European launch sites</w:t>
      </w:r>
      <w:r w:rsidR="009F666B" w:rsidRPr="009F4405">
        <w:rPr>
          <w:b/>
          <w:sz w:val="18"/>
          <w:szCs w:val="22"/>
        </w:rPr>
        <w:t xml:space="preserve">: </w:t>
      </w:r>
      <w:r w:rsidR="00590F48" w:rsidRPr="009F4405">
        <w:rPr>
          <w:bCs/>
          <w:sz w:val="18"/>
          <w:szCs w:val="22"/>
        </w:rPr>
        <w:t>Complementary European launch sites can improve resilience and diversify access to specific orbital regimes, but they cannot fully remove Europe’s structural dependence on CSG. Northern sites such as Andøya, Esrange and SaxaVord are well positioned for polar and sun-synchronous missions, but their latitude, weather conditions, safety corridors, local geography and surrounding airspace or maritime constraints limit the range of missions they can support. Andøya, for example, is permitted to launch within a sector from 280° to 360°, giving access to inclinations of around 90° to 110.6°, which makes it complementary to Kourou rather than a substitute for low-inclination launch capability. Esrange and SaxaVord similarly strengthen Europe’s access to high-inclination orbits, but do not replicate CSG’s equatorial advantage. Atlantic Spaceport provides a further complementary profile through its Atlantic location and access to lower- and mid-inclination trajectories, but it also faces physical constraints linked to island size, weather and phased infrastructure development. Overall, Europe’s emerging launch network can broaden orbital access and reduce pressure on CSG for selected missions, but each site remains constrained by geography, vehicle class, safety requirements, local logistics and realistic throughput.</w:t>
      </w:r>
      <w:r w:rsidR="00CA166D" w:rsidRPr="009F4405">
        <w:rPr>
          <w:bCs/>
          <w:sz w:val="18"/>
          <w:szCs w:val="22"/>
        </w:rPr>
        <w:t xml:space="preserve"> [</w:t>
      </w:r>
      <w:r w:rsidR="00C23CBB">
        <w:rPr>
          <w:bCs/>
          <w:sz w:val="18"/>
          <w:szCs w:val="22"/>
        </w:rPr>
        <w:t>A01</w:t>
      </w:r>
      <w:r w:rsidR="00CA166D" w:rsidRPr="009F4405">
        <w:rPr>
          <w:bCs/>
          <w:sz w:val="18"/>
          <w:szCs w:val="22"/>
        </w:rPr>
        <w:t xml:space="preserve">, </w:t>
      </w:r>
      <w:r w:rsidR="00F100C9">
        <w:rPr>
          <w:bCs/>
          <w:sz w:val="18"/>
          <w:szCs w:val="22"/>
        </w:rPr>
        <w:t>A03</w:t>
      </w:r>
      <w:r w:rsidR="00CA166D" w:rsidRPr="009F4405">
        <w:rPr>
          <w:bCs/>
          <w:sz w:val="18"/>
          <w:szCs w:val="22"/>
        </w:rPr>
        <w:t xml:space="preserve">, </w:t>
      </w:r>
      <w:r w:rsidR="0018674D">
        <w:rPr>
          <w:bCs/>
          <w:sz w:val="18"/>
          <w:szCs w:val="22"/>
        </w:rPr>
        <w:t>D14</w:t>
      </w:r>
      <w:r w:rsidR="00CA166D" w:rsidRPr="009F4405">
        <w:rPr>
          <w:bCs/>
          <w:sz w:val="18"/>
          <w:szCs w:val="22"/>
        </w:rPr>
        <w:t>]</w:t>
      </w:r>
    </w:p>
    <w:p w14:paraId="24A4714B" w14:textId="77777777" w:rsidR="00CB5D8F" w:rsidRPr="009F4405" w:rsidRDefault="00CB5D8F" w:rsidP="009F666B">
      <w:pPr>
        <w:pStyle w:val="Bullet1"/>
        <w:numPr>
          <w:ilvl w:val="0"/>
          <w:numId w:val="0"/>
        </w:numPr>
        <w:contextualSpacing w:val="0"/>
        <w:rPr>
          <w:lang w:val="en-GB" w:eastAsia="nl-BE"/>
        </w:rPr>
      </w:pPr>
    </w:p>
    <w:p w14:paraId="58BF718C" w14:textId="65CF9749" w:rsidR="00E7446F" w:rsidRPr="009F4405" w:rsidRDefault="00E7446F" w:rsidP="00E7446F">
      <w:pPr>
        <w:pStyle w:val="Bullet1"/>
        <w:ind w:left="357" w:hanging="357"/>
        <w:contextualSpacing w:val="0"/>
        <w:rPr>
          <w:b/>
          <w:lang w:val="en-GB" w:eastAsia="nl-BE"/>
        </w:rPr>
      </w:pPr>
      <w:r w:rsidRPr="009F4405">
        <w:rPr>
          <w:b/>
          <w:lang w:val="en-GB" w:eastAsia="nl-BE"/>
        </w:rPr>
        <w:t xml:space="preserve">Opportunities: </w:t>
      </w:r>
    </w:p>
    <w:p w14:paraId="38E92289" w14:textId="55745E4C" w:rsidR="0061673F" w:rsidRPr="009F4405" w:rsidRDefault="0061673F">
      <w:pPr>
        <w:pStyle w:val="bullet10"/>
        <w:numPr>
          <w:ilvl w:val="1"/>
          <w:numId w:val="36"/>
        </w:numPr>
        <w:ind w:left="1077" w:hanging="357"/>
        <w:rPr>
          <w:b/>
          <w:sz w:val="18"/>
          <w:szCs w:val="22"/>
        </w:rPr>
      </w:pPr>
      <w:r w:rsidRPr="009F4405">
        <w:rPr>
          <w:b/>
          <w:sz w:val="18"/>
          <w:szCs w:val="22"/>
        </w:rPr>
        <w:t xml:space="preserve">Strengthening logistics resilience across the access-to-space chain: </w:t>
      </w:r>
      <w:r w:rsidRPr="009F4405">
        <w:rPr>
          <w:bCs/>
          <w:sz w:val="18"/>
          <w:szCs w:val="22"/>
        </w:rPr>
        <w:t>The current Ariane 6 transport model offers an opportunity to further strengthen logistics resilience by identifying critical transport routes, port interfaces, storage areas, heavy-load handling requirements and local transfer constraints across the European access-to-space chain</w:t>
      </w:r>
      <w:r w:rsidR="001C1ADC" w:rsidRPr="009F4405">
        <w:rPr>
          <w:bCs/>
          <w:sz w:val="18"/>
          <w:szCs w:val="22"/>
        </w:rPr>
        <w:t>,</w:t>
      </w:r>
      <w:r w:rsidR="001F6C48" w:rsidRPr="009F4405">
        <w:rPr>
          <w:bCs/>
          <w:sz w:val="18"/>
          <w:szCs w:val="22"/>
        </w:rPr>
        <w:t xml:space="preserve"> building on lessons from the existing dedicated logistics chain</w:t>
      </w:r>
      <w:r w:rsidRPr="009F4405">
        <w:rPr>
          <w:bCs/>
          <w:sz w:val="18"/>
          <w:szCs w:val="22"/>
        </w:rPr>
        <w:t>. Mapping these dependencies more systematically would help identify where backup capacity, additional storage, alternative routes or infrastructure upgrades are required before higher launch cadence materialises.</w:t>
      </w:r>
      <w:r w:rsidR="00D9083C" w:rsidRPr="009F4405">
        <w:rPr>
          <w:bCs/>
          <w:sz w:val="18"/>
          <w:szCs w:val="22"/>
        </w:rPr>
        <w:t xml:space="preserve"> [</w:t>
      </w:r>
      <w:r w:rsidR="0003468C">
        <w:rPr>
          <w:bCs/>
          <w:sz w:val="18"/>
          <w:szCs w:val="22"/>
        </w:rPr>
        <w:t>B07</w:t>
      </w:r>
      <w:r w:rsidR="00D9083C" w:rsidRPr="009F4405">
        <w:rPr>
          <w:bCs/>
          <w:sz w:val="18"/>
          <w:szCs w:val="22"/>
        </w:rPr>
        <w:t xml:space="preserve">, </w:t>
      </w:r>
      <w:r w:rsidR="00BF40FA">
        <w:rPr>
          <w:bCs/>
          <w:sz w:val="18"/>
          <w:szCs w:val="22"/>
        </w:rPr>
        <w:t>C01</w:t>
      </w:r>
      <w:r w:rsidR="00D9083C" w:rsidRPr="009F4405">
        <w:rPr>
          <w:bCs/>
          <w:sz w:val="18"/>
          <w:szCs w:val="22"/>
        </w:rPr>
        <w:t xml:space="preserve">, </w:t>
      </w:r>
      <w:r w:rsidR="00EA5E86">
        <w:rPr>
          <w:bCs/>
          <w:sz w:val="18"/>
          <w:szCs w:val="22"/>
        </w:rPr>
        <w:t>C09</w:t>
      </w:r>
      <w:r w:rsidR="00D9083C" w:rsidRPr="009F4405">
        <w:rPr>
          <w:bCs/>
          <w:sz w:val="18"/>
          <w:szCs w:val="22"/>
        </w:rPr>
        <w:t>]</w:t>
      </w:r>
    </w:p>
    <w:p w14:paraId="62DEB517" w14:textId="50F781D9" w:rsidR="0061673F" w:rsidRPr="009F4405" w:rsidRDefault="0061673F">
      <w:pPr>
        <w:pStyle w:val="bullet10"/>
        <w:numPr>
          <w:ilvl w:val="1"/>
          <w:numId w:val="36"/>
        </w:numPr>
        <w:ind w:left="1077" w:hanging="357"/>
        <w:rPr>
          <w:b/>
          <w:sz w:val="18"/>
          <w:szCs w:val="22"/>
        </w:rPr>
      </w:pPr>
      <w:r w:rsidRPr="009F4405">
        <w:rPr>
          <w:b/>
          <w:sz w:val="18"/>
          <w:szCs w:val="22"/>
        </w:rPr>
        <w:t xml:space="preserve">Using Canopée as a reference case for future launcher logistics: </w:t>
      </w:r>
      <w:r w:rsidRPr="009F4405">
        <w:rPr>
          <w:bCs/>
          <w:sz w:val="18"/>
          <w:szCs w:val="22"/>
        </w:rPr>
        <w:t>Canopée provides a reference case for combining programme-specific logistics with lower-emission transport solutions. Its use demonstrates that dedicated transport infrastructure can be designed around launcher requirements while also integrating modernisation and partial decarbonisation objectives through wind-assisted propulsion. This model could inform future investments in vessels, port infrastructure and multimodal logistics supporting both CSG and emerging European launch sites.</w:t>
      </w:r>
      <w:r w:rsidR="00D9083C" w:rsidRPr="009F4405">
        <w:rPr>
          <w:bCs/>
          <w:sz w:val="18"/>
          <w:szCs w:val="22"/>
        </w:rPr>
        <w:t xml:space="preserve"> [</w:t>
      </w:r>
      <w:r w:rsidR="00BF40FA">
        <w:rPr>
          <w:bCs/>
          <w:sz w:val="18"/>
          <w:szCs w:val="22"/>
        </w:rPr>
        <w:t>C01</w:t>
      </w:r>
      <w:r w:rsidR="00D9083C" w:rsidRPr="009F4405">
        <w:rPr>
          <w:bCs/>
          <w:sz w:val="18"/>
          <w:szCs w:val="22"/>
        </w:rPr>
        <w:t xml:space="preserve">, </w:t>
      </w:r>
      <w:r w:rsidR="00BF40FA">
        <w:rPr>
          <w:bCs/>
          <w:sz w:val="18"/>
          <w:szCs w:val="22"/>
        </w:rPr>
        <w:t>C1</w:t>
      </w:r>
      <w:r w:rsidR="00D9083C" w:rsidRPr="009F4405">
        <w:rPr>
          <w:bCs/>
          <w:sz w:val="18"/>
          <w:szCs w:val="22"/>
        </w:rPr>
        <w:t>0]</w:t>
      </w:r>
    </w:p>
    <w:p w14:paraId="14D60C99" w14:textId="423D4A48" w:rsidR="0061673F" w:rsidRPr="009F4405" w:rsidRDefault="0061673F">
      <w:pPr>
        <w:pStyle w:val="bullet10"/>
        <w:numPr>
          <w:ilvl w:val="1"/>
          <w:numId w:val="36"/>
        </w:numPr>
        <w:ind w:left="1077" w:hanging="357"/>
        <w:rPr>
          <w:b/>
          <w:sz w:val="18"/>
          <w:szCs w:val="22"/>
        </w:rPr>
      </w:pPr>
      <w:r w:rsidRPr="009F4405">
        <w:rPr>
          <w:b/>
          <w:sz w:val="18"/>
          <w:szCs w:val="22"/>
        </w:rPr>
        <w:t xml:space="preserve">Expansion of maritime capacity for higher cadence: </w:t>
      </w:r>
      <w:r w:rsidRPr="009F4405">
        <w:rPr>
          <w:bCs/>
          <w:sz w:val="18"/>
          <w:szCs w:val="22"/>
        </w:rPr>
        <w:t>If European launch cadence increases, additional maritime capacity may be required to avoid over-reliance on a single dedicated vessel. Additional ships or adapted maritime transport solutions could increase redundancy, reduce scheduling pressure and ensure that launcher-component deliveries remain aligned with production and launch-campaign timelines. This would be particularly relevant if Ariane 6, Vega, commercial microlaunchers and customer spacecraft generate overlapping logistics flows into CSG.</w:t>
      </w:r>
      <w:r w:rsidR="00877AB7" w:rsidRPr="009F4405">
        <w:rPr>
          <w:bCs/>
          <w:sz w:val="18"/>
          <w:szCs w:val="22"/>
        </w:rPr>
        <w:t xml:space="preserve"> [</w:t>
      </w:r>
      <w:r w:rsidR="00BF40FA">
        <w:rPr>
          <w:bCs/>
          <w:sz w:val="18"/>
          <w:szCs w:val="22"/>
        </w:rPr>
        <w:t>C01</w:t>
      </w:r>
      <w:r w:rsidR="00FF02E3" w:rsidRPr="009F4405">
        <w:rPr>
          <w:bCs/>
          <w:sz w:val="18"/>
          <w:szCs w:val="22"/>
        </w:rPr>
        <w:t xml:space="preserve">, </w:t>
      </w:r>
      <w:r w:rsidR="00BF40FA">
        <w:rPr>
          <w:bCs/>
          <w:sz w:val="18"/>
          <w:szCs w:val="22"/>
        </w:rPr>
        <w:t>C1</w:t>
      </w:r>
      <w:r w:rsidR="00FF02E3" w:rsidRPr="009F4405">
        <w:rPr>
          <w:bCs/>
          <w:sz w:val="18"/>
          <w:szCs w:val="22"/>
        </w:rPr>
        <w:t>0</w:t>
      </w:r>
      <w:r w:rsidR="00877AB7" w:rsidRPr="009F4405">
        <w:rPr>
          <w:bCs/>
          <w:sz w:val="18"/>
          <w:szCs w:val="22"/>
        </w:rPr>
        <w:t>]</w:t>
      </w:r>
    </w:p>
    <w:p w14:paraId="72AE09DE" w14:textId="5BD42E63" w:rsidR="0061673F" w:rsidRPr="009F4405" w:rsidRDefault="0061673F">
      <w:pPr>
        <w:pStyle w:val="bullet10"/>
        <w:numPr>
          <w:ilvl w:val="1"/>
          <w:numId w:val="36"/>
        </w:numPr>
        <w:ind w:left="1077" w:hanging="357"/>
        <w:rPr>
          <w:bCs/>
          <w:sz w:val="18"/>
          <w:szCs w:val="22"/>
        </w:rPr>
      </w:pPr>
      <w:r w:rsidRPr="009F4405">
        <w:rPr>
          <w:b/>
          <w:sz w:val="18"/>
          <w:szCs w:val="22"/>
        </w:rPr>
        <w:lastRenderedPageBreak/>
        <w:t xml:space="preserve">Improving port, harbour and road interfaces at CSG: </w:t>
      </w:r>
      <w:r w:rsidRPr="009F4405">
        <w:rPr>
          <w:bCs/>
          <w:sz w:val="18"/>
          <w:szCs w:val="22"/>
        </w:rPr>
        <w:t>Higher launch cadence creates an opportunity to invest in the enabling infrastructure around transportation, not only in the transport assets themselves. Improvements to harbour capacity, heavy-load handling, storage areas, local road access and traffic separation between personnel and logistics flows could reduce congestion risks. These investments would strengthen launch readiness by ensuring that transport, handling and on-site transfer do not become limiting factors even when launch pads and operations teams are available.</w:t>
      </w:r>
      <w:r w:rsidR="00877AB7" w:rsidRPr="009F4405">
        <w:rPr>
          <w:bCs/>
          <w:sz w:val="18"/>
          <w:szCs w:val="22"/>
        </w:rPr>
        <w:t xml:space="preserve"> </w:t>
      </w:r>
      <w:r w:rsidR="000E3712" w:rsidRPr="009F4405">
        <w:rPr>
          <w:bCs/>
          <w:sz w:val="18"/>
          <w:szCs w:val="22"/>
        </w:rPr>
        <w:t>[</w:t>
      </w:r>
      <w:r w:rsidR="00EA5E86">
        <w:rPr>
          <w:bCs/>
          <w:sz w:val="18"/>
          <w:szCs w:val="22"/>
        </w:rPr>
        <w:t>C02</w:t>
      </w:r>
      <w:r w:rsidR="000E3712" w:rsidRPr="009F4405">
        <w:rPr>
          <w:bCs/>
          <w:sz w:val="18"/>
          <w:szCs w:val="22"/>
        </w:rPr>
        <w:t xml:space="preserve">, </w:t>
      </w:r>
      <w:r w:rsidR="00EA5E86">
        <w:rPr>
          <w:bCs/>
          <w:sz w:val="18"/>
          <w:szCs w:val="22"/>
        </w:rPr>
        <w:t>C03</w:t>
      </w:r>
      <w:r w:rsidR="000E3712" w:rsidRPr="009F4405">
        <w:rPr>
          <w:bCs/>
          <w:sz w:val="18"/>
          <w:szCs w:val="22"/>
        </w:rPr>
        <w:t xml:space="preserve">, </w:t>
      </w:r>
      <w:r w:rsidR="00EA5E86">
        <w:rPr>
          <w:bCs/>
          <w:sz w:val="18"/>
          <w:szCs w:val="22"/>
        </w:rPr>
        <w:t>C07</w:t>
      </w:r>
      <w:r w:rsidR="000E3712" w:rsidRPr="009F4405">
        <w:rPr>
          <w:bCs/>
          <w:sz w:val="18"/>
          <w:szCs w:val="22"/>
        </w:rPr>
        <w:t>]</w:t>
      </w:r>
    </w:p>
    <w:p w14:paraId="19BD8402" w14:textId="66249C88" w:rsidR="0061673F" w:rsidRPr="009F4405" w:rsidRDefault="0061673F">
      <w:pPr>
        <w:pStyle w:val="bullet10"/>
        <w:numPr>
          <w:ilvl w:val="1"/>
          <w:numId w:val="36"/>
        </w:numPr>
        <w:ind w:left="1077" w:hanging="357"/>
        <w:rPr>
          <w:b/>
          <w:sz w:val="18"/>
          <w:szCs w:val="22"/>
        </w:rPr>
      </w:pPr>
      <w:r w:rsidRPr="009F4405">
        <w:rPr>
          <w:b/>
          <w:sz w:val="18"/>
          <w:szCs w:val="22"/>
        </w:rPr>
        <w:t xml:space="preserve">Developing alternative inland logistics routes for northern European sites: </w:t>
      </w:r>
      <w:r w:rsidRPr="009F4405">
        <w:rPr>
          <w:bCs/>
          <w:sz w:val="18"/>
          <w:szCs w:val="22"/>
        </w:rPr>
        <w:t>The development of a rail connection via Narvik provides a concrete alternative to port-based logistics for transporting large components to Esrange. This would improve continuity in case of maritime disruption or port congestion and provide a more resilient logistics pathway into northern Sweden. Such alternatives are particularly important for remote or high-latitude launch sites, where access to ports, roads and airports can become a determining factor in campaign reliability.</w:t>
      </w:r>
      <w:r w:rsidR="001E3158" w:rsidRPr="009F4405">
        <w:rPr>
          <w:bCs/>
          <w:sz w:val="18"/>
          <w:szCs w:val="22"/>
        </w:rPr>
        <w:t xml:space="preserve"> Similar resilience considerations apply to other northern spaceports. At SaxaVord, the supply of commodities, gases, liquids and propellants is a key operational issue because the site is island-based and these inputs need to be shipped from the UK mainland; the site also benefits from pier access, but its service offering will need to grow with launch cadence.  At Andøya, launch access also depends on reliable local and maritime coordination: one launch attempt was delayed by around 12 minutes partly because of an unauthorised fishing vessel in the launch area, leading Andøya to request regional police support, establish a temporary near-sea exclusion zone, and involve the Coast Guard for maritime clearance.  These examples show that northern launch-site resilience requires more than pad construction: it depends on alternative inland routes, robust island supply chains, port and road access, maritime-area control, and coordination with local authorities to avoid transport or exclusion-zone disruptions during launch campaigns.</w:t>
      </w:r>
      <w:r w:rsidR="009A624B" w:rsidRPr="009F4405">
        <w:rPr>
          <w:bCs/>
          <w:sz w:val="18"/>
          <w:szCs w:val="22"/>
        </w:rPr>
        <w:t xml:space="preserve"> [</w:t>
      </w:r>
      <w:r w:rsidR="00EA5E86">
        <w:rPr>
          <w:bCs/>
          <w:sz w:val="18"/>
          <w:szCs w:val="22"/>
        </w:rPr>
        <w:t>C04</w:t>
      </w:r>
      <w:r w:rsidR="009A624B" w:rsidRPr="009F4405">
        <w:rPr>
          <w:bCs/>
          <w:sz w:val="18"/>
          <w:szCs w:val="22"/>
        </w:rPr>
        <w:t>]</w:t>
      </w:r>
    </w:p>
    <w:p w14:paraId="167E0C08" w14:textId="26431794" w:rsidR="0061673F" w:rsidRPr="009F4405" w:rsidRDefault="0061673F">
      <w:pPr>
        <w:pStyle w:val="bullet10"/>
        <w:numPr>
          <w:ilvl w:val="1"/>
          <w:numId w:val="36"/>
        </w:numPr>
        <w:ind w:left="1077" w:hanging="357"/>
        <w:rPr>
          <w:b/>
          <w:sz w:val="18"/>
          <w:szCs w:val="22"/>
        </w:rPr>
      </w:pPr>
      <w:r w:rsidRPr="009F4405">
        <w:rPr>
          <w:b/>
          <w:sz w:val="18"/>
          <w:szCs w:val="22"/>
        </w:rPr>
        <w:t xml:space="preserve">Leveraging standard road transport for smaller launchers: </w:t>
      </w:r>
      <w:r w:rsidRPr="009F4405">
        <w:rPr>
          <w:bCs/>
          <w:sz w:val="18"/>
          <w:szCs w:val="22"/>
        </w:rPr>
        <w:t>The ability to transport some smaller launcher components by standard truck creates an opportunity to simplify logistics for emerging launch systems. Where launcher architecture allows vehicle sections, engines or subsystems to be transported without complex convoy operations or controlled environments, logistics costs and planning constraints can be reduced. This can support the development of small-launcher ecosystems at Andøya, Esrange, SaxaVord and other European sites, provided that road access and handling interfaces remain sufficient.</w:t>
      </w:r>
      <w:r w:rsidR="009A624B" w:rsidRPr="009F4405">
        <w:rPr>
          <w:bCs/>
          <w:sz w:val="18"/>
          <w:szCs w:val="22"/>
        </w:rPr>
        <w:t xml:space="preserve"> </w:t>
      </w:r>
      <w:r w:rsidR="000E3712" w:rsidRPr="009F4405">
        <w:rPr>
          <w:bCs/>
          <w:sz w:val="18"/>
          <w:szCs w:val="22"/>
        </w:rPr>
        <w:t>[</w:t>
      </w:r>
      <w:r w:rsidR="00EA5E86">
        <w:rPr>
          <w:bCs/>
          <w:sz w:val="18"/>
          <w:szCs w:val="22"/>
        </w:rPr>
        <w:t>C05</w:t>
      </w:r>
      <w:r w:rsidR="000E3712" w:rsidRPr="009F4405">
        <w:rPr>
          <w:bCs/>
          <w:sz w:val="18"/>
          <w:szCs w:val="22"/>
        </w:rPr>
        <w:t xml:space="preserve">, </w:t>
      </w:r>
      <w:r w:rsidR="00EA5E86">
        <w:rPr>
          <w:bCs/>
          <w:sz w:val="18"/>
          <w:szCs w:val="22"/>
        </w:rPr>
        <w:t>C06</w:t>
      </w:r>
      <w:r w:rsidR="000E3712" w:rsidRPr="009F4405">
        <w:rPr>
          <w:bCs/>
          <w:sz w:val="18"/>
          <w:szCs w:val="22"/>
        </w:rPr>
        <w:t xml:space="preserve">, </w:t>
      </w:r>
      <w:r w:rsidR="0018674D">
        <w:rPr>
          <w:bCs/>
          <w:sz w:val="18"/>
          <w:szCs w:val="22"/>
        </w:rPr>
        <w:t>D10</w:t>
      </w:r>
      <w:r w:rsidR="000E3712" w:rsidRPr="009F4405">
        <w:rPr>
          <w:bCs/>
          <w:sz w:val="18"/>
          <w:szCs w:val="22"/>
        </w:rPr>
        <w:t>]</w:t>
      </w:r>
    </w:p>
    <w:p w14:paraId="7CA0576F" w14:textId="1758B5A8" w:rsidR="0061673F" w:rsidRPr="009F4405" w:rsidRDefault="00C1528B">
      <w:pPr>
        <w:pStyle w:val="bullet10"/>
        <w:numPr>
          <w:ilvl w:val="1"/>
          <w:numId w:val="36"/>
        </w:numPr>
        <w:ind w:left="1077" w:hanging="357"/>
        <w:rPr>
          <w:b/>
          <w:sz w:val="18"/>
          <w:szCs w:val="22"/>
        </w:rPr>
      </w:pPr>
      <w:r w:rsidRPr="009F4405">
        <w:rPr>
          <w:b/>
          <w:sz w:val="18"/>
          <w:szCs w:val="22"/>
        </w:rPr>
        <w:t xml:space="preserve">Positioning logistics-efficient complementary launch sites within the European launch network: </w:t>
      </w:r>
      <w:r w:rsidRPr="009F4405">
        <w:rPr>
          <w:bCs/>
          <w:sz w:val="18"/>
          <w:szCs w:val="22"/>
        </w:rPr>
        <w:t>Complementary European launch sites can strengthen the wider access-to-space network when they combine suitable orbital access with existing transport infrastructure and simpler operational coordination.</w:t>
      </w:r>
      <w:r w:rsidRPr="009F4405">
        <w:rPr>
          <w:b/>
          <w:sz w:val="18"/>
          <w:szCs w:val="22"/>
        </w:rPr>
        <w:t xml:space="preserve"> </w:t>
      </w:r>
      <w:r w:rsidR="0061673F" w:rsidRPr="009F4405">
        <w:rPr>
          <w:bCs/>
          <w:sz w:val="18"/>
          <w:szCs w:val="22"/>
        </w:rPr>
        <w:t>Santa Maria’s combination of a large runway, low air-traffic utilisation, functional port and simplified airspace environment creates an opportunity to position the site as a logistics-efficient complementary European launch location. Its ability to combine air, sea and local operational advantages could reduce campaign complexity for selected small-launcher missions and offer simpler coordination than northern European spaceports.</w:t>
      </w:r>
      <w:r w:rsidR="000E3712" w:rsidRPr="009F4405">
        <w:rPr>
          <w:bCs/>
          <w:sz w:val="18"/>
          <w:szCs w:val="22"/>
        </w:rPr>
        <w:t xml:space="preserve"> [</w:t>
      </w:r>
      <w:r w:rsidR="00F100C9">
        <w:rPr>
          <w:bCs/>
          <w:sz w:val="18"/>
          <w:szCs w:val="22"/>
        </w:rPr>
        <w:t>A03</w:t>
      </w:r>
      <w:r w:rsidR="000E3712" w:rsidRPr="009F4405">
        <w:rPr>
          <w:bCs/>
          <w:sz w:val="18"/>
          <w:szCs w:val="22"/>
        </w:rPr>
        <w:t xml:space="preserve">, </w:t>
      </w:r>
      <w:r w:rsidR="00EA5E86">
        <w:rPr>
          <w:bCs/>
          <w:sz w:val="18"/>
          <w:szCs w:val="22"/>
        </w:rPr>
        <w:t>C05</w:t>
      </w:r>
      <w:r w:rsidR="000E3712" w:rsidRPr="009F4405">
        <w:rPr>
          <w:bCs/>
          <w:sz w:val="18"/>
          <w:szCs w:val="22"/>
        </w:rPr>
        <w:t xml:space="preserve">, </w:t>
      </w:r>
      <w:r w:rsidR="0018674D">
        <w:rPr>
          <w:bCs/>
          <w:sz w:val="18"/>
          <w:szCs w:val="22"/>
        </w:rPr>
        <w:t>D05</w:t>
      </w:r>
      <w:r w:rsidR="000E3712" w:rsidRPr="009F4405">
        <w:rPr>
          <w:bCs/>
          <w:sz w:val="18"/>
          <w:szCs w:val="22"/>
        </w:rPr>
        <w:t>]</w:t>
      </w:r>
    </w:p>
    <w:p w14:paraId="48F56B5F" w14:textId="2FD5036A" w:rsidR="0061673F" w:rsidRPr="009F4405" w:rsidRDefault="0061673F">
      <w:pPr>
        <w:pStyle w:val="bullet10"/>
        <w:numPr>
          <w:ilvl w:val="1"/>
          <w:numId w:val="36"/>
        </w:numPr>
        <w:ind w:left="1077" w:hanging="357"/>
        <w:rPr>
          <w:b/>
          <w:sz w:val="18"/>
          <w:szCs w:val="22"/>
        </w:rPr>
      </w:pPr>
      <w:r w:rsidRPr="009F4405">
        <w:rPr>
          <w:b/>
          <w:sz w:val="18"/>
          <w:szCs w:val="22"/>
        </w:rPr>
        <w:t xml:space="preserve">Integrating transport planning with launch-site and customer-side needs: </w:t>
      </w:r>
      <w:r w:rsidRPr="009F4405">
        <w:rPr>
          <w:bCs/>
          <w:sz w:val="18"/>
          <w:szCs w:val="22"/>
        </w:rPr>
        <w:t>Future</w:t>
      </w:r>
      <w:r w:rsidR="0083287A" w:rsidRPr="009F4405">
        <w:rPr>
          <w:bCs/>
          <w:sz w:val="18"/>
          <w:szCs w:val="22"/>
        </w:rPr>
        <w:t xml:space="preserve"> and improved</w:t>
      </w:r>
      <w:r w:rsidRPr="009F4405">
        <w:rPr>
          <w:bCs/>
          <w:sz w:val="18"/>
          <w:szCs w:val="22"/>
        </w:rPr>
        <w:t xml:space="preserve"> transport planning should not focus only on launcher stages. Customer-side logistics, including payload preparation, storage and clean-room availability, can become more constraining as cadence increases. A more integrated logistics model linking launcher transport, spacecraft delivery, propellant supply, payload processing and launch scheduling would improve campaign reliability and reduce the risk that customer-side constraints undermine launch readiness.</w:t>
      </w:r>
      <w:r w:rsidR="004A357E" w:rsidRPr="009F4405">
        <w:rPr>
          <w:bCs/>
          <w:sz w:val="18"/>
          <w:szCs w:val="22"/>
        </w:rPr>
        <w:t xml:space="preserve"> [</w:t>
      </w:r>
      <w:r w:rsidR="00EA5E86">
        <w:rPr>
          <w:bCs/>
          <w:sz w:val="18"/>
          <w:szCs w:val="22"/>
        </w:rPr>
        <w:t>C07</w:t>
      </w:r>
      <w:r w:rsidR="004A357E" w:rsidRPr="009F4405">
        <w:rPr>
          <w:bCs/>
          <w:sz w:val="18"/>
          <w:szCs w:val="22"/>
        </w:rPr>
        <w:t xml:space="preserve">, </w:t>
      </w:r>
      <w:r w:rsidR="00EA5E86">
        <w:rPr>
          <w:bCs/>
          <w:sz w:val="18"/>
          <w:szCs w:val="22"/>
        </w:rPr>
        <w:t>C09</w:t>
      </w:r>
      <w:r w:rsidR="004A357E" w:rsidRPr="009F4405">
        <w:rPr>
          <w:bCs/>
          <w:sz w:val="18"/>
          <w:szCs w:val="22"/>
        </w:rPr>
        <w:t>]</w:t>
      </w:r>
    </w:p>
    <w:p w14:paraId="6882E5DD" w14:textId="77777777" w:rsidR="0061673F" w:rsidRPr="009F4405" w:rsidRDefault="0061673F" w:rsidP="0061673F">
      <w:pPr>
        <w:pStyle w:val="Bullet1"/>
        <w:numPr>
          <w:ilvl w:val="0"/>
          <w:numId w:val="0"/>
        </w:numPr>
        <w:ind w:left="720"/>
        <w:contextualSpacing w:val="0"/>
        <w:rPr>
          <w:lang w:val="en-GB" w:eastAsia="nl-BE"/>
        </w:rPr>
      </w:pPr>
    </w:p>
    <w:p w14:paraId="4373E54C" w14:textId="775A9F0B" w:rsidR="00E7446F" w:rsidRPr="009F4405" w:rsidRDefault="00E7446F" w:rsidP="00E7446F">
      <w:pPr>
        <w:pStyle w:val="Bullet1"/>
        <w:ind w:left="357" w:hanging="357"/>
        <w:contextualSpacing w:val="0"/>
        <w:rPr>
          <w:b/>
          <w:lang w:val="en-GB" w:eastAsia="nl-BE"/>
        </w:rPr>
      </w:pPr>
      <w:r w:rsidRPr="009F4405">
        <w:rPr>
          <w:b/>
          <w:lang w:val="en-GB" w:eastAsia="nl-BE"/>
        </w:rPr>
        <w:t xml:space="preserve">Threats: </w:t>
      </w:r>
    </w:p>
    <w:p w14:paraId="4C777983" w14:textId="03E92126" w:rsidR="0061673F" w:rsidRPr="009F4405" w:rsidRDefault="0061673F">
      <w:pPr>
        <w:pStyle w:val="bullet10"/>
        <w:numPr>
          <w:ilvl w:val="1"/>
          <w:numId w:val="36"/>
        </w:numPr>
        <w:ind w:left="1077" w:hanging="357"/>
        <w:rPr>
          <w:b/>
          <w:sz w:val="18"/>
          <w:szCs w:val="22"/>
        </w:rPr>
      </w:pPr>
      <w:r w:rsidRPr="009F4405">
        <w:rPr>
          <w:b/>
          <w:sz w:val="18"/>
          <w:szCs w:val="22"/>
        </w:rPr>
        <w:t xml:space="preserve">Transportation as a potential single point of failure: </w:t>
      </w:r>
      <w:r w:rsidRPr="009F4405">
        <w:rPr>
          <w:bCs/>
          <w:sz w:val="18"/>
          <w:szCs w:val="22"/>
        </w:rPr>
        <w:t>Transportation can become a single point of failure if specialised vessels, port interfaces, shallow-water access to Pariacabo or local road links are disrupted. This risk is amplified by the sequential nature of the launch logistics chain, where a delay in one transport segment can affect launch readiness even when the launcher, launch pad and operations teams are otherwise available. The dependency is particularly visible for Ariane 6, where large components must move through a dedicated maritime and local transfer chain before integration.</w:t>
      </w:r>
      <w:r w:rsidR="003D24F0" w:rsidRPr="009F4405">
        <w:rPr>
          <w:bCs/>
          <w:sz w:val="18"/>
          <w:szCs w:val="22"/>
        </w:rPr>
        <w:t xml:space="preserve"> [</w:t>
      </w:r>
      <w:r w:rsidR="00BF40FA">
        <w:rPr>
          <w:bCs/>
          <w:sz w:val="18"/>
          <w:szCs w:val="22"/>
        </w:rPr>
        <w:t>C01</w:t>
      </w:r>
      <w:r w:rsidR="003D24F0" w:rsidRPr="009F4405">
        <w:rPr>
          <w:bCs/>
          <w:sz w:val="18"/>
          <w:szCs w:val="22"/>
        </w:rPr>
        <w:t xml:space="preserve">, </w:t>
      </w:r>
      <w:r w:rsidR="00EA5E86">
        <w:rPr>
          <w:bCs/>
          <w:sz w:val="18"/>
          <w:szCs w:val="22"/>
        </w:rPr>
        <w:t>C02</w:t>
      </w:r>
      <w:r w:rsidR="003D24F0" w:rsidRPr="009F4405">
        <w:rPr>
          <w:bCs/>
          <w:sz w:val="18"/>
          <w:szCs w:val="22"/>
        </w:rPr>
        <w:t xml:space="preserve">, </w:t>
      </w:r>
      <w:r w:rsidR="00EA5E86">
        <w:rPr>
          <w:bCs/>
          <w:sz w:val="18"/>
          <w:szCs w:val="22"/>
        </w:rPr>
        <w:t>C03</w:t>
      </w:r>
      <w:r w:rsidR="003D24F0" w:rsidRPr="009F4405">
        <w:rPr>
          <w:bCs/>
          <w:sz w:val="18"/>
          <w:szCs w:val="22"/>
        </w:rPr>
        <w:t xml:space="preserve">, </w:t>
      </w:r>
      <w:r w:rsidR="00EA5E86">
        <w:rPr>
          <w:bCs/>
          <w:sz w:val="18"/>
          <w:szCs w:val="22"/>
        </w:rPr>
        <w:t>C04</w:t>
      </w:r>
      <w:r w:rsidR="003D24F0" w:rsidRPr="009F4405">
        <w:rPr>
          <w:bCs/>
          <w:sz w:val="18"/>
          <w:szCs w:val="22"/>
        </w:rPr>
        <w:t>]</w:t>
      </w:r>
    </w:p>
    <w:p w14:paraId="1E7D7FF1" w14:textId="4CCD02D6" w:rsidR="0061673F" w:rsidRPr="009F4405" w:rsidRDefault="0061673F">
      <w:pPr>
        <w:pStyle w:val="bullet10"/>
        <w:numPr>
          <w:ilvl w:val="1"/>
          <w:numId w:val="36"/>
        </w:numPr>
        <w:ind w:left="1077" w:hanging="357"/>
        <w:rPr>
          <w:b/>
          <w:sz w:val="18"/>
          <w:szCs w:val="22"/>
        </w:rPr>
      </w:pPr>
      <w:r w:rsidRPr="009F4405">
        <w:rPr>
          <w:b/>
          <w:sz w:val="18"/>
          <w:szCs w:val="22"/>
        </w:rPr>
        <w:t xml:space="preserve">Congestion risk under higher launch cadence: </w:t>
      </w:r>
      <w:r w:rsidRPr="009F4405">
        <w:rPr>
          <w:bCs/>
          <w:sz w:val="18"/>
          <w:szCs w:val="22"/>
        </w:rPr>
        <w:t>Higher launch cadence may increase pressure on ports, handling capacity, storage areas, local roads and recurring transatlantic transport rotations. Increased ship traffic at CSG-linked harbour infrastructure could create scheduling conflicts, while more frequent convoy movements could affect local road capacity. If several launcher and spacecraft flows overlap, congestion could emerge not only at the launch pad but also in the transport, harbour, storage and internal transfer systems that support launch campaigns.</w:t>
      </w:r>
      <w:r w:rsidR="00204967" w:rsidRPr="009F4405">
        <w:rPr>
          <w:bCs/>
          <w:sz w:val="18"/>
          <w:szCs w:val="22"/>
        </w:rPr>
        <w:t xml:space="preserve"> [</w:t>
      </w:r>
      <w:r w:rsidR="00EA5E86">
        <w:rPr>
          <w:bCs/>
          <w:sz w:val="18"/>
          <w:szCs w:val="22"/>
        </w:rPr>
        <w:t>C02</w:t>
      </w:r>
      <w:r w:rsidR="00204967" w:rsidRPr="009F4405">
        <w:rPr>
          <w:bCs/>
          <w:sz w:val="18"/>
          <w:szCs w:val="22"/>
        </w:rPr>
        <w:t xml:space="preserve">, </w:t>
      </w:r>
      <w:r w:rsidR="00EA5E86">
        <w:rPr>
          <w:bCs/>
          <w:sz w:val="18"/>
          <w:szCs w:val="22"/>
        </w:rPr>
        <w:t>C03</w:t>
      </w:r>
      <w:r w:rsidR="00204967" w:rsidRPr="009F4405">
        <w:rPr>
          <w:bCs/>
          <w:sz w:val="18"/>
          <w:szCs w:val="22"/>
        </w:rPr>
        <w:t xml:space="preserve">, </w:t>
      </w:r>
      <w:r w:rsidR="00EA5E86">
        <w:rPr>
          <w:bCs/>
          <w:sz w:val="18"/>
          <w:szCs w:val="22"/>
        </w:rPr>
        <w:t>C07</w:t>
      </w:r>
      <w:r w:rsidR="00204967" w:rsidRPr="009F4405">
        <w:rPr>
          <w:bCs/>
          <w:sz w:val="18"/>
          <w:szCs w:val="22"/>
        </w:rPr>
        <w:t>]</w:t>
      </w:r>
    </w:p>
    <w:p w14:paraId="4FA202DD" w14:textId="3C4B9DBA" w:rsidR="0061673F" w:rsidRPr="009F4405" w:rsidRDefault="0061673F">
      <w:pPr>
        <w:pStyle w:val="bullet10"/>
        <w:numPr>
          <w:ilvl w:val="1"/>
          <w:numId w:val="36"/>
        </w:numPr>
        <w:ind w:left="1077" w:hanging="357"/>
        <w:rPr>
          <w:b/>
          <w:sz w:val="18"/>
          <w:szCs w:val="22"/>
        </w:rPr>
      </w:pPr>
      <w:r w:rsidRPr="009F4405">
        <w:rPr>
          <w:b/>
          <w:sz w:val="18"/>
          <w:szCs w:val="22"/>
        </w:rPr>
        <w:t xml:space="preserve">Rising pressure on CSG logistics under a high-growth scenario: </w:t>
      </w:r>
      <w:r w:rsidRPr="009F4405">
        <w:rPr>
          <w:bCs/>
          <w:sz w:val="18"/>
          <w:szCs w:val="22"/>
        </w:rPr>
        <w:t xml:space="preserve">Transportation logistics are not a limiting factor today, but they could become one if CSG scales dramatically. A move from around 15 launch periods to around </w:t>
      </w:r>
      <w:r w:rsidR="00097983" w:rsidRPr="009F4405">
        <w:rPr>
          <w:bCs/>
          <w:sz w:val="18"/>
          <w:szCs w:val="22"/>
        </w:rPr>
        <w:t>40 (maximum)</w:t>
      </w:r>
      <w:r w:rsidRPr="009F4405">
        <w:rPr>
          <w:bCs/>
          <w:sz w:val="18"/>
          <w:szCs w:val="22"/>
        </w:rPr>
        <w:t xml:space="preserve"> within five years would require significant upgrades across logistics and infrastructure. Without parallel investment in satellite </w:t>
      </w:r>
      <w:r w:rsidRPr="009F4405">
        <w:rPr>
          <w:bCs/>
          <w:sz w:val="18"/>
          <w:szCs w:val="22"/>
        </w:rPr>
        <w:lastRenderedPageBreak/>
        <w:t>preparation buildings, propellant production, roads, harbour interfaces and internal transport capacity, CSG could face infrastructure bottlenecks even if launch demand and vehicle readiness increase.</w:t>
      </w:r>
      <w:r w:rsidR="002B0244" w:rsidRPr="009F4405">
        <w:rPr>
          <w:bCs/>
          <w:sz w:val="18"/>
          <w:szCs w:val="22"/>
        </w:rPr>
        <w:t xml:space="preserve"> [</w:t>
      </w:r>
      <w:r w:rsidR="00EA5E86">
        <w:rPr>
          <w:bCs/>
          <w:sz w:val="18"/>
          <w:szCs w:val="22"/>
        </w:rPr>
        <w:t>C02</w:t>
      </w:r>
      <w:r w:rsidR="002B0244" w:rsidRPr="009F4405">
        <w:rPr>
          <w:bCs/>
          <w:sz w:val="18"/>
          <w:szCs w:val="22"/>
        </w:rPr>
        <w:t xml:space="preserve">, </w:t>
      </w:r>
      <w:r w:rsidR="00EA5E86">
        <w:rPr>
          <w:bCs/>
          <w:sz w:val="18"/>
          <w:szCs w:val="22"/>
        </w:rPr>
        <w:t>C03</w:t>
      </w:r>
      <w:r w:rsidR="002B0244" w:rsidRPr="009F4405">
        <w:rPr>
          <w:bCs/>
          <w:sz w:val="18"/>
          <w:szCs w:val="22"/>
        </w:rPr>
        <w:t xml:space="preserve">, </w:t>
      </w:r>
      <w:r w:rsidR="00EA5E86">
        <w:rPr>
          <w:bCs/>
          <w:sz w:val="18"/>
          <w:szCs w:val="22"/>
        </w:rPr>
        <w:t>C07</w:t>
      </w:r>
      <w:r w:rsidR="002B0244" w:rsidRPr="009F4405">
        <w:rPr>
          <w:bCs/>
          <w:sz w:val="18"/>
          <w:szCs w:val="22"/>
        </w:rPr>
        <w:t xml:space="preserve">, </w:t>
      </w:r>
      <w:r w:rsidR="006B46EA">
        <w:rPr>
          <w:bCs/>
          <w:sz w:val="18"/>
          <w:szCs w:val="22"/>
        </w:rPr>
        <w:t>E01</w:t>
      </w:r>
      <w:r w:rsidR="002B0244" w:rsidRPr="009F4405">
        <w:rPr>
          <w:bCs/>
          <w:sz w:val="18"/>
          <w:szCs w:val="22"/>
        </w:rPr>
        <w:t xml:space="preserve">, </w:t>
      </w:r>
      <w:r w:rsidR="006B46EA">
        <w:rPr>
          <w:bCs/>
          <w:sz w:val="18"/>
          <w:szCs w:val="22"/>
        </w:rPr>
        <w:t>E14</w:t>
      </w:r>
      <w:r w:rsidR="002B0244" w:rsidRPr="009F4405">
        <w:rPr>
          <w:bCs/>
          <w:sz w:val="18"/>
          <w:szCs w:val="22"/>
        </w:rPr>
        <w:t>]</w:t>
      </w:r>
    </w:p>
    <w:p w14:paraId="1554A89C" w14:textId="500FBA0D" w:rsidR="0061673F" w:rsidRPr="009F4405" w:rsidRDefault="0061673F">
      <w:pPr>
        <w:pStyle w:val="bullet10"/>
        <w:numPr>
          <w:ilvl w:val="1"/>
          <w:numId w:val="36"/>
        </w:numPr>
        <w:ind w:left="1077" w:hanging="357"/>
        <w:rPr>
          <w:b/>
          <w:sz w:val="18"/>
          <w:szCs w:val="22"/>
        </w:rPr>
      </w:pPr>
      <w:r w:rsidRPr="009F4405">
        <w:rPr>
          <w:b/>
          <w:sz w:val="18"/>
          <w:szCs w:val="22"/>
        </w:rPr>
        <w:t xml:space="preserve">Growing cost and complexity of logistics to French Guiana: </w:t>
      </w:r>
      <w:r w:rsidRPr="009F4405">
        <w:rPr>
          <w:bCs/>
          <w:sz w:val="18"/>
          <w:szCs w:val="22"/>
        </w:rPr>
        <w:t>Logistics and transportation to French Guiana have become more difficult and more expensive in the current international context. Transportation costs are therefore a concern for European access to space, particularly because CSG depends on long-distance logistics from mainland Europe. Increased costs or disruptions along these routes could reduce competitiveness and affect launch-campaign planning.</w:t>
      </w:r>
      <w:r w:rsidR="003B32CC" w:rsidRPr="009F4405">
        <w:rPr>
          <w:bCs/>
          <w:sz w:val="18"/>
          <w:szCs w:val="22"/>
        </w:rPr>
        <w:t xml:space="preserve"> [</w:t>
      </w:r>
      <w:r w:rsidR="006B46EA">
        <w:rPr>
          <w:bCs/>
          <w:sz w:val="18"/>
          <w:szCs w:val="22"/>
        </w:rPr>
        <w:t>E01</w:t>
      </w:r>
      <w:r w:rsidR="003B32CC" w:rsidRPr="009F4405">
        <w:rPr>
          <w:bCs/>
          <w:sz w:val="18"/>
          <w:szCs w:val="22"/>
        </w:rPr>
        <w:t xml:space="preserve">, </w:t>
      </w:r>
      <w:r w:rsidR="006B46EA">
        <w:rPr>
          <w:bCs/>
          <w:sz w:val="18"/>
          <w:szCs w:val="22"/>
        </w:rPr>
        <w:t>E14</w:t>
      </w:r>
      <w:r w:rsidR="003B32CC" w:rsidRPr="009F4405">
        <w:rPr>
          <w:bCs/>
          <w:sz w:val="18"/>
          <w:szCs w:val="22"/>
        </w:rPr>
        <w:t>]</w:t>
      </w:r>
    </w:p>
    <w:p w14:paraId="6BD537B8" w14:textId="47AC4636" w:rsidR="0061673F" w:rsidRPr="009F4405" w:rsidRDefault="0061673F">
      <w:pPr>
        <w:pStyle w:val="bullet10"/>
        <w:numPr>
          <w:ilvl w:val="1"/>
          <w:numId w:val="36"/>
        </w:numPr>
        <w:ind w:left="1077" w:hanging="357"/>
        <w:rPr>
          <w:b/>
          <w:sz w:val="18"/>
          <w:szCs w:val="22"/>
        </w:rPr>
      </w:pPr>
      <w:r w:rsidRPr="009F4405">
        <w:rPr>
          <w:b/>
          <w:sz w:val="18"/>
          <w:szCs w:val="22"/>
        </w:rPr>
        <w:t xml:space="preserve">Exposure to global supply chains and transport routes: </w:t>
      </w:r>
      <w:r w:rsidRPr="009F4405">
        <w:rPr>
          <w:bCs/>
          <w:sz w:val="18"/>
          <w:szCs w:val="22"/>
        </w:rPr>
        <w:t xml:space="preserve">European launch autonomy is constrained not only by launchers and spaceports, but also by global supply chains, transport routes, electronic components and cybersecurity exposure. </w:t>
      </w:r>
      <w:r w:rsidR="0095482C" w:rsidRPr="009F4405">
        <w:rPr>
          <w:bCs/>
          <w:sz w:val="18"/>
          <w:szCs w:val="22"/>
        </w:rPr>
        <w:t>Even where launch infrastructure is European-controlled or programme-specific, the timely availability of launch hardware, satellites and associated equipment can depend on non-EU logistics providers or international transport routes. A concrete example is the use of Antonov An-124 Aircraft, operated by Antonov Airlines in Ukraine, to transport large spacecraft, satellites and launch hardware for ESA and European space companies</w:t>
      </w:r>
      <w:r w:rsidRPr="009F4405">
        <w:rPr>
          <w:bCs/>
          <w:sz w:val="18"/>
          <w:szCs w:val="22"/>
        </w:rPr>
        <w:t>.</w:t>
      </w:r>
      <w:r w:rsidR="003B32CC" w:rsidRPr="009F4405">
        <w:rPr>
          <w:bCs/>
          <w:sz w:val="18"/>
          <w:szCs w:val="22"/>
        </w:rPr>
        <w:t xml:space="preserve"> [C</w:t>
      </w:r>
      <w:r w:rsidR="00BF40FA">
        <w:rPr>
          <w:bCs/>
          <w:sz w:val="18"/>
          <w:szCs w:val="22"/>
        </w:rPr>
        <w:t>C01</w:t>
      </w:r>
      <w:r w:rsidR="003B32CC" w:rsidRPr="009F4405">
        <w:rPr>
          <w:bCs/>
          <w:sz w:val="18"/>
          <w:szCs w:val="22"/>
        </w:rPr>
        <w:t>, C</w:t>
      </w:r>
      <w:r w:rsidR="00EA5E86">
        <w:rPr>
          <w:bCs/>
          <w:sz w:val="18"/>
          <w:szCs w:val="22"/>
        </w:rPr>
        <w:t>C02</w:t>
      </w:r>
      <w:r w:rsidR="003B32CC" w:rsidRPr="009F4405">
        <w:rPr>
          <w:bCs/>
          <w:sz w:val="18"/>
          <w:szCs w:val="22"/>
        </w:rPr>
        <w:t>, C</w:t>
      </w:r>
      <w:r w:rsidR="00EA5E86">
        <w:rPr>
          <w:bCs/>
          <w:sz w:val="18"/>
          <w:szCs w:val="22"/>
        </w:rPr>
        <w:t>C06</w:t>
      </w:r>
      <w:r w:rsidR="003B32CC" w:rsidRPr="009F4405">
        <w:rPr>
          <w:bCs/>
          <w:sz w:val="18"/>
          <w:szCs w:val="22"/>
        </w:rPr>
        <w:t>, C</w:t>
      </w:r>
      <w:r w:rsidR="00EA5E86">
        <w:rPr>
          <w:bCs/>
          <w:sz w:val="18"/>
          <w:szCs w:val="22"/>
        </w:rPr>
        <w:t>C08</w:t>
      </w:r>
      <w:r w:rsidR="003B32CC" w:rsidRPr="009F4405">
        <w:rPr>
          <w:bCs/>
          <w:sz w:val="18"/>
          <w:szCs w:val="22"/>
        </w:rPr>
        <w:t>, C</w:t>
      </w:r>
      <w:r w:rsidR="00EA5E86">
        <w:rPr>
          <w:bCs/>
          <w:sz w:val="18"/>
          <w:szCs w:val="22"/>
        </w:rPr>
        <w:t>C09</w:t>
      </w:r>
      <w:r w:rsidR="003B32CC" w:rsidRPr="009F4405">
        <w:rPr>
          <w:bCs/>
          <w:sz w:val="18"/>
          <w:szCs w:val="22"/>
        </w:rPr>
        <w:t>]</w:t>
      </w:r>
    </w:p>
    <w:p w14:paraId="6DC77FE2" w14:textId="31037EB0" w:rsidR="0061673F" w:rsidRPr="009F4405" w:rsidRDefault="0061673F">
      <w:pPr>
        <w:pStyle w:val="bullet10"/>
        <w:numPr>
          <w:ilvl w:val="1"/>
          <w:numId w:val="36"/>
        </w:numPr>
        <w:ind w:left="1077" w:hanging="357"/>
        <w:rPr>
          <w:b/>
          <w:sz w:val="18"/>
          <w:szCs w:val="22"/>
        </w:rPr>
      </w:pPr>
      <w:r w:rsidRPr="009F4405">
        <w:rPr>
          <w:b/>
          <w:sz w:val="18"/>
          <w:szCs w:val="22"/>
        </w:rPr>
        <w:t xml:space="preserve">Export-control constraints for cross-border engine transport: </w:t>
      </w:r>
      <w:r w:rsidRPr="009F4405">
        <w:rPr>
          <w:bCs/>
          <w:sz w:val="18"/>
          <w:szCs w:val="22"/>
        </w:rPr>
        <w:t>The transport of engines produced in one European country and tested in another may be affected by export-control regulations. Even where engines are compact and can be transported in standard trucks without environmental control, cross-border movement still requires compliance with applicable export-control and regulatory requirements. This can add administrative complexity and timing risk to testing and qualification flows.</w:t>
      </w:r>
      <w:r w:rsidR="00EA7FE5" w:rsidRPr="009F4405">
        <w:rPr>
          <w:bCs/>
          <w:sz w:val="18"/>
          <w:szCs w:val="22"/>
        </w:rPr>
        <w:t xml:space="preserve"> [</w:t>
      </w:r>
      <w:r w:rsidR="00DE5CE4">
        <w:rPr>
          <w:bCs/>
          <w:sz w:val="18"/>
          <w:szCs w:val="22"/>
        </w:rPr>
        <w:t>D01</w:t>
      </w:r>
      <w:r w:rsidR="00EA7FE5" w:rsidRPr="009F4405">
        <w:rPr>
          <w:bCs/>
          <w:sz w:val="18"/>
          <w:szCs w:val="22"/>
        </w:rPr>
        <w:t>, C</w:t>
      </w:r>
      <w:r w:rsidR="00BF40FA">
        <w:rPr>
          <w:bCs/>
          <w:sz w:val="18"/>
          <w:szCs w:val="22"/>
        </w:rPr>
        <w:t>C01</w:t>
      </w:r>
      <w:r w:rsidR="00EA7FE5" w:rsidRPr="009F4405">
        <w:rPr>
          <w:bCs/>
          <w:sz w:val="18"/>
          <w:szCs w:val="22"/>
        </w:rPr>
        <w:t>]</w:t>
      </w:r>
    </w:p>
    <w:p w14:paraId="1981ECA0" w14:textId="7DD2D228" w:rsidR="0061673F" w:rsidRPr="009F4405" w:rsidRDefault="0061673F">
      <w:pPr>
        <w:pStyle w:val="bullet10"/>
        <w:numPr>
          <w:ilvl w:val="1"/>
          <w:numId w:val="36"/>
        </w:numPr>
        <w:ind w:left="1077" w:hanging="357"/>
        <w:rPr>
          <w:b/>
          <w:sz w:val="18"/>
          <w:szCs w:val="22"/>
        </w:rPr>
      </w:pPr>
      <w:r w:rsidRPr="009F4405">
        <w:rPr>
          <w:b/>
          <w:sz w:val="18"/>
          <w:szCs w:val="22"/>
        </w:rPr>
        <w:t xml:space="preserve">Reliance on limited adapted aircraft for spacecraft logistics: </w:t>
      </w:r>
      <w:r w:rsidRPr="009F4405">
        <w:rPr>
          <w:bCs/>
          <w:sz w:val="18"/>
          <w:szCs w:val="22"/>
        </w:rPr>
        <w:t>While dedicated maritime transport supports Ariane 6 launcher logistics, spacecraft and customer-side hardware may face tighter constraints due to the limited availability of adapted aircraft. As launch cadence increases, customer reliance on a limited number of suitable air or maritime transport solutions may become more problematic. This could create bottlenecks outside the launcher transport chain itself, particularly for payload delivery and preparation.</w:t>
      </w:r>
      <w:r w:rsidR="00DD055D" w:rsidRPr="009F4405">
        <w:rPr>
          <w:bCs/>
          <w:sz w:val="18"/>
          <w:szCs w:val="22"/>
        </w:rPr>
        <w:t xml:space="preserve"> At SaxaVord, for example, the supply of commodities, gases, liquids and propellants is identified as a key operational issue because the site is island-based and these inputs need to be shipped from the UK mainland, with service offering expected to grow as launch cadence increases.  Andøya illustrates a more favourable case for smaller launchers where vehicle architecture has been deliberately adapted to logistics constraints: Isar Aerospace transports engines to Esrange by truck in standard transport boxes, while the launch vehicle for Andøya is transported from Germany in three major sections, avoiding highly complex convoy operations or frequent road closures.  However, this also shows that logistics efficiency depends heavily on vehicle design choices, transport compatibility and site accessibility</w:t>
      </w:r>
      <w:r w:rsidR="00D67073" w:rsidRPr="009F4405">
        <w:rPr>
          <w:bCs/>
          <w:sz w:val="18"/>
          <w:szCs w:val="22"/>
        </w:rPr>
        <w:t>. [</w:t>
      </w:r>
      <w:r w:rsidR="00EA5E86">
        <w:rPr>
          <w:bCs/>
          <w:sz w:val="18"/>
          <w:szCs w:val="22"/>
        </w:rPr>
        <w:t>C06</w:t>
      </w:r>
      <w:r w:rsidR="00D67073" w:rsidRPr="009F4405">
        <w:rPr>
          <w:bCs/>
          <w:sz w:val="18"/>
          <w:szCs w:val="22"/>
        </w:rPr>
        <w:t xml:space="preserve">, </w:t>
      </w:r>
      <w:r w:rsidR="00EA5E86">
        <w:rPr>
          <w:bCs/>
          <w:sz w:val="18"/>
          <w:szCs w:val="22"/>
        </w:rPr>
        <w:t>C08</w:t>
      </w:r>
      <w:r w:rsidR="00D67073" w:rsidRPr="009F4405">
        <w:rPr>
          <w:bCs/>
          <w:sz w:val="18"/>
          <w:szCs w:val="22"/>
        </w:rPr>
        <w:t>, C</w:t>
      </w:r>
      <w:r w:rsidR="00EA5E86">
        <w:rPr>
          <w:bCs/>
          <w:sz w:val="18"/>
          <w:szCs w:val="22"/>
        </w:rPr>
        <w:t>C06</w:t>
      </w:r>
      <w:r w:rsidR="00D67073" w:rsidRPr="009F4405">
        <w:rPr>
          <w:bCs/>
          <w:sz w:val="18"/>
          <w:szCs w:val="22"/>
        </w:rPr>
        <w:t>]</w:t>
      </w:r>
    </w:p>
    <w:p w14:paraId="1CBA0FBA" w14:textId="38C2F1DD" w:rsidR="0061673F" w:rsidRPr="009F4405" w:rsidRDefault="0061673F">
      <w:pPr>
        <w:pStyle w:val="bullet10"/>
        <w:numPr>
          <w:ilvl w:val="1"/>
          <w:numId w:val="36"/>
        </w:numPr>
        <w:ind w:left="1077" w:hanging="357"/>
        <w:rPr>
          <w:b/>
          <w:sz w:val="18"/>
          <w:szCs w:val="22"/>
        </w:rPr>
      </w:pPr>
      <w:r w:rsidRPr="009F4405">
        <w:rPr>
          <w:b/>
          <w:sz w:val="18"/>
          <w:szCs w:val="22"/>
        </w:rPr>
        <w:t xml:space="preserve">Remote-site vulnerability to transport disruption: </w:t>
      </w:r>
      <w:r w:rsidRPr="009F4405">
        <w:rPr>
          <w:bCs/>
          <w:sz w:val="18"/>
          <w:szCs w:val="22"/>
        </w:rPr>
        <w:t>Emerging and northern European launch sites can be exposed to disruptions in ports, rail connections, roads, weather conditions and local handling infrastructure. Esrange’s dependence on Swedish port infrastructure and the need to reroute critical hardware during port strikes illustrate how external disruptions can affect launch-campaign logistics. For island and remote sites such as Andøya, SaxaVord and Santa Maria, weather, ferry, port, runway or local access constraints can also influence launch readiness and operational planning.</w:t>
      </w:r>
      <w:r w:rsidR="002D5024" w:rsidRPr="009F4405">
        <w:rPr>
          <w:bCs/>
          <w:sz w:val="18"/>
          <w:szCs w:val="22"/>
        </w:rPr>
        <w:t xml:space="preserve"> [</w:t>
      </w:r>
      <w:r w:rsidR="00EA5E86">
        <w:rPr>
          <w:bCs/>
          <w:sz w:val="18"/>
          <w:szCs w:val="22"/>
        </w:rPr>
        <w:t>C05</w:t>
      </w:r>
      <w:r w:rsidR="002D5024" w:rsidRPr="009F4405">
        <w:rPr>
          <w:bCs/>
          <w:sz w:val="18"/>
          <w:szCs w:val="22"/>
        </w:rPr>
        <w:t xml:space="preserve">, </w:t>
      </w:r>
      <w:r w:rsidR="00EA5E86">
        <w:rPr>
          <w:bCs/>
          <w:sz w:val="18"/>
          <w:szCs w:val="22"/>
        </w:rPr>
        <w:t>C06</w:t>
      </w:r>
      <w:r w:rsidR="002D5024" w:rsidRPr="009F4405">
        <w:rPr>
          <w:bCs/>
          <w:sz w:val="18"/>
          <w:szCs w:val="22"/>
        </w:rPr>
        <w:t xml:space="preserve">, </w:t>
      </w:r>
      <w:r w:rsidR="0018674D">
        <w:rPr>
          <w:bCs/>
          <w:sz w:val="18"/>
          <w:szCs w:val="22"/>
        </w:rPr>
        <w:t>D10</w:t>
      </w:r>
      <w:r w:rsidR="002D5024" w:rsidRPr="009F4405">
        <w:rPr>
          <w:bCs/>
          <w:sz w:val="18"/>
          <w:szCs w:val="22"/>
        </w:rPr>
        <w:t xml:space="preserve">, </w:t>
      </w:r>
      <w:r w:rsidR="00F16698">
        <w:rPr>
          <w:bCs/>
          <w:sz w:val="18"/>
          <w:szCs w:val="22"/>
        </w:rPr>
        <w:t>G14</w:t>
      </w:r>
      <w:r w:rsidR="002D5024" w:rsidRPr="009F4405">
        <w:rPr>
          <w:bCs/>
          <w:sz w:val="18"/>
          <w:szCs w:val="22"/>
        </w:rPr>
        <w:t>]</w:t>
      </w:r>
    </w:p>
    <w:p w14:paraId="170C8791" w14:textId="63B78525" w:rsidR="001F3C7E" w:rsidRPr="009F4405" w:rsidRDefault="001F3C7E" w:rsidP="00E65BC8">
      <w:pPr>
        <w:pStyle w:val="EYHeading4"/>
      </w:pPr>
      <w:r w:rsidRPr="009F4405">
        <w:lastRenderedPageBreak/>
        <w:t>Telemetry, Tracking and Control stations</w:t>
      </w:r>
    </w:p>
    <w:p w14:paraId="38B256F8" w14:textId="387C965D" w:rsidR="001907A4" w:rsidRPr="009F4405" w:rsidRDefault="001907A4" w:rsidP="001907A4">
      <w:pPr>
        <w:pStyle w:val="Caption"/>
      </w:pPr>
      <w:bookmarkStart w:id="128" w:name="_Toc239018310"/>
      <w:r w:rsidRPr="009F4405">
        <w:t xml:space="preserve">Figure </w:t>
      </w:r>
      <w:r w:rsidRPr="009F4405">
        <w:fldChar w:fldCharType="begin"/>
      </w:r>
      <w:r w:rsidRPr="009F4405">
        <w:instrText xml:space="preserve"> SEQ Figure \* ARABIC </w:instrText>
      </w:r>
      <w:r w:rsidRPr="009F4405">
        <w:fldChar w:fldCharType="separate"/>
      </w:r>
      <w:r w:rsidR="00246866">
        <w:rPr>
          <w:noProof/>
        </w:rPr>
        <w:t>8</w:t>
      </w:r>
      <w:r w:rsidRPr="009F4405">
        <w:fldChar w:fldCharType="end"/>
      </w:r>
      <w:r w:rsidRPr="009F4405">
        <w:t xml:space="preserve"> SWOT for TT&amp;C</w:t>
      </w:r>
      <w:bookmarkEnd w:id="128"/>
    </w:p>
    <w:p w14:paraId="645242B9" w14:textId="42D6ADA4" w:rsidR="00F56110" w:rsidRPr="009F4405" w:rsidRDefault="00F56110" w:rsidP="00F56110">
      <w:pPr>
        <w:jc w:val="center"/>
      </w:pPr>
      <w:r w:rsidRPr="009F4405">
        <w:rPr>
          <w:b/>
          <w:noProof/>
          <w:lang w:eastAsia="nl-BE"/>
        </w:rPr>
        <w:drawing>
          <wp:inline distT="0" distB="0" distL="0" distR="0" wp14:anchorId="40D03EC6" wp14:editId="100515BD">
            <wp:extent cx="6206805" cy="3600000"/>
            <wp:effectExtent l="0" t="0" r="3810" b="635"/>
            <wp:docPr id="607231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9355" name=""/>
                    <pic:cNvPicPr/>
                  </pic:nvPicPr>
                  <pic:blipFill>
                    <a:blip r:embed="rId38"/>
                    <a:stretch>
                      <a:fillRect/>
                    </a:stretch>
                  </pic:blipFill>
                  <pic:spPr>
                    <a:xfrm>
                      <a:off x="0" y="0"/>
                      <a:ext cx="6206805" cy="3600000"/>
                    </a:xfrm>
                    <a:prstGeom prst="rect">
                      <a:avLst/>
                    </a:prstGeom>
                  </pic:spPr>
                </pic:pic>
              </a:graphicData>
            </a:graphic>
          </wp:inline>
        </w:drawing>
      </w:r>
    </w:p>
    <w:p w14:paraId="48004F7D" w14:textId="1417BD54" w:rsidR="001907A4" w:rsidRPr="009F4405" w:rsidRDefault="001907A4" w:rsidP="001907A4">
      <w:pPr>
        <w:pStyle w:val="Bullet1"/>
        <w:numPr>
          <w:ilvl w:val="0"/>
          <w:numId w:val="0"/>
        </w:numPr>
        <w:ind w:left="360" w:hanging="360"/>
        <w:jc w:val="center"/>
        <w:rPr>
          <w:b/>
          <w:bCs/>
          <w:lang w:val="en-GB" w:eastAsia="nl-BE"/>
        </w:rPr>
      </w:pPr>
    </w:p>
    <w:p w14:paraId="3C5C6264" w14:textId="089C7DFA" w:rsidR="00FB7047" w:rsidRPr="009F4405" w:rsidRDefault="00FB7047" w:rsidP="00FB7047">
      <w:pPr>
        <w:pStyle w:val="Bullet1"/>
        <w:rPr>
          <w:b/>
          <w:bCs/>
          <w:lang w:val="en-GB" w:eastAsia="nl-BE"/>
        </w:rPr>
      </w:pPr>
      <w:r w:rsidRPr="009F4405">
        <w:rPr>
          <w:b/>
          <w:bCs/>
          <w:lang w:val="en-GB" w:eastAsia="nl-BE"/>
        </w:rPr>
        <w:t>Strengths:</w:t>
      </w:r>
    </w:p>
    <w:p w14:paraId="3F376DEB" w14:textId="0C486A06" w:rsidR="00FB7047" w:rsidRPr="009F4405" w:rsidRDefault="00FB7047">
      <w:pPr>
        <w:pStyle w:val="bullet10"/>
        <w:numPr>
          <w:ilvl w:val="1"/>
          <w:numId w:val="36"/>
        </w:numPr>
        <w:ind w:left="1077" w:hanging="357"/>
        <w:rPr>
          <w:b/>
          <w:sz w:val="18"/>
          <w:szCs w:val="22"/>
        </w:rPr>
      </w:pPr>
      <w:r w:rsidRPr="009F4405">
        <w:rPr>
          <w:b/>
          <w:sz w:val="18"/>
          <w:szCs w:val="22"/>
        </w:rPr>
        <w:t xml:space="preserve">Dual public and private TT&amp;C ecosystem: </w:t>
      </w:r>
      <w:r w:rsidRPr="009F4405">
        <w:rPr>
          <w:bCs/>
          <w:sz w:val="18"/>
          <w:szCs w:val="22"/>
        </w:rPr>
        <w:t>The EU benefits from a dual TT&amp;C ecosystem combining robust public sector networks with increasingly capable private sector ground station providers. Public infrastructure provides a stable institutional backbone, while private networks add global coverage, operational flexibility and responsiveness.</w:t>
      </w:r>
      <w:r w:rsidR="00F161C2" w:rsidRPr="009F4405">
        <w:rPr>
          <w:bCs/>
          <w:sz w:val="18"/>
          <w:szCs w:val="22"/>
        </w:rPr>
        <w:t xml:space="preserve"> [</w:t>
      </w:r>
      <w:r w:rsidR="00F100C9">
        <w:rPr>
          <w:bCs/>
          <w:sz w:val="18"/>
          <w:szCs w:val="22"/>
        </w:rPr>
        <w:t>A05</w:t>
      </w:r>
      <w:r w:rsidR="00F161C2" w:rsidRPr="009F4405" w:rsidDel="005F7435">
        <w:rPr>
          <w:bCs/>
          <w:sz w:val="18"/>
          <w:szCs w:val="22"/>
        </w:rPr>
        <w:t xml:space="preserve">, </w:t>
      </w:r>
      <w:r w:rsidR="00F100C9">
        <w:rPr>
          <w:bCs/>
          <w:sz w:val="18"/>
          <w:szCs w:val="22"/>
        </w:rPr>
        <w:t>A16</w:t>
      </w:r>
      <w:r w:rsidR="00F161C2" w:rsidRPr="009F4405">
        <w:rPr>
          <w:bCs/>
          <w:sz w:val="18"/>
          <w:szCs w:val="22"/>
        </w:rPr>
        <w:t>]</w:t>
      </w:r>
    </w:p>
    <w:p w14:paraId="4C80B72C" w14:textId="62D6A765" w:rsidR="00FB7047" w:rsidRPr="009F4405" w:rsidRDefault="00FB7047">
      <w:pPr>
        <w:pStyle w:val="bullet10"/>
        <w:numPr>
          <w:ilvl w:val="1"/>
          <w:numId w:val="36"/>
        </w:numPr>
        <w:ind w:left="1077" w:hanging="357"/>
        <w:rPr>
          <w:b/>
          <w:sz w:val="18"/>
          <w:szCs w:val="22"/>
        </w:rPr>
      </w:pPr>
      <w:r w:rsidRPr="009F4405">
        <w:rPr>
          <w:b/>
          <w:sz w:val="18"/>
          <w:szCs w:val="22"/>
        </w:rPr>
        <w:t xml:space="preserve">High redundancy of public TT&amp;C infrastructure: </w:t>
      </w:r>
      <w:r w:rsidRPr="009F4405">
        <w:rPr>
          <w:bCs/>
          <w:sz w:val="18"/>
          <w:szCs w:val="22"/>
        </w:rPr>
        <w:t>Public TT&amp;C infrastructure is characterised by high redundancy, preventive maintenance regimes, on-site spares and autonomous power supply enabling continued operations during outages. ESA ground stations are built with maximum possible redundancy: while the dish itself cannot be duplicated, most other elements are backed up. Stations typically include autonomous power supply, often one or 2 diesel engines with tanks lasting several days depending on the location, as well as spares on site and preventive maintenance processes to avoid corrective maintenance in case of failure.</w:t>
      </w:r>
      <w:r w:rsidR="00335ACF" w:rsidRPr="009F4405">
        <w:rPr>
          <w:bCs/>
          <w:sz w:val="18"/>
          <w:szCs w:val="22"/>
        </w:rPr>
        <w:t xml:space="preserve"> [</w:t>
      </w:r>
      <w:r w:rsidR="00F16698">
        <w:rPr>
          <w:bCs/>
          <w:sz w:val="18"/>
          <w:szCs w:val="22"/>
        </w:rPr>
        <w:t>G03</w:t>
      </w:r>
      <w:r w:rsidR="00335ACF" w:rsidRPr="009F4405">
        <w:rPr>
          <w:bCs/>
          <w:sz w:val="18"/>
          <w:szCs w:val="22"/>
        </w:rPr>
        <w:t xml:space="preserve">, </w:t>
      </w:r>
      <w:r w:rsidR="00F16698">
        <w:rPr>
          <w:bCs/>
          <w:sz w:val="18"/>
          <w:szCs w:val="22"/>
        </w:rPr>
        <w:t>G05</w:t>
      </w:r>
      <w:r w:rsidR="00335ACF" w:rsidRPr="009F4405">
        <w:rPr>
          <w:bCs/>
          <w:sz w:val="18"/>
          <w:szCs w:val="22"/>
        </w:rPr>
        <w:t>]</w:t>
      </w:r>
    </w:p>
    <w:p w14:paraId="00FFF4EB" w14:textId="27B86D60" w:rsidR="00FB7047" w:rsidRPr="009F4405" w:rsidRDefault="00FB7047">
      <w:pPr>
        <w:pStyle w:val="bullet10"/>
        <w:numPr>
          <w:ilvl w:val="1"/>
          <w:numId w:val="36"/>
        </w:numPr>
        <w:ind w:left="1077" w:hanging="357"/>
        <w:rPr>
          <w:b/>
          <w:sz w:val="18"/>
          <w:szCs w:val="22"/>
        </w:rPr>
      </w:pPr>
      <w:r w:rsidRPr="009F4405">
        <w:rPr>
          <w:b/>
          <w:sz w:val="18"/>
          <w:szCs w:val="22"/>
        </w:rPr>
        <w:t xml:space="preserve">Network-based resilience and offloading capacity: </w:t>
      </w:r>
      <w:r w:rsidRPr="009F4405">
        <w:rPr>
          <w:bCs/>
          <w:sz w:val="18"/>
          <w:szCs w:val="22"/>
        </w:rPr>
        <w:t xml:space="preserve">The TT&amp;C system benefits from operating as a network rather than as isolated stations. If an antenna is dysfunctional, some routine operations can be offloaded to another antenna within the network. This is reinforced by ESA’s cooperative and augmented networks, which include institutional and </w:t>
      </w:r>
      <w:r w:rsidRPr="009F4405">
        <w:rPr>
          <w:bCs/>
          <w:sz w:val="18"/>
          <w:szCs w:val="22"/>
        </w:rPr>
        <w:lastRenderedPageBreak/>
        <w:t>commercial partners and provide additional capacity where possible. This network logic strengthens resilience, even if capacity remains limited in the most time-critical phases.</w:t>
      </w:r>
      <w:r w:rsidR="00DB6A07" w:rsidRPr="009F4405">
        <w:rPr>
          <w:bCs/>
          <w:sz w:val="18"/>
          <w:szCs w:val="22"/>
        </w:rPr>
        <w:t xml:space="preserve"> [</w:t>
      </w:r>
      <w:r w:rsidR="00F100C9">
        <w:rPr>
          <w:bCs/>
          <w:sz w:val="18"/>
          <w:szCs w:val="22"/>
        </w:rPr>
        <w:t>A05</w:t>
      </w:r>
      <w:r w:rsidR="00DB6A07" w:rsidRPr="009F4405" w:rsidDel="005F7435">
        <w:rPr>
          <w:bCs/>
          <w:sz w:val="18"/>
          <w:szCs w:val="22"/>
        </w:rPr>
        <w:t xml:space="preserve">, </w:t>
      </w:r>
      <w:r w:rsidR="00F100C9">
        <w:rPr>
          <w:bCs/>
          <w:sz w:val="18"/>
          <w:szCs w:val="22"/>
        </w:rPr>
        <w:t>A16</w:t>
      </w:r>
      <w:r w:rsidR="00DB6A07" w:rsidRPr="009F4405">
        <w:rPr>
          <w:bCs/>
          <w:sz w:val="18"/>
          <w:szCs w:val="22"/>
        </w:rPr>
        <w:t>]</w:t>
      </w:r>
    </w:p>
    <w:p w14:paraId="76639E5B" w14:textId="05428F09" w:rsidR="00FB7047" w:rsidRPr="009F4405" w:rsidRDefault="00FB7047">
      <w:pPr>
        <w:pStyle w:val="bullet10"/>
        <w:numPr>
          <w:ilvl w:val="1"/>
          <w:numId w:val="36"/>
        </w:numPr>
        <w:ind w:left="1077" w:hanging="357"/>
        <w:rPr>
          <w:b/>
          <w:sz w:val="18"/>
          <w:szCs w:val="22"/>
        </w:rPr>
      </w:pPr>
      <w:r w:rsidRPr="009F4405">
        <w:rPr>
          <w:b/>
          <w:sz w:val="18"/>
          <w:szCs w:val="22"/>
        </w:rPr>
        <w:t xml:space="preserve">Strategic value of high-latitude stations: </w:t>
      </w:r>
      <w:r w:rsidR="002E5E5D" w:rsidRPr="009F4405">
        <w:rPr>
          <w:bCs/>
          <w:sz w:val="18"/>
          <w:szCs w:val="22"/>
        </w:rPr>
        <w:t xml:space="preserve">Svalbard and </w:t>
      </w:r>
      <w:r w:rsidRPr="009F4405">
        <w:rPr>
          <w:bCs/>
          <w:sz w:val="18"/>
          <w:szCs w:val="22"/>
        </w:rPr>
        <w:t>Troll Station are core strategic assets for polar and sun-synchronous orbits. They allow guaranteed coverage with a limited number of stations and are structurally difficult to replace for high-inclination missions. Their importance is orbit-driven rather than launcher-driven: for polar missions, it is advantageous to use these stations because contacts can be achieved at each pole every 45-50 minutes.</w:t>
      </w:r>
      <w:r w:rsidR="007B053D" w:rsidRPr="009F4405">
        <w:rPr>
          <w:bCs/>
          <w:sz w:val="18"/>
          <w:szCs w:val="22"/>
        </w:rPr>
        <w:t xml:space="preserve"> [</w:t>
      </w:r>
      <w:r w:rsidR="00F100C9">
        <w:rPr>
          <w:bCs/>
          <w:sz w:val="18"/>
          <w:szCs w:val="22"/>
        </w:rPr>
        <w:t>A05</w:t>
      </w:r>
      <w:r w:rsidR="007B053D" w:rsidRPr="009F4405">
        <w:rPr>
          <w:bCs/>
          <w:sz w:val="18"/>
          <w:szCs w:val="22"/>
        </w:rPr>
        <w:t>, C</w:t>
      </w:r>
      <w:r w:rsidR="00EA5E86">
        <w:rPr>
          <w:bCs/>
          <w:sz w:val="18"/>
          <w:szCs w:val="22"/>
        </w:rPr>
        <w:t>C07</w:t>
      </w:r>
      <w:r w:rsidR="007B053D" w:rsidRPr="009F4405">
        <w:rPr>
          <w:bCs/>
          <w:sz w:val="18"/>
          <w:szCs w:val="22"/>
        </w:rPr>
        <w:t>]</w:t>
      </w:r>
    </w:p>
    <w:p w14:paraId="66BEF1BC" w14:textId="798263D5" w:rsidR="00FB7047" w:rsidRPr="009F4405" w:rsidRDefault="00FB7047">
      <w:pPr>
        <w:pStyle w:val="bullet10"/>
        <w:numPr>
          <w:ilvl w:val="1"/>
          <w:numId w:val="36"/>
        </w:numPr>
        <w:ind w:left="1077" w:hanging="357"/>
        <w:rPr>
          <w:b/>
          <w:sz w:val="18"/>
          <w:szCs w:val="22"/>
        </w:rPr>
      </w:pPr>
      <w:r w:rsidRPr="009F4405">
        <w:rPr>
          <w:b/>
          <w:sz w:val="18"/>
          <w:szCs w:val="22"/>
        </w:rPr>
        <w:t xml:space="preserve">Commercial networks providing global scale and flexibility: </w:t>
      </w:r>
      <w:r w:rsidRPr="009F4405">
        <w:rPr>
          <w:bCs/>
          <w:sz w:val="18"/>
          <w:szCs w:val="22"/>
        </w:rPr>
        <w:t>Private ground station providers complement institutional infrastructure with globally distributed antenna assets, centralised network orchestration and operational flexibility. Some commercial networks were not originally designed for launch support, but for routine LEO satellite operations. However, their global coverage and scale allow them to support launch. This is particularly relevant because TT&amp;C service capability is primarily determined by launch trajectory and orbital coverage requirements, not simply by whether the mission is high- or low-inclination.</w:t>
      </w:r>
      <w:r w:rsidR="008945DD" w:rsidRPr="009F4405">
        <w:rPr>
          <w:bCs/>
          <w:sz w:val="18"/>
          <w:szCs w:val="22"/>
        </w:rPr>
        <w:t xml:space="preserve"> [C</w:t>
      </w:r>
      <w:r w:rsidR="00EA5E86">
        <w:rPr>
          <w:bCs/>
          <w:sz w:val="18"/>
          <w:szCs w:val="22"/>
        </w:rPr>
        <w:t>C07</w:t>
      </w:r>
      <w:r w:rsidR="008945DD" w:rsidRPr="009F4405">
        <w:rPr>
          <w:bCs/>
          <w:sz w:val="18"/>
          <w:szCs w:val="22"/>
        </w:rPr>
        <w:t>]</w:t>
      </w:r>
    </w:p>
    <w:p w14:paraId="464C953C" w14:textId="0CC32A89" w:rsidR="00FB7047" w:rsidRPr="009F4405" w:rsidRDefault="00FB7047">
      <w:pPr>
        <w:pStyle w:val="bullet10"/>
        <w:numPr>
          <w:ilvl w:val="1"/>
          <w:numId w:val="36"/>
        </w:numPr>
        <w:ind w:left="1077" w:hanging="357"/>
        <w:rPr>
          <w:b/>
          <w:sz w:val="18"/>
          <w:szCs w:val="22"/>
        </w:rPr>
      </w:pPr>
      <w:r w:rsidRPr="009F4405">
        <w:rPr>
          <w:b/>
          <w:sz w:val="18"/>
          <w:szCs w:val="22"/>
        </w:rPr>
        <w:t xml:space="preserve">Remote operations model supporting distributed infrastructure: </w:t>
      </w:r>
      <w:r w:rsidRPr="009F4405">
        <w:rPr>
          <w:bCs/>
          <w:sz w:val="18"/>
          <w:szCs w:val="22"/>
        </w:rPr>
        <w:t>Ground station sites are generally built around physical land and access, reliable electricity with backup, high-bandwidth connectivity, antennas and RF chains, including feeds, modulators and signal processing. Many sites are unmanned and rely heavily on remote operations, robust IT systems and local partner agreements for physical intervention. This model enables geographically distributed infrastructure to be managed as a coordinated network, while limiting the need for large permanent teams at every site.</w:t>
      </w:r>
      <w:r w:rsidR="008945DD" w:rsidRPr="009F4405">
        <w:rPr>
          <w:bCs/>
          <w:sz w:val="18"/>
          <w:szCs w:val="22"/>
        </w:rPr>
        <w:t xml:space="preserve"> [</w:t>
      </w:r>
      <w:r w:rsidR="00F16698">
        <w:rPr>
          <w:bCs/>
          <w:sz w:val="18"/>
          <w:szCs w:val="22"/>
        </w:rPr>
        <w:t>G06</w:t>
      </w:r>
      <w:r w:rsidR="008945DD" w:rsidRPr="009F4405">
        <w:rPr>
          <w:bCs/>
          <w:sz w:val="18"/>
          <w:szCs w:val="22"/>
        </w:rPr>
        <w:t>]</w:t>
      </w:r>
    </w:p>
    <w:p w14:paraId="0305F3C5" w14:textId="5CF1CF89" w:rsidR="00FB7047" w:rsidRPr="009F4405" w:rsidRDefault="00FB7047">
      <w:pPr>
        <w:pStyle w:val="bullet10"/>
        <w:numPr>
          <w:ilvl w:val="1"/>
          <w:numId w:val="36"/>
        </w:numPr>
        <w:ind w:left="1077" w:hanging="357"/>
        <w:rPr>
          <w:b/>
          <w:sz w:val="18"/>
          <w:szCs w:val="22"/>
        </w:rPr>
      </w:pPr>
      <w:r w:rsidRPr="009F4405">
        <w:rPr>
          <w:b/>
          <w:sz w:val="18"/>
          <w:szCs w:val="22"/>
        </w:rPr>
        <w:t xml:space="preserve">ESA downrange contribution to launcher tracking: </w:t>
      </w:r>
      <w:r w:rsidRPr="009F4405">
        <w:rPr>
          <w:bCs/>
          <w:sz w:val="18"/>
          <w:szCs w:val="22"/>
        </w:rPr>
        <w:t>ESA’s global ground station network also contributes to launcher tracking through downrange assets. For launcher tracking, Estrack contributes 2 stations: Santa Maria in Portugal and the Deep Space Complex of New Norcia in Australia, which is operated by a commercial entity while remaining an ESA asset. Station use depends on the satellite type and mission profile: for polar orbits, KSAT stations such as Troll and Svalbard provide regular high-latitude contacts, while for more equatorial or deep-space trajectories, Kourou and New Norcia are more relevant.</w:t>
      </w:r>
      <w:r w:rsidR="008945DD" w:rsidRPr="009F4405">
        <w:rPr>
          <w:bCs/>
          <w:sz w:val="18"/>
          <w:szCs w:val="22"/>
        </w:rPr>
        <w:t xml:space="preserve"> [</w:t>
      </w:r>
      <w:r w:rsidR="00F100C9">
        <w:rPr>
          <w:bCs/>
          <w:sz w:val="18"/>
          <w:szCs w:val="22"/>
        </w:rPr>
        <w:t>A05</w:t>
      </w:r>
      <w:r w:rsidR="008945DD" w:rsidRPr="009F4405">
        <w:rPr>
          <w:bCs/>
          <w:sz w:val="18"/>
          <w:szCs w:val="22"/>
        </w:rPr>
        <w:t>]</w:t>
      </w:r>
    </w:p>
    <w:p w14:paraId="5DE171B0" w14:textId="77777777" w:rsidR="00FB7047" w:rsidRPr="009F4405" w:rsidRDefault="00FB7047" w:rsidP="00FB7047">
      <w:pPr>
        <w:pStyle w:val="Bullet1"/>
        <w:numPr>
          <w:ilvl w:val="0"/>
          <w:numId w:val="0"/>
        </w:numPr>
        <w:ind w:left="360"/>
        <w:rPr>
          <w:lang w:val="en-GB" w:eastAsia="nl-BE"/>
        </w:rPr>
      </w:pPr>
    </w:p>
    <w:p w14:paraId="4B83289B" w14:textId="63B36DEE" w:rsidR="00FB7047" w:rsidRPr="009F4405" w:rsidRDefault="00FB7047" w:rsidP="009737C1">
      <w:pPr>
        <w:pStyle w:val="Bullet1"/>
        <w:rPr>
          <w:b/>
          <w:bCs/>
          <w:lang w:val="en-GB" w:eastAsia="nl-BE"/>
        </w:rPr>
      </w:pPr>
      <w:r w:rsidRPr="009F4405">
        <w:rPr>
          <w:b/>
          <w:bCs/>
          <w:lang w:val="en-GB" w:eastAsia="nl-BE"/>
        </w:rPr>
        <w:t>Weaknesses:</w:t>
      </w:r>
    </w:p>
    <w:p w14:paraId="01B9AA17" w14:textId="109240EB" w:rsidR="00FB7047" w:rsidRPr="009F4405" w:rsidRDefault="00FB7047">
      <w:pPr>
        <w:pStyle w:val="bullet10"/>
        <w:numPr>
          <w:ilvl w:val="1"/>
          <w:numId w:val="36"/>
        </w:numPr>
        <w:ind w:left="1077" w:hanging="357"/>
        <w:rPr>
          <w:b/>
          <w:sz w:val="18"/>
          <w:szCs w:val="22"/>
        </w:rPr>
      </w:pPr>
      <w:r w:rsidRPr="009F4405">
        <w:rPr>
          <w:b/>
          <w:sz w:val="18"/>
          <w:szCs w:val="22"/>
        </w:rPr>
        <w:t xml:space="preserve">Commercial weakness of launch-support services: </w:t>
      </w:r>
      <w:r w:rsidRPr="009F4405">
        <w:rPr>
          <w:bCs/>
          <w:sz w:val="18"/>
          <w:szCs w:val="22"/>
        </w:rPr>
        <w:t>Launch support is strategically important but commercially weak. It generally provides lower margins than routine satellite operations, requires high preparation effort and carries disproportionate operational risk, since mistakes can jeopardise an entire mission. Despite this, commercial providers continue to provide launch support because launch customers often become long-term satellite operations customers. From an ecosystem perspective, launch support survives partly because it is cross-subsidised by satellite operations.</w:t>
      </w:r>
      <w:r w:rsidR="008945DD" w:rsidRPr="009F4405">
        <w:rPr>
          <w:bCs/>
          <w:sz w:val="18"/>
          <w:szCs w:val="22"/>
        </w:rPr>
        <w:t xml:space="preserve"> [</w:t>
      </w:r>
      <w:r w:rsidR="006B46EA">
        <w:rPr>
          <w:bCs/>
          <w:sz w:val="18"/>
          <w:szCs w:val="22"/>
        </w:rPr>
        <w:t>E08</w:t>
      </w:r>
      <w:r w:rsidR="008945DD" w:rsidRPr="009F4405">
        <w:rPr>
          <w:bCs/>
          <w:sz w:val="18"/>
          <w:szCs w:val="22"/>
        </w:rPr>
        <w:t>]</w:t>
      </w:r>
    </w:p>
    <w:p w14:paraId="4ABED76C" w14:textId="2D5739AB" w:rsidR="00FB7047" w:rsidRPr="009F4405" w:rsidRDefault="00FB7047">
      <w:pPr>
        <w:pStyle w:val="bullet10"/>
        <w:numPr>
          <w:ilvl w:val="1"/>
          <w:numId w:val="36"/>
        </w:numPr>
        <w:ind w:left="1077" w:hanging="357"/>
        <w:rPr>
          <w:b/>
          <w:sz w:val="18"/>
          <w:szCs w:val="22"/>
        </w:rPr>
      </w:pPr>
      <w:r w:rsidRPr="009F4405">
        <w:rPr>
          <w:b/>
          <w:sz w:val="18"/>
          <w:szCs w:val="22"/>
        </w:rPr>
        <w:t xml:space="preserve">Dependence on non-European assets and frequency licensing: </w:t>
      </w:r>
      <w:r w:rsidRPr="009F4405">
        <w:rPr>
          <w:bCs/>
          <w:sz w:val="18"/>
          <w:szCs w:val="22"/>
        </w:rPr>
        <w:t>TT&amp;C operations remain partly dependent on non-European ground assets for certain geographic coverage needs and on national frequency licensing regimes. For instance, South Point in Hawaii represents a non-European dependency. Frequency licensing is also a constraint: access to ground stations over the US has become more difficult following a policy shift</w:t>
      </w:r>
      <w:r w:rsidR="00B029D3" w:rsidRPr="009F4405">
        <w:rPr>
          <w:bCs/>
          <w:sz w:val="18"/>
          <w:szCs w:val="22"/>
        </w:rPr>
        <w:t xml:space="preserve"> in </w:t>
      </w:r>
      <w:r w:rsidRPr="009F4405">
        <w:rPr>
          <w:bCs/>
          <w:sz w:val="18"/>
          <w:szCs w:val="22"/>
        </w:rPr>
        <w:t>that region. These constraints can be managed when known in advance, but they reduce full operational autonomy.</w:t>
      </w:r>
      <w:r w:rsidR="00244FEA" w:rsidRPr="009F4405">
        <w:rPr>
          <w:bCs/>
          <w:sz w:val="18"/>
          <w:szCs w:val="22"/>
        </w:rPr>
        <w:t xml:space="preserve"> [</w:t>
      </w:r>
      <w:r w:rsidR="00F100C9">
        <w:rPr>
          <w:bCs/>
          <w:sz w:val="18"/>
          <w:szCs w:val="22"/>
        </w:rPr>
        <w:t>A05</w:t>
      </w:r>
      <w:r w:rsidR="00244FEA" w:rsidRPr="009F4405">
        <w:rPr>
          <w:bCs/>
          <w:sz w:val="18"/>
          <w:szCs w:val="22"/>
        </w:rPr>
        <w:t>, C</w:t>
      </w:r>
      <w:r w:rsidR="00EA5E86">
        <w:rPr>
          <w:bCs/>
          <w:sz w:val="18"/>
          <w:szCs w:val="22"/>
        </w:rPr>
        <w:t>C04</w:t>
      </w:r>
      <w:r w:rsidR="00244FEA" w:rsidRPr="009F4405">
        <w:rPr>
          <w:bCs/>
          <w:sz w:val="18"/>
          <w:szCs w:val="22"/>
        </w:rPr>
        <w:t>, C</w:t>
      </w:r>
      <w:r w:rsidR="00EA5E86">
        <w:rPr>
          <w:bCs/>
          <w:sz w:val="18"/>
          <w:szCs w:val="22"/>
        </w:rPr>
        <w:t>C07</w:t>
      </w:r>
      <w:r w:rsidR="00244FEA" w:rsidRPr="009F4405">
        <w:rPr>
          <w:bCs/>
          <w:sz w:val="18"/>
          <w:szCs w:val="22"/>
        </w:rPr>
        <w:t>]</w:t>
      </w:r>
    </w:p>
    <w:p w14:paraId="165B2461" w14:textId="025C9D79" w:rsidR="00FB7047" w:rsidRPr="009F4405" w:rsidRDefault="005C7187">
      <w:pPr>
        <w:pStyle w:val="bullet10"/>
        <w:numPr>
          <w:ilvl w:val="1"/>
          <w:numId w:val="36"/>
        </w:numPr>
        <w:ind w:left="1077" w:hanging="357"/>
        <w:rPr>
          <w:b/>
          <w:sz w:val="18"/>
          <w:szCs w:val="22"/>
        </w:rPr>
      </w:pPr>
      <w:r w:rsidRPr="009F4405">
        <w:rPr>
          <w:b/>
          <w:sz w:val="18"/>
          <w:szCs w:val="22"/>
        </w:rPr>
        <w:t xml:space="preserve">Absence of a European TDRS </w:t>
      </w:r>
      <w:r w:rsidR="00A93A1F" w:rsidRPr="009F4405">
        <w:rPr>
          <w:b/>
          <w:sz w:val="18"/>
          <w:szCs w:val="22"/>
        </w:rPr>
        <w:t xml:space="preserve">(Tracking and Data Relay Satellite) </w:t>
      </w:r>
      <w:r w:rsidRPr="009F4405">
        <w:rPr>
          <w:b/>
          <w:sz w:val="18"/>
          <w:szCs w:val="22"/>
        </w:rPr>
        <w:t>capability for launch trajectories</w:t>
      </w:r>
      <w:r w:rsidR="00FB7047" w:rsidRPr="009F4405">
        <w:rPr>
          <w:b/>
          <w:sz w:val="18"/>
          <w:szCs w:val="22"/>
        </w:rPr>
        <w:t xml:space="preserve">: </w:t>
      </w:r>
      <w:r w:rsidR="00A47508" w:rsidRPr="009F4405">
        <w:rPr>
          <w:bCs/>
          <w:sz w:val="18"/>
          <w:szCs w:val="22"/>
        </w:rPr>
        <w:t>Unlike the United States, Europe does not currently have an equivalent space-based telemetry relay system comparable to TDRS.</w:t>
      </w:r>
      <w:r w:rsidR="00A47508" w:rsidRPr="009F4405">
        <w:rPr>
          <w:b/>
          <w:sz w:val="18"/>
          <w:szCs w:val="22"/>
        </w:rPr>
        <w:t xml:space="preserve"> </w:t>
      </w:r>
      <w:r w:rsidR="00FB7047" w:rsidRPr="009F4405">
        <w:rPr>
          <w:bCs/>
          <w:sz w:val="18"/>
          <w:szCs w:val="22"/>
        </w:rPr>
        <w:t>CSG requires additional tracking capacity for some trajectories, particularly where coverage is needed over mid-Atlantic areas. Temporary maritime stations are currently used for this purpose, but they are costly and not fully available. This creates a risk of telemetry coverage gaps. A possible longer-term solution would be to shift towards space-based telemetry relay systems, similar to the US TDRS model, but this would require Europe to develop its own capability.</w:t>
      </w:r>
      <w:r w:rsidR="00CF1927" w:rsidRPr="009F4405">
        <w:rPr>
          <w:bCs/>
          <w:sz w:val="18"/>
          <w:szCs w:val="22"/>
        </w:rPr>
        <w:t xml:space="preserve"> [</w:t>
      </w:r>
      <w:r w:rsidR="00F100C9">
        <w:rPr>
          <w:bCs/>
          <w:sz w:val="18"/>
          <w:szCs w:val="22"/>
        </w:rPr>
        <w:t>A05</w:t>
      </w:r>
      <w:r w:rsidR="00CF1927" w:rsidRPr="009F4405">
        <w:rPr>
          <w:bCs/>
          <w:sz w:val="18"/>
          <w:szCs w:val="22"/>
        </w:rPr>
        <w:t>]</w:t>
      </w:r>
    </w:p>
    <w:p w14:paraId="418F550F" w14:textId="253F5893" w:rsidR="00FB7047" w:rsidRPr="009F4405" w:rsidRDefault="00FB7047">
      <w:pPr>
        <w:pStyle w:val="bullet10"/>
        <w:numPr>
          <w:ilvl w:val="1"/>
          <w:numId w:val="36"/>
        </w:numPr>
        <w:ind w:left="1077" w:hanging="357"/>
        <w:rPr>
          <w:b/>
          <w:sz w:val="18"/>
          <w:szCs w:val="22"/>
        </w:rPr>
      </w:pPr>
      <w:r w:rsidRPr="009F4405">
        <w:rPr>
          <w:b/>
          <w:sz w:val="18"/>
          <w:szCs w:val="22"/>
        </w:rPr>
        <w:t xml:space="preserve">Limited capacity of ESA’s core network: </w:t>
      </w:r>
      <w:r w:rsidRPr="009F4405">
        <w:rPr>
          <w:bCs/>
          <w:sz w:val="18"/>
          <w:szCs w:val="22"/>
        </w:rPr>
        <w:t>ESA’s ground stations are resilient, but the network has limited capacity. There are not many terminals, and although existing terminals are built with strong redundancy, it remains difficult to increase the capacity of an antenna if another one is down. This is why ESA relies on external partners through cooperative and augmented networks, but capacity constraints remain more difficult to manage</w:t>
      </w:r>
      <w:r w:rsidR="00464918" w:rsidRPr="009F4405">
        <w:rPr>
          <w:bCs/>
          <w:sz w:val="18"/>
          <w:szCs w:val="22"/>
        </w:rPr>
        <w:t xml:space="preserve"> </w:t>
      </w:r>
      <w:r w:rsidRPr="009F4405">
        <w:rPr>
          <w:bCs/>
          <w:sz w:val="18"/>
          <w:szCs w:val="22"/>
        </w:rPr>
        <w:t>than during routine operations.</w:t>
      </w:r>
      <w:r w:rsidR="00426B03" w:rsidRPr="009F4405">
        <w:rPr>
          <w:bCs/>
          <w:sz w:val="18"/>
          <w:szCs w:val="22"/>
        </w:rPr>
        <w:t xml:space="preserve"> [</w:t>
      </w:r>
      <w:r w:rsidR="00F100C9">
        <w:rPr>
          <w:bCs/>
          <w:sz w:val="18"/>
          <w:szCs w:val="22"/>
        </w:rPr>
        <w:t>A05</w:t>
      </w:r>
      <w:r w:rsidR="00426B03" w:rsidRPr="009F4405" w:rsidDel="005F7435">
        <w:rPr>
          <w:bCs/>
          <w:sz w:val="18"/>
          <w:szCs w:val="22"/>
        </w:rPr>
        <w:t xml:space="preserve">, </w:t>
      </w:r>
      <w:r w:rsidR="00F100C9">
        <w:rPr>
          <w:bCs/>
          <w:sz w:val="18"/>
          <w:szCs w:val="22"/>
        </w:rPr>
        <w:t>A16</w:t>
      </w:r>
      <w:r w:rsidR="00426B03" w:rsidRPr="009F4405">
        <w:rPr>
          <w:bCs/>
          <w:sz w:val="18"/>
          <w:szCs w:val="22"/>
        </w:rPr>
        <w:t>]</w:t>
      </w:r>
    </w:p>
    <w:p w14:paraId="32BF06A7" w14:textId="14EB5513" w:rsidR="00FB7047" w:rsidRPr="009F4405" w:rsidRDefault="00FB7047">
      <w:pPr>
        <w:pStyle w:val="bullet10"/>
        <w:numPr>
          <w:ilvl w:val="1"/>
          <w:numId w:val="36"/>
        </w:numPr>
        <w:ind w:left="1077" w:hanging="357"/>
        <w:rPr>
          <w:b/>
          <w:sz w:val="18"/>
          <w:szCs w:val="22"/>
        </w:rPr>
      </w:pPr>
      <w:r w:rsidRPr="009F4405">
        <w:rPr>
          <w:b/>
          <w:sz w:val="18"/>
          <w:szCs w:val="22"/>
        </w:rPr>
        <w:t xml:space="preserve">Unclear responsibilities between spaceports and launch providers: </w:t>
      </w:r>
      <w:r w:rsidRPr="009F4405">
        <w:rPr>
          <w:bCs/>
          <w:sz w:val="18"/>
          <w:szCs w:val="22"/>
        </w:rPr>
        <w:t>The division of responsibilities between spaceports and launcher providers remains unclear for telemetry, tracking, flight termination and related mission-support systems. A “grey area” remains regarding operational responsibilities and is expected to converge over time toward a more standardised model. In the short term, this creates ambiguity in accountability and can generate inefficiencies, especially where not all launch sites have access to telemetry systems and flight termination systems.</w:t>
      </w:r>
      <w:r w:rsidR="00795756" w:rsidRPr="009F4405">
        <w:rPr>
          <w:bCs/>
          <w:sz w:val="18"/>
          <w:szCs w:val="22"/>
        </w:rPr>
        <w:t xml:space="preserve"> [</w:t>
      </w:r>
      <w:r w:rsidR="0018674D">
        <w:rPr>
          <w:bCs/>
          <w:sz w:val="18"/>
          <w:szCs w:val="22"/>
        </w:rPr>
        <w:t>D03</w:t>
      </w:r>
      <w:r w:rsidR="00795756" w:rsidRPr="009F4405">
        <w:rPr>
          <w:bCs/>
          <w:sz w:val="18"/>
          <w:szCs w:val="22"/>
        </w:rPr>
        <w:t xml:space="preserve">, </w:t>
      </w:r>
      <w:r w:rsidR="0018674D">
        <w:rPr>
          <w:bCs/>
          <w:sz w:val="18"/>
          <w:szCs w:val="22"/>
        </w:rPr>
        <w:t>D09</w:t>
      </w:r>
      <w:r w:rsidR="00795756" w:rsidRPr="009F4405">
        <w:rPr>
          <w:bCs/>
          <w:sz w:val="18"/>
          <w:szCs w:val="22"/>
        </w:rPr>
        <w:t xml:space="preserve">, </w:t>
      </w:r>
      <w:r w:rsidR="0018674D">
        <w:rPr>
          <w:bCs/>
          <w:sz w:val="18"/>
          <w:szCs w:val="22"/>
        </w:rPr>
        <w:t>D11</w:t>
      </w:r>
      <w:r w:rsidR="00795756" w:rsidRPr="009F4405">
        <w:rPr>
          <w:bCs/>
          <w:sz w:val="18"/>
          <w:szCs w:val="22"/>
        </w:rPr>
        <w:t>]</w:t>
      </w:r>
    </w:p>
    <w:p w14:paraId="656F0537" w14:textId="3DCB90C2" w:rsidR="00FB7047" w:rsidRPr="009F4405" w:rsidRDefault="00FB7047">
      <w:pPr>
        <w:pStyle w:val="bullet10"/>
        <w:numPr>
          <w:ilvl w:val="1"/>
          <w:numId w:val="36"/>
        </w:numPr>
        <w:ind w:left="1077" w:hanging="357"/>
        <w:rPr>
          <w:b/>
          <w:sz w:val="18"/>
          <w:szCs w:val="22"/>
        </w:rPr>
      </w:pPr>
      <w:r w:rsidRPr="009F4405">
        <w:rPr>
          <w:b/>
          <w:sz w:val="18"/>
          <w:szCs w:val="22"/>
        </w:rPr>
        <w:lastRenderedPageBreak/>
        <w:t xml:space="preserve">Human resources and local know-how constraints: </w:t>
      </w:r>
      <w:r w:rsidRPr="009F4405">
        <w:rPr>
          <w:bCs/>
          <w:sz w:val="18"/>
          <w:szCs w:val="22"/>
        </w:rPr>
        <w:t>TT&amp;C operations depend on skilled personnel, and the required skills are largely acquired through practice rather than formal university training. Local talent can develop the necessary expertise over time, and the longer staff remain on site, the stronger their skills become. However, this also means that operational continuity depends on retaining experienced teams and maintaining local intervention capacity. In Svalbard, for example, around 40 onsite permanent employees support operations, and launch support can require particularly intensive preparation.</w:t>
      </w:r>
      <w:r w:rsidR="001B424A" w:rsidRPr="009F4405">
        <w:rPr>
          <w:bCs/>
          <w:sz w:val="18"/>
          <w:szCs w:val="22"/>
        </w:rPr>
        <w:t xml:space="preserve"> [</w:t>
      </w:r>
      <w:r w:rsidR="00715731">
        <w:rPr>
          <w:bCs/>
          <w:sz w:val="18"/>
          <w:szCs w:val="22"/>
        </w:rPr>
        <w:t>F01</w:t>
      </w:r>
      <w:r w:rsidR="001B424A" w:rsidRPr="009F4405">
        <w:rPr>
          <w:bCs/>
          <w:sz w:val="18"/>
          <w:szCs w:val="22"/>
        </w:rPr>
        <w:t xml:space="preserve">, </w:t>
      </w:r>
      <w:r w:rsidR="00715731">
        <w:rPr>
          <w:bCs/>
          <w:sz w:val="18"/>
          <w:szCs w:val="22"/>
        </w:rPr>
        <w:t>F04</w:t>
      </w:r>
      <w:r w:rsidR="001B424A" w:rsidRPr="009F4405">
        <w:rPr>
          <w:bCs/>
          <w:sz w:val="18"/>
          <w:szCs w:val="22"/>
        </w:rPr>
        <w:t>]</w:t>
      </w:r>
    </w:p>
    <w:p w14:paraId="6F27F2EF" w14:textId="19BC0C5C" w:rsidR="00FB7047" w:rsidRPr="009F4405" w:rsidRDefault="00FB7047">
      <w:pPr>
        <w:pStyle w:val="bullet10"/>
        <w:numPr>
          <w:ilvl w:val="1"/>
          <w:numId w:val="36"/>
        </w:numPr>
        <w:ind w:left="1077" w:hanging="357"/>
        <w:rPr>
          <w:b/>
          <w:sz w:val="18"/>
          <w:szCs w:val="22"/>
        </w:rPr>
      </w:pPr>
      <w:r w:rsidRPr="009F4405">
        <w:rPr>
          <w:b/>
          <w:sz w:val="18"/>
          <w:szCs w:val="22"/>
        </w:rPr>
        <w:t xml:space="preserve">Technical sensitivity to weather and remote-site dependencies: </w:t>
      </w:r>
      <w:r w:rsidRPr="009F4405">
        <w:rPr>
          <w:bCs/>
          <w:sz w:val="18"/>
          <w:szCs w:val="22"/>
        </w:rPr>
        <w:t>TT&amp;C systems can be sensitive to weather conditions, notably Ka-band rain attenuation and extreme events. Remote stations also depend on reliable electricity, high-bandwidth connectivity and physical access. Damage to subsea fibre cables serving Svalbard has already illustrated the strategic fragility of remote assets. The impact was limited because of redundancy and backup links, but such incidents show that remote, high-value sites remain dependent on supporting infrastructure.</w:t>
      </w:r>
      <w:r w:rsidR="006805AD" w:rsidRPr="009F4405">
        <w:rPr>
          <w:bCs/>
          <w:sz w:val="18"/>
          <w:szCs w:val="22"/>
        </w:rPr>
        <w:t xml:space="preserve"> [</w:t>
      </w:r>
      <w:r w:rsidR="00F16698">
        <w:rPr>
          <w:bCs/>
          <w:sz w:val="18"/>
          <w:szCs w:val="22"/>
        </w:rPr>
        <w:t>G05</w:t>
      </w:r>
      <w:r w:rsidR="006805AD" w:rsidRPr="009F4405">
        <w:rPr>
          <w:bCs/>
          <w:sz w:val="18"/>
          <w:szCs w:val="22"/>
        </w:rPr>
        <w:t xml:space="preserve">, </w:t>
      </w:r>
      <w:r w:rsidR="00F16698">
        <w:rPr>
          <w:bCs/>
          <w:sz w:val="18"/>
          <w:szCs w:val="22"/>
        </w:rPr>
        <w:t>G11</w:t>
      </w:r>
      <w:r w:rsidR="006805AD" w:rsidRPr="009F4405">
        <w:rPr>
          <w:bCs/>
          <w:sz w:val="18"/>
          <w:szCs w:val="22"/>
        </w:rPr>
        <w:t xml:space="preserve">, </w:t>
      </w:r>
      <w:r w:rsidR="00F16698">
        <w:rPr>
          <w:bCs/>
          <w:sz w:val="18"/>
          <w:szCs w:val="22"/>
        </w:rPr>
        <w:t>G14</w:t>
      </w:r>
      <w:r w:rsidR="006805AD" w:rsidRPr="009F4405">
        <w:rPr>
          <w:bCs/>
          <w:sz w:val="18"/>
          <w:szCs w:val="22"/>
        </w:rPr>
        <w:t>]</w:t>
      </w:r>
    </w:p>
    <w:p w14:paraId="47738BDF" w14:textId="77777777" w:rsidR="00FB7047" w:rsidRPr="009F4405" w:rsidRDefault="00FB7047" w:rsidP="00FB7047">
      <w:pPr>
        <w:pStyle w:val="Bullet1"/>
        <w:numPr>
          <w:ilvl w:val="0"/>
          <w:numId w:val="0"/>
        </w:numPr>
        <w:ind w:left="360"/>
        <w:rPr>
          <w:lang w:val="en-GB" w:eastAsia="nl-BE"/>
        </w:rPr>
      </w:pPr>
    </w:p>
    <w:p w14:paraId="6A9FA080" w14:textId="4FFA595E" w:rsidR="00FB7047" w:rsidRPr="009F4405" w:rsidRDefault="00FB7047" w:rsidP="00FB7047">
      <w:pPr>
        <w:pStyle w:val="Bullet1"/>
        <w:rPr>
          <w:b/>
          <w:bCs/>
          <w:lang w:val="en-GB" w:eastAsia="nl-BE"/>
        </w:rPr>
      </w:pPr>
      <w:r w:rsidRPr="009F4405">
        <w:rPr>
          <w:b/>
          <w:bCs/>
          <w:lang w:val="en-GB" w:eastAsia="nl-BE"/>
        </w:rPr>
        <w:t>Opportunities</w:t>
      </w:r>
      <w:r w:rsidR="00936175" w:rsidRPr="009F4405">
        <w:rPr>
          <w:b/>
          <w:bCs/>
          <w:lang w:val="en-GB" w:eastAsia="nl-BE"/>
        </w:rPr>
        <w:t>:</w:t>
      </w:r>
    </w:p>
    <w:p w14:paraId="08DD3B13" w14:textId="4D0A4625" w:rsidR="00FB7047" w:rsidRPr="009F4405" w:rsidRDefault="00FB7047">
      <w:pPr>
        <w:pStyle w:val="bullet10"/>
        <w:numPr>
          <w:ilvl w:val="1"/>
          <w:numId w:val="36"/>
        </w:numPr>
        <w:ind w:left="1077" w:hanging="357"/>
        <w:rPr>
          <w:b/>
          <w:sz w:val="18"/>
          <w:szCs w:val="22"/>
        </w:rPr>
      </w:pPr>
      <w:r w:rsidRPr="009F4405">
        <w:rPr>
          <w:b/>
          <w:sz w:val="18"/>
          <w:szCs w:val="22"/>
        </w:rPr>
        <w:t xml:space="preserve">Expansion of cooperative and commercial TT&amp;C networks: </w:t>
      </w:r>
      <w:r w:rsidRPr="009F4405">
        <w:rPr>
          <w:bCs/>
          <w:sz w:val="18"/>
          <w:szCs w:val="22"/>
        </w:rPr>
        <w:t>Planned expansions of cooperative and commercial TT&amp;C networks, including the deployment of larger terminals supporting exploration and lunar missions, offer an opportunity to strengthen European autonomy. These expansions can increase flexibility, support more complex missions and reduce pressure on ESA’s core infrastructure, particularly for missions requiring frequent contacts or geographically distributed coverage.</w:t>
      </w:r>
      <w:r w:rsidR="00657F1E" w:rsidRPr="009F4405">
        <w:rPr>
          <w:bCs/>
          <w:sz w:val="18"/>
          <w:szCs w:val="22"/>
        </w:rPr>
        <w:t xml:space="preserve"> [</w:t>
      </w:r>
      <w:r w:rsidR="00F100C9">
        <w:rPr>
          <w:bCs/>
          <w:sz w:val="18"/>
          <w:szCs w:val="22"/>
        </w:rPr>
        <w:t>A05</w:t>
      </w:r>
      <w:r w:rsidR="00657F1E" w:rsidRPr="009F4405" w:rsidDel="005F7435">
        <w:rPr>
          <w:bCs/>
          <w:sz w:val="18"/>
          <w:szCs w:val="22"/>
        </w:rPr>
        <w:t xml:space="preserve">, </w:t>
      </w:r>
      <w:r w:rsidR="00F100C9">
        <w:rPr>
          <w:bCs/>
          <w:sz w:val="18"/>
          <w:szCs w:val="22"/>
        </w:rPr>
        <w:t>A16</w:t>
      </w:r>
      <w:r w:rsidR="00657F1E" w:rsidRPr="009F4405">
        <w:rPr>
          <w:bCs/>
          <w:sz w:val="18"/>
          <w:szCs w:val="22"/>
        </w:rPr>
        <w:t>]</w:t>
      </w:r>
    </w:p>
    <w:p w14:paraId="2A3002F3" w14:textId="54DE5312" w:rsidR="00FB7047" w:rsidRPr="009F4405" w:rsidRDefault="00FB7047">
      <w:pPr>
        <w:pStyle w:val="bullet10"/>
        <w:numPr>
          <w:ilvl w:val="1"/>
          <w:numId w:val="36"/>
        </w:numPr>
        <w:ind w:left="1077" w:hanging="357"/>
        <w:rPr>
          <w:b/>
          <w:sz w:val="18"/>
          <w:szCs w:val="22"/>
        </w:rPr>
      </w:pPr>
      <w:r w:rsidRPr="009F4405">
        <w:rPr>
          <w:b/>
          <w:sz w:val="18"/>
          <w:szCs w:val="22"/>
        </w:rPr>
        <w:t xml:space="preserve">Improved scheduling coordination and network orchestration: </w:t>
      </w:r>
      <w:r w:rsidRPr="009F4405">
        <w:rPr>
          <w:bCs/>
          <w:sz w:val="18"/>
          <w:szCs w:val="22"/>
        </w:rPr>
        <w:t>Improved information sharing, scheduling coordination and network orchestration across operators could significantly increase effective capacity without requiring large new capital investments. Since launch support is often constrained by planning complexity rather than hardware alone, better coordination, clearer priority rules and earlier visibility on mission needs could reduce conflicts between launch support and routine satellite operations.</w:t>
      </w:r>
      <w:r w:rsidR="00B87878" w:rsidRPr="009F4405">
        <w:rPr>
          <w:bCs/>
          <w:sz w:val="18"/>
          <w:szCs w:val="22"/>
        </w:rPr>
        <w:t xml:space="preserve"> [</w:t>
      </w:r>
      <w:r w:rsidR="00F100C9">
        <w:rPr>
          <w:bCs/>
          <w:sz w:val="18"/>
          <w:szCs w:val="22"/>
        </w:rPr>
        <w:t>A10</w:t>
      </w:r>
      <w:r w:rsidR="00B87878" w:rsidRPr="009F4405" w:rsidDel="005F7435">
        <w:rPr>
          <w:bCs/>
          <w:sz w:val="18"/>
          <w:szCs w:val="22"/>
        </w:rPr>
        <w:t xml:space="preserve">, </w:t>
      </w:r>
      <w:r w:rsidR="00F100C9">
        <w:rPr>
          <w:bCs/>
          <w:sz w:val="18"/>
          <w:szCs w:val="22"/>
        </w:rPr>
        <w:t>A16</w:t>
      </w:r>
      <w:r w:rsidR="00B87878" w:rsidRPr="009F4405">
        <w:rPr>
          <w:bCs/>
          <w:sz w:val="18"/>
          <w:szCs w:val="22"/>
        </w:rPr>
        <w:t xml:space="preserve">, </w:t>
      </w:r>
      <w:r w:rsidR="006B46EA">
        <w:rPr>
          <w:bCs/>
          <w:sz w:val="18"/>
          <w:szCs w:val="22"/>
        </w:rPr>
        <w:t>E08</w:t>
      </w:r>
      <w:r w:rsidR="00B87878" w:rsidRPr="009F4405">
        <w:rPr>
          <w:bCs/>
          <w:sz w:val="18"/>
          <w:szCs w:val="22"/>
        </w:rPr>
        <w:t>]</w:t>
      </w:r>
    </w:p>
    <w:p w14:paraId="0EEDDCDA" w14:textId="253E7575" w:rsidR="00FB7047" w:rsidRPr="009F4405" w:rsidRDefault="00FB7047">
      <w:pPr>
        <w:pStyle w:val="bullet10"/>
        <w:numPr>
          <w:ilvl w:val="1"/>
          <w:numId w:val="36"/>
        </w:numPr>
        <w:ind w:left="1077" w:hanging="357"/>
        <w:rPr>
          <w:b/>
          <w:sz w:val="18"/>
          <w:szCs w:val="22"/>
        </w:rPr>
      </w:pPr>
      <w:r w:rsidRPr="009F4405">
        <w:rPr>
          <w:b/>
          <w:sz w:val="18"/>
          <w:szCs w:val="22"/>
        </w:rPr>
        <w:t xml:space="preserve">Additional telemetry and flight termination systems at emerging spaceports: </w:t>
      </w:r>
      <w:r w:rsidRPr="009F4405">
        <w:rPr>
          <w:bCs/>
          <w:sz w:val="18"/>
          <w:szCs w:val="22"/>
        </w:rPr>
        <w:t>Investments in additional telemetry systems and flight termination systems can help emerging spaceports become more independent from shared range resources and support higher launch cadence. Not all launch sites currently have direct access to such systems, which can create inefficiencies. Additional local capabilities would improve launch-site autonomy, range safety and operational readiness.</w:t>
      </w:r>
      <w:r w:rsidR="00682CC0" w:rsidRPr="009F4405">
        <w:rPr>
          <w:sz w:val="18"/>
          <w:szCs w:val="22"/>
        </w:rPr>
        <w:t xml:space="preserve"> </w:t>
      </w:r>
      <w:r w:rsidR="00682CC0" w:rsidRPr="009F4405">
        <w:rPr>
          <w:bCs/>
          <w:sz w:val="18"/>
          <w:szCs w:val="22"/>
        </w:rPr>
        <w:t>Andøya, for example, is investing in additional telemetry systems, a new flight termination system, more personnel and operational training to make the spaceport side more independent.</w:t>
      </w:r>
      <w:r w:rsidR="008D3156" w:rsidRPr="009F4405">
        <w:rPr>
          <w:bCs/>
          <w:sz w:val="18"/>
          <w:szCs w:val="22"/>
        </w:rPr>
        <w:t xml:space="preserve"> [</w:t>
      </w:r>
      <w:r w:rsidR="0018674D">
        <w:rPr>
          <w:bCs/>
          <w:sz w:val="18"/>
          <w:szCs w:val="22"/>
        </w:rPr>
        <w:t>D09</w:t>
      </w:r>
      <w:r w:rsidR="008D3156" w:rsidRPr="009F4405">
        <w:rPr>
          <w:bCs/>
          <w:sz w:val="18"/>
          <w:szCs w:val="22"/>
        </w:rPr>
        <w:t xml:space="preserve">, </w:t>
      </w:r>
      <w:r w:rsidR="00F16698">
        <w:rPr>
          <w:bCs/>
          <w:sz w:val="18"/>
          <w:szCs w:val="22"/>
        </w:rPr>
        <w:t>G04</w:t>
      </w:r>
      <w:r w:rsidR="008D3156" w:rsidRPr="009F4405">
        <w:rPr>
          <w:bCs/>
          <w:sz w:val="18"/>
          <w:szCs w:val="22"/>
        </w:rPr>
        <w:t xml:space="preserve">, </w:t>
      </w:r>
      <w:r w:rsidR="00F16698">
        <w:rPr>
          <w:bCs/>
          <w:sz w:val="18"/>
          <w:szCs w:val="22"/>
        </w:rPr>
        <w:t>G15</w:t>
      </w:r>
      <w:r w:rsidR="008D3156" w:rsidRPr="009F4405">
        <w:rPr>
          <w:bCs/>
          <w:sz w:val="18"/>
          <w:szCs w:val="22"/>
        </w:rPr>
        <w:t>]</w:t>
      </w:r>
    </w:p>
    <w:p w14:paraId="2F8F90FA" w14:textId="33C68423" w:rsidR="00FB7047" w:rsidRPr="009F4405" w:rsidRDefault="00733C0D">
      <w:pPr>
        <w:pStyle w:val="bullet10"/>
        <w:numPr>
          <w:ilvl w:val="1"/>
          <w:numId w:val="36"/>
        </w:numPr>
        <w:ind w:left="1077" w:hanging="357"/>
        <w:rPr>
          <w:bCs/>
          <w:sz w:val="18"/>
          <w:szCs w:val="22"/>
        </w:rPr>
      </w:pPr>
      <w:r w:rsidRPr="009F4405">
        <w:rPr>
          <w:b/>
          <w:sz w:val="18"/>
          <w:szCs w:val="22"/>
        </w:rPr>
        <w:t xml:space="preserve">Reducing TT&amp;C supplier dependency through European capability development and multi-sourcing: </w:t>
      </w:r>
      <w:r w:rsidRPr="009F4405">
        <w:rPr>
          <w:bCs/>
          <w:sz w:val="18"/>
          <w:szCs w:val="22"/>
        </w:rPr>
        <w:t>TT&amp;C infrastructure can remain exposed to supplier concentration where critical ground-station components are available from only a limited number of providers or are effectively single-sourced. This is particularly relevant for specialised equipment such as high-power amplifiers for deep-space antennas, including amplifiers with 10–100 kW of output power, where this type of technology has historically been available mainly from the US. European projects have therefore been launched to develop this capability, and strengthening European industrial capacity for such components would reduce supplier dependency and improve strategic autonomy. In parallel, multi-sourcing can reduce TT&amp;C procurement dependence by allowing technologies to be sourced from both European and US providers, with a focus on cost-effective and simplified technical solutions. This approach can help new launch sites and spaceport operators deploy telemetry, radar and related systems while limiting dependence on a single supplier, provided that export-control exposure, supplier concentration risks, long-term maintainability and supplier-quality requirements are actively managed</w:t>
      </w:r>
      <w:r w:rsidR="00FB7047" w:rsidRPr="009F4405">
        <w:rPr>
          <w:bCs/>
          <w:sz w:val="18"/>
          <w:szCs w:val="22"/>
        </w:rPr>
        <w:t>.</w:t>
      </w:r>
      <w:r w:rsidR="004B45B0" w:rsidRPr="009F4405">
        <w:rPr>
          <w:bCs/>
          <w:sz w:val="18"/>
          <w:szCs w:val="22"/>
        </w:rPr>
        <w:t xml:space="preserve"> [C</w:t>
      </w:r>
      <w:r w:rsidR="00EA5E86">
        <w:rPr>
          <w:bCs/>
          <w:sz w:val="18"/>
          <w:szCs w:val="22"/>
        </w:rPr>
        <w:t>C04</w:t>
      </w:r>
      <w:r w:rsidR="004B45B0" w:rsidRPr="009F4405">
        <w:rPr>
          <w:bCs/>
          <w:sz w:val="18"/>
          <w:szCs w:val="22"/>
        </w:rPr>
        <w:t>, C</w:t>
      </w:r>
      <w:r w:rsidR="00EA5E86">
        <w:rPr>
          <w:bCs/>
          <w:sz w:val="18"/>
          <w:szCs w:val="22"/>
        </w:rPr>
        <w:t>C07</w:t>
      </w:r>
      <w:r w:rsidR="004B45B0" w:rsidRPr="009F4405">
        <w:rPr>
          <w:bCs/>
          <w:sz w:val="18"/>
          <w:szCs w:val="22"/>
        </w:rPr>
        <w:t>]</w:t>
      </w:r>
    </w:p>
    <w:p w14:paraId="31B98829" w14:textId="5D7AB16E" w:rsidR="00FB7047" w:rsidRPr="009F4405" w:rsidRDefault="00FB7047">
      <w:pPr>
        <w:pStyle w:val="bullet10"/>
        <w:numPr>
          <w:ilvl w:val="1"/>
          <w:numId w:val="36"/>
        </w:numPr>
        <w:ind w:left="1077" w:hanging="357"/>
        <w:rPr>
          <w:b/>
          <w:sz w:val="18"/>
          <w:szCs w:val="22"/>
        </w:rPr>
      </w:pPr>
      <w:r w:rsidRPr="009F4405">
        <w:rPr>
          <w:b/>
          <w:sz w:val="18"/>
          <w:szCs w:val="22"/>
        </w:rPr>
        <w:t xml:space="preserve">Space-based telemetry relay as a longer-term option: </w:t>
      </w:r>
      <w:r w:rsidRPr="009F4405">
        <w:rPr>
          <w:bCs/>
          <w:sz w:val="18"/>
          <w:szCs w:val="22"/>
        </w:rPr>
        <w:t>For trajectories requiring coverage over areas with limited ground infrastructure, Europe could consider moving towards space-based telemetry relay systems. A capability comparable to the US TDRS model could reduce reliance on temporary maritime stations and help address downrange coverage gaps. This would require dedicated European investment but could significantly improve autonomy and continuity for launch telemetry.</w:t>
      </w:r>
      <w:r w:rsidR="008051A5" w:rsidRPr="009F4405">
        <w:rPr>
          <w:bCs/>
          <w:sz w:val="18"/>
          <w:szCs w:val="22"/>
        </w:rPr>
        <w:t xml:space="preserve"> [</w:t>
      </w:r>
      <w:r w:rsidR="00F100C9">
        <w:rPr>
          <w:bCs/>
          <w:sz w:val="18"/>
          <w:szCs w:val="22"/>
        </w:rPr>
        <w:t>A05</w:t>
      </w:r>
      <w:r w:rsidR="008051A5" w:rsidRPr="009F4405">
        <w:rPr>
          <w:bCs/>
          <w:sz w:val="18"/>
          <w:szCs w:val="22"/>
        </w:rPr>
        <w:t>]</w:t>
      </w:r>
    </w:p>
    <w:p w14:paraId="35A94F5B" w14:textId="4E3287D3" w:rsidR="00FB7047" w:rsidRPr="009F4405" w:rsidRDefault="00FB7047">
      <w:pPr>
        <w:pStyle w:val="bullet10"/>
        <w:numPr>
          <w:ilvl w:val="1"/>
          <w:numId w:val="36"/>
        </w:numPr>
        <w:ind w:left="1077" w:hanging="357"/>
        <w:rPr>
          <w:b/>
          <w:sz w:val="18"/>
          <w:szCs w:val="22"/>
        </w:rPr>
      </w:pPr>
      <w:r w:rsidRPr="009F4405">
        <w:rPr>
          <w:b/>
          <w:sz w:val="18"/>
          <w:szCs w:val="22"/>
        </w:rPr>
        <w:t xml:space="preserve">Additional remote locations for sovereign coverage: </w:t>
      </w:r>
      <w:r w:rsidRPr="009F4405">
        <w:rPr>
          <w:bCs/>
          <w:sz w:val="18"/>
          <w:szCs w:val="22"/>
        </w:rPr>
        <w:t>If sovereignty is pursued further, additional locations such as Jan Mayen, Greenland and Bouvet Island could be considered. These locations may provide valuable coverage and may be less constrained by some international treaties. Their relevance would depend on legal feasibility, connectivity, security arrangements and integration into existing TT&amp;C networks.</w:t>
      </w:r>
      <w:r w:rsidR="00677303" w:rsidRPr="009F4405">
        <w:rPr>
          <w:bCs/>
          <w:sz w:val="18"/>
          <w:szCs w:val="22"/>
        </w:rPr>
        <w:t xml:space="preserve"> [</w:t>
      </w:r>
      <w:r w:rsidR="00F100C9">
        <w:rPr>
          <w:bCs/>
          <w:sz w:val="18"/>
          <w:szCs w:val="22"/>
        </w:rPr>
        <w:t>A05</w:t>
      </w:r>
      <w:r w:rsidR="00677303" w:rsidRPr="009F4405">
        <w:rPr>
          <w:bCs/>
          <w:sz w:val="18"/>
          <w:szCs w:val="22"/>
        </w:rPr>
        <w:t>, C</w:t>
      </w:r>
      <w:r w:rsidR="00EA5E86">
        <w:rPr>
          <w:bCs/>
          <w:sz w:val="18"/>
          <w:szCs w:val="22"/>
        </w:rPr>
        <w:t>C07</w:t>
      </w:r>
      <w:r w:rsidR="00677303" w:rsidRPr="009F4405">
        <w:rPr>
          <w:bCs/>
          <w:sz w:val="18"/>
          <w:szCs w:val="22"/>
        </w:rPr>
        <w:t>]</w:t>
      </w:r>
    </w:p>
    <w:p w14:paraId="3B563452" w14:textId="61E28844" w:rsidR="00FB7047" w:rsidRPr="009F4405" w:rsidRDefault="00FB7047">
      <w:pPr>
        <w:pStyle w:val="bullet10"/>
        <w:numPr>
          <w:ilvl w:val="1"/>
          <w:numId w:val="36"/>
        </w:numPr>
        <w:ind w:left="1077" w:hanging="357"/>
        <w:rPr>
          <w:b/>
          <w:sz w:val="18"/>
          <w:szCs w:val="22"/>
        </w:rPr>
      </w:pPr>
      <w:r w:rsidRPr="009F4405">
        <w:rPr>
          <w:b/>
          <w:sz w:val="18"/>
          <w:szCs w:val="22"/>
        </w:rPr>
        <w:t xml:space="preserve">Connectivity investments as a game changer: </w:t>
      </w:r>
      <w:r w:rsidRPr="009F4405">
        <w:rPr>
          <w:bCs/>
          <w:sz w:val="18"/>
          <w:szCs w:val="22"/>
        </w:rPr>
        <w:t>Fibre connectivity investments can significantly improve the performance and resilience of remote ground stations. The Svalbard fibre connection radically improved operations, and similar logic could apply to other strategic sites such as Jan Mayen. High-bandwidth connectivity strengthens remote operations, network integration and resilience, especially for high-latitude stations.</w:t>
      </w:r>
      <w:r w:rsidR="008E1DA5" w:rsidRPr="009F4405">
        <w:rPr>
          <w:bCs/>
          <w:sz w:val="18"/>
          <w:szCs w:val="22"/>
        </w:rPr>
        <w:t xml:space="preserve"> [</w:t>
      </w:r>
      <w:r w:rsidR="00F16698">
        <w:rPr>
          <w:bCs/>
          <w:sz w:val="18"/>
          <w:szCs w:val="22"/>
        </w:rPr>
        <w:t>G03</w:t>
      </w:r>
      <w:r w:rsidR="008E1DA5" w:rsidRPr="009F4405">
        <w:rPr>
          <w:bCs/>
          <w:sz w:val="18"/>
          <w:szCs w:val="22"/>
        </w:rPr>
        <w:t xml:space="preserve">, </w:t>
      </w:r>
      <w:r w:rsidR="00F16698">
        <w:rPr>
          <w:bCs/>
          <w:sz w:val="18"/>
          <w:szCs w:val="22"/>
        </w:rPr>
        <w:t>G14</w:t>
      </w:r>
      <w:r w:rsidR="008E1DA5" w:rsidRPr="009F4405">
        <w:rPr>
          <w:bCs/>
          <w:sz w:val="18"/>
          <w:szCs w:val="22"/>
        </w:rPr>
        <w:t>]</w:t>
      </w:r>
    </w:p>
    <w:p w14:paraId="2B5E71AA" w14:textId="77777777" w:rsidR="00FB7047" w:rsidRPr="009F4405" w:rsidRDefault="00FB7047" w:rsidP="00031EED">
      <w:pPr>
        <w:pStyle w:val="Bullet1"/>
        <w:numPr>
          <w:ilvl w:val="0"/>
          <w:numId w:val="0"/>
        </w:numPr>
        <w:ind w:left="360"/>
        <w:rPr>
          <w:lang w:val="en-GB" w:eastAsia="nl-BE"/>
        </w:rPr>
      </w:pPr>
    </w:p>
    <w:p w14:paraId="32B15E03" w14:textId="78F71FD8" w:rsidR="00FB7047" w:rsidRPr="009F4405" w:rsidRDefault="00FB7047" w:rsidP="00FB7047">
      <w:pPr>
        <w:pStyle w:val="Bullet1"/>
        <w:rPr>
          <w:b/>
          <w:bCs/>
          <w:lang w:val="en-GB" w:eastAsia="nl-BE"/>
        </w:rPr>
      </w:pPr>
      <w:r w:rsidRPr="009F4405">
        <w:rPr>
          <w:b/>
          <w:bCs/>
          <w:lang w:val="en-GB" w:eastAsia="nl-BE"/>
        </w:rPr>
        <w:t>Threats:</w:t>
      </w:r>
    </w:p>
    <w:p w14:paraId="5970570E" w14:textId="36D56464" w:rsidR="00FB7047" w:rsidRPr="009F4405" w:rsidRDefault="00FB7047">
      <w:pPr>
        <w:pStyle w:val="bullet10"/>
        <w:numPr>
          <w:ilvl w:val="1"/>
          <w:numId w:val="36"/>
        </w:numPr>
        <w:ind w:left="1077" w:hanging="357"/>
        <w:rPr>
          <w:bCs/>
          <w:sz w:val="18"/>
          <w:szCs w:val="22"/>
        </w:rPr>
      </w:pPr>
      <w:r w:rsidRPr="009F4405">
        <w:rPr>
          <w:b/>
          <w:sz w:val="18"/>
          <w:szCs w:val="22"/>
        </w:rPr>
        <w:t xml:space="preserve">Geopolitical and regulatory risks affecting TT&amp;C access: </w:t>
      </w:r>
      <w:r w:rsidRPr="009F4405">
        <w:rPr>
          <w:bCs/>
          <w:sz w:val="18"/>
          <w:szCs w:val="22"/>
        </w:rPr>
        <w:t xml:space="preserve">TT&amp;C networks are exposed to geopolitical and regulatory risks, including spectrum licensing constraints and possible future spectrum reallocation pressures. These risks are particularly relevant where ground station access or frequency use depends on non-European jurisdictions. Policy changes affecting access to specific frequency bands can create operational difficulties for </w:t>
      </w:r>
      <w:r w:rsidR="009E56B0" w:rsidRPr="009F4405">
        <w:rPr>
          <w:bCs/>
          <w:sz w:val="18"/>
          <w:szCs w:val="22"/>
        </w:rPr>
        <w:t>TT&amp;C operations</w:t>
      </w:r>
      <w:r w:rsidRPr="009F4405">
        <w:rPr>
          <w:bCs/>
          <w:sz w:val="18"/>
          <w:szCs w:val="22"/>
        </w:rPr>
        <w:t>.</w:t>
      </w:r>
      <w:r w:rsidR="00560A2E" w:rsidRPr="009F4405">
        <w:rPr>
          <w:bCs/>
          <w:sz w:val="18"/>
          <w:szCs w:val="22"/>
        </w:rPr>
        <w:t xml:space="preserve"> [C</w:t>
      </w:r>
      <w:r w:rsidR="00EA5E86">
        <w:rPr>
          <w:bCs/>
          <w:sz w:val="18"/>
          <w:szCs w:val="22"/>
        </w:rPr>
        <w:t>C04</w:t>
      </w:r>
      <w:r w:rsidR="00560A2E" w:rsidRPr="009F4405">
        <w:rPr>
          <w:bCs/>
          <w:sz w:val="18"/>
          <w:szCs w:val="22"/>
        </w:rPr>
        <w:t>, C</w:t>
      </w:r>
      <w:r w:rsidR="00EA5E86">
        <w:rPr>
          <w:bCs/>
          <w:sz w:val="18"/>
          <w:szCs w:val="22"/>
        </w:rPr>
        <w:t>C07</w:t>
      </w:r>
      <w:r w:rsidR="00560A2E" w:rsidRPr="009F4405">
        <w:rPr>
          <w:bCs/>
          <w:sz w:val="18"/>
          <w:szCs w:val="22"/>
        </w:rPr>
        <w:t xml:space="preserve">, </w:t>
      </w:r>
      <w:r w:rsidR="0018674D">
        <w:rPr>
          <w:bCs/>
          <w:sz w:val="18"/>
          <w:szCs w:val="22"/>
        </w:rPr>
        <w:t>D09</w:t>
      </w:r>
      <w:r w:rsidR="00560A2E" w:rsidRPr="009F4405">
        <w:rPr>
          <w:bCs/>
          <w:sz w:val="18"/>
          <w:szCs w:val="22"/>
        </w:rPr>
        <w:t xml:space="preserve">, </w:t>
      </w:r>
      <w:r w:rsidR="0018674D">
        <w:rPr>
          <w:bCs/>
          <w:sz w:val="18"/>
          <w:szCs w:val="22"/>
        </w:rPr>
        <w:t>D13</w:t>
      </w:r>
      <w:r w:rsidR="00560A2E" w:rsidRPr="009F4405">
        <w:rPr>
          <w:bCs/>
          <w:sz w:val="18"/>
          <w:szCs w:val="22"/>
        </w:rPr>
        <w:t>]</w:t>
      </w:r>
    </w:p>
    <w:p w14:paraId="45C8963E" w14:textId="68A02B72" w:rsidR="00FB7047" w:rsidRPr="009F4405" w:rsidRDefault="00FB7047">
      <w:pPr>
        <w:pStyle w:val="bullet10"/>
        <w:numPr>
          <w:ilvl w:val="1"/>
          <w:numId w:val="36"/>
        </w:numPr>
        <w:ind w:left="1077" w:hanging="357"/>
        <w:rPr>
          <w:bCs/>
          <w:sz w:val="18"/>
          <w:szCs w:val="22"/>
        </w:rPr>
      </w:pPr>
      <w:r w:rsidRPr="009F4405">
        <w:rPr>
          <w:b/>
          <w:sz w:val="18"/>
          <w:szCs w:val="22"/>
        </w:rPr>
        <w:t xml:space="preserve">Supplier concentration in antenna and RF components: </w:t>
      </w:r>
      <w:r w:rsidRPr="009F4405">
        <w:rPr>
          <w:bCs/>
          <w:sz w:val="18"/>
          <w:szCs w:val="22"/>
        </w:rPr>
        <w:t>The antenna market and some critical RF components are exposed to supplier concentration, including US or US-controlled companies. Powerful amplifiers for deep-space antennas are an example of a technology that has historically relied on a limited supplier base. Even where European institutions outsource to European industry under georeturn principles, those companies may themselves rely on foreign suppliers that are harder to control.</w:t>
      </w:r>
      <w:r w:rsidR="00F80F92" w:rsidRPr="009F4405">
        <w:rPr>
          <w:bCs/>
          <w:sz w:val="18"/>
          <w:szCs w:val="22"/>
        </w:rPr>
        <w:t xml:space="preserve"> [C</w:t>
      </w:r>
      <w:r w:rsidR="00EA5E86">
        <w:rPr>
          <w:bCs/>
          <w:sz w:val="18"/>
          <w:szCs w:val="22"/>
        </w:rPr>
        <w:t>C04</w:t>
      </w:r>
      <w:r w:rsidR="00F80F92" w:rsidRPr="009F4405">
        <w:rPr>
          <w:bCs/>
          <w:sz w:val="18"/>
          <w:szCs w:val="22"/>
        </w:rPr>
        <w:t>]</w:t>
      </w:r>
    </w:p>
    <w:p w14:paraId="3B38A06A" w14:textId="50DB8A40" w:rsidR="00FB7047" w:rsidRPr="009F4405" w:rsidRDefault="00FB7047">
      <w:pPr>
        <w:pStyle w:val="bullet10"/>
        <w:numPr>
          <w:ilvl w:val="1"/>
          <w:numId w:val="36"/>
        </w:numPr>
        <w:ind w:left="1077" w:hanging="357"/>
        <w:rPr>
          <w:b/>
          <w:sz w:val="18"/>
          <w:szCs w:val="22"/>
        </w:rPr>
      </w:pPr>
      <w:r w:rsidRPr="009F4405">
        <w:rPr>
          <w:b/>
          <w:sz w:val="18"/>
          <w:szCs w:val="22"/>
        </w:rPr>
        <w:t xml:space="preserve">Physical security risks to distributed ground infrastructure: </w:t>
      </w:r>
      <w:r w:rsidRPr="009F4405">
        <w:rPr>
          <w:bCs/>
          <w:sz w:val="18"/>
          <w:szCs w:val="22"/>
        </w:rPr>
        <w:t>Physical security risks to geographically distributed ground infrastructure are an emerging concern. Ground stations are often remote, unmanned and dependent on local access, local partner arrangements, power supply and connectivity. This adds a physical resilience dimension alongside cyber risks and means that protection of enabling infrastructure, such as fibre cables and power systems, is essential for TT&amp;C continuity.</w:t>
      </w:r>
      <w:r w:rsidR="000A17E8" w:rsidRPr="009F4405">
        <w:rPr>
          <w:bCs/>
          <w:sz w:val="18"/>
          <w:szCs w:val="22"/>
        </w:rPr>
        <w:t xml:space="preserve"> [</w:t>
      </w:r>
      <w:r w:rsidR="00F16698">
        <w:rPr>
          <w:bCs/>
          <w:sz w:val="18"/>
          <w:szCs w:val="22"/>
        </w:rPr>
        <w:t>G05</w:t>
      </w:r>
      <w:r w:rsidR="000A17E8" w:rsidRPr="009F4405">
        <w:rPr>
          <w:bCs/>
          <w:sz w:val="18"/>
          <w:szCs w:val="22"/>
        </w:rPr>
        <w:t>]</w:t>
      </w:r>
    </w:p>
    <w:p w14:paraId="066EDED3" w14:textId="5DD55297" w:rsidR="00FB7047" w:rsidRPr="009F4405" w:rsidRDefault="00FB7047">
      <w:pPr>
        <w:pStyle w:val="bullet10"/>
        <w:numPr>
          <w:ilvl w:val="1"/>
          <w:numId w:val="36"/>
        </w:numPr>
        <w:ind w:left="1077" w:hanging="357"/>
        <w:rPr>
          <w:b/>
          <w:sz w:val="18"/>
          <w:szCs w:val="22"/>
        </w:rPr>
      </w:pPr>
      <w:r w:rsidRPr="009F4405">
        <w:rPr>
          <w:b/>
          <w:sz w:val="18"/>
          <w:szCs w:val="22"/>
        </w:rPr>
        <w:t xml:space="preserve">Cybersecurity and network integrity risks: </w:t>
      </w:r>
      <w:r w:rsidRPr="009F4405">
        <w:rPr>
          <w:bCs/>
          <w:sz w:val="18"/>
          <w:szCs w:val="22"/>
        </w:rPr>
        <w:t>Remote control of ground stations makes cybersecurity, secure operations software and network integrity mission critical. As TT&amp;C networks become more connected and centrally managed, cyber incidents can affect operational continuity and mission availability. US customers impose particularly high requirements, increasing the need for continuous investment in secure systems and resilient network architectures.</w:t>
      </w:r>
      <w:r w:rsidR="00681F8B" w:rsidRPr="009F4405">
        <w:rPr>
          <w:bCs/>
          <w:sz w:val="18"/>
          <w:szCs w:val="22"/>
        </w:rPr>
        <w:t xml:space="preserve"> [</w:t>
      </w:r>
      <w:r w:rsidR="00F16698">
        <w:rPr>
          <w:bCs/>
          <w:sz w:val="18"/>
          <w:szCs w:val="22"/>
        </w:rPr>
        <w:t>G01</w:t>
      </w:r>
      <w:r w:rsidR="00681F8B" w:rsidRPr="009F4405">
        <w:rPr>
          <w:bCs/>
          <w:sz w:val="18"/>
          <w:szCs w:val="22"/>
        </w:rPr>
        <w:t xml:space="preserve">, </w:t>
      </w:r>
      <w:r w:rsidR="00F16698">
        <w:rPr>
          <w:bCs/>
          <w:sz w:val="18"/>
          <w:szCs w:val="22"/>
        </w:rPr>
        <w:t>G02</w:t>
      </w:r>
      <w:r w:rsidR="00681F8B" w:rsidRPr="009F4405">
        <w:rPr>
          <w:bCs/>
          <w:sz w:val="18"/>
          <w:szCs w:val="22"/>
        </w:rPr>
        <w:t>]</w:t>
      </w:r>
    </w:p>
    <w:p w14:paraId="6666EFBC" w14:textId="741CC25A" w:rsidR="00FB7047" w:rsidRPr="009F4405" w:rsidRDefault="00FB7047">
      <w:pPr>
        <w:pStyle w:val="bullet10"/>
        <w:numPr>
          <w:ilvl w:val="1"/>
          <w:numId w:val="36"/>
        </w:numPr>
        <w:ind w:left="1077" w:hanging="357"/>
        <w:rPr>
          <w:b/>
          <w:sz w:val="18"/>
          <w:szCs w:val="22"/>
        </w:rPr>
      </w:pPr>
      <w:r w:rsidRPr="009F4405">
        <w:rPr>
          <w:b/>
          <w:sz w:val="18"/>
          <w:szCs w:val="22"/>
        </w:rPr>
        <w:t xml:space="preserve">Rising cost and scheduling pressure for launch support: </w:t>
      </w:r>
      <w:r w:rsidRPr="009F4405">
        <w:rPr>
          <w:bCs/>
          <w:sz w:val="18"/>
          <w:szCs w:val="22"/>
        </w:rPr>
        <w:t>Launch support costs are expected to increase as cadence rises. Scheduling stress will worsen because more launches increase the probability of overlapping scrubs, short-notice replanning and conflicts with routine satellite operations. Since launch support already requires high preparation effort and carries higher operational risk, the economics of providing this service may become more difficult over time.</w:t>
      </w:r>
      <w:r w:rsidR="00964795" w:rsidRPr="009F4405">
        <w:rPr>
          <w:bCs/>
          <w:sz w:val="18"/>
          <w:szCs w:val="22"/>
        </w:rPr>
        <w:t xml:space="preserve"> [</w:t>
      </w:r>
      <w:r w:rsidR="00F100C9">
        <w:rPr>
          <w:bCs/>
          <w:sz w:val="18"/>
          <w:szCs w:val="22"/>
        </w:rPr>
        <w:t>A05</w:t>
      </w:r>
      <w:r w:rsidR="00964795" w:rsidRPr="009F4405" w:rsidDel="005F7435">
        <w:rPr>
          <w:bCs/>
          <w:sz w:val="18"/>
          <w:szCs w:val="22"/>
        </w:rPr>
        <w:t xml:space="preserve">, </w:t>
      </w:r>
      <w:r w:rsidR="00F100C9">
        <w:rPr>
          <w:bCs/>
          <w:sz w:val="18"/>
          <w:szCs w:val="22"/>
        </w:rPr>
        <w:t>A16</w:t>
      </w:r>
      <w:r w:rsidR="00964795" w:rsidRPr="009F4405">
        <w:rPr>
          <w:bCs/>
          <w:sz w:val="18"/>
          <w:szCs w:val="22"/>
        </w:rPr>
        <w:t xml:space="preserve">, </w:t>
      </w:r>
      <w:r w:rsidR="006B46EA">
        <w:rPr>
          <w:bCs/>
          <w:sz w:val="18"/>
          <w:szCs w:val="22"/>
        </w:rPr>
        <w:t>E08</w:t>
      </w:r>
      <w:r w:rsidR="00964795" w:rsidRPr="009F4405">
        <w:rPr>
          <w:bCs/>
          <w:sz w:val="18"/>
          <w:szCs w:val="22"/>
        </w:rPr>
        <w:t>]</w:t>
      </w:r>
    </w:p>
    <w:p w14:paraId="1607EA26" w14:textId="703E7E8B" w:rsidR="00FB7047" w:rsidRPr="009F4405" w:rsidRDefault="00FB7047">
      <w:pPr>
        <w:pStyle w:val="bullet10"/>
        <w:numPr>
          <w:ilvl w:val="1"/>
          <w:numId w:val="36"/>
        </w:numPr>
        <w:ind w:left="1077" w:hanging="357"/>
        <w:rPr>
          <w:b/>
          <w:sz w:val="18"/>
          <w:szCs w:val="22"/>
        </w:rPr>
      </w:pPr>
      <w:r w:rsidRPr="009F4405">
        <w:rPr>
          <w:b/>
          <w:sz w:val="18"/>
          <w:szCs w:val="22"/>
        </w:rPr>
        <w:t xml:space="preserve">Telemetry gaps if temporary maritime stations remain the main solution: </w:t>
      </w:r>
      <w:r w:rsidRPr="009F4405">
        <w:rPr>
          <w:bCs/>
          <w:sz w:val="18"/>
          <w:szCs w:val="22"/>
        </w:rPr>
        <w:t>CSG’s need for additional tracking capacity creates a specific threat if temporary maritime stations remain the main solution for mid-Atlantic coverage. These stations are costly and not fully available. Without more permanent fixed, mobile or space-based relay solutions, telemetry coverage gaps could affect certain launch trajectories and reduce operational flexibility.</w:t>
      </w:r>
      <w:r w:rsidR="006B35B8" w:rsidRPr="009F4405">
        <w:rPr>
          <w:bCs/>
          <w:sz w:val="18"/>
          <w:szCs w:val="22"/>
        </w:rPr>
        <w:t xml:space="preserve"> [</w:t>
      </w:r>
      <w:r w:rsidR="00F100C9">
        <w:rPr>
          <w:bCs/>
          <w:sz w:val="18"/>
          <w:szCs w:val="22"/>
        </w:rPr>
        <w:t>A05</w:t>
      </w:r>
      <w:r w:rsidR="006B35B8" w:rsidRPr="009F4405">
        <w:rPr>
          <w:bCs/>
          <w:sz w:val="18"/>
          <w:szCs w:val="22"/>
        </w:rPr>
        <w:t>]</w:t>
      </w:r>
    </w:p>
    <w:p w14:paraId="2A32B8A8" w14:textId="04C2B5CA" w:rsidR="00175D3A" w:rsidRPr="009F4405" w:rsidRDefault="00175D3A">
      <w:pPr>
        <w:pStyle w:val="bullet10"/>
        <w:numPr>
          <w:ilvl w:val="1"/>
          <w:numId w:val="36"/>
        </w:numPr>
        <w:ind w:left="1077" w:hanging="357"/>
        <w:rPr>
          <w:b/>
          <w:sz w:val="18"/>
          <w:szCs w:val="22"/>
        </w:rPr>
      </w:pPr>
      <w:r w:rsidRPr="009F4405">
        <w:rPr>
          <w:b/>
          <w:sz w:val="18"/>
          <w:szCs w:val="22"/>
        </w:rPr>
        <w:t xml:space="preserve">Weak commercial economics of launch-support TT&amp;C services: </w:t>
      </w:r>
      <w:r w:rsidRPr="009F4405">
        <w:rPr>
          <w:bCs/>
          <w:sz w:val="18"/>
          <w:szCs w:val="22"/>
        </w:rPr>
        <w:t xml:space="preserve">Launch-support TT&amp;C services are strategically important but commercially less attractive than routine satellite operations. </w:t>
      </w:r>
      <w:r w:rsidR="002B5B34" w:rsidRPr="009F4405">
        <w:rPr>
          <w:bCs/>
          <w:sz w:val="18"/>
          <w:szCs w:val="22"/>
        </w:rPr>
        <w:t>I</w:t>
      </w:r>
      <w:r w:rsidRPr="009F4405">
        <w:rPr>
          <w:bCs/>
          <w:sz w:val="18"/>
          <w:szCs w:val="22"/>
        </w:rPr>
        <w:t>nputs indicate that launch support generally provides lower margins, requires high preparation effort and carries disproportionate operational risk, since mistakes can jeopardise an entire mission. Commercial providers may continue to offer these services because launch customers can become long-term satellite-operations customers, meaning that launch support partly relies on downstream business logic rather than on standalone profitability. This creates a risk that dedicated launch-support capacity may not scale automatically with future launch demand unless demand, service pricing or public/institutional support provide sufficient justification.</w:t>
      </w:r>
      <w:r w:rsidR="007424BD" w:rsidRPr="009F4405">
        <w:rPr>
          <w:bCs/>
          <w:sz w:val="18"/>
          <w:szCs w:val="22"/>
        </w:rPr>
        <w:t xml:space="preserve"> [</w:t>
      </w:r>
      <w:r w:rsidR="006B46EA">
        <w:rPr>
          <w:bCs/>
          <w:sz w:val="18"/>
          <w:szCs w:val="22"/>
        </w:rPr>
        <w:t>E08</w:t>
      </w:r>
      <w:r w:rsidR="007424BD" w:rsidRPr="009F4405">
        <w:rPr>
          <w:bCs/>
          <w:sz w:val="18"/>
          <w:szCs w:val="22"/>
        </w:rPr>
        <w:t>].</w:t>
      </w:r>
    </w:p>
    <w:p w14:paraId="65D9C588" w14:textId="70B99F39" w:rsidR="00FB7047" w:rsidRPr="009F4405" w:rsidRDefault="00FB7047">
      <w:pPr>
        <w:pStyle w:val="bullet10"/>
        <w:numPr>
          <w:ilvl w:val="1"/>
          <w:numId w:val="36"/>
        </w:numPr>
        <w:ind w:left="1077" w:hanging="357"/>
        <w:rPr>
          <w:b/>
          <w:sz w:val="18"/>
          <w:szCs w:val="22"/>
        </w:rPr>
      </w:pPr>
      <w:r w:rsidRPr="009F4405">
        <w:rPr>
          <w:b/>
          <w:sz w:val="18"/>
          <w:szCs w:val="22"/>
        </w:rPr>
        <w:t xml:space="preserve">Fragility of remote strategic assets: </w:t>
      </w:r>
      <w:r w:rsidRPr="009F4405">
        <w:rPr>
          <w:bCs/>
          <w:sz w:val="18"/>
          <w:szCs w:val="22"/>
        </w:rPr>
        <w:t>High-latitude stations such as Svalbard and Troll Station are structurally important for polar and sun-synchronous missions, but their remoteness creates exposure to connectivity, weather, logistics and physical access risks. The damage to subsea fibre cables serving Svalbard illustrates that even highly resilient sites can be affected by external infrastructure failures. Redundancy and backup links can limit the impact, but these incidents underline the strategic fragility of remote assets.</w:t>
      </w:r>
      <w:r w:rsidR="00A94E98" w:rsidRPr="009F4405">
        <w:rPr>
          <w:bCs/>
          <w:sz w:val="18"/>
          <w:szCs w:val="22"/>
        </w:rPr>
        <w:t xml:space="preserve"> [</w:t>
      </w:r>
      <w:r w:rsidR="00F16698">
        <w:rPr>
          <w:bCs/>
          <w:sz w:val="18"/>
          <w:szCs w:val="22"/>
        </w:rPr>
        <w:t>G05</w:t>
      </w:r>
      <w:r w:rsidR="00A94E98" w:rsidRPr="009F4405">
        <w:rPr>
          <w:bCs/>
          <w:sz w:val="18"/>
          <w:szCs w:val="22"/>
        </w:rPr>
        <w:t xml:space="preserve">, </w:t>
      </w:r>
      <w:r w:rsidR="00F16698">
        <w:rPr>
          <w:bCs/>
          <w:sz w:val="18"/>
          <w:szCs w:val="22"/>
        </w:rPr>
        <w:t>G14</w:t>
      </w:r>
      <w:r w:rsidR="00A94E98" w:rsidRPr="009F4405">
        <w:rPr>
          <w:bCs/>
          <w:sz w:val="18"/>
          <w:szCs w:val="22"/>
        </w:rPr>
        <w:t>]</w:t>
      </w:r>
    </w:p>
    <w:p w14:paraId="5C5638D5" w14:textId="61D43B11" w:rsidR="00FB7047" w:rsidRPr="009F4405" w:rsidRDefault="00FB7047">
      <w:pPr>
        <w:pStyle w:val="bullet10"/>
        <w:numPr>
          <w:ilvl w:val="1"/>
          <w:numId w:val="36"/>
        </w:numPr>
        <w:ind w:left="1077" w:hanging="357"/>
        <w:rPr>
          <w:b/>
          <w:sz w:val="18"/>
          <w:szCs w:val="22"/>
        </w:rPr>
      </w:pPr>
      <w:r w:rsidRPr="009F4405">
        <w:rPr>
          <w:b/>
          <w:sz w:val="18"/>
          <w:szCs w:val="22"/>
        </w:rPr>
        <w:t xml:space="preserve">Exposure to export controls and single supplier dependencies: </w:t>
      </w:r>
      <w:r w:rsidRPr="009F4405">
        <w:rPr>
          <w:bCs/>
          <w:sz w:val="18"/>
          <w:szCs w:val="22"/>
        </w:rPr>
        <w:t>TT&amp;C providers and network operators are exposed to export controls, geopolitical risk and single supplier dependencies. These risks can affect procurement, maintenance, upgrades and the deployment of new stations or terminals. They are particularly relevant where critical technologies, components or operating permissions depend on non-European actors.</w:t>
      </w:r>
      <w:r w:rsidR="0008345C" w:rsidRPr="009F4405">
        <w:rPr>
          <w:bCs/>
          <w:sz w:val="18"/>
          <w:szCs w:val="22"/>
        </w:rPr>
        <w:t xml:space="preserve"> [C</w:t>
      </w:r>
      <w:r w:rsidR="00BF40FA">
        <w:rPr>
          <w:bCs/>
          <w:sz w:val="18"/>
          <w:szCs w:val="22"/>
        </w:rPr>
        <w:t>C01</w:t>
      </w:r>
      <w:r w:rsidR="0008345C" w:rsidRPr="009F4405">
        <w:rPr>
          <w:bCs/>
          <w:sz w:val="18"/>
          <w:szCs w:val="22"/>
        </w:rPr>
        <w:t>, C</w:t>
      </w:r>
      <w:r w:rsidR="00EA5E86">
        <w:rPr>
          <w:bCs/>
          <w:sz w:val="18"/>
          <w:szCs w:val="22"/>
        </w:rPr>
        <w:t>C04</w:t>
      </w:r>
      <w:r w:rsidR="0008345C" w:rsidRPr="009F4405">
        <w:rPr>
          <w:bCs/>
          <w:sz w:val="18"/>
          <w:szCs w:val="22"/>
        </w:rPr>
        <w:t>]</w:t>
      </w:r>
    </w:p>
    <w:p w14:paraId="6B1D4274" w14:textId="684693BC" w:rsidR="00AC578B" w:rsidRPr="009F4405" w:rsidRDefault="001F3C7E" w:rsidP="00E65BC8">
      <w:pPr>
        <w:pStyle w:val="EYHeading4"/>
      </w:pPr>
      <w:r w:rsidRPr="009F4405">
        <w:lastRenderedPageBreak/>
        <w:t>Operations centres</w:t>
      </w:r>
    </w:p>
    <w:p w14:paraId="3EAC7FDD" w14:textId="48BBCF12" w:rsidR="001907A4" w:rsidRPr="009F4405" w:rsidRDefault="001907A4" w:rsidP="001907A4">
      <w:pPr>
        <w:pStyle w:val="Caption"/>
      </w:pPr>
      <w:bookmarkStart w:id="129" w:name="_Toc239018311"/>
      <w:r w:rsidRPr="009F4405">
        <w:t xml:space="preserve">Figure </w:t>
      </w:r>
      <w:r w:rsidRPr="009F4405">
        <w:fldChar w:fldCharType="begin"/>
      </w:r>
      <w:r w:rsidRPr="009F4405">
        <w:instrText xml:space="preserve"> SEQ Figure \* ARABIC </w:instrText>
      </w:r>
      <w:r w:rsidRPr="009F4405">
        <w:fldChar w:fldCharType="separate"/>
      </w:r>
      <w:r w:rsidR="00246866">
        <w:rPr>
          <w:noProof/>
        </w:rPr>
        <w:t>9</w:t>
      </w:r>
      <w:r w:rsidRPr="009F4405">
        <w:fldChar w:fldCharType="end"/>
      </w:r>
      <w:r w:rsidRPr="009F4405">
        <w:t xml:space="preserve"> SWOT for Operations centres</w:t>
      </w:r>
      <w:bookmarkEnd w:id="129"/>
    </w:p>
    <w:p w14:paraId="78C70748" w14:textId="51CAAAF6" w:rsidR="001907A4" w:rsidRPr="009F4405" w:rsidRDefault="00F56110" w:rsidP="001907A4">
      <w:pPr>
        <w:pStyle w:val="Bullet1"/>
        <w:numPr>
          <w:ilvl w:val="0"/>
          <w:numId w:val="0"/>
        </w:numPr>
        <w:ind w:left="360" w:hanging="360"/>
        <w:jc w:val="center"/>
        <w:rPr>
          <w:b/>
          <w:bCs/>
          <w:lang w:val="en-GB" w:eastAsia="nl-BE"/>
        </w:rPr>
      </w:pPr>
      <w:r w:rsidRPr="009F4405">
        <w:rPr>
          <w:b/>
          <w:noProof/>
          <w:lang w:val="en-GB" w:eastAsia="nl-BE"/>
        </w:rPr>
        <w:drawing>
          <wp:inline distT="0" distB="0" distL="0" distR="0" wp14:anchorId="670D7FCC" wp14:editId="0BECAC8C">
            <wp:extent cx="6206805" cy="3600000"/>
            <wp:effectExtent l="0" t="0" r="3810" b="635"/>
            <wp:docPr id="9604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9355" name=""/>
                    <pic:cNvPicPr/>
                  </pic:nvPicPr>
                  <pic:blipFill>
                    <a:blip r:embed="rId38"/>
                    <a:stretch>
                      <a:fillRect/>
                    </a:stretch>
                  </pic:blipFill>
                  <pic:spPr>
                    <a:xfrm>
                      <a:off x="0" y="0"/>
                      <a:ext cx="6206805" cy="3600000"/>
                    </a:xfrm>
                    <a:prstGeom prst="rect">
                      <a:avLst/>
                    </a:prstGeom>
                  </pic:spPr>
                </pic:pic>
              </a:graphicData>
            </a:graphic>
          </wp:inline>
        </w:drawing>
      </w:r>
    </w:p>
    <w:p w14:paraId="471194B0" w14:textId="378003B1" w:rsidR="00D57F66" w:rsidRPr="009F4405" w:rsidRDefault="00D57F66" w:rsidP="00D57F66">
      <w:pPr>
        <w:pStyle w:val="Bullet1"/>
        <w:rPr>
          <w:b/>
          <w:bCs/>
          <w:lang w:val="en-GB" w:eastAsia="nl-BE"/>
        </w:rPr>
      </w:pPr>
      <w:r w:rsidRPr="009F4405">
        <w:rPr>
          <w:b/>
          <w:bCs/>
          <w:lang w:val="en-GB" w:eastAsia="nl-BE"/>
        </w:rPr>
        <w:t>Strengths</w:t>
      </w:r>
      <w:r w:rsidR="002E3A59" w:rsidRPr="009F4405">
        <w:rPr>
          <w:b/>
          <w:bCs/>
          <w:lang w:val="en-GB" w:eastAsia="nl-BE"/>
        </w:rPr>
        <w:t>:</w:t>
      </w:r>
    </w:p>
    <w:p w14:paraId="08820D4A" w14:textId="1BDCA3CA" w:rsidR="00D57F66" w:rsidRPr="009F4405" w:rsidRDefault="00D57F66">
      <w:pPr>
        <w:pStyle w:val="bullet10"/>
        <w:numPr>
          <w:ilvl w:val="1"/>
          <w:numId w:val="36"/>
        </w:numPr>
        <w:ind w:left="1077" w:hanging="357"/>
        <w:rPr>
          <w:b/>
          <w:sz w:val="18"/>
          <w:szCs w:val="22"/>
        </w:rPr>
      </w:pPr>
      <w:r w:rsidRPr="009F4405">
        <w:rPr>
          <w:b/>
          <w:sz w:val="18"/>
          <w:szCs w:val="22"/>
        </w:rPr>
        <w:t xml:space="preserve">Resilient public operations infrastructure: </w:t>
      </w:r>
      <w:r w:rsidRPr="009F4405">
        <w:rPr>
          <w:bCs/>
          <w:sz w:val="18"/>
          <w:szCs w:val="22"/>
        </w:rPr>
        <w:t>European public operations centres demonstrate a high level of resilience, particularly through the use of redundant data centres, publicly controlled mission software and owned critical IT infrastructure. This gives Europe a strong institutional baseline for mission operations, while ensuring that the most critical operational assets remain under direct public control.</w:t>
      </w:r>
      <w:r w:rsidR="006D674B" w:rsidRPr="009F4405">
        <w:rPr>
          <w:bCs/>
          <w:sz w:val="18"/>
          <w:szCs w:val="22"/>
        </w:rPr>
        <w:t xml:space="preserve"> [</w:t>
      </w:r>
      <w:r w:rsidR="00F100C9">
        <w:rPr>
          <w:bCs/>
          <w:sz w:val="18"/>
          <w:szCs w:val="22"/>
        </w:rPr>
        <w:t>A15</w:t>
      </w:r>
      <w:r w:rsidR="006D674B" w:rsidRPr="009F4405">
        <w:rPr>
          <w:bCs/>
          <w:sz w:val="18"/>
          <w:szCs w:val="22"/>
        </w:rPr>
        <w:t xml:space="preserve">, </w:t>
      </w:r>
      <w:r w:rsidR="00F16698">
        <w:rPr>
          <w:bCs/>
          <w:sz w:val="18"/>
          <w:szCs w:val="22"/>
        </w:rPr>
        <w:t>G06</w:t>
      </w:r>
      <w:r w:rsidR="006D674B" w:rsidRPr="009F4405">
        <w:rPr>
          <w:bCs/>
          <w:sz w:val="18"/>
          <w:szCs w:val="22"/>
        </w:rPr>
        <w:t>]</w:t>
      </w:r>
    </w:p>
    <w:p w14:paraId="61A9587C" w14:textId="1B219852" w:rsidR="00D57F66" w:rsidRPr="009F4405" w:rsidRDefault="00D57F66">
      <w:pPr>
        <w:pStyle w:val="bullet10"/>
        <w:numPr>
          <w:ilvl w:val="1"/>
          <w:numId w:val="36"/>
        </w:numPr>
        <w:ind w:left="1077" w:hanging="357"/>
        <w:rPr>
          <w:b/>
          <w:sz w:val="18"/>
          <w:szCs w:val="22"/>
        </w:rPr>
      </w:pPr>
      <w:r w:rsidRPr="009F4405">
        <w:rPr>
          <w:b/>
          <w:sz w:val="18"/>
          <w:szCs w:val="22"/>
        </w:rPr>
        <w:t xml:space="preserve">Established operational experience at CSG: </w:t>
      </w:r>
      <w:r w:rsidRPr="009F4405">
        <w:rPr>
          <w:bCs/>
          <w:sz w:val="18"/>
          <w:szCs w:val="22"/>
        </w:rPr>
        <w:t>CSG represents a major operational asset for Europe, not only because of its physical launch infrastructure but also because of its operational experience. Launch operations at CSG involve central range control, including the main control room, as well as launcher-specific control rooms. With roughly 60 years of operational experience, CSG provides a mature environment for integrating new launch operators into established safety rules, operational procedures and launch-campaign processes.</w:t>
      </w:r>
      <w:r w:rsidR="004B3436" w:rsidRPr="009F4405">
        <w:rPr>
          <w:bCs/>
          <w:sz w:val="18"/>
          <w:szCs w:val="22"/>
        </w:rPr>
        <w:t xml:space="preserve"> [</w:t>
      </w:r>
      <w:r w:rsidR="00715731">
        <w:rPr>
          <w:bCs/>
          <w:sz w:val="18"/>
          <w:szCs w:val="22"/>
        </w:rPr>
        <w:t>F01</w:t>
      </w:r>
      <w:r w:rsidR="004B3436" w:rsidRPr="009F4405">
        <w:rPr>
          <w:bCs/>
          <w:sz w:val="18"/>
          <w:szCs w:val="22"/>
        </w:rPr>
        <w:t xml:space="preserve">, </w:t>
      </w:r>
      <w:r w:rsidR="00715731">
        <w:rPr>
          <w:bCs/>
          <w:sz w:val="18"/>
          <w:szCs w:val="22"/>
        </w:rPr>
        <w:t>F05</w:t>
      </w:r>
      <w:r w:rsidR="004B3436" w:rsidRPr="009F4405">
        <w:rPr>
          <w:bCs/>
          <w:sz w:val="18"/>
          <w:szCs w:val="22"/>
        </w:rPr>
        <w:t xml:space="preserve">, </w:t>
      </w:r>
      <w:r w:rsidR="00715731">
        <w:rPr>
          <w:bCs/>
          <w:sz w:val="18"/>
          <w:szCs w:val="22"/>
        </w:rPr>
        <w:t>F08</w:t>
      </w:r>
      <w:r w:rsidR="004B3436" w:rsidRPr="009F4405">
        <w:rPr>
          <w:bCs/>
          <w:sz w:val="18"/>
          <w:szCs w:val="22"/>
        </w:rPr>
        <w:t>]</w:t>
      </w:r>
    </w:p>
    <w:p w14:paraId="7FFDC2ED" w14:textId="03D559A6" w:rsidR="00D57F66" w:rsidRPr="009F4405" w:rsidRDefault="00D57F66">
      <w:pPr>
        <w:pStyle w:val="bullet10"/>
        <w:numPr>
          <w:ilvl w:val="1"/>
          <w:numId w:val="36"/>
        </w:numPr>
        <w:ind w:left="1077" w:hanging="357"/>
        <w:rPr>
          <w:b/>
          <w:sz w:val="18"/>
          <w:szCs w:val="22"/>
        </w:rPr>
      </w:pPr>
      <w:r w:rsidRPr="009F4405">
        <w:rPr>
          <w:b/>
          <w:sz w:val="18"/>
          <w:szCs w:val="22"/>
        </w:rPr>
        <w:lastRenderedPageBreak/>
        <w:t xml:space="preserve">Multi-site operations enabling internal redundancy: </w:t>
      </w:r>
      <w:r w:rsidRPr="009F4405">
        <w:rPr>
          <w:bCs/>
          <w:sz w:val="18"/>
          <w:szCs w:val="22"/>
        </w:rPr>
        <w:t>Multi-site operations centres provide an additional layer of resilience by enabling workload transfer and internal redundancy. Where operations are distributed across multiple sites, operators can reduce dependence on a single control centre and improve continuity in case of local disruption. This model is particularly relevant for constellation operators and for mission operations that require continuous monitoring, rapid handover and operational flexibility.</w:t>
      </w:r>
      <w:r w:rsidR="001C2BF0" w:rsidRPr="009F4405">
        <w:rPr>
          <w:bCs/>
          <w:sz w:val="18"/>
          <w:szCs w:val="22"/>
        </w:rPr>
        <w:t xml:space="preserve"> [</w:t>
      </w:r>
      <w:r w:rsidR="00F100C9">
        <w:rPr>
          <w:bCs/>
          <w:sz w:val="18"/>
          <w:szCs w:val="22"/>
        </w:rPr>
        <w:t>A15</w:t>
      </w:r>
      <w:r w:rsidR="001C2BF0" w:rsidRPr="009F4405">
        <w:rPr>
          <w:bCs/>
          <w:sz w:val="18"/>
          <w:szCs w:val="22"/>
        </w:rPr>
        <w:t xml:space="preserve">, </w:t>
      </w:r>
      <w:r w:rsidR="00F16698">
        <w:rPr>
          <w:bCs/>
          <w:sz w:val="18"/>
          <w:szCs w:val="22"/>
        </w:rPr>
        <w:t>G06</w:t>
      </w:r>
      <w:r w:rsidR="001C2BF0" w:rsidRPr="009F4405">
        <w:rPr>
          <w:bCs/>
          <w:sz w:val="18"/>
          <w:szCs w:val="22"/>
        </w:rPr>
        <w:t>]</w:t>
      </w:r>
    </w:p>
    <w:p w14:paraId="452C0B0A" w14:textId="5FB8C129" w:rsidR="00D57F66" w:rsidRPr="009F4405" w:rsidRDefault="00D57F66">
      <w:pPr>
        <w:pStyle w:val="bullet10"/>
        <w:numPr>
          <w:ilvl w:val="1"/>
          <w:numId w:val="36"/>
        </w:numPr>
        <w:ind w:left="1077" w:hanging="357"/>
        <w:rPr>
          <w:b/>
          <w:sz w:val="18"/>
          <w:szCs w:val="22"/>
        </w:rPr>
      </w:pPr>
      <w:r w:rsidRPr="009F4405">
        <w:rPr>
          <w:b/>
          <w:sz w:val="18"/>
          <w:szCs w:val="22"/>
        </w:rPr>
        <w:t xml:space="preserve">Operational responsiveness as part of resilience: </w:t>
      </w:r>
      <w:r w:rsidRPr="009F4405">
        <w:rPr>
          <w:bCs/>
          <w:sz w:val="18"/>
          <w:szCs w:val="22"/>
        </w:rPr>
        <w:t>Resilience in operations is not only a question of physical infrastructure, but also of responsiveness. The ability to launch when Europe wants, with minimal delay and reliable industrial support, depends on operational flexibility, range readiness and the capacity to manage transitions between launch systems. In this context, experienced operations teams, established procedures and the ability to coordinate across launch, range, TT&amp;C and safety functions represent a core European strength.</w:t>
      </w:r>
      <w:r w:rsidR="00102C93" w:rsidRPr="009F4405">
        <w:rPr>
          <w:bCs/>
          <w:sz w:val="18"/>
          <w:szCs w:val="22"/>
        </w:rPr>
        <w:t xml:space="preserve"> [</w:t>
      </w:r>
      <w:r w:rsidR="0018674D">
        <w:rPr>
          <w:bCs/>
          <w:sz w:val="18"/>
          <w:szCs w:val="22"/>
        </w:rPr>
        <w:t>D04</w:t>
      </w:r>
      <w:r w:rsidR="00102C93" w:rsidRPr="009F4405">
        <w:rPr>
          <w:bCs/>
          <w:sz w:val="18"/>
          <w:szCs w:val="22"/>
        </w:rPr>
        <w:t xml:space="preserve">, </w:t>
      </w:r>
      <w:r w:rsidR="00715731">
        <w:rPr>
          <w:bCs/>
          <w:sz w:val="18"/>
          <w:szCs w:val="22"/>
        </w:rPr>
        <w:t>F01</w:t>
      </w:r>
      <w:r w:rsidR="00102C93" w:rsidRPr="009F4405">
        <w:rPr>
          <w:bCs/>
          <w:sz w:val="18"/>
          <w:szCs w:val="22"/>
        </w:rPr>
        <w:t>]</w:t>
      </w:r>
    </w:p>
    <w:p w14:paraId="2427E7D1" w14:textId="77777777" w:rsidR="002E3A59" w:rsidRPr="009F4405" w:rsidRDefault="002E3A59" w:rsidP="002E3A59">
      <w:pPr>
        <w:pStyle w:val="Bullet1"/>
        <w:numPr>
          <w:ilvl w:val="0"/>
          <w:numId w:val="0"/>
        </w:numPr>
        <w:ind w:left="720"/>
        <w:rPr>
          <w:lang w:val="en-GB" w:eastAsia="nl-BE"/>
        </w:rPr>
      </w:pPr>
    </w:p>
    <w:p w14:paraId="45B04BBC" w14:textId="0B291347" w:rsidR="00D57F66" w:rsidRPr="009F4405" w:rsidRDefault="00D57F66" w:rsidP="00D57F66">
      <w:pPr>
        <w:pStyle w:val="Bullet1"/>
        <w:rPr>
          <w:b/>
          <w:bCs/>
          <w:lang w:val="en-GB" w:eastAsia="nl-BE"/>
        </w:rPr>
      </w:pPr>
      <w:r w:rsidRPr="009F4405">
        <w:rPr>
          <w:b/>
          <w:bCs/>
          <w:lang w:val="en-GB" w:eastAsia="nl-BE"/>
        </w:rPr>
        <w:t>Weaknesses</w:t>
      </w:r>
      <w:r w:rsidR="002E3A59" w:rsidRPr="009F4405">
        <w:rPr>
          <w:b/>
          <w:bCs/>
          <w:lang w:val="en-GB" w:eastAsia="nl-BE"/>
        </w:rPr>
        <w:t>:</w:t>
      </w:r>
    </w:p>
    <w:p w14:paraId="1756419E" w14:textId="2CBE52F4" w:rsidR="00D57F66" w:rsidRPr="009F4405" w:rsidRDefault="00D57F66">
      <w:pPr>
        <w:pStyle w:val="bullet10"/>
        <w:numPr>
          <w:ilvl w:val="1"/>
          <w:numId w:val="36"/>
        </w:numPr>
        <w:ind w:left="1077" w:hanging="357"/>
        <w:rPr>
          <w:b/>
          <w:sz w:val="18"/>
          <w:szCs w:val="22"/>
        </w:rPr>
      </w:pPr>
      <w:r w:rsidRPr="009F4405">
        <w:rPr>
          <w:b/>
          <w:sz w:val="18"/>
          <w:szCs w:val="22"/>
        </w:rPr>
        <w:t xml:space="preserve">Operational expertise remains difficult to scale: </w:t>
      </w:r>
      <w:r w:rsidRPr="009F4405">
        <w:rPr>
          <w:bCs/>
          <w:sz w:val="18"/>
          <w:szCs w:val="22"/>
        </w:rPr>
        <w:t xml:space="preserve">Operational expertise is highly </w:t>
      </w:r>
      <w:r w:rsidR="00DA0F65" w:rsidRPr="009F4405">
        <w:rPr>
          <w:bCs/>
          <w:sz w:val="18"/>
          <w:szCs w:val="22"/>
        </w:rPr>
        <w:t>experience</w:t>
      </w:r>
      <w:r w:rsidRPr="009F4405">
        <w:rPr>
          <w:bCs/>
          <w:sz w:val="18"/>
          <w:szCs w:val="22"/>
        </w:rPr>
        <w:t>-dependent and difficult to scale rapidly. Many operational skills are acquired through practice rather than formal training, meaning that capacity cannot be increased instantly when mission volumes rise. This creates a latent bottleneck, especially as more launch providers, spacecraft operators and constellation missions require continuous operational support.</w:t>
      </w:r>
      <w:r w:rsidR="00152847" w:rsidRPr="009F4405">
        <w:rPr>
          <w:bCs/>
          <w:sz w:val="18"/>
          <w:szCs w:val="22"/>
        </w:rPr>
        <w:t xml:space="preserve"> </w:t>
      </w:r>
      <w:r w:rsidR="00211CCC" w:rsidRPr="009F4405">
        <w:rPr>
          <w:bCs/>
          <w:sz w:val="18"/>
          <w:szCs w:val="22"/>
        </w:rPr>
        <w:t>[</w:t>
      </w:r>
      <w:r w:rsidR="00715731">
        <w:rPr>
          <w:bCs/>
          <w:sz w:val="18"/>
          <w:szCs w:val="22"/>
        </w:rPr>
        <w:t>F01</w:t>
      </w:r>
      <w:r w:rsidR="00211CCC" w:rsidRPr="009F4405">
        <w:rPr>
          <w:bCs/>
          <w:sz w:val="18"/>
          <w:szCs w:val="22"/>
        </w:rPr>
        <w:t xml:space="preserve">, </w:t>
      </w:r>
      <w:r w:rsidR="00715731">
        <w:rPr>
          <w:bCs/>
          <w:sz w:val="18"/>
          <w:szCs w:val="22"/>
        </w:rPr>
        <w:t>F04</w:t>
      </w:r>
      <w:r w:rsidR="00211CCC" w:rsidRPr="009F4405">
        <w:rPr>
          <w:bCs/>
          <w:sz w:val="18"/>
          <w:szCs w:val="22"/>
        </w:rPr>
        <w:t xml:space="preserve">, </w:t>
      </w:r>
      <w:r w:rsidR="00715731">
        <w:rPr>
          <w:bCs/>
          <w:sz w:val="18"/>
          <w:szCs w:val="22"/>
        </w:rPr>
        <w:t>F05</w:t>
      </w:r>
      <w:r w:rsidR="00211CCC" w:rsidRPr="009F4405">
        <w:rPr>
          <w:bCs/>
          <w:sz w:val="18"/>
          <w:szCs w:val="22"/>
        </w:rPr>
        <w:t xml:space="preserve">, </w:t>
      </w:r>
      <w:r w:rsidR="00715731">
        <w:rPr>
          <w:bCs/>
          <w:sz w:val="18"/>
          <w:szCs w:val="22"/>
        </w:rPr>
        <w:t>F07</w:t>
      </w:r>
      <w:r w:rsidR="00211CCC" w:rsidRPr="009F4405">
        <w:rPr>
          <w:bCs/>
          <w:sz w:val="18"/>
          <w:szCs w:val="22"/>
        </w:rPr>
        <w:t xml:space="preserve">, </w:t>
      </w:r>
      <w:r w:rsidR="00715731">
        <w:rPr>
          <w:bCs/>
          <w:sz w:val="18"/>
          <w:szCs w:val="22"/>
        </w:rPr>
        <w:t>F08</w:t>
      </w:r>
      <w:r w:rsidR="00211CCC" w:rsidRPr="009F4405">
        <w:rPr>
          <w:bCs/>
          <w:sz w:val="18"/>
          <w:szCs w:val="22"/>
        </w:rPr>
        <w:t>]</w:t>
      </w:r>
    </w:p>
    <w:p w14:paraId="63200777" w14:textId="3C09C5F9" w:rsidR="00D57F66" w:rsidRPr="009F4405" w:rsidRDefault="00D57F66">
      <w:pPr>
        <w:pStyle w:val="bullet10"/>
        <w:numPr>
          <w:ilvl w:val="1"/>
          <w:numId w:val="36"/>
        </w:numPr>
        <w:ind w:left="1077" w:hanging="357"/>
        <w:rPr>
          <w:b/>
          <w:sz w:val="18"/>
          <w:szCs w:val="22"/>
        </w:rPr>
      </w:pPr>
      <w:r w:rsidRPr="009F4405">
        <w:rPr>
          <w:b/>
          <w:sz w:val="18"/>
          <w:szCs w:val="22"/>
        </w:rPr>
        <w:t xml:space="preserve">New launch actors require operational integration and training: </w:t>
      </w:r>
      <w:r w:rsidRPr="009F4405">
        <w:rPr>
          <w:bCs/>
          <w:sz w:val="18"/>
          <w:szCs w:val="22"/>
        </w:rPr>
        <w:t>Many new launch companies lack deep experience in spaceport operations and safety processes. They need to be educated, guided and supported so that safety and operational requirements are integrated into launcher development and design from the beginning. This makes the integration of new actors into established spaceport environments a procedural and cultural challenge, not only an infrastructure allocation issue.</w:t>
      </w:r>
      <w:r w:rsidR="00015DDB" w:rsidRPr="009F4405">
        <w:rPr>
          <w:bCs/>
          <w:sz w:val="18"/>
          <w:szCs w:val="22"/>
        </w:rPr>
        <w:t xml:space="preserve"> [</w:t>
      </w:r>
      <w:r w:rsidR="00715731">
        <w:rPr>
          <w:bCs/>
          <w:sz w:val="18"/>
          <w:szCs w:val="22"/>
        </w:rPr>
        <w:t>F01</w:t>
      </w:r>
      <w:r w:rsidR="00015DDB" w:rsidRPr="009F4405">
        <w:rPr>
          <w:bCs/>
          <w:sz w:val="18"/>
          <w:szCs w:val="22"/>
        </w:rPr>
        <w:t xml:space="preserve">, </w:t>
      </w:r>
      <w:r w:rsidR="00715731">
        <w:rPr>
          <w:bCs/>
          <w:sz w:val="18"/>
          <w:szCs w:val="22"/>
        </w:rPr>
        <w:t>F05</w:t>
      </w:r>
      <w:r w:rsidR="00015DDB" w:rsidRPr="009F4405">
        <w:rPr>
          <w:bCs/>
          <w:sz w:val="18"/>
          <w:szCs w:val="22"/>
        </w:rPr>
        <w:t>]</w:t>
      </w:r>
    </w:p>
    <w:p w14:paraId="5ECB3B7E" w14:textId="53DE2014" w:rsidR="00D57F66" w:rsidRPr="009F4405" w:rsidRDefault="00D57F66">
      <w:pPr>
        <w:pStyle w:val="bullet10"/>
        <w:numPr>
          <w:ilvl w:val="1"/>
          <w:numId w:val="36"/>
        </w:numPr>
        <w:ind w:left="1077" w:hanging="357"/>
        <w:rPr>
          <w:b/>
          <w:sz w:val="18"/>
          <w:szCs w:val="22"/>
        </w:rPr>
      </w:pPr>
      <w:r w:rsidRPr="009F4405">
        <w:rPr>
          <w:b/>
          <w:sz w:val="18"/>
          <w:szCs w:val="22"/>
        </w:rPr>
        <w:t xml:space="preserve">Operations centres are not currently seen as the main bottleneck, but depend on launcher readiness: </w:t>
      </w:r>
      <w:r w:rsidRPr="009F4405">
        <w:rPr>
          <w:bCs/>
          <w:sz w:val="18"/>
          <w:szCs w:val="22"/>
        </w:rPr>
        <w:t>Operations centres are generally not considered a bottleneck in themselves. Operational capability is often assumed to be inherent to launcher development, meaning that launcher maturity, range readiness and mission preparation are more likely to constrain operations than the control centres alone. However, this assumption may become more fragile if mission volumes increase sharply or if new launch actors require more intensive support than expected.</w:t>
      </w:r>
      <w:r w:rsidR="00B62B43" w:rsidRPr="009F4405">
        <w:rPr>
          <w:bCs/>
          <w:sz w:val="18"/>
          <w:szCs w:val="22"/>
        </w:rPr>
        <w:t xml:space="preserve"> [</w:t>
      </w:r>
      <w:r w:rsidR="00F100C9">
        <w:rPr>
          <w:bCs/>
          <w:sz w:val="18"/>
          <w:szCs w:val="22"/>
        </w:rPr>
        <w:t>A15</w:t>
      </w:r>
      <w:r w:rsidR="00B62B43" w:rsidRPr="009F4405" w:rsidDel="005F7435">
        <w:rPr>
          <w:bCs/>
          <w:sz w:val="18"/>
          <w:szCs w:val="22"/>
        </w:rPr>
        <w:t xml:space="preserve">, </w:t>
      </w:r>
      <w:r w:rsidR="00F100C9">
        <w:rPr>
          <w:bCs/>
          <w:sz w:val="18"/>
          <w:szCs w:val="22"/>
        </w:rPr>
        <w:t>A16</w:t>
      </w:r>
      <w:r w:rsidR="00B62B43" w:rsidRPr="009F4405">
        <w:rPr>
          <w:bCs/>
          <w:sz w:val="18"/>
          <w:szCs w:val="22"/>
        </w:rPr>
        <w:t xml:space="preserve">, </w:t>
      </w:r>
      <w:r w:rsidR="0003468C">
        <w:rPr>
          <w:bCs/>
          <w:sz w:val="18"/>
          <w:szCs w:val="22"/>
        </w:rPr>
        <w:t>B05</w:t>
      </w:r>
      <w:r w:rsidR="00B62B43" w:rsidRPr="009F4405">
        <w:rPr>
          <w:bCs/>
          <w:sz w:val="18"/>
          <w:szCs w:val="22"/>
        </w:rPr>
        <w:t>]</w:t>
      </w:r>
    </w:p>
    <w:p w14:paraId="35B633C1" w14:textId="5B5A4854" w:rsidR="00D57F66" w:rsidRPr="009F4405" w:rsidRDefault="00D57F66">
      <w:pPr>
        <w:pStyle w:val="bullet10"/>
        <w:numPr>
          <w:ilvl w:val="1"/>
          <w:numId w:val="36"/>
        </w:numPr>
        <w:ind w:left="1077" w:hanging="357"/>
        <w:rPr>
          <w:b/>
          <w:sz w:val="18"/>
          <w:szCs w:val="22"/>
        </w:rPr>
      </w:pPr>
      <w:r w:rsidRPr="009F4405">
        <w:rPr>
          <w:b/>
          <w:sz w:val="18"/>
          <w:szCs w:val="22"/>
        </w:rPr>
        <w:t xml:space="preserve">Cloud dependency needs to be balanced against sovereignty and continuity: </w:t>
      </w:r>
      <w:r w:rsidRPr="009F4405">
        <w:rPr>
          <w:bCs/>
          <w:sz w:val="18"/>
          <w:szCs w:val="22"/>
        </w:rPr>
        <w:t>Some operators rely increasingly on cloud-based services as part of their operations architecture. While cloud strategies can improve scalability and flexibility, they also introduce external dependencies that need to be balanced against sovereignty, continuity and long-term control considerations. For critical missions, the outsourcing strategy must ensure that crucial infrastructure remains owned and controlled by the actors for whom it is critical.</w:t>
      </w:r>
      <w:r w:rsidR="0013075B" w:rsidRPr="009F4405">
        <w:rPr>
          <w:bCs/>
          <w:sz w:val="18"/>
          <w:szCs w:val="22"/>
        </w:rPr>
        <w:t xml:space="preserve"> [</w:t>
      </w:r>
      <w:r w:rsidR="00F16698">
        <w:rPr>
          <w:bCs/>
          <w:sz w:val="18"/>
          <w:szCs w:val="22"/>
        </w:rPr>
        <w:t>G01</w:t>
      </w:r>
      <w:r w:rsidR="0013075B" w:rsidRPr="009F4405">
        <w:rPr>
          <w:bCs/>
          <w:sz w:val="18"/>
          <w:szCs w:val="22"/>
        </w:rPr>
        <w:t xml:space="preserve">, </w:t>
      </w:r>
      <w:r w:rsidR="00F16698">
        <w:rPr>
          <w:bCs/>
          <w:sz w:val="18"/>
          <w:szCs w:val="22"/>
        </w:rPr>
        <w:t>G02</w:t>
      </w:r>
      <w:r w:rsidR="0013075B" w:rsidRPr="009F4405">
        <w:rPr>
          <w:bCs/>
          <w:sz w:val="18"/>
          <w:szCs w:val="22"/>
        </w:rPr>
        <w:t xml:space="preserve">, </w:t>
      </w:r>
      <w:r w:rsidR="00F16698">
        <w:rPr>
          <w:bCs/>
          <w:sz w:val="18"/>
          <w:szCs w:val="22"/>
        </w:rPr>
        <w:t>G08</w:t>
      </w:r>
      <w:r w:rsidR="0013075B" w:rsidRPr="009F4405">
        <w:rPr>
          <w:bCs/>
          <w:sz w:val="18"/>
          <w:szCs w:val="22"/>
        </w:rPr>
        <w:t>]</w:t>
      </w:r>
    </w:p>
    <w:p w14:paraId="29EC4AEE" w14:textId="0C7F5FD8" w:rsidR="00D57F66" w:rsidRPr="009F4405" w:rsidRDefault="00D57F66">
      <w:pPr>
        <w:pStyle w:val="bullet10"/>
        <w:numPr>
          <w:ilvl w:val="1"/>
          <w:numId w:val="36"/>
        </w:numPr>
        <w:ind w:left="1077" w:hanging="357"/>
        <w:rPr>
          <w:b/>
          <w:sz w:val="18"/>
          <w:szCs w:val="22"/>
        </w:rPr>
      </w:pPr>
      <w:r w:rsidRPr="009F4405">
        <w:rPr>
          <w:b/>
          <w:sz w:val="18"/>
          <w:szCs w:val="22"/>
        </w:rPr>
        <w:t xml:space="preserve">Mission-specific tailoring of operations software remains resource-intensive: </w:t>
      </w:r>
      <w:r w:rsidRPr="009F4405">
        <w:rPr>
          <w:bCs/>
          <w:sz w:val="18"/>
          <w:szCs w:val="22"/>
        </w:rPr>
        <w:t>Although European control over mission software is a strength, tailoring mission-control systems to each mission requires significant work from industrial partners. This creates a workload that scales with mission complexity and mission diversity. Even if maintenance is later handled internally, the initial tailoring effort can become a constraint as the number of missions and operators increases.</w:t>
      </w:r>
      <w:r w:rsidR="008231F5" w:rsidRPr="009F4405">
        <w:rPr>
          <w:bCs/>
          <w:sz w:val="18"/>
          <w:szCs w:val="22"/>
        </w:rPr>
        <w:t xml:space="preserve"> [</w:t>
      </w:r>
      <w:r w:rsidR="00F16698">
        <w:rPr>
          <w:bCs/>
          <w:sz w:val="18"/>
          <w:szCs w:val="22"/>
        </w:rPr>
        <w:t>G07</w:t>
      </w:r>
      <w:r w:rsidR="008231F5" w:rsidRPr="009F4405">
        <w:rPr>
          <w:bCs/>
          <w:sz w:val="18"/>
          <w:szCs w:val="22"/>
        </w:rPr>
        <w:t>]</w:t>
      </w:r>
    </w:p>
    <w:p w14:paraId="690361CD" w14:textId="3E51C132" w:rsidR="00D57F66" w:rsidRPr="009F4405" w:rsidRDefault="00D57F66">
      <w:pPr>
        <w:pStyle w:val="bullet10"/>
        <w:numPr>
          <w:ilvl w:val="1"/>
          <w:numId w:val="36"/>
        </w:numPr>
        <w:ind w:left="1077" w:hanging="357"/>
        <w:rPr>
          <w:bCs/>
          <w:sz w:val="18"/>
          <w:szCs w:val="22"/>
        </w:rPr>
      </w:pPr>
      <w:r w:rsidRPr="009F4405">
        <w:rPr>
          <w:b/>
          <w:sz w:val="18"/>
          <w:szCs w:val="22"/>
        </w:rPr>
        <w:t xml:space="preserve">Security-sensitive missions increase operational constraints: </w:t>
      </w:r>
      <w:r w:rsidRPr="009F4405">
        <w:rPr>
          <w:bCs/>
          <w:sz w:val="18"/>
          <w:szCs w:val="22"/>
        </w:rPr>
        <w:t>Operations are not always subject to national security reviews, particularly when conducted by intergovernmental organisations. However, specific missions may impose additional safety or regulatory constraints, as seen for programmes such as Galileo or Copernicus. In these cases, operators must work under stricter regimes, adding complexity to staffing, procedures, software assurance and operational governance.</w:t>
      </w:r>
      <w:r w:rsidR="008231F5" w:rsidRPr="009F4405">
        <w:rPr>
          <w:bCs/>
          <w:sz w:val="18"/>
          <w:szCs w:val="22"/>
        </w:rPr>
        <w:t xml:space="preserve"> </w:t>
      </w:r>
      <w:r w:rsidR="00720418" w:rsidRPr="009F4405">
        <w:rPr>
          <w:bCs/>
          <w:sz w:val="18"/>
          <w:szCs w:val="22"/>
        </w:rPr>
        <w:t>[</w:t>
      </w:r>
      <w:r w:rsidR="00F100C9">
        <w:rPr>
          <w:bCs/>
          <w:sz w:val="18"/>
          <w:szCs w:val="22"/>
        </w:rPr>
        <w:t>A05</w:t>
      </w:r>
      <w:r w:rsidR="00720418" w:rsidRPr="009F4405">
        <w:rPr>
          <w:bCs/>
          <w:sz w:val="18"/>
          <w:szCs w:val="22"/>
        </w:rPr>
        <w:t>]</w:t>
      </w:r>
    </w:p>
    <w:p w14:paraId="3145D4A8" w14:textId="77777777" w:rsidR="002E3A59" w:rsidRPr="009F4405" w:rsidRDefault="002E3A59" w:rsidP="002E3A59">
      <w:pPr>
        <w:pStyle w:val="Bullet1"/>
        <w:numPr>
          <w:ilvl w:val="0"/>
          <w:numId w:val="0"/>
        </w:numPr>
        <w:ind w:left="720"/>
        <w:rPr>
          <w:lang w:val="en-GB" w:eastAsia="nl-BE"/>
        </w:rPr>
      </w:pPr>
    </w:p>
    <w:p w14:paraId="41CBF167" w14:textId="29FD4D9E" w:rsidR="00D57F66" w:rsidRPr="009F4405" w:rsidRDefault="00D57F66" w:rsidP="00D57F66">
      <w:pPr>
        <w:pStyle w:val="Bullet1"/>
        <w:rPr>
          <w:b/>
          <w:bCs/>
          <w:lang w:val="en-GB" w:eastAsia="nl-BE"/>
        </w:rPr>
      </w:pPr>
      <w:r w:rsidRPr="009F4405">
        <w:rPr>
          <w:b/>
          <w:bCs/>
          <w:lang w:val="en-GB" w:eastAsia="nl-BE"/>
        </w:rPr>
        <w:t>Opportunities</w:t>
      </w:r>
      <w:r w:rsidR="002E3A59" w:rsidRPr="009F4405">
        <w:rPr>
          <w:b/>
          <w:bCs/>
          <w:lang w:val="en-GB" w:eastAsia="nl-BE"/>
        </w:rPr>
        <w:t>:</w:t>
      </w:r>
    </w:p>
    <w:p w14:paraId="47F8E6E4" w14:textId="66406DD1" w:rsidR="00D57F66" w:rsidRPr="009F4405" w:rsidRDefault="00D57F66">
      <w:pPr>
        <w:pStyle w:val="bullet10"/>
        <w:numPr>
          <w:ilvl w:val="1"/>
          <w:numId w:val="36"/>
        </w:numPr>
        <w:ind w:left="1077" w:hanging="357"/>
        <w:rPr>
          <w:bCs/>
          <w:sz w:val="18"/>
          <w:szCs w:val="22"/>
        </w:rPr>
      </w:pPr>
      <w:r w:rsidRPr="009F4405">
        <w:rPr>
          <w:b/>
          <w:sz w:val="18"/>
          <w:szCs w:val="22"/>
        </w:rPr>
        <w:t xml:space="preserve">Standardisation of mission operations architectures: </w:t>
      </w:r>
      <w:r w:rsidRPr="009F4405">
        <w:rPr>
          <w:bCs/>
          <w:sz w:val="18"/>
          <w:szCs w:val="22"/>
        </w:rPr>
        <w:t>Increasing standardisation of satellite platforms and mission operations architectures creates an opportunity to scale operations without a proportional increase in complexity. As satellite platforms, procedures and software environments become more standardised, operators can reuse operational concepts, reduce mission-specific tailoring and manage larger mission volumes with more efficient teams and tools.</w:t>
      </w:r>
      <w:r w:rsidR="00926687" w:rsidRPr="009F4405">
        <w:t xml:space="preserve"> </w:t>
      </w:r>
      <w:r w:rsidR="00926687" w:rsidRPr="009F4405">
        <w:rPr>
          <w:bCs/>
          <w:sz w:val="18"/>
          <w:szCs w:val="22"/>
        </w:rPr>
        <w:t>[</w:t>
      </w:r>
      <w:r w:rsidR="00F100C9">
        <w:rPr>
          <w:bCs/>
          <w:sz w:val="18"/>
          <w:szCs w:val="22"/>
        </w:rPr>
        <w:t>A10</w:t>
      </w:r>
      <w:r w:rsidR="00926687" w:rsidRPr="009F4405" w:rsidDel="005F7435">
        <w:rPr>
          <w:bCs/>
          <w:sz w:val="18"/>
          <w:szCs w:val="22"/>
        </w:rPr>
        <w:t xml:space="preserve">, </w:t>
      </w:r>
      <w:r w:rsidR="00F100C9">
        <w:rPr>
          <w:bCs/>
          <w:sz w:val="18"/>
          <w:szCs w:val="22"/>
        </w:rPr>
        <w:t>A16</w:t>
      </w:r>
      <w:r w:rsidR="00926687" w:rsidRPr="009F4405">
        <w:rPr>
          <w:bCs/>
          <w:sz w:val="18"/>
          <w:szCs w:val="22"/>
        </w:rPr>
        <w:t xml:space="preserve">, </w:t>
      </w:r>
      <w:r w:rsidR="0018674D">
        <w:rPr>
          <w:bCs/>
          <w:sz w:val="18"/>
          <w:szCs w:val="22"/>
        </w:rPr>
        <w:t>D03</w:t>
      </w:r>
      <w:r w:rsidR="00926687" w:rsidRPr="009F4405">
        <w:rPr>
          <w:bCs/>
          <w:sz w:val="18"/>
          <w:szCs w:val="22"/>
        </w:rPr>
        <w:t xml:space="preserve">, </w:t>
      </w:r>
      <w:r w:rsidR="00715731">
        <w:rPr>
          <w:bCs/>
          <w:sz w:val="18"/>
          <w:szCs w:val="22"/>
        </w:rPr>
        <w:t>F05</w:t>
      </w:r>
      <w:r w:rsidR="00926687" w:rsidRPr="009F4405">
        <w:rPr>
          <w:bCs/>
          <w:sz w:val="18"/>
          <w:szCs w:val="22"/>
        </w:rPr>
        <w:t xml:space="preserve">, </w:t>
      </w:r>
      <w:r w:rsidR="00715731">
        <w:rPr>
          <w:bCs/>
          <w:sz w:val="18"/>
          <w:szCs w:val="22"/>
        </w:rPr>
        <w:t>F08</w:t>
      </w:r>
      <w:r w:rsidR="00926687" w:rsidRPr="009F4405">
        <w:rPr>
          <w:bCs/>
          <w:sz w:val="18"/>
          <w:szCs w:val="22"/>
        </w:rPr>
        <w:t xml:space="preserve">, </w:t>
      </w:r>
      <w:r w:rsidR="00F16698">
        <w:rPr>
          <w:bCs/>
          <w:sz w:val="18"/>
          <w:szCs w:val="22"/>
        </w:rPr>
        <w:t>G07</w:t>
      </w:r>
      <w:r w:rsidR="00926687" w:rsidRPr="009F4405">
        <w:rPr>
          <w:bCs/>
          <w:sz w:val="18"/>
          <w:szCs w:val="22"/>
        </w:rPr>
        <w:t>]</w:t>
      </w:r>
    </w:p>
    <w:p w14:paraId="32BE96F0" w14:textId="55361362" w:rsidR="00D57F66" w:rsidRPr="009F4405" w:rsidRDefault="00D57F66">
      <w:pPr>
        <w:pStyle w:val="bullet10"/>
        <w:numPr>
          <w:ilvl w:val="1"/>
          <w:numId w:val="36"/>
        </w:numPr>
        <w:ind w:left="1077" w:hanging="357"/>
        <w:rPr>
          <w:b/>
          <w:sz w:val="18"/>
          <w:szCs w:val="22"/>
        </w:rPr>
      </w:pPr>
      <w:r w:rsidRPr="009F4405">
        <w:rPr>
          <w:b/>
          <w:sz w:val="18"/>
          <w:szCs w:val="22"/>
        </w:rPr>
        <w:t xml:space="preserve">European mission software providers strengthening control of the operations toolchain: </w:t>
      </w:r>
      <w:r w:rsidRPr="009F4405">
        <w:rPr>
          <w:bCs/>
          <w:sz w:val="18"/>
          <w:szCs w:val="22"/>
        </w:rPr>
        <w:t>The presence of multiple European mission software providers offers an opportunity to reinforce European control over the operations toolchain. By developing, maintaining and licensing European mission-control solutions, Europe can reduce exposure to externally controlled software stacks and support greater sovereignty over critical operations infrastructure.</w:t>
      </w:r>
      <w:r w:rsidR="00676CB0" w:rsidRPr="009F4405">
        <w:rPr>
          <w:bCs/>
          <w:sz w:val="18"/>
          <w:szCs w:val="22"/>
        </w:rPr>
        <w:t xml:space="preserve"> [</w:t>
      </w:r>
      <w:r w:rsidR="00F16698">
        <w:rPr>
          <w:bCs/>
          <w:sz w:val="18"/>
          <w:szCs w:val="22"/>
        </w:rPr>
        <w:t>G01</w:t>
      </w:r>
      <w:r w:rsidR="00676CB0" w:rsidRPr="009F4405">
        <w:rPr>
          <w:bCs/>
          <w:sz w:val="18"/>
          <w:szCs w:val="22"/>
        </w:rPr>
        <w:t xml:space="preserve">, </w:t>
      </w:r>
      <w:r w:rsidR="00F16698">
        <w:rPr>
          <w:bCs/>
          <w:sz w:val="18"/>
          <w:szCs w:val="22"/>
        </w:rPr>
        <w:t>G02</w:t>
      </w:r>
      <w:r w:rsidR="00676CB0" w:rsidRPr="009F4405">
        <w:rPr>
          <w:bCs/>
          <w:sz w:val="18"/>
          <w:szCs w:val="22"/>
        </w:rPr>
        <w:t xml:space="preserve">, </w:t>
      </w:r>
      <w:r w:rsidR="00F16698">
        <w:rPr>
          <w:bCs/>
          <w:sz w:val="18"/>
          <w:szCs w:val="22"/>
        </w:rPr>
        <w:t>G07</w:t>
      </w:r>
      <w:r w:rsidR="00676CB0" w:rsidRPr="009F4405">
        <w:rPr>
          <w:bCs/>
          <w:sz w:val="18"/>
          <w:szCs w:val="22"/>
        </w:rPr>
        <w:t xml:space="preserve">, </w:t>
      </w:r>
      <w:r w:rsidR="00F16698">
        <w:rPr>
          <w:bCs/>
          <w:sz w:val="18"/>
          <w:szCs w:val="22"/>
        </w:rPr>
        <w:t>G08</w:t>
      </w:r>
      <w:r w:rsidR="00676CB0" w:rsidRPr="009F4405">
        <w:rPr>
          <w:bCs/>
          <w:sz w:val="18"/>
          <w:szCs w:val="22"/>
        </w:rPr>
        <w:t>, C</w:t>
      </w:r>
      <w:r w:rsidR="00EA5E86">
        <w:rPr>
          <w:bCs/>
          <w:sz w:val="18"/>
          <w:szCs w:val="22"/>
        </w:rPr>
        <w:t>C02</w:t>
      </w:r>
      <w:r w:rsidR="00676CB0" w:rsidRPr="009F4405">
        <w:rPr>
          <w:bCs/>
          <w:sz w:val="18"/>
          <w:szCs w:val="22"/>
        </w:rPr>
        <w:t>, C</w:t>
      </w:r>
      <w:r w:rsidR="00EA5E86">
        <w:rPr>
          <w:bCs/>
          <w:sz w:val="18"/>
          <w:szCs w:val="22"/>
        </w:rPr>
        <w:t>C04</w:t>
      </w:r>
      <w:r w:rsidR="00676CB0" w:rsidRPr="009F4405">
        <w:rPr>
          <w:bCs/>
          <w:sz w:val="18"/>
          <w:szCs w:val="22"/>
        </w:rPr>
        <w:t>]</w:t>
      </w:r>
    </w:p>
    <w:p w14:paraId="54B1546C" w14:textId="72B8A2E5" w:rsidR="00D57F66" w:rsidRPr="009F4405" w:rsidRDefault="00D57F66">
      <w:pPr>
        <w:pStyle w:val="bullet10"/>
        <w:numPr>
          <w:ilvl w:val="1"/>
          <w:numId w:val="36"/>
        </w:numPr>
        <w:ind w:left="1077" w:hanging="357"/>
        <w:rPr>
          <w:b/>
          <w:sz w:val="18"/>
          <w:szCs w:val="22"/>
        </w:rPr>
      </w:pPr>
      <w:r w:rsidRPr="009F4405">
        <w:rPr>
          <w:b/>
          <w:sz w:val="18"/>
          <w:szCs w:val="22"/>
        </w:rPr>
        <w:lastRenderedPageBreak/>
        <w:t xml:space="preserve">Reducing range reconfiguration time at CSG: </w:t>
      </w:r>
      <w:r w:rsidRPr="009F4405">
        <w:rPr>
          <w:bCs/>
          <w:sz w:val="18"/>
          <w:szCs w:val="22"/>
        </w:rPr>
        <w:t>Reducing the time needed to reconfigure the launch range between launches from different systems would directly improve launch responsiveness. Today, this reconfiguration takes about 8 working days, while the target is to reduce it to around 2 days. Achieving this would strengthen the interface between launch facilities, range operations, TT&amp;C, safety processes and launch scheduling, improving cadence without necessarily requiring new launch pads.</w:t>
      </w:r>
      <w:r w:rsidR="00676CB0" w:rsidRPr="009F4405">
        <w:rPr>
          <w:bCs/>
          <w:sz w:val="18"/>
          <w:szCs w:val="22"/>
        </w:rPr>
        <w:t xml:space="preserve"> [</w:t>
      </w:r>
      <w:r w:rsidR="00F100C9">
        <w:rPr>
          <w:bCs/>
          <w:sz w:val="18"/>
          <w:szCs w:val="22"/>
        </w:rPr>
        <w:t>A02</w:t>
      </w:r>
      <w:r w:rsidR="00676CB0" w:rsidRPr="009F4405">
        <w:rPr>
          <w:bCs/>
          <w:sz w:val="18"/>
          <w:szCs w:val="22"/>
        </w:rPr>
        <w:t xml:space="preserve">, </w:t>
      </w:r>
      <w:r w:rsidR="00F100C9">
        <w:rPr>
          <w:bCs/>
          <w:sz w:val="18"/>
          <w:szCs w:val="22"/>
        </w:rPr>
        <w:t>A14</w:t>
      </w:r>
      <w:r w:rsidR="00676CB0" w:rsidRPr="009F4405">
        <w:rPr>
          <w:bCs/>
          <w:sz w:val="18"/>
          <w:szCs w:val="22"/>
        </w:rPr>
        <w:t xml:space="preserve">, </w:t>
      </w:r>
      <w:r w:rsidR="00F100C9">
        <w:rPr>
          <w:bCs/>
          <w:sz w:val="18"/>
          <w:szCs w:val="22"/>
        </w:rPr>
        <w:t>A15</w:t>
      </w:r>
      <w:r w:rsidR="00676CB0" w:rsidRPr="009F4405">
        <w:rPr>
          <w:bCs/>
          <w:sz w:val="18"/>
          <w:szCs w:val="22"/>
        </w:rPr>
        <w:t xml:space="preserve">, </w:t>
      </w:r>
      <w:r w:rsidR="0003468C">
        <w:rPr>
          <w:bCs/>
          <w:sz w:val="18"/>
          <w:szCs w:val="22"/>
        </w:rPr>
        <w:t>B05</w:t>
      </w:r>
      <w:r w:rsidR="00676CB0" w:rsidRPr="009F4405">
        <w:rPr>
          <w:bCs/>
          <w:sz w:val="18"/>
          <w:szCs w:val="22"/>
        </w:rPr>
        <w:t xml:space="preserve">, </w:t>
      </w:r>
      <w:r w:rsidR="0018674D">
        <w:rPr>
          <w:bCs/>
          <w:sz w:val="18"/>
          <w:szCs w:val="22"/>
        </w:rPr>
        <w:t>D04</w:t>
      </w:r>
      <w:r w:rsidR="00676CB0" w:rsidRPr="009F4405">
        <w:rPr>
          <w:bCs/>
          <w:sz w:val="18"/>
          <w:szCs w:val="22"/>
        </w:rPr>
        <w:t xml:space="preserve">, </w:t>
      </w:r>
      <w:r w:rsidR="0018674D">
        <w:rPr>
          <w:bCs/>
          <w:sz w:val="18"/>
          <w:szCs w:val="22"/>
        </w:rPr>
        <w:t>D09</w:t>
      </w:r>
      <w:r w:rsidR="00676CB0" w:rsidRPr="009F4405">
        <w:rPr>
          <w:bCs/>
          <w:sz w:val="18"/>
          <w:szCs w:val="22"/>
        </w:rPr>
        <w:t>]</w:t>
      </w:r>
    </w:p>
    <w:p w14:paraId="320087E8" w14:textId="10B95988" w:rsidR="00D57F66" w:rsidRPr="009F4405" w:rsidRDefault="00D57F66">
      <w:pPr>
        <w:pStyle w:val="bullet10"/>
        <w:numPr>
          <w:ilvl w:val="1"/>
          <w:numId w:val="36"/>
        </w:numPr>
        <w:ind w:left="1077" w:hanging="357"/>
        <w:rPr>
          <w:b/>
          <w:sz w:val="18"/>
          <w:szCs w:val="22"/>
        </w:rPr>
      </w:pPr>
      <w:r w:rsidRPr="009F4405">
        <w:rPr>
          <w:b/>
          <w:sz w:val="18"/>
          <w:szCs w:val="22"/>
        </w:rPr>
        <w:t xml:space="preserve">Cooperation between European spaceports on operational services: </w:t>
      </w:r>
      <w:r w:rsidRPr="009F4405">
        <w:rPr>
          <w:bCs/>
          <w:sz w:val="18"/>
          <w:szCs w:val="22"/>
        </w:rPr>
        <w:t>Cooperation between European spaceports on personnel sharing, training and operational services could strengthen the maturity of emerging sites and support interoperability across the launch ecosystem. This would allow newer spaceports to benefit from established operational know-how, while helping Europe move toward more consistent procedures, interfaces and safety practices across different launch sites.</w:t>
      </w:r>
      <w:r w:rsidR="00676CB0" w:rsidRPr="009F4405">
        <w:rPr>
          <w:bCs/>
          <w:sz w:val="18"/>
          <w:szCs w:val="22"/>
        </w:rPr>
        <w:t xml:space="preserve"> [</w:t>
      </w:r>
      <w:r w:rsidR="00F100C9">
        <w:rPr>
          <w:bCs/>
          <w:sz w:val="18"/>
          <w:szCs w:val="22"/>
        </w:rPr>
        <w:t>A10</w:t>
      </w:r>
      <w:r w:rsidR="00676CB0" w:rsidRPr="009F4405">
        <w:rPr>
          <w:bCs/>
          <w:sz w:val="18"/>
          <w:szCs w:val="22"/>
        </w:rPr>
        <w:t xml:space="preserve">, </w:t>
      </w:r>
      <w:r w:rsidR="0018674D">
        <w:rPr>
          <w:bCs/>
          <w:sz w:val="18"/>
          <w:szCs w:val="22"/>
        </w:rPr>
        <w:t>D02</w:t>
      </w:r>
      <w:r w:rsidR="00676CB0" w:rsidRPr="009F4405">
        <w:rPr>
          <w:bCs/>
          <w:sz w:val="18"/>
          <w:szCs w:val="22"/>
        </w:rPr>
        <w:t xml:space="preserve">, </w:t>
      </w:r>
      <w:r w:rsidR="0018674D">
        <w:rPr>
          <w:bCs/>
          <w:sz w:val="18"/>
          <w:szCs w:val="22"/>
        </w:rPr>
        <w:t>D03</w:t>
      </w:r>
      <w:r w:rsidR="00676CB0" w:rsidRPr="009F4405">
        <w:rPr>
          <w:bCs/>
          <w:sz w:val="18"/>
          <w:szCs w:val="22"/>
        </w:rPr>
        <w:t xml:space="preserve">, </w:t>
      </w:r>
      <w:r w:rsidR="0018674D">
        <w:rPr>
          <w:bCs/>
          <w:sz w:val="18"/>
          <w:szCs w:val="22"/>
        </w:rPr>
        <w:t>D09</w:t>
      </w:r>
      <w:r w:rsidR="00676CB0" w:rsidRPr="009F4405">
        <w:rPr>
          <w:bCs/>
          <w:sz w:val="18"/>
          <w:szCs w:val="22"/>
        </w:rPr>
        <w:t xml:space="preserve">, </w:t>
      </w:r>
      <w:r w:rsidR="0018674D">
        <w:rPr>
          <w:bCs/>
          <w:sz w:val="18"/>
          <w:szCs w:val="22"/>
        </w:rPr>
        <w:t>D11</w:t>
      </w:r>
      <w:r w:rsidR="00676CB0" w:rsidRPr="009F4405">
        <w:rPr>
          <w:bCs/>
          <w:sz w:val="18"/>
          <w:szCs w:val="22"/>
        </w:rPr>
        <w:t xml:space="preserve">, </w:t>
      </w:r>
      <w:r w:rsidR="00715731">
        <w:rPr>
          <w:bCs/>
          <w:sz w:val="18"/>
          <w:szCs w:val="22"/>
        </w:rPr>
        <w:t>F01</w:t>
      </w:r>
      <w:r w:rsidR="00676CB0" w:rsidRPr="009F4405">
        <w:rPr>
          <w:bCs/>
          <w:sz w:val="18"/>
          <w:szCs w:val="22"/>
        </w:rPr>
        <w:t xml:space="preserve">, </w:t>
      </w:r>
      <w:r w:rsidR="00715731">
        <w:rPr>
          <w:bCs/>
          <w:sz w:val="18"/>
          <w:szCs w:val="22"/>
        </w:rPr>
        <w:t>F04</w:t>
      </w:r>
      <w:r w:rsidR="00676CB0" w:rsidRPr="009F4405">
        <w:rPr>
          <w:bCs/>
          <w:sz w:val="18"/>
          <w:szCs w:val="22"/>
        </w:rPr>
        <w:t xml:space="preserve">, </w:t>
      </w:r>
      <w:r w:rsidR="00715731">
        <w:rPr>
          <w:bCs/>
          <w:sz w:val="18"/>
          <w:szCs w:val="22"/>
        </w:rPr>
        <w:t>F05</w:t>
      </w:r>
      <w:r w:rsidR="00676CB0" w:rsidRPr="009F4405">
        <w:rPr>
          <w:bCs/>
          <w:sz w:val="18"/>
          <w:szCs w:val="22"/>
        </w:rPr>
        <w:t xml:space="preserve">, </w:t>
      </w:r>
      <w:r w:rsidR="00715731">
        <w:rPr>
          <w:bCs/>
          <w:sz w:val="18"/>
          <w:szCs w:val="22"/>
        </w:rPr>
        <w:t>F08</w:t>
      </w:r>
      <w:r w:rsidR="00676CB0" w:rsidRPr="009F4405">
        <w:rPr>
          <w:bCs/>
          <w:sz w:val="18"/>
          <w:szCs w:val="22"/>
        </w:rPr>
        <w:t xml:space="preserve">, </w:t>
      </w:r>
      <w:r w:rsidR="00F16698">
        <w:rPr>
          <w:bCs/>
          <w:sz w:val="18"/>
          <w:szCs w:val="22"/>
        </w:rPr>
        <w:t>G07</w:t>
      </w:r>
      <w:r w:rsidR="00676CB0" w:rsidRPr="009F4405">
        <w:rPr>
          <w:bCs/>
          <w:sz w:val="18"/>
          <w:szCs w:val="22"/>
        </w:rPr>
        <w:t>]</w:t>
      </w:r>
    </w:p>
    <w:p w14:paraId="596A8C7F" w14:textId="45502CA7" w:rsidR="00D57F66" w:rsidRPr="009F4405" w:rsidRDefault="00D57F66">
      <w:pPr>
        <w:pStyle w:val="bullet10"/>
        <w:numPr>
          <w:ilvl w:val="1"/>
          <w:numId w:val="36"/>
        </w:numPr>
        <w:ind w:left="1077" w:hanging="357"/>
        <w:rPr>
          <w:b/>
          <w:sz w:val="18"/>
          <w:szCs w:val="22"/>
        </w:rPr>
      </w:pPr>
      <w:r w:rsidRPr="009F4405">
        <w:rPr>
          <w:b/>
          <w:sz w:val="18"/>
          <w:szCs w:val="22"/>
        </w:rPr>
        <w:t xml:space="preserve">Development of integrated launch, re-entry and recovery operations: </w:t>
      </w:r>
      <w:r w:rsidRPr="009F4405">
        <w:rPr>
          <w:bCs/>
          <w:sz w:val="18"/>
          <w:szCs w:val="22"/>
        </w:rPr>
        <w:t>The development of “up and down” spaceport models creates an opportunity to broaden the role of operations centres beyond launch alone. Integrated launch and re-entry operations centres, combined with payload processing, integration facilities and recovery operations, could support future capsules, cargo return systems and reusable launch operations. This would position European operations infrastructure for both access to space and return-from-space services.</w:t>
      </w:r>
      <w:r w:rsidR="00676CB0" w:rsidRPr="009F4405">
        <w:rPr>
          <w:bCs/>
          <w:sz w:val="18"/>
          <w:szCs w:val="22"/>
        </w:rPr>
        <w:t xml:space="preserve"> [</w:t>
      </w:r>
      <w:r w:rsidR="00F100C9">
        <w:rPr>
          <w:bCs/>
          <w:sz w:val="18"/>
          <w:szCs w:val="22"/>
        </w:rPr>
        <w:t>A06</w:t>
      </w:r>
      <w:r w:rsidR="00676CB0" w:rsidRPr="009F4405">
        <w:rPr>
          <w:bCs/>
          <w:sz w:val="18"/>
          <w:szCs w:val="22"/>
        </w:rPr>
        <w:t xml:space="preserve">, </w:t>
      </w:r>
      <w:r w:rsidR="00F100C9">
        <w:rPr>
          <w:bCs/>
          <w:sz w:val="18"/>
          <w:szCs w:val="22"/>
        </w:rPr>
        <w:t>A07</w:t>
      </w:r>
      <w:r w:rsidR="00676CB0" w:rsidRPr="009F4405">
        <w:rPr>
          <w:bCs/>
          <w:sz w:val="18"/>
          <w:szCs w:val="22"/>
        </w:rPr>
        <w:t xml:space="preserve">, </w:t>
      </w:r>
      <w:r w:rsidR="00F100C9">
        <w:rPr>
          <w:bCs/>
          <w:sz w:val="18"/>
          <w:szCs w:val="22"/>
        </w:rPr>
        <w:t>A09</w:t>
      </w:r>
      <w:r w:rsidR="00676CB0" w:rsidRPr="009F4405">
        <w:rPr>
          <w:bCs/>
          <w:sz w:val="18"/>
          <w:szCs w:val="22"/>
        </w:rPr>
        <w:t xml:space="preserve">, </w:t>
      </w:r>
      <w:r w:rsidR="00F16698">
        <w:rPr>
          <w:bCs/>
          <w:sz w:val="18"/>
          <w:szCs w:val="22"/>
        </w:rPr>
        <w:t>G07</w:t>
      </w:r>
      <w:r w:rsidR="00676CB0" w:rsidRPr="009F4405">
        <w:rPr>
          <w:bCs/>
          <w:sz w:val="18"/>
          <w:szCs w:val="22"/>
        </w:rPr>
        <w:t xml:space="preserve">, </w:t>
      </w:r>
      <w:r w:rsidR="00F16698">
        <w:rPr>
          <w:bCs/>
          <w:sz w:val="18"/>
          <w:szCs w:val="22"/>
        </w:rPr>
        <w:t>G10</w:t>
      </w:r>
      <w:r w:rsidR="00676CB0" w:rsidRPr="009F4405">
        <w:rPr>
          <w:bCs/>
          <w:sz w:val="18"/>
          <w:szCs w:val="22"/>
        </w:rPr>
        <w:t>]</w:t>
      </w:r>
    </w:p>
    <w:p w14:paraId="679CCD55" w14:textId="013A6E1B" w:rsidR="00D57F66" w:rsidRPr="009F4405" w:rsidRDefault="00D57F66">
      <w:pPr>
        <w:pStyle w:val="bullet10"/>
        <w:numPr>
          <w:ilvl w:val="1"/>
          <w:numId w:val="36"/>
        </w:numPr>
        <w:ind w:left="1077" w:hanging="357"/>
        <w:rPr>
          <w:b/>
          <w:sz w:val="18"/>
          <w:szCs w:val="22"/>
        </w:rPr>
      </w:pPr>
      <w:r w:rsidRPr="009F4405">
        <w:rPr>
          <w:b/>
          <w:sz w:val="18"/>
          <w:szCs w:val="22"/>
        </w:rPr>
        <w:t xml:space="preserve">Scaling 24/7 operations for constellation growth: </w:t>
      </w:r>
      <w:r w:rsidRPr="009F4405">
        <w:rPr>
          <w:bCs/>
          <w:sz w:val="18"/>
          <w:szCs w:val="22"/>
        </w:rPr>
        <w:t>The expansion of satellite constellations creates opportunities for operators that can industrialise 24/7 operations. Standardised procedures, automation, multi-site operations and scalable mission software can enable larger fleets to be managed more efficiently. This is particularly relevant as mission operations shift from bespoke spacecraft support toward recurring constellation management.</w:t>
      </w:r>
      <w:r w:rsidR="00F5775E" w:rsidRPr="009F4405">
        <w:rPr>
          <w:bCs/>
          <w:sz w:val="18"/>
          <w:szCs w:val="22"/>
        </w:rPr>
        <w:t xml:space="preserve"> [</w:t>
      </w:r>
      <w:r w:rsidR="00F100C9">
        <w:rPr>
          <w:bCs/>
          <w:sz w:val="18"/>
          <w:szCs w:val="22"/>
        </w:rPr>
        <w:t>A15</w:t>
      </w:r>
      <w:r w:rsidR="00F5775E" w:rsidRPr="009F4405" w:rsidDel="005F7435">
        <w:rPr>
          <w:bCs/>
          <w:sz w:val="18"/>
          <w:szCs w:val="22"/>
        </w:rPr>
        <w:t xml:space="preserve">, </w:t>
      </w:r>
      <w:r w:rsidR="00F100C9">
        <w:rPr>
          <w:bCs/>
          <w:sz w:val="18"/>
          <w:szCs w:val="22"/>
        </w:rPr>
        <w:t>A16</w:t>
      </w:r>
      <w:r w:rsidR="00F5775E" w:rsidRPr="009F4405">
        <w:rPr>
          <w:bCs/>
          <w:sz w:val="18"/>
          <w:szCs w:val="22"/>
        </w:rPr>
        <w:t xml:space="preserve">, </w:t>
      </w:r>
      <w:r w:rsidR="00715731">
        <w:rPr>
          <w:bCs/>
          <w:sz w:val="18"/>
          <w:szCs w:val="22"/>
        </w:rPr>
        <w:t>F01</w:t>
      </w:r>
      <w:r w:rsidR="00F5775E" w:rsidRPr="009F4405">
        <w:rPr>
          <w:bCs/>
          <w:sz w:val="18"/>
          <w:szCs w:val="22"/>
        </w:rPr>
        <w:t xml:space="preserve">, </w:t>
      </w:r>
      <w:r w:rsidR="00715731">
        <w:rPr>
          <w:bCs/>
          <w:sz w:val="18"/>
          <w:szCs w:val="22"/>
        </w:rPr>
        <w:t>F07</w:t>
      </w:r>
      <w:r w:rsidR="00F5775E" w:rsidRPr="009F4405">
        <w:rPr>
          <w:bCs/>
          <w:sz w:val="18"/>
          <w:szCs w:val="22"/>
        </w:rPr>
        <w:t xml:space="preserve">, </w:t>
      </w:r>
      <w:r w:rsidR="00715731">
        <w:rPr>
          <w:bCs/>
          <w:sz w:val="18"/>
          <w:szCs w:val="22"/>
        </w:rPr>
        <w:t>F08</w:t>
      </w:r>
      <w:r w:rsidR="00F5775E" w:rsidRPr="009F4405">
        <w:rPr>
          <w:bCs/>
          <w:sz w:val="18"/>
          <w:szCs w:val="22"/>
        </w:rPr>
        <w:t xml:space="preserve">, </w:t>
      </w:r>
      <w:r w:rsidR="00F16698">
        <w:rPr>
          <w:bCs/>
          <w:sz w:val="18"/>
          <w:szCs w:val="22"/>
        </w:rPr>
        <w:t>G06</w:t>
      </w:r>
      <w:r w:rsidR="00F5775E" w:rsidRPr="009F4405">
        <w:rPr>
          <w:bCs/>
          <w:sz w:val="18"/>
          <w:szCs w:val="22"/>
        </w:rPr>
        <w:t xml:space="preserve">, </w:t>
      </w:r>
      <w:r w:rsidR="00F16698">
        <w:rPr>
          <w:bCs/>
          <w:sz w:val="18"/>
          <w:szCs w:val="22"/>
        </w:rPr>
        <w:t>G07</w:t>
      </w:r>
      <w:r w:rsidR="00F5775E" w:rsidRPr="009F4405">
        <w:rPr>
          <w:bCs/>
          <w:sz w:val="18"/>
          <w:szCs w:val="22"/>
        </w:rPr>
        <w:t>]</w:t>
      </w:r>
    </w:p>
    <w:p w14:paraId="057E36FC" w14:textId="0A8EB520" w:rsidR="00D57F66" w:rsidRPr="009F4405" w:rsidRDefault="00D57F66">
      <w:pPr>
        <w:pStyle w:val="bullet10"/>
        <w:numPr>
          <w:ilvl w:val="1"/>
          <w:numId w:val="36"/>
        </w:numPr>
        <w:ind w:left="1077" w:hanging="357"/>
        <w:rPr>
          <w:b/>
          <w:sz w:val="18"/>
          <w:szCs w:val="22"/>
        </w:rPr>
      </w:pPr>
      <w:r w:rsidRPr="009F4405">
        <w:rPr>
          <w:b/>
          <w:sz w:val="18"/>
          <w:szCs w:val="22"/>
        </w:rPr>
        <w:t xml:space="preserve">Balanced cloud strategies for operational scalability: </w:t>
      </w:r>
      <w:r w:rsidRPr="009F4405">
        <w:rPr>
          <w:bCs/>
          <w:sz w:val="18"/>
          <w:szCs w:val="22"/>
        </w:rPr>
        <w:t>Cloud-based services can support scalability, data processing and operational flexibility if used selectively. The opportunity lies in balancing cloud adoption with sovereign control over critical systems, ensuring that non-critical workloads can benefit from scalable services while mission-critical infrastructure, software and data remain under appropriate European control.</w:t>
      </w:r>
      <w:r w:rsidR="00F5775E" w:rsidRPr="009F4405">
        <w:rPr>
          <w:bCs/>
          <w:sz w:val="18"/>
          <w:szCs w:val="22"/>
        </w:rPr>
        <w:t xml:space="preserve"> [</w:t>
      </w:r>
      <w:r w:rsidR="00F16698">
        <w:rPr>
          <w:bCs/>
          <w:sz w:val="18"/>
          <w:szCs w:val="22"/>
        </w:rPr>
        <w:t>G01</w:t>
      </w:r>
      <w:r w:rsidR="00F5775E" w:rsidRPr="009F4405">
        <w:rPr>
          <w:bCs/>
          <w:sz w:val="18"/>
          <w:szCs w:val="22"/>
        </w:rPr>
        <w:t xml:space="preserve">, </w:t>
      </w:r>
      <w:r w:rsidR="00F16698">
        <w:rPr>
          <w:bCs/>
          <w:sz w:val="18"/>
          <w:szCs w:val="22"/>
        </w:rPr>
        <w:t>G02</w:t>
      </w:r>
      <w:r w:rsidR="00F5775E" w:rsidRPr="009F4405">
        <w:rPr>
          <w:bCs/>
          <w:sz w:val="18"/>
          <w:szCs w:val="22"/>
        </w:rPr>
        <w:t xml:space="preserve">, </w:t>
      </w:r>
      <w:r w:rsidR="00F16698">
        <w:rPr>
          <w:bCs/>
          <w:sz w:val="18"/>
          <w:szCs w:val="22"/>
        </w:rPr>
        <w:t>G06</w:t>
      </w:r>
      <w:r w:rsidR="00F5775E" w:rsidRPr="009F4405">
        <w:rPr>
          <w:bCs/>
          <w:sz w:val="18"/>
          <w:szCs w:val="22"/>
        </w:rPr>
        <w:t xml:space="preserve">, </w:t>
      </w:r>
      <w:r w:rsidR="00F16698">
        <w:rPr>
          <w:bCs/>
          <w:sz w:val="18"/>
          <w:szCs w:val="22"/>
        </w:rPr>
        <w:t>G08</w:t>
      </w:r>
      <w:r w:rsidR="00F5775E" w:rsidRPr="009F4405">
        <w:rPr>
          <w:bCs/>
          <w:sz w:val="18"/>
          <w:szCs w:val="22"/>
        </w:rPr>
        <w:t>, C</w:t>
      </w:r>
      <w:r w:rsidR="00EA5E86">
        <w:rPr>
          <w:bCs/>
          <w:sz w:val="18"/>
          <w:szCs w:val="22"/>
        </w:rPr>
        <w:t>C02</w:t>
      </w:r>
      <w:r w:rsidR="00F5775E" w:rsidRPr="009F4405">
        <w:rPr>
          <w:bCs/>
          <w:sz w:val="18"/>
          <w:szCs w:val="22"/>
        </w:rPr>
        <w:t>]</w:t>
      </w:r>
    </w:p>
    <w:p w14:paraId="72DD097E" w14:textId="77777777" w:rsidR="002E3A59" w:rsidRPr="009F4405" w:rsidRDefault="002E3A59" w:rsidP="002E3A59">
      <w:pPr>
        <w:pStyle w:val="Bullet1"/>
        <w:numPr>
          <w:ilvl w:val="0"/>
          <w:numId w:val="0"/>
        </w:numPr>
        <w:ind w:left="720"/>
        <w:rPr>
          <w:lang w:val="en-GB" w:eastAsia="nl-BE"/>
        </w:rPr>
      </w:pPr>
    </w:p>
    <w:p w14:paraId="561013BF" w14:textId="5FF3924E" w:rsidR="00D57F66" w:rsidRPr="009F4405" w:rsidRDefault="00D57F66" w:rsidP="00D57F66">
      <w:pPr>
        <w:pStyle w:val="Bullet1"/>
        <w:rPr>
          <w:b/>
          <w:bCs/>
          <w:lang w:val="en-GB" w:eastAsia="nl-BE"/>
        </w:rPr>
      </w:pPr>
      <w:r w:rsidRPr="009F4405">
        <w:rPr>
          <w:b/>
          <w:bCs/>
          <w:lang w:val="en-GB" w:eastAsia="nl-BE"/>
        </w:rPr>
        <w:t>Threats</w:t>
      </w:r>
      <w:r w:rsidR="002E3A59" w:rsidRPr="009F4405">
        <w:rPr>
          <w:b/>
          <w:bCs/>
          <w:lang w:val="en-GB" w:eastAsia="nl-BE"/>
        </w:rPr>
        <w:t>:</w:t>
      </w:r>
    </w:p>
    <w:p w14:paraId="41D27B0D" w14:textId="7B99B222" w:rsidR="00D57F66" w:rsidRPr="009F4405" w:rsidRDefault="00D57F66">
      <w:pPr>
        <w:pStyle w:val="bullet10"/>
        <w:numPr>
          <w:ilvl w:val="1"/>
          <w:numId w:val="36"/>
        </w:numPr>
        <w:ind w:left="1077" w:hanging="357"/>
        <w:rPr>
          <w:b/>
          <w:sz w:val="18"/>
          <w:szCs w:val="22"/>
        </w:rPr>
      </w:pPr>
      <w:r w:rsidRPr="009F4405">
        <w:rPr>
          <w:b/>
          <w:sz w:val="18"/>
          <w:szCs w:val="22"/>
        </w:rPr>
        <w:t xml:space="preserve">Growing operational costs with constellation size: </w:t>
      </w:r>
      <w:r w:rsidRPr="009F4405">
        <w:rPr>
          <w:bCs/>
          <w:sz w:val="18"/>
          <w:szCs w:val="22"/>
        </w:rPr>
        <w:t>As constellation sizes grow, operational costs increase structurally with the number of assets to be monitored, controlled and maintained. Even with standardisation and automation, larger fleets require more operational oversight, anomaly management, data handling and service continuity. If operations architectures do not scale efficiently, cost growth could become a constraint on competitiveness.</w:t>
      </w:r>
      <w:r w:rsidR="00F5775E" w:rsidRPr="009F4405">
        <w:rPr>
          <w:bCs/>
          <w:sz w:val="18"/>
          <w:szCs w:val="22"/>
        </w:rPr>
        <w:t xml:space="preserve"> [</w:t>
      </w:r>
      <w:r w:rsidR="00F100C9">
        <w:rPr>
          <w:bCs/>
          <w:sz w:val="18"/>
          <w:szCs w:val="22"/>
        </w:rPr>
        <w:t>A15</w:t>
      </w:r>
      <w:r w:rsidR="00F5775E" w:rsidRPr="009F4405" w:rsidDel="005F7435">
        <w:rPr>
          <w:bCs/>
          <w:sz w:val="18"/>
          <w:szCs w:val="22"/>
        </w:rPr>
        <w:t xml:space="preserve">, </w:t>
      </w:r>
      <w:r w:rsidR="00F100C9">
        <w:rPr>
          <w:bCs/>
          <w:sz w:val="18"/>
          <w:szCs w:val="22"/>
        </w:rPr>
        <w:t>A16</w:t>
      </w:r>
      <w:r w:rsidR="00F5775E" w:rsidRPr="009F4405">
        <w:rPr>
          <w:bCs/>
          <w:sz w:val="18"/>
          <w:szCs w:val="22"/>
        </w:rPr>
        <w:t xml:space="preserve">, </w:t>
      </w:r>
      <w:r w:rsidR="006B46EA">
        <w:rPr>
          <w:bCs/>
          <w:sz w:val="18"/>
          <w:szCs w:val="22"/>
        </w:rPr>
        <w:t>E01</w:t>
      </w:r>
      <w:r w:rsidR="00F5775E" w:rsidRPr="009F4405">
        <w:rPr>
          <w:bCs/>
          <w:sz w:val="18"/>
          <w:szCs w:val="22"/>
        </w:rPr>
        <w:t xml:space="preserve">, </w:t>
      </w:r>
      <w:r w:rsidR="006B46EA">
        <w:rPr>
          <w:bCs/>
          <w:sz w:val="18"/>
          <w:szCs w:val="22"/>
        </w:rPr>
        <w:t>E08</w:t>
      </w:r>
      <w:r w:rsidR="00F5775E" w:rsidRPr="009F4405">
        <w:rPr>
          <w:bCs/>
          <w:sz w:val="18"/>
          <w:szCs w:val="22"/>
        </w:rPr>
        <w:t xml:space="preserve">, </w:t>
      </w:r>
      <w:r w:rsidR="006B46EA">
        <w:rPr>
          <w:bCs/>
          <w:sz w:val="18"/>
          <w:szCs w:val="22"/>
        </w:rPr>
        <w:t>E13</w:t>
      </w:r>
      <w:r w:rsidR="00F5775E" w:rsidRPr="009F4405">
        <w:rPr>
          <w:bCs/>
          <w:sz w:val="18"/>
          <w:szCs w:val="22"/>
        </w:rPr>
        <w:t xml:space="preserve">, </w:t>
      </w:r>
      <w:r w:rsidR="00715731">
        <w:rPr>
          <w:bCs/>
          <w:sz w:val="18"/>
          <w:szCs w:val="22"/>
        </w:rPr>
        <w:t>F01</w:t>
      </w:r>
      <w:r w:rsidR="00F5775E" w:rsidRPr="009F4405">
        <w:rPr>
          <w:bCs/>
          <w:sz w:val="18"/>
          <w:szCs w:val="22"/>
        </w:rPr>
        <w:t xml:space="preserve">, </w:t>
      </w:r>
      <w:r w:rsidR="00715731">
        <w:rPr>
          <w:bCs/>
          <w:sz w:val="18"/>
          <w:szCs w:val="22"/>
        </w:rPr>
        <w:t>F07</w:t>
      </w:r>
      <w:r w:rsidR="00F5775E" w:rsidRPr="009F4405">
        <w:rPr>
          <w:bCs/>
          <w:sz w:val="18"/>
          <w:szCs w:val="22"/>
        </w:rPr>
        <w:t xml:space="preserve">, </w:t>
      </w:r>
      <w:r w:rsidR="00F16698">
        <w:rPr>
          <w:bCs/>
          <w:sz w:val="18"/>
          <w:szCs w:val="22"/>
        </w:rPr>
        <w:t>G06</w:t>
      </w:r>
      <w:r w:rsidR="00F5775E" w:rsidRPr="009F4405">
        <w:rPr>
          <w:bCs/>
          <w:sz w:val="18"/>
          <w:szCs w:val="22"/>
        </w:rPr>
        <w:t>]</w:t>
      </w:r>
    </w:p>
    <w:p w14:paraId="42C77472" w14:textId="37E20EEA" w:rsidR="00D57F66" w:rsidRPr="009F4405" w:rsidRDefault="00D57F66">
      <w:pPr>
        <w:pStyle w:val="bullet10"/>
        <w:numPr>
          <w:ilvl w:val="1"/>
          <w:numId w:val="36"/>
        </w:numPr>
        <w:ind w:left="1077" w:hanging="357"/>
        <w:rPr>
          <w:b/>
          <w:sz w:val="18"/>
          <w:szCs w:val="22"/>
        </w:rPr>
      </w:pPr>
      <w:r w:rsidRPr="009F4405">
        <w:rPr>
          <w:b/>
          <w:sz w:val="18"/>
          <w:szCs w:val="22"/>
        </w:rPr>
        <w:t xml:space="preserve">Human-rated and security-sensitive missions would raise requirements significantly: </w:t>
      </w:r>
      <w:r w:rsidRPr="009F4405">
        <w:rPr>
          <w:bCs/>
          <w:sz w:val="18"/>
          <w:szCs w:val="22"/>
        </w:rPr>
        <w:t>Future human-rated or highly security-sensitive missions would significantly increase operational, certification and regulatory requirements. Europe does not yet have fully matured and harmonised frameworks for autonomous human launch operations. Such missions would require more demanding operational procedures, safety certification, control-room requirements, secure communications, contingency planning and regulatory coordination.</w:t>
      </w:r>
      <w:r w:rsidR="00F5775E" w:rsidRPr="009F4405">
        <w:rPr>
          <w:bCs/>
          <w:sz w:val="18"/>
          <w:szCs w:val="22"/>
        </w:rPr>
        <w:t xml:space="preserve"> [</w:t>
      </w:r>
      <w:r w:rsidR="00F100C9">
        <w:rPr>
          <w:bCs/>
          <w:sz w:val="18"/>
          <w:szCs w:val="22"/>
        </w:rPr>
        <w:t>A15</w:t>
      </w:r>
      <w:r w:rsidR="00F5775E" w:rsidRPr="009F4405" w:rsidDel="005F7435">
        <w:rPr>
          <w:bCs/>
          <w:sz w:val="18"/>
          <w:szCs w:val="22"/>
        </w:rPr>
        <w:t xml:space="preserve">, </w:t>
      </w:r>
      <w:r w:rsidR="00F100C9">
        <w:rPr>
          <w:bCs/>
          <w:sz w:val="18"/>
          <w:szCs w:val="22"/>
        </w:rPr>
        <w:t>A16</w:t>
      </w:r>
      <w:r w:rsidR="00F5775E" w:rsidRPr="009F4405">
        <w:rPr>
          <w:bCs/>
          <w:sz w:val="18"/>
          <w:szCs w:val="22"/>
        </w:rPr>
        <w:t xml:space="preserve">, </w:t>
      </w:r>
      <w:r w:rsidR="00DE5CE4">
        <w:rPr>
          <w:bCs/>
          <w:sz w:val="18"/>
          <w:szCs w:val="22"/>
        </w:rPr>
        <w:t>D01</w:t>
      </w:r>
      <w:r w:rsidR="00F5775E" w:rsidRPr="009F4405">
        <w:rPr>
          <w:bCs/>
          <w:sz w:val="18"/>
          <w:szCs w:val="22"/>
        </w:rPr>
        <w:t xml:space="preserve">, </w:t>
      </w:r>
      <w:r w:rsidR="0018674D">
        <w:rPr>
          <w:bCs/>
          <w:sz w:val="18"/>
          <w:szCs w:val="22"/>
        </w:rPr>
        <w:t>D02</w:t>
      </w:r>
      <w:r w:rsidR="00F5775E" w:rsidRPr="009F4405">
        <w:rPr>
          <w:bCs/>
          <w:sz w:val="18"/>
          <w:szCs w:val="22"/>
        </w:rPr>
        <w:t xml:space="preserve">, </w:t>
      </w:r>
      <w:r w:rsidR="0018674D">
        <w:rPr>
          <w:bCs/>
          <w:sz w:val="18"/>
          <w:szCs w:val="22"/>
        </w:rPr>
        <w:t>D03</w:t>
      </w:r>
      <w:r w:rsidR="00F5775E" w:rsidRPr="009F4405">
        <w:rPr>
          <w:bCs/>
          <w:sz w:val="18"/>
          <w:szCs w:val="22"/>
        </w:rPr>
        <w:t xml:space="preserve">, </w:t>
      </w:r>
      <w:r w:rsidR="0018674D">
        <w:rPr>
          <w:bCs/>
          <w:sz w:val="18"/>
          <w:szCs w:val="22"/>
        </w:rPr>
        <w:t>D09</w:t>
      </w:r>
      <w:r w:rsidR="00F5775E" w:rsidRPr="009F4405">
        <w:rPr>
          <w:bCs/>
          <w:sz w:val="18"/>
          <w:szCs w:val="22"/>
        </w:rPr>
        <w:t xml:space="preserve">, </w:t>
      </w:r>
      <w:r w:rsidR="00715731">
        <w:rPr>
          <w:bCs/>
          <w:sz w:val="18"/>
          <w:szCs w:val="22"/>
        </w:rPr>
        <w:t>F01</w:t>
      </w:r>
      <w:r w:rsidR="00F5775E" w:rsidRPr="009F4405">
        <w:rPr>
          <w:bCs/>
          <w:sz w:val="18"/>
          <w:szCs w:val="22"/>
        </w:rPr>
        <w:t xml:space="preserve">, </w:t>
      </w:r>
      <w:r w:rsidR="00715731">
        <w:rPr>
          <w:bCs/>
          <w:sz w:val="18"/>
          <w:szCs w:val="22"/>
        </w:rPr>
        <w:t>F05</w:t>
      </w:r>
      <w:r w:rsidR="00F5775E" w:rsidRPr="009F4405">
        <w:rPr>
          <w:bCs/>
          <w:sz w:val="18"/>
          <w:szCs w:val="22"/>
        </w:rPr>
        <w:t xml:space="preserve">, </w:t>
      </w:r>
      <w:r w:rsidR="00715731">
        <w:rPr>
          <w:bCs/>
          <w:sz w:val="18"/>
          <w:szCs w:val="22"/>
        </w:rPr>
        <w:t>F07</w:t>
      </w:r>
      <w:r w:rsidR="00F5775E" w:rsidRPr="009F4405">
        <w:rPr>
          <w:bCs/>
          <w:sz w:val="18"/>
          <w:szCs w:val="22"/>
        </w:rPr>
        <w:t xml:space="preserve">, </w:t>
      </w:r>
      <w:r w:rsidR="00F16698">
        <w:rPr>
          <w:bCs/>
          <w:sz w:val="18"/>
          <w:szCs w:val="22"/>
        </w:rPr>
        <w:t>G08</w:t>
      </w:r>
      <w:r w:rsidR="00F5775E" w:rsidRPr="009F4405">
        <w:rPr>
          <w:bCs/>
          <w:sz w:val="18"/>
          <w:szCs w:val="22"/>
        </w:rPr>
        <w:t>]</w:t>
      </w:r>
    </w:p>
    <w:p w14:paraId="78CB0144" w14:textId="4DBA26CC" w:rsidR="00D57F66" w:rsidRPr="009F4405" w:rsidRDefault="00D57F66">
      <w:pPr>
        <w:pStyle w:val="bullet10"/>
        <w:numPr>
          <w:ilvl w:val="1"/>
          <w:numId w:val="36"/>
        </w:numPr>
        <w:ind w:left="1077" w:hanging="357"/>
        <w:rPr>
          <w:b/>
          <w:sz w:val="18"/>
          <w:szCs w:val="22"/>
        </w:rPr>
      </w:pPr>
      <w:r w:rsidRPr="009F4405">
        <w:rPr>
          <w:b/>
          <w:sz w:val="18"/>
          <w:szCs w:val="22"/>
        </w:rPr>
        <w:t xml:space="preserve">Cybersecurity risks increase with digitalised launch and operations infrastructure: </w:t>
      </w:r>
      <w:r w:rsidRPr="009F4405">
        <w:rPr>
          <w:bCs/>
          <w:sz w:val="18"/>
          <w:szCs w:val="22"/>
        </w:rPr>
        <w:t>Increasing digitalisation at spaceports and operations centres increases cyber exposure. Cybersecurity becomes more important as more digital systems are introduced into launch operations, range control, telemetry, mission software, data processing and communications. A cyber incident affecting these systems could disrupt launch readiness, mission continuity or safety-critical decision-making.</w:t>
      </w:r>
      <w:r w:rsidR="00BE28FC" w:rsidRPr="009F4405">
        <w:rPr>
          <w:bCs/>
          <w:sz w:val="18"/>
          <w:szCs w:val="22"/>
        </w:rPr>
        <w:t xml:space="preserve"> [</w:t>
      </w:r>
      <w:r w:rsidR="00F16698">
        <w:rPr>
          <w:bCs/>
          <w:sz w:val="18"/>
          <w:szCs w:val="22"/>
        </w:rPr>
        <w:t>G01</w:t>
      </w:r>
      <w:r w:rsidR="00BE28FC" w:rsidRPr="009F4405">
        <w:rPr>
          <w:bCs/>
          <w:sz w:val="18"/>
          <w:szCs w:val="22"/>
        </w:rPr>
        <w:t xml:space="preserve">, </w:t>
      </w:r>
      <w:r w:rsidR="00F16698">
        <w:rPr>
          <w:bCs/>
          <w:sz w:val="18"/>
          <w:szCs w:val="22"/>
        </w:rPr>
        <w:t>G02</w:t>
      </w:r>
      <w:r w:rsidR="00BE28FC" w:rsidRPr="009F4405">
        <w:rPr>
          <w:bCs/>
          <w:sz w:val="18"/>
          <w:szCs w:val="22"/>
        </w:rPr>
        <w:t xml:space="preserve">, </w:t>
      </w:r>
      <w:r w:rsidR="00F16698">
        <w:rPr>
          <w:bCs/>
          <w:sz w:val="18"/>
          <w:szCs w:val="22"/>
        </w:rPr>
        <w:t>G03</w:t>
      </w:r>
      <w:r w:rsidR="00BE28FC" w:rsidRPr="009F4405">
        <w:rPr>
          <w:bCs/>
          <w:sz w:val="18"/>
          <w:szCs w:val="22"/>
        </w:rPr>
        <w:t xml:space="preserve">, </w:t>
      </w:r>
      <w:r w:rsidR="00F16698">
        <w:rPr>
          <w:bCs/>
          <w:sz w:val="18"/>
          <w:szCs w:val="22"/>
        </w:rPr>
        <w:t>G05</w:t>
      </w:r>
      <w:r w:rsidR="00BE28FC" w:rsidRPr="009F4405">
        <w:rPr>
          <w:bCs/>
          <w:sz w:val="18"/>
          <w:szCs w:val="22"/>
        </w:rPr>
        <w:t xml:space="preserve">, </w:t>
      </w:r>
      <w:r w:rsidR="00F16698">
        <w:rPr>
          <w:bCs/>
          <w:sz w:val="18"/>
          <w:szCs w:val="22"/>
        </w:rPr>
        <w:t>G08</w:t>
      </w:r>
      <w:r w:rsidR="00BE28FC" w:rsidRPr="009F4405">
        <w:rPr>
          <w:bCs/>
          <w:sz w:val="18"/>
          <w:szCs w:val="22"/>
        </w:rPr>
        <w:t>, C</w:t>
      </w:r>
      <w:r w:rsidR="00EA5E86">
        <w:rPr>
          <w:bCs/>
          <w:sz w:val="18"/>
          <w:szCs w:val="22"/>
        </w:rPr>
        <w:t>C02</w:t>
      </w:r>
      <w:r w:rsidR="00BE28FC" w:rsidRPr="009F4405">
        <w:rPr>
          <w:bCs/>
          <w:sz w:val="18"/>
          <w:szCs w:val="22"/>
        </w:rPr>
        <w:t>]</w:t>
      </w:r>
    </w:p>
    <w:p w14:paraId="1EFC9553" w14:textId="3E114E4A" w:rsidR="00D57F66" w:rsidRPr="009F4405" w:rsidRDefault="00D57F66">
      <w:pPr>
        <w:pStyle w:val="bullet10"/>
        <w:numPr>
          <w:ilvl w:val="1"/>
          <w:numId w:val="36"/>
        </w:numPr>
        <w:ind w:left="1077" w:hanging="357"/>
        <w:rPr>
          <w:b/>
          <w:sz w:val="18"/>
          <w:szCs w:val="22"/>
        </w:rPr>
      </w:pPr>
      <w:r w:rsidRPr="009F4405">
        <w:rPr>
          <w:b/>
          <w:sz w:val="18"/>
          <w:szCs w:val="22"/>
        </w:rPr>
        <w:t xml:space="preserve">Data confidentiality and secure communications as baseline requirements: </w:t>
      </w:r>
      <w:r w:rsidRPr="009F4405">
        <w:rPr>
          <w:bCs/>
          <w:sz w:val="18"/>
          <w:szCs w:val="22"/>
        </w:rPr>
        <w:t>Multi-user and offshore spaceport infrastructure creates growing cybersecurity and data-confidentiality requirements, particularly for defence and classified missions. Secure communication lines, encryption, protection of data streams and onshore-to-offshore communication security become part of the infrastructure resilience baseline. These requirements add complexity and cost to operations-centre design and launch-site integration.</w:t>
      </w:r>
      <w:r w:rsidR="00BE28FC" w:rsidRPr="009F4405">
        <w:rPr>
          <w:bCs/>
          <w:sz w:val="18"/>
          <w:szCs w:val="22"/>
        </w:rPr>
        <w:t xml:space="preserve"> [</w:t>
      </w:r>
      <w:r w:rsidR="00F16698">
        <w:rPr>
          <w:bCs/>
          <w:sz w:val="18"/>
          <w:szCs w:val="22"/>
        </w:rPr>
        <w:t>G01</w:t>
      </w:r>
      <w:r w:rsidR="00BE28FC" w:rsidRPr="009F4405">
        <w:rPr>
          <w:bCs/>
          <w:sz w:val="18"/>
          <w:szCs w:val="22"/>
        </w:rPr>
        <w:t xml:space="preserve">, </w:t>
      </w:r>
      <w:r w:rsidR="00F16698">
        <w:rPr>
          <w:bCs/>
          <w:sz w:val="18"/>
          <w:szCs w:val="22"/>
        </w:rPr>
        <w:t>G02</w:t>
      </w:r>
      <w:r w:rsidR="00BE28FC" w:rsidRPr="009F4405">
        <w:rPr>
          <w:bCs/>
          <w:sz w:val="18"/>
          <w:szCs w:val="22"/>
        </w:rPr>
        <w:t xml:space="preserve">, </w:t>
      </w:r>
      <w:r w:rsidR="00F16698">
        <w:rPr>
          <w:bCs/>
          <w:sz w:val="18"/>
          <w:szCs w:val="22"/>
        </w:rPr>
        <w:t>G05</w:t>
      </w:r>
      <w:r w:rsidR="00BE28FC" w:rsidRPr="009F4405">
        <w:rPr>
          <w:bCs/>
          <w:sz w:val="18"/>
          <w:szCs w:val="22"/>
        </w:rPr>
        <w:t xml:space="preserve">, </w:t>
      </w:r>
      <w:r w:rsidR="00F16698">
        <w:rPr>
          <w:bCs/>
          <w:sz w:val="18"/>
          <w:szCs w:val="22"/>
        </w:rPr>
        <w:t>G08</w:t>
      </w:r>
      <w:r w:rsidR="00BE28FC" w:rsidRPr="009F4405">
        <w:rPr>
          <w:bCs/>
          <w:sz w:val="18"/>
          <w:szCs w:val="22"/>
        </w:rPr>
        <w:t>, C</w:t>
      </w:r>
      <w:r w:rsidR="00EA5E86">
        <w:rPr>
          <w:bCs/>
          <w:sz w:val="18"/>
          <w:szCs w:val="22"/>
        </w:rPr>
        <w:t>C04</w:t>
      </w:r>
      <w:r w:rsidR="00BE28FC" w:rsidRPr="009F4405">
        <w:rPr>
          <w:bCs/>
          <w:sz w:val="18"/>
          <w:szCs w:val="22"/>
        </w:rPr>
        <w:t>, C</w:t>
      </w:r>
      <w:r w:rsidR="00EA5E86">
        <w:rPr>
          <w:bCs/>
          <w:sz w:val="18"/>
          <w:szCs w:val="22"/>
        </w:rPr>
        <w:t>C07</w:t>
      </w:r>
      <w:r w:rsidR="00BE28FC" w:rsidRPr="009F4405">
        <w:rPr>
          <w:bCs/>
          <w:sz w:val="18"/>
          <w:szCs w:val="22"/>
        </w:rPr>
        <w:t>]</w:t>
      </w:r>
    </w:p>
    <w:p w14:paraId="5AF9624C" w14:textId="35D1EB6E" w:rsidR="00D57F66" w:rsidRPr="009F4405" w:rsidRDefault="00D57F66">
      <w:pPr>
        <w:pStyle w:val="bullet10"/>
        <w:numPr>
          <w:ilvl w:val="1"/>
          <w:numId w:val="36"/>
        </w:numPr>
        <w:ind w:left="1077" w:hanging="357"/>
        <w:rPr>
          <w:b/>
          <w:sz w:val="18"/>
          <w:szCs w:val="22"/>
        </w:rPr>
      </w:pPr>
      <w:r w:rsidRPr="009F4405">
        <w:rPr>
          <w:b/>
          <w:sz w:val="18"/>
          <w:szCs w:val="22"/>
        </w:rPr>
        <w:t xml:space="preserve">Cloud dependency may create continuity and sovereignty risks: </w:t>
      </w:r>
      <w:r w:rsidRPr="009F4405">
        <w:rPr>
          <w:bCs/>
          <w:sz w:val="18"/>
          <w:szCs w:val="22"/>
        </w:rPr>
        <w:t>Cloud-based operations can introduce external dependencies if critical services, data flows or mission software rely on infrastructure outside direct control. This creates potential risks for continuity, sovereignty and long-term access, especially for institutional, defence or security-sensitive missions. Cloud strategies therefore need to avoid transferring critical operational control to systems that cannot be fully governed by European actors.</w:t>
      </w:r>
      <w:r w:rsidR="00D6611C" w:rsidRPr="009F4405">
        <w:rPr>
          <w:bCs/>
          <w:sz w:val="18"/>
          <w:szCs w:val="22"/>
        </w:rPr>
        <w:t xml:space="preserve"> [</w:t>
      </w:r>
      <w:r w:rsidR="00F16698">
        <w:rPr>
          <w:bCs/>
          <w:sz w:val="18"/>
          <w:szCs w:val="22"/>
        </w:rPr>
        <w:t>G01</w:t>
      </w:r>
      <w:r w:rsidR="00D6611C" w:rsidRPr="009F4405">
        <w:rPr>
          <w:bCs/>
          <w:sz w:val="18"/>
          <w:szCs w:val="22"/>
        </w:rPr>
        <w:t xml:space="preserve">, </w:t>
      </w:r>
      <w:r w:rsidR="00F16698">
        <w:rPr>
          <w:bCs/>
          <w:sz w:val="18"/>
          <w:szCs w:val="22"/>
        </w:rPr>
        <w:t>G02</w:t>
      </w:r>
      <w:r w:rsidR="00D6611C" w:rsidRPr="009F4405">
        <w:rPr>
          <w:bCs/>
          <w:sz w:val="18"/>
          <w:szCs w:val="22"/>
        </w:rPr>
        <w:t xml:space="preserve">, </w:t>
      </w:r>
      <w:r w:rsidR="00F16698">
        <w:rPr>
          <w:bCs/>
          <w:sz w:val="18"/>
          <w:szCs w:val="22"/>
        </w:rPr>
        <w:t>G06</w:t>
      </w:r>
      <w:r w:rsidR="00D6611C" w:rsidRPr="009F4405">
        <w:rPr>
          <w:bCs/>
          <w:sz w:val="18"/>
          <w:szCs w:val="22"/>
        </w:rPr>
        <w:t xml:space="preserve">, </w:t>
      </w:r>
      <w:r w:rsidR="00F16698">
        <w:rPr>
          <w:bCs/>
          <w:sz w:val="18"/>
          <w:szCs w:val="22"/>
        </w:rPr>
        <w:t>G08</w:t>
      </w:r>
      <w:r w:rsidR="00D6611C" w:rsidRPr="009F4405">
        <w:rPr>
          <w:bCs/>
          <w:sz w:val="18"/>
          <w:szCs w:val="22"/>
        </w:rPr>
        <w:t>, C</w:t>
      </w:r>
      <w:r w:rsidR="00EA5E86">
        <w:rPr>
          <w:bCs/>
          <w:sz w:val="18"/>
          <w:szCs w:val="22"/>
        </w:rPr>
        <w:t>C02</w:t>
      </w:r>
      <w:r w:rsidR="00D6611C" w:rsidRPr="009F4405">
        <w:rPr>
          <w:bCs/>
          <w:sz w:val="18"/>
          <w:szCs w:val="22"/>
        </w:rPr>
        <w:t>, C</w:t>
      </w:r>
      <w:r w:rsidR="00EA5E86">
        <w:rPr>
          <w:bCs/>
          <w:sz w:val="18"/>
          <w:szCs w:val="22"/>
        </w:rPr>
        <w:t>C04</w:t>
      </w:r>
      <w:r w:rsidR="00D6611C" w:rsidRPr="009F4405">
        <w:rPr>
          <w:bCs/>
          <w:sz w:val="18"/>
          <w:szCs w:val="22"/>
        </w:rPr>
        <w:t>]</w:t>
      </w:r>
    </w:p>
    <w:p w14:paraId="2C3CF2F3" w14:textId="1991D834" w:rsidR="00D57F66" w:rsidRPr="009F4405" w:rsidRDefault="00D57F66">
      <w:pPr>
        <w:pStyle w:val="bullet10"/>
        <w:numPr>
          <w:ilvl w:val="1"/>
          <w:numId w:val="36"/>
        </w:numPr>
        <w:ind w:left="1077" w:hanging="357"/>
        <w:rPr>
          <w:b/>
          <w:sz w:val="18"/>
          <w:szCs w:val="22"/>
        </w:rPr>
      </w:pPr>
      <w:r w:rsidRPr="009F4405">
        <w:rPr>
          <w:b/>
          <w:sz w:val="18"/>
          <w:szCs w:val="22"/>
        </w:rPr>
        <w:t xml:space="preserve">Operational bottlenecks may emerge as mission volumes increase: </w:t>
      </w:r>
      <w:r w:rsidRPr="009F4405">
        <w:rPr>
          <w:bCs/>
          <w:sz w:val="18"/>
          <w:szCs w:val="22"/>
        </w:rPr>
        <w:t xml:space="preserve">Operations centres are not currently considered the primary bottleneck, but this may change as launch cadence, constellation size and mission diversity increase. More frequent </w:t>
      </w:r>
      <w:r w:rsidR="00141FA1" w:rsidRPr="009F4405">
        <w:rPr>
          <w:bCs/>
          <w:sz w:val="18"/>
          <w:szCs w:val="22"/>
        </w:rPr>
        <w:t>launch</w:t>
      </w:r>
      <w:r w:rsidRPr="009F4405">
        <w:rPr>
          <w:bCs/>
          <w:sz w:val="18"/>
          <w:szCs w:val="22"/>
        </w:rPr>
        <w:t xml:space="preserve"> campaigns, multi-user launch sites, re-entry operations and security-sensitive missions could increase pressure </w:t>
      </w:r>
      <w:r w:rsidRPr="009F4405">
        <w:rPr>
          <w:bCs/>
          <w:sz w:val="18"/>
          <w:szCs w:val="22"/>
        </w:rPr>
        <w:lastRenderedPageBreak/>
        <w:t>on experienced staff, mission-control software tailoring, certification processes and coordination between launch sites and operations centres.</w:t>
      </w:r>
      <w:r w:rsidR="00D6611C" w:rsidRPr="009F4405">
        <w:rPr>
          <w:bCs/>
          <w:sz w:val="18"/>
          <w:szCs w:val="22"/>
        </w:rPr>
        <w:t xml:space="preserve"> [</w:t>
      </w:r>
      <w:r w:rsidR="00F100C9">
        <w:rPr>
          <w:bCs/>
          <w:sz w:val="18"/>
          <w:szCs w:val="22"/>
        </w:rPr>
        <w:t>A14</w:t>
      </w:r>
      <w:r w:rsidR="00D6611C" w:rsidRPr="009F4405">
        <w:rPr>
          <w:bCs/>
          <w:sz w:val="18"/>
          <w:szCs w:val="22"/>
        </w:rPr>
        <w:t xml:space="preserve">, </w:t>
      </w:r>
      <w:r w:rsidR="00F100C9">
        <w:rPr>
          <w:bCs/>
          <w:sz w:val="18"/>
          <w:szCs w:val="22"/>
        </w:rPr>
        <w:t>A15</w:t>
      </w:r>
      <w:r w:rsidR="00D6611C" w:rsidRPr="009F4405" w:rsidDel="005F7435">
        <w:rPr>
          <w:bCs/>
          <w:sz w:val="18"/>
          <w:szCs w:val="22"/>
        </w:rPr>
        <w:t xml:space="preserve">, </w:t>
      </w:r>
      <w:r w:rsidR="00F100C9">
        <w:rPr>
          <w:bCs/>
          <w:sz w:val="18"/>
          <w:szCs w:val="22"/>
        </w:rPr>
        <w:t>A16</w:t>
      </w:r>
      <w:r w:rsidR="00D6611C" w:rsidRPr="009F4405">
        <w:rPr>
          <w:bCs/>
          <w:sz w:val="18"/>
          <w:szCs w:val="22"/>
        </w:rPr>
        <w:t xml:space="preserve">, </w:t>
      </w:r>
      <w:r w:rsidR="0003468C">
        <w:rPr>
          <w:bCs/>
          <w:sz w:val="18"/>
          <w:szCs w:val="22"/>
        </w:rPr>
        <w:t>B05</w:t>
      </w:r>
      <w:r w:rsidR="00D6611C" w:rsidRPr="009F4405">
        <w:rPr>
          <w:bCs/>
          <w:sz w:val="18"/>
          <w:szCs w:val="22"/>
        </w:rPr>
        <w:t xml:space="preserve">, </w:t>
      </w:r>
      <w:r w:rsidR="0018674D">
        <w:rPr>
          <w:bCs/>
          <w:sz w:val="18"/>
          <w:szCs w:val="22"/>
        </w:rPr>
        <w:t>D04</w:t>
      </w:r>
      <w:r w:rsidR="00D6611C" w:rsidRPr="009F4405">
        <w:rPr>
          <w:bCs/>
          <w:sz w:val="18"/>
          <w:szCs w:val="22"/>
        </w:rPr>
        <w:t xml:space="preserve">, </w:t>
      </w:r>
      <w:r w:rsidR="0018674D">
        <w:rPr>
          <w:bCs/>
          <w:sz w:val="18"/>
          <w:szCs w:val="22"/>
        </w:rPr>
        <w:t>D08</w:t>
      </w:r>
      <w:r w:rsidR="00D6611C" w:rsidRPr="009F4405">
        <w:rPr>
          <w:bCs/>
          <w:sz w:val="18"/>
          <w:szCs w:val="22"/>
        </w:rPr>
        <w:t xml:space="preserve">, </w:t>
      </w:r>
      <w:r w:rsidR="00715731">
        <w:rPr>
          <w:bCs/>
          <w:sz w:val="18"/>
          <w:szCs w:val="22"/>
        </w:rPr>
        <w:t>F01</w:t>
      </w:r>
      <w:r w:rsidR="00D6611C" w:rsidRPr="009F4405">
        <w:rPr>
          <w:bCs/>
          <w:sz w:val="18"/>
          <w:szCs w:val="22"/>
        </w:rPr>
        <w:t xml:space="preserve">, </w:t>
      </w:r>
      <w:r w:rsidR="00715731">
        <w:rPr>
          <w:bCs/>
          <w:sz w:val="18"/>
          <w:szCs w:val="22"/>
        </w:rPr>
        <w:t>F05</w:t>
      </w:r>
      <w:r w:rsidR="00D6611C" w:rsidRPr="009F4405">
        <w:rPr>
          <w:bCs/>
          <w:sz w:val="18"/>
          <w:szCs w:val="22"/>
        </w:rPr>
        <w:t xml:space="preserve">, </w:t>
      </w:r>
      <w:r w:rsidR="00715731">
        <w:rPr>
          <w:bCs/>
          <w:sz w:val="18"/>
          <w:szCs w:val="22"/>
        </w:rPr>
        <w:t>F07</w:t>
      </w:r>
      <w:r w:rsidR="00D6611C" w:rsidRPr="009F4405">
        <w:rPr>
          <w:bCs/>
          <w:sz w:val="18"/>
          <w:szCs w:val="22"/>
        </w:rPr>
        <w:t xml:space="preserve">, </w:t>
      </w:r>
      <w:r w:rsidR="00715731">
        <w:rPr>
          <w:bCs/>
          <w:sz w:val="18"/>
          <w:szCs w:val="22"/>
        </w:rPr>
        <w:t>F08</w:t>
      </w:r>
      <w:r w:rsidR="00D6611C" w:rsidRPr="009F4405">
        <w:rPr>
          <w:bCs/>
          <w:sz w:val="18"/>
          <w:szCs w:val="22"/>
        </w:rPr>
        <w:t xml:space="preserve">, </w:t>
      </w:r>
      <w:r w:rsidR="00F16698">
        <w:rPr>
          <w:bCs/>
          <w:sz w:val="18"/>
          <w:szCs w:val="22"/>
        </w:rPr>
        <w:t>G07</w:t>
      </w:r>
      <w:r w:rsidR="00D6611C" w:rsidRPr="009F4405">
        <w:rPr>
          <w:bCs/>
          <w:sz w:val="18"/>
          <w:szCs w:val="22"/>
        </w:rPr>
        <w:t>]</w:t>
      </w:r>
    </w:p>
    <w:p w14:paraId="116C58CC" w14:textId="65213B79" w:rsidR="004610EC" w:rsidRPr="009F4405" w:rsidRDefault="00D57F66">
      <w:pPr>
        <w:pStyle w:val="bullet10"/>
        <w:numPr>
          <w:ilvl w:val="1"/>
          <w:numId w:val="36"/>
        </w:numPr>
        <w:ind w:left="1077" w:hanging="357"/>
        <w:rPr>
          <w:b/>
          <w:sz w:val="18"/>
          <w:szCs w:val="22"/>
        </w:rPr>
      </w:pPr>
      <w:r w:rsidRPr="009F4405">
        <w:rPr>
          <w:b/>
          <w:sz w:val="18"/>
          <w:szCs w:val="22"/>
        </w:rPr>
        <w:t xml:space="preserve">Fragmented operational practices across spaceports could reduce interoperability: </w:t>
      </w:r>
      <w:r w:rsidRPr="009F4405">
        <w:rPr>
          <w:bCs/>
          <w:sz w:val="18"/>
          <w:szCs w:val="22"/>
        </w:rPr>
        <w:t>As more European spaceports emerge, differences in procedures, training, control-room practices, safety processes and data interfaces could reduce interoperability. Without stronger coordination and shared operational standards, Europe may face inefficiencies when launch providers operate across multiple sites or when missions require coordinated support from launch facilities, TT&amp;C networks and operations centres.</w:t>
      </w:r>
      <w:r w:rsidR="00283915" w:rsidRPr="009F4405">
        <w:rPr>
          <w:bCs/>
          <w:sz w:val="18"/>
          <w:szCs w:val="22"/>
        </w:rPr>
        <w:t xml:space="preserve"> [</w:t>
      </w:r>
      <w:r w:rsidR="00F100C9">
        <w:rPr>
          <w:bCs/>
          <w:sz w:val="18"/>
          <w:szCs w:val="22"/>
        </w:rPr>
        <w:t>A10</w:t>
      </w:r>
      <w:r w:rsidR="00283915" w:rsidRPr="009F4405">
        <w:rPr>
          <w:bCs/>
          <w:sz w:val="18"/>
          <w:szCs w:val="22"/>
        </w:rPr>
        <w:t xml:space="preserve">, </w:t>
      </w:r>
      <w:r w:rsidR="0018674D">
        <w:rPr>
          <w:bCs/>
          <w:sz w:val="18"/>
          <w:szCs w:val="22"/>
        </w:rPr>
        <w:t>D02</w:t>
      </w:r>
      <w:r w:rsidR="00283915" w:rsidRPr="009F4405">
        <w:rPr>
          <w:bCs/>
          <w:sz w:val="18"/>
          <w:szCs w:val="22"/>
        </w:rPr>
        <w:t xml:space="preserve">, </w:t>
      </w:r>
      <w:r w:rsidR="0018674D">
        <w:rPr>
          <w:bCs/>
          <w:sz w:val="18"/>
          <w:szCs w:val="22"/>
        </w:rPr>
        <w:t>D03</w:t>
      </w:r>
      <w:r w:rsidR="00283915" w:rsidRPr="009F4405">
        <w:rPr>
          <w:bCs/>
          <w:sz w:val="18"/>
          <w:szCs w:val="22"/>
        </w:rPr>
        <w:t xml:space="preserve">, </w:t>
      </w:r>
      <w:r w:rsidR="0018674D">
        <w:rPr>
          <w:bCs/>
          <w:sz w:val="18"/>
          <w:szCs w:val="22"/>
        </w:rPr>
        <w:t>D09</w:t>
      </w:r>
      <w:r w:rsidR="00283915" w:rsidRPr="009F4405">
        <w:rPr>
          <w:bCs/>
          <w:sz w:val="18"/>
          <w:szCs w:val="22"/>
        </w:rPr>
        <w:t xml:space="preserve">, </w:t>
      </w:r>
      <w:r w:rsidR="0018674D">
        <w:rPr>
          <w:bCs/>
          <w:sz w:val="18"/>
          <w:szCs w:val="22"/>
        </w:rPr>
        <w:t>D11</w:t>
      </w:r>
      <w:r w:rsidR="00283915" w:rsidRPr="009F4405">
        <w:rPr>
          <w:bCs/>
          <w:sz w:val="18"/>
          <w:szCs w:val="22"/>
        </w:rPr>
        <w:t xml:space="preserve">, </w:t>
      </w:r>
      <w:r w:rsidR="00715731">
        <w:rPr>
          <w:bCs/>
          <w:sz w:val="18"/>
          <w:szCs w:val="22"/>
        </w:rPr>
        <w:t>F05</w:t>
      </w:r>
      <w:r w:rsidR="00283915" w:rsidRPr="009F4405">
        <w:rPr>
          <w:bCs/>
          <w:sz w:val="18"/>
          <w:szCs w:val="22"/>
        </w:rPr>
        <w:t xml:space="preserve">, </w:t>
      </w:r>
      <w:r w:rsidR="00F16698">
        <w:rPr>
          <w:bCs/>
          <w:sz w:val="18"/>
          <w:szCs w:val="22"/>
        </w:rPr>
        <w:t>G07</w:t>
      </w:r>
      <w:r w:rsidR="00283915" w:rsidRPr="009F4405">
        <w:rPr>
          <w:bCs/>
          <w:sz w:val="18"/>
          <w:szCs w:val="22"/>
        </w:rPr>
        <w:t>]</w:t>
      </w:r>
    </w:p>
    <w:p w14:paraId="2E580A5A" w14:textId="566A3D1A" w:rsidR="00AC578B" w:rsidRPr="009F4405" w:rsidRDefault="00053BE5" w:rsidP="00E65BC8">
      <w:pPr>
        <w:pStyle w:val="EYHeading4"/>
      </w:pPr>
      <w:r w:rsidRPr="009F4405">
        <w:t>SSA facilities</w:t>
      </w:r>
    </w:p>
    <w:p w14:paraId="4FB9683E" w14:textId="2889AEB1" w:rsidR="00D000DE" w:rsidRPr="009F4405" w:rsidRDefault="00D000DE" w:rsidP="00D000DE">
      <w:pPr>
        <w:pStyle w:val="Bullet1"/>
        <w:numPr>
          <w:ilvl w:val="0"/>
          <w:numId w:val="0"/>
        </w:numPr>
        <w:contextualSpacing w:val="0"/>
        <w:rPr>
          <w:lang w:val="en-GB" w:eastAsia="nl-BE"/>
        </w:rPr>
      </w:pPr>
      <w:r w:rsidRPr="009F4405">
        <w:rPr>
          <w:i/>
          <w:iCs/>
          <w:lang w:val="en-GB" w:eastAsia="nl-BE"/>
        </w:rPr>
        <w:t>Note on SSA scope:</w:t>
      </w:r>
      <w:r w:rsidRPr="009F4405">
        <w:rPr>
          <w:lang w:val="en-GB" w:eastAsia="nl-BE"/>
        </w:rPr>
        <w:t xml:space="preserve"> SSA has a more limited role in launch activities than </w:t>
      </w:r>
      <w:r w:rsidR="00BA07AF" w:rsidRPr="009F4405">
        <w:rPr>
          <w:lang w:val="en-GB" w:eastAsia="nl-BE"/>
        </w:rPr>
        <w:t>other access-to-space infrastructure types</w:t>
      </w:r>
      <w:r w:rsidRPr="009F4405">
        <w:rPr>
          <w:lang w:val="en-GB" w:eastAsia="nl-BE"/>
        </w:rPr>
        <w:t>. It mainly supports launch-related risk awareness, re-entry monitoring and space-weather assessment rather than directly enabling launch operations. As a result, the SSA SWOT is shorter and more focused than the SWOTs for other infrastructure types.</w:t>
      </w:r>
    </w:p>
    <w:p w14:paraId="5DB384AC" w14:textId="18A348AF" w:rsidR="00DC5A16" w:rsidRPr="009F4405" w:rsidRDefault="00DC5A16" w:rsidP="00DC5A16">
      <w:pPr>
        <w:pStyle w:val="Caption"/>
      </w:pPr>
      <w:bookmarkStart w:id="130" w:name="_Toc239018312"/>
      <w:r w:rsidRPr="009F4405">
        <w:t xml:space="preserve">Figure </w:t>
      </w:r>
      <w:r w:rsidRPr="009F4405">
        <w:fldChar w:fldCharType="begin"/>
      </w:r>
      <w:r w:rsidRPr="009F4405">
        <w:instrText xml:space="preserve"> SEQ Figure \* ARABIC </w:instrText>
      </w:r>
      <w:r w:rsidRPr="009F4405">
        <w:fldChar w:fldCharType="separate"/>
      </w:r>
      <w:r w:rsidR="00246866">
        <w:rPr>
          <w:noProof/>
        </w:rPr>
        <w:t>10</w:t>
      </w:r>
      <w:r w:rsidRPr="009F4405">
        <w:fldChar w:fldCharType="end"/>
      </w:r>
      <w:r w:rsidRPr="009F4405">
        <w:t xml:space="preserve"> SWOT for SSA</w:t>
      </w:r>
      <w:bookmarkEnd w:id="130"/>
    </w:p>
    <w:p w14:paraId="080DE1CA" w14:textId="2B3B7BE6" w:rsidR="00C27EE3" w:rsidRPr="009F4405" w:rsidRDefault="00805F53" w:rsidP="00805F53">
      <w:pPr>
        <w:jc w:val="center"/>
      </w:pPr>
      <w:r w:rsidRPr="009F4405">
        <w:rPr>
          <w:b/>
          <w:bCs/>
          <w:noProof/>
          <w:lang w:eastAsia="nl-BE"/>
        </w:rPr>
        <w:drawing>
          <wp:inline distT="0" distB="0" distL="0" distR="0" wp14:anchorId="240CF382" wp14:editId="1FE68A9C">
            <wp:extent cx="7224272" cy="3600000"/>
            <wp:effectExtent l="0" t="0" r="0" b="635"/>
            <wp:docPr id="208766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6047" name=""/>
                    <pic:cNvPicPr/>
                  </pic:nvPicPr>
                  <pic:blipFill>
                    <a:blip r:embed="rId39"/>
                    <a:stretch>
                      <a:fillRect/>
                    </a:stretch>
                  </pic:blipFill>
                  <pic:spPr>
                    <a:xfrm>
                      <a:off x="0" y="0"/>
                      <a:ext cx="7224272" cy="3600000"/>
                    </a:xfrm>
                    <a:prstGeom prst="rect">
                      <a:avLst/>
                    </a:prstGeom>
                  </pic:spPr>
                </pic:pic>
              </a:graphicData>
            </a:graphic>
          </wp:inline>
        </w:drawing>
      </w:r>
    </w:p>
    <w:p w14:paraId="328B4613" w14:textId="4D9DE8E6" w:rsidR="001907A4" w:rsidRPr="009F4405" w:rsidRDefault="001907A4" w:rsidP="00DC5A16">
      <w:pPr>
        <w:pStyle w:val="Bullet1"/>
        <w:numPr>
          <w:ilvl w:val="0"/>
          <w:numId w:val="0"/>
        </w:numPr>
        <w:ind w:left="360" w:hanging="360"/>
        <w:contextualSpacing w:val="0"/>
        <w:jc w:val="center"/>
        <w:rPr>
          <w:lang w:val="en-GB" w:eastAsia="nl-BE"/>
        </w:rPr>
      </w:pPr>
    </w:p>
    <w:p w14:paraId="4ED36888" w14:textId="77777777" w:rsidR="00E7446F" w:rsidRPr="009F4405" w:rsidRDefault="00E7446F" w:rsidP="009737C1">
      <w:pPr>
        <w:pStyle w:val="Bullet1"/>
        <w:ind w:left="357" w:hanging="357"/>
        <w:contextualSpacing w:val="0"/>
        <w:rPr>
          <w:lang w:val="en-GB" w:eastAsia="nl-BE"/>
        </w:rPr>
      </w:pPr>
      <w:r w:rsidRPr="009F4405">
        <w:rPr>
          <w:b/>
          <w:lang w:val="en-GB" w:eastAsia="nl-BE"/>
        </w:rPr>
        <w:t>Strengths</w:t>
      </w:r>
      <w:r w:rsidRPr="009F4405">
        <w:rPr>
          <w:lang w:val="en-GB" w:eastAsia="nl-BE"/>
        </w:rPr>
        <w:t xml:space="preserve">: </w:t>
      </w:r>
    </w:p>
    <w:p w14:paraId="2CCE76BF" w14:textId="0CBE5762" w:rsidR="005A1663" w:rsidRPr="009F4405" w:rsidRDefault="005A1663">
      <w:pPr>
        <w:pStyle w:val="bullet10"/>
        <w:numPr>
          <w:ilvl w:val="1"/>
          <w:numId w:val="36"/>
        </w:numPr>
        <w:ind w:left="1077" w:hanging="357"/>
        <w:rPr>
          <w:lang w:eastAsia="nl-BE"/>
        </w:rPr>
      </w:pPr>
      <w:r w:rsidRPr="009F4405">
        <w:rPr>
          <w:b/>
          <w:sz w:val="18"/>
          <w:szCs w:val="22"/>
        </w:rPr>
        <w:t xml:space="preserve">Structured European SSA capability: </w:t>
      </w:r>
      <w:r w:rsidRPr="009F4405">
        <w:rPr>
          <w:bCs/>
          <w:sz w:val="18"/>
          <w:szCs w:val="22"/>
        </w:rPr>
        <w:t>Europe benefits from a structured SSA capability combining EU SST services and ESA space weather services. ESA’s Space Weather Service Network provides timely and reliable information on current and expected space weather conditions through distributed Expert Service Centres. Together, these capabilities support launch safety and early mission operations by improving awareness of orbital and space weather risks.</w:t>
      </w:r>
      <w:r w:rsidR="00997AF2" w:rsidRPr="009F4405">
        <w:rPr>
          <w:bCs/>
          <w:sz w:val="18"/>
          <w:szCs w:val="22"/>
        </w:rPr>
        <w:t xml:space="preserve"> </w:t>
      </w:r>
      <w:r w:rsidR="008C21F4" w:rsidRPr="009F4405">
        <w:rPr>
          <w:bCs/>
          <w:sz w:val="18"/>
          <w:szCs w:val="22"/>
        </w:rPr>
        <w:t>[</w:t>
      </w:r>
      <w:r w:rsidR="00F100C9">
        <w:rPr>
          <w:bCs/>
          <w:sz w:val="18"/>
          <w:szCs w:val="22"/>
        </w:rPr>
        <w:t>A09</w:t>
      </w:r>
      <w:r w:rsidR="008C21F4" w:rsidRPr="009F4405">
        <w:rPr>
          <w:bCs/>
          <w:sz w:val="18"/>
          <w:szCs w:val="22"/>
        </w:rPr>
        <w:t xml:space="preserve">, </w:t>
      </w:r>
      <w:r w:rsidR="00F100C9">
        <w:rPr>
          <w:bCs/>
          <w:sz w:val="18"/>
          <w:szCs w:val="22"/>
        </w:rPr>
        <w:t>A10</w:t>
      </w:r>
      <w:r w:rsidR="008C21F4" w:rsidRPr="009F4405">
        <w:rPr>
          <w:bCs/>
          <w:sz w:val="18"/>
          <w:szCs w:val="22"/>
        </w:rPr>
        <w:t>]</w:t>
      </w:r>
      <w:r w:rsidR="008C21F4" w:rsidRPr="009F4405" w:rsidDel="008C21F4">
        <w:rPr>
          <w:bCs/>
          <w:sz w:val="18"/>
          <w:szCs w:val="22"/>
        </w:rPr>
        <w:t xml:space="preserve"> </w:t>
      </w:r>
    </w:p>
    <w:p w14:paraId="1F5E0E1D" w14:textId="77777777" w:rsidR="00E7446F" w:rsidRPr="009F4405" w:rsidRDefault="00E7446F" w:rsidP="00E7446F">
      <w:pPr>
        <w:pStyle w:val="Bullet1"/>
        <w:ind w:left="357" w:hanging="357"/>
        <w:contextualSpacing w:val="0"/>
        <w:rPr>
          <w:lang w:val="en-GB" w:eastAsia="nl-BE"/>
        </w:rPr>
      </w:pPr>
      <w:r w:rsidRPr="009F4405">
        <w:rPr>
          <w:b/>
          <w:lang w:val="en-GB" w:eastAsia="nl-BE"/>
        </w:rPr>
        <w:t>Weaknesses</w:t>
      </w:r>
      <w:r w:rsidRPr="009F4405">
        <w:rPr>
          <w:lang w:val="en-GB" w:eastAsia="nl-BE"/>
        </w:rPr>
        <w:t xml:space="preserve">: </w:t>
      </w:r>
    </w:p>
    <w:p w14:paraId="7C609255" w14:textId="05998BA9" w:rsidR="005A1663" w:rsidRPr="009F4405" w:rsidRDefault="005A1663">
      <w:pPr>
        <w:pStyle w:val="bullet10"/>
        <w:numPr>
          <w:ilvl w:val="1"/>
          <w:numId w:val="36"/>
        </w:numPr>
        <w:ind w:left="1077" w:hanging="357"/>
        <w:rPr>
          <w:bCs/>
          <w:sz w:val="18"/>
          <w:szCs w:val="22"/>
        </w:rPr>
      </w:pPr>
      <w:r w:rsidRPr="009F4405">
        <w:rPr>
          <w:b/>
          <w:sz w:val="18"/>
          <w:szCs w:val="22"/>
        </w:rPr>
        <w:t xml:space="preserve">Coordination and integration challenges across distributed SSA capabilities: </w:t>
      </w:r>
      <w:r w:rsidRPr="009F4405">
        <w:rPr>
          <w:bCs/>
          <w:sz w:val="18"/>
          <w:szCs w:val="22"/>
        </w:rPr>
        <w:t>SSA capabilities are distributed across multiple institutional networks, expert centres, sensors and service interfaces, creating coordination and integration challenges. While this distributed model provides breadth, available sources do not indicate that SSA services are systematically embedded in all European launch-site workflows. The operational value of SSA for access to space therefore depends on the quality of integration between SSA providers, launch operators, operations centres and spaceports.</w:t>
      </w:r>
      <w:r w:rsidR="005424CD" w:rsidRPr="009F4405">
        <w:rPr>
          <w:bCs/>
          <w:sz w:val="18"/>
          <w:szCs w:val="22"/>
        </w:rPr>
        <w:t xml:space="preserve"> [</w:t>
      </w:r>
      <w:r w:rsidR="00F100C9">
        <w:rPr>
          <w:bCs/>
          <w:sz w:val="18"/>
          <w:szCs w:val="22"/>
        </w:rPr>
        <w:t>A09</w:t>
      </w:r>
      <w:r w:rsidR="005424CD" w:rsidRPr="009F4405">
        <w:rPr>
          <w:bCs/>
          <w:sz w:val="18"/>
          <w:szCs w:val="22"/>
        </w:rPr>
        <w:t xml:space="preserve">, </w:t>
      </w:r>
      <w:r w:rsidR="00F100C9">
        <w:rPr>
          <w:bCs/>
          <w:sz w:val="18"/>
          <w:szCs w:val="22"/>
        </w:rPr>
        <w:t>A10</w:t>
      </w:r>
      <w:r w:rsidR="005424CD" w:rsidRPr="009F4405">
        <w:rPr>
          <w:bCs/>
          <w:sz w:val="18"/>
          <w:szCs w:val="22"/>
        </w:rPr>
        <w:t xml:space="preserve">, </w:t>
      </w:r>
      <w:r w:rsidR="0018674D">
        <w:rPr>
          <w:bCs/>
          <w:sz w:val="18"/>
          <w:szCs w:val="22"/>
        </w:rPr>
        <w:t>D03</w:t>
      </w:r>
      <w:r w:rsidR="005424CD" w:rsidRPr="009F4405">
        <w:rPr>
          <w:bCs/>
          <w:sz w:val="18"/>
          <w:szCs w:val="22"/>
        </w:rPr>
        <w:t xml:space="preserve">, </w:t>
      </w:r>
      <w:r w:rsidR="00F16698">
        <w:rPr>
          <w:bCs/>
          <w:sz w:val="18"/>
          <w:szCs w:val="22"/>
        </w:rPr>
        <w:t>G07</w:t>
      </w:r>
      <w:r w:rsidR="005424CD" w:rsidRPr="009F4405">
        <w:rPr>
          <w:bCs/>
          <w:sz w:val="18"/>
          <w:szCs w:val="22"/>
        </w:rPr>
        <w:t>, C</w:t>
      </w:r>
      <w:r w:rsidR="00EA5E86">
        <w:rPr>
          <w:bCs/>
          <w:sz w:val="18"/>
          <w:szCs w:val="22"/>
        </w:rPr>
        <w:t>C05</w:t>
      </w:r>
      <w:r w:rsidR="005424CD" w:rsidRPr="009F4405">
        <w:rPr>
          <w:bCs/>
          <w:sz w:val="18"/>
          <w:szCs w:val="22"/>
        </w:rPr>
        <w:t>]</w:t>
      </w:r>
    </w:p>
    <w:p w14:paraId="227E6902" w14:textId="51241AE0" w:rsidR="005A1663" w:rsidRPr="009F4405" w:rsidRDefault="005A1663">
      <w:pPr>
        <w:pStyle w:val="bullet10"/>
        <w:numPr>
          <w:ilvl w:val="1"/>
          <w:numId w:val="36"/>
        </w:numPr>
        <w:ind w:left="1077" w:hanging="357"/>
        <w:rPr>
          <w:lang w:eastAsia="nl-BE"/>
        </w:rPr>
      </w:pPr>
      <w:r w:rsidRPr="009F4405">
        <w:rPr>
          <w:b/>
          <w:sz w:val="18"/>
          <w:szCs w:val="22"/>
        </w:rPr>
        <w:t xml:space="preserve">Sensitivity to limited specialised assets and uneven coverage: </w:t>
      </w:r>
      <w:r w:rsidRPr="009F4405">
        <w:rPr>
          <w:bCs/>
          <w:sz w:val="18"/>
          <w:szCs w:val="22"/>
        </w:rPr>
        <w:t>SSA resilience is affected by coordination demands and the limited number of specialised assets and networks. This creates sensitivity to single-sensor outages, uneven geographic coverage and coordination requirements across national and EU-level actors.</w:t>
      </w:r>
      <w:r w:rsidR="005424CD" w:rsidRPr="009F4405">
        <w:rPr>
          <w:bCs/>
          <w:sz w:val="18"/>
          <w:szCs w:val="22"/>
        </w:rPr>
        <w:t xml:space="preserve"> [</w:t>
      </w:r>
      <w:r w:rsidR="00F100C9">
        <w:rPr>
          <w:bCs/>
          <w:sz w:val="18"/>
          <w:szCs w:val="22"/>
        </w:rPr>
        <w:t>A09</w:t>
      </w:r>
      <w:r w:rsidR="005424CD" w:rsidRPr="009F4405">
        <w:rPr>
          <w:bCs/>
          <w:sz w:val="18"/>
          <w:szCs w:val="22"/>
        </w:rPr>
        <w:t xml:space="preserve">, </w:t>
      </w:r>
      <w:r w:rsidR="00F16698">
        <w:rPr>
          <w:bCs/>
          <w:sz w:val="18"/>
          <w:szCs w:val="22"/>
        </w:rPr>
        <w:t>G03</w:t>
      </w:r>
      <w:r w:rsidR="005424CD" w:rsidRPr="009F4405">
        <w:rPr>
          <w:bCs/>
          <w:sz w:val="18"/>
          <w:szCs w:val="22"/>
        </w:rPr>
        <w:t xml:space="preserve">, </w:t>
      </w:r>
      <w:r w:rsidR="00F16698">
        <w:rPr>
          <w:bCs/>
          <w:sz w:val="18"/>
          <w:szCs w:val="22"/>
        </w:rPr>
        <w:t>G05</w:t>
      </w:r>
      <w:r w:rsidR="005424CD" w:rsidRPr="009F4405">
        <w:rPr>
          <w:bCs/>
          <w:sz w:val="18"/>
          <w:szCs w:val="22"/>
        </w:rPr>
        <w:t xml:space="preserve">, </w:t>
      </w:r>
      <w:r w:rsidR="00F16698">
        <w:rPr>
          <w:bCs/>
          <w:sz w:val="18"/>
          <w:szCs w:val="22"/>
        </w:rPr>
        <w:t>G14</w:t>
      </w:r>
      <w:r w:rsidR="005424CD" w:rsidRPr="009F4405">
        <w:rPr>
          <w:bCs/>
          <w:sz w:val="18"/>
          <w:szCs w:val="22"/>
        </w:rPr>
        <w:t>]</w:t>
      </w:r>
    </w:p>
    <w:p w14:paraId="765026CE" w14:textId="77777777" w:rsidR="00E7446F" w:rsidRPr="009F4405" w:rsidRDefault="00E7446F" w:rsidP="00E7446F">
      <w:pPr>
        <w:pStyle w:val="Bullet1"/>
        <w:ind w:left="357" w:hanging="357"/>
        <w:contextualSpacing w:val="0"/>
        <w:rPr>
          <w:lang w:val="en-GB" w:eastAsia="nl-BE"/>
        </w:rPr>
      </w:pPr>
      <w:r w:rsidRPr="009F4405">
        <w:rPr>
          <w:b/>
          <w:lang w:val="en-GB" w:eastAsia="nl-BE"/>
        </w:rPr>
        <w:t>Opportunities</w:t>
      </w:r>
      <w:r w:rsidRPr="009F4405">
        <w:rPr>
          <w:lang w:val="en-GB" w:eastAsia="nl-BE"/>
        </w:rPr>
        <w:t xml:space="preserve">: </w:t>
      </w:r>
    </w:p>
    <w:p w14:paraId="65D5F3B3" w14:textId="0181CFAB" w:rsidR="005A1663" w:rsidRPr="009F4405" w:rsidRDefault="005A1663">
      <w:pPr>
        <w:pStyle w:val="bullet10"/>
        <w:numPr>
          <w:ilvl w:val="1"/>
          <w:numId w:val="36"/>
        </w:numPr>
        <w:ind w:left="1077" w:hanging="357"/>
        <w:rPr>
          <w:b/>
          <w:sz w:val="18"/>
          <w:szCs w:val="22"/>
        </w:rPr>
      </w:pPr>
      <w:r w:rsidRPr="009F4405">
        <w:rPr>
          <w:b/>
          <w:sz w:val="18"/>
          <w:szCs w:val="22"/>
        </w:rPr>
        <w:t xml:space="preserve">Integration of SSA into launch: </w:t>
      </w:r>
      <w:r w:rsidRPr="009F4405">
        <w:rPr>
          <w:bCs/>
          <w:sz w:val="18"/>
          <w:szCs w:val="22"/>
        </w:rPr>
        <w:t>Growing European launch activity creates an opportunity to integrate SSA more directly into launch-window planning, and mission risk management. ESA’s Space Weather Service Network includes service domains relevant to launch operations. Further integration of these services with launch facilities and operations centres could strengthen European autonomy and improve responsiveness during launch campaigns.</w:t>
      </w:r>
      <w:r w:rsidR="00A07D44" w:rsidRPr="009F4405">
        <w:rPr>
          <w:bCs/>
          <w:sz w:val="18"/>
          <w:szCs w:val="22"/>
        </w:rPr>
        <w:t xml:space="preserve"> </w:t>
      </w:r>
      <w:r w:rsidR="000A6D8E" w:rsidRPr="009F4405">
        <w:rPr>
          <w:bCs/>
          <w:sz w:val="18"/>
          <w:szCs w:val="22"/>
        </w:rPr>
        <w:t>[</w:t>
      </w:r>
      <w:r w:rsidR="00F100C9">
        <w:rPr>
          <w:bCs/>
          <w:sz w:val="18"/>
          <w:szCs w:val="22"/>
        </w:rPr>
        <w:t>A09</w:t>
      </w:r>
      <w:r w:rsidR="000A6D8E" w:rsidRPr="009F4405">
        <w:rPr>
          <w:bCs/>
          <w:sz w:val="18"/>
          <w:szCs w:val="22"/>
        </w:rPr>
        <w:t xml:space="preserve">, </w:t>
      </w:r>
      <w:r w:rsidR="00F100C9">
        <w:rPr>
          <w:bCs/>
          <w:sz w:val="18"/>
          <w:szCs w:val="22"/>
        </w:rPr>
        <w:t>A10</w:t>
      </w:r>
      <w:r w:rsidR="000A6D8E" w:rsidRPr="009F4405">
        <w:rPr>
          <w:bCs/>
          <w:sz w:val="18"/>
          <w:szCs w:val="22"/>
        </w:rPr>
        <w:t xml:space="preserve">, </w:t>
      </w:r>
      <w:r w:rsidR="00F100C9">
        <w:rPr>
          <w:bCs/>
          <w:sz w:val="18"/>
          <w:szCs w:val="22"/>
        </w:rPr>
        <w:t>A16</w:t>
      </w:r>
      <w:r w:rsidR="000A6D8E" w:rsidRPr="009F4405">
        <w:rPr>
          <w:bCs/>
          <w:sz w:val="18"/>
          <w:szCs w:val="22"/>
        </w:rPr>
        <w:t>]</w:t>
      </w:r>
      <w:r w:rsidR="000A6D8E" w:rsidRPr="009F4405" w:rsidDel="000A6D8E">
        <w:rPr>
          <w:bCs/>
          <w:sz w:val="18"/>
          <w:szCs w:val="22"/>
        </w:rPr>
        <w:t xml:space="preserve"> </w:t>
      </w:r>
    </w:p>
    <w:p w14:paraId="7BFB8309" w14:textId="14B8FA8C" w:rsidR="005A1663" w:rsidRPr="009F4405" w:rsidRDefault="005A1663">
      <w:pPr>
        <w:pStyle w:val="bullet10"/>
        <w:numPr>
          <w:ilvl w:val="1"/>
          <w:numId w:val="36"/>
        </w:numPr>
        <w:ind w:left="1077" w:hanging="357"/>
        <w:rPr>
          <w:lang w:eastAsia="nl-BE"/>
        </w:rPr>
      </w:pPr>
      <w:r w:rsidRPr="009F4405">
        <w:rPr>
          <w:b/>
          <w:sz w:val="18"/>
          <w:szCs w:val="22"/>
        </w:rPr>
        <w:t xml:space="preserve">Integration of SSA into launch, re-entry and recovery services: </w:t>
      </w:r>
      <w:r w:rsidRPr="009F4405">
        <w:rPr>
          <w:bCs/>
          <w:sz w:val="18"/>
          <w:szCs w:val="22"/>
        </w:rPr>
        <w:t>Launch and return missions create a stronger case for integrating SSA into spaceport services. Future launch and return activities imply a need for integrated pre-launch, launch, re-entry and recovery risk assessment services, strengthening the operational link between spaceports and SSA support functions.</w:t>
      </w:r>
      <w:r w:rsidR="000A6D8E" w:rsidRPr="009F4405">
        <w:rPr>
          <w:bCs/>
          <w:sz w:val="18"/>
          <w:szCs w:val="22"/>
        </w:rPr>
        <w:t xml:space="preserve"> [</w:t>
      </w:r>
      <w:r w:rsidR="00F100C9">
        <w:rPr>
          <w:bCs/>
          <w:sz w:val="18"/>
          <w:szCs w:val="22"/>
        </w:rPr>
        <w:t>A07</w:t>
      </w:r>
      <w:r w:rsidR="000A6D8E" w:rsidRPr="009F4405">
        <w:rPr>
          <w:bCs/>
          <w:sz w:val="18"/>
          <w:szCs w:val="22"/>
        </w:rPr>
        <w:t xml:space="preserve">, </w:t>
      </w:r>
      <w:r w:rsidR="00F100C9">
        <w:rPr>
          <w:bCs/>
          <w:sz w:val="18"/>
          <w:szCs w:val="22"/>
        </w:rPr>
        <w:t>A09</w:t>
      </w:r>
      <w:r w:rsidR="000A6D8E" w:rsidRPr="009F4405">
        <w:rPr>
          <w:bCs/>
          <w:sz w:val="18"/>
          <w:szCs w:val="22"/>
        </w:rPr>
        <w:t xml:space="preserve">, </w:t>
      </w:r>
      <w:r w:rsidR="00F16698">
        <w:rPr>
          <w:bCs/>
          <w:sz w:val="18"/>
          <w:szCs w:val="22"/>
        </w:rPr>
        <w:t>G06</w:t>
      </w:r>
      <w:r w:rsidR="000A6D8E" w:rsidRPr="009F4405">
        <w:rPr>
          <w:bCs/>
          <w:sz w:val="18"/>
          <w:szCs w:val="22"/>
        </w:rPr>
        <w:t xml:space="preserve">, </w:t>
      </w:r>
      <w:r w:rsidR="00F16698">
        <w:rPr>
          <w:bCs/>
          <w:sz w:val="18"/>
          <w:szCs w:val="22"/>
        </w:rPr>
        <w:t>G07</w:t>
      </w:r>
      <w:r w:rsidR="000A6D8E" w:rsidRPr="009F4405">
        <w:rPr>
          <w:bCs/>
          <w:sz w:val="18"/>
          <w:szCs w:val="22"/>
        </w:rPr>
        <w:t>]</w:t>
      </w:r>
    </w:p>
    <w:p w14:paraId="0E39E847" w14:textId="7AF2912C" w:rsidR="00A5240E" w:rsidRPr="009F4405" w:rsidRDefault="00E7446F" w:rsidP="00E7446F">
      <w:pPr>
        <w:pStyle w:val="Bullet1"/>
        <w:ind w:left="357" w:hanging="357"/>
        <w:contextualSpacing w:val="0"/>
        <w:rPr>
          <w:lang w:val="en-GB" w:eastAsia="nl-BE"/>
        </w:rPr>
      </w:pPr>
      <w:r w:rsidRPr="009F4405">
        <w:rPr>
          <w:b/>
          <w:lang w:val="en-GB" w:eastAsia="nl-BE"/>
        </w:rPr>
        <w:t>Threats</w:t>
      </w:r>
      <w:r w:rsidRPr="009F4405">
        <w:rPr>
          <w:lang w:val="en-GB" w:eastAsia="nl-BE"/>
        </w:rPr>
        <w:t>:</w:t>
      </w:r>
    </w:p>
    <w:p w14:paraId="3E722B1F" w14:textId="7162B917" w:rsidR="005A1663" w:rsidRPr="009F4405" w:rsidRDefault="005A1663" w:rsidP="00A5240E">
      <w:pPr>
        <w:pStyle w:val="Bullet2"/>
        <w:rPr>
          <w:b/>
          <w:sz w:val="18"/>
          <w:szCs w:val="18"/>
          <w:lang w:val="en-GB"/>
        </w:rPr>
      </w:pPr>
      <w:r w:rsidRPr="009F4405">
        <w:rPr>
          <w:b/>
          <w:sz w:val="18"/>
          <w:szCs w:val="18"/>
          <w:lang w:val="en-GB"/>
        </w:rPr>
        <w:t xml:space="preserve">Increasing orbital congestion and operational burden: </w:t>
      </w:r>
      <w:r w:rsidRPr="009F4405">
        <w:rPr>
          <w:sz w:val="18"/>
          <w:szCs w:val="18"/>
          <w:lang w:val="en-GB"/>
        </w:rPr>
        <w:t>Increasing orbital congestion and launch activity may raise the operational burden on SSA facilities. The Commission notes that more than 50,000 satellites are expected to be launched in the next decade and that more than 1 million debris objects larger than 1 cm are already orbiting Earth</w:t>
      </w:r>
      <w:r w:rsidR="001241EE" w:rsidRPr="009F4405">
        <w:rPr>
          <w:rStyle w:val="FootnoteReference"/>
          <w:sz w:val="18"/>
          <w:szCs w:val="18"/>
          <w:lang w:val="en-GB"/>
        </w:rPr>
        <w:footnoteReference w:id="164"/>
      </w:r>
      <w:r w:rsidRPr="009F4405">
        <w:rPr>
          <w:sz w:val="18"/>
          <w:szCs w:val="18"/>
          <w:lang w:val="en-GB"/>
        </w:rPr>
        <w:t>, increasing the importance of timely and reliable SST services.</w:t>
      </w:r>
      <w:r w:rsidR="000A6D8E" w:rsidRPr="009F4405">
        <w:rPr>
          <w:sz w:val="18"/>
          <w:szCs w:val="18"/>
          <w:lang w:val="en-GB"/>
        </w:rPr>
        <w:t xml:space="preserve"> [</w:t>
      </w:r>
      <w:r w:rsidR="00F100C9">
        <w:rPr>
          <w:sz w:val="18"/>
          <w:szCs w:val="18"/>
          <w:lang w:val="en-GB"/>
        </w:rPr>
        <w:t>A09</w:t>
      </w:r>
      <w:r w:rsidR="000A6D8E" w:rsidRPr="009F4405">
        <w:rPr>
          <w:sz w:val="18"/>
          <w:szCs w:val="18"/>
          <w:lang w:val="en-GB"/>
        </w:rPr>
        <w:t xml:space="preserve">, </w:t>
      </w:r>
      <w:r w:rsidR="006B46EA">
        <w:rPr>
          <w:sz w:val="18"/>
          <w:szCs w:val="18"/>
          <w:lang w:val="en-GB"/>
        </w:rPr>
        <w:t>E08</w:t>
      </w:r>
      <w:r w:rsidR="000A6D8E" w:rsidRPr="009F4405">
        <w:rPr>
          <w:sz w:val="18"/>
          <w:szCs w:val="18"/>
          <w:lang w:val="en-GB"/>
        </w:rPr>
        <w:t xml:space="preserve">, </w:t>
      </w:r>
      <w:r w:rsidR="00F16698">
        <w:rPr>
          <w:sz w:val="18"/>
          <w:szCs w:val="18"/>
          <w:lang w:val="en-GB"/>
        </w:rPr>
        <w:t>G03</w:t>
      </w:r>
      <w:r w:rsidR="000A6D8E" w:rsidRPr="009F4405">
        <w:rPr>
          <w:sz w:val="18"/>
          <w:szCs w:val="18"/>
          <w:lang w:val="en-GB"/>
        </w:rPr>
        <w:t>]</w:t>
      </w:r>
    </w:p>
    <w:p w14:paraId="3CED297E" w14:textId="7959D76B" w:rsidR="005A1663" w:rsidRPr="009F4405" w:rsidRDefault="005A1663">
      <w:pPr>
        <w:pStyle w:val="bullet10"/>
        <w:numPr>
          <w:ilvl w:val="1"/>
          <w:numId w:val="36"/>
        </w:numPr>
        <w:ind w:left="1077" w:hanging="357"/>
        <w:rPr>
          <w:b/>
          <w:sz w:val="18"/>
          <w:szCs w:val="22"/>
        </w:rPr>
      </w:pPr>
      <w:r w:rsidRPr="009F4405">
        <w:rPr>
          <w:b/>
          <w:sz w:val="18"/>
          <w:szCs w:val="22"/>
        </w:rPr>
        <w:t xml:space="preserve">Exposure to data-flow, cyber, continuity and external data-sharing risks: </w:t>
      </w:r>
      <w:r w:rsidRPr="009F4405">
        <w:rPr>
          <w:bCs/>
          <w:sz w:val="18"/>
          <w:szCs w:val="22"/>
        </w:rPr>
        <w:t>SSA services are exposed to data-flow, cyber, continuity and external data-sharing risks, including reliance on external inputs such as US CDMs in the collision avoidance service context. Certain data sources and sensor coverage also rely on international data-sharing arrangements and cooperation frameworks, which can indirectly expose EU SSA services to external policy or access constraints.</w:t>
      </w:r>
      <w:r w:rsidR="008B6492" w:rsidRPr="009F4405">
        <w:rPr>
          <w:bCs/>
          <w:sz w:val="18"/>
          <w:szCs w:val="22"/>
        </w:rPr>
        <w:t xml:space="preserve"> [</w:t>
      </w:r>
      <w:r w:rsidR="00F16698">
        <w:rPr>
          <w:bCs/>
          <w:sz w:val="18"/>
          <w:szCs w:val="22"/>
        </w:rPr>
        <w:t>G01</w:t>
      </w:r>
      <w:r w:rsidR="008B6492" w:rsidRPr="009F4405">
        <w:rPr>
          <w:bCs/>
          <w:sz w:val="18"/>
          <w:szCs w:val="22"/>
        </w:rPr>
        <w:t xml:space="preserve">, </w:t>
      </w:r>
      <w:r w:rsidR="00F16698">
        <w:rPr>
          <w:bCs/>
          <w:sz w:val="18"/>
          <w:szCs w:val="22"/>
        </w:rPr>
        <w:t>G02</w:t>
      </w:r>
      <w:r w:rsidR="008B6492" w:rsidRPr="009F4405">
        <w:rPr>
          <w:bCs/>
          <w:sz w:val="18"/>
          <w:szCs w:val="22"/>
        </w:rPr>
        <w:t xml:space="preserve">, </w:t>
      </w:r>
      <w:r w:rsidR="00F16698">
        <w:rPr>
          <w:bCs/>
          <w:sz w:val="18"/>
          <w:szCs w:val="22"/>
        </w:rPr>
        <w:t>G05</w:t>
      </w:r>
      <w:r w:rsidR="008B6492" w:rsidRPr="009F4405">
        <w:rPr>
          <w:bCs/>
          <w:sz w:val="18"/>
          <w:szCs w:val="22"/>
        </w:rPr>
        <w:t>, C</w:t>
      </w:r>
      <w:r w:rsidR="00EA5E86">
        <w:rPr>
          <w:bCs/>
          <w:sz w:val="18"/>
          <w:szCs w:val="22"/>
        </w:rPr>
        <w:t>C05</w:t>
      </w:r>
      <w:r w:rsidR="008B6492" w:rsidRPr="009F4405">
        <w:rPr>
          <w:bCs/>
          <w:sz w:val="18"/>
          <w:szCs w:val="22"/>
        </w:rPr>
        <w:t>, C</w:t>
      </w:r>
      <w:r w:rsidR="00EA5E86">
        <w:rPr>
          <w:bCs/>
          <w:sz w:val="18"/>
          <w:szCs w:val="22"/>
        </w:rPr>
        <w:t>C07</w:t>
      </w:r>
      <w:r w:rsidR="008B6492" w:rsidRPr="009F4405">
        <w:rPr>
          <w:bCs/>
          <w:sz w:val="18"/>
          <w:szCs w:val="22"/>
        </w:rPr>
        <w:t>]</w:t>
      </w:r>
    </w:p>
    <w:p w14:paraId="65160647" w14:textId="7FC8C9A6" w:rsidR="00084803" w:rsidRPr="009F4405" w:rsidRDefault="001F3C7E" w:rsidP="00E65BC8">
      <w:pPr>
        <w:pStyle w:val="EYHeading4"/>
        <w:numPr>
          <w:ilvl w:val="3"/>
          <w:numId w:val="35"/>
        </w:numPr>
      </w:pPr>
      <w:r w:rsidRPr="009F4405">
        <w:lastRenderedPageBreak/>
        <w:t>Manufacturing and assembly plants</w:t>
      </w:r>
    </w:p>
    <w:p w14:paraId="1117F56A" w14:textId="04E1ABA9" w:rsidR="007125B6" w:rsidRPr="009F4405" w:rsidRDefault="007125B6" w:rsidP="007125B6">
      <w:pPr>
        <w:pStyle w:val="Caption"/>
      </w:pPr>
      <w:bookmarkStart w:id="131" w:name="_Toc239018313"/>
      <w:r w:rsidRPr="009F4405">
        <w:t xml:space="preserve">Figure </w:t>
      </w:r>
      <w:r w:rsidRPr="009F4405">
        <w:fldChar w:fldCharType="begin"/>
      </w:r>
      <w:r w:rsidRPr="009F4405">
        <w:instrText xml:space="preserve"> SEQ Figure \* ARABIC </w:instrText>
      </w:r>
      <w:r w:rsidRPr="009F4405">
        <w:fldChar w:fldCharType="separate"/>
      </w:r>
      <w:r w:rsidR="00246866">
        <w:rPr>
          <w:noProof/>
        </w:rPr>
        <w:t>11</w:t>
      </w:r>
      <w:r w:rsidRPr="009F4405">
        <w:fldChar w:fldCharType="end"/>
      </w:r>
      <w:r w:rsidRPr="009F4405">
        <w:t xml:space="preserve"> SWOT for Manufacturing and assembly</w:t>
      </w:r>
      <w:bookmarkEnd w:id="131"/>
    </w:p>
    <w:p w14:paraId="0DCA3058" w14:textId="4E585904" w:rsidR="007125B6" w:rsidRPr="009F4405" w:rsidRDefault="007125B6" w:rsidP="007125B6">
      <w:pPr>
        <w:pStyle w:val="Bullet1"/>
        <w:numPr>
          <w:ilvl w:val="0"/>
          <w:numId w:val="0"/>
        </w:numPr>
        <w:ind w:left="360" w:hanging="360"/>
        <w:jc w:val="center"/>
        <w:rPr>
          <w:b/>
          <w:bCs/>
          <w:lang w:val="en-GB"/>
        </w:rPr>
      </w:pPr>
      <w:r w:rsidRPr="009F4405">
        <w:rPr>
          <w:b/>
          <w:bCs/>
          <w:noProof/>
          <w:lang w:val="en-GB"/>
        </w:rPr>
        <w:drawing>
          <wp:inline distT="0" distB="0" distL="0" distR="0" wp14:anchorId="2E5BC226" wp14:editId="16160B37">
            <wp:extent cx="6390357" cy="3600000"/>
            <wp:effectExtent l="0" t="0" r="0" b="635"/>
            <wp:docPr id="18435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9928" name=""/>
                    <pic:cNvPicPr/>
                  </pic:nvPicPr>
                  <pic:blipFill>
                    <a:blip r:embed="rId40"/>
                    <a:stretch>
                      <a:fillRect/>
                    </a:stretch>
                  </pic:blipFill>
                  <pic:spPr>
                    <a:xfrm>
                      <a:off x="0" y="0"/>
                      <a:ext cx="6390357" cy="3600000"/>
                    </a:xfrm>
                    <a:prstGeom prst="rect">
                      <a:avLst/>
                    </a:prstGeom>
                  </pic:spPr>
                </pic:pic>
              </a:graphicData>
            </a:graphic>
          </wp:inline>
        </w:drawing>
      </w:r>
    </w:p>
    <w:p w14:paraId="4EFE086C" w14:textId="2599809C" w:rsidR="00FD5836" w:rsidRPr="009F4405" w:rsidRDefault="00FD5836" w:rsidP="00FD5836">
      <w:pPr>
        <w:pStyle w:val="Bullet1"/>
        <w:rPr>
          <w:b/>
          <w:bCs/>
          <w:lang w:val="en-GB"/>
        </w:rPr>
      </w:pPr>
      <w:r w:rsidRPr="009F4405">
        <w:rPr>
          <w:b/>
          <w:bCs/>
          <w:lang w:val="en-GB"/>
        </w:rPr>
        <w:t>Strengths:</w:t>
      </w:r>
    </w:p>
    <w:p w14:paraId="0295E623" w14:textId="7A51D54B" w:rsidR="00FD5836" w:rsidRPr="009F4405" w:rsidRDefault="00FD5836">
      <w:pPr>
        <w:pStyle w:val="bullet10"/>
        <w:numPr>
          <w:ilvl w:val="1"/>
          <w:numId w:val="36"/>
        </w:numPr>
        <w:ind w:left="1077" w:hanging="357"/>
        <w:rPr>
          <w:b/>
          <w:sz w:val="18"/>
          <w:szCs w:val="22"/>
        </w:rPr>
      </w:pPr>
      <w:r w:rsidRPr="009F4405">
        <w:rPr>
          <w:b/>
          <w:sz w:val="18"/>
          <w:szCs w:val="22"/>
        </w:rPr>
        <w:t xml:space="preserve">Predominantly European launcher manufacturing and assembly base: </w:t>
      </w:r>
      <w:r w:rsidRPr="009F4405">
        <w:rPr>
          <w:bCs/>
          <w:sz w:val="18"/>
          <w:szCs w:val="22"/>
        </w:rPr>
        <w:t>Launcher manufacturing and assembly activities remain predominantly European, underpinned by long-term public investment and blended public-private funding models. This provides Europe with a strong industrial basis for autonomous access to space and ensures that the main launcher production activities remain anchored within the European industrial ecosystem.</w:t>
      </w:r>
      <w:r w:rsidR="008B6492" w:rsidRPr="009F4405">
        <w:rPr>
          <w:bCs/>
          <w:sz w:val="18"/>
          <w:szCs w:val="22"/>
        </w:rPr>
        <w:t xml:space="preserve"> [</w:t>
      </w:r>
      <w:r w:rsidR="0003468C">
        <w:rPr>
          <w:bCs/>
          <w:sz w:val="18"/>
          <w:szCs w:val="22"/>
        </w:rPr>
        <w:t>B01</w:t>
      </w:r>
      <w:r w:rsidR="008B6492" w:rsidRPr="009F4405">
        <w:rPr>
          <w:bCs/>
          <w:sz w:val="18"/>
          <w:szCs w:val="22"/>
        </w:rPr>
        <w:t xml:space="preserve">, </w:t>
      </w:r>
      <w:r w:rsidR="006B46EA">
        <w:rPr>
          <w:bCs/>
          <w:sz w:val="18"/>
          <w:szCs w:val="22"/>
        </w:rPr>
        <w:t>E17</w:t>
      </w:r>
      <w:r w:rsidR="008B6492" w:rsidRPr="009F4405">
        <w:rPr>
          <w:bCs/>
          <w:sz w:val="18"/>
          <w:szCs w:val="22"/>
        </w:rPr>
        <w:t>]</w:t>
      </w:r>
    </w:p>
    <w:p w14:paraId="4BAA8A75" w14:textId="66481FE3" w:rsidR="00FD5836" w:rsidRPr="009F4405" w:rsidRDefault="00FD5836">
      <w:pPr>
        <w:pStyle w:val="bullet10"/>
        <w:numPr>
          <w:ilvl w:val="1"/>
          <w:numId w:val="36"/>
        </w:numPr>
        <w:ind w:left="1077" w:hanging="357"/>
        <w:rPr>
          <w:b/>
          <w:sz w:val="18"/>
          <w:szCs w:val="22"/>
        </w:rPr>
      </w:pPr>
      <w:r w:rsidRPr="009F4405">
        <w:rPr>
          <w:b/>
          <w:sz w:val="18"/>
          <w:szCs w:val="22"/>
        </w:rPr>
        <w:t xml:space="preserve">Long-term industrial modernisation and cost-reduction efforts: </w:t>
      </w:r>
      <w:r w:rsidRPr="009F4405">
        <w:rPr>
          <w:bCs/>
          <w:sz w:val="18"/>
          <w:szCs w:val="22"/>
        </w:rPr>
        <w:t xml:space="preserve">European launcher manufacturing has benefited from major modernisation and cost-reduction efforts across several programmes. </w:t>
      </w:r>
      <w:r w:rsidR="002017C6" w:rsidRPr="009F4405">
        <w:rPr>
          <w:bCs/>
          <w:sz w:val="18"/>
          <w:szCs w:val="22"/>
        </w:rPr>
        <w:t xml:space="preserve">Inputs </w:t>
      </w:r>
      <w:r w:rsidRPr="009F4405">
        <w:rPr>
          <w:bCs/>
          <w:sz w:val="18"/>
          <w:szCs w:val="22"/>
        </w:rPr>
        <w:t>referred to aggregate efforts close to €1 billion, which have helped streamline production processes and strengthen competitiveness for institutional missions. These investments have contributed to making European launcher production more efficient, even if cost competitiveness remains challenging in commercial markets.</w:t>
      </w:r>
      <w:r w:rsidR="008B6492" w:rsidRPr="009F4405">
        <w:rPr>
          <w:bCs/>
          <w:sz w:val="18"/>
          <w:szCs w:val="22"/>
        </w:rPr>
        <w:t xml:space="preserve"> [</w:t>
      </w:r>
      <w:r w:rsidR="0003468C">
        <w:rPr>
          <w:bCs/>
          <w:sz w:val="18"/>
          <w:szCs w:val="22"/>
        </w:rPr>
        <w:t>B05</w:t>
      </w:r>
      <w:r w:rsidR="008B6492" w:rsidRPr="009F4405">
        <w:rPr>
          <w:bCs/>
          <w:sz w:val="18"/>
          <w:szCs w:val="22"/>
        </w:rPr>
        <w:t xml:space="preserve">, </w:t>
      </w:r>
      <w:r w:rsidR="006B46EA">
        <w:rPr>
          <w:bCs/>
          <w:sz w:val="18"/>
          <w:szCs w:val="22"/>
        </w:rPr>
        <w:t>E01</w:t>
      </w:r>
      <w:r w:rsidR="008B6492" w:rsidRPr="009F4405">
        <w:rPr>
          <w:bCs/>
          <w:sz w:val="18"/>
          <w:szCs w:val="22"/>
        </w:rPr>
        <w:t xml:space="preserve">, </w:t>
      </w:r>
      <w:r w:rsidR="006B46EA">
        <w:rPr>
          <w:bCs/>
          <w:sz w:val="18"/>
          <w:szCs w:val="22"/>
        </w:rPr>
        <w:t>E15</w:t>
      </w:r>
      <w:r w:rsidR="008B6492" w:rsidRPr="009F4405">
        <w:rPr>
          <w:bCs/>
          <w:sz w:val="18"/>
          <w:szCs w:val="22"/>
        </w:rPr>
        <w:t>]</w:t>
      </w:r>
    </w:p>
    <w:p w14:paraId="688E77C1" w14:textId="56DFFB55" w:rsidR="00FD5836" w:rsidRPr="009F4405" w:rsidRDefault="00FD5836">
      <w:pPr>
        <w:pStyle w:val="bullet10"/>
        <w:numPr>
          <w:ilvl w:val="1"/>
          <w:numId w:val="36"/>
        </w:numPr>
        <w:ind w:left="1077" w:hanging="357"/>
        <w:rPr>
          <w:b/>
          <w:sz w:val="18"/>
          <w:szCs w:val="22"/>
        </w:rPr>
      </w:pPr>
      <w:r w:rsidRPr="009F4405">
        <w:rPr>
          <w:b/>
          <w:sz w:val="18"/>
          <w:szCs w:val="22"/>
        </w:rPr>
        <w:t xml:space="preserve">Manufacturing capacity as a core credibility factor for European launch services: </w:t>
      </w:r>
      <w:r w:rsidRPr="009F4405">
        <w:rPr>
          <w:bCs/>
          <w:sz w:val="18"/>
          <w:szCs w:val="22"/>
        </w:rPr>
        <w:t xml:space="preserve">Manufacturing plants are central to the credibility of European launch services. Production continuity is critical for the entire European access-to-space system, as any interruption in manufacturing capacity could result in a system-level blockage and a loss of European launch capability </w:t>
      </w:r>
      <w:r w:rsidRPr="009F4405">
        <w:rPr>
          <w:bCs/>
          <w:sz w:val="18"/>
          <w:szCs w:val="22"/>
        </w:rPr>
        <w:lastRenderedPageBreak/>
        <w:t>for an extended period. This makes manufacturing and assembly infrastructure a strategic component of access to space, rather than a secondary industrial activity.</w:t>
      </w:r>
      <w:r w:rsidR="00273F95" w:rsidRPr="009F4405">
        <w:rPr>
          <w:bCs/>
          <w:sz w:val="18"/>
          <w:szCs w:val="22"/>
        </w:rPr>
        <w:t xml:space="preserve"> [</w:t>
      </w:r>
      <w:r w:rsidR="00F100C9">
        <w:rPr>
          <w:bCs/>
          <w:sz w:val="18"/>
          <w:szCs w:val="22"/>
        </w:rPr>
        <w:t>A11</w:t>
      </w:r>
      <w:r w:rsidR="00273F95" w:rsidRPr="009F4405">
        <w:rPr>
          <w:bCs/>
          <w:sz w:val="18"/>
          <w:szCs w:val="22"/>
        </w:rPr>
        <w:t xml:space="preserve">, </w:t>
      </w:r>
      <w:r w:rsidR="0003468C">
        <w:rPr>
          <w:bCs/>
          <w:sz w:val="18"/>
          <w:szCs w:val="22"/>
        </w:rPr>
        <w:t>B01</w:t>
      </w:r>
      <w:r w:rsidR="00273F95" w:rsidRPr="009F4405">
        <w:rPr>
          <w:bCs/>
          <w:sz w:val="18"/>
          <w:szCs w:val="22"/>
        </w:rPr>
        <w:t xml:space="preserve">, </w:t>
      </w:r>
      <w:r w:rsidR="0003468C">
        <w:rPr>
          <w:bCs/>
          <w:sz w:val="18"/>
          <w:szCs w:val="22"/>
        </w:rPr>
        <w:t>B05</w:t>
      </w:r>
      <w:r w:rsidR="00273F95" w:rsidRPr="009F4405">
        <w:rPr>
          <w:bCs/>
          <w:sz w:val="18"/>
          <w:szCs w:val="22"/>
        </w:rPr>
        <w:t xml:space="preserve">, </w:t>
      </w:r>
      <w:r w:rsidR="0003468C">
        <w:rPr>
          <w:bCs/>
          <w:sz w:val="18"/>
          <w:szCs w:val="22"/>
        </w:rPr>
        <w:t>B07</w:t>
      </w:r>
      <w:r w:rsidR="00273F95" w:rsidRPr="009F4405">
        <w:rPr>
          <w:bCs/>
          <w:sz w:val="18"/>
          <w:szCs w:val="22"/>
        </w:rPr>
        <w:t>]</w:t>
      </w:r>
    </w:p>
    <w:p w14:paraId="3C95225F" w14:textId="67BE3EAA" w:rsidR="00FD5836" w:rsidRPr="009F4405" w:rsidRDefault="00FD5836">
      <w:pPr>
        <w:pStyle w:val="bullet10"/>
        <w:numPr>
          <w:ilvl w:val="1"/>
          <w:numId w:val="36"/>
        </w:numPr>
        <w:ind w:left="1077" w:hanging="357"/>
        <w:rPr>
          <w:b/>
          <w:sz w:val="18"/>
          <w:szCs w:val="22"/>
        </w:rPr>
      </w:pPr>
      <w:r w:rsidRPr="009F4405">
        <w:rPr>
          <w:b/>
          <w:sz w:val="18"/>
          <w:szCs w:val="22"/>
        </w:rPr>
        <w:t xml:space="preserve">Distributed production model supporting European sovereignty: </w:t>
      </w:r>
      <w:r w:rsidRPr="009F4405">
        <w:rPr>
          <w:bCs/>
          <w:sz w:val="18"/>
          <w:szCs w:val="22"/>
        </w:rPr>
        <w:t>Production is distributed across Europe, reflecting the European cooperation model and the ESA geographic return principle. This model supports sovereignty, maintains industrial capabilities across several Member States, and ensures that the benefits of launcher programmes are distributed across the European industrial base. While this creates cost and efficiency challenges, it also contributes to resilience by avoiding full concentration of production in a single location.</w:t>
      </w:r>
      <w:r w:rsidR="00273F95" w:rsidRPr="009F4405">
        <w:rPr>
          <w:bCs/>
          <w:sz w:val="18"/>
          <w:szCs w:val="22"/>
        </w:rPr>
        <w:t xml:space="preserve"> [</w:t>
      </w:r>
      <w:r w:rsidR="006B46EA">
        <w:rPr>
          <w:bCs/>
          <w:sz w:val="18"/>
          <w:szCs w:val="22"/>
        </w:rPr>
        <w:t>E17</w:t>
      </w:r>
      <w:r w:rsidR="00273F95" w:rsidRPr="009F4405">
        <w:rPr>
          <w:bCs/>
          <w:sz w:val="18"/>
          <w:szCs w:val="22"/>
        </w:rPr>
        <w:t xml:space="preserve">, </w:t>
      </w:r>
      <w:r w:rsidR="0003468C">
        <w:rPr>
          <w:bCs/>
          <w:sz w:val="18"/>
          <w:szCs w:val="22"/>
        </w:rPr>
        <w:t>B09</w:t>
      </w:r>
      <w:r w:rsidR="00273F95" w:rsidRPr="009F4405">
        <w:rPr>
          <w:bCs/>
          <w:sz w:val="18"/>
          <w:szCs w:val="22"/>
        </w:rPr>
        <w:t>]</w:t>
      </w:r>
    </w:p>
    <w:p w14:paraId="405468A2" w14:textId="74888D6C" w:rsidR="00FD5836" w:rsidRPr="009F4405" w:rsidRDefault="00FD5836">
      <w:pPr>
        <w:pStyle w:val="bullet10"/>
        <w:numPr>
          <w:ilvl w:val="1"/>
          <w:numId w:val="36"/>
        </w:numPr>
        <w:ind w:left="1077" w:hanging="357"/>
        <w:rPr>
          <w:b/>
          <w:sz w:val="18"/>
          <w:szCs w:val="22"/>
        </w:rPr>
      </w:pPr>
      <w:r w:rsidRPr="009F4405">
        <w:rPr>
          <w:b/>
          <w:sz w:val="18"/>
          <w:szCs w:val="22"/>
        </w:rPr>
        <w:t xml:space="preserve">Operational efficiency once systems are ready for integration: </w:t>
      </w:r>
      <w:r w:rsidRPr="009F4405">
        <w:rPr>
          <w:bCs/>
          <w:sz w:val="18"/>
          <w:szCs w:val="22"/>
        </w:rPr>
        <w:t>Once launcher systems and components are available, integration can be relatively fast. The distributed production model is not identified as a primary source of delay in itself, and geographic return has proven effective in terms of maintaining production across Europe. This suggests that the main issue is not necessarily the ability to integrate once components are ready, but the need to ensure that every element of the supply chain is available on time.</w:t>
      </w:r>
      <w:r w:rsidR="00273F95" w:rsidRPr="009F4405">
        <w:rPr>
          <w:bCs/>
          <w:sz w:val="18"/>
          <w:szCs w:val="22"/>
        </w:rPr>
        <w:t xml:space="preserve"> [</w:t>
      </w:r>
      <w:r w:rsidR="006B46EA">
        <w:rPr>
          <w:bCs/>
          <w:sz w:val="18"/>
          <w:szCs w:val="22"/>
        </w:rPr>
        <w:t>E17</w:t>
      </w:r>
      <w:r w:rsidR="00273F95" w:rsidRPr="009F4405">
        <w:rPr>
          <w:bCs/>
          <w:sz w:val="18"/>
          <w:szCs w:val="22"/>
        </w:rPr>
        <w:t xml:space="preserve">, </w:t>
      </w:r>
      <w:r w:rsidR="00715731">
        <w:rPr>
          <w:bCs/>
          <w:sz w:val="18"/>
          <w:szCs w:val="22"/>
        </w:rPr>
        <w:t>F07</w:t>
      </w:r>
      <w:r w:rsidR="00273F95" w:rsidRPr="009F4405">
        <w:rPr>
          <w:bCs/>
          <w:sz w:val="18"/>
          <w:szCs w:val="22"/>
        </w:rPr>
        <w:t>]</w:t>
      </w:r>
    </w:p>
    <w:p w14:paraId="013EEBB1" w14:textId="3EA7F3AD" w:rsidR="00FD5836" w:rsidRPr="009F4405" w:rsidRDefault="00FD5836">
      <w:pPr>
        <w:pStyle w:val="bullet10"/>
        <w:numPr>
          <w:ilvl w:val="1"/>
          <w:numId w:val="36"/>
        </w:numPr>
        <w:ind w:left="1077" w:hanging="357"/>
        <w:rPr>
          <w:b/>
          <w:sz w:val="18"/>
          <w:szCs w:val="22"/>
        </w:rPr>
      </w:pPr>
      <w:r w:rsidRPr="009F4405">
        <w:rPr>
          <w:b/>
          <w:sz w:val="18"/>
          <w:szCs w:val="22"/>
        </w:rPr>
        <w:t xml:space="preserve">Growing link between manufacturing and testing infrastructure: </w:t>
      </w:r>
      <w:r w:rsidRPr="009F4405">
        <w:rPr>
          <w:bCs/>
          <w:sz w:val="18"/>
          <w:szCs w:val="22"/>
        </w:rPr>
        <w:t>The consolidation of Vinci engine assembly and acceptance testing at Lampoldshausen illustrates the growing interdependence between manufacturing and testing infrastructure. DLR becomes part of the Ariane 6 production chain rather than only supporting earlier development phases. This represents a major institutional change in DLR’s role, as it is no longer only a test and R&amp;D actor but also a critical operational node in Europe’s launch production infrastructure.</w:t>
      </w:r>
      <w:r w:rsidR="00696276" w:rsidRPr="009F4405">
        <w:rPr>
          <w:bCs/>
          <w:sz w:val="18"/>
          <w:szCs w:val="22"/>
        </w:rPr>
        <w:t xml:space="preserve"> [</w:t>
      </w:r>
      <w:r w:rsidR="00F100C9">
        <w:rPr>
          <w:bCs/>
          <w:sz w:val="18"/>
          <w:szCs w:val="22"/>
        </w:rPr>
        <w:t>A06</w:t>
      </w:r>
      <w:r w:rsidR="00696276" w:rsidRPr="009F4405">
        <w:rPr>
          <w:bCs/>
          <w:sz w:val="18"/>
          <w:szCs w:val="22"/>
        </w:rPr>
        <w:t xml:space="preserve">, </w:t>
      </w:r>
      <w:r w:rsidR="00F100C9">
        <w:rPr>
          <w:bCs/>
          <w:sz w:val="18"/>
          <w:szCs w:val="22"/>
        </w:rPr>
        <w:t>A12</w:t>
      </w:r>
      <w:r w:rsidR="00696276" w:rsidRPr="009F4405">
        <w:rPr>
          <w:bCs/>
          <w:sz w:val="18"/>
          <w:szCs w:val="22"/>
        </w:rPr>
        <w:t xml:space="preserve">, </w:t>
      </w:r>
      <w:r w:rsidR="0003468C">
        <w:rPr>
          <w:bCs/>
          <w:sz w:val="18"/>
          <w:szCs w:val="22"/>
        </w:rPr>
        <w:t>B02</w:t>
      </w:r>
      <w:r w:rsidR="00696276" w:rsidRPr="009F4405">
        <w:rPr>
          <w:bCs/>
          <w:sz w:val="18"/>
          <w:szCs w:val="22"/>
        </w:rPr>
        <w:t>]</w:t>
      </w:r>
    </w:p>
    <w:p w14:paraId="2A0D8F73" w14:textId="77777777" w:rsidR="00FD5836" w:rsidRPr="009F4405" w:rsidRDefault="00FD5836" w:rsidP="00FD5836">
      <w:pPr>
        <w:pStyle w:val="Bullet1"/>
        <w:numPr>
          <w:ilvl w:val="0"/>
          <w:numId w:val="0"/>
        </w:numPr>
        <w:ind w:left="720"/>
        <w:rPr>
          <w:lang w:val="en-GB"/>
        </w:rPr>
      </w:pPr>
    </w:p>
    <w:p w14:paraId="65E49ACC" w14:textId="21FDEDEE" w:rsidR="00FD5836" w:rsidRPr="009F4405" w:rsidRDefault="00FD5836" w:rsidP="00FD5836">
      <w:pPr>
        <w:pStyle w:val="Bullet1"/>
        <w:rPr>
          <w:b/>
          <w:bCs/>
          <w:lang w:val="en-GB"/>
        </w:rPr>
      </w:pPr>
      <w:r w:rsidRPr="009F4405">
        <w:rPr>
          <w:b/>
          <w:bCs/>
          <w:lang w:val="en-GB"/>
        </w:rPr>
        <w:t>Weaknesses:</w:t>
      </w:r>
    </w:p>
    <w:p w14:paraId="0E13787A" w14:textId="3B9F3221" w:rsidR="00FD5836" w:rsidRPr="009F4405" w:rsidRDefault="00FD5836">
      <w:pPr>
        <w:pStyle w:val="bullet10"/>
        <w:numPr>
          <w:ilvl w:val="1"/>
          <w:numId w:val="36"/>
        </w:numPr>
        <w:ind w:left="1077" w:hanging="357"/>
        <w:rPr>
          <w:b/>
          <w:sz w:val="18"/>
          <w:szCs w:val="22"/>
        </w:rPr>
      </w:pPr>
      <w:r w:rsidRPr="009F4405">
        <w:rPr>
          <w:b/>
          <w:sz w:val="18"/>
          <w:szCs w:val="22"/>
        </w:rPr>
        <w:t xml:space="preserve">Persistent external dependencies in critical components and inputs: </w:t>
      </w:r>
      <w:r w:rsidRPr="009F4405">
        <w:rPr>
          <w:bCs/>
          <w:sz w:val="18"/>
          <w:szCs w:val="22"/>
        </w:rPr>
        <w:t xml:space="preserve">Certain external dependencies persist, notably for specific engine </w:t>
      </w:r>
      <w:r w:rsidR="00687A0D" w:rsidRPr="009F4405">
        <w:rPr>
          <w:bCs/>
          <w:sz w:val="18"/>
          <w:szCs w:val="22"/>
        </w:rPr>
        <w:t>or antenna</w:t>
      </w:r>
      <w:r w:rsidRPr="009F4405">
        <w:rPr>
          <w:bCs/>
          <w:sz w:val="18"/>
          <w:szCs w:val="22"/>
        </w:rPr>
        <w:t xml:space="preserve"> components produced outside the EU and for imported feedstocks used in propellant production. European launcher autonomy is also constrained by non-European electronic components, some of which come from Asia. This remains a dependency with no simple solution today and affects the resilience of the upstream industrial chain.</w:t>
      </w:r>
      <w:r w:rsidR="00696276" w:rsidRPr="009F4405">
        <w:rPr>
          <w:bCs/>
          <w:sz w:val="18"/>
          <w:szCs w:val="22"/>
        </w:rPr>
        <w:t xml:space="preserve"> [</w:t>
      </w:r>
      <w:r w:rsidR="0003468C">
        <w:rPr>
          <w:bCs/>
          <w:sz w:val="18"/>
          <w:szCs w:val="22"/>
        </w:rPr>
        <w:t>B03</w:t>
      </w:r>
      <w:r w:rsidR="00696276" w:rsidRPr="009F4405">
        <w:rPr>
          <w:bCs/>
          <w:sz w:val="18"/>
          <w:szCs w:val="22"/>
        </w:rPr>
        <w:t xml:space="preserve">, </w:t>
      </w:r>
      <w:r w:rsidR="0003468C">
        <w:rPr>
          <w:bCs/>
          <w:sz w:val="18"/>
          <w:szCs w:val="22"/>
        </w:rPr>
        <w:t>B04</w:t>
      </w:r>
      <w:r w:rsidR="00696276" w:rsidRPr="009F4405">
        <w:rPr>
          <w:bCs/>
          <w:sz w:val="18"/>
          <w:szCs w:val="22"/>
        </w:rPr>
        <w:t>, C</w:t>
      </w:r>
      <w:r w:rsidR="00BF40FA">
        <w:rPr>
          <w:bCs/>
          <w:sz w:val="18"/>
          <w:szCs w:val="22"/>
        </w:rPr>
        <w:t>C01</w:t>
      </w:r>
      <w:r w:rsidR="00696276" w:rsidRPr="009F4405">
        <w:rPr>
          <w:bCs/>
          <w:sz w:val="18"/>
          <w:szCs w:val="22"/>
        </w:rPr>
        <w:t>, C</w:t>
      </w:r>
      <w:r w:rsidR="00EA5E86">
        <w:rPr>
          <w:bCs/>
          <w:sz w:val="18"/>
          <w:szCs w:val="22"/>
        </w:rPr>
        <w:t>C02</w:t>
      </w:r>
      <w:r w:rsidR="00696276" w:rsidRPr="009F4405">
        <w:rPr>
          <w:bCs/>
          <w:sz w:val="18"/>
          <w:szCs w:val="22"/>
        </w:rPr>
        <w:t>, C</w:t>
      </w:r>
      <w:r w:rsidR="00EA5E86">
        <w:rPr>
          <w:bCs/>
          <w:sz w:val="18"/>
          <w:szCs w:val="22"/>
        </w:rPr>
        <w:t>C03</w:t>
      </w:r>
      <w:r w:rsidR="00696276" w:rsidRPr="009F4405">
        <w:rPr>
          <w:bCs/>
          <w:sz w:val="18"/>
          <w:szCs w:val="22"/>
        </w:rPr>
        <w:t>, C</w:t>
      </w:r>
      <w:r w:rsidR="00EA5E86">
        <w:rPr>
          <w:bCs/>
          <w:sz w:val="18"/>
          <w:szCs w:val="22"/>
        </w:rPr>
        <w:t>C04</w:t>
      </w:r>
      <w:r w:rsidR="00696276" w:rsidRPr="009F4405">
        <w:rPr>
          <w:bCs/>
          <w:sz w:val="18"/>
          <w:szCs w:val="22"/>
        </w:rPr>
        <w:t>, C</w:t>
      </w:r>
      <w:r w:rsidR="00EA5E86">
        <w:rPr>
          <w:bCs/>
          <w:sz w:val="18"/>
          <w:szCs w:val="22"/>
        </w:rPr>
        <w:t>C08</w:t>
      </w:r>
      <w:r w:rsidR="00696276" w:rsidRPr="009F4405">
        <w:rPr>
          <w:bCs/>
          <w:sz w:val="18"/>
          <w:szCs w:val="22"/>
        </w:rPr>
        <w:t>, C</w:t>
      </w:r>
      <w:r w:rsidR="00EA5E86">
        <w:rPr>
          <w:bCs/>
          <w:sz w:val="18"/>
          <w:szCs w:val="22"/>
        </w:rPr>
        <w:t>C09</w:t>
      </w:r>
      <w:r w:rsidR="00696276" w:rsidRPr="009F4405">
        <w:rPr>
          <w:bCs/>
          <w:sz w:val="18"/>
          <w:szCs w:val="22"/>
        </w:rPr>
        <w:t>]</w:t>
      </w:r>
    </w:p>
    <w:p w14:paraId="1C01A2A2" w14:textId="24DC506F" w:rsidR="00FD5836" w:rsidRPr="009F4405" w:rsidRDefault="00FD5836">
      <w:pPr>
        <w:pStyle w:val="bullet10"/>
        <w:numPr>
          <w:ilvl w:val="1"/>
          <w:numId w:val="36"/>
        </w:numPr>
        <w:ind w:left="1077" w:hanging="357"/>
        <w:rPr>
          <w:b/>
          <w:sz w:val="18"/>
          <w:szCs w:val="22"/>
        </w:rPr>
      </w:pPr>
      <w:r w:rsidRPr="009F4405">
        <w:rPr>
          <w:b/>
          <w:sz w:val="18"/>
          <w:szCs w:val="22"/>
        </w:rPr>
        <w:t xml:space="preserve">Lack of system-level assessment of spare parts availability: </w:t>
      </w:r>
      <w:r w:rsidR="00362DE7" w:rsidRPr="009F4405">
        <w:rPr>
          <w:bCs/>
          <w:sz w:val="18"/>
          <w:szCs w:val="22"/>
        </w:rPr>
        <w:t xml:space="preserve">It was </w:t>
      </w:r>
      <w:r w:rsidR="009737C1" w:rsidRPr="009F4405">
        <w:rPr>
          <w:bCs/>
          <w:sz w:val="18"/>
          <w:szCs w:val="22"/>
        </w:rPr>
        <w:t>highlighted</w:t>
      </w:r>
      <w:r w:rsidR="00362DE7" w:rsidRPr="009F4405">
        <w:rPr>
          <w:bCs/>
          <w:sz w:val="18"/>
          <w:szCs w:val="22"/>
        </w:rPr>
        <w:t xml:space="preserve"> that</w:t>
      </w:r>
      <w:r w:rsidR="009737C1" w:rsidRPr="009F4405">
        <w:rPr>
          <w:bCs/>
          <w:sz w:val="18"/>
          <w:szCs w:val="22"/>
        </w:rPr>
        <w:t xml:space="preserve"> the absence of a comprehensive, system-level assessment of spare-parts availability for major spaceport and launch-support infrastructure</w:t>
      </w:r>
      <w:r w:rsidR="00F843C3" w:rsidRPr="009F4405">
        <w:rPr>
          <w:bCs/>
          <w:sz w:val="18"/>
          <w:szCs w:val="22"/>
        </w:rPr>
        <w:t xml:space="preserve"> was </w:t>
      </w:r>
      <w:r w:rsidR="00031DEC" w:rsidRPr="009F4405">
        <w:rPr>
          <w:bCs/>
          <w:sz w:val="18"/>
          <w:szCs w:val="22"/>
        </w:rPr>
        <w:t>lacking</w:t>
      </w:r>
      <w:r w:rsidR="009737C1" w:rsidRPr="009F4405">
        <w:rPr>
          <w:bCs/>
          <w:sz w:val="18"/>
          <w:szCs w:val="22"/>
        </w:rPr>
        <w:t>. This is a resilience issue because launch readiness depends on several connected infrastructure layers, not only manufacturing lines: launcher stages, engines, avionics chains or booster segments produced upstream must be available on time, while CSG also depends on enabling infrastructure such as payload facilities, port access, roads, telemetry, power, telecoms and control centres.  In practical terms, a spare-parts assessment should cover critical items such as propellant-handling equipment, clean-room and environmental-control systems, transport and lifting equipment, electrical and telecom components, telemetry/range-support equipment, and launcher-specific ground-support systems. Without this visibility, a failure in a small but critical component could delay maintenance, slow recovery after disruption, or affect the continuity of manufacturing, assembly, integration and launch-support operations</w:t>
      </w:r>
      <w:r w:rsidRPr="009F4405">
        <w:rPr>
          <w:bCs/>
          <w:sz w:val="18"/>
          <w:szCs w:val="22"/>
        </w:rPr>
        <w:t>.</w:t>
      </w:r>
      <w:r w:rsidR="00076737" w:rsidRPr="009F4405">
        <w:rPr>
          <w:bCs/>
          <w:sz w:val="18"/>
          <w:szCs w:val="22"/>
        </w:rPr>
        <w:t xml:space="preserve"> [</w:t>
      </w:r>
      <w:r w:rsidR="0003468C">
        <w:rPr>
          <w:bCs/>
          <w:sz w:val="18"/>
          <w:szCs w:val="22"/>
        </w:rPr>
        <w:t>B07</w:t>
      </w:r>
      <w:r w:rsidR="00076737" w:rsidRPr="009F4405">
        <w:rPr>
          <w:bCs/>
          <w:sz w:val="18"/>
          <w:szCs w:val="22"/>
        </w:rPr>
        <w:t xml:space="preserve">, </w:t>
      </w:r>
      <w:r w:rsidR="00EA5E86">
        <w:rPr>
          <w:bCs/>
          <w:sz w:val="18"/>
          <w:szCs w:val="22"/>
        </w:rPr>
        <w:t>C09</w:t>
      </w:r>
      <w:r w:rsidR="00076737" w:rsidRPr="009F4405">
        <w:rPr>
          <w:bCs/>
          <w:sz w:val="18"/>
          <w:szCs w:val="22"/>
        </w:rPr>
        <w:t xml:space="preserve">, </w:t>
      </w:r>
      <w:r w:rsidR="00F16698">
        <w:rPr>
          <w:bCs/>
          <w:sz w:val="18"/>
          <w:szCs w:val="22"/>
        </w:rPr>
        <w:t>G14</w:t>
      </w:r>
      <w:r w:rsidR="00076737" w:rsidRPr="009F4405">
        <w:rPr>
          <w:bCs/>
          <w:sz w:val="18"/>
          <w:szCs w:val="22"/>
        </w:rPr>
        <w:t>]</w:t>
      </w:r>
    </w:p>
    <w:p w14:paraId="08D91A67" w14:textId="2F61C05D" w:rsidR="00FD5836" w:rsidRPr="009F4405" w:rsidRDefault="00FD5836">
      <w:pPr>
        <w:pStyle w:val="bullet10"/>
        <w:numPr>
          <w:ilvl w:val="1"/>
          <w:numId w:val="36"/>
        </w:numPr>
        <w:ind w:left="1077" w:hanging="357"/>
        <w:rPr>
          <w:b/>
          <w:sz w:val="18"/>
          <w:szCs w:val="22"/>
        </w:rPr>
      </w:pPr>
      <w:r w:rsidRPr="009F4405">
        <w:rPr>
          <w:b/>
          <w:sz w:val="18"/>
          <w:szCs w:val="22"/>
        </w:rPr>
        <w:t xml:space="preserve">Supply-chain dependency across distributed production: </w:t>
      </w:r>
      <w:r w:rsidRPr="009F4405">
        <w:rPr>
          <w:bCs/>
          <w:sz w:val="18"/>
          <w:szCs w:val="22"/>
        </w:rPr>
        <w:t>The European production model depends on multiple components and subsystems being delivered across a distributed supply chain. Any missing element can delay the entire launch campaign, creating full dependence on the timely availability of all required components. This means that the resilience of launcher manufacturing depends not only on final assembly capacity, but also on the reliability of the entire upstream supply chain.</w:t>
      </w:r>
      <w:r w:rsidR="00076737" w:rsidRPr="009F4405">
        <w:rPr>
          <w:bCs/>
          <w:sz w:val="18"/>
          <w:szCs w:val="22"/>
        </w:rPr>
        <w:t xml:space="preserve"> [</w:t>
      </w:r>
      <w:r w:rsidR="0003468C">
        <w:rPr>
          <w:bCs/>
          <w:sz w:val="18"/>
          <w:szCs w:val="22"/>
        </w:rPr>
        <w:t>B01</w:t>
      </w:r>
      <w:r w:rsidR="00076737" w:rsidRPr="009F4405">
        <w:rPr>
          <w:bCs/>
          <w:sz w:val="18"/>
          <w:szCs w:val="22"/>
        </w:rPr>
        <w:t xml:space="preserve">, </w:t>
      </w:r>
      <w:r w:rsidR="0003468C">
        <w:rPr>
          <w:bCs/>
          <w:sz w:val="18"/>
          <w:szCs w:val="22"/>
        </w:rPr>
        <w:t>B05</w:t>
      </w:r>
      <w:r w:rsidR="00076737" w:rsidRPr="009F4405">
        <w:rPr>
          <w:bCs/>
          <w:sz w:val="18"/>
          <w:szCs w:val="22"/>
        </w:rPr>
        <w:t xml:space="preserve">, </w:t>
      </w:r>
      <w:r w:rsidR="0003468C">
        <w:rPr>
          <w:bCs/>
          <w:sz w:val="18"/>
          <w:szCs w:val="22"/>
        </w:rPr>
        <w:t>B07</w:t>
      </w:r>
      <w:r w:rsidR="00076737" w:rsidRPr="009F4405">
        <w:rPr>
          <w:bCs/>
          <w:sz w:val="18"/>
          <w:szCs w:val="22"/>
        </w:rPr>
        <w:t xml:space="preserve">, </w:t>
      </w:r>
      <w:r w:rsidR="00BF40FA">
        <w:rPr>
          <w:bCs/>
          <w:sz w:val="18"/>
          <w:szCs w:val="22"/>
        </w:rPr>
        <w:t>C01</w:t>
      </w:r>
      <w:r w:rsidR="00076737" w:rsidRPr="009F4405">
        <w:rPr>
          <w:bCs/>
          <w:sz w:val="18"/>
          <w:szCs w:val="22"/>
        </w:rPr>
        <w:t xml:space="preserve">, </w:t>
      </w:r>
      <w:r w:rsidR="006B46EA">
        <w:rPr>
          <w:bCs/>
          <w:sz w:val="18"/>
          <w:szCs w:val="22"/>
        </w:rPr>
        <w:t>E17</w:t>
      </w:r>
      <w:r w:rsidR="00076737" w:rsidRPr="009F4405">
        <w:rPr>
          <w:bCs/>
          <w:sz w:val="18"/>
          <w:szCs w:val="22"/>
        </w:rPr>
        <w:t>]</w:t>
      </w:r>
    </w:p>
    <w:p w14:paraId="0BD686BC" w14:textId="0B583AC2" w:rsidR="00FD5836" w:rsidRPr="009F4405" w:rsidRDefault="00FD5836">
      <w:pPr>
        <w:pStyle w:val="bullet10"/>
        <w:numPr>
          <w:ilvl w:val="1"/>
          <w:numId w:val="36"/>
        </w:numPr>
        <w:ind w:left="1077" w:hanging="357"/>
        <w:rPr>
          <w:b/>
          <w:sz w:val="18"/>
          <w:szCs w:val="22"/>
        </w:rPr>
      </w:pPr>
      <w:r w:rsidRPr="009F4405">
        <w:rPr>
          <w:b/>
          <w:sz w:val="18"/>
          <w:szCs w:val="22"/>
        </w:rPr>
        <w:t xml:space="preserve">Geographic return can limit cost optimisation: </w:t>
      </w:r>
      <w:r w:rsidRPr="009F4405">
        <w:rPr>
          <w:bCs/>
          <w:sz w:val="18"/>
          <w:szCs w:val="22"/>
        </w:rPr>
        <w:t>The ESA geographic return model helps secure institutional contracts and distribute industrial activity across Member States, but it can limit the ability of launch providers to put suppliers into competition and optimise costs. The system supports sovereignty and industrial distribution, but it can harm competitiveness on the global commercial market by constraining procurement flexibility and reducing cost efficiency.</w:t>
      </w:r>
      <w:r w:rsidR="000748D4" w:rsidRPr="009F4405">
        <w:rPr>
          <w:bCs/>
          <w:sz w:val="18"/>
          <w:szCs w:val="22"/>
        </w:rPr>
        <w:t xml:space="preserve"> [</w:t>
      </w:r>
      <w:r w:rsidR="006B46EA">
        <w:rPr>
          <w:bCs/>
          <w:sz w:val="18"/>
          <w:szCs w:val="22"/>
        </w:rPr>
        <w:t>E01</w:t>
      </w:r>
      <w:r w:rsidR="000748D4" w:rsidRPr="009F4405">
        <w:rPr>
          <w:bCs/>
          <w:sz w:val="18"/>
          <w:szCs w:val="22"/>
        </w:rPr>
        <w:t xml:space="preserve">, </w:t>
      </w:r>
      <w:r w:rsidR="006B46EA">
        <w:rPr>
          <w:bCs/>
          <w:sz w:val="18"/>
          <w:szCs w:val="22"/>
        </w:rPr>
        <w:t>E17</w:t>
      </w:r>
      <w:r w:rsidR="000748D4" w:rsidRPr="009F4405">
        <w:rPr>
          <w:bCs/>
          <w:sz w:val="18"/>
          <w:szCs w:val="22"/>
        </w:rPr>
        <w:t>]</w:t>
      </w:r>
    </w:p>
    <w:p w14:paraId="3FFB9F4E" w14:textId="7F31CC1C" w:rsidR="00FD5836" w:rsidRPr="009F4405" w:rsidRDefault="00FD5836">
      <w:pPr>
        <w:pStyle w:val="bullet10"/>
        <w:numPr>
          <w:ilvl w:val="1"/>
          <w:numId w:val="36"/>
        </w:numPr>
        <w:ind w:left="1077" w:hanging="357"/>
        <w:rPr>
          <w:b/>
          <w:sz w:val="18"/>
          <w:szCs w:val="22"/>
        </w:rPr>
      </w:pPr>
      <w:r w:rsidRPr="009F4405">
        <w:rPr>
          <w:b/>
          <w:sz w:val="18"/>
          <w:szCs w:val="22"/>
        </w:rPr>
        <w:t xml:space="preserve">Institutional design of Ariane 6 limits commercial optimisation: </w:t>
      </w:r>
      <w:r w:rsidRPr="009F4405">
        <w:rPr>
          <w:bCs/>
          <w:sz w:val="18"/>
          <w:szCs w:val="22"/>
        </w:rPr>
        <w:t>A structural challenge is that Ariane 6 was designed within an institutional and politically distributed European model, rather than around a purely commercial or economically optimised business case. This strengthens institutional continuity and European industrial participation, but it limits competitiveness when compared with launch systems designed around commercial cost optimisation and high-cadence production.</w:t>
      </w:r>
      <w:r w:rsidR="000748D4" w:rsidRPr="009F4405">
        <w:rPr>
          <w:bCs/>
          <w:sz w:val="18"/>
          <w:szCs w:val="22"/>
        </w:rPr>
        <w:t xml:space="preserve"> [</w:t>
      </w:r>
      <w:r w:rsidR="006B46EA">
        <w:rPr>
          <w:bCs/>
          <w:sz w:val="18"/>
          <w:szCs w:val="22"/>
        </w:rPr>
        <w:t>E01</w:t>
      </w:r>
      <w:r w:rsidR="000748D4" w:rsidRPr="009F4405">
        <w:rPr>
          <w:bCs/>
          <w:sz w:val="18"/>
          <w:szCs w:val="22"/>
        </w:rPr>
        <w:t xml:space="preserve">, </w:t>
      </w:r>
      <w:r w:rsidR="006B46EA">
        <w:rPr>
          <w:bCs/>
          <w:sz w:val="18"/>
          <w:szCs w:val="22"/>
        </w:rPr>
        <w:t>E07</w:t>
      </w:r>
      <w:r w:rsidR="000748D4" w:rsidRPr="009F4405">
        <w:rPr>
          <w:bCs/>
          <w:sz w:val="18"/>
          <w:szCs w:val="22"/>
        </w:rPr>
        <w:t xml:space="preserve">, </w:t>
      </w:r>
      <w:r w:rsidR="006B46EA">
        <w:rPr>
          <w:bCs/>
          <w:sz w:val="18"/>
          <w:szCs w:val="22"/>
        </w:rPr>
        <w:t>E14</w:t>
      </w:r>
      <w:r w:rsidR="000748D4" w:rsidRPr="009F4405">
        <w:rPr>
          <w:bCs/>
          <w:sz w:val="18"/>
          <w:szCs w:val="22"/>
        </w:rPr>
        <w:t xml:space="preserve">, </w:t>
      </w:r>
      <w:r w:rsidR="006B46EA">
        <w:rPr>
          <w:bCs/>
          <w:sz w:val="18"/>
          <w:szCs w:val="22"/>
        </w:rPr>
        <w:t>E17</w:t>
      </w:r>
      <w:r w:rsidR="000748D4" w:rsidRPr="009F4405">
        <w:rPr>
          <w:bCs/>
          <w:sz w:val="18"/>
          <w:szCs w:val="22"/>
        </w:rPr>
        <w:t>]</w:t>
      </w:r>
    </w:p>
    <w:p w14:paraId="331B5857" w14:textId="59C3788D" w:rsidR="00FD5836" w:rsidRPr="009F4405" w:rsidRDefault="00FD5836">
      <w:pPr>
        <w:pStyle w:val="bullet10"/>
        <w:numPr>
          <w:ilvl w:val="1"/>
          <w:numId w:val="36"/>
        </w:numPr>
        <w:ind w:left="1077" w:hanging="357"/>
        <w:rPr>
          <w:b/>
          <w:sz w:val="18"/>
          <w:szCs w:val="22"/>
        </w:rPr>
      </w:pPr>
      <w:r w:rsidRPr="009F4405">
        <w:rPr>
          <w:b/>
          <w:sz w:val="18"/>
          <w:szCs w:val="22"/>
        </w:rPr>
        <w:t xml:space="preserve">SRM production </w:t>
      </w:r>
      <w:r w:rsidR="00726527" w:rsidRPr="009F4405">
        <w:rPr>
          <w:b/>
          <w:sz w:val="18"/>
          <w:szCs w:val="22"/>
        </w:rPr>
        <w:t xml:space="preserve">and propellant production </w:t>
      </w:r>
      <w:r w:rsidRPr="009F4405">
        <w:rPr>
          <w:b/>
          <w:sz w:val="18"/>
          <w:szCs w:val="22"/>
        </w:rPr>
        <w:t xml:space="preserve">as a cadence bottleneck: </w:t>
      </w:r>
      <w:r w:rsidRPr="009F4405">
        <w:rPr>
          <w:bCs/>
          <w:sz w:val="18"/>
          <w:szCs w:val="22"/>
        </w:rPr>
        <w:t>Solid rocket motor production</w:t>
      </w:r>
      <w:r w:rsidR="00726527" w:rsidRPr="009F4405">
        <w:rPr>
          <w:bCs/>
          <w:sz w:val="18"/>
          <w:szCs w:val="22"/>
        </w:rPr>
        <w:t xml:space="preserve"> and propellant </w:t>
      </w:r>
      <w:r w:rsidR="00515B05" w:rsidRPr="009F4405">
        <w:rPr>
          <w:bCs/>
          <w:sz w:val="18"/>
          <w:szCs w:val="22"/>
        </w:rPr>
        <w:t>production</w:t>
      </w:r>
      <w:r w:rsidRPr="009F4405">
        <w:rPr>
          <w:bCs/>
          <w:sz w:val="18"/>
          <w:szCs w:val="22"/>
        </w:rPr>
        <w:t xml:space="preserve"> </w:t>
      </w:r>
      <w:r w:rsidR="00515B05" w:rsidRPr="009F4405">
        <w:rPr>
          <w:bCs/>
          <w:sz w:val="18"/>
          <w:szCs w:val="22"/>
        </w:rPr>
        <w:t>are</w:t>
      </w:r>
      <w:r w:rsidRPr="009F4405">
        <w:rPr>
          <w:bCs/>
          <w:sz w:val="18"/>
          <w:szCs w:val="22"/>
        </w:rPr>
        <w:t xml:space="preserve"> identified as a bottleneck for higher launch cadence. Additional manufacturing capacity would be required to support increased launch rates. Scaling is not linear, as upstream production, notably SRM production, can constrain the system before launch infrastructure becomes the limiting factor.</w:t>
      </w:r>
      <w:r w:rsidR="000748D4" w:rsidRPr="009F4405">
        <w:rPr>
          <w:bCs/>
          <w:sz w:val="18"/>
          <w:szCs w:val="22"/>
        </w:rPr>
        <w:t xml:space="preserve"> [</w:t>
      </w:r>
      <w:r w:rsidR="00F100C9">
        <w:rPr>
          <w:bCs/>
          <w:sz w:val="18"/>
          <w:szCs w:val="22"/>
        </w:rPr>
        <w:t>A11</w:t>
      </w:r>
      <w:r w:rsidR="000748D4" w:rsidRPr="009F4405">
        <w:rPr>
          <w:bCs/>
          <w:sz w:val="18"/>
          <w:szCs w:val="22"/>
        </w:rPr>
        <w:t xml:space="preserve">, </w:t>
      </w:r>
      <w:r w:rsidR="0003468C">
        <w:rPr>
          <w:bCs/>
          <w:sz w:val="18"/>
          <w:szCs w:val="22"/>
        </w:rPr>
        <w:t>B01</w:t>
      </w:r>
      <w:r w:rsidR="000748D4" w:rsidRPr="009F4405">
        <w:rPr>
          <w:bCs/>
          <w:sz w:val="18"/>
          <w:szCs w:val="22"/>
        </w:rPr>
        <w:t xml:space="preserve">, </w:t>
      </w:r>
      <w:r w:rsidR="0003468C">
        <w:rPr>
          <w:bCs/>
          <w:sz w:val="18"/>
          <w:szCs w:val="22"/>
        </w:rPr>
        <w:t>B03</w:t>
      </w:r>
      <w:r w:rsidR="000748D4" w:rsidRPr="009F4405">
        <w:rPr>
          <w:bCs/>
          <w:sz w:val="18"/>
          <w:szCs w:val="22"/>
        </w:rPr>
        <w:t xml:space="preserve">, </w:t>
      </w:r>
      <w:r w:rsidR="0003468C">
        <w:rPr>
          <w:bCs/>
          <w:sz w:val="18"/>
          <w:szCs w:val="22"/>
        </w:rPr>
        <w:t>B05</w:t>
      </w:r>
      <w:r w:rsidR="000748D4" w:rsidRPr="009F4405">
        <w:rPr>
          <w:bCs/>
          <w:sz w:val="18"/>
          <w:szCs w:val="22"/>
        </w:rPr>
        <w:t>]</w:t>
      </w:r>
    </w:p>
    <w:p w14:paraId="3B18D5C0" w14:textId="7EB3AF13" w:rsidR="00FD5836" w:rsidRPr="009F4405" w:rsidRDefault="00FD5836">
      <w:pPr>
        <w:pStyle w:val="bullet10"/>
        <w:numPr>
          <w:ilvl w:val="1"/>
          <w:numId w:val="36"/>
        </w:numPr>
        <w:ind w:left="1077" w:hanging="357"/>
        <w:rPr>
          <w:b/>
          <w:sz w:val="18"/>
          <w:szCs w:val="22"/>
        </w:rPr>
      </w:pPr>
      <w:r w:rsidRPr="009F4405">
        <w:rPr>
          <w:b/>
          <w:sz w:val="18"/>
          <w:szCs w:val="22"/>
        </w:rPr>
        <w:lastRenderedPageBreak/>
        <w:t xml:space="preserve">Current supply chain resilience may be insufficient for higher cadence: </w:t>
      </w:r>
      <w:r w:rsidRPr="009F4405">
        <w:rPr>
          <w:bCs/>
          <w:sz w:val="18"/>
          <w:szCs w:val="22"/>
        </w:rPr>
        <w:t>The current supply chain is considered resilient under current conditions, but not necessarily sufficient if launch cadence increases significantly. Higher launch rates would require more robust production flows, additional upstream capacity, stronger supplier resilience and better alignment between manufacturing cadence, testing availability and launch infrastructure.</w:t>
      </w:r>
      <w:r w:rsidR="00633F17" w:rsidRPr="009F4405">
        <w:rPr>
          <w:bCs/>
          <w:sz w:val="18"/>
          <w:szCs w:val="22"/>
        </w:rPr>
        <w:t xml:space="preserve"> [</w:t>
      </w:r>
      <w:r w:rsidR="00F100C9">
        <w:rPr>
          <w:bCs/>
          <w:sz w:val="18"/>
          <w:szCs w:val="22"/>
        </w:rPr>
        <w:t>A14</w:t>
      </w:r>
      <w:r w:rsidR="00633F17" w:rsidRPr="009F4405">
        <w:rPr>
          <w:bCs/>
          <w:sz w:val="18"/>
          <w:szCs w:val="22"/>
        </w:rPr>
        <w:t xml:space="preserve">, </w:t>
      </w:r>
      <w:r w:rsidR="0003468C">
        <w:rPr>
          <w:bCs/>
          <w:sz w:val="18"/>
          <w:szCs w:val="22"/>
        </w:rPr>
        <w:t>B01</w:t>
      </w:r>
      <w:r w:rsidR="00633F17" w:rsidRPr="009F4405">
        <w:rPr>
          <w:bCs/>
          <w:sz w:val="18"/>
          <w:szCs w:val="22"/>
        </w:rPr>
        <w:t xml:space="preserve">, </w:t>
      </w:r>
      <w:r w:rsidR="0003468C">
        <w:rPr>
          <w:bCs/>
          <w:sz w:val="18"/>
          <w:szCs w:val="22"/>
        </w:rPr>
        <w:t>B05</w:t>
      </w:r>
      <w:r w:rsidR="00633F17" w:rsidRPr="009F4405">
        <w:rPr>
          <w:bCs/>
          <w:sz w:val="18"/>
          <w:szCs w:val="22"/>
        </w:rPr>
        <w:t xml:space="preserve">, </w:t>
      </w:r>
      <w:r w:rsidR="0003468C">
        <w:rPr>
          <w:bCs/>
          <w:sz w:val="18"/>
          <w:szCs w:val="22"/>
        </w:rPr>
        <w:t>B06</w:t>
      </w:r>
      <w:r w:rsidR="00633F17" w:rsidRPr="009F4405">
        <w:rPr>
          <w:bCs/>
          <w:sz w:val="18"/>
          <w:szCs w:val="22"/>
        </w:rPr>
        <w:t xml:space="preserve">, </w:t>
      </w:r>
      <w:r w:rsidR="0003468C">
        <w:rPr>
          <w:bCs/>
          <w:sz w:val="18"/>
          <w:szCs w:val="22"/>
        </w:rPr>
        <w:t>B07</w:t>
      </w:r>
      <w:r w:rsidR="00633F17" w:rsidRPr="009F4405">
        <w:rPr>
          <w:bCs/>
          <w:sz w:val="18"/>
          <w:szCs w:val="22"/>
        </w:rPr>
        <w:t xml:space="preserve">, </w:t>
      </w:r>
      <w:r w:rsidR="00BF40FA">
        <w:rPr>
          <w:bCs/>
          <w:sz w:val="18"/>
          <w:szCs w:val="22"/>
        </w:rPr>
        <w:t>C01</w:t>
      </w:r>
      <w:r w:rsidR="00633F17" w:rsidRPr="009F4405">
        <w:rPr>
          <w:bCs/>
          <w:sz w:val="18"/>
          <w:szCs w:val="22"/>
        </w:rPr>
        <w:t xml:space="preserve">, </w:t>
      </w:r>
      <w:r w:rsidR="00EA5E86">
        <w:rPr>
          <w:bCs/>
          <w:sz w:val="18"/>
          <w:szCs w:val="22"/>
        </w:rPr>
        <w:t>C07</w:t>
      </w:r>
      <w:r w:rsidR="00633F17" w:rsidRPr="009F4405">
        <w:rPr>
          <w:bCs/>
          <w:sz w:val="18"/>
          <w:szCs w:val="22"/>
        </w:rPr>
        <w:t>]</w:t>
      </w:r>
    </w:p>
    <w:p w14:paraId="42CCFFEA" w14:textId="1C363268" w:rsidR="00FD5836" w:rsidRPr="009F4405" w:rsidRDefault="00FD5836">
      <w:pPr>
        <w:pStyle w:val="bullet10"/>
        <w:numPr>
          <w:ilvl w:val="1"/>
          <w:numId w:val="36"/>
        </w:numPr>
        <w:ind w:left="1077" w:hanging="357"/>
        <w:rPr>
          <w:b/>
          <w:sz w:val="18"/>
          <w:szCs w:val="22"/>
        </w:rPr>
      </w:pPr>
      <w:r w:rsidRPr="009F4405">
        <w:rPr>
          <w:b/>
          <w:sz w:val="18"/>
          <w:szCs w:val="22"/>
        </w:rPr>
        <w:t xml:space="preserve">High fixed-cost structure and subsidy dependence: </w:t>
      </w:r>
      <w:r w:rsidRPr="009F4405">
        <w:rPr>
          <w:bCs/>
          <w:sz w:val="18"/>
          <w:szCs w:val="22"/>
        </w:rPr>
        <w:t>Main European launchers such as Ariane 6 remain heavily dependent on subsidies. Around 50-60% of costs are fixed costs because of the complexity of the infrastructure and production system. This creates structural cost pressure and reduces flexibility in a commercial market where competitors may operate with different cost structures and higher cadence.</w:t>
      </w:r>
      <w:r w:rsidR="00633F17" w:rsidRPr="009F4405">
        <w:rPr>
          <w:bCs/>
          <w:sz w:val="18"/>
          <w:szCs w:val="22"/>
        </w:rPr>
        <w:t xml:space="preserve"> [</w:t>
      </w:r>
      <w:r w:rsidR="006B46EA">
        <w:rPr>
          <w:bCs/>
          <w:sz w:val="18"/>
          <w:szCs w:val="22"/>
        </w:rPr>
        <w:t>E01</w:t>
      </w:r>
      <w:r w:rsidR="00633F17" w:rsidRPr="009F4405">
        <w:rPr>
          <w:bCs/>
          <w:sz w:val="18"/>
          <w:szCs w:val="22"/>
        </w:rPr>
        <w:t xml:space="preserve">, </w:t>
      </w:r>
      <w:r w:rsidR="006B46EA">
        <w:rPr>
          <w:bCs/>
          <w:sz w:val="18"/>
          <w:szCs w:val="22"/>
        </w:rPr>
        <w:t>E04</w:t>
      </w:r>
      <w:r w:rsidR="00633F17" w:rsidRPr="009F4405">
        <w:rPr>
          <w:bCs/>
          <w:sz w:val="18"/>
          <w:szCs w:val="22"/>
        </w:rPr>
        <w:t xml:space="preserve">, </w:t>
      </w:r>
      <w:r w:rsidR="006B46EA">
        <w:rPr>
          <w:bCs/>
          <w:sz w:val="18"/>
          <w:szCs w:val="22"/>
        </w:rPr>
        <w:t>E05</w:t>
      </w:r>
      <w:r w:rsidR="00633F17" w:rsidRPr="009F4405">
        <w:rPr>
          <w:bCs/>
          <w:sz w:val="18"/>
          <w:szCs w:val="22"/>
        </w:rPr>
        <w:t xml:space="preserve">, </w:t>
      </w:r>
      <w:r w:rsidR="006B46EA">
        <w:rPr>
          <w:bCs/>
          <w:sz w:val="18"/>
          <w:szCs w:val="22"/>
        </w:rPr>
        <w:t>E13</w:t>
      </w:r>
      <w:r w:rsidR="00633F17" w:rsidRPr="009F4405">
        <w:rPr>
          <w:bCs/>
          <w:sz w:val="18"/>
          <w:szCs w:val="22"/>
        </w:rPr>
        <w:t xml:space="preserve">, </w:t>
      </w:r>
      <w:r w:rsidR="006B46EA">
        <w:rPr>
          <w:bCs/>
          <w:sz w:val="18"/>
          <w:szCs w:val="22"/>
        </w:rPr>
        <w:t>E14</w:t>
      </w:r>
      <w:r w:rsidR="00633F17" w:rsidRPr="009F4405">
        <w:rPr>
          <w:bCs/>
          <w:sz w:val="18"/>
          <w:szCs w:val="22"/>
        </w:rPr>
        <w:t>]</w:t>
      </w:r>
    </w:p>
    <w:p w14:paraId="4D8293B1" w14:textId="6E16FDCF" w:rsidR="00FD5836" w:rsidRPr="009F4405" w:rsidRDefault="00FD5836">
      <w:pPr>
        <w:pStyle w:val="bullet10"/>
        <w:numPr>
          <w:ilvl w:val="1"/>
          <w:numId w:val="36"/>
        </w:numPr>
        <w:ind w:left="1077" w:hanging="357"/>
        <w:rPr>
          <w:b/>
          <w:sz w:val="18"/>
          <w:szCs w:val="22"/>
        </w:rPr>
      </w:pPr>
      <w:r w:rsidRPr="009F4405">
        <w:rPr>
          <w:b/>
          <w:sz w:val="18"/>
          <w:szCs w:val="22"/>
        </w:rPr>
        <w:t>Supplier concentration in adjacent ground-segment components:</w:t>
      </w:r>
      <w:r w:rsidR="006E6154" w:rsidRPr="009F4405">
        <w:rPr>
          <w:bCs/>
          <w:sz w:val="18"/>
          <w:szCs w:val="22"/>
        </w:rPr>
        <w:t xml:space="preserve"> Some launcher components, especially electronic components, are not European and come from Asia, creating a dependency with no simple short-term solution</w:t>
      </w:r>
      <w:r w:rsidRPr="009F4405">
        <w:rPr>
          <w:bCs/>
          <w:sz w:val="18"/>
          <w:szCs w:val="22"/>
        </w:rPr>
        <w:t xml:space="preserve">. </w:t>
      </w:r>
      <w:r w:rsidR="00B20C49" w:rsidRPr="009F4405">
        <w:rPr>
          <w:bCs/>
          <w:sz w:val="18"/>
          <w:szCs w:val="22"/>
        </w:rPr>
        <w:t>I</w:t>
      </w:r>
      <w:r w:rsidRPr="009F4405">
        <w:rPr>
          <w:bCs/>
          <w:sz w:val="18"/>
          <w:szCs w:val="22"/>
        </w:rPr>
        <w:t>t affects the broader access-to-space infrastructure chain by creating supplier dependencies in critical ground-segment components. Diversification is therefore both a resilience priority and a competition issue.</w:t>
      </w:r>
      <w:r w:rsidR="00633F17" w:rsidRPr="009F4405">
        <w:rPr>
          <w:bCs/>
          <w:sz w:val="18"/>
          <w:szCs w:val="22"/>
        </w:rPr>
        <w:t xml:space="preserve"> [C</w:t>
      </w:r>
      <w:r w:rsidR="00EA5E86">
        <w:rPr>
          <w:bCs/>
          <w:sz w:val="18"/>
          <w:szCs w:val="22"/>
        </w:rPr>
        <w:t>C02</w:t>
      </w:r>
      <w:r w:rsidR="00633F17" w:rsidRPr="009F4405">
        <w:rPr>
          <w:bCs/>
          <w:sz w:val="18"/>
          <w:szCs w:val="22"/>
        </w:rPr>
        <w:t>, C</w:t>
      </w:r>
      <w:r w:rsidR="00EA5E86">
        <w:rPr>
          <w:bCs/>
          <w:sz w:val="18"/>
          <w:szCs w:val="22"/>
        </w:rPr>
        <w:t>C04</w:t>
      </w:r>
      <w:r w:rsidR="00633F17" w:rsidRPr="009F4405">
        <w:rPr>
          <w:bCs/>
          <w:sz w:val="18"/>
          <w:szCs w:val="22"/>
        </w:rPr>
        <w:t>]</w:t>
      </w:r>
    </w:p>
    <w:p w14:paraId="52A2862A" w14:textId="77777777" w:rsidR="00FD5836" w:rsidRPr="009F4405" w:rsidRDefault="00FD5836" w:rsidP="00FD5836">
      <w:pPr>
        <w:pStyle w:val="Bullet1"/>
        <w:numPr>
          <w:ilvl w:val="0"/>
          <w:numId w:val="0"/>
        </w:numPr>
        <w:ind w:left="720"/>
        <w:rPr>
          <w:lang w:val="en-GB"/>
        </w:rPr>
      </w:pPr>
    </w:p>
    <w:p w14:paraId="2568C56B" w14:textId="31B38FDD" w:rsidR="00FD5836" w:rsidRPr="009F4405" w:rsidRDefault="00FD5836" w:rsidP="00FD5836">
      <w:pPr>
        <w:pStyle w:val="Bullet1"/>
        <w:rPr>
          <w:b/>
          <w:bCs/>
          <w:lang w:val="en-GB"/>
        </w:rPr>
      </w:pPr>
      <w:r w:rsidRPr="009F4405">
        <w:rPr>
          <w:b/>
          <w:bCs/>
          <w:lang w:val="en-GB"/>
        </w:rPr>
        <w:t>Opportunities:</w:t>
      </w:r>
    </w:p>
    <w:p w14:paraId="3F6A64BA" w14:textId="51430E4B" w:rsidR="00FD5836" w:rsidRPr="009F4405" w:rsidRDefault="00FD5836">
      <w:pPr>
        <w:pStyle w:val="bullet10"/>
        <w:numPr>
          <w:ilvl w:val="1"/>
          <w:numId w:val="36"/>
        </w:numPr>
        <w:ind w:left="1077" w:hanging="357"/>
        <w:rPr>
          <w:b/>
          <w:sz w:val="18"/>
          <w:szCs w:val="22"/>
        </w:rPr>
      </w:pPr>
      <w:r w:rsidRPr="009F4405">
        <w:rPr>
          <w:b/>
          <w:sz w:val="18"/>
          <w:szCs w:val="22"/>
        </w:rPr>
        <w:t xml:space="preserve">Modernisation of propellant production: </w:t>
      </w:r>
      <w:r w:rsidRPr="009F4405">
        <w:rPr>
          <w:bCs/>
          <w:sz w:val="18"/>
          <w:szCs w:val="22"/>
        </w:rPr>
        <w:t>Ongoing modernisation of propellant production, including technologies aimed at reducing reliance on imported inputs, offers an opportunity to improve resilience and sustainability. Reducing dependency on imported feedstocks would strengthen the autonomy of the European launch production chain and reduce exposure to external supply disruptions.</w:t>
      </w:r>
      <w:r w:rsidR="00716055" w:rsidRPr="009F4405">
        <w:rPr>
          <w:bCs/>
          <w:sz w:val="18"/>
          <w:szCs w:val="22"/>
        </w:rPr>
        <w:t xml:space="preserve"> [</w:t>
      </w:r>
      <w:r w:rsidR="0003468C">
        <w:rPr>
          <w:bCs/>
          <w:sz w:val="18"/>
          <w:szCs w:val="22"/>
        </w:rPr>
        <w:t>B03</w:t>
      </w:r>
      <w:r w:rsidR="00716055" w:rsidRPr="009F4405">
        <w:rPr>
          <w:bCs/>
          <w:sz w:val="18"/>
          <w:szCs w:val="22"/>
        </w:rPr>
        <w:t xml:space="preserve">, </w:t>
      </w:r>
      <w:r w:rsidR="0003468C">
        <w:rPr>
          <w:bCs/>
          <w:sz w:val="18"/>
          <w:szCs w:val="22"/>
        </w:rPr>
        <w:t>B04</w:t>
      </w:r>
      <w:r w:rsidR="00716055" w:rsidRPr="009F4405">
        <w:rPr>
          <w:bCs/>
          <w:sz w:val="18"/>
          <w:szCs w:val="22"/>
        </w:rPr>
        <w:t>]</w:t>
      </w:r>
    </w:p>
    <w:p w14:paraId="6FA6F8A7" w14:textId="51C3BE7C" w:rsidR="00FD5836" w:rsidRPr="009F4405" w:rsidRDefault="00FD5836">
      <w:pPr>
        <w:pStyle w:val="bullet10"/>
        <w:numPr>
          <w:ilvl w:val="1"/>
          <w:numId w:val="36"/>
        </w:numPr>
        <w:ind w:left="1077" w:hanging="357"/>
        <w:rPr>
          <w:b/>
          <w:sz w:val="18"/>
          <w:szCs w:val="22"/>
        </w:rPr>
      </w:pPr>
      <w:r w:rsidRPr="009F4405">
        <w:rPr>
          <w:b/>
          <w:sz w:val="18"/>
          <w:szCs w:val="22"/>
        </w:rPr>
        <w:t xml:space="preserve">Greater standardisation of tooling and production processes: </w:t>
      </w:r>
      <w:r w:rsidRPr="009F4405">
        <w:rPr>
          <w:bCs/>
          <w:sz w:val="18"/>
          <w:szCs w:val="22"/>
        </w:rPr>
        <w:t>Greater standardisation of manufacturing tooling and processes can increase reuse potential across programmes and improve industrial efficiency. Standardisation would also make manufacturing infrastructure more attractive to private investment by reducing bespoke production constraints and improving the scalability of manufacturing processes across different launcher programmes.</w:t>
      </w:r>
      <w:r w:rsidR="00716055" w:rsidRPr="009F4405">
        <w:rPr>
          <w:bCs/>
          <w:sz w:val="18"/>
          <w:szCs w:val="22"/>
        </w:rPr>
        <w:t xml:space="preserve"> [</w:t>
      </w:r>
      <w:r w:rsidR="0003468C">
        <w:rPr>
          <w:bCs/>
          <w:sz w:val="18"/>
          <w:szCs w:val="22"/>
        </w:rPr>
        <w:t>B09</w:t>
      </w:r>
      <w:r w:rsidR="00716055" w:rsidRPr="009F4405">
        <w:rPr>
          <w:bCs/>
          <w:sz w:val="18"/>
          <w:szCs w:val="22"/>
        </w:rPr>
        <w:t xml:space="preserve">, </w:t>
      </w:r>
      <w:r w:rsidR="0018674D">
        <w:rPr>
          <w:bCs/>
          <w:sz w:val="18"/>
          <w:szCs w:val="22"/>
        </w:rPr>
        <w:t>D03</w:t>
      </w:r>
      <w:r w:rsidR="00716055" w:rsidRPr="009F4405">
        <w:rPr>
          <w:bCs/>
          <w:sz w:val="18"/>
          <w:szCs w:val="22"/>
        </w:rPr>
        <w:t xml:space="preserve">, </w:t>
      </w:r>
      <w:r w:rsidR="006B46EA">
        <w:rPr>
          <w:bCs/>
          <w:sz w:val="18"/>
          <w:szCs w:val="22"/>
        </w:rPr>
        <w:t>E17</w:t>
      </w:r>
      <w:r w:rsidR="00716055" w:rsidRPr="009F4405">
        <w:rPr>
          <w:bCs/>
          <w:sz w:val="18"/>
          <w:szCs w:val="22"/>
        </w:rPr>
        <w:t>]</w:t>
      </w:r>
    </w:p>
    <w:p w14:paraId="739E0AA3" w14:textId="58100D6B" w:rsidR="00FD5836" w:rsidRPr="009F4405" w:rsidRDefault="00FD5836">
      <w:pPr>
        <w:pStyle w:val="bullet10"/>
        <w:numPr>
          <w:ilvl w:val="1"/>
          <w:numId w:val="36"/>
        </w:numPr>
        <w:ind w:left="1077" w:hanging="357"/>
        <w:rPr>
          <w:b/>
          <w:sz w:val="18"/>
          <w:szCs w:val="22"/>
        </w:rPr>
      </w:pPr>
      <w:r w:rsidRPr="009F4405">
        <w:rPr>
          <w:b/>
          <w:sz w:val="18"/>
          <w:szCs w:val="22"/>
        </w:rPr>
        <w:t xml:space="preserve">Diversification and redundancy in manufacturing capabilities: </w:t>
      </w:r>
      <w:r w:rsidRPr="009F4405">
        <w:rPr>
          <w:bCs/>
          <w:sz w:val="18"/>
          <w:szCs w:val="22"/>
        </w:rPr>
        <w:t>Some level of redundancy or diversification in manufacturing capabilities is beneficial to increase resilience and allow more flexibility during crises or transition periods. A more diversified production base could help mitigate the impact of disruptions affecting one site, supplier or production line, while supporting continuity of European launch capability.</w:t>
      </w:r>
      <w:r w:rsidR="00716055" w:rsidRPr="009F4405">
        <w:rPr>
          <w:bCs/>
          <w:sz w:val="18"/>
          <w:szCs w:val="22"/>
        </w:rPr>
        <w:t xml:space="preserve"> [</w:t>
      </w:r>
      <w:r w:rsidR="00F100C9">
        <w:rPr>
          <w:bCs/>
          <w:sz w:val="18"/>
          <w:szCs w:val="22"/>
        </w:rPr>
        <w:t>A11</w:t>
      </w:r>
      <w:r w:rsidR="00716055" w:rsidRPr="009F4405">
        <w:rPr>
          <w:bCs/>
          <w:sz w:val="18"/>
          <w:szCs w:val="22"/>
        </w:rPr>
        <w:t xml:space="preserve">, </w:t>
      </w:r>
      <w:r w:rsidR="00F100C9">
        <w:rPr>
          <w:bCs/>
          <w:sz w:val="18"/>
          <w:szCs w:val="22"/>
        </w:rPr>
        <w:t>A12</w:t>
      </w:r>
      <w:r w:rsidR="00716055" w:rsidRPr="009F4405">
        <w:rPr>
          <w:bCs/>
          <w:sz w:val="18"/>
          <w:szCs w:val="22"/>
        </w:rPr>
        <w:t xml:space="preserve">, </w:t>
      </w:r>
      <w:r w:rsidR="0003468C">
        <w:rPr>
          <w:bCs/>
          <w:sz w:val="18"/>
          <w:szCs w:val="22"/>
        </w:rPr>
        <w:t>B01</w:t>
      </w:r>
      <w:r w:rsidR="00716055" w:rsidRPr="009F4405">
        <w:rPr>
          <w:bCs/>
          <w:sz w:val="18"/>
          <w:szCs w:val="22"/>
        </w:rPr>
        <w:t xml:space="preserve">, </w:t>
      </w:r>
      <w:r w:rsidR="0003468C">
        <w:rPr>
          <w:bCs/>
          <w:sz w:val="18"/>
          <w:szCs w:val="22"/>
        </w:rPr>
        <w:t>B02</w:t>
      </w:r>
      <w:r w:rsidR="00716055" w:rsidRPr="009F4405">
        <w:rPr>
          <w:bCs/>
          <w:sz w:val="18"/>
          <w:szCs w:val="22"/>
        </w:rPr>
        <w:t xml:space="preserve">, </w:t>
      </w:r>
      <w:r w:rsidR="0003468C">
        <w:rPr>
          <w:bCs/>
          <w:sz w:val="18"/>
          <w:szCs w:val="22"/>
        </w:rPr>
        <w:t>B06</w:t>
      </w:r>
      <w:r w:rsidR="00716055" w:rsidRPr="009F4405">
        <w:rPr>
          <w:bCs/>
          <w:sz w:val="18"/>
          <w:szCs w:val="22"/>
        </w:rPr>
        <w:t>]</w:t>
      </w:r>
    </w:p>
    <w:p w14:paraId="110B05AE" w14:textId="46C6672C" w:rsidR="00FD5836" w:rsidRPr="009F4405" w:rsidRDefault="00FD5836">
      <w:pPr>
        <w:pStyle w:val="bullet10"/>
        <w:numPr>
          <w:ilvl w:val="1"/>
          <w:numId w:val="36"/>
        </w:numPr>
        <w:ind w:left="1077" w:hanging="357"/>
        <w:rPr>
          <w:b/>
          <w:sz w:val="18"/>
          <w:szCs w:val="22"/>
        </w:rPr>
      </w:pPr>
      <w:r w:rsidRPr="009F4405">
        <w:rPr>
          <w:b/>
          <w:sz w:val="18"/>
          <w:szCs w:val="22"/>
        </w:rPr>
        <w:t xml:space="preserve">Hybrid propulsion reducing operational and manufacturing exposure: </w:t>
      </w:r>
      <w:r w:rsidRPr="009F4405">
        <w:rPr>
          <w:bCs/>
          <w:sz w:val="18"/>
          <w:szCs w:val="22"/>
        </w:rPr>
        <w:t>Hybrid propulsion can reduce operational and manufacturing-related exposure by simplifying handling compared with liquid propellants, lowering environmental and safety risks, and reducing operational complexity during phased ramp-up. This can reduce infrastructure and manufacturing constraints for certain launcher systems, especially where simpler logistics and propellant handling are advantageous.</w:t>
      </w:r>
      <w:r w:rsidR="004501CC" w:rsidRPr="009F4405">
        <w:rPr>
          <w:bCs/>
          <w:sz w:val="18"/>
          <w:szCs w:val="22"/>
        </w:rPr>
        <w:t xml:space="preserve"> [</w:t>
      </w:r>
      <w:r w:rsidR="00F100C9">
        <w:rPr>
          <w:bCs/>
          <w:sz w:val="18"/>
          <w:szCs w:val="22"/>
        </w:rPr>
        <w:t>A06</w:t>
      </w:r>
      <w:r w:rsidR="004501CC" w:rsidRPr="009F4405">
        <w:rPr>
          <w:bCs/>
          <w:sz w:val="18"/>
          <w:szCs w:val="22"/>
        </w:rPr>
        <w:t xml:space="preserve">, </w:t>
      </w:r>
      <w:r w:rsidR="00F100C9">
        <w:rPr>
          <w:bCs/>
          <w:sz w:val="18"/>
          <w:szCs w:val="22"/>
        </w:rPr>
        <w:t>A11</w:t>
      </w:r>
      <w:r w:rsidR="004501CC" w:rsidRPr="009F4405">
        <w:rPr>
          <w:bCs/>
          <w:sz w:val="18"/>
          <w:szCs w:val="22"/>
        </w:rPr>
        <w:t xml:space="preserve">, </w:t>
      </w:r>
      <w:r w:rsidR="0003468C">
        <w:rPr>
          <w:bCs/>
          <w:sz w:val="18"/>
          <w:szCs w:val="22"/>
        </w:rPr>
        <w:t>B02</w:t>
      </w:r>
      <w:r w:rsidR="004501CC" w:rsidRPr="009F4405">
        <w:rPr>
          <w:bCs/>
          <w:sz w:val="18"/>
          <w:szCs w:val="22"/>
        </w:rPr>
        <w:t xml:space="preserve">, </w:t>
      </w:r>
      <w:r w:rsidR="0003468C">
        <w:rPr>
          <w:bCs/>
          <w:sz w:val="18"/>
          <w:szCs w:val="22"/>
        </w:rPr>
        <w:t>B04</w:t>
      </w:r>
      <w:r w:rsidR="004501CC" w:rsidRPr="009F4405">
        <w:rPr>
          <w:bCs/>
          <w:sz w:val="18"/>
          <w:szCs w:val="22"/>
        </w:rPr>
        <w:t>]</w:t>
      </w:r>
    </w:p>
    <w:p w14:paraId="6EE59E6D" w14:textId="16AAA83C" w:rsidR="00FD5836" w:rsidRPr="009F4405" w:rsidRDefault="00FD5836">
      <w:pPr>
        <w:pStyle w:val="bullet10"/>
        <w:numPr>
          <w:ilvl w:val="1"/>
          <w:numId w:val="36"/>
        </w:numPr>
        <w:ind w:left="1077" w:hanging="357"/>
        <w:rPr>
          <w:b/>
          <w:sz w:val="18"/>
          <w:szCs w:val="22"/>
        </w:rPr>
      </w:pPr>
      <w:r w:rsidRPr="009F4405">
        <w:rPr>
          <w:b/>
          <w:sz w:val="18"/>
          <w:szCs w:val="22"/>
        </w:rPr>
        <w:t xml:space="preserve">Market-based procurement strengthening industrial discipline: </w:t>
      </w:r>
      <w:r w:rsidRPr="009F4405">
        <w:rPr>
          <w:bCs/>
          <w:sz w:val="18"/>
          <w:szCs w:val="22"/>
        </w:rPr>
        <w:t>Market-based procurement could strengthen industrial discipline by encouraging the EU to buy services rather than subsidise development. This could help avoid over-fragmentation, improve competitiveness and incentivise launcher providers to align manufacturing, cost structures and cadence with actual market demand.</w:t>
      </w:r>
      <w:r w:rsidR="004501CC" w:rsidRPr="009F4405">
        <w:rPr>
          <w:bCs/>
          <w:sz w:val="18"/>
          <w:szCs w:val="22"/>
        </w:rPr>
        <w:t xml:space="preserve"> [</w:t>
      </w:r>
      <w:r w:rsidR="0003468C">
        <w:rPr>
          <w:bCs/>
          <w:sz w:val="18"/>
          <w:szCs w:val="22"/>
        </w:rPr>
        <w:t>B09</w:t>
      </w:r>
      <w:r w:rsidR="004501CC" w:rsidRPr="009F4405">
        <w:rPr>
          <w:bCs/>
          <w:sz w:val="18"/>
          <w:szCs w:val="22"/>
        </w:rPr>
        <w:t xml:space="preserve">, </w:t>
      </w:r>
      <w:r w:rsidR="006B46EA">
        <w:rPr>
          <w:bCs/>
          <w:sz w:val="18"/>
          <w:szCs w:val="22"/>
        </w:rPr>
        <w:t>E07</w:t>
      </w:r>
      <w:r w:rsidR="004501CC" w:rsidRPr="009F4405">
        <w:rPr>
          <w:bCs/>
          <w:sz w:val="18"/>
          <w:szCs w:val="22"/>
        </w:rPr>
        <w:t xml:space="preserve">, </w:t>
      </w:r>
      <w:r w:rsidR="006B46EA">
        <w:rPr>
          <w:bCs/>
          <w:sz w:val="18"/>
          <w:szCs w:val="22"/>
        </w:rPr>
        <w:t>E11</w:t>
      </w:r>
      <w:r w:rsidR="004501CC" w:rsidRPr="009F4405">
        <w:rPr>
          <w:bCs/>
          <w:sz w:val="18"/>
          <w:szCs w:val="22"/>
        </w:rPr>
        <w:t xml:space="preserve">, </w:t>
      </w:r>
      <w:r w:rsidR="006B46EA">
        <w:rPr>
          <w:bCs/>
          <w:sz w:val="18"/>
          <w:szCs w:val="22"/>
        </w:rPr>
        <w:t>E15</w:t>
      </w:r>
      <w:r w:rsidR="004501CC" w:rsidRPr="009F4405">
        <w:rPr>
          <w:bCs/>
          <w:sz w:val="18"/>
          <w:szCs w:val="22"/>
        </w:rPr>
        <w:t xml:space="preserve">, </w:t>
      </w:r>
      <w:r w:rsidR="006B46EA">
        <w:rPr>
          <w:bCs/>
          <w:sz w:val="18"/>
          <w:szCs w:val="22"/>
        </w:rPr>
        <w:t>E17</w:t>
      </w:r>
      <w:r w:rsidR="004501CC" w:rsidRPr="009F4405">
        <w:rPr>
          <w:bCs/>
          <w:sz w:val="18"/>
          <w:szCs w:val="22"/>
        </w:rPr>
        <w:t>]</w:t>
      </w:r>
    </w:p>
    <w:p w14:paraId="4A26D039" w14:textId="7BD4D635" w:rsidR="00FD5836" w:rsidRPr="009F4405" w:rsidRDefault="00FD5836">
      <w:pPr>
        <w:pStyle w:val="bullet10"/>
        <w:numPr>
          <w:ilvl w:val="1"/>
          <w:numId w:val="36"/>
        </w:numPr>
        <w:ind w:left="1077" w:hanging="357"/>
        <w:rPr>
          <w:b/>
          <w:sz w:val="18"/>
          <w:szCs w:val="22"/>
        </w:rPr>
      </w:pPr>
      <w:r w:rsidRPr="009F4405">
        <w:rPr>
          <w:b/>
          <w:sz w:val="18"/>
          <w:szCs w:val="22"/>
        </w:rPr>
        <w:t xml:space="preserve">Diversification of critical ground-segment suppliers: </w:t>
      </w:r>
      <w:r w:rsidRPr="009F4405">
        <w:rPr>
          <w:bCs/>
          <w:sz w:val="18"/>
          <w:szCs w:val="22"/>
        </w:rPr>
        <w:t xml:space="preserve">Diversification in the ground station antenna market is a strategic priority, motivated by both resilience and competition needs. Reducing dependence on US or </w:t>
      </w:r>
      <w:r w:rsidR="00ED2D8A" w:rsidRPr="009F4405">
        <w:rPr>
          <w:bCs/>
          <w:sz w:val="18"/>
          <w:szCs w:val="22"/>
        </w:rPr>
        <w:t>other non-ESA affiliated</w:t>
      </w:r>
      <w:r w:rsidRPr="009F4405">
        <w:rPr>
          <w:bCs/>
          <w:sz w:val="18"/>
          <w:szCs w:val="22"/>
        </w:rPr>
        <w:t xml:space="preserve"> companies for critical components would strengthen European control over adjacent infrastructure required for access-to-space operations and mission support.</w:t>
      </w:r>
      <w:r w:rsidR="004501CC" w:rsidRPr="009F4405">
        <w:rPr>
          <w:bCs/>
          <w:sz w:val="18"/>
          <w:szCs w:val="22"/>
        </w:rPr>
        <w:t xml:space="preserve"> [C</w:t>
      </w:r>
      <w:r w:rsidR="00EA5E86">
        <w:rPr>
          <w:bCs/>
          <w:sz w:val="18"/>
          <w:szCs w:val="22"/>
        </w:rPr>
        <w:t>C02</w:t>
      </w:r>
      <w:r w:rsidR="004501CC" w:rsidRPr="009F4405">
        <w:rPr>
          <w:bCs/>
          <w:sz w:val="18"/>
          <w:szCs w:val="22"/>
        </w:rPr>
        <w:t>, C</w:t>
      </w:r>
      <w:r w:rsidR="00EA5E86">
        <w:rPr>
          <w:bCs/>
          <w:sz w:val="18"/>
          <w:szCs w:val="22"/>
        </w:rPr>
        <w:t>C04</w:t>
      </w:r>
      <w:r w:rsidR="004501CC" w:rsidRPr="009F4405">
        <w:rPr>
          <w:bCs/>
          <w:sz w:val="18"/>
          <w:szCs w:val="22"/>
        </w:rPr>
        <w:t>, C</w:t>
      </w:r>
      <w:r w:rsidR="00EA5E86">
        <w:rPr>
          <w:bCs/>
          <w:sz w:val="18"/>
          <w:szCs w:val="22"/>
        </w:rPr>
        <w:t>C07</w:t>
      </w:r>
      <w:r w:rsidR="004501CC" w:rsidRPr="009F4405">
        <w:rPr>
          <w:bCs/>
          <w:sz w:val="18"/>
          <w:szCs w:val="22"/>
        </w:rPr>
        <w:t>]</w:t>
      </w:r>
    </w:p>
    <w:p w14:paraId="17F023C1" w14:textId="77777777" w:rsidR="00FD5836" w:rsidRPr="009F4405" w:rsidRDefault="00FD5836" w:rsidP="00FD5836">
      <w:pPr>
        <w:pStyle w:val="Bullet1"/>
        <w:numPr>
          <w:ilvl w:val="0"/>
          <w:numId w:val="0"/>
        </w:numPr>
        <w:ind w:left="720"/>
        <w:rPr>
          <w:lang w:val="en-GB"/>
        </w:rPr>
      </w:pPr>
    </w:p>
    <w:p w14:paraId="4E0EE45C" w14:textId="53B4EF9E" w:rsidR="00FD5836" w:rsidRPr="009F4405" w:rsidRDefault="00FD5836" w:rsidP="00FD5836">
      <w:pPr>
        <w:pStyle w:val="Bullet1"/>
        <w:rPr>
          <w:b/>
          <w:bCs/>
          <w:lang w:val="en-GB"/>
        </w:rPr>
      </w:pPr>
      <w:r w:rsidRPr="009F4405">
        <w:rPr>
          <w:b/>
          <w:bCs/>
          <w:lang w:val="en-GB"/>
        </w:rPr>
        <w:t>Threats:</w:t>
      </w:r>
    </w:p>
    <w:p w14:paraId="2C5B8C78" w14:textId="2993E97B" w:rsidR="00FD5836" w:rsidRPr="009F4405" w:rsidRDefault="00FD5836">
      <w:pPr>
        <w:pStyle w:val="bullet10"/>
        <w:numPr>
          <w:ilvl w:val="1"/>
          <w:numId w:val="36"/>
        </w:numPr>
        <w:ind w:left="1077" w:hanging="357"/>
        <w:rPr>
          <w:b/>
          <w:sz w:val="18"/>
          <w:szCs w:val="22"/>
        </w:rPr>
      </w:pPr>
      <w:r w:rsidRPr="009F4405">
        <w:rPr>
          <w:b/>
          <w:sz w:val="18"/>
          <w:szCs w:val="22"/>
        </w:rPr>
        <w:t xml:space="preserve">Geopolitical disruption of raw materials, energy inputs and transport routes: </w:t>
      </w:r>
      <w:r w:rsidRPr="009F4405">
        <w:rPr>
          <w:bCs/>
          <w:sz w:val="18"/>
          <w:szCs w:val="22"/>
        </w:rPr>
        <w:t>Geopolitical disruptions affecting access to raw materials, energy inputs or transport routes pose strategic risks to European launcher manufacturing and assembly. These disruptions can affect production continuity, delay component availability and reduce the reliability of the wider launch infrastructure chain.</w:t>
      </w:r>
      <w:r w:rsidR="004501CC" w:rsidRPr="009F4405">
        <w:rPr>
          <w:bCs/>
          <w:sz w:val="18"/>
          <w:szCs w:val="22"/>
        </w:rPr>
        <w:t xml:space="preserve"> [</w:t>
      </w:r>
      <w:r w:rsidR="0003468C">
        <w:rPr>
          <w:bCs/>
          <w:sz w:val="18"/>
          <w:szCs w:val="22"/>
        </w:rPr>
        <w:t>B03</w:t>
      </w:r>
      <w:r w:rsidR="004501CC" w:rsidRPr="009F4405">
        <w:rPr>
          <w:bCs/>
          <w:sz w:val="18"/>
          <w:szCs w:val="22"/>
        </w:rPr>
        <w:t xml:space="preserve">, </w:t>
      </w:r>
      <w:r w:rsidR="0003468C">
        <w:rPr>
          <w:bCs/>
          <w:sz w:val="18"/>
          <w:szCs w:val="22"/>
        </w:rPr>
        <w:t>B04</w:t>
      </w:r>
      <w:r w:rsidR="004501CC" w:rsidRPr="009F4405">
        <w:rPr>
          <w:bCs/>
          <w:sz w:val="18"/>
          <w:szCs w:val="22"/>
        </w:rPr>
        <w:t xml:space="preserve">, </w:t>
      </w:r>
      <w:r w:rsidR="00BF40FA">
        <w:rPr>
          <w:bCs/>
          <w:sz w:val="18"/>
          <w:szCs w:val="22"/>
        </w:rPr>
        <w:t>C01</w:t>
      </w:r>
      <w:r w:rsidR="004501CC" w:rsidRPr="009F4405">
        <w:rPr>
          <w:bCs/>
          <w:sz w:val="18"/>
          <w:szCs w:val="22"/>
        </w:rPr>
        <w:t xml:space="preserve">, </w:t>
      </w:r>
      <w:r w:rsidR="00EA5E86">
        <w:rPr>
          <w:bCs/>
          <w:sz w:val="18"/>
          <w:szCs w:val="22"/>
        </w:rPr>
        <w:t>C06</w:t>
      </w:r>
      <w:r w:rsidR="004501CC" w:rsidRPr="009F4405">
        <w:rPr>
          <w:bCs/>
          <w:sz w:val="18"/>
          <w:szCs w:val="22"/>
        </w:rPr>
        <w:t xml:space="preserve">, </w:t>
      </w:r>
      <w:r w:rsidR="00EA5E86">
        <w:rPr>
          <w:bCs/>
          <w:sz w:val="18"/>
          <w:szCs w:val="22"/>
        </w:rPr>
        <w:t>C08</w:t>
      </w:r>
      <w:r w:rsidR="004501CC" w:rsidRPr="009F4405">
        <w:rPr>
          <w:bCs/>
          <w:sz w:val="18"/>
          <w:szCs w:val="22"/>
        </w:rPr>
        <w:t>, C</w:t>
      </w:r>
      <w:r w:rsidR="00BF40FA">
        <w:rPr>
          <w:bCs/>
          <w:sz w:val="18"/>
          <w:szCs w:val="22"/>
        </w:rPr>
        <w:t>C01</w:t>
      </w:r>
      <w:r w:rsidR="004501CC" w:rsidRPr="009F4405">
        <w:rPr>
          <w:bCs/>
          <w:sz w:val="18"/>
          <w:szCs w:val="22"/>
        </w:rPr>
        <w:t>, C</w:t>
      </w:r>
      <w:r w:rsidR="00EA5E86">
        <w:rPr>
          <w:bCs/>
          <w:sz w:val="18"/>
          <w:szCs w:val="22"/>
        </w:rPr>
        <w:t>C02</w:t>
      </w:r>
      <w:r w:rsidR="004501CC" w:rsidRPr="009F4405">
        <w:rPr>
          <w:bCs/>
          <w:sz w:val="18"/>
          <w:szCs w:val="22"/>
        </w:rPr>
        <w:t>, C</w:t>
      </w:r>
      <w:r w:rsidR="00EA5E86">
        <w:rPr>
          <w:bCs/>
          <w:sz w:val="18"/>
          <w:szCs w:val="22"/>
        </w:rPr>
        <w:t>C03</w:t>
      </w:r>
      <w:r w:rsidR="004501CC" w:rsidRPr="009F4405">
        <w:rPr>
          <w:bCs/>
          <w:sz w:val="18"/>
          <w:szCs w:val="22"/>
        </w:rPr>
        <w:t>, C</w:t>
      </w:r>
      <w:r w:rsidR="00EA5E86">
        <w:rPr>
          <w:bCs/>
          <w:sz w:val="18"/>
          <w:szCs w:val="22"/>
        </w:rPr>
        <w:t>C06</w:t>
      </w:r>
      <w:r w:rsidR="004501CC" w:rsidRPr="009F4405">
        <w:rPr>
          <w:bCs/>
          <w:sz w:val="18"/>
          <w:szCs w:val="22"/>
        </w:rPr>
        <w:t>, C</w:t>
      </w:r>
      <w:r w:rsidR="00EA5E86">
        <w:rPr>
          <w:bCs/>
          <w:sz w:val="18"/>
          <w:szCs w:val="22"/>
        </w:rPr>
        <w:t>C08</w:t>
      </w:r>
      <w:r w:rsidR="004501CC" w:rsidRPr="009F4405">
        <w:rPr>
          <w:bCs/>
          <w:sz w:val="18"/>
          <w:szCs w:val="22"/>
        </w:rPr>
        <w:t>, C</w:t>
      </w:r>
      <w:r w:rsidR="00EA5E86">
        <w:rPr>
          <w:bCs/>
          <w:sz w:val="18"/>
          <w:szCs w:val="22"/>
        </w:rPr>
        <w:t>C09</w:t>
      </w:r>
      <w:r w:rsidR="004501CC" w:rsidRPr="009F4405">
        <w:rPr>
          <w:bCs/>
          <w:sz w:val="18"/>
          <w:szCs w:val="22"/>
        </w:rPr>
        <w:t>]</w:t>
      </w:r>
    </w:p>
    <w:p w14:paraId="4F289269" w14:textId="46CBDA65" w:rsidR="00FD5836" w:rsidRPr="009F4405" w:rsidRDefault="00FD5836">
      <w:pPr>
        <w:pStyle w:val="bullet10"/>
        <w:numPr>
          <w:ilvl w:val="1"/>
          <w:numId w:val="36"/>
        </w:numPr>
        <w:ind w:left="1077" w:hanging="357"/>
        <w:rPr>
          <w:b/>
          <w:sz w:val="18"/>
          <w:szCs w:val="22"/>
        </w:rPr>
      </w:pPr>
      <w:r w:rsidRPr="009F4405">
        <w:rPr>
          <w:b/>
          <w:sz w:val="18"/>
          <w:szCs w:val="22"/>
        </w:rPr>
        <w:t xml:space="preserve">Loss of competitiveness if manufacturing cadence remains too low: </w:t>
      </w:r>
      <w:r w:rsidRPr="009F4405">
        <w:rPr>
          <w:bCs/>
          <w:sz w:val="18"/>
          <w:szCs w:val="22"/>
        </w:rPr>
        <w:t>If manufacturing cadence cannot be aligned with that of major international competitors, Europe’s launch offer will remain structurally less competitive regardless of the quality of its launch infrastructure. Manufacturing cadence is therefore directly linked to Europe’s commercial competitiveness and ability to support reliable access to space.</w:t>
      </w:r>
      <w:r w:rsidR="003E0925" w:rsidRPr="009F4405">
        <w:rPr>
          <w:bCs/>
          <w:sz w:val="18"/>
          <w:szCs w:val="22"/>
        </w:rPr>
        <w:t xml:space="preserve"> [</w:t>
      </w:r>
      <w:r w:rsidR="0003468C">
        <w:rPr>
          <w:bCs/>
          <w:sz w:val="18"/>
          <w:szCs w:val="22"/>
        </w:rPr>
        <w:t>B05</w:t>
      </w:r>
      <w:r w:rsidR="003E0925" w:rsidRPr="009F4405">
        <w:rPr>
          <w:bCs/>
          <w:sz w:val="18"/>
          <w:szCs w:val="22"/>
        </w:rPr>
        <w:t xml:space="preserve">, </w:t>
      </w:r>
      <w:r w:rsidR="0003468C">
        <w:rPr>
          <w:bCs/>
          <w:sz w:val="18"/>
          <w:szCs w:val="22"/>
        </w:rPr>
        <w:t>B09</w:t>
      </w:r>
      <w:r w:rsidR="003E0925" w:rsidRPr="009F4405">
        <w:rPr>
          <w:bCs/>
          <w:sz w:val="18"/>
          <w:szCs w:val="22"/>
        </w:rPr>
        <w:t xml:space="preserve">, </w:t>
      </w:r>
      <w:r w:rsidR="006B46EA">
        <w:rPr>
          <w:bCs/>
          <w:sz w:val="18"/>
          <w:szCs w:val="22"/>
        </w:rPr>
        <w:t>E01</w:t>
      </w:r>
      <w:r w:rsidR="003E0925" w:rsidRPr="009F4405">
        <w:rPr>
          <w:bCs/>
          <w:sz w:val="18"/>
          <w:szCs w:val="22"/>
        </w:rPr>
        <w:t xml:space="preserve">, </w:t>
      </w:r>
      <w:r w:rsidR="006B46EA">
        <w:rPr>
          <w:bCs/>
          <w:sz w:val="18"/>
          <w:szCs w:val="22"/>
        </w:rPr>
        <w:t>E04</w:t>
      </w:r>
      <w:r w:rsidR="003E0925" w:rsidRPr="009F4405">
        <w:rPr>
          <w:bCs/>
          <w:sz w:val="18"/>
          <w:szCs w:val="22"/>
        </w:rPr>
        <w:t xml:space="preserve">, </w:t>
      </w:r>
      <w:r w:rsidR="006B46EA">
        <w:rPr>
          <w:bCs/>
          <w:sz w:val="18"/>
          <w:szCs w:val="22"/>
        </w:rPr>
        <w:t>E05</w:t>
      </w:r>
      <w:r w:rsidR="003E0925" w:rsidRPr="009F4405">
        <w:rPr>
          <w:bCs/>
          <w:sz w:val="18"/>
          <w:szCs w:val="22"/>
        </w:rPr>
        <w:t xml:space="preserve">, </w:t>
      </w:r>
      <w:r w:rsidR="006B46EA">
        <w:rPr>
          <w:bCs/>
          <w:sz w:val="18"/>
          <w:szCs w:val="22"/>
        </w:rPr>
        <w:t>E07</w:t>
      </w:r>
      <w:r w:rsidR="003E0925" w:rsidRPr="009F4405">
        <w:rPr>
          <w:bCs/>
          <w:sz w:val="18"/>
          <w:szCs w:val="22"/>
        </w:rPr>
        <w:t>]</w:t>
      </w:r>
    </w:p>
    <w:p w14:paraId="6285B689" w14:textId="1AD4D49C" w:rsidR="00FD5836" w:rsidRPr="009F4405" w:rsidRDefault="00FD5836">
      <w:pPr>
        <w:pStyle w:val="bullet10"/>
        <w:numPr>
          <w:ilvl w:val="1"/>
          <w:numId w:val="36"/>
        </w:numPr>
        <w:ind w:left="1077" w:hanging="357"/>
        <w:rPr>
          <w:b/>
          <w:sz w:val="18"/>
          <w:szCs w:val="22"/>
        </w:rPr>
      </w:pPr>
      <w:r w:rsidRPr="009F4405">
        <w:rPr>
          <w:b/>
          <w:sz w:val="18"/>
          <w:szCs w:val="22"/>
        </w:rPr>
        <w:lastRenderedPageBreak/>
        <w:t xml:space="preserve">System-level blockage from manufacturing interruption: </w:t>
      </w:r>
      <w:r w:rsidRPr="009F4405">
        <w:rPr>
          <w:bCs/>
          <w:sz w:val="18"/>
          <w:szCs w:val="22"/>
        </w:rPr>
        <w:t>Any interruption in manufacturing capacity could create a system-level blockage and lead to a loss of European launch capability for an extended period. Because launch readiness depends on the availability of every required component, manufacturing disruptions can affect the entire access-to-space chain, even if launch facilities and operations centres remain available.</w:t>
      </w:r>
      <w:r w:rsidR="003E0925" w:rsidRPr="009F4405">
        <w:rPr>
          <w:bCs/>
          <w:sz w:val="18"/>
          <w:szCs w:val="22"/>
        </w:rPr>
        <w:t xml:space="preserve"> [</w:t>
      </w:r>
      <w:r w:rsidR="00F100C9">
        <w:rPr>
          <w:bCs/>
          <w:sz w:val="18"/>
          <w:szCs w:val="22"/>
        </w:rPr>
        <w:t>A11</w:t>
      </w:r>
      <w:r w:rsidR="003E0925" w:rsidRPr="009F4405">
        <w:rPr>
          <w:bCs/>
          <w:sz w:val="18"/>
          <w:szCs w:val="22"/>
        </w:rPr>
        <w:t xml:space="preserve">, </w:t>
      </w:r>
      <w:r w:rsidR="0003468C">
        <w:rPr>
          <w:bCs/>
          <w:sz w:val="18"/>
          <w:szCs w:val="22"/>
        </w:rPr>
        <w:t>B01</w:t>
      </w:r>
      <w:r w:rsidR="003E0925" w:rsidRPr="009F4405">
        <w:rPr>
          <w:bCs/>
          <w:sz w:val="18"/>
          <w:szCs w:val="22"/>
        </w:rPr>
        <w:t xml:space="preserve">, </w:t>
      </w:r>
      <w:r w:rsidR="0003468C">
        <w:rPr>
          <w:bCs/>
          <w:sz w:val="18"/>
          <w:szCs w:val="22"/>
        </w:rPr>
        <w:t>B05</w:t>
      </w:r>
      <w:r w:rsidR="003E0925" w:rsidRPr="009F4405">
        <w:rPr>
          <w:bCs/>
          <w:sz w:val="18"/>
          <w:szCs w:val="22"/>
        </w:rPr>
        <w:t xml:space="preserve">, </w:t>
      </w:r>
      <w:r w:rsidR="00715731">
        <w:rPr>
          <w:bCs/>
          <w:sz w:val="18"/>
          <w:szCs w:val="22"/>
        </w:rPr>
        <w:t>F07</w:t>
      </w:r>
      <w:r w:rsidR="003E0925" w:rsidRPr="009F4405">
        <w:rPr>
          <w:bCs/>
          <w:sz w:val="18"/>
          <w:szCs w:val="22"/>
        </w:rPr>
        <w:t xml:space="preserve">, </w:t>
      </w:r>
      <w:r w:rsidR="00F16698">
        <w:rPr>
          <w:bCs/>
          <w:sz w:val="18"/>
          <w:szCs w:val="22"/>
        </w:rPr>
        <w:t>G14</w:t>
      </w:r>
      <w:r w:rsidR="003E0925" w:rsidRPr="009F4405">
        <w:rPr>
          <w:bCs/>
          <w:sz w:val="18"/>
          <w:szCs w:val="22"/>
        </w:rPr>
        <w:t>]</w:t>
      </w:r>
    </w:p>
    <w:p w14:paraId="3EB8914B" w14:textId="5046B5EE" w:rsidR="00FD5836" w:rsidRPr="009F4405" w:rsidRDefault="00FD5836">
      <w:pPr>
        <w:pStyle w:val="bullet10"/>
        <w:numPr>
          <w:ilvl w:val="1"/>
          <w:numId w:val="36"/>
        </w:numPr>
        <w:ind w:left="1077" w:hanging="357"/>
        <w:rPr>
          <w:b/>
          <w:sz w:val="18"/>
          <w:szCs w:val="22"/>
        </w:rPr>
      </w:pPr>
      <w:r w:rsidRPr="009F4405">
        <w:rPr>
          <w:b/>
          <w:sz w:val="18"/>
          <w:szCs w:val="22"/>
        </w:rPr>
        <w:t>Fragmented launcher development spreading industrial resources too thin:</w:t>
      </w:r>
      <w:r w:rsidRPr="009F4405">
        <w:rPr>
          <w:bCs/>
          <w:sz w:val="18"/>
          <w:szCs w:val="22"/>
        </w:rPr>
        <w:t xml:space="preserve"> </w:t>
      </w:r>
      <w:r w:rsidR="00596971" w:rsidRPr="009F4405">
        <w:rPr>
          <w:bCs/>
          <w:sz w:val="18"/>
          <w:szCs w:val="22"/>
        </w:rPr>
        <w:t xml:space="preserve">Fragmented launcher development risks spreading European industrial and infrastructure resources across too many parallel initiatives. From a manufacturing and assembly perspective, this can lead to duplicated or underutilised production lines, launcher-specific tooling, fragmented supplier qualification, competing demands for specialised workforce, and pressure on adjacent testing and integration infrastructure. </w:t>
      </w:r>
      <w:r w:rsidR="00E13E8E" w:rsidRPr="009F4405">
        <w:rPr>
          <w:bCs/>
          <w:sz w:val="18"/>
          <w:szCs w:val="22"/>
        </w:rPr>
        <w:t>A more consolidated and better-coordinated industrial base would therefore improve infrastructure utilisation, reduce duplication, support higher cadence</w:t>
      </w:r>
      <w:r w:rsidRPr="009F4405">
        <w:rPr>
          <w:bCs/>
          <w:sz w:val="18"/>
          <w:szCs w:val="22"/>
        </w:rPr>
        <w:t>.</w:t>
      </w:r>
      <w:r w:rsidR="003E0925" w:rsidRPr="009F4405">
        <w:rPr>
          <w:bCs/>
          <w:sz w:val="18"/>
          <w:szCs w:val="22"/>
        </w:rPr>
        <w:t xml:space="preserve"> [</w:t>
      </w:r>
      <w:r w:rsidR="0003468C">
        <w:rPr>
          <w:bCs/>
          <w:sz w:val="18"/>
          <w:szCs w:val="22"/>
        </w:rPr>
        <w:t>B09</w:t>
      </w:r>
      <w:r w:rsidR="003E0925" w:rsidRPr="009F4405">
        <w:rPr>
          <w:bCs/>
          <w:sz w:val="18"/>
          <w:szCs w:val="22"/>
        </w:rPr>
        <w:t xml:space="preserve">, </w:t>
      </w:r>
      <w:r w:rsidR="006B46EA">
        <w:rPr>
          <w:bCs/>
          <w:sz w:val="18"/>
          <w:szCs w:val="22"/>
        </w:rPr>
        <w:t>E07</w:t>
      </w:r>
      <w:r w:rsidR="003E0925" w:rsidRPr="009F4405">
        <w:rPr>
          <w:bCs/>
          <w:sz w:val="18"/>
          <w:szCs w:val="22"/>
        </w:rPr>
        <w:t xml:space="preserve">, </w:t>
      </w:r>
      <w:r w:rsidR="006B46EA">
        <w:rPr>
          <w:bCs/>
          <w:sz w:val="18"/>
          <w:szCs w:val="22"/>
        </w:rPr>
        <w:t>E13</w:t>
      </w:r>
      <w:r w:rsidR="003E0925" w:rsidRPr="009F4405">
        <w:rPr>
          <w:bCs/>
          <w:sz w:val="18"/>
          <w:szCs w:val="22"/>
        </w:rPr>
        <w:t xml:space="preserve">, </w:t>
      </w:r>
      <w:r w:rsidR="006B46EA">
        <w:rPr>
          <w:bCs/>
          <w:sz w:val="18"/>
          <w:szCs w:val="22"/>
        </w:rPr>
        <w:t>E15</w:t>
      </w:r>
      <w:r w:rsidR="003E0925" w:rsidRPr="009F4405">
        <w:rPr>
          <w:bCs/>
          <w:sz w:val="18"/>
          <w:szCs w:val="22"/>
        </w:rPr>
        <w:t xml:space="preserve">, </w:t>
      </w:r>
      <w:r w:rsidR="006B46EA">
        <w:rPr>
          <w:bCs/>
          <w:sz w:val="18"/>
          <w:szCs w:val="22"/>
        </w:rPr>
        <w:t>E17</w:t>
      </w:r>
      <w:r w:rsidR="003E0925" w:rsidRPr="009F4405">
        <w:rPr>
          <w:bCs/>
          <w:sz w:val="18"/>
          <w:szCs w:val="22"/>
        </w:rPr>
        <w:t>]</w:t>
      </w:r>
    </w:p>
    <w:p w14:paraId="49AAB6D3" w14:textId="6A71E509" w:rsidR="00FD5836" w:rsidRPr="009F4405" w:rsidRDefault="00FD5836">
      <w:pPr>
        <w:pStyle w:val="bullet10"/>
        <w:numPr>
          <w:ilvl w:val="1"/>
          <w:numId w:val="36"/>
        </w:numPr>
        <w:ind w:left="1077" w:hanging="357"/>
        <w:rPr>
          <w:b/>
          <w:sz w:val="18"/>
          <w:szCs w:val="22"/>
        </w:rPr>
      </w:pPr>
      <w:r w:rsidRPr="009F4405">
        <w:rPr>
          <w:b/>
          <w:sz w:val="18"/>
          <w:szCs w:val="22"/>
        </w:rPr>
        <w:t xml:space="preserve">Upstream production constraints limiting launch cadence: </w:t>
      </w:r>
      <w:r w:rsidRPr="009F4405">
        <w:rPr>
          <w:bCs/>
          <w:sz w:val="18"/>
          <w:szCs w:val="22"/>
        </w:rPr>
        <w:t>Upstream manufacturing constraints, especially SRM production, can become limiting factors before launch infrastructure itself. Higher launch cadence requires additional production capacity, and scaling production is not linear. If manufacturing capacity does not increase in step with demand, the system will face bottlenecks even where launch pads and operations teams are available.</w:t>
      </w:r>
      <w:r w:rsidR="003E0925" w:rsidRPr="009F4405">
        <w:rPr>
          <w:bCs/>
          <w:sz w:val="18"/>
          <w:szCs w:val="22"/>
        </w:rPr>
        <w:t xml:space="preserve"> [</w:t>
      </w:r>
      <w:r w:rsidR="00F100C9">
        <w:rPr>
          <w:bCs/>
          <w:sz w:val="18"/>
          <w:szCs w:val="22"/>
        </w:rPr>
        <w:t>A11</w:t>
      </w:r>
      <w:r w:rsidR="003E0925" w:rsidRPr="009F4405">
        <w:rPr>
          <w:bCs/>
          <w:sz w:val="18"/>
          <w:szCs w:val="22"/>
        </w:rPr>
        <w:t xml:space="preserve">, </w:t>
      </w:r>
      <w:r w:rsidR="00F100C9">
        <w:rPr>
          <w:bCs/>
          <w:sz w:val="18"/>
          <w:szCs w:val="22"/>
        </w:rPr>
        <w:t>A14</w:t>
      </w:r>
      <w:r w:rsidR="003E0925" w:rsidRPr="009F4405">
        <w:rPr>
          <w:bCs/>
          <w:sz w:val="18"/>
          <w:szCs w:val="22"/>
        </w:rPr>
        <w:t xml:space="preserve">, </w:t>
      </w:r>
      <w:r w:rsidR="0003468C">
        <w:rPr>
          <w:bCs/>
          <w:sz w:val="18"/>
          <w:szCs w:val="22"/>
        </w:rPr>
        <w:t>B01</w:t>
      </w:r>
      <w:r w:rsidR="003E0925" w:rsidRPr="009F4405">
        <w:rPr>
          <w:bCs/>
          <w:sz w:val="18"/>
          <w:szCs w:val="22"/>
        </w:rPr>
        <w:t xml:space="preserve">, </w:t>
      </w:r>
      <w:r w:rsidR="0003468C">
        <w:rPr>
          <w:bCs/>
          <w:sz w:val="18"/>
          <w:szCs w:val="22"/>
        </w:rPr>
        <w:t>B05</w:t>
      </w:r>
      <w:r w:rsidR="003E0925" w:rsidRPr="009F4405">
        <w:rPr>
          <w:bCs/>
          <w:sz w:val="18"/>
          <w:szCs w:val="22"/>
        </w:rPr>
        <w:t xml:space="preserve">, </w:t>
      </w:r>
      <w:r w:rsidR="0003468C">
        <w:rPr>
          <w:bCs/>
          <w:sz w:val="18"/>
          <w:szCs w:val="22"/>
        </w:rPr>
        <w:t>B07</w:t>
      </w:r>
      <w:r w:rsidR="003E0925" w:rsidRPr="009F4405">
        <w:rPr>
          <w:bCs/>
          <w:sz w:val="18"/>
          <w:szCs w:val="22"/>
        </w:rPr>
        <w:t>]</w:t>
      </w:r>
    </w:p>
    <w:p w14:paraId="3534888E" w14:textId="7921625A" w:rsidR="00FD5836" w:rsidRPr="009F4405" w:rsidRDefault="00FD5836">
      <w:pPr>
        <w:pStyle w:val="bullet10"/>
        <w:numPr>
          <w:ilvl w:val="1"/>
          <w:numId w:val="36"/>
        </w:numPr>
        <w:ind w:left="1077" w:hanging="357"/>
        <w:rPr>
          <w:b/>
          <w:sz w:val="18"/>
          <w:szCs w:val="22"/>
        </w:rPr>
      </w:pPr>
      <w:r w:rsidRPr="009F4405">
        <w:rPr>
          <w:b/>
          <w:sz w:val="18"/>
          <w:szCs w:val="22"/>
        </w:rPr>
        <w:t xml:space="preserve">Cost and efficiency pressures from the European cooperation model: </w:t>
      </w:r>
      <w:r w:rsidRPr="009F4405">
        <w:rPr>
          <w:bCs/>
          <w:sz w:val="18"/>
          <w:szCs w:val="22"/>
        </w:rPr>
        <w:t>The European cooperation model supports sovereignty and industrial distribution, but it creates cost and efficiency challenges when competing in the commercial launch market. Geographic return can limit supplier competition and cost optimisation, while the politically distributed production model can reduce flexibility compared with more commercially integrated competitors.</w:t>
      </w:r>
      <w:r w:rsidR="009344A5" w:rsidRPr="009F4405">
        <w:rPr>
          <w:bCs/>
          <w:sz w:val="18"/>
          <w:szCs w:val="22"/>
        </w:rPr>
        <w:t xml:space="preserve"> [</w:t>
      </w:r>
      <w:r w:rsidR="006B46EA">
        <w:rPr>
          <w:bCs/>
          <w:sz w:val="18"/>
          <w:szCs w:val="22"/>
        </w:rPr>
        <w:t>E01</w:t>
      </w:r>
      <w:r w:rsidR="009344A5" w:rsidRPr="009F4405">
        <w:rPr>
          <w:bCs/>
          <w:sz w:val="18"/>
          <w:szCs w:val="22"/>
        </w:rPr>
        <w:t xml:space="preserve">, </w:t>
      </w:r>
      <w:r w:rsidR="006B46EA">
        <w:rPr>
          <w:bCs/>
          <w:sz w:val="18"/>
          <w:szCs w:val="22"/>
        </w:rPr>
        <w:t>E13</w:t>
      </w:r>
      <w:r w:rsidR="009344A5" w:rsidRPr="009F4405">
        <w:rPr>
          <w:bCs/>
          <w:sz w:val="18"/>
          <w:szCs w:val="22"/>
        </w:rPr>
        <w:t xml:space="preserve">, </w:t>
      </w:r>
      <w:r w:rsidR="006B46EA">
        <w:rPr>
          <w:bCs/>
          <w:sz w:val="18"/>
          <w:szCs w:val="22"/>
        </w:rPr>
        <w:t>E14</w:t>
      </w:r>
      <w:r w:rsidR="009344A5" w:rsidRPr="009F4405">
        <w:rPr>
          <w:bCs/>
          <w:sz w:val="18"/>
          <w:szCs w:val="22"/>
        </w:rPr>
        <w:t xml:space="preserve">, </w:t>
      </w:r>
      <w:r w:rsidR="006B46EA">
        <w:rPr>
          <w:bCs/>
          <w:sz w:val="18"/>
          <w:szCs w:val="22"/>
        </w:rPr>
        <w:t>E17</w:t>
      </w:r>
      <w:r w:rsidR="009344A5" w:rsidRPr="009F4405">
        <w:rPr>
          <w:bCs/>
          <w:sz w:val="18"/>
          <w:szCs w:val="22"/>
        </w:rPr>
        <w:t>]</w:t>
      </w:r>
    </w:p>
    <w:p w14:paraId="3B678980" w14:textId="4527AF76" w:rsidR="00FD5836" w:rsidRPr="009F4405" w:rsidRDefault="00FD5836">
      <w:pPr>
        <w:pStyle w:val="bullet10"/>
        <w:numPr>
          <w:ilvl w:val="1"/>
          <w:numId w:val="36"/>
        </w:numPr>
        <w:ind w:left="1077" w:hanging="357"/>
        <w:rPr>
          <w:b/>
          <w:sz w:val="18"/>
          <w:szCs w:val="22"/>
        </w:rPr>
      </w:pPr>
      <w:r w:rsidRPr="009F4405">
        <w:rPr>
          <w:b/>
          <w:sz w:val="18"/>
          <w:szCs w:val="22"/>
        </w:rPr>
        <w:t xml:space="preserve">External supplier dependence in critical technologies: </w:t>
      </w:r>
      <w:r w:rsidRPr="009F4405">
        <w:rPr>
          <w:bCs/>
          <w:sz w:val="18"/>
          <w:szCs w:val="22"/>
        </w:rPr>
        <w:t xml:space="preserve">Dependence on non-European electronic components, selected engine components, </w:t>
      </w:r>
      <w:r w:rsidR="008D53D4" w:rsidRPr="009F4405">
        <w:rPr>
          <w:bCs/>
          <w:sz w:val="18"/>
          <w:szCs w:val="22"/>
        </w:rPr>
        <w:t xml:space="preserve">and </w:t>
      </w:r>
      <w:r w:rsidRPr="009F4405">
        <w:rPr>
          <w:bCs/>
          <w:sz w:val="18"/>
          <w:szCs w:val="22"/>
        </w:rPr>
        <w:t>imported feedstocks creates vulnerabilities across the manufacturing and access-to-space infrastructure chain. These dependencies can affect production continuity, maintenance, upgrades and the ability to scale infrastructure in response to future demand.</w:t>
      </w:r>
      <w:r w:rsidR="009344A5" w:rsidRPr="009F4405">
        <w:rPr>
          <w:bCs/>
          <w:sz w:val="18"/>
          <w:szCs w:val="22"/>
        </w:rPr>
        <w:t xml:space="preserve"> [C</w:t>
      </w:r>
      <w:r w:rsidR="00BF40FA">
        <w:rPr>
          <w:bCs/>
          <w:sz w:val="18"/>
          <w:szCs w:val="22"/>
        </w:rPr>
        <w:t>C01</w:t>
      </w:r>
      <w:r w:rsidR="009344A5" w:rsidRPr="009F4405">
        <w:rPr>
          <w:bCs/>
          <w:sz w:val="18"/>
          <w:szCs w:val="22"/>
        </w:rPr>
        <w:t>, C</w:t>
      </w:r>
      <w:r w:rsidR="00EA5E86">
        <w:rPr>
          <w:bCs/>
          <w:sz w:val="18"/>
          <w:szCs w:val="22"/>
        </w:rPr>
        <w:t>C02</w:t>
      </w:r>
      <w:r w:rsidR="009344A5" w:rsidRPr="009F4405">
        <w:rPr>
          <w:bCs/>
          <w:sz w:val="18"/>
          <w:szCs w:val="22"/>
        </w:rPr>
        <w:t>, C</w:t>
      </w:r>
      <w:r w:rsidR="00EA5E86">
        <w:rPr>
          <w:bCs/>
          <w:sz w:val="18"/>
          <w:szCs w:val="22"/>
        </w:rPr>
        <w:t>C03</w:t>
      </w:r>
      <w:r w:rsidR="009344A5" w:rsidRPr="009F4405">
        <w:rPr>
          <w:bCs/>
          <w:sz w:val="18"/>
          <w:szCs w:val="22"/>
        </w:rPr>
        <w:t>, C</w:t>
      </w:r>
      <w:r w:rsidR="00EA5E86">
        <w:rPr>
          <w:bCs/>
          <w:sz w:val="18"/>
          <w:szCs w:val="22"/>
        </w:rPr>
        <w:t>C04</w:t>
      </w:r>
      <w:r w:rsidR="009344A5" w:rsidRPr="009F4405">
        <w:rPr>
          <w:bCs/>
          <w:sz w:val="18"/>
          <w:szCs w:val="22"/>
        </w:rPr>
        <w:t>, C</w:t>
      </w:r>
      <w:r w:rsidR="00EA5E86">
        <w:rPr>
          <w:bCs/>
          <w:sz w:val="18"/>
          <w:szCs w:val="22"/>
        </w:rPr>
        <w:t>C08</w:t>
      </w:r>
      <w:r w:rsidR="009344A5" w:rsidRPr="009F4405">
        <w:rPr>
          <w:bCs/>
          <w:sz w:val="18"/>
          <w:szCs w:val="22"/>
        </w:rPr>
        <w:t>, C</w:t>
      </w:r>
      <w:r w:rsidR="00EA5E86">
        <w:rPr>
          <w:bCs/>
          <w:sz w:val="18"/>
          <w:szCs w:val="22"/>
        </w:rPr>
        <w:t>C09</w:t>
      </w:r>
      <w:r w:rsidR="009344A5" w:rsidRPr="009F4405">
        <w:rPr>
          <w:bCs/>
          <w:sz w:val="18"/>
          <w:szCs w:val="22"/>
        </w:rPr>
        <w:t>]</w:t>
      </w:r>
    </w:p>
    <w:p w14:paraId="675F5B04" w14:textId="4A323D35" w:rsidR="00E1061D" w:rsidRPr="009F4405" w:rsidRDefault="00FD5836">
      <w:pPr>
        <w:pStyle w:val="bullet10"/>
        <w:numPr>
          <w:ilvl w:val="1"/>
          <w:numId w:val="36"/>
        </w:numPr>
        <w:ind w:left="1077" w:hanging="357"/>
        <w:rPr>
          <w:b/>
          <w:sz w:val="18"/>
          <w:szCs w:val="22"/>
        </w:rPr>
      </w:pPr>
      <w:r w:rsidRPr="009F4405">
        <w:rPr>
          <w:b/>
          <w:sz w:val="18"/>
          <w:szCs w:val="22"/>
        </w:rPr>
        <w:t xml:space="preserve">Subsidy dependence and high fixed costs weakening commercial competitiveness: </w:t>
      </w:r>
      <w:r w:rsidRPr="009F4405">
        <w:rPr>
          <w:bCs/>
          <w:sz w:val="18"/>
          <w:szCs w:val="22"/>
        </w:rPr>
        <w:t>The continued reliance of main European launchers on subsidies, combined with</w:t>
      </w:r>
      <w:r w:rsidR="00957310" w:rsidRPr="009F4405">
        <w:rPr>
          <w:bCs/>
          <w:sz w:val="18"/>
          <w:szCs w:val="22"/>
        </w:rPr>
        <w:t xml:space="preserve"> high</w:t>
      </w:r>
      <w:r w:rsidRPr="009F4405">
        <w:rPr>
          <w:bCs/>
          <w:sz w:val="18"/>
          <w:szCs w:val="22"/>
        </w:rPr>
        <w:t xml:space="preserve"> fixed costs </w:t>
      </w:r>
      <w:r w:rsidR="00957310" w:rsidRPr="009F4405">
        <w:rPr>
          <w:bCs/>
          <w:sz w:val="18"/>
          <w:szCs w:val="22"/>
        </w:rPr>
        <w:t xml:space="preserve">(e.g. </w:t>
      </w:r>
      <w:r w:rsidRPr="009F4405">
        <w:rPr>
          <w:bCs/>
          <w:sz w:val="18"/>
          <w:szCs w:val="22"/>
        </w:rPr>
        <w:t>representing around 50-60% of total costs</w:t>
      </w:r>
      <w:r w:rsidR="00957310" w:rsidRPr="009F4405">
        <w:rPr>
          <w:bCs/>
          <w:sz w:val="18"/>
          <w:szCs w:val="22"/>
        </w:rPr>
        <w:t xml:space="preserve"> for Ariane 6)</w:t>
      </w:r>
      <w:r w:rsidRPr="009F4405">
        <w:rPr>
          <w:bCs/>
          <w:sz w:val="18"/>
          <w:szCs w:val="22"/>
        </w:rPr>
        <w:t>, creates a structural threat to competitiveness. Complex infrastructure and production systems require sustained funding, and without sufficient cadence or commercial demand, the cost base remains difficult to absorb.</w:t>
      </w:r>
      <w:r w:rsidR="009344A5" w:rsidRPr="009F4405">
        <w:rPr>
          <w:bCs/>
          <w:sz w:val="18"/>
          <w:szCs w:val="22"/>
        </w:rPr>
        <w:t xml:space="preserve"> [</w:t>
      </w:r>
      <w:r w:rsidR="006B46EA">
        <w:rPr>
          <w:bCs/>
          <w:sz w:val="18"/>
          <w:szCs w:val="22"/>
        </w:rPr>
        <w:t>E01</w:t>
      </w:r>
      <w:r w:rsidR="009344A5" w:rsidRPr="009F4405">
        <w:rPr>
          <w:bCs/>
          <w:sz w:val="18"/>
          <w:szCs w:val="22"/>
        </w:rPr>
        <w:t xml:space="preserve">, </w:t>
      </w:r>
      <w:r w:rsidR="006B46EA">
        <w:rPr>
          <w:bCs/>
          <w:sz w:val="18"/>
          <w:szCs w:val="22"/>
        </w:rPr>
        <w:t>E04</w:t>
      </w:r>
      <w:r w:rsidR="009344A5" w:rsidRPr="009F4405">
        <w:rPr>
          <w:bCs/>
          <w:sz w:val="18"/>
          <w:szCs w:val="22"/>
        </w:rPr>
        <w:t xml:space="preserve">, </w:t>
      </w:r>
      <w:r w:rsidR="006B46EA">
        <w:rPr>
          <w:bCs/>
          <w:sz w:val="18"/>
          <w:szCs w:val="22"/>
        </w:rPr>
        <w:t>E05</w:t>
      </w:r>
      <w:r w:rsidR="009344A5" w:rsidRPr="009F4405">
        <w:rPr>
          <w:bCs/>
          <w:sz w:val="18"/>
          <w:szCs w:val="22"/>
        </w:rPr>
        <w:t xml:space="preserve">, </w:t>
      </w:r>
      <w:r w:rsidR="006B46EA">
        <w:rPr>
          <w:bCs/>
          <w:sz w:val="18"/>
          <w:szCs w:val="22"/>
        </w:rPr>
        <w:t>E13</w:t>
      </w:r>
      <w:r w:rsidR="009344A5" w:rsidRPr="009F4405">
        <w:rPr>
          <w:bCs/>
          <w:sz w:val="18"/>
          <w:szCs w:val="22"/>
        </w:rPr>
        <w:t xml:space="preserve">, </w:t>
      </w:r>
      <w:r w:rsidR="006B46EA">
        <w:rPr>
          <w:bCs/>
          <w:sz w:val="18"/>
          <w:szCs w:val="22"/>
        </w:rPr>
        <w:t>E14</w:t>
      </w:r>
      <w:r w:rsidR="009344A5" w:rsidRPr="009F4405">
        <w:rPr>
          <w:bCs/>
          <w:sz w:val="18"/>
          <w:szCs w:val="22"/>
        </w:rPr>
        <w:t xml:space="preserve">, </w:t>
      </w:r>
      <w:r w:rsidR="006B46EA">
        <w:rPr>
          <w:bCs/>
          <w:sz w:val="18"/>
          <w:szCs w:val="22"/>
        </w:rPr>
        <w:t>E15</w:t>
      </w:r>
      <w:r w:rsidR="009344A5" w:rsidRPr="009F4405">
        <w:rPr>
          <w:bCs/>
          <w:sz w:val="18"/>
          <w:szCs w:val="22"/>
        </w:rPr>
        <w:t xml:space="preserve">, </w:t>
      </w:r>
      <w:r w:rsidR="006B46EA">
        <w:rPr>
          <w:bCs/>
          <w:sz w:val="18"/>
          <w:szCs w:val="22"/>
        </w:rPr>
        <w:t>E16</w:t>
      </w:r>
      <w:r w:rsidR="009344A5" w:rsidRPr="009F4405">
        <w:rPr>
          <w:bCs/>
          <w:sz w:val="18"/>
          <w:szCs w:val="22"/>
        </w:rPr>
        <w:t>]</w:t>
      </w:r>
    </w:p>
    <w:p w14:paraId="6FA91FCA" w14:textId="77777777" w:rsidR="00784A80" w:rsidRPr="009F4405" w:rsidRDefault="00784A80" w:rsidP="00784A80">
      <w:pPr>
        <w:rPr>
          <w:bCs/>
          <w:sz w:val="18"/>
          <w:szCs w:val="22"/>
        </w:rPr>
      </w:pPr>
    </w:p>
    <w:p w14:paraId="35EB2984" w14:textId="77777777" w:rsidR="00784A80" w:rsidRPr="009F4405" w:rsidRDefault="00784A80" w:rsidP="002238C5">
      <w:pPr>
        <w:pStyle w:val="EYHeading3"/>
        <w:rPr>
          <w:lang w:eastAsia="nl-BE"/>
        </w:rPr>
      </w:pPr>
      <w:r w:rsidRPr="009F4405">
        <w:rPr>
          <w:lang w:eastAsia="nl-BE"/>
        </w:rPr>
        <w:t xml:space="preserve">Summary </w:t>
      </w:r>
    </w:p>
    <w:p w14:paraId="25D621DA" w14:textId="40507A7F" w:rsidR="001C515B" w:rsidRPr="009F4405" w:rsidRDefault="00784A80" w:rsidP="00697012">
      <w:pPr>
        <w:pStyle w:val="BodyText0"/>
      </w:pPr>
      <w:r w:rsidRPr="009F4405">
        <w:t xml:space="preserve">The following figure presents a high-level, cross-cutting synthesis of the strengths, weaknesses, opportunities, and threats associated with Europe’s access-to-space infrastructure. </w:t>
      </w:r>
    </w:p>
    <w:p w14:paraId="22DD5F58" w14:textId="65B139DB" w:rsidR="001C515B" w:rsidRPr="009F4405" w:rsidRDefault="001C515B" w:rsidP="001C515B">
      <w:pPr>
        <w:pStyle w:val="Caption"/>
        <w:rPr>
          <w:lang w:eastAsia="en-GB"/>
        </w:rPr>
      </w:pPr>
      <w:bookmarkStart w:id="132" w:name="_Toc239018314"/>
      <w:r w:rsidRPr="009F4405">
        <w:lastRenderedPageBreak/>
        <w:t xml:space="preserve">Figure </w:t>
      </w:r>
      <w:r w:rsidRPr="009F4405">
        <w:fldChar w:fldCharType="begin"/>
      </w:r>
      <w:r w:rsidRPr="009F4405">
        <w:instrText xml:space="preserve"> SEQ Figure \* ARABIC </w:instrText>
      </w:r>
      <w:r w:rsidRPr="009F4405">
        <w:fldChar w:fldCharType="separate"/>
      </w:r>
      <w:r w:rsidR="00246866">
        <w:rPr>
          <w:noProof/>
        </w:rPr>
        <w:t>12</w:t>
      </w:r>
      <w:r w:rsidRPr="009F4405">
        <w:fldChar w:fldCharType="end"/>
      </w:r>
      <w:r w:rsidRPr="009F4405">
        <w:t xml:space="preserve"> Cross-cutting SWOT</w:t>
      </w:r>
      <w:bookmarkEnd w:id="132"/>
    </w:p>
    <w:p w14:paraId="219F80D2" w14:textId="77777777" w:rsidR="001C515B" w:rsidRPr="009F4405" w:rsidRDefault="001C515B" w:rsidP="001C515B">
      <w:pPr>
        <w:tabs>
          <w:tab w:val="left" w:pos="6028"/>
        </w:tabs>
        <w:jc w:val="center"/>
        <w:rPr>
          <w:lang w:eastAsia="nl-BE"/>
        </w:rPr>
        <w:sectPr w:rsidR="001C515B" w:rsidRPr="009F4405" w:rsidSect="001C515B">
          <w:pgSz w:w="16838" w:h="11906" w:orient="landscape"/>
          <w:pgMar w:top="1134" w:right="1418" w:bottom="1134" w:left="1134" w:header="709" w:footer="709" w:gutter="0"/>
          <w:cols w:space="708"/>
          <w:docGrid w:linePitch="360"/>
        </w:sectPr>
      </w:pPr>
      <w:r w:rsidRPr="009F4405">
        <w:rPr>
          <w:noProof/>
          <w:lang w:eastAsia="en-GB"/>
        </w:rPr>
        <w:drawing>
          <wp:inline distT="0" distB="0" distL="0" distR="0" wp14:anchorId="347DBFE5" wp14:editId="5CF95EC5">
            <wp:extent cx="6915513" cy="4610100"/>
            <wp:effectExtent l="0" t="0" r="0" b="0"/>
            <wp:docPr id="484754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54632" name=""/>
                    <pic:cNvPicPr/>
                  </pic:nvPicPr>
                  <pic:blipFill>
                    <a:blip r:embed="rId41"/>
                    <a:stretch>
                      <a:fillRect/>
                    </a:stretch>
                  </pic:blipFill>
                  <pic:spPr>
                    <a:xfrm>
                      <a:off x="0" y="0"/>
                      <a:ext cx="7092311" cy="4727959"/>
                    </a:xfrm>
                    <a:prstGeom prst="rect">
                      <a:avLst/>
                    </a:prstGeom>
                  </pic:spPr>
                </pic:pic>
              </a:graphicData>
            </a:graphic>
          </wp:inline>
        </w:drawing>
      </w:r>
    </w:p>
    <w:p w14:paraId="6B0179C9" w14:textId="77777777" w:rsidR="0012048F" w:rsidRPr="009F4405" w:rsidRDefault="0012048F" w:rsidP="00697012">
      <w:pPr>
        <w:pStyle w:val="BodyText0"/>
      </w:pPr>
    </w:p>
    <w:p w14:paraId="6CFA83B0" w14:textId="25275611" w:rsidR="00753ED9" w:rsidRPr="009F4405" w:rsidRDefault="00753ED9" w:rsidP="00697012">
      <w:pPr>
        <w:pStyle w:val="BodyText0"/>
      </w:pPr>
      <w:r w:rsidRPr="009F4405">
        <w:t xml:space="preserve">Below is a </w:t>
      </w:r>
      <w:r w:rsidRPr="009F4405">
        <w:rPr>
          <w:b/>
          <w:bCs/>
        </w:rPr>
        <w:t>concise summary table</w:t>
      </w:r>
      <w:r w:rsidRPr="009F4405">
        <w:t xml:space="preserve"> aggregating the SWOT findings</w:t>
      </w:r>
      <w:r w:rsidR="001D1306" w:rsidRPr="009F4405">
        <w:t xml:space="preserve"> per infrastructure type</w:t>
      </w:r>
      <w:r w:rsidRPr="009F4405">
        <w:t>:</w:t>
      </w:r>
    </w:p>
    <w:p w14:paraId="6A9ECFC4" w14:textId="2409C5AB" w:rsidR="00CC0077" w:rsidRPr="009F4405" w:rsidRDefault="00CC0077" w:rsidP="00CC0077">
      <w:pPr>
        <w:pStyle w:val="Caption"/>
        <w:rPr>
          <w:rFonts w:ascii="Segoe UI" w:hAnsi="Segoe UI" w:cs="Segoe UI"/>
          <w:sz w:val="21"/>
          <w:szCs w:val="21"/>
          <w:lang w:eastAsia="nl-BE"/>
        </w:rPr>
      </w:pPr>
      <w:bookmarkStart w:id="133" w:name="_Toc239018421"/>
      <w:r w:rsidRPr="009F4405">
        <w:t xml:space="preserve">Table </w:t>
      </w:r>
      <w:r w:rsidRPr="009F4405">
        <w:fldChar w:fldCharType="begin"/>
      </w:r>
      <w:r w:rsidRPr="009F4405">
        <w:instrText xml:space="preserve"> SEQ Table \* ARABIC </w:instrText>
      </w:r>
      <w:r w:rsidRPr="009F4405">
        <w:fldChar w:fldCharType="separate"/>
      </w:r>
      <w:r w:rsidR="005F19E3">
        <w:rPr>
          <w:noProof/>
        </w:rPr>
        <w:t>30</w:t>
      </w:r>
      <w:r w:rsidRPr="009F4405">
        <w:fldChar w:fldCharType="end"/>
      </w:r>
      <w:r w:rsidRPr="009F4405">
        <w:t xml:space="preserve"> Summary table – SWOT per infrastructure type for access to space</w:t>
      </w:r>
      <w:bookmarkEnd w:id="133"/>
    </w:p>
    <w:tbl>
      <w:tblPr>
        <w:tblStyle w:val="EYQuestionTable1"/>
        <w:tblW w:w="5000" w:type="pct"/>
        <w:tblCellMar>
          <w:top w:w="85" w:type="dxa"/>
          <w:bottom w:w="85" w:type="dxa"/>
        </w:tblCellMar>
        <w:tblLook w:val="04A0" w:firstRow="1" w:lastRow="0" w:firstColumn="1" w:lastColumn="0" w:noHBand="0" w:noVBand="1"/>
      </w:tblPr>
      <w:tblGrid>
        <w:gridCol w:w="1440"/>
        <w:gridCol w:w="3209"/>
        <w:gridCol w:w="3209"/>
        <w:gridCol w:w="3209"/>
        <w:gridCol w:w="3209"/>
      </w:tblGrid>
      <w:tr w:rsidR="00E503A0" w:rsidRPr="009F4405" w14:paraId="612F9FD6" w14:textId="77777777" w:rsidTr="00325E28">
        <w:tc>
          <w:tcPr>
            <w:tcW w:w="504" w:type="pct"/>
            <w:shd w:val="clear" w:color="auto" w:fill="FFE600"/>
            <w:hideMark/>
          </w:tcPr>
          <w:p w14:paraId="619AFB09" w14:textId="77777777" w:rsidR="00753ED9" w:rsidRPr="009F4405" w:rsidRDefault="00753ED9" w:rsidP="00CC0077">
            <w:pPr>
              <w:spacing w:after="0"/>
              <w:jc w:val="left"/>
              <w:rPr>
                <w:rFonts w:cstheme="minorHAnsi"/>
                <w:b/>
                <w:sz w:val="18"/>
                <w:szCs w:val="18"/>
                <w:lang w:eastAsia="nl-BE"/>
              </w:rPr>
            </w:pPr>
            <w:r w:rsidRPr="009F4405">
              <w:rPr>
                <w:rFonts w:cstheme="minorHAnsi"/>
                <w:b/>
                <w:sz w:val="18"/>
                <w:szCs w:val="18"/>
                <w:lang w:eastAsia="nl-BE"/>
              </w:rPr>
              <w:t>Infrastructure type</w:t>
            </w:r>
          </w:p>
        </w:tc>
        <w:tc>
          <w:tcPr>
            <w:tcW w:w="1124" w:type="pct"/>
            <w:shd w:val="clear" w:color="auto" w:fill="FFE600"/>
            <w:hideMark/>
          </w:tcPr>
          <w:p w14:paraId="119D6B1A" w14:textId="77777777" w:rsidR="00753ED9" w:rsidRPr="009F4405" w:rsidRDefault="00753ED9" w:rsidP="00CC0077">
            <w:pPr>
              <w:spacing w:after="0"/>
              <w:jc w:val="left"/>
              <w:rPr>
                <w:rFonts w:cstheme="minorHAnsi"/>
                <w:b/>
                <w:sz w:val="18"/>
                <w:szCs w:val="18"/>
                <w:lang w:eastAsia="nl-BE"/>
              </w:rPr>
            </w:pPr>
            <w:r w:rsidRPr="009F4405">
              <w:rPr>
                <w:rFonts w:cstheme="minorHAnsi"/>
                <w:b/>
                <w:sz w:val="18"/>
                <w:szCs w:val="18"/>
                <w:lang w:eastAsia="nl-BE"/>
              </w:rPr>
              <w:t>Strengths</w:t>
            </w:r>
          </w:p>
        </w:tc>
        <w:tc>
          <w:tcPr>
            <w:tcW w:w="1124" w:type="pct"/>
            <w:shd w:val="clear" w:color="auto" w:fill="FFE600"/>
            <w:hideMark/>
          </w:tcPr>
          <w:p w14:paraId="5F228E53" w14:textId="77777777" w:rsidR="00753ED9" w:rsidRPr="009F4405" w:rsidRDefault="00753ED9" w:rsidP="00CC0077">
            <w:pPr>
              <w:spacing w:after="0"/>
              <w:jc w:val="left"/>
              <w:rPr>
                <w:rFonts w:cstheme="minorHAnsi"/>
                <w:b/>
                <w:sz w:val="18"/>
                <w:szCs w:val="18"/>
                <w:lang w:eastAsia="nl-BE"/>
              </w:rPr>
            </w:pPr>
            <w:r w:rsidRPr="009F4405">
              <w:rPr>
                <w:rFonts w:cstheme="minorHAnsi"/>
                <w:b/>
                <w:sz w:val="18"/>
                <w:szCs w:val="18"/>
                <w:lang w:eastAsia="nl-BE"/>
              </w:rPr>
              <w:t>Weaknesses</w:t>
            </w:r>
          </w:p>
        </w:tc>
        <w:tc>
          <w:tcPr>
            <w:tcW w:w="1124" w:type="pct"/>
            <w:shd w:val="clear" w:color="auto" w:fill="FFE600"/>
            <w:hideMark/>
          </w:tcPr>
          <w:p w14:paraId="4BBAE3BD" w14:textId="77777777" w:rsidR="00753ED9" w:rsidRPr="009F4405" w:rsidRDefault="00753ED9" w:rsidP="00CC0077">
            <w:pPr>
              <w:spacing w:after="0"/>
              <w:jc w:val="left"/>
              <w:rPr>
                <w:rFonts w:cstheme="minorHAnsi"/>
                <w:b/>
                <w:sz w:val="18"/>
                <w:szCs w:val="18"/>
                <w:lang w:eastAsia="nl-BE"/>
              </w:rPr>
            </w:pPr>
            <w:r w:rsidRPr="009F4405">
              <w:rPr>
                <w:rFonts w:cstheme="minorHAnsi"/>
                <w:b/>
                <w:sz w:val="18"/>
                <w:szCs w:val="18"/>
                <w:lang w:eastAsia="nl-BE"/>
              </w:rPr>
              <w:t>Opportunities</w:t>
            </w:r>
          </w:p>
        </w:tc>
        <w:tc>
          <w:tcPr>
            <w:tcW w:w="1124" w:type="pct"/>
            <w:shd w:val="clear" w:color="auto" w:fill="FFE600"/>
            <w:hideMark/>
          </w:tcPr>
          <w:p w14:paraId="5BBF9E7A" w14:textId="77777777" w:rsidR="00753ED9" w:rsidRPr="009F4405" w:rsidRDefault="00753ED9" w:rsidP="00CC0077">
            <w:pPr>
              <w:spacing w:after="0"/>
              <w:jc w:val="left"/>
              <w:rPr>
                <w:rFonts w:cstheme="minorHAnsi"/>
                <w:b/>
                <w:sz w:val="18"/>
                <w:szCs w:val="18"/>
                <w:lang w:eastAsia="nl-BE"/>
              </w:rPr>
            </w:pPr>
            <w:r w:rsidRPr="009F4405">
              <w:rPr>
                <w:rFonts w:cstheme="minorHAnsi"/>
                <w:b/>
                <w:sz w:val="18"/>
                <w:szCs w:val="18"/>
                <w:lang w:eastAsia="nl-BE"/>
              </w:rPr>
              <w:t>Threats</w:t>
            </w:r>
          </w:p>
        </w:tc>
      </w:tr>
      <w:tr w:rsidR="00165913" w:rsidRPr="009F4405" w14:paraId="224F2543" w14:textId="77777777" w:rsidTr="00325E28">
        <w:tc>
          <w:tcPr>
            <w:tcW w:w="504" w:type="pct"/>
            <w:shd w:val="clear" w:color="auto" w:fill="F2F2F2" w:themeFill="text2" w:themeFillShade="F2"/>
            <w:hideMark/>
          </w:tcPr>
          <w:p w14:paraId="7B13B5B2" w14:textId="77777777" w:rsidR="00165913" w:rsidRPr="009F4405" w:rsidRDefault="00165913" w:rsidP="00165913">
            <w:pPr>
              <w:spacing w:after="0"/>
              <w:jc w:val="left"/>
              <w:rPr>
                <w:rFonts w:cstheme="minorHAnsi"/>
                <w:sz w:val="16"/>
                <w:szCs w:val="16"/>
                <w:lang w:eastAsia="nl-BE"/>
              </w:rPr>
            </w:pPr>
            <w:r w:rsidRPr="009F4405">
              <w:rPr>
                <w:rFonts w:cstheme="minorHAnsi"/>
                <w:sz w:val="16"/>
                <w:szCs w:val="16"/>
                <w:lang w:eastAsia="nl-BE"/>
              </w:rPr>
              <w:t>Launch facilities</w:t>
            </w:r>
          </w:p>
        </w:tc>
        <w:tc>
          <w:tcPr>
            <w:tcW w:w="1124" w:type="pct"/>
            <w:hideMark/>
          </w:tcPr>
          <w:p w14:paraId="3E2E6F84" w14:textId="4327991C" w:rsidR="00165913" w:rsidRPr="009F4405" w:rsidRDefault="00165913" w:rsidP="00165913">
            <w:pPr>
              <w:spacing w:after="0"/>
              <w:jc w:val="left"/>
              <w:rPr>
                <w:rFonts w:cstheme="minorHAnsi"/>
                <w:sz w:val="16"/>
                <w:szCs w:val="16"/>
                <w:lang w:eastAsia="nl-BE"/>
              </w:rPr>
            </w:pPr>
            <w:r w:rsidRPr="009F4405">
              <w:rPr>
                <w:rFonts w:cstheme="minorHAnsi"/>
                <w:sz w:val="16"/>
                <w:szCs w:val="16"/>
              </w:rPr>
              <w:t>CSG remains Europe’s core launch asset, with equatorial positioning, heavy-lift capability, low-inclination access and integrated pads, payload facilities, propellant systems and logistics. Andøya, Esrange, SaxaVord and Atlantic Spaceport add complementary access for polar, sun-synchronous and selected lower-inclination missions. Europe also benefits from multi-pad experience, emerging multi-user concepts and strong safety, regulatory and security frameworks.</w:t>
            </w:r>
          </w:p>
        </w:tc>
        <w:tc>
          <w:tcPr>
            <w:tcW w:w="1124" w:type="pct"/>
            <w:hideMark/>
          </w:tcPr>
          <w:p w14:paraId="1678EC8E" w14:textId="16858054" w:rsidR="00165913" w:rsidRPr="009F4405" w:rsidRDefault="00165913" w:rsidP="00165913">
            <w:pPr>
              <w:spacing w:after="0"/>
              <w:jc w:val="left"/>
              <w:rPr>
                <w:rFonts w:cstheme="minorHAnsi"/>
                <w:sz w:val="16"/>
                <w:szCs w:val="16"/>
                <w:lang w:eastAsia="nl-BE"/>
              </w:rPr>
            </w:pPr>
            <w:r w:rsidRPr="009F4405">
              <w:rPr>
                <w:rFonts w:cstheme="minorHAnsi"/>
                <w:sz w:val="16"/>
                <w:szCs w:val="16"/>
              </w:rPr>
              <w:t>Europe remains highly dependent on CSG for heavy-lift and low-inclination launches, while mainland sites cannot replicate its performance. Cadence is constrained by range safety, preparation time, clean rooms, payload integration, satellite storage, propellant handling and limited active pad capacity. Emerging spaceports remain less mature</w:t>
            </w:r>
            <w:r w:rsidR="00327A81" w:rsidRPr="009F4405">
              <w:rPr>
                <w:rFonts w:cstheme="minorHAnsi"/>
                <w:sz w:val="16"/>
                <w:szCs w:val="16"/>
              </w:rPr>
              <w:t xml:space="preserve"> </w:t>
            </w:r>
            <w:r w:rsidRPr="009F4405">
              <w:rPr>
                <w:rFonts w:cstheme="minorHAnsi"/>
                <w:sz w:val="16"/>
                <w:szCs w:val="16"/>
              </w:rPr>
              <w:t>and dependent on flight-proven launchers, while fragmented licensing frameworks reduce multi-site efficiency.</w:t>
            </w:r>
          </w:p>
        </w:tc>
        <w:tc>
          <w:tcPr>
            <w:tcW w:w="1124" w:type="pct"/>
            <w:hideMark/>
          </w:tcPr>
          <w:p w14:paraId="3817AFA5" w14:textId="1090577C" w:rsidR="00165913" w:rsidRPr="009F4405" w:rsidRDefault="00165913" w:rsidP="00165913">
            <w:pPr>
              <w:spacing w:after="0"/>
              <w:jc w:val="left"/>
              <w:rPr>
                <w:rFonts w:cstheme="minorHAnsi"/>
                <w:sz w:val="16"/>
                <w:szCs w:val="16"/>
                <w:lang w:eastAsia="nl-BE"/>
              </w:rPr>
            </w:pPr>
            <w:r w:rsidRPr="009F4405">
              <w:rPr>
                <w:rFonts w:cstheme="minorHAnsi"/>
                <w:sz w:val="16"/>
                <w:szCs w:val="16"/>
              </w:rPr>
              <w:t>Complementary European launch sites can reduce pressure on CSG and diversify orbital access. Reusability-ready infrastructure, generic multi-user pads, open-spaceport models, improved propellant supply chains and better mission allocation across sites could strengthen resilience, utilisation and efficiency.</w:t>
            </w:r>
          </w:p>
        </w:tc>
        <w:tc>
          <w:tcPr>
            <w:tcW w:w="1124" w:type="pct"/>
            <w:hideMark/>
          </w:tcPr>
          <w:p w14:paraId="7FBA1F49" w14:textId="12E5F290" w:rsidR="00165913" w:rsidRPr="009F4405" w:rsidRDefault="00165913" w:rsidP="00165913">
            <w:pPr>
              <w:spacing w:after="0"/>
              <w:jc w:val="left"/>
              <w:rPr>
                <w:rFonts w:cstheme="minorHAnsi"/>
                <w:sz w:val="16"/>
                <w:szCs w:val="16"/>
                <w:lang w:eastAsia="nl-BE"/>
              </w:rPr>
            </w:pPr>
            <w:r w:rsidRPr="009F4405">
              <w:rPr>
                <w:rFonts w:cstheme="minorHAnsi"/>
                <w:sz w:val="16"/>
                <w:szCs w:val="16"/>
              </w:rPr>
              <w:t>CSG may face congestion as more operators use shared roads, safety zones, integration facilities and launch infrastructure. Europe also faces logistics vulnerabilities, weather and geographic constraints, regulatory limits on new sites, EU/non-EU policy fragmentation, market distortions between public and commercial sites, and commodity dependencies at island-based spaceports.</w:t>
            </w:r>
          </w:p>
        </w:tc>
      </w:tr>
      <w:tr w:rsidR="00165913" w:rsidRPr="009F4405" w14:paraId="70DA0D50" w14:textId="77777777" w:rsidTr="00325E28">
        <w:tc>
          <w:tcPr>
            <w:tcW w:w="504" w:type="pct"/>
            <w:shd w:val="clear" w:color="auto" w:fill="F2F2F2" w:themeFill="text2" w:themeFillShade="F2"/>
            <w:hideMark/>
          </w:tcPr>
          <w:p w14:paraId="51554AFD" w14:textId="77777777" w:rsidR="00165913" w:rsidRPr="009F4405" w:rsidRDefault="00165913" w:rsidP="00165913">
            <w:pPr>
              <w:spacing w:after="0"/>
              <w:jc w:val="left"/>
              <w:rPr>
                <w:rFonts w:cstheme="minorHAnsi"/>
                <w:sz w:val="16"/>
                <w:szCs w:val="16"/>
                <w:lang w:eastAsia="nl-BE"/>
              </w:rPr>
            </w:pPr>
            <w:r w:rsidRPr="009F4405">
              <w:rPr>
                <w:rFonts w:cstheme="minorHAnsi"/>
                <w:sz w:val="16"/>
                <w:szCs w:val="16"/>
                <w:lang w:eastAsia="nl-BE"/>
              </w:rPr>
              <w:t>Testing centres</w:t>
            </w:r>
          </w:p>
        </w:tc>
        <w:tc>
          <w:tcPr>
            <w:tcW w:w="1124" w:type="pct"/>
            <w:hideMark/>
          </w:tcPr>
          <w:p w14:paraId="502AA8F8" w14:textId="38D8FBF7" w:rsidR="00165913" w:rsidRPr="009F4405" w:rsidRDefault="00165913" w:rsidP="00165913">
            <w:pPr>
              <w:spacing w:after="0"/>
              <w:jc w:val="left"/>
              <w:rPr>
                <w:rFonts w:cstheme="minorHAnsi"/>
                <w:sz w:val="16"/>
                <w:szCs w:val="16"/>
                <w:lang w:eastAsia="nl-BE"/>
              </w:rPr>
            </w:pPr>
            <w:r w:rsidRPr="009F4405">
              <w:rPr>
                <w:rFonts w:cstheme="minorHAnsi"/>
                <w:sz w:val="16"/>
                <w:szCs w:val="16"/>
              </w:rPr>
              <w:t>Europe has high-end propulsion, mechanical and thermal testing capabilities, including Lampoldshausen and Vernon. These assets support full flight qualification, strategic autonomy and some redundancy. Public ownership reinforces continuity, while smaller flexible facilities support emerging launch actors.</w:t>
            </w:r>
          </w:p>
        </w:tc>
        <w:tc>
          <w:tcPr>
            <w:tcW w:w="1124" w:type="pct"/>
            <w:hideMark/>
          </w:tcPr>
          <w:p w14:paraId="0FA122DD" w14:textId="79EE2366" w:rsidR="00165913" w:rsidRPr="009F4405" w:rsidRDefault="00165913" w:rsidP="00165913">
            <w:pPr>
              <w:spacing w:after="0"/>
              <w:jc w:val="left"/>
              <w:rPr>
                <w:rFonts w:cstheme="minorHAnsi"/>
                <w:sz w:val="16"/>
                <w:szCs w:val="16"/>
                <w:lang w:eastAsia="nl-BE"/>
              </w:rPr>
            </w:pPr>
            <w:r w:rsidRPr="009F4405">
              <w:rPr>
                <w:rFonts w:cstheme="minorHAnsi"/>
                <w:sz w:val="16"/>
                <w:szCs w:val="16"/>
              </w:rPr>
              <w:t>The main constraint is access and availability, not absence of infrastructure. Major facilities are oversubscribed, test slots are scarce, legacy benches may require adaptation, recovery after major damage can be long, and access costs remain high for startups. High-capacity vibration testing is also a bottleneck.</w:t>
            </w:r>
          </w:p>
        </w:tc>
        <w:tc>
          <w:tcPr>
            <w:tcW w:w="1124" w:type="pct"/>
            <w:hideMark/>
          </w:tcPr>
          <w:p w14:paraId="33C339EC" w14:textId="510C29D3" w:rsidR="00165913" w:rsidRPr="009F4405" w:rsidRDefault="00165913" w:rsidP="00165913">
            <w:pPr>
              <w:spacing w:after="0"/>
              <w:jc w:val="left"/>
              <w:rPr>
                <w:rFonts w:cstheme="minorHAnsi"/>
                <w:sz w:val="16"/>
                <w:szCs w:val="16"/>
                <w:lang w:eastAsia="nl-BE"/>
              </w:rPr>
            </w:pPr>
            <w:r w:rsidRPr="009F4405">
              <w:rPr>
                <w:rFonts w:cstheme="minorHAnsi"/>
                <w:sz w:val="16"/>
                <w:szCs w:val="16"/>
              </w:rPr>
              <w:t>Europe can expand propulsion testing capacity, develop site-adjacent testing for reusable systems, support private test infrastructure, scale modular benches such as P8 and LUMEN-type environments, and improve scheduling transparency and access rules.</w:t>
            </w:r>
          </w:p>
        </w:tc>
        <w:tc>
          <w:tcPr>
            <w:tcW w:w="1124" w:type="pct"/>
            <w:hideMark/>
          </w:tcPr>
          <w:p w14:paraId="6391F111" w14:textId="498F096F" w:rsidR="00165913" w:rsidRPr="009F4405" w:rsidRDefault="00165913" w:rsidP="00165913">
            <w:pPr>
              <w:spacing w:after="0"/>
              <w:jc w:val="left"/>
              <w:rPr>
                <w:rFonts w:cstheme="minorHAnsi"/>
                <w:sz w:val="16"/>
                <w:szCs w:val="16"/>
                <w:lang w:eastAsia="nl-BE"/>
              </w:rPr>
            </w:pPr>
            <w:r w:rsidRPr="009F4405">
              <w:rPr>
                <w:rFonts w:cstheme="minorHAnsi"/>
                <w:sz w:val="16"/>
                <w:szCs w:val="16"/>
              </w:rPr>
              <w:t>Fragmented engine development increases congestion at scarce high-capability facilities. New test infrastructure takes years to build, environmental and regulatory constraints limit expansion, persistent bottlenecks may push actors outside Europe, and critical test infrastructure components can face supply-chain disruption.</w:t>
            </w:r>
          </w:p>
        </w:tc>
      </w:tr>
      <w:tr w:rsidR="00165913" w:rsidRPr="009F4405" w14:paraId="512672C9" w14:textId="77777777" w:rsidTr="00325E28">
        <w:tc>
          <w:tcPr>
            <w:tcW w:w="504" w:type="pct"/>
            <w:shd w:val="clear" w:color="auto" w:fill="F2F2F2" w:themeFill="text2" w:themeFillShade="F2"/>
          </w:tcPr>
          <w:p w14:paraId="692AD9D9" w14:textId="3EC94374" w:rsidR="00165913" w:rsidRPr="009F4405" w:rsidRDefault="00165913" w:rsidP="00165913">
            <w:pPr>
              <w:spacing w:after="0"/>
              <w:jc w:val="left"/>
              <w:rPr>
                <w:rFonts w:cstheme="minorHAnsi"/>
                <w:sz w:val="16"/>
                <w:szCs w:val="16"/>
                <w:lang w:eastAsia="nl-BE"/>
              </w:rPr>
            </w:pPr>
            <w:r w:rsidRPr="009F4405">
              <w:rPr>
                <w:rFonts w:cstheme="minorHAnsi"/>
                <w:sz w:val="16"/>
                <w:szCs w:val="16"/>
                <w:lang w:eastAsia="nl-BE"/>
              </w:rPr>
              <w:t>Transportation</w:t>
            </w:r>
          </w:p>
        </w:tc>
        <w:tc>
          <w:tcPr>
            <w:tcW w:w="1124" w:type="pct"/>
          </w:tcPr>
          <w:p w14:paraId="2BF453E4" w14:textId="68468CDE" w:rsidR="00165913" w:rsidRPr="009F4405" w:rsidRDefault="00165913" w:rsidP="00165913">
            <w:pPr>
              <w:spacing w:after="0"/>
              <w:jc w:val="left"/>
              <w:rPr>
                <w:rFonts w:cstheme="minorHAnsi"/>
                <w:sz w:val="16"/>
                <w:szCs w:val="16"/>
                <w:lang w:eastAsia="nl-BE"/>
              </w:rPr>
            </w:pPr>
            <w:r w:rsidRPr="009F4405">
              <w:rPr>
                <w:rFonts w:cstheme="minorHAnsi"/>
                <w:sz w:val="16"/>
                <w:szCs w:val="16"/>
              </w:rPr>
              <w:t>Europe benefits from dedicated Ariane 6 maritime logistics through Canopée, adapted to oversized launcher components and the CSG chain. Smaller launcher systems can rely more on road-compatible logistics, as shown by Isar’s truck-based transport to Esrange and Andøya. Atlantic Spaceport also offers multimodal airport, port and maritime advantages.</w:t>
            </w:r>
          </w:p>
        </w:tc>
        <w:tc>
          <w:tcPr>
            <w:tcW w:w="1124" w:type="pct"/>
          </w:tcPr>
          <w:p w14:paraId="5743278C" w14:textId="3CE075E6" w:rsidR="00165913" w:rsidRPr="009F4405" w:rsidRDefault="00165913" w:rsidP="00165913">
            <w:pPr>
              <w:spacing w:after="0"/>
              <w:jc w:val="left"/>
              <w:rPr>
                <w:rFonts w:cstheme="minorHAnsi"/>
                <w:sz w:val="16"/>
                <w:szCs w:val="16"/>
                <w:lang w:eastAsia="nl-BE"/>
              </w:rPr>
            </w:pPr>
            <w:r w:rsidRPr="009F4405">
              <w:rPr>
                <w:rFonts w:cstheme="minorHAnsi"/>
                <w:sz w:val="16"/>
                <w:szCs w:val="16"/>
              </w:rPr>
              <w:t>Transport resilience is limited by low substitutability of specialised vessels, ports, harbour interfaces, road links and adapted aircraft. CSG could face harbour, road, storage, propellant and internal-transfer bottlenecks under higher cadence. Remote and island sites face additional exposure to weather, port, rail, road and local handling constraints.</w:t>
            </w:r>
          </w:p>
        </w:tc>
        <w:tc>
          <w:tcPr>
            <w:tcW w:w="1124" w:type="pct"/>
          </w:tcPr>
          <w:p w14:paraId="4650F7E8" w14:textId="5105E64F" w:rsidR="00165913" w:rsidRPr="009F4405" w:rsidRDefault="00165913" w:rsidP="00165913">
            <w:pPr>
              <w:spacing w:after="0"/>
              <w:jc w:val="left"/>
              <w:rPr>
                <w:rFonts w:cstheme="minorHAnsi"/>
                <w:sz w:val="16"/>
                <w:szCs w:val="16"/>
                <w:lang w:eastAsia="nl-BE"/>
              </w:rPr>
            </w:pPr>
            <w:r w:rsidRPr="009F4405">
              <w:rPr>
                <w:rFonts w:cstheme="minorHAnsi"/>
                <w:sz w:val="16"/>
                <w:szCs w:val="16"/>
              </w:rPr>
              <w:t>Europe can strengthen logistics resilience by mapping critical routes, port interfaces, storage, handling requirements and local transfer constraints. Additional maritime capacity, improved CSG interfaces, alternative inland routes such as Narvik rail access for Esrange, standard road transport for small launchers and integrated customer-side logistics would improve reliability.</w:t>
            </w:r>
          </w:p>
        </w:tc>
        <w:tc>
          <w:tcPr>
            <w:tcW w:w="1124" w:type="pct"/>
          </w:tcPr>
          <w:p w14:paraId="2B435527" w14:textId="2FB4854A" w:rsidR="00165913" w:rsidRPr="009F4405" w:rsidRDefault="00165913" w:rsidP="00165913">
            <w:pPr>
              <w:spacing w:after="0"/>
              <w:jc w:val="left"/>
              <w:rPr>
                <w:rFonts w:cstheme="minorHAnsi"/>
                <w:sz w:val="16"/>
                <w:szCs w:val="16"/>
                <w:lang w:eastAsia="nl-BE"/>
              </w:rPr>
            </w:pPr>
            <w:r w:rsidRPr="009F4405">
              <w:rPr>
                <w:rFonts w:cstheme="minorHAnsi"/>
                <w:sz w:val="16"/>
                <w:szCs w:val="16"/>
              </w:rPr>
              <w:t>Transportation can become a single point of failure if vessels, ports, shallow-water access, roads or transfer links are disrupted. Higher cadence could create congestion in harbour, storage and road systems. Europe also depends on global transport providers such as Antonov An-124 for oversized space hardware and faces export-control and remote-site disruption risks.</w:t>
            </w:r>
          </w:p>
        </w:tc>
      </w:tr>
      <w:tr w:rsidR="00165913" w:rsidRPr="009F4405" w14:paraId="5784C7BD" w14:textId="77777777" w:rsidTr="00325E28">
        <w:tc>
          <w:tcPr>
            <w:tcW w:w="504" w:type="pct"/>
            <w:shd w:val="clear" w:color="auto" w:fill="F2F2F2" w:themeFill="text2" w:themeFillShade="F2"/>
            <w:hideMark/>
          </w:tcPr>
          <w:p w14:paraId="40A0DB39" w14:textId="77777777" w:rsidR="00165913" w:rsidRPr="009F4405" w:rsidRDefault="00165913" w:rsidP="00165913">
            <w:pPr>
              <w:spacing w:after="0"/>
              <w:jc w:val="left"/>
              <w:rPr>
                <w:rFonts w:cstheme="minorHAnsi"/>
                <w:sz w:val="16"/>
                <w:szCs w:val="16"/>
                <w:lang w:eastAsia="nl-BE"/>
              </w:rPr>
            </w:pPr>
            <w:r w:rsidRPr="009F4405">
              <w:rPr>
                <w:rFonts w:cstheme="minorHAnsi"/>
                <w:sz w:val="16"/>
                <w:szCs w:val="16"/>
                <w:lang w:eastAsia="nl-BE"/>
              </w:rPr>
              <w:t>Telemetry, Tracking and Control (TT&amp;C)</w:t>
            </w:r>
          </w:p>
        </w:tc>
        <w:tc>
          <w:tcPr>
            <w:tcW w:w="1124" w:type="pct"/>
            <w:hideMark/>
          </w:tcPr>
          <w:p w14:paraId="7606E78E" w14:textId="73DE851B" w:rsidR="00165913" w:rsidRPr="009F4405" w:rsidRDefault="00165913" w:rsidP="00165913">
            <w:pPr>
              <w:spacing w:after="0"/>
              <w:jc w:val="left"/>
              <w:rPr>
                <w:rFonts w:cstheme="minorHAnsi"/>
                <w:sz w:val="16"/>
                <w:szCs w:val="16"/>
                <w:lang w:eastAsia="nl-BE"/>
              </w:rPr>
            </w:pPr>
            <w:r w:rsidRPr="009F4405">
              <w:rPr>
                <w:rFonts w:cstheme="minorHAnsi"/>
                <w:sz w:val="16"/>
                <w:szCs w:val="16"/>
              </w:rPr>
              <w:t xml:space="preserve">Europe has a dual public-private TT&amp;C ecosystem, combining resilient ESA infrastructure with commercial networks offering global scale and flexibility. Public stations include redundancy, autonomous power, preventive maintenance and on-site </w:t>
            </w:r>
            <w:r w:rsidRPr="009F4405">
              <w:rPr>
                <w:rFonts w:cstheme="minorHAnsi"/>
                <w:sz w:val="16"/>
                <w:szCs w:val="16"/>
              </w:rPr>
              <w:lastRenderedPageBreak/>
              <w:t>spares. Network-based operations allow some offloading between antennas, while Svalbard and Troll are strategic for polar and sun-synchronous missions.</w:t>
            </w:r>
          </w:p>
        </w:tc>
        <w:tc>
          <w:tcPr>
            <w:tcW w:w="1124" w:type="pct"/>
            <w:hideMark/>
          </w:tcPr>
          <w:p w14:paraId="01EE283A" w14:textId="70B53E76" w:rsidR="00165913" w:rsidRPr="009F4405" w:rsidRDefault="00165913" w:rsidP="00165913">
            <w:pPr>
              <w:spacing w:after="0"/>
              <w:jc w:val="left"/>
              <w:rPr>
                <w:rFonts w:cstheme="minorHAnsi"/>
                <w:sz w:val="16"/>
                <w:szCs w:val="16"/>
                <w:lang w:eastAsia="nl-BE"/>
              </w:rPr>
            </w:pPr>
            <w:r w:rsidRPr="009F4405">
              <w:rPr>
                <w:rFonts w:cstheme="minorHAnsi"/>
                <w:sz w:val="16"/>
                <w:szCs w:val="16"/>
              </w:rPr>
              <w:lastRenderedPageBreak/>
              <w:t xml:space="preserve">Launch-support services are commercially weaker than routine satellite operations and require high preparation effort. TT&amp;C also depends on some non-European assets, national frequency licensing, limited ESA core-network capacity, unclear responsibility </w:t>
            </w:r>
            <w:r w:rsidRPr="009F4405">
              <w:rPr>
                <w:rFonts w:cstheme="minorHAnsi"/>
                <w:sz w:val="16"/>
                <w:szCs w:val="16"/>
              </w:rPr>
              <w:lastRenderedPageBreak/>
              <w:t>sharing between spaceports and launch providers, specialised human resources and remote-site dependencies.</w:t>
            </w:r>
          </w:p>
        </w:tc>
        <w:tc>
          <w:tcPr>
            <w:tcW w:w="1124" w:type="pct"/>
            <w:hideMark/>
          </w:tcPr>
          <w:p w14:paraId="2889F371" w14:textId="0FBC0276" w:rsidR="00165913" w:rsidRPr="009F4405" w:rsidRDefault="00165913" w:rsidP="00165913">
            <w:pPr>
              <w:spacing w:after="0"/>
              <w:jc w:val="left"/>
              <w:rPr>
                <w:rFonts w:cstheme="minorHAnsi"/>
                <w:sz w:val="16"/>
                <w:szCs w:val="16"/>
                <w:lang w:eastAsia="nl-BE"/>
              </w:rPr>
            </w:pPr>
            <w:r w:rsidRPr="009F4405">
              <w:rPr>
                <w:rFonts w:cstheme="minorHAnsi"/>
                <w:sz w:val="16"/>
                <w:szCs w:val="16"/>
              </w:rPr>
              <w:lastRenderedPageBreak/>
              <w:t xml:space="preserve">Opportunities include expanding cooperative and commercial networks, improving scheduling coordination, investing in telemetry and range-safety systems at emerging spaceports, developing European critical components, exploring space-based </w:t>
            </w:r>
            <w:r w:rsidRPr="009F4405">
              <w:rPr>
                <w:rFonts w:cstheme="minorHAnsi"/>
                <w:sz w:val="16"/>
                <w:szCs w:val="16"/>
              </w:rPr>
              <w:lastRenderedPageBreak/>
              <w:t>telemetry relay and strengthening fibre connectivity for remote sites.</w:t>
            </w:r>
          </w:p>
        </w:tc>
        <w:tc>
          <w:tcPr>
            <w:tcW w:w="1124" w:type="pct"/>
            <w:hideMark/>
          </w:tcPr>
          <w:p w14:paraId="4F4CFCA3" w14:textId="20C98AFC" w:rsidR="00165913" w:rsidRPr="009F4405" w:rsidRDefault="00165913" w:rsidP="00165913">
            <w:pPr>
              <w:spacing w:after="0"/>
              <w:jc w:val="left"/>
              <w:rPr>
                <w:rFonts w:cstheme="minorHAnsi"/>
                <w:sz w:val="16"/>
                <w:szCs w:val="16"/>
                <w:lang w:eastAsia="nl-BE"/>
              </w:rPr>
            </w:pPr>
            <w:r w:rsidRPr="009F4405">
              <w:rPr>
                <w:rFonts w:cstheme="minorHAnsi"/>
                <w:sz w:val="16"/>
                <w:szCs w:val="16"/>
              </w:rPr>
              <w:lastRenderedPageBreak/>
              <w:t xml:space="preserve">TT&amp;C faces geopolitical and regulatory risks, supplier concentration in antenna/RF components, physical security risks at remote stations, cyber and network-integrity threats, rising cost and scheduling pressure for launch support, possible telemetry gaps, weak </w:t>
            </w:r>
            <w:r w:rsidRPr="009F4405">
              <w:rPr>
                <w:rFonts w:cstheme="minorHAnsi"/>
                <w:sz w:val="16"/>
                <w:szCs w:val="16"/>
              </w:rPr>
              <w:lastRenderedPageBreak/>
              <w:t>commercial incentives for dedicated launch-support capacity, and export-control exposure.</w:t>
            </w:r>
          </w:p>
        </w:tc>
      </w:tr>
      <w:tr w:rsidR="00165913" w:rsidRPr="009F4405" w14:paraId="584FAD4A" w14:textId="77777777" w:rsidTr="00325E28">
        <w:tc>
          <w:tcPr>
            <w:tcW w:w="504" w:type="pct"/>
            <w:shd w:val="clear" w:color="auto" w:fill="F2F2F2" w:themeFill="text2" w:themeFillShade="F2"/>
            <w:hideMark/>
          </w:tcPr>
          <w:p w14:paraId="1BEF854A" w14:textId="77777777" w:rsidR="00165913" w:rsidRPr="009F4405" w:rsidRDefault="00165913" w:rsidP="00165913">
            <w:pPr>
              <w:spacing w:after="0"/>
              <w:jc w:val="left"/>
              <w:rPr>
                <w:rFonts w:cstheme="minorHAnsi"/>
                <w:sz w:val="16"/>
                <w:szCs w:val="16"/>
                <w:lang w:eastAsia="nl-BE"/>
              </w:rPr>
            </w:pPr>
            <w:r w:rsidRPr="009F4405">
              <w:rPr>
                <w:rFonts w:cstheme="minorHAnsi"/>
                <w:sz w:val="16"/>
                <w:szCs w:val="16"/>
                <w:lang w:eastAsia="nl-BE"/>
              </w:rPr>
              <w:t>Operations centres</w:t>
            </w:r>
          </w:p>
        </w:tc>
        <w:tc>
          <w:tcPr>
            <w:tcW w:w="1124" w:type="pct"/>
            <w:hideMark/>
          </w:tcPr>
          <w:p w14:paraId="4ED92360" w14:textId="68474D6F" w:rsidR="00165913" w:rsidRPr="009F4405" w:rsidRDefault="00165913" w:rsidP="00165913">
            <w:pPr>
              <w:spacing w:after="0"/>
              <w:jc w:val="left"/>
              <w:rPr>
                <w:rFonts w:cstheme="minorHAnsi"/>
                <w:sz w:val="16"/>
                <w:szCs w:val="16"/>
                <w:lang w:eastAsia="nl-BE"/>
              </w:rPr>
            </w:pPr>
            <w:r w:rsidRPr="009F4405">
              <w:rPr>
                <w:rFonts w:cstheme="minorHAnsi"/>
                <w:sz w:val="16"/>
                <w:szCs w:val="16"/>
              </w:rPr>
              <w:t>Europe benefits from resilient public operations centres, redundant data centres, European-controlled mission software and mature institutional expertise. CSG provide</w:t>
            </w:r>
            <w:r w:rsidR="00A07099">
              <w:rPr>
                <w:rFonts w:cstheme="minorHAnsi"/>
                <w:sz w:val="16"/>
                <w:szCs w:val="16"/>
              </w:rPr>
              <w:t>s</w:t>
            </w:r>
            <w:r w:rsidRPr="009F4405">
              <w:rPr>
                <w:rFonts w:cstheme="minorHAnsi"/>
                <w:sz w:val="16"/>
                <w:szCs w:val="16"/>
              </w:rPr>
              <w:t xml:space="preserve"> strong operational baselines, while multi-site operations improve redundancy and workload transfer. CSG’s operational experience supports the integration of new launch operators into established safety and campaign procedures.</w:t>
            </w:r>
          </w:p>
        </w:tc>
        <w:tc>
          <w:tcPr>
            <w:tcW w:w="1124" w:type="pct"/>
            <w:hideMark/>
          </w:tcPr>
          <w:p w14:paraId="7B2EFC41" w14:textId="188FDD7A" w:rsidR="00165913" w:rsidRPr="009F4405" w:rsidRDefault="00165913" w:rsidP="00165913">
            <w:pPr>
              <w:spacing w:after="0"/>
              <w:jc w:val="left"/>
              <w:rPr>
                <w:rFonts w:cstheme="minorHAnsi"/>
                <w:sz w:val="16"/>
                <w:szCs w:val="16"/>
                <w:lang w:eastAsia="nl-BE"/>
              </w:rPr>
            </w:pPr>
            <w:r w:rsidRPr="009F4405">
              <w:rPr>
                <w:rFonts w:cstheme="minorHAnsi"/>
                <w:sz w:val="16"/>
                <w:szCs w:val="16"/>
              </w:rPr>
              <w:t>Operational expertise is experience-dependent and difficult to scale rapidly. New launch actors require training and integration into established safety procedures. Operations centres are not currently the main bottleneck, but cloud dependency, mission-specific software tailoring and security-sensitive missions can increase complexity.</w:t>
            </w:r>
          </w:p>
        </w:tc>
        <w:tc>
          <w:tcPr>
            <w:tcW w:w="1124" w:type="pct"/>
            <w:hideMark/>
          </w:tcPr>
          <w:p w14:paraId="54903669" w14:textId="736419E7" w:rsidR="00165913" w:rsidRPr="009F4405" w:rsidRDefault="00165913" w:rsidP="00165913">
            <w:pPr>
              <w:spacing w:after="0"/>
              <w:jc w:val="left"/>
              <w:rPr>
                <w:rFonts w:cstheme="minorHAnsi"/>
                <w:sz w:val="16"/>
                <w:szCs w:val="16"/>
                <w:lang w:eastAsia="nl-BE"/>
              </w:rPr>
            </w:pPr>
            <w:r w:rsidRPr="009F4405">
              <w:rPr>
                <w:rFonts w:cstheme="minorHAnsi"/>
                <w:sz w:val="16"/>
                <w:szCs w:val="16"/>
              </w:rPr>
              <w:t>Standardised mission operations architectures, European mission software providers, shorter CSG range reconfiguration times, cooperation between spaceports on training and services, and integrated launch, re-entry and recovery operations could improve scalability and interoperability.</w:t>
            </w:r>
          </w:p>
        </w:tc>
        <w:tc>
          <w:tcPr>
            <w:tcW w:w="1124" w:type="pct"/>
            <w:hideMark/>
          </w:tcPr>
          <w:p w14:paraId="3B842A18" w14:textId="34DE526D" w:rsidR="00165913" w:rsidRPr="009F4405" w:rsidRDefault="00165913" w:rsidP="00165913">
            <w:pPr>
              <w:spacing w:after="0"/>
              <w:jc w:val="left"/>
              <w:rPr>
                <w:rFonts w:cstheme="minorHAnsi"/>
                <w:sz w:val="16"/>
                <w:szCs w:val="16"/>
                <w:lang w:eastAsia="nl-BE"/>
              </w:rPr>
            </w:pPr>
            <w:r w:rsidRPr="009F4405">
              <w:rPr>
                <w:rFonts w:cstheme="minorHAnsi"/>
                <w:sz w:val="16"/>
                <w:szCs w:val="16"/>
              </w:rPr>
              <w:t>Growing constellation sizes increase operational cost and oversight needs. Human-rated or security-sensitive missions would raise certification, communications and contingency requirements. Digitalisation increases cyber exposure, cloud dependency can create sovereignty risks, and fragmented practices across spaceports could reduce interoperability.</w:t>
            </w:r>
          </w:p>
        </w:tc>
      </w:tr>
      <w:tr w:rsidR="00165913" w:rsidRPr="009F4405" w14:paraId="7E7160A1" w14:textId="77777777" w:rsidTr="00325E28">
        <w:tc>
          <w:tcPr>
            <w:tcW w:w="504" w:type="pct"/>
            <w:shd w:val="clear" w:color="auto" w:fill="F2F2F2" w:themeFill="text2" w:themeFillShade="F2"/>
          </w:tcPr>
          <w:p w14:paraId="0E2A4DFF" w14:textId="4089F689" w:rsidR="00165913" w:rsidRPr="009F4405" w:rsidRDefault="00165913" w:rsidP="00165913">
            <w:pPr>
              <w:spacing w:after="0"/>
              <w:jc w:val="left"/>
              <w:rPr>
                <w:rFonts w:cstheme="minorHAnsi"/>
                <w:sz w:val="16"/>
                <w:szCs w:val="16"/>
                <w:lang w:eastAsia="nl-BE"/>
              </w:rPr>
            </w:pPr>
            <w:r w:rsidRPr="009F4405">
              <w:rPr>
                <w:rFonts w:cstheme="minorHAnsi"/>
                <w:sz w:val="16"/>
                <w:szCs w:val="16"/>
                <w:lang w:eastAsia="nl-BE"/>
              </w:rPr>
              <w:t>SSA</w:t>
            </w:r>
          </w:p>
        </w:tc>
        <w:tc>
          <w:tcPr>
            <w:tcW w:w="1124" w:type="pct"/>
          </w:tcPr>
          <w:p w14:paraId="07FEE943" w14:textId="5AE6C88E" w:rsidR="00165913" w:rsidRPr="009F4405" w:rsidRDefault="00165913" w:rsidP="00165913">
            <w:pPr>
              <w:spacing w:after="0"/>
              <w:jc w:val="left"/>
              <w:rPr>
                <w:rFonts w:cstheme="minorHAnsi"/>
                <w:sz w:val="16"/>
                <w:szCs w:val="16"/>
                <w:lang w:eastAsia="nl-BE"/>
              </w:rPr>
            </w:pPr>
            <w:r w:rsidRPr="009F4405">
              <w:rPr>
                <w:rFonts w:cstheme="minorHAnsi"/>
                <w:sz w:val="16"/>
                <w:szCs w:val="16"/>
              </w:rPr>
              <w:t xml:space="preserve">Europe has structured SSA capabilities combining EU SST and ESA space weather services. </w:t>
            </w:r>
            <w:r w:rsidR="00A04B0F" w:rsidRPr="009F4405">
              <w:rPr>
                <w:rFonts w:cstheme="minorHAnsi"/>
                <w:sz w:val="16"/>
                <w:szCs w:val="16"/>
              </w:rPr>
              <w:t>Within the access-to-space perimeter, these support launch-window risk awareness and space-weather assessment for launch commit, and — where relevant — re-entry and recovery risk assessment, through distributed institutional and expert networks.</w:t>
            </w:r>
            <w:r w:rsidRPr="009F4405">
              <w:rPr>
                <w:rFonts w:cstheme="minorHAnsi"/>
                <w:sz w:val="16"/>
                <w:szCs w:val="16"/>
              </w:rPr>
              <w:t>.</w:t>
            </w:r>
          </w:p>
        </w:tc>
        <w:tc>
          <w:tcPr>
            <w:tcW w:w="1124" w:type="pct"/>
          </w:tcPr>
          <w:p w14:paraId="5947569A" w14:textId="1A45CF61" w:rsidR="00165913" w:rsidRPr="009F4405" w:rsidRDefault="00165913" w:rsidP="00165913">
            <w:pPr>
              <w:spacing w:after="0"/>
              <w:jc w:val="left"/>
              <w:rPr>
                <w:rFonts w:cstheme="minorHAnsi"/>
                <w:sz w:val="16"/>
                <w:szCs w:val="16"/>
                <w:lang w:eastAsia="nl-BE"/>
              </w:rPr>
            </w:pPr>
            <w:r w:rsidRPr="009F4405">
              <w:rPr>
                <w:rFonts w:cstheme="minorHAnsi"/>
                <w:sz w:val="16"/>
                <w:szCs w:val="16"/>
              </w:rPr>
              <w:t>SSA has a more limited and indirect role in launch activities than launch facilities, TT&amp;C stations or operations centres. Its value depends on coordination between SSA providers, launch operators, operations centres and spaceports. Distributed assets also create integration and coverage challenges.</w:t>
            </w:r>
          </w:p>
        </w:tc>
        <w:tc>
          <w:tcPr>
            <w:tcW w:w="1124" w:type="pct"/>
          </w:tcPr>
          <w:p w14:paraId="20D232AE" w14:textId="62A8D3EA" w:rsidR="00165913" w:rsidRPr="009F4405" w:rsidRDefault="00027008" w:rsidP="00165913">
            <w:pPr>
              <w:spacing w:after="0"/>
              <w:jc w:val="left"/>
              <w:rPr>
                <w:rFonts w:cstheme="minorHAnsi"/>
                <w:sz w:val="16"/>
                <w:szCs w:val="16"/>
              </w:rPr>
            </w:pPr>
            <w:r w:rsidRPr="009F4405">
              <w:rPr>
                <w:rFonts w:cstheme="minorHAnsi"/>
                <w:sz w:val="16"/>
                <w:szCs w:val="16"/>
              </w:rPr>
              <w:t>Growing European launch cadence creates an opportunity to integrate SSA more directly into launch-window planning and launch collision-avoidance screening (LCOLA)</w:t>
            </w:r>
            <w:r w:rsidR="00165913" w:rsidRPr="009F4405">
              <w:rPr>
                <w:rFonts w:cstheme="minorHAnsi"/>
                <w:sz w:val="16"/>
                <w:szCs w:val="16"/>
              </w:rPr>
              <w:t>. Stronger interfaces with spaceports and operations centres could improve responsiveness</w:t>
            </w:r>
            <w:r w:rsidR="007C5D17" w:rsidRPr="009F4405">
              <w:rPr>
                <w:rFonts w:cstheme="minorHAnsi"/>
                <w:sz w:val="16"/>
                <w:szCs w:val="16"/>
              </w:rPr>
              <w:t xml:space="preserve"> during launch campaigns</w:t>
            </w:r>
            <w:r w:rsidR="00165913" w:rsidRPr="009F4405">
              <w:rPr>
                <w:rFonts w:cstheme="minorHAnsi"/>
                <w:sz w:val="16"/>
                <w:szCs w:val="16"/>
              </w:rPr>
              <w:t>.</w:t>
            </w:r>
          </w:p>
        </w:tc>
        <w:tc>
          <w:tcPr>
            <w:tcW w:w="1124" w:type="pct"/>
          </w:tcPr>
          <w:p w14:paraId="6B702E9F" w14:textId="55A4290B" w:rsidR="00715F67" w:rsidRPr="009F4405" w:rsidRDefault="00715F67" w:rsidP="00715F67">
            <w:pPr>
              <w:spacing w:after="0"/>
              <w:jc w:val="left"/>
              <w:rPr>
                <w:rFonts w:cstheme="minorHAnsi"/>
                <w:sz w:val="16"/>
                <w:szCs w:val="16"/>
              </w:rPr>
            </w:pPr>
            <w:r w:rsidRPr="009F4405">
              <w:rPr>
                <w:rFonts w:cstheme="minorHAnsi"/>
                <w:sz w:val="16"/>
                <w:szCs w:val="16"/>
              </w:rPr>
              <w:t>On the threat side, the SSA inputs relevant to launch face data-flow, cyber, continuity and external data-sharing risks, most notably reliance on US-provided data (e.g. CDMs / catalogue inputs) for the collision-screening that supports European launch-window planning - a dependency that is outside EU control and could constrain launch-safety autonomy.</w:t>
            </w:r>
          </w:p>
          <w:p w14:paraId="3AEF03CB" w14:textId="01D69A2B" w:rsidR="00165913" w:rsidRPr="009F4405" w:rsidRDefault="00165913" w:rsidP="00165913">
            <w:pPr>
              <w:spacing w:after="0"/>
              <w:jc w:val="left"/>
              <w:rPr>
                <w:rFonts w:cstheme="minorHAnsi"/>
                <w:sz w:val="16"/>
                <w:szCs w:val="16"/>
                <w:lang w:eastAsia="nl-BE"/>
              </w:rPr>
            </w:pPr>
          </w:p>
        </w:tc>
      </w:tr>
      <w:tr w:rsidR="00165913" w:rsidRPr="009F4405" w14:paraId="621197C7" w14:textId="77777777" w:rsidTr="00325E28">
        <w:tc>
          <w:tcPr>
            <w:tcW w:w="504" w:type="pct"/>
            <w:shd w:val="clear" w:color="auto" w:fill="F2F2F2" w:themeFill="text2" w:themeFillShade="F2"/>
            <w:hideMark/>
          </w:tcPr>
          <w:p w14:paraId="6EC19898" w14:textId="77777777" w:rsidR="00165913" w:rsidRPr="009F4405" w:rsidRDefault="00165913" w:rsidP="00165913">
            <w:pPr>
              <w:spacing w:after="0"/>
              <w:jc w:val="left"/>
              <w:rPr>
                <w:rFonts w:cstheme="minorHAnsi"/>
                <w:sz w:val="16"/>
                <w:szCs w:val="16"/>
                <w:lang w:eastAsia="nl-BE"/>
              </w:rPr>
            </w:pPr>
            <w:r w:rsidRPr="009F4405">
              <w:rPr>
                <w:rFonts w:cstheme="minorHAnsi"/>
                <w:sz w:val="16"/>
                <w:szCs w:val="16"/>
                <w:lang w:eastAsia="nl-BE"/>
              </w:rPr>
              <w:t>Manufacturing and assembly plants</w:t>
            </w:r>
          </w:p>
        </w:tc>
        <w:tc>
          <w:tcPr>
            <w:tcW w:w="1124" w:type="pct"/>
            <w:hideMark/>
          </w:tcPr>
          <w:p w14:paraId="1407E7F9" w14:textId="683EA3E3" w:rsidR="00165913" w:rsidRPr="009F4405" w:rsidRDefault="00165913" w:rsidP="00165913">
            <w:pPr>
              <w:spacing w:after="0"/>
              <w:jc w:val="left"/>
              <w:rPr>
                <w:rFonts w:cstheme="minorHAnsi"/>
                <w:sz w:val="16"/>
                <w:szCs w:val="16"/>
                <w:lang w:eastAsia="nl-BE"/>
              </w:rPr>
            </w:pPr>
            <w:r w:rsidRPr="009F4405">
              <w:rPr>
                <w:rFonts w:cstheme="minorHAnsi"/>
                <w:sz w:val="16"/>
                <w:szCs w:val="16"/>
              </w:rPr>
              <w:t>Europe has a predominantly European launcher manufacturing and assembly base, supported by long-term public investment and blended public-private funding. Manufacturing continuity is central to European launch credibility. Distributed production supports sovereignty and avoids full concentration in one location, while links between manufacturing and testing, such as Vinci engine acceptance testing at Lampoldshausen, strengthen the production ecosystem.</w:t>
            </w:r>
          </w:p>
        </w:tc>
        <w:tc>
          <w:tcPr>
            <w:tcW w:w="1124" w:type="pct"/>
            <w:hideMark/>
          </w:tcPr>
          <w:p w14:paraId="0E5AEC8A" w14:textId="26418FDF" w:rsidR="00165913" w:rsidRPr="009F4405" w:rsidRDefault="00165913" w:rsidP="00165913">
            <w:pPr>
              <w:spacing w:after="0"/>
              <w:jc w:val="left"/>
              <w:rPr>
                <w:rFonts w:cstheme="minorHAnsi"/>
                <w:sz w:val="16"/>
                <w:szCs w:val="16"/>
                <w:lang w:eastAsia="nl-BE"/>
              </w:rPr>
            </w:pPr>
            <w:r w:rsidRPr="009F4405">
              <w:rPr>
                <w:rFonts w:cstheme="minorHAnsi"/>
                <w:sz w:val="16"/>
                <w:szCs w:val="16"/>
              </w:rPr>
              <w:t xml:space="preserve">External dependencies persist in specific engine or subsystem components, non-European electronics, imported propellant feedstocks and selected critical inputs. Europe also lacks a system-level assessment of spare-parts availability for major spaceport and launch-support infrastructure. </w:t>
            </w:r>
          </w:p>
        </w:tc>
        <w:tc>
          <w:tcPr>
            <w:tcW w:w="1124" w:type="pct"/>
            <w:hideMark/>
          </w:tcPr>
          <w:p w14:paraId="51311CA2" w14:textId="74E4F421" w:rsidR="00165913" w:rsidRPr="009F4405" w:rsidRDefault="00165913" w:rsidP="00165913">
            <w:pPr>
              <w:spacing w:after="0"/>
              <w:jc w:val="left"/>
              <w:rPr>
                <w:rFonts w:cstheme="minorHAnsi"/>
                <w:sz w:val="16"/>
                <w:szCs w:val="16"/>
                <w:lang w:eastAsia="nl-BE"/>
              </w:rPr>
            </w:pPr>
            <w:r w:rsidRPr="009F4405">
              <w:rPr>
                <w:rFonts w:cstheme="minorHAnsi"/>
                <w:sz w:val="16"/>
                <w:szCs w:val="16"/>
              </w:rPr>
              <w:t>Opportunities include modernising propellant production, reducing imported input dependency, standardising tooling and production processes, adding redundancy in manufacturing capabilities, using hybrid propulsion where it reduces handling complexity, strengthening market-based procurement and diversifying critical ground-segment suppliers.</w:t>
            </w:r>
          </w:p>
        </w:tc>
        <w:tc>
          <w:tcPr>
            <w:tcW w:w="1124" w:type="pct"/>
            <w:hideMark/>
          </w:tcPr>
          <w:p w14:paraId="64245D06" w14:textId="76B1A471" w:rsidR="00165913" w:rsidRPr="009F4405" w:rsidRDefault="00165913" w:rsidP="00165913">
            <w:pPr>
              <w:spacing w:after="0"/>
              <w:jc w:val="left"/>
              <w:rPr>
                <w:rFonts w:cstheme="minorHAnsi"/>
                <w:sz w:val="16"/>
                <w:szCs w:val="16"/>
                <w:lang w:eastAsia="nl-BE"/>
              </w:rPr>
            </w:pPr>
            <w:r w:rsidRPr="009F4405">
              <w:rPr>
                <w:rFonts w:cstheme="minorHAnsi"/>
                <w:sz w:val="16"/>
                <w:szCs w:val="16"/>
              </w:rPr>
              <w:t>Manufacturing faces risks from raw-material, energy and transport disruption; low cadence versus global competitors; system-level blockage from production interruptions; fragmented launcher development spreading production lines, tooling, supplier qualification and workforce too thin; SRM and propellant production bottlenecks; cost pressures from geographic return; external supplier dependence; and high fixed costs that weaken competitiveness if cadence remains too low.</w:t>
            </w:r>
          </w:p>
        </w:tc>
      </w:tr>
    </w:tbl>
    <w:p w14:paraId="288E6134" w14:textId="77777777" w:rsidR="003D2D41" w:rsidRPr="009F4405" w:rsidRDefault="003D2D41" w:rsidP="00BD6476">
      <w:pPr>
        <w:pStyle w:val="Heading2"/>
        <w:rPr>
          <w:lang w:eastAsia="en-GB"/>
        </w:rPr>
        <w:sectPr w:rsidR="003D2D41" w:rsidRPr="009F4405" w:rsidSect="00E1061D">
          <w:pgSz w:w="16838" w:h="11906" w:orient="landscape"/>
          <w:pgMar w:top="1134" w:right="1418" w:bottom="1134" w:left="1134" w:header="709" w:footer="709" w:gutter="0"/>
          <w:cols w:space="708"/>
          <w:docGrid w:linePitch="360"/>
        </w:sectPr>
      </w:pPr>
    </w:p>
    <w:p w14:paraId="29C41525" w14:textId="5D06AD2B" w:rsidR="009B6F4D" w:rsidRPr="009F4405" w:rsidRDefault="0009230E" w:rsidP="009B6F4D">
      <w:pPr>
        <w:pStyle w:val="Heading1"/>
      </w:pPr>
      <w:bookmarkStart w:id="134" w:name="_Toc239018288"/>
      <w:bookmarkEnd w:id="98"/>
      <w:bookmarkEnd w:id="99"/>
      <w:bookmarkEnd w:id="100"/>
      <w:bookmarkEnd w:id="101"/>
      <w:bookmarkEnd w:id="102"/>
      <w:bookmarkEnd w:id="103"/>
      <w:bookmarkEnd w:id="105"/>
      <w:r w:rsidRPr="009F4405">
        <w:lastRenderedPageBreak/>
        <w:t xml:space="preserve">Task 4: </w:t>
      </w:r>
      <w:r w:rsidR="009B6F4D" w:rsidRPr="009F4405">
        <w:t>Case Studies, Gap, Criticality &amp; Risk Assessment</w:t>
      </w:r>
      <w:bookmarkEnd w:id="134"/>
    </w:p>
    <w:p w14:paraId="072494B1" w14:textId="628DE49A" w:rsidR="009B6F4D" w:rsidRPr="009F4405" w:rsidRDefault="009B6F4D" w:rsidP="009B6F4D">
      <w:pPr>
        <w:pStyle w:val="Heading2"/>
        <w:rPr>
          <w:lang w:eastAsia="en-GB"/>
        </w:rPr>
      </w:pPr>
      <w:bookmarkStart w:id="135" w:name="_Toc239018289"/>
      <w:r w:rsidRPr="009F4405">
        <w:rPr>
          <w:lang w:eastAsia="en-GB"/>
        </w:rPr>
        <w:t>Selection and characteri</w:t>
      </w:r>
      <w:r w:rsidR="008605DD" w:rsidRPr="009F4405">
        <w:rPr>
          <w:lang w:eastAsia="en-GB"/>
        </w:rPr>
        <w:t>s</w:t>
      </w:r>
      <w:r w:rsidRPr="009F4405">
        <w:rPr>
          <w:lang w:eastAsia="en-GB"/>
        </w:rPr>
        <w:t>ation of case studies</w:t>
      </w:r>
      <w:bookmarkEnd w:id="135"/>
    </w:p>
    <w:p w14:paraId="4A0BBFFB" w14:textId="0F692F1F" w:rsidR="00CE78EB" w:rsidRPr="009F4405" w:rsidRDefault="00CE78EB" w:rsidP="00CE78EB">
      <w:r w:rsidRPr="009F4405">
        <w:t xml:space="preserve">To be developed in the </w:t>
      </w:r>
      <w:r w:rsidR="00FF6E5B" w:rsidRPr="009F4405">
        <w:t>Draft Final Report</w:t>
      </w:r>
      <w:r w:rsidRPr="009F4405">
        <w:t xml:space="preserve"> </w:t>
      </w:r>
    </w:p>
    <w:p w14:paraId="4065FB64" w14:textId="56714C78" w:rsidR="00CF4E47" w:rsidRPr="009F4405" w:rsidRDefault="00CF4E47" w:rsidP="002238C5">
      <w:pPr>
        <w:pStyle w:val="EYHeading3"/>
      </w:pPr>
      <w:r w:rsidRPr="009F4405">
        <w:t>Introduction and method</w:t>
      </w:r>
    </w:p>
    <w:p w14:paraId="236A06F8" w14:textId="77777777" w:rsidR="00CF4E47" w:rsidRPr="009F4405" w:rsidRDefault="00CF4E47" w:rsidP="00CF4E47">
      <w:r w:rsidRPr="009F4405">
        <w:t>This chapter develops a set of realistic scenarios for how European access to space could evolve over the coming decades. The scenarios are not free-standing narratives: they are built directly on the evidence base assembled earlier in the study, and are designed to feed the recommendations. Each scenario is a coherent way of resolving (or failing to resolve) the concrete gaps, bottlenecks and dependencies identified in the infrastructure mapping.</w:t>
      </w:r>
    </w:p>
    <w:p w14:paraId="359A1131" w14:textId="77777777" w:rsidR="00CF4E47" w:rsidRPr="009F4405" w:rsidRDefault="00CF4E47" w:rsidP="00CF4E47">
      <w:r w:rsidRPr="009F4405">
        <w:rPr>
          <w:b/>
          <w:bCs/>
        </w:rPr>
        <w:t xml:space="preserve">How the scenarios are built from the evidence base: </w:t>
      </w:r>
      <w:r w:rsidRPr="009F4405">
        <w:t xml:space="preserve">The chain runs from evidence to scenario in four steps, each feeding the next: </w:t>
      </w:r>
    </w:p>
    <w:p w14:paraId="72924802" w14:textId="77777777" w:rsidR="00CF4E47" w:rsidRPr="009F4405" w:rsidRDefault="00CF4E47" w:rsidP="00CF4E47">
      <w:r w:rsidRPr="009F4405">
        <w:t xml:space="preserve">the </w:t>
      </w:r>
      <w:r w:rsidRPr="009F4405">
        <w:rPr>
          <w:b/>
          <w:bCs/>
        </w:rPr>
        <w:t>infrastructure mapping (Subtask 2.1)</w:t>
      </w:r>
      <w:r w:rsidRPr="009F4405">
        <w:t xml:space="preserve"> establishes what exists and what is under development; </w:t>
      </w:r>
    </w:p>
    <w:p w14:paraId="70E1724E" w14:textId="77777777" w:rsidR="00CF4E47" w:rsidRPr="009F4405" w:rsidRDefault="00CF4E47" w:rsidP="00CF4E47">
      <w:r w:rsidRPr="009F4405">
        <w:t xml:space="preserve">the </w:t>
      </w:r>
      <w:r w:rsidRPr="009F4405">
        <w:rPr>
          <w:b/>
          <w:bCs/>
        </w:rPr>
        <w:t>criticality assessment</w:t>
      </w:r>
      <w:r w:rsidRPr="009F4405">
        <w:t xml:space="preserve"> grades each facility Level 1–3 by operational role, launcher dependency, substitutability, multi-actor use and strategic value; </w:t>
      </w:r>
    </w:p>
    <w:p w14:paraId="13EB04AA" w14:textId="77777777" w:rsidR="00CF4E47" w:rsidRPr="009F4405" w:rsidRDefault="00CF4E47" w:rsidP="00CF4E47">
      <w:r w:rsidRPr="009F4405">
        <w:t xml:space="preserve">the </w:t>
      </w:r>
      <w:r w:rsidRPr="009F4405">
        <w:rPr>
          <w:b/>
          <w:bCs/>
        </w:rPr>
        <w:t>SWOT</w:t>
      </w:r>
      <w:r w:rsidRPr="009F4405">
        <w:t xml:space="preserve"> distils the strengths, weaknesses, opportunities and threats; </w:t>
      </w:r>
    </w:p>
    <w:p w14:paraId="3A1E97A5" w14:textId="77777777" w:rsidR="00CF4E47" w:rsidRPr="009F4405" w:rsidRDefault="00CF4E47" w:rsidP="00CF4E47">
      <w:r w:rsidRPr="009F4405">
        <w:t xml:space="preserve">and the </w:t>
      </w:r>
      <w:r w:rsidRPr="009F4405">
        <w:rPr>
          <w:b/>
          <w:bCs/>
        </w:rPr>
        <w:t>gaps, bottlenecks and dependencies diagnostic (Subtask 2.3)</w:t>
      </w:r>
      <w:r w:rsidRPr="009F4405">
        <w:t xml:space="preserve"> prioritises the specific constraints. </w:t>
      </w:r>
    </w:p>
    <w:p w14:paraId="42AC5D06" w14:textId="77777777" w:rsidR="00CF4E47" w:rsidRPr="009F4405" w:rsidRDefault="00CF4E47" w:rsidP="00CF4E47">
      <w:r w:rsidRPr="009F4405">
        <w:rPr>
          <w:b/>
          <w:bCs/>
        </w:rPr>
        <w:t xml:space="preserve">Realism: </w:t>
      </w:r>
      <w:r w:rsidRPr="009F4405">
        <w:t>Scenarios reflect situations that could genuinely arise, built only on assets that are operational or currently under development together with the mapped testing, manufacturing, TT&amp;C, operations, transportation and SSA assets. No speculative technology is assumed except where a development is explicitly flagged as a trigger condition.</w:t>
      </w:r>
    </w:p>
    <w:p w14:paraId="69797EFA" w14:textId="77777777" w:rsidR="00CF4E47" w:rsidRPr="009F4405" w:rsidRDefault="00CF4E47" w:rsidP="00CF4E47">
      <w:r w:rsidRPr="009F4405">
        <w:rPr>
          <w:b/>
          <w:bCs/>
        </w:rPr>
        <w:t xml:space="preserve">Two layers: doctrine and action: </w:t>
      </w:r>
      <w:r w:rsidRPr="009F4405">
        <w:t xml:space="preserve">To keep the scenarios distinct despite the large number of variables, each is described at two levels. The </w:t>
      </w:r>
      <w:r w:rsidRPr="009F4405">
        <w:rPr>
          <w:b/>
          <w:bCs/>
        </w:rPr>
        <w:t>doctrine</w:t>
      </w:r>
      <w:r w:rsidRPr="009F4405">
        <w:t xml:space="preserve"> is the single governing idea or the one thing the scenario is fundamentally about (e.g., “coordinate the many sites into one resilient network”). The </w:t>
      </w:r>
      <w:r w:rsidRPr="009F4405">
        <w:rPr>
          <w:b/>
          <w:bCs/>
        </w:rPr>
        <w:t>action layer</w:t>
      </w:r>
      <w:r w:rsidRPr="009F4405">
        <w:t xml:space="preserve"> is the set of concrete moves across the infrastructure that follows that doctrine. Section 5.2 presents the doctrines side by side; while sections 5.3–5.7 develop each scenario’s actions, its bottleneck anchoring and its SWOT.</w:t>
      </w:r>
    </w:p>
    <w:p w14:paraId="750927D1" w14:textId="77777777" w:rsidR="00CF4E47" w:rsidRPr="009F4405" w:rsidRDefault="00CF4E47" w:rsidP="00CF4E47">
      <w:pPr>
        <w:rPr>
          <w:b/>
          <w:bCs/>
        </w:rPr>
      </w:pPr>
      <w:r w:rsidRPr="009F4405">
        <w:rPr>
          <w:b/>
          <w:bCs/>
        </w:rPr>
        <w:t xml:space="preserve">Politically driven vs technically driven developments: </w:t>
      </w:r>
      <w:r w:rsidRPr="009F4405">
        <w:t>The intention of the P/T scoring is to indicate the relative importance of political and technical enablers required for each scenario to materialise, in line with the requirement to distinguish between politically driven and technically driven developments. The scores therefore describe driver intensity rather than the overall attractiveness or desirability of a scenario:</w:t>
      </w:r>
    </w:p>
    <w:p w14:paraId="7B496573" w14:textId="77777777" w:rsidR="00CF4E47" w:rsidRPr="009F4405" w:rsidRDefault="00CF4E47" w:rsidP="00CF4E47">
      <w:r w:rsidRPr="009F4405">
        <w:t xml:space="preserve">The study team classifies a development as </w:t>
      </w:r>
      <w:r w:rsidRPr="009F4405">
        <w:rPr>
          <w:b/>
          <w:bCs/>
        </w:rPr>
        <w:t>politically driven</w:t>
      </w:r>
      <w:r w:rsidRPr="009F4405">
        <w:t xml:space="preserve"> when its binding enabler is a policy, governance or funding decision (e.g., MFF programming, EU-level coordination, licensing harmonisation, sovereign preference, etc. rather than a technology gap.</w:t>
      </w:r>
    </w:p>
    <w:p w14:paraId="49C5D59A" w14:textId="77777777" w:rsidR="00CF4E47" w:rsidRPr="009F4405" w:rsidRDefault="00CF4E47" w:rsidP="00CF4E47">
      <w:r w:rsidRPr="009F4405">
        <w:t xml:space="preserve">A </w:t>
      </w:r>
      <w:r w:rsidRPr="009F4405">
        <w:rPr>
          <w:b/>
          <w:bCs/>
        </w:rPr>
        <w:t>technically driven</w:t>
      </w:r>
      <w:r w:rsidRPr="009F4405">
        <w:t xml:space="preserve"> development entail its binding enabler is the maturation or qualification of infrastructure or vehicles (e.g., a second cryogenic bench, a private launcher’s first orbital flight, an autonomous flight-termination qualification) rather than a political decision. </w:t>
      </w:r>
    </w:p>
    <w:p w14:paraId="45A05348" w14:textId="77777777" w:rsidR="00CF4E47" w:rsidRPr="009F4405" w:rsidRDefault="00CF4E47" w:rsidP="00CF4E47">
      <w:r w:rsidRPr="009F4405">
        <w:rPr>
          <w:b/>
          <w:bCs/>
        </w:rPr>
        <w:t xml:space="preserve">All infrastructure types: </w:t>
      </w:r>
      <w:r w:rsidRPr="009F4405">
        <w:t>Each scenario is traced across the full set of infrastructure categories from the mapping (i.e., launch facilities; payload integration and preparation; testing; manufacturing; TT&amp;C, range and safety; operations; transportation; and SSA and space weather). The posture matrix in section 5.2 and the per-scenario “infrastructure chain” sections make this coverage explicit.</w:t>
      </w:r>
    </w:p>
    <w:p w14:paraId="32A7BEEF" w14:textId="77777777" w:rsidR="00CF4E47" w:rsidRPr="009F4405" w:rsidRDefault="00CF4E47" w:rsidP="00CF4E47">
      <w:r w:rsidRPr="009F4405">
        <w:rPr>
          <w:b/>
          <w:bCs/>
        </w:rPr>
        <w:t xml:space="preserve">Criticality baseline: </w:t>
      </w:r>
      <w:r w:rsidRPr="009F4405">
        <w:t xml:space="preserve">The table below is the criticality reference against which the scenarios are read. It lists the Level 1–2 facilities that carry European access to space today (Level 3 emerging sites are noted where relevant in the scenarios), with their baseline substitutability, indicative recovery time if lost, and strategic value. Scenario sections show the </w:t>
      </w:r>
      <w:r w:rsidRPr="009F4405">
        <w:rPr>
          <w:i/>
          <w:iCs/>
        </w:rPr>
        <w:t>changes</w:t>
      </w:r>
      <w:r w:rsidRPr="009F4405">
        <w:t xml:space="preserve"> each scenario makes to this baseline rather than repeating it in full.</w:t>
      </w:r>
    </w:p>
    <w:p w14:paraId="68549F21" w14:textId="0DDD28AC" w:rsidR="00CF4E47" w:rsidRPr="009F4405" w:rsidRDefault="00CF4E47" w:rsidP="002238C5">
      <w:pPr>
        <w:pStyle w:val="EYHeading3"/>
      </w:pPr>
      <w:r w:rsidRPr="009F4405">
        <w:lastRenderedPageBreak/>
        <w:t>Scenarios at a glance</w:t>
      </w:r>
    </w:p>
    <w:p w14:paraId="116999B2" w14:textId="77777777" w:rsidR="00CF4E47" w:rsidRPr="009F4405" w:rsidRDefault="00CF4E47" w:rsidP="00CF4E47">
      <w:r w:rsidRPr="009F4405">
        <w:t>The five scenarios are distinguished first by their doctrine — the one governing idea that organises everything else. In one line each:</w:t>
      </w:r>
    </w:p>
    <w:p w14:paraId="1B39F9F0" w14:textId="77777777" w:rsidR="00CF4E47" w:rsidRPr="009F4405" w:rsidRDefault="00CF4E47" w:rsidP="00CF4E47">
      <w:r w:rsidRPr="009F4405">
        <w:rPr>
          <w:b/>
          <w:bCs/>
        </w:rPr>
        <w:t xml:space="preserve">S1 — Status Quo: </w:t>
      </w:r>
      <w:r w:rsidRPr="009F4405">
        <w:t>keep the current system running as-is; change nothing at EU level.</w:t>
      </w:r>
    </w:p>
    <w:p w14:paraId="1A362F7A" w14:textId="77777777" w:rsidR="00CF4E47" w:rsidRPr="009F4405" w:rsidRDefault="00CF4E47" w:rsidP="00CF4E47">
      <w:r w:rsidRPr="009F4405">
        <w:rPr>
          <w:b/>
          <w:bCs/>
        </w:rPr>
        <w:t xml:space="preserve">S2 — Integrated Network: </w:t>
      </w:r>
      <w:r w:rsidRPr="009F4405">
        <w:t>coordinate the many sites into one resilient, standardised EU network.</w:t>
      </w:r>
    </w:p>
    <w:p w14:paraId="2BC81325" w14:textId="77777777" w:rsidR="00CF4E47" w:rsidRPr="009F4405" w:rsidRDefault="00CF4E47" w:rsidP="00CF4E47">
      <w:r w:rsidRPr="009F4405">
        <w:rPr>
          <w:b/>
          <w:bCs/>
        </w:rPr>
        <w:t xml:space="preserve">S3 — Commercial Breakthrough: </w:t>
      </w:r>
      <w:r w:rsidRPr="009F4405">
        <w:t>let private operators lead expansion; the state anchors demand and regulates.</w:t>
      </w:r>
    </w:p>
    <w:p w14:paraId="35933248" w14:textId="77777777" w:rsidR="00CF4E47" w:rsidRPr="009F4405" w:rsidRDefault="00CF4E47" w:rsidP="00CF4E47">
      <w:r w:rsidRPr="009F4405">
        <w:rPr>
          <w:b/>
          <w:bCs/>
        </w:rPr>
        <w:t xml:space="preserve">S4 — CSG Enhanced: </w:t>
      </w:r>
      <w:r w:rsidRPr="009F4405">
        <w:t>concentrate investment on hardening and expanding the one crown-jewel, CSG.</w:t>
      </w:r>
    </w:p>
    <w:p w14:paraId="6AFCC4B4" w14:textId="77777777" w:rsidR="00CF4E47" w:rsidRPr="009F4405" w:rsidRDefault="00CF4E47" w:rsidP="00CF4E47">
      <w:r w:rsidRPr="009F4405">
        <w:rPr>
          <w:b/>
          <w:bCs/>
        </w:rPr>
        <w:t xml:space="preserve">S5 — Fragmented Decline: </w:t>
      </w:r>
      <w:r w:rsidRPr="009F4405">
        <w:t>the downside if nothing is coordinated — erosion, operator exit and external dependence.</w:t>
      </w:r>
    </w:p>
    <w:p w14:paraId="65434987" w14:textId="4A548FC5" w:rsidR="00C53A48" w:rsidRPr="009F4405" w:rsidRDefault="00C53A48" w:rsidP="00C53A48">
      <w:pPr>
        <w:pStyle w:val="Caption"/>
      </w:pPr>
      <w:bookmarkStart w:id="136" w:name="_Toc239018422"/>
      <w:r w:rsidRPr="009F4405">
        <w:t xml:space="preserve">Table </w:t>
      </w:r>
      <w:r w:rsidRPr="009F4405">
        <w:fldChar w:fldCharType="begin"/>
      </w:r>
      <w:r w:rsidRPr="009F4405">
        <w:instrText xml:space="preserve"> SEQ Table \* ARABIC </w:instrText>
      </w:r>
      <w:r w:rsidRPr="009F4405">
        <w:fldChar w:fldCharType="separate"/>
      </w:r>
      <w:r w:rsidR="005F19E3">
        <w:rPr>
          <w:noProof/>
        </w:rPr>
        <w:t>31</w:t>
      </w:r>
      <w:r w:rsidRPr="009F4405">
        <w:fldChar w:fldCharType="end"/>
      </w:r>
      <w:r w:rsidRPr="009F4405">
        <w:t xml:space="preserve"> Scenario doctrines at a glance</w:t>
      </w:r>
      <w:bookmarkEnd w:id="136"/>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2550"/>
        <w:gridCol w:w="2550"/>
        <w:gridCol w:w="1050"/>
        <w:gridCol w:w="2300"/>
      </w:tblGrid>
      <w:tr w:rsidR="00CF4E47" w:rsidRPr="009F4405" w14:paraId="36973EEA" w14:textId="77777777" w:rsidTr="004374F2">
        <w:trPr>
          <w:tblHeader/>
        </w:trPr>
        <w:tc>
          <w:tcPr>
            <w:tcW w:w="1250" w:type="dxa"/>
            <w:shd w:val="clear" w:color="auto" w:fill="FFE600" w:themeFill="accent2"/>
            <w:tcMar>
              <w:top w:w="60" w:type="dxa"/>
              <w:left w:w="90" w:type="dxa"/>
              <w:bottom w:w="60" w:type="dxa"/>
              <w:right w:w="90" w:type="dxa"/>
            </w:tcMar>
            <w:vAlign w:val="center"/>
          </w:tcPr>
          <w:p w14:paraId="3C8D42CC" w14:textId="77777777" w:rsidR="00CF4E47" w:rsidRPr="009F4405" w:rsidRDefault="00CF4E47">
            <w:r w:rsidRPr="009F4405">
              <w:rPr>
                <w:b/>
                <w:bCs/>
                <w:sz w:val="18"/>
                <w:szCs w:val="18"/>
              </w:rPr>
              <w:t>Scenario</w:t>
            </w:r>
          </w:p>
        </w:tc>
        <w:tc>
          <w:tcPr>
            <w:tcW w:w="2550" w:type="dxa"/>
            <w:shd w:val="clear" w:color="auto" w:fill="FFE600" w:themeFill="accent2"/>
            <w:tcMar>
              <w:top w:w="60" w:type="dxa"/>
              <w:left w:w="90" w:type="dxa"/>
              <w:bottom w:w="60" w:type="dxa"/>
              <w:right w:w="90" w:type="dxa"/>
            </w:tcMar>
            <w:vAlign w:val="center"/>
          </w:tcPr>
          <w:p w14:paraId="12486042" w14:textId="77777777" w:rsidR="00CF4E47" w:rsidRPr="009F4405" w:rsidRDefault="00CF4E47">
            <w:r w:rsidRPr="009F4405">
              <w:rPr>
                <w:b/>
                <w:bCs/>
                <w:sz w:val="18"/>
                <w:szCs w:val="18"/>
              </w:rPr>
              <w:t>Doctrine (main idea)</w:t>
            </w:r>
          </w:p>
        </w:tc>
        <w:tc>
          <w:tcPr>
            <w:tcW w:w="2550" w:type="dxa"/>
            <w:shd w:val="clear" w:color="auto" w:fill="FFE600" w:themeFill="accent2"/>
            <w:tcMar>
              <w:top w:w="60" w:type="dxa"/>
              <w:left w:w="90" w:type="dxa"/>
              <w:bottom w:w="60" w:type="dxa"/>
              <w:right w:w="90" w:type="dxa"/>
            </w:tcMar>
            <w:vAlign w:val="center"/>
          </w:tcPr>
          <w:p w14:paraId="7DA176C6" w14:textId="77777777" w:rsidR="00CF4E47" w:rsidRPr="009F4405" w:rsidRDefault="00CF4E47">
            <w:r w:rsidRPr="009F4405">
              <w:rPr>
                <w:b/>
                <w:bCs/>
                <w:sz w:val="18"/>
                <w:szCs w:val="18"/>
              </w:rPr>
              <w:t>Headline action (what we do)</w:t>
            </w:r>
          </w:p>
        </w:tc>
        <w:tc>
          <w:tcPr>
            <w:tcW w:w="1050" w:type="dxa"/>
            <w:shd w:val="clear" w:color="auto" w:fill="FFE600" w:themeFill="accent2"/>
            <w:tcMar>
              <w:top w:w="60" w:type="dxa"/>
              <w:left w:w="90" w:type="dxa"/>
              <w:bottom w:w="60" w:type="dxa"/>
              <w:right w:w="90" w:type="dxa"/>
            </w:tcMar>
            <w:vAlign w:val="center"/>
          </w:tcPr>
          <w:p w14:paraId="36568FFA" w14:textId="77777777" w:rsidR="00CF4E47" w:rsidRPr="009F4405" w:rsidRDefault="00CF4E47">
            <w:r w:rsidRPr="009F4405">
              <w:rPr>
                <w:b/>
                <w:bCs/>
                <w:sz w:val="18"/>
                <w:szCs w:val="18"/>
              </w:rPr>
              <w:t>Drivers (P/T, 1–5)</w:t>
            </w:r>
          </w:p>
        </w:tc>
        <w:tc>
          <w:tcPr>
            <w:tcW w:w="2300" w:type="dxa"/>
            <w:shd w:val="clear" w:color="auto" w:fill="FFE600" w:themeFill="accent2"/>
            <w:tcMar>
              <w:top w:w="60" w:type="dxa"/>
              <w:left w:w="90" w:type="dxa"/>
              <w:bottom w:w="60" w:type="dxa"/>
              <w:right w:w="90" w:type="dxa"/>
            </w:tcMar>
            <w:vAlign w:val="center"/>
          </w:tcPr>
          <w:p w14:paraId="31DE4203" w14:textId="77777777" w:rsidR="00CF4E47" w:rsidRPr="009F4405" w:rsidRDefault="00CF4E47">
            <w:r w:rsidRPr="009F4405">
              <w:rPr>
                <w:b/>
                <w:bCs/>
                <w:sz w:val="18"/>
                <w:szCs w:val="18"/>
              </w:rPr>
              <w:t>Strategic outcome</w:t>
            </w:r>
          </w:p>
        </w:tc>
      </w:tr>
      <w:tr w:rsidR="00CF4E47" w:rsidRPr="009F4405" w14:paraId="7A340508" w14:textId="77777777" w:rsidTr="004374F2">
        <w:tc>
          <w:tcPr>
            <w:tcW w:w="1250" w:type="dxa"/>
            <w:shd w:val="clear" w:color="auto" w:fill="F2F2F2" w:themeFill="text2" w:themeFillShade="F2"/>
            <w:tcMar>
              <w:top w:w="60" w:type="dxa"/>
              <w:left w:w="90" w:type="dxa"/>
              <w:bottom w:w="60" w:type="dxa"/>
              <w:right w:w="90" w:type="dxa"/>
            </w:tcMar>
          </w:tcPr>
          <w:p w14:paraId="635557F8" w14:textId="77777777" w:rsidR="00CF4E47" w:rsidRPr="009F4405" w:rsidRDefault="00CF4E47">
            <w:r w:rsidRPr="009F4405">
              <w:rPr>
                <w:sz w:val="18"/>
                <w:szCs w:val="18"/>
              </w:rPr>
              <w:t>S1 Status Quo</w:t>
            </w:r>
          </w:p>
        </w:tc>
        <w:tc>
          <w:tcPr>
            <w:tcW w:w="2550" w:type="dxa"/>
            <w:tcMar>
              <w:top w:w="60" w:type="dxa"/>
              <w:left w:w="90" w:type="dxa"/>
              <w:bottom w:w="60" w:type="dxa"/>
              <w:right w:w="90" w:type="dxa"/>
            </w:tcMar>
          </w:tcPr>
          <w:p w14:paraId="5C1CB170" w14:textId="77777777" w:rsidR="00CF4E47" w:rsidRPr="009F4405" w:rsidRDefault="00CF4E47">
            <w:r w:rsidRPr="009F4405">
              <w:rPr>
                <w:sz w:val="18"/>
                <w:szCs w:val="18"/>
              </w:rPr>
              <w:t>Continuity: preserve the current trajectory; no new EU-level governance or geography.</w:t>
            </w:r>
          </w:p>
        </w:tc>
        <w:tc>
          <w:tcPr>
            <w:tcW w:w="2550" w:type="dxa"/>
            <w:tcMar>
              <w:top w:w="60" w:type="dxa"/>
              <w:left w:w="90" w:type="dxa"/>
              <w:bottom w:w="60" w:type="dxa"/>
              <w:right w:w="90" w:type="dxa"/>
            </w:tcMar>
          </w:tcPr>
          <w:p w14:paraId="53D0088D" w14:textId="77777777" w:rsidR="00CF4E47" w:rsidRPr="009F4405" w:rsidRDefault="00CF4E47">
            <w:r w:rsidRPr="009F4405">
              <w:rPr>
                <w:sz w:val="18"/>
                <w:szCs w:val="18"/>
              </w:rPr>
              <w:t>Keep Ariane 6/Vega-C at CSG; let emerging sites progress on their own operator-specific tracks.</w:t>
            </w:r>
          </w:p>
        </w:tc>
        <w:tc>
          <w:tcPr>
            <w:tcW w:w="1050" w:type="dxa"/>
            <w:tcMar>
              <w:top w:w="60" w:type="dxa"/>
              <w:left w:w="90" w:type="dxa"/>
              <w:bottom w:w="60" w:type="dxa"/>
              <w:right w:w="90" w:type="dxa"/>
            </w:tcMar>
          </w:tcPr>
          <w:p w14:paraId="6EE4F484" w14:textId="77777777" w:rsidR="00CF4E47" w:rsidRPr="009F4405" w:rsidRDefault="00CF4E47">
            <w:r w:rsidRPr="009F4405">
              <w:rPr>
                <w:sz w:val="18"/>
                <w:szCs w:val="18"/>
              </w:rPr>
              <w:t>Political Medium and Technical Low</w:t>
            </w:r>
          </w:p>
        </w:tc>
        <w:tc>
          <w:tcPr>
            <w:tcW w:w="2300" w:type="dxa"/>
            <w:tcMar>
              <w:top w:w="60" w:type="dxa"/>
              <w:left w:w="90" w:type="dxa"/>
              <w:bottom w:w="60" w:type="dxa"/>
              <w:right w:w="90" w:type="dxa"/>
            </w:tcMar>
          </w:tcPr>
          <w:p w14:paraId="6085705A" w14:textId="77777777" w:rsidR="00CF4E47" w:rsidRPr="009F4405" w:rsidRDefault="00CF4E47">
            <w:r w:rsidRPr="009F4405">
              <w:rPr>
                <w:sz w:val="18"/>
                <w:szCs w:val="18"/>
              </w:rPr>
              <w:t>Capability preserved; every identified single point of failure retained.</w:t>
            </w:r>
          </w:p>
        </w:tc>
      </w:tr>
      <w:tr w:rsidR="00CF4E47" w:rsidRPr="009F4405" w14:paraId="61098724" w14:textId="77777777" w:rsidTr="004374F2">
        <w:tc>
          <w:tcPr>
            <w:tcW w:w="1250" w:type="dxa"/>
            <w:shd w:val="clear" w:color="auto" w:fill="F2F2F2" w:themeFill="text2" w:themeFillShade="F2"/>
            <w:tcMar>
              <w:top w:w="60" w:type="dxa"/>
              <w:left w:w="90" w:type="dxa"/>
              <w:bottom w:w="60" w:type="dxa"/>
              <w:right w:w="90" w:type="dxa"/>
            </w:tcMar>
          </w:tcPr>
          <w:p w14:paraId="38B20A07" w14:textId="77777777" w:rsidR="00CF4E47" w:rsidRPr="009F4405" w:rsidRDefault="00CF4E47">
            <w:r w:rsidRPr="009F4405">
              <w:rPr>
                <w:sz w:val="18"/>
                <w:szCs w:val="18"/>
              </w:rPr>
              <w:t>S2 Integrated Network</w:t>
            </w:r>
          </w:p>
        </w:tc>
        <w:tc>
          <w:tcPr>
            <w:tcW w:w="2550" w:type="dxa"/>
            <w:tcMar>
              <w:top w:w="60" w:type="dxa"/>
              <w:left w:w="90" w:type="dxa"/>
              <w:bottom w:w="60" w:type="dxa"/>
              <w:right w:w="90" w:type="dxa"/>
            </w:tcMar>
          </w:tcPr>
          <w:p w14:paraId="21378DC7" w14:textId="77777777" w:rsidR="00CF4E47" w:rsidRPr="009F4405" w:rsidRDefault="00CF4E47">
            <w:r w:rsidRPr="009F4405">
              <w:rPr>
                <w:sz w:val="18"/>
                <w:szCs w:val="18"/>
              </w:rPr>
              <w:t>Resilience through coordinated redundancy: turn the emerging sites into one standardised EU network.</w:t>
            </w:r>
          </w:p>
        </w:tc>
        <w:tc>
          <w:tcPr>
            <w:tcW w:w="2550" w:type="dxa"/>
            <w:tcMar>
              <w:top w:w="60" w:type="dxa"/>
              <w:left w:w="90" w:type="dxa"/>
              <w:bottom w:w="60" w:type="dxa"/>
              <w:right w:w="90" w:type="dxa"/>
            </w:tcMar>
          </w:tcPr>
          <w:p w14:paraId="6B46DFF6" w14:textId="77777777" w:rsidR="00CF4E47" w:rsidRPr="009F4405" w:rsidRDefault="00CF4E47">
            <w:r w:rsidRPr="009F4405">
              <w:rPr>
                <w:sz w:val="18"/>
                <w:szCs w:val="18"/>
              </w:rPr>
              <w:t>EU-orchestrated diversification: common safety/TT&amp;C/licensing frameworks, pooled funding, a second upper-stage qualification path.</w:t>
            </w:r>
          </w:p>
        </w:tc>
        <w:tc>
          <w:tcPr>
            <w:tcW w:w="1050" w:type="dxa"/>
            <w:tcMar>
              <w:top w:w="60" w:type="dxa"/>
              <w:left w:w="90" w:type="dxa"/>
              <w:bottom w:w="60" w:type="dxa"/>
              <w:right w:w="90" w:type="dxa"/>
            </w:tcMar>
          </w:tcPr>
          <w:p w14:paraId="190AC3F3" w14:textId="77777777" w:rsidR="00CF4E47" w:rsidRPr="009F4405" w:rsidRDefault="00CF4E47">
            <w:r w:rsidRPr="009F4405">
              <w:rPr>
                <w:sz w:val="18"/>
                <w:szCs w:val="18"/>
              </w:rPr>
              <w:t>Political very high and technical high</w:t>
            </w:r>
          </w:p>
        </w:tc>
        <w:tc>
          <w:tcPr>
            <w:tcW w:w="2300" w:type="dxa"/>
            <w:tcMar>
              <w:top w:w="60" w:type="dxa"/>
              <w:left w:w="90" w:type="dxa"/>
              <w:bottom w:w="60" w:type="dxa"/>
              <w:right w:w="90" w:type="dxa"/>
            </w:tcMar>
          </w:tcPr>
          <w:p w14:paraId="4D0C0430" w14:textId="77777777" w:rsidR="00CF4E47" w:rsidRPr="009F4405" w:rsidRDefault="00CF4E47">
            <w:r w:rsidRPr="009F4405">
              <w:rPr>
                <w:sz w:val="18"/>
                <w:szCs w:val="18"/>
              </w:rPr>
              <w:t>Most bottlenecks resolved; highest coordination cost.</w:t>
            </w:r>
          </w:p>
        </w:tc>
      </w:tr>
      <w:tr w:rsidR="00CF4E47" w:rsidRPr="009F4405" w14:paraId="0C8FF667" w14:textId="77777777" w:rsidTr="004374F2">
        <w:tc>
          <w:tcPr>
            <w:tcW w:w="1250" w:type="dxa"/>
            <w:shd w:val="clear" w:color="auto" w:fill="F2F2F2" w:themeFill="text2" w:themeFillShade="F2"/>
            <w:tcMar>
              <w:top w:w="60" w:type="dxa"/>
              <w:left w:w="90" w:type="dxa"/>
              <w:bottom w:w="60" w:type="dxa"/>
              <w:right w:w="90" w:type="dxa"/>
            </w:tcMar>
          </w:tcPr>
          <w:p w14:paraId="45926AE3" w14:textId="77777777" w:rsidR="00CF4E47" w:rsidRPr="009F4405" w:rsidRDefault="00CF4E47">
            <w:r w:rsidRPr="009F4405">
              <w:rPr>
                <w:sz w:val="18"/>
                <w:szCs w:val="18"/>
              </w:rPr>
              <w:t>S3 Commercial Breakthrough</w:t>
            </w:r>
          </w:p>
        </w:tc>
        <w:tc>
          <w:tcPr>
            <w:tcW w:w="2550" w:type="dxa"/>
            <w:tcMar>
              <w:top w:w="60" w:type="dxa"/>
              <w:left w:w="90" w:type="dxa"/>
              <w:bottom w:w="60" w:type="dxa"/>
              <w:right w:w="90" w:type="dxa"/>
            </w:tcMar>
          </w:tcPr>
          <w:p w14:paraId="1D1B5524" w14:textId="77777777" w:rsidR="00CF4E47" w:rsidRPr="009F4405" w:rsidRDefault="00CF4E47">
            <w:r w:rsidRPr="009F4405">
              <w:rPr>
                <w:sz w:val="18"/>
                <w:szCs w:val="18"/>
              </w:rPr>
              <w:t>Market leads: public role is anchor demand, regulation and enabling infrastructure.</w:t>
            </w:r>
          </w:p>
        </w:tc>
        <w:tc>
          <w:tcPr>
            <w:tcW w:w="2550" w:type="dxa"/>
            <w:tcMar>
              <w:top w:w="60" w:type="dxa"/>
              <w:left w:w="90" w:type="dxa"/>
              <w:bottom w:w="60" w:type="dxa"/>
              <w:right w:w="90" w:type="dxa"/>
            </w:tcMar>
          </w:tcPr>
          <w:p w14:paraId="3C9E1547" w14:textId="59668114" w:rsidR="00CF4E47" w:rsidRPr="009F4405" w:rsidRDefault="00CF4E47">
            <w:r w:rsidRPr="009F4405">
              <w:rPr>
                <w:sz w:val="18"/>
                <w:szCs w:val="18"/>
              </w:rPr>
              <w:t xml:space="preserve">Private winners scale via proprietary pads, test and TT&amp;C; the state avoids over-subsidy and keeps CSG </w:t>
            </w:r>
            <w:commentRangeStart w:id="137"/>
            <w:commentRangeStart w:id="138"/>
            <w:r w:rsidRPr="009F4405">
              <w:rPr>
                <w:sz w:val="18"/>
                <w:szCs w:val="18"/>
              </w:rPr>
              <w:t>institutional</w:t>
            </w:r>
            <w:commentRangeEnd w:id="137"/>
            <w:r w:rsidRPr="009F4405">
              <w:rPr>
                <w:rStyle w:val="CommentReference"/>
                <w:sz w:val="18"/>
                <w:szCs w:val="18"/>
              </w:rPr>
              <w:commentReference w:id="137"/>
            </w:r>
            <w:commentRangeEnd w:id="138"/>
            <w:r w:rsidR="00B72A82" w:rsidRPr="009F4405">
              <w:rPr>
                <w:rStyle w:val="CommentReference"/>
                <w:sz w:val="18"/>
                <w:szCs w:val="18"/>
              </w:rPr>
              <w:commentReference w:id="138"/>
            </w:r>
            <w:r w:rsidR="00F75110" w:rsidRPr="009F4405">
              <w:rPr>
                <w:sz w:val="18"/>
                <w:szCs w:val="18"/>
              </w:rPr>
              <w:t>, though launching institutional payloads is itself a milestone maturing commercial players compete for</w:t>
            </w:r>
            <w:r w:rsidRPr="009F4405">
              <w:rPr>
                <w:sz w:val="18"/>
                <w:szCs w:val="18"/>
              </w:rPr>
              <w:t>.</w:t>
            </w:r>
          </w:p>
        </w:tc>
        <w:tc>
          <w:tcPr>
            <w:tcW w:w="1050" w:type="dxa"/>
            <w:tcMar>
              <w:top w:w="60" w:type="dxa"/>
              <w:left w:w="90" w:type="dxa"/>
              <w:bottom w:w="60" w:type="dxa"/>
              <w:right w:w="90" w:type="dxa"/>
            </w:tcMar>
          </w:tcPr>
          <w:p w14:paraId="17A31E69" w14:textId="77777777" w:rsidR="00CF4E47" w:rsidRPr="009F4405" w:rsidRDefault="00CF4E47">
            <w:r w:rsidRPr="009F4405">
              <w:rPr>
                <w:sz w:val="18"/>
                <w:szCs w:val="18"/>
              </w:rPr>
              <w:t>Political medium and technical high</w:t>
            </w:r>
          </w:p>
        </w:tc>
        <w:tc>
          <w:tcPr>
            <w:tcW w:w="2300" w:type="dxa"/>
            <w:tcMar>
              <w:top w:w="60" w:type="dxa"/>
              <w:left w:w="90" w:type="dxa"/>
              <w:bottom w:w="60" w:type="dxa"/>
              <w:right w:w="90" w:type="dxa"/>
            </w:tcMar>
          </w:tcPr>
          <w:p w14:paraId="67D25EE9" w14:textId="77777777" w:rsidR="00CF4E47" w:rsidRPr="009F4405" w:rsidRDefault="00CF4E47">
            <w:r w:rsidRPr="009F4405">
              <w:rPr>
                <w:sz w:val="18"/>
                <w:szCs w:val="18"/>
              </w:rPr>
              <w:t>Flexibility and low public CAPEX; market/financial fragility and reduced public control.</w:t>
            </w:r>
          </w:p>
        </w:tc>
      </w:tr>
      <w:tr w:rsidR="00CF4E47" w:rsidRPr="009F4405" w14:paraId="68B506E9" w14:textId="77777777" w:rsidTr="004374F2">
        <w:tc>
          <w:tcPr>
            <w:tcW w:w="1250" w:type="dxa"/>
            <w:shd w:val="clear" w:color="auto" w:fill="F2F2F2" w:themeFill="text2" w:themeFillShade="F2"/>
            <w:tcMar>
              <w:top w:w="60" w:type="dxa"/>
              <w:left w:w="90" w:type="dxa"/>
              <w:bottom w:w="60" w:type="dxa"/>
              <w:right w:w="90" w:type="dxa"/>
            </w:tcMar>
          </w:tcPr>
          <w:p w14:paraId="09EC7429" w14:textId="77777777" w:rsidR="00CF4E47" w:rsidRPr="009F4405" w:rsidRDefault="00CF4E47">
            <w:r w:rsidRPr="009F4405">
              <w:rPr>
                <w:sz w:val="18"/>
                <w:szCs w:val="18"/>
              </w:rPr>
              <w:t>S4 CSG Enhanced</w:t>
            </w:r>
          </w:p>
        </w:tc>
        <w:tc>
          <w:tcPr>
            <w:tcW w:w="2550" w:type="dxa"/>
            <w:tcMar>
              <w:top w:w="60" w:type="dxa"/>
              <w:left w:w="90" w:type="dxa"/>
              <w:bottom w:w="60" w:type="dxa"/>
              <w:right w:w="90" w:type="dxa"/>
            </w:tcMar>
          </w:tcPr>
          <w:p w14:paraId="4F30F8D9" w14:textId="77777777" w:rsidR="00CF4E47" w:rsidRPr="009F4405" w:rsidRDefault="00CF4E47">
            <w:r w:rsidRPr="009F4405">
              <w:rPr>
                <w:sz w:val="18"/>
                <w:szCs w:val="18"/>
              </w:rPr>
              <w:t>Concentrate and harden the crown-jewel rather than build a distributed network.</w:t>
            </w:r>
          </w:p>
        </w:tc>
        <w:tc>
          <w:tcPr>
            <w:tcW w:w="2550" w:type="dxa"/>
            <w:tcMar>
              <w:top w:w="60" w:type="dxa"/>
              <w:left w:w="90" w:type="dxa"/>
              <w:bottom w:w="60" w:type="dxa"/>
              <w:right w:w="90" w:type="dxa"/>
            </w:tcMar>
          </w:tcPr>
          <w:p w14:paraId="24C78044" w14:textId="77777777" w:rsidR="00CF4E47" w:rsidRPr="009F4405" w:rsidRDefault="00CF4E47">
            <w:r w:rsidRPr="009F4405">
              <w:rPr>
                <w:sz w:val="18"/>
                <w:szCs w:val="18"/>
              </w:rPr>
              <w:t>Resolve BEAP / Pariacabo / Canopée / partial cryo redundancy at CSG; upgrade Jupiter for cadence; add naval/maritime backup and civil-military integration.</w:t>
            </w:r>
          </w:p>
        </w:tc>
        <w:tc>
          <w:tcPr>
            <w:tcW w:w="1050" w:type="dxa"/>
            <w:tcMar>
              <w:top w:w="60" w:type="dxa"/>
              <w:left w:w="90" w:type="dxa"/>
              <w:bottom w:w="60" w:type="dxa"/>
              <w:right w:w="90" w:type="dxa"/>
            </w:tcMar>
          </w:tcPr>
          <w:p w14:paraId="1490659B" w14:textId="77777777" w:rsidR="00CF4E47" w:rsidRPr="009F4405" w:rsidRDefault="00CF4E47">
            <w:r w:rsidRPr="009F4405">
              <w:rPr>
                <w:sz w:val="18"/>
                <w:szCs w:val="18"/>
              </w:rPr>
              <w:t>Political medium and technical high</w:t>
            </w:r>
          </w:p>
        </w:tc>
        <w:tc>
          <w:tcPr>
            <w:tcW w:w="2300" w:type="dxa"/>
            <w:tcMar>
              <w:top w:w="60" w:type="dxa"/>
              <w:left w:w="90" w:type="dxa"/>
              <w:bottom w:w="60" w:type="dxa"/>
              <w:right w:w="90" w:type="dxa"/>
            </w:tcMar>
          </w:tcPr>
          <w:p w14:paraId="0296A7EE" w14:textId="77777777" w:rsidR="00CF4E47" w:rsidRPr="009F4405" w:rsidRDefault="00CF4E47">
            <w:r w:rsidRPr="009F4405">
              <w:rPr>
                <w:sz w:val="18"/>
                <w:szCs w:val="18"/>
              </w:rPr>
              <w:t>Strongest continuity option; launch geography expanded to any international waters by naval platform</w:t>
            </w:r>
          </w:p>
        </w:tc>
      </w:tr>
      <w:tr w:rsidR="00CF4E47" w:rsidRPr="009F4405" w14:paraId="5925E9CB" w14:textId="77777777" w:rsidTr="004374F2">
        <w:tc>
          <w:tcPr>
            <w:tcW w:w="1250" w:type="dxa"/>
            <w:shd w:val="clear" w:color="auto" w:fill="F2F2F2" w:themeFill="text2" w:themeFillShade="F2"/>
            <w:tcMar>
              <w:top w:w="60" w:type="dxa"/>
              <w:left w:w="90" w:type="dxa"/>
              <w:bottom w:w="60" w:type="dxa"/>
              <w:right w:w="90" w:type="dxa"/>
            </w:tcMar>
          </w:tcPr>
          <w:p w14:paraId="03D7145C" w14:textId="77777777" w:rsidR="00CF4E47" w:rsidRPr="009F4405" w:rsidRDefault="00CF4E47">
            <w:r w:rsidRPr="009F4405">
              <w:rPr>
                <w:sz w:val="18"/>
                <w:szCs w:val="18"/>
              </w:rPr>
              <w:t>S5 Fragmented Decline</w:t>
            </w:r>
          </w:p>
        </w:tc>
        <w:tc>
          <w:tcPr>
            <w:tcW w:w="2550" w:type="dxa"/>
            <w:tcMar>
              <w:top w:w="60" w:type="dxa"/>
              <w:left w:w="90" w:type="dxa"/>
              <w:bottom w:w="60" w:type="dxa"/>
              <w:right w:w="90" w:type="dxa"/>
            </w:tcMar>
          </w:tcPr>
          <w:p w14:paraId="6D34AD44" w14:textId="77777777" w:rsidR="00CF4E47" w:rsidRPr="009F4405" w:rsidRDefault="00CF4E47">
            <w:r w:rsidRPr="009F4405">
              <w:rPr>
                <w:sz w:val="18"/>
                <w:szCs w:val="18"/>
              </w:rPr>
              <w:t>The null case: no coordination and no investment; the cost of inaction.</w:t>
            </w:r>
          </w:p>
        </w:tc>
        <w:tc>
          <w:tcPr>
            <w:tcW w:w="2550" w:type="dxa"/>
            <w:tcMar>
              <w:top w:w="60" w:type="dxa"/>
              <w:left w:w="90" w:type="dxa"/>
              <w:bottom w:w="60" w:type="dxa"/>
              <w:right w:w="90" w:type="dxa"/>
            </w:tcMar>
          </w:tcPr>
          <w:p w14:paraId="18E7EB1D" w14:textId="77777777" w:rsidR="00CF4E47" w:rsidRPr="009F4405" w:rsidRDefault="00CF4E47">
            <w:r w:rsidRPr="009F4405">
              <w:rPr>
                <w:sz w:val="18"/>
                <w:szCs w:val="18"/>
              </w:rPr>
              <w:t>Nothing is done; CSG hits limits, emerging sites stall, operators consolidate/exit, EU falls back on non-EU launch.</w:t>
            </w:r>
          </w:p>
        </w:tc>
        <w:tc>
          <w:tcPr>
            <w:tcW w:w="1050" w:type="dxa"/>
            <w:tcMar>
              <w:top w:w="60" w:type="dxa"/>
              <w:left w:w="90" w:type="dxa"/>
              <w:bottom w:w="60" w:type="dxa"/>
              <w:right w:w="90" w:type="dxa"/>
            </w:tcMar>
          </w:tcPr>
          <w:p w14:paraId="1433701C" w14:textId="77777777" w:rsidR="00CF4E47" w:rsidRPr="009F4405" w:rsidRDefault="00CF4E47">
            <w:r w:rsidRPr="009F4405">
              <w:rPr>
                <w:sz w:val="18"/>
                <w:szCs w:val="18"/>
              </w:rPr>
              <w:t>Political and technical very low</w:t>
            </w:r>
          </w:p>
        </w:tc>
        <w:tc>
          <w:tcPr>
            <w:tcW w:w="2300" w:type="dxa"/>
            <w:tcMar>
              <w:top w:w="60" w:type="dxa"/>
              <w:left w:w="90" w:type="dxa"/>
              <w:bottom w:w="60" w:type="dxa"/>
              <w:right w:w="90" w:type="dxa"/>
            </w:tcMar>
          </w:tcPr>
          <w:p w14:paraId="14609AF8" w14:textId="77777777" w:rsidR="00CF4E47" w:rsidRPr="009F4405" w:rsidRDefault="00CF4E47">
            <w:r w:rsidRPr="009F4405">
              <w:rPr>
                <w:sz w:val="18"/>
                <w:szCs w:val="18"/>
              </w:rPr>
              <w:t>Loss of autonomy; external dependence — the benchmark for the value of S2/S4.</w:t>
            </w:r>
          </w:p>
        </w:tc>
      </w:tr>
    </w:tbl>
    <w:p w14:paraId="1E86F873" w14:textId="6FC05F7B" w:rsidR="00CF4E47" w:rsidRPr="009F4405" w:rsidRDefault="00CF4E47" w:rsidP="002238C5">
      <w:pPr>
        <w:pStyle w:val="EYHeading3"/>
      </w:pPr>
      <w:r w:rsidRPr="009F4405">
        <w:t>Scenario 1 — Status Quo (Baseline)</w:t>
      </w:r>
    </w:p>
    <w:p w14:paraId="3AF6163D" w14:textId="77777777" w:rsidR="00CF4E47" w:rsidRPr="009F4405" w:rsidRDefault="00CF4E47" w:rsidP="00CF4E47">
      <w:r w:rsidRPr="009F4405">
        <w:t>Doctrine and main idea</w:t>
      </w:r>
    </w:p>
    <w:p w14:paraId="0DC0006C" w14:textId="77777777" w:rsidR="00CF4E47" w:rsidRPr="009F4405" w:rsidRDefault="00CF4E47" w:rsidP="00CF4E47">
      <w:r w:rsidRPr="009F4405">
        <w:rPr>
          <w:b/>
          <w:bCs/>
        </w:rPr>
        <w:t xml:space="preserve">Doctrine – continuity: </w:t>
      </w:r>
      <w:r w:rsidRPr="009F4405">
        <w:t xml:space="preserve">Europe stays on its current trajectory and takes no new action at EU level. CSG remains the heavy- and medium-lift institutional core; Andøya, SaxaVord and Esrange progress but stay launcher- and operator-specific; the Atlantic Spaceport / Malbusca remains a licensed but unproven platform; and the mapped bottlenecks in payload processing, testing, logistics and range capacity are </w:t>
      </w:r>
      <w:r w:rsidRPr="009F4405">
        <w:rPr>
          <w:b/>
          <w:bCs/>
        </w:rPr>
        <w:t>not structurally resolved</w:t>
      </w:r>
      <w:r w:rsidRPr="009F4405">
        <w:t>. The one thing this scenario does is keep what already works. It is included primarily as the reference case against which the other four are traded off — the baseline analysts know best.</w:t>
      </w:r>
    </w:p>
    <w:p w14:paraId="19DCF60B" w14:textId="77777777" w:rsidR="00CF4E47" w:rsidRPr="009F4405" w:rsidRDefault="00CF4E47" w:rsidP="00CF4E47">
      <w:r w:rsidRPr="009F4405">
        <w:lastRenderedPageBreak/>
        <w:t>Political vs technical drivers</w:t>
      </w:r>
    </w:p>
    <w:p w14:paraId="4CD7D06C" w14:textId="5094CF62" w:rsidR="00CF4E47" w:rsidRPr="009F4405" w:rsidRDefault="00CF4E47" w:rsidP="00CF4E47">
      <w:commentRangeStart w:id="139"/>
      <w:commentRangeStart w:id="140"/>
      <w:r w:rsidRPr="009F4405">
        <w:rPr>
          <w:b/>
          <w:bCs/>
        </w:rPr>
        <w:t xml:space="preserve">Political — Medium: </w:t>
      </w:r>
      <w:r w:rsidRPr="009F4405">
        <w:t xml:space="preserve">The binding enabler is the </w:t>
      </w:r>
      <w:r w:rsidRPr="009F4405">
        <w:rPr>
          <w:i/>
          <w:iCs/>
        </w:rPr>
        <w:t>absence</w:t>
      </w:r>
      <w:r w:rsidRPr="009F4405">
        <w:t xml:space="preserve"> of new political action: this is the easiest path because it avoids new EU-level governance, MFF re-programming and a common range-safety framework. What “drives” S1 is institutional inertia and sovereign continuity, not a positive decision.</w:t>
      </w:r>
      <w:commentRangeEnd w:id="139"/>
      <w:r w:rsidRPr="009F4405">
        <w:rPr>
          <w:rStyle w:val="CommentReference"/>
          <w:sz w:val="20"/>
          <w:szCs w:val="24"/>
        </w:rPr>
        <w:commentReference w:id="139"/>
      </w:r>
      <w:commentRangeEnd w:id="140"/>
      <w:r w:rsidR="00DE142A" w:rsidRPr="009F4405">
        <w:rPr>
          <w:rStyle w:val="CommentReference"/>
          <w:sz w:val="20"/>
          <w:szCs w:val="24"/>
        </w:rPr>
        <w:commentReference w:id="140"/>
      </w:r>
      <w:r w:rsidR="00DE142A" w:rsidRPr="009F4405">
        <w:t xml:space="preserve"> This inertia is not neutral for newcomers: with pad capacity scarce (</w:t>
      </w:r>
      <w:r w:rsidR="00F100C9">
        <w:t>A02</w:t>
      </w:r>
      <w:r w:rsidR="00DE142A" w:rsidRPr="009F4405">
        <w:t>) and emerging sites under exclusive lock-in (</w:t>
      </w:r>
      <w:r w:rsidR="006B46EA">
        <w:t>E09</w:t>
      </w:r>
      <w:r w:rsidR="00DE142A" w:rsidRPr="009F4405">
        <w:t>/</w:t>
      </w:r>
      <w:r w:rsidR="006B46EA">
        <w:t>E10</w:t>
      </w:r>
      <w:r w:rsidR="00DE142A" w:rsidRPr="009F4405">
        <w:t>), the key S1 risk is that — absent government support to build new pads on European soil — new entrants build launch infrastructure outside Europe to reach non-EU markets.</w:t>
      </w:r>
    </w:p>
    <w:p w14:paraId="0E63A391" w14:textId="3EEA7BC8" w:rsidR="00CF4E47" w:rsidRPr="009F4405" w:rsidRDefault="00CF4E47" w:rsidP="00CF4E47">
      <w:r w:rsidRPr="009F4405">
        <w:rPr>
          <w:b/>
          <w:bCs/>
        </w:rPr>
        <w:t xml:space="preserve">Technical — Low: </w:t>
      </w:r>
      <w:r w:rsidRPr="009F4405">
        <w:t>No technical breakthrough is required, and none is delivered: the shared-asset cascade at CSG (</w:t>
      </w:r>
      <w:r w:rsidR="00F100C9">
        <w:t>A11</w:t>
      </w:r>
      <w:r w:rsidRPr="009F4405">
        <w:t xml:space="preserve"> / </w:t>
      </w:r>
      <w:r w:rsidR="0003468C">
        <w:t>B01</w:t>
      </w:r>
      <w:r w:rsidRPr="009F4405">
        <w:t>)  — one solid plant + one BEAP stand serving both institutional launchers), the DLR P5.2/P4 monopoly (</w:t>
      </w:r>
      <w:r w:rsidR="00F100C9">
        <w:t>A12</w:t>
      </w:r>
      <w:r w:rsidRPr="009F4405">
        <w:t>/</w:t>
      </w:r>
      <w:r w:rsidR="0003468C">
        <w:t>B02</w:t>
      </w:r>
      <w:r w:rsidRPr="009F4405">
        <w:t>) and the Pariacabo single-quay/single-vessel exposure (</w:t>
      </w:r>
      <w:r w:rsidR="000C45E8">
        <w:t>C</w:t>
      </w:r>
      <w:r w:rsidR="00DE5CE4">
        <w:t>01</w:t>
      </w:r>
      <w:r w:rsidRPr="009F4405">
        <w:t>/</w:t>
      </w:r>
      <w:r w:rsidR="000C45E8">
        <w:t>C</w:t>
      </w:r>
      <w:r w:rsidR="0018674D">
        <w:t>02</w:t>
      </w:r>
      <w:r w:rsidRPr="009F4405">
        <w:t>) all persist. No development in this scenario is technically driven, because nothing new is built.</w:t>
      </w:r>
    </w:p>
    <w:p w14:paraId="1F86AD79" w14:textId="77777777" w:rsidR="00CF4E47" w:rsidRPr="009F4405" w:rsidRDefault="00CF4E47" w:rsidP="00CF4E47">
      <w:r w:rsidRPr="009F4405">
        <w:t>Concrete infrastructure chain (all types)</w:t>
      </w:r>
    </w:p>
    <w:p w14:paraId="0CB9AC7D" w14:textId="3D00AE65" w:rsidR="00CF4E47" w:rsidRPr="009F4405" w:rsidRDefault="00CF4E47" w:rsidP="00CF4E47">
      <w:r w:rsidRPr="009F4405">
        <w:rPr>
          <w:b/>
          <w:bCs/>
        </w:rPr>
        <w:t xml:space="preserve">Launch: </w:t>
      </w:r>
      <w:r w:rsidRPr="009F4405">
        <w:t>Ariane 6 continues from ELA-4/ZL4 and Vega-C from ELV/SLV;  ELM-Diamant remains the private CSG micro/mini node; Andøya Pad A is tied to Isar Spectrum and SaxaVord to RFA ONE under 20-year exclusive pad contracts (</w:t>
      </w:r>
      <w:r w:rsidR="006B46EA">
        <w:t>E09</w:t>
      </w:r>
      <w:r w:rsidRPr="009F4405">
        <w:t>); Esrange LC-3C is the first orbital capability still under construction for Firefly Alpha; Malbusca stays Level 3 conditional. The heavy/low-inclination single-site exposure (</w:t>
      </w:r>
      <w:r w:rsidR="00C23CBB">
        <w:t>A01</w:t>
      </w:r>
      <w:r w:rsidRPr="009F4405">
        <w:t>), the two-pad limit (</w:t>
      </w:r>
      <w:r w:rsidR="00F100C9">
        <w:t>A02</w:t>
      </w:r>
      <w:r w:rsidRPr="009F4405">
        <w:t>) and the absence of any demonstrated orbital capability outside CSG (</w:t>
      </w:r>
      <w:r w:rsidR="00F100C9">
        <w:t>A04</w:t>
      </w:r>
      <w:r w:rsidRPr="009F4405">
        <w:t>) are unchanged.</w:t>
      </w:r>
    </w:p>
    <w:p w14:paraId="4A1AED5C" w14:textId="533F6240" w:rsidR="00CF4E47" w:rsidRPr="009F4405" w:rsidRDefault="00CF4E47" w:rsidP="00CF4E47">
      <w:r w:rsidRPr="009F4405">
        <w:rPr>
          <w:b/>
          <w:bCs/>
        </w:rPr>
        <w:t xml:space="preserve">Payload integration and preparation: </w:t>
      </w:r>
      <w:r w:rsidRPr="009F4405">
        <w:t>CSG relies on EPCU S1/S3/S5 (non-hazardous, hazardous/fuelling, and clean-room capacity); Andøya and SaxaVord provide local integration but remain single-anchor-customer environments (</w:t>
      </w:r>
      <w:r w:rsidR="006B46EA">
        <w:t>E09</w:t>
      </w:r>
      <w:r w:rsidRPr="009F4405">
        <w:t>). No change.</w:t>
      </w:r>
    </w:p>
    <w:p w14:paraId="0610B3DF" w14:textId="33E8699A" w:rsidR="00CF4E47" w:rsidRPr="009F4405" w:rsidRDefault="00CF4E47" w:rsidP="00CF4E47">
      <w:r w:rsidRPr="009F4405">
        <w:rPr>
          <w:b/>
          <w:bCs/>
        </w:rPr>
        <w:t xml:space="preserve">Testing: </w:t>
      </w:r>
      <w:r w:rsidRPr="009F4405">
        <w:t>Ariane 6 depends on DLR Lampoldshausen P5/P5.2/P4 for core/upper-stage and high-altitude simulation (</w:t>
      </w:r>
      <w:r w:rsidR="00F100C9">
        <w:t>A12</w:t>
      </w:r>
      <w:r w:rsidRPr="009F4405">
        <w:t>/</w:t>
      </w:r>
      <w:r w:rsidR="0003468C">
        <w:t>B02</w:t>
      </w:r>
      <w:r w:rsidRPr="009F4405">
        <w:t>); Ariane 6 and Vega-C share BEAP and the on-site P120C/P160C plant (</w:t>
      </w:r>
      <w:r w:rsidR="00F100C9">
        <w:t>A11</w:t>
      </w:r>
      <w:r w:rsidRPr="009F4405">
        <w:t xml:space="preserve"> / </w:t>
      </w:r>
      <w:r w:rsidR="0003468C">
        <w:t>B01</w:t>
      </w:r>
      <w:r w:rsidRPr="009F4405">
        <w:t>); PLD uses Teruel, Avio uses Colleferro/SPTF, RFA uses Augsburg and Kiruna-linked chains. The single-point testing monopolies persist and remain oversubscribed (</w:t>
      </w:r>
      <w:r w:rsidR="00EA5E86">
        <w:t>C06</w:t>
      </w:r>
      <w:r w:rsidRPr="009F4405">
        <w:t xml:space="preserve"> vibration).</w:t>
      </w:r>
    </w:p>
    <w:p w14:paraId="49D1367F" w14:textId="04696A60" w:rsidR="00CF4E47" w:rsidRPr="009F4405" w:rsidRDefault="00CF4E47" w:rsidP="00CF4E47">
      <w:r w:rsidRPr="009F4405">
        <w:rPr>
          <w:b/>
          <w:bCs/>
        </w:rPr>
        <w:t xml:space="preserve">Manufacturing: </w:t>
      </w:r>
      <w:r w:rsidRPr="009F4405">
        <w:t>Production stays in a national-firm pattern (ArianeGroup Les Mureaux/Bremen, MT Aerospace Augsburg, Avio Colleferro, Isar Ottobrunn, PLD Elche, RFA Augsburg, MaiaSpace Vernon, Orbex Forres — the last under insolvency uncertainty). Manufacturing-to-launch corridors remain single-thread (Les Mureaux/Bremen → Canopée → Pariacabo/BAL). Over-fragmentation of launcher initiatives (</w:t>
      </w:r>
      <w:r w:rsidR="00EA5E86">
        <w:t>C08</w:t>
      </w:r>
      <w:r w:rsidRPr="009F4405">
        <w:t>) and non-EU input dependencies (C</w:t>
      </w:r>
      <w:r w:rsidR="00BF40FA">
        <w:t>C01</w:t>
      </w:r>
      <w:r w:rsidRPr="009F4405">
        <w:t>,C</w:t>
      </w:r>
      <w:r w:rsidR="00EA5E86">
        <w:t>C02</w:t>
      </w:r>
      <w:r w:rsidRPr="009F4405">
        <w:t>) are unaddressed.</w:t>
      </w:r>
    </w:p>
    <w:p w14:paraId="7A2480B9" w14:textId="14B7F522" w:rsidR="00CF4E47" w:rsidRPr="009F4405" w:rsidRDefault="00CF4E47" w:rsidP="00CF4E47">
      <w:r w:rsidRPr="009F4405">
        <w:rPr>
          <w:b/>
          <w:bCs/>
        </w:rPr>
        <w:t xml:space="preserve">TT&amp;C, range &amp; safety: </w:t>
      </w:r>
      <w:r w:rsidRPr="009F4405">
        <w:t>CSG uses radars, telemetry and the ESA ESTRACK downrange network; Andøya uses ESA-Boost autonomous flight tracking; SaxaVord uses bespoke tracking/telemetry/FTS under its CAA licence with Baltasound Teleport as the essential live-telemetry node. These stay site-by-site rather than harmonised (</w:t>
      </w:r>
      <w:r w:rsidR="0018674D">
        <w:t>D03</w:t>
      </w:r>
      <w:r w:rsidRPr="009F4405">
        <w:t xml:space="preserve">, </w:t>
      </w:r>
      <w:r w:rsidR="0018674D">
        <w:t>D09</w:t>
      </w:r>
      <w:r w:rsidRPr="009F4405">
        <w:t>), the absence of EU-controlled continuous ascent telemetry (</w:t>
      </w:r>
      <w:r w:rsidR="00F100C9">
        <w:t>A05</w:t>
      </w:r>
      <w:r w:rsidRPr="009F4405">
        <w:t>) persists, and the US high-power-amplifier dependency (C</w:t>
      </w:r>
      <w:r w:rsidR="00EA5E86">
        <w:t>C04</w:t>
      </w:r>
      <w:r w:rsidRPr="009F4405">
        <w:t>) is unaddressed.</w:t>
      </w:r>
    </w:p>
    <w:p w14:paraId="656B2A32" w14:textId="4E6AAA55" w:rsidR="00CF4E47" w:rsidRPr="009F4405" w:rsidRDefault="00CF4E47" w:rsidP="00CF4E47">
      <w:r w:rsidRPr="009F4405">
        <w:rPr>
          <w:b/>
          <w:bCs/>
        </w:rPr>
        <w:t xml:space="preserve">Operations: </w:t>
      </w:r>
      <w:r w:rsidRPr="009F4405">
        <w:t>Jupiter Control Room, CNES Toulouse, DLR GSOC, Columbus Control Centre, Galileo Control Centres and GSMC continue in their current roles; Polaris ACC (Bodø) and SaxaVord Range Control remain site-specific authorities. The single Jupiter control room (</w:t>
      </w:r>
      <w:r w:rsidR="00F100C9">
        <w:t>A15</w:t>
      </w:r>
      <w:r w:rsidRPr="009F4405">
        <w:t xml:space="preserve">), </w:t>
      </w:r>
      <w:r w:rsidR="00A07099">
        <w:t xml:space="preserve">and </w:t>
      </w:r>
      <w:r w:rsidRPr="009F4405">
        <w:t>fragmented operations landscape (</w:t>
      </w:r>
      <w:r w:rsidR="00F16698">
        <w:t>G07</w:t>
      </w:r>
      <w:r w:rsidRPr="009F4405">
        <w:t>) persist.</w:t>
      </w:r>
    </w:p>
    <w:p w14:paraId="5B3EBD11" w14:textId="3CEBA34A" w:rsidR="00CF4E47" w:rsidRPr="009F4405" w:rsidRDefault="00CF4E47" w:rsidP="00CF4E47">
      <w:r w:rsidRPr="009F4405">
        <w:rPr>
          <w:b/>
          <w:bCs/>
        </w:rPr>
        <w:t xml:space="preserve">Transportation: </w:t>
      </w:r>
      <w:r w:rsidRPr="009F4405">
        <w:t xml:space="preserve">Ariane 6 relies on Canopée and Pariacabo harbour, then road to BAL; CSG remains exposed to the port/road chokepoint (2017 blockade precedent — </w:t>
      </w:r>
      <w:r w:rsidR="0018674D">
        <w:t>D02</w:t>
      </w:r>
      <w:r w:rsidRPr="009F4405">
        <w:t xml:space="preserve">, </w:t>
      </w:r>
      <w:r w:rsidR="0018674D">
        <w:t>D03</w:t>
      </w:r>
      <w:r w:rsidRPr="009F4405">
        <w:t>); SaxaVord and Andøya depend on remote/island links (</w:t>
      </w:r>
      <w:r w:rsidR="00EA5E86">
        <w:t>C06</w:t>
      </w:r>
      <w:r w:rsidRPr="009F4405">
        <w:t>). The ageing Vega Ro-Ro charter (</w:t>
      </w:r>
      <w:r w:rsidR="0018674D">
        <w:t>D11</w:t>
      </w:r>
      <w:r w:rsidRPr="009F4405">
        <w:t>) is unaddressed.</w:t>
      </w:r>
    </w:p>
    <w:p w14:paraId="10E82D84" w14:textId="77777777" w:rsidR="00CF4E47" w:rsidRPr="009F4405" w:rsidRDefault="00CF4E47" w:rsidP="00CF4E47">
      <w:r w:rsidRPr="009F4405">
        <w:rPr>
          <w:b/>
          <w:bCs/>
        </w:rPr>
        <w:t xml:space="preserve">SSA &amp; space weather: </w:t>
      </w:r>
      <w:r w:rsidRPr="009F4405">
        <w:t>GRAVES, GSSAC, EU SST Conjunction Analysis, ESA Space Weather Office, FMI, UK Met Office MOSWOC and IRF continue as-is, with no integration into new spaceports’ range safety.</w:t>
      </w:r>
    </w:p>
    <w:p w14:paraId="3626C97E" w14:textId="77777777" w:rsidR="00CF4E47" w:rsidRPr="009F4405" w:rsidRDefault="00CF4E47" w:rsidP="00CF4E47">
      <w:r w:rsidRPr="009F4405">
        <w:t>Bottlenecks and gaps addressed</w:t>
      </w:r>
    </w:p>
    <w:p w14:paraId="45102934" w14:textId="3F0B70BF" w:rsidR="00CF4E47" w:rsidRPr="009F4405" w:rsidRDefault="00CF4E47" w:rsidP="00CF4E47">
      <w:r w:rsidRPr="009F4405">
        <w:t xml:space="preserve">Status legend (used in every per-scenario table below): </w:t>
      </w:r>
      <w:r w:rsidRPr="009F4405">
        <w:rPr>
          <w:b/>
          <w:bCs/>
        </w:rPr>
        <w:t>Resolved</w:t>
      </w:r>
      <w:r w:rsidRPr="009F4405">
        <w:t xml:space="preserve"> / </w:t>
      </w:r>
      <w:r w:rsidRPr="009F4405">
        <w:rPr>
          <w:b/>
          <w:bCs/>
        </w:rPr>
        <w:t>Partly resolved</w:t>
      </w:r>
      <w:r w:rsidRPr="009F4405">
        <w:t xml:space="preserve"> / </w:t>
      </w:r>
      <w:r w:rsidRPr="009F4405">
        <w:rPr>
          <w:b/>
          <w:bCs/>
        </w:rPr>
        <w:t>Unaffected</w:t>
      </w:r>
      <w:r w:rsidRPr="009F4405">
        <w:t xml:space="preserve"> / </w:t>
      </w:r>
      <w:r w:rsidRPr="009F4405">
        <w:rPr>
          <w:b/>
          <w:bCs/>
        </w:rPr>
        <w:t>Worsened</w:t>
      </w:r>
      <w:r w:rsidRPr="009F4405">
        <w:t>. Under S1 the system’s capability is preserved but essentially no bottleneck is resolved — which is precisely the finding.</w:t>
      </w:r>
    </w:p>
    <w:p w14:paraId="07079D57" w14:textId="6D9885C9" w:rsidR="00C53A48" w:rsidRPr="009F4405" w:rsidRDefault="00C53A48" w:rsidP="00C53A48">
      <w:pPr>
        <w:pStyle w:val="Caption"/>
      </w:pPr>
      <w:bookmarkStart w:id="141" w:name="_Toc239018423"/>
      <w:r w:rsidRPr="009F4405">
        <w:lastRenderedPageBreak/>
        <w:t xml:space="preserve">Table </w:t>
      </w:r>
      <w:r w:rsidRPr="009F4405">
        <w:fldChar w:fldCharType="begin"/>
      </w:r>
      <w:r w:rsidRPr="009F4405">
        <w:instrText xml:space="preserve"> SEQ Table \* ARABIC </w:instrText>
      </w:r>
      <w:r w:rsidRPr="009F4405">
        <w:fldChar w:fldCharType="separate"/>
      </w:r>
      <w:r w:rsidR="005F19E3">
        <w:rPr>
          <w:noProof/>
        </w:rPr>
        <w:t>32</w:t>
      </w:r>
      <w:r w:rsidRPr="009F4405">
        <w:fldChar w:fldCharType="end"/>
      </w:r>
      <w:r w:rsidRPr="009F4405">
        <w:t xml:space="preserve"> Scenario 1: status of key bottlenecks and gaps</w:t>
      </w:r>
      <w:bookmarkEnd w:id="141"/>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0"/>
        <w:gridCol w:w="1250"/>
        <w:gridCol w:w="5800"/>
      </w:tblGrid>
      <w:tr w:rsidR="00CF4E47" w:rsidRPr="009F4405" w14:paraId="55879070" w14:textId="77777777" w:rsidTr="004374F2">
        <w:trPr>
          <w:tblHeader/>
        </w:trPr>
        <w:tc>
          <w:tcPr>
            <w:tcW w:w="2550" w:type="dxa"/>
            <w:shd w:val="clear" w:color="auto" w:fill="FFE600" w:themeFill="accent2"/>
            <w:tcMar>
              <w:top w:w="60" w:type="dxa"/>
              <w:left w:w="90" w:type="dxa"/>
              <w:bottom w:w="60" w:type="dxa"/>
              <w:right w:w="90" w:type="dxa"/>
            </w:tcMar>
            <w:vAlign w:val="center"/>
          </w:tcPr>
          <w:p w14:paraId="18099426" w14:textId="77777777" w:rsidR="00CF4E47" w:rsidRPr="009F4405" w:rsidRDefault="00CF4E47">
            <w:r w:rsidRPr="009F4405">
              <w:rPr>
                <w:b/>
                <w:bCs/>
                <w:sz w:val="18"/>
                <w:szCs w:val="18"/>
              </w:rPr>
              <w:t>Task 2.3 item (ID + short)</w:t>
            </w:r>
          </w:p>
        </w:tc>
        <w:tc>
          <w:tcPr>
            <w:tcW w:w="1250" w:type="dxa"/>
            <w:shd w:val="clear" w:color="auto" w:fill="FFE600" w:themeFill="accent2"/>
            <w:tcMar>
              <w:top w:w="60" w:type="dxa"/>
              <w:left w:w="90" w:type="dxa"/>
              <w:bottom w:w="60" w:type="dxa"/>
              <w:right w:w="90" w:type="dxa"/>
            </w:tcMar>
            <w:vAlign w:val="center"/>
          </w:tcPr>
          <w:p w14:paraId="42852AA1" w14:textId="77777777" w:rsidR="00CF4E47" w:rsidRPr="009F4405" w:rsidRDefault="00CF4E47">
            <w:r w:rsidRPr="009F4405">
              <w:rPr>
                <w:b/>
                <w:bCs/>
                <w:sz w:val="18"/>
                <w:szCs w:val="18"/>
              </w:rPr>
              <w:t>Status</w:t>
            </w:r>
          </w:p>
        </w:tc>
        <w:tc>
          <w:tcPr>
            <w:tcW w:w="5800" w:type="dxa"/>
            <w:shd w:val="clear" w:color="auto" w:fill="FFE600" w:themeFill="accent2"/>
            <w:tcMar>
              <w:top w:w="60" w:type="dxa"/>
              <w:left w:w="90" w:type="dxa"/>
              <w:bottom w:w="60" w:type="dxa"/>
              <w:right w:w="90" w:type="dxa"/>
            </w:tcMar>
            <w:vAlign w:val="center"/>
          </w:tcPr>
          <w:p w14:paraId="09C13E81" w14:textId="77777777" w:rsidR="00CF4E47" w:rsidRPr="009F4405" w:rsidRDefault="00CF4E47">
            <w:r w:rsidRPr="009F4405">
              <w:rPr>
                <w:b/>
                <w:bCs/>
                <w:sz w:val="18"/>
                <w:szCs w:val="18"/>
              </w:rPr>
              <w:t>How it plays out under this scenario</w:t>
            </w:r>
          </w:p>
        </w:tc>
      </w:tr>
      <w:tr w:rsidR="00CF4E47" w:rsidRPr="009F4405" w14:paraId="563C130E" w14:textId="77777777" w:rsidTr="004374F2">
        <w:tc>
          <w:tcPr>
            <w:tcW w:w="2550" w:type="dxa"/>
            <w:shd w:val="clear" w:color="auto" w:fill="F2F2F2" w:themeFill="text2" w:themeFillShade="F2"/>
            <w:tcMar>
              <w:top w:w="60" w:type="dxa"/>
              <w:left w:w="90" w:type="dxa"/>
              <w:bottom w:w="60" w:type="dxa"/>
              <w:right w:w="90" w:type="dxa"/>
            </w:tcMar>
          </w:tcPr>
          <w:p w14:paraId="4CBCEDA8" w14:textId="121C686A" w:rsidR="00CF4E47" w:rsidRPr="009F4405" w:rsidRDefault="00C23CBB">
            <w:r>
              <w:rPr>
                <w:sz w:val="18"/>
                <w:szCs w:val="18"/>
              </w:rPr>
              <w:t>A01</w:t>
            </w:r>
            <w:r w:rsidR="00CF4E47" w:rsidRPr="009F4405">
              <w:rPr>
                <w:sz w:val="18"/>
                <w:szCs w:val="18"/>
              </w:rPr>
              <w:t xml:space="preserve"> — CSG sole heavy/low-inclination site</w:t>
            </w:r>
          </w:p>
        </w:tc>
        <w:tc>
          <w:tcPr>
            <w:tcW w:w="1250" w:type="dxa"/>
            <w:tcMar>
              <w:top w:w="60" w:type="dxa"/>
              <w:left w:w="90" w:type="dxa"/>
              <w:bottom w:w="60" w:type="dxa"/>
              <w:right w:w="90" w:type="dxa"/>
            </w:tcMar>
          </w:tcPr>
          <w:p w14:paraId="06F61F20" w14:textId="77777777" w:rsidR="00CF4E47" w:rsidRPr="009F4405" w:rsidRDefault="00CF4E47">
            <w:r w:rsidRPr="009F4405">
              <w:rPr>
                <w:b/>
                <w:bCs/>
                <w:sz w:val="18"/>
                <w:szCs w:val="18"/>
              </w:rPr>
              <w:t>Unaffected</w:t>
            </w:r>
          </w:p>
        </w:tc>
        <w:tc>
          <w:tcPr>
            <w:tcW w:w="5800" w:type="dxa"/>
            <w:tcMar>
              <w:top w:w="60" w:type="dxa"/>
              <w:left w:w="90" w:type="dxa"/>
              <w:bottom w:w="60" w:type="dxa"/>
              <w:right w:w="90" w:type="dxa"/>
            </w:tcMar>
          </w:tcPr>
          <w:p w14:paraId="2B14C0FA" w14:textId="77777777" w:rsidR="00CF4E47" w:rsidRPr="009F4405" w:rsidRDefault="00CF4E47">
            <w:r w:rsidRPr="009F4405">
              <w:rPr>
                <w:sz w:val="18"/>
                <w:szCs w:val="18"/>
              </w:rPr>
              <w:t>No back-up launch base for any inclination is created; the single-site dependency remains.</w:t>
            </w:r>
          </w:p>
        </w:tc>
      </w:tr>
      <w:tr w:rsidR="00CF4E47" w:rsidRPr="009F4405" w14:paraId="47CCD37A" w14:textId="77777777" w:rsidTr="004374F2">
        <w:tc>
          <w:tcPr>
            <w:tcW w:w="2550" w:type="dxa"/>
            <w:shd w:val="clear" w:color="auto" w:fill="F2F2F2" w:themeFill="text2" w:themeFillShade="F2"/>
            <w:tcMar>
              <w:top w:w="60" w:type="dxa"/>
              <w:left w:w="90" w:type="dxa"/>
              <w:bottom w:w="60" w:type="dxa"/>
              <w:right w:w="90" w:type="dxa"/>
            </w:tcMar>
          </w:tcPr>
          <w:p w14:paraId="59B3F0ED" w14:textId="1FC61675" w:rsidR="00CF4E47" w:rsidRPr="009F4405" w:rsidRDefault="00F100C9">
            <w:r>
              <w:rPr>
                <w:sz w:val="18"/>
                <w:szCs w:val="18"/>
              </w:rPr>
              <w:t>A04</w:t>
            </w:r>
            <w:r w:rsidR="00CF4E47" w:rsidRPr="009F4405">
              <w:rPr>
                <w:sz w:val="18"/>
                <w:szCs w:val="18"/>
              </w:rPr>
              <w:t xml:space="preserve"> — no demonstrated orbital outside CSG</w:t>
            </w:r>
          </w:p>
        </w:tc>
        <w:tc>
          <w:tcPr>
            <w:tcW w:w="1250" w:type="dxa"/>
            <w:tcMar>
              <w:top w:w="60" w:type="dxa"/>
              <w:left w:w="90" w:type="dxa"/>
              <w:bottom w:w="60" w:type="dxa"/>
              <w:right w:w="90" w:type="dxa"/>
            </w:tcMar>
          </w:tcPr>
          <w:p w14:paraId="672EA310" w14:textId="77777777" w:rsidR="00CF4E47" w:rsidRPr="009F4405" w:rsidRDefault="00CF4E47">
            <w:r w:rsidRPr="009F4405">
              <w:rPr>
                <w:b/>
                <w:bCs/>
                <w:sz w:val="18"/>
                <w:szCs w:val="18"/>
              </w:rPr>
              <w:t>Unaffected</w:t>
            </w:r>
          </w:p>
        </w:tc>
        <w:tc>
          <w:tcPr>
            <w:tcW w:w="5800" w:type="dxa"/>
            <w:tcMar>
              <w:top w:w="60" w:type="dxa"/>
              <w:left w:w="90" w:type="dxa"/>
              <w:bottom w:w="60" w:type="dxa"/>
              <w:right w:w="90" w:type="dxa"/>
            </w:tcMar>
          </w:tcPr>
          <w:p w14:paraId="03329D65" w14:textId="77777777" w:rsidR="00CF4E47" w:rsidRPr="009F4405" w:rsidRDefault="00CF4E47">
            <w:r w:rsidRPr="009F4405">
              <w:rPr>
                <w:sz w:val="18"/>
                <w:szCs w:val="18"/>
              </w:rPr>
              <w:t>Emerging sites progress on their own tracks but demonstration is not accelerated.</w:t>
            </w:r>
          </w:p>
        </w:tc>
      </w:tr>
      <w:tr w:rsidR="00CF4E47" w:rsidRPr="009F4405" w14:paraId="63AE8CAC" w14:textId="77777777" w:rsidTr="004374F2">
        <w:tc>
          <w:tcPr>
            <w:tcW w:w="2550" w:type="dxa"/>
            <w:shd w:val="clear" w:color="auto" w:fill="F2F2F2" w:themeFill="text2" w:themeFillShade="F2"/>
            <w:tcMar>
              <w:top w:w="60" w:type="dxa"/>
              <w:left w:w="90" w:type="dxa"/>
              <w:bottom w:w="60" w:type="dxa"/>
              <w:right w:w="90" w:type="dxa"/>
            </w:tcMar>
          </w:tcPr>
          <w:p w14:paraId="17D9DA79" w14:textId="2CD1F3BB" w:rsidR="00CF4E47" w:rsidRPr="009F4405" w:rsidRDefault="00F100C9">
            <w:r>
              <w:t>A11</w:t>
            </w:r>
            <w:r w:rsidR="00CF4E47" w:rsidRPr="009F4405">
              <w:t xml:space="preserve"> / </w:t>
            </w:r>
            <w:r w:rsidR="0003468C">
              <w:t>B01</w:t>
            </w:r>
            <w:r w:rsidR="00CF4E47" w:rsidRPr="009F4405">
              <w:t xml:space="preserve"> </w:t>
            </w:r>
            <w:r w:rsidR="00CF4E47" w:rsidRPr="009F4405">
              <w:rPr>
                <w:sz w:val="18"/>
                <w:szCs w:val="18"/>
              </w:rPr>
              <w:t>— single solid plant + BEAP; P120C chain</w:t>
            </w:r>
          </w:p>
        </w:tc>
        <w:tc>
          <w:tcPr>
            <w:tcW w:w="1250" w:type="dxa"/>
            <w:tcMar>
              <w:top w:w="60" w:type="dxa"/>
              <w:left w:w="90" w:type="dxa"/>
              <w:bottom w:w="60" w:type="dxa"/>
              <w:right w:w="90" w:type="dxa"/>
            </w:tcMar>
          </w:tcPr>
          <w:p w14:paraId="1B9F14B3" w14:textId="77777777" w:rsidR="00CF4E47" w:rsidRPr="009F4405" w:rsidRDefault="00CF4E47">
            <w:r w:rsidRPr="009F4405">
              <w:rPr>
                <w:b/>
                <w:bCs/>
                <w:sz w:val="18"/>
                <w:szCs w:val="18"/>
              </w:rPr>
              <w:t>Unaffected</w:t>
            </w:r>
          </w:p>
        </w:tc>
        <w:tc>
          <w:tcPr>
            <w:tcW w:w="5800" w:type="dxa"/>
            <w:tcMar>
              <w:top w:w="60" w:type="dxa"/>
              <w:left w:w="90" w:type="dxa"/>
              <w:bottom w:w="60" w:type="dxa"/>
              <w:right w:w="90" w:type="dxa"/>
            </w:tcMar>
          </w:tcPr>
          <w:p w14:paraId="40E9C81B" w14:textId="77777777" w:rsidR="00CF4E47" w:rsidRPr="009F4405" w:rsidRDefault="00CF4E47">
            <w:r w:rsidRPr="009F4405">
              <w:rPr>
                <w:sz w:val="18"/>
                <w:szCs w:val="18"/>
              </w:rPr>
              <w:t>The common-mode cascade that grounds both institutional launchers is retained.</w:t>
            </w:r>
          </w:p>
        </w:tc>
      </w:tr>
      <w:tr w:rsidR="00CF4E47" w:rsidRPr="009F4405" w14:paraId="7E68CD6C" w14:textId="77777777" w:rsidTr="004374F2">
        <w:tc>
          <w:tcPr>
            <w:tcW w:w="2550" w:type="dxa"/>
            <w:shd w:val="clear" w:color="auto" w:fill="F2F2F2" w:themeFill="text2" w:themeFillShade="F2"/>
            <w:tcMar>
              <w:top w:w="60" w:type="dxa"/>
              <w:left w:w="90" w:type="dxa"/>
              <w:bottom w:w="60" w:type="dxa"/>
              <w:right w:w="90" w:type="dxa"/>
            </w:tcMar>
          </w:tcPr>
          <w:p w14:paraId="3A578CA9" w14:textId="4721F5BB" w:rsidR="00CF4E47" w:rsidRPr="009F4405" w:rsidRDefault="00F100C9">
            <w:r>
              <w:rPr>
                <w:sz w:val="18"/>
                <w:szCs w:val="18"/>
              </w:rPr>
              <w:t>A12</w:t>
            </w:r>
            <w:r w:rsidR="00CF4E47" w:rsidRPr="009F4405">
              <w:rPr>
                <w:sz w:val="18"/>
                <w:szCs w:val="18"/>
              </w:rPr>
              <w:t>/</w:t>
            </w:r>
            <w:r w:rsidR="0003468C">
              <w:rPr>
                <w:sz w:val="18"/>
                <w:szCs w:val="18"/>
              </w:rPr>
              <w:t>B02</w:t>
            </w:r>
            <w:r w:rsidR="00CF4E47" w:rsidRPr="009F4405">
              <w:rPr>
                <w:sz w:val="18"/>
                <w:szCs w:val="18"/>
              </w:rPr>
              <w:t xml:space="preserve"> — DLR P5.2/P4 sole cryo qualification</w:t>
            </w:r>
          </w:p>
        </w:tc>
        <w:tc>
          <w:tcPr>
            <w:tcW w:w="1250" w:type="dxa"/>
            <w:tcMar>
              <w:top w:w="60" w:type="dxa"/>
              <w:left w:w="90" w:type="dxa"/>
              <w:bottom w:w="60" w:type="dxa"/>
              <w:right w:w="90" w:type="dxa"/>
            </w:tcMar>
          </w:tcPr>
          <w:p w14:paraId="4BBBF1A1" w14:textId="77777777" w:rsidR="00CF4E47" w:rsidRPr="009F4405" w:rsidRDefault="00CF4E47">
            <w:r w:rsidRPr="009F4405">
              <w:rPr>
                <w:b/>
                <w:bCs/>
                <w:sz w:val="18"/>
                <w:szCs w:val="18"/>
              </w:rPr>
              <w:t>Unaffected</w:t>
            </w:r>
          </w:p>
        </w:tc>
        <w:tc>
          <w:tcPr>
            <w:tcW w:w="5800" w:type="dxa"/>
            <w:tcMar>
              <w:top w:w="60" w:type="dxa"/>
              <w:left w:w="90" w:type="dxa"/>
              <w:bottom w:w="60" w:type="dxa"/>
              <w:right w:w="90" w:type="dxa"/>
            </w:tcMar>
          </w:tcPr>
          <w:p w14:paraId="04319D36" w14:textId="77777777" w:rsidR="00CF4E47" w:rsidRPr="009F4405" w:rsidRDefault="00CF4E47">
            <w:r w:rsidRPr="009F4405">
              <w:rPr>
                <w:sz w:val="18"/>
                <w:szCs w:val="18"/>
              </w:rPr>
              <w:t>No second qualification path; oversubscription continues.</w:t>
            </w:r>
          </w:p>
        </w:tc>
      </w:tr>
      <w:tr w:rsidR="00CF4E47" w:rsidRPr="009F4405" w14:paraId="709AA857" w14:textId="77777777" w:rsidTr="004374F2">
        <w:tc>
          <w:tcPr>
            <w:tcW w:w="2550" w:type="dxa"/>
            <w:shd w:val="clear" w:color="auto" w:fill="F2F2F2" w:themeFill="text2" w:themeFillShade="F2"/>
            <w:tcMar>
              <w:top w:w="60" w:type="dxa"/>
              <w:left w:w="90" w:type="dxa"/>
              <w:bottom w:w="60" w:type="dxa"/>
              <w:right w:w="90" w:type="dxa"/>
            </w:tcMar>
          </w:tcPr>
          <w:p w14:paraId="159D99E7" w14:textId="3DAA3183" w:rsidR="00CF4E47" w:rsidRPr="00111704" w:rsidRDefault="000C45E8">
            <w:pPr>
              <w:rPr>
                <w:lang w:val="fr-BE"/>
              </w:rPr>
            </w:pPr>
            <w:r>
              <w:rPr>
                <w:sz w:val="18"/>
                <w:szCs w:val="18"/>
                <w:lang w:val="fr-BE"/>
              </w:rPr>
              <w:t>C</w:t>
            </w:r>
            <w:r w:rsidR="00DE5CE4">
              <w:rPr>
                <w:sz w:val="18"/>
                <w:szCs w:val="18"/>
                <w:lang w:val="fr-BE"/>
              </w:rPr>
              <w:t>01</w:t>
            </w:r>
            <w:r w:rsidR="00CF4E47" w:rsidRPr="00111704">
              <w:rPr>
                <w:sz w:val="18"/>
                <w:szCs w:val="18"/>
                <w:lang w:val="fr-BE"/>
              </w:rPr>
              <w:t>/</w:t>
            </w:r>
            <w:r>
              <w:rPr>
                <w:sz w:val="18"/>
                <w:szCs w:val="18"/>
                <w:lang w:val="fr-BE"/>
              </w:rPr>
              <w:t>C0</w:t>
            </w:r>
            <w:r w:rsidR="0018674D">
              <w:rPr>
                <w:sz w:val="18"/>
                <w:szCs w:val="18"/>
                <w:lang w:val="fr-BE"/>
              </w:rPr>
              <w:t>2</w:t>
            </w:r>
            <w:r w:rsidR="00CF4E47" w:rsidRPr="00111704">
              <w:rPr>
                <w:sz w:val="18"/>
                <w:szCs w:val="18"/>
                <w:lang w:val="fr-BE"/>
              </w:rPr>
              <w:t xml:space="preserve"> — Canopée sole vessel; Pariacabo harbour</w:t>
            </w:r>
          </w:p>
        </w:tc>
        <w:tc>
          <w:tcPr>
            <w:tcW w:w="1250" w:type="dxa"/>
            <w:tcMar>
              <w:top w:w="60" w:type="dxa"/>
              <w:left w:w="90" w:type="dxa"/>
              <w:bottom w:w="60" w:type="dxa"/>
              <w:right w:w="90" w:type="dxa"/>
            </w:tcMar>
          </w:tcPr>
          <w:p w14:paraId="5A25FB86" w14:textId="77777777" w:rsidR="00CF4E47" w:rsidRPr="009F4405" w:rsidRDefault="00CF4E47">
            <w:r w:rsidRPr="009F4405">
              <w:rPr>
                <w:b/>
                <w:bCs/>
                <w:sz w:val="18"/>
                <w:szCs w:val="18"/>
              </w:rPr>
              <w:t>Unaffected</w:t>
            </w:r>
          </w:p>
        </w:tc>
        <w:tc>
          <w:tcPr>
            <w:tcW w:w="5800" w:type="dxa"/>
            <w:tcMar>
              <w:top w:w="60" w:type="dxa"/>
              <w:left w:w="90" w:type="dxa"/>
              <w:bottom w:w="60" w:type="dxa"/>
              <w:right w:w="90" w:type="dxa"/>
            </w:tcMar>
          </w:tcPr>
          <w:p w14:paraId="7E2F1DE4" w14:textId="77777777" w:rsidR="00CF4E47" w:rsidRPr="009F4405" w:rsidRDefault="00CF4E47">
            <w:r w:rsidRPr="009F4405">
              <w:rPr>
                <w:sz w:val="18"/>
                <w:szCs w:val="18"/>
              </w:rPr>
              <w:t>The single sealift chain is not upgraded.</w:t>
            </w:r>
          </w:p>
        </w:tc>
      </w:tr>
      <w:tr w:rsidR="00CF4E47" w:rsidRPr="009F4405" w14:paraId="79A2DDA0" w14:textId="77777777" w:rsidTr="004374F2">
        <w:tc>
          <w:tcPr>
            <w:tcW w:w="2550" w:type="dxa"/>
            <w:shd w:val="clear" w:color="auto" w:fill="F2F2F2" w:themeFill="text2" w:themeFillShade="F2"/>
            <w:tcMar>
              <w:top w:w="60" w:type="dxa"/>
              <w:left w:w="90" w:type="dxa"/>
              <w:bottom w:w="60" w:type="dxa"/>
              <w:right w:w="90" w:type="dxa"/>
            </w:tcMar>
          </w:tcPr>
          <w:p w14:paraId="7838FCD3" w14:textId="77DB873B" w:rsidR="00CF4E47" w:rsidRPr="009F4405" w:rsidRDefault="0018674D">
            <w:r>
              <w:rPr>
                <w:sz w:val="18"/>
                <w:szCs w:val="18"/>
              </w:rPr>
              <w:t>D03</w:t>
            </w:r>
            <w:r w:rsidR="00CF4E47" w:rsidRPr="009F4405">
              <w:rPr>
                <w:sz w:val="18"/>
                <w:szCs w:val="18"/>
              </w:rPr>
              <w:t>/</w:t>
            </w:r>
            <w:r>
              <w:rPr>
                <w:sz w:val="18"/>
                <w:szCs w:val="18"/>
              </w:rPr>
              <w:t>D09</w:t>
            </w:r>
            <w:r w:rsidR="00CF4E47" w:rsidRPr="009F4405">
              <w:rPr>
                <w:sz w:val="18"/>
                <w:szCs w:val="18"/>
              </w:rPr>
              <w:t xml:space="preserve"> — fragmented licensing; no harmonised FTS</w:t>
            </w:r>
          </w:p>
        </w:tc>
        <w:tc>
          <w:tcPr>
            <w:tcW w:w="1250" w:type="dxa"/>
            <w:tcMar>
              <w:top w:w="60" w:type="dxa"/>
              <w:left w:w="90" w:type="dxa"/>
              <w:bottom w:w="60" w:type="dxa"/>
              <w:right w:w="90" w:type="dxa"/>
            </w:tcMar>
          </w:tcPr>
          <w:p w14:paraId="3D482828" w14:textId="77777777" w:rsidR="00CF4E47" w:rsidRPr="009F4405" w:rsidRDefault="00CF4E47">
            <w:r w:rsidRPr="009F4405">
              <w:rPr>
                <w:b/>
                <w:bCs/>
                <w:sz w:val="18"/>
                <w:szCs w:val="18"/>
              </w:rPr>
              <w:t>Unaffected</w:t>
            </w:r>
          </w:p>
        </w:tc>
        <w:tc>
          <w:tcPr>
            <w:tcW w:w="5800" w:type="dxa"/>
            <w:tcMar>
              <w:top w:w="60" w:type="dxa"/>
              <w:left w:w="90" w:type="dxa"/>
              <w:bottom w:w="60" w:type="dxa"/>
              <w:right w:w="90" w:type="dxa"/>
            </w:tcMar>
          </w:tcPr>
          <w:p w14:paraId="143969F7" w14:textId="77777777" w:rsidR="00CF4E47" w:rsidRPr="009F4405" w:rsidRDefault="00CF4E47">
            <w:r w:rsidRPr="009F4405">
              <w:rPr>
                <w:sz w:val="18"/>
                <w:szCs w:val="18"/>
              </w:rPr>
              <w:t>No mutual recognition or common range-safety framework is pursued.</w:t>
            </w:r>
          </w:p>
        </w:tc>
      </w:tr>
      <w:tr w:rsidR="00CF4E47" w:rsidRPr="009F4405" w14:paraId="7A3CAEBD" w14:textId="77777777" w:rsidTr="004374F2">
        <w:tc>
          <w:tcPr>
            <w:tcW w:w="2550" w:type="dxa"/>
            <w:shd w:val="clear" w:color="auto" w:fill="F2F2F2" w:themeFill="text2" w:themeFillShade="F2"/>
            <w:tcMar>
              <w:top w:w="60" w:type="dxa"/>
              <w:left w:w="90" w:type="dxa"/>
              <w:bottom w:w="60" w:type="dxa"/>
              <w:right w:w="90" w:type="dxa"/>
            </w:tcMar>
          </w:tcPr>
          <w:p w14:paraId="781D4C77" w14:textId="1BEA7A90" w:rsidR="00CF4E47" w:rsidRPr="00111704" w:rsidRDefault="006B46EA">
            <w:pPr>
              <w:rPr>
                <w:lang w:val="fr-BE"/>
              </w:rPr>
            </w:pPr>
            <w:r>
              <w:rPr>
                <w:sz w:val="18"/>
                <w:szCs w:val="18"/>
                <w:lang w:val="fr-BE"/>
              </w:rPr>
              <w:t>E09</w:t>
            </w:r>
            <w:r w:rsidR="00CF4E47" w:rsidRPr="00111704">
              <w:rPr>
                <w:sz w:val="18"/>
                <w:szCs w:val="18"/>
                <w:lang w:val="fr-BE"/>
              </w:rPr>
              <w:t xml:space="preserve"> / </w:t>
            </w:r>
            <w:r>
              <w:rPr>
                <w:sz w:val="18"/>
                <w:szCs w:val="18"/>
                <w:lang w:val="fr-BE"/>
              </w:rPr>
              <w:t>E10</w:t>
            </w:r>
            <w:r w:rsidR="00CF4E47" w:rsidRPr="00111704">
              <w:rPr>
                <w:sz w:val="18"/>
                <w:szCs w:val="18"/>
                <w:lang w:val="fr-BE"/>
              </w:rPr>
              <w:t xml:space="preserve"> — anchor-tenant &amp; 20-yr exclusive pads</w:t>
            </w:r>
          </w:p>
        </w:tc>
        <w:tc>
          <w:tcPr>
            <w:tcW w:w="1250" w:type="dxa"/>
            <w:tcMar>
              <w:top w:w="60" w:type="dxa"/>
              <w:left w:w="90" w:type="dxa"/>
              <w:bottom w:w="60" w:type="dxa"/>
              <w:right w:w="90" w:type="dxa"/>
            </w:tcMar>
          </w:tcPr>
          <w:p w14:paraId="170B6F7D" w14:textId="77777777" w:rsidR="00CF4E47" w:rsidRPr="009F4405" w:rsidRDefault="00CF4E47">
            <w:r w:rsidRPr="009F4405">
              <w:rPr>
                <w:b/>
                <w:bCs/>
                <w:sz w:val="18"/>
                <w:szCs w:val="18"/>
              </w:rPr>
              <w:t>Unaffected</w:t>
            </w:r>
          </w:p>
        </w:tc>
        <w:tc>
          <w:tcPr>
            <w:tcW w:w="5800" w:type="dxa"/>
            <w:tcMar>
              <w:top w:w="60" w:type="dxa"/>
              <w:left w:w="90" w:type="dxa"/>
              <w:bottom w:w="60" w:type="dxa"/>
              <w:right w:w="90" w:type="dxa"/>
            </w:tcMar>
          </w:tcPr>
          <w:p w14:paraId="2CC0C46F" w14:textId="77777777" w:rsidR="00CF4E47" w:rsidRPr="009F4405" w:rsidRDefault="00CF4E47">
            <w:r w:rsidRPr="009F4405">
              <w:rPr>
                <w:sz w:val="18"/>
                <w:szCs w:val="18"/>
              </w:rPr>
              <w:t>Emerging sites stay single-anchor and pad-exclusive.</w:t>
            </w:r>
          </w:p>
        </w:tc>
      </w:tr>
      <w:tr w:rsidR="00CF4E47" w:rsidRPr="009F4405" w14:paraId="515774DE" w14:textId="77777777" w:rsidTr="004374F2">
        <w:tc>
          <w:tcPr>
            <w:tcW w:w="2550" w:type="dxa"/>
            <w:shd w:val="clear" w:color="auto" w:fill="F2F2F2" w:themeFill="text2" w:themeFillShade="F2"/>
            <w:tcMar>
              <w:top w:w="60" w:type="dxa"/>
              <w:left w:w="90" w:type="dxa"/>
              <w:bottom w:w="60" w:type="dxa"/>
              <w:right w:w="90" w:type="dxa"/>
            </w:tcMar>
          </w:tcPr>
          <w:p w14:paraId="05086F64" w14:textId="52BAB9CB" w:rsidR="00CF4E47" w:rsidRPr="009F4405" w:rsidRDefault="00715731">
            <w:r>
              <w:rPr>
                <w:sz w:val="18"/>
                <w:szCs w:val="18"/>
              </w:rPr>
              <w:t>F01</w:t>
            </w:r>
            <w:r w:rsidR="00CF4E47" w:rsidRPr="009F4405">
              <w:rPr>
                <w:sz w:val="18"/>
                <w:szCs w:val="18"/>
              </w:rPr>
              <w:t xml:space="preserve"> — operations/safety specialist shortage</w:t>
            </w:r>
          </w:p>
        </w:tc>
        <w:tc>
          <w:tcPr>
            <w:tcW w:w="1250" w:type="dxa"/>
            <w:tcMar>
              <w:top w:w="60" w:type="dxa"/>
              <w:left w:w="90" w:type="dxa"/>
              <w:bottom w:w="60" w:type="dxa"/>
              <w:right w:w="90" w:type="dxa"/>
            </w:tcMar>
          </w:tcPr>
          <w:p w14:paraId="2FA60401" w14:textId="77777777" w:rsidR="00CF4E47" w:rsidRPr="009F4405" w:rsidRDefault="00CF4E47">
            <w:r w:rsidRPr="009F4405">
              <w:rPr>
                <w:b/>
                <w:bCs/>
                <w:sz w:val="18"/>
                <w:szCs w:val="18"/>
              </w:rPr>
              <w:t>Unaffected</w:t>
            </w:r>
          </w:p>
        </w:tc>
        <w:tc>
          <w:tcPr>
            <w:tcW w:w="5800" w:type="dxa"/>
            <w:tcMar>
              <w:top w:w="60" w:type="dxa"/>
              <w:left w:w="90" w:type="dxa"/>
              <w:bottom w:w="60" w:type="dxa"/>
              <w:right w:w="90" w:type="dxa"/>
            </w:tcMar>
          </w:tcPr>
          <w:p w14:paraId="0EF46871" w14:textId="77777777" w:rsidR="00CF4E47" w:rsidRPr="009F4405" w:rsidRDefault="00CF4E47">
            <w:r w:rsidRPr="009F4405">
              <w:rPr>
                <w:sz w:val="18"/>
                <w:szCs w:val="18"/>
              </w:rPr>
              <w:t>No EU-level skills pipeline; know-how stays concentrated.</w:t>
            </w:r>
          </w:p>
        </w:tc>
      </w:tr>
      <w:tr w:rsidR="00CF4E47" w:rsidRPr="009F4405" w14:paraId="03A2B0D7" w14:textId="77777777" w:rsidTr="004374F2">
        <w:tc>
          <w:tcPr>
            <w:tcW w:w="2550" w:type="dxa"/>
            <w:shd w:val="clear" w:color="auto" w:fill="F2F2F2" w:themeFill="text2" w:themeFillShade="F2"/>
            <w:tcMar>
              <w:top w:w="60" w:type="dxa"/>
              <w:left w:w="90" w:type="dxa"/>
              <w:bottom w:w="60" w:type="dxa"/>
              <w:right w:w="90" w:type="dxa"/>
            </w:tcMar>
          </w:tcPr>
          <w:p w14:paraId="232B3CDF" w14:textId="644BCFA5" w:rsidR="00CF4E47" w:rsidRPr="009F4405" w:rsidRDefault="00F16698">
            <w:r>
              <w:rPr>
                <w:sz w:val="18"/>
                <w:szCs w:val="18"/>
              </w:rPr>
              <w:t>G01</w:t>
            </w:r>
            <w:r w:rsidR="00CF4E47" w:rsidRPr="009F4405">
              <w:rPr>
                <w:sz w:val="18"/>
                <w:szCs w:val="18"/>
              </w:rPr>
              <w:t xml:space="preserve"> — CSG cybersecurity under-investment</w:t>
            </w:r>
          </w:p>
        </w:tc>
        <w:tc>
          <w:tcPr>
            <w:tcW w:w="1250" w:type="dxa"/>
            <w:tcMar>
              <w:top w:w="60" w:type="dxa"/>
              <w:left w:w="90" w:type="dxa"/>
              <w:bottom w:w="60" w:type="dxa"/>
              <w:right w:w="90" w:type="dxa"/>
            </w:tcMar>
          </w:tcPr>
          <w:p w14:paraId="4CCAF0C8" w14:textId="77777777" w:rsidR="00CF4E47" w:rsidRPr="009F4405" w:rsidRDefault="00CF4E47">
            <w:r w:rsidRPr="009F4405">
              <w:rPr>
                <w:b/>
                <w:bCs/>
                <w:sz w:val="18"/>
                <w:szCs w:val="18"/>
              </w:rPr>
              <w:t>Unaffected</w:t>
            </w:r>
          </w:p>
        </w:tc>
        <w:tc>
          <w:tcPr>
            <w:tcW w:w="5800" w:type="dxa"/>
            <w:tcMar>
              <w:top w:w="60" w:type="dxa"/>
              <w:left w:w="90" w:type="dxa"/>
              <w:bottom w:w="60" w:type="dxa"/>
              <w:right w:w="90" w:type="dxa"/>
            </w:tcMar>
          </w:tcPr>
          <w:p w14:paraId="20840439" w14:textId="77777777" w:rsidR="00CF4E47" w:rsidRPr="009F4405" w:rsidRDefault="00CF4E47">
            <w:r w:rsidRPr="009F4405">
              <w:rPr>
                <w:sz w:val="18"/>
                <w:szCs w:val="18"/>
              </w:rPr>
              <w:t>Digitalisation of Jupiter/CDL-3 proceeds without a step-change in protection.</w:t>
            </w:r>
          </w:p>
        </w:tc>
      </w:tr>
      <w:tr w:rsidR="00CF4E47" w:rsidRPr="009F4405" w14:paraId="5BE98B6D" w14:textId="77777777" w:rsidTr="004374F2">
        <w:tc>
          <w:tcPr>
            <w:tcW w:w="2550" w:type="dxa"/>
            <w:shd w:val="clear" w:color="auto" w:fill="F2F2F2" w:themeFill="text2" w:themeFillShade="F2"/>
            <w:tcMar>
              <w:top w:w="60" w:type="dxa"/>
              <w:left w:w="90" w:type="dxa"/>
              <w:bottom w:w="60" w:type="dxa"/>
              <w:right w:w="90" w:type="dxa"/>
            </w:tcMar>
          </w:tcPr>
          <w:p w14:paraId="1366C914" w14:textId="676AE0CE" w:rsidR="00CF4E47" w:rsidRPr="00111704" w:rsidRDefault="00CF4E47">
            <w:pPr>
              <w:rPr>
                <w:lang w:val="fr-BE"/>
              </w:rPr>
            </w:pPr>
            <w:r w:rsidRPr="00111704">
              <w:rPr>
                <w:sz w:val="18"/>
                <w:szCs w:val="18"/>
                <w:lang w:val="fr-BE"/>
              </w:rPr>
              <w:t>C</w:t>
            </w:r>
            <w:r w:rsidR="00BF40FA">
              <w:rPr>
                <w:sz w:val="18"/>
                <w:szCs w:val="18"/>
                <w:lang w:val="fr-BE"/>
              </w:rPr>
              <w:t>C01</w:t>
            </w:r>
            <w:r w:rsidRPr="00111704">
              <w:rPr>
                <w:sz w:val="18"/>
                <w:szCs w:val="18"/>
                <w:lang w:val="fr-BE"/>
              </w:rPr>
              <w:t>/C</w:t>
            </w:r>
            <w:r w:rsidR="00EA5E86">
              <w:rPr>
                <w:sz w:val="18"/>
                <w:szCs w:val="18"/>
                <w:lang w:val="fr-BE"/>
              </w:rPr>
              <w:t>C02</w:t>
            </w:r>
            <w:r w:rsidRPr="00111704">
              <w:rPr>
                <w:sz w:val="18"/>
                <w:szCs w:val="18"/>
                <w:lang w:val="fr-BE"/>
              </w:rPr>
              <w:t>/ — non-EU components &amp; TT&amp;C hardware</w:t>
            </w:r>
          </w:p>
        </w:tc>
        <w:tc>
          <w:tcPr>
            <w:tcW w:w="1250" w:type="dxa"/>
            <w:tcMar>
              <w:top w:w="60" w:type="dxa"/>
              <w:left w:w="90" w:type="dxa"/>
              <w:bottom w:w="60" w:type="dxa"/>
              <w:right w:w="90" w:type="dxa"/>
            </w:tcMar>
          </w:tcPr>
          <w:p w14:paraId="693CB4BE" w14:textId="77777777" w:rsidR="00CF4E47" w:rsidRPr="009F4405" w:rsidRDefault="00CF4E47">
            <w:r w:rsidRPr="009F4405">
              <w:rPr>
                <w:b/>
                <w:bCs/>
                <w:sz w:val="18"/>
                <w:szCs w:val="18"/>
              </w:rPr>
              <w:t>Unaffected</w:t>
            </w:r>
          </w:p>
        </w:tc>
        <w:tc>
          <w:tcPr>
            <w:tcW w:w="5800" w:type="dxa"/>
            <w:tcMar>
              <w:top w:w="60" w:type="dxa"/>
              <w:left w:w="90" w:type="dxa"/>
              <w:bottom w:w="60" w:type="dxa"/>
              <w:right w:w="90" w:type="dxa"/>
            </w:tcMar>
          </w:tcPr>
          <w:p w14:paraId="58EECADE" w14:textId="77777777" w:rsidR="00CF4E47" w:rsidRPr="009F4405" w:rsidRDefault="00CF4E47">
            <w:r w:rsidRPr="009F4405">
              <w:rPr>
                <w:sz w:val="18"/>
                <w:szCs w:val="18"/>
              </w:rPr>
              <w:t>ITAR, avionics and high-power-amplifier dependencies persist.</w:t>
            </w:r>
          </w:p>
        </w:tc>
      </w:tr>
      <w:tr w:rsidR="00CF4E47" w:rsidRPr="009F4405" w14:paraId="6A83539F" w14:textId="77777777" w:rsidTr="004374F2">
        <w:tc>
          <w:tcPr>
            <w:tcW w:w="2550" w:type="dxa"/>
            <w:shd w:val="clear" w:color="auto" w:fill="F2F2F2" w:themeFill="text2" w:themeFillShade="F2"/>
            <w:tcMar>
              <w:top w:w="60" w:type="dxa"/>
              <w:left w:w="90" w:type="dxa"/>
              <w:bottom w:w="60" w:type="dxa"/>
              <w:right w:w="90" w:type="dxa"/>
            </w:tcMar>
          </w:tcPr>
          <w:p w14:paraId="2996BA34" w14:textId="3274AEA1" w:rsidR="00CF4E47" w:rsidRPr="009F4405" w:rsidRDefault="00F100C9">
            <w:r>
              <w:rPr>
                <w:sz w:val="18"/>
                <w:szCs w:val="18"/>
              </w:rPr>
              <w:t>A02</w:t>
            </w:r>
            <w:r w:rsidR="00CF4E47" w:rsidRPr="009F4405">
              <w:rPr>
                <w:sz w:val="18"/>
                <w:szCs w:val="18"/>
              </w:rPr>
              <w:t xml:space="preserve"> — only two active CSG pads</w:t>
            </w:r>
          </w:p>
        </w:tc>
        <w:tc>
          <w:tcPr>
            <w:tcW w:w="1250" w:type="dxa"/>
            <w:tcMar>
              <w:top w:w="60" w:type="dxa"/>
              <w:left w:w="90" w:type="dxa"/>
              <w:bottom w:w="60" w:type="dxa"/>
              <w:right w:w="90" w:type="dxa"/>
            </w:tcMar>
          </w:tcPr>
          <w:p w14:paraId="16721C0F" w14:textId="77777777" w:rsidR="00CF4E47" w:rsidRPr="009F4405" w:rsidRDefault="00CF4E47">
            <w:r w:rsidRPr="009F4405">
              <w:rPr>
                <w:b/>
                <w:bCs/>
                <w:sz w:val="18"/>
                <w:szCs w:val="18"/>
              </w:rPr>
              <w:t>Partly resolved</w:t>
            </w:r>
          </w:p>
        </w:tc>
        <w:tc>
          <w:tcPr>
            <w:tcW w:w="5800" w:type="dxa"/>
            <w:tcMar>
              <w:top w:w="60" w:type="dxa"/>
              <w:left w:w="90" w:type="dxa"/>
              <w:bottom w:w="60" w:type="dxa"/>
              <w:right w:w="90" w:type="dxa"/>
            </w:tcMar>
          </w:tcPr>
          <w:p w14:paraId="32AB23A6" w14:textId="77777777" w:rsidR="00CF4E47" w:rsidRPr="009F4405" w:rsidRDefault="00CF4E47">
            <w:r w:rsidRPr="009F4405">
              <w:rPr>
                <w:sz w:val="18"/>
                <w:szCs w:val="18"/>
              </w:rPr>
              <w:t>ELM-Diamant introduces a first private micro/mini node, marginally widening pad use (heavy/low-inclination exposure unchanged).</w:t>
            </w:r>
          </w:p>
        </w:tc>
      </w:tr>
    </w:tbl>
    <w:p w14:paraId="4B2BDD11" w14:textId="34F69BA9" w:rsidR="00CF4E47" w:rsidRPr="009F4405" w:rsidRDefault="00CF4E47" w:rsidP="00CF4E47"/>
    <w:p w14:paraId="16F0B1EE" w14:textId="73940098" w:rsidR="00C53A48" w:rsidRPr="009F4405" w:rsidRDefault="00C53A48" w:rsidP="00C53A48">
      <w:pPr>
        <w:pStyle w:val="Caption"/>
      </w:pPr>
      <w:bookmarkStart w:id="142" w:name="_Toc239018424"/>
      <w:r w:rsidRPr="009F4405">
        <w:t xml:space="preserve">Table </w:t>
      </w:r>
      <w:r w:rsidRPr="009F4405">
        <w:fldChar w:fldCharType="begin"/>
      </w:r>
      <w:r w:rsidRPr="009F4405">
        <w:instrText xml:space="preserve"> SEQ Table \* ARABIC </w:instrText>
      </w:r>
      <w:r w:rsidRPr="009F4405">
        <w:fldChar w:fldCharType="separate"/>
      </w:r>
      <w:r w:rsidR="005F19E3">
        <w:rPr>
          <w:noProof/>
        </w:rPr>
        <w:t>33</w:t>
      </w:r>
      <w:r w:rsidRPr="009F4405">
        <w:fldChar w:fldCharType="end"/>
      </w:r>
      <w:r w:rsidRPr="009F4405">
        <w:t xml:space="preserve"> Embedded SWOT — Scenario 1</w:t>
      </w:r>
      <w:bookmarkEnd w:id="142"/>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21"/>
        <w:gridCol w:w="5079"/>
      </w:tblGrid>
      <w:tr w:rsidR="00CF4E47" w:rsidRPr="009F4405" w14:paraId="66B4CA0B" w14:textId="77777777">
        <w:tc>
          <w:tcPr>
            <w:tcW w:w="4521" w:type="dxa"/>
            <w:tcMar>
              <w:top w:w="60" w:type="dxa"/>
              <w:left w:w="90" w:type="dxa"/>
              <w:bottom w:w="60" w:type="dxa"/>
              <w:right w:w="90" w:type="dxa"/>
            </w:tcMar>
          </w:tcPr>
          <w:p w14:paraId="6CCCBB00" w14:textId="77777777" w:rsidR="00CF4E47" w:rsidRPr="009F4405" w:rsidRDefault="00CF4E47">
            <w:r w:rsidRPr="009F4405">
              <w:rPr>
                <w:b/>
                <w:bCs/>
                <w:sz w:val="18"/>
                <w:szCs w:val="18"/>
              </w:rPr>
              <w:t>Strengths</w:t>
            </w:r>
          </w:p>
          <w:p w14:paraId="052EE970" w14:textId="77777777" w:rsidR="00CF4E47" w:rsidRPr="009F4405" w:rsidRDefault="00CF4E47">
            <w:r w:rsidRPr="009F4405">
              <w:rPr>
                <w:sz w:val="18"/>
                <w:szCs w:val="18"/>
              </w:rPr>
              <w:t>– Proven heritage and consolidated CSG performance</w:t>
            </w:r>
          </w:p>
          <w:p w14:paraId="73BE19AB" w14:textId="77777777" w:rsidR="00CF4E47" w:rsidRPr="009F4405" w:rsidRDefault="00CF4E47">
            <w:r w:rsidRPr="009F4405">
              <w:rPr>
                <w:sz w:val="18"/>
                <w:szCs w:val="18"/>
              </w:rPr>
              <w:t>– Immediate availability of mature heavy/medium capability</w:t>
            </w:r>
          </w:p>
          <w:p w14:paraId="5EEBA6DC" w14:textId="77777777" w:rsidR="00CF4E47" w:rsidRPr="009F4405" w:rsidRDefault="00CF4E47">
            <w:r w:rsidRPr="009F4405">
              <w:rPr>
                <w:sz w:val="18"/>
                <w:szCs w:val="18"/>
              </w:rPr>
              <w:t>– Lowest political and financial risk</w:t>
            </w:r>
          </w:p>
          <w:p w14:paraId="116D3BF0" w14:textId="77777777" w:rsidR="00CF4E47" w:rsidRPr="009F4405" w:rsidRDefault="00CF4E47">
            <w:r w:rsidRPr="009F4405">
              <w:rPr>
                <w:sz w:val="18"/>
                <w:szCs w:val="18"/>
              </w:rPr>
              <w:t>– Clear reference case for trade-offs</w:t>
            </w:r>
          </w:p>
        </w:tc>
        <w:tc>
          <w:tcPr>
            <w:tcW w:w="4747" w:type="dxa"/>
          </w:tcPr>
          <w:p w14:paraId="26A11CE3" w14:textId="77777777" w:rsidR="00CF4E47" w:rsidRPr="009F4405" w:rsidRDefault="00CF4E47">
            <w:r w:rsidRPr="009F4405">
              <w:rPr>
                <w:b/>
                <w:bCs/>
                <w:sz w:val="18"/>
                <w:szCs w:val="18"/>
              </w:rPr>
              <w:t>Weaknesses</w:t>
            </w:r>
          </w:p>
          <w:p w14:paraId="0DDDFADF" w14:textId="4BFBBBC9" w:rsidR="00CF4E47" w:rsidRPr="009F4405" w:rsidRDefault="00CF4E47">
            <w:r w:rsidRPr="009F4405">
              <w:rPr>
                <w:sz w:val="18"/>
                <w:szCs w:val="18"/>
              </w:rPr>
              <w:t>– Every identified single point of failure retained (</w:t>
            </w:r>
            <w:r w:rsidR="00C23CBB">
              <w:rPr>
                <w:sz w:val="18"/>
                <w:szCs w:val="18"/>
              </w:rPr>
              <w:t>A01</w:t>
            </w:r>
            <w:r w:rsidRPr="009F4405">
              <w:rPr>
                <w:sz w:val="18"/>
                <w:szCs w:val="18"/>
              </w:rPr>
              <w:t xml:space="preserve">, </w:t>
            </w:r>
            <w:r w:rsidR="00F100C9">
              <w:rPr>
                <w:sz w:val="18"/>
                <w:szCs w:val="18"/>
              </w:rPr>
              <w:t>A11</w:t>
            </w:r>
            <w:r w:rsidRPr="009F4405">
              <w:rPr>
                <w:sz w:val="18"/>
                <w:szCs w:val="18"/>
              </w:rPr>
              <w:t>/</w:t>
            </w:r>
            <w:r w:rsidR="0003468C">
              <w:rPr>
                <w:sz w:val="18"/>
                <w:szCs w:val="18"/>
              </w:rPr>
              <w:t>B01</w:t>
            </w:r>
            <w:r w:rsidRPr="009F4405">
              <w:rPr>
                <w:sz w:val="18"/>
                <w:szCs w:val="18"/>
              </w:rPr>
              <w:t xml:space="preserve">, </w:t>
            </w:r>
            <w:r w:rsidR="00F100C9">
              <w:rPr>
                <w:sz w:val="18"/>
                <w:szCs w:val="18"/>
              </w:rPr>
              <w:t>A12</w:t>
            </w:r>
            <w:r w:rsidRPr="009F4405">
              <w:rPr>
                <w:sz w:val="18"/>
                <w:szCs w:val="18"/>
              </w:rPr>
              <w:t>/</w:t>
            </w:r>
            <w:r w:rsidR="0003468C">
              <w:rPr>
                <w:sz w:val="18"/>
                <w:szCs w:val="18"/>
              </w:rPr>
              <w:t>B02</w:t>
            </w:r>
            <w:r w:rsidRPr="009F4405">
              <w:rPr>
                <w:sz w:val="18"/>
                <w:szCs w:val="18"/>
              </w:rPr>
              <w:t xml:space="preserve">, </w:t>
            </w:r>
            <w:r w:rsidR="00AC76CE">
              <w:rPr>
                <w:sz w:val="18"/>
                <w:szCs w:val="18"/>
              </w:rPr>
              <w:t>C</w:t>
            </w:r>
            <w:r w:rsidR="00DE5CE4">
              <w:rPr>
                <w:sz w:val="18"/>
                <w:szCs w:val="18"/>
              </w:rPr>
              <w:t>01</w:t>
            </w:r>
            <w:r w:rsidRPr="009F4405">
              <w:rPr>
                <w:sz w:val="18"/>
                <w:szCs w:val="18"/>
              </w:rPr>
              <w:t>/</w:t>
            </w:r>
            <w:r w:rsidR="00AC76CE">
              <w:rPr>
                <w:sz w:val="18"/>
                <w:szCs w:val="18"/>
              </w:rPr>
              <w:t>C</w:t>
            </w:r>
            <w:r w:rsidR="0018674D">
              <w:rPr>
                <w:sz w:val="18"/>
                <w:szCs w:val="18"/>
              </w:rPr>
              <w:t>02</w:t>
            </w:r>
            <w:r w:rsidRPr="009F4405">
              <w:rPr>
                <w:sz w:val="18"/>
                <w:szCs w:val="18"/>
              </w:rPr>
              <w:t>)</w:t>
            </w:r>
          </w:p>
          <w:p w14:paraId="17EDFEA7" w14:textId="0C33C9AE" w:rsidR="00CF4E47" w:rsidRPr="009F4405" w:rsidRDefault="00CF4E47">
            <w:r w:rsidRPr="009F4405">
              <w:rPr>
                <w:sz w:val="18"/>
                <w:szCs w:val="18"/>
              </w:rPr>
              <w:t>– No back-up launch base for any inclination (</w:t>
            </w:r>
            <w:r w:rsidR="00F100C9">
              <w:rPr>
                <w:sz w:val="18"/>
                <w:szCs w:val="18"/>
              </w:rPr>
              <w:t>A04</w:t>
            </w:r>
            <w:r w:rsidRPr="009F4405">
              <w:rPr>
                <w:sz w:val="18"/>
                <w:szCs w:val="18"/>
              </w:rPr>
              <w:t>)</w:t>
            </w:r>
          </w:p>
          <w:p w14:paraId="204F04A4" w14:textId="489F28A7" w:rsidR="00CF4E47" w:rsidRPr="009F4405" w:rsidRDefault="00CF4E47">
            <w:r w:rsidRPr="009F4405">
              <w:rPr>
                <w:sz w:val="18"/>
                <w:szCs w:val="18"/>
              </w:rPr>
              <w:t>– Single-anchor exposure at emerging sites (</w:t>
            </w:r>
            <w:r w:rsidR="006B46EA">
              <w:rPr>
                <w:sz w:val="18"/>
                <w:szCs w:val="18"/>
              </w:rPr>
              <w:t>E09</w:t>
            </w:r>
            <w:r w:rsidRPr="009F4405">
              <w:rPr>
                <w:sz w:val="18"/>
                <w:szCs w:val="18"/>
              </w:rPr>
              <w:t>)</w:t>
            </w:r>
          </w:p>
          <w:p w14:paraId="1271D55B" w14:textId="1670DFB0" w:rsidR="00CF4E47" w:rsidRPr="009F4405" w:rsidRDefault="00CF4E47">
            <w:pPr>
              <w:rPr>
                <w:sz w:val="18"/>
                <w:szCs w:val="18"/>
              </w:rPr>
            </w:pPr>
            <w:r w:rsidRPr="009F4405">
              <w:rPr>
                <w:sz w:val="18"/>
                <w:szCs w:val="18"/>
              </w:rPr>
              <w:t>– Fragmented governance and licensing persist (</w:t>
            </w:r>
            <w:r w:rsidR="00DE5CE4">
              <w:rPr>
                <w:sz w:val="18"/>
                <w:szCs w:val="18"/>
              </w:rPr>
              <w:t>D01</w:t>
            </w:r>
            <w:r w:rsidRPr="009F4405">
              <w:rPr>
                <w:sz w:val="18"/>
                <w:szCs w:val="18"/>
              </w:rPr>
              <w:t>,</w:t>
            </w:r>
            <w:r w:rsidR="0018674D">
              <w:rPr>
                <w:sz w:val="18"/>
                <w:szCs w:val="18"/>
              </w:rPr>
              <w:t>D09</w:t>
            </w:r>
            <w:r w:rsidRPr="009F4405">
              <w:rPr>
                <w:sz w:val="18"/>
                <w:szCs w:val="18"/>
              </w:rPr>
              <w:t>)</w:t>
            </w:r>
          </w:p>
          <w:p w14:paraId="3412CC5E" w14:textId="77777777" w:rsidR="00CF4E47" w:rsidRPr="009F4405" w:rsidRDefault="00CF4E47">
            <w:r w:rsidRPr="009F4405">
              <w:t>Low number of available launch pads to new entrants</w:t>
            </w:r>
          </w:p>
          <w:p w14:paraId="5036F07D" w14:textId="77777777" w:rsidR="00CF4E47" w:rsidRPr="009F4405" w:rsidRDefault="00CF4E47">
            <w:r w:rsidRPr="009F4405">
              <w:t>Limited launch cadence</w:t>
            </w:r>
          </w:p>
        </w:tc>
      </w:tr>
      <w:tr w:rsidR="00CF4E47" w:rsidRPr="009F4405" w14:paraId="50D49AB8" w14:textId="77777777">
        <w:tc>
          <w:tcPr>
            <w:tcW w:w="4521" w:type="dxa"/>
            <w:tcMar>
              <w:top w:w="60" w:type="dxa"/>
              <w:left w:w="90" w:type="dxa"/>
              <w:bottom w:w="60" w:type="dxa"/>
              <w:right w:w="90" w:type="dxa"/>
            </w:tcMar>
          </w:tcPr>
          <w:p w14:paraId="40B7F1A5" w14:textId="77777777" w:rsidR="00CF4E47" w:rsidRPr="009F4405" w:rsidRDefault="00CF4E47">
            <w:r w:rsidRPr="009F4405">
              <w:rPr>
                <w:b/>
                <w:bCs/>
                <w:sz w:val="18"/>
                <w:szCs w:val="18"/>
              </w:rPr>
              <w:t>Opportunities</w:t>
            </w:r>
          </w:p>
          <w:p w14:paraId="6BBE2520" w14:textId="77777777" w:rsidR="00CF4E47" w:rsidRPr="009F4405" w:rsidRDefault="00CF4E47">
            <w:r w:rsidRPr="009F4405">
              <w:rPr>
                <w:sz w:val="18"/>
                <w:szCs w:val="18"/>
              </w:rPr>
              <w:t>– ELM-Diamant adds the first private micro/mini node at CSG</w:t>
            </w:r>
          </w:p>
          <w:p w14:paraId="78A322D3" w14:textId="77777777" w:rsidR="00CF4E47" w:rsidRPr="009F4405" w:rsidRDefault="00CF4E47">
            <w:r w:rsidRPr="009F4405">
              <w:rPr>
                <w:sz w:val="18"/>
                <w:szCs w:val="18"/>
              </w:rPr>
              <w:t>– Emerging sites still progressing on their own tracks</w:t>
            </w:r>
          </w:p>
          <w:p w14:paraId="257BEF91" w14:textId="77777777" w:rsidR="00CF4E47" w:rsidRPr="009F4405" w:rsidRDefault="00CF4E47">
            <w:r w:rsidRPr="009F4405">
              <w:rPr>
                <w:sz w:val="18"/>
                <w:szCs w:val="18"/>
              </w:rPr>
              <w:t>– Baseline against which S2–S4 value is measured</w:t>
            </w:r>
          </w:p>
        </w:tc>
        <w:tc>
          <w:tcPr>
            <w:tcW w:w="5079" w:type="dxa"/>
            <w:tcMar>
              <w:top w:w="60" w:type="dxa"/>
              <w:left w:w="90" w:type="dxa"/>
              <w:bottom w:w="60" w:type="dxa"/>
              <w:right w:w="90" w:type="dxa"/>
            </w:tcMar>
          </w:tcPr>
          <w:p w14:paraId="1EA24B58" w14:textId="77777777" w:rsidR="00CF4E47" w:rsidRPr="009F4405" w:rsidRDefault="00CF4E47">
            <w:r w:rsidRPr="009F4405">
              <w:rPr>
                <w:b/>
                <w:bCs/>
                <w:sz w:val="18"/>
                <w:szCs w:val="18"/>
              </w:rPr>
              <w:t>Threats</w:t>
            </w:r>
          </w:p>
          <w:p w14:paraId="53313540" w14:textId="5CCB8D83" w:rsidR="00CF4E47" w:rsidRPr="009F4405" w:rsidRDefault="00CF4E47">
            <w:r w:rsidRPr="009F4405">
              <w:rPr>
                <w:sz w:val="18"/>
                <w:szCs w:val="18"/>
              </w:rPr>
              <w:t xml:space="preserve">– A CSG-level disruption (civil unrest; port/road </w:t>
            </w:r>
            <w:r w:rsidR="0018674D">
              <w:rPr>
                <w:sz w:val="18"/>
                <w:szCs w:val="18"/>
              </w:rPr>
              <w:t>D02</w:t>
            </w:r>
            <w:r w:rsidRPr="009F4405">
              <w:rPr>
                <w:sz w:val="18"/>
                <w:szCs w:val="18"/>
              </w:rPr>
              <w:t>/</w:t>
            </w:r>
            <w:r w:rsidR="0018674D">
              <w:rPr>
                <w:sz w:val="18"/>
                <w:szCs w:val="18"/>
              </w:rPr>
              <w:t>D03</w:t>
            </w:r>
            <w:r w:rsidRPr="009F4405">
              <w:rPr>
                <w:sz w:val="18"/>
                <w:szCs w:val="18"/>
              </w:rPr>
              <w:t xml:space="preserve">; propellant/test cascade </w:t>
            </w:r>
            <w:r w:rsidR="00F100C9">
              <w:rPr>
                <w:sz w:val="18"/>
                <w:szCs w:val="18"/>
              </w:rPr>
              <w:t>A11</w:t>
            </w:r>
            <w:r w:rsidRPr="009F4405">
              <w:rPr>
                <w:sz w:val="18"/>
                <w:szCs w:val="18"/>
              </w:rPr>
              <w:t>/</w:t>
            </w:r>
            <w:r w:rsidR="0003468C">
              <w:rPr>
                <w:sz w:val="18"/>
                <w:szCs w:val="18"/>
              </w:rPr>
              <w:t>B01</w:t>
            </w:r>
            <w:r w:rsidRPr="009F4405">
              <w:rPr>
                <w:sz w:val="18"/>
                <w:szCs w:val="18"/>
              </w:rPr>
              <w:t>) halts both institutional launchers</w:t>
            </w:r>
          </w:p>
          <w:p w14:paraId="21D4C0A1" w14:textId="4AD2F075" w:rsidR="00CF4E47" w:rsidRPr="00111704" w:rsidRDefault="00CF4E47">
            <w:pPr>
              <w:rPr>
                <w:lang w:val="fr-BE"/>
              </w:rPr>
            </w:pPr>
            <w:r w:rsidRPr="00111704">
              <w:rPr>
                <w:sz w:val="18"/>
                <w:szCs w:val="18"/>
                <w:lang w:val="fr-BE"/>
              </w:rPr>
              <w:t>– Continued non-EU dependence (C</w:t>
            </w:r>
            <w:r w:rsidR="00BF40FA">
              <w:rPr>
                <w:sz w:val="18"/>
                <w:szCs w:val="18"/>
                <w:lang w:val="fr-BE"/>
              </w:rPr>
              <w:t>C01</w:t>
            </w:r>
            <w:r w:rsidRPr="00111704">
              <w:rPr>
                <w:sz w:val="18"/>
                <w:szCs w:val="18"/>
                <w:lang w:val="fr-BE"/>
              </w:rPr>
              <w:t>, C</w:t>
            </w:r>
            <w:r w:rsidR="00EA5E86">
              <w:rPr>
                <w:sz w:val="18"/>
                <w:szCs w:val="18"/>
                <w:lang w:val="fr-BE"/>
              </w:rPr>
              <w:t>C02</w:t>
            </w:r>
            <w:r w:rsidRPr="00111704">
              <w:rPr>
                <w:sz w:val="18"/>
                <w:szCs w:val="18"/>
                <w:lang w:val="fr-BE"/>
              </w:rPr>
              <w:t>, C</w:t>
            </w:r>
            <w:r w:rsidR="00EA5E86">
              <w:rPr>
                <w:sz w:val="18"/>
                <w:szCs w:val="18"/>
                <w:lang w:val="fr-BE"/>
              </w:rPr>
              <w:t>C04</w:t>
            </w:r>
            <w:r w:rsidRPr="00111704">
              <w:rPr>
                <w:sz w:val="18"/>
                <w:szCs w:val="18"/>
                <w:lang w:val="fr-BE"/>
              </w:rPr>
              <w:t>, C</w:t>
            </w:r>
            <w:r w:rsidR="00EA5E86">
              <w:rPr>
                <w:sz w:val="18"/>
                <w:szCs w:val="18"/>
                <w:lang w:val="fr-BE"/>
              </w:rPr>
              <w:t>C06</w:t>
            </w:r>
            <w:r w:rsidRPr="00111704">
              <w:rPr>
                <w:sz w:val="18"/>
                <w:szCs w:val="18"/>
                <w:lang w:val="fr-BE"/>
              </w:rPr>
              <w:t>)</w:t>
            </w:r>
          </w:p>
          <w:p w14:paraId="79EE94EF" w14:textId="3E54C6A1" w:rsidR="00CF4E47" w:rsidRPr="009F4405" w:rsidRDefault="00CF4E47">
            <w:r w:rsidRPr="009F4405">
              <w:rPr>
                <w:sz w:val="18"/>
                <w:szCs w:val="18"/>
              </w:rPr>
              <w:t>– Erosion of competitiveness if cadence/economics slip (</w:t>
            </w:r>
            <w:r w:rsidR="00715731">
              <w:rPr>
                <w:sz w:val="18"/>
                <w:szCs w:val="18"/>
              </w:rPr>
              <w:t>F01</w:t>
            </w:r>
            <w:r w:rsidRPr="009F4405">
              <w:rPr>
                <w:sz w:val="18"/>
                <w:szCs w:val="18"/>
              </w:rPr>
              <w:t xml:space="preserve">, </w:t>
            </w:r>
            <w:r w:rsidR="006B46EA">
              <w:rPr>
                <w:sz w:val="18"/>
                <w:szCs w:val="18"/>
              </w:rPr>
              <w:t>E04</w:t>
            </w:r>
            <w:r w:rsidRPr="009F4405">
              <w:rPr>
                <w:sz w:val="18"/>
                <w:szCs w:val="18"/>
              </w:rPr>
              <w:t>)</w:t>
            </w:r>
          </w:p>
        </w:tc>
      </w:tr>
    </w:tbl>
    <w:p w14:paraId="07407577" w14:textId="1354F6B3" w:rsidR="00CF4E47" w:rsidRPr="009F4405" w:rsidRDefault="00CF4E47" w:rsidP="002238C5">
      <w:pPr>
        <w:pStyle w:val="EYHeading3"/>
      </w:pPr>
      <w:r w:rsidRPr="009F4405">
        <w:lastRenderedPageBreak/>
        <w:t>Scenario 2 — Integrated &amp; Diversified European Launch Network</w:t>
      </w:r>
    </w:p>
    <w:p w14:paraId="4EE709EE" w14:textId="77777777" w:rsidR="00CF4E47" w:rsidRPr="009F4405" w:rsidRDefault="00CF4E47" w:rsidP="00CF4E47">
      <w:r w:rsidRPr="009F4405">
        <w:t>Doctrine and main idea</w:t>
      </w:r>
    </w:p>
    <w:p w14:paraId="1074D60A" w14:textId="77777777" w:rsidR="00CF4E47" w:rsidRPr="009F4405" w:rsidRDefault="00CF4E47" w:rsidP="00CF4E47">
      <w:r w:rsidRPr="009F4405">
        <w:rPr>
          <w:b/>
          <w:bCs/>
        </w:rPr>
        <w:t xml:space="preserve">Doctrine - resilience through coordinated redundancy: </w:t>
      </w:r>
      <w:r w:rsidRPr="009F4405">
        <w:t xml:space="preserve">Europe builds a coordinated infrastructure network. CSG remains the heavy/institutional hub, while Andøya, SaxaVord, Esrange, ELM-Diamant and the licensed Malbusca/Azores capability are integrated into a differentiated, launcher-to-orbit network under </w:t>
      </w:r>
      <w:r w:rsidRPr="009F4405">
        <w:rPr>
          <w:b/>
          <w:bCs/>
        </w:rPr>
        <w:t>common safety, TT&amp;C and support-infrastructure standards</w:t>
      </w:r>
      <w:r w:rsidRPr="009F4405">
        <w:t>. The single most valuable move is a second European upper-stage qualification path, backed by harmonised licensing, a common range-safety architecture and pooled EU funding — translating the SWOT “Opportunities” quadrant into infrastructure.</w:t>
      </w:r>
    </w:p>
    <w:p w14:paraId="6D440AA8" w14:textId="77777777" w:rsidR="00CF4E47" w:rsidRPr="009F4405" w:rsidRDefault="00CF4E47" w:rsidP="00CF4E47">
      <w:r w:rsidRPr="009F4405">
        <w:t>Political vs technical drivers</w:t>
      </w:r>
    </w:p>
    <w:p w14:paraId="6659C4BE" w14:textId="431C7BEE" w:rsidR="00CF4E47" w:rsidRPr="009F4405" w:rsidRDefault="00CF4E47" w:rsidP="00CF4E47">
      <w:r w:rsidRPr="009F4405">
        <w:rPr>
          <w:b/>
          <w:bCs/>
        </w:rPr>
        <w:t xml:space="preserve">Political — Very high: </w:t>
      </w:r>
      <w:r w:rsidRPr="009F4405">
        <w:t>The binding enabler is EU-level governance: harmonised licensing and mutual recognition (</w:t>
      </w:r>
      <w:r w:rsidR="00DE5CE4">
        <w:t>D01</w:t>
      </w:r>
      <w:r w:rsidRPr="009F4405">
        <w:t>,</w:t>
      </w:r>
      <w:r w:rsidR="0018674D">
        <w:t>D02</w:t>
      </w:r>
      <w:r w:rsidRPr="009F4405">
        <w:t>), a designated network coordinator, civil-military integration and pooled MFF funding (</w:t>
      </w:r>
      <w:r w:rsidR="006B46EA">
        <w:t>E11</w:t>
      </w:r>
      <w:r w:rsidRPr="009F4405">
        <w:t>,</w:t>
      </w:r>
      <w:r w:rsidR="006B46EA">
        <w:t>E12</w:t>
      </w:r>
      <w:r w:rsidRPr="009F4405">
        <w:t>). These are political decisions; without them the assets do not cohere into a network. The scenario is strategic-autonomy-and-resilience-led.</w:t>
      </w:r>
    </w:p>
    <w:p w14:paraId="1CDD94A7" w14:textId="1DBB2022" w:rsidR="00CF4E47" w:rsidRPr="009F4405" w:rsidRDefault="00CF4E47" w:rsidP="00CF4E47">
      <w:r w:rsidRPr="009F4405">
        <w:rPr>
          <w:b/>
          <w:bCs/>
        </w:rPr>
        <w:t xml:space="preserve">Technical — High: </w:t>
      </w:r>
      <w:r w:rsidRPr="009F4405">
        <w:t>It is realistic because it scales existing or under-development assets rather than requiring new technology, but several developments are genuinely technically driven: the second upper-stage qualification path (</w:t>
      </w:r>
      <w:r w:rsidR="00F100C9">
        <w:t>A12</w:t>
      </w:r>
      <w:r w:rsidRPr="009F4405">
        <w:t>/</w:t>
      </w:r>
      <w:r w:rsidR="0003468C">
        <w:t>B02</w:t>
      </w:r>
      <w:r w:rsidRPr="009F4405">
        <w:t>) needs a qualified bench; a common AFTS/FTS architecture (</w:t>
      </w:r>
      <w:r w:rsidR="0018674D">
        <w:t>D03</w:t>
      </w:r>
      <w:r w:rsidRPr="009F4405">
        <w:t>,</w:t>
      </w:r>
      <w:r w:rsidR="0018674D">
        <w:t>D09</w:t>
      </w:r>
      <w:r w:rsidRPr="009F4405">
        <w:t>) needs a qualification standard; and the network only delivers once the emerging sites demonstrate orbital capability (</w:t>
      </w:r>
      <w:r w:rsidR="00F100C9">
        <w:t>A04</w:t>
      </w:r>
      <w:r w:rsidRPr="009F4405">
        <w:t>). Coordination is demanding, hence not 5/5.</w:t>
      </w:r>
    </w:p>
    <w:p w14:paraId="7B9C8628" w14:textId="77777777" w:rsidR="00CF4E47" w:rsidRPr="009F4405" w:rsidRDefault="00CF4E47" w:rsidP="00CF4E47">
      <w:r w:rsidRPr="009F4405">
        <w:t>Concrete infrastructure chain (all types)</w:t>
      </w:r>
    </w:p>
    <w:p w14:paraId="3ED3B547" w14:textId="7EC4446E" w:rsidR="00CF4E47" w:rsidRPr="009F4405" w:rsidRDefault="00CF4E47" w:rsidP="00CF4E47">
      <w:r w:rsidRPr="009F4405">
        <w:rPr>
          <w:b/>
          <w:bCs/>
        </w:rPr>
        <w:t xml:space="preserve">Launch: </w:t>
      </w:r>
      <w:r w:rsidRPr="009F4405">
        <w:t xml:space="preserve">CSG carries Ariane 6, Vega-C and ELM-Diamant; Andøya/Spectrum, SaxaVord/RFA, Esrange/Firefly and Malbusca/Azores become </w:t>
      </w:r>
      <w:r w:rsidRPr="009F4405">
        <w:rPr>
          <w:b/>
          <w:bCs/>
        </w:rPr>
        <w:t>complementary orbital or pre-orbital nodes</w:t>
      </w:r>
      <w:r w:rsidRPr="009F4405">
        <w:t xml:space="preserve"> according to orbit geometry, maturity and licensing status — deliberately using the polar/SSO complementarity as an asset. Malbusca is elevated to Level 2 on its first successful orbital launch and to Level 1 on sustained multi-launcher cadence within the common range framework; until then the network still delivers with Andøya, SaxaVord, Esrange and ELM-Diamant. This creates the back-up geography that </w:t>
      </w:r>
      <w:r w:rsidR="00F100C9">
        <w:t>A04</w:t>
      </w:r>
      <w:r w:rsidRPr="009F4405">
        <w:t xml:space="preserve"> lack</w:t>
      </w:r>
      <w:r w:rsidR="00E01CAE">
        <w:t>s</w:t>
      </w:r>
      <w:r w:rsidRPr="009F4405">
        <w:t>.</w:t>
      </w:r>
    </w:p>
    <w:p w14:paraId="5ADE2B4D" w14:textId="1D1D8BFC" w:rsidR="00CF4E47" w:rsidRPr="009F4405" w:rsidRDefault="00CF4E47" w:rsidP="00CF4E47">
      <w:r w:rsidRPr="009F4405">
        <w:rPr>
          <w:b/>
          <w:bCs/>
        </w:rPr>
        <w:t xml:space="preserve">Payload integration and preparation: </w:t>
      </w:r>
      <w:r w:rsidRPr="009F4405">
        <w:t xml:space="preserve">EPCU at CSG is treated as a </w:t>
      </w:r>
      <w:r w:rsidRPr="009F4405">
        <w:rPr>
          <w:b/>
          <w:bCs/>
        </w:rPr>
        <w:t>shared European asset</w:t>
      </w:r>
      <w:r w:rsidRPr="009F4405">
        <w:t>; small-launch sites develop clean rooms, payload preparation and storage to a common baseline, avoiding over-lock to one operator (</w:t>
      </w:r>
      <w:r w:rsidR="006B46EA">
        <w:t>E10</w:t>
      </w:r>
      <w:r w:rsidRPr="009F4405">
        <w:t>) and reducing stranded-infrastructure risk (</w:t>
      </w:r>
      <w:r w:rsidR="006B46EA">
        <w:t>E06</w:t>
      </w:r>
      <w:r w:rsidRPr="009F4405">
        <w:t>).</w:t>
      </w:r>
    </w:p>
    <w:p w14:paraId="182FFFE4" w14:textId="134176AA" w:rsidR="00CF4E47" w:rsidRPr="009F4405" w:rsidRDefault="00CF4E47" w:rsidP="00CF4E47">
      <w:r w:rsidRPr="009F4405">
        <w:rPr>
          <w:b/>
          <w:bCs/>
        </w:rPr>
        <w:t xml:space="preserve">Testing: </w:t>
      </w:r>
      <w:r w:rsidRPr="009F4405">
        <w:t xml:space="preserve">A network approach prioritises expansion and redundancy for P5.2/P4-type upper-stage tests, BEAP/solid-motor testing, PLD Teruel, Avio SPTF and Esrange hot-fire/VTVL areas, and initiates a </w:t>
      </w:r>
      <w:r w:rsidRPr="009F4405">
        <w:rPr>
          <w:b/>
          <w:bCs/>
        </w:rPr>
        <w:t>partial second European upper-stage qualification path</w:t>
      </w:r>
      <w:r w:rsidRPr="009F4405">
        <w:t xml:space="preserve"> — the single most valuable redundancy in the mapping (resolves </w:t>
      </w:r>
      <w:r w:rsidR="00F100C9">
        <w:t>A12</w:t>
      </w:r>
      <w:r w:rsidRPr="009F4405">
        <w:t>/</w:t>
      </w:r>
      <w:r w:rsidR="0003468C">
        <w:t>B02</w:t>
      </w:r>
      <w:r w:rsidRPr="009F4405">
        <w:t xml:space="preserve"> and eases </w:t>
      </w:r>
      <w:r w:rsidR="0003468C">
        <w:t>B06</w:t>
      </w:r>
      <w:r w:rsidRPr="009F4405">
        <w:t>).</w:t>
      </w:r>
    </w:p>
    <w:p w14:paraId="04789C48" w14:textId="6F6D1513" w:rsidR="00CF4E47" w:rsidRPr="009F4405" w:rsidRDefault="00CF4E47" w:rsidP="00CF4E47">
      <w:r w:rsidRPr="009F4405">
        <w:rPr>
          <w:b/>
          <w:bCs/>
        </w:rPr>
        <w:t xml:space="preserve">Manufacturing: </w:t>
      </w:r>
      <w:r w:rsidRPr="009F4405">
        <w:t xml:space="preserve">Launcher-to-site chains are </w:t>
      </w:r>
      <w:r w:rsidRPr="009F4405">
        <w:rPr>
          <w:b/>
          <w:bCs/>
        </w:rPr>
        <w:t>formalised rather than duplicated</w:t>
      </w:r>
      <w:r w:rsidRPr="009F4405">
        <w:t xml:space="preserve"> (Les Mureaux/Bremen → Canopée → CSG; PLD Elche → CSG; RFA Augsburg → Kiruna → SaxaVord; Isar Ottobrunn → Andøya; MaiaSpace Vernon → CSG; Firefly/SSC → Esrange). Institutional support targets bottleneck interfaces — e.g. a common European transport-container standard reducing single-thread exposure (</w:t>
      </w:r>
      <w:r w:rsidR="00377A1A">
        <w:t>C</w:t>
      </w:r>
      <w:r w:rsidR="0018674D">
        <w:t>04</w:t>
      </w:r>
      <w:r w:rsidRPr="009F4405">
        <w:t xml:space="preserve">) — rather than duplicating national manufacturing stacks, moderating </w:t>
      </w:r>
      <w:r w:rsidR="00EA5E86">
        <w:t>C08</w:t>
      </w:r>
      <w:r w:rsidRPr="009F4405">
        <w:t>; MT Aerospace Augsburg is treated as a Level 1 shared supplier.</w:t>
      </w:r>
    </w:p>
    <w:p w14:paraId="22103074" w14:textId="75B5D124" w:rsidR="00CF4E47" w:rsidRPr="009F4405" w:rsidRDefault="00CF4E47" w:rsidP="00CF4E47">
      <w:r w:rsidRPr="009F4405">
        <w:rPr>
          <w:b/>
          <w:bCs/>
        </w:rPr>
        <w:t xml:space="preserve">TT&amp;C, range &amp; safety: </w:t>
      </w:r>
      <w:r w:rsidRPr="009F4405">
        <w:t xml:space="preserve">A </w:t>
      </w:r>
      <w:r w:rsidRPr="009F4405">
        <w:rPr>
          <w:b/>
          <w:bCs/>
        </w:rPr>
        <w:t>common European AFTS/FTS and range-safety architecture</w:t>
      </w:r>
      <w:r w:rsidRPr="009F4405">
        <w:t xml:space="preserve"> becomes the flagship harmonisation measure, building on Andøya’s ESA-Boost autonomous tracking, SaxaVord/Baltasound systems and CSG range assets; Level 1 stations (SvalSat, Troll, ESTRACK Kiruna/Santa Maria/Kourou, ESA Downrange) act as backbone. This resolves </w:t>
      </w:r>
      <w:r w:rsidR="0018674D">
        <w:t>D03</w:t>
      </w:r>
      <w:r w:rsidRPr="009F4405">
        <w:t>,</w:t>
      </w:r>
      <w:r w:rsidR="0018674D">
        <w:t>D09</w:t>
      </w:r>
      <w:r w:rsidRPr="009F4405">
        <w:t>; the space-based-relay gap (</w:t>
      </w:r>
      <w:r w:rsidR="00F100C9">
        <w:t>A05</w:t>
      </w:r>
      <w:r w:rsidRPr="009F4405">
        <w:t>) and the US high-power-amplifier dependency (C</w:t>
      </w:r>
      <w:r w:rsidR="00EA5E86">
        <w:t>C04</w:t>
      </w:r>
      <w:r w:rsidRPr="009F4405">
        <w:t>) are eased by coordination but not eliminated.</w:t>
      </w:r>
    </w:p>
    <w:p w14:paraId="621F91C1" w14:textId="0F32CF65" w:rsidR="00CF4E47" w:rsidRPr="009F4405" w:rsidRDefault="00CF4E47" w:rsidP="00CF4E47">
      <w:r w:rsidRPr="009F4405">
        <w:rPr>
          <w:b/>
          <w:bCs/>
        </w:rPr>
        <w:t xml:space="preserve">Operations: </w:t>
      </w:r>
      <w:r w:rsidRPr="009F4405">
        <w:t>Jupiter</w:t>
      </w:r>
      <w:r w:rsidR="00A07099">
        <w:t xml:space="preserve"> </w:t>
      </w:r>
      <w:r w:rsidRPr="009F4405">
        <w:t>keep</w:t>
      </w:r>
      <w:r w:rsidR="00A07099">
        <w:t>s</w:t>
      </w:r>
      <w:r w:rsidRPr="009F4405">
        <w:t xml:space="preserve"> </w:t>
      </w:r>
      <w:r w:rsidR="00A07099">
        <w:t>its</w:t>
      </w:r>
      <w:r w:rsidRPr="009F4405">
        <w:t xml:space="preserve"> roles but </w:t>
      </w:r>
      <w:r w:rsidR="002E4A03">
        <w:t>is</w:t>
      </w:r>
      <w:r w:rsidRPr="009F4405">
        <w:t xml:space="preserve"> federated into a common EU incident-response framework, alongside Polaris ACC and SaxaVord Range Control — addressing the fragmented operations landscape (</w:t>
      </w:r>
      <w:r w:rsidR="00F16698">
        <w:t>G07</w:t>
      </w:r>
      <w:r w:rsidRPr="009F4405">
        <w:t>) and improving dual-site failover (</w:t>
      </w:r>
      <w:r w:rsidR="00F16698">
        <w:t>G06</w:t>
      </w:r>
      <w:r w:rsidRPr="009F4405">
        <w:t>).</w:t>
      </w:r>
    </w:p>
    <w:p w14:paraId="70277B1E" w14:textId="46C12F02" w:rsidR="00CF4E47" w:rsidRPr="009F4405" w:rsidRDefault="00CF4E47" w:rsidP="00CF4E47">
      <w:r w:rsidRPr="009F4405">
        <w:rPr>
          <w:b/>
          <w:bCs/>
        </w:rPr>
        <w:t xml:space="preserve">Transportation: </w:t>
      </w:r>
      <w:r w:rsidRPr="009F4405">
        <w:t xml:space="preserve">CSG receives </w:t>
      </w:r>
      <w:r w:rsidRPr="009F4405">
        <w:rPr>
          <w:b/>
          <w:bCs/>
        </w:rPr>
        <w:t>second-quay / second-vessel or buffer-stock mitigation</w:t>
      </w:r>
      <w:r w:rsidRPr="009F4405">
        <w:t xml:space="preserve"> (</w:t>
      </w:r>
      <w:r w:rsidR="00AC76CE">
        <w:t>C</w:t>
      </w:r>
      <w:r w:rsidR="00DE5CE4">
        <w:t>01</w:t>
      </w:r>
      <w:r w:rsidRPr="009F4405">
        <w:t xml:space="preserve">, </w:t>
      </w:r>
      <w:r w:rsidR="00AC76CE">
        <w:t>C</w:t>
      </w:r>
      <w:r w:rsidR="0018674D">
        <w:t>02</w:t>
      </w:r>
      <w:r w:rsidRPr="009F4405">
        <w:t xml:space="preserve">); remote sites receive commodity/propellant logistics plans (SaxaVord’s Baltasound tank deliveries via Ocean Kinetics as precedent — </w:t>
      </w:r>
      <w:r w:rsidR="00EA5E86">
        <w:t>C06</w:t>
      </w:r>
      <w:r w:rsidRPr="009F4405">
        <w:t>); Malbusca is used where its Atlantic air/maritime corridor and TT&amp;C/recovery services are licensed and validated.</w:t>
      </w:r>
    </w:p>
    <w:p w14:paraId="35AB1E38" w14:textId="5BBF6584" w:rsidR="00CF4E47" w:rsidRPr="009F4405" w:rsidRDefault="00CF4E47" w:rsidP="00CF4E47">
      <w:r w:rsidRPr="009F4405">
        <w:rPr>
          <w:b/>
          <w:bCs/>
        </w:rPr>
        <w:t xml:space="preserve">SSA &amp; space weather: </w:t>
      </w:r>
      <w:r w:rsidRPr="009F4405">
        <w:t xml:space="preserve">GRAVES, GSSAC, EU SST and the ESA Space Weather Office become </w:t>
      </w:r>
      <w:r w:rsidRPr="009F4405">
        <w:rPr>
          <w:b/>
          <w:bCs/>
        </w:rPr>
        <w:t>explicit components of the harmonised range-safety framework</w:t>
      </w:r>
      <w:r w:rsidRPr="009F4405">
        <w:t>, feeding conjunction analyses and launch windows to all EU/ESA spaceports and advancing SSA consolidation (</w:t>
      </w:r>
      <w:r w:rsidR="00F100C9">
        <w:t>A09</w:t>
      </w:r>
      <w:r w:rsidRPr="009F4405">
        <w:t>).</w:t>
      </w:r>
    </w:p>
    <w:p w14:paraId="6F5E2056" w14:textId="368AFF43" w:rsidR="00CF4E47" w:rsidRPr="009F4405" w:rsidRDefault="00CF4E47" w:rsidP="00CF4E47">
      <w:r w:rsidRPr="009F4405">
        <w:lastRenderedPageBreak/>
        <w:t>Bottlenecks and gaps addressed</w:t>
      </w:r>
    </w:p>
    <w:p w14:paraId="63A5C1AF" w14:textId="10C4C09F" w:rsidR="00C53A48" w:rsidRPr="009F4405" w:rsidRDefault="00C53A48" w:rsidP="00C53A48">
      <w:pPr>
        <w:pStyle w:val="Caption"/>
      </w:pPr>
      <w:bookmarkStart w:id="143" w:name="_Toc239018425"/>
      <w:r w:rsidRPr="009F4405">
        <w:t xml:space="preserve">Table </w:t>
      </w:r>
      <w:r w:rsidRPr="009F4405">
        <w:fldChar w:fldCharType="begin"/>
      </w:r>
      <w:r w:rsidRPr="009F4405">
        <w:instrText xml:space="preserve"> SEQ Table \* ARABIC </w:instrText>
      </w:r>
      <w:r w:rsidRPr="009F4405">
        <w:fldChar w:fldCharType="separate"/>
      </w:r>
      <w:r w:rsidR="005F19E3">
        <w:rPr>
          <w:noProof/>
        </w:rPr>
        <w:t>34</w:t>
      </w:r>
      <w:r w:rsidRPr="009F4405">
        <w:fldChar w:fldCharType="end"/>
      </w:r>
      <w:r w:rsidRPr="009F4405">
        <w:t xml:space="preserve"> Scenario 2: status of key bottlenecks and gaps</w:t>
      </w:r>
      <w:bookmarkEnd w:id="143"/>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0"/>
        <w:gridCol w:w="1250"/>
        <w:gridCol w:w="5800"/>
      </w:tblGrid>
      <w:tr w:rsidR="00CF4E47" w:rsidRPr="009F4405" w14:paraId="4A5AE800" w14:textId="77777777" w:rsidTr="00C53A48">
        <w:trPr>
          <w:tblHeader/>
        </w:trPr>
        <w:tc>
          <w:tcPr>
            <w:tcW w:w="2550" w:type="dxa"/>
            <w:shd w:val="clear" w:color="auto" w:fill="FFE600" w:themeFill="accent2"/>
            <w:tcMar>
              <w:top w:w="60" w:type="dxa"/>
              <w:left w:w="90" w:type="dxa"/>
              <w:bottom w:w="60" w:type="dxa"/>
              <w:right w:w="90" w:type="dxa"/>
            </w:tcMar>
            <w:vAlign w:val="center"/>
          </w:tcPr>
          <w:p w14:paraId="090B7104" w14:textId="77777777" w:rsidR="00CF4E47" w:rsidRPr="009F4405" w:rsidRDefault="00CF4E47">
            <w:r w:rsidRPr="009F4405">
              <w:rPr>
                <w:b/>
                <w:bCs/>
                <w:sz w:val="18"/>
                <w:szCs w:val="18"/>
              </w:rPr>
              <w:t>Task 2.3 item (ID + short)</w:t>
            </w:r>
          </w:p>
        </w:tc>
        <w:tc>
          <w:tcPr>
            <w:tcW w:w="1250" w:type="dxa"/>
            <w:shd w:val="clear" w:color="auto" w:fill="FFE600" w:themeFill="accent2"/>
            <w:tcMar>
              <w:top w:w="60" w:type="dxa"/>
              <w:left w:w="90" w:type="dxa"/>
              <w:bottom w:w="60" w:type="dxa"/>
              <w:right w:w="90" w:type="dxa"/>
            </w:tcMar>
            <w:vAlign w:val="center"/>
          </w:tcPr>
          <w:p w14:paraId="16FB6984" w14:textId="77777777" w:rsidR="00CF4E47" w:rsidRPr="009F4405" w:rsidRDefault="00CF4E47">
            <w:r w:rsidRPr="009F4405">
              <w:rPr>
                <w:b/>
                <w:bCs/>
                <w:sz w:val="18"/>
                <w:szCs w:val="18"/>
              </w:rPr>
              <w:t>Status</w:t>
            </w:r>
          </w:p>
        </w:tc>
        <w:tc>
          <w:tcPr>
            <w:tcW w:w="5800" w:type="dxa"/>
            <w:shd w:val="clear" w:color="auto" w:fill="FFE600" w:themeFill="accent2"/>
            <w:tcMar>
              <w:top w:w="60" w:type="dxa"/>
              <w:left w:w="90" w:type="dxa"/>
              <w:bottom w:w="60" w:type="dxa"/>
              <w:right w:w="90" w:type="dxa"/>
            </w:tcMar>
            <w:vAlign w:val="center"/>
          </w:tcPr>
          <w:p w14:paraId="460BB63C" w14:textId="77777777" w:rsidR="00CF4E47" w:rsidRPr="009F4405" w:rsidRDefault="00CF4E47">
            <w:r w:rsidRPr="009F4405">
              <w:rPr>
                <w:b/>
                <w:bCs/>
                <w:sz w:val="18"/>
                <w:szCs w:val="18"/>
              </w:rPr>
              <w:t>How it plays out under this scenario</w:t>
            </w:r>
          </w:p>
        </w:tc>
      </w:tr>
      <w:tr w:rsidR="00CF4E47" w:rsidRPr="009F4405" w14:paraId="5F113FAD" w14:textId="77777777" w:rsidTr="00C53A48">
        <w:tc>
          <w:tcPr>
            <w:tcW w:w="2550" w:type="dxa"/>
            <w:shd w:val="clear" w:color="auto" w:fill="F2F2F2" w:themeFill="text2" w:themeFillShade="F2"/>
            <w:tcMar>
              <w:top w:w="60" w:type="dxa"/>
              <w:left w:w="90" w:type="dxa"/>
              <w:bottom w:w="60" w:type="dxa"/>
              <w:right w:w="90" w:type="dxa"/>
            </w:tcMar>
          </w:tcPr>
          <w:p w14:paraId="1C83176D" w14:textId="62BB046E" w:rsidR="00CF4E47" w:rsidRPr="009F4405" w:rsidRDefault="00C23CBB">
            <w:r>
              <w:rPr>
                <w:b/>
                <w:bCs/>
                <w:sz w:val="18"/>
                <w:szCs w:val="18"/>
              </w:rPr>
              <w:t>A01</w:t>
            </w:r>
            <w:r w:rsidR="00CF4E47" w:rsidRPr="009F4405">
              <w:rPr>
                <w:b/>
                <w:bCs/>
                <w:sz w:val="18"/>
                <w:szCs w:val="18"/>
              </w:rPr>
              <w:t>/</w:t>
            </w:r>
            <w:r w:rsidR="00F100C9">
              <w:rPr>
                <w:b/>
                <w:bCs/>
                <w:sz w:val="18"/>
                <w:szCs w:val="18"/>
              </w:rPr>
              <w:t>A04</w:t>
            </w:r>
            <w:r w:rsidR="00CF4E47" w:rsidRPr="009F4405">
              <w:rPr>
                <w:b/>
                <w:bCs/>
                <w:sz w:val="18"/>
                <w:szCs w:val="18"/>
              </w:rPr>
              <w:t xml:space="preserve"> — single-site dependency; no orbital outside CSG</w:t>
            </w:r>
          </w:p>
        </w:tc>
        <w:tc>
          <w:tcPr>
            <w:tcW w:w="1250" w:type="dxa"/>
            <w:tcMar>
              <w:top w:w="60" w:type="dxa"/>
              <w:left w:w="90" w:type="dxa"/>
              <w:bottom w:w="60" w:type="dxa"/>
              <w:right w:w="90" w:type="dxa"/>
            </w:tcMar>
          </w:tcPr>
          <w:p w14:paraId="6C2678C0" w14:textId="77777777" w:rsidR="00CF4E47" w:rsidRPr="009F4405" w:rsidRDefault="00CF4E47">
            <w:r w:rsidRPr="009F4405">
              <w:rPr>
                <w:sz w:val="18"/>
                <w:szCs w:val="18"/>
              </w:rPr>
              <w:t>Partly resolved</w:t>
            </w:r>
          </w:p>
        </w:tc>
        <w:tc>
          <w:tcPr>
            <w:tcW w:w="5800" w:type="dxa"/>
            <w:tcMar>
              <w:top w:w="60" w:type="dxa"/>
              <w:left w:w="90" w:type="dxa"/>
              <w:bottom w:w="60" w:type="dxa"/>
              <w:right w:w="90" w:type="dxa"/>
            </w:tcMar>
          </w:tcPr>
          <w:p w14:paraId="1AF35AE2" w14:textId="77777777" w:rsidR="00CF4E47" w:rsidRPr="009F4405" w:rsidRDefault="00CF4E47">
            <w:pPr>
              <w:rPr>
                <w:sz w:val="18"/>
                <w:szCs w:val="18"/>
              </w:rPr>
            </w:pPr>
            <w:r w:rsidRPr="009F4405">
              <w:rPr>
                <w:sz w:val="18"/>
                <w:szCs w:val="18"/>
              </w:rPr>
              <w:t>A coordinated multi-node network creates back-up geography once sites demonstrate orbital capability (the demonstration is the trigger).</w:t>
            </w:r>
          </w:p>
          <w:p w14:paraId="04F250C5" w14:textId="77777777" w:rsidR="00CF4E47" w:rsidRPr="009F4405" w:rsidRDefault="00CF4E47">
            <w:r w:rsidRPr="009F4405">
              <w:t>No back-up launch capability for low inclination orbits</w:t>
            </w:r>
          </w:p>
        </w:tc>
      </w:tr>
      <w:tr w:rsidR="00CF4E47" w:rsidRPr="009F4405" w14:paraId="242B348E" w14:textId="77777777" w:rsidTr="00C53A48">
        <w:tc>
          <w:tcPr>
            <w:tcW w:w="2550" w:type="dxa"/>
            <w:shd w:val="clear" w:color="auto" w:fill="F2F2F2" w:themeFill="text2" w:themeFillShade="F2"/>
            <w:tcMar>
              <w:top w:w="60" w:type="dxa"/>
              <w:left w:w="90" w:type="dxa"/>
              <w:bottom w:w="60" w:type="dxa"/>
              <w:right w:w="90" w:type="dxa"/>
            </w:tcMar>
          </w:tcPr>
          <w:p w14:paraId="33C4ACD6" w14:textId="025F4168" w:rsidR="00CF4E47" w:rsidRPr="009F4405" w:rsidRDefault="00F100C9">
            <w:r>
              <w:rPr>
                <w:b/>
                <w:bCs/>
                <w:sz w:val="18"/>
                <w:szCs w:val="18"/>
              </w:rPr>
              <w:t>A12</w:t>
            </w:r>
            <w:r w:rsidR="00CF4E47" w:rsidRPr="009F4405">
              <w:rPr>
                <w:b/>
                <w:bCs/>
                <w:sz w:val="18"/>
                <w:szCs w:val="18"/>
              </w:rPr>
              <w:t>/</w:t>
            </w:r>
            <w:r w:rsidR="0003468C">
              <w:rPr>
                <w:b/>
                <w:bCs/>
                <w:sz w:val="18"/>
                <w:szCs w:val="18"/>
              </w:rPr>
              <w:t>B02</w:t>
            </w:r>
            <w:r w:rsidR="00CF4E47" w:rsidRPr="009F4405">
              <w:rPr>
                <w:b/>
                <w:bCs/>
                <w:sz w:val="18"/>
                <w:szCs w:val="18"/>
              </w:rPr>
              <w:t xml:space="preserve"> — DLR P5.2/P4 sole cryo qualification</w:t>
            </w:r>
          </w:p>
        </w:tc>
        <w:tc>
          <w:tcPr>
            <w:tcW w:w="1250" w:type="dxa"/>
            <w:tcMar>
              <w:top w:w="60" w:type="dxa"/>
              <w:left w:w="90" w:type="dxa"/>
              <w:bottom w:w="60" w:type="dxa"/>
              <w:right w:w="90" w:type="dxa"/>
            </w:tcMar>
          </w:tcPr>
          <w:p w14:paraId="1B27512E" w14:textId="77777777" w:rsidR="00CF4E47" w:rsidRPr="009F4405" w:rsidRDefault="00CF4E47">
            <w:r w:rsidRPr="009F4405">
              <w:rPr>
                <w:sz w:val="18"/>
                <w:szCs w:val="18"/>
              </w:rPr>
              <w:t>Resolved</w:t>
            </w:r>
          </w:p>
        </w:tc>
        <w:tc>
          <w:tcPr>
            <w:tcW w:w="5800" w:type="dxa"/>
            <w:tcMar>
              <w:top w:w="60" w:type="dxa"/>
              <w:left w:w="90" w:type="dxa"/>
              <w:bottom w:w="60" w:type="dxa"/>
              <w:right w:w="90" w:type="dxa"/>
            </w:tcMar>
          </w:tcPr>
          <w:p w14:paraId="4E621778" w14:textId="77777777" w:rsidR="00CF4E47" w:rsidRPr="009F4405" w:rsidRDefault="00CF4E47">
            <w:r w:rsidRPr="009F4405">
              <w:rPr>
                <w:sz w:val="18"/>
                <w:szCs w:val="18"/>
              </w:rPr>
              <w:t>A partial second upper-stage qualification path is initiated — the highest-value redundancy in the mapping.</w:t>
            </w:r>
          </w:p>
        </w:tc>
      </w:tr>
      <w:tr w:rsidR="00CF4E47" w:rsidRPr="009F4405" w14:paraId="2201C79E" w14:textId="77777777" w:rsidTr="00C53A48">
        <w:tc>
          <w:tcPr>
            <w:tcW w:w="2550" w:type="dxa"/>
            <w:shd w:val="clear" w:color="auto" w:fill="F2F2F2" w:themeFill="text2" w:themeFillShade="F2"/>
            <w:tcMar>
              <w:top w:w="60" w:type="dxa"/>
              <w:left w:w="90" w:type="dxa"/>
              <w:bottom w:w="60" w:type="dxa"/>
              <w:right w:w="90" w:type="dxa"/>
            </w:tcMar>
          </w:tcPr>
          <w:p w14:paraId="288BFCE3" w14:textId="133402A6" w:rsidR="00CF4E47" w:rsidRPr="009F4405" w:rsidRDefault="00DE5CE4">
            <w:r>
              <w:rPr>
                <w:b/>
                <w:bCs/>
                <w:sz w:val="18"/>
                <w:szCs w:val="18"/>
              </w:rPr>
              <w:t>D01</w:t>
            </w:r>
            <w:r w:rsidR="00CF4E47" w:rsidRPr="009F4405">
              <w:rPr>
                <w:b/>
                <w:bCs/>
                <w:sz w:val="18"/>
                <w:szCs w:val="18"/>
              </w:rPr>
              <w:t>/</w:t>
            </w:r>
            <w:r w:rsidR="0018674D">
              <w:rPr>
                <w:b/>
                <w:bCs/>
                <w:sz w:val="18"/>
                <w:szCs w:val="18"/>
              </w:rPr>
              <w:t>D02</w:t>
            </w:r>
            <w:r w:rsidR="00CF4E47" w:rsidRPr="009F4405">
              <w:rPr>
                <w:b/>
                <w:bCs/>
                <w:sz w:val="18"/>
                <w:szCs w:val="18"/>
              </w:rPr>
              <w:t xml:space="preserve"> — fragmented licensing; no mutual recognition</w:t>
            </w:r>
          </w:p>
        </w:tc>
        <w:tc>
          <w:tcPr>
            <w:tcW w:w="1250" w:type="dxa"/>
            <w:tcMar>
              <w:top w:w="60" w:type="dxa"/>
              <w:left w:w="90" w:type="dxa"/>
              <w:bottom w:w="60" w:type="dxa"/>
              <w:right w:w="90" w:type="dxa"/>
            </w:tcMar>
          </w:tcPr>
          <w:p w14:paraId="1D714704" w14:textId="77777777" w:rsidR="00CF4E47" w:rsidRPr="009F4405" w:rsidRDefault="00CF4E47">
            <w:r w:rsidRPr="009F4405">
              <w:rPr>
                <w:sz w:val="18"/>
                <w:szCs w:val="18"/>
              </w:rPr>
              <w:t>Resolved</w:t>
            </w:r>
          </w:p>
        </w:tc>
        <w:tc>
          <w:tcPr>
            <w:tcW w:w="5800" w:type="dxa"/>
            <w:tcMar>
              <w:top w:w="60" w:type="dxa"/>
              <w:left w:w="90" w:type="dxa"/>
              <w:bottom w:w="60" w:type="dxa"/>
              <w:right w:w="90" w:type="dxa"/>
            </w:tcMar>
          </w:tcPr>
          <w:p w14:paraId="1DBE20EC" w14:textId="77777777" w:rsidR="00CF4E47" w:rsidRPr="009F4405" w:rsidRDefault="00CF4E47">
            <w:r w:rsidRPr="009F4405">
              <w:rPr>
                <w:sz w:val="18"/>
                <w:szCs w:val="18"/>
              </w:rPr>
              <w:t>Harmonised licensing and mutual recognition are the network’s enabling condition.</w:t>
            </w:r>
          </w:p>
        </w:tc>
      </w:tr>
      <w:tr w:rsidR="00CF4E47" w:rsidRPr="009F4405" w14:paraId="219E411E" w14:textId="77777777" w:rsidTr="00C53A48">
        <w:tc>
          <w:tcPr>
            <w:tcW w:w="2550" w:type="dxa"/>
            <w:shd w:val="clear" w:color="auto" w:fill="F2F2F2" w:themeFill="text2" w:themeFillShade="F2"/>
            <w:tcMar>
              <w:top w:w="60" w:type="dxa"/>
              <w:left w:w="90" w:type="dxa"/>
              <w:bottom w:w="60" w:type="dxa"/>
              <w:right w:w="90" w:type="dxa"/>
            </w:tcMar>
          </w:tcPr>
          <w:p w14:paraId="3953AF9F" w14:textId="4114AE70" w:rsidR="00CF4E47" w:rsidRPr="009F4405" w:rsidRDefault="0018674D">
            <w:r>
              <w:rPr>
                <w:b/>
                <w:bCs/>
                <w:sz w:val="18"/>
                <w:szCs w:val="18"/>
              </w:rPr>
              <w:t>D03</w:t>
            </w:r>
            <w:r w:rsidR="00CF4E47" w:rsidRPr="009F4405">
              <w:rPr>
                <w:b/>
                <w:bCs/>
                <w:sz w:val="18"/>
                <w:szCs w:val="18"/>
              </w:rPr>
              <w:t>/</w:t>
            </w:r>
            <w:r>
              <w:rPr>
                <w:b/>
                <w:bCs/>
                <w:sz w:val="18"/>
                <w:szCs w:val="18"/>
              </w:rPr>
              <w:t>D09</w:t>
            </w:r>
            <w:r w:rsidR="00CF4E47" w:rsidRPr="009F4405">
              <w:rPr>
                <w:b/>
                <w:bCs/>
                <w:sz w:val="18"/>
                <w:szCs w:val="18"/>
              </w:rPr>
              <w:t xml:space="preserve"> — no shared standards; no harmonised FTS</w:t>
            </w:r>
          </w:p>
        </w:tc>
        <w:tc>
          <w:tcPr>
            <w:tcW w:w="1250" w:type="dxa"/>
            <w:tcMar>
              <w:top w:w="60" w:type="dxa"/>
              <w:left w:w="90" w:type="dxa"/>
              <w:bottom w:w="60" w:type="dxa"/>
              <w:right w:w="90" w:type="dxa"/>
            </w:tcMar>
          </w:tcPr>
          <w:p w14:paraId="5A853B94" w14:textId="77777777" w:rsidR="00CF4E47" w:rsidRPr="009F4405" w:rsidRDefault="00CF4E47">
            <w:r w:rsidRPr="009F4405">
              <w:rPr>
                <w:sz w:val="18"/>
                <w:szCs w:val="18"/>
              </w:rPr>
              <w:t>Resolved</w:t>
            </w:r>
          </w:p>
        </w:tc>
        <w:tc>
          <w:tcPr>
            <w:tcW w:w="5800" w:type="dxa"/>
            <w:tcMar>
              <w:top w:w="60" w:type="dxa"/>
              <w:left w:w="90" w:type="dxa"/>
              <w:bottom w:w="60" w:type="dxa"/>
              <w:right w:w="90" w:type="dxa"/>
            </w:tcMar>
          </w:tcPr>
          <w:p w14:paraId="444B8E48" w14:textId="77777777" w:rsidR="00CF4E47" w:rsidRPr="009F4405" w:rsidRDefault="00CF4E47">
            <w:r w:rsidRPr="009F4405">
              <w:rPr>
                <w:sz w:val="18"/>
                <w:szCs w:val="18"/>
              </w:rPr>
              <w:t>A common European AFTS/FTS and range-safety architecture is the flagship measure.</w:t>
            </w:r>
          </w:p>
        </w:tc>
      </w:tr>
      <w:tr w:rsidR="00CF4E47" w:rsidRPr="009F4405" w14:paraId="58E72CEF" w14:textId="77777777" w:rsidTr="00C53A48">
        <w:tc>
          <w:tcPr>
            <w:tcW w:w="2550" w:type="dxa"/>
            <w:shd w:val="clear" w:color="auto" w:fill="F2F2F2" w:themeFill="text2" w:themeFillShade="F2"/>
            <w:tcMar>
              <w:top w:w="60" w:type="dxa"/>
              <w:left w:w="90" w:type="dxa"/>
              <w:bottom w:w="60" w:type="dxa"/>
              <w:right w:w="90" w:type="dxa"/>
            </w:tcMar>
          </w:tcPr>
          <w:p w14:paraId="4F34D106" w14:textId="5CDDBED5" w:rsidR="00CF4E47" w:rsidRPr="00111704" w:rsidRDefault="006B46EA">
            <w:pPr>
              <w:rPr>
                <w:lang w:val="fr-BE"/>
              </w:rPr>
            </w:pPr>
            <w:r>
              <w:rPr>
                <w:b/>
                <w:bCs/>
                <w:sz w:val="18"/>
                <w:szCs w:val="18"/>
                <w:lang w:val="fr-BE"/>
              </w:rPr>
              <w:t>E09</w:t>
            </w:r>
            <w:r w:rsidR="00CF4E47" w:rsidRPr="00111704">
              <w:rPr>
                <w:b/>
                <w:bCs/>
                <w:sz w:val="18"/>
                <w:szCs w:val="18"/>
                <w:lang w:val="fr-BE"/>
              </w:rPr>
              <w:t>/</w:t>
            </w:r>
            <w:r>
              <w:rPr>
                <w:b/>
                <w:bCs/>
                <w:sz w:val="18"/>
                <w:szCs w:val="18"/>
                <w:lang w:val="fr-BE"/>
              </w:rPr>
              <w:t>E10</w:t>
            </w:r>
            <w:r w:rsidR="00CF4E47" w:rsidRPr="00111704">
              <w:rPr>
                <w:b/>
                <w:bCs/>
                <w:sz w:val="18"/>
                <w:szCs w:val="18"/>
                <w:lang w:val="fr-BE"/>
              </w:rPr>
              <w:t xml:space="preserve"> — anchor-tenant &amp; exclusive pads</w:t>
            </w:r>
          </w:p>
        </w:tc>
        <w:tc>
          <w:tcPr>
            <w:tcW w:w="1250" w:type="dxa"/>
            <w:tcMar>
              <w:top w:w="60" w:type="dxa"/>
              <w:left w:w="90" w:type="dxa"/>
              <w:bottom w:w="60" w:type="dxa"/>
              <w:right w:w="90" w:type="dxa"/>
            </w:tcMar>
          </w:tcPr>
          <w:p w14:paraId="3843A4B4" w14:textId="77777777" w:rsidR="00CF4E47" w:rsidRPr="009F4405" w:rsidRDefault="00CF4E47">
            <w:r w:rsidRPr="009F4405">
              <w:rPr>
                <w:sz w:val="18"/>
                <w:szCs w:val="18"/>
              </w:rPr>
              <w:t>Partly resolved</w:t>
            </w:r>
          </w:p>
        </w:tc>
        <w:tc>
          <w:tcPr>
            <w:tcW w:w="5800" w:type="dxa"/>
            <w:tcMar>
              <w:top w:w="60" w:type="dxa"/>
              <w:left w:w="90" w:type="dxa"/>
              <w:bottom w:w="60" w:type="dxa"/>
              <w:right w:w="90" w:type="dxa"/>
            </w:tcMar>
          </w:tcPr>
          <w:p w14:paraId="161258D9" w14:textId="77777777" w:rsidR="00CF4E47" w:rsidRPr="009F4405" w:rsidRDefault="00CF4E47">
            <w:r w:rsidRPr="009F4405">
              <w:rPr>
                <w:sz w:val="18"/>
                <w:szCs w:val="18"/>
              </w:rPr>
              <w:t>Common baselines and shared assets reduce single-operator lock-in, though pad contracts persist.</w:t>
            </w:r>
          </w:p>
        </w:tc>
      </w:tr>
      <w:tr w:rsidR="00CF4E47" w:rsidRPr="009F4405" w14:paraId="289CAC97" w14:textId="77777777" w:rsidTr="00C53A48">
        <w:tc>
          <w:tcPr>
            <w:tcW w:w="2550" w:type="dxa"/>
            <w:shd w:val="clear" w:color="auto" w:fill="F2F2F2" w:themeFill="text2" w:themeFillShade="F2"/>
            <w:tcMar>
              <w:top w:w="60" w:type="dxa"/>
              <w:left w:w="90" w:type="dxa"/>
              <w:bottom w:w="60" w:type="dxa"/>
              <w:right w:w="90" w:type="dxa"/>
            </w:tcMar>
          </w:tcPr>
          <w:p w14:paraId="37B3BE31" w14:textId="2D4AD956" w:rsidR="00CF4E47" w:rsidRPr="009F4405" w:rsidRDefault="006B46EA">
            <w:r>
              <w:t>E11</w:t>
            </w:r>
            <w:r w:rsidR="00CF4E47" w:rsidRPr="009F4405">
              <w:t>/</w:t>
            </w:r>
            <w:r>
              <w:t>E12</w:t>
            </w:r>
            <w:r w:rsidR="00CF4E47" w:rsidRPr="009F4405">
              <w:rPr>
                <w:b/>
                <w:bCs/>
                <w:sz w:val="18"/>
                <w:szCs w:val="18"/>
              </w:rPr>
              <w:t>— no EU access-to-space business/financial plan</w:t>
            </w:r>
          </w:p>
        </w:tc>
        <w:tc>
          <w:tcPr>
            <w:tcW w:w="1250" w:type="dxa"/>
            <w:tcMar>
              <w:top w:w="60" w:type="dxa"/>
              <w:left w:w="90" w:type="dxa"/>
              <w:bottom w:w="60" w:type="dxa"/>
              <w:right w:w="90" w:type="dxa"/>
            </w:tcMar>
          </w:tcPr>
          <w:p w14:paraId="059430D3" w14:textId="77777777" w:rsidR="00CF4E47" w:rsidRPr="009F4405" w:rsidRDefault="00CF4E47">
            <w:r w:rsidRPr="009F4405">
              <w:rPr>
                <w:sz w:val="18"/>
                <w:szCs w:val="18"/>
              </w:rPr>
              <w:t>Resolved</w:t>
            </w:r>
          </w:p>
        </w:tc>
        <w:tc>
          <w:tcPr>
            <w:tcW w:w="5800" w:type="dxa"/>
            <w:tcMar>
              <w:top w:w="60" w:type="dxa"/>
              <w:left w:w="90" w:type="dxa"/>
              <w:bottom w:w="60" w:type="dxa"/>
              <w:right w:w="90" w:type="dxa"/>
            </w:tcMar>
          </w:tcPr>
          <w:p w14:paraId="2121CC05" w14:textId="77777777" w:rsidR="00CF4E47" w:rsidRPr="009F4405" w:rsidRDefault="00CF4E47">
            <w:r w:rsidRPr="009F4405">
              <w:rPr>
                <w:sz w:val="18"/>
                <w:szCs w:val="18"/>
              </w:rPr>
              <w:t>Pooled EU funding and a network-level plan are core to the scenario.</w:t>
            </w:r>
          </w:p>
        </w:tc>
      </w:tr>
      <w:tr w:rsidR="00CF4E47" w:rsidRPr="009F4405" w14:paraId="7C556934" w14:textId="77777777" w:rsidTr="00C53A48">
        <w:tc>
          <w:tcPr>
            <w:tcW w:w="2550" w:type="dxa"/>
            <w:shd w:val="clear" w:color="auto" w:fill="F2F2F2" w:themeFill="text2" w:themeFillShade="F2"/>
            <w:tcMar>
              <w:top w:w="60" w:type="dxa"/>
              <w:left w:w="90" w:type="dxa"/>
              <w:bottom w:w="60" w:type="dxa"/>
              <w:right w:w="90" w:type="dxa"/>
            </w:tcMar>
          </w:tcPr>
          <w:p w14:paraId="1D95EF5B" w14:textId="25651B28" w:rsidR="00CF4E47" w:rsidRPr="00111704" w:rsidRDefault="00AC76CE">
            <w:pPr>
              <w:rPr>
                <w:lang w:val="fr-BE"/>
              </w:rPr>
            </w:pPr>
            <w:r>
              <w:rPr>
                <w:b/>
                <w:bCs/>
                <w:sz w:val="18"/>
                <w:szCs w:val="18"/>
                <w:lang w:val="fr-BE"/>
              </w:rPr>
              <w:t>C</w:t>
            </w:r>
            <w:r w:rsidR="00DE5CE4">
              <w:rPr>
                <w:b/>
                <w:bCs/>
                <w:sz w:val="18"/>
                <w:szCs w:val="18"/>
                <w:lang w:val="fr-BE"/>
              </w:rPr>
              <w:t>01</w:t>
            </w:r>
            <w:r w:rsidR="00CF4E47" w:rsidRPr="00111704">
              <w:rPr>
                <w:b/>
                <w:bCs/>
                <w:sz w:val="18"/>
                <w:szCs w:val="18"/>
                <w:lang w:val="fr-BE"/>
              </w:rPr>
              <w:t>/</w:t>
            </w:r>
            <w:r>
              <w:rPr>
                <w:b/>
                <w:bCs/>
                <w:sz w:val="18"/>
                <w:szCs w:val="18"/>
                <w:lang w:val="fr-BE"/>
              </w:rPr>
              <w:t>C</w:t>
            </w:r>
            <w:r w:rsidR="0018674D">
              <w:rPr>
                <w:b/>
                <w:bCs/>
                <w:sz w:val="18"/>
                <w:szCs w:val="18"/>
                <w:lang w:val="fr-BE"/>
              </w:rPr>
              <w:t>02</w:t>
            </w:r>
            <w:r w:rsidR="00CF4E47" w:rsidRPr="00111704">
              <w:rPr>
                <w:b/>
                <w:bCs/>
                <w:sz w:val="18"/>
                <w:szCs w:val="18"/>
                <w:lang w:val="fr-BE"/>
              </w:rPr>
              <w:t xml:space="preserve"> — Canopée sole vessel; Pariacabo harbour</w:t>
            </w:r>
          </w:p>
        </w:tc>
        <w:tc>
          <w:tcPr>
            <w:tcW w:w="1250" w:type="dxa"/>
            <w:tcMar>
              <w:top w:w="60" w:type="dxa"/>
              <w:left w:w="90" w:type="dxa"/>
              <w:bottom w:w="60" w:type="dxa"/>
              <w:right w:w="90" w:type="dxa"/>
            </w:tcMar>
          </w:tcPr>
          <w:p w14:paraId="1C0C2903" w14:textId="77777777" w:rsidR="00CF4E47" w:rsidRPr="009F4405" w:rsidRDefault="00CF4E47">
            <w:r w:rsidRPr="009F4405">
              <w:rPr>
                <w:sz w:val="18"/>
                <w:szCs w:val="18"/>
              </w:rPr>
              <w:t>Partly resolved</w:t>
            </w:r>
          </w:p>
        </w:tc>
        <w:tc>
          <w:tcPr>
            <w:tcW w:w="5800" w:type="dxa"/>
            <w:tcMar>
              <w:top w:w="60" w:type="dxa"/>
              <w:left w:w="90" w:type="dxa"/>
              <w:bottom w:w="60" w:type="dxa"/>
              <w:right w:w="90" w:type="dxa"/>
            </w:tcMar>
          </w:tcPr>
          <w:p w14:paraId="198E1F59" w14:textId="77777777" w:rsidR="00CF4E47" w:rsidRPr="009F4405" w:rsidRDefault="00CF4E47">
            <w:r w:rsidRPr="009F4405">
              <w:rPr>
                <w:sz w:val="18"/>
                <w:szCs w:val="18"/>
              </w:rPr>
              <w:t>Second-quay/second-vessel or buffer-stock mitigation is implemented.</w:t>
            </w:r>
          </w:p>
        </w:tc>
      </w:tr>
      <w:tr w:rsidR="00CF4E47" w:rsidRPr="009F4405" w14:paraId="1BA76F4F" w14:textId="77777777" w:rsidTr="00C53A48">
        <w:tc>
          <w:tcPr>
            <w:tcW w:w="2550" w:type="dxa"/>
            <w:shd w:val="clear" w:color="auto" w:fill="F2F2F2" w:themeFill="text2" w:themeFillShade="F2"/>
            <w:tcMar>
              <w:top w:w="60" w:type="dxa"/>
              <w:left w:w="90" w:type="dxa"/>
              <w:bottom w:w="60" w:type="dxa"/>
              <w:right w:w="90" w:type="dxa"/>
            </w:tcMar>
          </w:tcPr>
          <w:p w14:paraId="73B1E1DB" w14:textId="37C26D06" w:rsidR="00CF4E47" w:rsidRPr="009F4405" w:rsidRDefault="00F16698">
            <w:r>
              <w:rPr>
                <w:b/>
                <w:bCs/>
                <w:sz w:val="18"/>
                <w:szCs w:val="18"/>
              </w:rPr>
              <w:t>G07</w:t>
            </w:r>
            <w:r w:rsidR="00CF4E47" w:rsidRPr="009F4405">
              <w:rPr>
                <w:b/>
                <w:bCs/>
                <w:sz w:val="18"/>
                <w:szCs w:val="18"/>
              </w:rPr>
              <w:t>/</w:t>
            </w:r>
            <w:r>
              <w:rPr>
                <w:b/>
                <w:bCs/>
                <w:sz w:val="18"/>
                <w:szCs w:val="18"/>
              </w:rPr>
              <w:t>G06</w:t>
            </w:r>
            <w:r w:rsidR="00CF4E47" w:rsidRPr="009F4405">
              <w:rPr>
                <w:b/>
                <w:bCs/>
                <w:sz w:val="18"/>
                <w:szCs w:val="18"/>
              </w:rPr>
              <w:t xml:space="preserve"> — fragmented ops; no dual-site failover</w:t>
            </w:r>
          </w:p>
        </w:tc>
        <w:tc>
          <w:tcPr>
            <w:tcW w:w="1250" w:type="dxa"/>
            <w:tcMar>
              <w:top w:w="60" w:type="dxa"/>
              <w:left w:w="90" w:type="dxa"/>
              <w:bottom w:w="60" w:type="dxa"/>
              <w:right w:w="90" w:type="dxa"/>
            </w:tcMar>
          </w:tcPr>
          <w:p w14:paraId="0A32730B" w14:textId="77777777" w:rsidR="00CF4E47" w:rsidRPr="009F4405" w:rsidRDefault="00CF4E47">
            <w:r w:rsidRPr="009F4405">
              <w:rPr>
                <w:sz w:val="18"/>
                <w:szCs w:val="18"/>
              </w:rPr>
              <w:t>Partly resolved</w:t>
            </w:r>
          </w:p>
        </w:tc>
        <w:tc>
          <w:tcPr>
            <w:tcW w:w="5800" w:type="dxa"/>
            <w:tcMar>
              <w:top w:w="60" w:type="dxa"/>
              <w:left w:w="90" w:type="dxa"/>
              <w:bottom w:w="60" w:type="dxa"/>
              <w:right w:w="90" w:type="dxa"/>
            </w:tcMar>
          </w:tcPr>
          <w:p w14:paraId="4C741070" w14:textId="77777777" w:rsidR="00CF4E47" w:rsidRPr="009F4405" w:rsidRDefault="00CF4E47">
            <w:r w:rsidRPr="009F4405">
              <w:rPr>
                <w:sz w:val="18"/>
                <w:szCs w:val="18"/>
              </w:rPr>
              <w:t>Operations centres are federated into a common incident-response framework.</w:t>
            </w:r>
          </w:p>
        </w:tc>
      </w:tr>
      <w:tr w:rsidR="00CF4E47" w:rsidRPr="009F4405" w14:paraId="3278FE83" w14:textId="77777777" w:rsidTr="00C53A48">
        <w:tc>
          <w:tcPr>
            <w:tcW w:w="2550" w:type="dxa"/>
            <w:shd w:val="clear" w:color="auto" w:fill="F2F2F2" w:themeFill="text2" w:themeFillShade="F2"/>
            <w:tcMar>
              <w:top w:w="60" w:type="dxa"/>
              <w:left w:w="90" w:type="dxa"/>
              <w:bottom w:w="60" w:type="dxa"/>
              <w:right w:w="90" w:type="dxa"/>
            </w:tcMar>
          </w:tcPr>
          <w:p w14:paraId="0165DC48" w14:textId="045D9266" w:rsidR="00CF4E47" w:rsidRPr="009F4405" w:rsidRDefault="00F100C9">
            <w:r>
              <w:rPr>
                <w:b/>
                <w:bCs/>
                <w:sz w:val="18"/>
                <w:szCs w:val="18"/>
              </w:rPr>
              <w:t>A09</w:t>
            </w:r>
            <w:r w:rsidR="00CF4E47" w:rsidRPr="009F4405">
              <w:rPr>
                <w:b/>
                <w:bCs/>
                <w:sz w:val="18"/>
                <w:szCs w:val="18"/>
              </w:rPr>
              <w:t xml:space="preserve"> — fragmented EU SSA network</w:t>
            </w:r>
          </w:p>
        </w:tc>
        <w:tc>
          <w:tcPr>
            <w:tcW w:w="1250" w:type="dxa"/>
            <w:tcMar>
              <w:top w:w="60" w:type="dxa"/>
              <w:left w:w="90" w:type="dxa"/>
              <w:bottom w:w="60" w:type="dxa"/>
              <w:right w:w="90" w:type="dxa"/>
            </w:tcMar>
          </w:tcPr>
          <w:p w14:paraId="3BC05A92" w14:textId="77777777" w:rsidR="00CF4E47" w:rsidRPr="009F4405" w:rsidRDefault="00CF4E47">
            <w:r w:rsidRPr="009F4405">
              <w:rPr>
                <w:sz w:val="18"/>
                <w:szCs w:val="18"/>
              </w:rPr>
              <w:t>Partly resolved</w:t>
            </w:r>
          </w:p>
        </w:tc>
        <w:tc>
          <w:tcPr>
            <w:tcW w:w="5800" w:type="dxa"/>
            <w:tcMar>
              <w:top w:w="60" w:type="dxa"/>
              <w:left w:w="90" w:type="dxa"/>
              <w:bottom w:w="60" w:type="dxa"/>
              <w:right w:w="90" w:type="dxa"/>
            </w:tcMar>
          </w:tcPr>
          <w:p w14:paraId="5D5F7785" w14:textId="77777777" w:rsidR="00CF4E47" w:rsidRPr="009F4405" w:rsidRDefault="00CF4E47">
            <w:r w:rsidRPr="009F4405">
              <w:rPr>
                <w:sz w:val="18"/>
                <w:szCs w:val="18"/>
              </w:rPr>
              <w:t>SSA and space-weather assets are integrated into the range-safety framework.</w:t>
            </w:r>
          </w:p>
        </w:tc>
      </w:tr>
      <w:tr w:rsidR="00CF4E47" w:rsidRPr="009F4405" w14:paraId="2370D17A" w14:textId="77777777" w:rsidTr="00C53A48">
        <w:tc>
          <w:tcPr>
            <w:tcW w:w="2550" w:type="dxa"/>
            <w:shd w:val="clear" w:color="auto" w:fill="F2F2F2" w:themeFill="text2" w:themeFillShade="F2"/>
            <w:tcMar>
              <w:top w:w="60" w:type="dxa"/>
              <w:left w:w="90" w:type="dxa"/>
              <w:bottom w:w="60" w:type="dxa"/>
              <w:right w:w="90" w:type="dxa"/>
            </w:tcMar>
          </w:tcPr>
          <w:p w14:paraId="66C8AF38" w14:textId="0930B5F6" w:rsidR="00CF4E47" w:rsidRPr="009F4405" w:rsidRDefault="00F100C9">
            <w:r>
              <w:rPr>
                <w:b/>
                <w:bCs/>
                <w:sz w:val="18"/>
                <w:szCs w:val="18"/>
              </w:rPr>
              <w:t>A05</w:t>
            </w:r>
            <w:r w:rsidR="00CF4E47" w:rsidRPr="009F4405">
              <w:rPr>
                <w:b/>
                <w:bCs/>
                <w:sz w:val="18"/>
                <w:szCs w:val="18"/>
              </w:rPr>
              <w:t xml:space="preserve"> — no EU continuous ascent telemetry / relay</w:t>
            </w:r>
          </w:p>
        </w:tc>
        <w:tc>
          <w:tcPr>
            <w:tcW w:w="1250" w:type="dxa"/>
            <w:tcMar>
              <w:top w:w="60" w:type="dxa"/>
              <w:left w:w="90" w:type="dxa"/>
              <w:bottom w:w="60" w:type="dxa"/>
              <w:right w:w="90" w:type="dxa"/>
            </w:tcMar>
          </w:tcPr>
          <w:p w14:paraId="3BF6EA0F" w14:textId="77777777" w:rsidR="00CF4E47" w:rsidRPr="009F4405" w:rsidRDefault="00CF4E47">
            <w:r w:rsidRPr="009F4405">
              <w:rPr>
                <w:sz w:val="18"/>
                <w:szCs w:val="18"/>
              </w:rPr>
              <w:t>Partly resolved</w:t>
            </w:r>
          </w:p>
        </w:tc>
        <w:tc>
          <w:tcPr>
            <w:tcW w:w="5800" w:type="dxa"/>
            <w:tcMar>
              <w:top w:w="60" w:type="dxa"/>
              <w:left w:w="90" w:type="dxa"/>
              <w:bottom w:w="60" w:type="dxa"/>
              <w:right w:w="90" w:type="dxa"/>
            </w:tcMar>
          </w:tcPr>
          <w:p w14:paraId="0A7E1ED0" w14:textId="77777777" w:rsidR="00CF4E47" w:rsidRPr="009F4405" w:rsidRDefault="00CF4E47">
            <w:r w:rsidRPr="009F4405">
              <w:rPr>
                <w:sz w:val="18"/>
                <w:szCs w:val="18"/>
              </w:rPr>
              <w:t>Coordination extends coverage; a space-based relay remains a gap.</w:t>
            </w:r>
          </w:p>
        </w:tc>
      </w:tr>
      <w:tr w:rsidR="00CF4E47" w:rsidRPr="009F4405" w14:paraId="5137D91D" w14:textId="77777777" w:rsidTr="00C53A48">
        <w:tc>
          <w:tcPr>
            <w:tcW w:w="2550" w:type="dxa"/>
            <w:shd w:val="clear" w:color="auto" w:fill="F2F2F2" w:themeFill="text2" w:themeFillShade="F2"/>
            <w:tcMar>
              <w:top w:w="60" w:type="dxa"/>
              <w:left w:w="90" w:type="dxa"/>
              <w:bottom w:w="60" w:type="dxa"/>
              <w:right w:w="90" w:type="dxa"/>
            </w:tcMar>
          </w:tcPr>
          <w:p w14:paraId="3A210CD6" w14:textId="3CA50008" w:rsidR="00CF4E47" w:rsidRPr="009F4405" w:rsidRDefault="00CF4E47">
            <w:r w:rsidRPr="00AC76CE">
              <w:rPr>
                <w:b/>
                <w:bCs/>
              </w:rPr>
              <w:t>C</w:t>
            </w:r>
            <w:r w:rsidR="00EA5E86" w:rsidRPr="00AC76CE">
              <w:rPr>
                <w:b/>
                <w:bCs/>
              </w:rPr>
              <w:t>C04</w:t>
            </w:r>
            <w:r w:rsidRPr="009F4405">
              <w:rPr>
                <w:b/>
                <w:bCs/>
                <w:sz w:val="18"/>
                <w:szCs w:val="18"/>
              </w:rPr>
              <w:t xml:space="preserve"> — US high-power-amplifier dependency (TT&amp;C)</w:t>
            </w:r>
          </w:p>
        </w:tc>
        <w:tc>
          <w:tcPr>
            <w:tcW w:w="1250" w:type="dxa"/>
            <w:tcMar>
              <w:top w:w="60" w:type="dxa"/>
              <w:left w:w="90" w:type="dxa"/>
              <w:bottom w:w="60" w:type="dxa"/>
              <w:right w:w="90" w:type="dxa"/>
            </w:tcMar>
          </w:tcPr>
          <w:p w14:paraId="20F64D94" w14:textId="77777777" w:rsidR="00CF4E47" w:rsidRPr="009F4405" w:rsidRDefault="00CF4E47">
            <w:r w:rsidRPr="009F4405">
              <w:rPr>
                <w:sz w:val="18"/>
                <w:szCs w:val="18"/>
              </w:rPr>
              <w:t>Unaffected</w:t>
            </w:r>
          </w:p>
        </w:tc>
        <w:tc>
          <w:tcPr>
            <w:tcW w:w="5800" w:type="dxa"/>
            <w:tcMar>
              <w:top w:w="60" w:type="dxa"/>
              <w:left w:w="90" w:type="dxa"/>
              <w:bottom w:w="60" w:type="dxa"/>
              <w:right w:w="90" w:type="dxa"/>
            </w:tcMar>
          </w:tcPr>
          <w:p w14:paraId="240AE675" w14:textId="77777777" w:rsidR="00CF4E47" w:rsidRPr="009F4405" w:rsidRDefault="00CF4E47">
            <w:r w:rsidRPr="009F4405">
              <w:rPr>
                <w:sz w:val="18"/>
                <w:szCs w:val="18"/>
              </w:rPr>
              <w:t>Harmonisation does not remove the non-EU hardware dependency.</w:t>
            </w:r>
          </w:p>
        </w:tc>
      </w:tr>
    </w:tbl>
    <w:p w14:paraId="669119BB" w14:textId="578468E5" w:rsidR="00CF4E47" w:rsidRPr="009F4405" w:rsidRDefault="00CF4E47" w:rsidP="00CF4E47"/>
    <w:p w14:paraId="366AD6D0" w14:textId="5F4E0CA3" w:rsidR="00C53A48" w:rsidRPr="009F4405" w:rsidRDefault="00C53A48" w:rsidP="00C53A48">
      <w:pPr>
        <w:pStyle w:val="Caption"/>
      </w:pPr>
      <w:bookmarkStart w:id="144" w:name="_Toc239018426"/>
      <w:r w:rsidRPr="009F4405">
        <w:t xml:space="preserve">Table </w:t>
      </w:r>
      <w:r w:rsidRPr="009F4405">
        <w:fldChar w:fldCharType="begin"/>
      </w:r>
      <w:r w:rsidRPr="009F4405">
        <w:instrText xml:space="preserve"> SEQ Table \* ARABIC </w:instrText>
      </w:r>
      <w:r w:rsidRPr="009F4405">
        <w:fldChar w:fldCharType="separate"/>
      </w:r>
      <w:r w:rsidR="005F19E3">
        <w:rPr>
          <w:noProof/>
        </w:rPr>
        <w:t>35</w:t>
      </w:r>
      <w:r w:rsidRPr="009F4405">
        <w:fldChar w:fldCharType="end"/>
      </w:r>
      <w:r w:rsidRPr="009F4405">
        <w:t xml:space="preserve"> Embedded SWOT — Scenario 2</w:t>
      </w:r>
      <w:bookmarkEnd w:id="144"/>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CF4E47" w:rsidRPr="009F4405" w14:paraId="7864B22C" w14:textId="77777777">
        <w:tc>
          <w:tcPr>
            <w:tcW w:w="4800" w:type="dxa"/>
            <w:tcMar>
              <w:top w:w="60" w:type="dxa"/>
              <w:left w:w="90" w:type="dxa"/>
              <w:bottom w:w="60" w:type="dxa"/>
              <w:right w:w="90" w:type="dxa"/>
            </w:tcMar>
          </w:tcPr>
          <w:p w14:paraId="6794FFDC" w14:textId="77777777" w:rsidR="00CF4E47" w:rsidRPr="009F4405" w:rsidRDefault="00CF4E47">
            <w:r w:rsidRPr="009F4405">
              <w:rPr>
                <w:b/>
                <w:bCs/>
                <w:sz w:val="18"/>
                <w:szCs w:val="18"/>
              </w:rPr>
              <w:t>Strengths</w:t>
            </w:r>
          </w:p>
          <w:p w14:paraId="5A288E76" w14:textId="77777777" w:rsidR="00CF4E47" w:rsidRPr="009F4405" w:rsidRDefault="00CF4E47">
            <w:pPr>
              <w:rPr>
                <w:sz w:val="18"/>
                <w:szCs w:val="18"/>
              </w:rPr>
            </w:pPr>
            <w:r w:rsidRPr="009F4405">
              <w:rPr>
                <w:sz w:val="18"/>
                <w:szCs w:val="18"/>
              </w:rPr>
              <w:t>– Coordinated redundancy across geography and function</w:t>
            </w:r>
          </w:p>
          <w:p w14:paraId="60EE2227" w14:textId="77777777" w:rsidR="00CF4E47" w:rsidRPr="009F4405" w:rsidRDefault="00CF4E47">
            <w:r w:rsidRPr="009F4405">
              <w:rPr>
                <w:sz w:val="18"/>
                <w:szCs w:val="18"/>
              </w:rPr>
              <w:t xml:space="preserve">Geographical proximity to continental Europe </w:t>
            </w:r>
          </w:p>
          <w:p w14:paraId="2AA1117A" w14:textId="77777777" w:rsidR="00CF4E47" w:rsidRPr="009F4405" w:rsidRDefault="00CF4E47">
            <w:r w:rsidRPr="009F4405">
              <w:rPr>
                <w:sz w:val="18"/>
                <w:szCs w:val="18"/>
              </w:rPr>
              <w:t>– Second cryogenic qualification path — highest-value fix</w:t>
            </w:r>
          </w:p>
          <w:p w14:paraId="002850F6" w14:textId="0C21D385" w:rsidR="00CF4E47" w:rsidRPr="009F4405" w:rsidRDefault="00CF4E47">
            <w:r w:rsidRPr="009F4405">
              <w:rPr>
                <w:sz w:val="18"/>
                <w:szCs w:val="18"/>
              </w:rPr>
              <w:t>– Harmonised safety, TT&amp;C and licensing (</w:t>
            </w:r>
            <w:r w:rsidR="0018674D">
              <w:rPr>
                <w:sz w:val="18"/>
                <w:szCs w:val="18"/>
              </w:rPr>
              <w:t>D02</w:t>
            </w:r>
            <w:r w:rsidRPr="009F4405">
              <w:rPr>
                <w:sz w:val="18"/>
                <w:szCs w:val="18"/>
              </w:rPr>
              <w:t>/</w:t>
            </w:r>
            <w:r w:rsidR="0018674D">
              <w:rPr>
                <w:sz w:val="18"/>
                <w:szCs w:val="18"/>
              </w:rPr>
              <w:t>D03</w:t>
            </w:r>
            <w:r w:rsidRPr="009F4405">
              <w:rPr>
                <w:sz w:val="18"/>
                <w:szCs w:val="18"/>
              </w:rPr>
              <w:t>/</w:t>
            </w:r>
            <w:r w:rsidR="0018674D">
              <w:rPr>
                <w:sz w:val="18"/>
                <w:szCs w:val="18"/>
              </w:rPr>
              <w:t>D09</w:t>
            </w:r>
            <w:r w:rsidRPr="009F4405">
              <w:rPr>
                <w:sz w:val="18"/>
                <w:szCs w:val="18"/>
              </w:rPr>
              <w:t>)</w:t>
            </w:r>
          </w:p>
          <w:p w14:paraId="25B6A677" w14:textId="77777777" w:rsidR="00CF4E47" w:rsidRPr="009F4405" w:rsidRDefault="00CF4E47">
            <w:r w:rsidRPr="009F4405">
              <w:rPr>
                <w:sz w:val="18"/>
                <w:szCs w:val="18"/>
              </w:rPr>
              <w:t>– Shared EPCU and common baselines reduce lock-in</w:t>
            </w:r>
          </w:p>
        </w:tc>
        <w:tc>
          <w:tcPr>
            <w:tcW w:w="4800" w:type="dxa"/>
            <w:tcMar>
              <w:top w:w="60" w:type="dxa"/>
              <w:left w:w="90" w:type="dxa"/>
              <w:bottom w:w="60" w:type="dxa"/>
              <w:right w:w="90" w:type="dxa"/>
            </w:tcMar>
          </w:tcPr>
          <w:p w14:paraId="6B1CE671" w14:textId="77777777" w:rsidR="00CF4E47" w:rsidRPr="009F4405" w:rsidRDefault="00CF4E47">
            <w:r w:rsidRPr="009F4405">
              <w:rPr>
                <w:b/>
                <w:bCs/>
                <w:sz w:val="18"/>
                <w:szCs w:val="18"/>
              </w:rPr>
              <w:t>Weaknesses</w:t>
            </w:r>
          </w:p>
          <w:p w14:paraId="4EC162A7" w14:textId="77777777" w:rsidR="00CF4E47" w:rsidRPr="009F4405" w:rsidRDefault="00CF4E47">
            <w:r w:rsidRPr="009F4405">
              <w:rPr>
                <w:sz w:val="18"/>
                <w:szCs w:val="18"/>
              </w:rPr>
              <w:t>– Highest coordination cost and governance complexity</w:t>
            </w:r>
          </w:p>
          <w:p w14:paraId="6BF28632" w14:textId="77777777" w:rsidR="00CF4E47" w:rsidRPr="009F4405" w:rsidRDefault="00CF4E47">
            <w:r w:rsidRPr="009F4405">
              <w:rPr>
                <w:sz w:val="18"/>
                <w:szCs w:val="18"/>
              </w:rPr>
              <w:t>– Cost/schedule risk across many sites with different interests</w:t>
            </w:r>
          </w:p>
          <w:p w14:paraId="52130AB9" w14:textId="7519FBBA" w:rsidR="00CF4E47" w:rsidRPr="009F4405" w:rsidRDefault="00CF4E47">
            <w:r w:rsidRPr="009F4405">
              <w:rPr>
                <w:sz w:val="18"/>
                <w:szCs w:val="18"/>
              </w:rPr>
              <w:t>– Residual dependencies remain (</w:t>
            </w:r>
            <w:r w:rsidRPr="009F4405">
              <w:t>C</w:t>
            </w:r>
            <w:r w:rsidR="00EA5E86">
              <w:t>C04</w:t>
            </w:r>
            <w:r w:rsidRPr="009F4405">
              <w:rPr>
                <w:sz w:val="18"/>
                <w:szCs w:val="18"/>
              </w:rPr>
              <w:t xml:space="preserve"> amplifiers; </w:t>
            </w:r>
            <w:r w:rsidR="00F100C9">
              <w:rPr>
                <w:sz w:val="18"/>
                <w:szCs w:val="18"/>
              </w:rPr>
              <w:t>A05</w:t>
            </w:r>
            <w:r w:rsidRPr="009F4405">
              <w:rPr>
                <w:sz w:val="18"/>
                <w:szCs w:val="18"/>
              </w:rPr>
              <w:t xml:space="preserve"> space relay)</w:t>
            </w:r>
          </w:p>
          <w:p w14:paraId="3F8F3E0A" w14:textId="77777777" w:rsidR="00CF4E47" w:rsidRPr="009F4405" w:rsidRDefault="00CF4E47">
            <w:pPr>
              <w:rPr>
                <w:sz w:val="18"/>
                <w:szCs w:val="18"/>
              </w:rPr>
            </w:pPr>
            <w:r w:rsidRPr="009F4405">
              <w:rPr>
                <w:sz w:val="18"/>
                <w:szCs w:val="18"/>
              </w:rPr>
              <w:t>– Benefits lag until sites demonstrate orbital capability- No back up launch capability for low inclination orbits</w:t>
            </w:r>
          </w:p>
          <w:p w14:paraId="754BCF82" w14:textId="77777777" w:rsidR="00CF4E47" w:rsidRPr="009F4405" w:rsidRDefault="00CF4E47">
            <w:r w:rsidRPr="009F4405">
              <w:rPr>
                <w:sz w:val="18"/>
                <w:szCs w:val="18"/>
              </w:rPr>
              <w:t>- European launch sites characterized by unfavorable meteo conditions</w:t>
            </w:r>
          </w:p>
        </w:tc>
      </w:tr>
      <w:tr w:rsidR="00CF4E47" w:rsidRPr="009F4405" w14:paraId="365517A6" w14:textId="77777777">
        <w:tc>
          <w:tcPr>
            <w:tcW w:w="4800" w:type="dxa"/>
            <w:tcMar>
              <w:top w:w="60" w:type="dxa"/>
              <w:left w:w="90" w:type="dxa"/>
              <w:bottom w:w="60" w:type="dxa"/>
              <w:right w:w="90" w:type="dxa"/>
            </w:tcMar>
          </w:tcPr>
          <w:p w14:paraId="4A143D3E" w14:textId="77777777" w:rsidR="00CF4E47" w:rsidRPr="009F4405" w:rsidRDefault="00CF4E47">
            <w:r w:rsidRPr="009F4405">
              <w:rPr>
                <w:b/>
                <w:bCs/>
                <w:sz w:val="18"/>
                <w:szCs w:val="18"/>
              </w:rPr>
              <w:t>Opportunities</w:t>
            </w:r>
          </w:p>
          <w:p w14:paraId="057E45B9" w14:textId="77777777" w:rsidR="00CF4E47" w:rsidRPr="009F4405" w:rsidRDefault="00CF4E47">
            <w:r w:rsidRPr="009F4405">
              <w:rPr>
                <w:sz w:val="18"/>
                <w:szCs w:val="18"/>
              </w:rPr>
              <w:t>– Creation of an EU-level coordinator</w:t>
            </w:r>
          </w:p>
          <w:p w14:paraId="584587A6" w14:textId="77777777" w:rsidR="00CF4E47" w:rsidRPr="009F4405" w:rsidRDefault="00CF4E47">
            <w:r w:rsidRPr="009F4405">
              <w:rPr>
                <w:sz w:val="18"/>
                <w:szCs w:val="18"/>
              </w:rPr>
              <w:lastRenderedPageBreak/>
              <w:t>– Civil-military integration and pooled MFF funding</w:t>
            </w:r>
          </w:p>
          <w:p w14:paraId="7E71C30B" w14:textId="77777777" w:rsidR="00CF4E47" w:rsidRPr="009F4405" w:rsidRDefault="00CF4E47">
            <w:r w:rsidRPr="009F4405">
              <w:rPr>
                <w:sz w:val="18"/>
                <w:szCs w:val="18"/>
              </w:rPr>
              <w:t>– Turns emerging sites into strategic redundancy assets</w:t>
            </w:r>
          </w:p>
          <w:p w14:paraId="6D5471BB" w14:textId="77777777" w:rsidR="00CF4E47" w:rsidRPr="009F4405" w:rsidRDefault="00CF4E47">
            <w:r w:rsidRPr="009F4405">
              <w:rPr>
                <w:sz w:val="18"/>
                <w:szCs w:val="18"/>
              </w:rPr>
              <w:t>– Common transport-container and range standards</w:t>
            </w:r>
          </w:p>
        </w:tc>
        <w:tc>
          <w:tcPr>
            <w:tcW w:w="4800" w:type="dxa"/>
            <w:tcMar>
              <w:top w:w="60" w:type="dxa"/>
              <w:left w:w="90" w:type="dxa"/>
              <w:bottom w:w="60" w:type="dxa"/>
              <w:right w:w="90" w:type="dxa"/>
            </w:tcMar>
          </w:tcPr>
          <w:p w14:paraId="5B9C1322" w14:textId="77777777" w:rsidR="00CF4E47" w:rsidRPr="009F4405" w:rsidRDefault="00CF4E47">
            <w:r w:rsidRPr="009F4405">
              <w:rPr>
                <w:b/>
                <w:bCs/>
                <w:sz w:val="18"/>
                <w:szCs w:val="18"/>
              </w:rPr>
              <w:lastRenderedPageBreak/>
              <w:t>Threats</w:t>
            </w:r>
          </w:p>
          <w:p w14:paraId="0D96F777" w14:textId="77777777" w:rsidR="00CF4E47" w:rsidRPr="009F4405" w:rsidRDefault="00CF4E47">
            <w:r w:rsidRPr="009F4405">
              <w:rPr>
                <w:sz w:val="18"/>
                <w:szCs w:val="18"/>
              </w:rPr>
              <w:lastRenderedPageBreak/>
              <w:t>– Coordination failure among Member States with divergent interests</w:t>
            </w:r>
          </w:p>
          <w:p w14:paraId="73A04A39" w14:textId="4D813E49" w:rsidR="00CF4E47" w:rsidRPr="009F4405" w:rsidRDefault="00CF4E47">
            <w:r w:rsidRPr="009F4405">
              <w:rPr>
                <w:sz w:val="18"/>
                <w:szCs w:val="18"/>
              </w:rPr>
              <w:t>– Funding fragmentation across sites (</w:t>
            </w:r>
            <w:r w:rsidR="006B46EA">
              <w:rPr>
                <w:sz w:val="18"/>
                <w:szCs w:val="18"/>
              </w:rPr>
              <w:t>E13</w:t>
            </w:r>
            <w:r w:rsidRPr="009F4405">
              <w:rPr>
                <w:sz w:val="18"/>
                <w:szCs w:val="18"/>
              </w:rPr>
              <w:t>)</w:t>
            </w:r>
          </w:p>
          <w:p w14:paraId="674C5D2C" w14:textId="77777777" w:rsidR="00CF4E47" w:rsidRPr="009F4405" w:rsidRDefault="00CF4E47">
            <w:r w:rsidRPr="009F4405">
              <w:rPr>
                <w:sz w:val="18"/>
                <w:szCs w:val="18"/>
              </w:rPr>
              <w:t>– Slippage of a node (e.g. Malbusca) — mitigated by network design</w:t>
            </w:r>
          </w:p>
          <w:p w14:paraId="779F538C" w14:textId="77777777" w:rsidR="00CF4E47" w:rsidRPr="009F4405" w:rsidRDefault="00CF4E47">
            <w:r w:rsidRPr="009F4405">
              <w:rPr>
                <w:sz w:val="18"/>
                <w:szCs w:val="18"/>
              </w:rPr>
              <w:t>– Persisting non-EU dependencies at the hardware layer</w:t>
            </w:r>
          </w:p>
        </w:tc>
      </w:tr>
    </w:tbl>
    <w:p w14:paraId="79790375" w14:textId="3688854D" w:rsidR="00CF4E47" w:rsidRPr="009F4405" w:rsidRDefault="00CF4E47" w:rsidP="002238C5">
      <w:pPr>
        <w:pStyle w:val="EYHeading3"/>
      </w:pPr>
      <w:r w:rsidRPr="009F4405">
        <w:t>Scenario 3 — Commercial Breakthrough &amp; Private Platforms</w:t>
      </w:r>
    </w:p>
    <w:p w14:paraId="32869CA3" w14:textId="77777777" w:rsidR="00CF4E47" w:rsidRPr="009F4405" w:rsidRDefault="00CF4E47" w:rsidP="00CF4E47">
      <w:r w:rsidRPr="009F4405">
        <w:t>Doctrine and main idea</w:t>
      </w:r>
    </w:p>
    <w:p w14:paraId="7133D9E0" w14:textId="77777777" w:rsidR="00CF4E47" w:rsidRPr="009F4405" w:rsidRDefault="00CF4E47" w:rsidP="00CF4E47">
      <w:r w:rsidRPr="009F4405">
        <w:rPr>
          <w:b/>
          <w:bCs/>
        </w:rPr>
        <w:t xml:space="preserve">Doctrine - market leads: </w:t>
      </w:r>
      <w:r w:rsidRPr="009F4405">
        <w:t xml:space="preserve">Private launchers and spaceports drive the expansion; Europe’s public role is mainly </w:t>
      </w:r>
      <w:r w:rsidRPr="009F4405">
        <w:rPr>
          <w:b/>
          <w:bCs/>
        </w:rPr>
        <w:t>anchor demand, regulation and enabling infrastructure</w:t>
      </w:r>
      <w:r w:rsidRPr="009F4405">
        <w:t>. Market winners scale through dedicated pads, proprietary test capacity and commercial TT&amp;C. The heavy launcher role continues at CSG but declines in relative importance as reusable microlaunchers scale across multiple sites. The defining move is deliberate public restraint: the state anchors and regulates rather than owning and subsidising.</w:t>
      </w:r>
    </w:p>
    <w:p w14:paraId="6D3A5D35" w14:textId="77777777" w:rsidR="00CF4E47" w:rsidRPr="009F4405" w:rsidRDefault="00CF4E47" w:rsidP="00CF4E47">
      <w:r w:rsidRPr="009F4405">
        <w:t>Political vs technical drivers</w:t>
      </w:r>
    </w:p>
    <w:p w14:paraId="7316BDC0" w14:textId="039E5837" w:rsidR="00CF4E47" w:rsidRPr="009F4405" w:rsidRDefault="00CF4E47" w:rsidP="00CF4E47">
      <w:r w:rsidRPr="009F4405">
        <w:rPr>
          <w:b/>
          <w:bCs/>
        </w:rPr>
        <w:t xml:space="preserve">Political — Medium: </w:t>
      </w:r>
      <w:r w:rsidRPr="009F4405">
        <w:t xml:space="preserve">Politically attractive because public CAPEX is lower and it fits commercial-friendly narratives, but it requires </w:t>
      </w:r>
      <w:r w:rsidRPr="009F4405">
        <w:rPr>
          <w:i/>
          <w:iCs/>
        </w:rPr>
        <w:t>deliberate</w:t>
      </w:r>
      <w:r w:rsidRPr="009F4405">
        <w:t xml:space="preserve"> political restraint — no over-subsidy of immature launcher-specific infrastructure (</w:t>
      </w:r>
      <w:r w:rsidR="006B46EA">
        <w:t>E13</w:t>
      </w:r>
      <w:r w:rsidRPr="009F4405">
        <w:t>). The political choice here is a posture (anchor vs subsidise), not a large programme.</w:t>
      </w:r>
    </w:p>
    <w:p w14:paraId="4A7A668F" w14:textId="0DD43D5D" w:rsidR="00CF4E47" w:rsidRPr="009F4405" w:rsidRDefault="00CF4E47" w:rsidP="00CF4E47">
      <w:r w:rsidRPr="009F4405">
        <w:rPr>
          <w:b/>
          <w:bCs/>
        </w:rPr>
        <w:t xml:space="preserve">Technical — High: </w:t>
      </w:r>
      <w:r w:rsidRPr="009F4405">
        <w:t xml:space="preserve">The scenario is entirely conditioned by private launcher maturity — Isar Spectrum, RFA ONE, MaiaSpace Maia, PLD Miura 5, Firefly Alpha at Esrange, HyImpulse SL1, Skyrora XL, Latitude Zephyr, Orbex Prime. Growth is technically gated: it happens only as these vehicles reach orbital maturity (the private-demonstration route to </w:t>
      </w:r>
      <w:r w:rsidR="00F100C9">
        <w:t>A04</w:t>
      </w:r>
      <w:r w:rsidRPr="009F4405">
        <w:t>). The binding variable is technical, not political.</w:t>
      </w:r>
    </w:p>
    <w:p w14:paraId="54BD66DF" w14:textId="77777777" w:rsidR="00CF4E47" w:rsidRPr="009F4405" w:rsidRDefault="00CF4E47" w:rsidP="00CF4E47">
      <w:r w:rsidRPr="009F4405">
        <w:t>Concrete infrastructure chain (all types)</w:t>
      </w:r>
    </w:p>
    <w:p w14:paraId="01205A93" w14:textId="78E7C965" w:rsidR="00CF4E47" w:rsidRPr="009F4405" w:rsidRDefault="00CF4E47" w:rsidP="00CF4E47">
      <w:r w:rsidRPr="009F4405">
        <w:rPr>
          <w:b/>
          <w:bCs/>
        </w:rPr>
        <w:t xml:space="preserve">Launch: </w:t>
      </w:r>
      <w:r w:rsidRPr="009F4405">
        <w:t xml:space="preserve">Andøya/Spectrum, SaxaVord/RFA, Esrange/Firefly and CSG ELM-Diamant/PLD become the main </w:t>
      </w:r>
      <w:r w:rsidRPr="009F4405">
        <w:rPr>
          <w:b/>
          <w:bCs/>
        </w:rPr>
        <w:t>growth assets</w:t>
      </w:r>
      <w:r w:rsidRPr="009F4405">
        <w:t xml:space="preserve">; CSG Ariane 6/Vega-C remains institutional but is not the commercial growth engine. Malbusca becomes a commercial mid-Atlantic node on its first successful orbital launch (using Innospace and SpaceForest anchor contracts as the maturity trigger). Private demonstration is the route to </w:t>
      </w:r>
      <w:r w:rsidR="00F100C9">
        <w:t>A04</w:t>
      </w:r>
      <w:r w:rsidRPr="009F4405">
        <w:t>, and geography diversifies — but the heavy/low-inclination role stays institutional and CSG-only (</w:t>
      </w:r>
      <w:r w:rsidR="00C23CBB">
        <w:t>A01</w:t>
      </w:r>
      <w:r w:rsidRPr="009F4405">
        <w:t xml:space="preserve"> only partly eased).</w:t>
      </w:r>
    </w:p>
    <w:p w14:paraId="513F598C" w14:textId="77777777" w:rsidR="00CF4E47" w:rsidRPr="009F4405" w:rsidRDefault="00CF4E47" w:rsidP="00CF4E47">
      <w:r w:rsidRPr="009F4405">
        <w:rPr>
          <w:b/>
          <w:bCs/>
        </w:rPr>
        <w:t xml:space="preserve">Payload integration and preparation: </w:t>
      </w:r>
      <w:r w:rsidRPr="009F4405">
        <w:t xml:space="preserve">Operators increasingly build or control their </w:t>
      </w:r>
      <w:r w:rsidRPr="009F4405">
        <w:rPr>
          <w:b/>
          <w:bCs/>
        </w:rPr>
        <w:t>own payload-processing and integration flows</w:t>
      </w:r>
      <w:r w:rsidRPr="009F4405">
        <w:t xml:space="preserve"> to avoid shared-facility bottlenecks; CSG EPCU remains essential for institutional and larger campaigns. This reduces shared-facility contention but fragments standards.</w:t>
      </w:r>
    </w:p>
    <w:p w14:paraId="065B26C8" w14:textId="54A4330A" w:rsidR="00CF4E47" w:rsidRPr="009F4405" w:rsidRDefault="00CF4E47" w:rsidP="00CF4E47">
      <w:r w:rsidRPr="009F4405">
        <w:rPr>
          <w:b/>
          <w:bCs/>
        </w:rPr>
        <w:t xml:space="preserve">Testing: </w:t>
      </w:r>
      <w:r w:rsidRPr="009F4405">
        <w:t xml:space="preserve">Proprietary test capacity becomes a </w:t>
      </w:r>
      <w:r w:rsidRPr="009F4405">
        <w:rPr>
          <w:b/>
          <w:bCs/>
        </w:rPr>
        <w:t>competitive differentiator</w:t>
      </w:r>
      <w:r w:rsidRPr="009F4405">
        <w:t xml:space="preserve"> (PLD Teruel, RFA Augsburg/Kiruna, Avio SPTF, Isar/Spectrum engine testing), reducing dependence on central public facilities. But </w:t>
      </w:r>
      <w:r w:rsidRPr="009F4405">
        <w:rPr>
          <w:b/>
          <w:bCs/>
        </w:rPr>
        <w:t>DLR P5.2/P4 remains a strategic bottleneck</w:t>
      </w:r>
      <w:r w:rsidRPr="009F4405">
        <w:t xml:space="preserve"> for upper-stage/cryogenic work (</w:t>
      </w:r>
      <w:r w:rsidR="00F100C9">
        <w:t>A12</w:t>
      </w:r>
      <w:r w:rsidRPr="009F4405">
        <w:t>/</w:t>
      </w:r>
      <w:r w:rsidR="0003468C">
        <w:t>B02</w:t>
      </w:r>
      <w:r w:rsidRPr="009F4405">
        <w:t>) — commercial actors cannot substitute it, as DLR itself acknowledged the scheduling constraint. This is the central S3 tension: the market resolves much, but not the public-only cryogenic monopoly.</w:t>
      </w:r>
    </w:p>
    <w:p w14:paraId="71EB7A34" w14:textId="758B6AFF" w:rsidR="00CF4E47" w:rsidRPr="009F4405" w:rsidRDefault="00CF4E47" w:rsidP="00CF4E47">
      <w:r w:rsidRPr="009F4405">
        <w:rPr>
          <w:b/>
          <w:bCs/>
        </w:rPr>
        <w:t xml:space="preserve">Manufacturing: </w:t>
      </w:r>
      <w:r w:rsidRPr="009F4405">
        <w:t xml:space="preserve">Manufacturing follows launcher firms (PLD Elche/CSG, RFA Augsburg/Shetland, Isar Ottobrunn/Norway, Avio Colleferro/CSG, MaiaSpace Vernon/CSG, Firefly Esrange, HyImpulse SaxaVord, Orbex Forres subject to insolvency resolution). Public institutions </w:t>
      </w:r>
      <w:r w:rsidRPr="009F4405">
        <w:rPr>
          <w:b/>
          <w:bCs/>
        </w:rPr>
        <w:t>avoid over-subsidising immature launcher-specific infrastructure</w:t>
      </w:r>
      <w:r w:rsidRPr="009F4405">
        <w:t xml:space="preserve"> (SWOT weakness on market distortion, </w:t>
      </w:r>
      <w:r w:rsidR="006B46EA">
        <w:t>E13</w:t>
      </w:r>
      <w:r w:rsidRPr="009F4405">
        <w:t>); ArianeGroup Les Mureaux/Bremen and MT Aerospace Augsburg continue institutional-anchored. Non-EU input dependencies (C</w:t>
      </w:r>
      <w:r w:rsidR="00BF40FA">
        <w:t>C01</w:t>
      </w:r>
      <w:r w:rsidRPr="009F4405">
        <w:t>,C</w:t>
      </w:r>
      <w:r w:rsidR="00EA5E86">
        <w:t>C02</w:t>
      </w:r>
      <w:r w:rsidRPr="009F4405">
        <w:t>) risk deepening if firms optimise cost via non-EU sourcing.</w:t>
      </w:r>
    </w:p>
    <w:p w14:paraId="71BC1BE4" w14:textId="26B6D586" w:rsidR="00CF4E47" w:rsidRPr="009F4405" w:rsidRDefault="00CF4E47" w:rsidP="00CF4E47">
      <w:r w:rsidRPr="009F4405">
        <w:rPr>
          <w:b/>
          <w:bCs/>
        </w:rPr>
        <w:t xml:space="preserve">TT&amp;C, range &amp; safety: </w:t>
      </w:r>
      <w:r w:rsidRPr="009F4405">
        <w:t xml:space="preserve">Commercial ground networks (SSC’s global network — Inuvik, Punta Arenas, Santiago, Siracha; Goonhilly for deep space) and spaceport-specific range systems (Baltasound under CAA licence, Andøya AFTS, SaxaVord Range Control). </w:t>
      </w:r>
      <w:r w:rsidRPr="009F4405">
        <w:rPr>
          <w:b/>
          <w:bCs/>
        </w:rPr>
        <w:t>No dedicated EU launch ground network</w:t>
      </w:r>
      <w:r w:rsidRPr="009F4405">
        <w:t xml:space="preserve"> is created if commercial networks provide adequate reach — leaving </w:t>
      </w:r>
      <w:r w:rsidR="00F100C9">
        <w:t>A05</w:t>
      </w:r>
      <w:r w:rsidRPr="009F4405">
        <w:t xml:space="preserve"> unresolved and deepening reliance on non-EU-hosted commercial capacity (C</w:t>
      </w:r>
      <w:r w:rsidR="00EA5E86">
        <w:t>C04</w:t>
      </w:r>
      <w:r w:rsidRPr="009F4405">
        <w:t>,C</w:t>
      </w:r>
      <w:r w:rsidR="00EA5E86">
        <w:t>C05</w:t>
      </w:r>
      <w:r w:rsidRPr="009F4405">
        <w:t>).</w:t>
      </w:r>
    </w:p>
    <w:p w14:paraId="5886F589" w14:textId="180F0BDE" w:rsidR="00CF4E47" w:rsidRPr="009F4405" w:rsidRDefault="00CF4E47" w:rsidP="00CF4E47">
      <w:r w:rsidRPr="009F4405">
        <w:rPr>
          <w:b/>
          <w:bCs/>
        </w:rPr>
        <w:t xml:space="preserve">Operations: </w:t>
      </w:r>
      <w:r w:rsidRPr="009F4405">
        <w:t>Jupiter</w:t>
      </w:r>
      <w:r w:rsidR="002E4A03">
        <w:t xml:space="preserve"> </w:t>
      </w:r>
      <w:r w:rsidRPr="009F4405">
        <w:t>remain</w:t>
      </w:r>
      <w:r w:rsidR="002E4A03">
        <w:t>s</w:t>
      </w:r>
      <w:r w:rsidRPr="009F4405">
        <w:t xml:space="preserve"> Level 1 for institutional missions; commercial operators run their own launch control from spaceport mission rooms, with Polaris ACC and SaxaVord Range Control under contract to them. Operational practices become more heterogeneous (</w:t>
      </w:r>
      <w:r w:rsidR="00F16698">
        <w:t>G07</w:t>
      </w:r>
      <w:r w:rsidRPr="009F4405">
        <w:t>).</w:t>
      </w:r>
    </w:p>
    <w:p w14:paraId="4C865E6A" w14:textId="5E73F1BC" w:rsidR="00CF4E47" w:rsidRPr="009F4405" w:rsidRDefault="00CF4E47" w:rsidP="00CF4E47">
      <w:r w:rsidRPr="009F4405">
        <w:rPr>
          <w:b/>
          <w:bCs/>
        </w:rPr>
        <w:lastRenderedPageBreak/>
        <w:t xml:space="preserve">Transportation: </w:t>
      </w:r>
      <w:r w:rsidRPr="009F4405">
        <w:t xml:space="preserve">Logistics are </w:t>
      </w:r>
      <w:r w:rsidRPr="009F4405">
        <w:rPr>
          <w:b/>
          <w:bCs/>
        </w:rPr>
        <w:t>operator-specific and business-case driven</w:t>
      </w:r>
      <w:r w:rsidRPr="009F4405">
        <w:t xml:space="preserve"> — island/remote sites secure gases, liquids, propellant and consumables via national/private arrangements (SaxaVord water-tank delivery via Ocean Kinetics from Aberdeen as precedent). CSG still depends on Canopée/Pariacabo for Ariane 6 (</w:t>
      </w:r>
      <w:r w:rsidR="00F43DF9">
        <w:t>C</w:t>
      </w:r>
      <w:r w:rsidR="00DE5CE4">
        <w:t>01</w:t>
      </w:r>
      <w:r w:rsidRPr="009F4405">
        <w:t xml:space="preserve">, </w:t>
      </w:r>
      <w:r w:rsidR="00F43DF9">
        <w:t>C</w:t>
      </w:r>
      <w:r w:rsidR="0018674D">
        <w:t>02</w:t>
      </w:r>
      <w:r w:rsidRPr="009F4405">
        <w:t xml:space="preserve"> unchanged for the institutional chain).</w:t>
      </w:r>
    </w:p>
    <w:p w14:paraId="59E0D396" w14:textId="0BA4E4B4" w:rsidR="00CF4E47" w:rsidRPr="009F4405" w:rsidRDefault="00CF4E47" w:rsidP="00CF4E47">
      <w:r w:rsidRPr="009F4405">
        <w:rPr>
          <w:b/>
          <w:bCs/>
        </w:rPr>
        <w:t xml:space="preserve">SSA &amp; space weather: </w:t>
      </w:r>
      <w:r w:rsidRPr="009F4405">
        <w:t xml:space="preserve">EU SST and the ESA Space Weather Office continue as </w:t>
      </w:r>
      <w:r w:rsidRPr="009F4405">
        <w:rPr>
          <w:b/>
          <w:bCs/>
        </w:rPr>
        <w:t>public services benefiting commercial operators</w:t>
      </w:r>
      <w:r w:rsidRPr="009F4405">
        <w:t>; GRAVES and GSSAC remain national assets; FMI, MOSWOC and IRF continue in the ISES/ESA network. No consolidation of the EU SSA network (</w:t>
      </w:r>
      <w:r w:rsidR="00F100C9">
        <w:t>A09</w:t>
      </w:r>
      <w:r w:rsidRPr="009F4405">
        <w:t>).</w:t>
      </w:r>
    </w:p>
    <w:p w14:paraId="2FB97D4B" w14:textId="01800207" w:rsidR="00CF4E47" w:rsidRPr="009F4405" w:rsidRDefault="00CF4E47" w:rsidP="00CF4E47">
      <w:r w:rsidRPr="009F4405">
        <w:t>Bottlenecks and gaps addressed</w:t>
      </w:r>
    </w:p>
    <w:p w14:paraId="3A0CA472" w14:textId="6A89B1C9" w:rsidR="00C53A48" w:rsidRPr="009F4405" w:rsidRDefault="00C53A48" w:rsidP="00C53A48">
      <w:pPr>
        <w:pStyle w:val="Caption"/>
      </w:pPr>
      <w:bookmarkStart w:id="145" w:name="_Toc239018427"/>
      <w:r w:rsidRPr="009F4405">
        <w:t xml:space="preserve">Table </w:t>
      </w:r>
      <w:r w:rsidRPr="009F4405">
        <w:fldChar w:fldCharType="begin"/>
      </w:r>
      <w:r w:rsidRPr="009F4405">
        <w:instrText xml:space="preserve"> SEQ Table \* ARABIC </w:instrText>
      </w:r>
      <w:r w:rsidRPr="009F4405">
        <w:fldChar w:fldCharType="separate"/>
      </w:r>
      <w:r w:rsidR="005F19E3">
        <w:rPr>
          <w:noProof/>
        </w:rPr>
        <w:t>36</w:t>
      </w:r>
      <w:r w:rsidRPr="009F4405">
        <w:fldChar w:fldCharType="end"/>
      </w:r>
      <w:r w:rsidRPr="009F4405">
        <w:t xml:space="preserve"> Scenario 3: status of key bottlenecks and gaps</w:t>
      </w:r>
      <w:bookmarkEnd w:id="145"/>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0"/>
        <w:gridCol w:w="1250"/>
        <w:gridCol w:w="5800"/>
      </w:tblGrid>
      <w:tr w:rsidR="00CF4E47" w:rsidRPr="009F4405" w14:paraId="77FC543F" w14:textId="77777777" w:rsidTr="00C526C3">
        <w:trPr>
          <w:tblHeader/>
        </w:trPr>
        <w:tc>
          <w:tcPr>
            <w:tcW w:w="2550" w:type="dxa"/>
            <w:shd w:val="clear" w:color="auto" w:fill="FFE600" w:themeFill="accent2"/>
            <w:tcMar>
              <w:top w:w="60" w:type="dxa"/>
              <w:left w:w="90" w:type="dxa"/>
              <w:bottom w:w="60" w:type="dxa"/>
              <w:right w:w="90" w:type="dxa"/>
            </w:tcMar>
            <w:vAlign w:val="center"/>
          </w:tcPr>
          <w:p w14:paraId="7A087764" w14:textId="77777777" w:rsidR="00CF4E47" w:rsidRPr="009F4405" w:rsidRDefault="00CF4E47">
            <w:r w:rsidRPr="009F4405">
              <w:rPr>
                <w:b/>
                <w:bCs/>
                <w:sz w:val="18"/>
                <w:szCs w:val="18"/>
              </w:rPr>
              <w:t>Task 2.3 item (ID + short)</w:t>
            </w:r>
          </w:p>
        </w:tc>
        <w:tc>
          <w:tcPr>
            <w:tcW w:w="1250" w:type="dxa"/>
            <w:shd w:val="clear" w:color="auto" w:fill="FFE600" w:themeFill="accent2"/>
            <w:tcMar>
              <w:top w:w="60" w:type="dxa"/>
              <w:left w:w="90" w:type="dxa"/>
              <w:bottom w:w="60" w:type="dxa"/>
              <w:right w:w="90" w:type="dxa"/>
            </w:tcMar>
            <w:vAlign w:val="center"/>
          </w:tcPr>
          <w:p w14:paraId="31D92CAB" w14:textId="77777777" w:rsidR="00CF4E47" w:rsidRPr="009F4405" w:rsidRDefault="00CF4E47">
            <w:r w:rsidRPr="009F4405">
              <w:rPr>
                <w:b/>
                <w:bCs/>
                <w:sz w:val="18"/>
                <w:szCs w:val="18"/>
              </w:rPr>
              <w:t>Status</w:t>
            </w:r>
          </w:p>
        </w:tc>
        <w:tc>
          <w:tcPr>
            <w:tcW w:w="5800" w:type="dxa"/>
            <w:shd w:val="clear" w:color="auto" w:fill="FFE600" w:themeFill="accent2"/>
            <w:tcMar>
              <w:top w:w="60" w:type="dxa"/>
              <w:left w:w="90" w:type="dxa"/>
              <w:bottom w:w="60" w:type="dxa"/>
              <w:right w:w="90" w:type="dxa"/>
            </w:tcMar>
            <w:vAlign w:val="center"/>
          </w:tcPr>
          <w:p w14:paraId="739360FA" w14:textId="77777777" w:rsidR="00CF4E47" w:rsidRPr="009F4405" w:rsidRDefault="00CF4E47">
            <w:r w:rsidRPr="009F4405">
              <w:rPr>
                <w:b/>
                <w:bCs/>
                <w:sz w:val="18"/>
                <w:szCs w:val="18"/>
              </w:rPr>
              <w:t>How it plays out under this scenario</w:t>
            </w:r>
          </w:p>
        </w:tc>
      </w:tr>
      <w:tr w:rsidR="00CF4E47" w:rsidRPr="009F4405" w14:paraId="0FBAAE65" w14:textId="77777777" w:rsidTr="00C526C3">
        <w:tc>
          <w:tcPr>
            <w:tcW w:w="2550" w:type="dxa"/>
            <w:shd w:val="clear" w:color="auto" w:fill="F2F2F2" w:themeFill="text2" w:themeFillShade="F2"/>
            <w:tcMar>
              <w:top w:w="60" w:type="dxa"/>
              <w:left w:w="90" w:type="dxa"/>
              <w:bottom w:w="60" w:type="dxa"/>
              <w:right w:w="90" w:type="dxa"/>
            </w:tcMar>
          </w:tcPr>
          <w:p w14:paraId="2638F7CA" w14:textId="24F7F7F9" w:rsidR="00CF4E47" w:rsidRPr="009F4405" w:rsidRDefault="00F100C9">
            <w:r>
              <w:rPr>
                <w:b/>
                <w:bCs/>
                <w:sz w:val="18"/>
                <w:szCs w:val="18"/>
              </w:rPr>
              <w:t>A04</w:t>
            </w:r>
            <w:r w:rsidR="00CF4E47" w:rsidRPr="009F4405">
              <w:rPr>
                <w:b/>
                <w:bCs/>
                <w:sz w:val="18"/>
                <w:szCs w:val="18"/>
              </w:rPr>
              <w:t xml:space="preserve"> — no demonstrated orbital outside CSG</w:t>
            </w:r>
          </w:p>
        </w:tc>
        <w:tc>
          <w:tcPr>
            <w:tcW w:w="1250" w:type="dxa"/>
            <w:tcMar>
              <w:top w:w="60" w:type="dxa"/>
              <w:left w:w="90" w:type="dxa"/>
              <w:bottom w:w="60" w:type="dxa"/>
              <w:right w:w="90" w:type="dxa"/>
            </w:tcMar>
          </w:tcPr>
          <w:p w14:paraId="7286C072" w14:textId="77777777" w:rsidR="00CF4E47" w:rsidRPr="009F4405" w:rsidRDefault="00CF4E47">
            <w:r w:rsidRPr="009F4405">
              <w:rPr>
                <w:sz w:val="18"/>
                <w:szCs w:val="18"/>
              </w:rPr>
              <w:t>Partly resolved</w:t>
            </w:r>
          </w:p>
        </w:tc>
        <w:tc>
          <w:tcPr>
            <w:tcW w:w="5800" w:type="dxa"/>
            <w:tcMar>
              <w:top w:w="60" w:type="dxa"/>
              <w:left w:w="90" w:type="dxa"/>
              <w:bottom w:w="60" w:type="dxa"/>
              <w:right w:w="90" w:type="dxa"/>
            </w:tcMar>
          </w:tcPr>
          <w:p w14:paraId="3691BADE" w14:textId="77777777" w:rsidR="00CF4E47" w:rsidRPr="009F4405" w:rsidRDefault="00CF4E47">
            <w:r w:rsidRPr="009F4405">
              <w:rPr>
                <w:sz w:val="18"/>
                <w:szCs w:val="18"/>
              </w:rPr>
              <w:t>Private launchers reaching maturity is the growth mechanism; demonstration diversifies geography.</w:t>
            </w:r>
          </w:p>
        </w:tc>
      </w:tr>
      <w:tr w:rsidR="00CF4E47" w:rsidRPr="009F4405" w14:paraId="6149216A" w14:textId="77777777" w:rsidTr="00C526C3">
        <w:tc>
          <w:tcPr>
            <w:tcW w:w="2550" w:type="dxa"/>
            <w:shd w:val="clear" w:color="auto" w:fill="F2F2F2" w:themeFill="text2" w:themeFillShade="F2"/>
            <w:tcMar>
              <w:top w:w="60" w:type="dxa"/>
              <w:left w:w="90" w:type="dxa"/>
              <w:bottom w:w="60" w:type="dxa"/>
              <w:right w:w="90" w:type="dxa"/>
            </w:tcMar>
          </w:tcPr>
          <w:p w14:paraId="07C100B5" w14:textId="73FC38CC" w:rsidR="00CF4E47" w:rsidRPr="009F4405" w:rsidRDefault="00C23CBB">
            <w:r>
              <w:rPr>
                <w:b/>
                <w:bCs/>
                <w:sz w:val="18"/>
                <w:szCs w:val="18"/>
              </w:rPr>
              <w:t>A01</w:t>
            </w:r>
            <w:r w:rsidR="00CF4E47" w:rsidRPr="009F4405">
              <w:rPr>
                <w:b/>
                <w:bCs/>
                <w:sz w:val="18"/>
                <w:szCs w:val="18"/>
              </w:rPr>
              <w:t xml:space="preserve"> — CSG sole heavy/low-inclination site</w:t>
            </w:r>
          </w:p>
        </w:tc>
        <w:tc>
          <w:tcPr>
            <w:tcW w:w="1250" w:type="dxa"/>
            <w:tcMar>
              <w:top w:w="60" w:type="dxa"/>
              <w:left w:w="90" w:type="dxa"/>
              <w:bottom w:w="60" w:type="dxa"/>
              <w:right w:w="90" w:type="dxa"/>
            </w:tcMar>
          </w:tcPr>
          <w:p w14:paraId="1244D315" w14:textId="77777777" w:rsidR="00CF4E47" w:rsidRPr="009F4405" w:rsidRDefault="00CF4E47">
            <w:r w:rsidRPr="009F4405">
              <w:rPr>
                <w:sz w:val="18"/>
                <w:szCs w:val="18"/>
              </w:rPr>
              <w:t>Partly resolved</w:t>
            </w:r>
          </w:p>
        </w:tc>
        <w:tc>
          <w:tcPr>
            <w:tcW w:w="5800" w:type="dxa"/>
            <w:tcMar>
              <w:top w:w="60" w:type="dxa"/>
              <w:left w:w="90" w:type="dxa"/>
              <w:bottom w:w="60" w:type="dxa"/>
              <w:right w:w="90" w:type="dxa"/>
            </w:tcMar>
          </w:tcPr>
          <w:p w14:paraId="7562905C" w14:textId="77777777" w:rsidR="00CF4E47" w:rsidRPr="009F4405" w:rsidRDefault="00CF4E47">
            <w:r w:rsidRPr="009F4405">
              <w:rPr>
                <w:sz w:val="18"/>
                <w:szCs w:val="18"/>
              </w:rPr>
              <w:t>Commercial sites diversify launch geography, but the heavy/institutional role stays CSG-only.</w:t>
            </w:r>
          </w:p>
        </w:tc>
      </w:tr>
      <w:tr w:rsidR="00CF4E47" w:rsidRPr="009F4405" w14:paraId="2EF568E7" w14:textId="77777777" w:rsidTr="00C526C3">
        <w:tc>
          <w:tcPr>
            <w:tcW w:w="2550" w:type="dxa"/>
            <w:shd w:val="clear" w:color="auto" w:fill="F2F2F2" w:themeFill="text2" w:themeFillShade="F2"/>
            <w:tcMar>
              <w:top w:w="60" w:type="dxa"/>
              <w:left w:w="90" w:type="dxa"/>
              <w:bottom w:w="60" w:type="dxa"/>
              <w:right w:w="90" w:type="dxa"/>
            </w:tcMar>
          </w:tcPr>
          <w:p w14:paraId="4D93D36C" w14:textId="598AC8C1" w:rsidR="00CF4E47" w:rsidRPr="00111704" w:rsidRDefault="0003468C">
            <w:pPr>
              <w:rPr>
                <w:lang w:val="fr-BE"/>
              </w:rPr>
            </w:pPr>
            <w:r>
              <w:rPr>
                <w:b/>
                <w:bCs/>
                <w:sz w:val="18"/>
                <w:szCs w:val="18"/>
                <w:lang w:val="fr-BE"/>
              </w:rPr>
              <w:t>B05</w:t>
            </w:r>
            <w:r w:rsidR="00CF4E47" w:rsidRPr="00111704">
              <w:rPr>
                <w:b/>
                <w:bCs/>
                <w:sz w:val="18"/>
                <w:szCs w:val="18"/>
                <w:lang w:val="fr-BE"/>
              </w:rPr>
              <w:t xml:space="preserve"> — C</w:t>
            </w:r>
            <w:r w:rsidR="00EA5E86">
              <w:rPr>
                <w:b/>
                <w:bCs/>
                <w:sz w:val="18"/>
                <w:szCs w:val="18"/>
                <w:lang w:val="fr-BE"/>
              </w:rPr>
              <w:t>C06</w:t>
            </w:r>
            <w:r w:rsidR="00CF4E47" w:rsidRPr="00111704">
              <w:rPr>
                <w:b/>
                <w:bCs/>
                <w:sz w:val="18"/>
                <w:szCs w:val="18"/>
                <w:lang w:val="fr-BE"/>
              </w:rPr>
              <w:t>/Vega cadence cap</w:t>
            </w:r>
          </w:p>
        </w:tc>
        <w:tc>
          <w:tcPr>
            <w:tcW w:w="1250" w:type="dxa"/>
            <w:tcMar>
              <w:top w:w="60" w:type="dxa"/>
              <w:left w:w="90" w:type="dxa"/>
              <w:bottom w:w="60" w:type="dxa"/>
              <w:right w:w="90" w:type="dxa"/>
            </w:tcMar>
          </w:tcPr>
          <w:p w14:paraId="3B22B000" w14:textId="77777777" w:rsidR="00CF4E47" w:rsidRPr="009F4405" w:rsidRDefault="00CF4E47">
            <w:r w:rsidRPr="009F4405">
              <w:rPr>
                <w:sz w:val="18"/>
                <w:szCs w:val="18"/>
              </w:rPr>
              <w:t>Partly resolved</w:t>
            </w:r>
          </w:p>
        </w:tc>
        <w:tc>
          <w:tcPr>
            <w:tcW w:w="5800" w:type="dxa"/>
            <w:tcMar>
              <w:top w:w="60" w:type="dxa"/>
              <w:left w:w="90" w:type="dxa"/>
              <w:bottom w:w="60" w:type="dxa"/>
              <w:right w:w="90" w:type="dxa"/>
            </w:tcMar>
          </w:tcPr>
          <w:p w14:paraId="3CC6BAB4" w14:textId="77777777" w:rsidR="00CF4E47" w:rsidRPr="009F4405" w:rsidRDefault="00CF4E47">
            <w:r w:rsidRPr="009F4405">
              <w:rPr>
                <w:sz w:val="18"/>
                <w:szCs w:val="18"/>
              </w:rPr>
              <w:t>Reusable microlaunchers add cadence capacity outside the institutional-launcher ceiling.</w:t>
            </w:r>
          </w:p>
        </w:tc>
      </w:tr>
      <w:tr w:rsidR="00CF4E47" w:rsidRPr="009F4405" w14:paraId="440FE9F2" w14:textId="77777777" w:rsidTr="00C526C3">
        <w:tc>
          <w:tcPr>
            <w:tcW w:w="2550" w:type="dxa"/>
            <w:shd w:val="clear" w:color="auto" w:fill="F2F2F2" w:themeFill="text2" w:themeFillShade="F2"/>
            <w:tcMar>
              <w:top w:w="60" w:type="dxa"/>
              <w:left w:w="90" w:type="dxa"/>
              <w:bottom w:w="60" w:type="dxa"/>
              <w:right w:w="90" w:type="dxa"/>
            </w:tcMar>
          </w:tcPr>
          <w:p w14:paraId="17C633C5" w14:textId="4E407B0E" w:rsidR="00CF4E47" w:rsidRPr="009F4405" w:rsidRDefault="00F100C9">
            <w:r>
              <w:rPr>
                <w:b/>
                <w:bCs/>
                <w:sz w:val="18"/>
                <w:szCs w:val="18"/>
              </w:rPr>
              <w:t>A12</w:t>
            </w:r>
            <w:r w:rsidR="00CF4E47" w:rsidRPr="009F4405">
              <w:rPr>
                <w:b/>
                <w:bCs/>
                <w:sz w:val="18"/>
                <w:szCs w:val="18"/>
              </w:rPr>
              <w:t>/</w:t>
            </w:r>
            <w:r w:rsidR="0003468C">
              <w:rPr>
                <w:b/>
                <w:bCs/>
                <w:sz w:val="18"/>
                <w:szCs w:val="18"/>
              </w:rPr>
              <w:t>B02</w:t>
            </w:r>
            <w:r w:rsidR="00CF4E47" w:rsidRPr="009F4405">
              <w:rPr>
                <w:b/>
                <w:bCs/>
                <w:sz w:val="18"/>
                <w:szCs w:val="18"/>
              </w:rPr>
              <w:t xml:space="preserve"> — DLR P5.2/P4 sole cryo qualification</w:t>
            </w:r>
          </w:p>
        </w:tc>
        <w:tc>
          <w:tcPr>
            <w:tcW w:w="1250" w:type="dxa"/>
            <w:tcMar>
              <w:top w:w="60" w:type="dxa"/>
              <w:left w:w="90" w:type="dxa"/>
              <w:bottom w:w="60" w:type="dxa"/>
              <w:right w:w="90" w:type="dxa"/>
            </w:tcMar>
          </w:tcPr>
          <w:p w14:paraId="29BCDBD8" w14:textId="77777777" w:rsidR="00CF4E47" w:rsidRPr="009F4405" w:rsidRDefault="00CF4E47">
            <w:r w:rsidRPr="009F4405">
              <w:rPr>
                <w:sz w:val="18"/>
                <w:szCs w:val="18"/>
              </w:rPr>
              <w:t>Unaffected</w:t>
            </w:r>
          </w:p>
        </w:tc>
        <w:tc>
          <w:tcPr>
            <w:tcW w:w="5800" w:type="dxa"/>
            <w:tcMar>
              <w:top w:w="60" w:type="dxa"/>
              <w:left w:w="90" w:type="dxa"/>
              <w:bottom w:w="60" w:type="dxa"/>
              <w:right w:w="90" w:type="dxa"/>
            </w:tcMar>
          </w:tcPr>
          <w:p w14:paraId="4D4AA7B0" w14:textId="77777777" w:rsidR="00CF4E47" w:rsidRPr="009F4405" w:rsidRDefault="00CF4E47">
            <w:r w:rsidRPr="009F4405">
              <w:rPr>
                <w:sz w:val="18"/>
                <w:szCs w:val="18"/>
              </w:rPr>
              <w:t>A binding public-only bottleneck commercial actors cannot substitute — the central S3 tension.</w:t>
            </w:r>
          </w:p>
        </w:tc>
      </w:tr>
      <w:tr w:rsidR="00CF4E47" w:rsidRPr="009F4405" w14:paraId="041432A1" w14:textId="77777777" w:rsidTr="00C526C3">
        <w:tc>
          <w:tcPr>
            <w:tcW w:w="2550" w:type="dxa"/>
            <w:shd w:val="clear" w:color="auto" w:fill="F2F2F2" w:themeFill="text2" w:themeFillShade="F2"/>
            <w:tcMar>
              <w:top w:w="60" w:type="dxa"/>
              <w:left w:w="90" w:type="dxa"/>
              <w:bottom w:w="60" w:type="dxa"/>
              <w:right w:w="90" w:type="dxa"/>
            </w:tcMar>
          </w:tcPr>
          <w:p w14:paraId="318ECF0B" w14:textId="5D44F731" w:rsidR="00CF4E47" w:rsidRPr="00111704" w:rsidRDefault="00F43DF9">
            <w:pPr>
              <w:rPr>
                <w:lang w:val="fr-BE"/>
              </w:rPr>
            </w:pPr>
            <w:r>
              <w:rPr>
                <w:b/>
                <w:bCs/>
                <w:sz w:val="18"/>
                <w:szCs w:val="18"/>
                <w:lang w:val="fr-BE"/>
              </w:rPr>
              <w:t>C</w:t>
            </w:r>
            <w:r w:rsidR="00DE5CE4">
              <w:rPr>
                <w:b/>
                <w:bCs/>
                <w:sz w:val="18"/>
                <w:szCs w:val="18"/>
                <w:lang w:val="fr-BE"/>
              </w:rPr>
              <w:t>01</w:t>
            </w:r>
            <w:r w:rsidR="00CF4E47" w:rsidRPr="00111704">
              <w:rPr>
                <w:b/>
                <w:bCs/>
                <w:sz w:val="18"/>
                <w:szCs w:val="18"/>
                <w:lang w:val="fr-BE"/>
              </w:rPr>
              <w:t>/</w:t>
            </w:r>
            <w:r>
              <w:rPr>
                <w:b/>
                <w:bCs/>
                <w:sz w:val="18"/>
                <w:szCs w:val="18"/>
                <w:lang w:val="fr-BE"/>
              </w:rPr>
              <w:t>C</w:t>
            </w:r>
            <w:r w:rsidR="0018674D">
              <w:rPr>
                <w:b/>
                <w:bCs/>
                <w:sz w:val="18"/>
                <w:szCs w:val="18"/>
                <w:lang w:val="fr-BE"/>
              </w:rPr>
              <w:t>02</w:t>
            </w:r>
            <w:r w:rsidR="00CF4E47" w:rsidRPr="00111704">
              <w:rPr>
                <w:b/>
                <w:bCs/>
                <w:sz w:val="18"/>
                <w:szCs w:val="18"/>
                <w:lang w:val="fr-BE"/>
              </w:rPr>
              <w:t xml:space="preserve"> — Canopée sole vessel; Pariacabo harbour</w:t>
            </w:r>
          </w:p>
        </w:tc>
        <w:tc>
          <w:tcPr>
            <w:tcW w:w="1250" w:type="dxa"/>
            <w:tcMar>
              <w:top w:w="60" w:type="dxa"/>
              <w:left w:w="90" w:type="dxa"/>
              <w:bottom w:w="60" w:type="dxa"/>
              <w:right w:w="90" w:type="dxa"/>
            </w:tcMar>
          </w:tcPr>
          <w:p w14:paraId="4EA9A293" w14:textId="77777777" w:rsidR="00CF4E47" w:rsidRPr="009F4405" w:rsidRDefault="00CF4E47">
            <w:r w:rsidRPr="009F4405">
              <w:rPr>
                <w:sz w:val="18"/>
                <w:szCs w:val="18"/>
              </w:rPr>
              <w:t>Unaffected</w:t>
            </w:r>
          </w:p>
        </w:tc>
        <w:tc>
          <w:tcPr>
            <w:tcW w:w="5800" w:type="dxa"/>
            <w:tcMar>
              <w:top w:w="60" w:type="dxa"/>
              <w:left w:w="90" w:type="dxa"/>
              <w:bottom w:w="60" w:type="dxa"/>
              <w:right w:w="90" w:type="dxa"/>
            </w:tcMar>
          </w:tcPr>
          <w:p w14:paraId="5CCEC97A" w14:textId="2C798A6E" w:rsidR="00CF4E47" w:rsidRPr="009F4405" w:rsidRDefault="00CF4E47">
            <w:r w:rsidRPr="009F4405">
              <w:rPr>
                <w:sz w:val="18"/>
                <w:szCs w:val="18"/>
              </w:rPr>
              <w:t>The institutional Ariane 6 chain is unchanged; only C</w:t>
            </w:r>
            <w:r w:rsidR="00EA5E86">
              <w:rPr>
                <w:sz w:val="18"/>
                <w:szCs w:val="18"/>
              </w:rPr>
              <w:t>C06</w:t>
            </w:r>
            <w:r w:rsidRPr="009F4405">
              <w:rPr>
                <w:sz w:val="18"/>
                <w:szCs w:val="18"/>
              </w:rPr>
              <w:t xml:space="preserve"> uses it.</w:t>
            </w:r>
          </w:p>
        </w:tc>
      </w:tr>
      <w:tr w:rsidR="00CF4E47" w:rsidRPr="009F4405" w14:paraId="584A7DA0" w14:textId="77777777" w:rsidTr="00C526C3">
        <w:tc>
          <w:tcPr>
            <w:tcW w:w="2550" w:type="dxa"/>
            <w:shd w:val="clear" w:color="auto" w:fill="F2F2F2" w:themeFill="text2" w:themeFillShade="F2"/>
            <w:tcMar>
              <w:top w:w="60" w:type="dxa"/>
              <w:left w:w="90" w:type="dxa"/>
              <w:bottom w:w="60" w:type="dxa"/>
              <w:right w:w="90" w:type="dxa"/>
            </w:tcMar>
          </w:tcPr>
          <w:p w14:paraId="15E6EDC8" w14:textId="70AACE23" w:rsidR="00CF4E47" w:rsidRPr="009F4405" w:rsidRDefault="006B46EA">
            <w:r>
              <w:rPr>
                <w:b/>
                <w:bCs/>
                <w:sz w:val="18"/>
                <w:szCs w:val="18"/>
              </w:rPr>
              <w:t>E09</w:t>
            </w:r>
            <w:r w:rsidR="00CF4E47" w:rsidRPr="009F4405">
              <w:rPr>
                <w:b/>
                <w:bCs/>
                <w:sz w:val="18"/>
                <w:szCs w:val="18"/>
              </w:rPr>
              <w:t xml:space="preserve"> — anchor-tenant / single-operator dependency</w:t>
            </w:r>
          </w:p>
        </w:tc>
        <w:tc>
          <w:tcPr>
            <w:tcW w:w="1250" w:type="dxa"/>
            <w:tcMar>
              <w:top w:w="60" w:type="dxa"/>
              <w:left w:w="90" w:type="dxa"/>
              <w:bottom w:w="60" w:type="dxa"/>
              <w:right w:w="90" w:type="dxa"/>
            </w:tcMar>
          </w:tcPr>
          <w:p w14:paraId="573CDA56" w14:textId="77777777" w:rsidR="00CF4E47" w:rsidRPr="009F4405" w:rsidRDefault="00CF4E47">
            <w:r w:rsidRPr="009F4405">
              <w:rPr>
                <w:sz w:val="18"/>
                <w:szCs w:val="18"/>
              </w:rPr>
              <w:t>Worsened</w:t>
            </w:r>
          </w:p>
        </w:tc>
        <w:tc>
          <w:tcPr>
            <w:tcW w:w="5800" w:type="dxa"/>
            <w:tcMar>
              <w:top w:w="60" w:type="dxa"/>
              <w:left w:w="90" w:type="dxa"/>
              <w:bottom w:w="60" w:type="dxa"/>
              <w:right w:w="90" w:type="dxa"/>
            </w:tcMar>
          </w:tcPr>
          <w:p w14:paraId="5490F66C" w14:textId="77777777" w:rsidR="00CF4E47" w:rsidRPr="009F4405" w:rsidRDefault="00CF4E47">
            <w:r w:rsidRPr="009F4405">
              <w:rPr>
                <w:sz w:val="18"/>
                <w:szCs w:val="18"/>
              </w:rPr>
              <w:t>A single operator’s failure removes a site’s entire orbital output (Orbex/Sutherland precedent).</w:t>
            </w:r>
          </w:p>
        </w:tc>
      </w:tr>
      <w:tr w:rsidR="00CF4E47" w:rsidRPr="009F4405" w14:paraId="23885447" w14:textId="77777777" w:rsidTr="00C526C3">
        <w:tc>
          <w:tcPr>
            <w:tcW w:w="2550" w:type="dxa"/>
            <w:shd w:val="clear" w:color="auto" w:fill="F2F2F2" w:themeFill="text2" w:themeFillShade="F2"/>
            <w:tcMar>
              <w:top w:w="60" w:type="dxa"/>
              <w:left w:w="90" w:type="dxa"/>
              <w:bottom w:w="60" w:type="dxa"/>
              <w:right w:w="90" w:type="dxa"/>
            </w:tcMar>
          </w:tcPr>
          <w:p w14:paraId="3CC24EA6" w14:textId="1673E449" w:rsidR="00CF4E47" w:rsidRPr="009F4405" w:rsidRDefault="006B46EA">
            <w:r>
              <w:rPr>
                <w:b/>
                <w:bCs/>
                <w:sz w:val="18"/>
                <w:szCs w:val="18"/>
              </w:rPr>
              <w:t>E06</w:t>
            </w:r>
            <w:r w:rsidR="00CF4E47" w:rsidRPr="009F4405">
              <w:rPr>
                <w:b/>
                <w:bCs/>
                <w:sz w:val="18"/>
                <w:szCs w:val="18"/>
              </w:rPr>
              <w:t xml:space="preserve"> — stranded launcher-specific infrastructure</w:t>
            </w:r>
          </w:p>
        </w:tc>
        <w:tc>
          <w:tcPr>
            <w:tcW w:w="1250" w:type="dxa"/>
            <w:tcMar>
              <w:top w:w="60" w:type="dxa"/>
              <w:left w:w="90" w:type="dxa"/>
              <w:bottom w:w="60" w:type="dxa"/>
              <w:right w:w="90" w:type="dxa"/>
            </w:tcMar>
          </w:tcPr>
          <w:p w14:paraId="055002E3" w14:textId="77777777" w:rsidR="00CF4E47" w:rsidRPr="009F4405" w:rsidRDefault="00CF4E47">
            <w:r w:rsidRPr="009F4405">
              <w:rPr>
                <w:sz w:val="18"/>
                <w:szCs w:val="18"/>
              </w:rPr>
              <w:t>Worsened</w:t>
            </w:r>
          </w:p>
        </w:tc>
        <w:tc>
          <w:tcPr>
            <w:tcW w:w="5800" w:type="dxa"/>
            <w:tcMar>
              <w:top w:w="60" w:type="dxa"/>
              <w:left w:w="90" w:type="dxa"/>
              <w:bottom w:w="60" w:type="dxa"/>
              <w:right w:w="90" w:type="dxa"/>
            </w:tcMar>
          </w:tcPr>
          <w:p w14:paraId="698B6400" w14:textId="77777777" w:rsidR="00CF4E47" w:rsidRPr="009F4405" w:rsidRDefault="00CF4E47">
            <w:r w:rsidRPr="009F4405">
              <w:rPr>
                <w:sz w:val="18"/>
                <w:szCs w:val="18"/>
              </w:rPr>
              <w:t>Launcher-specific infrastructure risks stranding on operator exit.</w:t>
            </w:r>
          </w:p>
        </w:tc>
      </w:tr>
      <w:tr w:rsidR="00CF4E47" w:rsidRPr="009F4405" w14:paraId="03A2D086" w14:textId="77777777" w:rsidTr="00C526C3">
        <w:tc>
          <w:tcPr>
            <w:tcW w:w="2550" w:type="dxa"/>
            <w:shd w:val="clear" w:color="auto" w:fill="F2F2F2" w:themeFill="text2" w:themeFillShade="F2"/>
            <w:tcMar>
              <w:top w:w="60" w:type="dxa"/>
              <w:left w:w="90" w:type="dxa"/>
              <w:bottom w:w="60" w:type="dxa"/>
              <w:right w:w="90" w:type="dxa"/>
            </w:tcMar>
          </w:tcPr>
          <w:p w14:paraId="4016006F" w14:textId="65DCD255" w:rsidR="00CF4E47" w:rsidRPr="009F4405" w:rsidRDefault="006B46EA">
            <w:r>
              <w:rPr>
                <w:b/>
                <w:bCs/>
                <w:sz w:val="18"/>
                <w:szCs w:val="18"/>
              </w:rPr>
              <w:t>E13</w:t>
            </w:r>
            <w:r w:rsidR="00CF4E47" w:rsidRPr="009F4405">
              <w:rPr>
                <w:b/>
                <w:bCs/>
                <w:sz w:val="18"/>
                <w:szCs w:val="18"/>
              </w:rPr>
              <w:t xml:space="preserve"> — public support / market distortion</w:t>
            </w:r>
          </w:p>
        </w:tc>
        <w:tc>
          <w:tcPr>
            <w:tcW w:w="1250" w:type="dxa"/>
            <w:tcMar>
              <w:top w:w="60" w:type="dxa"/>
              <w:left w:w="90" w:type="dxa"/>
              <w:bottom w:w="60" w:type="dxa"/>
              <w:right w:w="90" w:type="dxa"/>
            </w:tcMar>
          </w:tcPr>
          <w:p w14:paraId="271B7798" w14:textId="77777777" w:rsidR="00CF4E47" w:rsidRPr="009F4405" w:rsidRDefault="00CF4E47">
            <w:r w:rsidRPr="009F4405">
              <w:rPr>
                <w:sz w:val="18"/>
                <w:szCs w:val="18"/>
              </w:rPr>
              <w:t>Partly resolved</w:t>
            </w:r>
          </w:p>
        </w:tc>
        <w:tc>
          <w:tcPr>
            <w:tcW w:w="5800" w:type="dxa"/>
            <w:tcMar>
              <w:top w:w="60" w:type="dxa"/>
              <w:left w:w="90" w:type="dxa"/>
              <w:bottom w:w="60" w:type="dxa"/>
              <w:right w:w="90" w:type="dxa"/>
            </w:tcMar>
          </w:tcPr>
          <w:p w14:paraId="63C7D0D1" w14:textId="77777777" w:rsidR="00CF4E47" w:rsidRPr="009F4405" w:rsidRDefault="00CF4E47">
            <w:r w:rsidRPr="009F4405">
              <w:rPr>
                <w:sz w:val="18"/>
                <w:szCs w:val="18"/>
              </w:rPr>
              <w:t>Deliberate restraint reduces distortion between publicly funded CSG and commercial sites.</w:t>
            </w:r>
          </w:p>
        </w:tc>
      </w:tr>
      <w:tr w:rsidR="00CF4E47" w:rsidRPr="009F4405" w14:paraId="78447EEC" w14:textId="77777777" w:rsidTr="00C526C3">
        <w:tc>
          <w:tcPr>
            <w:tcW w:w="2550" w:type="dxa"/>
            <w:shd w:val="clear" w:color="auto" w:fill="F2F2F2" w:themeFill="text2" w:themeFillShade="F2"/>
            <w:tcMar>
              <w:top w:w="60" w:type="dxa"/>
              <w:left w:w="90" w:type="dxa"/>
              <w:bottom w:w="60" w:type="dxa"/>
              <w:right w:w="90" w:type="dxa"/>
            </w:tcMar>
          </w:tcPr>
          <w:p w14:paraId="18265C0E" w14:textId="65AB906B" w:rsidR="00CF4E47" w:rsidRPr="009F4405" w:rsidRDefault="00F16698">
            <w:r>
              <w:rPr>
                <w:b/>
                <w:bCs/>
                <w:sz w:val="18"/>
                <w:szCs w:val="18"/>
              </w:rPr>
              <w:t>G07</w:t>
            </w:r>
            <w:r w:rsidR="00CF4E47" w:rsidRPr="009F4405">
              <w:rPr>
                <w:b/>
                <w:bCs/>
                <w:sz w:val="18"/>
                <w:szCs w:val="18"/>
              </w:rPr>
              <w:t xml:space="preserve"> — fragmented operations practices</w:t>
            </w:r>
          </w:p>
        </w:tc>
        <w:tc>
          <w:tcPr>
            <w:tcW w:w="1250" w:type="dxa"/>
            <w:tcMar>
              <w:top w:w="60" w:type="dxa"/>
              <w:left w:w="90" w:type="dxa"/>
              <w:bottom w:w="60" w:type="dxa"/>
              <w:right w:w="90" w:type="dxa"/>
            </w:tcMar>
          </w:tcPr>
          <w:p w14:paraId="12A6417B" w14:textId="77777777" w:rsidR="00CF4E47" w:rsidRPr="009F4405" w:rsidRDefault="00CF4E47">
            <w:r w:rsidRPr="009F4405">
              <w:rPr>
                <w:sz w:val="18"/>
                <w:szCs w:val="18"/>
              </w:rPr>
              <w:t>Worsened</w:t>
            </w:r>
          </w:p>
        </w:tc>
        <w:tc>
          <w:tcPr>
            <w:tcW w:w="5800" w:type="dxa"/>
            <w:tcMar>
              <w:top w:w="60" w:type="dxa"/>
              <w:left w:w="90" w:type="dxa"/>
              <w:bottom w:w="60" w:type="dxa"/>
              <w:right w:w="90" w:type="dxa"/>
            </w:tcMar>
          </w:tcPr>
          <w:p w14:paraId="0F2ACE99" w14:textId="77777777" w:rsidR="00CF4E47" w:rsidRPr="009F4405" w:rsidRDefault="00CF4E47">
            <w:r w:rsidRPr="009F4405">
              <w:rPr>
                <w:sz w:val="18"/>
                <w:szCs w:val="18"/>
              </w:rPr>
              <w:t>More heterogeneous commercial launch-control practices across sites.</w:t>
            </w:r>
          </w:p>
        </w:tc>
      </w:tr>
      <w:tr w:rsidR="00CF4E47" w:rsidRPr="009F4405" w14:paraId="53C22A73" w14:textId="77777777" w:rsidTr="00C526C3">
        <w:tc>
          <w:tcPr>
            <w:tcW w:w="2550" w:type="dxa"/>
            <w:shd w:val="clear" w:color="auto" w:fill="F2F2F2" w:themeFill="text2" w:themeFillShade="F2"/>
            <w:tcMar>
              <w:top w:w="60" w:type="dxa"/>
              <w:left w:w="90" w:type="dxa"/>
              <w:bottom w:w="60" w:type="dxa"/>
              <w:right w:w="90" w:type="dxa"/>
            </w:tcMar>
          </w:tcPr>
          <w:p w14:paraId="76C61E8A" w14:textId="24B818CF" w:rsidR="00CF4E47" w:rsidRPr="009F4405" w:rsidRDefault="00CF4E47">
            <w:r w:rsidRPr="00CF65C1">
              <w:rPr>
                <w:b/>
                <w:bCs/>
              </w:rPr>
              <w:t>C</w:t>
            </w:r>
            <w:r w:rsidR="00EA5E86" w:rsidRPr="00CF65C1">
              <w:rPr>
                <w:b/>
                <w:bCs/>
              </w:rPr>
              <w:t>C04</w:t>
            </w:r>
            <w:r w:rsidRPr="009F4405">
              <w:rPr>
                <w:b/>
                <w:bCs/>
                <w:sz w:val="18"/>
                <w:szCs w:val="18"/>
              </w:rPr>
              <w:t xml:space="preserve"> / C</w:t>
            </w:r>
            <w:r w:rsidR="00EA5E86">
              <w:rPr>
                <w:b/>
                <w:bCs/>
                <w:sz w:val="18"/>
                <w:szCs w:val="18"/>
              </w:rPr>
              <w:t>C05</w:t>
            </w:r>
            <w:r w:rsidRPr="009F4405">
              <w:rPr>
                <w:b/>
                <w:bCs/>
                <w:sz w:val="18"/>
                <w:szCs w:val="18"/>
              </w:rPr>
              <w:t xml:space="preserve"> — non-EU TT&amp;C hardware &amp; hosting</w:t>
            </w:r>
          </w:p>
        </w:tc>
        <w:tc>
          <w:tcPr>
            <w:tcW w:w="1250" w:type="dxa"/>
            <w:tcMar>
              <w:top w:w="60" w:type="dxa"/>
              <w:left w:w="90" w:type="dxa"/>
              <w:bottom w:w="60" w:type="dxa"/>
              <w:right w:w="90" w:type="dxa"/>
            </w:tcMar>
          </w:tcPr>
          <w:p w14:paraId="298E893F" w14:textId="77777777" w:rsidR="00CF4E47" w:rsidRPr="009F4405" w:rsidRDefault="00CF4E47">
            <w:r w:rsidRPr="009F4405">
              <w:rPr>
                <w:sz w:val="18"/>
                <w:szCs w:val="18"/>
              </w:rPr>
              <w:t>Worsened</w:t>
            </w:r>
          </w:p>
        </w:tc>
        <w:tc>
          <w:tcPr>
            <w:tcW w:w="5800" w:type="dxa"/>
            <w:tcMar>
              <w:top w:w="60" w:type="dxa"/>
              <w:left w:w="90" w:type="dxa"/>
              <w:bottom w:w="60" w:type="dxa"/>
              <w:right w:w="90" w:type="dxa"/>
            </w:tcMar>
          </w:tcPr>
          <w:p w14:paraId="5C340C21" w14:textId="77777777" w:rsidR="00CF4E47" w:rsidRPr="009F4405" w:rsidRDefault="00CF4E47">
            <w:r w:rsidRPr="009F4405">
              <w:rPr>
                <w:sz w:val="18"/>
                <w:szCs w:val="18"/>
              </w:rPr>
              <w:t>Greater reliance on non-EU-hosted commercial networks.</w:t>
            </w:r>
          </w:p>
        </w:tc>
      </w:tr>
      <w:tr w:rsidR="00CF4E47" w:rsidRPr="009F4405" w14:paraId="4C5A90B1" w14:textId="77777777" w:rsidTr="00C526C3">
        <w:tc>
          <w:tcPr>
            <w:tcW w:w="2550" w:type="dxa"/>
            <w:shd w:val="clear" w:color="auto" w:fill="F2F2F2" w:themeFill="text2" w:themeFillShade="F2"/>
            <w:tcMar>
              <w:top w:w="60" w:type="dxa"/>
              <w:left w:w="90" w:type="dxa"/>
              <w:bottom w:w="60" w:type="dxa"/>
              <w:right w:w="90" w:type="dxa"/>
            </w:tcMar>
          </w:tcPr>
          <w:p w14:paraId="5AE35D29" w14:textId="39DD20FC" w:rsidR="00CF4E47" w:rsidRPr="00111704" w:rsidRDefault="00CF4E47">
            <w:pPr>
              <w:rPr>
                <w:lang w:val="fr-BE"/>
              </w:rPr>
            </w:pPr>
            <w:r w:rsidRPr="00111704">
              <w:rPr>
                <w:b/>
                <w:bCs/>
                <w:sz w:val="18"/>
                <w:szCs w:val="18"/>
                <w:lang w:val="fr-BE"/>
              </w:rPr>
              <w:t>C</w:t>
            </w:r>
            <w:r w:rsidR="00BF40FA">
              <w:rPr>
                <w:b/>
                <w:bCs/>
                <w:sz w:val="18"/>
                <w:szCs w:val="18"/>
                <w:lang w:val="fr-BE"/>
              </w:rPr>
              <w:t>C01</w:t>
            </w:r>
            <w:r w:rsidRPr="00111704">
              <w:rPr>
                <w:b/>
                <w:bCs/>
                <w:sz w:val="18"/>
                <w:szCs w:val="18"/>
                <w:lang w:val="fr-BE"/>
              </w:rPr>
              <w:t>/C</w:t>
            </w:r>
            <w:r w:rsidR="00EA5E86">
              <w:rPr>
                <w:b/>
                <w:bCs/>
                <w:sz w:val="18"/>
                <w:szCs w:val="18"/>
                <w:lang w:val="fr-BE"/>
              </w:rPr>
              <w:t>C02</w:t>
            </w:r>
            <w:r w:rsidRPr="00111704">
              <w:rPr>
                <w:b/>
                <w:bCs/>
                <w:sz w:val="18"/>
                <w:szCs w:val="18"/>
                <w:lang w:val="fr-BE"/>
              </w:rPr>
              <w:t xml:space="preserve"> — non-EU launcher components</w:t>
            </w:r>
          </w:p>
        </w:tc>
        <w:tc>
          <w:tcPr>
            <w:tcW w:w="1250" w:type="dxa"/>
            <w:tcMar>
              <w:top w:w="60" w:type="dxa"/>
              <w:left w:w="90" w:type="dxa"/>
              <w:bottom w:w="60" w:type="dxa"/>
              <w:right w:w="90" w:type="dxa"/>
            </w:tcMar>
          </w:tcPr>
          <w:p w14:paraId="5F79D080" w14:textId="77777777" w:rsidR="00CF4E47" w:rsidRPr="009F4405" w:rsidRDefault="00CF4E47">
            <w:r w:rsidRPr="009F4405">
              <w:rPr>
                <w:sz w:val="18"/>
                <w:szCs w:val="18"/>
              </w:rPr>
              <w:t>Unaffected</w:t>
            </w:r>
          </w:p>
        </w:tc>
        <w:tc>
          <w:tcPr>
            <w:tcW w:w="5800" w:type="dxa"/>
            <w:tcMar>
              <w:top w:w="60" w:type="dxa"/>
              <w:left w:w="90" w:type="dxa"/>
              <w:bottom w:w="60" w:type="dxa"/>
              <w:right w:w="90" w:type="dxa"/>
            </w:tcMar>
          </w:tcPr>
          <w:p w14:paraId="5F4099D6" w14:textId="77777777" w:rsidR="00CF4E47" w:rsidRPr="009F4405" w:rsidRDefault="00CF4E47">
            <w:r w:rsidRPr="009F4405">
              <w:rPr>
                <w:sz w:val="18"/>
                <w:szCs w:val="18"/>
              </w:rPr>
              <w:t>Cost-driven private sourcing may increase, not reduce, the dependency.</w:t>
            </w:r>
          </w:p>
        </w:tc>
      </w:tr>
    </w:tbl>
    <w:p w14:paraId="496DA9FF" w14:textId="4C7EA2C3" w:rsidR="00CF4E47" w:rsidRPr="009F4405" w:rsidRDefault="00CF4E47" w:rsidP="00CF4E47"/>
    <w:p w14:paraId="72069715" w14:textId="31C24C75" w:rsidR="00C53A48" w:rsidRPr="009F4405" w:rsidRDefault="00C53A48" w:rsidP="00C53A48">
      <w:pPr>
        <w:pStyle w:val="Caption"/>
      </w:pPr>
      <w:bookmarkStart w:id="146" w:name="_Toc239018428"/>
      <w:r w:rsidRPr="009F4405">
        <w:t xml:space="preserve">Table </w:t>
      </w:r>
      <w:r w:rsidRPr="009F4405">
        <w:fldChar w:fldCharType="begin"/>
      </w:r>
      <w:r w:rsidRPr="009F4405">
        <w:instrText xml:space="preserve"> SEQ Table \* ARABIC </w:instrText>
      </w:r>
      <w:r w:rsidRPr="009F4405">
        <w:fldChar w:fldCharType="separate"/>
      </w:r>
      <w:r w:rsidR="005F19E3">
        <w:rPr>
          <w:noProof/>
        </w:rPr>
        <w:t>37</w:t>
      </w:r>
      <w:r w:rsidRPr="009F4405">
        <w:fldChar w:fldCharType="end"/>
      </w:r>
      <w:r w:rsidRPr="009F4405">
        <w:t xml:space="preserve"> Embedded SWOT — Scenario 3</w:t>
      </w:r>
      <w:bookmarkEnd w:id="146"/>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CF4E47" w:rsidRPr="009F4405" w14:paraId="77752889" w14:textId="77777777">
        <w:tc>
          <w:tcPr>
            <w:tcW w:w="4800" w:type="dxa"/>
            <w:tcMar>
              <w:top w:w="60" w:type="dxa"/>
              <w:left w:w="90" w:type="dxa"/>
              <w:bottom w:w="60" w:type="dxa"/>
              <w:right w:w="90" w:type="dxa"/>
            </w:tcMar>
          </w:tcPr>
          <w:p w14:paraId="0F1F715C" w14:textId="77777777" w:rsidR="00CF4E47" w:rsidRPr="009F4405" w:rsidRDefault="00CF4E47">
            <w:r w:rsidRPr="009F4405">
              <w:rPr>
                <w:b/>
                <w:bCs/>
                <w:sz w:val="18"/>
                <w:szCs w:val="18"/>
              </w:rPr>
              <w:t>Strengths</w:t>
            </w:r>
          </w:p>
          <w:p w14:paraId="444C821B" w14:textId="77777777" w:rsidR="00CF4E47" w:rsidRPr="009F4405" w:rsidRDefault="00CF4E47">
            <w:r w:rsidRPr="009F4405">
              <w:rPr>
                <w:sz w:val="18"/>
                <w:szCs w:val="18"/>
              </w:rPr>
              <w:t>– Lowest public CAPEX</w:t>
            </w:r>
          </w:p>
          <w:p w14:paraId="46281BAD" w14:textId="77777777" w:rsidR="00CF4E47" w:rsidRPr="009F4405" w:rsidRDefault="00CF4E47">
            <w:r w:rsidRPr="009F4405">
              <w:rPr>
                <w:sz w:val="18"/>
                <w:szCs w:val="18"/>
              </w:rPr>
              <w:t>– Flexibility and responsiveness of reusable microlaunchers</w:t>
            </w:r>
          </w:p>
          <w:p w14:paraId="0BBA9BD6" w14:textId="77777777" w:rsidR="00CF4E47" w:rsidRPr="009F4405" w:rsidRDefault="00CF4E47">
            <w:r w:rsidRPr="009F4405">
              <w:rPr>
                <w:sz w:val="18"/>
                <w:szCs w:val="18"/>
              </w:rPr>
              <w:t>– Competition drives efficiency and iteration</w:t>
            </w:r>
          </w:p>
          <w:p w14:paraId="10F90802" w14:textId="77777777" w:rsidR="00CF4E47" w:rsidRPr="009F4405" w:rsidRDefault="00CF4E47">
            <w:r w:rsidRPr="009F4405">
              <w:rPr>
                <w:sz w:val="18"/>
                <w:szCs w:val="18"/>
              </w:rPr>
              <w:t>– Diversified commercial launch geography</w:t>
            </w:r>
          </w:p>
        </w:tc>
        <w:tc>
          <w:tcPr>
            <w:tcW w:w="4800" w:type="dxa"/>
            <w:tcMar>
              <w:top w:w="60" w:type="dxa"/>
              <w:left w:w="90" w:type="dxa"/>
              <w:bottom w:w="60" w:type="dxa"/>
              <w:right w:w="90" w:type="dxa"/>
            </w:tcMar>
          </w:tcPr>
          <w:p w14:paraId="3CB4EF19" w14:textId="77777777" w:rsidR="00CF4E47" w:rsidRPr="009F4405" w:rsidRDefault="00CF4E47">
            <w:r w:rsidRPr="009F4405">
              <w:rPr>
                <w:b/>
                <w:bCs/>
                <w:sz w:val="18"/>
                <w:szCs w:val="18"/>
              </w:rPr>
              <w:t>Weaknesses</w:t>
            </w:r>
          </w:p>
          <w:p w14:paraId="044558AB" w14:textId="7B4CAC7C" w:rsidR="00CF4E47" w:rsidRPr="009F4405" w:rsidRDefault="00CF4E47">
            <w:r w:rsidRPr="009F4405">
              <w:rPr>
                <w:sz w:val="18"/>
                <w:szCs w:val="18"/>
              </w:rPr>
              <w:t>– DLR P5.2/P4 remains a binding public-only bottleneck (</w:t>
            </w:r>
            <w:r w:rsidR="00F100C9">
              <w:rPr>
                <w:sz w:val="18"/>
                <w:szCs w:val="18"/>
              </w:rPr>
              <w:t>A12</w:t>
            </w:r>
            <w:r w:rsidRPr="009F4405">
              <w:rPr>
                <w:sz w:val="18"/>
                <w:szCs w:val="18"/>
              </w:rPr>
              <w:t>/</w:t>
            </w:r>
            <w:r w:rsidR="0003468C">
              <w:rPr>
                <w:sz w:val="18"/>
                <w:szCs w:val="18"/>
              </w:rPr>
              <w:t>B02</w:t>
            </w:r>
            <w:r w:rsidRPr="009F4405">
              <w:rPr>
                <w:sz w:val="18"/>
                <w:szCs w:val="18"/>
              </w:rPr>
              <w:t>)</w:t>
            </w:r>
          </w:p>
          <w:p w14:paraId="73674FA4" w14:textId="1ED7EC3E" w:rsidR="00CF4E47" w:rsidRPr="009F4405" w:rsidRDefault="00CF4E47">
            <w:r w:rsidRPr="009F4405">
              <w:rPr>
                <w:sz w:val="18"/>
                <w:szCs w:val="18"/>
              </w:rPr>
              <w:t>– Institutional CSG chain unchanged (</w:t>
            </w:r>
            <w:r w:rsidR="00F43DF9">
              <w:rPr>
                <w:sz w:val="18"/>
                <w:szCs w:val="18"/>
              </w:rPr>
              <w:t>C</w:t>
            </w:r>
            <w:r w:rsidR="00DE5CE4">
              <w:rPr>
                <w:sz w:val="18"/>
                <w:szCs w:val="18"/>
              </w:rPr>
              <w:t>01</w:t>
            </w:r>
            <w:r w:rsidRPr="009F4405">
              <w:rPr>
                <w:sz w:val="18"/>
                <w:szCs w:val="18"/>
              </w:rPr>
              <w:t>/</w:t>
            </w:r>
            <w:r w:rsidR="00F43DF9">
              <w:rPr>
                <w:sz w:val="18"/>
                <w:szCs w:val="18"/>
              </w:rPr>
              <w:t>C</w:t>
            </w:r>
            <w:r w:rsidR="0018674D">
              <w:rPr>
                <w:sz w:val="18"/>
                <w:szCs w:val="18"/>
              </w:rPr>
              <w:t>02</w:t>
            </w:r>
            <w:r w:rsidRPr="009F4405">
              <w:rPr>
                <w:sz w:val="18"/>
                <w:szCs w:val="18"/>
              </w:rPr>
              <w:t>)</w:t>
            </w:r>
          </w:p>
          <w:p w14:paraId="5D673745" w14:textId="77777777" w:rsidR="00CF4E47" w:rsidRPr="009F4405" w:rsidRDefault="00CF4E47">
            <w:r w:rsidRPr="009F4405">
              <w:rPr>
                <w:sz w:val="18"/>
                <w:szCs w:val="18"/>
              </w:rPr>
              <w:t>– Reduced public control over the ecosystem</w:t>
            </w:r>
          </w:p>
          <w:p w14:paraId="5BC03319" w14:textId="2F6C314B" w:rsidR="00CF4E47" w:rsidRPr="009F4405" w:rsidRDefault="00CF4E47">
            <w:r w:rsidRPr="009F4405">
              <w:rPr>
                <w:sz w:val="18"/>
                <w:szCs w:val="18"/>
              </w:rPr>
              <w:t>– Heterogeneous standards across operators (</w:t>
            </w:r>
            <w:r w:rsidR="00F16698">
              <w:t>G07</w:t>
            </w:r>
            <w:r w:rsidRPr="009F4405">
              <w:rPr>
                <w:sz w:val="18"/>
                <w:szCs w:val="18"/>
              </w:rPr>
              <w:t>)</w:t>
            </w:r>
          </w:p>
        </w:tc>
      </w:tr>
      <w:tr w:rsidR="00CF4E47" w:rsidRPr="009F4405" w14:paraId="384A082A" w14:textId="77777777">
        <w:tc>
          <w:tcPr>
            <w:tcW w:w="4800" w:type="dxa"/>
            <w:tcMar>
              <w:top w:w="60" w:type="dxa"/>
              <w:left w:w="90" w:type="dxa"/>
              <w:bottom w:w="60" w:type="dxa"/>
              <w:right w:w="90" w:type="dxa"/>
            </w:tcMar>
          </w:tcPr>
          <w:p w14:paraId="64A10388" w14:textId="77777777" w:rsidR="00CF4E47" w:rsidRPr="009F4405" w:rsidRDefault="00CF4E47">
            <w:r w:rsidRPr="009F4405">
              <w:rPr>
                <w:b/>
                <w:bCs/>
                <w:sz w:val="18"/>
                <w:szCs w:val="18"/>
              </w:rPr>
              <w:lastRenderedPageBreak/>
              <w:t>Opportunities</w:t>
            </w:r>
          </w:p>
          <w:p w14:paraId="10116AAD" w14:textId="4D717F1C" w:rsidR="00CF4E47" w:rsidRPr="009F4405" w:rsidRDefault="00CF4E47">
            <w:r w:rsidRPr="009F4405">
              <w:rPr>
                <w:sz w:val="18"/>
                <w:szCs w:val="18"/>
              </w:rPr>
              <w:t xml:space="preserve">– Private demonstration resolves </w:t>
            </w:r>
            <w:r w:rsidR="00F100C9">
              <w:rPr>
                <w:sz w:val="18"/>
                <w:szCs w:val="18"/>
              </w:rPr>
              <w:t>A04</w:t>
            </w:r>
          </w:p>
          <w:p w14:paraId="07362267" w14:textId="77777777" w:rsidR="00CF4E47" w:rsidRPr="009F4405" w:rsidRDefault="00CF4E47">
            <w:r w:rsidRPr="009F4405">
              <w:rPr>
                <w:sz w:val="18"/>
                <w:szCs w:val="18"/>
              </w:rPr>
              <w:t>– New commercial nodes (Malbusca, North Sea)</w:t>
            </w:r>
          </w:p>
          <w:p w14:paraId="42D27BB2" w14:textId="77777777" w:rsidR="00CF4E47" w:rsidRPr="009F4405" w:rsidRDefault="00CF4E47">
            <w:r w:rsidRPr="009F4405">
              <w:rPr>
                <w:sz w:val="18"/>
                <w:szCs w:val="18"/>
              </w:rPr>
              <w:t>– Private capital scales capacity without public CAPEX</w:t>
            </w:r>
          </w:p>
          <w:p w14:paraId="1FE030EF" w14:textId="77777777" w:rsidR="00CF4E47" w:rsidRPr="009F4405" w:rsidRDefault="00CF4E47">
            <w:r w:rsidRPr="009F4405">
              <w:rPr>
                <w:sz w:val="18"/>
                <w:szCs w:val="18"/>
              </w:rPr>
              <w:t>– Commercial TT&amp;C reach (SSC, Goonhilly)</w:t>
            </w:r>
          </w:p>
        </w:tc>
        <w:tc>
          <w:tcPr>
            <w:tcW w:w="4800" w:type="dxa"/>
            <w:tcMar>
              <w:top w:w="60" w:type="dxa"/>
              <w:left w:w="90" w:type="dxa"/>
              <w:bottom w:w="60" w:type="dxa"/>
              <w:right w:w="90" w:type="dxa"/>
            </w:tcMar>
          </w:tcPr>
          <w:p w14:paraId="76C20F6C" w14:textId="77777777" w:rsidR="00CF4E47" w:rsidRPr="009F4405" w:rsidRDefault="00CF4E47">
            <w:commentRangeStart w:id="147"/>
            <w:commentRangeStart w:id="148"/>
            <w:r w:rsidRPr="009F4405">
              <w:rPr>
                <w:b/>
                <w:bCs/>
                <w:sz w:val="18"/>
                <w:szCs w:val="18"/>
              </w:rPr>
              <w:t>Threats</w:t>
            </w:r>
            <w:commentRangeEnd w:id="147"/>
            <w:r w:rsidRPr="009F4405">
              <w:rPr>
                <w:rStyle w:val="CommentReference"/>
                <w:sz w:val="20"/>
                <w:szCs w:val="24"/>
              </w:rPr>
              <w:commentReference w:id="147"/>
            </w:r>
            <w:commentRangeEnd w:id="148"/>
            <w:r w:rsidR="00AB5059" w:rsidRPr="009F4405">
              <w:rPr>
                <w:rStyle w:val="CommentReference"/>
                <w:sz w:val="20"/>
                <w:szCs w:val="24"/>
              </w:rPr>
              <w:commentReference w:id="148"/>
            </w:r>
          </w:p>
          <w:p w14:paraId="0DD690D5" w14:textId="681C6E5B" w:rsidR="00CF4E47" w:rsidRPr="009F4405" w:rsidRDefault="00AB5059">
            <w:pPr>
              <w:rPr>
                <w:sz w:val="18"/>
                <w:szCs w:val="18"/>
              </w:rPr>
            </w:pPr>
            <w:r w:rsidRPr="009F4405">
              <w:rPr>
                <w:sz w:val="18"/>
                <w:szCs w:val="18"/>
              </w:rPr>
              <w:t>-</w:t>
            </w:r>
            <w:r w:rsidR="00CF4E47" w:rsidRPr="009F4405">
              <w:rPr>
                <w:sz w:val="18"/>
                <w:szCs w:val="18"/>
              </w:rPr>
              <w:t xml:space="preserve"> Market/financial fragility and operator exit (</w:t>
            </w:r>
            <w:r w:rsidR="006B46EA">
              <w:rPr>
                <w:sz w:val="18"/>
                <w:szCs w:val="18"/>
              </w:rPr>
              <w:t>E09</w:t>
            </w:r>
            <w:r w:rsidR="00CF4E47" w:rsidRPr="009F4405">
              <w:rPr>
                <w:sz w:val="18"/>
                <w:szCs w:val="18"/>
              </w:rPr>
              <w:t xml:space="preserve">, </w:t>
            </w:r>
            <w:r w:rsidR="006B46EA">
              <w:rPr>
                <w:sz w:val="18"/>
                <w:szCs w:val="18"/>
              </w:rPr>
              <w:t>E06</w:t>
            </w:r>
            <w:r w:rsidR="00CF4E47" w:rsidRPr="009F4405">
              <w:rPr>
                <w:sz w:val="18"/>
                <w:szCs w:val="18"/>
              </w:rPr>
              <w:t>)</w:t>
            </w:r>
          </w:p>
          <w:p w14:paraId="72C4E840" w14:textId="52BB9017" w:rsidR="00E76B5C" w:rsidRPr="009F4405" w:rsidRDefault="00AB5059" w:rsidP="00AB5059">
            <w:r w:rsidRPr="009F4405">
              <w:t xml:space="preserve">- </w:t>
            </w:r>
            <w:r w:rsidR="00E76B5C" w:rsidRPr="009F4405">
              <w:t xml:space="preserve">Cadence and launches “traffic” </w:t>
            </w:r>
            <w:r w:rsidRPr="009F4405">
              <w:t xml:space="preserve">management </w:t>
            </w:r>
          </w:p>
          <w:p w14:paraId="7B7EF2BF" w14:textId="325E9D05" w:rsidR="00CF4E47" w:rsidRPr="009F4405" w:rsidRDefault="00AB5059">
            <w:r w:rsidRPr="009F4405">
              <w:rPr>
                <w:sz w:val="18"/>
                <w:szCs w:val="18"/>
              </w:rPr>
              <w:t>-</w:t>
            </w:r>
            <w:r w:rsidR="00CF4E47" w:rsidRPr="009F4405">
              <w:rPr>
                <w:sz w:val="18"/>
                <w:szCs w:val="18"/>
              </w:rPr>
              <w:t xml:space="preserve"> Loss of European control if suppliers relocate to more attractive markets</w:t>
            </w:r>
          </w:p>
          <w:p w14:paraId="50339281" w14:textId="22559813" w:rsidR="00CF4E47" w:rsidRPr="009F4405" w:rsidRDefault="00AB5059">
            <w:r w:rsidRPr="009F4405">
              <w:rPr>
                <w:sz w:val="18"/>
                <w:szCs w:val="18"/>
              </w:rPr>
              <w:t>-</w:t>
            </w:r>
            <w:r w:rsidR="00CF4E47" w:rsidRPr="009F4405">
              <w:rPr>
                <w:sz w:val="18"/>
                <w:szCs w:val="18"/>
              </w:rPr>
              <w:t xml:space="preserve"> Deepening non-EU dependence via commercial networks/components (C</w:t>
            </w:r>
            <w:r w:rsidR="00BF40FA">
              <w:rPr>
                <w:sz w:val="18"/>
                <w:szCs w:val="18"/>
              </w:rPr>
              <w:t>C01</w:t>
            </w:r>
            <w:r w:rsidR="00CF4E47" w:rsidRPr="009F4405">
              <w:rPr>
                <w:sz w:val="18"/>
                <w:szCs w:val="18"/>
              </w:rPr>
              <w:t>,C</w:t>
            </w:r>
            <w:r w:rsidR="00EA5E86">
              <w:rPr>
                <w:sz w:val="18"/>
                <w:szCs w:val="18"/>
              </w:rPr>
              <w:t>C04</w:t>
            </w:r>
            <w:r w:rsidR="00CF4E47" w:rsidRPr="009F4405">
              <w:rPr>
                <w:sz w:val="18"/>
                <w:szCs w:val="18"/>
              </w:rPr>
              <w:t>,C</w:t>
            </w:r>
            <w:r w:rsidR="00EA5E86">
              <w:rPr>
                <w:sz w:val="18"/>
                <w:szCs w:val="18"/>
              </w:rPr>
              <w:t>C05</w:t>
            </w:r>
            <w:r w:rsidR="00CF4E47" w:rsidRPr="009F4405">
              <w:rPr>
                <w:sz w:val="18"/>
                <w:szCs w:val="18"/>
              </w:rPr>
              <w:t>)</w:t>
            </w:r>
          </w:p>
          <w:p w14:paraId="65884849" w14:textId="6F0E855B" w:rsidR="00CF4E47" w:rsidRPr="009F4405" w:rsidRDefault="00AB5059">
            <w:r w:rsidRPr="009F4405">
              <w:rPr>
                <w:sz w:val="18"/>
                <w:szCs w:val="18"/>
              </w:rPr>
              <w:t>-</w:t>
            </w:r>
            <w:r w:rsidR="00CF4E47" w:rsidRPr="009F4405">
              <w:rPr>
                <w:sz w:val="18"/>
                <w:szCs w:val="18"/>
              </w:rPr>
              <w:t xml:space="preserve"> Over-fragmentation of competing initiatives (</w:t>
            </w:r>
            <w:r w:rsidR="00EA5E86">
              <w:rPr>
                <w:sz w:val="18"/>
                <w:szCs w:val="18"/>
              </w:rPr>
              <w:t>C08</w:t>
            </w:r>
            <w:r w:rsidR="00CF4E47" w:rsidRPr="009F4405">
              <w:rPr>
                <w:sz w:val="18"/>
                <w:szCs w:val="18"/>
              </w:rPr>
              <w:t>)</w:t>
            </w:r>
          </w:p>
        </w:tc>
      </w:tr>
    </w:tbl>
    <w:p w14:paraId="0B27FF77" w14:textId="0B57DEFD" w:rsidR="00CF4E47" w:rsidRPr="009F4405" w:rsidRDefault="00CF4E47" w:rsidP="002238C5">
      <w:pPr>
        <w:pStyle w:val="EYHeading3"/>
      </w:pPr>
      <w:r w:rsidRPr="009F4405">
        <w:t>Scenario 4 — CSG Enhanced</w:t>
      </w:r>
    </w:p>
    <w:p w14:paraId="1880214B" w14:textId="77777777" w:rsidR="00CF4E47" w:rsidRPr="009F4405" w:rsidRDefault="00CF4E47" w:rsidP="00CF4E47">
      <w:r w:rsidRPr="009F4405">
        <w:t>Doctrine and main idea</w:t>
      </w:r>
    </w:p>
    <w:p w14:paraId="068A0268" w14:textId="77777777" w:rsidR="00CF4E47" w:rsidRPr="009F4405" w:rsidRDefault="00CF4E47" w:rsidP="00CF4E47">
      <w:r w:rsidRPr="009F4405">
        <w:rPr>
          <w:b/>
          <w:bCs/>
        </w:rPr>
        <w:t xml:space="preserve">Doctrine - concentrate and harden the crown-jewel: </w:t>
      </w:r>
      <w:r w:rsidRPr="009F4405">
        <w:t xml:space="preserve">Europe prioritises its most mature and critical asset. The scenario hardens and expands Kourou while adding limited redundancy through ELM-Diamant, improved logistics, common means and selected external support — </w:t>
      </w:r>
      <w:r w:rsidRPr="009F4405">
        <w:rPr>
          <w:b/>
          <w:bCs/>
        </w:rPr>
        <w:t>rather than a full distributed network</w:t>
      </w:r>
      <w:r w:rsidRPr="009F4405">
        <w:t>. It is the direct successor to the original “CSG Enhanced” concept, adding naval/maritime backup and integrated civil-military tracking, and refined here to target the mapping’s specific CSG chokepoints. A naval launch platform is introduced as a low-inclination back-up against loss of CSG access, support the potential need of launch rate increase and, finally the mobility of the platform consents a ”launch from everywhere”market approach A consequence of this is the capability to offer to the Customer the chance to avoid transferring their Payloads to France (CSG) for the launch.</w:t>
      </w:r>
    </w:p>
    <w:p w14:paraId="778B002F" w14:textId="77777777" w:rsidR="00CF4E47" w:rsidRPr="009F4405" w:rsidRDefault="00CF4E47" w:rsidP="00CF4E47">
      <w:r w:rsidRPr="009F4405">
        <w:t>Political vs technical drivers</w:t>
      </w:r>
    </w:p>
    <w:p w14:paraId="2A92F1F4" w14:textId="77777777" w:rsidR="00CF4E47" w:rsidRPr="009F4405" w:rsidRDefault="00CF4E47" w:rsidP="00CF4E47">
      <w:r w:rsidRPr="009F4405">
        <w:rPr>
          <w:b/>
          <w:bCs/>
        </w:rPr>
        <w:t xml:space="preserve">Political — Medium: </w:t>
      </w:r>
      <w:r w:rsidRPr="009F4405">
        <w:t>Aligns with ESA/CNES institutional continuity, French sovereign preference and existing MFF/ESA Ministerial funding for CSG — politically low-risk and defensible. Two political questions are distinctive: treating a naval launch platform as a “European-controlled” entity, and counteracting a possible loss of CSG operating authorisation.</w:t>
      </w:r>
    </w:p>
    <w:p w14:paraId="6258E040" w14:textId="1F5E3B67" w:rsidR="00CF4E47" w:rsidRPr="009F4405" w:rsidRDefault="00CF4E47" w:rsidP="00CF4E47">
      <w:r w:rsidRPr="009F4405">
        <w:rPr>
          <w:b/>
          <w:bCs/>
        </w:rPr>
        <w:t xml:space="preserve">Technical — High: </w:t>
      </w:r>
      <w:r w:rsidRPr="009F4405">
        <w:t>Mostly upgrades to existing mature infrastructure — a technically low-risk consolidation that resolves BEAP redundancy (</w:t>
      </w:r>
      <w:r w:rsidR="00F100C9">
        <w:rPr>
          <w:sz w:val="18"/>
          <w:szCs w:val="18"/>
        </w:rPr>
        <w:t>A11</w:t>
      </w:r>
      <w:r w:rsidRPr="009F4405">
        <w:rPr>
          <w:sz w:val="18"/>
          <w:szCs w:val="18"/>
        </w:rPr>
        <w:t>/</w:t>
      </w:r>
      <w:r w:rsidR="0003468C">
        <w:rPr>
          <w:sz w:val="18"/>
          <w:szCs w:val="18"/>
        </w:rPr>
        <w:t>B01</w:t>
      </w:r>
      <w:r w:rsidRPr="009F4405">
        <w:t>), Pariacabo/Canopée redundancy (</w:t>
      </w:r>
      <w:r w:rsidR="00F43DF9">
        <w:t>C</w:t>
      </w:r>
      <w:r w:rsidR="00DE5CE4">
        <w:t>01</w:t>
      </w:r>
      <w:r w:rsidRPr="009F4405">
        <w:t>/</w:t>
      </w:r>
      <w:r w:rsidR="00F43DF9">
        <w:t>C</w:t>
      </w:r>
      <w:r w:rsidR="0018674D">
        <w:t>02</w:t>
      </w:r>
      <w:r w:rsidRPr="009F4405">
        <w:t>) and partial P5.2/P4 redundancy (</w:t>
      </w:r>
      <w:r w:rsidR="00F100C9">
        <w:t>A12</w:t>
      </w:r>
      <w:r w:rsidRPr="009F4405">
        <w:t>/</w:t>
      </w:r>
      <w:r w:rsidR="0003468C">
        <w:t>B02</w:t>
      </w:r>
      <w:r w:rsidRPr="009F4405">
        <w:t>). The distinctive technically driven element is the naval safe-extraction and launch technology, whose qualification status is a genuine maturity risk. The scenario does not, however, diversify Europe’s launch geography.</w:t>
      </w:r>
    </w:p>
    <w:p w14:paraId="069FE373" w14:textId="77777777" w:rsidR="00CF4E47" w:rsidRPr="009F4405" w:rsidRDefault="00CF4E47" w:rsidP="00CF4E47">
      <w:r w:rsidRPr="009F4405">
        <w:t>Concrete infrastructure chain (all types)</w:t>
      </w:r>
    </w:p>
    <w:p w14:paraId="3EE57158" w14:textId="0FCDE293" w:rsidR="00CF4E47" w:rsidRPr="009F4405" w:rsidRDefault="00CF4E47" w:rsidP="00CF4E47">
      <w:r w:rsidRPr="009F4405">
        <w:rPr>
          <w:b/>
          <w:bCs/>
        </w:rPr>
        <w:t xml:space="preserve">Launch: </w:t>
      </w:r>
      <w:r w:rsidRPr="009F4405">
        <w:t xml:space="preserve">Ariane 6 ELA-4/ZL4, Vega-C ELV/SLV and ELM-Diamant (MaiaSpace Maia on ELM2/former ELS; PLD Miura 5, Isar, RFA, Latitude, Sirius on the multi-launcher zone) are consolidated as the </w:t>
      </w:r>
      <w:r w:rsidRPr="009F4405">
        <w:rPr>
          <w:b/>
          <w:bCs/>
        </w:rPr>
        <w:t>European orbital core</w:t>
      </w:r>
      <w:r w:rsidRPr="009F4405">
        <w:t>. Idle CSG assets such as ELS/ELA-3 are assessed for reuse rather than left as sunk capital (</w:t>
      </w:r>
      <w:r w:rsidR="00F100C9">
        <w:t>A13</w:t>
      </w:r>
      <w:r w:rsidRPr="009F4405">
        <w:t>). Andøya, SaxaVord, Esrange and Malbusca continue — supported but not elevated. A naval platform adds a low-inclination back-up and a contingency against loss of CSG access</w:t>
      </w:r>
    </w:p>
    <w:p w14:paraId="033A0A26" w14:textId="0E3949C9" w:rsidR="00CF4E47" w:rsidRPr="009F4405" w:rsidRDefault="00CF4E47" w:rsidP="00CF4E47">
      <w:r w:rsidRPr="009F4405">
        <w:rPr>
          <w:b/>
          <w:bCs/>
        </w:rPr>
        <w:t xml:space="preserve">Payload integration and preparation: </w:t>
      </w:r>
      <w:r w:rsidRPr="009F4405">
        <w:t xml:space="preserve">EPCU S1/S3/S5 and the Ariane 6 Encapsulation Facility become </w:t>
      </w:r>
      <w:r w:rsidRPr="009F4405">
        <w:rPr>
          <w:b/>
          <w:bCs/>
        </w:rPr>
        <w:t>priority throughput assets</w:t>
      </w:r>
      <w:r w:rsidRPr="009F4405">
        <w:t xml:space="preserve">, with additional clean-room and storage capacity planned before cadence increases (easing the parallel-campaign constraint </w:t>
      </w:r>
      <w:r w:rsidR="00F100C9">
        <w:t>A14</w:t>
      </w:r>
      <w:r w:rsidRPr="009F4405">
        <w:t>).</w:t>
      </w:r>
    </w:p>
    <w:p w14:paraId="64A40ABA" w14:textId="35CB684E" w:rsidR="00CF4E47" w:rsidRPr="009F4405" w:rsidRDefault="00CF4E47" w:rsidP="00CF4E47">
      <w:r w:rsidRPr="009F4405">
        <w:rPr>
          <w:b/>
          <w:bCs/>
        </w:rPr>
        <w:t xml:space="preserve">Testing: </w:t>
      </w:r>
      <w:r w:rsidRPr="009F4405">
        <w:t xml:space="preserve">BEAP risk is </w:t>
      </w:r>
      <w:r w:rsidRPr="009F4405">
        <w:rPr>
          <w:b/>
          <w:bCs/>
        </w:rPr>
        <w:t>explicitly costed</w:t>
      </w:r>
      <w:r w:rsidRPr="009F4405">
        <w:t xml:space="preserve"> because P120C/P160C affects both Ariane 6 boosters and the Vega-C first stage; a second solid-motor test capability is initiated (</w:t>
      </w:r>
      <w:r w:rsidR="00F100C9">
        <w:rPr>
          <w:sz w:val="18"/>
          <w:szCs w:val="18"/>
        </w:rPr>
        <w:t>A11</w:t>
      </w:r>
      <w:r w:rsidRPr="009F4405">
        <w:rPr>
          <w:sz w:val="18"/>
          <w:szCs w:val="18"/>
        </w:rPr>
        <w:t>/</w:t>
      </w:r>
      <w:r w:rsidR="0003468C">
        <w:rPr>
          <w:sz w:val="18"/>
          <w:szCs w:val="18"/>
        </w:rPr>
        <w:t>B01</w:t>
      </w:r>
      <w:r w:rsidRPr="009F4405">
        <w:t xml:space="preserve">). DLR P5.2/P4 remains critical, and a </w:t>
      </w:r>
      <w:r w:rsidRPr="009F4405">
        <w:rPr>
          <w:b/>
          <w:bCs/>
        </w:rPr>
        <w:t>partial second cryogenic path</w:t>
      </w:r>
      <w:r w:rsidRPr="009F4405">
        <w:t xml:space="preserve"> is initiated — candidates: a Vernon P</w:t>
      </w:r>
      <w:r w:rsidR="00715731">
        <w:t>F05</w:t>
      </w:r>
      <w:r w:rsidRPr="009F4405">
        <w:t>2 upgrade, ONERA Fauga-Mauzac augmentation, or Nammo Raufoss for smaller stages (</w:t>
      </w:r>
      <w:r w:rsidR="00F100C9">
        <w:t>A12</w:t>
      </w:r>
      <w:r w:rsidRPr="009F4405">
        <w:t>/</w:t>
      </w:r>
      <w:r w:rsidR="0003468C">
        <w:t>B02</w:t>
      </w:r>
      <w:r w:rsidRPr="009F4405">
        <w:t>).</w:t>
      </w:r>
    </w:p>
    <w:p w14:paraId="043C60E3" w14:textId="18BCB119" w:rsidR="00CF4E47" w:rsidRPr="009F4405" w:rsidRDefault="00CF4E47" w:rsidP="00CF4E47">
      <w:r w:rsidRPr="009F4405">
        <w:rPr>
          <w:b/>
          <w:bCs/>
        </w:rPr>
        <w:t xml:space="preserve">Manufacturing: </w:t>
      </w:r>
      <w:r w:rsidRPr="009F4405">
        <w:t xml:space="preserve">ArianeGroup’s mainland-Europe-to-Kourou route via Canopée remains central; Ariane 6/Vega production and propellant/solid-motor supply receive </w:t>
      </w:r>
      <w:r w:rsidRPr="009F4405">
        <w:rPr>
          <w:b/>
          <w:bCs/>
        </w:rPr>
        <w:t>buffer-stock and second-source resilience analysis</w:t>
      </w:r>
      <w:r w:rsidRPr="009F4405">
        <w:t xml:space="preserve"> (</w:t>
      </w:r>
      <w:r w:rsidR="0003468C">
        <w:t>B01</w:t>
      </w:r>
      <w:r w:rsidRPr="009F4405">
        <w:t xml:space="preserve">, </w:t>
      </w:r>
      <w:r w:rsidR="00EA5E86">
        <w:t>C03</w:t>
      </w:r>
      <w:r w:rsidRPr="009F4405">
        <w:t xml:space="preserve">, </w:t>
      </w:r>
      <w:r w:rsidR="00EA5E86">
        <w:t>C04</w:t>
      </w:r>
      <w:r w:rsidRPr="009F4405">
        <w:t>). Les Mureaux, Bremen and Colleferro are treated as Level 1 manufacturing assets deserving explicit resilience investment; Vernon P</w:t>
      </w:r>
      <w:r w:rsidR="00715731">
        <w:t>F02</w:t>
      </w:r>
      <w:r w:rsidRPr="009F4405">
        <w:t>0/P</w:t>
      </w:r>
      <w:r w:rsidR="00715731">
        <w:t>F05</w:t>
      </w:r>
      <w:r w:rsidRPr="009F4405">
        <w:t>2 takes a combined test + manufacturing role (Vinci upper-stage engine + MaiaSpace Maia reusable engine); MT Aerospace Augsburg is treated as a Level 1 shared supplier. Smaller manufacturers continue as Level 2.</w:t>
      </w:r>
    </w:p>
    <w:p w14:paraId="1B5D8A62" w14:textId="7F8930C6" w:rsidR="00CF4E47" w:rsidRPr="009F4405" w:rsidRDefault="00CF4E47" w:rsidP="00CF4E47">
      <w:r w:rsidRPr="009F4405">
        <w:rPr>
          <w:b/>
          <w:bCs/>
        </w:rPr>
        <w:t xml:space="preserve">TT&amp;C, range &amp; safety: </w:t>
      </w:r>
      <w:r w:rsidRPr="009F4405">
        <w:t xml:space="preserve">CSG radars, telemetry, the Jupiter/control-centre architecture and downrange stations are </w:t>
      </w:r>
      <w:r w:rsidRPr="009F4405">
        <w:rPr>
          <w:b/>
          <w:bCs/>
        </w:rPr>
        <w:t>strengthened</w:t>
      </w:r>
      <w:r w:rsidRPr="009F4405">
        <w:t xml:space="preserve">; </w:t>
      </w:r>
      <w:r w:rsidRPr="009F4405">
        <w:rPr>
          <w:b/>
          <w:bCs/>
        </w:rPr>
        <w:t>maritime telemetry alternatives</w:t>
      </w:r>
      <w:r w:rsidRPr="009F4405">
        <w:t xml:space="preserve"> are evaluated where ocean trajectories create ad-hoc coverage needs, </w:t>
      </w:r>
      <w:r w:rsidRPr="009F4405">
        <w:lastRenderedPageBreak/>
        <w:t>giving surge and backup capacity and partially addressing the continuous-ascent-telemetry gap (</w:t>
      </w:r>
      <w:r w:rsidR="00F100C9">
        <w:t>A05</w:t>
      </w:r>
      <w:r w:rsidRPr="009F4405">
        <w:t>). SvalSat/Troll and ESTRACK remain the backbone; Baltasound, Polaris ACC and SaxaVord Range Control retain their site-specific roles.</w:t>
      </w:r>
    </w:p>
    <w:p w14:paraId="6E9281A1" w14:textId="144712B3" w:rsidR="00CF4E47" w:rsidRPr="009F4405" w:rsidRDefault="00CF4E47" w:rsidP="00CF4E47">
      <w:r w:rsidRPr="009F4405">
        <w:rPr>
          <w:b/>
          <w:bCs/>
        </w:rPr>
        <w:t xml:space="preserve">Operations: </w:t>
      </w:r>
      <w:r w:rsidRPr="009F4405">
        <w:t xml:space="preserve">Jupiter Control Room is upgraded for </w:t>
      </w:r>
      <w:r w:rsidRPr="009F4405">
        <w:rPr>
          <w:b/>
          <w:bCs/>
        </w:rPr>
        <w:t>cadence and multi-launcher simultaneous operations</w:t>
      </w:r>
      <w:r w:rsidRPr="009F4405">
        <w:t xml:space="preserve"> (Ariane 6 + Vega-C + ELM-Diamant entrants), easing the single-control-room capacity constraint (</w:t>
      </w:r>
      <w:r w:rsidR="00F100C9">
        <w:t>A15</w:t>
      </w:r>
      <w:r w:rsidRPr="009F4405">
        <w:t>) and part of the fragmentation issue (</w:t>
      </w:r>
      <w:r w:rsidR="00F16698">
        <w:t>G07</w:t>
      </w:r>
      <w:r w:rsidRPr="009F4405">
        <w:t xml:space="preserve">). </w:t>
      </w:r>
    </w:p>
    <w:p w14:paraId="0583E7E4" w14:textId="338944FA" w:rsidR="00CF4E47" w:rsidRPr="009F4405" w:rsidRDefault="00CF4E47" w:rsidP="00CF4E47">
      <w:r w:rsidRPr="009F4405">
        <w:rPr>
          <w:b/>
          <w:bCs/>
        </w:rPr>
        <w:t xml:space="preserve">Transportation: </w:t>
      </w:r>
      <w:r w:rsidRPr="009F4405">
        <w:t>Pariacabo harbour and the Route de l’Espace are treated as strategic vulnerabilities, with three mitigations: a second-quay/second-vessel arrangement (</w:t>
      </w:r>
      <w:r w:rsidR="00B03BBE">
        <w:t>C</w:t>
      </w:r>
      <w:r w:rsidR="00DE5CE4">
        <w:t>01</w:t>
      </w:r>
      <w:r w:rsidRPr="009F4405">
        <w:t xml:space="preserve">, </w:t>
      </w:r>
      <w:r w:rsidR="00B03BBE">
        <w:t>C</w:t>
      </w:r>
      <w:r w:rsidR="0018674D">
        <w:t>02</w:t>
      </w:r>
      <w:r w:rsidRPr="009F4405">
        <w:t xml:space="preserve">); port hardening and better convoy management (2017 blockade precedent — </w:t>
      </w:r>
      <w:r w:rsidR="0018674D">
        <w:t>D03</w:t>
      </w:r>
      <w:r w:rsidRPr="009F4405">
        <w:t>4); and a buffer-stock strategy for solid-motor components at CSG (</w:t>
      </w:r>
      <w:r w:rsidR="0003468C">
        <w:t>B01</w:t>
      </w:r>
      <w:r w:rsidRPr="009F4405">
        <w:t>).</w:t>
      </w:r>
    </w:p>
    <w:p w14:paraId="3063C69C" w14:textId="77777777" w:rsidR="00CF4E47" w:rsidRPr="009F4405" w:rsidRDefault="00CF4E47" w:rsidP="00CF4E47">
      <w:r w:rsidRPr="009F4405">
        <w:rPr>
          <w:b/>
          <w:bCs/>
        </w:rPr>
        <w:t xml:space="preserve">SSA &amp; space weather: </w:t>
      </w:r>
      <w:r w:rsidRPr="009F4405">
        <w:t xml:space="preserve">EU SST and the ESA Space Weather Office remain unchanged in role, with </w:t>
      </w:r>
      <w:r w:rsidRPr="009F4405">
        <w:rPr>
          <w:b/>
          <w:bCs/>
        </w:rPr>
        <w:t>integration into CSG range safety explicitly reinforced</w:t>
      </w:r>
      <w:r w:rsidRPr="009F4405">
        <w:t xml:space="preserve"> (integrated civil-military tracking and comms).</w:t>
      </w:r>
    </w:p>
    <w:p w14:paraId="35174D0E" w14:textId="0B2E1511" w:rsidR="00CF4E47" w:rsidRPr="009F4405" w:rsidRDefault="00CF4E47" w:rsidP="00CF4E47">
      <w:r w:rsidRPr="009F4405">
        <w:t>Bottlenecks and gaps addressed</w:t>
      </w:r>
    </w:p>
    <w:p w14:paraId="53DB8A63" w14:textId="2F4375B3" w:rsidR="00C53A48" w:rsidRPr="009F4405" w:rsidRDefault="00C53A48" w:rsidP="00C53A48">
      <w:pPr>
        <w:pStyle w:val="Caption"/>
      </w:pPr>
      <w:bookmarkStart w:id="149" w:name="_Toc239018429"/>
      <w:r w:rsidRPr="009F4405">
        <w:t xml:space="preserve">Table </w:t>
      </w:r>
      <w:r w:rsidRPr="009F4405">
        <w:fldChar w:fldCharType="begin"/>
      </w:r>
      <w:r w:rsidRPr="009F4405">
        <w:instrText xml:space="preserve"> SEQ Table \* ARABIC </w:instrText>
      </w:r>
      <w:r w:rsidRPr="009F4405">
        <w:fldChar w:fldCharType="separate"/>
      </w:r>
      <w:r w:rsidR="005F19E3">
        <w:rPr>
          <w:noProof/>
        </w:rPr>
        <w:t>38</w:t>
      </w:r>
      <w:r w:rsidRPr="009F4405">
        <w:fldChar w:fldCharType="end"/>
      </w:r>
      <w:r w:rsidRPr="009F4405">
        <w:t xml:space="preserve"> Scenario 4: status of key bottlenecks and gaps</w:t>
      </w:r>
      <w:bookmarkEnd w:id="149"/>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0"/>
        <w:gridCol w:w="1250"/>
        <w:gridCol w:w="5800"/>
      </w:tblGrid>
      <w:tr w:rsidR="00CF4E47" w:rsidRPr="009F4405" w14:paraId="6B085B94" w14:textId="77777777" w:rsidTr="00C526C3">
        <w:trPr>
          <w:tblHeader/>
        </w:trPr>
        <w:tc>
          <w:tcPr>
            <w:tcW w:w="2550" w:type="dxa"/>
            <w:shd w:val="clear" w:color="auto" w:fill="FFE600" w:themeFill="accent2"/>
            <w:tcMar>
              <w:top w:w="60" w:type="dxa"/>
              <w:left w:w="90" w:type="dxa"/>
              <w:bottom w:w="60" w:type="dxa"/>
              <w:right w:w="90" w:type="dxa"/>
            </w:tcMar>
            <w:vAlign w:val="center"/>
          </w:tcPr>
          <w:p w14:paraId="59F3D2E6" w14:textId="77777777" w:rsidR="00CF4E47" w:rsidRPr="009F4405" w:rsidRDefault="00CF4E47">
            <w:r w:rsidRPr="009F4405">
              <w:rPr>
                <w:b/>
                <w:bCs/>
                <w:sz w:val="18"/>
                <w:szCs w:val="18"/>
              </w:rPr>
              <w:t>Task 2.3 item (ID + short)</w:t>
            </w:r>
          </w:p>
        </w:tc>
        <w:tc>
          <w:tcPr>
            <w:tcW w:w="1250" w:type="dxa"/>
            <w:shd w:val="clear" w:color="auto" w:fill="FFE600" w:themeFill="accent2"/>
            <w:tcMar>
              <w:top w:w="60" w:type="dxa"/>
              <w:left w:w="90" w:type="dxa"/>
              <w:bottom w:w="60" w:type="dxa"/>
              <w:right w:w="90" w:type="dxa"/>
            </w:tcMar>
            <w:vAlign w:val="center"/>
          </w:tcPr>
          <w:p w14:paraId="79EE9FF6" w14:textId="77777777" w:rsidR="00CF4E47" w:rsidRPr="009F4405" w:rsidRDefault="00CF4E47">
            <w:r w:rsidRPr="009F4405">
              <w:rPr>
                <w:b/>
                <w:bCs/>
                <w:sz w:val="18"/>
                <w:szCs w:val="18"/>
              </w:rPr>
              <w:t>Status</w:t>
            </w:r>
          </w:p>
        </w:tc>
        <w:tc>
          <w:tcPr>
            <w:tcW w:w="5800" w:type="dxa"/>
            <w:shd w:val="clear" w:color="auto" w:fill="FFE600" w:themeFill="accent2"/>
            <w:tcMar>
              <w:top w:w="60" w:type="dxa"/>
              <w:left w:w="90" w:type="dxa"/>
              <w:bottom w:w="60" w:type="dxa"/>
              <w:right w:w="90" w:type="dxa"/>
            </w:tcMar>
            <w:vAlign w:val="center"/>
          </w:tcPr>
          <w:p w14:paraId="527B9B79" w14:textId="77777777" w:rsidR="00CF4E47" w:rsidRPr="009F4405" w:rsidRDefault="00CF4E47">
            <w:r w:rsidRPr="009F4405">
              <w:rPr>
                <w:b/>
                <w:bCs/>
                <w:sz w:val="18"/>
                <w:szCs w:val="18"/>
              </w:rPr>
              <w:t>How it plays out under this scenario</w:t>
            </w:r>
          </w:p>
        </w:tc>
      </w:tr>
      <w:tr w:rsidR="00CF4E47" w:rsidRPr="009F4405" w14:paraId="60FAB9AE" w14:textId="77777777" w:rsidTr="00C526C3">
        <w:tc>
          <w:tcPr>
            <w:tcW w:w="2550" w:type="dxa"/>
            <w:shd w:val="clear" w:color="auto" w:fill="F2F2F2" w:themeFill="text2" w:themeFillShade="F2"/>
            <w:tcMar>
              <w:top w:w="60" w:type="dxa"/>
              <w:left w:w="90" w:type="dxa"/>
              <w:bottom w:w="60" w:type="dxa"/>
              <w:right w:w="90" w:type="dxa"/>
            </w:tcMar>
          </w:tcPr>
          <w:p w14:paraId="3AAE28D0" w14:textId="2B34BBAA" w:rsidR="00CF4E47" w:rsidRPr="009F4405" w:rsidRDefault="00F100C9">
            <w:pPr>
              <w:rPr>
                <w:b/>
              </w:rPr>
            </w:pPr>
            <w:r>
              <w:rPr>
                <w:b/>
                <w:sz w:val="18"/>
                <w:szCs w:val="18"/>
              </w:rPr>
              <w:t>A11</w:t>
            </w:r>
            <w:r w:rsidR="00CF4E47" w:rsidRPr="009F4405">
              <w:rPr>
                <w:b/>
                <w:sz w:val="18"/>
                <w:szCs w:val="18"/>
              </w:rPr>
              <w:t>/</w:t>
            </w:r>
            <w:r w:rsidR="0003468C">
              <w:rPr>
                <w:b/>
                <w:sz w:val="18"/>
                <w:szCs w:val="18"/>
              </w:rPr>
              <w:t>B01</w:t>
            </w:r>
            <w:r w:rsidR="00CF4E47" w:rsidRPr="009F4405">
              <w:rPr>
                <w:b/>
                <w:bCs/>
                <w:sz w:val="18"/>
                <w:szCs w:val="18"/>
              </w:rPr>
              <w:t>— single solid plant + BEAP; P120C chain</w:t>
            </w:r>
          </w:p>
        </w:tc>
        <w:tc>
          <w:tcPr>
            <w:tcW w:w="1250" w:type="dxa"/>
            <w:tcMar>
              <w:top w:w="60" w:type="dxa"/>
              <w:left w:w="90" w:type="dxa"/>
              <w:bottom w:w="60" w:type="dxa"/>
              <w:right w:w="90" w:type="dxa"/>
            </w:tcMar>
          </w:tcPr>
          <w:p w14:paraId="46608AB4" w14:textId="77777777" w:rsidR="00CF4E47" w:rsidRPr="009F4405" w:rsidRDefault="00CF4E47">
            <w:r w:rsidRPr="009F4405">
              <w:rPr>
                <w:sz w:val="18"/>
                <w:szCs w:val="18"/>
              </w:rPr>
              <w:t>Partly resolved</w:t>
            </w:r>
          </w:p>
        </w:tc>
        <w:tc>
          <w:tcPr>
            <w:tcW w:w="5800" w:type="dxa"/>
            <w:tcMar>
              <w:top w:w="60" w:type="dxa"/>
              <w:left w:w="90" w:type="dxa"/>
              <w:bottom w:w="60" w:type="dxa"/>
              <w:right w:w="90" w:type="dxa"/>
            </w:tcMar>
          </w:tcPr>
          <w:p w14:paraId="00B5FEC0" w14:textId="77777777" w:rsidR="00CF4E47" w:rsidRPr="009F4405" w:rsidRDefault="00CF4E47">
            <w:r w:rsidRPr="009F4405">
              <w:rPr>
                <w:sz w:val="18"/>
                <w:szCs w:val="18"/>
              </w:rPr>
              <w:t>A second solid-motor test capability plus buffer-stock for P120C/P160C components.</w:t>
            </w:r>
          </w:p>
        </w:tc>
      </w:tr>
      <w:tr w:rsidR="00CF4E47" w:rsidRPr="009F4405" w14:paraId="21D1CB04" w14:textId="77777777" w:rsidTr="00C526C3">
        <w:tc>
          <w:tcPr>
            <w:tcW w:w="2550" w:type="dxa"/>
            <w:shd w:val="clear" w:color="auto" w:fill="F2F2F2" w:themeFill="text2" w:themeFillShade="F2"/>
            <w:tcMar>
              <w:top w:w="60" w:type="dxa"/>
              <w:left w:w="90" w:type="dxa"/>
              <w:bottom w:w="60" w:type="dxa"/>
              <w:right w:w="90" w:type="dxa"/>
            </w:tcMar>
          </w:tcPr>
          <w:p w14:paraId="0DB22F51" w14:textId="4CB76174" w:rsidR="00CF4E47" w:rsidRPr="009F4405" w:rsidRDefault="00F100C9">
            <w:pPr>
              <w:rPr>
                <w:b/>
              </w:rPr>
            </w:pPr>
            <w:r>
              <w:rPr>
                <w:b/>
                <w:bCs/>
                <w:sz w:val="18"/>
                <w:szCs w:val="18"/>
              </w:rPr>
              <w:t>A12</w:t>
            </w:r>
            <w:r w:rsidR="00CF4E47" w:rsidRPr="009F4405">
              <w:rPr>
                <w:b/>
                <w:bCs/>
                <w:sz w:val="18"/>
                <w:szCs w:val="18"/>
              </w:rPr>
              <w:t>/</w:t>
            </w:r>
            <w:r w:rsidR="0003468C">
              <w:rPr>
                <w:b/>
                <w:bCs/>
                <w:sz w:val="18"/>
                <w:szCs w:val="18"/>
              </w:rPr>
              <w:t>B02</w:t>
            </w:r>
            <w:r w:rsidR="00CF4E47" w:rsidRPr="009F4405">
              <w:rPr>
                <w:b/>
                <w:bCs/>
                <w:sz w:val="18"/>
                <w:szCs w:val="18"/>
              </w:rPr>
              <w:t xml:space="preserve"> — DLR P5.2/P4 sole cryo qualification</w:t>
            </w:r>
          </w:p>
        </w:tc>
        <w:tc>
          <w:tcPr>
            <w:tcW w:w="1250" w:type="dxa"/>
            <w:tcMar>
              <w:top w:w="60" w:type="dxa"/>
              <w:left w:w="90" w:type="dxa"/>
              <w:bottom w:w="60" w:type="dxa"/>
              <w:right w:w="90" w:type="dxa"/>
            </w:tcMar>
          </w:tcPr>
          <w:p w14:paraId="07CDF2F9" w14:textId="77777777" w:rsidR="00CF4E47" w:rsidRPr="009F4405" w:rsidRDefault="00CF4E47">
            <w:r w:rsidRPr="009F4405">
              <w:rPr>
                <w:sz w:val="18"/>
                <w:szCs w:val="18"/>
              </w:rPr>
              <w:t>Partly resolved</w:t>
            </w:r>
          </w:p>
        </w:tc>
        <w:tc>
          <w:tcPr>
            <w:tcW w:w="5800" w:type="dxa"/>
            <w:tcMar>
              <w:top w:w="60" w:type="dxa"/>
              <w:left w:w="90" w:type="dxa"/>
              <w:bottom w:w="60" w:type="dxa"/>
              <w:right w:w="90" w:type="dxa"/>
            </w:tcMar>
          </w:tcPr>
          <w:p w14:paraId="02EEE4F2" w14:textId="77777777" w:rsidR="00CF4E47" w:rsidRPr="009F4405" w:rsidRDefault="00CF4E47">
            <w:r w:rsidRPr="009F4405">
              <w:rPr>
                <w:sz w:val="18"/>
                <w:szCs w:val="18"/>
              </w:rPr>
              <w:t>A partial second cryogenic path (Vernon / ONERA / Nammo candidates) is initiated.</w:t>
            </w:r>
          </w:p>
        </w:tc>
      </w:tr>
      <w:tr w:rsidR="00CF4E47" w:rsidRPr="009F4405" w14:paraId="413D5EED" w14:textId="77777777" w:rsidTr="00C526C3">
        <w:tc>
          <w:tcPr>
            <w:tcW w:w="2550" w:type="dxa"/>
            <w:shd w:val="clear" w:color="auto" w:fill="F2F2F2" w:themeFill="text2" w:themeFillShade="F2"/>
            <w:tcMar>
              <w:top w:w="60" w:type="dxa"/>
              <w:left w:w="90" w:type="dxa"/>
              <w:bottom w:w="60" w:type="dxa"/>
              <w:right w:w="90" w:type="dxa"/>
            </w:tcMar>
          </w:tcPr>
          <w:p w14:paraId="08662DA7" w14:textId="2DF2F4DA" w:rsidR="00CF4E47" w:rsidRPr="009F4405" w:rsidRDefault="00B03BBE">
            <w:pPr>
              <w:rPr>
                <w:b/>
              </w:rPr>
            </w:pPr>
            <w:r>
              <w:rPr>
                <w:b/>
                <w:bCs/>
                <w:sz w:val="18"/>
                <w:szCs w:val="18"/>
              </w:rPr>
              <w:t>C</w:t>
            </w:r>
            <w:r w:rsidR="00DE5CE4">
              <w:rPr>
                <w:b/>
                <w:bCs/>
                <w:sz w:val="18"/>
                <w:szCs w:val="18"/>
              </w:rPr>
              <w:t>01</w:t>
            </w:r>
            <w:r w:rsidR="00CF4E47" w:rsidRPr="009F4405">
              <w:rPr>
                <w:b/>
                <w:bCs/>
                <w:sz w:val="18"/>
                <w:szCs w:val="18"/>
              </w:rPr>
              <w:t>/</w:t>
            </w:r>
            <w:r>
              <w:rPr>
                <w:b/>
                <w:bCs/>
                <w:sz w:val="18"/>
                <w:szCs w:val="18"/>
              </w:rPr>
              <w:t>C</w:t>
            </w:r>
            <w:r w:rsidR="0018674D">
              <w:rPr>
                <w:b/>
                <w:bCs/>
                <w:sz w:val="18"/>
                <w:szCs w:val="18"/>
              </w:rPr>
              <w:t>02</w:t>
            </w:r>
            <w:r w:rsidR="00CF4E47" w:rsidRPr="009F4405">
              <w:rPr>
                <w:b/>
                <w:bCs/>
                <w:sz w:val="18"/>
                <w:szCs w:val="18"/>
              </w:rPr>
              <w:t>/</w:t>
            </w:r>
            <w:r>
              <w:rPr>
                <w:b/>
                <w:bCs/>
                <w:sz w:val="18"/>
                <w:szCs w:val="18"/>
              </w:rPr>
              <w:t>C</w:t>
            </w:r>
            <w:r w:rsidR="0018674D">
              <w:rPr>
                <w:b/>
                <w:bCs/>
                <w:sz w:val="18"/>
                <w:szCs w:val="18"/>
              </w:rPr>
              <w:t>03</w:t>
            </w:r>
            <w:r w:rsidR="00CF4E47" w:rsidRPr="009F4405">
              <w:rPr>
                <w:b/>
                <w:bCs/>
                <w:sz w:val="18"/>
                <w:szCs w:val="18"/>
              </w:rPr>
              <w:t xml:space="preserve"> — Canopée, Pariacabo, single road</w:t>
            </w:r>
          </w:p>
        </w:tc>
        <w:tc>
          <w:tcPr>
            <w:tcW w:w="1250" w:type="dxa"/>
            <w:tcMar>
              <w:top w:w="60" w:type="dxa"/>
              <w:left w:w="90" w:type="dxa"/>
              <w:bottom w:w="60" w:type="dxa"/>
              <w:right w:w="90" w:type="dxa"/>
            </w:tcMar>
          </w:tcPr>
          <w:p w14:paraId="52F217F0" w14:textId="77777777" w:rsidR="00CF4E47" w:rsidRPr="009F4405" w:rsidRDefault="00CF4E47">
            <w:r w:rsidRPr="009F4405">
              <w:rPr>
                <w:sz w:val="18"/>
                <w:szCs w:val="18"/>
              </w:rPr>
              <w:t>Partly resolved</w:t>
            </w:r>
          </w:p>
        </w:tc>
        <w:tc>
          <w:tcPr>
            <w:tcW w:w="5800" w:type="dxa"/>
            <w:tcMar>
              <w:top w:w="60" w:type="dxa"/>
              <w:left w:w="90" w:type="dxa"/>
              <w:bottom w:w="60" w:type="dxa"/>
              <w:right w:w="90" w:type="dxa"/>
            </w:tcMar>
          </w:tcPr>
          <w:p w14:paraId="2C8D3BD7" w14:textId="77777777" w:rsidR="00CF4E47" w:rsidRPr="009F4405" w:rsidRDefault="00CF4E47">
            <w:r w:rsidRPr="009F4405">
              <w:rPr>
                <w:sz w:val="18"/>
                <w:szCs w:val="18"/>
              </w:rPr>
              <w:t>Second-quay/second-vessel, port hardening, convoy management and buffer stock.</w:t>
            </w:r>
          </w:p>
        </w:tc>
      </w:tr>
      <w:tr w:rsidR="00CF4E47" w:rsidRPr="009F4405" w14:paraId="286E00BF" w14:textId="77777777" w:rsidTr="00C526C3">
        <w:tc>
          <w:tcPr>
            <w:tcW w:w="2550" w:type="dxa"/>
            <w:shd w:val="clear" w:color="auto" w:fill="F2F2F2" w:themeFill="text2" w:themeFillShade="F2"/>
            <w:tcMar>
              <w:top w:w="60" w:type="dxa"/>
              <w:left w:w="90" w:type="dxa"/>
              <w:bottom w:w="60" w:type="dxa"/>
              <w:right w:w="90" w:type="dxa"/>
            </w:tcMar>
          </w:tcPr>
          <w:p w14:paraId="6A6F904C" w14:textId="0762BAB0" w:rsidR="00CF4E47" w:rsidRPr="009F4405" w:rsidRDefault="00F100C9">
            <w:pPr>
              <w:rPr>
                <w:b/>
              </w:rPr>
            </w:pPr>
            <w:r>
              <w:rPr>
                <w:b/>
                <w:bCs/>
                <w:sz w:val="18"/>
                <w:szCs w:val="18"/>
              </w:rPr>
              <w:t>A15</w:t>
            </w:r>
            <w:r w:rsidR="00CF4E47" w:rsidRPr="009F4405">
              <w:rPr>
                <w:b/>
                <w:bCs/>
                <w:sz w:val="18"/>
                <w:szCs w:val="18"/>
              </w:rPr>
              <w:t xml:space="preserve"> — single Jupiter control room</w:t>
            </w:r>
          </w:p>
        </w:tc>
        <w:tc>
          <w:tcPr>
            <w:tcW w:w="1250" w:type="dxa"/>
            <w:tcMar>
              <w:top w:w="60" w:type="dxa"/>
              <w:left w:w="90" w:type="dxa"/>
              <w:bottom w:w="60" w:type="dxa"/>
              <w:right w:w="90" w:type="dxa"/>
            </w:tcMar>
          </w:tcPr>
          <w:p w14:paraId="54FFAA85" w14:textId="77777777" w:rsidR="00CF4E47" w:rsidRPr="009F4405" w:rsidRDefault="00CF4E47">
            <w:r w:rsidRPr="009F4405">
              <w:rPr>
                <w:sz w:val="18"/>
                <w:szCs w:val="18"/>
              </w:rPr>
              <w:t>Partly resolved</w:t>
            </w:r>
          </w:p>
        </w:tc>
        <w:tc>
          <w:tcPr>
            <w:tcW w:w="5800" w:type="dxa"/>
            <w:tcMar>
              <w:top w:w="60" w:type="dxa"/>
              <w:left w:w="90" w:type="dxa"/>
              <w:bottom w:w="60" w:type="dxa"/>
              <w:right w:w="90" w:type="dxa"/>
            </w:tcMar>
          </w:tcPr>
          <w:p w14:paraId="6F3D9445" w14:textId="77777777" w:rsidR="00CF4E47" w:rsidRPr="009F4405" w:rsidRDefault="00CF4E47">
            <w:r w:rsidRPr="009F4405">
              <w:rPr>
                <w:sz w:val="18"/>
                <w:szCs w:val="18"/>
              </w:rPr>
              <w:t>Jupiter upgraded for cadence and multi-launcher simultaneous operations.</w:t>
            </w:r>
          </w:p>
        </w:tc>
      </w:tr>
      <w:tr w:rsidR="00CF4E47" w:rsidRPr="009F4405" w14:paraId="4B33D49C" w14:textId="77777777" w:rsidTr="00C526C3">
        <w:tc>
          <w:tcPr>
            <w:tcW w:w="2550" w:type="dxa"/>
            <w:shd w:val="clear" w:color="auto" w:fill="F2F2F2" w:themeFill="text2" w:themeFillShade="F2"/>
            <w:tcMar>
              <w:top w:w="60" w:type="dxa"/>
              <w:left w:w="90" w:type="dxa"/>
              <w:bottom w:w="60" w:type="dxa"/>
              <w:right w:w="90" w:type="dxa"/>
            </w:tcMar>
          </w:tcPr>
          <w:p w14:paraId="1F1F6599" w14:textId="06F11C2E" w:rsidR="00CF4E47" w:rsidRPr="009F4405" w:rsidRDefault="00F100C9">
            <w:pPr>
              <w:rPr>
                <w:b/>
              </w:rPr>
            </w:pPr>
            <w:r>
              <w:rPr>
                <w:b/>
                <w:bCs/>
                <w:sz w:val="18"/>
                <w:szCs w:val="18"/>
              </w:rPr>
              <w:t>A05</w:t>
            </w:r>
            <w:r w:rsidR="00CF4E47" w:rsidRPr="009F4405">
              <w:rPr>
                <w:b/>
                <w:bCs/>
                <w:sz w:val="18"/>
                <w:szCs w:val="18"/>
              </w:rPr>
              <w:t xml:space="preserve"> — no EU continuous ascent telemetry</w:t>
            </w:r>
          </w:p>
        </w:tc>
        <w:tc>
          <w:tcPr>
            <w:tcW w:w="1250" w:type="dxa"/>
            <w:tcMar>
              <w:top w:w="60" w:type="dxa"/>
              <w:left w:w="90" w:type="dxa"/>
              <w:bottom w:w="60" w:type="dxa"/>
              <w:right w:w="90" w:type="dxa"/>
            </w:tcMar>
          </w:tcPr>
          <w:p w14:paraId="128959A1" w14:textId="77777777" w:rsidR="00CF4E47" w:rsidRPr="009F4405" w:rsidRDefault="00CF4E47">
            <w:r w:rsidRPr="009F4405">
              <w:rPr>
                <w:sz w:val="18"/>
                <w:szCs w:val="18"/>
              </w:rPr>
              <w:t>Partly resolved</w:t>
            </w:r>
          </w:p>
        </w:tc>
        <w:tc>
          <w:tcPr>
            <w:tcW w:w="5800" w:type="dxa"/>
            <w:tcMar>
              <w:top w:w="60" w:type="dxa"/>
              <w:left w:w="90" w:type="dxa"/>
              <w:bottom w:w="60" w:type="dxa"/>
              <w:right w:w="90" w:type="dxa"/>
            </w:tcMar>
          </w:tcPr>
          <w:p w14:paraId="3A402E0F" w14:textId="77777777" w:rsidR="00CF4E47" w:rsidRPr="009F4405" w:rsidRDefault="00CF4E47">
            <w:r w:rsidRPr="009F4405">
              <w:rPr>
                <w:sz w:val="18"/>
                <w:szCs w:val="18"/>
              </w:rPr>
              <w:t>Maritime telemetry alternatives provide surge and backup coverage.</w:t>
            </w:r>
          </w:p>
        </w:tc>
      </w:tr>
      <w:tr w:rsidR="00CF4E47" w:rsidRPr="009F4405" w14:paraId="32E30B50" w14:textId="77777777" w:rsidTr="00C526C3">
        <w:tc>
          <w:tcPr>
            <w:tcW w:w="2550" w:type="dxa"/>
            <w:shd w:val="clear" w:color="auto" w:fill="F2F2F2" w:themeFill="text2" w:themeFillShade="F2"/>
            <w:tcMar>
              <w:top w:w="60" w:type="dxa"/>
              <w:left w:w="90" w:type="dxa"/>
              <w:bottom w:w="60" w:type="dxa"/>
              <w:right w:w="90" w:type="dxa"/>
            </w:tcMar>
          </w:tcPr>
          <w:p w14:paraId="1E703260" w14:textId="582A9FC3" w:rsidR="00CF4E47" w:rsidRPr="009F4405" w:rsidRDefault="00C23CBB">
            <w:pPr>
              <w:rPr>
                <w:b/>
              </w:rPr>
            </w:pPr>
            <w:r>
              <w:rPr>
                <w:b/>
                <w:bCs/>
                <w:sz w:val="18"/>
                <w:szCs w:val="18"/>
              </w:rPr>
              <w:t>A01</w:t>
            </w:r>
            <w:r w:rsidR="00CF4E47" w:rsidRPr="009F4405">
              <w:rPr>
                <w:b/>
                <w:bCs/>
                <w:sz w:val="18"/>
                <w:szCs w:val="18"/>
              </w:rPr>
              <w:t xml:space="preserve"> — CSG sole heavy/low-inclination site</w:t>
            </w:r>
          </w:p>
        </w:tc>
        <w:tc>
          <w:tcPr>
            <w:tcW w:w="1250" w:type="dxa"/>
            <w:tcMar>
              <w:top w:w="60" w:type="dxa"/>
              <w:left w:w="90" w:type="dxa"/>
              <w:bottom w:w="60" w:type="dxa"/>
              <w:right w:w="90" w:type="dxa"/>
            </w:tcMar>
          </w:tcPr>
          <w:p w14:paraId="51494E36" w14:textId="77777777" w:rsidR="00CF4E47" w:rsidRPr="009F4405" w:rsidRDefault="00CF4E47">
            <w:r w:rsidRPr="009F4405">
              <w:rPr>
                <w:sz w:val="18"/>
                <w:szCs w:val="18"/>
              </w:rPr>
              <w:t>Partly resolved</w:t>
            </w:r>
          </w:p>
        </w:tc>
        <w:tc>
          <w:tcPr>
            <w:tcW w:w="5800" w:type="dxa"/>
            <w:tcMar>
              <w:top w:w="60" w:type="dxa"/>
              <w:left w:w="90" w:type="dxa"/>
              <w:bottom w:w="60" w:type="dxa"/>
              <w:right w:w="90" w:type="dxa"/>
            </w:tcMar>
          </w:tcPr>
          <w:p w14:paraId="044A5672" w14:textId="77777777" w:rsidR="00CF4E47" w:rsidRPr="009F4405" w:rsidRDefault="00CF4E47">
            <w:r w:rsidRPr="009F4405">
              <w:rPr>
                <w:sz w:val="18"/>
                <w:szCs w:val="18"/>
              </w:rPr>
              <w:t>A naval platform adds low-inclination back-up and a loss-of-access contingency; land geography still undiversified.</w:t>
            </w:r>
          </w:p>
        </w:tc>
      </w:tr>
      <w:tr w:rsidR="00CF4E47" w:rsidRPr="009F4405" w14:paraId="39044D9C" w14:textId="77777777" w:rsidTr="00C526C3">
        <w:tc>
          <w:tcPr>
            <w:tcW w:w="2550" w:type="dxa"/>
            <w:shd w:val="clear" w:color="auto" w:fill="F2F2F2" w:themeFill="text2" w:themeFillShade="F2"/>
            <w:tcMar>
              <w:top w:w="60" w:type="dxa"/>
              <w:left w:w="90" w:type="dxa"/>
              <w:bottom w:w="60" w:type="dxa"/>
              <w:right w:w="90" w:type="dxa"/>
            </w:tcMar>
          </w:tcPr>
          <w:p w14:paraId="4B35C2DF" w14:textId="26BD1855" w:rsidR="00CF4E47" w:rsidRPr="009F4405" w:rsidRDefault="00F100C9">
            <w:pPr>
              <w:rPr>
                <w:b/>
              </w:rPr>
            </w:pPr>
            <w:r>
              <w:rPr>
                <w:b/>
                <w:bCs/>
                <w:sz w:val="18"/>
                <w:szCs w:val="18"/>
              </w:rPr>
              <w:t>A13</w:t>
            </w:r>
            <w:r w:rsidR="00CF4E47" w:rsidRPr="009F4405">
              <w:rPr>
                <w:b/>
                <w:bCs/>
                <w:sz w:val="18"/>
                <w:szCs w:val="18"/>
              </w:rPr>
              <w:t xml:space="preserve"> — idle CSG assets (ELS/ELA-3) no reuse plan</w:t>
            </w:r>
          </w:p>
        </w:tc>
        <w:tc>
          <w:tcPr>
            <w:tcW w:w="1250" w:type="dxa"/>
            <w:tcMar>
              <w:top w:w="60" w:type="dxa"/>
              <w:left w:w="90" w:type="dxa"/>
              <w:bottom w:w="60" w:type="dxa"/>
              <w:right w:w="90" w:type="dxa"/>
            </w:tcMar>
          </w:tcPr>
          <w:p w14:paraId="6881B170" w14:textId="77777777" w:rsidR="00CF4E47" w:rsidRPr="009F4405" w:rsidRDefault="00CF4E47">
            <w:r w:rsidRPr="009F4405">
              <w:rPr>
                <w:sz w:val="18"/>
                <w:szCs w:val="18"/>
              </w:rPr>
              <w:t>Resolved</w:t>
            </w:r>
          </w:p>
        </w:tc>
        <w:tc>
          <w:tcPr>
            <w:tcW w:w="5800" w:type="dxa"/>
            <w:tcMar>
              <w:top w:w="60" w:type="dxa"/>
              <w:left w:w="90" w:type="dxa"/>
              <w:bottom w:w="60" w:type="dxa"/>
              <w:right w:w="90" w:type="dxa"/>
            </w:tcMar>
          </w:tcPr>
          <w:p w14:paraId="5280FA04" w14:textId="77777777" w:rsidR="00CF4E47" w:rsidRPr="009F4405" w:rsidRDefault="00CF4E47">
            <w:r w:rsidRPr="009F4405">
              <w:rPr>
                <w:sz w:val="18"/>
                <w:szCs w:val="18"/>
              </w:rPr>
              <w:t>Idle assets assessed for reuse rather than left as sunk capital.</w:t>
            </w:r>
          </w:p>
        </w:tc>
      </w:tr>
      <w:tr w:rsidR="00CF4E47" w:rsidRPr="009F4405" w14:paraId="5184320D" w14:textId="77777777" w:rsidTr="00C526C3">
        <w:tc>
          <w:tcPr>
            <w:tcW w:w="2550" w:type="dxa"/>
            <w:shd w:val="clear" w:color="auto" w:fill="F2F2F2" w:themeFill="text2" w:themeFillShade="F2"/>
            <w:tcMar>
              <w:top w:w="60" w:type="dxa"/>
              <w:left w:w="90" w:type="dxa"/>
              <w:bottom w:w="60" w:type="dxa"/>
              <w:right w:w="90" w:type="dxa"/>
            </w:tcMar>
          </w:tcPr>
          <w:p w14:paraId="7522318F" w14:textId="556CEF27" w:rsidR="00CF4E47" w:rsidRPr="009F4405" w:rsidRDefault="00F100C9">
            <w:pPr>
              <w:rPr>
                <w:b/>
              </w:rPr>
            </w:pPr>
            <w:r>
              <w:rPr>
                <w:b/>
                <w:bCs/>
                <w:sz w:val="18"/>
                <w:szCs w:val="18"/>
              </w:rPr>
              <w:t>A04</w:t>
            </w:r>
            <w:r w:rsidR="00CF4E47" w:rsidRPr="009F4405">
              <w:rPr>
                <w:b/>
                <w:bCs/>
                <w:sz w:val="18"/>
                <w:szCs w:val="18"/>
              </w:rPr>
              <w:t xml:space="preserve"> — no orbital capability outside CSG (land)</w:t>
            </w:r>
          </w:p>
        </w:tc>
        <w:tc>
          <w:tcPr>
            <w:tcW w:w="1250" w:type="dxa"/>
            <w:tcMar>
              <w:top w:w="60" w:type="dxa"/>
              <w:left w:w="90" w:type="dxa"/>
              <w:bottom w:w="60" w:type="dxa"/>
              <w:right w:w="90" w:type="dxa"/>
            </w:tcMar>
          </w:tcPr>
          <w:p w14:paraId="3BD43DA0" w14:textId="77777777" w:rsidR="00CF4E47" w:rsidRPr="009F4405" w:rsidRDefault="00CF4E47">
            <w:r w:rsidRPr="009F4405">
              <w:rPr>
                <w:sz w:val="18"/>
                <w:szCs w:val="18"/>
              </w:rPr>
              <w:t>Resolved</w:t>
            </w:r>
          </w:p>
        </w:tc>
        <w:tc>
          <w:tcPr>
            <w:tcW w:w="5800" w:type="dxa"/>
            <w:tcMar>
              <w:top w:w="60" w:type="dxa"/>
              <w:left w:w="90" w:type="dxa"/>
              <w:bottom w:w="60" w:type="dxa"/>
              <w:right w:w="90" w:type="dxa"/>
            </w:tcMar>
          </w:tcPr>
          <w:p w14:paraId="584CF492" w14:textId="77777777" w:rsidR="00CF4E47" w:rsidRPr="009F4405" w:rsidRDefault="00CF4E47">
            <w:pPr>
              <w:rPr>
                <w:sz w:val="18"/>
                <w:szCs w:val="18"/>
              </w:rPr>
            </w:pPr>
            <w:r w:rsidRPr="009F4405">
              <w:rPr>
                <w:sz w:val="18"/>
                <w:szCs w:val="18"/>
              </w:rPr>
              <w:t>Naval platform consents access to any inclination orbit</w:t>
            </w:r>
          </w:p>
          <w:p w14:paraId="1B4F6FE4" w14:textId="77777777" w:rsidR="00CF4E47" w:rsidRPr="009F4405" w:rsidRDefault="00CF4E47">
            <w:r w:rsidRPr="009F4405">
              <w:rPr>
                <w:sz w:val="18"/>
                <w:szCs w:val="18"/>
              </w:rPr>
              <w:t>Complementary land sites are supported but not elevated.</w:t>
            </w:r>
          </w:p>
        </w:tc>
      </w:tr>
      <w:tr w:rsidR="00CF4E47" w:rsidRPr="009F4405" w14:paraId="401F5B11" w14:textId="77777777" w:rsidTr="00C526C3">
        <w:tc>
          <w:tcPr>
            <w:tcW w:w="2550" w:type="dxa"/>
            <w:shd w:val="clear" w:color="auto" w:fill="F2F2F2" w:themeFill="text2" w:themeFillShade="F2"/>
            <w:tcMar>
              <w:top w:w="60" w:type="dxa"/>
              <w:left w:w="90" w:type="dxa"/>
              <w:bottom w:w="60" w:type="dxa"/>
              <w:right w:w="90" w:type="dxa"/>
            </w:tcMar>
          </w:tcPr>
          <w:p w14:paraId="57810DB7" w14:textId="38899935" w:rsidR="00CF4E47" w:rsidRPr="009F4405" w:rsidRDefault="00DE5CE4">
            <w:pPr>
              <w:rPr>
                <w:b/>
              </w:rPr>
            </w:pPr>
            <w:r>
              <w:rPr>
                <w:b/>
                <w:bCs/>
                <w:sz w:val="18"/>
                <w:szCs w:val="18"/>
              </w:rPr>
              <w:t>D01</w:t>
            </w:r>
            <w:r w:rsidR="00CF4E47" w:rsidRPr="009F4405">
              <w:rPr>
                <w:b/>
                <w:bCs/>
                <w:sz w:val="18"/>
                <w:szCs w:val="18"/>
              </w:rPr>
              <w:t>/</w:t>
            </w:r>
            <w:r w:rsidR="0018674D">
              <w:rPr>
                <w:b/>
                <w:bCs/>
                <w:sz w:val="18"/>
                <w:szCs w:val="18"/>
              </w:rPr>
              <w:t>D09</w:t>
            </w:r>
            <w:r w:rsidR="00CF4E47" w:rsidRPr="009F4405">
              <w:rPr>
                <w:b/>
                <w:bCs/>
                <w:sz w:val="18"/>
                <w:szCs w:val="18"/>
              </w:rPr>
              <w:t xml:space="preserve"> — fragmented licensing; no harmonised FTS</w:t>
            </w:r>
          </w:p>
        </w:tc>
        <w:tc>
          <w:tcPr>
            <w:tcW w:w="1250" w:type="dxa"/>
            <w:tcMar>
              <w:top w:w="60" w:type="dxa"/>
              <w:left w:w="90" w:type="dxa"/>
              <w:bottom w:w="60" w:type="dxa"/>
              <w:right w:w="90" w:type="dxa"/>
            </w:tcMar>
          </w:tcPr>
          <w:p w14:paraId="0CF7FC07" w14:textId="77777777" w:rsidR="00CF4E47" w:rsidRPr="009F4405" w:rsidRDefault="00CF4E47">
            <w:r w:rsidRPr="009F4405">
              <w:rPr>
                <w:sz w:val="18"/>
                <w:szCs w:val="18"/>
              </w:rPr>
              <w:t>Unaffected</w:t>
            </w:r>
          </w:p>
        </w:tc>
        <w:tc>
          <w:tcPr>
            <w:tcW w:w="5800" w:type="dxa"/>
            <w:tcMar>
              <w:top w:w="60" w:type="dxa"/>
              <w:left w:w="90" w:type="dxa"/>
              <w:bottom w:w="60" w:type="dxa"/>
              <w:right w:w="90" w:type="dxa"/>
            </w:tcMar>
          </w:tcPr>
          <w:p w14:paraId="208C4427" w14:textId="77777777" w:rsidR="00CF4E47" w:rsidRPr="009F4405" w:rsidRDefault="00CF4E47">
            <w:r w:rsidRPr="009F4405">
              <w:rPr>
                <w:sz w:val="18"/>
                <w:szCs w:val="18"/>
              </w:rPr>
              <w:t>A single-hub strategy does not harmonise across sites.</w:t>
            </w:r>
          </w:p>
        </w:tc>
      </w:tr>
      <w:tr w:rsidR="00CF4E47" w:rsidRPr="009F4405" w14:paraId="45869075" w14:textId="77777777" w:rsidTr="00C526C3">
        <w:tc>
          <w:tcPr>
            <w:tcW w:w="2550" w:type="dxa"/>
            <w:shd w:val="clear" w:color="auto" w:fill="F2F2F2" w:themeFill="text2" w:themeFillShade="F2"/>
            <w:tcMar>
              <w:top w:w="60" w:type="dxa"/>
              <w:left w:w="90" w:type="dxa"/>
              <w:bottom w:w="60" w:type="dxa"/>
              <w:right w:w="90" w:type="dxa"/>
            </w:tcMar>
          </w:tcPr>
          <w:p w14:paraId="0DF57F49" w14:textId="42785A3B" w:rsidR="00CF4E47" w:rsidRPr="009F4405" w:rsidRDefault="006B46EA">
            <w:pPr>
              <w:rPr>
                <w:b/>
              </w:rPr>
            </w:pPr>
            <w:r>
              <w:rPr>
                <w:b/>
                <w:bCs/>
                <w:sz w:val="18"/>
                <w:szCs w:val="18"/>
              </w:rPr>
              <w:t>E14</w:t>
            </w:r>
            <w:r w:rsidR="00CF4E47" w:rsidRPr="009F4405">
              <w:rPr>
                <w:b/>
                <w:bCs/>
                <w:sz w:val="18"/>
                <w:szCs w:val="18"/>
              </w:rPr>
              <w:t xml:space="preserve"> — CSG reliance on multi-annual ESA funding</w:t>
            </w:r>
          </w:p>
        </w:tc>
        <w:tc>
          <w:tcPr>
            <w:tcW w:w="1250" w:type="dxa"/>
            <w:tcMar>
              <w:top w:w="60" w:type="dxa"/>
              <w:left w:w="90" w:type="dxa"/>
              <w:bottom w:w="60" w:type="dxa"/>
              <w:right w:w="90" w:type="dxa"/>
            </w:tcMar>
          </w:tcPr>
          <w:p w14:paraId="1E20BA69" w14:textId="77777777" w:rsidR="00CF4E47" w:rsidRPr="009F4405" w:rsidRDefault="00CF4E47">
            <w:r w:rsidRPr="009F4405">
              <w:rPr>
                <w:sz w:val="18"/>
                <w:szCs w:val="18"/>
              </w:rPr>
              <w:t>Unaffected</w:t>
            </w:r>
          </w:p>
        </w:tc>
        <w:tc>
          <w:tcPr>
            <w:tcW w:w="5800" w:type="dxa"/>
            <w:tcMar>
              <w:top w:w="60" w:type="dxa"/>
              <w:left w:w="90" w:type="dxa"/>
              <w:bottom w:w="60" w:type="dxa"/>
              <w:right w:w="90" w:type="dxa"/>
            </w:tcMar>
          </w:tcPr>
          <w:p w14:paraId="689C0C08" w14:textId="77777777" w:rsidR="00CF4E47" w:rsidRPr="009F4405" w:rsidRDefault="00CF4E47">
            <w:r w:rsidRPr="009F4405">
              <w:rPr>
                <w:sz w:val="18"/>
                <w:szCs w:val="18"/>
              </w:rPr>
              <w:t>The scenario deepens rather than diversifies CSG funding dependence.</w:t>
            </w:r>
          </w:p>
        </w:tc>
      </w:tr>
      <w:tr w:rsidR="00CF4E47" w:rsidRPr="009F4405" w14:paraId="0F928D34" w14:textId="77777777" w:rsidTr="00C526C3">
        <w:tc>
          <w:tcPr>
            <w:tcW w:w="2550" w:type="dxa"/>
            <w:shd w:val="clear" w:color="auto" w:fill="F2F2F2" w:themeFill="text2" w:themeFillShade="F2"/>
            <w:tcMar>
              <w:top w:w="60" w:type="dxa"/>
              <w:left w:w="90" w:type="dxa"/>
              <w:bottom w:w="60" w:type="dxa"/>
              <w:right w:w="90" w:type="dxa"/>
            </w:tcMar>
          </w:tcPr>
          <w:p w14:paraId="5660B484" w14:textId="68346E02" w:rsidR="00CF4E47" w:rsidRPr="00111704" w:rsidRDefault="00CF4E47">
            <w:pPr>
              <w:rPr>
                <w:b/>
                <w:lang w:val="fr-BE"/>
              </w:rPr>
            </w:pPr>
            <w:r w:rsidRPr="00111704">
              <w:rPr>
                <w:b/>
                <w:bCs/>
                <w:sz w:val="18"/>
                <w:szCs w:val="18"/>
                <w:lang w:val="fr-BE"/>
              </w:rPr>
              <w:t>C</w:t>
            </w:r>
            <w:r w:rsidR="00BF40FA">
              <w:rPr>
                <w:b/>
                <w:bCs/>
                <w:sz w:val="18"/>
                <w:szCs w:val="18"/>
                <w:lang w:val="fr-BE"/>
              </w:rPr>
              <w:t>C01</w:t>
            </w:r>
            <w:r w:rsidRPr="00111704">
              <w:rPr>
                <w:b/>
                <w:bCs/>
                <w:sz w:val="18"/>
                <w:szCs w:val="18"/>
                <w:lang w:val="fr-BE"/>
              </w:rPr>
              <w:t>/C</w:t>
            </w:r>
            <w:r w:rsidR="00EA5E86">
              <w:rPr>
                <w:b/>
                <w:bCs/>
                <w:sz w:val="18"/>
                <w:szCs w:val="18"/>
                <w:lang w:val="fr-BE"/>
              </w:rPr>
              <w:t>C04</w:t>
            </w:r>
            <w:r w:rsidRPr="00111704">
              <w:rPr>
                <w:b/>
                <w:bCs/>
                <w:sz w:val="18"/>
                <w:szCs w:val="18"/>
                <w:lang w:val="fr-BE"/>
              </w:rPr>
              <w:t>/C</w:t>
            </w:r>
            <w:r w:rsidR="00EA5E86">
              <w:rPr>
                <w:b/>
                <w:bCs/>
                <w:sz w:val="18"/>
                <w:szCs w:val="18"/>
                <w:lang w:val="fr-BE"/>
              </w:rPr>
              <w:t>C06</w:t>
            </w:r>
            <w:r w:rsidRPr="00111704">
              <w:rPr>
                <w:b/>
                <w:bCs/>
                <w:sz w:val="18"/>
                <w:szCs w:val="18"/>
                <w:lang w:val="fr-BE"/>
              </w:rPr>
              <w:t xml:space="preserve"> — non-EU components, amplifiers, An-124</w:t>
            </w:r>
          </w:p>
        </w:tc>
        <w:tc>
          <w:tcPr>
            <w:tcW w:w="1250" w:type="dxa"/>
            <w:tcMar>
              <w:top w:w="60" w:type="dxa"/>
              <w:left w:w="90" w:type="dxa"/>
              <w:bottom w:w="60" w:type="dxa"/>
              <w:right w:w="90" w:type="dxa"/>
            </w:tcMar>
          </w:tcPr>
          <w:p w14:paraId="56FA07E4" w14:textId="77777777" w:rsidR="00CF4E47" w:rsidRPr="009F4405" w:rsidRDefault="00CF4E47">
            <w:r w:rsidRPr="009F4405">
              <w:rPr>
                <w:sz w:val="18"/>
                <w:szCs w:val="18"/>
              </w:rPr>
              <w:t>Unaffected</w:t>
            </w:r>
          </w:p>
        </w:tc>
        <w:tc>
          <w:tcPr>
            <w:tcW w:w="5800" w:type="dxa"/>
            <w:tcMar>
              <w:top w:w="60" w:type="dxa"/>
              <w:left w:w="90" w:type="dxa"/>
              <w:bottom w:w="60" w:type="dxa"/>
              <w:right w:w="90" w:type="dxa"/>
            </w:tcMar>
          </w:tcPr>
          <w:p w14:paraId="510D8ACC" w14:textId="77777777" w:rsidR="00CF4E47" w:rsidRPr="009F4405" w:rsidRDefault="00CF4E47">
            <w:r w:rsidRPr="009F4405">
              <w:rPr>
                <w:sz w:val="18"/>
                <w:szCs w:val="18"/>
              </w:rPr>
              <w:t>Component- and hardware-level dependencies persist.</w:t>
            </w:r>
          </w:p>
        </w:tc>
      </w:tr>
    </w:tbl>
    <w:p w14:paraId="043FB63F" w14:textId="22883C76" w:rsidR="00CF4E47" w:rsidRPr="009F4405" w:rsidRDefault="00CF4E47" w:rsidP="00CF4E47"/>
    <w:p w14:paraId="2DE9DC13" w14:textId="665236ED" w:rsidR="00C53A48" w:rsidRPr="009F4405" w:rsidRDefault="00C53A48" w:rsidP="00C53A48">
      <w:pPr>
        <w:pStyle w:val="Caption"/>
      </w:pPr>
      <w:bookmarkStart w:id="150" w:name="_Toc239018430"/>
      <w:r w:rsidRPr="009F4405">
        <w:t xml:space="preserve">Table </w:t>
      </w:r>
      <w:r w:rsidRPr="009F4405">
        <w:fldChar w:fldCharType="begin"/>
      </w:r>
      <w:r w:rsidRPr="009F4405">
        <w:instrText xml:space="preserve"> SEQ Table \* ARABIC </w:instrText>
      </w:r>
      <w:r w:rsidRPr="009F4405">
        <w:fldChar w:fldCharType="separate"/>
      </w:r>
      <w:r w:rsidR="005F19E3">
        <w:rPr>
          <w:noProof/>
        </w:rPr>
        <w:t>39</w:t>
      </w:r>
      <w:r w:rsidRPr="009F4405">
        <w:fldChar w:fldCharType="end"/>
      </w:r>
      <w:r w:rsidRPr="009F4405">
        <w:t xml:space="preserve"> Embedded SWOT — Scenario 4</w:t>
      </w:r>
      <w:bookmarkEnd w:id="150"/>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CF4E47" w:rsidRPr="009F4405" w14:paraId="5BA1834C" w14:textId="77777777">
        <w:tc>
          <w:tcPr>
            <w:tcW w:w="4800" w:type="dxa"/>
            <w:tcMar>
              <w:top w:w="60" w:type="dxa"/>
              <w:left w:w="90" w:type="dxa"/>
              <w:bottom w:w="60" w:type="dxa"/>
              <w:right w:w="90" w:type="dxa"/>
            </w:tcMar>
          </w:tcPr>
          <w:p w14:paraId="1B3F44C3" w14:textId="77777777" w:rsidR="00CF4E47" w:rsidRPr="009F4405" w:rsidRDefault="00CF4E47">
            <w:r w:rsidRPr="009F4405">
              <w:rPr>
                <w:b/>
                <w:bCs/>
                <w:sz w:val="18"/>
                <w:szCs w:val="18"/>
              </w:rPr>
              <w:t>Strengths</w:t>
            </w:r>
          </w:p>
          <w:p w14:paraId="653DB751" w14:textId="77777777" w:rsidR="00CF4E47" w:rsidRPr="009F4405" w:rsidRDefault="00CF4E47">
            <w:r w:rsidRPr="009F4405">
              <w:rPr>
                <w:sz w:val="18"/>
                <w:szCs w:val="18"/>
              </w:rPr>
              <w:t>– Strongest continuity option; politically defensible</w:t>
            </w:r>
          </w:p>
          <w:p w14:paraId="0BAE8D66" w14:textId="57B9F1FE" w:rsidR="00CF4E47" w:rsidRPr="009F4405" w:rsidRDefault="00CF4E47">
            <w:r w:rsidRPr="009F4405">
              <w:rPr>
                <w:sz w:val="18"/>
                <w:szCs w:val="18"/>
              </w:rPr>
              <w:lastRenderedPageBreak/>
              <w:t>– Resolves the four top CSG bottlenecks (</w:t>
            </w:r>
            <w:r w:rsidR="00F100C9">
              <w:rPr>
                <w:sz w:val="18"/>
                <w:szCs w:val="18"/>
              </w:rPr>
              <w:t>A11</w:t>
            </w:r>
            <w:r w:rsidRPr="009F4405">
              <w:rPr>
                <w:sz w:val="18"/>
                <w:szCs w:val="18"/>
              </w:rPr>
              <w:t>/</w:t>
            </w:r>
            <w:r w:rsidR="0003468C">
              <w:rPr>
                <w:sz w:val="18"/>
                <w:szCs w:val="18"/>
              </w:rPr>
              <w:t>B01</w:t>
            </w:r>
            <w:r w:rsidRPr="009F4405">
              <w:rPr>
                <w:sz w:val="18"/>
                <w:szCs w:val="18"/>
              </w:rPr>
              <w:t xml:space="preserve">, </w:t>
            </w:r>
            <w:r w:rsidR="00B03BBE">
              <w:rPr>
                <w:sz w:val="18"/>
                <w:szCs w:val="18"/>
              </w:rPr>
              <w:t>C</w:t>
            </w:r>
            <w:r w:rsidR="00DE5CE4">
              <w:rPr>
                <w:sz w:val="18"/>
                <w:szCs w:val="18"/>
              </w:rPr>
              <w:t>01</w:t>
            </w:r>
            <w:r w:rsidRPr="009F4405">
              <w:rPr>
                <w:sz w:val="18"/>
                <w:szCs w:val="18"/>
              </w:rPr>
              <w:t>/</w:t>
            </w:r>
            <w:r w:rsidR="00B03BBE">
              <w:rPr>
                <w:sz w:val="18"/>
                <w:szCs w:val="18"/>
              </w:rPr>
              <w:t>C</w:t>
            </w:r>
            <w:r w:rsidR="0018674D">
              <w:rPr>
                <w:sz w:val="18"/>
                <w:szCs w:val="18"/>
              </w:rPr>
              <w:t>02</w:t>
            </w:r>
            <w:r w:rsidRPr="009F4405">
              <w:rPr>
                <w:sz w:val="18"/>
                <w:szCs w:val="18"/>
              </w:rPr>
              <w:t xml:space="preserve">, </w:t>
            </w:r>
            <w:r w:rsidR="00F100C9">
              <w:rPr>
                <w:b/>
                <w:bCs/>
                <w:sz w:val="18"/>
                <w:szCs w:val="18"/>
              </w:rPr>
              <w:t>A12</w:t>
            </w:r>
            <w:r w:rsidRPr="009F4405">
              <w:rPr>
                <w:b/>
                <w:bCs/>
                <w:sz w:val="18"/>
                <w:szCs w:val="18"/>
              </w:rPr>
              <w:t>/</w:t>
            </w:r>
            <w:r w:rsidR="0003468C">
              <w:rPr>
                <w:b/>
                <w:bCs/>
                <w:sz w:val="18"/>
                <w:szCs w:val="18"/>
              </w:rPr>
              <w:t>B02</w:t>
            </w:r>
            <w:r w:rsidRPr="009F4405">
              <w:rPr>
                <w:sz w:val="18"/>
                <w:szCs w:val="18"/>
              </w:rPr>
              <w:t xml:space="preserve">, </w:t>
            </w:r>
            <w:r w:rsidR="00F100C9">
              <w:rPr>
                <w:sz w:val="18"/>
                <w:szCs w:val="18"/>
              </w:rPr>
              <w:t>A04</w:t>
            </w:r>
            <w:r w:rsidRPr="009F4405">
              <w:rPr>
                <w:sz w:val="18"/>
                <w:szCs w:val="18"/>
              </w:rPr>
              <w:t>)</w:t>
            </w:r>
          </w:p>
          <w:p w14:paraId="427335E8" w14:textId="77777777" w:rsidR="00CF4E47" w:rsidRPr="009F4405" w:rsidRDefault="00CF4E47">
            <w:pPr>
              <w:rPr>
                <w:sz w:val="18"/>
                <w:szCs w:val="18"/>
              </w:rPr>
            </w:pPr>
            <w:r w:rsidRPr="009F4405">
              <w:rPr>
                <w:sz w:val="18"/>
                <w:szCs w:val="18"/>
              </w:rPr>
              <w:t>– Naval contingency against loss of CSG access</w:t>
            </w:r>
          </w:p>
          <w:p w14:paraId="58E7D36E" w14:textId="77777777" w:rsidR="00CF4E47" w:rsidRPr="009F4405" w:rsidRDefault="00CF4E47">
            <w:pPr>
              <w:rPr>
                <w:sz w:val="18"/>
                <w:szCs w:val="18"/>
              </w:rPr>
            </w:pPr>
            <w:r w:rsidRPr="009F4405">
              <w:rPr>
                <w:sz w:val="18"/>
                <w:szCs w:val="18"/>
              </w:rPr>
              <w:t>- Naval platform to consent access to any inclination orbit and Launch from any international water area (within overfly safety constraints)</w:t>
            </w:r>
          </w:p>
          <w:p w14:paraId="34F762CA" w14:textId="2E2B9C79" w:rsidR="00CF4E47" w:rsidRPr="009F4405" w:rsidRDefault="00CF4E47">
            <w:pPr>
              <w:rPr>
                <w:sz w:val="18"/>
                <w:szCs w:val="18"/>
              </w:rPr>
            </w:pPr>
            <w:r w:rsidRPr="009F4405">
              <w:rPr>
                <w:sz w:val="18"/>
                <w:szCs w:val="18"/>
              </w:rPr>
              <w:t>– Elevates Vernon P</w:t>
            </w:r>
            <w:r w:rsidR="00715731">
              <w:rPr>
                <w:sz w:val="18"/>
                <w:szCs w:val="18"/>
              </w:rPr>
              <w:t>F05</w:t>
            </w:r>
            <w:r w:rsidRPr="009F4405">
              <w:rPr>
                <w:sz w:val="18"/>
                <w:szCs w:val="18"/>
              </w:rPr>
              <w:t>2/P</w:t>
            </w:r>
            <w:r w:rsidR="00715731">
              <w:rPr>
                <w:sz w:val="18"/>
                <w:szCs w:val="18"/>
              </w:rPr>
              <w:t>F02</w:t>
            </w:r>
            <w:r w:rsidRPr="009F4405">
              <w:rPr>
                <w:sz w:val="18"/>
                <w:szCs w:val="18"/>
              </w:rPr>
              <w:t>0 to combined test + manufacturing</w:t>
            </w:r>
          </w:p>
          <w:p w14:paraId="50A70E1C" w14:textId="6BACE6B6" w:rsidR="00CF4E47" w:rsidRPr="009F4405" w:rsidRDefault="00D3275E">
            <w:r w:rsidRPr="009F4405">
              <w:rPr>
                <w:sz w:val="18"/>
                <w:szCs w:val="18"/>
              </w:rPr>
              <w:t xml:space="preserve">- </w:t>
            </w:r>
            <w:r w:rsidR="004422B4" w:rsidRPr="009F4405">
              <w:rPr>
                <w:sz w:val="18"/>
                <w:szCs w:val="18"/>
              </w:rPr>
              <w:t xml:space="preserve"> </w:t>
            </w:r>
            <w:commentRangeStart w:id="151"/>
            <w:commentRangeStart w:id="152"/>
            <w:r w:rsidRPr="009F4405">
              <w:rPr>
                <w:sz w:val="18"/>
                <w:szCs w:val="18"/>
              </w:rPr>
              <w:t>Civil-military tracking integration</w:t>
            </w:r>
            <w:commentRangeEnd w:id="151"/>
            <w:r w:rsidRPr="009F4405">
              <w:rPr>
                <w:rStyle w:val="CommentReference"/>
                <w:sz w:val="20"/>
                <w:szCs w:val="24"/>
              </w:rPr>
              <w:commentReference w:id="151"/>
            </w:r>
            <w:commentRangeEnd w:id="152"/>
            <w:r w:rsidR="004422B4" w:rsidRPr="009F4405">
              <w:rPr>
                <w:rStyle w:val="CommentReference"/>
                <w:sz w:val="20"/>
                <w:szCs w:val="24"/>
              </w:rPr>
              <w:commentReference w:id="152"/>
            </w:r>
          </w:p>
        </w:tc>
        <w:tc>
          <w:tcPr>
            <w:tcW w:w="4800" w:type="dxa"/>
            <w:tcMar>
              <w:top w:w="60" w:type="dxa"/>
              <w:left w:w="90" w:type="dxa"/>
              <w:bottom w:w="60" w:type="dxa"/>
              <w:right w:w="90" w:type="dxa"/>
            </w:tcMar>
          </w:tcPr>
          <w:p w14:paraId="33D51845" w14:textId="77777777" w:rsidR="00CF4E47" w:rsidRPr="009F4405" w:rsidRDefault="00CF4E47">
            <w:r w:rsidRPr="009F4405">
              <w:rPr>
                <w:b/>
                <w:bCs/>
                <w:sz w:val="18"/>
                <w:szCs w:val="18"/>
              </w:rPr>
              <w:lastRenderedPageBreak/>
              <w:t>Weaknesses</w:t>
            </w:r>
            <w:r w:rsidRPr="009F4405">
              <w:rPr>
                <w:sz w:val="18"/>
                <w:szCs w:val="18"/>
              </w:rPr>
              <w:t>– Naval safe-extraction/launch technology qualification risk</w:t>
            </w:r>
          </w:p>
          <w:p w14:paraId="1110EF94" w14:textId="256E508B" w:rsidR="00CF4E47" w:rsidRPr="009F4405" w:rsidRDefault="00CF4E47">
            <w:r w:rsidRPr="009F4405">
              <w:rPr>
                <w:sz w:val="18"/>
                <w:szCs w:val="18"/>
              </w:rPr>
              <w:t>– Cross-site licensing fragmentation unaddressed (</w:t>
            </w:r>
            <w:r w:rsidR="00DE5CE4">
              <w:rPr>
                <w:sz w:val="18"/>
                <w:szCs w:val="18"/>
              </w:rPr>
              <w:t>D01</w:t>
            </w:r>
            <w:r w:rsidRPr="009F4405">
              <w:rPr>
                <w:sz w:val="18"/>
                <w:szCs w:val="18"/>
              </w:rPr>
              <w:t>/</w:t>
            </w:r>
            <w:r w:rsidR="0018674D">
              <w:rPr>
                <w:sz w:val="18"/>
                <w:szCs w:val="18"/>
              </w:rPr>
              <w:t>D09</w:t>
            </w:r>
            <w:r w:rsidRPr="009F4405">
              <w:rPr>
                <w:sz w:val="18"/>
                <w:szCs w:val="18"/>
              </w:rPr>
              <w:t>)</w:t>
            </w:r>
          </w:p>
          <w:p w14:paraId="51C3B271" w14:textId="597A59C2" w:rsidR="00CF4E47" w:rsidRPr="009F4405" w:rsidRDefault="00CF4E47">
            <w:r w:rsidRPr="009F4405">
              <w:rPr>
                <w:sz w:val="18"/>
                <w:szCs w:val="18"/>
              </w:rPr>
              <w:lastRenderedPageBreak/>
              <w:t>– Deepens CSG ESA funding dependence (</w:t>
            </w:r>
            <w:r w:rsidR="006B46EA">
              <w:rPr>
                <w:sz w:val="18"/>
                <w:szCs w:val="18"/>
              </w:rPr>
              <w:t>E14</w:t>
            </w:r>
            <w:r w:rsidRPr="009F4405">
              <w:rPr>
                <w:sz w:val="18"/>
                <w:szCs w:val="18"/>
              </w:rPr>
              <w:t>)</w:t>
            </w:r>
          </w:p>
        </w:tc>
      </w:tr>
      <w:tr w:rsidR="00CF4E47" w:rsidRPr="009F4405" w14:paraId="1460D7DE" w14:textId="77777777">
        <w:tc>
          <w:tcPr>
            <w:tcW w:w="4800" w:type="dxa"/>
            <w:tcMar>
              <w:top w:w="60" w:type="dxa"/>
              <w:left w:w="90" w:type="dxa"/>
              <w:bottom w:w="60" w:type="dxa"/>
              <w:right w:w="90" w:type="dxa"/>
            </w:tcMar>
          </w:tcPr>
          <w:p w14:paraId="5E36EA2D" w14:textId="77777777" w:rsidR="00CF4E47" w:rsidRPr="009F4405" w:rsidRDefault="00CF4E47">
            <w:r w:rsidRPr="009F4405">
              <w:rPr>
                <w:b/>
                <w:bCs/>
                <w:sz w:val="18"/>
                <w:szCs w:val="18"/>
              </w:rPr>
              <w:t>Opportunities</w:t>
            </w:r>
          </w:p>
          <w:p w14:paraId="7BC2ABF1" w14:textId="29E83D0C" w:rsidR="00CF4E47" w:rsidRPr="009F4405" w:rsidRDefault="00CF4E47">
            <w:r w:rsidRPr="009F4405">
              <w:rPr>
                <w:sz w:val="18"/>
                <w:szCs w:val="18"/>
              </w:rPr>
              <w:t>– Reuse of idle CSG assets ELS/ELA-3 (</w:t>
            </w:r>
            <w:r w:rsidR="00F100C9">
              <w:rPr>
                <w:sz w:val="18"/>
                <w:szCs w:val="18"/>
              </w:rPr>
              <w:t>A13</w:t>
            </w:r>
            <w:r w:rsidRPr="009F4405">
              <w:rPr>
                <w:sz w:val="18"/>
                <w:szCs w:val="18"/>
              </w:rPr>
              <w:t>)</w:t>
            </w:r>
          </w:p>
          <w:p w14:paraId="3E7514B9" w14:textId="2980A2DB" w:rsidR="00CF4E47" w:rsidRPr="009F4405" w:rsidRDefault="00CF4E47">
            <w:r w:rsidRPr="009F4405">
              <w:rPr>
                <w:sz w:val="18"/>
                <w:szCs w:val="18"/>
              </w:rPr>
              <w:t>– Buffer-stock and second-source manufacturing resilience</w:t>
            </w:r>
          </w:p>
          <w:p w14:paraId="2CA8DE8A" w14:textId="77777777" w:rsidR="00CF4E47" w:rsidRPr="009F4405" w:rsidRDefault="00CF4E47">
            <w:r w:rsidRPr="009F4405">
              <w:rPr>
                <w:sz w:val="18"/>
                <w:szCs w:val="18"/>
              </w:rPr>
              <w:t>– Higher cadence via Jupiter upgrade and EPCU throughput</w:t>
            </w:r>
          </w:p>
        </w:tc>
        <w:tc>
          <w:tcPr>
            <w:tcW w:w="4800" w:type="dxa"/>
            <w:tcMar>
              <w:top w:w="60" w:type="dxa"/>
              <w:left w:w="90" w:type="dxa"/>
              <w:bottom w:w="60" w:type="dxa"/>
              <w:right w:w="90" w:type="dxa"/>
            </w:tcMar>
          </w:tcPr>
          <w:p w14:paraId="656E2C19" w14:textId="77777777" w:rsidR="00CF4E47" w:rsidRPr="009F4405" w:rsidRDefault="00CF4E47">
            <w:r w:rsidRPr="009F4405">
              <w:rPr>
                <w:b/>
                <w:bCs/>
                <w:sz w:val="18"/>
                <w:szCs w:val="18"/>
              </w:rPr>
              <w:t>Threats</w:t>
            </w:r>
          </w:p>
          <w:p w14:paraId="4E9E9E5D" w14:textId="77777777" w:rsidR="00CF4E47" w:rsidRPr="009F4405" w:rsidRDefault="00CF4E47">
            <w:r w:rsidRPr="009F4405">
              <w:rPr>
                <w:sz w:val="18"/>
                <w:szCs w:val="18"/>
              </w:rPr>
              <w:t>– Status of the naval platform as “European-controlled”</w:t>
            </w:r>
          </w:p>
          <w:p w14:paraId="362E231D" w14:textId="77777777" w:rsidR="00CF4E47" w:rsidRPr="009F4405" w:rsidRDefault="00CF4E47">
            <w:r w:rsidRPr="009F4405">
              <w:rPr>
                <w:sz w:val="18"/>
                <w:szCs w:val="18"/>
              </w:rPr>
              <w:t xml:space="preserve">– A territory-wide CSG disruption still bites despite naval backup </w:t>
            </w:r>
          </w:p>
          <w:p w14:paraId="2305D465" w14:textId="004BBA89" w:rsidR="00CF4E47" w:rsidRPr="00111704" w:rsidRDefault="00CF4E47">
            <w:pPr>
              <w:rPr>
                <w:lang w:val="fr-BE"/>
              </w:rPr>
            </w:pPr>
            <w:r w:rsidRPr="00111704">
              <w:rPr>
                <w:sz w:val="18"/>
                <w:szCs w:val="18"/>
                <w:lang w:val="fr-BE"/>
              </w:rPr>
              <w:t>– Non-EU component/amplifier dependence persists (C</w:t>
            </w:r>
            <w:r w:rsidR="00BF40FA">
              <w:rPr>
                <w:sz w:val="18"/>
                <w:szCs w:val="18"/>
                <w:lang w:val="fr-BE"/>
              </w:rPr>
              <w:t>C01</w:t>
            </w:r>
            <w:r w:rsidRPr="00111704">
              <w:rPr>
                <w:sz w:val="18"/>
                <w:szCs w:val="18"/>
                <w:lang w:val="fr-BE"/>
              </w:rPr>
              <w:t>,C</w:t>
            </w:r>
            <w:r w:rsidR="00EA5E86">
              <w:rPr>
                <w:sz w:val="18"/>
                <w:szCs w:val="18"/>
                <w:lang w:val="fr-BE"/>
              </w:rPr>
              <w:t>C04</w:t>
            </w:r>
            <w:r w:rsidRPr="00111704">
              <w:rPr>
                <w:sz w:val="18"/>
                <w:szCs w:val="18"/>
                <w:lang w:val="fr-BE"/>
              </w:rPr>
              <w:t>,C</w:t>
            </w:r>
            <w:r w:rsidR="00EA5E86">
              <w:rPr>
                <w:sz w:val="18"/>
                <w:szCs w:val="18"/>
                <w:lang w:val="fr-BE"/>
              </w:rPr>
              <w:t>C06</w:t>
            </w:r>
            <w:r w:rsidRPr="00111704">
              <w:rPr>
                <w:sz w:val="18"/>
                <w:szCs w:val="18"/>
                <w:lang w:val="fr-BE"/>
              </w:rPr>
              <w:t>)</w:t>
            </w:r>
          </w:p>
          <w:p w14:paraId="31B1FDC2" w14:textId="77777777" w:rsidR="00CF4E47" w:rsidRPr="009F4405" w:rsidRDefault="00CF4E47">
            <w:r w:rsidRPr="009F4405">
              <w:rPr>
                <w:sz w:val="18"/>
                <w:szCs w:val="18"/>
              </w:rPr>
              <w:t>– Complementary sites remain immature (opportunity cost)</w:t>
            </w:r>
          </w:p>
        </w:tc>
      </w:tr>
    </w:tbl>
    <w:p w14:paraId="624611B3" w14:textId="21B52EFB" w:rsidR="00CF4E47" w:rsidRPr="009F4405" w:rsidRDefault="00CF4E47" w:rsidP="002238C5">
      <w:pPr>
        <w:pStyle w:val="EYHeading3"/>
      </w:pPr>
      <w:r w:rsidRPr="009F4405">
        <w:t>Scenario 5 — Fragmented Decline &amp; External Dependence</w:t>
      </w:r>
    </w:p>
    <w:p w14:paraId="3521E6C1" w14:textId="77777777" w:rsidR="00CF4E47" w:rsidRPr="009F4405" w:rsidRDefault="00CF4E47" w:rsidP="00CF4E47">
      <w:r w:rsidRPr="009F4405">
        <w:t>Doctrine and main idea</w:t>
      </w:r>
    </w:p>
    <w:p w14:paraId="709E5513" w14:textId="77777777" w:rsidR="00CF4E47" w:rsidRPr="009F4405" w:rsidRDefault="00CF4E47" w:rsidP="00CF4E47">
      <w:r w:rsidRPr="009F4405">
        <w:rPr>
          <w:b/>
          <w:bCs/>
        </w:rPr>
        <w:t xml:space="preserve">Doctrine - the null case: </w:t>
      </w:r>
      <w:r w:rsidRPr="009F4405">
        <w:t xml:space="preserve">No improvements are made relative to the status quo and no EU coordination is developed. CSG experiences operational or strategic limitations while other European spaceports fail to reach maturity; private operators struggle to scale, leading to consolidation or market exit. As a result Europe becomes increasingly dependent on non-EU launch services for both institutional and commercial missions, significantly weakening strategic autonomy and resilience. This scenario is documented not as an option to pursue but as the </w:t>
      </w:r>
      <w:r w:rsidRPr="009F4405">
        <w:rPr>
          <w:b/>
          <w:bCs/>
        </w:rPr>
        <w:t>downside benchmark</w:t>
      </w:r>
      <w:r w:rsidRPr="009F4405">
        <w:t xml:space="preserve"> — it quantifies the cost of inaction against which the value of S2 and S4 is measured.</w:t>
      </w:r>
    </w:p>
    <w:p w14:paraId="0532A760" w14:textId="77777777" w:rsidR="00CF4E47" w:rsidRPr="009F4405" w:rsidRDefault="00CF4E47" w:rsidP="00CF4E47">
      <w:r w:rsidRPr="009F4405">
        <w:t>Political vs technical drivers</w:t>
      </w:r>
    </w:p>
    <w:p w14:paraId="034BCFE4" w14:textId="77777777" w:rsidR="00CF4E47" w:rsidRPr="009F4405" w:rsidRDefault="00CF4E47" w:rsidP="00CF4E47">
      <w:r w:rsidRPr="009F4405">
        <w:rPr>
          <w:b/>
          <w:bCs/>
        </w:rPr>
        <w:t xml:space="preserve">Political and Technical — Very low: </w:t>
      </w:r>
      <w:r w:rsidRPr="009F4405">
        <w:t>S5 is not driven by a positive force. It is the trajectory that results when Member States fail to coordinate and no investment is made — a failure of political will rather than of technology. There is no technical development to score, because the scenario is defined by the erosion of existing capability rather than the building of new capability.</w:t>
      </w:r>
    </w:p>
    <w:p w14:paraId="0E731248" w14:textId="77777777" w:rsidR="00CF4E47" w:rsidRPr="009F4405" w:rsidRDefault="00CF4E47" w:rsidP="00CF4E47">
      <w:r w:rsidRPr="009F4405">
        <w:t>Concrete infrastructure chain (all types)</w:t>
      </w:r>
    </w:p>
    <w:p w14:paraId="6F910D54" w14:textId="06625958" w:rsidR="00CF4E47" w:rsidRPr="009F4405" w:rsidRDefault="00CF4E47" w:rsidP="00CF4E47">
      <w:r w:rsidRPr="009F4405">
        <w:rPr>
          <w:b/>
          <w:bCs/>
        </w:rPr>
        <w:t xml:space="preserve">Launch: </w:t>
      </w:r>
      <w:r w:rsidRPr="009F4405">
        <w:t>CSG faces operational/strategic limitations as modernisation funding is not secured (</w:t>
      </w:r>
      <w:r w:rsidR="006B46EA">
        <w:t>E14</w:t>
      </w:r>
      <w:r w:rsidRPr="009F4405">
        <w:t xml:space="preserve"> materialises) and congestion is not relieved; Andøya, SaxaVord and Esrange fail to reach maturity (</w:t>
      </w:r>
      <w:r w:rsidR="00F100C9">
        <w:t>A04</w:t>
      </w:r>
      <w:r w:rsidRPr="009F4405">
        <w:t xml:space="preserve"> persists; the chicken-and-egg funding problem </w:t>
      </w:r>
      <w:r w:rsidR="00715731">
        <w:t>F03</w:t>
      </w:r>
      <w:r w:rsidRPr="009F4405">
        <w:t xml:space="preserve"> is unresolved; anchor operators exit — the Orbex precedent generalising, </w:t>
      </w:r>
      <w:r w:rsidR="006B46EA">
        <w:t>E09</w:t>
      </w:r>
      <w:r w:rsidRPr="009F4405">
        <w:t>); Malbusca stalls at Level 3. The single-site dependency (</w:t>
      </w:r>
      <w:r w:rsidR="00C23CBB">
        <w:t>A01</w:t>
      </w:r>
      <w:r w:rsidRPr="009F4405">
        <w:t>) and pad limits (</w:t>
      </w:r>
      <w:r w:rsidR="00F100C9">
        <w:t>A02</w:t>
      </w:r>
      <w:r w:rsidRPr="009F4405">
        <w:t>) worsen in relative terms as no back-up emerges.</w:t>
      </w:r>
    </w:p>
    <w:p w14:paraId="2AB930B3" w14:textId="77777777" w:rsidR="00CF4E47" w:rsidRPr="009F4405" w:rsidRDefault="00CF4E47" w:rsidP="00CF4E47">
      <w:r w:rsidRPr="009F4405">
        <w:rPr>
          <w:b/>
          <w:bCs/>
        </w:rPr>
        <w:t xml:space="preserve">Payload integration and preparation: </w:t>
      </w:r>
      <w:r w:rsidRPr="009F4405">
        <w:t>Under-invested; EPCU throughput becomes a binding constraint as no capacity is added and cadence pressure grows.</w:t>
      </w:r>
    </w:p>
    <w:p w14:paraId="1D8E0D22" w14:textId="22700894" w:rsidR="00CF4E47" w:rsidRPr="009F4405" w:rsidRDefault="00CF4E47" w:rsidP="00CF4E47">
      <w:r w:rsidRPr="009F4405">
        <w:rPr>
          <w:b/>
          <w:bCs/>
        </w:rPr>
        <w:t xml:space="preserve">Testing: </w:t>
      </w:r>
      <w:r w:rsidRPr="009F4405">
        <w:t>The single-point testing monopolies persist and erode without reinvestment (</w:t>
      </w:r>
      <w:r w:rsidR="00F100C9">
        <w:rPr>
          <w:sz w:val="18"/>
          <w:szCs w:val="18"/>
        </w:rPr>
        <w:t>A11</w:t>
      </w:r>
      <w:r w:rsidRPr="009F4405">
        <w:rPr>
          <w:sz w:val="18"/>
          <w:szCs w:val="18"/>
        </w:rPr>
        <w:t>/</w:t>
      </w:r>
      <w:r w:rsidR="0003468C">
        <w:rPr>
          <w:sz w:val="18"/>
          <w:szCs w:val="18"/>
        </w:rPr>
        <w:t>B01</w:t>
      </w:r>
      <w:r w:rsidRPr="009F4405">
        <w:t xml:space="preserve">, </w:t>
      </w:r>
      <w:r w:rsidR="00F100C9">
        <w:t>A12</w:t>
      </w:r>
      <w:r w:rsidRPr="009F4405">
        <w:t>/</w:t>
      </w:r>
      <w:r w:rsidR="0003468C">
        <w:t>B02</w:t>
      </w:r>
      <w:r w:rsidRPr="009F4405">
        <w:t xml:space="preserve"> worsen; vibration-testing scarcity </w:t>
      </w:r>
      <w:r w:rsidR="0003468C">
        <w:t>B06</w:t>
      </w:r>
      <w:r w:rsidRPr="009F4405">
        <w:t xml:space="preserve"> deepens).</w:t>
      </w:r>
    </w:p>
    <w:p w14:paraId="6D9A9D7A" w14:textId="02A2F5FE" w:rsidR="00CF4E47" w:rsidRPr="009F4405" w:rsidRDefault="00CF4E47" w:rsidP="00CF4E47">
      <w:r w:rsidRPr="009F4405">
        <w:rPr>
          <w:b/>
          <w:bCs/>
        </w:rPr>
        <w:t xml:space="preserve">Manufacturing: </w:t>
      </w:r>
      <w:r w:rsidRPr="009F4405">
        <w:t>Firms exit or consolidate (the Orbex insolvency generalising); the EU exit and scale-up gap bites (</w:t>
      </w:r>
      <w:r w:rsidR="006B46EA">
        <w:t>E04</w:t>
      </w:r>
      <w:r w:rsidRPr="009F4405">
        <w:t>) and low-margin economics divert investment toward defence rather than launch infrastructure (</w:t>
      </w:r>
      <w:r w:rsidR="006B46EA">
        <w:t>E15</w:t>
      </w:r>
      <w:r w:rsidRPr="009F4405">
        <w:t>). Non-EU input dependence deepens (C</w:t>
      </w:r>
      <w:r w:rsidR="00BF40FA">
        <w:t>C01</w:t>
      </w:r>
      <w:r w:rsidRPr="009F4405">
        <w:t>,C</w:t>
      </w:r>
      <w:r w:rsidR="00EA5E86">
        <w:t>C02</w:t>
      </w:r>
      <w:r w:rsidRPr="009F4405">
        <w:t>), and over-fragmentation (</w:t>
      </w:r>
      <w:r w:rsidR="00EA5E86">
        <w:t>C08</w:t>
      </w:r>
      <w:r w:rsidRPr="009F4405">
        <w:t>) ‘resolves’ only through destructive market exit.</w:t>
      </w:r>
    </w:p>
    <w:p w14:paraId="5F984023" w14:textId="78FC7040" w:rsidR="00CF4E47" w:rsidRPr="009F4405" w:rsidRDefault="00CF4E47" w:rsidP="00CF4E47">
      <w:r w:rsidRPr="009F4405">
        <w:rPr>
          <w:b/>
          <w:bCs/>
        </w:rPr>
        <w:t xml:space="preserve">TT&amp;C, range &amp; safety: </w:t>
      </w:r>
      <w:r w:rsidRPr="009F4405">
        <w:t>Fragmented and increasingly reliant on non-EU networks (C</w:t>
      </w:r>
      <w:r w:rsidR="00EA5E86">
        <w:t>C04</w:t>
      </w:r>
      <w:r w:rsidRPr="009F4405">
        <w:t>, C</w:t>
      </w:r>
      <w:r w:rsidR="00EA5E86">
        <w:t>C05</w:t>
      </w:r>
      <w:r w:rsidRPr="009F4405">
        <w:t xml:space="preserve"> worsen); no harmonisation is pursued (</w:t>
      </w:r>
      <w:r w:rsidR="0018674D">
        <w:t>D03</w:t>
      </w:r>
      <w:r w:rsidRPr="009F4405">
        <w:t>,</w:t>
      </w:r>
      <w:r w:rsidR="0018674D">
        <w:t>D09</w:t>
      </w:r>
      <w:r w:rsidRPr="009F4405">
        <w:t xml:space="preserve"> persist).</w:t>
      </w:r>
    </w:p>
    <w:p w14:paraId="6EE1716D" w14:textId="5D489A26" w:rsidR="00CF4E47" w:rsidRPr="009F4405" w:rsidRDefault="00CF4E47" w:rsidP="00CF4E47">
      <w:r w:rsidRPr="009F4405">
        <w:rPr>
          <w:b/>
          <w:bCs/>
        </w:rPr>
        <w:t xml:space="preserve">Operations: </w:t>
      </w:r>
      <w:r w:rsidRPr="009F4405">
        <w:t>Uncoordinated and degraded (</w:t>
      </w:r>
      <w:r w:rsidR="00F16698">
        <w:t>G07</w:t>
      </w:r>
      <w:r w:rsidRPr="009F4405">
        <w:t xml:space="preserve"> worsens); specialist skills erode as cadence and investment fall (</w:t>
      </w:r>
      <w:r w:rsidR="00715731">
        <w:rPr>
          <w:b/>
          <w:bCs/>
          <w:sz w:val="18"/>
          <w:szCs w:val="18"/>
        </w:rPr>
        <w:t>F01</w:t>
      </w:r>
      <w:r w:rsidRPr="009F4405">
        <w:t xml:space="preserve">, </w:t>
      </w:r>
      <w:r w:rsidR="00F16698">
        <w:t>G08</w:t>
      </w:r>
      <w:r w:rsidRPr="009F4405">
        <w:t xml:space="preserve">, </w:t>
      </w:r>
      <w:r w:rsidR="00F16698">
        <w:t>G10</w:t>
      </w:r>
      <w:r w:rsidRPr="009F4405">
        <w:t xml:space="preserve"> worsen).</w:t>
      </w:r>
    </w:p>
    <w:p w14:paraId="59C96652" w14:textId="298A1E24" w:rsidR="00CF4E47" w:rsidRPr="009F4405" w:rsidRDefault="00CF4E47" w:rsidP="00CF4E47">
      <w:r w:rsidRPr="009F4405">
        <w:rPr>
          <w:b/>
          <w:bCs/>
        </w:rPr>
        <w:lastRenderedPageBreak/>
        <w:t xml:space="preserve">Transportation: </w:t>
      </w:r>
      <w:r w:rsidRPr="009F4405">
        <w:t>The Canopée/Pariacabo chokepoint is unaddressed (</w:t>
      </w:r>
      <w:r w:rsidR="001453C5">
        <w:t>C</w:t>
      </w:r>
      <w:r w:rsidR="00DE5CE4">
        <w:t>01</w:t>
      </w:r>
      <w:r w:rsidRPr="009F4405">
        <w:t xml:space="preserve">, </w:t>
      </w:r>
      <w:r w:rsidR="001453C5">
        <w:t>C</w:t>
      </w:r>
      <w:r w:rsidR="0018674D">
        <w:t>02</w:t>
      </w:r>
      <w:r w:rsidRPr="009F4405">
        <w:t xml:space="preserve">, </w:t>
      </w:r>
      <w:r w:rsidR="001453C5">
        <w:t>C</w:t>
      </w:r>
      <w:r w:rsidR="0018674D">
        <w:t>03</w:t>
      </w:r>
      <w:r w:rsidRPr="009F4405">
        <w:t xml:space="preserve"> persist) and the ageing Vega Ro-Ro charter retires without replacement (</w:t>
      </w:r>
      <w:r w:rsidR="0018674D">
        <w:t>D11</w:t>
      </w:r>
      <w:r w:rsidRPr="009F4405">
        <w:t>).</w:t>
      </w:r>
    </w:p>
    <w:p w14:paraId="1E673E38" w14:textId="58E4D694" w:rsidR="00CF4E47" w:rsidRPr="009F4405" w:rsidRDefault="00CF4E47" w:rsidP="00CF4E47">
      <w:r w:rsidRPr="009F4405">
        <w:rPr>
          <w:b/>
          <w:bCs/>
        </w:rPr>
        <w:t xml:space="preserve">SSA &amp; space weather: </w:t>
      </w:r>
      <w:r w:rsidRPr="009F4405">
        <w:t>Static and unintegrated; no consolidation of the EU SSA network (</w:t>
      </w:r>
      <w:r w:rsidR="00F100C9">
        <w:t>A09</w:t>
      </w:r>
      <w:r w:rsidRPr="009F4405">
        <w:t>).</w:t>
      </w:r>
    </w:p>
    <w:p w14:paraId="6ED2DEEA" w14:textId="1C9281E5" w:rsidR="00CF4E47" w:rsidRPr="009F4405" w:rsidRDefault="00CF4E47" w:rsidP="00CF4E47">
      <w:r w:rsidRPr="009F4405">
        <w:t>Bottlenecks and gaps addressed</w:t>
      </w:r>
    </w:p>
    <w:p w14:paraId="7B0541EE" w14:textId="1B57C5A2" w:rsidR="00C53A48" w:rsidRPr="009F4405" w:rsidRDefault="00C53A48" w:rsidP="00C53A48">
      <w:pPr>
        <w:pStyle w:val="Caption"/>
      </w:pPr>
      <w:bookmarkStart w:id="153" w:name="_Toc239018431"/>
      <w:r w:rsidRPr="009F4405">
        <w:t xml:space="preserve">Table </w:t>
      </w:r>
      <w:r w:rsidRPr="009F4405">
        <w:fldChar w:fldCharType="begin"/>
      </w:r>
      <w:r w:rsidRPr="009F4405">
        <w:instrText xml:space="preserve"> SEQ Table \* ARABIC </w:instrText>
      </w:r>
      <w:r w:rsidRPr="009F4405">
        <w:fldChar w:fldCharType="separate"/>
      </w:r>
      <w:r w:rsidR="005F19E3">
        <w:rPr>
          <w:noProof/>
        </w:rPr>
        <w:t>40</w:t>
      </w:r>
      <w:r w:rsidRPr="009F4405">
        <w:fldChar w:fldCharType="end"/>
      </w:r>
      <w:r w:rsidRPr="009F4405">
        <w:t xml:space="preserve"> Scenario 5: status of key bottlenecks and gaps</w:t>
      </w:r>
      <w:bookmarkEnd w:id="153"/>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0"/>
        <w:gridCol w:w="1250"/>
        <w:gridCol w:w="5800"/>
      </w:tblGrid>
      <w:tr w:rsidR="00CF4E47" w:rsidRPr="009F4405" w14:paraId="480F8503" w14:textId="77777777" w:rsidTr="00C526C3">
        <w:trPr>
          <w:tblHeader/>
        </w:trPr>
        <w:tc>
          <w:tcPr>
            <w:tcW w:w="2550" w:type="dxa"/>
            <w:shd w:val="clear" w:color="auto" w:fill="FFE600" w:themeFill="accent2"/>
            <w:tcMar>
              <w:top w:w="60" w:type="dxa"/>
              <w:left w:w="90" w:type="dxa"/>
              <w:bottom w:w="60" w:type="dxa"/>
              <w:right w:w="90" w:type="dxa"/>
            </w:tcMar>
            <w:vAlign w:val="center"/>
          </w:tcPr>
          <w:p w14:paraId="2ABE9DE3" w14:textId="77777777" w:rsidR="00CF4E47" w:rsidRPr="009F4405" w:rsidRDefault="00CF4E47">
            <w:r w:rsidRPr="009F4405">
              <w:rPr>
                <w:b/>
                <w:bCs/>
                <w:sz w:val="18"/>
                <w:szCs w:val="18"/>
              </w:rPr>
              <w:t>Task 2.3 item (ID + short)</w:t>
            </w:r>
          </w:p>
        </w:tc>
        <w:tc>
          <w:tcPr>
            <w:tcW w:w="1250" w:type="dxa"/>
            <w:shd w:val="clear" w:color="auto" w:fill="FFE600" w:themeFill="accent2"/>
            <w:tcMar>
              <w:top w:w="60" w:type="dxa"/>
              <w:left w:w="90" w:type="dxa"/>
              <w:bottom w:w="60" w:type="dxa"/>
              <w:right w:w="90" w:type="dxa"/>
            </w:tcMar>
            <w:vAlign w:val="center"/>
          </w:tcPr>
          <w:p w14:paraId="6DBBD013" w14:textId="77777777" w:rsidR="00CF4E47" w:rsidRPr="009F4405" w:rsidRDefault="00CF4E47">
            <w:r w:rsidRPr="009F4405">
              <w:rPr>
                <w:b/>
                <w:bCs/>
                <w:sz w:val="18"/>
                <w:szCs w:val="18"/>
              </w:rPr>
              <w:t>Status</w:t>
            </w:r>
          </w:p>
        </w:tc>
        <w:tc>
          <w:tcPr>
            <w:tcW w:w="5800" w:type="dxa"/>
            <w:shd w:val="clear" w:color="auto" w:fill="FFE600" w:themeFill="accent2"/>
            <w:tcMar>
              <w:top w:w="60" w:type="dxa"/>
              <w:left w:w="90" w:type="dxa"/>
              <w:bottom w:w="60" w:type="dxa"/>
              <w:right w:w="90" w:type="dxa"/>
            </w:tcMar>
            <w:vAlign w:val="center"/>
          </w:tcPr>
          <w:p w14:paraId="592A5519" w14:textId="77777777" w:rsidR="00CF4E47" w:rsidRPr="009F4405" w:rsidRDefault="00CF4E47">
            <w:r w:rsidRPr="009F4405">
              <w:rPr>
                <w:b/>
                <w:bCs/>
                <w:sz w:val="18"/>
                <w:szCs w:val="18"/>
              </w:rPr>
              <w:t>How it plays out under this scenario</w:t>
            </w:r>
          </w:p>
        </w:tc>
      </w:tr>
      <w:tr w:rsidR="00CF4E47" w:rsidRPr="009F4405" w14:paraId="57814EFB" w14:textId="77777777" w:rsidTr="00C526C3">
        <w:tc>
          <w:tcPr>
            <w:tcW w:w="2550" w:type="dxa"/>
            <w:shd w:val="clear" w:color="auto" w:fill="F2F2F2" w:themeFill="text2" w:themeFillShade="F2"/>
            <w:tcMar>
              <w:top w:w="60" w:type="dxa"/>
              <w:left w:w="90" w:type="dxa"/>
              <w:bottom w:w="60" w:type="dxa"/>
              <w:right w:w="90" w:type="dxa"/>
            </w:tcMar>
          </w:tcPr>
          <w:p w14:paraId="166E9145" w14:textId="014E0F96" w:rsidR="00CF4E47" w:rsidRPr="009F4405" w:rsidRDefault="00C23CBB">
            <w:r>
              <w:rPr>
                <w:b/>
                <w:bCs/>
                <w:sz w:val="18"/>
                <w:szCs w:val="18"/>
              </w:rPr>
              <w:t>A01</w:t>
            </w:r>
            <w:r w:rsidR="00CF4E47" w:rsidRPr="009F4405">
              <w:rPr>
                <w:b/>
                <w:bCs/>
                <w:sz w:val="18"/>
                <w:szCs w:val="18"/>
              </w:rPr>
              <w:t xml:space="preserve"> / </w:t>
            </w:r>
            <w:r w:rsidR="00F100C9">
              <w:rPr>
                <w:b/>
                <w:bCs/>
                <w:sz w:val="18"/>
                <w:szCs w:val="18"/>
              </w:rPr>
              <w:t>A04</w:t>
            </w:r>
            <w:r w:rsidR="00CF4E47" w:rsidRPr="009F4405">
              <w:rPr>
                <w:b/>
                <w:bCs/>
                <w:sz w:val="18"/>
                <w:szCs w:val="18"/>
              </w:rPr>
              <w:t xml:space="preserve"> — single-site dependency; no orbital outside CSG</w:t>
            </w:r>
          </w:p>
        </w:tc>
        <w:tc>
          <w:tcPr>
            <w:tcW w:w="1250" w:type="dxa"/>
            <w:tcMar>
              <w:top w:w="60" w:type="dxa"/>
              <w:left w:w="90" w:type="dxa"/>
              <w:bottom w:w="60" w:type="dxa"/>
              <w:right w:w="90" w:type="dxa"/>
            </w:tcMar>
          </w:tcPr>
          <w:p w14:paraId="2AC7BAFE" w14:textId="77777777" w:rsidR="00CF4E47" w:rsidRPr="009F4405" w:rsidRDefault="00CF4E47">
            <w:r w:rsidRPr="009F4405">
              <w:rPr>
                <w:sz w:val="18"/>
                <w:szCs w:val="18"/>
              </w:rPr>
              <w:t>Worsened</w:t>
            </w:r>
          </w:p>
        </w:tc>
        <w:tc>
          <w:tcPr>
            <w:tcW w:w="5800" w:type="dxa"/>
            <w:tcMar>
              <w:top w:w="60" w:type="dxa"/>
              <w:left w:w="90" w:type="dxa"/>
              <w:bottom w:w="60" w:type="dxa"/>
              <w:right w:w="90" w:type="dxa"/>
            </w:tcMar>
          </w:tcPr>
          <w:p w14:paraId="4B5D5B38" w14:textId="77777777" w:rsidR="00CF4E47" w:rsidRPr="009F4405" w:rsidRDefault="00CF4E47">
            <w:r w:rsidRPr="009F4405">
              <w:rPr>
                <w:sz w:val="18"/>
                <w:szCs w:val="18"/>
              </w:rPr>
              <w:t>CSG hits limits and emerging sites stall; reliance on non-EU launch grows.</w:t>
            </w:r>
          </w:p>
        </w:tc>
      </w:tr>
      <w:tr w:rsidR="00CF4E47" w:rsidRPr="009F4405" w14:paraId="5B666BEC" w14:textId="77777777" w:rsidTr="00C526C3">
        <w:tc>
          <w:tcPr>
            <w:tcW w:w="2550" w:type="dxa"/>
            <w:shd w:val="clear" w:color="auto" w:fill="F2F2F2" w:themeFill="text2" w:themeFillShade="F2"/>
            <w:tcMar>
              <w:top w:w="60" w:type="dxa"/>
              <w:left w:w="90" w:type="dxa"/>
              <w:bottom w:w="60" w:type="dxa"/>
              <w:right w:w="90" w:type="dxa"/>
            </w:tcMar>
          </w:tcPr>
          <w:p w14:paraId="16BFD2A5" w14:textId="6A8CF67B" w:rsidR="00CF4E47" w:rsidRPr="009F4405" w:rsidRDefault="00F100C9">
            <w:r w:rsidRPr="005D479D">
              <w:rPr>
                <w:b/>
                <w:bCs/>
                <w:sz w:val="18"/>
                <w:szCs w:val="18"/>
              </w:rPr>
              <w:t>A11</w:t>
            </w:r>
            <w:r w:rsidR="00CF4E47" w:rsidRPr="005D479D">
              <w:rPr>
                <w:b/>
                <w:bCs/>
                <w:sz w:val="18"/>
                <w:szCs w:val="18"/>
              </w:rPr>
              <w:t>/</w:t>
            </w:r>
            <w:r w:rsidR="0003468C" w:rsidRPr="005D479D">
              <w:rPr>
                <w:b/>
                <w:bCs/>
                <w:sz w:val="18"/>
                <w:szCs w:val="18"/>
              </w:rPr>
              <w:t>B01</w:t>
            </w:r>
            <w:r w:rsidR="00CF4E47" w:rsidRPr="005D479D">
              <w:rPr>
                <w:b/>
                <w:bCs/>
                <w:sz w:val="18"/>
                <w:szCs w:val="18"/>
              </w:rPr>
              <w:t>,</w:t>
            </w:r>
            <w:r w:rsidR="00CF4E47" w:rsidRPr="009F4405">
              <w:rPr>
                <w:b/>
                <w:bCs/>
                <w:sz w:val="18"/>
                <w:szCs w:val="18"/>
              </w:rPr>
              <w:t xml:space="preserve"> </w:t>
            </w:r>
            <w:r>
              <w:rPr>
                <w:b/>
                <w:bCs/>
                <w:sz w:val="18"/>
                <w:szCs w:val="18"/>
              </w:rPr>
              <w:t>A12</w:t>
            </w:r>
            <w:r w:rsidR="00CF4E47" w:rsidRPr="009F4405">
              <w:rPr>
                <w:b/>
                <w:bCs/>
                <w:sz w:val="18"/>
                <w:szCs w:val="18"/>
              </w:rPr>
              <w:t>/</w:t>
            </w:r>
            <w:r w:rsidR="0003468C">
              <w:rPr>
                <w:b/>
                <w:bCs/>
                <w:sz w:val="18"/>
                <w:szCs w:val="18"/>
              </w:rPr>
              <w:t>B02</w:t>
            </w:r>
            <w:r w:rsidR="00CF4E47" w:rsidRPr="009F4405">
              <w:rPr>
                <w:b/>
                <w:bCs/>
                <w:sz w:val="18"/>
                <w:szCs w:val="18"/>
              </w:rPr>
              <w:t xml:space="preserve"> — testing monopolies</w:t>
            </w:r>
          </w:p>
        </w:tc>
        <w:tc>
          <w:tcPr>
            <w:tcW w:w="1250" w:type="dxa"/>
            <w:tcMar>
              <w:top w:w="60" w:type="dxa"/>
              <w:left w:w="90" w:type="dxa"/>
              <w:bottom w:w="60" w:type="dxa"/>
              <w:right w:w="90" w:type="dxa"/>
            </w:tcMar>
          </w:tcPr>
          <w:p w14:paraId="5800C727" w14:textId="77777777" w:rsidR="00CF4E47" w:rsidRPr="009F4405" w:rsidRDefault="00CF4E47">
            <w:r w:rsidRPr="009F4405">
              <w:rPr>
                <w:sz w:val="18"/>
                <w:szCs w:val="18"/>
              </w:rPr>
              <w:t>Worsened</w:t>
            </w:r>
          </w:p>
        </w:tc>
        <w:tc>
          <w:tcPr>
            <w:tcW w:w="5800" w:type="dxa"/>
            <w:tcMar>
              <w:top w:w="60" w:type="dxa"/>
              <w:left w:w="90" w:type="dxa"/>
              <w:bottom w:w="60" w:type="dxa"/>
              <w:right w:w="90" w:type="dxa"/>
            </w:tcMar>
          </w:tcPr>
          <w:p w14:paraId="30E4FA63" w14:textId="77777777" w:rsidR="00CF4E47" w:rsidRPr="009F4405" w:rsidRDefault="00CF4E47">
            <w:r w:rsidRPr="009F4405">
              <w:rPr>
                <w:sz w:val="18"/>
                <w:szCs w:val="18"/>
              </w:rPr>
              <w:t>Single-point facilities erode without reinvestment.</w:t>
            </w:r>
          </w:p>
        </w:tc>
      </w:tr>
      <w:tr w:rsidR="00CF4E47" w:rsidRPr="009F4405" w14:paraId="5E889922" w14:textId="77777777" w:rsidTr="00C526C3">
        <w:tc>
          <w:tcPr>
            <w:tcW w:w="2550" w:type="dxa"/>
            <w:shd w:val="clear" w:color="auto" w:fill="F2F2F2" w:themeFill="text2" w:themeFillShade="F2"/>
            <w:tcMar>
              <w:top w:w="60" w:type="dxa"/>
              <w:left w:w="90" w:type="dxa"/>
              <w:bottom w:w="60" w:type="dxa"/>
              <w:right w:w="90" w:type="dxa"/>
            </w:tcMar>
          </w:tcPr>
          <w:p w14:paraId="03473346" w14:textId="50890612" w:rsidR="00CF4E47" w:rsidRPr="009F4405" w:rsidRDefault="00715731">
            <w:r>
              <w:rPr>
                <w:b/>
                <w:bCs/>
                <w:sz w:val="18"/>
                <w:szCs w:val="18"/>
              </w:rPr>
              <w:t>F03</w:t>
            </w:r>
            <w:r w:rsidR="00CF4E47" w:rsidRPr="009F4405">
              <w:rPr>
                <w:b/>
                <w:bCs/>
                <w:sz w:val="18"/>
                <w:szCs w:val="18"/>
              </w:rPr>
              <w:t xml:space="preserve"> / </w:t>
            </w:r>
            <w:r w:rsidR="006B46EA">
              <w:rPr>
                <w:b/>
                <w:bCs/>
                <w:sz w:val="18"/>
                <w:szCs w:val="18"/>
              </w:rPr>
              <w:t>E09</w:t>
            </w:r>
            <w:r w:rsidR="00CF4E47" w:rsidRPr="009F4405">
              <w:rPr>
                <w:b/>
                <w:bCs/>
                <w:sz w:val="18"/>
                <w:szCs w:val="18"/>
              </w:rPr>
              <w:t xml:space="preserve"> — chicken-and-egg funding; anchor-tenant</w:t>
            </w:r>
          </w:p>
        </w:tc>
        <w:tc>
          <w:tcPr>
            <w:tcW w:w="1250" w:type="dxa"/>
            <w:tcMar>
              <w:top w:w="60" w:type="dxa"/>
              <w:left w:w="90" w:type="dxa"/>
              <w:bottom w:w="60" w:type="dxa"/>
              <w:right w:w="90" w:type="dxa"/>
            </w:tcMar>
          </w:tcPr>
          <w:p w14:paraId="5D86C58A" w14:textId="77777777" w:rsidR="00CF4E47" w:rsidRPr="009F4405" w:rsidRDefault="00CF4E47">
            <w:r w:rsidRPr="009F4405">
              <w:rPr>
                <w:sz w:val="18"/>
                <w:szCs w:val="18"/>
              </w:rPr>
              <w:t>Worsened</w:t>
            </w:r>
          </w:p>
        </w:tc>
        <w:tc>
          <w:tcPr>
            <w:tcW w:w="5800" w:type="dxa"/>
            <w:tcMar>
              <w:top w:w="60" w:type="dxa"/>
              <w:left w:w="90" w:type="dxa"/>
              <w:bottom w:w="60" w:type="dxa"/>
              <w:right w:w="90" w:type="dxa"/>
            </w:tcMar>
          </w:tcPr>
          <w:p w14:paraId="1655396C" w14:textId="77777777" w:rsidR="00CF4E47" w:rsidRPr="009F4405" w:rsidRDefault="00CF4E47">
            <w:r w:rsidRPr="009F4405">
              <w:rPr>
                <w:sz w:val="18"/>
                <w:szCs w:val="18"/>
              </w:rPr>
              <w:t>Emerging sites cannot fund pads; anchor operators exit.</w:t>
            </w:r>
          </w:p>
        </w:tc>
      </w:tr>
      <w:tr w:rsidR="00CF4E47" w:rsidRPr="009F4405" w14:paraId="2292604C" w14:textId="77777777" w:rsidTr="00C526C3">
        <w:tc>
          <w:tcPr>
            <w:tcW w:w="2550" w:type="dxa"/>
            <w:shd w:val="clear" w:color="auto" w:fill="F2F2F2" w:themeFill="text2" w:themeFillShade="F2"/>
            <w:tcMar>
              <w:top w:w="60" w:type="dxa"/>
              <w:left w:w="90" w:type="dxa"/>
              <w:bottom w:w="60" w:type="dxa"/>
              <w:right w:w="90" w:type="dxa"/>
            </w:tcMar>
          </w:tcPr>
          <w:p w14:paraId="39679055" w14:textId="320963CC" w:rsidR="00CF4E47" w:rsidRPr="009F4405" w:rsidRDefault="006B46EA">
            <w:r>
              <w:rPr>
                <w:b/>
                <w:bCs/>
                <w:sz w:val="18"/>
                <w:szCs w:val="18"/>
              </w:rPr>
              <w:t>E04E04</w:t>
            </w:r>
            <w:r w:rsidR="00CF4E47" w:rsidRPr="009F4405">
              <w:rPr>
                <w:b/>
                <w:bCs/>
                <w:sz w:val="18"/>
                <w:szCs w:val="18"/>
              </w:rPr>
              <w:t xml:space="preserve"> / </w:t>
            </w:r>
            <w:r>
              <w:rPr>
                <w:b/>
                <w:bCs/>
                <w:sz w:val="18"/>
                <w:szCs w:val="18"/>
              </w:rPr>
              <w:t>E15</w:t>
            </w:r>
            <w:r w:rsidR="00CF4E47" w:rsidRPr="009F4405">
              <w:rPr>
                <w:b/>
                <w:bCs/>
                <w:sz w:val="18"/>
                <w:szCs w:val="18"/>
              </w:rPr>
              <w:t xml:space="preserve"> — EU scale-up gap; investment diversion</w:t>
            </w:r>
          </w:p>
        </w:tc>
        <w:tc>
          <w:tcPr>
            <w:tcW w:w="1250" w:type="dxa"/>
            <w:tcMar>
              <w:top w:w="60" w:type="dxa"/>
              <w:left w:w="90" w:type="dxa"/>
              <w:bottom w:w="60" w:type="dxa"/>
              <w:right w:w="90" w:type="dxa"/>
            </w:tcMar>
          </w:tcPr>
          <w:p w14:paraId="5518E4B2" w14:textId="77777777" w:rsidR="00CF4E47" w:rsidRPr="009F4405" w:rsidRDefault="00CF4E47">
            <w:r w:rsidRPr="009F4405">
              <w:rPr>
                <w:sz w:val="18"/>
                <w:szCs w:val="18"/>
              </w:rPr>
              <w:t>Worsened</w:t>
            </w:r>
          </w:p>
        </w:tc>
        <w:tc>
          <w:tcPr>
            <w:tcW w:w="5800" w:type="dxa"/>
            <w:tcMar>
              <w:top w:w="60" w:type="dxa"/>
              <w:left w:w="90" w:type="dxa"/>
              <w:bottom w:w="60" w:type="dxa"/>
              <w:right w:w="90" w:type="dxa"/>
            </w:tcMar>
          </w:tcPr>
          <w:p w14:paraId="370A5602" w14:textId="77777777" w:rsidR="00CF4E47" w:rsidRPr="009F4405" w:rsidRDefault="00CF4E47">
            <w:r w:rsidRPr="009F4405">
              <w:rPr>
                <w:sz w:val="18"/>
                <w:szCs w:val="18"/>
              </w:rPr>
              <w:t>Capital shortfall and diversion to defence accelerate attrition of the launch base.</w:t>
            </w:r>
          </w:p>
        </w:tc>
      </w:tr>
      <w:tr w:rsidR="00CF4E47" w:rsidRPr="009F4405" w14:paraId="391ECC0B" w14:textId="77777777" w:rsidTr="00C526C3">
        <w:tc>
          <w:tcPr>
            <w:tcW w:w="2550" w:type="dxa"/>
            <w:shd w:val="clear" w:color="auto" w:fill="F2F2F2" w:themeFill="text2" w:themeFillShade="F2"/>
            <w:tcMar>
              <w:top w:w="60" w:type="dxa"/>
              <w:left w:w="90" w:type="dxa"/>
              <w:bottom w:w="60" w:type="dxa"/>
              <w:right w:w="90" w:type="dxa"/>
            </w:tcMar>
          </w:tcPr>
          <w:p w14:paraId="648507B8" w14:textId="7DCFB2A6" w:rsidR="00CF4E47" w:rsidRPr="009F4405" w:rsidRDefault="001453C5">
            <w:r>
              <w:rPr>
                <w:b/>
                <w:bCs/>
                <w:sz w:val="18"/>
                <w:szCs w:val="18"/>
              </w:rPr>
              <w:t>C</w:t>
            </w:r>
            <w:r w:rsidR="00DE5CE4">
              <w:rPr>
                <w:b/>
                <w:bCs/>
                <w:sz w:val="18"/>
                <w:szCs w:val="18"/>
              </w:rPr>
              <w:t>01</w:t>
            </w:r>
            <w:r w:rsidR="00CF4E47" w:rsidRPr="009F4405">
              <w:rPr>
                <w:b/>
                <w:bCs/>
                <w:sz w:val="18"/>
                <w:szCs w:val="18"/>
              </w:rPr>
              <w:t>/</w:t>
            </w:r>
            <w:r>
              <w:rPr>
                <w:b/>
                <w:bCs/>
                <w:sz w:val="18"/>
                <w:szCs w:val="18"/>
              </w:rPr>
              <w:t>C</w:t>
            </w:r>
            <w:r w:rsidR="0018674D">
              <w:rPr>
                <w:b/>
                <w:bCs/>
                <w:sz w:val="18"/>
                <w:szCs w:val="18"/>
              </w:rPr>
              <w:t>02</w:t>
            </w:r>
            <w:r w:rsidR="00CF4E47" w:rsidRPr="009F4405">
              <w:rPr>
                <w:b/>
                <w:bCs/>
                <w:sz w:val="18"/>
                <w:szCs w:val="18"/>
              </w:rPr>
              <w:t>/</w:t>
            </w:r>
            <w:r w:rsidR="00DB024E">
              <w:rPr>
                <w:b/>
                <w:bCs/>
                <w:sz w:val="18"/>
                <w:szCs w:val="18"/>
              </w:rPr>
              <w:t>C03</w:t>
            </w:r>
            <w:r w:rsidR="00CF4E47" w:rsidRPr="009F4405">
              <w:rPr>
                <w:b/>
                <w:bCs/>
                <w:sz w:val="18"/>
                <w:szCs w:val="18"/>
              </w:rPr>
              <w:t xml:space="preserve"> — sealift chokepoint; ageing vessels</w:t>
            </w:r>
          </w:p>
        </w:tc>
        <w:tc>
          <w:tcPr>
            <w:tcW w:w="1250" w:type="dxa"/>
            <w:tcMar>
              <w:top w:w="60" w:type="dxa"/>
              <w:left w:w="90" w:type="dxa"/>
              <w:bottom w:w="60" w:type="dxa"/>
              <w:right w:w="90" w:type="dxa"/>
            </w:tcMar>
          </w:tcPr>
          <w:p w14:paraId="5E85FBF4" w14:textId="77777777" w:rsidR="00CF4E47" w:rsidRPr="009F4405" w:rsidRDefault="00CF4E47">
            <w:r w:rsidRPr="009F4405">
              <w:rPr>
                <w:sz w:val="18"/>
                <w:szCs w:val="18"/>
              </w:rPr>
              <w:t>Worsened</w:t>
            </w:r>
          </w:p>
        </w:tc>
        <w:tc>
          <w:tcPr>
            <w:tcW w:w="5800" w:type="dxa"/>
            <w:tcMar>
              <w:top w:w="60" w:type="dxa"/>
              <w:left w:w="90" w:type="dxa"/>
              <w:bottom w:w="60" w:type="dxa"/>
              <w:right w:w="90" w:type="dxa"/>
            </w:tcMar>
          </w:tcPr>
          <w:p w14:paraId="551F9EE0" w14:textId="77777777" w:rsidR="00CF4E47" w:rsidRPr="009F4405" w:rsidRDefault="00CF4E47">
            <w:r w:rsidRPr="009F4405">
              <w:rPr>
                <w:sz w:val="18"/>
                <w:szCs w:val="18"/>
              </w:rPr>
              <w:t>Unaddressed and ageing out without replacement.</w:t>
            </w:r>
          </w:p>
        </w:tc>
      </w:tr>
      <w:tr w:rsidR="00CF4E47" w:rsidRPr="009F4405" w14:paraId="49B03124" w14:textId="77777777" w:rsidTr="00C526C3">
        <w:tc>
          <w:tcPr>
            <w:tcW w:w="2550" w:type="dxa"/>
            <w:shd w:val="clear" w:color="auto" w:fill="F2F2F2" w:themeFill="text2" w:themeFillShade="F2"/>
            <w:tcMar>
              <w:top w:w="60" w:type="dxa"/>
              <w:left w:w="90" w:type="dxa"/>
              <w:bottom w:w="60" w:type="dxa"/>
              <w:right w:w="90" w:type="dxa"/>
            </w:tcMar>
          </w:tcPr>
          <w:p w14:paraId="6D86A593" w14:textId="4CA0D35B" w:rsidR="00CF4E47" w:rsidRPr="00111704" w:rsidRDefault="00CF4E47">
            <w:pPr>
              <w:rPr>
                <w:lang w:val="fr-BE"/>
              </w:rPr>
            </w:pPr>
            <w:r w:rsidRPr="00111704">
              <w:rPr>
                <w:b/>
                <w:bCs/>
                <w:sz w:val="18"/>
                <w:szCs w:val="18"/>
                <w:lang w:val="fr-BE"/>
              </w:rPr>
              <w:t>C</w:t>
            </w:r>
            <w:r w:rsidR="00BF40FA">
              <w:rPr>
                <w:b/>
                <w:bCs/>
                <w:sz w:val="18"/>
                <w:szCs w:val="18"/>
                <w:lang w:val="fr-BE"/>
              </w:rPr>
              <w:t>C01</w:t>
            </w:r>
            <w:r w:rsidRPr="00111704">
              <w:rPr>
                <w:b/>
                <w:bCs/>
                <w:sz w:val="18"/>
                <w:szCs w:val="18"/>
                <w:lang w:val="fr-BE"/>
              </w:rPr>
              <w:t>/C</w:t>
            </w:r>
            <w:r w:rsidR="00EA5E86">
              <w:rPr>
                <w:b/>
                <w:bCs/>
                <w:sz w:val="18"/>
                <w:szCs w:val="18"/>
                <w:lang w:val="fr-BE"/>
              </w:rPr>
              <w:t>C02</w:t>
            </w:r>
            <w:r w:rsidRPr="00111704">
              <w:rPr>
                <w:b/>
                <w:bCs/>
                <w:sz w:val="18"/>
                <w:szCs w:val="18"/>
                <w:lang w:val="fr-BE"/>
              </w:rPr>
              <w:t>/C</w:t>
            </w:r>
            <w:r w:rsidR="00EA5E86">
              <w:rPr>
                <w:b/>
                <w:bCs/>
                <w:sz w:val="18"/>
                <w:szCs w:val="18"/>
                <w:lang w:val="fr-BE"/>
              </w:rPr>
              <w:t>C04</w:t>
            </w:r>
            <w:r w:rsidRPr="00111704">
              <w:rPr>
                <w:b/>
                <w:bCs/>
                <w:sz w:val="18"/>
                <w:szCs w:val="18"/>
                <w:lang w:val="fr-BE"/>
              </w:rPr>
              <w:t>/C</w:t>
            </w:r>
            <w:r w:rsidR="00EA5E86">
              <w:rPr>
                <w:b/>
                <w:bCs/>
                <w:sz w:val="18"/>
                <w:szCs w:val="18"/>
                <w:lang w:val="fr-BE"/>
              </w:rPr>
              <w:t>C05</w:t>
            </w:r>
            <w:r w:rsidRPr="00111704">
              <w:rPr>
                <w:b/>
                <w:bCs/>
                <w:sz w:val="18"/>
                <w:szCs w:val="18"/>
                <w:lang w:val="fr-BE"/>
              </w:rPr>
              <w:t>/C</w:t>
            </w:r>
            <w:r w:rsidR="00EA5E86">
              <w:rPr>
                <w:b/>
                <w:bCs/>
                <w:sz w:val="18"/>
                <w:szCs w:val="18"/>
                <w:lang w:val="fr-BE"/>
              </w:rPr>
              <w:t>C06</w:t>
            </w:r>
            <w:r w:rsidRPr="00111704">
              <w:rPr>
                <w:b/>
                <w:bCs/>
                <w:sz w:val="18"/>
                <w:szCs w:val="18"/>
                <w:lang w:val="fr-BE"/>
              </w:rPr>
              <w:t xml:space="preserve"> — non-EU dependencies</w:t>
            </w:r>
          </w:p>
        </w:tc>
        <w:tc>
          <w:tcPr>
            <w:tcW w:w="1250" w:type="dxa"/>
            <w:tcMar>
              <w:top w:w="60" w:type="dxa"/>
              <w:left w:w="90" w:type="dxa"/>
              <w:bottom w:w="60" w:type="dxa"/>
              <w:right w:w="90" w:type="dxa"/>
            </w:tcMar>
          </w:tcPr>
          <w:p w14:paraId="618AE19A" w14:textId="77777777" w:rsidR="00CF4E47" w:rsidRPr="009F4405" w:rsidRDefault="00CF4E47">
            <w:r w:rsidRPr="009F4405">
              <w:rPr>
                <w:sz w:val="18"/>
                <w:szCs w:val="18"/>
              </w:rPr>
              <w:t>Worsened</w:t>
            </w:r>
          </w:p>
        </w:tc>
        <w:tc>
          <w:tcPr>
            <w:tcW w:w="5800" w:type="dxa"/>
            <w:tcMar>
              <w:top w:w="60" w:type="dxa"/>
              <w:left w:w="90" w:type="dxa"/>
              <w:bottom w:w="60" w:type="dxa"/>
              <w:right w:w="90" w:type="dxa"/>
            </w:tcMar>
          </w:tcPr>
          <w:p w14:paraId="27FDABAF" w14:textId="77777777" w:rsidR="00CF4E47" w:rsidRPr="009F4405" w:rsidRDefault="00CF4E47">
            <w:r w:rsidRPr="009F4405">
              <w:rPr>
                <w:sz w:val="18"/>
                <w:szCs w:val="18"/>
              </w:rPr>
              <w:t>External dependence deepens across components, TT&amp;C hardware, hosting and heavy airlift.</w:t>
            </w:r>
          </w:p>
        </w:tc>
      </w:tr>
      <w:tr w:rsidR="00CF4E47" w:rsidRPr="009F4405" w14:paraId="2F07CFF7" w14:textId="77777777" w:rsidTr="00C526C3">
        <w:tc>
          <w:tcPr>
            <w:tcW w:w="2550" w:type="dxa"/>
            <w:shd w:val="clear" w:color="auto" w:fill="F2F2F2" w:themeFill="text2" w:themeFillShade="F2"/>
            <w:tcMar>
              <w:top w:w="60" w:type="dxa"/>
              <w:left w:w="90" w:type="dxa"/>
              <w:bottom w:w="60" w:type="dxa"/>
              <w:right w:w="90" w:type="dxa"/>
            </w:tcMar>
          </w:tcPr>
          <w:p w14:paraId="075A0062" w14:textId="7421FBF7" w:rsidR="00CF4E47" w:rsidRPr="009F4405" w:rsidRDefault="00715731">
            <w:r>
              <w:rPr>
                <w:b/>
                <w:bCs/>
                <w:sz w:val="18"/>
                <w:szCs w:val="18"/>
              </w:rPr>
              <w:t>F01</w:t>
            </w:r>
            <w:r w:rsidR="00CF4E47" w:rsidRPr="009F4405">
              <w:rPr>
                <w:b/>
                <w:bCs/>
                <w:sz w:val="18"/>
                <w:szCs w:val="18"/>
              </w:rPr>
              <w:t xml:space="preserve"> / </w:t>
            </w:r>
            <w:r w:rsidR="00F16698">
              <w:rPr>
                <w:b/>
                <w:bCs/>
                <w:sz w:val="18"/>
                <w:szCs w:val="18"/>
              </w:rPr>
              <w:t>G08</w:t>
            </w:r>
            <w:r w:rsidR="00CF4E47" w:rsidRPr="009F4405">
              <w:rPr>
                <w:b/>
                <w:bCs/>
                <w:sz w:val="18"/>
                <w:szCs w:val="18"/>
              </w:rPr>
              <w:t xml:space="preserve"> / </w:t>
            </w:r>
            <w:r w:rsidR="00F16698">
              <w:rPr>
                <w:b/>
                <w:bCs/>
                <w:sz w:val="18"/>
                <w:szCs w:val="18"/>
              </w:rPr>
              <w:t>G10</w:t>
            </w:r>
            <w:r w:rsidR="00CF4E47" w:rsidRPr="009F4405">
              <w:rPr>
                <w:b/>
                <w:bCs/>
                <w:sz w:val="18"/>
                <w:szCs w:val="18"/>
              </w:rPr>
              <w:t xml:space="preserve"> — skills and specialist functions</w:t>
            </w:r>
          </w:p>
        </w:tc>
        <w:tc>
          <w:tcPr>
            <w:tcW w:w="1250" w:type="dxa"/>
            <w:tcMar>
              <w:top w:w="60" w:type="dxa"/>
              <w:left w:w="90" w:type="dxa"/>
              <w:bottom w:w="60" w:type="dxa"/>
              <w:right w:w="90" w:type="dxa"/>
            </w:tcMar>
          </w:tcPr>
          <w:p w14:paraId="22CD5BF6" w14:textId="77777777" w:rsidR="00CF4E47" w:rsidRPr="009F4405" w:rsidRDefault="00CF4E47">
            <w:r w:rsidRPr="009F4405">
              <w:rPr>
                <w:sz w:val="18"/>
                <w:szCs w:val="18"/>
              </w:rPr>
              <w:t>Worsened</w:t>
            </w:r>
          </w:p>
        </w:tc>
        <w:tc>
          <w:tcPr>
            <w:tcW w:w="5800" w:type="dxa"/>
            <w:tcMar>
              <w:top w:w="60" w:type="dxa"/>
              <w:left w:w="90" w:type="dxa"/>
              <w:bottom w:w="60" w:type="dxa"/>
              <w:right w:w="90" w:type="dxa"/>
            </w:tcMar>
          </w:tcPr>
          <w:p w14:paraId="3B4DB439" w14:textId="77777777" w:rsidR="00CF4E47" w:rsidRPr="009F4405" w:rsidRDefault="00CF4E47">
            <w:r w:rsidRPr="009F4405">
              <w:rPr>
                <w:sz w:val="18"/>
                <w:szCs w:val="18"/>
              </w:rPr>
              <w:t>Specialist know-how erodes as cadence and investment fall.</w:t>
            </w:r>
          </w:p>
        </w:tc>
      </w:tr>
      <w:tr w:rsidR="00CF4E47" w:rsidRPr="009F4405" w14:paraId="2F12A687" w14:textId="77777777" w:rsidTr="00C526C3">
        <w:tc>
          <w:tcPr>
            <w:tcW w:w="2550" w:type="dxa"/>
            <w:shd w:val="clear" w:color="auto" w:fill="F2F2F2" w:themeFill="text2" w:themeFillShade="F2"/>
            <w:tcMar>
              <w:top w:w="60" w:type="dxa"/>
              <w:left w:w="90" w:type="dxa"/>
              <w:bottom w:w="60" w:type="dxa"/>
              <w:right w:w="90" w:type="dxa"/>
            </w:tcMar>
          </w:tcPr>
          <w:p w14:paraId="59C207BA" w14:textId="37FA71D3" w:rsidR="00CF4E47" w:rsidRPr="009F4405" w:rsidRDefault="00DE5CE4">
            <w:r>
              <w:rPr>
                <w:b/>
                <w:bCs/>
                <w:sz w:val="18"/>
                <w:szCs w:val="18"/>
              </w:rPr>
              <w:t>D01</w:t>
            </w:r>
            <w:r w:rsidR="00CF4E47" w:rsidRPr="009F4405">
              <w:rPr>
                <w:b/>
                <w:bCs/>
                <w:sz w:val="18"/>
                <w:szCs w:val="18"/>
              </w:rPr>
              <w:t>/</w:t>
            </w:r>
            <w:r w:rsidR="0018674D">
              <w:rPr>
                <w:b/>
                <w:bCs/>
                <w:sz w:val="18"/>
                <w:szCs w:val="18"/>
              </w:rPr>
              <w:t>D09</w:t>
            </w:r>
            <w:r w:rsidR="00CF4E47" w:rsidRPr="009F4405">
              <w:rPr>
                <w:b/>
                <w:bCs/>
                <w:sz w:val="18"/>
                <w:szCs w:val="18"/>
              </w:rPr>
              <w:t xml:space="preserve"> — fragmented licensing; no harmonised FTS</w:t>
            </w:r>
          </w:p>
        </w:tc>
        <w:tc>
          <w:tcPr>
            <w:tcW w:w="1250" w:type="dxa"/>
            <w:tcMar>
              <w:top w:w="60" w:type="dxa"/>
              <w:left w:w="90" w:type="dxa"/>
              <w:bottom w:w="60" w:type="dxa"/>
              <w:right w:w="90" w:type="dxa"/>
            </w:tcMar>
          </w:tcPr>
          <w:p w14:paraId="03AF51FA" w14:textId="77777777" w:rsidR="00CF4E47" w:rsidRPr="009F4405" w:rsidRDefault="00CF4E47">
            <w:r w:rsidRPr="009F4405">
              <w:rPr>
                <w:sz w:val="18"/>
                <w:szCs w:val="18"/>
              </w:rPr>
              <w:t>Unaffected</w:t>
            </w:r>
          </w:p>
        </w:tc>
        <w:tc>
          <w:tcPr>
            <w:tcW w:w="5800" w:type="dxa"/>
            <w:tcMar>
              <w:top w:w="60" w:type="dxa"/>
              <w:left w:w="90" w:type="dxa"/>
              <w:bottom w:w="60" w:type="dxa"/>
              <w:right w:w="90" w:type="dxa"/>
            </w:tcMar>
          </w:tcPr>
          <w:p w14:paraId="77E88A68" w14:textId="77777777" w:rsidR="00CF4E47" w:rsidRPr="009F4405" w:rsidRDefault="00CF4E47">
            <w:r w:rsidRPr="009F4405">
              <w:rPr>
                <w:sz w:val="18"/>
                <w:szCs w:val="18"/>
              </w:rPr>
              <w:t>No harmonisation is pursued.</w:t>
            </w:r>
          </w:p>
        </w:tc>
      </w:tr>
    </w:tbl>
    <w:p w14:paraId="798B4E80" w14:textId="08DF10FD" w:rsidR="00CF4E47" w:rsidRPr="009F4405" w:rsidRDefault="00CF4E47" w:rsidP="00CF4E47"/>
    <w:p w14:paraId="749CCE1B" w14:textId="0AD5481E" w:rsidR="00C53A48" w:rsidRPr="009F4405" w:rsidRDefault="00C53A48" w:rsidP="00C53A48">
      <w:pPr>
        <w:pStyle w:val="Caption"/>
      </w:pPr>
      <w:bookmarkStart w:id="154" w:name="_Toc239018432"/>
      <w:r w:rsidRPr="009F4405">
        <w:t xml:space="preserve">Table </w:t>
      </w:r>
      <w:r w:rsidRPr="009F4405">
        <w:fldChar w:fldCharType="begin"/>
      </w:r>
      <w:r w:rsidRPr="009F4405">
        <w:instrText xml:space="preserve"> SEQ Table \* ARABIC </w:instrText>
      </w:r>
      <w:r w:rsidRPr="009F4405">
        <w:fldChar w:fldCharType="separate"/>
      </w:r>
      <w:r w:rsidR="005F19E3">
        <w:rPr>
          <w:noProof/>
        </w:rPr>
        <w:t>41</w:t>
      </w:r>
      <w:r w:rsidRPr="009F4405">
        <w:fldChar w:fldCharType="end"/>
      </w:r>
      <w:r w:rsidRPr="009F4405">
        <w:t xml:space="preserve"> Embedded SWOT — Scenario 5</w:t>
      </w:r>
      <w:bookmarkEnd w:id="154"/>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CF4E47" w:rsidRPr="009F4405" w14:paraId="7CC4A5B7" w14:textId="77777777">
        <w:tc>
          <w:tcPr>
            <w:tcW w:w="4800" w:type="dxa"/>
            <w:tcMar>
              <w:top w:w="60" w:type="dxa"/>
              <w:left w:w="90" w:type="dxa"/>
              <w:bottom w:w="60" w:type="dxa"/>
              <w:right w:w="90" w:type="dxa"/>
            </w:tcMar>
          </w:tcPr>
          <w:p w14:paraId="704F6CF3" w14:textId="77777777" w:rsidR="00CF4E47" w:rsidRPr="009F4405" w:rsidRDefault="00CF4E47">
            <w:r w:rsidRPr="009F4405">
              <w:rPr>
                <w:b/>
                <w:bCs/>
                <w:sz w:val="18"/>
                <w:szCs w:val="18"/>
              </w:rPr>
              <w:t>Strengths</w:t>
            </w:r>
          </w:p>
          <w:p w14:paraId="32138836" w14:textId="77777777" w:rsidR="00CF4E47" w:rsidRPr="009F4405" w:rsidRDefault="00CF4E47">
            <w:r w:rsidRPr="009F4405">
              <w:rPr>
                <w:sz w:val="18"/>
                <w:szCs w:val="18"/>
              </w:rPr>
              <w:t>– No new public expenditure in the short term</w:t>
            </w:r>
          </w:p>
          <w:p w14:paraId="325D42AE" w14:textId="77777777" w:rsidR="00CF4E47" w:rsidRPr="009F4405" w:rsidRDefault="00CF4E47">
            <w:r w:rsidRPr="009F4405">
              <w:rPr>
                <w:sz w:val="18"/>
                <w:szCs w:val="18"/>
              </w:rPr>
              <w:t>– Serves as the explicit downside benchmark for the cost of inaction</w:t>
            </w:r>
          </w:p>
        </w:tc>
        <w:tc>
          <w:tcPr>
            <w:tcW w:w="4800" w:type="dxa"/>
            <w:tcMar>
              <w:top w:w="60" w:type="dxa"/>
              <w:left w:w="90" w:type="dxa"/>
              <w:bottom w:w="60" w:type="dxa"/>
              <w:right w:w="90" w:type="dxa"/>
            </w:tcMar>
          </w:tcPr>
          <w:p w14:paraId="3ED3D67E" w14:textId="77777777" w:rsidR="00CF4E47" w:rsidRPr="009F4405" w:rsidRDefault="00CF4E47">
            <w:r w:rsidRPr="009F4405">
              <w:rPr>
                <w:b/>
                <w:bCs/>
                <w:sz w:val="18"/>
                <w:szCs w:val="18"/>
              </w:rPr>
              <w:t>Weaknesses</w:t>
            </w:r>
          </w:p>
          <w:p w14:paraId="5FD86BF9" w14:textId="77777777" w:rsidR="00CF4E47" w:rsidRPr="009F4405" w:rsidRDefault="00CF4E47">
            <w:r w:rsidRPr="009F4405">
              <w:rPr>
                <w:sz w:val="18"/>
                <w:szCs w:val="18"/>
              </w:rPr>
              <w:t>– Every bottleneck unresolved and eroding (B/C/D/E/F/G/H)</w:t>
            </w:r>
          </w:p>
          <w:p w14:paraId="0CB3253F" w14:textId="77777777" w:rsidR="00CF4E47" w:rsidRPr="009F4405" w:rsidRDefault="00CF4E47">
            <w:r w:rsidRPr="009F4405">
              <w:rPr>
                <w:sz w:val="18"/>
                <w:szCs w:val="18"/>
              </w:rPr>
              <w:t>– Loss of capability at CSG and at emerging sites</w:t>
            </w:r>
          </w:p>
          <w:p w14:paraId="4FA8AA0B" w14:textId="01A175B8" w:rsidR="00CF4E47" w:rsidRPr="009F4405" w:rsidRDefault="00CF4E47">
            <w:r w:rsidRPr="009F4405">
              <w:rPr>
                <w:sz w:val="18"/>
                <w:szCs w:val="18"/>
              </w:rPr>
              <w:t>– Attrition of the skills and manufacturing base (</w:t>
            </w:r>
            <w:r w:rsidR="00715731">
              <w:rPr>
                <w:sz w:val="18"/>
                <w:szCs w:val="18"/>
              </w:rPr>
              <w:t>F01</w:t>
            </w:r>
            <w:r w:rsidRPr="009F4405">
              <w:rPr>
                <w:sz w:val="18"/>
                <w:szCs w:val="18"/>
              </w:rPr>
              <w:t xml:space="preserve">, </w:t>
            </w:r>
            <w:r w:rsidR="006B46EA">
              <w:rPr>
                <w:sz w:val="18"/>
                <w:szCs w:val="18"/>
              </w:rPr>
              <w:t>E04</w:t>
            </w:r>
            <w:r w:rsidRPr="009F4405">
              <w:rPr>
                <w:sz w:val="18"/>
                <w:szCs w:val="18"/>
              </w:rPr>
              <w:t xml:space="preserve">, </w:t>
            </w:r>
            <w:r w:rsidR="006B46EA">
              <w:rPr>
                <w:sz w:val="18"/>
                <w:szCs w:val="18"/>
              </w:rPr>
              <w:t>E15</w:t>
            </w:r>
            <w:r w:rsidRPr="009F4405">
              <w:rPr>
                <w:sz w:val="18"/>
                <w:szCs w:val="18"/>
              </w:rPr>
              <w:t>)</w:t>
            </w:r>
          </w:p>
          <w:p w14:paraId="14903EC4" w14:textId="77777777" w:rsidR="00CF4E47" w:rsidRPr="009F4405" w:rsidRDefault="00CF4E47">
            <w:r w:rsidRPr="009F4405">
              <w:rPr>
                <w:sz w:val="18"/>
                <w:szCs w:val="18"/>
              </w:rPr>
              <w:t>– Irreversible decline of domestic launch capability</w:t>
            </w:r>
          </w:p>
        </w:tc>
      </w:tr>
      <w:tr w:rsidR="00CF4E47" w:rsidRPr="009F4405" w14:paraId="7C23CAAC" w14:textId="77777777">
        <w:tc>
          <w:tcPr>
            <w:tcW w:w="4800" w:type="dxa"/>
            <w:tcMar>
              <w:top w:w="60" w:type="dxa"/>
              <w:left w:w="90" w:type="dxa"/>
              <w:bottom w:w="60" w:type="dxa"/>
              <w:right w:w="90" w:type="dxa"/>
            </w:tcMar>
          </w:tcPr>
          <w:p w14:paraId="1F164662" w14:textId="77777777" w:rsidR="00CF4E47" w:rsidRPr="009F4405" w:rsidRDefault="00CF4E47">
            <w:r w:rsidRPr="009F4405">
              <w:rPr>
                <w:b/>
                <w:bCs/>
                <w:sz w:val="18"/>
                <w:szCs w:val="18"/>
              </w:rPr>
              <w:t>Opportunities</w:t>
            </w:r>
          </w:p>
          <w:p w14:paraId="3496DC78" w14:textId="77777777" w:rsidR="00CF4E47" w:rsidRPr="009F4405" w:rsidRDefault="00CF4E47">
            <w:r w:rsidRPr="009F4405">
              <w:rPr>
                <w:sz w:val="18"/>
                <w:szCs w:val="18"/>
              </w:rPr>
              <w:t>– None that advance EU autonomy; reliance on external providers is a fallback, not an opportunity</w:t>
            </w:r>
          </w:p>
        </w:tc>
        <w:tc>
          <w:tcPr>
            <w:tcW w:w="4800" w:type="dxa"/>
            <w:tcMar>
              <w:top w:w="60" w:type="dxa"/>
              <w:left w:w="90" w:type="dxa"/>
              <w:bottom w:w="60" w:type="dxa"/>
              <w:right w:w="90" w:type="dxa"/>
            </w:tcMar>
          </w:tcPr>
          <w:p w14:paraId="1A94AA48" w14:textId="77777777" w:rsidR="00CF4E47" w:rsidRPr="009F4405" w:rsidRDefault="00CF4E47">
            <w:r w:rsidRPr="009F4405">
              <w:rPr>
                <w:b/>
                <w:bCs/>
                <w:sz w:val="18"/>
                <w:szCs w:val="18"/>
              </w:rPr>
              <w:t>Threats</w:t>
            </w:r>
          </w:p>
          <w:p w14:paraId="545558F5" w14:textId="77777777" w:rsidR="00CF4E47" w:rsidRPr="009F4405" w:rsidRDefault="00CF4E47">
            <w:r w:rsidRPr="009F4405">
              <w:rPr>
                <w:sz w:val="18"/>
                <w:szCs w:val="18"/>
              </w:rPr>
              <w:t>– Full external dependence for access to space — autonomy precluded</w:t>
            </w:r>
          </w:p>
          <w:p w14:paraId="69428FCF" w14:textId="77777777" w:rsidR="00CF4E47" w:rsidRPr="009F4405" w:rsidRDefault="00CF4E47">
            <w:r w:rsidRPr="009F4405">
              <w:rPr>
                <w:sz w:val="18"/>
                <w:szCs w:val="18"/>
              </w:rPr>
              <w:t>– Loss of strategic and commercial position to global competitors</w:t>
            </w:r>
          </w:p>
          <w:p w14:paraId="3993EC1D" w14:textId="3634B58E" w:rsidR="00CF4E47" w:rsidRPr="009F4405" w:rsidRDefault="00CF4E47">
            <w:r w:rsidRPr="009F4405">
              <w:rPr>
                <w:sz w:val="18"/>
                <w:szCs w:val="18"/>
              </w:rPr>
              <w:t>– Realised single-region and single-supplier (</w:t>
            </w:r>
            <w:r w:rsidR="006B46EA">
              <w:rPr>
                <w:sz w:val="18"/>
                <w:szCs w:val="18"/>
              </w:rPr>
              <w:t>E09</w:t>
            </w:r>
            <w:r w:rsidRPr="009F4405">
              <w:rPr>
                <w:sz w:val="18"/>
                <w:szCs w:val="18"/>
              </w:rPr>
              <w:t>) failures</w:t>
            </w:r>
          </w:p>
          <w:p w14:paraId="7AD5EE4C" w14:textId="77777777" w:rsidR="00CF4E47" w:rsidRPr="009F4405" w:rsidRDefault="00CF4E47">
            <w:r w:rsidRPr="009F4405">
              <w:rPr>
                <w:sz w:val="18"/>
                <w:szCs w:val="18"/>
              </w:rPr>
              <w:t>– Non-EU providers become the default for institutional missions</w:t>
            </w:r>
          </w:p>
        </w:tc>
      </w:tr>
    </w:tbl>
    <w:p w14:paraId="04232C70" w14:textId="228ED508" w:rsidR="00CF4E47" w:rsidRPr="009F4405" w:rsidRDefault="00CF4E47" w:rsidP="002238C5">
      <w:pPr>
        <w:pStyle w:val="EYHeading3"/>
      </w:pPr>
      <w:r w:rsidRPr="009F4405">
        <w:lastRenderedPageBreak/>
        <w:t>Cross-scenario synthesis</w:t>
      </w:r>
    </w:p>
    <w:p w14:paraId="546C7338" w14:textId="77777777" w:rsidR="00CF4E47" w:rsidRPr="009F4405" w:rsidRDefault="00CF4E47" w:rsidP="00CF4E47">
      <w:r w:rsidRPr="009F4405">
        <w:t>This section reads the five scenarios side by side: where each critical facility ends up, which bottlenecks each resolves, how each affects the SWOT weaknesses and threats, and what the comparison implies for the recommendations. It is the payoff of the two-layer design — the doctrines make the columns legible, the anchoring makes the rows defensible.</w:t>
      </w:r>
    </w:p>
    <w:p w14:paraId="3EE49B11" w14:textId="527505A2" w:rsidR="00CF4E47" w:rsidRPr="009F4405" w:rsidRDefault="00CF4E47" w:rsidP="00E65BC8">
      <w:pPr>
        <w:pStyle w:val="EYHeading4"/>
      </w:pPr>
      <w:r w:rsidRPr="009F4405">
        <w:t>Where each critical facility ends up</w:t>
      </w:r>
    </w:p>
    <w:p w14:paraId="65C7B081" w14:textId="14A3B9C3" w:rsidR="00C53A48" w:rsidRPr="009F4405" w:rsidRDefault="00C53A48" w:rsidP="00C53A48">
      <w:pPr>
        <w:pStyle w:val="Caption"/>
      </w:pPr>
      <w:bookmarkStart w:id="155" w:name="_Toc239018433"/>
      <w:r w:rsidRPr="009F4405">
        <w:t xml:space="preserve">Table </w:t>
      </w:r>
      <w:r w:rsidRPr="009F4405">
        <w:fldChar w:fldCharType="begin"/>
      </w:r>
      <w:r w:rsidRPr="009F4405">
        <w:instrText xml:space="preserve"> SEQ Table \* ARABIC </w:instrText>
      </w:r>
      <w:r w:rsidRPr="009F4405">
        <w:fldChar w:fldCharType="separate"/>
      </w:r>
      <w:r w:rsidR="005F19E3">
        <w:rPr>
          <w:noProof/>
        </w:rPr>
        <w:t>42</w:t>
      </w:r>
      <w:r w:rsidRPr="009F4405">
        <w:fldChar w:fldCharType="end"/>
      </w:r>
      <w:r w:rsidRPr="009F4405">
        <w:t xml:space="preserve"> Where each Level-1 facility ends up across the scenarios</w:t>
      </w:r>
      <w:bookmarkEnd w:id="155"/>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520"/>
        <w:gridCol w:w="1520"/>
        <w:gridCol w:w="1520"/>
        <w:gridCol w:w="1520"/>
        <w:gridCol w:w="1520"/>
      </w:tblGrid>
      <w:tr w:rsidR="00CF4E47" w:rsidRPr="009F4405" w14:paraId="331139CF" w14:textId="77777777" w:rsidTr="00C526C3">
        <w:trPr>
          <w:tblHeader/>
        </w:trPr>
        <w:tc>
          <w:tcPr>
            <w:tcW w:w="2100" w:type="dxa"/>
            <w:shd w:val="clear" w:color="auto" w:fill="FFE600" w:themeFill="accent2"/>
            <w:tcMar>
              <w:top w:w="60" w:type="dxa"/>
              <w:left w:w="90" w:type="dxa"/>
              <w:bottom w:w="60" w:type="dxa"/>
              <w:right w:w="90" w:type="dxa"/>
            </w:tcMar>
            <w:vAlign w:val="center"/>
          </w:tcPr>
          <w:p w14:paraId="631DB709" w14:textId="77777777" w:rsidR="00CF4E47" w:rsidRPr="009F4405" w:rsidRDefault="00CF4E47">
            <w:r w:rsidRPr="009F4405">
              <w:rPr>
                <w:b/>
                <w:bCs/>
                <w:sz w:val="18"/>
                <w:szCs w:val="18"/>
              </w:rPr>
              <w:t>Level-1 facility</w:t>
            </w:r>
          </w:p>
        </w:tc>
        <w:tc>
          <w:tcPr>
            <w:tcW w:w="1520" w:type="dxa"/>
            <w:shd w:val="clear" w:color="auto" w:fill="FFE600" w:themeFill="accent2"/>
            <w:tcMar>
              <w:top w:w="60" w:type="dxa"/>
              <w:left w:w="90" w:type="dxa"/>
              <w:bottom w:w="60" w:type="dxa"/>
              <w:right w:w="90" w:type="dxa"/>
            </w:tcMar>
            <w:vAlign w:val="center"/>
          </w:tcPr>
          <w:p w14:paraId="0603C8A3" w14:textId="77777777" w:rsidR="00CF4E47" w:rsidRPr="009F4405" w:rsidRDefault="00CF4E47">
            <w:r w:rsidRPr="009F4405">
              <w:rPr>
                <w:b/>
                <w:bCs/>
                <w:sz w:val="18"/>
                <w:szCs w:val="18"/>
              </w:rPr>
              <w:t>S1 Status Quo</w:t>
            </w:r>
          </w:p>
        </w:tc>
        <w:tc>
          <w:tcPr>
            <w:tcW w:w="1520" w:type="dxa"/>
            <w:shd w:val="clear" w:color="auto" w:fill="FFE600" w:themeFill="accent2"/>
            <w:tcMar>
              <w:top w:w="60" w:type="dxa"/>
              <w:left w:w="90" w:type="dxa"/>
              <w:bottom w:w="60" w:type="dxa"/>
              <w:right w:w="90" w:type="dxa"/>
            </w:tcMar>
            <w:vAlign w:val="center"/>
          </w:tcPr>
          <w:p w14:paraId="5A34CC10" w14:textId="77777777" w:rsidR="00CF4E47" w:rsidRPr="009F4405" w:rsidRDefault="00CF4E47">
            <w:r w:rsidRPr="009F4405">
              <w:rPr>
                <w:b/>
                <w:bCs/>
                <w:sz w:val="18"/>
                <w:szCs w:val="18"/>
              </w:rPr>
              <w:t>S2 Integrated</w:t>
            </w:r>
          </w:p>
        </w:tc>
        <w:tc>
          <w:tcPr>
            <w:tcW w:w="1520" w:type="dxa"/>
            <w:shd w:val="clear" w:color="auto" w:fill="FFE600" w:themeFill="accent2"/>
            <w:tcMar>
              <w:top w:w="60" w:type="dxa"/>
              <w:left w:w="90" w:type="dxa"/>
              <w:bottom w:w="60" w:type="dxa"/>
              <w:right w:w="90" w:type="dxa"/>
            </w:tcMar>
            <w:vAlign w:val="center"/>
          </w:tcPr>
          <w:p w14:paraId="36855A27" w14:textId="77777777" w:rsidR="00CF4E47" w:rsidRPr="009F4405" w:rsidRDefault="00CF4E47">
            <w:r w:rsidRPr="009F4405">
              <w:rPr>
                <w:b/>
                <w:bCs/>
                <w:sz w:val="18"/>
                <w:szCs w:val="18"/>
              </w:rPr>
              <w:t>S3 Commercial</w:t>
            </w:r>
          </w:p>
        </w:tc>
        <w:tc>
          <w:tcPr>
            <w:tcW w:w="1520" w:type="dxa"/>
            <w:shd w:val="clear" w:color="auto" w:fill="FFE600" w:themeFill="accent2"/>
            <w:tcMar>
              <w:top w:w="60" w:type="dxa"/>
              <w:left w:w="90" w:type="dxa"/>
              <w:bottom w:w="60" w:type="dxa"/>
              <w:right w:w="90" w:type="dxa"/>
            </w:tcMar>
            <w:vAlign w:val="center"/>
          </w:tcPr>
          <w:p w14:paraId="34E069ED" w14:textId="77777777" w:rsidR="00CF4E47" w:rsidRPr="009F4405" w:rsidRDefault="00CF4E47">
            <w:r w:rsidRPr="009F4405">
              <w:rPr>
                <w:b/>
                <w:bCs/>
                <w:sz w:val="18"/>
                <w:szCs w:val="18"/>
              </w:rPr>
              <w:t>S4 CSG Enh.</w:t>
            </w:r>
          </w:p>
        </w:tc>
        <w:tc>
          <w:tcPr>
            <w:tcW w:w="1520" w:type="dxa"/>
            <w:shd w:val="clear" w:color="auto" w:fill="FFE600" w:themeFill="accent2"/>
            <w:tcMar>
              <w:top w:w="60" w:type="dxa"/>
              <w:left w:w="90" w:type="dxa"/>
              <w:bottom w:w="60" w:type="dxa"/>
              <w:right w:w="90" w:type="dxa"/>
            </w:tcMar>
            <w:vAlign w:val="center"/>
          </w:tcPr>
          <w:p w14:paraId="204C882F" w14:textId="77777777" w:rsidR="00CF4E47" w:rsidRPr="009F4405" w:rsidRDefault="00CF4E47">
            <w:r w:rsidRPr="009F4405">
              <w:rPr>
                <w:b/>
                <w:bCs/>
                <w:sz w:val="18"/>
                <w:szCs w:val="18"/>
              </w:rPr>
              <w:t>S5 Decline</w:t>
            </w:r>
          </w:p>
        </w:tc>
      </w:tr>
      <w:tr w:rsidR="00CF4E47" w:rsidRPr="009F4405" w14:paraId="0B7A735D" w14:textId="77777777" w:rsidTr="00C526C3">
        <w:tc>
          <w:tcPr>
            <w:tcW w:w="2100" w:type="dxa"/>
            <w:shd w:val="clear" w:color="auto" w:fill="F2F2F2" w:themeFill="text2" w:themeFillShade="F2"/>
            <w:tcMar>
              <w:top w:w="60" w:type="dxa"/>
              <w:left w:w="90" w:type="dxa"/>
              <w:bottom w:w="60" w:type="dxa"/>
              <w:right w:w="90" w:type="dxa"/>
            </w:tcMar>
          </w:tcPr>
          <w:p w14:paraId="36E37FA9" w14:textId="77777777" w:rsidR="00CF4E47" w:rsidRPr="009F4405" w:rsidRDefault="00CF4E47">
            <w:r w:rsidRPr="009F4405">
              <w:rPr>
                <w:b/>
                <w:bCs/>
                <w:sz w:val="18"/>
                <w:szCs w:val="18"/>
              </w:rPr>
              <w:t>CSG (Ariane 6 + Vega-C)</w:t>
            </w:r>
          </w:p>
        </w:tc>
        <w:tc>
          <w:tcPr>
            <w:tcW w:w="1520" w:type="dxa"/>
            <w:tcMar>
              <w:top w:w="60" w:type="dxa"/>
              <w:left w:w="90" w:type="dxa"/>
              <w:bottom w:w="60" w:type="dxa"/>
              <w:right w:w="90" w:type="dxa"/>
            </w:tcMar>
          </w:tcPr>
          <w:p w14:paraId="50A5387B" w14:textId="77777777" w:rsidR="00CF4E47" w:rsidRPr="009F4405" w:rsidRDefault="00CF4E47">
            <w:r w:rsidRPr="009F4405">
              <w:rPr>
                <w:sz w:val="18"/>
                <w:szCs w:val="18"/>
              </w:rPr>
              <w:t>Unchanged</w:t>
            </w:r>
          </w:p>
        </w:tc>
        <w:tc>
          <w:tcPr>
            <w:tcW w:w="1520" w:type="dxa"/>
            <w:tcMar>
              <w:top w:w="60" w:type="dxa"/>
              <w:left w:w="90" w:type="dxa"/>
              <w:bottom w:w="60" w:type="dxa"/>
              <w:right w:w="90" w:type="dxa"/>
            </w:tcMar>
          </w:tcPr>
          <w:p w14:paraId="6D74A876" w14:textId="77777777" w:rsidR="00CF4E47" w:rsidRPr="009F4405" w:rsidRDefault="00CF4E47">
            <w:r w:rsidRPr="009F4405">
              <w:rPr>
                <w:sz w:val="18"/>
                <w:szCs w:val="18"/>
              </w:rPr>
              <w:t>Anchor of network</w:t>
            </w:r>
          </w:p>
        </w:tc>
        <w:tc>
          <w:tcPr>
            <w:tcW w:w="1520" w:type="dxa"/>
            <w:tcMar>
              <w:top w:w="60" w:type="dxa"/>
              <w:left w:w="90" w:type="dxa"/>
              <w:bottom w:w="60" w:type="dxa"/>
              <w:right w:w="90" w:type="dxa"/>
            </w:tcMar>
          </w:tcPr>
          <w:p w14:paraId="2F6FB8A5" w14:textId="77777777" w:rsidR="00CF4E47" w:rsidRPr="009F4405" w:rsidRDefault="00CF4E47">
            <w:r w:rsidRPr="009F4405">
              <w:rPr>
                <w:sz w:val="18"/>
                <w:szCs w:val="18"/>
              </w:rPr>
              <w:t>Institutional only</w:t>
            </w:r>
          </w:p>
        </w:tc>
        <w:tc>
          <w:tcPr>
            <w:tcW w:w="1520" w:type="dxa"/>
            <w:tcMar>
              <w:top w:w="60" w:type="dxa"/>
              <w:left w:w="90" w:type="dxa"/>
              <w:bottom w:w="60" w:type="dxa"/>
              <w:right w:w="90" w:type="dxa"/>
            </w:tcMar>
          </w:tcPr>
          <w:p w14:paraId="6C0B5C7E" w14:textId="77777777" w:rsidR="00CF4E47" w:rsidRPr="009F4405" w:rsidRDefault="00CF4E47">
            <w:r w:rsidRPr="009F4405">
              <w:rPr>
                <w:sz w:val="18"/>
                <w:szCs w:val="18"/>
              </w:rPr>
              <w:t>Hardened + expanded</w:t>
            </w:r>
          </w:p>
        </w:tc>
        <w:tc>
          <w:tcPr>
            <w:tcW w:w="1520" w:type="dxa"/>
            <w:tcMar>
              <w:top w:w="60" w:type="dxa"/>
              <w:left w:w="90" w:type="dxa"/>
              <w:bottom w:w="60" w:type="dxa"/>
              <w:right w:w="90" w:type="dxa"/>
            </w:tcMar>
          </w:tcPr>
          <w:p w14:paraId="0AE843B7" w14:textId="77777777" w:rsidR="00CF4E47" w:rsidRPr="009F4405" w:rsidRDefault="00CF4E47">
            <w:r w:rsidRPr="009F4405">
              <w:rPr>
                <w:sz w:val="18"/>
                <w:szCs w:val="18"/>
              </w:rPr>
              <w:t>Limited / constrained</w:t>
            </w:r>
          </w:p>
        </w:tc>
      </w:tr>
      <w:tr w:rsidR="00CF4E47" w:rsidRPr="009F4405" w14:paraId="40E1F590" w14:textId="77777777" w:rsidTr="00C526C3">
        <w:tc>
          <w:tcPr>
            <w:tcW w:w="2100" w:type="dxa"/>
            <w:shd w:val="clear" w:color="auto" w:fill="F2F2F2" w:themeFill="text2" w:themeFillShade="F2"/>
            <w:tcMar>
              <w:top w:w="60" w:type="dxa"/>
              <w:left w:w="90" w:type="dxa"/>
              <w:bottom w:w="60" w:type="dxa"/>
              <w:right w:w="90" w:type="dxa"/>
            </w:tcMar>
          </w:tcPr>
          <w:p w14:paraId="73A86CE1" w14:textId="77777777" w:rsidR="00CF4E47" w:rsidRPr="009F4405" w:rsidRDefault="00CF4E47">
            <w:r w:rsidRPr="009F4405">
              <w:rPr>
                <w:b/>
                <w:bCs/>
                <w:sz w:val="18"/>
                <w:szCs w:val="18"/>
              </w:rPr>
              <w:t>BEAP + P120C plant</w:t>
            </w:r>
          </w:p>
        </w:tc>
        <w:tc>
          <w:tcPr>
            <w:tcW w:w="1520" w:type="dxa"/>
            <w:tcMar>
              <w:top w:w="60" w:type="dxa"/>
              <w:left w:w="90" w:type="dxa"/>
              <w:bottom w:w="60" w:type="dxa"/>
              <w:right w:w="90" w:type="dxa"/>
            </w:tcMar>
          </w:tcPr>
          <w:p w14:paraId="1F65F97D" w14:textId="77777777" w:rsidR="00CF4E47" w:rsidRPr="009F4405" w:rsidRDefault="00CF4E47">
            <w:r w:rsidRPr="009F4405">
              <w:rPr>
                <w:sz w:val="18"/>
                <w:szCs w:val="18"/>
              </w:rPr>
              <w:t>Single point remains</w:t>
            </w:r>
          </w:p>
        </w:tc>
        <w:tc>
          <w:tcPr>
            <w:tcW w:w="1520" w:type="dxa"/>
            <w:tcMar>
              <w:top w:w="60" w:type="dxa"/>
              <w:left w:w="90" w:type="dxa"/>
              <w:bottom w:w="60" w:type="dxa"/>
              <w:right w:w="90" w:type="dxa"/>
            </w:tcMar>
          </w:tcPr>
          <w:p w14:paraId="2620ECBB" w14:textId="77777777" w:rsidR="00CF4E47" w:rsidRPr="009F4405" w:rsidRDefault="00CF4E47">
            <w:r w:rsidRPr="009F4405">
              <w:rPr>
                <w:sz w:val="18"/>
                <w:szCs w:val="18"/>
              </w:rPr>
              <w:t>Redundancy added</w:t>
            </w:r>
          </w:p>
        </w:tc>
        <w:tc>
          <w:tcPr>
            <w:tcW w:w="1520" w:type="dxa"/>
            <w:tcMar>
              <w:top w:w="60" w:type="dxa"/>
              <w:left w:w="90" w:type="dxa"/>
              <w:bottom w:w="60" w:type="dxa"/>
              <w:right w:w="90" w:type="dxa"/>
            </w:tcMar>
          </w:tcPr>
          <w:p w14:paraId="58267DE0" w14:textId="77777777" w:rsidR="00CF4E47" w:rsidRPr="009F4405" w:rsidRDefault="00CF4E47">
            <w:r w:rsidRPr="009F4405">
              <w:rPr>
                <w:sz w:val="18"/>
                <w:szCs w:val="18"/>
              </w:rPr>
              <w:t>Institutional only</w:t>
            </w:r>
          </w:p>
        </w:tc>
        <w:tc>
          <w:tcPr>
            <w:tcW w:w="1520" w:type="dxa"/>
            <w:tcMar>
              <w:top w:w="60" w:type="dxa"/>
              <w:left w:w="90" w:type="dxa"/>
              <w:bottom w:w="60" w:type="dxa"/>
              <w:right w:w="90" w:type="dxa"/>
            </w:tcMar>
          </w:tcPr>
          <w:p w14:paraId="57B7E034" w14:textId="77777777" w:rsidR="00CF4E47" w:rsidRPr="009F4405" w:rsidRDefault="00CF4E47">
            <w:r w:rsidRPr="009F4405">
              <w:rPr>
                <w:sz w:val="18"/>
                <w:szCs w:val="18"/>
              </w:rPr>
              <w:t>2nd EU capability</w:t>
            </w:r>
          </w:p>
        </w:tc>
        <w:tc>
          <w:tcPr>
            <w:tcW w:w="1520" w:type="dxa"/>
            <w:tcMar>
              <w:top w:w="60" w:type="dxa"/>
              <w:left w:w="90" w:type="dxa"/>
              <w:bottom w:w="60" w:type="dxa"/>
              <w:right w:w="90" w:type="dxa"/>
            </w:tcMar>
          </w:tcPr>
          <w:p w14:paraId="4420FEF6" w14:textId="77777777" w:rsidR="00CF4E47" w:rsidRPr="009F4405" w:rsidRDefault="00CF4E47">
            <w:r w:rsidRPr="009F4405">
              <w:rPr>
                <w:sz w:val="18"/>
                <w:szCs w:val="18"/>
              </w:rPr>
              <w:t>Erodes</w:t>
            </w:r>
          </w:p>
        </w:tc>
      </w:tr>
      <w:tr w:rsidR="00CF4E47" w:rsidRPr="009F4405" w14:paraId="18DE679A" w14:textId="77777777" w:rsidTr="00C526C3">
        <w:tc>
          <w:tcPr>
            <w:tcW w:w="2100" w:type="dxa"/>
            <w:shd w:val="clear" w:color="auto" w:fill="F2F2F2" w:themeFill="text2" w:themeFillShade="F2"/>
            <w:tcMar>
              <w:top w:w="60" w:type="dxa"/>
              <w:left w:w="90" w:type="dxa"/>
              <w:bottom w:w="60" w:type="dxa"/>
              <w:right w:w="90" w:type="dxa"/>
            </w:tcMar>
          </w:tcPr>
          <w:p w14:paraId="3796791E" w14:textId="77777777" w:rsidR="00CF4E47" w:rsidRPr="009F4405" w:rsidRDefault="00CF4E47">
            <w:r w:rsidRPr="009F4405">
              <w:rPr>
                <w:b/>
                <w:bCs/>
                <w:sz w:val="18"/>
                <w:szCs w:val="18"/>
              </w:rPr>
              <w:t>DLR P5.2 / P4</w:t>
            </w:r>
          </w:p>
        </w:tc>
        <w:tc>
          <w:tcPr>
            <w:tcW w:w="1520" w:type="dxa"/>
            <w:tcMar>
              <w:top w:w="60" w:type="dxa"/>
              <w:left w:w="90" w:type="dxa"/>
              <w:bottom w:w="60" w:type="dxa"/>
              <w:right w:w="90" w:type="dxa"/>
            </w:tcMar>
          </w:tcPr>
          <w:p w14:paraId="22B14BA4" w14:textId="77777777" w:rsidR="00CF4E47" w:rsidRPr="009F4405" w:rsidRDefault="00CF4E47">
            <w:r w:rsidRPr="009F4405">
              <w:rPr>
                <w:sz w:val="18"/>
                <w:szCs w:val="18"/>
              </w:rPr>
              <w:t>Single point remains</w:t>
            </w:r>
          </w:p>
        </w:tc>
        <w:tc>
          <w:tcPr>
            <w:tcW w:w="1520" w:type="dxa"/>
            <w:tcMar>
              <w:top w:w="60" w:type="dxa"/>
              <w:left w:w="90" w:type="dxa"/>
              <w:bottom w:w="60" w:type="dxa"/>
              <w:right w:w="90" w:type="dxa"/>
            </w:tcMar>
          </w:tcPr>
          <w:p w14:paraId="06AFA0F5" w14:textId="77777777" w:rsidR="00CF4E47" w:rsidRPr="009F4405" w:rsidRDefault="00CF4E47">
            <w:r w:rsidRPr="009F4405">
              <w:rPr>
                <w:sz w:val="18"/>
                <w:szCs w:val="18"/>
              </w:rPr>
              <w:t>2nd path initiated</w:t>
            </w:r>
          </w:p>
        </w:tc>
        <w:tc>
          <w:tcPr>
            <w:tcW w:w="1520" w:type="dxa"/>
            <w:tcMar>
              <w:top w:w="60" w:type="dxa"/>
              <w:left w:w="90" w:type="dxa"/>
              <w:bottom w:w="60" w:type="dxa"/>
              <w:right w:w="90" w:type="dxa"/>
            </w:tcMar>
          </w:tcPr>
          <w:p w14:paraId="1ABE8A55" w14:textId="77777777" w:rsidR="00CF4E47" w:rsidRPr="009F4405" w:rsidRDefault="00CF4E47">
            <w:r w:rsidRPr="009F4405">
              <w:rPr>
                <w:sz w:val="18"/>
                <w:szCs w:val="18"/>
              </w:rPr>
              <w:t>Binding constraint</w:t>
            </w:r>
          </w:p>
        </w:tc>
        <w:tc>
          <w:tcPr>
            <w:tcW w:w="1520" w:type="dxa"/>
            <w:tcMar>
              <w:top w:w="60" w:type="dxa"/>
              <w:left w:w="90" w:type="dxa"/>
              <w:bottom w:w="60" w:type="dxa"/>
              <w:right w:w="90" w:type="dxa"/>
            </w:tcMar>
          </w:tcPr>
          <w:p w14:paraId="1ACDA29E" w14:textId="77777777" w:rsidR="00CF4E47" w:rsidRPr="009F4405" w:rsidRDefault="00CF4E47">
            <w:r w:rsidRPr="009F4405">
              <w:rPr>
                <w:sz w:val="18"/>
                <w:szCs w:val="18"/>
              </w:rPr>
              <w:t>Partial 2nd cryo path</w:t>
            </w:r>
          </w:p>
        </w:tc>
        <w:tc>
          <w:tcPr>
            <w:tcW w:w="1520" w:type="dxa"/>
            <w:tcMar>
              <w:top w:w="60" w:type="dxa"/>
              <w:left w:w="90" w:type="dxa"/>
              <w:bottom w:w="60" w:type="dxa"/>
              <w:right w:w="90" w:type="dxa"/>
            </w:tcMar>
          </w:tcPr>
          <w:p w14:paraId="5DE442AA" w14:textId="77777777" w:rsidR="00CF4E47" w:rsidRPr="009F4405" w:rsidRDefault="00CF4E47">
            <w:r w:rsidRPr="009F4405">
              <w:rPr>
                <w:sz w:val="18"/>
                <w:szCs w:val="18"/>
              </w:rPr>
              <w:t>Erodes</w:t>
            </w:r>
          </w:p>
        </w:tc>
      </w:tr>
      <w:tr w:rsidR="00CF4E47" w:rsidRPr="009F4405" w14:paraId="09DE2647" w14:textId="77777777" w:rsidTr="00C526C3">
        <w:tc>
          <w:tcPr>
            <w:tcW w:w="2100" w:type="dxa"/>
            <w:shd w:val="clear" w:color="auto" w:fill="F2F2F2" w:themeFill="text2" w:themeFillShade="F2"/>
            <w:tcMar>
              <w:top w:w="60" w:type="dxa"/>
              <w:left w:w="90" w:type="dxa"/>
              <w:bottom w:w="60" w:type="dxa"/>
              <w:right w:w="90" w:type="dxa"/>
            </w:tcMar>
          </w:tcPr>
          <w:p w14:paraId="27392B61" w14:textId="61101D35" w:rsidR="00CF4E47" w:rsidRPr="009F4405" w:rsidRDefault="00CF4E47">
            <w:r w:rsidRPr="009F4405">
              <w:rPr>
                <w:b/>
                <w:bCs/>
                <w:sz w:val="18"/>
                <w:szCs w:val="18"/>
              </w:rPr>
              <w:t>Vernon P</w:t>
            </w:r>
            <w:r w:rsidR="00715731">
              <w:rPr>
                <w:b/>
                <w:bCs/>
                <w:sz w:val="18"/>
                <w:szCs w:val="18"/>
              </w:rPr>
              <w:t>F05</w:t>
            </w:r>
            <w:r w:rsidRPr="009F4405">
              <w:rPr>
                <w:b/>
                <w:bCs/>
                <w:sz w:val="18"/>
                <w:szCs w:val="18"/>
              </w:rPr>
              <w:t>2 / P</w:t>
            </w:r>
            <w:r w:rsidR="00715731">
              <w:rPr>
                <w:b/>
                <w:bCs/>
                <w:sz w:val="18"/>
                <w:szCs w:val="18"/>
              </w:rPr>
              <w:t>F02</w:t>
            </w:r>
            <w:r w:rsidRPr="009F4405">
              <w:rPr>
                <w:b/>
                <w:bCs/>
                <w:sz w:val="18"/>
                <w:szCs w:val="18"/>
              </w:rPr>
              <w:t>0</w:t>
            </w:r>
          </w:p>
        </w:tc>
        <w:tc>
          <w:tcPr>
            <w:tcW w:w="1520" w:type="dxa"/>
            <w:tcMar>
              <w:top w:w="60" w:type="dxa"/>
              <w:left w:w="90" w:type="dxa"/>
              <w:bottom w:w="60" w:type="dxa"/>
              <w:right w:w="90" w:type="dxa"/>
            </w:tcMar>
          </w:tcPr>
          <w:p w14:paraId="5741F710" w14:textId="77777777" w:rsidR="00CF4E47" w:rsidRPr="009F4405" w:rsidRDefault="00CF4E47">
            <w:r w:rsidRPr="009F4405">
              <w:rPr>
                <w:sz w:val="18"/>
                <w:szCs w:val="18"/>
              </w:rPr>
              <w:t>Unchanged</w:t>
            </w:r>
          </w:p>
        </w:tc>
        <w:tc>
          <w:tcPr>
            <w:tcW w:w="1520" w:type="dxa"/>
            <w:tcMar>
              <w:top w:w="60" w:type="dxa"/>
              <w:left w:w="90" w:type="dxa"/>
              <w:bottom w:w="60" w:type="dxa"/>
              <w:right w:w="90" w:type="dxa"/>
            </w:tcMar>
          </w:tcPr>
          <w:p w14:paraId="18AFFDF3" w14:textId="77777777" w:rsidR="00CF4E47" w:rsidRPr="009F4405" w:rsidRDefault="00CF4E47">
            <w:r w:rsidRPr="009F4405">
              <w:rPr>
                <w:sz w:val="18"/>
                <w:szCs w:val="18"/>
              </w:rPr>
              <w:t>Expanded (Maia+Vinci)</w:t>
            </w:r>
          </w:p>
        </w:tc>
        <w:tc>
          <w:tcPr>
            <w:tcW w:w="1520" w:type="dxa"/>
            <w:tcMar>
              <w:top w:w="60" w:type="dxa"/>
              <w:left w:w="90" w:type="dxa"/>
              <w:bottom w:w="60" w:type="dxa"/>
              <w:right w:w="90" w:type="dxa"/>
            </w:tcMar>
          </w:tcPr>
          <w:p w14:paraId="32AE24A7" w14:textId="77777777" w:rsidR="00CF4E47" w:rsidRPr="009F4405" w:rsidRDefault="00CF4E47">
            <w:r w:rsidRPr="009F4405">
              <w:rPr>
                <w:sz w:val="18"/>
                <w:szCs w:val="18"/>
              </w:rPr>
              <w:t>Commercial + inst.</w:t>
            </w:r>
          </w:p>
        </w:tc>
        <w:tc>
          <w:tcPr>
            <w:tcW w:w="1520" w:type="dxa"/>
            <w:tcMar>
              <w:top w:w="60" w:type="dxa"/>
              <w:left w:w="90" w:type="dxa"/>
              <w:bottom w:w="60" w:type="dxa"/>
              <w:right w:w="90" w:type="dxa"/>
            </w:tcMar>
          </w:tcPr>
          <w:p w14:paraId="5DC0D82F" w14:textId="77777777" w:rsidR="00CF4E47" w:rsidRPr="009F4405" w:rsidRDefault="00CF4E47">
            <w:r w:rsidRPr="009F4405">
              <w:rPr>
                <w:sz w:val="18"/>
                <w:szCs w:val="18"/>
              </w:rPr>
              <w:t>Elevated to L1</w:t>
            </w:r>
          </w:p>
        </w:tc>
        <w:tc>
          <w:tcPr>
            <w:tcW w:w="1520" w:type="dxa"/>
            <w:tcMar>
              <w:top w:w="60" w:type="dxa"/>
              <w:left w:w="90" w:type="dxa"/>
              <w:bottom w:w="60" w:type="dxa"/>
              <w:right w:w="90" w:type="dxa"/>
            </w:tcMar>
          </w:tcPr>
          <w:p w14:paraId="4A3261C9" w14:textId="77777777" w:rsidR="00CF4E47" w:rsidRPr="009F4405" w:rsidRDefault="00CF4E47">
            <w:r w:rsidRPr="009F4405">
              <w:rPr>
                <w:sz w:val="18"/>
                <w:szCs w:val="18"/>
              </w:rPr>
              <w:t>Static</w:t>
            </w:r>
          </w:p>
        </w:tc>
      </w:tr>
      <w:tr w:rsidR="00CF4E47" w:rsidRPr="009F4405" w14:paraId="6912BC30" w14:textId="77777777" w:rsidTr="00C526C3">
        <w:tc>
          <w:tcPr>
            <w:tcW w:w="2100" w:type="dxa"/>
            <w:shd w:val="clear" w:color="auto" w:fill="F2F2F2" w:themeFill="text2" w:themeFillShade="F2"/>
            <w:tcMar>
              <w:top w:w="60" w:type="dxa"/>
              <w:left w:w="90" w:type="dxa"/>
              <w:bottom w:w="60" w:type="dxa"/>
              <w:right w:w="90" w:type="dxa"/>
            </w:tcMar>
          </w:tcPr>
          <w:p w14:paraId="2A6F257F" w14:textId="77777777" w:rsidR="00CF4E47" w:rsidRPr="009F4405" w:rsidRDefault="00CF4E47">
            <w:r w:rsidRPr="009F4405">
              <w:rPr>
                <w:b/>
                <w:bCs/>
                <w:sz w:val="18"/>
                <w:szCs w:val="18"/>
              </w:rPr>
              <w:t>Andøya / SaxaVord / Esrange</w:t>
            </w:r>
          </w:p>
        </w:tc>
        <w:tc>
          <w:tcPr>
            <w:tcW w:w="1520" w:type="dxa"/>
            <w:tcMar>
              <w:top w:w="60" w:type="dxa"/>
              <w:left w:w="90" w:type="dxa"/>
              <w:bottom w:w="60" w:type="dxa"/>
              <w:right w:w="90" w:type="dxa"/>
            </w:tcMar>
          </w:tcPr>
          <w:p w14:paraId="04FE395B" w14:textId="77777777" w:rsidR="00CF4E47" w:rsidRPr="009F4405" w:rsidRDefault="00CF4E47">
            <w:r w:rsidRPr="009F4405">
              <w:rPr>
                <w:sz w:val="18"/>
                <w:szCs w:val="18"/>
              </w:rPr>
              <w:t>Single-anchor</w:t>
            </w:r>
          </w:p>
        </w:tc>
        <w:tc>
          <w:tcPr>
            <w:tcW w:w="1520" w:type="dxa"/>
            <w:tcMar>
              <w:top w:w="60" w:type="dxa"/>
              <w:left w:w="90" w:type="dxa"/>
              <w:bottom w:w="60" w:type="dxa"/>
              <w:right w:w="90" w:type="dxa"/>
            </w:tcMar>
          </w:tcPr>
          <w:p w14:paraId="27EAFEB9" w14:textId="77777777" w:rsidR="00CF4E47" w:rsidRPr="009F4405" w:rsidRDefault="00CF4E47">
            <w:r w:rsidRPr="009F4405">
              <w:rPr>
                <w:sz w:val="18"/>
                <w:szCs w:val="18"/>
              </w:rPr>
              <w:t>Elevated network nodes</w:t>
            </w:r>
          </w:p>
        </w:tc>
        <w:tc>
          <w:tcPr>
            <w:tcW w:w="1520" w:type="dxa"/>
            <w:tcMar>
              <w:top w:w="60" w:type="dxa"/>
              <w:left w:w="90" w:type="dxa"/>
              <w:bottom w:w="60" w:type="dxa"/>
              <w:right w:w="90" w:type="dxa"/>
            </w:tcMar>
          </w:tcPr>
          <w:p w14:paraId="7D3ACE8D" w14:textId="77777777" w:rsidR="00CF4E47" w:rsidRPr="009F4405" w:rsidRDefault="00CF4E47">
            <w:r w:rsidRPr="009F4405">
              <w:rPr>
                <w:sz w:val="18"/>
                <w:szCs w:val="18"/>
              </w:rPr>
              <w:t>Primary commercial growth</w:t>
            </w:r>
          </w:p>
        </w:tc>
        <w:tc>
          <w:tcPr>
            <w:tcW w:w="1520" w:type="dxa"/>
            <w:tcMar>
              <w:top w:w="60" w:type="dxa"/>
              <w:left w:w="90" w:type="dxa"/>
              <w:bottom w:w="60" w:type="dxa"/>
              <w:right w:w="90" w:type="dxa"/>
            </w:tcMar>
          </w:tcPr>
          <w:p w14:paraId="54130523" w14:textId="77777777" w:rsidR="00CF4E47" w:rsidRPr="009F4405" w:rsidRDefault="00CF4E47">
            <w:r w:rsidRPr="009F4405">
              <w:rPr>
                <w:sz w:val="18"/>
                <w:szCs w:val="18"/>
              </w:rPr>
              <w:t>Supported, not elevated</w:t>
            </w:r>
          </w:p>
        </w:tc>
        <w:tc>
          <w:tcPr>
            <w:tcW w:w="1520" w:type="dxa"/>
            <w:tcMar>
              <w:top w:w="60" w:type="dxa"/>
              <w:left w:w="90" w:type="dxa"/>
              <w:bottom w:w="60" w:type="dxa"/>
              <w:right w:w="90" w:type="dxa"/>
            </w:tcMar>
          </w:tcPr>
          <w:p w14:paraId="78B8EAC0" w14:textId="77777777" w:rsidR="00CF4E47" w:rsidRPr="009F4405" w:rsidRDefault="00CF4E47">
            <w:r w:rsidRPr="009F4405">
              <w:rPr>
                <w:sz w:val="18"/>
                <w:szCs w:val="18"/>
              </w:rPr>
              <w:t>Stall / immature</w:t>
            </w:r>
          </w:p>
        </w:tc>
      </w:tr>
      <w:tr w:rsidR="00CF4E47" w:rsidRPr="009F4405" w14:paraId="3FBB53F4" w14:textId="77777777" w:rsidTr="00C526C3">
        <w:tc>
          <w:tcPr>
            <w:tcW w:w="2100" w:type="dxa"/>
            <w:shd w:val="clear" w:color="auto" w:fill="F2F2F2" w:themeFill="text2" w:themeFillShade="F2"/>
            <w:tcMar>
              <w:top w:w="60" w:type="dxa"/>
              <w:left w:w="90" w:type="dxa"/>
              <w:bottom w:w="60" w:type="dxa"/>
              <w:right w:w="90" w:type="dxa"/>
            </w:tcMar>
          </w:tcPr>
          <w:p w14:paraId="0ECA61C5" w14:textId="77777777" w:rsidR="00CF4E47" w:rsidRPr="009F4405" w:rsidRDefault="00CF4E47">
            <w:r w:rsidRPr="009F4405">
              <w:rPr>
                <w:b/>
                <w:bCs/>
                <w:sz w:val="18"/>
                <w:szCs w:val="18"/>
              </w:rPr>
              <w:t>Atlantic Spaceport / Malbusca</w:t>
            </w:r>
          </w:p>
        </w:tc>
        <w:tc>
          <w:tcPr>
            <w:tcW w:w="1520" w:type="dxa"/>
            <w:tcMar>
              <w:top w:w="60" w:type="dxa"/>
              <w:left w:w="90" w:type="dxa"/>
              <w:bottom w:w="60" w:type="dxa"/>
              <w:right w:w="90" w:type="dxa"/>
            </w:tcMar>
          </w:tcPr>
          <w:p w14:paraId="05157E5D" w14:textId="77777777" w:rsidR="00CF4E47" w:rsidRPr="009F4405" w:rsidRDefault="00CF4E47">
            <w:r w:rsidRPr="009F4405">
              <w:rPr>
                <w:sz w:val="18"/>
                <w:szCs w:val="18"/>
              </w:rPr>
              <w:t>L3 conditional</w:t>
            </w:r>
          </w:p>
        </w:tc>
        <w:tc>
          <w:tcPr>
            <w:tcW w:w="1520" w:type="dxa"/>
            <w:tcMar>
              <w:top w:w="60" w:type="dxa"/>
              <w:left w:w="90" w:type="dxa"/>
              <w:bottom w:w="60" w:type="dxa"/>
              <w:right w:w="90" w:type="dxa"/>
            </w:tcMar>
          </w:tcPr>
          <w:p w14:paraId="249D6751" w14:textId="77777777" w:rsidR="00CF4E47" w:rsidRPr="009F4405" w:rsidRDefault="00CF4E47">
            <w:r w:rsidRPr="009F4405">
              <w:rPr>
                <w:sz w:val="18"/>
                <w:szCs w:val="18"/>
              </w:rPr>
              <w:t>Conditional → L2 → L1</w:t>
            </w:r>
          </w:p>
        </w:tc>
        <w:tc>
          <w:tcPr>
            <w:tcW w:w="1520" w:type="dxa"/>
            <w:tcMar>
              <w:top w:w="60" w:type="dxa"/>
              <w:left w:w="90" w:type="dxa"/>
              <w:bottom w:w="60" w:type="dxa"/>
              <w:right w:w="90" w:type="dxa"/>
            </w:tcMar>
          </w:tcPr>
          <w:p w14:paraId="45914460" w14:textId="77777777" w:rsidR="00CF4E47" w:rsidRPr="009F4405" w:rsidRDefault="00CF4E47">
            <w:r w:rsidRPr="009F4405">
              <w:rPr>
                <w:sz w:val="18"/>
                <w:szCs w:val="18"/>
              </w:rPr>
              <w:t>Conditional → L2</w:t>
            </w:r>
          </w:p>
        </w:tc>
        <w:tc>
          <w:tcPr>
            <w:tcW w:w="1520" w:type="dxa"/>
            <w:tcMar>
              <w:top w:w="60" w:type="dxa"/>
              <w:left w:w="90" w:type="dxa"/>
              <w:bottom w:w="60" w:type="dxa"/>
              <w:right w:w="90" w:type="dxa"/>
            </w:tcMar>
          </w:tcPr>
          <w:p w14:paraId="70F8E852" w14:textId="77777777" w:rsidR="00CF4E47" w:rsidRPr="009F4405" w:rsidRDefault="00CF4E47">
            <w:r w:rsidRPr="009F4405">
              <w:rPr>
                <w:sz w:val="18"/>
                <w:szCs w:val="18"/>
              </w:rPr>
              <w:t>L3 conditional</w:t>
            </w:r>
          </w:p>
        </w:tc>
        <w:tc>
          <w:tcPr>
            <w:tcW w:w="1520" w:type="dxa"/>
            <w:tcMar>
              <w:top w:w="60" w:type="dxa"/>
              <w:left w:w="90" w:type="dxa"/>
              <w:bottom w:w="60" w:type="dxa"/>
              <w:right w:w="90" w:type="dxa"/>
            </w:tcMar>
          </w:tcPr>
          <w:p w14:paraId="17F57CA4" w14:textId="77777777" w:rsidR="00CF4E47" w:rsidRPr="009F4405" w:rsidRDefault="00CF4E47">
            <w:r w:rsidRPr="009F4405">
              <w:rPr>
                <w:sz w:val="18"/>
                <w:szCs w:val="18"/>
              </w:rPr>
              <w:t>Stalls</w:t>
            </w:r>
          </w:p>
        </w:tc>
      </w:tr>
      <w:tr w:rsidR="00CF4E47" w:rsidRPr="009F4405" w14:paraId="2CAB6AA2" w14:textId="77777777" w:rsidTr="00C526C3">
        <w:tc>
          <w:tcPr>
            <w:tcW w:w="2100" w:type="dxa"/>
            <w:shd w:val="clear" w:color="auto" w:fill="F2F2F2" w:themeFill="text2" w:themeFillShade="F2"/>
            <w:tcMar>
              <w:top w:w="60" w:type="dxa"/>
              <w:left w:w="90" w:type="dxa"/>
              <w:bottom w:w="60" w:type="dxa"/>
              <w:right w:w="90" w:type="dxa"/>
            </w:tcMar>
          </w:tcPr>
          <w:p w14:paraId="10909036" w14:textId="77777777" w:rsidR="00CF4E47" w:rsidRPr="009F4405" w:rsidRDefault="00CF4E47">
            <w:r w:rsidRPr="009F4405">
              <w:rPr>
                <w:b/>
                <w:bCs/>
                <w:sz w:val="18"/>
                <w:szCs w:val="18"/>
              </w:rPr>
              <w:t>ArianeGroup Les Mureaux + Bremen</w:t>
            </w:r>
          </w:p>
        </w:tc>
        <w:tc>
          <w:tcPr>
            <w:tcW w:w="1520" w:type="dxa"/>
            <w:tcMar>
              <w:top w:w="60" w:type="dxa"/>
              <w:left w:w="90" w:type="dxa"/>
              <w:bottom w:w="60" w:type="dxa"/>
              <w:right w:w="90" w:type="dxa"/>
            </w:tcMar>
          </w:tcPr>
          <w:p w14:paraId="14F90F8F" w14:textId="77777777" w:rsidR="00CF4E47" w:rsidRPr="009F4405" w:rsidRDefault="00CF4E47">
            <w:r w:rsidRPr="009F4405">
              <w:rPr>
                <w:sz w:val="18"/>
                <w:szCs w:val="18"/>
              </w:rPr>
              <w:t>L1 unchanged</w:t>
            </w:r>
          </w:p>
        </w:tc>
        <w:tc>
          <w:tcPr>
            <w:tcW w:w="1520" w:type="dxa"/>
            <w:tcMar>
              <w:top w:w="60" w:type="dxa"/>
              <w:left w:w="90" w:type="dxa"/>
              <w:bottom w:w="60" w:type="dxa"/>
              <w:right w:w="90" w:type="dxa"/>
            </w:tcMar>
          </w:tcPr>
          <w:p w14:paraId="31D68D4F" w14:textId="77777777" w:rsidR="00CF4E47" w:rsidRPr="009F4405" w:rsidRDefault="00CF4E47">
            <w:r w:rsidRPr="009F4405">
              <w:rPr>
                <w:sz w:val="18"/>
                <w:szCs w:val="18"/>
              </w:rPr>
              <w:t>Formalised chain</w:t>
            </w:r>
          </w:p>
        </w:tc>
        <w:tc>
          <w:tcPr>
            <w:tcW w:w="1520" w:type="dxa"/>
            <w:tcMar>
              <w:top w:w="60" w:type="dxa"/>
              <w:left w:w="90" w:type="dxa"/>
              <w:bottom w:w="60" w:type="dxa"/>
              <w:right w:w="90" w:type="dxa"/>
            </w:tcMar>
          </w:tcPr>
          <w:p w14:paraId="0EF7D78F" w14:textId="77777777" w:rsidR="00CF4E47" w:rsidRPr="009F4405" w:rsidRDefault="00CF4E47">
            <w:r w:rsidRPr="009F4405">
              <w:rPr>
                <w:sz w:val="18"/>
                <w:szCs w:val="18"/>
              </w:rPr>
              <w:t>Institutional-anchored</w:t>
            </w:r>
          </w:p>
        </w:tc>
        <w:tc>
          <w:tcPr>
            <w:tcW w:w="1520" w:type="dxa"/>
            <w:tcMar>
              <w:top w:w="60" w:type="dxa"/>
              <w:left w:w="90" w:type="dxa"/>
              <w:bottom w:w="60" w:type="dxa"/>
              <w:right w:w="90" w:type="dxa"/>
            </w:tcMar>
          </w:tcPr>
          <w:p w14:paraId="551543D8" w14:textId="77777777" w:rsidR="00CF4E47" w:rsidRPr="009F4405" w:rsidRDefault="00CF4E47">
            <w:r w:rsidRPr="009F4405">
              <w:rPr>
                <w:sz w:val="18"/>
                <w:szCs w:val="18"/>
              </w:rPr>
              <w:t>Buffer-stock hardened</w:t>
            </w:r>
          </w:p>
        </w:tc>
        <w:tc>
          <w:tcPr>
            <w:tcW w:w="1520" w:type="dxa"/>
            <w:tcMar>
              <w:top w:w="60" w:type="dxa"/>
              <w:left w:w="90" w:type="dxa"/>
              <w:bottom w:w="60" w:type="dxa"/>
              <w:right w:w="90" w:type="dxa"/>
            </w:tcMar>
          </w:tcPr>
          <w:p w14:paraId="2BD88678" w14:textId="77777777" w:rsidR="00CF4E47" w:rsidRPr="009F4405" w:rsidRDefault="00CF4E47">
            <w:r w:rsidRPr="009F4405">
              <w:rPr>
                <w:sz w:val="18"/>
                <w:szCs w:val="18"/>
              </w:rPr>
              <w:t>Attrition risk</w:t>
            </w:r>
          </w:p>
        </w:tc>
      </w:tr>
      <w:tr w:rsidR="00CF4E47" w:rsidRPr="009F4405" w14:paraId="62CCA0F6" w14:textId="77777777" w:rsidTr="00C526C3">
        <w:tc>
          <w:tcPr>
            <w:tcW w:w="2100" w:type="dxa"/>
            <w:shd w:val="clear" w:color="auto" w:fill="F2F2F2" w:themeFill="text2" w:themeFillShade="F2"/>
            <w:tcMar>
              <w:top w:w="60" w:type="dxa"/>
              <w:left w:w="90" w:type="dxa"/>
              <w:bottom w:w="60" w:type="dxa"/>
              <w:right w:w="90" w:type="dxa"/>
            </w:tcMar>
          </w:tcPr>
          <w:p w14:paraId="472695CE" w14:textId="77777777" w:rsidR="00CF4E47" w:rsidRPr="009F4405" w:rsidRDefault="00CF4E47">
            <w:r w:rsidRPr="009F4405">
              <w:rPr>
                <w:b/>
                <w:bCs/>
                <w:sz w:val="18"/>
                <w:szCs w:val="18"/>
              </w:rPr>
              <w:t>Avio Colleferro</w:t>
            </w:r>
          </w:p>
        </w:tc>
        <w:tc>
          <w:tcPr>
            <w:tcW w:w="1520" w:type="dxa"/>
            <w:tcMar>
              <w:top w:w="60" w:type="dxa"/>
              <w:left w:w="90" w:type="dxa"/>
              <w:bottom w:w="60" w:type="dxa"/>
              <w:right w:w="90" w:type="dxa"/>
            </w:tcMar>
          </w:tcPr>
          <w:p w14:paraId="2E4DC838" w14:textId="77777777" w:rsidR="00CF4E47" w:rsidRPr="009F4405" w:rsidRDefault="00CF4E47">
            <w:r w:rsidRPr="009F4405">
              <w:rPr>
                <w:sz w:val="18"/>
                <w:szCs w:val="18"/>
              </w:rPr>
              <w:t>L1 unchanged</w:t>
            </w:r>
          </w:p>
        </w:tc>
        <w:tc>
          <w:tcPr>
            <w:tcW w:w="1520" w:type="dxa"/>
            <w:tcMar>
              <w:top w:w="60" w:type="dxa"/>
              <w:left w:w="90" w:type="dxa"/>
              <w:bottom w:w="60" w:type="dxa"/>
              <w:right w:w="90" w:type="dxa"/>
            </w:tcMar>
          </w:tcPr>
          <w:p w14:paraId="7906D1A6" w14:textId="77777777" w:rsidR="00CF4E47" w:rsidRPr="009F4405" w:rsidRDefault="00CF4E47">
            <w:r w:rsidRPr="009F4405">
              <w:rPr>
                <w:sz w:val="18"/>
                <w:szCs w:val="18"/>
              </w:rPr>
              <w:t>Vega-C/E production</w:t>
            </w:r>
          </w:p>
        </w:tc>
        <w:tc>
          <w:tcPr>
            <w:tcW w:w="1520" w:type="dxa"/>
            <w:tcMar>
              <w:top w:w="60" w:type="dxa"/>
              <w:left w:w="90" w:type="dxa"/>
              <w:bottom w:w="60" w:type="dxa"/>
              <w:right w:w="90" w:type="dxa"/>
            </w:tcMar>
          </w:tcPr>
          <w:p w14:paraId="15A5CE2F" w14:textId="77777777" w:rsidR="00CF4E47" w:rsidRPr="009F4405" w:rsidRDefault="00CF4E47">
            <w:r w:rsidRPr="009F4405">
              <w:rPr>
                <w:sz w:val="18"/>
                <w:szCs w:val="18"/>
              </w:rPr>
              <w:t>Institutional-anchored</w:t>
            </w:r>
          </w:p>
        </w:tc>
        <w:tc>
          <w:tcPr>
            <w:tcW w:w="1520" w:type="dxa"/>
            <w:tcMar>
              <w:top w:w="60" w:type="dxa"/>
              <w:left w:w="90" w:type="dxa"/>
              <w:bottom w:w="60" w:type="dxa"/>
              <w:right w:w="90" w:type="dxa"/>
            </w:tcMar>
          </w:tcPr>
          <w:p w14:paraId="14E3A4BD" w14:textId="77777777" w:rsidR="00CF4E47" w:rsidRPr="009F4405" w:rsidRDefault="00CF4E47">
            <w:r w:rsidRPr="009F4405">
              <w:rPr>
                <w:sz w:val="18"/>
                <w:szCs w:val="18"/>
              </w:rPr>
              <w:t>Buffer-stock hardened</w:t>
            </w:r>
          </w:p>
        </w:tc>
        <w:tc>
          <w:tcPr>
            <w:tcW w:w="1520" w:type="dxa"/>
            <w:tcMar>
              <w:top w:w="60" w:type="dxa"/>
              <w:left w:w="90" w:type="dxa"/>
              <w:bottom w:w="60" w:type="dxa"/>
              <w:right w:w="90" w:type="dxa"/>
            </w:tcMar>
          </w:tcPr>
          <w:p w14:paraId="7C339AF5" w14:textId="77777777" w:rsidR="00CF4E47" w:rsidRPr="009F4405" w:rsidRDefault="00CF4E47">
            <w:r w:rsidRPr="009F4405">
              <w:rPr>
                <w:sz w:val="18"/>
                <w:szCs w:val="18"/>
              </w:rPr>
              <w:t>Attrition risk</w:t>
            </w:r>
          </w:p>
        </w:tc>
      </w:tr>
      <w:tr w:rsidR="00CF4E47" w:rsidRPr="009F4405" w14:paraId="6EC9DC5E" w14:textId="77777777" w:rsidTr="00C526C3">
        <w:tc>
          <w:tcPr>
            <w:tcW w:w="2100" w:type="dxa"/>
            <w:shd w:val="clear" w:color="auto" w:fill="F2F2F2" w:themeFill="text2" w:themeFillShade="F2"/>
            <w:tcMar>
              <w:top w:w="60" w:type="dxa"/>
              <w:left w:w="90" w:type="dxa"/>
              <w:bottom w:w="60" w:type="dxa"/>
              <w:right w:w="90" w:type="dxa"/>
            </w:tcMar>
          </w:tcPr>
          <w:p w14:paraId="5F47F63A" w14:textId="77777777" w:rsidR="00CF4E47" w:rsidRPr="009F4405" w:rsidRDefault="00CF4E47">
            <w:r w:rsidRPr="009F4405">
              <w:rPr>
                <w:b/>
                <w:bCs/>
                <w:sz w:val="18"/>
                <w:szCs w:val="18"/>
              </w:rPr>
              <w:t>MT Aerospace Augsburg</w:t>
            </w:r>
          </w:p>
        </w:tc>
        <w:tc>
          <w:tcPr>
            <w:tcW w:w="1520" w:type="dxa"/>
            <w:tcMar>
              <w:top w:w="60" w:type="dxa"/>
              <w:left w:w="90" w:type="dxa"/>
              <w:bottom w:w="60" w:type="dxa"/>
              <w:right w:w="90" w:type="dxa"/>
            </w:tcMar>
          </w:tcPr>
          <w:p w14:paraId="66BDE862" w14:textId="77777777" w:rsidR="00CF4E47" w:rsidRPr="009F4405" w:rsidRDefault="00CF4E47">
            <w:r w:rsidRPr="009F4405">
              <w:rPr>
                <w:sz w:val="18"/>
                <w:szCs w:val="18"/>
              </w:rPr>
              <w:t>Level 2</w:t>
            </w:r>
          </w:p>
        </w:tc>
        <w:tc>
          <w:tcPr>
            <w:tcW w:w="1520" w:type="dxa"/>
            <w:tcMar>
              <w:top w:w="60" w:type="dxa"/>
              <w:left w:w="90" w:type="dxa"/>
              <w:bottom w:w="60" w:type="dxa"/>
              <w:right w:w="90" w:type="dxa"/>
            </w:tcMar>
          </w:tcPr>
          <w:p w14:paraId="1E88E539" w14:textId="77777777" w:rsidR="00CF4E47" w:rsidRPr="009F4405" w:rsidRDefault="00CF4E47">
            <w:r w:rsidRPr="009F4405">
              <w:rPr>
                <w:sz w:val="18"/>
                <w:szCs w:val="18"/>
              </w:rPr>
              <w:t>Elevated to L1</w:t>
            </w:r>
          </w:p>
        </w:tc>
        <w:tc>
          <w:tcPr>
            <w:tcW w:w="1520" w:type="dxa"/>
            <w:tcMar>
              <w:top w:w="60" w:type="dxa"/>
              <w:left w:w="90" w:type="dxa"/>
              <w:bottom w:w="60" w:type="dxa"/>
              <w:right w:w="90" w:type="dxa"/>
            </w:tcMar>
          </w:tcPr>
          <w:p w14:paraId="04CE8B96" w14:textId="77777777" w:rsidR="00CF4E47" w:rsidRPr="009F4405" w:rsidRDefault="00CF4E47">
            <w:r w:rsidRPr="009F4405">
              <w:rPr>
                <w:sz w:val="18"/>
                <w:szCs w:val="18"/>
              </w:rPr>
              <w:t>Institutional-anchored</w:t>
            </w:r>
          </w:p>
        </w:tc>
        <w:tc>
          <w:tcPr>
            <w:tcW w:w="1520" w:type="dxa"/>
            <w:tcMar>
              <w:top w:w="60" w:type="dxa"/>
              <w:left w:w="90" w:type="dxa"/>
              <w:bottom w:w="60" w:type="dxa"/>
              <w:right w:w="90" w:type="dxa"/>
            </w:tcMar>
          </w:tcPr>
          <w:p w14:paraId="02CD9EBC" w14:textId="77777777" w:rsidR="00CF4E47" w:rsidRPr="009F4405" w:rsidRDefault="00CF4E47">
            <w:r w:rsidRPr="009F4405">
              <w:rPr>
                <w:sz w:val="18"/>
                <w:szCs w:val="18"/>
              </w:rPr>
              <w:t>Elevated to L1</w:t>
            </w:r>
          </w:p>
        </w:tc>
        <w:tc>
          <w:tcPr>
            <w:tcW w:w="1520" w:type="dxa"/>
            <w:tcMar>
              <w:top w:w="60" w:type="dxa"/>
              <w:left w:w="90" w:type="dxa"/>
              <w:bottom w:w="60" w:type="dxa"/>
              <w:right w:w="90" w:type="dxa"/>
            </w:tcMar>
          </w:tcPr>
          <w:p w14:paraId="254F5057" w14:textId="77777777" w:rsidR="00CF4E47" w:rsidRPr="009F4405" w:rsidRDefault="00CF4E47">
            <w:r w:rsidRPr="009F4405">
              <w:rPr>
                <w:sz w:val="18"/>
                <w:szCs w:val="18"/>
              </w:rPr>
              <w:t>Static</w:t>
            </w:r>
          </w:p>
        </w:tc>
      </w:tr>
      <w:tr w:rsidR="00CF4E47" w:rsidRPr="009F4405" w14:paraId="510DF9C5" w14:textId="77777777" w:rsidTr="00C526C3">
        <w:tc>
          <w:tcPr>
            <w:tcW w:w="2100" w:type="dxa"/>
            <w:shd w:val="clear" w:color="auto" w:fill="F2F2F2" w:themeFill="text2" w:themeFillShade="F2"/>
            <w:tcMar>
              <w:top w:w="60" w:type="dxa"/>
              <w:left w:w="90" w:type="dxa"/>
              <w:bottom w:w="60" w:type="dxa"/>
              <w:right w:w="90" w:type="dxa"/>
            </w:tcMar>
          </w:tcPr>
          <w:p w14:paraId="5117ECEC" w14:textId="77777777" w:rsidR="00CF4E47" w:rsidRPr="009F4405" w:rsidRDefault="00CF4E47">
            <w:r w:rsidRPr="009F4405">
              <w:rPr>
                <w:b/>
                <w:bCs/>
                <w:sz w:val="18"/>
                <w:szCs w:val="18"/>
              </w:rPr>
              <w:t>Isar / PLD / RFA / MaiaSpace / Orbex</w:t>
            </w:r>
          </w:p>
        </w:tc>
        <w:tc>
          <w:tcPr>
            <w:tcW w:w="1520" w:type="dxa"/>
            <w:tcMar>
              <w:top w:w="60" w:type="dxa"/>
              <w:left w:w="90" w:type="dxa"/>
              <w:bottom w:w="60" w:type="dxa"/>
              <w:right w:w="90" w:type="dxa"/>
            </w:tcMar>
          </w:tcPr>
          <w:p w14:paraId="1DE8ED6F" w14:textId="77777777" w:rsidR="00CF4E47" w:rsidRPr="009F4405" w:rsidRDefault="00CF4E47">
            <w:r w:rsidRPr="009F4405">
              <w:rPr>
                <w:sz w:val="18"/>
                <w:szCs w:val="18"/>
              </w:rPr>
              <w:t>Level 2</w:t>
            </w:r>
          </w:p>
        </w:tc>
        <w:tc>
          <w:tcPr>
            <w:tcW w:w="1520" w:type="dxa"/>
            <w:tcMar>
              <w:top w:w="60" w:type="dxa"/>
              <w:left w:w="90" w:type="dxa"/>
              <w:bottom w:w="60" w:type="dxa"/>
              <w:right w:w="90" w:type="dxa"/>
            </w:tcMar>
          </w:tcPr>
          <w:p w14:paraId="0BE96AAF" w14:textId="77777777" w:rsidR="00CF4E47" w:rsidRPr="009F4405" w:rsidRDefault="00CF4E47">
            <w:r w:rsidRPr="009F4405">
              <w:rPr>
                <w:sz w:val="18"/>
                <w:szCs w:val="18"/>
              </w:rPr>
              <w:t>Common transport std.</w:t>
            </w:r>
          </w:p>
        </w:tc>
        <w:tc>
          <w:tcPr>
            <w:tcW w:w="1520" w:type="dxa"/>
            <w:tcMar>
              <w:top w:w="60" w:type="dxa"/>
              <w:left w:w="90" w:type="dxa"/>
              <w:bottom w:w="60" w:type="dxa"/>
              <w:right w:w="90" w:type="dxa"/>
            </w:tcMar>
          </w:tcPr>
          <w:p w14:paraId="14AE6743" w14:textId="77777777" w:rsidR="00CF4E47" w:rsidRPr="009F4405" w:rsidRDefault="00CF4E47">
            <w:r w:rsidRPr="009F4405">
              <w:rPr>
                <w:sz w:val="18"/>
                <w:szCs w:val="18"/>
              </w:rPr>
              <w:t>Elevated L1 (own family)</w:t>
            </w:r>
          </w:p>
        </w:tc>
        <w:tc>
          <w:tcPr>
            <w:tcW w:w="1520" w:type="dxa"/>
            <w:tcMar>
              <w:top w:w="60" w:type="dxa"/>
              <w:left w:w="90" w:type="dxa"/>
              <w:bottom w:w="60" w:type="dxa"/>
              <w:right w:w="90" w:type="dxa"/>
            </w:tcMar>
          </w:tcPr>
          <w:p w14:paraId="01BC24D9" w14:textId="77777777" w:rsidR="00CF4E47" w:rsidRPr="009F4405" w:rsidRDefault="00CF4E47">
            <w:r w:rsidRPr="009F4405">
              <w:rPr>
                <w:sz w:val="18"/>
                <w:szCs w:val="18"/>
              </w:rPr>
              <w:t>Unchanged</w:t>
            </w:r>
          </w:p>
        </w:tc>
        <w:tc>
          <w:tcPr>
            <w:tcW w:w="1520" w:type="dxa"/>
            <w:tcMar>
              <w:top w:w="60" w:type="dxa"/>
              <w:left w:w="90" w:type="dxa"/>
              <w:bottom w:w="60" w:type="dxa"/>
              <w:right w:w="90" w:type="dxa"/>
            </w:tcMar>
          </w:tcPr>
          <w:p w14:paraId="29DE5274" w14:textId="77777777" w:rsidR="00CF4E47" w:rsidRPr="009F4405" w:rsidRDefault="00CF4E47">
            <w:r w:rsidRPr="009F4405">
              <w:rPr>
                <w:sz w:val="18"/>
                <w:szCs w:val="18"/>
              </w:rPr>
              <w:t>Exit / consolidate</w:t>
            </w:r>
          </w:p>
        </w:tc>
      </w:tr>
      <w:tr w:rsidR="00CF4E47" w:rsidRPr="009F4405" w14:paraId="535C34B0" w14:textId="77777777" w:rsidTr="00C526C3">
        <w:tc>
          <w:tcPr>
            <w:tcW w:w="2100" w:type="dxa"/>
            <w:shd w:val="clear" w:color="auto" w:fill="F2F2F2" w:themeFill="text2" w:themeFillShade="F2"/>
            <w:tcMar>
              <w:top w:w="60" w:type="dxa"/>
              <w:left w:w="90" w:type="dxa"/>
              <w:bottom w:w="60" w:type="dxa"/>
              <w:right w:w="90" w:type="dxa"/>
            </w:tcMar>
          </w:tcPr>
          <w:p w14:paraId="2033CBF1" w14:textId="77777777" w:rsidR="00CF4E47" w:rsidRPr="009F4405" w:rsidRDefault="00CF4E47">
            <w:r w:rsidRPr="009F4405">
              <w:rPr>
                <w:b/>
                <w:bCs/>
                <w:sz w:val="18"/>
                <w:szCs w:val="18"/>
              </w:rPr>
              <w:t>KSAT SvalSat + Troll</w:t>
            </w:r>
          </w:p>
        </w:tc>
        <w:tc>
          <w:tcPr>
            <w:tcW w:w="1520" w:type="dxa"/>
            <w:tcMar>
              <w:top w:w="60" w:type="dxa"/>
              <w:left w:w="90" w:type="dxa"/>
              <w:bottom w:w="60" w:type="dxa"/>
              <w:right w:w="90" w:type="dxa"/>
            </w:tcMar>
          </w:tcPr>
          <w:p w14:paraId="7E239A10" w14:textId="77777777" w:rsidR="00CF4E47" w:rsidRPr="009F4405" w:rsidRDefault="00CF4E47">
            <w:r w:rsidRPr="009F4405">
              <w:rPr>
                <w:sz w:val="18"/>
                <w:szCs w:val="18"/>
              </w:rPr>
              <w:t>Unchanged</w:t>
            </w:r>
          </w:p>
        </w:tc>
        <w:tc>
          <w:tcPr>
            <w:tcW w:w="1520" w:type="dxa"/>
            <w:tcMar>
              <w:top w:w="60" w:type="dxa"/>
              <w:left w:w="90" w:type="dxa"/>
              <w:bottom w:w="60" w:type="dxa"/>
              <w:right w:w="90" w:type="dxa"/>
            </w:tcMar>
          </w:tcPr>
          <w:p w14:paraId="36DA5CE3" w14:textId="77777777" w:rsidR="00CF4E47" w:rsidRPr="009F4405" w:rsidRDefault="00CF4E47">
            <w:r w:rsidRPr="009F4405">
              <w:rPr>
                <w:sz w:val="18"/>
                <w:szCs w:val="18"/>
              </w:rPr>
              <w:t>Integrated with EU SST</w:t>
            </w:r>
          </w:p>
        </w:tc>
        <w:tc>
          <w:tcPr>
            <w:tcW w:w="1520" w:type="dxa"/>
            <w:tcMar>
              <w:top w:w="60" w:type="dxa"/>
              <w:left w:w="90" w:type="dxa"/>
              <w:bottom w:w="60" w:type="dxa"/>
              <w:right w:w="90" w:type="dxa"/>
            </w:tcMar>
          </w:tcPr>
          <w:p w14:paraId="722A3AB7" w14:textId="77777777" w:rsidR="00CF4E47" w:rsidRPr="009F4405" w:rsidRDefault="00CF4E47">
            <w:r w:rsidRPr="009F4405">
              <w:rPr>
                <w:sz w:val="18"/>
                <w:szCs w:val="18"/>
              </w:rPr>
              <w:t>Multi-user baseline</w:t>
            </w:r>
          </w:p>
        </w:tc>
        <w:tc>
          <w:tcPr>
            <w:tcW w:w="1520" w:type="dxa"/>
            <w:tcMar>
              <w:top w:w="60" w:type="dxa"/>
              <w:left w:w="90" w:type="dxa"/>
              <w:bottom w:w="60" w:type="dxa"/>
              <w:right w:w="90" w:type="dxa"/>
            </w:tcMar>
          </w:tcPr>
          <w:p w14:paraId="591B7EE8" w14:textId="77777777" w:rsidR="00CF4E47" w:rsidRPr="009F4405" w:rsidRDefault="00CF4E47">
            <w:r w:rsidRPr="009F4405">
              <w:rPr>
                <w:sz w:val="18"/>
                <w:szCs w:val="18"/>
              </w:rPr>
              <w:t>Unchanged</w:t>
            </w:r>
          </w:p>
        </w:tc>
        <w:tc>
          <w:tcPr>
            <w:tcW w:w="1520" w:type="dxa"/>
            <w:tcMar>
              <w:top w:w="60" w:type="dxa"/>
              <w:left w:w="90" w:type="dxa"/>
              <w:bottom w:w="60" w:type="dxa"/>
              <w:right w:w="90" w:type="dxa"/>
            </w:tcMar>
          </w:tcPr>
          <w:p w14:paraId="0EE07103" w14:textId="77777777" w:rsidR="00CF4E47" w:rsidRPr="009F4405" w:rsidRDefault="00CF4E47">
            <w:r w:rsidRPr="009F4405">
              <w:rPr>
                <w:sz w:val="18"/>
                <w:szCs w:val="18"/>
              </w:rPr>
              <w:t>Non-EU reliance grows</w:t>
            </w:r>
          </w:p>
        </w:tc>
      </w:tr>
      <w:tr w:rsidR="00CF4E47" w:rsidRPr="009F4405" w14:paraId="6864FCCC" w14:textId="77777777" w:rsidTr="00C526C3">
        <w:tc>
          <w:tcPr>
            <w:tcW w:w="2100" w:type="dxa"/>
            <w:shd w:val="clear" w:color="auto" w:fill="F2F2F2" w:themeFill="text2" w:themeFillShade="F2"/>
            <w:tcMar>
              <w:top w:w="60" w:type="dxa"/>
              <w:left w:w="90" w:type="dxa"/>
              <w:bottom w:w="60" w:type="dxa"/>
              <w:right w:w="90" w:type="dxa"/>
            </w:tcMar>
          </w:tcPr>
          <w:p w14:paraId="135E3169" w14:textId="77777777" w:rsidR="00CF4E47" w:rsidRPr="009F4405" w:rsidRDefault="00CF4E47">
            <w:r w:rsidRPr="009F4405">
              <w:rPr>
                <w:b/>
                <w:bCs/>
                <w:sz w:val="18"/>
                <w:szCs w:val="18"/>
              </w:rPr>
              <w:t>ESTRACK network</w:t>
            </w:r>
          </w:p>
        </w:tc>
        <w:tc>
          <w:tcPr>
            <w:tcW w:w="1520" w:type="dxa"/>
            <w:tcMar>
              <w:top w:w="60" w:type="dxa"/>
              <w:left w:w="90" w:type="dxa"/>
              <w:bottom w:w="60" w:type="dxa"/>
              <w:right w:w="90" w:type="dxa"/>
            </w:tcMar>
          </w:tcPr>
          <w:p w14:paraId="1F9A4B15" w14:textId="77777777" w:rsidR="00CF4E47" w:rsidRPr="009F4405" w:rsidRDefault="00CF4E47">
            <w:r w:rsidRPr="009F4405">
              <w:rPr>
                <w:sz w:val="18"/>
                <w:szCs w:val="18"/>
              </w:rPr>
              <w:t>Unchanged</w:t>
            </w:r>
          </w:p>
        </w:tc>
        <w:tc>
          <w:tcPr>
            <w:tcW w:w="1520" w:type="dxa"/>
            <w:tcMar>
              <w:top w:w="60" w:type="dxa"/>
              <w:left w:w="90" w:type="dxa"/>
              <w:bottom w:w="60" w:type="dxa"/>
              <w:right w:w="90" w:type="dxa"/>
            </w:tcMar>
          </w:tcPr>
          <w:p w14:paraId="7D3F3878" w14:textId="77777777" w:rsidR="00CF4E47" w:rsidRPr="009F4405" w:rsidRDefault="00CF4E47">
            <w:r w:rsidRPr="009F4405">
              <w:rPr>
                <w:sz w:val="18"/>
                <w:szCs w:val="18"/>
              </w:rPr>
              <w:t>Backbone</w:t>
            </w:r>
          </w:p>
        </w:tc>
        <w:tc>
          <w:tcPr>
            <w:tcW w:w="1520" w:type="dxa"/>
            <w:tcMar>
              <w:top w:w="60" w:type="dxa"/>
              <w:left w:w="90" w:type="dxa"/>
              <w:bottom w:w="60" w:type="dxa"/>
              <w:right w:w="90" w:type="dxa"/>
            </w:tcMar>
          </w:tcPr>
          <w:p w14:paraId="7D665D9C" w14:textId="77777777" w:rsidR="00CF4E47" w:rsidRPr="009F4405" w:rsidRDefault="00CF4E47">
            <w:r w:rsidRPr="009F4405">
              <w:rPr>
                <w:sz w:val="18"/>
                <w:szCs w:val="18"/>
              </w:rPr>
              <w:t>Institutional</w:t>
            </w:r>
          </w:p>
        </w:tc>
        <w:tc>
          <w:tcPr>
            <w:tcW w:w="1520" w:type="dxa"/>
            <w:tcMar>
              <w:top w:w="60" w:type="dxa"/>
              <w:left w:w="90" w:type="dxa"/>
              <w:bottom w:w="60" w:type="dxa"/>
              <w:right w:w="90" w:type="dxa"/>
            </w:tcMar>
          </w:tcPr>
          <w:p w14:paraId="5B2219FD" w14:textId="77777777" w:rsidR="00CF4E47" w:rsidRPr="009F4405" w:rsidRDefault="00CF4E47">
            <w:r w:rsidRPr="009F4405">
              <w:rPr>
                <w:sz w:val="18"/>
                <w:szCs w:val="18"/>
              </w:rPr>
              <w:t>Reinforced (maritime)</w:t>
            </w:r>
          </w:p>
        </w:tc>
        <w:tc>
          <w:tcPr>
            <w:tcW w:w="1520" w:type="dxa"/>
            <w:tcMar>
              <w:top w:w="60" w:type="dxa"/>
              <w:left w:w="90" w:type="dxa"/>
              <w:bottom w:w="60" w:type="dxa"/>
              <w:right w:w="90" w:type="dxa"/>
            </w:tcMar>
          </w:tcPr>
          <w:p w14:paraId="464BE38A" w14:textId="77777777" w:rsidR="00CF4E47" w:rsidRPr="009F4405" w:rsidRDefault="00CF4E47">
            <w:r w:rsidRPr="009F4405">
              <w:rPr>
                <w:sz w:val="18"/>
                <w:szCs w:val="18"/>
              </w:rPr>
              <w:t>Static</w:t>
            </w:r>
          </w:p>
        </w:tc>
      </w:tr>
      <w:tr w:rsidR="00CF4E47" w:rsidRPr="009F4405" w14:paraId="74F36801" w14:textId="77777777" w:rsidTr="00C526C3">
        <w:tc>
          <w:tcPr>
            <w:tcW w:w="2100" w:type="dxa"/>
            <w:shd w:val="clear" w:color="auto" w:fill="F2F2F2" w:themeFill="text2" w:themeFillShade="F2"/>
            <w:tcMar>
              <w:top w:w="60" w:type="dxa"/>
              <w:left w:w="90" w:type="dxa"/>
              <w:bottom w:w="60" w:type="dxa"/>
              <w:right w:w="90" w:type="dxa"/>
            </w:tcMar>
          </w:tcPr>
          <w:p w14:paraId="05430BE2" w14:textId="77777777" w:rsidR="00CF4E47" w:rsidRPr="009F4405" w:rsidRDefault="00CF4E47">
            <w:r w:rsidRPr="009F4405">
              <w:rPr>
                <w:b/>
                <w:bCs/>
                <w:sz w:val="18"/>
                <w:szCs w:val="18"/>
              </w:rPr>
              <w:t>Baltasound + SaxaVord Range Control</w:t>
            </w:r>
          </w:p>
        </w:tc>
        <w:tc>
          <w:tcPr>
            <w:tcW w:w="1520" w:type="dxa"/>
            <w:tcMar>
              <w:top w:w="60" w:type="dxa"/>
              <w:left w:w="90" w:type="dxa"/>
              <w:bottom w:w="60" w:type="dxa"/>
              <w:right w:w="90" w:type="dxa"/>
            </w:tcMar>
          </w:tcPr>
          <w:p w14:paraId="782B948C" w14:textId="77777777" w:rsidR="00CF4E47" w:rsidRPr="009F4405" w:rsidRDefault="00CF4E47">
            <w:r w:rsidRPr="009F4405">
              <w:rPr>
                <w:sz w:val="18"/>
                <w:szCs w:val="18"/>
              </w:rPr>
              <w:t>Site-specific</w:t>
            </w:r>
          </w:p>
        </w:tc>
        <w:tc>
          <w:tcPr>
            <w:tcW w:w="1520" w:type="dxa"/>
            <w:tcMar>
              <w:top w:w="60" w:type="dxa"/>
              <w:left w:w="90" w:type="dxa"/>
              <w:bottom w:w="60" w:type="dxa"/>
              <w:right w:w="90" w:type="dxa"/>
            </w:tcMar>
          </w:tcPr>
          <w:p w14:paraId="3AEEA895" w14:textId="77777777" w:rsidR="00CF4E47" w:rsidRPr="009F4405" w:rsidRDefault="00CF4E47">
            <w:r w:rsidRPr="009F4405">
              <w:rPr>
                <w:sz w:val="18"/>
                <w:szCs w:val="18"/>
              </w:rPr>
              <w:t>Elevated network nodes</w:t>
            </w:r>
          </w:p>
        </w:tc>
        <w:tc>
          <w:tcPr>
            <w:tcW w:w="1520" w:type="dxa"/>
            <w:tcMar>
              <w:top w:w="60" w:type="dxa"/>
              <w:left w:w="90" w:type="dxa"/>
              <w:bottom w:w="60" w:type="dxa"/>
              <w:right w:w="90" w:type="dxa"/>
            </w:tcMar>
          </w:tcPr>
          <w:p w14:paraId="70C6415B" w14:textId="77777777" w:rsidR="00CF4E47" w:rsidRPr="009F4405" w:rsidRDefault="00CF4E47">
            <w:r w:rsidRPr="009F4405">
              <w:rPr>
                <w:sz w:val="18"/>
                <w:szCs w:val="18"/>
              </w:rPr>
              <w:t>Elevated (commercial)</w:t>
            </w:r>
          </w:p>
        </w:tc>
        <w:tc>
          <w:tcPr>
            <w:tcW w:w="1520" w:type="dxa"/>
            <w:tcMar>
              <w:top w:w="60" w:type="dxa"/>
              <w:left w:w="90" w:type="dxa"/>
              <w:bottom w:w="60" w:type="dxa"/>
              <w:right w:w="90" w:type="dxa"/>
            </w:tcMar>
          </w:tcPr>
          <w:p w14:paraId="00C6291D" w14:textId="77777777" w:rsidR="00CF4E47" w:rsidRPr="009F4405" w:rsidRDefault="00CF4E47">
            <w:r w:rsidRPr="009F4405">
              <w:rPr>
                <w:sz w:val="18"/>
                <w:szCs w:val="18"/>
              </w:rPr>
              <w:t>Unchanged</w:t>
            </w:r>
          </w:p>
        </w:tc>
        <w:tc>
          <w:tcPr>
            <w:tcW w:w="1520" w:type="dxa"/>
            <w:tcMar>
              <w:top w:w="60" w:type="dxa"/>
              <w:left w:w="90" w:type="dxa"/>
              <w:bottom w:w="60" w:type="dxa"/>
              <w:right w:w="90" w:type="dxa"/>
            </w:tcMar>
          </w:tcPr>
          <w:p w14:paraId="4D23E41F" w14:textId="77777777" w:rsidR="00CF4E47" w:rsidRPr="009F4405" w:rsidRDefault="00CF4E47">
            <w:r w:rsidRPr="009F4405">
              <w:rPr>
                <w:sz w:val="18"/>
                <w:szCs w:val="18"/>
              </w:rPr>
              <w:t>Static</w:t>
            </w:r>
          </w:p>
        </w:tc>
      </w:tr>
      <w:tr w:rsidR="00CF4E47" w:rsidRPr="009F4405" w14:paraId="022C6965" w14:textId="77777777" w:rsidTr="00C526C3">
        <w:tc>
          <w:tcPr>
            <w:tcW w:w="2100" w:type="dxa"/>
            <w:shd w:val="clear" w:color="auto" w:fill="F2F2F2" w:themeFill="text2" w:themeFillShade="F2"/>
            <w:tcMar>
              <w:top w:w="60" w:type="dxa"/>
              <w:left w:w="90" w:type="dxa"/>
              <w:bottom w:w="60" w:type="dxa"/>
              <w:right w:w="90" w:type="dxa"/>
            </w:tcMar>
          </w:tcPr>
          <w:p w14:paraId="38E9E580" w14:textId="77777777" w:rsidR="00CF4E47" w:rsidRPr="009F4405" w:rsidRDefault="00CF4E47">
            <w:r w:rsidRPr="009F4405">
              <w:rPr>
                <w:b/>
                <w:bCs/>
                <w:sz w:val="18"/>
                <w:szCs w:val="18"/>
              </w:rPr>
              <w:t>Jupiter Control Room</w:t>
            </w:r>
          </w:p>
        </w:tc>
        <w:tc>
          <w:tcPr>
            <w:tcW w:w="1520" w:type="dxa"/>
            <w:tcMar>
              <w:top w:w="60" w:type="dxa"/>
              <w:left w:w="90" w:type="dxa"/>
              <w:bottom w:w="60" w:type="dxa"/>
              <w:right w:w="90" w:type="dxa"/>
            </w:tcMar>
          </w:tcPr>
          <w:p w14:paraId="00163226" w14:textId="77777777" w:rsidR="00CF4E47" w:rsidRPr="009F4405" w:rsidRDefault="00CF4E47">
            <w:r w:rsidRPr="009F4405">
              <w:rPr>
                <w:sz w:val="18"/>
                <w:szCs w:val="18"/>
              </w:rPr>
              <w:t>Unchanged</w:t>
            </w:r>
          </w:p>
        </w:tc>
        <w:tc>
          <w:tcPr>
            <w:tcW w:w="1520" w:type="dxa"/>
            <w:tcMar>
              <w:top w:w="60" w:type="dxa"/>
              <w:left w:w="90" w:type="dxa"/>
              <w:bottom w:w="60" w:type="dxa"/>
              <w:right w:w="90" w:type="dxa"/>
            </w:tcMar>
          </w:tcPr>
          <w:p w14:paraId="6E8E9CB1" w14:textId="77777777" w:rsidR="00CF4E47" w:rsidRPr="009F4405" w:rsidRDefault="00CF4E47">
            <w:r w:rsidRPr="009F4405">
              <w:rPr>
                <w:sz w:val="18"/>
                <w:szCs w:val="18"/>
              </w:rPr>
              <w:t>Federated ops</w:t>
            </w:r>
          </w:p>
        </w:tc>
        <w:tc>
          <w:tcPr>
            <w:tcW w:w="1520" w:type="dxa"/>
            <w:tcMar>
              <w:top w:w="60" w:type="dxa"/>
              <w:left w:w="90" w:type="dxa"/>
              <w:bottom w:w="60" w:type="dxa"/>
              <w:right w:w="90" w:type="dxa"/>
            </w:tcMar>
          </w:tcPr>
          <w:p w14:paraId="701E17AD" w14:textId="77777777" w:rsidR="00CF4E47" w:rsidRPr="009F4405" w:rsidRDefault="00CF4E47">
            <w:r w:rsidRPr="009F4405">
              <w:rPr>
                <w:sz w:val="18"/>
                <w:szCs w:val="18"/>
              </w:rPr>
              <w:t>Institutional only</w:t>
            </w:r>
          </w:p>
        </w:tc>
        <w:tc>
          <w:tcPr>
            <w:tcW w:w="1520" w:type="dxa"/>
            <w:tcMar>
              <w:top w:w="60" w:type="dxa"/>
              <w:left w:w="90" w:type="dxa"/>
              <w:bottom w:w="60" w:type="dxa"/>
              <w:right w:w="90" w:type="dxa"/>
            </w:tcMar>
          </w:tcPr>
          <w:p w14:paraId="4D7F4C8C" w14:textId="77777777" w:rsidR="00CF4E47" w:rsidRPr="009F4405" w:rsidRDefault="00CF4E47">
            <w:r w:rsidRPr="009F4405">
              <w:rPr>
                <w:sz w:val="18"/>
                <w:szCs w:val="18"/>
              </w:rPr>
              <w:t>Upgraded for cadence</w:t>
            </w:r>
          </w:p>
        </w:tc>
        <w:tc>
          <w:tcPr>
            <w:tcW w:w="1520" w:type="dxa"/>
            <w:tcMar>
              <w:top w:w="60" w:type="dxa"/>
              <w:left w:w="90" w:type="dxa"/>
              <w:bottom w:w="60" w:type="dxa"/>
              <w:right w:w="90" w:type="dxa"/>
            </w:tcMar>
          </w:tcPr>
          <w:p w14:paraId="27A864B6" w14:textId="77777777" w:rsidR="00CF4E47" w:rsidRPr="009F4405" w:rsidRDefault="00CF4E47">
            <w:r w:rsidRPr="009F4405">
              <w:rPr>
                <w:sz w:val="18"/>
                <w:szCs w:val="18"/>
              </w:rPr>
              <w:t>Degraded</w:t>
            </w:r>
          </w:p>
        </w:tc>
      </w:tr>
      <w:tr w:rsidR="00CF4E47" w:rsidRPr="009F4405" w14:paraId="1CC987A3" w14:textId="77777777" w:rsidTr="00C526C3">
        <w:tc>
          <w:tcPr>
            <w:tcW w:w="2100" w:type="dxa"/>
            <w:shd w:val="clear" w:color="auto" w:fill="F2F2F2" w:themeFill="text2" w:themeFillShade="F2"/>
            <w:tcMar>
              <w:top w:w="60" w:type="dxa"/>
              <w:left w:w="90" w:type="dxa"/>
              <w:bottom w:w="60" w:type="dxa"/>
              <w:right w:w="90" w:type="dxa"/>
            </w:tcMar>
          </w:tcPr>
          <w:p w14:paraId="7F822E90" w14:textId="77777777" w:rsidR="00CF4E47" w:rsidRPr="009F4405" w:rsidRDefault="00CF4E47">
            <w:r w:rsidRPr="009F4405">
              <w:rPr>
                <w:b/>
                <w:bCs/>
                <w:sz w:val="18"/>
                <w:szCs w:val="18"/>
              </w:rPr>
              <w:t>Canopée + Pariacabo</w:t>
            </w:r>
          </w:p>
        </w:tc>
        <w:tc>
          <w:tcPr>
            <w:tcW w:w="1520" w:type="dxa"/>
            <w:tcMar>
              <w:top w:w="60" w:type="dxa"/>
              <w:left w:w="90" w:type="dxa"/>
              <w:bottom w:w="60" w:type="dxa"/>
              <w:right w:w="90" w:type="dxa"/>
            </w:tcMar>
          </w:tcPr>
          <w:p w14:paraId="40413EC0" w14:textId="77777777" w:rsidR="00CF4E47" w:rsidRPr="009F4405" w:rsidRDefault="00CF4E47">
            <w:r w:rsidRPr="009F4405">
              <w:rPr>
                <w:sz w:val="18"/>
                <w:szCs w:val="18"/>
              </w:rPr>
              <w:t>Chokepoint remains</w:t>
            </w:r>
          </w:p>
        </w:tc>
        <w:tc>
          <w:tcPr>
            <w:tcW w:w="1520" w:type="dxa"/>
            <w:tcMar>
              <w:top w:w="60" w:type="dxa"/>
              <w:left w:w="90" w:type="dxa"/>
              <w:bottom w:w="60" w:type="dxa"/>
              <w:right w:w="90" w:type="dxa"/>
            </w:tcMar>
          </w:tcPr>
          <w:p w14:paraId="22113015" w14:textId="77777777" w:rsidR="00CF4E47" w:rsidRPr="009F4405" w:rsidRDefault="00CF4E47">
            <w:r w:rsidRPr="009F4405">
              <w:rPr>
                <w:sz w:val="18"/>
                <w:szCs w:val="18"/>
              </w:rPr>
              <w:t>2nd quay / vessel</w:t>
            </w:r>
          </w:p>
        </w:tc>
        <w:tc>
          <w:tcPr>
            <w:tcW w:w="1520" w:type="dxa"/>
            <w:tcMar>
              <w:top w:w="60" w:type="dxa"/>
              <w:left w:w="90" w:type="dxa"/>
              <w:bottom w:w="60" w:type="dxa"/>
              <w:right w:w="90" w:type="dxa"/>
            </w:tcMar>
          </w:tcPr>
          <w:p w14:paraId="086E516D" w14:textId="77777777" w:rsidR="00CF4E47" w:rsidRPr="009F4405" w:rsidRDefault="00CF4E47">
            <w:r w:rsidRPr="009F4405">
              <w:rPr>
                <w:sz w:val="18"/>
                <w:szCs w:val="18"/>
              </w:rPr>
              <w:t>Ariane 6 only</w:t>
            </w:r>
          </w:p>
        </w:tc>
        <w:tc>
          <w:tcPr>
            <w:tcW w:w="1520" w:type="dxa"/>
            <w:tcMar>
              <w:top w:w="60" w:type="dxa"/>
              <w:left w:w="90" w:type="dxa"/>
              <w:bottom w:w="60" w:type="dxa"/>
              <w:right w:w="90" w:type="dxa"/>
            </w:tcMar>
          </w:tcPr>
          <w:p w14:paraId="0B367421" w14:textId="77777777" w:rsidR="00CF4E47" w:rsidRPr="009F4405" w:rsidRDefault="00CF4E47">
            <w:r w:rsidRPr="009F4405">
              <w:rPr>
                <w:sz w:val="18"/>
                <w:szCs w:val="18"/>
              </w:rPr>
              <w:t>2nd quay + buffer stock</w:t>
            </w:r>
          </w:p>
        </w:tc>
        <w:tc>
          <w:tcPr>
            <w:tcW w:w="1520" w:type="dxa"/>
            <w:tcMar>
              <w:top w:w="60" w:type="dxa"/>
              <w:left w:w="90" w:type="dxa"/>
              <w:bottom w:w="60" w:type="dxa"/>
              <w:right w:w="90" w:type="dxa"/>
            </w:tcMar>
          </w:tcPr>
          <w:p w14:paraId="4311CBF0" w14:textId="77777777" w:rsidR="00CF4E47" w:rsidRPr="009F4405" w:rsidRDefault="00CF4E47">
            <w:r w:rsidRPr="009F4405">
              <w:rPr>
                <w:sz w:val="18"/>
                <w:szCs w:val="18"/>
              </w:rPr>
              <w:t>Chokepoint + ageing</w:t>
            </w:r>
          </w:p>
        </w:tc>
      </w:tr>
      <w:tr w:rsidR="00CF4E47" w:rsidRPr="009F4405" w14:paraId="3C3336E8" w14:textId="77777777" w:rsidTr="00C526C3">
        <w:tc>
          <w:tcPr>
            <w:tcW w:w="2100" w:type="dxa"/>
            <w:shd w:val="clear" w:color="auto" w:fill="F2F2F2" w:themeFill="text2" w:themeFillShade="F2"/>
            <w:tcMar>
              <w:top w:w="60" w:type="dxa"/>
              <w:left w:w="90" w:type="dxa"/>
              <w:bottom w:w="60" w:type="dxa"/>
              <w:right w:w="90" w:type="dxa"/>
            </w:tcMar>
          </w:tcPr>
          <w:p w14:paraId="7A653CB2" w14:textId="77777777" w:rsidR="00CF4E47" w:rsidRPr="00111704" w:rsidRDefault="00CF4E47">
            <w:pPr>
              <w:rPr>
                <w:lang w:val="fr-BE"/>
              </w:rPr>
            </w:pPr>
            <w:r w:rsidRPr="00111704">
              <w:rPr>
                <w:b/>
                <w:bCs/>
                <w:sz w:val="18"/>
                <w:szCs w:val="18"/>
                <w:lang w:val="fr-BE"/>
              </w:rPr>
              <w:t>EU SST + ESA SW Office</w:t>
            </w:r>
          </w:p>
        </w:tc>
        <w:tc>
          <w:tcPr>
            <w:tcW w:w="1520" w:type="dxa"/>
            <w:tcMar>
              <w:top w:w="60" w:type="dxa"/>
              <w:left w:w="90" w:type="dxa"/>
              <w:bottom w:w="60" w:type="dxa"/>
              <w:right w:w="90" w:type="dxa"/>
            </w:tcMar>
          </w:tcPr>
          <w:p w14:paraId="18D6799E" w14:textId="77777777" w:rsidR="00CF4E47" w:rsidRPr="009F4405" w:rsidRDefault="00CF4E47">
            <w:r w:rsidRPr="009F4405">
              <w:rPr>
                <w:sz w:val="18"/>
                <w:szCs w:val="18"/>
              </w:rPr>
              <w:t>Unchanged</w:t>
            </w:r>
          </w:p>
        </w:tc>
        <w:tc>
          <w:tcPr>
            <w:tcW w:w="1520" w:type="dxa"/>
            <w:tcMar>
              <w:top w:w="60" w:type="dxa"/>
              <w:left w:w="90" w:type="dxa"/>
              <w:bottom w:w="60" w:type="dxa"/>
              <w:right w:w="90" w:type="dxa"/>
            </w:tcMar>
          </w:tcPr>
          <w:p w14:paraId="77046D19" w14:textId="77777777" w:rsidR="00CF4E47" w:rsidRPr="009F4405" w:rsidRDefault="00CF4E47">
            <w:r w:rsidRPr="009F4405">
              <w:rPr>
                <w:sz w:val="18"/>
                <w:szCs w:val="18"/>
              </w:rPr>
              <w:t>Integrated with range</w:t>
            </w:r>
          </w:p>
        </w:tc>
        <w:tc>
          <w:tcPr>
            <w:tcW w:w="1520" w:type="dxa"/>
            <w:tcMar>
              <w:top w:w="60" w:type="dxa"/>
              <w:left w:w="90" w:type="dxa"/>
              <w:bottom w:w="60" w:type="dxa"/>
              <w:right w:w="90" w:type="dxa"/>
            </w:tcMar>
          </w:tcPr>
          <w:p w14:paraId="7FDA5BF4" w14:textId="77777777" w:rsidR="00CF4E47" w:rsidRPr="009F4405" w:rsidRDefault="00CF4E47">
            <w:r w:rsidRPr="009F4405">
              <w:rPr>
                <w:sz w:val="18"/>
                <w:szCs w:val="18"/>
              </w:rPr>
              <w:t>Public good</w:t>
            </w:r>
          </w:p>
        </w:tc>
        <w:tc>
          <w:tcPr>
            <w:tcW w:w="1520" w:type="dxa"/>
            <w:tcMar>
              <w:top w:w="60" w:type="dxa"/>
              <w:left w:w="90" w:type="dxa"/>
              <w:bottom w:w="60" w:type="dxa"/>
              <w:right w:w="90" w:type="dxa"/>
            </w:tcMar>
          </w:tcPr>
          <w:p w14:paraId="770693DA" w14:textId="77777777" w:rsidR="00CF4E47" w:rsidRPr="009F4405" w:rsidRDefault="00CF4E47">
            <w:r w:rsidRPr="009F4405">
              <w:rPr>
                <w:sz w:val="18"/>
                <w:szCs w:val="18"/>
              </w:rPr>
              <w:t>Integrated + civil-mil.</w:t>
            </w:r>
          </w:p>
        </w:tc>
        <w:tc>
          <w:tcPr>
            <w:tcW w:w="1520" w:type="dxa"/>
            <w:tcMar>
              <w:top w:w="60" w:type="dxa"/>
              <w:left w:w="90" w:type="dxa"/>
              <w:bottom w:w="60" w:type="dxa"/>
              <w:right w:w="90" w:type="dxa"/>
            </w:tcMar>
          </w:tcPr>
          <w:p w14:paraId="526307E8" w14:textId="77777777" w:rsidR="00CF4E47" w:rsidRPr="009F4405" w:rsidRDefault="00CF4E47">
            <w:r w:rsidRPr="009F4405">
              <w:rPr>
                <w:sz w:val="18"/>
                <w:szCs w:val="18"/>
              </w:rPr>
              <w:t>Static</w:t>
            </w:r>
          </w:p>
        </w:tc>
      </w:tr>
    </w:tbl>
    <w:p w14:paraId="13CE4424" w14:textId="02DF2B7A" w:rsidR="00CF4E47" w:rsidRPr="009F4405" w:rsidRDefault="00CF4E47" w:rsidP="00E65BC8">
      <w:pPr>
        <w:pStyle w:val="EYHeading4"/>
      </w:pPr>
      <w:r w:rsidRPr="009F4405">
        <w:lastRenderedPageBreak/>
        <w:t>Bottleneck-resolution matrix</w:t>
      </w:r>
    </w:p>
    <w:p w14:paraId="32B3E684" w14:textId="51F341E1" w:rsidR="00CF4E47" w:rsidRPr="009F4405" w:rsidRDefault="00CF4E47" w:rsidP="00CF4E47">
      <w:r w:rsidRPr="009F4405">
        <w:t xml:space="preserve">The master anchoring artifact: each key 2.3 bottleneck against each scenario. Legend — </w:t>
      </w:r>
      <w:r w:rsidRPr="009F4405">
        <w:rPr>
          <w:b/>
          <w:bCs/>
        </w:rPr>
        <w:t>RE</w:t>
      </w:r>
      <w:r w:rsidRPr="009F4405">
        <w:t xml:space="preserve"> resolved, </w:t>
      </w:r>
      <w:r w:rsidRPr="009F4405">
        <w:rPr>
          <w:b/>
          <w:bCs/>
        </w:rPr>
        <w:t>PR</w:t>
      </w:r>
      <w:r w:rsidRPr="009F4405">
        <w:t xml:space="preserve"> partly resolved, </w:t>
      </w:r>
      <w:r w:rsidRPr="009F4405">
        <w:rPr>
          <w:b/>
          <w:bCs/>
        </w:rPr>
        <w:t>UN</w:t>
      </w:r>
      <w:r w:rsidRPr="009F4405">
        <w:t xml:space="preserve"> unaffected, </w:t>
      </w:r>
      <w:r w:rsidRPr="009F4405">
        <w:rPr>
          <w:b/>
          <w:bCs/>
        </w:rPr>
        <w:t>WO</w:t>
      </w:r>
      <w:r w:rsidRPr="009F4405">
        <w:t xml:space="preserve"> worsened.</w:t>
      </w:r>
    </w:p>
    <w:p w14:paraId="6494CAD9" w14:textId="34639396" w:rsidR="00C53A48" w:rsidRPr="009F4405" w:rsidRDefault="00C53A48" w:rsidP="00C53A48">
      <w:pPr>
        <w:pStyle w:val="Caption"/>
      </w:pPr>
      <w:bookmarkStart w:id="156" w:name="_Toc239018434"/>
      <w:r w:rsidRPr="009F4405">
        <w:t xml:space="preserve">Table </w:t>
      </w:r>
      <w:r w:rsidRPr="009F4405">
        <w:fldChar w:fldCharType="begin"/>
      </w:r>
      <w:r w:rsidRPr="009F4405">
        <w:instrText xml:space="preserve"> SEQ Table \* ARABIC </w:instrText>
      </w:r>
      <w:r w:rsidRPr="009F4405">
        <w:fldChar w:fldCharType="separate"/>
      </w:r>
      <w:r w:rsidR="005F19E3">
        <w:rPr>
          <w:noProof/>
        </w:rPr>
        <w:t>43</w:t>
      </w:r>
      <w:r w:rsidRPr="009F4405">
        <w:fldChar w:fldCharType="end"/>
      </w:r>
      <w:r w:rsidRPr="009F4405">
        <w:t xml:space="preserve"> Bottleneck resolution across scenarios</w:t>
      </w:r>
      <w:bookmarkEnd w:id="156"/>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440"/>
        <w:gridCol w:w="1440"/>
        <w:gridCol w:w="1440"/>
        <w:gridCol w:w="1440"/>
        <w:gridCol w:w="1440"/>
      </w:tblGrid>
      <w:tr w:rsidR="00CF4E47" w:rsidRPr="009F4405" w14:paraId="5DF78EAE" w14:textId="77777777" w:rsidTr="00C526C3">
        <w:trPr>
          <w:tblHeader/>
        </w:trPr>
        <w:tc>
          <w:tcPr>
            <w:tcW w:w="2500" w:type="dxa"/>
            <w:shd w:val="clear" w:color="auto" w:fill="FFE600" w:themeFill="accent2"/>
            <w:tcMar>
              <w:top w:w="60" w:type="dxa"/>
              <w:left w:w="90" w:type="dxa"/>
              <w:bottom w:w="60" w:type="dxa"/>
              <w:right w:w="90" w:type="dxa"/>
            </w:tcMar>
            <w:vAlign w:val="center"/>
          </w:tcPr>
          <w:p w14:paraId="3A9F25E7" w14:textId="77777777" w:rsidR="00CF4E47" w:rsidRPr="009F4405" w:rsidRDefault="00CF4E47" w:rsidP="00920045">
            <w:pPr>
              <w:jc w:val="center"/>
            </w:pPr>
            <w:r w:rsidRPr="009F4405">
              <w:rPr>
                <w:b/>
                <w:bCs/>
                <w:sz w:val="18"/>
                <w:szCs w:val="18"/>
              </w:rPr>
              <w:t>Task 2.3 bottleneck</w:t>
            </w:r>
          </w:p>
        </w:tc>
        <w:tc>
          <w:tcPr>
            <w:tcW w:w="1440" w:type="dxa"/>
            <w:shd w:val="clear" w:color="auto" w:fill="FFE600" w:themeFill="accent2"/>
            <w:tcMar>
              <w:top w:w="60" w:type="dxa"/>
              <w:left w:w="90" w:type="dxa"/>
              <w:bottom w:w="60" w:type="dxa"/>
              <w:right w:w="90" w:type="dxa"/>
            </w:tcMar>
            <w:vAlign w:val="center"/>
          </w:tcPr>
          <w:p w14:paraId="067DE17E" w14:textId="77777777" w:rsidR="00CF4E47" w:rsidRPr="009F4405" w:rsidRDefault="00CF4E47" w:rsidP="00920045">
            <w:pPr>
              <w:jc w:val="center"/>
            </w:pPr>
            <w:r w:rsidRPr="009F4405">
              <w:rPr>
                <w:b/>
                <w:bCs/>
                <w:sz w:val="18"/>
                <w:szCs w:val="18"/>
              </w:rPr>
              <w:t>S1</w:t>
            </w:r>
          </w:p>
        </w:tc>
        <w:tc>
          <w:tcPr>
            <w:tcW w:w="1440" w:type="dxa"/>
            <w:shd w:val="clear" w:color="auto" w:fill="FFE600" w:themeFill="accent2"/>
            <w:tcMar>
              <w:top w:w="60" w:type="dxa"/>
              <w:left w:w="90" w:type="dxa"/>
              <w:bottom w:w="60" w:type="dxa"/>
              <w:right w:w="90" w:type="dxa"/>
            </w:tcMar>
            <w:vAlign w:val="center"/>
          </w:tcPr>
          <w:p w14:paraId="264058B2" w14:textId="77777777" w:rsidR="00CF4E47" w:rsidRPr="009F4405" w:rsidRDefault="00CF4E47" w:rsidP="00920045">
            <w:pPr>
              <w:jc w:val="center"/>
            </w:pPr>
            <w:r w:rsidRPr="009F4405">
              <w:rPr>
                <w:b/>
                <w:bCs/>
                <w:sz w:val="18"/>
                <w:szCs w:val="18"/>
              </w:rPr>
              <w:t>S2</w:t>
            </w:r>
          </w:p>
        </w:tc>
        <w:tc>
          <w:tcPr>
            <w:tcW w:w="1440" w:type="dxa"/>
            <w:shd w:val="clear" w:color="auto" w:fill="FFE600" w:themeFill="accent2"/>
            <w:tcMar>
              <w:top w:w="60" w:type="dxa"/>
              <w:left w:w="90" w:type="dxa"/>
              <w:bottom w:w="60" w:type="dxa"/>
              <w:right w:w="90" w:type="dxa"/>
            </w:tcMar>
            <w:vAlign w:val="center"/>
          </w:tcPr>
          <w:p w14:paraId="0D9767CE" w14:textId="77777777" w:rsidR="00CF4E47" w:rsidRPr="009F4405" w:rsidRDefault="00CF4E47" w:rsidP="00920045">
            <w:pPr>
              <w:jc w:val="center"/>
            </w:pPr>
            <w:r w:rsidRPr="009F4405">
              <w:rPr>
                <w:b/>
                <w:bCs/>
                <w:sz w:val="18"/>
                <w:szCs w:val="18"/>
              </w:rPr>
              <w:t>S3</w:t>
            </w:r>
          </w:p>
        </w:tc>
        <w:tc>
          <w:tcPr>
            <w:tcW w:w="1440" w:type="dxa"/>
            <w:shd w:val="clear" w:color="auto" w:fill="FFE600" w:themeFill="accent2"/>
            <w:tcMar>
              <w:top w:w="60" w:type="dxa"/>
              <w:left w:w="90" w:type="dxa"/>
              <w:bottom w:w="60" w:type="dxa"/>
              <w:right w:w="90" w:type="dxa"/>
            </w:tcMar>
            <w:vAlign w:val="center"/>
          </w:tcPr>
          <w:p w14:paraId="0475F3BA" w14:textId="77777777" w:rsidR="00CF4E47" w:rsidRPr="009F4405" w:rsidRDefault="00CF4E47" w:rsidP="00920045">
            <w:pPr>
              <w:jc w:val="center"/>
            </w:pPr>
            <w:r w:rsidRPr="009F4405">
              <w:rPr>
                <w:b/>
                <w:bCs/>
                <w:sz w:val="18"/>
                <w:szCs w:val="18"/>
              </w:rPr>
              <w:t>S4</w:t>
            </w:r>
          </w:p>
        </w:tc>
        <w:tc>
          <w:tcPr>
            <w:tcW w:w="1440" w:type="dxa"/>
            <w:shd w:val="clear" w:color="auto" w:fill="FFE600" w:themeFill="accent2"/>
            <w:tcMar>
              <w:top w:w="60" w:type="dxa"/>
              <w:left w:w="90" w:type="dxa"/>
              <w:bottom w:w="60" w:type="dxa"/>
              <w:right w:w="90" w:type="dxa"/>
            </w:tcMar>
            <w:vAlign w:val="center"/>
          </w:tcPr>
          <w:p w14:paraId="3C13C84A" w14:textId="77777777" w:rsidR="00CF4E47" w:rsidRPr="009F4405" w:rsidRDefault="00CF4E47" w:rsidP="00920045">
            <w:pPr>
              <w:jc w:val="center"/>
            </w:pPr>
            <w:r w:rsidRPr="009F4405">
              <w:rPr>
                <w:b/>
                <w:bCs/>
                <w:sz w:val="18"/>
                <w:szCs w:val="18"/>
              </w:rPr>
              <w:t>S5</w:t>
            </w:r>
          </w:p>
        </w:tc>
      </w:tr>
      <w:tr w:rsidR="00CF4E47" w:rsidRPr="009F4405" w14:paraId="0DD9F330" w14:textId="77777777" w:rsidTr="00336379">
        <w:tc>
          <w:tcPr>
            <w:tcW w:w="2500" w:type="dxa"/>
            <w:shd w:val="clear" w:color="auto" w:fill="F2F2F2" w:themeFill="text2" w:themeFillShade="F2"/>
            <w:tcMar>
              <w:top w:w="60" w:type="dxa"/>
              <w:left w:w="90" w:type="dxa"/>
              <w:bottom w:w="60" w:type="dxa"/>
              <w:right w:w="90" w:type="dxa"/>
            </w:tcMar>
            <w:vAlign w:val="center"/>
          </w:tcPr>
          <w:p w14:paraId="7D299435" w14:textId="49DF00C3" w:rsidR="00CF4E47" w:rsidRPr="009F4405" w:rsidRDefault="00C23CBB" w:rsidP="00920045">
            <w:pPr>
              <w:jc w:val="center"/>
            </w:pPr>
            <w:r>
              <w:rPr>
                <w:b/>
                <w:bCs/>
                <w:sz w:val="18"/>
                <w:szCs w:val="18"/>
              </w:rPr>
              <w:t>A01</w:t>
            </w:r>
            <w:r w:rsidR="00CF4E47" w:rsidRPr="009F4405">
              <w:rPr>
                <w:b/>
                <w:bCs/>
                <w:sz w:val="18"/>
                <w:szCs w:val="18"/>
              </w:rPr>
              <w:t xml:space="preserve"> — CSG sole heavy/low-incl site</w:t>
            </w:r>
          </w:p>
        </w:tc>
        <w:tc>
          <w:tcPr>
            <w:tcW w:w="1440" w:type="dxa"/>
            <w:tcMar>
              <w:top w:w="60" w:type="dxa"/>
              <w:left w:w="90" w:type="dxa"/>
              <w:bottom w:w="60" w:type="dxa"/>
              <w:right w:w="90" w:type="dxa"/>
            </w:tcMar>
            <w:vAlign w:val="center"/>
          </w:tcPr>
          <w:p w14:paraId="3F279DC7" w14:textId="77777777" w:rsidR="00CF4E47" w:rsidRPr="009F4405" w:rsidRDefault="00CF4E47" w:rsidP="00920045">
            <w:pPr>
              <w:jc w:val="center"/>
            </w:pPr>
            <w:r w:rsidRPr="009F4405">
              <w:rPr>
                <w:sz w:val="18"/>
                <w:szCs w:val="18"/>
              </w:rPr>
              <w:t>UN</w:t>
            </w:r>
          </w:p>
        </w:tc>
        <w:tc>
          <w:tcPr>
            <w:tcW w:w="1440" w:type="dxa"/>
            <w:shd w:val="clear" w:color="auto" w:fill="CCFF99"/>
            <w:tcMar>
              <w:top w:w="60" w:type="dxa"/>
              <w:left w:w="90" w:type="dxa"/>
              <w:bottom w:w="60" w:type="dxa"/>
              <w:right w:w="90" w:type="dxa"/>
            </w:tcMar>
            <w:vAlign w:val="center"/>
          </w:tcPr>
          <w:p w14:paraId="6DDCC41D" w14:textId="77777777" w:rsidR="00CF4E47" w:rsidRPr="009F4405" w:rsidRDefault="00CF4E47" w:rsidP="00920045">
            <w:pPr>
              <w:jc w:val="center"/>
            </w:pPr>
            <w:r w:rsidRPr="009F4405">
              <w:rPr>
                <w:sz w:val="18"/>
                <w:szCs w:val="18"/>
              </w:rPr>
              <w:t>PR</w:t>
            </w:r>
          </w:p>
        </w:tc>
        <w:tc>
          <w:tcPr>
            <w:tcW w:w="1440" w:type="dxa"/>
            <w:shd w:val="clear" w:color="auto" w:fill="CCFF99"/>
            <w:tcMar>
              <w:top w:w="60" w:type="dxa"/>
              <w:left w:w="90" w:type="dxa"/>
              <w:bottom w:w="60" w:type="dxa"/>
              <w:right w:w="90" w:type="dxa"/>
            </w:tcMar>
            <w:vAlign w:val="center"/>
          </w:tcPr>
          <w:p w14:paraId="495C9128" w14:textId="77777777" w:rsidR="00CF4E47" w:rsidRPr="009F4405" w:rsidRDefault="00CF4E47" w:rsidP="00920045">
            <w:pPr>
              <w:jc w:val="center"/>
            </w:pPr>
            <w:r w:rsidRPr="009F4405">
              <w:rPr>
                <w:sz w:val="18"/>
                <w:szCs w:val="18"/>
              </w:rPr>
              <w:t>PR</w:t>
            </w:r>
          </w:p>
        </w:tc>
        <w:tc>
          <w:tcPr>
            <w:tcW w:w="1440" w:type="dxa"/>
            <w:shd w:val="clear" w:color="auto" w:fill="CCFF99"/>
            <w:tcMar>
              <w:top w:w="60" w:type="dxa"/>
              <w:left w:w="90" w:type="dxa"/>
              <w:bottom w:w="60" w:type="dxa"/>
              <w:right w:w="90" w:type="dxa"/>
            </w:tcMar>
            <w:vAlign w:val="center"/>
          </w:tcPr>
          <w:p w14:paraId="7F3998D9" w14:textId="77777777" w:rsidR="00CF4E47" w:rsidRPr="009F4405" w:rsidRDefault="00CF4E47" w:rsidP="00920045">
            <w:pPr>
              <w:jc w:val="center"/>
            </w:pPr>
            <w:r w:rsidRPr="009F4405">
              <w:rPr>
                <w:sz w:val="18"/>
                <w:szCs w:val="18"/>
              </w:rPr>
              <w:t>PR</w:t>
            </w:r>
          </w:p>
        </w:tc>
        <w:tc>
          <w:tcPr>
            <w:tcW w:w="1440" w:type="dxa"/>
            <w:shd w:val="clear" w:color="auto" w:fill="FFCCCC"/>
            <w:tcMar>
              <w:top w:w="60" w:type="dxa"/>
              <w:left w:w="90" w:type="dxa"/>
              <w:bottom w:w="60" w:type="dxa"/>
              <w:right w:w="90" w:type="dxa"/>
            </w:tcMar>
            <w:vAlign w:val="center"/>
          </w:tcPr>
          <w:p w14:paraId="5FA9BD8F" w14:textId="77777777" w:rsidR="00CF4E47" w:rsidRPr="009F4405" w:rsidRDefault="00CF4E47" w:rsidP="00920045">
            <w:pPr>
              <w:jc w:val="center"/>
            </w:pPr>
            <w:r w:rsidRPr="009F4405">
              <w:rPr>
                <w:sz w:val="18"/>
                <w:szCs w:val="18"/>
              </w:rPr>
              <w:t>WO</w:t>
            </w:r>
          </w:p>
        </w:tc>
      </w:tr>
      <w:tr w:rsidR="00CF4E47" w:rsidRPr="009F4405" w14:paraId="69020916" w14:textId="77777777" w:rsidTr="00336379">
        <w:tc>
          <w:tcPr>
            <w:tcW w:w="2500" w:type="dxa"/>
            <w:shd w:val="clear" w:color="auto" w:fill="F2F2F2" w:themeFill="text2" w:themeFillShade="F2"/>
            <w:tcMar>
              <w:top w:w="60" w:type="dxa"/>
              <w:left w:w="90" w:type="dxa"/>
              <w:bottom w:w="60" w:type="dxa"/>
              <w:right w:w="90" w:type="dxa"/>
            </w:tcMar>
            <w:vAlign w:val="center"/>
          </w:tcPr>
          <w:p w14:paraId="7D5342EA" w14:textId="06ED4851" w:rsidR="00CF4E47" w:rsidRPr="009F4405" w:rsidRDefault="00F100C9" w:rsidP="00920045">
            <w:pPr>
              <w:jc w:val="center"/>
            </w:pPr>
            <w:r>
              <w:rPr>
                <w:b/>
                <w:bCs/>
                <w:sz w:val="18"/>
                <w:szCs w:val="18"/>
              </w:rPr>
              <w:t>A04</w:t>
            </w:r>
            <w:r w:rsidR="00CF4E47" w:rsidRPr="009F4405">
              <w:rPr>
                <w:b/>
                <w:bCs/>
                <w:sz w:val="18"/>
                <w:szCs w:val="18"/>
              </w:rPr>
              <w:t xml:space="preserve"> — no orbital outside CSG</w:t>
            </w:r>
          </w:p>
        </w:tc>
        <w:tc>
          <w:tcPr>
            <w:tcW w:w="1440" w:type="dxa"/>
            <w:tcMar>
              <w:top w:w="60" w:type="dxa"/>
              <w:left w:w="90" w:type="dxa"/>
              <w:bottom w:w="60" w:type="dxa"/>
              <w:right w:w="90" w:type="dxa"/>
            </w:tcMar>
            <w:vAlign w:val="center"/>
          </w:tcPr>
          <w:p w14:paraId="7E3AF9F9" w14:textId="77777777" w:rsidR="00CF4E47" w:rsidRPr="009F4405" w:rsidRDefault="00CF4E47" w:rsidP="00920045">
            <w:pPr>
              <w:jc w:val="center"/>
            </w:pPr>
            <w:r w:rsidRPr="009F4405">
              <w:rPr>
                <w:sz w:val="18"/>
                <w:szCs w:val="18"/>
              </w:rPr>
              <w:t>UN</w:t>
            </w:r>
          </w:p>
        </w:tc>
        <w:tc>
          <w:tcPr>
            <w:tcW w:w="1440" w:type="dxa"/>
            <w:shd w:val="clear" w:color="auto" w:fill="CCFF99"/>
            <w:tcMar>
              <w:top w:w="60" w:type="dxa"/>
              <w:left w:w="90" w:type="dxa"/>
              <w:bottom w:w="60" w:type="dxa"/>
              <w:right w:w="90" w:type="dxa"/>
            </w:tcMar>
            <w:vAlign w:val="center"/>
          </w:tcPr>
          <w:p w14:paraId="3794C61C" w14:textId="77777777" w:rsidR="00CF4E47" w:rsidRPr="009F4405" w:rsidRDefault="00CF4E47" w:rsidP="00920045">
            <w:pPr>
              <w:jc w:val="center"/>
            </w:pPr>
            <w:r w:rsidRPr="009F4405">
              <w:rPr>
                <w:sz w:val="18"/>
                <w:szCs w:val="18"/>
              </w:rPr>
              <w:t>PR</w:t>
            </w:r>
          </w:p>
        </w:tc>
        <w:tc>
          <w:tcPr>
            <w:tcW w:w="1440" w:type="dxa"/>
            <w:shd w:val="clear" w:color="auto" w:fill="CCFF99"/>
            <w:tcMar>
              <w:top w:w="60" w:type="dxa"/>
              <w:left w:w="90" w:type="dxa"/>
              <w:bottom w:w="60" w:type="dxa"/>
              <w:right w:w="90" w:type="dxa"/>
            </w:tcMar>
            <w:vAlign w:val="center"/>
          </w:tcPr>
          <w:p w14:paraId="6180F55D" w14:textId="77777777" w:rsidR="00CF4E47" w:rsidRPr="009F4405" w:rsidRDefault="00CF4E47" w:rsidP="00920045">
            <w:pPr>
              <w:jc w:val="center"/>
            </w:pPr>
            <w:r w:rsidRPr="009F4405">
              <w:rPr>
                <w:sz w:val="18"/>
                <w:szCs w:val="18"/>
              </w:rPr>
              <w:t>PR</w:t>
            </w:r>
          </w:p>
        </w:tc>
        <w:tc>
          <w:tcPr>
            <w:tcW w:w="1440" w:type="dxa"/>
            <w:shd w:val="clear" w:color="auto" w:fill="99FF66"/>
            <w:tcMar>
              <w:top w:w="60" w:type="dxa"/>
              <w:left w:w="90" w:type="dxa"/>
              <w:bottom w:w="60" w:type="dxa"/>
              <w:right w:w="90" w:type="dxa"/>
            </w:tcMar>
            <w:vAlign w:val="center"/>
          </w:tcPr>
          <w:p w14:paraId="2B51DEC8" w14:textId="77777777" w:rsidR="00CF4E47" w:rsidRPr="009F4405" w:rsidRDefault="00CF4E47" w:rsidP="00920045">
            <w:pPr>
              <w:jc w:val="center"/>
            </w:pPr>
            <w:r w:rsidRPr="009F4405">
              <w:rPr>
                <w:sz w:val="18"/>
                <w:szCs w:val="18"/>
              </w:rPr>
              <w:t>RE</w:t>
            </w:r>
          </w:p>
        </w:tc>
        <w:tc>
          <w:tcPr>
            <w:tcW w:w="1440" w:type="dxa"/>
            <w:shd w:val="clear" w:color="auto" w:fill="FFCCCC"/>
            <w:tcMar>
              <w:top w:w="60" w:type="dxa"/>
              <w:left w:w="90" w:type="dxa"/>
              <w:bottom w:w="60" w:type="dxa"/>
              <w:right w:w="90" w:type="dxa"/>
            </w:tcMar>
            <w:vAlign w:val="center"/>
          </w:tcPr>
          <w:p w14:paraId="7EDC6B01" w14:textId="77777777" w:rsidR="00CF4E47" w:rsidRPr="009F4405" w:rsidRDefault="00CF4E47" w:rsidP="00920045">
            <w:pPr>
              <w:jc w:val="center"/>
            </w:pPr>
            <w:r w:rsidRPr="009F4405">
              <w:rPr>
                <w:sz w:val="18"/>
                <w:szCs w:val="18"/>
              </w:rPr>
              <w:t>WO</w:t>
            </w:r>
          </w:p>
        </w:tc>
      </w:tr>
      <w:tr w:rsidR="00CF4E47" w:rsidRPr="009F4405" w14:paraId="3E71EA45" w14:textId="77777777" w:rsidTr="00336379">
        <w:tc>
          <w:tcPr>
            <w:tcW w:w="2500" w:type="dxa"/>
            <w:shd w:val="clear" w:color="auto" w:fill="F2F2F2" w:themeFill="text2" w:themeFillShade="F2"/>
            <w:tcMar>
              <w:top w:w="60" w:type="dxa"/>
              <w:left w:w="90" w:type="dxa"/>
              <w:bottom w:w="60" w:type="dxa"/>
              <w:right w:w="90" w:type="dxa"/>
            </w:tcMar>
            <w:vAlign w:val="center"/>
          </w:tcPr>
          <w:p w14:paraId="0E23776C" w14:textId="733BCA46" w:rsidR="00CF4E47" w:rsidRPr="009F4405" w:rsidRDefault="00F100C9" w:rsidP="00920045">
            <w:pPr>
              <w:jc w:val="center"/>
            </w:pPr>
            <w:r w:rsidRPr="005D479D">
              <w:rPr>
                <w:b/>
                <w:bCs/>
                <w:sz w:val="18"/>
                <w:szCs w:val="18"/>
              </w:rPr>
              <w:t>A11</w:t>
            </w:r>
            <w:r w:rsidR="00CF4E47" w:rsidRPr="005D479D">
              <w:rPr>
                <w:b/>
                <w:bCs/>
                <w:sz w:val="18"/>
                <w:szCs w:val="18"/>
              </w:rPr>
              <w:t>/</w:t>
            </w:r>
            <w:r w:rsidR="0003468C" w:rsidRPr="005D479D">
              <w:rPr>
                <w:b/>
                <w:bCs/>
                <w:sz w:val="18"/>
                <w:szCs w:val="18"/>
              </w:rPr>
              <w:t>B01</w:t>
            </w:r>
            <w:r w:rsidR="00CF4E47" w:rsidRPr="009F4405">
              <w:rPr>
                <w:b/>
                <w:bCs/>
                <w:sz w:val="18"/>
                <w:szCs w:val="18"/>
              </w:rPr>
              <w:t>— solid plant + BEAP; P120C</w:t>
            </w:r>
          </w:p>
        </w:tc>
        <w:tc>
          <w:tcPr>
            <w:tcW w:w="1440" w:type="dxa"/>
            <w:tcMar>
              <w:top w:w="60" w:type="dxa"/>
              <w:left w:w="90" w:type="dxa"/>
              <w:bottom w:w="60" w:type="dxa"/>
              <w:right w:w="90" w:type="dxa"/>
            </w:tcMar>
            <w:vAlign w:val="center"/>
          </w:tcPr>
          <w:p w14:paraId="01A92954" w14:textId="77777777" w:rsidR="00CF4E47" w:rsidRPr="009F4405" w:rsidRDefault="00CF4E47" w:rsidP="00920045">
            <w:pPr>
              <w:jc w:val="center"/>
            </w:pPr>
            <w:r w:rsidRPr="009F4405">
              <w:rPr>
                <w:sz w:val="18"/>
                <w:szCs w:val="18"/>
              </w:rPr>
              <w:t>UN</w:t>
            </w:r>
          </w:p>
        </w:tc>
        <w:tc>
          <w:tcPr>
            <w:tcW w:w="1440" w:type="dxa"/>
            <w:shd w:val="clear" w:color="auto" w:fill="CCFF99"/>
            <w:tcMar>
              <w:top w:w="60" w:type="dxa"/>
              <w:left w:w="90" w:type="dxa"/>
              <w:bottom w:w="60" w:type="dxa"/>
              <w:right w:w="90" w:type="dxa"/>
            </w:tcMar>
            <w:vAlign w:val="center"/>
          </w:tcPr>
          <w:p w14:paraId="51A32CBE" w14:textId="77777777" w:rsidR="00CF4E47" w:rsidRPr="009F4405" w:rsidRDefault="00CF4E47" w:rsidP="00920045">
            <w:pPr>
              <w:jc w:val="center"/>
            </w:pPr>
            <w:r w:rsidRPr="009F4405">
              <w:rPr>
                <w:sz w:val="18"/>
                <w:szCs w:val="18"/>
              </w:rPr>
              <w:t>PR</w:t>
            </w:r>
          </w:p>
        </w:tc>
        <w:tc>
          <w:tcPr>
            <w:tcW w:w="1440" w:type="dxa"/>
            <w:tcMar>
              <w:top w:w="60" w:type="dxa"/>
              <w:left w:w="90" w:type="dxa"/>
              <w:bottom w:w="60" w:type="dxa"/>
              <w:right w:w="90" w:type="dxa"/>
            </w:tcMar>
            <w:vAlign w:val="center"/>
          </w:tcPr>
          <w:p w14:paraId="7BF85BD3" w14:textId="77777777" w:rsidR="00CF4E47" w:rsidRPr="009F4405" w:rsidRDefault="00CF4E47" w:rsidP="00920045">
            <w:pPr>
              <w:jc w:val="center"/>
            </w:pPr>
            <w:r w:rsidRPr="009F4405">
              <w:rPr>
                <w:sz w:val="18"/>
                <w:szCs w:val="18"/>
              </w:rPr>
              <w:t>UN</w:t>
            </w:r>
          </w:p>
        </w:tc>
        <w:tc>
          <w:tcPr>
            <w:tcW w:w="1440" w:type="dxa"/>
            <w:shd w:val="clear" w:color="auto" w:fill="CCFF99"/>
            <w:tcMar>
              <w:top w:w="60" w:type="dxa"/>
              <w:left w:w="90" w:type="dxa"/>
              <w:bottom w:w="60" w:type="dxa"/>
              <w:right w:w="90" w:type="dxa"/>
            </w:tcMar>
            <w:vAlign w:val="center"/>
          </w:tcPr>
          <w:p w14:paraId="01E79B0D" w14:textId="77777777" w:rsidR="00CF4E47" w:rsidRPr="009F4405" w:rsidRDefault="00CF4E47" w:rsidP="00920045">
            <w:pPr>
              <w:jc w:val="center"/>
            </w:pPr>
            <w:r w:rsidRPr="009F4405">
              <w:rPr>
                <w:sz w:val="18"/>
                <w:szCs w:val="18"/>
              </w:rPr>
              <w:t>PR</w:t>
            </w:r>
          </w:p>
        </w:tc>
        <w:tc>
          <w:tcPr>
            <w:tcW w:w="1440" w:type="dxa"/>
            <w:shd w:val="clear" w:color="auto" w:fill="FFCCCC"/>
            <w:tcMar>
              <w:top w:w="60" w:type="dxa"/>
              <w:left w:w="90" w:type="dxa"/>
              <w:bottom w:w="60" w:type="dxa"/>
              <w:right w:w="90" w:type="dxa"/>
            </w:tcMar>
            <w:vAlign w:val="center"/>
          </w:tcPr>
          <w:p w14:paraId="2D33FCB1" w14:textId="77777777" w:rsidR="00CF4E47" w:rsidRPr="009F4405" w:rsidRDefault="00CF4E47" w:rsidP="00920045">
            <w:pPr>
              <w:jc w:val="center"/>
            </w:pPr>
            <w:r w:rsidRPr="009F4405">
              <w:rPr>
                <w:sz w:val="18"/>
                <w:szCs w:val="18"/>
              </w:rPr>
              <w:t>WO</w:t>
            </w:r>
          </w:p>
        </w:tc>
      </w:tr>
      <w:tr w:rsidR="00CF4E47" w:rsidRPr="009F4405" w14:paraId="3C8234B3" w14:textId="77777777" w:rsidTr="00336379">
        <w:tc>
          <w:tcPr>
            <w:tcW w:w="2500" w:type="dxa"/>
            <w:shd w:val="clear" w:color="auto" w:fill="F2F2F2" w:themeFill="text2" w:themeFillShade="F2"/>
            <w:tcMar>
              <w:top w:w="60" w:type="dxa"/>
              <w:left w:w="90" w:type="dxa"/>
              <w:bottom w:w="60" w:type="dxa"/>
              <w:right w:w="90" w:type="dxa"/>
            </w:tcMar>
            <w:vAlign w:val="center"/>
          </w:tcPr>
          <w:p w14:paraId="33352CFD" w14:textId="62D4822C" w:rsidR="00CF4E47" w:rsidRPr="009F4405" w:rsidRDefault="00F100C9" w:rsidP="00920045">
            <w:pPr>
              <w:jc w:val="center"/>
            </w:pPr>
            <w:r>
              <w:rPr>
                <w:b/>
                <w:bCs/>
                <w:sz w:val="18"/>
                <w:szCs w:val="18"/>
              </w:rPr>
              <w:t>A12</w:t>
            </w:r>
            <w:r w:rsidR="00CF4E47" w:rsidRPr="009F4405">
              <w:rPr>
                <w:b/>
                <w:bCs/>
                <w:sz w:val="18"/>
                <w:szCs w:val="18"/>
              </w:rPr>
              <w:t xml:space="preserve"> / </w:t>
            </w:r>
            <w:r w:rsidR="0003468C">
              <w:rPr>
                <w:b/>
                <w:bCs/>
                <w:sz w:val="18"/>
                <w:szCs w:val="18"/>
              </w:rPr>
              <w:t>B02</w:t>
            </w:r>
            <w:r w:rsidR="00CF4E47" w:rsidRPr="009F4405">
              <w:rPr>
                <w:b/>
                <w:bCs/>
                <w:sz w:val="18"/>
                <w:szCs w:val="18"/>
              </w:rPr>
              <w:t xml:space="preserve"> — DLR P5.2/P4 cryo qual.</w:t>
            </w:r>
          </w:p>
        </w:tc>
        <w:tc>
          <w:tcPr>
            <w:tcW w:w="1440" w:type="dxa"/>
            <w:tcMar>
              <w:top w:w="60" w:type="dxa"/>
              <w:left w:w="90" w:type="dxa"/>
              <w:bottom w:w="60" w:type="dxa"/>
              <w:right w:w="90" w:type="dxa"/>
            </w:tcMar>
            <w:vAlign w:val="center"/>
          </w:tcPr>
          <w:p w14:paraId="1A0BAA2C" w14:textId="77777777" w:rsidR="00CF4E47" w:rsidRPr="009F4405" w:rsidRDefault="00CF4E47" w:rsidP="00920045">
            <w:pPr>
              <w:jc w:val="center"/>
            </w:pPr>
            <w:r w:rsidRPr="009F4405">
              <w:rPr>
                <w:sz w:val="18"/>
                <w:szCs w:val="18"/>
              </w:rPr>
              <w:t>UN</w:t>
            </w:r>
          </w:p>
        </w:tc>
        <w:tc>
          <w:tcPr>
            <w:tcW w:w="1440" w:type="dxa"/>
            <w:shd w:val="clear" w:color="auto" w:fill="99FF66"/>
            <w:tcMar>
              <w:top w:w="60" w:type="dxa"/>
              <w:left w:w="90" w:type="dxa"/>
              <w:bottom w:w="60" w:type="dxa"/>
              <w:right w:w="90" w:type="dxa"/>
            </w:tcMar>
            <w:vAlign w:val="center"/>
          </w:tcPr>
          <w:p w14:paraId="4C8C1FAB" w14:textId="77777777" w:rsidR="00CF4E47" w:rsidRPr="009F4405" w:rsidRDefault="00CF4E47" w:rsidP="00920045">
            <w:pPr>
              <w:jc w:val="center"/>
            </w:pPr>
            <w:r w:rsidRPr="009F4405">
              <w:rPr>
                <w:sz w:val="18"/>
                <w:szCs w:val="18"/>
              </w:rPr>
              <w:t>RE</w:t>
            </w:r>
          </w:p>
        </w:tc>
        <w:tc>
          <w:tcPr>
            <w:tcW w:w="1440" w:type="dxa"/>
            <w:tcMar>
              <w:top w:w="60" w:type="dxa"/>
              <w:left w:w="90" w:type="dxa"/>
              <w:bottom w:w="60" w:type="dxa"/>
              <w:right w:w="90" w:type="dxa"/>
            </w:tcMar>
            <w:vAlign w:val="center"/>
          </w:tcPr>
          <w:p w14:paraId="36A7BA1D" w14:textId="77777777" w:rsidR="00CF4E47" w:rsidRPr="009F4405" w:rsidRDefault="00CF4E47" w:rsidP="00920045">
            <w:pPr>
              <w:jc w:val="center"/>
            </w:pPr>
            <w:r w:rsidRPr="009F4405">
              <w:rPr>
                <w:sz w:val="18"/>
                <w:szCs w:val="18"/>
              </w:rPr>
              <w:t>UN</w:t>
            </w:r>
          </w:p>
        </w:tc>
        <w:tc>
          <w:tcPr>
            <w:tcW w:w="1440" w:type="dxa"/>
            <w:shd w:val="clear" w:color="auto" w:fill="CCFF99"/>
            <w:tcMar>
              <w:top w:w="60" w:type="dxa"/>
              <w:left w:w="90" w:type="dxa"/>
              <w:bottom w:w="60" w:type="dxa"/>
              <w:right w:w="90" w:type="dxa"/>
            </w:tcMar>
            <w:vAlign w:val="center"/>
          </w:tcPr>
          <w:p w14:paraId="5B9BBFF4" w14:textId="77777777" w:rsidR="00CF4E47" w:rsidRPr="009F4405" w:rsidRDefault="00CF4E47" w:rsidP="00920045">
            <w:pPr>
              <w:jc w:val="center"/>
            </w:pPr>
            <w:r w:rsidRPr="009F4405">
              <w:rPr>
                <w:sz w:val="18"/>
                <w:szCs w:val="18"/>
              </w:rPr>
              <w:t>PR</w:t>
            </w:r>
          </w:p>
        </w:tc>
        <w:tc>
          <w:tcPr>
            <w:tcW w:w="1440" w:type="dxa"/>
            <w:shd w:val="clear" w:color="auto" w:fill="FFCCCC"/>
            <w:tcMar>
              <w:top w:w="60" w:type="dxa"/>
              <w:left w:w="90" w:type="dxa"/>
              <w:bottom w:w="60" w:type="dxa"/>
              <w:right w:w="90" w:type="dxa"/>
            </w:tcMar>
            <w:vAlign w:val="center"/>
          </w:tcPr>
          <w:p w14:paraId="011FD02E" w14:textId="77777777" w:rsidR="00CF4E47" w:rsidRPr="009F4405" w:rsidRDefault="00CF4E47" w:rsidP="00920045">
            <w:pPr>
              <w:jc w:val="center"/>
            </w:pPr>
            <w:r w:rsidRPr="009F4405">
              <w:rPr>
                <w:sz w:val="18"/>
                <w:szCs w:val="18"/>
              </w:rPr>
              <w:t>WO</w:t>
            </w:r>
          </w:p>
        </w:tc>
      </w:tr>
      <w:tr w:rsidR="00CF4E47" w:rsidRPr="009F4405" w14:paraId="7F5C142F" w14:textId="77777777" w:rsidTr="00336379">
        <w:tc>
          <w:tcPr>
            <w:tcW w:w="2500" w:type="dxa"/>
            <w:shd w:val="clear" w:color="auto" w:fill="F2F2F2" w:themeFill="text2" w:themeFillShade="F2"/>
            <w:tcMar>
              <w:top w:w="60" w:type="dxa"/>
              <w:left w:w="90" w:type="dxa"/>
              <w:bottom w:w="60" w:type="dxa"/>
              <w:right w:w="90" w:type="dxa"/>
            </w:tcMar>
            <w:vAlign w:val="center"/>
          </w:tcPr>
          <w:p w14:paraId="6A2C9583" w14:textId="3600B7B1" w:rsidR="00CF4E47" w:rsidRPr="00111704" w:rsidRDefault="0003468C" w:rsidP="00920045">
            <w:pPr>
              <w:jc w:val="center"/>
              <w:rPr>
                <w:lang w:val="fr-BE"/>
              </w:rPr>
            </w:pPr>
            <w:r>
              <w:rPr>
                <w:b/>
                <w:bCs/>
                <w:sz w:val="18"/>
                <w:szCs w:val="18"/>
                <w:lang w:val="fr-BE"/>
              </w:rPr>
              <w:t>B05</w:t>
            </w:r>
            <w:r w:rsidR="00CF4E47" w:rsidRPr="00111704">
              <w:rPr>
                <w:b/>
                <w:bCs/>
                <w:sz w:val="18"/>
                <w:szCs w:val="18"/>
                <w:lang w:val="fr-BE"/>
              </w:rPr>
              <w:t xml:space="preserve"> — C</w:t>
            </w:r>
            <w:r w:rsidR="00EA5E86">
              <w:rPr>
                <w:b/>
                <w:bCs/>
                <w:sz w:val="18"/>
                <w:szCs w:val="18"/>
                <w:lang w:val="fr-BE"/>
              </w:rPr>
              <w:t>C06</w:t>
            </w:r>
            <w:r w:rsidR="00CF4E47" w:rsidRPr="00111704">
              <w:rPr>
                <w:b/>
                <w:bCs/>
                <w:sz w:val="18"/>
                <w:szCs w:val="18"/>
                <w:lang w:val="fr-BE"/>
              </w:rPr>
              <w:t>/Vega cadence cap</w:t>
            </w:r>
          </w:p>
        </w:tc>
        <w:tc>
          <w:tcPr>
            <w:tcW w:w="1440" w:type="dxa"/>
            <w:tcMar>
              <w:top w:w="60" w:type="dxa"/>
              <w:left w:w="90" w:type="dxa"/>
              <w:bottom w:w="60" w:type="dxa"/>
              <w:right w:w="90" w:type="dxa"/>
            </w:tcMar>
            <w:vAlign w:val="center"/>
          </w:tcPr>
          <w:p w14:paraId="4B70A9C4" w14:textId="77777777" w:rsidR="00CF4E47" w:rsidRPr="009F4405" w:rsidRDefault="00CF4E47" w:rsidP="00920045">
            <w:pPr>
              <w:jc w:val="center"/>
            </w:pPr>
            <w:r w:rsidRPr="009F4405">
              <w:rPr>
                <w:sz w:val="18"/>
                <w:szCs w:val="18"/>
              </w:rPr>
              <w:t>UN</w:t>
            </w:r>
          </w:p>
        </w:tc>
        <w:tc>
          <w:tcPr>
            <w:tcW w:w="1440" w:type="dxa"/>
            <w:shd w:val="clear" w:color="auto" w:fill="CCFF99"/>
            <w:tcMar>
              <w:top w:w="60" w:type="dxa"/>
              <w:left w:w="90" w:type="dxa"/>
              <w:bottom w:w="60" w:type="dxa"/>
              <w:right w:w="90" w:type="dxa"/>
            </w:tcMar>
            <w:vAlign w:val="center"/>
          </w:tcPr>
          <w:p w14:paraId="3C2DA29D" w14:textId="77777777" w:rsidR="00CF4E47" w:rsidRPr="009F4405" w:rsidRDefault="00CF4E47" w:rsidP="00920045">
            <w:pPr>
              <w:jc w:val="center"/>
            </w:pPr>
            <w:r w:rsidRPr="009F4405">
              <w:rPr>
                <w:sz w:val="18"/>
                <w:szCs w:val="18"/>
              </w:rPr>
              <w:t>PR</w:t>
            </w:r>
          </w:p>
        </w:tc>
        <w:tc>
          <w:tcPr>
            <w:tcW w:w="1440" w:type="dxa"/>
            <w:shd w:val="clear" w:color="auto" w:fill="CCFF99"/>
            <w:tcMar>
              <w:top w:w="60" w:type="dxa"/>
              <w:left w:w="90" w:type="dxa"/>
              <w:bottom w:w="60" w:type="dxa"/>
              <w:right w:w="90" w:type="dxa"/>
            </w:tcMar>
            <w:vAlign w:val="center"/>
          </w:tcPr>
          <w:p w14:paraId="3DC435C8" w14:textId="77777777" w:rsidR="00CF4E47" w:rsidRPr="009F4405" w:rsidRDefault="00CF4E47" w:rsidP="00920045">
            <w:pPr>
              <w:jc w:val="center"/>
            </w:pPr>
            <w:r w:rsidRPr="009F4405">
              <w:rPr>
                <w:sz w:val="18"/>
                <w:szCs w:val="18"/>
              </w:rPr>
              <w:t>PR</w:t>
            </w:r>
          </w:p>
        </w:tc>
        <w:tc>
          <w:tcPr>
            <w:tcW w:w="1440" w:type="dxa"/>
            <w:shd w:val="clear" w:color="auto" w:fill="CCFF99"/>
            <w:tcMar>
              <w:top w:w="60" w:type="dxa"/>
              <w:left w:w="90" w:type="dxa"/>
              <w:bottom w:w="60" w:type="dxa"/>
              <w:right w:w="90" w:type="dxa"/>
            </w:tcMar>
            <w:vAlign w:val="center"/>
          </w:tcPr>
          <w:p w14:paraId="2B4FFDD8" w14:textId="77777777" w:rsidR="00CF4E47" w:rsidRPr="009F4405" w:rsidRDefault="00CF4E47" w:rsidP="00920045">
            <w:pPr>
              <w:jc w:val="center"/>
            </w:pPr>
            <w:r w:rsidRPr="009F4405">
              <w:rPr>
                <w:sz w:val="18"/>
                <w:szCs w:val="18"/>
              </w:rPr>
              <w:t>PR</w:t>
            </w:r>
          </w:p>
        </w:tc>
        <w:tc>
          <w:tcPr>
            <w:tcW w:w="1440" w:type="dxa"/>
            <w:shd w:val="clear" w:color="auto" w:fill="FFCCCC"/>
            <w:tcMar>
              <w:top w:w="60" w:type="dxa"/>
              <w:left w:w="90" w:type="dxa"/>
              <w:bottom w:w="60" w:type="dxa"/>
              <w:right w:w="90" w:type="dxa"/>
            </w:tcMar>
            <w:vAlign w:val="center"/>
          </w:tcPr>
          <w:p w14:paraId="36CA062F" w14:textId="77777777" w:rsidR="00CF4E47" w:rsidRPr="009F4405" w:rsidRDefault="00CF4E47" w:rsidP="00920045">
            <w:pPr>
              <w:jc w:val="center"/>
            </w:pPr>
            <w:r w:rsidRPr="009F4405">
              <w:rPr>
                <w:sz w:val="18"/>
                <w:szCs w:val="18"/>
              </w:rPr>
              <w:t>WO</w:t>
            </w:r>
          </w:p>
        </w:tc>
      </w:tr>
      <w:tr w:rsidR="00CF4E47" w:rsidRPr="009F4405" w14:paraId="69C4AF46" w14:textId="77777777" w:rsidTr="00336379">
        <w:tc>
          <w:tcPr>
            <w:tcW w:w="2500" w:type="dxa"/>
            <w:shd w:val="clear" w:color="auto" w:fill="F2F2F2" w:themeFill="text2" w:themeFillShade="F2"/>
            <w:tcMar>
              <w:top w:w="60" w:type="dxa"/>
              <w:left w:w="90" w:type="dxa"/>
              <w:bottom w:w="60" w:type="dxa"/>
              <w:right w:w="90" w:type="dxa"/>
            </w:tcMar>
            <w:vAlign w:val="center"/>
          </w:tcPr>
          <w:p w14:paraId="0A7F4A7C" w14:textId="4B8404EC" w:rsidR="00CF4E47" w:rsidRPr="009F4405" w:rsidRDefault="00DB024E" w:rsidP="00920045">
            <w:pPr>
              <w:jc w:val="center"/>
            </w:pPr>
            <w:r>
              <w:rPr>
                <w:b/>
                <w:bCs/>
                <w:sz w:val="18"/>
                <w:szCs w:val="18"/>
              </w:rPr>
              <w:t>C</w:t>
            </w:r>
            <w:r w:rsidR="00DE5CE4">
              <w:rPr>
                <w:b/>
                <w:bCs/>
                <w:sz w:val="18"/>
                <w:szCs w:val="18"/>
              </w:rPr>
              <w:t>01</w:t>
            </w:r>
            <w:r w:rsidR="00CF4E47" w:rsidRPr="009F4405">
              <w:rPr>
                <w:b/>
                <w:bCs/>
                <w:sz w:val="18"/>
                <w:szCs w:val="18"/>
              </w:rPr>
              <w:t>/</w:t>
            </w:r>
            <w:r>
              <w:rPr>
                <w:b/>
                <w:bCs/>
                <w:sz w:val="18"/>
                <w:szCs w:val="18"/>
              </w:rPr>
              <w:t>C</w:t>
            </w:r>
            <w:r w:rsidR="0018674D">
              <w:rPr>
                <w:b/>
                <w:bCs/>
                <w:sz w:val="18"/>
                <w:szCs w:val="18"/>
              </w:rPr>
              <w:t>02</w:t>
            </w:r>
            <w:r w:rsidR="00CF4E47" w:rsidRPr="009F4405">
              <w:rPr>
                <w:b/>
                <w:bCs/>
                <w:sz w:val="18"/>
                <w:szCs w:val="18"/>
              </w:rPr>
              <w:t xml:space="preserve"> — Canopée; Pariacabo</w:t>
            </w:r>
          </w:p>
        </w:tc>
        <w:tc>
          <w:tcPr>
            <w:tcW w:w="1440" w:type="dxa"/>
            <w:tcMar>
              <w:top w:w="60" w:type="dxa"/>
              <w:left w:w="90" w:type="dxa"/>
              <w:bottom w:w="60" w:type="dxa"/>
              <w:right w:w="90" w:type="dxa"/>
            </w:tcMar>
            <w:vAlign w:val="center"/>
          </w:tcPr>
          <w:p w14:paraId="505930D1" w14:textId="77777777" w:rsidR="00CF4E47" w:rsidRPr="009F4405" w:rsidRDefault="00CF4E47" w:rsidP="00920045">
            <w:pPr>
              <w:jc w:val="center"/>
            </w:pPr>
            <w:r w:rsidRPr="009F4405">
              <w:rPr>
                <w:sz w:val="18"/>
                <w:szCs w:val="18"/>
              </w:rPr>
              <w:t>UN</w:t>
            </w:r>
          </w:p>
        </w:tc>
        <w:tc>
          <w:tcPr>
            <w:tcW w:w="1440" w:type="dxa"/>
            <w:shd w:val="clear" w:color="auto" w:fill="CCFF99"/>
            <w:tcMar>
              <w:top w:w="60" w:type="dxa"/>
              <w:left w:w="90" w:type="dxa"/>
              <w:bottom w:w="60" w:type="dxa"/>
              <w:right w:w="90" w:type="dxa"/>
            </w:tcMar>
            <w:vAlign w:val="center"/>
          </w:tcPr>
          <w:p w14:paraId="08B29D7E" w14:textId="77777777" w:rsidR="00CF4E47" w:rsidRPr="009F4405" w:rsidRDefault="00CF4E47" w:rsidP="00920045">
            <w:pPr>
              <w:jc w:val="center"/>
            </w:pPr>
            <w:r w:rsidRPr="009F4405">
              <w:rPr>
                <w:sz w:val="18"/>
                <w:szCs w:val="18"/>
              </w:rPr>
              <w:t>PR</w:t>
            </w:r>
          </w:p>
        </w:tc>
        <w:tc>
          <w:tcPr>
            <w:tcW w:w="1440" w:type="dxa"/>
            <w:tcMar>
              <w:top w:w="60" w:type="dxa"/>
              <w:left w:w="90" w:type="dxa"/>
              <w:bottom w:w="60" w:type="dxa"/>
              <w:right w:w="90" w:type="dxa"/>
            </w:tcMar>
            <w:vAlign w:val="center"/>
          </w:tcPr>
          <w:p w14:paraId="47509CE6" w14:textId="77777777" w:rsidR="00CF4E47" w:rsidRPr="009F4405" w:rsidRDefault="00CF4E47" w:rsidP="00920045">
            <w:pPr>
              <w:jc w:val="center"/>
            </w:pPr>
            <w:r w:rsidRPr="009F4405">
              <w:rPr>
                <w:sz w:val="18"/>
                <w:szCs w:val="18"/>
              </w:rPr>
              <w:t>UN</w:t>
            </w:r>
          </w:p>
        </w:tc>
        <w:tc>
          <w:tcPr>
            <w:tcW w:w="1440" w:type="dxa"/>
            <w:shd w:val="clear" w:color="auto" w:fill="CCFF99"/>
            <w:tcMar>
              <w:top w:w="60" w:type="dxa"/>
              <w:left w:w="90" w:type="dxa"/>
              <w:bottom w:w="60" w:type="dxa"/>
              <w:right w:w="90" w:type="dxa"/>
            </w:tcMar>
            <w:vAlign w:val="center"/>
          </w:tcPr>
          <w:p w14:paraId="7AA0113F" w14:textId="77777777" w:rsidR="00CF4E47" w:rsidRPr="009F4405" w:rsidRDefault="00CF4E47" w:rsidP="00920045">
            <w:pPr>
              <w:jc w:val="center"/>
            </w:pPr>
            <w:r w:rsidRPr="009F4405">
              <w:rPr>
                <w:sz w:val="18"/>
                <w:szCs w:val="18"/>
              </w:rPr>
              <w:t>PR</w:t>
            </w:r>
          </w:p>
        </w:tc>
        <w:tc>
          <w:tcPr>
            <w:tcW w:w="1440" w:type="dxa"/>
            <w:shd w:val="clear" w:color="auto" w:fill="FFCCCC"/>
            <w:tcMar>
              <w:top w:w="60" w:type="dxa"/>
              <w:left w:w="90" w:type="dxa"/>
              <w:bottom w:w="60" w:type="dxa"/>
              <w:right w:w="90" w:type="dxa"/>
            </w:tcMar>
            <w:vAlign w:val="center"/>
          </w:tcPr>
          <w:p w14:paraId="69C29B17" w14:textId="77777777" w:rsidR="00CF4E47" w:rsidRPr="009F4405" w:rsidRDefault="00CF4E47" w:rsidP="00920045">
            <w:pPr>
              <w:jc w:val="center"/>
            </w:pPr>
            <w:r w:rsidRPr="009F4405">
              <w:rPr>
                <w:sz w:val="18"/>
                <w:szCs w:val="18"/>
              </w:rPr>
              <w:t>WO</w:t>
            </w:r>
          </w:p>
        </w:tc>
      </w:tr>
      <w:tr w:rsidR="00CF4E47" w:rsidRPr="009F4405" w14:paraId="625E5DE6" w14:textId="77777777" w:rsidTr="005279ED">
        <w:tc>
          <w:tcPr>
            <w:tcW w:w="2500" w:type="dxa"/>
            <w:shd w:val="clear" w:color="auto" w:fill="F2F2F2" w:themeFill="text2" w:themeFillShade="F2"/>
            <w:tcMar>
              <w:top w:w="60" w:type="dxa"/>
              <w:left w:w="90" w:type="dxa"/>
              <w:bottom w:w="60" w:type="dxa"/>
              <w:right w:w="90" w:type="dxa"/>
            </w:tcMar>
            <w:vAlign w:val="center"/>
          </w:tcPr>
          <w:p w14:paraId="3984FC2D" w14:textId="3AE2330F" w:rsidR="00CF4E47" w:rsidRPr="009F4405" w:rsidRDefault="00DE5CE4" w:rsidP="00920045">
            <w:pPr>
              <w:jc w:val="center"/>
            </w:pPr>
            <w:r>
              <w:rPr>
                <w:b/>
                <w:bCs/>
                <w:sz w:val="18"/>
                <w:szCs w:val="18"/>
              </w:rPr>
              <w:t>D01</w:t>
            </w:r>
            <w:r w:rsidR="00CF4E47" w:rsidRPr="009F4405">
              <w:rPr>
                <w:b/>
                <w:bCs/>
                <w:sz w:val="18"/>
                <w:szCs w:val="18"/>
              </w:rPr>
              <w:t>/</w:t>
            </w:r>
            <w:r w:rsidR="0018674D">
              <w:rPr>
                <w:b/>
                <w:bCs/>
                <w:sz w:val="18"/>
                <w:szCs w:val="18"/>
              </w:rPr>
              <w:t>D09</w:t>
            </w:r>
            <w:r w:rsidR="00CF4E47" w:rsidRPr="009F4405">
              <w:rPr>
                <w:b/>
                <w:bCs/>
                <w:sz w:val="18"/>
                <w:szCs w:val="18"/>
              </w:rPr>
              <w:t xml:space="preserve"> — licensing; harmonised FTS</w:t>
            </w:r>
          </w:p>
        </w:tc>
        <w:tc>
          <w:tcPr>
            <w:tcW w:w="1440" w:type="dxa"/>
            <w:tcMar>
              <w:top w:w="60" w:type="dxa"/>
              <w:left w:w="90" w:type="dxa"/>
              <w:bottom w:w="60" w:type="dxa"/>
              <w:right w:w="90" w:type="dxa"/>
            </w:tcMar>
            <w:vAlign w:val="center"/>
          </w:tcPr>
          <w:p w14:paraId="3DCB2BD4" w14:textId="77777777" w:rsidR="00CF4E47" w:rsidRPr="009F4405" w:rsidRDefault="00CF4E47" w:rsidP="00920045">
            <w:pPr>
              <w:jc w:val="center"/>
            </w:pPr>
            <w:r w:rsidRPr="009F4405">
              <w:rPr>
                <w:sz w:val="18"/>
                <w:szCs w:val="18"/>
              </w:rPr>
              <w:t>UN</w:t>
            </w:r>
          </w:p>
        </w:tc>
        <w:tc>
          <w:tcPr>
            <w:tcW w:w="1440" w:type="dxa"/>
            <w:shd w:val="clear" w:color="auto" w:fill="99FF66"/>
            <w:tcMar>
              <w:top w:w="60" w:type="dxa"/>
              <w:left w:w="90" w:type="dxa"/>
              <w:bottom w:w="60" w:type="dxa"/>
              <w:right w:w="90" w:type="dxa"/>
            </w:tcMar>
            <w:vAlign w:val="center"/>
          </w:tcPr>
          <w:p w14:paraId="365D49EB" w14:textId="77777777" w:rsidR="00CF4E47" w:rsidRPr="009F4405" w:rsidRDefault="00CF4E47" w:rsidP="00920045">
            <w:pPr>
              <w:jc w:val="center"/>
            </w:pPr>
            <w:r w:rsidRPr="009F4405">
              <w:rPr>
                <w:sz w:val="18"/>
                <w:szCs w:val="18"/>
              </w:rPr>
              <w:t>RE</w:t>
            </w:r>
          </w:p>
        </w:tc>
        <w:tc>
          <w:tcPr>
            <w:tcW w:w="1440" w:type="dxa"/>
            <w:tcMar>
              <w:top w:w="60" w:type="dxa"/>
              <w:left w:w="90" w:type="dxa"/>
              <w:bottom w:w="60" w:type="dxa"/>
              <w:right w:w="90" w:type="dxa"/>
            </w:tcMar>
            <w:vAlign w:val="center"/>
          </w:tcPr>
          <w:p w14:paraId="33E99769" w14:textId="77777777" w:rsidR="00CF4E47" w:rsidRPr="009F4405" w:rsidRDefault="00CF4E47" w:rsidP="00920045">
            <w:pPr>
              <w:jc w:val="center"/>
            </w:pPr>
            <w:r w:rsidRPr="009F4405">
              <w:rPr>
                <w:sz w:val="18"/>
                <w:szCs w:val="18"/>
              </w:rPr>
              <w:t>UN</w:t>
            </w:r>
          </w:p>
        </w:tc>
        <w:tc>
          <w:tcPr>
            <w:tcW w:w="1440" w:type="dxa"/>
            <w:shd w:val="clear" w:color="auto" w:fill="CCFF99"/>
            <w:tcMar>
              <w:top w:w="60" w:type="dxa"/>
              <w:left w:w="90" w:type="dxa"/>
              <w:bottom w:w="60" w:type="dxa"/>
              <w:right w:w="90" w:type="dxa"/>
            </w:tcMar>
            <w:vAlign w:val="center"/>
          </w:tcPr>
          <w:p w14:paraId="23626539" w14:textId="77777777" w:rsidR="00CF4E47" w:rsidRPr="009F4405" w:rsidRDefault="00CF4E47" w:rsidP="00920045">
            <w:pPr>
              <w:jc w:val="center"/>
            </w:pPr>
            <w:r w:rsidRPr="009F4405">
              <w:rPr>
                <w:sz w:val="18"/>
                <w:szCs w:val="18"/>
              </w:rPr>
              <w:t>PR</w:t>
            </w:r>
          </w:p>
        </w:tc>
        <w:tc>
          <w:tcPr>
            <w:tcW w:w="1440" w:type="dxa"/>
            <w:tcMar>
              <w:top w:w="60" w:type="dxa"/>
              <w:left w:w="90" w:type="dxa"/>
              <w:bottom w:w="60" w:type="dxa"/>
              <w:right w:w="90" w:type="dxa"/>
            </w:tcMar>
            <w:vAlign w:val="center"/>
          </w:tcPr>
          <w:p w14:paraId="10D1F987" w14:textId="77777777" w:rsidR="00CF4E47" w:rsidRPr="009F4405" w:rsidRDefault="00CF4E47" w:rsidP="00920045">
            <w:pPr>
              <w:jc w:val="center"/>
            </w:pPr>
            <w:r w:rsidRPr="009F4405">
              <w:rPr>
                <w:sz w:val="18"/>
                <w:szCs w:val="18"/>
              </w:rPr>
              <w:t>UN</w:t>
            </w:r>
          </w:p>
        </w:tc>
      </w:tr>
      <w:tr w:rsidR="00CF4E47" w:rsidRPr="009F4405" w14:paraId="1E4CB93C" w14:textId="77777777" w:rsidTr="00336379">
        <w:tc>
          <w:tcPr>
            <w:tcW w:w="2500" w:type="dxa"/>
            <w:shd w:val="clear" w:color="auto" w:fill="F2F2F2" w:themeFill="text2" w:themeFillShade="F2"/>
            <w:tcMar>
              <w:top w:w="60" w:type="dxa"/>
              <w:left w:w="90" w:type="dxa"/>
              <w:bottom w:w="60" w:type="dxa"/>
              <w:right w:w="90" w:type="dxa"/>
            </w:tcMar>
            <w:vAlign w:val="center"/>
          </w:tcPr>
          <w:p w14:paraId="594520B0" w14:textId="251FEEE2" w:rsidR="00CF4E47" w:rsidRPr="00111704" w:rsidRDefault="006B46EA" w:rsidP="00920045">
            <w:pPr>
              <w:jc w:val="center"/>
              <w:rPr>
                <w:lang w:val="fr-BE"/>
              </w:rPr>
            </w:pPr>
            <w:r>
              <w:rPr>
                <w:b/>
                <w:bCs/>
                <w:sz w:val="18"/>
                <w:szCs w:val="18"/>
                <w:lang w:val="fr-BE"/>
              </w:rPr>
              <w:t>E04</w:t>
            </w:r>
            <w:r w:rsidR="00CF4E47" w:rsidRPr="00111704">
              <w:rPr>
                <w:b/>
                <w:bCs/>
                <w:sz w:val="18"/>
                <w:szCs w:val="18"/>
                <w:lang w:val="fr-BE"/>
              </w:rPr>
              <w:t xml:space="preserve"> — EU exit / scale-up gap</w:t>
            </w:r>
          </w:p>
        </w:tc>
        <w:tc>
          <w:tcPr>
            <w:tcW w:w="1440" w:type="dxa"/>
            <w:tcMar>
              <w:top w:w="60" w:type="dxa"/>
              <w:left w:w="90" w:type="dxa"/>
              <w:bottom w:w="60" w:type="dxa"/>
              <w:right w:w="90" w:type="dxa"/>
            </w:tcMar>
            <w:vAlign w:val="center"/>
          </w:tcPr>
          <w:p w14:paraId="4C03DB80" w14:textId="77777777" w:rsidR="00CF4E47" w:rsidRPr="009F4405" w:rsidRDefault="00CF4E47" w:rsidP="00920045">
            <w:pPr>
              <w:jc w:val="center"/>
            </w:pPr>
            <w:r w:rsidRPr="009F4405">
              <w:rPr>
                <w:sz w:val="18"/>
                <w:szCs w:val="18"/>
              </w:rPr>
              <w:t>UN</w:t>
            </w:r>
          </w:p>
        </w:tc>
        <w:tc>
          <w:tcPr>
            <w:tcW w:w="1440" w:type="dxa"/>
            <w:shd w:val="clear" w:color="auto" w:fill="CCFF99"/>
            <w:tcMar>
              <w:top w:w="60" w:type="dxa"/>
              <w:left w:w="90" w:type="dxa"/>
              <w:bottom w:w="60" w:type="dxa"/>
              <w:right w:w="90" w:type="dxa"/>
            </w:tcMar>
            <w:vAlign w:val="center"/>
          </w:tcPr>
          <w:p w14:paraId="4B0895FD" w14:textId="77777777" w:rsidR="00CF4E47" w:rsidRPr="009F4405" w:rsidRDefault="00CF4E47" w:rsidP="00920045">
            <w:pPr>
              <w:jc w:val="center"/>
            </w:pPr>
            <w:r w:rsidRPr="009F4405">
              <w:rPr>
                <w:sz w:val="18"/>
                <w:szCs w:val="18"/>
              </w:rPr>
              <w:t>PR</w:t>
            </w:r>
          </w:p>
        </w:tc>
        <w:tc>
          <w:tcPr>
            <w:tcW w:w="1440" w:type="dxa"/>
            <w:shd w:val="clear" w:color="auto" w:fill="CCFF99"/>
            <w:tcMar>
              <w:top w:w="60" w:type="dxa"/>
              <w:left w:w="90" w:type="dxa"/>
              <w:bottom w:w="60" w:type="dxa"/>
              <w:right w:w="90" w:type="dxa"/>
            </w:tcMar>
            <w:vAlign w:val="center"/>
          </w:tcPr>
          <w:p w14:paraId="236EF89B" w14:textId="77777777" w:rsidR="00CF4E47" w:rsidRPr="009F4405" w:rsidRDefault="00CF4E47" w:rsidP="00920045">
            <w:pPr>
              <w:jc w:val="center"/>
            </w:pPr>
            <w:r w:rsidRPr="009F4405">
              <w:rPr>
                <w:sz w:val="18"/>
                <w:szCs w:val="18"/>
              </w:rPr>
              <w:t>PR</w:t>
            </w:r>
          </w:p>
        </w:tc>
        <w:tc>
          <w:tcPr>
            <w:tcW w:w="1440" w:type="dxa"/>
            <w:tcMar>
              <w:top w:w="60" w:type="dxa"/>
              <w:left w:w="90" w:type="dxa"/>
              <w:bottom w:w="60" w:type="dxa"/>
              <w:right w:w="90" w:type="dxa"/>
            </w:tcMar>
            <w:vAlign w:val="center"/>
          </w:tcPr>
          <w:p w14:paraId="73442926" w14:textId="77777777" w:rsidR="00CF4E47" w:rsidRPr="009F4405" w:rsidRDefault="00CF4E47" w:rsidP="00920045">
            <w:pPr>
              <w:jc w:val="center"/>
            </w:pPr>
            <w:r w:rsidRPr="009F4405">
              <w:rPr>
                <w:sz w:val="18"/>
                <w:szCs w:val="18"/>
              </w:rPr>
              <w:t>UN</w:t>
            </w:r>
          </w:p>
        </w:tc>
        <w:tc>
          <w:tcPr>
            <w:tcW w:w="1440" w:type="dxa"/>
            <w:shd w:val="clear" w:color="auto" w:fill="FFCCCC"/>
            <w:tcMar>
              <w:top w:w="60" w:type="dxa"/>
              <w:left w:w="90" w:type="dxa"/>
              <w:bottom w:w="60" w:type="dxa"/>
              <w:right w:w="90" w:type="dxa"/>
            </w:tcMar>
            <w:vAlign w:val="center"/>
          </w:tcPr>
          <w:p w14:paraId="18EB84A7" w14:textId="77777777" w:rsidR="00CF4E47" w:rsidRPr="009F4405" w:rsidRDefault="00CF4E47" w:rsidP="00920045">
            <w:pPr>
              <w:jc w:val="center"/>
            </w:pPr>
            <w:r w:rsidRPr="009F4405">
              <w:rPr>
                <w:sz w:val="18"/>
                <w:szCs w:val="18"/>
              </w:rPr>
              <w:t>WO</w:t>
            </w:r>
          </w:p>
        </w:tc>
      </w:tr>
      <w:tr w:rsidR="00CF4E47" w:rsidRPr="009F4405" w14:paraId="223AF98C" w14:textId="77777777" w:rsidTr="00336379">
        <w:tc>
          <w:tcPr>
            <w:tcW w:w="2500" w:type="dxa"/>
            <w:shd w:val="clear" w:color="auto" w:fill="F2F2F2" w:themeFill="text2" w:themeFillShade="F2"/>
            <w:tcMar>
              <w:top w:w="60" w:type="dxa"/>
              <w:left w:w="90" w:type="dxa"/>
              <w:bottom w:w="60" w:type="dxa"/>
              <w:right w:w="90" w:type="dxa"/>
            </w:tcMar>
            <w:vAlign w:val="center"/>
          </w:tcPr>
          <w:p w14:paraId="006AFFFA" w14:textId="0B9FFEF2" w:rsidR="00CF4E47" w:rsidRPr="009F4405" w:rsidRDefault="006B46EA" w:rsidP="00920045">
            <w:pPr>
              <w:jc w:val="center"/>
            </w:pPr>
            <w:r>
              <w:rPr>
                <w:b/>
                <w:bCs/>
                <w:sz w:val="18"/>
                <w:szCs w:val="18"/>
              </w:rPr>
              <w:t>E09</w:t>
            </w:r>
            <w:r w:rsidR="00CF4E47" w:rsidRPr="009F4405">
              <w:rPr>
                <w:b/>
                <w:bCs/>
                <w:sz w:val="18"/>
                <w:szCs w:val="18"/>
              </w:rPr>
              <w:t xml:space="preserve"> — anchor-tenant dependency</w:t>
            </w:r>
          </w:p>
        </w:tc>
        <w:tc>
          <w:tcPr>
            <w:tcW w:w="1440" w:type="dxa"/>
            <w:tcMar>
              <w:top w:w="60" w:type="dxa"/>
              <w:left w:w="90" w:type="dxa"/>
              <w:bottom w:w="60" w:type="dxa"/>
              <w:right w:w="90" w:type="dxa"/>
            </w:tcMar>
            <w:vAlign w:val="center"/>
          </w:tcPr>
          <w:p w14:paraId="23EAD0BF" w14:textId="77777777" w:rsidR="00CF4E47" w:rsidRPr="009F4405" w:rsidRDefault="00CF4E47" w:rsidP="00920045">
            <w:pPr>
              <w:jc w:val="center"/>
            </w:pPr>
            <w:r w:rsidRPr="009F4405">
              <w:rPr>
                <w:sz w:val="18"/>
                <w:szCs w:val="18"/>
              </w:rPr>
              <w:t>UN</w:t>
            </w:r>
          </w:p>
        </w:tc>
        <w:tc>
          <w:tcPr>
            <w:tcW w:w="1440" w:type="dxa"/>
            <w:shd w:val="clear" w:color="auto" w:fill="CCFF99"/>
            <w:tcMar>
              <w:top w:w="60" w:type="dxa"/>
              <w:left w:w="90" w:type="dxa"/>
              <w:bottom w:w="60" w:type="dxa"/>
              <w:right w:w="90" w:type="dxa"/>
            </w:tcMar>
            <w:vAlign w:val="center"/>
          </w:tcPr>
          <w:p w14:paraId="0256E856" w14:textId="77777777" w:rsidR="00CF4E47" w:rsidRPr="009F4405" w:rsidRDefault="00CF4E47" w:rsidP="00920045">
            <w:pPr>
              <w:jc w:val="center"/>
            </w:pPr>
            <w:r w:rsidRPr="009F4405">
              <w:rPr>
                <w:sz w:val="18"/>
                <w:szCs w:val="18"/>
              </w:rPr>
              <w:t>PR</w:t>
            </w:r>
          </w:p>
        </w:tc>
        <w:tc>
          <w:tcPr>
            <w:tcW w:w="1440" w:type="dxa"/>
            <w:shd w:val="clear" w:color="auto" w:fill="FFCCCC"/>
            <w:tcMar>
              <w:top w:w="60" w:type="dxa"/>
              <w:left w:w="90" w:type="dxa"/>
              <w:bottom w:w="60" w:type="dxa"/>
              <w:right w:w="90" w:type="dxa"/>
            </w:tcMar>
            <w:vAlign w:val="center"/>
          </w:tcPr>
          <w:p w14:paraId="5B1BEC04" w14:textId="77777777" w:rsidR="00CF4E47" w:rsidRPr="009F4405" w:rsidRDefault="00CF4E47" w:rsidP="00920045">
            <w:pPr>
              <w:jc w:val="center"/>
            </w:pPr>
            <w:r w:rsidRPr="009F4405">
              <w:rPr>
                <w:sz w:val="18"/>
                <w:szCs w:val="18"/>
              </w:rPr>
              <w:t>WO</w:t>
            </w:r>
          </w:p>
        </w:tc>
        <w:tc>
          <w:tcPr>
            <w:tcW w:w="1440" w:type="dxa"/>
            <w:shd w:val="clear" w:color="auto" w:fill="CCFF99"/>
            <w:tcMar>
              <w:top w:w="60" w:type="dxa"/>
              <w:left w:w="90" w:type="dxa"/>
              <w:bottom w:w="60" w:type="dxa"/>
              <w:right w:w="90" w:type="dxa"/>
            </w:tcMar>
            <w:vAlign w:val="center"/>
          </w:tcPr>
          <w:p w14:paraId="593A4390" w14:textId="77777777" w:rsidR="00CF4E47" w:rsidRPr="009F4405" w:rsidRDefault="00CF4E47" w:rsidP="00920045">
            <w:pPr>
              <w:jc w:val="center"/>
            </w:pPr>
            <w:r w:rsidRPr="009F4405">
              <w:rPr>
                <w:sz w:val="18"/>
                <w:szCs w:val="18"/>
              </w:rPr>
              <w:t>PR</w:t>
            </w:r>
          </w:p>
        </w:tc>
        <w:tc>
          <w:tcPr>
            <w:tcW w:w="1440" w:type="dxa"/>
            <w:shd w:val="clear" w:color="auto" w:fill="FFCCCC"/>
            <w:tcMar>
              <w:top w:w="60" w:type="dxa"/>
              <w:left w:w="90" w:type="dxa"/>
              <w:bottom w:w="60" w:type="dxa"/>
              <w:right w:w="90" w:type="dxa"/>
            </w:tcMar>
            <w:vAlign w:val="center"/>
          </w:tcPr>
          <w:p w14:paraId="2B3EC5E7" w14:textId="77777777" w:rsidR="00CF4E47" w:rsidRPr="009F4405" w:rsidRDefault="00CF4E47" w:rsidP="00920045">
            <w:pPr>
              <w:jc w:val="center"/>
            </w:pPr>
            <w:r w:rsidRPr="009F4405">
              <w:rPr>
                <w:sz w:val="18"/>
                <w:szCs w:val="18"/>
              </w:rPr>
              <w:t>WO</w:t>
            </w:r>
          </w:p>
        </w:tc>
      </w:tr>
      <w:tr w:rsidR="00CF4E47" w:rsidRPr="009F4405" w14:paraId="4E0DA3EE" w14:textId="77777777" w:rsidTr="00336379">
        <w:tc>
          <w:tcPr>
            <w:tcW w:w="2500" w:type="dxa"/>
            <w:shd w:val="clear" w:color="auto" w:fill="F2F2F2" w:themeFill="text2" w:themeFillShade="F2"/>
            <w:tcMar>
              <w:top w:w="60" w:type="dxa"/>
              <w:left w:w="90" w:type="dxa"/>
              <w:bottom w:w="60" w:type="dxa"/>
              <w:right w:w="90" w:type="dxa"/>
            </w:tcMar>
            <w:vAlign w:val="center"/>
          </w:tcPr>
          <w:p w14:paraId="4B844667" w14:textId="39F69E72" w:rsidR="00CF4E47" w:rsidRPr="009F4405" w:rsidRDefault="00715731" w:rsidP="00920045">
            <w:pPr>
              <w:jc w:val="center"/>
            </w:pPr>
            <w:r>
              <w:rPr>
                <w:b/>
                <w:bCs/>
                <w:sz w:val="18"/>
                <w:szCs w:val="18"/>
              </w:rPr>
              <w:t>F01</w:t>
            </w:r>
            <w:r w:rsidR="00CF4E47" w:rsidRPr="009F4405">
              <w:rPr>
                <w:b/>
                <w:bCs/>
                <w:sz w:val="18"/>
                <w:szCs w:val="18"/>
              </w:rPr>
              <w:t xml:space="preserve"> — ops / safety skills shortage</w:t>
            </w:r>
          </w:p>
        </w:tc>
        <w:tc>
          <w:tcPr>
            <w:tcW w:w="1440" w:type="dxa"/>
            <w:tcMar>
              <w:top w:w="60" w:type="dxa"/>
              <w:left w:w="90" w:type="dxa"/>
              <w:bottom w:w="60" w:type="dxa"/>
              <w:right w:w="90" w:type="dxa"/>
            </w:tcMar>
            <w:vAlign w:val="center"/>
          </w:tcPr>
          <w:p w14:paraId="2C8DAF64" w14:textId="77777777" w:rsidR="00CF4E47" w:rsidRPr="009F4405" w:rsidRDefault="00CF4E47" w:rsidP="00920045">
            <w:pPr>
              <w:jc w:val="center"/>
            </w:pPr>
            <w:r w:rsidRPr="009F4405">
              <w:rPr>
                <w:sz w:val="18"/>
                <w:szCs w:val="18"/>
              </w:rPr>
              <w:t>UN</w:t>
            </w:r>
          </w:p>
        </w:tc>
        <w:tc>
          <w:tcPr>
            <w:tcW w:w="1440" w:type="dxa"/>
            <w:shd w:val="clear" w:color="auto" w:fill="CCFF99"/>
            <w:tcMar>
              <w:top w:w="60" w:type="dxa"/>
              <w:left w:w="90" w:type="dxa"/>
              <w:bottom w:w="60" w:type="dxa"/>
              <w:right w:w="90" w:type="dxa"/>
            </w:tcMar>
            <w:vAlign w:val="center"/>
          </w:tcPr>
          <w:p w14:paraId="528E5E3A" w14:textId="77777777" w:rsidR="00CF4E47" w:rsidRPr="009F4405" w:rsidRDefault="00CF4E47" w:rsidP="00920045">
            <w:pPr>
              <w:jc w:val="center"/>
            </w:pPr>
            <w:r w:rsidRPr="009F4405">
              <w:rPr>
                <w:sz w:val="18"/>
                <w:szCs w:val="18"/>
              </w:rPr>
              <w:t>PR</w:t>
            </w:r>
          </w:p>
        </w:tc>
        <w:tc>
          <w:tcPr>
            <w:tcW w:w="1440" w:type="dxa"/>
            <w:tcMar>
              <w:top w:w="60" w:type="dxa"/>
              <w:left w:w="90" w:type="dxa"/>
              <w:bottom w:w="60" w:type="dxa"/>
              <w:right w:w="90" w:type="dxa"/>
            </w:tcMar>
            <w:vAlign w:val="center"/>
          </w:tcPr>
          <w:p w14:paraId="3AC1BB2D" w14:textId="77777777" w:rsidR="00CF4E47" w:rsidRPr="009F4405" w:rsidRDefault="00CF4E47" w:rsidP="00920045">
            <w:pPr>
              <w:jc w:val="center"/>
            </w:pPr>
            <w:r w:rsidRPr="009F4405">
              <w:rPr>
                <w:sz w:val="18"/>
                <w:szCs w:val="18"/>
              </w:rPr>
              <w:t>UN</w:t>
            </w:r>
          </w:p>
        </w:tc>
        <w:tc>
          <w:tcPr>
            <w:tcW w:w="1440" w:type="dxa"/>
            <w:shd w:val="clear" w:color="auto" w:fill="CCFF99"/>
            <w:tcMar>
              <w:top w:w="60" w:type="dxa"/>
              <w:left w:w="90" w:type="dxa"/>
              <w:bottom w:w="60" w:type="dxa"/>
              <w:right w:w="90" w:type="dxa"/>
            </w:tcMar>
            <w:vAlign w:val="center"/>
          </w:tcPr>
          <w:p w14:paraId="35367A9A" w14:textId="77777777" w:rsidR="00CF4E47" w:rsidRPr="009F4405" w:rsidRDefault="00CF4E47" w:rsidP="00920045">
            <w:pPr>
              <w:jc w:val="center"/>
            </w:pPr>
            <w:r w:rsidRPr="009F4405">
              <w:rPr>
                <w:sz w:val="18"/>
                <w:szCs w:val="18"/>
              </w:rPr>
              <w:t>PR</w:t>
            </w:r>
          </w:p>
        </w:tc>
        <w:tc>
          <w:tcPr>
            <w:tcW w:w="1440" w:type="dxa"/>
            <w:shd w:val="clear" w:color="auto" w:fill="FFCCCC"/>
            <w:tcMar>
              <w:top w:w="60" w:type="dxa"/>
              <w:left w:w="90" w:type="dxa"/>
              <w:bottom w:w="60" w:type="dxa"/>
              <w:right w:w="90" w:type="dxa"/>
            </w:tcMar>
            <w:vAlign w:val="center"/>
          </w:tcPr>
          <w:p w14:paraId="060A23D7" w14:textId="77777777" w:rsidR="00CF4E47" w:rsidRPr="009F4405" w:rsidRDefault="00CF4E47" w:rsidP="00920045">
            <w:pPr>
              <w:jc w:val="center"/>
            </w:pPr>
            <w:r w:rsidRPr="009F4405">
              <w:rPr>
                <w:sz w:val="18"/>
                <w:szCs w:val="18"/>
              </w:rPr>
              <w:t>WO</w:t>
            </w:r>
          </w:p>
        </w:tc>
      </w:tr>
      <w:tr w:rsidR="00CF4E47" w:rsidRPr="009F4405" w14:paraId="6B757E9C" w14:textId="77777777" w:rsidTr="00336379">
        <w:tc>
          <w:tcPr>
            <w:tcW w:w="2500" w:type="dxa"/>
            <w:shd w:val="clear" w:color="auto" w:fill="F2F2F2" w:themeFill="text2" w:themeFillShade="F2"/>
            <w:tcMar>
              <w:top w:w="60" w:type="dxa"/>
              <w:left w:w="90" w:type="dxa"/>
              <w:bottom w:w="60" w:type="dxa"/>
              <w:right w:w="90" w:type="dxa"/>
            </w:tcMar>
            <w:vAlign w:val="center"/>
          </w:tcPr>
          <w:p w14:paraId="7C56BD78" w14:textId="6028C4AD" w:rsidR="00CF4E47" w:rsidRPr="009F4405" w:rsidRDefault="00F16698" w:rsidP="00920045">
            <w:pPr>
              <w:jc w:val="center"/>
            </w:pPr>
            <w:r>
              <w:rPr>
                <w:b/>
                <w:bCs/>
                <w:sz w:val="18"/>
                <w:szCs w:val="18"/>
              </w:rPr>
              <w:t>G01</w:t>
            </w:r>
            <w:r w:rsidR="00CF4E47" w:rsidRPr="009F4405">
              <w:rPr>
                <w:b/>
                <w:bCs/>
                <w:sz w:val="18"/>
                <w:szCs w:val="18"/>
              </w:rPr>
              <w:t xml:space="preserve"> — CSG cybersecurity</w:t>
            </w:r>
          </w:p>
        </w:tc>
        <w:tc>
          <w:tcPr>
            <w:tcW w:w="1440" w:type="dxa"/>
            <w:tcMar>
              <w:top w:w="60" w:type="dxa"/>
              <w:left w:w="90" w:type="dxa"/>
              <w:bottom w:w="60" w:type="dxa"/>
              <w:right w:w="90" w:type="dxa"/>
            </w:tcMar>
            <w:vAlign w:val="center"/>
          </w:tcPr>
          <w:p w14:paraId="26AFA6E5" w14:textId="77777777" w:rsidR="00CF4E47" w:rsidRPr="009F4405" w:rsidRDefault="00CF4E47" w:rsidP="00920045">
            <w:pPr>
              <w:jc w:val="center"/>
            </w:pPr>
            <w:r w:rsidRPr="009F4405">
              <w:rPr>
                <w:sz w:val="18"/>
                <w:szCs w:val="18"/>
              </w:rPr>
              <w:t>UN</w:t>
            </w:r>
          </w:p>
        </w:tc>
        <w:tc>
          <w:tcPr>
            <w:tcW w:w="1440" w:type="dxa"/>
            <w:shd w:val="clear" w:color="auto" w:fill="CCFF99"/>
            <w:tcMar>
              <w:top w:w="60" w:type="dxa"/>
              <w:left w:w="90" w:type="dxa"/>
              <w:bottom w:w="60" w:type="dxa"/>
              <w:right w:w="90" w:type="dxa"/>
            </w:tcMar>
            <w:vAlign w:val="center"/>
          </w:tcPr>
          <w:p w14:paraId="3BA2743C" w14:textId="77777777" w:rsidR="00CF4E47" w:rsidRPr="009F4405" w:rsidRDefault="00CF4E47" w:rsidP="00920045">
            <w:pPr>
              <w:jc w:val="center"/>
            </w:pPr>
            <w:r w:rsidRPr="009F4405">
              <w:rPr>
                <w:sz w:val="18"/>
                <w:szCs w:val="18"/>
              </w:rPr>
              <w:t>PR</w:t>
            </w:r>
          </w:p>
        </w:tc>
        <w:tc>
          <w:tcPr>
            <w:tcW w:w="1440" w:type="dxa"/>
            <w:tcMar>
              <w:top w:w="60" w:type="dxa"/>
              <w:left w:w="90" w:type="dxa"/>
              <w:bottom w:w="60" w:type="dxa"/>
              <w:right w:w="90" w:type="dxa"/>
            </w:tcMar>
            <w:vAlign w:val="center"/>
          </w:tcPr>
          <w:p w14:paraId="625201DA" w14:textId="77777777" w:rsidR="00CF4E47" w:rsidRPr="009F4405" w:rsidRDefault="00CF4E47" w:rsidP="00920045">
            <w:pPr>
              <w:jc w:val="center"/>
            </w:pPr>
            <w:r w:rsidRPr="009F4405">
              <w:rPr>
                <w:sz w:val="18"/>
                <w:szCs w:val="18"/>
              </w:rPr>
              <w:t>UN</w:t>
            </w:r>
          </w:p>
        </w:tc>
        <w:tc>
          <w:tcPr>
            <w:tcW w:w="1440" w:type="dxa"/>
            <w:shd w:val="clear" w:color="auto" w:fill="CCFF99"/>
            <w:tcMar>
              <w:top w:w="60" w:type="dxa"/>
              <w:left w:w="90" w:type="dxa"/>
              <w:bottom w:w="60" w:type="dxa"/>
              <w:right w:w="90" w:type="dxa"/>
            </w:tcMar>
            <w:vAlign w:val="center"/>
          </w:tcPr>
          <w:p w14:paraId="7F1E0326" w14:textId="77777777" w:rsidR="00CF4E47" w:rsidRPr="009F4405" w:rsidRDefault="00CF4E47" w:rsidP="00920045">
            <w:pPr>
              <w:jc w:val="center"/>
            </w:pPr>
            <w:r w:rsidRPr="009F4405">
              <w:rPr>
                <w:sz w:val="18"/>
                <w:szCs w:val="18"/>
              </w:rPr>
              <w:t>PR</w:t>
            </w:r>
          </w:p>
        </w:tc>
        <w:tc>
          <w:tcPr>
            <w:tcW w:w="1440" w:type="dxa"/>
            <w:shd w:val="clear" w:color="auto" w:fill="FFCCCC"/>
            <w:tcMar>
              <w:top w:w="60" w:type="dxa"/>
              <w:left w:w="90" w:type="dxa"/>
              <w:bottom w:w="60" w:type="dxa"/>
              <w:right w:w="90" w:type="dxa"/>
            </w:tcMar>
            <w:vAlign w:val="center"/>
          </w:tcPr>
          <w:p w14:paraId="3D6BCBC8" w14:textId="77777777" w:rsidR="00CF4E47" w:rsidRPr="009F4405" w:rsidRDefault="00CF4E47" w:rsidP="00920045">
            <w:pPr>
              <w:jc w:val="center"/>
            </w:pPr>
            <w:r w:rsidRPr="009F4405">
              <w:rPr>
                <w:sz w:val="18"/>
                <w:szCs w:val="18"/>
              </w:rPr>
              <w:t>WO</w:t>
            </w:r>
          </w:p>
        </w:tc>
      </w:tr>
      <w:tr w:rsidR="00CF4E47" w:rsidRPr="009F4405" w14:paraId="3CF23B6C" w14:textId="77777777" w:rsidTr="00336379">
        <w:tc>
          <w:tcPr>
            <w:tcW w:w="2500" w:type="dxa"/>
            <w:shd w:val="clear" w:color="auto" w:fill="F2F2F2" w:themeFill="text2" w:themeFillShade="F2"/>
            <w:tcMar>
              <w:top w:w="60" w:type="dxa"/>
              <w:left w:w="90" w:type="dxa"/>
              <w:bottom w:w="60" w:type="dxa"/>
              <w:right w:w="90" w:type="dxa"/>
            </w:tcMar>
            <w:vAlign w:val="center"/>
          </w:tcPr>
          <w:p w14:paraId="15872767" w14:textId="278314C8" w:rsidR="00CF4E47" w:rsidRPr="009F4405" w:rsidRDefault="00F16698" w:rsidP="00920045">
            <w:pPr>
              <w:jc w:val="center"/>
            </w:pPr>
            <w:r>
              <w:rPr>
                <w:b/>
                <w:bCs/>
                <w:sz w:val="18"/>
                <w:szCs w:val="18"/>
              </w:rPr>
              <w:t>G07</w:t>
            </w:r>
            <w:r w:rsidR="00CF4E47" w:rsidRPr="009F4405">
              <w:rPr>
                <w:b/>
                <w:bCs/>
                <w:sz w:val="18"/>
                <w:szCs w:val="18"/>
              </w:rPr>
              <w:t xml:space="preserve"> — fragmented ops centres</w:t>
            </w:r>
          </w:p>
        </w:tc>
        <w:tc>
          <w:tcPr>
            <w:tcW w:w="1440" w:type="dxa"/>
            <w:tcMar>
              <w:top w:w="60" w:type="dxa"/>
              <w:left w:w="90" w:type="dxa"/>
              <w:bottom w:w="60" w:type="dxa"/>
              <w:right w:w="90" w:type="dxa"/>
            </w:tcMar>
            <w:vAlign w:val="center"/>
          </w:tcPr>
          <w:p w14:paraId="7CFF504A" w14:textId="77777777" w:rsidR="00CF4E47" w:rsidRPr="009F4405" w:rsidRDefault="00CF4E47" w:rsidP="00920045">
            <w:pPr>
              <w:jc w:val="center"/>
            </w:pPr>
            <w:r w:rsidRPr="009F4405">
              <w:rPr>
                <w:sz w:val="18"/>
                <w:szCs w:val="18"/>
              </w:rPr>
              <w:t>UN</w:t>
            </w:r>
          </w:p>
        </w:tc>
        <w:tc>
          <w:tcPr>
            <w:tcW w:w="1440" w:type="dxa"/>
            <w:shd w:val="clear" w:color="auto" w:fill="CCFF99"/>
            <w:tcMar>
              <w:top w:w="60" w:type="dxa"/>
              <w:left w:w="90" w:type="dxa"/>
              <w:bottom w:w="60" w:type="dxa"/>
              <w:right w:w="90" w:type="dxa"/>
            </w:tcMar>
            <w:vAlign w:val="center"/>
          </w:tcPr>
          <w:p w14:paraId="69B817B9" w14:textId="77777777" w:rsidR="00CF4E47" w:rsidRPr="009F4405" w:rsidRDefault="00CF4E47" w:rsidP="00920045">
            <w:pPr>
              <w:jc w:val="center"/>
            </w:pPr>
            <w:r w:rsidRPr="009F4405">
              <w:rPr>
                <w:sz w:val="18"/>
                <w:szCs w:val="18"/>
              </w:rPr>
              <w:t>PR</w:t>
            </w:r>
          </w:p>
        </w:tc>
        <w:tc>
          <w:tcPr>
            <w:tcW w:w="1440" w:type="dxa"/>
            <w:shd w:val="clear" w:color="auto" w:fill="FFCCCC"/>
            <w:tcMar>
              <w:top w:w="60" w:type="dxa"/>
              <w:left w:w="90" w:type="dxa"/>
              <w:bottom w:w="60" w:type="dxa"/>
              <w:right w:w="90" w:type="dxa"/>
            </w:tcMar>
            <w:vAlign w:val="center"/>
          </w:tcPr>
          <w:p w14:paraId="56730353" w14:textId="77777777" w:rsidR="00CF4E47" w:rsidRPr="009F4405" w:rsidRDefault="00CF4E47" w:rsidP="00920045">
            <w:pPr>
              <w:jc w:val="center"/>
            </w:pPr>
            <w:r w:rsidRPr="009F4405">
              <w:rPr>
                <w:sz w:val="18"/>
                <w:szCs w:val="18"/>
              </w:rPr>
              <w:t>WO</w:t>
            </w:r>
          </w:p>
        </w:tc>
        <w:tc>
          <w:tcPr>
            <w:tcW w:w="1440" w:type="dxa"/>
            <w:shd w:val="clear" w:color="auto" w:fill="CCFF99"/>
            <w:tcMar>
              <w:top w:w="60" w:type="dxa"/>
              <w:left w:w="90" w:type="dxa"/>
              <w:bottom w:w="60" w:type="dxa"/>
              <w:right w:w="90" w:type="dxa"/>
            </w:tcMar>
            <w:vAlign w:val="center"/>
          </w:tcPr>
          <w:p w14:paraId="15536F4E" w14:textId="77777777" w:rsidR="00CF4E47" w:rsidRPr="009F4405" w:rsidRDefault="00CF4E47" w:rsidP="00920045">
            <w:pPr>
              <w:jc w:val="center"/>
            </w:pPr>
            <w:r w:rsidRPr="009F4405">
              <w:rPr>
                <w:sz w:val="18"/>
                <w:szCs w:val="18"/>
              </w:rPr>
              <w:t>PR</w:t>
            </w:r>
          </w:p>
        </w:tc>
        <w:tc>
          <w:tcPr>
            <w:tcW w:w="1440" w:type="dxa"/>
            <w:shd w:val="clear" w:color="auto" w:fill="FFCCCC"/>
            <w:tcMar>
              <w:top w:w="60" w:type="dxa"/>
              <w:left w:w="90" w:type="dxa"/>
              <w:bottom w:w="60" w:type="dxa"/>
              <w:right w:w="90" w:type="dxa"/>
            </w:tcMar>
            <w:vAlign w:val="center"/>
          </w:tcPr>
          <w:p w14:paraId="3CE1C93F" w14:textId="77777777" w:rsidR="00CF4E47" w:rsidRPr="009F4405" w:rsidRDefault="00CF4E47" w:rsidP="00920045">
            <w:pPr>
              <w:jc w:val="center"/>
            </w:pPr>
            <w:r w:rsidRPr="009F4405">
              <w:rPr>
                <w:sz w:val="18"/>
                <w:szCs w:val="18"/>
              </w:rPr>
              <w:t>WO</w:t>
            </w:r>
          </w:p>
        </w:tc>
      </w:tr>
      <w:tr w:rsidR="00CF4E47" w:rsidRPr="009F4405" w14:paraId="551F5FB5" w14:textId="77777777" w:rsidTr="00336379">
        <w:tc>
          <w:tcPr>
            <w:tcW w:w="2500" w:type="dxa"/>
            <w:shd w:val="clear" w:color="auto" w:fill="F2F2F2" w:themeFill="text2" w:themeFillShade="F2"/>
            <w:tcMar>
              <w:top w:w="60" w:type="dxa"/>
              <w:left w:w="90" w:type="dxa"/>
              <w:bottom w:w="60" w:type="dxa"/>
              <w:right w:w="90" w:type="dxa"/>
            </w:tcMar>
            <w:vAlign w:val="center"/>
          </w:tcPr>
          <w:p w14:paraId="33DE674A" w14:textId="6A7A870A" w:rsidR="00CF4E47" w:rsidRPr="00111704" w:rsidRDefault="00CF4E47" w:rsidP="00920045">
            <w:pPr>
              <w:jc w:val="center"/>
              <w:rPr>
                <w:lang w:val="fr-BE"/>
              </w:rPr>
            </w:pPr>
            <w:r w:rsidRPr="00111704">
              <w:rPr>
                <w:b/>
                <w:bCs/>
                <w:sz w:val="18"/>
                <w:szCs w:val="18"/>
                <w:lang w:val="fr-BE"/>
              </w:rPr>
              <w:t>C</w:t>
            </w:r>
            <w:r w:rsidR="00BF40FA">
              <w:rPr>
                <w:b/>
                <w:bCs/>
                <w:sz w:val="18"/>
                <w:szCs w:val="18"/>
                <w:lang w:val="fr-BE"/>
              </w:rPr>
              <w:t>C01</w:t>
            </w:r>
            <w:r w:rsidRPr="00111704">
              <w:rPr>
                <w:b/>
                <w:bCs/>
                <w:sz w:val="18"/>
                <w:szCs w:val="18"/>
                <w:lang w:val="fr-BE"/>
              </w:rPr>
              <w:t xml:space="preserve"> — ITAR / non-EU components</w:t>
            </w:r>
          </w:p>
        </w:tc>
        <w:tc>
          <w:tcPr>
            <w:tcW w:w="1440" w:type="dxa"/>
            <w:tcMar>
              <w:top w:w="60" w:type="dxa"/>
              <w:left w:w="90" w:type="dxa"/>
              <w:bottom w:w="60" w:type="dxa"/>
              <w:right w:w="90" w:type="dxa"/>
            </w:tcMar>
            <w:vAlign w:val="center"/>
          </w:tcPr>
          <w:p w14:paraId="762D5F8A" w14:textId="77777777" w:rsidR="00CF4E47" w:rsidRPr="009F4405" w:rsidRDefault="00CF4E47" w:rsidP="00920045">
            <w:pPr>
              <w:jc w:val="center"/>
            </w:pPr>
            <w:r w:rsidRPr="009F4405">
              <w:rPr>
                <w:sz w:val="18"/>
                <w:szCs w:val="18"/>
              </w:rPr>
              <w:t>UN</w:t>
            </w:r>
          </w:p>
        </w:tc>
        <w:tc>
          <w:tcPr>
            <w:tcW w:w="1440" w:type="dxa"/>
            <w:tcMar>
              <w:top w:w="60" w:type="dxa"/>
              <w:left w:w="90" w:type="dxa"/>
              <w:bottom w:w="60" w:type="dxa"/>
              <w:right w:w="90" w:type="dxa"/>
            </w:tcMar>
            <w:vAlign w:val="center"/>
          </w:tcPr>
          <w:p w14:paraId="45B73349" w14:textId="77777777" w:rsidR="00CF4E47" w:rsidRPr="009F4405" w:rsidRDefault="00CF4E47" w:rsidP="00920045">
            <w:pPr>
              <w:jc w:val="center"/>
            </w:pPr>
            <w:r w:rsidRPr="009F4405">
              <w:rPr>
                <w:sz w:val="18"/>
                <w:szCs w:val="18"/>
              </w:rPr>
              <w:t>UN</w:t>
            </w:r>
          </w:p>
        </w:tc>
        <w:tc>
          <w:tcPr>
            <w:tcW w:w="1440" w:type="dxa"/>
            <w:tcMar>
              <w:top w:w="60" w:type="dxa"/>
              <w:left w:w="90" w:type="dxa"/>
              <w:bottom w:w="60" w:type="dxa"/>
              <w:right w:w="90" w:type="dxa"/>
            </w:tcMar>
            <w:vAlign w:val="center"/>
          </w:tcPr>
          <w:p w14:paraId="20373EA1" w14:textId="77777777" w:rsidR="00CF4E47" w:rsidRPr="009F4405" w:rsidRDefault="00CF4E47" w:rsidP="00920045">
            <w:pPr>
              <w:jc w:val="center"/>
            </w:pPr>
            <w:r w:rsidRPr="009F4405">
              <w:rPr>
                <w:sz w:val="18"/>
                <w:szCs w:val="18"/>
              </w:rPr>
              <w:t>UN</w:t>
            </w:r>
          </w:p>
        </w:tc>
        <w:tc>
          <w:tcPr>
            <w:tcW w:w="1440" w:type="dxa"/>
            <w:tcMar>
              <w:top w:w="60" w:type="dxa"/>
              <w:left w:w="90" w:type="dxa"/>
              <w:bottom w:w="60" w:type="dxa"/>
              <w:right w:w="90" w:type="dxa"/>
            </w:tcMar>
            <w:vAlign w:val="center"/>
          </w:tcPr>
          <w:p w14:paraId="026A686E" w14:textId="77777777" w:rsidR="00CF4E47" w:rsidRPr="009F4405" w:rsidRDefault="00CF4E47" w:rsidP="00920045">
            <w:pPr>
              <w:jc w:val="center"/>
            </w:pPr>
            <w:r w:rsidRPr="009F4405">
              <w:rPr>
                <w:sz w:val="18"/>
                <w:szCs w:val="18"/>
              </w:rPr>
              <w:t>UN</w:t>
            </w:r>
          </w:p>
        </w:tc>
        <w:tc>
          <w:tcPr>
            <w:tcW w:w="1440" w:type="dxa"/>
            <w:shd w:val="clear" w:color="auto" w:fill="FFCCCC"/>
            <w:tcMar>
              <w:top w:w="60" w:type="dxa"/>
              <w:left w:w="90" w:type="dxa"/>
              <w:bottom w:w="60" w:type="dxa"/>
              <w:right w:w="90" w:type="dxa"/>
            </w:tcMar>
            <w:vAlign w:val="center"/>
          </w:tcPr>
          <w:p w14:paraId="4734F171" w14:textId="77777777" w:rsidR="00CF4E47" w:rsidRPr="009F4405" w:rsidRDefault="00CF4E47" w:rsidP="00920045">
            <w:pPr>
              <w:jc w:val="center"/>
            </w:pPr>
            <w:r w:rsidRPr="009F4405">
              <w:rPr>
                <w:sz w:val="18"/>
                <w:szCs w:val="18"/>
              </w:rPr>
              <w:t>WO</w:t>
            </w:r>
          </w:p>
        </w:tc>
      </w:tr>
      <w:tr w:rsidR="00CF4E47" w:rsidRPr="009F4405" w14:paraId="79EB8187" w14:textId="77777777" w:rsidTr="00336379">
        <w:tc>
          <w:tcPr>
            <w:tcW w:w="2500" w:type="dxa"/>
            <w:shd w:val="clear" w:color="auto" w:fill="F2F2F2" w:themeFill="text2" w:themeFillShade="F2"/>
            <w:tcMar>
              <w:top w:w="60" w:type="dxa"/>
              <w:left w:w="90" w:type="dxa"/>
              <w:bottom w:w="60" w:type="dxa"/>
              <w:right w:w="90" w:type="dxa"/>
            </w:tcMar>
            <w:vAlign w:val="center"/>
          </w:tcPr>
          <w:p w14:paraId="2FA78390" w14:textId="2B8B7AE2" w:rsidR="00CF4E47" w:rsidRPr="009F4405" w:rsidRDefault="00CF4E47" w:rsidP="00920045">
            <w:pPr>
              <w:jc w:val="center"/>
            </w:pPr>
            <w:r w:rsidRPr="009F4405">
              <w:t>C</w:t>
            </w:r>
            <w:r w:rsidR="00EA5E86">
              <w:t>C04</w:t>
            </w:r>
            <w:r w:rsidRPr="009F4405">
              <w:rPr>
                <w:b/>
                <w:bCs/>
                <w:sz w:val="18"/>
                <w:szCs w:val="18"/>
              </w:rPr>
              <w:t xml:space="preserve"> — US TT&amp;C high-power amplifiers</w:t>
            </w:r>
          </w:p>
        </w:tc>
        <w:tc>
          <w:tcPr>
            <w:tcW w:w="1440" w:type="dxa"/>
            <w:tcMar>
              <w:top w:w="60" w:type="dxa"/>
              <w:left w:w="90" w:type="dxa"/>
              <w:bottom w:w="60" w:type="dxa"/>
              <w:right w:w="90" w:type="dxa"/>
            </w:tcMar>
            <w:vAlign w:val="center"/>
          </w:tcPr>
          <w:p w14:paraId="486EF8DD" w14:textId="77777777" w:rsidR="00CF4E47" w:rsidRPr="009F4405" w:rsidRDefault="00CF4E47" w:rsidP="00920045">
            <w:pPr>
              <w:jc w:val="center"/>
            </w:pPr>
            <w:r w:rsidRPr="009F4405">
              <w:rPr>
                <w:sz w:val="18"/>
                <w:szCs w:val="18"/>
              </w:rPr>
              <w:t>UN</w:t>
            </w:r>
          </w:p>
        </w:tc>
        <w:tc>
          <w:tcPr>
            <w:tcW w:w="1440" w:type="dxa"/>
            <w:tcMar>
              <w:top w:w="60" w:type="dxa"/>
              <w:left w:w="90" w:type="dxa"/>
              <w:bottom w:w="60" w:type="dxa"/>
              <w:right w:w="90" w:type="dxa"/>
            </w:tcMar>
            <w:vAlign w:val="center"/>
          </w:tcPr>
          <w:p w14:paraId="644E100C" w14:textId="77777777" w:rsidR="00CF4E47" w:rsidRPr="009F4405" w:rsidRDefault="00CF4E47" w:rsidP="00920045">
            <w:pPr>
              <w:jc w:val="center"/>
            </w:pPr>
            <w:r w:rsidRPr="009F4405">
              <w:rPr>
                <w:sz w:val="18"/>
                <w:szCs w:val="18"/>
              </w:rPr>
              <w:t>UN</w:t>
            </w:r>
          </w:p>
        </w:tc>
        <w:tc>
          <w:tcPr>
            <w:tcW w:w="1440" w:type="dxa"/>
            <w:shd w:val="clear" w:color="auto" w:fill="FFCCCC"/>
            <w:tcMar>
              <w:top w:w="60" w:type="dxa"/>
              <w:left w:w="90" w:type="dxa"/>
              <w:bottom w:w="60" w:type="dxa"/>
              <w:right w:w="90" w:type="dxa"/>
            </w:tcMar>
            <w:vAlign w:val="center"/>
          </w:tcPr>
          <w:p w14:paraId="21CA8D6E" w14:textId="77777777" w:rsidR="00CF4E47" w:rsidRPr="009F4405" w:rsidRDefault="00CF4E47" w:rsidP="00920045">
            <w:pPr>
              <w:jc w:val="center"/>
            </w:pPr>
            <w:r w:rsidRPr="009F4405">
              <w:rPr>
                <w:sz w:val="18"/>
                <w:szCs w:val="18"/>
              </w:rPr>
              <w:t>WO</w:t>
            </w:r>
          </w:p>
        </w:tc>
        <w:tc>
          <w:tcPr>
            <w:tcW w:w="1440" w:type="dxa"/>
            <w:tcMar>
              <w:top w:w="60" w:type="dxa"/>
              <w:left w:w="90" w:type="dxa"/>
              <w:bottom w:w="60" w:type="dxa"/>
              <w:right w:w="90" w:type="dxa"/>
            </w:tcMar>
            <w:vAlign w:val="center"/>
          </w:tcPr>
          <w:p w14:paraId="72A06C1B" w14:textId="77777777" w:rsidR="00CF4E47" w:rsidRPr="009F4405" w:rsidRDefault="00CF4E47" w:rsidP="00920045">
            <w:pPr>
              <w:jc w:val="center"/>
            </w:pPr>
            <w:r w:rsidRPr="009F4405">
              <w:rPr>
                <w:sz w:val="18"/>
                <w:szCs w:val="18"/>
              </w:rPr>
              <w:t>UN</w:t>
            </w:r>
          </w:p>
        </w:tc>
        <w:tc>
          <w:tcPr>
            <w:tcW w:w="1440" w:type="dxa"/>
            <w:shd w:val="clear" w:color="auto" w:fill="FFCCCC"/>
            <w:tcMar>
              <w:top w:w="60" w:type="dxa"/>
              <w:left w:w="90" w:type="dxa"/>
              <w:bottom w:w="60" w:type="dxa"/>
              <w:right w:w="90" w:type="dxa"/>
            </w:tcMar>
            <w:vAlign w:val="center"/>
          </w:tcPr>
          <w:p w14:paraId="0F603C07" w14:textId="77777777" w:rsidR="00CF4E47" w:rsidRPr="009F4405" w:rsidRDefault="00CF4E47" w:rsidP="00920045">
            <w:pPr>
              <w:jc w:val="center"/>
            </w:pPr>
            <w:r w:rsidRPr="009F4405">
              <w:rPr>
                <w:sz w:val="18"/>
                <w:szCs w:val="18"/>
              </w:rPr>
              <w:t>WO</w:t>
            </w:r>
          </w:p>
        </w:tc>
      </w:tr>
    </w:tbl>
    <w:p w14:paraId="5AD4FF98" w14:textId="1A443016" w:rsidR="00CF4E47" w:rsidRPr="009F4405" w:rsidRDefault="00CF4E47" w:rsidP="00CF4E47">
      <w:r w:rsidRPr="009F4405">
        <w:t xml:space="preserve">Reading the matrix: S2 carries the most “RE/PR” entries (broadest resolution) at the cost of coordination; S4 concentrates “PR” on the CSG-centric items it is designed to fix; S3 shows a characteristic split — it eases coverage and cadence but </w:t>
      </w:r>
      <w:r w:rsidRPr="009F4405">
        <w:rPr>
          <w:i/>
          <w:iCs/>
        </w:rPr>
        <w:t>worsens</w:t>
      </w:r>
      <w:r w:rsidRPr="009F4405">
        <w:t xml:space="preserve"> the dependency and fragmentation items the state steps back from; S1 is almost uniformly “UN” (capability held, nothing resolved); and S5 is almost uniformly “WO” (capability lost). No single scenario resolves the component-level autonomy items (C</w:t>
      </w:r>
      <w:r w:rsidR="00BF40FA">
        <w:t>C01</w:t>
      </w:r>
      <w:r w:rsidRPr="009F4405">
        <w:t>,C</w:t>
      </w:r>
      <w:r w:rsidR="00EA5E86">
        <w:t>C04</w:t>
      </w:r>
      <w:r w:rsidRPr="009F4405">
        <w:t>) — those require the supply-chain measures identified in the Task 2.3 strategic-autonomy lens and belong to the recommendations regardless of scenario.</w:t>
      </w:r>
    </w:p>
    <w:p w14:paraId="385E4542" w14:textId="7305FEBB" w:rsidR="00CF4E47" w:rsidRPr="009F4405" w:rsidRDefault="00CF4E47" w:rsidP="00E65BC8">
      <w:pPr>
        <w:pStyle w:val="EYHeading4"/>
      </w:pPr>
      <w:r w:rsidRPr="009F4405">
        <w:t>Effects on SWOT weaknesses and threats (all infrastructure)</w:t>
      </w:r>
    </w:p>
    <w:p w14:paraId="26AEADE7" w14:textId="65DFA8E9" w:rsidR="00CF4E47" w:rsidRPr="009F4405" w:rsidRDefault="00CF4E47" w:rsidP="00CF4E47">
      <w:r w:rsidRPr="009F4405">
        <w:t xml:space="preserve">The draft assessed effects for launch facilities only; here the assessment is extended across all infrastructure types. Weaknesses legend — </w:t>
      </w:r>
      <w:r w:rsidRPr="009F4405">
        <w:rPr>
          <w:b/>
          <w:bCs/>
        </w:rPr>
        <w:t>RE</w:t>
      </w:r>
      <w:r w:rsidRPr="009F4405">
        <w:t xml:space="preserve"> resolved, </w:t>
      </w:r>
      <w:r w:rsidRPr="009F4405">
        <w:rPr>
          <w:b/>
          <w:bCs/>
        </w:rPr>
        <w:t>PR</w:t>
      </w:r>
      <w:r w:rsidRPr="009F4405">
        <w:t xml:space="preserve"> partly resolved, </w:t>
      </w:r>
      <w:r w:rsidRPr="009F4405">
        <w:rPr>
          <w:b/>
          <w:bCs/>
        </w:rPr>
        <w:t>UN</w:t>
      </w:r>
      <w:r w:rsidRPr="009F4405">
        <w:t xml:space="preserve"> unaffected, </w:t>
      </w:r>
      <w:r w:rsidRPr="009F4405">
        <w:rPr>
          <w:b/>
          <w:bCs/>
        </w:rPr>
        <w:t>WO</w:t>
      </w:r>
      <w:r w:rsidRPr="009F4405">
        <w:t xml:space="preserve"> worsened.</w:t>
      </w:r>
    </w:p>
    <w:p w14:paraId="5AFAE94A" w14:textId="3A076E37" w:rsidR="00C526C3" w:rsidRPr="009F4405" w:rsidRDefault="00C526C3" w:rsidP="00C526C3">
      <w:pPr>
        <w:pStyle w:val="Caption"/>
      </w:pPr>
      <w:bookmarkStart w:id="157" w:name="_Toc239018435"/>
      <w:r w:rsidRPr="009F4405">
        <w:lastRenderedPageBreak/>
        <w:t xml:space="preserve">Table </w:t>
      </w:r>
      <w:r w:rsidRPr="009F4405">
        <w:fldChar w:fldCharType="begin"/>
      </w:r>
      <w:r w:rsidRPr="009F4405">
        <w:instrText xml:space="preserve"> SEQ Table \* ARABIC </w:instrText>
      </w:r>
      <w:r w:rsidRPr="009F4405">
        <w:fldChar w:fldCharType="separate"/>
      </w:r>
      <w:r w:rsidR="005F19E3">
        <w:rPr>
          <w:noProof/>
        </w:rPr>
        <w:t>44</w:t>
      </w:r>
      <w:r w:rsidRPr="009F4405">
        <w:fldChar w:fldCharType="end"/>
      </w:r>
      <w:r w:rsidRPr="009F4405">
        <w:t xml:space="preserve"> Effect of scenarios on SWOT weaknesses (all infrastructure)</w:t>
      </w:r>
      <w:bookmarkEnd w:id="157"/>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360"/>
        <w:gridCol w:w="1360"/>
        <w:gridCol w:w="1360"/>
        <w:gridCol w:w="1360"/>
        <w:gridCol w:w="1360"/>
      </w:tblGrid>
      <w:tr w:rsidR="00CF4E47" w:rsidRPr="009F4405" w14:paraId="3FC8E003" w14:textId="77777777" w:rsidTr="00C526C3">
        <w:trPr>
          <w:tblHeader/>
        </w:trPr>
        <w:tc>
          <w:tcPr>
            <w:tcW w:w="2900" w:type="dxa"/>
            <w:shd w:val="clear" w:color="auto" w:fill="FFE600" w:themeFill="accent2"/>
            <w:tcMar>
              <w:top w:w="60" w:type="dxa"/>
              <w:left w:w="90" w:type="dxa"/>
              <w:bottom w:w="60" w:type="dxa"/>
              <w:right w:w="90" w:type="dxa"/>
            </w:tcMar>
            <w:vAlign w:val="center"/>
          </w:tcPr>
          <w:p w14:paraId="16524B24" w14:textId="77777777" w:rsidR="00CF4E47" w:rsidRPr="009F4405" w:rsidRDefault="00CF4E47">
            <w:r w:rsidRPr="009F4405">
              <w:rPr>
                <w:b/>
                <w:bCs/>
                <w:sz w:val="18"/>
                <w:szCs w:val="18"/>
              </w:rPr>
              <w:t>Weakness (infrastructure)</w:t>
            </w:r>
          </w:p>
        </w:tc>
        <w:tc>
          <w:tcPr>
            <w:tcW w:w="1360" w:type="dxa"/>
            <w:shd w:val="clear" w:color="auto" w:fill="FFE600" w:themeFill="accent2"/>
            <w:tcMar>
              <w:top w:w="60" w:type="dxa"/>
              <w:left w:w="90" w:type="dxa"/>
              <w:bottom w:w="60" w:type="dxa"/>
              <w:right w:w="90" w:type="dxa"/>
            </w:tcMar>
            <w:vAlign w:val="center"/>
          </w:tcPr>
          <w:p w14:paraId="6E195DD8" w14:textId="77777777" w:rsidR="00CF4E47" w:rsidRPr="009F4405" w:rsidRDefault="00CF4E47">
            <w:r w:rsidRPr="009F4405">
              <w:rPr>
                <w:b/>
                <w:bCs/>
                <w:sz w:val="18"/>
                <w:szCs w:val="18"/>
              </w:rPr>
              <w:t>S1</w:t>
            </w:r>
          </w:p>
        </w:tc>
        <w:tc>
          <w:tcPr>
            <w:tcW w:w="1360" w:type="dxa"/>
            <w:shd w:val="clear" w:color="auto" w:fill="FFE600" w:themeFill="accent2"/>
            <w:tcMar>
              <w:top w:w="60" w:type="dxa"/>
              <w:left w:w="90" w:type="dxa"/>
              <w:bottom w:w="60" w:type="dxa"/>
              <w:right w:w="90" w:type="dxa"/>
            </w:tcMar>
            <w:vAlign w:val="center"/>
          </w:tcPr>
          <w:p w14:paraId="5E322965" w14:textId="77777777" w:rsidR="00CF4E47" w:rsidRPr="009F4405" w:rsidRDefault="00CF4E47">
            <w:r w:rsidRPr="009F4405">
              <w:rPr>
                <w:b/>
                <w:bCs/>
                <w:sz w:val="18"/>
                <w:szCs w:val="18"/>
              </w:rPr>
              <w:t>S2</w:t>
            </w:r>
          </w:p>
        </w:tc>
        <w:tc>
          <w:tcPr>
            <w:tcW w:w="1360" w:type="dxa"/>
            <w:shd w:val="clear" w:color="auto" w:fill="FFE600" w:themeFill="accent2"/>
            <w:tcMar>
              <w:top w:w="60" w:type="dxa"/>
              <w:left w:w="90" w:type="dxa"/>
              <w:bottom w:w="60" w:type="dxa"/>
              <w:right w:w="90" w:type="dxa"/>
            </w:tcMar>
            <w:vAlign w:val="center"/>
          </w:tcPr>
          <w:p w14:paraId="456AE055" w14:textId="77777777" w:rsidR="00CF4E47" w:rsidRPr="009F4405" w:rsidRDefault="00CF4E47">
            <w:r w:rsidRPr="009F4405">
              <w:rPr>
                <w:b/>
                <w:bCs/>
                <w:sz w:val="18"/>
                <w:szCs w:val="18"/>
              </w:rPr>
              <w:t>S3</w:t>
            </w:r>
          </w:p>
        </w:tc>
        <w:tc>
          <w:tcPr>
            <w:tcW w:w="1360" w:type="dxa"/>
            <w:shd w:val="clear" w:color="auto" w:fill="FFE600" w:themeFill="accent2"/>
            <w:tcMar>
              <w:top w:w="60" w:type="dxa"/>
              <w:left w:w="90" w:type="dxa"/>
              <w:bottom w:w="60" w:type="dxa"/>
              <w:right w:w="90" w:type="dxa"/>
            </w:tcMar>
            <w:vAlign w:val="center"/>
          </w:tcPr>
          <w:p w14:paraId="302CF226" w14:textId="77777777" w:rsidR="00CF4E47" w:rsidRPr="009F4405" w:rsidRDefault="00CF4E47">
            <w:r w:rsidRPr="009F4405">
              <w:rPr>
                <w:b/>
                <w:bCs/>
                <w:sz w:val="18"/>
                <w:szCs w:val="18"/>
              </w:rPr>
              <w:t>S4</w:t>
            </w:r>
          </w:p>
        </w:tc>
        <w:tc>
          <w:tcPr>
            <w:tcW w:w="1360" w:type="dxa"/>
            <w:shd w:val="clear" w:color="auto" w:fill="FFE600" w:themeFill="accent2"/>
            <w:tcMar>
              <w:top w:w="60" w:type="dxa"/>
              <w:left w:w="90" w:type="dxa"/>
              <w:bottom w:w="60" w:type="dxa"/>
              <w:right w:w="90" w:type="dxa"/>
            </w:tcMar>
            <w:vAlign w:val="center"/>
          </w:tcPr>
          <w:p w14:paraId="47526A68" w14:textId="77777777" w:rsidR="00CF4E47" w:rsidRPr="009F4405" w:rsidRDefault="00CF4E47">
            <w:r w:rsidRPr="009F4405">
              <w:rPr>
                <w:b/>
                <w:bCs/>
                <w:sz w:val="18"/>
                <w:szCs w:val="18"/>
              </w:rPr>
              <w:t>S5</w:t>
            </w:r>
          </w:p>
        </w:tc>
      </w:tr>
      <w:tr w:rsidR="00CF4E47" w:rsidRPr="009F4405" w14:paraId="7A64A3B8" w14:textId="77777777" w:rsidTr="00C526C3">
        <w:tc>
          <w:tcPr>
            <w:tcW w:w="2900" w:type="dxa"/>
            <w:shd w:val="clear" w:color="auto" w:fill="F2F2F2" w:themeFill="text2" w:themeFillShade="F2"/>
            <w:tcMar>
              <w:top w:w="60" w:type="dxa"/>
              <w:left w:w="90" w:type="dxa"/>
              <w:bottom w:w="60" w:type="dxa"/>
              <w:right w:w="90" w:type="dxa"/>
            </w:tcMar>
          </w:tcPr>
          <w:p w14:paraId="1846B0D4" w14:textId="0E78FC78" w:rsidR="00CF4E47" w:rsidRPr="009F4405" w:rsidRDefault="00CF4E47">
            <w:r w:rsidRPr="009F4405">
              <w:rPr>
                <w:b/>
                <w:bCs/>
                <w:sz w:val="18"/>
                <w:szCs w:val="18"/>
              </w:rPr>
              <w:t>Launch — single heavy/low-incl site (</w:t>
            </w:r>
            <w:r w:rsidR="00C23CBB">
              <w:rPr>
                <w:b/>
                <w:bCs/>
                <w:sz w:val="18"/>
                <w:szCs w:val="18"/>
              </w:rPr>
              <w:t>A01</w:t>
            </w:r>
            <w:r w:rsidRPr="009F4405">
              <w:rPr>
                <w:b/>
                <w:bCs/>
                <w:sz w:val="18"/>
                <w:szCs w:val="18"/>
              </w:rPr>
              <w:t>)</w:t>
            </w:r>
          </w:p>
        </w:tc>
        <w:tc>
          <w:tcPr>
            <w:tcW w:w="1360" w:type="dxa"/>
            <w:tcMar>
              <w:top w:w="60" w:type="dxa"/>
              <w:left w:w="90" w:type="dxa"/>
              <w:bottom w:w="60" w:type="dxa"/>
              <w:right w:w="90" w:type="dxa"/>
            </w:tcMar>
          </w:tcPr>
          <w:p w14:paraId="6AFA7168" w14:textId="77777777" w:rsidR="00CF4E47" w:rsidRPr="009F4405" w:rsidRDefault="00CF4E47">
            <w:r w:rsidRPr="009F4405">
              <w:rPr>
                <w:sz w:val="18"/>
                <w:szCs w:val="18"/>
              </w:rPr>
              <w:t>UN</w:t>
            </w:r>
          </w:p>
        </w:tc>
        <w:tc>
          <w:tcPr>
            <w:tcW w:w="1360" w:type="dxa"/>
            <w:tcMar>
              <w:top w:w="60" w:type="dxa"/>
              <w:left w:w="90" w:type="dxa"/>
              <w:bottom w:w="60" w:type="dxa"/>
              <w:right w:w="90" w:type="dxa"/>
            </w:tcMar>
          </w:tcPr>
          <w:p w14:paraId="24DD8C0F" w14:textId="77777777" w:rsidR="00CF4E47" w:rsidRPr="009F4405" w:rsidRDefault="00CF4E47">
            <w:r w:rsidRPr="009F4405">
              <w:rPr>
                <w:sz w:val="18"/>
                <w:szCs w:val="18"/>
              </w:rPr>
              <w:t>PR</w:t>
            </w:r>
          </w:p>
        </w:tc>
        <w:tc>
          <w:tcPr>
            <w:tcW w:w="1360" w:type="dxa"/>
            <w:tcMar>
              <w:top w:w="60" w:type="dxa"/>
              <w:left w:w="90" w:type="dxa"/>
              <w:bottom w:w="60" w:type="dxa"/>
              <w:right w:w="90" w:type="dxa"/>
            </w:tcMar>
          </w:tcPr>
          <w:p w14:paraId="6252D6DE" w14:textId="77777777" w:rsidR="00CF4E47" w:rsidRPr="009F4405" w:rsidRDefault="00CF4E47">
            <w:r w:rsidRPr="009F4405">
              <w:rPr>
                <w:sz w:val="18"/>
                <w:szCs w:val="18"/>
              </w:rPr>
              <w:t>PR</w:t>
            </w:r>
          </w:p>
        </w:tc>
        <w:tc>
          <w:tcPr>
            <w:tcW w:w="1360" w:type="dxa"/>
            <w:tcMar>
              <w:top w:w="60" w:type="dxa"/>
              <w:left w:w="90" w:type="dxa"/>
              <w:bottom w:w="60" w:type="dxa"/>
              <w:right w:w="90" w:type="dxa"/>
            </w:tcMar>
          </w:tcPr>
          <w:p w14:paraId="1F09DE10" w14:textId="77777777" w:rsidR="00CF4E47" w:rsidRPr="009F4405" w:rsidRDefault="00CF4E47">
            <w:r w:rsidRPr="009F4405">
              <w:rPr>
                <w:sz w:val="18"/>
                <w:szCs w:val="18"/>
              </w:rPr>
              <w:t>PR</w:t>
            </w:r>
          </w:p>
        </w:tc>
        <w:tc>
          <w:tcPr>
            <w:tcW w:w="1360" w:type="dxa"/>
            <w:tcMar>
              <w:top w:w="60" w:type="dxa"/>
              <w:left w:w="90" w:type="dxa"/>
              <w:bottom w:w="60" w:type="dxa"/>
              <w:right w:w="90" w:type="dxa"/>
            </w:tcMar>
          </w:tcPr>
          <w:p w14:paraId="5898D65D" w14:textId="77777777" w:rsidR="00CF4E47" w:rsidRPr="009F4405" w:rsidRDefault="00CF4E47">
            <w:r w:rsidRPr="009F4405">
              <w:rPr>
                <w:sz w:val="18"/>
                <w:szCs w:val="18"/>
              </w:rPr>
              <w:t>WO</w:t>
            </w:r>
          </w:p>
        </w:tc>
      </w:tr>
      <w:tr w:rsidR="00CF4E47" w:rsidRPr="009F4405" w14:paraId="0466E290" w14:textId="77777777" w:rsidTr="00C526C3">
        <w:tc>
          <w:tcPr>
            <w:tcW w:w="2900" w:type="dxa"/>
            <w:shd w:val="clear" w:color="auto" w:fill="F2F2F2" w:themeFill="text2" w:themeFillShade="F2"/>
            <w:tcMar>
              <w:top w:w="60" w:type="dxa"/>
              <w:left w:w="90" w:type="dxa"/>
              <w:bottom w:w="60" w:type="dxa"/>
              <w:right w:w="90" w:type="dxa"/>
            </w:tcMar>
          </w:tcPr>
          <w:p w14:paraId="01E9C64E" w14:textId="77C0F8EC" w:rsidR="00CF4E47" w:rsidRPr="009F4405" w:rsidRDefault="00CF4E47">
            <w:r w:rsidRPr="009F4405">
              <w:rPr>
                <w:b/>
                <w:bCs/>
                <w:sz w:val="18"/>
                <w:szCs w:val="18"/>
              </w:rPr>
              <w:t>Launch — no any-inclination back-up (</w:t>
            </w:r>
            <w:r w:rsidR="00F100C9">
              <w:rPr>
                <w:b/>
                <w:bCs/>
                <w:sz w:val="18"/>
                <w:szCs w:val="18"/>
              </w:rPr>
              <w:t>A04</w:t>
            </w:r>
            <w:r w:rsidRPr="009F4405">
              <w:rPr>
                <w:b/>
                <w:bCs/>
                <w:sz w:val="18"/>
                <w:szCs w:val="18"/>
              </w:rPr>
              <w:t>)</w:t>
            </w:r>
          </w:p>
        </w:tc>
        <w:tc>
          <w:tcPr>
            <w:tcW w:w="1360" w:type="dxa"/>
            <w:tcMar>
              <w:top w:w="60" w:type="dxa"/>
              <w:left w:w="90" w:type="dxa"/>
              <w:bottom w:w="60" w:type="dxa"/>
              <w:right w:w="90" w:type="dxa"/>
            </w:tcMar>
          </w:tcPr>
          <w:p w14:paraId="00694694" w14:textId="77777777" w:rsidR="00CF4E47" w:rsidRPr="009F4405" w:rsidRDefault="00CF4E47">
            <w:r w:rsidRPr="009F4405">
              <w:rPr>
                <w:sz w:val="18"/>
                <w:szCs w:val="18"/>
              </w:rPr>
              <w:t>UN</w:t>
            </w:r>
          </w:p>
        </w:tc>
        <w:tc>
          <w:tcPr>
            <w:tcW w:w="1360" w:type="dxa"/>
            <w:tcMar>
              <w:top w:w="60" w:type="dxa"/>
              <w:left w:w="90" w:type="dxa"/>
              <w:bottom w:w="60" w:type="dxa"/>
              <w:right w:w="90" w:type="dxa"/>
            </w:tcMar>
          </w:tcPr>
          <w:p w14:paraId="61C53DA2" w14:textId="77777777" w:rsidR="00CF4E47" w:rsidRPr="009F4405" w:rsidRDefault="00CF4E47">
            <w:r w:rsidRPr="009F4405">
              <w:rPr>
                <w:sz w:val="18"/>
                <w:szCs w:val="18"/>
              </w:rPr>
              <w:t>UN</w:t>
            </w:r>
          </w:p>
        </w:tc>
        <w:tc>
          <w:tcPr>
            <w:tcW w:w="1360" w:type="dxa"/>
            <w:tcMar>
              <w:top w:w="60" w:type="dxa"/>
              <w:left w:w="90" w:type="dxa"/>
              <w:bottom w:w="60" w:type="dxa"/>
              <w:right w:w="90" w:type="dxa"/>
            </w:tcMar>
          </w:tcPr>
          <w:p w14:paraId="66DA6495" w14:textId="77777777" w:rsidR="00CF4E47" w:rsidRPr="009F4405" w:rsidRDefault="00CF4E47">
            <w:r w:rsidRPr="009F4405">
              <w:rPr>
                <w:sz w:val="18"/>
                <w:szCs w:val="18"/>
              </w:rPr>
              <w:t>PR</w:t>
            </w:r>
          </w:p>
        </w:tc>
        <w:tc>
          <w:tcPr>
            <w:tcW w:w="1360" w:type="dxa"/>
            <w:tcMar>
              <w:top w:w="60" w:type="dxa"/>
              <w:left w:w="90" w:type="dxa"/>
              <w:bottom w:w="60" w:type="dxa"/>
              <w:right w:w="90" w:type="dxa"/>
            </w:tcMar>
          </w:tcPr>
          <w:p w14:paraId="635197EC" w14:textId="77777777" w:rsidR="00CF4E47" w:rsidRPr="009F4405" w:rsidRDefault="00CF4E47">
            <w:r w:rsidRPr="009F4405">
              <w:rPr>
                <w:sz w:val="18"/>
                <w:szCs w:val="18"/>
              </w:rPr>
              <w:t>RE</w:t>
            </w:r>
          </w:p>
        </w:tc>
        <w:tc>
          <w:tcPr>
            <w:tcW w:w="1360" w:type="dxa"/>
            <w:tcMar>
              <w:top w:w="60" w:type="dxa"/>
              <w:left w:w="90" w:type="dxa"/>
              <w:bottom w:w="60" w:type="dxa"/>
              <w:right w:w="90" w:type="dxa"/>
            </w:tcMar>
          </w:tcPr>
          <w:p w14:paraId="4C3E12DF" w14:textId="77777777" w:rsidR="00CF4E47" w:rsidRPr="009F4405" w:rsidRDefault="00CF4E47">
            <w:r w:rsidRPr="009F4405">
              <w:rPr>
                <w:sz w:val="18"/>
                <w:szCs w:val="18"/>
              </w:rPr>
              <w:t>WO</w:t>
            </w:r>
          </w:p>
        </w:tc>
      </w:tr>
      <w:tr w:rsidR="00CF4E47" w:rsidRPr="009F4405" w14:paraId="644F1210" w14:textId="77777777" w:rsidTr="00C526C3">
        <w:tc>
          <w:tcPr>
            <w:tcW w:w="2900" w:type="dxa"/>
            <w:shd w:val="clear" w:color="auto" w:fill="F2F2F2" w:themeFill="text2" w:themeFillShade="F2"/>
            <w:tcMar>
              <w:top w:w="60" w:type="dxa"/>
              <w:left w:w="90" w:type="dxa"/>
              <w:bottom w:w="60" w:type="dxa"/>
              <w:right w:w="90" w:type="dxa"/>
            </w:tcMar>
          </w:tcPr>
          <w:p w14:paraId="7A0E50DA" w14:textId="43203824" w:rsidR="00CF4E47" w:rsidRPr="009F4405" w:rsidRDefault="00CF4E47">
            <w:r w:rsidRPr="009F4405">
              <w:rPr>
                <w:b/>
                <w:bCs/>
                <w:sz w:val="18"/>
                <w:szCs w:val="18"/>
              </w:rPr>
              <w:t>Launch — low cadence / congestion (</w:t>
            </w:r>
            <w:r w:rsidR="0003468C">
              <w:rPr>
                <w:b/>
                <w:bCs/>
                <w:sz w:val="18"/>
                <w:szCs w:val="18"/>
              </w:rPr>
              <w:t>B05</w:t>
            </w:r>
            <w:r w:rsidRPr="009F4405">
              <w:rPr>
                <w:b/>
                <w:bCs/>
                <w:sz w:val="18"/>
                <w:szCs w:val="18"/>
              </w:rPr>
              <w:t xml:space="preserve">, </w:t>
            </w:r>
            <w:r w:rsidR="00F100C9">
              <w:rPr>
                <w:b/>
                <w:bCs/>
                <w:sz w:val="18"/>
                <w:szCs w:val="18"/>
              </w:rPr>
              <w:t>A14</w:t>
            </w:r>
            <w:r w:rsidRPr="009F4405">
              <w:rPr>
                <w:b/>
                <w:bCs/>
                <w:sz w:val="18"/>
                <w:szCs w:val="18"/>
              </w:rPr>
              <w:t>)</w:t>
            </w:r>
          </w:p>
        </w:tc>
        <w:tc>
          <w:tcPr>
            <w:tcW w:w="1360" w:type="dxa"/>
            <w:tcMar>
              <w:top w:w="60" w:type="dxa"/>
              <w:left w:w="90" w:type="dxa"/>
              <w:bottom w:w="60" w:type="dxa"/>
              <w:right w:w="90" w:type="dxa"/>
            </w:tcMar>
          </w:tcPr>
          <w:p w14:paraId="1240B149" w14:textId="77777777" w:rsidR="00CF4E47" w:rsidRPr="009F4405" w:rsidRDefault="00CF4E47">
            <w:r w:rsidRPr="009F4405">
              <w:rPr>
                <w:sz w:val="18"/>
                <w:szCs w:val="18"/>
              </w:rPr>
              <w:t>UN</w:t>
            </w:r>
          </w:p>
        </w:tc>
        <w:tc>
          <w:tcPr>
            <w:tcW w:w="1360" w:type="dxa"/>
            <w:tcMar>
              <w:top w:w="60" w:type="dxa"/>
              <w:left w:w="90" w:type="dxa"/>
              <w:bottom w:w="60" w:type="dxa"/>
              <w:right w:w="90" w:type="dxa"/>
            </w:tcMar>
          </w:tcPr>
          <w:p w14:paraId="56DDFB2F" w14:textId="77777777" w:rsidR="00CF4E47" w:rsidRPr="009F4405" w:rsidRDefault="00CF4E47">
            <w:r w:rsidRPr="009F4405">
              <w:rPr>
                <w:sz w:val="18"/>
                <w:szCs w:val="18"/>
              </w:rPr>
              <w:t>PR</w:t>
            </w:r>
          </w:p>
        </w:tc>
        <w:tc>
          <w:tcPr>
            <w:tcW w:w="1360" w:type="dxa"/>
            <w:tcMar>
              <w:top w:w="60" w:type="dxa"/>
              <w:left w:w="90" w:type="dxa"/>
              <w:bottom w:w="60" w:type="dxa"/>
              <w:right w:w="90" w:type="dxa"/>
            </w:tcMar>
          </w:tcPr>
          <w:p w14:paraId="1CFA26B9" w14:textId="77777777" w:rsidR="00CF4E47" w:rsidRPr="009F4405" w:rsidRDefault="00CF4E47">
            <w:r w:rsidRPr="009F4405">
              <w:rPr>
                <w:sz w:val="18"/>
                <w:szCs w:val="18"/>
              </w:rPr>
              <w:t>PR</w:t>
            </w:r>
          </w:p>
        </w:tc>
        <w:tc>
          <w:tcPr>
            <w:tcW w:w="1360" w:type="dxa"/>
            <w:tcMar>
              <w:top w:w="60" w:type="dxa"/>
              <w:left w:w="90" w:type="dxa"/>
              <w:bottom w:w="60" w:type="dxa"/>
              <w:right w:w="90" w:type="dxa"/>
            </w:tcMar>
          </w:tcPr>
          <w:p w14:paraId="43AC4938" w14:textId="77777777" w:rsidR="00CF4E47" w:rsidRPr="009F4405" w:rsidRDefault="00CF4E47">
            <w:r w:rsidRPr="009F4405">
              <w:rPr>
                <w:sz w:val="18"/>
                <w:szCs w:val="18"/>
              </w:rPr>
              <w:t>PR</w:t>
            </w:r>
          </w:p>
        </w:tc>
        <w:tc>
          <w:tcPr>
            <w:tcW w:w="1360" w:type="dxa"/>
            <w:tcMar>
              <w:top w:w="60" w:type="dxa"/>
              <w:left w:w="90" w:type="dxa"/>
              <w:bottom w:w="60" w:type="dxa"/>
              <w:right w:w="90" w:type="dxa"/>
            </w:tcMar>
          </w:tcPr>
          <w:p w14:paraId="4381C428" w14:textId="77777777" w:rsidR="00CF4E47" w:rsidRPr="009F4405" w:rsidRDefault="00CF4E47">
            <w:r w:rsidRPr="009F4405">
              <w:rPr>
                <w:sz w:val="18"/>
                <w:szCs w:val="18"/>
              </w:rPr>
              <w:t>WO</w:t>
            </w:r>
          </w:p>
        </w:tc>
      </w:tr>
      <w:tr w:rsidR="00CF4E47" w:rsidRPr="009F4405" w14:paraId="286A9819" w14:textId="77777777" w:rsidTr="00C526C3">
        <w:tc>
          <w:tcPr>
            <w:tcW w:w="2900" w:type="dxa"/>
            <w:shd w:val="clear" w:color="auto" w:fill="F2F2F2" w:themeFill="text2" w:themeFillShade="F2"/>
            <w:tcMar>
              <w:top w:w="60" w:type="dxa"/>
              <w:left w:w="90" w:type="dxa"/>
              <w:bottom w:w="60" w:type="dxa"/>
              <w:right w:w="90" w:type="dxa"/>
            </w:tcMar>
          </w:tcPr>
          <w:p w14:paraId="4874E05B" w14:textId="4FDCF77C" w:rsidR="00CF4E47" w:rsidRPr="009F4405" w:rsidRDefault="00CF4E47">
            <w:r w:rsidRPr="009F4405">
              <w:rPr>
                <w:b/>
                <w:bCs/>
                <w:sz w:val="18"/>
                <w:szCs w:val="18"/>
              </w:rPr>
              <w:t>Testing — cryo &amp; solid single points (</w:t>
            </w:r>
            <w:r w:rsidR="00F100C9">
              <w:rPr>
                <w:b/>
                <w:bCs/>
                <w:sz w:val="18"/>
                <w:szCs w:val="18"/>
              </w:rPr>
              <w:t>A11</w:t>
            </w:r>
            <w:r w:rsidRPr="009F4405">
              <w:rPr>
                <w:b/>
                <w:bCs/>
                <w:sz w:val="18"/>
                <w:szCs w:val="18"/>
              </w:rPr>
              <w:t xml:space="preserve">, </w:t>
            </w:r>
            <w:r w:rsidR="00F100C9">
              <w:rPr>
                <w:b/>
                <w:bCs/>
                <w:sz w:val="18"/>
                <w:szCs w:val="18"/>
              </w:rPr>
              <w:t>A12</w:t>
            </w:r>
            <w:r w:rsidRPr="009F4405">
              <w:rPr>
                <w:b/>
                <w:bCs/>
                <w:sz w:val="18"/>
                <w:szCs w:val="18"/>
              </w:rPr>
              <w:t>)</w:t>
            </w:r>
          </w:p>
        </w:tc>
        <w:tc>
          <w:tcPr>
            <w:tcW w:w="1360" w:type="dxa"/>
            <w:tcMar>
              <w:top w:w="60" w:type="dxa"/>
              <w:left w:w="90" w:type="dxa"/>
              <w:bottom w:w="60" w:type="dxa"/>
              <w:right w:w="90" w:type="dxa"/>
            </w:tcMar>
          </w:tcPr>
          <w:p w14:paraId="46CFD627" w14:textId="77777777" w:rsidR="00CF4E47" w:rsidRPr="009F4405" w:rsidRDefault="00CF4E47">
            <w:r w:rsidRPr="009F4405">
              <w:rPr>
                <w:sz w:val="18"/>
                <w:szCs w:val="18"/>
              </w:rPr>
              <w:t>UN</w:t>
            </w:r>
          </w:p>
        </w:tc>
        <w:tc>
          <w:tcPr>
            <w:tcW w:w="1360" w:type="dxa"/>
            <w:tcMar>
              <w:top w:w="60" w:type="dxa"/>
              <w:left w:w="90" w:type="dxa"/>
              <w:bottom w:w="60" w:type="dxa"/>
              <w:right w:w="90" w:type="dxa"/>
            </w:tcMar>
          </w:tcPr>
          <w:p w14:paraId="2E5780DE" w14:textId="77777777" w:rsidR="00CF4E47" w:rsidRPr="009F4405" w:rsidRDefault="00CF4E47">
            <w:r w:rsidRPr="009F4405">
              <w:rPr>
                <w:sz w:val="18"/>
                <w:szCs w:val="18"/>
              </w:rPr>
              <w:t>PR</w:t>
            </w:r>
          </w:p>
        </w:tc>
        <w:tc>
          <w:tcPr>
            <w:tcW w:w="1360" w:type="dxa"/>
            <w:tcMar>
              <w:top w:w="60" w:type="dxa"/>
              <w:left w:w="90" w:type="dxa"/>
              <w:bottom w:w="60" w:type="dxa"/>
              <w:right w:w="90" w:type="dxa"/>
            </w:tcMar>
          </w:tcPr>
          <w:p w14:paraId="6DF7914C" w14:textId="77777777" w:rsidR="00CF4E47" w:rsidRPr="009F4405" w:rsidRDefault="00CF4E47">
            <w:r w:rsidRPr="009F4405">
              <w:rPr>
                <w:sz w:val="18"/>
                <w:szCs w:val="18"/>
              </w:rPr>
              <w:t>UN</w:t>
            </w:r>
          </w:p>
        </w:tc>
        <w:tc>
          <w:tcPr>
            <w:tcW w:w="1360" w:type="dxa"/>
            <w:tcMar>
              <w:top w:w="60" w:type="dxa"/>
              <w:left w:w="90" w:type="dxa"/>
              <w:bottom w:w="60" w:type="dxa"/>
              <w:right w:w="90" w:type="dxa"/>
            </w:tcMar>
          </w:tcPr>
          <w:p w14:paraId="4D8E09D8" w14:textId="77777777" w:rsidR="00CF4E47" w:rsidRPr="009F4405" w:rsidRDefault="00CF4E47">
            <w:r w:rsidRPr="009F4405">
              <w:rPr>
                <w:sz w:val="18"/>
                <w:szCs w:val="18"/>
              </w:rPr>
              <w:t>PR</w:t>
            </w:r>
          </w:p>
        </w:tc>
        <w:tc>
          <w:tcPr>
            <w:tcW w:w="1360" w:type="dxa"/>
            <w:tcMar>
              <w:top w:w="60" w:type="dxa"/>
              <w:left w:w="90" w:type="dxa"/>
              <w:bottom w:w="60" w:type="dxa"/>
              <w:right w:w="90" w:type="dxa"/>
            </w:tcMar>
          </w:tcPr>
          <w:p w14:paraId="5D1C7969" w14:textId="77777777" w:rsidR="00CF4E47" w:rsidRPr="009F4405" w:rsidRDefault="00CF4E47">
            <w:r w:rsidRPr="009F4405">
              <w:rPr>
                <w:sz w:val="18"/>
                <w:szCs w:val="18"/>
              </w:rPr>
              <w:t>WO</w:t>
            </w:r>
          </w:p>
        </w:tc>
      </w:tr>
      <w:tr w:rsidR="00CF4E47" w:rsidRPr="009F4405" w14:paraId="11D5787C" w14:textId="77777777" w:rsidTr="00C526C3">
        <w:tc>
          <w:tcPr>
            <w:tcW w:w="2900" w:type="dxa"/>
            <w:shd w:val="clear" w:color="auto" w:fill="F2F2F2" w:themeFill="text2" w:themeFillShade="F2"/>
            <w:tcMar>
              <w:top w:w="60" w:type="dxa"/>
              <w:left w:w="90" w:type="dxa"/>
              <w:bottom w:w="60" w:type="dxa"/>
              <w:right w:w="90" w:type="dxa"/>
            </w:tcMar>
          </w:tcPr>
          <w:p w14:paraId="1C59C097" w14:textId="0610DCAF" w:rsidR="00CF4E47" w:rsidRPr="009F4405" w:rsidRDefault="00CF4E47">
            <w:r w:rsidRPr="009F4405">
              <w:rPr>
                <w:b/>
                <w:bCs/>
                <w:sz w:val="18"/>
                <w:szCs w:val="18"/>
              </w:rPr>
              <w:t>Manufacturing — single-thread chains (</w:t>
            </w:r>
            <w:r w:rsidR="0003468C">
              <w:rPr>
                <w:b/>
                <w:bCs/>
                <w:sz w:val="18"/>
                <w:szCs w:val="18"/>
              </w:rPr>
              <w:t>B01</w:t>
            </w:r>
            <w:r w:rsidRPr="009F4405">
              <w:rPr>
                <w:b/>
                <w:bCs/>
                <w:sz w:val="18"/>
                <w:szCs w:val="18"/>
              </w:rPr>
              <w:t xml:space="preserve">, </w:t>
            </w:r>
            <w:r w:rsidR="00EA5E86">
              <w:rPr>
                <w:b/>
                <w:bCs/>
                <w:sz w:val="18"/>
                <w:szCs w:val="18"/>
              </w:rPr>
              <w:t>C08</w:t>
            </w:r>
            <w:r w:rsidRPr="009F4405">
              <w:rPr>
                <w:b/>
                <w:bCs/>
                <w:sz w:val="18"/>
                <w:szCs w:val="18"/>
              </w:rPr>
              <w:t>)</w:t>
            </w:r>
          </w:p>
        </w:tc>
        <w:tc>
          <w:tcPr>
            <w:tcW w:w="1360" w:type="dxa"/>
            <w:tcMar>
              <w:top w:w="60" w:type="dxa"/>
              <w:left w:w="90" w:type="dxa"/>
              <w:bottom w:w="60" w:type="dxa"/>
              <w:right w:w="90" w:type="dxa"/>
            </w:tcMar>
          </w:tcPr>
          <w:p w14:paraId="3A3E1B9A" w14:textId="77777777" w:rsidR="00CF4E47" w:rsidRPr="009F4405" w:rsidRDefault="00CF4E47">
            <w:r w:rsidRPr="009F4405">
              <w:rPr>
                <w:sz w:val="18"/>
                <w:szCs w:val="18"/>
              </w:rPr>
              <w:t>UN</w:t>
            </w:r>
          </w:p>
        </w:tc>
        <w:tc>
          <w:tcPr>
            <w:tcW w:w="1360" w:type="dxa"/>
            <w:tcMar>
              <w:top w:w="60" w:type="dxa"/>
              <w:left w:w="90" w:type="dxa"/>
              <w:bottom w:w="60" w:type="dxa"/>
              <w:right w:w="90" w:type="dxa"/>
            </w:tcMar>
          </w:tcPr>
          <w:p w14:paraId="7BB5A601" w14:textId="77777777" w:rsidR="00CF4E47" w:rsidRPr="009F4405" w:rsidRDefault="00CF4E47">
            <w:r w:rsidRPr="009F4405">
              <w:rPr>
                <w:sz w:val="18"/>
                <w:szCs w:val="18"/>
              </w:rPr>
              <w:t>PR</w:t>
            </w:r>
          </w:p>
        </w:tc>
        <w:tc>
          <w:tcPr>
            <w:tcW w:w="1360" w:type="dxa"/>
            <w:tcMar>
              <w:top w:w="60" w:type="dxa"/>
              <w:left w:w="90" w:type="dxa"/>
              <w:bottom w:w="60" w:type="dxa"/>
              <w:right w:w="90" w:type="dxa"/>
            </w:tcMar>
          </w:tcPr>
          <w:p w14:paraId="02AE6403" w14:textId="77777777" w:rsidR="00CF4E47" w:rsidRPr="009F4405" w:rsidRDefault="00CF4E47">
            <w:r w:rsidRPr="009F4405">
              <w:rPr>
                <w:sz w:val="18"/>
                <w:szCs w:val="18"/>
              </w:rPr>
              <w:t>UN</w:t>
            </w:r>
          </w:p>
        </w:tc>
        <w:tc>
          <w:tcPr>
            <w:tcW w:w="1360" w:type="dxa"/>
            <w:tcMar>
              <w:top w:w="60" w:type="dxa"/>
              <w:left w:w="90" w:type="dxa"/>
              <w:bottom w:w="60" w:type="dxa"/>
              <w:right w:w="90" w:type="dxa"/>
            </w:tcMar>
          </w:tcPr>
          <w:p w14:paraId="773F6D13" w14:textId="77777777" w:rsidR="00CF4E47" w:rsidRPr="009F4405" w:rsidRDefault="00CF4E47">
            <w:r w:rsidRPr="009F4405">
              <w:rPr>
                <w:sz w:val="18"/>
                <w:szCs w:val="18"/>
              </w:rPr>
              <w:t>PR</w:t>
            </w:r>
          </w:p>
        </w:tc>
        <w:tc>
          <w:tcPr>
            <w:tcW w:w="1360" w:type="dxa"/>
            <w:tcMar>
              <w:top w:w="60" w:type="dxa"/>
              <w:left w:w="90" w:type="dxa"/>
              <w:bottom w:w="60" w:type="dxa"/>
              <w:right w:w="90" w:type="dxa"/>
            </w:tcMar>
          </w:tcPr>
          <w:p w14:paraId="574875A1" w14:textId="77777777" w:rsidR="00CF4E47" w:rsidRPr="009F4405" w:rsidRDefault="00CF4E47">
            <w:r w:rsidRPr="009F4405">
              <w:rPr>
                <w:sz w:val="18"/>
                <w:szCs w:val="18"/>
              </w:rPr>
              <w:t>WO</w:t>
            </w:r>
          </w:p>
        </w:tc>
      </w:tr>
      <w:tr w:rsidR="00CF4E47" w:rsidRPr="009F4405" w14:paraId="2B2E8C38" w14:textId="77777777" w:rsidTr="00C526C3">
        <w:tc>
          <w:tcPr>
            <w:tcW w:w="2900" w:type="dxa"/>
            <w:shd w:val="clear" w:color="auto" w:fill="F2F2F2" w:themeFill="text2" w:themeFillShade="F2"/>
            <w:tcMar>
              <w:top w:w="60" w:type="dxa"/>
              <w:left w:w="90" w:type="dxa"/>
              <w:bottom w:w="60" w:type="dxa"/>
              <w:right w:w="90" w:type="dxa"/>
            </w:tcMar>
          </w:tcPr>
          <w:p w14:paraId="457BDC1A" w14:textId="7645E025" w:rsidR="00CF4E47" w:rsidRPr="009F4405" w:rsidRDefault="00CF4E47">
            <w:r w:rsidRPr="009F4405">
              <w:rPr>
                <w:b/>
                <w:bCs/>
                <w:sz w:val="18"/>
                <w:szCs w:val="18"/>
              </w:rPr>
              <w:t>TT&amp;C — no harmonised safety / relay (</w:t>
            </w:r>
            <w:r w:rsidR="0018674D">
              <w:rPr>
                <w:b/>
                <w:bCs/>
                <w:sz w:val="18"/>
                <w:szCs w:val="18"/>
              </w:rPr>
              <w:t>D09</w:t>
            </w:r>
            <w:r w:rsidRPr="009F4405">
              <w:rPr>
                <w:b/>
                <w:bCs/>
                <w:sz w:val="18"/>
                <w:szCs w:val="18"/>
              </w:rPr>
              <w:t xml:space="preserve">, </w:t>
            </w:r>
            <w:r w:rsidR="00F100C9">
              <w:rPr>
                <w:b/>
                <w:bCs/>
                <w:sz w:val="18"/>
                <w:szCs w:val="18"/>
              </w:rPr>
              <w:t>A05</w:t>
            </w:r>
            <w:r w:rsidRPr="009F4405">
              <w:rPr>
                <w:b/>
                <w:bCs/>
                <w:sz w:val="18"/>
                <w:szCs w:val="18"/>
              </w:rPr>
              <w:t>)</w:t>
            </w:r>
          </w:p>
        </w:tc>
        <w:tc>
          <w:tcPr>
            <w:tcW w:w="1360" w:type="dxa"/>
            <w:tcMar>
              <w:top w:w="60" w:type="dxa"/>
              <w:left w:w="90" w:type="dxa"/>
              <w:bottom w:w="60" w:type="dxa"/>
              <w:right w:w="90" w:type="dxa"/>
            </w:tcMar>
          </w:tcPr>
          <w:p w14:paraId="3BB7ADFB" w14:textId="77777777" w:rsidR="00CF4E47" w:rsidRPr="009F4405" w:rsidRDefault="00CF4E47">
            <w:r w:rsidRPr="009F4405">
              <w:rPr>
                <w:sz w:val="18"/>
                <w:szCs w:val="18"/>
              </w:rPr>
              <w:t>UN</w:t>
            </w:r>
          </w:p>
        </w:tc>
        <w:tc>
          <w:tcPr>
            <w:tcW w:w="1360" w:type="dxa"/>
            <w:tcMar>
              <w:top w:w="60" w:type="dxa"/>
              <w:left w:w="90" w:type="dxa"/>
              <w:bottom w:w="60" w:type="dxa"/>
              <w:right w:w="90" w:type="dxa"/>
            </w:tcMar>
          </w:tcPr>
          <w:p w14:paraId="109A5C8A" w14:textId="77777777" w:rsidR="00CF4E47" w:rsidRPr="009F4405" w:rsidRDefault="00CF4E47">
            <w:r w:rsidRPr="009F4405">
              <w:rPr>
                <w:sz w:val="18"/>
                <w:szCs w:val="18"/>
              </w:rPr>
              <w:t>RE</w:t>
            </w:r>
          </w:p>
        </w:tc>
        <w:tc>
          <w:tcPr>
            <w:tcW w:w="1360" w:type="dxa"/>
            <w:tcMar>
              <w:top w:w="60" w:type="dxa"/>
              <w:left w:w="90" w:type="dxa"/>
              <w:bottom w:w="60" w:type="dxa"/>
              <w:right w:w="90" w:type="dxa"/>
            </w:tcMar>
          </w:tcPr>
          <w:p w14:paraId="0CDCD242" w14:textId="77777777" w:rsidR="00CF4E47" w:rsidRPr="009F4405" w:rsidRDefault="00CF4E47">
            <w:r w:rsidRPr="009F4405">
              <w:rPr>
                <w:sz w:val="18"/>
                <w:szCs w:val="18"/>
              </w:rPr>
              <w:t>UN</w:t>
            </w:r>
          </w:p>
        </w:tc>
        <w:tc>
          <w:tcPr>
            <w:tcW w:w="1360" w:type="dxa"/>
            <w:tcMar>
              <w:top w:w="60" w:type="dxa"/>
              <w:left w:w="90" w:type="dxa"/>
              <w:bottom w:w="60" w:type="dxa"/>
              <w:right w:w="90" w:type="dxa"/>
            </w:tcMar>
          </w:tcPr>
          <w:p w14:paraId="0E7AE354" w14:textId="77777777" w:rsidR="00CF4E47" w:rsidRPr="009F4405" w:rsidRDefault="00CF4E47">
            <w:r w:rsidRPr="009F4405">
              <w:rPr>
                <w:sz w:val="18"/>
                <w:szCs w:val="18"/>
              </w:rPr>
              <w:t>PR</w:t>
            </w:r>
          </w:p>
        </w:tc>
        <w:tc>
          <w:tcPr>
            <w:tcW w:w="1360" w:type="dxa"/>
            <w:tcMar>
              <w:top w:w="60" w:type="dxa"/>
              <w:left w:w="90" w:type="dxa"/>
              <w:bottom w:w="60" w:type="dxa"/>
              <w:right w:w="90" w:type="dxa"/>
            </w:tcMar>
          </w:tcPr>
          <w:p w14:paraId="1B6FCD95" w14:textId="77777777" w:rsidR="00CF4E47" w:rsidRPr="009F4405" w:rsidRDefault="00CF4E47">
            <w:r w:rsidRPr="009F4405">
              <w:rPr>
                <w:sz w:val="18"/>
                <w:szCs w:val="18"/>
              </w:rPr>
              <w:t>WO</w:t>
            </w:r>
          </w:p>
        </w:tc>
      </w:tr>
      <w:tr w:rsidR="00CF4E47" w:rsidRPr="009F4405" w14:paraId="516E5934" w14:textId="77777777" w:rsidTr="00C526C3">
        <w:tc>
          <w:tcPr>
            <w:tcW w:w="2900" w:type="dxa"/>
            <w:shd w:val="clear" w:color="auto" w:fill="F2F2F2" w:themeFill="text2" w:themeFillShade="F2"/>
            <w:tcMar>
              <w:top w:w="60" w:type="dxa"/>
              <w:left w:w="90" w:type="dxa"/>
              <w:bottom w:w="60" w:type="dxa"/>
              <w:right w:w="90" w:type="dxa"/>
            </w:tcMar>
          </w:tcPr>
          <w:p w14:paraId="33C617F0" w14:textId="2D643593" w:rsidR="00CF4E47" w:rsidRPr="009F4405" w:rsidRDefault="00CF4E47">
            <w:r w:rsidRPr="009F4405">
              <w:rPr>
                <w:b/>
                <w:bCs/>
                <w:sz w:val="18"/>
                <w:szCs w:val="18"/>
              </w:rPr>
              <w:t>Transport — sealift chokepoint (</w:t>
            </w:r>
            <w:r w:rsidR="00DB024E">
              <w:rPr>
                <w:b/>
                <w:bCs/>
                <w:sz w:val="18"/>
                <w:szCs w:val="18"/>
              </w:rPr>
              <w:t>C</w:t>
            </w:r>
            <w:r w:rsidR="00DE5CE4">
              <w:rPr>
                <w:b/>
                <w:bCs/>
                <w:sz w:val="18"/>
                <w:szCs w:val="18"/>
              </w:rPr>
              <w:t>01</w:t>
            </w:r>
            <w:r w:rsidRPr="009F4405">
              <w:rPr>
                <w:b/>
                <w:bCs/>
                <w:sz w:val="18"/>
                <w:szCs w:val="18"/>
              </w:rPr>
              <w:t xml:space="preserve">, </w:t>
            </w:r>
            <w:r w:rsidR="00DB024E">
              <w:rPr>
                <w:b/>
                <w:bCs/>
                <w:sz w:val="18"/>
                <w:szCs w:val="18"/>
              </w:rPr>
              <w:t>C</w:t>
            </w:r>
            <w:r w:rsidR="0018674D">
              <w:rPr>
                <w:b/>
                <w:bCs/>
                <w:sz w:val="18"/>
                <w:szCs w:val="18"/>
              </w:rPr>
              <w:t>02</w:t>
            </w:r>
            <w:r w:rsidRPr="009F4405">
              <w:rPr>
                <w:b/>
                <w:bCs/>
                <w:sz w:val="18"/>
                <w:szCs w:val="18"/>
              </w:rPr>
              <w:t>)</w:t>
            </w:r>
          </w:p>
        </w:tc>
        <w:tc>
          <w:tcPr>
            <w:tcW w:w="1360" w:type="dxa"/>
            <w:tcMar>
              <w:top w:w="60" w:type="dxa"/>
              <w:left w:w="90" w:type="dxa"/>
              <w:bottom w:w="60" w:type="dxa"/>
              <w:right w:w="90" w:type="dxa"/>
            </w:tcMar>
          </w:tcPr>
          <w:p w14:paraId="519112A0" w14:textId="77777777" w:rsidR="00CF4E47" w:rsidRPr="009F4405" w:rsidRDefault="00CF4E47">
            <w:r w:rsidRPr="009F4405">
              <w:rPr>
                <w:sz w:val="18"/>
                <w:szCs w:val="18"/>
              </w:rPr>
              <w:t>UN</w:t>
            </w:r>
          </w:p>
        </w:tc>
        <w:tc>
          <w:tcPr>
            <w:tcW w:w="1360" w:type="dxa"/>
            <w:tcMar>
              <w:top w:w="60" w:type="dxa"/>
              <w:left w:w="90" w:type="dxa"/>
              <w:bottom w:w="60" w:type="dxa"/>
              <w:right w:w="90" w:type="dxa"/>
            </w:tcMar>
          </w:tcPr>
          <w:p w14:paraId="4584660E" w14:textId="77777777" w:rsidR="00CF4E47" w:rsidRPr="009F4405" w:rsidRDefault="00CF4E47">
            <w:r w:rsidRPr="009F4405">
              <w:rPr>
                <w:sz w:val="18"/>
                <w:szCs w:val="18"/>
              </w:rPr>
              <w:t>PR</w:t>
            </w:r>
          </w:p>
        </w:tc>
        <w:tc>
          <w:tcPr>
            <w:tcW w:w="1360" w:type="dxa"/>
            <w:tcMar>
              <w:top w:w="60" w:type="dxa"/>
              <w:left w:w="90" w:type="dxa"/>
              <w:bottom w:w="60" w:type="dxa"/>
              <w:right w:w="90" w:type="dxa"/>
            </w:tcMar>
          </w:tcPr>
          <w:p w14:paraId="034C1070" w14:textId="77777777" w:rsidR="00CF4E47" w:rsidRPr="009F4405" w:rsidRDefault="00CF4E47">
            <w:r w:rsidRPr="009F4405">
              <w:rPr>
                <w:sz w:val="18"/>
                <w:szCs w:val="18"/>
              </w:rPr>
              <w:t>UN</w:t>
            </w:r>
          </w:p>
        </w:tc>
        <w:tc>
          <w:tcPr>
            <w:tcW w:w="1360" w:type="dxa"/>
            <w:tcMar>
              <w:top w:w="60" w:type="dxa"/>
              <w:left w:w="90" w:type="dxa"/>
              <w:bottom w:w="60" w:type="dxa"/>
              <w:right w:w="90" w:type="dxa"/>
            </w:tcMar>
          </w:tcPr>
          <w:p w14:paraId="181F5B00" w14:textId="77777777" w:rsidR="00CF4E47" w:rsidRPr="009F4405" w:rsidRDefault="00CF4E47">
            <w:r w:rsidRPr="009F4405">
              <w:rPr>
                <w:sz w:val="18"/>
                <w:szCs w:val="18"/>
              </w:rPr>
              <w:t>PR</w:t>
            </w:r>
          </w:p>
        </w:tc>
        <w:tc>
          <w:tcPr>
            <w:tcW w:w="1360" w:type="dxa"/>
            <w:tcMar>
              <w:top w:w="60" w:type="dxa"/>
              <w:left w:w="90" w:type="dxa"/>
              <w:bottom w:w="60" w:type="dxa"/>
              <w:right w:w="90" w:type="dxa"/>
            </w:tcMar>
          </w:tcPr>
          <w:p w14:paraId="05F2DF54" w14:textId="77777777" w:rsidR="00CF4E47" w:rsidRPr="009F4405" w:rsidRDefault="00CF4E47">
            <w:r w:rsidRPr="009F4405">
              <w:rPr>
                <w:sz w:val="18"/>
                <w:szCs w:val="18"/>
              </w:rPr>
              <w:t>WO</w:t>
            </w:r>
          </w:p>
        </w:tc>
      </w:tr>
      <w:tr w:rsidR="00CF4E47" w:rsidRPr="009F4405" w14:paraId="09B9FAB6" w14:textId="77777777" w:rsidTr="00C526C3">
        <w:tc>
          <w:tcPr>
            <w:tcW w:w="2900" w:type="dxa"/>
            <w:shd w:val="clear" w:color="auto" w:fill="F2F2F2" w:themeFill="text2" w:themeFillShade="F2"/>
            <w:tcMar>
              <w:top w:w="60" w:type="dxa"/>
              <w:left w:w="90" w:type="dxa"/>
              <w:bottom w:w="60" w:type="dxa"/>
              <w:right w:w="90" w:type="dxa"/>
            </w:tcMar>
          </w:tcPr>
          <w:p w14:paraId="116108DE" w14:textId="0C101D3E" w:rsidR="00CF4E47" w:rsidRPr="009F4405" w:rsidRDefault="00CF4E47">
            <w:r w:rsidRPr="009F4405">
              <w:rPr>
                <w:b/>
                <w:bCs/>
                <w:sz w:val="18"/>
                <w:szCs w:val="18"/>
              </w:rPr>
              <w:t>Operations — fragmented centres (</w:t>
            </w:r>
            <w:r w:rsidR="00F16698">
              <w:rPr>
                <w:b/>
                <w:bCs/>
                <w:sz w:val="18"/>
                <w:szCs w:val="18"/>
              </w:rPr>
              <w:t>G07</w:t>
            </w:r>
            <w:r w:rsidRPr="009F4405">
              <w:rPr>
                <w:b/>
                <w:bCs/>
                <w:sz w:val="18"/>
                <w:szCs w:val="18"/>
              </w:rPr>
              <w:t>)</w:t>
            </w:r>
          </w:p>
        </w:tc>
        <w:tc>
          <w:tcPr>
            <w:tcW w:w="1360" w:type="dxa"/>
            <w:tcMar>
              <w:top w:w="60" w:type="dxa"/>
              <w:left w:w="90" w:type="dxa"/>
              <w:bottom w:w="60" w:type="dxa"/>
              <w:right w:w="90" w:type="dxa"/>
            </w:tcMar>
          </w:tcPr>
          <w:p w14:paraId="529DF27B" w14:textId="77777777" w:rsidR="00CF4E47" w:rsidRPr="009F4405" w:rsidRDefault="00CF4E47">
            <w:r w:rsidRPr="009F4405">
              <w:rPr>
                <w:sz w:val="18"/>
                <w:szCs w:val="18"/>
              </w:rPr>
              <w:t>UN</w:t>
            </w:r>
          </w:p>
        </w:tc>
        <w:tc>
          <w:tcPr>
            <w:tcW w:w="1360" w:type="dxa"/>
            <w:tcMar>
              <w:top w:w="60" w:type="dxa"/>
              <w:left w:w="90" w:type="dxa"/>
              <w:bottom w:w="60" w:type="dxa"/>
              <w:right w:w="90" w:type="dxa"/>
            </w:tcMar>
          </w:tcPr>
          <w:p w14:paraId="106C3D9D" w14:textId="77777777" w:rsidR="00CF4E47" w:rsidRPr="009F4405" w:rsidRDefault="00CF4E47">
            <w:r w:rsidRPr="009F4405">
              <w:rPr>
                <w:sz w:val="18"/>
                <w:szCs w:val="18"/>
              </w:rPr>
              <w:t>PR</w:t>
            </w:r>
          </w:p>
        </w:tc>
        <w:tc>
          <w:tcPr>
            <w:tcW w:w="1360" w:type="dxa"/>
            <w:tcMar>
              <w:top w:w="60" w:type="dxa"/>
              <w:left w:w="90" w:type="dxa"/>
              <w:bottom w:w="60" w:type="dxa"/>
              <w:right w:w="90" w:type="dxa"/>
            </w:tcMar>
          </w:tcPr>
          <w:p w14:paraId="23847D37" w14:textId="77777777" w:rsidR="00CF4E47" w:rsidRPr="009F4405" w:rsidRDefault="00CF4E47">
            <w:r w:rsidRPr="009F4405">
              <w:rPr>
                <w:sz w:val="18"/>
                <w:szCs w:val="18"/>
              </w:rPr>
              <w:t>WO</w:t>
            </w:r>
          </w:p>
        </w:tc>
        <w:tc>
          <w:tcPr>
            <w:tcW w:w="1360" w:type="dxa"/>
            <w:tcMar>
              <w:top w:w="60" w:type="dxa"/>
              <w:left w:w="90" w:type="dxa"/>
              <w:bottom w:w="60" w:type="dxa"/>
              <w:right w:w="90" w:type="dxa"/>
            </w:tcMar>
          </w:tcPr>
          <w:p w14:paraId="2CC45DE8" w14:textId="77777777" w:rsidR="00CF4E47" w:rsidRPr="009F4405" w:rsidRDefault="00CF4E47">
            <w:r w:rsidRPr="009F4405">
              <w:rPr>
                <w:sz w:val="18"/>
                <w:szCs w:val="18"/>
              </w:rPr>
              <w:t>PR</w:t>
            </w:r>
          </w:p>
        </w:tc>
        <w:tc>
          <w:tcPr>
            <w:tcW w:w="1360" w:type="dxa"/>
            <w:tcMar>
              <w:top w:w="60" w:type="dxa"/>
              <w:left w:w="90" w:type="dxa"/>
              <w:bottom w:w="60" w:type="dxa"/>
              <w:right w:w="90" w:type="dxa"/>
            </w:tcMar>
          </w:tcPr>
          <w:p w14:paraId="0453463B" w14:textId="77777777" w:rsidR="00CF4E47" w:rsidRPr="009F4405" w:rsidRDefault="00CF4E47">
            <w:r w:rsidRPr="009F4405">
              <w:rPr>
                <w:sz w:val="18"/>
                <w:szCs w:val="18"/>
              </w:rPr>
              <w:t>WO</w:t>
            </w:r>
          </w:p>
        </w:tc>
      </w:tr>
      <w:tr w:rsidR="00CF4E47" w:rsidRPr="009F4405" w14:paraId="58FF756A" w14:textId="77777777" w:rsidTr="00C526C3">
        <w:tc>
          <w:tcPr>
            <w:tcW w:w="2900" w:type="dxa"/>
            <w:shd w:val="clear" w:color="auto" w:fill="F2F2F2" w:themeFill="text2" w:themeFillShade="F2"/>
            <w:tcMar>
              <w:top w:w="60" w:type="dxa"/>
              <w:left w:w="90" w:type="dxa"/>
              <w:bottom w:w="60" w:type="dxa"/>
              <w:right w:w="90" w:type="dxa"/>
            </w:tcMar>
          </w:tcPr>
          <w:p w14:paraId="3ED3D137" w14:textId="70BDDD7C" w:rsidR="00CF4E47" w:rsidRPr="00111704" w:rsidRDefault="00CF4E47">
            <w:pPr>
              <w:rPr>
                <w:lang w:val="fr-BE"/>
              </w:rPr>
            </w:pPr>
            <w:r w:rsidRPr="00111704">
              <w:rPr>
                <w:b/>
                <w:bCs/>
                <w:sz w:val="18"/>
                <w:szCs w:val="18"/>
                <w:lang w:val="fr-BE"/>
              </w:rPr>
              <w:t>Financial — anchor-tenant / distortion (</w:t>
            </w:r>
            <w:r w:rsidR="006B46EA">
              <w:rPr>
                <w:b/>
                <w:bCs/>
                <w:sz w:val="18"/>
                <w:szCs w:val="18"/>
                <w:lang w:val="fr-BE"/>
              </w:rPr>
              <w:t>E09</w:t>
            </w:r>
            <w:r w:rsidRPr="00111704">
              <w:rPr>
                <w:b/>
                <w:bCs/>
                <w:sz w:val="18"/>
                <w:szCs w:val="18"/>
                <w:lang w:val="fr-BE"/>
              </w:rPr>
              <w:t xml:space="preserve">, </w:t>
            </w:r>
            <w:r w:rsidR="006B46EA">
              <w:rPr>
                <w:b/>
                <w:bCs/>
                <w:sz w:val="18"/>
                <w:szCs w:val="18"/>
                <w:lang w:val="fr-BE"/>
              </w:rPr>
              <w:t>E13</w:t>
            </w:r>
            <w:r w:rsidRPr="00111704">
              <w:rPr>
                <w:b/>
                <w:bCs/>
                <w:sz w:val="18"/>
                <w:szCs w:val="18"/>
                <w:lang w:val="fr-BE"/>
              </w:rPr>
              <w:t>)</w:t>
            </w:r>
          </w:p>
        </w:tc>
        <w:tc>
          <w:tcPr>
            <w:tcW w:w="1360" w:type="dxa"/>
            <w:tcMar>
              <w:top w:w="60" w:type="dxa"/>
              <w:left w:w="90" w:type="dxa"/>
              <w:bottom w:w="60" w:type="dxa"/>
              <w:right w:w="90" w:type="dxa"/>
            </w:tcMar>
          </w:tcPr>
          <w:p w14:paraId="5F0DEE31" w14:textId="77777777" w:rsidR="00CF4E47" w:rsidRPr="009F4405" w:rsidRDefault="00CF4E47">
            <w:r w:rsidRPr="009F4405">
              <w:rPr>
                <w:sz w:val="18"/>
                <w:szCs w:val="18"/>
              </w:rPr>
              <w:t>UN</w:t>
            </w:r>
          </w:p>
        </w:tc>
        <w:tc>
          <w:tcPr>
            <w:tcW w:w="1360" w:type="dxa"/>
            <w:tcMar>
              <w:top w:w="60" w:type="dxa"/>
              <w:left w:w="90" w:type="dxa"/>
              <w:bottom w:w="60" w:type="dxa"/>
              <w:right w:w="90" w:type="dxa"/>
            </w:tcMar>
          </w:tcPr>
          <w:p w14:paraId="3477A505" w14:textId="77777777" w:rsidR="00CF4E47" w:rsidRPr="009F4405" w:rsidRDefault="00CF4E47">
            <w:r w:rsidRPr="009F4405">
              <w:rPr>
                <w:sz w:val="18"/>
                <w:szCs w:val="18"/>
              </w:rPr>
              <w:t>PR</w:t>
            </w:r>
          </w:p>
        </w:tc>
        <w:tc>
          <w:tcPr>
            <w:tcW w:w="1360" w:type="dxa"/>
            <w:tcMar>
              <w:top w:w="60" w:type="dxa"/>
              <w:left w:w="90" w:type="dxa"/>
              <w:bottom w:w="60" w:type="dxa"/>
              <w:right w:w="90" w:type="dxa"/>
            </w:tcMar>
          </w:tcPr>
          <w:p w14:paraId="6D0274C6" w14:textId="77777777" w:rsidR="00CF4E47" w:rsidRPr="009F4405" w:rsidRDefault="00CF4E47">
            <w:r w:rsidRPr="009F4405">
              <w:rPr>
                <w:sz w:val="18"/>
                <w:szCs w:val="18"/>
              </w:rPr>
              <w:t>PR</w:t>
            </w:r>
          </w:p>
        </w:tc>
        <w:tc>
          <w:tcPr>
            <w:tcW w:w="1360" w:type="dxa"/>
            <w:tcMar>
              <w:top w:w="60" w:type="dxa"/>
              <w:left w:w="90" w:type="dxa"/>
              <w:bottom w:w="60" w:type="dxa"/>
              <w:right w:w="90" w:type="dxa"/>
            </w:tcMar>
          </w:tcPr>
          <w:p w14:paraId="1246C678" w14:textId="77777777" w:rsidR="00CF4E47" w:rsidRPr="009F4405" w:rsidRDefault="00CF4E47">
            <w:r w:rsidRPr="009F4405">
              <w:rPr>
                <w:sz w:val="18"/>
                <w:szCs w:val="18"/>
              </w:rPr>
              <w:t>PR</w:t>
            </w:r>
          </w:p>
        </w:tc>
        <w:tc>
          <w:tcPr>
            <w:tcW w:w="1360" w:type="dxa"/>
            <w:tcMar>
              <w:top w:w="60" w:type="dxa"/>
              <w:left w:w="90" w:type="dxa"/>
              <w:bottom w:w="60" w:type="dxa"/>
              <w:right w:w="90" w:type="dxa"/>
            </w:tcMar>
          </w:tcPr>
          <w:p w14:paraId="4038AADB" w14:textId="77777777" w:rsidR="00CF4E47" w:rsidRPr="009F4405" w:rsidRDefault="00CF4E47">
            <w:r w:rsidRPr="009F4405">
              <w:rPr>
                <w:sz w:val="18"/>
                <w:szCs w:val="18"/>
              </w:rPr>
              <w:t>WO</w:t>
            </w:r>
          </w:p>
        </w:tc>
      </w:tr>
      <w:tr w:rsidR="00CF4E47" w:rsidRPr="009F4405" w14:paraId="53C6A1A3" w14:textId="77777777" w:rsidTr="00C526C3">
        <w:tc>
          <w:tcPr>
            <w:tcW w:w="2900" w:type="dxa"/>
            <w:shd w:val="clear" w:color="auto" w:fill="F2F2F2" w:themeFill="text2" w:themeFillShade="F2"/>
            <w:tcMar>
              <w:top w:w="60" w:type="dxa"/>
              <w:left w:w="90" w:type="dxa"/>
              <w:bottom w:w="60" w:type="dxa"/>
              <w:right w:w="90" w:type="dxa"/>
            </w:tcMar>
          </w:tcPr>
          <w:p w14:paraId="5B4845E3" w14:textId="1EF2AB2D" w:rsidR="00CF4E47" w:rsidRPr="009F4405" w:rsidRDefault="00CF4E47">
            <w:r w:rsidRPr="009F4405">
              <w:rPr>
                <w:b/>
                <w:bCs/>
                <w:sz w:val="18"/>
                <w:szCs w:val="18"/>
              </w:rPr>
              <w:t>Governance — fragmented licensing (</w:t>
            </w:r>
            <w:r w:rsidR="00DE5CE4">
              <w:rPr>
                <w:b/>
                <w:bCs/>
                <w:sz w:val="18"/>
                <w:szCs w:val="18"/>
              </w:rPr>
              <w:t>D01</w:t>
            </w:r>
            <w:r w:rsidRPr="009F4405">
              <w:rPr>
                <w:b/>
                <w:bCs/>
                <w:sz w:val="18"/>
                <w:szCs w:val="18"/>
              </w:rPr>
              <w:t xml:space="preserve">, </w:t>
            </w:r>
            <w:r w:rsidR="0018674D">
              <w:rPr>
                <w:b/>
                <w:bCs/>
                <w:sz w:val="18"/>
                <w:szCs w:val="18"/>
              </w:rPr>
              <w:t>D02</w:t>
            </w:r>
            <w:r w:rsidRPr="009F4405">
              <w:rPr>
                <w:b/>
                <w:bCs/>
                <w:sz w:val="18"/>
                <w:szCs w:val="18"/>
              </w:rPr>
              <w:t>)</w:t>
            </w:r>
          </w:p>
        </w:tc>
        <w:tc>
          <w:tcPr>
            <w:tcW w:w="1360" w:type="dxa"/>
            <w:tcMar>
              <w:top w:w="60" w:type="dxa"/>
              <w:left w:w="90" w:type="dxa"/>
              <w:bottom w:w="60" w:type="dxa"/>
              <w:right w:w="90" w:type="dxa"/>
            </w:tcMar>
          </w:tcPr>
          <w:p w14:paraId="7EAE0242" w14:textId="77777777" w:rsidR="00CF4E47" w:rsidRPr="009F4405" w:rsidRDefault="00CF4E47">
            <w:r w:rsidRPr="009F4405">
              <w:rPr>
                <w:sz w:val="18"/>
                <w:szCs w:val="18"/>
              </w:rPr>
              <w:t>UN</w:t>
            </w:r>
          </w:p>
        </w:tc>
        <w:tc>
          <w:tcPr>
            <w:tcW w:w="1360" w:type="dxa"/>
            <w:tcMar>
              <w:top w:w="60" w:type="dxa"/>
              <w:left w:w="90" w:type="dxa"/>
              <w:bottom w:w="60" w:type="dxa"/>
              <w:right w:w="90" w:type="dxa"/>
            </w:tcMar>
          </w:tcPr>
          <w:p w14:paraId="74999449" w14:textId="77777777" w:rsidR="00CF4E47" w:rsidRPr="009F4405" w:rsidRDefault="00CF4E47">
            <w:r w:rsidRPr="009F4405">
              <w:rPr>
                <w:sz w:val="18"/>
                <w:szCs w:val="18"/>
              </w:rPr>
              <w:t>RE</w:t>
            </w:r>
          </w:p>
        </w:tc>
        <w:tc>
          <w:tcPr>
            <w:tcW w:w="1360" w:type="dxa"/>
            <w:tcMar>
              <w:top w:w="60" w:type="dxa"/>
              <w:left w:w="90" w:type="dxa"/>
              <w:bottom w:w="60" w:type="dxa"/>
              <w:right w:w="90" w:type="dxa"/>
            </w:tcMar>
          </w:tcPr>
          <w:p w14:paraId="42DAAD87" w14:textId="77777777" w:rsidR="00CF4E47" w:rsidRPr="009F4405" w:rsidRDefault="00CF4E47">
            <w:r w:rsidRPr="009F4405">
              <w:rPr>
                <w:sz w:val="18"/>
                <w:szCs w:val="18"/>
              </w:rPr>
              <w:t>UN</w:t>
            </w:r>
          </w:p>
        </w:tc>
        <w:tc>
          <w:tcPr>
            <w:tcW w:w="1360" w:type="dxa"/>
            <w:tcMar>
              <w:top w:w="60" w:type="dxa"/>
              <w:left w:w="90" w:type="dxa"/>
              <w:bottom w:w="60" w:type="dxa"/>
              <w:right w:w="90" w:type="dxa"/>
            </w:tcMar>
          </w:tcPr>
          <w:p w14:paraId="5A3FFB5E" w14:textId="77777777" w:rsidR="00CF4E47" w:rsidRPr="009F4405" w:rsidRDefault="00CF4E47">
            <w:r w:rsidRPr="009F4405">
              <w:rPr>
                <w:sz w:val="18"/>
                <w:szCs w:val="18"/>
              </w:rPr>
              <w:t>PR</w:t>
            </w:r>
          </w:p>
        </w:tc>
        <w:tc>
          <w:tcPr>
            <w:tcW w:w="1360" w:type="dxa"/>
            <w:tcMar>
              <w:top w:w="60" w:type="dxa"/>
              <w:left w:w="90" w:type="dxa"/>
              <w:bottom w:w="60" w:type="dxa"/>
              <w:right w:w="90" w:type="dxa"/>
            </w:tcMar>
          </w:tcPr>
          <w:p w14:paraId="639B317E" w14:textId="77777777" w:rsidR="00CF4E47" w:rsidRPr="009F4405" w:rsidRDefault="00CF4E47">
            <w:r w:rsidRPr="009F4405">
              <w:rPr>
                <w:sz w:val="18"/>
                <w:szCs w:val="18"/>
              </w:rPr>
              <w:t>UN</w:t>
            </w:r>
          </w:p>
        </w:tc>
      </w:tr>
      <w:tr w:rsidR="00CF4E47" w:rsidRPr="009F4405" w14:paraId="5F55719A" w14:textId="77777777" w:rsidTr="00C526C3">
        <w:tc>
          <w:tcPr>
            <w:tcW w:w="2900" w:type="dxa"/>
            <w:shd w:val="clear" w:color="auto" w:fill="F2F2F2" w:themeFill="text2" w:themeFillShade="F2"/>
            <w:tcMar>
              <w:top w:w="60" w:type="dxa"/>
              <w:left w:w="90" w:type="dxa"/>
              <w:bottom w:w="60" w:type="dxa"/>
              <w:right w:w="90" w:type="dxa"/>
            </w:tcMar>
          </w:tcPr>
          <w:p w14:paraId="0633D584" w14:textId="5B94D8F5" w:rsidR="00CF4E47" w:rsidRPr="009F4405" w:rsidRDefault="00CF4E47">
            <w:r w:rsidRPr="009F4405">
              <w:rPr>
                <w:b/>
                <w:bCs/>
                <w:sz w:val="18"/>
                <w:szCs w:val="18"/>
              </w:rPr>
              <w:t>Skills — specialist shortage (</w:t>
            </w:r>
            <w:r w:rsidR="00715731">
              <w:rPr>
                <w:b/>
                <w:bCs/>
                <w:sz w:val="18"/>
                <w:szCs w:val="18"/>
              </w:rPr>
              <w:t>F01</w:t>
            </w:r>
            <w:r w:rsidRPr="009F4405">
              <w:rPr>
                <w:b/>
                <w:bCs/>
                <w:sz w:val="18"/>
                <w:szCs w:val="18"/>
              </w:rPr>
              <w:t>)</w:t>
            </w:r>
          </w:p>
        </w:tc>
        <w:tc>
          <w:tcPr>
            <w:tcW w:w="1360" w:type="dxa"/>
            <w:tcMar>
              <w:top w:w="60" w:type="dxa"/>
              <w:left w:w="90" w:type="dxa"/>
              <w:bottom w:w="60" w:type="dxa"/>
              <w:right w:w="90" w:type="dxa"/>
            </w:tcMar>
          </w:tcPr>
          <w:p w14:paraId="0D92E0A1" w14:textId="77777777" w:rsidR="00CF4E47" w:rsidRPr="009F4405" w:rsidRDefault="00CF4E47">
            <w:r w:rsidRPr="009F4405">
              <w:rPr>
                <w:sz w:val="18"/>
                <w:szCs w:val="18"/>
              </w:rPr>
              <w:t>UN</w:t>
            </w:r>
          </w:p>
        </w:tc>
        <w:tc>
          <w:tcPr>
            <w:tcW w:w="1360" w:type="dxa"/>
            <w:tcMar>
              <w:top w:w="60" w:type="dxa"/>
              <w:left w:w="90" w:type="dxa"/>
              <w:bottom w:w="60" w:type="dxa"/>
              <w:right w:w="90" w:type="dxa"/>
            </w:tcMar>
          </w:tcPr>
          <w:p w14:paraId="56C03264" w14:textId="77777777" w:rsidR="00CF4E47" w:rsidRPr="009F4405" w:rsidRDefault="00CF4E47">
            <w:r w:rsidRPr="009F4405">
              <w:rPr>
                <w:sz w:val="18"/>
                <w:szCs w:val="18"/>
              </w:rPr>
              <w:t>PR</w:t>
            </w:r>
          </w:p>
        </w:tc>
        <w:tc>
          <w:tcPr>
            <w:tcW w:w="1360" w:type="dxa"/>
            <w:tcMar>
              <w:top w:w="60" w:type="dxa"/>
              <w:left w:w="90" w:type="dxa"/>
              <w:bottom w:w="60" w:type="dxa"/>
              <w:right w:w="90" w:type="dxa"/>
            </w:tcMar>
          </w:tcPr>
          <w:p w14:paraId="2659FF1F" w14:textId="77777777" w:rsidR="00CF4E47" w:rsidRPr="009F4405" w:rsidRDefault="00CF4E47">
            <w:r w:rsidRPr="009F4405">
              <w:rPr>
                <w:sz w:val="18"/>
                <w:szCs w:val="18"/>
              </w:rPr>
              <w:t>UN</w:t>
            </w:r>
          </w:p>
        </w:tc>
        <w:tc>
          <w:tcPr>
            <w:tcW w:w="1360" w:type="dxa"/>
            <w:tcMar>
              <w:top w:w="60" w:type="dxa"/>
              <w:left w:w="90" w:type="dxa"/>
              <w:bottom w:w="60" w:type="dxa"/>
              <w:right w:w="90" w:type="dxa"/>
            </w:tcMar>
          </w:tcPr>
          <w:p w14:paraId="659D051A" w14:textId="77777777" w:rsidR="00CF4E47" w:rsidRPr="009F4405" w:rsidRDefault="00CF4E47">
            <w:r w:rsidRPr="009F4405">
              <w:rPr>
                <w:sz w:val="18"/>
                <w:szCs w:val="18"/>
              </w:rPr>
              <w:t>PR</w:t>
            </w:r>
          </w:p>
        </w:tc>
        <w:tc>
          <w:tcPr>
            <w:tcW w:w="1360" w:type="dxa"/>
            <w:tcMar>
              <w:top w:w="60" w:type="dxa"/>
              <w:left w:w="90" w:type="dxa"/>
              <w:bottom w:w="60" w:type="dxa"/>
              <w:right w:w="90" w:type="dxa"/>
            </w:tcMar>
          </w:tcPr>
          <w:p w14:paraId="53D9A32A" w14:textId="77777777" w:rsidR="00CF4E47" w:rsidRPr="009F4405" w:rsidRDefault="00CF4E47">
            <w:r w:rsidRPr="009F4405">
              <w:rPr>
                <w:sz w:val="18"/>
                <w:szCs w:val="18"/>
              </w:rPr>
              <w:t>WO</w:t>
            </w:r>
          </w:p>
        </w:tc>
      </w:tr>
    </w:tbl>
    <w:p w14:paraId="09700820" w14:textId="5E0077B9" w:rsidR="00CF4E47" w:rsidRPr="009F4405" w:rsidRDefault="00CF4E47" w:rsidP="00CF4E47">
      <w:r w:rsidRPr="009F4405">
        <w:t xml:space="preserve">Threats legend — </w:t>
      </w:r>
      <w:r w:rsidRPr="009F4405">
        <w:rPr>
          <w:b/>
          <w:bCs/>
        </w:rPr>
        <w:t>EL</w:t>
      </w:r>
      <w:r w:rsidRPr="009F4405">
        <w:t xml:space="preserve"> eliminated, </w:t>
      </w:r>
      <w:r w:rsidRPr="009F4405">
        <w:rPr>
          <w:b/>
          <w:bCs/>
        </w:rPr>
        <w:t>RE</w:t>
      </w:r>
      <w:r w:rsidRPr="009F4405">
        <w:t xml:space="preserve"> reduced, </w:t>
      </w:r>
      <w:r w:rsidRPr="009F4405">
        <w:rPr>
          <w:b/>
          <w:bCs/>
        </w:rPr>
        <w:t>TU</w:t>
      </w:r>
      <w:r w:rsidRPr="009F4405">
        <w:t xml:space="preserve"> unaffected, </w:t>
      </w:r>
      <w:r w:rsidRPr="009F4405">
        <w:rPr>
          <w:b/>
          <w:bCs/>
        </w:rPr>
        <w:t>IN</w:t>
      </w:r>
      <w:r w:rsidRPr="009F4405">
        <w:t xml:space="preserve"> intensified.</w:t>
      </w:r>
    </w:p>
    <w:p w14:paraId="537F4A5F" w14:textId="21DFB451" w:rsidR="00C526C3" w:rsidRPr="009F4405" w:rsidRDefault="00C526C3" w:rsidP="00C526C3">
      <w:pPr>
        <w:pStyle w:val="Caption"/>
      </w:pPr>
      <w:bookmarkStart w:id="158" w:name="_Toc239018436"/>
      <w:r w:rsidRPr="009F4405">
        <w:t xml:space="preserve">Table </w:t>
      </w:r>
      <w:r w:rsidRPr="009F4405">
        <w:fldChar w:fldCharType="begin"/>
      </w:r>
      <w:r w:rsidRPr="009F4405">
        <w:instrText xml:space="preserve"> SEQ Table \* ARABIC </w:instrText>
      </w:r>
      <w:r w:rsidRPr="009F4405">
        <w:fldChar w:fldCharType="separate"/>
      </w:r>
      <w:r w:rsidR="005F19E3">
        <w:rPr>
          <w:noProof/>
        </w:rPr>
        <w:t>45</w:t>
      </w:r>
      <w:r w:rsidRPr="009F4405">
        <w:fldChar w:fldCharType="end"/>
      </w:r>
      <w:r w:rsidRPr="009F4405">
        <w:t xml:space="preserve"> Effect of scenarios on SWOT threats (all infrastructure)</w:t>
      </w:r>
      <w:bookmarkEnd w:id="158"/>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360"/>
        <w:gridCol w:w="1360"/>
        <w:gridCol w:w="1360"/>
        <w:gridCol w:w="1360"/>
        <w:gridCol w:w="1360"/>
      </w:tblGrid>
      <w:tr w:rsidR="00CF4E47" w:rsidRPr="009F4405" w14:paraId="35B86154" w14:textId="77777777" w:rsidTr="00C526C3">
        <w:trPr>
          <w:tblHeader/>
        </w:trPr>
        <w:tc>
          <w:tcPr>
            <w:tcW w:w="2900" w:type="dxa"/>
            <w:shd w:val="clear" w:color="auto" w:fill="FFE600" w:themeFill="accent2"/>
            <w:tcMar>
              <w:top w:w="60" w:type="dxa"/>
              <w:left w:w="90" w:type="dxa"/>
              <w:bottom w:w="60" w:type="dxa"/>
              <w:right w:w="90" w:type="dxa"/>
            </w:tcMar>
            <w:vAlign w:val="center"/>
          </w:tcPr>
          <w:p w14:paraId="29F47A49" w14:textId="77777777" w:rsidR="00CF4E47" w:rsidRPr="009F4405" w:rsidRDefault="00CF4E47">
            <w:r w:rsidRPr="009F4405">
              <w:rPr>
                <w:b/>
                <w:bCs/>
                <w:sz w:val="18"/>
                <w:szCs w:val="18"/>
              </w:rPr>
              <w:t>Threat</w:t>
            </w:r>
          </w:p>
        </w:tc>
        <w:tc>
          <w:tcPr>
            <w:tcW w:w="1360" w:type="dxa"/>
            <w:shd w:val="clear" w:color="auto" w:fill="FFE600" w:themeFill="accent2"/>
            <w:tcMar>
              <w:top w:w="60" w:type="dxa"/>
              <w:left w:w="90" w:type="dxa"/>
              <w:bottom w:w="60" w:type="dxa"/>
              <w:right w:w="90" w:type="dxa"/>
            </w:tcMar>
            <w:vAlign w:val="center"/>
          </w:tcPr>
          <w:p w14:paraId="23040103" w14:textId="77777777" w:rsidR="00CF4E47" w:rsidRPr="009F4405" w:rsidRDefault="00CF4E47">
            <w:r w:rsidRPr="009F4405">
              <w:rPr>
                <w:b/>
                <w:bCs/>
                <w:sz w:val="18"/>
                <w:szCs w:val="18"/>
              </w:rPr>
              <w:t>S1</w:t>
            </w:r>
          </w:p>
        </w:tc>
        <w:tc>
          <w:tcPr>
            <w:tcW w:w="1360" w:type="dxa"/>
            <w:shd w:val="clear" w:color="auto" w:fill="FFE600" w:themeFill="accent2"/>
            <w:tcMar>
              <w:top w:w="60" w:type="dxa"/>
              <w:left w:w="90" w:type="dxa"/>
              <w:bottom w:w="60" w:type="dxa"/>
              <w:right w:w="90" w:type="dxa"/>
            </w:tcMar>
            <w:vAlign w:val="center"/>
          </w:tcPr>
          <w:p w14:paraId="6BA7964C" w14:textId="77777777" w:rsidR="00CF4E47" w:rsidRPr="009F4405" w:rsidRDefault="00CF4E47">
            <w:r w:rsidRPr="009F4405">
              <w:rPr>
                <w:b/>
                <w:bCs/>
                <w:sz w:val="18"/>
                <w:szCs w:val="18"/>
              </w:rPr>
              <w:t>S2</w:t>
            </w:r>
          </w:p>
        </w:tc>
        <w:tc>
          <w:tcPr>
            <w:tcW w:w="1360" w:type="dxa"/>
            <w:shd w:val="clear" w:color="auto" w:fill="FFE600" w:themeFill="accent2"/>
            <w:tcMar>
              <w:top w:w="60" w:type="dxa"/>
              <w:left w:w="90" w:type="dxa"/>
              <w:bottom w:w="60" w:type="dxa"/>
              <w:right w:w="90" w:type="dxa"/>
            </w:tcMar>
            <w:vAlign w:val="center"/>
          </w:tcPr>
          <w:p w14:paraId="173DC305" w14:textId="77777777" w:rsidR="00CF4E47" w:rsidRPr="009F4405" w:rsidRDefault="00CF4E47">
            <w:r w:rsidRPr="009F4405">
              <w:rPr>
                <w:b/>
                <w:bCs/>
                <w:sz w:val="18"/>
                <w:szCs w:val="18"/>
              </w:rPr>
              <w:t>S3</w:t>
            </w:r>
          </w:p>
        </w:tc>
        <w:tc>
          <w:tcPr>
            <w:tcW w:w="1360" w:type="dxa"/>
            <w:shd w:val="clear" w:color="auto" w:fill="FFE600" w:themeFill="accent2"/>
            <w:tcMar>
              <w:top w:w="60" w:type="dxa"/>
              <w:left w:w="90" w:type="dxa"/>
              <w:bottom w:w="60" w:type="dxa"/>
              <w:right w:w="90" w:type="dxa"/>
            </w:tcMar>
            <w:vAlign w:val="center"/>
          </w:tcPr>
          <w:p w14:paraId="376F4F63" w14:textId="77777777" w:rsidR="00CF4E47" w:rsidRPr="009F4405" w:rsidRDefault="00CF4E47">
            <w:r w:rsidRPr="009F4405">
              <w:rPr>
                <w:b/>
                <w:bCs/>
                <w:sz w:val="18"/>
                <w:szCs w:val="18"/>
              </w:rPr>
              <w:t>S4</w:t>
            </w:r>
          </w:p>
        </w:tc>
        <w:tc>
          <w:tcPr>
            <w:tcW w:w="1360" w:type="dxa"/>
            <w:shd w:val="clear" w:color="auto" w:fill="FFE600" w:themeFill="accent2"/>
            <w:tcMar>
              <w:top w:w="60" w:type="dxa"/>
              <w:left w:w="90" w:type="dxa"/>
              <w:bottom w:w="60" w:type="dxa"/>
              <w:right w:w="90" w:type="dxa"/>
            </w:tcMar>
            <w:vAlign w:val="center"/>
          </w:tcPr>
          <w:p w14:paraId="44456820" w14:textId="77777777" w:rsidR="00CF4E47" w:rsidRPr="009F4405" w:rsidRDefault="00CF4E47">
            <w:r w:rsidRPr="009F4405">
              <w:rPr>
                <w:b/>
                <w:bCs/>
                <w:sz w:val="18"/>
                <w:szCs w:val="18"/>
              </w:rPr>
              <w:t>S5</w:t>
            </w:r>
          </w:p>
        </w:tc>
      </w:tr>
      <w:tr w:rsidR="00CF4E47" w:rsidRPr="009F4405" w14:paraId="7D0E4AFE" w14:textId="77777777" w:rsidTr="00C526C3">
        <w:tc>
          <w:tcPr>
            <w:tcW w:w="2900" w:type="dxa"/>
            <w:shd w:val="clear" w:color="auto" w:fill="F2F2F2" w:themeFill="text2" w:themeFillShade="F2"/>
            <w:tcMar>
              <w:top w:w="60" w:type="dxa"/>
              <w:left w:w="90" w:type="dxa"/>
              <w:bottom w:w="60" w:type="dxa"/>
              <w:right w:w="90" w:type="dxa"/>
            </w:tcMar>
          </w:tcPr>
          <w:p w14:paraId="7D7A94DA" w14:textId="77777777" w:rsidR="00CF4E47" w:rsidRPr="009F4405" w:rsidRDefault="00CF4E47">
            <w:r w:rsidRPr="009F4405">
              <w:rPr>
                <w:b/>
                <w:bCs/>
                <w:sz w:val="18"/>
                <w:szCs w:val="18"/>
              </w:rPr>
              <w:t>Congestion at CSG</w:t>
            </w:r>
          </w:p>
        </w:tc>
        <w:tc>
          <w:tcPr>
            <w:tcW w:w="1360" w:type="dxa"/>
            <w:tcMar>
              <w:top w:w="60" w:type="dxa"/>
              <w:left w:w="90" w:type="dxa"/>
              <w:bottom w:w="60" w:type="dxa"/>
              <w:right w:w="90" w:type="dxa"/>
            </w:tcMar>
          </w:tcPr>
          <w:p w14:paraId="62AD5805" w14:textId="77777777" w:rsidR="00CF4E47" w:rsidRPr="009F4405" w:rsidRDefault="00CF4E47">
            <w:r w:rsidRPr="009F4405">
              <w:rPr>
                <w:sz w:val="18"/>
                <w:szCs w:val="18"/>
              </w:rPr>
              <w:t>TU</w:t>
            </w:r>
          </w:p>
        </w:tc>
        <w:tc>
          <w:tcPr>
            <w:tcW w:w="1360" w:type="dxa"/>
            <w:tcMar>
              <w:top w:w="60" w:type="dxa"/>
              <w:left w:w="90" w:type="dxa"/>
              <w:bottom w:w="60" w:type="dxa"/>
              <w:right w:w="90" w:type="dxa"/>
            </w:tcMar>
          </w:tcPr>
          <w:p w14:paraId="2F169627" w14:textId="77777777" w:rsidR="00CF4E47" w:rsidRPr="009F4405" w:rsidRDefault="00CF4E47">
            <w:r w:rsidRPr="009F4405">
              <w:rPr>
                <w:sz w:val="18"/>
                <w:szCs w:val="18"/>
              </w:rPr>
              <w:t>EL</w:t>
            </w:r>
          </w:p>
        </w:tc>
        <w:tc>
          <w:tcPr>
            <w:tcW w:w="1360" w:type="dxa"/>
            <w:tcMar>
              <w:top w:w="60" w:type="dxa"/>
              <w:left w:w="90" w:type="dxa"/>
              <w:bottom w:w="60" w:type="dxa"/>
              <w:right w:w="90" w:type="dxa"/>
            </w:tcMar>
          </w:tcPr>
          <w:p w14:paraId="108B23F2" w14:textId="77777777" w:rsidR="00CF4E47" w:rsidRPr="009F4405" w:rsidRDefault="00CF4E47">
            <w:r w:rsidRPr="009F4405">
              <w:rPr>
                <w:sz w:val="18"/>
                <w:szCs w:val="18"/>
              </w:rPr>
              <w:t>RE</w:t>
            </w:r>
          </w:p>
        </w:tc>
        <w:tc>
          <w:tcPr>
            <w:tcW w:w="1360" w:type="dxa"/>
            <w:tcMar>
              <w:top w:w="60" w:type="dxa"/>
              <w:left w:w="90" w:type="dxa"/>
              <w:bottom w:w="60" w:type="dxa"/>
              <w:right w:w="90" w:type="dxa"/>
            </w:tcMar>
          </w:tcPr>
          <w:p w14:paraId="44EEC338" w14:textId="77777777" w:rsidR="00CF4E47" w:rsidRPr="009F4405" w:rsidRDefault="00CF4E47">
            <w:r w:rsidRPr="009F4405">
              <w:rPr>
                <w:sz w:val="18"/>
                <w:szCs w:val="18"/>
              </w:rPr>
              <w:t>EL</w:t>
            </w:r>
          </w:p>
        </w:tc>
        <w:tc>
          <w:tcPr>
            <w:tcW w:w="1360" w:type="dxa"/>
            <w:tcMar>
              <w:top w:w="60" w:type="dxa"/>
              <w:left w:w="90" w:type="dxa"/>
              <w:bottom w:w="60" w:type="dxa"/>
              <w:right w:w="90" w:type="dxa"/>
            </w:tcMar>
          </w:tcPr>
          <w:p w14:paraId="16C4200D" w14:textId="77777777" w:rsidR="00CF4E47" w:rsidRPr="009F4405" w:rsidRDefault="00CF4E47">
            <w:r w:rsidRPr="009F4405">
              <w:rPr>
                <w:sz w:val="18"/>
                <w:szCs w:val="18"/>
              </w:rPr>
              <w:t>IN</w:t>
            </w:r>
          </w:p>
        </w:tc>
      </w:tr>
      <w:tr w:rsidR="00CF4E47" w:rsidRPr="009F4405" w14:paraId="38C3735D" w14:textId="77777777" w:rsidTr="00C526C3">
        <w:tc>
          <w:tcPr>
            <w:tcW w:w="2900" w:type="dxa"/>
            <w:shd w:val="clear" w:color="auto" w:fill="F2F2F2" w:themeFill="text2" w:themeFillShade="F2"/>
            <w:tcMar>
              <w:top w:w="60" w:type="dxa"/>
              <w:left w:w="90" w:type="dxa"/>
              <w:bottom w:w="60" w:type="dxa"/>
              <w:right w:w="90" w:type="dxa"/>
            </w:tcMar>
          </w:tcPr>
          <w:p w14:paraId="285FDBED" w14:textId="77777777" w:rsidR="00CF4E47" w:rsidRPr="009F4405" w:rsidRDefault="00CF4E47">
            <w:r w:rsidRPr="009F4405">
              <w:rPr>
                <w:b/>
                <w:bCs/>
                <w:sz w:val="18"/>
                <w:szCs w:val="18"/>
              </w:rPr>
              <w:t>Vulnerable logistics chains</w:t>
            </w:r>
          </w:p>
        </w:tc>
        <w:tc>
          <w:tcPr>
            <w:tcW w:w="1360" w:type="dxa"/>
            <w:tcMar>
              <w:top w:w="60" w:type="dxa"/>
              <w:left w:w="90" w:type="dxa"/>
              <w:bottom w:w="60" w:type="dxa"/>
              <w:right w:w="90" w:type="dxa"/>
            </w:tcMar>
          </w:tcPr>
          <w:p w14:paraId="0084CB13" w14:textId="77777777" w:rsidR="00CF4E47" w:rsidRPr="009F4405" w:rsidRDefault="00CF4E47">
            <w:r w:rsidRPr="009F4405">
              <w:rPr>
                <w:sz w:val="18"/>
                <w:szCs w:val="18"/>
              </w:rPr>
              <w:t>TU</w:t>
            </w:r>
          </w:p>
        </w:tc>
        <w:tc>
          <w:tcPr>
            <w:tcW w:w="1360" w:type="dxa"/>
            <w:tcMar>
              <w:top w:w="60" w:type="dxa"/>
              <w:left w:w="90" w:type="dxa"/>
              <w:bottom w:w="60" w:type="dxa"/>
              <w:right w:w="90" w:type="dxa"/>
            </w:tcMar>
          </w:tcPr>
          <w:p w14:paraId="016F3F52" w14:textId="77777777" w:rsidR="00CF4E47" w:rsidRPr="009F4405" w:rsidRDefault="00CF4E47">
            <w:r w:rsidRPr="009F4405">
              <w:rPr>
                <w:sz w:val="18"/>
                <w:szCs w:val="18"/>
              </w:rPr>
              <w:t>RE</w:t>
            </w:r>
          </w:p>
        </w:tc>
        <w:tc>
          <w:tcPr>
            <w:tcW w:w="1360" w:type="dxa"/>
            <w:tcMar>
              <w:top w:w="60" w:type="dxa"/>
              <w:left w:w="90" w:type="dxa"/>
              <w:bottom w:w="60" w:type="dxa"/>
              <w:right w:w="90" w:type="dxa"/>
            </w:tcMar>
          </w:tcPr>
          <w:p w14:paraId="23DCCEBC" w14:textId="77777777" w:rsidR="00CF4E47" w:rsidRPr="009F4405" w:rsidRDefault="00CF4E47">
            <w:r w:rsidRPr="009F4405">
              <w:rPr>
                <w:sz w:val="18"/>
                <w:szCs w:val="18"/>
              </w:rPr>
              <w:t>TU</w:t>
            </w:r>
          </w:p>
        </w:tc>
        <w:tc>
          <w:tcPr>
            <w:tcW w:w="1360" w:type="dxa"/>
            <w:tcMar>
              <w:top w:w="60" w:type="dxa"/>
              <w:left w:w="90" w:type="dxa"/>
              <w:bottom w:w="60" w:type="dxa"/>
              <w:right w:w="90" w:type="dxa"/>
            </w:tcMar>
          </w:tcPr>
          <w:p w14:paraId="68F3CC22" w14:textId="77777777" w:rsidR="00CF4E47" w:rsidRPr="009F4405" w:rsidRDefault="00CF4E47">
            <w:r w:rsidRPr="009F4405">
              <w:rPr>
                <w:sz w:val="18"/>
                <w:szCs w:val="18"/>
              </w:rPr>
              <w:t>RE</w:t>
            </w:r>
          </w:p>
        </w:tc>
        <w:tc>
          <w:tcPr>
            <w:tcW w:w="1360" w:type="dxa"/>
            <w:tcMar>
              <w:top w:w="60" w:type="dxa"/>
              <w:left w:w="90" w:type="dxa"/>
              <w:bottom w:w="60" w:type="dxa"/>
              <w:right w:w="90" w:type="dxa"/>
            </w:tcMar>
          </w:tcPr>
          <w:p w14:paraId="6BEB30FE" w14:textId="77777777" w:rsidR="00CF4E47" w:rsidRPr="009F4405" w:rsidRDefault="00CF4E47">
            <w:r w:rsidRPr="009F4405">
              <w:rPr>
                <w:sz w:val="18"/>
                <w:szCs w:val="18"/>
              </w:rPr>
              <w:t>IN</w:t>
            </w:r>
          </w:p>
        </w:tc>
      </w:tr>
      <w:tr w:rsidR="00CF4E47" w:rsidRPr="009F4405" w14:paraId="4DE827DF" w14:textId="77777777" w:rsidTr="00C526C3">
        <w:tc>
          <w:tcPr>
            <w:tcW w:w="2900" w:type="dxa"/>
            <w:shd w:val="clear" w:color="auto" w:fill="F2F2F2" w:themeFill="text2" w:themeFillShade="F2"/>
            <w:tcMar>
              <w:top w:w="60" w:type="dxa"/>
              <w:left w:w="90" w:type="dxa"/>
              <w:bottom w:w="60" w:type="dxa"/>
              <w:right w:w="90" w:type="dxa"/>
            </w:tcMar>
          </w:tcPr>
          <w:p w14:paraId="3D2D90A0" w14:textId="77777777" w:rsidR="00CF4E47" w:rsidRPr="009F4405" w:rsidRDefault="00CF4E47">
            <w:r w:rsidRPr="009F4405">
              <w:rPr>
                <w:b/>
                <w:bCs/>
                <w:sz w:val="18"/>
                <w:szCs w:val="18"/>
              </w:rPr>
              <w:t>Falling below global competitors</w:t>
            </w:r>
          </w:p>
        </w:tc>
        <w:tc>
          <w:tcPr>
            <w:tcW w:w="1360" w:type="dxa"/>
            <w:tcMar>
              <w:top w:w="60" w:type="dxa"/>
              <w:left w:w="90" w:type="dxa"/>
              <w:bottom w:w="60" w:type="dxa"/>
              <w:right w:w="90" w:type="dxa"/>
            </w:tcMar>
          </w:tcPr>
          <w:p w14:paraId="18121BCD" w14:textId="77777777" w:rsidR="00CF4E47" w:rsidRPr="009F4405" w:rsidRDefault="00CF4E47">
            <w:r w:rsidRPr="009F4405">
              <w:rPr>
                <w:sz w:val="18"/>
                <w:szCs w:val="18"/>
              </w:rPr>
              <w:t>TU</w:t>
            </w:r>
          </w:p>
        </w:tc>
        <w:tc>
          <w:tcPr>
            <w:tcW w:w="1360" w:type="dxa"/>
            <w:tcMar>
              <w:top w:w="60" w:type="dxa"/>
              <w:left w:w="90" w:type="dxa"/>
              <w:bottom w:w="60" w:type="dxa"/>
              <w:right w:w="90" w:type="dxa"/>
            </w:tcMar>
          </w:tcPr>
          <w:p w14:paraId="09C13A81" w14:textId="77777777" w:rsidR="00CF4E47" w:rsidRPr="009F4405" w:rsidRDefault="00CF4E47">
            <w:r w:rsidRPr="009F4405">
              <w:rPr>
                <w:sz w:val="18"/>
                <w:szCs w:val="18"/>
              </w:rPr>
              <w:t>RE</w:t>
            </w:r>
          </w:p>
        </w:tc>
        <w:tc>
          <w:tcPr>
            <w:tcW w:w="1360" w:type="dxa"/>
            <w:tcMar>
              <w:top w:w="60" w:type="dxa"/>
              <w:left w:w="90" w:type="dxa"/>
              <w:bottom w:w="60" w:type="dxa"/>
              <w:right w:w="90" w:type="dxa"/>
            </w:tcMar>
          </w:tcPr>
          <w:p w14:paraId="54EE0EB9" w14:textId="77777777" w:rsidR="00CF4E47" w:rsidRPr="009F4405" w:rsidRDefault="00CF4E47">
            <w:r w:rsidRPr="009F4405">
              <w:rPr>
                <w:sz w:val="18"/>
                <w:szCs w:val="18"/>
              </w:rPr>
              <w:t>RE</w:t>
            </w:r>
          </w:p>
        </w:tc>
        <w:tc>
          <w:tcPr>
            <w:tcW w:w="1360" w:type="dxa"/>
            <w:tcMar>
              <w:top w:w="60" w:type="dxa"/>
              <w:left w:w="90" w:type="dxa"/>
              <w:bottom w:w="60" w:type="dxa"/>
              <w:right w:w="90" w:type="dxa"/>
            </w:tcMar>
          </w:tcPr>
          <w:p w14:paraId="4BB7C153" w14:textId="77777777" w:rsidR="00CF4E47" w:rsidRPr="009F4405" w:rsidRDefault="00CF4E47">
            <w:r w:rsidRPr="009F4405">
              <w:rPr>
                <w:sz w:val="18"/>
                <w:szCs w:val="18"/>
              </w:rPr>
              <w:t>RE</w:t>
            </w:r>
          </w:p>
        </w:tc>
        <w:tc>
          <w:tcPr>
            <w:tcW w:w="1360" w:type="dxa"/>
            <w:tcMar>
              <w:top w:w="60" w:type="dxa"/>
              <w:left w:w="90" w:type="dxa"/>
              <w:bottom w:w="60" w:type="dxa"/>
              <w:right w:w="90" w:type="dxa"/>
            </w:tcMar>
          </w:tcPr>
          <w:p w14:paraId="63805921" w14:textId="77777777" w:rsidR="00CF4E47" w:rsidRPr="009F4405" w:rsidRDefault="00CF4E47">
            <w:r w:rsidRPr="009F4405">
              <w:rPr>
                <w:sz w:val="18"/>
                <w:szCs w:val="18"/>
              </w:rPr>
              <w:t>IN</w:t>
            </w:r>
          </w:p>
        </w:tc>
      </w:tr>
      <w:tr w:rsidR="00CF4E47" w:rsidRPr="009F4405" w14:paraId="35F5F2B6" w14:textId="77777777" w:rsidTr="00C526C3">
        <w:tc>
          <w:tcPr>
            <w:tcW w:w="2900" w:type="dxa"/>
            <w:shd w:val="clear" w:color="auto" w:fill="F2F2F2" w:themeFill="text2" w:themeFillShade="F2"/>
            <w:tcMar>
              <w:top w:w="60" w:type="dxa"/>
              <w:left w:w="90" w:type="dxa"/>
              <w:bottom w:w="60" w:type="dxa"/>
              <w:right w:w="90" w:type="dxa"/>
            </w:tcMar>
          </w:tcPr>
          <w:p w14:paraId="5E4E6A88" w14:textId="77777777" w:rsidR="00CF4E47" w:rsidRPr="009F4405" w:rsidRDefault="00CF4E47">
            <w:r w:rsidRPr="009F4405">
              <w:rPr>
                <w:b/>
                <w:bCs/>
                <w:sz w:val="18"/>
                <w:szCs w:val="18"/>
              </w:rPr>
              <w:t>Exposure to weather / geography</w:t>
            </w:r>
          </w:p>
        </w:tc>
        <w:tc>
          <w:tcPr>
            <w:tcW w:w="1360" w:type="dxa"/>
            <w:tcMar>
              <w:top w:w="60" w:type="dxa"/>
              <w:left w:w="90" w:type="dxa"/>
              <w:bottom w:w="60" w:type="dxa"/>
              <w:right w:w="90" w:type="dxa"/>
            </w:tcMar>
          </w:tcPr>
          <w:p w14:paraId="0159B90E" w14:textId="77777777" w:rsidR="00CF4E47" w:rsidRPr="009F4405" w:rsidRDefault="00CF4E47">
            <w:r w:rsidRPr="009F4405">
              <w:rPr>
                <w:sz w:val="18"/>
                <w:szCs w:val="18"/>
              </w:rPr>
              <w:t>TU</w:t>
            </w:r>
          </w:p>
        </w:tc>
        <w:tc>
          <w:tcPr>
            <w:tcW w:w="1360" w:type="dxa"/>
            <w:tcMar>
              <w:top w:w="60" w:type="dxa"/>
              <w:left w:w="90" w:type="dxa"/>
              <w:bottom w:w="60" w:type="dxa"/>
              <w:right w:w="90" w:type="dxa"/>
            </w:tcMar>
          </w:tcPr>
          <w:p w14:paraId="6A1CF2CC" w14:textId="77777777" w:rsidR="00CF4E47" w:rsidRPr="009F4405" w:rsidRDefault="00CF4E47">
            <w:r w:rsidRPr="009F4405">
              <w:rPr>
                <w:sz w:val="18"/>
                <w:szCs w:val="18"/>
              </w:rPr>
              <w:t>RE</w:t>
            </w:r>
          </w:p>
        </w:tc>
        <w:tc>
          <w:tcPr>
            <w:tcW w:w="1360" w:type="dxa"/>
            <w:tcMar>
              <w:top w:w="60" w:type="dxa"/>
              <w:left w:w="90" w:type="dxa"/>
              <w:bottom w:w="60" w:type="dxa"/>
              <w:right w:w="90" w:type="dxa"/>
            </w:tcMar>
          </w:tcPr>
          <w:p w14:paraId="739B7C76" w14:textId="77777777" w:rsidR="00CF4E47" w:rsidRPr="009F4405" w:rsidRDefault="00CF4E47">
            <w:r w:rsidRPr="009F4405">
              <w:rPr>
                <w:sz w:val="18"/>
                <w:szCs w:val="18"/>
              </w:rPr>
              <w:t>TU</w:t>
            </w:r>
          </w:p>
        </w:tc>
        <w:tc>
          <w:tcPr>
            <w:tcW w:w="1360" w:type="dxa"/>
            <w:tcMar>
              <w:top w:w="60" w:type="dxa"/>
              <w:left w:w="90" w:type="dxa"/>
              <w:bottom w:w="60" w:type="dxa"/>
              <w:right w:w="90" w:type="dxa"/>
            </w:tcMar>
          </w:tcPr>
          <w:p w14:paraId="2F02A5F1" w14:textId="77777777" w:rsidR="00CF4E47" w:rsidRPr="009F4405" w:rsidRDefault="00CF4E47">
            <w:r w:rsidRPr="009F4405">
              <w:rPr>
                <w:sz w:val="18"/>
                <w:szCs w:val="18"/>
              </w:rPr>
              <w:t>RE</w:t>
            </w:r>
          </w:p>
        </w:tc>
        <w:tc>
          <w:tcPr>
            <w:tcW w:w="1360" w:type="dxa"/>
            <w:tcMar>
              <w:top w:w="60" w:type="dxa"/>
              <w:left w:w="90" w:type="dxa"/>
              <w:bottom w:w="60" w:type="dxa"/>
              <w:right w:w="90" w:type="dxa"/>
            </w:tcMar>
          </w:tcPr>
          <w:p w14:paraId="13A4D7C2" w14:textId="77777777" w:rsidR="00CF4E47" w:rsidRPr="009F4405" w:rsidRDefault="00CF4E47">
            <w:r w:rsidRPr="009F4405">
              <w:rPr>
                <w:sz w:val="18"/>
                <w:szCs w:val="18"/>
              </w:rPr>
              <w:t>IN</w:t>
            </w:r>
          </w:p>
        </w:tc>
      </w:tr>
      <w:tr w:rsidR="00CF4E47" w:rsidRPr="009F4405" w14:paraId="36565467" w14:textId="77777777" w:rsidTr="00C526C3">
        <w:tc>
          <w:tcPr>
            <w:tcW w:w="2900" w:type="dxa"/>
            <w:shd w:val="clear" w:color="auto" w:fill="F2F2F2" w:themeFill="text2" w:themeFillShade="F2"/>
            <w:tcMar>
              <w:top w:w="60" w:type="dxa"/>
              <w:left w:w="90" w:type="dxa"/>
              <w:bottom w:w="60" w:type="dxa"/>
              <w:right w:w="90" w:type="dxa"/>
            </w:tcMar>
          </w:tcPr>
          <w:p w14:paraId="376D03AA" w14:textId="77777777" w:rsidR="00CF4E47" w:rsidRPr="009F4405" w:rsidRDefault="00CF4E47">
            <w:r w:rsidRPr="009F4405">
              <w:rPr>
                <w:b/>
                <w:bCs/>
                <w:sz w:val="18"/>
                <w:szCs w:val="18"/>
              </w:rPr>
              <w:t>Regulatory / geo constraints</w:t>
            </w:r>
          </w:p>
        </w:tc>
        <w:tc>
          <w:tcPr>
            <w:tcW w:w="1360" w:type="dxa"/>
            <w:tcMar>
              <w:top w:w="60" w:type="dxa"/>
              <w:left w:w="90" w:type="dxa"/>
              <w:bottom w:w="60" w:type="dxa"/>
              <w:right w:w="90" w:type="dxa"/>
            </w:tcMar>
          </w:tcPr>
          <w:p w14:paraId="6C325889" w14:textId="77777777" w:rsidR="00CF4E47" w:rsidRPr="009F4405" w:rsidRDefault="00CF4E47">
            <w:r w:rsidRPr="009F4405">
              <w:rPr>
                <w:sz w:val="18"/>
                <w:szCs w:val="18"/>
              </w:rPr>
              <w:t>TU</w:t>
            </w:r>
          </w:p>
        </w:tc>
        <w:tc>
          <w:tcPr>
            <w:tcW w:w="1360" w:type="dxa"/>
            <w:tcMar>
              <w:top w:w="60" w:type="dxa"/>
              <w:left w:w="90" w:type="dxa"/>
              <w:bottom w:w="60" w:type="dxa"/>
              <w:right w:w="90" w:type="dxa"/>
            </w:tcMar>
          </w:tcPr>
          <w:p w14:paraId="627B806B" w14:textId="77777777" w:rsidR="00CF4E47" w:rsidRPr="009F4405" w:rsidRDefault="00CF4E47">
            <w:r w:rsidRPr="009F4405">
              <w:rPr>
                <w:sz w:val="18"/>
                <w:szCs w:val="18"/>
              </w:rPr>
              <w:t>RE</w:t>
            </w:r>
          </w:p>
        </w:tc>
        <w:tc>
          <w:tcPr>
            <w:tcW w:w="1360" w:type="dxa"/>
            <w:tcMar>
              <w:top w:w="60" w:type="dxa"/>
              <w:left w:w="90" w:type="dxa"/>
              <w:bottom w:w="60" w:type="dxa"/>
              <w:right w:w="90" w:type="dxa"/>
            </w:tcMar>
          </w:tcPr>
          <w:p w14:paraId="36FA846E" w14:textId="77777777" w:rsidR="00CF4E47" w:rsidRPr="009F4405" w:rsidRDefault="00CF4E47">
            <w:r w:rsidRPr="009F4405">
              <w:rPr>
                <w:sz w:val="18"/>
                <w:szCs w:val="18"/>
              </w:rPr>
              <w:t>TU</w:t>
            </w:r>
          </w:p>
        </w:tc>
        <w:tc>
          <w:tcPr>
            <w:tcW w:w="1360" w:type="dxa"/>
            <w:tcMar>
              <w:top w:w="60" w:type="dxa"/>
              <w:left w:w="90" w:type="dxa"/>
              <w:bottom w:w="60" w:type="dxa"/>
              <w:right w:w="90" w:type="dxa"/>
            </w:tcMar>
          </w:tcPr>
          <w:p w14:paraId="43B73798" w14:textId="77777777" w:rsidR="00CF4E47" w:rsidRPr="009F4405" w:rsidRDefault="00CF4E47">
            <w:r w:rsidRPr="009F4405">
              <w:rPr>
                <w:sz w:val="18"/>
                <w:szCs w:val="18"/>
              </w:rPr>
              <w:t>RE</w:t>
            </w:r>
          </w:p>
        </w:tc>
        <w:tc>
          <w:tcPr>
            <w:tcW w:w="1360" w:type="dxa"/>
            <w:tcMar>
              <w:top w:w="60" w:type="dxa"/>
              <w:left w:w="90" w:type="dxa"/>
              <w:bottom w:w="60" w:type="dxa"/>
              <w:right w:w="90" w:type="dxa"/>
            </w:tcMar>
          </w:tcPr>
          <w:p w14:paraId="66DC8E92" w14:textId="77777777" w:rsidR="00CF4E47" w:rsidRPr="009F4405" w:rsidRDefault="00CF4E47">
            <w:r w:rsidRPr="009F4405">
              <w:rPr>
                <w:sz w:val="18"/>
                <w:szCs w:val="18"/>
              </w:rPr>
              <w:t>TU</w:t>
            </w:r>
          </w:p>
        </w:tc>
      </w:tr>
      <w:tr w:rsidR="00CF4E47" w:rsidRPr="009F4405" w14:paraId="335AFE40" w14:textId="77777777" w:rsidTr="00C526C3">
        <w:tc>
          <w:tcPr>
            <w:tcW w:w="2900" w:type="dxa"/>
            <w:shd w:val="clear" w:color="auto" w:fill="F2F2F2" w:themeFill="text2" w:themeFillShade="F2"/>
            <w:tcMar>
              <w:top w:w="60" w:type="dxa"/>
              <w:left w:w="90" w:type="dxa"/>
              <w:bottom w:w="60" w:type="dxa"/>
              <w:right w:w="90" w:type="dxa"/>
            </w:tcMar>
          </w:tcPr>
          <w:p w14:paraId="28F0B355" w14:textId="77777777" w:rsidR="00CF4E47" w:rsidRPr="00111704" w:rsidRDefault="00CF4E47">
            <w:pPr>
              <w:rPr>
                <w:lang w:val="fr-BE"/>
              </w:rPr>
            </w:pPr>
            <w:r w:rsidRPr="00111704">
              <w:rPr>
                <w:b/>
                <w:bCs/>
                <w:sz w:val="18"/>
                <w:szCs w:val="18"/>
                <w:lang w:val="fr-BE"/>
              </w:rPr>
              <w:t>Non-EU dependency (components, TT&amp;C)</w:t>
            </w:r>
          </w:p>
        </w:tc>
        <w:tc>
          <w:tcPr>
            <w:tcW w:w="1360" w:type="dxa"/>
            <w:tcMar>
              <w:top w:w="60" w:type="dxa"/>
              <w:left w:w="90" w:type="dxa"/>
              <w:bottom w:w="60" w:type="dxa"/>
              <w:right w:w="90" w:type="dxa"/>
            </w:tcMar>
          </w:tcPr>
          <w:p w14:paraId="351C9B65" w14:textId="77777777" w:rsidR="00CF4E47" w:rsidRPr="009F4405" w:rsidRDefault="00CF4E47">
            <w:r w:rsidRPr="009F4405">
              <w:rPr>
                <w:sz w:val="18"/>
                <w:szCs w:val="18"/>
              </w:rPr>
              <w:t>TU</w:t>
            </w:r>
          </w:p>
        </w:tc>
        <w:tc>
          <w:tcPr>
            <w:tcW w:w="1360" w:type="dxa"/>
            <w:tcMar>
              <w:top w:w="60" w:type="dxa"/>
              <w:left w:w="90" w:type="dxa"/>
              <w:bottom w:w="60" w:type="dxa"/>
              <w:right w:w="90" w:type="dxa"/>
            </w:tcMar>
          </w:tcPr>
          <w:p w14:paraId="25825187" w14:textId="77777777" w:rsidR="00CF4E47" w:rsidRPr="009F4405" w:rsidRDefault="00CF4E47">
            <w:r w:rsidRPr="009F4405">
              <w:rPr>
                <w:sz w:val="18"/>
                <w:szCs w:val="18"/>
              </w:rPr>
              <w:t>RE</w:t>
            </w:r>
          </w:p>
        </w:tc>
        <w:tc>
          <w:tcPr>
            <w:tcW w:w="1360" w:type="dxa"/>
            <w:tcMar>
              <w:top w:w="60" w:type="dxa"/>
              <w:left w:w="90" w:type="dxa"/>
              <w:bottom w:w="60" w:type="dxa"/>
              <w:right w:w="90" w:type="dxa"/>
            </w:tcMar>
          </w:tcPr>
          <w:p w14:paraId="137E67BC" w14:textId="77777777" w:rsidR="00CF4E47" w:rsidRPr="009F4405" w:rsidRDefault="00CF4E47">
            <w:r w:rsidRPr="009F4405">
              <w:rPr>
                <w:sz w:val="18"/>
                <w:szCs w:val="18"/>
              </w:rPr>
              <w:t>IN</w:t>
            </w:r>
          </w:p>
        </w:tc>
        <w:tc>
          <w:tcPr>
            <w:tcW w:w="1360" w:type="dxa"/>
            <w:tcMar>
              <w:top w:w="60" w:type="dxa"/>
              <w:left w:w="90" w:type="dxa"/>
              <w:bottom w:w="60" w:type="dxa"/>
              <w:right w:w="90" w:type="dxa"/>
            </w:tcMar>
          </w:tcPr>
          <w:p w14:paraId="735E59E8" w14:textId="77777777" w:rsidR="00CF4E47" w:rsidRPr="009F4405" w:rsidRDefault="00CF4E47">
            <w:r w:rsidRPr="009F4405">
              <w:rPr>
                <w:sz w:val="18"/>
                <w:szCs w:val="18"/>
              </w:rPr>
              <w:t>RE</w:t>
            </w:r>
          </w:p>
        </w:tc>
        <w:tc>
          <w:tcPr>
            <w:tcW w:w="1360" w:type="dxa"/>
            <w:tcMar>
              <w:top w:w="60" w:type="dxa"/>
              <w:left w:w="90" w:type="dxa"/>
              <w:bottom w:w="60" w:type="dxa"/>
              <w:right w:w="90" w:type="dxa"/>
            </w:tcMar>
          </w:tcPr>
          <w:p w14:paraId="05AC057B" w14:textId="77777777" w:rsidR="00CF4E47" w:rsidRPr="009F4405" w:rsidRDefault="00CF4E47">
            <w:r w:rsidRPr="009F4405">
              <w:rPr>
                <w:sz w:val="18"/>
                <w:szCs w:val="18"/>
              </w:rPr>
              <w:t>IN</w:t>
            </w:r>
          </w:p>
        </w:tc>
      </w:tr>
      <w:tr w:rsidR="00CF4E47" w:rsidRPr="009F4405" w14:paraId="2BFFBF64" w14:textId="77777777" w:rsidTr="00C526C3">
        <w:tc>
          <w:tcPr>
            <w:tcW w:w="2900" w:type="dxa"/>
            <w:shd w:val="clear" w:color="auto" w:fill="F2F2F2" w:themeFill="text2" w:themeFillShade="F2"/>
            <w:tcMar>
              <w:top w:w="60" w:type="dxa"/>
              <w:left w:w="90" w:type="dxa"/>
              <w:bottom w:w="60" w:type="dxa"/>
              <w:right w:w="90" w:type="dxa"/>
            </w:tcMar>
          </w:tcPr>
          <w:p w14:paraId="44D8AA6D" w14:textId="77777777" w:rsidR="00CF4E47" w:rsidRPr="009F4405" w:rsidRDefault="00CF4E47">
            <w:r w:rsidRPr="009F4405">
              <w:rPr>
                <w:b/>
                <w:bCs/>
                <w:sz w:val="18"/>
                <w:szCs w:val="18"/>
              </w:rPr>
              <w:t>Single-region / single-supplier failure</w:t>
            </w:r>
          </w:p>
        </w:tc>
        <w:tc>
          <w:tcPr>
            <w:tcW w:w="1360" w:type="dxa"/>
            <w:tcMar>
              <w:top w:w="60" w:type="dxa"/>
              <w:left w:w="90" w:type="dxa"/>
              <w:bottom w:w="60" w:type="dxa"/>
              <w:right w:w="90" w:type="dxa"/>
            </w:tcMar>
          </w:tcPr>
          <w:p w14:paraId="470EF4E2" w14:textId="77777777" w:rsidR="00CF4E47" w:rsidRPr="009F4405" w:rsidRDefault="00CF4E47">
            <w:r w:rsidRPr="009F4405">
              <w:rPr>
                <w:sz w:val="18"/>
                <w:szCs w:val="18"/>
              </w:rPr>
              <w:t>TU</w:t>
            </w:r>
          </w:p>
        </w:tc>
        <w:tc>
          <w:tcPr>
            <w:tcW w:w="1360" w:type="dxa"/>
            <w:tcMar>
              <w:top w:w="60" w:type="dxa"/>
              <w:left w:w="90" w:type="dxa"/>
              <w:bottom w:w="60" w:type="dxa"/>
              <w:right w:w="90" w:type="dxa"/>
            </w:tcMar>
          </w:tcPr>
          <w:p w14:paraId="23D5616A" w14:textId="77777777" w:rsidR="00CF4E47" w:rsidRPr="009F4405" w:rsidRDefault="00CF4E47">
            <w:r w:rsidRPr="009F4405">
              <w:rPr>
                <w:sz w:val="18"/>
                <w:szCs w:val="18"/>
              </w:rPr>
              <w:t>RE</w:t>
            </w:r>
          </w:p>
        </w:tc>
        <w:tc>
          <w:tcPr>
            <w:tcW w:w="1360" w:type="dxa"/>
            <w:tcMar>
              <w:top w:w="60" w:type="dxa"/>
              <w:left w:w="90" w:type="dxa"/>
              <w:bottom w:w="60" w:type="dxa"/>
              <w:right w:w="90" w:type="dxa"/>
            </w:tcMar>
          </w:tcPr>
          <w:p w14:paraId="4C06D4C8" w14:textId="77777777" w:rsidR="00CF4E47" w:rsidRPr="009F4405" w:rsidRDefault="00CF4E47">
            <w:r w:rsidRPr="009F4405">
              <w:rPr>
                <w:sz w:val="18"/>
                <w:szCs w:val="18"/>
              </w:rPr>
              <w:t>IN</w:t>
            </w:r>
          </w:p>
        </w:tc>
        <w:tc>
          <w:tcPr>
            <w:tcW w:w="1360" w:type="dxa"/>
            <w:tcMar>
              <w:top w:w="60" w:type="dxa"/>
              <w:left w:w="90" w:type="dxa"/>
              <w:bottom w:w="60" w:type="dxa"/>
              <w:right w:w="90" w:type="dxa"/>
            </w:tcMar>
          </w:tcPr>
          <w:p w14:paraId="3D1DDC1E" w14:textId="77777777" w:rsidR="00CF4E47" w:rsidRPr="009F4405" w:rsidRDefault="00CF4E47">
            <w:r w:rsidRPr="009F4405">
              <w:rPr>
                <w:sz w:val="18"/>
                <w:szCs w:val="18"/>
              </w:rPr>
              <w:t>PR</w:t>
            </w:r>
          </w:p>
        </w:tc>
        <w:tc>
          <w:tcPr>
            <w:tcW w:w="1360" w:type="dxa"/>
            <w:tcMar>
              <w:top w:w="60" w:type="dxa"/>
              <w:left w:w="90" w:type="dxa"/>
              <w:bottom w:w="60" w:type="dxa"/>
              <w:right w:w="90" w:type="dxa"/>
            </w:tcMar>
          </w:tcPr>
          <w:p w14:paraId="3D922E1C" w14:textId="77777777" w:rsidR="00CF4E47" w:rsidRPr="009F4405" w:rsidRDefault="00CF4E47">
            <w:r w:rsidRPr="009F4405">
              <w:rPr>
                <w:sz w:val="18"/>
                <w:szCs w:val="18"/>
              </w:rPr>
              <w:t>IN</w:t>
            </w:r>
          </w:p>
        </w:tc>
      </w:tr>
    </w:tbl>
    <w:p w14:paraId="0D5E234B" w14:textId="5345AD77" w:rsidR="00CF4E47" w:rsidRPr="009F4405" w:rsidRDefault="00CF4E47" w:rsidP="00E65BC8">
      <w:pPr>
        <w:pStyle w:val="EYHeading4"/>
      </w:pPr>
      <w:r w:rsidRPr="009F4405">
        <w:lastRenderedPageBreak/>
        <w:t>Strategic reading</w:t>
      </w:r>
    </w:p>
    <w:p w14:paraId="1AC86691" w14:textId="0A30EE83" w:rsidR="00CF4E47" w:rsidRPr="009F4405" w:rsidRDefault="00CF4E47" w:rsidP="00CF4E47">
      <w:r w:rsidRPr="009F4405">
        <w:t>Each scenario is strongest on a different dimension which is what makes the set useful for policy reflection rather than a single ranked list.</w:t>
      </w:r>
    </w:p>
    <w:p w14:paraId="6F1F2747" w14:textId="14EE8C67" w:rsidR="00C526C3" w:rsidRPr="009F4405" w:rsidRDefault="00C526C3" w:rsidP="00C526C3">
      <w:pPr>
        <w:pStyle w:val="Caption"/>
      </w:pPr>
      <w:bookmarkStart w:id="159" w:name="_Toc239018437"/>
      <w:r w:rsidRPr="009F4405">
        <w:t xml:space="preserve">Table </w:t>
      </w:r>
      <w:r w:rsidRPr="009F4405">
        <w:fldChar w:fldCharType="begin"/>
      </w:r>
      <w:r w:rsidRPr="009F4405">
        <w:instrText xml:space="preserve"> SEQ Table \* ARABIC </w:instrText>
      </w:r>
      <w:r w:rsidRPr="009F4405">
        <w:fldChar w:fldCharType="separate"/>
      </w:r>
      <w:r w:rsidR="005F19E3">
        <w:rPr>
          <w:noProof/>
        </w:rPr>
        <w:t>46</w:t>
      </w:r>
      <w:r w:rsidRPr="009F4405">
        <w:fldChar w:fldCharType="end"/>
      </w:r>
      <w:r w:rsidRPr="009F4405">
        <w:t xml:space="preserve"> Strategic reading of the scenarios</w:t>
      </w:r>
      <w:bookmarkEnd w:id="159"/>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300"/>
        <w:gridCol w:w="5800"/>
      </w:tblGrid>
      <w:tr w:rsidR="00CF4E47" w:rsidRPr="009F4405" w14:paraId="1F71B08C" w14:textId="77777777" w:rsidTr="00C526C3">
        <w:trPr>
          <w:tblHeader/>
        </w:trPr>
        <w:tc>
          <w:tcPr>
            <w:tcW w:w="2600" w:type="dxa"/>
            <w:shd w:val="clear" w:color="auto" w:fill="FFE600" w:themeFill="accent2"/>
            <w:tcMar>
              <w:top w:w="60" w:type="dxa"/>
              <w:left w:w="90" w:type="dxa"/>
              <w:bottom w:w="60" w:type="dxa"/>
              <w:right w:w="90" w:type="dxa"/>
            </w:tcMar>
            <w:vAlign w:val="center"/>
          </w:tcPr>
          <w:p w14:paraId="1513764F" w14:textId="77777777" w:rsidR="00CF4E47" w:rsidRPr="009F4405" w:rsidRDefault="00CF4E47">
            <w:r w:rsidRPr="009F4405">
              <w:rPr>
                <w:b/>
                <w:bCs/>
                <w:sz w:val="18"/>
                <w:szCs w:val="18"/>
              </w:rPr>
              <w:t>Reading</w:t>
            </w:r>
          </w:p>
        </w:tc>
        <w:tc>
          <w:tcPr>
            <w:tcW w:w="1300" w:type="dxa"/>
            <w:shd w:val="clear" w:color="auto" w:fill="FFE600" w:themeFill="accent2"/>
            <w:tcMar>
              <w:top w:w="60" w:type="dxa"/>
              <w:left w:w="90" w:type="dxa"/>
              <w:bottom w:w="60" w:type="dxa"/>
              <w:right w:w="90" w:type="dxa"/>
            </w:tcMar>
            <w:vAlign w:val="center"/>
          </w:tcPr>
          <w:p w14:paraId="26AE7FEE" w14:textId="77777777" w:rsidR="00CF4E47" w:rsidRPr="009F4405" w:rsidRDefault="00CF4E47">
            <w:r w:rsidRPr="009F4405">
              <w:rPr>
                <w:b/>
                <w:bCs/>
                <w:sz w:val="18"/>
                <w:szCs w:val="18"/>
              </w:rPr>
              <w:t>Scenario</w:t>
            </w:r>
          </w:p>
        </w:tc>
        <w:tc>
          <w:tcPr>
            <w:tcW w:w="5800" w:type="dxa"/>
            <w:shd w:val="clear" w:color="auto" w:fill="FFE600" w:themeFill="accent2"/>
            <w:tcMar>
              <w:top w:w="60" w:type="dxa"/>
              <w:left w:w="90" w:type="dxa"/>
              <w:bottom w:w="60" w:type="dxa"/>
              <w:right w:w="90" w:type="dxa"/>
            </w:tcMar>
            <w:vAlign w:val="center"/>
          </w:tcPr>
          <w:p w14:paraId="0F6E8F07" w14:textId="77777777" w:rsidR="00CF4E47" w:rsidRPr="009F4405" w:rsidRDefault="00CF4E47">
            <w:r w:rsidRPr="009F4405">
              <w:rPr>
                <w:b/>
                <w:bCs/>
                <w:sz w:val="18"/>
                <w:szCs w:val="18"/>
              </w:rPr>
              <w:t>Why</w:t>
            </w:r>
          </w:p>
        </w:tc>
      </w:tr>
      <w:tr w:rsidR="00CF4E47" w:rsidRPr="009F4405" w14:paraId="0B92B59B" w14:textId="77777777" w:rsidTr="00C526C3">
        <w:tc>
          <w:tcPr>
            <w:tcW w:w="2600" w:type="dxa"/>
            <w:shd w:val="clear" w:color="auto" w:fill="F2F2F2" w:themeFill="text2" w:themeFillShade="F2"/>
            <w:tcMar>
              <w:top w:w="60" w:type="dxa"/>
              <w:left w:w="90" w:type="dxa"/>
              <w:bottom w:w="60" w:type="dxa"/>
              <w:right w:w="90" w:type="dxa"/>
            </w:tcMar>
          </w:tcPr>
          <w:p w14:paraId="678EBCC1" w14:textId="77777777" w:rsidR="00CF4E47" w:rsidRPr="009F4405" w:rsidRDefault="00CF4E47">
            <w:r w:rsidRPr="009F4405">
              <w:rPr>
                <w:b/>
                <w:bCs/>
                <w:sz w:val="18"/>
                <w:szCs w:val="18"/>
              </w:rPr>
              <w:t>Highest resilience payoff</w:t>
            </w:r>
          </w:p>
        </w:tc>
        <w:tc>
          <w:tcPr>
            <w:tcW w:w="1300" w:type="dxa"/>
            <w:tcMar>
              <w:top w:w="60" w:type="dxa"/>
              <w:left w:w="90" w:type="dxa"/>
              <w:bottom w:w="60" w:type="dxa"/>
              <w:right w:w="90" w:type="dxa"/>
            </w:tcMar>
          </w:tcPr>
          <w:p w14:paraId="69EC2668" w14:textId="77777777" w:rsidR="00CF4E47" w:rsidRPr="009F4405" w:rsidRDefault="00CF4E47">
            <w:r w:rsidRPr="009F4405">
              <w:rPr>
                <w:sz w:val="18"/>
                <w:szCs w:val="18"/>
              </w:rPr>
              <w:t>S2</w:t>
            </w:r>
          </w:p>
        </w:tc>
        <w:tc>
          <w:tcPr>
            <w:tcW w:w="5800" w:type="dxa"/>
            <w:tcMar>
              <w:top w:w="60" w:type="dxa"/>
              <w:left w:w="90" w:type="dxa"/>
              <w:bottom w:w="60" w:type="dxa"/>
              <w:right w:w="90" w:type="dxa"/>
            </w:tcMar>
          </w:tcPr>
          <w:p w14:paraId="238A4C02" w14:textId="77777777" w:rsidR="00CF4E47" w:rsidRPr="009F4405" w:rsidRDefault="00CF4E47">
            <w:r w:rsidRPr="009F4405">
              <w:rPr>
                <w:sz w:val="18"/>
                <w:szCs w:val="18"/>
              </w:rPr>
              <w:t>Resolves the most bottlenecks (second cryo path, harmonised safety, coordinated redundancy) and elevates the emerging network — at the highest political-coordination cost.</w:t>
            </w:r>
          </w:p>
        </w:tc>
      </w:tr>
      <w:tr w:rsidR="00CF4E47" w:rsidRPr="009F4405" w14:paraId="575BF33D" w14:textId="77777777" w:rsidTr="00C526C3">
        <w:tc>
          <w:tcPr>
            <w:tcW w:w="2600" w:type="dxa"/>
            <w:shd w:val="clear" w:color="auto" w:fill="F2F2F2" w:themeFill="text2" w:themeFillShade="F2"/>
            <w:tcMar>
              <w:top w:w="60" w:type="dxa"/>
              <w:left w:w="90" w:type="dxa"/>
              <w:bottom w:w="60" w:type="dxa"/>
              <w:right w:w="90" w:type="dxa"/>
            </w:tcMar>
          </w:tcPr>
          <w:p w14:paraId="164DBCB9" w14:textId="77777777" w:rsidR="00CF4E47" w:rsidRPr="009F4405" w:rsidRDefault="00CF4E47">
            <w:r w:rsidRPr="009F4405">
              <w:rPr>
                <w:b/>
                <w:bCs/>
                <w:sz w:val="18"/>
                <w:szCs w:val="18"/>
              </w:rPr>
              <w:t>Best political feasibility &amp; continuity</w:t>
            </w:r>
          </w:p>
        </w:tc>
        <w:tc>
          <w:tcPr>
            <w:tcW w:w="1300" w:type="dxa"/>
            <w:tcMar>
              <w:top w:w="60" w:type="dxa"/>
              <w:left w:w="90" w:type="dxa"/>
              <w:bottom w:w="60" w:type="dxa"/>
              <w:right w:w="90" w:type="dxa"/>
            </w:tcMar>
          </w:tcPr>
          <w:p w14:paraId="3F4DCEA3" w14:textId="77777777" w:rsidR="00CF4E47" w:rsidRPr="009F4405" w:rsidRDefault="00CF4E47">
            <w:r w:rsidRPr="009F4405">
              <w:rPr>
                <w:sz w:val="18"/>
                <w:szCs w:val="18"/>
              </w:rPr>
              <w:t>S4</w:t>
            </w:r>
          </w:p>
        </w:tc>
        <w:tc>
          <w:tcPr>
            <w:tcW w:w="5800" w:type="dxa"/>
            <w:tcMar>
              <w:top w:w="60" w:type="dxa"/>
              <w:left w:w="90" w:type="dxa"/>
              <w:bottom w:w="60" w:type="dxa"/>
              <w:right w:w="90" w:type="dxa"/>
            </w:tcMar>
          </w:tcPr>
          <w:p w14:paraId="26FD1D5B" w14:textId="77777777" w:rsidR="00CF4E47" w:rsidRPr="009F4405" w:rsidRDefault="00CF4E47">
            <w:r w:rsidRPr="009F4405">
              <w:rPr>
                <w:sz w:val="18"/>
                <w:szCs w:val="18"/>
              </w:rPr>
              <w:t>Technically the strongest continuity option; resolves the top CSG bottlenecks and is defensible under existing ESA/CNES institutions and funding.</w:t>
            </w:r>
          </w:p>
        </w:tc>
      </w:tr>
      <w:tr w:rsidR="00CF4E47" w:rsidRPr="009F4405" w14:paraId="46232EAB" w14:textId="77777777" w:rsidTr="00C526C3">
        <w:tc>
          <w:tcPr>
            <w:tcW w:w="2600" w:type="dxa"/>
            <w:shd w:val="clear" w:color="auto" w:fill="F2F2F2" w:themeFill="text2" w:themeFillShade="F2"/>
            <w:tcMar>
              <w:top w:w="60" w:type="dxa"/>
              <w:left w:w="90" w:type="dxa"/>
              <w:bottom w:w="60" w:type="dxa"/>
              <w:right w:w="90" w:type="dxa"/>
            </w:tcMar>
          </w:tcPr>
          <w:p w14:paraId="7D8F5A6D" w14:textId="77777777" w:rsidR="00CF4E47" w:rsidRPr="009F4405" w:rsidRDefault="00CF4E47">
            <w:r w:rsidRPr="009F4405">
              <w:rPr>
                <w:b/>
                <w:bCs/>
                <w:sz w:val="18"/>
                <w:szCs w:val="18"/>
              </w:rPr>
              <w:t>Lowest public CAPEX</w:t>
            </w:r>
          </w:p>
        </w:tc>
        <w:tc>
          <w:tcPr>
            <w:tcW w:w="1300" w:type="dxa"/>
            <w:tcMar>
              <w:top w:w="60" w:type="dxa"/>
              <w:left w:w="90" w:type="dxa"/>
              <w:bottom w:w="60" w:type="dxa"/>
              <w:right w:w="90" w:type="dxa"/>
            </w:tcMar>
          </w:tcPr>
          <w:p w14:paraId="7F8CFDAE" w14:textId="77777777" w:rsidR="00CF4E47" w:rsidRPr="009F4405" w:rsidRDefault="00CF4E47">
            <w:r w:rsidRPr="009F4405">
              <w:rPr>
                <w:sz w:val="18"/>
                <w:szCs w:val="18"/>
              </w:rPr>
              <w:t>S3</w:t>
            </w:r>
          </w:p>
        </w:tc>
        <w:tc>
          <w:tcPr>
            <w:tcW w:w="5800" w:type="dxa"/>
            <w:tcMar>
              <w:top w:w="60" w:type="dxa"/>
              <w:left w:w="90" w:type="dxa"/>
              <w:bottom w:w="60" w:type="dxa"/>
              <w:right w:w="90" w:type="dxa"/>
            </w:tcMar>
          </w:tcPr>
          <w:p w14:paraId="5EED069A" w14:textId="77777777" w:rsidR="00CF4E47" w:rsidRPr="009F4405" w:rsidRDefault="00CF4E47">
            <w:r w:rsidRPr="009F4405">
              <w:rPr>
                <w:sz w:val="18"/>
                <w:szCs w:val="18"/>
              </w:rPr>
              <w:t>Uses commercial launcher momentum and proprietary manufacturing — but leaves DLR P5.2/P4 and other public-only bottlenecks the state cannot fully step back from.</w:t>
            </w:r>
          </w:p>
        </w:tc>
      </w:tr>
      <w:tr w:rsidR="00CF4E47" w:rsidRPr="009F4405" w14:paraId="3F1FDDC8" w14:textId="77777777" w:rsidTr="00C526C3">
        <w:tc>
          <w:tcPr>
            <w:tcW w:w="2600" w:type="dxa"/>
            <w:shd w:val="clear" w:color="auto" w:fill="F2F2F2" w:themeFill="text2" w:themeFillShade="F2"/>
            <w:tcMar>
              <w:top w:w="60" w:type="dxa"/>
              <w:left w:w="90" w:type="dxa"/>
              <w:bottom w:w="60" w:type="dxa"/>
              <w:right w:w="90" w:type="dxa"/>
            </w:tcMar>
          </w:tcPr>
          <w:p w14:paraId="4EC21F1A" w14:textId="77777777" w:rsidR="00CF4E47" w:rsidRPr="009F4405" w:rsidRDefault="00CF4E47">
            <w:r w:rsidRPr="009F4405">
              <w:rPr>
                <w:b/>
                <w:bCs/>
                <w:sz w:val="18"/>
                <w:szCs w:val="18"/>
              </w:rPr>
              <w:t>Highest strategic risk</w:t>
            </w:r>
          </w:p>
        </w:tc>
        <w:tc>
          <w:tcPr>
            <w:tcW w:w="1300" w:type="dxa"/>
            <w:tcMar>
              <w:top w:w="60" w:type="dxa"/>
              <w:left w:w="90" w:type="dxa"/>
              <w:bottom w:w="60" w:type="dxa"/>
              <w:right w:w="90" w:type="dxa"/>
            </w:tcMar>
          </w:tcPr>
          <w:p w14:paraId="082FFF24" w14:textId="77777777" w:rsidR="00CF4E47" w:rsidRPr="009F4405" w:rsidRDefault="00CF4E47">
            <w:r w:rsidRPr="009F4405">
              <w:rPr>
                <w:sz w:val="18"/>
                <w:szCs w:val="18"/>
              </w:rPr>
              <w:t>S1</w:t>
            </w:r>
          </w:p>
        </w:tc>
        <w:tc>
          <w:tcPr>
            <w:tcW w:w="5800" w:type="dxa"/>
            <w:tcMar>
              <w:top w:w="60" w:type="dxa"/>
              <w:left w:w="90" w:type="dxa"/>
              <w:bottom w:w="60" w:type="dxa"/>
              <w:right w:w="90" w:type="dxa"/>
            </w:tcMar>
          </w:tcPr>
          <w:p w14:paraId="345BC1A0" w14:textId="77777777" w:rsidR="00CF4E47" w:rsidRPr="009F4405" w:rsidRDefault="00CF4E47">
            <w:r w:rsidRPr="009F4405">
              <w:rPr>
                <w:sz w:val="18"/>
                <w:szCs w:val="18"/>
              </w:rPr>
              <w:t>Preserves continuity but locks in every identified single point of failure; most exposed to a CSG-level disruption with no answer to the DLR/BEAP/Pariacabo cascade.</w:t>
            </w:r>
          </w:p>
        </w:tc>
      </w:tr>
      <w:tr w:rsidR="00CF4E47" w:rsidRPr="009F4405" w14:paraId="24E40AE4" w14:textId="77777777" w:rsidTr="00C526C3">
        <w:tc>
          <w:tcPr>
            <w:tcW w:w="2600" w:type="dxa"/>
            <w:shd w:val="clear" w:color="auto" w:fill="F2F2F2" w:themeFill="text2" w:themeFillShade="F2"/>
            <w:tcMar>
              <w:top w:w="60" w:type="dxa"/>
              <w:left w:w="90" w:type="dxa"/>
              <w:bottom w:w="60" w:type="dxa"/>
              <w:right w:w="90" w:type="dxa"/>
            </w:tcMar>
          </w:tcPr>
          <w:p w14:paraId="448C2683" w14:textId="77777777" w:rsidR="00CF4E47" w:rsidRPr="009F4405" w:rsidRDefault="00CF4E47">
            <w:r w:rsidRPr="009F4405">
              <w:rPr>
                <w:b/>
                <w:bCs/>
                <w:sz w:val="18"/>
                <w:szCs w:val="18"/>
              </w:rPr>
              <w:t>Downside benchmark</w:t>
            </w:r>
          </w:p>
        </w:tc>
        <w:tc>
          <w:tcPr>
            <w:tcW w:w="1300" w:type="dxa"/>
            <w:tcMar>
              <w:top w:w="60" w:type="dxa"/>
              <w:left w:w="90" w:type="dxa"/>
              <w:bottom w:w="60" w:type="dxa"/>
              <w:right w:w="90" w:type="dxa"/>
            </w:tcMar>
          </w:tcPr>
          <w:p w14:paraId="4FAE35CC" w14:textId="77777777" w:rsidR="00CF4E47" w:rsidRPr="009F4405" w:rsidRDefault="00CF4E47">
            <w:r w:rsidRPr="009F4405">
              <w:rPr>
                <w:sz w:val="18"/>
                <w:szCs w:val="18"/>
              </w:rPr>
              <w:t>S5</w:t>
            </w:r>
          </w:p>
        </w:tc>
        <w:tc>
          <w:tcPr>
            <w:tcW w:w="5800" w:type="dxa"/>
            <w:tcMar>
              <w:top w:w="60" w:type="dxa"/>
              <w:left w:w="90" w:type="dxa"/>
              <w:bottom w:w="60" w:type="dxa"/>
              <w:right w:w="90" w:type="dxa"/>
            </w:tcMar>
          </w:tcPr>
          <w:p w14:paraId="6952B484" w14:textId="77777777" w:rsidR="00CF4E47" w:rsidRPr="009F4405" w:rsidRDefault="00CF4E47">
            <w:r w:rsidRPr="009F4405">
              <w:rPr>
                <w:sz w:val="18"/>
                <w:szCs w:val="18"/>
              </w:rPr>
              <w:t>The cost of inaction — erosion of capability and full external dependence; the reference against which the value of S2 and S4 is measured.</w:t>
            </w:r>
          </w:p>
        </w:tc>
      </w:tr>
      <w:tr w:rsidR="00CF4E47" w:rsidRPr="009F4405" w14:paraId="666AEB85" w14:textId="77777777" w:rsidTr="00C526C3">
        <w:tc>
          <w:tcPr>
            <w:tcW w:w="2600" w:type="dxa"/>
            <w:shd w:val="clear" w:color="auto" w:fill="F2F2F2" w:themeFill="text2" w:themeFillShade="F2"/>
            <w:tcMar>
              <w:top w:w="60" w:type="dxa"/>
              <w:left w:w="90" w:type="dxa"/>
              <w:bottom w:w="60" w:type="dxa"/>
              <w:right w:w="90" w:type="dxa"/>
            </w:tcMar>
          </w:tcPr>
          <w:p w14:paraId="5B82859F" w14:textId="77777777" w:rsidR="00CF4E47" w:rsidRPr="009F4405" w:rsidRDefault="00CF4E47">
            <w:pPr>
              <w:rPr>
                <w:b/>
                <w:bCs/>
                <w:sz w:val="18"/>
                <w:szCs w:val="18"/>
              </w:rPr>
            </w:pPr>
            <w:r w:rsidRPr="009F4405">
              <w:rPr>
                <w:b/>
                <w:bCs/>
                <w:sz w:val="18"/>
                <w:szCs w:val="18"/>
              </w:rPr>
              <w:t>“Launch from everywere” and to any inclination orbit</w:t>
            </w:r>
          </w:p>
        </w:tc>
        <w:tc>
          <w:tcPr>
            <w:tcW w:w="1300" w:type="dxa"/>
            <w:tcMar>
              <w:top w:w="60" w:type="dxa"/>
              <w:left w:w="90" w:type="dxa"/>
              <w:bottom w:w="60" w:type="dxa"/>
              <w:right w:w="90" w:type="dxa"/>
            </w:tcMar>
          </w:tcPr>
          <w:p w14:paraId="394D18D4" w14:textId="77777777" w:rsidR="00CF4E47" w:rsidRPr="009F4405" w:rsidRDefault="00CF4E47">
            <w:pPr>
              <w:rPr>
                <w:sz w:val="18"/>
                <w:szCs w:val="18"/>
              </w:rPr>
            </w:pPr>
            <w:r w:rsidRPr="009F4405">
              <w:rPr>
                <w:sz w:val="18"/>
                <w:szCs w:val="18"/>
              </w:rPr>
              <w:t>S4</w:t>
            </w:r>
          </w:p>
        </w:tc>
        <w:tc>
          <w:tcPr>
            <w:tcW w:w="5800" w:type="dxa"/>
            <w:tcMar>
              <w:top w:w="60" w:type="dxa"/>
              <w:left w:w="90" w:type="dxa"/>
              <w:bottom w:w="60" w:type="dxa"/>
              <w:right w:w="90" w:type="dxa"/>
            </w:tcMar>
          </w:tcPr>
          <w:p w14:paraId="5DBE3E5A" w14:textId="77777777" w:rsidR="00CF4E47" w:rsidRPr="009F4405" w:rsidRDefault="00CF4E47">
            <w:pPr>
              <w:rPr>
                <w:sz w:val="18"/>
                <w:szCs w:val="18"/>
              </w:rPr>
            </w:pPr>
            <w:r w:rsidRPr="009F4405">
              <w:rPr>
                <w:sz w:val="18"/>
                <w:szCs w:val="18"/>
              </w:rPr>
              <w:t>Utilization of the mobile naval platform consents the launch from international waters (respecting overflight safety constraints) and to any orbit inclination</w:t>
            </w:r>
          </w:p>
        </w:tc>
      </w:tr>
    </w:tbl>
    <w:p w14:paraId="2EDA2B94" w14:textId="77777777" w:rsidR="00CF4E47" w:rsidRPr="009F4405" w:rsidRDefault="00CF4E47" w:rsidP="00CF4E47">
      <w:pPr>
        <w:rPr>
          <w:b/>
          <w:bCs/>
        </w:rPr>
      </w:pPr>
    </w:p>
    <w:p w14:paraId="019751B8" w14:textId="77A7C652" w:rsidR="006860BD" w:rsidRPr="009F4405" w:rsidRDefault="00CF4E47" w:rsidP="00CF4E47">
      <w:r w:rsidRPr="009F4405">
        <w:rPr>
          <w:b/>
          <w:bCs/>
        </w:rPr>
        <w:t xml:space="preserve">Link to recommendations (Chapter 6). </w:t>
      </w:r>
      <w:r w:rsidRPr="009F4405">
        <w:t>The synthesis points to a layered reading rather than a single winner. The recommendations chapter develops this into sequenced, costed actions anchored to the same Task 2.3 identifiers used throughout this chapter.</w:t>
      </w:r>
    </w:p>
    <w:p w14:paraId="3D11763F" w14:textId="30223813" w:rsidR="0019542C" w:rsidRPr="009F4405" w:rsidRDefault="002238C5" w:rsidP="006860BD">
      <w:pPr>
        <w:pStyle w:val="Heading2"/>
      </w:pPr>
      <w:bookmarkStart w:id="160" w:name="_Toc239018290"/>
      <w:r w:rsidRPr="002238C5">
        <w:t>Risk, cost and impact analysis</w:t>
      </w:r>
      <w:bookmarkEnd w:id="160"/>
    </w:p>
    <w:p w14:paraId="340CC9B0" w14:textId="15052262" w:rsidR="00FC0563" w:rsidRDefault="00FC0563" w:rsidP="002238C5">
      <w:pPr>
        <w:pStyle w:val="EYHeading3"/>
        <w:numPr>
          <w:ilvl w:val="2"/>
          <w:numId w:val="35"/>
        </w:numPr>
      </w:pPr>
      <w:r>
        <w:t>Risk Assessment</w:t>
      </w:r>
    </w:p>
    <w:p w14:paraId="69A23D47" w14:textId="77777777" w:rsidR="00FC0563" w:rsidRPr="002121B8" w:rsidRDefault="00FC0563" w:rsidP="00E65BC8">
      <w:pPr>
        <w:pStyle w:val="EYHeading4"/>
        <w:numPr>
          <w:ilvl w:val="3"/>
          <w:numId w:val="35"/>
        </w:numPr>
      </w:pPr>
      <w:r>
        <w:t>Risk Assessment Methodology</w:t>
      </w:r>
    </w:p>
    <w:p w14:paraId="1015AC8E" w14:textId="77777777" w:rsidR="00FC0563" w:rsidRPr="002121B8" w:rsidRDefault="00FC0563" w:rsidP="00634869">
      <w:pPr>
        <w:pStyle w:val="Caption"/>
        <w:spacing w:before="0"/>
        <w:jc w:val="both"/>
        <w:rPr>
          <w:sz w:val="20"/>
          <w:szCs w:val="20"/>
        </w:rPr>
      </w:pPr>
      <w:r w:rsidRPr="002121B8">
        <w:rPr>
          <w:sz w:val="20"/>
          <w:szCs w:val="20"/>
        </w:rPr>
        <w:t xml:space="preserve">The </w:t>
      </w:r>
      <w:r w:rsidRPr="002121B8">
        <w:rPr>
          <w:b/>
          <w:bCs w:val="0"/>
          <w:sz w:val="20"/>
          <w:szCs w:val="20"/>
        </w:rPr>
        <w:t>objective of the risk assessment is to provide a structured and economically comparable evaluation of the resilience implications associated with alternative future configurations of the European access-to-space ecosystem</w:t>
      </w:r>
      <w:r w:rsidRPr="002121B8">
        <w:rPr>
          <w:sz w:val="20"/>
          <w:szCs w:val="20"/>
        </w:rPr>
        <w:t>. Building upon the infrastructure mapping, criticality assessment, bottleneck analysis and scenario development activities presented in the previous sections, the assessment translates infrastructure vulnerabilities, operational constraints and strategic dependencies into a common risk framework capable of supporting evidence-based decision-making.</w:t>
      </w:r>
    </w:p>
    <w:p w14:paraId="2A897C4F" w14:textId="77777777" w:rsidR="00FC0563" w:rsidRPr="002121B8" w:rsidRDefault="00FC0563" w:rsidP="00634869">
      <w:pPr>
        <w:pStyle w:val="Caption"/>
        <w:spacing w:before="0"/>
        <w:jc w:val="both"/>
        <w:rPr>
          <w:sz w:val="20"/>
          <w:szCs w:val="20"/>
        </w:rPr>
      </w:pPr>
      <w:r w:rsidRPr="002121B8">
        <w:rPr>
          <w:sz w:val="20"/>
          <w:szCs w:val="20"/>
        </w:rPr>
        <w:t xml:space="preserve">Traditional infrastructure assessments are highly effective in identifying critical facilities, operational dependencies and strategic bottlenecks. However, they often provide only a partial representation of resilience because they focus primarily on assets rather than on the systemic consequences generated by infrastructure failures, operational disruptions or strategic dependencies. As a result, </w:t>
      </w:r>
      <w:r w:rsidRPr="002121B8">
        <w:rPr>
          <w:b/>
          <w:bCs w:val="0"/>
          <w:sz w:val="20"/>
          <w:szCs w:val="20"/>
        </w:rPr>
        <w:t>criticality alone does not necessarily explain how different future configurations of the European access-to-space ecosystem may affect overall exposure</w:t>
      </w:r>
      <w:r w:rsidRPr="002121B8">
        <w:rPr>
          <w:sz w:val="20"/>
          <w:szCs w:val="20"/>
        </w:rPr>
        <w:t xml:space="preserve">. To address this limitation, the </w:t>
      </w:r>
      <w:r w:rsidRPr="002121B8">
        <w:rPr>
          <w:sz w:val="20"/>
          <w:szCs w:val="20"/>
        </w:rPr>
        <w:lastRenderedPageBreak/>
        <w:t>present study adopts a scenario-based risk assessment framework capable of linking infrastructure characteristics to economic exposure and resilience performance.</w:t>
      </w:r>
    </w:p>
    <w:p w14:paraId="7772A96E" w14:textId="77777777" w:rsidR="00FC0563" w:rsidRPr="002121B8" w:rsidRDefault="00FC0563" w:rsidP="00634869">
      <w:pPr>
        <w:pStyle w:val="Caption"/>
        <w:spacing w:before="0"/>
        <w:jc w:val="both"/>
        <w:rPr>
          <w:sz w:val="20"/>
          <w:szCs w:val="20"/>
        </w:rPr>
      </w:pPr>
      <w:r w:rsidRPr="002121B8">
        <w:rPr>
          <w:sz w:val="20"/>
          <w:szCs w:val="20"/>
        </w:rPr>
        <w:t xml:space="preserve">At its core, the </w:t>
      </w:r>
      <w:r w:rsidRPr="002121B8">
        <w:rPr>
          <w:b/>
          <w:bCs w:val="0"/>
          <w:sz w:val="20"/>
          <w:szCs w:val="20"/>
        </w:rPr>
        <w:t>methodology follows a scenario-driven logic</w:t>
      </w:r>
      <w:r w:rsidRPr="002121B8">
        <w:rPr>
          <w:sz w:val="20"/>
          <w:szCs w:val="20"/>
        </w:rPr>
        <w:t>. Rather than assessing risks in isolation, each risk is evaluated within five clearly differentiated future configurations of the European access-to-space ecosystem. This ensures that risks are always interpreted within their operational, industrial and governance context and enables a direct comparison of how alternative investment strategies and policy choices modify the overall risk profile of the system. In this sense, scenarios act as the analytical bridge between infrastructure analysis and strategic decision-making.</w:t>
      </w:r>
    </w:p>
    <w:p w14:paraId="04DACCC9" w14:textId="77777777" w:rsidR="00FC0563" w:rsidRPr="002121B8" w:rsidRDefault="00FC0563" w:rsidP="00634869">
      <w:pPr>
        <w:pStyle w:val="Caption"/>
        <w:spacing w:before="0"/>
        <w:jc w:val="both"/>
        <w:rPr>
          <w:sz w:val="20"/>
          <w:szCs w:val="20"/>
        </w:rPr>
      </w:pPr>
      <w:r w:rsidRPr="002121B8">
        <w:rPr>
          <w:sz w:val="20"/>
          <w:szCs w:val="20"/>
        </w:rPr>
        <w:t xml:space="preserve">The framework was deliberately designed to go beyond a traditional bottom-up risk </w:t>
      </w:r>
      <w:r>
        <w:rPr>
          <w:sz w:val="20"/>
          <w:szCs w:val="20"/>
        </w:rPr>
        <w:t>mapping</w:t>
      </w:r>
      <w:r w:rsidRPr="002121B8">
        <w:rPr>
          <w:sz w:val="20"/>
          <w:szCs w:val="20"/>
        </w:rPr>
        <w:t xml:space="preserve">. Instead of assessing individual infrastructures separately, the </w:t>
      </w:r>
      <w:r w:rsidRPr="002121B8">
        <w:rPr>
          <w:b/>
          <w:bCs w:val="0"/>
          <w:sz w:val="20"/>
          <w:szCs w:val="20"/>
        </w:rPr>
        <w:t>methodology evaluates the European access-to-space ecosystem as an interconnected system of systems</w:t>
      </w:r>
      <w:r w:rsidRPr="002121B8">
        <w:rPr>
          <w:sz w:val="20"/>
          <w:szCs w:val="20"/>
        </w:rPr>
        <w:t xml:space="preserve"> composed of launch facilities, payload preparation infrastructure, testing and qualification capabilities, manufacturing and supply chains, TT&amp;C and range-safety systems, mission operations, transportation networks and SSA-related capabilities. This system-level perspective is particularly important because many of the most significant vulnerabilities identified during the study originate from interdependencies and concentration effects rather than from isolated infrastructure failures.</w:t>
      </w:r>
    </w:p>
    <w:p w14:paraId="58EEFD2E" w14:textId="77777777" w:rsidR="00FC0563" w:rsidRPr="002121B8" w:rsidRDefault="00FC0563" w:rsidP="00634869">
      <w:pPr>
        <w:pStyle w:val="Caption"/>
        <w:spacing w:before="0"/>
        <w:jc w:val="both"/>
        <w:rPr>
          <w:sz w:val="20"/>
          <w:szCs w:val="20"/>
        </w:rPr>
      </w:pPr>
      <w:r w:rsidRPr="002121B8">
        <w:rPr>
          <w:sz w:val="20"/>
          <w:szCs w:val="20"/>
        </w:rPr>
        <w:t xml:space="preserve">To ensure consistency across all scenarios, a common risk </w:t>
      </w:r>
      <w:r>
        <w:rPr>
          <w:sz w:val="20"/>
          <w:szCs w:val="20"/>
        </w:rPr>
        <w:t>mapping</w:t>
      </w:r>
      <w:r w:rsidRPr="002121B8">
        <w:rPr>
          <w:sz w:val="20"/>
          <w:szCs w:val="20"/>
        </w:rPr>
        <w:t xml:space="preserve"> composed </w:t>
      </w:r>
      <w:r w:rsidRPr="00C23CDD">
        <w:rPr>
          <w:sz w:val="20"/>
          <w:szCs w:val="20"/>
        </w:rPr>
        <w:t>of twenty risks was developed</w:t>
      </w:r>
      <w:r w:rsidRPr="002121B8">
        <w:rPr>
          <w:sz w:val="20"/>
          <w:szCs w:val="20"/>
        </w:rPr>
        <w:t xml:space="preserve"> and applied to every future configuration. The risks were derived directly from the bottlenecks, dependencies and vulnerabilities identified throughout the mapping and criticality assessment phases and were structured across the full access-to-space value chain. Applying the same risk </w:t>
      </w:r>
      <w:r>
        <w:rPr>
          <w:sz w:val="20"/>
          <w:szCs w:val="20"/>
        </w:rPr>
        <w:t>mapping</w:t>
      </w:r>
      <w:r w:rsidRPr="002121B8">
        <w:rPr>
          <w:sz w:val="20"/>
          <w:szCs w:val="20"/>
        </w:rPr>
        <w:t xml:space="preserve"> across all scenarios </w:t>
      </w:r>
      <w:r w:rsidRPr="002121B8">
        <w:rPr>
          <w:b/>
          <w:bCs w:val="0"/>
          <w:sz w:val="20"/>
          <w:szCs w:val="20"/>
        </w:rPr>
        <w:t>guarantees methodological consistency and ensures that differences in results can be directly attributed to the characteristics of the scenarios themselves</w:t>
      </w:r>
      <w:r w:rsidRPr="002121B8">
        <w:rPr>
          <w:sz w:val="20"/>
          <w:szCs w:val="20"/>
        </w:rPr>
        <w:t xml:space="preserve"> rather than to changes in analytical scope.</w:t>
      </w:r>
    </w:p>
    <w:p w14:paraId="6373B675" w14:textId="77777777" w:rsidR="00FC0563" w:rsidRPr="002121B8" w:rsidRDefault="00FC0563" w:rsidP="00634869">
      <w:pPr>
        <w:pStyle w:val="Caption"/>
        <w:spacing w:before="0"/>
        <w:jc w:val="both"/>
        <w:rPr>
          <w:sz w:val="20"/>
          <w:szCs w:val="20"/>
        </w:rPr>
      </w:pPr>
      <w:r w:rsidRPr="002121B8">
        <w:rPr>
          <w:sz w:val="20"/>
          <w:szCs w:val="20"/>
        </w:rPr>
        <w:t xml:space="preserve">The </w:t>
      </w:r>
      <w:r w:rsidRPr="002121B8">
        <w:rPr>
          <w:b/>
          <w:bCs w:val="0"/>
          <w:sz w:val="20"/>
          <w:szCs w:val="20"/>
        </w:rPr>
        <w:t>risk assessment is based on a classical severity–likelihood approach adapted to the specific characteristics of access-to-space infrastructure</w:t>
      </w:r>
      <w:r w:rsidRPr="002121B8">
        <w:rPr>
          <w:sz w:val="20"/>
          <w:szCs w:val="20"/>
        </w:rPr>
        <w:t>. For each risk, a likelihood score and a severity score were assigned based on the scenario-specific conditions under which the risk may materialise. The resulting risk exposure was calculated using the following formulation:</w:t>
      </w:r>
    </w:p>
    <w:p w14:paraId="692BA428" w14:textId="77777777" w:rsidR="00FC0563" w:rsidRPr="00634869" w:rsidRDefault="00FC0563" w:rsidP="00634869">
      <w:pPr>
        <w:pStyle w:val="Caption"/>
        <w:spacing w:before="0"/>
        <w:rPr>
          <w:b/>
          <w:bCs w:val="0"/>
          <w:i/>
          <w:iCs/>
          <w:sz w:val="22"/>
          <w:szCs w:val="22"/>
        </w:rPr>
      </w:pPr>
      <w:r w:rsidRPr="00634869">
        <w:rPr>
          <w:b/>
          <w:bCs w:val="0"/>
          <w:i/>
          <w:iCs/>
          <w:sz w:val="22"/>
          <w:szCs w:val="22"/>
        </w:rPr>
        <w:t>Risk Exposure = Likelihood × Severity</w:t>
      </w:r>
    </w:p>
    <w:p w14:paraId="4A4583D3" w14:textId="77777777" w:rsidR="00FC0563" w:rsidRPr="002121B8" w:rsidRDefault="00FC0563" w:rsidP="00634869">
      <w:pPr>
        <w:pStyle w:val="Caption"/>
        <w:spacing w:before="0"/>
        <w:jc w:val="both"/>
        <w:rPr>
          <w:sz w:val="20"/>
          <w:szCs w:val="20"/>
        </w:rPr>
      </w:pPr>
      <w:r w:rsidRPr="002121B8">
        <w:rPr>
          <w:sz w:val="20"/>
          <w:szCs w:val="20"/>
        </w:rPr>
        <w:t>where likelihood represents the probability of risk materialisation and severity represents the estimated economic impact generated by the occurrence of the disruptive event. Consistent with established aerospace and critical-infrastructure risk-management practices, the likelihood scale follows a logarithmic progression in order to adequately represent low-frequency high-impact events, while severity was translated into economic impact classes expressed in monetary terms.</w:t>
      </w:r>
    </w:p>
    <w:p w14:paraId="67DF01B4" w14:textId="77777777" w:rsidR="00FC0563" w:rsidRPr="002121B8" w:rsidRDefault="00FC0563" w:rsidP="00634869">
      <w:pPr>
        <w:pStyle w:val="Caption"/>
        <w:spacing w:before="0"/>
        <w:jc w:val="both"/>
        <w:rPr>
          <w:sz w:val="20"/>
          <w:szCs w:val="20"/>
        </w:rPr>
      </w:pPr>
      <w:r w:rsidRPr="002121B8">
        <w:rPr>
          <w:sz w:val="20"/>
          <w:szCs w:val="20"/>
        </w:rPr>
        <w:t xml:space="preserve">The use of an economic exposure metric serves a specific purpose. Within the context of this study, the objective is not to estimate future losses with accounting precision, but rather to </w:t>
      </w:r>
      <w:r w:rsidRPr="002121B8">
        <w:rPr>
          <w:b/>
          <w:bCs w:val="0"/>
          <w:sz w:val="20"/>
          <w:szCs w:val="20"/>
        </w:rPr>
        <w:t>create a common unit of comparison capable of aggregating heterogeneous risks and supporting trade-off analysis across alternative strategic options</w:t>
      </w:r>
      <w:r w:rsidRPr="002121B8">
        <w:rPr>
          <w:sz w:val="20"/>
          <w:szCs w:val="20"/>
        </w:rPr>
        <w:t>. Translating risks into economic exposure therefore allows launch-infrastructure risks, testing bottlenecks, logistics disruptions, governance constraints and strategic-autonomy dependencies to be compared within a single integrated framework. This significantly improves the ability of decision-makers to evaluate the relative value of different resilience interventions.</w:t>
      </w:r>
    </w:p>
    <w:p w14:paraId="71513E3D" w14:textId="77777777" w:rsidR="00FC0563" w:rsidRPr="002121B8" w:rsidRDefault="00FC0563" w:rsidP="00634869">
      <w:pPr>
        <w:pStyle w:val="Caption"/>
        <w:spacing w:before="0"/>
        <w:jc w:val="both"/>
        <w:rPr>
          <w:sz w:val="20"/>
          <w:szCs w:val="20"/>
        </w:rPr>
      </w:pPr>
      <w:r w:rsidRPr="002121B8">
        <w:rPr>
          <w:sz w:val="20"/>
          <w:szCs w:val="20"/>
        </w:rPr>
        <w:t xml:space="preserve">A further methodological challenge concerns uncertainty. Because the assessment evaluates future strategic configurations rather than historical events, it is neither realistic nor desirable to present a single deterministic value for each scenario. </w:t>
      </w:r>
      <w:r w:rsidRPr="004D4B59">
        <w:rPr>
          <w:b/>
          <w:bCs w:val="0"/>
          <w:sz w:val="20"/>
          <w:szCs w:val="20"/>
        </w:rPr>
        <w:t>To account for implementation uncertainty and variability in future conditions, the assessment introduces three exposure cases for each scenario</w:t>
      </w:r>
      <w:r w:rsidRPr="002121B8">
        <w:rPr>
          <w:sz w:val="20"/>
          <w:szCs w:val="20"/>
        </w:rPr>
        <w:t>:</w:t>
      </w:r>
    </w:p>
    <w:p w14:paraId="54CDA0EC" w14:textId="77777777" w:rsidR="00FC0563" w:rsidRPr="002121B8" w:rsidRDefault="00FC0563" w:rsidP="00634869">
      <w:pPr>
        <w:pStyle w:val="bullet10"/>
        <w:spacing w:before="0" w:after="120"/>
      </w:pPr>
      <w:r w:rsidRPr="003C26ED">
        <w:rPr>
          <w:b/>
          <w:color w:val="00B050"/>
        </w:rPr>
        <w:t>High Case</w:t>
      </w:r>
      <w:r w:rsidRPr="002121B8">
        <w:t>, representing favourable implementation and operating conditions;</w:t>
      </w:r>
    </w:p>
    <w:p w14:paraId="6FA353D3" w14:textId="77777777" w:rsidR="00FC0563" w:rsidRPr="002121B8" w:rsidRDefault="00FC0563" w:rsidP="00634869">
      <w:pPr>
        <w:pStyle w:val="bullet10"/>
        <w:spacing w:before="0" w:after="120"/>
      </w:pPr>
      <w:r w:rsidRPr="003C26ED">
        <w:rPr>
          <w:b/>
          <w:color w:val="0070C0"/>
        </w:rPr>
        <w:t>Base Case</w:t>
      </w:r>
      <w:r w:rsidRPr="002121B8">
        <w:t>, representing the most realistic estimate and primary reference case;</w:t>
      </w:r>
    </w:p>
    <w:p w14:paraId="67D3BA8A" w14:textId="77777777" w:rsidR="00FC0563" w:rsidRPr="002121B8" w:rsidRDefault="00FC0563" w:rsidP="00634869">
      <w:pPr>
        <w:pStyle w:val="bullet10"/>
        <w:spacing w:before="0" w:after="120"/>
      </w:pPr>
      <w:r w:rsidRPr="003C26ED">
        <w:rPr>
          <w:b/>
          <w:color w:val="FF0000"/>
        </w:rPr>
        <w:t>Low Case</w:t>
      </w:r>
      <w:r w:rsidRPr="002121B8">
        <w:t>, representing adverse implementation conditions and the materialisation of several negative risk drivers simultaneously.</w:t>
      </w:r>
    </w:p>
    <w:p w14:paraId="40A827C2" w14:textId="77777777" w:rsidR="00FC0563" w:rsidRPr="002121B8" w:rsidRDefault="00FC0563" w:rsidP="00634869">
      <w:pPr>
        <w:pStyle w:val="Caption"/>
        <w:spacing w:before="0"/>
        <w:jc w:val="both"/>
        <w:rPr>
          <w:sz w:val="20"/>
          <w:szCs w:val="20"/>
        </w:rPr>
      </w:pPr>
      <w:r w:rsidRPr="002121B8">
        <w:rPr>
          <w:sz w:val="20"/>
          <w:szCs w:val="20"/>
        </w:rPr>
        <w:t xml:space="preserve">Importantly, uncertainty was not introduced by changing the underlying likelihood and severity scores. Given the logarithmic nature of the likelihood scale, modifications at score level would generate disproportionate and potentially misleading variations in exposure. Instead, </w:t>
      </w:r>
      <w:r w:rsidRPr="003C26ED">
        <w:rPr>
          <w:b/>
          <w:bCs w:val="0"/>
          <w:sz w:val="20"/>
          <w:szCs w:val="20"/>
        </w:rPr>
        <w:t xml:space="preserve">uncertainty was incorporated through scenario-level adjustment factors </w:t>
      </w:r>
      <w:r w:rsidRPr="003C26ED">
        <w:rPr>
          <w:b/>
          <w:bCs w:val="0"/>
          <w:sz w:val="20"/>
          <w:szCs w:val="20"/>
        </w:rPr>
        <w:lastRenderedPageBreak/>
        <w:t>applied to aggregate exposure values</w:t>
      </w:r>
      <w:r w:rsidRPr="002121B8">
        <w:rPr>
          <w:sz w:val="20"/>
          <w:szCs w:val="20"/>
        </w:rPr>
        <w:t>. This approach preserves the integrity of the underlying risk assessment while providing a transparent representation of uncertainty around each strategic pathway.</w:t>
      </w:r>
    </w:p>
    <w:p w14:paraId="0E0A1F56" w14:textId="77777777" w:rsidR="00FC0563" w:rsidRPr="002121B8" w:rsidRDefault="00FC0563" w:rsidP="00634869">
      <w:pPr>
        <w:pStyle w:val="Caption"/>
        <w:spacing w:before="0"/>
        <w:jc w:val="both"/>
        <w:rPr>
          <w:sz w:val="20"/>
          <w:szCs w:val="20"/>
        </w:rPr>
      </w:pPr>
      <w:r w:rsidRPr="004D4B59">
        <w:rPr>
          <w:b/>
          <w:bCs w:val="0"/>
          <w:sz w:val="20"/>
          <w:szCs w:val="20"/>
        </w:rPr>
        <w:t>The selection of adjustment factors reflects the intrinsic uncertainty associated with each scenario</w:t>
      </w:r>
      <w:r w:rsidRPr="002121B8">
        <w:rPr>
          <w:sz w:val="20"/>
          <w:szCs w:val="20"/>
        </w:rPr>
        <w:t>. Resilience-oriented and highly coordinated scenarios exhibit narrower uncertainty ranges because their performance depends primarily on infrastructure and governance implementation. Conversely, market-driven scenarios exhibit wider ranges because their success depends on a larger number of commercial, industrial and financial variables outside direct institutional control. This distinction ensures that uncertainty is linked to the robustness of the scenario itself rather than artificially embedded within individual risks.</w:t>
      </w:r>
    </w:p>
    <w:p w14:paraId="3560E243" w14:textId="77777777" w:rsidR="00FC0563" w:rsidRPr="002121B8" w:rsidRDefault="00FC0563" w:rsidP="00634869">
      <w:pPr>
        <w:pStyle w:val="Caption"/>
        <w:spacing w:before="0"/>
        <w:jc w:val="both"/>
        <w:rPr>
          <w:sz w:val="20"/>
          <w:szCs w:val="20"/>
        </w:rPr>
      </w:pPr>
      <w:r w:rsidRPr="002121B8">
        <w:rPr>
          <w:sz w:val="20"/>
          <w:szCs w:val="20"/>
        </w:rPr>
        <w:t xml:space="preserve">A key differentiator of the methodology lies in its focus on decision-relevant outputs. The purpose of the assessment is not simply to rank risks, but to </w:t>
      </w:r>
      <w:r w:rsidRPr="004D4B59">
        <w:rPr>
          <w:b/>
          <w:bCs w:val="0"/>
          <w:sz w:val="20"/>
          <w:szCs w:val="20"/>
        </w:rPr>
        <w:t>understand how alternative strategic pathways modify aggregate exposure and resilience performance</w:t>
      </w:r>
      <w:r w:rsidRPr="002121B8">
        <w:rPr>
          <w:sz w:val="20"/>
          <w:szCs w:val="20"/>
        </w:rPr>
        <w:t>. To achieve this, risk scores are aggregated across categories and scenarios to generate an overall risk cost that can be compared directly across future configurations. This enables the identification of resilience gains, residual vulnerabilities and the cost of inaction associated with alternative policy choices.</w:t>
      </w:r>
    </w:p>
    <w:p w14:paraId="60D4EAC5" w14:textId="77777777" w:rsidR="00FC0563" w:rsidRPr="002121B8" w:rsidRDefault="00FC0563" w:rsidP="00634869">
      <w:pPr>
        <w:pStyle w:val="Caption"/>
        <w:spacing w:before="0"/>
        <w:jc w:val="both"/>
        <w:rPr>
          <w:sz w:val="20"/>
          <w:szCs w:val="20"/>
        </w:rPr>
      </w:pPr>
      <w:r w:rsidRPr="002121B8">
        <w:rPr>
          <w:sz w:val="20"/>
          <w:szCs w:val="20"/>
        </w:rPr>
        <w:t xml:space="preserve">Finally, </w:t>
      </w:r>
      <w:r w:rsidRPr="004D4B59">
        <w:rPr>
          <w:b/>
          <w:bCs w:val="0"/>
          <w:sz w:val="20"/>
          <w:szCs w:val="20"/>
        </w:rPr>
        <w:t>the assessment incorporates a systemic perspective through the consideration of interdependencies and cascading effects</w:t>
      </w:r>
      <w:r w:rsidRPr="002121B8">
        <w:rPr>
          <w:sz w:val="20"/>
          <w:szCs w:val="20"/>
        </w:rPr>
        <w:t>. The analysis recognises that many critical vulnerabilities identified during the study—such as testing bottlenecks, logistics chokepoints, operational dependencies or strategic-autonomy constraints—do not operate independently. Instead, disruptions occurring within one infrastructure layer may propagate throughout the wider ecosystem and amplify exposure across multiple value-chain segments. For this reason, risks are interpreted not only as isolated events but also as components of a broader resilience network, a perspective that will be further explored in Section 5.3.</w:t>
      </w:r>
    </w:p>
    <w:p w14:paraId="4056A9FD" w14:textId="5F301CD0" w:rsidR="00FC0563" w:rsidRPr="001123AF" w:rsidRDefault="00FC0563" w:rsidP="00634869">
      <w:pPr>
        <w:pStyle w:val="Caption"/>
        <w:spacing w:before="0"/>
        <w:jc w:val="both"/>
        <w:rPr>
          <w:sz w:val="20"/>
          <w:szCs w:val="20"/>
        </w:rPr>
      </w:pPr>
      <w:r w:rsidRPr="004D4B59">
        <w:rPr>
          <w:b/>
          <w:bCs w:val="0"/>
          <w:sz w:val="20"/>
          <w:szCs w:val="20"/>
        </w:rPr>
        <w:t>Overall, the methodology provides a fully integrated framework linking infrastructure, operations, industrial capacity, governance and strategic autonomy within a single analytical model</w:t>
      </w:r>
      <w:r w:rsidRPr="002121B8">
        <w:rPr>
          <w:sz w:val="20"/>
          <w:szCs w:val="20"/>
        </w:rPr>
        <w:t>. By combining scenario analysis, economic exposure quantification and systemic resilience considerations, the framework enables a transition from a fragmented understanding of individual risks to a comprehensive and prioritised view of the factors that shape Europe’s future access-to-space resilience</w:t>
      </w:r>
      <w:r>
        <w:rPr>
          <w:sz w:val="20"/>
          <w:szCs w:val="20"/>
        </w:rPr>
        <w:t>.</w:t>
      </w:r>
    </w:p>
    <w:p w14:paraId="57C41844" w14:textId="77777777" w:rsidR="00FC0563" w:rsidRDefault="00FC0563" w:rsidP="00E65BC8">
      <w:pPr>
        <w:pStyle w:val="EYHeading4"/>
        <w:numPr>
          <w:ilvl w:val="3"/>
          <w:numId w:val="35"/>
        </w:numPr>
      </w:pPr>
      <w:r w:rsidRPr="004D7C95">
        <w:t>Exposure Breakdown by Risk Category</w:t>
      </w:r>
    </w:p>
    <w:p w14:paraId="0D831ABF" w14:textId="4B9D46F9" w:rsidR="00FC0563" w:rsidRDefault="00FC0563" w:rsidP="00634869">
      <w:r>
        <w:t xml:space="preserve">The </w:t>
      </w:r>
      <w:r w:rsidRPr="007A6912">
        <w:rPr>
          <w:b/>
          <w:bCs/>
        </w:rPr>
        <w:t>category-level analysis provides two important benefits</w:t>
      </w:r>
      <w:r>
        <w:t>. First, it identifies the principal drivers of aggregate exposure within each scenario. Second, it highlights the infrastructure layers and capability domains where resilience interventions generate the highest reduction in systemic risk. This perspective is particularly important because many resilience investments target specific facilities or operational functions, while the resulting benefits are often distributed across multiple parts of the ecosystem.</w:t>
      </w:r>
    </w:p>
    <w:p w14:paraId="79A5BE44" w14:textId="77777777" w:rsidR="00FC0563" w:rsidRDefault="00FC0563" w:rsidP="00634869">
      <w:r>
        <w:t>Across all scenarios, six risk categories were assessed:</w:t>
      </w:r>
    </w:p>
    <w:p w14:paraId="66812F56" w14:textId="77777777" w:rsidR="00FC0563" w:rsidRDefault="00FC0563" w:rsidP="00F43743">
      <w:pPr>
        <w:pStyle w:val="ListParagraph"/>
        <w:numPr>
          <w:ilvl w:val="0"/>
          <w:numId w:val="55"/>
        </w:numPr>
      </w:pPr>
      <w:r>
        <w:t>Launch Infrastructure Risks;</w:t>
      </w:r>
    </w:p>
    <w:p w14:paraId="0501E12B" w14:textId="77777777" w:rsidR="00FC0563" w:rsidRDefault="00FC0563" w:rsidP="00F43743">
      <w:pPr>
        <w:pStyle w:val="ListParagraph"/>
        <w:numPr>
          <w:ilvl w:val="0"/>
          <w:numId w:val="55"/>
        </w:numPr>
      </w:pPr>
      <w:r>
        <w:t>Testing &amp; Qualification Risks;</w:t>
      </w:r>
    </w:p>
    <w:p w14:paraId="3427E9D1" w14:textId="77777777" w:rsidR="00FC0563" w:rsidRDefault="00FC0563" w:rsidP="00F43743">
      <w:pPr>
        <w:pStyle w:val="ListParagraph"/>
        <w:numPr>
          <w:ilvl w:val="0"/>
          <w:numId w:val="55"/>
        </w:numPr>
      </w:pPr>
      <w:r>
        <w:t>Manufacturing &amp; Supply Chain Risks;</w:t>
      </w:r>
    </w:p>
    <w:p w14:paraId="7A41BD6E" w14:textId="77777777" w:rsidR="00FC0563" w:rsidRDefault="00FC0563" w:rsidP="00F43743">
      <w:pPr>
        <w:pStyle w:val="ListParagraph"/>
        <w:numPr>
          <w:ilvl w:val="0"/>
          <w:numId w:val="55"/>
        </w:numPr>
      </w:pPr>
      <w:r>
        <w:t>Transportation &amp; Logistics Risks;</w:t>
      </w:r>
    </w:p>
    <w:p w14:paraId="470D223E" w14:textId="77777777" w:rsidR="00FC0563" w:rsidRDefault="00FC0563" w:rsidP="00F43743">
      <w:pPr>
        <w:pStyle w:val="ListParagraph"/>
        <w:numPr>
          <w:ilvl w:val="0"/>
          <w:numId w:val="55"/>
        </w:numPr>
      </w:pPr>
      <w:r>
        <w:t>Operations &amp; Governance Risks;</w:t>
      </w:r>
    </w:p>
    <w:p w14:paraId="5DE772F9" w14:textId="77777777" w:rsidR="00FC0563" w:rsidRDefault="00FC0563" w:rsidP="00F43743">
      <w:pPr>
        <w:pStyle w:val="ListParagraph"/>
        <w:numPr>
          <w:ilvl w:val="0"/>
          <w:numId w:val="55"/>
        </w:numPr>
      </w:pPr>
      <w:r>
        <w:t>Strategic Autonomy &amp; Market Risks.</w:t>
      </w:r>
    </w:p>
    <w:p w14:paraId="13329B1E" w14:textId="77777777" w:rsidR="00FC0563" w:rsidRDefault="00FC0563" w:rsidP="00FC0563">
      <w:r>
        <w:t>The analysis demonstrates that exposure is not evenly distributed across these categories. Instead, a relatively small number of capability domains consistently account for most of the systemic exposure observed across the scenarios.</w:t>
      </w:r>
    </w:p>
    <w:p w14:paraId="17758D84" w14:textId="77777777" w:rsidR="00FC0563" w:rsidRPr="007A6912" w:rsidRDefault="00FC0563" w:rsidP="00FC0563">
      <w:pPr>
        <w:rPr>
          <w:b/>
          <w:bCs/>
        </w:rPr>
      </w:pPr>
      <w:r w:rsidRPr="007A6912">
        <w:rPr>
          <w:b/>
          <w:bCs/>
        </w:rPr>
        <w:t>Launch Infrastructure Risks</w:t>
      </w:r>
    </w:p>
    <w:p w14:paraId="13C2BC99" w14:textId="77777777" w:rsidR="00FC0563" w:rsidRDefault="00FC0563" w:rsidP="00FC0563">
      <w:r>
        <w:t>Launch infrastructure risks include launch-site availability, launch-pad saturation, launch campaign disruption and failures affecting range safety or launch authorisation functions. These risks are often perceived as the most visible component of access-to-space resilience because they directly affect launch operations.</w:t>
      </w:r>
    </w:p>
    <w:p w14:paraId="30CA038A" w14:textId="77777777" w:rsidR="00FC0563" w:rsidRDefault="00FC0563" w:rsidP="00FC0563">
      <w:r>
        <w:t>The assessment confirms that launch infrastructure remains a major contributor to exposure, particularly in scenarios characterised by strong geographical concentration of launch activity. This is especially evident in S1 and S4, where the Guiana Space Centre continues to represent the dominant operational node within the European launch architecture. Under these configurations, disruptions affecting launch facilities can generate significant operational consequences because a large fraction of European launch capacity remains concentrated within a limited number of sites.</w:t>
      </w:r>
    </w:p>
    <w:p w14:paraId="50F68353" w14:textId="77777777" w:rsidR="00FC0563" w:rsidRDefault="00FC0563" w:rsidP="00FC0563">
      <w:r>
        <w:lastRenderedPageBreak/>
        <w:t>However, the analysis also shows that launch infrastructure is not the dominant risk category in most scenarios. While launch facilities remain critical assets, their contribution to aggregate exposure is often lower than that generated by testing bottlenecks, industrial dependencies or strategic-autonomy constraints. This finding challenges the common assumption that resilience can be achieved primarily through the expansion of launch-site infrastructure.</w:t>
      </w:r>
    </w:p>
    <w:p w14:paraId="1C18D7DA" w14:textId="77777777" w:rsidR="00FC0563" w:rsidRDefault="00FC0563" w:rsidP="00FC0563">
      <w:r>
        <w:t>The strongest reduction in launch-related exposure is observed in S2, where coordinated diversification of the launch network reduces dependence on individual nodes and introduces alternative pathways for mission execution. By contrast, S5 exhibits the highest launch-related exposure due to the simultaneous deterioration of CSG performance and the failure of alternative launch sites to reach operational maturity.</w:t>
      </w:r>
    </w:p>
    <w:p w14:paraId="22E83329" w14:textId="088AD04A" w:rsidR="003C73E8" w:rsidRDefault="003C73E8" w:rsidP="003C73E8">
      <w:pPr>
        <w:pStyle w:val="Caption"/>
      </w:pPr>
      <w:bookmarkStart w:id="161" w:name="_Toc239018438"/>
      <w:r>
        <w:t xml:space="preserve">Table </w:t>
      </w:r>
      <w:r>
        <w:fldChar w:fldCharType="begin"/>
      </w:r>
      <w:r>
        <w:instrText xml:space="preserve"> SEQ Table \* ARABIC </w:instrText>
      </w:r>
      <w:r>
        <w:fldChar w:fldCharType="separate"/>
      </w:r>
      <w:r w:rsidR="005F19E3">
        <w:rPr>
          <w:noProof/>
        </w:rPr>
        <w:t>47</w:t>
      </w:r>
      <w:r>
        <w:fldChar w:fldCharType="end"/>
      </w:r>
      <w:r>
        <w:t xml:space="preserve"> </w:t>
      </w:r>
      <w:r w:rsidR="00681162" w:rsidRPr="00681162">
        <w:t>Launch Infrastructure Risks</w:t>
      </w:r>
      <w:bookmarkEnd w:id="161"/>
    </w:p>
    <w:tbl>
      <w:tblPr>
        <w:tblStyle w:val="CV2"/>
        <w:tblW w:w="5000" w:type="pct"/>
        <w:tblCellMar>
          <w:top w:w="57" w:type="dxa"/>
          <w:bottom w:w="57" w:type="dxa"/>
        </w:tblCellMar>
        <w:tblLook w:val="04A0" w:firstRow="1" w:lastRow="0" w:firstColumn="1" w:lastColumn="0" w:noHBand="0" w:noVBand="1"/>
      </w:tblPr>
      <w:tblGrid>
        <w:gridCol w:w="715"/>
        <w:gridCol w:w="1837"/>
        <w:gridCol w:w="7086"/>
      </w:tblGrid>
      <w:tr w:rsidR="0016562C" w:rsidRPr="003C73E8" w14:paraId="74A85208" w14:textId="77777777" w:rsidTr="00426DB7">
        <w:trPr>
          <w:cnfStyle w:val="100000000000" w:firstRow="1" w:lastRow="0" w:firstColumn="0" w:lastColumn="0" w:oddVBand="0" w:evenVBand="0" w:oddHBand="0" w:evenHBand="0" w:firstRowFirstColumn="0" w:firstRowLastColumn="0" w:lastRowFirstColumn="0" w:lastRowLastColumn="0"/>
          <w:trHeight w:val="20"/>
        </w:trPr>
        <w:tc>
          <w:tcPr>
            <w:cnfStyle w:val="000000000100" w:firstRow="0" w:lastRow="0" w:firstColumn="0" w:lastColumn="0" w:oddVBand="0" w:evenVBand="0" w:oddHBand="0" w:evenHBand="0" w:firstRowFirstColumn="1" w:firstRowLastColumn="0" w:lastRowFirstColumn="0" w:lastRowLastColumn="0"/>
            <w:tcW w:w="371" w:type="pct"/>
            <w:hideMark/>
          </w:tcPr>
          <w:p w14:paraId="645645B1" w14:textId="77777777" w:rsidR="0016562C" w:rsidRPr="003C73E8" w:rsidRDefault="0016562C" w:rsidP="0016562C">
            <w:pPr>
              <w:rPr>
                <w:b/>
                <w:sz w:val="18"/>
                <w:szCs w:val="28"/>
                <w:lang w:val="nl-BE"/>
              </w:rPr>
            </w:pPr>
            <w:r w:rsidRPr="003C73E8">
              <w:rPr>
                <w:b/>
                <w:sz w:val="18"/>
                <w:szCs w:val="28"/>
                <w:lang w:val="nl-BE"/>
              </w:rPr>
              <w:t>Risk ID</w:t>
            </w:r>
          </w:p>
        </w:tc>
        <w:tc>
          <w:tcPr>
            <w:tcW w:w="953" w:type="pct"/>
            <w:hideMark/>
          </w:tcPr>
          <w:p w14:paraId="5CBC7ACE" w14:textId="77777777" w:rsidR="0016562C" w:rsidRPr="003C73E8" w:rsidRDefault="0016562C" w:rsidP="0016562C">
            <w:pPr>
              <w:cnfStyle w:val="100000000000" w:firstRow="1" w:lastRow="0" w:firstColumn="0" w:lastColumn="0" w:oddVBand="0" w:evenVBand="0" w:oddHBand="0" w:evenHBand="0" w:firstRowFirstColumn="0" w:firstRowLastColumn="0" w:lastRowFirstColumn="0" w:lastRowLastColumn="0"/>
              <w:rPr>
                <w:b/>
                <w:sz w:val="18"/>
                <w:szCs w:val="28"/>
                <w:lang w:val="nl-BE"/>
              </w:rPr>
            </w:pPr>
            <w:r w:rsidRPr="003C73E8">
              <w:rPr>
                <w:b/>
                <w:sz w:val="18"/>
                <w:szCs w:val="28"/>
                <w:lang w:val="nl-BE"/>
              </w:rPr>
              <w:t>Risk Name</w:t>
            </w:r>
          </w:p>
        </w:tc>
        <w:tc>
          <w:tcPr>
            <w:tcW w:w="3676" w:type="pct"/>
            <w:hideMark/>
          </w:tcPr>
          <w:p w14:paraId="45C01311" w14:textId="77777777" w:rsidR="0016562C" w:rsidRPr="003C73E8" w:rsidRDefault="0016562C" w:rsidP="0016562C">
            <w:pPr>
              <w:cnfStyle w:val="100000000000" w:firstRow="1" w:lastRow="0" w:firstColumn="0" w:lastColumn="0" w:oddVBand="0" w:evenVBand="0" w:oddHBand="0" w:evenHBand="0" w:firstRowFirstColumn="0" w:firstRowLastColumn="0" w:lastRowFirstColumn="0" w:lastRowLastColumn="0"/>
              <w:rPr>
                <w:b/>
                <w:sz w:val="18"/>
                <w:szCs w:val="28"/>
                <w:lang w:val="nl-BE"/>
              </w:rPr>
            </w:pPr>
            <w:r w:rsidRPr="003C73E8">
              <w:rPr>
                <w:b/>
                <w:sz w:val="18"/>
                <w:szCs w:val="28"/>
                <w:lang w:val="nl-BE"/>
              </w:rPr>
              <w:t>Risk Description</w:t>
            </w:r>
          </w:p>
        </w:tc>
      </w:tr>
      <w:tr w:rsidR="0016562C" w:rsidRPr="003C73E8" w14:paraId="75A416DB" w14:textId="77777777" w:rsidTr="00426DB7">
        <w:trPr>
          <w:trHeight w:val="20"/>
        </w:trPr>
        <w:tc>
          <w:tcPr>
            <w:tcW w:w="371" w:type="pct"/>
            <w:shd w:val="clear" w:color="auto" w:fill="F2F2F2" w:themeFill="text2" w:themeFillShade="F2"/>
            <w:hideMark/>
          </w:tcPr>
          <w:p w14:paraId="41997273" w14:textId="77777777" w:rsidR="0016562C" w:rsidRPr="003C73E8" w:rsidRDefault="0016562C" w:rsidP="00C22D04">
            <w:pPr>
              <w:jc w:val="left"/>
              <w:rPr>
                <w:i/>
                <w:sz w:val="18"/>
                <w:szCs w:val="28"/>
                <w:lang w:val="nl-BE"/>
              </w:rPr>
            </w:pPr>
            <w:r w:rsidRPr="003C73E8">
              <w:rPr>
                <w:i/>
                <w:sz w:val="18"/>
                <w:szCs w:val="28"/>
                <w:lang w:val="nl-BE"/>
              </w:rPr>
              <w:t>R1</w:t>
            </w:r>
          </w:p>
        </w:tc>
        <w:tc>
          <w:tcPr>
            <w:tcW w:w="953" w:type="pct"/>
            <w:shd w:val="clear" w:color="auto" w:fill="F2F2F2" w:themeFill="text2" w:themeFillShade="F2"/>
            <w:hideMark/>
          </w:tcPr>
          <w:p w14:paraId="36C86E89" w14:textId="77777777" w:rsidR="0016562C" w:rsidRPr="003C73E8" w:rsidRDefault="0016562C" w:rsidP="00C22D04">
            <w:pPr>
              <w:jc w:val="left"/>
              <w:rPr>
                <w:b/>
                <w:sz w:val="18"/>
                <w:szCs w:val="28"/>
                <w:lang w:val="nl-BE"/>
              </w:rPr>
            </w:pPr>
            <w:r w:rsidRPr="003C73E8">
              <w:rPr>
                <w:b/>
                <w:sz w:val="18"/>
                <w:szCs w:val="28"/>
                <w:lang w:val="nl-BE"/>
              </w:rPr>
              <w:t>Launch Site Unavailability</w:t>
            </w:r>
          </w:p>
        </w:tc>
        <w:tc>
          <w:tcPr>
            <w:tcW w:w="3676" w:type="pct"/>
            <w:hideMark/>
          </w:tcPr>
          <w:p w14:paraId="42453F8F" w14:textId="77777777" w:rsidR="0016562C" w:rsidRPr="003C73E8" w:rsidRDefault="0016562C" w:rsidP="00C22D04">
            <w:pPr>
              <w:jc w:val="left"/>
              <w:rPr>
                <w:i/>
                <w:sz w:val="18"/>
                <w:szCs w:val="28"/>
                <w:lang w:val="en-US"/>
              </w:rPr>
            </w:pPr>
            <w:r w:rsidRPr="003C73E8">
              <w:rPr>
                <w:i/>
                <w:sz w:val="18"/>
                <w:szCs w:val="28"/>
                <w:lang w:val="en-US"/>
              </w:rPr>
              <w:t>Partial or complete unavailability of a critical European launch site resulting from technical failures, infrastructure outages, safety incidents, regulatory restrictions, geopolitical developments, civil unrest, environmental events, or prolonged operational disruptions. The event affects the ability to conduct scheduled launch campaigns and maintain planned launch cadence.</w:t>
            </w:r>
          </w:p>
        </w:tc>
      </w:tr>
      <w:tr w:rsidR="0016562C" w:rsidRPr="003C73E8" w14:paraId="03B2BB77" w14:textId="77777777" w:rsidTr="00426DB7">
        <w:trPr>
          <w:trHeight w:val="20"/>
        </w:trPr>
        <w:tc>
          <w:tcPr>
            <w:tcW w:w="371" w:type="pct"/>
            <w:shd w:val="clear" w:color="auto" w:fill="F2F2F2" w:themeFill="text2" w:themeFillShade="F2"/>
            <w:hideMark/>
          </w:tcPr>
          <w:p w14:paraId="330DBB75" w14:textId="77777777" w:rsidR="0016562C" w:rsidRPr="003C73E8" w:rsidRDefault="0016562C" w:rsidP="00C22D04">
            <w:pPr>
              <w:jc w:val="left"/>
              <w:rPr>
                <w:i/>
                <w:sz w:val="18"/>
                <w:szCs w:val="28"/>
                <w:lang w:val="nl-BE"/>
              </w:rPr>
            </w:pPr>
            <w:r w:rsidRPr="003C73E8">
              <w:rPr>
                <w:i/>
                <w:sz w:val="18"/>
                <w:szCs w:val="28"/>
                <w:lang w:val="nl-BE"/>
              </w:rPr>
              <w:t>R2</w:t>
            </w:r>
          </w:p>
        </w:tc>
        <w:tc>
          <w:tcPr>
            <w:tcW w:w="953" w:type="pct"/>
            <w:shd w:val="clear" w:color="auto" w:fill="F2F2F2" w:themeFill="text2" w:themeFillShade="F2"/>
            <w:hideMark/>
          </w:tcPr>
          <w:p w14:paraId="30DD408F" w14:textId="77777777" w:rsidR="0016562C" w:rsidRPr="003C73E8" w:rsidRDefault="0016562C" w:rsidP="00C22D04">
            <w:pPr>
              <w:jc w:val="left"/>
              <w:rPr>
                <w:b/>
                <w:sz w:val="18"/>
                <w:szCs w:val="28"/>
                <w:lang w:val="nl-BE"/>
              </w:rPr>
            </w:pPr>
            <w:r w:rsidRPr="003C73E8">
              <w:rPr>
                <w:b/>
                <w:sz w:val="18"/>
                <w:szCs w:val="28"/>
                <w:lang w:val="nl-BE"/>
              </w:rPr>
              <w:t>Launch Pad Capacity Saturation</w:t>
            </w:r>
          </w:p>
        </w:tc>
        <w:tc>
          <w:tcPr>
            <w:tcW w:w="3676" w:type="pct"/>
            <w:hideMark/>
          </w:tcPr>
          <w:p w14:paraId="33028B9C" w14:textId="77777777" w:rsidR="0016562C" w:rsidRPr="003C73E8" w:rsidRDefault="0016562C" w:rsidP="00C22D04">
            <w:pPr>
              <w:jc w:val="left"/>
              <w:rPr>
                <w:i/>
                <w:sz w:val="18"/>
                <w:szCs w:val="28"/>
                <w:lang w:val="en-US"/>
              </w:rPr>
            </w:pPr>
            <w:r w:rsidRPr="003C73E8">
              <w:rPr>
                <w:i/>
                <w:sz w:val="18"/>
                <w:szCs w:val="28"/>
                <w:lang w:val="en-US"/>
              </w:rPr>
              <w:t>Demand for launch campaigns exceeds the available throughput capacity of European launch pads, resulting in launch scheduling conflicts, reduced operational flexibility and increasing campaign queues.</w:t>
            </w:r>
          </w:p>
        </w:tc>
      </w:tr>
      <w:tr w:rsidR="0016562C" w:rsidRPr="003C73E8" w14:paraId="741A371C" w14:textId="77777777" w:rsidTr="00426DB7">
        <w:trPr>
          <w:trHeight w:val="20"/>
        </w:trPr>
        <w:tc>
          <w:tcPr>
            <w:tcW w:w="371" w:type="pct"/>
            <w:shd w:val="clear" w:color="auto" w:fill="F2F2F2" w:themeFill="text2" w:themeFillShade="F2"/>
            <w:hideMark/>
          </w:tcPr>
          <w:p w14:paraId="7ACE64E5" w14:textId="77777777" w:rsidR="0016562C" w:rsidRPr="003C73E8" w:rsidRDefault="0016562C" w:rsidP="00C22D04">
            <w:pPr>
              <w:jc w:val="left"/>
              <w:rPr>
                <w:i/>
                <w:sz w:val="18"/>
                <w:szCs w:val="28"/>
                <w:lang w:val="nl-BE"/>
              </w:rPr>
            </w:pPr>
            <w:r w:rsidRPr="003C73E8">
              <w:rPr>
                <w:i/>
                <w:sz w:val="18"/>
                <w:szCs w:val="28"/>
                <w:lang w:val="nl-BE"/>
              </w:rPr>
              <w:t>R3</w:t>
            </w:r>
          </w:p>
        </w:tc>
        <w:tc>
          <w:tcPr>
            <w:tcW w:w="953" w:type="pct"/>
            <w:shd w:val="clear" w:color="auto" w:fill="F2F2F2" w:themeFill="text2" w:themeFillShade="F2"/>
            <w:hideMark/>
          </w:tcPr>
          <w:p w14:paraId="5B01ACE3" w14:textId="77777777" w:rsidR="0016562C" w:rsidRPr="003C73E8" w:rsidRDefault="0016562C" w:rsidP="00C22D04">
            <w:pPr>
              <w:jc w:val="left"/>
              <w:rPr>
                <w:b/>
                <w:sz w:val="18"/>
                <w:szCs w:val="28"/>
                <w:lang w:val="nl-BE"/>
              </w:rPr>
            </w:pPr>
            <w:r w:rsidRPr="003C73E8">
              <w:rPr>
                <w:b/>
                <w:sz w:val="18"/>
                <w:szCs w:val="28"/>
                <w:lang w:val="nl-BE"/>
              </w:rPr>
              <w:t>Launch Campaign Disruption</w:t>
            </w:r>
          </w:p>
        </w:tc>
        <w:tc>
          <w:tcPr>
            <w:tcW w:w="3676" w:type="pct"/>
            <w:hideMark/>
          </w:tcPr>
          <w:p w14:paraId="6A525881" w14:textId="77777777" w:rsidR="0016562C" w:rsidRPr="003C73E8" w:rsidRDefault="0016562C" w:rsidP="00C22D04">
            <w:pPr>
              <w:jc w:val="left"/>
              <w:rPr>
                <w:i/>
                <w:sz w:val="18"/>
                <w:szCs w:val="28"/>
                <w:lang w:val="en-US"/>
              </w:rPr>
            </w:pPr>
            <w:r w:rsidRPr="003C73E8">
              <w:rPr>
                <w:i/>
                <w:sz w:val="18"/>
                <w:szCs w:val="28"/>
                <w:lang w:val="en-US"/>
              </w:rPr>
              <w:t>Unexpected disruptions occurring during launch campaign preparation, integration, countdown execution or final launch readiness activities result in launch postponement, launch cancellation or operational stand-down periods. Such disruptions may originate from infrastructure failures, launch system anomalies, payload-related issues, range constraints, operational incidents or coordination failures across critical launch functions.</w:t>
            </w:r>
          </w:p>
        </w:tc>
      </w:tr>
      <w:tr w:rsidR="0016562C" w:rsidRPr="003C73E8" w14:paraId="199EFB5B" w14:textId="77777777" w:rsidTr="00426DB7">
        <w:trPr>
          <w:trHeight w:val="20"/>
        </w:trPr>
        <w:tc>
          <w:tcPr>
            <w:tcW w:w="371" w:type="pct"/>
            <w:shd w:val="clear" w:color="auto" w:fill="F2F2F2" w:themeFill="text2" w:themeFillShade="F2"/>
            <w:hideMark/>
          </w:tcPr>
          <w:p w14:paraId="2CC11CBE" w14:textId="77777777" w:rsidR="0016562C" w:rsidRPr="003C73E8" w:rsidRDefault="0016562C" w:rsidP="00C22D04">
            <w:pPr>
              <w:jc w:val="left"/>
              <w:rPr>
                <w:i/>
                <w:sz w:val="18"/>
                <w:szCs w:val="28"/>
                <w:lang w:val="nl-BE"/>
              </w:rPr>
            </w:pPr>
            <w:r w:rsidRPr="003C73E8">
              <w:rPr>
                <w:i/>
                <w:sz w:val="18"/>
                <w:szCs w:val="28"/>
                <w:lang w:val="nl-BE"/>
              </w:rPr>
              <w:t>R4</w:t>
            </w:r>
          </w:p>
        </w:tc>
        <w:tc>
          <w:tcPr>
            <w:tcW w:w="953" w:type="pct"/>
            <w:shd w:val="clear" w:color="auto" w:fill="F2F2F2" w:themeFill="text2" w:themeFillShade="F2"/>
            <w:hideMark/>
          </w:tcPr>
          <w:p w14:paraId="07786A56" w14:textId="77777777" w:rsidR="0016562C" w:rsidRPr="003C73E8" w:rsidRDefault="0016562C" w:rsidP="00C22D04">
            <w:pPr>
              <w:jc w:val="left"/>
              <w:rPr>
                <w:b/>
                <w:sz w:val="18"/>
                <w:szCs w:val="28"/>
                <w:lang w:val="en-US"/>
              </w:rPr>
            </w:pPr>
            <w:r w:rsidRPr="003C73E8">
              <w:rPr>
                <w:b/>
                <w:sz w:val="18"/>
                <w:szCs w:val="28"/>
                <w:lang w:val="en-US"/>
              </w:rPr>
              <w:t>Range Safety or Launch Authorization Failure</w:t>
            </w:r>
          </w:p>
        </w:tc>
        <w:tc>
          <w:tcPr>
            <w:tcW w:w="3676" w:type="pct"/>
            <w:hideMark/>
          </w:tcPr>
          <w:p w14:paraId="31941965" w14:textId="77777777" w:rsidR="0016562C" w:rsidRPr="003C73E8" w:rsidRDefault="0016562C" w:rsidP="00C22D04">
            <w:pPr>
              <w:jc w:val="left"/>
              <w:rPr>
                <w:i/>
                <w:sz w:val="18"/>
                <w:szCs w:val="28"/>
                <w:lang w:val="en-US"/>
              </w:rPr>
            </w:pPr>
            <w:r w:rsidRPr="003C73E8">
              <w:rPr>
                <w:i/>
                <w:sz w:val="18"/>
                <w:szCs w:val="28"/>
                <w:lang w:val="en-US"/>
              </w:rPr>
              <w:t>Failure to obtain, maintain or execute the regulatory, safety and operational approvals required to conduct a launch campaign, resulting in launch postponement, mission cancellation or operational restrictions affecting launch services.</w:t>
            </w:r>
          </w:p>
        </w:tc>
      </w:tr>
    </w:tbl>
    <w:p w14:paraId="31E5E099" w14:textId="77777777" w:rsidR="00F8009B" w:rsidRPr="0016562C" w:rsidRDefault="00F8009B" w:rsidP="00FC0563">
      <w:pPr>
        <w:rPr>
          <w:lang w:val="en-US"/>
        </w:rPr>
      </w:pPr>
    </w:p>
    <w:p w14:paraId="001D91BA" w14:textId="77777777" w:rsidR="00FC0563" w:rsidRPr="007A6912" w:rsidRDefault="00FC0563" w:rsidP="00FC0563">
      <w:pPr>
        <w:rPr>
          <w:b/>
          <w:bCs/>
        </w:rPr>
      </w:pPr>
      <w:r w:rsidRPr="007A6912">
        <w:rPr>
          <w:b/>
          <w:bCs/>
        </w:rPr>
        <w:t>Testing &amp; Qualification Risks</w:t>
      </w:r>
    </w:p>
    <w:p w14:paraId="096C43A5" w14:textId="77777777" w:rsidR="00FC0563" w:rsidRDefault="00FC0563" w:rsidP="00FC0563">
      <w:r>
        <w:t>Testing and qualification risks emerged as one of the most strategically significant exposure clusters throughout the assessment.</w:t>
      </w:r>
    </w:p>
    <w:p w14:paraId="196BD7D4" w14:textId="77777777" w:rsidR="00FC0563" w:rsidRDefault="00FC0563" w:rsidP="00FC0563">
      <w:r>
        <w:t>The infrastructure mapping and criticality analysis identified several facilities—particularly the DLR P5/P5.2/P4 cryogenic qualification infrastructure and the BEAP/P120C-P160C validation chain—as critical capabilities with very limited substitutability and exceptionally long recovery timelines. These assets support multiple launcher families simultaneously and therefore represent systemic dependencies rather than programme-specific vulnerabilities.</w:t>
      </w:r>
    </w:p>
    <w:p w14:paraId="59439B6C" w14:textId="77777777" w:rsidR="00FC0563" w:rsidRDefault="00FC0563" w:rsidP="00FC0563">
      <w:r>
        <w:t>As a result, disruptions affecting qualification infrastructure have consequences that extend far beyond individual missions. They can affect launcher certification, system validation, industrial scale-up and future launch availability across multiple segments of the ecosystem. This creates a disproportionate level of exposure compared with many other infrastructure classes.</w:t>
      </w:r>
    </w:p>
    <w:p w14:paraId="11AE70C4" w14:textId="77777777" w:rsidR="00FC0563" w:rsidRDefault="00FC0563" w:rsidP="00FC0563">
      <w:r>
        <w:t>The category performs particularly well under S2 and, to a lesser extent, S4 because both scenarios introduce mechanisms aimed at reducing qualification bottlenecks and increasing redundancy within selected testing domains. By contrast, S1 leaves these dependencies largely unchanged, while S5 allows them to deteriorate further, significantly amplifying systemic exposure.</w:t>
      </w:r>
    </w:p>
    <w:p w14:paraId="6C28C7FF" w14:textId="77777777" w:rsidR="00FC0563" w:rsidRDefault="00FC0563" w:rsidP="00FC0563">
      <w:r>
        <w:t>One of the most important findings of the assessment is therefore that testing infrastructure represents one of the highest-value resilience investment areas available to European decision-makers.</w:t>
      </w:r>
    </w:p>
    <w:p w14:paraId="4992B28B" w14:textId="0D7FD26C" w:rsidR="00681162" w:rsidRDefault="00681162" w:rsidP="00681162">
      <w:pPr>
        <w:pStyle w:val="Caption"/>
      </w:pPr>
      <w:bookmarkStart w:id="162" w:name="_Toc239018439"/>
      <w:r>
        <w:t xml:space="preserve">Table </w:t>
      </w:r>
      <w:r>
        <w:fldChar w:fldCharType="begin"/>
      </w:r>
      <w:r>
        <w:instrText xml:space="preserve"> SEQ Table \* ARABIC </w:instrText>
      </w:r>
      <w:r>
        <w:fldChar w:fldCharType="separate"/>
      </w:r>
      <w:r w:rsidR="005F19E3">
        <w:rPr>
          <w:noProof/>
        </w:rPr>
        <w:t>48</w:t>
      </w:r>
      <w:r>
        <w:fldChar w:fldCharType="end"/>
      </w:r>
      <w:r>
        <w:t xml:space="preserve"> Testing and </w:t>
      </w:r>
      <w:r w:rsidR="007A5312">
        <w:t>Q</w:t>
      </w:r>
      <w:r>
        <w:t>ualifications</w:t>
      </w:r>
      <w:r w:rsidRPr="00681162">
        <w:t xml:space="preserve"> Risks</w:t>
      </w:r>
      <w:bookmarkEnd w:id="162"/>
    </w:p>
    <w:tbl>
      <w:tblPr>
        <w:tblStyle w:val="CV2"/>
        <w:tblW w:w="5000" w:type="pct"/>
        <w:tblCellMar>
          <w:top w:w="57" w:type="dxa"/>
          <w:bottom w:w="57" w:type="dxa"/>
        </w:tblCellMar>
        <w:tblLook w:val="04A0" w:firstRow="1" w:lastRow="0" w:firstColumn="1" w:lastColumn="0" w:noHBand="0" w:noVBand="1"/>
      </w:tblPr>
      <w:tblGrid>
        <w:gridCol w:w="850"/>
        <w:gridCol w:w="1698"/>
        <w:gridCol w:w="7090"/>
      </w:tblGrid>
      <w:tr w:rsidR="003B6FD6" w:rsidRPr="00E54300" w14:paraId="72C6F7C3" w14:textId="77777777" w:rsidTr="00423004">
        <w:trPr>
          <w:cnfStyle w:val="100000000000" w:firstRow="1" w:lastRow="0" w:firstColumn="0" w:lastColumn="0" w:oddVBand="0" w:evenVBand="0" w:oddHBand="0" w:evenHBand="0" w:firstRowFirstColumn="0" w:firstRowLastColumn="0" w:lastRowFirstColumn="0" w:lastRowLastColumn="0"/>
          <w:trHeight w:val="20"/>
        </w:trPr>
        <w:tc>
          <w:tcPr>
            <w:cnfStyle w:val="000000000100" w:firstRow="0" w:lastRow="0" w:firstColumn="0" w:lastColumn="0" w:oddVBand="0" w:evenVBand="0" w:oddHBand="0" w:evenHBand="0" w:firstRowFirstColumn="1" w:firstRowLastColumn="0" w:lastRowFirstColumn="0" w:lastRowLastColumn="0"/>
            <w:tcW w:w="441" w:type="pct"/>
            <w:hideMark/>
          </w:tcPr>
          <w:p w14:paraId="081DC509" w14:textId="77777777" w:rsidR="003B6FD6" w:rsidRPr="00E54300" w:rsidRDefault="003B6FD6">
            <w:pPr>
              <w:spacing w:after="0"/>
              <w:jc w:val="center"/>
              <w:rPr>
                <w:rFonts w:cstheme="minorHAnsi"/>
                <w:b/>
                <w:sz w:val="18"/>
                <w:szCs w:val="18"/>
                <w:lang w:val="nl-BE" w:eastAsia="nl-BE"/>
              </w:rPr>
            </w:pPr>
            <w:r w:rsidRPr="00E54300">
              <w:rPr>
                <w:rFonts w:cstheme="minorHAnsi"/>
                <w:b/>
                <w:sz w:val="18"/>
                <w:szCs w:val="18"/>
                <w:lang w:val="nl-BE" w:eastAsia="nl-BE"/>
              </w:rPr>
              <w:t>Risk ID</w:t>
            </w:r>
          </w:p>
        </w:tc>
        <w:tc>
          <w:tcPr>
            <w:tcW w:w="881" w:type="pct"/>
            <w:hideMark/>
          </w:tcPr>
          <w:p w14:paraId="791C8E15" w14:textId="77777777" w:rsidR="003B6FD6" w:rsidRPr="00E54300" w:rsidRDefault="003B6FD6">
            <w:pPr>
              <w:spacing w:after="0"/>
              <w:jc w:val="center"/>
              <w:cnfStyle w:val="100000000000" w:firstRow="1" w:lastRow="0" w:firstColumn="0" w:lastColumn="0" w:oddVBand="0" w:evenVBand="0" w:oddHBand="0" w:evenHBand="0" w:firstRowFirstColumn="0" w:firstRowLastColumn="0" w:lastRowFirstColumn="0" w:lastRowLastColumn="0"/>
              <w:rPr>
                <w:rFonts w:cstheme="minorHAnsi"/>
                <w:b/>
                <w:sz w:val="18"/>
                <w:szCs w:val="18"/>
                <w:lang w:val="nl-BE" w:eastAsia="nl-BE"/>
              </w:rPr>
            </w:pPr>
            <w:r w:rsidRPr="00E54300">
              <w:rPr>
                <w:rFonts w:cstheme="minorHAnsi"/>
                <w:b/>
                <w:sz w:val="18"/>
                <w:szCs w:val="18"/>
                <w:lang w:val="nl-BE" w:eastAsia="nl-BE"/>
              </w:rPr>
              <w:t>Risk Name</w:t>
            </w:r>
          </w:p>
        </w:tc>
        <w:tc>
          <w:tcPr>
            <w:tcW w:w="3677" w:type="pct"/>
            <w:hideMark/>
          </w:tcPr>
          <w:p w14:paraId="5783B516" w14:textId="77777777" w:rsidR="003B6FD6" w:rsidRPr="00E54300" w:rsidRDefault="003B6FD6">
            <w:pPr>
              <w:spacing w:after="0"/>
              <w:jc w:val="center"/>
              <w:cnfStyle w:val="100000000000" w:firstRow="1" w:lastRow="0" w:firstColumn="0" w:lastColumn="0" w:oddVBand="0" w:evenVBand="0" w:oddHBand="0" w:evenHBand="0" w:firstRowFirstColumn="0" w:firstRowLastColumn="0" w:lastRowFirstColumn="0" w:lastRowLastColumn="0"/>
              <w:rPr>
                <w:rFonts w:cstheme="minorHAnsi"/>
                <w:b/>
                <w:sz w:val="18"/>
                <w:szCs w:val="18"/>
                <w:lang w:val="nl-BE" w:eastAsia="nl-BE"/>
              </w:rPr>
            </w:pPr>
            <w:r w:rsidRPr="00E54300">
              <w:rPr>
                <w:rFonts w:cstheme="minorHAnsi"/>
                <w:b/>
                <w:sz w:val="18"/>
                <w:szCs w:val="18"/>
                <w:lang w:val="nl-BE" w:eastAsia="nl-BE"/>
              </w:rPr>
              <w:t>Risk Description</w:t>
            </w:r>
          </w:p>
        </w:tc>
      </w:tr>
      <w:tr w:rsidR="003B6FD6" w:rsidRPr="00E54300" w14:paraId="72B496FC" w14:textId="77777777" w:rsidTr="00423004">
        <w:trPr>
          <w:trHeight w:val="20"/>
        </w:trPr>
        <w:tc>
          <w:tcPr>
            <w:tcW w:w="441" w:type="pct"/>
            <w:shd w:val="clear" w:color="auto" w:fill="F2F2F2" w:themeFill="text2" w:themeFillShade="F2"/>
            <w:hideMark/>
          </w:tcPr>
          <w:p w14:paraId="561BEDD2" w14:textId="77777777" w:rsidR="003B6FD6" w:rsidRPr="00E54300" w:rsidRDefault="003B6FD6">
            <w:pPr>
              <w:spacing w:after="0"/>
              <w:jc w:val="left"/>
              <w:rPr>
                <w:rFonts w:cstheme="minorHAnsi"/>
                <w:i/>
                <w:iCs/>
                <w:sz w:val="18"/>
                <w:szCs w:val="18"/>
                <w:lang w:val="nl-BE" w:eastAsia="nl-BE"/>
              </w:rPr>
            </w:pPr>
            <w:r w:rsidRPr="00E54300">
              <w:rPr>
                <w:rFonts w:cstheme="minorHAnsi"/>
                <w:i/>
                <w:iCs/>
                <w:sz w:val="18"/>
                <w:szCs w:val="18"/>
                <w:lang w:val="nl-BE" w:eastAsia="nl-BE"/>
              </w:rPr>
              <w:lastRenderedPageBreak/>
              <w:t>R5</w:t>
            </w:r>
          </w:p>
        </w:tc>
        <w:tc>
          <w:tcPr>
            <w:tcW w:w="881" w:type="pct"/>
            <w:shd w:val="clear" w:color="auto" w:fill="F2F2F2" w:themeFill="text2" w:themeFillShade="F2"/>
            <w:hideMark/>
          </w:tcPr>
          <w:p w14:paraId="087F8668" w14:textId="77777777" w:rsidR="003B6FD6" w:rsidRPr="00F25892" w:rsidRDefault="003B6FD6">
            <w:pPr>
              <w:spacing w:after="0"/>
              <w:jc w:val="left"/>
              <w:rPr>
                <w:rFonts w:cstheme="minorHAnsi"/>
                <w:b/>
                <w:sz w:val="18"/>
                <w:szCs w:val="18"/>
                <w:lang w:val="nl-BE" w:eastAsia="nl-BE"/>
              </w:rPr>
            </w:pPr>
            <w:r w:rsidRPr="00F25892">
              <w:rPr>
                <w:rFonts w:cstheme="minorHAnsi"/>
                <w:b/>
                <w:sz w:val="18"/>
                <w:szCs w:val="18"/>
                <w:lang w:val="nl-BE" w:eastAsia="nl-BE"/>
              </w:rPr>
              <w:t>Critical Cryogenic Qualification Infrastructure Unavailability</w:t>
            </w:r>
          </w:p>
        </w:tc>
        <w:tc>
          <w:tcPr>
            <w:tcW w:w="3677" w:type="pct"/>
            <w:hideMark/>
          </w:tcPr>
          <w:p w14:paraId="1F53F396" w14:textId="77777777" w:rsidR="003B6FD6" w:rsidRPr="00E54300" w:rsidRDefault="003B6FD6">
            <w:pPr>
              <w:spacing w:after="0"/>
              <w:jc w:val="left"/>
              <w:rPr>
                <w:rFonts w:cstheme="minorHAnsi"/>
                <w:i/>
                <w:iCs/>
                <w:sz w:val="18"/>
                <w:szCs w:val="18"/>
                <w:lang w:val="en-US" w:eastAsia="nl-BE"/>
              </w:rPr>
            </w:pPr>
            <w:r w:rsidRPr="00E54300">
              <w:rPr>
                <w:rFonts w:cstheme="minorHAnsi"/>
                <w:i/>
                <w:iCs/>
                <w:sz w:val="18"/>
                <w:szCs w:val="18"/>
                <w:lang w:val="en-US" w:eastAsia="nl-BE"/>
              </w:rPr>
              <w:t>Temporary or prolonged loss of availability of critical cryogenic qualification and upper-stage testing infrastructure required to validate, certify and support European launcher development and operations.</w:t>
            </w:r>
          </w:p>
        </w:tc>
      </w:tr>
      <w:tr w:rsidR="003B6FD6" w:rsidRPr="00E54300" w14:paraId="7CF586B0" w14:textId="77777777" w:rsidTr="00423004">
        <w:trPr>
          <w:trHeight w:val="20"/>
        </w:trPr>
        <w:tc>
          <w:tcPr>
            <w:tcW w:w="441" w:type="pct"/>
            <w:shd w:val="clear" w:color="auto" w:fill="F2F2F2" w:themeFill="text2" w:themeFillShade="F2"/>
            <w:hideMark/>
          </w:tcPr>
          <w:p w14:paraId="1511250E" w14:textId="77777777" w:rsidR="003B6FD6" w:rsidRPr="00E54300" w:rsidRDefault="003B6FD6">
            <w:pPr>
              <w:spacing w:after="0"/>
              <w:jc w:val="left"/>
              <w:rPr>
                <w:rFonts w:cstheme="minorHAnsi"/>
                <w:i/>
                <w:iCs/>
                <w:sz w:val="18"/>
                <w:szCs w:val="18"/>
                <w:lang w:val="nl-BE" w:eastAsia="nl-BE"/>
              </w:rPr>
            </w:pPr>
            <w:r w:rsidRPr="00E54300">
              <w:rPr>
                <w:rFonts w:cstheme="minorHAnsi"/>
                <w:i/>
                <w:iCs/>
                <w:sz w:val="18"/>
                <w:szCs w:val="18"/>
                <w:lang w:val="nl-BE" w:eastAsia="nl-BE"/>
              </w:rPr>
              <w:t>R6</w:t>
            </w:r>
          </w:p>
        </w:tc>
        <w:tc>
          <w:tcPr>
            <w:tcW w:w="881" w:type="pct"/>
            <w:shd w:val="clear" w:color="auto" w:fill="F2F2F2" w:themeFill="text2" w:themeFillShade="F2"/>
            <w:hideMark/>
          </w:tcPr>
          <w:p w14:paraId="4DC745F4" w14:textId="77777777" w:rsidR="003B6FD6" w:rsidRPr="00F25892" w:rsidRDefault="003B6FD6">
            <w:pPr>
              <w:spacing w:after="0"/>
              <w:jc w:val="left"/>
              <w:rPr>
                <w:rFonts w:cstheme="minorHAnsi"/>
                <w:b/>
                <w:sz w:val="18"/>
                <w:szCs w:val="18"/>
                <w:lang w:val="nl-BE" w:eastAsia="nl-BE"/>
              </w:rPr>
            </w:pPr>
            <w:r w:rsidRPr="00F25892">
              <w:rPr>
                <w:rFonts w:cstheme="minorHAnsi"/>
                <w:b/>
                <w:sz w:val="18"/>
                <w:szCs w:val="18"/>
                <w:lang w:val="nl-BE" w:eastAsia="nl-BE"/>
              </w:rPr>
              <w:t>Solid Motor Qualification Infrastructure Failure</w:t>
            </w:r>
          </w:p>
        </w:tc>
        <w:tc>
          <w:tcPr>
            <w:tcW w:w="3677" w:type="pct"/>
            <w:hideMark/>
          </w:tcPr>
          <w:p w14:paraId="70D3807F" w14:textId="77777777" w:rsidR="003B6FD6" w:rsidRPr="00E54300" w:rsidRDefault="003B6FD6">
            <w:pPr>
              <w:spacing w:after="0"/>
              <w:jc w:val="left"/>
              <w:rPr>
                <w:rFonts w:cstheme="minorHAnsi"/>
                <w:i/>
                <w:iCs/>
                <w:sz w:val="18"/>
                <w:szCs w:val="18"/>
                <w:lang w:val="en-US" w:eastAsia="nl-BE"/>
              </w:rPr>
            </w:pPr>
            <w:r w:rsidRPr="00E54300">
              <w:rPr>
                <w:rFonts w:cstheme="minorHAnsi"/>
                <w:i/>
                <w:iCs/>
                <w:sz w:val="18"/>
                <w:szCs w:val="18"/>
                <w:lang w:val="en-US" w:eastAsia="nl-BE"/>
              </w:rPr>
              <w:t>Temporary or prolonged disruption affecting solid rocket motor qualification, testing or production infrastructure, resulting in reduced launcher readiness, launch delays or suspension of launch campaigns dependent on solid propulsion systems.</w:t>
            </w:r>
          </w:p>
        </w:tc>
      </w:tr>
      <w:tr w:rsidR="003B6FD6" w:rsidRPr="00E54300" w14:paraId="2CC6B693" w14:textId="77777777" w:rsidTr="00423004">
        <w:trPr>
          <w:trHeight w:val="20"/>
        </w:trPr>
        <w:tc>
          <w:tcPr>
            <w:tcW w:w="441" w:type="pct"/>
            <w:shd w:val="clear" w:color="auto" w:fill="F2F2F2" w:themeFill="text2" w:themeFillShade="F2"/>
            <w:hideMark/>
          </w:tcPr>
          <w:p w14:paraId="723D0632" w14:textId="77777777" w:rsidR="003B6FD6" w:rsidRPr="00E54300" w:rsidRDefault="003B6FD6">
            <w:pPr>
              <w:spacing w:after="0"/>
              <w:jc w:val="left"/>
              <w:rPr>
                <w:rFonts w:cstheme="minorHAnsi"/>
                <w:i/>
                <w:iCs/>
                <w:sz w:val="18"/>
                <w:szCs w:val="18"/>
                <w:lang w:val="nl-BE" w:eastAsia="nl-BE"/>
              </w:rPr>
            </w:pPr>
            <w:r w:rsidRPr="00E54300">
              <w:rPr>
                <w:rFonts w:cstheme="minorHAnsi"/>
                <w:i/>
                <w:iCs/>
                <w:sz w:val="18"/>
                <w:szCs w:val="18"/>
                <w:lang w:val="nl-BE" w:eastAsia="nl-BE"/>
              </w:rPr>
              <w:t>R7</w:t>
            </w:r>
          </w:p>
        </w:tc>
        <w:tc>
          <w:tcPr>
            <w:tcW w:w="881" w:type="pct"/>
            <w:shd w:val="clear" w:color="auto" w:fill="F2F2F2" w:themeFill="text2" w:themeFillShade="F2"/>
            <w:hideMark/>
          </w:tcPr>
          <w:p w14:paraId="2A239A89" w14:textId="77777777" w:rsidR="003B6FD6" w:rsidRPr="00F25892" w:rsidRDefault="003B6FD6">
            <w:pPr>
              <w:spacing w:after="0"/>
              <w:jc w:val="left"/>
              <w:rPr>
                <w:rFonts w:cstheme="minorHAnsi"/>
                <w:b/>
                <w:sz w:val="18"/>
                <w:szCs w:val="18"/>
                <w:lang w:val="nl-BE" w:eastAsia="nl-BE"/>
              </w:rPr>
            </w:pPr>
            <w:r w:rsidRPr="00F25892">
              <w:rPr>
                <w:rFonts w:cstheme="minorHAnsi"/>
                <w:b/>
                <w:sz w:val="18"/>
                <w:szCs w:val="18"/>
                <w:lang w:val="nl-BE" w:eastAsia="nl-BE"/>
              </w:rPr>
              <w:t>Test Campaign Capacity Shortfall</w:t>
            </w:r>
          </w:p>
        </w:tc>
        <w:tc>
          <w:tcPr>
            <w:tcW w:w="3677" w:type="pct"/>
            <w:hideMark/>
          </w:tcPr>
          <w:p w14:paraId="32EC42AD" w14:textId="77777777" w:rsidR="003B6FD6" w:rsidRPr="00E54300" w:rsidRDefault="003B6FD6">
            <w:pPr>
              <w:spacing w:after="0"/>
              <w:jc w:val="left"/>
              <w:rPr>
                <w:rFonts w:cstheme="minorHAnsi"/>
                <w:i/>
                <w:iCs/>
                <w:sz w:val="18"/>
                <w:szCs w:val="18"/>
                <w:lang w:val="en-US" w:eastAsia="nl-BE"/>
              </w:rPr>
            </w:pPr>
            <w:r w:rsidRPr="00E54300">
              <w:rPr>
                <w:rFonts w:cstheme="minorHAnsi"/>
                <w:i/>
                <w:iCs/>
                <w:sz w:val="18"/>
                <w:szCs w:val="18"/>
                <w:lang w:val="en-US" w:eastAsia="nl-BE"/>
              </w:rPr>
              <w:t>Demand for propulsion, structural, environmental and qualification testing exceeds the available capacity of critical European testing infrastructure, resulting in scheduling conflicts, extended qualification timelines and delays in launcher development or launch readiness.</w:t>
            </w:r>
          </w:p>
        </w:tc>
      </w:tr>
    </w:tbl>
    <w:p w14:paraId="4AE18AB2" w14:textId="77777777" w:rsidR="00681162" w:rsidRPr="003B6FD6" w:rsidRDefault="00681162" w:rsidP="00FC0563">
      <w:pPr>
        <w:rPr>
          <w:lang w:val="en-US"/>
        </w:rPr>
      </w:pPr>
    </w:p>
    <w:p w14:paraId="738D75B3" w14:textId="77777777" w:rsidR="00FC0563" w:rsidRPr="007A6912" w:rsidRDefault="00FC0563" w:rsidP="00FC0563">
      <w:pPr>
        <w:rPr>
          <w:b/>
          <w:bCs/>
        </w:rPr>
      </w:pPr>
      <w:r w:rsidRPr="007A6912">
        <w:rPr>
          <w:b/>
          <w:bCs/>
        </w:rPr>
        <w:t>Manufacturing &amp; Supply Chain Risks</w:t>
      </w:r>
    </w:p>
    <w:p w14:paraId="14E93BCE" w14:textId="77777777" w:rsidR="00FC0563" w:rsidRDefault="00FC0563" w:rsidP="00FC0563">
      <w:r>
        <w:t>Manufacturing and supply-chain risks constitute the largest exposure category in several scenarios and remain one of the most persistent sources of systemic risk across the entire assessment.</w:t>
      </w:r>
    </w:p>
    <w:p w14:paraId="52A81757" w14:textId="77777777" w:rsidR="00FC0563" w:rsidRDefault="00FC0563" w:rsidP="00FC0563">
      <w:r>
        <w:t>This category includes risks associated with critical supplier disruption, manufacturing-capacity shortfalls, industrial scale-up failures and dependencies on non-European components. Unlike some infrastructure-related risks, these vulnerabilities are not confined to a specific location or facility. Instead, they affect the ability of the ecosystem to produce, integrate and sustain launch systems over time.</w:t>
      </w:r>
    </w:p>
    <w:p w14:paraId="159445B7" w14:textId="77777777" w:rsidR="00FC0563" w:rsidRDefault="00FC0563" w:rsidP="00FC0563">
      <w:r>
        <w:t>The analysis shows that even scenarios with strong infrastructure performance continue to exhibit material manufacturing and supply-chain exposure. This finding reflects the fact that launch resilience depends not only on the availability of launch sites, but also on the ability of the industrial base to deliver qualified hardware, specialised components and production capacity at the required scale.</w:t>
      </w:r>
    </w:p>
    <w:p w14:paraId="7443408A" w14:textId="77777777" w:rsidR="00FC0563" w:rsidRDefault="00FC0563" w:rsidP="00FC0563">
      <w:r>
        <w:t>The category becomes particularly dominant in S3, where commercial growth depends heavily on industrial scalability and supplier performance. It also remains a major driver in S2 because several strategic dependencies—particularly those related to specialised technologies and non-European components—cannot be completely eliminated through infrastructure diversification alone.</w:t>
      </w:r>
    </w:p>
    <w:p w14:paraId="530FDDC6" w14:textId="77777777" w:rsidR="00FC0563" w:rsidRDefault="00FC0563" w:rsidP="00FC0563">
      <w:r>
        <w:t>These results suggest that industrial resilience should be considered a central pillar of future access-to-space policy rather than a secondary supporting activity.</w:t>
      </w:r>
    </w:p>
    <w:p w14:paraId="7998C786" w14:textId="5F3D7F9D" w:rsidR="00E44DFC" w:rsidRDefault="00E44DFC" w:rsidP="00E44DFC">
      <w:pPr>
        <w:pStyle w:val="Caption"/>
      </w:pPr>
      <w:bookmarkStart w:id="163" w:name="_Toc239018440"/>
      <w:r>
        <w:t xml:space="preserve">Table </w:t>
      </w:r>
      <w:r>
        <w:fldChar w:fldCharType="begin"/>
      </w:r>
      <w:r>
        <w:instrText xml:space="preserve"> SEQ Table \* ARABIC </w:instrText>
      </w:r>
      <w:r>
        <w:fldChar w:fldCharType="separate"/>
      </w:r>
      <w:r w:rsidR="005F19E3">
        <w:rPr>
          <w:noProof/>
        </w:rPr>
        <w:t>49</w:t>
      </w:r>
      <w:r>
        <w:fldChar w:fldCharType="end"/>
      </w:r>
      <w:r>
        <w:t xml:space="preserve"> </w:t>
      </w:r>
      <w:r w:rsidR="00423004" w:rsidRPr="00423004">
        <w:t>Manufacturing &amp; Supply Chain Risks</w:t>
      </w:r>
      <w:bookmarkEnd w:id="163"/>
    </w:p>
    <w:tbl>
      <w:tblPr>
        <w:tblStyle w:val="CV2"/>
        <w:tblW w:w="5000" w:type="pct"/>
        <w:tblCellMar>
          <w:top w:w="57" w:type="dxa"/>
          <w:bottom w:w="57" w:type="dxa"/>
        </w:tblCellMar>
        <w:tblLook w:val="04A0" w:firstRow="1" w:lastRow="0" w:firstColumn="1" w:lastColumn="0" w:noHBand="0" w:noVBand="1"/>
      </w:tblPr>
      <w:tblGrid>
        <w:gridCol w:w="850"/>
        <w:gridCol w:w="1698"/>
        <w:gridCol w:w="7090"/>
      </w:tblGrid>
      <w:tr w:rsidR="00E44DFC" w:rsidRPr="00E54300" w14:paraId="7897E810" w14:textId="77777777" w:rsidTr="00423004">
        <w:trPr>
          <w:cnfStyle w:val="100000000000" w:firstRow="1" w:lastRow="0" w:firstColumn="0" w:lastColumn="0" w:oddVBand="0" w:evenVBand="0" w:oddHBand="0" w:evenHBand="0" w:firstRowFirstColumn="0" w:firstRowLastColumn="0" w:lastRowFirstColumn="0" w:lastRowLastColumn="0"/>
          <w:trHeight w:val="20"/>
        </w:trPr>
        <w:tc>
          <w:tcPr>
            <w:cnfStyle w:val="000000000100" w:firstRow="0" w:lastRow="0" w:firstColumn="0" w:lastColumn="0" w:oddVBand="0" w:evenVBand="0" w:oddHBand="0" w:evenHBand="0" w:firstRowFirstColumn="1" w:firstRowLastColumn="0" w:lastRowFirstColumn="0" w:lastRowLastColumn="0"/>
            <w:tcW w:w="441" w:type="pct"/>
            <w:hideMark/>
          </w:tcPr>
          <w:p w14:paraId="752B64C0" w14:textId="77777777" w:rsidR="00E44DFC" w:rsidRPr="00E54300" w:rsidRDefault="00E44DFC">
            <w:pPr>
              <w:spacing w:after="0"/>
              <w:jc w:val="center"/>
              <w:rPr>
                <w:rFonts w:cstheme="minorHAnsi"/>
                <w:b/>
                <w:sz w:val="18"/>
                <w:szCs w:val="18"/>
                <w:lang w:val="nl-BE" w:eastAsia="nl-BE"/>
              </w:rPr>
            </w:pPr>
            <w:r w:rsidRPr="00E54300">
              <w:rPr>
                <w:rFonts w:cstheme="minorHAnsi"/>
                <w:b/>
                <w:sz w:val="18"/>
                <w:szCs w:val="18"/>
                <w:lang w:val="nl-BE" w:eastAsia="nl-BE"/>
              </w:rPr>
              <w:t>Risk ID</w:t>
            </w:r>
          </w:p>
        </w:tc>
        <w:tc>
          <w:tcPr>
            <w:tcW w:w="881" w:type="pct"/>
            <w:hideMark/>
          </w:tcPr>
          <w:p w14:paraId="1CC50A5F" w14:textId="77777777" w:rsidR="00E44DFC" w:rsidRPr="00E54300" w:rsidRDefault="00E44DFC">
            <w:pPr>
              <w:spacing w:after="0"/>
              <w:jc w:val="center"/>
              <w:cnfStyle w:val="100000000000" w:firstRow="1" w:lastRow="0" w:firstColumn="0" w:lastColumn="0" w:oddVBand="0" w:evenVBand="0" w:oddHBand="0" w:evenHBand="0" w:firstRowFirstColumn="0" w:firstRowLastColumn="0" w:lastRowFirstColumn="0" w:lastRowLastColumn="0"/>
              <w:rPr>
                <w:rFonts w:cstheme="minorHAnsi"/>
                <w:b/>
                <w:sz w:val="18"/>
                <w:szCs w:val="18"/>
                <w:lang w:val="nl-BE" w:eastAsia="nl-BE"/>
              </w:rPr>
            </w:pPr>
            <w:r w:rsidRPr="00E54300">
              <w:rPr>
                <w:rFonts w:cstheme="minorHAnsi"/>
                <w:b/>
                <w:sz w:val="18"/>
                <w:szCs w:val="18"/>
                <w:lang w:val="nl-BE" w:eastAsia="nl-BE"/>
              </w:rPr>
              <w:t>Risk Name</w:t>
            </w:r>
          </w:p>
        </w:tc>
        <w:tc>
          <w:tcPr>
            <w:tcW w:w="3677" w:type="pct"/>
            <w:hideMark/>
          </w:tcPr>
          <w:p w14:paraId="4E2B9249" w14:textId="77777777" w:rsidR="00E44DFC" w:rsidRPr="00E54300" w:rsidRDefault="00E44DFC">
            <w:pPr>
              <w:spacing w:after="0"/>
              <w:jc w:val="center"/>
              <w:cnfStyle w:val="100000000000" w:firstRow="1" w:lastRow="0" w:firstColumn="0" w:lastColumn="0" w:oddVBand="0" w:evenVBand="0" w:oddHBand="0" w:evenHBand="0" w:firstRowFirstColumn="0" w:firstRowLastColumn="0" w:lastRowFirstColumn="0" w:lastRowLastColumn="0"/>
              <w:rPr>
                <w:rFonts w:cstheme="minorHAnsi"/>
                <w:b/>
                <w:sz w:val="18"/>
                <w:szCs w:val="18"/>
                <w:lang w:val="nl-BE" w:eastAsia="nl-BE"/>
              </w:rPr>
            </w:pPr>
            <w:r w:rsidRPr="00E54300">
              <w:rPr>
                <w:rFonts w:cstheme="minorHAnsi"/>
                <w:b/>
                <w:sz w:val="18"/>
                <w:szCs w:val="18"/>
                <w:lang w:val="nl-BE" w:eastAsia="nl-BE"/>
              </w:rPr>
              <w:t>Risk Description</w:t>
            </w:r>
          </w:p>
        </w:tc>
      </w:tr>
      <w:tr w:rsidR="00E44DFC" w:rsidRPr="00E54300" w14:paraId="08F3EB52" w14:textId="77777777" w:rsidTr="00423004">
        <w:trPr>
          <w:trHeight w:val="20"/>
        </w:trPr>
        <w:tc>
          <w:tcPr>
            <w:tcW w:w="441" w:type="pct"/>
            <w:shd w:val="clear" w:color="auto" w:fill="F2F2F2" w:themeFill="text2" w:themeFillShade="F2"/>
            <w:hideMark/>
          </w:tcPr>
          <w:p w14:paraId="5CF24389" w14:textId="77777777" w:rsidR="00E44DFC" w:rsidRPr="00E54300" w:rsidRDefault="00E44DFC">
            <w:pPr>
              <w:spacing w:after="0"/>
              <w:jc w:val="left"/>
              <w:rPr>
                <w:rFonts w:cstheme="minorHAnsi"/>
                <w:i/>
                <w:iCs/>
                <w:sz w:val="18"/>
                <w:szCs w:val="18"/>
                <w:lang w:val="nl-BE" w:eastAsia="nl-BE"/>
              </w:rPr>
            </w:pPr>
            <w:r w:rsidRPr="00E54300">
              <w:rPr>
                <w:rFonts w:cstheme="minorHAnsi"/>
                <w:i/>
                <w:iCs/>
                <w:sz w:val="18"/>
                <w:szCs w:val="18"/>
                <w:lang w:val="nl-BE" w:eastAsia="nl-BE"/>
              </w:rPr>
              <w:t>R8</w:t>
            </w:r>
          </w:p>
        </w:tc>
        <w:tc>
          <w:tcPr>
            <w:tcW w:w="881" w:type="pct"/>
            <w:shd w:val="clear" w:color="auto" w:fill="F2F2F2" w:themeFill="text2" w:themeFillShade="F2"/>
            <w:hideMark/>
          </w:tcPr>
          <w:p w14:paraId="5515C4F9" w14:textId="77777777" w:rsidR="00E44DFC" w:rsidRPr="00F25892" w:rsidRDefault="00E44DFC">
            <w:pPr>
              <w:spacing w:after="0"/>
              <w:jc w:val="left"/>
              <w:rPr>
                <w:rFonts w:cstheme="minorHAnsi"/>
                <w:b/>
                <w:sz w:val="18"/>
                <w:szCs w:val="18"/>
                <w:lang w:val="nl-BE" w:eastAsia="nl-BE"/>
              </w:rPr>
            </w:pPr>
            <w:r w:rsidRPr="00F25892">
              <w:rPr>
                <w:rFonts w:cstheme="minorHAnsi"/>
                <w:b/>
                <w:sz w:val="18"/>
                <w:szCs w:val="18"/>
                <w:lang w:val="nl-BE" w:eastAsia="nl-BE"/>
              </w:rPr>
              <w:t>Critical Supplier Disruption</w:t>
            </w:r>
          </w:p>
        </w:tc>
        <w:tc>
          <w:tcPr>
            <w:tcW w:w="3677" w:type="pct"/>
            <w:hideMark/>
          </w:tcPr>
          <w:p w14:paraId="3F325501" w14:textId="77777777" w:rsidR="00E44DFC" w:rsidRPr="00E54300" w:rsidRDefault="00E44DFC">
            <w:pPr>
              <w:spacing w:after="0"/>
              <w:jc w:val="left"/>
              <w:rPr>
                <w:rFonts w:cstheme="minorHAnsi"/>
                <w:i/>
                <w:iCs/>
                <w:sz w:val="18"/>
                <w:szCs w:val="18"/>
                <w:lang w:val="en-US" w:eastAsia="nl-BE"/>
              </w:rPr>
            </w:pPr>
            <w:r w:rsidRPr="00E54300">
              <w:rPr>
                <w:rFonts w:cstheme="minorHAnsi"/>
                <w:i/>
                <w:iCs/>
                <w:sz w:val="18"/>
                <w:szCs w:val="18"/>
                <w:lang w:val="en-US" w:eastAsia="nl-BE"/>
              </w:rPr>
              <w:t>Failure, disruption, production slowdown or prolonged unavailability of a critical supplier supporting European launch infrastructure, launcher manufacturing or propulsion systems, resulting in reduced production output, launcher delays and disruption of strategic industrial supply chains.</w:t>
            </w:r>
          </w:p>
        </w:tc>
      </w:tr>
      <w:tr w:rsidR="00E44DFC" w:rsidRPr="00E54300" w14:paraId="2E5CA8F7" w14:textId="77777777" w:rsidTr="00423004">
        <w:trPr>
          <w:trHeight w:val="20"/>
        </w:trPr>
        <w:tc>
          <w:tcPr>
            <w:tcW w:w="441" w:type="pct"/>
            <w:shd w:val="clear" w:color="auto" w:fill="F2F2F2" w:themeFill="text2" w:themeFillShade="F2"/>
            <w:hideMark/>
          </w:tcPr>
          <w:p w14:paraId="1097681B" w14:textId="77777777" w:rsidR="00E44DFC" w:rsidRPr="00E54300" w:rsidRDefault="00E44DFC">
            <w:pPr>
              <w:spacing w:after="0"/>
              <w:jc w:val="left"/>
              <w:rPr>
                <w:rFonts w:cstheme="minorHAnsi"/>
                <w:i/>
                <w:iCs/>
                <w:sz w:val="18"/>
                <w:szCs w:val="18"/>
                <w:lang w:val="nl-BE" w:eastAsia="nl-BE"/>
              </w:rPr>
            </w:pPr>
            <w:r w:rsidRPr="00E54300">
              <w:rPr>
                <w:rFonts w:cstheme="minorHAnsi"/>
                <w:i/>
                <w:iCs/>
                <w:sz w:val="18"/>
                <w:szCs w:val="18"/>
                <w:lang w:val="nl-BE" w:eastAsia="nl-BE"/>
              </w:rPr>
              <w:t>R9</w:t>
            </w:r>
          </w:p>
        </w:tc>
        <w:tc>
          <w:tcPr>
            <w:tcW w:w="881" w:type="pct"/>
            <w:shd w:val="clear" w:color="auto" w:fill="F2F2F2" w:themeFill="text2" w:themeFillShade="F2"/>
            <w:hideMark/>
          </w:tcPr>
          <w:p w14:paraId="1B8199F2" w14:textId="77777777" w:rsidR="00E44DFC" w:rsidRPr="00F25892" w:rsidRDefault="00E44DFC">
            <w:pPr>
              <w:spacing w:after="0"/>
              <w:jc w:val="left"/>
              <w:rPr>
                <w:rFonts w:cstheme="minorHAnsi"/>
                <w:b/>
                <w:sz w:val="18"/>
                <w:szCs w:val="18"/>
                <w:lang w:val="nl-BE" w:eastAsia="nl-BE"/>
              </w:rPr>
            </w:pPr>
            <w:r w:rsidRPr="00F25892">
              <w:rPr>
                <w:rFonts w:cstheme="minorHAnsi"/>
                <w:b/>
                <w:sz w:val="18"/>
                <w:szCs w:val="18"/>
                <w:lang w:val="nl-BE" w:eastAsia="nl-BE"/>
              </w:rPr>
              <w:t>Manufacturing Capacity Shortfall</w:t>
            </w:r>
          </w:p>
        </w:tc>
        <w:tc>
          <w:tcPr>
            <w:tcW w:w="3677" w:type="pct"/>
            <w:hideMark/>
          </w:tcPr>
          <w:p w14:paraId="55FB8CFD" w14:textId="77777777" w:rsidR="00E44DFC" w:rsidRPr="00E54300" w:rsidRDefault="00E44DFC">
            <w:pPr>
              <w:spacing w:after="0"/>
              <w:jc w:val="left"/>
              <w:rPr>
                <w:rFonts w:cstheme="minorHAnsi"/>
                <w:i/>
                <w:iCs/>
                <w:sz w:val="18"/>
                <w:szCs w:val="18"/>
                <w:lang w:val="en-US" w:eastAsia="nl-BE"/>
              </w:rPr>
            </w:pPr>
            <w:r w:rsidRPr="00E54300">
              <w:rPr>
                <w:rFonts w:cstheme="minorHAnsi"/>
                <w:i/>
                <w:iCs/>
                <w:sz w:val="18"/>
                <w:szCs w:val="18"/>
                <w:lang w:val="en-US" w:eastAsia="nl-BE"/>
              </w:rPr>
              <w:t>European launcher manufacturing capacity becomes insufficient to meet projected launch demand, resulting in production bottlenecks, delayed launcher availability and reduced ability to scale launch operations.</w:t>
            </w:r>
          </w:p>
        </w:tc>
      </w:tr>
      <w:tr w:rsidR="00E44DFC" w:rsidRPr="00E54300" w14:paraId="458074D6" w14:textId="77777777" w:rsidTr="00423004">
        <w:trPr>
          <w:trHeight w:val="20"/>
        </w:trPr>
        <w:tc>
          <w:tcPr>
            <w:tcW w:w="441" w:type="pct"/>
            <w:shd w:val="clear" w:color="auto" w:fill="F2F2F2" w:themeFill="text2" w:themeFillShade="F2"/>
            <w:hideMark/>
          </w:tcPr>
          <w:p w14:paraId="33CAEA84" w14:textId="77777777" w:rsidR="00E44DFC" w:rsidRPr="00E54300" w:rsidRDefault="00E44DFC">
            <w:pPr>
              <w:spacing w:after="0"/>
              <w:jc w:val="left"/>
              <w:rPr>
                <w:rFonts w:cstheme="minorHAnsi"/>
                <w:i/>
                <w:iCs/>
                <w:sz w:val="18"/>
                <w:szCs w:val="18"/>
                <w:lang w:val="nl-BE" w:eastAsia="nl-BE"/>
              </w:rPr>
            </w:pPr>
            <w:r w:rsidRPr="00E54300">
              <w:rPr>
                <w:rFonts w:cstheme="minorHAnsi"/>
                <w:i/>
                <w:iCs/>
                <w:sz w:val="18"/>
                <w:szCs w:val="18"/>
                <w:lang w:val="nl-BE" w:eastAsia="nl-BE"/>
              </w:rPr>
              <w:t>R10</w:t>
            </w:r>
          </w:p>
        </w:tc>
        <w:tc>
          <w:tcPr>
            <w:tcW w:w="881" w:type="pct"/>
            <w:shd w:val="clear" w:color="auto" w:fill="F2F2F2" w:themeFill="text2" w:themeFillShade="F2"/>
            <w:hideMark/>
          </w:tcPr>
          <w:p w14:paraId="0A939B2E" w14:textId="77777777" w:rsidR="00E44DFC" w:rsidRPr="00F25892" w:rsidRDefault="00E44DFC">
            <w:pPr>
              <w:spacing w:after="0"/>
              <w:jc w:val="left"/>
              <w:rPr>
                <w:rFonts w:cstheme="minorHAnsi"/>
                <w:b/>
                <w:sz w:val="18"/>
                <w:szCs w:val="18"/>
                <w:lang w:val="fr-BE" w:eastAsia="nl-BE"/>
              </w:rPr>
            </w:pPr>
            <w:r w:rsidRPr="00F25892">
              <w:rPr>
                <w:rFonts w:cstheme="minorHAnsi"/>
                <w:b/>
                <w:sz w:val="18"/>
                <w:szCs w:val="18"/>
                <w:lang w:val="fr-BE" w:eastAsia="nl-BE"/>
              </w:rPr>
              <w:t>Non-EU Component Dependency Shock</w:t>
            </w:r>
          </w:p>
        </w:tc>
        <w:tc>
          <w:tcPr>
            <w:tcW w:w="3677" w:type="pct"/>
            <w:hideMark/>
          </w:tcPr>
          <w:p w14:paraId="5BB4E34A" w14:textId="77777777" w:rsidR="00E44DFC" w:rsidRPr="00E54300" w:rsidRDefault="00E44DFC">
            <w:pPr>
              <w:spacing w:after="0"/>
              <w:jc w:val="left"/>
              <w:rPr>
                <w:rFonts w:cstheme="minorHAnsi"/>
                <w:i/>
                <w:iCs/>
                <w:sz w:val="18"/>
                <w:szCs w:val="18"/>
                <w:lang w:val="en-US" w:eastAsia="nl-BE"/>
              </w:rPr>
            </w:pPr>
            <w:r w:rsidRPr="00E54300">
              <w:rPr>
                <w:rFonts w:cstheme="minorHAnsi"/>
                <w:i/>
                <w:iCs/>
                <w:sz w:val="18"/>
                <w:szCs w:val="18"/>
                <w:lang w:val="en-US" w:eastAsia="nl-BE"/>
              </w:rPr>
              <w:t>Disruption, restriction, scarcity or sudden cost escalation affecting critical non-European components, technologies or materials required to develop, produce and operate European launch systems and supporting ground infrastructure.</w:t>
            </w:r>
          </w:p>
        </w:tc>
      </w:tr>
      <w:tr w:rsidR="00E44DFC" w:rsidRPr="00E54300" w14:paraId="3B77A54F" w14:textId="77777777" w:rsidTr="00423004">
        <w:trPr>
          <w:trHeight w:val="20"/>
        </w:trPr>
        <w:tc>
          <w:tcPr>
            <w:tcW w:w="441" w:type="pct"/>
            <w:shd w:val="clear" w:color="auto" w:fill="F2F2F2" w:themeFill="text2" w:themeFillShade="F2"/>
            <w:hideMark/>
          </w:tcPr>
          <w:p w14:paraId="6C0EFF3F" w14:textId="77777777" w:rsidR="00E44DFC" w:rsidRPr="00E54300" w:rsidRDefault="00E44DFC">
            <w:pPr>
              <w:spacing w:after="0"/>
              <w:jc w:val="left"/>
              <w:rPr>
                <w:rFonts w:cstheme="minorHAnsi"/>
                <w:i/>
                <w:iCs/>
                <w:sz w:val="18"/>
                <w:szCs w:val="18"/>
                <w:lang w:val="nl-BE" w:eastAsia="nl-BE"/>
              </w:rPr>
            </w:pPr>
            <w:r w:rsidRPr="00E54300">
              <w:rPr>
                <w:rFonts w:cstheme="minorHAnsi"/>
                <w:i/>
                <w:iCs/>
                <w:sz w:val="18"/>
                <w:szCs w:val="18"/>
                <w:lang w:val="nl-BE" w:eastAsia="nl-BE"/>
              </w:rPr>
              <w:t>R11</w:t>
            </w:r>
          </w:p>
        </w:tc>
        <w:tc>
          <w:tcPr>
            <w:tcW w:w="881" w:type="pct"/>
            <w:shd w:val="clear" w:color="auto" w:fill="F2F2F2" w:themeFill="text2" w:themeFillShade="F2"/>
            <w:hideMark/>
          </w:tcPr>
          <w:p w14:paraId="1662F4FF" w14:textId="77777777" w:rsidR="00E44DFC" w:rsidRPr="00F25892" w:rsidRDefault="00E44DFC">
            <w:pPr>
              <w:spacing w:after="0"/>
              <w:jc w:val="left"/>
              <w:rPr>
                <w:rFonts w:cstheme="minorHAnsi"/>
                <w:b/>
                <w:sz w:val="18"/>
                <w:szCs w:val="18"/>
                <w:lang w:val="nl-BE" w:eastAsia="nl-BE"/>
              </w:rPr>
            </w:pPr>
            <w:r w:rsidRPr="00F25892">
              <w:rPr>
                <w:rFonts w:cstheme="minorHAnsi"/>
                <w:b/>
                <w:sz w:val="18"/>
                <w:szCs w:val="18"/>
                <w:lang w:val="nl-BE" w:eastAsia="nl-BE"/>
              </w:rPr>
              <w:t>Industrial Scale-Up Failure</w:t>
            </w:r>
          </w:p>
        </w:tc>
        <w:tc>
          <w:tcPr>
            <w:tcW w:w="3677" w:type="pct"/>
            <w:hideMark/>
          </w:tcPr>
          <w:p w14:paraId="6D5D9DB2" w14:textId="77777777" w:rsidR="00E44DFC" w:rsidRPr="00E54300" w:rsidRDefault="00E44DFC">
            <w:pPr>
              <w:spacing w:after="0"/>
              <w:jc w:val="left"/>
              <w:rPr>
                <w:rFonts w:cstheme="minorHAnsi"/>
                <w:i/>
                <w:iCs/>
                <w:sz w:val="18"/>
                <w:szCs w:val="18"/>
                <w:lang w:val="en-US" w:eastAsia="nl-BE"/>
              </w:rPr>
            </w:pPr>
            <w:r w:rsidRPr="00E54300">
              <w:rPr>
                <w:rFonts w:cstheme="minorHAnsi"/>
                <w:i/>
                <w:iCs/>
                <w:sz w:val="18"/>
                <w:szCs w:val="18"/>
                <w:lang w:val="en-US" w:eastAsia="nl-BE"/>
              </w:rPr>
              <w:t>European launcher manufacturers and emerging launch service providers fail to scale their production, operational and commercial capabilities at the pace required to sustain projected launch demand, resulting in reduced market availability, programme delays and underutilisation of strategic launch infrastructure.</w:t>
            </w:r>
          </w:p>
        </w:tc>
      </w:tr>
    </w:tbl>
    <w:p w14:paraId="264D2BDF" w14:textId="77777777" w:rsidR="00E44DFC" w:rsidRDefault="00E44DFC" w:rsidP="00FC0563"/>
    <w:p w14:paraId="22BBE7A6" w14:textId="77777777" w:rsidR="00FC0563" w:rsidRPr="007A6912" w:rsidRDefault="00FC0563" w:rsidP="00FC0563">
      <w:pPr>
        <w:rPr>
          <w:b/>
          <w:bCs/>
        </w:rPr>
      </w:pPr>
      <w:r w:rsidRPr="007A6912">
        <w:rPr>
          <w:b/>
          <w:bCs/>
        </w:rPr>
        <w:t>Transportation &amp; Logistics Risks</w:t>
      </w:r>
    </w:p>
    <w:p w14:paraId="1DB2824E" w14:textId="77777777" w:rsidR="00FC0563" w:rsidRDefault="00FC0563" w:rsidP="00FC0563">
      <w:r>
        <w:t>Transportation and logistics risks capture vulnerabilities associated with maritime corridors, port infrastructure, hardware transportation and the movement of launch-system components throughout the access-to-space value chain.</w:t>
      </w:r>
    </w:p>
    <w:p w14:paraId="643DAA3F" w14:textId="77777777" w:rsidR="00FC0563" w:rsidRDefault="00FC0563" w:rsidP="00FC0563">
      <w:r>
        <w:lastRenderedPageBreak/>
        <w:t>The mapping phase identified several critical chokepoints, particularly the Europe-to-Kourou logistics chain, including Canopée, Pariacabo Harbour and the Route de l’Espace. These assets represent enabling infrastructure whose disruption may affect launch readiness even when launcher, payload and launch-site infrastructure remain available.</w:t>
      </w:r>
    </w:p>
    <w:p w14:paraId="2CB930C5" w14:textId="77777777" w:rsidR="00FC0563" w:rsidRDefault="00FC0563" w:rsidP="00FC0563">
      <w:r>
        <w:t>Although transportation risks generally contribute less aggregate exposure than testing or industrial risks, they remain strategically relevant because they are capable of generating broad operational disruption across multiple programmes simultaneously.</w:t>
      </w:r>
    </w:p>
    <w:p w14:paraId="5790AF09" w14:textId="77777777" w:rsidR="00FC0563" w:rsidRDefault="00FC0563" w:rsidP="00FC0563">
      <w:r>
        <w:t>The strongest reduction in logistics-related exposure is observed in S4, where targeted hardening of critical logistics infrastructure forms a central component of the resilience strategy. S2 also improves performance through greater network flexibility and alternative operational pathways. Conversely, S5 retains and amplifies many of the logistics vulnerabilities identified in the baseline configuration.</w:t>
      </w:r>
    </w:p>
    <w:p w14:paraId="3D05AE6A" w14:textId="23902828" w:rsidR="00E44DFC" w:rsidRDefault="00E44DFC" w:rsidP="00E44DFC">
      <w:pPr>
        <w:pStyle w:val="Caption"/>
      </w:pPr>
      <w:bookmarkStart w:id="164" w:name="_Toc239018441"/>
      <w:r>
        <w:t xml:space="preserve">Table </w:t>
      </w:r>
      <w:r>
        <w:fldChar w:fldCharType="begin"/>
      </w:r>
      <w:r>
        <w:instrText xml:space="preserve"> SEQ Table \* ARABIC </w:instrText>
      </w:r>
      <w:r>
        <w:fldChar w:fldCharType="separate"/>
      </w:r>
      <w:r w:rsidR="005F19E3">
        <w:rPr>
          <w:noProof/>
        </w:rPr>
        <w:t>50</w:t>
      </w:r>
      <w:r>
        <w:fldChar w:fldCharType="end"/>
      </w:r>
      <w:r>
        <w:t xml:space="preserve"> </w:t>
      </w:r>
      <w:r w:rsidR="00E7516D" w:rsidRPr="00E7516D">
        <w:t>Transportation &amp; Logistics</w:t>
      </w:r>
      <w:r w:rsidRPr="00681162">
        <w:t xml:space="preserve"> Risks</w:t>
      </w:r>
      <w:bookmarkEnd w:id="164"/>
    </w:p>
    <w:tbl>
      <w:tblPr>
        <w:tblStyle w:val="CV2"/>
        <w:tblW w:w="5000" w:type="pct"/>
        <w:tblCellMar>
          <w:top w:w="57" w:type="dxa"/>
          <w:bottom w:w="57" w:type="dxa"/>
        </w:tblCellMar>
        <w:tblLook w:val="04A0" w:firstRow="1" w:lastRow="0" w:firstColumn="1" w:lastColumn="0" w:noHBand="0" w:noVBand="1"/>
      </w:tblPr>
      <w:tblGrid>
        <w:gridCol w:w="850"/>
        <w:gridCol w:w="1698"/>
        <w:gridCol w:w="7090"/>
      </w:tblGrid>
      <w:tr w:rsidR="00E44DFC" w:rsidRPr="00E54300" w14:paraId="335CC1BC" w14:textId="77777777" w:rsidTr="00423004">
        <w:trPr>
          <w:cnfStyle w:val="100000000000" w:firstRow="1" w:lastRow="0" w:firstColumn="0" w:lastColumn="0" w:oddVBand="0" w:evenVBand="0" w:oddHBand="0" w:evenHBand="0" w:firstRowFirstColumn="0" w:firstRowLastColumn="0" w:lastRowFirstColumn="0" w:lastRowLastColumn="0"/>
          <w:trHeight w:val="20"/>
        </w:trPr>
        <w:tc>
          <w:tcPr>
            <w:cnfStyle w:val="000000000100" w:firstRow="0" w:lastRow="0" w:firstColumn="0" w:lastColumn="0" w:oddVBand="0" w:evenVBand="0" w:oddHBand="0" w:evenHBand="0" w:firstRowFirstColumn="1" w:firstRowLastColumn="0" w:lastRowFirstColumn="0" w:lastRowLastColumn="0"/>
            <w:tcW w:w="441" w:type="pct"/>
            <w:hideMark/>
          </w:tcPr>
          <w:p w14:paraId="1E00E769" w14:textId="77777777" w:rsidR="00E44DFC" w:rsidRPr="00E54300" w:rsidRDefault="00E44DFC">
            <w:pPr>
              <w:spacing w:after="0"/>
              <w:jc w:val="center"/>
              <w:rPr>
                <w:rFonts w:cstheme="minorHAnsi"/>
                <w:b/>
                <w:sz w:val="18"/>
                <w:szCs w:val="18"/>
                <w:lang w:val="nl-BE" w:eastAsia="nl-BE"/>
              </w:rPr>
            </w:pPr>
            <w:r w:rsidRPr="00E54300">
              <w:rPr>
                <w:rFonts w:cstheme="minorHAnsi"/>
                <w:b/>
                <w:sz w:val="18"/>
                <w:szCs w:val="18"/>
                <w:lang w:val="nl-BE" w:eastAsia="nl-BE"/>
              </w:rPr>
              <w:t>Risk ID</w:t>
            </w:r>
          </w:p>
        </w:tc>
        <w:tc>
          <w:tcPr>
            <w:tcW w:w="881" w:type="pct"/>
            <w:hideMark/>
          </w:tcPr>
          <w:p w14:paraId="23BA64E3" w14:textId="77777777" w:rsidR="00E44DFC" w:rsidRPr="00E54300" w:rsidRDefault="00E44DFC">
            <w:pPr>
              <w:spacing w:after="0"/>
              <w:jc w:val="center"/>
              <w:cnfStyle w:val="100000000000" w:firstRow="1" w:lastRow="0" w:firstColumn="0" w:lastColumn="0" w:oddVBand="0" w:evenVBand="0" w:oddHBand="0" w:evenHBand="0" w:firstRowFirstColumn="0" w:firstRowLastColumn="0" w:lastRowFirstColumn="0" w:lastRowLastColumn="0"/>
              <w:rPr>
                <w:rFonts w:cstheme="minorHAnsi"/>
                <w:b/>
                <w:sz w:val="18"/>
                <w:szCs w:val="18"/>
                <w:lang w:val="nl-BE" w:eastAsia="nl-BE"/>
              </w:rPr>
            </w:pPr>
            <w:r w:rsidRPr="00E54300">
              <w:rPr>
                <w:rFonts w:cstheme="minorHAnsi"/>
                <w:b/>
                <w:sz w:val="18"/>
                <w:szCs w:val="18"/>
                <w:lang w:val="nl-BE" w:eastAsia="nl-BE"/>
              </w:rPr>
              <w:t>Risk Name</w:t>
            </w:r>
          </w:p>
        </w:tc>
        <w:tc>
          <w:tcPr>
            <w:tcW w:w="3678" w:type="pct"/>
            <w:hideMark/>
          </w:tcPr>
          <w:p w14:paraId="40BD25B7" w14:textId="77777777" w:rsidR="00E44DFC" w:rsidRPr="00E54300" w:rsidRDefault="00E44DFC">
            <w:pPr>
              <w:spacing w:after="0"/>
              <w:jc w:val="center"/>
              <w:cnfStyle w:val="100000000000" w:firstRow="1" w:lastRow="0" w:firstColumn="0" w:lastColumn="0" w:oddVBand="0" w:evenVBand="0" w:oddHBand="0" w:evenHBand="0" w:firstRowFirstColumn="0" w:firstRowLastColumn="0" w:lastRowFirstColumn="0" w:lastRowLastColumn="0"/>
              <w:rPr>
                <w:rFonts w:cstheme="minorHAnsi"/>
                <w:b/>
                <w:sz w:val="18"/>
                <w:szCs w:val="18"/>
                <w:lang w:val="nl-BE" w:eastAsia="nl-BE"/>
              </w:rPr>
            </w:pPr>
            <w:r w:rsidRPr="00E54300">
              <w:rPr>
                <w:rFonts w:cstheme="minorHAnsi"/>
                <w:b/>
                <w:sz w:val="18"/>
                <w:szCs w:val="18"/>
                <w:lang w:val="nl-BE" w:eastAsia="nl-BE"/>
              </w:rPr>
              <w:t>Risk Description</w:t>
            </w:r>
          </w:p>
        </w:tc>
      </w:tr>
      <w:tr w:rsidR="00E44DFC" w:rsidRPr="00E54300" w14:paraId="66A9433A" w14:textId="77777777" w:rsidTr="00423004">
        <w:trPr>
          <w:trHeight w:val="20"/>
        </w:trPr>
        <w:tc>
          <w:tcPr>
            <w:tcW w:w="441" w:type="pct"/>
            <w:shd w:val="clear" w:color="auto" w:fill="F2F2F2" w:themeFill="text2" w:themeFillShade="F2"/>
            <w:hideMark/>
          </w:tcPr>
          <w:p w14:paraId="46D9210B" w14:textId="77777777" w:rsidR="00E44DFC" w:rsidRPr="00E54300" w:rsidRDefault="00E44DFC">
            <w:pPr>
              <w:spacing w:after="0"/>
              <w:jc w:val="left"/>
              <w:rPr>
                <w:rFonts w:cstheme="minorHAnsi"/>
                <w:i/>
                <w:iCs/>
                <w:sz w:val="18"/>
                <w:szCs w:val="18"/>
                <w:lang w:val="nl-BE" w:eastAsia="nl-BE"/>
              </w:rPr>
            </w:pPr>
            <w:r w:rsidRPr="00E54300">
              <w:rPr>
                <w:rFonts w:cstheme="minorHAnsi"/>
                <w:i/>
                <w:iCs/>
                <w:sz w:val="18"/>
                <w:szCs w:val="18"/>
                <w:lang w:val="nl-BE" w:eastAsia="nl-BE"/>
              </w:rPr>
              <w:t>R12</w:t>
            </w:r>
          </w:p>
        </w:tc>
        <w:tc>
          <w:tcPr>
            <w:tcW w:w="881" w:type="pct"/>
            <w:shd w:val="clear" w:color="auto" w:fill="F2F2F2" w:themeFill="text2" w:themeFillShade="F2"/>
            <w:hideMark/>
          </w:tcPr>
          <w:p w14:paraId="12D58634" w14:textId="77777777" w:rsidR="00E44DFC" w:rsidRPr="00937970" w:rsidRDefault="00E44DFC">
            <w:pPr>
              <w:spacing w:after="0"/>
              <w:jc w:val="left"/>
              <w:rPr>
                <w:rFonts w:cstheme="minorHAnsi"/>
                <w:b/>
                <w:sz w:val="18"/>
                <w:szCs w:val="18"/>
                <w:lang w:val="nl-BE" w:eastAsia="nl-BE"/>
              </w:rPr>
            </w:pPr>
            <w:r w:rsidRPr="00937970">
              <w:rPr>
                <w:rFonts w:cstheme="minorHAnsi"/>
                <w:b/>
                <w:sz w:val="18"/>
                <w:szCs w:val="18"/>
                <w:lang w:val="nl-BE" w:eastAsia="nl-BE"/>
              </w:rPr>
              <w:t>Strategic Maritime Logistics Disruption</w:t>
            </w:r>
          </w:p>
        </w:tc>
        <w:tc>
          <w:tcPr>
            <w:tcW w:w="3678" w:type="pct"/>
            <w:hideMark/>
          </w:tcPr>
          <w:p w14:paraId="248A3F40" w14:textId="77777777" w:rsidR="00E44DFC" w:rsidRPr="00E54300" w:rsidRDefault="00E44DFC">
            <w:pPr>
              <w:spacing w:after="0"/>
              <w:jc w:val="left"/>
              <w:rPr>
                <w:rFonts w:cstheme="minorHAnsi"/>
                <w:i/>
                <w:iCs/>
                <w:sz w:val="18"/>
                <w:szCs w:val="18"/>
                <w:lang w:val="en-US" w:eastAsia="nl-BE"/>
              </w:rPr>
            </w:pPr>
            <w:r w:rsidRPr="00E54300">
              <w:rPr>
                <w:rFonts w:cstheme="minorHAnsi"/>
                <w:i/>
                <w:iCs/>
                <w:sz w:val="18"/>
                <w:szCs w:val="18"/>
                <w:lang w:val="en-US" w:eastAsia="nl-BE"/>
              </w:rPr>
              <w:t>Disruption, degradation or prolonged unavailability of the maritime logistics chain responsible for transporting launch-system components, launcher stages and supporting equipment between European manufacturing facilities and operational launch sites.</w:t>
            </w:r>
          </w:p>
        </w:tc>
      </w:tr>
      <w:tr w:rsidR="00E44DFC" w:rsidRPr="00E54300" w14:paraId="7469EC73" w14:textId="77777777" w:rsidTr="00423004">
        <w:trPr>
          <w:trHeight w:val="20"/>
        </w:trPr>
        <w:tc>
          <w:tcPr>
            <w:tcW w:w="441" w:type="pct"/>
            <w:shd w:val="clear" w:color="auto" w:fill="F2F2F2" w:themeFill="text2" w:themeFillShade="F2"/>
            <w:hideMark/>
          </w:tcPr>
          <w:p w14:paraId="06850521" w14:textId="77777777" w:rsidR="00E44DFC" w:rsidRPr="00E54300" w:rsidRDefault="00E44DFC">
            <w:pPr>
              <w:spacing w:after="0"/>
              <w:jc w:val="left"/>
              <w:rPr>
                <w:rFonts w:cstheme="minorHAnsi"/>
                <w:i/>
                <w:iCs/>
                <w:sz w:val="18"/>
                <w:szCs w:val="18"/>
                <w:lang w:val="nl-BE" w:eastAsia="nl-BE"/>
              </w:rPr>
            </w:pPr>
            <w:r w:rsidRPr="00E54300">
              <w:rPr>
                <w:rFonts w:cstheme="minorHAnsi"/>
                <w:i/>
                <w:iCs/>
                <w:sz w:val="18"/>
                <w:szCs w:val="18"/>
                <w:lang w:val="nl-BE" w:eastAsia="nl-BE"/>
              </w:rPr>
              <w:t>R13</w:t>
            </w:r>
          </w:p>
        </w:tc>
        <w:tc>
          <w:tcPr>
            <w:tcW w:w="881" w:type="pct"/>
            <w:shd w:val="clear" w:color="auto" w:fill="F2F2F2" w:themeFill="text2" w:themeFillShade="F2"/>
            <w:hideMark/>
          </w:tcPr>
          <w:p w14:paraId="38227C89" w14:textId="77777777" w:rsidR="00E44DFC" w:rsidRPr="00937970" w:rsidRDefault="00E44DFC">
            <w:pPr>
              <w:spacing w:after="0"/>
              <w:jc w:val="left"/>
              <w:rPr>
                <w:rFonts w:cstheme="minorHAnsi"/>
                <w:b/>
                <w:sz w:val="18"/>
                <w:szCs w:val="18"/>
                <w:lang w:val="nl-BE" w:eastAsia="nl-BE"/>
              </w:rPr>
            </w:pPr>
            <w:r w:rsidRPr="00937970">
              <w:rPr>
                <w:rFonts w:cstheme="minorHAnsi"/>
                <w:b/>
                <w:sz w:val="18"/>
                <w:szCs w:val="18"/>
                <w:lang w:val="nl-BE" w:eastAsia="nl-BE"/>
              </w:rPr>
              <w:t>Port Infrastructure Failure</w:t>
            </w:r>
          </w:p>
        </w:tc>
        <w:tc>
          <w:tcPr>
            <w:tcW w:w="3678" w:type="pct"/>
            <w:hideMark/>
          </w:tcPr>
          <w:p w14:paraId="1E105A6E" w14:textId="77777777" w:rsidR="00E44DFC" w:rsidRPr="00E54300" w:rsidRDefault="00E44DFC">
            <w:pPr>
              <w:spacing w:after="0"/>
              <w:jc w:val="left"/>
              <w:rPr>
                <w:rFonts w:cstheme="minorHAnsi"/>
                <w:i/>
                <w:iCs/>
                <w:sz w:val="18"/>
                <w:szCs w:val="18"/>
                <w:lang w:val="en-US" w:eastAsia="nl-BE"/>
              </w:rPr>
            </w:pPr>
            <w:r w:rsidRPr="00E54300">
              <w:rPr>
                <w:rFonts w:cstheme="minorHAnsi"/>
                <w:i/>
                <w:iCs/>
                <w:sz w:val="18"/>
                <w:szCs w:val="18"/>
                <w:lang w:val="en-US" w:eastAsia="nl-BE"/>
              </w:rPr>
              <w:t>Temporary or prolonged disruption affecting critical port infrastructure required for the reception, storage and transfer of launcher components, propellants and strategic cargo supporting European launch activities.</w:t>
            </w:r>
          </w:p>
        </w:tc>
      </w:tr>
      <w:tr w:rsidR="00E44DFC" w:rsidRPr="00E54300" w14:paraId="671B8044" w14:textId="77777777" w:rsidTr="00423004">
        <w:trPr>
          <w:trHeight w:val="20"/>
        </w:trPr>
        <w:tc>
          <w:tcPr>
            <w:tcW w:w="441" w:type="pct"/>
            <w:shd w:val="clear" w:color="auto" w:fill="F2F2F2" w:themeFill="text2" w:themeFillShade="F2"/>
            <w:hideMark/>
          </w:tcPr>
          <w:p w14:paraId="1EA0E45A" w14:textId="77777777" w:rsidR="00E44DFC" w:rsidRPr="00E54300" w:rsidRDefault="00E44DFC">
            <w:pPr>
              <w:spacing w:after="0"/>
              <w:jc w:val="left"/>
              <w:rPr>
                <w:rFonts w:cstheme="minorHAnsi"/>
                <w:i/>
                <w:iCs/>
                <w:sz w:val="18"/>
                <w:szCs w:val="18"/>
                <w:lang w:val="nl-BE" w:eastAsia="nl-BE"/>
              </w:rPr>
            </w:pPr>
            <w:r w:rsidRPr="00E54300">
              <w:rPr>
                <w:rFonts w:cstheme="minorHAnsi"/>
                <w:i/>
                <w:iCs/>
                <w:sz w:val="18"/>
                <w:szCs w:val="18"/>
                <w:lang w:val="nl-BE" w:eastAsia="nl-BE"/>
              </w:rPr>
              <w:t>R14</w:t>
            </w:r>
          </w:p>
        </w:tc>
        <w:tc>
          <w:tcPr>
            <w:tcW w:w="881" w:type="pct"/>
            <w:shd w:val="clear" w:color="auto" w:fill="F2F2F2" w:themeFill="text2" w:themeFillShade="F2"/>
            <w:hideMark/>
          </w:tcPr>
          <w:p w14:paraId="1D650BD1" w14:textId="77777777" w:rsidR="00E44DFC" w:rsidRPr="00937970" w:rsidRDefault="00E44DFC">
            <w:pPr>
              <w:spacing w:after="0"/>
              <w:jc w:val="left"/>
              <w:rPr>
                <w:rFonts w:cstheme="minorHAnsi"/>
                <w:b/>
                <w:sz w:val="18"/>
                <w:szCs w:val="18"/>
                <w:lang w:val="nl-BE" w:eastAsia="nl-BE"/>
              </w:rPr>
            </w:pPr>
            <w:r w:rsidRPr="00937970">
              <w:rPr>
                <w:rFonts w:cstheme="minorHAnsi"/>
                <w:b/>
                <w:sz w:val="18"/>
                <w:szCs w:val="18"/>
                <w:lang w:val="nl-BE" w:eastAsia="nl-BE"/>
              </w:rPr>
              <w:t>Critical Hardware Transportation Delay</w:t>
            </w:r>
          </w:p>
        </w:tc>
        <w:tc>
          <w:tcPr>
            <w:tcW w:w="3678" w:type="pct"/>
            <w:hideMark/>
          </w:tcPr>
          <w:p w14:paraId="48831077" w14:textId="77777777" w:rsidR="00E44DFC" w:rsidRPr="00E54300" w:rsidRDefault="00E44DFC">
            <w:pPr>
              <w:spacing w:after="0"/>
              <w:jc w:val="left"/>
              <w:rPr>
                <w:rFonts w:cstheme="minorHAnsi"/>
                <w:i/>
                <w:iCs/>
                <w:sz w:val="18"/>
                <w:szCs w:val="18"/>
                <w:lang w:val="en-US" w:eastAsia="nl-BE"/>
              </w:rPr>
            </w:pPr>
            <w:r w:rsidRPr="00E54300">
              <w:rPr>
                <w:rFonts w:cstheme="minorHAnsi"/>
                <w:i/>
                <w:iCs/>
                <w:sz w:val="18"/>
                <w:szCs w:val="18"/>
                <w:lang w:val="en-US" w:eastAsia="nl-BE"/>
              </w:rPr>
              <w:t>Delays affecting the transportation of critical launcher components, propulsion systems, payload-support equipment and oversized hardware between manufacturing, testing and launch facilities result in disruption of qualification campaigns, launcher integration activities and launch schedules.</w:t>
            </w:r>
          </w:p>
        </w:tc>
      </w:tr>
    </w:tbl>
    <w:p w14:paraId="3BC98525" w14:textId="77777777" w:rsidR="00E44DFC" w:rsidRPr="00E44DFC" w:rsidRDefault="00E44DFC" w:rsidP="00FC0563">
      <w:pPr>
        <w:rPr>
          <w:lang w:val="en-US"/>
        </w:rPr>
      </w:pPr>
    </w:p>
    <w:p w14:paraId="6497D252" w14:textId="77777777" w:rsidR="00FC0563" w:rsidRPr="007A6912" w:rsidRDefault="00FC0563" w:rsidP="00FC0563">
      <w:pPr>
        <w:rPr>
          <w:b/>
          <w:bCs/>
        </w:rPr>
      </w:pPr>
      <w:r w:rsidRPr="007A6912">
        <w:rPr>
          <w:b/>
          <w:bCs/>
        </w:rPr>
        <w:t>Operations &amp; Governance Risks</w:t>
      </w:r>
    </w:p>
    <w:p w14:paraId="2F6C7CC4" w14:textId="77777777" w:rsidR="00FC0563" w:rsidRDefault="00FC0563" w:rsidP="00FC0563">
      <w:r>
        <w:t>Operations and governance risks reflect the institutional and operational dimensions of resilience. This category includes mission-operations failures, regulatory fragmentation, licensing constraints and workforce-related vulnerabilities.</w:t>
      </w:r>
    </w:p>
    <w:p w14:paraId="6FFB3109" w14:textId="77777777" w:rsidR="00FC0563" w:rsidRDefault="00FC0563" w:rsidP="00FC0563">
      <w:r>
        <w:t>One of the most significant observations emerging from the assessment is that operational resilience depends heavily on coordination mechanisms and governance arrangements. Unlike physical infrastructure, operational capabilities cannot be duplicated easily through construction projects alone. Instead, they require harmonised procedures, skilled personnel, effective continuity arrangements and institutional interoperability.</w:t>
      </w:r>
    </w:p>
    <w:p w14:paraId="12950B33" w14:textId="77777777" w:rsidR="00FC0563" w:rsidRDefault="00FC0563" w:rsidP="00FC0563">
      <w:r>
        <w:t>The category plays a particularly important role when comparing S2 and S3. While both scenarios improve launch diversification, only S2 systematically addresses governance fragmentation through common standards, harmonised licensing mechanisms and increased coordination. As a result, S2 achieves substantially lower governance-related exposure despite operating a more complex infrastructure network.</w:t>
      </w:r>
    </w:p>
    <w:p w14:paraId="7ADB70C6" w14:textId="77777777" w:rsidR="00FC0563" w:rsidRDefault="00FC0563" w:rsidP="00FC0563">
      <w:r>
        <w:t>A second major driver within this category is workforce availability. Across all scenarios, shortages of specialised operational, engineering and safety personnel remain among the most persistent residual risks, highlighting the importance of human capital as a resilience enabler.</w:t>
      </w:r>
    </w:p>
    <w:p w14:paraId="2B70C3A0" w14:textId="3CEA9B2C" w:rsidR="00E44DFC" w:rsidRDefault="00E44DFC" w:rsidP="00E44DFC">
      <w:pPr>
        <w:pStyle w:val="Caption"/>
      </w:pPr>
      <w:bookmarkStart w:id="165" w:name="_Toc239018442"/>
      <w:r>
        <w:t xml:space="preserve">Table </w:t>
      </w:r>
      <w:r>
        <w:fldChar w:fldCharType="begin"/>
      </w:r>
      <w:r>
        <w:instrText xml:space="preserve"> SEQ Table \* ARABIC </w:instrText>
      </w:r>
      <w:r>
        <w:fldChar w:fldCharType="separate"/>
      </w:r>
      <w:r w:rsidR="005F19E3">
        <w:rPr>
          <w:noProof/>
        </w:rPr>
        <w:t>51</w:t>
      </w:r>
      <w:r>
        <w:fldChar w:fldCharType="end"/>
      </w:r>
      <w:r>
        <w:t xml:space="preserve"> </w:t>
      </w:r>
      <w:r w:rsidR="00E7516D" w:rsidRPr="00E7516D">
        <w:t>Operations &amp; Governance</w:t>
      </w:r>
      <w:r w:rsidRPr="00681162">
        <w:t xml:space="preserve"> Risks</w:t>
      </w:r>
      <w:bookmarkEnd w:id="165"/>
    </w:p>
    <w:tbl>
      <w:tblPr>
        <w:tblStyle w:val="CV2"/>
        <w:tblW w:w="5000" w:type="pct"/>
        <w:tblCellMar>
          <w:top w:w="57" w:type="dxa"/>
          <w:bottom w:w="57" w:type="dxa"/>
        </w:tblCellMar>
        <w:tblLook w:val="04A0" w:firstRow="1" w:lastRow="0" w:firstColumn="1" w:lastColumn="0" w:noHBand="0" w:noVBand="1"/>
      </w:tblPr>
      <w:tblGrid>
        <w:gridCol w:w="850"/>
        <w:gridCol w:w="1698"/>
        <w:gridCol w:w="7090"/>
      </w:tblGrid>
      <w:tr w:rsidR="00E44DFC" w:rsidRPr="00E54300" w14:paraId="46D5A5E4" w14:textId="77777777" w:rsidTr="00423004">
        <w:trPr>
          <w:cnfStyle w:val="100000000000" w:firstRow="1" w:lastRow="0" w:firstColumn="0" w:lastColumn="0" w:oddVBand="0" w:evenVBand="0" w:oddHBand="0" w:evenHBand="0" w:firstRowFirstColumn="0" w:firstRowLastColumn="0" w:lastRowFirstColumn="0" w:lastRowLastColumn="0"/>
          <w:trHeight w:val="20"/>
        </w:trPr>
        <w:tc>
          <w:tcPr>
            <w:cnfStyle w:val="000000000100" w:firstRow="0" w:lastRow="0" w:firstColumn="0" w:lastColumn="0" w:oddVBand="0" w:evenVBand="0" w:oddHBand="0" w:evenHBand="0" w:firstRowFirstColumn="1" w:firstRowLastColumn="0" w:lastRowFirstColumn="0" w:lastRowLastColumn="0"/>
            <w:tcW w:w="441" w:type="pct"/>
            <w:hideMark/>
          </w:tcPr>
          <w:p w14:paraId="200D91A4" w14:textId="77777777" w:rsidR="00E44DFC" w:rsidRPr="00E54300" w:rsidRDefault="00E44DFC">
            <w:pPr>
              <w:spacing w:after="0"/>
              <w:jc w:val="center"/>
              <w:rPr>
                <w:rFonts w:cstheme="minorHAnsi"/>
                <w:b/>
                <w:sz w:val="18"/>
                <w:szCs w:val="18"/>
                <w:lang w:val="nl-BE" w:eastAsia="nl-BE"/>
              </w:rPr>
            </w:pPr>
            <w:r w:rsidRPr="00E54300">
              <w:rPr>
                <w:rFonts w:cstheme="minorHAnsi"/>
                <w:b/>
                <w:sz w:val="18"/>
                <w:szCs w:val="18"/>
                <w:lang w:val="nl-BE" w:eastAsia="nl-BE"/>
              </w:rPr>
              <w:t>Risk ID</w:t>
            </w:r>
          </w:p>
        </w:tc>
        <w:tc>
          <w:tcPr>
            <w:tcW w:w="881" w:type="pct"/>
            <w:hideMark/>
          </w:tcPr>
          <w:p w14:paraId="4399031D" w14:textId="77777777" w:rsidR="00E44DFC" w:rsidRPr="00E54300" w:rsidRDefault="00E44DFC">
            <w:pPr>
              <w:spacing w:after="0"/>
              <w:jc w:val="center"/>
              <w:cnfStyle w:val="100000000000" w:firstRow="1" w:lastRow="0" w:firstColumn="0" w:lastColumn="0" w:oddVBand="0" w:evenVBand="0" w:oddHBand="0" w:evenHBand="0" w:firstRowFirstColumn="0" w:firstRowLastColumn="0" w:lastRowFirstColumn="0" w:lastRowLastColumn="0"/>
              <w:rPr>
                <w:rFonts w:cstheme="minorHAnsi"/>
                <w:b/>
                <w:sz w:val="18"/>
                <w:szCs w:val="18"/>
                <w:lang w:val="nl-BE" w:eastAsia="nl-BE"/>
              </w:rPr>
            </w:pPr>
            <w:r w:rsidRPr="00E54300">
              <w:rPr>
                <w:rFonts w:cstheme="minorHAnsi"/>
                <w:b/>
                <w:sz w:val="18"/>
                <w:szCs w:val="18"/>
                <w:lang w:val="nl-BE" w:eastAsia="nl-BE"/>
              </w:rPr>
              <w:t>Risk Name</w:t>
            </w:r>
          </w:p>
        </w:tc>
        <w:tc>
          <w:tcPr>
            <w:tcW w:w="3678" w:type="pct"/>
            <w:hideMark/>
          </w:tcPr>
          <w:p w14:paraId="601954C3" w14:textId="77777777" w:rsidR="00E44DFC" w:rsidRPr="00E54300" w:rsidRDefault="00E44DFC">
            <w:pPr>
              <w:spacing w:after="0"/>
              <w:jc w:val="center"/>
              <w:cnfStyle w:val="100000000000" w:firstRow="1" w:lastRow="0" w:firstColumn="0" w:lastColumn="0" w:oddVBand="0" w:evenVBand="0" w:oddHBand="0" w:evenHBand="0" w:firstRowFirstColumn="0" w:firstRowLastColumn="0" w:lastRowFirstColumn="0" w:lastRowLastColumn="0"/>
              <w:rPr>
                <w:rFonts w:cstheme="minorHAnsi"/>
                <w:b/>
                <w:sz w:val="18"/>
                <w:szCs w:val="18"/>
                <w:lang w:val="nl-BE" w:eastAsia="nl-BE"/>
              </w:rPr>
            </w:pPr>
            <w:r w:rsidRPr="00E54300">
              <w:rPr>
                <w:rFonts w:cstheme="minorHAnsi"/>
                <w:b/>
                <w:sz w:val="18"/>
                <w:szCs w:val="18"/>
                <w:lang w:val="nl-BE" w:eastAsia="nl-BE"/>
              </w:rPr>
              <w:t>Risk Description</w:t>
            </w:r>
          </w:p>
        </w:tc>
      </w:tr>
      <w:tr w:rsidR="00E44DFC" w:rsidRPr="00E54300" w14:paraId="127E83EC" w14:textId="77777777" w:rsidTr="00423004">
        <w:trPr>
          <w:trHeight w:val="20"/>
        </w:trPr>
        <w:tc>
          <w:tcPr>
            <w:tcW w:w="441" w:type="pct"/>
            <w:shd w:val="clear" w:color="auto" w:fill="F2F2F2" w:themeFill="text2" w:themeFillShade="F2"/>
            <w:hideMark/>
          </w:tcPr>
          <w:p w14:paraId="77E1DD07" w14:textId="77777777" w:rsidR="00E44DFC" w:rsidRPr="00E54300" w:rsidRDefault="00E44DFC">
            <w:pPr>
              <w:spacing w:after="0"/>
              <w:jc w:val="left"/>
              <w:rPr>
                <w:rFonts w:cstheme="minorHAnsi"/>
                <w:i/>
                <w:iCs/>
                <w:sz w:val="18"/>
                <w:szCs w:val="18"/>
                <w:lang w:val="nl-BE" w:eastAsia="nl-BE"/>
              </w:rPr>
            </w:pPr>
            <w:r w:rsidRPr="00E54300">
              <w:rPr>
                <w:rFonts w:cstheme="minorHAnsi"/>
                <w:i/>
                <w:iCs/>
                <w:sz w:val="18"/>
                <w:szCs w:val="18"/>
                <w:lang w:val="nl-BE" w:eastAsia="nl-BE"/>
              </w:rPr>
              <w:t>R15</w:t>
            </w:r>
          </w:p>
        </w:tc>
        <w:tc>
          <w:tcPr>
            <w:tcW w:w="881" w:type="pct"/>
            <w:shd w:val="clear" w:color="auto" w:fill="F2F2F2" w:themeFill="text2" w:themeFillShade="F2"/>
            <w:hideMark/>
          </w:tcPr>
          <w:p w14:paraId="2EE94736" w14:textId="77777777" w:rsidR="00E44DFC" w:rsidRPr="00423004" w:rsidRDefault="00E44DFC">
            <w:pPr>
              <w:spacing w:after="0"/>
              <w:jc w:val="left"/>
              <w:rPr>
                <w:rFonts w:cstheme="minorHAnsi"/>
                <w:b/>
                <w:sz w:val="18"/>
                <w:szCs w:val="18"/>
                <w:lang w:val="nl-BE" w:eastAsia="nl-BE"/>
              </w:rPr>
            </w:pPr>
            <w:r w:rsidRPr="00423004">
              <w:rPr>
                <w:rFonts w:cstheme="minorHAnsi"/>
                <w:b/>
                <w:sz w:val="18"/>
                <w:szCs w:val="18"/>
                <w:lang w:val="nl-BE" w:eastAsia="nl-BE"/>
              </w:rPr>
              <w:t>Mission Operations Centre Failure</w:t>
            </w:r>
          </w:p>
        </w:tc>
        <w:tc>
          <w:tcPr>
            <w:tcW w:w="3678" w:type="pct"/>
            <w:hideMark/>
          </w:tcPr>
          <w:p w14:paraId="465DAB39" w14:textId="77777777" w:rsidR="00E44DFC" w:rsidRPr="00E54300" w:rsidRDefault="00E44DFC">
            <w:pPr>
              <w:spacing w:after="0"/>
              <w:jc w:val="left"/>
              <w:rPr>
                <w:rFonts w:cstheme="minorHAnsi"/>
                <w:i/>
                <w:iCs/>
                <w:sz w:val="18"/>
                <w:szCs w:val="18"/>
                <w:lang w:val="en-US" w:eastAsia="nl-BE"/>
              </w:rPr>
            </w:pPr>
            <w:r w:rsidRPr="00E54300">
              <w:rPr>
                <w:rFonts w:cstheme="minorHAnsi"/>
                <w:i/>
                <w:iCs/>
                <w:sz w:val="18"/>
                <w:szCs w:val="18"/>
                <w:lang w:val="en-US" w:eastAsia="nl-BE"/>
              </w:rPr>
              <w:t>Temporary or prolonged disruption affecting critical mission operations, launch-control or spaceflight support centres, resulting in loss of operational command, degraded mission support capabilities or interruption of launch and spacecraft operations.</w:t>
            </w:r>
          </w:p>
        </w:tc>
      </w:tr>
      <w:tr w:rsidR="00E44DFC" w:rsidRPr="00E54300" w14:paraId="192F3CD8" w14:textId="77777777" w:rsidTr="00423004">
        <w:trPr>
          <w:trHeight w:val="20"/>
        </w:trPr>
        <w:tc>
          <w:tcPr>
            <w:tcW w:w="441" w:type="pct"/>
            <w:shd w:val="clear" w:color="auto" w:fill="F2F2F2" w:themeFill="text2" w:themeFillShade="F2"/>
            <w:hideMark/>
          </w:tcPr>
          <w:p w14:paraId="1A97C2E3" w14:textId="77777777" w:rsidR="00E44DFC" w:rsidRPr="00E54300" w:rsidRDefault="00E44DFC">
            <w:pPr>
              <w:spacing w:after="0"/>
              <w:jc w:val="left"/>
              <w:rPr>
                <w:rFonts w:cstheme="minorHAnsi"/>
                <w:i/>
                <w:iCs/>
                <w:sz w:val="18"/>
                <w:szCs w:val="18"/>
                <w:lang w:val="nl-BE" w:eastAsia="nl-BE"/>
              </w:rPr>
            </w:pPr>
            <w:r w:rsidRPr="00E54300">
              <w:rPr>
                <w:rFonts w:cstheme="minorHAnsi"/>
                <w:i/>
                <w:iCs/>
                <w:sz w:val="18"/>
                <w:szCs w:val="18"/>
                <w:lang w:val="nl-BE" w:eastAsia="nl-BE"/>
              </w:rPr>
              <w:t>R16</w:t>
            </w:r>
          </w:p>
        </w:tc>
        <w:tc>
          <w:tcPr>
            <w:tcW w:w="881" w:type="pct"/>
            <w:shd w:val="clear" w:color="auto" w:fill="F2F2F2" w:themeFill="text2" w:themeFillShade="F2"/>
            <w:hideMark/>
          </w:tcPr>
          <w:p w14:paraId="4B1C4340" w14:textId="77777777" w:rsidR="00E44DFC" w:rsidRPr="00423004" w:rsidRDefault="00E44DFC">
            <w:pPr>
              <w:spacing w:after="0"/>
              <w:jc w:val="left"/>
              <w:rPr>
                <w:rFonts w:cstheme="minorHAnsi"/>
                <w:b/>
                <w:sz w:val="18"/>
                <w:szCs w:val="18"/>
                <w:lang w:val="en-US" w:eastAsia="nl-BE"/>
              </w:rPr>
            </w:pPr>
            <w:r w:rsidRPr="00423004">
              <w:rPr>
                <w:rFonts w:cstheme="minorHAnsi"/>
                <w:b/>
                <w:sz w:val="18"/>
                <w:szCs w:val="18"/>
                <w:lang w:val="en-US" w:eastAsia="nl-BE"/>
              </w:rPr>
              <w:t>Regulatory Fragmentation and Licensing Delays</w:t>
            </w:r>
          </w:p>
        </w:tc>
        <w:tc>
          <w:tcPr>
            <w:tcW w:w="3678" w:type="pct"/>
            <w:hideMark/>
          </w:tcPr>
          <w:p w14:paraId="164CBE5A" w14:textId="77777777" w:rsidR="00E44DFC" w:rsidRPr="00E54300" w:rsidRDefault="00E44DFC">
            <w:pPr>
              <w:spacing w:after="0"/>
              <w:jc w:val="left"/>
              <w:rPr>
                <w:rFonts w:cstheme="minorHAnsi"/>
                <w:i/>
                <w:iCs/>
                <w:sz w:val="18"/>
                <w:szCs w:val="18"/>
                <w:lang w:val="en-US" w:eastAsia="nl-BE"/>
              </w:rPr>
            </w:pPr>
            <w:r w:rsidRPr="00E54300">
              <w:rPr>
                <w:rFonts w:cstheme="minorHAnsi"/>
                <w:i/>
                <w:iCs/>
                <w:sz w:val="18"/>
                <w:szCs w:val="18"/>
                <w:lang w:val="en-US" w:eastAsia="nl-BE"/>
              </w:rPr>
              <w:t>Differences across national licensing frameworks, regulatory requirements, launch approval processes and safety regimes create delays, additional compliance burdens and barriers to the efficient deployment of launch services across European spaceports.</w:t>
            </w:r>
          </w:p>
        </w:tc>
      </w:tr>
      <w:tr w:rsidR="00E44DFC" w:rsidRPr="00E54300" w14:paraId="78161C75" w14:textId="77777777" w:rsidTr="00423004">
        <w:trPr>
          <w:trHeight w:val="20"/>
        </w:trPr>
        <w:tc>
          <w:tcPr>
            <w:tcW w:w="441" w:type="pct"/>
            <w:shd w:val="clear" w:color="auto" w:fill="F2F2F2" w:themeFill="text2" w:themeFillShade="F2"/>
            <w:hideMark/>
          </w:tcPr>
          <w:p w14:paraId="443DDC25" w14:textId="77777777" w:rsidR="00E44DFC" w:rsidRPr="00E54300" w:rsidRDefault="00E44DFC">
            <w:pPr>
              <w:spacing w:after="0"/>
              <w:jc w:val="left"/>
              <w:rPr>
                <w:rFonts w:cstheme="minorHAnsi"/>
                <w:i/>
                <w:iCs/>
                <w:sz w:val="18"/>
                <w:szCs w:val="18"/>
                <w:lang w:val="nl-BE" w:eastAsia="nl-BE"/>
              </w:rPr>
            </w:pPr>
            <w:r w:rsidRPr="00E54300">
              <w:rPr>
                <w:rFonts w:cstheme="minorHAnsi"/>
                <w:i/>
                <w:iCs/>
                <w:sz w:val="18"/>
                <w:szCs w:val="18"/>
                <w:lang w:val="nl-BE" w:eastAsia="nl-BE"/>
              </w:rPr>
              <w:t>R17</w:t>
            </w:r>
          </w:p>
        </w:tc>
        <w:tc>
          <w:tcPr>
            <w:tcW w:w="881" w:type="pct"/>
            <w:shd w:val="clear" w:color="auto" w:fill="F2F2F2" w:themeFill="text2" w:themeFillShade="F2"/>
            <w:hideMark/>
          </w:tcPr>
          <w:p w14:paraId="143361B1" w14:textId="77777777" w:rsidR="00E44DFC" w:rsidRPr="00423004" w:rsidRDefault="00E44DFC">
            <w:pPr>
              <w:spacing w:after="0"/>
              <w:jc w:val="left"/>
              <w:rPr>
                <w:rFonts w:cstheme="minorHAnsi"/>
                <w:b/>
                <w:sz w:val="18"/>
                <w:szCs w:val="18"/>
                <w:lang w:val="nl-BE" w:eastAsia="nl-BE"/>
              </w:rPr>
            </w:pPr>
            <w:r w:rsidRPr="00423004">
              <w:rPr>
                <w:rFonts w:cstheme="minorHAnsi"/>
                <w:b/>
                <w:sz w:val="18"/>
                <w:szCs w:val="18"/>
                <w:lang w:val="nl-BE" w:eastAsia="nl-BE"/>
              </w:rPr>
              <w:t>Skilled Workforce Shortage</w:t>
            </w:r>
          </w:p>
        </w:tc>
        <w:tc>
          <w:tcPr>
            <w:tcW w:w="3678" w:type="pct"/>
            <w:hideMark/>
          </w:tcPr>
          <w:p w14:paraId="12378C82" w14:textId="77777777" w:rsidR="00E44DFC" w:rsidRPr="00E54300" w:rsidRDefault="00E44DFC">
            <w:pPr>
              <w:spacing w:after="0"/>
              <w:jc w:val="left"/>
              <w:rPr>
                <w:rFonts w:cstheme="minorHAnsi"/>
                <w:i/>
                <w:iCs/>
                <w:sz w:val="18"/>
                <w:szCs w:val="18"/>
                <w:lang w:val="en-US" w:eastAsia="nl-BE"/>
              </w:rPr>
            </w:pPr>
            <w:r w:rsidRPr="00E54300">
              <w:rPr>
                <w:rFonts w:cstheme="minorHAnsi"/>
                <w:i/>
                <w:iCs/>
                <w:sz w:val="18"/>
                <w:szCs w:val="18"/>
                <w:lang w:val="en-US" w:eastAsia="nl-BE"/>
              </w:rPr>
              <w:t>Insufficient availability of qualified personnel across launch operations, propulsion testing, manufacturing, range safety, mission control and engineering functions limits Europe's ability to sustain current activities and scale future launch capabilities.</w:t>
            </w:r>
          </w:p>
        </w:tc>
      </w:tr>
    </w:tbl>
    <w:p w14:paraId="2095BC97" w14:textId="77777777" w:rsidR="00E44DFC" w:rsidRPr="00E44DFC" w:rsidRDefault="00E44DFC" w:rsidP="00FC0563">
      <w:pPr>
        <w:rPr>
          <w:lang w:val="en-US"/>
        </w:rPr>
      </w:pPr>
    </w:p>
    <w:p w14:paraId="4F82668C" w14:textId="77777777" w:rsidR="00FC0563" w:rsidRPr="007A6912" w:rsidRDefault="00FC0563" w:rsidP="00FC0563">
      <w:pPr>
        <w:rPr>
          <w:b/>
          <w:bCs/>
        </w:rPr>
      </w:pPr>
      <w:r w:rsidRPr="007A6912">
        <w:rPr>
          <w:b/>
          <w:bCs/>
        </w:rPr>
        <w:t>Strategic Autonomy &amp; Market Risks</w:t>
      </w:r>
    </w:p>
    <w:p w14:paraId="58A4E432" w14:textId="77777777" w:rsidR="00FC0563" w:rsidRDefault="00FC0563" w:rsidP="00FC0563">
      <w:r>
        <w:t>The final category captures strategic dependencies that cannot be fully addressed through infrastructure investments alone.</w:t>
      </w:r>
    </w:p>
    <w:p w14:paraId="48D33C1D" w14:textId="77777777" w:rsidR="00FC0563" w:rsidRDefault="00FC0563" w:rsidP="00FC0563">
      <w:r>
        <w:t>The category includes non-European component dependencies, external launch-service dependence, commercial operator failures and cyber threats affecting critical ground infrastructure. These risks sit at the intersection of resilience, competitiveness and strategic autonomy and represent some of the most consequential drivers of exposure identified during the assessment.</w:t>
      </w:r>
    </w:p>
    <w:p w14:paraId="6AB5F83A" w14:textId="77777777" w:rsidR="00FC0563" w:rsidRDefault="00FC0563" w:rsidP="00FC0563">
      <w:r>
        <w:t>Importantly, strategic-autonomy risks remain significant even under the best-performing scenarios. While S2 and S4 substantially reduce infrastructure and operational vulnerabilities, they cannot completely eliminate dependencies linked to specialised components, foreign technologies, market concentration or external launch-service reliance. This explains why strategic-autonomy risks remain among the largest contributors to aggregate exposure even when overall resilience improves significantly.</w:t>
      </w:r>
    </w:p>
    <w:p w14:paraId="6200C526" w14:textId="77777777" w:rsidR="00FC0563" w:rsidRDefault="00FC0563" w:rsidP="00FC0563">
      <w:r>
        <w:t>Under S5, these risks become dominant. The combination of industrial attrition, reduced launch capability, market fragmentation and increasing external dependence transforms strategic-autonomy constraints into one of the principal sources of systemic exposure within the entire ecosystem.</w:t>
      </w:r>
    </w:p>
    <w:p w14:paraId="6ED8A9E1" w14:textId="19D56D92" w:rsidR="00E44DFC" w:rsidRDefault="00E44DFC" w:rsidP="00E44DFC">
      <w:pPr>
        <w:pStyle w:val="Caption"/>
      </w:pPr>
      <w:bookmarkStart w:id="166" w:name="_Toc239018443"/>
      <w:r>
        <w:t xml:space="preserve">Table </w:t>
      </w:r>
      <w:r>
        <w:fldChar w:fldCharType="begin"/>
      </w:r>
      <w:r>
        <w:instrText xml:space="preserve"> SEQ Table \* ARABIC </w:instrText>
      </w:r>
      <w:r>
        <w:fldChar w:fldCharType="separate"/>
      </w:r>
      <w:r w:rsidR="005F19E3">
        <w:rPr>
          <w:noProof/>
        </w:rPr>
        <w:t>52</w:t>
      </w:r>
      <w:r>
        <w:fldChar w:fldCharType="end"/>
      </w:r>
      <w:r>
        <w:t xml:space="preserve"> </w:t>
      </w:r>
      <w:r w:rsidR="00025FDA" w:rsidRPr="00025FDA">
        <w:t>Strategic Autonomy &amp; Market</w:t>
      </w:r>
      <w:r w:rsidRPr="00681162">
        <w:t xml:space="preserve"> Risks</w:t>
      </w:r>
      <w:bookmarkEnd w:id="166"/>
    </w:p>
    <w:tbl>
      <w:tblPr>
        <w:tblStyle w:val="CV2"/>
        <w:tblW w:w="5000" w:type="pct"/>
        <w:tblCellMar>
          <w:top w:w="57" w:type="dxa"/>
          <w:bottom w:w="57" w:type="dxa"/>
        </w:tblCellMar>
        <w:tblLook w:val="04A0" w:firstRow="1" w:lastRow="0" w:firstColumn="1" w:lastColumn="0" w:noHBand="0" w:noVBand="1"/>
      </w:tblPr>
      <w:tblGrid>
        <w:gridCol w:w="850"/>
        <w:gridCol w:w="1698"/>
        <w:gridCol w:w="7090"/>
      </w:tblGrid>
      <w:tr w:rsidR="00E44DFC" w:rsidRPr="00E54300" w14:paraId="4473DFCB" w14:textId="77777777" w:rsidTr="00025FDA">
        <w:trPr>
          <w:cnfStyle w:val="100000000000" w:firstRow="1" w:lastRow="0" w:firstColumn="0" w:lastColumn="0" w:oddVBand="0" w:evenVBand="0" w:oddHBand="0" w:evenHBand="0" w:firstRowFirstColumn="0" w:firstRowLastColumn="0" w:lastRowFirstColumn="0" w:lastRowLastColumn="0"/>
          <w:trHeight w:val="20"/>
        </w:trPr>
        <w:tc>
          <w:tcPr>
            <w:cnfStyle w:val="000000000100" w:firstRow="0" w:lastRow="0" w:firstColumn="0" w:lastColumn="0" w:oddVBand="0" w:evenVBand="0" w:oddHBand="0" w:evenHBand="0" w:firstRowFirstColumn="1" w:firstRowLastColumn="0" w:lastRowFirstColumn="0" w:lastRowLastColumn="0"/>
            <w:tcW w:w="441" w:type="pct"/>
            <w:hideMark/>
          </w:tcPr>
          <w:p w14:paraId="08FA1B39" w14:textId="77777777" w:rsidR="00E44DFC" w:rsidRPr="00E54300" w:rsidRDefault="00E44DFC">
            <w:pPr>
              <w:spacing w:after="0"/>
              <w:jc w:val="center"/>
              <w:rPr>
                <w:rFonts w:cstheme="minorHAnsi"/>
                <w:b/>
                <w:sz w:val="18"/>
                <w:szCs w:val="18"/>
                <w:lang w:val="nl-BE" w:eastAsia="nl-BE"/>
              </w:rPr>
            </w:pPr>
            <w:r w:rsidRPr="00E54300">
              <w:rPr>
                <w:rFonts w:cstheme="minorHAnsi"/>
                <w:b/>
                <w:sz w:val="18"/>
                <w:szCs w:val="18"/>
                <w:lang w:val="nl-BE" w:eastAsia="nl-BE"/>
              </w:rPr>
              <w:t>Risk ID</w:t>
            </w:r>
          </w:p>
        </w:tc>
        <w:tc>
          <w:tcPr>
            <w:tcW w:w="881" w:type="pct"/>
            <w:hideMark/>
          </w:tcPr>
          <w:p w14:paraId="7DF2FE32" w14:textId="77777777" w:rsidR="00E44DFC" w:rsidRPr="00E54300" w:rsidRDefault="00E44DFC">
            <w:pPr>
              <w:spacing w:after="0"/>
              <w:jc w:val="center"/>
              <w:cnfStyle w:val="100000000000" w:firstRow="1" w:lastRow="0" w:firstColumn="0" w:lastColumn="0" w:oddVBand="0" w:evenVBand="0" w:oddHBand="0" w:evenHBand="0" w:firstRowFirstColumn="0" w:firstRowLastColumn="0" w:lastRowFirstColumn="0" w:lastRowLastColumn="0"/>
              <w:rPr>
                <w:rFonts w:cstheme="minorHAnsi"/>
                <w:b/>
                <w:sz w:val="18"/>
                <w:szCs w:val="18"/>
                <w:lang w:val="nl-BE" w:eastAsia="nl-BE"/>
              </w:rPr>
            </w:pPr>
            <w:r w:rsidRPr="00E54300">
              <w:rPr>
                <w:rFonts w:cstheme="minorHAnsi"/>
                <w:b/>
                <w:sz w:val="18"/>
                <w:szCs w:val="18"/>
                <w:lang w:val="nl-BE" w:eastAsia="nl-BE"/>
              </w:rPr>
              <w:t>Risk Name</w:t>
            </w:r>
          </w:p>
        </w:tc>
        <w:tc>
          <w:tcPr>
            <w:tcW w:w="3677" w:type="pct"/>
            <w:hideMark/>
          </w:tcPr>
          <w:p w14:paraId="6E0EAF9C" w14:textId="77777777" w:rsidR="00E44DFC" w:rsidRPr="00E54300" w:rsidRDefault="00E44DFC">
            <w:pPr>
              <w:spacing w:after="0"/>
              <w:jc w:val="center"/>
              <w:cnfStyle w:val="100000000000" w:firstRow="1" w:lastRow="0" w:firstColumn="0" w:lastColumn="0" w:oddVBand="0" w:evenVBand="0" w:oddHBand="0" w:evenHBand="0" w:firstRowFirstColumn="0" w:firstRowLastColumn="0" w:lastRowFirstColumn="0" w:lastRowLastColumn="0"/>
              <w:rPr>
                <w:rFonts w:cstheme="minorHAnsi"/>
                <w:b/>
                <w:sz w:val="18"/>
                <w:szCs w:val="18"/>
                <w:lang w:val="nl-BE" w:eastAsia="nl-BE"/>
              </w:rPr>
            </w:pPr>
            <w:r w:rsidRPr="00E54300">
              <w:rPr>
                <w:rFonts w:cstheme="minorHAnsi"/>
                <w:b/>
                <w:sz w:val="18"/>
                <w:szCs w:val="18"/>
                <w:lang w:val="nl-BE" w:eastAsia="nl-BE"/>
              </w:rPr>
              <w:t>Risk Description</w:t>
            </w:r>
          </w:p>
        </w:tc>
      </w:tr>
      <w:tr w:rsidR="00E44DFC" w:rsidRPr="00E54300" w14:paraId="7236CF15" w14:textId="77777777" w:rsidTr="00025FDA">
        <w:trPr>
          <w:trHeight w:val="20"/>
        </w:trPr>
        <w:tc>
          <w:tcPr>
            <w:tcW w:w="441" w:type="pct"/>
            <w:shd w:val="clear" w:color="auto" w:fill="F2F2F2" w:themeFill="text2" w:themeFillShade="F2"/>
            <w:hideMark/>
          </w:tcPr>
          <w:p w14:paraId="1D34D496" w14:textId="77777777" w:rsidR="00E44DFC" w:rsidRPr="00E54300" w:rsidRDefault="00E44DFC">
            <w:pPr>
              <w:spacing w:after="0"/>
              <w:jc w:val="left"/>
              <w:rPr>
                <w:rFonts w:cstheme="minorHAnsi"/>
                <w:i/>
                <w:iCs/>
                <w:sz w:val="18"/>
                <w:szCs w:val="18"/>
                <w:lang w:val="nl-BE" w:eastAsia="nl-BE"/>
              </w:rPr>
            </w:pPr>
            <w:r w:rsidRPr="00E54300">
              <w:rPr>
                <w:rFonts w:cstheme="minorHAnsi"/>
                <w:i/>
                <w:iCs/>
                <w:sz w:val="18"/>
                <w:szCs w:val="18"/>
                <w:lang w:val="nl-BE" w:eastAsia="nl-BE"/>
              </w:rPr>
              <w:t>R18</w:t>
            </w:r>
          </w:p>
        </w:tc>
        <w:tc>
          <w:tcPr>
            <w:tcW w:w="881" w:type="pct"/>
            <w:shd w:val="clear" w:color="auto" w:fill="F2F2F2" w:themeFill="text2" w:themeFillShade="F2"/>
            <w:hideMark/>
          </w:tcPr>
          <w:p w14:paraId="0ECC4215" w14:textId="77777777" w:rsidR="00E44DFC" w:rsidRPr="00025FDA" w:rsidRDefault="00E44DFC">
            <w:pPr>
              <w:spacing w:after="0"/>
              <w:jc w:val="left"/>
              <w:rPr>
                <w:rFonts w:cstheme="minorHAnsi"/>
                <w:b/>
                <w:sz w:val="18"/>
                <w:szCs w:val="18"/>
                <w:lang w:val="nl-BE" w:eastAsia="nl-BE"/>
              </w:rPr>
            </w:pPr>
            <w:r w:rsidRPr="00025FDA">
              <w:rPr>
                <w:rFonts w:cstheme="minorHAnsi"/>
                <w:b/>
                <w:sz w:val="18"/>
                <w:szCs w:val="18"/>
                <w:lang w:val="nl-BE" w:eastAsia="nl-BE"/>
              </w:rPr>
              <w:t>Commercial Operator Failure</w:t>
            </w:r>
          </w:p>
        </w:tc>
        <w:tc>
          <w:tcPr>
            <w:tcW w:w="3677" w:type="pct"/>
            <w:hideMark/>
          </w:tcPr>
          <w:p w14:paraId="4D0FCCF6" w14:textId="77777777" w:rsidR="00E44DFC" w:rsidRPr="00E54300" w:rsidRDefault="00E44DFC">
            <w:pPr>
              <w:spacing w:after="0"/>
              <w:jc w:val="left"/>
              <w:rPr>
                <w:rFonts w:cstheme="minorHAnsi"/>
                <w:i/>
                <w:iCs/>
                <w:sz w:val="18"/>
                <w:szCs w:val="18"/>
                <w:lang w:val="en-US" w:eastAsia="nl-BE"/>
              </w:rPr>
            </w:pPr>
            <w:r w:rsidRPr="00E54300">
              <w:rPr>
                <w:rFonts w:cstheme="minorHAnsi"/>
                <w:i/>
                <w:iCs/>
                <w:sz w:val="18"/>
                <w:szCs w:val="18"/>
                <w:lang w:val="en-US" w:eastAsia="nl-BE"/>
              </w:rPr>
              <w:t>A commercial launch provider experiences financial distress, insolvency, prolonged launch failure, inability to secure funding, or inability to achieve operational maturity, resulting in the loss of expected launch capacity and underutilization of supporting infrastructure.</w:t>
            </w:r>
          </w:p>
        </w:tc>
      </w:tr>
      <w:tr w:rsidR="00E44DFC" w:rsidRPr="00E54300" w14:paraId="68E93490" w14:textId="77777777" w:rsidTr="00025FDA">
        <w:trPr>
          <w:trHeight w:val="20"/>
        </w:trPr>
        <w:tc>
          <w:tcPr>
            <w:tcW w:w="441" w:type="pct"/>
            <w:shd w:val="clear" w:color="auto" w:fill="F2F2F2" w:themeFill="text2" w:themeFillShade="F2"/>
            <w:hideMark/>
          </w:tcPr>
          <w:p w14:paraId="3BB3510A" w14:textId="77777777" w:rsidR="00E44DFC" w:rsidRPr="00E54300" w:rsidRDefault="00E44DFC">
            <w:pPr>
              <w:spacing w:after="0"/>
              <w:jc w:val="left"/>
              <w:rPr>
                <w:rFonts w:cstheme="minorHAnsi"/>
                <w:i/>
                <w:iCs/>
                <w:sz w:val="18"/>
                <w:szCs w:val="18"/>
                <w:lang w:val="nl-BE" w:eastAsia="nl-BE"/>
              </w:rPr>
            </w:pPr>
            <w:r w:rsidRPr="00E54300">
              <w:rPr>
                <w:rFonts w:cstheme="minorHAnsi"/>
                <w:i/>
                <w:iCs/>
                <w:sz w:val="18"/>
                <w:szCs w:val="18"/>
                <w:lang w:val="nl-BE" w:eastAsia="nl-BE"/>
              </w:rPr>
              <w:t>R19</w:t>
            </w:r>
          </w:p>
        </w:tc>
        <w:tc>
          <w:tcPr>
            <w:tcW w:w="881" w:type="pct"/>
            <w:shd w:val="clear" w:color="auto" w:fill="F2F2F2" w:themeFill="text2" w:themeFillShade="F2"/>
            <w:hideMark/>
          </w:tcPr>
          <w:p w14:paraId="6938C293" w14:textId="77777777" w:rsidR="00E44DFC" w:rsidRPr="00025FDA" w:rsidRDefault="00E44DFC">
            <w:pPr>
              <w:spacing w:after="0"/>
              <w:jc w:val="left"/>
              <w:rPr>
                <w:rFonts w:cstheme="minorHAnsi"/>
                <w:b/>
                <w:sz w:val="18"/>
                <w:szCs w:val="18"/>
                <w:lang w:val="nl-BE" w:eastAsia="nl-BE"/>
              </w:rPr>
            </w:pPr>
            <w:r w:rsidRPr="00025FDA">
              <w:rPr>
                <w:rFonts w:cstheme="minorHAnsi"/>
                <w:b/>
                <w:sz w:val="18"/>
                <w:szCs w:val="18"/>
                <w:lang w:val="nl-BE" w:eastAsia="nl-BE"/>
              </w:rPr>
              <w:t>External Launch Service Dependency</w:t>
            </w:r>
          </w:p>
        </w:tc>
        <w:tc>
          <w:tcPr>
            <w:tcW w:w="3677" w:type="pct"/>
            <w:hideMark/>
          </w:tcPr>
          <w:p w14:paraId="418D685B" w14:textId="77777777" w:rsidR="00E44DFC" w:rsidRPr="00E54300" w:rsidRDefault="00E44DFC">
            <w:pPr>
              <w:spacing w:after="0"/>
              <w:jc w:val="left"/>
              <w:rPr>
                <w:rFonts w:cstheme="minorHAnsi"/>
                <w:i/>
                <w:iCs/>
                <w:sz w:val="18"/>
                <w:szCs w:val="18"/>
                <w:lang w:val="en-US" w:eastAsia="nl-BE"/>
              </w:rPr>
            </w:pPr>
            <w:r w:rsidRPr="00E54300">
              <w:rPr>
                <w:rFonts w:cstheme="minorHAnsi"/>
                <w:i/>
                <w:iCs/>
                <w:sz w:val="18"/>
                <w:szCs w:val="18"/>
                <w:lang w:val="en-US" w:eastAsia="nl-BE"/>
              </w:rPr>
              <w:t>European institutional or commercial missions are forced to procure launch services from non-European providers due to insufficient domestic launch availability, delayed launcher readiness, infrastructure constraints or loss of European launch capacity.</w:t>
            </w:r>
          </w:p>
        </w:tc>
      </w:tr>
      <w:tr w:rsidR="00E44DFC" w:rsidRPr="00E54300" w14:paraId="1C46B208" w14:textId="77777777" w:rsidTr="00025FDA">
        <w:trPr>
          <w:trHeight w:val="20"/>
        </w:trPr>
        <w:tc>
          <w:tcPr>
            <w:tcW w:w="441" w:type="pct"/>
            <w:shd w:val="clear" w:color="auto" w:fill="F2F2F2" w:themeFill="text2" w:themeFillShade="F2"/>
            <w:hideMark/>
          </w:tcPr>
          <w:p w14:paraId="5592596B" w14:textId="77777777" w:rsidR="00E44DFC" w:rsidRPr="00E54300" w:rsidRDefault="00E44DFC">
            <w:pPr>
              <w:spacing w:after="0"/>
              <w:jc w:val="left"/>
              <w:rPr>
                <w:rFonts w:cstheme="minorHAnsi"/>
                <w:i/>
                <w:iCs/>
                <w:sz w:val="18"/>
                <w:szCs w:val="18"/>
                <w:lang w:val="nl-BE" w:eastAsia="nl-BE"/>
              </w:rPr>
            </w:pPr>
            <w:r w:rsidRPr="00E54300">
              <w:rPr>
                <w:rFonts w:cstheme="minorHAnsi"/>
                <w:i/>
                <w:iCs/>
                <w:sz w:val="18"/>
                <w:szCs w:val="18"/>
                <w:lang w:val="nl-BE" w:eastAsia="nl-BE"/>
              </w:rPr>
              <w:t>R20</w:t>
            </w:r>
          </w:p>
        </w:tc>
        <w:tc>
          <w:tcPr>
            <w:tcW w:w="881" w:type="pct"/>
            <w:shd w:val="clear" w:color="auto" w:fill="F2F2F2" w:themeFill="text2" w:themeFillShade="F2"/>
            <w:hideMark/>
          </w:tcPr>
          <w:p w14:paraId="6A7D474B" w14:textId="77777777" w:rsidR="00E44DFC" w:rsidRPr="00025FDA" w:rsidRDefault="00E44DFC">
            <w:pPr>
              <w:spacing w:after="0"/>
              <w:jc w:val="left"/>
              <w:rPr>
                <w:rFonts w:cstheme="minorHAnsi"/>
                <w:b/>
                <w:sz w:val="18"/>
                <w:szCs w:val="18"/>
                <w:lang w:val="nl-BE" w:eastAsia="nl-BE"/>
              </w:rPr>
            </w:pPr>
            <w:r w:rsidRPr="00025FDA">
              <w:rPr>
                <w:rFonts w:cstheme="minorHAnsi"/>
                <w:b/>
                <w:sz w:val="18"/>
                <w:szCs w:val="18"/>
                <w:lang w:val="nl-BE" w:eastAsia="nl-BE"/>
              </w:rPr>
              <w:t>Critical Ground Infrastructure Cyberattack</w:t>
            </w:r>
          </w:p>
        </w:tc>
        <w:tc>
          <w:tcPr>
            <w:tcW w:w="3677" w:type="pct"/>
            <w:hideMark/>
          </w:tcPr>
          <w:p w14:paraId="6324F7E3" w14:textId="77777777" w:rsidR="00E44DFC" w:rsidRPr="00E54300" w:rsidRDefault="00E44DFC">
            <w:pPr>
              <w:spacing w:after="0"/>
              <w:jc w:val="left"/>
              <w:rPr>
                <w:rFonts w:cstheme="minorHAnsi"/>
                <w:i/>
                <w:iCs/>
                <w:sz w:val="18"/>
                <w:szCs w:val="18"/>
                <w:lang w:val="en-US" w:eastAsia="nl-BE"/>
              </w:rPr>
            </w:pPr>
            <w:r w:rsidRPr="00E54300">
              <w:rPr>
                <w:rFonts w:cstheme="minorHAnsi"/>
                <w:i/>
                <w:iCs/>
                <w:sz w:val="18"/>
                <w:szCs w:val="18"/>
                <w:lang w:val="en-US" w:eastAsia="nl-BE"/>
              </w:rPr>
              <w:t>A cyberattack compromises the availability, integrity or confidentiality of critical ground infrastructure supporting launcher operations, mission control, TT&amp;C services, range safety systems or launch campaign management activities, resulting in operational disruption, degraded launch readiness or temporary loss of service.</w:t>
            </w:r>
          </w:p>
        </w:tc>
      </w:tr>
    </w:tbl>
    <w:p w14:paraId="5F6989CF" w14:textId="77777777" w:rsidR="00E44DFC" w:rsidRPr="00E44DFC" w:rsidRDefault="00E44DFC" w:rsidP="00FC0563">
      <w:pPr>
        <w:rPr>
          <w:lang w:val="en-US"/>
        </w:rPr>
      </w:pPr>
    </w:p>
    <w:p w14:paraId="52983B37" w14:textId="77777777" w:rsidR="00FC0563" w:rsidRPr="007A6912" w:rsidRDefault="00FC0563" w:rsidP="00FC0563">
      <w:pPr>
        <w:rPr>
          <w:b/>
          <w:bCs/>
        </w:rPr>
      </w:pPr>
      <w:r w:rsidRPr="007A6912">
        <w:rPr>
          <w:b/>
          <w:bCs/>
        </w:rPr>
        <w:t>Strategic Reading of the Category-Level Results</w:t>
      </w:r>
    </w:p>
    <w:p w14:paraId="352482D9" w14:textId="77777777" w:rsidR="00FC0563" w:rsidRDefault="00FC0563" w:rsidP="00FC0563">
      <w:r>
        <w:t>The category-level analysis leads to a conclusion that differs significantly from a purely infrastructure-centric reading of resilience.</w:t>
      </w:r>
    </w:p>
    <w:p w14:paraId="54BC9ED0" w14:textId="77777777" w:rsidR="00FC0563" w:rsidRDefault="00FC0563" w:rsidP="00FC0563">
      <w:r>
        <w:t>While launch sites remain essential assets, the largest contributors to aggregate exposure are generally found elsewhere: in testing and qualification bottlenecks, industrial and supply-chain dependencies, governance fragmentation and strategic-autonomy constraints. These categories consistently account for a larger share of overall exposure than launch infrastructure itself across most scenarios.</w:t>
      </w:r>
    </w:p>
    <w:p w14:paraId="3028B142" w14:textId="06CE42A6" w:rsidR="00E44DFC" w:rsidRPr="00025FDA" w:rsidRDefault="00FC0563" w:rsidP="00FC0563">
      <w:r>
        <w:t>This finding has important implications for future resilience investments. It suggests that the highest-value interventions may not necessarily involve the construction of new launch sites or launch pads, but rather the reduction of systemic dependencies affecting qualification infrastructure, industrial capacity, operational coordination and strategic autonomy. In other words, the assessment indicates that Europe’s future resilience will depend less on the quantity of infrastructure available and more on the resilience of the critical capabilities that enable the entire access-to-space ecosystem to function.</w:t>
      </w:r>
    </w:p>
    <w:p w14:paraId="318152F5" w14:textId="77777777" w:rsidR="00FC0563" w:rsidRDefault="00FC0563" w:rsidP="002238C5">
      <w:pPr>
        <w:pStyle w:val="EYHeading3"/>
        <w:numPr>
          <w:ilvl w:val="2"/>
          <w:numId w:val="35"/>
        </w:numPr>
      </w:pPr>
      <w:r>
        <w:t>Trade-off Analysis</w:t>
      </w:r>
    </w:p>
    <w:p w14:paraId="5D206874" w14:textId="30192886" w:rsidR="007373FC" w:rsidRDefault="00562E8A" w:rsidP="00562E8A">
      <w:r w:rsidRPr="000178C6">
        <w:rPr>
          <w:highlight w:val="yellow"/>
        </w:rPr>
        <w:t xml:space="preserve">The trade-off analysis will present </w:t>
      </w:r>
      <w:r w:rsidR="005F7DF4" w:rsidRPr="000178C6">
        <w:rPr>
          <w:highlight w:val="yellow"/>
        </w:rPr>
        <w:t>quantitative results in the next iteration.</w:t>
      </w:r>
      <w:r w:rsidR="002C1D11" w:rsidRPr="000178C6">
        <w:rPr>
          <w:highlight w:val="yellow"/>
        </w:rPr>
        <w:t xml:space="preserve"> T</w:t>
      </w:r>
      <w:r w:rsidR="002C1D11" w:rsidRPr="000178C6">
        <w:rPr>
          <w:highlight w:val="yellow"/>
        </w:rPr>
        <w:t>he current estimations</w:t>
      </w:r>
      <w:r w:rsidR="002C1D11" w:rsidRPr="000178C6">
        <w:rPr>
          <w:highlight w:val="yellow"/>
        </w:rPr>
        <w:t xml:space="preserve"> (</w:t>
      </w:r>
      <w:r w:rsidR="000178C6" w:rsidRPr="000178C6">
        <w:rPr>
          <w:highlight w:val="yellow"/>
        </w:rPr>
        <w:t xml:space="preserve">i.e., </w:t>
      </w:r>
      <w:r w:rsidR="002C1D11" w:rsidRPr="000178C6">
        <w:rPr>
          <w:highlight w:val="yellow"/>
        </w:rPr>
        <w:t>1</w:t>
      </w:r>
      <w:r w:rsidR="000A790D" w:rsidRPr="000178C6">
        <w:rPr>
          <w:highlight w:val="yellow"/>
        </w:rPr>
        <w:t>-5 scale)</w:t>
      </w:r>
      <w:r w:rsidR="002C1D11" w:rsidRPr="000178C6">
        <w:rPr>
          <w:highlight w:val="yellow"/>
        </w:rPr>
        <w:t xml:space="preserve"> of likelihood </w:t>
      </w:r>
      <w:r w:rsidR="006F5F9F" w:rsidRPr="000178C6">
        <w:rPr>
          <w:highlight w:val="yellow"/>
        </w:rPr>
        <w:t>(</w:t>
      </w:r>
      <w:r w:rsidR="000178C6" w:rsidRPr="000178C6">
        <w:rPr>
          <w:highlight w:val="yellow"/>
        </w:rPr>
        <w:t xml:space="preserve">i.e., </w:t>
      </w:r>
      <w:r w:rsidR="006F5F9F" w:rsidRPr="000178C6">
        <w:rPr>
          <w:highlight w:val="yellow"/>
        </w:rPr>
        <w:t xml:space="preserve">minimum to maximum) </w:t>
      </w:r>
      <w:r w:rsidR="002C1D11" w:rsidRPr="000178C6">
        <w:rPr>
          <w:highlight w:val="yellow"/>
        </w:rPr>
        <w:t xml:space="preserve">and severity </w:t>
      </w:r>
      <w:r w:rsidR="006F5F9F" w:rsidRPr="000178C6">
        <w:rPr>
          <w:highlight w:val="yellow"/>
        </w:rPr>
        <w:t>(</w:t>
      </w:r>
      <w:r w:rsidR="000178C6" w:rsidRPr="000178C6">
        <w:rPr>
          <w:highlight w:val="yellow"/>
        </w:rPr>
        <w:t xml:space="preserve">i.e., </w:t>
      </w:r>
      <w:r w:rsidR="006F5F9F" w:rsidRPr="000178C6">
        <w:rPr>
          <w:highlight w:val="yellow"/>
        </w:rPr>
        <w:t>negligible to catas</w:t>
      </w:r>
      <w:r w:rsidR="000178C6" w:rsidRPr="000178C6">
        <w:rPr>
          <w:highlight w:val="yellow"/>
        </w:rPr>
        <w:t xml:space="preserve">trophic) </w:t>
      </w:r>
      <w:r w:rsidR="002C1D11" w:rsidRPr="000178C6">
        <w:rPr>
          <w:highlight w:val="yellow"/>
        </w:rPr>
        <w:t>per risk per scenario</w:t>
      </w:r>
      <w:r w:rsidR="002C1D11" w:rsidRPr="000178C6">
        <w:rPr>
          <w:highlight w:val="yellow"/>
        </w:rPr>
        <w:t xml:space="preserve"> are presented below for initial review</w:t>
      </w:r>
      <w:r w:rsidR="000A790D" w:rsidRPr="000178C6">
        <w:rPr>
          <w:highlight w:val="yellow"/>
        </w:rPr>
        <w:t>.</w:t>
      </w:r>
    </w:p>
    <w:p w14:paraId="3D14EF90" w14:textId="77777777" w:rsidR="00614066" w:rsidRPr="007052BD" w:rsidRDefault="00614066" w:rsidP="00614066">
      <w:pPr>
        <w:rPr>
          <w:b/>
          <w:bCs/>
          <w:i/>
          <w:iCs/>
          <w:sz w:val="22"/>
          <w:szCs w:val="22"/>
          <w:u w:val="single"/>
        </w:rPr>
      </w:pPr>
      <w:r w:rsidRPr="007052BD">
        <w:rPr>
          <w:b/>
          <w:bCs/>
          <w:i/>
          <w:iCs/>
          <w:sz w:val="22"/>
          <w:szCs w:val="22"/>
          <w:u w:val="single"/>
        </w:rPr>
        <w:t>S</w:t>
      </w:r>
      <w:r>
        <w:rPr>
          <w:b/>
          <w:bCs/>
          <w:i/>
          <w:iCs/>
          <w:sz w:val="22"/>
          <w:szCs w:val="22"/>
          <w:u w:val="single"/>
        </w:rPr>
        <w:t>1</w:t>
      </w:r>
      <w:r w:rsidRPr="007052BD">
        <w:rPr>
          <w:b/>
          <w:bCs/>
          <w:i/>
          <w:iCs/>
          <w:sz w:val="22"/>
          <w:szCs w:val="22"/>
          <w:u w:val="single"/>
        </w:rPr>
        <w:t xml:space="preserve"> – </w:t>
      </w:r>
      <w:r w:rsidRPr="00982A84">
        <w:rPr>
          <w:b/>
          <w:bCs/>
          <w:i/>
          <w:iCs/>
          <w:sz w:val="22"/>
          <w:szCs w:val="22"/>
          <w:u w:val="single"/>
        </w:rPr>
        <w:t>Status Quo (Baseline)</w:t>
      </w:r>
    </w:p>
    <w:p w14:paraId="1C2610BB" w14:textId="12D21F91" w:rsidR="00614066" w:rsidRPr="0066552E" w:rsidRDefault="00614066" w:rsidP="00614066">
      <w:pPr>
        <w:pStyle w:val="Caption"/>
        <w:rPr>
          <w:szCs w:val="20"/>
        </w:rPr>
      </w:pPr>
      <w:bookmarkStart w:id="167" w:name="_Toc239018444"/>
      <w:r>
        <w:lastRenderedPageBreak/>
        <w:t xml:space="preserve">Table </w:t>
      </w:r>
      <w:r>
        <w:fldChar w:fldCharType="begin"/>
      </w:r>
      <w:r>
        <w:instrText xml:space="preserve"> SEQ Table \* ARABIC </w:instrText>
      </w:r>
      <w:r>
        <w:fldChar w:fldCharType="separate"/>
      </w:r>
      <w:r w:rsidR="005F19E3">
        <w:rPr>
          <w:noProof/>
        </w:rPr>
        <w:t>53</w:t>
      </w:r>
      <w:r>
        <w:fldChar w:fldCharType="end"/>
      </w:r>
      <w:r>
        <w:t xml:space="preserve"> Scenario 1 – trade-off analysis parameters</w:t>
      </w:r>
      <w:bookmarkEnd w:id="167"/>
    </w:p>
    <w:tbl>
      <w:tblPr>
        <w:tblW w:w="5000" w:type="pct"/>
        <w:tblCellMar>
          <w:left w:w="70" w:type="dxa"/>
          <w:right w:w="70" w:type="dxa"/>
        </w:tblCellMar>
        <w:tblLook w:val="04A0" w:firstRow="1" w:lastRow="0" w:firstColumn="1" w:lastColumn="0" w:noHBand="0" w:noVBand="1"/>
      </w:tblPr>
      <w:tblGrid>
        <w:gridCol w:w="1170"/>
        <w:gridCol w:w="4774"/>
        <w:gridCol w:w="1837"/>
        <w:gridCol w:w="1837"/>
      </w:tblGrid>
      <w:tr w:rsidR="00614066" w:rsidRPr="001D0A0A" w14:paraId="2D6337FF" w14:textId="77777777" w:rsidTr="00713C24">
        <w:trPr>
          <w:trHeight w:val="20"/>
        </w:trPr>
        <w:tc>
          <w:tcPr>
            <w:tcW w:w="608" w:type="pct"/>
            <w:tcBorders>
              <w:top w:val="single" w:sz="8" w:space="0" w:color="E6E6E6"/>
              <w:left w:val="single" w:sz="8" w:space="0" w:color="E6E6E6"/>
              <w:bottom w:val="single" w:sz="8" w:space="0" w:color="E6E6E6"/>
              <w:right w:val="single" w:sz="8" w:space="0" w:color="E6E6E6"/>
            </w:tcBorders>
            <w:shd w:val="clear" w:color="000000" w:fill="156082"/>
            <w:vAlign w:val="center"/>
            <w:hideMark/>
          </w:tcPr>
          <w:p w14:paraId="7B5CA4C1" w14:textId="77777777" w:rsidR="00614066" w:rsidRPr="001D0A0A" w:rsidRDefault="00614066" w:rsidP="00713C24">
            <w:pPr>
              <w:spacing w:after="0"/>
              <w:jc w:val="center"/>
              <w:rPr>
                <w:rFonts w:ascii="Calibri" w:hAnsi="Calibri" w:cs="Calibri"/>
                <w:b/>
                <w:bCs/>
                <w:color w:val="FFFFFF"/>
                <w:szCs w:val="20"/>
                <w:lang w:val="nl-BE" w:eastAsia="nl-BE"/>
              </w:rPr>
            </w:pPr>
            <w:r w:rsidRPr="001D0A0A">
              <w:rPr>
                <w:rFonts w:ascii="Calibri" w:hAnsi="Calibri" w:cs="Calibri"/>
                <w:b/>
                <w:bCs/>
                <w:color w:val="FFFFFF"/>
                <w:szCs w:val="20"/>
                <w:lang w:val="nl-BE" w:eastAsia="nl-BE"/>
              </w:rPr>
              <w:t>Risk ID</w:t>
            </w:r>
          </w:p>
        </w:tc>
        <w:tc>
          <w:tcPr>
            <w:tcW w:w="2482" w:type="pct"/>
            <w:tcBorders>
              <w:top w:val="single" w:sz="8" w:space="0" w:color="E6E6E6"/>
              <w:left w:val="nil"/>
              <w:bottom w:val="single" w:sz="8" w:space="0" w:color="E6E6E6"/>
              <w:right w:val="single" w:sz="8" w:space="0" w:color="E6E6E6"/>
            </w:tcBorders>
            <w:shd w:val="clear" w:color="000000" w:fill="156082"/>
            <w:vAlign w:val="center"/>
            <w:hideMark/>
          </w:tcPr>
          <w:p w14:paraId="2C29839D" w14:textId="77777777" w:rsidR="00614066" w:rsidRPr="001D0A0A" w:rsidRDefault="00614066" w:rsidP="00713C24">
            <w:pPr>
              <w:spacing w:after="0"/>
              <w:jc w:val="center"/>
              <w:rPr>
                <w:rFonts w:ascii="Calibri" w:hAnsi="Calibri" w:cs="Calibri"/>
                <w:b/>
                <w:bCs/>
                <w:color w:val="FFFFFF"/>
                <w:szCs w:val="20"/>
                <w:lang w:val="nl-BE" w:eastAsia="nl-BE"/>
              </w:rPr>
            </w:pPr>
            <w:r w:rsidRPr="001D0A0A">
              <w:rPr>
                <w:rFonts w:ascii="Calibri" w:hAnsi="Calibri" w:cs="Calibri"/>
                <w:b/>
                <w:bCs/>
                <w:color w:val="FFFFFF"/>
                <w:szCs w:val="20"/>
                <w:lang w:val="nl-BE" w:eastAsia="nl-BE"/>
              </w:rPr>
              <w:t>Risk Name</w:t>
            </w:r>
          </w:p>
        </w:tc>
        <w:tc>
          <w:tcPr>
            <w:tcW w:w="955" w:type="pct"/>
            <w:tcBorders>
              <w:top w:val="single" w:sz="8" w:space="0" w:color="E6E6E6"/>
              <w:left w:val="nil"/>
              <w:bottom w:val="single" w:sz="8" w:space="0" w:color="E6E6E6"/>
              <w:right w:val="single" w:sz="8" w:space="0" w:color="E6E6E6"/>
            </w:tcBorders>
            <w:shd w:val="clear" w:color="000000" w:fill="FFE600"/>
            <w:vAlign w:val="center"/>
            <w:hideMark/>
          </w:tcPr>
          <w:p w14:paraId="4FAAEF7B" w14:textId="77777777" w:rsidR="00614066" w:rsidRPr="001D0A0A" w:rsidRDefault="00614066" w:rsidP="00713C24">
            <w:pPr>
              <w:spacing w:after="0"/>
              <w:jc w:val="center"/>
              <w:rPr>
                <w:rFonts w:ascii="Calibri" w:hAnsi="Calibri" w:cs="Calibri"/>
                <w:b/>
                <w:bCs/>
                <w:color w:val="4D93D9"/>
                <w:szCs w:val="20"/>
                <w:lang w:val="nl-BE" w:eastAsia="nl-BE"/>
              </w:rPr>
            </w:pPr>
            <w:r w:rsidRPr="001D0A0A">
              <w:rPr>
                <w:rFonts w:ascii="Calibri" w:hAnsi="Calibri" w:cs="Calibri"/>
                <w:b/>
                <w:bCs/>
                <w:color w:val="4D93D9"/>
                <w:szCs w:val="20"/>
                <w:lang w:val="nl-BE" w:eastAsia="nl-BE"/>
              </w:rPr>
              <w:t xml:space="preserve">Base case </w:t>
            </w:r>
            <w:r w:rsidRPr="001D0A0A">
              <w:rPr>
                <w:rFonts w:ascii="Calibri" w:hAnsi="Calibri" w:cs="Calibri"/>
                <w:b/>
                <w:bCs/>
                <w:color w:val="4D93D9"/>
                <w:szCs w:val="20"/>
                <w:lang w:val="nl-BE" w:eastAsia="nl-BE"/>
              </w:rPr>
              <w:br/>
            </w:r>
            <w:r w:rsidRPr="001D0A0A">
              <w:rPr>
                <w:rFonts w:ascii="Calibri" w:hAnsi="Calibri" w:cs="Calibri"/>
                <w:i/>
                <w:iCs/>
                <w:color w:val="4D93D9"/>
                <w:szCs w:val="20"/>
                <w:lang w:val="nl-BE" w:eastAsia="nl-BE"/>
              </w:rPr>
              <w:t>(most likely)</w:t>
            </w:r>
          </w:p>
        </w:tc>
        <w:tc>
          <w:tcPr>
            <w:tcW w:w="955" w:type="pct"/>
            <w:tcBorders>
              <w:top w:val="single" w:sz="8" w:space="0" w:color="E6E6E6"/>
              <w:left w:val="nil"/>
              <w:bottom w:val="single" w:sz="8" w:space="0" w:color="E6E6E6"/>
              <w:right w:val="single" w:sz="8" w:space="0" w:color="E6E6E6"/>
            </w:tcBorders>
            <w:shd w:val="clear" w:color="000000" w:fill="FFE600"/>
            <w:vAlign w:val="center"/>
            <w:hideMark/>
          </w:tcPr>
          <w:p w14:paraId="6BB22C87" w14:textId="77777777" w:rsidR="00614066" w:rsidRPr="001D0A0A" w:rsidRDefault="00614066" w:rsidP="00713C24">
            <w:pPr>
              <w:spacing w:after="0"/>
              <w:jc w:val="center"/>
              <w:rPr>
                <w:rFonts w:ascii="Calibri" w:hAnsi="Calibri" w:cs="Calibri"/>
                <w:b/>
                <w:bCs/>
                <w:color w:val="4D93D9"/>
                <w:szCs w:val="20"/>
                <w:lang w:val="nl-BE" w:eastAsia="nl-BE"/>
              </w:rPr>
            </w:pPr>
            <w:r w:rsidRPr="001D0A0A">
              <w:rPr>
                <w:rFonts w:ascii="Calibri" w:hAnsi="Calibri" w:cs="Calibri"/>
                <w:b/>
                <w:bCs/>
                <w:color w:val="4D93D9"/>
                <w:szCs w:val="20"/>
                <w:lang w:val="nl-BE" w:eastAsia="nl-BE"/>
              </w:rPr>
              <w:t xml:space="preserve">Base case </w:t>
            </w:r>
            <w:r w:rsidRPr="001D0A0A">
              <w:rPr>
                <w:rFonts w:ascii="Calibri" w:hAnsi="Calibri" w:cs="Calibri"/>
                <w:b/>
                <w:bCs/>
                <w:color w:val="4D93D9"/>
                <w:szCs w:val="20"/>
                <w:lang w:val="nl-BE" w:eastAsia="nl-BE"/>
              </w:rPr>
              <w:br/>
            </w:r>
            <w:r w:rsidRPr="001D0A0A">
              <w:rPr>
                <w:rFonts w:ascii="Calibri" w:hAnsi="Calibri" w:cs="Calibri"/>
                <w:i/>
                <w:iCs/>
                <w:color w:val="4D93D9"/>
                <w:szCs w:val="20"/>
                <w:lang w:val="nl-BE" w:eastAsia="nl-BE"/>
              </w:rPr>
              <w:t>(most likely)</w:t>
            </w:r>
          </w:p>
        </w:tc>
      </w:tr>
      <w:tr w:rsidR="00614066" w:rsidRPr="001D0A0A" w14:paraId="253CB2A3" w14:textId="77777777" w:rsidTr="00713C24">
        <w:trPr>
          <w:trHeight w:val="20"/>
        </w:trPr>
        <w:tc>
          <w:tcPr>
            <w:tcW w:w="608" w:type="pct"/>
            <w:tcBorders>
              <w:top w:val="nil"/>
              <w:left w:val="single" w:sz="8" w:space="0" w:color="E6E6E6"/>
              <w:bottom w:val="single" w:sz="8" w:space="0" w:color="E6E6E6"/>
              <w:right w:val="single" w:sz="8" w:space="0" w:color="E6E6E6"/>
            </w:tcBorders>
            <w:shd w:val="clear" w:color="000000" w:fill="002060"/>
            <w:vAlign w:val="center"/>
            <w:hideMark/>
          </w:tcPr>
          <w:p w14:paraId="5267FC57" w14:textId="1F8E22B1" w:rsidR="00614066" w:rsidRPr="001D0A0A" w:rsidRDefault="00614066" w:rsidP="00713C24">
            <w:pPr>
              <w:spacing w:after="0"/>
              <w:jc w:val="center"/>
              <w:rPr>
                <w:rFonts w:ascii="Calibri" w:hAnsi="Calibri" w:cs="Calibri"/>
                <w:b/>
                <w:bCs/>
                <w:color w:val="FFFFFF"/>
                <w:szCs w:val="20"/>
                <w:lang w:val="nl-BE" w:eastAsia="nl-BE"/>
              </w:rPr>
            </w:pPr>
            <w:r>
              <w:rPr>
                <w:rFonts w:ascii="Calibri" w:hAnsi="Calibri" w:cs="Calibri"/>
                <w:b/>
                <w:bCs/>
                <w:color w:val="FFFFFF"/>
                <w:szCs w:val="20"/>
                <w:lang w:val="nl-BE" w:eastAsia="nl-BE"/>
              </w:rPr>
              <w:t>B1</w:t>
            </w:r>
          </w:p>
        </w:tc>
        <w:tc>
          <w:tcPr>
            <w:tcW w:w="2482" w:type="pct"/>
            <w:tcBorders>
              <w:top w:val="nil"/>
              <w:left w:val="nil"/>
              <w:bottom w:val="single" w:sz="8" w:space="0" w:color="E6E6E6"/>
              <w:right w:val="nil"/>
            </w:tcBorders>
            <w:shd w:val="clear" w:color="000000" w:fill="9BBCFF"/>
            <w:vAlign w:val="center"/>
            <w:hideMark/>
          </w:tcPr>
          <w:p w14:paraId="7A48731D" w14:textId="77777777" w:rsidR="00614066" w:rsidRPr="001D0A0A" w:rsidRDefault="00614066" w:rsidP="00713C24">
            <w:pPr>
              <w:spacing w:after="0"/>
              <w:jc w:val="left"/>
              <w:rPr>
                <w:rFonts w:ascii="Calibri" w:hAnsi="Calibri" w:cs="Calibri"/>
                <w:i/>
                <w:iCs/>
                <w:color w:val="000000"/>
                <w:szCs w:val="20"/>
                <w:lang w:val="nl-BE" w:eastAsia="nl-BE"/>
              </w:rPr>
            </w:pPr>
            <w:r w:rsidRPr="001D0A0A">
              <w:rPr>
                <w:rFonts w:ascii="Calibri" w:hAnsi="Calibri" w:cs="Calibri"/>
                <w:b/>
                <w:bCs/>
                <w:i/>
                <w:iCs/>
                <w:color w:val="000000"/>
                <w:szCs w:val="20"/>
                <w:lang w:val="nl-BE" w:eastAsia="nl-BE"/>
              </w:rPr>
              <w:t xml:space="preserve">Launch Infrastructure Risks </w:t>
            </w:r>
            <w:r w:rsidRPr="001D0A0A">
              <w:rPr>
                <w:rFonts w:ascii="Calibri" w:hAnsi="Calibri" w:cs="Calibri"/>
                <w:i/>
                <w:iCs/>
                <w:color w:val="000000"/>
                <w:szCs w:val="20"/>
                <w:lang w:val="nl-BE" w:eastAsia="nl-BE"/>
              </w:rPr>
              <w:t>(4 Risks)</w:t>
            </w:r>
          </w:p>
        </w:tc>
        <w:tc>
          <w:tcPr>
            <w:tcW w:w="955" w:type="pct"/>
            <w:tcBorders>
              <w:top w:val="nil"/>
              <w:left w:val="nil"/>
              <w:bottom w:val="single" w:sz="8" w:space="0" w:color="E6E6E6"/>
              <w:right w:val="nil"/>
            </w:tcBorders>
            <w:shd w:val="clear" w:color="000000" w:fill="BCAA00"/>
            <w:vAlign w:val="center"/>
            <w:hideMark/>
          </w:tcPr>
          <w:p w14:paraId="487513C0" w14:textId="77777777" w:rsidR="00614066" w:rsidRPr="001D0A0A" w:rsidRDefault="00614066" w:rsidP="00713C24">
            <w:pPr>
              <w:spacing w:after="0"/>
              <w:jc w:val="center"/>
              <w:rPr>
                <w:rFonts w:ascii="Calibri" w:hAnsi="Calibri" w:cs="Calibri"/>
                <w:b/>
                <w:bCs/>
                <w:color w:val="FFFFFF"/>
                <w:szCs w:val="20"/>
                <w:lang w:val="nl-BE" w:eastAsia="nl-BE"/>
              </w:rPr>
            </w:pPr>
            <w:r w:rsidRPr="001D0A0A">
              <w:rPr>
                <w:rFonts w:ascii="Calibri" w:hAnsi="Calibri" w:cs="Calibri"/>
                <w:b/>
                <w:bCs/>
                <w:color w:val="FFFFFF"/>
                <w:szCs w:val="20"/>
                <w:lang w:val="nl-BE" w:eastAsia="nl-BE"/>
              </w:rPr>
              <w:t xml:space="preserve">Likelihood </w:t>
            </w:r>
            <w:r w:rsidRPr="001D0A0A">
              <w:rPr>
                <w:rFonts w:ascii="Calibri" w:hAnsi="Calibri" w:cs="Calibri"/>
                <w:i/>
                <w:iCs/>
                <w:color w:val="FFFFFF"/>
                <w:szCs w:val="20"/>
                <w:lang w:val="nl-BE" w:eastAsia="nl-BE"/>
              </w:rPr>
              <w:t>(1-5)</w:t>
            </w:r>
          </w:p>
        </w:tc>
        <w:tc>
          <w:tcPr>
            <w:tcW w:w="955" w:type="pct"/>
            <w:tcBorders>
              <w:top w:val="nil"/>
              <w:left w:val="nil"/>
              <w:bottom w:val="single" w:sz="8" w:space="0" w:color="E6E6E6"/>
              <w:right w:val="nil"/>
            </w:tcBorders>
            <w:shd w:val="clear" w:color="000000" w:fill="BCAA00"/>
            <w:vAlign w:val="center"/>
            <w:hideMark/>
          </w:tcPr>
          <w:p w14:paraId="4E837C19" w14:textId="77777777" w:rsidR="00614066" w:rsidRPr="001D0A0A" w:rsidRDefault="00614066" w:rsidP="00713C24">
            <w:pPr>
              <w:spacing w:after="0"/>
              <w:jc w:val="center"/>
              <w:rPr>
                <w:rFonts w:ascii="Calibri" w:hAnsi="Calibri" w:cs="Calibri"/>
                <w:b/>
                <w:bCs/>
                <w:color w:val="FFFFFF"/>
                <w:szCs w:val="20"/>
                <w:lang w:val="nl-BE" w:eastAsia="nl-BE"/>
              </w:rPr>
            </w:pPr>
            <w:r w:rsidRPr="001D0A0A">
              <w:rPr>
                <w:rFonts w:ascii="Calibri" w:hAnsi="Calibri" w:cs="Calibri"/>
                <w:b/>
                <w:bCs/>
                <w:color w:val="FFFFFF"/>
                <w:szCs w:val="20"/>
                <w:lang w:val="nl-BE" w:eastAsia="nl-BE"/>
              </w:rPr>
              <w:t xml:space="preserve">Severity </w:t>
            </w:r>
            <w:r w:rsidRPr="001D0A0A">
              <w:rPr>
                <w:rFonts w:ascii="Calibri" w:hAnsi="Calibri" w:cs="Calibri"/>
                <w:i/>
                <w:iCs/>
                <w:color w:val="FFFFFF"/>
                <w:szCs w:val="20"/>
                <w:lang w:val="nl-BE" w:eastAsia="nl-BE"/>
              </w:rPr>
              <w:t>(1-5)</w:t>
            </w:r>
          </w:p>
        </w:tc>
      </w:tr>
      <w:tr w:rsidR="00614066" w:rsidRPr="001D0A0A" w14:paraId="251FC75F" w14:textId="77777777" w:rsidTr="00713C24">
        <w:trPr>
          <w:trHeight w:val="20"/>
        </w:trPr>
        <w:tc>
          <w:tcPr>
            <w:tcW w:w="608" w:type="pct"/>
            <w:tcBorders>
              <w:top w:val="nil"/>
              <w:left w:val="single" w:sz="8" w:space="0" w:color="E6E6E6"/>
              <w:bottom w:val="single" w:sz="8" w:space="0" w:color="E6E6E6"/>
              <w:right w:val="single" w:sz="8" w:space="0" w:color="E6E6E6"/>
            </w:tcBorders>
            <w:vAlign w:val="center"/>
            <w:hideMark/>
          </w:tcPr>
          <w:p w14:paraId="249DCBBE" w14:textId="77777777" w:rsidR="00614066" w:rsidRPr="001D0A0A" w:rsidRDefault="00614066" w:rsidP="00713C24">
            <w:pPr>
              <w:spacing w:after="0"/>
              <w:jc w:val="left"/>
              <w:rPr>
                <w:rFonts w:ascii="Calibri" w:hAnsi="Calibri" w:cs="Calibri"/>
                <w:i/>
                <w:iCs/>
                <w:color w:val="000000"/>
                <w:szCs w:val="20"/>
                <w:lang w:val="nl-BE" w:eastAsia="nl-BE"/>
              </w:rPr>
            </w:pPr>
            <w:r w:rsidRPr="001D0A0A">
              <w:rPr>
                <w:rFonts w:ascii="Calibri" w:hAnsi="Calibri" w:cs="Calibri"/>
                <w:i/>
                <w:iCs/>
                <w:color w:val="000000"/>
                <w:szCs w:val="20"/>
                <w:lang w:val="nl-BE" w:eastAsia="nl-BE"/>
              </w:rPr>
              <w:t>R1</w:t>
            </w:r>
          </w:p>
        </w:tc>
        <w:tc>
          <w:tcPr>
            <w:tcW w:w="2482" w:type="pct"/>
            <w:tcBorders>
              <w:top w:val="nil"/>
              <w:left w:val="nil"/>
              <w:bottom w:val="single" w:sz="8" w:space="0" w:color="E6E6E6"/>
              <w:right w:val="single" w:sz="8" w:space="0" w:color="E6E6E6"/>
            </w:tcBorders>
            <w:vAlign w:val="center"/>
            <w:hideMark/>
          </w:tcPr>
          <w:p w14:paraId="549DF829" w14:textId="77777777" w:rsidR="00614066" w:rsidRPr="001D0A0A" w:rsidRDefault="00614066" w:rsidP="00713C24">
            <w:pPr>
              <w:spacing w:after="0"/>
              <w:jc w:val="left"/>
              <w:rPr>
                <w:rFonts w:ascii="Calibri" w:hAnsi="Calibri" w:cs="Calibri"/>
                <w:color w:val="000000"/>
                <w:szCs w:val="20"/>
                <w:lang w:val="nl-BE" w:eastAsia="nl-BE"/>
              </w:rPr>
            </w:pPr>
            <w:r w:rsidRPr="001D0A0A">
              <w:rPr>
                <w:rFonts w:ascii="Calibri" w:hAnsi="Calibri" w:cs="Calibri"/>
                <w:color w:val="000000"/>
                <w:szCs w:val="20"/>
                <w:lang w:val="nl-BE" w:eastAsia="nl-BE"/>
              </w:rPr>
              <w:t>Launch Site Unavailability</w:t>
            </w:r>
          </w:p>
        </w:tc>
        <w:tc>
          <w:tcPr>
            <w:tcW w:w="955" w:type="pct"/>
            <w:tcBorders>
              <w:top w:val="nil"/>
              <w:left w:val="nil"/>
              <w:bottom w:val="single" w:sz="8" w:space="0" w:color="E6E6E6"/>
              <w:right w:val="single" w:sz="8" w:space="0" w:color="E6E6E6"/>
            </w:tcBorders>
            <w:vAlign w:val="center"/>
            <w:hideMark/>
          </w:tcPr>
          <w:p w14:paraId="4B462951" w14:textId="77777777" w:rsidR="00614066" w:rsidRPr="001D0A0A" w:rsidRDefault="00614066" w:rsidP="00713C24">
            <w:pPr>
              <w:spacing w:after="0"/>
              <w:jc w:val="center"/>
              <w:rPr>
                <w:rFonts w:ascii="Calibri" w:hAnsi="Calibri" w:cs="Calibri"/>
                <w:i/>
                <w:iCs/>
                <w:color w:val="000000"/>
                <w:szCs w:val="20"/>
                <w:lang w:val="nl-BE" w:eastAsia="nl-BE"/>
              </w:rPr>
            </w:pPr>
            <w:r w:rsidRPr="001D0A0A">
              <w:rPr>
                <w:rFonts w:ascii="Calibri" w:hAnsi="Calibri" w:cs="Calibri"/>
                <w:i/>
                <w:iCs/>
                <w:color w:val="000000"/>
                <w:szCs w:val="20"/>
                <w:lang w:val="nl-BE" w:eastAsia="nl-BE"/>
              </w:rPr>
              <w:t>4</w:t>
            </w:r>
          </w:p>
        </w:tc>
        <w:tc>
          <w:tcPr>
            <w:tcW w:w="955" w:type="pct"/>
            <w:tcBorders>
              <w:top w:val="nil"/>
              <w:left w:val="nil"/>
              <w:bottom w:val="single" w:sz="8" w:space="0" w:color="E6E6E6"/>
              <w:right w:val="single" w:sz="8" w:space="0" w:color="E6E6E6"/>
            </w:tcBorders>
            <w:vAlign w:val="center"/>
            <w:hideMark/>
          </w:tcPr>
          <w:p w14:paraId="5DABDBE5" w14:textId="77777777" w:rsidR="00614066" w:rsidRPr="001D0A0A" w:rsidRDefault="00614066" w:rsidP="00713C24">
            <w:pPr>
              <w:spacing w:after="0"/>
              <w:jc w:val="center"/>
              <w:rPr>
                <w:rFonts w:ascii="Calibri" w:hAnsi="Calibri" w:cs="Calibri"/>
                <w:i/>
                <w:iCs/>
                <w:color w:val="000000"/>
                <w:szCs w:val="20"/>
                <w:lang w:val="nl-BE" w:eastAsia="nl-BE"/>
              </w:rPr>
            </w:pPr>
            <w:r w:rsidRPr="001D0A0A">
              <w:rPr>
                <w:rFonts w:ascii="Calibri" w:hAnsi="Calibri" w:cs="Calibri"/>
                <w:i/>
                <w:iCs/>
                <w:color w:val="000000"/>
                <w:szCs w:val="20"/>
                <w:lang w:val="nl-BE" w:eastAsia="nl-BE"/>
              </w:rPr>
              <w:t>5</w:t>
            </w:r>
          </w:p>
        </w:tc>
      </w:tr>
      <w:tr w:rsidR="00614066" w:rsidRPr="001D0A0A" w14:paraId="58E393C2" w14:textId="77777777" w:rsidTr="00713C24">
        <w:trPr>
          <w:trHeight w:val="20"/>
        </w:trPr>
        <w:tc>
          <w:tcPr>
            <w:tcW w:w="608" w:type="pct"/>
            <w:tcBorders>
              <w:top w:val="nil"/>
              <w:left w:val="single" w:sz="8" w:space="0" w:color="E6E6E6"/>
              <w:bottom w:val="single" w:sz="8" w:space="0" w:color="E6E6E6"/>
              <w:right w:val="single" w:sz="8" w:space="0" w:color="E6E6E6"/>
            </w:tcBorders>
            <w:vAlign w:val="center"/>
            <w:hideMark/>
          </w:tcPr>
          <w:p w14:paraId="4F303F8F" w14:textId="77777777" w:rsidR="00614066" w:rsidRPr="001D0A0A" w:rsidRDefault="00614066" w:rsidP="00713C24">
            <w:pPr>
              <w:spacing w:after="0"/>
              <w:jc w:val="left"/>
              <w:rPr>
                <w:rFonts w:ascii="Calibri" w:hAnsi="Calibri" w:cs="Calibri"/>
                <w:i/>
                <w:iCs/>
                <w:color w:val="000000"/>
                <w:szCs w:val="20"/>
                <w:lang w:val="nl-BE" w:eastAsia="nl-BE"/>
              </w:rPr>
            </w:pPr>
            <w:r w:rsidRPr="001D0A0A">
              <w:rPr>
                <w:rFonts w:ascii="Calibri" w:hAnsi="Calibri" w:cs="Calibri"/>
                <w:i/>
                <w:iCs/>
                <w:color w:val="000000"/>
                <w:szCs w:val="20"/>
                <w:lang w:val="nl-BE" w:eastAsia="nl-BE"/>
              </w:rPr>
              <w:t>R2</w:t>
            </w:r>
          </w:p>
        </w:tc>
        <w:tc>
          <w:tcPr>
            <w:tcW w:w="2482" w:type="pct"/>
            <w:tcBorders>
              <w:top w:val="nil"/>
              <w:left w:val="nil"/>
              <w:bottom w:val="single" w:sz="8" w:space="0" w:color="E6E6E6"/>
              <w:right w:val="single" w:sz="8" w:space="0" w:color="E6E6E6"/>
            </w:tcBorders>
            <w:vAlign w:val="center"/>
            <w:hideMark/>
          </w:tcPr>
          <w:p w14:paraId="090325B2" w14:textId="77777777" w:rsidR="00614066" w:rsidRPr="001D0A0A" w:rsidRDefault="00614066" w:rsidP="00713C24">
            <w:pPr>
              <w:spacing w:after="0"/>
              <w:jc w:val="left"/>
              <w:rPr>
                <w:rFonts w:ascii="Calibri" w:hAnsi="Calibri" w:cs="Calibri"/>
                <w:color w:val="000000"/>
                <w:szCs w:val="20"/>
                <w:lang w:val="nl-BE" w:eastAsia="nl-BE"/>
              </w:rPr>
            </w:pPr>
            <w:r w:rsidRPr="001D0A0A">
              <w:rPr>
                <w:rFonts w:ascii="Calibri" w:hAnsi="Calibri" w:cs="Calibri"/>
                <w:color w:val="000000"/>
                <w:szCs w:val="20"/>
                <w:lang w:val="nl-BE" w:eastAsia="nl-BE"/>
              </w:rPr>
              <w:t>Launch Pad Capacity Saturation</w:t>
            </w:r>
          </w:p>
        </w:tc>
        <w:tc>
          <w:tcPr>
            <w:tcW w:w="955" w:type="pct"/>
            <w:tcBorders>
              <w:top w:val="nil"/>
              <w:left w:val="nil"/>
              <w:bottom w:val="single" w:sz="8" w:space="0" w:color="E6E6E6"/>
              <w:right w:val="single" w:sz="8" w:space="0" w:color="E6E6E6"/>
            </w:tcBorders>
            <w:vAlign w:val="center"/>
            <w:hideMark/>
          </w:tcPr>
          <w:p w14:paraId="58C9E1D9" w14:textId="77777777" w:rsidR="00614066" w:rsidRPr="001D0A0A" w:rsidRDefault="00614066" w:rsidP="00713C24">
            <w:pPr>
              <w:spacing w:after="0"/>
              <w:jc w:val="center"/>
              <w:rPr>
                <w:rFonts w:ascii="Calibri" w:hAnsi="Calibri" w:cs="Calibri"/>
                <w:i/>
                <w:iCs/>
                <w:color w:val="000000"/>
                <w:szCs w:val="20"/>
                <w:lang w:val="nl-BE" w:eastAsia="nl-BE"/>
              </w:rPr>
            </w:pPr>
            <w:r w:rsidRPr="001D0A0A">
              <w:rPr>
                <w:rFonts w:ascii="Calibri" w:hAnsi="Calibri" w:cs="Calibri"/>
                <w:i/>
                <w:iCs/>
                <w:color w:val="000000"/>
                <w:szCs w:val="20"/>
                <w:lang w:val="nl-BE" w:eastAsia="nl-BE"/>
              </w:rPr>
              <w:t>5</w:t>
            </w:r>
          </w:p>
        </w:tc>
        <w:tc>
          <w:tcPr>
            <w:tcW w:w="955" w:type="pct"/>
            <w:tcBorders>
              <w:top w:val="nil"/>
              <w:left w:val="nil"/>
              <w:bottom w:val="single" w:sz="8" w:space="0" w:color="E6E6E6"/>
              <w:right w:val="single" w:sz="8" w:space="0" w:color="E6E6E6"/>
            </w:tcBorders>
            <w:vAlign w:val="center"/>
            <w:hideMark/>
          </w:tcPr>
          <w:p w14:paraId="53EA26E9" w14:textId="77777777" w:rsidR="00614066" w:rsidRPr="001D0A0A" w:rsidRDefault="00614066" w:rsidP="00713C24">
            <w:pPr>
              <w:spacing w:after="0"/>
              <w:jc w:val="center"/>
              <w:rPr>
                <w:rFonts w:ascii="Calibri" w:hAnsi="Calibri" w:cs="Calibri"/>
                <w:i/>
                <w:iCs/>
                <w:color w:val="000000"/>
                <w:szCs w:val="20"/>
                <w:lang w:val="nl-BE" w:eastAsia="nl-BE"/>
              </w:rPr>
            </w:pPr>
            <w:r w:rsidRPr="001D0A0A">
              <w:rPr>
                <w:rFonts w:ascii="Calibri" w:hAnsi="Calibri" w:cs="Calibri"/>
                <w:i/>
                <w:iCs/>
                <w:color w:val="000000"/>
                <w:szCs w:val="20"/>
                <w:lang w:val="nl-BE" w:eastAsia="nl-BE"/>
              </w:rPr>
              <w:t>3</w:t>
            </w:r>
          </w:p>
        </w:tc>
      </w:tr>
      <w:tr w:rsidR="00614066" w:rsidRPr="001D0A0A" w14:paraId="22B01337" w14:textId="77777777" w:rsidTr="00713C24">
        <w:trPr>
          <w:trHeight w:val="20"/>
        </w:trPr>
        <w:tc>
          <w:tcPr>
            <w:tcW w:w="608" w:type="pct"/>
            <w:tcBorders>
              <w:top w:val="nil"/>
              <w:left w:val="single" w:sz="8" w:space="0" w:color="E6E6E6"/>
              <w:bottom w:val="single" w:sz="8" w:space="0" w:color="E6E6E6"/>
              <w:right w:val="single" w:sz="8" w:space="0" w:color="E6E6E6"/>
            </w:tcBorders>
            <w:vAlign w:val="center"/>
            <w:hideMark/>
          </w:tcPr>
          <w:p w14:paraId="2DA84E86" w14:textId="77777777" w:rsidR="00614066" w:rsidRPr="001D0A0A" w:rsidRDefault="00614066" w:rsidP="00713C24">
            <w:pPr>
              <w:spacing w:after="0"/>
              <w:jc w:val="left"/>
              <w:rPr>
                <w:rFonts w:ascii="Calibri" w:hAnsi="Calibri" w:cs="Calibri"/>
                <w:i/>
                <w:iCs/>
                <w:color w:val="000000"/>
                <w:szCs w:val="20"/>
                <w:lang w:val="nl-BE" w:eastAsia="nl-BE"/>
              </w:rPr>
            </w:pPr>
            <w:r w:rsidRPr="001D0A0A">
              <w:rPr>
                <w:rFonts w:ascii="Calibri" w:hAnsi="Calibri" w:cs="Calibri"/>
                <w:i/>
                <w:iCs/>
                <w:color w:val="000000"/>
                <w:szCs w:val="20"/>
                <w:lang w:val="nl-BE" w:eastAsia="nl-BE"/>
              </w:rPr>
              <w:t>R3</w:t>
            </w:r>
          </w:p>
        </w:tc>
        <w:tc>
          <w:tcPr>
            <w:tcW w:w="2482" w:type="pct"/>
            <w:tcBorders>
              <w:top w:val="nil"/>
              <w:left w:val="nil"/>
              <w:bottom w:val="single" w:sz="8" w:space="0" w:color="E6E6E6"/>
              <w:right w:val="single" w:sz="8" w:space="0" w:color="E6E6E6"/>
            </w:tcBorders>
            <w:vAlign w:val="center"/>
            <w:hideMark/>
          </w:tcPr>
          <w:p w14:paraId="2CD92460" w14:textId="77777777" w:rsidR="00614066" w:rsidRPr="001D0A0A" w:rsidRDefault="00614066" w:rsidP="00713C24">
            <w:pPr>
              <w:spacing w:after="0"/>
              <w:jc w:val="left"/>
              <w:rPr>
                <w:rFonts w:ascii="Calibri" w:hAnsi="Calibri" w:cs="Calibri"/>
                <w:color w:val="000000"/>
                <w:szCs w:val="20"/>
                <w:lang w:val="nl-BE" w:eastAsia="nl-BE"/>
              </w:rPr>
            </w:pPr>
            <w:r w:rsidRPr="001D0A0A">
              <w:rPr>
                <w:rFonts w:ascii="Calibri" w:hAnsi="Calibri" w:cs="Calibri"/>
                <w:color w:val="000000"/>
                <w:szCs w:val="20"/>
                <w:lang w:val="nl-BE" w:eastAsia="nl-BE"/>
              </w:rPr>
              <w:t>Launch Campaign Disruption</w:t>
            </w:r>
          </w:p>
        </w:tc>
        <w:tc>
          <w:tcPr>
            <w:tcW w:w="955" w:type="pct"/>
            <w:tcBorders>
              <w:top w:val="nil"/>
              <w:left w:val="nil"/>
              <w:bottom w:val="single" w:sz="8" w:space="0" w:color="E6E6E6"/>
              <w:right w:val="single" w:sz="8" w:space="0" w:color="E6E6E6"/>
            </w:tcBorders>
            <w:vAlign w:val="center"/>
            <w:hideMark/>
          </w:tcPr>
          <w:p w14:paraId="21554B79" w14:textId="77777777" w:rsidR="00614066" w:rsidRPr="001D0A0A" w:rsidRDefault="00614066" w:rsidP="00713C24">
            <w:pPr>
              <w:spacing w:after="0"/>
              <w:jc w:val="center"/>
              <w:rPr>
                <w:rFonts w:ascii="Calibri" w:hAnsi="Calibri" w:cs="Calibri"/>
                <w:i/>
                <w:iCs/>
                <w:color w:val="000000"/>
                <w:szCs w:val="20"/>
                <w:lang w:val="nl-BE" w:eastAsia="nl-BE"/>
              </w:rPr>
            </w:pPr>
            <w:r w:rsidRPr="001D0A0A">
              <w:rPr>
                <w:rFonts w:ascii="Calibri" w:hAnsi="Calibri" w:cs="Calibri"/>
                <w:i/>
                <w:iCs/>
                <w:color w:val="000000"/>
                <w:szCs w:val="20"/>
                <w:lang w:val="nl-BE" w:eastAsia="nl-BE"/>
              </w:rPr>
              <w:t>4</w:t>
            </w:r>
          </w:p>
        </w:tc>
        <w:tc>
          <w:tcPr>
            <w:tcW w:w="955" w:type="pct"/>
            <w:tcBorders>
              <w:top w:val="nil"/>
              <w:left w:val="nil"/>
              <w:bottom w:val="single" w:sz="8" w:space="0" w:color="E6E6E6"/>
              <w:right w:val="single" w:sz="8" w:space="0" w:color="E6E6E6"/>
            </w:tcBorders>
            <w:vAlign w:val="center"/>
            <w:hideMark/>
          </w:tcPr>
          <w:p w14:paraId="603D1734" w14:textId="77777777" w:rsidR="00614066" w:rsidRPr="001D0A0A" w:rsidRDefault="00614066" w:rsidP="00713C24">
            <w:pPr>
              <w:spacing w:after="0"/>
              <w:jc w:val="center"/>
              <w:rPr>
                <w:rFonts w:ascii="Calibri" w:hAnsi="Calibri" w:cs="Calibri"/>
                <w:i/>
                <w:iCs/>
                <w:color w:val="000000"/>
                <w:szCs w:val="20"/>
                <w:lang w:val="nl-BE" w:eastAsia="nl-BE"/>
              </w:rPr>
            </w:pPr>
            <w:r w:rsidRPr="001D0A0A">
              <w:rPr>
                <w:rFonts w:ascii="Calibri" w:hAnsi="Calibri" w:cs="Calibri"/>
                <w:i/>
                <w:iCs/>
                <w:color w:val="000000"/>
                <w:szCs w:val="20"/>
                <w:lang w:val="nl-BE" w:eastAsia="nl-BE"/>
              </w:rPr>
              <w:t>4</w:t>
            </w:r>
          </w:p>
        </w:tc>
      </w:tr>
      <w:tr w:rsidR="00614066" w:rsidRPr="001D0A0A" w14:paraId="0E0EFCCE" w14:textId="77777777" w:rsidTr="00713C24">
        <w:trPr>
          <w:trHeight w:val="20"/>
        </w:trPr>
        <w:tc>
          <w:tcPr>
            <w:tcW w:w="608" w:type="pct"/>
            <w:tcBorders>
              <w:top w:val="nil"/>
              <w:left w:val="single" w:sz="8" w:space="0" w:color="E6E6E6"/>
              <w:bottom w:val="single" w:sz="8" w:space="0" w:color="E6E6E6"/>
              <w:right w:val="single" w:sz="8" w:space="0" w:color="E6E6E6"/>
            </w:tcBorders>
            <w:vAlign w:val="center"/>
            <w:hideMark/>
          </w:tcPr>
          <w:p w14:paraId="57DDD8FB" w14:textId="77777777" w:rsidR="00614066" w:rsidRPr="001D0A0A" w:rsidRDefault="00614066" w:rsidP="00713C24">
            <w:pPr>
              <w:spacing w:after="0"/>
              <w:jc w:val="left"/>
              <w:rPr>
                <w:rFonts w:ascii="Calibri" w:hAnsi="Calibri" w:cs="Calibri"/>
                <w:i/>
                <w:iCs/>
                <w:color w:val="000000"/>
                <w:szCs w:val="20"/>
                <w:lang w:val="nl-BE" w:eastAsia="nl-BE"/>
              </w:rPr>
            </w:pPr>
            <w:r w:rsidRPr="001D0A0A">
              <w:rPr>
                <w:rFonts w:ascii="Calibri" w:hAnsi="Calibri" w:cs="Calibri"/>
                <w:i/>
                <w:iCs/>
                <w:color w:val="000000"/>
                <w:szCs w:val="20"/>
                <w:lang w:val="nl-BE" w:eastAsia="nl-BE"/>
              </w:rPr>
              <w:t>R4</w:t>
            </w:r>
          </w:p>
        </w:tc>
        <w:tc>
          <w:tcPr>
            <w:tcW w:w="2482" w:type="pct"/>
            <w:tcBorders>
              <w:top w:val="nil"/>
              <w:left w:val="nil"/>
              <w:bottom w:val="single" w:sz="8" w:space="0" w:color="E6E6E6"/>
              <w:right w:val="single" w:sz="8" w:space="0" w:color="E6E6E6"/>
            </w:tcBorders>
            <w:vAlign w:val="center"/>
            <w:hideMark/>
          </w:tcPr>
          <w:p w14:paraId="74D9F144" w14:textId="77777777" w:rsidR="00614066" w:rsidRPr="001D0A0A" w:rsidRDefault="00614066" w:rsidP="00713C24">
            <w:pPr>
              <w:spacing w:after="0"/>
              <w:jc w:val="left"/>
              <w:rPr>
                <w:rFonts w:ascii="Calibri" w:hAnsi="Calibri" w:cs="Calibri"/>
                <w:color w:val="000000"/>
                <w:szCs w:val="20"/>
                <w:lang w:val="en-US" w:eastAsia="nl-BE"/>
              </w:rPr>
            </w:pPr>
            <w:r w:rsidRPr="001D0A0A">
              <w:rPr>
                <w:rFonts w:ascii="Calibri" w:hAnsi="Calibri" w:cs="Calibri"/>
                <w:color w:val="000000"/>
                <w:szCs w:val="20"/>
                <w:lang w:val="en-US" w:eastAsia="nl-BE"/>
              </w:rPr>
              <w:t>Range Safety or Launch Authorization Failure</w:t>
            </w:r>
          </w:p>
        </w:tc>
        <w:tc>
          <w:tcPr>
            <w:tcW w:w="955" w:type="pct"/>
            <w:tcBorders>
              <w:top w:val="nil"/>
              <w:left w:val="nil"/>
              <w:bottom w:val="single" w:sz="8" w:space="0" w:color="E6E6E6"/>
              <w:right w:val="single" w:sz="8" w:space="0" w:color="E6E6E6"/>
            </w:tcBorders>
            <w:vAlign w:val="center"/>
            <w:hideMark/>
          </w:tcPr>
          <w:p w14:paraId="6809C6F8" w14:textId="77777777" w:rsidR="00614066" w:rsidRPr="001D0A0A" w:rsidRDefault="00614066" w:rsidP="00713C24">
            <w:pPr>
              <w:spacing w:after="0"/>
              <w:jc w:val="center"/>
              <w:rPr>
                <w:rFonts w:ascii="Calibri" w:hAnsi="Calibri" w:cs="Calibri"/>
                <w:i/>
                <w:iCs/>
                <w:color w:val="000000"/>
                <w:szCs w:val="20"/>
                <w:lang w:val="nl-BE" w:eastAsia="nl-BE"/>
              </w:rPr>
            </w:pPr>
            <w:r w:rsidRPr="001D0A0A">
              <w:rPr>
                <w:rFonts w:ascii="Calibri" w:hAnsi="Calibri" w:cs="Calibri"/>
                <w:i/>
                <w:iCs/>
                <w:color w:val="000000"/>
                <w:szCs w:val="20"/>
                <w:lang w:val="nl-BE" w:eastAsia="nl-BE"/>
              </w:rPr>
              <w:t>3</w:t>
            </w:r>
          </w:p>
        </w:tc>
        <w:tc>
          <w:tcPr>
            <w:tcW w:w="955" w:type="pct"/>
            <w:tcBorders>
              <w:top w:val="nil"/>
              <w:left w:val="nil"/>
              <w:bottom w:val="single" w:sz="8" w:space="0" w:color="E6E6E6"/>
              <w:right w:val="single" w:sz="8" w:space="0" w:color="E6E6E6"/>
            </w:tcBorders>
            <w:vAlign w:val="center"/>
            <w:hideMark/>
          </w:tcPr>
          <w:p w14:paraId="5A230F4E" w14:textId="77777777" w:rsidR="00614066" w:rsidRPr="001D0A0A" w:rsidRDefault="00614066" w:rsidP="00713C24">
            <w:pPr>
              <w:spacing w:after="0"/>
              <w:jc w:val="center"/>
              <w:rPr>
                <w:rFonts w:ascii="Calibri" w:hAnsi="Calibri" w:cs="Calibri"/>
                <w:i/>
                <w:iCs/>
                <w:color w:val="000000"/>
                <w:szCs w:val="20"/>
                <w:lang w:val="nl-BE" w:eastAsia="nl-BE"/>
              </w:rPr>
            </w:pPr>
            <w:r w:rsidRPr="001D0A0A">
              <w:rPr>
                <w:rFonts w:ascii="Calibri" w:hAnsi="Calibri" w:cs="Calibri"/>
                <w:i/>
                <w:iCs/>
                <w:color w:val="000000"/>
                <w:szCs w:val="20"/>
                <w:lang w:val="nl-BE" w:eastAsia="nl-BE"/>
              </w:rPr>
              <w:t>3</w:t>
            </w:r>
          </w:p>
        </w:tc>
      </w:tr>
      <w:tr w:rsidR="00614066" w:rsidRPr="001D0A0A" w14:paraId="7AC01521" w14:textId="77777777" w:rsidTr="00713C24">
        <w:trPr>
          <w:trHeight w:val="20"/>
        </w:trPr>
        <w:tc>
          <w:tcPr>
            <w:tcW w:w="608" w:type="pct"/>
            <w:tcBorders>
              <w:top w:val="nil"/>
              <w:left w:val="single" w:sz="8" w:space="0" w:color="E6E6E6"/>
              <w:bottom w:val="single" w:sz="8" w:space="0" w:color="E6E6E6"/>
              <w:right w:val="single" w:sz="8" w:space="0" w:color="E6E6E6"/>
            </w:tcBorders>
            <w:shd w:val="clear" w:color="000000" w:fill="BE5014"/>
            <w:vAlign w:val="center"/>
            <w:hideMark/>
          </w:tcPr>
          <w:p w14:paraId="700519AA" w14:textId="2AD5B13A" w:rsidR="00614066" w:rsidRPr="001D0A0A" w:rsidRDefault="00614066" w:rsidP="00713C24">
            <w:pPr>
              <w:spacing w:after="0"/>
              <w:jc w:val="center"/>
              <w:rPr>
                <w:rFonts w:ascii="Calibri" w:hAnsi="Calibri" w:cs="Calibri"/>
                <w:b/>
                <w:bCs/>
                <w:color w:val="FFFFFF"/>
                <w:szCs w:val="20"/>
                <w:lang w:val="nl-BE" w:eastAsia="nl-BE"/>
              </w:rPr>
            </w:pPr>
            <w:r>
              <w:rPr>
                <w:rFonts w:ascii="Calibri" w:hAnsi="Calibri" w:cs="Calibri"/>
                <w:b/>
                <w:bCs/>
                <w:color w:val="FFFFFF"/>
                <w:szCs w:val="20"/>
                <w:lang w:val="nl-BE" w:eastAsia="nl-BE"/>
              </w:rPr>
              <w:t>B2</w:t>
            </w:r>
          </w:p>
        </w:tc>
        <w:tc>
          <w:tcPr>
            <w:tcW w:w="2482" w:type="pct"/>
            <w:tcBorders>
              <w:top w:val="nil"/>
              <w:left w:val="nil"/>
              <w:bottom w:val="single" w:sz="8" w:space="0" w:color="E6E6E6"/>
              <w:right w:val="nil"/>
            </w:tcBorders>
            <w:shd w:val="clear" w:color="000000" w:fill="F7C7AC"/>
            <w:vAlign w:val="center"/>
            <w:hideMark/>
          </w:tcPr>
          <w:p w14:paraId="0EB67CC2" w14:textId="77777777" w:rsidR="00614066" w:rsidRPr="001D0A0A" w:rsidRDefault="00614066" w:rsidP="00713C24">
            <w:pPr>
              <w:spacing w:after="0"/>
              <w:jc w:val="left"/>
              <w:rPr>
                <w:rFonts w:ascii="Calibri" w:hAnsi="Calibri" w:cs="Calibri"/>
                <w:i/>
                <w:iCs/>
                <w:color w:val="000000"/>
                <w:szCs w:val="20"/>
                <w:lang w:val="nl-BE" w:eastAsia="nl-BE"/>
              </w:rPr>
            </w:pPr>
            <w:r w:rsidRPr="001D0A0A">
              <w:rPr>
                <w:rFonts w:ascii="Calibri" w:hAnsi="Calibri" w:cs="Calibri"/>
                <w:b/>
                <w:bCs/>
                <w:i/>
                <w:iCs/>
                <w:color w:val="000000"/>
                <w:szCs w:val="20"/>
                <w:lang w:val="nl-BE" w:eastAsia="nl-BE"/>
              </w:rPr>
              <w:t xml:space="preserve">Testing &amp; Qualification Risks </w:t>
            </w:r>
            <w:r w:rsidRPr="001D0A0A">
              <w:rPr>
                <w:rFonts w:ascii="Calibri" w:hAnsi="Calibri" w:cs="Calibri"/>
                <w:i/>
                <w:iCs/>
                <w:color w:val="000000"/>
                <w:szCs w:val="20"/>
                <w:lang w:val="nl-BE" w:eastAsia="nl-BE"/>
              </w:rPr>
              <w:t>(3 Risks)</w:t>
            </w:r>
          </w:p>
        </w:tc>
        <w:tc>
          <w:tcPr>
            <w:tcW w:w="955" w:type="pct"/>
            <w:tcBorders>
              <w:top w:val="nil"/>
              <w:left w:val="nil"/>
              <w:bottom w:val="single" w:sz="8" w:space="0" w:color="E6E6E6"/>
              <w:right w:val="nil"/>
            </w:tcBorders>
            <w:shd w:val="clear" w:color="000000" w:fill="BCAA00"/>
            <w:vAlign w:val="center"/>
            <w:hideMark/>
          </w:tcPr>
          <w:p w14:paraId="09DCC478" w14:textId="77777777" w:rsidR="00614066" w:rsidRPr="001D0A0A" w:rsidRDefault="00614066" w:rsidP="00713C24">
            <w:pPr>
              <w:spacing w:after="0"/>
              <w:jc w:val="center"/>
              <w:rPr>
                <w:rFonts w:ascii="Calibri" w:hAnsi="Calibri" w:cs="Calibri"/>
                <w:b/>
                <w:bCs/>
                <w:color w:val="FFFFFF"/>
                <w:szCs w:val="20"/>
                <w:lang w:val="nl-BE" w:eastAsia="nl-BE"/>
              </w:rPr>
            </w:pPr>
            <w:r w:rsidRPr="001D0A0A">
              <w:rPr>
                <w:rFonts w:ascii="Calibri" w:hAnsi="Calibri" w:cs="Calibri"/>
                <w:b/>
                <w:bCs/>
                <w:color w:val="FFFFFF"/>
                <w:szCs w:val="20"/>
                <w:lang w:val="nl-BE" w:eastAsia="nl-BE"/>
              </w:rPr>
              <w:t xml:space="preserve">Likelihood </w:t>
            </w:r>
            <w:r w:rsidRPr="001D0A0A">
              <w:rPr>
                <w:rFonts w:ascii="Calibri" w:hAnsi="Calibri" w:cs="Calibri"/>
                <w:i/>
                <w:iCs/>
                <w:color w:val="FFFFFF"/>
                <w:szCs w:val="20"/>
                <w:lang w:val="nl-BE" w:eastAsia="nl-BE"/>
              </w:rPr>
              <w:t>(1-5)</w:t>
            </w:r>
          </w:p>
        </w:tc>
        <w:tc>
          <w:tcPr>
            <w:tcW w:w="955" w:type="pct"/>
            <w:tcBorders>
              <w:top w:val="nil"/>
              <w:left w:val="nil"/>
              <w:bottom w:val="single" w:sz="8" w:space="0" w:color="E6E6E6"/>
              <w:right w:val="nil"/>
            </w:tcBorders>
            <w:shd w:val="clear" w:color="000000" w:fill="BCAA00"/>
            <w:vAlign w:val="center"/>
            <w:hideMark/>
          </w:tcPr>
          <w:p w14:paraId="7569E697" w14:textId="77777777" w:rsidR="00614066" w:rsidRPr="001D0A0A" w:rsidRDefault="00614066" w:rsidP="00713C24">
            <w:pPr>
              <w:spacing w:after="0"/>
              <w:jc w:val="center"/>
              <w:rPr>
                <w:rFonts w:ascii="Calibri" w:hAnsi="Calibri" w:cs="Calibri"/>
                <w:b/>
                <w:bCs/>
                <w:color w:val="FFFFFF"/>
                <w:szCs w:val="20"/>
                <w:lang w:val="nl-BE" w:eastAsia="nl-BE"/>
              </w:rPr>
            </w:pPr>
            <w:r w:rsidRPr="001D0A0A">
              <w:rPr>
                <w:rFonts w:ascii="Calibri" w:hAnsi="Calibri" w:cs="Calibri"/>
                <w:b/>
                <w:bCs/>
                <w:color w:val="FFFFFF"/>
                <w:szCs w:val="20"/>
                <w:lang w:val="nl-BE" w:eastAsia="nl-BE"/>
              </w:rPr>
              <w:t xml:space="preserve">Severity </w:t>
            </w:r>
            <w:r w:rsidRPr="001D0A0A">
              <w:rPr>
                <w:rFonts w:ascii="Calibri" w:hAnsi="Calibri" w:cs="Calibri"/>
                <w:i/>
                <w:iCs/>
                <w:color w:val="FFFFFF"/>
                <w:szCs w:val="20"/>
                <w:lang w:val="nl-BE" w:eastAsia="nl-BE"/>
              </w:rPr>
              <w:t>(1-5)</w:t>
            </w:r>
          </w:p>
        </w:tc>
      </w:tr>
      <w:tr w:rsidR="00614066" w:rsidRPr="001D0A0A" w14:paraId="1EBF43D6" w14:textId="77777777" w:rsidTr="00713C24">
        <w:trPr>
          <w:trHeight w:val="20"/>
        </w:trPr>
        <w:tc>
          <w:tcPr>
            <w:tcW w:w="608" w:type="pct"/>
            <w:tcBorders>
              <w:top w:val="nil"/>
              <w:left w:val="single" w:sz="8" w:space="0" w:color="E6E6E6"/>
              <w:bottom w:val="single" w:sz="8" w:space="0" w:color="E6E6E6"/>
              <w:right w:val="single" w:sz="8" w:space="0" w:color="E6E6E6"/>
            </w:tcBorders>
            <w:vAlign w:val="center"/>
            <w:hideMark/>
          </w:tcPr>
          <w:p w14:paraId="35F790F2" w14:textId="77777777" w:rsidR="00614066" w:rsidRPr="001D0A0A" w:rsidRDefault="00614066" w:rsidP="00713C24">
            <w:pPr>
              <w:spacing w:after="0"/>
              <w:jc w:val="left"/>
              <w:rPr>
                <w:rFonts w:ascii="Calibri" w:hAnsi="Calibri" w:cs="Calibri"/>
                <w:i/>
                <w:iCs/>
                <w:color w:val="000000"/>
                <w:szCs w:val="20"/>
                <w:lang w:val="nl-BE" w:eastAsia="nl-BE"/>
              </w:rPr>
            </w:pPr>
            <w:r w:rsidRPr="001D0A0A">
              <w:rPr>
                <w:rFonts w:ascii="Calibri" w:hAnsi="Calibri" w:cs="Calibri"/>
                <w:i/>
                <w:iCs/>
                <w:color w:val="000000"/>
                <w:szCs w:val="20"/>
                <w:lang w:val="nl-BE" w:eastAsia="nl-BE"/>
              </w:rPr>
              <w:t>R5</w:t>
            </w:r>
          </w:p>
        </w:tc>
        <w:tc>
          <w:tcPr>
            <w:tcW w:w="2482" w:type="pct"/>
            <w:tcBorders>
              <w:top w:val="nil"/>
              <w:left w:val="nil"/>
              <w:bottom w:val="single" w:sz="8" w:space="0" w:color="E6E6E6"/>
              <w:right w:val="single" w:sz="8" w:space="0" w:color="E6E6E6"/>
            </w:tcBorders>
            <w:vAlign w:val="center"/>
            <w:hideMark/>
          </w:tcPr>
          <w:p w14:paraId="7580546D" w14:textId="77777777" w:rsidR="00614066" w:rsidRPr="001D0A0A" w:rsidRDefault="00614066" w:rsidP="00713C24">
            <w:pPr>
              <w:spacing w:after="0"/>
              <w:jc w:val="left"/>
              <w:rPr>
                <w:rFonts w:ascii="Calibri" w:hAnsi="Calibri" w:cs="Calibri"/>
                <w:color w:val="000000"/>
                <w:szCs w:val="20"/>
                <w:lang w:val="nl-BE" w:eastAsia="nl-BE"/>
              </w:rPr>
            </w:pPr>
            <w:r w:rsidRPr="001D0A0A">
              <w:rPr>
                <w:rFonts w:ascii="Calibri" w:hAnsi="Calibri" w:cs="Calibri"/>
                <w:color w:val="000000"/>
                <w:szCs w:val="20"/>
                <w:lang w:val="nl-BE" w:eastAsia="nl-BE"/>
              </w:rPr>
              <w:t>Critical Cryogenic Qualification Infrastructure Unavailability</w:t>
            </w:r>
          </w:p>
        </w:tc>
        <w:tc>
          <w:tcPr>
            <w:tcW w:w="955" w:type="pct"/>
            <w:tcBorders>
              <w:top w:val="nil"/>
              <w:left w:val="nil"/>
              <w:bottom w:val="single" w:sz="8" w:space="0" w:color="E6E6E6"/>
              <w:right w:val="single" w:sz="8" w:space="0" w:color="E6E6E6"/>
            </w:tcBorders>
            <w:vAlign w:val="center"/>
            <w:hideMark/>
          </w:tcPr>
          <w:p w14:paraId="5733C27F" w14:textId="77777777" w:rsidR="00614066" w:rsidRPr="001D0A0A" w:rsidRDefault="00614066" w:rsidP="00713C24">
            <w:pPr>
              <w:spacing w:after="0"/>
              <w:jc w:val="center"/>
              <w:rPr>
                <w:rFonts w:ascii="Calibri" w:hAnsi="Calibri" w:cs="Calibri"/>
                <w:i/>
                <w:iCs/>
                <w:color w:val="000000"/>
                <w:szCs w:val="20"/>
                <w:lang w:val="nl-BE" w:eastAsia="nl-BE"/>
              </w:rPr>
            </w:pPr>
            <w:r w:rsidRPr="001D0A0A">
              <w:rPr>
                <w:rFonts w:ascii="Calibri" w:hAnsi="Calibri" w:cs="Calibri"/>
                <w:i/>
                <w:iCs/>
                <w:color w:val="000000"/>
                <w:szCs w:val="20"/>
                <w:lang w:val="nl-BE" w:eastAsia="nl-BE"/>
              </w:rPr>
              <w:t>4</w:t>
            </w:r>
          </w:p>
        </w:tc>
        <w:tc>
          <w:tcPr>
            <w:tcW w:w="955" w:type="pct"/>
            <w:tcBorders>
              <w:top w:val="nil"/>
              <w:left w:val="nil"/>
              <w:bottom w:val="single" w:sz="8" w:space="0" w:color="E6E6E6"/>
              <w:right w:val="single" w:sz="8" w:space="0" w:color="E6E6E6"/>
            </w:tcBorders>
            <w:vAlign w:val="center"/>
            <w:hideMark/>
          </w:tcPr>
          <w:p w14:paraId="77B9675D" w14:textId="77777777" w:rsidR="00614066" w:rsidRPr="001D0A0A" w:rsidRDefault="00614066" w:rsidP="00713C24">
            <w:pPr>
              <w:spacing w:after="0"/>
              <w:jc w:val="center"/>
              <w:rPr>
                <w:rFonts w:ascii="Calibri" w:hAnsi="Calibri" w:cs="Calibri"/>
                <w:i/>
                <w:iCs/>
                <w:color w:val="000000"/>
                <w:szCs w:val="20"/>
                <w:lang w:val="nl-BE" w:eastAsia="nl-BE"/>
              </w:rPr>
            </w:pPr>
            <w:r w:rsidRPr="001D0A0A">
              <w:rPr>
                <w:rFonts w:ascii="Calibri" w:hAnsi="Calibri" w:cs="Calibri"/>
                <w:i/>
                <w:iCs/>
                <w:color w:val="000000"/>
                <w:szCs w:val="20"/>
                <w:lang w:val="nl-BE" w:eastAsia="nl-BE"/>
              </w:rPr>
              <w:t>5</w:t>
            </w:r>
          </w:p>
        </w:tc>
      </w:tr>
      <w:tr w:rsidR="00614066" w:rsidRPr="001D0A0A" w14:paraId="1A20C9C0" w14:textId="77777777" w:rsidTr="00713C24">
        <w:trPr>
          <w:trHeight w:val="20"/>
        </w:trPr>
        <w:tc>
          <w:tcPr>
            <w:tcW w:w="608" w:type="pct"/>
            <w:tcBorders>
              <w:top w:val="nil"/>
              <w:left w:val="single" w:sz="8" w:space="0" w:color="E6E6E6"/>
              <w:bottom w:val="single" w:sz="8" w:space="0" w:color="E6E6E6"/>
              <w:right w:val="single" w:sz="8" w:space="0" w:color="E6E6E6"/>
            </w:tcBorders>
            <w:vAlign w:val="center"/>
            <w:hideMark/>
          </w:tcPr>
          <w:p w14:paraId="2A9A35B2" w14:textId="77777777" w:rsidR="00614066" w:rsidRPr="001D0A0A" w:rsidRDefault="00614066" w:rsidP="00713C24">
            <w:pPr>
              <w:spacing w:after="0"/>
              <w:jc w:val="left"/>
              <w:rPr>
                <w:rFonts w:ascii="Calibri" w:hAnsi="Calibri" w:cs="Calibri"/>
                <w:i/>
                <w:iCs/>
                <w:color w:val="000000"/>
                <w:szCs w:val="20"/>
                <w:lang w:val="nl-BE" w:eastAsia="nl-BE"/>
              </w:rPr>
            </w:pPr>
            <w:r w:rsidRPr="001D0A0A">
              <w:rPr>
                <w:rFonts w:ascii="Calibri" w:hAnsi="Calibri" w:cs="Calibri"/>
                <w:i/>
                <w:iCs/>
                <w:color w:val="000000"/>
                <w:szCs w:val="20"/>
                <w:lang w:val="nl-BE" w:eastAsia="nl-BE"/>
              </w:rPr>
              <w:t>R6</w:t>
            </w:r>
          </w:p>
        </w:tc>
        <w:tc>
          <w:tcPr>
            <w:tcW w:w="2482" w:type="pct"/>
            <w:tcBorders>
              <w:top w:val="nil"/>
              <w:left w:val="nil"/>
              <w:bottom w:val="single" w:sz="8" w:space="0" w:color="E6E6E6"/>
              <w:right w:val="single" w:sz="8" w:space="0" w:color="E6E6E6"/>
            </w:tcBorders>
            <w:vAlign w:val="center"/>
            <w:hideMark/>
          </w:tcPr>
          <w:p w14:paraId="790AB60B" w14:textId="77777777" w:rsidR="00614066" w:rsidRPr="001D0A0A" w:rsidRDefault="00614066" w:rsidP="00713C24">
            <w:pPr>
              <w:spacing w:after="0"/>
              <w:jc w:val="left"/>
              <w:rPr>
                <w:rFonts w:ascii="Calibri" w:hAnsi="Calibri" w:cs="Calibri"/>
                <w:color w:val="000000"/>
                <w:szCs w:val="20"/>
                <w:lang w:val="nl-BE" w:eastAsia="nl-BE"/>
              </w:rPr>
            </w:pPr>
            <w:r w:rsidRPr="001D0A0A">
              <w:rPr>
                <w:rFonts w:ascii="Calibri" w:hAnsi="Calibri" w:cs="Calibri"/>
                <w:color w:val="000000"/>
                <w:szCs w:val="20"/>
                <w:lang w:val="nl-BE" w:eastAsia="nl-BE"/>
              </w:rPr>
              <w:t>Solid Motor Qualification Infrastructure Failure</w:t>
            </w:r>
          </w:p>
        </w:tc>
        <w:tc>
          <w:tcPr>
            <w:tcW w:w="955" w:type="pct"/>
            <w:tcBorders>
              <w:top w:val="nil"/>
              <w:left w:val="nil"/>
              <w:bottom w:val="single" w:sz="8" w:space="0" w:color="E6E6E6"/>
              <w:right w:val="single" w:sz="8" w:space="0" w:color="E6E6E6"/>
            </w:tcBorders>
            <w:vAlign w:val="center"/>
            <w:hideMark/>
          </w:tcPr>
          <w:p w14:paraId="2AF6AFAB" w14:textId="77777777" w:rsidR="00614066" w:rsidRPr="001D0A0A" w:rsidRDefault="00614066" w:rsidP="00713C24">
            <w:pPr>
              <w:spacing w:after="0"/>
              <w:jc w:val="center"/>
              <w:rPr>
                <w:rFonts w:ascii="Calibri" w:hAnsi="Calibri" w:cs="Calibri"/>
                <w:i/>
                <w:iCs/>
                <w:color w:val="000000"/>
                <w:szCs w:val="20"/>
                <w:lang w:val="nl-BE" w:eastAsia="nl-BE"/>
              </w:rPr>
            </w:pPr>
            <w:r w:rsidRPr="001D0A0A">
              <w:rPr>
                <w:rFonts w:ascii="Calibri" w:hAnsi="Calibri" w:cs="Calibri"/>
                <w:i/>
                <w:iCs/>
                <w:color w:val="000000"/>
                <w:szCs w:val="20"/>
                <w:lang w:val="nl-BE" w:eastAsia="nl-BE"/>
              </w:rPr>
              <w:t>4</w:t>
            </w:r>
          </w:p>
        </w:tc>
        <w:tc>
          <w:tcPr>
            <w:tcW w:w="955" w:type="pct"/>
            <w:tcBorders>
              <w:top w:val="nil"/>
              <w:left w:val="nil"/>
              <w:bottom w:val="single" w:sz="8" w:space="0" w:color="E6E6E6"/>
              <w:right w:val="single" w:sz="8" w:space="0" w:color="E6E6E6"/>
            </w:tcBorders>
            <w:vAlign w:val="center"/>
            <w:hideMark/>
          </w:tcPr>
          <w:p w14:paraId="54BE0DB5" w14:textId="77777777" w:rsidR="00614066" w:rsidRPr="001D0A0A" w:rsidRDefault="00614066" w:rsidP="00713C24">
            <w:pPr>
              <w:spacing w:after="0"/>
              <w:jc w:val="center"/>
              <w:rPr>
                <w:rFonts w:ascii="Calibri" w:hAnsi="Calibri" w:cs="Calibri"/>
                <w:i/>
                <w:iCs/>
                <w:color w:val="000000"/>
                <w:szCs w:val="20"/>
                <w:lang w:val="nl-BE" w:eastAsia="nl-BE"/>
              </w:rPr>
            </w:pPr>
            <w:r w:rsidRPr="001D0A0A">
              <w:rPr>
                <w:rFonts w:ascii="Calibri" w:hAnsi="Calibri" w:cs="Calibri"/>
                <w:i/>
                <w:iCs/>
                <w:color w:val="000000"/>
                <w:szCs w:val="20"/>
                <w:lang w:val="nl-BE" w:eastAsia="nl-BE"/>
              </w:rPr>
              <w:t>5</w:t>
            </w:r>
          </w:p>
        </w:tc>
      </w:tr>
      <w:tr w:rsidR="00614066" w:rsidRPr="001D0A0A" w14:paraId="4C148198" w14:textId="77777777" w:rsidTr="00713C24">
        <w:trPr>
          <w:trHeight w:val="20"/>
        </w:trPr>
        <w:tc>
          <w:tcPr>
            <w:tcW w:w="608" w:type="pct"/>
            <w:tcBorders>
              <w:top w:val="nil"/>
              <w:left w:val="single" w:sz="8" w:space="0" w:color="E6E6E6"/>
              <w:bottom w:val="single" w:sz="8" w:space="0" w:color="E6E6E6"/>
              <w:right w:val="single" w:sz="8" w:space="0" w:color="E6E6E6"/>
            </w:tcBorders>
            <w:vAlign w:val="center"/>
            <w:hideMark/>
          </w:tcPr>
          <w:p w14:paraId="76E87AED" w14:textId="77777777" w:rsidR="00614066" w:rsidRPr="001D0A0A" w:rsidRDefault="00614066" w:rsidP="00713C24">
            <w:pPr>
              <w:spacing w:after="0"/>
              <w:jc w:val="left"/>
              <w:rPr>
                <w:rFonts w:ascii="Calibri" w:hAnsi="Calibri" w:cs="Calibri"/>
                <w:i/>
                <w:iCs/>
                <w:color w:val="000000"/>
                <w:szCs w:val="20"/>
                <w:lang w:val="nl-BE" w:eastAsia="nl-BE"/>
              </w:rPr>
            </w:pPr>
            <w:r w:rsidRPr="001D0A0A">
              <w:rPr>
                <w:rFonts w:ascii="Calibri" w:hAnsi="Calibri" w:cs="Calibri"/>
                <w:i/>
                <w:iCs/>
                <w:color w:val="000000"/>
                <w:szCs w:val="20"/>
                <w:lang w:val="nl-BE" w:eastAsia="nl-BE"/>
              </w:rPr>
              <w:t>R7</w:t>
            </w:r>
          </w:p>
        </w:tc>
        <w:tc>
          <w:tcPr>
            <w:tcW w:w="2482" w:type="pct"/>
            <w:tcBorders>
              <w:top w:val="nil"/>
              <w:left w:val="nil"/>
              <w:bottom w:val="single" w:sz="8" w:space="0" w:color="E6E6E6"/>
              <w:right w:val="single" w:sz="8" w:space="0" w:color="E6E6E6"/>
            </w:tcBorders>
            <w:vAlign w:val="center"/>
            <w:hideMark/>
          </w:tcPr>
          <w:p w14:paraId="4FC0CE6F" w14:textId="77777777" w:rsidR="00614066" w:rsidRPr="001D0A0A" w:rsidRDefault="00614066" w:rsidP="00713C24">
            <w:pPr>
              <w:spacing w:after="0"/>
              <w:jc w:val="left"/>
              <w:rPr>
                <w:rFonts w:ascii="Calibri" w:hAnsi="Calibri" w:cs="Calibri"/>
                <w:color w:val="000000"/>
                <w:szCs w:val="20"/>
                <w:lang w:val="nl-BE" w:eastAsia="nl-BE"/>
              </w:rPr>
            </w:pPr>
            <w:r w:rsidRPr="001D0A0A">
              <w:rPr>
                <w:rFonts w:ascii="Calibri" w:hAnsi="Calibri" w:cs="Calibri"/>
                <w:color w:val="000000"/>
                <w:szCs w:val="20"/>
                <w:lang w:val="nl-BE" w:eastAsia="nl-BE"/>
              </w:rPr>
              <w:t>Test Campaign Capacity Shortfall</w:t>
            </w:r>
          </w:p>
        </w:tc>
        <w:tc>
          <w:tcPr>
            <w:tcW w:w="955" w:type="pct"/>
            <w:tcBorders>
              <w:top w:val="nil"/>
              <w:left w:val="nil"/>
              <w:bottom w:val="single" w:sz="8" w:space="0" w:color="E6E6E6"/>
              <w:right w:val="single" w:sz="8" w:space="0" w:color="E6E6E6"/>
            </w:tcBorders>
            <w:vAlign w:val="center"/>
            <w:hideMark/>
          </w:tcPr>
          <w:p w14:paraId="32BC4760" w14:textId="77777777" w:rsidR="00614066" w:rsidRPr="001D0A0A" w:rsidRDefault="00614066" w:rsidP="00713C24">
            <w:pPr>
              <w:spacing w:after="0"/>
              <w:jc w:val="center"/>
              <w:rPr>
                <w:rFonts w:ascii="Calibri" w:hAnsi="Calibri" w:cs="Calibri"/>
                <w:i/>
                <w:iCs/>
                <w:color w:val="000000"/>
                <w:szCs w:val="20"/>
                <w:lang w:val="nl-BE" w:eastAsia="nl-BE"/>
              </w:rPr>
            </w:pPr>
            <w:r w:rsidRPr="001D0A0A">
              <w:rPr>
                <w:rFonts w:ascii="Calibri" w:hAnsi="Calibri" w:cs="Calibri"/>
                <w:i/>
                <w:iCs/>
                <w:color w:val="000000"/>
                <w:szCs w:val="20"/>
                <w:lang w:val="nl-BE" w:eastAsia="nl-BE"/>
              </w:rPr>
              <w:t>5</w:t>
            </w:r>
          </w:p>
        </w:tc>
        <w:tc>
          <w:tcPr>
            <w:tcW w:w="955" w:type="pct"/>
            <w:tcBorders>
              <w:top w:val="nil"/>
              <w:left w:val="nil"/>
              <w:bottom w:val="single" w:sz="8" w:space="0" w:color="E6E6E6"/>
              <w:right w:val="single" w:sz="8" w:space="0" w:color="E6E6E6"/>
            </w:tcBorders>
            <w:vAlign w:val="center"/>
            <w:hideMark/>
          </w:tcPr>
          <w:p w14:paraId="7C0AF98D" w14:textId="77777777" w:rsidR="00614066" w:rsidRPr="001D0A0A" w:rsidRDefault="00614066" w:rsidP="00713C24">
            <w:pPr>
              <w:spacing w:after="0"/>
              <w:jc w:val="center"/>
              <w:rPr>
                <w:rFonts w:ascii="Calibri" w:hAnsi="Calibri" w:cs="Calibri"/>
                <w:i/>
                <w:iCs/>
                <w:color w:val="000000"/>
                <w:szCs w:val="20"/>
                <w:lang w:val="nl-BE" w:eastAsia="nl-BE"/>
              </w:rPr>
            </w:pPr>
            <w:r w:rsidRPr="001D0A0A">
              <w:rPr>
                <w:rFonts w:ascii="Calibri" w:hAnsi="Calibri" w:cs="Calibri"/>
                <w:i/>
                <w:iCs/>
                <w:color w:val="000000"/>
                <w:szCs w:val="20"/>
                <w:lang w:val="nl-BE" w:eastAsia="nl-BE"/>
              </w:rPr>
              <w:t>3</w:t>
            </w:r>
          </w:p>
        </w:tc>
      </w:tr>
      <w:tr w:rsidR="00614066" w:rsidRPr="001D0A0A" w14:paraId="3D8D734B" w14:textId="77777777" w:rsidTr="00713C24">
        <w:trPr>
          <w:trHeight w:val="20"/>
        </w:trPr>
        <w:tc>
          <w:tcPr>
            <w:tcW w:w="608" w:type="pct"/>
            <w:tcBorders>
              <w:top w:val="nil"/>
              <w:left w:val="single" w:sz="8" w:space="0" w:color="E6E6E6"/>
              <w:bottom w:val="single" w:sz="8" w:space="0" w:color="E6E6E6"/>
              <w:right w:val="single" w:sz="8" w:space="0" w:color="E6E6E6"/>
            </w:tcBorders>
            <w:shd w:val="clear" w:color="000000" w:fill="747474"/>
            <w:vAlign w:val="center"/>
            <w:hideMark/>
          </w:tcPr>
          <w:p w14:paraId="49BC894C" w14:textId="62FCB823" w:rsidR="00614066" w:rsidRPr="001D0A0A" w:rsidRDefault="00614066" w:rsidP="00713C24">
            <w:pPr>
              <w:spacing w:after="0"/>
              <w:jc w:val="center"/>
              <w:rPr>
                <w:rFonts w:ascii="Calibri" w:hAnsi="Calibri" w:cs="Calibri"/>
                <w:b/>
                <w:bCs/>
                <w:color w:val="FFFFFF"/>
                <w:szCs w:val="20"/>
                <w:lang w:val="nl-BE" w:eastAsia="nl-BE"/>
              </w:rPr>
            </w:pPr>
            <w:r>
              <w:rPr>
                <w:rFonts w:ascii="Calibri" w:hAnsi="Calibri" w:cs="Calibri"/>
                <w:b/>
                <w:bCs/>
                <w:color w:val="FFFFFF"/>
                <w:szCs w:val="20"/>
                <w:lang w:val="nl-BE" w:eastAsia="nl-BE"/>
              </w:rPr>
              <w:t>B3</w:t>
            </w:r>
          </w:p>
        </w:tc>
        <w:tc>
          <w:tcPr>
            <w:tcW w:w="2482" w:type="pct"/>
            <w:tcBorders>
              <w:top w:val="nil"/>
              <w:left w:val="nil"/>
              <w:bottom w:val="single" w:sz="8" w:space="0" w:color="E6E6E6"/>
              <w:right w:val="nil"/>
            </w:tcBorders>
            <w:shd w:val="clear" w:color="000000" w:fill="D9D9D9"/>
            <w:vAlign w:val="center"/>
            <w:hideMark/>
          </w:tcPr>
          <w:p w14:paraId="60EC03B8" w14:textId="77777777" w:rsidR="00614066" w:rsidRPr="001D0A0A" w:rsidRDefault="00614066" w:rsidP="00713C24">
            <w:pPr>
              <w:spacing w:after="0"/>
              <w:jc w:val="left"/>
              <w:rPr>
                <w:rFonts w:ascii="Calibri" w:hAnsi="Calibri" w:cs="Calibri"/>
                <w:i/>
                <w:iCs/>
                <w:color w:val="000000"/>
                <w:szCs w:val="20"/>
                <w:lang w:val="en-US" w:eastAsia="nl-BE"/>
              </w:rPr>
            </w:pPr>
            <w:r w:rsidRPr="001D0A0A">
              <w:rPr>
                <w:rFonts w:ascii="Calibri" w:hAnsi="Calibri" w:cs="Calibri"/>
                <w:b/>
                <w:bCs/>
                <w:i/>
                <w:iCs/>
                <w:color w:val="000000"/>
                <w:szCs w:val="20"/>
                <w:lang w:val="en-US" w:eastAsia="nl-BE"/>
              </w:rPr>
              <w:t xml:space="preserve">Manufacturing &amp; Supply Chain Risks </w:t>
            </w:r>
            <w:r w:rsidRPr="001D0A0A">
              <w:rPr>
                <w:rFonts w:ascii="Calibri" w:hAnsi="Calibri" w:cs="Calibri"/>
                <w:i/>
                <w:iCs/>
                <w:color w:val="000000"/>
                <w:szCs w:val="20"/>
                <w:lang w:val="en-US" w:eastAsia="nl-BE"/>
              </w:rPr>
              <w:t>(4 Risks)</w:t>
            </w:r>
          </w:p>
        </w:tc>
        <w:tc>
          <w:tcPr>
            <w:tcW w:w="955" w:type="pct"/>
            <w:tcBorders>
              <w:top w:val="nil"/>
              <w:left w:val="nil"/>
              <w:bottom w:val="single" w:sz="8" w:space="0" w:color="E6E6E6"/>
              <w:right w:val="nil"/>
            </w:tcBorders>
            <w:shd w:val="clear" w:color="000000" w:fill="BCAA00"/>
            <w:vAlign w:val="center"/>
            <w:hideMark/>
          </w:tcPr>
          <w:p w14:paraId="5957A540" w14:textId="77777777" w:rsidR="00614066" w:rsidRPr="001D0A0A" w:rsidRDefault="00614066" w:rsidP="00713C24">
            <w:pPr>
              <w:spacing w:after="0"/>
              <w:jc w:val="center"/>
              <w:rPr>
                <w:rFonts w:ascii="Calibri" w:hAnsi="Calibri" w:cs="Calibri"/>
                <w:b/>
                <w:bCs/>
                <w:color w:val="FFFFFF"/>
                <w:szCs w:val="20"/>
                <w:lang w:val="nl-BE" w:eastAsia="nl-BE"/>
              </w:rPr>
            </w:pPr>
            <w:r w:rsidRPr="001D0A0A">
              <w:rPr>
                <w:rFonts w:ascii="Calibri" w:hAnsi="Calibri" w:cs="Calibri"/>
                <w:b/>
                <w:bCs/>
                <w:color w:val="FFFFFF"/>
                <w:szCs w:val="20"/>
                <w:lang w:val="nl-BE" w:eastAsia="nl-BE"/>
              </w:rPr>
              <w:t xml:space="preserve">Likelihood </w:t>
            </w:r>
            <w:r w:rsidRPr="001D0A0A">
              <w:rPr>
                <w:rFonts w:ascii="Calibri" w:hAnsi="Calibri" w:cs="Calibri"/>
                <w:i/>
                <w:iCs/>
                <w:color w:val="FFFFFF"/>
                <w:szCs w:val="20"/>
                <w:lang w:val="nl-BE" w:eastAsia="nl-BE"/>
              </w:rPr>
              <w:t>(1-5)</w:t>
            </w:r>
          </w:p>
        </w:tc>
        <w:tc>
          <w:tcPr>
            <w:tcW w:w="955" w:type="pct"/>
            <w:tcBorders>
              <w:top w:val="nil"/>
              <w:left w:val="nil"/>
              <w:bottom w:val="single" w:sz="8" w:space="0" w:color="E6E6E6"/>
              <w:right w:val="nil"/>
            </w:tcBorders>
            <w:shd w:val="clear" w:color="000000" w:fill="BCAA00"/>
            <w:vAlign w:val="center"/>
            <w:hideMark/>
          </w:tcPr>
          <w:p w14:paraId="126B6850" w14:textId="77777777" w:rsidR="00614066" w:rsidRPr="001D0A0A" w:rsidRDefault="00614066" w:rsidP="00713C24">
            <w:pPr>
              <w:spacing w:after="0"/>
              <w:jc w:val="center"/>
              <w:rPr>
                <w:rFonts w:ascii="Calibri" w:hAnsi="Calibri" w:cs="Calibri"/>
                <w:b/>
                <w:bCs/>
                <w:color w:val="FFFFFF"/>
                <w:szCs w:val="20"/>
                <w:lang w:val="nl-BE" w:eastAsia="nl-BE"/>
              </w:rPr>
            </w:pPr>
            <w:r w:rsidRPr="001D0A0A">
              <w:rPr>
                <w:rFonts w:ascii="Calibri" w:hAnsi="Calibri" w:cs="Calibri"/>
                <w:b/>
                <w:bCs/>
                <w:color w:val="FFFFFF"/>
                <w:szCs w:val="20"/>
                <w:lang w:val="nl-BE" w:eastAsia="nl-BE"/>
              </w:rPr>
              <w:t xml:space="preserve">Severity </w:t>
            </w:r>
            <w:r w:rsidRPr="001D0A0A">
              <w:rPr>
                <w:rFonts w:ascii="Calibri" w:hAnsi="Calibri" w:cs="Calibri"/>
                <w:i/>
                <w:iCs/>
                <w:color w:val="FFFFFF"/>
                <w:szCs w:val="20"/>
                <w:lang w:val="nl-BE" w:eastAsia="nl-BE"/>
              </w:rPr>
              <w:t>(1-5)</w:t>
            </w:r>
          </w:p>
        </w:tc>
      </w:tr>
      <w:tr w:rsidR="00614066" w:rsidRPr="001D0A0A" w14:paraId="57F6035A" w14:textId="77777777" w:rsidTr="00713C24">
        <w:trPr>
          <w:trHeight w:val="20"/>
        </w:trPr>
        <w:tc>
          <w:tcPr>
            <w:tcW w:w="608" w:type="pct"/>
            <w:tcBorders>
              <w:top w:val="nil"/>
              <w:left w:val="single" w:sz="8" w:space="0" w:color="E6E6E6"/>
              <w:bottom w:val="single" w:sz="8" w:space="0" w:color="E6E6E6"/>
              <w:right w:val="single" w:sz="8" w:space="0" w:color="E6E6E6"/>
            </w:tcBorders>
            <w:vAlign w:val="center"/>
            <w:hideMark/>
          </w:tcPr>
          <w:p w14:paraId="768CE0DB" w14:textId="77777777" w:rsidR="00614066" w:rsidRPr="001D0A0A" w:rsidRDefault="00614066" w:rsidP="00713C24">
            <w:pPr>
              <w:spacing w:after="0"/>
              <w:jc w:val="left"/>
              <w:rPr>
                <w:rFonts w:ascii="Calibri" w:hAnsi="Calibri" w:cs="Calibri"/>
                <w:i/>
                <w:iCs/>
                <w:color w:val="000000"/>
                <w:szCs w:val="20"/>
                <w:lang w:val="nl-BE" w:eastAsia="nl-BE"/>
              </w:rPr>
            </w:pPr>
            <w:r w:rsidRPr="001D0A0A">
              <w:rPr>
                <w:rFonts w:ascii="Calibri" w:hAnsi="Calibri" w:cs="Calibri"/>
                <w:i/>
                <w:iCs/>
                <w:color w:val="000000"/>
                <w:szCs w:val="20"/>
                <w:lang w:val="nl-BE" w:eastAsia="nl-BE"/>
              </w:rPr>
              <w:t>R8</w:t>
            </w:r>
          </w:p>
        </w:tc>
        <w:tc>
          <w:tcPr>
            <w:tcW w:w="2482" w:type="pct"/>
            <w:tcBorders>
              <w:top w:val="nil"/>
              <w:left w:val="nil"/>
              <w:bottom w:val="single" w:sz="8" w:space="0" w:color="E6E6E6"/>
              <w:right w:val="single" w:sz="8" w:space="0" w:color="E6E6E6"/>
            </w:tcBorders>
            <w:vAlign w:val="center"/>
            <w:hideMark/>
          </w:tcPr>
          <w:p w14:paraId="159B1EE2" w14:textId="77777777" w:rsidR="00614066" w:rsidRPr="001D0A0A" w:rsidRDefault="00614066" w:rsidP="00713C24">
            <w:pPr>
              <w:spacing w:after="0"/>
              <w:jc w:val="left"/>
              <w:rPr>
                <w:rFonts w:ascii="Calibri" w:hAnsi="Calibri" w:cs="Calibri"/>
                <w:color w:val="000000"/>
                <w:szCs w:val="20"/>
                <w:lang w:val="nl-BE" w:eastAsia="nl-BE"/>
              </w:rPr>
            </w:pPr>
            <w:r w:rsidRPr="001D0A0A">
              <w:rPr>
                <w:rFonts w:ascii="Calibri" w:hAnsi="Calibri" w:cs="Calibri"/>
                <w:color w:val="000000"/>
                <w:szCs w:val="20"/>
                <w:lang w:val="nl-BE" w:eastAsia="nl-BE"/>
              </w:rPr>
              <w:t>Critical Supplier Disruption</w:t>
            </w:r>
          </w:p>
        </w:tc>
        <w:tc>
          <w:tcPr>
            <w:tcW w:w="955" w:type="pct"/>
            <w:tcBorders>
              <w:top w:val="nil"/>
              <w:left w:val="nil"/>
              <w:bottom w:val="single" w:sz="8" w:space="0" w:color="E6E6E6"/>
              <w:right w:val="single" w:sz="8" w:space="0" w:color="E6E6E6"/>
            </w:tcBorders>
            <w:vAlign w:val="center"/>
            <w:hideMark/>
          </w:tcPr>
          <w:p w14:paraId="7AFC782C" w14:textId="77777777" w:rsidR="00614066" w:rsidRPr="001D0A0A" w:rsidRDefault="00614066" w:rsidP="00713C24">
            <w:pPr>
              <w:spacing w:after="0"/>
              <w:jc w:val="center"/>
              <w:rPr>
                <w:rFonts w:ascii="Calibri" w:hAnsi="Calibri" w:cs="Calibri"/>
                <w:i/>
                <w:iCs/>
                <w:color w:val="000000"/>
                <w:szCs w:val="20"/>
                <w:lang w:val="nl-BE" w:eastAsia="nl-BE"/>
              </w:rPr>
            </w:pPr>
            <w:r w:rsidRPr="001D0A0A">
              <w:rPr>
                <w:rFonts w:ascii="Calibri" w:hAnsi="Calibri" w:cs="Calibri"/>
                <w:i/>
                <w:iCs/>
                <w:color w:val="000000"/>
                <w:szCs w:val="20"/>
                <w:lang w:val="nl-BE" w:eastAsia="nl-BE"/>
              </w:rPr>
              <w:t>4</w:t>
            </w:r>
          </w:p>
        </w:tc>
        <w:tc>
          <w:tcPr>
            <w:tcW w:w="955" w:type="pct"/>
            <w:tcBorders>
              <w:top w:val="nil"/>
              <w:left w:val="nil"/>
              <w:bottom w:val="single" w:sz="8" w:space="0" w:color="E6E6E6"/>
              <w:right w:val="single" w:sz="8" w:space="0" w:color="E6E6E6"/>
            </w:tcBorders>
            <w:vAlign w:val="center"/>
            <w:hideMark/>
          </w:tcPr>
          <w:p w14:paraId="429B3967" w14:textId="77777777" w:rsidR="00614066" w:rsidRPr="001D0A0A" w:rsidRDefault="00614066" w:rsidP="00713C24">
            <w:pPr>
              <w:spacing w:after="0"/>
              <w:jc w:val="center"/>
              <w:rPr>
                <w:rFonts w:ascii="Calibri" w:hAnsi="Calibri" w:cs="Calibri"/>
                <w:i/>
                <w:iCs/>
                <w:color w:val="000000"/>
                <w:szCs w:val="20"/>
                <w:lang w:val="nl-BE" w:eastAsia="nl-BE"/>
              </w:rPr>
            </w:pPr>
            <w:r w:rsidRPr="001D0A0A">
              <w:rPr>
                <w:rFonts w:ascii="Calibri" w:hAnsi="Calibri" w:cs="Calibri"/>
                <w:i/>
                <w:iCs/>
                <w:color w:val="000000"/>
                <w:szCs w:val="20"/>
                <w:lang w:val="nl-BE" w:eastAsia="nl-BE"/>
              </w:rPr>
              <w:t>4</w:t>
            </w:r>
          </w:p>
        </w:tc>
      </w:tr>
      <w:tr w:rsidR="00614066" w:rsidRPr="001D0A0A" w14:paraId="40D695BF" w14:textId="77777777" w:rsidTr="00713C24">
        <w:trPr>
          <w:trHeight w:val="20"/>
        </w:trPr>
        <w:tc>
          <w:tcPr>
            <w:tcW w:w="608" w:type="pct"/>
            <w:tcBorders>
              <w:top w:val="nil"/>
              <w:left w:val="single" w:sz="8" w:space="0" w:color="E6E6E6"/>
              <w:bottom w:val="single" w:sz="8" w:space="0" w:color="E6E6E6"/>
              <w:right w:val="single" w:sz="8" w:space="0" w:color="E6E6E6"/>
            </w:tcBorders>
            <w:vAlign w:val="center"/>
            <w:hideMark/>
          </w:tcPr>
          <w:p w14:paraId="13EB72DB" w14:textId="77777777" w:rsidR="00614066" w:rsidRPr="001D0A0A" w:rsidRDefault="00614066" w:rsidP="00713C24">
            <w:pPr>
              <w:spacing w:after="0"/>
              <w:jc w:val="left"/>
              <w:rPr>
                <w:rFonts w:ascii="Calibri" w:hAnsi="Calibri" w:cs="Calibri"/>
                <w:i/>
                <w:iCs/>
                <w:color w:val="000000"/>
                <w:szCs w:val="20"/>
                <w:lang w:val="nl-BE" w:eastAsia="nl-BE"/>
              </w:rPr>
            </w:pPr>
            <w:r w:rsidRPr="001D0A0A">
              <w:rPr>
                <w:rFonts w:ascii="Calibri" w:hAnsi="Calibri" w:cs="Calibri"/>
                <w:i/>
                <w:iCs/>
                <w:color w:val="000000"/>
                <w:szCs w:val="20"/>
                <w:lang w:val="nl-BE" w:eastAsia="nl-BE"/>
              </w:rPr>
              <w:t>R9</w:t>
            </w:r>
          </w:p>
        </w:tc>
        <w:tc>
          <w:tcPr>
            <w:tcW w:w="2482" w:type="pct"/>
            <w:tcBorders>
              <w:top w:val="nil"/>
              <w:left w:val="nil"/>
              <w:bottom w:val="single" w:sz="8" w:space="0" w:color="E6E6E6"/>
              <w:right w:val="single" w:sz="8" w:space="0" w:color="E6E6E6"/>
            </w:tcBorders>
            <w:vAlign w:val="center"/>
            <w:hideMark/>
          </w:tcPr>
          <w:p w14:paraId="4AA20942" w14:textId="77777777" w:rsidR="00614066" w:rsidRPr="001D0A0A" w:rsidRDefault="00614066" w:rsidP="00713C24">
            <w:pPr>
              <w:spacing w:after="0"/>
              <w:jc w:val="left"/>
              <w:rPr>
                <w:rFonts w:ascii="Calibri" w:hAnsi="Calibri" w:cs="Calibri"/>
                <w:color w:val="000000"/>
                <w:szCs w:val="20"/>
                <w:lang w:val="nl-BE" w:eastAsia="nl-BE"/>
              </w:rPr>
            </w:pPr>
            <w:r w:rsidRPr="001D0A0A">
              <w:rPr>
                <w:rFonts w:ascii="Calibri" w:hAnsi="Calibri" w:cs="Calibri"/>
                <w:color w:val="000000"/>
                <w:szCs w:val="20"/>
                <w:lang w:val="nl-BE" w:eastAsia="nl-BE"/>
              </w:rPr>
              <w:t>Manufacturing Capacity Shortfall</w:t>
            </w:r>
          </w:p>
        </w:tc>
        <w:tc>
          <w:tcPr>
            <w:tcW w:w="955" w:type="pct"/>
            <w:tcBorders>
              <w:top w:val="nil"/>
              <w:left w:val="nil"/>
              <w:bottom w:val="single" w:sz="8" w:space="0" w:color="E6E6E6"/>
              <w:right w:val="single" w:sz="8" w:space="0" w:color="E6E6E6"/>
            </w:tcBorders>
            <w:vAlign w:val="center"/>
            <w:hideMark/>
          </w:tcPr>
          <w:p w14:paraId="454A10AD" w14:textId="77777777" w:rsidR="00614066" w:rsidRPr="001D0A0A" w:rsidRDefault="00614066" w:rsidP="00713C24">
            <w:pPr>
              <w:spacing w:after="0"/>
              <w:jc w:val="center"/>
              <w:rPr>
                <w:rFonts w:ascii="Calibri" w:hAnsi="Calibri" w:cs="Calibri"/>
                <w:i/>
                <w:iCs/>
                <w:color w:val="000000"/>
                <w:szCs w:val="20"/>
                <w:lang w:val="nl-BE" w:eastAsia="nl-BE"/>
              </w:rPr>
            </w:pPr>
            <w:r w:rsidRPr="001D0A0A">
              <w:rPr>
                <w:rFonts w:ascii="Calibri" w:hAnsi="Calibri" w:cs="Calibri"/>
                <w:i/>
                <w:iCs/>
                <w:color w:val="000000"/>
                <w:szCs w:val="20"/>
                <w:lang w:val="nl-BE" w:eastAsia="nl-BE"/>
              </w:rPr>
              <w:t>5</w:t>
            </w:r>
          </w:p>
        </w:tc>
        <w:tc>
          <w:tcPr>
            <w:tcW w:w="955" w:type="pct"/>
            <w:tcBorders>
              <w:top w:val="nil"/>
              <w:left w:val="nil"/>
              <w:bottom w:val="single" w:sz="8" w:space="0" w:color="E6E6E6"/>
              <w:right w:val="single" w:sz="8" w:space="0" w:color="E6E6E6"/>
            </w:tcBorders>
            <w:vAlign w:val="center"/>
            <w:hideMark/>
          </w:tcPr>
          <w:p w14:paraId="456EA5AC" w14:textId="77777777" w:rsidR="00614066" w:rsidRPr="001D0A0A" w:rsidRDefault="00614066" w:rsidP="00713C24">
            <w:pPr>
              <w:spacing w:after="0"/>
              <w:jc w:val="center"/>
              <w:rPr>
                <w:rFonts w:ascii="Calibri" w:hAnsi="Calibri" w:cs="Calibri"/>
                <w:i/>
                <w:iCs/>
                <w:color w:val="000000"/>
                <w:szCs w:val="20"/>
                <w:lang w:val="nl-BE" w:eastAsia="nl-BE"/>
              </w:rPr>
            </w:pPr>
            <w:r w:rsidRPr="001D0A0A">
              <w:rPr>
                <w:rFonts w:ascii="Calibri" w:hAnsi="Calibri" w:cs="Calibri"/>
                <w:i/>
                <w:iCs/>
                <w:color w:val="000000"/>
                <w:szCs w:val="20"/>
                <w:lang w:val="nl-BE" w:eastAsia="nl-BE"/>
              </w:rPr>
              <w:t>3</w:t>
            </w:r>
          </w:p>
        </w:tc>
      </w:tr>
      <w:tr w:rsidR="00614066" w:rsidRPr="001D0A0A" w14:paraId="032756A0" w14:textId="77777777" w:rsidTr="00713C24">
        <w:trPr>
          <w:trHeight w:val="20"/>
        </w:trPr>
        <w:tc>
          <w:tcPr>
            <w:tcW w:w="608" w:type="pct"/>
            <w:tcBorders>
              <w:top w:val="nil"/>
              <w:left w:val="single" w:sz="8" w:space="0" w:color="E6E6E6"/>
              <w:bottom w:val="single" w:sz="8" w:space="0" w:color="E6E6E6"/>
              <w:right w:val="single" w:sz="8" w:space="0" w:color="E6E6E6"/>
            </w:tcBorders>
            <w:vAlign w:val="center"/>
            <w:hideMark/>
          </w:tcPr>
          <w:p w14:paraId="033B8733" w14:textId="77777777" w:rsidR="00614066" w:rsidRPr="001D0A0A" w:rsidRDefault="00614066" w:rsidP="00713C24">
            <w:pPr>
              <w:spacing w:after="0"/>
              <w:jc w:val="left"/>
              <w:rPr>
                <w:rFonts w:ascii="Calibri" w:hAnsi="Calibri" w:cs="Calibri"/>
                <w:i/>
                <w:iCs/>
                <w:color w:val="000000"/>
                <w:szCs w:val="20"/>
                <w:lang w:val="nl-BE" w:eastAsia="nl-BE"/>
              </w:rPr>
            </w:pPr>
            <w:r w:rsidRPr="001D0A0A">
              <w:rPr>
                <w:rFonts w:ascii="Calibri" w:hAnsi="Calibri" w:cs="Calibri"/>
                <w:i/>
                <w:iCs/>
                <w:color w:val="000000"/>
                <w:szCs w:val="20"/>
                <w:lang w:val="nl-BE" w:eastAsia="nl-BE"/>
              </w:rPr>
              <w:t>R10</w:t>
            </w:r>
          </w:p>
        </w:tc>
        <w:tc>
          <w:tcPr>
            <w:tcW w:w="2482" w:type="pct"/>
            <w:tcBorders>
              <w:top w:val="nil"/>
              <w:left w:val="nil"/>
              <w:bottom w:val="single" w:sz="8" w:space="0" w:color="E6E6E6"/>
              <w:right w:val="single" w:sz="8" w:space="0" w:color="E6E6E6"/>
            </w:tcBorders>
            <w:vAlign w:val="center"/>
            <w:hideMark/>
          </w:tcPr>
          <w:p w14:paraId="1DBE5598" w14:textId="77777777" w:rsidR="00614066" w:rsidRPr="001D0A0A" w:rsidRDefault="00614066" w:rsidP="00713C24">
            <w:pPr>
              <w:spacing w:after="0"/>
              <w:jc w:val="left"/>
              <w:rPr>
                <w:rFonts w:ascii="Calibri" w:hAnsi="Calibri" w:cs="Calibri"/>
                <w:color w:val="000000"/>
                <w:szCs w:val="20"/>
                <w:lang w:val="fr-BE" w:eastAsia="nl-BE"/>
              </w:rPr>
            </w:pPr>
            <w:r w:rsidRPr="001D0A0A">
              <w:rPr>
                <w:rFonts w:ascii="Calibri" w:hAnsi="Calibri" w:cs="Calibri"/>
                <w:color w:val="000000"/>
                <w:szCs w:val="20"/>
                <w:lang w:val="fr-BE" w:eastAsia="nl-BE"/>
              </w:rPr>
              <w:t>Non-EU Component Dependency Shock</w:t>
            </w:r>
          </w:p>
        </w:tc>
        <w:tc>
          <w:tcPr>
            <w:tcW w:w="955" w:type="pct"/>
            <w:tcBorders>
              <w:top w:val="nil"/>
              <w:left w:val="nil"/>
              <w:bottom w:val="single" w:sz="8" w:space="0" w:color="E6E6E6"/>
              <w:right w:val="single" w:sz="8" w:space="0" w:color="E6E6E6"/>
            </w:tcBorders>
            <w:vAlign w:val="center"/>
            <w:hideMark/>
          </w:tcPr>
          <w:p w14:paraId="29E66630" w14:textId="77777777" w:rsidR="00614066" w:rsidRPr="001D0A0A" w:rsidRDefault="00614066" w:rsidP="00713C24">
            <w:pPr>
              <w:spacing w:after="0"/>
              <w:jc w:val="center"/>
              <w:rPr>
                <w:rFonts w:ascii="Calibri" w:hAnsi="Calibri" w:cs="Calibri"/>
                <w:i/>
                <w:iCs/>
                <w:color w:val="000000"/>
                <w:szCs w:val="20"/>
                <w:lang w:val="nl-BE" w:eastAsia="nl-BE"/>
              </w:rPr>
            </w:pPr>
            <w:r w:rsidRPr="001D0A0A">
              <w:rPr>
                <w:rFonts w:ascii="Calibri" w:hAnsi="Calibri" w:cs="Calibri"/>
                <w:i/>
                <w:iCs/>
                <w:color w:val="000000"/>
                <w:szCs w:val="20"/>
                <w:lang w:val="nl-BE" w:eastAsia="nl-BE"/>
              </w:rPr>
              <w:t>5</w:t>
            </w:r>
          </w:p>
        </w:tc>
        <w:tc>
          <w:tcPr>
            <w:tcW w:w="955" w:type="pct"/>
            <w:tcBorders>
              <w:top w:val="nil"/>
              <w:left w:val="nil"/>
              <w:bottom w:val="single" w:sz="8" w:space="0" w:color="E6E6E6"/>
              <w:right w:val="single" w:sz="8" w:space="0" w:color="E6E6E6"/>
            </w:tcBorders>
            <w:vAlign w:val="center"/>
            <w:hideMark/>
          </w:tcPr>
          <w:p w14:paraId="06EB123D" w14:textId="77777777" w:rsidR="00614066" w:rsidRPr="001D0A0A" w:rsidRDefault="00614066" w:rsidP="00713C24">
            <w:pPr>
              <w:spacing w:after="0"/>
              <w:jc w:val="center"/>
              <w:rPr>
                <w:rFonts w:ascii="Calibri" w:hAnsi="Calibri" w:cs="Calibri"/>
                <w:i/>
                <w:iCs/>
                <w:color w:val="000000"/>
                <w:szCs w:val="20"/>
                <w:lang w:val="nl-BE" w:eastAsia="nl-BE"/>
              </w:rPr>
            </w:pPr>
            <w:r w:rsidRPr="001D0A0A">
              <w:rPr>
                <w:rFonts w:ascii="Calibri" w:hAnsi="Calibri" w:cs="Calibri"/>
                <w:i/>
                <w:iCs/>
                <w:color w:val="000000"/>
                <w:szCs w:val="20"/>
                <w:lang w:val="nl-BE" w:eastAsia="nl-BE"/>
              </w:rPr>
              <w:t>3</w:t>
            </w:r>
          </w:p>
        </w:tc>
      </w:tr>
      <w:tr w:rsidR="00614066" w:rsidRPr="001D0A0A" w14:paraId="20079E19" w14:textId="77777777" w:rsidTr="00713C24">
        <w:trPr>
          <w:trHeight w:val="20"/>
        </w:trPr>
        <w:tc>
          <w:tcPr>
            <w:tcW w:w="608" w:type="pct"/>
            <w:tcBorders>
              <w:top w:val="nil"/>
              <w:left w:val="single" w:sz="8" w:space="0" w:color="E6E6E6"/>
              <w:bottom w:val="single" w:sz="8" w:space="0" w:color="E6E6E6"/>
              <w:right w:val="single" w:sz="8" w:space="0" w:color="E6E6E6"/>
            </w:tcBorders>
            <w:vAlign w:val="center"/>
            <w:hideMark/>
          </w:tcPr>
          <w:p w14:paraId="1732EEE7" w14:textId="77777777" w:rsidR="00614066" w:rsidRPr="001D0A0A" w:rsidRDefault="00614066" w:rsidP="00713C24">
            <w:pPr>
              <w:spacing w:after="0"/>
              <w:jc w:val="left"/>
              <w:rPr>
                <w:rFonts w:ascii="Calibri" w:hAnsi="Calibri" w:cs="Calibri"/>
                <w:i/>
                <w:iCs/>
                <w:color w:val="000000"/>
                <w:szCs w:val="20"/>
                <w:lang w:val="nl-BE" w:eastAsia="nl-BE"/>
              </w:rPr>
            </w:pPr>
            <w:r w:rsidRPr="001D0A0A">
              <w:rPr>
                <w:rFonts w:ascii="Calibri" w:hAnsi="Calibri" w:cs="Calibri"/>
                <w:i/>
                <w:iCs/>
                <w:color w:val="000000"/>
                <w:szCs w:val="20"/>
                <w:lang w:val="nl-BE" w:eastAsia="nl-BE"/>
              </w:rPr>
              <w:t>R11</w:t>
            </w:r>
          </w:p>
        </w:tc>
        <w:tc>
          <w:tcPr>
            <w:tcW w:w="2482" w:type="pct"/>
            <w:tcBorders>
              <w:top w:val="nil"/>
              <w:left w:val="nil"/>
              <w:bottom w:val="single" w:sz="8" w:space="0" w:color="E6E6E6"/>
              <w:right w:val="single" w:sz="8" w:space="0" w:color="E6E6E6"/>
            </w:tcBorders>
            <w:vAlign w:val="center"/>
            <w:hideMark/>
          </w:tcPr>
          <w:p w14:paraId="1803BEEF" w14:textId="77777777" w:rsidR="00614066" w:rsidRPr="001D0A0A" w:rsidRDefault="00614066" w:rsidP="00713C24">
            <w:pPr>
              <w:spacing w:after="0"/>
              <w:jc w:val="left"/>
              <w:rPr>
                <w:rFonts w:ascii="Calibri" w:hAnsi="Calibri" w:cs="Calibri"/>
                <w:color w:val="000000"/>
                <w:szCs w:val="20"/>
                <w:lang w:val="nl-BE" w:eastAsia="nl-BE"/>
              </w:rPr>
            </w:pPr>
            <w:r w:rsidRPr="001D0A0A">
              <w:rPr>
                <w:rFonts w:ascii="Calibri" w:hAnsi="Calibri" w:cs="Calibri"/>
                <w:color w:val="000000"/>
                <w:szCs w:val="20"/>
                <w:lang w:val="nl-BE" w:eastAsia="nl-BE"/>
              </w:rPr>
              <w:t>Industrial Scale-Up Failure</w:t>
            </w:r>
          </w:p>
        </w:tc>
        <w:tc>
          <w:tcPr>
            <w:tcW w:w="955" w:type="pct"/>
            <w:tcBorders>
              <w:top w:val="nil"/>
              <w:left w:val="nil"/>
              <w:bottom w:val="single" w:sz="8" w:space="0" w:color="E6E6E6"/>
              <w:right w:val="single" w:sz="8" w:space="0" w:color="E6E6E6"/>
            </w:tcBorders>
            <w:vAlign w:val="center"/>
            <w:hideMark/>
          </w:tcPr>
          <w:p w14:paraId="62C084FA" w14:textId="77777777" w:rsidR="00614066" w:rsidRPr="001D0A0A" w:rsidRDefault="00614066" w:rsidP="00713C24">
            <w:pPr>
              <w:spacing w:after="0"/>
              <w:jc w:val="center"/>
              <w:rPr>
                <w:rFonts w:ascii="Calibri" w:hAnsi="Calibri" w:cs="Calibri"/>
                <w:i/>
                <w:iCs/>
                <w:color w:val="000000"/>
                <w:szCs w:val="20"/>
                <w:lang w:val="nl-BE" w:eastAsia="nl-BE"/>
              </w:rPr>
            </w:pPr>
            <w:r w:rsidRPr="001D0A0A">
              <w:rPr>
                <w:rFonts w:ascii="Calibri" w:hAnsi="Calibri" w:cs="Calibri"/>
                <w:i/>
                <w:iCs/>
                <w:color w:val="000000"/>
                <w:szCs w:val="20"/>
                <w:lang w:val="nl-BE" w:eastAsia="nl-BE"/>
              </w:rPr>
              <w:t>5</w:t>
            </w:r>
          </w:p>
        </w:tc>
        <w:tc>
          <w:tcPr>
            <w:tcW w:w="955" w:type="pct"/>
            <w:tcBorders>
              <w:top w:val="nil"/>
              <w:left w:val="nil"/>
              <w:bottom w:val="single" w:sz="8" w:space="0" w:color="E6E6E6"/>
              <w:right w:val="single" w:sz="8" w:space="0" w:color="E6E6E6"/>
            </w:tcBorders>
            <w:vAlign w:val="center"/>
            <w:hideMark/>
          </w:tcPr>
          <w:p w14:paraId="0EBA66D4" w14:textId="77777777" w:rsidR="00614066" w:rsidRPr="001D0A0A" w:rsidRDefault="00614066" w:rsidP="00713C24">
            <w:pPr>
              <w:spacing w:after="0"/>
              <w:jc w:val="center"/>
              <w:rPr>
                <w:rFonts w:ascii="Calibri" w:hAnsi="Calibri" w:cs="Calibri"/>
                <w:i/>
                <w:iCs/>
                <w:color w:val="000000"/>
                <w:szCs w:val="20"/>
                <w:lang w:val="nl-BE" w:eastAsia="nl-BE"/>
              </w:rPr>
            </w:pPr>
            <w:r w:rsidRPr="001D0A0A">
              <w:rPr>
                <w:rFonts w:ascii="Calibri" w:hAnsi="Calibri" w:cs="Calibri"/>
                <w:i/>
                <w:iCs/>
                <w:color w:val="000000"/>
                <w:szCs w:val="20"/>
                <w:lang w:val="nl-BE" w:eastAsia="nl-BE"/>
              </w:rPr>
              <w:t>3</w:t>
            </w:r>
          </w:p>
        </w:tc>
      </w:tr>
      <w:tr w:rsidR="00614066" w:rsidRPr="001D0A0A" w14:paraId="08905330" w14:textId="77777777" w:rsidTr="00713C24">
        <w:trPr>
          <w:trHeight w:val="20"/>
        </w:trPr>
        <w:tc>
          <w:tcPr>
            <w:tcW w:w="608" w:type="pct"/>
            <w:tcBorders>
              <w:top w:val="nil"/>
              <w:left w:val="single" w:sz="8" w:space="0" w:color="E6E6E6"/>
              <w:bottom w:val="single" w:sz="8" w:space="0" w:color="E6E6E6"/>
              <w:right w:val="single" w:sz="8" w:space="0" w:color="E6E6E6"/>
            </w:tcBorders>
            <w:shd w:val="clear" w:color="000000" w:fill="782170"/>
            <w:vAlign w:val="center"/>
            <w:hideMark/>
          </w:tcPr>
          <w:p w14:paraId="5F48D8B5" w14:textId="14310E27" w:rsidR="00614066" w:rsidRPr="001D0A0A" w:rsidRDefault="00614066" w:rsidP="00713C24">
            <w:pPr>
              <w:spacing w:after="0"/>
              <w:jc w:val="center"/>
              <w:rPr>
                <w:rFonts w:ascii="Calibri" w:hAnsi="Calibri" w:cs="Calibri"/>
                <w:b/>
                <w:bCs/>
                <w:color w:val="FFFFFF"/>
                <w:szCs w:val="20"/>
                <w:lang w:val="nl-BE" w:eastAsia="nl-BE"/>
              </w:rPr>
            </w:pPr>
            <w:r>
              <w:rPr>
                <w:rFonts w:ascii="Calibri" w:hAnsi="Calibri" w:cs="Calibri"/>
                <w:b/>
                <w:bCs/>
                <w:color w:val="FFFFFF"/>
                <w:szCs w:val="20"/>
                <w:lang w:val="nl-BE" w:eastAsia="nl-BE"/>
              </w:rPr>
              <w:t>B4</w:t>
            </w:r>
          </w:p>
        </w:tc>
        <w:tc>
          <w:tcPr>
            <w:tcW w:w="2482" w:type="pct"/>
            <w:tcBorders>
              <w:top w:val="nil"/>
              <w:left w:val="nil"/>
              <w:bottom w:val="single" w:sz="8" w:space="0" w:color="E6E6E6"/>
              <w:right w:val="nil"/>
            </w:tcBorders>
            <w:shd w:val="clear" w:color="000000" w:fill="F2CEEF"/>
            <w:vAlign w:val="center"/>
            <w:hideMark/>
          </w:tcPr>
          <w:p w14:paraId="08AE775E" w14:textId="77777777" w:rsidR="00614066" w:rsidRPr="001D0A0A" w:rsidRDefault="00614066" w:rsidP="00713C24">
            <w:pPr>
              <w:spacing w:after="0"/>
              <w:jc w:val="left"/>
              <w:rPr>
                <w:rFonts w:ascii="Calibri" w:hAnsi="Calibri" w:cs="Calibri"/>
                <w:i/>
                <w:iCs/>
                <w:color w:val="000000"/>
                <w:szCs w:val="20"/>
                <w:lang w:val="nl-BE" w:eastAsia="nl-BE"/>
              </w:rPr>
            </w:pPr>
            <w:r w:rsidRPr="001D0A0A">
              <w:rPr>
                <w:rFonts w:ascii="Calibri" w:hAnsi="Calibri" w:cs="Calibri"/>
                <w:b/>
                <w:bCs/>
                <w:i/>
                <w:iCs/>
                <w:color w:val="000000"/>
                <w:szCs w:val="20"/>
                <w:lang w:val="nl-BE" w:eastAsia="nl-BE"/>
              </w:rPr>
              <w:t xml:space="preserve">Transportation &amp; Logistics Risks </w:t>
            </w:r>
            <w:r w:rsidRPr="001D0A0A">
              <w:rPr>
                <w:rFonts w:ascii="Calibri" w:hAnsi="Calibri" w:cs="Calibri"/>
                <w:i/>
                <w:iCs/>
                <w:color w:val="000000"/>
                <w:szCs w:val="20"/>
                <w:lang w:val="nl-BE" w:eastAsia="nl-BE"/>
              </w:rPr>
              <w:t>(3 Risks)</w:t>
            </w:r>
          </w:p>
        </w:tc>
        <w:tc>
          <w:tcPr>
            <w:tcW w:w="955" w:type="pct"/>
            <w:tcBorders>
              <w:top w:val="nil"/>
              <w:left w:val="nil"/>
              <w:bottom w:val="single" w:sz="8" w:space="0" w:color="E6E6E6"/>
              <w:right w:val="nil"/>
            </w:tcBorders>
            <w:shd w:val="clear" w:color="000000" w:fill="BCAA00"/>
            <w:vAlign w:val="center"/>
            <w:hideMark/>
          </w:tcPr>
          <w:p w14:paraId="2825FBEF" w14:textId="77777777" w:rsidR="00614066" w:rsidRPr="001D0A0A" w:rsidRDefault="00614066" w:rsidP="00713C24">
            <w:pPr>
              <w:spacing w:after="0"/>
              <w:jc w:val="center"/>
              <w:rPr>
                <w:rFonts w:ascii="Calibri" w:hAnsi="Calibri" w:cs="Calibri"/>
                <w:b/>
                <w:bCs/>
                <w:color w:val="FFFFFF"/>
                <w:szCs w:val="20"/>
                <w:lang w:val="nl-BE" w:eastAsia="nl-BE"/>
              </w:rPr>
            </w:pPr>
            <w:r w:rsidRPr="001D0A0A">
              <w:rPr>
                <w:rFonts w:ascii="Calibri" w:hAnsi="Calibri" w:cs="Calibri"/>
                <w:b/>
                <w:bCs/>
                <w:color w:val="FFFFFF"/>
                <w:szCs w:val="20"/>
                <w:lang w:val="nl-BE" w:eastAsia="nl-BE"/>
              </w:rPr>
              <w:t xml:space="preserve">Likelihood </w:t>
            </w:r>
            <w:r w:rsidRPr="001D0A0A">
              <w:rPr>
                <w:rFonts w:ascii="Calibri" w:hAnsi="Calibri" w:cs="Calibri"/>
                <w:i/>
                <w:iCs/>
                <w:color w:val="FFFFFF"/>
                <w:szCs w:val="20"/>
                <w:lang w:val="nl-BE" w:eastAsia="nl-BE"/>
              </w:rPr>
              <w:t>(1-5)</w:t>
            </w:r>
          </w:p>
        </w:tc>
        <w:tc>
          <w:tcPr>
            <w:tcW w:w="955" w:type="pct"/>
            <w:tcBorders>
              <w:top w:val="nil"/>
              <w:left w:val="nil"/>
              <w:bottom w:val="single" w:sz="8" w:space="0" w:color="E6E6E6"/>
              <w:right w:val="nil"/>
            </w:tcBorders>
            <w:shd w:val="clear" w:color="000000" w:fill="BCAA00"/>
            <w:vAlign w:val="center"/>
            <w:hideMark/>
          </w:tcPr>
          <w:p w14:paraId="543ECECC" w14:textId="77777777" w:rsidR="00614066" w:rsidRPr="001D0A0A" w:rsidRDefault="00614066" w:rsidP="00713C24">
            <w:pPr>
              <w:spacing w:after="0"/>
              <w:jc w:val="center"/>
              <w:rPr>
                <w:rFonts w:ascii="Calibri" w:hAnsi="Calibri" w:cs="Calibri"/>
                <w:b/>
                <w:bCs/>
                <w:color w:val="FFFFFF"/>
                <w:szCs w:val="20"/>
                <w:lang w:val="nl-BE" w:eastAsia="nl-BE"/>
              </w:rPr>
            </w:pPr>
            <w:r w:rsidRPr="001D0A0A">
              <w:rPr>
                <w:rFonts w:ascii="Calibri" w:hAnsi="Calibri" w:cs="Calibri"/>
                <w:b/>
                <w:bCs/>
                <w:color w:val="FFFFFF"/>
                <w:szCs w:val="20"/>
                <w:lang w:val="nl-BE" w:eastAsia="nl-BE"/>
              </w:rPr>
              <w:t xml:space="preserve">Severity </w:t>
            </w:r>
            <w:r w:rsidRPr="001D0A0A">
              <w:rPr>
                <w:rFonts w:ascii="Calibri" w:hAnsi="Calibri" w:cs="Calibri"/>
                <w:i/>
                <w:iCs/>
                <w:color w:val="FFFFFF"/>
                <w:szCs w:val="20"/>
                <w:lang w:val="nl-BE" w:eastAsia="nl-BE"/>
              </w:rPr>
              <w:t>(1-5)</w:t>
            </w:r>
          </w:p>
        </w:tc>
      </w:tr>
      <w:tr w:rsidR="00614066" w:rsidRPr="001D0A0A" w14:paraId="4D619373" w14:textId="77777777" w:rsidTr="00713C24">
        <w:trPr>
          <w:trHeight w:val="20"/>
        </w:trPr>
        <w:tc>
          <w:tcPr>
            <w:tcW w:w="608" w:type="pct"/>
            <w:tcBorders>
              <w:top w:val="nil"/>
              <w:left w:val="single" w:sz="8" w:space="0" w:color="E6E6E6"/>
              <w:bottom w:val="single" w:sz="8" w:space="0" w:color="E6E6E6"/>
              <w:right w:val="single" w:sz="8" w:space="0" w:color="E6E6E6"/>
            </w:tcBorders>
            <w:vAlign w:val="center"/>
            <w:hideMark/>
          </w:tcPr>
          <w:p w14:paraId="23D3FB35" w14:textId="77777777" w:rsidR="00614066" w:rsidRPr="001D0A0A" w:rsidRDefault="00614066" w:rsidP="00713C24">
            <w:pPr>
              <w:spacing w:after="0"/>
              <w:jc w:val="left"/>
              <w:rPr>
                <w:rFonts w:ascii="Calibri" w:hAnsi="Calibri" w:cs="Calibri"/>
                <w:i/>
                <w:iCs/>
                <w:color w:val="000000"/>
                <w:szCs w:val="20"/>
                <w:lang w:val="nl-BE" w:eastAsia="nl-BE"/>
              </w:rPr>
            </w:pPr>
            <w:r w:rsidRPr="001D0A0A">
              <w:rPr>
                <w:rFonts w:ascii="Calibri" w:hAnsi="Calibri" w:cs="Calibri"/>
                <w:i/>
                <w:iCs/>
                <w:color w:val="000000"/>
                <w:szCs w:val="20"/>
                <w:lang w:val="nl-BE" w:eastAsia="nl-BE"/>
              </w:rPr>
              <w:t>R12</w:t>
            </w:r>
          </w:p>
        </w:tc>
        <w:tc>
          <w:tcPr>
            <w:tcW w:w="2482" w:type="pct"/>
            <w:tcBorders>
              <w:top w:val="nil"/>
              <w:left w:val="nil"/>
              <w:bottom w:val="single" w:sz="8" w:space="0" w:color="E6E6E6"/>
              <w:right w:val="single" w:sz="8" w:space="0" w:color="E6E6E6"/>
            </w:tcBorders>
            <w:vAlign w:val="center"/>
            <w:hideMark/>
          </w:tcPr>
          <w:p w14:paraId="1658DE86" w14:textId="77777777" w:rsidR="00614066" w:rsidRPr="001D0A0A" w:rsidRDefault="00614066" w:rsidP="00713C24">
            <w:pPr>
              <w:spacing w:after="0"/>
              <w:jc w:val="left"/>
              <w:rPr>
                <w:rFonts w:ascii="Calibri" w:hAnsi="Calibri" w:cs="Calibri"/>
                <w:color w:val="000000"/>
                <w:szCs w:val="20"/>
                <w:lang w:val="nl-BE" w:eastAsia="nl-BE"/>
              </w:rPr>
            </w:pPr>
            <w:r w:rsidRPr="001D0A0A">
              <w:rPr>
                <w:rFonts w:ascii="Calibri" w:hAnsi="Calibri" w:cs="Calibri"/>
                <w:color w:val="000000"/>
                <w:szCs w:val="20"/>
                <w:lang w:val="nl-BE" w:eastAsia="nl-BE"/>
              </w:rPr>
              <w:t>Strategic Maritime Logistics Disruption</w:t>
            </w:r>
          </w:p>
        </w:tc>
        <w:tc>
          <w:tcPr>
            <w:tcW w:w="955" w:type="pct"/>
            <w:tcBorders>
              <w:top w:val="nil"/>
              <w:left w:val="nil"/>
              <w:bottom w:val="single" w:sz="8" w:space="0" w:color="E6E6E6"/>
              <w:right w:val="single" w:sz="8" w:space="0" w:color="E6E6E6"/>
            </w:tcBorders>
            <w:vAlign w:val="center"/>
            <w:hideMark/>
          </w:tcPr>
          <w:p w14:paraId="6A5D6BFB" w14:textId="77777777" w:rsidR="00614066" w:rsidRPr="001D0A0A" w:rsidRDefault="00614066" w:rsidP="00713C24">
            <w:pPr>
              <w:spacing w:after="0"/>
              <w:jc w:val="center"/>
              <w:rPr>
                <w:rFonts w:ascii="Calibri" w:hAnsi="Calibri" w:cs="Calibri"/>
                <w:i/>
                <w:iCs/>
                <w:color w:val="000000"/>
                <w:szCs w:val="20"/>
                <w:lang w:val="nl-BE" w:eastAsia="nl-BE"/>
              </w:rPr>
            </w:pPr>
            <w:r w:rsidRPr="001D0A0A">
              <w:rPr>
                <w:rFonts w:ascii="Calibri" w:hAnsi="Calibri" w:cs="Calibri"/>
                <w:i/>
                <w:iCs/>
                <w:color w:val="000000"/>
                <w:szCs w:val="20"/>
                <w:lang w:val="nl-BE" w:eastAsia="nl-BE"/>
              </w:rPr>
              <w:t>4</w:t>
            </w:r>
          </w:p>
        </w:tc>
        <w:tc>
          <w:tcPr>
            <w:tcW w:w="955" w:type="pct"/>
            <w:tcBorders>
              <w:top w:val="nil"/>
              <w:left w:val="nil"/>
              <w:bottom w:val="single" w:sz="8" w:space="0" w:color="E6E6E6"/>
              <w:right w:val="single" w:sz="8" w:space="0" w:color="E6E6E6"/>
            </w:tcBorders>
            <w:vAlign w:val="center"/>
            <w:hideMark/>
          </w:tcPr>
          <w:p w14:paraId="1D0469F5" w14:textId="77777777" w:rsidR="00614066" w:rsidRPr="001D0A0A" w:rsidRDefault="00614066" w:rsidP="00713C24">
            <w:pPr>
              <w:spacing w:after="0"/>
              <w:jc w:val="center"/>
              <w:rPr>
                <w:rFonts w:ascii="Calibri" w:hAnsi="Calibri" w:cs="Calibri"/>
                <w:i/>
                <w:iCs/>
                <w:color w:val="000000"/>
                <w:szCs w:val="20"/>
                <w:lang w:val="nl-BE" w:eastAsia="nl-BE"/>
              </w:rPr>
            </w:pPr>
            <w:r w:rsidRPr="001D0A0A">
              <w:rPr>
                <w:rFonts w:ascii="Calibri" w:hAnsi="Calibri" w:cs="Calibri"/>
                <w:i/>
                <w:iCs/>
                <w:color w:val="000000"/>
                <w:szCs w:val="20"/>
                <w:lang w:val="nl-BE" w:eastAsia="nl-BE"/>
              </w:rPr>
              <w:t>4</w:t>
            </w:r>
          </w:p>
        </w:tc>
      </w:tr>
      <w:tr w:rsidR="00614066" w:rsidRPr="001D0A0A" w14:paraId="63D1F7EA" w14:textId="77777777" w:rsidTr="00713C24">
        <w:trPr>
          <w:trHeight w:val="20"/>
        </w:trPr>
        <w:tc>
          <w:tcPr>
            <w:tcW w:w="608" w:type="pct"/>
            <w:tcBorders>
              <w:top w:val="nil"/>
              <w:left w:val="single" w:sz="8" w:space="0" w:color="E6E6E6"/>
              <w:bottom w:val="single" w:sz="8" w:space="0" w:color="E6E6E6"/>
              <w:right w:val="single" w:sz="8" w:space="0" w:color="E6E6E6"/>
            </w:tcBorders>
            <w:vAlign w:val="center"/>
            <w:hideMark/>
          </w:tcPr>
          <w:p w14:paraId="33628C81" w14:textId="77777777" w:rsidR="00614066" w:rsidRPr="001D0A0A" w:rsidRDefault="00614066" w:rsidP="00713C24">
            <w:pPr>
              <w:spacing w:after="0"/>
              <w:jc w:val="left"/>
              <w:rPr>
                <w:rFonts w:ascii="Calibri" w:hAnsi="Calibri" w:cs="Calibri"/>
                <w:i/>
                <w:iCs/>
                <w:color w:val="000000"/>
                <w:szCs w:val="20"/>
                <w:lang w:val="nl-BE" w:eastAsia="nl-BE"/>
              </w:rPr>
            </w:pPr>
            <w:r w:rsidRPr="001D0A0A">
              <w:rPr>
                <w:rFonts w:ascii="Calibri" w:hAnsi="Calibri" w:cs="Calibri"/>
                <w:i/>
                <w:iCs/>
                <w:color w:val="000000"/>
                <w:szCs w:val="20"/>
                <w:lang w:val="nl-BE" w:eastAsia="nl-BE"/>
              </w:rPr>
              <w:t>R13</w:t>
            </w:r>
          </w:p>
        </w:tc>
        <w:tc>
          <w:tcPr>
            <w:tcW w:w="2482" w:type="pct"/>
            <w:tcBorders>
              <w:top w:val="nil"/>
              <w:left w:val="nil"/>
              <w:bottom w:val="single" w:sz="8" w:space="0" w:color="E6E6E6"/>
              <w:right w:val="single" w:sz="8" w:space="0" w:color="E6E6E6"/>
            </w:tcBorders>
            <w:vAlign w:val="center"/>
            <w:hideMark/>
          </w:tcPr>
          <w:p w14:paraId="66B4EFA7" w14:textId="77777777" w:rsidR="00614066" w:rsidRPr="001D0A0A" w:rsidRDefault="00614066" w:rsidP="00713C24">
            <w:pPr>
              <w:spacing w:after="0"/>
              <w:jc w:val="left"/>
              <w:rPr>
                <w:rFonts w:ascii="Calibri" w:hAnsi="Calibri" w:cs="Calibri"/>
                <w:color w:val="000000"/>
                <w:szCs w:val="20"/>
                <w:lang w:val="nl-BE" w:eastAsia="nl-BE"/>
              </w:rPr>
            </w:pPr>
            <w:r w:rsidRPr="001D0A0A">
              <w:rPr>
                <w:rFonts w:ascii="Calibri" w:hAnsi="Calibri" w:cs="Calibri"/>
                <w:color w:val="000000"/>
                <w:szCs w:val="20"/>
                <w:lang w:val="nl-BE" w:eastAsia="nl-BE"/>
              </w:rPr>
              <w:t>Port Infrastructure Failure</w:t>
            </w:r>
          </w:p>
        </w:tc>
        <w:tc>
          <w:tcPr>
            <w:tcW w:w="955" w:type="pct"/>
            <w:tcBorders>
              <w:top w:val="nil"/>
              <w:left w:val="nil"/>
              <w:bottom w:val="single" w:sz="8" w:space="0" w:color="E6E6E6"/>
              <w:right w:val="single" w:sz="8" w:space="0" w:color="E6E6E6"/>
            </w:tcBorders>
            <w:vAlign w:val="center"/>
            <w:hideMark/>
          </w:tcPr>
          <w:p w14:paraId="465ABBC0" w14:textId="77777777" w:rsidR="00614066" w:rsidRPr="001D0A0A" w:rsidRDefault="00614066" w:rsidP="00713C24">
            <w:pPr>
              <w:spacing w:after="0"/>
              <w:jc w:val="center"/>
              <w:rPr>
                <w:rFonts w:ascii="Calibri" w:hAnsi="Calibri" w:cs="Calibri"/>
                <w:i/>
                <w:iCs/>
                <w:color w:val="000000"/>
                <w:szCs w:val="20"/>
                <w:lang w:val="nl-BE" w:eastAsia="nl-BE"/>
              </w:rPr>
            </w:pPr>
            <w:r w:rsidRPr="001D0A0A">
              <w:rPr>
                <w:rFonts w:ascii="Calibri" w:hAnsi="Calibri" w:cs="Calibri"/>
                <w:i/>
                <w:iCs/>
                <w:color w:val="000000"/>
                <w:szCs w:val="20"/>
                <w:lang w:val="nl-BE" w:eastAsia="nl-BE"/>
              </w:rPr>
              <w:t>3</w:t>
            </w:r>
          </w:p>
        </w:tc>
        <w:tc>
          <w:tcPr>
            <w:tcW w:w="955" w:type="pct"/>
            <w:tcBorders>
              <w:top w:val="nil"/>
              <w:left w:val="nil"/>
              <w:bottom w:val="single" w:sz="8" w:space="0" w:color="E6E6E6"/>
              <w:right w:val="single" w:sz="8" w:space="0" w:color="E6E6E6"/>
            </w:tcBorders>
            <w:vAlign w:val="center"/>
            <w:hideMark/>
          </w:tcPr>
          <w:p w14:paraId="21E185AD" w14:textId="77777777" w:rsidR="00614066" w:rsidRPr="001D0A0A" w:rsidRDefault="00614066" w:rsidP="00713C24">
            <w:pPr>
              <w:spacing w:after="0"/>
              <w:jc w:val="center"/>
              <w:rPr>
                <w:rFonts w:ascii="Calibri" w:hAnsi="Calibri" w:cs="Calibri"/>
                <w:i/>
                <w:iCs/>
                <w:color w:val="000000"/>
                <w:szCs w:val="20"/>
                <w:lang w:val="nl-BE" w:eastAsia="nl-BE"/>
              </w:rPr>
            </w:pPr>
            <w:r w:rsidRPr="001D0A0A">
              <w:rPr>
                <w:rFonts w:ascii="Calibri" w:hAnsi="Calibri" w:cs="Calibri"/>
                <w:i/>
                <w:iCs/>
                <w:color w:val="000000"/>
                <w:szCs w:val="20"/>
                <w:lang w:val="nl-BE" w:eastAsia="nl-BE"/>
              </w:rPr>
              <w:t>3</w:t>
            </w:r>
          </w:p>
        </w:tc>
      </w:tr>
      <w:tr w:rsidR="00614066" w:rsidRPr="001D0A0A" w14:paraId="7082529C" w14:textId="77777777" w:rsidTr="00713C24">
        <w:trPr>
          <w:trHeight w:val="20"/>
        </w:trPr>
        <w:tc>
          <w:tcPr>
            <w:tcW w:w="608" w:type="pct"/>
            <w:tcBorders>
              <w:top w:val="nil"/>
              <w:left w:val="single" w:sz="8" w:space="0" w:color="E6E6E6"/>
              <w:bottom w:val="single" w:sz="8" w:space="0" w:color="E6E6E6"/>
              <w:right w:val="single" w:sz="8" w:space="0" w:color="E6E6E6"/>
            </w:tcBorders>
            <w:vAlign w:val="center"/>
            <w:hideMark/>
          </w:tcPr>
          <w:p w14:paraId="0920C372" w14:textId="77777777" w:rsidR="00614066" w:rsidRPr="001D0A0A" w:rsidRDefault="00614066" w:rsidP="00713C24">
            <w:pPr>
              <w:spacing w:after="0"/>
              <w:jc w:val="left"/>
              <w:rPr>
                <w:rFonts w:ascii="Calibri" w:hAnsi="Calibri" w:cs="Calibri"/>
                <w:i/>
                <w:iCs/>
                <w:color w:val="000000"/>
                <w:szCs w:val="20"/>
                <w:lang w:val="nl-BE" w:eastAsia="nl-BE"/>
              </w:rPr>
            </w:pPr>
            <w:r w:rsidRPr="001D0A0A">
              <w:rPr>
                <w:rFonts w:ascii="Calibri" w:hAnsi="Calibri" w:cs="Calibri"/>
                <w:i/>
                <w:iCs/>
                <w:color w:val="000000"/>
                <w:szCs w:val="20"/>
                <w:lang w:val="nl-BE" w:eastAsia="nl-BE"/>
              </w:rPr>
              <w:t>R14</w:t>
            </w:r>
          </w:p>
        </w:tc>
        <w:tc>
          <w:tcPr>
            <w:tcW w:w="2482" w:type="pct"/>
            <w:tcBorders>
              <w:top w:val="nil"/>
              <w:left w:val="nil"/>
              <w:bottom w:val="single" w:sz="8" w:space="0" w:color="E6E6E6"/>
              <w:right w:val="single" w:sz="8" w:space="0" w:color="E6E6E6"/>
            </w:tcBorders>
            <w:vAlign w:val="center"/>
            <w:hideMark/>
          </w:tcPr>
          <w:p w14:paraId="48F6B46C" w14:textId="77777777" w:rsidR="00614066" w:rsidRPr="001D0A0A" w:rsidRDefault="00614066" w:rsidP="00713C24">
            <w:pPr>
              <w:spacing w:after="0"/>
              <w:jc w:val="left"/>
              <w:rPr>
                <w:rFonts w:ascii="Calibri" w:hAnsi="Calibri" w:cs="Calibri"/>
                <w:color w:val="000000"/>
                <w:szCs w:val="20"/>
                <w:lang w:val="nl-BE" w:eastAsia="nl-BE"/>
              </w:rPr>
            </w:pPr>
            <w:r w:rsidRPr="001D0A0A">
              <w:rPr>
                <w:rFonts w:ascii="Calibri" w:hAnsi="Calibri" w:cs="Calibri"/>
                <w:color w:val="000000"/>
                <w:szCs w:val="20"/>
                <w:lang w:val="nl-BE" w:eastAsia="nl-BE"/>
              </w:rPr>
              <w:t>Critical Hardware Transportation Delay</w:t>
            </w:r>
          </w:p>
        </w:tc>
        <w:tc>
          <w:tcPr>
            <w:tcW w:w="955" w:type="pct"/>
            <w:tcBorders>
              <w:top w:val="nil"/>
              <w:left w:val="nil"/>
              <w:bottom w:val="single" w:sz="8" w:space="0" w:color="E6E6E6"/>
              <w:right w:val="single" w:sz="8" w:space="0" w:color="E6E6E6"/>
            </w:tcBorders>
            <w:vAlign w:val="center"/>
            <w:hideMark/>
          </w:tcPr>
          <w:p w14:paraId="3B745C11" w14:textId="77777777" w:rsidR="00614066" w:rsidRPr="001D0A0A" w:rsidRDefault="00614066" w:rsidP="00713C24">
            <w:pPr>
              <w:spacing w:after="0"/>
              <w:jc w:val="center"/>
              <w:rPr>
                <w:rFonts w:ascii="Calibri" w:hAnsi="Calibri" w:cs="Calibri"/>
                <w:i/>
                <w:iCs/>
                <w:color w:val="000000"/>
                <w:szCs w:val="20"/>
                <w:lang w:val="nl-BE" w:eastAsia="nl-BE"/>
              </w:rPr>
            </w:pPr>
            <w:r w:rsidRPr="001D0A0A">
              <w:rPr>
                <w:rFonts w:ascii="Calibri" w:hAnsi="Calibri" w:cs="Calibri"/>
                <w:i/>
                <w:iCs/>
                <w:color w:val="000000"/>
                <w:szCs w:val="20"/>
                <w:lang w:val="nl-BE" w:eastAsia="nl-BE"/>
              </w:rPr>
              <w:t>4</w:t>
            </w:r>
          </w:p>
        </w:tc>
        <w:tc>
          <w:tcPr>
            <w:tcW w:w="955" w:type="pct"/>
            <w:tcBorders>
              <w:top w:val="nil"/>
              <w:left w:val="nil"/>
              <w:bottom w:val="single" w:sz="8" w:space="0" w:color="E6E6E6"/>
              <w:right w:val="single" w:sz="8" w:space="0" w:color="E6E6E6"/>
            </w:tcBorders>
            <w:vAlign w:val="center"/>
            <w:hideMark/>
          </w:tcPr>
          <w:p w14:paraId="79FCC0EE" w14:textId="77777777" w:rsidR="00614066" w:rsidRPr="001D0A0A" w:rsidRDefault="00614066" w:rsidP="00713C24">
            <w:pPr>
              <w:spacing w:after="0"/>
              <w:jc w:val="center"/>
              <w:rPr>
                <w:rFonts w:ascii="Calibri" w:hAnsi="Calibri" w:cs="Calibri"/>
                <w:i/>
                <w:iCs/>
                <w:color w:val="000000"/>
                <w:szCs w:val="20"/>
                <w:lang w:val="nl-BE" w:eastAsia="nl-BE"/>
              </w:rPr>
            </w:pPr>
            <w:r w:rsidRPr="001D0A0A">
              <w:rPr>
                <w:rFonts w:ascii="Calibri" w:hAnsi="Calibri" w:cs="Calibri"/>
                <w:i/>
                <w:iCs/>
                <w:color w:val="000000"/>
                <w:szCs w:val="20"/>
                <w:lang w:val="nl-BE" w:eastAsia="nl-BE"/>
              </w:rPr>
              <w:t>3</w:t>
            </w:r>
          </w:p>
        </w:tc>
      </w:tr>
      <w:tr w:rsidR="00614066" w:rsidRPr="001D0A0A" w14:paraId="3E4DA65C" w14:textId="77777777" w:rsidTr="00713C24">
        <w:trPr>
          <w:trHeight w:val="20"/>
        </w:trPr>
        <w:tc>
          <w:tcPr>
            <w:tcW w:w="608" w:type="pct"/>
            <w:tcBorders>
              <w:top w:val="nil"/>
              <w:left w:val="single" w:sz="8" w:space="0" w:color="E6E6E6"/>
              <w:bottom w:val="single" w:sz="8" w:space="0" w:color="E6E6E6"/>
              <w:right w:val="single" w:sz="8" w:space="0" w:color="E6E6E6"/>
            </w:tcBorders>
            <w:shd w:val="clear" w:color="000000" w:fill="12501A"/>
            <w:vAlign w:val="center"/>
            <w:hideMark/>
          </w:tcPr>
          <w:p w14:paraId="52A81718" w14:textId="38F8B62D" w:rsidR="00614066" w:rsidRPr="001D0A0A" w:rsidRDefault="00614066" w:rsidP="00713C24">
            <w:pPr>
              <w:spacing w:after="0"/>
              <w:jc w:val="center"/>
              <w:rPr>
                <w:rFonts w:ascii="Calibri" w:hAnsi="Calibri" w:cs="Calibri"/>
                <w:b/>
                <w:bCs/>
                <w:color w:val="FFFFFF"/>
                <w:szCs w:val="20"/>
                <w:lang w:val="nl-BE" w:eastAsia="nl-BE"/>
              </w:rPr>
            </w:pPr>
            <w:r>
              <w:rPr>
                <w:rFonts w:ascii="Calibri" w:hAnsi="Calibri" w:cs="Calibri"/>
                <w:b/>
                <w:bCs/>
                <w:color w:val="FFFFFF"/>
                <w:szCs w:val="20"/>
                <w:lang w:val="nl-BE" w:eastAsia="nl-BE"/>
              </w:rPr>
              <w:t>B5</w:t>
            </w:r>
          </w:p>
        </w:tc>
        <w:tc>
          <w:tcPr>
            <w:tcW w:w="2482" w:type="pct"/>
            <w:tcBorders>
              <w:top w:val="nil"/>
              <w:left w:val="nil"/>
              <w:bottom w:val="single" w:sz="8" w:space="0" w:color="E6E6E6"/>
              <w:right w:val="nil"/>
            </w:tcBorders>
            <w:shd w:val="clear" w:color="000000" w:fill="B5E6A2"/>
            <w:vAlign w:val="center"/>
            <w:hideMark/>
          </w:tcPr>
          <w:p w14:paraId="158AC744" w14:textId="41E2E257" w:rsidR="00614066" w:rsidRPr="001D0A0A" w:rsidRDefault="00614066" w:rsidP="00713C24">
            <w:pPr>
              <w:spacing w:after="0"/>
              <w:jc w:val="left"/>
              <w:rPr>
                <w:rFonts w:ascii="Calibri" w:hAnsi="Calibri" w:cs="Calibri"/>
                <w:i/>
                <w:iCs/>
                <w:color w:val="000000"/>
                <w:szCs w:val="20"/>
                <w:lang w:val="nl-BE" w:eastAsia="nl-BE"/>
              </w:rPr>
            </w:pPr>
            <w:r w:rsidRPr="001D0A0A">
              <w:rPr>
                <w:rFonts w:ascii="Calibri" w:hAnsi="Calibri" w:cs="Calibri"/>
                <w:b/>
                <w:bCs/>
                <w:i/>
                <w:iCs/>
                <w:color w:val="000000"/>
                <w:szCs w:val="20"/>
                <w:lang w:val="nl-BE" w:eastAsia="nl-BE"/>
              </w:rPr>
              <w:t>Operations &amp; Governance Risks</w:t>
            </w:r>
            <w:r w:rsidR="00BB471B">
              <w:rPr>
                <w:rFonts w:ascii="Calibri" w:hAnsi="Calibri" w:cs="Calibri"/>
                <w:b/>
                <w:bCs/>
                <w:i/>
                <w:iCs/>
                <w:color w:val="000000"/>
                <w:szCs w:val="20"/>
                <w:lang w:val="nl-BE" w:eastAsia="nl-BE"/>
              </w:rPr>
              <w:t xml:space="preserve"> </w:t>
            </w:r>
            <w:r w:rsidRPr="001D0A0A">
              <w:rPr>
                <w:rFonts w:ascii="Calibri" w:hAnsi="Calibri" w:cs="Calibri"/>
                <w:i/>
                <w:iCs/>
                <w:color w:val="000000"/>
                <w:szCs w:val="20"/>
                <w:lang w:val="nl-BE" w:eastAsia="nl-BE"/>
              </w:rPr>
              <w:t>(3 Risks)</w:t>
            </w:r>
          </w:p>
        </w:tc>
        <w:tc>
          <w:tcPr>
            <w:tcW w:w="955" w:type="pct"/>
            <w:tcBorders>
              <w:top w:val="nil"/>
              <w:left w:val="nil"/>
              <w:bottom w:val="single" w:sz="8" w:space="0" w:color="E6E6E6"/>
              <w:right w:val="nil"/>
            </w:tcBorders>
            <w:shd w:val="clear" w:color="000000" w:fill="BCAA00"/>
            <w:vAlign w:val="center"/>
            <w:hideMark/>
          </w:tcPr>
          <w:p w14:paraId="080B437D" w14:textId="77777777" w:rsidR="00614066" w:rsidRPr="001D0A0A" w:rsidRDefault="00614066" w:rsidP="00713C24">
            <w:pPr>
              <w:spacing w:after="0"/>
              <w:jc w:val="center"/>
              <w:rPr>
                <w:rFonts w:ascii="Calibri" w:hAnsi="Calibri" w:cs="Calibri"/>
                <w:b/>
                <w:bCs/>
                <w:color w:val="FFFFFF"/>
                <w:szCs w:val="20"/>
                <w:lang w:val="nl-BE" w:eastAsia="nl-BE"/>
              </w:rPr>
            </w:pPr>
            <w:r w:rsidRPr="001D0A0A">
              <w:rPr>
                <w:rFonts w:ascii="Calibri" w:hAnsi="Calibri" w:cs="Calibri"/>
                <w:b/>
                <w:bCs/>
                <w:color w:val="FFFFFF"/>
                <w:szCs w:val="20"/>
                <w:lang w:val="nl-BE" w:eastAsia="nl-BE"/>
              </w:rPr>
              <w:t xml:space="preserve">Likelihood </w:t>
            </w:r>
            <w:r w:rsidRPr="001D0A0A">
              <w:rPr>
                <w:rFonts w:ascii="Calibri" w:hAnsi="Calibri" w:cs="Calibri"/>
                <w:i/>
                <w:iCs/>
                <w:color w:val="FFFFFF"/>
                <w:szCs w:val="20"/>
                <w:lang w:val="nl-BE" w:eastAsia="nl-BE"/>
              </w:rPr>
              <w:t>(1-5)</w:t>
            </w:r>
          </w:p>
        </w:tc>
        <w:tc>
          <w:tcPr>
            <w:tcW w:w="955" w:type="pct"/>
            <w:tcBorders>
              <w:top w:val="nil"/>
              <w:left w:val="nil"/>
              <w:bottom w:val="single" w:sz="8" w:space="0" w:color="E6E6E6"/>
              <w:right w:val="nil"/>
            </w:tcBorders>
            <w:shd w:val="clear" w:color="000000" w:fill="BCAA00"/>
            <w:vAlign w:val="center"/>
            <w:hideMark/>
          </w:tcPr>
          <w:p w14:paraId="3328C656" w14:textId="77777777" w:rsidR="00614066" w:rsidRPr="001D0A0A" w:rsidRDefault="00614066" w:rsidP="00713C24">
            <w:pPr>
              <w:spacing w:after="0"/>
              <w:jc w:val="center"/>
              <w:rPr>
                <w:rFonts w:ascii="Calibri" w:hAnsi="Calibri" w:cs="Calibri"/>
                <w:b/>
                <w:bCs/>
                <w:color w:val="FFFFFF"/>
                <w:szCs w:val="20"/>
                <w:lang w:val="nl-BE" w:eastAsia="nl-BE"/>
              </w:rPr>
            </w:pPr>
            <w:r w:rsidRPr="001D0A0A">
              <w:rPr>
                <w:rFonts w:ascii="Calibri" w:hAnsi="Calibri" w:cs="Calibri"/>
                <w:b/>
                <w:bCs/>
                <w:color w:val="FFFFFF"/>
                <w:szCs w:val="20"/>
                <w:lang w:val="nl-BE" w:eastAsia="nl-BE"/>
              </w:rPr>
              <w:t xml:space="preserve">Severity </w:t>
            </w:r>
            <w:r w:rsidRPr="001D0A0A">
              <w:rPr>
                <w:rFonts w:ascii="Calibri" w:hAnsi="Calibri" w:cs="Calibri"/>
                <w:i/>
                <w:iCs/>
                <w:color w:val="FFFFFF"/>
                <w:szCs w:val="20"/>
                <w:lang w:val="nl-BE" w:eastAsia="nl-BE"/>
              </w:rPr>
              <w:t>(1-5)</w:t>
            </w:r>
          </w:p>
        </w:tc>
      </w:tr>
      <w:tr w:rsidR="00614066" w:rsidRPr="001D0A0A" w14:paraId="61026357" w14:textId="77777777" w:rsidTr="00713C24">
        <w:trPr>
          <w:trHeight w:val="20"/>
        </w:trPr>
        <w:tc>
          <w:tcPr>
            <w:tcW w:w="608" w:type="pct"/>
            <w:tcBorders>
              <w:top w:val="nil"/>
              <w:left w:val="single" w:sz="8" w:space="0" w:color="E6E6E6"/>
              <w:bottom w:val="single" w:sz="8" w:space="0" w:color="E6E6E6"/>
              <w:right w:val="single" w:sz="8" w:space="0" w:color="E6E6E6"/>
            </w:tcBorders>
            <w:vAlign w:val="center"/>
            <w:hideMark/>
          </w:tcPr>
          <w:p w14:paraId="43F3FE73" w14:textId="77777777" w:rsidR="00614066" w:rsidRPr="001D0A0A" w:rsidRDefault="00614066" w:rsidP="00713C24">
            <w:pPr>
              <w:spacing w:after="0"/>
              <w:jc w:val="left"/>
              <w:rPr>
                <w:rFonts w:ascii="Calibri" w:hAnsi="Calibri" w:cs="Calibri"/>
                <w:i/>
                <w:iCs/>
                <w:color w:val="000000"/>
                <w:szCs w:val="20"/>
                <w:lang w:val="nl-BE" w:eastAsia="nl-BE"/>
              </w:rPr>
            </w:pPr>
            <w:r w:rsidRPr="001D0A0A">
              <w:rPr>
                <w:rFonts w:ascii="Calibri" w:hAnsi="Calibri" w:cs="Calibri"/>
                <w:i/>
                <w:iCs/>
                <w:color w:val="000000"/>
                <w:szCs w:val="20"/>
                <w:lang w:val="nl-BE" w:eastAsia="nl-BE"/>
              </w:rPr>
              <w:t>R15</w:t>
            </w:r>
          </w:p>
        </w:tc>
        <w:tc>
          <w:tcPr>
            <w:tcW w:w="2482" w:type="pct"/>
            <w:tcBorders>
              <w:top w:val="nil"/>
              <w:left w:val="nil"/>
              <w:bottom w:val="single" w:sz="8" w:space="0" w:color="E6E6E6"/>
              <w:right w:val="single" w:sz="8" w:space="0" w:color="E6E6E6"/>
            </w:tcBorders>
            <w:vAlign w:val="center"/>
            <w:hideMark/>
          </w:tcPr>
          <w:p w14:paraId="02755241" w14:textId="77777777" w:rsidR="00614066" w:rsidRPr="001D0A0A" w:rsidRDefault="00614066" w:rsidP="00713C24">
            <w:pPr>
              <w:spacing w:after="0"/>
              <w:jc w:val="left"/>
              <w:rPr>
                <w:rFonts w:ascii="Calibri" w:hAnsi="Calibri" w:cs="Calibri"/>
                <w:color w:val="000000"/>
                <w:szCs w:val="20"/>
                <w:lang w:val="nl-BE" w:eastAsia="nl-BE"/>
              </w:rPr>
            </w:pPr>
            <w:r w:rsidRPr="001D0A0A">
              <w:rPr>
                <w:rFonts w:ascii="Calibri" w:hAnsi="Calibri" w:cs="Calibri"/>
                <w:color w:val="000000"/>
                <w:szCs w:val="20"/>
                <w:lang w:val="nl-BE" w:eastAsia="nl-BE"/>
              </w:rPr>
              <w:t>Mission Operations Centre Failure</w:t>
            </w:r>
          </w:p>
        </w:tc>
        <w:tc>
          <w:tcPr>
            <w:tcW w:w="955" w:type="pct"/>
            <w:tcBorders>
              <w:top w:val="nil"/>
              <w:left w:val="nil"/>
              <w:bottom w:val="single" w:sz="8" w:space="0" w:color="E6E6E6"/>
              <w:right w:val="single" w:sz="8" w:space="0" w:color="E6E6E6"/>
            </w:tcBorders>
            <w:vAlign w:val="center"/>
            <w:hideMark/>
          </w:tcPr>
          <w:p w14:paraId="69E13E3C" w14:textId="77777777" w:rsidR="00614066" w:rsidRPr="001D0A0A" w:rsidRDefault="00614066" w:rsidP="00713C24">
            <w:pPr>
              <w:spacing w:after="0"/>
              <w:jc w:val="center"/>
              <w:rPr>
                <w:rFonts w:ascii="Calibri" w:hAnsi="Calibri" w:cs="Calibri"/>
                <w:i/>
                <w:iCs/>
                <w:color w:val="000000"/>
                <w:szCs w:val="20"/>
                <w:lang w:val="nl-BE" w:eastAsia="nl-BE"/>
              </w:rPr>
            </w:pPr>
            <w:r w:rsidRPr="001D0A0A">
              <w:rPr>
                <w:rFonts w:ascii="Calibri" w:hAnsi="Calibri" w:cs="Calibri"/>
                <w:i/>
                <w:iCs/>
                <w:color w:val="000000"/>
                <w:szCs w:val="20"/>
                <w:lang w:val="nl-BE" w:eastAsia="nl-BE"/>
              </w:rPr>
              <w:t>3</w:t>
            </w:r>
          </w:p>
        </w:tc>
        <w:tc>
          <w:tcPr>
            <w:tcW w:w="955" w:type="pct"/>
            <w:tcBorders>
              <w:top w:val="nil"/>
              <w:left w:val="nil"/>
              <w:bottom w:val="single" w:sz="8" w:space="0" w:color="E6E6E6"/>
              <w:right w:val="single" w:sz="8" w:space="0" w:color="E6E6E6"/>
            </w:tcBorders>
            <w:vAlign w:val="center"/>
            <w:hideMark/>
          </w:tcPr>
          <w:p w14:paraId="011D6D9A" w14:textId="77777777" w:rsidR="00614066" w:rsidRPr="001D0A0A" w:rsidRDefault="00614066" w:rsidP="00713C24">
            <w:pPr>
              <w:spacing w:after="0"/>
              <w:jc w:val="center"/>
              <w:rPr>
                <w:rFonts w:ascii="Calibri" w:hAnsi="Calibri" w:cs="Calibri"/>
                <w:i/>
                <w:iCs/>
                <w:color w:val="000000"/>
                <w:szCs w:val="20"/>
                <w:lang w:val="nl-BE" w:eastAsia="nl-BE"/>
              </w:rPr>
            </w:pPr>
            <w:r w:rsidRPr="001D0A0A">
              <w:rPr>
                <w:rFonts w:ascii="Calibri" w:hAnsi="Calibri" w:cs="Calibri"/>
                <w:i/>
                <w:iCs/>
                <w:color w:val="000000"/>
                <w:szCs w:val="20"/>
                <w:lang w:val="nl-BE" w:eastAsia="nl-BE"/>
              </w:rPr>
              <w:t>5</w:t>
            </w:r>
          </w:p>
        </w:tc>
      </w:tr>
      <w:tr w:rsidR="00614066" w:rsidRPr="001D0A0A" w14:paraId="60F6A95D" w14:textId="77777777" w:rsidTr="00713C24">
        <w:trPr>
          <w:trHeight w:val="20"/>
        </w:trPr>
        <w:tc>
          <w:tcPr>
            <w:tcW w:w="608" w:type="pct"/>
            <w:tcBorders>
              <w:top w:val="nil"/>
              <w:left w:val="single" w:sz="8" w:space="0" w:color="E6E6E6"/>
              <w:bottom w:val="single" w:sz="8" w:space="0" w:color="E6E6E6"/>
              <w:right w:val="single" w:sz="8" w:space="0" w:color="E6E6E6"/>
            </w:tcBorders>
            <w:vAlign w:val="center"/>
            <w:hideMark/>
          </w:tcPr>
          <w:p w14:paraId="33A9FBDD" w14:textId="77777777" w:rsidR="00614066" w:rsidRPr="001D0A0A" w:rsidRDefault="00614066" w:rsidP="00713C24">
            <w:pPr>
              <w:spacing w:after="0"/>
              <w:jc w:val="left"/>
              <w:rPr>
                <w:rFonts w:ascii="Calibri" w:hAnsi="Calibri" w:cs="Calibri"/>
                <w:i/>
                <w:iCs/>
                <w:color w:val="000000"/>
                <w:szCs w:val="20"/>
                <w:lang w:val="nl-BE" w:eastAsia="nl-BE"/>
              </w:rPr>
            </w:pPr>
            <w:r w:rsidRPr="001D0A0A">
              <w:rPr>
                <w:rFonts w:ascii="Calibri" w:hAnsi="Calibri" w:cs="Calibri"/>
                <w:i/>
                <w:iCs/>
                <w:color w:val="000000"/>
                <w:szCs w:val="20"/>
                <w:lang w:val="nl-BE" w:eastAsia="nl-BE"/>
              </w:rPr>
              <w:t>R16</w:t>
            </w:r>
          </w:p>
        </w:tc>
        <w:tc>
          <w:tcPr>
            <w:tcW w:w="2482" w:type="pct"/>
            <w:tcBorders>
              <w:top w:val="nil"/>
              <w:left w:val="nil"/>
              <w:bottom w:val="single" w:sz="8" w:space="0" w:color="E6E6E6"/>
              <w:right w:val="single" w:sz="8" w:space="0" w:color="E6E6E6"/>
            </w:tcBorders>
            <w:vAlign w:val="center"/>
            <w:hideMark/>
          </w:tcPr>
          <w:p w14:paraId="1B302AE0" w14:textId="77777777" w:rsidR="00614066" w:rsidRPr="001D0A0A" w:rsidRDefault="00614066" w:rsidP="00713C24">
            <w:pPr>
              <w:spacing w:after="0"/>
              <w:jc w:val="left"/>
              <w:rPr>
                <w:rFonts w:ascii="Calibri" w:hAnsi="Calibri" w:cs="Calibri"/>
                <w:color w:val="000000"/>
                <w:szCs w:val="20"/>
                <w:lang w:val="en-US" w:eastAsia="nl-BE"/>
              </w:rPr>
            </w:pPr>
            <w:r w:rsidRPr="001D0A0A">
              <w:rPr>
                <w:rFonts w:ascii="Calibri" w:hAnsi="Calibri" w:cs="Calibri"/>
                <w:color w:val="000000"/>
                <w:szCs w:val="20"/>
                <w:lang w:val="en-US" w:eastAsia="nl-BE"/>
              </w:rPr>
              <w:t>Regulatory Fragmentation and Licensing Delays</w:t>
            </w:r>
          </w:p>
        </w:tc>
        <w:tc>
          <w:tcPr>
            <w:tcW w:w="955" w:type="pct"/>
            <w:tcBorders>
              <w:top w:val="nil"/>
              <w:left w:val="nil"/>
              <w:bottom w:val="single" w:sz="8" w:space="0" w:color="E6E6E6"/>
              <w:right w:val="single" w:sz="8" w:space="0" w:color="E6E6E6"/>
            </w:tcBorders>
            <w:vAlign w:val="center"/>
            <w:hideMark/>
          </w:tcPr>
          <w:p w14:paraId="21E981D5" w14:textId="77777777" w:rsidR="00614066" w:rsidRPr="001D0A0A" w:rsidRDefault="00614066" w:rsidP="00713C24">
            <w:pPr>
              <w:spacing w:after="0"/>
              <w:jc w:val="center"/>
              <w:rPr>
                <w:rFonts w:ascii="Calibri" w:hAnsi="Calibri" w:cs="Calibri"/>
                <w:i/>
                <w:iCs/>
                <w:color w:val="000000"/>
                <w:szCs w:val="20"/>
                <w:lang w:val="nl-BE" w:eastAsia="nl-BE"/>
              </w:rPr>
            </w:pPr>
            <w:r w:rsidRPr="001D0A0A">
              <w:rPr>
                <w:rFonts w:ascii="Calibri" w:hAnsi="Calibri" w:cs="Calibri"/>
                <w:i/>
                <w:iCs/>
                <w:color w:val="000000"/>
                <w:szCs w:val="20"/>
                <w:lang w:val="nl-BE" w:eastAsia="nl-BE"/>
              </w:rPr>
              <w:t>5</w:t>
            </w:r>
          </w:p>
        </w:tc>
        <w:tc>
          <w:tcPr>
            <w:tcW w:w="955" w:type="pct"/>
            <w:tcBorders>
              <w:top w:val="nil"/>
              <w:left w:val="nil"/>
              <w:bottom w:val="single" w:sz="8" w:space="0" w:color="E6E6E6"/>
              <w:right w:val="single" w:sz="8" w:space="0" w:color="E6E6E6"/>
            </w:tcBorders>
            <w:vAlign w:val="center"/>
            <w:hideMark/>
          </w:tcPr>
          <w:p w14:paraId="16269389" w14:textId="77777777" w:rsidR="00614066" w:rsidRPr="001D0A0A" w:rsidRDefault="00614066" w:rsidP="00713C24">
            <w:pPr>
              <w:spacing w:after="0"/>
              <w:jc w:val="center"/>
              <w:rPr>
                <w:rFonts w:ascii="Calibri" w:hAnsi="Calibri" w:cs="Calibri"/>
                <w:i/>
                <w:iCs/>
                <w:color w:val="000000"/>
                <w:szCs w:val="20"/>
                <w:lang w:val="nl-BE" w:eastAsia="nl-BE"/>
              </w:rPr>
            </w:pPr>
            <w:r w:rsidRPr="001D0A0A">
              <w:rPr>
                <w:rFonts w:ascii="Calibri" w:hAnsi="Calibri" w:cs="Calibri"/>
                <w:i/>
                <w:iCs/>
                <w:color w:val="000000"/>
                <w:szCs w:val="20"/>
                <w:lang w:val="nl-BE" w:eastAsia="nl-BE"/>
              </w:rPr>
              <w:t>3</w:t>
            </w:r>
          </w:p>
        </w:tc>
      </w:tr>
      <w:tr w:rsidR="00614066" w:rsidRPr="001D0A0A" w14:paraId="649B4170" w14:textId="77777777" w:rsidTr="00713C24">
        <w:trPr>
          <w:trHeight w:val="20"/>
        </w:trPr>
        <w:tc>
          <w:tcPr>
            <w:tcW w:w="608" w:type="pct"/>
            <w:tcBorders>
              <w:top w:val="nil"/>
              <w:left w:val="single" w:sz="8" w:space="0" w:color="E6E6E6"/>
              <w:bottom w:val="single" w:sz="8" w:space="0" w:color="E6E6E6"/>
              <w:right w:val="single" w:sz="8" w:space="0" w:color="E6E6E6"/>
            </w:tcBorders>
            <w:vAlign w:val="center"/>
            <w:hideMark/>
          </w:tcPr>
          <w:p w14:paraId="71CC3045" w14:textId="77777777" w:rsidR="00614066" w:rsidRPr="001D0A0A" w:rsidRDefault="00614066" w:rsidP="00713C24">
            <w:pPr>
              <w:spacing w:after="0"/>
              <w:jc w:val="left"/>
              <w:rPr>
                <w:rFonts w:ascii="Calibri" w:hAnsi="Calibri" w:cs="Calibri"/>
                <w:i/>
                <w:iCs/>
                <w:color w:val="000000"/>
                <w:szCs w:val="20"/>
                <w:lang w:val="nl-BE" w:eastAsia="nl-BE"/>
              </w:rPr>
            </w:pPr>
            <w:r w:rsidRPr="001D0A0A">
              <w:rPr>
                <w:rFonts w:ascii="Calibri" w:hAnsi="Calibri" w:cs="Calibri"/>
                <w:i/>
                <w:iCs/>
                <w:color w:val="000000"/>
                <w:szCs w:val="20"/>
                <w:lang w:val="nl-BE" w:eastAsia="nl-BE"/>
              </w:rPr>
              <w:t>R17</w:t>
            </w:r>
          </w:p>
        </w:tc>
        <w:tc>
          <w:tcPr>
            <w:tcW w:w="2482" w:type="pct"/>
            <w:tcBorders>
              <w:top w:val="nil"/>
              <w:left w:val="nil"/>
              <w:bottom w:val="single" w:sz="8" w:space="0" w:color="E6E6E6"/>
              <w:right w:val="single" w:sz="8" w:space="0" w:color="E6E6E6"/>
            </w:tcBorders>
            <w:vAlign w:val="center"/>
            <w:hideMark/>
          </w:tcPr>
          <w:p w14:paraId="4164BEF4" w14:textId="77777777" w:rsidR="00614066" w:rsidRPr="001D0A0A" w:rsidRDefault="00614066" w:rsidP="00713C24">
            <w:pPr>
              <w:spacing w:after="0"/>
              <w:jc w:val="left"/>
              <w:rPr>
                <w:rFonts w:ascii="Calibri" w:hAnsi="Calibri" w:cs="Calibri"/>
                <w:color w:val="000000"/>
                <w:szCs w:val="20"/>
                <w:lang w:val="nl-BE" w:eastAsia="nl-BE"/>
              </w:rPr>
            </w:pPr>
            <w:r w:rsidRPr="001D0A0A">
              <w:rPr>
                <w:rFonts w:ascii="Calibri" w:hAnsi="Calibri" w:cs="Calibri"/>
                <w:color w:val="000000"/>
                <w:szCs w:val="20"/>
                <w:lang w:val="nl-BE" w:eastAsia="nl-BE"/>
              </w:rPr>
              <w:t>Skilled Workforce Shortage</w:t>
            </w:r>
          </w:p>
        </w:tc>
        <w:tc>
          <w:tcPr>
            <w:tcW w:w="955" w:type="pct"/>
            <w:tcBorders>
              <w:top w:val="nil"/>
              <w:left w:val="nil"/>
              <w:bottom w:val="single" w:sz="8" w:space="0" w:color="E6E6E6"/>
              <w:right w:val="single" w:sz="8" w:space="0" w:color="E6E6E6"/>
            </w:tcBorders>
            <w:vAlign w:val="center"/>
            <w:hideMark/>
          </w:tcPr>
          <w:p w14:paraId="50FE6218" w14:textId="77777777" w:rsidR="00614066" w:rsidRPr="001D0A0A" w:rsidRDefault="00614066" w:rsidP="00713C24">
            <w:pPr>
              <w:spacing w:after="0"/>
              <w:jc w:val="center"/>
              <w:rPr>
                <w:rFonts w:ascii="Calibri" w:hAnsi="Calibri" w:cs="Calibri"/>
                <w:i/>
                <w:iCs/>
                <w:color w:val="000000"/>
                <w:szCs w:val="20"/>
                <w:lang w:val="nl-BE" w:eastAsia="nl-BE"/>
              </w:rPr>
            </w:pPr>
            <w:r w:rsidRPr="001D0A0A">
              <w:rPr>
                <w:rFonts w:ascii="Calibri" w:hAnsi="Calibri" w:cs="Calibri"/>
                <w:i/>
                <w:iCs/>
                <w:color w:val="000000"/>
                <w:szCs w:val="20"/>
                <w:lang w:val="nl-BE" w:eastAsia="nl-BE"/>
              </w:rPr>
              <w:t>5</w:t>
            </w:r>
          </w:p>
        </w:tc>
        <w:tc>
          <w:tcPr>
            <w:tcW w:w="955" w:type="pct"/>
            <w:tcBorders>
              <w:top w:val="nil"/>
              <w:left w:val="nil"/>
              <w:bottom w:val="single" w:sz="8" w:space="0" w:color="E6E6E6"/>
              <w:right w:val="single" w:sz="8" w:space="0" w:color="E6E6E6"/>
            </w:tcBorders>
            <w:vAlign w:val="center"/>
            <w:hideMark/>
          </w:tcPr>
          <w:p w14:paraId="4A060930" w14:textId="77777777" w:rsidR="00614066" w:rsidRPr="001D0A0A" w:rsidRDefault="00614066" w:rsidP="00713C24">
            <w:pPr>
              <w:spacing w:after="0"/>
              <w:jc w:val="center"/>
              <w:rPr>
                <w:rFonts w:ascii="Calibri" w:hAnsi="Calibri" w:cs="Calibri"/>
                <w:i/>
                <w:iCs/>
                <w:color w:val="000000"/>
                <w:szCs w:val="20"/>
                <w:lang w:val="nl-BE" w:eastAsia="nl-BE"/>
              </w:rPr>
            </w:pPr>
            <w:r w:rsidRPr="001D0A0A">
              <w:rPr>
                <w:rFonts w:ascii="Calibri" w:hAnsi="Calibri" w:cs="Calibri"/>
                <w:i/>
                <w:iCs/>
                <w:color w:val="000000"/>
                <w:szCs w:val="20"/>
                <w:lang w:val="nl-BE" w:eastAsia="nl-BE"/>
              </w:rPr>
              <w:t>3</w:t>
            </w:r>
          </w:p>
        </w:tc>
      </w:tr>
      <w:tr w:rsidR="00614066" w:rsidRPr="001D0A0A" w14:paraId="28496B01" w14:textId="77777777" w:rsidTr="00713C24">
        <w:trPr>
          <w:trHeight w:val="20"/>
        </w:trPr>
        <w:tc>
          <w:tcPr>
            <w:tcW w:w="608" w:type="pct"/>
            <w:tcBorders>
              <w:top w:val="nil"/>
              <w:left w:val="single" w:sz="8" w:space="0" w:color="E6E6E6"/>
              <w:bottom w:val="single" w:sz="8" w:space="0" w:color="E6E6E6"/>
              <w:right w:val="single" w:sz="8" w:space="0" w:color="E6E6E6"/>
            </w:tcBorders>
            <w:shd w:val="clear" w:color="000000" w:fill="0C769E"/>
            <w:vAlign w:val="center"/>
            <w:hideMark/>
          </w:tcPr>
          <w:p w14:paraId="332A5F13" w14:textId="3871A52E" w:rsidR="00614066" w:rsidRPr="001D0A0A" w:rsidRDefault="00614066" w:rsidP="00713C24">
            <w:pPr>
              <w:spacing w:after="0"/>
              <w:jc w:val="center"/>
              <w:rPr>
                <w:rFonts w:ascii="Calibri" w:hAnsi="Calibri" w:cs="Calibri"/>
                <w:b/>
                <w:bCs/>
                <w:color w:val="FFFFFF"/>
                <w:szCs w:val="20"/>
                <w:lang w:val="nl-BE" w:eastAsia="nl-BE"/>
              </w:rPr>
            </w:pPr>
            <w:r>
              <w:rPr>
                <w:rFonts w:ascii="Calibri" w:hAnsi="Calibri" w:cs="Calibri"/>
                <w:b/>
                <w:bCs/>
                <w:color w:val="FFFFFF"/>
                <w:szCs w:val="20"/>
                <w:lang w:val="nl-BE" w:eastAsia="nl-BE"/>
              </w:rPr>
              <w:t>B6</w:t>
            </w:r>
          </w:p>
        </w:tc>
        <w:tc>
          <w:tcPr>
            <w:tcW w:w="2482" w:type="pct"/>
            <w:tcBorders>
              <w:top w:val="nil"/>
              <w:left w:val="nil"/>
              <w:bottom w:val="single" w:sz="8" w:space="0" w:color="E6E6E6"/>
              <w:right w:val="nil"/>
            </w:tcBorders>
            <w:shd w:val="clear" w:color="000000" w:fill="CAEDFB"/>
            <w:vAlign w:val="center"/>
            <w:hideMark/>
          </w:tcPr>
          <w:p w14:paraId="7B8E1944" w14:textId="77777777" w:rsidR="00614066" w:rsidRPr="001D0A0A" w:rsidRDefault="00614066" w:rsidP="00713C24">
            <w:pPr>
              <w:spacing w:after="0"/>
              <w:jc w:val="left"/>
              <w:rPr>
                <w:rFonts w:ascii="Calibri" w:hAnsi="Calibri" w:cs="Calibri"/>
                <w:i/>
                <w:iCs/>
                <w:color w:val="000000"/>
                <w:szCs w:val="20"/>
                <w:lang w:val="en-US" w:eastAsia="nl-BE"/>
              </w:rPr>
            </w:pPr>
            <w:r w:rsidRPr="001D0A0A">
              <w:rPr>
                <w:rFonts w:ascii="Calibri" w:hAnsi="Calibri" w:cs="Calibri"/>
                <w:b/>
                <w:bCs/>
                <w:i/>
                <w:iCs/>
                <w:color w:val="000000"/>
                <w:szCs w:val="20"/>
                <w:lang w:val="en-US" w:eastAsia="nl-BE"/>
              </w:rPr>
              <w:t xml:space="preserve">Strategic Autonomy &amp; Market Risks </w:t>
            </w:r>
            <w:r w:rsidRPr="001D0A0A">
              <w:rPr>
                <w:rFonts w:ascii="Calibri" w:hAnsi="Calibri" w:cs="Calibri"/>
                <w:i/>
                <w:iCs/>
                <w:color w:val="000000"/>
                <w:szCs w:val="20"/>
                <w:lang w:val="en-US" w:eastAsia="nl-BE"/>
              </w:rPr>
              <w:t>(3 Risks)</w:t>
            </w:r>
          </w:p>
        </w:tc>
        <w:tc>
          <w:tcPr>
            <w:tcW w:w="955" w:type="pct"/>
            <w:tcBorders>
              <w:top w:val="nil"/>
              <w:left w:val="nil"/>
              <w:bottom w:val="single" w:sz="8" w:space="0" w:color="E6E6E6"/>
              <w:right w:val="nil"/>
            </w:tcBorders>
            <w:shd w:val="clear" w:color="000000" w:fill="BCAA00"/>
            <w:vAlign w:val="center"/>
            <w:hideMark/>
          </w:tcPr>
          <w:p w14:paraId="156C3CD8" w14:textId="77777777" w:rsidR="00614066" w:rsidRPr="001D0A0A" w:rsidRDefault="00614066" w:rsidP="00713C24">
            <w:pPr>
              <w:spacing w:after="0"/>
              <w:jc w:val="center"/>
              <w:rPr>
                <w:rFonts w:ascii="Calibri" w:hAnsi="Calibri" w:cs="Calibri"/>
                <w:b/>
                <w:bCs/>
                <w:color w:val="FFFFFF"/>
                <w:szCs w:val="20"/>
                <w:lang w:val="nl-BE" w:eastAsia="nl-BE"/>
              </w:rPr>
            </w:pPr>
            <w:r w:rsidRPr="001D0A0A">
              <w:rPr>
                <w:rFonts w:ascii="Calibri" w:hAnsi="Calibri" w:cs="Calibri"/>
                <w:b/>
                <w:bCs/>
                <w:color w:val="FFFFFF"/>
                <w:szCs w:val="20"/>
                <w:lang w:val="nl-BE" w:eastAsia="nl-BE"/>
              </w:rPr>
              <w:t xml:space="preserve">Likelihood </w:t>
            </w:r>
            <w:r w:rsidRPr="001D0A0A">
              <w:rPr>
                <w:rFonts w:ascii="Calibri" w:hAnsi="Calibri" w:cs="Calibri"/>
                <w:i/>
                <w:iCs/>
                <w:color w:val="FFFFFF"/>
                <w:szCs w:val="20"/>
                <w:lang w:val="nl-BE" w:eastAsia="nl-BE"/>
              </w:rPr>
              <w:t>(1-5)</w:t>
            </w:r>
          </w:p>
        </w:tc>
        <w:tc>
          <w:tcPr>
            <w:tcW w:w="955" w:type="pct"/>
            <w:tcBorders>
              <w:top w:val="nil"/>
              <w:left w:val="nil"/>
              <w:bottom w:val="single" w:sz="8" w:space="0" w:color="E6E6E6"/>
              <w:right w:val="nil"/>
            </w:tcBorders>
            <w:shd w:val="clear" w:color="000000" w:fill="BCAA00"/>
            <w:vAlign w:val="center"/>
            <w:hideMark/>
          </w:tcPr>
          <w:p w14:paraId="7466D6C0" w14:textId="77777777" w:rsidR="00614066" w:rsidRPr="001D0A0A" w:rsidRDefault="00614066" w:rsidP="00713C24">
            <w:pPr>
              <w:spacing w:after="0"/>
              <w:jc w:val="center"/>
              <w:rPr>
                <w:rFonts w:ascii="Calibri" w:hAnsi="Calibri" w:cs="Calibri"/>
                <w:b/>
                <w:bCs/>
                <w:color w:val="FFFFFF"/>
                <w:szCs w:val="20"/>
                <w:lang w:val="nl-BE" w:eastAsia="nl-BE"/>
              </w:rPr>
            </w:pPr>
            <w:r w:rsidRPr="001D0A0A">
              <w:rPr>
                <w:rFonts w:ascii="Calibri" w:hAnsi="Calibri" w:cs="Calibri"/>
                <w:b/>
                <w:bCs/>
                <w:color w:val="FFFFFF"/>
                <w:szCs w:val="20"/>
                <w:lang w:val="nl-BE" w:eastAsia="nl-BE"/>
              </w:rPr>
              <w:t xml:space="preserve">Severity </w:t>
            </w:r>
            <w:r w:rsidRPr="001D0A0A">
              <w:rPr>
                <w:rFonts w:ascii="Calibri" w:hAnsi="Calibri" w:cs="Calibri"/>
                <w:i/>
                <w:iCs/>
                <w:color w:val="FFFFFF"/>
                <w:szCs w:val="20"/>
                <w:lang w:val="nl-BE" w:eastAsia="nl-BE"/>
              </w:rPr>
              <w:t>(1-5)</w:t>
            </w:r>
          </w:p>
        </w:tc>
      </w:tr>
      <w:tr w:rsidR="00614066" w:rsidRPr="001D0A0A" w14:paraId="2A66F4CA" w14:textId="77777777" w:rsidTr="00713C24">
        <w:trPr>
          <w:trHeight w:val="20"/>
        </w:trPr>
        <w:tc>
          <w:tcPr>
            <w:tcW w:w="608" w:type="pct"/>
            <w:tcBorders>
              <w:top w:val="nil"/>
              <w:left w:val="single" w:sz="8" w:space="0" w:color="E6E6E6"/>
              <w:bottom w:val="single" w:sz="8" w:space="0" w:color="E6E6E6"/>
              <w:right w:val="single" w:sz="8" w:space="0" w:color="E6E6E6"/>
            </w:tcBorders>
            <w:vAlign w:val="center"/>
            <w:hideMark/>
          </w:tcPr>
          <w:p w14:paraId="239AC488" w14:textId="77777777" w:rsidR="00614066" w:rsidRPr="001D0A0A" w:rsidRDefault="00614066" w:rsidP="00713C24">
            <w:pPr>
              <w:spacing w:after="0"/>
              <w:jc w:val="left"/>
              <w:rPr>
                <w:rFonts w:ascii="Calibri" w:hAnsi="Calibri" w:cs="Calibri"/>
                <w:i/>
                <w:iCs/>
                <w:color w:val="000000"/>
                <w:szCs w:val="20"/>
                <w:lang w:val="nl-BE" w:eastAsia="nl-BE"/>
              </w:rPr>
            </w:pPr>
            <w:r w:rsidRPr="001D0A0A">
              <w:rPr>
                <w:rFonts w:ascii="Calibri" w:hAnsi="Calibri" w:cs="Calibri"/>
                <w:i/>
                <w:iCs/>
                <w:color w:val="000000"/>
                <w:szCs w:val="20"/>
                <w:lang w:val="nl-BE" w:eastAsia="nl-BE"/>
              </w:rPr>
              <w:t>R18</w:t>
            </w:r>
          </w:p>
        </w:tc>
        <w:tc>
          <w:tcPr>
            <w:tcW w:w="2482" w:type="pct"/>
            <w:tcBorders>
              <w:top w:val="nil"/>
              <w:left w:val="nil"/>
              <w:bottom w:val="single" w:sz="8" w:space="0" w:color="E6E6E6"/>
              <w:right w:val="single" w:sz="8" w:space="0" w:color="E6E6E6"/>
            </w:tcBorders>
            <w:vAlign w:val="center"/>
            <w:hideMark/>
          </w:tcPr>
          <w:p w14:paraId="03724D9B" w14:textId="77777777" w:rsidR="00614066" w:rsidRPr="001D0A0A" w:rsidRDefault="00614066" w:rsidP="00713C24">
            <w:pPr>
              <w:spacing w:after="0"/>
              <w:jc w:val="left"/>
              <w:rPr>
                <w:rFonts w:ascii="Calibri" w:hAnsi="Calibri" w:cs="Calibri"/>
                <w:color w:val="000000"/>
                <w:szCs w:val="20"/>
                <w:lang w:val="nl-BE" w:eastAsia="nl-BE"/>
              </w:rPr>
            </w:pPr>
            <w:r w:rsidRPr="001D0A0A">
              <w:rPr>
                <w:rFonts w:ascii="Calibri" w:hAnsi="Calibri" w:cs="Calibri"/>
                <w:color w:val="000000"/>
                <w:szCs w:val="20"/>
                <w:lang w:val="nl-BE" w:eastAsia="nl-BE"/>
              </w:rPr>
              <w:t>Commercial Operator Failure</w:t>
            </w:r>
          </w:p>
        </w:tc>
        <w:tc>
          <w:tcPr>
            <w:tcW w:w="955" w:type="pct"/>
            <w:tcBorders>
              <w:top w:val="nil"/>
              <w:left w:val="nil"/>
              <w:bottom w:val="single" w:sz="8" w:space="0" w:color="E6E6E6"/>
              <w:right w:val="single" w:sz="8" w:space="0" w:color="E6E6E6"/>
            </w:tcBorders>
            <w:vAlign w:val="center"/>
            <w:hideMark/>
          </w:tcPr>
          <w:p w14:paraId="5317EFA0" w14:textId="77777777" w:rsidR="00614066" w:rsidRPr="001D0A0A" w:rsidRDefault="00614066" w:rsidP="00713C24">
            <w:pPr>
              <w:spacing w:after="0"/>
              <w:jc w:val="center"/>
              <w:rPr>
                <w:rFonts w:ascii="Calibri" w:hAnsi="Calibri" w:cs="Calibri"/>
                <w:i/>
                <w:iCs/>
                <w:color w:val="000000"/>
                <w:szCs w:val="20"/>
                <w:lang w:val="nl-BE" w:eastAsia="nl-BE"/>
              </w:rPr>
            </w:pPr>
            <w:r w:rsidRPr="001D0A0A">
              <w:rPr>
                <w:rFonts w:ascii="Calibri" w:hAnsi="Calibri" w:cs="Calibri"/>
                <w:i/>
                <w:iCs/>
                <w:color w:val="000000"/>
                <w:szCs w:val="20"/>
                <w:lang w:val="nl-BE" w:eastAsia="nl-BE"/>
              </w:rPr>
              <w:t>5</w:t>
            </w:r>
          </w:p>
        </w:tc>
        <w:tc>
          <w:tcPr>
            <w:tcW w:w="955" w:type="pct"/>
            <w:tcBorders>
              <w:top w:val="nil"/>
              <w:left w:val="nil"/>
              <w:bottom w:val="single" w:sz="8" w:space="0" w:color="E6E6E6"/>
              <w:right w:val="single" w:sz="8" w:space="0" w:color="E6E6E6"/>
            </w:tcBorders>
            <w:vAlign w:val="center"/>
            <w:hideMark/>
          </w:tcPr>
          <w:p w14:paraId="5850AF6E" w14:textId="77777777" w:rsidR="00614066" w:rsidRPr="001D0A0A" w:rsidRDefault="00614066" w:rsidP="00713C24">
            <w:pPr>
              <w:spacing w:after="0"/>
              <w:jc w:val="center"/>
              <w:rPr>
                <w:rFonts w:ascii="Calibri" w:hAnsi="Calibri" w:cs="Calibri"/>
                <w:i/>
                <w:iCs/>
                <w:color w:val="000000"/>
                <w:szCs w:val="20"/>
                <w:lang w:val="nl-BE" w:eastAsia="nl-BE"/>
              </w:rPr>
            </w:pPr>
            <w:r w:rsidRPr="001D0A0A">
              <w:rPr>
                <w:rFonts w:ascii="Calibri" w:hAnsi="Calibri" w:cs="Calibri"/>
                <w:i/>
                <w:iCs/>
                <w:color w:val="000000"/>
                <w:szCs w:val="20"/>
                <w:lang w:val="nl-BE" w:eastAsia="nl-BE"/>
              </w:rPr>
              <w:t>3</w:t>
            </w:r>
          </w:p>
        </w:tc>
      </w:tr>
      <w:tr w:rsidR="00614066" w:rsidRPr="001D0A0A" w14:paraId="39D7D7D2" w14:textId="77777777" w:rsidTr="00713C24">
        <w:trPr>
          <w:trHeight w:val="20"/>
        </w:trPr>
        <w:tc>
          <w:tcPr>
            <w:tcW w:w="608" w:type="pct"/>
            <w:tcBorders>
              <w:top w:val="nil"/>
              <w:left w:val="single" w:sz="8" w:space="0" w:color="E6E6E6"/>
              <w:bottom w:val="single" w:sz="8" w:space="0" w:color="E6E6E6"/>
              <w:right w:val="single" w:sz="8" w:space="0" w:color="E6E6E6"/>
            </w:tcBorders>
            <w:vAlign w:val="center"/>
            <w:hideMark/>
          </w:tcPr>
          <w:p w14:paraId="4AC9BD74" w14:textId="77777777" w:rsidR="00614066" w:rsidRPr="001D0A0A" w:rsidRDefault="00614066" w:rsidP="00713C24">
            <w:pPr>
              <w:spacing w:after="0"/>
              <w:jc w:val="left"/>
              <w:rPr>
                <w:rFonts w:ascii="Calibri" w:hAnsi="Calibri" w:cs="Calibri"/>
                <w:i/>
                <w:iCs/>
                <w:color w:val="000000"/>
                <w:szCs w:val="20"/>
                <w:lang w:val="nl-BE" w:eastAsia="nl-BE"/>
              </w:rPr>
            </w:pPr>
            <w:r w:rsidRPr="001D0A0A">
              <w:rPr>
                <w:rFonts w:ascii="Calibri" w:hAnsi="Calibri" w:cs="Calibri"/>
                <w:i/>
                <w:iCs/>
                <w:color w:val="000000"/>
                <w:szCs w:val="20"/>
                <w:lang w:val="nl-BE" w:eastAsia="nl-BE"/>
              </w:rPr>
              <w:t>R19</w:t>
            </w:r>
          </w:p>
        </w:tc>
        <w:tc>
          <w:tcPr>
            <w:tcW w:w="2482" w:type="pct"/>
            <w:tcBorders>
              <w:top w:val="nil"/>
              <w:left w:val="nil"/>
              <w:bottom w:val="single" w:sz="8" w:space="0" w:color="E6E6E6"/>
              <w:right w:val="single" w:sz="8" w:space="0" w:color="E6E6E6"/>
            </w:tcBorders>
            <w:vAlign w:val="center"/>
            <w:hideMark/>
          </w:tcPr>
          <w:p w14:paraId="3875DD56" w14:textId="77777777" w:rsidR="00614066" w:rsidRPr="001D0A0A" w:rsidRDefault="00614066" w:rsidP="00713C24">
            <w:pPr>
              <w:spacing w:after="0"/>
              <w:jc w:val="left"/>
              <w:rPr>
                <w:rFonts w:ascii="Calibri" w:hAnsi="Calibri" w:cs="Calibri"/>
                <w:color w:val="000000"/>
                <w:szCs w:val="20"/>
                <w:lang w:val="nl-BE" w:eastAsia="nl-BE"/>
              </w:rPr>
            </w:pPr>
            <w:r w:rsidRPr="001D0A0A">
              <w:rPr>
                <w:rFonts w:ascii="Calibri" w:hAnsi="Calibri" w:cs="Calibri"/>
                <w:color w:val="000000"/>
                <w:szCs w:val="20"/>
                <w:lang w:val="nl-BE" w:eastAsia="nl-BE"/>
              </w:rPr>
              <w:t>External Launch Service Dependency</w:t>
            </w:r>
          </w:p>
        </w:tc>
        <w:tc>
          <w:tcPr>
            <w:tcW w:w="955" w:type="pct"/>
            <w:tcBorders>
              <w:top w:val="nil"/>
              <w:left w:val="nil"/>
              <w:bottom w:val="single" w:sz="8" w:space="0" w:color="E6E6E6"/>
              <w:right w:val="single" w:sz="8" w:space="0" w:color="E6E6E6"/>
            </w:tcBorders>
            <w:vAlign w:val="center"/>
            <w:hideMark/>
          </w:tcPr>
          <w:p w14:paraId="1CB9100D" w14:textId="77777777" w:rsidR="00614066" w:rsidRPr="001D0A0A" w:rsidRDefault="00614066" w:rsidP="00713C24">
            <w:pPr>
              <w:spacing w:after="0"/>
              <w:jc w:val="center"/>
              <w:rPr>
                <w:rFonts w:ascii="Calibri" w:hAnsi="Calibri" w:cs="Calibri"/>
                <w:i/>
                <w:iCs/>
                <w:color w:val="000000"/>
                <w:szCs w:val="20"/>
                <w:lang w:val="nl-BE" w:eastAsia="nl-BE"/>
              </w:rPr>
            </w:pPr>
            <w:r w:rsidRPr="001D0A0A">
              <w:rPr>
                <w:rFonts w:ascii="Calibri" w:hAnsi="Calibri" w:cs="Calibri"/>
                <w:i/>
                <w:iCs/>
                <w:color w:val="000000"/>
                <w:szCs w:val="20"/>
                <w:lang w:val="nl-BE" w:eastAsia="nl-BE"/>
              </w:rPr>
              <w:t>5</w:t>
            </w:r>
          </w:p>
        </w:tc>
        <w:tc>
          <w:tcPr>
            <w:tcW w:w="955" w:type="pct"/>
            <w:tcBorders>
              <w:top w:val="nil"/>
              <w:left w:val="nil"/>
              <w:bottom w:val="single" w:sz="8" w:space="0" w:color="E6E6E6"/>
              <w:right w:val="single" w:sz="8" w:space="0" w:color="E6E6E6"/>
            </w:tcBorders>
            <w:vAlign w:val="center"/>
            <w:hideMark/>
          </w:tcPr>
          <w:p w14:paraId="02A9741B" w14:textId="77777777" w:rsidR="00614066" w:rsidRPr="001D0A0A" w:rsidRDefault="00614066" w:rsidP="00713C24">
            <w:pPr>
              <w:spacing w:after="0"/>
              <w:jc w:val="center"/>
              <w:rPr>
                <w:rFonts w:ascii="Calibri" w:hAnsi="Calibri" w:cs="Calibri"/>
                <w:i/>
                <w:iCs/>
                <w:color w:val="000000"/>
                <w:szCs w:val="20"/>
                <w:lang w:val="nl-BE" w:eastAsia="nl-BE"/>
              </w:rPr>
            </w:pPr>
            <w:r w:rsidRPr="001D0A0A">
              <w:rPr>
                <w:rFonts w:ascii="Calibri" w:hAnsi="Calibri" w:cs="Calibri"/>
                <w:i/>
                <w:iCs/>
                <w:color w:val="000000"/>
                <w:szCs w:val="20"/>
                <w:lang w:val="nl-BE" w:eastAsia="nl-BE"/>
              </w:rPr>
              <w:t>4</w:t>
            </w:r>
          </w:p>
        </w:tc>
      </w:tr>
      <w:tr w:rsidR="00614066" w:rsidRPr="001D0A0A" w14:paraId="29272D3A" w14:textId="77777777" w:rsidTr="00713C24">
        <w:trPr>
          <w:trHeight w:val="20"/>
        </w:trPr>
        <w:tc>
          <w:tcPr>
            <w:tcW w:w="608" w:type="pct"/>
            <w:tcBorders>
              <w:top w:val="nil"/>
              <w:left w:val="single" w:sz="8" w:space="0" w:color="E6E6E6"/>
              <w:bottom w:val="single" w:sz="8" w:space="0" w:color="E6E6E6"/>
              <w:right w:val="single" w:sz="8" w:space="0" w:color="E6E6E6"/>
            </w:tcBorders>
            <w:vAlign w:val="center"/>
            <w:hideMark/>
          </w:tcPr>
          <w:p w14:paraId="287F6CFB" w14:textId="77777777" w:rsidR="00614066" w:rsidRPr="001D0A0A" w:rsidRDefault="00614066" w:rsidP="00713C24">
            <w:pPr>
              <w:spacing w:after="0"/>
              <w:jc w:val="left"/>
              <w:rPr>
                <w:rFonts w:ascii="Calibri" w:hAnsi="Calibri" w:cs="Calibri"/>
                <w:i/>
                <w:iCs/>
                <w:color w:val="000000"/>
                <w:szCs w:val="20"/>
                <w:lang w:val="nl-BE" w:eastAsia="nl-BE"/>
              </w:rPr>
            </w:pPr>
            <w:r w:rsidRPr="001D0A0A">
              <w:rPr>
                <w:rFonts w:ascii="Calibri" w:hAnsi="Calibri" w:cs="Calibri"/>
                <w:i/>
                <w:iCs/>
                <w:color w:val="000000"/>
                <w:szCs w:val="20"/>
                <w:lang w:val="nl-BE" w:eastAsia="nl-BE"/>
              </w:rPr>
              <w:t>R20</w:t>
            </w:r>
          </w:p>
        </w:tc>
        <w:tc>
          <w:tcPr>
            <w:tcW w:w="2482" w:type="pct"/>
            <w:tcBorders>
              <w:top w:val="nil"/>
              <w:left w:val="nil"/>
              <w:bottom w:val="single" w:sz="8" w:space="0" w:color="E6E6E6"/>
              <w:right w:val="single" w:sz="8" w:space="0" w:color="E6E6E6"/>
            </w:tcBorders>
            <w:vAlign w:val="center"/>
            <w:hideMark/>
          </w:tcPr>
          <w:p w14:paraId="3B84B3EC" w14:textId="77777777" w:rsidR="00614066" w:rsidRPr="001D0A0A" w:rsidRDefault="00614066" w:rsidP="00713C24">
            <w:pPr>
              <w:spacing w:after="0"/>
              <w:jc w:val="left"/>
              <w:rPr>
                <w:rFonts w:ascii="Calibri" w:hAnsi="Calibri" w:cs="Calibri"/>
                <w:color w:val="000000"/>
                <w:szCs w:val="20"/>
                <w:lang w:val="nl-BE" w:eastAsia="nl-BE"/>
              </w:rPr>
            </w:pPr>
            <w:r w:rsidRPr="001D0A0A">
              <w:rPr>
                <w:rFonts w:ascii="Calibri" w:hAnsi="Calibri" w:cs="Calibri"/>
                <w:color w:val="000000"/>
                <w:szCs w:val="20"/>
                <w:lang w:val="nl-BE" w:eastAsia="nl-BE"/>
              </w:rPr>
              <w:t>Critical Ground Infrastructure Cyberattack</w:t>
            </w:r>
          </w:p>
        </w:tc>
        <w:tc>
          <w:tcPr>
            <w:tcW w:w="955" w:type="pct"/>
            <w:tcBorders>
              <w:top w:val="nil"/>
              <w:left w:val="nil"/>
              <w:bottom w:val="single" w:sz="8" w:space="0" w:color="E6E6E6"/>
              <w:right w:val="single" w:sz="8" w:space="0" w:color="E6E6E6"/>
            </w:tcBorders>
            <w:vAlign w:val="center"/>
            <w:hideMark/>
          </w:tcPr>
          <w:p w14:paraId="6CF73D4C" w14:textId="77777777" w:rsidR="00614066" w:rsidRPr="001D0A0A" w:rsidRDefault="00614066" w:rsidP="00713C24">
            <w:pPr>
              <w:spacing w:after="0"/>
              <w:jc w:val="center"/>
              <w:rPr>
                <w:rFonts w:ascii="Calibri" w:hAnsi="Calibri" w:cs="Calibri"/>
                <w:i/>
                <w:iCs/>
                <w:color w:val="000000"/>
                <w:szCs w:val="20"/>
                <w:lang w:val="nl-BE" w:eastAsia="nl-BE"/>
              </w:rPr>
            </w:pPr>
            <w:r w:rsidRPr="001D0A0A">
              <w:rPr>
                <w:rFonts w:ascii="Calibri" w:hAnsi="Calibri" w:cs="Calibri"/>
                <w:i/>
                <w:iCs/>
                <w:color w:val="000000"/>
                <w:szCs w:val="20"/>
                <w:lang w:val="nl-BE" w:eastAsia="nl-BE"/>
              </w:rPr>
              <w:t>3</w:t>
            </w:r>
          </w:p>
        </w:tc>
        <w:tc>
          <w:tcPr>
            <w:tcW w:w="955" w:type="pct"/>
            <w:tcBorders>
              <w:top w:val="nil"/>
              <w:left w:val="nil"/>
              <w:bottom w:val="single" w:sz="8" w:space="0" w:color="E6E6E6"/>
              <w:right w:val="single" w:sz="8" w:space="0" w:color="E6E6E6"/>
            </w:tcBorders>
            <w:vAlign w:val="center"/>
            <w:hideMark/>
          </w:tcPr>
          <w:p w14:paraId="63F78145" w14:textId="77777777" w:rsidR="00614066" w:rsidRPr="001D0A0A" w:rsidRDefault="00614066" w:rsidP="00713C24">
            <w:pPr>
              <w:spacing w:after="0"/>
              <w:jc w:val="center"/>
              <w:rPr>
                <w:rFonts w:ascii="Calibri" w:hAnsi="Calibri" w:cs="Calibri"/>
                <w:i/>
                <w:iCs/>
                <w:color w:val="000000"/>
                <w:szCs w:val="20"/>
                <w:lang w:val="nl-BE" w:eastAsia="nl-BE"/>
              </w:rPr>
            </w:pPr>
            <w:r w:rsidRPr="001D0A0A">
              <w:rPr>
                <w:rFonts w:ascii="Calibri" w:hAnsi="Calibri" w:cs="Calibri"/>
                <w:i/>
                <w:iCs/>
                <w:color w:val="000000"/>
                <w:szCs w:val="20"/>
                <w:lang w:val="nl-BE" w:eastAsia="nl-BE"/>
              </w:rPr>
              <w:t>5</w:t>
            </w:r>
          </w:p>
        </w:tc>
      </w:tr>
    </w:tbl>
    <w:p w14:paraId="397E066F" w14:textId="77777777" w:rsidR="00E5341E" w:rsidRDefault="00E5341E" w:rsidP="00614066"/>
    <w:p w14:paraId="49584796" w14:textId="60370314" w:rsidR="00FC0563" w:rsidRPr="007052BD" w:rsidRDefault="00FC0563" w:rsidP="00FC0563">
      <w:pPr>
        <w:rPr>
          <w:b/>
          <w:bCs/>
          <w:i/>
          <w:iCs/>
          <w:sz w:val="22"/>
          <w:szCs w:val="22"/>
          <w:u w:val="single"/>
        </w:rPr>
      </w:pPr>
      <w:r w:rsidRPr="007052BD">
        <w:rPr>
          <w:b/>
          <w:bCs/>
          <w:i/>
          <w:iCs/>
          <w:sz w:val="22"/>
          <w:szCs w:val="22"/>
          <w:u w:val="single"/>
        </w:rPr>
        <w:t>S2 – Integrated &amp; Diversified European Launch Network</w:t>
      </w:r>
    </w:p>
    <w:p w14:paraId="76D053A4" w14:textId="4D61F25B" w:rsidR="00FC0563" w:rsidRDefault="00716F01" w:rsidP="00716F01">
      <w:pPr>
        <w:pStyle w:val="Caption"/>
        <w:rPr>
          <w:szCs w:val="20"/>
        </w:rPr>
      </w:pPr>
      <w:bookmarkStart w:id="168" w:name="_Toc239018445"/>
      <w:r>
        <w:t xml:space="preserve">Table </w:t>
      </w:r>
      <w:r>
        <w:fldChar w:fldCharType="begin"/>
      </w:r>
      <w:r>
        <w:instrText xml:space="preserve"> SEQ Table \* ARABIC </w:instrText>
      </w:r>
      <w:r>
        <w:fldChar w:fldCharType="separate"/>
      </w:r>
      <w:r w:rsidR="005F19E3">
        <w:rPr>
          <w:noProof/>
        </w:rPr>
        <w:t>54</w:t>
      </w:r>
      <w:r>
        <w:fldChar w:fldCharType="end"/>
      </w:r>
      <w:r>
        <w:t xml:space="preserve"> Scenario 2 – trade-off analysis</w:t>
      </w:r>
      <w:r w:rsidR="007D62B7">
        <w:t xml:space="preserve"> parameters</w:t>
      </w:r>
      <w:bookmarkEnd w:id="168"/>
    </w:p>
    <w:tbl>
      <w:tblPr>
        <w:tblW w:w="9680" w:type="dxa"/>
        <w:tblCellMar>
          <w:left w:w="70" w:type="dxa"/>
          <w:right w:w="70" w:type="dxa"/>
        </w:tblCellMar>
        <w:tblLook w:val="04A0" w:firstRow="1" w:lastRow="0" w:firstColumn="1" w:lastColumn="0" w:noHBand="0" w:noVBand="1"/>
      </w:tblPr>
      <w:tblGrid>
        <w:gridCol w:w="841"/>
        <w:gridCol w:w="5103"/>
        <w:gridCol w:w="1868"/>
        <w:gridCol w:w="1868"/>
      </w:tblGrid>
      <w:tr w:rsidR="00E7783B" w:rsidRPr="00E7783B" w14:paraId="0C7F3313" w14:textId="77777777" w:rsidTr="00AB5596">
        <w:trPr>
          <w:trHeight w:val="20"/>
        </w:trPr>
        <w:tc>
          <w:tcPr>
            <w:tcW w:w="841" w:type="dxa"/>
            <w:tcBorders>
              <w:top w:val="nil"/>
              <w:left w:val="single" w:sz="8" w:space="0" w:color="E6E6E6"/>
              <w:bottom w:val="single" w:sz="8" w:space="0" w:color="E6E6E6"/>
              <w:right w:val="single" w:sz="8" w:space="0" w:color="E6E6E6"/>
            </w:tcBorders>
            <w:shd w:val="clear" w:color="000000" w:fill="156082"/>
            <w:vAlign w:val="center"/>
            <w:hideMark/>
          </w:tcPr>
          <w:p w14:paraId="21FD1ADA" w14:textId="77777777" w:rsidR="00E7783B" w:rsidRPr="00E7783B" w:rsidRDefault="00E7783B" w:rsidP="00E7783B">
            <w:pPr>
              <w:spacing w:after="0"/>
              <w:jc w:val="center"/>
              <w:rPr>
                <w:rFonts w:ascii="Calibri" w:hAnsi="Calibri" w:cs="Calibri"/>
                <w:b/>
                <w:bCs/>
                <w:color w:val="FFFFFF"/>
                <w:szCs w:val="20"/>
                <w:lang w:val="nl-BE" w:eastAsia="nl-BE"/>
              </w:rPr>
            </w:pPr>
            <w:r w:rsidRPr="00E7783B">
              <w:rPr>
                <w:rFonts w:ascii="Calibri" w:hAnsi="Calibri" w:cs="Calibri"/>
                <w:b/>
                <w:bCs/>
                <w:color w:val="FFFFFF"/>
                <w:szCs w:val="20"/>
                <w:lang w:val="nl-BE" w:eastAsia="nl-BE"/>
              </w:rPr>
              <w:t>Risk ID</w:t>
            </w:r>
          </w:p>
        </w:tc>
        <w:tc>
          <w:tcPr>
            <w:tcW w:w="5103" w:type="dxa"/>
            <w:tcBorders>
              <w:top w:val="nil"/>
              <w:left w:val="nil"/>
              <w:bottom w:val="single" w:sz="8" w:space="0" w:color="E6E6E6"/>
              <w:right w:val="single" w:sz="8" w:space="0" w:color="E6E6E6"/>
            </w:tcBorders>
            <w:shd w:val="clear" w:color="000000" w:fill="156082"/>
            <w:vAlign w:val="center"/>
            <w:hideMark/>
          </w:tcPr>
          <w:p w14:paraId="05FBE3EE" w14:textId="77777777" w:rsidR="00E7783B" w:rsidRPr="00E7783B" w:rsidRDefault="00E7783B" w:rsidP="00E7783B">
            <w:pPr>
              <w:spacing w:after="0"/>
              <w:jc w:val="center"/>
              <w:rPr>
                <w:rFonts w:ascii="Calibri" w:hAnsi="Calibri" w:cs="Calibri"/>
                <w:b/>
                <w:bCs/>
                <w:color w:val="FFFFFF"/>
                <w:szCs w:val="20"/>
                <w:lang w:val="nl-BE" w:eastAsia="nl-BE"/>
              </w:rPr>
            </w:pPr>
            <w:r w:rsidRPr="00E7783B">
              <w:rPr>
                <w:rFonts w:ascii="Calibri" w:hAnsi="Calibri" w:cs="Calibri"/>
                <w:b/>
                <w:bCs/>
                <w:color w:val="FFFFFF"/>
                <w:szCs w:val="20"/>
                <w:lang w:val="nl-BE" w:eastAsia="nl-BE"/>
              </w:rPr>
              <w:t>Risk Name</w:t>
            </w:r>
          </w:p>
        </w:tc>
        <w:tc>
          <w:tcPr>
            <w:tcW w:w="1868" w:type="dxa"/>
            <w:tcBorders>
              <w:top w:val="nil"/>
              <w:left w:val="nil"/>
              <w:bottom w:val="single" w:sz="8" w:space="0" w:color="E6E6E6"/>
              <w:right w:val="single" w:sz="8" w:space="0" w:color="E6E6E6"/>
            </w:tcBorders>
            <w:shd w:val="clear" w:color="000000" w:fill="FFE600"/>
            <w:vAlign w:val="center"/>
            <w:hideMark/>
          </w:tcPr>
          <w:p w14:paraId="2B63E6EC" w14:textId="77777777" w:rsidR="00E7783B" w:rsidRPr="00E7783B" w:rsidRDefault="00E7783B" w:rsidP="00E7783B">
            <w:pPr>
              <w:spacing w:after="0"/>
              <w:jc w:val="center"/>
              <w:rPr>
                <w:rFonts w:ascii="Calibri" w:hAnsi="Calibri" w:cs="Calibri"/>
                <w:b/>
                <w:bCs/>
                <w:color w:val="4D93D9"/>
                <w:szCs w:val="20"/>
                <w:lang w:val="nl-BE" w:eastAsia="nl-BE"/>
              </w:rPr>
            </w:pPr>
            <w:r w:rsidRPr="00E7783B">
              <w:rPr>
                <w:rFonts w:ascii="Calibri" w:hAnsi="Calibri" w:cs="Calibri"/>
                <w:b/>
                <w:bCs/>
                <w:color w:val="4D93D9"/>
                <w:szCs w:val="20"/>
                <w:lang w:val="nl-BE" w:eastAsia="nl-BE"/>
              </w:rPr>
              <w:t xml:space="preserve">Base case </w:t>
            </w:r>
            <w:r w:rsidRPr="00E7783B">
              <w:rPr>
                <w:rFonts w:ascii="Calibri" w:hAnsi="Calibri" w:cs="Calibri"/>
                <w:b/>
                <w:bCs/>
                <w:color w:val="4D93D9"/>
                <w:szCs w:val="20"/>
                <w:lang w:val="nl-BE" w:eastAsia="nl-BE"/>
              </w:rPr>
              <w:br/>
            </w:r>
            <w:r w:rsidRPr="00E7783B">
              <w:rPr>
                <w:rFonts w:ascii="Calibri" w:hAnsi="Calibri" w:cs="Calibri"/>
                <w:i/>
                <w:iCs/>
                <w:color w:val="4D93D9"/>
                <w:szCs w:val="20"/>
                <w:lang w:val="nl-BE" w:eastAsia="nl-BE"/>
              </w:rPr>
              <w:t>(most likely)</w:t>
            </w:r>
          </w:p>
        </w:tc>
        <w:tc>
          <w:tcPr>
            <w:tcW w:w="1868" w:type="dxa"/>
            <w:tcBorders>
              <w:top w:val="nil"/>
              <w:left w:val="nil"/>
              <w:bottom w:val="single" w:sz="8" w:space="0" w:color="E6E6E6"/>
              <w:right w:val="single" w:sz="8" w:space="0" w:color="E6E6E6"/>
            </w:tcBorders>
            <w:shd w:val="clear" w:color="000000" w:fill="FFE600"/>
            <w:vAlign w:val="center"/>
            <w:hideMark/>
          </w:tcPr>
          <w:p w14:paraId="329EADD3" w14:textId="77777777" w:rsidR="00E7783B" w:rsidRPr="00E7783B" w:rsidRDefault="00E7783B" w:rsidP="00E7783B">
            <w:pPr>
              <w:spacing w:after="0"/>
              <w:jc w:val="center"/>
              <w:rPr>
                <w:rFonts w:ascii="Calibri" w:hAnsi="Calibri" w:cs="Calibri"/>
                <w:b/>
                <w:bCs/>
                <w:color w:val="4D93D9"/>
                <w:szCs w:val="20"/>
                <w:lang w:val="nl-BE" w:eastAsia="nl-BE"/>
              </w:rPr>
            </w:pPr>
            <w:r w:rsidRPr="00E7783B">
              <w:rPr>
                <w:rFonts w:ascii="Calibri" w:hAnsi="Calibri" w:cs="Calibri"/>
                <w:b/>
                <w:bCs/>
                <w:color w:val="4D93D9"/>
                <w:szCs w:val="20"/>
                <w:lang w:val="nl-BE" w:eastAsia="nl-BE"/>
              </w:rPr>
              <w:t xml:space="preserve">Base case </w:t>
            </w:r>
            <w:r w:rsidRPr="00E7783B">
              <w:rPr>
                <w:rFonts w:ascii="Calibri" w:hAnsi="Calibri" w:cs="Calibri"/>
                <w:b/>
                <w:bCs/>
                <w:color w:val="4D93D9"/>
                <w:szCs w:val="20"/>
                <w:lang w:val="nl-BE" w:eastAsia="nl-BE"/>
              </w:rPr>
              <w:br/>
            </w:r>
            <w:r w:rsidRPr="00E7783B">
              <w:rPr>
                <w:rFonts w:ascii="Calibri" w:hAnsi="Calibri" w:cs="Calibri"/>
                <w:i/>
                <w:iCs/>
                <w:color w:val="4D93D9"/>
                <w:szCs w:val="20"/>
                <w:lang w:val="nl-BE" w:eastAsia="nl-BE"/>
              </w:rPr>
              <w:t>(most likely)</w:t>
            </w:r>
          </w:p>
        </w:tc>
      </w:tr>
      <w:tr w:rsidR="00B46DD8" w:rsidRPr="00E7783B" w14:paraId="4C84FD5C" w14:textId="77777777" w:rsidTr="0015153B">
        <w:trPr>
          <w:trHeight w:val="20"/>
        </w:trPr>
        <w:tc>
          <w:tcPr>
            <w:tcW w:w="841" w:type="dxa"/>
            <w:tcBorders>
              <w:top w:val="single" w:sz="8" w:space="0" w:color="E6E6E6"/>
              <w:left w:val="single" w:sz="8" w:space="0" w:color="E6E6E6"/>
              <w:bottom w:val="single" w:sz="8" w:space="0" w:color="E6E6E6"/>
              <w:right w:val="single" w:sz="8" w:space="0" w:color="E6E6E6"/>
            </w:tcBorders>
            <w:shd w:val="clear" w:color="000000" w:fill="002060"/>
            <w:vAlign w:val="center"/>
          </w:tcPr>
          <w:p w14:paraId="4DE25261" w14:textId="7ADA9E77" w:rsidR="00B46DD8" w:rsidRPr="00E7783B" w:rsidRDefault="0003468C" w:rsidP="00B46DD8">
            <w:pPr>
              <w:spacing w:after="0"/>
              <w:jc w:val="center"/>
              <w:rPr>
                <w:rFonts w:ascii="Calibri" w:hAnsi="Calibri" w:cs="Calibri"/>
                <w:i/>
                <w:iCs/>
                <w:color w:val="000000"/>
                <w:szCs w:val="20"/>
                <w:lang w:val="nl-BE" w:eastAsia="nl-BE"/>
              </w:rPr>
            </w:pPr>
            <w:r>
              <w:rPr>
                <w:rFonts w:ascii="Calibri" w:hAnsi="Calibri" w:cs="Calibri"/>
                <w:b/>
                <w:bCs/>
                <w:color w:val="FFFFFF"/>
                <w:szCs w:val="20"/>
                <w:lang w:val="nl-BE" w:eastAsia="nl-BE"/>
              </w:rPr>
              <w:t>B1</w:t>
            </w:r>
          </w:p>
        </w:tc>
        <w:tc>
          <w:tcPr>
            <w:tcW w:w="5103" w:type="dxa"/>
            <w:tcBorders>
              <w:top w:val="nil"/>
              <w:left w:val="nil"/>
              <w:bottom w:val="single" w:sz="8" w:space="0" w:color="E6E6E6"/>
              <w:right w:val="nil"/>
            </w:tcBorders>
            <w:shd w:val="clear" w:color="000000" w:fill="9BBCFF"/>
            <w:vAlign w:val="center"/>
          </w:tcPr>
          <w:p w14:paraId="7E7F3325" w14:textId="35B7A547" w:rsidR="00B46DD8" w:rsidRPr="00E7783B" w:rsidRDefault="00B46DD8" w:rsidP="00B46DD8">
            <w:pPr>
              <w:spacing w:after="0"/>
              <w:jc w:val="left"/>
              <w:rPr>
                <w:rFonts w:ascii="Calibri" w:hAnsi="Calibri" w:cs="Calibri"/>
                <w:color w:val="000000"/>
                <w:szCs w:val="20"/>
                <w:lang w:val="nl-BE" w:eastAsia="nl-BE"/>
              </w:rPr>
            </w:pPr>
            <w:r w:rsidRPr="00E7783B">
              <w:rPr>
                <w:rFonts w:ascii="Calibri" w:hAnsi="Calibri" w:cs="Calibri"/>
                <w:b/>
                <w:bCs/>
                <w:i/>
                <w:iCs/>
                <w:color w:val="000000"/>
                <w:szCs w:val="20"/>
                <w:lang w:val="nl-BE" w:eastAsia="nl-BE"/>
              </w:rPr>
              <w:t xml:space="preserve">Launch Infrastructure Risks </w:t>
            </w:r>
            <w:r w:rsidRPr="00E7783B">
              <w:rPr>
                <w:rFonts w:ascii="Calibri" w:hAnsi="Calibri" w:cs="Calibri"/>
                <w:i/>
                <w:iCs/>
                <w:color w:val="000000"/>
                <w:szCs w:val="20"/>
                <w:lang w:val="nl-BE" w:eastAsia="nl-BE"/>
              </w:rPr>
              <w:t>(4 Risks)</w:t>
            </w:r>
          </w:p>
        </w:tc>
        <w:tc>
          <w:tcPr>
            <w:tcW w:w="1868" w:type="dxa"/>
            <w:tcBorders>
              <w:top w:val="single" w:sz="8" w:space="0" w:color="E6E6E6"/>
              <w:left w:val="nil"/>
              <w:bottom w:val="single" w:sz="8" w:space="0" w:color="E6E6E6"/>
              <w:right w:val="nil"/>
            </w:tcBorders>
            <w:shd w:val="clear" w:color="000000" w:fill="BCAA00"/>
            <w:vAlign w:val="center"/>
          </w:tcPr>
          <w:p w14:paraId="70D9FF76" w14:textId="614C6BB5" w:rsidR="00B46DD8" w:rsidRPr="00E7783B" w:rsidRDefault="00B46DD8" w:rsidP="00B46DD8">
            <w:pPr>
              <w:spacing w:after="0"/>
              <w:jc w:val="center"/>
              <w:rPr>
                <w:rFonts w:ascii="Calibri" w:hAnsi="Calibri" w:cs="Calibri"/>
                <w:i/>
                <w:iCs/>
                <w:color w:val="000000"/>
                <w:szCs w:val="20"/>
                <w:lang w:val="nl-BE" w:eastAsia="nl-BE"/>
              </w:rPr>
            </w:pPr>
            <w:r w:rsidRPr="00E7783B">
              <w:rPr>
                <w:rFonts w:ascii="Calibri" w:hAnsi="Calibri" w:cs="Calibri"/>
                <w:b/>
                <w:bCs/>
                <w:color w:val="FFFFFF"/>
                <w:szCs w:val="20"/>
                <w:lang w:val="nl-BE" w:eastAsia="nl-BE"/>
              </w:rPr>
              <w:t xml:space="preserve">Likelihood </w:t>
            </w:r>
            <w:r w:rsidRPr="00E7783B">
              <w:rPr>
                <w:rFonts w:ascii="Calibri" w:hAnsi="Calibri" w:cs="Calibri"/>
                <w:i/>
                <w:iCs/>
                <w:color w:val="FFFFFF"/>
                <w:szCs w:val="20"/>
                <w:lang w:val="nl-BE" w:eastAsia="nl-BE"/>
              </w:rPr>
              <w:t>(1-5)</w:t>
            </w:r>
          </w:p>
        </w:tc>
        <w:tc>
          <w:tcPr>
            <w:tcW w:w="1868" w:type="dxa"/>
            <w:tcBorders>
              <w:top w:val="single" w:sz="8" w:space="0" w:color="E6E6E6"/>
              <w:left w:val="nil"/>
              <w:bottom w:val="single" w:sz="8" w:space="0" w:color="E6E6E6"/>
              <w:right w:val="nil"/>
            </w:tcBorders>
            <w:shd w:val="clear" w:color="000000" w:fill="BCAA00"/>
            <w:vAlign w:val="center"/>
          </w:tcPr>
          <w:p w14:paraId="762A36CB" w14:textId="4BCCF391" w:rsidR="00B46DD8" w:rsidRPr="00E7783B" w:rsidRDefault="00B46DD8" w:rsidP="00B46DD8">
            <w:pPr>
              <w:spacing w:after="0"/>
              <w:jc w:val="center"/>
              <w:rPr>
                <w:rFonts w:ascii="Calibri" w:hAnsi="Calibri" w:cs="Calibri"/>
                <w:i/>
                <w:iCs/>
                <w:color w:val="000000"/>
                <w:szCs w:val="20"/>
                <w:lang w:val="nl-BE" w:eastAsia="nl-BE"/>
              </w:rPr>
            </w:pPr>
            <w:r w:rsidRPr="00E7783B">
              <w:rPr>
                <w:rFonts w:ascii="Calibri" w:hAnsi="Calibri" w:cs="Calibri"/>
                <w:b/>
                <w:bCs/>
                <w:color w:val="FFFFFF"/>
                <w:szCs w:val="20"/>
                <w:lang w:val="nl-BE" w:eastAsia="nl-BE"/>
              </w:rPr>
              <w:t xml:space="preserve">Severity </w:t>
            </w:r>
            <w:r w:rsidRPr="00E7783B">
              <w:rPr>
                <w:rFonts w:ascii="Calibri" w:hAnsi="Calibri" w:cs="Calibri"/>
                <w:i/>
                <w:iCs/>
                <w:color w:val="FFFFFF"/>
                <w:szCs w:val="20"/>
                <w:lang w:val="nl-BE" w:eastAsia="nl-BE"/>
              </w:rPr>
              <w:t>(1-5)</w:t>
            </w:r>
          </w:p>
        </w:tc>
      </w:tr>
      <w:tr w:rsidR="00E7783B" w:rsidRPr="00E7783B" w14:paraId="7E88D2A2" w14:textId="77777777" w:rsidTr="00AB5596">
        <w:trPr>
          <w:trHeight w:val="20"/>
        </w:trPr>
        <w:tc>
          <w:tcPr>
            <w:tcW w:w="841" w:type="dxa"/>
            <w:tcBorders>
              <w:top w:val="nil"/>
              <w:left w:val="single" w:sz="8" w:space="0" w:color="E6E6E6"/>
              <w:bottom w:val="single" w:sz="8" w:space="0" w:color="E6E6E6"/>
              <w:right w:val="single" w:sz="8" w:space="0" w:color="E6E6E6"/>
            </w:tcBorders>
            <w:vAlign w:val="center"/>
            <w:hideMark/>
          </w:tcPr>
          <w:p w14:paraId="06D714F5" w14:textId="77777777" w:rsidR="00E7783B" w:rsidRPr="00E7783B" w:rsidRDefault="00E7783B" w:rsidP="00E7783B">
            <w:pPr>
              <w:spacing w:after="0"/>
              <w:jc w:val="left"/>
              <w:rPr>
                <w:rFonts w:ascii="Calibri" w:hAnsi="Calibri" w:cs="Calibri"/>
                <w:i/>
                <w:iCs/>
                <w:color w:val="000000"/>
                <w:szCs w:val="20"/>
                <w:lang w:val="nl-BE" w:eastAsia="nl-BE"/>
              </w:rPr>
            </w:pPr>
            <w:r w:rsidRPr="00E7783B">
              <w:rPr>
                <w:rFonts w:ascii="Calibri" w:hAnsi="Calibri" w:cs="Calibri"/>
                <w:i/>
                <w:iCs/>
                <w:color w:val="000000"/>
                <w:szCs w:val="20"/>
                <w:lang w:val="nl-BE" w:eastAsia="nl-BE"/>
              </w:rPr>
              <w:t>R1</w:t>
            </w:r>
          </w:p>
        </w:tc>
        <w:tc>
          <w:tcPr>
            <w:tcW w:w="5103" w:type="dxa"/>
            <w:tcBorders>
              <w:top w:val="nil"/>
              <w:left w:val="nil"/>
              <w:bottom w:val="single" w:sz="8" w:space="0" w:color="E6E6E6"/>
              <w:right w:val="single" w:sz="8" w:space="0" w:color="E6E6E6"/>
            </w:tcBorders>
            <w:vAlign w:val="center"/>
            <w:hideMark/>
          </w:tcPr>
          <w:p w14:paraId="044B9F33" w14:textId="77777777" w:rsidR="00E7783B" w:rsidRPr="00E7783B" w:rsidRDefault="00E7783B" w:rsidP="00E7783B">
            <w:pPr>
              <w:spacing w:after="0"/>
              <w:jc w:val="left"/>
              <w:rPr>
                <w:rFonts w:ascii="Calibri" w:hAnsi="Calibri" w:cs="Calibri"/>
                <w:color w:val="000000"/>
                <w:szCs w:val="20"/>
                <w:lang w:val="nl-BE" w:eastAsia="nl-BE"/>
              </w:rPr>
            </w:pPr>
            <w:r w:rsidRPr="00E7783B">
              <w:rPr>
                <w:rFonts w:ascii="Calibri" w:hAnsi="Calibri" w:cs="Calibri"/>
                <w:color w:val="000000"/>
                <w:szCs w:val="20"/>
                <w:lang w:val="nl-BE" w:eastAsia="nl-BE"/>
              </w:rPr>
              <w:t>Launch Site Unavailability</w:t>
            </w:r>
          </w:p>
        </w:tc>
        <w:tc>
          <w:tcPr>
            <w:tcW w:w="1868" w:type="dxa"/>
            <w:tcBorders>
              <w:top w:val="nil"/>
              <w:left w:val="nil"/>
              <w:bottom w:val="single" w:sz="8" w:space="0" w:color="E6E6E6"/>
              <w:right w:val="single" w:sz="8" w:space="0" w:color="E6E6E6"/>
            </w:tcBorders>
            <w:vAlign w:val="center"/>
            <w:hideMark/>
          </w:tcPr>
          <w:p w14:paraId="642710BC" w14:textId="77777777" w:rsidR="00E7783B" w:rsidRPr="00E7783B" w:rsidRDefault="00E7783B" w:rsidP="00E7783B">
            <w:pPr>
              <w:spacing w:after="0"/>
              <w:jc w:val="center"/>
              <w:rPr>
                <w:rFonts w:ascii="Calibri" w:hAnsi="Calibri" w:cs="Calibri"/>
                <w:i/>
                <w:iCs/>
                <w:color w:val="000000"/>
                <w:szCs w:val="20"/>
                <w:lang w:val="nl-BE" w:eastAsia="nl-BE"/>
              </w:rPr>
            </w:pPr>
            <w:r w:rsidRPr="00E7783B">
              <w:rPr>
                <w:rFonts w:ascii="Calibri" w:hAnsi="Calibri" w:cs="Calibri"/>
                <w:i/>
                <w:iCs/>
                <w:color w:val="000000"/>
                <w:szCs w:val="20"/>
                <w:lang w:val="nl-BE" w:eastAsia="nl-BE"/>
              </w:rPr>
              <w:t>3</w:t>
            </w:r>
          </w:p>
        </w:tc>
        <w:tc>
          <w:tcPr>
            <w:tcW w:w="1868" w:type="dxa"/>
            <w:tcBorders>
              <w:top w:val="nil"/>
              <w:left w:val="nil"/>
              <w:bottom w:val="single" w:sz="8" w:space="0" w:color="E6E6E6"/>
              <w:right w:val="single" w:sz="8" w:space="0" w:color="E6E6E6"/>
            </w:tcBorders>
            <w:vAlign w:val="center"/>
            <w:hideMark/>
          </w:tcPr>
          <w:p w14:paraId="49B9F8C1" w14:textId="77777777" w:rsidR="00E7783B" w:rsidRPr="00E7783B" w:rsidRDefault="00E7783B" w:rsidP="00E7783B">
            <w:pPr>
              <w:spacing w:after="0"/>
              <w:jc w:val="center"/>
              <w:rPr>
                <w:rFonts w:ascii="Calibri" w:hAnsi="Calibri" w:cs="Calibri"/>
                <w:i/>
                <w:iCs/>
                <w:color w:val="000000"/>
                <w:szCs w:val="20"/>
                <w:lang w:val="nl-BE" w:eastAsia="nl-BE"/>
              </w:rPr>
            </w:pPr>
            <w:r w:rsidRPr="00E7783B">
              <w:rPr>
                <w:rFonts w:ascii="Calibri" w:hAnsi="Calibri" w:cs="Calibri"/>
                <w:i/>
                <w:iCs/>
                <w:color w:val="000000"/>
                <w:szCs w:val="20"/>
                <w:lang w:val="nl-BE" w:eastAsia="nl-BE"/>
              </w:rPr>
              <w:t>5</w:t>
            </w:r>
          </w:p>
        </w:tc>
      </w:tr>
      <w:tr w:rsidR="00E7783B" w:rsidRPr="00E7783B" w14:paraId="23E3793A" w14:textId="77777777" w:rsidTr="00AB5596">
        <w:trPr>
          <w:trHeight w:val="20"/>
        </w:trPr>
        <w:tc>
          <w:tcPr>
            <w:tcW w:w="841" w:type="dxa"/>
            <w:tcBorders>
              <w:top w:val="nil"/>
              <w:left w:val="single" w:sz="8" w:space="0" w:color="E6E6E6"/>
              <w:bottom w:val="single" w:sz="8" w:space="0" w:color="E6E6E6"/>
              <w:right w:val="single" w:sz="8" w:space="0" w:color="E6E6E6"/>
            </w:tcBorders>
            <w:vAlign w:val="center"/>
            <w:hideMark/>
          </w:tcPr>
          <w:p w14:paraId="62059ED7" w14:textId="77777777" w:rsidR="00E7783B" w:rsidRPr="00E7783B" w:rsidRDefault="00E7783B" w:rsidP="00E7783B">
            <w:pPr>
              <w:spacing w:after="0"/>
              <w:jc w:val="left"/>
              <w:rPr>
                <w:rFonts w:ascii="Calibri" w:hAnsi="Calibri" w:cs="Calibri"/>
                <w:i/>
                <w:iCs/>
                <w:color w:val="000000"/>
                <w:szCs w:val="20"/>
                <w:lang w:val="nl-BE" w:eastAsia="nl-BE"/>
              </w:rPr>
            </w:pPr>
            <w:r w:rsidRPr="00E7783B">
              <w:rPr>
                <w:rFonts w:ascii="Calibri" w:hAnsi="Calibri" w:cs="Calibri"/>
                <w:i/>
                <w:iCs/>
                <w:color w:val="000000"/>
                <w:szCs w:val="20"/>
                <w:lang w:val="nl-BE" w:eastAsia="nl-BE"/>
              </w:rPr>
              <w:t>R2</w:t>
            </w:r>
          </w:p>
        </w:tc>
        <w:tc>
          <w:tcPr>
            <w:tcW w:w="5103" w:type="dxa"/>
            <w:tcBorders>
              <w:top w:val="nil"/>
              <w:left w:val="nil"/>
              <w:bottom w:val="single" w:sz="8" w:space="0" w:color="E6E6E6"/>
              <w:right w:val="single" w:sz="8" w:space="0" w:color="E6E6E6"/>
            </w:tcBorders>
            <w:vAlign w:val="center"/>
            <w:hideMark/>
          </w:tcPr>
          <w:p w14:paraId="0CAB800A" w14:textId="77777777" w:rsidR="00E7783B" w:rsidRPr="00E7783B" w:rsidRDefault="00E7783B" w:rsidP="00E7783B">
            <w:pPr>
              <w:spacing w:after="0"/>
              <w:jc w:val="left"/>
              <w:rPr>
                <w:rFonts w:ascii="Calibri" w:hAnsi="Calibri" w:cs="Calibri"/>
                <w:color w:val="000000"/>
                <w:szCs w:val="20"/>
                <w:lang w:val="nl-BE" w:eastAsia="nl-BE"/>
              </w:rPr>
            </w:pPr>
            <w:r w:rsidRPr="00E7783B">
              <w:rPr>
                <w:rFonts w:ascii="Calibri" w:hAnsi="Calibri" w:cs="Calibri"/>
                <w:color w:val="000000"/>
                <w:szCs w:val="20"/>
                <w:lang w:val="nl-BE" w:eastAsia="nl-BE"/>
              </w:rPr>
              <w:t>Launch Pad Capacity Saturation</w:t>
            </w:r>
          </w:p>
        </w:tc>
        <w:tc>
          <w:tcPr>
            <w:tcW w:w="1868" w:type="dxa"/>
            <w:tcBorders>
              <w:top w:val="nil"/>
              <w:left w:val="nil"/>
              <w:bottom w:val="single" w:sz="8" w:space="0" w:color="E6E6E6"/>
              <w:right w:val="single" w:sz="8" w:space="0" w:color="E6E6E6"/>
            </w:tcBorders>
            <w:vAlign w:val="center"/>
            <w:hideMark/>
          </w:tcPr>
          <w:p w14:paraId="2A5BC29F" w14:textId="77777777" w:rsidR="00E7783B" w:rsidRPr="00E7783B" w:rsidRDefault="00E7783B" w:rsidP="00E7783B">
            <w:pPr>
              <w:spacing w:after="0"/>
              <w:jc w:val="center"/>
              <w:rPr>
                <w:rFonts w:ascii="Calibri" w:hAnsi="Calibri" w:cs="Calibri"/>
                <w:i/>
                <w:iCs/>
                <w:color w:val="000000"/>
                <w:szCs w:val="20"/>
                <w:lang w:val="nl-BE" w:eastAsia="nl-BE"/>
              </w:rPr>
            </w:pPr>
            <w:r w:rsidRPr="00E7783B">
              <w:rPr>
                <w:rFonts w:ascii="Calibri" w:hAnsi="Calibri" w:cs="Calibri"/>
                <w:i/>
                <w:iCs/>
                <w:color w:val="000000"/>
                <w:szCs w:val="20"/>
                <w:lang w:val="nl-BE" w:eastAsia="nl-BE"/>
              </w:rPr>
              <w:t>4</w:t>
            </w:r>
          </w:p>
        </w:tc>
        <w:tc>
          <w:tcPr>
            <w:tcW w:w="1868" w:type="dxa"/>
            <w:tcBorders>
              <w:top w:val="nil"/>
              <w:left w:val="nil"/>
              <w:bottom w:val="single" w:sz="8" w:space="0" w:color="E6E6E6"/>
              <w:right w:val="single" w:sz="8" w:space="0" w:color="E6E6E6"/>
            </w:tcBorders>
            <w:vAlign w:val="center"/>
            <w:hideMark/>
          </w:tcPr>
          <w:p w14:paraId="1D461013" w14:textId="77777777" w:rsidR="00E7783B" w:rsidRPr="00E7783B" w:rsidRDefault="00E7783B" w:rsidP="00E7783B">
            <w:pPr>
              <w:spacing w:after="0"/>
              <w:jc w:val="center"/>
              <w:rPr>
                <w:rFonts w:ascii="Calibri" w:hAnsi="Calibri" w:cs="Calibri"/>
                <w:i/>
                <w:iCs/>
                <w:color w:val="000000"/>
                <w:szCs w:val="20"/>
                <w:lang w:val="nl-BE" w:eastAsia="nl-BE"/>
              </w:rPr>
            </w:pPr>
            <w:r w:rsidRPr="00E7783B">
              <w:rPr>
                <w:rFonts w:ascii="Calibri" w:hAnsi="Calibri" w:cs="Calibri"/>
                <w:i/>
                <w:iCs/>
                <w:color w:val="000000"/>
                <w:szCs w:val="20"/>
                <w:lang w:val="nl-BE" w:eastAsia="nl-BE"/>
              </w:rPr>
              <w:t>3</w:t>
            </w:r>
          </w:p>
        </w:tc>
      </w:tr>
      <w:tr w:rsidR="00E7783B" w:rsidRPr="00E7783B" w14:paraId="5B6855C9" w14:textId="77777777" w:rsidTr="00AB5596">
        <w:trPr>
          <w:trHeight w:val="20"/>
        </w:trPr>
        <w:tc>
          <w:tcPr>
            <w:tcW w:w="841" w:type="dxa"/>
            <w:tcBorders>
              <w:top w:val="nil"/>
              <w:left w:val="single" w:sz="8" w:space="0" w:color="E6E6E6"/>
              <w:bottom w:val="single" w:sz="8" w:space="0" w:color="E6E6E6"/>
              <w:right w:val="single" w:sz="8" w:space="0" w:color="E6E6E6"/>
            </w:tcBorders>
            <w:vAlign w:val="center"/>
            <w:hideMark/>
          </w:tcPr>
          <w:p w14:paraId="68AE751E" w14:textId="77777777" w:rsidR="00E7783B" w:rsidRPr="00E7783B" w:rsidRDefault="00E7783B" w:rsidP="00E7783B">
            <w:pPr>
              <w:spacing w:after="0"/>
              <w:jc w:val="left"/>
              <w:rPr>
                <w:rFonts w:ascii="Calibri" w:hAnsi="Calibri" w:cs="Calibri"/>
                <w:i/>
                <w:iCs/>
                <w:color w:val="000000"/>
                <w:szCs w:val="20"/>
                <w:lang w:val="nl-BE" w:eastAsia="nl-BE"/>
              </w:rPr>
            </w:pPr>
            <w:r w:rsidRPr="00E7783B">
              <w:rPr>
                <w:rFonts w:ascii="Calibri" w:hAnsi="Calibri" w:cs="Calibri"/>
                <w:i/>
                <w:iCs/>
                <w:color w:val="000000"/>
                <w:szCs w:val="20"/>
                <w:lang w:val="nl-BE" w:eastAsia="nl-BE"/>
              </w:rPr>
              <w:t>R3</w:t>
            </w:r>
          </w:p>
        </w:tc>
        <w:tc>
          <w:tcPr>
            <w:tcW w:w="5103" w:type="dxa"/>
            <w:tcBorders>
              <w:top w:val="nil"/>
              <w:left w:val="nil"/>
              <w:bottom w:val="single" w:sz="8" w:space="0" w:color="E6E6E6"/>
              <w:right w:val="single" w:sz="8" w:space="0" w:color="E6E6E6"/>
            </w:tcBorders>
            <w:vAlign w:val="center"/>
            <w:hideMark/>
          </w:tcPr>
          <w:p w14:paraId="07CFF1F1" w14:textId="77777777" w:rsidR="00E7783B" w:rsidRPr="00E7783B" w:rsidRDefault="00E7783B" w:rsidP="00E7783B">
            <w:pPr>
              <w:spacing w:after="0"/>
              <w:jc w:val="left"/>
              <w:rPr>
                <w:rFonts w:ascii="Calibri" w:hAnsi="Calibri" w:cs="Calibri"/>
                <w:color w:val="000000"/>
                <w:szCs w:val="20"/>
                <w:lang w:val="nl-BE" w:eastAsia="nl-BE"/>
              </w:rPr>
            </w:pPr>
            <w:r w:rsidRPr="00E7783B">
              <w:rPr>
                <w:rFonts w:ascii="Calibri" w:hAnsi="Calibri" w:cs="Calibri"/>
                <w:color w:val="000000"/>
                <w:szCs w:val="20"/>
                <w:lang w:val="nl-BE" w:eastAsia="nl-BE"/>
              </w:rPr>
              <w:t>Launch Campaign Disruption</w:t>
            </w:r>
          </w:p>
        </w:tc>
        <w:tc>
          <w:tcPr>
            <w:tcW w:w="1868" w:type="dxa"/>
            <w:tcBorders>
              <w:top w:val="nil"/>
              <w:left w:val="nil"/>
              <w:bottom w:val="single" w:sz="8" w:space="0" w:color="E6E6E6"/>
              <w:right w:val="single" w:sz="8" w:space="0" w:color="E6E6E6"/>
            </w:tcBorders>
            <w:vAlign w:val="center"/>
            <w:hideMark/>
          </w:tcPr>
          <w:p w14:paraId="4F816F8F" w14:textId="77777777" w:rsidR="00E7783B" w:rsidRPr="00E7783B" w:rsidRDefault="00E7783B" w:rsidP="00E7783B">
            <w:pPr>
              <w:spacing w:after="0"/>
              <w:jc w:val="center"/>
              <w:rPr>
                <w:rFonts w:ascii="Calibri" w:hAnsi="Calibri" w:cs="Calibri"/>
                <w:i/>
                <w:iCs/>
                <w:color w:val="000000"/>
                <w:szCs w:val="20"/>
                <w:lang w:val="nl-BE" w:eastAsia="nl-BE"/>
              </w:rPr>
            </w:pPr>
            <w:r w:rsidRPr="00E7783B">
              <w:rPr>
                <w:rFonts w:ascii="Calibri" w:hAnsi="Calibri" w:cs="Calibri"/>
                <w:i/>
                <w:iCs/>
                <w:color w:val="000000"/>
                <w:szCs w:val="20"/>
                <w:lang w:val="nl-BE" w:eastAsia="nl-BE"/>
              </w:rPr>
              <w:t>4</w:t>
            </w:r>
          </w:p>
        </w:tc>
        <w:tc>
          <w:tcPr>
            <w:tcW w:w="1868" w:type="dxa"/>
            <w:tcBorders>
              <w:top w:val="nil"/>
              <w:left w:val="nil"/>
              <w:bottom w:val="single" w:sz="8" w:space="0" w:color="E6E6E6"/>
              <w:right w:val="single" w:sz="8" w:space="0" w:color="E6E6E6"/>
            </w:tcBorders>
            <w:vAlign w:val="center"/>
            <w:hideMark/>
          </w:tcPr>
          <w:p w14:paraId="33A1A5F4" w14:textId="77777777" w:rsidR="00E7783B" w:rsidRPr="00E7783B" w:rsidRDefault="00E7783B" w:rsidP="00E7783B">
            <w:pPr>
              <w:spacing w:after="0"/>
              <w:jc w:val="center"/>
              <w:rPr>
                <w:rFonts w:ascii="Calibri" w:hAnsi="Calibri" w:cs="Calibri"/>
                <w:i/>
                <w:iCs/>
                <w:color w:val="000000"/>
                <w:szCs w:val="20"/>
                <w:lang w:val="nl-BE" w:eastAsia="nl-BE"/>
              </w:rPr>
            </w:pPr>
            <w:r w:rsidRPr="00E7783B">
              <w:rPr>
                <w:rFonts w:ascii="Calibri" w:hAnsi="Calibri" w:cs="Calibri"/>
                <w:i/>
                <w:iCs/>
                <w:color w:val="000000"/>
                <w:szCs w:val="20"/>
                <w:lang w:val="nl-BE" w:eastAsia="nl-BE"/>
              </w:rPr>
              <w:t>3</w:t>
            </w:r>
          </w:p>
        </w:tc>
      </w:tr>
      <w:tr w:rsidR="00E7783B" w:rsidRPr="00E7783B" w14:paraId="0A651CFD" w14:textId="77777777" w:rsidTr="00AB5596">
        <w:trPr>
          <w:trHeight w:val="20"/>
        </w:trPr>
        <w:tc>
          <w:tcPr>
            <w:tcW w:w="841" w:type="dxa"/>
            <w:tcBorders>
              <w:top w:val="nil"/>
              <w:left w:val="single" w:sz="8" w:space="0" w:color="E6E6E6"/>
              <w:bottom w:val="single" w:sz="8" w:space="0" w:color="E6E6E6"/>
              <w:right w:val="single" w:sz="8" w:space="0" w:color="E6E6E6"/>
            </w:tcBorders>
            <w:vAlign w:val="center"/>
            <w:hideMark/>
          </w:tcPr>
          <w:p w14:paraId="4CAFD92F" w14:textId="77777777" w:rsidR="00E7783B" w:rsidRPr="00E7783B" w:rsidRDefault="00E7783B" w:rsidP="00E7783B">
            <w:pPr>
              <w:spacing w:after="0"/>
              <w:jc w:val="left"/>
              <w:rPr>
                <w:rFonts w:ascii="Calibri" w:hAnsi="Calibri" w:cs="Calibri"/>
                <w:i/>
                <w:iCs/>
                <w:color w:val="000000"/>
                <w:szCs w:val="20"/>
                <w:lang w:val="nl-BE" w:eastAsia="nl-BE"/>
              </w:rPr>
            </w:pPr>
            <w:r w:rsidRPr="00E7783B">
              <w:rPr>
                <w:rFonts w:ascii="Calibri" w:hAnsi="Calibri" w:cs="Calibri"/>
                <w:i/>
                <w:iCs/>
                <w:color w:val="000000"/>
                <w:szCs w:val="20"/>
                <w:lang w:val="nl-BE" w:eastAsia="nl-BE"/>
              </w:rPr>
              <w:t>R4</w:t>
            </w:r>
          </w:p>
        </w:tc>
        <w:tc>
          <w:tcPr>
            <w:tcW w:w="5103" w:type="dxa"/>
            <w:tcBorders>
              <w:top w:val="nil"/>
              <w:left w:val="nil"/>
              <w:bottom w:val="single" w:sz="8" w:space="0" w:color="E6E6E6"/>
              <w:right w:val="single" w:sz="8" w:space="0" w:color="E6E6E6"/>
            </w:tcBorders>
            <w:vAlign w:val="center"/>
            <w:hideMark/>
          </w:tcPr>
          <w:p w14:paraId="112BBFC3" w14:textId="77777777" w:rsidR="00E7783B" w:rsidRPr="00E7783B" w:rsidRDefault="00E7783B" w:rsidP="00E7783B">
            <w:pPr>
              <w:spacing w:after="0"/>
              <w:jc w:val="left"/>
              <w:rPr>
                <w:rFonts w:ascii="Calibri" w:hAnsi="Calibri" w:cs="Calibri"/>
                <w:color w:val="000000"/>
                <w:szCs w:val="20"/>
                <w:lang w:val="en-US" w:eastAsia="nl-BE"/>
              </w:rPr>
            </w:pPr>
            <w:r w:rsidRPr="00E7783B">
              <w:rPr>
                <w:rFonts w:ascii="Calibri" w:hAnsi="Calibri" w:cs="Calibri"/>
                <w:color w:val="000000"/>
                <w:szCs w:val="20"/>
                <w:lang w:val="en-US" w:eastAsia="nl-BE"/>
              </w:rPr>
              <w:t>Range Safety or Launch Authorization Failure</w:t>
            </w:r>
          </w:p>
        </w:tc>
        <w:tc>
          <w:tcPr>
            <w:tcW w:w="1868" w:type="dxa"/>
            <w:tcBorders>
              <w:top w:val="nil"/>
              <w:left w:val="nil"/>
              <w:bottom w:val="single" w:sz="8" w:space="0" w:color="E6E6E6"/>
              <w:right w:val="single" w:sz="8" w:space="0" w:color="E6E6E6"/>
            </w:tcBorders>
            <w:vAlign w:val="center"/>
            <w:hideMark/>
          </w:tcPr>
          <w:p w14:paraId="56684D97" w14:textId="77777777" w:rsidR="00E7783B" w:rsidRPr="00E7783B" w:rsidRDefault="00E7783B" w:rsidP="00E7783B">
            <w:pPr>
              <w:spacing w:after="0"/>
              <w:jc w:val="center"/>
              <w:rPr>
                <w:rFonts w:ascii="Calibri" w:hAnsi="Calibri" w:cs="Calibri"/>
                <w:i/>
                <w:iCs/>
                <w:color w:val="000000"/>
                <w:szCs w:val="20"/>
                <w:lang w:val="nl-BE" w:eastAsia="nl-BE"/>
              </w:rPr>
            </w:pPr>
            <w:r w:rsidRPr="00E7783B">
              <w:rPr>
                <w:rFonts w:ascii="Calibri" w:hAnsi="Calibri" w:cs="Calibri"/>
                <w:i/>
                <w:iCs/>
                <w:color w:val="000000"/>
                <w:szCs w:val="20"/>
                <w:lang w:val="nl-BE" w:eastAsia="nl-BE"/>
              </w:rPr>
              <w:t>3</w:t>
            </w:r>
          </w:p>
        </w:tc>
        <w:tc>
          <w:tcPr>
            <w:tcW w:w="1868" w:type="dxa"/>
            <w:tcBorders>
              <w:top w:val="nil"/>
              <w:left w:val="nil"/>
              <w:bottom w:val="single" w:sz="8" w:space="0" w:color="E6E6E6"/>
              <w:right w:val="single" w:sz="8" w:space="0" w:color="E6E6E6"/>
            </w:tcBorders>
            <w:vAlign w:val="center"/>
            <w:hideMark/>
          </w:tcPr>
          <w:p w14:paraId="7A758B12" w14:textId="77777777" w:rsidR="00E7783B" w:rsidRPr="00E7783B" w:rsidRDefault="00E7783B" w:rsidP="00E7783B">
            <w:pPr>
              <w:spacing w:after="0"/>
              <w:jc w:val="center"/>
              <w:rPr>
                <w:rFonts w:ascii="Calibri" w:hAnsi="Calibri" w:cs="Calibri"/>
                <w:i/>
                <w:iCs/>
                <w:color w:val="000000"/>
                <w:szCs w:val="20"/>
                <w:lang w:val="nl-BE" w:eastAsia="nl-BE"/>
              </w:rPr>
            </w:pPr>
            <w:r w:rsidRPr="00E7783B">
              <w:rPr>
                <w:rFonts w:ascii="Calibri" w:hAnsi="Calibri" w:cs="Calibri"/>
                <w:i/>
                <w:iCs/>
                <w:color w:val="000000"/>
                <w:szCs w:val="20"/>
                <w:lang w:val="nl-BE" w:eastAsia="nl-BE"/>
              </w:rPr>
              <w:t>3</w:t>
            </w:r>
          </w:p>
        </w:tc>
      </w:tr>
      <w:tr w:rsidR="00E7783B" w:rsidRPr="00E7783B" w14:paraId="66545604" w14:textId="77777777" w:rsidTr="00AB5596">
        <w:trPr>
          <w:trHeight w:val="20"/>
        </w:trPr>
        <w:tc>
          <w:tcPr>
            <w:tcW w:w="841" w:type="dxa"/>
            <w:tcBorders>
              <w:top w:val="single" w:sz="8" w:space="0" w:color="E6E6E6"/>
              <w:left w:val="single" w:sz="8" w:space="0" w:color="E6E6E6"/>
              <w:bottom w:val="single" w:sz="8" w:space="0" w:color="E6E6E6"/>
              <w:right w:val="single" w:sz="8" w:space="0" w:color="E6E6E6"/>
            </w:tcBorders>
            <w:shd w:val="clear" w:color="000000" w:fill="BE5014"/>
            <w:vAlign w:val="center"/>
            <w:hideMark/>
          </w:tcPr>
          <w:p w14:paraId="0B2DDED5" w14:textId="2FFE2362" w:rsidR="00E7783B" w:rsidRPr="00E7783B" w:rsidRDefault="0003468C" w:rsidP="00E7783B">
            <w:pPr>
              <w:spacing w:after="0"/>
              <w:jc w:val="center"/>
              <w:rPr>
                <w:rFonts w:ascii="Calibri" w:hAnsi="Calibri" w:cs="Calibri"/>
                <w:b/>
                <w:bCs/>
                <w:color w:val="FFFFFF"/>
                <w:szCs w:val="20"/>
                <w:lang w:val="nl-BE" w:eastAsia="nl-BE"/>
              </w:rPr>
            </w:pPr>
            <w:r>
              <w:rPr>
                <w:rFonts w:ascii="Calibri" w:hAnsi="Calibri" w:cs="Calibri"/>
                <w:b/>
                <w:bCs/>
                <w:color w:val="FFFFFF"/>
                <w:szCs w:val="20"/>
                <w:lang w:val="nl-BE" w:eastAsia="nl-BE"/>
              </w:rPr>
              <w:t>B2</w:t>
            </w:r>
          </w:p>
        </w:tc>
        <w:tc>
          <w:tcPr>
            <w:tcW w:w="5103" w:type="dxa"/>
            <w:tcBorders>
              <w:top w:val="nil"/>
              <w:left w:val="nil"/>
              <w:bottom w:val="single" w:sz="8" w:space="0" w:color="E6E6E6"/>
              <w:right w:val="nil"/>
            </w:tcBorders>
            <w:shd w:val="clear" w:color="000000" w:fill="F7C7AC"/>
            <w:vAlign w:val="center"/>
            <w:hideMark/>
          </w:tcPr>
          <w:p w14:paraId="79CA4899" w14:textId="77777777" w:rsidR="00E7783B" w:rsidRPr="00E7783B" w:rsidRDefault="00E7783B" w:rsidP="00E7783B">
            <w:pPr>
              <w:spacing w:after="0"/>
              <w:jc w:val="left"/>
              <w:rPr>
                <w:rFonts w:ascii="Calibri" w:hAnsi="Calibri" w:cs="Calibri"/>
                <w:i/>
                <w:iCs/>
                <w:color w:val="000000"/>
                <w:szCs w:val="20"/>
                <w:lang w:val="nl-BE" w:eastAsia="nl-BE"/>
              </w:rPr>
            </w:pPr>
            <w:r w:rsidRPr="00E7783B">
              <w:rPr>
                <w:rFonts w:ascii="Calibri" w:hAnsi="Calibri" w:cs="Calibri"/>
                <w:b/>
                <w:bCs/>
                <w:i/>
                <w:iCs/>
                <w:color w:val="000000"/>
                <w:szCs w:val="20"/>
                <w:lang w:val="nl-BE" w:eastAsia="nl-BE"/>
              </w:rPr>
              <w:t xml:space="preserve">Testing &amp; Qualification Risks </w:t>
            </w:r>
            <w:r w:rsidRPr="00E7783B">
              <w:rPr>
                <w:rFonts w:ascii="Calibri" w:hAnsi="Calibri" w:cs="Calibri"/>
                <w:i/>
                <w:iCs/>
                <w:color w:val="000000"/>
                <w:szCs w:val="20"/>
                <w:lang w:val="nl-BE" w:eastAsia="nl-BE"/>
              </w:rPr>
              <w:t>(3 Risks)</w:t>
            </w:r>
          </w:p>
        </w:tc>
        <w:tc>
          <w:tcPr>
            <w:tcW w:w="1868" w:type="dxa"/>
            <w:tcBorders>
              <w:top w:val="single" w:sz="8" w:space="0" w:color="E6E6E6"/>
              <w:left w:val="nil"/>
              <w:bottom w:val="single" w:sz="8" w:space="0" w:color="E6E6E6"/>
              <w:right w:val="nil"/>
            </w:tcBorders>
            <w:shd w:val="clear" w:color="000000" w:fill="BCAA00"/>
            <w:vAlign w:val="center"/>
            <w:hideMark/>
          </w:tcPr>
          <w:p w14:paraId="605010C3" w14:textId="77777777" w:rsidR="00E7783B" w:rsidRPr="00E7783B" w:rsidRDefault="00E7783B" w:rsidP="00E7783B">
            <w:pPr>
              <w:spacing w:after="0"/>
              <w:jc w:val="center"/>
              <w:rPr>
                <w:rFonts w:ascii="Calibri" w:hAnsi="Calibri" w:cs="Calibri"/>
                <w:b/>
                <w:bCs/>
                <w:color w:val="FFFFFF"/>
                <w:szCs w:val="20"/>
                <w:lang w:val="nl-BE" w:eastAsia="nl-BE"/>
              </w:rPr>
            </w:pPr>
            <w:r w:rsidRPr="00E7783B">
              <w:rPr>
                <w:rFonts w:ascii="Calibri" w:hAnsi="Calibri" w:cs="Calibri"/>
                <w:b/>
                <w:bCs/>
                <w:color w:val="FFFFFF"/>
                <w:szCs w:val="20"/>
                <w:lang w:val="nl-BE" w:eastAsia="nl-BE"/>
              </w:rPr>
              <w:t xml:space="preserve">Likelihood </w:t>
            </w:r>
            <w:r w:rsidRPr="00E7783B">
              <w:rPr>
                <w:rFonts w:ascii="Calibri" w:hAnsi="Calibri" w:cs="Calibri"/>
                <w:i/>
                <w:iCs/>
                <w:color w:val="FFFFFF"/>
                <w:szCs w:val="20"/>
                <w:lang w:val="nl-BE" w:eastAsia="nl-BE"/>
              </w:rPr>
              <w:t>(1-5)</w:t>
            </w:r>
          </w:p>
        </w:tc>
        <w:tc>
          <w:tcPr>
            <w:tcW w:w="1868" w:type="dxa"/>
            <w:tcBorders>
              <w:top w:val="single" w:sz="8" w:space="0" w:color="E6E6E6"/>
              <w:left w:val="nil"/>
              <w:bottom w:val="single" w:sz="8" w:space="0" w:color="E6E6E6"/>
              <w:right w:val="nil"/>
            </w:tcBorders>
            <w:shd w:val="clear" w:color="000000" w:fill="BCAA00"/>
            <w:vAlign w:val="center"/>
            <w:hideMark/>
          </w:tcPr>
          <w:p w14:paraId="7A9FFA5A" w14:textId="77777777" w:rsidR="00E7783B" w:rsidRPr="00E7783B" w:rsidRDefault="00E7783B" w:rsidP="00E7783B">
            <w:pPr>
              <w:spacing w:after="0"/>
              <w:jc w:val="center"/>
              <w:rPr>
                <w:rFonts w:ascii="Calibri" w:hAnsi="Calibri" w:cs="Calibri"/>
                <w:b/>
                <w:bCs/>
                <w:color w:val="FFFFFF"/>
                <w:szCs w:val="20"/>
                <w:lang w:val="nl-BE" w:eastAsia="nl-BE"/>
              </w:rPr>
            </w:pPr>
            <w:r w:rsidRPr="00E7783B">
              <w:rPr>
                <w:rFonts w:ascii="Calibri" w:hAnsi="Calibri" w:cs="Calibri"/>
                <w:b/>
                <w:bCs/>
                <w:color w:val="FFFFFF"/>
                <w:szCs w:val="20"/>
                <w:lang w:val="nl-BE" w:eastAsia="nl-BE"/>
              </w:rPr>
              <w:t xml:space="preserve">Severity </w:t>
            </w:r>
            <w:r w:rsidRPr="00E7783B">
              <w:rPr>
                <w:rFonts w:ascii="Calibri" w:hAnsi="Calibri" w:cs="Calibri"/>
                <w:i/>
                <w:iCs/>
                <w:color w:val="FFFFFF"/>
                <w:szCs w:val="20"/>
                <w:lang w:val="nl-BE" w:eastAsia="nl-BE"/>
              </w:rPr>
              <w:t>(1-5)</w:t>
            </w:r>
          </w:p>
        </w:tc>
      </w:tr>
      <w:tr w:rsidR="00E7783B" w:rsidRPr="00E7783B" w14:paraId="7C5EC146" w14:textId="77777777" w:rsidTr="00AB5596">
        <w:trPr>
          <w:trHeight w:val="20"/>
        </w:trPr>
        <w:tc>
          <w:tcPr>
            <w:tcW w:w="841" w:type="dxa"/>
            <w:tcBorders>
              <w:top w:val="nil"/>
              <w:left w:val="single" w:sz="8" w:space="0" w:color="E6E6E6"/>
              <w:bottom w:val="single" w:sz="8" w:space="0" w:color="E6E6E6"/>
              <w:right w:val="single" w:sz="8" w:space="0" w:color="E6E6E6"/>
            </w:tcBorders>
            <w:vAlign w:val="center"/>
            <w:hideMark/>
          </w:tcPr>
          <w:p w14:paraId="2D277145" w14:textId="77777777" w:rsidR="00E7783B" w:rsidRPr="00E7783B" w:rsidRDefault="00E7783B" w:rsidP="00E7783B">
            <w:pPr>
              <w:spacing w:after="0"/>
              <w:jc w:val="left"/>
              <w:rPr>
                <w:rFonts w:ascii="Calibri" w:hAnsi="Calibri" w:cs="Calibri"/>
                <w:i/>
                <w:iCs/>
                <w:color w:val="000000"/>
                <w:szCs w:val="20"/>
                <w:lang w:val="nl-BE" w:eastAsia="nl-BE"/>
              </w:rPr>
            </w:pPr>
            <w:r w:rsidRPr="00E7783B">
              <w:rPr>
                <w:rFonts w:ascii="Calibri" w:hAnsi="Calibri" w:cs="Calibri"/>
                <w:i/>
                <w:iCs/>
                <w:color w:val="000000"/>
                <w:szCs w:val="20"/>
                <w:lang w:val="nl-BE" w:eastAsia="nl-BE"/>
              </w:rPr>
              <w:t>R5</w:t>
            </w:r>
          </w:p>
        </w:tc>
        <w:tc>
          <w:tcPr>
            <w:tcW w:w="5103" w:type="dxa"/>
            <w:tcBorders>
              <w:top w:val="nil"/>
              <w:left w:val="nil"/>
              <w:bottom w:val="single" w:sz="8" w:space="0" w:color="E6E6E6"/>
              <w:right w:val="single" w:sz="8" w:space="0" w:color="E6E6E6"/>
            </w:tcBorders>
            <w:vAlign w:val="center"/>
            <w:hideMark/>
          </w:tcPr>
          <w:p w14:paraId="5D312C39" w14:textId="77777777" w:rsidR="00E7783B" w:rsidRPr="00E7783B" w:rsidRDefault="00E7783B" w:rsidP="00E7783B">
            <w:pPr>
              <w:spacing w:after="0"/>
              <w:jc w:val="left"/>
              <w:rPr>
                <w:rFonts w:ascii="Calibri" w:hAnsi="Calibri" w:cs="Calibri"/>
                <w:color w:val="000000"/>
                <w:szCs w:val="20"/>
                <w:lang w:val="nl-BE" w:eastAsia="nl-BE"/>
              </w:rPr>
            </w:pPr>
            <w:r w:rsidRPr="00E7783B">
              <w:rPr>
                <w:rFonts w:ascii="Calibri" w:hAnsi="Calibri" w:cs="Calibri"/>
                <w:color w:val="000000"/>
                <w:szCs w:val="20"/>
                <w:lang w:val="nl-BE" w:eastAsia="nl-BE"/>
              </w:rPr>
              <w:t>Critical Cryogenic Qualification Infrastructure Unavailability</w:t>
            </w:r>
          </w:p>
        </w:tc>
        <w:tc>
          <w:tcPr>
            <w:tcW w:w="1868" w:type="dxa"/>
            <w:tcBorders>
              <w:top w:val="nil"/>
              <w:left w:val="nil"/>
              <w:bottom w:val="single" w:sz="8" w:space="0" w:color="E6E6E6"/>
              <w:right w:val="single" w:sz="8" w:space="0" w:color="E6E6E6"/>
            </w:tcBorders>
            <w:vAlign w:val="center"/>
            <w:hideMark/>
          </w:tcPr>
          <w:p w14:paraId="427A5D79" w14:textId="77777777" w:rsidR="00E7783B" w:rsidRPr="00E7783B" w:rsidRDefault="00E7783B" w:rsidP="00E7783B">
            <w:pPr>
              <w:spacing w:after="0"/>
              <w:jc w:val="center"/>
              <w:rPr>
                <w:rFonts w:ascii="Calibri" w:hAnsi="Calibri" w:cs="Calibri"/>
                <w:i/>
                <w:iCs/>
                <w:color w:val="000000"/>
                <w:szCs w:val="20"/>
                <w:lang w:val="nl-BE" w:eastAsia="nl-BE"/>
              </w:rPr>
            </w:pPr>
            <w:r w:rsidRPr="00E7783B">
              <w:rPr>
                <w:rFonts w:ascii="Calibri" w:hAnsi="Calibri" w:cs="Calibri"/>
                <w:i/>
                <w:iCs/>
                <w:color w:val="000000"/>
                <w:szCs w:val="20"/>
                <w:lang w:val="nl-BE" w:eastAsia="nl-BE"/>
              </w:rPr>
              <w:t>3</w:t>
            </w:r>
          </w:p>
        </w:tc>
        <w:tc>
          <w:tcPr>
            <w:tcW w:w="1868" w:type="dxa"/>
            <w:tcBorders>
              <w:top w:val="nil"/>
              <w:left w:val="nil"/>
              <w:bottom w:val="single" w:sz="8" w:space="0" w:color="E6E6E6"/>
              <w:right w:val="single" w:sz="8" w:space="0" w:color="E6E6E6"/>
            </w:tcBorders>
            <w:vAlign w:val="center"/>
            <w:hideMark/>
          </w:tcPr>
          <w:p w14:paraId="6B60D1D5" w14:textId="77777777" w:rsidR="00E7783B" w:rsidRPr="00E7783B" w:rsidRDefault="00E7783B" w:rsidP="00E7783B">
            <w:pPr>
              <w:spacing w:after="0"/>
              <w:jc w:val="center"/>
              <w:rPr>
                <w:rFonts w:ascii="Calibri" w:hAnsi="Calibri" w:cs="Calibri"/>
                <w:i/>
                <w:iCs/>
                <w:color w:val="000000"/>
                <w:szCs w:val="20"/>
                <w:lang w:val="nl-BE" w:eastAsia="nl-BE"/>
              </w:rPr>
            </w:pPr>
            <w:r w:rsidRPr="00E7783B">
              <w:rPr>
                <w:rFonts w:ascii="Calibri" w:hAnsi="Calibri" w:cs="Calibri"/>
                <w:i/>
                <w:iCs/>
                <w:color w:val="000000"/>
                <w:szCs w:val="20"/>
                <w:lang w:val="nl-BE" w:eastAsia="nl-BE"/>
              </w:rPr>
              <w:t>5</w:t>
            </w:r>
          </w:p>
        </w:tc>
      </w:tr>
      <w:tr w:rsidR="00E7783B" w:rsidRPr="00E7783B" w14:paraId="418EEB3F" w14:textId="77777777" w:rsidTr="00AB5596">
        <w:trPr>
          <w:trHeight w:val="20"/>
        </w:trPr>
        <w:tc>
          <w:tcPr>
            <w:tcW w:w="841" w:type="dxa"/>
            <w:tcBorders>
              <w:top w:val="nil"/>
              <w:left w:val="single" w:sz="8" w:space="0" w:color="E6E6E6"/>
              <w:bottom w:val="single" w:sz="8" w:space="0" w:color="E6E6E6"/>
              <w:right w:val="single" w:sz="8" w:space="0" w:color="E6E6E6"/>
            </w:tcBorders>
            <w:vAlign w:val="center"/>
            <w:hideMark/>
          </w:tcPr>
          <w:p w14:paraId="5A29A605" w14:textId="77777777" w:rsidR="00E7783B" w:rsidRPr="00E7783B" w:rsidRDefault="00E7783B" w:rsidP="00E7783B">
            <w:pPr>
              <w:spacing w:after="0"/>
              <w:jc w:val="left"/>
              <w:rPr>
                <w:rFonts w:ascii="Calibri" w:hAnsi="Calibri" w:cs="Calibri"/>
                <w:i/>
                <w:iCs/>
                <w:color w:val="000000"/>
                <w:szCs w:val="20"/>
                <w:lang w:val="nl-BE" w:eastAsia="nl-BE"/>
              </w:rPr>
            </w:pPr>
            <w:r w:rsidRPr="00E7783B">
              <w:rPr>
                <w:rFonts w:ascii="Calibri" w:hAnsi="Calibri" w:cs="Calibri"/>
                <w:i/>
                <w:iCs/>
                <w:color w:val="000000"/>
                <w:szCs w:val="20"/>
                <w:lang w:val="nl-BE" w:eastAsia="nl-BE"/>
              </w:rPr>
              <w:t>R6</w:t>
            </w:r>
          </w:p>
        </w:tc>
        <w:tc>
          <w:tcPr>
            <w:tcW w:w="5103" w:type="dxa"/>
            <w:tcBorders>
              <w:top w:val="nil"/>
              <w:left w:val="nil"/>
              <w:bottom w:val="single" w:sz="8" w:space="0" w:color="E6E6E6"/>
              <w:right w:val="single" w:sz="8" w:space="0" w:color="E6E6E6"/>
            </w:tcBorders>
            <w:vAlign w:val="center"/>
            <w:hideMark/>
          </w:tcPr>
          <w:p w14:paraId="0AD2F6F2" w14:textId="77777777" w:rsidR="00E7783B" w:rsidRPr="00E7783B" w:rsidRDefault="00E7783B" w:rsidP="00E7783B">
            <w:pPr>
              <w:spacing w:after="0"/>
              <w:jc w:val="left"/>
              <w:rPr>
                <w:rFonts w:ascii="Calibri" w:hAnsi="Calibri" w:cs="Calibri"/>
                <w:color w:val="000000"/>
                <w:szCs w:val="20"/>
                <w:lang w:val="nl-BE" w:eastAsia="nl-BE"/>
              </w:rPr>
            </w:pPr>
            <w:r w:rsidRPr="00E7783B">
              <w:rPr>
                <w:rFonts w:ascii="Calibri" w:hAnsi="Calibri" w:cs="Calibri"/>
                <w:color w:val="000000"/>
                <w:szCs w:val="20"/>
                <w:lang w:val="nl-BE" w:eastAsia="nl-BE"/>
              </w:rPr>
              <w:t>Solid Motor Qualification Infrastructure Failure</w:t>
            </w:r>
          </w:p>
        </w:tc>
        <w:tc>
          <w:tcPr>
            <w:tcW w:w="1868" w:type="dxa"/>
            <w:tcBorders>
              <w:top w:val="nil"/>
              <w:left w:val="nil"/>
              <w:bottom w:val="single" w:sz="8" w:space="0" w:color="E6E6E6"/>
              <w:right w:val="single" w:sz="8" w:space="0" w:color="E6E6E6"/>
            </w:tcBorders>
            <w:vAlign w:val="center"/>
            <w:hideMark/>
          </w:tcPr>
          <w:p w14:paraId="5A584F52" w14:textId="77777777" w:rsidR="00E7783B" w:rsidRPr="00E7783B" w:rsidRDefault="00E7783B" w:rsidP="00E7783B">
            <w:pPr>
              <w:spacing w:after="0"/>
              <w:jc w:val="center"/>
              <w:rPr>
                <w:rFonts w:ascii="Calibri" w:hAnsi="Calibri" w:cs="Calibri"/>
                <w:i/>
                <w:iCs/>
                <w:color w:val="000000"/>
                <w:szCs w:val="20"/>
                <w:lang w:val="nl-BE" w:eastAsia="nl-BE"/>
              </w:rPr>
            </w:pPr>
            <w:r w:rsidRPr="00E7783B">
              <w:rPr>
                <w:rFonts w:ascii="Calibri" w:hAnsi="Calibri" w:cs="Calibri"/>
                <w:i/>
                <w:iCs/>
                <w:color w:val="000000"/>
                <w:szCs w:val="20"/>
                <w:lang w:val="nl-BE" w:eastAsia="nl-BE"/>
              </w:rPr>
              <w:t>4</w:t>
            </w:r>
          </w:p>
        </w:tc>
        <w:tc>
          <w:tcPr>
            <w:tcW w:w="1868" w:type="dxa"/>
            <w:tcBorders>
              <w:top w:val="nil"/>
              <w:left w:val="nil"/>
              <w:bottom w:val="single" w:sz="8" w:space="0" w:color="E6E6E6"/>
              <w:right w:val="single" w:sz="8" w:space="0" w:color="E6E6E6"/>
            </w:tcBorders>
            <w:vAlign w:val="center"/>
            <w:hideMark/>
          </w:tcPr>
          <w:p w14:paraId="08E7D97B" w14:textId="77777777" w:rsidR="00E7783B" w:rsidRPr="00E7783B" w:rsidRDefault="00E7783B" w:rsidP="00E7783B">
            <w:pPr>
              <w:spacing w:after="0"/>
              <w:jc w:val="center"/>
              <w:rPr>
                <w:rFonts w:ascii="Calibri" w:hAnsi="Calibri" w:cs="Calibri"/>
                <w:i/>
                <w:iCs/>
                <w:color w:val="000000"/>
                <w:szCs w:val="20"/>
                <w:lang w:val="nl-BE" w:eastAsia="nl-BE"/>
              </w:rPr>
            </w:pPr>
            <w:r w:rsidRPr="00E7783B">
              <w:rPr>
                <w:rFonts w:ascii="Calibri" w:hAnsi="Calibri" w:cs="Calibri"/>
                <w:i/>
                <w:iCs/>
                <w:color w:val="000000"/>
                <w:szCs w:val="20"/>
                <w:lang w:val="nl-BE" w:eastAsia="nl-BE"/>
              </w:rPr>
              <w:t>4</w:t>
            </w:r>
          </w:p>
        </w:tc>
      </w:tr>
      <w:tr w:rsidR="00E7783B" w:rsidRPr="00E7783B" w14:paraId="7B9353D6" w14:textId="77777777" w:rsidTr="00AB5596">
        <w:trPr>
          <w:trHeight w:val="20"/>
        </w:trPr>
        <w:tc>
          <w:tcPr>
            <w:tcW w:w="841" w:type="dxa"/>
            <w:tcBorders>
              <w:top w:val="nil"/>
              <w:left w:val="single" w:sz="8" w:space="0" w:color="E6E6E6"/>
              <w:bottom w:val="single" w:sz="8" w:space="0" w:color="E6E6E6"/>
              <w:right w:val="single" w:sz="8" w:space="0" w:color="E6E6E6"/>
            </w:tcBorders>
            <w:vAlign w:val="center"/>
            <w:hideMark/>
          </w:tcPr>
          <w:p w14:paraId="22E3A622" w14:textId="77777777" w:rsidR="00E7783B" w:rsidRPr="00E7783B" w:rsidRDefault="00E7783B" w:rsidP="00E7783B">
            <w:pPr>
              <w:spacing w:after="0"/>
              <w:jc w:val="left"/>
              <w:rPr>
                <w:rFonts w:ascii="Calibri" w:hAnsi="Calibri" w:cs="Calibri"/>
                <w:i/>
                <w:iCs/>
                <w:color w:val="000000"/>
                <w:szCs w:val="20"/>
                <w:lang w:val="nl-BE" w:eastAsia="nl-BE"/>
              </w:rPr>
            </w:pPr>
            <w:r w:rsidRPr="00E7783B">
              <w:rPr>
                <w:rFonts w:ascii="Calibri" w:hAnsi="Calibri" w:cs="Calibri"/>
                <w:i/>
                <w:iCs/>
                <w:color w:val="000000"/>
                <w:szCs w:val="20"/>
                <w:lang w:val="nl-BE" w:eastAsia="nl-BE"/>
              </w:rPr>
              <w:t>R7</w:t>
            </w:r>
          </w:p>
        </w:tc>
        <w:tc>
          <w:tcPr>
            <w:tcW w:w="5103" w:type="dxa"/>
            <w:tcBorders>
              <w:top w:val="nil"/>
              <w:left w:val="nil"/>
              <w:bottom w:val="single" w:sz="8" w:space="0" w:color="E6E6E6"/>
              <w:right w:val="single" w:sz="8" w:space="0" w:color="E6E6E6"/>
            </w:tcBorders>
            <w:vAlign w:val="center"/>
            <w:hideMark/>
          </w:tcPr>
          <w:p w14:paraId="12691C74" w14:textId="77777777" w:rsidR="00E7783B" w:rsidRPr="00E7783B" w:rsidRDefault="00E7783B" w:rsidP="00E7783B">
            <w:pPr>
              <w:spacing w:after="0"/>
              <w:jc w:val="left"/>
              <w:rPr>
                <w:rFonts w:ascii="Calibri" w:hAnsi="Calibri" w:cs="Calibri"/>
                <w:color w:val="000000"/>
                <w:szCs w:val="20"/>
                <w:lang w:val="nl-BE" w:eastAsia="nl-BE"/>
              </w:rPr>
            </w:pPr>
            <w:r w:rsidRPr="00E7783B">
              <w:rPr>
                <w:rFonts w:ascii="Calibri" w:hAnsi="Calibri" w:cs="Calibri"/>
                <w:color w:val="000000"/>
                <w:szCs w:val="20"/>
                <w:lang w:val="nl-BE" w:eastAsia="nl-BE"/>
              </w:rPr>
              <w:t>Test Campaign Capacity Shortfall</w:t>
            </w:r>
          </w:p>
        </w:tc>
        <w:tc>
          <w:tcPr>
            <w:tcW w:w="1868" w:type="dxa"/>
            <w:tcBorders>
              <w:top w:val="nil"/>
              <w:left w:val="nil"/>
              <w:bottom w:val="single" w:sz="8" w:space="0" w:color="E6E6E6"/>
              <w:right w:val="single" w:sz="8" w:space="0" w:color="E6E6E6"/>
            </w:tcBorders>
            <w:vAlign w:val="center"/>
            <w:hideMark/>
          </w:tcPr>
          <w:p w14:paraId="65754729" w14:textId="77777777" w:rsidR="00E7783B" w:rsidRPr="00E7783B" w:rsidRDefault="00E7783B" w:rsidP="00E7783B">
            <w:pPr>
              <w:spacing w:after="0"/>
              <w:jc w:val="center"/>
              <w:rPr>
                <w:rFonts w:ascii="Calibri" w:hAnsi="Calibri" w:cs="Calibri"/>
                <w:i/>
                <w:iCs/>
                <w:color w:val="000000"/>
                <w:szCs w:val="20"/>
                <w:lang w:val="nl-BE" w:eastAsia="nl-BE"/>
              </w:rPr>
            </w:pPr>
            <w:r w:rsidRPr="00E7783B">
              <w:rPr>
                <w:rFonts w:ascii="Calibri" w:hAnsi="Calibri" w:cs="Calibri"/>
                <w:i/>
                <w:iCs/>
                <w:color w:val="000000"/>
                <w:szCs w:val="20"/>
                <w:lang w:val="nl-BE" w:eastAsia="nl-BE"/>
              </w:rPr>
              <w:t>4</w:t>
            </w:r>
          </w:p>
        </w:tc>
        <w:tc>
          <w:tcPr>
            <w:tcW w:w="1868" w:type="dxa"/>
            <w:tcBorders>
              <w:top w:val="nil"/>
              <w:left w:val="nil"/>
              <w:bottom w:val="single" w:sz="8" w:space="0" w:color="E6E6E6"/>
              <w:right w:val="single" w:sz="8" w:space="0" w:color="E6E6E6"/>
            </w:tcBorders>
            <w:vAlign w:val="center"/>
            <w:hideMark/>
          </w:tcPr>
          <w:p w14:paraId="5F37D280" w14:textId="77777777" w:rsidR="00E7783B" w:rsidRPr="00E7783B" w:rsidRDefault="00E7783B" w:rsidP="00E7783B">
            <w:pPr>
              <w:spacing w:after="0"/>
              <w:jc w:val="center"/>
              <w:rPr>
                <w:rFonts w:ascii="Calibri" w:hAnsi="Calibri" w:cs="Calibri"/>
                <w:i/>
                <w:iCs/>
                <w:color w:val="000000"/>
                <w:szCs w:val="20"/>
                <w:lang w:val="nl-BE" w:eastAsia="nl-BE"/>
              </w:rPr>
            </w:pPr>
            <w:r w:rsidRPr="00E7783B">
              <w:rPr>
                <w:rFonts w:ascii="Calibri" w:hAnsi="Calibri" w:cs="Calibri"/>
                <w:i/>
                <w:iCs/>
                <w:color w:val="000000"/>
                <w:szCs w:val="20"/>
                <w:lang w:val="nl-BE" w:eastAsia="nl-BE"/>
              </w:rPr>
              <w:t>3</w:t>
            </w:r>
          </w:p>
        </w:tc>
      </w:tr>
      <w:tr w:rsidR="00E7783B" w:rsidRPr="00E7783B" w14:paraId="38A0452F" w14:textId="77777777" w:rsidTr="00AB5596">
        <w:trPr>
          <w:trHeight w:val="20"/>
        </w:trPr>
        <w:tc>
          <w:tcPr>
            <w:tcW w:w="841" w:type="dxa"/>
            <w:tcBorders>
              <w:top w:val="single" w:sz="8" w:space="0" w:color="E6E6E6"/>
              <w:left w:val="single" w:sz="8" w:space="0" w:color="E6E6E6"/>
              <w:bottom w:val="single" w:sz="8" w:space="0" w:color="E6E6E6"/>
              <w:right w:val="single" w:sz="8" w:space="0" w:color="E6E6E6"/>
            </w:tcBorders>
            <w:shd w:val="clear" w:color="000000" w:fill="747474"/>
            <w:vAlign w:val="center"/>
            <w:hideMark/>
          </w:tcPr>
          <w:p w14:paraId="36307492" w14:textId="43A02CA9" w:rsidR="00E7783B" w:rsidRPr="00E7783B" w:rsidRDefault="0003468C" w:rsidP="00E7783B">
            <w:pPr>
              <w:spacing w:after="0"/>
              <w:jc w:val="center"/>
              <w:rPr>
                <w:rFonts w:ascii="Calibri" w:hAnsi="Calibri" w:cs="Calibri"/>
                <w:b/>
                <w:bCs/>
                <w:color w:val="FFFFFF"/>
                <w:szCs w:val="20"/>
                <w:lang w:val="nl-BE" w:eastAsia="nl-BE"/>
              </w:rPr>
            </w:pPr>
            <w:r>
              <w:rPr>
                <w:rFonts w:ascii="Calibri" w:hAnsi="Calibri" w:cs="Calibri"/>
                <w:b/>
                <w:bCs/>
                <w:color w:val="FFFFFF"/>
                <w:szCs w:val="20"/>
                <w:lang w:val="nl-BE" w:eastAsia="nl-BE"/>
              </w:rPr>
              <w:t>B3</w:t>
            </w:r>
          </w:p>
        </w:tc>
        <w:tc>
          <w:tcPr>
            <w:tcW w:w="5103" w:type="dxa"/>
            <w:tcBorders>
              <w:top w:val="nil"/>
              <w:left w:val="nil"/>
              <w:bottom w:val="single" w:sz="8" w:space="0" w:color="E6E6E6"/>
              <w:right w:val="nil"/>
            </w:tcBorders>
            <w:shd w:val="clear" w:color="000000" w:fill="D9D9D9"/>
            <w:vAlign w:val="center"/>
            <w:hideMark/>
          </w:tcPr>
          <w:p w14:paraId="7BF4CFD0" w14:textId="77777777" w:rsidR="00E7783B" w:rsidRPr="00E7783B" w:rsidRDefault="00E7783B" w:rsidP="00E7783B">
            <w:pPr>
              <w:spacing w:after="0"/>
              <w:jc w:val="left"/>
              <w:rPr>
                <w:rFonts w:ascii="Calibri" w:hAnsi="Calibri" w:cs="Calibri"/>
                <w:i/>
                <w:iCs/>
                <w:color w:val="000000"/>
                <w:szCs w:val="20"/>
                <w:lang w:val="en-US" w:eastAsia="nl-BE"/>
              </w:rPr>
            </w:pPr>
            <w:r w:rsidRPr="00E7783B">
              <w:rPr>
                <w:rFonts w:ascii="Calibri" w:hAnsi="Calibri" w:cs="Calibri"/>
                <w:b/>
                <w:bCs/>
                <w:i/>
                <w:iCs/>
                <w:color w:val="000000"/>
                <w:szCs w:val="20"/>
                <w:lang w:val="en-US" w:eastAsia="nl-BE"/>
              </w:rPr>
              <w:t xml:space="preserve">Manufacturing &amp; Supply Chain Risks </w:t>
            </w:r>
            <w:r w:rsidRPr="00E7783B">
              <w:rPr>
                <w:rFonts w:ascii="Calibri" w:hAnsi="Calibri" w:cs="Calibri"/>
                <w:i/>
                <w:iCs/>
                <w:color w:val="000000"/>
                <w:szCs w:val="20"/>
                <w:lang w:val="en-US" w:eastAsia="nl-BE"/>
              </w:rPr>
              <w:t>(4 Risks)</w:t>
            </w:r>
          </w:p>
        </w:tc>
        <w:tc>
          <w:tcPr>
            <w:tcW w:w="1868" w:type="dxa"/>
            <w:tcBorders>
              <w:top w:val="single" w:sz="8" w:space="0" w:color="E6E6E6"/>
              <w:left w:val="nil"/>
              <w:bottom w:val="single" w:sz="8" w:space="0" w:color="E6E6E6"/>
              <w:right w:val="nil"/>
            </w:tcBorders>
            <w:shd w:val="clear" w:color="000000" w:fill="BCAA00"/>
            <w:vAlign w:val="center"/>
            <w:hideMark/>
          </w:tcPr>
          <w:p w14:paraId="79D56967" w14:textId="77777777" w:rsidR="00E7783B" w:rsidRPr="00E7783B" w:rsidRDefault="00E7783B" w:rsidP="00E7783B">
            <w:pPr>
              <w:spacing w:after="0"/>
              <w:jc w:val="center"/>
              <w:rPr>
                <w:rFonts w:ascii="Calibri" w:hAnsi="Calibri" w:cs="Calibri"/>
                <w:b/>
                <w:bCs/>
                <w:color w:val="FFFFFF"/>
                <w:szCs w:val="20"/>
                <w:lang w:val="nl-BE" w:eastAsia="nl-BE"/>
              </w:rPr>
            </w:pPr>
            <w:r w:rsidRPr="00E7783B">
              <w:rPr>
                <w:rFonts w:ascii="Calibri" w:hAnsi="Calibri" w:cs="Calibri"/>
                <w:b/>
                <w:bCs/>
                <w:color w:val="FFFFFF"/>
                <w:szCs w:val="20"/>
                <w:lang w:val="nl-BE" w:eastAsia="nl-BE"/>
              </w:rPr>
              <w:t xml:space="preserve">Likelihood </w:t>
            </w:r>
            <w:r w:rsidRPr="00E7783B">
              <w:rPr>
                <w:rFonts w:ascii="Calibri" w:hAnsi="Calibri" w:cs="Calibri"/>
                <w:i/>
                <w:iCs/>
                <w:color w:val="FFFFFF"/>
                <w:szCs w:val="20"/>
                <w:lang w:val="nl-BE" w:eastAsia="nl-BE"/>
              </w:rPr>
              <w:t>(1-5)</w:t>
            </w:r>
          </w:p>
        </w:tc>
        <w:tc>
          <w:tcPr>
            <w:tcW w:w="1868" w:type="dxa"/>
            <w:tcBorders>
              <w:top w:val="single" w:sz="8" w:space="0" w:color="E6E6E6"/>
              <w:left w:val="nil"/>
              <w:bottom w:val="single" w:sz="8" w:space="0" w:color="E6E6E6"/>
              <w:right w:val="nil"/>
            </w:tcBorders>
            <w:shd w:val="clear" w:color="000000" w:fill="BCAA00"/>
            <w:vAlign w:val="center"/>
            <w:hideMark/>
          </w:tcPr>
          <w:p w14:paraId="0B398497" w14:textId="77777777" w:rsidR="00E7783B" w:rsidRPr="00E7783B" w:rsidRDefault="00E7783B" w:rsidP="00E7783B">
            <w:pPr>
              <w:spacing w:after="0"/>
              <w:jc w:val="center"/>
              <w:rPr>
                <w:rFonts w:ascii="Calibri" w:hAnsi="Calibri" w:cs="Calibri"/>
                <w:b/>
                <w:bCs/>
                <w:color w:val="FFFFFF"/>
                <w:szCs w:val="20"/>
                <w:lang w:val="nl-BE" w:eastAsia="nl-BE"/>
              </w:rPr>
            </w:pPr>
            <w:r w:rsidRPr="00E7783B">
              <w:rPr>
                <w:rFonts w:ascii="Calibri" w:hAnsi="Calibri" w:cs="Calibri"/>
                <w:b/>
                <w:bCs/>
                <w:color w:val="FFFFFF"/>
                <w:szCs w:val="20"/>
                <w:lang w:val="nl-BE" w:eastAsia="nl-BE"/>
              </w:rPr>
              <w:t xml:space="preserve">Severity </w:t>
            </w:r>
            <w:r w:rsidRPr="00E7783B">
              <w:rPr>
                <w:rFonts w:ascii="Calibri" w:hAnsi="Calibri" w:cs="Calibri"/>
                <w:i/>
                <w:iCs/>
                <w:color w:val="FFFFFF"/>
                <w:szCs w:val="20"/>
                <w:lang w:val="nl-BE" w:eastAsia="nl-BE"/>
              </w:rPr>
              <w:t>(1-5)</w:t>
            </w:r>
          </w:p>
        </w:tc>
      </w:tr>
      <w:tr w:rsidR="00E7783B" w:rsidRPr="00E7783B" w14:paraId="53C86EAE" w14:textId="77777777" w:rsidTr="00AB5596">
        <w:trPr>
          <w:trHeight w:val="20"/>
        </w:trPr>
        <w:tc>
          <w:tcPr>
            <w:tcW w:w="841" w:type="dxa"/>
            <w:tcBorders>
              <w:top w:val="nil"/>
              <w:left w:val="single" w:sz="8" w:space="0" w:color="E6E6E6"/>
              <w:bottom w:val="single" w:sz="8" w:space="0" w:color="E6E6E6"/>
              <w:right w:val="single" w:sz="8" w:space="0" w:color="E6E6E6"/>
            </w:tcBorders>
            <w:vAlign w:val="center"/>
            <w:hideMark/>
          </w:tcPr>
          <w:p w14:paraId="104CF257" w14:textId="77777777" w:rsidR="00E7783B" w:rsidRPr="00E7783B" w:rsidRDefault="00E7783B" w:rsidP="00E7783B">
            <w:pPr>
              <w:spacing w:after="0"/>
              <w:jc w:val="left"/>
              <w:rPr>
                <w:rFonts w:ascii="Calibri" w:hAnsi="Calibri" w:cs="Calibri"/>
                <w:i/>
                <w:iCs/>
                <w:color w:val="000000"/>
                <w:szCs w:val="20"/>
                <w:lang w:val="nl-BE" w:eastAsia="nl-BE"/>
              </w:rPr>
            </w:pPr>
            <w:r w:rsidRPr="00E7783B">
              <w:rPr>
                <w:rFonts w:ascii="Calibri" w:hAnsi="Calibri" w:cs="Calibri"/>
                <w:i/>
                <w:iCs/>
                <w:color w:val="000000"/>
                <w:szCs w:val="20"/>
                <w:lang w:val="nl-BE" w:eastAsia="nl-BE"/>
              </w:rPr>
              <w:t>R8</w:t>
            </w:r>
          </w:p>
        </w:tc>
        <w:tc>
          <w:tcPr>
            <w:tcW w:w="5103" w:type="dxa"/>
            <w:tcBorders>
              <w:top w:val="nil"/>
              <w:left w:val="nil"/>
              <w:bottom w:val="single" w:sz="8" w:space="0" w:color="E6E6E6"/>
              <w:right w:val="single" w:sz="8" w:space="0" w:color="E6E6E6"/>
            </w:tcBorders>
            <w:vAlign w:val="center"/>
            <w:hideMark/>
          </w:tcPr>
          <w:p w14:paraId="72F9AFD8" w14:textId="77777777" w:rsidR="00E7783B" w:rsidRPr="00E7783B" w:rsidRDefault="00E7783B" w:rsidP="00E7783B">
            <w:pPr>
              <w:spacing w:after="0"/>
              <w:jc w:val="left"/>
              <w:rPr>
                <w:rFonts w:ascii="Calibri" w:hAnsi="Calibri" w:cs="Calibri"/>
                <w:color w:val="000000"/>
                <w:szCs w:val="20"/>
                <w:lang w:val="nl-BE" w:eastAsia="nl-BE"/>
              </w:rPr>
            </w:pPr>
            <w:r w:rsidRPr="00E7783B">
              <w:rPr>
                <w:rFonts w:ascii="Calibri" w:hAnsi="Calibri" w:cs="Calibri"/>
                <w:color w:val="000000"/>
                <w:szCs w:val="20"/>
                <w:lang w:val="nl-BE" w:eastAsia="nl-BE"/>
              </w:rPr>
              <w:t>Critical Supplier Disruption</w:t>
            </w:r>
          </w:p>
        </w:tc>
        <w:tc>
          <w:tcPr>
            <w:tcW w:w="1868" w:type="dxa"/>
            <w:tcBorders>
              <w:top w:val="nil"/>
              <w:left w:val="nil"/>
              <w:bottom w:val="single" w:sz="8" w:space="0" w:color="E6E6E6"/>
              <w:right w:val="single" w:sz="8" w:space="0" w:color="E6E6E6"/>
            </w:tcBorders>
            <w:vAlign w:val="center"/>
            <w:hideMark/>
          </w:tcPr>
          <w:p w14:paraId="6FDBF32B" w14:textId="77777777" w:rsidR="00E7783B" w:rsidRPr="00E7783B" w:rsidRDefault="00E7783B" w:rsidP="00E7783B">
            <w:pPr>
              <w:spacing w:after="0"/>
              <w:jc w:val="center"/>
              <w:rPr>
                <w:rFonts w:ascii="Calibri" w:hAnsi="Calibri" w:cs="Calibri"/>
                <w:i/>
                <w:iCs/>
                <w:color w:val="000000"/>
                <w:szCs w:val="20"/>
                <w:lang w:val="nl-BE" w:eastAsia="nl-BE"/>
              </w:rPr>
            </w:pPr>
            <w:r w:rsidRPr="00E7783B">
              <w:rPr>
                <w:rFonts w:ascii="Calibri" w:hAnsi="Calibri" w:cs="Calibri"/>
                <w:i/>
                <w:iCs/>
                <w:color w:val="000000"/>
                <w:szCs w:val="20"/>
                <w:lang w:val="nl-BE" w:eastAsia="nl-BE"/>
              </w:rPr>
              <w:t>4</w:t>
            </w:r>
          </w:p>
        </w:tc>
        <w:tc>
          <w:tcPr>
            <w:tcW w:w="1868" w:type="dxa"/>
            <w:tcBorders>
              <w:top w:val="nil"/>
              <w:left w:val="nil"/>
              <w:bottom w:val="single" w:sz="8" w:space="0" w:color="E6E6E6"/>
              <w:right w:val="single" w:sz="8" w:space="0" w:color="E6E6E6"/>
            </w:tcBorders>
            <w:vAlign w:val="center"/>
            <w:hideMark/>
          </w:tcPr>
          <w:p w14:paraId="640CA2A5" w14:textId="77777777" w:rsidR="00E7783B" w:rsidRPr="00E7783B" w:rsidRDefault="00E7783B" w:rsidP="00E7783B">
            <w:pPr>
              <w:spacing w:after="0"/>
              <w:jc w:val="center"/>
              <w:rPr>
                <w:rFonts w:ascii="Calibri" w:hAnsi="Calibri" w:cs="Calibri"/>
                <w:i/>
                <w:iCs/>
                <w:color w:val="000000"/>
                <w:szCs w:val="20"/>
                <w:lang w:val="nl-BE" w:eastAsia="nl-BE"/>
              </w:rPr>
            </w:pPr>
            <w:r w:rsidRPr="00E7783B">
              <w:rPr>
                <w:rFonts w:ascii="Calibri" w:hAnsi="Calibri" w:cs="Calibri"/>
                <w:i/>
                <w:iCs/>
                <w:color w:val="000000"/>
                <w:szCs w:val="20"/>
                <w:lang w:val="nl-BE" w:eastAsia="nl-BE"/>
              </w:rPr>
              <w:t>5</w:t>
            </w:r>
          </w:p>
        </w:tc>
      </w:tr>
      <w:tr w:rsidR="00E7783B" w:rsidRPr="00E7783B" w14:paraId="69439A09" w14:textId="77777777" w:rsidTr="00AB5596">
        <w:trPr>
          <w:trHeight w:val="20"/>
        </w:trPr>
        <w:tc>
          <w:tcPr>
            <w:tcW w:w="841" w:type="dxa"/>
            <w:tcBorders>
              <w:top w:val="nil"/>
              <w:left w:val="single" w:sz="8" w:space="0" w:color="E6E6E6"/>
              <w:bottom w:val="single" w:sz="8" w:space="0" w:color="E6E6E6"/>
              <w:right w:val="single" w:sz="8" w:space="0" w:color="E6E6E6"/>
            </w:tcBorders>
            <w:vAlign w:val="center"/>
            <w:hideMark/>
          </w:tcPr>
          <w:p w14:paraId="4B4AE1C7" w14:textId="77777777" w:rsidR="00E7783B" w:rsidRPr="00E7783B" w:rsidRDefault="00E7783B" w:rsidP="00E7783B">
            <w:pPr>
              <w:spacing w:after="0"/>
              <w:jc w:val="left"/>
              <w:rPr>
                <w:rFonts w:ascii="Calibri" w:hAnsi="Calibri" w:cs="Calibri"/>
                <w:i/>
                <w:iCs/>
                <w:color w:val="000000"/>
                <w:szCs w:val="20"/>
                <w:lang w:val="nl-BE" w:eastAsia="nl-BE"/>
              </w:rPr>
            </w:pPr>
            <w:r w:rsidRPr="00E7783B">
              <w:rPr>
                <w:rFonts w:ascii="Calibri" w:hAnsi="Calibri" w:cs="Calibri"/>
                <w:i/>
                <w:iCs/>
                <w:color w:val="000000"/>
                <w:szCs w:val="20"/>
                <w:lang w:val="nl-BE" w:eastAsia="nl-BE"/>
              </w:rPr>
              <w:t>R9</w:t>
            </w:r>
          </w:p>
        </w:tc>
        <w:tc>
          <w:tcPr>
            <w:tcW w:w="5103" w:type="dxa"/>
            <w:tcBorders>
              <w:top w:val="nil"/>
              <w:left w:val="nil"/>
              <w:bottom w:val="single" w:sz="8" w:space="0" w:color="E6E6E6"/>
              <w:right w:val="single" w:sz="8" w:space="0" w:color="E6E6E6"/>
            </w:tcBorders>
            <w:vAlign w:val="center"/>
            <w:hideMark/>
          </w:tcPr>
          <w:p w14:paraId="12C45D99" w14:textId="77777777" w:rsidR="00E7783B" w:rsidRPr="00E7783B" w:rsidRDefault="00E7783B" w:rsidP="00E7783B">
            <w:pPr>
              <w:spacing w:after="0"/>
              <w:jc w:val="left"/>
              <w:rPr>
                <w:rFonts w:ascii="Calibri" w:hAnsi="Calibri" w:cs="Calibri"/>
                <w:color w:val="000000"/>
                <w:szCs w:val="20"/>
                <w:lang w:val="nl-BE" w:eastAsia="nl-BE"/>
              </w:rPr>
            </w:pPr>
            <w:r w:rsidRPr="00E7783B">
              <w:rPr>
                <w:rFonts w:ascii="Calibri" w:hAnsi="Calibri" w:cs="Calibri"/>
                <w:color w:val="000000"/>
                <w:szCs w:val="20"/>
                <w:lang w:val="nl-BE" w:eastAsia="nl-BE"/>
              </w:rPr>
              <w:t>Manufacturing Capacity Shortfall</w:t>
            </w:r>
          </w:p>
        </w:tc>
        <w:tc>
          <w:tcPr>
            <w:tcW w:w="1868" w:type="dxa"/>
            <w:tcBorders>
              <w:top w:val="nil"/>
              <w:left w:val="nil"/>
              <w:bottom w:val="single" w:sz="8" w:space="0" w:color="E6E6E6"/>
              <w:right w:val="single" w:sz="8" w:space="0" w:color="E6E6E6"/>
            </w:tcBorders>
            <w:vAlign w:val="center"/>
            <w:hideMark/>
          </w:tcPr>
          <w:p w14:paraId="124762F1" w14:textId="77777777" w:rsidR="00E7783B" w:rsidRPr="00E7783B" w:rsidRDefault="00E7783B" w:rsidP="00E7783B">
            <w:pPr>
              <w:spacing w:after="0"/>
              <w:jc w:val="center"/>
              <w:rPr>
                <w:rFonts w:ascii="Calibri" w:hAnsi="Calibri" w:cs="Calibri"/>
                <w:i/>
                <w:iCs/>
                <w:color w:val="000000"/>
                <w:szCs w:val="20"/>
                <w:lang w:val="nl-BE" w:eastAsia="nl-BE"/>
              </w:rPr>
            </w:pPr>
            <w:r w:rsidRPr="00E7783B">
              <w:rPr>
                <w:rFonts w:ascii="Calibri" w:hAnsi="Calibri" w:cs="Calibri"/>
                <w:i/>
                <w:iCs/>
                <w:color w:val="000000"/>
                <w:szCs w:val="20"/>
                <w:lang w:val="nl-BE" w:eastAsia="nl-BE"/>
              </w:rPr>
              <w:t>4</w:t>
            </w:r>
          </w:p>
        </w:tc>
        <w:tc>
          <w:tcPr>
            <w:tcW w:w="1868" w:type="dxa"/>
            <w:tcBorders>
              <w:top w:val="nil"/>
              <w:left w:val="nil"/>
              <w:bottom w:val="single" w:sz="8" w:space="0" w:color="E6E6E6"/>
              <w:right w:val="single" w:sz="8" w:space="0" w:color="E6E6E6"/>
            </w:tcBorders>
            <w:vAlign w:val="center"/>
            <w:hideMark/>
          </w:tcPr>
          <w:p w14:paraId="57AB7F68" w14:textId="77777777" w:rsidR="00E7783B" w:rsidRPr="00E7783B" w:rsidRDefault="00E7783B" w:rsidP="00E7783B">
            <w:pPr>
              <w:spacing w:after="0"/>
              <w:jc w:val="center"/>
              <w:rPr>
                <w:rFonts w:ascii="Calibri" w:hAnsi="Calibri" w:cs="Calibri"/>
                <w:i/>
                <w:iCs/>
                <w:color w:val="000000"/>
                <w:szCs w:val="20"/>
                <w:lang w:val="nl-BE" w:eastAsia="nl-BE"/>
              </w:rPr>
            </w:pPr>
            <w:r w:rsidRPr="00E7783B">
              <w:rPr>
                <w:rFonts w:ascii="Calibri" w:hAnsi="Calibri" w:cs="Calibri"/>
                <w:i/>
                <w:iCs/>
                <w:color w:val="000000"/>
                <w:szCs w:val="20"/>
                <w:lang w:val="nl-BE" w:eastAsia="nl-BE"/>
              </w:rPr>
              <w:t>3</w:t>
            </w:r>
          </w:p>
        </w:tc>
      </w:tr>
      <w:tr w:rsidR="00E7783B" w:rsidRPr="00E7783B" w14:paraId="773555F0" w14:textId="77777777" w:rsidTr="00AB5596">
        <w:trPr>
          <w:trHeight w:val="20"/>
        </w:trPr>
        <w:tc>
          <w:tcPr>
            <w:tcW w:w="841" w:type="dxa"/>
            <w:tcBorders>
              <w:top w:val="nil"/>
              <w:left w:val="single" w:sz="8" w:space="0" w:color="E6E6E6"/>
              <w:bottom w:val="single" w:sz="8" w:space="0" w:color="E6E6E6"/>
              <w:right w:val="single" w:sz="8" w:space="0" w:color="E6E6E6"/>
            </w:tcBorders>
            <w:vAlign w:val="center"/>
            <w:hideMark/>
          </w:tcPr>
          <w:p w14:paraId="617942A1" w14:textId="77777777" w:rsidR="00E7783B" w:rsidRPr="00E7783B" w:rsidRDefault="00E7783B" w:rsidP="00E7783B">
            <w:pPr>
              <w:spacing w:after="0"/>
              <w:jc w:val="left"/>
              <w:rPr>
                <w:rFonts w:ascii="Calibri" w:hAnsi="Calibri" w:cs="Calibri"/>
                <w:i/>
                <w:iCs/>
                <w:color w:val="000000"/>
                <w:szCs w:val="20"/>
                <w:lang w:val="nl-BE" w:eastAsia="nl-BE"/>
              </w:rPr>
            </w:pPr>
            <w:r w:rsidRPr="00E7783B">
              <w:rPr>
                <w:rFonts w:ascii="Calibri" w:hAnsi="Calibri" w:cs="Calibri"/>
                <w:i/>
                <w:iCs/>
                <w:color w:val="000000"/>
                <w:szCs w:val="20"/>
                <w:lang w:val="nl-BE" w:eastAsia="nl-BE"/>
              </w:rPr>
              <w:t>R10</w:t>
            </w:r>
          </w:p>
        </w:tc>
        <w:tc>
          <w:tcPr>
            <w:tcW w:w="5103" w:type="dxa"/>
            <w:tcBorders>
              <w:top w:val="nil"/>
              <w:left w:val="nil"/>
              <w:bottom w:val="single" w:sz="8" w:space="0" w:color="E6E6E6"/>
              <w:right w:val="single" w:sz="8" w:space="0" w:color="E6E6E6"/>
            </w:tcBorders>
            <w:vAlign w:val="center"/>
            <w:hideMark/>
          </w:tcPr>
          <w:p w14:paraId="03FE01E5" w14:textId="77777777" w:rsidR="00E7783B" w:rsidRPr="00E7783B" w:rsidRDefault="00E7783B" w:rsidP="00E7783B">
            <w:pPr>
              <w:spacing w:after="0"/>
              <w:jc w:val="left"/>
              <w:rPr>
                <w:rFonts w:ascii="Calibri" w:hAnsi="Calibri" w:cs="Calibri"/>
                <w:color w:val="000000"/>
                <w:szCs w:val="20"/>
                <w:lang w:val="fr-BE" w:eastAsia="nl-BE"/>
              </w:rPr>
            </w:pPr>
            <w:r w:rsidRPr="00E7783B">
              <w:rPr>
                <w:rFonts w:ascii="Calibri" w:hAnsi="Calibri" w:cs="Calibri"/>
                <w:color w:val="000000"/>
                <w:szCs w:val="20"/>
                <w:lang w:val="fr-BE" w:eastAsia="nl-BE"/>
              </w:rPr>
              <w:t>Non-EU Component Dependency Shock</w:t>
            </w:r>
          </w:p>
        </w:tc>
        <w:tc>
          <w:tcPr>
            <w:tcW w:w="1868" w:type="dxa"/>
            <w:tcBorders>
              <w:top w:val="nil"/>
              <w:left w:val="nil"/>
              <w:bottom w:val="single" w:sz="8" w:space="0" w:color="E6E6E6"/>
              <w:right w:val="single" w:sz="8" w:space="0" w:color="E6E6E6"/>
            </w:tcBorders>
            <w:vAlign w:val="center"/>
            <w:hideMark/>
          </w:tcPr>
          <w:p w14:paraId="429B54C8" w14:textId="77777777" w:rsidR="00E7783B" w:rsidRPr="00E7783B" w:rsidRDefault="00E7783B" w:rsidP="00E7783B">
            <w:pPr>
              <w:spacing w:after="0"/>
              <w:jc w:val="center"/>
              <w:rPr>
                <w:rFonts w:ascii="Calibri" w:hAnsi="Calibri" w:cs="Calibri"/>
                <w:i/>
                <w:iCs/>
                <w:color w:val="000000"/>
                <w:szCs w:val="20"/>
                <w:lang w:val="nl-BE" w:eastAsia="nl-BE"/>
              </w:rPr>
            </w:pPr>
            <w:r w:rsidRPr="00E7783B">
              <w:rPr>
                <w:rFonts w:ascii="Calibri" w:hAnsi="Calibri" w:cs="Calibri"/>
                <w:i/>
                <w:iCs/>
                <w:color w:val="000000"/>
                <w:szCs w:val="20"/>
                <w:lang w:val="nl-BE" w:eastAsia="nl-BE"/>
              </w:rPr>
              <w:t>5</w:t>
            </w:r>
          </w:p>
        </w:tc>
        <w:tc>
          <w:tcPr>
            <w:tcW w:w="1868" w:type="dxa"/>
            <w:tcBorders>
              <w:top w:val="nil"/>
              <w:left w:val="nil"/>
              <w:bottom w:val="single" w:sz="8" w:space="0" w:color="E6E6E6"/>
              <w:right w:val="single" w:sz="8" w:space="0" w:color="E6E6E6"/>
            </w:tcBorders>
            <w:vAlign w:val="center"/>
            <w:hideMark/>
          </w:tcPr>
          <w:p w14:paraId="5C104509" w14:textId="77777777" w:rsidR="00E7783B" w:rsidRPr="00E7783B" w:rsidRDefault="00E7783B" w:rsidP="00E7783B">
            <w:pPr>
              <w:spacing w:after="0"/>
              <w:jc w:val="center"/>
              <w:rPr>
                <w:rFonts w:ascii="Calibri" w:hAnsi="Calibri" w:cs="Calibri"/>
                <w:i/>
                <w:iCs/>
                <w:color w:val="000000"/>
                <w:szCs w:val="20"/>
                <w:lang w:val="nl-BE" w:eastAsia="nl-BE"/>
              </w:rPr>
            </w:pPr>
            <w:r w:rsidRPr="00E7783B">
              <w:rPr>
                <w:rFonts w:ascii="Calibri" w:hAnsi="Calibri" w:cs="Calibri"/>
                <w:i/>
                <w:iCs/>
                <w:color w:val="000000"/>
                <w:szCs w:val="20"/>
                <w:lang w:val="nl-BE" w:eastAsia="nl-BE"/>
              </w:rPr>
              <w:t>3</w:t>
            </w:r>
          </w:p>
        </w:tc>
      </w:tr>
      <w:tr w:rsidR="00E7783B" w:rsidRPr="00E7783B" w14:paraId="0DCAC6AA" w14:textId="77777777" w:rsidTr="00AB5596">
        <w:trPr>
          <w:trHeight w:val="20"/>
        </w:trPr>
        <w:tc>
          <w:tcPr>
            <w:tcW w:w="841" w:type="dxa"/>
            <w:tcBorders>
              <w:top w:val="nil"/>
              <w:left w:val="single" w:sz="8" w:space="0" w:color="E6E6E6"/>
              <w:bottom w:val="single" w:sz="8" w:space="0" w:color="E6E6E6"/>
              <w:right w:val="single" w:sz="8" w:space="0" w:color="E6E6E6"/>
            </w:tcBorders>
            <w:vAlign w:val="center"/>
            <w:hideMark/>
          </w:tcPr>
          <w:p w14:paraId="542ED910" w14:textId="77777777" w:rsidR="00E7783B" w:rsidRPr="00E7783B" w:rsidRDefault="00E7783B" w:rsidP="00E7783B">
            <w:pPr>
              <w:spacing w:after="0"/>
              <w:jc w:val="left"/>
              <w:rPr>
                <w:rFonts w:ascii="Calibri" w:hAnsi="Calibri" w:cs="Calibri"/>
                <w:i/>
                <w:iCs/>
                <w:color w:val="000000"/>
                <w:szCs w:val="20"/>
                <w:lang w:val="nl-BE" w:eastAsia="nl-BE"/>
              </w:rPr>
            </w:pPr>
            <w:r w:rsidRPr="00E7783B">
              <w:rPr>
                <w:rFonts w:ascii="Calibri" w:hAnsi="Calibri" w:cs="Calibri"/>
                <w:i/>
                <w:iCs/>
                <w:color w:val="000000"/>
                <w:szCs w:val="20"/>
                <w:lang w:val="nl-BE" w:eastAsia="nl-BE"/>
              </w:rPr>
              <w:t>R11</w:t>
            </w:r>
          </w:p>
        </w:tc>
        <w:tc>
          <w:tcPr>
            <w:tcW w:w="5103" w:type="dxa"/>
            <w:tcBorders>
              <w:top w:val="nil"/>
              <w:left w:val="nil"/>
              <w:bottom w:val="single" w:sz="8" w:space="0" w:color="E6E6E6"/>
              <w:right w:val="single" w:sz="8" w:space="0" w:color="E6E6E6"/>
            </w:tcBorders>
            <w:vAlign w:val="center"/>
            <w:hideMark/>
          </w:tcPr>
          <w:p w14:paraId="244A24D7" w14:textId="77777777" w:rsidR="00E7783B" w:rsidRPr="00E7783B" w:rsidRDefault="00E7783B" w:rsidP="00E7783B">
            <w:pPr>
              <w:spacing w:after="0"/>
              <w:jc w:val="left"/>
              <w:rPr>
                <w:rFonts w:ascii="Calibri" w:hAnsi="Calibri" w:cs="Calibri"/>
                <w:color w:val="000000"/>
                <w:szCs w:val="20"/>
                <w:lang w:val="nl-BE" w:eastAsia="nl-BE"/>
              </w:rPr>
            </w:pPr>
            <w:r w:rsidRPr="00E7783B">
              <w:rPr>
                <w:rFonts w:ascii="Calibri" w:hAnsi="Calibri" w:cs="Calibri"/>
                <w:color w:val="000000"/>
                <w:szCs w:val="20"/>
                <w:lang w:val="nl-BE" w:eastAsia="nl-BE"/>
              </w:rPr>
              <w:t>Industrial Scale-Up Failure</w:t>
            </w:r>
          </w:p>
        </w:tc>
        <w:tc>
          <w:tcPr>
            <w:tcW w:w="1868" w:type="dxa"/>
            <w:tcBorders>
              <w:top w:val="nil"/>
              <w:left w:val="nil"/>
              <w:bottom w:val="single" w:sz="8" w:space="0" w:color="E6E6E6"/>
              <w:right w:val="single" w:sz="8" w:space="0" w:color="E6E6E6"/>
            </w:tcBorders>
            <w:vAlign w:val="center"/>
            <w:hideMark/>
          </w:tcPr>
          <w:p w14:paraId="4B740068" w14:textId="77777777" w:rsidR="00E7783B" w:rsidRPr="00E7783B" w:rsidRDefault="00E7783B" w:rsidP="00E7783B">
            <w:pPr>
              <w:spacing w:after="0"/>
              <w:jc w:val="center"/>
              <w:rPr>
                <w:rFonts w:ascii="Calibri" w:hAnsi="Calibri" w:cs="Calibri"/>
                <w:i/>
                <w:iCs/>
                <w:color w:val="000000"/>
                <w:szCs w:val="20"/>
                <w:lang w:val="nl-BE" w:eastAsia="nl-BE"/>
              </w:rPr>
            </w:pPr>
            <w:r w:rsidRPr="00E7783B">
              <w:rPr>
                <w:rFonts w:ascii="Calibri" w:hAnsi="Calibri" w:cs="Calibri"/>
                <w:i/>
                <w:iCs/>
                <w:color w:val="000000"/>
                <w:szCs w:val="20"/>
                <w:lang w:val="nl-BE" w:eastAsia="nl-BE"/>
              </w:rPr>
              <w:t>4</w:t>
            </w:r>
          </w:p>
        </w:tc>
        <w:tc>
          <w:tcPr>
            <w:tcW w:w="1868" w:type="dxa"/>
            <w:tcBorders>
              <w:top w:val="nil"/>
              <w:left w:val="nil"/>
              <w:bottom w:val="single" w:sz="8" w:space="0" w:color="E6E6E6"/>
              <w:right w:val="single" w:sz="8" w:space="0" w:color="E6E6E6"/>
            </w:tcBorders>
            <w:vAlign w:val="center"/>
            <w:hideMark/>
          </w:tcPr>
          <w:p w14:paraId="3C406761" w14:textId="77777777" w:rsidR="00E7783B" w:rsidRPr="00E7783B" w:rsidRDefault="00E7783B" w:rsidP="00E7783B">
            <w:pPr>
              <w:spacing w:after="0"/>
              <w:jc w:val="center"/>
              <w:rPr>
                <w:rFonts w:ascii="Calibri" w:hAnsi="Calibri" w:cs="Calibri"/>
                <w:i/>
                <w:iCs/>
                <w:color w:val="000000"/>
                <w:szCs w:val="20"/>
                <w:lang w:val="nl-BE" w:eastAsia="nl-BE"/>
              </w:rPr>
            </w:pPr>
            <w:r w:rsidRPr="00E7783B">
              <w:rPr>
                <w:rFonts w:ascii="Calibri" w:hAnsi="Calibri" w:cs="Calibri"/>
                <w:i/>
                <w:iCs/>
                <w:color w:val="000000"/>
                <w:szCs w:val="20"/>
                <w:lang w:val="nl-BE" w:eastAsia="nl-BE"/>
              </w:rPr>
              <w:t>3</w:t>
            </w:r>
          </w:p>
        </w:tc>
      </w:tr>
      <w:tr w:rsidR="00E7783B" w:rsidRPr="00E7783B" w14:paraId="0573616F" w14:textId="77777777" w:rsidTr="00AB5596">
        <w:trPr>
          <w:trHeight w:val="20"/>
        </w:trPr>
        <w:tc>
          <w:tcPr>
            <w:tcW w:w="841" w:type="dxa"/>
            <w:tcBorders>
              <w:top w:val="single" w:sz="8" w:space="0" w:color="E6E6E6"/>
              <w:left w:val="single" w:sz="8" w:space="0" w:color="E6E6E6"/>
              <w:bottom w:val="single" w:sz="8" w:space="0" w:color="E6E6E6"/>
              <w:right w:val="single" w:sz="8" w:space="0" w:color="E6E6E6"/>
            </w:tcBorders>
            <w:shd w:val="clear" w:color="000000" w:fill="782170"/>
            <w:vAlign w:val="center"/>
            <w:hideMark/>
          </w:tcPr>
          <w:p w14:paraId="336F18E9" w14:textId="72DE22DD" w:rsidR="00E7783B" w:rsidRPr="00E7783B" w:rsidRDefault="0003468C" w:rsidP="00E7783B">
            <w:pPr>
              <w:spacing w:after="0"/>
              <w:jc w:val="center"/>
              <w:rPr>
                <w:rFonts w:ascii="Calibri" w:hAnsi="Calibri" w:cs="Calibri"/>
                <w:b/>
                <w:bCs/>
                <w:color w:val="FFFFFF"/>
                <w:szCs w:val="20"/>
                <w:lang w:val="nl-BE" w:eastAsia="nl-BE"/>
              </w:rPr>
            </w:pPr>
            <w:r>
              <w:rPr>
                <w:rFonts w:ascii="Calibri" w:hAnsi="Calibri" w:cs="Calibri"/>
                <w:b/>
                <w:bCs/>
                <w:color w:val="FFFFFF"/>
                <w:szCs w:val="20"/>
                <w:lang w:val="nl-BE" w:eastAsia="nl-BE"/>
              </w:rPr>
              <w:t>B4</w:t>
            </w:r>
          </w:p>
        </w:tc>
        <w:tc>
          <w:tcPr>
            <w:tcW w:w="5103" w:type="dxa"/>
            <w:tcBorders>
              <w:top w:val="nil"/>
              <w:left w:val="nil"/>
              <w:bottom w:val="single" w:sz="8" w:space="0" w:color="E6E6E6"/>
              <w:right w:val="nil"/>
            </w:tcBorders>
            <w:shd w:val="clear" w:color="000000" w:fill="F2CEEF"/>
            <w:vAlign w:val="center"/>
            <w:hideMark/>
          </w:tcPr>
          <w:p w14:paraId="481B61A9" w14:textId="77777777" w:rsidR="00E7783B" w:rsidRPr="00E7783B" w:rsidRDefault="00E7783B" w:rsidP="00E7783B">
            <w:pPr>
              <w:spacing w:after="0"/>
              <w:jc w:val="left"/>
              <w:rPr>
                <w:rFonts w:ascii="Calibri" w:hAnsi="Calibri" w:cs="Calibri"/>
                <w:i/>
                <w:iCs/>
                <w:color w:val="000000"/>
                <w:szCs w:val="20"/>
                <w:lang w:val="nl-BE" w:eastAsia="nl-BE"/>
              </w:rPr>
            </w:pPr>
            <w:r w:rsidRPr="00E7783B">
              <w:rPr>
                <w:rFonts w:ascii="Calibri" w:hAnsi="Calibri" w:cs="Calibri"/>
                <w:b/>
                <w:bCs/>
                <w:i/>
                <w:iCs/>
                <w:color w:val="000000"/>
                <w:szCs w:val="20"/>
                <w:lang w:val="nl-BE" w:eastAsia="nl-BE"/>
              </w:rPr>
              <w:t xml:space="preserve">Transportation &amp; Logistics Risks </w:t>
            </w:r>
            <w:r w:rsidRPr="00E7783B">
              <w:rPr>
                <w:rFonts w:ascii="Calibri" w:hAnsi="Calibri" w:cs="Calibri"/>
                <w:i/>
                <w:iCs/>
                <w:color w:val="000000"/>
                <w:szCs w:val="20"/>
                <w:lang w:val="nl-BE" w:eastAsia="nl-BE"/>
              </w:rPr>
              <w:t>(3 Risks)</w:t>
            </w:r>
          </w:p>
        </w:tc>
        <w:tc>
          <w:tcPr>
            <w:tcW w:w="1868" w:type="dxa"/>
            <w:tcBorders>
              <w:top w:val="single" w:sz="8" w:space="0" w:color="E6E6E6"/>
              <w:left w:val="nil"/>
              <w:bottom w:val="single" w:sz="8" w:space="0" w:color="E6E6E6"/>
              <w:right w:val="nil"/>
            </w:tcBorders>
            <w:shd w:val="clear" w:color="000000" w:fill="BCAA00"/>
            <w:vAlign w:val="center"/>
            <w:hideMark/>
          </w:tcPr>
          <w:p w14:paraId="5D7E6104" w14:textId="77777777" w:rsidR="00E7783B" w:rsidRPr="00E7783B" w:rsidRDefault="00E7783B" w:rsidP="00E7783B">
            <w:pPr>
              <w:spacing w:after="0"/>
              <w:jc w:val="center"/>
              <w:rPr>
                <w:rFonts w:ascii="Calibri" w:hAnsi="Calibri" w:cs="Calibri"/>
                <w:b/>
                <w:bCs/>
                <w:color w:val="FFFFFF"/>
                <w:szCs w:val="20"/>
                <w:lang w:val="nl-BE" w:eastAsia="nl-BE"/>
              </w:rPr>
            </w:pPr>
            <w:r w:rsidRPr="00E7783B">
              <w:rPr>
                <w:rFonts w:ascii="Calibri" w:hAnsi="Calibri" w:cs="Calibri"/>
                <w:b/>
                <w:bCs/>
                <w:color w:val="FFFFFF"/>
                <w:szCs w:val="20"/>
                <w:lang w:val="nl-BE" w:eastAsia="nl-BE"/>
              </w:rPr>
              <w:t xml:space="preserve">Likelihood </w:t>
            </w:r>
            <w:r w:rsidRPr="00E7783B">
              <w:rPr>
                <w:rFonts w:ascii="Calibri" w:hAnsi="Calibri" w:cs="Calibri"/>
                <w:i/>
                <w:iCs/>
                <w:color w:val="FFFFFF"/>
                <w:szCs w:val="20"/>
                <w:lang w:val="nl-BE" w:eastAsia="nl-BE"/>
              </w:rPr>
              <w:t>(1-5)</w:t>
            </w:r>
          </w:p>
        </w:tc>
        <w:tc>
          <w:tcPr>
            <w:tcW w:w="1868" w:type="dxa"/>
            <w:tcBorders>
              <w:top w:val="single" w:sz="8" w:space="0" w:color="E6E6E6"/>
              <w:left w:val="nil"/>
              <w:bottom w:val="single" w:sz="8" w:space="0" w:color="E6E6E6"/>
              <w:right w:val="nil"/>
            </w:tcBorders>
            <w:shd w:val="clear" w:color="000000" w:fill="BCAA00"/>
            <w:vAlign w:val="center"/>
            <w:hideMark/>
          </w:tcPr>
          <w:p w14:paraId="545CC160" w14:textId="77777777" w:rsidR="00E7783B" w:rsidRPr="00E7783B" w:rsidRDefault="00E7783B" w:rsidP="00E7783B">
            <w:pPr>
              <w:spacing w:after="0"/>
              <w:jc w:val="center"/>
              <w:rPr>
                <w:rFonts w:ascii="Calibri" w:hAnsi="Calibri" w:cs="Calibri"/>
                <w:b/>
                <w:bCs/>
                <w:color w:val="FFFFFF"/>
                <w:szCs w:val="20"/>
                <w:lang w:val="nl-BE" w:eastAsia="nl-BE"/>
              </w:rPr>
            </w:pPr>
            <w:r w:rsidRPr="00E7783B">
              <w:rPr>
                <w:rFonts w:ascii="Calibri" w:hAnsi="Calibri" w:cs="Calibri"/>
                <w:b/>
                <w:bCs/>
                <w:color w:val="FFFFFF"/>
                <w:szCs w:val="20"/>
                <w:lang w:val="nl-BE" w:eastAsia="nl-BE"/>
              </w:rPr>
              <w:t xml:space="preserve">Severity </w:t>
            </w:r>
            <w:r w:rsidRPr="00E7783B">
              <w:rPr>
                <w:rFonts w:ascii="Calibri" w:hAnsi="Calibri" w:cs="Calibri"/>
                <w:i/>
                <w:iCs/>
                <w:color w:val="FFFFFF"/>
                <w:szCs w:val="20"/>
                <w:lang w:val="nl-BE" w:eastAsia="nl-BE"/>
              </w:rPr>
              <w:t>(1-5)</w:t>
            </w:r>
          </w:p>
        </w:tc>
      </w:tr>
      <w:tr w:rsidR="00E7783B" w:rsidRPr="00E7783B" w14:paraId="726C9B86" w14:textId="77777777" w:rsidTr="00AB5596">
        <w:trPr>
          <w:trHeight w:val="20"/>
        </w:trPr>
        <w:tc>
          <w:tcPr>
            <w:tcW w:w="841" w:type="dxa"/>
            <w:tcBorders>
              <w:top w:val="nil"/>
              <w:left w:val="single" w:sz="8" w:space="0" w:color="E6E6E6"/>
              <w:bottom w:val="single" w:sz="8" w:space="0" w:color="E6E6E6"/>
              <w:right w:val="single" w:sz="8" w:space="0" w:color="E6E6E6"/>
            </w:tcBorders>
            <w:vAlign w:val="center"/>
            <w:hideMark/>
          </w:tcPr>
          <w:p w14:paraId="6267CB06" w14:textId="77777777" w:rsidR="00E7783B" w:rsidRPr="00E7783B" w:rsidRDefault="00E7783B" w:rsidP="00E7783B">
            <w:pPr>
              <w:spacing w:after="0"/>
              <w:jc w:val="left"/>
              <w:rPr>
                <w:rFonts w:ascii="Calibri" w:hAnsi="Calibri" w:cs="Calibri"/>
                <w:i/>
                <w:iCs/>
                <w:color w:val="000000"/>
                <w:szCs w:val="20"/>
                <w:lang w:val="nl-BE" w:eastAsia="nl-BE"/>
              </w:rPr>
            </w:pPr>
            <w:r w:rsidRPr="00E7783B">
              <w:rPr>
                <w:rFonts w:ascii="Calibri" w:hAnsi="Calibri" w:cs="Calibri"/>
                <w:i/>
                <w:iCs/>
                <w:color w:val="000000"/>
                <w:szCs w:val="20"/>
                <w:lang w:val="nl-BE" w:eastAsia="nl-BE"/>
              </w:rPr>
              <w:t>R12</w:t>
            </w:r>
          </w:p>
        </w:tc>
        <w:tc>
          <w:tcPr>
            <w:tcW w:w="5103" w:type="dxa"/>
            <w:tcBorders>
              <w:top w:val="nil"/>
              <w:left w:val="nil"/>
              <w:bottom w:val="single" w:sz="8" w:space="0" w:color="E6E6E6"/>
              <w:right w:val="single" w:sz="8" w:space="0" w:color="E6E6E6"/>
            </w:tcBorders>
            <w:vAlign w:val="center"/>
            <w:hideMark/>
          </w:tcPr>
          <w:p w14:paraId="42E4957F" w14:textId="77777777" w:rsidR="00E7783B" w:rsidRPr="00E7783B" w:rsidRDefault="00E7783B" w:rsidP="00E7783B">
            <w:pPr>
              <w:spacing w:after="0"/>
              <w:jc w:val="left"/>
              <w:rPr>
                <w:rFonts w:ascii="Calibri" w:hAnsi="Calibri" w:cs="Calibri"/>
                <w:color w:val="000000"/>
                <w:szCs w:val="20"/>
                <w:lang w:val="nl-BE" w:eastAsia="nl-BE"/>
              </w:rPr>
            </w:pPr>
            <w:r w:rsidRPr="00E7783B">
              <w:rPr>
                <w:rFonts w:ascii="Calibri" w:hAnsi="Calibri" w:cs="Calibri"/>
                <w:color w:val="000000"/>
                <w:szCs w:val="20"/>
                <w:lang w:val="nl-BE" w:eastAsia="nl-BE"/>
              </w:rPr>
              <w:t>Strategic Maritime Logistics Disruption</w:t>
            </w:r>
          </w:p>
        </w:tc>
        <w:tc>
          <w:tcPr>
            <w:tcW w:w="1868" w:type="dxa"/>
            <w:tcBorders>
              <w:top w:val="nil"/>
              <w:left w:val="nil"/>
              <w:bottom w:val="single" w:sz="8" w:space="0" w:color="E6E6E6"/>
              <w:right w:val="single" w:sz="8" w:space="0" w:color="E6E6E6"/>
            </w:tcBorders>
            <w:vAlign w:val="center"/>
            <w:hideMark/>
          </w:tcPr>
          <w:p w14:paraId="56480DB0" w14:textId="77777777" w:rsidR="00E7783B" w:rsidRPr="00E7783B" w:rsidRDefault="00E7783B" w:rsidP="00E7783B">
            <w:pPr>
              <w:spacing w:after="0"/>
              <w:jc w:val="center"/>
              <w:rPr>
                <w:rFonts w:ascii="Calibri" w:hAnsi="Calibri" w:cs="Calibri"/>
                <w:i/>
                <w:iCs/>
                <w:color w:val="000000"/>
                <w:szCs w:val="20"/>
                <w:lang w:val="nl-BE" w:eastAsia="nl-BE"/>
              </w:rPr>
            </w:pPr>
            <w:r w:rsidRPr="00E7783B">
              <w:rPr>
                <w:rFonts w:ascii="Calibri" w:hAnsi="Calibri" w:cs="Calibri"/>
                <w:i/>
                <w:iCs/>
                <w:color w:val="000000"/>
                <w:szCs w:val="20"/>
                <w:lang w:val="nl-BE" w:eastAsia="nl-BE"/>
              </w:rPr>
              <w:t>3</w:t>
            </w:r>
          </w:p>
        </w:tc>
        <w:tc>
          <w:tcPr>
            <w:tcW w:w="1868" w:type="dxa"/>
            <w:tcBorders>
              <w:top w:val="nil"/>
              <w:left w:val="nil"/>
              <w:bottom w:val="single" w:sz="8" w:space="0" w:color="E6E6E6"/>
              <w:right w:val="single" w:sz="8" w:space="0" w:color="E6E6E6"/>
            </w:tcBorders>
            <w:vAlign w:val="center"/>
            <w:hideMark/>
          </w:tcPr>
          <w:p w14:paraId="25421000" w14:textId="77777777" w:rsidR="00E7783B" w:rsidRPr="00E7783B" w:rsidRDefault="00E7783B" w:rsidP="00E7783B">
            <w:pPr>
              <w:spacing w:after="0"/>
              <w:jc w:val="center"/>
              <w:rPr>
                <w:rFonts w:ascii="Calibri" w:hAnsi="Calibri" w:cs="Calibri"/>
                <w:i/>
                <w:iCs/>
                <w:color w:val="000000"/>
                <w:szCs w:val="20"/>
                <w:lang w:val="nl-BE" w:eastAsia="nl-BE"/>
              </w:rPr>
            </w:pPr>
            <w:r w:rsidRPr="00E7783B">
              <w:rPr>
                <w:rFonts w:ascii="Calibri" w:hAnsi="Calibri" w:cs="Calibri"/>
                <w:i/>
                <w:iCs/>
                <w:color w:val="000000"/>
                <w:szCs w:val="20"/>
                <w:lang w:val="nl-BE" w:eastAsia="nl-BE"/>
              </w:rPr>
              <w:t>5</w:t>
            </w:r>
          </w:p>
        </w:tc>
      </w:tr>
      <w:tr w:rsidR="00E7783B" w:rsidRPr="00E7783B" w14:paraId="1ED17A1F" w14:textId="77777777" w:rsidTr="00AB5596">
        <w:trPr>
          <w:trHeight w:val="20"/>
        </w:trPr>
        <w:tc>
          <w:tcPr>
            <w:tcW w:w="841" w:type="dxa"/>
            <w:tcBorders>
              <w:top w:val="nil"/>
              <w:left w:val="single" w:sz="8" w:space="0" w:color="E6E6E6"/>
              <w:bottom w:val="single" w:sz="8" w:space="0" w:color="E6E6E6"/>
              <w:right w:val="single" w:sz="8" w:space="0" w:color="E6E6E6"/>
            </w:tcBorders>
            <w:vAlign w:val="center"/>
            <w:hideMark/>
          </w:tcPr>
          <w:p w14:paraId="4B97677A" w14:textId="77777777" w:rsidR="00E7783B" w:rsidRPr="00E7783B" w:rsidRDefault="00E7783B" w:rsidP="00E7783B">
            <w:pPr>
              <w:spacing w:after="0"/>
              <w:jc w:val="left"/>
              <w:rPr>
                <w:rFonts w:ascii="Calibri" w:hAnsi="Calibri" w:cs="Calibri"/>
                <w:i/>
                <w:iCs/>
                <w:color w:val="000000"/>
                <w:szCs w:val="20"/>
                <w:lang w:val="nl-BE" w:eastAsia="nl-BE"/>
              </w:rPr>
            </w:pPr>
            <w:r w:rsidRPr="00E7783B">
              <w:rPr>
                <w:rFonts w:ascii="Calibri" w:hAnsi="Calibri" w:cs="Calibri"/>
                <w:i/>
                <w:iCs/>
                <w:color w:val="000000"/>
                <w:szCs w:val="20"/>
                <w:lang w:val="nl-BE" w:eastAsia="nl-BE"/>
              </w:rPr>
              <w:lastRenderedPageBreak/>
              <w:t>R13</w:t>
            </w:r>
          </w:p>
        </w:tc>
        <w:tc>
          <w:tcPr>
            <w:tcW w:w="5103" w:type="dxa"/>
            <w:tcBorders>
              <w:top w:val="nil"/>
              <w:left w:val="nil"/>
              <w:bottom w:val="single" w:sz="8" w:space="0" w:color="E6E6E6"/>
              <w:right w:val="single" w:sz="8" w:space="0" w:color="E6E6E6"/>
            </w:tcBorders>
            <w:vAlign w:val="center"/>
            <w:hideMark/>
          </w:tcPr>
          <w:p w14:paraId="0A69A0A5" w14:textId="77777777" w:rsidR="00E7783B" w:rsidRPr="00E7783B" w:rsidRDefault="00E7783B" w:rsidP="00E7783B">
            <w:pPr>
              <w:spacing w:after="0"/>
              <w:jc w:val="left"/>
              <w:rPr>
                <w:rFonts w:ascii="Calibri" w:hAnsi="Calibri" w:cs="Calibri"/>
                <w:color w:val="000000"/>
                <w:szCs w:val="20"/>
                <w:lang w:val="nl-BE" w:eastAsia="nl-BE"/>
              </w:rPr>
            </w:pPr>
            <w:r w:rsidRPr="00E7783B">
              <w:rPr>
                <w:rFonts w:ascii="Calibri" w:hAnsi="Calibri" w:cs="Calibri"/>
                <w:color w:val="000000"/>
                <w:szCs w:val="20"/>
                <w:lang w:val="nl-BE" w:eastAsia="nl-BE"/>
              </w:rPr>
              <w:t>Port Infrastructure Failure</w:t>
            </w:r>
          </w:p>
        </w:tc>
        <w:tc>
          <w:tcPr>
            <w:tcW w:w="1868" w:type="dxa"/>
            <w:tcBorders>
              <w:top w:val="nil"/>
              <w:left w:val="nil"/>
              <w:bottom w:val="single" w:sz="8" w:space="0" w:color="E6E6E6"/>
              <w:right w:val="single" w:sz="8" w:space="0" w:color="E6E6E6"/>
            </w:tcBorders>
            <w:vAlign w:val="center"/>
            <w:hideMark/>
          </w:tcPr>
          <w:p w14:paraId="11448DF2" w14:textId="77777777" w:rsidR="00E7783B" w:rsidRPr="00E7783B" w:rsidRDefault="00E7783B" w:rsidP="00E7783B">
            <w:pPr>
              <w:spacing w:after="0"/>
              <w:jc w:val="center"/>
              <w:rPr>
                <w:rFonts w:ascii="Calibri" w:hAnsi="Calibri" w:cs="Calibri"/>
                <w:i/>
                <w:iCs/>
                <w:color w:val="000000"/>
                <w:szCs w:val="20"/>
                <w:lang w:val="nl-BE" w:eastAsia="nl-BE"/>
              </w:rPr>
            </w:pPr>
            <w:r w:rsidRPr="00E7783B">
              <w:rPr>
                <w:rFonts w:ascii="Calibri" w:hAnsi="Calibri" w:cs="Calibri"/>
                <w:i/>
                <w:iCs/>
                <w:color w:val="000000"/>
                <w:szCs w:val="20"/>
                <w:lang w:val="nl-BE" w:eastAsia="nl-BE"/>
              </w:rPr>
              <w:t>3</w:t>
            </w:r>
          </w:p>
        </w:tc>
        <w:tc>
          <w:tcPr>
            <w:tcW w:w="1868" w:type="dxa"/>
            <w:tcBorders>
              <w:top w:val="nil"/>
              <w:left w:val="nil"/>
              <w:bottom w:val="single" w:sz="8" w:space="0" w:color="E6E6E6"/>
              <w:right w:val="single" w:sz="8" w:space="0" w:color="E6E6E6"/>
            </w:tcBorders>
            <w:vAlign w:val="center"/>
            <w:hideMark/>
          </w:tcPr>
          <w:p w14:paraId="0E0632A4" w14:textId="77777777" w:rsidR="00E7783B" w:rsidRPr="00E7783B" w:rsidRDefault="00E7783B" w:rsidP="00E7783B">
            <w:pPr>
              <w:spacing w:after="0"/>
              <w:jc w:val="center"/>
              <w:rPr>
                <w:rFonts w:ascii="Calibri" w:hAnsi="Calibri" w:cs="Calibri"/>
                <w:i/>
                <w:iCs/>
                <w:color w:val="000000"/>
                <w:szCs w:val="20"/>
                <w:lang w:val="nl-BE" w:eastAsia="nl-BE"/>
              </w:rPr>
            </w:pPr>
            <w:r w:rsidRPr="00E7783B">
              <w:rPr>
                <w:rFonts w:ascii="Calibri" w:hAnsi="Calibri" w:cs="Calibri"/>
                <w:i/>
                <w:iCs/>
                <w:color w:val="000000"/>
                <w:szCs w:val="20"/>
                <w:lang w:val="nl-BE" w:eastAsia="nl-BE"/>
              </w:rPr>
              <w:t>3</w:t>
            </w:r>
          </w:p>
        </w:tc>
      </w:tr>
      <w:tr w:rsidR="00E7783B" w:rsidRPr="00E7783B" w14:paraId="522186A5" w14:textId="77777777" w:rsidTr="00AB5596">
        <w:trPr>
          <w:trHeight w:val="20"/>
        </w:trPr>
        <w:tc>
          <w:tcPr>
            <w:tcW w:w="841" w:type="dxa"/>
            <w:tcBorders>
              <w:top w:val="nil"/>
              <w:left w:val="single" w:sz="8" w:space="0" w:color="E6E6E6"/>
              <w:bottom w:val="single" w:sz="8" w:space="0" w:color="E6E6E6"/>
              <w:right w:val="single" w:sz="8" w:space="0" w:color="E6E6E6"/>
            </w:tcBorders>
            <w:vAlign w:val="center"/>
            <w:hideMark/>
          </w:tcPr>
          <w:p w14:paraId="6546C81B" w14:textId="77777777" w:rsidR="00E7783B" w:rsidRPr="00E7783B" w:rsidRDefault="00E7783B" w:rsidP="00E7783B">
            <w:pPr>
              <w:spacing w:after="0"/>
              <w:jc w:val="left"/>
              <w:rPr>
                <w:rFonts w:ascii="Calibri" w:hAnsi="Calibri" w:cs="Calibri"/>
                <w:i/>
                <w:iCs/>
                <w:color w:val="000000"/>
                <w:szCs w:val="20"/>
                <w:lang w:val="nl-BE" w:eastAsia="nl-BE"/>
              </w:rPr>
            </w:pPr>
            <w:r w:rsidRPr="00E7783B">
              <w:rPr>
                <w:rFonts w:ascii="Calibri" w:hAnsi="Calibri" w:cs="Calibri"/>
                <w:i/>
                <w:iCs/>
                <w:color w:val="000000"/>
                <w:szCs w:val="20"/>
                <w:lang w:val="nl-BE" w:eastAsia="nl-BE"/>
              </w:rPr>
              <w:t>R14</w:t>
            </w:r>
          </w:p>
        </w:tc>
        <w:tc>
          <w:tcPr>
            <w:tcW w:w="5103" w:type="dxa"/>
            <w:tcBorders>
              <w:top w:val="nil"/>
              <w:left w:val="nil"/>
              <w:bottom w:val="single" w:sz="8" w:space="0" w:color="E6E6E6"/>
              <w:right w:val="single" w:sz="8" w:space="0" w:color="E6E6E6"/>
            </w:tcBorders>
            <w:vAlign w:val="center"/>
            <w:hideMark/>
          </w:tcPr>
          <w:p w14:paraId="6777B3A2" w14:textId="77777777" w:rsidR="00E7783B" w:rsidRPr="00E7783B" w:rsidRDefault="00E7783B" w:rsidP="00E7783B">
            <w:pPr>
              <w:spacing w:after="0"/>
              <w:jc w:val="left"/>
              <w:rPr>
                <w:rFonts w:ascii="Calibri" w:hAnsi="Calibri" w:cs="Calibri"/>
                <w:color w:val="000000"/>
                <w:szCs w:val="20"/>
                <w:lang w:val="nl-BE" w:eastAsia="nl-BE"/>
              </w:rPr>
            </w:pPr>
            <w:r w:rsidRPr="00E7783B">
              <w:rPr>
                <w:rFonts w:ascii="Calibri" w:hAnsi="Calibri" w:cs="Calibri"/>
                <w:color w:val="000000"/>
                <w:szCs w:val="20"/>
                <w:lang w:val="nl-BE" w:eastAsia="nl-BE"/>
              </w:rPr>
              <w:t>Critical Hardware Transportation Delay</w:t>
            </w:r>
          </w:p>
        </w:tc>
        <w:tc>
          <w:tcPr>
            <w:tcW w:w="1868" w:type="dxa"/>
            <w:tcBorders>
              <w:top w:val="nil"/>
              <w:left w:val="nil"/>
              <w:bottom w:val="single" w:sz="8" w:space="0" w:color="E6E6E6"/>
              <w:right w:val="single" w:sz="8" w:space="0" w:color="E6E6E6"/>
            </w:tcBorders>
            <w:vAlign w:val="center"/>
            <w:hideMark/>
          </w:tcPr>
          <w:p w14:paraId="76334968" w14:textId="77777777" w:rsidR="00E7783B" w:rsidRPr="00E7783B" w:rsidRDefault="00E7783B" w:rsidP="00E7783B">
            <w:pPr>
              <w:spacing w:after="0"/>
              <w:jc w:val="center"/>
              <w:rPr>
                <w:rFonts w:ascii="Calibri" w:hAnsi="Calibri" w:cs="Calibri"/>
                <w:i/>
                <w:iCs/>
                <w:color w:val="000000"/>
                <w:szCs w:val="20"/>
                <w:lang w:val="nl-BE" w:eastAsia="nl-BE"/>
              </w:rPr>
            </w:pPr>
            <w:r w:rsidRPr="00E7783B">
              <w:rPr>
                <w:rFonts w:ascii="Calibri" w:hAnsi="Calibri" w:cs="Calibri"/>
                <w:i/>
                <w:iCs/>
                <w:color w:val="000000"/>
                <w:szCs w:val="20"/>
                <w:lang w:val="nl-BE" w:eastAsia="nl-BE"/>
              </w:rPr>
              <w:t>3</w:t>
            </w:r>
          </w:p>
        </w:tc>
        <w:tc>
          <w:tcPr>
            <w:tcW w:w="1868" w:type="dxa"/>
            <w:tcBorders>
              <w:top w:val="nil"/>
              <w:left w:val="nil"/>
              <w:bottom w:val="single" w:sz="8" w:space="0" w:color="E6E6E6"/>
              <w:right w:val="single" w:sz="8" w:space="0" w:color="E6E6E6"/>
            </w:tcBorders>
            <w:vAlign w:val="center"/>
            <w:hideMark/>
          </w:tcPr>
          <w:p w14:paraId="289408C7" w14:textId="77777777" w:rsidR="00E7783B" w:rsidRPr="00E7783B" w:rsidRDefault="00E7783B" w:rsidP="00E7783B">
            <w:pPr>
              <w:spacing w:after="0"/>
              <w:jc w:val="center"/>
              <w:rPr>
                <w:rFonts w:ascii="Calibri" w:hAnsi="Calibri" w:cs="Calibri"/>
                <w:i/>
                <w:iCs/>
                <w:color w:val="000000"/>
                <w:szCs w:val="20"/>
                <w:lang w:val="nl-BE" w:eastAsia="nl-BE"/>
              </w:rPr>
            </w:pPr>
            <w:r w:rsidRPr="00E7783B">
              <w:rPr>
                <w:rFonts w:ascii="Calibri" w:hAnsi="Calibri" w:cs="Calibri"/>
                <w:i/>
                <w:iCs/>
                <w:color w:val="000000"/>
                <w:szCs w:val="20"/>
                <w:lang w:val="nl-BE" w:eastAsia="nl-BE"/>
              </w:rPr>
              <w:t>3</w:t>
            </w:r>
          </w:p>
        </w:tc>
      </w:tr>
      <w:tr w:rsidR="00E7783B" w:rsidRPr="00E7783B" w14:paraId="5770D47D" w14:textId="77777777" w:rsidTr="00AB5596">
        <w:trPr>
          <w:trHeight w:val="20"/>
        </w:trPr>
        <w:tc>
          <w:tcPr>
            <w:tcW w:w="841" w:type="dxa"/>
            <w:tcBorders>
              <w:top w:val="single" w:sz="8" w:space="0" w:color="E6E6E6"/>
              <w:left w:val="single" w:sz="8" w:space="0" w:color="E6E6E6"/>
              <w:bottom w:val="single" w:sz="8" w:space="0" w:color="E6E6E6"/>
              <w:right w:val="single" w:sz="8" w:space="0" w:color="E6E6E6"/>
            </w:tcBorders>
            <w:shd w:val="clear" w:color="000000" w:fill="12501A"/>
            <w:vAlign w:val="center"/>
            <w:hideMark/>
          </w:tcPr>
          <w:p w14:paraId="7FD553F6" w14:textId="4EEC5F76" w:rsidR="00E7783B" w:rsidRPr="00E7783B" w:rsidRDefault="0003468C" w:rsidP="00E7783B">
            <w:pPr>
              <w:spacing w:after="0"/>
              <w:jc w:val="center"/>
              <w:rPr>
                <w:rFonts w:ascii="Calibri" w:hAnsi="Calibri" w:cs="Calibri"/>
                <w:b/>
                <w:bCs/>
                <w:color w:val="FFFFFF"/>
                <w:szCs w:val="20"/>
                <w:lang w:val="nl-BE" w:eastAsia="nl-BE"/>
              </w:rPr>
            </w:pPr>
            <w:r>
              <w:rPr>
                <w:rFonts w:ascii="Calibri" w:hAnsi="Calibri" w:cs="Calibri"/>
                <w:b/>
                <w:bCs/>
                <w:color w:val="FFFFFF"/>
                <w:szCs w:val="20"/>
                <w:lang w:val="nl-BE" w:eastAsia="nl-BE"/>
              </w:rPr>
              <w:t>B5</w:t>
            </w:r>
          </w:p>
        </w:tc>
        <w:tc>
          <w:tcPr>
            <w:tcW w:w="5103" w:type="dxa"/>
            <w:tcBorders>
              <w:top w:val="nil"/>
              <w:left w:val="nil"/>
              <w:bottom w:val="single" w:sz="8" w:space="0" w:color="E6E6E6"/>
              <w:right w:val="nil"/>
            </w:tcBorders>
            <w:shd w:val="clear" w:color="000000" w:fill="B5E6A2"/>
            <w:vAlign w:val="center"/>
            <w:hideMark/>
          </w:tcPr>
          <w:p w14:paraId="36031368" w14:textId="2A350397" w:rsidR="00E7783B" w:rsidRPr="00E7783B" w:rsidRDefault="00E7783B" w:rsidP="00E7783B">
            <w:pPr>
              <w:spacing w:after="0"/>
              <w:jc w:val="left"/>
              <w:rPr>
                <w:rFonts w:ascii="Calibri" w:hAnsi="Calibri" w:cs="Calibri"/>
                <w:i/>
                <w:iCs/>
                <w:color w:val="000000"/>
                <w:szCs w:val="20"/>
                <w:lang w:val="nl-BE" w:eastAsia="nl-BE"/>
              </w:rPr>
            </w:pPr>
            <w:r w:rsidRPr="00E7783B">
              <w:rPr>
                <w:rFonts w:ascii="Calibri" w:hAnsi="Calibri" w:cs="Calibri"/>
                <w:b/>
                <w:bCs/>
                <w:i/>
                <w:iCs/>
                <w:color w:val="000000"/>
                <w:szCs w:val="20"/>
                <w:lang w:val="nl-BE" w:eastAsia="nl-BE"/>
              </w:rPr>
              <w:t>Operations &amp; Governance Risks</w:t>
            </w:r>
            <w:r w:rsidR="00AB5596">
              <w:rPr>
                <w:rFonts w:ascii="Calibri" w:hAnsi="Calibri" w:cs="Calibri"/>
                <w:b/>
                <w:bCs/>
                <w:i/>
                <w:iCs/>
                <w:color w:val="000000"/>
                <w:szCs w:val="20"/>
                <w:lang w:val="nl-BE" w:eastAsia="nl-BE"/>
              </w:rPr>
              <w:t xml:space="preserve"> </w:t>
            </w:r>
            <w:r w:rsidRPr="00E7783B">
              <w:rPr>
                <w:rFonts w:ascii="Calibri" w:hAnsi="Calibri" w:cs="Calibri"/>
                <w:i/>
                <w:iCs/>
                <w:color w:val="000000"/>
                <w:szCs w:val="20"/>
                <w:lang w:val="nl-BE" w:eastAsia="nl-BE"/>
              </w:rPr>
              <w:t>(3 Risks)</w:t>
            </w:r>
          </w:p>
        </w:tc>
        <w:tc>
          <w:tcPr>
            <w:tcW w:w="1868" w:type="dxa"/>
            <w:tcBorders>
              <w:top w:val="single" w:sz="8" w:space="0" w:color="E6E6E6"/>
              <w:left w:val="nil"/>
              <w:bottom w:val="single" w:sz="8" w:space="0" w:color="E6E6E6"/>
              <w:right w:val="nil"/>
            </w:tcBorders>
            <w:shd w:val="clear" w:color="000000" w:fill="BCAA00"/>
            <w:vAlign w:val="center"/>
            <w:hideMark/>
          </w:tcPr>
          <w:p w14:paraId="2F0C4D2E" w14:textId="77777777" w:rsidR="00E7783B" w:rsidRPr="00E7783B" w:rsidRDefault="00E7783B" w:rsidP="00E7783B">
            <w:pPr>
              <w:spacing w:after="0"/>
              <w:jc w:val="center"/>
              <w:rPr>
                <w:rFonts w:ascii="Calibri" w:hAnsi="Calibri" w:cs="Calibri"/>
                <w:b/>
                <w:bCs/>
                <w:color w:val="FFFFFF"/>
                <w:szCs w:val="20"/>
                <w:lang w:val="nl-BE" w:eastAsia="nl-BE"/>
              </w:rPr>
            </w:pPr>
            <w:r w:rsidRPr="00E7783B">
              <w:rPr>
                <w:rFonts w:ascii="Calibri" w:hAnsi="Calibri" w:cs="Calibri"/>
                <w:b/>
                <w:bCs/>
                <w:color w:val="FFFFFF"/>
                <w:szCs w:val="20"/>
                <w:lang w:val="nl-BE" w:eastAsia="nl-BE"/>
              </w:rPr>
              <w:t xml:space="preserve">Likelihood </w:t>
            </w:r>
            <w:r w:rsidRPr="00E7783B">
              <w:rPr>
                <w:rFonts w:ascii="Calibri" w:hAnsi="Calibri" w:cs="Calibri"/>
                <w:i/>
                <w:iCs/>
                <w:color w:val="FFFFFF"/>
                <w:szCs w:val="20"/>
                <w:lang w:val="nl-BE" w:eastAsia="nl-BE"/>
              </w:rPr>
              <w:t>(1-5)</w:t>
            </w:r>
          </w:p>
        </w:tc>
        <w:tc>
          <w:tcPr>
            <w:tcW w:w="1868" w:type="dxa"/>
            <w:tcBorders>
              <w:top w:val="single" w:sz="8" w:space="0" w:color="E6E6E6"/>
              <w:left w:val="nil"/>
              <w:bottom w:val="single" w:sz="8" w:space="0" w:color="E6E6E6"/>
              <w:right w:val="nil"/>
            </w:tcBorders>
            <w:shd w:val="clear" w:color="000000" w:fill="BCAA00"/>
            <w:vAlign w:val="center"/>
            <w:hideMark/>
          </w:tcPr>
          <w:p w14:paraId="05F9B3BC" w14:textId="77777777" w:rsidR="00E7783B" w:rsidRPr="00E7783B" w:rsidRDefault="00E7783B" w:rsidP="00E7783B">
            <w:pPr>
              <w:spacing w:after="0"/>
              <w:jc w:val="center"/>
              <w:rPr>
                <w:rFonts w:ascii="Calibri" w:hAnsi="Calibri" w:cs="Calibri"/>
                <w:b/>
                <w:bCs/>
                <w:color w:val="FFFFFF"/>
                <w:szCs w:val="20"/>
                <w:lang w:val="nl-BE" w:eastAsia="nl-BE"/>
              </w:rPr>
            </w:pPr>
            <w:r w:rsidRPr="00E7783B">
              <w:rPr>
                <w:rFonts w:ascii="Calibri" w:hAnsi="Calibri" w:cs="Calibri"/>
                <w:b/>
                <w:bCs/>
                <w:color w:val="FFFFFF"/>
                <w:szCs w:val="20"/>
                <w:lang w:val="nl-BE" w:eastAsia="nl-BE"/>
              </w:rPr>
              <w:t xml:space="preserve">Severity </w:t>
            </w:r>
            <w:r w:rsidRPr="00E7783B">
              <w:rPr>
                <w:rFonts w:ascii="Calibri" w:hAnsi="Calibri" w:cs="Calibri"/>
                <w:i/>
                <w:iCs/>
                <w:color w:val="FFFFFF"/>
                <w:szCs w:val="20"/>
                <w:lang w:val="nl-BE" w:eastAsia="nl-BE"/>
              </w:rPr>
              <w:t>(1-5)</w:t>
            </w:r>
          </w:p>
        </w:tc>
      </w:tr>
      <w:tr w:rsidR="00E7783B" w:rsidRPr="00E7783B" w14:paraId="24E39D29" w14:textId="77777777" w:rsidTr="00AB5596">
        <w:trPr>
          <w:trHeight w:val="20"/>
        </w:trPr>
        <w:tc>
          <w:tcPr>
            <w:tcW w:w="841" w:type="dxa"/>
            <w:tcBorders>
              <w:top w:val="nil"/>
              <w:left w:val="single" w:sz="8" w:space="0" w:color="E6E6E6"/>
              <w:bottom w:val="single" w:sz="8" w:space="0" w:color="E6E6E6"/>
              <w:right w:val="single" w:sz="8" w:space="0" w:color="E6E6E6"/>
            </w:tcBorders>
            <w:vAlign w:val="center"/>
            <w:hideMark/>
          </w:tcPr>
          <w:p w14:paraId="4E714C0B" w14:textId="77777777" w:rsidR="00E7783B" w:rsidRPr="00E7783B" w:rsidRDefault="00E7783B" w:rsidP="00E7783B">
            <w:pPr>
              <w:spacing w:after="0"/>
              <w:jc w:val="left"/>
              <w:rPr>
                <w:rFonts w:ascii="Calibri" w:hAnsi="Calibri" w:cs="Calibri"/>
                <w:i/>
                <w:iCs/>
                <w:color w:val="000000"/>
                <w:szCs w:val="20"/>
                <w:lang w:val="nl-BE" w:eastAsia="nl-BE"/>
              </w:rPr>
            </w:pPr>
            <w:r w:rsidRPr="00E7783B">
              <w:rPr>
                <w:rFonts w:ascii="Calibri" w:hAnsi="Calibri" w:cs="Calibri"/>
                <w:i/>
                <w:iCs/>
                <w:color w:val="000000"/>
                <w:szCs w:val="20"/>
                <w:lang w:val="nl-BE" w:eastAsia="nl-BE"/>
              </w:rPr>
              <w:t>R15</w:t>
            </w:r>
          </w:p>
        </w:tc>
        <w:tc>
          <w:tcPr>
            <w:tcW w:w="5103" w:type="dxa"/>
            <w:tcBorders>
              <w:top w:val="nil"/>
              <w:left w:val="nil"/>
              <w:bottom w:val="single" w:sz="8" w:space="0" w:color="E6E6E6"/>
              <w:right w:val="single" w:sz="8" w:space="0" w:color="E6E6E6"/>
            </w:tcBorders>
            <w:vAlign w:val="center"/>
            <w:hideMark/>
          </w:tcPr>
          <w:p w14:paraId="6B7F2426" w14:textId="77777777" w:rsidR="00E7783B" w:rsidRPr="00E7783B" w:rsidRDefault="00E7783B" w:rsidP="00E7783B">
            <w:pPr>
              <w:spacing w:after="0"/>
              <w:jc w:val="left"/>
              <w:rPr>
                <w:rFonts w:ascii="Calibri" w:hAnsi="Calibri" w:cs="Calibri"/>
                <w:color w:val="000000"/>
                <w:szCs w:val="20"/>
                <w:lang w:val="nl-BE" w:eastAsia="nl-BE"/>
              </w:rPr>
            </w:pPr>
            <w:r w:rsidRPr="00E7783B">
              <w:rPr>
                <w:rFonts w:ascii="Calibri" w:hAnsi="Calibri" w:cs="Calibri"/>
                <w:color w:val="000000"/>
                <w:szCs w:val="20"/>
                <w:lang w:val="nl-BE" w:eastAsia="nl-BE"/>
              </w:rPr>
              <w:t>Mission Operations Centre Failure</w:t>
            </w:r>
          </w:p>
        </w:tc>
        <w:tc>
          <w:tcPr>
            <w:tcW w:w="1868" w:type="dxa"/>
            <w:tcBorders>
              <w:top w:val="nil"/>
              <w:left w:val="nil"/>
              <w:bottom w:val="single" w:sz="8" w:space="0" w:color="E6E6E6"/>
              <w:right w:val="single" w:sz="8" w:space="0" w:color="E6E6E6"/>
            </w:tcBorders>
            <w:vAlign w:val="center"/>
            <w:hideMark/>
          </w:tcPr>
          <w:p w14:paraId="079AC410" w14:textId="77777777" w:rsidR="00E7783B" w:rsidRPr="00E7783B" w:rsidRDefault="00E7783B" w:rsidP="00E7783B">
            <w:pPr>
              <w:spacing w:after="0"/>
              <w:jc w:val="center"/>
              <w:rPr>
                <w:rFonts w:ascii="Calibri" w:hAnsi="Calibri" w:cs="Calibri"/>
                <w:i/>
                <w:iCs/>
                <w:color w:val="000000"/>
                <w:szCs w:val="20"/>
                <w:lang w:val="nl-BE" w:eastAsia="nl-BE"/>
              </w:rPr>
            </w:pPr>
            <w:r w:rsidRPr="00E7783B">
              <w:rPr>
                <w:rFonts w:ascii="Calibri" w:hAnsi="Calibri" w:cs="Calibri"/>
                <w:i/>
                <w:iCs/>
                <w:color w:val="000000"/>
                <w:szCs w:val="20"/>
                <w:lang w:val="nl-BE" w:eastAsia="nl-BE"/>
              </w:rPr>
              <w:t>3</w:t>
            </w:r>
          </w:p>
        </w:tc>
        <w:tc>
          <w:tcPr>
            <w:tcW w:w="1868" w:type="dxa"/>
            <w:tcBorders>
              <w:top w:val="nil"/>
              <w:left w:val="nil"/>
              <w:bottom w:val="single" w:sz="8" w:space="0" w:color="E6E6E6"/>
              <w:right w:val="single" w:sz="8" w:space="0" w:color="E6E6E6"/>
            </w:tcBorders>
            <w:vAlign w:val="center"/>
            <w:hideMark/>
          </w:tcPr>
          <w:p w14:paraId="57604FD6" w14:textId="77777777" w:rsidR="00E7783B" w:rsidRPr="00E7783B" w:rsidRDefault="00E7783B" w:rsidP="00E7783B">
            <w:pPr>
              <w:spacing w:after="0"/>
              <w:jc w:val="center"/>
              <w:rPr>
                <w:rFonts w:ascii="Calibri" w:hAnsi="Calibri" w:cs="Calibri"/>
                <w:i/>
                <w:iCs/>
                <w:color w:val="000000"/>
                <w:szCs w:val="20"/>
                <w:lang w:val="nl-BE" w:eastAsia="nl-BE"/>
              </w:rPr>
            </w:pPr>
            <w:r w:rsidRPr="00E7783B">
              <w:rPr>
                <w:rFonts w:ascii="Calibri" w:hAnsi="Calibri" w:cs="Calibri"/>
                <w:i/>
                <w:iCs/>
                <w:color w:val="000000"/>
                <w:szCs w:val="20"/>
                <w:lang w:val="nl-BE" w:eastAsia="nl-BE"/>
              </w:rPr>
              <w:t>5</w:t>
            </w:r>
          </w:p>
        </w:tc>
      </w:tr>
      <w:tr w:rsidR="00E7783B" w:rsidRPr="00E7783B" w14:paraId="6B3A39B9" w14:textId="77777777" w:rsidTr="00AB5596">
        <w:trPr>
          <w:trHeight w:val="20"/>
        </w:trPr>
        <w:tc>
          <w:tcPr>
            <w:tcW w:w="841" w:type="dxa"/>
            <w:tcBorders>
              <w:top w:val="nil"/>
              <w:left w:val="single" w:sz="8" w:space="0" w:color="E6E6E6"/>
              <w:bottom w:val="single" w:sz="8" w:space="0" w:color="E6E6E6"/>
              <w:right w:val="single" w:sz="8" w:space="0" w:color="E6E6E6"/>
            </w:tcBorders>
            <w:vAlign w:val="center"/>
            <w:hideMark/>
          </w:tcPr>
          <w:p w14:paraId="4B10EE42" w14:textId="77777777" w:rsidR="00E7783B" w:rsidRPr="00E7783B" w:rsidRDefault="00E7783B" w:rsidP="00E7783B">
            <w:pPr>
              <w:spacing w:after="0"/>
              <w:jc w:val="left"/>
              <w:rPr>
                <w:rFonts w:ascii="Calibri" w:hAnsi="Calibri" w:cs="Calibri"/>
                <w:i/>
                <w:iCs/>
                <w:color w:val="000000"/>
                <w:szCs w:val="20"/>
                <w:lang w:val="nl-BE" w:eastAsia="nl-BE"/>
              </w:rPr>
            </w:pPr>
            <w:r w:rsidRPr="00E7783B">
              <w:rPr>
                <w:rFonts w:ascii="Calibri" w:hAnsi="Calibri" w:cs="Calibri"/>
                <w:i/>
                <w:iCs/>
                <w:color w:val="000000"/>
                <w:szCs w:val="20"/>
                <w:lang w:val="nl-BE" w:eastAsia="nl-BE"/>
              </w:rPr>
              <w:t>R16</w:t>
            </w:r>
          </w:p>
        </w:tc>
        <w:tc>
          <w:tcPr>
            <w:tcW w:w="5103" w:type="dxa"/>
            <w:tcBorders>
              <w:top w:val="nil"/>
              <w:left w:val="nil"/>
              <w:bottom w:val="single" w:sz="8" w:space="0" w:color="E6E6E6"/>
              <w:right w:val="single" w:sz="8" w:space="0" w:color="E6E6E6"/>
            </w:tcBorders>
            <w:vAlign w:val="center"/>
            <w:hideMark/>
          </w:tcPr>
          <w:p w14:paraId="639134F0" w14:textId="77777777" w:rsidR="00E7783B" w:rsidRPr="00E7783B" w:rsidRDefault="00E7783B" w:rsidP="00E7783B">
            <w:pPr>
              <w:spacing w:after="0"/>
              <w:jc w:val="left"/>
              <w:rPr>
                <w:rFonts w:ascii="Calibri" w:hAnsi="Calibri" w:cs="Calibri"/>
                <w:color w:val="000000"/>
                <w:szCs w:val="20"/>
                <w:lang w:val="en-US" w:eastAsia="nl-BE"/>
              </w:rPr>
            </w:pPr>
            <w:r w:rsidRPr="00E7783B">
              <w:rPr>
                <w:rFonts w:ascii="Calibri" w:hAnsi="Calibri" w:cs="Calibri"/>
                <w:color w:val="000000"/>
                <w:szCs w:val="20"/>
                <w:lang w:val="en-US" w:eastAsia="nl-BE"/>
              </w:rPr>
              <w:t>Regulatory Fragmentation and Licensing Delays</w:t>
            </w:r>
          </w:p>
        </w:tc>
        <w:tc>
          <w:tcPr>
            <w:tcW w:w="1868" w:type="dxa"/>
            <w:tcBorders>
              <w:top w:val="nil"/>
              <w:left w:val="nil"/>
              <w:bottom w:val="single" w:sz="8" w:space="0" w:color="E6E6E6"/>
              <w:right w:val="single" w:sz="8" w:space="0" w:color="E6E6E6"/>
            </w:tcBorders>
            <w:vAlign w:val="center"/>
            <w:hideMark/>
          </w:tcPr>
          <w:p w14:paraId="54A8C8A8" w14:textId="77777777" w:rsidR="00E7783B" w:rsidRPr="00E7783B" w:rsidRDefault="00E7783B" w:rsidP="00E7783B">
            <w:pPr>
              <w:spacing w:after="0"/>
              <w:jc w:val="center"/>
              <w:rPr>
                <w:rFonts w:ascii="Calibri" w:hAnsi="Calibri" w:cs="Calibri"/>
                <w:i/>
                <w:iCs/>
                <w:color w:val="000000"/>
                <w:szCs w:val="20"/>
                <w:lang w:val="nl-BE" w:eastAsia="nl-BE"/>
              </w:rPr>
            </w:pPr>
            <w:r w:rsidRPr="00E7783B">
              <w:rPr>
                <w:rFonts w:ascii="Calibri" w:hAnsi="Calibri" w:cs="Calibri"/>
                <w:i/>
                <w:iCs/>
                <w:color w:val="000000"/>
                <w:szCs w:val="20"/>
                <w:lang w:val="nl-BE" w:eastAsia="nl-BE"/>
              </w:rPr>
              <w:t>3</w:t>
            </w:r>
          </w:p>
        </w:tc>
        <w:tc>
          <w:tcPr>
            <w:tcW w:w="1868" w:type="dxa"/>
            <w:tcBorders>
              <w:top w:val="nil"/>
              <w:left w:val="nil"/>
              <w:bottom w:val="single" w:sz="8" w:space="0" w:color="E6E6E6"/>
              <w:right w:val="single" w:sz="8" w:space="0" w:color="E6E6E6"/>
            </w:tcBorders>
            <w:vAlign w:val="center"/>
            <w:hideMark/>
          </w:tcPr>
          <w:p w14:paraId="6A26BD54" w14:textId="77777777" w:rsidR="00E7783B" w:rsidRPr="00E7783B" w:rsidRDefault="00E7783B" w:rsidP="00E7783B">
            <w:pPr>
              <w:spacing w:after="0"/>
              <w:jc w:val="center"/>
              <w:rPr>
                <w:rFonts w:ascii="Calibri" w:hAnsi="Calibri" w:cs="Calibri"/>
                <w:i/>
                <w:iCs/>
                <w:color w:val="000000"/>
                <w:szCs w:val="20"/>
                <w:lang w:val="nl-BE" w:eastAsia="nl-BE"/>
              </w:rPr>
            </w:pPr>
            <w:r w:rsidRPr="00E7783B">
              <w:rPr>
                <w:rFonts w:ascii="Calibri" w:hAnsi="Calibri" w:cs="Calibri"/>
                <w:i/>
                <w:iCs/>
                <w:color w:val="000000"/>
                <w:szCs w:val="20"/>
                <w:lang w:val="nl-BE" w:eastAsia="nl-BE"/>
              </w:rPr>
              <w:t>3</w:t>
            </w:r>
          </w:p>
        </w:tc>
      </w:tr>
      <w:tr w:rsidR="00E7783B" w:rsidRPr="00E7783B" w14:paraId="56C7CA3D" w14:textId="77777777" w:rsidTr="00AB5596">
        <w:trPr>
          <w:trHeight w:val="20"/>
        </w:trPr>
        <w:tc>
          <w:tcPr>
            <w:tcW w:w="841" w:type="dxa"/>
            <w:tcBorders>
              <w:top w:val="nil"/>
              <w:left w:val="single" w:sz="8" w:space="0" w:color="E6E6E6"/>
              <w:bottom w:val="single" w:sz="8" w:space="0" w:color="E6E6E6"/>
              <w:right w:val="single" w:sz="8" w:space="0" w:color="E6E6E6"/>
            </w:tcBorders>
            <w:vAlign w:val="center"/>
            <w:hideMark/>
          </w:tcPr>
          <w:p w14:paraId="33C551DD" w14:textId="77777777" w:rsidR="00E7783B" w:rsidRPr="00E7783B" w:rsidRDefault="00E7783B" w:rsidP="00E7783B">
            <w:pPr>
              <w:spacing w:after="0"/>
              <w:jc w:val="left"/>
              <w:rPr>
                <w:rFonts w:ascii="Calibri" w:hAnsi="Calibri" w:cs="Calibri"/>
                <w:i/>
                <w:iCs/>
                <w:color w:val="000000"/>
                <w:szCs w:val="20"/>
                <w:lang w:val="nl-BE" w:eastAsia="nl-BE"/>
              </w:rPr>
            </w:pPr>
            <w:r w:rsidRPr="00E7783B">
              <w:rPr>
                <w:rFonts w:ascii="Calibri" w:hAnsi="Calibri" w:cs="Calibri"/>
                <w:i/>
                <w:iCs/>
                <w:color w:val="000000"/>
                <w:szCs w:val="20"/>
                <w:lang w:val="nl-BE" w:eastAsia="nl-BE"/>
              </w:rPr>
              <w:t>R17</w:t>
            </w:r>
          </w:p>
        </w:tc>
        <w:tc>
          <w:tcPr>
            <w:tcW w:w="5103" w:type="dxa"/>
            <w:tcBorders>
              <w:top w:val="nil"/>
              <w:left w:val="nil"/>
              <w:bottom w:val="single" w:sz="8" w:space="0" w:color="E6E6E6"/>
              <w:right w:val="single" w:sz="8" w:space="0" w:color="E6E6E6"/>
            </w:tcBorders>
            <w:vAlign w:val="center"/>
            <w:hideMark/>
          </w:tcPr>
          <w:p w14:paraId="33E2553E" w14:textId="77777777" w:rsidR="00E7783B" w:rsidRPr="00E7783B" w:rsidRDefault="00E7783B" w:rsidP="00E7783B">
            <w:pPr>
              <w:spacing w:after="0"/>
              <w:jc w:val="left"/>
              <w:rPr>
                <w:rFonts w:ascii="Calibri" w:hAnsi="Calibri" w:cs="Calibri"/>
                <w:color w:val="000000"/>
                <w:szCs w:val="20"/>
                <w:lang w:val="nl-BE" w:eastAsia="nl-BE"/>
              </w:rPr>
            </w:pPr>
            <w:r w:rsidRPr="00E7783B">
              <w:rPr>
                <w:rFonts w:ascii="Calibri" w:hAnsi="Calibri" w:cs="Calibri"/>
                <w:color w:val="000000"/>
                <w:szCs w:val="20"/>
                <w:lang w:val="nl-BE" w:eastAsia="nl-BE"/>
              </w:rPr>
              <w:t>Skilled Workforce Shortage</w:t>
            </w:r>
          </w:p>
        </w:tc>
        <w:tc>
          <w:tcPr>
            <w:tcW w:w="1868" w:type="dxa"/>
            <w:tcBorders>
              <w:top w:val="nil"/>
              <w:left w:val="nil"/>
              <w:bottom w:val="single" w:sz="8" w:space="0" w:color="E6E6E6"/>
              <w:right w:val="single" w:sz="8" w:space="0" w:color="E6E6E6"/>
            </w:tcBorders>
            <w:vAlign w:val="center"/>
            <w:hideMark/>
          </w:tcPr>
          <w:p w14:paraId="0CECE9B8" w14:textId="77777777" w:rsidR="00E7783B" w:rsidRPr="00E7783B" w:rsidRDefault="00E7783B" w:rsidP="00E7783B">
            <w:pPr>
              <w:spacing w:after="0"/>
              <w:jc w:val="center"/>
              <w:rPr>
                <w:rFonts w:ascii="Calibri" w:hAnsi="Calibri" w:cs="Calibri"/>
                <w:i/>
                <w:iCs/>
                <w:color w:val="000000"/>
                <w:szCs w:val="20"/>
                <w:lang w:val="nl-BE" w:eastAsia="nl-BE"/>
              </w:rPr>
            </w:pPr>
            <w:r w:rsidRPr="00E7783B">
              <w:rPr>
                <w:rFonts w:ascii="Calibri" w:hAnsi="Calibri" w:cs="Calibri"/>
                <w:i/>
                <w:iCs/>
                <w:color w:val="000000"/>
                <w:szCs w:val="20"/>
                <w:lang w:val="nl-BE" w:eastAsia="nl-BE"/>
              </w:rPr>
              <w:t>5</w:t>
            </w:r>
          </w:p>
        </w:tc>
        <w:tc>
          <w:tcPr>
            <w:tcW w:w="1868" w:type="dxa"/>
            <w:tcBorders>
              <w:top w:val="nil"/>
              <w:left w:val="nil"/>
              <w:bottom w:val="single" w:sz="8" w:space="0" w:color="E6E6E6"/>
              <w:right w:val="single" w:sz="8" w:space="0" w:color="E6E6E6"/>
            </w:tcBorders>
            <w:vAlign w:val="center"/>
            <w:hideMark/>
          </w:tcPr>
          <w:p w14:paraId="77CEE22D" w14:textId="77777777" w:rsidR="00E7783B" w:rsidRPr="00E7783B" w:rsidRDefault="00E7783B" w:rsidP="00E7783B">
            <w:pPr>
              <w:spacing w:after="0"/>
              <w:jc w:val="center"/>
              <w:rPr>
                <w:rFonts w:ascii="Calibri" w:hAnsi="Calibri" w:cs="Calibri"/>
                <w:i/>
                <w:iCs/>
                <w:color w:val="000000"/>
                <w:szCs w:val="20"/>
                <w:lang w:val="nl-BE" w:eastAsia="nl-BE"/>
              </w:rPr>
            </w:pPr>
            <w:r w:rsidRPr="00E7783B">
              <w:rPr>
                <w:rFonts w:ascii="Calibri" w:hAnsi="Calibri" w:cs="Calibri"/>
                <w:i/>
                <w:iCs/>
                <w:color w:val="000000"/>
                <w:szCs w:val="20"/>
                <w:lang w:val="nl-BE" w:eastAsia="nl-BE"/>
              </w:rPr>
              <w:t>3</w:t>
            </w:r>
          </w:p>
        </w:tc>
      </w:tr>
      <w:tr w:rsidR="00E7783B" w:rsidRPr="00E7783B" w14:paraId="508472CF" w14:textId="77777777" w:rsidTr="00AB5596">
        <w:trPr>
          <w:trHeight w:val="20"/>
        </w:trPr>
        <w:tc>
          <w:tcPr>
            <w:tcW w:w="841" w:type="dxa"/>
            <w:tcBorders>
              <w:top w:val="single" w:sz="8" w:space="0" w:color="E6E6E6"/>
              <w:left w:val="single" w:sz="8" w:space="0" w:color="E6E6E6"/>
              <w:bottom w:val="single" w:sz="8" w:space="0" w:color="E6E6E6"/>
              <w:right w:val="single" w:sz="8" w:space="0" w:color="E6E6E6"/>
            </w:tcBorders>
            <w:shd w:val="clear" w:color="000000" w:fill="0C769E"/>
            <w:vAlign w:val="center"/>
            <w:hideMark/>
          </w:tcPr>
          <w:p w14:paraId="0E0F6098" w14:textId="5D17105A" w:rsidR="00E7783B" w:rsidRPr="00E7783B" w:rsidRDefault="0003468C" w:rsidP="00E7783B">
            <w:pPr>
              <w:spacing w:after="0"/>
              <w:jc w:val="center"/>
              <w:rPr>
                <w:rFonts w:ascii="Calibri" w:hAnsi="Calibri" w:cs="Calibri"/>
                <w:b/>
                <w:bCs/>
                <w:color w:val="FFFFFF"/>
                <w:szCs w:val="20"/>
                <w:lang w:val="nl-BE" w:eastAsia="nl-BE"/>
              </w:rPr>
            </w:pPr>
            <w:r>
              <w:rPr>
                <w:rFonts w:ascii="Calibri" w:hAnsi="Calibri" w:cs="Calibri"/>
                <w:b/>
                <w:bCs/>
                <w:color w:val="FFFFFF"/>
                <w:szCs w:val="20"/>
                <w:lang w:val="nl-BE" w:eastAsia="nl-BE"/>
              </w:rPr>
              <w:t>B6</w:t>
            </w:r>
          </w:p>
        </w:tc>
        <w:tc>
          <w:tcPr>
            <w:tcW w:w="5103" w:type="dxa"/>
            <w:tcBorders>
              <w:top w:val="nil"/>
              <w:left w:val="nil"/>
              <w:bottom w:val="single" w:sz="8" w:space="0" w:color="E6E6E6"/>
              <w:right w:val="nil"/>
            </w:tcBorders>
            <w:shd w:val="clear" w:color="000000" w:fill="CAEDFB"/>
            <w:vAlign w:val="center"/>
            <w:hideMark/>
          </w:tcPr>
          <w:p w14:paraId="7EF94F9A" w14:textId="77777777" w:rsidR="00E7783B" w:rsidRPr="00E7783B" w:rsidRDefault="00E7783B" w:rsidP="00E7783B">
            <w:pPr>
              <w:spacing w:after="0"/>
              <w:jc w:val="left"/>
              <w:rPr>
                <w:rFonts w:ascii="Calibri" w:hAnsi="Calibri" w:cs="Calibri"/>
                <w:i/>
                <w:iCs/>
                <w:color w:val="000000"/>
                <w:szCs w:val="20"/>
                <w:lang w:val="en-US" w:eastAsia="nl-BE"/>
              </w:rPr>
            </w:pPr>
            <w:r w:rsidRPr="00E7783B">
              <w:rPr>
                <w:rFonts w:ascii="Calibri" w:hAnsi="Calibri" w:cs="Calibri"/>
                <w:b/>
                <w:bCs/>
                <w:i/>
                <w:iCs/>
                <w:color w:val="000000"/>
                <w:szCs w:val="20"/>
                <w:lang w:val="en-US" w:eastAsia="nl-BE"/>
              </w:rPr>
              <w:t xml:space="preserve">Strategic Autonomy &amp; Market Risks </w:t>
            </w:r>
            <w:r w:rsidRPr="00E7783B">
              <w:rPr>
                <w:rFonts w:ascii="Calibri" w:hAnsi="Calibri" w:cs="Calibri"/>
                <w:i/>
                <w:iCs/>
                <w:color w:val="000000"/>
                <w:szCs w:val="20"/>
                <w:lang w:val="en-US" w:eastAsia="nl-BE"/>
              </w:rPr>
              <w:t>(3 Risks)</w:t>
            </w:r>
          </w:p>
        </w:tc>
        <w:tc>
          <w:tcPr>
            <w:tcW w:w="1868" w:type="dxa"/>
            <w:tcBorders>
              <w:top w:val="single" w:sz="8" w:space="0" w:color="E6E6E6"/>
              <w:left w:val="nil"/>
              <w:bottom w:val="single" w:sz="8" w:space="0" w:color="E6E6E6"/>
              <w:right w:val="nil"/>
            </w:tcBorders>
            <w:shd w:val="clear" w:color="000000" w:fill="BCAA00"/>
            <w:vAlign w:val="center"/>
            <w:hideMark/>
          </w:tcPr>
          <w:p w14:paraId="3D6FC37A" w14:textId="77777777" w:rsidR="00E7783B" w:rsidRPr="00E7783B" w:rsidRDefault="00E7783B" w:rsidP="00E7783B">
            <w:pPr>
              <w:spacing w:after="0"/>
              <w:jc w:val="center"/>
              <w:rPr>
                <w:rFonts w:ascii="Calibri" w:hAnsi="Calibri" w:cs="Calibri"/>
                <w:b/>
                <w:bCs/>
                <w:color w:val="FFFFFF"/>
                <w:szCs w:val="20"/>
                <w:lang w:val="nl-BE" w:eastAsia="nl-BE"/>
              </w:rPr>
            </w:pPr>
            <w:r w:rsidRPr="00E7783B">
              <w:rPr>
                <w:rFonts w:ascii="Calibri" w:hAnsi="Calibri" w:cs="Calibri"/>
                <w:b/>
                <w:bCs/>
                <w:color w:val="FFFFFF"/>
                <w:szCs w:val="20"/>
                <w:lang w:val="nl-BE" w:eastAsia="nl-BE"/>
              </w:rPr>
              <w:t xml:space="preserve">Likelihood </w:t>
            </w:r>
            <w:r w:rsidRPr="00E7783B">
              <w:rPr>
                <w:rFonts w:ascii="Calibri" w:hAnsi="Calibri" w:cs="Calibri"/>
                <w:i/>
                <w:iCs/>
                <w:color w:val="FFFFFF"/>
                <w:szCs w:val="20"/>
                <w:lang w:val="nl-BE" w:eastAsia="nl-BE"/>
              </w:rPr>
              <w:t>(1-5)</w:t>
            </w:r>
          </w:p>
        </w:tc>
        <w:tc>
          <w:tcPr>
            <w:tcW w:w="1868" w:type="dxa"/>
            <w:tcBorders>
              <w:top w:val="single" w:sz="8" w:space="0" w:color="E6E6E6"/>
              <w:left w:val="nil"/>
              <w:bottom w:val="single" w:sz="8" w:space="0" w:color="E6E6E6"/>
              <w:right w:val="nil"/>
            </w:tcBorders>
            <w:shd w:val="clear" w:color="000000" w:fill="BCAA00"/>
            <w:vAlign w:val="center"/>
            <w:hideMark/>
          </w:tcPr>
          <w:p w14:paraId="03AAF4F8" w14:textId="77777777" w:rsidR="00E7783B" w:rsidRPr="00E7783B" w:rsidRDefault="00E7783B" w:rsidP="00E7783B">
            <w:pPr>
              <w:spacing w:after="0"/>
              <w:jc w:val="center"/>
              <w:rPr>
                <w:rFonts w:ascii="Calibri" w:hAnsi="Calibri" w:cs="Calibri"/>
                <w:b/>
                <w:bCs/>
                <w:color w:val="FFFFFF"/>
                <w:szCs w:val="20"/>
                <w:lang w:val="nl-BE" w:eastAsia="nl-BE"/>
              </w:rPr>
            </w:pPr>
            <w:r w:rsidRPr="00E7783B">
              <w:rPr>
                <w:rFonts w:ascii="Calibri" w:hAnsi="Calibri" w:cs="Calibri"/>
                <w:b/>
                <w:bCs/>
                <w:color w:val="FFFFFF"/>
                <w:szCs w:val="20"/>
                <w:lang w:val="nl-BE" w:eastAsia="nl-BE"/>
              </w:rPr>
              <w:t xml:space="preserve">Severity </w:t>
            </w:r>
            <w:r w:rsidRPr="00E7783B">
              <w:rPr>
                <w:rFonts w:ascii="Calibri" w:hAnsi="Calibri" w:cs="Calibri"/>
                <w:i/>
                <w:iCs/>
                <w:color w:val="FFFFFF"/>
                <w:szCs w:val="20"/>
                <w:lang w:val="nl-BE" w:eastAsia="nl-BE"/>
              </w:rPr>
              <w:t>(1-5)</w:t>
            </w:r>
          </w:p>
        </w:tc>
      </w:tr>
      <w:tr w:rsidR="00E7783B" w:rsidRPr="00E7783B" w14:paraId="4C268782" w14:textId="77777777" w:rsidTr="00AB5596">
        <w:trPr>
          <w:trHeight w:val="20"/>
        </w:trPr>
        <w:tc>
          <w:tcPr>
            <w:tcW w:w="841" w:type="dxa"/>
            <w:tcBorders>
              <w:top w:val="nil"/>
              <w:left w:val="single" w:sz="8" w:space="0" w:color="E6E6E6"/>
              <w:bottom w:val="single" w:sz="8" w:space="0" w:color="E6E6E6"/>
              <w:right w:val="single" w:sz="8" w:space="0" w:color="E6E6E6"/>
            </w:tcBorders>
            <w:vAlign w:val="center"/>
            <w:hideMark/>
          </w:tcPr>
          <w:p w14:paraId="23EC7114" w14:textId="77777777" w:rsidR="00E7783B" w:rsidRPr="00E7783B" w:rsidRDefault="00E7783B" w:rsidP="00E7783B">
            <w:pPr>
              <w:spacing w:after="0"/>
              <w:jc w:val="left"/>
              <w:rPr>
                <w:rFonts w:ascii="Calibri" w:hAnsi="Calibri" w:cs="Calibri"/>
                <w:i/>
                <w:iCs/>
                <w:color w:val="000000"/>
                <w:szCs w:val="20"/>
                <w:lang w:val="nl-BE" w:eastAsia="nl-BE"/>
              </w:rPr>
            </w:pPr>
            <w:r w:rsidRPr="00E7783B">
              <w:rPr>
                <w:rFonts w:ascii="Calibri" w:hAnsi="Calibri" w:cs="Calibri"/>
                <w:i/>
                <w:iCs/>
                <w:color w:val="000000"/>
                <w:szCs w:val="20"/>
                <w:lang w:val="nl-BE" w:eastAsia="nl-BE"/>
              </w:rPr>
              <w:t>R18</w:t>
            </w:r>
          </w:p>
        </w:tc>
        <w:tc>
          <w:tcPr>
            <w:tcW w:w="5103" w:type="dxa"/>
            <w:tcBorders>
              <w:top w:val="nil"/>
              <w:left w:val="nil"/>
              <w:bottom w:val="single" w:sz="8" w:space="0" w:color="E6E6E6"/>
              <w:right w:val="single" w:sz="8" w:space="0" w:color="E6E6E6"/>
            </w:tcBorders>
            <w:vAlign w:val="center"/>
            <w:hideMark/>
          </w:tcPr>
          <w:p w14:paraId="40BACA88" w14:textId="77777777" w:rsidR="00E7783B" w:rsidRPr="00E7783B" w:rsidRDefault="00E7783B" w:rsidP="00E7783B">
            <w:pPr>
              <w:spacing w:after="0"/>
              <w:jc w:val="left"/>
              <w:rPr>
                <w:rFonts w:ascii="Calibri" w:hAnsi="Calibri" w:cs="Calibri"/>
                <w:color w:val="000000"/>
                <w:szCs w:val="20"/>
                <w:lang w:val="nl-BE" w:eastAsia="nl-BE"/>
              </w:rPr>
            </w:pPr>
            <w:r w:rsidRPr="00E7783B">
              <w:rPr>
                <w:rFonts w:ascii="Calibri" w:hAnsi="Calibri" w:cs="Calibri"/>
                <w:color w:val="000000"/>
                <w:szCs w:val="20"/>
                <w:lang w:val="nl-BE" w:eastAsia="nl-BE"/>
              </w:rPr>
              <w:t>Commercial Operator Failure</w:t>
            </w:r>
          </w:p>
        </w:tc>
        <w:tc>
          <w:tcPr>
            <w:tcW w:w="1868" w:type="dxa"/>
            <w:tcBorders>
              <w:top w:val="nil"/>
              <w:left w:val="nil"/>
              <w:bottom w:val="single" w:sz="8" w:space="0" w:color="E6E6E6"/>
              <w:right w:val="single" w:sz="8" w:space="0" w:color="E6E6E6"/>
            </w:tcBorders>
            <w:vAlign w:val="center"/>
            <w:hideMark/>
          </w:tcPr>
          <w:p w14:paraId="58F89B12" w14:textId="77777777" w:rsidR="00E7783B" w:rsidRPr="00E7783B" w:rsidRDefault="00E7783B" w:rsidP="00E7783B">
            <w:pPr>
              <w:spacing w:after="0"/>
              <w:jc w:val="center"/>
              <w:rPr>
                <w:rFonts w:ascii="Calibri" w:hAnsi="Calibri" w:cs="Calibri"/>
                <w:i/>
                <w:iCs/>
                <w:color w:val="000000"/>
                <w:szCs w:val="20"/>
                <w:lang w:val="nl-BE" w:eastAsia="nl-BE"/>
              </w:rPr>
            </w:pPr>
            <w:r w:rsidRPr="00E7783B">
              <w:rPr>
                <w:rFonts w:ascii="Calibri" w:hAnsi="Calibri" w:cs="Calibri"/>
                <w:i/>
                <w:iCs/>
                <w:color w:val="000000"/>
                <w:szCs w:val="20"/>
                <w:lang w:val="nl-BE" w:eastAsia="nl-BE"/>
              </w:rPr>
              <w:t>4</w:t>
            </w:r>
          </w:p>
        </w:tc>
        <w:tc>
          <w:tcPr>
            <w:tcW w:w="1868" w:type="dxa"/>
            <w:tcBorders>
              <w:top w:val="nil"/>
              <w:left w:val="nil"/>
              <w:bottom w:val="single" w:sz="8" w:space="0" w:color="E6E6E6"/>
              <w:right w:val="single" w:sz="8" w:space="0" w:color="E6E6E6"/>
            </w:tcBorders>
            <w:vAlign w:val="center"/>
            <w:hideMark/>
          </w:tcPr>
          <w:p w14:paraId="5461EF4F" w14:textId="77777777" w:rsidR="00E7783B" w:rsidRPr="00E7783B" w:rsidRDefault="00E7783B" w:rsidP="00E7783B">
            <w:pPr>
              <w:spacing w:after="0"/>
              <w:jc w:val="center"/>
              <w:rPr>
                <w:rFonts w:ascii="Calibri" w:hAnsi="Calibri" w:cs="Calibri"/>
                <w:i/>
                <w:iCs/>
                <w:color w:val="000000"/>
                <w:szCs w:val="20"/>
                <w:lang w:val="nl-BE" w:eastAsia="nl-BE"/>
              </w:rPr>
            </w:pPr>
            <w:r w:rsidRPr="00E7783B">
              <w:rPr>
                <w:rFonts w:ascii="Calibri" w:hAnsi="Calibri" w:cs="Calibri"/>
                <w:i/>
                <w:iCs/>
                <w:color w:val="000000"/>
                <w:szCs w:val="20"/>
                <w:lang w:val="nl-BE" w:eastAsia="nl-BE"/>
              </w:rPr>
              <w:t>3</w:t>
            </w:r>
          </w:p>
        </w:tc>
      </w:tr>
      <w:tr w:rsidR="00E7783B" w:rsidRPr="00E7783B" w14:paraId="7121C1BB" w14:textId="77777777" w:rsidTr="00AB5596">
        <w:trPr>
          <w:trHeight w:val="20"/>
        </w:trPr>
        <w:tc>
          <w:tcPr>
            <w:tcW w:w="841" w:type="dxa"/>
            <w:tcBorders>
              <w:top w:val="nil"/>
              <w:left w:val="single" w:sz="8" w:space="0" w:color="E6E6E6"/>
              <w:bottom w:val="single" w:sz="8" w:space="0" w:color="E6E6E6"/>
              <w:right w:val="single" w:sz="8" w:space="0" w:color="E6E6E6"/>
            </w:tcBorders>
            <w:vAlign w:val="center"/>
            <w:hideMark/>
          </w:tcPr>
          <w:p w14:paraId="7D296FF2" w14:textId="77777777" w:rsidR="00E7783B" w:rsidRPr="00E7783B" w:rsidRDefault="00E7783B" w:rsidP="00E7783B">
            <w:pPr>
              <w:spacing w:after="0"/>
              <w:jc w:val="left"/>
              <w:rPr>
                <w:rFonts w:ascii="Calibri" w:hAnsi="Calibri" w:cs="Calibri"/>
                <w:i/>
                <w:iCs/>
                <w:color w:val="000000"/>
                <w:szCs w:val="20"/>
                <w:lang w:val="nl-BE" w:eastAsia="nl-BE"/>
              </w:rPr>
            </w:pPr>
            <w:r w:rsidRPr="00E7783B">
              <w:rPr>
                <w:rFonts w:ascii="Calibri" w:hAnsi="Calibri" w:cs="Calibri"/>
                <w:i/>
                <w:iCs/>
                <w:color w:val="000000"/>
                <w:szCs w:val="20"/>
                <w:lang w:val="nl-BE" w:eastAsia="nl-BE"/>
              </w:rPr>
              <w:t>R19</w:t>
            </w:r>
          </w:p>
        </w:tc>
        <w:tc>
          <w:tcPr>
            <w:tcW w:w="5103" w:type="dxa"/>
            <w:tcBorders>
              <w:top w:val="nil"/>
              <w:left w:val="nil"/>
              <w:bottom w:val="single" w:sz="8" w:space="0" w:color="E6E6E6"/>
              <w:right w:val="single" w:sz="8" w:space="0" w:color="E6E6E6"/>
            </w:tcBorders>
            <w:vAlign w:val="center"/>
            <w:hideMark/>
          </w:tcPr>
          <w:p w14:paraId="39B8A26E" w14:textId="77777777" w:rsidR="00E7783B" w:rsidRPr="00E7783B" w:rsidRDefault="00E7783B" w:rsidP="00E7783B">
            <w:pPr>
              <w:spacing w:after="0"/>
              <w:jc w:val="left"/>
              <w:rPr>
                <w:rFonts w:ascii="Calibri" w:hAnsi="Calibri" w:cs="Calibri"/>
                <w:color w:val="000000"/>
                <w:szCs w:val="20"/>
                <w:lang w:val="nl-BE" w:eastAsia="nl-BE"/>
              </w:rPr>
            </w:pPr>
            <w:r w:rsidRPr="00E7783B">
              <w:rPr>
                <w:rFonts w:ascii="Calibri" w:hAnsi="Calibri" w:cs="Calibri"/>
                <w:color w:val="000000"/>
                <w:szCs w:val="20"/>
                <w:lang w:val="nl-BE" w:eastAsia="nl-BE"/>
              </w:rPr>
              <w:t>External Launch Service Dependency</w:t>
            </w:r>
          </w:p>
        </w:tc>
        <w:tc>
          <w:tcPr>
            <w:tcW w:w="1868" w:type="dxa"/>
            <w:tcBorders>
              <w:top w:val="nil"/>
              <w:left w:val="nil"/>
              <w:bottom w:val="single" w:sz="8" w:space="0" w:color="E6E6E6"/>
              <w:right w:val="single" w:sz="8" w:space="0" w:color="E6E6E6"/>
            </w:tcBorders>
            <w:vAlign w:val="center"/>
            <w:hideMark/>
          </w:tcPr>
          <w:p w14:paraId="7B3C3830" w14:textId="77777777" w:rsidR="00E7783B" w:rsidRPr="00E7783B" w:rsidRDefault="00E7783B" w:rsidP="00E7783B">
            <w:pPr>
              <w:spacing w:after="0"/>
              <w:jc w:val="center"/>
              <w:rPr>
                <w:rFonts w:ascii="Calibri" w:hAnsi="Calibri" w:cs="Calibri"/>
                <w:i/>
                <w:iCs/>
                <w:color w:val="000000"/>
                <w:szCs w:val="20"/>
                <w:lang w:val="nl-BE" w:eastAsia="nl-BE"/>
              </w:rPr>
            </w:pPr>
            <w:r w:rsidRPr="00E7783B">
              <w:rPr>
                <w:rFonts w:ascii="Calibri" w:hAnsi="Calibri" w:cs="Calibri"/>
                <w:i/>
                <w:iCs/>
                <w:color w:val="000000"/>
                <w:szCs w:val="20"/>
                <w:lang w:val="nl-BE" w:eastAsia="nl-BE"/>
              </w:rPr>
              <w:t>4</w:t>
            </w:r>
          </w:p>
        </w:tc>
        <w:tc>
          <w:tcPr>
            <w:tcW w:w="1868" w:type="dxa"/>
            <w:tcBorders>
              <w:top w:val="nil"/>
              <w:left w:val="nil"/>
              <w:bottom w:val="single" w:sz="8" w:space="0" w:color="E6E6E6"/>
              <w:right w:val="single" w:sz="8" w:space="0" w:color="E6E6E6"/>
            </w:tcBorders>
            <w:vAlign w:val="center"/>
            <w:hideMark/>
          </w:tcPr>
          <w:p w14:paraId="50448EA9" w14:textId="77777777" w:rsidR="00E7783B" w:rsidRPr="00E7783B" w:rsidRDefault="00E7783B" w:rsidP="00E7783B">
            <w:pPr>
              <w:spacing w:after="0"/>
              <w:jc w:val="center"/>
              <w:rPr>
                <w:rFonts w:ascii="Calibri" w:hAnsi="Calibri" w:cs="Calibri"/>
                <w:i/>
                <w:iCs/>
                <w:color w:val="000000"/>
                <w:szCs w:val="20"/>
                <w:lang w:val="nl-BE" w:eastAsia="nl-BE"/>
              </w:rPr>
            </w:pPr>
            <w:r w:rsidRPr="00E7783B">
              <w:rPr>
                <w:rFonts w:ascii="Calibri" w:hAnsi="Calibri" w:cs="Calibri"/>
                <w:i/>
                <w:iCs/>
                <w:color w:val="000000"/>
                <w:szCs w:val="20"/>
                <w:lang w:val="nl-BE" w:eastAsia="nl-BE"/>
              </w:rPr>
              <w:t>4</w:t>
            </w:r>
          </w:p>
        </w:tc>
      </w:tr>
      <w:tr w:rsidR="00E7783B" w:rsidRPr="00E7783B" w14:paraId="326129D4" w14:textId="77777777" w:rsidTr="00AB5596">
        <w:trPr>
          <w:trHeight w:val="20"/>
        </w:trPr>
        <w:tc>
          <w:tcPr>
            <w:tcW w:w="841" w:type="dxa"/>
            <w:tcBorders>
              <w:top w:val="nil"/>
              <w:left w:val="single" w:sz="8" w:space="0" w:color="E6E6E6"/>
              <w:bottom w:val="single" w:sz="8" w:space="0" w:color="E6E6E6"/>
              <w:right w:val="single" w:sz="8" w:space="0" w:color="E6E6E6"/>
            </w:tcBorders>
            <w:vAlign w:val="center"/>
            <w:hideMark/>
          </w:tcPr>
          <w:p w14:paraId="3712290E" w14:textId="77777777" w:rsidR="00E7783B" w:rsidRPr="00E7783B" w:rsidRDefault="00E7783B" w:rsidP="00E7783B">
            <w:pPr>
              <w:spacing w:after="0"/>
              <w:jc w:val="left"/>
              <w:rPr>
                <w:rFonts w:ascii="Calibri" w:hAnsi="Calibri" w:cs="Calibri"/>
                <w:i/>
                <w:iCs/>
                <w:color w:val="000000"/>
                <w:szCs w:val="20"/>
                <w:lang w:val="nl-BE" w:eastAsia="nl-BE"/>
              </w:rPr>
            </w:pPr>
            <w:r w:rsidRPr="00E7783B">
              <w:rPr>
                <w:rFonts w:ascii="Calibri" w:hAnsi="Calibri" w:cs="Calibri"/>
                <w:i/>
                <w:iCs/>
                <w:color w:val="000000"/>
                <w:szCs w:val="20"/>
                <w:lang w:val="nl-BE" w:eastAsia="nl-BE"/>
              </w:rPr>
              <w:t>R20</w:t>
            </w:r>
          </w:p>
        </w:tc>
        <w:tc>
          <w:tcPr>
            <w:tcW w:w="5103" w:type="dxa"/>
            <w:tcBorders>
              <w:top w:val="nil"/>
              <w:left w:val="nil"/>
              <w:bottom w:val="single" w:sz="8" w:space="0" w:color="E6E6E6"/>
              <w:right w:val="single" w:sz="8" w:space="0" w:color="E6E6E6"/>
            </w:tcBorders>
            <w:vAlign w:val="center"/>
            <w:hideMark/>
          </w:tcPr>
          <w:p w14:paraId="4EBDDD52" w14:textId="77777777" w:rsidR="00E7783B" w:rsidRPr="00E7783B" w:rsidRDefault="00E7783B" w:rsidP="00E7783B">
            <w:pPr>
              <w:spacing w:after="0"/>
              <w:jc w:val="left"/>
              <w:rPr>
                <w:rFonts w:ascii="Calibri" w:hAnsi="Calibri" w:cs="Calibri"/>
                <w:color w:val="000000"/>
                <w:szCs w:val="20"/>
                <w:lang w:val="nl-BE" w:eastAsia="nl-BE"/>
              </w:rPr>
            </w:pPr>
            <w:r w:rsidRPr="00E7783B">
              <w:rPr>
                <w:rFonts w:ascii="Calibri" w:hAnsi="Calibri" w:cs="Calibri"/>
                <w:color w:val="000000"/>
                <w:szCs w:val="20"/>
                <w:lang w:val="nl-BE" w:eastAsia="nl-BE"/>
              </w:rPr>
              <w:t>Critical Ground Infrastructure Cyberattack</w:t>
            </w:r>
          </w:p>
        </w:tc>
        <w:tc>
          <w:tcPr>
            <w:tcW w:w="1868" w:type="dxa"/>
            <w:tcBorders>
              <w:top w:val="nil"/>
              <w:left w:val="nil"/>
              <w:bottom w:val="single" w:sz="8" w:space="0" w:color="E6E6E6"/>
              <w:right w:val="single" w:sz="8" w:space="0" w:color="E6E6E6"/>
            </w:tcBorders>
            <w:vAlign w:val="center"/>
            <w:hideMark/>
          </w:tcPr>
          <w:p w14:paraId="64E06775" w14:textId="77777777" w:rsidR="00E7783B" w:rsidRPr="00E7783B" w:rsidRDefault="00E7783B" w:rsidP="00E7783B">
            <w:pPr>
              <w:spacing w:after="0"/>
              <w:jc w:val="center"/>
              <w:rPr>
                <w:rFonts w:ascii="Calibri" w:hAnsi="Calibri" w:cs="Calibri"/>
                <w:i/>
                <w:iCs/>
                <w:color w:val="000000"/>
                <w:szCs w:val="20"/>
                <w:lang w:val="nl-BE" w:eastAsia="nl-BE"/>
              </w:rPr>
            </w:pPr>
            <w:r w:rsidRPr="00E7783B">
              <w:rPr>
                <w:rFonts w:ascii="Calibri" w:hAnsi="Calibri" w:cs="Calibri"/>
                <w:i/>
                <w:iCs/>
                <w:color w:val="000000"/>
                <w:szCs w:val="20"/>
                <w:lang w:val="nl-BE" w:eastAsia="nl-BE"/>
              </w:rPr>
              <w:t>4</w:t>
            </w:r>
          </w:p>
        </w:tc>
        <w:tc>
          <w:tcPr>
            <w:tcW w:w="1868" w:type="dxa"/>
            <w:tcBorders>
              <w:top w:val="nil"/>
              <w:left w:val="nil"/>
              <w:bottom w:val="single" w:sz="8" w:space="0" w:color="E6E6E6"/>
              <w:right w:val="single" w:sz="8" w:space="0" w:color="E6E6E6"/>
            </w:tcBorders>
            <w:vAlign w:val="center"/>
            <w:hideMark/>
          </w:tcPr>
          <w:p w14:paraId="0FEDD716" w14:textId="77777777" w:rsidR="00E7783B" w:rsidRPr="00E7783B" w:rsidRDefault="00E7783B" w:rsidP="00E7783B">
            <w:pPr>
              <w:spacing w:after="0"/>
              <w:jc w:val="center"/>
              <w:rPr>
                <w:rFonts w:ascii="Calibri" w:hAnsi="Calibri" w:cs="Calibri"/>
                <w:i/>
                <w:iCs/>
                <w:color w:val="000000"/>
                <w:szCs w:val="20"/>
                <w:lang w:val="nl-BE" w:eastAsia="nl-BE"/>
              </w:rPr>
            </w:pPr>
            <w:r w:rsidRPr="00E7783B">
              <w:rPr>
                <w:rFonts w:ascii="Calibri" w:hAnsi="Calibri" w:cs="Calibri"/>
                <w:i/>
                <w:iCs/>
                <w:color w:val="000000"/>
                <w:szCs w:val="20"/>
                <w:lang w:val="nl-BE" w:eastAsia="nl-BE"/>
              </w:rPr>
              <w:t>5</w:t>
            </w:r>
          </w:p>
        </w:tc>
      </w:tr>
    </w:tbl>
    <w:p w14:paraId="3125B2C4" w14:textId="77777777" w:rsidR="00FC0563" w:rsidRPr="00AF7563" w:rsidRDefault="00FC0563" w:rsidP="00FC0563">
      <w:pPr>
        <w:rPr>
          <w:szCs w:val="20"/>
        </w:rPr>
      </w:pPr>
    </w:p>
    <w:p w14:paraId="59781A4B" w14:textId="77777777" w:rsidR="0013391A" w:rsidRPr="007052BD" w:rsidRDefault="0013391A" w:rsidP="0013391A">
      <w:pPr>
        <w:rPr>
          <w:b/>
          <w:bCs/>
          <w:i/>
          <w:iCs/>
          <w:sz w:val="22"/>
          <w:szCs w:val="22"/>
          <w:u w:val="single"/>
        </w:rPr>
      </w:pPr>
      <w:r w:rsidRPr="007052BD">
        <w:rPr>
          <w:b/>
          <w:bCs/>
          <w:i/>
          <w:iCs/>
          <w:sz w:val="22"/>
          <w:szCs w:val="22"/>
          <w:u w:val="single"/>
        </w:rPr>
        <w:t>S</w:t>
      </w:r>
      <w:r>
        <w:rPr>
          <w:b/>
          <w:bCs/>
          <w:i/>
          <w:iCs/>
          <w:sz w:val="22"/>
          <w:szCs w:val="22"/>
          <w:u w:val="single"/>
        </w:rPr>
        <w:t>3</w:t>
      </w:r>
      <w:r w:rsidRPr="007052BD">
        <w:rPr>
          <w:b/>
          <w:bCs/>
          <w:i/>
          <w:iCs/>
          <w:sz w:val="22"/>
          <w:szCs w:val="22"/>
          <w:u w:val="single"/>
        </w:rPr>
        <w:t xml:space="preserve"> – </w:t>
      </w:r>
      <w:r w:rsidRPr="00ED0C55">
        <w:rPr>
          <w:b/>
          <w:bCs/>
          <w:i/>
          <w:iCs/>
          <w:sz w:val="22"/>
          <w:szCs w:val="22"/>
          <w:u w:val="single"/>
        </w:rPr>
        <w:t>Commercial Breakthrough and Private Platforms</w:t>
      </w:r>
    </w:p>
    <w:p w14:paraId="6F958BC8" w14:textId="7B99EAEB" w:rsidR="0013391A" w:rsidRPr="00DB5A6A" w:rsidRDefault="0013391A" w:rsidP="0013391A">
      <w:pPr>
        <w:pStyle w:val="Caption"/>
        <w:rPr>
          <w:szCs w:val="20"/>
        </w:rPr>
      </w:pPr>
      <w:bookmarkStart w:id="169" w:name="_Toc239018446"/>
      <w:r>
        <w:t xml:space="preserve">Table </w:t>
      </w:r>
      <w:r>
        <w:fldChar w:fldCharType="begin"/>
      </w:r>
      <w:r>
        <w:instrText xml:space="preserve"> SEQ Table \* ARABIC </w:instrText>
      </w:r>
      <w:r>
        <w:fldChar w:fldCharType="separate"/>
      </w:r>
      <w:r w:rsidR="005F19E3">
        <w:rPr>
          <w:noProof/>
        </w:rPr>
        <w:t>55</w:t>
      </w:r>
      <w:r>
        <w:fldChar w:fldCharType="end"/>
      </w:r>
      <w:r>
        <w:t xml:space="preserve"> Scenario 3 – trade-off analysis parameters</w:t>
      </w:r>
      <w:bookmarkEnd w:id="169"/>
    </w:p>
    <w:tbl>
      <w:tblPr>
        <w:tblW w:w="5000" w:type="pct"/>
        <w:tblCellMar>
          <w:left w:w="70" w:type="dxa"/>
          <w:right w:w="70" w:type="dxa"/>
        </w:tblCellMar>
        <w:tblLook w:val="04A0" w:firstRow="1" w:lastRow="0" w:firstColumn="1" w:lastColumn="0" w:noHBand="0" w:noVBand="1"/>
      </w:tblPr>
      <w:tblGrid>
        <w:gridCol w:w="832"/>
        <w:gridCol w:w="5153"/>
        <w:gridCol w:w="1800"/>
        <w:gridCol w:w="1833"/>
      </w:tblGrid>
      <w:tr w:rsidR="0013391A" w:rsidRPr="001E270A" w14:paraId="73660F68" w14:textId="77777777" w:rsidTr="00713C24">
        <w:trPr>
          <w:trHeight w:val="20"/>
        </w:trPr>
        <w:tc>
          <w:tcPr>
            <w:tcW w:w="432" w:type="pct"/>
            <w:tcBorders>
              <w:top w:val="single" w:sz="8" w:space="0" w:color="E6E6E6"/>
              <w:left w:val="single" w:sz="8" w:space="0" w:color="E6E6E6"/>
              <w:bottom w:val="single" w:sz="8" w:space="0" w:color="E6E6E6"/>
              <w:right w:val="single" w:sz="8" w:space="0" w:color="E6E6E6"/>
            </w:tcBorders>
            <w:shd w:val="clear" w:color="000000" w:fill="156082"/>
            <w:vAlign w:val="center"/>
            <w:hideMark/>
          </w:tcPr>
          <w:p w14:paraId="57205E02" w14:textId="77777777" w:rsidR="0013391A" w:rsidRPr="001E270A" w:rsidRDefault="0013391A" w:rsidP="00713C24">
            <w:pPr>
              <w:spacing w:after="0"/>
              <w:jc w:val="center"/>
              <w:rPr>
                <w:rFonts w:ascii="Calibri" w:hAnsi="Calibri" w:cs="Calibri"/>
                <w:b/>
                <w:bCs/>
                <w:color w:val="FFFFFF"/>
                <w:szCs w:val="20"/>
                <w:lang w:val="nl-BE" w:eastAsia="nl-BE"/>
              </w:rPr>
            </w:pPr>
            <w:r w:rsidRPr="001E270A">
              <w:rPr>
                <w:rFonts w:ascii="Calibri" w:hAnsi="Calibri" w:cs="Calibri"/>
                <w:b/>
                <w:bCs/>
                <w:color w:val="FFFFFF"/>
                <w:szCs w:val="20"/>
                <w:lang w:val="nl-BE" w:eastAsia="nl-BE"/>
              </w:rPr>
              <w:t>Risk ID</w:t>
            </w:r>
          </w:p>
        </w:tc>
        <w:tc>
          <w:tcPr>
            <w:tcW w:w="2679" w:type="pct"/>
            <w:tcBorders>
              <w:top w:val="single" w:sz="8" w:space="0" w:color="E6E6E6"/>
              <w:left w:val="nil"/>
              <w:bottom w:val="single" w:sz="8" w:space="0" w:color="E6E6E6"/>
              <w:right w:val="single" w:sz="8" w:space="0" w:color="E6E6E6"/>
            </w:tcBorders>
            <w:shd w:val="clear" w:color="000000" w:fill="156082"/>
            <w:vAlign w:val="center"/>
            <w:hideMark/>
          </w:tcPr>
          <w:p w14:paraId="0FC3515D" w14:textId="77777777" w:rsidR="0013391A" w:rsidRPr="001E270A" w:rsidRDefault="0013391A" w:rsidP="00713C24">
            <w:pPr>
              <w:spacing w:after="0"/>
              <w:jc w:val="center"/>
              <w:rPr>
                <w:rFonts w:ascii="Calibri" w:hAnsi="Calibri" w:cs="Calibri"/>
                <w:b/>
                <w:bCs/>
                <w:color w:val="FFFFFF"/>
                <w:szCs w:val="20"/>
                <w:lang w:val="nl-BE" w:eastAsia="nl-BE"/>
              </w:rPr>
            </w:pPr>
            <w:r w:rsidRPr="001E270A">
              <w:rPr>
                <w:rFonts w:ascii="Calibri" w:hAnsi="Calibri" w:cs="Calibri"/>
                <w:b/>
                <w:bCs/>
                <w:color w:val="FFFFFF"/>
                <w:szCs w:val="20"/>
                <w:lang w:val="nl-BE" w:eastAsia="nl-BE"/>
              </w:rPr>
              <w:t>Risk Name</w:t>
            </w:r>
          </w:p>
        </w:tc>
        <w:tc>
          <w:tcPr>
            <w:tcW w:w="936" w:type="pct"/>
            <w:tcBorders>
              <w:top w:val="single" w:sz="8" w:space="0" w:color="E6E6E6"/>
              <w:left w:val="nil"/>
              <w:bottom w:val="single" w:sz="8" w:space="0" w:color="E6E6E6"/>
              <w:right w:val="single" w:sz="8" w:space="0" w:color="E6E6E6"/>
            </w:tcBorders>
            <w:shd w:val="clear" w:color="000000" w:fill="FFE600"/>
            <w:vAlign w:val="center"/>
            <w:hideMark/>
          </w:tcPr>
          <w:p w14:paraId="53152012" w14:textId="77777777" w:rsidR="0013391A" w:rsidRPr="001E270A" w:rsidRDefault="0013391A" w:rsidP="00713C24">
            <w:pPr>
              <w:spacing w:after="0"/>
              <w:jc w:val="center"/>
              <w:rPr>
                <w:rFonts w:ascii="Calibri" w:hAnsi="Calibri" w:cs="Calibri"/>
                <w:b/>
                <w:bCs/>
                <w:color w:val="4D93D9"/>
                <w:szCs w:val="20"/>
                <w:lang w:val="nl-BE" w:eastAsia="nl-BE"/>
              </w:rPr>
            </w:pPr>
            <w:r w:rsidRPr="001E270A">
              <w:rPr>
                <w:rFonts w:ascii="Calibri" w:hAnsi="Calibri" w:cs="Calibri"/>
                <w:b/>
                <w:bCs/>
                <w:color w:val="4D93D9"/>
                <w:szCs w:val="20"/>
                <w:lang w:val="nl-BE" w:eastAsia="nl-BE"/>
              </w:rPr>
              <w:t xml:space="preserve">Base case </w:t>
            </w:r>
            <w:r w:rsidRPr="001E270A">
              <w:rPr>
                <w:rFonts w:ascii="Calibri" w:hAnsi="Calibri" w:cs="Calibri"/>
                <w:b/>
                <w:bCs/>
                <w:color w:val="4D93D9"/>
                <w:szCs w:val="20"/>
                <w:lang w:val="nl-BE" w:eastAsia="nl-BE"/>
              </w:rPr>
              <w:br/>
            </w:r>
            <w:r w:rsidRPr="001E270A">
              <w:rPr>
                <w:rFonts w:ascii="Calibri" w:hAnsi="Calibri" w:cs="Calibri"/>
                <w:i/>
                <w:iCs/>
                <w:color w:val="4D93D9"/>
                <w:szCs w:val="20"/>
                <w:lang w:val="nl-BE" w:eastAsia="nl-BE"/>
              </w:rPr>
              <w:t>(most likely)</w:t>
            </w:r>
          </w:p>
        </w:tc>
        <w:tc>
          <w:tcPr>
            <w:tcW w:w="953" w:type="pct"/>
            <w:tcBorders>
              <w:top w:val="single" w:sz="8" w:space="0" w:color="E6E6E6"/>
              <w:left w:val="nil"/>
              <w:bottom w:val="single" w:sz="8" w:space="0" w:color="E6E6E6"/>
              <w:right w:val="single" w:sz="8" w:space="0" w:color="E6E6E6"/>
            </w:tcBorders>
            <w:shd w:val="clear" w:color="000000" w:fill="FFE600"/>
            <w:vAlign w:val="center"/>
            <w:hideMark/>
          </w:tcPr>
          <w:p w14:paraId="6C7C30B9" w14:textId="77777777" w:rsidR="0013391A" w:rsidRPr="001E270A" w:rsidRDefault="0013391A" w:rsidP="00713C24">
            <w:pPr>
              <w:spacing w:after="0"/>
              <w:jc w:val="center"/>
              <w:rPr>
                <w:rFonts w:ascii="Calibri" w:hAnsi="Calibri" w:cs="Calibri"/>
                <w:b/>
                <w:bCs/>
                <w:color w:val="4D93D9"/>
                <w:szCs w:val="20"/>
                <w:lang w:val="nl-BE" w:eastAsia="nl-BE"/>
              </w:rPr>
            </w:pPr>
            <w:r w:rsidRPr="001E270A">
              <w:rPr>
                <w:rFonts w:ascii="Calibri" w:hAnsi="Calibri" w:cs="Calibri"/>
                <w:b/>
                <w:bCs/>
                <w:color w:val="4D93D9"/>
                <w:szCs w:val="20"/>
                <w:lang w:val="nl-BE" w:eastAsia="nl-BE"/>
              </w:rPr>
              <w:t xml:space="preserve">Base case </w:t>
            </w:r>
            <w:r w:rsidRPr="001E270A">
              <w:rPr>
                <w:rFonts w:ascii="Calibri" w:hAnsi="Calibri" w:cs="Calibri"/>
                <w:b/>
                <w:bCs/>
                <w:color w:val="4D93D9"/>
                <w:szCs w:val="20"/>
                <w:lang w:val="nl-BE" w:eastAsia="nl-BE"/>
              </w:rPr>
              <w:br/>
            </w:r>
            <w:r w:rsidRPr="001E270A">
              <w:rPr>
                <w:rFonts w:ascii="Calibri" w:hAnsi="Calibri" w:cs="Calibri"/>
                <w:i/>
                <w:iCs/>
                <w:color w:val="4D93D9"/>
                <w:szCs w:val="20"/>
                <w:lang w:val="nl-BE" w:eastAsia="nl-BE"/>
              </w:rPr>
              <w:t>(most likely)</w:t>
            </w:r>
          </w:p>
        </w:tc>
      </w:tr>
      <w:tr w:rsidR="0013391A" w:rsidRPr="001E270A" w14:paraId="686706F4" w14:textId="77777777" w:rsidTr="00713C24">
        <w:trPr>
          <w:trHeight w:val="20"/>
        </w:trPr>
        <w:tc>
          <w:tcPr>
            <w:tcW w:w="432" w:type="pct"/>
            <w:tcBorders>
              <w:top w:val="nil"/>
              <w:left w:val="single" w:sz="8" w:space="0" w:color="E6E6E6"/>
              <w:bottom w:val="single" w:sz="8" w:space="0" w:color="E6E6E6"/>
              <w:right w:val="single" w:sz="8" w:space="0" w:color="E6E6E6"/>
            </w:tcBorders>
            <w:shd w:val="clear" w:color="000000" w:fill="002060"/>
            <w:vAlign w:val="center"/>
            <w:hideMark/>
          </w:tcPr>
          <w:p w14:paraId="2D69FFB2" w14:textId="58DB2868" w:rsidR="0013391A" w:rsidRPr="001E270A" w:rsidRDefault="0013391A" w:rsidP="00713C24">
            <w:pPr>
              <w:spacing w:after="0"/>
              <w:jc w:val="center"/>
              <w:rPr>
                <w:rFonts w:ascii="Calibri" w:hAnsi="Calibri" w:cs="Calibri"/>
                <w:b/>
                <w:bCs/>
                <w:color w:val="FFFFFF"/>
                <w:szCs w:val="20"/>
                <w:lang w:val="nl-BE" w:eastAsia="nl-BE"/>
              </w:rPr>
            </w:pPr>
            <w:r>
              <w:rPr>
                <w:rFonts w:ascii="Calibri" w:hAnsi="Calibri" w:cs="Calibri"/>
                <w:b/>
                <w:bCs/>
                <w:color w:val="FFFFFF"/>
                <w:szCs w:val="20"/>
                <w:lang w:val="nl-BE" w:eastAsia="nl-BE"/>
              </w:rPr>
              <w:t>B1</w:t>
            </w:r>
          </w:p>
        </w:tc>
        <w:tc>
          <w:tcPr>
            <w:tcW w:w="2679" w:type="pct"/>
            <w:tcBorders>
              <w:top w:val="nil"/>
              <w:left w:val="nil"/>
              <w:bottom w:val="single" w:sz="8" w:space="0" w:color="E6E6E6"/>
              <w:right w:val="nil"/>
            </w:tcBorders>
            <w:shd w:val="clear" w:color="000000" w:fill="9BBCFF"/>
            <w:vAlign w:val="center"/>
            <w:hideMark/>
          </w:tcPr>
          <w:p w14:paraId="56830D54" w14:textId="77777777" w:rsidR="0013391A" w:rsidRPr="001E270A" w:rsidRDefault="0013391A" w:rsidP="00713C24">
            <w:pPr>
              <w:spacing w:after="0"/>
              <w:jc w:val="left"/>
              <w:rPr>
                <w:rFonts w:ascii="Calibri" w:hAnsi="Calibri" w:cs="Calibri"/>
                <w:i/>
                <w:iCs/>
                <w:color w:val="000000"/>
                <w:szCs w:val="20"/>
                <w:lang w:val="nl-BE" w:eastAsia="nl-BE"/>
              </w:rPr>
            </w:pPr>
            <w:r w:rsidRPr="001E270A">
              <w:rPr>
                <w:rFonts w:ascii="Calibri" w:hAnsi="Calibri" w:cs="Calibri"/>
                <w:b/>
                <w:bCs/>
                <w:i/>
                <w:iCs/>
                <w:color w:val="000000"/>
                <w:szCs w:val="20"/>
                <w:lang w:val="nl-BE" w:eastAsia="nl-BE"/>
              </w:rPr>
              <w:t xml:space="preserve">Launch Infrastructure Risks </w:t>
            </w:r>
            <w:r w:rsidRPr="001E270A">
              <w:rPr>
                <w:rFonts w:ascii="Calibri" w:hAnsi="Calibri" w:cs="Calibri"/>
                <w:i/>
                <w:iCs/>
                <w:color w:val="000000"/>
                <w:szCs w:val="20"/>
                <w:lang w:val="nl-BE" w:eastAsia="nl-BE"/>
              </w:rPr>
              <w:t>(4 Risks)</w:t>
            </w:r>
          </w:p>
        </w:tc>
        <w:tc>
          <w:tcPr>
            <w:tcW w:w="936" w:type="pct"/>
            <w:tcBorders>
              <w:top w:val="nil"/>
              <w:left w:val="nil"/>
              <w:bottom w:val="single" w:sz="8" w:space="0" w:color="E6E6E6"/>
              <w:right w:val="nil"/>
            </w:tcBorders>
            <w:shd w:val="clear" w:color="000000" w:fill="BCAA00"/>
            <w:vAlign w:val="center"/>
            <w:hideMark/>
          </w:tcPr>
          <w:p w14:paraId="7CA33C29" w14:textId="77777777" w:rsidR="0013391A" w:rsidRPr="001E270A" w:rsidRDefault="0013391A" w:rsidP="00713C24">
            <w:pPr>
              <w:spacing w:after="0"/>
              <w:jc w:val="center"/>
              <w:rPr>
                <w:rFonts w:ascii="Calibri" w:hAnsi="Calibri" w:cs="Calibri"/>
                <w:b/>
                <w:bCs/>
                <w:color w:val="FFFFFF"/>
                <w:szCs w:val="20"/>
                <w:lang w:val="nl-BE" w:eastAsia="nl-BE"/>
              </w:rPr>
            </w:pPr>
            <w:r w:rsidRPr="001E270A">
              <w:rPr>
                <w:rFonts w:ascii="Calibri" w:hAnsi="Calibri" w:cs="Calibri"/>
                <w:b/>
                <w:bCs/>
                <w:color w:val="FFFFFF"/>
                <w:szCs w:val="20"/>
                <w:lang w:val="nl-BE" w:eastAsia="nl-BE"/>
              </w:rPr>
              <w:t xml:space="preserve">Likelihood </w:t>
            </w:r>
            <w:r w:rsidRPr="001E270A">
              <w:rPr>
                <w:rFonts w:ascii="Calibri" w:hAnsi="Calibri" w:cs="Calibri"/>
                <w:i/>
                <w:iCs/>
                <w:color w:val="FFFFFF"/>
                <w:szCs w:val="20"/>
                <w:lang w:val="nl-BE" w:eastAsia="nl-BE"/>
              </w:rPr>
              <w:t>(1-5)</w:t>
            </w:r>
          </w:p>
        </w:tc>
        <w:tc>
          <w:tcPr>
            <w:tcW w:w="953" w:type="pct"/>
            <w:tcBorders>
              <w:top w:val="nil"/>
              <w:left w:val="nil"/>
              <w:bottom w:val="single" w:sz="8" w:space="0" w:color="E6E6E6"/>
              <w:right w:val="nil"/>
            </w:tcBorders>
            <w:shd w:val="clear" w:color="000000" w:fill="BCAA00"/>
            <w:vAlign w:val="center"/>
            <w:hideMark/>
          </w:tcPr>
          <w:p w14:paraId="1D47D946" w14:textId="77777777" w:rsidR="0013391A" w:rsidRPr="001E270A" w:rsidRDefault="0013391A" w:rsidP="00713C24">
            <w:pPr>
              <w:spacing w:after="0"/>
              <w:jc w:val="center"/>
              <w:rPr>
                <w:rFonts w:ascii="Calibri" w:hAnsi="Calibri" w:cs="Calibri"/>
                <w:b/>
                <w:bCs/>
                <w:color w:val="FFFFFF"/>
                <w:szCs w:val="20"/>
                <w:lang w:val="nl-BE" w:eastAsia="nl-BE"/>
              </w:rPr>
            </w:pPr>
            <w:r w:rsidRPr="001E270A">
              <w:rPr>
                <w:rFonts w:ascii="Calibri" w:hAnsi="Calibri" w:cs="Calibri"/>
                <w:b/>
                <w:bCs/>
                <w:color w:val="FFFFFF"/>
                <w:szCs w:val="20"/>
                <w:lang w:val="nl-BE" w:eastAsia="nl-BE"/>
              </w:rPr>
              <w:t xml:space="preserve">Severity </w:t>
            </w:r>
            <w:r w:rsidRPr="001E270A">
              <w:rPr>
                <w:rFonts w:ascii="Calibri" w:hAnsi="Calibri" w:cs="Calibri"/>
                <w:i/>
                <w:iCs/>
                <w:color w:val="FFFFFF"/>
                <w:szCs w:val="20"/>
                <w:lang w:val="nl-BE" w:eastAsia="nl-BE"/>
              </w:rPr>
              <w:t>(1-5)</w:t>
            </w:r>
          </w:p>
        </w:tc>
      </w:tr>
      <w:tr w:rsidR="0013391A" w:rsidRPr="001E270A" w14:paraId="0E5A757B" w14:textId="77777777" w:rsidTr="00713C24">
        <w:trPr>
          <w:trHeight w:val="20"/>
        </w:trPr>
        <w:tc>
          <w:tcPr>
            <w:tcW w:w="432" w:type="pct"/>
            <w:tcBorders>
              <w:top w:val="nil"/>
              <w:left w:val="single" w:sz="8" w:space="0" w:color="E6E6E6"/>
              <w:bottom w:val="single" w:sz="8" w:space="0" w:color="E6E6E6"/>
              <w:right w:val="single" w:sz="8" w:space="0" w:color="E6E6E6"/>
            </w:tcBorders>
            <w:vAlign w:val="center"/>
            <w:hideMark/>
          </w:tcPr>
          <w:p w14:paraId="5382A524" w14:textId="77777777" w:rsidR="0013391A" w:rsidRPr="001E270A" w:rsidRDefault="0013391A" w:rsidP="00713C24">
            <w:pPr>
              <w:spacing w:after="0"/>
              <w:jc w:val="left"/>
              <w:rPr>
                <w:rFonts w:ascii="Calibri" w:hAnsi="Calibri" w:cs="Calibri"/>
                <w:i/>
                <w:iCs/>
                <w:color w:val="000000"/>
                <w:szCs w:val="20"/>
                <w:lang w:val="nl-BE" w:eastAsia="nl-BE"/>
              </w:rPr>
            </w:pPr>
            <w:r w:rsidRPr="001E270A">
              <w:rPr>
                <w:rFonts w:ascii="Calibri" w:hAnsi="Calibri" w:cs="Calibri"/>
                <w:i/>
                <w:iCs/>
                <w:color w:val="000000"/>
                <w:szCs w:val="20"/>
                <w:lang w:val="nl-BE" w:eastAsia="nl-BE"/>
              </w:rPr>
              <w:t>R1</w:t>
            </w:r>
          </w:p>
        </w:tc>
        <w:tc>
          <w:tcPr>
            <w:tcW w:w="2679" w:type="pct"/>
            <w:tcBorders>
              <w:top w:val="nil"/>
              <w:left w:val="nil"/>
              <w:bottom w:val="single" w:sz="8" w:space="0" w:color="E6E6E6"/>
              <w:right w:val="single" w:sz="8" w:space="0" w:color="E6E6E6"/>
            </w:tcBorders>
            <w:vAlign w:val="center"/>
            <w:hideMark/>
          </w:tcPr>
          <w:p w14:paraId="56064280" w14:textId="77777777" w:rsidR="0013391A" w:rsidRPr="001E270A" w:rsidRDefault="0013391A" w:rsidP="00713C24">
            <w:pPr>
              <w:spacing w:after="0"/>
              <w:jc w:val="left"/>
              <w:rPr>
                <w:rFonts w:ascii="Calibri" w:hAnsi="Calibri" w:cs="Calibri"/>
                <w:color w:val="000000"/>
                <w:szCs w:val="20"/>
                <w:lang w:val="nl-BE" w:eastAsia="nl-BE"/>
              </w:rPr>
            </w:pPr>
            <w:r w:rsidRPr="001E270A">
              <w:rPr>
                <w:rFonts w:ascii="Calibri" w:hAnsi="Calibri" w:cs="Calibri"/>
                <w:color w:val="000000"/>
                <w:szCs w:val="20"/>
                <w:lang w:val="nl-BE" w:eastAsia="nl-BE"/>
              </w:rPr>
              <w:t>Launch Site Unavailability</w:t>
            </w:r>
          </w:p>
        </w:tc>
        <w:tc>
          <w:tcPr>
            <w:tcW w:w="936" w:type="pct"/>
            <w:tcBorders>
              <w:top w:val="nil"/>
              <w:left w:val="nil"/>
              <w:bottom w:val="single" w:sz="8" w:space="0" w:color="E6E6E6"/>
              <w:right w:val="single" w:sz="8" w:space="0" w:color="E6E6E6"/>
            </w:tcBorders>
            <w:vAlign w:val="center"/>
            <w:hideMark/>
          </w:tcPr>
          <w:p w14:paraId="4931FBF8" w14:textId="77777777" w:rsidR="0013391A" w:rsidRPr="001E270A" w:rsidRDefault="0013391A" w:rsidP="00713C24">
            <w:pPr>
              <w:spacing w:after="0"/>
              <w:jc w:val="center"/>
              <w:rPr>
                <w:rFonts w:ascii="Calibri" w:hAnsi="Calibri" w:cs="Calibri"/>
                <w:i/>
                <w:iCs/>
                <w:color w:val="000000"/>
                <w:szCs w:val="20"/>
                <w:lang w:val="nl-BE" w:eastAsia="nl-BE"/>
              </w:rPr>
            </w:pPr>
            <w:r w:rsidRPr="001E270A">
              <w:rPr>
                <w:rFonts w:ascii="Calibri" w:hAnsi="Calibri" w:cs="Calibri"/>
                <w:i/>
                <w:iCs/>
                <w:color w:val="000000"/>
                <w:szCs w:val="20"/>
                <w:lang w:val="nl-BE" w:eastAsia="nl-BE"/>
              </w:rPr>
              <w:t>3</w:t>
            </w:r>
          </w:p>
        </w:tc>
        <w:tc>
          <w:tcPr>
            <w:tcW w:w="953" w:type="pct"/>
            <w:tcBorders>
              <w:top w:val="nil"/>
              <w:left w:val="nil"/>
              <w:bottom w:val="single" w:sz="8" w:space="0" w:color="E6E6E6"/>
              <w:right w:val="single" w:sz="8" w:space="0" w:color="E6E6E6"/>
            </w:tcBorders>
            <w:vAlign w:val="center"/>
            <w:hideMark/>
          </w:tcPr>
          <w:p w14:paraId="1D9C4046" w14:textId="77777777" w:rsidR="0013391A" w:rsidRPr="001E270A" w:rsidRDefault="0013391A" w:rsidP="00713C24">
            <w:pPr>
              <w:spacing w:after="0"/>
              <w:jc w:val="center"/>
              <w:rPr>
                <w:rFonts w:ascii="Calibri" w:hAnsi="Calibri" w:cs="Calibri"/>
                <w:i/>
                <w:iCs/>
                <w:color w:val="000000"/>
                <w:szCs w:val="20"/>
                <w:lang w:val="nl-BE" w:eastAsia="nl-BE"/>
              </w:rPr>
            </w:pPr>
            <w:r w:rsidRPr="001E270A">
              <w:rPr>
                <w:rFonts w:ascii="Calibri" w:hAnsi="Calibri" w:cs="Calibri"/>
                <w:i/>
                <w:iCs/>
                <w:color w:val="000000"/>
                <w:szCs w:val="20"/>
                <w:lang w:val="nl-BE" w:eastAsia="nl-BE"/>
              </w:rPr>
              <w:t>5</w:t>
            </w:r>
          </w:p>
        </w:tc>
      </w:tr>
      <w:tr w:rsidR="0013391A" w:rsidRPr="001E270A" w14:paraId="7811AD05" w14:textId="77777777" w:rsidTr="00713C24">
        <w:trPr>
          <w:trHeight w:val="20"/>
        </w:trPr>
        <w:tc>
          <w:tcPr>
            <w:tcW w:w="432" w:type="pct"/>
            <w:tcBorders>
              <w:top w:val="nil"/>
              <w:left w:val="single" w:sz="8" w:space="0" w:color="E6E6E6"/>
              <w:bottom w:val="single" w:sz="8" w:space="0" w:color="E6E6E6"/>
              <w:right w:val="single" w:sz="8" w:space="0" w:color="E6E6E6"/>
            </w:tcBorders>
            <w:vAlign w:val="center"/>
            <w:hideMark/>
          </w:tcPr>
          <w:p w14:paraId="3F599E11" w14:textId="77777777" w:rsidR="0013391A" w:rsidRPr="001E270A" w:rsidRDefault="0013391A" w:rsidP="00713C24">
            <w:pPr>
              <w:spacing w:after="0"/>
              <w:jc w:val="left"/>
              <w:rPr>
                <w:rFonts w:ascii="Calibri" w:hAnsi="Calibri" w:cs="Calibri"/>
                <w:i/>
                <w:iCs/>
                <w:color w:val="000000"/>
                <w:szCs w:val="20"/>
                <w:lang w:val="nl-BE" w:eastAsia="nl-BE"/>
              </w:rPr>
            </w:pPr>
            <w:r w:rsidRPr="001E270A">
              <w:rPr>
                <w:rFonts w:ascii="Calibri" w:hAnsi="Calibri" w:cs="Calibri"/>
                <w:i/>
                <w:iCs/>
                <w:color w:val="000000"/>
                <w:szCs w:val="20"/>
                <w:lang w:val="nl-BE" w:eastAsia="nl-BE"/>
              </w:rPr>
              <w:t>R2</w:t>
            </w:r>
          </w:p>
        </w:tc>
        <w:tc>
          <w:tcPr>
            <w:tcW w:w="2679" w:type="pct"/>
            <w:tcBorders>
              <w:top w:val="nil"/>
              <w:left w:val="nil"/>
              <w:bottom w:val="single" w:sz="8" w:space="0" w:color="E6E6E6"/>
              <w:right w:val="single" w:sz="8" w:space="0" w:color="E6E6E6"/>
            </w:tcBorders>
            <w:vAlign w:val="center"/>
            <w:hideMark/>
          </w:tcPr>
          <w:p w14:paraId="6C11B65C" w14:textId="77777777" w:rsidR="0013391A" w:rsidRPr="001E270A" w:rsidRDefault="0013391A" w:rsidP="00713C24">
            <w:pPr>
              <w:spacing w:after="0"/>
              <w:jc w:val="left"/>
              <w:rPr>
                <w:rFonts w:ascii="Calibri" w:hAnsi="Calibri" w:cs="Calibri"/>
                <w:color w:val="000000"/>
                <w:szCs w:val="20"/>
                <w:lang w:val="nl-BE" w:eastAsia="nl-BE"/>
              </w:rPr>
            </w:pPr>
            <w:r w:rsidRPr="001E270A">
              <w:rPr>
                <w:rFonts w:ascii="Calibri" w:hAnsi="Calibri" w:cs="Calibri"/>
                <w:color w:val="000000"/>
                <w:szCs w:val="20"/>
                <w:lang w:val="nl-BE" w:eastAsia="nl-BE"/>
              </w:rPr>
              <w:t>Launch Pad Capacity Saturation</w:t>
            </w:r>
          </w:p>
        </w:tc>
        <w:tc>
          <w:tcPr>
            <w:tcW w:w="936" w:type="pct"/>
            <w:tcBorders>
              <w:top w:val="nil"/>
              <w:left w:val="nil"/>
              <w:bottom w:val="single" w:sz="8" w:space="0" w:color="E6E6E6"/>
              <w:right w:val="single" w:sz="8" w:space="0" w:color="E6E6E6"/>
            </w:tcBorders>
            <w:vAlign w:val="center"/>
            <w:hideMark/>
          </w:tcPr>
          <w:p w14:paraId="7E8DCC7F" w14:textId="77777777" w:rsidR="0013391A" w:rsidRPr="001E270A" w:rsidRDefault="0013391A" w:rsidP="00713C24">
            <w:pPr>
              <w:spacing w:after="0"/>
              <w:jc w:val="center"/>
              <w:rPr>
                <w:rFonts w:ascii="Calibri" w:hAnsi="Calibri" w:cs="Calibri"/>
                <w:i/>
                <w:iCs/>
                <w:color w:val="000000"/>
                <w:szCs w:val="20"/>
                <w:lang w:val="nl-BE" w:eastAsia="nl-BE"/>
              </w:rPr>
            </w:pPr>
            <w:r w:rsidRPr="001E270A">
              <w:rPr>
                <w:rFonts w:ascii="Calibri" w:hAnsi="Calibri" w:cs="Calibri"/>
                <w:i/>
                <w:iCs/>
                <w:color w:val="000000"/>
                <w:szCs w:val="20"/>
                <w:lang w:val="nl-BE" w:eastAsia="nl-BE"/>
              </w:rPr>
              <w:t>4</w:t>
            </w:r>
          </w:p>
        </w:tc>
        <w:tc>
          <w:tcPr>
            <w:tcW w:w="953" w:type="pct"/>
            <w:tcBorders>
              <w:top w:val="nil"/>
              <w:left w:val="nil"/>
              <w:bottom w:val="single" w:sz="8" w:space="0" w:color="E6E6E6"/>
              <w:right w:val="single" w:sz="8" w:space="0" w:color="E6E6E6"/>
            </w:tcBorders>
            <w:vAlign w:val="center"/>
            <w:hideMark/>
          </w:tcPr>
          <w:p w14:paraId="20EB25B1" w14:textId="77777777" w:rsidR="0013391A" w:rsidRPr="001E270A" w:rsidRDefault="0013391A" w:rsidP="00713C24">
            <w:pPr>
              <w:spacing w:after="0"/>
              <w:jc w:val="center"/>
              <w:rPr>
                <w:rFonts w:ascii="Calibri" w:hAnsi="Calibri" w:cs="Calibri"/>
                <w:i/>
                <w:iCs/>
                <w:color w:val="000000"/>
                <w:szCs w:val="20"/>
                <w:lang w:val="nl-BE" w:eastAsia="nl-BE"/>
              </w:rPr>
            </w:pPr>
            <w:r w:rsidRPr="001E270A">
              <w:rPr>
                <w:rFonts w:ascii="Calibri" w:hAnsi="Calibri" w:cs="Calibri"/>
                <w:i/>
                <w:iCs/>
                <w:color w:val="000000"/>
                <w:szCs w:val="20"/>
                <w:lang w:val="nl-BE" w:eastAsia="nl-BE"/>
              </w:rPr>
              <w:t>3</w:t>
            </w:r>
          </w:p>
        </w:tc>
      </w:tr>
      <w:tr w:rsidR="0013391A" w:rsidRPr="001E270A" w14:paraId="155F0A82" w14:textId="77777777" w:rsidTr="00713C24">
        <w:trPr>
          <w:trHeight w:val="20"/>
        </w:trPr>
        <w:tc>
          <w:tcPr>
            <w:tcW w:w="432" w:type="pct"/>
            <w:tcBorders>
              <w:top w:val="nil"/>
              <w:left w:val="single" w:sz="8" w:space="0" w:color="E6E6E6"/>
              <w:bottom w:val="single" w:sz="8" w:space="0" w:color="E6E6E6"/>
              <w:right w:val="single" w:sz="8" w:space="0" w:color="E6E6E6"/>
            </w:tcBorders>
            <w:vAlign w:val="center"/>
            <w:hideMark/>
          </w:tcPr>
          <w:p w14:paraId="5927A215" w14:textId="77777777" w:rsidR="0013391A" w:rsidRPr="001E270A" w:rsidRDefault="0013391A" w:rsidP="00713C24">
            <w:pPr>
              <w:spacing w:after="0"/>
              <w:jc w:val="left"/>
              <w:rPr>
                <w:rFonts w:ascii="Calibri" w:hAnsi="Calibri" w:cs="Calibri"/>
                <w:i/>
                <w:iCs/>
                <w:color w:val="000000"/>
                <w:szCs w:val="20"/>
                <w:lang w:val="nl-BE" w:eastAsia="nl-BE"/>
              </w:rPr>
            </w:pPr>
            <w:r w:rsidRPr="001E270A">
              <w:rPr>
                <w:rFonts w:ascii="Calibri" w:hAnsi="Calibri" w:cs="Calibri"/>
                <w:i/>
                <w:iCs/>
                <w:color w:val="000000"/>
                <w:szCs w:val="20"/>
                <w:lang w:val="nl-BE" w:eastAsia="nl-BE"/>
              </w:rPr>
              <w:t>R3</w:t>
            </w:r>
          </w:p>
        </w:tc>
        <w:tc>
          <w:tcPr>
            <w:tcW w:w="2679" w:type="pct"/>
            <w:tcBorders>
              <w:top w:val="nil"/>
              <w:left w:val="nil"/>
              <w:bottom w:val="single" w:sz="8" w:space="0" w:color="E6E6E6"/>
              <w:right w:val="single" w:sz="8" w:space="0" w:color="E6E6E6"/>
            </w:tcBorders>
            <w:vAlign w:val="center"/>
            <w:hideMark/>
          </w:tcPr>
          <w:p w14:paraId="6081F6D7" w14:textId="77777777" w:rsidR="0013391A" w:rsidRPr="001E270A" w:rsidRDefault="0013391A" w:rsidP="00713C24">
            <w:pPr>
              <w:spacing w:after="0"/>
              <w:jc w:val="left"/>
              <w:rPr>
                <w:rFonts w:ascii="Calibri" w:hAnsi="Calibri" w:cs="Calibri"/>
                <w:color w:val="000000"/>
                <w:szCs w:val="20"/>
                <w:lang w:val="nl-BE" w:eastAsia="nl-BE"/>
              </w:rPr>
            </w:pPr>
            <w:r w:rsidRPr="001E270A">
              <w:rPr>
                <w:rFonts w:ascii="Calibri" w:hAnsi="Calibri" w:cs="Calibri"/>
                <w:color w:val="000000"/>
                <w:szCs w:val="20"/>
                <w:lang w:val="nl-BE" w:eastAsia="nl-BE"/>
              </w:rPr>
              <w:t>Launch Campaign Disruption</w:t>
            </w:r>
          </w:p>
        </w:tc>
        <w:tc>
          <w:tcPr>
            <w:tcW w:w="936" w:type="pct"/>
            <w:tcBorders>
              <w:top w:val="nil"/>
              <w:left w:val="nil"/>
              <w:bottom w:val="single" w:sz="8" w:space="0" w:color="E6E6E6"/>
              <w:right w:val="single" w:sz="8" w:space="0" w:color="E6E6E6"/>
            </w:tcBorders>
            <w:vAlign w:val="center"/>
            <w:hideMark/>
          </w:tcPr>
          <w:p w14:paraId="74E76F91" w14:textId="77777777" w:rsidR="0013391A" w:rsidRPr="001E270A" w:rsidRDefault="0013391A" w:rsidP="00713C24">
            <w:pPr>
              <w:spacing w:after="0"/>
              <w:jc w:val="center"/>
              <w:rPr>
                <w:rFonts w:ascii="Calibri" w:hAnsi="Calibri" w:cs="Calibri"/>
                <w:i/>
                <w:iCs/>
                <w:color w:val="000000"/>
                <w:szCs w:val="20"/>
                <w:lang w:val="nl-BE" w:eastAsia="nl-BE"/>
              </w:rPr>
            </w:pPr>
            <w:r w:rsidRPr="001E270A">
              <w:rPr>
                <w:rFonts w:ascii="Calibri" w:hAnsi="Calibri" w:cs="Calibri"/>
                <w:i/>
                <w:iCs/>
                <w:color w:val="000000"/>
                <w:szCs w:val="20"/>
                <w:lang w:val="nl-BE" w:eastAsia="nl-BE"/>
              </w:rPr>
              <w:t>4</w:t>
            </w:r>
          </w:p>
        </w:tc>
        <w:tc>
          <w:tcPr>
            <w:tcW w:w="953" w:type="pct"/>
            <w:tcBorders>
              <w:top w:val="nil"/>
              <w:left w:val="nil"/>
              <w:bottom w:val="single" w:sz="8" w:space="0" w:color="E6E6E6"/>
              <w:right w:val="single" w:sz="8" w:space="0" w:color="E6E6E6"/>
            </w:tcBorders>
            <w:vAlign w:val="center"/>
            <w:hideMark/>
          </w:tcPr>
          <w:p w14:paraId="6DB0093B" w14:textId="77777777" w:rsidR="0013391A" w:rsidRPr="001E270A" w:rsidRDefault="0013391A" w:rsidP="00713C24">
            <w:pPr>
              <w:spacing w:after="0"/>
              <w:jc w:val="center"/>
              <w:rPr>
                <w:rFonts w:ascii="Calibri" w:hAnsi="Calibri" w:cs="Calibri"/>
                <w:i/>
                <w:iCs/>
                <w:color w:val="000000"/>
                <w:szCs w:val="20"/>
                <w:lang w:val="nl-BE" w:eastAsia="nl-BE"/>
              </w:rPr>
            </w:pPr>
            <w:r w:rsidRPr="001E270A">
              <w:rPr>
                <w:rFonts w:ascii="Calibri" w:hAnsi="Calibri" w:cs="Calibri"/>
                <w:i/>
                <w:iCs/>
                <w:color w:val="000000"/>
                <w:szCs w:val="20"/>
                <w:lang w:val="nl-BE" w:eastAsia="nl-BE"/>
              </w:rPr>
              <w:t>3</w:t>
            </w:r>
          </w:p>
        </w:tc>
      </w:tr>
      <w:tr w:rsidR="0013391A" w:rsidRPr="001E270A" w14:paraId="6F30C3EA" w14:textId="77777777" w:rsidTr="00713C24">
        <w:trPr>
          <w:trHeight w:val="20"/>
        </w:trPr>
        <w:tc>
          <w:tcPr>
            <w:tcW w:w="432" w:type="pct"/>
            <w:tcBorders>
              <w:top w:val="nil"/>
              <w:left w:val="single" w:sz="8" w:space="0" w:color="E6E6E6"/>
              <w:bottom w:val="single" w:sz="8" w:space="0" w:color="E6E6E6"/>
              <w:right w:val="single" w:sz="8" w:space="0" w:color="E6E6E6"/>
            </w:tcBorders>
            <w:vAlign w:val="center"/>
            <w:hideMark/>
          </w:tcPr>
          <w:p w14:paraId="7A22CA41" w14:textId="77777777" w:rsidR="0013391A" w:rsidRPr="001E270A" w:rsidRDefault="0013391A" w:rsidP="00713C24">
            <w:pPr>
              <w:spacing w:after="0"/>
              <w:jc w:val="left"/>
              <w:rPr>
                <w:rFonts w:ascii="Calibri" w:hAnsi="Calibri" w:cs="Calibri"/>
                <w:i/>
                <w:iCs/>
                <w:color w:val="000000"/>
                <w:szCs w:val="20"/>
                <w:lang w:val="nl-BE" w:eastAsia="nl-BE"/>
              </w:rPr>
            </w:pPr>
            <w:r w:rsidRPr="001E270A">
              <w:rPr>
                <w:rFonts w:ascii="Calibri" w:hAnsi="Calibri" w:cs="Calibri"/>
                <w:i/>
                <w:iCs/>
                <w:color w:val="000000"/>
                <w:szCs w:val="20"/>
                <w:lang w:val="nl-BE" w:eastAsia="nl-BE"/>
              </w:rPr>
              <w:t>R4</w:t>
            </w:r>
          </w:p>
        </w:tc>
        <w:tc>
          <w:tcPr>
            <w:tcW w:w="2679" w:type="pct"/>
            <w:tcBorders>
              <w:top w:val="nil"/>
              <w:left w:val="nil"/>
              <w:bottom w:val="single" w:sz="8" w:space="0" w:color="E6E6E6"/>
              <w:right w:val="single" w:sz="8" w:space="0" w:color="E6E6E6"/>
            </w:tcBorders>
            <w:vAlign w:val="center"/>
            <w:hideMark/>
          </w:tcPr>
          <w:p w14:paraId="23B62630" w14:textId="77777777" w:rsidR="0013391A" w:rsidRPr="001E270A" w:rsidRDefault="0013391A" w:rsidP="00713C24">
            <w:pPr>
              <w:spacing w:after="0"/>
              <w:jc w:val="left"/>
              <w:rPr>
                <w:rFonts w:ascii="Calibri" w:hAnsi="Calibri" w:cs="Calibri"/>
                <w:color w:val="000000"/>
                <w:szCs w:val="20"/>
                <w:lang w:val="en-US" w:eastAsia="nl-BE"/>
              </w:rPr>
            </w:pPr>
            <w:r w:rsidRPr="001E270A">
              <w:rPr>
                <w:rFonts w:ascii="Calibri" w:hAnsi="Calibri" w:cs="Calibri"/>
                <w:color w:val="000000"/>
                <w:szCs w:val="20"/>
                <w:lang w:val="en-US" w:eastAsia="nl-BE"/>
              </w:rPr>
              <w:t>Range Safety or Launch Authorization Failure</w:t>
            </w:r>
          </w:p>
        </w:tc>
        <w:tc>
          <w:tcPr>
            <w:tcW w:w="936" w:type="pct"/>
            <w:tcBorders>
              <w:top w:val="nil"/>
              <w:left w:val="nil"/>
              <w:bottom w:val="single" w:sz="8" w:space="0" w:color="E6E6E6"/>
              <w:right w:val="single" w:sz="8" w:space="0" w:color="E6E6E6"/>
            </w:tcBorders>
            <w:vAlign w:val="center"/>
            <w:hideMark/>
          </w:tcPr>
          <w:p w14:paraId="1DE3BB9B" w14:textId="77777777" w:rsidR="0013391A" w:rsidRPr="001E270A" w:rsidRDefault="0013391A" w:rsidP="00713C24">
            <w:pPr>
              <w:spacing w:after="0"/>
              <w:jc w:val="center"/>
              <w:rPr>
                <w:rFonts w:ascii="Calibri" w:hAnsi="Calibri" w:cs="Calibri"/>
                <w:i/>
                <w:iCs/>
                <w:color w:val="000000"/>
                <w:szCs w:val="20"/>
                <w:lang w:val="nl-BE" w:eastAsia="nl-BE"/>
              </w:rPr>
            </w:pPr>
            <w:r w:rsidRPr="001E270A">
              <w:rPr>
                <w:rFonts w:ascii="Calibri" w:hAnsi="Calibri" w:cs="Calibri"/>
                <w:i/>
                <w:iCs/>
                <w:color w:val="000000"/>
                <w:szCs w:val="20"/>
                <w:lang w:val="nl-BE" w:eastAsia="nl-BE"/>
              </w:rPr>
              <w:t>4</w:t>
            </w:r>
          </w:p>
        </w:tc>
        <w:tc>
          <w:tcPr>
            <w:tcW w:w="953" w:type="pct"/>
            <w:tcBorders>
              <w:top w:val="nil"/>
              <w:left w:val="nil"/>
              <w:bottom w:val="single" w:sz="8" w:space="0" w:color="E6E6E6"/>
              <w:right w:val="single" w:sz="8" w:space="0" w:color="E6E6E6"/>
            </w:tcBorders>
            <w:vAlign w:val="center"/>
            <w:hideMark/>
          </w:tcPr>
          <w:p w14:paraId="44A0FDAE" w14:textId="77777777" w:rsidR="0013391A" w:rsidRPr="001E270A" w:rsidRDefault="0013391A" w:rsidP="00713C24">
            <w:pPr>
              <w:spacing w:after="0"/>
              <w:jc w:val="center"/>
              <w:rPr>
                <w:rFonts w:ascii="Calibri" w:hAnsi="Calibri" w:cs="Calibri"/>
                <w:i/>
                <w:iCs/>
                <w:color w:val="000000"/>
                <w:szCs w:val="20"/>
                <w:lang w:val="nl-BE" w:eastAsia="nl-BE"/>
              </w:rPr>
            </w:pPr>
            <w:r w:rsidRPr="001E270A">
              <w:rPr>
                <w:rFonts w:ascii="Calibri" w:hAnsi="Calibri" w:cs="Calibri"/>
                <w:i/>
                <w:iCs/>
                <w:color w:val="000000"/>
                <w:szCs w:val="20"/>
                <w:lang w:val="nl-BE" w:eastAsia="nl-BE"/>
              </w:rPr>
              <w:t>3</w:t>
            </w:r>
          </w:p>
        </w:tc>
      </w:tr>
      <w:tr w:rsidR="0013391A" w:rsidRPr="001E270A" w14:paraId="03EE6BAF" w14:textId="77777777" w:rsidTr="00713C24">
        <w:trPr>
          <w:trHeight w:val="20"/>
        </w:trPr>
        <w:tc>
          <w:tcPr>
            <w:tcW w:w="432" w:type="pct"/>
            <w:tcBorders>
              <w:top w:val="nil"/>
              <w:left w:val="single" w:sz="8" w:space="0" w:color="E6E6E6"/>
              <w:bottom w:val="single" w:sz="8" w:space="0" w:color="E6E6E6"/>
              <w:right w:val="single" w:sz="8" w:space="0" w:color="E6E6E6"/>
            </w:tcBorders>
            <w:shd w:val="clear" w:color="000000" w:fill="BE5014"/>
            <w:vAlign w:val="center"/>
            <w:hideMark/>
          </w:tcPr>
          <w:p w14:paraId="3CD8E1B1" w14:textId="6AAA0435" w:rsidR="0013391A" w:rsidRPr="001E270A" w:rsidRDefault="0013391A" w:rsidP="00713C24">
            <w:pPr>
              <w:spacing w:after="0"/>
              <w:jc w:val="center"/>
              <w:rPr>
                <w:rFonts w:ascii="Calibri" w:hAnsi="Calibri" w:cs="Calibri"/>
                <w:b/>
                <w:bCs/>
                <w:color w:val="FFFFFF"/>
                <w:szCs w:val="20"/>
                <w:lang w:val="nl-BE" w:eastAsia="nl-BE"/>
              </w:rPr>
            </w:pPr>
            <w:r>
              <w:rPr>
                <w:rFonts w:ascii="Calibri" w:hAnsi="Calibri" w:cs="Calibri"/>
                <w:b/>
                <w:bCs/>
                <w:color w:val="FFFFFF"/>
                <w:szCs w:val="20"/>
                <w:lang w:val="nl-BE" w:eastAsia="nl-BE"/>
              </w:rPr>
              <w:t>B2</w:t>
            </w:r>
          </w:p>
        </w:tc>
        <w:tc>
          <w:tcPr>
            <w:tcW w:w="2679" w:type="pct"/>
            <w:tcBorders>
              <w:top w:val="nil"/>
              <w:left w:val="nil"/>
              <w:bottom w:val="single" w:sz="8" w:space="0" w:color="E6E6E6"/>
              <w:right w:val="nil"/>
            </w:tcBorders>
            <w:shd w:val="clear" w:color="000000" w:fill="F7C7AC"/>
            <w:vAlign w:val="center"/>
            <w:hideMark/>
          </w:tcPr>
          <w:p w14:paraId="67571C8A" w14:textId="77777777" w:rsidR="0013391A" w:rsidRPr="001E270A" w:rsidRDefault="0013391A" w:rsidP="00713C24">
            <w:pPr>
              <w:spacing w:after="0"/>
              <w:jc w:val="left"/>
              <w:rPr>
                <w:rFonts w:ascii="Calibri" w:hAnsi="Calibri" w:cs="Calibri"/>
                <w:i/>
                <w:iCs/>
                <w:color w:val="000000"/>
                <w:szCs w:val="20"/>
                <w:lang w:val="nl-BE" w:eastAsia="nl-BE"/>
              </w:rPr>
            </w:pPr>
            <w:r w:rsidRPr="001E270A">
              <w:rPr>
                <w:rFonts w:ascii="Calibri" w:hAnsi="Calibri" w:cs="Calibri"/>
                <w:b/>
                <w:bCs/>
                <w:i/>
                <w:iCs/>
                <w:color w:val="000000"/>
                <w:szCs w:val="20"/>
                <w:lang w:val="nl-BE" w:eastAsia="nl-BE"/>
              </w:rPr>
              <w:t xml:space="preserve">Testing &amp; Qualification Risks </w:t>
            </w:r>
            <w:r w:rsidRPr="001E270A">
              <w:rPr>
                <w:rFonts w:ascii="Calibri" w:hAnsi="Calibri" w:cs="Calibri"/>
                <w:i/>
                <w:iCs/>
                <w:color w:val="000000"/>
                <w:szCs w:val="20"/>
                <w:lang w:val="nl-BE" w:eastAsia="nl-BE"/>
              </w:rPr>
              <w:t>(3 Risks)</w:t>
            </w:r>
          </w:p>
        </w:tc>
        <w:tc>
          <w:tcPr>
            <w:tcW w:w="936" w:type="pct"/>
            <w:tcBorders>
              <w:top w:val="nil"/>
              <w:left w:val="nil"/>
              <w:bottom w:val="single" w:sz="8" w:space="0" w:color="E6E6E6"/>
              <w:right w:val="nil"/>
            </w:tcBorders>
            <w:shd w:val="clear" w:color="000000" w:fill="BCAA00"/>
            <w:vAlign w:val="center"/>
            <w:hideMark/>
          </w:tcPr>
          <w:p w14:paraId="13EEC0CA" w14:textId="77777777" w:rsidR="0013391A" w:rsidRPr="001E270A" w:rsidRDefault="0013391A" w:rsidP="00713C24">
            <w:pPr>
              <w:spacing w:after="0"/>
              <w:jc w:val="center"/>
              <w:rPr>
                <w:rFonts w:ascii="Calibri" w:hAnsi="Calibri" w:cs="Calibri"/>
                <w:b/>
                <w:bCs/>
                <w:color w:val="FFFFFF"/>
                <w:szCs w:val="20"/>
                <w:lang w:val="nl-BE" w:eastAsia="nl-BE"/>
              </w:rPr>
            </w:pPr>
            <w:r w:rsidRPr="001E270A">
              <w:rPr>
                <w:rFonts w:ascii="Calibri" w:hAnsi="Calibri" w:cs="Calibri"/>
                <w:b/>
                <w:bCs/>
                <w:color w:val="FFFFFF"/>
                <w:szCs w:val="20"/>
                <w:lang w:val="nl-BE" w:eastAsia="nl-BE"/>
              </w:rPr>
              <w:t xml:space="preserve">Likelihood </w:t>
            </w:r>
            <w:r w:rsidRPr="001E270A">
              <w:rPr>
                <w:rFonts w:ascii="Calibri" w:hAnsi="Calibri" w:cs="Calibri"/>
                <w:i/>
                <w:iCs/>
                <w:color w:val="FFFFFF"/>
                <w:szCs w:val="20"/>
                <w:lang w:val="nl-BE" w:eastAsia="nl-BE"/>
              </w:rPr>
              <w:t>(1-5)</w:t>
            </w:r>
          </w:p>
        </w:tc>
        <w:tc>
          <w:tcPr>
            <w:tcW w:w="953" w:type="pct"/>
            <w:tcBorders>
              <w:top w:val="nil"/>
              <w:left w:val="nil"/>
              <w:bottom w:val="single" w:sz="8" w:space="0" w:color="E6E6E6"/>
              <w:right w:val="nil"/>
            </w:tcBorders>
            <w:shd w:val="clear" w:color="000000" w:fill="BCAA00"/>
            <w:vAlign w:val="center"/>
            <w:hideMark/>
          </w:tcPr>
          <w:p w14:paraId="4966B304" w14:textId="77777777" w:rsidR="0013391A" w:rsidRPr="001E270A" w:rsidRDefault="0013391A" w:rsidP="00713C24">
            <w:pPr>
              <w:spacing w:after="0"/>
              <w:jc w:val="center"/>
              <w:rPr>
                <w:rFonts w:ascii="Calibri" w:hAnsi="Calibri" w:cs="Calibri"/>
                <w:b/>
                <w:bCs/>
                <w:color w:val="FFFFFF"/>
                <w:szCs w:val="20"/>
                <w:lang w:val="nl-BE" w:eastAsia="nl-BE"/>
              </w:rPr>
            </w:pPr>
            <w:r w:rsidRPr="001E270A">
              <w:rPr>
                <w:rFonts w:ascii="Calibri" w:hAnsi="Calibri" w:cs="Calibri"/>
                <w:b/>
                <w:bCs/>
                <w:color w:val="FFFFFF"/>
                <w:szCs w:val="20"/>
                <w:lang w:val="nl-BE" w:eastAsia="nl-BE"/>
              </w:rPr>
              <w:t xml:space="preserve">Severity </w:t>
            </w:r>
            <w:r w:rsidRPr="001E270A">
              <w:rPr>
                <w:rFonts w:ascii="Calibri" w:hAnsi="Calibri" w:cs="Calibri"/>
                <w:i/>
                <w:iCs/>
                <w:color w:val="FFFFFF"/>
                <w:szCs w:val="20"/>
                <w:lang w:val="nl-BE" w:eastAsia="nl-BE"/>
              </w:rPr>
              <w:t>(1-5)</w:t>
            </w:r>
          </w:p>
        </w:tc>
      </w:tr>
      <w:tr w:rsidR="0013391A" w:rsidRPr="001E270A" w14:paraId="03941D78" w14:textId="77777777" w:rsidTr="00713C24">
        <w:trPr>
          <w:trHeight w:val="20"/>
        </w:trPr>
        <w:tc>
          <w:tcPr>
            <w:tcW w:w="432" w:type="pct"/>
            <w:tcBorders>
              <w:top w:val="nil"/>
              <w:left w:val="single" w:sz="8" w:space="0" w:color="E6E6E6"/>
              <w:bottom w:val="single" w:sz="8" w:space="0" w:color="E6E6E6"/>
              <w:right w:val="single" w:sz="8" w:space="0" w:color="E6E6E6"/>
            </w:tcBorders>
            <w:vAlign w:val="center"/>
            <w:hideMark/>
          </w:tcPr>
          <w:p w14:paraId="6CA5DA22" w14:textId="77777777" w:rsidR="0013391A" w:rsidRPr="001E270A" w:rsidRDefault="0013391A" w:rsidP="00713C24">
            <w:pPr>
              <w:spacing w:after="0"/>
              <w:jc w:val="left"/>
              <w:rPr>
                <w:rFonts w:ascii="Calibri" w:hAnsi="Calibri" w:cs="Calibri"/>
                <w:i/>
                <w:iCs/>
                <w:color w:val="000000"/>
                <w:szCs w:val="20"/>
                <w:lang w:val="nl-BE" w:eastAsia="nl-BE"/>
              </w:rPr>
            </w:pPr>
            <w:r w:rsidRPr="001E270A">
              <w:rPr>
                <w:rFonts w:ascii="Calibri" w:hAnsi="Calibri" w:cs="Calibri"/>
                <w:i/>
                <w:iCs/>
                <w:color w:val="000000"/>
                <w:szCs w:val="20"/>
                <w:lang w:val="nl-BE" w:eastAsia="nl-BE"/>
              </w:rPr>
              <w:t>R5</w:t>
            </w:r>
          </w:p>
        </w:tc>
        <w:tc>
          <w:tcPr>
            <w:tcW w:w="2679" w:type="pct"/>
            <w:tcBorders>
              <w:top w:val="nil"/>
              <w:left w:val="nil"/>
              <w:bottom w:val="single" w:sz="8" w:space="0" w:color="E6E6E6"/>
              <w:right w:val="single" w:sz="8" w:space="0" w:color="E6E6E6"/>
            </w:tcBorders>
            <w:vAlign w:val="center"/>
            <w:hideMark/>
          </w:tcPr>
          <w:p w14:paraId="31AE4815" w14:textId="77777777" w:rsidR="0013391A" w:rsidRPr="001E270A" w:rsidRDefault="0013391A" w:rsidP="00713C24">
            <w:pPr>
              <w:spacing w:after="0"/>
              <w:jc w:val="left"/>
              <w:rPr>
                <w:rFonts w:ascii="Calibri" w:hAnsi="Calibri" w:cs="Calibri"/>
                <w:color w:val="000000"/>
                <w:szCs w:val="20"/>
                <w:lang w:val="nl-BE" w:eastAsia="nl-BE"/>
              </w:rPr>
            </w:pPr>
            <w:r w:rsidRPr="001E270A">
              <w:rPr>
                <w:rFonts w:ascii="Calibri" w:hAnsi="Calibri" w:cs="Calibri"/>
                <w:color w:val="000000"/>
                <w:szCs w:val="20"/>
                <w:lang w:val="nl-BE" w:eastAsia="nl-BE"/>
              </w:rPr>
              <w:t>Critical Cryogenic Qualification Infrastructure Unavailability</w:t>
            </w:r>
          </w:p>
        </w:tc>
        <w:tc>
          <w:tcPr>
            <w:tcW w:w="936" w:type="pct"/>
            <w:tcBorders>
              <w:top w:val="nil"/>
              <w:left w:val="nil"/>
              <w:bottom w:val="single" w:sz="8" w:space="0" w:color="E6E6E6"/>
              <w:right w:val="single" w:sz="8" w:space="0" w:color="E6E6E6"/>
            </w:tcBorders>
            <w:vAlign w:val="center"/>
            <w:hideMark/>
          </w:tcPr>
          <w:p w14:paraId="06101FAE" w14:textId="77777777" w:rsidR="0013391A" w:rsidRPr="001E270A" w:rsidRDefault="0013391A" w:rsidP="00713C24">
            <w:pPr>
              <w:spacing w:after="0"/>
              <w:jc w:val="center"/>
              <w:rPr>
                <w:rFonts w:ascii="Calibri" w:hAnsi="Calibri" w:cs="Calibri"/>
                <w:i/>
                <w:iCs/>
                <w:color w:val="000000"/>
                <w:szCs w:val="20"/>
                <w:lang w:val="nl-BE" w:eastAsia="nl-BE"/>
              </w:rPr>
            </w:pPr>
            <w:r w:rsidRPr="001E270A">
              <w:rPr>
                <w:rFonts w:ascii="Calibri" w:hAnsi="Calibri" w:cs="Calibri"/>
                <w:i/>
                <w:iCs/>
                <w:color w:val="000000"/>
                <w:szCs w:val="20"/>
                <w:lang w:val="nl-BE" w:eastAsia="nl-BE"/>
              </w:rPr>
              <w:t>4</w:t>
            </w:r>
          </w:p>
        </w:tc>
        <w:tc>
          <w:tcPr>
            <w:tcW w:w="953" w:type="pct"/>
            <w:tcBorders>
              <w:top w:val="nil"/>
              <w:left w:val="nil"/>
              <w:bottom w:val="single" w:sz="8" w:space="0" w:color="E6E6E6"/>
              <w:right w:val="single" w:sz="8" w:space="0" w:color="E6E6E6"/>
            </w:tcBorders>
            <w:vAlign w:val="center"/>
            <w:hideMark/>
          </w:tcPr>
          <w:p w14:paraId="339C05B7" w14:textId="77777777" w:rsidR="0013391A" w:rsidRPr="001E270A" w:rsidRDefault="0013391A" w:rsidP="00713C24">
            <w:pPr>
              <w:spacing w:after="0"/>
              <w:jc w:val="center"/>
              <w:rPr>
                <w:rFonts w:ascii="Calibri" w:hAnsi="Calibri" w:cs="Calibri"/>
                <w:i/>
                <w:iCs/>
                <w:color w:val="000000"/>
                <w:szCs w:val="20"/>
                <w:lang w:val="nl-BE" w:eastAsia="nl-BE"/>
              </w:rPr>
            </w:pPr>
            <w:r w:rsidRPr="001E270A">
              <w:rPr>
                <w:rFonts w:ascii="Calibri" w:hAnsi="Calibri" w:cs="Calibri"/>
                <w:i/>
                <w:iCs/>
                <w:color w:val="000000"/>
                <w:szCs w:val="20"/>
                <w:lang w:val="nl-BE" w:eastAsia="nl-BE"/>
              </w:rPr>
              <w:t>5</w:t>
            </w:r>
          </w:p>
        </w:tc>
      </w:tr>
      <w:tr w:rsidR="0013391A" w:rsidRPr="001E270A" w14:paraId="4B13323F" w14:textId="77777777" w:rsidTr="00713C24">
        <w:trPr>
          <w:trHeight w:val="20"/>
        </w:trPr>
        <w:tc>
          <w:tcPr>
            <w:tcW w:w="432" w:type="pct"/>
            <w:tcBorders>
              <w:top w:val="nil"/>
              <w:left w:val="single" w:sz="8" w:space="0" w:color="E6E6E6"/>
              <w:bottom w:val="single" w:sz="8" w:space="0" w:color="E6E6E6"/>
              <w:right w:val="single" w:sz="8" w:space="0" w:color="E6E6E6"/>
            </w:tcBorders>
            <w:vAlign w:val="center"/>
            <w:hideMark/>
          </w:tcPr>
          <w:p w14:paraId="643B2BDB" w14:textId="77777777" w:rsidR="0013391A" w:rsidRPr="001E270A" w:rsidRDefault="0013391A" w:rsidP="00713C24">
            <w:pPr>
              <w:spacing w:after="0"/>
              <w:jc w:val="left"/>
              <w:rPr>
                <w:rFonts w:ascii="Calibri" w:hAnsi="Calibri" w:cs="Calibri"/>
                <w:i/>
                <w:iCs/>
                <w:color w:val="000000"/>
                <w:szCs w:val="20"/>
                <w:lang w:val="nl-BE" w:eastAsia="nl-BE"/>
              </w:rPr>
            </w:pPr>
            <w:r w:rsidRPr="001E270A">
              <w:rPr>
                <w:rFonts w:ascii="Calibri" w:hAnsi="Calibri" w:cs="Calibri"/>
                <w:i/>
                <w:iCs/>
                <w:color w:val="000000"/>
                <w:szCs w:val="20"/>
                <w:lang w:val="nl-BE" w:eastAsia="nl-BE"/>
              </w:rPr>
              <w:t>R6</w:t>
            </w:r>
          </w:p>
        </w:tc>
        <w:tc>
          <w:tcPr>
            <w:tcW w:w="2679" w:type="pct"/>
            <w:tcBorders>
              <w:top w:val="nil"/>
              <w:left w:val="nil"/>
              <w:bottom w:val="single" w:sz="8" w:space="0" w:color="E6E6E6"/>
              <w:right w:val="single" w:sz="8" w:space="0" w:color="E6E6E6"/>
            </w:tcBorders>
            <w:vAlign w:val="center"/>
            <w:hideMark/>
          </w:tcPr>
          <w:p w14:paraId="4D0E514A" w14:textId="77777777" w:rsidR="0013391A" w:rsidRPr="001E270A" w:rsidRDefault="0013391A" w:rsidP="00713C24">
            <w:pPr>
              <w:spacing w:after="0"/>
              <w:jc w:val="left"/>
              <w:rPr>
                <w:rFonts w:ascii="Calibri" w:hAnsi="Calibri" w:cs="Calibri"/>
                <w:color w:val="000000"/>
                <w:szCs w:val="20"/>
                <w:lang w:val="nl-BE" w:eastAsia="nl-BE"/>
              </w:rPr>
            </w:pPr>
            <w:r w:rsidRPr="001E270A">
              <w:rPr>
                <w:rFonts w:ascii="Calibri" w:hAnsi="Calibri" w:cs="Calibri"/>
                <w:color w:val="000000"/>
                <w:szCs w:val="20"/>
                <w:lang w:val="nl-BE" w:eastAsia="nl-BE"/>
              </w:rPr>
              <w:t>Solid Motor Qualification Infrastructure Failure</w:t>
            </w:r>
          </w:p>
        </w:tc>
        <w:tc>
          <w:tcPr>
            <w:tcW w:w="936" w:type="pct"/>
            <w:tcBorders>
              <w:top w:val="nil"/>
              <w:left w:val="nil"/>
              <w:bottom w:val="single" w:sz="8" w:space="0" w:color="E6E6E6"/>
              <w:right w:val="single" w:sz="8" w:space="0" w:color="E6E6E6"/>
            </w:tcBorders>
            <w:vAlign w:val="center"/>
            <w:hideMark/>
          </w:tcPr>
          <w:p w14:paraId="395170D4" w14:textId="77777777" w:rsidR="0013391A" w:rsidRPr="001E270A" w:rsidRDefault="0013391A" w:rsidP="00713C24">
            <w:pPr>
              <w:spacing w:after="0"/>
              <w:jc w:val="center"/>
              <w:rPr>
                <w:rFonts w:ascii="Calibri" w:hAnsi="Calibri" w:cs="Calibri"/>
                <w:i/>
                <w:iCs/>
                <w:color w:val="000000"/>
                <w:szCs w:val="20"/>
                <w:lang w:val="nl-BE" w:eastAsia="nl-BE"/>
              </w:rPr>
            </w:pPr>
            <w:r w:rsidRPr="001E270A">
              <w:rPr>
                <w:rFonts w:ascii="Calibri" w:hAnsi="Calibri" w:cs="Calibri"/>
                <w:i/>
                <w:iCs/>
                <w:color w:val="000000"/>
                <w:szCs w:val="20"/>
                <w:lang w:val="nl-BE" w:eastAsia="nl-BE"/>
              </w:rPr>
              <w:t>4</w:t>
            </w:r>
          </w:p>
        </w:tc>
        <w:tc>
          <w:tcPr>
            <w:tcW w:w="953" w:type="pct"/>
            <w:tcBorders>
              <w:top w:val="nil"/>
              <w:left w:val="nil"/>
              <w:bottom w:val="single" w:sz="8" w:space="0" w:color="E6E6E6"/>
              <w:right w:val="single" w:sz="8" w:space="0" w:color="E6E6E6"/>
            </w:tcBorders>
            <w:vAlign w:val="center"/>
            <w:hideMark/>
          </w:tcPr>
          <w:p w14:paraId="046252E8" w14:textId="77777777" w:rsidR="0013391A" w:rsidRPr="001E270A" w:rsidRDefault="0013391A" w:rsidP="00713C24">
            <w:pPr>
              <w:spacing w:after="0"/>
              <w:jc w:val="center"/>
              <w:rPr>
                <w:rFonts w:ascii="Calibri" w:hAnsi="Calibri" w:cs="Calibri"/>
                <w:i/>
                <w:iCs/>
                <w:color w:val="000000"/>
                <w:szCs w:val="20"/>
                <w:lang w:val="nl-BE" w:eastAsia="nl-BE"/>
              </w:rPr>
            </w:pPr>
            <w:r w:rsidRPr="001E270A">
              <w:rPr>
                <w:rFonts w:ascii="Calibri" w:hAnsi="Calibri" w:cs="Calibri"/>
                <w:i/>
                <w:iCs/>
                <w:color w:val="000000"/>
                <w:szCs w:val="20"/>
                <w:lang w:val="nl-BE" w:eastAsia="nl-BE"/>
              </w:rPr>
              <w:t>4</w:t>
            </w:r>
          </w:p>
        </w:tc>
      </w:tr>
      <w:tr w:rsidR="0013391A" w:rsidRPr="001E270A" w14:paraId="6BA633F8" w14:textId="77777777" w:rsidTr="00713C24">
        <w:trPr>
          <w:trHeight w:val="20"/>
        </w:trPr>
        <w:tc>
          <w:tcPr>
            <w:tcW w:w="432" w:type="pct"/>
            <w:tcBorders>
              <w:top w:val="nil"/>
              <w:left w:val="single" w:sz="8" w:space="0" w:color="E6E6E6"/>
              <w:bottom w:val="single" w:sz="8" w:space="0" w:color="E6E6E6"/>
              <w:right w:val="single" w:sz="8" w:space="0" w:color="E6E6E6"/>
            </w:tcBorders>
            <w:vAlign w:val="center"/>
            <w:hideMark/>
          </w:tcPr>
          <w:p w14:paraId="3A7B7BEB" w14:textId="77777777" w:rsidR="0013391A" w:rsidRPr="001E270A" w:rsidRDefault="0013391A" w:rsidP="00713C24">
            <w:pPr>
              <w:spacing w:after="0"/>
              <w:jc w:val="left"/>
              <w:rPr>
                <w:rFonts w:ascii="Calibri" w:hAnsi="Calibri" w:cs="Calibri"/>
                <w:i/>
                <w:iCs/>
                <w:color w:val="000000"/>
                <w:szCs w:val="20"/>
                <w:lang w:val="nl-BE" w:eastAsia="nl-BE"/>
              </w:rPr>
            </w:pPr>
            <w:r w:rsidRPr="001E270A">
              <w:rPr>
                <w:rFonts w:ascii="Calibri" w:hAnsi="Calibri" w:cs="Calibri"/>
                <w:i/>
                <w:iCs/>
                <w:color w:val="000000"/>
                <w:szCs w:val="20"/>
                <w:lang w:val="nl-BE" w:eastAsia="nl-BE"/>
              </w:rPr>
              <w:t>R7</w:t>
            </w:r>
          </w:p>
        </w:tc>
        <w:tc>
          <w:tcPr>
            <w:tcW w:w="2679" w:type="pct"/>
            <w:tcBorders>
              <w:top w:val="nil"/>
              <w:left w:val="nil"/>
              <w:bottom w:val="single" w:sz="8" w:space="0" w:color="E6E6E6"/>
              <w:right w:val="single" w:sz="8" w:space="0" w:color="E6E6E6"/>
            </w:tcBorders>
            <w:vAlign w:val="center"/>
            <w:hideMark/>
          </w:tcPr>
          <w:p w14:paraId="2E4DC8D4" w14:textId="77777777" w:rsidR="0013391A" w:rsidRPr="001E270A" w:rsidRDefault="0013391A" w:rsidP="00713C24">
            <w:pPr>
              <w:spacing w:after="0"/>
              <w:jc w:val="left"/>
              <w:rPr>
                <w:rFonts w:ascii="Calibri" w:hAnsi="Calibri" w:cs="Calibri"/>
                <w:color w:val="000000"/>
                <w:szCs w:val="20"/>
                <w:lang w:val="nl-BE" w:eastAsia="nl-BE"/>
              </w:rPr>
            </w:pPr>
            <w:r w:rsidRPr="001E270A">
              <w:rPr>
                <w:rFonts w:ascii="Calibri" w:hAnsi="Calibri" w:cs="Calibri"/>
                <w:color w:val="000000"/>
                <w:szCs w:val="20"/>
                <w:lang w:val="nl-BE" w:eastAsia="nl-BE"/>
              </w:rPr>
              <w:t>Test Campaign Capacity Shortfall</w:t>
            </w:r>
          </w:p>
        </w:tc>
        <w:tc>
          <w:tcPr>
            <w:tcW w:w="936" w:type="pct"/>
            <w:tcBorders>
              <w:top w:val="nil"/>
              <w:left w:val="nil"/>
              <w:bottom w:val="single" w:sz="8" w:space="0" w:color="E6E6E6"/>
              <w:right w:val="single" w:sz="8" w:space="0" w:color="E6E6E6"/>
            </w:tcBorders>
            <w:vAlign w:val="center"/>
            <w:hideMark/>
          </w:tcPr>
          <w:p w14:paraId="791E3A6A" w14:textId="77777777" w:rsidR="0013391A" w:rsidRPr="001E270A" w:rsidRDefault="0013391A" w:rsidP="00713C24">
            <w:pPr>
              <w:spacing w:after="0"/>
              <w:jc w:val="center"/>
              <w:rPr>
                <w:rFonts w:ascii="Calibri" w:hAnsi="Calibri" w:cs="Calibri"/>
                <w:i/>
                <w:iCs/>
                <w:color w:val="000000"/>
                <w:szCs w:val="20"/>
                <w:lang w:val="nl-BE" w:eastAsia="nl-BE"/>
              </w:rPr>
            </w:pPr>
            <w:r w:rsidRPr="001E270A">
              <w:rPr>
                <w:rFonts w:ascii="Calibri" w:hAnsi="Calibri" w:cs="Calibri"/>
                <w:i/>
                <w:iCs/>
                <w:color w:val="000000"/>
                <w:szCs w:val="20"/>
                <w:lang w:val="nl-BE" w:eastAsia="nl-BE"/>
              </w:rPr>
              <w:t>3</w:t>
            </w:r>
          </w:p>
        </w:tc>
        <w:tc>
          <w:tcPr>
            <w:tcW w:w="953" w:type="pct"/>
            <w:tcBorders>
              <w:top w:val="nil"/>
              <w:left w:val="nil"/>
              <w:bottom w:val="single" w:sz="8" w:space="0" w:color="E6E6E6"/>
              <w:right w:val="single" w:sz="8" w:space="0" w:color="E6E6E6"/>
            </w:tcBorders>
            <w:vAlign w:val="center"/>
            <w:hideMark/>
          </w:tcPr>
          <w:p w14:paraId="17B3E6B4" w14:textId="77777777" w:rsidR="0013391A" w:rsidRPr="001E270A" w:rsidRDefault="0013391A" w:rsidP="00713C24">
            <w:pPr>
              <w:spacing w:after="0"/>
              <w:jc w:val="center"/>
              <w:rPr>
                <w:rFonts w:ascii="Calibri" w:hAnsi="Calibri" w:cs="Calibri"/>
                <w:i/>
                <w:iCs/>
                <w:color w:val="000000"/>
                <w:szCs w:val="20"/>
                <w:lang w:val="nl-BE" w:eastAsia="nl-BE"/>
              </w:rPr>
            </w:pPr>
            <w:r w:rsidRPr="001E270A">
              <w:rPr>
                <w:rFonts w:ascii="Calibri" w:hAnsi="Calibri" w:cs="Calibri"/>
                <w:i/>
                <w:iCs/>
                <w:color w:val="000000"/>
                <w:szCs w:val="20"/>
                <w:lang w:val="nl-BE" w:eastAsia="nl-BE"/>
              </w:rPr>
              <w:t>4</w:t>
            </w:r>
          </w:p>
        </w:tc>
      </w:tr>
      <w:tr w:rsidR="0013391A" w:rsidRPr="001E270A" w14:paraId="7C38118A" w14:textId="77777777" w:rsidTr="00713C24">
        <w:trPr>
          <w:trHeight w:val="20"/>
        </w:trPr>
        <w:tc>
          <w:tcPr>
            <w:tcW w:w="432" w:type="pct"/>
            <w:tcBorders>
              <w:top w:val="nil"/>
              <w:left w:val="single" w:sz="8" w:space="0" w:color="E6E6E6"/>
              <w:bottom w:val="single" w:sz="8" w:space="0" w:color="E6E6E6"/>
              <w:right w:val="single" w:sz="8" w:space="0" w:color="E6E6E6"/>
            </w:tcBorders>
            <w:shd w:val="clear" w:color="000000" w:fill="747474"/>
            <w:vAlign w:val="center"/>
            <w:hideMark/>
          </w:tcPr>
          <w:p w14:paraId="6224B437" w14:textId="17704AB6" w:rsidR="0013391A" w:rsidRPr="001E270A" w:rsidRDefault="0013391A" w:rsidP="00713C24">
            <w:pPr>
              <w:spacing w:after="0"/>
              <w:jc w:val="center"/>
              <w:rPr>
                <w:rFonts w:ascii="Calibri" w:hAnsi="Calibri" w:cs="Calibri"/>
                <w:b/>
                <w:bCs/>
                <w:color w:val="FFFFFF"/>
                <w:szCs w:val="20"/>
                <w:lang w:val="nl-BE" w:eastAsia="nl-BE"/>
              </w:rPr>
            </w:pPr>
            <w:r>
              <w:rPr>
                <w:rFonts w:ascii="Calibri" w:hAnsi="Calibri" w:cs="Calibri"/>
                <w:b/>
                <w:bCs/>
                <w:color w:val="FFFFFF"/>
                <w:szCs w:val="20"/>
                <w:lang w:val="nl-BE" w:eastAsia="nl-BE"/>
              </w:rPr>
              <w:t>B3</w:t>
            </w:r>
          </w:p>
        </w:tc>
        <w:tc>
          <w:tcPr>
            <w:tcW w:w="2679" w:type="pct"/>
            <w:tcBorders>
              <w:top w:val="nil"/>
              <w:left w:val="nil"/>
              <w:bottom w:val="single" w:sz="8" w:space="0" w:color="E6E6E6"/>
              <w:right w:val="nil"/>
            </w:tcBorders>
            <w:shd w:val="clear" w:color="000000" w:fill="D9D9D9"/>
            <w:vAlign w:val="center"/>
            <w:hideMark/>
          </w:tcPr>
          <w:p w14:paraId="35229D63" w14:textId="77777777" w:rsidR="0013391A" w:rsidRPr="001E270A" w:rsidRDefault="0013391A" w:rsidP="00713C24">
            <w:pPr>
              <w:spacing w:after="0"/>
              <w:jc w:val="left"/>
              <w:rPr>
                <w:rFonts w:ascii="Calibri" w:hAnsi="Calibri" w:cs="Calibri"/>
                <w:i/>
                <w:iCs/>
                <w:color w:val="000000"/>
                <w:szCs w:val="20"/>
                <w:lang w:val="en-US" w:eastAsia="nl-BE"/>
              </w:rPr>
            </w:pPr>
            <w:r w:rsidRPr="001E270A">
              <w:rPr>
                <w:rFonts w:ascii="Calibri" w:hAnsi="Calibri" w:cs="Calibri"/>
                <w:b/>
                <w:bCs/>
                <w:i/>
                <w:iCs/>
                <w:color w:val="000000"/>
                <w:szCs w:val="20"/>
                <w:lang w:val="en-US" w:eastAsia="nl-BE"/>
              </w:rPr>
              <w:t xml:space="preserve">Manufacturing &amp; Supply Chain Risks </w:t>
            </w:r>
            <w:r w:rsidRPr="001E270A">
              <w:rPr>
                <w:rFonts w:ascii="Calibri" w:hAnsi="Calibri" w:cs="Calibri"/>
                <w:i/>
                <w:iCs/>
                <w:color w:val="000000"/>
                <w:szCs w:val="20"/>
                <w:lang w:val="en-US" w:eastAsia="nl-BE"/>
              </w:rPr>
              <w:t>(4 Risks)</w:t>
            </w:r>
          </w:p>
        </w:tc>
        <w:tc>
          <w:tcPr>
            <w:tcW w:w="936" w:type="pct"/>
            <w:tcBorders>
              <w:top w:val="nil"/>
              <w:left w:val="nil"/>
              <w:bottom w:val="single" w:sz="8" w:space="0" w:color="E6E6E6"/>
              <w:right w:val="nil"/>
            </w:tcBorders>
            <w:shd w:val="clear" w:color="000000" w:fill="BCAA00"/>
            <w:vAlign w:val="center"/>
            <w:hideMark/>
          </w:tcPr>
          <w:p w14:paraId="0BFCBF07" w14:textId="77777777" w:rsidR="0013391A" w:rsidRPr="001E270A" w:rsidRDefault="0013391A" w:rsidP="00713C24">
            <w:pPr>
              <w:spacing w:after="0"/>
              <w:jc w:val="center"/>
              <w:rPr>
                <w:rFonts w:ascii="Calibri" w:hAnsi="Calibri" w:cs="Calibri"/>
                <w:b/>
                <w:bCs/>
                <w:color w:val="FFFFFF"/>
                <w:szCs w:val="20"/>
                <w:lang w:val="nl-BE" w:eastAsia="nl-BE"/>
              </w:rPr>
            </w:pPr>
            <w:r w:rsidRPr="001E270A">
              <w:rPr>
                <w:rFonts w:ascii="Calibri" w:hAnsi="Calibri" w:cs="Calibri"/>
                <w:b/>
                <w:bCs/>
                <w:color w:val="FFFFFF"/>
                <w:szCs w:val="20"/>
                <w:lang w:val="nl-BE" w:eastAsia="nl-BE"/>
              </w:rPr>
              <w:t xml:space="preserve">Likelihood </w:t>
            </w:r>
            <w:r w:rsidRPr="001E270A">
              <w:rPr>
                <w:rFonts w:ascii="Calibri" w:hAnsi="Calibri" w:cs="Calibri"/>
                <w:i/>
                <w:iCs/>
                <w:color w:val="FFFFFF"/>
                <w:szCs w:val="20"/>
                <w:lang w:val="nl-BE" w:eastAsia="nl-BE"/>
              </w:rPr>
              <w:t>(1-5)</w:t>
            </w:r>
          </w:p>
        </w:tc>
        <w:tc>
          <w:tcPr>
            <w:tcW w:w="953" w:type="pct"/>
            <w:tcBorders>
              <w:top w:val="nil"/>
              <w:left w:val="nil"/>
              <w:bottom w:val="single" w:sz="8" w:space="0" w:color="E6E6E6"/>
              <w:right w:val="nil"/>
            </w:tcBorders>
            <w:shd w:val="clear" w:color="000000" w:fill="BCAA00"/>
            <w:vAlign w:val="center"/>
            <w:hideMark/>
          </w:tcPr>
          <w:p w14:paraId="7A391DC5" w14:textId="77777777" w:rsidR="0013391A" w:rsidRPr="001E270A" w:rsidRDefault="0013391A" w:rsidP="00713C24">
            <w:pPr>
              <w:spacing w:after="0"/>
              <w:jc w:val="center"/>
              <w:rPr>
                <w:rFonts w:ascii="Calibri" w:hAnsi="Calibri" w:cs="Calibri"/>
                <w:b/>
                <w:bCs/>
                <w:color w:val="FFFFFF"/>
                <w:szCs w:val="20"/>
                <w:lang w:val="nl-BE" w:eastAsia="nl-BE"/>
              </w:rPr>
            </w:pPr>
            <w:r w:rsidRPr="001E270A">
              <w:rPr>
                <w:rFonts w:ascii="Calibri" w:hAnsi="Calibri" w:cs="Calibri"/>
                <w:b/>
                <w:bCs/>
                <w:color w:val="FFFFFF"/>
                <w:szCs w:val="20"/>
                <w:lang w:val="nl-BE" w:eastAsia="nl-BE"/>
              </w:rPr>
              <w:t xml:space="preserve">Severity </w:t>
            </w:r>
            <w:r w:rsidRPr="001E270A">
              <w:rPr>
                <w:rFonts w:ascii="Calibri" w:hAnsi="Calibri" w:cs="Calibri"/>
                <w:i/>
                <w:iCs/>
                <w:color w:val="FFFFFF"/>
                <w:szCs w:val="20"/>
                <w:lang w:val="nl-BE" w:eastAsia="nl-BE"/>
              </w:rPr>
              <w:t>(1-5)</w:t>
            </w:r>
          </w:p>
        </w:tc>
      </w:tr>
      <w:tr w:rsidR="0013391A" w:rsidRPr="001E270A" w14:paraId="11144934" w14:textId="77777777" w:rsidTr="00713C24">
        <w:trPr>
          <w:trHeight w:val="20"/>
        </w:trPr>
        <w:tc>
          <w:tcPr>
            <w:tcW w:w="432" w:type="pct"/>
            <w:tcBorders>
              <w:top w:val="nil"/>
              <w:left w:val="single" w:sz="8" w:space="0" w:color="E6E6E6"/>
              <w:bottom w:val="single" w:sz="8" w:space="0" w:color="E6E6E6"/>
              <w:right w:val="single" w:sz="8" w:space="0" w:color="E6E6E6"/>
            </w:tcBorders>
            <w:vAlign w:val="center"/>
            <w:hideMark/>
          </w:tcPr>
          <w:p w14:paraId="0E05C875" w14:textId="77777777" w:rsidR="0013391A" w:rsidRPr="001E270A" w:rsidRDefault="0013391A" w:rsidP="00713C24">
            <w:pPr>
              <w:spacing w:after="0"/>
              <w:jc w:val="left"/>
              <w:rPr>
                <w:rFonts w:ascii="Calibri" w:hAnsi="Calibri" w:cs="Calibri"/>
                <w:i/>
                <w:iCs/>
                <w:color w:val="000000"/>
                <w:szCs w:val="20"/>
                <w:lang w:val="nl-BE" w:eastAsia="nl-BE"/>
              </w:rPr>
            </w:pPr>
            <w:r w:rsidRPr="001E270A">
              <w:rPr>
                <w:rFonts w:ascii="Calibri" w:hAnsi="Calibri" w:cs="Calibri"/>
                <w:i/>
                <w:iCs/>
                <w:color w:val="000000"/>
                <w:szCs w:val="20"/>
                <w:lang w:val="nl-BE" w:eastAsia="nl-BE"/>
              </w:rPr>
              <w:t>R8</w:t>
            </w:r>
          </w:p>
        </w:tc>
        <w:tc>
          <w:tcPr>
            <w:tcW w:w="2679" w:type="pct"/>
            <w:tcBorders>
              <w:top w:val="nil"/>
              <w:left w:val="nil"/>
              <w:bottom w:val="single" w:sz="8" w:space="0" w:color="E6E6E6"/>
              <w:right w:val="single" w:sz="8" w:space="0" w:color="E6E6E6"/>
            </w:tcBorders>
            <w:vAlign w:val="center"/>
            <w:hideMark/>
          </w:tcPr>
          <w:p w14:paraId="0EE7E495" w14:textId="77777777" w:rsidR="0013391A" w:rsidRPr="001E270A" w:rsidRDefault="0013391A" w:rsidP="00713C24">
            <w:pPr>
              <w:spacing w:after="0"/>
              <w:jc w:val="left"/>
              <w:rPr>
                <w:rFonts w:ascii="Calibri" w:hAnsi="Calibri" w:cs="Calibri"/>
                <w:color w:val="000000"/>
                <w:szCs w:val="20"/>
                <w:lang w:val="nl-BE" w:eastAsia="nl-BE"/>
              </w:rPr>
            </w:pPr>
            <w:r w:rsidRPr="001E270A">
              <w:rPr>
                <w:rFonts w:ascii="Calibri" w:hAnsi="Calibri" w:cs="Calibri"/>
                <w:color w:val="000000"/>
                <w:szCs w:val="20"/>
                <w:lang w:val="nl-BE" w:eastAsia="nl-BE"/>
              </w:rPr>
              <w:t>Critical Supplier Disruption</w:t>
            </w:r>
          </w:p>
        </w:tc>
        <w:tc>
          <w:tcPr>
            <w:tcW w:w="936" w:type="pct"/>
            <w:tcBorders>
              <w:top w:val="nil"/>
              <w:left w:val="nil"/>
              <w:bottom w:val="single" w:sz="8" w:space="0" w:color="E6E6E6"/>
              <w:right w:val="single" w:sz="8" w:space="0" w:color="E6E6E6"/>
            </w:tcBorders>
            <w:vAlign w:val="center"/>
            <w:hideMark/>
          </w:tcPr>
          <w:p w14:paraId="7138E4D1" w14:textId="77777777" w:rsidR="0013391A" w:rsidRPr="001E270A" w:rsidRDefault="0013391A" w:rsidP="00713C24">
            <w:pPr>
              <w:spacing w:after="0"/>
              <w:jc w:val="center"/>
              <w:rPr>
                <w:rFonts w:ascii="Calibri" w:hAnsi="Calibri" w:cs="Calibri"/>
                <w:i/>
                <w:iCs/>
                <w:color w:val="000000"/>
                <w:szCs w:val="20"/>
                <w:lang w:val="nl-BE" w:eastAsia="nl-BE"/>
              </w:rPr>
            </w:pPr>
            <w:r w:rsidRPr="001E270A">
              <w:rPr>
                <w:rFonts w:ascii="Calibri" w:hAnsi="Calibri" w:cs="Calibri"/>
                <w:i/>
                <w:iCs/>
                <w:color w:val="000000"/>
                <w:szCs w:val="20"/>
                <w:lang w:val="nl-BE" w:eastAsia="nl-BE"/>
              </w:rPr>
              <w:t>4</w:t>
            </w:r>
          </w:p>
        </w:tc>
        <w:tc>
          <w:tcPr>
            <w:tcW w:w="953" w:type="pct"/>
            <w:tcBorders>
              <w:top w:val="nil"/>
              <w:left w:val="nil"/>
              <w:bottom w:val="single" w:sz="8" w:space="0" w:color="E6E6E6"/>
              <w:right w:val="single" w:sz="8" w:space="0" w:color="E6E6E6"/>
            </w:tcBorders>
            <w:vAlign w:val="center"/>
            <w:hideMark/>
          </w:tcPr>
          <w:p w14:paraId="2EAF2B13" w14:textId="77777777" w:rsidR="0013391A" w:rsidRPr="001E270A" w:rsidRDefault="0013391A" w:rsidP="00713C24">
            <w:pPr>
              <w:spacing w:after="0"/>
              <w:jc w:val="center"/>
              <w:rPr>
                <w:rFonts w:ascii="Calibri" w:hAnsi="Calibri" w:cs="Calibri"/>
                <w:i/>
                <w:iCs/>
                <w:color w:val="000000"/>
                <w:szCs w:val="20"/>
                <w:lang w:val="nl-BE" w:eastAsia="nl-BE"/>
              </w:rPr>
            </w:pPr>
            <w:r w:rsidRPr="001E270A">
              <w:rPr>
                <w:rFonts w:ascii="Calibri" w:hAnsi="Calibri" w:cs="Calibri"/>
                <w:i/>
                <w:iCs/>
                <w:color w:val="000000"/>
                <w:szCs w:val="20"/>
                <w:lang w:val="nl-BE" w:eastAsia="nl-BE"/>
              </w:rPr>
              <w:t>5</w:t>
            </w:r>
          </w:p>
        </w:tc>
      </w:tr>
      <w:tr w:rsidR="0013391A" w:rsidRPr="001E270A" w14:paraId="28CD5E92" w14:textId="77777777" w:rsidTr="00713C24">
        <w:trPr>
          <w:trHeight w:val="20"/>
        </w:trPr>
        <w:tc>
          <w:tcPr>
            <w:tcW w:w="432" w:type="pct"/>
            <w:tcBorders>
              <w:top w:val="nil"/>
              <w:left w:val="single" w:sz="8" w:space="0" w:color="E6E6E6"/>
              <w:bottom w:val="single" w:sz="8" w:space="0" w:color="E6E6E6"/>
              <w:right w:val="single" w:sz="8" w:space="0" w:color="E6E6E6"/>
            </w:tcBorders>
            <w:vAlign w:val="center"/>
            <w:hideMark/>
          </w:tcPr>
          <w:p w14:paraId="52490670" w14:textId="77777777" w:rsidR="0013391A" w:rsidRPr="001E270A" w:rsidRDefault="0013391A" w:rsidP="00713C24">
            <w:pPr>
              <w:spacing w:after="0"/>
              <w:jc w:val="left"/>
              <w:rPr>
                <w:rFonts w:ascii="Calibri" w:hAnsi="Calibri" w:cs="Calibri"/>
                <w:i/>
                <w:iCs/>
                <w:color w:val="000000"/>
                <w:szCs w:val="20"/>
                <w:lang w:val="nl-BE" w:eastAsia="nl-BE"/>
              </w:rPr>
            </w:pPr>
            <w:r w:rsidRPr="001E270A">
              <w:rPr>
                <w:rFonts w:ascii="Calibri" w:hAnsi="Calibri" w:cs="Calibri"/>
                <w:i/>
                <w:iCs/>
                <w:color w:val="000000"/>
                <w:szCs w:val="20"/>
                <w:lang w:val="nl-BE" w:eastAsia="nl-BE"/>
              </w:rPr>
              <w:t>R9</w:t>
            </w:r>
          </w:p>
        </w:tc>
        <w:tc>
          <w:tcPr>
            <w:tcW w:w="2679" w:type="pct"/>
            <w:tcBorders>
              <w:top w:val="nil"/>
              <w:left w:val="nil"/>
              <w:bottom w:val="single" w:sz="8" w:space="0" w:color="E6E6E6"/>
              <w:right w:val="single" w:sz="8" w:space="0" w:color="E6E6E6"/>
            </w:tcBorders>
            <w:vAlign w:val="center"/>
            <w:hideMark/>
          </w:tcPr>
          <w:p w14:paraId="5688D984" w14:textId="77777777" w:rsidR="0013391A" w:rsidRPr="001E270A" w:rsidRDefault="0013391A" w:rsidP="00713C24">
            <w:pPr>
              <w:spacing w:after="0"/>
              <w:jc w:val="left"/>
              <w:rPr>
                <w:rFonts w:ascii="Calibri" w:hAnsi="Calibri" w:cs="Calibri"/>
                <w:color w:val="000000"/>
                <w:szCs w:val="20"/>
                <w:lang w:val="nl-BE" w:eastAsia="nl-BE"/>
              </w:rPr>
            </w:pPr>
            <w:r w:rsidRPr="001E270A">
              <w:rPr>
                <w:rFonts w:ascii="Calibri" w:hAnsi="Calibri" w:cs="Calibri"/>
                <w:color w:val="000000"/>
                <w:szCs w:val="20"/>
                <w:lang w:val="nl-BE" w:eastAsia="nl-BE"/>
              </w:rPr>
              <w:t>Manufacturing Capacity Shortfall</w:t>
            </w:r>
          </w:p>
        </w:tc>
        <w:tc>
          <w:tcPr>
            <w:tcW w:w="936" w:type="pct"/>
            <w:tcBorders>
              <w:top w:val="nil"/>
              <w:left w:val="nil"/>
              <w:bottom w:val="single" w:sz="8" w:space="0" w:color="E6E6E6"/>
              <w:right w:val="single" w:sz="8" w:space="0" w:color="E6E6E6"/>
            </w:tcBorders>
            <w:vAlign w:val="center"/>
            <w:hideMark/>
          </w:tcPr>
          <w:p w14:paraId="5B0D8D32" w14:textId="77777777" w:rsidR="0013391A" w:rsidRPr="001E270A" w:rsidRDefault="0013391A" w:rsidP="00713C24">
            <w:pPr>
              <w:spacing w:after="0"/>
              <w:jc w:val="center"/>
              <w:rPr>
                <w:rFonts w:ascii="Calibri" w:hAnsi="Calibri" w:cs="Calibri"/>
                <w:i/>
                <w:iCs/>
                <w:color w:val="000000"/>
                <w:szCs w:val="20"/>
                <w:lang w:val="nl-BE" w:eastAsia="nl-BE"/>
              </w:rPr>
            </w:pPr>
            <w:r w:rsidRPr="001E270A">
              <w:rPr>
                <w:rFonts w:ascii="Calibri" w:hAnsi="Calibri" w:cs="Calibri"/>
                <w:i/>
                <w:iCs/>
                <w:color w:val="000000"/>
                <w:szCs w:val="20"/>
                <w:lang w:val="nl-BE" w:eastAsia="nl-BE"/>
              </w:rPr>
              <w:t>4</w:t>
            </w:r>
          </w:p>
        </w:tc>
        <w:tc>
          <w:tcPr>
            <w:tcW w:w="953" w:type="pct"/>
            <w:tcBorders>
              <w:top w:val="nil"/>
              <w:left w:val="nil"/>
              <w:bottom w:val="single" w:sz="8" w:space="0" w:color="E6E6E6"/>
              <w:right w:val="single" w:sz="8" w:space="0" w:color="E6E6E6"/>
            </w:tcBorders>
            <w:vAlign w:val="center"/>
            <w:hideMark/>
          </w:tcPr>
          <w:p w14:paraId="31EE94C0" w14:textId="77777777" w:rsidR="0013391A" w:rsidRPr="001E270A" w:rsidRDefault="0013391A" w:rsidP="00713C24">
            <w:pPr>
              <w:spacing w:after="0"/>
              <w:jc w:val="center"/>
              <w:rPr>
                <w:rFonts w:ascii="Calibri" w:hAnsi="Calibri" w:cs="Calibri"/>
                <w:i/>
                <w:iCs/>
                <w:color w:val="000000"/>
                <w:szCs w:val="20"/>
                <w:lang w:val="nl-BE" w:eastAsia="nl-BE"/>
              </w:rPr>
            </w:pPr>
            <w:r w:rsidRPr="001E270A">
              <w:rPr>
                <w:rFonts w:ascii="Calibri" w:hAnsi="Calibri" w:cs="Calibri"/>
                <w:i/>
                <w:iCs/>
                <w:color w:val="000000"/>
                <w:szCs w:val="20"/>
                <w:lang w:val="nl-BE" w:eastAsia="nl-BE"/>
              </w:rPr>
              <w:t>5</w:t>
            </w:r>
          </w:p>
        </w:tc>
      </w:tr>
      <w:tr w:rsidR="0013391A" w:rsidRPr="001E270A" w14:paraId="0D828912" w14:textId="77777777" w:rsidTr="00713C24">
        <w:trPr>
          <w:trHeight w:val="20"/>
        </w:trPr>
        <w:tc>
          <w:tcPr>
            <w:tcW w:w="432" w:type="pct"/>
            <w:tcBorders>
              <w:top w:val="nil"/>
              <w:left w:val="single" w:sz="8" w:space="0" w:color="E6E6E6"/>
              <w:bottom w:val="single" w:sz="8" w:space="0" w:color="E6E6E6"/>
              <w:right w:val="single" w:sz="8" w:space="0" w:color="E6E6E6"/>
            </w:tcBorders>
            <w:vAlign w:val="center"/>
            <w:hideMark/>
          </w:tcPr>
          <w:p w14:paraId="69B1D231" w14:textId="77777777" w:rsidR="0013391A" w:rsidRPr="001E270A" w:rsidRDefault="0013391A" w:rsidP="00713C24">
            <w:pPr>
              <w:spacing w:after="0"/>
              <w:jc w:val="left"/>
              <w:rPr>
                <w:rFonts w:ascii="Calibri" w:hAnsi="Calibri" w:cs="Calibri"/>
                <w:i/>
                <w:iCs/>
                <w:color w:val="000000"/>
                <w:szCs w:val="20"/>
                <w:lang w:val="nl-BE" w:eastAsia="nl-BE"/>
              </w:rPr>
            </w:pPr>
            <w:r w:rsidRPr="001E270A">
              <w:rPr>
                <w:rFonts w:ascii="Calibri" w:hAnsi="Calibri" w:cs="Calibri"/>
                <w:i/>
                <w:iCs/>
                <w:color w:val="000000"/>
                <w:szCs w:val="20"/>
                <w:lang w:val="nl-BE" w:eastAsia="nl-BE"/>
              </w:rPr>
              <w:t>R10</w:t>
            </w:r>
          </w:p>
        </w:tc>
        <w:tc>
          <w:tcPr>
            <w:tcW w:w="2679" w:type="pct"/>
            <w:tcBorders>
              <w:top w:val="nil"/>
              <w:left w:val="nil"/>
              <w:bottom w:val="single" w:sz="8" w:space="0" w:color="E6E6E6"/>
              <w:right w:val="single" w:sz="8" w:space="0" w:color="E6E6E6"/>
            </w:tcBorders>
            <w:vAlign w:val="center"/>
            <w:hideMark/>
          </w:tcPr>
          <w:p w14:paraId="65D982C2" w14:textId="77777777" w:rsidR="0013391A" w:rsidRPr="001E270A" w:rsidRDefault="0013391A" w:rsidP="00713C24">
            <w:pPr>
              <w:spacing w:after="0"/>
              <w:jc w:val="left"/>
              <w:rPr>
                <w:rFonts w:ascii="Calibri" w:hAnsi="Calibri" w:cs="Calibri"/>
                <w:color w:val="000000"/>
                <w:szCs w:val="20"/>
                <w:lang w:val="fr-BE" w:eastAsia="nl-BE"/>
              </w:rPr>
            </w:pPr>
            <w:r w:rsidRPr="001E270A">
              <w:rPr>
                <w:rFonts w:ascii="Calibri" w:hAnsi="Calibri" w:cs="Calibri"/>
                <w:color w:val="000000"/>
                <w:szCs w:val="20"/>
                <w:lang w:val="fr-BE" w:eastAsia="nl-BE"/>
              </w:rPr>
              <w:t>Non-EU Component Dependency Shock</w:t>
            </w:r>
          </w:p>
        </w:tc>
        <w:tc>
          <w:tcPr>
            <w:tcW w:w="936" w:type="pct"/>
            <w:tcBorders>
              <w:top w:val="nil"/>
              <w:left w:val="nil"/>
              <w:bottom w:val="single" w:sz="8" w:space="0" w:color="E6E6E6"/>
              <w:right w:val="single" w:sz="8" w:space="0" w:color="E6E6E6"/>
            </w:tcBorders>
            <w:vAlign w:val="center"/>
            <w:hideMark/>
          </w:tcPr>
          <w:p w14:paraId="647A27F6" w14:textId="77777777" w:rsidR="0013391A" w:rsidRPr="001E270A" w:rsidRDefault="0013391A" w:rsidP="00713C24">
            <w:pPr>
              <w:spacing w:after="0"/>
              <w:jc w:val="center"/>
              <w:rPr>
                <w:rFonts w:ascii="Calibri" w:hAnsi="Calibri" w:cs="Calibri"/>
                <w:i/>
                <w:iCs/>
                <w:color w:val="000000"/>
                <w:szCs w:val="20"/>
                <w:lang w:val="nl-BE" w:eastAsia="nl-BE"/>
              </w:rPr>
            </w:pPr>
            <w:r w:rsidRPr="001E270A">
              <w:rPr>
                <w:rFonts w:ascii="Calibri" w:hAnsi="Calibri" w:cs="Calibri"/>
                <w:i/>
                <w:iCs/>
                <w:color w:val="000000"/>
                <w:szCs w:val="20"/>
                <w:lang w:val="nl-BE" w:eastAsia="nl-BE"/>
              </w:rPr>
              <w:t>5</w:t>
            </w:r>
          </w:p>
        </w:tc>
        <w:tc>
          <w:tcPr>
            <w:tcW w:w="953" w:type="pct"/>
            <w:tcBorders>
              <w:top w:val="nil"/>
              <w:left w:val="nil"/>
              <w:bottom w:val="single" w:sz="8" w:space="0" w:color="E6E6E6"/>
              <w:right w:val="single" w:sz="8" w:space="0" w:color="E6E6E6"/>
            </w:tcBorders>
            <w:vAlign w:val="center"/>
            <w:hideMark/>
          </w:tcPr>
          <w:p w14:paraId="3D5C0041" w14:textId="77777777" w:rsidR="0013391A" w:rsidRPr="001E270A" w:rsidRDefault="0013391A" w:rsidP="00713C24">
            <w:pPr>
              <w:spacing w:after="0"/>
              <w:jc w:val="center"/>
              <w:rPr>
                <w:rFonts w:ascii="Calibri" w:hAnsi="Calibri" w:cs="Calibri"/>
                <w:i/>
                <w:iCs/>
                <w:color w:val="000000"/>
                <w:szCs w:val="20"/>
                <w:lang w:val="nl-BE" w:eastAsia="nl-BE"/>
              </w:rPr>
            </w:pPr>
            <w:r w:rsidRPr="001E270A">
              <w:rPr>
                <w:rFonts w:ascii="Calibri" w:hAnsi="Calibri" w:cs="Calibri"/>
                <w:i/>
                <w:iCs/>
                <w:color w:val="000000"/>
                <w:szCs w:val="20"/>
                <w:lang w:val="nl-BE" w:eastAsia="nl-BE"/>
              </w:rPr>
              <w:t>4</w:t>
            </w:r>
          </w:p>
        </w:tc>
      </w:tr>
      <w:tr w:rsidR="0013391A" w:rsidRPr="001E270A" w14:paraId="5EA12D6F" w14:textId="77777777" w:rsidTr="00713C24">
        <w:trPr>
          <w:trHeight w:val="20"/>
        </w:trPr>
        <w:tc>
          <w:tcPr>
            <w:tcW w:w="432" w:type="pct"/>
            <w:tcBorders>
              <w:top w:val="nil"/>
              <w:left w:val="single" w:sz="8" w:space="0" w:color="E6E6E6"/>
              <w:bottom w:val="single" w:sz="8" w:space="0" w:color="E6E6E6"/>
              <w:right w:val="single" w:sz="8" w:space="0" w:color="E6E6E6"/>
            </w:tcBorders>
            <w:vAlign w:val="center"/>
            <w:hideMark/>
          </w:tcPr>
          <w:p w14:paraId="63D127A4" w14:textId="77777777" w:rsidR="0013391A" w:rsidRPr="001E270A" w:rsidRDefault="0013391A" w:rsidP="00713C24">
            <w:pPr>
              <w:spacing w:after="0"/>
              <w:jc w:val="left"/>
              <w:rPr>
                <w:rFonts w:ascii="Calibri" w:hAnsi="Calibri" w:cs="Calibri"/>
                <w:i/>
                <w:iCs/>
                <w:color w:val="000000"/>
                <w:szCs w:val="20"/>
                <w:lang w:val="nl-BE" w:eastAsia="nl-BE"/>
              </w:rPr>
            </w:pPr>
            <w:r w:rsidRPr="001E270A">
              <w:rPr>
                <w:rFonts w:ascii="Calibri" w:hAnsi="Calibri" w:cs="Calibri"/>
                <w:i/>
                <w:iCs/>
                <w:color w:val="000000"/>
                <w:szCs w:val="20"/>
                <w:lang w:val="nl-BE" w:eastAsia="nl-BE"/>
              </w:rPr>
              <w:t>R11</w:t>
            </w:r>
          </w:p>
        </w:tc>
        <w:tc>
          <w:tcPr>
            <w:tcW w:w="2679" w:type="pct"/>
            <w:tcBorders>
              <w:top w:val="nil"/>
              <w:left w:val="nil"/>
              <w:bottom w:val="single" w:sz="8" w:space="0" w:color="E6E6E6"/>
              <w:right w:val="single" w:sz="8" w:space="0" w:color="E6E6E6"/>
            </w:tcBorders>
            <w:vAlign w:val="center"/>
            <w:hideMark/>
          </w:tcPr>
          <w:p w14:paraId="69EAAFF1" w14:textId="77777777" w:rsidR="0013391A" w:rsidRPr="001E270A" w:rsidRDefault="0013391A" w:rsidP="00713C24">
            <w:pPr>
              <w:spacing w:after="0"/>
              <w:jc w:val="left"/>
              <w:rPr>
                <w:rFonts w:ascii="Calibri" w:hAnsi="Calibri" w:cs="Calibri"/>
                <w:color w:val="000000"/>
                <w:szCs w:val="20"/>
                <w:lang w:val="nl-BE" w:eastAsia="nl-BE"/>
              </w:rPr>
            </w:pPr>
            <w:r w:rsidRPr="001E270A">
              <w:rPr>
                <w:rFonts w:ascii="Calibri" w:hAnsi="Calibri" w:cs="Calibri"/>
                <w:color w:val="000000"/>
                <w:szCs w:val="20"/>
                <w:lang w:val="nl-BE" w:eastAsia="nl-BE"/>
              </w:rPr>
              <w:t>Industrial Scale-Up Failure</w:t>
            </w:r>
          </w:p>
        </w:tc>
        <w:tc>
          <w:tcPr>
            <w:tcW w:w="936" w:type="pct"/>
            <w:tcBorders>
              <w:top w:val="nil"/>
              <w:left w:val="nil"/>
              <w:bottom w:val="single" w:sz="8" w:space="0" w:color="E6E6E6"/>
              <w:right w:val="single" w:sz="8" w:space="0" w:color="E6E6E6"/>
            </w:tcBorders>
            <w:vAlign w:val="center"/>
            <w:hideMark/>
          </w:tcPr>
          <w:p w14:paraId="6B6CA9EF" w14:textId="77777777" w:rsidR="0013391A" w:rsidRPr="001E270A" w:rsidRDefault="0013391A" w:rsidP="00713C24">
            <w:pPr>
              <w:spacing w:after="0"/>
              <w:jc w:val="center"/>
              <w:rPr>
                <w:rFonts w:ascii="Calibri" w:hAnsi="Calibri" w:cs="Calibri"/>
                <w:i/>
                <w:iCs/>
                <w:color w:val="000000"/>
                <w:szCs w:val="20"/>
                <w:lang w:val="nl-BE" w:eastAsia="nl-BE"/>
              </w:rPr>
            </w:pPr>
            <w:r w:rsidRPr="001E270A">
              <w:rPr>
                <w:rFonts w:ascii="Calibri" w:hAnsi="Calibri" w:cs="Calibri"/>
                <w:i/>
                <w:iCs/>
                <w:color w:val="000000"/>
                <w:szCs w:val="20"/>
                <w:lang w:val="nl-BE" w:eastAsia="nl-BE"/>
              </w:rPr>
              <w:t>5</w:t>
            </w:r>
          </w:p>
        </w:tc>
        <w:tc>
          <w:tcPr>
            <w:tcW w:w="953" w:type="pct"/>
            <w:tcBorders>
              <w:top w:val="nil"/>
              <w:left w:val="nil"/>
              <w:bottom w:val="single" w:sz="8" w:space="0" w:color="E6E6E6"/>
              <w:right w:val="single" w:sz="8" w:space="0" w:color="E6E6E6"/>
            </w:tcBorders>
            <w:vAlign w:val="center"/>
            <w:hideMark/>
          </w:tcPr>
          <w:p w14:paraId="42C0198E" w14:textId="77777777" w:rsidR="0013391A" w:rsidRPr="001E270A" w:rsidRDefault="0013391A" w:rsidP="00713C24">
            <w:pPr>
              <w:spacing w:after="0"/>
              <w:jc w:val="center"/>
              <w:rPr>
                <w:rFonts w:ascii="Calibri" w:hAnsi="Calibri" w:cs="Calibri"/>
                <w:i/>
                <w:iCs/>
                <w:color w:val="000000"/>
                <w:szCs w:val="20"/>
                <w:lang w:val="nl-BE" w:eastAsia="nl-BE"/>
              </w:rPr>
            </w:pPr>
            <w:r w:rsidRPr="001E270A">
              <w:rPr>
                <w:rFonts w:ascii="Calibri" w:hAnsi="Calibri" w:cs="Calibri"/>
                <w:i/>
                <w:iCs/>
                <w:color w:val="000000"/>
                <w:szCs w:val="20"/>
                <w:lang w:val="nl-BE" w:eastAsia="nl-BE"/>
              </w:rPr>
              <w:t>3</w:t>
            </w:r>
          </w:p>
        </w:tc>
      </w:tr>
      <w:tr w:rsidR="0013391A" w:rsidRPr="001E270A" w14:paraId="17BA0725" w14:textId="77777777" w:rsidTr="00713C24">
        <w:trPr>
          <w:trHeight w:val="20"/>
        </w:trPr>
        <w:tc>
          <w:tcPr>
            <w:tcW w:w="432" w:type="pct"/>
            <w:tcBorders>
              <w:top w:val="nil"/>
              <w:left w:val="single" w:sz="8" w:space="0" w:color="E6E6E6"/>
              <w:bottom w:val="single" w:sz="8" w:space="0" w:color="E6E6E6"/>
              <w:right w:val="single" w:sz="8" w:space="0" w:color="E6E6E6"/>
            </w:tcBorders>
            <w:shd w:val="clear" w:color="000000" w:fill="782170"/>
            <w:vAlign w:val="center"/>
            <w:hideMark/>
          </w:tcPr>
          <w:p w14:paraId="6858D4C9" w14:textId="49EED958" w:rsidR="0013391A" w:rsidRPr="001E270A" w:rsidRDefault="0013391A" w:rsidP="00713C24">
            <w:pPr>
              <w:spacing w:after="0"/>
              <w:jc w:val="center"/>
              <w:rPr>
                <w:rFonts w:ascii="Calibri" w:hAnsi="Calibri" w:cs="Calibri"/>
                <w:b/>
                <w:bCs/>
                <w:color w:val="FFFFFF"/>
                <w:szCs w:val="20"/>
                <w:lang w:val="nl-BE" w:eastAsia="nl-BE"/>
              </w:rPr>
            </w:pPr>
            <w:r>
              <w:rPr>
                <w:rFonts w:ascii="Calibri" w:hAnsi="Calibri" w:cs="Calibri"/>
                <w:b/>
                <w:bCs/>
                <w:color w:val="FFFFFF"/>
                <w:szCs w:val="20"/>
                <w:lang w:val="nl-BE" w:eastAsia="nl-BE"/>
              </w:rPr>
              <w:t>B4</w:t>
            </w:r>
          </w:p>
        </w:tc>
        <w:tc>
          <w:tcPr>
            <w:tcW w:w="2679" w:type="pct"/>
            <w:tcBorders>
              <w:top w:val="nil"/>
              <w:left w:val="nil"/>
              <w:bottom w:val="single" w:sz="8" w:space="0" w:color="E6E6E6"/>
              <w:right w:val="nil"/>
            </w:tcBorders>
            <w:shd w:val="clear" w:color="000000" w:fill="F2CEEF"/>
            <w:vAlign w:val="center"/>
            <w:hideMark/>
          </w:tcPr>
          <w:p w14:paraId="32E81E94" w14:textId="77777777" w:rsidR="0013391A" w:rsidRPr="001E270A" w:rsidRDefault="0013391A" w:rsidP="00713C24">
            <w:pPr>
              <w:spacing w:after="0"/>
              <w:jc w:val="left"/>
              <w:rPr>
                <w:rFonts w:ascii="Calibri" w:hAnsi="Calibri" w:cs="Calibri"/>
                <w:i/>
                <w:iCs/>
                <w:color w:val="000000"/>
                <w:szCs w:val="20"/>
                <w:lang w:val="nl-BE" w:eastAsia="nl-BE"/>
              </w:rPr>
            </w:pPr>
            <w:r w:rsidRPr="001E270A">
              <w:rPr>
                <w:rFonts w:ascii="Calibri" w:hAnsi="Calibri" w:cs="Calibri"/>
                <w:b/>
                <w:bCs/>
                <w:i/>
                <w:iCs/>
                <w:color w:val="000000"/>
                <w:szCs w:val="20"/>
                <w:lang w:val="nl-BE" w:eastAsia="nl-BE"/>
              </w:rPr>
              <w:t xml:space="preserve">Transportation &amp; Logistics Risks </w:t>
            </w:r>
            <w:r w:rsidRPr="001E270A">
              <w:rPr>
                <w:rFonts w:ascii="Calibri" w:hAnsi="Calibri" w:cs="Calibri"/>
                <w:i/>
                <w:iCs/>
                <w:color w:val="000000"/>
                <w:szCs w:val="20"/>
                <w:lang w:val="nl-BE" w:eastAsia="nl-BE"/>
              </w:rPr>
              <w:t>(3 Risks)</w:t>
            </w:r>
          </w:p>
        </w:tc>
        <w:tc>
          <w:tcPr>
            <w:tcW w:w="936" w:type="pct"/>
            <w:tcBorders>
              <w:top w:val="nil"/>
              <w:left w:val="nil"/>
              <w:bottom w:val="single" w:sz="8" w:space="0" w:color="E6E6E6"/>
              <w:right w:val="nil"/>
            </w:tcBorders>
            <w:shd w:val="clear" w:color="000000" w:fill="BCAA00"/>
            <w:vAlign w:val="center"/>
            <w:hideMark/>
          </w:tcPr>
          <w:p w14:paraId="0DE9DB67" w14:textId="77777777" w:rsidR="0013391A" w:rsidRPr="001E270A" w:rsidRDefault="0013391A" w:rsidP="00713C24">
            <w:pPr>
              <w:spacing w:after="0"/>
              <w:jc w:val="center"/>
              <w:rPr>
                <w:rFonts w:ascii="Calibri" w:hAnsi="Calibri" w:cs="Calibri"/>
                <w:b/>
                <w:bCs/>
                <w:color w:val="FFFFFF"/>
                <w:szCs w:val="20"/>
                <w:lang w:val="nl-BE" w:eastAsia="nl-BE"/>
              </w:rPr>
            </w:pPr>
            <w:r w:rsidRPr="001E270A">
              <w:rPr>
                <w:rFonts w:ascii="Calibri" w:hAnsi="Calibri" w:cs="Calibri"/>
                <w:b/>
                <w:bCs/>
                <w:color w:val="FFFFFF"/>
                <w:szCs w:val="20"/>
                <w:lang w:val="nl-BE" w:eastAsia="nl-BE"/>
              </w:rPr>
              <w:t xml:space="preserve">Likelihood </w:t>
            </w:r>
            <w:r w:rsidRPr="001E270A">
              <w:rPr>
                <w:rFonts w:ascii="Calibri" w:hAnsi="Calibri" w:cs="Calibri"/>
                <w:i/>
                <w:iCs/>
                <w:color w:val="FFFFFF"/>
                <w:szCs w:val="20"/>
                <w:lang w:val="nl-BE" w:eastAsia="nl-BE"/>
              </w:rPr>
              <w:t>(1-5)</w:t>
            </w:r>
          </w:p>
        </w:tc>
        <w:tc>
          <w:tcPr>
            <w:tcW w:w="953" w:type="pct"/>
            <w:tcBorders>
              <w:top w:val="nil"/>
              <w:left w:val="nil"/>
              <w:bottom w:val="single" w:sz="8" w:space="0" w:color="E6E6E6"/>
              <w:right w:val="nil"/>
            </w:tcBorders>
            <w:shd w:val="clear" w:color="000000" w:fill="BCAA00"/>
            <w:vAlign w:val="center"/>
            <w:hideMark/>
          </w:tcPr>
          <w:p w14:paraId="5F92A468" w14:textId="77777777" w:rsidR="0013391A" w:rsidRPr="001E270A" w:rsidRDefault="0013391A" w:rsidP="00713C24">
            <w:pPr>
              <w:spacing w:after="0"/>
              <w:jc w:val="center"/>
              <w:rPr>
                <w:rFonts w:ascii="Calibri" w:hAnsi="Calibri" w:cs="Calibri"/>
                <w:b/>
                <w:bCs/>
                <w:color w:val="FFFFFF"/>
                <w:szCs w:val="20"/>
                <w:lang w:val="nl-BE" w:eastAsia="nl-BE"/>
              </w:rPr>
            </w:pPr>
            <w:r w:rsidRPr="001E270A">
              <w:rPr>
                <w:rFonts w:ascii="Calibri" w:hAnsi="Calibri" w:cs="Calibri"/>
                <w:b/>
                <w:bCs/>
                <w:color w:val="FFFFFF"/>
                <w:szCs w:val="20"/>
                <w:lang w:val="nl-BE" w:eastAsia="nl-BE"/>
              </w:rPr>
              <w:t xml:space="preserve">Severity </w:t>
            </w:r>
            <w:r w:rsidRPr="001E270A">
              <w:rPr>
                <w:rFonts w:ascii="Calibri" w:hAnsi="Calibri" w:cs="Calibri"/>
                <w:i/>
                <w:iCs/>
                <w:color w:val="FFFFFF"/>
                <w:szCs w:val="20"/>
                <w:lang w:val="nl-BE" w:eastAsia="nl-BE"/>
              </w:rPr>
              <w:t>(1-5)</w:t>
            </w:r>
          </w:p>
        </w:tc>
      </w:tr>
      <w:tr w:rsidR="0013391A" w:rsidRPr="001E270A" w14:paraId="0F125BCF" w14:textId="77777777" w:rsidTr="00713C24">
        <w:trPr>
          <w:trHeight w:val="20"/>
        </w:trPr>
        <w:tc>
          <w:tcPr>
            <w:tcW w:w="432" w:type="pct"/>
            <w:tcBorders>
              <w:top w:val="nil"/>
              <w:left w:val="single" w:sz="8" w:space="0" w:color="E6E6E6"/>
              <w:bottom w:val="single" w:sz="8" w:space="0" w:color="E6E6E6"/>
              <w:right w:val="single" w:sz="8" w:space="0" w:color="E6E6E6"/>
            </w:tcBorders>
            <w:vAlign w:val="center"/>
            <w:hideMark/>
          </w:tcPr>
          <w:p w14:paraId="56B0D65B" w14:textId="77777777" w:rsidR="0013391A" w:rsidRPr="001E270A" w:rsidRDefault="0013391A" w:rsidP="00713C24">
            <w:pPr>
              <w:spacing w:after="0"/>
              <w:jc w:val="left"/>
              <w:rPr>
                <w:rFonts w:ascii="Calibri" w:hAnsi="Calibri" w:cs="Calibri"/>
                <w:i/>
                <w:iCs/>
                <w:color w:val="000000"/>
                <w:szCs w:val="20"/>
                <w:lang w:val="nl-BE" w:eastAsia="nl-BE"/>
              </w:rPr>
            </w:pPr>
            <w:r w:rsidRPr="001E270A">
              <w:rPr>
                <w:rFonts w:ascii="Calibri" w:hAnsi="Calibri" w:cs="Calibri"/>
                <w:i/>
                <w:iCs/>
                <w:color w:val="000000"/>
                <w:szCs w:val="20"/>
                <w:lang w:val="nl-BE" w:eastAsia="nl-BE"/>
              </w:rPr>
              <w:t>R12</w:t>
            </w:r>
          </w:p>
        </w:tc>
        <w:tc>
          <w:tcPr>
            <w:tcW w:w="2679" w:type="pct"/>
            <w:tcBorders>
              <w:top w:val="nil"/>
              <w:left w:val="nil"/>
              <w:bottom w:val="single" w:sz="8" w:space="0" w:color="E6E6E6"/>
              <w:right w:val="single" w:sz="8" w:space="0" w:color="E6E6E6"/>
            </w:tcBorders>
            <w:vAlign w:val="center"/>
            <w:hideMark/>
          </w:tcPr>
          <w:p w14:paraId="591C3893" w14:textId="77777777" w:rsidR="0013391A" w:rsidRPr="001E270A" w:rsidRDefault="0013391A" w:rsidP="00713C24">
            <w:pPr>
              <w:spacing w:after="0"/>
              <w:jc w:val="left"/>
              <w:rPr>
                <w:rFonts w:ascii="Calibri" w:hAnsi="Calibri" w:cs="Calibri"/>
                <w:color w:val="000000"/>
                <w:szCs w:val="20"/>
                <w:lang w:val="nl-BE" w:eastAsia="nl-BE"/>
              </w:rPr>
            </w:pPr>
            <w:r w:rsidRPr="001E270A">
              <w:rPr>
                <w:rFonts w:ascii="Calibri" w:hAnsi="Calibri" w:cs="Calibri"/>
                <w:color w:val="000000"/>
                <w:szCs w:val="20"/>
                <w:lang w:val="nl-BE" w:eastAsia="nl-BE"/>
              </w:rPr>
              <w:t>Strategic Maritime Logistics Disruption</w:t>
            </w:r>
          </w:p>
        </w:tc>
        <w:tc>
          <w:tcPr>
            <w:tcW w:w="936" w:type="pct"/>
            <w:tcBorders>
              <w:top w:val="nil"/>
              <w:left w:val="nil"/>
              <w:bottom w:val="single" w:sz="8" w:space="0" w:color="E6E6E6"/>
              <w:right w:val="single" w:sz="8" w:space="0" w:color="E6E6E6"/>
            </w:tcBorders>
            <w:vAlign w:val="center"/>
            <w:hideMark/>
          </w:tcPr>
          <w:p w14:paraId="2AB33F3D" w14:textId="77777777" w:rsidR="0013391A" w:rsidRPr="001E270A" w:rsidRDefault="0013391A" w:rsidP="00713C24">
            <w:pPr>
              <w:spacing w:after="0"/>
              <w:jc w:val="center"/>
              <w:rPr>
                <w:rFonts w:ascii="Calibri" w:hAnsi="Calibri" w:cs="Calibri"/>
                <w:i/>
                <w:iCs/>
                <w:color w:val="000000"/>
                <w:szCs w:val="20"/>
                <w:lang w:val="nl-BE" w:eastAsia="nl-BE"/>
              </w:rPr>
            </w:pPr>
            <w:r w:rsidRPr="001E270A">
              <w:rPr>
                <w:rFonts w:ascii="Calibri" w:hAnsi="Calibri" w:cs="Calibri"/>
                <w:i/>
                <w:iCs/>
                <w:color w:val="000000"/>
                <w:szCs w:val="20"/>
                <w:lang w:val="nl-BE" w:eastAsia="nl-BE"/>
              </w:rPr>
              <w:t>4</w:t>
            </w:r>
          </w:p>
        </w:tc>
        <w:tc>
          <w:tcPr>
            <w:tcW w:w="953" w:type="pct"/>
            <w:tcBorders>
              <w:top w:val="nil"/>
              <w:left w:val="nil"/>
              <w:bottom w:val="single" w:sz="8" w:space="0" w:color="E6E6E6"/>
              <w:right w:val="single" w:sz="8" w:space="0" w:color="E6E6E6"/>
            </w:tcBorders>
            <w:vAlign w:val="center"/>
            <w:hideMark/>
          </w:tcPr>
          <w:p w14:paraId="398DC6DA" w14:textId="77777777" w:rsidR="0013391A" w:rsidRPr="001E270A" w:rsidRDefault="0013391A" w:rsidP="00713C24">
            <w:pPr>
              <w:spacing w:after="0"/>
              <w:jc w:val="center"/>
              <w:rPr>
                <w:rFonts w:ascii="Calibri" w:hAnsi="Calibri" w:cs="Calibri"/>
                <w:i/>
                <w:iCs/>
                <w:color w:val="000000"/>
                <w:szCs w:val="20"/>
                <w:lang w:val="nl-BE" w:eastAsia="nl-BE"/>
              </w:rPr>
            </w:pPr>
            <w:r w:rsidRPr="001E270A">
              <w:rPr>
                <w:rFonts w:ascii="Calibri" w:hAnsi="Calibri" w:cs="Calibri"/>
                <w:i/>
                <w:iCs/>
                <w:color w:val="000000"/>
                <w:szCs w:val="20"/>
                <w:lang w:val="nl-BE" w:eastAsia="nl-BE"/>
              </w:rPr>
              <w:t>3</w:t>
            </w:r>
          </w:p>
        </w:tc>
      </w:tr>
      <w:tr w:rsidR="0013391A" w:rsidRPr="001E270A" w14:paraId="2B340B57" w14:textId="77777777" w:rsidTr="00713C24">
        <w:trPr>
          <w:trHeight w:val="20"/>
        </w:trPr>
        <w:tc>
          <w:tcPr>
            <w:tcW w:w="432" w:type="pct"/>
            <w:tcBorders>
              <w:top w:val="nil"/>
              <w:left w:val="single" w:sz="8" w:space="0" w:color="E6E6E6"/>
              <w:bottom w:val="single" w:sz="8" w:space="0" w:color="E6E6E6"/>
              <w:right w:val="single" w:sz="8" w:space="0" w:color="E6E6E6"/>
            </w:tcBorders>
            <w:vAlign w:val="center"/>
            <w:hideMark/>
          </w:tcPr>
          <w:p w14:paraId="4E58DA08" w14:textId="77777777" w:rsidR="0013391A" w:rsidRPr="001E270A" w:rsidRDefault="0013391A" w:rsidP="00713C24">
            <w:pPr>
              <w:spacing w:after="0"/>
              <w:jc w:val="left"/>
              <w:rPr>
                <w:rFonts w:ascii="Calibri" w:hAnsi="Calibri" w:cs="Calibri"/>
                <w:i/>
                <w:iCs/>
                <w:color w:val="000000"/>
                <w:szCs w:val="20"/>
                <w:lang w:val="nl-BE" w:eastAsia="nl-BE"/>
              </w:rPr>
            </w:pPr>
            <w:r w:rsidRPr="001E270A">
              <w:rPr>
                <w:rFonts w:ascii="Calibri" w:hAnsi="Calibri" w:cs="Calibri"/>
                <w:i/>
                <w:iCs/>
                <w:color w:val="000000"/>
                <w:szCs w:val="20"/>
                <w:lang w:val="nl-BE" w:eastAsia="nl-BE"/>
              </w:rPr>
              <w:t>R13</w:t>
            </w:r>
          </w:p>
        </w:tc>
        <w:tc>
          <w:tcPr>
            <w:tcW w:w="2679" w:type="pct"/>
            <w:tcBorders>
              <w:top w:val="nil"/>
              <w:left w:val="nil"/>
              <w:bottom w:val="single" w:sz="8" w:space="0" w:color="E6E6E6"/>
              <w:right w:val="single" w:sz="8" w:space="0" w:color="E6E6E6"/>
            </w:tcBorders>
            <w:vAlign w:val="center"/>
            <w:hideMark/>
          </w:tcPr>
          <w:p w14:paraId="41B149D6" w14:textId="77777777" w:rsidR="0013391A" w:rsidRPr="001E270A" w:rsidRDefault="0013391A" w:rsidP="00713C24">
            <w:pPr>
              <w:spacing w:after="0"/>
              <w:jc w:val="left"/>
              <w:rPr>
                <w:rFonts w:ascii="Calibri" w:hAnsi="Calibri" w:cs="Calibri"/>
                <w:color w:val="000000"/>
                <w:szCs w:val="20"/>
                <w:lang w:val="nl-BE" w:eastAsia="nl-BE"/>
              </w:rPr>
            </w:pPr>
            <w:r w:rsidRPr="001E270A">
              <w:rPr>
                <w:rFonts w:ascii="Calibri" w:hAnsi="Calibri" w:cs="Calibri"/>
                <w:color w:val="000000"/>
                <w:szCs w:val="20"/>
                <w:lang w:val="nl-BE" w:eastAsia="nl-BE"/>
              </w:rPr>
              <w:t>Port Infrastructure Failure</w:t>
            </w:r>
          </w:p>
        </w:tc>
        <w:tc>
          <w:tcPr>
            <w:tcW w:w="936" w:type="pct"/>
            <w:tcBorders>
              <w:top w:val="nil"/>
              <w:left w:val="nil"/>
              <w:bottom w:val="single" w:sz="8" w:space="0" w:color="E6E6E6"/>
              <w:right w:val="single" w:sz="8" w:space="0" w:color="E6E6E6"/>
            </w:tcBorders>
            <w:vAlign w:val="center"/>
            <w:hideMark/>
          </w:tcPr>
          <w:p w14:paraId="496A63EB" w14:textId="77777777" w:rsidR="0013391A" w:rsidRPr="001E270A" w:rsidRDefault="0013391A" w:rsidP="00713C24">
            <w:pPr>
              <w:spacing w:after="0"/>
              <w:jc w:val="center"/>
              <w:rPr>
                <w:rFonts w:ascii="Calibri" w:hAnsi="Calibri" w:cs="Calibri"/>
                <w:i/>
                <w:iCs/>
                <w:color w:val="000000"/>
                <w:szCs w:val="20"/>
                <w:lang w:val="nl-BE" w:eastAsia="nl-BE"/>
              </w:rPr>
            </w:pPr>
            <w:r w:rsidRPr="001E270A">
              <w:rPr>
                <w:rFonts w:ascii="Calibri" w:hAnsi="Calibri" w:cs="Calibri"/>
                <w:i/>
                <w:iCs/>
                <w:color w:val="000000"/>
                <w:szCs w:val="20"/>
                <w:lang w:val="nl-BE" w:eastAsia="nl-BE"/>
              </w:rPr>
              <w:t>3</w:t>
            </w:r>
          </w:p>
        </w:tc>
        <w:tc>
          <w:tcPr>
            <w:tcW w:w="953" w:type="pct"/>
            <w:tcBorders>
              <w:top w:val="nil"/>
              <w:left w:val="nil"/>
              <w:bottom w:val="single" w:sz="8" w:space="0" w:color="E6E6E6"/>
              <w:right w:val="single" w:sz="8" w:space="0" w:color="E6E6E6"/>
            </w:tcBorders>
            <w:vAlign w:val="center"/>
            <w:hideMark/>
          </w:tcPr>
          <w:p w14:paraId="11880BA9" w14:textId="77777777" w:rsidR="0013391A" w:rsidRPr="001E270A" w:rsidRDefault="0013391A" w:rsidP="00713C24">
            <w:pPr>
              <w:spacing w:after="0"/>
              <w:jc w:val="center"/>
              <w:rPr>
                <w:rFonts w:ascii="Calibri" w:hAnsi="Calibri" w:cs="Calibri"/>
                <w:i/>
                <w:iCs/>
                <w:color w:val="000000"/>
                <w:szCs w:val="20"/>
                <w:lang w:val="nl-BE" w:eastAsia="nl-BE"/>
              </w:rPr>
            </w:pPr>
            <w:r w:rsidRPr="001E270A">
              <w:rPr>
                <w:rFonts w:ascii="Calibri" w:hAnsi="Calibri" w:cs="Calibri"/>
                <w:i/>
                <w:iCs/>
                <w:color w:val="000000"/>
                <w:szCs w:val="20"/>
                <w:lang w:val="nl-BE" w:eastAsia="nl-BE"/>
              </w:rPr>
              <w:t>5</w:t>
            </w:r>
          </w:p>
        </w:tc>
      </w:tr>
      <w:tr w:rsidR="0013391A" w:rsidRPr="001E270A" w14:paraId="52903CA0" w14:textId="77777777" w:rsidTr="00713C24">
        <w:trPr>
          <w:trHeight w:val="20"/>
        </w:trPr>
        <w:tc>
          <w:tcPr>
            <w:tcW w:w="432" w:type="pct"/>
            <w:tcBorders>
              <w:top w:val="nil"/>
              <w:left w:val="single" w:sz="8" w:space="0" w:color="E6E6E6"/>
              <w:bottom w:val="single" w:sz="8" w:space="0" w:color="E6E6E6"/>
              <w:right w:val="single" w:sz="8" w:space="0" w:color="E6E6E6"/>
            </w:tcBorders>
            <w:vAlign w:val="center"/>
            <w:hideMark/>
          </w:tcPr>
          <w:p w14:paraId="06A3E43F" w14:textId="77777777" w:rsidR="0013391A" w:rsidRPr="001E270A" w:rsidRDefault="0013391A" w:rsidP="00713C24">
            <w:pPr>
              <w:spacing w:after="0"/>
              <w:jc w:val="left"/>
              <w:rPr>
                <w:rFonts w:ascii="Calibri" w:hAnsi="Calibri" w:cs="Calibri"/>
                <w:i/>
                <w:iCs/>
                <w:color w:val="000000"/>
                <w:szCs w:val="20"/>
                <w:lang w:val="nl-BE" w:eastAsia="nl-BE"/>
              </w:rPr>
            </w:pPr>
            <w:r w:rsidRPr="001E270A">
              <w:rPr>
                <w:rFonts w:ascii="Calibri" w:hAnsi="Calibri" w:cs="Calibri"/>
                <w:i/>
                <w:iCs/>
                <w:color w:val="000000"/>
                <w:szCs w:val="20"/>
                <w:lang w:val="nl-BE" w:eastAsia="nl-BE"/>
              </w:rPr>
              <w:t>R14</w:t>
            </w:r>
          </w:p>
        </w:tc>
        <w:tc>
          <w:tcPr>
            <w:tcW w:w="2679" w:type="pct"/>
            <w:tcBorders>
              <w:top w:val="nil"/>
              <w:left w:val="nil"/>
              <w:bottom w:val="single" w:sz="8" w:space="0" w:color="E6E6E6"/>
              <w:right w:val="single" w:sz="8" w:space="0" w:color="E6E6E6"/>
            </w:tcBorders>
            <w:vAlign w:val="center"/>
            <w:hideMark/>
          </w:tcPr>
          <w:p w14:paraId="5877FDFB" w14:textId="77777777" w:rsidR="0013391A" w:rsidRPr="001E270A" w:rsidRDefault="0013391A" w:rsidP="00713C24">
            <w:pPr>
              <w:spacing w:after="0"/>
              <w:jc w:val="left"/>
              <w:rPr>
                <w:rFonts w:ascii="Calibri" w:hAnsi="Calibri" w:cs="Calibri"/>
                <w:color w:val="000000"/>
                <w:szCs w:val="20"/>
                <w:lang w:val="nl-BE" w:eastAsia="nl-BE"/>
              </w:rPr>
            </w:pPr>
            <w:r w:rsidRPr="001E270A">
              <w:rPr>
                <w:rFonts w:ascii="Calibri" w:hAnsi="Calibri" w:cs="Calibri"/>
                <w:color w:val="000000"/>
                <w:szCs w:val="20"/>
                <w:lang w:val="nl-BE" w:eastAsia="nl-BE"/>
              </w:rPr>
              <w:t>Critical Hardware Transportation Delay</w:t>
            </w:r>
          </w:p>
        </w:tc>
        <w:tc>
          <w:tcPr>
            <w:tcW w:w="936" w:type="pct"/>
            <w:tcBorders>
              <w:top w:val="nil"/>
              <w:left w:val="nil"/>
              <w:bottom w:val="single" w:sz="8" w:space="0" w:color="E6E6E6"/>
              <w:right w:val="single" w:sz="8" w:space="0" w:color="E6E6E6"/>
            </w:tcBorders>
            <w:vAlign w:val="center"/>
            <w:hideMark/>
          </w:tcPr>
          <w:p w14:paraId="0E576FC3" w14:textId="77777777" w:rsidR="0013391A" w:rsidRPr="001E270A" w:rsidRDefault="0013391A" w:rsidP="00713C24">
            <w:pPr>
              <w:spacing w:after="0"/>
              <w:jc w:val="center"/>
              <w:rPr>
                <w:rFonts w:ascii="Calibri" w:hAnsi="Calibri" w:cs="Calibri"/>
                <w:i/>
                <w:iCs/>
                <w:color w:val="000000"/>
                <w:szCs w:val="20"/>
                <w:lang w:val="nl-BE" w:eastAsia="nl-BE"/>
              </w:rPr>
            </w:pPr>
            <w:r w:rsidRPr="001E270A">
              <w:rPr>
                <w:rFonts w:ascii="Calibri" w:hAnsi="Calibri" w:cs="Calibri"/>
                <w:i/>
                <w:iCs/>
                <w:color w:val="000000"/>
                <w:szCs w:val="20"/>
                <w:lang w:val="nl-BE" w:eastAsia="nl-BE"/>
              </w:rPr>
              <w:t>4</w:t>
            </w:r>
          </w:p>
        </w:tc>
        <w:tc>
          <w:tcPr>
            <w:tcW w:w="953" w:type="pct"/>
            <w:tcBorders>
              <w:top w:val="nil"/>
              <w:left w:val="nil"/>
              <w:bottom w:val="single" w:sz="8" w:space="0" w:color="E6E6E6"/>
              <w:right w:val="single" w:sz="8" w:space="0" w:color="E6E6E6"/>
            </w:tcBorders>
            <w:vAlign w:val="center"/>
            <w:hideMark/>
          </w:tcPr>
          <w:p w14:paraId="4B673CB1" w14:textId="77777777" w:rsidR="0013391A" w:rsidRPr="001E270A" w:rsidRDefault="0013391A" w:rsidP="00713C24">
            <w:pPr>
              <w:spacing w:after="0"/>
              <w:jc w:val="center"/>
              <w:rPr>
                <w:rFonts w:ascii="Calibri" w:hAnsi="Calibri" w:cs="Calibri"/>
                <w:i/>
                <w:iCs/>
                <w:color w:val="000000"/>
                <w:szCs w:val="20"/>
                <w:lang w:val="nl-BE" w:eastAsia="nl-BE"/>
              </w:rPr>
            </w:pPr>
            <w:r w:rsidRPr="001E270A">
              <w:rPr>
                <w:rFonts w:ascii="Calibri" w:hAnsi="Calibri" w:cs="Calibri"/>
                <w:i/>
                <w:iCs/>
                <w:color w:val="000000"/>
                <w:szCs w:val="20"/>
                <w:lang w:val="nl-BE" w:eastAsia="nl-BE"/>
              </w:rPr>
              <w:t>3</w:t>
            </w:r>
          </w:p>
        </w:tc>
      </w:tr>
      <w:tr w:rsidR="0013391A" w:rsidRPr="001E270A" w14:paraId="0D0B00A8" w14:textId="77777777" w:rsidTr="00713C24">
        <w:trPr>
          <w:trHeight w:val="20"/>
        </w:trPr>
        <w:tc>
          <w:tcPr>
            <w:tcW w:w="432" w:type="pct"/>
            <w:tcBorders>
              <w:top w:val="nil"/>
              <w:left w:val="single" w:sz="8" w:space="0" w:color="E6E6E6"/>
              <w:bottom w:val="single" w:sz="8" w:space="0" w:color="E6E6E6"/>
              <w:right w:val="single" w:sz="8" w:space="0" w:color="E6E6E6"/>
            </w:tcBorders>
            <w:shd w:val="clear" w:color="000000" w:fill="12501A"/>
            <w:vAlign w:val="center"/>
            <w:hideMark/>
          </w:tcPr>
          <w:p w14:paraId="0272964D" w14:textId="6B14EBC5" w:rsidR="0013391A" w:rsidRPr="001E270A" w:rsidRDefault="0013391A" w:rsidP="00713C24">
            <w:pPr>
              <w:spacing w:after="0"/>
              <w:jc w:val="center"/>
              <w:rPr>
                <w:rFonts w:ascii="Calibri" w:hAnsi="Calibri" w:cs="Calibri"/>
                <w:b/>
                <w:bCs/>
                <w:color w:val="FFFFFF"/>
                <w:szCs w:val="20"/>
                <w:lang w:val="nl-BE" w:eastAsia="nl-BE"/>
              </w:rPr>
            </w:pPr>
            <w:r>
              <w:rPr>
                <w:rFonts w:ascii="Calibri" w:hAnsi="Calibri" w:cs="Calibri"/>
                <w:b/>
                <w:bCs/>
                <w:color w:val="FFFFFF"/>
                <w:szCs w:val="20"/>
                <w:lang w:val="nl-BE" w:eastAsia="nl-BE"/>
              </w:rPr>
              <w:t>B5</w:t>
            </w:r>
          </w:p>
        </w:tc>
        <w:tc>
          <w:tcPr>
            <w:tcW w:w="2679" w:type="pct"/>
            <w:tcBorders>
              <w:top w:val="nil"/>
              <w:left w:val="nil"/>
              <w:bottom w:val="single" w:sz="8" w:space="0" w:color="E6E6E6"/>
              <w:right w:val="nil"/>
            </w:tcBorders>
            <w:shd w:val="clear" w:color="000000" w:fill="B5E6A2"/>
            <w:vAlign w:val="center"/>
            <w:hideMark/>
          </w:tcPr>
          <w:p w14:paraId="00FCC917" w14:textId="3811EE03" w:rsidR="0013391A" w:rsidRPr="001E270A" w:rsidRDefault="0013391A" w:rsidP="00713C24">
            <w:pPr>
              <w:spacing w:after="0"/>
              <w:jc w:val="left"/>
              <w:rPr>
                <w:rFonts w:ascii="Calibri" w:hAnsi="Calibri" w:cs="Calibri"/>
                <w:i/>
                <w:iCs/>
                <w:color w:val="000000"/>
                <w:szCs w:val="20"/>
                <w:lang w:val="nl-BE" w:eastAsia="nl-BE"/>
              </w:rPr>
            </w:pPr>
            <w:r w:rsidRPr="001E270A">
              <w:rPr>
                <w:rFonts w:ascii="Calibri" w:hAnsi="Calibri" w:cs="Calibri"/>
                <w:b/>
                <w:bCs/>
                <w:i/>
                <w:iCs/>
                <w:color w:val="000000"/>
                <w:szCs w:val="20"/>
                <w:lang w:val="nl-BE" w:eastAsia="nl-BE"/>
              </w:rPr>
              <w:t>Operations &amp; Governance Risks</w:t>
            </w:r>
            <w:r w:rsidR="00BB471B">
              <w:rPr>
                <w:rFonts w:ascii="Calibri" w:hAnsi="Calibri" w:cs="Calibri"/>
                <w:b/>
                <w:bCs/>
                <w:i/>
                <w:iCs/>
                <w:color w:val="000000"/>
                <w:szCs w:val="20"/>
                <w:lang w:val="nl-BE" w:eastAsia="nl-BE"/>
              </w:rPr>
              <w:t xml:space="preserve"> </w:t>
            </w:r>
            <w:r w:rsidRPr="001E270A">
              <w:rPr>
                <w:rFonts w:ascii="Calibri" w:hAnsi="Calibri" w:cs="Calibri"/>
                <w:i/>
                <w:iCs/>
                <w:color w:val="000000"/>
                <w:szCs w:val="20"/>
                <w:lang w:val="nl-BE" w:eastAsia="nl-BE"/>
              </w:rPr>
              <w:t>(3 Risks)</w:t>
            </w:r>
          </w:p>
        </w:tc>
        <w:tc>
          <w:tcPr>
            <w:tcW w:w="936" w:type="pct"/>
            <w:tcBorders>
              <w:top w:val="nil"/>
              <w:left w:val="nil"/>
              <w:bottom w:val="single" w:sz="8" w:space="0" w:color="E6E6E6"/>
              <w:right w:val="nil"/>
            </w:tcBorders>
            <w:shd w:val="clear" w:color="000000" w:fill="BCAA00"/>
            <w:vAlign w:val="center"/>
            <w:hideMark/>
          </w:tcPr>
          <w:p w14:paraId="7CBB24E9" w14:textId="77777777" w:rsidR="0013391A" w:rsidRPr="001E270A" w:rsidRDefault="0013391A" w:rsidP="00713C24">
            <w:pPr>
              <w:spacing w:after="0"/>
              <w:jc w:val="center"/>
              <w:rPr>
                <w:rFonts w:ascii="Calibri" w:hAnsi="Calibri" w:cs="Calibri"/>
                <w:b/>
                <w:bCs/>
                <w:color w:val="FFFFFF"/>
                <w:szCs w:val="20"/>
                <w:lang w:val="nl-BE" w:eastAsia="nl-BE"/>
              </w:rPr>
            </w:pPr>
            <w:r w:rsidRPr="001E270A">
              <w:rPr>
                <w:rFonts w:ascii="Calibri" w:hAnsi="Calibri" w:cs="Calibri"/>
                <w:b/>
                <w:bCs/>
                <w:color w:val="FFFFFF"/>
                <w:szCs w:val="20"/>
                <w:lang w:val="nl-BE" w:eastAsia="nl-BE"/>
              </w:rPr>
              <w:t xml:space="preserve">Likelihood </w:t>
            </w:r>
            <w:r w:rsidRPr="001E270A">
              <w:rPr>
                <w:rFonts w:ascii="Calibri" w:hAnsi="Calibri" w:cs="Calibri"/>
                <w:i/>
                <w:iCs/>
                <w:color w:val="FFFFFF"/>
                <w:szCs w:val="20"/>
                <w:lang w:val="nl-BE" w:eastAsia="nl-BE"/>
              </w:rPr>
              <w:t>(1-5)</w:t>
            </w:r>
          </w:p>
        </w:tc>
        <w:tc>
          <w:tcPr>
            <w:tcW w:w="953" w:type="pct"/>
            <w:tcBorders>
              <w:top w:val="nil"/>
              <w:left w:val="nil"/>
              <w:bottom w:val="single" w:sz="8" w:space="0" w:color="E6E6E6"/>
              <w:right w:val="nil"/>
            </w:tcBorders>
            <w:shd w:val="clear" w:color="000000" w:fill="BCAA00"/>
            <w:vAlign w:val="center"/>
            <w:hideMark/>
          </w:tcPr>
          <w:p w14:paraId="32840044" w14:textId="77777777" w:rsidR="0013391A" w:rsidRPr="001E270A" w:rsidRDefault="0013391A" w:rsidP="00713C24">
            <w:pPr>
              <w:spacing w:after="0"/>
              <w:jc w:val="center"/>
              <w:rPr>
                <w:rFonts w:ascii="Calibri" w:hAnsi="Calibri" w:cs="Calibri"/>
                <w:b/>
                <w:bCs/>
                <w:color w:val="FFFFFF"/>
                <w:szCs w:val="20"/>
                <w:lang w:val="nl-BE" w:eastAsia="nl-BE"/>
              </w:rPr>
            </w:pPr>
            <w:r w:rsidRPr="001E270A">
              <w:rPr>
                <w:rFonts w:ascii="Calibri" w:hAnsi="Calibri" w:cs="Calibri"/>
                <w:b/>
                <w:bCs/>
                <w:color w:val="FFFFFF"/>
                <w:szCs w:val="20"/>
                <w:lang w:val="nl-BE" w:eastAsia="nl-BE"/>
              </w:rPr>
              <w:t xml:space="preserve">Severity </w:t>
            </w:r>
            <w:r w:rsidRPr="001E270A">
              <w:rPr>
                <w:rFonts w:ascii="Calibri" w:hAnsi="Calibri" w:cs="Calibri"/>
                <w:i/>
                <w:iCs/>
                <w:color w:val="FFFFFF"/>
                <w:szCs w:val="20"/>
                <w:lang w:val="nl-BE" w:eastAsia="nl-BE"/>
              </w:rPr>
              <w:t>(1-5)</w:t>
            </w:r>
          </w:p>
        </w:tc>
      </w:tr>
      <w:tr w:rsidR="0013391A" w:rsidRPr="001E270A" w14:paraId="1B5B95CD" w14:textId="77777777" w:rsidTr="00713C24">
        <w:trPr>
          <w:trHeight w:val="20"/>
        </w:trPr>
        <w:tc>
          <w:tcPr>
            <w:tcW w:w="432" w:type="pct"/>
            <w:tcBorders>
              <w:top w:val="nil"/>
              <w:left w:val="single" w:sz="8" w:space="0" w:color="E6E6E6"/>
              <w:bottom w:val="single" w:sz="8" w:space="0" w:color="E6E6E6"/>
              <w:right w:val="single" w:sz="8" w:space="0" w:color="E6E6E6"/>
            </w:tcBorders>
            <w:vAlign w:val="center"/>
            <w:hideMark/>
          </w:tcPr>
          <w:p w14:paraId="7A24D93C" w14:textId="77777777" w:rsidR="0013391A" w:rsidRPr="001E270A" w:rsidRDefault="0013391A" w:rsidP="00713C24">
            <w:pPr>
              <w:spacing w:after="0"/>
              <w:jc w:val="left"/>
              <w:rPr>
                <w:rFonts w:ascii="Calibri" w:hAnsi="Calibri" w:cs="Calibri"/>
                <w:i/>
                <w:iCs/>
                <w:color w:val="000000"/>
                <w:szCs w:val="20"/>
                <w:lang w:val="nl-BE" w:eastAsia="nl-BE"/>
              </w:rPr>
            </w:pPr>
            <w:r w:rsidRPr="001E270A">
              <w:rPr>
                <w:rFonts w:ascii="Calibri" w:hAnsi="Calibri" w:cs="Calibri"/>
                <w:i/>
                <w:iCs/>
                <w:color w:val="000000"/>
                <w:szCs w:val="20"/>
                <w:lang w:val="nl-BE" w:eastAsia="nl-BE"/>
              </w:rPr>
              <w:t>R15</w:t>
            </w:r>
          </w:p>
        </w:tc>
        <w:tc>
          <w:tcPr>
            <w:tcW w:w="2679" w:type="pct"/>
            <w:tcBorders>
              <w:top w:val="nil"/>
              <w:left w:val="nil"/>
              <w:bottom w:val="single" w:sz="8" w:space="0" w:color="E6E6E6"/>
              <w:right w:val="single" w:sz="8" w:space="0" w:color="E6E6E6"/>
            </w:tcBorders>
            <w:vAlign w:val="center"/>
            <w:hideMark/>
          </w:tcPr>
          <w:p w14:paraId="72AED971" w14:textId="77777777" w:rsidR="0013391A" w:rsidRPr="001E270A" w:rsidRDefault="0013391A" w:rsidP="00713C24">
            <w:pPr>
              <w:spacing w:after="0"/>
              <w:jc w:val="left"/>
              <w:rPr>
                <w:rFonts w:ascii="Calibri" w:hAnsi="Calibri" w:cs="Calibri"/>
                <w:color w:val="000000"/>
                <w:szCs w:val="20"/>
                <w:lang w:val="nl-BE" w:eastAsia="nl-BE"/>
              </w:rPr>
            </w:pPr>
            <w:r w:rsidRPr="001E270A">
              <w:rPr>
                <w:rFonts w:ascii="Calibri" w:hAnsi="Calibri" w:cs="Calibri"/>
                <w:color w:val="000000"/>
                <w:szCs w:val="20"/>
                <w:lang w:val="nl-BE" w:eastAsia="nl-BE"/>
              </w:rPr>
              <w:t>Mission Operations Centre Failure</w:t>
            </w:r>
          </w:p>
        </w:tc>
        <w:tc>
          <w:tcPr>
            <w:tcW w:w="936" w:type="pct"/>
            <w:tcBorders>
              <w:top w:val="nil"/>
              <w:left w:val="nil"/>
              <w:bottom w:val="single" w:sz="8" w:space="0" w:color="E6E6E6"/>
              <w:right w:val="single" w:sz="8" w:space="0" w:color="E6E6E6"/>
            </w:tcBorders>
            <w:vAlign w:val="center"/>
            <w:hideMark/>
          </w:tcPr>
          <w:p w14:paraId="38D8ADA0" w14:textId="77777777" w:rsidR="0013391A" w:rsidRPr="001E270A" w:rsidRDefault="0013391A" w:rsidP="00713C24">
            <w:pPr>
              <w:spacing w:after="0"/>
              <w:jc w:val="center"/>
              <w:rPr>
                <w:rFonts w:ascii="Calibri" w:hAnsi="Calibri" w:cs="Calibri"/>
                <w:i/>
                <w:iCs/>
                <w:color w:val="000000"/>
                <w:szCs w:val="20"/>
                <w:lang w:val="nl-BE" w:eastAsia="nl-BE"/>
              </w:rPr>
            </w:pPr>
            <w:r w:rsidRPr="001E270A">
              <w:rPr>
                <w:rFonts w:ascii="Calibri" w:hAnsi="Calibri" w:cs="Calibri"/>
                <w:i/>
                <w:iCs/>
                <w:color w:val="000000"/>
                <w:szCs w:val="20"/>
                <w:lang w:val="nl-BE" w:eastAsia="nl-BE"/>
              </w:rPr>
              <w:t>4</w:t>
            </w:r>
          </w:p>
        </w:tc>
        <w:tc>
          <w:tcPr>
            <w:tcW w:w="953" w:type="pct"/>
            <w:tcBorders>
              <w:top w:val="nil"/>
              <w:left w:val="nil"/>
              <w:bottom w:val="single" w:sz="8" w:space="0" w:color="E6E6E6"/>
              <w:right w:val="single" w:sz="8" w:space="0" w:color="E6E6E6"/>
            </w:tcBorders>
            <w:vAlign w:val="center"/>
            <w:hideMark/>
          </w:tcPr>
          <w:p w14:paraId="6B89AA6A" w14:textId="77777777" w:rsidR="0013391A" w:rsidRPr="001E270A" w:rsidRDefault="0013391A" w:rsidP="00713C24">
            <w:pPr>
              <w:spacing w:after="0"/>
              <w:jc w:val="center"/>
              <w:rPr>
                <w:rFonts w:ascii="Calibri" w:hAnsi="Calibri" w:cs="Calibri"/>
                <w:i/>
                <w:iCs/>
                <w:color w:val="000000"/>
                <w:szCs w:val="20"/>
                <w:lang w:val="nl-BE" w:eastAsia="nl-BE"/>
              </w:rPr>
            </w:pPr>
            <w:r w:rsidRPr="001E270A">
              <w:rPr>
                <w:rFonts w:ascii="Calibri" w:hAnsi="Calibri" w:cs="Calibri"/>
                <w:i/>
                <w:iCs/>
                <w:color w:val="000000"/>
                <w:szCs w:val="20"/>
                <w:lang w:val="nl-BE" w:eastAsia="nl-BE"/>
              </w:rPr>
              <w:t>4</w:t>
            </w:r>
          </w:p>
        </w:tc>
      </w:tr>
      <w:tr w:rsidR="0013391A" w:rsidRPr="001E270A" w14:paraId="605F171D" w14:textId="77777777" w:rsidTr="00713C24">
        <w:trPr>
          <w:trHeight w:val="20"/>
        </w:trPr>
        <w:tc>
          <w:tcPr>
            <w:tcW w:w="432" w:type="pct"/>
            <w:tcBorders>
              <w:top w:val="nil"/>
              <w:left w:val="single" w:sz="8" w:space="0" w:color="E6E6E6"/>
              <w:bottom w:val="single" w:sz="8" w:space="0" w:color="E6E6E6"/>
              <w:right w:val="single" w:sz="8" w:space="0" w:color="E6E6E6"/>
            </w:tcBorders>
            <w:vAlign w:val="center"/>
            <w:hideMark/>
          </w:tcPr>
          <w:p w14:paraId="238EA587" w14:textId="77777777" w:rsidR="0013391A" w:rsidRPr="001E270A" w:rsidRDefault="0013391A" w:rsidP="00713C24">
            <w:pPr>
              <w:spacing w:after="0"/>
              <w:jc w:val="left"/>
              <w:rPr>
                <w:rFonts w:ascii="Calibri" w:hAnsi="Calibri" w:cs="Calibri"/>
                <w:i/>
                <w:iCs/>
                <w:color w:val="000000"/>
                <w:szCs w:val="20"/>
                <w:lang w:val="nl-BE" w:eastAsia="nl-BE"/>
              </w:rPr>
            </w:pPr>
            <w:r w:rsidRPr="001E270A">
              <w:rPr>
                <w:rFonts w:ascii="Calibri" w:hAnsi="Calibri" w:cs="Calibri"/>
                <w:i/>
                <w:iCs/>
                <w:color w:val="000000"/>
                <w:szCs w:val="20"/>
                <w:lang w:val="nl-BE" w:eastAsia="nl-BE"/>
              </w:rPr>
              <w:t>R16</w:t>
            </w:r>
          </w:p>
        </w:tc>
        <w:tc>
          <w:tcPr>
            <w:tcW w:w="2679" w:type="pct"/>
            <w:tcBorders>
              <w:top w:val="nil"/>
              <w:left w:val="nil"/>
              <w:bottom w:val="single" w:sz="8" w:space="0" w:color="E6E6E6"/>
              <w:right w:val="single" w:sz="8" w:space="0" w:color="E6E6E6"/>
            </w:tcBorders>
            <w:vAlign w:val="center"/>
            <w:hideMark/>
          </w:tcPr>
          <w:p w14:paraId="3270ED88" w14:textId="77777777" w:rsidR="0013391A" w:rsidRPr="001E270A" w:rsidRDefault="0013391A" w:rsidP="00713C24">
            <w:pPr>
              <w:spacing w:after="0"/>
              <w:jc w:val="left"/>
              <w:rPr>
                <w:rFonts w:ascii="Calibri" w:hAnsi="Calibri" w:cs="Calibri"/>
                <w:color w:val="000000"/>
                <w:szCs w:val="20"/>
                <w:lang w:val="en-US" w:eastAsia="nl-BE"/>
              </w:rPr>
            </w:pPr>
            <w:r w:rsidRPr="001E270A">
              <w:rPr>
                <w:rFonts w:ascii="Calibri" w:hAnsi="Calibri" w:cs="Calibri"/>
                <w:color w:val="000000"/>
                <w:szCs w:val="20"/>
                <w:lang w:val="en-US" w:eastAsia="nl-BE"/>
              </w:rPr>
              <w:t>Regulatory Fragmentation and Licensing Delays</w:t>
            </w:r>
          </w:p>
        </w:tc>
        <w:tc>
          <w:tcPr>
            <w:tcW w:w="936" w:type="pct"/>
            <w:tcBorders>
              <w:top w:val="nil"/>
              <w:left w:val="nil"/>
              <w:bottom w:val="single" w:sz="8" w:space="0" w:color="E6E6E6"/>
              <w:right w:val="single" w:sz="8" w:space="0" w:color="E6E6E6"/>
            </w:tcBorders>
            <w:vAlign w:val="center"/>
            <w:hideMark/>
          </w:tcPr>
          <w:p w14:paraId="31554ACE" w14:textId="77777777" w:rsidR="0013391A" w:rsidRPr="001E270A" w:rsidRDefault="0013391A" w:rsidP="00713C24">
            <w:pPr>
              <w:spacing w:after="0"/>
              <w:jc w:val="center"/>
              <w:rPr>
                <w:rFonts w:ascii="Calibri" w:hAnsi="Calibri" w:cs="Calibri"/>
                <w:i/>
                <w:iCs/>
                <w:color w:val="000000"/>
                <w:szCs w:val="20"/>
                <w:lang w:val="nl-BE" w:eastAsia="nl-BE"/>
              </w:rPr>
            </w:pPr>
            <w:r w:rsidRPr="001E270A">
              <w:rPr>
                <w:rFonts w:ascii="Calibri" w:hAnsi="Calibri" w:cs="Calibri"/>
                <w:i/>
                <w:iCs/>
                <w:color w:val="000000"/>
                <w:szCs w:val="20"/>
                <w:lang w:val="nl-BE" w:eastAsia="nl-BE"/>
              </w:rPr>
              <w:t>5</w:t>
            </w:r>
          </w:p>
        </w:tc>
        <w:tc>
          <w:tcPr>
            <w:tcW w:w="953" w:type="pct"/>
            <w:tcBorders>
              <w:top w:val="nil"/>
              <w:left w:val="nil"/>
              <w:bottom w:val="single" w:sz="8" w:space="0" w:color="E6E6E6"/>
              <w:right w:val="single" w:sz="8" w:space="0" w:color="E6E6E6"/>
            </w:tcBorders>
            <w:vAlign w:val="center"/>
            <w:hideMark/>
          </w:tcPr>
          <w:p w14:paraId="302396DB" w14:textId="77777777" w:rsidR="0013391A" w:rsidRPr="001E270A" w:rsidRDefault="0013391A" w:rsidP="00713C24">
            <w:pPr>
              <w:spacing w:after="0"/>
              <w:jc w:val="center"/>
              <w:rPr>
                <w:rFonts w:ascii="Calibri" w:hAnsi="Calibri" w:cs="Calibri"/>
                <w:i/>
                <w:iCs/>
                <w:color w:val="000000"/>
                <w:szCs w:val="20"/>
                <w:lang w:val="nl-BE" w:eastAsia="nl-BE"/>
              </w:rPr>
            </w:pPr>
            <w:r w:rsidRPr="001E270A">
              <w:rPr>
                <w:rFonts w:ascii="Calibri" w:hAnsi="Calibri" w:cs="Calibri"/>
                <w:i/>
                <w:iCs/>
                <w:color w:val="000000"/>
                <w:szCs w:val="20"/>
                <w:lang w:val="nl-BE" w:eastAsia="nl-BE"/>
              </w:rPr>
              <w:t>3</w:t>
            </w:r>
          </w:p>
        </w:tc>
      </w:tr>
      <w:tr w:rsidR="0013391A" w:rsidRPr="001E270A" w14:paraId="7FB86B42" w14:textId="77777777" w:rsidTr="00713C24">
        <w:trPr>
          <w:trHeight w:val="20"/>
        </w:trPr>
        <w:tc>
          <w:tcPr>
            <w:tcW w:w="432" w:type="pct"/>
            <w:tcBorders>
              <w:top w:val="nil"/>
              <w:left w:val="single" w:sz="8" w:space="0" w:color="E6E6E6"/>
              <w:bottom w:val="single" w:sz="8" w:space="0" w:color="E6E6E6"/>
              <w:right w:val="single" w:sz="8" w:space="0" w:color="E6E6E6"/>
            </w:tcBorders>
            <w:vAlign w:val="center"/>
            <w:hideMark/>
          </w:tcPr>
          <w:p w14:paraId="3B069F48" w14:textId="77777777" w:rsidR="0013391A" w:rsidRPr="001E270A" w:rsidRDefault="0013391A" w:rsidP="00713C24">
            <w:pPr>
              <w:spacing w:after="0"/>
              <w:jc w:val="left"/>
              <w:rPr>
                <w:rFonts w:ascii="Calibri" w:hAnsi="Calibri" w:cs="Calibri"/>
                <w:i/>
                <w:iCs/>
                <w:color w:val="000000"/>
                <w:szCs w:val="20"/>
                <w:lang w:val="nl-BE" w:eastAsia="nl-BE"/>
              </w:rPr>
            </w:pPr>
            <w:r w:rsidRPr="001E270A">
              <w:rPr>
                <w:rFonts w:ascii="Calibri" w:hAnsi="Calibri" w:cs="Calibri"/>
                <w:i/>
                <w:iCs/>
                <w:color w:val="000000"/>
                <w:szCs w:val="20"/>
                <w:lang w:val="nl-BE" w:eastAsia="nl-BE"/>
              </w:rPr>
              <w:t>R17</w:t>
            </w:r>
          </w:p>
        </w:tc>
        <w:tc>
          <w:tcPr>
            <w:tcW w:w="2679" w:type="pct"/>
            <w:tcBorders>
              <w:top w:val="nil"/>
              <w:left w:val="nil"/>
              <w:bottom w:val="single" w:sz="8" w:space="0" w:color="E6E6E6"/>
              <w:right w:val="single" w:sz="8" w:space="0" w:color="E6E6E6"/>
            </w:tcBorders>
            <w:vAlign w:val="center"/>
            <w:hideMark/>
          </w:tcPr>
          <w:p w14:paraId="08196EA4" w14:textId="77777777" w:rsidR="0013391A" w:rsidRPr="001E270A" w:rsidRDefault="0013391A" w:rsidP="00713C24">
            <w:pPr>
              <w:spacing w:after="0"/>
              <w:jc w:val="left"/>
              <w:rPr>
                <w:rFonts w:ascii="Calibri" w:hAnsi="Calibri" w:cs="Calibri"/>
                <w:color w:val="000000"/>
                <w:szCs w:val="20"/>
                <w:lang w:val="nl-BE" w:eastAsia="nl-BE"/>
              </w:rPr>
            </w:pPr>
            <w:r w:rsidRPr="001E270A">
              <w:rPr>
                <w:rFonts w:ascii="Calibri" w:hAnsi="Calibri" w:cs="Calibri"/>
                <w:color w:val="000000"/>
                <w:szCs w:val="20"/>
                <w:lang w:val="nl-BE" w:eastAsia="nl-BE"/>
              </w:rPr>
              <w:t>Skilled Workforce Shortage</w:t>
            </w:r>
          </w:p>
        </w:tc>
        <w:tc>
          <w:tcPr>
            <w:tcW w:w="936" w:type="pct"/>
            <w:tcBorders>
              <w:top w:val="nil"/>
              <w:left w:val="nil"/>
              <w:bottom w:val="single" w:sz="8" w:space="0" w:color="E6E6E6"/>
              <w:right w:val="single" w:sz="8" w:space="0" w:color="E6E6E6"/>
            </w:tcBorders>
            <w:vAlign w:val="center"/>
            <w:hideMark/>
          </w:tcPr>
          <w:p w14:paraId="52B6491E" w14:textId="77777777" w:rsidR="0013391A" w:rsidRPr="001E270A" w:rsidRDefault="0013391A" w:rsidP="00713C24">
            <w:pPr>
              <w:spacing w:after="0"/>
              <w:jc w:val="center"/>
              <w:rPr>
                <w:rFonts w:ascii="Calibri" w:hAnsi="Calibri" w:cs="Calibri"/>
                <w:i/>
                <w:iCs/>
                <w:color w:val="000000"/>
                <w:szCs w:val="20"/>
                <w:lang w:val="nl-BE" w:eastAsia="nl-BE"/>
              </w:rPr>
            </w:pPr>
            <w:r w:rsidRPr="001E270A">
              <w:rPr>
                <w:rFonts w:ascii="Calibri" w:hAnsi="Calibri" w:cs="Calibri"/>
                <w:i/>
                <w:iCs/>
                <w:color w:val="000000"/>
                <w:szCs w:val="20"/>
                <w:lang w:val="nl-BE" w:eastAsia="nl-BE"/>
              </w:rPr>
              <w:t>5</w:t>
            </w:r>
          </w:p>
        </w:tc>
        <w:tc>
          <w:tcPr>
            <w:tcW w:w="953" w:type="pct"/>
            <w:tcBorders>
              <w:top w:val="nil"/>
              <w:left w:val="nil"/>
              <w:bottom w:val="single" w:sz="8" w:space="0" w:color="E6E6E6"/>
              <w:right w:val="single" w:sz="8" w:space="0" w:color="E6E6E6"/>
            </w:tcBorders>
            <w:vAlign w:val="center"/>
            <w:hideMark/>
          </w:tcPr>
          <w:p w14:paraId="361FDEF0" w14:textId="77777777" w:rsidR="0013391A" w:rsidRPr="001E270A" w:rsidRDefault="0013391A" w:rsidP="00713C24">
            <w:pPr>
              <w:spacing w:after="0"/>
              <w:jc w:val="center"/>
              <w:rPr>
                <w:rFonts w:ascii="Calibri" w:hAnsi="Calibri" w:cs="Calibri"/>
                <w:i/>
                <w:iCs/>
                <w:color w:val="000000"/>
                <w:szCs w:val="20"/>
                <w:lang w:val="nl-BE" w:eastAsia="nl-BE"/>
              </w:rPr>
            </w:pPr>
            <w:r w:rsidRPr="001E270A">
              <w:rPr>
                <w:rFonts w:ascii="Calibri" w:hAnsi="Calibri" w:cs="Calibri"/>
                <w:i/>
                <w:iCs/>
                <w:color w:val="000000"/>
                <w:szCs w:val="20"/>
                <w:lang w:val="nl-BE" w:eastAsia="nl-BE"/>
              </w:rPr>
              <w:t>3</w:t>
            </w:r>
          </w:p>
        </w:tc>
      </w:tr>
      <w:tr w:rsidR="0013391A" w:rsidRPr="001E270A" w14:paraId="5CE29260" w14:textId="77777777" w:rsidTr="00713C24">
        <w:trPr>
          <w:trHeight w:val="20"/>
        </w:trPr>
        <w:tc>
          <w:tcPr>
            <w:tcW w:w="432" w:type="pct"/>
            <w:tcBorders>
              <w:top w:val="nil"/>
              <w:left w:val="single" w:sz="8" w:space="0" w:color="E6E6E6"/>
              <w:bottom w:val="single" w:sz="8" w:space="0" w:color="E6E6E6"/>
              <w:right w:val="single" w:sz="8" w:space="0" w:color="E6E6E6"/>
            </w:tcBorders>
            <w:shd w:val="clear" w:color="000000" w:fill="0C769E"/>
            <w:vAlign w:val="center"/>
            <w:hideMark/>
          </w:tcPr>
          <w:p w14:paraId="60F7CD84" w14:textId="1CA5C680" w:rsidR="0013391A" w:rsidRPr="001E270A" w:rsidRDefault="0013391A" w:rsidP="00713C24">
            <w:pPr>
              <w:spacing w:after="0"/>
              <w:jc w:val="center"/>
              <w:rPr>
                <w:rFonts w:ascii="Calibri" w:hAnsi="Calibri" w:cs="Calibri"/>
                <w:b/>
                <w:bCs/>
                <w:color w:val="FFFFFF"/>
                <w:szCs w:val="20"/>
                <w:lang w:val="nl-BE" w:eastAsia="nl-BE"/>
              </w:rPr>
            </w:pPr>
            <w:r>
              <w:rPr>
                <w:rFonts w:ascii="Calibri" w:hAnsi="Calibri" w:cs="Calibri"/>
                <w:b/>
                <w:bCs/>
                <w:color w:val="FFFFFF"/>
                <w:szCs w:val="20"/>
                <w:lang w:val="nl-BE" w:eastAsia="nl-BE"/>
              </w:rPr>
              <w:t>B6</w:t>
            </w:r>
          </w:p>
        </w:tc>
        <w:tc>
          <w:tcPr>
            <w:tcW w:w="2679" w:type="pct"/>
            <w:tcBorders>
              <w:top w:val="nil"/>
              <w:left w:val="nil"/>
              <w:bottom w:val="single" w:sz="8" w:space="0" w:color="E6E6E6"/>
              <w:right w:val="nil"/>
            </w:tcBorders>
            <w:shd w:val="clear" w:color="000000" w:fill="CAEDFB"/>
            <w:vAlign w:val="center"/>
            <w:hideMark/>
          </w:tcPr>
          <w:p w14:paraId="1D943B9D" w14:textId="77777777" w:rsidR="0013391A" w:rsidRPr="001E270A" w:rsidRDefault="0013391A" w:rsidP="00713C24">
            <w:pPr>
              <w:spacing w:after="0"/>
              <w:jc w:val="left"/>
              <w:rPr>
                <w:rFonts w:ascii="Calibri" w:hAnsi="Calibri" w:cs="Calibri"/>
                <w:i/>
                <w:iCs/>
                <w:color w:val="000000"/>
                <w:szCs w:val="20"/>
                <w:lang w:val="en-US" w:eastAsia="nl-BE"/>
              </w:rPr>
            </w:pPr>
            <w:r w:rsidRPr="001E270A">
              <w:rPr>
                <w:rFonts w:ascii="Calibri" w:hAnsi="Calibri" w:cs="Calibri"/>
                <w:b/>
                <w:bCs/>
                <w:i/>
                <w:iCs/>
                <w:color w:val="000000"/>
                <w:szCs w:val="20"/>
                <w:lang w:val="en-US" w:eastAsia="nl-BE"/>
              </w:rPr>
              <w:t xml:space="preserve">Strategic Autonomy &amp; Market Risks </w:t>
            </w:r>
            <w:r w:rsidRPr="001E270A">
              <w:rPr>
                <w:rFonts w:ascii="Calibri" w:hAnsi="Calibri" w:cs="Calibri"/>
                <w:i/>
                <w:iCs/>
                <w:color w:val="000000"/>
                <w:szCs w:val="20"/>
                <w:lang w:val="en-US" w:eastAsia="nl-BE"/>
              </w:rPr>
              <w:t>(3 Risks)</w:t>
            </w:r>
          </w:p>
        </w:tc>
        <w:tc>
          <w:tcPr>
            <w:tcW w:w="936" w:type="pct"/>
            <w:tcBorders>
              <w:top w:val="nil"/>
              <w:left w:val="nil"/>
              <w:bottom w:val="single" w:sz="8" w:space="0" w:color="E6E6E6"/>
              <w:right w:val="nil"/>
            </w:tcBorders>
            <w:shd w:val="clear" w:color="000000" w:fill="BCAA00"/>
            <w:vAlign w:val="center"/>
            <w:hideMark/>
          </w:tcPr>
          <w:p w14:paraId="5ABFB6C6" w14:textId="77777777" w:rsidR="0013391A" w:rsidRPr="001E270A" w:rsidRDefault="0013391A" w:rsidP="00713C24">
            <w:pPr>
              <w:spacing w:after="0"/>
              <w:jc w:val="center"/>
              <w:rPr>
                <w:rFonts w:ascii="Calibri" w:hAnsi="Calibri" w:cs="Calibri"/>
                <w:b/>
                <w:bCs/>
                <w:color w:val="FFFFFF"/>
                <w:szCs w:val="20"/>
                <w:lang w:val="nl-BE" w:eastAsia="nl-BE"/>
              </w:rPr>
            </w:pPr>
            <w:r w:rsidRPr="001E270A">
              <w:rPr>
                <w:rFonts w:ascii="Calibri" w:hAnsi="Calibri" w:cs="Calibri"/>
                <w:b/>
                <w:bCs/>
                <w:color w:val="FFFFFF"/>
                <w:szCs w:val="20"/>
                <w:lang w:val="nl-BE" w:eastAsia="nl-BE"/>
              </w:rPr>
              <w:t xml:space="preserve">Likelihood </w:t>
            </w:r>
            <w:r w:rsidRPr="001E270A">
              <w:rPr>
                <w:rFonts w:ascii="Calibri" w:hAnsi="Calibri" w:cs="Calibri"/>
                <w:i/>
                <w:iCs/>
                <w:color w:val="FFFFFF"/>
                <w:szCs w:val="20"/>
                <w:lang w:val="nl-BE" w:eastAsia="nl-BE"/>
              </w:rPr>
              <w:t>(1-5)</w:t>
            </w:r>
          </w:p>
        </w:tc>
        <w:tc>
          <w:tcPr>
            <w:tcW w:w="953" w:type="pct"/>
            <w:tcBorders>
              <w:top w:val="nil"/>
              <w:left w:val="nil"/>
              <w:bottom w:val="single" w:sz="8" w:space="0" w:color="E6E6E6"/>
              <w:right w:val="nil"/>
            </w:tcBorders>
            <w:shd w:val="clear" w:color="000000" w:fill="BCAA00"/>
            <w:vAlign w:val="center"/>
            <w:hideMark/>
          </w:tcPr>
          <w:p w14:paraId="07D3A160" w14:textId="77777777" w:rsidR="0013391A" w:rsidRPr="001E270A" w:rsidRDefault="0013391A" w:rsidP="00713C24">
            <w:pPr>
              <w:spacing w:after="0"/>
              <w:jc w:val="center"/>
              <w:rPr>
                <w:rFonts w:ascii="Calibri" w:hAnsi="Calibri" w:cs="Calibri"/>
                <w:b/>
                <w:bCs/>
                <w:color w:val="FFFFFF"/>
                <w:szCs w:val="20"/>
                <w:lang w:val="nl-BE" w:eastAsia="nl-BE"/>
              </w:rPr>
            </w:pPr>
            <w:r w:rsidRPr="001E270A">
              <w:rPr>
                <w:rFonts w:ascii="Calibri" w:hAnsi="Calibri" w:cs="Calibri"/>
                <w:b/>
                <w:bCs/>
                <w:color w:val="FFFFFF"/>
                <w:szCs w:val="20"/>
                <w:lang w:val="nl-BE" w:eastAsia="nl-BE"/>
              </w:rPr>
              <w:t xml:space="preserve">Severity </w:t>
            </w:r>
            <w:r w:rsidRPr="001E270A">
              <w:rPr>
                <w:rFonts w:ascii="Calibri" w:hAnsi="Calibri" w:cs="Calibri"/>
                <w:i/>
                <w:iCs/>
                <w:color w:val="FFFFFF"/>
                <w:szCs w:val="20"/>
                <w:lang w:val="nl-BE" w:eastAsia="nl-BE"/>
              </w:rPr>
              <w:t>(1-5)</w:t>
            </w:r>
          </w:p>
        </w:tc>
      </w:tr>
      <w:tr w:rsidR="0013391A" w:rsidRPr="001E270A" w14:paraId="134F118B" w14:textId="77777777" w:rsidTr="00713C24">
        <w:trPr>
          <w:trHeight w:val="20"/>
        </w:trPr>
        <w:tc>
          <w:tcPr>
            <w:tcW w:w="432" w:type="pct"/>
            <w:tcBorders>
              <w:top w:val="nil"/>
              <w:left w:val="single" w:sz="8" w:space="0" w:color="E6E6E6"/>
              <w:bottom w:val="single" w:sz="8" w:space="0" w:color="E6E6E6"/>
              <w:right w:val="single" w:sz="8" w:space="0" w:color="E6E6E6"/>
            </w:tcBorders>
            <w:vAlign w:val="center"/>
            <w:hideMark/>
          </w:tcPr>
          <w:p w14:paraId="7B16570C" w14:textId="77777777" w:rsidR="0013391A" w:rsidRPr="001E270A" w:rsidRDefault="0013391A" w:rsidP="00713C24">
            <w:pPr>
              <w:spacing w:after="0"/>
              <w:jc w:val="left"/>
              <w:rPr>
                <w:rFonts w:ascii="Calibri" w:hAnsi="Calibri" w:cs="Calibri"/>
                <w:i/>
                <w:iCs/>
                <w:color w:val="000000"/>
                <w:szCs w:val="20"/>
                <w:lang w:val="nl-BE" w:eastAsia="nl-BE"/>
              </w:rPr>
            </w:pPr>
            <w:r w:rsidRPr="001E270A">
              <w:rPr>
                <w:rFonts w:ascii="Calibri" w:hAnsi="Calibri" w:cs="Calibri"/>
                <w:i/>
                <w:iCs/>
                <w:color w:val="000000"/>
                <w:szCs w:val="20"/>
                <w:lang w:val="nl-BE" w:eastAsia="nl-BE"/>
              </w:rPr>
              <w:t>R18</w:t>
            </w:r>
          </w:p>
        </w:tc>
        <w:tc>
          <w:tcPr>
            <w:tcW w:w="2679" w:type="pct"/>
            <w:tcBorders>
              <w:top w:val="nil"/>
              <w:left w:val="nil"/>
              <w:bottom w:val="single" w:sz="8" w:space="0" w:color="E6E6E6"/>
              <w:right w:val="single" w:sz="8" w:space="0" w:color="E6E6E6"/>
            </w:tcBorders>
            <w:vAlign w:val="center"/>
            <w:hideMark/>
          </w:tcPr>
          <w:p w14:paraId="23164FF6" w14:textId="77777777" w:rsidR="0013391A" w:rsidRPr="001E270A" w:rsidRDefault="0013391A" w:rsidP="00713C24">
            <w:pPr>
              <w:spacing w:after="0"/>
              <w:jc w:val="left"/>
              <w:rPr>
                <w:rFonts w:ascii="Calibri" w:hAnsi="Calibri" w:cs="Calibri"/>
                <w:color w:val="000000"/>
                <w:szCs w:val="20"/>
                <w:lang w:val="nl-BE" w:eastAsia="nl-BE"/>
              </w:rPr>
            </w:pPr>
            <w:r w:rsidRPr="001E270A">
              <w:rPr>
                <w:rFonts w:ascii="Calibri" w:hAnsi="Calibri" w:cs="Calibri"/>
                <w:color w:val="000000"/>
                <w:szCs w:val="20"/>
                <w:lang w:val="nl-BE" w:eastAsia="nl-BE"/>
              </w:rPr>
              <w:t>Commercial Operator Failure</w:t>
            </w:r>
          </w:p>
        </w:tc>
        <w:tc>
          <w:tcPr>
            <w:tcW w:w="936" w:type="pct"/>
            <w:tcBorders>
              <w:top w:val="nil"/>
              <w:left w:val="nil"/>
              <w:bottom w:val="single" w:sz="8" w:space="0" w:color="E6E6E6"/>
              <w:right w:val="single" w:sz="8" w:space="0" w:color="E6E6E6"/>
            </w:tcBorders>
            <w:vAlign w:val="center"/>
            <w:hideMark/>
          </w:tcPr>
          <w:p w14:paraId="2A0659B9" w14:textId="77777777" w:rsidR="0013391A" w:rsidRPr="001E270A" w:rsidRDefault="0013391A" w:rsidP="00713C24">
            <w:pPr>
              <w:spacing w:after="0"/>
              <w:jc w:val="center"/>
              <w:rPr>
                <w:rFonts w:ascii="Calibri" w:hAnsi="Calibri" w:cs="Calibri"/>
                <w:i/>
                <w:iCs/>
                <w:color w:val="000000"/>
                <w:szCs w:val="20"/>
                <w:lang w:val="nl-BE" w:eastAsia="nl-BE"/>
              </w:rPr>
            </w:pPr>
            <w:r w:rsidRPr="001E270A">
              <w:rPr>
                <w:rFonts w:ascii="Calibri" w:hAnsi="Calibri" w:cs="Calibri"/>
                <w:i/>
                <w:iCs/>
                <w:color w:val="000000"/>
                <w:szCs w:val="20"/>
                <w:lang w:val="nl-BE" w:eastAsia="nl-BE"/>
              </w:rPr>
              <w:t>5</w:t>
            </w:r>
          </w:p>
        </w:tc>
        <w:tc>
          <w:tcPr>
            <w:tcW w:w="953" w:type="pct"/>
            <w:tcBorders>
              <w:top w:val="nil"/>
              <w:left w:val="nil"/>
              <w:bottom w:val="single" w:sz="8" w:space="0" w:color="E6E6E6"/>
              <w:right w:val="single" w:sz="8" w:space="0" w:color="E6E6E6"/>
            </w:tcBorders>
            <w:vAlign w:val="center"/>
            <w:hideMark/>
          </w:tcPr>
          <w:p w14:paraId="50ACE160" w14:textId="77777777" w:rsidR="0013391A" w:rsidRPr="001E270A" w:rsidRDefault="0013391A" w:rsidP="00713C24">
            <w:pPr>
              <w:spacing w:after="0"/>
              <w:jc w:val="center"/>
              <w:rPr>
                <w:rFonts w:ascii="Calibri" w:hAnsi="Calibri" w:cs="Calibri"/>
                <w:i/>
                <w:iCs/>
                <w:color w:val="000000"/>
                <w:szCs w:val="20"/>
                <w:lang w:val="nl-BE" w:eastAsia="nl-BE"/>
              </w:rPr>
            </w:pPr>
            <w:r w:rsidRPr="001E270A">
              <w:rPr>
                <w:rFonts w:ascii="Calibri" w:hAnsi="Calibri" w:cs="Calibri"/>
                <w:i/>
                <w:iCs/>
                <w:color w:val="000000"/>
                <w:szCs w:val="20"/>
                <w:lang w:val="nl-BE" w:eastAsia="nl-BE"/>
              </w:rPr>
              <w:t>3</w:t>
            </w:r>
          </w:p>
        </w:tc>
      </w:tr>
      <w:tr w:rsidR="0013391A" w:rsidRPr="001E270A" w14:paraId="5D44A3AB" w14:textId="77777777" w:rsidTr="00713C24">
        <w:trPr>
          <w:trHeight w:val="20"/>
        </w:trPr>
        <w:tc>
          <w:tcPr>
            <w:tcW w:w="432" w:type="pct"/>
            <w:tcBorders>
              <w:top w:val="nil"/>
              <w:left w:val="single" w:sz="8" w:space="0" w:color="E6E6E6"/>
              <w:bottom w:val="single" w:sz="8" w:space="0" w:color="E6E6E6"/>
              <w:right w:val="single" w:sz="8" w:space="0" w:color="E6E6E6"/>
            </w:tcBorders>
            <w:vAlign w:val="center"/>
            <w:hideMark/>
          </w:tcPr>
          <w:p w14:paraId="5B60CA06" w14:textId="77777777" w:rsidR="0013391A" w:rsidRPr="001E270A" w:rsidRDefault="0013391A" w:rsidP="00713C24">
            <w:pPr>
              <w:spacing w:after="0"/>
              <w:jc w:val="left"/>
              <w:rPr>
                <w:rFonts w:ascii="Calibri" w:hAnsi="Calibri" w:cs="Calibri"/>
                <w:i/>
                <w:iCs/>
                <w:color w:val="000000"/>
                <w:szCs w:val="20"/>
                <w:lang w:val="nl-BE" w:eastAsia="nl-BE"/>
              </w:rPr>
            </w:pPr>
            <w:r w:rsidRPr="001E270A">
              <w:rPr>
                <w:rFonts w:ascii="Calibri" w:hAnsi="Calibri" w:cs="Calibri"/>
                <w:i/>
                <w:iCs/>
                <w:color w:val="000000"/>
                <w:szCs w:val="20"/>
                <w:lang w:val="nl-BE" w:eastAsia="nl-BE"/>
              </w:rPr>
              <w:t>R19</w:t>
            </w:r>
          </w:p>
        </w:tc>
        <w:tc>
          <w:tcPr>
            <w:tcW w:w="2679" w:type="pct"/>
            <w:tcBorders>
              <w:top w:val="nil"/>
              <w:left w:val="nil"/>
              <w:bottom w:val="single" w:sz="8" w:space="0" w:color="E6E6E6"/>
              <w:right w:val="single" w:sz="8" w:space="0" w:color="E6E6E6"/>
            </w:tcBorders>
            <w:vAlign w:val="center"/>
            <w:hideMark/>
          </w:tcPr>
          <w:p w14:paraId="2B3341CA" w14:textId="77777777" w:rsidR="0013391A" w:rsidRPr="001E270A" w:rsidRDefault="0013391A" w:rsidP="00713C24">
            <w:pPr>
              <w:spacing w:after="0"/>
              <w:jc w:val="left"/>
              <w:rPr>
                <w:rFonts w:ascii="Calibri" w:hAnsi="Calibri" w:cs="Calibri"/>
                <w:color w:val="000000"/>
                <w:szCs w:val="20"/>
                <w:lang w:val="nl-BE" w:eastAsia="nl-BE"/>
              </w:rPr>
            </w:pPr>
            <w:r w:rsidRPr="001E270A">
              <w:rPr>
                <w:rFonts w:ascii="Calibri" w:hAnsi="Calibri" w:cs="Calibri"/>
                <w:color w:val="000000"/>
                <w:szCs w:val="20"/>
                <w:lang w:val="nl-BE" w:eastAsia="nl-BE"/>
              </w:rPr>
              <w:t>External Launch Service Dependency</w:t>
            </w:r>
          </w:p>
        </w:tc>
        <w:tc>
          <w:tcPr>
            <w:tcW w:w="936" w:type="pct"/>
            <w:tcBorders>
              <w:top w:val="nil"/>
              <w:left w:val="nil"/>
              <w:bottom w:val="single" w:sz="8" w:space="0" w:color="E6E6E6"/>
              <w:right w:val="single" w:sz="8" w:space="0" w:color="E6E6E6"/>
            </w:tcBorders>
            <w:vAlign w:val="center"/>
            <w:hideMark/>
          </w:tcPr>
          <w:p w14:paraId="686FB4A7" w14:textId="77777777" w:rsidR="0013391A" w:rsidRPr="001E270A" w:rsidRDefault="0013391A" w:rsidP="00713C24">
            <w:pPr>
              <w:spacing w:after="0"/>
              <w:jc w:val="center"/>
              <w:rPr>
                <w:rFonts w:ascii="Calibri" w:hAnsi="Calibri" w:cs="Calibri"/>
                <w:i/>
                <w:iCs/>
                <w:color w:val="000000"/>
                <w:szCs w:val="20"/>
                <w:lang w:val="nl-BE" w:eastAsia="nl-BE"/>
              </w:rPr>
            </w:pPr>
            <w:r w:rsidRPr="001E270A">
              <w:rPr>
                <w:rFonts w:ascii="Calibri" w:hAnsi="Calibri" w:cs="Calibri"/>
                <w:i/>
                <w:iCs/>
                <w:color w:val="000000"/>
                <w:szCs w:val="20"/>
                <w:lang w:val="nl-BE" w:eastAsia="nl-BE"/>
              </w:rPr>
              <w:t>4</w:t>
            </w:r>
          </w:p>
        </w:tc>
        <w:tc>
          <w:tcPr>
            <w:tcW w:w="953" w:type="pct"/>
            <w:tcBorders>
              <w:top w:val="nil"/>
              <w:left w:val="nil"/>
              <w:bottom w:val="single" w:sz="8" w:space="0" w:color="E6E6E6"/>
              <w:right w:val="single" w:sz="8" w:space="0" w:color="E6E6E6"/>
            </w:tcBorders>
            <w:vAlign w:val="center"/>
            <w:hideMark/>
          </w:tcPr>
          <w:p w14:paraId="20725571" w14:textId="77777777" w:rsidR="0013391A" w:rsidRPr="001E270A" w:rsidRDefault="0013391A" w:rsidP="00713C24">
            <w:pPr>
              <w:spacing w:after="0"/>
              <w:jc w:val="center"/>
              <w:rPr>
                <w:rFonts w:ascii="Calibri" w:hAnsi="Calibri" w:cs="Calibri"/>
                <w:i/>
                <w:iCs/>
                <w:color w:val="000000"/>
                <w:szCs w:val="20"/>
                <w:lang w:val="nl-BE" w:eastAsia="nl-BE"/>
              </w:rPr>
            </w:pPr>
            <w:r w:rsidRPr="001E270A">
              <w:rPr>
                <w:rFonts w:ascii="Calibri" w:hAnsi="Calibri" w:cs="Calibri"/>
                <w:i/>
                <w:iCs/>
                <w:color w:val="000000"/>
                <w:szCs w:val="20"/>
                <w:lang w:val="nl-BE" w:eastAsia="nl-BE"/>
              </w:rPr>
              <w:t>5</w:t>
            </w:r>
          </w:p>
        </w:tc>
      </w:tr>
      <w:tr w:rsidR="0013391A" w:rsidRPr="001E270A" w14:paraId="0680FBDA" w14:textId="77777777" w:rsidTr="00713C24">
        <w:trPr>
          <w:trHeight w:val="20"/>
        </w:trPr>
        <w:tc>
          <w:tcPr>
            <w:tcW w:w="432" w:type="pct"/>
            <w:tcBorders>
              <w:top w:val="nil"/>
              <w:left w:val="single" w:sz="8" w:space="0" w:color="E6E6E6"/>
              <w:bottom w:val="single" w:sz="8" w:space="0" w:color="E6E6E6"/>
              <w:right w:val="single" w:sz="8" w:space="0" w:color="E6E6E6"/>
            </w:tcBorders>
            <w:vAlign w:val="center"/>
            <w:hideMark/>
          </w:tcPr>
          <w:p w14:paraId="2D47CC3C" w14:textId="77777777" w:rsidR="0013391A" w:rsidRPr="001E270A" w:rsidRDefault="0013391A" w:rsidP="00713C24">
            <w:pPr>
              <w:spacing w:after="0"/>
              <w:jc w:val="left"/>
              <w:rPr>
                <w:rFonts w:ascii="Calibri" w:hAnsi="Calibri" w:cs="Calibri"/>
                <w:i/>
                <w:iCs/>
                <w:color w:val="000000"/>
                <w:szCs w:val="20"/>
                <w:lang w:val="nl-BE" w:eastAsia="nl-BE"/>
              </w:rPr>
            </w:pPr>
            <w:r w:rsidRPr="001E270A">
              <w:rPr>
                <w:rFonts w:ascii="Calibri" w:hAnsi="Calibri" w:cs="Calibri"/>
                <w:i/>
                <w:iCs/>
                <w:color w:val="000000"/>
                <w:szCs w:val="20"/>
                <w:lang w:val="nl-BE" w:eastAsia="nl-BE"/>
              </w:rPr>
              <w:t>R20</w:t>
            </w:r>
          </w:p>
        </w:tc>
        <w:tc>
          <w:tcPr>
            <w:tcW w:w="2679" w:type="pct"/>
            <w:tcBorders>
              <w:top w:val="nil"/>
              <w:left w:val="nil"/>
              <w:bottom w:val="single" w:sz="8" w:space="0" w:color="E6E6E6"/>
              <w:right w:val="single" w:sz="8" w:space="0" w:color="E6E6E6"/>
            </w:tcBorders>
            <w:vAlign w:val="center"/>
            <w:hideMark/>
          </w:tcPr>
          <w:p w14:paraId="3672EFF7" w14:textId="77777777" w:rsidR="0013391A" w:rsidRPr="001E270A" w:rsidRDefault="0013391A" w:rsidP="00713C24">
            <w:pPr>
              <w:spacing w:after="0"/>
              <w:jc w:val="left"/>
              <w:rPr>
                <w:rFonts w:ascii="Calibri" w:hAnsi="Calibri" w:cs="Calibri"/>
                <w:color w:val="000000"/>
                <w:szCs w:val="20"/>
                <w:lang w:val="nl-BE" w:eastAsia="nl-BE"/>
              </w:rPr>
            </w:pPr>
            <w:r w:rsidRPr="001E270A">
              <w:rPr>
                <w:rFonts w:ascii="Calibri" w:hAnsi="Calibri" w:cs="Calibri"/>
                <w:color w:val="000000"/>
                <w:szCs w:val="20"/>
                <w:lang w:val="nl-BE" w:eastAsia="nl-BE"/>
              </w:rPr>
              <w:t>Critical Ground Infrastructure Cyberattack</w:t>
            </w:r>
          </w:p>
        </w:tc>
        <w:tc>
          <w:tcPr>
            <w:tcW w:w="936" w:type="pct"/>
            <w:tcBorders>
              <w:top w:val="nil"/>
              <w:left w:val="nil"/>
              <w:bottom w:val="single" w:sz="8" w:space="0" w:color="E6E6E6"/>
              <w:right w:val="single" w:sz="8" w:space="0" w:color="E6E6E6"/>
            </w:tcBorders>
            <w:vAlign w:val="center"/>
            <w:hideMark/>
          </w:tcPr>
          <w:p w14:paraId="726CAC39" w14:textId="77777777" w:rsidR="0013391A" w:rsidRPr="001E270A" w:rsidRDefault="0013391A" w:rsidP="00713C24">
            <w:pPr>
              <w:spacing w:after="0"/>
              <w:jc w:val="center"/>
              <w:rPr>
                <w:rFonts w:ascii="Calibri" w:hAnsi="Calibri" w:cs="Calibri"/>
                <w:i/>
                <w:iCs/>
                <w:color w:val="000000"/>
                <w:szCs w:val="20"/>
                <w:lang w:val="nl-BE" w:eastAsia="nl-BE"/>
              </w:rPr>
            </w:pPr>
            <w:r w:rsidRPr="001E270A">
              <w:rPr>
                <w:rFonts w:ascii="Calibri" w:hAnsi="Calibri" w:cs="Calibri"/>
                <w:i/>
                <w:iCs/>
                <w:color w:val="000000"/>
                <w:szCs w:val="20"/>
                <w:lang w:val="nl-BE" w:eastAsia="nl-BE"/>
              </w:rPr>
              <w:t>4</w:t>
            </w:r>
          </w:p>
        </w:tc>
        <w:tc>
          <w:tcPr>
            <w:tcW w:w="953" w:type="pct"/>
            <w:tcBorders>
              <w:top w:val="nil"/>
              <w:left w:val="nil"/>
              <w:bottom w:val="single" w:sz="8" w:space="0" w:color="E6E6E6"/>
              <w:right w:val="single" w:sz="8" w:space="0" w:color="E6E6E6"/>
            </w:tcBorders>
            <w:vAlign w:val="center"/>
            <w:hideMark/>
          </w:tcPr>
          <w:p w14:paraId="4E17EA36" w14:textId="77777777" w:rsidR="0013391A" w:rsidRPr="001E270A" w:rsidRDefault="0013391A" w:rsidP="00713C24">
            <w:pPr>
              <w:spacing w:after="0"/>
              <w:jc w:val="center"/>
              <w:rPr>
                <w:rFonts w:ascii="Calibri" w:hAnsi="Calibri" w:cs="Calibri"/>
                <w:i/>
                <w:iCs/>
                <w:color w:val="000000"/>
                <w:szCs w:val="20"/>
                <w:lang w:val="nl-BE" w:eastAsia="nl-BE"/>
              </w:rPr>
            </w:pPr>
            <w:r w:rsidRPr="001E270A">
              <w:rPr>
                <w:rFonts w:ascii="Calibri" w:hAnsi="Calibri" w:cs="Calibri"/>
                <w:i/>
                <w:iCs/>
                <w:color w:val="000000"/>
                <w:szCs w:val="20"/>
                <w:lang w:val="nl-BE" w:eastAsia="nl-BE"/>
              </w:rPr>
              <w:t>5</w:t>
            </w:r>
          </w:p>
        </w:tc>
      </w:tr>
    </w:tbl>
    <w:p w14:paraId="7FFE4A5F" w14:textId="77777777" w:rsidR="0013391A" w:rsidRDefault="0013391A" w:rsidP="00FC0563">
      <w:pPr>
        <w:rPr>
          <w:b/>
          <w:bCs/>
          <w:i/>
          <w:iCs/>
          <w:sz w:val="22"/>
          <w:szCs w:val="22"/>
          <w:u w:val="single"/>
        </w:rPr>
      </w:pPr>
    </w:p>
    <w:p w14:paraId="0E47CA2B" w14:textId="77777777" w:rsidR="00FC0563" w:rsidRPr="007052BD" w:rsidRDefault="00FC0563" w:rsidP="00FC0563">
      <w:pPr>
        <w:rPr>
          <w:b/>
          <w:bCs/>
          <w:i/>
          <w:iCs/>
          <w:sz w:val="22"/>
          <w:szCs w:val="22"/>
          <w:u w:val="single"/>
        </w:rPr>
      </w:pPr>
      <w:r w:rsidRPr="007052BD">
        <w:rPr>
          <w:b/>
          <w:bCs/>
          <w:i/>
          <w:iCs/>
          <w:sz w:val="22"/>
          <w:szCs w:val="22"/>
          <w:u w:val="single"/>
        </w:rPr>
        <w:t>S4 – CSG Enhanced</w:t>
      </w:r>
    </w:p>
    <w:p w14:paraId="2BB2C735" w14:textId="5E15A718" w:rsidR="00FC0563" w:rsidRPr="00DB5A6A" w:rsidRDefault="00DB5A6A" w:rsidP="00DB5A6A">
      <w:pPr>
        <w:pStyle w:val="Caption"/>
        <w:rPr>
          <w:szCs w:val="20"/>
        </w:rPr>
      </w:pPr>
      <w:bookmarkStart w:id="170" w:name="_Toc239018447"/>
      <w:r>
        <w:t xml:space="preserve">Table </w:t>
      </w:r>
      <w:r>
        <w:fldChar w:fldCharType="begin"/>
      </w:r>
      <w:r>
        <w:instrText xml:space="preserve"> SEQ Table \* ARABIC </w:instrText>
      </w:r>
      <w:r>
        <w:fldChar w:fldCharType="separate"/>
      </w:r>
      <w:r w:rsidR="005F19E3">
        <w:rPr>
          <w:noProof/>
        </w:rPr>
        <w:t>56</w:t>
      </w:r>
      <w:r>
        <w:fldChar w:fldCharType="end"/>
      </w:r>
      <w:r>
        <w:t xml:space="preserve"> Scenario 4 – trade-off analysis parameters</w:t>
      </w:r>
      <w:bookmarkEnd w:id="170"/>
    </w:p>
    <w:tbl>
      <w:tblPr>
        <w:tblW w:w="5000" w:type="pct"/>
        <w:tblCellMar>
          <w:left w:w="70" w:type="dxa"/>
          <w:right w:w="70" w:type="dxa"/>
        </w:tblCellMar>
        <w:tblLook w:val="04A0" w:firstRow="1" w:lastRow="0" w:firstColumn="1" w:lastColumn="0" w:noHBand="0" w:noVBand="1"/>
      </w:tblPr>
      <w:tblGrid>
        <w:gridCol w:w="830"/>
        <w:gridCol w:w="5163"/>
        <w:gridCol w:w="1851"/>
        <w:gridCol w:w="1774"/>
      </w:tblGrid>
      <w:tr w:rsidR="003C55A7" w:rsidRPr="003C55A7" w14:paraId="7F4F332D" w14:textId="77777777" w:rsidTr="003C55A7">
        <w:trPr>
          <w:trHeight w:val="20"/>
        </w:trPr>
        <w:tc>
          <w:tcPr>
            <w:tcW w:w="432" w:type="pct"/>
            <w:tcBorders>
              <w:top w:val="single" w:sz="8" w:space="0" w:color="E6E6E6"/>
              <w:left w:val="single" w:sz="8" w:space="0" w:color="E6E6E6"/>
              <w:bottom w:val="single" w:sz="8" w:space="0" w:color="E6E6E6"/>
              <w:right w:val="single" w:sz="8" w:space="0" w:color="E6E6E6"/>
            </w:tcBorders>
            <w:shd w:val="clear" w:color="000000" w:fill="156082"/>
            <w:vAlign w:val="center"/>
            <w:hideMark/>
          </w:tcPr>
          <w:p w14:paraId="2D8B170A" w14:textId="77777777" w:rsidR="003C55A7" w:rsidRPr="003C55A7" w:rsidRDefault="003C55A7" w:rsidP="003C55A7">
            <w:pPr>
              <w:spacing w:after="0"/>
              <w:jc w:val="center"/>
              <w:rPr>
                <w:rFonts w:cstheme="minorHAnsi"/>
                <w:b/>
                <w:bCs/>
                <w:color w:val="FFFFFF"/>
                <w:szCs w:val="20"/>
                <w:lang w:val="nl-BE" w:eastAsia="nl-BE"/>
              </w:rPr>
            </w:pPr>
            <w:r w:rsidRPr="003C55A7">
              <w:rPr>
                <w:rFonts w:cstheme="minorHAnsi"/>
                <w:b/>
                <w:bCs/>
                <w:color w:val="FFFFFF"/>
                <w:szCs w:val="20"/>
                <w:lang w:val="nl-BE" w:eastAsia="nl-BE"/>
              </w:rPr>
              <w:t>Risk ID</w:t>
            </w:r>
          </w:p>
        </w:tc>
        <w:tc>
          <w:tcPr>
            <w:tcW w:w="2684" w:type="pct"/>
            <w:tcBorders>
              <w:top w:val="single" w:sz="8" w:space="0" w:color="E6E6E6"/>
              <w:left w:val="nil"/>
              <w:bottom w:val="single" w:sz="8" w:space="0" w:color="E6E6E6"/>
              <w:right w:val="single" w:sz="8" w:space="0" w:color="E6E6E6"/>
            </w:tcBorders>
            <w:shd w:val="clear" w:color="000000" w:fill="156082"/>
            <w:vAlign w:val="center"/>
            <w:hideMark/>
          </w:tcPr>
          <w:p w14:paraId="4BFF9467" w14:textId="77777777" w:rsidR="003C55A7" w:rsidRPr="003C55A7" w:rsidRDefault="003C55A7" w:rsidP="003C55A7">
            <w:pPr>
              <w:spacing w:after="0"/>
              <w:jc w:val="center"/>
              <w:rPr>
                <w:rFonts w:cstheme="minorHAnsi"/>
                <w:b/>
                <w:bCs/>
                <w:color w:val="FFFFFF"/>
                <w:szCs w:val="20"/>
                <w:lang w:val="nl-BE" w:eastAsia="nl-BE"/>
              </w:rPr>
            </w:pPr>
            <w:r w:rsidRPr="003C55A7">
              <w:rPr>
                <w:rFonts w:cstheme="minorHAnsi"/>
                <w:b/>
                <w:bCs/>
                <w:color w:val="FFFFFF"/>
                <w:szCs w:val="20"/>
                <w:lang w:val="nl-BE" w:eastAsia="nl-BE"/>
              </w:rPr>
              <w:t>Risk Name</w:t>
            </w:r>
          </w:p>
        </w:tc>
        <w:tc>
          <w:tcPr>
            <w:tcW w:w="962" w:type="pct"/>
            <w:tcBorders>
              <w:top w:val="single" w:sz="8" w:space="0" w:color="E6E6E6"/>
              <w:left w:val="nil"/>
              <w:bottom w:val="single" w:sz="8" w:space="0" w:color="E6E6E6"/>
              <w:right w:val="single" w:sz="8" w:space="0" w:color="E6E6E6"/>
            </w:tcBorders>
            <w:shd w:val="clear" w:color="000000" w:fill="FFE600"/>
            <w:vAlign w:val="center"/>
            <w:hideMark/>
          </w:tcPr>
          <w:p w14:paraId="26ED0EFB" w14:textId="77777777" w:rsidR="003C55A7" w:rsidRPr="003C55A7" w:rsidRDefault="003C55A7" w:rsidP="003C55A7">
            <w:pPr>
              <w:spacing w:after="0"/>
              <w:jc w:val="center"/>
              <w:rPr>
                <w:rFonts w:cstheme="minorHAnsi"/>
                <w:b/>
                <w:bCs/>
                <w:color w:val="4D93D9"/>
                <w:szCs w:val="20"/>
                <w:lang w:val="nl-BE" w:eastAsia="nl-BE"/>
              </w:rPr>
            </w:pPr>
            <w:r w:rsidRPr="003C55A7">
              <w:rPr>
                <w:rFonts w:cstheme="minorHAnsi"/>
                <w:b/>
                <w:bCs/>
                <w:color w:val="4D93D9"/>
                <w:szCs w:val="20"/>
                <w:lang w:val="nl-BE" w:eastAsia="nl-BE"/>
              </w:rPr>
              <w:t xml:space="preserve">Base case </w:t>
            </w:r>
            <w:r w:rsidRPr="003C55A7">
              <w:rPr>
                <w:rFonts w:cstheme="minorHAnsi"/>
                <w:b/>
                <w:bCs/>
                <w:color w:val="4D93D9"/>
                <w:szCs w:val="20"/>
                <w:lang w:val="nl-BE" w:eastAsia="nl-BE"/>
              </w:rPr>
              <w:br/>
            </w:r>
            <w:r w:rsidRPr="003C55A7">
              <w:rPr>
                <w:rFonts w:cstheme="minorHAnsi"/>
                <w:i/>
                <w:iCs/>
                <w:color w:val="4D93D9"/>
                <w:szCs w:val="20"/>
                <w:lang w:val="nl-BE" w:eastAsia="nl-BE"/>
              </w:rPr>
              <w:t>(most likely)</w:t>
            </w:r>
          </w:p>
        </w:tc>
        <w:tc>
          <w:tcPr>
            <w:tcW w:w="922" w:type="pct"/>
            <w:tcBorders>
              <w:top w:val="single" w:sz="8" w:space="0" w:color="E6E6E6"/>
              <w:left w:val="nil"/>
              <w:bottom w:val="single" w:sz="8" w:space="0" w:color="E6E6E6"/>
              <w:right w:val="single" w:sz="8" w:space="0" w:color="E6E6E6"/>
            </w:tcBorders>
            <w:shd w:val="clear" w:color="000000" w:fill="FFE600"/>
            <w:vAlign w:val="center"/>
            <w:hideMark/>
          </w:tcPr>
          <w:p w14:paraId="6F648BAC" w14:textId="77777777" w:rsidR="003C55A7" w:rsidRPr="003C55A7" w:rsidRDefault="003C55A7" w:rsidP="003C55A7">
            <w:pPr>
              <w:spacing w:after="0"/>
              <w:jc w:val="center"/>
              <w:rPr>
                <w:rFonts w:cstheme="minorHAnsi"/>
                <w:b/>
                <w:bCs/>
                <w:color w:val="4D93D9"/>
                <w:szCs w:val="20"/>
                <w:lang w:val="nl-BE" w:eastAsia="nl-BE"/>
              </w:rPr>
            </w:pPr>
            <w:r w:rsidRPr="003C55A7">
              <w:rPr>
                <w:rFonts w:cstheme="minorHAnsi"/>
                <w:b/>
                <w:bCs/>
                <w:color w:val="4D93D9"/>
                <w:szCs w:val="20"/>
                <w:lang w:val="nl-BE" w:eastAsia="nl-BE"/>
              </w:rPr>
              <w:t xml:space="preserve">Base case </w:t>
            </w:r>
            <w:r w:rsidRPr="003C55A7">
              <w:rPr>
                <w:rFonts w:cstheme="minorHAnsi"/>
                <w:b/>
                <w:bCs/>
                <w:color w:val="4D93D9"/>
                <w:szCs w:val="20"/>
                <w:lang w:val="nl-BE" w:eastAsia="nl-BE"/>
              </w:rPr>
              <w:br/>
            </w:r>
            <w:r w:rsidRPr="003C55A7">
              <w:rPr>
                <w:rFonts w:cstheme="minorHAnsi"/>
                <w:i/>
                <w:iCs/>
                <w:color w:val="4D93D9"/>
                <w:szCs w:val="20"/>
                <w:lang w:val="nl-BE" w:eastAsia="nl-BE"/>
              </w:rPr>
              <w:t>(most likely)</w:t>
            </w:r>
          </w:p>
        </w:tc>
      </w:tr>
      <w:tr w:rsidR="003C55A7" w:rsidRPr="003C55A7" w14:paraId="272E7B42" w14:textId="77777777" w:rsidTr="003C55A7">
        <w:trPr>
          <w:trHeight w:val="20"/>
        </w:trPr>
        <w:tc>
          <w:tcPr>
            <w:tcW w:w="432" w:type="pct"/>
            <w:tcBorders>
              <w:top w:val="nil"/>
              <w:left w:val="single" w:sz="8" w:space="0" w:color="E6E6E6"/>
              <w:bottom w:val="single" w:sz="8" w:space="0" w:color="E6E6E6"/>
              <w:right w:val="single" w:sz="8" w:space="0" w:color="E6E6E6"/>
            </w:tcBorders>
            <w:shd w:val="clear" w:color="000000" w:fill="002060"/>
            <w:vAlign w:val="center"/>
            <w:hideMark/>
          </w:tcPr>
          <w:p w14:paraId="1C6B428E" w14:textId="1EBCDF90" w:rsidR="003C55A7" w:rsidRPr="003C55A7" w:rsidRDefault="0003468C" w:rsidP="003C55A7">
            <w:pPr>
              <w:spacing w:after="0"/>
              <w:jc w:val="center"/>
              <w:rPr>
                <w:rFonts w:cstheme="minorHAnsi"/>
                <w:b/>
                <w:bCs/>
                <w:color w:val="FFFFFF"/>
                <w:szCs w:val="20"/>
                <w:lang w:val="nl-BE" w:eastAsia="nl-BE"/>
              </w:rPr>
            </w:pPr>
            <w:r>
              <w:rPr>
                <w:rFonts w:cstheme="minorHAnsi"/>
                <w:b/>
                <w:bCs/>
                <w:color w:val="FFFFFF"/>
                <w:szCs w:val="20"/>
                <w:lang w:val="nl-BE" w:eastAsia="nl-BE"/>
              </w:rPr>
              <w:t>B1</w:t>
            </w:r>
          </w:p>
        </w:tc>
        <w:tc>
          <w:tcPr>
            <w:tcW w:w="2684" w:type="pct"/>
            <w:tcBorders>
              <w:top w:val="nil"/>
              <w:left w:val="nil"/>
              <w:bottom w:val="single" w:sz="8" w:space="0" w:color="E6E6E6"/>
              <w:right w:val="nil"/>
            </w:tcBorders>
            <w:shd w:val="clear" w:color="000000" w:fill="9BBCFF"/>
            <w:vAlign w:val="center"/>
            <w:hideMark/>
          </w:tcPr>
          <w:p w14:paraId="59E50924" w14:textId="77777777" w:rsidR="003C55A7" w:rsidRPr="003C55A7" w:rsidRDefault="003C55A7" w:rsidP="003C55A7">
            <w:pPr>
              <w:spacing w:after="0"/>
              <w:jc w:val="left"/>
              <w:rPr>
                <w:rFonts w:cstheme="minorHAnsi"/>
                <w:i/>
                <w:iCs/>
                <w:color w:val="000000"/>
                <w:szCs w:val="20"/>
                <w:lang w:val="nl-BE" w:eastAsia="nl-BE"/>
              </w:rPr>
            </w:pPr>
            <w:r w:rsidRPr="003C55A7">
              <w:rPr>
                <w:rFonts w:cstheme="minorHAnsi"/>
                <w:b/>
                <w:bCs/>
                <w:i/>
                <w:iCs/>
                <w:color w:val="000000"/>
                <w:szCs w:val="20"/>
                <w:lang w:val="nl-BE" w:eastAsia="nl-BE"/>
              </w:rPr>
              <w:t xml:space="preserve">Launch Infrastructure Risks </w:t>
            </w:r>
            <w:r w:rsidRPr="003C55A7">
              <w:rPr>
                <w:rFonts w:cstheme="minorHAnsi"/>
                <w:i/>
                <w:iCs/>
                <w:color w:val="000000"/>
                <w:szCs w:val="20"/>
                <w:lang w:val="nl-BE" w:eastAsia="nl-BE"/>
              </w:rPr>
              <w:t>(4 Risks)</w:t>
            </w:r>
          </w:p>
        </w:tc>
        <w:tc>
          <w:tcPr>
            <w:tcW w:w="962" w:type="pct"/>
            <w:tcBorders>
              <w:top w:val="nil"/>
              <w:left w:val="nil"/>
              <w:bottom w:val="single" w:sz="8" w:space="0" w:color="E6E6E6"/>
              <w:right w:val="nil"/>
            </w:tcBorders>
            <w:shd w:val="clear" w:color="000000" w:fill="BCAA00"/>
            <w:vAlign w:val="center"/>
            <w:hideMark/>
          </w:tcPr>
          <w:p w14:paraId="429C95D3" w14:textId="77777777" w:rsidR="003C55A7" w:rsidRPr="003C55A7" w:rsidRDefault="003C55A7" w:rsidP="003C55A7">
            <w:pPr>
              <w:spacing w:after="0"/>
              <w:jc w:val="center"/>
              <w:rPr>
                <w:rFonts w:cstheme="minorHAnsi"/>
                <w:b/>
                <w:bCs/>
                <w:color w:val="FFFFFF"/>
                <w:szCs w:val="20"/>
                <w:lang w:val="nl-BE" w:eastAsia="nl-BE"/>
              </w:rPr>
            </w:pPr>
            <w:r w:rsidRPr="003C55A7">
              <w:rPr>
                <w:rFonts w:cstheme="minorHAnsi"/>
                <w:b/>
                <w:bCs/>
                <w:color w:val="FFFFFF"/>
                <w:szCs w:val="20"/>
                <w:lang w:val="nl-BE" w:eastAsia="nl-BE"/>
              </w:rPr>
              <w:t xml:space="preserve">Likelihood </w:t>
            </w:r>
            <w:r w:rsidRPr="003C55A7">
              <w:rPr>
                <w:rFonts w:cstheme="minorHAnsi"/>
                <w:i/>
                <w:iCs/>
                <w:color w:val="FFFFFF"/>
                <w:szCs w:val="20"/>
                <w:lang w:val="nl-BE" w:eastAsia="nl-BE"/>
              </w:rPr>
              <w:t>(1-5)</w:t>
            </w:r>
          </w:p>
        </w:tc>
        <w:tc>
          <w:tcPr>
            <w:tcW w:w="922" w:type="pct"/>
            <w:tcBorders>
              <w:top w:val="nil"/>
              <w:left w:val="nil"/>
              <w:bottom w:val="single" w:sz="8" w:space="0" w:color="E6E6E6"/>
              <w:right w:val="nil"/>
            </w:tcBorders>
            <w:shd w:val="clear" w:color="000000" w:fill="BCAA00"/>
            <w:vAlign w:val="center"/>
            <w:hideMark/>
          </w:tcPr>
          <w:p w14:paraId="0C2CA123" w14:textId="77777777" w:rsidR="003C55A7" w:rsidRPr="003C55A7" w:rsidRDefault="003C55A7" w:rsidP="003C55A7">
            <w:pPr>
              <w:spacing w:after="0"/>
              <w:jc w:val="center"/>
              <w:rPr>
                <w:rFonts w:cstheme="minorHAnsi"/>
                <w:b/>
                <w:bCs/>
                <w:color w:val="FFFFFF"/>
                <w:szCs w:val="20"/>
                <w:lang w:val="nl-BE" w:eastAsia="nl-BE"/>
              </w:rPr>
            </w:pPr>
            <w:r w:rsidRPr="003C55A7">
              <w:rPr>
                <w:rFonts w:cstheme="minorHAnsi"/>
                <w:b/>
                <w:bCs/>
                <w:color w:val="FFFFFF"/>
                <w:szCs w:val="20"/>
                <w:lang w:val="nl-BE" w:eastAsia="nl-BE"/>
              </w:rPr>
              <w:t xml:space="preserve">Severity </w:t>
            </w:r>
            <w:r w:rsidRPr="003C55A7">
              <w:rPr>
                <w:rFonts w:cstheme="minorHAnsi"/>
                <w:i/>
                <w:iCs/>
                <w:color w:val="FFFFFF"/>
                <w:szCs w:val="20"/>
                <w:lang w:val="nl-BE" w:eastAsia="nl-BE"/>
              </w:rPr>
              <w:t>(1-5)</w:t>
            </w:r>
          </w:p>
        </w:tc>
      </w:tr>
      <w:tr w:rsidR="003C55A7" w:rsidRPr="003C55A7" w14:paraId="499EF54E" w14:textId="77777777" w:rsidTr="003C55A7">
        <w:trPr>
          <w:trHeight w:val="20"/>
        </w:trPr>
        <w:tc>
          <w:tcPr>
            <w:tcW w:w="432" w:type="pct"/>
            <w:tcBorders>
              <w:top w:val="nil"/>
              <w:left w:val="single" w:sz="8" w:space="0" w:color="E6E6E6"/>
              <w:bottom w:val="single" w:sz="8" w:space="0" w:color="E6E6E6"/>
              <w:right w:val="single" w:sz="8" w:space="0" w:color="E6E6E6"/>
            </w:tcBorders>
            <w:vAlign w:val="center"/>
            <w:hideMark/>
          </w:tcPr>
          <w:p w14:paraId="3D3B47A7" w14:textId="77777777" w:rsidR="003C55A7" w:rsidRPr="003C55A7" w:rsidRDefault="003C55A7" w:rsidP="003C55A7">
            <w:pPr>
              <w:spacing w:after="0"/>
              <w:jc w:val="left"/>
              <w:rPr>
                <w:rFonts w:cstheme="minorHAnsi"/>
                <w:i/>
                <w:iCs/>
                <w:color w:val="000000"/>
                <w:szCs w:val="20"/>
                <w:lang w:val="nl-BE" w:eastAsia="nl-BE"/>
              </w:rPr>
            </w:pPr>
            <w:r w:rsidRPr="003C55A7">
              <w:rPr>
                <w:rFonts w:cstheme="minorHAnsi"/>
                <w:i/>
                <w:iCs/>
                <w:color w:val="000000"/>
                <w:szCs w:val="20"/>
                <w:lang w:val="nl-BE" w:eastAsia="nl-BE"/>
              </w:rPr>
              <w:t>R1</w:t>
            </w:r>
          </w:p>
        </w:tc>
        <w:tc>
          <w:tcPr>
            <w:tcW w:w="2684" w:type="pct"/>
            <w:tcBorders>
              <w:top w:val="nil"/>
              <w:left w:val="nil"/>
              <w:bottom w:val="single" w:sz="8" w:space="0" w:color="E6E6E6"/>
              <w:right w:val="single" w:sz="8" w:space="0" w:color="E6E6E6"/>
            </w:tcBorders>
            <w:vAlign w:val="center"/>
            <w:hideMark/>
          </w:tcPr>
          <w:p w14:paraId="26389FBF" w14:textId="77777777" w:rsidR="003C55A7" w:rsidRPr="003C55A7" w:rsidRDefault="003C55A7" w:rsidP="003C55A7">
            <w:pPr>
              <w:spacing w:after="0"/>
              <w:jc w:val="left"/>
              <w:rPr>
                <w:rFonts w:cstheme="minorHAnsi"/>
                <w:color w:val="000000"/>
                <w:szCs w:val="20"/>
                <w:lang w:val="nl-BE" w:eastAsia="nl-BE"/>
              </w:rPr>
            </w:pPr>
            <w:r w:rsidRPr="003C55A7">
              <w:rPr>
                <w:rFonts w:cstheme="minorHAnsi"/>
                <w:color w:val="000000"/>
                <w:szCs w:val="20"/>
                <w:lang w:val="nl-BE" w:eastAsia="nl-BE"/>
              </w:rPr>
              <w:t>Launch Site Unavailability</w:t>
            </w:r>
          </w:p>
        </w:tc>
        <w:tc>
          <w:tcPr>
            <w:tcW w:w="962" w:type="pct"/>
            <w:tcBorders>
              <w:top w:val="nil"/>
              <w:left w:val="nil"/>
              <w:bottom w:val="single" w:sz="8" w:space="0" w:color="E6E6E6"/>
              <w:right w:val="single" w:sz="8" w:space="0" w:color="E6E6E6"/>
            </w:tcBorders>
            <w:vAlign w:val="center"/>
            <w:hideMark/>
          </w:tcPr>
          <w:p w14:paraId="65552033" w14:textId="77777777" w:rsidR="003C55A7" w:rsidRPr="003C55A7" w:rsidRDefault="003C55A7" w:rsidP="003C55A7">
            <w:pPr>
              <w:spacing w:after="0"/>
              <w:jc w:val="center"/>
              <w:rPr>
                <w:rFonts w:cstheme="minorHAnsi"/>
                <w:i/>
                <w:iCs/>
                <w:color w:val="000000"/>
                <w:szCs w:val="20"/>
                <w:lang w:val="nl-BE" w:eastAsia="nl-BE"/>
              </w:rPr>
            </w:pPr>
            <w:r w:rsidRPr="003C55A7">
              <w:rPr>
                <w:rFonts w:cstheme="minorHAnsi"/>
                <w:i/>
                <w:iCs/>
                <w:color w:val="000000"/>
                <w:szCs w:val="20"/>
                <w:lang w:val="nl-BE" w:eastAsia="nl-BE"/>
              </w:rPr>
              <w:t>4</w:t>
            </w:r>
          </w:p>
        </w:tc>
        <w:tc>
          <w:tcPr>
            <w:tcW w:w="922" w:type="pct"/>
            <w:tcBorders>
              <w:top w:val="nil"/>
              <w:left w:val="nil"/>
              <w:bottom w:val="single" w:sz="8" w:space="0" w:color="E6E6E6"/>
              <w:right w:val="single" w:sz="8" w:space="0" w:color="E6E6E6"/>
            </w:tcBorders>
            <w:vAlign w:val="center"/>
            <w:hideMark/>
          </w:tcPr>
          <w:p w14:paraId="0DC13F1D" w14:textId="77777777" w:rsidR="003C55A7" w:rsidRPr="003C55A7" w:rsidRDefault="003C55A7" w:rsidP="003C55A7">
            <w:pPr>
              <w:spacing w:after="0"/>
              <w:jc w:val="center"/>
              <w:rPr>
                <w:rFonts w:cstheme="minorHAnsi"/>
                <w:i/>
                <w:iCs/>
                <w:color w:val="000000"/>
                <w:szCs w:val="20"/>
                <w:lang w:val="nl-BE" w:eastAsia="nl-BE"/>
              </w:rPr>
            </w:pPr>
            <w:r w:rsidRPr="003C55A7">
              <w:rPr>
                <w:rFonts w:cstheme="minorHAnsi"/>
                <w:i/>
                <w:iCs/>
                <w:color w:val="000000"/>
                <w:szCs w:val="20"/>
                <w:lang w:val="nl-BE" w:eastAsia="nl-BE"/>
              </w:rPr>
              <w:t>5</w:t>
            </w:r>
          </w:p>
        </w:tc>
      </w:tr>
      <w:tr w:rsidR="003C55A7" w:rsidRPr="003C55A7" w14:paraId="23E3CCD1" w14:textId="77777777" w:rsidTr="003C55A7">
        <w:trPr>
          <w:trHeight w:val="20"/>
        </w:trPr>
        <w:tc>
          <w:tcPr>
            <w:tcW w:w="432" w:type="pct"/>
            <w:tcBorders>
              <w:top w:val="nil"/>
              <w:left w:val="single" w:sz="8" w:space="0" w:color="E6E6E6"/>
              <w:bottom w:val="single" w:sz="8" w:space="0" w:color="E6E6E6"/>
              <w:right w:val="single" w:sz="8" w:space="0" w:color="E6E6E6"/>
            </w:tcBorders>
            <w:vAlign w:val="center"/>
            <w:hideMark/>
          </w:tcPr>
          <w:p w14:paraId="72358CE5" w14:textId="77777777" w:rsidR="003C55A7" w:rsidRPr="003C55A7" w:rsidRDefault="003C55A7" w:rsidP="003C55A7">
            <w:pPr>
              <w:spacing w:after="0"/>
              <w:jc w:val="left"/>
              <w:rPr>
                <w:rFonts w:cstheme="minorHAnsi"/>
                <w:i/>
                <w:iCs/>
                <w:color w:val="000000"/>
                <w:szCs w:val="20"/>
                <w:lang w:val="nl-BE" w:eastAsia="nl-BE"/>
              </w:rPr>
            </w:pPr>
            <w:r w:rsidRPr="003C55A7">
              <w:rPr>
                <w:rFonts w:cstheme="minorHAnsi"/>
                <w:i/>
                <w:iCs/>
                <w:color w:val="000000"/>
                <w:szCs w:val="20"/>
                <w:lang w:val="nl-BE" w:eastAsia="nl-BE"/>
              </w:rPr>
              <w:t>R2</w:t>
            </w:r>
          </w:p>
        </w:tc>
        <w:tc>
          <w:tcPr>
            <w:tcW w:w="2684" w:type="pct"/>
            <w:tcBorders>
              <w:top w:val="nil"/>
              <w:left w:val="nil"/>
              <w:bottom w:val="single" w:sz="8" w:space="0" w:color="E6E6E6"/>
              <w:right w:val="single" w:sz="8" w:space="0" w:color="E6E6E6"/>
            </w:tcBorders>
            <w:vAlign w:val="center"/>
            <w:hideMark/>
          </w:tcPr>
          <w:p w14:paraId="0B6B2C0C" w14:textId="77777777" w:rsidR="003C55A7" w:rsidRPr="003C55A7" w:rsidRDefault="003C55A7" w:rsidP="003C55A7">
            <w:pPr>
              <w:spacing w:after="0"/>
              <w:jc w:val="left"/>
              <w:rPr>
                <w:rFonts w:cstheme="minorHAnsi"/>
                <w:color w:val="000000"/>
                <w:szCs w:val="20"/>
                <w:lang w:val="nl-BE" w:eastAsia="nl-BE"/>
              </w:rPr>
            </w:pPr>
            <w:r w:rsidRPr="003C55A7">
              <w:rPr>
                <w:rFonts w:cstheme="minorHAnsi"/>
                <w:color w:val="000000"/>
                <w:szCs w:val="20"/>
                <w:lang w:val="nl-BE" w:eastAsia="nl-BE"/>
              </w:rPr>
              <w:t>Launch Pad Capacity Saturation</w:t>
            </w:r>
          </w:p>
        </w:tc>
        <w:tc>
          <w:tcPr>
            <w:tcW w:w="962" w:type="pct"/>
            <w:tcBorders>
              <w:top w:val="nil"/>
              <w:left w:val="nil"/>
              <w:bottom w:val="single" w:sz="8" w:space="0" w:color="E6E6E6"/>
              <w:right w:val="single" w:sz="8" w:space="0" w:color="E6E6E6"/>
            </w:tcBorders>
            <w:vAlign w:val="center"/>
            <w:hideMark/>
          </w:tcPr>
          <w:p w14:paraId="29858FC5" w14:textId="77777777" w:rsidR="003C55A7" w:rsidRPr="003C55A7" w:rsidRDefault="003C55A7" w:rsidP="003C55A7">
            <w:pPr>
              <w:spacing w:after="0"/>
              <w:jc w:val="center"/>
              <w:rPr>
                <w:rFonts w:cstheme="minorHAnsi"/>
                <w:i/>
                <w:iCs/>
                <w:color w:val="000000"/>
                <w:szCs w:val="20"/>
                <w:lang w:val="nl-BE" w:eastAsia="nl-BE"/>
              </w:rPr>
            </w:pPr>
            <w:r w:rsidRPr="003C55A7">
              <w:rPr>
                <w:rFonts w:cstheme="minorHAnsi"/>
                <w:i/>
                <w:iCs/>
                <w:color w:val="000000"/>
                <w:szCs w:val="20"/>
                <w:lang w:val="nl-BE" w:eastAsia="nl-BE"/>
              </w:rPr>
              <w:t>4</w:t>
            </w:r>
          </w:p>
        </w:tc>
        <w:tc>
          <w:tcPr>
            <w:tcW w:w="922" w:type="pct"/>
            <w:tcBorders>
              <w:top w:val="nil"/>
              <w:left w:val="nil"/>
              <w:bottom w:val="single" w:sz="8" w:space="0" w:color="E6E6E6"/>
              <w:right w:val="single" w:sz="8" w:space="0" w:color="E6E6E6"/>
            </w:tcBorders>
            <w:vAlign w:val="center"/>
            <w:hideMark/>
          </w:tcPr>
          <w:p w14:paraId="03E93004" w14:textId="77777777" w:rsidR="003C55A7" w:rsidRPr="003C55A7" w:rsidRDefault="003C55A7" w:rsidP="003C55A7">
            <w:pPr>
              <w:spacing w:after="0"/>
              <w:jc w:val="center"/>
              <w:rPr>
                <w:rFonts w:cstheme="minorHAnsi"/>
                <w:i/>
                <w:iCs/>
                <w:color w:val="000000"/>
                <w:szCs w:val="20"/>
                <w:lang w:val="nl-BE" w:eastAsia="nl-BE"/>
              </w:rPr>
            </w:pPr>
            <w:r w:rsidRPr="003C55A7">
              <w:rPr>
                <w:rFonts w:cstheme="minorHAnsi"/>
                <w:i/>
                <w:iCs/>
                <w:color w:val="000000"/>
                <w:szCs w:val="20"/>
                <w:lang w:val="nl-BE" w:eastAsia="nl-BE"/>
              </w:rPr>
              <w:t>4</w:t>
            </w:r>
          </w:p>
        </w:tc>
      </w:tr>
      <w:tr w:rsidR="003C55A7" w:rsidRPr="003C55A7" w14:paraId="10AA7766" w14:textId="77777777" w:rsidTr="003C55A7">
        <w:trPr>
          <w:trHeight w:val="20"/>
        </w:trPr>
        <w:tc>
          <w:tcPr>
            <w:tcW w:w="432" w:type="pct"/>
            <w:tcBorders>
              <w:top w:val="nil"/>
              <w:left w:val="single" w:sz="8" w:space="0" w:color="E6E6E6"/>
              <w:bottom w:val="single" w:sz="8" w:space="0" w:color="E6E6E6"/>
              <w:right w:val="single" w:sz="8" w:space="0" w:color="E6E6E6"/>
            </w:tcBorders>
            <w:vAlign w:val="center"/>
            <w:hideMark/>
          </w:tcPr>
          <w:p w14:paraId="75352CB6" w14:textId="77777777" w:rsidR="003C55A7" w:rsidRPr="003C55A7" w:rsidRDefault="003C55A7" w:rsidP="003C55A7">
            <w:pPr>
              <w:spacing w:after="0"/>
              <w:jc w:val="left"/>
              <w:rPr>
                <w:rFonts w:cstheme="minorHAnsi"/>
                <w:i/>
                <w:iCs/>
                <w:color w:val="000000"/>
                <w:szCs w:val="20"/>
                <w:lang w:val="nl-BE" w:eastAsia="nl-BE"/>
              </w:rPr>
            </w:pPr>
            <w:r w:rsidRPr="003C55A7">
              <w:rPr>
                <w:rFonts w:cstheme="minorHAnsi"/>
                <w:i/>
                <w:iCs/>
                <w:color w:val="000000"/>
                <w:szCs w:val="20"/>
                <w:lang w:val="nl-BE" w:eastAsia="nl-BE"/>
              </w:rPr>
              <w:t>R3</w:t>
            </w:r>
          </w:p>
        </w:tc>
        <w:tc>
          <w:tcPr>
            <w:tcW w:w="2684" w:type="pct"/>
            <w:tcBorders>
              <w:top w:val="nil"/>
              <w:left w:val="nil"/>
              <w:bottom w:val="single" w:sz="8" w:space="0" w:color="E6E6E6"/>
              <w:right w:val="single" w:sz="8" w:space="0" w:color="E6E6E6"/>
            </w:tcBorders>
            <w:vAlign w:val="center"/>
            <w:hideMark/>
          </w:tcPr>
          <w:p w14:paraId="14014A91" w14:textId="77777777" w:rsidR="003C55A7" w:rsidRPr="003C55A7" w:rsidRDefault="003C55A7" w:rsidP="003C55A7">
            <w:pPr>
              <w:spacing w:after="0"/>
              <w:jc w:val="left"/>
              <w:rPr>
                <w:rFonts w:cstheme="minorHAnsi"/>
                <w:color w:val="000000"/>
                <w:szCs w:val="20"/>
                <w:lang w:val="nl-BE" w:eastAsia="nl-BE"/>
              </w:rPr>
            </w:pPr>
            <w:r w:rsidRPr="003C55A7">
              <w:rPr>
                <w:rFonts w:cstheme="minorHAnsi"/>
                <w:color w:val="000000"/>
                <w:szCs w:val="20"/>
                <w:lang w:val="nl-BE" w:eastAsia="nl-BE"/>
              </w:rPr>
              <w:t>Launch Campaign Disruption</w:t>
            </w:r>
          </w:p>
        </w:tc>
        <w:tc>
          <w:tcPr>
            <w:tcW w:w="962" w:type="pct"/>
            <w:tcBorders>
              <w:top w:val="nil"/>
              <w:left w:val="nil"/>
              <w:bottom w:val="single" w:sz="8" w:space="0" w:color="E6E6E6"/>
              <w:right w:val="single" w:sz="8" w:space="0" w:color="E6E6E6"/>
            </w:tcBorders>
            <w:vAlign w:val="center"/>
            <w:hideMark/>
          </w:tcPr>
          <w:p w14:paraId="10964750" w14:textId="77777777" w:rsidR="003C55A7" w:rsidRPr="003C55A7" w:rsidRDefault="003C55A7" w:rsidP="003C55A7">
            <w:pPr>
              <w:spacing w:after="0"/>
              <w:jc w:val="center"/>
              <w:rPr>
                <w:rFonts w:cstheme="minorHAnsi"/>
                <w:i/>
                <w:iCs/>
                <w:color w:val="000000"/>
                <w:szCs w:val="20"/>
                <w:lang w:val="nl-BE" w:eastAsia="nl-BE"/>
              </w:rPr>
            </w:pPr>
            <w:r w:rsidRPr="003C55A7">
              <w:rPr>
                <w:rFonts w:cstheme="minorHAnsi"/>
                <w:i/>
                <w:iCs/>
                <w:color w:val="000000"/>
                <w:szCs w:val="20"/>
                <w:lang w:val="nl-BE" w:eastAsia="nl-BE"/>
              </w:rPr>
              <w:t>4</w:t>
            </w:r>
          </w:p>
        </w:tc>
        <w:tc>
          <w:tcPr>
            <w:tcW w:w="922" w:type="pct"/>
            <w:tcBorders>
              <w:top w:val="nil"/>
              <w:left w:val="nil"/>
              <w:bottom w:val="single" w:sz="8" w:space="0" w:color="E6E6E6"/>
              <w:right w:val="single" w:sz="8" w:space="0" w:color="E6E6E6"/>
            </w:tcBorders>
            <w:vAlign w:val="center"/>
            <w:hideMark/>
          </w:tcPr>
          <w:p w14:paraId="703A8919" w14:textId="77777777" w:rsidR="003C55A7" w:rsidRPr="003C55A7" w:rsidRDefault="003C55A7" w:rsidP="003C55A7">
            <w:pPr>
              <w:spacing w:after="0"/>
              <w:jc w:val="center"/>
              <w:rPr>
                <w:rFonts w:cstheme="minorHAnsi"/>
                <w:i/>
                <w:iCs/>
                <w:color w:val="000000"/>
                <w:szCs w:val="20"/>
                <w:lang w:val="nl-BE" w:eastAsia="nl-BE"/>
              </w:rPr>
            </w:pPr>
            <w:r w:rsidRPr="003C55A7">
              <w:rPr>
                <w:rFonts w:cstheme="minorHAnsi"/>
                <w:i/>
                <w:iCs/>
                <w:color w:val="000000"/>
                <w:szCs w:val="20"/>
                <w:lang w:val="nl-BE" w:eastAsia="nl-BE"/>
              </w:rPr>
              <w:t>4</w:t>
            </w:r>
          </w:p>
        </w:tc>
      </w:tr>
      <w:tr w:rsidR="003C55A7" w:rsidRPr="003C55A7" w14:paraId="3574BFD5" w14:textId="77777777" w:rsidTr="003C55A7">
        <w:trPr>
          <w:trHeight w:val="20"/>
        </w:trPr>
        <w:tc>
          <w:tcPr>
            <w:tcW w:w="432" w:type="pct"/>
            <w:tcBorders>
              <w:top w:val="nil"/>
              <w:left w:val="single" w:sz="8" w:space="0" w:color="E6E6E6"/>
              <w:bottom w:val="single" w:sz="8" w:space="0" w:color="E6E6E6"/>
              <w:right w:val="single" w:sz="8" w:space="0" w:color="E6E6E6"/>
            </w:tcBorders>
            <w:vAlign w:val="center"/>
            <w:hideMark/>
          </w:tcPr>
          <w:p w14:paraId="76B34C82" w14:textId="77777777" w:rsidR="003C55A7" w:rsidRPr="003C55A7" w:rsidRDefault="003C55A7" w:rsidP="003C55A7">
            <w:pPr>
              <w:spacing w:after="0"/>
              <w:jc w:val="left"/>
              <w:rPr>
                <w:rFonts w:cstheme="minorHAnsi"/>
                <w:i/>
                <w:iCs/>
                <w:color w:val="000000"/>
                <w:szCs w:val="20"/>
                <w:lang w:val="nl-BE" w:eastAsia="nl-BE"/>
              </w:rPr>
            </w:pPr>
            <w:r w:rsidRPr="003C55A7">
              <w:rPr>
                <w:rFonts w:cstheme="minorHAnsi"/>
                <w:i/>
                <w:iCs/>
                <w:color w:val="000000"/>
                <w:szCs w:val="20"/>
                <w:lang w:val="nl-BE" w:eastAsia="nl-BE"/>
              </w:rPr>
              <w:lastRenderedPageBreak/>
              <w:t>R4</w:t>
            </w:r>
          </w:p>
        </w:tc>
        <w:tc>
          <w:tcPr>
            <w:tcW w:w="2684" w:type="pct"/>
            <w:tcBorders>
              <w:top w:val="nil"/>
              <w:left w:val="nil"/>
              <w:bottom w:val="single" w:sz="8" w:space="0" w:color="E6E6E6"/>
              <w:right w:val="single" w:sz="8" w:space="0" w:color="E6E6E6"/>
            </w:tcBorders>
            <w:vAlign w:val="center"/>
            <w:hideMark/>
          </w:tcPr>
          <w:p w14:paraId="578B09DE" w14:textId="77777777" w:rsidR="003C55A7" w:rsidRPr="003C55A7" w:rsidRDefault="003C55A7" w:rsidP="003C55A7">
            <w:pPr>
              <w:spacing w:after="0"/>
              <w:jc w:val="left"/>
              <w:rPr>
                <w:rFonts w:cstheme="minorHAnsi"/>
                <w:color w:val="000000"/>
                <w:szCs w:val="20"/>
                <w:lang w:val="en-US" w:eastAsia="nl-BE"/>
              </w:rPr>
            </w:pPr>
            <w:r w:rsidRPr="003C55A7">
              <w:rPr>
                <w:rFonts w:cstheme="minorHAnsi"/>
                <w:color w:val="000000"/>
                <w:szCs w:val="20"/>
                <w:lang w:val="en-US" w:eastAsia="nl-BE"/>
              </w:rPr>
              <w:t>Range Safety or Launch Authorization Failure</w:t>
            </w:r>
          </w:p>
        </w:tc>
        <w:tc>
          <w:tcPr>
            <w:tcW w:w="962" w:type="pct"/>
            <w:tcBorders>
              <w:top w:val="nil"/>
              <w:left w:val="nil"/>
              <w:bottom w:val="single" w:sz="8" w:space="0" w:color="E6E6E6"/>
              <w:right w:val="single" w:sz="8" w:space="0" w:color="E6E6E6"/>
            </w:tcBorders>
            <w:vAlign w:val="center"/>
            <w:hideMark/>
          </w:tcPr>
          <w:p w14:paraId="0C066032" w14:textId="77777777" w:rsidR="003C55A7" w:rsidRPr="003C55A7" w:rsidRDefault="003C55A7" w:rsidP="003C55A7">
            <w:pPr>
              <w:spacing w:after="0"/>
              <w:jc w:val="center"/>
              <w:rPr>
                <w:rFonts w:cstheme="minorHAnsi"/>
                <w:i/>
                <w:iCs/>
                <w:color w:val="000000"/>
                <w:szCs w:val="20"/>
                <w:lang w:val="nl-BE" w:eastAsia="nl-BE"/>
              </w:rPr>
            </w:pPr>
            <w:r w:rsidRPr="003C55A7">
              <w:rPr>
                <w:rFonts w:cstheme="minorHAnsi"/>
                <w:i/>
                <w:iCs/>
                <w:color w:val="000000"/>
                <w:szCs w:val="20"/>
                <w:lang w:val="nl-BE" w:eastAsia="nl-BE"/>
              </w:rPr>
              <w:t>4</w:t>
            </w:r>
          </w:p>
        </w:tc>
        <w:tc>
          <w:tcPr>
            <w:tcW w:w="922" w:type="pct"/>
            <w:tcBorders>
              <w:top w:val="nil"/>
              <w:left w:val="nil"/>
              <w:bottom w:val="single" w:sz="8" w:space="0" w:color="E6E6E6"/>
              <w:right w:val="single" w:sz="8" w:space="0" w:color="E6E6E6"/>
            </w:tcBorders>
            <w:vAlign w:val="center"/>
            <w:hideMark/>
          </w:tcPr>
          <w:p w14:paraId="6BA509C5" w14:textId="77777777" w:rsidR="003C55A7" w:rsidRPr="003C55A7" w:rsidRDefault="003C55A7" w:rsidP="003C55A7">
            <w:pPr>
              <w:spacing w:after="0"/>
              <w:jc w:val="center"/>
              <w:rPr>
                <w:rFonts w:cstheme="minorHAnsi"/>
                <w:i/>
                <w:iCs/>
                <w:color w:val="000000"/>
                <w:szCs w:val="20"/>
                <w:lang w:val="nl-BE" w:eastAsia="nl-BE"/>
              </w:rPr>
            </w:pPr>
            <w:r w:rsidRPr="003C55A7">
              <w:rPr>
                <w:rFonts w:cstheme="minorHAnsi"/>
                <w:i/>
                <w:iCs/>
                <w:color w:val="000000"/>
                <w:szCs w:val="20"/>
                <w:lang w:val="nl-BE" w:eastAsia="nl-BE"/>
              </w:rPr>
              <w:t>3</w:t>
            </w:r>
          </w:p>
        </w:tc>
      </w:tr>
      <w:tr w:rsidR="003C55A7" w:rsidRPr="003C55A7" w14:paraId="3299086A" w14:textId="77777777" w:rsidTr="003C55A7">
        <w:trPr>
          <w:trHeight w:val="20"/>
        </w:trPr>
        <w:tc>
          <w:tcPr>
            <w:tcW w:w="432" w:type="pct"/>
            <w:tcBorders>
              <w:top w:val="nil"/>
              <w:left w:val="single" w:sz="8" w:space="0" w:color="E6E6E6"/>
              <w:bottom w:val="single" w:sz="8" w:space="0" w:color="E6E6E6"/>
              <w:right w:val="single" w:sz="8" w:space="0" w:color="E6E6E6"/>
            </w:tcBorders>
            <w:shd w:val="clear" w:color="000000" w:fill="BE5014"/>
            <w:vAlign w:val="center"/>
            <w:hideMark/>
          </w:tcPr>
          <w:p w14:paraId="5AF00C32" w14:textId="4ED96097" w:rsidR="003C55A7" w:rsidRPr="003C55A7" w:rsidRDefault="0003468C" w:rsidP="003C55A7">
            <w:pPr>
              <w:spacing w:after="0"/>
              <w:jc w:val="center"/>
              <w:rPr>
                <w:rFonts w:cstheme="minorHAnsi"/>
                <w:b/>
                <w:bCs/>
                <w:color w:val="FFFFFF"/>
                <w:szCs w:val="20"/>
                <w:lang w:val="nl-BE" w:eastAsia="nl-BE"/>
              </w:rPr>
            </w:pPr>
            <w:r>
              <w:rPr>
                <w:rFonts w:cstheme="minorHAnsi"/>
                <w:b/>
                <w:bCs/>
                <w:color w:val="FFFFFF"/>
                <w:szCs w:val="20"/>
                <w:lang w:val="nl-BE" w:eastAsia="nl-BE"/>
              </w:rPr>
              <w:t>B2</w:t>
            </w:r>
          </w:p>
        </w:tc>
        <w:tc>
          <w:tcPr>
            <w:tcW w:w="2684" w:type="pct"/>
            <w:tcBorders>
              <w:top w:val="nil"/>
              <w:left w:val="nil"/>
              <w:bottom w:val="single" w:sz="8" w:space="0" w:color="E6E6E6"/>
              <w:right w:val="nil"/>
            </w:tcBorders>
            <w:shd w:val="clear" w:color="000000" w:fill="F7C7AC"/>
            <w:vAlign w:val="center"/>
            <w:hideMark/>
          </w:tcPr>
          <w:p w14:paraId="4610AE62" w14:textId="77777777" w:rsidR="003C55A7" w:rsidRPr="003C55A7" w:rsidRDefault="003C55A7" w:rsidP="003C55A7">
            <w:pPr>
              <w:spacing w:after="0"/>
              <w:jc w:val="left"/>
              <w:rPr>
                <w:rFonts w:cstheme="minorHAnsi"/>
                <w:i/>
                <w:iCs/>
                <w:color w:val="000000"/>
                <w:szCs w:val="20"/>
                <w:lang w:val="nl-BE" w:eastAsia="nl-BE"/>
              </w:rPr>
            </w:pPr>
            <w:r w:rsidRPr="003C55A7">
              <w:rPr>
                <w:rFonts w:cstheme="minorHAnsi"/>
                <w:b/>
                <w:bCs/>
                <w:i/>
                <w:iCs/>
                <w:color w:val="000000"/>
                <w:szCs w:val="20"/>
                <w:lang w:val="nl-BE" w:eastAsia="nl-BE"/>
              </w:rPr>
              <w:t xml:space="preserve">Testing &amp; Qualification Risks </w:t>
            </w:r>
            <w:r w:rsidRPr="003C55A7">
              <w:rPr>
                <w:rFonts w:cstheme="minorHAnsi"/>
                <w:i/>
                <w:iCs/>
                <w:color w:val="000000"/>
                <w:szCs w:val="20"/>
                <w:lang w:val="nl-BE" w:eastAsia="nl-BE"/>
              </w:rPr>
              <w:t>(3 Risks)</w:t>
            </w:r>
          </w:p>
        </w:tc>
        <w:tc>
          <w:tcPr>
            <w:tcW w:w="962" w:type="pct"/>
            <w:tcBorders>
              <w:top w:val="nil"/>
              <w:left w:val="nil"/>
              <w:bottom w:val="single" w:sz="8" w:space="0" w:color="E6E6E6"/>
              <w:right w:val="nil"/>
            </w:tcBorders>
            <w:shd w:val="clear" w:color="000000" w:fill="BCAA00"/>
            <w:vAlign w:val="center"/>
            <w:hideMark/>
          </w:tcPr>
          <w:p w14:paraId="08FEC5BD" w14:textId="77777777" w:rsidR="003C55A7" w:rsidRPr="003C55A7" w:rsidRDefault="003C55A7" w:rsidP="003C55A7">
            <w:pPr>
              <w:spacing w:after="0"/>
              <w:jc w:val="center"/>
              <w:rPr>
                <w:rFonts w:cstheme="minorHAnsi"/>
                <w:b/>
                <w:bCs/>
                <w:color w:val="FFFFFF"/>
                <w:szCs w:val="20"/>
                <w:lang w:val="nl-BE" w:eastAsia="nl-BE"/>
              </w:rPr>
            </w:pPr>
            <w:r w:rsidRPr="003C55A7">
              <w:rPr>
                <w:rFonts w:cstheme="minorHAnsi"/>
                <w:b/>
                <w:bCs/>
                <w:color w:val="FFFFFF"/>
                <w:szCs w:val="20"/>
                <w:lang w:val="nl-BE" w:eastAsia="nl-BE"/>
              </w:rPr>
              <w:t xml:space="preserve">Likelihood </w:t>
            </w:r>
            <w:r w:rsidRPr="003C55A7">
              <w:rPr>
                <w:rFonts w:cstheme="minorHAnsi"/>
                <w:i/>
                <w:iCs/>
                <w:color w:val="FFFFFF"/>
                <w:szCs w:val="20"/>
                <w:lang w:val="nl-BE" w:eastAsia="nl-BE"/>
              </w:rPr>
              <w:t>(1-5)</w:t>
            </w:r>
          </w:p>
        </w:tc>
        <w:tc>
          <w:tcPr>
            <w:tcW w:w="922" w:type="pct"/>
            <w:tcBorders>
              <w:top w:val="nil"/>
              <w:left w:val="nil"/>
              <w:bottom w:val="single" w:sz="8" w:space="0" w:color="E6E6E6"/>
              <w:right w:val="nil"/>
            </w:tcBorders>
            <w:shd w:val="clear" w:color="000000" w:fill="BCAA00"/>
            <w:vAlign w:val="center"/>
            <w:hideMark/>
          </w:tcPr>
          <w:p w14:paraId="30F498DC" w14:textId="77777777" w:rsidR="003C55A7" w:rsidRPr="003C55A7" w:rsidRDefault="003C55A7" w:rsidP="003C55A7">
            <w:pPr>
              <w:spacing w:after="0"/>
              <w:jc w:val="center"/>
              <w:rPr>
                <w:rFonts w:cstheme="minorHAnsi"/>
                <w:b/>
                <w:bCs/>
                <w:color w:val="FFFFFF"/>
                <w:szCs w:val="20"/>
                <w:lang w:val="nl-BE" w:eastAsia="nl-BE"/>
              </w:rPr>
            </w:pPr>
            <w:r w:rsidRPr="003C55A7">
              <w:rPr>
                <w:rFonts w:cstheme="minorHAnsi"/>
                <w:b/>
                <w:bCs/>
                <w:color w:val="FFFFFF"/>
                <w:szCs w:val="20"/>
                <w:lang w:val="nl-BE" w:eastAsia="nl-BE"/>
              </w:rPr>
              <w:t xml:space="preserve">Severity </w:t>
            </w:r>
            <w:r w:rsidRPr="003C55A7">
              <w:rPr>
                <w:rFonts w:cstheme="minorHAnsi"/>
                <w:i/>
                <w:iCs/>
                <w:color w:val="FFFFFF"/>
                <w:szCs w:val="20"/>
                <w:lang w:val="nl-BE" w:eastAsia="nl-BE"/>
              </w:rPr>
              <w:t>(1-5)</w:t>
            </w:r>
          </w:p>
        </w:tc>
      </w:tr>
      <w:tr w:rsidR="003C55A7" w:rsidRPr="003C55A7" w14:paraId="268E7E38" w14:textId="77777777" w:rsidTr="003C55A7">
        <w:trPr>
          <w:trHeight w:val="20"/>
        </w:trPr>
        <w:tc>
          <w:tcPr>
            <w:tcW w:w="432" w:type="pct"/>
            <w:tcBorders>
              <w:top w:val="nil"/>
              <w:left w:val="single" w:sz="8" w:space="0" w:color="E6E6E6"/>
              <w:bottom w:val="single" w:sz="8" w:space="0" w:color="E6E6E6"/>
              <w:right w:val="single" w:sz="8" w:space="0" w:color="E6E6E6"/>
            </w:tcBorders>
            <w:vAlign w:val="center"/>
            <w:hideMark/>
          </w:tcPr>
          <w:p w14:paraId="33E491D7" w14:textId="77777777" w:rsidR="003C55A7" w:rsidRPr="003C55A7" w:rsidRDefault="003C55A7" w:rsidP="003C55A7">
            <w:pPr>
              <w:spacing w:after="0"/>
              <w:jc w:val="left"/>
              <w:rPr>
                <w:rFonts w:cstheme="minorHAnsi"/>
                <w:i/>
                <w:iCs/>
                <w:color w:val="000000"/>
                <w:szCs w:val="20"/>
                <w:lang w:val="nl-BE" w:eastAsia="nl-BE"/>
              </w:rPr>
            </w:pPr>
            <w:r w:rsidRPr="003C55A7">
              <w:rPr>
                <w:rFonts w:cstheme="minorHAnsi"/>
                <w:i/>
                <w:iCs/>
                <w:color w:val="000000"/>
                <w:szCs w:val="20"/>
                <w:lang w:val="nl-BE" w:eastAsia="nl-BE"/>
              </w:rPr>
              <w:t>R5</w:t>
            </w:r>
          </w:p>
        </w:tc>
        <w:tc>
          <w:tcPr>
            <w:tcW w:w="2684" w:type="pct"/>
            <w:tcBorders>
              <w:top w:val="nil"/>
              <w:left w:val="nil"/>
              <w:bottom w:val="single" w:sz="8" w:space="0" w:color="E6E6E6"/>
              <w:right w:val="single" w:sz="8" w:space="0" w:color="E6E6E6"/>
            </w:tcBorders>
            <w:vAlign w:val="center"/>
            <w:hideMark/>
          </w:tcPr>
          <w:p w14:paraId="62BBBBF2" w14:textId="77777777" w:rsidR="003C55A7" w:rsidRPr="003C55A7" w:rsidRDefault="003C55A7" w:rsidP="003C55A7">
            <w:pPr>
              <w:spacing w:after="0"/>
              <w:jc w:val="left"/>
              <w:rPr>
                <w:rFonts w:cstheme="minorHAnsi"/>
                <w:color w:val="000000"/>
                <w:szCs w:val="20"/>
                <w:lang w:val="nl-BE" w:eastAsia="nl-BE"/>
              </w:rPr>
            </w:pPr>
            <w:r w:rsidRPr="003C55A7">
              <w:rPr>
                <w:rFonts w:cstheme="minorHAnsi"/>
                <w:color w:val="000000"/>
                <w:szCs w:val="20"/>
                <w:lang w:val="nl-BE" w:eastAsia="nl-BE"/>
              </w:rPr>
              <w:t>Critical Cryogenic Qualification Infrastructure Unavailability</w:t>
            </w:r>
          </w:p>
        </w:tc>
        <w:tc>
          <w:tcPr>
            <w:tcW w:w="962" w:type="pct"/>
            <w:tcBorders>
              <w:top w:val="nil"/>
              <w:left w:val="nil"/>
              <w:bottom w:val="single" w:sz="8" w:space="0" w:color="E6E6E6"/>
              <w:right w:val="single" w:sz="8" w:space="0" w:color="E6E6E6"/>
            </w:tcBorders>
            <w:vAlign w:val="center"/>
            <w:hideMark/>
          </w:tcPr>
          <w:p w14:paraId="572620C2" w14:textId="77777777" w:rsidR="003C55A7" w:rsidRPr="003C55A7" w:rsidRDefault="003C55A7" w:rsidP="003C55A7">
            <w:pPr>
              <w:spacing w:after="0"/>
              <w:jc w:val="center"/>
              <w:rPr>
                <w:rFonts w:cstheme="minorHAnsi"/>
                <w:i/>
                <w:iCs/>
                <w:color w:val="000000"/>
                <w:szCs w:val="20"/>
                <w:lang w:val="nl-BE" w:eastAsia="nl-BE"/>
              </w:rPr>
            </w:pPr>
            <w:r w:rsidRPr="003C55A7">
              <w:rPr>
                <w:rFonts w:cstheme="minorHAnsi"/>
                <w:i/>
                <w:iCs/>
                <w:color w:val="000000"/>
                <w:szCs w:val="20"/>
                <w:lang w:val="nl-BE" w:eastAsia="nl-BE"/>
              </w:rPr>
              <w:t>4</w:t>
            </w:r>
          </w:p>
        </w:tc>
        <w:tc>
          <w:tcPr>
            <w:tcW w:w="922" w:type="pct"/>
            <w:tcBorders>
              <w:top w:val="nil"/>
              <w:left w:val="nil"/>
              <w:bottom w:val="single" w:sz="8" w:space="0" w:color="E6E6E6"/>
              <w:right w:val="single" w:sz="8" w:space="0" w:color="E6E6E6"/>
            </w:tcBorders>
            <w:vAlign w:val="center"/>
            <w:hideMark/>
          </w:tcPr>
          <w:p w14:paraId="6CC39741" w14:textId="77777777" w:rsidR="003C55A7" w:rsidRPr="003C55A7" w:rsidRDefault="003C55A7" w:rsidP="003C55A7">
            <w:pPr>
              <w:spacing w:after="0"/>
              <w:jc w:val="center"/>
              <w:rPr>
                <w:rFonts w:cstheme="minorHAnsi"/>
                <w:i/>
                <w:iCs/>
                <w:color w:val="000000"/>
                <w:szCs w:val="20"/>
                <w:lang w:val="nl-BE" w:eastAsia="nl-BE"/>
              </w:rPr>
            </w:pPr>
            <w:r w:rsidRPr="003C55A7">
              <w:rPr>
                <w:rFonts w:cstheme="minorHAnsi"/>
                <w:i/>
                <w:iCs/>
                <w:color w:val="000000"/>
                <w:szCs w:val="20"/>
                <w:lang w:val="nl-BE" w:eastAsia="nl-BE"/>
              </w:rPr>
              <w:t>4</w:t>
            </w:r>
          </w:p>
        </w:tc>
      </w:tr>
      <w:tr w:rsidR="003C55A7" w:rsidRPr="003C55A7" w14:paraId="50D822B5" w14:textId="77777777" w:rsidTr="003C55A7">
        <w:trPr>
          <w:trHeight w:val="20"/>
        </w:trPr>
        <w:tc>
          <w:tcPr>
            <w:tcW w:w="432" w:type="pct"/>
            <w:tcBorders>
              <w:top w:val="nil"/>
              <w:left w:val="single" w:sz="8" w:space="0" w:color="E6E6E6"/>
              <w:bottom w:val="single" w:sz="8" w:space="0" w:color="E6E6E6"/>
              <w:right w:val="single" w:sz="8" w:space="0" w:color="E6E6E6"/>
            </w:tcBorders>
            <w:vAlign w:val="center"/>
            <w:hideMark/>
          </w:tcPr>
          <w:p w14:paraId="438CE982" w14:textId="77777777" w:rsidR="003C55A7" w:rsidRPr="003C55A7" w:rsidRDefault="003C55A7" w:rsidP="003C55A7">
            <w:pPr>
              <w:spacing w:after="0"/>
              <w:jc w:val="left"/>
              <w:rPr>
                <w:rFonts w:cstheme="minorHAnsi"/>
                <w:i/>
                <w:iCs/>
                <w:color w:val="000000"/>
                <w:szCs w:val="20"/>
                <w:lang w:val="nl-BE" w:eastAsia="nl-BE"/>
              </w:rPr>
            </w:pPr>
            <w:r w:rsidRPr="003C55A7">
              <w:rPr>
                <w:rFonts w:cstheme="minorHAnsi"/>
                <w:i/>
                <w:iCs/>
                <w:color w:val="000000"/>
                <w:szCs w:val="20"/>
                <w:lang w:val="nl-BE" w:eastAsia="nl-BE"/>
              </w:rPr>
              <w:t>R6</w:t>
            </w:r>
          </w:p>
        </w:tc>
        <w:tc>
          <w:tcPr>
            <w:tcW w:w="2684" w:type="pct"/>
            <w:tcBorders>
              <w:top w:val="nil"/>
              <w:left w:val="nil"/>
              <w:bottom w:val="single" w:sz="8" w:space="0" w:color="E6E6E6"/>
              <w:right w:val="single" w:sz="8" w:space="0" w:color="E6E6E6"/>
            </w:tcBorders>
            <w:vAlign w:val="center"/>
            <w:hideMark/>
          </w:tcPr>
          <w:p w14:paraId="0FE6FECA" w14:textId="77777777" w:rsidR="003C55A7" w:rsidRPr="003C55A7" w:rsidRDefault="003C55A7" w:rsidP="003C55A7">
            <w:pPr>
              <w:spacing w:after="0"/>
              <w:jc w:val="left"/>
              <w:rPr>
                <w:rFonts w:cstheme="minorHAnsi"/>
                <w:color w:val="000000"/>
                <w:szCs w:val="20"/>
                <w:lang w:val="nl-BE" w:eastAsia="nl-BE"/>
              </w:rPr>
            </w:pPr>
            <w:r w:rsidRPr="003C55A7">
              <w:rPr>
                <w:rFonts w:cstheme="minorHAnsi"/>
                <w:color w:val="000000"/>
                <w:szCs w:val="20"/>
                <w:lang w:val="nl-BE" w:eastAsia="nl-BE"/>
              </w:rPr>
              <w:t>Solid Motor Qualification Infrastructure Failure</w:t>
            </w:r>
          </w:p>
        </w:tc>
        <w:tc>
          <w:tcPr>
            <w:tcW w:w="962" w:type="pct"/>
            <w:tcBorders>
              <w:top w:val="nil"/>
              <w:left w:val="nil"/>
              <w:bottom w:val="single" w:sz="8" w:space="0" w:color="E6E6E6"/>
              <w:right w:val="single" w:sz="8" w:space="0" w:color="E6E6E6"/>
            </w:tcBorders>
            <w:vAlign w:val="center"/>
            <w:hideMark/>
          </w:tcPr>
          <w:p w14:paraId="2BC947B4" w14:textId="77777777" w:rsidR="003C55A7" w:rsidRPr="003C55A7" w:rsidRDefault="003C55A7" w:rsidP="003C55A7">
            <w:pPr>
              <w:spacing w:after="0"/>
              <w:jc w:val="center"/>
              <w:rPr>
                <w:rFonts w:cstheme="minorHAnsi"/>
                <w:i/>
                <w:iCs/>
                <w:color w:val="000000"/>
                <w:szCs w:val="20"/>
                <w:lang w:val="nl-BE" w:eastAsia="nl-BE"/>
              </w:rPr>
            </w:pPr>
            <w:r w:rsidRPr="003C55A7">
              <w:rPr>
                <w:rFonts w:cstheme="minorHAnsi"/>
                <w:i/>
                <w:iCs/>
                <w:color w:val="000000"/>
                <w:szCs w:val="20"/>
                <w:lang w:val="nl-BE" w:eastAsia="nl-BE"/>
              </w:rPr>
              <w:t>4</w:t>
            </w:r>
          </w:p>
        </w:tc>
        <w:tc>
          <w:tcPr>
            <w:tcW w:w="922" w:type="pct"/>
            <w:tcBorders>
              <w:top w:val="nil"/>
              <w:left w:val="nil"/>
              <w:bottom w:val="single" w:sz="8" w:space="0" w:color="E6E6E6"/>
              <w:right w:val="single" w:sz="8" w:space="0" w:color="E6E6E6"/>
            </w:tcBorders>
            <w:vAlign w:val="center"/>
            <w:hideMark/>
          </w:tcPr>
          <w:p w14:paraId="63D08055" w14:textId="77777777" w:rsidR="003C55A7" w:rsidRPr="003C55A7" w:rsidRDefault="003C55A7" w:rsidP="003C55A7">
            <w:pPr>
              <w:spacing w:after="0"/>
              <w:jc w:val="center"/>
              <w:rPr>
                <w:rFonts w:cstheme="minorHAnsi"/>
                <w:i/>
                <w:iCs/>
                <w:color w:val="000000"/>
                <w:szCs w:val="20"/>
                <w:lang w:val="nl-BE" w:eastAsia="nl-BE"/>
              </w:rPr>
            </w:pPr>
            <w:r w:rsidRPr="003C55A7">
              <w:rPr>
                <w:rFonts w:cstheme="minorHAnsi"/>
                <w:i/>
                <w:iCs/>
                <w:color w:val="000000"/>
                <w:szCs w:val="20"/>
                <w:lang w:val="nl-BE" w:eastAsia="nl-BE"/>
              </w:rPr>
              <w:t>4</w:t>
            </w:r>
          </w:p>
        </w:tc>
      </w:tr>
      <w:tr w:rsidR="003C55A7" w:rsidRPr="003C55A7" w14:paraId="4F11EE61" w14:textId="77777777" w:rsidTr="003C55A7">
        <w:trPr>
          <w:trHeight w:val="20"/>
        </w:trPr>
        <w:tc>
          <w:tcPr>
            <w:tcW w:w="432" w:type="pct"/>
            <w:tcBorders>
              <w:top w:val="nil"/>
              <w:left w:val="single" w:sz="8" w:space="0" w:color="E6E6E6"/>
              <w:bottom w:val="single" w:sz="8" w:space="0" w:color="E6E6E6"/>
              <w:right w:val="single" w:sz="8" w:space="0" w:color="E6E6E6"/>
            </w:tcBorders>
            <w:vAlign w:val="center"/>
            <w:hideMark/>
          </w:tcPr>
          <w:p w14:paraId="0EB84DD4" w14:textId="77777777" w:rsidR="003C55A7" w:rsidRPr="003C55A7" w:rsidRDefault="003C55A7" w:rsidP="003C55A7">
            <w:pPr>
              <w:spacing w:after="0"/>
              <w:jc w:val="left"/>
              <w:rPr>
                <w:rFonts w:cstheme="minorHAnsi"/>
                <w:i/>
                <w:iCs/>
                <w:color w:val="000000"/>
                <w:szCs w:val="20"/>
                <w:lang w:val="nl-BE" w:eastAsia="nl-BE"/>
              </w:rPr>
            </w:pPr>
            <w:r w:rsidRPr="003C55A7">
              <w:rPr>
                <w:rFonts w:cstheme="minorHAnsi"/>
                <w:i/>
                <w:iCs/>
                <w:color w:val="000000"/>
                <w:szCs w:val="20"/>
                <w:lang w:val="nl-BE" w:eastAsia="nl-BE"/>
              </w:rPr>
              <w:t>R7</w:t>
            </w:r>
          </w:p>
        </w:tc>
        <w:tc>
          <w:tcPr>
            <w:tcW w:w="2684" w:type="pct"/>
            <w:tcBorders>
              <w:top w:val="nil"/>
              <w:left w:val="nil"/>
              <w:bottom w:val="single" w:sz="8" w:space="0" w:color="E6E6E6"/>
              <w:right w:val="single" w:sz="8" w:space="0" w:color="E6E6E6"/>
            </w:tcBorders>
            <w:vAlign w:val="center"/>
            <w:hideMark/>
          </w:tcPr>
          <w:p w14:paraId="4F8E69D9" w14:textId="77777777" w:rsidR="003C55A7" w:rsidRPr="003C55A7" w:rsidRDefault="003C55A7" w:rsidP="003C55A7">
            <w:pPr>
              <w:spacing w:after="0"/>
              <w:jc w:val="left"/>
              <w:rPr>
                <w:rFonts w:cstheme="minorHAnsi"/>
                <w:color w:val="000000"/>
                <w:szCs w:val="20"/>
                <w:lang w:val="nl-BE" w:eastAsia="nl-BE"/>
              </w:rPr>
            </w:pPr>
            <w:r w:rsidRPr="003C55A7">
              <w:rPr>
                <w:rFonts w:cstheme="minorHAnsi"/>
                <w:color w:val="000000"/>
                <w:szCs w:val="20"/>
                <w:lang w:val="nl-BE" w:eastAsia="nl-BE"/>
              </w:rPr>
              <w:t>Test Campaign Capacity Shortfall</w:t>
            </w:r>
          </w:p>
        </w:tc>
        <w:tc>
          <w:tcPr>
            <w:tcW w:w="962" w:type="pct"/>
            <w:tcBorders>
              <w:top w:val="nil"/>
              <w:left w:val="nil"/>
              <w:bottom w:val="single" w:sz="8" w:space="0" w:color="E6E6E6"/>
              <w:right w:val="single" w:sz="8" w:space="0" w:color="E6E6E6"/>
            </w:tcBorders>
            <w:vAlign w:val="center"/>
            <w:hideMark/>
          </w:tcPr>
          <w:p w14:paraId="257F8DA3" w14:textId="77777777" w:rsidR="003C55A7" w:rsidRPr="003C55A7" w:rsidRDefault="003C55A7" w:rsidP="003C55A7">
            <w:pPr>
              <w:spacing w:after="0"/>
              <w:jc w:val="center"/>
              <w:rPr>
                <w:rFonts w:cstheme="minorHAnsi"/>
                <w:i/>
                <w:iCs/>
                <w:color w:val="000000"/>
                <w:szCs w:val="20"/>
                <w:lang w:val="nl-BE" w:eastAsia="nl-BE"/>
              </w:rPr>
            </w:pPr>
            <w:r w:rsidRPr="003C55A7">
              <w:rPr>
                <w:rFonts w:cstheme="minorHAnsi"/>
                <w:i/>
                <w:iCs/>
                <w:color w:val="000000"/>
                <w:szCs w:val="20"/>
                <w:lang w:val="nl-BE" w:eastAsia="nl-BE"/>
              </w:rPr>
              <w:t>4</w:t>
            </w:r>
          </w:p>
        </w:tc>
        <w:tc>
          <w:tcPr>
            <w:tcW w:w="922" w:type="pct"/>
            <w:tcBorders>
              <w:top w:val="nil"/>
              <w:left w:val="nil"/>
              <w:bottom w:val="single" w:sz="8" w:space="0" w:color="E6E6E6"/>
              <w:right w:val="single" w:sz="8" w:space="0" w:color="E6E6E6"/>
            </w:tcBorders>
            <w:vAlign w:val="center"/>
            <w:hideMark/>
          </w:tcPr>
          <w:p w14:paraId="29697DF5" w14:textId="77777777" w:rsidR="003C55A7" w:rsidRPr="003C55A7" w:rsidRDefault="003C55A7" w:rsidP="003C55A7">
            <w:pPr>
              <w:spacing w:after="0"/>
              <w:jc w:val="center"/>
              <w:rPr>
                <w:rFonts w:cstheme="minorHAnsi"/>
                <w:i/>
                <w:iCs/>
                <w:color w:val="000000"/>
                <w:szCs w:val="20"/>
                <w:lang w:val="nl-BE" w:eastAsia="nl-BE"/>
              </w:rPr>
            </w:pPr>
            <w:r w:rsidRPr="003C55A7">
              <w:rPr>
                <w:rFonts w:cstheme="minorHAnsi"/>
                <w:i/>
                <w:iCs/>
                <w:color w:val="000000"/>
                <w:szCs w:val="20"/>
                <w:lang w:val="nl-BE" w:eastAsia="nl-BE"/>
              </w:rPr>
              <w:t>4</w:t>
            </w:r>
          </w:p>
        </w:tc>
      </w:tr>
      <w:tr w:rsidR="003C55A7" w:rsidRPr="003C55A7" w14:paraId="282CE54A" w14:textId="77777777" w:rsidTr="003C55A7">
        <w:trPr>
          <w:trHeight w:val="20"/>
        </w:trPr>
        <w:tc>
          <w:tcPr>
            <w:tcW w:w="432" w:type="pct"/>
            <w:tcBorders>
              <w:top w:val="nil"/>
              <w:left w:val="single" w:sz="8" w:space="0" w:color="E6E6E6"/>
              <w:bottom w:val="single" w:sz="8" w:space="0" w:color="E6E6E6"/>
              <w:right w:val="single" w:sz="8" w:space="0" w:color="E6E6E6"/>
            </w:tcBorders>
            <w:shd w:val="clear" w:color="000000" w:fill="747474"/>
            <w:vAlign w:val="center"/>
            <w:hideMark/>
          </w:tcPr>
          <w:p w14:paraId="7DF2D8ED" w14:textId="045B736D" w:rsidR="003C55A7" w:rsidRPr="003C55A7" w:rsidRDefault="0003468C" w:rsidP="003C55A7">
            <w:pPr>
              <w:spacing w:after="0"/>
              <w:jc w:val="center"/>
              <w:rPr>
                <w:rFonts w:cstheme="minorHAnsi"/>
                <w:b/>
                <w:bCs/>
                <w:color w:val="FFFFFF"/>
                <w:szCs w:val="20"/>
                <w:lang w:val="nl-BE" w:eastAsia="nl-BE"/>
              </w:rPr>
            </w:pPr>
            <w:r>
              <w:rPr>
                <w:rFonts w:cstheme="minorHAnsi"/>
                <w:b/>
                <w:bCs/>
                <w:color w:val="FFFFFF"/>
                <w:szCs w:val="20"/>
                <w:lang w:val="nl-BE" w:eastAsia="nl-BE"/>
              </w:rPr>
              <w:t>B3</w:t>
            </w:r>
          </w:p>
        </w:tc>
        <w:tc>
          <w:tcPr>
            <w:tcW w:w="2684" w:type="pct"/>
            <w:tcBorders>
              <w:top w:val="nil"/>
              <w:left w:val="nil"/>
              <w:bottom w:val="single" w:sz="8" w:space="0" w:color="E6E6E6"/>
              <w:right w:val="nil"/>
            </w:tcBorders>
            <w:shd w:val="clear" w:color="000000" w:fill="D9D9D9"/>
            <w:vAlign w:val="center"/>
            <w:hideMark/>
          </w:tcPr>
          <w:p w14:paraId="6878E632" w14:textId="77777777" w:rsidR="003C55A7" w:rsidRPr="003C55A7" w:rsidRDefault="003C55A7" w:rsidP="003C55A7">
            <w:pPr>
              <w:spacing w:after="0"/>
              <w:jc w:val="left"/>
              <w:rPr>
                <w:rFonts w:cstheme="minorHAnsi"/>
                <w:i/>
                <w:iCs/>
                <w:color w:val="000000"/>
                <w:szCs w:val="20"/>
                <w:lang w:val="en-US" w:eastAsia="nl-BE"/>
              </w:rPr>
            </w:pPr>
            <w:r w:rsidRPr="003C55A7">
              <w:rPr>
                <w:rFonts w:cstheme="minorHAnsi"/>
                <w:b/>
                <w:bCs/>
                <w:i/>
                <w:iCs/>
                <w:color w:val="000000"/>
                <w:szCs w:val="20"/>
                <w:lang w:val="en-US" w:eastAsia="nl-BE"/>
              </w:rPr>
              <w:t xml:space="preserve">Manufacturing &amp; Supply Chain Risks </w:t>
            </w:r>
            <w:r w:rsidRPr="003C55A7">
              <w:rPr>
                <w:rFonts w:cstheme="minorHAnsi"/>
                <w:i/>
                <w:iCs/>
                <w:color w:val="000000"/>
                <w:szCs w:val="20"/>
                <w:lang w:val="en-US" w:eastAsia="nl-BE"/>
              </w:rPr>
              <w:t>(4 Risks)</w:t>
            </w:r>
          </w:p>
        </w:tc>
        <w:tc>
          <w:tcPr>
            <w:tcW w:w="962" w:type="pct"/>
            <w:tcBorders>
              <w:top w:val="nil"/>
              <w:left w:val="nil"/>
              <w:bottom w:val="single" w:sz="8" w:space="0" w:color="E6E6E6"/>
              <w:right w:val="nil"/>
            </w:tcBorders>
            <w:shd w:val="clear" w:color="000000" w:fill="BCAA00"/>
            <w:vAlign w:val="center"/>
            <w:hideMark/>
          </w:tcPr>
          <w:p w14:paraId="0123EDCD" w14:textId="77777777" w:rsidR="003C55A7" w:rsidRPr="003C55A7" w:rsidRDefault="003C55A7" w:rsidP="003C55A7">
            <w:pPr>
              <w:spacing w:after="0"/>
              <w:jc w:val="center"/>
              <w:rPr>
                <w:rFonts w:cstheme="minorHAnsi"/>
                <w:b/>
                <w:bCs/>
                <w:color w:val="FFFFFF"/>
                <w:szCs w:val="20"/>
                <w:lang w:val="nl-BE" w:eastAsia="nl-BE"/>
              </w:rPr>
            </w:pPr>
            <w:r w:rsidRPr="003C55A7">
              <w:rPr>
                <w:rFonts w:cstheme="minorHAnsi"/>
                <w:b/>
                <w:bCs/>
                <w:color w:val="FFFFFF"/>
                <w:szCs w:val="20"/>
                <w:lang w:val="nl-BE" w:eastAsia="nl-BE"/>
              </w:rPr>
              <w:t xml:space="preserve">Likelihood </w:t>
            </w:r>
            <w:r w:rsidRPr="003C55A7">
              <w:rPr>
                <w:rFonts w:cstheme="minorHAnsi"/>
                <w:i/>
                <w:iCs/>
                <w:color w:val="FFFFFF"/>
                <w:szCs w:val="20"/>
                <w:lang w:val="nl-BE" w:eastAsia="nl-BE"/>
              </w:rPr>
              <w:t>(1-5)</w:t>
            </w:r>
          </w:p>
        </w:tc>
        <w:tc>
          <w:tcPr>
            <w:tcW w:w="922" w:type="pct"/>
            <w:tcBorders>
              <w:top w:val="nil"/>
              <w:left w:val="nil"/>
              <w:bottom w:val="single" w:sz="8" w:space="0" w:color="E6E6E6"/>
              <w:right w:val="nil"/>
            </w:tcBorders>
            <w:shd w:val="clear" w:color="000000" w:fill="BCAA00"/>
            <w:vAlign w:val="center"/>
            <w:hideMark/>
          </w:tcPr>
          <w:p w14:paraId="5A667895" w14:textId="77777777" w:rsidR="003C55A7" w:rsidRPr="003C55A7" w:rsidRDefault="003C55A7" w:rsidP="003C55A7">
            <w:pPr>
              <w:spacing w:after="0"/>
              <w:jc w:val="center"/>
              <w:rPr>
                <w:rFonts w:cstheme="minorHAnsi"/>
                <w:b/>
                <w:bCs/>
                <w:color w:val="FFFFFF"/>
                <w:szCs w:val="20"/>
                <w:lang w:val="nl-BE" w:eastAsia="nl-BE"/>
              </w:rPr>
            </w:pPr>
            <w:r w:rsidRPr="003C55A7">
              <w:rPr>
                <w:rFonts w:cstheme="minorHAnsi"/>
                <w:b/>
                <w:bCs/>
                <w:color w:val="FFFFFF"/>
                <w:szCs w:val="20"/>
                <w:lang w:val="nl-BE" w:eastAsia="nl-BE"/>
              </w:rPr>
              <w:t xml:space="preserve">Severity </w:t>
            </w:r>
            <w:r w:rsidRPr="003C55A7">
              <w:rPr>
                <w:rFonts w:cstheme="minorHAnsi"/>
                <w:i/>
                <w:iCs/>
                <w:color w:val="FFFFFF"/>
                <w:szCs w:val="20"/>
                <w:lang w:val="nl-BE" w:eastAsia="nl-BE"/>
              </w:rPr>
              <w:t>(1-5)</w:t>
            </w:r>
          </w:p>
        </w:tc>
      </w:tr>
      <w:tr w:rsidR="003C55A7" w:rsidRPr="003C55A7" w14:paraId="23DB51F3" w14:textId="77777777" w:rsidTr="003C55A7">
        <w:trPr>
          <w:trHeight w:val="20"/>
        </w:trPr>
        <w:tc>
          <w:tcPr>
            <w:tcW w:w="432" w:type="pct"/>
            <w:tcBorders>
              <w:top w:val="nil"/>
              <w:left w:val="single" w:sz="8" w:space="0" w:color="E6E6E6"/>
              <w:bottom w:val="single" w:sz="8" w:space="0" w:color="E6E6E6"/>
              <w:right w:val="single" w:sz="8" w:space="0" w:color="E6E6E6"/>
            </w:tcBorders>
            <w:vAlign w:val="center"/>
            <w:hideMark/>
          </w:tcPr>
          <w:p w14:paraId="5D65222C" w14:textId="77777777" w:rsidR="003C55A7" w:rsidRPr="003C55A7" w:rsidRDefault="003C55A7" w:rsidP="003C55A7">
            <w:pPr>
              <w:spacing w:after="0"/>
              <w:jc w:val="left"/>
              <w:rPr>
                <w:rFonts w:cstheme="minorHAnsi"/>
                <w:i/>
                <w:iCs/>
                <w:color w:val="000000"/>
                <w:szCs w:val="20"/>
                <w:lang w:val="nl-BE" w:eastAsia="nl-BE"/>
              </w:rPr>
            </w:pPr>
            <w:r w:rsidRPr="003C55A7">
              <w:rPr>
                <w:rFonts w:cstheme="minorHAnsi"/>
                <w:i/>
                <w:iCs/>
                <w:color w:val="000000"/>
                <w:szCs w:val="20"/>
                <w:lang w:val="nl-BE" w:eastAsia="nl-BE"/>
              </w:rPr>
              <w:t>R8</w:t>
            </w:r>
          </w:p>
        </w:tc>
        <w:tc>
          <w:tcPr>
            <w:tcW w:w="2684" w:type="pct"/>
            <w:tcBorders>
              <w:top w:val="nil"/>
              <w:left w:val="nil"/>
              <w:bottom w:val="single" w:sz="8" w:space="0" w:color="E6E6E6"/>
              <w:right w:val="single" w:sz="8" w:space="0" w:color="E6E6E6"/>
            </w:tcBorders>
            <w:vAlign w:val="center"/>
            <w:hideMark/>
          </w:tcPr>
          <w:p w14:paraId="0BDCC71B" w14:textId="77777777" w:rsidR="003C55A7" w:rsidRPr="003C55A7" w:rsidRDefault="003C55A7" w:rsidP="003C55A7">
            <w:pPr>
              <w:spacing w:after="0"/>
              <w:jc w:val="left"/>
              <w:rPr>
                <w:rFonts w:cstheme="minorHAnsi"/>
                <w:color w:val="000000"/>
                <w:szCs w:val="20"/>
                <w:lang w:val="nl-BE" w:eastAsia="nl-BE"/>
              </w:rPr>
            </w:pPr>
            <w:r w:rsidRPr="003C55A7">
              <w:rPr>
                <w:rFonts w:cstheme="minorHAnsi"/>
                <w:color w:val="000000"/>
                <w:szCs w:val="20"/>
                <w:lang w:val="nl-BE" w:eastAsia="nl-BE"/>
              </w:rPr>
              <w:t>Critical Supplier Disruption</w:t>
            </w:r>
          </w:p>
        </w:tc>
        <w:tc>
          <w:tcPr>
            <w:tcW w:w="962" w:type="pct"/>
            <w:tcBorders>
              <w:top w:val="nil"/>
              <w:left w:val="nil"/>
              <w:bottom w:val="single" w:sz="8" w:space="0" w:color="E6E6E6"/>
              <w:right w:val="single" w:sz="8" w:space="0" w:color="E6E6E6"/>
            </w:tcBorders>
            <w:vAlign w:val="center"/>
            <w:hideMark/>
          </w:tcPr>
          <w:p w14:paraId="2FCF1779" w14:textId="77777777" w:rsidR="003C55A7" w:rsidRPr="003C55A7" w:rsidRDefault="003C55A7" w:rsidP="003C55A7">
            <w:pPr>
              <w:spacing w:after="0"/>
              <w:jc w:val="center"/>
              <w:rPr>
                <w:rFonts w:cstheme="minorHAnsi"/>
                <w:i/>
                <w:iCs/>
                <w:color w:val="000000"/>
                <w:szCs w:val="20"/>
                <w:lang w:val="nl-BE" w:eastAsia="nl-BE"/>
              </w:rPr>
            </w:pPr>
            <w:r w:rsidRPr="003C55A7">
              <w:rPr>
                <w:rFonts w:cstheme="minorHAnsi"/>
                <w:i/>
                <w:iCs/>
                <w:color w:val="000000"/>
                <w:szCs w:val="20"/>
                <w:lang w:val="nl-BE" w:eastAsia="nl-BE"/>
              </w:rPr>
              <w:t>4</w:t>
            </w:r>
          </w:p>
        </w:tc>
        <w:tc>
          <w:tcPr>
            <w:tcW w:w="922" w:type="pct"/>
            <w:tcBorders>
              <w:top w:val="nil"/>
              <w:left w:val="nil"/>
              <w:bottom w:val="single" w:sz="8" w:space="0" w:color="E6E6E6"/>
              <w:right w:val="single" w:sz="8" w:space="0" w:color="E6E6E6"/>
            </w:tcBorders>
            <w:vAlign w:val="center"/>
            <w:hideMark/>
          </w:tcPr>
          <w:p w14:paraId="36C44D6E" w14:textId="77777777" w:rsidR="003C55A7" w:rsidRPr="003C55A7" w:rsidRDefault="003C55A7" w:rsidP="003C55A7">
            <w:pPr>
              <w:spacing w:after="0"/>
              <w:jc w:val="center"/>
              <w:rPr>
                <w:rFonts w:cstheme="minorHAnsi"/>
                <w:i/>
                <w:iCs/>
                <w:color w:val="000000"/>
                <w:szCs w:val="20"/>
                <w:lang w:val="nl-BE" w:eastAsia="nl-BE"/>
              </w:rPr>
            </w:pPr>
            <w:r w:rsidRPr="003C55A7">
              <w:rPr>
                <w:rFonts w:cstheme="minorHAnsi"/>
                <w:i/>
                <w:iCs/>
                <w:color w:val="000000"/>
                <w:szCs w:val="20"/>
                <w:lang w:val="nl-BE" w:eastAsia="nl-BE"/>
              </w:rPr>
              <w:t>5</w:t>
            </w:r>
          </w:p>
        </w:tc>
      </w:tr>
      <w:tr w:rsidR="003C55A7" w:rsidRPr="003C55A7" w14:paraId="1A5F6EF0" w14:textId="77777777" w:rsidTr="003C55A7">
        <w:trPr>
          <w:trHeight w:val="20"/>
        </w:trPr>
        <w:tc>
          <w:tcPr>
            <w:tcW w:w="432" w:type="pct"/>
            <w:tcBorders>
              <w:top w:val="nil"/>
              <w:left w:val="single" w:sz="8" w:space="0" w:color="E6E6E6"/>
              <w:bottom w:val="single" w:sz="8" w:space="0" w:color="E6E6E6"/>
              <w:right w:val="single" w:sz="8" w:space="0" w:color="E6E6E6"/>
            </w:tcBorders>
            <w:vAlign w:val="center"/>
            <w:hideMark/>
          </w:tcPr>
          <w:p w14:paraId="2FE39AB7" w14:textId="77777777" w:rsidR="003C55A7" w:rsidRPr="003C55A7" w:rsidRDefault="003C55A7" w:rsidP="003C55A7">
            <w:pPr>
              <w:spacing w:after="0"/>
              <w:jc w:val="left"/>
              <w:rPr>
                <w:rFonts w:cstheme="minorHAnsi"/>
                <w:i/>
                <w:iCs/>
                <w:color w:val="000000"/>
                <w:szCs w:val="20"/>
                <w:lang w:val="nl-BE" w:eastAsia="nl-BE"/>
              </w:rPr>
            </w:pPr>
            <w:r w:rsidRPr="003C55A7">
              <w:rPr>
                <w:rFonts w:cstheme="minorHAnsi"/>
                <w:i/>
                <w:iCs/>
                <w:color w:val="000000"/>
                <w:szCs w:val="20"/>
                <w:lang w:val="nl-BE" w:eastAsia="nl-BE"/>
              </w:rPr>
              <w:t>R9</w:t>
            </w:r>
          </w:p>
        </w:tc>
        <w:tc>
          <w:tcPr>
            <w:tcW w:w="2684" w:type="pct"/>
            <w:tcBorders>
              <w:top w:val="nil"/>
              <w:left w:val="nil"/>
              <w:bottom w:val="single" w:sz="8" w:space="0" w:color="E6E6E6"/>
              <w:right w:val="single" w:sz="8" w:space="0" w:color="E6E6E6"/>
            </w:tcBorders>
            <w:vAlign w:val="center"/>
            <w:hideMark/>
          </w:tcPr>
          <w:p w14:paraId="49B3243D" w14:textId="77777777" w:rsidR="003C55A7" w:rsidRPr="003C55A7" w:rsidRDefault="003C55A7" w:rsidP="003C55A7">
            <w:pPr>
              <w:spacing w:after="0"/>
              <w:jc w:val="left"/>
              <w:rPr>
                <w:rFonts w:cstheme="minorHAnsi"/>
                <w:color w:val="000000"/>
                <w:szCs w:val="20"/>
                <w:lang w:val="nl-BE" w:eastAsia="nl-BE"/>
              </w:rPr>
            </w:pPr>
            <w:r w:rsidRPr="003C55A7">
              <w:rPr>
                <w:rFonts w:cstheme="minorHAnsi"/>
                <w:color w:val="000000"/>
                <w:szCs w:val="20"/>
                <w:lang w:val="nl-BE" w:eastAsia="nl-BE"/>
              </w:rPr>
              <w:t>Manufacturing Capacity Shortfall</w:t>
            </w:r>
          </w:p>
        </w:tc>
        <w:tc>
          <w:tcPr>
            <w:tcW w:w="962" w:type="pct"/>
            <w:tcBorders>
              <w:top w:val="nil"/>
              <w:left w:val="nil"/>
              <w:bottom w:val="single" w:sz="8" w:space="0" w:color="E6E6E6"/>
              <w:right w:val="single" w:sz="8" w:space="0" w:color="E6E6E6"/>
            </w:tcBorders>
            <w:vAlign w:val="center"/>
            <w:hideMark/>
          </w:tcPr>
          <w:p w14:paraId="7882161E" w14:textId="77777777" w:rsidR="003C55A7" w:rsidRPr="003C55A7" w:rsidRDefault="003C55A7" w:rsidP="003C55A7">
            <w:pPr>
              <w:spacing w:after="0"/>
              <w:jc w:val="center"/>
              <w:rPr>
                <w:rFonts w:cstheme="minorHAnsi"/>
                <w:i/>
                <w:iCs/>
                <w:color w:val="000000"/>
                <w:szCs w:val="20"/>
                <w:lang w:val="nl-BE" w:eastAsia="nl-BE"/>
              </w:rPr>
            </w:pPr>
            <w:r w:rsidRPr="003C55A7">
              <w:rPr>
                <w:rFonts w:cstheme="minorHAnsi"/>
                <w:i/>
                <w:iCs/>
                <w:color w:val="000000"/>
                <w:szCs w:val="20"/>
                <w:lang w:val="nl-BE" w:eastAsia="nl-BE"/>
              </w:rPr>
              <w:t>4</w:t>
            </w:r>
          </w:p>
        </w:tc>
        <w:tc>
          <w:tcPr>
            <w:tcW w:w="922" w:type="pct"/>
            <w:tcBorders>
              <w:top w:val="nil"/>
              <w:left w:val="nil"/>
              <w:bottom w:val="single" w:sz="8" w:space="0" w:color="E6E6E6"/>
              <w:right w:val="single" w:sz="8" w:space="0" w:color="E6E6E6"/>
            </w:tcBorders>
            <w:vAlign w:val="center"/>
            <w:hideMark/>
          </w:tcPr>
          <w:p w14:paraId="3197748F" w14:textId="77777777" w:rsidR="003C55A7" w:rsidRPr="003C55A7" w:rsidRDefault="003C55A7" w:rsidP="003C55A7">
            <w:pPr>
              <w:spacing w:after="0"/>
              <w:jc w:val="center"/>
              <w:rPr>
                <w:rFonts w:cstheme="minorHAnsi"/>
                <w:i/>
                <w:iCs/>
                <w:color w:val="000000"/>
                <w:szCs w:val="20"/>
                <w:lang w:val="nl-BE" w:eastAsia="nl-BE"/>
              </w:rPr>
            </w:pPr>
            <w:r w:rsidRPr="003C55A7">
              <w:rPr>
                <w:rFonts w:cstheme="minorHAnsi"/>
                <w:i/>
                <w:iCs/>
                <w:color w:val="000000"/>
                <w:szCs w:val="20"/>
                <w:lang w:val="nl-BE" w:eastAsia="nl-BE"/>
              </w:rPr>
              <w:t>4</w:t>
            </w:r>
          </w:p>
        </w:tc>
      </w:tr>
      <w:tr w:rsidR="003C55A7" w:rsidRPr="003C55A7" w14:paraId="48F3D0D3" w14:textId="77777777" w:rsidTr="003C55A7">
        <w:trPr>
          <w:trHeight w:val="20"/>
        </w:trPr>
        <w:tc>
          <w:tcPr>
            <w:tcW w:w="432" w:type="pct"/>
            <w:tcBorders>
              <w:top w:val="nil"/>
              <w:left w:val="single" w:sz="8" w:space="0" w:color="E6E6E6"/>
              <w:bottom w:val="single" w:sz="8" w:space="0" w:color="E6E6E6"/>
              <w:right w:val="single" w:sz="8" w:space="0" w:color="E6E6E6"/>
            </w:tcBorders>
            <w:vAlign w:val="center"/>
            <w:hideMark/>
          </w:tcPr>
          <w:p w14:paraId="5A2FB09F" w14:textId="77777777" w:rsidR="003C55A7" w:rsidRPr="003C55A7" w:rsidRDefault="003C55A7" w:rsidP="003C55A7">
            <w:pPr>
              <w:spacing w:after="0"/>
              <w:jc w:val="left"/>
              <w:rPr>
                <w:rFonts w:cstheme="minorHAnsi"/>
                <w:i/>
                <w:iCs/>
                <w:color w:val="000000"/>
                <w:szCs w:val="20"/>
                <w:lang w:val="nl-BE" w:eastAsia="nl-BE"/>
              </w:rPr>
            </w:pPr>
            <w:r w:rsidRPr="003C55A7">
              <w:rPr>
                <w:rFonts w:cstheme="minorHAnsi"/>
                <w:i/>
                <w:iCs/>
                <w:color w:val="000000"/>
                <w:szCs w:val="20"/>
                <w:lang w:val="nl-BE" w:eastAsia="nl-BE"/>
              </w:rPr>
              <w:t>R10</w:t>
            </w:r>
          </w:p>
        </w:tc>
        <w:tc>
          <w:tcPr>
            <w:tcW w:w="2684" w:type="pct"/>
            <w:tcBorders>
              <w:top w:val="nil"/>
              <w:left w:val="nil"/>
              <w:bottom w:val="single" w:sz="8" w:space="0" w:color="E6E6E6"/>
              <w:right w:val="single" w:sz="8" w:space="0" w:color="E6E6E6"/>
            </w:tcBorders>
            <w:vAlign w:val="center"/>
            <w:hideMark/>
          </w:tcPr>
          <w:p w14:paraId="7297AFE1" w14:textId="77777777" w:rsidR="003C55A7" w:rsidRPr="003C55A7" w:rsidRDefault="003C55A7" w:rsidP="003C55A7">
            <w:pPr>
              <w:spacing w:after="0"/>
              <w:jc w:val="left"/>
              <w:rPr>
                <w:rFonts w:cstheme="minorHAnsi"/>
                <w:color w:val="000000"/>
                <w:szCs w:val="20"/>
                <w:lang w:val="fr-BE" w:eastAsia="nl-BE"/>
              </w:rPr>
            </w:pPr>
            <w:r w:rsidRPr="003C55A7">
              <w:rPr>
                <w:rFonts w:cstheme="minorHAnsi"/>
                <w:color w:val="000000"/>
                <w:szCs w:val="20"/>
                <w:lang w:val="fr-BE" w:eastAsia="nl-BE"/>
              </w:rPr>
              <w:t>Non-EU Component Dependency Shock</w:t>
            </w:r>
          </w:p>
        </w:tc>
        <w:tc>
          <w:tcPr>
            <w:tcW w:w="962" w:type="pct"/>
            <w:tcBorders>
              <w:top w:val="nil"/>
              <w:left w:val="nil"/>
              <w:bottom w:val="single" w:sz="8" w:space="0" w:color="E6E6E6"/>
              <w:right w:val="single" w:sz="8" w:space="0" w:color="E6E6E6"/>
            </w:tcBorders>
            <w:vAlign w:val="center"/>
            <w:hideMark/>
          </w:tcPr>
          <w:p w14:paraId="40434F10" w14:textId="77777777" w:rsidR="003C55A7" w:rsidRPr="003C55A7" w:rsidRDefault="003C55A7" w:rsidP="003C55A7">
            <w:pPr>
              <w:spacing w:after="0"/>
              <w:jc w:val="center"/>
              <w:rPr>
                <w:rFonts w:cstheme="minorHAnsi"/>
                <w:i/>
                <w:iCs/>
                <w:color w:val="000000"/>
                <w:szCs w:val="20"/>
                <w:lang w:val="nl-BE" w:eastAsia="nl-BE"/>
              </w:rPr>
            </w:pPr>
            <w:r w:rsidRPr="003C55A7">
              <w:rPr>
                <w:rFonts w:cstheme="minorHAnsi"/>
                <w:i/>
                <w:iCs/>
                <w:color w:val="000000"/>
                <w:szCs w:val="20"/>
                <w:lang w:val="nl-BE" w:eastAsia="nl-BE"/>
              </w:rPr>
              <w:t>5</w:t>
            </w:r>
          </w:p>
        </w:tc>
        <w:tc>
          <w:tcPr>
            <w:tcW w:w="922" w:type="pct"/>
            <w:tcBorders>
              <w:top w:val="nil"/>
              <w:left w:val="nil"/>
              <w:bottom w:val="single" w:sz="8" w:space="0" w:color="E6E6E6"/>
              <w:right w:val="single" w:sz="8" w:space="0" w:color="E6E6E6"/>
            </w:tcBorders>
            <w:vAlign w:val="center"/>
            <w:hideMark/>
          </w:tcPr>
          <w:p w14:paraId="713CEA42" w14:textId="77777777" w:rsidR="003C55A7" w:rsidRPr="003C55A7" w:rsidRDefault="003C55A7" w:rsidP="003C55A7">
            <w:pPr>
              <w:spacing w:after="0"/>
              <w:jc w:val="center"/>
              <w:rPr>
                <w:rFonts w:cstheme="minorHAnsi"/>
                <w:i/>
                <w:iCs/>
                <w:color w:val="000000"/>
                <w:szCs w:val="20"/>
                <w:lang w:val="nl-BE" w:eastAsia="nl-BE"/>
              </w:rPr>
            </w:pPr>
            <w:r w:rsidRPr="003C55A7">
              <w:rPr>
                <w:rFonts w:cstheme="minorHAnsi"/>
                <w:i/>
                <w:iCs/>
                <w:color w:val="000000"/>
                <w:szCs w:val="20"/>
                <w:lang w:val="nl-BE" w:eastAsia="nl-BE"/>
              </w:rPr>
              <w:t>3</w:t>
            </w:r>
          </w:p>
        </w:tc>
      </w:tr>
      <w:tr w:rsidR="003C55A7" w:rsidRPr="003C55A7" w14:paraId="18DF07FF" w14:textId="77777777" w:rsidTr="003C55A7">
        <w:trPr>
          <w:trHeight w:val="20"/>
        </w:trPr>
        <w:tc>
          <w:tcPr>
            <w:tcW w:w="432" w:type="pct"/>
            <w:tcBorders>
              <w:top w:val="nil"/>
              <w:left w:val="single" w:sz="8" w:space="0" w:color="E6E6E6"/>
              <w:bottom w:val="single" w:sz="8" w:space="0" w:color="E6E6E6"/>
              <w:right w:val="single" w:sz="8" w:space="0" w:color="E6E6E6"/>
            </w:tcBorders>
            <w:vAlign w:val="center"/>
            <w:hideMark/>
          </w:tcPr>
          <w:p w14:paraId="4C9F0964" w14:textId="77777777" w:rsidR="003C55A7" w:rsidRPr="003C55A7" w:rsidRDefault="003C55A7" w:rsidP="003C55A7">
            <w:pPr>
              <w:spacing w:after="0"/>
              <w:jc w:val="left"/>
              <w:rPr>
                <w:rFonts w:cstheme="minorHAnsi"/>
                <w:i/>
                <w:iCs/>
                <w:color w:val="000000"/>
                <w:szCs w:val="20"/>
                <w:lang w:val="nl-BE" w:eastAsia="nl-BE"/>
              </w:rPr>
            </w:pPr>
            <w:r w:rsidRPr="003C55A7">
              <w:rPr>
                <w:rFonts w:cstheme="minorHAnsi"/>
                <w:i/>
                <w:iCs/>
                <w:color w:val="000000"/>
                <w:szCs w:val="20"/>
                <w:lang w:val="nl-BE" w:eastAsia="nl-BE"/>
              </w:rPr>
              <w:t>R11</w:t>
            </w:r>
          </w:p>
        </w:tc>
        <w:tc>
          <w:tcPr>
            <w:tcW w:w="2684" w:type="pct"/>
            <w:tcBorders>
              <w:top w:val="nil"/>
              <w:left w:val="nil"/>
              <w:bottom w:val="single" w:sz="8" w:space="0" w:color="E6E6E6"/>
              <w:right w:val="single" w:sz="8" w:space="0" w:color="E6E6E6"/>
            </w:tcBorders>
            <w:vAlign w:val="center"/>
            <w:hideMark/>
          </w:tcPr>
          <w:p w14:paraId="0C3819E6" w14:textId="77777777" w:rsidR="003C55A7" w:rsidRPr="003C55A7" w:rsidRDefault="003C55A7" w:rsidP="003C55A7">
            <w:pPr>
              <w:spacing w:after="0"/>
              <w:jc w:val="left"/>
              <w:rPr>
                <w:rFonts w:cstheme="minorHAnsi"/>
                <w:color w:val="000000"/>
                <w:szCs w:val="20"/>
                <w:lang w:val="nl-BE" w:eastAsia="nl-BE"/>
              </w:rPr>
            </w:pPr>
            <w:r w:rsidRPr="003C55A7">
              <w:rPr>
                <w:rFonts w:cstheme="minorHAnsi"/>
                <w:color w:val="000000"/>
                <w:szCs w:val="20"/>
                <w:lang w:val="nl-BE" w:eastAsia="nl-BE"/>
              </w:rPr>
              <w:t>Industrial Scale-Up Failure</w:t>
            </w:r>
          </w:p>
        </w:tc>
        <w:tc>
          <w:tcPr>
            <w:tcW w:w="962" w:type="pct"/>
            <w:tcBorders>
              <w:top w:val="nil"/>
              <w:left w:val="nil"/>
              <w:bottom w:val="single" w:sz="8" w:space="0" w:color="E6E6E6"/>
              <w:right w:val="single" w:sz="8" w:space="0" w:color="E6E6E6"/>
            </w:tcBorders>
            <w:vAlign w:val="center"/>
            <w:hideMark/>
          </w:tcPr>
          <w:p w14:paraId="5F46347D" w14:textId="77777777" w:rsidR="003C55A7" w:rsidRPr="003C55A7" w:rsidRDefault="003C55A7" w:rsidP="003C55A7">
            <w:pPr>
              <w:spacing w:after="0"/>
              <w:jc w:val="center"/>
              <w:rPr>
                <w:rFonts w:cstheme="minorHAnsi"/>
                <w:i/>
                <w:iCs/>
                <w:color w:val="000000"/>
                <w:szCs w:val="20"/>
                <w:lang w:val="nl-BE" w:eastAsia="nl-BE"/>
              </w:rPr>
            </w:pPr>
            <w:r w:rsidRPr="003C55A7">
              <w:rPr>
                <w:rFonts w:cstheme="minorHAnsi"/>
                <w:i/>
                <w:iCs/>
                <w:color w:val="000000"/>
                <w:szCs w:val="20"/>
                <w:lang w:val="nl-BE" w:eastAsia="nl-BE"/>
              </w:rPr>
              <w:t>4</w:t>
            </w:r>
          </w:p>
        </w:tc>
        <w:tc>
          <w:tcPr>
            <w:tcW w:w="922" w:type="pct"/>
            <w:tcBorders>
              <w:top w:val="nil"/>
              <w:left w:val="nil"/>
              <w:bottom w:val="single" w:sz="8" w:space="0" w:color="E6E6E6"/>
              <w:right w:val="single" w:sz="8" w:space="0" w:color="E6E6E6"/>
            </w:tcBorders>
            <w:vAlign w:val="center"/>
            <w:hideMark/>
          </w:tcPr>
          <w:p w14:paraId="2358987F" w14:textId="77777777" w:rsidR="003C55A7" w:rsidRPr="003C55A7" w:rsidRDefault="003C55A7" w:rsidP="003C55A7">
            <w:pPr>
              <w:spacing w:after="0"/>
              <w:jc w:val="center"/>
              <w:rPr>
                <w:rFonts w:cstheme="minorHAnsi"/>
                <w:i/>
                <w:iCs/>
                <w:color w:val="000000"/>
                <w:szCs w:val="20"/>
                <w:lang w:val="nl-BE" w:eastAsia="nl-BE"/>
              </w:rPr>
            </w:pPr>
            <w:r w:rsidRPr="003C55A7">
              <w:rPr>
                <w:rFonts w:cstheme="minorHAnsi"/>
                <w:i/>
                <w:iCs/>
                <w:color w:val="000000"/>
                <w:szCs w:val="20"/>
                <w:lang w:val="nl-BE" w:eastAsia="nl-BE"/>
              </w:rPr>
              <w:t>4</w:t>
            </w:r>
          </w:p>
        </w:tc>
      </w:tr>
      <w:tr w:rsidR="003C55A7" w:rsidRPr="003C55A7" w14:paraId="7D07DFE7" w14:textId="77777777" w:rsidTr="003C55A7">
        <w:trPr>
          <w:trHeight w:val="20"/>
        </w:trPr>
        <w:tc>
          <w:tcPr>
            <w:tcW w:w="432" w:type="pct"/>
            <w:tcBorders>
              <w:top w:val="nil"/>
              <w:left w:val="single" w:sz="8" w:space="0" w:color="E6E6E6"/>
              <w:bottom w:val="single" w:sz="8" w:space="0" w:color="E6E6E6"/>
              <w:right w:val="single" w:sz="8" w:space="0" w:color="E6E6E6"/>
            </w:tcBorders>
            <w:shd w:val="clear" w:color="000000" w:fill="782170"/>
            <w:vAlign w:val="center"/>
            <w:hideMark/>
          </w:tcPr>
          <w:p w14:paraId="3F427C88" w14:textId="4367C5A9" w:rsidR="003C55A7" w:rsidRPr="003C55A7" w:rsidRDefault="0003468C" w:rsidP="003C55A7">
            <w:pPr>
              <w:spacing w:after="0"/>
              <w:jc w:val="center"/>
              <w:rPr>
                <w:rFonts w:cstheme="minorHAnsi"/>
                <w:b/>
                <w:bCs/>
                <w:color w:val="FFFFFF"/>
                <w:szCs w:val="20"/>
                <w:lang w:val="nl-BE" w:eastAsia="nl-BE"/>
              </w:rPr>
            </w:pPr>
            <w:r>
              <w:rPr>
                <w:rFonts w:cstheme="minorHAnsi"/>
                <w:b/>
                <w:bCs/>
                <w:color w:val="FFFFFF"/>
                <w:szCs w:val="20"/>
                <w:lang w:val="nl-BE" w:eastAsia="nl-BE"/>
              </w:rPr>
              <w:t>B4</w:t>
            </w:r>
          </w:p>
        </w:tc>
        <w:tc>
          <w:tcPr>
            <w:tcW w:w="2684" w:type="pct"/>
            <w:tcBorders>
              <w:top w:val="nil"/>
              <w:left w:val="nil"/>
              <w:bottom w:val="single" w:sz="8" w:space="0" w:color="E6E6E6"/>
              <w:right w:val="nil"/>
            </w:tcBorders>
            <w:shd w:val="clear" w:color="000000" w:fill="F2CEEF"/>
            <w:vAlign w:val="center"/>
            <w:hideMark/>
          </w:tcPr>
          <w:p w14:paraId="74B03E67" w14:textId="77777777" w:rsidR="003C55A7" w:rsidRPr="003C55A7" w:rsidRDefault="003C55A7" w:rsidP="003C55A7">
            <w:pPr>
              <w:spacing w:after="0"/>
              <w:jc w:val="left"/>
              <w:rPr>
                <w:rFonts w:cstheme="minorHAnsi"/>
                <w:i/>
                <w:iCs/>
                <w:color w:val="000000"/>
                <w:szCs w:val="20"/>
                <w:lang w:val="nl-BE" w:eastAsia="nl-BE"/>
              </w:rPr>
            </w:pPr>
            <w:r w:rsidRPr="003C55A7">
              <w:rPr>
                <w:rFonts w:cstheme="minorHAnsi"/>
                <w:b/>
                <w:bCs/>
                <w:i/>
                <w:iCs/>
                <w:color w:val="000000"/>
                <w:szCs w:val="20"/>
                <w:lang w:val="nl-BE" w:eastAsia="nl-BE"/>
              </w:rPr>
              <w:t xml:space="preserve">Transportation &amp; Logistics Risks </w:t>
            </w:r>
            <w:r w:rsidRPr="003C55A7">
              <w:rPr>
                <w:rFonts w:cstheme="minorHAnsi"/>
                <w:i/>
                <w:iCs/>
                <w:color w:val="000000"/>
                <w:szCs w:val="20"/>
                <w:lang w:val="nl-BE" w:eastAsia="nl-BE"/>
              </w:rPr>
              <w:t>(3 Risks)</w:t>
            </w:r>
          </w:p>
        </w:tc>
        <w:tc>
          <w:tcPr>
            <w:tcW w:w="962" w:type="pct"/>
            <w:tcBorders>
              <w:top w:val="nil"/>
              <w:left w:val="nil"/>
              <w:bottom w:val="single" w:sz="8" w:space="0" w:color="E6E6E6"/>
              <w:right w:val="nil"/>
            </w:tcBorders>
            <w:shd w:val="clear" w:color="000000" w:fill="BCAA00"/>
            <w:vAlign w:val="center"/>
            <w:hideMark/>
          </w:tcPr>
          <w:p w14:paraId="2856DCD2" w14:textId="77777777" w:rsidR="003C55A7" w:rsidRPr="003C55A7" w:rsidRDefault="003C55A7" w:rsidP="003C55A7">
            <w:pPr>
              <w:spacing w:after="0"/>
              <w:jc w:val="center"/>
              <w:rPr>
                <w:rFonts w:cstheme="minorHAnsi"/>
                <w:b/>
                <w:bCs/>
                <w:color w:val="FFFFFF"/>
                <w:szCs w:val="20"/>
                <w:lang w:val="nl-BE" w:eastAsia="nl-BE"/>
              </w:rPr>
            </w:pPr>
            <w:r w:rsidRPr="003C55A7">
              <w:rPr>
                <w:rFonts w:cstheme="minorHAnsi"/>
                <w:b/>
                <w:bCs/>
                <w:color w:val="FFFFFF"/>
                <w:szCs w:val="20"/>
                <w:lang w:val="nl-BE" w:eastAsia="nl-BE"/>
              </w:rPr>
              <w:t xml:space="preserve">Likelihood </w:t>
            </w:r>
            <w:r w:rsidRPr="003C55A7">
              <w:rPr>
                <w:rFonts w:cstheme="minorHAnsi"/>
                <w:i/>
                <w:iCs/>
                <w:color w:val="FFFFFF"/>
                <w:szCs w:val="20"/>
                <w:lang w:val="nl-BE" w:eastAsia="nl-BE"/>
              </w:rPr>
              <w:t>(1-5)</w:t>
            </w:r>
          </w:p>
        </w:tc>
        <w:tc>
          <w:tcPr>
            <w:tcW w:w="922" w:type="pct"/>
            <w:tcBorders>
              <w:top w:val="nil"/>
              <w:left w:val="nil"/>
              <w:bottom w:val="single" w:sz="8" w:space="0" w:color="E6E6E6"/>
              <w:right w:val="nil"/>
            </w:tcBorders>
            <w:shd w:val="clear" w:color="000000" w:fill="BCAA00"/>
            <w:vAlign w:val="center"/>
            <w:hideMark/>
          </w:tcPr>
          <w:p w14:paraId="2762313E" w14:textId="77777777" w:rsidR="003C55A7" w:rsidRPr="003C55A7" w:rsidRDefault="003C55A7" w:rsidP="003C55A7">
            <w:pPr>
              <w:spacing w:after="0"/>
              <w:jc w:val="center"/>
              <w:rPr>
                <w:rFonts w:cstheme="minorHAnsi"/>
                <w:b/>
                <w:bCs/>
                <w:color w:val="FFFFFF"/>
                <w:szCs w:val="20"/>
                <w:lang w:val="nl-BE" w:eastAsia="nl-BE"/>
              </w:rPr>
            </w:pPr>
            <w:r w:rsidRPr="003C55A7">
              <w:rPr>
                <w:rFonts w:cstheme="minorHAnsi"/>
                <w:b/>
                <w:bCs/>
                <w:color w:val="FFFFFF"/>
                <w:szCs w:val="20"/>
                <w:lang w:val="nl-BE" w:eastAsia="nl-BE"/>
              </w:rPr>
              <w:t xml:space="preserve">Severity </w:t>
            </w:r>
            <w:r w:rsidRPr="003C55A7">
              <w:rPr>
                <w:rFonts w:cstheme="minorHAnsi"/>
                <w:i/>
                <w:iCs/>
                <w:color w:val="FFFFFF"/>
                <w:szCs w:val="20"/>
                <w:lang w:val="nl-BE" w:eastAsia="nl-BE"/>
              </w:rPr>
              <w:t>(1-5)</w:t>
            </w:r>
          </w:p>
        </w:tc>
      </w:tr>
      <w:tr w:rsidR="003C55A7" w:rsidRPr="003C55A7" w14:paraId="3B661F1B" w14:textId="77777777" w:rsidTr="003C55A7">
        <w:trPr>
          <w:trHeight w:val="20"/>
        </w:trPr>
        <w:tc>
          <w:tcPr>
            <w:tcW w:w="432" w:type="pct"/>
            <w:tcBorders>
              <w:top w:val="nil"/>
              <w:left w:val="single" w:sz="8" w:space="0" w:color="E6E6E6"/>
              <w:bottom w:val="single" w:sz="8" w:space="0" w:color="E6E6E6"/>
              <w:right w:val="single" w:sz="8" w:space="0" w:color="E6E6E6"/>
            </w:tcBorders>
            <w:vAlign w:val="center"/>
            <w:hideMark/>
          </w:tcPr>
          <w:p w14:paraId="32258C97" w14:textId="77777777" w:rsidR="003C55A7" w:rsidRPr="003C55A7" w:rsidRDefault="003C55A7" w:rsidP="003C55A7">
            <w:pPr>
              <w:spacing w:after="0"/>
              <w:jc w:val="left"/>
              <w:rPr>
                <w:rFonts w:cstheme="minorHAnsi"/>
                <w:i/>
                <w:iCs/>
                <w:color w:val="000000"/>
                <w:szCs w:val="20"/>
                <w:lang w:val="nl-BE" w:eastAsia="nl-BE"/>
              </w:rPr>
            </w:pPr>
            <w:r w:rsidRPr="003C55A7">
              <w:rPr>
                <w:rFonts w:cstheme="minorHAnsi"/>
                <w:i/>
                <w:iCs/>
                <w:color w:val="000000"/>
                <w:szCs w:val="20"/>
                <w:lang w:val="nl-BE" w:eastAsia="nl-BE"/>
              </w:rPr>
              <w:t>R12</w:t>
            </w:r>
          </w:p>
        </w:tc>
        <w:tc>
          <w:tcPr>
            <w:tcW w:w="2684" w:type="pct"/>
            <w:tcBorders>
              <w:top w:val="nil"/>
              <w:left w:val="nil"/>
              <w:bottom w:val="single" w:sz="8" w:space="0" w:color="E6E6E6"/>
              <w:right w:val="single" w:sz="8" w:space="0" w:color="E6E6E6"/>
            </w:tcBorders>
            <w:vAlign w:val="center"/>
            <w:hideMark/>
          </w:tcPr>
          <w:p w14:paraId="658F5771" w14:textId="77777777" w:rsidR="003C55A7" w:rsidRPr="003C55A7" w:rsidRDefault="003C55A7" w:rsidP="003C55A7">
            <w:pPr>
              <w:spacing w:after="0"/>
              <w:jc w:val="left"/>
              <w:rPr>
                <w:rFonts w:cstheme="minorHAnsi"/>
                <w:color w:val="000000"/>
                <w:szCs w:val="20"/>
                <w:lang w:val="nl-BE" w:eastAsia="nl-BE"/>
              </w:rPr>
            </w:pPr>
            <w:r w:rsidRPr="003C55A7">
              <w:rPr>
                <w:rFonts w:cstheme="minorHAnsi"/>
                <w:color w:val="000000"/>
                <w:szCs w:val="20"/>
                <w:lang w:val="nl-BE" w:eastAsia="nl-BE"/>
              </w:rPr>
              <w:t>Strategic Maritime Logistics Disruption</w:t>
            </w:r>
          </w:p>
        </w:tc>
        <w:tc>
          <w:tcPr>
            <w:tcW w:w="962" w:type="pct"/>
            <w:tcBorders>
              <w:top w:val="nil"/>
              <w:left w:val="nil"/>
              <w:bottom w:val="single" w:sz="8" w:space="0" w:color="E6E6E6"/>
              <w:right w:val="single" w:sz="8" w:space="0" w:color="E6E6E6"/>
            </w:tcBorders>
            <w:vAlign w:val="center"/>
            <w:hideMark/>
          </w:tcPr>
          <w:p w14:paraId="471A7B0B" w14:textId="77777777" w:rsidR="003C55A7" w:rsidRPr="003C55A7" w:rsidRDefault="003C55A7" w:rsidP="003C55A7">
            <w:pPr>
              <w:spacing w:after="0"/>
              <w:jc w:val="center"/>
              <w:rPr>
                <w:rFonts w:cstheme="minorHAnsi"/>
                <w:i/>
                <w:iCs/>
                <w:color w:val="000000"/>
                <w:szCs w:val="20"/>
                <w:lang w:val="nl-BE" w:eastAsia="nl-BE"/>
              </w:rPr>
            </w:pPr>
            <w:r w:rsidRPr="003C55A7">
              <w:rPr>
                <w:rFonts w:cstheme="minorHAnsi"/>
                <w:i/>
                <w:iCs/>
                <w:color w:val="000000"/>
                <w:szCs w:val="20"/>
                <w:lang w:val="nl-BE" w:eastAsia="nl-BE"/>
              </w:rPr>
              <w:t>4</w:t>
            </w:r>
          </w:p>
        </w:tc>
        <w:tc>
          <w:tcPr>
            <w:tcW w:w="922" w:type="pct"/>
            <w:tcBorders>
              <w:top w:val="nil"/>
              <w:left w:val="nil"/>
              <w:bottom w:val="single" w:sz="8" w:space="0" w:color="E6E6E6"/>
              <w:right w:val="single" w:sz="8" w:space="0" w:color="E6E6E6"/>
            </w:tcBorders>
            <w:vAlign w:val="center"/>
            <w:hideMark/>
          </w:tcPr>
          <w:p w14:paraId="5DEF2B89" w14:textId="77777777" w:rsidR="003C55A7" w:rsidRPr="003C55A7" w:rsidRDefault="003C55A7" w:rsidP="003C55A7">
            <w:pPr>
              <w:spacing w:after="0"/>
              <w:jc w:val="center"/>
              <w:rPr>
                <w:rFonts w:cstheme="minorHAnsi"/>
                <w:i/>
                <w:iCs/>
                <w:color w:val="000000"/>
                <w:szCs w:val="20"/>
                <w:lang w:val="nl-BE" w:eastAsia="nl-BE"/>
              </w:rPr>
            </w:pPr>
            <w:r w:rsidRPr="003C55A7">
              <w:rPr>
                <w:rFonts w:cstheme="minorHAnsi"/>
                <w:i/>
                <w:iCs/>
                <w:color w:val="000000"/>
                <w:szCs w:val="20"/>
                <w:lang w:val="nl-BE" w:eastAsia="nl-BE"/>
              </w:rPr>
              <w:t>4</w:t>
            </w:r>
          </w:p>
        </w:tc>
      </w:tr>
      <w:tr w:rsidR="003C55A7" w:rsidRPr="003C55A7" w14:paraId="63D97459" w14:textId="77777777" w:rsidTr="003C55A7">
        <w:trPr>
          <w:trHeight w:val="20"/>
        </w:trPr>
        <w:tc>
          <w:tcPr>
            <w:tcW w:w="432" w:type="pct"/>
            <w:tcBorders>
              <w:top w:val="nil"/>
              <w:left w:val="single" w:sz="8" w:space="0" w:color="E6E6E6"/>
              <w:bottom w:val="single" w:sz="8" w:space="0" w:color="E6E6E6"/>
              <w:right w:val="single" w:sz="8" w:space="0" w:color="E6E6E6"/>
            </w:tcBorders>
            <w:vAlign w:val="center"/>
            <w:hideMark/>
          </w:tcPr>
          <w:p w14:paraId="57C41DB5" w14:textId="77777777" w:rsidR="003C55A7" w:rsidRPr="003C55A7" w:rsidRDefault="003C55A7" w:rsidP="003C55A7">
            <w:pPr>
              <w:spacing w:after="0"/>
              <w:jc w:val="left"/>
              <w:rPr>
                <w:rFonts w:cstheme="minorHAnsi"/>
                <w:i/>
                <w:iCs/>
                <w:color w:val="000000"/>
                <w:szCs w:val="20"/>
                <w:lang w:val="nl-BE" w:eastAsia="nl-BE"/>
              </w:rPr>
            </w:pPr>
            <w:r w:rsidRPr="003C55A7">
              <w:rPr>
                <w:rFonts w:cstheme="minorHAnsi"/>
                <w:i/>
                <w:iCs/>
                <w:color w:val="000000"/>
                <w:szCs w:val="20"/>
                <w:lang w:val="nl-BE" w:eastAsia="nl-BE"/>
              </w:rPr>
              <w:t>R13</w:t>
            </w:r>
          </w:p>
        </w:tc>
        <w:tc>
          <w:tcPr>
            <w:tcW w:w="2684" w:type="pct"/>
            <w:tcBorders>
              <w:top w:val="nil"/>
              <w:left w:val="nil"/>
              <w:bottom w:val="single" w:sz="8" w:space="0" w:color="E6E6E6"/>
              <w:right w:val="single" w:sz="8" w:space="0" w:color="E6E6E6"/>
            </w:tcBorders>
            <w:vAlign w:val="center"/>
            <w:hideMark/>
          </w:tcPr>
          <w:p w14:paraId="19B48CDC" w14:textId="77777777" w:rsidR="003C55A7" w:rsidRPr="003C55A7" w:rsidRDefault="003C55A7" w:rsidP="003C55A7">
            <w:pPr>
              <w:spacing w:after="0"/>
              <w:jc w:val="left"/>
              <w:rPr>
                <w:rFonts w:cstheme="minorHAnsi"/>
                <w:color w:val="000000"/>
                <w:szCs w:val="20"/>
                <w:lang w:val="nl-BE" w:eastAsia="nl-BE"/>
              </w:rPr>
            </w:pPr>
            <w:r w:rsidRPr="003C55A7">
              <w:rPr>
                <w:rFonts w:cstheme="minorHAnsi"/>
                <w:color w:val="000000"/>
                <w:szCs w:val="20"/>
                <w:lang w:val="nl-BE" w:eastAsia="nl-BE"/>
              </w:rPr>
              <w:t>Port Infrastructure Failure</w:t>
            </w:r>
          </w:p>
        </w:tc>
        <w:tc>
          <w:tcPr>
            <w:tcW w:w="962" w:type="pct"/>
            <w:tcBorders>
              <w:top w:val="nil"/>
              <w:left w:val="nil"/>
              <w:bottom w:val="single" w:sz="8" w:space="0" w:color="E6E6E6"/>
              <w:right w:val="single" w:sz="8" w:space="0" w:color="E6E6E6"/>
            </w:tcBorders>
            <w:vAlign w:val="center"/>
            <w:hideMark/>
          </w:tcPr>
          <w:p w14:paraId="3E8CA12C" w14:textId="77777777" w:rsidR="003C55A7" w:rsidRPr="003C55A7" w:rsidRDefault="003C55A7" w:rsidP="003C55A7">
            <w:pPr>
              <w:spacing w:after="0"/>
              <w:jc w:val="center"/>
              <w:rPr>
                <w:rFonts w:cstheme="minorHAnsi"/>
                <w:i/>
                <w:iCs/>
                <w:color w:val="000000"/>
                <w:szCs w:val="20"/>
                <w:lang w:val="nl-BE" w:eastAsia="nl-BE"/>
              </w:rPr>
            </w:pPr>
            <w:r w:rsidRPr="003C55A7">
              <w:rPr>
                <w:rFonts w:cstheme="minorHAnsi"/>
                <w:i/>
                <w:iCs/>
                <w:color w:val="000000"/>
                <w:szCs w:val="20"/>
                <w:lang w:val="nl-BE" w:eastAsia="nl-BE"/>
              </w:rPr>
              <w:t>4</w:t>
            </w:r>
          </w:p>
        </w:tc>
        <w:tc>
          <w:tcPr>
            <w:tcW w:w="922" w:type="pct"/>
            <w:tcBorders>
              <w:top w:val="nil"/>
              <w:left w:val="nil"/>
              <w:bottom w:val="single" w:sz="8" w:space="0" w:color="E6E6E6"/>
              <w:right w:val="single" w:sz="8" w:space="0" w:color="E6E6E6"/>
            </w:tcBorders>
            <w:vAlign w:val="center"/>
            <w:hideMark/>
          </w:tcPr>
          <w:p w14:paraId="340FF93D" w14:textId="77777777" w:rsidR="003C55A7" w:rsidRPr="003C55A7" w:rsidRDefault="003C55A7" w:rsidP="003C55A7">
            <w:pPr>
              <w:spacing w:after="0"/>
              <w:jc w:val="center"/>
              <w:rPr>
                <w:rFonts w:cstheme="minorHAnsi"/>
                <w:i/>
                <w:iCs/>
                <w:color w:val="000000"/>
                <w:szCs w:val="20"/>
                <w:lang w:val="nl-BE" w:eastAsia="nl-BE"/>
              </w:rPr>
            </w:pPr>
            <w:r w:rsidRPr="003C55A7">
              <w:rPr>
                <w:rFonts w:cstheme="minorHAnsi"/>
                <w:i/>
                <w:iCs/>
                <w:color w:val="000000"/>
                <w:szCs w:val="20"/>
                <w:lang w:val="nl-BE" w:eastAsia="nl-BE"/>
              </w:rPr>
              <w:t>4</w:t>
            </w:r>
          </w:p>
        </w:tc>
      </w:tr>
      <w:tr w:rsidR="003C55A7" w:rsidRPr="003C55A7" w14:paraId="3F502052" w14:textId="77777777" w:rsidTr="003C55A7">
        <w:trPr>
          <w:trHeight w:val="20"/>
        </w:trPr>
        <w:tc>
          <w:tcPr>
            <w:tcW w:w="432" w:type="pct"/>
            <w:tcBorders>
              <w:top w:val="nil"/>
              <w:left w:val="single" w:sz="8" w:space="0" w:color="E6E6E6"/>
              <w:bottom w:val="single" w:sz="8" w:space="0" w:color="E6E6E6"/>
              <w:right w:val="single" w:sz="8" w:space="0" w:color="E6E6E6"/>
            </w:tcBorders>
            <w:vAlign w:val="center"/>
            <w:hideMark/>
          </w:tcPr>
          <w:p w14:paraId="28515659" w14:textId="77777777" w:rsidR="003C55A7" w:rsidRPr="003C55A7" w:rsidRDefault="003C55A7" w:rsidP="003C55A7">
            <w:pPr>
              <w:spacing w:after="0"/>
              <w:jc w:val="left"/>
              <w:rPr>
                <w:rFonts w:cstheme="minorHAnsi"/>
                <w:i/>
                <w:iCs/>
                <w:color w:val="000000"/>
                <w:szCs w:val="20"/>
                <w:lang w:val="nl-BE" w:eastAsia="nl-BE"/>
              </w:rPr>
            </w:pPr>
            <w:r w:rsidRPr="003C55A7">
              <w:rPr>
                <w:rFonts w:cstheme="minorHAnsi"/>
                <w:i/>
                <w:iCs/>
                <w:color w:val="000000"/>
                <w:szCs w:val="20"/>
                <w:lang w:val="nl-BE" w:eastAsia="nl-BE"/>
              </w:rPr>
              <w:t>R14</w:t>
            </w:r>
          </w:p>
        </w:tc>
        <w:tc>
          <w:tcPr>
            <w:tcW w:w="2684" w:type="pct"/>
            <w:tcBorders>
              <w:top w:val="nil"/>
              <w:left w:val="nil"/>
              <w:bottom w:val="single" w:sz="8" w:space="0" w:color="E6E6E6"/>
              <w:right w:val="single" w:sz="8" w:space="0" w:color="E6E6E6"/>
            </w:tcBorders>
            <w:vAlign w:val="center"/>
            <w:hideMark/>
          </w:tcPr>
          <w:p w14:paraId="536A49E8" w14:textId="77777777" w:rsidR="003C55A7" w:rsidRPr="003C55A7" w:rsidRDefault="003C55A7" w:rsidP="003C55A7">
            <w:pPr>
              <w:spacing w:after="0"/>
              <w:jc w:val="left"/>
              <w:rPr>
                <w:rFonts w:cstheme="minorHAnsi"/>
                <w:color w:val="000000"/>
                <w:szCs w:val="20"/>
                <w:lang w:val="nl-BE" w:eastAsia="nl-BE"/>
              </w:rPr>
            </w:pPr>
            <w:r w:rsidRPr="003C55A7">
              <w:rPr>
                <w:rFonts w:cstheme="minorHAnsi"/>
                <w:color w:val="000000"/>
                <w:szCs w:val="20"/>
                <w:lang w:val="nl-BE" w:eastAsia="nl-BE"/>
              </w:rPr>
              <w:t>Critical Hardware Transportation Delay</w:t>
            </w:r>
          </w:p>
        </w:tc>
        <w:tc>
          <w:tcPr>
            <w:tcW w:w="962" w:type="pct"/>
            <w:tcBorders>
              <w:top w:val="nil"/>
              <w:left w:val="nil"/>
              <w:bottom w:val="single" w:sz="8" w:space="0" w:color="E6E6E6"/>
              <w:right w:val="single" w:sz="8" w:space="0" w:color="E6E6E6"/>
            </w:tcBorders>
            <w:vAlign w:val="center"/>
            <w:hideMark/>
          </w:tcPr>
          <w:p w14:paraId="2FA21E40" w14:textId="77777777" w:rsidR="003C55A7" w:rsidRPr="003C55A7" w:rsidRDefault="003C55A7" w:rsidP="003C55A7">
            <w:pPr>
              <w:spacing w:after="0"/>
              <w:jc w:val="center"/>
              <w:rPr>
                <w:rFonts w:cstheme="minorHAnsi"/>
                <w:i/>
                <w:iCs/>
                <w:color w:val="000000"/>
                <w:szCs w:val="20"/>
                <w:lang w:val="nl-BE" w:eastAsia="nl-BE"/>
              </w:rPr>
            </w:pPr>
            <w:r w:rsidRPr="003C55A7">
              <w:rPr>
                <w:rFonts w:cstheme="minorHAnsi"/>
                <w:i/>
                <w:iCs/>
                <w:color w:val="000000"/>
                <w:szCs w:val="20"/>
                <w:lang w:val="nl-BE" w:eastAsia="nl-BE"/>
              </w:rPr>
              <w:t>4</w:t>
            </w:r>
          </w:p>
        </w:tc>
        <w:tc>
          <w:tcPr>
            <w:tcW w:w="922" w:type="pct"/>
            <w:tcBorders>
              <w:top w:val="nil"/>
              <w:left w:val="nil"/>
              <w:bottom w:val="single" w:sz="8" w:space="0" w:color="E6E6E6"/>
              <w:right w:val="single" w:sz="8" w:space="0" w:color="E6E6E6"/>
            </w:tcBorders>
            <w:vAlign w:val="center"/>
            <w:hideMark/>
          </w:tcPr>
          <w:p w14:paraId="796F5656" w14:textId="77777777" w:rsidR="003C55A7" w:rsidRPr="003C55A7" w:rsidRDefault="003C55A7" w:rsidP="003C55A7">
            <w:pPr>
              <w:spacing w:after="0"/>
              <w:jc w:val="center"/>
              <w:rPr>
                <w:rFonts w:cstheme="minorHAnsi"/>
                <w:i/>
                <w:iCs/>
                <w:color w:val="000000"/>
                <w:szCs w:val="20"/>
                <w:lang w:val="nl-BE" w:eastAsia="nl-BE"/>
              </w:rPr>
            </w:pPr>
            <w:r w:rsidRPr="003C55A7">
              <w:rPr>
                <w:rFonts w:cstheme="minorHAnsi"/>
                <w:i/>
                <w:iCs/>
                <w:color w:val="000000"/>
                <w:szCs w:val="20"/>
                <w:lang w:val="nl-BE" w:eastAsia="nl-BE"/>
              </w:rPr>
              <w:t>3</w:t>
            </w:r>
          </w:p>
        </w:tc>
      </w:tr>
      <w:tr w:rsidR="003C55A7" w:rsidRPr="003C55A7" w14:paraId="1F286B9A" w14:textId="77777777" w:rsidTr="003C55A7">
        <w:trPr>
          <w:trHeight w:val="20"/>
        </w:trPr>
        <w:tc>
          <w:tcPr>
            <w:tcW w:w="432" w:type="pct"/>
            <w:tcBorders>
              <w:top w:val="nil"/>
              <w:left w:val="single" w:sz="8" w:space="0" w:color="E6E6E6"/>
              <w:bottom w:val="single" w:sz="8" w:space="0" w:color="E6E6E6"/>
              <w:right w:val="single" w:sz="8" w:space="0" w:color="E6E6E6"/>
            </w:tcBorders>
            <w:shd w:val="clear" w:color="000000" w:fill="12501A"/>
            <w:vAlign w:val="center"/>
            <w:hideMark/>
          </w:tcPr>
          <w:p w14:paraId="7FF4C606" w14:textId="7A3FB19E" w:rsidR="003C55A7" w:rsidRPr="003C55A7" w:rsidRDefault="0003468C" w:rsidP="003C55A7">
            <w:pPr>
              <w:spacing w:after="0"/>
              <w:jc w:val="center"/>
              <w:rPr>
                <w:rFonts w:cstheme="minorHAnsi"/>
                <w:b/>
                <w:bCs/>
                <w:color w:val="FFFFFF"/>
                <w:szCs w:val="20"/>
                <w:lang w:val="nl-BE" w:eastAsia="nl-BE"/>
              </w:rPr>
            </w:pPr>
            <w:r>
              <w:rPr>
                <w:rFonts w:cstheme="minorHAnsi"/>
                <w:b/>
                <w:bCs/>
                <w:color w:val="FFFFFF"/>
                <w:szCs w:val="20"/>
                <w:lang w:val="nl-BE" w:eastAsia="nl-BE"/>
              </w:rPr>
              <w:t>B5</w:t>
            </w:r>
          </w:p>
        </w:tc>
        <w:tc>
          <w:tcPr>
            <w:tcW w:w="2684" w:type="pct"/>
            <w:tcBorders>
              <w:top w:val="nil"/>
              <w:left w:val="nil"/>
              <w:bottom w:val="single" w:sz="8" w:space="0" w:color="E6E6E6"/>
              <w:right w:val="nil"/>
            </w:tcBorders>
            <w:shd w:val="clear" w:color="000000" w:fill="B5E6A2"/>
            <w:vAlign w:val="center"/>
            <w:hideMark/>
          </w:tcPr>
          <w:p w14:paraId="6C5DC505" w14:textId="677510FF" w:rsidR="003C55A7" w:rsidRPr="003C55A7" w:rsidRDefault="003C55A7" w:rsidP="003C55A7">
            <w:pPr>
              <w:spacing w:after="0"/>
              <w:jc w:val="left"/>
              <w:rPr>
                <w:rFonts w:cstheme="minorHAnsi"/>
                <w:i/>
                <w:iCs/>
                <w:color w:val="000000"/>
                <w:szCs w:val="20"/>
                <w:lang w:val="nl-BE" w:eastAsia="nl-BE"/>
              </w:rPr>
            </w:pPr>
            <w:r w:rsidRPr="003C55A7">
              <w:rPr>
                <w:rFonts w:cstheme="minorHAnsi"/>
                <w:b/>
                <w:bCs/>
                <w:i/>
                <w:iCs/>
                <w:color w:val="000000"/>
                <w:szCs w:val="20"/>
                <w:lang w:val="nl-BE" w:eastAsia="nl-BE"/>
              </w:rPr>
              <w:t>Operations &amp; Governance Risks</w:t>
            </w:r>
            <w:r w:rsidR="00AB5596">
              <w:rPr>
                <w:rFonts w:cstheme="minorHAnsi"/>
                <w:b/>
                <w:bCs/>
                <w:i/>
                <w:iCs/>
                <w:color w:val="000000"/>
                <w:szCs w:val="20"/>
                <w:lang w:val="nl-BE" w:eastAsia="nl-BE"/>
              </w:rPr>
              <w:t xml:space="preserve"> </w:t>
            </w:r>
            <w:r w:rsidRPr="003C55A7">
              <w:rPr>
                <w:rFonts w:cstheme="minorHAnsi"/>
                <w:i/>
                <w:iCs/>
                <w:color w:val="000000"/>
                <w:szCs w:val="20"/>
                <w:lang w:val="nl-BE" w:eastAsia="nl-BE"/>
              </w:rPr>
              <w:t>(3 Risks)</w:t>
            </w:r>
          </w:p>
        </w:tc>
        <w:tc>
          <w:tcPr>
            <w:tcW w:w="962" w:type="pct"/>
            <w:tcBorders>
              <w:top w:val="nil"/>
              <w:left w:val="nil"/>
              <w:bottom w:val="single" w:sz="8" w:space="0" w:color="E6E6E6"/>
              <w:right w:val="nil"/>
            </w:tcBorders>
            <w:shd w:val="clear" w:color="000000" w:fill="BCAA00"/>
            <w:vAlign w:val="center"/>
            <w:hideMark/>
          </w:tcPr>
          <w:p w14:paraId="645C3FEF" w14:textId="77777777" w:rsidR="003C55A7" w:rsidRPr="003C55A7" w:rsidRDefault="003C55A7" w:rsidP="003C55A7">
            <w:pPr>
              <w:spacing w:after="0"/>
              <w:jc w:val="center"/>
              <w:rPr>
                <w:rFonts w:cstheme="minorHAnsi"/>
                <w:b/>
                <w:bCs/>
                <w:color w:val="FFFFFF"/>
                <w:szCs w:val="20"/>
                <w:lang w:val="nl-BE" w:eastAsia="nl-BE"/>
              </w:rPr>
            </w:pPr>
            <w:r w:rsidRPr="003C55A7">
              <w:rPr>
                <w:rFonts w:cstheme="minorHAnsi"/>
                <w:b/>
                <w:bCs/>
                <w:color w:val="FFFFFF"/>
                <w:szCs w:val="20"/>
                <w:lang w:val="nl-BE" w:eastAsia="nl-BE"/>
              </w:rPr>
              <w:t xml:space="preserve">Likelihood </w:t>
            </w:r>
            <w:r w:rsidRPr="003C55A7">
              <w:rPr>
                <w:rFonts w:cstheme="minorHAnsi"/>
                <w:i/>
                <w:iCs/>
                <w:color w:val="FFFFFF"/>
                <w:szCs w:val="20"/>
                <w:lang w:val="nl-BE" w:eastAsia="nl-BE"/>
              </w:rPr>
              <w:t>(1-5)</w:t>
            </w:r>
          </w:p>
        </w:tc>
        <w:tc>
          <w:tcPr>
            <w:tcW w:w="922" w:type="pct"/>
            <w:tcBorders>
              <w:top w:val="nil"/>
              <w:left w:val="nil"/>
              <w:bottom w:val="single" w:sz="8" w:space="0" w:color="E6E6E6"/>
              <w:right w:val="nil"/>
            </w:tcBorders>
            <w:shd w:val="clear" w:color="000000" w:fill="BCAA00"/>
            <w:vAlign w:val="center"/>
            <w:hideMark/>
          </w:tcPr>
          <w:p w14:paraId="420D9C0D" w14:textId="77777777" w:rsidR="003C55A7" w:rsidRPr="003C55A7" w:rsidRDefault="003C55A7" w:rsidP="003C55A7">
            <w:pPr>
              <w:spacing w:after="0"/>
              <w:jc w:val="center"/>
              <w:rPr>
                <w:rFonts w:cstheme="minorHAnsi"/>
                <w:b/>
                <w:bCs/>
                <w:color w:val="FFFFFF"/>
                <w:szCs w:val="20"/>
                <w:lang w:val="nl-BE" w:eastAsia="nl-BE"/>
              </w:rPr>
            </w:pPr>
            <w:r w:rsidRPr="003C55A7">
              <w:rPr>
                <w:rFonts w:cstheme="minorHAnsi"/>
                <w:b/>
                <w:bCs/>
                <w:color w:val="FFFFFF"/>
                <w:szCs w:val="20"/>
                <w:lang w:val="nl-BE" w:eastAsia="nl-BE"/>
              </w:rPr>
              <w:t xml:space="preserve">Severity </w:t>
            </w:r>
            <w:r w:rsidRPr="003C55A7">
              <w:rPr>
                <w:rFonts w:cstheme="minorHAnsi"/>
                <w:i/>
                <w:iCs/>
                <w:color w:val="FFFFFF"/>
                <w:szCs w:val="20"/>
                <w:lang w:val="nl-BE" w:eastAsia="nl-BE"/>
              </w:rPr>
              <w:t>(1-5)</w:t>
            </w:r>
          </w:p>
        </w:tc>
      </w:tr>
      <w:tr w:rsidR="003C55A7" w:rsidRPr="003C55A7" w14:paraId="0324FB74" w14:textId="77777777" w:rsidTr="003C55A7">
        <w:trPr>
          <w:trHeight w:val="20"/>
        </w:trPr>
        <w:tc>
          <w:tcPr>
            <w:tcW w:w="432" w:type="pct"/>
            <w:tcBorders>
              <w:top w:val="nil"/>
              <w:left w:val="single" w:sz="8" w:space="0" w:color="E6E6E6"/>
              <w:bottom w:val="single" w:sz="8" w:space="0" w:color="E6E6E6"/>
              <w:right w:val="single" w:sz="8" w:space="0" w:color="E6E6E6"/>
            </w:tcBorders>
            <w:vAlign w:val="center"/>
            <w:hideMark/>
          </w:tcPr>
          <w:p w14:paraId="6CB4B45B" w14:textId="77777777" w:rsidR="003C55A7" w:rsidRPr="003C55A7" w:rsidRDefault="003C55A7" w:rsidP="003C55A7">
            <w:pPr>
              <w:spacing w:after="0"/>
              <w:jc w:val="left"/>
              <w:rPr>
                <w:rFonts w:cstheme="minorHAnsi"/>
                <w:i/>
                <w:iCs/>
                <w:color w:val="000000"/>
                <w:szCs w:val="20"/>
                <w:lang w:val="nl-BE" w:eastAsia="nl-BE"/>
              </w:rPr>
            </w:pPr>
            <w:r w:rsidRPr="003C55A7">
              <w:rPr>
                <w:rFonts w:cstheme="minorHAnsi"/>
                <w:i/>
                <w:iCs/>
                <w:color w:val="000000"/>
                <w:szCs w:val="20"/>
                <w:lang w:val="nl-BE" w:eastAsia="nl-BE"/>
              </w:rPr>
              <w:t>R15</w:t>
            </w:r>
          </w:p>
        </w:tc>
        <w:tc>
          <w:tcPr>
            <w:tcW w:w="2684" w:type="pct"/>
            <w:tcBorders>
              <w:top w:val="nil"/>
              <w:left w:val="nil"/>
              <w:bottom w:val="single" w:sz="8" w:space="0" w:color="E6E6E6"/>
              <w:right w:val="single" w:sz="8" w:space="0" w:color="E6E6E6"/>
            </w:tcBorders>
            <w:vAlign w:val="center"/>
            <w:hideMark/>
          </w:tcPr>
          <w:p w14:paraId="6B77F6D9" w14:textId="77777777" w:rsidR="003C55A7" w:rsidRPr="003C55A7" w:rsidRDefault="003C55A7" w:rsidP="003C55A7">
            <w:pPr>
              <w:spacing w:after="0"/>
              <w:jc w:val="left"/>
              <w:rPr>
                <w:rFonts w:cstheme="minorHAnsi"/>
                <w:color w:val="000000"/>
                <w:szCs w:val="20"/>
                <w:lang w:val="nl-BE" w:eastAsia="nl-BE"/>
              </w:rPr>
            </w:pPr>
            <w:r w:rsidRPr="003C55A7">
              <w:rPr>
                <w:rFonts w:cstheme="minorHAnsi"/>
                <w:color w:val="000000"/>
                <w:szCs w:val="20"/>
                <w:lang w:val="nl-BE" w:eastAsia="nl-BE"/>
              </w:rPr>
              <w:t>Mission Operations Centre Failure</w:t>
            </w:r>
          </w:p>
        </w:tc>
        <w:tc>
          <w:tcPr>
            <w:tcW w:w="962" w:type="pct"/>
            <w:tcBorders>
              <w:top w:val="nil"/>
              <w:left w:val="nil"/>
              <w:bottom w:val="single" w:sz="8" w:space="0" w:color="E6E6E6"/>
              <w:right w:val="single" w:sz="8" w:space="0" w:color="E6E6E6"/>
            </w:tcBorders>
            <w:vAlign w:val="center"/>
            <w:hideMark/>
          </w:tcPr>
          <w:p w14:paraId="7445E355" w14:textId="77777777" w:rsidR="003C55A7" w:rsidRPr="003C55A7" w:rsidRDefault="003C55A7" w:rsidP="003C55A7">
            <w:pPr>
              <w:spacing w:after="0"/>
              <w:jc w:val="center"/>
              <w:rPr>
                <w:rFonts w:cstheme="minorHAnsi"/>
                <w:i/>
                <w:iCs/>
                <w:color w:val="000000"/>
                <w:szCs w:val="20"/>
                <w:lang w:val="nl-BE" w:eastAsia="nl-BE"/>
              </w:rPr>
            </w:pPr>
            <w:r w:rsidRPr="003C55A7">
              <w:rPr>
                <w:rFonts w:cstheme="minorHAnsi"/>
                <w:i/>
                <w:iCs/>
                <w:color w:val="000000"/>
                <w:szCs w:val="20"/>
                <w:lang w:val="nl-BE" w:eastAsia="nl-BE"/>
              </w:rPr>
              <w:t>4</w:t>
            </w:r>
          </w:p>
        </w:tc>
        <w:tc>
          <w:tcPr>
            <w:tcW w:w="922" w:type="pct"/>
            <w:tcBorders>
              <w:top w:val="nil"/>
              <w:left w:val="nil"/>
              <w:bottom w:val="single" w:sz="8" w:space="0" w:color="E6E6E6"/>
              <w:right w:val="single" w:sz="8" w:space="0" w:color="E6E6E6"/>
            </w:tcBorders>
            <w:vAlign w:val="center"/>
            <w:hideMark/>
          </w:tcPr>
          <w:p w14:paraId="382F2180" w14:textId="77777777" w:rsidR="003C55A7" w:rsidRPr="003C55A7" w:rsidRDefault="003C55A7" w:rsidP="003C55A7">
            <w:pPr>
              <w:spacing w:after="0"/>
              <w:jc w:val="center"/>
              <w:rPr>
                <w:rFonts w:cstheme="minorHAnsi"/>
                <w:i/>
                <w:iCs/>
                <w:color w:val="000000"/>
                <w:szCs w:val="20"/>
                <w:lang w:val="nl-BE" w:eastAsia="nl-BE"/>
              </w:rPr>
            </w:pPr>
            <w:r w:rsidRPr="003C55A7">
              <w:rPr>
                <w:rFonts w:cstheme="minorHAnsi"/>
                <w:i/>
                <w:iCs/>
                <w:color w:val="000000"/>
                <w:szCs w:val="20"/>
                <w:lang w:val="nl-BE" w:eastAsia="nl-BE"/>
              </w:rPr>
              <w:t>4</w:t>
            </w:r>
          </w:p>
        </w:tc>
      </w:tr>
      <w:tr w:rsidR="003C55A7" w:rsidRPr="003C55A7" w14:paraId="18692734" w14:textId="77777777" w:rsidTr="003C55A7">
        <w:trPr>
          <w:trHeight w:val="20"/>
        </w:trPr>
        <w:tc>
          <w:tcPr>
            <w:tcW w:w="432" w:type="pct"/>
            <w:tcBorders>
              <w:top w:val="nil"/>
              <w:left w:val="single" w:sz="8" w:space="0" w:color="E6E6E6"/>
              <w:bottom w:val="single" w:sz="8" w:space="0" w:color="E6E6E6"/>
              <w:right w:val="single" w:sz="8" w:space="0" w:color="E6E6E6"/>
            </w:tcBorders>
            <w:vAlign w:val="center"/>
            <w:hideMark/>
          </w:tcPr>
          <w:p w14:paraId="3CCF3D59" w14:textId="77777777" w:rsidR="003C55A7" w:rsidRPr="003C55A7" w:rsidRDefault="003C55A7" w:rsidP="003C55A7">
            <w:pPr>
              <w:spacing w:after="0"/>
              <w:jc w:val="left"/>
              <w:rPr>
                <w:rFonts w:cstheme="minorHAnsi"/>
                <w:i/>
                <w:iCs/>
                <w:color w:val="000000"/>
                <w:szCs w:val="20"/>
                <w:lang w:val="nl-BE" w:eastAsia="nl-BE"/>
              </w:rPr>
            </w:pPr>
            <w:r w:rsidRPr="003C55A7">
              <w:rPr>
                <w:rFonts w:cstheme="minorHAnsi"/>
                <w:i/>
                <w:iCs/>
                <w:color w:val="000000"/>
                <w:szCs w:val="20"/>
                <w:lang w:val="nl-BE" w:eastAsia="nl-BE"/>
              </w:rPr>
              <w:t>R16</w:t>
            </w:r>
          </w:p>
        </w:tc>
        <w:tc>
          <w:tcPr>
            <w:tcW w:w="2684" w:type="pct"/>
            <w:tcBorders>
              <w:top w:val="nil"/>
              <w:left w:val="nil"/>
              <w:bottom w:val="single" w:sz="8" w:space="0" w:color="E6E6E6"/>
              <w:right w:val="single" w:sz="8" w:space="0" w:color="E6E6E6"/>
            </w:tcBorders>
            <w:vAlign w:val="center"/>
            <w:hideMark/>
          </w:tcPr>
          <w:p w14:paraId="75715F9D" w14:textId="77777777" w:rsidR="003C55A7" w:rsidRPr="003C55A7" w:rsidRDefault="003C55A7" w:rsidP="003C55A7">
            <w:pPr>
              <w:spacing w:after="0"/>
              <w:jc w:val="left"/>
              <w:rPr>
                <w:rFonts w:cstheme="minorHAnsi"/>
                <w:color w:val="000000"/>
                <w:szCs w:val="20"/>
                <w:lang w:val="en-US" w:eastAsia="nl-BE"/>
              </w:rPr>
            </w:pPr>
            <w:r w:rsidRPr="003C55A7">
              <w:rPr>
                <w:rFonts w:cstheme="minorHAnsi"/>
                <w:color w:val="000000"/>
                <w:szCs w:val="20"/>
                <w:lang w:val="en-US" w:eastAsia="nl-BE"/>
              </w:rPr>
              <w:t>Regulatory Fragmentation and Licensing Delays</w:t>
            </w:r>
          </w:p>
        </w:tc>
        <w:tc>
          <w:tcPr>
            <w:tcW w:w="962" w:type="pct"/>
            <w:tcBorders>
              <w:top w:val="nil"/>
              <w:left w:val="nil"/>
              <w:bottom w:val="single" w:sz="8" w:space="0" w:color="E6E6E6"/>
              <w:right w:val="single" w:sz="8" w:space="0" w:color="E6E6E6"/>
            </w:tcBorders>
            <w:vAlign w:val="center"/>
            <w:hideMark/>
          </w:tcPr>
          <w:p w14:paraId="196E0A8A" w14:textId="77777777" w:rsidR="003C55A7" w:rsidRPr="003C55A7" w:rsidRDefault="003C55A7" w:rsidP="003C55A7">
            <w:pPr>
              <w:spacing w:after="0"/>
              <w:jc w:val="center"/>
              <w:rPr>
                <w:rFonts w:cstheme="minorHAnsi"/>
                <w:i/>
                <w:iCs/>
                <w:color w:val="000000"/>
                <w:szCs w:val="20"/>
                <w:lang w:val="nl-BE" w:eastAsia="nl-BE"/>
              </w:rPr>
            </w:pPr>
            <w:r w:rsidRPr="003C55A7">
              <w:rPr>
                <w:rFonts w:cstheme="minorHAnsi"/>
                <w:i/>
                <w:iCs/>
                <w:color w:val="000000"/>
                <w:szCs w:val="20"/>
                <w:lang w:val="nl-BE" w:eastAsia="nl-BE"/>
              </w:rPr>
              <w:t>4</w:t>
            </w:r>
          </w:p>
        </w:tc>
        <w:tc>
          <w:tcPr>
            <w:tcW w:w="922" w:type="pct"/>
            <w:tcBorders>
              <w:top w:val="nil"/>
              <w:left w:val="nil"/>
              <w:bottom w:val="single" w:sz="8" w:space="0" w:color="E6E6E6"/>
              <w:right w:val="single" w:sz="8" w:space="0" w:color="E6E6E6"/>
            </w:tcBorders>
            <w:vAlign w:val="center"/>
            <w:hideMark/>
          </w:tcPr>
          <w:p w14:paraId="2D971764" w14:textId="77777777" w:rsidR="003C55A7" w:rsidRPr="003C55A7" w:rsidRDefault="003C55A7" w:rsidP="003C55A7">
            <w:pPr>
              <w:spacing w:after="0"/>
              <w:jc w:val="center"/>
              <w:rPr>
                <w:rFonts w:cstheme="minorHAnsi"/>
                <w:i/>
                <w:iCs/>
                <w:color w:val="000000"/>
                <w:szCs w:val="20"/>
                <w:lang w:val="nl-BE" w:eastAsia="nl-BE"/>
              </w:rPr>
            </w:pPr>
            <w:r w:rsidRPr="003C55A7">
              <w:rPr>
                <w:rFonts w:cstheme="minorHAnsi"/>
                <w:i/>
                <w:iCs/>
                <w:color w:val="000000"/>
                <w:szCs w:val="20"/>
                <w:lang w:val="nl-BE" w:eastAsia="nl-BE"/>
              </w:rPr>
              <w:t>3</w:t>
            </w:r>
          </w:p>
        </w:tc>
      </w:tr>
      <w:tr w:rsidR="003C55A7" w:rsidRPr="003C55A7" w14:paraId="6FF34B41" w14:textId="77777777" w:rsidTr="003C55A7">
        <w:trPr>
          <w:trHeight w:val="20"/>
        </w:trPr>
        <w:tc>
          <w:tcPr>
            <w:tcW w:w="432" w:type="pct"/>
            <w:tcBorders>
              <w:top w:val="nil"/>
              <w:left w:val="single" w:sz="8" w:space="0" w:color="E6E6E6"/>
              <w:bottom w:val="single" w:sz="8" w:space="0" w:color="E6E6E6"/>
              <w:right w:val="single" w:sz="8" w:space="0" w:color="E6E6E6"/>
            </w:tcBorders>
            <w:vAlign w:val="center"/>
            <w:hideMark/>
          </w:tcPr>
          <w:p w14:paraId="1511C17F" w14:textId="77777777" w:rsidR="003C55A7" w:rsidRPr="003C55A7" w:rsidRDefault="003C55A7" w:rsidP="003C55A7">
            <w:pPr>
              <w:spacing w:after="0"/>
              <w:jc w:val="left"/>
              <w:rPr>
                <w:rFonts w:cstheme="minorHAnsi"/>
                <w:i/>
                <w:iCs/>
                <w:color w:val="000000"/>
                <w:szCs w:val="20"/>
                <w:lang w:val="nl-BE" w:eastAsia="nl-BE"/>
              </w:rPr>
            </w:pPr>
            <w:r w:rsidRPr="003C55A7">
              <w:rPr>
                <w:rFonts w:cstheme="minorHAnsi"/>
                <w:i/>
                <w:iCs/>
                <w:color w:val="000000"/>
                <w:szCs w:val="20"/>
                <w:lang w:val="nl-BE" w:eastAsia="nl-BE"/>
              </w:rPr>
              <w:t>R17</w:t>
            </w:r>
          </w:p>
        </w:tc>
        <w:tc>
          <w:tcPr>
            <w:tcW w:w="2684" w:type="pct"/>
            <w:tcBorders>
              <w:top w:val="nil"/>
              <w:left w:val="nil"/>
              <w:bottom w:val="single" w:sz="8" w:space="0" w:color="E6E6E6"/>
              <w:right w:val="single" w:sz="8" w:space="0" w:color="E6E6E6"/>
            </w:tcBorders>
            <w:vAlign w:val="center"/>
            <w:hideMark/>
          </w:tcPr>
          <w:p w14:paraId="6538E32D" w14:textId="77777777" w:rsidR="003C55A7" w:rsidRPr="003C55A7" w:rsidRDefault="003C55A7" w:rsidP="003C55A7">
            <w:pPr>
              <w:spacing w:after="0"/>
              <w:jc w:val="left"/>
              <w:rPr>
                <w:rFonts w:cstheme="minorHAnsi"/>
                <w:color w:val="000000"/>
                <w:szCs w:val="20"/>
                <w:lang w:val="nl-BE" w:eastAsia="nl-BE"/>
              </w:rPr>
            </w:pPr>
            <w:r w:rsidRPr="003C55A7">
              <w:rPr>
                <w:rFonts w:cstheme="minorHAnsi"/>
                <w:color w:val="000000"/>
                <w:szCs w:val="20"/>
                <w:lang w:val="nl-BE" w:eastAsia="nl-BE"/>
              </w:rPr>
              <w:t>Skilled Workforce Shortage</w:t>
            </w:r>
          </w:p>
        </w:tc>
        <w:tc>
          <w:tcPr>
            <w:tcW w:w="962" w:type="pct"/>
            <w:tcBorders>
              <w:top w:val="nil"/>
              <w:left w:val="nil"/>
              <w:bottom w:val="single" w:sz="8" w:space="0" w:color="E6E6E6"/>
              <w:right w:val="single" w:sz="8" w:space="0" w:color="E6E6E6"/>
            </w:tcBorders>
            <w:vAlign w:val="center"/>
            <w:hideMark/>
          </w:tcPr>
          <w:p w14:paraId="52701E79" w14:textId="77777777" w:rsidR="003C55A7" w:rsidRPr="003C55A7" w:rsidRDefault="003C55A7" w:rsidP="003C55A7">
            <w:pPr>
              <w:spacing w:after="0"/>
              <w:jc w:val="center"/>
              <w:rPr>
                <w:rFonts w:cstheme="minorHAnsi"/>
                <w:i/>
                <w:iCs/>
                <w:color w:val="000000"/>
                <w:szCs w:val="20"/>
                <w:lang w:val="nl-BE" w:eastAsia="nl-BE"/>
              </w:rPr>
            </w:pPr>
            <w:r w:rsidRPr="003C55A7">
              <w:rPr>
                <w:rFonts w:cstheme="minorHAnsi"/>
                <w:i/>
                <w:iCs/>
                <w:color w:val="000000"/>
                <w:szCs w:val="20"/>
                <w:lang w:val="nl-BE" w:eastAsia="nl-BE"/>
              </w:rPr>
              <w:t>5</w:t>
            </w:r>
          </w:p>
        </w:tc>
        <w:tc>
          <w:tcPr>
            <w:tcW w:w="922" w:type="pct"/>
            <w:tcBorders>
              <w:top w:val="nil"/>
              <w:left w:val="nil"/>
              <w:bottom w:val="single" w:sz="8" w:space="0" w:color="E6E6E6"/>
              <w:right w:val="single" w:sz="8" w:space="0" w:color="E6E6E6"/>
            </w:tcBorders>
            <w:vAlign w:val="center"/>
            <w:hideMark/>
          </w:tcPr>
          <w:p w14:paraId="324DDBBA" w14:textId="77777777" w:rsidR="003C55A7" w:rsidRPr="003C55A7" w:rsidRDefault="003C55A7" w:rsidP="003C55A7">
            <w:pPr>
              <w:spacing w:after="0"/>
              <w:jc w:val="center"/>
              <w:rPr>
                <w:rFonts w:cstheme="minorHAnsi"/>
                <w:i/>
                <w:iCs/>
                <w:color w:val="000000"/>
                <w:szCs w:val="20"/>
                <w:lang w:val="nl-BE" w:eastAsia="nl-BE"/>
              </w:rPr>
            </w:pPr>
            <w:r w:rsidRPr="003C55A7">
              <w:rPr>
                <w:rFonts w:cstheme="minorHAnsi"/>
                <w:i/>
                <w:iCs/>
                <w:color w:val="000000"/>
                <w:szCs w:val="20"/>
                <w:lang w:val="nl-BE" w:eastAsia="nl-BE"/>
              </w:rPr>
              <w:t>3</w:t>
            </w:r>
          </w:p>
        </w:tc>
      </w:tr>
      <w:tr w:rsidR="003C55A7" w:rsidRPr="003C55A7" w14:paraId="4A4F08A8" w14:textId="77777777" w:rsidTr="003C55A7">
        <w:trPr>
          <w:trHeight w:val="20"/>
        </w:trPr>
        <w:tc>
          <w:tcPr>
            <w:tcW w:w="432" w:type="pct"/>
            <w:tcBorders>
              <w:top w:val="nil"/>
              <w:left w:val="single" w:sz="8" w:space="0" w:color="E6E6E6"/>
              <w:bottom w:val="single" w:sz="8" w:space="0" w:color="E6E6E6"/>
              <w:right w:val="single" w:sz="8" w:space="0" w:color="E6E6E6"/>
            </w:tcBorders>
            <w:shd w:val="clear" w:color="000000" w:fill="0C769E"/>
            <w:vAlign w:val="center"/>
            <w:hideMark/>
          </w:tcPr>
          <w:p w14:paraId="639AF0E6" w14:textId="788E0397" w:rsidR="003C55A7" w:rsidRPr="003C55A7" w:rsidRDefault="0003468C" w:rsidP="003C55A7">
            <w:pPr>
              <w:spacing w:after="0"/>
              <w:jc w:val="center"/>
              <w:rPr>
                <w:rFonts w:cstheme="minorHAnsi"/>
                <w:b/>
                <w:bCs/>
                <w:color w:val="FFFFFF"/>
                <w:szCs w:val="20"/>
                <w:lang w:val="nl-BE" w:eastAsia="nl-BE"/>
              </w:rPr>
            </w:pPr>
            <w:r>
              <w:rPr>
                <w:rFonts w:cstheme="minorHAnsi"/>
                <w:b/>
                <w:bCs/>
                <w:color w:val="FFFFFF"/>
                <w:szCs w:val="20"/>
                <w:lang w:val="nl-BE" w:eastAsia="nl-BE"/>
              </w:rPr>
              <w:t>B6</w:t>
            </w:r>
          </w:p>
        </w:tc>
        <w:tc>
          <w:tcPr>
            <w:tcW w:w="2684" w:type="pct"/>
            <w:tcBorders>
              <w:top w:val="nil"/>
              <w:left w:val="nil"/>
              <w:bottom w:val="single" w:sz="8" w:space="0" w:color="E6E6E6"/>
              <w:right w:val="nil"/>
            </w:tcBorders>
            <w:shd w:val="clear" w:color="000000" w:fill="CAEDFB"/>
            <w:vAlign w:val="center"/>
            <w:hideMark/>
          </w:tcPr>
          <w:p w14:paraId="4A18A429" w14:textId="77777777" w:rsidR="003C55A7" w:rsidRPr="003C55A7" w:rsidRDefault="003C55A7" w:rsidP="003C55A7">
            <w:pPr>
              <w:spacing w:after="0"/>
              <w:jc w:val="left"/>
              <w:rPr>
                <w:rFonts w:cstheme="minorHAnsi"/>
                <w:i/>
                <w:iCs/>
                <w:color w:val="000000"/>
                <w:szCs w:val="20"/>
                <w:lang w:val="en-US" w:eastAsia="nl-BE"/>
              </w:rPr>
            </w:pPr>
            <w:r w:rsidRPr="003C55A7">
              <w:rPr>
                <w:rFonts w:cstheme="minorHAnsi"/>
                <w:b/>
                <w:bCs/>
                <w:i/>
                <w:iCs/>
                <w:color w:val="000000"/>
                <w:szCs w:val="20"/>
                <w:lang w:val="en-US" w:eastAsia="nl-BE"/>
              </w:rPr>
              <w:t xml:space="preserve">Strategic Autonomy &amp; Market Risks </w:t>
            </w:r>
            <w:r w:rsidRPr="003C55A7">
              <w:rPr>
                <w:rFonts w:cstheme="minorHAnsi"/>
                <w:i/>
                <w:iCs/>
                <w:color w:val="000000"/>
                <w:szCs w:val="20"/>
                <w:lang w:val="en-US" w:eastAsia="nl-BE"/>
              </w:rPr>
              <w:t>(3 Risks)</w:t>
            </w:r>
          </w:p>
        </w:tc>
        <w:tc>
          <w:tcPr>
            <w:tcW w:w="962" w:type="pct"/>
            <w:tcBorders>
              <w:top w:val="nil"/>
              <w:left w:val="nil"/>
              <w:bottom w:val="single" w:sz="8" w:space="0" w:color="E6E6E6"/>
              <w:right w:val="nil"/>
            </w:tcBorders>
            <w:shd w:val="clear" w:color="000000" w:fill="BCAA00"/>
            <w:vAlign w:val="center"/>
            <w:hideMark/>
          </w:tcPr>
          <w:p w14:paraId="2E5E955C" w14:textId="77777777" w:rsidR="003C55A7" w:rsidRPr="003C55A7" w:rsidRDefault="003C55A7" w:rsidP="003C55A7">
            <w:pPr>
              <w:spacing w:after="0"/>
              <w:jc w:val="center"/>
              <w:rPr>
                <w:rFonts w:cstheme="minorHAnsi"/>
                <w:b/>
                <w:bCs/>
                <w:color w:val="FFFFFF"/>
                <w:szCs w:val="20"/>
                <w:lang w:val="nl-BE" w:eastAsia="nl-BE"/>
              </w:rPr>
            </w:pPr>
            <w:r w:rsidRPr="003C55A7">
              <w:rPr>
                <w:rFonts w:cstheme="minorHAnsi"/>
                <w:b/>
                <w:bCs/>
                <w:color w:val="FFFFFF"/>
                <w:szCs w:val="20"/>
                <w:lang w:val="nl-BE" w:eastAsia="nl-BE"/>
              </w:rPr>
              <w:t xml:space="preserve">Likelihood </w:t>
            </w:r>
            <w:r w:rsidRPr="003C55A7">
              <w:rPr>
                <w:rFonts w:cstheme="minorHAnsi"/>
                <w:i/>
                <w:iCs/>
                <w:color w:val="FFFFFF"/>
                <w:szCs w:val="20"/>
                <w:lang w:val="nl-BE" w:eastAsia="nl-BE"/>
              </w:rPr>
              <w:t>(1-5)</w:t>
            </w:r>
          </w:p>
        </w:tc>
        <w:tc>
          <w:tcPr>
            <w:tcW w:w="922" w:type="pct"/>
            <w:tcBorders>
              <w:top w:val="nil"/>
              <w:left w:val="nil"/>
              <w:bottom w:val="single" w:sz="8" w:space="0" w:color="E6E6E6"/>
              <w:right w:val="nil"/>
            </w:tcBorders>
            <w:shd w:val="clear" w:color="000000" w:fill="BCAA00"/>
            <w:vAlign w:val="center"/>
            <w:hideMark/>
          </w:tcPr>
          <w:p w14:paraId="7D94A370" w14:textId="77777777" w:rsidR="003C55A7" w:rsidRPr="003C55A7" w:rsidRDefault="003C55A7" w:rsidP="003C55A7">
            <w:pPr>
              <w:spacing w:after="0"/>
              <w:jc w:val="center"/>
              <w:rPr>
                <w:rFonts w:cstheme="minorHAnsi"/>
                <w:b/>
                <w:bCs/>
                <w:color w:val="FFFFFF"/>
                <w:szCs w:val="20"/>
                <w:lang w:val="nl-BE" w:eastAsia="nl-BE"/>
              </w:rPr>
            </w:pPr>
            <w:r w:rsidRPr="003C55A7">
              <w:rPr>
                <w:rFonts w:cstheme="minorHAnsi"/>
                <w:b/>
                <w:bCs/>
                <w:color w:val="FFFFFF"/>
                <w:szCs w:val="20"/>
                <w:lang w:val="nl-BE" w:eastAsia="nl-BE"/>
              </w:rPr>
              <w:t xml:space="preserve">Severity </w:t>
            </w:r>
            <w:r w:rsidRPr="003C55A7">
              <w:rPr>
                <w:rFonts w:cstheme="minorHAnsi"/>
                <w:i/>
                <w:iCs/>
                <w:color w:val="FFFFFF"/>
                <w:szCs w:val="20"/>
                <w:lang w:val="nl-BE" w:eastAsia="nl-BE"/>
              </w:rPr>
              <w:t>(1-5)</w:t>
            </w:r>
          </w:p>
        </w:tc>
      </w:tr>
      <w:tr w:rsidR="003C55A7" w:rsidRPr="003C55A7" w14:paraId="141EDF24" w14:textId="77777777" w:rsidTr="003C55A7">
        <w:trPr>
          <w:trHeight w:val="20"/>
        </w:trPr>
        <w:tc>
          <w:tcPr>
            <w:tcW w:w="432" w:type="pct"/>
            <w:tcBorders>
              <w:top w:val="nil"/>
              <w:left w:val="single" w:sz="8" w:space="0" w:color="E6E6E6"/>
              <w:bottom w:val="single" w:sz="8" w:space="0" w:color="E6E6E6"/>
              <w:right w:val="single" w:sz="8" w:space="0" w:color="E6E6E6"/>
            </w:tcBorders>
            <w:vAlign w:val="center"/>
            <w:hideMark/>
          </w:tcPr>
          <w:p w14:paraId="550BF05E" w14:textId="77777777" w:rsidR="003C55A7" w:rsidRPr="003C55A7" w:rsidRDefault="003C55A7" w:rsidP="003C55A7">
            <w:pPr>
              <w:spacing w:after="0"/>
              <w:jc w:val="left"/>
              <w:rPr>
                <w:rFonts w:cstheme="minorHAnsi"/>
                <w:i/>
                <w:iCs/>
                <w:color w:val="000000"/>
                <w:szCs w:val="20"/>
                <w:lang w:val="nl-BE" w:eastAsia="nl-BE"/>
              </w:rPr>
            </w:pPr>
            <w:r w:rsidRPr="003C55A7">
              <w:rPr>
                <w:rFonts w:cstheme="minorHAnsi"/>
                <w:i/>
                <w:iCs/>
                <w:color w:val="000000"/>
                <w:szCs w:val="20"/>
                <w:lang w:val="nl-BE" w:eastAsia="nl-BE"/>
              </w:rPr>
              <w:t>R18</w:t>
            </w:r>
          </w:p>
        </w:tc>
        <w:tc>
          <w:tcPr>
            <w:tcW w:w="2684" w:type="pct"/>
            <w:tcBorders>
              <w:top w:val="nil"/>
              <w:left w:val="nil"/>
              <w:bottom w:val="single" w:sz="8" w:space="0" w:color="E6E6E6"/>
              <w:right w:val="single" w:sz="8" w:space="0" w:color="E6E6E6"/>
            </w:tcBorders>
            <w:vAlign w:val="center"/>
            <w:hideMark/>
          </w:tcPr>
          <w:p w14:paraId="46113019" w14:textId="77777777" w:rsidR="003C55A7" w:rsidRPr="003C55A7" w:rsidRDefault="003C55A7" w:rsidP="003C55A7">
            <w:pPr>
              <w:spacing w:after="0"/>
              <w:jc w:val="left"/>
              <w:rPr>
                <w:rFonts w:cstheme="minorHAnsi"/>
                <w:color w:val="000000"/>
                <w:szCs w:val="20"/>
                <w:lang w:val="nl-BE" w:eastAsia="nl-BE"/>
              </w:rPr>
            </w:pPr>
            <w:r w:rsidRPr="003C55A7">
              <w:rPr>
                <w:rFonts w:cstheme="minorHAnsi"/>
                <w:color w:val="000000"/>
                <w:szCs w:val="20"/>
                <w:lang w:val="nl-BE" w:eastAsia="nl-BE"/>
              </w:rPr>
              <w:t>Commercial Operator Failure</w:t>
            </w:r>
          </w:p>
        </w:tc>
        <w:tc>
          <w:tcPr>
            <w:tcW w:w="962" w:type="pct"/>
            <w:tcBorders>
              <w:top w:val="nil"/>
              <w:left w:val="nil"/>
              <w:bottom w:val="single" w:sz="8" w:space="0" w:color="E6E6E6"/>
              <w:right w:val="single" w:sz="8" w:space="0" w:color="E6E6E6"/>
            </w:tcBorders>
            <w:vAlign w:val="center"/>
            <w:hideMark/>
          </w:tcPr>
          <w:p w14:paraId="1C6F02C8" w14:textId="77777777" w:rsidR="003C55A7" w:rsidRPr="003C55A7" w:rsidRDefault="003C55A7" w:rsidP="003C55A7">
            <w:pPr>
              <w:spacing w:after="0"/>
              <w:jc w:val="center"/>
              <w:rPr>
                <w:rFonts w:cstheme="minorHAnsi"/>
                <w:i/>
                <w:iCs/>
                <w:color w:val="000000"/>
                <w:szCs w:val="20"/>
                <w:lang w:val="nl-BE" w:eastAsia="nl-BE"/>
              </w:rPr>
            </w:pPr>
            <w:r w:rsidRPr="003C55A7">
              <w:rPr>
                <w:rFonts w:cstheme="minorHAnsi"/>
                <w:i/>
                <w:iCs/>
                <w:color w:val="000000"/>
                <w:szCs w:val="20"/>
                <w:lang w:val="nl-BE" w:eastAsia="nl-BE"/>
              </w:rPr>
              <w:t>4</w:t>
            </w:r>
          </w:p>
        </w:tc>
        <w:tc>
          <w:tcPr>
            <w:tcW w:w="922" w:type="pct"/>
            <w:tcBorders>
              <w:top w:val="nil"/>
              <w:left w:val="nil"/>
              <w:bottom w:val="single" w:sz="8" w:space="0" w:color="E6E6E6"/>
              <w:right w:val="single" w:sz="8" w:space="0" w:color="E6E6E6"/>
            </w:tcBorders>
            <w:vAlign w:val="center"/>
            <w:hideMark/>
          </w:tcPr>
          <w:p w14:paraId="69CA6202" w14:textId="77777777" w:rsidR="003C55A7" w:rsidRPr="003C55A7" w:rsidRDefault="003C55A7" w:rsidP="003C55A7">
            <w:pPr>
              <w:spacing w:after="0"/>
              <w:jc w:val="center"/>
              <w:rPr>
                <w:rFonts w:cstheme="minorHAnsi"/>
                <w:i/>
                <w:iCs/>
                <w:color w:val="000000"/>
                <w:szCs w:val="20"/>
                <w:lang w:val="nl-BE" w:eastAsia="nl-BE"/>
              </w:rPr>
            </w:pPr>
            <w:r w:rsidRPr="003C55A7">
              <w:rPr>
                <w:rFonts w:cstheme="minorHAnsi"/>
                <w:i/>
                <w:iCs/>
                <w:color w:val="000000"/>
                <w:szCs w:val="20"/>
                <w:lang w:val="nl-BE" w:eastAsia="nl-BE"/>
              </w:rPr>
              <w:t>3</w:t>
            </w:r>
          </w:p>
        </w:tc>
      </w:tr>
      <w:tr w:rsidR="003C55A7" w:rsidRPr="003C55A7" w14:paraId="180DC2F7" w14:textId="77777777" w:rsidTr="003C55A7">
        <w:trPr>
          <w:trHeight w:val="20"/>
        </w:trPr>
        <w:tc>
          <w:tcPr>
            <w:tcW w:w="432" w:type="pct"/>
            <w:tcBorders>
              <w:top w:val="nil"/>
              <w:left w:val="single" w:sz="8" w:space="0" w:color="E6E6E6"/>
              <w:bottom w:val="single" w:sz="8" w:space="0" w:color="E6E6E6"/>
              <w:right w:val="single" w:sz="8" w:space="0" w:color="E6E6E6"/>
            </w:tcBorders>
            <w:vAlign w:val="center"/>
            <w:hideMark/>
          </w:tcPr>
          <w:p w14:paraId="7F631794" w14:textId="77777777" w:rsidR="003C55A7" w:rsidRPr="003C55A7" w:rsidRDefault="003C55A7" w:rsidP="003C55A7">
            <w:pPr>
              <w:spacing w:after="0"/>
              <w:jc w:val="left"/>
              <w:rPr>
                <w:rFonts w:cstheme="minorHAnsi"/>
                <w:i/>
                <w:iCs/>
                <w:color w:val="000000"/>
                <w:szCs w:val="20"/>
                <w:lang w:val="nl-BE" w:eastAsia="nl-BE"/>
              </w:rPr>
            </w:pPr>
            <w:r w:rsidRPr="003C55A7">
              <w:rPr>
                <w:rFonts w:cstheme="minorHAnsi"/>
                <w:i/>
                <w:iCs/>
                <w:color w:val="000000"/>
                <w:szCs w:val="20"/>
                <w:lang w:val="nl-BE" w:eastAsia="nl-BE"/>
              </w:rPr>
              <w:t>R19</w:t>
            </w:r>
          </w:p>
        </w:tc>
        <w:tc>
          <w:tcPr>
            <w:tcW w:w="2684" w:type="pct"/>
            <w:tcBorders>
              <w:top w:val="nil"/>
              <w:left w:val="nil"/>
              <w:bottom w:val="single" w:sz="8" w:space="0" w:color="E6E6E6"/>
              <w:right w:val="single" w:sz="8" w:space="0" w:color="E6E6E6"/>
            </w:tcBorders>
            <w:vAlign w:val="center"/>
            <w:hideMark/>
          </w:tcPr>
          <w:p w14:paraId="178C8F1D" w14:textId="77777777" w:rsidR="003C55A7" w:rsidRPr="003C55A7" w:rsidRDefault="003C55A7" w:rsidP="003C55A7">
            <w:pPr>
              <w:spacing w:after="0"/>
              <w:jc w:val="left"/>
              <w:rPr>
                <w:rFonts w:cstheme="minorHAnsi"/>
                <w:color w:val="000000"/>
                <w:szCs w:val="20"/>
                <w:lang w:val="nl-BE" w:eastAsia="nl-BE"/>
              </w:rPr>
            </w:pPr>
            <w:r w:rsidRPr="003C55A7">
              <w:rPr>
                <w:rFonts w:cstheme="minorHAnsi"/>
                <w:color w:val="000000"/>
                <w:szCs w:val="20"/>
                <w:lang w:val="nl-BE" w:eastAsia="nl-BE"/>
              </w:rPr>
              <w:t>External Launch Service Dependency</w:t>
            </w:r>
          </w:p>
        </w:tc>
        <w:tc>
          <w:tcPr>
            <w:tcW w:w="962" w:type="pct"/>
            <w:tcBorders>
              <w:top w:val="nil"/>
              <w:left w:val="nil"/>
              <w:bottom w:val="single" w:sz="8" w:space="0" w:color="E6E6E6"/>
              <w:right w:val="single" w:sz="8" w:space="0" w:color="E6E6E6"/>
            </w:tcBorders>
            <w:vAlign w:val="center"/>
            <w:hideMark/>
          </w:tcPr>
          <w:p w14:paraId="065B193D" w14:textId="77777777" w:rsidR="003C55A7" w:rsidRPr="003C55A7" w:rsidRDefault="003C55A7" w:rsidP="003C55A7">
            <w:pPr>
              <w:spacing w:after="0"/>
              <w:jc w:val="center"/>
              <w:rPr>
                <w:rFonts w:cstheme="minorHAnsi"/>
                <w:i/>
                <w:iCs/>
                <w:color w:val="000000"/>
                <w:szCs w:val="20"/>
                <w:lang w:val="nl-BE" w:eastAsia="nl-BE"/>
              </w:rPr>
            </w:pPr>
            <w:r w:rsidRPr="003C55A7">
              <w:rPr>
                <w:rFonts w:cstheme="minorHAnsi"/>
                <w:i/>
                <w:iCs/>
                <w:color w:val="000000"/>
                <w:szCs w:val="20"/>
                <w:lang w:val="nl-BE" w:eastAsia="nl-BE"/>
              </w:rPr>
              <w:t>4</w:t>
            </w:r>
          </w:p>
        </w:tc>
        <w:tc>
          <w:tcPr>
            <w:tcW w:w="922" w:type="pct"/>
            <w:tcBorders>
              <w:top w:val="nil"/>
              <w:left w:val="nil"/>
              <w:bottom w:val="single" w:sz="8" w:space="0" w:color="E6E6E6"/>
              <w:right w:val="single" w:sz="8" w:space="0" w:color="E6E6E6"/>
            </w:tcBorders>
            <w:vAlign w:val="center"/>
            <w:hideMark/>
          </w:tcPr>
          <w:p w14:paraId="6FE3FA7F" w14:textId="77777777" w:rsidR="003C55A7" w:rsidRPr="003C55A7" w:rsidRDefault="003C55A7" w:rsidP="003C55A7">
            <w:pPr>
              <w:spacing w:after="0"/>
              <w:jc w:val="center"/>
              <w:rPr>
                <w:rFonts w:cstheme="minorHAnsi"/>
                <w:i/>
                <w:iCs/>
                <w:color w:val="000000"/>
                <w:szCs w:val="20"/>
                <w:lang w:val="nl-BE" w:eastAsia="nl-BE"/>
              </w:rPr>
            </w:pPr>
            <w:r w:rsidRPr="003C55A7">
              <w:rPr>
                <w:rFonts w:cstheme="minorHAnsi"/>
                <w:i/>
                <w:iCs/>
                <w:color w:val="000000"/>
                <w:szCs w:val="20"/>
                <w:lang w:val="nl-BE" w:eastAsia="nl-BE"/>
              </w:rPr>
              <w:t>5</w:t>
            </w:r>
          </w:p>
        </w:tc>
      </w:tr>
      <w:tr w:rsidR="003C55A7" w:rsidRPr="003C55A7" w14:paraId="16A8481C" w14:textId="77777777" w:rsidTr="003C55A7">
        <w:trPr>
          <w:trHeight w:val="20"/>
        </w:trPr>
        <w:tc>
          <w:tcPr>
            <w:tcW w:w="432" w:type="pct"/>
            <w:tcBorders>
              <w:top w:val="nil"/>
              <w:left w:val="single" w:sz="8" w:space="0" w:color="E6E6E6"/>
              <w:bottom w:val="single" w:sz="8" w:space="0" w:color="E6E6E6"/>
              <w:right w:val="single" w:sz="8" w:space="0" w:color="E6E6E6"/>
            </w:tcBorders>
            <w:vAlign w:val="center"/>
            <w:hideMark/>
          </w:tcPr>
          <w:p w14:paraId="62FD35B3" w14:textId="77777777" w:rsidR="003C55A7" w:rsidRPr="003C55A7" w:rsidRDefault="003C55A7" w:rsidP="003C55A7">
            <w:pPr>
              <w:spacing w:after="0"/>
              <w:jc w:val="left"/>
              <w:rPr>
                <w:rFonts w:cstheme="minorHAnsi"/>
                <w:i/>
                <w:iCs/>
                <w:color w:val="000000"/>
                <w:szCs w:val="20"/>
                <w:lang w:val="nl-BE" w:eastAsia="nl-BE"/>
              </w:rPr>
            </w:pPr>
            <w:r w:rsidRPr="003C55A7">
              <w:rPr>
                <w:rFonts w:cstheme="minorHAnsi"/>
                <w:i/>
                <w:iCs/>
                <w:color w:val="000000"/>
                <w:szCs w:val="20"/>
                <w:lang w:val="nl-BE" w:eastAsia="nl-BE"/>
              </w:rPr>
              <w:t>R20</w:t>
            </w:r>
          </w:p>
        </w:tc>
        <w:tc>
          <w:tcPr>
            <w:tcW w:w="2684" w:type="pct"/>
            <w:tcBorders>
              <w:top w:val="nil"/>
              <w:left w:val="nil"/>
              <w:bottom w:val="single" w:sz="8" w:space="0" w:color="E6E6E6"/>
              <w:right w:val="single" w:sz="8" w:space="0" w:color="E6E6E6"/>
            </w:tcBorders>
            <w:vAlign w:val="center"/>
            <w:hideMark/>
          </w:tcPr>
          <w:p w14:paraId="2702082B" w14:textId="77777777" w:rsidR="003C55A7" w:rsidRPr="003C55A7" w:rsidRDefault="003C55A7" w:rsidP="003C55A7">
            <w:pPr>
              <w:spacing w:after="0"/>
              <w:jc w:val="left"/>
              <w:rPr>
                <w:rFonts w:cstheme="minorHAnsi"/>
                <w:color w:val="000000"/>
                <w:szCs w:val="20"/>
                <w:lang w:val="nl-BE" w:eastAsia="nl-BE"/>
              </w:rPr>
            </w:pPr>
            <w:r w:rsidRPr="003C55A7">
              <w:rPr>
                <w:rFonts w:cstheme="minorHAnsi"/>
                <w:color w:val="000000"/>
                <w:szCs w:val="20"/>
                <w:lang w:val="nl-BE" w:eastAsia="nl-BE"/>
              </w:rPr>
              <w:t>Critical Ground Infrastructure Cyberattack</w:t>
            </w:r>
          </w:p>
        </w:tc>
        <w:tc>
          <w:tcPr>
            <w:tcW w:w="962" w:type="pct"/>
            <w:tcBorders>
              <w:top w:val="nil"/>
              <w:left w:val="nil"/>
              <w:bottom w:val="single" w:sz="8" w:space="0" w:color="E6E6E6"/>
              <w:right w:val="single" w:sz="8" w:space="0" w:color="E6E6E6"/>
            </w:tcBorders>
            <w:vAlign w:val="center"/>
            <w:hideMark/>
          </w:tcPr>
          <w:p w14:paraId="140021EE" w14:textId="77777777" w:rsidR="003C55A7" w:rsidRPr="003C55A7" w:rsidRDefault="003C55A7" w:rsidP="003C55A7">
            <w:pPr>
              <w:spacing w:after="0"/>
              <w:jc w:val="center"/>
              <w:rPr>
                <w:rFonts w:cstheme="minorHAnsi"/>
                <w:i/>
                <w:iCs/>
                <w:color w:val="000000"/>
                <w:szCs w:val="20"/>
                <w:lang w:val="nl-BE" w:eastAsia="nl-BE"/>
              </w:rPr>
            </w:pPr>
            <w:r w:rsidRPr="003C55A7">
              <w:rPr>
                <w:rFonts w:cstheme="minorHAnsi"/>
                <w:i/>
                <w:iCs/>
                <w:color w:val="000000"/>
                <w:szCs w:val="20"/>
                <w:lang w:val="nl-BE" w:eastAsia="nl-BE"/>
              </w:rPr>
              <w:t>4</w:t>
            </w:r>
          </w:p>
        </w:tc>
        <w:tc>
          <w:tcPr>
            <w:tcW w:w="922" w:type="pct"/>
            <w:tcBorders>
              <w:top w:val="nil"/>
              <w:left w:val="nil"/>
              <w:bottom w:val="single" w:sz="8" w:space="0" w:color="E6E6E6"/>
              <w:right w:val="single" w:sz="8" w:space="0" w:color="E6E6E6"/>
            </w:tcBorders>
            <w:vAlign w:val="center"/>
            <w:hideMark/>
          </w:tcPr>
          <w:p w14:paraId="642265CD" w14:textId="77777777" w:rsidR="003C55A7" w:rsidRPr="003C55A7" w:rsidRDefault="003C55A7" w:rsidP="003C55A7">
            <w:pPr>
              <w:spacing w:after="0"/>
              <w:jc w:val="center"/>
              <w:rPr>
                <w:rFonts w:cstheme="minorHAnsi"/>
                <w:i/>
                <w:iCs/>
                <w:color w:val="000000"/>
                <w:szCs w:val="20"/>
                <w:lang w:val="nl-BE" w:eastAsia="nl-BE"/>
              </w:rPr>
            </w:pPr>
            <w:r w:rsidRPr="003C55A7">
              <w:rPr>
                <w:rFonts w:cstheme="minorHAnsi"/>
                <w:i/>
                <w:iCs/>
                <w:color w:val="000000"/>
                <w:szCs w:val="20"/>
                <w:lang w:val="nl-BE" w:eastAsia="nl-BE"/>
              </w:rPr>
              <w:t>5</w:t>
            </w:r>
          </w:p>
        </w:tc>
      </w:tr>
    </w:tbl>
    <w:p w14:paraId="6F07BFA6" w14:textId="77777777" w:rsidR="001D0A0A" w:rsidRDefault="001D0A0A" w:rsidP="00FC0563"/>
    <w:p w14:paraId="5B301CD8" w14:textId="77777777" w:rsidR="00FC0563" w:rsidRPr="007052BD" w:rsidRDefault="00FC0563" w:rsidP="00FC0563">
      <w:pPr>
        <w:rPr>
          <w:b/>
          <w:bCs/>
          <w:i/>
          <w:iCs/>
          <w:sz w:val="22"/>
          <w:szCs w:val="22"/>
          <w:u w:val="single"/>
        </w:rPr>
      </w:pPr>
      <w:r w:rsidRPr="007052BD">
        <w:rPr>
          <w:b/>
          <w:bCs/>
          <w:i/>
          <w:iCs/>
          <w:sz w:val="22"/>
          <w:szCs w:val="22"/>
          <w:u w:val="single"/>
        </w:rPr>
        <w:t>S</w:t>
      </w:r>
      <w:r>
        <w:rPr>
          <w:b/>
          <w:bCs/>
          <w:i/>
          <w:iCs/>
          <w:sz w:val="22"/>
          <w:szCs w:val="22"/>
          <w:u w:val="single"/>
        </w:rPr>
        <w:t>5</w:t>
      </w:r>
      <w:r w:rsidRPr="007052BD">
        <w:rPr>
          <w:b/>
          <w:bCs/>
          <w:i/>
          <w:iCs/>
          <w:sz w:val="22"/>
          <w:szCs w:val="22"/>
          <w:u w:val="single"/>
        </w:rPr>
        <w:t xml:space="preserve"> – </w:t>
      </w:r>
      <w:r w:rsidRPr="007936B4">
        <w:rPr>
          <w:b/>
          <w:bCs/>
          <w:i/>
          <w:iCs/>
          <w:sz w:val="22"/>
          <w:szCs w:val="22"/>
          <w:u w:val="single"/>
        </w:rPr>
        <w:t>Fragmented Decline and External Dependence</w:t>
      </w:r>
    </w:p>
    <w:p w14:paraId="22294A29" w14:textId="4BCF4FCC" w:rsidR="0066552E" w:rsidRPr="00DB5A6A" w:rsidRDefault="0066552E" w:rsidP="0066552E">
      <w:pPr>
        <w:pStyle w:val="Caption"/>
        <w:rPr>
          <w:szCs w:val="20"/>
        </w:rPr>
      </w:pPr>
      <w:bookmarkStart w:id="171" w:name="_Toc239018448"/>
      <w:r>
        <w:t xml:space="preserve">Table </w:t>
      </w:r>
      <w:r>
        <w:fldChar w:fldCharType="begin"/>
      </w:r>
      <w:r>
        <w:instrText xml:space="preserve"> SEQ Table \* ARABIC </w:instrText>
      </w:r>
      <w:r>
        <w:fldChar w:fldCharType="separate"/>
      </w:r>
      <w:r w:rsidR="005F19E3">
        <w:rPr>
          <w:noProof/>
        </w:rPr>
        <w:t>57</w:t>
      </w:r>
      <w:r>
        <w:fldChar w:fldCharType="end"/>
      </w:r>
      <w:r>
        <w:t xml:space="preserve"> Scenario </w:t>
      </w:r>
      <w:r w:rsidR="00FF2970">
        <w:t>5</w:t>
      </w:r>
      <w:r>
        <w:t xml:space="preserve"> – trade-off analysis parameters</w:t>
      </w:r>
      <w:bookmarkEnd w:id="171"/>
    </w:p>
    <w:tbl>
      <w:tblPr>
        <w:tblW w:w="5000" w:type="pct"/>
        <w:tblCellMar>
          <w:left w:w="70" w:type="dxa"/>
          <w:right w:w="70" w:type="dxa"/>
        </w:tblCellMar>
        <w:tblLook w:val="04A0" w:firstRow="1" w:lastRow="0" w:firstColumn="1" w:lastColumn="0" w:noHBand="0" w:noVBand="1"/>
      </w:tblPr>
      <w:tblGrid>
        <w:gridCol w:w="836"/>
        <w:gridCol w:w="5178"/>
        <w:gridCol w:w="1825"/>
        <w:gridCol w:w="1779"/>
      </w:tblGrid>
      <w:tr w:rsidR="00416F4B" w:rsidRPr="00416F4B" w14:paraId="647851C1" w14:textId="77777777" w:rsidTr="00416F4B">
        <w:trPr>
          <w:trHeight w:val="20"/>
        </w:trPr>
        <w:tc>
          <w:tcPr>
            <w:tcW w:w="434" w:type="pct"/>
            <w:tcBorders>
              <w:top w:val="single" w:sz="8" w:space="0" w:color="E6E6E6"/>
              <w:left w:val="single" w:sz="8" w:space="0" w:color="E6E6E6"/>
              <w:bottom w:val="single" w:sz="8" w:space="0" w:color="E6E6E6"/>
              <w:right w:val="single" w:sz="8" w:space="0" w:color="E6E6E6"/>
            </w:tcBorders>
            <w:shd w:val="clear" w:color="000000" w:fill="156082"/>
            <w:vAlign w:val="center"/>
            <w:hideMark/>
          </w:tcPr>
          <w:p w14:paraId="3DE1AFE2" w14:textId="77777777" w:rsidR="00416F4B" w:rsidRPr="00416F4B" w:rsidRDefault="00416F4B" w:rsidP="00416F4B">
            <w:pPr>
              <w:spacing w:after="0"/>
              <w:jc w:val="center"/>
              <w:rPr>
                <w:rFonts w:ascii="Calibri" w:hAnsi="Calibri" w:cs="Calibri"/>
                <w:b/>
                <w:bCs/>
                <w:color w:val="FFFFFF"/>
                <w:szCs w:val="20"/>
                <w:lang w:val="nl-BE" w:eastAsia="nl-BE"/>
              </w:rPr>
            </w:pPr>
            <w:r w:rsidRPr="00416F4B">
              <w:rPr>
                <w:rFonts w:ascii="Calibri" w:hAnsi="Calibri" w:cs="Calibri"/>
                <w:b/>
                <w:bCs/>
                <w:color w:val="FFFFFF"/>
                <w:szCs w:val="20"/>
                <w:lang w:val="nl-BE" w:eastAsia="nl-BE"/>
              </w:rPr>
              <w:t>Risk ID</w:t>
            </w:r>
          </w:p>
        </w:tc>
        <w:tc>
          <w:tcPr>
            <w:tcW w:w="2692" w:type="pct"/>
            <w:tcBorders>
              <w:top w:val="single" w:sz="8" w:space="0" w:color="E6E6E6"/>
              <w:left w:val="nil"/>
              <w:bottom w:val="single" w:sz="8" w:space="0" w:color="E6E6E6"/>
              <w:right w:val="single" w:sz="8" w:space="0" w:color="E6E6E6"/>
            </w:tcBorders>
            <w:shd w:val="clear" w:color="000000" w:fill="156082"/>
            <w:vAlign w:val="center"/>
            <w:hideMark/>
          </w:tcPr>
          <w:p w14:paraId="16253BF5" w14:textId="77777777" w:rsidR="00416F4B" w:rsidRPr="00416F4B" w:rsidRDefault="00416F4B" w:rsidP="00416F4B">
            <w:pPr>
              <w:spacing w:after="0"/>
              <w:jc w:val="center"/>
              <w:rPr>
                <w:rFonts w:ascii="Calibri" w:hAnsi="Calibri" w:cs="Calibri"/>
                <w:b/>
                <w:bCs/>
                <w:color w:val="FFFFFF"/>
                <w:szCs w:val="20"/>
                <w:lang w:val="nl-BE" w:eastAsia="nl-BE"/>
              </w:rPr>
            </w:pPr>
            <w:r w:rsidRPr="00416F4B">
              <w:rPr>
                <w:rFonts w:ascii="Calibri" w:hAnsi="Calibri" w:cs="Calibri"/>
                <w:b/>
                <w:bCs/>
                <w:color w:val="FFFFFF"/>
                <w:szCs w:val="20"/>
                <w:lang w:val="nl-BE" w:eastAsia="nl-BE"/>
              </w:rPr>
              <w:t>Risk Name</w:t>
            </w:r>
          </w:p>
        </w:tc>
        <w:tc>
          <w:tcPr>
            <w:tcW w:w="949" w:type="pct"/>
            <w:tcBorders>
              <w:top w:val="single" w:sz="8" w:space="0" w:color="E6E6E6"/>
              <w:left w:val="nil"/>
              <w:bottom w:val="single" w:sz="8" w:space="0" w:color="E6E6E6"/>
              <w:right w:val="single" w:sz="8" w:space="0" w:color="E6E6E6"/>
            </w:tcBorders>
            <w:shd w:val="clear" w:color="000000" w:fill="FFE600"/>
            <w:vAlign w:val="center"/>
            <w:hideMark/>
          </w:tcPr>
          <w:p w14:paraId="2D79EB17" w14:textId="77777777" w:rsidR="00416F4B" w:rsidRPr="00416F4B" w:rsidRDefault="00416F4B" w:rsidP="00416F4B">
            <w:pPr>
              <w:spacing w:after="0"/>
              <w:jc w:val="center"/>
              <w:rPr>
                <w:rFonts w:ascii="Calibri" w:hAnsi="Calibri" w:cs="Calibri"/>
                <w:b/>
                <w:bCs/>
                <w:color w:val="4D93D9"/>
                <w:szCs w:val="20"/>
                <w:lang w:val="nl-BE" w:eastAsia="nl-BE"/>
              </w:rPr>
            </w:pPr>
            <w:r w:rsidRPr="00416F4B">
              <w:rPr>
                <w:rFonts w:ascii="Calibri" w:hAnsi="Calibri" w:cs="Calibri"/>
                <w:b/>
                <w:bCs/>
                <w:color w:val="4D93D9"/>
                <w:szCs w:val="20"/>
                <w:lang w:val="nl-BE" w:eastAsia="nl-BE"/>
              </w:rPr>
              <w:t xml:space="preserve">Base case </w:t>
            </w:r>
            <w:r w:rsidRPr="00416F4B">
              <w:rPr>
                <w:rFonts w:ascii="Calibri" w:hAnsi="Calibri" w:cs="Calibri"/>
                <w:b/>
                <w:bCs/>
                <w:color w:val="4D93D9"/>
                <w:szCs w:val="20"/>
                <w:lang w:val="nl-BE" w:eastAsia="nl-BE"/>
              </w:rPr>
              <w:br/>
            </w:r>
            <w:r w:rsidRPr="00416F4B">
              <w:rPr>
                <w:rFonts w:ascii="Calibri" w:hAnsi="Calibri" w:cs="Calibri"/>
                <w:i/>
                <w:iCs/>
                <w:color w:val="4D93D9"/>
                <w:szCs w:val="20"/>
                <w:lang w:val="nl-BE" w:eastAsia="nl-BE"/>
              </w:rPr>
              <w:t>(most likely)</w:t>
            </w:r>
          </w:p>
        </w:tc>
        <w:tc>
          <w:tcPr>
            <w:tcW w:w="925" w:type="pct"/>
            <w:tcBorders>
              <w:top w:val="single" w:sz="8" w:space="0" w:color="E6E6E6"/>
              <w:left w:val="nil"/>
              <w:bottom w:val="single" w:sz="8" w:space="0" w:color="E6E6E6"/>
              <w:right w:val="single" w:sz="8" w:space="0" w:color="E6E6E6"/>
            </w:tcBorders>
            <w:shd w:val="clear" w:color="000000" w:fill="FFE600"/>
            <w:vAlign w:val="center"/>
            <w:hideMark/>
          </w:tcPr>
          <w:p w14:paraId="393C96F7" w14:textId="77777777" w:rsidR="00416F4B" w:rsidRPr="00416F4B" w:rsidRDefault="00416F4B" w:rsidP="00416F4B">
            <w:pPr>
              <w:spacing w:after="0"/>
              <w:jc w:val="center"/>
              <w:rPr>
                <w:rFonts w:ascii="Calibri" w:hAnsi="Calibri" w:cs="Calibri"/>
                <w:b/>
                <w:bCs/>
                <w:color w:val="4D93D9"/>
                <w:szCs w:val="20"/>
                <w:lang w:val="nl-BE" w:eastAsia="nl-BE"/>
              </w:rPr>
            </w:pPr>
            <w:r w:rsidRPr="00416F4B">
              <w:rPr>
                <w:rFonts w:ascii="Calibri" w:hAnsi="Calibri" w:cs="Calibri"/>
                <w:b/>
                <w:bCs/>
                <w:color w:val="4D93D9"/>
                <w:szCs w:val="20"/>
                <w:lang w:val="nl-BE" w:eastAsia="nl-BE"/>
              </w:rPr>
              <w:t xml:space="preserve">Base case </w:t>
            </w:r>
            <w:r w:rsidRPr="00416F4B">
              <w:rPr>
                <w:rFonts w:ascii="Calibri" w:hAnsi="Calibri" w:cs="Calibri"/>
                <w:b/>
                <w:bCs/>
                <w:color w:val="4D93D9"/>
                <w:szCs w:val="20"/>
                <w:lang w:val="nl-BE" w:eastAsia="nl-BE"/>
              </w:rPr>
              <w:br/>
            </w:r>
            <w:r w:rsidRPr="00416F4B">
              <w:rPr>
                <w:rFonts w:ascii="Calibri" w:hAnsi="Calibri" w:cs="Calibri"/>
                <w:i/>
                <w:iCs/>
                <w:color w:val="4D93D9"/>
                <w:szCs w:val="20"/>
                <w:lang w:val="nl-BE" w:eastAsia="nl-BE"/>
              </w:rPr>
              <w:t>(most likely)</w:t>
            </w:r>
          </w:p>
        </w:tc>
      </w:tr>
      <w:tr w:rsidR="00416F4B" w:rsidRPr="00416F4B" w14:paraId="637C8A5B" w14:textId="77777777" w:rsidTr="00416F4B">
        <w:trPr>
          <w:trHeight w:val="20"/>
        </w:trPr>
        <w:tc>
          <w:tcPr>
            <w:tcW w:w="434" w:type="pct"/>
            <w:tcBorders>
              <w:top w:val="nil"/>
              <w:left w:val="single" w:sz="8" w:space="0" w:color="E6E6E6"/>
              <w:bottom w:val="single" w:sz="8" w:space="0" w:color="E6E6E6"/>
              <w:right w:val="single" w:sz="8" w:space="0" w:color="E6E6E6"/>
            </w:tcBorders>
            <w:shd w:val="clear" w:color="000000" w:fill="002060"/>
            <w:vAlign w:val="center"/>
            <w:hideMark/>
          </w:tcPr>
          <w:p w14:paraId="76E532A6" w14:textId="5BB852C6" w:rsidR="00416F4B" w:rsidRPr="00416F4B" w:rsidRDefault="0003468C" w:rsidP="00416F4B">
            <w:pPr>
              <w:spacing w:after="0"/>
              <w:jc w:val="center"/>
              <w:rPr>
                <w:rFonts w:ascii="Calibri" w:hAnsi="Calibri" w:cs="Calibri"/>
                <w:b/>
                <w:bCs/>
                <w:color w:val="FFFFFF"/>
                <w:szCs w:val="20"/>
                <w:lang w:val="nl-BE" w:eastAsia="nl-BE"/>
              </w:rPr>
            </w:pPr>
            <w:r>
              <w:rPr>
                <w:rFonts w:ascii="Calibri" w:hAnsi="Calibri" w:cs="Calibri"/>
                <w:b/>
                <w:bCs/>
                <w:color w:val="FFFFFF"/>
                <w:szCs w:val="20"/>
                <w:lang w:val="nl-BE" w:eastAsia="nl-BE"/>
              </w:rPr>
              <w:t>B1</w:t>
            </w:r>
          </w:p>
        </w:tc>
        <w:tc>
          <w:tcPr>
            <w:tcW w:w="2692" w:type="pct"/>
            <w:tcBorders>
              <w:top w:val="nil"/>
              <w:left w:val="nil"/>
              <w:bottom w:val="single" w:sz="8" w:space="0" w:color="E6E6E6"/>
              <w:right w:val="nil"/>
            </w:tcBorders>
            <w:shd w:val="clear" w:color="000000" w:fill="9BBCFF"/>
            <w:vAlign w:val="center"/>
            <w:hideMark/>
          </w:tcPr>
          <w:p w14:paraId="51D50CD4" w14:textId="77777777" w:rsidR="00416F4B" w:rsidRPr="00416F4B" w:rsidRDefault="00416F4B" w:rsidP="00416F4B">
            <w:pPr>
              <w:spacing w:after="0"/>
              <w:jc w:val="left"/>
              <w:rPr>
                <w:rFonts w:ascii="Calibri" w:hAnsi="Calibri" w:cs="Calibri"/>
                <w:i/>
                <w:iCs/>
                <w:color w:val="000000"/>
                <w:szCs w:val="20"/>
                <w:lang w:val="nl-BE" w:eastAsia="nl-BE"/>
              </w:rPr>
            </w:pPr>
            <w:r w:rsidRPr="00416F4B">
              <w:rPr>
                <w:rFonts w:ascii="Calibri" w:hAnsi="Calibri" w:cs="Calibri"/>
                <w:b/>
                <w:bCs/>
                <w:i/>
                <w:iCs/>
                <w:color w:val="000000"/>
                <w:szCs w:val="20"/>
                <w:lang w:val="nl-BE" w:eastAsia="nl-BE"/>
              </w:rPr>
              <w:t xml:space="preserve">Launch Infrastructure Risks </w:t>
            </w:r>
            <w:r w:rsidRPr="00416F4B">
              <w:rPr>
                <w:rFonts w:ascii="Calibri" w:hAnsi="Calibri" w:cs="Calibri"/>
                <w:i/>
                <w:iCs/>
                <w:color w:val="000000"/>
                <w:szCs w:val="20"/>
                <w:lang w:val="nl-BE" w:eastAsia="nl-BE"/>
              </w:rPr>
              <w:t>(4 Risks)</w:t>
            </w:r>
          </w:p>
        </w:tc>
        <w:tc>
          <w:tcPr>
            <w:tcW w:w="949" w:type="pct"/>
            <w:tcBorders>
              <w:top w:val="nil"/>
              <w:left w:val="nil"/>
              <w:bottom w:val="single" w:sz="8" w:space="0" w:color="E6E6E6"/>
              <w:right w:val="nil"/>
            </w:tcBorders>
            <w:shd w:val="clear" w:color="000000" w:fill="BCAA00"/>
            <w:vAlign w:val="center"/>
            <w:hideMark/>
          </w:tcPr>
          <w:p w14:paraId="755A0B09" w14:textId="77777777" w:rsidR="00416F4B" w:rsidRPr="00416F4B" w:rsidRDefault="00416F4B" w:rsidP="00416F4B">
            <w:pPr>
              <w:spacing w:after="0"/>
              <w:jc w:val="center"/>
              <w:rPr>
                <w:rFonts w:ascii="Calibri" w:hAnsi="Calibri" w:cs="Calibri"/>
                <w:b/>
                <w:bCs/>
                <w:color w:val="FFFFFF"/>
                <w:szCs w:val="20"/>
                <w:lang w:val="nl-BE" w:eastAsia="nl-BE"/>
              </w:rPr>
            </w:pPr>
            <w:r w:rsidRPr="00416F4B">
              <w:rPr>
                <w:rFonts w:ascii="Calibri" w:hAnsi="Calibri" w:cs="Calibri"/>
                <w:b/>
                <w:bCs/>
                <w:color w:val="FFFFFF"/>
                <w:szCs w:val="20"/>
                <w:lang w:val="nl-BE" w:eastAsia="nl-BE"/>
              </w:rPr>
              <w:t xml:space="preserve">Likelihood </w:t>
            </w:r>
            <w:r w:rsidRPr="00416F4B">
              <w:rPr>
                <w:rFonts w:ascii="Calibri" w:hAnsi="Calibri" w:cs="Calibri"/>
                <w:i/>
                <w:iCs/>
                <w:color w:val="FFFFFF"/>
                <w:szCs w:val="20"/>
                <w:lang w:val="nl-BE" w:eastAsia="nl-BE"/>
              </w:rPr>
              <w:t>(1-5)</w:t>
            </w:r>
          </w:p>
        </w:tc>
        <w:tc>
          <w:tcPr>
            <w:tcW w:w="925" w:type="pct"/>
            <w:tcBorders>
              <w:top w:val="nil"/>
              <w:left w:val="nil"/>
              <w:bottom w:val="single" w:sz="8" w:space="0" w:color="E6E6E6"/>
              <w:right w:val="nil"/>
            </w:tcBorders>
            <w:shd w:val="clear" w:color="000000" w:fill="BCAA00"/>
            <w:vAlign w:val="center"/>
            <w:hideMark/>
          </w:tcPr>
          <w:p w14:paraId="1A66594C" w14:textId="77777777" w:rsidR="00416F4B" w:rsidRPr="00416F4B" w:rsidRDefault="00416F4B" w:rsidP="00416F4B">
            <w:pPr>
              <w:spacing w:after="0"/>
              <w:jc w:val="center"/>
              <w:rPr>
                <w:rFonts w:ascii="Calibri" w:hAnsi="Calibri" w:cs="Calibri"/>
                <w:b/>
                <w:bCs/>
                <w:color w:val="FFFFFF"/>
                <w:szCs w:val="20"/>
                <w:lang w:val="nl-BE" w:eastAsia="nl-BE"/>
              </w:rPr>
            </w:pPr>
            <w:r w:rsidRPr="00416F4B">
              <w:rPr>
                <w:rFonts w:ascii="Calibri" w:hAnsi="Calibri" w:cs="Calibri"/>
                <w:b/>
                <w:bCs/>
                <w:color w:val="FFFFFF"/>
                <w:szCs w:val="20"/>
                <w:lang w:val="nl-BE" w:eastAsia="nl-BE"/>
              </w:rPr>
              <w:t xml:space="preserve">Severity </w:t>
            </w:r>
            <w:r w:rsidRPr="00416F4B">
              <w:rPr>
                <w:rFonts w:ascii="Calibri" w:hAnsi="Calibri" w:cs="Calibri"/>
                <w:i/>
                <w:iCs/>
                <w:color w:val="FFFFFF"/>
                <w:szCs w:val="20"/>
                <w:lang w:val="nl-BE" w:eastAsia="nl-BE"/>
              </w:rPr>
              <w:t>(1-5)</w:t>
            </w:r>
          </w:p>
        </w:tc>
      </w:tr>
      <w:tr w:rsidR="00416F4B" w:rsidRPr="00416F4B" w14:paraId="2541C393" w14:textId="77777777" w:rsidTr="00416F4B">
        <w:trPr>
          <w:trHeight w:val="20"/>
        </w:trPr>
        <w:tc>
          <w:tcPr>
            <w:tcW w:w="434" w:type="pct"/>
            <w:tcBorders>
              <w:top w:val="nil"/>
              <w:left w:val="single" w:sz="8" w:space="0" w:color="E6E6E6"/>
              <w:bottom w:val="single" w:sz="8" w:space="0" w:color="E6E6E6"/>
              <w:right w:val="single" w:sz="8" w:space="0" w:color="E6E6E6"/>
            </w:tcBorders>
            <w:vAlign w:val="center"/>
            <w:hideMark/>
          </w:tcPr>
          <w:p w14:paraId="3BD4A56B" w14:textId="77777777" w:rsidR="00416F4B" w:rsidRPr="00416F4B" w:rsidRDefault="00416F4B" w:rsidP="00416F4B">
            <w:pPr>
              <w:spacing w:after="0"/>
              <w:jc w:val="left"/>
              <w:rPr>
                <w:rFonts w:ascii="Calibri" w:hAnsi="Calibri" w:cs="Calibri"/>
                <w:i/>
                <w:iCs/>
                <w:color w:val="000000"/>
                <w:szCs w:val="20"/>
                <w:lang w:val="nl-BE" w:eastAsia="nl-BE"/>
              </w:rPr>
            </w:pPr>
            <w:r w:rsidRPr="00416F4B">
              <w:rPr>
                <w:rFonts w:ascii="Calibri" w:hAnsi="Calibri" w:cs="Calibri"/>
                <w:i/>
                <w:iCs/>
                <w:color w:val="000000"/>
                <w:szCs w:val="20"/>
                <w:lang w:val="nl-BE" w:eastAsia="nl-BE"/>
              </w:rPr>
              <w:t>R1</w:t>
            </w:r>
          </w:p>
        </w:tc>
        <w:tc>
          <w:tcPr>
            <w:tcW w:w="2692" w:type="pct"/>
            <w:tcBorders>
              <w:top w:val="nil"/>
              <w:left w:val="nil"/>
              <w:bottom w:val="single" w:sz="8" w:space="0" w:color="E6E6E6"/>
              <w:right w:val="single" w:sz="8" w:space="0" w:color="E6E6E6"/>
            </w:tcBorders>
            <w:vAlign w:val="center"/>
            <w:hideMark/>
          </w:tcPr>
          <w:p w14:paraId="67DAC3F9" w14:textId="77777777" w:rsidR="00416F4B" w:rsidRPr="00416F4B" w:rsidRDefault="00416F4B" w:rsidP="00416F4B">
            <w:pPr>
              <w:spacing w:after="0"/>
              <w:jc w:val="left"/>
              <w:rPr>
                <w:rFonts w:ascii="Calibri" w:hAnsi="Calibri" w:cs="Calibri"/>
                <w:color w:val="000000"/>
                <w:szCs w:val="20"/>
                <w:lang w:val="nl-BE" w:eastAsia="nl-BE"/>
              </w:rPr>
            </w:pPr>
            <w:r w:rsidRPr="00416F4B">
              <w:rPr>
                <w:rFonts w:ascii="Calibri" w:hAnsi="Calibri" w:cs="Calibri"/>
                <w:color w:val="000000"/>
                <w:szCs w:val="20"/>
                <w:lang w:val="nl-BE" w:eastAsia="nl-BE"/>
              </w:rPr>
              <w:t>Launch Site Unavailability</w:t>
            </w:r>
          </w:p>
        </w:tc>
        <w:tc>
          <w:tcPr>
            <w:tcW w:w="949" w:type="pct"/>
            <w:tcBorders>
              <w:top w:val="nil"/>
              <w:left w:val="nil"/>
              <w:bottom w:val="single" w:sz="8" w:space="0" w:color="E6E6E6"/>
              <w:right w:val="single" w:sz="8" w:space="0" w:color="E6E6E6"/>
            </w:tcBorders>
            <w:vAlign w:val="center"/>
            <w:hideMark/>
          </w:tcPr>
          <w:p w14:paraId="4E9D19F2" w14:textId="77777777" w:rsidR="00416F4B" w:rsidRPr="00416F4B" w:rsidRDefault="00416F4B" w:rsidP="00416F4B">
            <w:pPr>
              <w:spacing w:after="0"/>
              <w:jc w:val="center"/>
              <w:rPr>
                <w:rFonts w:ascii="Calibri" w:hAnsi="Calibri" w:cs="Calibri"/>
                <w:i/>
                <w:iCs/>
                <w:color w:val="000000"/>
                <w:szCs w:val="20"/>
                <w:lang w:val="nl-BE" w:eastAsia="nl-BE"/>
              </w:rPr>
            </w:pPr>
            <w:r w:rsidRPr="00416F4B">
              <w:rPr>
                <w:rFonts w:ascii="Calibri" w:hAnsi="Calibri" w:cs="Calibri"/>
                <w:i/>
                <w:iCs/>
                <w:color w:val="000000"/>
                <w:szCs w:val="20"/>
                <w:lang w:val="nl-BE" w:eastAsia="nl-BE"/>
              </w:rPr>
              <w:t>5</w:t>
            </w:r>
          </w:p>
        </w:tc>
        <w:tc>
          <w:tcPr>
            <w:tcW w:w="925" w:type="pct"/>
            <w:tcBorders>
              <w:top w:val="nil"/>
              <w:left w:val="nil"/>
              <w:bottom w:val="single" w:sz="8" w:space="0" w:color="E6E6E6"/>
              <w:right w:val="single" w:sz="8" w:space="0" w:color="E6E6E6"/>
            </w:tcBorders>
            <w:vAlign w:val="center"/>
            <w:hideMark/>
          </w:tcPr>
          <w:p w14:paraId="7BF947BB" w14:textId="77777777" w:rsidR="00416F4B" w:rsidRPr="00416F4B" w:rsidRDefault="00416F4B" w:rsidP="00416F4B">
            <w:pPr>
              <w:spacing w:after="0"/>
              <w:jc w:val="center"/>
              <w:rPr>
                <w:rFonts w:ascii="Calibri" w:hAnsi="Calibri" w:cs="Calibri"/>
                <w:i/>
                <w:iCs/>
                <w:color w:val="000000"/>
                <w:szCs w:val="20"/>
                <w:lang w:val="nl-BE" w:eastAsia="nl-BE"/>
              </w:rPr>
            </w:pPr>
            <w:r w:rsidRPr="00416F4B">
              <w:rPr>
                <w:rFonts w:ascii="Calibri" w:hAnsi="Calibri" w:cs="Calibri"/>
                <w:i/>
                <w:iCs/>
                <w:color w:val="000000"/>
                <w:szCs w:val="20"/>
                <w:lang w:val="nl-BE" w:eastAsia="nl-BE"/>
              </w:rPr>
              <w:t>4</w:t>
            </w:r>
          </w:p>
        </w:tc>
      </w:tr>
      <w:tr w:rsidR="00416F4B" w:rsidRPr="00416F4B" w14:paraId="16A186F4" w14:textId="77777777" w:rsidTr="00416F4B">
        <w:trPr>
          <w:trHeight w:val="20"/>
        </w:trPr>
        <w:tc>
          <w:tcPr>
            <w:tcW w:w="434" w:type="pct"/>
            <w:tcBorders>
              <w:top w:val="nil"/>
              <w:left w:val="single" w:sz="8" w:space="0" w:color="E6E6E6"/>
              <w:bottom w:val="single" w:sz="8" w:space="0" w:color="E6E6E6"/>
              <w:right w:val="single" w:sz="8" w:space="0" w:color="E6E6E6"/>
            </w:tcBorders>
            <w:vAlign w:val="center"/>
            <w:hideMark/>
          </w:tcPr>
          <w:p w14:paraId="66F8B4F1" w14:textId="77777777" w:rsidR="00416F4B" w:rsidRPr="00416F4B" w:rsidRDefault="00416F4B" w:rsidP="00416F4B">
            <w:pPr>
              <w:spacing w:after="0"/>
              <w:jc w:val="left"/>
              <w:rPr>
                <w:rFonts w:ascii="Calibri" w:hAnsi="Calibri" w:cs="Calibri"/>
                <w:i/>
                <w:iCs/>
                <w:color w:val="000000"/>
                <w:szCs w:val="20"/>
                <w:lang w:val="nl-BE" w:eastAsia="nl-BE"/>
              </w:rPr>
            </w:pPr>
            <w:r w:rsidRPr="00416F4B">
              <w:rPr>
                <w:rFonts w:ascii="Calibri" w:hAnsi="Calibri" w:cs="Calibri"/>
                <w:i/>
                <w:iCs/>
                <w:color w:val="000000"/>
                <w:szCs w:val="20"/>
                <w:lang w:val="nl-BE" w:eastAsia="nl-BE"/>
              </w:rPr>
              <w:t>R2</w:t>
            </w:r>
          </w:p>
        </w:tc>
        <w:tc>
          <w:tcPr>
            <w:tcW w:w="2692" w:type="pct"/>
            <w:tcBorders>
              <w:top w:val="nil"/>
              <w:left w:val="nil"/>
              <w:bottom w:val="single" w:sz="8" w:space="0" w:color="E6E6E6"/>
              <w:right w:val="single" w:sz="8" w:space="0" w:color="E6E6E6"/>
            </w:tcBorders>
            <w:vAlign w:val="center"/>
            <w:hideMark/>
          </w:tcPr>
          <w:p w14:paraId="6E4279E2" w14:textId="77777777" w:rsidR="00416F4B" w:rsidRPr="00416F4B" w:rsidRDefault="00416F4B" w:rsidP="00416F4B">
            <w:pPr>
              <w:spacing w:after="0"/>
              <w:jc w:val="left"/>
              <w:rPr>
                <w:rFonts w:ascii="Calibri" w:hAnsi="Calibri" w:cs="Calibri"/>
                <w:color w:val="000000"/>
                <w:szCs w:val="20"/>
                <w:lang w:val="nl-BE" w:eastAsia="nl-BE"/>
              </w:rPr>
            </w:pPr>
            <w:r w:rsidRPr="00416F4B">
              <w:rPr>
                <w:rFonts w:ascii="Calibri" w:hAnsi="Calibri" w:cs="Calibri"/>
                <w:color w:val="000000"/>
                <w:szCs w:val="20"/>
                <w:lang w:val="nl-BE" w:eastAsia="nl-BE"/>
              </w:rPr>
              <w:t>Launch Pad Capacity Saturation</w:t>
            </w:r>
          </w:p>
        </w:tc>
        <w:tc>
          <w:tcPr>
            <w:tcW w:w="949" w:type="pct"/>
            <w:tcBorders>
              <w:top w:val="nil"/>
              <w:left w:val="nil"/>
              <w:bottom w:val="single" w:sz="8" w:space="0" w:color="E6E6E6"/>
              <w:right w:val="single" w:sz="8" w:space="0" w:color="E6E6E6"/>
            </w:tcBorders>
            <w:vAlign w:val="center"/>
            <w:hideMark/>
          </w:tcPr>
          <w:p w14:paraId="074AC85E" w14:textId="77777777" w:rsidR="00416F4B" w:rsidRPr="00416F4B" w:rsidRDefault="00416F4B" w:rsidP="00416F4B">
            <w:pPr>
              <w:spacing w:after="0"/>
              <w:jc w:val="center"/>
              <w:rPr>
                <w:rFonts w:ascii="Calibri" w:hAnsi="Calibri" w:cs="Calibri"/>
                <w:i/>
                <w:iCs/>
                <w:color w:val="000000"/>
                <w:szCs w:val="20"/>
                <w:lang w:val="nl-BE" w:eastAsia="nl-BE"/>
              </w:rPr>
            </w:pPr>
            <w:r w:rsidRPr="00416F4B">
              <w:rPr>
                <w:rFonts w:ascii="Calibri" w:hAnsi="Calibri" w:cs="Calibri"/>
                <w:i/>
                <w:iCs/>
                <w:color w:val="000000"/>
                <w:szCs w:val="20"/>
                <w:lang w:val="nl-BE" w:eastAsia="nl-BE"/>
              </w:rPr>
              <w:t>5</w:t>
            </w:r>
          </w:p>
        </w:tc>
        <w:tc>
          <w:tcPr>
            <w:tcW w:w="925" w:type="pct"/>
            <w:tcBorders>
              <w:top w:val="nil"/>
              <w:left w:val="nil"/>
              <w:bottom w:val="single" w:sz="8" w:space="0" w:color="E6E6E6"/>
              <w:right w:val="single" w:sz="8" w:space="0" w:color="E6E6E6"/>
            </w:tcBorders>
            <w:vAlign w:val="center"/>
            <w:hideMark/>
          </w:tcPr>
          <w:p w14:paraId="5AF57BF7" w14:textId="77777777" w:rsidR="00416F4B" w:rsidRPr="00416F4B" w:rsidRDefault="00416F4B" w:rsidP="00416F4B">
            <w:pPr>
              <w:spacing w:after="0"/>
              <w:jc w:val="center"/>
              <w:rPr>
                <w:rFonts w:ascii="Calibri" w:hAnsi="Calibri" w:cs="Calibri"/>
                <w:i/>
                <w:iCs/>
                <w:color w:val="000000"/>
                <w:szCs w:val="20"/>
                <w:lang w:val="nl-BE" w:eastAsia="nl-BE"/>
              </w:rPr>
            </w:pPr>
            <w:r w:rsidRPr="00416F4B">
              <w:rPr>
                <w:rFonts w:ascii="Calibri" w:hAnsi="Calibri" w:cs="Calibri"/>
                <w:i/>
                <w:iCs/>
                <w:color w:val="000000"/>
                <w:szCs w:val="20"/>
                <w:lang w:val="nl-BE" w:eastAsia="nl-BE"/>
              </w:rPr>
              <w:t>3</w:t>
            </w:r>
          </w:p>
        </w:tc>
      </w:tr>
      <w:tr w:rsidR="00416F4B" w:rsidRPr="00416F4B" w14:paraId="5B6CB62F" w14:textId="77777777" w:rsidTr="00416F4B">
        <w:trPr>
          <w:trHeight w:val="20"/>
        </w:trPr>
        <w:tc>
          <w:tcPr>
            <w:tcW w:w="434" w:type="pct"/>
            <w:tcBorders>
              <w:top w:val="nil"/>
              <w:left w:val="single" w:sz="8" w:space="0" w:color="E6E6E6"/>
              <w:bottom w:val="single" w:sz="8" w:space="0" w:color="E6E6E6"/>
              <w:right w:val="single" w:sz="8" w:space="0" w:color="E6E6E6"/>
            </w:tcBorders>
            <w:vAlign w:val="center"/>
            <w:hideMark/>
          </w:tcPr>
          <w:p w14:paraId="4DC2F869" w14:textId="77777777" w:rsidR="00416F4B" w:rsidRPr="00416F4B" w:rsidRDefault="00416F4B" w:rsidP="00416F4B">
            <w:pPr>
              <w:spacing w:after="0"/>
              <w:jc w:val="left"/>
              <w:rPr>
                <w:rFonts w:ascii="Calibri" w:hAnsi="Calibri" w:cs="Calibri"/>
                <w:i/>
                <w:iCs/>
                <w:color w:val="000000"/>
                <w:szCs w:val="20"/>
                <w:lang w:val="nl-BE" w:eastAsia="nl-BE"/>
              </w:rPr>
            </w:pPr>
            <w:r w:rsidRPr="00416F4B">
              <w:rPr>
                <w:rFonts w:ascii="Calibri" w:hAnsi="Calibri" w:cs="Calibri"/>
                <w:i/>
                <w:iCs/>
                <w:color w:val="000000"/>
                <w:szCs w:val="20"/>
                <w:lang w:val="nl-BE" w:eastAsia="nl-BE"/>
              </w:rPr>
              <w:t>R3</w:t>
            </w:r>
          </w:p>
        </w:tc>
        <w:tc>
          <w:tcPr>
            <w:tcW w:w="2692" w:type="pct"/>
            <w:tcBorders>
              <w:top w:val="nil"/>
              <w:left w:val="nil"/>
              <w:bottom w:val="single" w:sz="8" w:space="0" w:color="E6E6E6"/>
              <w:right w:val="single" w:sz="8" w:space="0" w:color="E6E6E6"/>
            </w:tcBorders>
            <w:vAlign w:val="center"/>
            <w:hideMark/>
          </w:tcPr>
          <w:p w14:paraId="4BC0AFB5" w14:textId="77777777" w:rsidR="00416F4B" w:rsidRPr="00416F4B" w:rsidRDefault="00416F4B" w:rsidP="00416F4B">
            <w:pPr>
              <w:spacing w:after="0"/>
              <w:jc w:val="left"/>
              <w:rPr>
                <w:rFonts w:ascii="Calibri" w:hAnsi="Calibri" w:cs="Calibri"/>
                <w:color w:val="000000"/>
                <w:szCs w:val="20"/>
                <w:lang w:val="nl-BE" w:eastAsia="nl-BE"/>
              </w:rPr>
            </w:pPr>
            <w:r w:rsidRPr="00416F4B">
              <w:rPr>
                <w:rFonts w:ascii="Calibri" w:hAnsi="Calibri" w:cs="Calibri"/>
                <w:color w:val="000000"/>
                <w:szCs w:val="20"/>
                <w:lang w:val="nl-BE" w:eastAsia="nl-BE"/>
              </w:rPr>
              <w:t>Launch Campaign Disruption</w:t>
            </w:r>
          </w:p>
        </w:tc>
        <w:tc>
          <w:tcPr>
            <w:tcW w:w="949" w:type="pct"/>
            <w:tcBorders>
              <w:top w:val="nil"/>
              <w:left w:val="nil"/>
              <w:bottom w:val="single" w:sz="8" w:space="0" w:color="E6E6E6"/>
              <w:right w:val="single" w:sz="8" w:space="0" w:color="E6E6E6"/>
            </w:tcBorders>
            <w:vAlign w:val="center"/>
            <w:hideMark/>
          </w:tcPr>
          <w:p w14:paraId="3A218B3F" w14:textId="77777777" w:rsidR="00416F4B" w:rsidRPr="00416F4B" w:rsidRDefault="00416F4B" w:rsidP="00416F4B">
            <w:pPr>
              <w:spacing w:after="0"/>
              <w:jc w:val="center"/>
              <w:rPr>
                <w:rFonts w:ascii="Calibri" w:hAnsi="Calibri" w:cs="Calibri"/>
                <w:i/>
                <w:iCs/>
                <w:color w:val="000000"/>
                <w:szCs w:val="20"/>
                <w:lang w:val="nl-BE" w:eastAsia="nl-BE"/>
              </w:rPr>
            </w:pPr>
            <w:r w:rsidRPr="00416F4B">
              <w:rPr>
                <w:rFonts w:ascii="Calibri" w:hAnsi="Calibri" w:cs="Calibri"/>
                <w:i/>
                <w:iCs/>
                <w:color w:val="000000"/>
                <w:szCs w:val="20"/>
                <w:lang w:val="nl-BE" w:eastAsia="nl-BE"/>
              </w:rPr>
              <w:t>5</w:t>
            </w:r>
          </w:p>
        </w:tc>
        <w:tc>
          <w:tcPr>
            <w:tcW w:w="925" w:type="pct"/>
            <w:tcBorders>
              <w:top w:val="nil"/>
              <w:left w:val="nil"/>
              <w:bottom w:val="single" w:sz="8" w:space="0" w:color="E6E6E6"/>
              <w:right w:val="single" w:sz="8" w:space="0" w:color="E6E6E6"/>
            </w:tcBorders>
            <w:vAlign w:val="center"/>
            <w:hideMark/>
          </w:tcPr>
          <w:p w14:paraId="33E7B738" w14:textId="77777777" w:rsidR="00416F4B" w:rsidRPr="00416F4B" w:rsidRDefault="00416F4B" w:rsidP="00416F4B">
            <w:pPr>
              <w:spacing w:after="0"/>
              <w:jc w:val="center"/>
              <w:rPr>
                <w:rFonts w:ascii="Calibri" w:hAnsi="Calibri" w:cs="Calibri"/>
                <w:i/>
                <w:iCs/>
                <w:color w:val="000000"/>
                <w:szCs w:val="20"/>
                <w:lang w:val="nl-BE" w:eastAsia="nl-BE"/>
              </w:rPr>
            </w:pPr>
            <w:r w:rsidRPr="00416F4B">
              <w:rPr>
                <w:rFonts w:ascii="Calibri" w:hAnsi="Calibri" w:cs="Calibri"/>
                <w:i/>
                <w:iCs/>
                <w:color w:val="000000"/>
                <w:szCs w:val="20"/>
                <w:lang w:val="nl-BE" w:eastAsia="nl-BE"/>
              </w:rPr>
              <w:t>3</w:t>
            </w:r>
          </w:p>
        </w:tc>
      </w:tr>
      <w:tr w:rsidR="00416F4B" w:rsidRPr="00416F4B" w14:paraId="443FDF26" w14:textId="77777777" w:rsidTr="00416F4B">
        <w:trPr>
          <w:trHeight w:val="20"/>
        </w:trPr>
        <w:tc>
          <w:tcPr>
            <w:tcW w:w="434" w:type="pct"/>
            <w:tcBorders>
              <w:top w:val="nil"/>
              <w:left w:val="single" w:sz="8" w:space="0" w:color="E6E6E6"/>
              <w:bottom w:val="single" w:sz="8" w:space="0" w:color="E6E6E6"/>
              <w:right w:val="single" w:sz="8" w:space="0" w:color="E6E6E6"/>
            </w:tcBorders>
            <w:vAlign w:val="center"/>
            <w:hideMark/>
          </w:tcPr>
          <w:p w14:paraId="749616EB" w14:textId="77777777" w:rsidR="00416F4B" w:rsidRPr="00416F4B" w:rsidRDefault="00416F4B" w:rsidP="00416F4B">
            <w:pPr>
              <w:spacing w:after="0"/>
              <w:jc w:val="left"/>
              <w:rPr>
                <w:rFonts w:ascii="Calibri" w:hAnsi="Calibri" w:cs="Calibri"/>
                <w:i/>
                <w:iCs/>
                <w:color w:val="000000"/>
                <w:szCs w:val="20"/>
                <w:lang w:val="nl-BE" w:eastAsia="nl-BE"/>
              </w:rPr>
            </w:pPr>
            <w:r w:rsidRPr="00416F4B">
              <w:rPr>
                <w:rFonts w:ascii="Calibri" w:hAnsi="Calibri" w:cs="Calibri"/>
                <w:i/>
                <w:iCs/>
                <w:color w:val="000000"/>
                <w:szCs w:val="20"/>
                <w:lang w:val="nl-BE" w:eastAsia="nl-BE"/>
              </w:rPr>
              <w:t>R4</w:t>
            </w:r>
          </w:p>
        </w:tc>
        <w:tc>
          <w:tcPr>
            <w:tcW w:w="2692" w:type="pct"/>
            <w:tcBorders>
              <w:top w:val="nil"/>
              <w:left w:val="nil"/>
              <w:bottom w:val="single" w:sz="8" w:space="0" w:color="E6E6E6"/>
              <w:right w:val="single" w:sz="8" w:space="0" w:color="E6E6E6"/>
            </w:tcBorders>
            <w:vAlign w:val="center"/>
            <w:hideMark/>
          </w:tcPr>
          <w:p w14:paraId="3CFA1A26" w14:textId="77777777" w:rsidR="00416F4B" w:rsidRPr="00416F4B" w:rsidRDefault="00416F4B" w:rsidP="00416F4B">
            <w:pPr>
              <w:spacing w:after="0"/>
              <w:jc w:val="left"/>
              <w:rPr>
                <w:rFonts w:ascii="Calibri" w:hAnsi="Calibri" w:cs="Calibri"/>
                <w:color w:val="000000"/>
                <w:szCs w:val="20"/>
                <w:lang w:val="en-US" w:eastAsia="nl-BE"/>
              </w:rPr>
            </w:pPr>
            <w:r w:rsidRPr="00416F4B">
              <w:rPr>
                <w:rFonts w:ascii="Calibri" w:hAnsi="Calibri" w:cs="Calibri"/>
                <w:color w:val="000000"/>
                <w:szCs w:val="20"/>
                <w:lang w:val="en-US" w:eastAsia="nl-BE"/>
              </w:rPr>
              <w:t>Range Safety or Launch Authorization Failure</w:t>
            </w:r>
          </w:p>
        </w:tc>
        <w:tc>
          <w:tcPr>
            <w:tcW w:w="949" w:type="pct"/>
            <w:tcBorders>
              <w:top w:val="nil"/>
              <w:left w:val="nil"/>
              <w:bottom w:val="single" w:sz="8" w:space="0" w:color="E6E6E6"/>
              <w:right w:val="single" w:sz="8" w:space="0" w:color="E6E6E6"/>
            </w:tcBorders>
            <w:vAlign w:val="center"/>
            <w:hideMark/>
          </w:tcPr>
          <w:p w14:paraId="61CA097B" w14:textId="77777777" w:rsidR="00416F4B" w:rsidRPr="00416F4B" w:rsidRDefault="00416F4B" w:rsidP="00416F4B">
            <w:pPr>
              <w:spacing w:after="0"/>
              <w:jc w:val="center"/>
              <w:rPr>
                <w:rFonts w:ascii="Calibri" w:hAnsi="Calibri" w:cs="Calibri"/>
                <w:i/>
                <w:iCs/>
                <w:color w:val="000000"/>
                <w:szCs w:val="20"/>
                <w:lang w:val="nl-BE" w:eastAsia="nl-BE"/>
              </w:rPr>
            </w:pPr>
            <w:r w:rsidRPr="00416F4B">
              <w:rPr>
                <w:rFonts w:ascii="Calibri" w:hAnsi="Calibri" w:cs="Calibri"/>
                <w:i/>
                <w:iCs/>
                <w:color w:val="000000"/>
                <w:szCs w:val="20"/>
                <w:lang w:val="nl-BE" w:eastAsia="nl-BE"/>
              </w:rPr>
              <w:t>4</w:t>
            </w:r>
          </w:p>
        </w:tc>
        <w:tc>
          <w:tcPr>
            <w:tcW w:w="925" w:type="pct"/>
            <w:tcBorders>
              <w:top w:val="nil"/>
              <w:left w:val="nil"/>
              <w:bottom w:val="single" w:sz="8" w:space="0" w:color="E6E6E6"/>
              <w:right w:val="single" w:sz="8" w:space="0" w:color="E6E6E6"/>
            </w:tcBorders>
            <w:vAlign w:val="center"/>
            <w:hideMark/>
          </w:tcPr>
          <w:p w14:paraId="1EDAA02F" w14:textId="77777777" w:rsidR="00416F4B" w:rsidRPr="00416F4B" w:rsidRDefault="00416F4B" w:rsidP="00416F4B">
            <w:pPr>
              <w:spacing w:after="0"/>
              <w:jc w:val="center"/>
              <w:rPr>
                <w:rFonts w:ascii="Calibri" w:hAnsi="Calibri" w:cs="Calibri"/>
                <w:i/>
                <w:iCs/>
                <w:color w:val="000000"/>
                <w:szCs w:val="20"/>
                <w:lang w:val="nl-BE" w:eastAsia="nl-BE"/>
              </w:rPr>
            </w:pPr>
            <w:r w:rsidRPr="00416F4B">
              <w:rPr>
                <w:rFonts w:ascii="Calibri" w:hAnsi="Calibri" w:cs="Calibri"/>
                <w:i/>
                <w:iCs/>
                <w:color w:val="000000"/>
                <w:szCs w:val="20"/>
                <w:lang w:val="nl-BE" w:eastAsia="nl-BE"/>
              </w:rPr>
              <w:t>4</w:t>
            </w:r>
          </w:p>
        </w:tc>
      </w:tr>
      <w:tr w:rsidR="00416F4B" w:rsidRPr="00416F4B" w14:paraId="47F4A0CB" w14:textId="77777777" w:rsidTr="00416F4B">
        <w:trPr>
          <w:trHeight w:val="20"/>
        </w:trPr>
        <w:tc>
          <w:tcPr>
            <w:tcW w:w="434" w:type="pct"/>
            <w:tcBorders>
              <w:top w:val="nil"/>
              <w:left w:val="single" w:sz="8" w:space="0" w:color="E6E6E6"/>
              <w:bottom w:val="single" w:sz="8" w:space="0" w:color="E6E6E6"/>
              <w:right w:val="single" w:sz="8" w:space="0" w:color="E6E6E6"/>
            </w:tcBorders>
            <w:shd w:val="clear" w:color="000000" w:fill="BE5014"/>
            <w:vAlign w:val="center"/>
            <w:hideMark/>
          </w:tcPr>
          <w:p w14:paraId="616097DC" w14:textId="7B2CA82B" w:rsidR="00416F4B" w:rsidRPr="00416F4B" w:rsidRDefault="0003468C" w:rsidP="00416F4B">
            <w:pPr>
              <w:spacing w:after="0"/>
              <w:jc w:val="center"/>
              <w:rPr>
                <w:rFonts w:ascii="Calibri" w:hAnsi="Calibri" w:cs="Calibri"/>
                <w:b/>
                <w:bCs/>
                <w:color w:val="FFFFFF"/>
                <w:szCs w:val="20"/>
                <w:lang w:val="nl-BE" w:eastAsia="nl-BE"/>
              </w:rPr>
            </w:pPr>
            <w:r>
              <w:rPr>
                <w:rFonts w:ascii="Calibri" w:hAnsi="Calibri" w:cs="Calibri"/>
                <w:b/>
                <w:bCs/>
                <w:color w:val="FFFFFF"/>
                <w:szCs w:val="20"/>
                <w:lang w:val="nl-BE" w:eastAsia="nl-BE"/>
              </w:rPr>
              <w:t>B2</w:t>
            </w:r>
          </w:p>
        </w:tc>
        <w:tc>
          <w:tcPr>
            <w:tcW w:w="2692" w:type="pct"/>
            <w:tcBorders>
              <w:top w:val="nil"/>
              <w:left w:val="nil"/>
              <w:bottom w:val="single" w:sz="8" w:space="0" w:color="E6E6E6"/>
              <w:right w:val="nil"/>
            </w:tcBorders>
            <w:shd w:val="clear" w:color="000000" w:fill="F7C7AC"/>
            <w:vAlign w:val="center"/>
            <w:hideMark/>
          </w:tcPr>
          <w:p w14:paraId="51AEB1B5" w14:textId="77777777" w:rsidR="00416F4B" w:rsidRPr="00416F4B" w:rsidRDefault="00416F4B" w:rsidP="00416F4B">
            <w:pPr>
              <w:spacing w:after="0"/>
              <w:jc w:val="left"/>
              <w:rPr>
                <w:rFonts w:ascii="Calibri" w:hAnsi="Calibri" w:cs="Calibri"/>
                <w:i/>
                <w:iCs/>
                <w:color w:val="000000"/>
                <w:szCs w:val="20"/>
                <w:lang w:val="nl-BE" w:eastAsia="nl-BE"/>
              </w:rPr>
            </w:pPr>
            <w:r w:rsidRPr="00416F4B">
              <w:rPr>
                <w:rFonts w:ascii="Calibri" w:hAnsi="Calibri" w:cs="Calibri"/>
                <w:b/>
                <w:bCs/>
                <w:i/>
                <w:iCs/>
                <w:color w:val="000000"/>
                <w:szCs w:val="20"/>
                <w:lang w:val="nl-BE" w:eastAsia="nl-BE"/>
              </w:rPr>
              <w:t xml:space="preserve">Testing &amp; Qualification Risks </w:t>
            </w:r>
            <w:r w:rsidRPr="00416F4B">
              <w:rPr>
                <w:rFonts w:ascii="Calibri" w:hAnsi="Calibri" w:cs="Calibri"/>
                <w:i/>
                <w:iCs/>
                <w:color w:val="000000"/>
                <w:szCs w:val="20"/>
                <w:lang w:val="nl-BE" w:eastAsia="nl-BE"/>
              </w:rPr>
              <w:t>(3 Risks)</w:t>
            </w:r>
          </w:p>
        </w:tc>
        <w:tc>
          <w:tcPr>
            <w:tcW w:w="949" w:type="pct"/>
            <w:tcBorders>
              <w:top w:val="nil"/>
              <w:left w:val="nil"/>
              <w:bottom w:val="single" w:sz="8" w:space="0" w:color="E6E6E6"/>
              <w:right w:val="nil"/>
            </w:tcBorders>
            <w:shd w:val="clear" w:color="000000" w:fill="BCAA00"/>
            <w:vAlign w:val="center"/>
            <w:hideMark/>
          </w:tcPr>
          <w:p w14:paraId="35E43DFA" w14:textId="77777777" w:rsidR="00416F4B" w:rsidRPr="00416F4B" w:rsidRDefault="00416F4B" w:rsidP="00416F4B">
            <w:pPr>
              <w:spacing w:after="0"/>
              <w:jc w:val="center"/>
              <w:rPr>
                <w:rFonts w:ascii="Calibri" w:hAnsi="Calibri" w:cs="Calibri"/>
                <w:b/>
                <w:bCs/>
                <w:color w:val="FFFFFF"/>
                <w:szCs w:val="20"/>
                <w:lang w:val="nl-BE" w:eastAsia="nl-BE"/>
              </w:rPr>
            </w:pPr>
            <w:r w:rsidRPr="00416F4B">
              <w:rPr>
                <w:rFonts w:ascii="Calibri" w:hAnsi="Calibri" w:cs="Calibri"/>
                <w:b/>
                <w:bCs/>
                <w:color w:val="FFFFFF"/>
                <w:szCs w:val="20"/>
                <w:lang w:val="nl-BE" w:eastAsia="nl-BE"/>
              </w:rPr>
              <w:t xml:space="preserve">Likelihood </w:t>
            </w:r>
            <w:r w:rsidRPr="00416F4B">
              <w:rPr>
                <w:rFonts w:ascii="Calibri" w:hAnsi="Calibri" w:cs="Calibri"/>
                <w:i/>
                <w:iCs/>
                <w:color w:val="FFFFFF"/>
                <w:szCs w:val="20"/>
                <w:lang w:val="nl-BE" w:eastAsia="nl-BE"/>
              </w:rPr>
              <w:t>(1-5)</w:t>
            </w:r>
          </w:p>
        </w:tc>
        <w:tc>
          <w:tcPr>
            <w:tcW w:w="925" w:type="pct"/>
            <w:tcBorders>
              <w:top w:val="nil"/>
              <w:left w:val="nil"/>
              <w:bottom w:val="single" w:sz="8" w:space="0" w:color="E6E6E6"/>
              <w:right w:val="nil"/>
            </w:tcBorders>
            <w:shd w:val="clear" w:color="000000" w:fill="BCAA00"/>
            <w:vAlign w:val="center"/>
            <w:hideMark/>
          </w:tcPr>
          <w:p w14:paraId="102A75C4" w14:textId="77777777" w:rsidR="00416F4B" w:rsidRPr="00416F4B" w:rsidRDefault="00416F4B" w:rsidP="00416F4B">
            <w:pPr>
              <w:spacing w:after="0"/>
              <w:jc w:val="center"/>
              <w:rPr>
                <w:rFonts w:ascii="Calibri" w:hAnsi="Calibri" w:cs="Calibri"/>
                <w:b/>
                <w:bCs/>
                <w:color w:val="FFFFFF"/>
                <w:szCs w:val="20"/>
                <w:lang w:val="nl-BE" w:eastAsia="nl-BE"/>
              </w:rPr>
            </w:pPr>
            <w:r w:rsidRPr="00416F4B">
              <w:rPr>
                <w:rFonts w:ascii="Calibri" w:hAnsi="Calibri" w:cs="Calibri"/>
                <w:b/>
                <w:bCs/>
                <w:color w:val="FFFFFF"/>
                <w:szCs w:val="20"/>
                <w:lang w:val="nl-BE" w:eastAsia="nl-BE"/>
              </w:rPr>
              <w:t xml:space="preserve">Severity </w:t>
            </w:r>
            <w:r w:rsidRPr="00416F4B">
              <w:rPr>
                <w:rFonts w:ascii="Calibri" w:hAnsi="Calibri" w:cs="Calibri"/>
                <w:i/>
                <w:iCs/>
                <w:color w:val="FFFFFF"/>
                <w:szCs w:val="20"/>
                <w:lang w:val="nl-BE" w:eastAsia="nl-BE"/>
              </w:rPr>
              <w:t>(1-5)</w:t>
            </w:r>
          </w:p>
        </w:tc>
      </w:tr>
      <w:tr w:rsidR="00416F4B" w:rsidRPr="00416F4B" w14:paraId="236831DF" w14:textId="77777777" w:rsidTr="00416F4B">
        <w:trPr>
          <w:trHeight w:val="20"/>
        </w:trPr>
        <w:tc>
          <w:tcPr>
            <w:tcW w:w="434" w:type="pct"/>
            <w:tcBorders>
              <w:top w:val="nil"/>
              <w:left w:val="single" w:sz="8" w:space="0" w:color="E6E6E6"/>
              <w:bottom w:val="single" w:sz="8" w:space="0" w:color="E6E6E6"/>
              <w:right w:val="single" w:sz="8" w:space="0" w:color="E6E6E6"/>
            </w:tcBorders>
            <w:vAlign w:val="center"/>
            <w:hideMark/>
          </w:tcPr>
          <w:p w14:paraId="0EC95541" w14:textId="77777777" w:rsidR="00416F4B" w:rsidRPr="00416F4B" w:rsidRDefault="00416F4B" w:rsidP="00416F4B">
            <w:pPr>
              <w:spacing w:after="0"/>
              <w:jc w:val="left"/>
              <w:rPr>
                <w:rFonts w:ascii="Calibri" w:hAnsi="Calibri" w:cs="Calibri"/>
                <w:i/>
                <w:iCs/>
                <w:color w:val="000000"/>
                <w:szCs w:val="20"/>
                <w:lang w:val="nl-BE" w:eastAsia="nl-BE"/>
              </w:rPr>
            </w:pPr>
            <w:r w:rsidRPr="00416F4B">
              <w:rPr>
                <w:rFonts w:ascii="Calibri" w:hAnsi="Calibri" w:cs="Calibri"/>
                <w:i/>
                <w:iCs/>
                <w:color w:val="000000"/>
                <w:szCs w:val="20"/>
                <w:lang w:val="nl-BE" w:eastAsia="nl-BE"/>
              </w:rPr>
              <w:t>R5</w:t>
            </w:r>
          </w:p>
        </w:tc>
        <w:tc>
          <w:tcPr>
            <w:tcW w:w="2692" w:type="pct"/>
            <w:tcBorders>
              <w:top w:val="nil"/>
              <w:left w:val="nil"/>
              <w:bottom w:val="single" w:sz="8" w:space="0" w:color="E6E6E6"/>
              <w:right w:val="single" w:sz="8" w:space="0" w:color="E6E6E6"/>
            </w:tcBorders>
            <w:vAlign w:val="center"/>
            <w:hideMark/>
          </w:tcPr>
          <w:p w14:paraId="5CD8595B" w14:textId="77777777" w:rsidR="00416F4B" w:rsidRPr="00416F4B" w:rsidRDefault="00416F4B" w:rsidP="00416F4B">
            <w:pPr>
              <w:spacing w:after="0"/>
              <w:jc w:val="left"/>
              <w:rPr>
                <w:rFonts w:ascii="Calibri" w:hAnsi="Calibri" w:cs="Calibri"/>
                <w:color w:val="000000"/>
                <w:szCs w:val="20"/>
                <w:lang w:val="nl-BE" w:eastAsia="nl-BE"/>
              </w:rPr>
            </w:pPr>
            <w:r w:rsidRPr="00416F4B">
              <w:rPr>
                <w:rFonts w:ascii="Calibri" w:hAnsi="Calibri" w:cs="Calibri"/>
                <w:color w:val="000000"/>
                <w:szCs w:val="20"/>
                <w:lang w:val="nl-BE" w:eastAsia="nl-BE"/>
              </w:rPr>
              <w:t>Critical Cryogenic Qualification Infrastructure Unavailability</w:t>
            </w:r>
          </w:p>
        </w:tc>
        <w:tc>
          <w:tcPr>
            <w:tcW w:w="949" w:type="pct"/>
            <w:tcBorders>
              <w:top w:val="nil"/>
              <w:left w:val="nil"/>
              <w:bottom w:val="single" w:sz="8" w:space="0" w:color="E6E6E6"/>
              <w:right w:val="single" w:sz="8" w:space="0" w:color="E6E6E6"/>
            </w:tcBorders>
            <w:vAlign w:val="center"/>
            <w:hideMark/>
          </w:tcPr>
          <w:p w14:paraId="72E8E17B" w14:textId="77777777" w:rsidR="00416F4B" w:rsidRPr="00416F4B" w:rsidRDefault="00416F4B" w:rsidP="00416F4B">
            <w:pPr>
              <w:spacing w:after="0"/>
              <w:jc w:val="center"/>
              <w:rPr>
                <w:rFonts w:ascii="Calibri" w:hAnsi="Calibri" w:cs="Calibri"/>
                <w:i/>
                <w:iCs/>
                <w:color w:val="000000"/>
                <w:szCs w:val="20"/>
                <w:lang w:val="nl-BE" w:eastAsia="nl-BE"/>
              </w:rPr>
            </w:pPr>
            <w:r w:rsidRPr="00416F4B">
              <w:rPr>
                <w:rFonts w:ascii="Calibri" w:hAnsi="Calibri" w:cs="Calibri"/>
                <w:i/>
                <w:iCs/>
                <w:color w:val="000000"/>
                <w:szCs w:val="20"/>
                <w:lang w:val="nl-BE" w:eastAsia="nl-BE"/>
              </w:rPr>
              <w:t>5</w:t>
            </w:r>
          </w:p>
        </w:tc>
        <w:tc>
          <w:tcPr>
            <w:tcW w:w="925" w:type="pct"/>
            <w:tcBorders>
              <w:top w:val="nil"/>
              <w:left w:val="nil"/>
              <w:bottom w:val="single" w:sz="8" w:space="0" w:color="E6E6E6"/>
              <w:right w:val="single" w:sz="8" w:space="0" w:color="E6E6E6"/>
            </w:tcBorders>
            <w:vAlign w:val="center"/>
            <w:hideMark/>
          </w:tcPr>
          <w:p w14:paraId="6B1F1B53" w14:textId="77777777" w:rsidR="00416F4B" w:rsidRPr="00416F4B" w:rsidRDefault="00416F4B" w:rsidP="00416F4B">
            <w:pPr>
              <w:spacing w:after="0"/>
              <w:jc w:val="center"/>
              <w:rPr>
                <w:rFonts w:ascii="Calibri" w:hAnsi="Calibri" w:cs="Calibri"/>
                <w:i/>
                <w:iCs/>
                <w:color w:val="000000"/>
                <w:szCs w:val="20"/>
                <w:lang w:val="nl-BE" w:eastAsia="nl-BE"/>
              </w:rPr>
            </w:pPr>
            <w:r w:rsidRPr="00416F4B">
              <w:rPr>
                <w:rFonts w:ascii="Calibri" w:hAnsi="Calibri" w:cs="Calibri"/>
                <w:i/>
                <w:iCs/>
                <w:color w:val="000000"/>
                <w:szCs w:val="20"/>
                <w:lang w:val="nl-BE" w:eastAsia="nl-BE"/>
              </w:rPr>
              <w:t>4</w:t>
            </w:r>
          </w:p>
        </w:tc>
      </w:tr>
      <w:tr w:rsidR="00416F4B" w:rsidRPr="00416F4B" w14:paraId="5986103E" w14:textId="77777777" w:rsidTr="00416F4B">
        <w:trPr>
          <w:trHeight w:val="20"/>
        </w:trPr>
        <w:tc>
          <w:tcPr>
            <w:tcW w:w="434" w:type="pct"/>
            <w:tcBorders>
              <w:top w:val="nil"/>
              <w:left w:val="single" w:sz="8" w:space="0" w:color="E6E6E6"/>
              <w:bottom w:val="single" w:sz="8" w:space="0" w:color="E6E6E6"/>
              <w:right w:val="single" w:sz="8" w:space="0" w:color="E6E6E6"/>
            </w:tcBorders>
            <w:vAlign w:val="center"/>
            <w:hideMark/>
          </w:tcPr>
          <w:p w14:paraId="6F4DEF15" w14:textId="77777777" w:rsidR="00416F4B" w:rsidRPr="00416F4B" w:rsidRDefault="00416F4B" w:rsidP="00416F4B">
            <w:pPr>
              <w:spacing w:after="0"/>
              <w:jc w:val="left"/>
              <w:rPr>
                <w:rFonts w:ascii="Calibri" w:hAnsi="Calibri" w:cs="Calibri"/>
                <w:i/>
                <w:iCs/>
                <w:color w:val="000000"/>
                <w:szCs w:val="20"/>
                <w:lang w:val="nl-BE" w:eastAsia="nl-BE"/>
              </w:rPr>
            </w:pPr>
            <w:r w:rsidRPr="00416F4B">
              <w:rPr>
                <w:rFonts w:ascii="Calibri" w:hAnsi="Calibri" w:cs="Calibri"/>
                <w:i/>
                <w:iCs/>
                <w:color w:val="000000"/>
                <w:szCs w:val="20"/>
                <w:lang w:val="nl-BE" w:eastAsia="nl-BE"/>
              </w:rPr>
              <w:t>R6</w:t>
            </w:r>
          </w:p>
        </w:tc>
        <w:tc>
          <w:tcPr>
            <w:tcW w:w="2692" w:type="pct"/>
            <w:tcBorders>
              <w:top w:val="nil"/>
              <w:left w:val="nil"/>
              <w:bottom w:val="single" w:sz="8" w:space="0" w:color="E6E6E6"/>
              <w:right w:val="single" w:sz="8" w:space="0" w:color="E6E6E6"/>
            </w:tcBorders>
            <w:vAlign w:val="center"/>
            <w:hideMark/>
          </w:tcPr>
          <w:p w14:paraId="1BD9E5E0" w14:textId="77777777" w:rsidR="00416F4B" w:rsidRPr="00416F4B" w:rsidRDefault="00416F4B" w:rsidP="00416F4B">
            <w:pPr>
              <w:spacing w:after="0"/>
              <w:jc w:val="left"/>
              <w:rPr>
                <w:rFonts w:ascii="Calibri" w:hAnsi="Calibri" w:cs="Calibri"/>
                <w:color w:val="000000"/>
                <w:szCs w:val="20"/>
                <w:lang w:val="nl-BE" w:eastAsia="nl-BE"/>
              </w:rPr>
            </w:pPr>
            <w:r w:rsidRPr="00416F4B">
              <w:rPr>
                <w:rFonts w:ascii="Calibri" w:hAnsi="Calibri" w:cs="Calibri"/>
                <w:color w:val="000000"/>
                <w:szCs w:val="20"/>
                <w:lang w:val="nl-BE" w:eastAsia="nl-BE"/>
              </w:rPr>
              <w:t>Solid Motor Qualification Infrastructure Failure</w:t>
            </w:r>
          </w:p>
        </w:tc>
        <w:tc>
          <w:tcPr>
            <w:tcW w:w="949" w:type="pct"/>
            <w:tcBorders>
              <w:top w:val="nil"/>
              <w:left w:val="nil"/>
              <w:bottom w:val="single" w:sz="8" w:space="0" w:color="E6E6E6"/>
              <w:right w:val="single" w:sz="8" w:space="0" w:color="E6E6E6"/>
            </w:tcBorders>
            <w:vAlign w:val="center"/>
            <w:hideMark/>
          </w:tcPr>
          <w:p w14:paraId="115495EC" w14:textId="77777777" w:rsidR="00416F4B" w:rsidRPr="00416F4B" w:rsidRDefault="00416F4B" w:rsidP="00416F4B">
            <w:pPr>
              <w:spacing w:after="0"/>
              <w:jc w:val="center"/>
              <w:rPr>
                <w:rFonts w:ascii="Calibri" w:hAnsi="Calibri" w:cs="Calibri"/>
                <w:i/>
                <w:iCs/>
                <w:color w:val="000000"/>
                <w:szCs w:val="20"/>
                <w:lang w:val="nl-BE" w:eastAsia="nl-BE"/>
              </w:rPr>
            </w:pPr>
            <w:r w:rsidRPr="00416F4B">
              <w:rPr>
                <w:rFonts w:ascii="Calibri" w:hAnsi="Calibri" w:cs="Calibri"/>
                <w:i/>
                <w:iCs/>
                <w:color w:val="000000"/>
                <w:szCs w:val="20"/>
                <w:lang w:val="nl-BE" w:eastAsia="nl-BE"/>
              </w:rPr>
              <w:t>5</w:t>
            </w:r>
          </w:p>
        </w:tc>
        <w:tc>
          <w:tcPr>
            <w:tcW w:w="925" w:type="pct"/>
            <w:tcBorders>
              <w:top w:val="nil"/>
              <w:left w:val="nil"/>
              <w:bottom w:val="single" w:sz="8" w:space="0" w:color="E6E6E6"/>
              <w:right w:val="single" w:sz="8" w:space="0" w:color="E6E6E6"/>
            </w:tcBorders>
            <w:vAlign w:val="center"/>
            <w:hideMark/>
          </w:tcPr>
          <w:p w14:paraId="75084683" w14:textId="77777777" w:rsidR="00416F4B" w:rsidRPr="00416F4B" w:rsidRDefault="00416F4B" w:rsidP="00416F4B">
            <w:pPr>
              <w:spacing w:after="0"/>
              <w:jc w:val="center"/>
              <w:rPr>
                <w:rFonts w:ascii="Calibri" w:hAnsi="Calibri" w:cs="Calibri"/>
                <w:i/>
                <w:iCs/>
                <w:color w:val="000000"/>
                <w:szCs w:val="20"/>
                <w:lang w:val="nl-BE" w:eastAsia="nl-BE"/>
              </w:rPr>
            </w:pPr>
            <w:r w:rsidRPr="00416F4B">
              <w:rPr>
                <w:rFonts w:ascii="Calibri" w:hAnsi="Calibri" w:cs="Calibri"/>
                <w:i/>
                <w:iCs/>
                <w:color w:val="000000"/>
                <w:szCs w:val="20"/>
                <w:lang w:val="nl-BE" w:eastAsia="nl-BE"/>
              </w:rPr>
              <w:t>4</w:t>
            </w:r>
          </w:p>
        </w:tc>
      </w:tr>
      <w:tr w:rsidR="00416F4B" w:rsidRPr="00416F4B" w14:paraId="3214F09E" w14:textId="77777777" w:rsidTr="00416F4B">
        <w:trPr>
          <w:trHeight w:val="20"/>
        </w:trPr>
        <w:tc>
          <w:tcPr>
            <w:tcW w:w="434" w:type="pct"/>
            <w:tcBorders>
              <w:top w:val="nil"/>
              <w:left w:val="single" w:sz="8" w:space="0" w:color="E6E6E6"/>
              <w:bottom w:val="single" w:sz="8" w:space="0" w:color="E6E6E6"/>
              <w:right w:val="single" w:sz="8" w:space="0" w:color="E6E6E6"/>
            </w:tcBorders>
            <w:vAlign w:val="center"/>
            <w:hideMark/>
          </w:tcPr>
          <w:p w14:paraId="0729EFB8" w14:textId="77777777" w:rsidR="00416F4B" w:rsidRPr="00416F4B" w:rsidRDefault="00416F4B" w:rsidP="00416F4B">
            <w:pPr>
              <w:spacing w:after="0"/>
              <w:jc w:val="left"/>
              <w:rPr>
                <w:rFonts w:ascii="Calibri" w:hAnsi="Calibri" w:cs="Calibri"/>
                <w:i/>
                <w:iCs/>
                <w:color w:val="000000"/>
                <w:szCs w:val="20"/>
                <w:lang w:val="nl-BE" w:eastAsia="nl-BE"/>
              </w:rPr>
            </w:pPr>
            <w:r w:rsidRPr="00416F4B">
              <w:rPr>
                <w:rFonts w:ascii="Calibri" w:hAnsi="Calibri" w:cs="Calibri"/>
                <w:i/>
                <w:iCs/>
                <w:color w:val="000000"/>
                <w:szCs w:val="20"/>
                <w:lang w:val="nl-BE" w:eastAsia="nl-BE"/>
              </w:rPr>
              <w:t>R7</w:t>
            </w:r>
          </w:p>
        </w:tc>
        <w:tc>
          <w:tcPr>
            <w:tcW w:w="2692" w:type="pct"/>
            <w:tcBorders>
              <w:top w:val="nil"/>
              <w:left w:val="nil"/>
              <w:bottom w:val="single" w:sz="8" w:space="0" w:color="E6E6E6"/>
              <w:right w:val="single" w:sz="8" w:space="0" w:color="E6E6E6"/>
            </w:tcBorders>
            <w:vAlign w:val="center"/>
            <w:hideMark/>
          </w:tcPr>
          <w:p w14:paraId="6EDE2D79" w14:textId="77777777" w:rsidR="00416F4B" w:rsidRPr="00416F4B" w:rsidRDefault="00416F4B" w:rsidP="00416F4B">
            <w:pPr>
              <w:spacing w:after="0"/>
              <w:jc w:val="left"/>
              <w:rPr>
                <w:rFonts w:ascii="Calibri" w:hAnsi="Calibri" w:cs="Calibri"/>
                <w:color w:val="000000"/>
                <w:szCs w:val="20"/>
                <w:lang w:val="nl-BE" w:eastAsia="nl-BE"/>
              </w:rPr>
            </w:pPr>
            <w:r w:rsidRPr="00416F4B">
              <w:rPr>
                <w:rFonts w:ascii="Calibri" w:hAnsi="Calibri" w:cs="Calibri"/>
                <w:color w:val="000000"/>
                <w:szCs w:val="20"/>
                <w:lang w:val="nl-BE" w:eastAsia="nl-BE"/>
              </w:rPr>
              <w:t>Test Campaign Capacity Shortfall</w:t>
            </w:r>
          </w:p>
        </w:tc>
        <w:tc>
          <w:tcPr>
            <w:tcW w:w="949" w:type="pct"/>
            <w:tcBorders>
              <w:top w:val="nil"/>
              <w:left w:val="nil"/>
              <w:bottom w:val="single" w:sz="8" w:space="0" w:color="E6E6E6"/>
              <w:right w:val="single" w:sz="8" w:space="0" w:color="E6E6E6"/>
            </w:tcBorders>
            <w:vAlign w:val="center"/>
            <w:hideMark/>
          </w:tcPr>
          <w:p w14:paraId="5C836DAC" w14:textId="77777777" w:rsidR="00416F4B" w:rsidRPr="00416F4B" w:rsidRDefault="00416F4B" w:rsidP="00416F4B">
            <w:pPr>
              <w:spacing w:after="0"/>
              <w:jc w:val="center"/>
              <w:rPr>
                <w:rFonts w:ascii="Calibri" w:hAnsi="Calibri" w:cs="Calibri"/>
                <w:i/>
                <w:iCs/>
                <w:color w:val="000000"/>
                <w:szCs w:val="20"/>
                <w:lang w:val="nl-BE" w:eastAsia="nl-BE"/>
              </w:rPr>
            </w:pPr>
            <w:r w:rsidRPr="00416F4B">
              <w:rPr>
                <w:rFonts w:ascii="Calibri" w:hAnsi="Calibri" w:cs="Calibri"/>
                <w:i/>
                <w:iCs/>
                <w:color w:val="000000"/>
                <w:szCs w:val="20"/>
                <w:lang w:val="nl-BE" w:eastAsia="nl-BE"/>
              </w:rPr>
              <w:t>5</w:t>
            </w:r>
          </w:p>
        </w:tc>
        <w:tc>
          <w:tcPr>
            <w:tcW w:w="925" w:type="pct"/>
            <w:tcBorders>
              <w:top w:val="nil"/>
              <w:left w:val="nil"/>
              <w:bottom w:val="single" w:sz="8" w:space="0" w:color="E6E6E6"/>
              <w:right w:val="single" w:sz="8" w:space="0" w:color="E6E6E6"/>
            </w:tcBorders>
            <w:vAlign w:val="center"/>
            <w:hideMark/>
          </w:tcPr>
          <w:p w14:paraId="39133CEC" w14:textId="77777777" w:rsidR="00416F4B" w:rsidRPr="00416F4B" w:rsidRDefault="00416F4B" w:rsidP="00416F4B">
            <w:pPr>
              <w:spacing w:after="0"/>
              <w:jc w:val="center"/>
              <w:rPr>
                <w:rFonts w:ascii="Calibri" w:hAnsi="Calibri" w:cs="Calibri"/>
                <w:i/>
                <w:iCs/>
                <w:color w:val="000000"/>
                <w:szCs w:val="20"/>
                <w:lang w:val="nl-BE" w:eastAsia="nl-BE"/>
              </w:rPr>
            </w:pPr>
            <w:r w:rsidRPr="00416F4B">
              <w:rPr>
                <w:rFonts w:ascii="Calibri" w:hAnsi="Calibri" w:cs="Calibri"/>
                <w:i/>
                <w:iCs/>
                <w:color w:val="000000"/>
                <w:szCs w:val="20"/>
                <w:lang w:val="nl-BE" w:eastAsia="nl-BE"/>
              </w:rPr>
              <w:t>3</w:t>
            </w:r>
          </w:p>
        </w:tc>
      </w:tr>
      <w:tr w:rsidR="00416F4B" w:rsidRPr="00416F4B" w14:paraId="5D4A18C3" w14:textId="77777777" w:rsidTr="00416F4B">
        <w:trPr>
          <w:trHeight w:val="20"/>
        </w:trPr>
        <w:tc>
          <w:tcPr>
            <w:tcW w:w="434" w:type="pct"/>
            <w:tcBorders>
              <w:top w:val="nil"/>
              <w:left w:val="single" w:sz="8" w:space="0" w:color="E6E6E6"/>
              <w:bottom w:val="single" w:sz="8" w:space="0" w:color="E6E6E6"/>
              <w:right w:val="single" w:sz="8" w:space="0" w:color="E6E6E6"/>
            </w:tcBorders>
            <w:shd w:val="clear" w:color="000000" w:fill="747474"/>
            <w:vAlign w:val="center"/>
            <w:hideMark/>
          </w:tcPr>
          <w:p w14:paraId="685FB0CB" w14:textId="7B3C849C" w:rsidR="00416F4B" w:rsidRPr="00416F4B" w:rsidRDefault="0003468C" w:rsidP="00416F4B">
            <w:pPr>
              <w:spacing w:after="0"/>
              <w:jc w:val="center"/>
              <w:rPr>
                <w:rFonts w:ascii="Calibri" w:hAnsi="Calibri" w:cs="Calibri"/>
                <w:b/>
                <w:bCs/>
                <w:color w:val="FFFFFF"/>
                <w:szCs w:val="20"/>
                <w:lang w:val="nl-BE" w:eastAsia="nl-BE"/>
              </w:rPr>
            </w:pPr>
            <w:r>
              <w:rPr>
                <w:rFonts w:ascii="Calibri" w:hAnsi="Calibri" w:cs="Calibri"/>
                <w:b/>
                <w:bCs/>
                <w:color w:val="FFFFFF"/>
                <w:szCs w:val="20"/>
                <w:lang w:val="nl-BE" w:eastAsia="nl-BE"/>
              </w:rPr>
              <w:t>B3</w:t>
            </w:r>
          </w:p>
        </w:tc>
        <w:tc>
          <w:tcPr>
            <w:tcW w:w="2692" w:type="pct"/>
            <w:tcBorders>
              <w:top w:val="nil"/>
              <w:left w:val="nil"/>
              <w:bottom w:val="single" w:sz="8" w:space="0" w:color="E6E6E6"/>
              <w:right w:val="nil"/>
            </w:tcBorders>
            <w:shd w:val="clear" w:color="000000" w:fill="D9D9D9"/>
            <w:vAlign w:val="center"/>
            <w:hideMark/>
          </w:tcPr>
          <w:p w14:paraId="3A0E3BF4" w14:textId="77777777" w:rsidR="00416F4B" w:rsidRPr="00416F4B" w:rsidRDefault="00416F4B" w:rsidP="00416F4B">
            <w:pPr>
              <w:spacing w:after="0"/>
              <w:jc w:val="left"/>
              <w:rPr>
                <w:rFonts w:ascii="Calibri" w:hAnsi="Calibri" w:cs="Calibri"/>
                <w:i/>
                <w:iCs/>
                <w:color w:val="000000"/>
                <w:szCs w:val="20"/>
                <w:lang w:val="en-US" w:eastAsia="nl-BE"/>
              </w:rPr>
            </w:pPr>
            <w:r w:rsidRPr="00416F4B">
              <w:rPr>
                <w:rFonts w:ascii="Calibri" w:hAnsi="Calibri" w:cs="Calibri"/>
                <w:b/>
                <w:bCs/>
                <w:i/>
                <w:iCs/>
                <w:color w:val="000000"/>
                <w:szCs w:val="20"/>
                <w:lang w:val="en-US" w:eastAsia="nl-BE"/>
              </w:rPr>
              <w:t xml:space="preserve">Manufacturing &amp; Supply Chain Risks </w:t>
            </w:r>
            <w:r w:rsidRPr="00416F4B">
              <w:rPr>
                <w:rFonts w:ascii="Calibri" w:hAnsi="Calibri" w:cs="Calibri"/>
                <w:i/>
                <w:iCs/>
                <w:color w:val="000000"/>
                <w:szCs w:val="20"/>
                <w:lang w:val="en-US" w:eastAsia="nl-BE"/>
              </w:rPr>
              <w:t>(4 Risks)</w:t>
            </w:r>
          </w:p>
        </w:tc>
        <w:tc>
          <w:tcPr>
            <w:tcW w:w="949" w:type="pct"/>
            <w:tcBorders>
              <w:top w:val="nil"/>
              <w:left w:val="nil"/>
              <w:bottom w:val="single" w:sz="8" w:space="0" w:color="E6E6E6"/>
              <w:right w:val="nil"/>
            </w:tcBorders>
            <w:shd w:val="clear" w:color="000000" w:fill="BCAA00"/>
            <w:vAlign w:val="center"/>
            <w:hideMark/>
          </w:tcPr>
          <w:p w14:paraId="4F1EE22C" w14:textId="77777777" w:rsidR="00416F4B" w:rsidRPr="00416F4B" w:rsidRDefault="00416F4B" w:rsidP="00416F4B">
            <w:pPr>
              <w:spacing w:after="0"/>
              <w:jc w:val="center"/>
              <w:rPr>
                <w:rFonts w:ascii="Calibri" w:hAnsi="Calibri" w:cs="Calibri"/>
                <w:b/>
                <w:bCs/>
                <w:color w:val="FFFFFF"/>
                <w:szCs w:val="20"/>
                <w:lang w:val="nl-BE" w:eastAsia="nl-BE"/>
              </w:rPr>
            </w:pPr>
            <w:r w:rsidRPr="00416F4B">
              <w:rPr>
                <w:rFonts w:ascii="Calibri" w:hAnsi="Calibri" w:cs="Calibri"/>
                <w:b/>
                <w:bCs/>
                <w:color w:val="FFFFFF"/>
                <w:szCs w:val="20"/>
                <w:lang w:val="nl-BE" w:eastAsia="nl-BE"/>
              </w:rPr>
              <w:t xml:space="preserve">Likelihood </w:t>
            </w:r>
            <w:r w:rsidRPr="00416F4B">
              <w:rPr>
                <w:rFonts w:ascii="Calibri" w:hAnsi="Calibri" w:cs="Calibri"/>
                <w:i/>
                <w:iCs/>
                <w:color w:val="FFFFFF"/>
                <w:szCs w:val="20"/>
                <w:lang w:val="nl-BE" w:eastAsia="nl-BE"/>
              </w:rPr>
              <w:t>(1-5)</w:t>
            </w:r>
          </w:p>
        </w:tc>
        <w:tc>
          <w:tcPr>
            <w:tcW w:w="925" w:type="pct"/>
            <w:tcBorders>
              <w:top w:val="nil"/>
              <w:left w:val="nil"/>
              <w:bottom w:val="single" w:sz="8" w:space="0" w:color="E6E6E6"/>
              <w:right w:val="nil"/>
            </w:tcBorders>
            <w:shd w:val="clear" w:color="000000" w:fill="BCAA00"/>
            <w:vAlign w:val="center"/>
            <w:hideMark/>
          </w:tcPr>
          <w:p w14:paraId="6ED7865A" w14:textId="77777777" w:rsidR="00416F4B" w:rsidRPr="00416F4B" w:rsidRDefault="00416F4B" w:rsidP="00416F4B">
            <w:pPr>
              <w:spacing w:after="0"/>
              <w:jc w:val="center"/>
              <w:rPr>
                <w:rFonts w:ascii="Calibri" w:hAnsi="Calibri" w:cs="Calibri"/>
                <w:b/>
                <w:bCs/>
                <w:color w:val="FFFFFF"/>
                <w:szCs w:val="20"/>
                <w:lang w:val="nl-BE" w:eastAsia="nl-BE"/>
              </w:rPr>
            </w:pPr>
            <w:r w:rsidRPr="00416F4B">
              <w:rPr>
                <w:rFonts w:ascii="Calibri" w:hAnsi="Calibri" w:cs="Calibri"/>
                <w:b/>
                <w:bCs/>
                <w:color w:val="FFFFFF"/>
                <w:szCs w:val="20"/>
                <w:lang w:val="nl-BE" w:eastAsia="nl-BE"/>
              </w:rPr>
              <w:t xml:space="preserve">Severity </w:t>
            </w:r>
            <w:r w:rsidRPr="00416F4B">
              <w:rPr>
                <w:rFonts w:ascii="Calibri" w:hAnsi="Calibri" w:cs="Calibri"/>
                <w:i/>
                <w:iCs/>
                <w:color w:val="FFFFFF"/>
                <w:szCs w:val="20"/>
                <w:lang w:val="nl-BE" w:eastAsia="nl-BE"/>
              </w:rPr>
              <w:t>(1-5)</w:t>
            </w:r>
          </w:p>
        </w:tc>
      </w:tr>
      <w:tr w:rsidR="00416F4B" w:rsidRPr="00416F4B" w14:paraId="56D02BF2" w14:textId="77777777" w:rsidTr="00416F4B">
        <w:trPr>
          <w:trHeight w:val="20"/>
        </w:trPr>
        <w:tc>
          <w:tcPr>
            <w:tcW w:w="434" w:type="pct"/>
            <w:tcBorders>
              <w:top w:val="nil"/>
              <w:left w:val="single" w:sz="8" w:space="0" w:color="E6E6E6"/>
              <w:bottom w:val="single" w:sz="8" w:space="0" w:color="E6E6E6"/>
              <w:right w:val="single" w:sz="8" w:space="0" w:color="E6E6E6"/>
            </w:tcBorders>
            <w:vAlign w:val="center"/>
            <w:hideMark/>
          </w:tcPr>
          <w:p w14:paraId="7EA4EA98" w14:textId="77777777" w:rsidR="00416F4B" w:rsidRPr="00416F4B" w:rsidRDefault="00416F4B" w:rsidP="00416F4B">
            <w:pPr>
              <w:spacing w:after="0"/>
              <w:jc w:val="left"/>
              <w:rPr>
                <w:rFonts w:ascii="Calibri" w:hAnsi="Calibri" w:cs="Calibri"/>
                <w:i/>
                <w:iCs/>
                <w:color w:val="000000"/>
                <w:szCs w:val="20"/>
                <w:lang w:val="nl-BE" w:eastAsia="nl-BE"/>
              </w:rPr>
            </w:pPr>
            <w:r w:rsidRPr="00416F4B">
              <w:rPr>
                <w:rFonts w:ascii="Calibri" w:hAnsi="Calibri" w:cs="Calibri"/>
                <w:i/>
                <w:iCs/>
                <w:color w:val="000000"/>
                <w:szCs w:val="20"/>
                <w:lang w:val="nl-BE" w:eastAsia="nl-BE"/>
              </w:rPr>
              <w:t>R8</w:t>
            </w:r>
          </w:p>
        </w:tc>
        <w:tc>
          <w:tcPr>
            <w:tcW w:w="2692" w:type="pct"/>
            <w:tcBorders>
              <w:top w:val="nil"/>
              <w:left w:val="nil"/>
              <w:bottom w:val="single" w:sz="8" w:space="0" w:color="E6E6E6"/>
              <w:right w:val="single" w:sz="8" w:space="0" w:color="E6E6E6"/>
            </w:tcBorders>
            <w:vAlign w:val="center"/>
            <w:hideMark/>
          </w:tcPr>
          <w:p w14:paraId="17C8CFCB" w14:textId="77777777" w:rsidR="00416F4B" w:rsidRPr="00416F4B" w:rsidRDefault="00416F4B" w:rsidP="00416F4B">
            <w:pPr>
              <w:spacing w:after="0"/>
              <w:jc w:val="left"/>
              <w:rPr>
                <w:rFonts w:ascii="Calibri" w:hAnsi="Calibri" w:cs="Calibri"/>
                <w:color w:val="000000"/>
                <w:szCs w:val="20"/>
                <w:lang w:val="nl-BE" w:eastAsia="nl-BE"/>
              </w:rPr>
            </w:pPr>
            <w:r w:rsidRPr="00416F4B">
              <w:rPr>
                <w:rFonts w:ascii="Calibri" w:hAnsi="Calibri" w:cs="Calibri"/>
                <w:color w:val="000000"/>
                <w:szCs w:val="20"/>
                <w:lang w:val="nl-BE" w:eastAsia="nl-BE"/>
              </w:rPr>
              <w:t>Critical Supplier Disruption</w:t>
            </w:r>
          </w:p>
        </w:tc>
        <w:tc>
          <w:tcPr>
            <w:tcW w:w="949" w:type="pct"/>
            <w:tcBorders>
              <w:top w:val="nil"/>
              <w:left w:val="nil"/>
              <w:bottom w:val="single" w:sz="8" w:space="0" w:color="E6E6E6"/>
              <w:right w:val="single" w:sz="8" w:space="0" w:color="E6E6E6"/>
            </w:tcBorders>
            <w:vAlign w:val="center"/>
            <w:hideMark/>
          </w:tcPr>
          <w:p w14:paraId="0DD85AEB" w14:textId="77777777" w:rsidR="00416F4B" w:rsidRPr="00416F4B" w:rsidRDefault="00416F4B" w:rsidP="00416F4B">
            <w:pPr>
              <w:spacing w:after="0"/>
              <w:jc w:val="center"/>
              <w:rPr>
                <w:rFonts w:ascii="Calibri" w:hAnsi="Calibri" w:cs="Calibri"/>
                <w:i/>
                <w:iCs/>
                <w:color w:val="000000"/>
                <w:szCs w:val="20"/>
                <w:lang w:val="nl-BE" w:eastAsia="nl-BE"/>
              </w:rPr>
            </w:pPr>
            <w:r w:rsidRPr="00416F4B">
              <w:rPr>
                <w:rFonts w:ascii="Calibri" w:hAnsi="Calibri" w:cs="Calibri"/>
                <w:i/>
                <w:iCs/>
                <w:color w:val="000000"/>
                <w:szCs w:val="20"/>
                <w:lang w:val="nl-BE" w:eastAsia="nl-BE"/>
              </w:rPr>
              <w:t>5</w:t>
            </w:r>
          </w:p>
        </w:tc>
        <w:tc>
          <w:tcPr>
            <w:tcW w:w="925" w:type="pct"/>
            <w:tcBorders>
              <w:top w:val="nil"/>
              <w:left w:val="nil"/>
              <w:bottom w:val="single" w:sz="8" w:space="0" w:color="E6E6E6"/>
              <w:right w:val="single" w:sz="8" w:space="0" w:color="E6E6E6"/>
            </w:tcBorders>
            <w:vAlign w:val="center"/>
            <w:hideMark/>
          </w:tcPr>
          <w:p w14:paraId="40249761" w14:textId="77777777" w:rsidR="00416F4B" w:rsidRPr="00416F4B" w:rsidRDefault="00416F4B" w:rsidP="00416F4B">
            <w:pPr>
              <w:spacing w:after="0"/>
              <w:jc w:val="center"/>
              <w:rPr>
                <w:rFonts w:ascii="Calibri" w:hAnsi="Calibri" w:cs="Calibri"/>
                <w:i/>
                <w:iCs/>
                <w:color w:val="000000"/>
                <w:szCs w:val="20"/>
                <w:lang w:val="nl-BE" w:eastAsia="nl-BE"/>
              </w:rPr>
            </w:pPr>
            <w:r w:rsidRPr="00416F4B">
              <w:rPr>
                <w:rFonts w:ascii="Calibri" w:hAnsi="Calibri" w:cs="Calibri"/>
                <w:i/>
                <w:iCs/>
                <w:color w:val="000000"/>
                <w:szCs w:val="20"/>
                <w:lang w:val="nl-BE" w:eastAsia="nl-BE"/>
              </w:rPr>
              <w:t>3</w:t>
            </w:r>
          </w:p>
        </w:tc>
      </w:tr>
      <w:tr w:rsidR="00416F4B" w:rsidRPr="00416F4B" w14:paraId="7EA8DE28" w14:textId="77777777" w:rsidTr="00416F4B">
        <w:trPr>
          <w:trHeight w:val="20"/>
        </w:trPr>
        <w:tc>
          <w:tcPr>
            <w:tcW w:w="434" w:type="pct"/>
            <w:tcBorders>
              <w:top w:val="nil"/>
              <w:left w:val="single" w:sz="8" w:space="0" w:color="E6E6E6"/>
              <w:bottom w:val="single" w:sz="8" w:space="0" w:color="E6E6E6"/>
              <w:right w:val="single" w:sz="8" w:space="0" w:color="E6E6E6"/>
            </w:tcBorders>
            <w:vAlign w:val="center"/>
            <w:hideMark/>
          </w:tcPr>
          <w:p w14:paraId="0B32B63D" w14:textId="77777777" w:rsidR="00416F4B" w:rsidRPr="00416F4B" w:rsidRDefault="00416F4B" w:rsidP="00416F4B">
            <w:pPr>
              <w:spacing w:after="0"/>
              <w:jc w:val="left"/>
              <w:rPr>
                <w:rFonts w:ascii="Calibri" w:hAnsi="Calibri" w:cs="Calibri"/>
                <w:i/>
                <w:iCs/>
                <w:color w:val="000000"/>
                <w:szCs w:val="20"/>
                <w:lang w:val="nl-BE" w:eastAsia="nl-BE"/>
              </w:rPr>
            </w:pPr>
            <w:r w:rsidRPr="00416F4B">
              <w:rPr>
                <w:rFonts w:ascii="Calibri" w:hAnsi="Calibri" w:cs="Calibri"/>
                <w:i/>
                <w:iCs/>
                <w:color w:val="000000"/>
                <w:szCs w:val="20"/>
                <w:lang w:val="nl-BE" w:eastAsia="nl-BE"/>
              </w:rPr>
              <w:t>R9</w:t>
            </w:r>
          </w:p>
        </w:tc>
        <w:tc>
          <w:tcPr>
            <w:tcW w:w="2692" w:type="pct"/>
            <w:tcBorders>
              <w:top w:val="nil"/>
              <w:left w:val="nil"/>
              <w:bottom w:val="single" w:sz="8" w:space="0" w:color="E6E6E6"/>
              <w:right w:val="single" w:sz="8" w:space="0" w:color="E6E6E6"/>
            </w:tcBorders>
            <w:vAlign w:val="center"/>
            <w:hideMark/>
          </w:tcPr>
          <w:p w14:paraId="3385F50A" w14:textId="77777777" w:rsidR="00416F4B" w:rsidRPr="00416F4B" w:rsidRDefault="00416F4B" w:rsidP="00416F4B">
            <w:pPr>
              <w:spacing w:after="0"/>
              <w:jc w:val="left"/>
              <w:rPr>
                <w:rFonts w:ascii="Calibri" w:hAnsi="Calibri" w:cs="Calibri"/>
                <w:color w:val="000000"/>
                <w:szCs w:val="20"/>
                <w:lang w:val="nl-BE" w:eastAsia="nl-BE"/>
              </w:rPr>
            </w:pPr>
            <w:r w:rsidRPr="00416F4B">
              <w:rPr>
                <w:rFonts w:ascii="Calibri" w:hAnsi="Calibri" w:cs="Calibri"/>
                <w:color w:val="000000"/>
                <w:szCs w:val="20"/>
                <w:lang w:val="nl-BE" w:eastAsia="nl-BE"/>
              </w:rPr>
              <w:t>Manufacturing Capacity Shortfall</w:t>
            </w:r>
          </w:p>
        </w:tc>
        <w:tc>
          <w:tcPr>
            <w:tcW w:w="949" w:type="pct"/>
            <w:tcBorders>
              <w:top w:val="nil"/>
              <w:left w:val="nil"/>
              <w:bottom w:val="single" w:sz="8" w:space="0" w:color="E6E6E6"/>
              <w:right w:val="single" w:sz="8" w:space="0" w:color="E6E6E6"/>
            </w:tcBorders>
            <w:vAlign w:val="center"/>
            <w:hideMark/>
          </w:tcPr>
          <w:p w14:paraId="351640EC" w14:textId="77777777" w:rsidR="00416F4B" w:rsidRPr="00416F4B" w:rsidRDefault="00416F4B" w:rsidP="00416F4B">
            <w:pPr>
              <w:spacing w:after="0"/>
              <w:jc w:val="center"/>
              <w:rPr>
                <w:rFonts w:ascii="Calibri" w:hAnsi="Calibri" w:cs="Calibri"/>
                <w:i/>
                <w:iCs/>
                <w:color w:val="000000"/>
                <w:szCs w:val="20"/>
                <w:lang w:val="nl-BE" w:eastAsia="nl-BE"/>
              </w:rPr>
            </w:pPr>
            <w:r w:rsidRPr="00416F4B">
              <w:rPr>
                <w:rFonts w:ascii="Calibri" w:hAnsi="Calibri" w:cs="Calibri"/>
                <w:i/>
                <w:iCs/>
                <w:color w:val="000000"/>
                <w:szCs w:val="20"/>
                <w:lang w:val="nl-BE" w:eastAsia="nl-BE"/>
              </w:rPr>
              <w:t>5</w:t>
            </w:r>
          </w:p>
        </w:tc>
        <w:tc>
          <w:tcPr>
            <w:tcW w:w="925" w:type="pct"/>
            <w:tcBorders>
              <w:top w:val="nil"/>
              <w:left w:val="nil"/>
              <w:bottom w:val="single" w:sz="8" w:space="0" w:color="E6E6E6"/>
              <w:right w:val="single" w:sz="8" w:space="0" w:color="E6E6E6"/>
            </w:tcBorders>
            <w:vAlign w:val="center"/>
            <w:hideMark/>
          </w:tcPr>
          <w:p w14:paraId="31C571BB" w14:textId="77777777" w:rsidR="00416F4B" w:rsidRPr="00416F4B" w:rsidRDefault="00416F4B" w:rsidP="00416F4B">
            <w:pPr>
              <w:spacing w:after="0"/>
              <w:jc w:val="center"/>
              <w:rPr>
                <w:rFonts w:ascii="Calibri" w:hAnsi="Calibri" w:cs="Calibri"/>
                <w:i/>
                <w:iCs/>
                <w:color w:val="000000"/>
                <w:szCs w:val="20"/>
                <w:lang w:val="nl-BE" w:eastAsia="nl-BE"/>
              </w:rPr>
            </w:pPr>
            <w:r w:rsidRPr="00416F4B">
              <w:rPr>
                <w:rFonts w:ascii="Calibri" w:hAnsi="Calibri" w:cs="Calibri"/>
                <w:i/>
                <w:iCs/>
                <w:color w:val="000000"/>
                <w:szCs w:val="20"/>
                <w:lang w:val="nl-BE" w:eastAsia="nl-BE"/>
              </w:rPr>
              <w:t>3</w:t>
            </w:r>
          </w:p>
        </w:tc>
      </w:tr>
      <w:tr w:rsidR="00416F4B" w:rsidRPr="00416F4B" w14:paraId="3F9BE9C2" w14:textId="77777777" w:rsidTr="00416F4B">
        <w:trPr>
          <w:trHeight w:val="20"/>
        </w:trPr>
        <w:tc>
          <w:tcPr>
            <w:tcW w:w="434" w:type="pct"/>
            <w:tcBorders>
              <w:top w:val="nil"/>
              <w:left w:val="single" w:sz="8" w:space="0" w:color="E6E6E6"/>
              <w:bottom w:val="single" w:sz="8" w:space="0" w:color="E6E6E6"/>
              <w:right w:val="single" w:sz="8" w:space="0" w:color="E6E6E6"/>
            </w:tcBorders>
            <w:vAlign w:val="center"/>
            <w:hideMark/>
          </w:tcPr>
          <w:p w14:paraId="2F5FB2D2" w14:textId="77777777" w:rsidR="00416F4B" w:rsidRPr="00416F4B" w:rsidRDefault="00416F4B" w:rsidP="00416F4B">
            <w:pPr>
              <w:spacing w:after="0"/>
              <w:jc w:val="left"/>
              <w:rPr>
                <w:rFonts w:ascii="Calibri" w:hAnsi="Calibri" w:cs="Calibri"/>
                <w:i/>
                <w:iCs/>
                <w:color w:val="000000"/>
                <w:szCs w:val="20"/>
                <w:lang w:val="nl-BE" w:eastAsia="nl-BE"/>
              </w:rPr>
            </w:pPr>
            <w:r w:rsidRPr="00416F4B">
              <w:rPr>
                <w:rFonts w:ascii="Calibri" w:hAnsi="Calibri" w:cs="Calibri"/>
                <w:i/>
                <w:iCs/>
                <w:color w:val="000000"/>
                <w:szCs w:val="20"/>
                <w:lang w:val="nl-BE" w:eastAsia="nl-BE"/>
              </w:rPr>
              <w:t>R10</w:t>
            </w:r>
          </w:p>
        </w:tc>
        <w:tc>
          <w:tcPr>
            <w:tcW w:w="2692" w:type="pct"/>
            <w:tcBorders>
              <w:top w:val="nil"/>
              <w:left w:val="nil"/>
              <w:bottom w:val="single" w:sz="8" w:space="0" w:color="E6E6E6"/>
              <w:right w:val="single" w:sz="8" w:space="0" w:color="E6E6E6"/>
            </w:tcBorders>
            <w:vAlign w:val="center"/>
            <w:hideMark/>
          </w:tcPr>
          <w:p w14:paraId="055BF9BC" w14:textId="77777777" w:rsidR="00416F4B" w:rsidRPr="00416F4B" w:rsidRDefault="00416F4B" w:rsidP="00416F4B">
            <w:pPr>
              <w:spacing w:after="0"/>
              <w:jc w:val="left"/>
              <w:rPr>
                <w:rFonts w:ascii="Calibri" w:hAnsi="Calibri" w:cs="Calibri"/>
                <w:color w:val="000000"/>
                <w:szCs w:val="20"/>
                <w:lang w:val="fr-BE" w:eastAsia="nl-BE"/>
              </w:rPr>
            </w:pPr>
            <w:r w:rsidRPr="00416F4B">
              <w:rPr>
                <w:rFonts w:ascii="Calibri" w:hAnsi="Calibri" w:cs="Calibri"/>
                <w:color w:val="000000"/>
                <w:szCs w:val="20"/>
                <w:lang w:val="fr-BE" w:eastAsia="nl-BE"/>
              </w:rPr>
              <w:t>Non-EU Component Dependency Shock</w:t>
            </w:r>
          </w:p>
        </w:tc>
        <w:tc>
          <w:tcPr>
            <w:tcW w:w="949" w:type="pct"/>
            <w:tcBorders>
              <w:top w:val="nil"/>
              <w:left w:val="nil"/>
              <w:bottom w:val="single" w:sz="8" w:space="0" w:color="E6E6E6"/>
              <w:right w:val="single" w:sz="8" w:space="0" w:color="E6E6E6"/>
            </w:tcBorders>
            <w:vAlign w:val="center"/>
            <w:hideMark/>
          </w:tcPr>
          <w:p w14:paraId="348853CD" w14:textId="77777777" w:rsidR="00416F4B" w:rsidRPr="00416F4B" w:rsidRDefault="00416F4B" w:rsidP="00416F4B">
            <w:pPr>
              <w:spacing w:after="0"/>
              <w:jc w:val="center"/>
              <w:rPr>
                <w:rFonts w:ascii="Calibri" w:hAnsi="Calibri" w:cs="Calibri"/>
                <w:i/>
                <w:iCs/>
                <w:color w:val="000000"/>
                <w:szCs w:val="20"/>
                <w:lang w:val="nl-BE" w:eastAsia="nl-BE"/>
              </w:rPr>
            </w:pPr>
            <w:r w:rsidRPr="00416F4B">
              <w:rPr>
                <w:rFonts w:ascii="Calibri" w:hAnsi="Calibri" w:cs="Calibri"/>
                <w:i/>
                <w:iCs/>
                <w:color w:val="000000"/>
                <w:szCs w:val="20"/>
                <w:lang w:val="nl-BE" w:eastAsia="nl-BE"/>
              </w:rPr>
              <w:t>5</w:t>
            </w:r>
          </w:p>
        </w:tc>
        <w:tc>
          <w:tcPr>
            <w:tcW w:w="925" w:type="pct"/>
            <w:tcBorders>
              <w:top w:val="nil"/>
              <w:left w:val="nil"/>
              <w:bottom w:val="single" w:sz="8" w:space="0" w:color="E6E6E6"/>
              <w:right w:val="single" w:sz="8" w:space="0" w:color="E6E6E6"/>
            </w:tcBorders>
            <w:vAlign w:val="center"/>
            <w:hideMark/>
          </w:tcPr>
          <w:p w14:paraId="6D03A348" w14:textId="77777777" w:rsidR="00416F4B" w:rsidRPr="00416F4B" w:rsidRDefault="00416F4B" w:rsidP="00416F4B">
            <w:pPr>
              <w:spacing w:after="0"/>
              <w:jc w:val="center"/>
              <w:rPr>
                <w:rFonts w:ascii="Calibri" w:hAnsi="Calibri" w:cs="Calibri"/>
                <w:i/>
                <w:iCs/>
                <w:color w:val="000000"/>
                <w:szCs w:val="20"/>
                <w:lang w:val="nl-BE" w:eastAsia="nl-BE"/>
              </w:rPr>
            </w:pPr>
            <w:r w:rsidRPr="00416F4B">
              <w:rPr>
                <w:rFonts w:ascii="Calibri" w:hAnsi="Calibri" w:cs="Calibri"/>
                <w:i/>
                <w:iCs/>
                <w:color w:val="000000"/>
                <w:szCs w:val="20"/>
                <w:lang w:val="nl-BE" w:eastAsia="nl-BE"/>
              </w:rPr>
              <w:t>4</w:t>
            </w:r>
          </w:p>
        </w:tc>
      </w:tr>
      <w:tr w:rsidR="00416F4B" w:rsidRPr="00416F4B" w14:paraId="047C73A7" w14:textId="77777777" w:rsidTr="00416F4B">
        <w:trPr>
          <w:trHeight w:val="20"/>
        </w:trPr>
        <w:tc>
          <w:tcPr>
            <w:tcW w:w="434" w:type="pct"/>
            <w:tcBorders>
              <w:top w:val="nil"/>
              <w:left w:val="single" w:sz="8" w:space="0" w:color="E6E6E6"/>
              <w:bottom w:val="single" w:sz="8" w:space="0" w:color="E6E6E6"/>
              <w:right w:val="single" w:sz="8" w:space="0" w:color="E6E6E6"/>
            </w:tcBorders>
            <w:vAlign w:val="center"/>
            <w:hideMark/>
          </w:tcPr>
          <w:p w14:paraId="5B6380D4" w14:textId="77777777" w:rsidR="00416F4B" w:rsidRPr="00416F4B" w:rsidRDefault="00416F4B" w:rsidP="00416F4B">
            <w:pPr>
              <w:spacing w:after="0"/>
              <w:jc w:val="left"/>
              <w:rPr>
                <w:rFonts w:ascii="Calibri" w:hAnsi="Calibri" w:cs="Calibri"/>
                <w:i/>
                <w:iCs/>
                <w:color w:val="000000"/>
                <w:szCs w:val="20"/>
                <w:lang w:val="nl-BE" w:eastAsia="nl-BE"/>
              </w:rPr>
            </w:pPr>
            <w:r w:rsidRPr="00416F4B">
              <w:rPr>
                <w:rFonts w:ascii="Calibri" w:hAnsi="Calibri" w:cs="Calibri"/>
                <w:i/>
                <w:iCs/>
                <w:color w:val="000000"/>
                <w:szCs w:val="20"/>
                <w:lang w:val="nl-BE" w:eastAsia="nl-BE"/>
              </w:rPr>
              <w:t>R11</w:t>
            </w:r>
          </w:p>
        </w:tc>
        <w:tc>
          <w:tcPr>
            <w:tcW w:w="2692" w:type="pct"/>
            <w:tcBorders>
              <w:top w:val="nil"/>
              <w:left w:val="nil"/>
              <w:bottom w:val="single" w:sz="8" w:space="0" w:color="E6E6E6"/>
              <w:right w:val="single" w:sz="8" w:space="0" w:color="E6E6E6"/>
            </w:tcBorders>
            <w:vAlign w:val="center"/>
            <w:hideMark/>
          </w:tcPr>
          <w:p w14:paraId="13523E8D" w14:textId="77777777" w:rsidR="00416F4B" w:rsidRPr="00416F4B" w:rsidRDefault="00416F4B" w:rsidP="00416F4B">
            <w:pPr>
              <w:spacing w:after="0"/>
              <w:jc w:val="left"/>
              <w:rPr>
                <w:rFonts w:ascii="Calibri" w:hAnsi="Calibri" w:cs="Calibri"/>
                <w:color w:val="000000"/>
                <w:szCs w:val="20"/>
                <w:lang w:val="nl-BE" w:eastAsia="nl-BE"/>
              </w:rPr>
            </w:pPr>
            <w:r w:rsidRPr="00416F4B">
              <w:rPr>
                <w:rFonts w:ascii="Calibri" w:hAnsi="Calibri" w:cs="Calibri"/>
                <w:color w:val="000000"/>
                <w:szCs w:val="20"/>
                <w:lang w:val="nl-BE" w:eastAsia="nl-BE"/>
              </w:rPr>
              <w:t>Industrial Scale-Up Failure</w:t>
            </w:r>
          </w:p>
        </w:tc>
        <w:tc>
          <w:tcPr>
            <w:tcW w:w="949" w:type="pct"/>
            <w:tcBorders>
              <w:top w:val="nil"/>
              <w:left w:val="nil"/>
              <w:bottom w:val="single" w:sz="8" w:space="0" w:color="E6E6E6"/>
              <w:right w:val="single" w:sz="8" w:space="0" w:color="E6E6E6"/>
            </w:tcBorders>
            <w:vAlign w:val="center"/>
            <w:hideMark/>
          </w:tcPr>
          <w:p w14:paraId="55367286" w14:textId="77777777" w:rsidR="00416F4B" w:rsidRPr="00416F4B" w:rsidRDefault="00416F4B" w:rsidP="00416F4B">
            <w:pPr>
              <w:spacing w:after="0"/>
              <w:jc w:val="center"/>
              <w:rPr>
                <w:rFonts w:ascii="Calibri" w:hAnsi="Calibri" w:cs="Calibri"/>
                <w:i/>
                <w:iCs/>
                <w:color w:val="000000"/>
                <w:szCs w:val="20"/>
                <w:lang w:val="nl-BE" w:eastAsia="nl-BE"/>
              </w:rPr>
            </w:pPr>
            <w:r w:rsidRPr="00416F4B">
              <w:rPr>
                <w:rFonts w:ascii="Calibri" w:hAnsi="Calibri" w:cs="Calibri"/>
                <w:i/>
                <w:iCs/>
                <w:color w:val="000000"/>
                <w:szCs w:val="20"/>
                <w:lang w:val="nl-BE" w:eastAsia="nl-BE"/>
              </w:rPr>
              <w:t>5</w:t>
            </w:r>
          </w:p>
        </w:tc>
        <w:tc>
          <w:tcPr>
            <w:tcW w:w="925" w:type="pct"/>
            <w:tcBorders>
              <w:top w:val="nil"/>
              <w:left w:val="nil"/>
              <w:bottom w:val="single" w:sz="8" w:space="0" w:color="E6E6E6"/>
              <w:right w:val="single" w:sz="8" w:space="0" w:color="E6E6E6"/>
            </w:tcBorders>
            <w:vAlign w:val="center"/>
            <w:hideMark/>
          </w:tcPr>
          <w:p w14:paraId="24D46D93" w14:textId="77777777" w:rsidR="00416F4B" w:rsidRPr="00416F4B" w:rsidRDefault="00416F4B" w:rsidP="00416F4B">
            <w:pPr>
              <w:spacing w:after="0"/>
              <w:jc w:val="center"/>
              <w:rPr>
                <w:rFonts w:ascii="Calibri" w:hAnsi="Calibri" w:cs="Calibri"/>
                <w:i/>
                <w:iCs/>
                <w:color w:val="000000"/>
                <w:szCs w:val="20"/>
                <w:lang w:val="nl-BE" w:eastAsia="nl-BE"/>
              </w:rPr>
            </w:pPr>
            <w:r w:rsidRPr="00416F4B">
              <w:rPr>
                <w:rFonts w:ascii="Calibri" w:hAnsi="Calibri" w:cs="Calibri"/>
                <w:i/>
                <w:iCs/>
                <w:color w:val="000000"/>
                <w:szCs w:val="20"/>
                <w:lang w:val="nl-BE" w:eastAsia="nl-BE"/>
              </w:rPr>
              <w:t>4</w:t>
            </w:r>
          </w:p>
        </w:tc>
      </w:tr>
      <w:tr w:rsidR="00416F4B" w:rsidRPr="00416F4B" w14:paraId="5F5BA8A2" w14:textId="77777777" w:rsidTr="00416F4B">
        <w:trPr>
          <w:trHeight w:val="20"/>
        </w:trPr>
        <w:tc>
          <w:tcPr>
            <w:tcW w:w="434" w:type="pct"/>
            <w:tcBorders>
              <w:top w:val="nil"/>
              <w:left w:val="single" w:sz="8" w:space="0" w:color="E6E6E6"/>
              <w:bottom w:val="single" w:sz="8" w:space="0" w:color="E6E6E6"/>
              <w:right w:val="single" w:sz="8" w:space="0" w:color="E6E6E6"/>
            </w:tcBorders>
            <w:shd w:val="clear" w:color="000000" w:fill="782170"/>
            <w:vAlign w:val="center"/>
            <w:hideMark/>
          </w:tcPr>
          <w:p w14:paraId="356D7994" w14:textId="494C6ABE" w:rsidR="00416F4B" w:rsidRPr="00416F4B" w:rsidRDefault="0003468C" w:rsidP="00416F4B">
            <w:pPr>
              <w:spacing w:after="0"/>
              <w:jc w:val="center"/>
              <w:rPr>
                <w:rFonts w:ascii="Calibri" w:hAnsi="Calibri" w:cs="Calibri"/>
                <w:b/>
                <w:bCs/>
                <w:color w:val="FFFFFF"/>
                <w:szCs w:val="20"/>
                <w:lang w:val="nl-BE" w:eastAsia="nl-BE"/>
              </w:rPr>
            </w:pPr>
            <w:r>
              <w:rPr>
                <w:rFonts w:ascii="Calibri" w:hAnsi="Calibri" w:cs="Calibri"/>
                <w:b/>
                <w:bCs/>
                <w:color w:val="FFFFFF"/>
                <w:szCs w:val="20"/>
                <w:lang w:val="nl-BE" w:eastAsia="nl-BE"/>
              </w:rPr>
              <w:t>B4</w:t>
            </w:r>
          </w:p>
        </w:tc>
        <w:tc>
          <w:tcPr>
            <w:tcW w:w="2692" w:type="pct"/>
            <w:tcBorders>
              <w:top w:val="nil"/>
              <w:left w:val="nil"/>
              <w:bottom w:val="single" w:sz="8" w:space="0" w:color="E6E6E6"/>
              <w:right w:val="nil"/>
            </w:tcBorders>
            <w:shd w:val="clear" w:color="000000" w:fill="F2CEEF"/>
            <w:vAlign w:val="center"/>
            <w:hideMark/>
          </w:tcPr>
          <w:p w14:paraId="43DDE72D" w14:textId="77777777" w:rsidR="00416F4B" w:rsidRPr="00416F4B" w:rsidRDefault="00416F4B" w:rsidP="00416F4B">
            <w:pPr>
              <w:spacing w:after="0"/>
              <w:jc w:val="left"/>
              <w:rPr>
                <w:rFonts w:ascii="Calibri" w:hAnsi="Calibri" w:cs="Calibri"/>
                <w:i/>
                <w:iCs/>
                <w:color w:val="000000"/>
                <w:szCs w:val="20"/>
                <w:lang w:val="nl-BE" w:eastAsia="nl-BE"/>
              </w:rPr>
            </w:pPr>
            <w:r w:rsidRPr="00416F4B">
              <w:rPr>
                <w:rFonts w:ascii="Calibri" w:hAnsi="Calibri" w:cs="Calibri"/>
                <w:b/>
                <w:bCs/>
                <w:i/>
                <w:iCs/>
                <w:color w:val="000000"/>
                <w:szCs w:val="20"/>
                <w:lang w:val="nl-BE" w:eastAsia="nl-BE"/>
              </w:rPr>
              <w:t xml:space="preserve">Transportation &amp; Logistics Risks </w:t>
            </w:r>
            <w:r w:rsidRPr="00416F4B">
              <w:rPr>
                <w:rFonts w:ascii="Calibri" w:hAnsi="Calibri" w:cs="Calibri"/>
                <w:i/>
                <w:iCs/>
                <w:color w:val="000000"/>
                <w:szCs w:val="20"/>
                <w:lang w:val="nl-BE" w:eastAsia="nl-BE"/>
              </w:rPr>
              <w:t>(3 Risks)</w:t>
            </w:r>
          </w:p>
        </w:tc>
        <w:tc>
          <w:tcPr>
            <w:tcW w:w="949" w:type="pct"/>
            <w:tcBorders>
              <w:top w:val="nil"/>
              <w:left w:val="nil"/>
              <w:bottom w:val="single" w:sz="8" w:space="0" w:color="E6E6E6"/>
              <w:right w:val="nil"/>
            </w:tcBorders>
            <w:shd w:val="clear" w:color="000000" w:fill="BCAA00"/>
            <w:vAlign w:val="center"/>
            <w:hideMark/>
          </w:tcPr>
          <w:p w14:paraId="32FA7CF8" w14:textId="77777777" w:rsidR="00416F4B" w:rsidRPr="00416F4B" w:rsidRDefault="00416F4B" w:rsidP="00416F4B">
            <w:pPr>
              <w:spacing w:after="0"/>
              <w:jc w:val="center"/>
              <w:rPr>
                <w:rFonts w:ascii="Calibri" w:hAnsi="Calibri" w:cs="Calibri"/>
                <w:b/>
                <w:bCs/>
                <w:color w:val="FFFFFF"/>
                <w:szCs w:val="20"/>
                <w:lang w:val="nl-BE" w:eastAsia="nl-BE"/>
              </w:rPr>
            </w:pPr>
            <w:r w:rsidRPr="00416F4B">
              <w:rPr>
                <w:rFonts w:ascii="Calibri" w:hAnsi="Calibri" w:cs="Calibri"/>
                <w:b/>
                <w:bCs/>
                <w:color w:val="FFFFFF"/>
                <w:szCs w:val="20"/>
                <w:lang w:val="nl-BE" w:eastAsia="nl-BE"/>
              </w:rPr>
              <w:t xml:space="preserve">Likelihood </w:t>
            </w:r>
            <w:r w:rsidRPr="00416F4B">
              <w:rPr>
                <w:rFonts w:ascii="Calibri" w:hAnsi="Calibri" w:cs="Calibri"/>
                <w:i/>
                <w:iCs/>
                <w:color w:val="FFFFFF"/>
                <w:szCs w:val="20"/>
                <w:lang w:val="nl-BE" w:eastAsia="nl-BE"/>
              </w:rPr>
              <w:t>(1-5)</w:t>
            </w:r>
          </w:p>
        </w:tc>
        <w:tc>
          <w:tcPr>
            <w:tcW w:w="925" w:type="pct"/>
            <w:tcBorders>
              <w:top w:val="nil"/>
              <w:left w:val="nil"/>
              <w:bottom w:val="single" w:sz="8" w:space="0" w:color="E6E6E6"/>
              <w:right w:val="nil"/>
            </w:tcBorders>
            <w:shd w:val="clear" w:color="000000" w:fill="BCAA00"/>
            <w:vAlign w:val="center"/>
            <w:hideMark/>
          </w:tcPr>
          <w:p w14:paraId="4E9904D8" w14:textId="77777777" w:rsidR="00416F4B" w:rsidRPr="00416F4B" w:rsidRDefault="00416F4B" w:rsidP="00416F4B">
            <w:pPr>
              <w:spacing w:after="0"/>
              <w:jc w:val="center"/>
              <w:rPr>
                <w:rFonts w:ascii="Calibri" w:hAnsi="Calibri" w:cs="Calibri"/>
                <w:b/>
                <w:bCs/>
                <w:color w:val="FFFFFF"/>
                <w:szCs w:val="20"/>
                <w:lang w:val="nl-BE" w:eastAsia="nl-BE"/>
              </w:rPr>
            </w:pPr>
            <w:r w:rsidRPr="00416F4B">
              <w:rPr>
                <w:rFonts w:ascii="Calibri" w:hAnsi="Calibri" w:cs="Calibri"/>
                <w:b/>
                <w:bCs/>
                <w:color w:val="FFFFFF"/>
                <w:szCs w:val="20"/>
                <w:lang w:val="nl-BE" w:eastAsia="nl-BE"/>
              </w:rPr>
              <w:t xml:space="preserve">Severity </w:t>
            </w:r>
            <w:r w:rsidRPr="00416F4B">
              <w:rPr>
                <w:rFonts w:ascii="Calibri" w:hAnsi="Calibri" w:cs="Calibri"/>
                <w:i/>
                <w:iCs/>
                <w:color w:val="FFFFFF"/>
                <w:szCs w:val="20"/>
                <w:lang w:val="nl-BE" w:eastAsia="nl-BE"/>
              </w:rPr>
              <w:t>(1-5)</w:t>
            </w:r>
          </w:p>
        </w:tc>
      </w:tr>
      <w:tr w:rsidR="00416F4B" w:rsidRPr="00416F4B" w14:paraId="48E3AFBA" w14:textId="77777777" w:rsidTr="00416F4B">
        <w:trPr>
          <w:trHeight w:val="20"/>
        </w:trPr>
        <w:tc>
          <w:tcPr>
            <w:tcW w:w="434" w:type="pct"/>
            <w:tcBorders>
              <w:top w:val="nil"/>
              <w:left w:val="single" w:sz="8" w:space="0" w:color="E6E6E6"/>
              <w:bottom w:val="single" w:sz="8" w:space="0" w:color="E6E6E6"/>
              <w:right w:val="single" w:sz="8" w:space="0" w:color="E6E6E6"/>
            </w:tcBorders>
            <w:vAlign w:val="center"/>
            <w:hideMark/>
          </w:tcPr>
          <w:p w14:paraId="5A614AB5" w14:textId="77777777" w:rsidR="00416F4B" w:rsidRPr="00416F4B" w:rsidRDefault="00416F4B" w:rsidP="00416F4B">
            <w:pPr>
              <w:spacing w:after="0"/>
              <w:jc w:val="left"/>
              <w:rPr>
                <w:rFonts w:ascii="Calibri" w:hAnsi="Calibri" w:cs="Calibri"/>
                <w:i/>
                <w:iCs/>
                <w:color w:val="000000"/>
                <w:szCs w:val="20"/>
                <w:lang w:val="nl-BE" w:eastAsia="nl-BE"/>
              </w:rPr>
            </w:pPr>
            <w:r w:rsidRPr="00416F4B">
              <w:rPr>
                <w:rFonts w:ascii="Calibri" w:hAnsi="Calibri" w:cs="Calibri"/>
                <w:i/>
                <w:iCs/>
                <w:color w:val="000000"/>
                <w:szCs w:val="20"/>
                <w:lang w:val="nl-BE" w:eastAsia="nl-BE"/>
              </w:rPr>
              <w:t>R12</w:t>
            </w:r>
          </w:p>
        </w:tc>
        <w:tc>
          <w:tcPr>
            <w:tcW w:w="2692" w:type="pct"/>
            <w:tcBorders>
              <w:top w:val="nil"/>
              <w:left w:val="nil"/>
              <w:bottom w:val="single" w:sz="8" w:space="0" w:color="E6E6E6"/>
              <w:right w:val="single" w:sz="8" w:space="0" w:color="E6E6E6"/>
            </w:tcBorders>
            <w:vAlign w:val="center"/>
            <w:hideMark/>
          </w:tcPr>
          <w:p w14:paraId="617BE542" w14:textId="77777777" w:rsidR="00416F4B" w:rsidRPr="00416F4B" w:rsidRDefault="00416F4B" w:rsidP="00416F4B">
            <w:pPr>
              <w:spacing w:after="0"/>
              <w:jc w:val="left"/>
              <w:rPr>
                <w:rFonts w:ascii="Calibri" w:hAnsi="Calibri" w:cs="Calibri"/>
                <w:color w:val="000000"/>
                <w:szCs w:val="20"/>
                <w:lang w:val="nl-BE" w:eastAsia="nl-BE"/>
              </w:rPr>
            </w:pPr>
            <w:r w:rsidRPr="00416F4B">
              <w:rPr>
                <w:rFonts w:ascii="Calibri" w:hAnsi="Calibri" w:cs="Calibri"/>
                <w:color w:val="000000"/>
                <w:szCs w:val="20"/>
                <w:lang w:val="nl-BE" w:eastAsia="nl-BE"/>
              </w:rPr>
              <w:t>Strategic Maritime Logistics Disruption</w:t>
            </w:r>
          </w:p>
        </w:tc>
        <w:tc>
          <w:tcPr>
            <w:tcW w:w="949" w:type="pct"/>
            <w:tcBorders>
              <w:top w:val="nil"/>
              <w:left w:val="nil"/>
              <w:bottom w:val="single" w:sz="8" w:space="0" w:color="E6E6E6"/>
              <w:right w:val="single" w:sz="8" w:space="0" w:color="E6E6E6"/>
            </w:tcBorders>
            <w:vAlign w:val="center"/>
            <w:hideMark/>
          </w:tcPr>
          <w:p w14:paraId="6916F735" w14:textId="77777777" w:rsidR="00416F4B" w:rsidRPr="00416F4B" w:rsidRDefault="00416F4B" w:rsidP="00416F4B">
            <w:pPr>
              <w:spacing w:after="0"/>
              <w:jc w:val="center"/>
              <w:rPr>
                <w:rFonts w:ascii="Calibri" w:hAnsi="Calibri" w:cs="Calibri"/>
                <w:i/>
                <w:iCs/>
                <w:color w:val="000000"/>
                <w:szCs w:val="20"/>
                <w:lang w:val="nl-BE" w:eastAsia="nl-BE"/>
              </w:rPr>
            </w:pPr>
            <w:r w:rsidRPr="00416F4B">
              <w:rPr>
                <w:rFonts w:ascii="Calibri" w:hAnsi="Calibri" w:cs="Calibri"/>
                <w:i/>
                <w:iCs/>
                <w:color w:val="000000"/>
                <w:szCs w:val="20"/>
                <w:lang w:val="nl-BE" w:eastAsia="nl-BE"/>
              </w:rPr>
              <w:t>4</w:t>
            </w:r>
          </w:p>
        </w:tc>
        <w:tc>
          <w:tcPr>
            <w:tcW w:w="925" w:type="pct"/>
            <w:tcBorders>
              <w:top w:val="nil"/>
              <w:left w:val="nil"/>
              <w:bottom w:val="single" w:sz="8" w:space="0" w:color="E6E6E6"/>
              <w:right w:val="single" w:sz="8" w:space="0" w:color="E6E6E6"/>
            </w:tcBorders>
            <w:vAlign w:val="center"/>
            <w:hideMark/>
          </w:tcPr>
          <w:p w14:paraId="31168B1D" w14:textId="77777777" w:rsidR="00416F4B" w:rsidRPr="00416F4B" w:rsidRDefault="00416F4B" w:rsidP="00416F4B">
            <w:pPr>
              <w:spacing w:after="0"/>
              <w:jc w:val="center"/>
              <w:rPr>
                <w:rFonts w:ascii="Calibri" w:hAnsi="Calibri" w:cs="Calibri"/>
                <w:i/>
                <w:iCs/>
                <w:color w:val="000000"/>
                <w:szCs w:val="20"/>
                <w:lang w:val="nl-BE" w:eastAsia="nl-BE"/>
              </w:rPr>
            </w:pPr>
            <w:r w:rsidRPr="00416F4B">
              <w:rPr>
                <w:rFonts w:ascii="Calibri" w:hAnsi="Calibri" w:cs="Calibri"/>
                <w:i/>
                <w:iCs/>
                <w:color w:val="000000"/>
                <w:szCs w:val="20"/>
                <w:lang w:val="nl-BE" w:eastAsia="nl-BE"/>
              </w:rPr>
              <w:t>4</w:t>
            </w:r>
          </w:p>
        </w:tc>
      </w:tr>
      <w:tr w:rsidR="00416F4B" w:rsidRPr="00416F4B" w14:paraId="44DFEAF0" w14:textId="77777777" w:rsidTr="00416F4B">
        <w:trPr>
          <w:trHeight w:val="20"/>
        </w:trPr>
        <w:tc>
          <w:tcPr>
            <w:tcW w:w="434" w:type="pct"/>
            <w:tcBorders>
              <w:top w:val="nil"/>
              <w:left w:val="single" w:sz="8" w:space="0" w:color="E6E6E6"/>
              <w:bottom w:val="single" w:sz="8" w:space="0" w:color="E6E6E6"/>
              <w:right w:val="single" w:sz="8" w:space="0" w:color="E6E6E6"/>
            </w:tcBorders>
            <w:vAlign w:val="center"/>
            <w:hideMark/>
          </w:tcPr>
          <w:p w14:paraId="61D94464" w14:textId="77777777" w:rsidR="00416F4B" w:rsidRPr="00416F4B" w:rsidRDefault="00416F4B" w:rsidP="00416F4B">
            <w:pPr>
              <w:spacing w:after="0"/>
              <w:jc w:val="left"/>
              <w:rPr>
                <w:rFonts w:ascii="Calibri" w:hAnsi="Calibri" w:cs="Calibri"/>
                <w:i/>
                <w:iCs/>
                <w:color w:val="000000"/>
                <w:szCs w:val="20"/>
                <w:lang w:val="nl-BE" w:eastAsia="nl-BE"/>
              </w:rPr>
            </w:pPr>
            <w:r w:rsidRPr="00416F4B">
              <w:rPr>
                <w:rFonts w:ascii="Calibri" w:hAnsi="Calibri" w:cs="Calibri"/>
                <w:i/>
                <w:iCs/>
                <w:color w:val="000000"/>
                <w:szCs w:val="20"/>
                <w:lang w:val="nl-BE" w:eastAsia="nl-BE"/>
              </w:rPr>
              <w:t>R13</w:t>
            </w:r>
          </w:p>
        </w:tc>
        <w:tc>
          <w:tcPr>
            <w:tcW w:w="2692" w:type="pct"/>
            <w:tcBorders>
              <w:top w:val="nil"/>
              <w:left w:val="nil"/>
              <w:bottom w:val="single" w:sz="8" w:space="0" w:color="E6E6E6"/>
              <w:right w:val="single" w:sz="8" w:space="0" w:color="E6E6E6"/>
            </w:tcBorders>
            <w:vAlign w:val="center"/>
            <w:hideMark/>
          </w:tcPr>
          <w:p w14:paraId="672197A7" w14:textId="77777777" w:rsidR="00416F4B" w:rsidRPr="00416F4B" w:rsidRDefault="00416F4B" w:rsidP="00416F4B">
            <w:pPr>
              <w:spacing w:after="0"/>
              <w:jc w:val="left"/>
              <w:rPr>
                <w:rFonts w:ascii="Calibri" w:hAnsi="Calibri" w:cs="Calibri"/>
                <w:color w:val="000000"/>
                <w:szCs w:val="20"/>
                <w:lang w:val="nl-BE" w:eastAsia="nl-BE"/>
              </w:rPr>
            </w:pPr>
            <w:r w:rsidRPr="00416F4B">
              <w:rPr>
                <w:rFonts w:ascii="Calibri" w:hAnsi="Calibri" w:cs="Calibri"/>
                <w:color w:val="000000"/>
                <w:szCs w:val="20"/>
                <w:lang w:val="nl-BE" w:eastAsia="nl-BE"/>
              </w:rPr>
              <w:t>Port Infrastructure Failure</w:t>
            </w:r>
          </w:p>
        </w:tc>
        <w:tc>
          <w:tcPr>
            <w:tcW w:w="949" w:type="pct"/>
            <w:tcBorders>
              <w:top w:val="nil"/>
              <w:left w:val="nil"/>
              <w:bottom w:val="single" w:sz="8" w:space="0" w:color="E6E6E6"/>
              <w:right w:val="single" w:sz="8" w:space="0" w:color="E6E6E6"/>
            </w:tcBorders>
            <w:vAlign w:val="center"/>
            <w:hideMark/>
          </w:tcPr>
          <w:p w14:paraId="0EC3CE05" w14:textId="77777777" w:rsidR="00416F4B" w:rsidRPr="00416F4B" w:rsidRDefault="00416F4B" w:rsidP="00416F4B">
            <w:pPr>
              <w:spacing w:after="0"/>
              <w:jc w:val="center"/>
              <w:rPr>
                <w:rFonts w:ascii="Calibri" w:hAnsi="Calibri" w:cs="Calibri"/>
                <w:i/>
                <w:iCs/>
                <w:color w:val="000000"/>
                <w:szCs w:val="20"/>
                <w:lang w:val="nl-BE" w:eastAsia="nl-BE"/>
              </w:rPr>
            </w:pPr>
            <w:r w:rsidRPr="00416F4B">
              <w:rPr>
                <w:rFonts w:ascii="Calibri" w:hAnsi="Calibri" w:cs="Calibri"/>
                <w:i/>
                <w:iCs/>
                <w:color w:val="000000"/>
                <w:szCs w:val="20"/>
                <w:lang w:val="nl-BE" w:eastAsia="nl-BE"/>
              </w:rPr>
              <w:t>4</w:t>
            </w:r>
          </w:p>
        </w:tc>
        <w:tc>
          <w:tcPr>
            <w:tcW w:w="925" w:type="pct"/>
            <w:tcBorders>
              <w:top w:val="nil"/>
              <w:left w:val="nil"/>
              <w:bottom w:val="single" w:sz="8" w:space="0" w:color="E6E6E6"/>
              <w:right w:val="single" w:sz="8" w:space="0" w:color="E6E6E6"/>
            </w:tcBorders>
            <w:vAlign w:val="center"/>
            <w:hideMark/>
          </w:tcPr>
          <w:p w14:paraId="08C33BF5" w14:textId="77777777" w:rsidR="00416F4B" w:rsidRPr="00416F4B" w:rsidRDefault="00416F4B" w:rsidP="00416F4B">
            <w:pPr>
              <w:spacing w:after="0"/>
              <w:jc w:val="center"/>
              <w:rPr>
                <w:rFonts w:ascii="Calibri" w:hAnsi="Calibri" w:cs="Calibri"/>
                <w:i/>
                <w:iCs/>
                <w:color w:val="000000"/>
                <w:szCs w:val="20"/>
                <w:lang w:val="nl-BE" w:eastAsia="nl-BE"/>
              </w:rPr>
            </w:pPr>
            <w:r w:rsidRPr="00416F4B">
              <w:rPr>
                <w:rFonts w:ascii="Calibri" w:hAnsi="Calibri" w:cs="Calibri"/>
                <w:i/>
                <w:iCs/>
                <w:color w:val="000000"/>
                <w:szCs w:val="20"/>
                <w:lang w:val="nl-BE" w:eastAsia="nl-BE"/>
              </w:rPr>
              <w:t>4</w:t>
            </w:r>
          </w:p>
        </w:tc>
      </w:tr>
      <w:tr w:rsidR="00416F4B" w:rsidRPr="00416F4B" w14:paraId="75FB8513" w14:textId="77777777" w:rsidTr="00416F4B">
        <w:trPr>
          <w:trHeight w:val="20"/>
        </w:trPr>
        <w:tc>
          <w:tcPr>
            <w:tcW w:w="434" w:type="pct"/>
            <w:tcBorders>
              <w:top w:val="nil"/>
              <w:left w:val="single" w:sz="8" w:space="0" w:color="E6E6E6"/>
              <w:bottom w:val="single" w:sz="8" w:space="0" w:color="E6E6E6"/>
              <w:right w:val="single" w:sz="8" w:space="0" w:color="E6E6E6"/>
            </w:tcBorders>
            <w:vAlign w:val="center"/>
            <w:hideMark/>
          </w:tcPr>
          <w:p w14:paraId="5D44D739" w14:textId="77777777" w:rsidR="00416F4B" w:rsidRPr="00416F4B" w:rsidRDefault="00416F4B" w:rsidP="00416F4B">
            <w:pPr>
              <w:spacing w:after="0"/>
              <w:jc w:val="left"/>
              <w:rPr>
                <w:rFonts w:ascii="Calibri" w:hAnsi="Calibri" w:cs="Calibri"/>
                <w:i/>
                <w:iCs/>
                <w:color w:val="000000"/>
                <w:szCs w:val="20"/>
                <w:lang w:val="nl-BE" w:eastAsia="nl-BE"/>
              </w:rPr>
            </w:pPr>
            <w:r w:rsidRPr="00416F4B">
              <w:rPr>
                <w:rFonts w:ascii="Calibri" w:hAnsi="Calibri" w:cs="Calibri"/>
                <w:i/>
                <w:iCs/>
                <w:color w:val="000000"/>
                <w:szCs w:val="20"/>
                <w:lang w:val="nl-BE" w:eastAsia="nl-BE"/>
              </w:rPr>
              <w:t>R14</w:t>
            </w:r>
          </w:p>
        </w:tc>
        <w:tc>
          <w:tcPr>
            <w:tcW w:w="2692" w:type="pct"/>
            <w:tcBorders>
              <w:top w:val="nil"/>
              <w:left w:val="nil"/>
              <w:bottom w:val="single" w:sz="8" w:space="0" w:color="E6E6E6"/>
              <w:right w:val="single" w:sz="8" w:space="0" w:color="E6E6E6"/>
            </w:tcBorders>
            <w:vAlign w:val="center"/>
            <w:hideMark/>
          </w:tcPr>
          <w:p w14:paraId="35017DF9" w14:textId="77777777" w:rsidR="00416F4B" w:rsidRPr="00416F4B" w:rsidRDefault="00416F4B" w:rsidP="00416F4B">
            <w:pPr>
              <w:spacing w:after="0"/>
              <w:jc w:val="left"/>
              <w:rPr>
                <w:rFonts w:ascii="Calibri" w:hAnsi="Calibri" w:cs="Calibri"/>
                <w:color w:val="000000"/>
                <w:szCs w:val="20"/>
                <w:lang w:val="nl-BE" w:eastAsia="nl-BE"/>
              </w:rPr>
            </w:pPr>
            <w:r w:rsidRPr="00416F4B">
              <w:rPr>
                <w:rFonts w:ascii="Calibri" w:hAnsi="Calibri" w:cs="Calibri"/>
                <w:color w:val="000000"/>
                <w:szCs w:val="20"/>
                <w:lang w:val="nl-BE" w:eastAsia="nl-BE"/>
              </w:rPr>
              <w:t>Critical Hardware Transportation Delay</w:t>
            </w:r>
          </w:p>
        </w:tc>
        <w:tc>
          <w:tcPr>
            <w:tcW w:w="949" w:type="pct"/>
            <w:tcBorders>
              <w:top w:val="nil"/>
              <w:left w:val="nil"/>
              <w:bottom w:val="single" w:sz="8" w:space="0" w:color="E6E6E6"/>
              <w:right w:val="single" w:sz="8" w:space="0" w:color="E6E6E6"/>
            </w:tcBorders>
            <w:vAlign w:val="center"/>
            <w:hideMark/>
          </w:tcPr>
          <w:p w14:paraId="154A9240" w14:textId="77777777" w:rsidR="00416F4B" w:rsidRPr="00416F4B" w:rsidRDefault="00416F4B" w:rsidP="00416F4B">
            <w:pPr>
              <w:spacing w:after="0"/>
              <w:jc w:val="center"/>
              <w:rPr>
                <w:rFonts w:ascii="Calibri" w:hAnsi="Calibri" w:cs="Calibri"/>
                <w:i/>
                <w:iCs/>
                <w:color w:val="000000"/>
                <w:szCs w:val="20"/>
                <w:lang w:val="nl-BE" w:eastAsia="nl-BE"/>
              </w:rPr>
            </w:pPr>
            <w:r w:rsidRPr="00416F4B">
              <w:rPr>
                <w:rFonts w:ascii="Calibri" w:hAnsi="Calibri" w:cs="Calibri"/>
                <w:i/>
                <w:iCs/>
                <w:color w:val="000000"/>
                <w:szCs w:val="20"/>
                <w:lang w:val="nl-BE" w:eastAsia="nl-BE"/>
              </w:rPr>
              <w:t>5</w:t>
            </w:r>
          </w:p>
        </w:tc>
        <w:tc>
          <w:tcPr>
            <w:tcW w:w="925" w:type="pct"/>
            <w:tcBorders>
              <w:top w:val="nil"/>
              <w:left w:val="nil"/>
              <w:bottom w:val="single" w:sz="8" w:space="0" w:color="E6E6E6"/>
              <w:right w:val="single" w:sz="8" w:space="0" w:color="E6E6E6"/>
            </w:tcBorders>
            <w:vAlign w:val="center"/>
            <w:hideMark/>
          </w:tcPr>
          <w:p w14:paraId="68D95E17" w14:textId="77777777" w:rsidR="00416F4B" w:rsidRPr="00416F4B" w:rsidRDefault="00416F4B" w:rsidP="00416F4B">
            <w:pPr>
              <w:spacing w:after="0"/>
              <w:jc w:val="center"/>
              <w:rPr>
                <w:rFonts w:ascii="Calibri" w:hAnsi="Calibri" w:cs="Calibri"/>
                <w:i/>
                <w:iCs/>
                <w:color w:val="000000"/>
                <w:szCs w:val="20"/>
                <w:lang w:val="nl-BE" w:eastAsia="nl-BE"/>
              </w:rPr>
            </w:pPr>
            <w:r w:rsidRPr="00416F4B">
              <w:rPr>
                <w:rFonts w:ascii="Calibri" w:hAnsi="Calibri" w:cs="Calibri"/>
                <w:i/>
                <w:iCs/>
                <w:color w:val="000000"/>
                <w:szCs w:val="20"/>
                <w:lang w:val="nl-BE" w:eastAsia="nl-BE"/>
              </w:rPr>
              <w:t>3</w:t>
            </w:r>
          </w:p>
        </w:tc>
      </w:tr>
      <w:tr w:rsidR="00416F4B" w:rsidRPr="00416F4B" w14:paraId="5A3FE21F" w14:textId="77777777" w:rsidTr="00416F4B">
        <w:trPr>
          <w:trHeight w:val="20"/>
        </w:trPr>
        <w:tc>
          <w:tcPr>
            <w:tcW w:w="434" w:type="pct"/>
            <w:tcBorders>
              <w:top w:val="nil"/>
              <w:left w:val="single" w:sz="8" w:space="0" w:color="E6E6E6"/>
              <w:bottom w:val="single" w:sz="8" w:space="0" w:color="E6E6E6"/>
              <w:right w:val="single" w:sz="8" w:space="0" w:color="E6E6E6"/>
            </w:tcBorders>
            <w:shd w:val="clear" w:color="000000" w:fill="12501A"/>
            <w:vAlign w:val="center"/>
            <w:hideMark/>
          </w:tcPr>
          <w:p w14:paraId="4D2D193F" w14:textId="13A7DBAF" w:rsidR="00416F4B" w:rsidRPr="00416F4B" w:rsidRDefault="0003468C" w:rsidP="00416F4B">
            <w:pPr>
              <w:spacing w:after="0"/>
              <w:jc w:val="center"/>
              <w:rPr>
                <w:rFonts w:ascii="Calibri" w:hAnsi="Calibri" w:cs="Calibri"/>
                <w:b/>
                <w:bCs/>
                <w:color w:val="FFFFFF"/>
                <w:szCs w:val="20"/>
                <w:lang w:val="nl-BE" w:eastAsia="nl-BE"/>
              </w:rPr>
            </w:pPr>
            <w:r>
              <w:rPr>
                <w:rFonts w:ascii="Calibri" w:hAnsi="Calibri" w:cs="Calibri"/>
                <w:b/>
                <w:bCs/>
                <w:color w:val="FFFFFF"/>
                <w:szCs w:val="20"/>
                <w:lang w:val="nl-BE" w:eastAsia="nl-BE"/>
              </w:rPr>
              <w:t>B5</w:t>
            </w:r>
          </w:p>
        </w:tc>
        <w:tc>
          <w:tcPr>
            <w:tcW w:w="2692" w:type="pct"/>
            <w:tcBorders>
              <w:top w:val="nil"/>
              <w:left w:val="nil"/>
              <w:bottom w:val="single" w:sz="8" w:space="0" w:color="E6E6E6"/>
              <w:right w:val="nil"/>
            </w:tcBorders>
            <w:shd w:val="clear" w:color="000000" w:fill="B5E6A2"/>
            <w:vAlign w:val="center"/>
            <w:hideMark/>
          </w:tcPr>
          <w:p w14:paraId="562E5CBA" w14:textId="22E4AABB" w:rsidR="00416F4B" w:rsidRPr="00416F4B" w:rsidRDefault="00416F4B" w:rsidP="00416F4B">
            <w:pPr>
              <w:spacing w:after="0"/>
              <w:jc w:val="left"/>
              <w:rPr>
                <w:rFonts w:ascii="Calibri" w:hAnsi="Calibri" w:cs="Calibri"/>
                <w:i/>
                <w:iCs/>
                <w:color w:val="000000"/>
                <w:szCs w:val="20"/>
                <w:lang w:val="nl-BE" w:eastAsia="nl-BE"/>
              </w:rPr>
            </w:pPr>
            <w:r w:rsidRPr="00416F4B">
              <w:rPr>
                <w:rFonts w:ascii="Calibri" w:hAnsi="Calibri" w:cs="Calibri"/>
                <w:b/>
                <w:bCs/>
                <w:i/>
                <w:iCs/>
                <w:color w:val="000000"/>
                <w:szCs w:val="20"/>
                <w:lang w:val="nl-BE" w:eastAsia="nl-BE"/>
              </w:rPr>
              <w:t>Operations &amp; Governance Risks</w:t>
            </w:r>
            <w:r w:rsidR="00BB471B">
              <w:rPr>
                <w:rFonts w:ascii="Calibri" w:hAnsi="Calibri" w:cs="Calibri"/>
                <w:b/>
                <w:bCs/>
                <w:i/>
                <w:iCs/>
                <w:color w:val="000000"/>
                <w:szCs w:val="20"/>
                <w:lang w:val="nl-BE" w:eastAsia="nl-BE"/>
              </w:rPr>
              <w:t xml:space="preserve"> </w:t>
            </w:r>
            <w:r w:rsidRPr="00416F4B">
              <w:rPr>
                <w:rFonts w:ascii="Calibri" w:hAnsi="Calibri" w:cs="Calibri"/>
                <w:i/>
                <w:iCs/>
                <w:color w:val="000000"/>
                <w:szCs w:val="20"/>
                <w:lang w:val="nl-BE" w:eastAsia="nl-BE"/>
              </w:rPr>
              <w:t>(3 Risks)</w:t>
            </w:r>
          </w:p>
        </w:tc>
        <w:tc>
          <w:tcPr>
            <w:tcW w:w="949" w:type="pct"/>
            <w:tcBorders>
              <w:top w:val="nil"/>
              <w:left w:val="nil"/>
              <w:bottom w:val="single" w:sz="8" w:space="0" w:color="E6E6E6"/>
              <w:right w:val="nil"/>
            </w:tcBorders>
            <w:shd w:val="clear" w:color="000000" w:fill="BCAA00"/>
            <w:vAlign w:val="center"/>
            <w:hideMark/>
          </w:tcPr>
          <w:p w14:paraId="4BA8396A" w14:textId="77777777" w:rsidR="00416F4B" w:rsidRPr="00416F4B" w:rsidRDefault="00416F4B" w:rsidP="00416F4B">
            <w:pPr>
              <w:spacing w:after="0"/>
              <w:jc w:val="center"/>
              <w:rPr>
                <w:rFonts w:ascii="Calibri" w:hAnsi="Calibri" w:cs="Calibri"/>
                <w:b/>
                <w:bCs/>
                <w:color w:val="FFFFFF"/>
                <w:szCs w:val="20"/>
                <w:lang w:val="nl-BE" w:eastAsia="nl-BE"/>
              </w:rPr>
            </w:pPr>
            <w:r w:rsidRPr="00416F4B">
              <w:rPr>
                <w:rFonts w:ascii="Calibri" w:hAnsi="Calibri" w:cs="Calibri"/>
                <w:b/>
                <w:bCs/>
                <w:color w:val="FFFFFF"/>
                <w:szCs w:val="20"/>
                <w:lang w:val="nl-BE" w:eastAsia="nl-BE"/>
              </w:rPr>
              <w:t xml:space="preserve">Likelihood </w:t>
            </w:r>
            <w:r w:rsidRPr="00416F4B">
              <w:rPr>
                <w:rFonts w:ascii="Calibri" w:hAnsi="Calibri" w:cs="Calibri"/>
                <w:i/>
                <w:iCs/>
                <w:color w:val="FFFFFF"/>
                <w:szCs w:val="20"/>
                <w:lang w:val="nl-BE" w:eastAsia="nl-BE"/>
              </w:rPr>
              <w:t>(1-5)</w:t>
            </w:r>
          </w:p>
        </w:tc>
        <w:tc>
          <w:tcPr>
            <w:tcW w:w="925" w:type="pct"/>
            <w:tcBorders>
              <w:top w:val="nil"/>
              <w:left w:val="nil"/>
              <w:bottom w:val="single" w:sz="8" w:space="0" w:color="E6E6E6"/>
              <w:right w:val="nil"/>
            </w:tcBorders>
            <w:shd w:val="clear" w:color="000000" w:fill="BCAA00"/>
            <w:vAlign w:val="center"/>
            <w:hideMark/>
          </w:tcPr>
          <w:p w14:paraId="0FAF7C4A" w14:textId="77777777" w:rsidR="00416F4B" w:rsidRPr="00416F4B" w:rsidRDefault="00416F4B" w:rsidP="00416F4B">
            <w:pPr>
              <w:spacing w:after="0"/>
              <w:jc w:val="center"/>
              <w:rPr>
                <w:rFonts w:ascii="Calibri" w:hAnsi="Calibri" w:cs="Calibri"/>
                <w:b/>
                <w:bCs/>
                <w:color w:val="FFFFFF"/>
                <w:szCs w:val="20"/>
                <w:lang w:val="nl-BE" w:eastAsia="nl-BE"/>
              </w:rPr>
            </w:pPr>
            <w:r w:rsidRPr="00416F4B">
              <w:rPr>
                <w:rFonts w:ascii="Calibri" w:hAnsi="Calibri" w:cs="Calibri"/>
                <w:b/>
                <w:bCs/>
                <w:color w:val="FFFFFF"/>
                <w:szCs w:val="20"/>
                <w:lang w:val="nl-BE" w:eastAsia="nl-BE"/>
              </w:rPr>
              <w:t xml:space="preserve">Severity </w:t>
            </w:r>
            <w:r w:rsidRPr="00416F4B">
              <w:rPr>
                <w:rFonts w:ascii="Calibri" w:hAnsi="Calibri" w:cs="Calibri"/>
                <w:i/>
                <w:iCs/>
                <w:color w:val="FFFFFF"/>
                <w:szCs w:val="20"/>
                <w:lang w:val="nl-BE" w:eastAsia="nl-BE"/>
              </w:rPr>
              <w:t>(1-5)</w:t>
            </w:r>
          </w:p>
        </w:tc>
      </w:tr>
      <w:tr w:rsidR="00416F4B" w:rsidRPr="00416F4B" w14:paraId="4120007D" w14:textId="77777777" w:rsidTr="00416F4B">
        <w:trPr>
          <w:trHeight w:val="20"/>
        </w:trPr>
        <w:tc>
          <w:tcPr>
            <w:tcW w:w="434" w:type="pct"/>
            <w:tcBorders>
              <w:top w:val="nil"/>
              <w:left w:val="single" w:sz="8" w:space="0" w:color="E6E6E6"/>
              <w:bottom w:val="single" w:sz="8" w:space="0" w:color="E6E6E6"/>
              <w:right w:val="single" w:sz="8" w:space="0" w:color="E6E6E6"/>
            </w:tcBorders>
            <w:vAlign w:val="center"/>
            <w:hideMark/>
          </w:tcPr>
          <w:p w14:paraId="5FD2A4CA" w14:textId="77777777" w:rsidR="00416F4B" w:rsidRPr="00416F4B" w:rsidRDefault="00416F4B" w:rsidP="00416F4B">
            <w:pPr>
              <w:spacing w:after="0"/>
              <w:jc w:val="left"/>
              <w:rPr>
                <w:rFonts w:ascii="Calibri" w:hAnsi="Calibri" w:cs="Calibri"/>
                <w:i/>
                <w:iCs/>
                <w:color w:val="000000"/>
                <w:szCs w:val="20"/>
                <w:lang w:val="nl-BE" w:eastAsia="nl-BE"/>
              </w:rPr>
            </w:pPr>
            <w:r w:rsidRPr="00416F4B">
              <w:rPr>
                <w:rFonts w:ascii="Calibri" w:hAnsi="Calibri" w:cs="Calibri"/>
                <w:i/>
                <w:iCs/>
                <w:color w:val="000000"/>
                <w:szCs w:val="20"/>
                <w:lang w:val="nl-BE" w:eastAsia="nl-BE"/>
              </w:rPr>
              <w:t>R15</w:t>
            </w:r>
          </w:p>
        </w:tc>
        <w:tc>
          <w:tcPr>
            <w:tcW w:w="2692" w:type="pct"/>
            <w:tcBorders>
              <w:top w:val="nil"/>
              <w:left w:val="nil"/>
              <w:bottom w:val="single" w:sz="8" w:space="0" w:color="E6E6E6"/>
              <w:right w:val="single" w:sz="8" w:space="0" w:color="E6E6E6"/>
            </w:tcBorders>
            <w:vAlign w:val="center"/>
            <w:hideMark/>
          </w:tcPr>
          <w:p w14:paraId="2F08B7F2" w14:textId="77777777" w:rsidR="00416F4B" w:rsidRPr="00416F4B" w:rsidRDefault="00416F4B" w:rsidP="00416F4B">
            <w:pPr>
              <w:spacing w:after="0"/>
              <w:jc w:val="left"/>
              <w:rPr>
                <w:rFonts w:ascii="Calibri" w:hAnsi="Calibri" w:cs="Calibri"/>
                <w:color w:val="000000"/>
                <w:szCs w:val="20"/>
                <w:lang w:val="nl-BE" w:eastAsia="nl-BE"/>
              </w:rPr>
            </w:pPr>
            <w:r w:rsidRPr="00416F4B">
              <w:rPr>
                <w:rFonts w:ascii="Calibri" w:hAnsi="Calibri" w:cs="Calibri"/>
                <w:color w:val="000000"/>
                <w:szCs w:val="20"/>
                <w:lang w:val="nl-BE" w:eastAsia="nl-BE"/>
              </w:rPr>
              <w:t>Mission Operations Centre Failure</w:t>
            </w:r>
          </w:p>
        </w:tc>
        <w:tc>
          <w:tcPr>
            <w:tcW w:w="949" w:type="pct"/>
            <w:tcBorders>
              <w:top w:val="nil"/>
              <w:left w:val="nil"/>
              <w:bottom w:val="single" w:sz="8" w:space="0" w:color="E6E6E6"/>
              <w:right w:val="single" w:sz="8" w:space="0" w:color="E6E6E6"/>
            </w:tcBorders>
            <w:vAlign w:val="center"/>
            <w:hideMark/>
          </w:tcPr>
          <w:p w14:paraId="7C857B3A" w14:textId="77777777" w:rsidR="00416F4B" w:rsidRPr="00416F4B" w:rsidRDefault="00416F4B" w:rsidP="00416F4B">
            <w:pPr>
              <w:spacing w:after="0"/>
              <w:jc w:val="center"/>
              <w:rPr>
                <w:rFonts w:ascii="Calibri" w:hAnsi="Calibri" w:cs="Calibri"/>
                <w:i/>
                <w:iCs/>
                <w:color w:val="000000"/>
                <w:szCs w:val="20"/>
                <w:lang w:val="nl-BE" w:eastAsia="nl-BE"/>
              </w:rPr>
            </w:pPr>
            <w:r w:rsidRPr="00416F4B">
              <w:rPr>
                <w:rFonts w:ascii="Calibri" w:hAnsi="Calibri" w:cs="Calibri"/>
                <w:i/>
                <w:iCs/>
                <w:color w:val="000000"/>
                <w:szCs w:val="20"/>
                <w:lang w:val="nl-BE" w:eastAsia="nl-BE"/>
              </w:rPr>
              <w:t>4</w:t>
            </w:r>
          </w:p>
        </w:tc>
        <w:tc>
          <w:tcPr>
            <w:tcW w:w="925" w:type="pct"/>
            <w:tcBorders>
              <w:top w:val="nil"/>
              <w:left w:val="nil"/>
              <w:bottom w:val="single" w:sz="8" w:space="0" w:color="E6E6E6"/>
              <w:right w:val="single" w:sz="8" w:space="0" w:color="E6E6E6"/>
            </w:tcBorders>
            <w:vAlign w:val="center"/>
            <w:hideMark/>
          </w:tcPr>
          <w:p w14:paraId="27D568BE" w14:textId="77777777" w:rsidR="00416F4B" w:rsidRPr="00416F4B" w:rsidRDefault="00416F4B" w:rsidP="00416F4B">
            <w:pPr>
              <w:spacing w:after="0"/>
              <w:jc w:val="center"/>
              <w:rPr>
                <w:rFonts w:ascii="Calibri" w:hAnsi="Calibri" w:cs="Calibri"/>
                <w:i/>
                <w:iCs/>
                <w:color w:val="000000"/>
                <w:szCs w:val="20"/>
                <w:lang w:val="nl-BE" w:eastAsia="nl-BE"/>
              </w:rPr>
            </w:pPr>
            <w:r w:rsidRPr="00416F4B">
              <w:rPr>
                <w:rFonts w:ascii="Calibri" w:hAnsi="Calibri" w:cs="Calibri"/>
                <w:i/>
                <w:iCs/>
                <w:color w:val="000000"/>
                <w:szCs w:val="20"/>
                <w:lang w:val="nl-BE" w:eastAsia="nl-BE"/>
              </w:rPr>
              <w:t>5</w:t>
            </w:r>
          </w:p>
        </w:tc>
      </w:tr>
      <w:tr w:rsidR="00416F4B" w:rsidRPr="00416F4B" w14:paraId="0E69208A" w14:textId="77777777" w:rsidTr="00416F4B">
        <w:trPr>
          <w:trHeight w:val="20"/>
        </w:trPr>
        <w:tc>
          <w:tcPr>
            <w:tcW w:w="434" w:type="pct"/>
            <w:tcBorders>
              <w:top w:val="nil"/>
              <w:left w:val="single" w:sz="8" w:space="0" w:color="E6E6E6"/>
              <w:bottom w:val="single" w:sz="8" w:space="0" w:color="E6E6E6"/>
              <w:right w:val="single" w:sz="8" w:space="0" w:color="E6E6E6"/>
            </w:tcBorders>
            <w:vAlign w:val="center"/>
            <w:hideMark/>
          </w:tcPr>
          <w:p w14:paraId="03BF8F7C" w14:textId="77777777" w:rsidR="00416F4B" w:rsidRPr="00416F4B" w:rsidRDefault="00416F4B" w:rsidP="00416F4B">
            <w:pPr>
              <w:spacing w:after="0"/>
              <w:jc w:val="left"/>
              <w:rPr>
                <w:rFonts w:ascii="Calibri" w:hAnsi="Calibri" w:cs="Calibri"/>
                <w:i/>
                <w:iCs/>
                <w:color w:val="000000"/>
                <w:szCs w:val="20"/>
                <w:lang w:val="nl-BE" w:eastAsia="nl-BE"/>
              </w:rPr>
            </w:pPr>
            <w:r w:rsidRPr="00416F4B">
              <w:rPr>
                <w:rFonts w:ascii="Calibri" w:hAnsi="Calibri" w:cs="Calibri"/>
                <w:i/>
                <w:iCs/>
                <w:color w:val="000000"/>
                <w:szCs w:val="20"/>
                <w:lang w:val="nl-BE" w:eastAsia="nl-BE"/>
              </w:rPr>
              <w:t>R16</w:t>
            </w:r>
          </w:p>
        </w:tc>
        <w:tc>
          <w:tcPr>
            <w:tcW w:w="2692" w:type="pct"/>
            <w:tcBorders>
              <w:top w:val="nil"/>
              <w:left w:val="nil"/>
              <w:bottom w:val="single" w:sz="8" w:space="0" w:color="E6E6E6"/>
              <w:right w:val="single" w:sz="8" w:space="0" w:color="E6E6E6"/>
            </w:tcBorders>
            <w:vAlign w:val="center"/>
            <w:hideMark/>
          </w:tcPr>
          <w:p w14:paraId="66F033E1" w14:textId="77777777" w:rsidR="00416F4B" w:rsidRPr="00416F4B" w:rsidRDefault="00416F4B" w:rsidP="00416F4B">
            <w:pPr>
              <w:spacing w:after="0"/>
              <w:jc w:val="left"/>
              <w:rPr>
                <w:rFonts w:ascii="Calibri" w:hAnsi="Calibri" w:cs="Calibri"/>
                <w:color w:val="000000"/>
                <w:szCs w:val="20"/>
                <w:lang w:val="en-US" w:eastAsia="nl-BE"/>
              </w:rPr>
            </w:pPr>
            <w:r w:rsidRPr="00416F4B">
              <w:rPr>
                <w:rFonts w:ascii="Calibri" w:hAnsi="Calibri" w:cs="Calibri"/>
                <w:color w:val="000000"/>
                <w:szCs w:val="20"/>
                <w:lang w:val="en-US" w:eastAsia="nl-BE"/>
              </w:rPr>
              <w:t>Regulatory Fragmentation and Licensing Delays</w:t>
            </w:r>
          </w:p>
        </w:tc>
        <w:tc>
          <w:tcPr>
            <w:tcW w:w="949" w:type="pct"/>
            <w:tcBorders>
              <w:top w:val="nil"/>
              <w:left w:val="nil"/>
              <w:bottom w:val="single" w:sz="8" w:space="0" w:color="E6E6E6"/>
              <w:right w:val="single" w:sz="8" w:space="0" w:color="E6E6E6"/>
            </w:tcBorders>
            <w:vAlign w:val="center"/>
            <w:hideMark/>
          </w:tcPr>
          <w:p w14:paraId="2803228B" w14:textId="77777777" w:rsidR="00416F4B" w:rsidRPr="00416F4B" w:rsidRDefault="00416F4B" w:rsidP="00416F4B">
            <w:pPr>
              <w:spacing w:after="0"/>
              <w:jc w:val="center"/>
              <w:rPr>
                <w:rFonts w:ascii="Calibri" w:hAnsi="Calibri" w:cs="Calibri"/>
                <w:i/>
                <w:iCs/>
                <w:color w:val="000000"/>
                <w:szCs w:val="20"/>
                <w:lang w:val="nl-BE" w:eastAsia="nl-BE"/>
              </w:rPr>
            </w:pPr>
            <w:r w:rsidRPr="00416F4B">
              <w:rPr>
                <w:rFonts w:ascii="Calibri" w:hAnsi="Calibri" w:cs="Calibri"/>
                <w:i/>
                <w:iCs/>
                <w:color w:val="000000"/>
                <w:szCs w:val="20"/>
                <w:lang w:val="nl-BE" w:eastAsia="nl-BE"/>
              </w:rPr>
              <w:t>5</w:t>
            </w:r>
          </w:p>
        </w:tc>
        <w:tc>
          <w:tcPr>
            <w:tcW w:w="925" w:type="pct"/>
            <w:tcBorders>
              <w:top w:val="nil"/>
              <w:left w:val="nil"/>
              <w:bottom w:val="single" w:sz="8" w:space="0" w:color="E6E6E6"/>
              <w:right w:val="single" w:sz="8" w:space="0" w:color="E6E6E6"/>
            </w:tcBorders>
            <w:vAlign w:val="center"/>
            <w:hideMark/>
          </w:tcPr>
          <w:p w14:paraId="1B51063D" w14:textId="77777777" w:rsidR="00416F4B" w:rsidRPr="00416F4B" w:rsidRDefault="00416F4B" w:rsidP="00416F4B">
            <w:pPr>
              <w:spacing w:after="0"/>
              <w:jc w:val="center"/>
              <w:rPr>
                <w:rFonts w:ascii="Calibri" w:hAnsi="Calibri" w:cs="Calibri"/>
                <w:i/>
                <w:iCs/>
                <w:color w:val="000000"/>
                <w:szCs w:val="20"/>
                <w:lang w:val="nl-BE" w:eastAsia="nl-BE"/>
              </w:rPr>
            </w:pPr>
            <w:r w:rsidRPr="00416F4B">
              <w:rPr>
                <w:rFonts w:ascii="Calibri" w:hAnsi="Calibri" w:cs="Calibri"/>
                <w:i/>
                <w:iCs/>
                <w:color w:val="000000"/>
                <w:szCs w:val="20"/>
                <w:lang w:val="nl-BE" w:eastAsia="nl-BE"/>
              </w:rPr>
              <w:t>3</w:t>
            </w:r>
          </w:p>
        </w:tc>
      </w:tr>
      <w:tr w:rsidR="00416F4B" w:rsidRPr="00416F4B" w14:paraId="13EBB452" w14:textId="77777777" w:rsidTr="00416F4B">
        <w:trPr>
          <w:trHeight w:val="20"/>
        </w:trPr>
        <w:tc>
          <w:tcPr>
            <w:tcW w:w="434" w:type="pct"/>
            <w:tcBorders>
              <w:top w:val="nil"/>
              <w:left w:val="single" w:sz="8" w:space="0" w:color="E6E6E6"/>
              <w:bottom w:val="single" w:sz="8" w:space="0" w:color="E6E6E6"/>
              <w:right w:val="single" w:sz="8" w:space="0" w:color="E6E6E6"/>
            </w:tcBorders>
            <w:vAlign w:val="center"/>
            <w:hideMark/>
          </w:tcPr>
          <w:p w14:paraId="72120175" w14:textId="77777777" w:rsidR="00416F4B" w:rsidRPr="00416F4B" w:rsidRDefault="00416F4B" w:rsidP="00416F4B">
            <w:pPr>
              <w:spacing w:after="0"/>
              <w:jc w:val="left"/>
              <w:rPr>
                <w:rFonts w:ascii="Calibri" w:hAnsi="Calibri" w:cs="Calibri"/>
                <w:i/>
                <w:iCs/>
                <w:color w:val="000000"/>
                <w:szCs w:val="20"/>
                <w:lang w:val="nl-BE" w:eastAsia="nl-BE"/>
              </w:rPr>
            </w:pPr>
            <w:r w:rsidRPr="00416F4B">
              <w:rPr>
                <w:rFonts w:ascii="Calibri" w:hAnsi="Calibri" w:cs="Calibri"/>
                <w:i/>
                <w:iCs/>
                <w:color w:val="000000"/>
                <w:szCs w:val="20"/>
                <w:lang w:val="nl-BE" w:eastAsia="nl-BE"/>
              </w:rPr>
              <w:t>R17</w:t>
            </w:r>
          </w:p>
        </w:tc>
        <w:tc>
          <w:tcPr>
            <w:tcW w:w="2692" w:type="pct"/>
            <w:tcBorders>
              <w:top w:val="nil"/>
              <w:left w:val="nil"/>
              <w:bottom w:val="single" w:sz="8" w:space="0" w:color="E6E6E6"/>
              <w:right w:val="single" w:sz="8" w:space="0" w:color="E6E6E6"/>
            </w:tcBorders>
            <w:vAlign w:val="center"/>
            <w:hideMark/>
          </w:tcPr>
          <w:p w14:paraId="37CECF9A" w14:textId="77777777" w:rsidR="00416F4B" w:rsidRPr="00416F4B" w:rsidRDefault="00416F4B" w:rsidP="00416F4B">
            <w:pPr>
              <w:spacing w:after="0"/>
              <w:jc w:val="left"/>
              <w:rPr>
                <w:rFonts w:ascii="Calibri" w:hAnsi="Calibri" w:cs="Calibri"/>
                <w:color w:val="000000"/>
                <w:szCs w:val="20"/>
                <w:lang w:val="nl-BE" w:eastAsia="nl-BE"/>
              </w:rPr>
            </w:pPr>
            <w:r w:rsidRPr="00416F4B">
              <w:rPr>
                <w:rFonts w:ascii="Calibri" w:hAnsi="Calibri" w:cs="Calibri"/>
                <w:color w:val="000000"/>
                <w:szCs w:val="20"/>
                <w:lang w:val="nl-BE" w:eastAsia="nl-BE"/>
              </w:rPr>
              <w:t>Skilled Workforce Shortage</w:t>
            </w:r>
          </w:p>
        </w:tc>
        <w:tc>
          <w:tcPr>
            <w:tcW w:w="949" w:type="pct"/>
            <w:tcBorders>
              <w:top w:val="nil"/>
              <w:left w:val="nil"/>
              <w:bottom w:val="single" w:sz="8" w:space="0" w:color="E6E6E6"/>
              <w:right w:val="single" w:sz="8" w:space="0" w:color="E6E6E6"/>
            </w:tcBorders>
            <w:vAlign w:val="center"/>
            <w:hideMark/>
          </w:tcPr>
          <w:p w14:paraId="13FF2894" w14:textId="77777777" w:rsidR="00416F4B" w:rsidRPr="00416F4B" w:rsidRDefault="00416F4B" w:rsidP="00416F4B">
            <w:pPr>
              <w:spacing w:after="0"/>
              <w:jc w:val="center"/>
              <w:rPr>
                <w:rFonts w:ascii="Calibri" w:hAnsi="Calibri" w:cs="Calibri"/>
                <w:i/>
                <w:iCs/>
                <w:color w:val="000000"/>
                <w:szCs w:val="20"/>
                <w:lang w:val="nl-BE" w:eastAsia="nl-BE"/>
              </w:rPr>
            </w:pPr>
            <w:r w:rsidRPr="00416F4B">
              <w:rPr>
                <w:rFonts w:ascii="Calibri" w:hAnsi="Calibri" w:cs="Calibri"/>
                <w:i/>
                <w:iCs/>
                <w:color w:val="000000"/>
                <w:szCs w:val="20"/>
                <w:lang w:val="nl-BE" w:eastAsia="nl-BE"/>
              </w:rPr>
              <w:t>5</w:t>
            </w:r>
          </w:p>
        </w:tc>
        <w:tc>
          <w:tcPr>
            <w:tcW w:w="925" w:type="pct"/>
            <w:tcBorders>
              <w:top w:val="nil"/>
              <w:left w:val="nil"/>
              <w:bottom w:val="single" w:sz="8" w:space="0" w:color="E6E6E6"/>
              <w:right w:val="single" w:sz="8" w:space="0" w:color="E6E6E6"/>
            </w:tcBorders>
            <w:vAlign w:val="center"/>
            <w:hideMark/>
          </w:tcPr>
          <w:p w14:paraId="3EC4833E" w14:textId="77777777" w:rsidR="00416F4B" w:rsidRPr="00416F4B" w:rsidRDefault="00416F4B" w:rsidP="00416F4B">
            <w:pPr>
              <w:spacing w:after="0"/>
              <w:jc w:val="center"/>
              <w:rPr>
                <w:rFonts w:ascii="Calibri" w:hAnsi="Calibri" w:cs="Calibri"/>
                <w:i/>
                <w:iCs/>
                <w:color w:val="000000"/>
                <w:szCs w:val="20"/>
                <w:lang w:val="nl-BE" w:eastAsia="nl-BE"/>
              </w:rPr>
            </w:pPr>
            <w:r w:rsidRPr="00416F4B">
              <w:rPr>
                <w:rFonts w:ascii="Calibri" w:hAnsi="Calibri" w:cs="Calibri"/>
                <w:i/>
                <w:iCs/>
                <w:color w:val="000000"/>
                <w:szCs w:val="20"/>
                <w:lang w:val="nl-BE" w:eastAsia="nl-BE"/>
              </w:rPr>
              <w:t>3</w:t>
            </w:r>
          </w:p>
        </w:tc>
      </w:tr>
      <w:tr w:rsidR="00416F4B" w:rsidRPr="00416F4B" w14:paraId="4CDA24F9" w14:textId="77777777" w:rsidTr="00416F4B">
        <w:trPr>
          <w:trHeight w:val="20"/>
        </w:trPr>
        <w:tc>
          <w:tcPr>
            <w:tcW w:w="434" w:type="pct"/>
            <w:tcBorders>
              <w:top w:val="nil"/>
              <w:left w:val="single" w:sz="8" w:space="0" w:color="E6E6E6"/>
              <w:bottom w:val="single" w:sz="8" w:space="0" w:color="E6E6E6"/>
              <w:right w:val="single" w:sz="8" w:space="0" w:color="E6E6E6"/>
            </w:tcBorders>
            <w:shd w:val="clear" w:color="000000" w:fill="0C769E"/>
            <w:vAlign w:val="center"/>
            <w:hideMark/>
          </w:tcPr>
          <w:p w14:paraId="54717C9D" w14:textId="29A38831" w:rsidR="00416F4B" w:rsidRPr="00416F4B" w:rsidRDefault="0003468C" w:rsidP="00416F4B">
            <w:pPr>
              <w:spacing w:after="0"/>
              <w:jc w:val="center"/>
              <w:rPr>
                <w:rFonts w:ascii="Calibri" w:hAnsi="Calibri" w:cs="Calibri"/>
                <w:b/>
                <w:bCs/>
                <w:color w:val="FFFFFF"/>
                <w:szCs w:val="20"/>
                <w:lang w:val="nl-BE" w:eastAsia="nl-BE"/>
              </w:rPr>
            </w:pPr>
            <w:r>
              <w:rPr>
                <w:rFonts w:ascii="Calibri" w:hAnsi="Calibri" w:cs="Calibri"/>
                <w:b/>
                <w:bCs/>
                <w:color w:val="FFFFFF"/>
                <w:szCs w:val="20"/>
                <w:lang w:val="nl-BE" w:eastAsia="nl-BE"/>
              </w:rPr>
              <w:t>B6</w:t>
            </w:r>
          </w:p>
        </w:tc>
        <w:tc>
          <w:tcPr>
            <w:tcW w:w="2692" w:type="pct"/>
            <w:tcBorders>
              <w:top w:val="nil"/>
              <w:left w:val="nil"/>
              <w:bottom w:val="single" w:sz="8" w:space="0" w:color="E6E6E6"/>
              <w:right w:val="nil"/>
            </w:tcBorders>
            <w:shd w:val="clear" w:color="000000" w:fill="CAEDFB"/>
            <w:vAlign w:val="center"/>
            <w:hideMark/>
          </w:tcPr>
          <w:p w14:paraId="20C6702C" w14:textId="77777777" w:rsidR="00416F4B" w:rsidRPr="00416F4B" w:rsidRDefault="00416F4B" w:rsidP="00416F4B">
            <w:pPr>
              <w:spacing w:after="0"/>
              <w:jc w:val="left"/>
              <w:rPr>
                <w:rFonts w:ascii="Calibri" w:hAnsi="Calibri" w:cs="Calibri"/>
                <w:i/>
                <w:iCs/>
                <w:color w:val="000000"/>
                <w:szCs w:val="20"/>
                <w:lang w:val="en-US" w:eastAsia="nl-BE"/>
              </w:rPr>
            </w:pPr>
            <w:r w:rsidRPr="00416F4B">
              <w:rPr>
                <w:rFonts w:ascii="Calibri" w:hAnsi="Calibri" w:cs="Calibri"/>
                <w:b/>
                <w:bCs/>
                <w:i/>
                <w:iCs/>
                <w:color w:val="000000"/>
                <w:szCs w:val="20"/>
                <w:lang w:val="en-US" w:eastAsia="nl-BE"/>
              </w:rPr>
              <w:t xml:space="preserve">Strategic Autonomy &amp; Market Risks </w:t>
            </w:r>
            <w:r w:rsidRPr="00416F4B">
              <w:rPr>
                <w:rFonts w:ascii="Calibri" w:hAnsi="Calibri" w:cs="Calibri"/>
                <w:i/>
                <w:iCs/>
                <w:color w:val="000000"/>
                <w:szCs w:val="20"/>
                <w:lang w:val="en-US" w:eastAsia="nl-BE"/>
              </w:rPr>
              <w:t>(3 Risks)</w:t>
            </w:r>
          </w:p>
        </w:tc>
        <w:tc>
          <w:tcPr>
            <w:tcW w:w="949" w:type="pct"/>
            <w:tcBorders>
              <w:top w:val="nil"/>
              <w:left w:val="nil"/>
              <w:bottom w:val="single" w:sz="8" w:space="0" w:color="E6E6E6"/>
              <w:right w:val="nil"/>
            </w:tcBorders>
            <w:shd w:val="clear" w:color="000000" w:fill="BCAA00"/>
            <w:vAlign w:val="center"/>
            <w:hideMark/>
          </w:tcPr>
          <w:p w14:paraId="77CA195A" w14:textId="77777777" w:rsidR="00416F4B" w:rsidRPr="00416F4B" w:rsidRDefault="00416F4B" w:rsidP="00416F4B">
            <w:pPr>
              <w:spacing w:after="0"/>
              <w:jc w:val="center"/>
              <w:rPr>
                <w:rFonts w:ascii="Calibri" w:hAnsi="Calibri" w:cs="Calibri"/>
                <w:b/>
                <w:bCs/>
                <w:color w:val="FFFFFF"/>
                <w:szCs w:val="20"/>
                <w:lang w:val="nl-BE" w:eastAsia="nl-BE"/>
              </w:rPr>
            </w:pPr>
            <w:r w:rsidRPr="00416F4B">
              <w:rPr>
                <w:rFonts w:ascii="Calibri" w:hAnsi="Calibri" w:cs="Calibri"/>
                <w:b/>
                <w:bCs/>
                <w:color w:val="FFFFFF"/>
                <w:szCs w:val="20"/>
                <w:lang w:val="nl-BE" w:eastAsia="nl-BE"/>
              </w:rPr>
              <w:t xml:space="preserve">Likelihood </w:t>
            </w:r>
            <w:r w:rsidRPr="00416F4B">
              <w:rPr>
                <w:rFonts w:ascii="Calibri" w:hAnsi="Calibri" w:cs="Calibri"/>
                <w:i/>
                <w:iCs/>
                <w:color w:val="FFFFFF"/>
                <w:szCs w:val="20"/>
                <w:lang w:val="nl-BE" w:eastAsia="nl-BE"/>
              </w:rPr>
              <w:t>(1-5)</w:t>
            </w:r>
          </w:p>
        </w:tc>
        <w:tc>
          <w:tcPr>
            <w:tcW w:w="925" w:type="pct"/>
            <w:tcBorders>
              <w:top w:val="nil"/>
              <w:left w:val="nil"/>
              <w:bottom w:val="single" w:sz="8" w:space="0" w:color="E6E6E6"/>
              <w:right w:val="nil"/>
            </w:tcBorders>
            <w:shd w:val="clear" w:color="000000" w:fill="BCAA00"/>
            <w:vAlign w:val="center"/>
            <w:hideMark/>
          </w:tcPr>
          <w:p w14:paraId="1F3B9BF1" w14:textId="77777777" w:rsidR="00416F4B" w:rsidRPr="00416F4B" w:rsidRDefault="00416F4B" w:rsidP="00416F4B">
            <w:pPr>
              <w:spacing w:after="0"/>
              <w:jc w:val="center"/>
              <w:rPr>
                <w:rFonts w:ascii="Calibri" w:hAnsi="Calibri" w:cs="Calibri"/>
                <w:b/>
                <w:bCs/>
                <w:color w:val="FFFFFF"/>
                <w:szCs w:val="20"/>
                <w:lang w:val="nl-BE" w:eastAsia="nl-BE"/>
              </w:rPr>
            </w:pPr>
            <w:r w:rsidRPr="00416F4B">
              <w:rPr>
                <w:rFonts w:ascii="Calibri" w:hAnsi="Calibri" w:cs="Calibri"/>
                <w:b/>
                <w:bCs/>
                <w:color w:val="FFFFFF"/>
                <w:szCs w:val="20"/>
                <w:lang w:val="nl-BE" w:eastAsia="nl-BE"/>
              </w:rPr>
              <w:t xml:space="preserve">Severity </w:t>
            </w:r>
            <w:r w:rsidRPr="00416F4B">
              <w:rPr>
                <w:rFonts w:ascii="Calibri" w:hAnsi="Calibri" w:cs="Calibri"/>
                <w:i/>
                <w:iCs/>
                <w:color w:val="FFFFFF"/>
                <w:szCs w:val="20"/>
                <w:lang w:val="nl-BE" w:eastAsia="nl-BE"/>
              </w:rPr>
              <w:t>(1-5)</w:t>
            </w:r>
          </w:p>
        </w:tc>
      </w:tr>
      <w:tr w:rsidR="00416F4B" w:rsidRPr="00416F4B" w14:paraId="68EFFF4F" w14:textId="77777777" w:rsidTr="00416F4B">
        <w:trPr>
          <w:trHeight w:val="20"/>
        </w:trPr>
        <w:tc>
          <w:tcPr>
            <w:tcW w:w="434" w:type="pct"/>
            <w:tcBorders>
              <w:top w:val="nil"/>
              <w:left w:val="single" w:sz="8" w:space="0" w:color="E6E6E6"/>
              <w:bottom w:val="single" w:sz="8" w:space="0" w:color="E6E6E6"/>
              <w:right w:val="single" w:sz="8" w:space="0" w:color="E6E6E6"/>
            </w:tcBorders>
            <w:vAlign w:val="center"/>
            <w:hideMark/>
          </w:tcPr>
          <w:p w14:paraId="67C935AD" w14:textId="77777777" w:rsidR="00416F4B" w:rsidRPr="00416F4B" w:rsidRDefault="00416F4B" w:rsidP="00416F4B">
            <w:pPr>
              <w:spacing w:after="0"/>
              <w:jc w:val="left"/>
              <w:rPr>
                <w:rFonts w:ascii="Calibri" w:hAnsi="Calibri" w:cs="Calibri"/>
                <w:i/>
                <w:iCs/>
                <w:color w:val="000000"/>
                <w:szCs w:val="20"/>
                <w:lang w:val="nl-BE" w:eastAsia="nl-BE"/>
              </w:rPr>
            </w:pPr>
            <w:r w:rsidRPr="00416F4B">
              <w:rPr>
                <w:rFonts w:ascii="Calibri" w:hAnsi="Calibri" w:cs="Calibri"/>
                <w:i/>
                <w:iCs/>
                <w:color w:val="000000"/>
                <w:szCs w:val="20"/>
                <w:lang w:val="nl-BE" w:eastAsia="nl-BE"/>
              </w:rPr>
              <w:t>R18</w:t>
            </w:r>
          </w:p>
        </w:tc>
        <w:tc>
          <w:tcPr>
            <w:tcW w:w="2692" w:type="pct"/>
            <w:tcBorders>
              <w:top w:val="nil"/>
              <w:left w:val="nil"/>
              <w:bottom w:val="single" w:sz="8" w:space="0" w:color="E6E6E6"/>
              <w:right w:val="single" w:sz="8" w:space="0" w:color="E6E6E6"/>
            </w:tcBorders>
            <w:vAlign w:val="center"/>
            <w:hideMark/>
          </w:tcPr>
          <w:p w14:paraId="2D1D2A28" w14:textId="77777777" w:rsidR="00416F4B" w:rsidRPr="00416F4B" w:rsidRDefault="00416F4B" w:rsidP="00416F4B">
            <w:pPr>
              <w:spacing w:after="0"/>
              <w:jc w:val="left"/>
              <w:rPr>
                <w:rFonts w:ascii="Calibri" w:hAnsi="Calibri" w:cs="Calibri"/>
                <w:color w:val="000000"/>
                <w:szCs w:val="20"/>
                <w:lang w:val="nl-BE" w:eastAsia="nl-BE"/>
              </w:rPr>
            </w:pPr>
            <w:r w:rsidRPr="00416F4B">
              <w:rPr>
                <w:rFonts w:ascii="Calibri" w:hAnsi="Calibri" w:cs="Calibri"/>
                <w:color w:val="000000"/>
                <w:szCs w:val="20"/>
                <w:lang w:val="nl-BE" w:eastAsia="nl-BE"/>
              </w:rPr>
              <w:t>Commercial Operator Failure</w:t>
            </w:r>
          </w:p>
        </w:tc>
        <w:tc>
          <w:tcPr>
            <w:tcW w:w="949" w:type="pct"/>
            <w:tcBorders>
              <w:top w:val="nil"/>
              <w:left w:val="nil"/>
              <w:bottom w:val="single" w:sz="8" w:space="0" w:color="E6E6E6"/>
              <w:right w:val="single" w:sz="8" w:space="0" w:color="E6E6E6"/>
            </w:tcBorders>
            <w:vAlign w:val="center"/>
            <w:hideMark/>
          </w:tcPr>
          <w:p w14:paraId="52E7011E" w14:textId="77777777" w:rsidR="00416F4B" w:rsidRPr="00416F4B" w:rsidRDefault="00416F4B" w:rsidP="00416F4B">
            <w:pPr>
              <w:spacing w:after="0"/>
              <w:jc w:val="center"/>
              <w:rPr>
                <w:rFonts w:ascii="Calibri" w:hAnsi="Calibri" w:cs="Calibri"/>
                <w:i/>
                <w:iCs/>
                <w:color w:val="000000"/>
                <w:szCs w:val="20"/>
                <w:lang w:val="nl-BE" w:eastAsia="nl-BE"/>
              </w:rPr>
            </w:pPr>
            <w:r w:rsidRPr="00416F4B">
              <w:rPr>
                <w:rFonts w:ascii="Calibri" w:hAnsi="Calibri" w:cs="Calibri"/>
                <w:i/>
                <w:iCs/>
                <w:color w:val="000000"/>
                <w:szCs w:val="20"/>
                <w:lang w:val="nl-BE" w:eastAsia="nl-BE"/>
              </w:rPr>
              <w:t>5</w:t>
            </w:r>
          </w:p>
        </w:tc>
        <w:tc>
          <w:tcPr>
            <w:tcW w:w="925" w:type="pct"/>
            <w:tcBorders>
              <w:top w:val="nil"/>
              <w:left w:val="nil"/>
              <w:bottom w:val="single" w:sz="8" w:space="0" w:color="E6E6E6"/>
              <w:right w:val="single" w:sz="8" w:space="0" w:color="E6E6E6"/>
            </w:tcBorders>
            <w:vAlign w:val="center"/>
            <w:hideMark/>
          </w:tcPr>
          <w:p w14:paraId="0322CBC5" w14:textId="77777777" w:rsidR="00416F4B" w:rsidRPr="00416F4B" w:rsidRDefault="00416F4B" w:rsidP="00416F4B">
            <w:pPr>
              <w:spacing w:after="0"/>
              <w:jc w:val="center"/>
              <w:rPr>
                <w:rFonts w:ascii="Calibri" w:hAnsi="Calibri" w:cs="Calibri"/>
                <w:i/>
                <w:iCs/>
                <w:color w:val="000000"/>
                <w:szCs w:val="20"/>
                <w:lang w:val="nl-BE" w:eastAsia="nl-BE"/>
              </w:rPr>
            </w:pPr>
            <w:r w:rsidRPr="00416F4B">
              <w:rPr>
                <w:rFonts w:ascii="Calibri" w:hAnsi="Calibri" w:cs="Calibri"/>
                <w:i/>
                <w:iCs/>
                <w:color w:val="000000"/>
                <w:szCs w:val="20"/>
                <w:lang w:val="nl-BE" w:eastAsia="nl-BE"/>
              </w:rPr>
              <w:t>4</w:t>
            </w:r>
          </w:p>
        </w:tc>
      </w:tr>
      <w:tr w:rsidR="00416F4B" w:rsidRPr="00416F4B" w14:paraId="036A335E" w14:textId="77777777" w:rsidTr="00416F4B">
        <w:trPr>
          <w:trHeight w:val="20"/>
        </w:trPr>
        <w:tc>
          <w:tcPr>
            <w:tcW w:w="434" w:type="pct"/>
            <w:tcBorders>
              <w:top w:val="nil"/>
              <w:left w:val="single" w:sz="8" w:space="0" w:color="E6E6E6"/>
              <w:bottom w:val="single" w:sz="8" w:space="0" w:color="E6E6E6"/>
              <w:right w:val="single" w:sz="8" w:space="0" w:color="E6E6E6"/>
            </w:tcBorders>
            <w:vAlign w:val="center"/>
            <w:hideMark/>
          </w:tcPr>
          <w:p w14:paraId="5A226320" w14:textId="77777777" w:rsidR="00416F4B" w:rsidRPr="00416F4B" w:rsidRDefault="00416F4B" w:rsidP="00416F4B">
            <w:pPr>
              <w:spacing w:after="0"/>
              <w:jc w:val="left"/>
              <w:rPr>
                <w:rFonts w:ascii="Calibri" w:hAnsi="Calibri" w:cs="Calibri"/>
                <w:i/>
                <w:iCs/>
                <w:color w:val="000000"/>
                <w:szCs w:val="20"/>
                <w:lang w:val="nl-BE" w:eastAsia="nl-BE"/>
              </w:rPr>
            </w:pPr>
            <w:r w:rsidRPr="00416F4B">
              <w:rPr>
                <w:rFonts w:ascii="Calibri" w:hAnsi="Calibri" w:cs="Calibri"/>
                <w:i/>
                <w:iCs/>
                <w:color w:val="000000"/>
                <w:szCs w:val="20"/>
                <w:lang w:val="nl-BE" w:eastAsia="nl-BE"/>
              </w:rPr>
              <w:lastRenderedPageBreak/>
              <w:t>R19</w:t>
            </w:r>
          </w:p>
        </w:tc>
        <w:tc>
          <w:tcPr>
            <w:tcW w:w="2692" w:type="pct"/>
            <w:tcBorders>
              <w:top w:val="nil"/>
              <w:left w:val="nil"/>
              <w:bottom w:val="single" w:sz="8" w:space="0" w:color="E6E6E6"/>
              <w:right w:val="single" w:sz="8" w:space="0" w:color="E6E6E6"/>
            </w:tcBorders>
            <w:vAlign w:val="center"/>
            <w:hideMark/>
          </w:tcPr>
          <w:p w14:paraId="7441A2E8" w14:textId="77777777" w:rsidR="00416F4B" w:rsidRPr="00416F4B" w:rsidRDefault="00416F4B" w:rsidP="00416F4B">
            <w:pPr>
              <w:spacing w:after="0"/>
              <w:jc w:val="left"/>
              <w:rPr>
                <w:rFonts w:ascii="Calibri" w:hAnsi="Calibri" w:cs="Calibri"/>
                <w:color w:val="000000"/>
                <w:szCs w:val="20"/>
                <w:lang w:val="nl-BE" w:eastAsia="nl-BE"/>
              </w:rPr>
            </w:pPr>
            <w:r w:rsidRPr="00416F4B">
              <w:rPr>
                <w:rFonts w:ascii="Calibri" w:hAnsi="Calibri" w:cs="Calibri"/>
                <w:color w:val="000000"/>
                <w:szCs w:val="20"/>
                <w:lang w:val="nl-BE" w:eastAsia="nl-BE"/>
              </w:rPr>
              <w:t>External Launch Service Dependency</w:t>
            </w:r>
          </w:p>
        </w:tc>
        <w:tc>
          <w:tcPr>
            <w:tcW w:w="949" w:type="pct"/>
            <w:tcBorders>
              <w:top w:val="nil"/>
              <w:left w:val="nil"/>
              <w:bottom w:val="single" w:sz="8" w:space="0" w:color="E6E6E6"/>
              <w:right w:val="single" w:sz="8" w:space="0" w:color="E6E6E6"/>
            </w:tcBorders>
            <w:vAlign w:val="center"/>
            <w:hideMark/>
          </w:tcPr>
          <w:p w14:paraId="151387C9" w14:textId="77777777" w:rsidR="00416F4B" w:rsidRPr="00416F4B" w:rsidRDefault="00416F4B" w:rsidP="00416F4B">
            <w:pPr>
              <w:spacing w:after="0"/>
              <w:jc w:val="center"/>
              <w:rPr>
                <w:rFonts w:ascii="Calibri" w:hAnsi="Calibri" w:cs="Calibri"/>
                <w:i/>
                <w:iCs/>
                <w:color w:val="000000"/>
                <w:szCs w:val="20"/>
                <w:lang w:val="nl-BE" w:eastAsia="nl-BE"/>
              </w:rPr>
            </w:pPr>
            <w:r w:rsidRPr="00416F4B">
              <w:rPr>
                <w:rFonts w:ascii="Calibri" w:hAnsi="Calibri" w:cs="Calibri"/>
                <w:i/>
                <w:iCs/>
                <w:color w:val="000000"/>
                <w:szCs w:val="20"/>
                <w:lang w:val="nl-BE" w:eastAsia="nl-BE"/>
              </w:rPr>
              <w:t>5</w:t>
            </w:r>
          </w:p>
        </w:tc>
        <w:tc>
          <w:tcPr>
            <w:tcW w:w="925" w:type="pct"/>
            <w:tcBorders>
              <w:top w:val="nil"/>
              <w:left w:val="nil"/>
              <w:bottom w:val="single" w:sz="8" w:space="0" w:color="E6E6E6"/>
              <w:right w:val="single" w:sz="8" w:space="0" w:color="E6E6E6"/>
            </w:tcBorders>
            <w:vAlign w:val="center"/>
            <w:hideMark/>
          </w:tcPr>
          <w:p w14:paraId="294CD3E8" w14:textId="77777777" w:rsidR="00416F4B" w:rsidRPr="00416F4B" w:rsidRDefault="00416F4B" w:rsidP="00416F4B">
            <w:pPr>
              <w:spacing w:after="0"/>
              <w:jc w:val="center"/>
              <w:rPr>
                <w:rFonts w:ascii="Calibri" w:hAnsi="Calibri" w:cs="Calibri"/>
                <w:i/>
                <w:iCs/>
                <w:color w:val="000000"/>
                <w:szCs w:val="20"/>
                <w:lang w:val="nl-BE" w:eastAsia="nl-BE"/>
              </w:rPr>
            </w:pPr>
            <w:r w:rsidRPr="00416F4B">
              <w:rPr>
                <w:rFonts w:ascii="Calibri" w:hAnsi="Calibri" w:cs="Calibri"/>
                <w:i/>
                <w:iCs/>
                <w:color w:val="000000"/>
                <w:szCs w:val="20"/>
                <w:lang w:val="nl-BE" w:eastAsia="nl-BE"/>
              </w:rPr>
              <w:t>5</w:t>
            </w:r>
          </w:p>
        </w:tc>
      </w:tr>
      <w:tr w:rsidR="00416F4B" w:rsidRPr="00416F4B" w14:paraId="64E6C5E0" w14:textId="77777777" w:rsidTr="00416F4B">
        <w:trPr>
          <w:trHeight w:val="20"/>
        </w:trPr>
        <w:tc>
          <w:tcPr>
            <w:tcW w:w="434" w:type="pct"/>
            <w:tcBorders>
              <w:top w:val="nil"/>
              <w:left w:val="single" w:sz="8" w:space="0" w:color="E6E6E6"/>
              <w:bottom w:val="single" w:sz="8" w:space="0" w:color="E6E6E6"/>
              <w:right w:val="single" w:sz="8" w:space="0" w:color="E6E6E6"/>
            </w:tcBorders>
            <w:vAlign w:val="center"/>
            <w:hideMark/>
          </w:tcPr>
          <w:p w14:paraId="1C414696" w14:textId="77777777" w:rsidR="00416F4B" w:rsidRPr="00416F4B" w:rsidRDefault="00416F4B" w:rsidP="00416F4B">
            <w:pPr>
              <w:spacing w:after="0"/>
              <w:jc w:val="left"/>
              <w:rPr>
                <w:rFonts w:ascii="Calibri" w:hAnsi="Calibri" w:cs="Calibri"/>
                <w:i/>
                <w:iCs/>
                <w:color w:val="000000"/>
                <w:szCs w:val="20"/>
                <w:lang w:val="nl-BE" w:eastAsia="nl-BE"/>
              </w:rPr>
            </w:pPr>
            <w:r w:rsidRPr="00416F4B">
              <w:rPr>
                <w:rFonts w:ascii="Calibri" w:hAnsi="Calibri" w:cs="Calibri"/>
                <w:i/>
                <w:iCs/>
                <w:color w:val="000000"/>
                <w:szCs w:val="20"/>
                <w:lang w:val="nl-BE" w:eastAsia="nl-BE"/>
              </w:rPr>
              <w:t>R20</w:t>
            </w:r>
          </w:p>
        </w:tc>
        <w:tc>
          <w:tcPr>
            <w:tcW w:w="2692" w:type="pct"/>
            <w:tcBorders>
              <w:top w:val="nil"/>
              <w:left w:val="nil"/>
              <w:bottom w:val="single" w:sz="8" w:space="0" w:color="E6E6E6"/>
              <w:right w:val="single" w:sz="8" w:space="0" w:color="E6E6E6"/>
            </w:tcBorders>
            <w:vAlign w:val="center"/>
            <w:hideMark/>
          </w:tcPr>
          <w:p w14:paraId="0F3DAD21" w14:textId="77777777" w:rsidR="00416F4B" w:rsidRPr="00416F4B" w:rsidRDefault="00416F4B" w:rsidP="00416F4B">
            <w:pPr>
              <w:spacing w:after="0"/>
              <w:jc w:val="left"/>
              <w:rPr>
                <w:rFonts w:ascii="Calibri" w:hAnsi="Calibri" w:cs="Calibri"/>
                <w:color w:val="000000"/>
                <w:szCs w:val="20"/>
                <w:lang w:val="nl-BE" w:eastAsia="nl-BE"/>
              </w:rPr>
            </w:pPr>
            <w:r w:rsidRPr="00416F4B">
              <w:rPr>
                <w:rFonts w:ascii="Calibri" w:hAnsi="Calibri" w:cs="Calibri"/>
                <w:color w:val="000000"/>
                <w:szCs w:val="20"/>
                <w:lang w:val="nl-BE" w:eastAsia="nl-BE"/>
              </w:rPr>
              <w:t>Critical Ground Infrastructure Cyberattack</w:t>
            </w:r>
          </w:p>
        </w:tc>
        <w:tc>
          <w:tcPr>
            <w:tcW w:w="949" w:type="pct"/>
            <w:tcBorders>
              <w:top w:val="nil"/>
              <w:left w:val="nil"/>
              <w:bottom w:val="single" w:sz="8" w:space="0" w:color="E6E6E6"/>
              <w:right w:val="single" w:sz="8" w:space="0" w:color="E6E6E6"/>
            </w:tcBorders>
            <w:vAlign w:val="center"/>
            <w:hideMark/>
          </w:tcPr>
          <w:p w14:paraId="4C278D26" w14:textId="77777777" w:rsidR="00416F4B" w:rsidRPr="00416F4B" w:rsidRDefault="00416F4B" w:rsidP="00416F4B">
            <w:pPr>
              <w:spacing w:after="0"/>
              <w:jc w:val="center"/>
              <w:rPr>
                <w:rFonts w:ascii="Calibri" w:hAnsi="Calibri" w:cs="Calibri"/>
                <w:i/>
                <w:iCs/>
                <w:color w:val="000000"/>
                <w:szCs w:val="20"/>
                <w:lang w:val="nl-BE" w:eastAsia="nl-BE"/>
              </w:rPr>
            </w:pPr>
            <w:r w:rsidRPr="00416F4B">
              <w:rPr>
                <w:rFonts w:ascii="Calibri" w:hAnsi="Calibri" w:cs="Calibri"/>
                <w:i/>
                <w:iCs/>
                <w:color w:val="000000"/>
                <w:szCs w:val="20"/>
                <w:lang w:val="nl-BE" w:eastAsia="nl-BE"/>
              </w:rPr>
              <w:t>5</w:t>
            </w:r>
          </w:p>
        </w:tc>
        <w:tc>
          <w:tcPr>
            <w:tcW w:w="925" w:type="pct"/>
            <w:tcBorders>
              <w:top w:val="nil"/>
              <w:left w:val="nil"/>
              <w:bottom w:val="single" w:sz="8" w:space="0" w:color="E6E6E6"/>
              <w:right w:val="single" w:sz="8" w:space="0" w:color="E6E6E6"/>
            </w:tcBorders>
            <w:vAlign w:val="center"/>
            <w:hideMark/>
          </w:tcPr>
          <w:p w14:paraId="245ED38E" w14:textId="77777777" w:rsidR="00416F4B" w:rsidRPr="00416F4B" w:rsidRDefault="00416F4B" w:rsidP="00416F4B">
            <w:pPr>
              <w:spacing w:after="0"/>
              <w:jc w:val="center"/>
              <w:rPr>
                <w:rFonts w:ascii="Calibri" w:hAnsi="Calibri" w:cs="Calibri"/>
                <w:i/>
                <w:iCs/>
                <w:color w:val="000000"/>
                <w:szCs w:val="20"/>
                <w:lang w:val="nl-BE" w:eastAsia="nl-BE"/>
              </w:rPr>
            </w:pPr>
            <w:r w:rsidRPr="00416F4B">
              <w:rPr>
                <w:rFonts w:ascii="Calibri" w:hAnsi="Calibri" w:cs="Calibri"/>
                <w:i/>
                <w:iCs/>
                <w:color w:val="000000"/>
                <w:szCs w:val="20"/>
                <w:lang w:val="nl-BE" w:eastAsia="nl-BE"/>
              </w:rPr>
              <w:t>3</w:t>
            </w:r>
          </w:p>
        </w:tc>
      </w:tr>
    </w:tbl>
    <w:p w14:paraId="38AF7CF0" w14:textId="77777777" w:rsidR="00FC0563" w:rsidRPr="0014153E" w:rsidRDefault="00FC0563" w:rsidP="00FC0563"/>
    <w:p w14:paraId="3F58C247" w14:textId="77777777" w:rsidR="00FC0563" w:rsidRPr="0014153E" w:rsidRDefault="00FC0563" w:rsidP="00FC0563">
      <w:pPr>
        <w:pStyle w:val="Heading2"/>
        <w:numPr>
          <w:ilvl w:val="1"/>
          <w:numId w:val="35"/>
        </w:numPr>
        <w:rPr>
          <w:lang w:eastAsia="en-GB"/>
        </w:rPr>
      </w:pPr>
      <w:bookmarkStart w:id="172" w:name="_Toc231564869"/>
      <w:bookmarkStart w:id="173" w:name="_Toc239018291"/>
      <w:r w:rsidRPr="0014153E">
        <w:rPr>
          <w:lang w:eastAsia="en-GB"/>
        </w:rPr>
        <w:t>Interdependencies &amp; resilience aspects</w:t>
      </w:r>
      <w:bookmarkEnd w:id="172"/>
      <w:bookmarkEnd w:id="173"/>
    </w:p>
    <w:p w14:paraId="47D10A14" w14:textId="54323522" w:rsidR="00FC0563" w:rsidRPr="00667098" w:rsidRDefault="003A2E9B" w:rsidP="00FC0563">
      <w:r>
        <w:t>To be developed further in next iteration.</w:t>
      </w:r>
    </w:p>
    <w:p w14:paraId="5D9E5725" w14:textId="3E91FAA6" w:rsidR="009D3084" w:rsidRPr="009F4405" w:rsidRDefault="00B2463F" w:rsidP="009B6F4D">
      <w:pPr>
        <w:pStyle w:val="Heading1"/>
        <w:spacing w:after="80"/>
      </w:pPr>
      <w:bookmarkStart w:id="174" w:name="_Toc239018292"/>
      <w:r w:rsidRPr="009F4405">
        <w:lastRenderedPageBreak/>
        <w:t xml:space="preserve">Task 5: </w:t>
      </w:r>
      <w:r w:rsidR="000933C4" w:rsidRPr="009F4405">
        <w:t>Strategic Recommendations</w:t>
      </w:r>
      <w:bookmarkEnd w:id="174"/>
    </w:p>
    <w:p w14:paraId="159D1983" w14:textId="49D740ED" w:rsidR="000933C4" w:rsidRPr="009F4405" w:rsidRDefault="000933C4" w:rsidP="000933C4">
      <w:pPr>
        <w:pStyle w:val="Heading2"/>
        <w:rPr>
          <w:lang w:eastAsia="en-GB"/>
        </w:rPr>
      </w:pPr>
      <w:bookmarkStart w:id="175" w:name="_Toc239018293"/>
      <w:commentRangeStart w:id="176"/>
      <w:commentRangeStart w:id="177"/>
      <w:commentRangeEnd w:id="176"/>
      <w:r w:rsidRPr="009F4405">
        <w:rPr>
          <w:rStyle w:val="CommentReference"/>
          <w:sz w:val="36"/>
          <w:szCs w:val="26"/>
          <w:lang w:eastAsia="en-GB"/>
        </w:rPr>
        <w:commentReference w:id="176"/>
      </w:r>
      <w:commentRangeEnd w:id="177"/>
      <w:r w:rsidRPr="009F4405">
        <w:rPr>
          <w:rStyle w:val="CommentReference"/>
          <w:sz w:val="36"/>
          <w:szCs w:val="26"/>
          <w:lang w:eastAsia="en-GB"/>
        </w:rPr>
        <w:commentReference w:id="177"/>
      </w:r>
      <w:r w:rsidR="2AA5AF8A" w:rsidRPr="009F4405">
        <w:rPr>
          <w:lang w:eastAsia="en-GB"/>
        </w:rPr>
        <w:t>Proposed solutions and initiatives</w:t>
      </w:r>
      <w:bookmarkEnd w:id="175"/>
    </w:p>
    <w:p w14:paraId="308E6CDA" w14:textId="77777777" w:rsidR="001F6721" w:rsidRPr="009F4405" w:rsidRDefault="001F6721" w:rsidP="001F6721">
      <w:r w:rsidRPr="009F4405">
        <w:t xml:space="preserve">To be developed in the Draft Final Report </w:t>
      </w:r>
    </w:p>
    <w:p w14:paraId="7CBBA539" w14:textId="77777777" w:rsidR="005C4B7F" w:rsidRPr="009F4405" w:rsidRDefault="005C4B7F" w:rsidP="002238C5">
      <w:pPr>
        <w:pStyle w:val="EYHeading3"/>
      </w:pPr>
      <w:r w:rsidRPr="009F4405">
        <w:t>Access-to-Space ecosystem</w:t>
      </w:r>
    </w:p>
    <w:p w14:paraId="18575BDD" w14:textId="4C28FC6B" w:rsidR="007B5CBF" w:rsidRPr="009F4405" w:rsidRDefault="007B5CBF" w:rsidP="007B5CBF">
      <w:r w:rsidRPr="009F4405">
        <w:t>The recommendations presented in this chapter are framed through an ecosystem perspective in order to capture the interdependencies, bottlenecks and dependencies that shape Europe's ability to provide orbital launch services. Rather than assessing infrastructure categories in isolation, the ecosystem view highlights how launch performance depends on the interaction between industrial, operational and infrastructures, providing the context required to develop coherent and system-level recommendations.</w:t>
      </w:r>
    </w:p>
    <w:p w14:paraId="397056B3" w14:textId="57432111" w:rsidR="005C4B7F" w:rsidRPr="009F4405" w:rsidRDefault="005C4B7F" w:rsidP="005C4B7F">
      <w:r w:rsidRPr="009F4405">
        <w:t>The ecosystem presented in this chapter builds upon the infrastructure mapping and dependency assessment conducted throughout the study, while adapting the broader ecosystem logic specifically to the context of European access to space. The original ecosystem framework was developed around the principle that access, assets and services represent different strategic layers, each characterised by distinct sources of value, vulnerability and control. For access to space, this distinction is particularly important because the critical challenge is not merely the existence of infrastructure, but the ability to maintain autonomous and resilient launch capability across the entire infrastructure chain.</w:t>
      </w:r>
      <w:r w:rsidR="00B1370E" w:rsidRPr="009F4405">
        <w:t xml:space="preserve"> </w:t>
      </w:r>
      <w:r w:rsidRPr="009F4405">
        <w:t xml:space="preserve">Consequently, the ecosystem has been refocused exclusively on the infrastructure required to </w:t>
      </w:r>
      <w:r w:rsidR="009C7C04" w:rsidRPr="009F4405">
        <w:t>to provide orbital launch services</w:t>
      </w:r>
      <w:r w:rsidRPr="009F4405">
        <w:t xml:space="preserve">. </w:t>
      </w:r>
    </w:p>
    <w:p w14:paraId="748DB344" w14:textId="54EC961E" w:rsidR="002B6B15" w:rsidRPr="009F4405" w:rsidRDefault="002B6B15" w:rsidP="002B6B15">
      <w:pPr>
        <w:pStyle w:val="Caption"/>
      </w:pPr>
      <w:bookmarkStart w:id="179" w:name="_Toc239018315"/>
      <w:r w:rsidRPr="009F4405">
        <w:t xml:space="preserve">Figure </w:t>
      </w:r>
      <w:r w:rsidRPr="009F4405">
        <w:fldChar w:fldCharType="begin"/>
      </w:r>
      <w:r w:rsidRPr="009F4405">
        <w:instrText xml:space="preserve"> SEQ Figure \* ARABIC </w:instrText>
      </w:r>
      <w:r w:rsidRPr="009F4405">
        <w:fldChar w:fldCharType="separate"/>
      </w:r>
      <w:r w:rsidR="00246866">
        <w:rPr>
          <w:noProof/>
        </w:rPr>
        <w:t>13</w:t>
      </w:r>
      <w:r w:rsidRPr="009F4405">
        <w:fldChar w:fldCharType="end"/>
      </w:r>
      <w:r w:rsidRPr="009F4405">
        <w:t xml:space="preserve"> Infrastructure ecosystem of the EU Access to Space</w:t>
      </w:r>
      <w:bookmarkEnd w:id="179"/>
    </w:p>
    <w:p w14:paraId="4C4E7E5A" w14:textId="04A78E1C" w:rsidR="009510B8" w:rsidRPr="009F4405" w:rsidRDefault="009510B8" w:rsidP="009510B8">
      <w:pPr>
        <w:jc w:val="center"/>
      </w:pPr>
      <w:r w:rsidRPr="009F4405">
        <w:rPr>
          <w:noProof/>
        </w:rPr>
        <w:drawing>
          <wp:inline distT="0" distB="0" distL="0" distR="0" wp14:anchorId="2B03695E" wp14:editId="39A63C3D">
            <wp:extent cx="6258250" cy="4171950"/>
            <wp:effectExtent l="0" t="0" r="9525" b="0"/>
            <wp:docPr id="1823495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495753" name=""/>
                    <pic:cNvPicPr/>
                  </pic:nvPicPr>
                  <pic:blipFill>
                    <a:blip r:embed="rId42"/>
                    <a:stretch>
                      <a:fillRect/>
                    </a:stretch>
                  </pic:blipFill>
                  <pic:spPr>
                    <a:xfrm>
                      <a:off x="0" y="0"/>
                      <a:ext cx="6260210" cy="4173257"/>
                    </a:xfrm>
                    <a:prstGeom prst="rect">
                      <a:avLst/>
                    </a:prstGeom>
                  </pic:spPr>
                </pic:pic>
              </a:graphicData>
            </a:graphic>
          </wp:inline>
        </w:drawing>
      </w:r>
    </w:p>
    <w:p w14:paraId="799C701C" w14:textId="0BEAC291" w:rsidR="005C4B7F" w:rsidRPr="009F4405" w:rsidRDefault="005C4B7F" w:rsidP="005C4B7F">
      <w:r w:rsidRPr="009F4405">
        <w:t xml:space="preserve">As illustrated in the figure above, </w:t>
      </w:r>
      <w:r w:rsidR="00E307A3" w:rsidRPr="009F4405">
        <w:t>Launch Facilities and Spaceports are positioned at the centre of the ecosystem representation, reflecting their role as the primary infrastructure asset around which other access-to-space capabilities are organised.</w:t>
      </w:r>
      <w:r w:rsidRPr="009F4405">
        <w:t xml:space="preserve">. </w:t>
      </w:r>
      <w:r w:rsidR="00CB578E" w:rsidRPr="009F4405">
        <w:t>They act as the key interface between the industrial and operational dimensions of the access-to-space ecosystem.</w:t>
      </w:r>
      <w:r w:rsidRPr="009F4405">
        <w:t xml:space="preserve">. However, launch facilities do not operate independently. Their performance is inherently dependent on a </w:t>
      </w:r>
      <w:r w:rsidRPr="009F4405">
        <w:lastRenderedPageBreak/>
        <w:t>wider ecosystem of interconnected infrastructure categories, each contributing a specific capability to the overall access-to-space chain.</w:t>
      </w:r>
    </w:p>
    <w:p w14:paraId="56BFBE96" w14:textId="7449D2B8" w:rsidR="005C4B7F" w:rsidRPr="009F4405" w:rsidRDefault="004D267F" w:rsidP="005C4B7F">
      <w:r w:rsidRPr="009F4405">
        <w:t>The industrial layer comprises Manufacturing &amp; Assembly, Testing Centres, and Transportation &amp; Logistics. Together, these infrastructure categories determine the availability, qualification and timely delivery of launch systems to operational launch sites.</w:t>
      </w:r>
      <w:r w:rsidR="001232FC" w:rsidRPr="009F4405">
        <w:t xml:space="preserve"> </w:t>
      </w:r>
      <w:r w:rsidR="00453909" w:rsidRPr="009F4405">
        <w:t>The operational layer comprises Operations Centres, TT&amp;C Stations and SSA &amp; Space Weather capabilities, which collectively enable campaign coordination, tracking, situational awareness and launch execution.</w:t>
      </w:r>
      <w:r w:rsidR="001232FC" w:rsidRPr="009F4405">
        <w:t xml:space="preserve"> </w:t>
      </w:r>
      <w:r w:rsidR="005C4B7F" w:rsidRPr="009F4405">
        <w:t>The ecosystem perspective becomes particularly valuable when examining interdependencies, as many of the most critical bottlenecks identified during the study emerge not within individual infrastructure categories, but at the interfaces between them.</w:t>
      </w:r>
      <w:r w:rsidR="00476F5C" w:rsidRPr="009F4405">
        <w:t xml:space="preserve"> </w:t>
      </w:r>
      <w:r w:rsidR="005C4B7F" w:rsidRPr="009F4405">
        <w:t>Several examples illustrate this dependency logic:</w:t>
      </w:r>
    </w:p>
    <w:p w14:paraId="29E0FEA7" w14:textId="0926D1FB" w:rsidR="00E612F2" w:rsidRPr="009F4405" w:rsidRDefault="00E612F2" w:rsidP="00F43743">
      <w:pPr>
        <w:pStyle w:val="ListParagraph"/>
        <w:numPr>
          <w:ilvl w:val="0"/>
          <w:numId w:val="53"/>
        </w:numPr>
        <w:ind w:left="714" w:hanging="357"/>
        <w:contextualSpacing w:val="0"/>
      </w:pPr>
      <w:r w:rsidRPr="009F4405">
        <w:t xml:space="preserve">Manufacturing capability only translates into launch capacity when testing infrastructure is available to qualify hardware and certify readiness. For example, Europe's large cryogenic propulsion test capability is concentrated at DLR Lampoldshausen, creating a dependency between launcher manufacturing and a single qualification infrastructure. As identified under </w:t>
      </w:r>
      <w:r w:rsidR="00F100C9">
        <w:t>A06</w:t>
      </w:r>
      <w:r w:rsidRPr="009F4405">
        <w:t>/</w:t>
      </w:r>
      <w:r w:rsidR="00F100C9">
        <w:t>A12</w:t>
      </w:r>
      <w:r w:rsidRPr="009F4405">
        <w:t>/</w:t>
      </w:r>
      <w:r w:rsidR="0003468C">
        <w:t>B02</w:t>
      </w:r>
      <w:r w:rsidRPr="009F4405">
        <w:t>, capacity constraints, outages or failures at this node can affect multiple launcher families simultaneously.</w:t>
      </w:r>
    </w:p>
    <w:p w14:paraId="11E94D99" w14:textId="33E5B4CB" w:rsidR="00E612F2" w:rsidRPr="009F4405" w:rsidRDefault="00E612F2" w:rsidP="00F43743">
      <w:pPr>
        <w:pStyle w:val="ListParagraph"/>
        <w:numPr>
          <w:ilvl w:val="0"/>
          <w:numId w:val="53"/>
        </w:numPr>
        <w:ind w:left="714" w:hanging="357"/>
        <w:contextualSpacing w:val="0"/>
      </w:pPr>
      <w:r w:rsidRPr="009F4405">
        <w:t>Testing infrastructure creates limited value without suitable transportation assets capable of moving qualified hardware to launch sites. The study identified a dependency on the Canopée vessel for Ariane 6 logistics (</w:t>
      </w:r>
      <w:r w:rsidR="00BF40FA">
        <w:t>C01</w:t>
      </w:r>
      <w:r w:rsidRPr="009F4405">
        <w:t>), combined with broader transportation and supply-chain concentration risks (</w:t>
      </w:r>
      <w:r w:rsidR="0003468C">
        <w:t>B01</w:t>
      </w:r>
      <w:r w:rsidRPr="009F4405">
        <w:t>/</w:t>
      </w:r>
      <w:r w:rsidR="0003468C">
        <w:t>B04</w:t>
      </w:r>
      <w:r w:rsidRPr="009F4405">
        <w:t>), illustrating how logistics constraints can directly affect launch cadence.</w:t>
      </w:r>
    </w:p>
    <w:p w14:paraId="696AA008" w14:textId="68F3BEF3" w:rsidR="00E612F2" w:rsidRPr="009F4405" w:rsidRDefault="00E612F2" w:rsidP="00F43743">
      <w:pPr>
        <w:pStyle w:val="ListParagraph"/>
        <w:numPr>
          <w:ilvl w:val="0"/>
          <w:numId w:val="53"/>
        </w:numPr>
        <w:ind w:left="714" w:hanging="357"/>
        <w:contextualSpacing w:val="0"/>
      </w:pPr>
      <w:r w:rsidRPr="009F4405">
        <w:t xml:space="preserve">Operations Centres depend on continuous </w:t>
      </w:r>
      <w:r w:rsidR="00DE48A6" w:rsidRPr="009F4405">
        <w:t>TT&amp;C</w:t>
      </w:r>
      <w:r w:rsidRPr="009F4405">
        <w:t xml:space="preserve"> capabilities to monitor launcher performance and support launch decision-making. The study identified limitations in European-controlled continuous ascent telemetry coverage and the absence of a European TDRS-equivalent relay capability (</w:t>
      </w:r>
      <w:r w:rsidR="00F100C9">
        <w:t>A05</w:t>
      </w:r>
      <w:r w:rsidRPr="009F4405">
        <w:t>), creating dependencies between operations and TT&amp;C infrastructure.</w:t>
      </w:r>
    </w:p>
    <w:p w14:paraId="08C3B8AB" w14:textId="4C40776F" w:rsidR="00E612F2" w:rsidRPr="009F4405" w:rsidRDefault="00476F5C" w:rsidP="00E612F2">
      <w:r w:rsidRPr="009F4405">
        <w:t>Therefore, d</w:t>
      </w:r>
      <w:r w:rsidR="00E612F2" w:rsidRPr="009F4405">
        <w:t>isruptions affecting any of these interfaces can propagate throughout multiple parts of the ecosystem, generating cascading impacts on launch cadence, responsiveness, resilience and strategic autonomy. The study's interface-bottleneck assessment highlights how failures at points such as testing, transportation, TT&amp;C or regulatory interfaces can create system-wide consequences extending well beyond individual infrastructure categories.</w:t>
      </w:r>
    </w:p>
    <w:p w14:paraId="1916B5BA" w14:textId="3C8C3DFF" w:rsidR="005C4B7F" w:rsidRPr="009F4405" w:rsidRDefault="00BC4B47" w:rsidP="005C4B7F">
      <w:r w:rsidRPr="009F4405">
        <w:t xml:space="preserve">The ecosystem should therefore be understood through a dependency thread connecting all infrastructure categories, highlighting how infrastructure availability, capacity, maturity and redundancy collectively determine Europe's ability to provide orbital launch services. </w:t>
      </w:r>
      <w:r w:rsidR="005C4B7F" w:rsidRPr="009F4405">
        <w:t>Similar to the logic applied in the broader ecosystem framework, the critical question is not whether Europe possesses individual facilities, but whether the interfaces between those facilities provide sufficient capacity, redundancy, interoperability and control to sustain autonomous access to space. A weakness at one point in the chain can propagate upward and constrain the performance of multiple downstream infrastructure categories. Conversely, strengthening a single facility without addressing adjacent dependencies may generate limited system-wide benefits.</w:t>
      </w:r>
    </w:p>
    <w:p w14:paraId="02942532" w14:textId="12575801" w:rsidR="005C4B7F" w:rsidRPr="009F4405" w:rsidRDefault="005C4B7F" w:rsidP="005C4B7F">
      <w:r w:rsidRPr="009F4405">
        <w:t>This dependency-centric perspective provides the foundation for the recommendations developed in Chapter 6.1.3. Rather than considering each infrastructure category in isolation, the recommendations seek to reinforce the performance of the ecosystem as a whole by addressing critical interfaces, reducing single points of failure, strengthening operational redundancy and improving the overall resilience, security and autonomy of the European access-to-space architecture.</w:t>
      </w:r>
    </w:p>
    <w:p w14:paraId="0863A3EB" w14:textId="77777777" w:rsidR="005C4B7F" w:rsidRPr="009F4405" w:rsidRDefault="005C4B7F" w:rsidP="002238C5">
      <w:pPr>
        <w:pStyle w:val="EYHeading3"/>
      </w:pPr>
      <w:r w:rsidRPr="009F4405">
        <w:t>Methodology</w:t>
      </w:r>
    </w:p>
    <w:p w14:paraId="01211D05" w14:textId="77777777" w:rsidR="00A02DC2" w:rsidRPr="009F4405" w:rsidRDefault="00A02DC2" w:rsidP="00A02DC2">
      <w:r w:rsidRPr="009F4405">
        <w:t>The recommendations are developed to translate the study findings into actionable strategic objectives and associated recommendations. The objective is to ensure that each recommendation remains fully traceable to the evidence generated throughout the study while addressing the underlying structural drivers affecting the European access-to-space ecosystem.</w:t>
      </w:r>
    </w:p>
    <w:p w14:paraId="31BB68D8" w14:textId="6E630BBA" w:rsidR="00EF5EDF" w:rsidRPr="009F4405" w:rsidRDefault="00A02DC2" w:rsidP="00A02DC2">
      <w:r w:rsidRPr="009F4405">
        <w:t>The recommendations adopt an ecosystem perspective focused on addressing the political, technical, industrial and operational drivers shaping the long-term development of the European access-to-space architecture.</w:t>
      </w:r>
    </w:p>
    <w:p w14:paraId="34530EA6" w14:textId="760542CB" w:rsidR="005C4B7F" w:rsidRPr="009F4405" w:rsidRDefault="005C4B7F" w:rsidP="00D7086B">
      <w:pPr>
        <w:pStyle w:val="Caption1"/>
      </w:pPr>
      <w:r w:rsidRPr="009F4405">
        <w:rPr>
          <w:b w:val="0"/>
          <w:bCs w:val="0"/>
        </w:rPr>
        <w:lastRenderedPageBreak/>
        <w:t>Figure 14 Recommendation development framework</w:t>
      </w:r>
      <w:r w:rsidR="00D7086B" w:rsidRPr="009F4405">
        <w:rPr>
          <w:noProof/>
        </w:rPr>
        <w:t xml:space="preserve"> </w:t>
      </w:r>
      <w:r w:rsidR="00984795" w:rsidRPr="009F4405">
        <w:rPr>
          <w:noProof/>
        </w:rPr>
        <w:drawing>
          <wp:inline distT="0" distB="0" distL="0" distR="0" wp14:anchorId="3F40B611" wp14:editId="79ADE556">
            <wp:extent cx="6120130" cy="4118610"/>
            <wp:effectExtent l="0" t="0" r="0" b="0"/>
            <wp:docPr id="493388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388825" name=""/>
                    <pic:cNvPicPr/>
                  </pic:nvPicPr>
                  <pic:blipFill>
                    <a:blip r:embed="rId43"/>
                    <a:stretch>
                      <a:fillRect/>
                    </a:stretch>
                  </pic:blipFill>
                  <pic:spPr>
                    <a:xfrm>
                      <a:off x="0" y="0"/>
                      <a:ext cx="6120130" cy="4118610"/>
                    </a:xfrm>
                    <a:prstGeom prst="rect">
                      <a:avLst/>
                    </a:prstGeom>
                  </pic:spPr>
                </pic:pic>
              </a:graphicData>
            </a:graphic>
          </wp:inline>
        </w:drawing>
      </w:r>
    </w:p>
    <w:p w14:paraId="65CDDC61" w14:textId="42E04C06" w:rsidR="00D17F67" w:rsidRPr="009F4405" w:rsidRDefault="00D17F67" w:rsidP="005C4B7F">
      <w:r w:rsidRPr="009F4405">
        <w:t>The recommendations draw upon the full body of evidence generated across the report, including infrastructure mapping, ownership and control framework, stakeholder consultations, gaps, bottlenecks, &amp; dependencies assessment, SWOT &amp; demand analysis, benchmarking activities, scenario analysis, risk assessment and complementary desk research. These sources are consolidated to identify recurring patterns, critical constraints and strategic opportunities affecting European access to space.</w:t>
      </w:r>
    </w:p>
    <w:p w14:paraId="69119712" w14:textId="77777777" w:rsidR="005C4B7F" w:rsidRPr="009F4405" w:rsidRDefault="005C4B7F" w:rsidP="005C4B7F">
      <w:r w:rsidRPr="009F4405">
        <w:t>Each recommendation is subsequently defined using a common assessment framework:</w:t>
      </w:r>
    </w:p>
    <w:p w14:paraId="6340DB1F" w14:textId="0ED973F2" w:rsidR="006A6418" w:rsidRPr="009F4405" w:rsidRDefault="006A6418" w:rsidP="006A6418">
      <w:pPr>
        <w:pStyle w:val="bullet10"/>
        <w:spacing w:before="120" w:after="120"/>
        <w:ind w:left="357" w:hanging="357"/>
        <w:rPr>
          <w:rFonts w:ascii="Calibri" w:hAnsi="Calibri" w:cs="Calibri"/>
        </w:rPr>
      </w:pPr>
      <w:r w:rsidRPr="009F4405">
        <w:rPr>
          <w:rFonts w:ascii="Calibri" w:hAnsi="Calibri" w:cs="Calibri"/>
          <w:b/>
          <w:bCs/>
        </w:rPr>
        <w:t>What</w:t>
      </w:r>
      <w:r w:rsidRPr="009F4405">
        <w:rPr>
          <w:rFonts w:ascii="Calibri" w:hAnsi="Calibri" w:cs="Calibri"/>
        </w:rPr>
        <w:t>? – the proposed recommendation</w:t>
      </w:r>
      <w:r w:rsidR="003D1F27">
        <w:rPr>
          <w:rFonts w:ascii="Calibri" w:hAnsi="Calibri" w:cs="Calibri"/>
        </w:rPr>
        <w:t>.</w:t>
      </w:r>
    </w:p>
    <w:p w14:paraId="4A232F4B" w14:textId="77777777" w:rsidR="006A6418" w:rsidRPr="009F4405" w:rsidRDefault="006A6418" w:rsidP="006A6418">
      <w:pPr>
        <w:pStyle w:val="bullet10"/>
        <w:spacing w:before="120" w:after="120"/>
        <w:ind w:left="357" w:hanging="357"/>
        <w:rPr>
          <w:rFonts w:ascii="Calibri" w:hAnsi="Calibri" w:cs="Calibri"/>
        </w:rPr>
      </w:pPr>
      <w:r w:rsidRPr="009F4405">
        <w:rPr>
          <w:rFonts w:ascii="Calibri" w:hAnsi="Calibri" w:cs="Calibri"/>
          <w:b/>
          <w:bCs/>
        </w:rPr>
        <w:t>Why</w:t>
      </w:r>
      <w:r w:rsidRPr="009F4405">
        <w:rPr>
          <w:rFonts w:ascii="Calibri" w:hAnsi="Calibri" w:cs="Calibri"/>
        </w:rPr>
        <w:t>? – the root causes addressed by the recommendation, taking into account the associated problems and effects identified throughout the analysis.</w:t>
      </w:r>
    </w:p>
    <w:p w14:paraId="42DA33D3" w14:textId="77777777" w:rsidR="006A6418" w:rsidRPr="009F4405" w:rsidRDefault="006A6418" w:rsidP="006A6418">
      <w:pPr>
        <w:pStyle w:val="Bullet2"/>
        <w:rPr>
          <w:rFonts w:ascii="Calibri" w:hAnsi="Calibri" w:cs="Calibri"/>
          <w:lang w:val="en-GB"/>
        </w:rPr>
      </w:pPr>
      <w:r w:rsidRPr="009F4405">
        <w:rPr>
          <w:rFonts w:ascii="Calibri" w:hAnsi="Calibri" w:cs="Calibri"/>
          <w:b/>
          <w:bCs/>
          <w:lang w:val="en-GB"/>
        </w:rPr>
        <w:t>Root causes</w:t>
      </w:r>
      <w:r w:rsidRPr="009F4405">
        <w:rPr>
          <w:rFonts w:ascii="Calibri" w:hAnsi="Calibri" w:cs="Calibri"/>
          <w:lang w:val="en-GB"/>
        </w:rPr>
        <w:t>: the underlying political, governance, technical, industrial, financial and operational factors explaining why identified challenges persist across the access-to-space ecosystem.</w:t>
      </w:r>
    </w:p>
    <w:p w14:paraId="48030EDA" w14:textId="77777777" w:rsidR="006A6418" w:rsidRPr="009F4405" w:rsidRDefault="006A6418" w:rsidP="006A6418">
      <w:pPr>
        <w:pStyle w:val="bullet10"/>
        <w:spacing w:before="120" w:after="120"/>
        <w:ind w:left="357" w:hanging="357"/>
        <w:rPr>
          <w:rFonts w:ascii="Calibri" w:hAnsi="Calibri" w:cs="Calibri"/>
        </w:rPr>
      </w:pPr>
      <w:r w:rsidRPr="009F4405">
        <w:rPr>
          <w:rFonts w:ascii="Calibri" w:hAnsi="Calibri" w:cs="Calibri"/>
          <w:b/>
          <w:bCs/>
        </w:rPr>
        <w:t>Where</w:t>
      </w:r>
      <w:r w:rsidRPr="009F4405">
        <w:rPr>
          <w:rFonts w:ascii="Calibri" w:hAnsi="Calibri" w:cs="Calibri"/>
        </w:rPr>
        <w:t>? – the infrastructure types, facilities, ecosystem segments or interfaces concerned.</w:t>
      </w:r>
    </w:p>
    <w:p w14:paraId="385D9BEF" w14:textId="77777777" w:rsidR="006A6418" w:rsidRPr="009F4405" w:rsidRDefault="006A6418" w:rsidP="006A6418">
      <w:pPr>
        <w:pStyle w:val="bullet10"/>
        <w:spacing w:before="120" w:after="120"/>
        <w:ind w:left="357" w:hanging="357"/>
        <w:rPr>
          <w:rFonts w:ascii="Calibri" w:hAnsi="Calibri" w:cs="Calibri"/>
        </w:rPr>
      </w:pPr>
      <w:r w:rsidRPr="009F4405">
        <w:rPr>
          <w:rFonts w:ascii="Calibri" w:hAnsi="Calibri" w:cs="Calibri"/>
          <w:b/>
          <w:bCs/>
        </w:rPr>
        <w:t>Who</w:t>
      </w:r>
      <w:r w:rsidRPr="009F4405">
        <w:rPr>
          <w:rFonts w:ascii="Calibri" w:hAnsi="Calibri" w:cs="Calibri"/>
        </w:rPr>
        <w:t>? – the actors involved in implementation, coordination and execution.</w:t>
      </w:r>
    </w:p>
    <w:p w14:paraId="0A3BCDFE" w14:textId="77777777" w:rsidR="006A6418" w:rsidRPr="009F4405" w:rsidRDefault="006A6418" w:rsidP="006A6418">
      <w:pPr>
        <w:pStyle w:val="Bullet1"/>
        <w:ind w:left="357" w:hanging="357"/>
        <w:contextualSpacing w:val="0"/>
        <w:rPr>
          <w:lang w:val="en-GB"/>
        </w:rPr>
      </w:pPr>
      <w:r w:rsidRPr="009F4405">
        <w:rPr>
          <w:b/>
          <w:bCs/>
          <w:lang w:val="en-GB"/>
        </w:rPr>
        <w:t>When</w:t>
      </w:r>
      <w:r w:rsidRPr="009F4405">
        <w:rPr>
          <w:lang w:val="en-GB"/>
        </w:rPr>
        <w:t>? – the indicative implementation horizon and sequencing considerations.</w:t>
      </w:r>
    </w:p>
    <w:p w14:paraId="41936EBF" w14:textId="07115633" w:rsidR="005C4B7F" w:rsidRPr="009F4405" w:rsidRDefault="006A6418" w:rsidP="00A322AB">
      <w:pPr>
        <w:pStyle w:val="Bullet1"/>
        <w:ind w:left="357" w:hanging="357"/>
        <w:contextualSpacing w:val="0"/>
        <w:rPr>
          <w:lang w:val="en-GB"/>
        </w:rPr>
      </w:pPr>
      <w:r w:rsidRPr="009F4405">
        <w:rPr>
          <w:b/>
          <w:bCs/>
          <w:lang w:val="en-GB"/>
        </w:rPr>
        <w:t>How</w:t>
      </w:r>
      <w:r w:rsidRPr="009F4405">
        <w:rPr>
          <w:lang w:val="en-GB"/>
        </w:rPr>
        <w:t xml:space="preserve">? – implementation </w:t>
      </w:r>
      <w:r w:rsidR="00A322AB">
        <w:rPr>
          <w:lang w:val="en-GB"/>
        </w:rPr>
        <w:t>roadmap and enabling conditions.</w:t>
      </w:r>
    </w:p>
    <w:p w14:paraId="4B38A8DB" w14:textId="379806C9" w:rsidR="006D2B7F" w:rsidRPr="009F4405" w:rsidRDefault="006D2B7F" w:rsidP="00B13084">
      <w:pPr>
        <w:pStyle w:val="bullet10"/>
        <w:numPr>
          <w:ilvl w:val="0"/>
          <w:numId w:val="0"/>
        </w:numPr>
      </w:pPr>
      <w:r w:rsidRPr="009F4405">
        <w:t>Building on this evidence base, recommendations are grouped under a set of strategic directions reflecting the principal categories of root causes identified throughout the analysis. This ensures that recommendations are organised around the factors driving ecosystem challenges rather than around individual infrastructure assets or stakeholder groups. The strategic directions are structured on four complementary axes:</w:t>
      </w:r>
    </w:p>
    <w:p w14:paraId="0318CBB1" w14:textId="656B0C9C" w:rsidR="00B13084" w:rsidRPr="009F4405" w:rsidRDefault="00B13084" w:rsidP="00F43743">
      <w:pPr>
        <w:pStyle w:val="Bullet1"/>
        <w:numPr>
          <w:ilvl w:val="0"/>
          <w:numId w:val="52"/>
        </w:numPr>
        <w:ind w:left="357" w:hanging="357"/>
        <w:contextualSpacing w:val="0"/>
        <w:rPr>
          <w:lang w:val="en-GB"/>
        </w:rPr>
      </w:pPr>
      <w:r w:rsidRPr="009F4405">
        <w:rPr>
          <w:b/>
          <w:lang w:val="en-GB"/>
        </w:rPr>
        <w:t>Political</w:t>
      </w:r>
      <w:r w:rsidR="002A6A6C" w:rsidRPr="009F4405">
        <w:rPr>
          <w:b/>
          <w:bCs/>
          <w:lang w:val="en-GB"/>
        </w:rPr>
        <w:t>,</w:t>
      </w:r>
      <w:r w:rsidRPr="009F4405">
        <w:rPr>
          <w:b/>
          <w:bCs/>
          <w:lang w:val="en-GB"/>
        </w:rPr>
        <w:t xml:space="preserve"> Governance</w:t>
      </w:r>
      <w:r w:rsidR="002A6A6C" w:rsidRPr="009F4405">
        <w:rPr>
          <w:b/>
          <w:bCs/>
          <w:lang w:val="en-GB"/>
        </w:rPr>
        <w:t xml:space="preserve"> &amp; Regulatory Framework</w:t>
      </w:r>
      <w:r w:rsidRPr="009F4405">
        <w:rPr>
          <w:lang w:val="en-GB"/>
        </w:rPr>
        <w:t>: institutional coordination, policy alignment, governance frameworks, strategic planning and public-sector decision-making;</w:t>
      </w:r>
    </w:p>
    <w:p w14:paraId="694AE79E" w14:textId="41B3EFC8" w:rsidR="00B13084" w:rsidRPr="009F4405" w:rsidRDefault="00B13084" w:rsidP="00F43743">
      <w:pPr>
        <w:pStyle w:val="Bullet1"/>
        <w:numPr>
          <w:ilvl w:val="0"/>
          <w:numId w:val="52"/>
        </w:numPr>
        <w:ind w:left="357" w:hanging="357"/>
        <w:contextualSpacing w:val="0"/>
        <w:rPr>
          <w:lang w:val="en-GB"/>
        </w:rPr>
      </w:pPr>
      <w:r w:rsidRPr="009F4405">
        <w:rPr>
          <w:b/>
          <w:lang w:val="en-GB"/>
        </w:rPr>
        <w:t>Technical &amp; Infrastructure</w:t>
      </w:r>
      <w:r w:rsidR="00FB380A" w:rsidRPr="009F4405">
        <w:rPr>
          <w:b/>
          <w:bCs/>
          <w:lang w:val="en-GB"/>
        </w:rPr>
        <w:t xml:space="preserve"> Capacity</w:t>
      </w:r>
      <w:r w:rsidRPr="009F4405">
        <w:rPr>
          <w:lang w:val="en-GB"/>
        </w:rPr>
        <w:t>: infrastructure capacity, technological capabilities, facility modernisation, interoperability and technical performance;</w:t>
      </w:r>
    </w:p>
    <w:p w14:paraId="6787E043" w14:textId="77777777" w:rsidR="00846178" w:rsidRPr="009F4405" w:rsidRDefault="00FB380A" w:rsidP="00F43743">
      <w:pPr>
        <w:pStyle w:val="Bullet1"/>
        <w:numPr>
          <w:ilvl w:val="0"/>
          <w:numId w:val="52"/>
        </w:numPr>
        <w:ind w:left="357" w:hanging="357"/>
        <w:contextualSpacing w:val="0"/>
        <w:rPr>
          <w:lang w:val="en-GB"/>
        </w:rPr>
      </w:pPr>
      <w:commentRangeStart w:id="180"/>
      <w:r w:rsidRPr="009F4405">
        <w:rPr>
          <w:b/>
          <w:bCs/>
          <w:lang w:val="en-GB"/>
        </w:rPr>
        <w:lastRenderedPageBreak/>
        <w:t>Operations, Logistics &amp; Ecosystem Resilience</w:t>
      </w:r>
      <w:r w:rsidR="00B13084" w:rsidRPr="009F4405">
        <w:rPr>
          <w:lang w:val="en-GB"/>
        </w:rPr>
        <w:t xml:space="preserve">: </w:t>
      </w:r>
      <w:r w:rsidR="00846178" w:rsidRPr="009F4405">
        <w:rPr>
          <w:lang w:val="en-GB"/>
        </w:rPr>
        <w:t>operational readiness, workforce development, logistics continuity, supply-chain robustness, critical dependencies and ecosystem resilience.</w:t>
      </w:r>
    </w:p>
    <w:p w14:paraId="0565129B" w14:textId="62C31560" w:rsidR="00F65206" w:rsidRPr="009F4405" w:rsidRDefault="00FE1C5A" w:rsidP="00F43743">
      <w:pPr>
        <w:pStyle w:val="Bullet1"/>
        <w:numPr>
          <w:ilvl w:val="0"/>
          <w:numId w:val="52"/>
        </w:numPr>
        <w:ind w:left="357" w:hanging="357"/>
        <w:contextualSpacing w:val="0"/>
        <w:rPr>
          <w:lang w:val="en-GB"/>
        </w:rPr>
      </w:pPr>
      <w:r w:rsidRPr="009F4405">
        <w:rPr>
          <w:b/>
          <w:bCs/>
          <w:lang w:val="en-GB"/>
        </w:rPr>
        <w:t>Industrial Development &amp; Market Enablement</w:t>
      </w:r>
      <w:r w:rsidR="00B13084" w:rsidRPr="009F4405">
        <w:rPr>
          <w:lang w:val="en-GB"/>
        </w:rPr>
        <w:t xml:space="preserve">: </w:t>
      </w:r>
      <w:r w:rsidR="00F65206" w:rsidRPr="009F4405">
        <w:rPr>
          <w:lang w:val="en-GB"/>
        </w:rPr>
        <w:t>industrial competitiveness, commercial sustainability, demand generation, investment attraction, financing mechanisms and market growth.</w:t>
      </w:r>
      <w:commentRangeEnd w:id="180"/>
      <w:r w:rsidR="00E900AF" w:rsidRPr="009F4405">
        <w:rPr>
          <w:rStyle w:val="CommentReference"/>
          <w:sz w:val="20"/>
          <w:szCs w:val="24"/>
          <w:lang w:val="en-GB"/>
        </w:rPr>
        <w:commentReference w:id="180"/>
      </w:r>
    </w:p>
    <w:p w14:paraId="229F06AF" w14:textId="40B0E920" w:rsidR="00A556BE" w:rsidRPr="009F4405" w:rsidRDefault="00A556BE">
      <w:pPr>
        <w:pStyle w:val="Bullet1"/>
        <w:numPr>
          <w:ilvl w:val="0"/>
          <w:numId w:val="0"/>
        </w:numPr>
        <w:contextualSpacing w:val="0"/>
        <w:rPr>
          <w:lang w:val="en-GB"/>
        </w:rPr>
      </w:pPr>
      <w:r w:rsidRPr="009F4405">
        <w:rPr>
          <w:lang w:val="en-GB"/>
        </w:rPr>
        <w:t>Next, each recommendation is categorised within prioritisation layers:</w:t>
      </w:r>
    </w:p>
    <w:tbl>
      <w:tblPr>
        <w:tblStyle w:val="CV2"/>
        <w:tblW w:w="5000" w:type="pct"/>
        <w:tblLook w:val="04A0" w:firstRow="1" w:lastRow="0" w:firstColumn="1" w:lastColumn="0" w:noHBand="0" w:noVBand="1"/>
      </w:tblPr>
      <w:tblGrid>
        <w:gridCol w:w="3745"/>
        <w:gridCol w:w="5893"/>
      </w:tblGrid>
      <w:tr w:rsidR="004131AA" w:rsidRPr="009F4405" w14:paraId="442D61C9" w14:textId="77777777" w:rsidTr="004131AA">
        <w:trPr>
          <w:cnfStyle w:val="100000000000" w:firstRow="1" w:lastRow="0" w:firstColumn="0" w:lastColumn="0" w:oddVBand="0" w:evenVBand="0" w:oddHBand="0" w:evenHBand="0" w:firstRowFirstColumn="0" w:firstRowLastColumn="0" w:lastRowFirstColumn="0" w:lastRowLastColumn="0"/>
        </w:trPr>
        <w:tc>
          <w:tcPr>
            <w:cnfStyle w:val="000000000100" w:firstRow="0" w:lastRow="0" w:firstColumn="0" w:lastColumn="0" w:oddVBand="0" w:evenVBand="0" w:oddHBand="0" w:evenHBand="0" w:firstRowFirstColumn="1" w:firstRowLastColumn="0" w:lastRowFirstColumn="0" w:lastRowLastColumn="0"/>
            <w:tcW w:w="1943" w:type="pct"/>
            <w:hideMark/>
          </w:tcPr>
          <w:p w14:paraId="3188DDDC" w14:textId="77777777" w:rsidR="004131AA" w:rsidRPr="009F4405" w:rsidRDefault="004131AA" w:rsidP="004131AA">
            <w:pPr>
              <w:rPr>
                <w:sz w:val="18"/>
                <w:szCs w:val="28"/>
              </w:rPr>
            </w:pPr>
            <w:r w:rsidRPr="009F4405">
              <w:rPr>
                <w:sz w:val="18"/>
                <w:szCs w:val="28"/>
              </w:rPr>
              <w:t>Priority Tier</w:t>
            </w:r>
          </w:p>
        </w:tc>
        <w:tc>
          <w:tcPr>
            <w:tcW w:w="3057" w:type="pct"/>
            <w:hideMark/>
          </w:tcPr>
          <w:p w14:paraId="6AB40DDF" w14:textId="77777777" w:rsidR="004131AA" w:rsidRPr="009F4405" w:rsidRDefault="004131AA" w:rsidP="004131AA">
            <w:pPr>
              <w:cnfStyle w:val="100000000000" w:firstRow="1" w:lastRow="0" w:firstColumn="0" w:lastColumn="0" w:oddVBand="0" w:evenVBand="0" w:oddHBand="0" w:evenHBand="0" w:firstRowFirstColumn="0" w:firstRowLastColumn="0" w:lastRowFirstColumn="0" w:lastRowLastColumn="0"/>
              <w:rPr>
                <w:sz w:val="18"/>
                <w:szCs w:val="28"/>
              </w:rPr>
            </w:pPr>
            <w:r w:rsidRPr="009F4405">
              <w:rPr>
                <w:sz w:val="18"/>
                <w:szCs w:val="28"/>
              </w:rPr>
              <w:t>Rationale</w:t>
            </w:r>
          </w:p>
        </w:tc>
      </w:tr>
      <w:tr w:rsidR="004131AA" w:rsidRPr="009F4405" w14:paraId="0685FABA" w14:textId="77777777" w:rsidTr="004131AA">
        <w:tc>
          <w:tcPr>
            <w:tcW w:w="1943" w:type="pct"/>
            <w:hideMark/>
          </w:tcPr>
          <w:p w14:paraId="1C0D3689" w14:textId="77777777" w:rsidR="004131AA" w:rsidRPr="009F4405" w:rsidRDefault="004131AA" w:rsidP="004131AA">
            <w:pPr>
              <w:rPr>
                <w:sz w:val="18"/>
                <w:szCs w:val="28"/>
              </w:rPr>
            </w:pPr>
            <w:r w:rsidRPr="009F4405">
              <w:rPr>
                <w:sz w:val="18"/>
                <w:szCs w:val="28"/>
              </w:rPr>
              <w:t>Tier 1 — Foundational (must-have)</w:t>
            </w:r>
          </w:p>
        </w:tc>
        <w:tc>
          <w:tcPr>
            <w:tcW w:w="3057" w:type="pct"/>
            <w:hideMark/>
          </w:tcPr>
          <w:p w14:paraId="41F1E96E" w14:textId="77777777" w:rsidR="004131AA" w:rsidRPr="009F4405" w:rsidRDefault="004131AA" w:rsidP="004131AA">
            <w:pPr>
              <w:rPr>
                <w:sz w:val="18"/>
                <w:szCs w:val="28"/>
              </w:rPr>
            </w:pPr>
            <w:r w:rsidRPr="009F4405">
              <w:rPr>
                <w:sz w:val="18"/>
                <w:szCs w:val="28"/>
              </w:rPr>
              <w:t>Enable coordination, low CAPEX, high catalytic value</w:t>
            </w:r>
          </w:p>
        </w:tc>
      </w:tr>
      <w:tr w:rsidR="004131AA" w:rsidRPr="009F4405" w14:paraId="0B7DE0F8" w14:textId="77777777" w:rsidTr="004131AA">
        <w:tc>
          <w:tcPr>
            <w:tcW w:w="1943" w:type="pct"/>
            <w:hideMark/>
          </w:tcPr>
          <w:p w14:paraId="5CF05DB4" w14:textId="77777777" w:rsidR="004131AA" w:rsidRPr="009F4405" w:rsidRDefault="004131AA" w:rsidP="004131AA">
            <w:pPr>
              <w:rPr>
                <w:sz w:val="18"/>
                <w:szCs w:val="28"/>
              </w:rPr>
            </w:pPr>
            <w:r w:rsidRPr="009F4405">
              <w:rPr>
                <w:sz w:val="18"/>
                <w:szCs w:val="28"/>
              </w:rPr>
              <w:t>Tier 2 — Flagship transformational</w:t>
            </w:r>
          </w:p>
        </w:tc>
        <w:tc>
          <w:tcPr>
            <w:tcW w:w="3057" w:type="pct"/>
            <w:hideMark/>
          </w:tcPr>
          <w:p w14:paraId="0C479BB5" w14:textId="77777777" w:rsidR="004131AA" w:rsidRPr="009F4405" w:rsidRDefault="004131AA" w:rsidP="004131AA">
            <w:pPr>
              <w:rPr>
                <w:sz w:val="18"/>
                <w:szCs w:val="28"/>
              </w:rPr>
            </w:pPr>
            <w:r w:rsidRPr="009F4405">
              <w:rPr>
                <w:sz w:val="18"/>
                <w:szCs w:val="28"/>
              </w:rPr>
              <w:t>Address top-priority bottlenecks &amp; competitiveness gap</w:t>
            </w:r>
          </w:p>
        </w:tc>
      </w:tr>
      <w:tr w:rsidR="004131AA" w:rsidRPr="009F4405" w14:paraId="5ED6F900" w14:textId="77777777" w:rsidTr="004131AA">
        <w:tc>
          <w:tcPr>
            <w:tcW w:w="1943" w:type="pct"/>
            <w:hideMark/>
          </w:tcPr>
          <w:p w14:paraId="772C2F54" w14:textId="77777777" w:rsidR="004131AA" w:rsidRPr="009F4405" w:rsidRDefault="004131AA" w:rsidP="004131AA">
            <w:pPr>
              <w:rPr>
                <w:sz w:val="18"/>
                <w:szCs w:val="28"/>
              </w:rPr>
            </w:pPr>
            <w:r w:rsidRPr="009F4405">
              <w:rPr>
                <w:sz w:val="18"/>
                <w:szCs w:val="28"/>
              </w:rPr>
              <w:t>Tier 3 — Enabling</w:t>
            </w:r>
          </w:p>
        </w:tc>
        <w:tc>
          <w:tcPr>
            <w:tcW w:w="3057" w:type="pct"/>
            <w:hideMark/>
          </w:tcPr>
          <w:p w14:paraId="7520B448" w14:textId="77777777" w:rsidR="004131AA" w:rsidRPr="009F4405" w:rsidRDefault="004131AA" w:rsidP="004131AA">
            <w:pPr>
              <w:rPr>
                <w:sz w:val="18"/>
                <w:szCs w:val="28"/>
              </w:rPr>
            </w:pPr>
            <w:r w:rsidRPr="009F4405">
              <w:rPr>
                <w:sz w:val="18"/>
                <w:szCs w:val="28"/>
              </w:rPr>
              <w:t>Unlock capacity, reduce friction, protect emerging assets</w:t>
            </w:r>
          </w:p>
        </w:tc>
      </w:tr>
    </w:tbl>
    <w:p w14:paraId="6A3DC8E3" w14:textId="6B0DBCFD" w:rsidR="005C4B7F" w:rsidRPr="009F4405" w:rsidRDefault="00AC5BB5" w:rsidP="00AC5BB5">
      <w:pPr>
        <w:spacing w:before="120"/>
      </w:pPr>
      <w:r w:rsidRPr="009F4405">
        <w:t>As a final step, each recommendation is assessed against the alternative access-to-space scenarios developed in Chapter 5. The scenarios do not generate recommendations themselves; rather, they serve as a validation framework to assess the robustness, relevance and adaptability of recommendations under different future access-to-space configurations, investment pathways and risk environments. Recommendations are therefore explicitly linked to the scenarios where they provide the greatest contribution and value.</w:t>
      </w:r>
    </w:p>
    <w:p w14:paraId="19A2EC7D" w14:textId="1103B0B8" w:rsidR="0061787E" w:rsidRDefault="00FB1789" w:rsidP="002238C5">
      <w:pPr>
        <w:pStyle w:val="EYHeading3"/>
      </w:pPr>
      <w:r w:rsidRPr="009F4405">
        <w:t>Recommendations</w:t>
      </w:r>
    </w:p>
    <w:p w14:paraId="70EF6C4E" w14:textId="754101D9" w:rsidR="00335060" w:rsidRPr="00335060" w:rsidRDefault="00335060" w:rsidP="00335060">
      <w:r w:rsidRPr="00335060">
        <w:t>The recommendations are grouped under strategic directions reflecting the principal categories of root cause identified in the analysis, so that each is organised around the drivers of the ecosystem's constraints rather than around individual assets or stakeholders.</w:t>
      </w:r>
    </w:p>
    <w:p w14:paraId="5639E6A5" w14:textId="165CCB95" w:rsidR="004E0BF6" w:rsidRPr="00843E47" w:rsidRDefault="00843E47" w:rsidP="00843E47">
      <w:pPr>
        <w:pStyle w:val="Caption"/>
      </w:pPr>
      <w:bookmarkStart w:id="181" w:name="_Toc239018449"/>
      <w:r>
        <w:t xml:space="preserve">Table </w:t>
      </w:r>
      <w:r>
        <w:fldChar w:fldCharType="begin"/>
      </w:r>
      <w:r>
        <w:instrText xml:space="preserve"> SEQ Table \* ARABIC </w:instrText>
      </w:r>
      <w:r>
        <w:fldChar w:fldCharType="separate"/>
      </w:r>
      <w:r w:rsidR="005F19E3">
        <w:rPr>
          <w:noProof/>
        </w:rPr>
        <w:t>58</w:t>
      </w:r>
      <w:r>
        <w:fldChar w:fldCharType="end"/>
      </w:r>
      <w:r w:rsidRPr="00843E47">
        <w:t xml:space="preserve"> Recommendations summary and strategic directions</w:t>
      </w:r>
      <w:bookmarkEnd w:id="181"/>
    </w:p>
    <w:tbl>
      <w:tblPr>
        <w:tblStyle w:val="CV2"/>
        <w:tblW w:w="0" w:type="auto"/>
        <w:tblLook w:val="04A0" w:firstRow="1" w:lastRow="0" w:firstColumn="1" w:lastColumn="0" w:noHBand="0" w:noVBand="1"/>
      </w:tblPr>
      <w:tblGrid>
        <w:gridCol w:w="2268"/>
        <w:gridCol w:w="7370"/>
      </w:tblGrid>
      <w:tr w:rsidR="00843E47" w:rsidRPr="00843E47" w14:paraId="6CB8AFF1" w14:textId="77777777" w:rsidTr="00AB16AE">
        <w:trPr>
          <w:cnfStyle w:val="100000000000" w:firstRow="1" w:lastRow="0" w:firstColumn="0" w:lastColumn="0" w:oddVBand="0" w:evenVBand="0" w:oddHBand="0" w:evenHBand="0" w:firstRowFirstColumn="0" w:firstRowLastColumn="0" w:lastRowFirstColumn="0" w:lastRowLastColumn="0"/>
        </w:trPr>
        <w:tc>
          <w:tcPr>
            <w:cnfStyle w:val="000000000100" w:firstRow="0" w:lastRow="0" w:firstColumn="0" w:lastColumn="0" w:oddVBand="0" w:evenVBand="0" w:oddHBand="0" w:evenHBand="0" w:firstRowFirstColumn="1" w:firstRowLastColumn="0" w:lastRowFirstColumn="0" w:lastRowLastColumn="0"/>
            <w:tcW w:w="2268" w:type="dxa"/>
            <w:vAlign w:val="center"/>
            <w:hideMark/>
          </w:tcPr>
          <w:p w14:paraId="588C2EA7" w14:textId="77777777" w:rsidR="00843E47" w:rsidRPr="001F4E21" w:rsidRDefault="00843E47" w:rsidP="00AB16AE">
            <w:pPr>
              <w:jc w:val="center"/>
              <w:rPr>
                <w:b/>
                <w:sz w:val="18"/>
                <w:szCs w:val="28"/>
                <w:lang w:val="nl-BE"/>
              </w:rPr>
            </w:pPr>
            <w:r w:rsidRPr="001F4E21">
              <w:rPr>
                <w:b/>
                <w:sz w:val="18"/>
                <w:szCs w:val="28"/>
                <w:lang w:val="nl-BE"/>
              </w:rPr>
              <w:t>Strategic direction</w:t>
            </w:r>
          </w:p>
        </w:tc>
        <w:tc>
          <w:tcPr>
            <w:tcW w:w="7370" w:type="dxa"/>
            <w:vAlign w:val="center"/>
            <w:hideMark/>
          </w:tcPr>
          <w:p w14:paraId="14E69396" w14:textId="77777777" w:rsidR="00843E47" w:rsidRPr="001F4E21" w:rsidRDefault="00843E47" w:rsidP="00AB16AE">
            <w:pPr>
              <w:jc w:val="center"/>
              <w:cnfStyle w:val="100000000000" w:firstRow="1" w:lastRow="0" w:firstColumn="0" w:lastColumn="0" w:oddVBand="0" w:evenVBand="0" w:oddHBand="0" w:evenHBand="0" w:firstRowFirstColumn="0" w:firstRowLastColumn="0" w:lastRowFirstColumn="0" w:lastRowLastColumn="0"/>
              <w:rPr>
                <w:b/>
                <w:sz w:val="18"/>
                <w:szCs w:val="28"/>
                <w:lang w:val="nl-BE"/>
              </w:rPr>
            </w:pPr>
            <w:r w:rsidRPr="001F4E21">
              <w:rPr>
                <w:b/>
                <w:sz w:val="18"/>
                <w:szCs w:val="28"/>
                <w:lang w:val="nl-BE"/>
              </w:rPr>
              <w:t>Recommendations</w:t>
            </w:r>
          </w:p>
        </w:tc>
      </w:tr>
      <w:tr w:rsidR="00843E47" w:rsidRPr="00843E47" w14:paraId="35E86D2F" w14:textId="77777777" w:rsidTr="00843E47">
        <w:tc>
          <w:tcPr>
            <w:tcW w:w="2268" w:type="dxa"/>
            <w:shd w:val="clear" w:color="auto" w:fill="F2F2F2" w:themeFill="text2" w:themeFillShade="F2"/>
            <w:hideMark/>
          </w:tcPr>
          <w:p w14:paraId="04429136" w14:textId="77777777" w:rsidR="00843E47" w:rsidRPr="001F4E21" w:rsidRDefault="00843E47" w:rsidP="00843E47">
            <w:pPr>
              <w:jc w:val="left"/>
              <w:rPr>
                <w:sz w:val="18"/>
                <w:szCs w:val="28"/>
                <w:lang w:val="nl-BE"/>
              </w:rPr>
            </w:pPr>
            <w:r w:rsidRPr="001F4E21">
              <w:rPr>
                <w:b/>
                <w:bCs/>
                <w:sz w:val="18"/>
                <w:szCs w:val="28"/>
                <w:lang w:val="nl-BE"/>
              </w:rPr>
              <w:t>Political, Governance &amp; Regulatory Framework</w:t>
            </w:r>
          </w:p>
        </w:tc>
        <w:tc>
          <w:tcPr>
            <w:tcW w:w="7370" w:type="dxa"/>
            <w:hideMark/>
          </w:tcPr>
          <w:p w14:paraId="01AB4813" w14:textId="0F587A2A" w:rsidR="00B001CA" w:rsidRPr="001F4E21" w:rsidRDefault="00B001CA" w:rsidP="00843E47">
            <w:pPr>
              <w:rPr>
                <w:sz w:val="18"/>
                <w:szCs w:val="28"/>
                <w:lang w:val="en-US"/>
              </w:rPr>
            </w:pPr>
            <w:r w:rsidRPr="001F4E21">
              <w:rPr>
                <w:sz w:val="18"/>
                <w:szCs w:val="28"/>
                <w:lang w:val="en-US"/>
              </w:rPr>
              <w:t>REC</w:t>
            </w:r>
            <w:r w:rsidRPr="001F4E21">
              <w:rPr>
                <w:rFonts w:ascii="Cambria Math" w:hAnsi="Cambria Math" w:cs="Cambria Math"/>
                <w:sz w:val="18"/>
                <w:szCs w:val="28"/>
                <w:lang w:val="en-US"/>
              </w:rPr>
              <w:t>‑</w:t>
            </w:r>
            <w:r w:rsidRPr="001F4E21">
              <w:rPr>
                <w:sz w:val="18"/>
                <w:szCs w:val="28"/>
                <w:lang w:val="en-US"/>
              </w:rPr>
              <w:t xml:space="preserve">01 </w:t>
            </w:r>
            <w:r w:rsidRPr="001F4E21">
              <w:rPr>
                <w:rFonts w:ascii="Calibri" w:hAnsi="Calibri" w:cs="Calibri"/>
                <w:sz w:val="18"/>
                <w:szCs w:val="28"/>
                <w:lang w:val="en-US"/>
              </w:rPr>
              <w:t>–</w:t>
            </w:r>
            <w:r w:rsidRPr="001F4E21">
              <w:rPr>
                <w:sz w:val="18"/>
                <w:szCs w:val="28"/>
                <w:lang w:val="en-US"/>
              </w:rPr>
              <w:t xml:space="preserve"> Coordination </w:t>
            </w:r>
            <w:r w:rsidR="00D263C5">
              <w:rPr>
                <w:sz w:val="18"/>
                <w:szCs w:val="28"/>
                <w:lang w:val="en-US"/>
              </w:rPr>
              <w:t>m</w:t>
            </w:r>
            <w:r w:rsidRPr="001F4E21">
              <w:rPr>
                <w:sz w:val="18"/>
                <w:szCs w:val="28"/>
                <w:lang w:val="en-US"/>
              </w:rPr>
              <w:t xml:space="preserve">echanism and clearing house </w:t>
            </w:r>
          </w:p>
          <w:p w14:paraId="51385FF0" w14:textId="77777777" w:rsidR="00B001CA" w:rsidRPr="001F4E21" w:rsidRDefault="00B001CA" w:rsidP="00843E47">
            <w:pPr>
              <w:rPr>
                <w:sz w:val="18"/>
                <w:szCs w:val="28"/>
                <w:lang w:val="en-US"/>
              </w:rPr>
            </w:pPr>
            <w:r w:rsidRPr="001F4E21">
              <w:rPr>
                <w:sz w:val="18"/>
                <w:szCs w:val="28"/>
                <w:lang w:val="en-US"/>
              </w:rPr>
              <w:t>REC</w:t>
            </w:r>
            <w:r w:rsidRPr="001F4E21">
              <w:rPr>
                <w:rFonts w:ascii="Cambria Math" w:hAnsi="Cambria Math" w:cs="Cambria Math"/>
                <w:sz w:val="18"/>
                <w:szCs w:val="28"/>
                <w:lang w:val="en-US"/>
              </w:rPr>
              <w:t>‑</w:t>
            </w:r>
            <w:r w:rsidRPr="001F4E21">
              <w:rPr>
                <w:sz w:val="18"/>
                <w:szCs w:val="28"/>
                <w:lang w:val="en-US"/>
              </w:rPr>
              <w:t xml:space="preserve">05 </w:t>
            </w:r>
            <w:r w:rsidRPr="001F4E21">
              <w:rPr>
                <w:rFonts w:ascii="Calibri" w:hAnsi="Calibri" w:cs="Calibri"/>
                <w:sz w:val="18"/>
                <w:szCs w:val="28"/>
                <w:lang w:val="en-US"/>
              </w:rPr>
              <w:t>–</w:t>
            </w:r>
            <w:r w:rsidRPr="001F4E21">
              <w:rPr>
                <w:sz w:val="18"/>
                <w:szCs w:val="28"/>
                <w:lang w:val="en-US"/>
              </w:rPr>
              <w:t xml:space="preserve"> Harmonise licensing, range</w:t>
            </w:r>
            <w:r w:rsidRPr="001F4E21">
              <w:rPr>
                <w:rFonts w:ascii="Cambria Math" w:hAnsi="Cambria Math" w:cs="Cambria Math"/>
                <w:sz w:val="18"/>
                <w:szCs w:val="28"/>
                <w:lang w:val="en-US"/>
              </w:rPr>
              <w:t>‑</w:t>
            </w:r>
            <w:r w:rsidRPr="001F4E21">
              <w:rPr>
                <w:sz w:val="18"/>
                <w:szCs w:val="28"/>
                <w:lang w:val="en-US"/>
              </w:rPr>
              <w:t xml:space="preserve">safety and airspace coordination where feasible </w:t>
            </w:r>
          </w:p>
          <w:p w14:paraId="08C98463" w14:textId="3B3DE9A0" w:rsidR="00843E47" w:rsidRPr="001F4E21" w:rsidRDefault="00B001CA" w:rsidP="00843E47">
            <w:pPr>
              <w:rPr>
                <w:sz w:val="18"/>
                <w:szCs w:val="28"/>
                <w:lang w:val="en-US"/>
              </w:rPr>
            </w:pPr>
            <w:r w:rsidRPr="001F4E21">
              <w:rPr>
                <w:sz w:val="18"/>
                <w:szCs w:val="28"/>
                <w:lang w:val="en-US"/>
              </w:rPr>
              <w:t>REC</w:t>
            </w:r>
            <w:r w:rsidRPr="001F4E21">
              <w:rPr>
                <w:rFonts w:ascii="Cambria Math" w:hAnsi="Cambria Math" w:cs="Cambria Math"/>
                <w:sz w:val="18"/>
                <w:szCs w:val="28"/>
                <w:lang w:val="en-US"/>
              </w:rPr>
              <w:t>‑</w:t>
            </w:r>
            <w:r w:rsidRPr="001F4E21">
              <w:rPr>
                <w:sz w:val="18"/>
                <w:szCs w:val="28"/>
                <w:lang w:val="en-US"/>
              </w:rPr>
              <w:t xml:space="preserve">06 </w:t>
            </w:r>
            <w:r w:rsidRPr="001F4E21">
              <w:rPr>
                <w:rFonts w:ascii="Calibri" w:hAnsi="Calibri" w:cs="Calibri"/>
                <w:sz w:val="18"/>
                <w:szCs w:val="28"/>
                <w:lang w:val="en-US"/>
              </w:rPr>
              <w:t>–</w:t>
            </w:r>
            <w:r w:rsidRPr="001F4E21">
              <w:rPr>
                <w:sz w:val="18"/>
                <w:szCs w:val="28"/>
                <w:lang w:val="en-US"/>
              </w:rPr>
              <w:t xml:space="preserve"> Apply European preference to institutional launches (incentive</w:t>
            </w:r>
            <w:r w:rsidRPr="001F4E21">
              <w:rPr>
                <w:rFonts w:ascii="Cambria Math" w:hAnsi="Cambria Math" w:cs="Cambria Math"/>
                <w:sz w:val="18"/>
                <w:szCs w:val="28"/>
                <w:lang w:val="en-US"/>
              </w:rPr>
              <w:t>‑</w:t>
            </w:r>
            <w:r w:rsidRPr="001F4E21">
              <w:rPr>
                <w:sz w:val="18"/>
                <w:szCs w:val="28"/>
                <w:lang w:val="en-US"/>
              </w:rPr>
              <w:t>based)</w:t>
            </w:r>
          </w:p>
        </w:tc>
      </w:tr>
      <w:tr w:rsidR="00843E47" w:rsidRPr="00843E47" w14:paraId="6A2AFACE" w14:textId="77777777" w:rsidTr="00843E47">
        <w:tc>
          <w:tcPr>
            <w:tcW w:w="2268" w:type="dxa"/>
            <w:shd w:val="clear" w:color="auto" w:fill="F2F2F2" w:themeFill="text2" w:themeFillShade="F2"/>
            <w:hideMark/>
          </w:tcPr>
          <w:p w14:paraId="30B165CA" w14:textId="77777777" w:rsidR="00843E47" w:rsidRPr="001F4E21" w:rsidRDefault="00843E47" w:rsidP="00843E47">
            <w:pPr>
              <w:jc w:val="left"/>
              <w:rPr>
                <w:sz w:val="18"/>
                <w:szCs w:val="28"/>
                <w:lang w:val="nl-BE"/>
              </w:rPr>
            </w:pPr>
            <w:r w:rsidRPr="001F4E21">
              <w:rPr>
                <w:b/>
                <w:bCs/>
                <w:sz w:val="18"/>
                <w:szCs w:val="28"/>
                <w:lang w:val="nl-BE"/>
              </w:rPr>
              <w:t>Technical &amp; Infrastructure Capacity</w:t>
            </w:r>
          </w:p>
        </w:tc>
        <w:tc>
          <w:tcPr>
            <w:tcW w:w="7370" w:type="dxa"/>
            <w:hideMark/>
          </w:tcPr>
          <w:p w14:paraId="2FF20D48" w14:textId="715FDFEF" w:rsidR="00621AD0" w:rsidRPr="001F4E21" w:rsidRDefault="00621AD0" w:rsidP="00843E47">
            <w:pPr>
              <w:rPr>
                <w:sz w:val="18"/>
                <w:szCs w:val="28"/>
                <w:lang w:val="en-US"/>
              </w:rPr>
            </w:pPr>
            <w:r w:rsidRPr="001F4E21">
              <w:rPr>
                <w:sz w:val="18"/>
                <w:szCs w:val="28"/>
                <w:lang w:val="en-US"/>
              </w:rPr>
              <w:t>REC</w:t>
            </w:r>
            <w:r w:rsidRPr="001F4E21">
              <w:rPr>
                <w:rFonts w:ascii="Cambria Math" w:hAnsi="Cambria Math" w:cs="Cambria Math"/>
                <w:sz w:val="18"/>
                <w:szCs w:val="28"/>
                <w:lang w:val="en-US"/>
              </w:rPr>
              <w:t>‑</w:t>
            </w:r>
            <w:r w:rsidRPr="001F4E21">
              <w:rPr>
                <w:sz w:val="18"/>
                <w:szCs w:val="28"/>
                <w:lang w:val="en-US"/>
              </w:rPr>
              <w:t xml:space="preserve">02 </w:t>
            </w:r>
            <w:r w:rsidRPr="001F4E21">
              <w:rPr>
                <w:rFonts w:ascii="Calibri" w:hAnsi="Calibri" w:cs="Calibri"/>
                <w:sz w:val="18"/>
                <w:szCs w:val="28"/>
                <w:lang w:val="en-US"/>
              </w:rPr>
              <w:t>–</w:t>
            </w:r>
            <w:r w:rsidR="00D263C5">
              <w:rPr>
                <w:rFonts w:ascii="Calibri" w:hAnsi="Calibri" w:cs="Calibri"/>
                <w:sz w:val="18"/>
                <w:szCs w:val="28"/>
                <w:lang w:val="en-US"/>
              </w:rPr>
              <w:t xml:space="preserve"> </w:t>
            </w:r>
            <w:r w:rsidR="00D263C5">
              <w:rPr>
                <w:sz w:val="18"/>
                <w:szCs w:val="28"/>
                <w:lang w:val="en-US"/>
              </w:rPr>
              <w:t>S</w:t>
            </w:r>
            <w:r w:rsidRPr="001F4E21">
              <w:rPr>
                <w:sz w:val="18"/>
                <w:szCs w:val="28"/>
                <w:lang w:val="en-US"/>
              </w:rPr>
              <w:t>afeguard European propulsion</w:t>
            </w:r>
            <w:r w:rsidRPr="001F4E21">
              <w:rPr>
                <w:rFonts w:ascii="Cambria Math" w:hAnsi="Cambria Math" w:cs="Cambria Math"/>
                <w:sz w:val="18"/>
                <w:szCs w:val="28"/>
                <w:lang w:val="en-US"/>
              </w:rPr>
              <w:t>‑</w:t>
            </w:r>
            <w:r w:rsidRPr="001F4E21">
              <w:rPr>
                <w:sz w:val="18"/>
                <w:szCs w:val="28"/>
                <w:lang w:val="en-US"/>
              </w:rPr>
              <w:t xml:space="preserve">test capacity </w:t>
            </w:r>
          </w:p>
          <w:p w14:paraId="209AB553" w14:textId="5DABA702" w:rsidR="00843E47" w:rsidRPr="001F4E21" w:rsidRDefault="00621AD0" w:rsidP="00843E47">
            <w:pPr>
              <w:rPr>
                <w:sz w:val="18"/>
                <w:szCs w:val="28"/>
                <w:lang w:val="en-US"/>
              </w:rPr>
            </w:pPr>
            <w:r w:rsidRPr="001F4E21">
              <w:rPr>
                <w:sz w:val="18"/>
                <w:szCs w:val="28"/>
                <w:lang w:val="en-US"/>
              </w:rPr>
              <w:t>REC</w:t>
            </w:r>
            <w:r w:rsidRPr="001F4E21">
              <w:rPr>
                <w:rFonts w:ascii="Cambria Math" w:hAnsi="Cambria Math" w:cs="Cambria Math"/>
                <w:sz w:val="18"/>
                <w:szCs w:val="28"/>
                <w:lang w:val="en-US"/>
              </w:rPr>
              <w:t>‑</w:t>
            </w:r>
            <w:r w:rsidRPr="001F4E21">
              <w:rPr>
                <w:sz w:val="18"/>
                <w:szCs w:val="28"/>
                <w:lang w:val="en-US"/>
              </w:rPr>
              <w:t xml:space="preserve">07 </w:t>
            </w:r>
            <w:r w:rsidRPr="001F4E21">
              <w:rPr>
                <w:rFonts w:ascii="Calibri" w:hAnsi="Calibri" w:cs="Calibri"/>
                <w:sz w:val="18"/>
                <w:szCs w:val="28"/>
                <w:lang w:val="en-US"/>
              </w:rPr>
              <w:t>–</w:t>
            </w:r>
            <w:r w:rsidRPr="001F4E21">
              <w:rPr>
                <w:sz w:val="18"/>
                <w:szCs w:val="28"/>
                <w:lang w:val="en-US"/>
              </w:rPr>
              <w:t xml:space="preserve"> </w:t>
            </w:r>
            <w:r w:rsidR="003C50E0" w:rsidRPr="003C50E0">
              <w:rPr>
                <w:sz w:val="18"/>
                <w:szCs w:val="28"/>
                <w:lang w:val="en-US"/>
              </w:rPr>
              <w:t>Reduce CSG concentration through offshore platform assessment</w:t>
            </w:r>
          </w:p>
        </w:tc>
      </w:tr>
      <w:tr w:rsidR="00843E47" w:rsidRPr="00843E47" w14:paraId="389136C4" w14:textId="77777777" w:rsidTr="00843E47">
        <w:tc>
          <w:tcPr>
            <w:tcW w:w="2268" w:type="dxa"/>
            <w:shd w:val="clear" w:color="auto" w:fill="F2F2F2" w:themeFill="text2" w:themeFillShade="F2"/>
            <w:hideMark/>
          </w:tcPr>
          <w:p w14:paraId="0DE49FE2" w14:textId="77777777" w:rsidR="00843E47" w:rsidRPr="001F4E21" w:rsidRDefault="00843E47" w:rsidP="00843E47">
            <w:pPr>
              <w:jc w:val="left"/>
              <w:rPr>
                <w:sz w:val="18"/>
                <w:szCs w:val="28"/>
                <w:lang w:val="nl-BE"/>
              </w:rPr>
            </w:pPr>
            <w:r w:rsidRPr="001F4E21">
              <w:rPr>
                <w:b/>
                <w:bCs/>
                <w:sz w:val="18"/>
                <w:szCs w:val="28"/>
                <w:lang w:val="nl-BE"/>
              </w:rPr>
              <w:t>Operations, Logistics &amp; Ecosystem Resilience</w:t>
            </w:r>
          </w:p>
        </w:tc>
        <w:tc>
          <w:tcPr>
            <w:tcW w:w="7370" w:type="dxa"/>
            <w:hideMark/>
          </w:tcPr>
          <w:p w14:paraId="3718D346" w14:textId="77777777" w:rsidR="00621AD0" w:rsidRPr="001F4E21" w:rsidRDefault="00621AD0" w:rsidP="00843E47">
            <w:pPr>
              <w:rPr>
                <w:sz w:val="18"/>
                <w:szCs w:val="28"/>
                <w:lang w:val="en-US"/>
              </w:rPr>
            </w:pPr>
            <w:r w:rsidRPr="001F4E21">
              <w:rPr>
                <w:sz w:val="18"/>
                <w:szCs w:val="28"/>
                <w:lang w:val="en-US"/>
              </w:rPr>
              <w:t>REC</w:t>
            </w:r>
            <w:r w:rsidRPr="001F4E21">
              <w:rPr>
                <w:rFonts w:ascii="Cambria Math" w:hAnsi="Cambria Math" w:cs="Cambria Math"/>
                <w:sz w:val="18"/>
                <w:szCs w:val="28"/>
                <w:lang w:val="en-US"/>
              </w:rPr>
              <w:t>‑</w:t>
            </w:r>
            <w:r w:rsidRPr="001F4E21">
              <w:rPr>
                <w:sz w:val="18"/>
                <w:szCs w:val="28"/>
                <w:lang w:val="en-US"/>
              </w:rPr>
              <w:t xml:space="preserve">03 </w:t>
            </w:r>
            <w:r w:rsidRPr="001F4E21">
              <w:rPr>
                <w:rFonts w:ascii="Calibri" w:hAnsi="Calibri" w:cs="Calibri"/>
                <w:sz w:val="18"/>
                <w:szCs w:val="28"/>
                <w:lang w:val="en-US"/>
              </w:rPr>
              <w:t>–</w:t>
            </w:r>
            <w:r w:rsidRPr="001F4E21">
              <w:rPr>
                <w:sz w:val="18"/>
                <w:szCs w:val="28"/>
                <w:lang w:val="en-US"/>
              </w:rPr>
              <w:t xml:space="preserve"> Anticipate future launch</w:t>
            </w:r>
            <w:r w:rsidRPr="001F4E21">
              <w:rPr>
                <w:rFonts w:ascii="Cambria Math" w:hAnsi="Cambria Math" w:cs="Cambria Math"/>
                <w:sz w:val="18"/>
                <w:szCs w:val="28"/>
                <w:lang w:val="en-US"/>
              </w:rPr>
              <w:t>‑</w:t>
            </w:r>
            <w:r w:rsidRPr="001F4E21">
              <w:rPr>
                <w:sz w:val="18"/>
                <w:szCs w:val="28"/>
                <w:lang w:val="en-US"/>
              </w:rPr>
              <w:t>operations skills needs</w:t>
            </w:r>
          </w:p>
          <w:p w14:paraId="16D65BEC" w14:textId="0CC33018" w:rsidR="00843E47" w:rsidRPr="001F4E21" w:rsidRDefault="00621AD0" w:rsidP="00843E47">
            <w:pPr>
              <w:rPr>
                <w:sz w:val="18"/>
                <w:szCs w:val="28"/>
                <w:lang w:val="en-US"/>
              </w:rPr>
            </w:pPr>
            <w:r w:rsidRPr="001F4E21">
              <w:rPr>
                <w:sz w:val="18"/>
                <w:szCs w:val="28"/>
                <w:lang w:val="en-US"/>
              </w:rPr>
              <w:t>REC</w:t>
            </w:r>
            <w:r w:rsidRPr="001F4E21">
              <w:rPr>
                <w:rFonts w:ascii="Cambria Math" w:hAnsi="Cambria Math" w:cs="Cambria Math"/>
                <w:sz w:val="18"/>
                <w:szCs w:val="28"/>
                <w:lang w:val="en-US"/>
              </w:rPr>
              <w:t>‑</w:t>
            </w:r>
            <w:r w:rsidRPr="001F4E21">
              <w:rPr>
                <w:sz w:val="18"/>
                <w:szCs w:val="28"/>
                <w:lang w:val="en-US"/>
              </w:rPr>
              <w:t xml:space="preserve">04 </w:t>
            </w:r>
            <w:r w:rsidRPr="001F4E21">
              <w:rPr>
                <w:rFonts w:ascii="Calibri" w:hAnsi="Calibri" w:cs="Calibri"/>
                <w:sz w:val="18"/>
                <w:szCs w:val="28"/>
                <w:lang w:val="en-US"/>
              </w:rPr>
              <w:t>–</w:t>
            </w:r>
            <w:r w:rsidRPr="001F4E21">
              <w:rPr>
                <w:sz w:val="18"/>
                <w:szCs w:val="28"/>
                <w:lang w:val="en-US"/>
              </w:rPr>
              <w:t xml:space="preserve"> Phased, targeted support for shared spaceport infrastructure</w:t>
            </w:r>
          </w:p>
        </w:tc>
      </w:tr>
    </w:tbl>
    <w:p w14:paraId="602D57A1" w14:textId="77777777" w:rsidR="00843E47" w:rsidRDefault="00843E47" w:rsidP="004E0BF6">
      <w:pPr>
        <w:rPr>
          <w:b/>
          <w:bCs/>
        </w:rPr>
      </w:pPr>
    </w:p>
    <w:p w14:paraId="092D843E" w14:textId="480EC35B" w:rsidR="00335060" w:rsidRPr="00AB16AE" w:rsidRDefault="00AB16AE" w:rsidP="004E0BF6">
      <w:r w:rsidRPr="00AB16AE">
        <w:t>Each recommendation is read against the five development scenarios of Chapter 5 to show where it contributes most, using the scenarios as a validation lens for its robustness and relevance rather than as a ranking of the recommendations themselves.</w:t>
      </w:r>
    </w:p>
    <w:p w14:paraId="183611C5" w14:textId="547F1A07" w:rsidR="00206096" w:rsidRDefault="00206096" w:rsidP="00206096">
      <w:pPr>
        <w:pStyle w:val="Caption"/>
      </w:pPr>
      <w:bookmarkStart w:id="182" w:name="_Toc239018450"/>
      <w:r>
        <w:t xml:space="preserve">Table </w:t>
      </w:r>
      <w:r>
        <w:fldChar w:fldCharType="begin"/>
      </w:r>
      <w:r>
        <w:instrText xml:space="preserve"> SEQ Table \* ARABIC </w:instrText>
      </w:r>
      <w:r>
        <w:fldChar w:fldCharType="separate"/>
      </w:r>
      <w:r w:rsidR="005F19E3">
        <w:rPr>
          <w:noProof/>
        </w:rPr>
        <w:t>59</w:t>
      </w:r>
      <w:r>
        <w:fldChar w:fldCharType="end"/>
      </w:r>
      <w:r>
        <w:t xml:space="preserve"> </w:t>
      </w:r>
      <w:r w:rsidRPr="006F662C">
        <w:t>Scenario Relevance Matrix</w:t>
      </w:r>
      <w:bookmarkEnd w:id="182"/>
    </w:p>
    <w:tbl>
      <w:tblPr>
        <w:tblStyle w:val="CV2"/>
        <w:tblW w:w="0" w:type="auto"/>
        <w:tblCellMar>
          <w:top w:w="57" w:type="dxa"/>
          <w:bottom w:w="57" w:type="dxa"/>
        </w:tblCellMar>
        <w:tblLook w:val="04A0" w:firstRow="1" w:lastRow="0" w:firstColumn="1" w:lastColumn="0" w:noHBand="0" w:noVBand="1"/>
      </w:tblPr>
      <w:tblGrid>
        <w:gridCol w:w="3299"/>
        <w:gridCol w:w="887"/>
        <w:gridCol w:w="1319"/>
        <w:gridCol w:w="1642"/>
        <w:gridCol w:w="1110"/>
        <w:gridCol w:w="1381"/>
      </w:tblGrid>
      <w:tr w:rsidR="00206096" w:rsidRPr="001F4E21" w14:paraId="2C50A344" w14:textId="77777777" w:rsidTr="00713C24">
        <w:trPr>
          <w:cnfStyle w:val="100000000000" w:firstRow="1" w:lastRow="0" w:firstColumn="0" w:lastColumn="0" w:oddVBand="0" w:evenVBand="0" w:oddHBand="0" w:evenHBand="0" w:firstRowFirstColumn="0" w:firstRowLastColumn="0" w:lastRowFirstColumn="0" w:lastRowLastColumn="0"/>
        </w:trPr>
        <w:tc>
          <w:tcPr>
            <w:cnfStyle w:val="000000000100" w:firstRow="0" w:lastRow="0" w:firstColumn="0" w:lastColumn="0" w:oddVBand="0" w:evenVBand="0" w:oddHBand="0" w:evenHBand="0" w:firstRowFirstColumn="1" w:firstRowLastColumn="0" w:lastRowFirstColumn="0" w:lastRowLastColumn="0"/>
            <w:tcW w:w="0" w:type="auto"/>
            <w:vAlign w:val="center"/>
            <w:hideMark/>
          </w:tcPr>
          <w:p w14:paraId="6D5473E7" w14:textId="77777777" w:rsidR="00206096" w:rsidRPr="001F4E21" w:rsidRDefault="00206096" w:rsidP="00713C24">
            <w:pPr>
              <w:jc w:val="center"/>
              <w:rPr>
                <w:b/>
                <w:lang w:val="nl-BE"/>
              </w:rPr>
            </w:pPr>
            <w:r w:rsidRPr="001F4E21">
              <w:rPr>
                <w:b/>
                <w:lang w:val="nl-BE"/>
              </w:rPr>
              <w:t>Recommendation</w:t>
            </w:r>
          </w:p>
        </w:tc>
        <w:tc>
          <w:tcPr>
            <w:tcW w:w="0" w:type="auto"/>
            <w:vAlign w:val="center"/>
            <w:hideMark/>
          </w:tcPr>
          <w:p w14:paraId="5BEF4DBE" w14:textId="77777777" w:rsidR="00206096" w:rsidRPr="001F4E21" w:rsidRDefault="00206096" w:rsidP="00713C24">
            <w:pPr>
              <w:jc w:val="center"/>
              <w:cnfStyle w:val="100000000000" w:firstRow="1" w:lastRow="0" w:firstColumn="0" w:lastColumn="0" w:oddVBand="0" w:evenVBand="0" w:oddHBand="0" w:evenHBand="0" w:firstRowFirstColumn="0" w:firstRowLastColumn="0" w:lastRowFirstColumn="0" w:lastRowLastColumn="0"/>
              <w:rPr>
                <w:b/>
                <w:lang w:val="nl-BE"/>
              </w:rPr>
            </w:pPr>
            <w:r w:rsidRPr="001F4E21">
              <w:rPr>
                <w:b/>
                <w:lang w:val="nl-BE"/>
              </w:rPr>
              <w:t>S1 Status Quo</w:t>
            </w:r>
          </w:p>
        </w:tc>
        <w:tc>
          <w:tcPr>
            <w:tcW w:w="0" w:type="auto"/>
            <w:vAlign w:val="center"/>
            <w:hideMark/>
          </w:tcPr>
          <w:p w14:paraId="0686505D" w14:textId="77777777" w:rsidR="00206096" w:rsidRPr="001F4E21" w:rsidRDefault="00206096" w:rsidP="00713C24">
            <w:pPr>
              <w:jc w:val="center"/>
              <w:cnfStyle w:val="100000000000" w:firstRow="1" w:lastRow="0" w:firstColumn="0" w:lastColumn="0" w:oddVBand="0" w:evenVBand="0" w:oddHBand="0" w:evenHBand="0" w:firstRowFirstColumn="0" w:firstRowLastColumn="0" w:lastRowFirstColumn="0" w:lastRowLastColumn="0"/>
              <w:rPr>
                <w:b/>
                <w:lang w:val="nl-BE"/>
              </w:rPr>
            </w:pPr>
            <w:r w:rsidRPr="001F4E21">
              <w:rPr>
                <w:b/>
                <w:lang w:val="nl-BE"/>
              </w:rPr>
              <w:t>S2 Integrated Network</w:t>
            </w:r>
          </w:p>
        </w:tc>
        <w:tc>
          <w:tcPr>
            <w:tcW w:w="0" w:type="auto"/>
            <w:vAlign w:val="center"/>
            <w:hideMark/>
          </w:tcPr>
          <w:p w14:paraId="69C5A732" w14:textId="77777777" w:rsidR="00206096" w:rsidRPr="001F4E21" w:rsidRDefault="00206096" w:rsidP="00713C24">
            <w:pPr>
              <w:jc w:val="center"/>
              <w:cnfStyle w:val="100000000000" w:firstRow="1" w:lastRow="0" w:firstColumn="0" w:lastColumn="0" w:oddVBand="0" w:evenVBand="0" w:oddHBand="0" w:evenHBand="0" w:firstRowFirstColumn="0" w:firstRowLastColumn="0" w:lastRowFirstColumn="0" w:lastRowLastColumn="0"/>
              <w:rPr>
                <w:b/>
                <w:lang w:val="nl-BE"/>
              </w:rPr>
            </w:pPr>
            <w:r w:rsidRPr="001F4E21">
              <w:rPr>
                <w:b/>
                <w:lang w:val="nl-BE"/>
              </w:rPr>
              <w:t>S3 Commercial Breakthrough</w:t>
            </w:r>
          </w:p>
        </w:tc>
        <w:tc>
          <w:tcPr>
            <w:tcW w:w="0" w:type="auto"/>
            <w:vAlign w:val="center"/>
            <w:hideMark/>
          </w:tcPr>
          <w:p w14:paraId="5EAC17D5" w14:textId="77777777" w:rsidR="00206096" w:rsidRPr="001F4E21" w:rsidRDefault="00206096" w:rsidP="00713C24">
            <w:pPr>
              <w:jc w:val="center"/>
              <w:cnfStyle w:val="100000000000" w:firstRow="1" w:lastRow="0" w:firstColumn="0" w:lastColumn="0" w:oddVBand="0" w:evenVBand="0" w:oddHBand="0" w:evenHBand="0" w:firstRowFirstColumn="0" w:firstRowLastColumn="0" w:lastRowFirstColumn="0" w:lastRowLastColumn="0"/>
              <w:rPr>
                <w:b/>
                <w:lang w:val="nl-BE"/>
              </w:rPr>
            </w:pPr>
            <w:r w:rsidRPr="001F4E21">
              <w:rPr>
                <w:b/>
                <w:lang w:val="nl-BE"/>
              </w:rPr>
              <w:t>S4 CSG Enhanced</w:t>
            </w:r>
          </w:p>
        </w:tc>
        <w:tc>
          <w:tcPr>
            <w:tcW w:w="0" w:type="auto"/>
            <w:vAlign w:val="center"/>
            <w:hideMark/>
          </w:tcPr>
          <w:p w14:paraId="0B1B2B16" w14:textId="77777777" w:rsidR="00206096" w:rsidRPr="001F4E21" w:rsidRDefault="00206096" w:rsidP="00713C24">
            <w:pPr>
              <w:jc w:val="center"/>
              <w:cnfStyle w:val="100000000000" w:firstRow="1" w:lastRow="0" w:firstColumn="0" w:lastColumn="0" w:oddVBand="0" w:evenVBand="0" w:oddHBand="0" w:evenHBand="0" w:firstRowFirstColumn="0" w:firstRowLastColumn="0" w:lastRowFirstColumn="0" w:lastRowLastColumn="0"/>
              <w:rPr>
                <w:b/>
                <w:lang w:val="nl-BE"/>
              </w:rPr>
            </w:pPr>
            <w:r w:rsidRPr="001F4E21">
              <w:rPr>
                <w:b/>
                <w:lang w:val="nl-BE"/>
              </w:rPr>
              <w:t>S5 Fragmented Decline</w:t>
            </w:r>
          </w:p>
        </w:tc>
      </w:tr>
      <w:tr w:rsidR="00206096" w:rsidRPr="001F4E21" w14:paraId="155F7055" w14:textId="77777777" w:rsidTr="00713C24">
        <w:tc>
          <w:tcPr>
            <w:tcW w:w="0" w:type="auto"/>
            <w:shd w:val="clear" w:color="auto" w:fill="F2F2F2" w:themeFill="text2" w:themeFillShade="F2"/>
            <w:hideMark/>
          </w:tcPr>
          <w:p w14:paraId="2C942AFE" w14:textId="0BF75A0A" w:rsidR="00206096" w:rsidRPr="001F4E21" w:rsidRDefault="00206096" w:rsidP="00713C24">
            <w:pPr>
              <w:jc w:val="left"/>
              <w:rPr>
                <w:lang w:val="en-US"/>
              </w:rPr>
            </w:pPr>
            <w:r w:rsidRPr="001F4E21">
              <w:rPr>
                <w:b/>
                <w:bCs/>
                <w:lang w:val="en-US"/>
              </w:rPr>
              <w:t>REC</w:t>
            </w:r>
            <w:r w:rsidRPr="001F4E21">
              <w:rPr>
                <w:b/>
                <w:bCs/>
                <w:lang w:val="en-US"/>
              </w:rPr>
              <w:noBreakHyphen/>
              <w:t xml:space="preserve">01 – Coordination </w:t>
            </w:r>
            <w:r w:rsidR="00D263C5">
              <w:rPr>
                <w:b/>
                <w:bCs/>
                <w:lang w:val="en-US"/>
              </w:rPr>
              <w:t>m</w:t>
            </w:r>
            <w:r w:rsidRPr="001F4E21">
              <w:rPr>
                <w:b/>
                <w:bCs/>
                <w:lang w:val="en-US"/>
              </w:rPr>
              <w:t>echanism and clearing house</w:t>
            </w:r>
          </w:p>
        </w:tc>
        <w:tc>
          <w:tcPr>
            <w:tcW w:w="0" w:type="auto"/>
            <w:vAlign w:val="center"/>
            <w:hideMark/>
          </w:tcPr>
          <w:p w14:paraId="4B420A18" w14:textId="77777777" w:rsidR="00206096" w:rsidRPr="001F4E21" w:rsidRDefault="00206096" w:rsidP="00713C24">
            <w:pPr>
              <w:jc w:val="center"/>
              <w:rPr>
                <w:lang w:val="nl-BE"/>
              </w:rPr>
            </w:pPr>
            <w:r w:rsidRPr="001F4E21">
              <w:rPr>
                <w:lang w:val="nl-BE"/>
              </w:rPr>
              <w:t>●●</w:t>
            </w:r>
          </w:p>
        </w:tc>
        <w:tc>
          <w:tcPr>
            <w:tcW w:w="0" w:type="auto"/>
            <w:vAlign w:val="center"/>
            <w:hideMark/>
          </w:tcPr>
          <w:p w14:paraId="3F8A20EC" w14:textId="77777777" w:rsidR="00206096" w:rsidRPr="001F4E21" w:rsidRDefault="00206096" w:rsidP="00713C24">
            <w:pPr>
              <w:jc w:val="center"/>
              <w:rPr>
                <w:lang w:val="nl-BE"/>
              </w:rPr>
            </w:pPr>
            <w:r w:rsidRPr="001F4E21">
              <w:rPr>
                <w:lang w:val="nl-BE"/>
              </w:rPr>
              <w:t>●●●</w:t>
            </w:r>
          </w:p>
        </w:tc>
        <w:tc>
          <w:tcPr>
            <w:tcW w:w="0" w:type="auto"/>
            <w:vAlign w:val="center"/>
            <w:hideMark/>
          </w:tcPr>
          <w:p w14:paraId="311DCE49" w14:textId="77777777" w:rsidR="00206096" w:rsidRPr="001F4E21" w:rsidRDefault="00206096" w:rsidP="00713C24">
            <w:pPr>
              <w:jc w:val="center"/>
              <w:rPr>
                <w:lang w:val="nl-BE"/>
              </w:rPr>
            </w:pPr>
            <w:r w:rsidRPr="001F4E21">
              <w:rPr>
                <w:lang w:val="nl-BE"/>
              </w:rPr>
              <w:t>●●</w:t>
            </w:r>
          </w:p>
        </w:tc>
        <w:tc>
          <w:tcPr>
            <w:tcW w:w="0" w:type="auto"/>
            <w:vAlign w:val="center"/>
            <w:hideMark/>
          </w:tcPr>
          <w:p w14:paraId="5F7F841C" w14:textId="77777777" w:rsidR="00206096" w:rsidRPr="001F4E21" w:rsidRDefault="00206096" w:rsidP="00713C24">
            <w:pPr>
              <w:jc w:val="center"/>
              <w:rPr>
                <w:lang w:val="nl-BE"/>
              </w:rPr>
            </w:pPr>
            <w:r w:rsidRPr="001F4E21">
              <w:rPr>
                <w:lang w:val="nl-BE"/>
              </w:rPr>
              <w:t>●●●</w:t>
            </w:r>
          </w:p>
        </w:tc>
        <w:tc>
          <w:tcPr>
            <w:tcW w:w="0" w:type="auto"/>
            <w:vAlign w:val="center"/>
            <w:hideMark/>
          </w:tcPr>
          <w:p w14:paraId="39FC0BDA" w14:textId="77777777" w:rsidR="00206096" w:rsidRPr="001F4E21" w:rsidRDefault="00206096" w:rsidP="00713C24">
            <w:pPr>
              <w:jc w:val="center"/>
              <w:rPr>
                <w:lang w:val="nl-BE"/>
              </w:rPr>
            </w:pPr>
            <w:r w:rsidRPr="001F4E21">
              <w:rPr>
                <w:lang w:val="nl-BE"/>
              </w:rPr>
              <w:t>●●●</w:t>
            </w:r>
          </w:p>
        </w:tc>
      </w:tr>
      <w:tr w:rsidR="00206096" w:rsidRPr="001F4E21" w14:paraId="6CEA2284" w14:textId="77777777" w:rsidTr="00713C24">
        <w:tc>
          <w:tcPr>
            <w:tcW w:w="0" w:type="auto"/>
            <w:shd w:val="clear" w:color="auto" w:fill="F2F2F2" w:themeFill="text2" w:themeFillShade="F2"/>
            <w:hideMark/>
          </w:tcPr>
          <w:p w14:paraId="096520F5" w14:textId="2B45E87B" w:rsidR="00206096" w:rsidRPr="001F4E21" w:rsidRDefault="00206096" w:rsidP="00713C24">
            <w:pPr>
              <w:jc w:val="left"/>
              <w:rPr>
                <w:lang w:val="en-US"/>
              </w:rPr>
            </w:pPr>
            <w:r w:rsidRPr="001F4E21">
              <w:rPr>
                <w:b/>
                <w:bCs/>
                <w:lang w:val="en-US"/>
              </w:rPr>
              <w:t>REC</w:t>
            </w:r>
            <w:r w:rsidRPr="001F4E21">
              <w:rPr>
                <w:b/>
                <w:bCs/>
                <w:lang w:val="en-US"/>
              </w:rPr>
              <w:noBreakHyphen/>
              <w:t>02 –</w:t>
            </w:r>
            <w:r w:rsidR="00D263C5">
              <w:rPr>
                <w:b/>
                <w:bCs/>
                <w:lang w:val="en-US"/>
              </w:rPr>
              <w:t xml:space="preserve"> S</w:t>
            </w:r>
            <w:r w:rsidRPr="001F4E21">
              <w:rPr>
                <w:b/>
                <w:bCs/>
                <w:lang w:val="en-US"/>
              </w:rPr>
              <w:t>afeguard propulsion</w:t>
            </w:r>
            <w:r w:rsidRPr="001F4E21">
              <w:rPr>
                <w:b/>
                <w:bCs/>
                <w:lang w:val="en-US"/>
              </w:rPr>
              <w:noBreakHyphen/>
              <w:t>test capacity</w:t>
            </w:r>
          </w:p>
        </w:tc>
        <w:tc>
          <w:tcPr>
            <w:tcW w:w="0" w:type="auto"/>
            <w:vAlign w:val="center"/>
            <w:hideMark/>
          </w:tcPr>
          <w:p w14:paraId="07AE13B3" w14:textId="77777777" w:rsidR="00206096" w:rsidRPr="001F4E21" w:rsidRDefault="00206096" w:rsidP="00713C24">
            <w:pPr>
              <w:jc w:val="center"/>
              <w:rPr>
                <w:lang w:val="nl-BE"/>
              </w:rPr>
            </w:pPr>
            <w:r w:rsidRPr="001F4E21">
              <w:rPr>
                <w:lang w:val="nl-BE"/>
              </w:rPr>
              <w:t>●●</w:t>
            </w:r>
          </w:p>
        </w:tc>
        <w:tc>
          <w:tcPr>
            <w:tcW w:w="0" w:type="auto"/>
            <w:vAlign w:val="center"/>
            <w:hideMark/>
          </w:tcPr>
          <w:p w14:paraId="3C367273" w14:textId="77777777" w:rsidR="00206096" w:rsidRPr="001F4E21" w:rsidRDefault="00206096" w:rsidP="00713C24">
            <w:pPr>
              <w:jc w:val="center"/>
              <w:rPr>
                <w:lang w:val="nl-BE"/>
              </w:rPr>
            </w:pPr>
            <w:r w:rsidRPr="001F4E21">
              <w:rPr>
                <w:lang w:val="nl-BE"/>
              </w:rPr>
              <w:t>●●●</w:t>
            </w:r>
          </w:p>
        </w:tc>
        <w:tc>
          <w:tcPr>
            <w:tcW w:w="0" w:type="auto"/>
            <w:vAlign w:val="center"/>
            <w:hideMark/>
          </w:tcPr>
          <w:p w14:paraId="0FD17701" w14:textId="77777777" w:rsidR="00206096" w:rsidRPr="001F4E21" w:rsidRDefault="00206096" w:rsidP="00713C24">
            <w:pPr>
              <w:jc w:val="center"/>
              <w:rPr>
                <w:lang w:val="nl-BE"/>
              </w:rPr>
            </w:pPr>
            <w:r w:rsidRPr="001F4E21">
              <w:rPr>
                <w:lang w:val="nl-BE"/>
              </w:rPr>
              <w:t>●</w:t>
            </w:r>
          </w:p>
        </w:tc>
        <w:tc>
          <w:tcPr>
            <w:tcW w:w="0" w:type="auto"/>
            <w:vAlign w:val="center"/>
            <w:hideMark/>
          </w:tcPr>
          <w:p w14:paraId="71CF10F1" w14:textId="77777777" w:rsidR="00206096" w:rsidRPr="001F4E21" w:rsidRDefault="00206096" w:rsidP="00713C24">
            <w:pPr>
              <w:jc w:val="center"/>
              <w:rPr>
                <w:lang w:val="nl-BE"/>
              </w:rPr>
            </w:pPr>
            <w:r w:rsidRPr="001F4E21">
              <w:rPr>
                <w:lang w:val="nl-BE"/>
              </w:rPr>
              <w:t>●●●</w:t>
            </w:r>
          </w:p>
        </w:tc>
        <w:tc>
          <w:tcPr>
            <w:tcW w:w="0" w:type="auto"/>
            <w:vAlign w:val="center"/>
            <w:hideMark/>
          </w:tcPr>
          <w:p w14:paraId="2FC9D481" w14:textId="77777777" w:rsidR="00206096" w:rsidRPr="001F4E21" w:rsidRDefault="00206096" w:rsidP="00713C24">
            <w:pPr>
              <w:jc w:val="center"/>
              <w:rPr>
                <w:lang w:val="nl-BE"/>
              </w:rPr>
            </w:pPr>
            <w:r w:rsidRPr="001F4E21">
              <w:rPr>
                <w:lang w:val="nl-BE"/>
              </w:rPr>
              <w:t>●●●</w:t>
            </w:r>
          </w:p>
        </w:tc>
      </w:tr>
      <w:tr w:rsidR="00206096" w:rsidRPr="001F4E21" w14:paraId="7EFF57F6" w14:textId="77777777" w:rsidTr="00713C24">
        <w:tc>
          <w:tcPr>
            <w:tcW w:w="0" w:type="auto"/>
            <w:shd w:val="clear" w:color="auto" w:fill="F2F2F2" w:themeFill="text2" w:themeFillShade="F2"/>
            <w:hideMark/>
          </w:tcPr>
          <w:p w14:paraId="6D3B10FF" w14:textId="77777777" w:rsidR="00206096" w:rsidRPr="001F4E21" w:rsidRDefault="00206096" w:rsidP="00713C24">
            <w:pPr>
              <w:jc w:val="left"/>
              <w:rPr>
                <w:lang w:val="en-US"/>
              </w:rPr>
            </w:pPr>
            <w:r w:rsidRPr="001F4E21">
              <w:rPr>
                <w:b/>
                <w:bCs/>
                <w:lang w:val="en-US"/>
              </w:rPr>
              <w:t>REC</w:t>
            </w:r>
            <w:r w:rsidRPr="001F4E21">
              <w:rPr>
                <w:b/>
                <w:bCs/>
                <w:lang w:val="en-US"/>
              </w:rPr>
              <w:noBreakHyphen/>
              <w:t>03 – Anticipate launch</w:t>
            </w:r>
            <w:r w:rsidRPr="001F4E21">
              <w:rPr>
                <w:b/>
                <w:bCs/>
                <w:lang w:val="en-US"/>
              </w:rPr>
              <w:noBreakHyphen/>
              <w:t>operations skills needs</w:t>
            </w:r>
          </w:p>
        </w:tc>
        <w:tc>
          <w:tcPr>
            <w:tcW w:w="0" w:type="auto"/>
            <w:vAlign w:val="center"/>
            <w:hideMark/>
          </w:tcPr>
          <w:p w14:paraId="0E07E7F9" w14:textId="77777777" w:rsidR="00206096" w:rsidRPr="001F4E21" w:rsidRDefault="00206096" w:rsidP="00713C24">
            <w:pPr>
              <w:jc w:val="center"/>
              <w:rPr>
                <w:lang w:val="nl-BE"/>
              </w:rPr>
            </w:pPr>
            <w:r w:rsidRPr="001F4E21">
              <w:rPr>
                <w:lang w:val="nl-BE"/>
              </w:rPr>
              <w:t>●</w:t>
            </w:r>
          </w:p>
        </w:tc>
        <w:tc>
          <w:tcPr>
            <w:tcW w:w="0" w:type="auto"/>
            <w:vAlign w:val="center"/>
            <w:hideMark/>
          </w:tcPr>
          <w:p w14:paraId="605AED22" w14:textId="77777777" w:rsidR="00206096" w:rsidRPr="001F4E21" w:rsidRDefault="00206096" w:rsidP="00713C24">
            <w:pPr>
              <w:jc w:val="center"/>
              <w:rPr>
                <w:lang w:val="nl-BE"/>
              </w:rPr>
            </w:pPr>
            <w:r w:rsidRPr="001F4E21">
              <w:rPr>
                <w:lang w:val="nl-BE"/>
              </w:rPr>
              <w:t>●●●</w:t>
            </w:r>
          </w:p>
        </w:tc>
        <w:tc>
          <w:tcPr>
            <w:tcW w:w="0" w:type="auto"/>
            <w:vAlign w:val="center"/>
            <w:hideMark/>
          </w:tcPr>
          <w:p w14:paraId="1B481B9A" w14:textId="77777777" w:rsidR="00206096" w:rsidRPr="001F4E21" w:rsidRDefault="00206096" w:rsidP="00713C24">
            <w:pPr>
              <w:jc w:val="center"/>
              <w:rPr>
                <w:lang w:val="nl-BE"/>
              </w:rPr>
            </w:pPr>
            <w:r w:rsidRPr="001F4E21">
              <w:rPr>
                <w:lang w:val="nl-BE"/>
              </w:rPr>
              <w:t>●●</w:t>
            </w:r>
          </w:p>
        </w:tc>
        <w:tc>
          <w:tcPr>
            <w:tcW w:w="0" w:type="auto"/>
            <w:vAlign w:val="center"/>
            <w:hideMark/>
          </w:tcPr>
          <w:p w14:paraId="3857AC27" w14:textId="77777777" w:rsidR="00206096" w:rsidRPr="001F4E21" w:rsidRDefault="00206096" w:rsidP="00713C24">
            <w:pPr>
              <w:jc w:val="center"/>
              <w:rPr>
                <w:lang w:val="nl-BE"/>
              </w:rPr>
            </w:pPr>
            <w:r w:rsidRPr="001F4E21">
              <w:rPr>
                <w:lang w:val="nl-BE"/>
              </w:rPr>
              <w:t>●●</w:t>
            </w:r>
          </w:p>
        </w:tc>
        <w:tc>
          <w:tcPr>
            <w:tcW w:w="0" w:type="auto"/>
            <w:vAlign w:val="center"/>
            <w:hideMark/>
          </w:tcPr>
          <w:p w14:paraId="16741968" w14:textId="77777777" w:rsidR="00206096" w:rsidRPr="001F4E21" w:rsidRDefault="00206096" w:rsidP="00713C24">
            <w:pPr>
              <w:jc w:val="center"/>
              <w:rPr>
                <w:lang w:val="nl-BE"/>
              </w:rPr>
            </w:pPr>
            <w:r w:rsidRPr="001F4E21">
              <w:rPr>
                <w:lang w:val="nl-BE"/>
              </w:rPr>
              <w:t>●●●</w:t>
            </w:r>
          </w:p>
        </w:tc>
      </w:tr>
      <w:tr w:rsidR="00206096" w:rsidRPr="001F4E21" w14:paraId="66482A56" w14:textId="77777777" w:rsidTr="00713C24">
        <w:tc>
          <w:tcPr>
            <w:tcW w:w="0" w:type="auto"/>
            <w:shd w:val="clear" w:color="auto" w:fill="F2F2F2" w:themeFill="text2" w:themeFillShade="F2"/>
            <w:hideMark/>
          </w:tcPr>
          <w:p w14:paraId="24DE6684" w14:textId="77777777" w:rsidR="00206096" w:rsidRPr="001F4E21" w:rsidRDefault="00206096" w:rsidP="00713C24">
            <w:pPr>
              <w:jc w:val="left"/>
              <w:rPr>
                <w:lang w:val="en-US"/>
              </w:rPr>
            </w:pPr>
            <w:r w:rsidRPr="001F4E21">
              <w:rPr>
                <w:b/>
                <w:bCs/>
                <w:lang w:val="en-US"/>
              </w:rPr>
              <w:lastRenderedPageBreak/>
              <w:t>REC</w:t>
            </w:r>
            <w:r w:rsidRPr="001F4E21">
              <w:rPr>
                <w:b/>
                <w:bCs/>
                <w:lang w:val="en-US"/>
              </w:rPr>
              <w:noBreakHyphen/>
              <w:t>04 – Phased support for shared spaceport infrastructure</w:t>
            </w:r>
          </w:p>
        </w:tc>
        <w:tc>
          <w:tcPr>
            <w:tcW w:w="0" w:type="auto"/>
            <w:vAlign w:val="center"/>
            <w:hideMark/>
          </w:tcPr>
          <w:p w14:paraId="030F8A08" w14:textId="77777777" w:rsidR="00206096" w:rsidRPr="001F4E21" w:rsidRDefault="00206096" w:rsidP="00713C24">
            <w:pPr>
              <w:jc w:val="center"/>
              <w:rPr>
                <w:lang w:val="nl-BE"/>
              </w:rPr>
            </w:pPr>
            <w:r w:rsidRPr="001F4E21">
              <w:rPr>
                <w:lang w:val="nl-BE"/>
              </w:rPr>
              <w:t>●</w:t>
            </w:r>
          </w:p>
        </w:tc>
        <w:tc>
          <w:tcPr>
            <w:tcW w:w="0" w:type="auto"/>
            <w:vAlign w:val="center"/>
            <w:hideMark/>
          </w:tcPr>
          <w:p w14:paraId="062F119A" w14:textId="77777777" w:rsidR="00206096" w:rsidRPr="001F4E21" w:rsidRDefault="00206096" w:rsidP="00713C24">
            <w:pPr>
              <w:jc w:val="center"/>
              <w:rPr>
                <w:lang w:val="nl-BE"/>
              </w:rPr>
            </w:pPr>
            <w:r w:rsidRPr="001F4E21">
              <w:rPr>
                <w:lang w:val="nl-BE"/>
              </w:rPr>
              <w:t>●●●</w:t>
            </w:r>
          </w:p>
        </w:tc>
        <w:tc>
          <w:tcPr>
            <w:tcW w:w="0" w:type="auto"/>
            <w:vAlign w:val="center"/>
            <w:hideMark/>
          </w:tcPr>
          <w:p w14:paraId="56C2F95E" w14:textId="77777777" w:rsidR="00206096" w:rsidRPr="001F4E21" w:rsidRDefault="00206096" w:rsidP="00713C24">
            <w:pPr>
              <w:jc w:val="center"/>
              <w:rPr>
                <w:lang w:val="nl-BE"/>
              </w:rPr>
            </w:pPr>
            <w:r w:rsidRPr="001F4E21">
              <w:rPr>
                <w:lang w:val="nl-BE"/>
              </w:rPr>
              <w:t>●●●</w:t>
            </w:r>
          </w:p>
        </w:tc>
        <w:tc>
          <w:tcPr>
            <w:tcW w:w="0" w:type="auto"/>
            <w:vAlign w:val="center"/>
            <w:hideMark/>
          </w:tcPr>
          <w:p w14:paraId="10E5735E" w14:textId="77777777" w:rsidR="00206096" w:rsidRPr="001F4E21" w:rsidRDefault="00206096" w:rsidP="00713C24">
            <w:pPr>
              <w:jc w:val="center"/>
              <w:rPr>
                <w:lang w:val="nl-BE"/>
              </w:rPr>
            </w:pPr>
            <w:r w:rsidRPr="001F4E21">
              <w:rPr>
                <w:lang w:val="nl-BE"/>
              </w:rPr>
              <w:t>●</w:t>
            </w:r>
          </w:p>
        </w:tc>
        <w:tc>
          <w:tcPr>
            <w:tcW w:w="0" w:type="auto"/>
            <w:vAlign w:val="center"/>
            <w:hideMark/>
          </w:tcPr>
          <w:p w14:paraId="4D879ABD" w14:textId="77777777" w:rsidR="00206096" w:rsidRPr="001F4E21" w:rsidRDefault="00206096" w:rsidP="00713C24">
            <w:pPr>
              <w:jc w:val="center"/>
              <w:rPr>
                <w:lang w:val="nl-BE"/>
              </w:rPr>
            </w:pPr>
            <w:r w:rsidRPr="001F4E21">
              <w:rPr>
                <w:lang w:val="nl-BE"/>
              </w:rPr>
              <w:t>●●●</w:t>
            </w:r>
          </w:p>
        </w:tc>
      </w:tr>
      <w:tr w:rsidR="00206096" w:rsidRPr="001F4E21" w14:paraId="1991BF21" w14:textId="77777777" w:rsidTr="00713C24">
        <w:tc>
          <w:tcPr>
            <w:tcW w:w="0" w:type="auto"/>
            <w:shd w:val="clear" w:color="auto" w:fill="F2F2F2" w:themeFill="text2" w:themeFillShade="F2"/>
            <w:hideMark/>
          </w:tcPr>
          <w:p w14:paraId="798D11BC" w14:textId="77777777" w:rsidR="00206096" w:rsidRPr="001F4E21" w:rsidRDefault="00206096" w:rsidP="00713C24">
            <w:pPr>
              <w:jc w:val="left"/>
              <w:rPr>
                <w:lang w:val="en-US"/>
              </w:rPr>
            </w:pPr>
            <w:r w:rsidRPr="001F4E21">
              <w:rPr>
                <w:b/>
                <w:bCs/>
                <w:lang w:val="en-US"/>
              </w:rPr>
              <w:t>REC</w:t>
            </w:r>
            <w:r w:rsidRPr="001F4E21">
              <w:rPr>
                <w:b/>
                <w:bCs/>
                <w:lang w:val="en-US"/>
              </w:rPr>
              <w:noBreakHyphen/>
              <w:t>05 – Licensing, range</w:t>
            </w:r>
            <w:r w:rsidRPr="001F4E21">
              <w:rPr>
                <w:b/>
                <w:bCs/>
                <w:lang w:val="en-US"/>
              </w:rPr>
              <w:noBreakHyphen/>
              <w:t>safety &amp; airspace harmonisation</w:t>
            </w:r>
          </w:p>
        </w:tc>
        <w:tc>
          <w:tcPr>
            <w:tcW w:w="0" w:type="auto"/>
            <w:vAlign w:val="center"/>
            <w:hideMark/>
          </w:tcPr>
          <w:p w14:paraId="33EE5A1A" w14:textId="77777777" w:rsidR="00206096" w:rsidRPr="001F4E21" w:rsidRDefault="00206096" w:rsidP="00713C24">
            <w:pPr>
              <w:jc w:val="center"/>
              <w:rPr>
                <w:lang w:val="nl-BE"/>
              </w:rPr>
            </w:pPr>
            <w:r w:rsidRPr="001F4E21">
              <w:rPr>
                <w:lang w:val="nl-BE"/>
              </w:rPr>
              <w:t>●</w:t>
            </w:r>
          </w:p>
        </w:tc>
        <w:tc>
          <w:tcPr>
            <w:tcW w:w="0" w:type="auto"/>
            <w:vAlign w:val="center"/>
            <w:hideMark/>
          </w:tcPr>
          <w:p w14:paraId="5A035436" w14:textId="77777777" w:rsidR="00206096" w:rsidRPr="001F4E21" w:rsidRDefault="00206096" w:rsidP="00713C24">
            <w:pPr>
              <w:jc w:val="center"/>
              <w:rPr>
                <w:lang w:val="nl-BE"/>
              </w:rPr>
            </w:pPr>
            <w:r w:rsidRPr="001F4E21">
              <w:rPr>
                <w:lang w:val="nl-BE"/>
              </w:rPr>
              <w:t>●●●</w:t>
            </w:r>
          </w:p>
        </w:tc>
        <w:tc>
          <w:tcPr>
            <w:tcW w:w="0" w:type="auto"/>
            <w:vAlign w:val="center"/>
            <w:hideMark/>
          </w:tcPr>
          <w:p w14:paraId="4CC2815F" w14:textId="77777777" w:rsidR="00206096" w:rsidRPr="001F4E21" w:rsidRDefault="00206096" w:rsidP="00713C24">
            <w:pPr>
              <w:jc w:val="center"/>
              <w:rPr>
                <w:lang w:val="nl-BE"/>
              </w:rPr>
            </w:pPr>
            <w:r w:rsidRPr="001F4E21">
              <w:rPr>
                <w:lang w:val="nl-BE"/>
              </w:rPr>
              <w:t>●</w:t>
            </w:r>
          </w:p>
        </w:tc>
        <w:tc>
          <w:tcPr>
            <w:tcW w:w="0" w:type="auto"/>
            <w:vAlign w:val="center"/>
            <w:hideMark/>
          </w:tcPr>
          <w:p w14:paraId="5CE9E69D" w14:textId="77777777" w:rsidR="00206096" w:rsidRPr="001F4E21" w:rsidRDefault="00206096" w:rsidP="00713C24">
            <w:pPr>
              <w:jc w:val="center"/>
              <w:rPr>
                <w:lang w:val="nl-BE"/>
              </w:rPr>
            </w:pPr>
            <w:r w:rsidRPr="001F4E21">
              <w:rPr>
                <w:lang w:val="nl-BE"/>
              </w:rPr>
              <w:t>●</w:t>
            </w:r>
          </w:p>
        </w:tc>
        <w:tc>
          <w:tcPr>
            <w:tcW w:w="0" w:type="auto"/>
            <w:vAlign w:val="center"/>
            <w:hideMark/>
          </w:tcPr>
          <w:p w14:paraId="1440EB5B" w14:textId="77777777" w:rsidR="00206096" w:rsidRPr="001F4E21" w:rsidRDefault="00206096" w:rsidP="00713C24">
            <w:pPr>
              <w:jc w:val="center"/>
              <w:rPr>
                <w:lang w:val="nl-BE"/>
              </w:rPr>
            </w:pPr>
            <w:r w:rsidRPr="001F4E21">
              <w:rPr>
                <w:lang w:val="nl-BE"/>
              </w:rPr>
              <w:t>●●</w:t>
            </w:r>
          </w:p>
        </w:tc>
      </w:tr>
      <w:tr w:rsidR="00206096" w:rsidRPr="001F4E21" w14:paraId="273FCECE" w14:textId="77777777" w:rsidTr="00713C24">
        <w:tc>
          <w:tcPr>
            <w:tcW w:w="0" w:type="auto"/>
            <w:shd w:val="clear" w:color="auto" w:fill="F2F2F2" w:themeFill="text2" w:themeFillShade="F2"/>
            <w:hideMark/>
          </w:tcPr>
          <w:p w14:paraId="075E09E4" w14:textId="77777777" w:rsidR="00206096" w:rsidRPr="001F4E21" w:rsidRDefault="00206096" w:rsidP="00713C24">
            <w:pPr>
              <w:jc w:val="left"/>
              <w:rPr>
                <w:lang w:val="en-US"/>
              </w:rPr>
            </w:pPr>
            <w:r w:rsidRPr="001F4E21">
              <w:rPr>
                <w:b/>
                <w:bCs/>
                <w:lang w:val="en-US"/>
              </w:rPr>
              <w:t>REC</w:t>
            </w:r>
            <w:r w:rsidRPr="001F4E21">
              <w:rPr>
                <w:b/>
                <w:bCs/>
                <w:lang w:val="en-US"/>
              </w:rPr>
              <w:noBreakHyphen/>
              <w:t>06 – European preference for institutional launches</w:t>
            </w:r>
          </w:p>
        </w:tc>
        <w:tc>
          <w:tcPr>
            <w:tcW w:w="0" w:type="auto"/>
            <w:vAlign w:val="center"/>
            <w:hideMark/>
          </w:tcPr>
          <w:p w14:paraId="3DAE2C72" w14:textId="77777777" w:rsidR="00206096" w:rsidRPr="001F4E21" w:rsidRDefault="00206096" w:rsidP="00713C24">
            <w:pPr>
              <w:jc w:val="center"/>
              <w:rPr>
                <w:lang w:val="nl-BE"/>
              </w:rPr>
            </w:pPr>
            <w:r w:rsidRPr="001F4E21">
              <w:rPr>
                <w:lang w:val="nl-BE"/>
              </w:rPr>
              <w:t>●●</w:t>
            </w:r>
          </w:p>
        </w:tc>
        <w:tc>
          <w:tcPr>
            <w:tcW w:w="0" w:type="auto"/>
            <w:vAlign w:val="center"/>
            <w:hideMark/>
          </w:tcPr>
          <w:p w14:paraId="5DEBE93B" w14:textId="77777777" w:rsidR="00206096" w:rsidRPr="001F4E21" w:rsidRDefault="00206096" w:rsidP="00713C24">
            <w:pPr>
              <w:jc w:val="center"/>
              <w:rPr>
                <w:lang w:val="nl-BE"/>
              </w:rPr>
            </w:pPr>
            <w:r w:rsidRPr="001F4E21">
              <w:rPr>
                <w:lang w:val="nl-BE"/>
              </w:rPr>
              <w:t>●</w:t>
            </w:r>
          </w:p>
        </w:tc>
        <w:tc>
          <w:tcPr>
            <w:tcW w:w="0" w:type="auto"/>
            <w:vAlign w:val="center"/>
            <w:hideMark/>
          </w:tcPr>
          <w:p w14:paraId="3E5F51C7" w14:textId="77777777" w:rsidR="00206096" w:rsidRPr="001F4E21" w:rsidRDefault="00206096" w:rsidP="00713C24">
            <w:pPr>
              <w:jc w:val="center"/>
              <w:rPr>
                <w:lang w:val="nl-BE"/>
              </w:rPr>
            </w:pPr>
            <w:r w:rsidRPr="001F4E21">
              <w:rPr>
                <w:lang w:val="nl-BE"/>
              </w:rPr>
              <w:t>●</w:t>
            </w:r>
          </w:p>
        </w:tc>
        <w:tc>
          <w:tcPr>
            <w:tcW w:w="0" w:type="auto"/>
            <w:vAlign w:val="center"/>
            <w:hideMark/>
          </w:tcPr>
          <w:p w14:paraId="69D114DC" w14:textId="77777777" w:rsidR="00206096" w:rsidRPr="001F4E21" w:rsidRDefault="00206096" w:rsidP="00713C24">
            <w:pPr>
              <w:jc w:val="center"/>
              <w:rPr>
                <w:lang w:val="nl-BE"/>
              </w:rPr>
            </w:pPr>
            <w:r w:rsidRPr="001F4E21">
              <w:rPr>
                <w:lang w:val="nl-BE"/>
              </w:rPr>
              <w:t>●●●</w:t>
            </w:r>
          </w:p>
        </w:tc>
        <w:tc>
          <w:tcPr>
            <w:tcW w:w="0" w:type="auto"/>
            <w:vAlign w:val="center"/>
            <w:hideMark/>
          </w:tcPr>
          <w:p w14:paraId="151A2666" w14:textId="77777777" w:rsidR="00206096" w:rsidRPr="001F4E21" w:rsidRDefault="00206096" w:rsidP="00713C24">
            <w:pPr>
              <w:jc w:val="center"/>
              <w:rPr>
                <w:lang w:val="nl-BE"/>
              </w:rPr>
            </w:pPr>
            <w:r w:rsidRPr="001F4E21">
              <w:rPr>
                <w:lang w:val="nl-BE"/>
              </w:rPr>
              <w:t>●●●</w:t>
            </w:r>
          </w:p>
        </w:tc>
      </w:tr>
      <w:tr w:rsidR="00206096" w:rsidRPr="001F4E21" w14:paraId="0429432F" w14:textId="77777777" w:rsidTr="00713C24">
        <w:tc>
          <w:tcPr>
            <w:tcW w:w="0" w:type="auto"/>
            <w:shd w:val="clear" w:color="auto" w:fill="F2F2F2" w:themeFill="text2" w:themeFillShade="F2"/>
            <w:hideMark/>
          </w:tcPr>
          <w:p w14:paraId="55ED6DB5" w14:textId="057E3322" w:rsidR="00206096" w:rsidRPr="003C50E0" w:rsidRDefault="00206096" w:rsidP="00713C24">
            <w:pPr>
              <w:jc w:val="left"/>
              <w:rPr>
                <w:lang w:val="en-US"/>
              </w:rPr>
            </w:pPr>
            <w:r w:rsidRPr="003C50E0">
              <w:rPr>
                <w:b/>
                <w:bCs/>
                <w:lang w:val="en-US"/>
              </w:rPr>
              <w:t>REC</w:t>
            </w:r>
            <w:r w:rsidRPr="003C50E0">
              <w:rPr>
                <w:b/>
                <w:bCs/>
                <w:lang w:val="en-US"/>
              </w:rPr>
              <w:noBreakHyphen/>
              <w:t xml:space="preserve">07 – </w:t>
            </w:r>
            <w:r w:rsidR="003C50E0" w:rsidRPr="003C50E0">
              <w:rPr>
                <w:b/>
                <w:bCs/>
                <w:lang w:val="en-US"/>
              </w:rPr>
              <w:t>Reduce CSG concentration through offshore platform assessment</w:t>
            </w:r>
          </w:p>
        </w:tc>
        <w:tc>
          <w:tcPr>
            <w:tcW w:w="0" w:type="auto"/>
            <w:vAlign w:val="center"/>
            <w:hideMark/>
          </w:tcPr>
          <w:p w14:paraId="10968D6D" w14:textId="77777777" w:rsidR="00206096" w:rsidRPr="001F4E21" w:rsidRDefault="00206096" w:rsidP="00713C24">
            <w:pPr>
              <w:jc w:val="center"/>
              <w:rPr>
                <w:lang w:val="nl-BE"/>
              </w:rPr>
            </w:pPr>
            <w:r w:rsidRPr="001F4E21">
              <w:rPr>
                <w:lang w:val="nl-BE"/>
              </w:rPr>
              <w:t>●</w:t>
            </w:r>
          </w:p>
        </w:tc>
        <w:tc>
          <w:tcPr>
            <w:tcW w:w="0" w:type="auto"/>
            <w:vAlign w:val="center"/>
            <w:hideMark/>
          </w:tcPr>
          <w:p w14:paraId="7ABC4BD0" w14:textId="77777777" w:rsidR="00206096" w:rsidRPr="001F4E21" w:rsidRDefault="00206096" w:rsidP="00713C24">
            <w:pPr>
              <w:jc w:val="center"/>
              <w:rPr>
                <w:lang w:val="nl-BE"/>
              </w:rPr>
            </w:pPr>
            <w:r w:rsidRPr="001F4E21">
              <w:rPr>
                <w:lang w:val="nl-BE"/>
              </w:rPr>
              <w:t>●●</w:t>
            </w:r>
          </w:p>
        </w:tc>
        <w:tc>
          <w:tcPr>
            <w:tcW w:w="0" w:type="auto"/>
            <w:vAlign w:val="center"/>
            <w:hideMark/>
          </w:tcPr>
          <w:p w14:paraId="24B553C4" w14:textId="77777777" w:rsidR="00206096" w:rsidRPr="001F4E21" w:rsidRDefault="00206096" w:rsidP="00713C24">
            <w:pPr>
              <w:jc w:val="center"/>
              <w:rPr>
                <w:lang w:val="nl-BE"/>
              </w:rPr>
            </w:pPr>
            <w:r w:rsidRPr="001F4E21">
              <w:rPr>
                <w:lang w:val="nl-BE"/>
              </w:rPr>
              <w:t>●●</w:t>
            </w:r>
          </w:p>
        </w:tc>
        <w:tc>
          <w:tcPr>
            <w:tcW w:w="0" w:type="auto"/>
            <w:vAlign w:val="center"/>
            <w:hideMark/>
          </w:tcPr>
          <w:p w14:paraId="5B5B3A94" w14:textId="77777777" w:rsidR="00206096" w:rsidRPr="001F4E21" w:rsidRDefault="00206096" w:rsidP="00713C24">
            <w:pPr>
              <w:jc w:val="center"/>
              <w:rPr>
                <w:lang w:val="nl-BE"/>
              </w:rPr>
            </w:pPr>
            <w:r w:rsidRPr="001F4E21">
              <w:rPr>
                <w:lang w:val="nl-BE"/>
              </w:rPr>
              <w:t>●●●</w:t>
            </w:r>
          </w:p>
        </w:tc>
        <w:tc>
          <w:tcPr>
            <w:tcW w:w="0" w:type="auto"/>
            <w:vAlign w:val="center"/>
            <w:hideMark/>
          </w:tcPr>
          <w:p w14:paraId="55E31854" w14:textId="77777777" w:rsidR="00206096" w:rsidRPr="001F4E21" w:rsidRDefault="00206096" w:rsidP="00713C24">
            <w:pPr>
              <w:jc w:val="center"/>
              <w:rPr>
                <w:lang w:val="nl-BE"/>
              </w:rPr>
            </w:pPr>
            <w:r w:rsidRPr="001F4E21">
              <w:rPr>
                <w:lang w:val="nl-BE"/>
              </w:rPr>
              <w:t>●●</w:t>
            </w:r>
          </w:p>
        </w:tc>
      </w:tr>
    </w:tbl>
    <w:p w14:paraId="7252DB6B" w14:textId="3C81BA05" w:rsidR="00C45EA3" w:rsidRPr="00C815C0" w:rsidRDefault="00206096" w:rsidP="0061787E">
      <w:r w:rsidRPr="009F4405">
        <w:t>Legend: ● moderate contribution · ●● significant contribution · ●●● critical / highest strategic value. </w:t>
      </w:r>
    </w:p>
    <w:p w14:paraId="70BA83FF" w14:textId="481FB8F0" w:rsidR="00091D9D" w:rsidRPr="003E06EF" w:rsidRDefault="003E06EF" w:rsidP="0061787E">
      <w:pPr>
        <w:pStyle w:val="EYHeading4"/>
      </w:pPr>
      <w:r w:rsidRPr="009F4405">
        <w:t>REC-0</w:t>
      </w:r>
      <w:r w:rsidR="00C815C0">
        <w:t>1</w:t>
      </w:r>
      <w:r w:rsidRPr="009F4405">
        <w:t xml:space="preserve"> — </w:t>
      </w:r>
      <w:r w:rsidR="00C815C0" w:rsidRPr="00C815C0">
        <w:t xml:space="preserve">Coordination </w:t>
      </w:r>
      <w:r w:rsidR="00D263C5">
        <w:t>m</w:t>
      </w:r>
      <w:r w:rsidR="00C815C0" w:rsidRPr="00C815C0">
        <w:t>echanism and clearing house</w:t>
      </w:r>
    </w:p>
    <w:p w14:paraId="4CCF5BAD" w14:textId="79BD5D8B" w:rsidR="0061787E" w:rsidRPr="009F4405" w:rsidRDefault="0061787E" w:rsidP="0061787E">
      <w:r w:rsidRPr="009F4405">
        <w:rPr>
          <w:b/>
          <w:bCs/>
        </w:rPr>
        <w:t>What?</w:t>
      </w:r>
      <w:r w:rsidRPr="009F4405">
        <w:t> </w:t>
      </w:r>
      <w:r w:rsidR="00350366" w:rsidRPr="00350366">
        <w:t>Establish a permanent European Access</w:t>
      </w:r>
      <w:r w:rsidR="00350366" w:rsidRPr="00350366">
        <w:rPr>
          <w:rFonts w:ascii="Cambria Math" w:hAnsi="Cambria Math" w:cs="Cambria Math"/>
        </w:rPr>
        <w:t>‑</w:t>
      </w:r>
      <w:r w:rsidR="00350366" w:rsidRPr="00350366">
        <w:t>to</w:t>
      </w:r>
      <w:r w:rsidR="00350366" w:rsidRPr="00350366">
        <w:rPr>
          <w:rFonts w:ascii="Cambria Math" w:hAnsi="Cambria Math" w:cs="Cambria Math"/>
        </w:rPr>
        <w:t>‑</w:t>
      </w:r>
      <w:r w:rsidR="00350366" w:rsidRPr="00350366">
        <w:t>Space Coordination Mechanism to align institutional demand, current and planned infrastructure, and investment decisions across the European access</w:t>
      </w:r>
      <w:r w:rsidR="00350366" w:rsidRPr="00350366">
        <w:rPr>
          <w:rFonts w:ascii="Cambria Math" w:hAnsi="Cambria Math" w:cs="Cambria Math"/>
        </w:rPr>
        <w:t>‑</w:t>
      </w:r>
      <w:r w:rsidR="00350366" w:rsidRPr="00350366">
        <w:t>to</w:t>
      </w:r>
      <w:r w:rsidR="00350366" w:rsidRPr="00350366">
        <w:rPr>
          <w:rFonts w:ascii="Cambria Math" w:hAnsi="Cambria Math" w:cs="Cambria Math"/>
        </w:rPr>
        <w:t>‑</w:t>
      </w:r>
      <w:r w:rsidR="00350366" w:rsidRPr="00350366">
        <w:t>space ecosystem. Two light, embedded functions support this: first, using the European Launcher Challenge and other institutional launch</w:t>
      </w:r>
      <w:r w:rsidR="00350366" w:rsidRPr="00350366">
        <w:rPr>
          <w:rFonts w:ascii="Cambria Math" w:hAnsi="Cambria Math" w:cs="Cambria Math"/>
        </w:rPr>
        <w:t>‑</w:t>
      </w:r>
      <w:r w:rsidR="00350366" w:rsidRPr="00350366">
        <w:t>service procurement initiatives as a more predictable demand signal for infrastructure planning, with supported providers identifying the manufacturing, testing, transport, launch</w:t>
      </w:r>
      <w:r w:rsidR="00350366" w:rsidRPr="00350366">
        <w:rPr>
          <w:rFonts w:ascii="Cambria Math" w:hAnsi="Cambria Math" w:cs="Cambria Math"/>
        </w:rPr>
        <w:t>‑</w:t>
      </w:r>
      <w:r w:rsidR="00350366" w:rsidRPr="00350366">
        <w:t>site, payload</w:t>
      </w:r>
      <w:r w:rsidR="00350366" w:rsidRPr="00350366">
        <w:rPr>
          <w:rFonts w:ascii="Cambria Math" w:hAnsi="Cambria Math" w:cs="Cambria Math"/>
        </w:rPr>
        <w:t>‑</w:t>
      </w:r>
      <w:r w:rsidR="00350366" w:rsidRPr="00350366">
        <w:t>processing and TT&amp;C infrastructure their contracted services require; and second, monitoring launch</w:t>
      </w:r>
      <w:r w:rsidR="00350366" w:rsidRPr="00350366">
        <w:rPr>
          <w:rFonts w:ascii="Cambria Math" w:hAnsi="Cambria Math" w:cs="Cambria Math"/>
        </w:rPr>
        <w:t>‑</w:t>
      </w:r>
      <w:r w:rsidR="00350366" w:rsidRPr="00350366">
        <w:t>critical logistics dependencies and ensuring launcher operators maintain proportionate contingency plans, without pursuing shared or redundant logistics capacity unless conditions materially change.</w:t>
      </w:r>
    </w:p>
    <w:p w14:paraId="3B6F264A" w14:textId="77777777" w:rsidR="00320646" w:rsidRPr="009F4405" w:rsidRDefault="00320646" w:rsidP="00320646">
      <w:r w:rsidRPr="009F4405">
        <w:rPr>
          <w:b/>
          <w:bCs/>
        </w:rPr>
        <w:t>Where?</w:t>
      </w:r>
      <w:r w:rsidRPr="009F4405">
        <w:t> Cross-cutting across all seven infrastructure categories, with priority interfaces between launch sites, propulsion testing, TT&amp;C, logistics, institutional demand and funding instruments. </w:t>
      </w:r>
    </w:p>
    <w:p w14:paraId="76FBB779" w14:textId="04BF6E3C" w:rsidR="00141338" w:rsidRPr="009F4405" w:rsidRDefault="0061787E" w:rsidP="00C52060">
      <w:r w:rsidRPr="009F4405">
        <w:rPr>
          <w:b/>
          <w:bCs/>
        </w:rPr>
        <w:t>Why?</w:t>
      </w:r>
      <w:r w:rsidRPr="009F4405">
        <w:t>  </w:t>
      </w:r>
      <w:r w:rsidR="00A30752" w:rsidRPr="00A30752">
        <w:t>The root issue is not simply the absence of one committee, but the separate planning cycles of EU, ESA and national actors. This has left launch infrastructure, testing capacity, TT&amp;C investment and institutional demand managed through partially disconnected logics. A10 and E11 capture this coordination gap directly, while B09 and E04 show why fragmented launcher initiatives and unpredictable demand weaken industrial maturity. The Letta report also frames space as part of a wider Single Market and strategic</w:t>
      </w:r>
      <w:r w:rsidR="00A30752" w:rsidRPr="00A30752">
        <w:rPr>
          <w:rFonts w:ascii="Cambria Math" w:hAnsi="Cambria Math" w:cs="Cambria Math"/>
        </w:rPr>
        <w:t>‑</w:t>
      </w:r>
      <w:r w:rsidR="00A30752" w:rsidRPr="00A30752">
        <w:t>autonomy agenda, supporting the need for scale and coordination rather than purely national approaches. Today, operators face a fragmented landscape: no single European body owns the rolling access</w:t>
      </w:r>
      <w:r w:rsidR="00A30752" w:rsidRPr="00A30752">
        <w:rPr>
          <w:rFonts w:ascii="Cambria Math" w:hAnsi="Cambria Math" w:cs="Cambria Math"/>
        </w:rPr>
        <w:t>‑</w:t>
      </w:r>
      <w:r w:rsidR="00A30752" w:rsidRPr="00A30752">
        <w:t>to</w:t>
      </w:r>
      <w:r w:rsidR="00A30752" w:rsidRPr="00A30752">
        <w:rPr>
          <w:rFonts w:ascii="Cambria Math" w:hAnsi="Cambria Math" w:cs="Cambria Math"/>
        </w:rPr>
        <w:t>‑</w:t>
      </w:r>
      <w:r w:rsidR="00A30752" w:rsidRPr="00A30752">
        <w:t>space business plan (E11), no recognised access</w:t>
      </w:r>
      <w:r w:rsidR="00A30752" w:rsidRPr="00A30752">
        <w:rPr>
          <w:rFonts w:ascii="Cambria Math" w:hAnsi="Cambria Math" w:cs="Cambria Math"/>
        </w:rPr>
        <w:t>‑</w:t>
      </w:r>
      <w:r w:rsidR="00A30752" w:rsidRPr="00A30752">
        <w:t>to</w:t>
      </w:r>
      <w:r w:rsidR="00A30752" w:rsidRPr="00A30752">
        <w:rPr>
          <w:rFonts w:ascii="Cambria Math" w:hAnsi="Cambria Math" w:cs="Cambria Math"/>
        </w:rPr>
        <w:t>‑</w:t>
      </w:r>
      <w:r w:rsidR="00A30752" w:rsidRPr="00A30752">
        <w:t>space coordination layer clarifies roles across infrastructure categories (D11), and there is no permanent mechanism to translate the gaps, bottlenecks and dependencies evidence into investment priorities (A10). This also affects emerging spaceports: the orbital complementarity of CSG, the Nordic sites and the Atlantic Spaceport is not yet translated into a portfolio strategy, leaving persistent exposure to anchor</w:t>
      </w:r>
      <w:r w:rsidR="00A30752" w:rsidRPr="00A30752">
        <w:rPr>
          <w:rFonts w:ascii="Cambria Math" w:hAnsi="Cambria Math" w:cs="Cambria Math"/>
        </w:rPr>
        <w:t>‑</w:t>
      </w:r>
      <w:r w:rsidR="00A30752" w:rsidRPr="00A30752">
        <w:t>tenant fragility (E09), exclusive access risks (E10), stranded public</w:t>
      </w:r>
      <w:r w:rsidR="00A30752" w:rsidRPr="00A30752">
        <w:rPr>
          <w:rFonts w:ascii="Cambria Math" w:hAnsi="Cambria Math" w:cs="Cambria Math"/>
        </w:rPr>
        <w:t>‑</w:t>
      </w:r>
      <w:r w:rsidR="00A30752" w:rsidRPr="00A30752">
        <w:t>investment risks (E06) and the chicken</w:t>
      </w:r>
      <w:r w:rsidR="00A30752" w:rsidRPr="00A30752">
        <w:rPr>
          <w:rFonts w:ascii="Cambria Math" w:hAnsi="Cambria Math" w:cs="Cambria Math"/>
        </w:rPr>
        <w:t>‑</w:t>
      </w:r>
      <w:r w:rsidR="00A30752" w:rsidRPr="00A30752">
        <w:t>and</w:t>
      </w:r>
      <w:r w:rsidR="00A30752" w:rsidRPr="00A30752">
        <w:rPr>
          <w:rFonts w:ascii="Cambria Math" w:hAnsi="Cambria Math" w:cs="Cambria Math"/>
        </w:rPr>
        <w:t>‑</w:t>
      </w:r>
      <w:r w:rsidR="00A30752" w:rsidRPr="00A30752">
        <w:t xml:space="preserve">egg funding problem (E03). A specific dimension of the same gap is demand visibility: infrastructure operators need a credible view of future demand before investing in capacity, yet institutional procurement has historically been slow, cautious and unpredictable (E07, E04). Initiatives such as the European Launcher Challenge can supply that signal by indicating which providers, sites and supporting facilities are likely to need additional capacity </w:t>
      </w:r>
      <w:r w:rsidR="00A30752" w:rsidRPr="00A30752">
        <w:rPr>
          <w:rFonts w:ascii="Calibri" w:hAnsi="Calibri" w:cs="Calibri"/>
        </w:rPr>
        <w:t>—</w:t>
      </w:r>
      <w:r w:rsidR="00A30752" w:rsidRPr="00A30752">
        <w:t xml:space="preserve"> but infrastructure investment should not follow programme selection automatically; it should remain conditional on launcher maturity, demonstrated utilisation, the existence of a specific bottleneck and the potential for shared or strategic use. Finally, the same coordination gap covers launcher logistics: transatlantic maritime capacity (C01), ageing or uncertain successor transport assets (C10), custom container exposure (C04) and island or remote</w:t>
      </w:r>
      <w:r w:rsidR="00A30752" w:rsidRPr="00A30752">
        <w:rPr>
          <w:rFonts w:ascii="Cambria Math" w:hAnsi="Cambria Math" w:cs="Cambria Math"/>
        </w:rPr>
        <w:t>‑</w:t>
      </w:r>
      <w:r w:rsidR="00A30752" w:rsidRPr="00A30752">
        <w:t>site dependence on maritime supply chains (C06) are real dependencies, but there is no present evidence that logistics have materially delayed a European launch, so they warrant monitoring and proportionate contingency planning rather than dedicated investment at this stage. Norway and the UK should be treated pragmatically as sovereign</w:t>
      </w:r>
      <w:r w:rsidR="00A30752" w:rsidRPr="00A30752">
        <w:rPr>
          <w:rFonts w:ascii="Cambria Math" w:hAnsi="Cambria Math" w:cs="Cambria Math"/>
        </w:rPr>
        <w:t>‑</w:t>
      </w:r>
      <w:r w:rsidR="00A30752" w:rsidRPr="00A30752">
        <w:t>adjacent European partners for access</w:t>
      </w:r>
      <w:r w:rsidR="00A30752" w:rsidRPr="00A30752">
        <w:rPr>
          <w:rFonts w:ascii="Cambria Math" w:hAnsi="Cambria Math" w:cs="Cambria Math"/>
        </w:rPr>
        <w:t>‑</w:t>
      </w:r>
      <w:r w:rsidR="00A30752" w:rsidRPr="00A30752">
        <w:t>to</w:t>
      </w:r>
      <w:r w:rsidR="00A30752" w:rsidRPr="00A30752">
        <w:rPr>
          <w:rFonts w:ascii="Cambria Math" w:hAnsi="Cambria Math" w:cs="Cambria Math"/>
        </w:rPr>
        <w:t>‑</w:t>
      </w:r>
      <w:r w:rsidR="00A30752" w:rsidRPr="00A30752">
        <w:t>space, particularly where launch sites and polar TT&amp;C assets are instrumental to European resilience.</w:t>
      </w:r>
    </w:p>
    <w:p w14:paraId="2F50A89F" w14:textId="1CF70BC8" w:rsidR="0061787E" w:rsidRPr="009F4405" w:rsidRDefault="0061787E" w:rsidP="00141338">
      <w:r w:rsidRPr="009F4405">
        <w:rPr>
          <w:b/>
          <w:bCs/>
        </w:rPr>
        <w:t>Who?</w:t>
      </w:r>
      <w:r w:rsidRPr="009F4405">
        <w:t> </w:t>
      </w:r>
      <w:r w:rsidR="00A30752" w:rsidRPr="00A30752">
        <w:t>Lead: DG DEFIS and ESA, with the ESA Directorate of Space Transportation providing the ELC and institutional</w:t>
      </w:r>
      <w:r w:rsidR="00A30752" w:rsidRPr="00A30752">
        <w:rPr>
          <w:rFonts w:ascii="Cambria Math" w:hAnsi="Cambria Math" w:cs="Cambria Math"/>
        </w:rPr>
        <w:t>‑</w:t>
      </w:r>
      <w:r w:rsidR="00A30752" w:rsidRPr="00A30752">
        <w:t>demand interface. Structural participants: Member State space agencies, relevant defence demand owners, EUSPA for EU space</w:t>
      </w:r>
      <w:r w:rsidR="00A30752" w:rsidRPr="00A30752">
        <w:rPr>
          <w:rFonts w:ascii="Cambria Math" w:hAnsi="Cambria Math" w:cs="Cambria Math"/>
        </w:rPr>
        <w:t>‑</w:t>
      </w:r>
      <w:r w:rsidR="00A30752" w:rsidRPr="00A30752">
        <w:t>programme demand, JRC, CNES for CSG, spaceport operators, launch</w:t>
      </w:r>
      <w:r w:rsidR="00A30752" w:rsidRPr="00A30752">
        <w:rPr>
          <w:rFonts w:ascii="Cambria Math" w:hAnsi="Cambria Math" w:cs="Cambria Math"/>
        </w:rPr>
        <w:t>‑</w:t>
      </w:r>
      <w:r w:rsidR="00A30752" w:rsidRPr="00A30752">
        <w:t>service providers, and Norway and UK counterparts for access</w:t>
      </w:r>
      <w:r w:rsidR="00A30752" w:rsidRPr="00A30752">
        <w:rPr>
          <w:rFonts w:ascii="Cambria Math" w:hAnsi="Cambria Math" w:cs="Cambria Math"/>
        </w:rPr>
        <w:t>‑</w:t>
      </w:r>
      <w:r w:rsidR="00A30752" w:rsidRPr="00A30752">
        <w:t>to</w:t>
      </w:r>
      <w:r w:rsidR="00A30752" w:rsidRPr="00A30752">
        <w:rPr>
          <w:rFonts w:ascii="Cambria Math" w:hAnsi="Cambria Math" w:cs="Cambria Math"/>
        </w:rPr>
        <w:t>‑</w:t>
      </w:r>
      <w:r w:rsidR="00A30752" w:rsidRPr="00A30752">
        <w:t>space cooperation. The mechanism should include an Industry</w:t>
      </w:r>
      <w:r w:rsidR="00A30752" w:rsidRPr="00A30752">
        <w:rPr>
          <w:rFonts w:ascii="Calibri" w:hAnsi="Calibri" w:cs="Calibri"/>
        </w:rPr>
        <w:t>–</w:t>
      </w:r>
      <w:r w:rsidR="00A30752" w:rsidRPr="00A30752">
        <w:t>Startup</w:t>
      </w:r>
      <w:r w:rsidR="00A30752" w:rsidRPr="00A30752">
        <w:rPr>
          <w:rFonts w:ascii="Calibri" w:hAnsi="Calibri" w:cs="Calibri"/>
        </w:rPr>
        <w:t>–</w:t>
      </w:r>
      <w:r w:rsidR="00A30752" w:rsidRPr="00A30752">
        <w:t>Spaceport Forum for structured consultation, but the Forum should advise rather than govern.</w:t>
      </w:r>
    </w:p>
    <w:p w14:paraId="4C337A80" w14:textId="7E0D4112" w:rsidR="000D7500" w:rsidRPr="009F4405" w:rsidRDefault="0061787E" w:rsidP="0061787E">
      <w:r w:rsidRPr="009F4405">
        <w:rPr>
          <w:b/>
          <w:bCs/>
        </w:rPr>
        <w:t>When?</w:t>
      </w:r>
      <w:r w:rsidRPr="009F4405">
        <w:t> </w:t>
      </w:r>
      <w:r w:rsidR="00A30752" w:rsidRPr="00A30752">
        <w:t>Short term (now–2028): establish the mandate, secretariat, data</w:t>
      </w:r>
      <w:r w:rsidR="00A30752" w:rsidRPr="00A30752">
        <w:rPr>
          <w:rFonts w:ascii="Cambria Math" w:hAnsi="Cambria Math" w:cs="Cambria Math"/>
        </w:rPr>
        <w:t>‑</w:t>
      </w:r>
      <w:r w:rsidR="00A30752" w:rsidRPr="00A30752">
        <w:t>sharing principles and first demand</w:t>
      </w:r>
      <w:r w:rsidR="00A30752" w:rsidRPr="00A30752">
        <w:rPr>
          <w:rFonts w:ascii="Cambria Math" w:hAnsi="Cambria Math" w:cs="Cambria Math"/>
        </w:rPr>
        <w:t>‑</w:t>
      </w:r>
      <w:r w:rsidR="00A30752" w:rsidRPr="00A30752">
        <w:t>clearing exercise, including the first aggregated multi</w:t>
      </w:r>
      <w:r w:rsidR="00A30752" w:rsidRPr="00A30752">
        <w:rPr>
          <w:rFonts w:ascii="Cambria Math" w:hAnsi="Cambria Math" w:cs="Cambria Math"/>
        </w:rPr>
        <w:t>‑</w:t>
      </w:r>
      <w:r w:rsidR="00A30752" w:rsidRPr="00A30752">
        <w:t>annual demand indication and provider infrastructure</w:t>
      </w:r>
      <w:r w:rsidR="00A30752" w:rsidRPr="00A30752">
        <w:rPr>
          <w:rFonts w:ascii="Cambria Math" w:hAnsi="Cambria Math" w:cs="Cambria Math"/>
        </w:rPr>
        <w:t>‑</w:t>
      </w:r>
      <w:r w:rsidR="00A30752" w:rsidRPr="00A30752">
        <w:t xml:space="preserve">readiness returns. </w:t>
      </w:r>
      <w:r w:rsidR="00A30752" w:rsidRPr="00A30752">
        <w:lastRenderedPageBreak/>
        <w:t>Medium term (2028</w:t>
      </w:r>
      <w:r w:rsidR="00A30752" w:rsidRPr="00A30752">
        <w:rPr>
          <w:rFonts w:ascii="Calibri" w:hAnsi="Calibri" w:cs="Calibri"/>
        </w:rPr>
        <w:t>–</w:t>
      </w:r>
      <w:r w:rsidR="00A30752" w:rsidRPr="00A30752">
        <w:t>2030): publish the first rolling business plan and portfolio strategy, align with ELC ramp</w:t>
      </w:r>
      <w:r w:rsidR="00A30752" w:rsidRPr="00A30752">
        <w:rPr>
          <w:rFonts w:ascii="Cambria Math" w:hAnsi="Cambria Math" w:cs="Cambria Math"/>
        </w:rPr>
        <w:t>‑</w:t>
      </w:r>
      <w:r w:rsidR="00A30752" w:rsidRPr="00A30752">
        <w:t>up and MFF 2028</w:t>
      </w:r>
      <w:r w:rsidR="00A30752" w:rsidRPr="00A30752">
        <w:rPr>
          <w:rFonts w:ascii="Calibri" w:hAnsi="Calibri" w:cs="Calibri"/>
        </w:rPr>
        <w:t>–</w:t>
      </w:r>
      <w:r w:rsidR="00A30752" w:rsidRPr="00A30752">
        <w:t>2034 allocations. Long term (2030</w:t>
      </w:r>
      <w:r w:rsidR="00A30752" w:rsidRPr="00A30752">
        <w:rPr>
          <w:rFonts w:ascii="Calibri" w:hAnsi="Calibri" w:cs="Calibri"/>
        </w:rPr>
        <w:t>–</w:t>
      </w:r>
      <w:r w:rsidR="00A30752" w:rsidRPr="00A30752">
        <w:t>2035): operate as the standing coordination layer for ecosystem</w:t>
      </w:r>
      <w:r w:rsidR="00A30752" w:rsidRPr="00A30752">
        <w:rPr>
          <w:rFonts w:ascii="Cambria Math" w:hAnsi="Cambria Math" w:cs="Cambria Math"/>
        </w:rPr>
        <w:t>‑</w:t>
      </w:r>
      <w:r w:rsidR="00A30752" w:rsidRPr="00A30752">
        <w:t>level cadence scale</w:t>
      </w:r>
      <w:r w:rsidR="00A30752" w:rsidRPr="00A30752">
        <w:rPr>
          <w:rFonts w:ascii="Cambria Math" w:hAnsi="Cambria Math" w:cs="Cambria Math"/>
        </w:rPr>
        <w:t>‑</w:t>
      </w:r>
      <w:r w:rsidR="00A30752" w:rsidRPr="00A30752">
        <w:t>up and future programme revisions.</w:t>
      </w:r>
    </w:p>
    <w:p w14:paraId="2C9F12B0" w14:textId="6F7B7510" w:rsidR="00D34079" w:rsidRPr="00114531" w:rsidRDefault="0061787E" w:rsidP="0061787E">
      <w:r w:rsidRPr="009F4405">
        <w:rPr>
          <w:b/>
          <w:bCs/>
        </w:rPr>
        <w:t>How?</w:t>
      </w:r>
      <w:r w:rsidRPr="009F4405">
        <w:t> </w:t>
      </w:r>
      <w:r w:rsidR="00585B86" w:rsidRPr="00585B86">
        <w:t>The recommendation would be implemented through the establishment of a permanent European Access</w:t>
      </w:r>
      <w:r w:rsidR="00585B86" w:rsidRPr="00585B86">
        <w:rPr>
          <w:rFonts w:ascii="Cambria Math" w:hAnsi="Cambria Math" w:cs="Cambria Math"/>
        </w:rPr>
        <w:t>‑</w:t>
      </w:r>
      <w:r w:rsidR="00585B86" w:rsidRPr="00585B86">
        <w:t>to</w:t>
      </w:r>
      <w:r w:rsidR="00585B86" w:rsidRPr="00585B86">
        <w:rPr>
          <w:rFonts w:ascii="Cambria Math" w:hAnsi="Cambria Math" w:cs="Cambria Math"/>
        </w:rPr>
        <w:t>‑</w:t>
      </w:r>
      <w:r w:rsidR="00585B86" w:rsidRPr="00585B86">
        <w:t>Space Coordination Mechanism responsible for developing and maintaining a rolling European Access</w:t>
      </w:r>
      <w:r w:rsidR="00585B86" w:rsidRPr="00585B86">
        <w:rPr>
          <w:rFonts w:ascii="Cambria Math" w:hAnsi="Cambria Math" w:cs="Cambria Math"/>
        </w:rPr>
        <w:t>‑</w:t>
      </w:r>
      <w:r w:rsidR="00585B86" w:rsidRPr="00585B86">
        <w:t>to</w:t>
      </w:r>
      <w:r w:rsidR="00585B86" w:rsidRPr="00585B86">
        <w:rPr>
          <w:rFonts w:ascii="Cambria Math" w:hAnsi="Cambria Math" w:cs="Cambria Math"/>
        </w:rPr>
        <w:t>‑</w:t>
      </w:r>
      <w:r w:rsidR="00585B86" w:rsidRPr="00585B86">
        <w:t>Space Business Plan. This plan would provide a continuously updated view of institutional launch demand, expected launch cadence, mission requirements and associated infrastructure needs over the short, medium and long term, serving as the central planning instrument to align stakeholder expectations and support evidence</w:t>
      </w:r>
      <w:r w:rsidR="00585B86" w:rsidRPr="00585B86">
        <w:rPr>
          <w:rFonts w:ascii="Cambria Math" w:hAnsi="Cambria Math" w:cs="Cambria Math"/>
        </w:rPr>
        <w:t>‑</w:t>
      </w:r>
      <w:r w:rsidR="00585B86" w:rsidRPr="00585B86">
        <w:t>based investment decisions. Launch demand from key institutional users, including EU programmes, ESA, EUMETSAT, Member States, defence stakeholders and research missions, would be consolidated into a common planning framework to improve visibility of future requirements, enable more accurate forecasting and facilitate coordinated scheduling across European launch providers and spaceports. As part of this, ESA and relevant EU institutional customers would provide an aggregated multi</w:t>
      </w:r>
      <w:r w:rsidR="00585B86" w:rsidRPr="00585B86">
        <w:rPr>
          <w:rFonts w:ascii="Cambria Math" w:hAnsi="Cambria Math" w:cs="Cambria Math"/>
        </w:rPr>
        <w:t>‑</w:t>
      </w:r>
      <w:r w:rsidR="00585B86" w:rsidRPr="00585B86">
        <w:t>annual indication of expected mission demand where procurement and security rules allow, and ELC</w:t>
      </w:r>
      <w:r w:rsidR="00585B86" w:rsidRPr="00585B86">
        <w:rPr>
          <w:rFonts w:ascii="Cambria Math" w:hAnsi="Cambria Math" w:cs="Cambria Math"/>
        </w:rPr>
        <w:t>‑</w:t>
      </w:r>
      <w:r w:rsidR="00585B86" w:rsidRPr="00585B86">
        <w:t>supported providers would submit proportionate infrastructure</w:t>
      </w:r>
      <w:r w:rsidR="00585B86" w:rsidRPr="00585B86">
        <w:rPr>
          <w:rFonts w:ascii="Cambria Math" w:hAnsi="Cambria Math" w:cs="Cambria Math"/>
        </w:rPr>
        <w:t>‑</w:t>
      </w:r>
      <w:r w:rsidR="00585B86" w:rsidRPr="00585B86">
        <w:t>readiness information identifying their dependencies on manufacturing, testing, transport, launch sites, payload processing and TT&amp;C; this information would be used to identify shared bottlenecks and sequence infrastructure investment, without creating automatic funding entitlements or guaranteeing missions to individual providers. Building on the criticality assessment, the mechanism would coordinate a European launch</w:t>
      </w:r>
      <w:r w:rsidR="00585B86" w:rsidRPr="00585B86">
        <w:rPr>
          <w:rFonts w:ascii="Cambria Math" w:hAnsi="Cambria Math" w:cs="Cambria Math"/>
        </w:rPr>
        <w:t>‑</w:t>
      </w:r>
      <w:r w:rsidR="00585B86" w:rsidRPr="00585B86">
        <w:t>site portfolio strategy covering the Level 1 spaceports (CSG, Esrange, And</w:t>
      </w:r>
      <w:r w:rsidR="00585B86" w:rsidRPr="00585B86">
        <w:rPr>
          <w:rFonts w:ascii="Calibri" w:hAnsi="Calibri" w:cs="Calibri"/>
        </w:rPr>
        <w:t>ø</w:t>
      </w:r>
      <w:r w:rsidR="00585B86" w:rsidRPr="00585B86">
        <w:t>ya and SaxaVord) while taking into account the role of emerging and complementary facilities, so as to optimise infrastructure development, avoid unnecessary duplication of investment and ensure European launch capacities evolve in line with anticipated demand. To support strategic planning and infrastructure management, it would maintain a consolidated overview of critical launch</w:t>
      </w:r>
      <w:r w:rsidR="00585B86" w:rsidRPr="00585B86">
        <w:rPr>
          <w:rFonts w:ascii="Cambria Math" w:hAnsi="Cambria Math" w:cs="Cambria Math"/>
        </w:rPr>
        <w:t>‑</w:t>
      </w:r>
      <w:r w:rsidR="00585B86" w:rsidRPr="00585B86">
        <w:t>support infrastructure, including capacities, utilisation levels, planned upgrades and potential constraints, enabling the early identification of capacity shortfalls, operational risks and inter</w:t>
      </w:r>
      <w:r w:rsidR="00585B86" w:rsidRPr="00585B86">
        <w:rPr>
          <w:rFonts w:ascii="Cambria Math" w:hAnsi="Cambria Math" w:cs="Cambria Math"/>
        </w:rPr>
        <w:t>‑</w:t>
      </w:r>
      <w:r w:rsidR="00585B86" w:rsidRPr="00585B86">
        <w:t>site dependencies. As a light element of this overview, the mechanism would monitor launch</w:t>
      </w:r>
      <w:r w:rsidR="00585B86" w:rsidRPr="00585B86">
        <w:rPr>
          <w:rFonts w:ascii="Cambria Math" w:hAnsi="Cambria Math" w:cs="Cambria Math"/>
        </w:rPr>
        <w:t>‑</w:t>
      </w:r>
      <w:r w:rsidR="00585B86" w:rsidRPr="00585B86">
        <w:t>critical logistics dependencies and require launcher operators to maintain proportionate contingency plans for their essential transport chains, reassessing the case for shared or redundant logistics capacity only if launch cadence, the number of operational spaceports or evidence of recurring disruptions increases materially. Finally, the mechanism would provide a dedicated coordination forum bringing together key stakeholders to address cross</w:t>
      </w:r>
      <w:r w:rsidR="00585B86" w:rsidRPr="00585B86">
        <w:rPr>
          <w:rFonts w:ascii="Cambria Math" w:hAnsi="Cambria Math" w:cs="Cambria Math"/>
        </w:rPr>
        <w:t>‑</w:t>
      </w:r>
      <w:r w:rsidR="00585B86" w:rsidRPr="00585B86">
        <w:t>site dependencies, resolve infrastructure bottlenecks and prioritise investments at European level, with regular reviews of demand forecasts, infrastructure status and emerging needs to ensure coherent, coordinated decision</w:t>
      </w:r>
      <w:r w:rsidR="00585B86" w:rsidRPr="00585B86">
        <w:rPr>
          <w:rFonts w:ascii="Cambria Math" w:hAnsi="Cambria Math" w:cs="Cambria Math"/>
        </w:rPr>
        <w:t>‑</w:t>
      </w:r>
      <w:r w:rsidR="00585B86" w:rsidRPr="00585B86">
        <w:t>making.</w:t>
      </w:r>
    </w:p>
    <w:p w14:paraId="45CB11C0" w14:textId="75A619B5" w:rsidR="00246866" w:rsidRDefault="0061787E" w:rsidP="00E65BC8">
      <w:pPr>
        <w:pStyle w:val="EYHeading4"/>
      </w:pPr>
      <w:r w:rsidRPr="009F4405">
        <w:t>REC-0</w:t>
      </w:r>
      <w:r w:rsidR="00C914CB">
        <w:t>2</w:t>
      </w:r>
      <w:r w:rsidRPr="009F4405">
        <w:t xml:space="preserve"> —</w:t>
      </w:r>
      <w:r w:rsidR="00D263C5">
        <w:t xml:space="preserve"> S</w:t>
      </w:r>
      <w:r w:rsidR="00C914CB" w:rsidRPr="00C914CB">
        <w:t>afeguard European propulsion</w:t>
      </w:r>
      <w:r w:rsidR="00C914CB" w:rsidRPr="00C914CB">
        <w:rPr>
          <w:rFonts w:ascii="Cambria Math" w:hAnsi="Cambria Math" w:cs="Cambria Math"/>
        </w:rPr>
        <w:t>‑</w:t>
      </w:r>
      <w:r w:rsidR="00C914CB" w:rsidRPr="00C914CB">
        <w:t>test capacity</w:t>
      </w:r>
    </w:p>
    <w:p w14:paraId="77BBAD85" w14:textId="64DF24E8" w:rsidR="0061787E" w:rsidRPr="00C42432" w:rsidRDefault="0061787E" w:rsidP="0061787E">
      <w:pPr>
        <w:rPr>
          <w:b/>
          <w:bCs/>
        </w:rPr>
      </w:pPr>
      <w:r w:rsidRPr="009F4405">
        <w:rPr>
          <w:b/>
          <w:bCs/>
        </w:rPr>
        <w:t>What?</w:t>
      </w:r>
      <w:r w:rsidRPr="009F4405">
        <w:t> </w:t>
      </w:r>
      <w:r w:rsidR="00085ABA" w:rsidRPr="00085ABA">
        <w:t>This recommendation proposes to coordinate access to Europe's existing propulsion</w:t>
      </w:r>
      <w:r w:rsidR="00085ABA" w:rsidRPr="00085ABA">
        <w:rPr>
          <w:rFonts w:ascii="Cambria Math" w:hAnsi="Cambria Math" w:cs="Cambria Math"/>
        </w:rPr>
        <w:t>‑</w:t>
      </w:r>
      <w:r w:rsidR="00085ABA" w:rsidRPr="00085ABA">
        <w:t>test benches so as to relieve oversubscription and open capacity to New Space entrants; to safeguard the propulsion single</w:t>
      </w:r>
      <w:r w:rsidR="00085ABA" w:rsidRPr="00085ABA">
        <w:rPr>
          <w:rFonts w:ascii="Cambria Math" w:hAnsi="Cambria Math" w:cs="Cambria Math"/>
        </w:rPr>
        <w:t>‑</w:t>
      </w:r>
      <w:r w:rsidR="00085ABA" w:rsidRPr="00085ABA">
        <w:t>points</w:t>
      </w:r>
      <w:r w:rsidR="00085ABA" w:rsidRPr="00085ABA">
        <w:rPr>
          <w:rFonts w:ascii="Cambria Math" w:hAnsi="Cambria Math" w:cs="Cambria Math"/>
        </w:rPr>
        <w:t>‑</w:t>
      </w:r>
      <w:r w:rsidR="00085ABA" w:rsidRPr="00085ABA">
        <w:t>of</w:t>
      </w:r>
      <w:r w:rsidR="00085ABA" w:rsidRPr="00085ABA">
        <w:rPr>
          <w:rFonts w:ascii="Cambria Math" w:hAnsi="Cambria Math" w:cs="Cambria Math"/>
        </w:rPr>
        <w:t>‑</w:t>
      </w:r>
      <w:r w:rsidR="00085ABA" w:rsidRPr="00085ABA">
        <w:t>failure whose loss would halt today's institutional launchers; and to build new test capacity, including high</w:t>
      </w:r>
      <w:r w:rsidR="00085ABA" w:rsidRPr="00085ABA">
        <w:rPr>
          <w:rFonts w:ascii="Cambria Math" w:hAnsi="Cambria Math" w:cs="Cambria Math"/>
        </w:rPr>
        <w:t>‑</w:t>
      </w:r>
      <w:r w:rsidR="00085ABA" w:rsidRPr="00085ABA">
        <w:t>thrust reusable</w:t>
      </w:r>
      <w:r w:rsidR="00085ABA" w:rsidRPr="00085ABA">
        <w:rPr>
          <w:rFonts w:ascii="Cambria Math" w:hAnsi="Cambria Math" w:cs="Cambria Math"/>
        </w:rPr>
        <w:t>‑</w:t>
      </w:r>
      <w:r w:rsidR="00085ABA" w:rsidRPr="00085ABA">
        <w:t>engine capacity, only against demonstrated demand and as a later step rather than an immediate priority. Underpinning all three, it proposes to simplify and make more proportionate the environmental and hazard permitting that currently governs the modernisation and expansion of these facilities.</w:t>
      </w:r>
    </w:p>
    <w:p w14:paraId="0BE2859A" w14:textId="46ED608B" w:rsidR="003949C5" w:rsidRPr="009F4405" w:rsidRDefault="003949C5" w:rsidP="0061787E">
      <w:r w:rsidRPr="009F4405">
        <w:rPr>
          <w:b/>
          <w:bCs/>
        </w:rPr>
        <w:t>Where?</w:t>
      </w:r>
      <w:r w:rsidRPr="009F4405">
        <w:t> </w:t>
      </w:r>
      <w:r w:rsidR="00DC7E92" w:rsidRPr="00DC7E92">
        <w:t>The prioritisation follows the criticality assessment in Annex 4. The Level 1 anchors are to be protected first: DLR Lampoldshausen, the sole European facility for cryogenic upper</w:t>
      </w:r>
      <w:r w:rsidR="00DC7E92" w:rsidRPr="00DC7E92">
        <w:rPr>
          <w:rFonts w:ascii="Cambria Math" w:hAnsi="Cambria Math" w:cs="Cambria Math"/>
        </w:rPr>
        <w:t>‑</w:t>
      </w:r>
      <w:r w:rsidR="00DC7E92" w:rsidRPr="00DC7E92">
        <w:t>stage and high</w:t>
      </w:r>
      <w:r w:rsidR="00DC7E92" w:rsidRPr="00DC7E92">
        <w:rPr>
          <w:rFonts w:ascii="Cambria Math" w:hAnsi="Cambria Math" w:cs="Cambria Math"/>
        </w:rPr>
        <w:t>‑</w:t>
      </w:r>
      <w:r w:rsidR="00DC7E92" w:rsidRPr="00DC7E92">
        <w:t>altitude qualification; BEAP at CSG, the sole large solid</w:t>
      </w:r>
      <w:r w:rsidR="00DC7E92" w:rsidRPr="00DC7E92">
        <w:rPr>
          <w:rFonts w:ascii="Cambria Math" w:hAnsi="Cambria Math" w:cs="Cambria Math"/>
        </w:rPr>
        <w:t>‑</w:t>
      </w:r>
      <w:r w:rsidR="00DC7E92" w:rsidRPr="00DC7E92">
        <w:t>booster test stand; and ONERA Fauga</w:t>
      </w:r>
      <w:r w:rsidR="00DC7E92" w:rsidRPr="00DC7E92">
        <w:rPr>
          <w:rFonts w:ascii="Cambria Math" w:hAnsi="Cambria Math" w:cs="Cambria Math"/>
        </w:rPr>
        <w:t>‑</w:t>
      </w:r>
      <w:r w:rsidR="00DC7E92" w:rsidRPr="00DC7E92">
        <w:t xml:space="preserve">Mauzac, whose research and validation benches have no substitute. The Level 2 facilities are where access should be coordinated and benches modernised, namely ArianeGroup Vernon, Avio Colleferro, PLD Teruel, the UK Westcott National Propulsion Facility and Nammo Raufoss. The Level 3 and emerging facilities </w:t>
      </w:r>
      <w:r w:rsidR="00DC7E92">
        <w:rPr>
          <w:rFonts w:ascii="Calibri" w:hAnsi="Calibri" w:cs="Calibri"/>
        </w:rPr>
        <w:t>like</w:t>
      </w:r>
      <w:r w:rsidR="00DC7E92" w:rsidRPr="00DC7E92">
        <w:t xml:space="preserve"> </w:t>
      </w:r>
      <w:r w:rsidR="00DC7E92" w:rsidRPr="00DC7E92">
        <w:rPr>
          <w:rFonts w:ascii="Calibri" w:hAnsi="Calibri" w:cs="Calibri"/>
        </w:rPr>
        <w:t>Ł</w:t>
      </w:r>
      <w:r w:rsidR="00DC7E92" w:rsidRPr="00DC7E92">
        <w:t>ukasiewicz</w:t>
      </w:r>
      <w:r w:rsidR="00DC7E92" w:rsidRPr="00DC7E92">
        <w:rPr>
          <w:rFonts w:ascii="Calibri" w:hAnsi="Calibri" w:cs="Calibri"/>
        </w:rPr>
        <w:t>–</w:t>
      </w:r>
      <w:r w:rsidR="00DC7E92" w:rsidRPr="00DC7E92">
        <w:t>ILOT, the SSC Esrange test beds, and any future launch</w:t>
      </w:r>
      <w:r w:rsidR="00DC7E92" w:rsidRPr="00DC7E92">
        <w:rPr>
          <w:rFonts w:ascii="Cambria Math" w:hAnsi="Cambria Math" w:cs="Cambria Math"/>
        </w:rPr>
        <w:t>‑</w:t>
      </w:r>
      <w:r w:rsidR="00DC7E92" w:rsidRPr="00DC7E92">
        <w:t>adjacent capacity should be integrated only as their capacity matures and where operator demand is proven.</w:t>
      </w:r>
    </w:p>
    <w:p w14:paraId="1F72BE40" w14:textId="5E627F6D" w:rsidR="0061787E" w:rsidRPr="009F4405" w:rsidRDefault="0061787E" w:rsidP="0061787E">
      <w:r w:rsidRPr="009F4405">
        <w:rPr>
          <w:b/>
          <w:bCs/>
        </w:rPr>
        <w:t>Why?</w:t>
      </w:r>
      <w:r w:rsidRPr="009F4405">
        <w:t>  </w:t>
      </w:r>
      <w:r w:rsidR="005E7D25" w:rsidRPr="005E7D25">
        <w:t>The binding problem is a mismatch between offer and demand rather than a missing facility. Medium</w:t>
      </w:r>
      <w:r w:rsidR="005E7D25" w:rsidRPr="005E7D25">
        <w:rPr>
          <w:rFonts w:ascii="Cambria Math" w:hAnsi="Cambria Math" w:cs="Cambria Math"/>
        </w:rPr>
        <w:t>‑</w:t>
      </w:r>
      <w:r w:rsidR="005E7D25" w:rsidRPr="005E7D25">
        <w:t xml:space="preserve"> and heavy</w:t>
      </w:r>
      <w:r w:rsidR="005E7D25" w:rsidRPr="005E7D25">
        <w:rPr>
          <w:rFonts w:ascii="Cambria Math" w:hAnsi="Cambria Math" w:cs="Cambria Math"/>
        </w:rPr>
        <w:t>‑</w:t>
      </w:r>
      <w:r w:rsidR="005E7D25" w:rsidRPr="005E7D25">
        <w:t>class benches exist at a single site and are oversubscribed, slots are booked far ahead, and any slippage cascades into multi</w:t>
      </w:r>
      <w:r w:rsidR="005E7D25" w:rsidRPr="005E7D25">
        <w:rPr>
          <w:rFonts w:ascii="Cambria Math" w:hAnsi="Cambria Math" w:cs="Cambria Math"/>
        </w:rPr>
        <w:t>‑</w:t>
      </w:r>
      <w:r w:rsidR="005E7D25" w:rsidRPr="005E7D25">
        <w:t>month qualification delays (B02). Two exposures must be protected rather than expanded: the single BEAP stand and the P120C/P160C casting</w:t>
      </w:r>
      <w:r w:rsidR="005E7D25" w:rsidRPr="005E7D25">
        <w:rPr>
          <w:rFonts w:ascii="Cambria Math" w:hAnsi="Cambria Math" w:cs="Cambria Math"/>
        </w:rPr>
        <w:t>‑</w:t>
      </w:r>
      <w:r w:rsidR="005E7D25" w:rsidRPr="005E7D25">
        <w:t>and</w:t>
      </w:r>
      <w:r w:rsidR="005E7D25" w:rsidRPr="005E7D25">
        <w:rPr>
          <w:rFonts w:ascii="Cambria Math" w:hAnsi="Cambria Math" w:cs="Cambria Math"/>
        </w:rPr>
        <w:t>‑</w:t>
      </w:r>
      <w:r w:rsidR="005E7D25" w:rsidRPr="005E7D25">
        <w:t>loading chain create a common</w:t>
      </w:r>
      <w:r w:rsidR="005E7D25" w:rsidRPr="005E7D25">
        <w:rPr>
          <w:rFonts w:ascii="Cambria Math" w:hAnsi="Cambria Math" w:cs="Cambria Math"/>
        </w:rPr>
        <w:t>‑</w:t>
      </w:r>
      <w:r w:rsidR="005E7D25" w:rsidRPr="005E7D25">
        <w:t>mode risk able to ground Ariane 6 and Vega</w:t>
      </w:r>
      <w:r w:rsidR="005E7D25" w:rsidRPr="005E7D25">
        <w:rPr>
          <w:rFonts w:ascii="Cambria Math" w:hAnsi="Cambria Math" w:cs="Cambria Math"/>
        </w:rPr>
        <w:t>‑</w:t>
      </w:r>
      <w:r w:rsidR="005E7D25" w:rsidRPr="005E7D25">
        <w:t>C simultaneously (A11, B01, B05), aggravated by single</w:t>
      </w:r>
      <w:r w:rsidR="005E7D25" w:rsidRPr="005E7D25">
        <w:rPr>
          <w:rFonts w:ascii="Cambria Math" w:hAnsi="Cambria Math" w:cs="Cambria Math"/>
        </w:rPr>
        <w:t>‑</w:t>
      </w:r>
      <w:r w:rsidR="005E7D25" w:rsidRPr="005E7D25">
        <w:t>supplier precursor exposure (B03); and DLR P5.2/P4 is the only European path for cryogenic upper</w:t>
      </w:r>
      <w:r w:rsidR="005E7D25" w:rsidRPr="005E7D25">
        <w:rPr>
          <w:rFonts w:ascii="Cambria Math" w:hAnsi="Cambria Math" w:cs="Cambria Math"/>
        </w:rPr>
        <w:t>‑</w:t>
      </w:r>
      <w:r w:rsidR="005E7D25" w:rsidRPr="005E7D25">
        <w:t>stage and high</w:t>
      </w:r>
      <w:r w:rsidR="005E7D25" w:rsidRPr="005E7D25">
        <w:rPr>
          <w:rFonts w:ascii="Cambria Math" w:hAnsi="Cambria Math" w:cs="Cambria Math"/>
        </w:rPr>
        <w:t>‑</w:t>
      </w:r>
      <w:r w:rsidR="005E7D25" w:rsidRPr="005E7D25">
        <w:t>altitude engine qualification (A12). Dedicated high</w:t>
      </w:r>
      <w:r w:rsidR="005E7D25" w:rsidRPr="005E7D25">
        <w:rPr>
          <w:rFonts w:ascii="Cambria Math" w:hAnsi="Cambria Math" w:cs="Cambria Math"/>
        </w:rPr>
        <w:t>‑</w:t>
      </w:r>
      <w:r w:rsidR="005E7D25" w:rsidRPr="005E7D25">
        <w:t>thrust reusable</w:t>
      </w:r>
      <w:r w:rsidR="005E7D25" w:rsidRPr="005E7D25">
        <w:rPr>
          <w:rFonts w:ascii="Cambria Math" w:hAnsi="Cambria Math" w:cs="Cambria Math"/>
        </w:rPr>
        <w:t>‑</w:t>
      </w:r>
      <w:r w:rsidR="005E7D25" w:rsidRPr="005E7D25">
        <w:t>engine and back</w:t>
      </w:r>
      <w:r w:rsidR="005E7D25" w:rsidRPr="005E7D25">
        <w:rPr>
          <w:rFonts w:ascii="Cambria Math" w:hAnsi="Cambria Math" w:cs="Cambria Math"/>
        </w:rPr>
        <w:t>‑</w:t>
      </w:r>
      <w:r w:rsidR="005E7D25" w:rsidRPr="005E7D25">
        <w:t>up ground</w:t>
      </w:r>
      <w:r w:rsidR="005E7D25" w:rsidRPr="005E7D25">
        <w:rPr>
          <w:rFonts w:ascii="Cambria Math" w:hAnsi="Cambria Math" w:cs="Cambria Math"/>
        </w:rPr>
        <w:t>‑</w:t>
      </w:r>
      <w:r w:rsidR="005E7D25" w:rsidRPr="005E7D25">
        <w:t xml:space="preserve">firing capacity is genuinely absent (A06), but Europe's current trajectory of adapting existing benches argues for bolstering those assets before building new ones. Coordination has not already </w:t>
      </w:r>
      <w:r w:rsidR="005E7D25" w:rsidRPr="005E7D25">
        <w:lastRenderedPageBreak/>
        <w:t>happened because ownership and funding are fragmented: the benches are held by different sovereign, institutional and industrial actors, each investment is tied to one launcher programme's acceptance needs (E13, E15), and no actor holds the mandate or budget for a shared scheduling, access and upgrade</w:t>
      </w:r>
      <w:r w:rsidR="005E7D25" w:rsidRPr="005E7D25">
        <w:rPr>
          <w:rFonts w:ascii="Cambria Math" w:hAnsi="Cambria Math" w:cs="Cambria Math"/>
        </w:rPr>
        <w:t>‑</w:t>
      </w:r>
      <w:r w:rsidR="005E7D25" w:rsidRPr="005E7D25">
        <w:t>planning layer (A10, E11). Compounding this, the ability to modernise or add capacity is itself constrained by heterogeneous national environmental and hazard permitting (D06): propulsion testing generates noise, blast</w:t>
      </w:r>
      <w:r w:rsidR="005E7D25" w:rsidRPr="005E7D25">
        <w:rPr>
          <w:rFonts w:ascii="Cambria Math" w:hAnsi="Cambria Math" w:cs="Cambria Math"/>
        </w:rPr>
        <w:t>‑</w:t>
      </w:r>
      <w:r w:rsidR="005E7D25" w:rsidRPr="005E7D25">
        <w:t>zone and emissions effects that are assessed differently in each jurisdiction, so that upgrading a bench or qualifying a new engine class can require lengthy, site</w:t>
      </w:r>
      <w:r w:rsidR="005E7D25" w:rsidRPr="005E7D25">
        <w:rPr>
          <w:rFonts w:ascii="Cambria Math" w:hAnsi="Cambria Math" w:cs="Cambria Math"/>
        </w:rPr>
        <w:t>‑</w:t>
      </w:r>
      <w:r w:rsidR="005E7D25" w:rsidRPr="005E7D25">
        <w:t>specific and non</w:t>
      </w:r>
      <w:r w:rsidR="005E7D25" w:rsidRPr="005E7D25">
        <w:rPr>
          <w:rFonts w:ascii="Cambria Math" w:hAnsi="Cambria Math" w:cs="Cambria Math"/>
        </w:rPr>
        <w:t>‑</w:t>
      </w:r>
      <w:r w:rsidR="005E7D25" w:rsidRPr="005E7D25">
        <w:t>repeatable approvals even where the underlying technical case is unchanged. This turns permitting from a background formality into a direct brake on both the modernisation and the demand</w:t>
      </w:r>
      <w:r w:rsidR="005E7D25" w:rsidRPr="005E7D25">
        <w:rPr>
          <w:rFonts w:ascii="Cambria Math" w:hAnsi="Cambria Math" w:cs="Cambria Math"/>
        </w:rPr>
        <w:t>‑</w:t>
      </w:r>
      <w:r w:rsidR="005E7D25" w:rsidRPr="005E7D25">
        <w:t>driven expansion the recommendation depends on. The remaining secondary constraint, high</w:t>
      </w:r>
      <w:r w:rsidR="005E7D25" w:rsidRPr="005E7D25">
        <w:rPr>
          <w:rFonts w:ascii="Cambria Math" w:hAnsi="Cambria Math" w:cs="Cambria Math"/>
        </w:rPr>
        <w:t>‑</w:t>
      </w:r>
      <w:r w:rsidR="005E7D25" w:rsidRPr="005E7D25">
        <w:t>capacity vibration testing (B06), becomes relevant only once the primary bottlenecks are relieved.</w:t>
      </w:r>
    </w:p>
    <w:p w14:paraId="2E10A29C" w14:textId="7498BBAD" w:rsidR="0061787E" w:rsidRPr="009F4405" w:rsidRDefault="0061787E" w:rsidP="0061787E">
      <w:r w:rsidRPr="009F4405">
        <w:rPr>
          <w:b/>
          <w:bCs/>
        </w:rPr>
        <w:t>Who?</w:t>
      </w:r>
      <w:r w:rsidRPr="009F4405">
        <w:t> </w:t>
      </w:r>
      <w:r w:rsidR="0042383A" w:rsidRPr="0042383A">
        <w:t>Implementation would be led by DG DEFIS and the ESA Directorate of Space Transportation, coordinated through the testing working group of the REC</w:t>
      </w:r>
      <w:r w:rsidR="0042383A" w:rsidRPr="0042383A">
        <w:rPr>
          <w:rFonts w:ascii="Cambria Math" w:hAnsi="Cambria Math" w:cs="Cambria Math"/>
        </w:rPr>
        <w:t>‑</w:t>
      </w:r>
      <w:r w:rsidR="0042383A" w:rsidRPr="0042383A">
        <w:t>01 mechanism, and would involve national agencies and public</w:t>
      </w:r>
      <w:r w:rsidR="0042383A" w:rsidRPr="0042383A">
        <w:rPr>
          <w:rFonts w:ascii="Cambria Math" w:hAnsi="Cambria Math" w:cs="Cambria Math"/>
        </w:rPr>
        <w:t>‑</w:t>
      </w:r>
      <w:r w:rsidR="0042383A" w:rsidRPr="0042383A">
        <w:t>private test centres, the primes and propulsion actors (ArianeGroup, Avio, Europropulsion), CNES for BEAP, New Space entrants, national environmental and hazard authorities, and critical</w:t>
      </w:r>
      <w:r w:rsidR="0042383A" w:rsidRPr="0042383A">
        <w:rPr>
          <w:rFonts w:ascii="Cambria Math" w:hAnsi="Cambria Math" w:cs="Cambria Math"/>
        </w:rPr>
        <w:t>‑</w:t>
      </w:r>
      <w:r w:rsidR="0042383A" w:rsidRPr="0042383A">
        <w:t>consumable suppliers. Given the permitting dimension, DG ENV and the relevant national and regional environmental regulators would also be engaged.</w:t>
      </w:r>
    </w:p>
    <w:p w14:paraId="4F3B08AC" w14:textId="1E290A4A" w:rsidR="0061787E" w:rsidRPr="009F4405" w:rsidRDefault="0061787E" w:rsidP="0061787E">
      <w:r w:rsidRPr="009F4405">
        <w:rPr>
          <w:b/>
          <w:bCs/>
        </w:rPr>
        <w:t>When?</w:t>
      </w:r>
      <w:r w:rsidRPr="009F4405">
        <w:t> </w:t>
      </w:r>
      <w:r w:rsidR="0042383A" w:rsidRPr="0042383A">
        <w:t>In the priority phase from 2026 to 2028, the focus is on shared slot transparency, common access conditions, generic</w:t>
      </w:r>
      <w:r w:rsidR="0042383A" w:rsidRPr="0042383A">
        <w:rPr>
          <w:rFonts w:ascii="Cambria Math" w:hAnsi="Cambria Math" w:cs="Cambria Math"/>
        </w:rPr>
        <w:t>‑</w:t>
      </w:r>
      <w:r w:rsidR="0042383A" w:rsidRPr="0042383A">
        <w:t>interface retrofits, the BEAP and P120C/P160C contingency study, and the development of common permitting reference methodologies. Between 2028 and 2030, the emphasis shifts to bench modernisation and de</w:t>
      </w:r>
      <w:r w:rsidR="0042383A" w:rsidRPr="0042383A">
        <w:rPr>
          <w:rFonts w:ascii="Cambria Math" w:hAnsi="Cambria Math" w:cs="Cambria Math"/>
        </w:rPr>
        <w:t>‑</w:t>
      </w:r>
      <w:r w:rsidR="0042383A" w:rsidRPr="0042383A">
        <w:t>bottlenecking, consumable diversification, a formal New Space access pathway, and the application of the streamlined permitting approach at priority sites. From 2030 onwards, dedicated reusable</w:t>
      </w:r>
      <w:r w:rsidR="0042383A" w:rsidRPr="0042383A">
        <w:rPr>
          <w:rFonts w:ascii="Cambria Math" w:hAnsi="Cambria Math" w:cs="Cambria Math"/>
        </w:rPr>
        <w:t>‑</w:t>
      </w:r>
      <w:r w:rsidR="0042383A" w:rsidRPr="0042383A">
        <w:t>engine or integrated</w:t>
      </w:r>
      <w:r w:rsidR="0042383A" w:rsidRPr="0042383A">
        <w:rPr>
          <w:rFonts w:ascii="Cambria Math" w:hAnsi="Cambria Math" w:cs="Cambria Math"/>
        </w:rPr>
        <w:t>‑</w:t>
      </w:r>
      <w:r w:rsidR="0042383A" w:rsidRPr="0042383A">
        <w:t>system capacity should be pursued only where sustained demand and the limits of existing capacity jointly justify it.</w:t>
      </w:r>
    </w:p>
    <w:p w14:paraId="0171BFAB" w14:textId="377F8933" w:rsidR="00DE05DE" w:rsidRPr="009F4405" w:rsidRDefault="0061787E" w:rsidP="0061787E">
      <w:r w:rsidRPr="009F4405">
        <w:rPr>
          <w:b/>
          <w:bCs/>
        </w:rPr>
        <w:t>How?</w:t>
      </w:r>
      <w:r w:rsidRPr="009F4405">
        <w:t> </w:t>
      </w:r>
      <w:r w:rsidR="009A2844" w:rsidRPr="009A2844">
        <w:t>An ESA</w:t>
      </w:r>
      <w:r w:rsidR="009A2844" w:rsidRPr="009A2844">
        <w:rPr>
          <w:rFonts w:ascii="Cambria Math" w:hAnsi="Cambria Math" w:cs="Cambria Math"/>
        </w:rPr>
        <w:t>‑</w:t>
      </w:r>
      <w:r w:rsidR="009A2844" w:rsidRPr="009A2844">
        <w:t>led European Propulsion Test Network would be established under REC</w:t>
      </w:r>
      <w:r w:rsidR="009A2844" w:rsidRPr="009A2844">
        <w:rPr>
          <w:rFonts w:ascii="Cambria Math" w:hAnsi="Cambria Math" w:cs="Cambria Math"/>
        </w:rPr>
        <w:t>‑</w:t>
      </w:r>
      <w:r w:rsidR="009A2844" w:rsidRPr="009A2844">
        <w:t>01, publishing a confidential rolling three</w:t>
      </w:r>
      <w:r w:rsidR="009A2844" w:rsidRPr="009A2844">
        <w:rPr>
          <w:rFonts w:ascii="Cambria Math" w:hAnsi="Cambria Math" w:cs="Cambria Math"/>
        </w:rPr>
        <w:t>‑</w:t>
      </w:r>
      <w:r w:rsidR="009A2844" w:rsidRPr="009A2844">
        <w:t>year view of test</w:t>
      </w:r>
      <w:r w:rsidR="009A2844" w:rsidRPr="009A2844">
        <w:rPr>
          <w:rFonts w:ascii="Cambria Math" w:hAnsi="Cambria Math" w:cs="Cambria Math"/>
        </w:rPr>
        <w:t>‑</w:t>
      </w:r>
      <w:r w:rsidR="009A2844" w:rsidRPr="009A2844">
        <w:t>slot availability, qualified thrust and propellant envelopes, adaptation lead times and planned outages across the main European benches. Because fragmentation is the root cause, continued EU and ESA co</w:t>
      </w:r>
      <w:r w:rsidR="009A2844" w:rsidRPr="009A2844">
        <w:rPr>
          <w:rFonts w:ascii="Cambria Math" w:hAnsi="Cambria Math" w:cs="Cambria Math"/>
        </w:rPr>
        <w:t>‑</w:t>
      </w:r>
      <w:r w:rsidR="009A2844" w:rsidRPr="009A2844">
        <w:t>funding of a facility would be made conditional on it publishing this data, applying a common access dossier, transparent slot</w:t>
      </w:r>
      <w:r w:rsidR="009A2844" w:rsidRPr="009A2844">
        <w:rPr>
          <w:rFonts w:ascii="Cambria Math" w:hAnsi="Cambria Math" w:cs="Cambria Math"/>
        </w:rPr>
        <w:t>‑</w:t>
      </w:r>
      <w:r w:rsidR="009A2844" w:rsidRPr="009A2844">
        <w:t>allocation rules and modular mechanical, fluid and data interfaces, and offering ring</w:t>
      </w:r>
      <w:r w:rsidR="009A2844" w:rsidRPr="009A2844">
        <w:rPr>
          <w:rFonts w:ascii="Cambria Math" w:hAnsi="Cambria Math" w:cs="Cambria Math"/>
        </w:rPr>
        <w:t>‑</w:t>
      </w:r>
      <w:r w:rsidR="009A2844" w:rsidRPr="009A2844">
        <w:t>fenced windows that allow New Space providers to progress from proprietary component benches to shared high</w:t>
      </w:r>
      <w:r w:rsidR="009A2844" w:rsidRPr="009A2844">
        <w:rPr>
          <w:rFonts w:ascii="Cambria Math" w:hAnsi="Cambria Math" w:cs="Cambria Math"/>
        </w:rPr>
        <w:t>‑</w:t>
      </w:r>
      <w:r w:rsidR="009A2844" w:rsidRPr="009A2844">
        <w:t>thrust facilities as their systems mature. To safeguard the critical bottlenecks, dedicated engineering studies would be commissioned for BEAP and the P120C/P160C chain, comparing strategic spares, deployable replacement equipment, partial secondary casting or loading capability and alternative ground</w:t>
      </w:r>
      <w:r w:rsidR="009A2844" w:rsidRPr="009A2844">
        <w:rPr>
          <w:rFonts w:ascii="Cambria Math" w:hAnsi="Cambria Math" w:cs="Cambria Math"/>
        </w:rPr>
        <w:t>‑</w:t>
      </w:r>
      <w:r w:rsidR="009A2844" w:rsidRPr="009A2844">
        <w:t>firing capacity, with contingency plans for other unique qualification assets. Low</w:t>
      </w:r>
      <w:r w:rsidR="009A2844" w:rsidRPr="009A2844">
        <w:rPr>
          <w:rFonts w:ascii="Cambria Math" w:hAnsi="Cambria Math" w:cs="Cambria Math"/>
        </w:rPr>
        <w:t>‑</w:t>
      </w:r>
      <w:r w:rsidR="009A2844" w:rsidRPr="009A2844">
        <w:t>cost coordination and modernisation of existing benches would be prioritised before any new build, and new reusable</w:t>
      </w:r>
      <w:r w:rsidR="009A2844" w:rsidRPr="009A2844">
        <w:rPr>
          <w:rFonts w:ascii="Cambria Math" w:hAnsi="Cambria Math" w:cs="Cambria Math"/>
        </w:rPr>
        <w:t>‑</w:t>
      </w:r>
      <w:r w:rsidR="009A2844" w:rsidRPr="009A2844">
        <w:t>engine or integrated</w:t>
      </w:r>
      <w:r w:rsidR="009A2844" w:rsidRPr="009A2844">
        <w:rPr>
          <w:rFonts w:ascii="Cambria Math" w:hAnsi="Cambria Math" w:cs="Cambria Math"/>
        </w:rPr>
        <w:t>‑</w:t>
      </w:r>
      <w:r w:rsidR="009A2844" w:rsidRPr="009A2844">
        <w:t>system facilities would proceed only where at least two credible users demonstrate sustained demand and existing benches cannot meet the required frequency or schedule. Where permitting delays would otherwise hold back modernisation or expansion, the framework would reuse validated generic evidence on an engine class or test method across applications, while competent authorities retain the right to request site</w:t>
      </w:r>
      <w:r w:rsidR="009A2844" w:rsidRPr="009A2844">
        <w:rPr>
          <w:rFonts w:ascii="Cambria Math" w:hAnsi="Cambria Math" w:cs="Cambria Math"/>
        </w:rPr>
        <w:t>‑</w:t>
      </w:r>
      <w:r w:rsidR="009A2844" w:rsidRPr="009A2844">
        <w:t>specific additions.</w:t>
      </w:r>
    </w:p>
    <w:p w14:paraId="7EDDB597" w14:textId="1549B3B9" w:rsidR="0061787E" w:rsidRPr="009F4405" w:rsidRDefault="0061787E" w:rsidP="00E65BC8">
      <w:pPr>
        <w:pStyle w:val="EYHeading4"/>
      </w:pPr>
      <w:r w:rsidRPr="009F4405">
        <w:t>REC-0</w:t>
      </w:r>
      <w:r w:rsidR="00B938D4">
        <w:t>3</w:t>
      </w:r>
      <w:r w:rsidRPr="009F4405">
        <w:t xml:space="preserve"> — </w:t>
      </w:r>
      <w:r w:rsidR="004638BA" w:rsidRPr="004638BA">
        <w:t>Anticipate future launch</w:t>
      </w:r>
      <w:r w:rsidR="004638BA" w:rsidRPr="004638BA">
        <w:rPr>
          <w:rFonts w:ascii="Cambria Math" w:hAnsi="Cambria Math" w:cs="Cambria Math"/>
        </w:rPr>
        <w:t>‑</w:t>
      </w:r>
      <w:r w:rsidR="004638BA" w:rsidRPr="004638BA">
        <w:t>operations skills needs</w:t>
      </w:r>
    </w:p>
    <w:p w14:paraId="1A8C509A" w14:textId="4C373C36" w:rsidR="0061787E" w:rsidRPr="009F4405" w:rsidRDefault="0061787E" w:rsidP="0061787E">
      <w:r w:rsidRPr="009F4405">
        <w:rPr>
          <w:b/>
          <w:bCs/>
        </w:rPr>
        <w:t>What?</w:t>
      </w:r>
      <w:r w:rsidRPr="009F4405">
        <w:t> </w:t>
      </w:r>
      <w:r w:rsidR="00A02C03" w:rsidRPr="00A02C03">
        <w:t>This recommendation proposes to prepare Europe's launch</w:t>
      </w:r>
      <w:r w:rsidR="00A02C03" w:rsidRPr="00A02C03">
        <w:rPr>
          <w:rFonts w:ascii="Cambria Math" w:hAnsi="Cambria Math" w:cs="Cambria Math"/>
        </w:rPr>
        <w:t>‑</w:t>
      </w:r>
      <w:r w:rsidR="00A02C03" w:rsidRPr="00A02C03">
        <w:t>operations workforce ahead of demand rather than in response to a present shortage. It proposes to map the specialist roles that underpin launch operations, range safety, propulsion testing and safety analysis; to signal expected future skills needs to the education system and the job market; and to put in place the knowledge</w:t>
      </w:r>
      <w:r w:rsidR="00A02C03" w:rsidRPr="00A02C03">
        <w:rPr>
          <w:rFonts w:ascii="Cambria Math" w:hAnsi="Cambria Math" w:cs="Cambria Math"/>
        </w:rPr>
        <w:t>‑</w:t>
      </w:r>
      <w:r w:rsidR="00A02C03" w:rsidRPr="00A02C03">
        <w:t>transfer, rotation and student</w:t>
      </w:r>
      <w:r w:rsidR="00A02C03" w:rsidRPr="00A02C03">
        <w:rPr>
          <w:rFonts w:ascii="Cambria Math" w:hAnsi="Cambria Math" w:cs="Cambria Math"/>
        </w:rPr>
        <w:t>‑</w:t>
      </w:r>
      <w:r w:rsidR="00A02C03" w:rsidRPr="00A02C03">
        <w:t>pipeline arrangements that reduce human single points of failure mirroring the infrastructure single points of failure. It is a soft, no</w:t>
      </w:r>
      <w:r w:rsidR="00A02C03" w:rsidRPr="00A02C03">
        <w:rPr>
          <w:rFonts w:ascii="Cambria Math" w:hAnsi="Cambria Math" w:cs="Cambria Math"/>
        </w:rPr>
        <w:t>‑</w:t>
      </w:r>
      <w:r w:rsidR="00A02C03" w:rsidRPr="00A02C03">
        <w:t>regret measure: the aim is readiness, not the correction of an acute capacity gap.</w:t>
      </w:r>
    </w:p>
    <w:p w14:paraId="157C2514" w14:textId="681C8D0F" w:rsidR="00996158" w:rsidRPr="009F4405" w:rsidRDefault="00996158" w:rsidP="0061787E">
      <w:r w:rsidRPr="009F4405">
        <w:rPr>
          <w:b/>
          <w:bCs/>
        </w:rPr>
        <w:t>Where?</w:t>
      </w:r>
      <w:r w:rsidRPr="009F4405">
        <w:t> CSG, Andoya, SaxaVord, Esrange, Atlantic Spaceport, ESA training centres, DLR, CNES, SSC, national space agencies, universities and EuRoC or equivalent student rocketry programmes. </w:t>
      </w:r>
    </w:p>
    <w:p w14:paraId="69FBB26D" w14:textId="5F6786DD" w:rsidR="0061787E" w:rsidRPr="009F4405" w:rsidRDefault="0061787E" w:rsidP="0061787E">
      <w:r w:rsidRPr="009F4405">
        <w:rPr>
          <w:b/>
          <w:bCs/>
        </w:rPr>
        <w:t>Why?</w:t>
      </w:r>
      <w:r w:rsidRPr="009F4405">
        <w:t>  </w:t>
      </w:r>
      <w:r w:rsidR="006A5A78" w:rsidRPr="006A5A78">
        <w:t>The case is anticipatory. There is no strong evidence of a binding workforce shortage today — TT&amp;C operators, for example, report no difficulty staffing their antennas, so remote</w:t>
      </w:r>
      <w:r w:rsidR="006A5A78" w:rsidRPr="006A5A78">
        <w:rPr>
          <w:rFonts w:ascii="Cambria Math" w:hAnsi="Cambria Math" w:cs="Cambria Math"/>
        </w:rPr>
        <w:t>‑</w:t>
      </w:r>
      <w:r w:rsidR="006A5A78" w:rsidRPr="006A5A78">
        <w:t>location recruitment (F02) is a lower</w:t>
      </w:r>
      <w:r w:rsidR="006A5A78" w:rsidRPr="006A5A78">
        <w:rPr>
          <w:rFonts w:ascii="Cambria Math" w:hAnsi="Cambria Math" w:cs="Cambria Math"/>
        </w:rPr>
        <w:t>‑</w:t>
      </w:r>
      <w:r w:rsidR="006A5A78" w:rsidRPr="006A5A78">
        <w:t>likelihood constraint than the analysis initially implied. The decisive factor is lead time: training an experienced launch</w:t>
      </w:r>
      <w:r w:rsidR="006A5A78" w:rsidRPr="006A5A78">
        <w:rPr>
          <w:rFonts w:ascii="Cambria Math" w:hAnsi="Cambria Math" w:cs="Cambria Math"/>
        </w:rPr>
        <w:t>‑</w:t>
      </w:r>
      <w:r w:rsidR="006A5A78" w:rsidRPr="006A5A78">
        <w:t>operations, range</w:t>
      </w:r>
      <w:r w:rsidR="006A5A78" w:rsidRPr="006A5A78">
        <w:rPr>
          <w:rFonts w:ascii="Cambria Math" w:hAnsi="Cambria Math" w:cs="Cambria Math"/>
        </w:rPr>
        <w:t>‑</w:t>
      </w:r>
      <w:r w:rsidR="006A5A78" w:rsidRPr="006A5A78">
        <w:t>safety or re</w:t>
      </w:r>
      <w:r w:rsidR="006A5A78" w:rsidRPr="006A5A78">
        <w:rPr>
          <w:rFonts w:ascii="Cambria Math" w:hAnsi="Cambria Math" w:cs="Cambria Math"/>
        </w:rPr>
        <w:t>‑</w:t>
      </w:r>
      <w:r w:rsidR="006A5A78" w:rsidRPr="006A5A78">
        <w:t>entry</w:t>
      </w:r>
      <w:r w:rsidR="006A5A78" w:rsidRPr="006A5A78">
        <w:rPr>
          <w:rFonts w:ascii="Cambria Math" w:hAnsi="Cambria Math" w:cs="Cambria Math"/>
        </w:rPr>
        <w:t>‑</w:t>
      </w:r>
      <w:r w:rsidR="006A5A78" w:rsidRPr="006A5A78">
        <w:t>analysis specialist takes on the order of five to seven years including studies, so the pipeline must be built now to meet the cadence and multi</w:t>
      </w:r>
      <w:r w:rsidR="006A5A78" w:rsidRPr="006A5A78">
        <w:rPr>
          <w:rFonts w:ascii="Cambria Math" w:hAnsi="Cambria Math" w:cs="Cambria Math"/>
        </w:rPr>
        <w:t>‑</w:t>
      </w:r>
      <w:r w:rsidR="006A5A78" w:rsidRPr="006A5A78">
        <w:t>site operations expected in the 2030s. Europe's historically low cadence has limited training</w:t>
      </w:r>
      <w:r w:rsidR="006A5A78" w:rsidRPr="006A5A78">
        <w:rPr>
          <w:rFonts w:ascii="Cambria Math" w:hAnsi="Cambria Math" w:cs="Cambria Math"/>
        </w:rPr>
        <w:t>‑</w:t>
      </w:r>
      <w:r w:rsidR="006A5A78" w:rsidRPr="006A5A78">
        <w:t>through</w:t>
      </w:r>
      <w:r w:rsidR="006A5A78" w:rsidRPr="006A5A78">
        <w:rPr>
          <w:rFonts w:ascii="Cambria Math" w:hAnsi="Cambria Math" w:cs="Cambria Math"/>
        </w:rPr>
        <w:t>‑</w:t>
      </w:r>
      <w:r w:rsidR="006A5A78" w:rsidRPr="006A5A78">
        <w:t>operations (F08), new launch companies often lack deep spaceport</w:t>
      </w:r>
      <w:r w:rsidR="006A5A78" w:rsidRPr="006A5A78">
        <w:rPr>
          <w:rFonts w:ascii="Cambria Math" w:hAnsi="Cambria Math" w:cs="Cambria Math"/>
        </w:rPr>
        <w:t>‑</w:t>
      </w:r>
      <w:r w:rsidR="006A5A78" w:rsidRPr="006A5A78">
        <w:t xml:space="preserve">operations </w:t>
      </w:r>
      <w:r w:rsidR="006A5A78" w:rsidRPr="006A5A78">
        <w:lastRenderedPageBreak/>
        <w:t>experience (F05), and student rocketry remains underused as a strategic recruitment pathway (F03); F01 flags the specialist roles most exposed and F07 the single</w:t>
      </w:r>
      <w:r w:rsidR="006A5A78" w:rsidRPr="006A5A78">
        <w:rPr>
          <w:rFonts w:ascii="Cambria Math" w:hAnsi="Cambria Math" w:cs="Cambria Math"/>
        </w:rPr>
        <w:t>‑</w:t>
      </w:r>
      <w:r w:rsidR="006A5A78" w:rsidRPr="006A5A78">
        <w:t>subcontractor chokepoint risk. The gap is also qualitative rather than merely numerical: critical know</w:t>
      </w:r>
      <w:r w:rsidR="006A5A78" w:rsidRPr="006A5A78">
        <w:rPr>
          <w:rFonts w:ascii="Cambria Math" w:hAnsi="Cambria Math" w:cs="Cambria Math"/>
        </w:rPr>
        <w:t>‑</w:t>
      </w:r>
      <w:r w:rsidR="006A5A78" w:rsidRPr="006A5A78">
        <w:t>how is site</w:t>
      </w:r>
      <w:r w:rsidR="006A5A78" w:rsidRPr="006A5A78">
        <w:rPr>
          <w:rFonts w:ascii="Cambria Math" w:hAnsi="Cambria Math" w:cs="Cambria Math"/>
        </w:rPr>
        <w:t>‑</w:t>
      </w:r>
      <w:r w:rsidR="006A5A78" w:rsidRPr="006A5A78">
        <w:t>specific and certification</w:t>
      </w:r>
      <w:r w:rsidR="006A5A78" w:rsidRPr="006A5A78">
        <w:rPr>
          <w:rFonts w:ascii="Cambria Math" w:hAnsi="Cambria Math" w:cs="Cambria Math"/>
        </w:rPr>
        <w:t>‑</w:t>
      </w:r>
      <w:r w:rsidR="006A5A78" w:rsidRPr="006A5A78">
        <w:t>dependent, so moving staff between CSG, the testing centres and the emerging spaceports requires deliberate training, rotations and common procedures.</w:t>
      </w:r>
    </w:p>
    <w:p w14:paraId="43E96D9C" w14:textId="74F58FB6" w:rsidR="0061787E" w:rsidRPr="009F4405" w:rsidRDefault="0061787E" w:rsidP="0061787E">
      <w:r w:rsidRPr="009F4405">
        <w:rPr>
          <w:b/>
          <w:bCs/>
        </w:rPr>
        <w:t>Who?</w:t>
      </w:r>
      <w:r w:rsidRPr="009F4405">
        <w:t> </w:t>
      </w:r>
      <w:r w:rsidR="00EC7919" w:rsidRPr="00EC7919">
        <w:t>ESA would lead safety</w:t>
      </w:r>
      <w:r w:rsidR="00EC7919" w:rsidRPr="00EC7919">
        <w:rPr>
          <w:rFonts w:ascii="Cambria Math" w:hAnsi="Cambria Math" w:cs="Cambria Math"/>
        </w:rPr>
        <w:t>‑</w:t>
      </w:r>
      <w:r w:rsidR="00EC7919" w:rsidRPr="00EC7919">
        <w:t>analysis and operations knowledge transfer; DG DEFIS and DG EAC would provide policy and funding; and Member State agencies, universities, spaceport operators, industrial primes, New Space entrants and student</w:t>
      </w:r>
      <w:r w:rsidR="00EC7919" w:rsidRPr="00EC7919">
        <w:rPr>
          <w:rFonts w:ascii="Cambria Math" w:hAnsi="Cambria Math" w:cs="Cambria Math"/>
        </w:rPr>
        <w:t>‑</w:t>
      </w:r>
      <w:r w:rsidR="00EC7919" w:rsidRPr="00EC7919">
        <w:t>rocketry organisations would contribute. EUSPA would host the skills</w:t>
      </w:r>
      <w:r w:rsidR="00EC7919" w:rsidRPr="00EC7919">
        <w:rPr>
          <w:rFonts w:ascii="Cambria Math" w:hAnsi="Cambria Math" w:cs="Cambria Math"/>
        </w:rPr>
        <w:t>‑</w:t>
      </w:r>
      <w:r w:rsidR="00EC7919" w:rsidRPr="00EC7919">
        <w:t>foresight communication through the Space Career Launchpad.</w:t>
      </w:r>
    </w:p>
    <w:p w14:paraId="6D1ED6BB" w14:textId="5DC331AC" w:rsidR="0061787E" w:rsidRPr="009F4405" w:rsidRDefault="0061787E" w:rsidP="0061787E">
      <w:r w:rsidRPr="009F4405">
        <w:rPr>
          <w:b/>
          <w:bCs/>
        </w:rPr>
        <w:t>When?</w:t>
      </w:r>
      <w:r w:rsidRPr="009F4405">
        <w:t> </w:t>
      </w:r>
      <w:r w:rsidR="00EC7919" w:rsidRPr="00EC7919">
        <w:t>From 2026 to 2028 the focus is a critical</w:t>
      </w:r>
      <w:r w:rsidR="00EC7919" w:rsidRPr="00EC7919">
        <w:rPr>
          <w:rFonts w:ascii="Cambria Math" w:hAnsi="Cambria Math" w:cs="Cambria Math"/>
        </w:rPr>
        <w:t>‑</w:t>
      </w:r>
      <w:r w:rsidR="00EC7919" w:rsidRPr="00EC7919">
        <w:t>skills mapping and a launch</w:t>
      </w:r>
      <w:r w:rsidR="00EC7919" w:rsidRPr="00EC7919">
        <w:rPr>
          <w:rFonts w:ascii="Cambria Math" w:hAnsi="Cambria Math" w:cs="Cambria Math"/>
        </w:rPr>
        <w:t>‑</w:t>
      </w:r>
      <w:r w:rsidR="00EC7919" w:rsidRPr="00EC7919">
        <w:t>safety knowledge</w:t>
      </w:r>
      <w:r w:rsidR="00EC7919" w:rsidRPr="00EC7919">
        <w:rPr>
          <w:rFonts w:ascii="Cambria Math" w:hAnsi="Cambria Math" w:cs="Cambria Math"/>
        </w:rPr>
        <w:t>‑</w:t>
      </w:r>
      <w:r w:rsidR="00EC7919" w:rsidRPr="00EC7919">
        <w:t>transfer programme, together with dedicated Space Career Launchpad communication on future skills and training routes. From 2028 to 2030, an inter</w:t>
      </w:r>
      <w:r w:rsidR="00EC7919" w:rsidRPr="00EC7919">
        <w:rPr>
          <w:rFonts w:ascii="Cambria Math" w:hAnsi="Cambria Math" w:cs="Cambria Math"/>
        </w:rPr>
        <w:t>‑</w:t>
      </w:r>
      <w:r w:rsidR="00EC7919" w:rsidRPr="00EC7919">
        <w:t>spaceport rotation scheme, an enhanced student</w:t>
      </w:r>
      <w:r w:rsidR="00EC7919" w:rsidRPr="00EC7919">
        <w:rPr>
          <w:rFonts w:ascii="Cambria Math" w:hAnsi="Cambria Math" w:cs="Cambria Math"/>
        </w:rPr>
        <w:t>‑</w:t>
      </w:r>
      <w:r w:rsidR="00EC7919" w:rsidRPr="00EC7919">
        <w:t>rocketry</w:t>
      </w:r>
      <w:r w:rsidR="00EC7919" w:rsidRPr="00EC7919">
        <w:rPr>
          <w:rFonts w:ascii="Cambria Math" w:hAnsi="Cambria Math" w:cs="Cambria Math"/>
        </w:rPr>
        <w:t>‑</w:t>
      </w:r>
      <w:r w:rsidR="00EC7919" w:rsidRPr="00EC7919">
        <w:t>to</w:t>
      </w:r>
      <w:r w:rsidR="00EC7919" w:rsidRPr="00EC7919">
        <w:rPr>
          <w:rFonts w:ascii="Cambria Math" w:hAnsi="Cambria Math" w:cs="Cambria Math"/>
        </w:rPr>
        <w:t>‑</w:t>
      </w:r>
      <w:r w:rsidR="00EC7919" w:rsidRPr="00EC7919">
        <w:t>industry pathway and test</w:t>
      </w:r>
      <w:r w:rsidR="00EC7919" w:rsidRPr="00EC7919">
        <w:rPr>
          <w:rFonts w:ascii="Cambria Math" w:hAnsi="Cambria Math" w:cs="Cambria Math"/>
        </w:rPr>
        <w:t>‑</w:t>
      </w:r>
      <w:r w:rsidR="00EC7919" w:rsidRPr="00EC7919">
        <w:t xml:space="preserve"> and operations</w:t>
      </w:r>
      <w:r w:rsidR="00EC7919" w:rsidRPr="00EC7919">
        <w:rPr>
          <w:rFonts w:ascii="Cambria Math" w:hAnsi="Cambria Math" w:cs="Cambria Math"/>
        </w:rPr>
        <w:t>‑</w:t>
      </w:r>
      <w:r w:rsidR="00EC7919" w:rsidRPr="00EC7919">
        <w:t>certification modules would be introduced. From 2030 onwards, a mature cross</w:t>
      </w:r>
      <w:r w:rsidR="00EC7919" w:rsidRPr="00EC7919">
        <w:rPr>
          <w:rFonts w:ascii="Cambria Math" w:hAnsi="Cambria Math" w:cs="Cambria Math"/>
        </w:rPr>
        <w:t>‑</w:t>
      </w:r>
      <w:r w:rsidR="00EC7919" w:rsidRPr="00EC7919">
        <w:t>site personnel pool would support distributed cadence.</w:t>
      </w:r>
    </w:p>
    <w:p w14:paraId="654B8E71" w14:textId="52B6FF44" w:rsidR="004804A3" w:rsidRPr="009F4405" w:rsidRDefault="0061787E" w:rsidP="0061787E">
      <w:r w:rsidRPr="009F4405">
        <w:rPr>
          <w:b/>
          <w:bCs/>
        </w:rPr>
        <w:t>How?</w:t>
      </w:r>
      <w:r w:rsidRPr="009F4405">
        <w:t> </w:t>
      </w:r>
      <w:r w:rsidR="004804A3" w:rsidRPr="004804A3">
        <w:t>A critical</w:t>
      </w:r>
      <w:r w:rsidR="004804A3" w:rsidRPr="004804A3">
        <w:rPr>
          <w:rFonts w:ascii="Cambria Math" w:hAnsi="Cambria Math" w:cs="Cambria Math"/>
        </w:rPr>
        <w:t>‑</w:t>
      </w:r>
      <w:r w:rsidR="004804A3" w:rsidRPr="004804A3">
        <w:t>skills mapping would be conducted across the Level 1 spaceports and testing centres to identify which specialist and certification</w:t>
      </w:r>
      <w:r w:rsidR="004804A3" w:rsidRPr="004804A3">
        <w:rPr>
          <w:rFonts w:ascii="Cambria Math" w:hAnsi="Cambria Math" w:cs="Cambria Math"/>
        </w:rPr>
        <w:t>‑</w:t>
      </w:r>
      <w:r w:rsidR="004804A3" w:rsidRPr="004804A3">
        <w:t>bound roles are most exposed and what their replacement lead times are. Its findings would feed a dedicated Space Career Launchpad</w:t>
      </w:r>
      <w:r w:rsidR="004804A3">
        <w:rPr>
          <w:rStyle w:val="FootnoteReference"/>
        </w:rPr>
        <w:footnoteReference w:id="165"/>
      </w:r>
      <w:r w:rsidR="004804A3" w:rsidRPr="004804A3">
        <w:t xml:space="preserve"> workstream communicating the skills of the future and the corresponding training pathways to students and career</w:t>
      </w:r>
      <w:r w:rsidR="004804A3" w:rsidRPr="004804A3">
        <w:rPr>
          <w:rFonts w:ascii="Cambria Math" w:hAnsi="Cambria Math" w:cs="Cambria Math"/>
        </w:rPr>
        <w:t>‑</w:t>
      </w:r>
      <w:r w:rsidR="004804A3" w:rsidRPr="004804A3">
        <w:t>changers, so that the education system and job market receive an early, evidence</w:t>
      </w:r>
      <w:r w:rsidR="004804A3" w:rsidRPr="004804A3">
        <w:rPr>
          <w:rFonts w:ascii="Cambria Math" w:hAnsi="Cambria Math" w:cs="Cambria Math"/>
        </w:rPr>
        <w:t>‑</w:t>
      </w:r>
      <w:r w:rsidR="004804A3" w:rsidRPr="004804A3">
        <w:t>based signal. On the strength of that signal, the mechanism would actively motivate universities and technical institutes to create or expand dedicated space</w:t>
      </w:r>
      <w:r w:rsidR="004804A3" w:rsidRPr="004804A3">
        <w:rPr>
          <w:rFonts w:ascii="Cambria Math" w:hAnsi="Cambria Math" w:cs="Cambria Math"/>
        </w:rPr>
        <w:t>‑</w:t>
      </w:r>
      <w:r w:rsidR="004804A3" w:rsidRPr="004804A3">
        <w:t xml:space="preserve">education programmes </w:t>
      </w:r>
      <w:r w:rsidR="004804A3" w:rsidRPr="004804A3">
        <w:rPr>
          <w:rFonts w:ascii="Calibri" w:hAnsi="Calibri" w:cs="Calibri"/>
        </w:rPr>
        <w:t>—</w:t>
      </w:r>
      <w:r w:rsidR="004804A3" w:rsidRPr="004804A3">
        <w:t xml:space="preserve"> in launch operations, range safety, propulsion testing and re</w:t>
      </w:r>
      <w:r w:rsidR="004804A3" w:rsidRPr="004804A3">
        <w:rPr>
          <w:rFonts w:ascii="Cambria Math" w:hAnsi="Cambria Math" w:cs="Cambria Math"/>
        </w:rPr>
        <w:t>‑</w:t>
      </w:r>
      <w:r w:rsidR="004804A3" w:rsidRPr="004804A3">
        <w:t xml:space="preserve">entry analysis </w:t>
      </w:r>
      <w:r w:rsidR="004804A3" w:rsidRPr="004804A3">
        <w:rPr>
          <w:rFonts w:ascii="Calibri" w:hAnsi="Calibri" w:cs="Calibri"/>
        </w:rPr>
        <w:t>—</w:t>
      </w:r>
      <w:r w:rsidR="004804A3" w:rsidRPr="004804A3">
        <w:t xml:space="preserve"> by publishing the projected competence demand, offering ESA</w:t>
      </w:r>
      <w:r w:rsidR="004804A3" w:rsidRPr="004804A3">
        <w:rPr>
          <w:rFonts w:ascii="Cambria Math" w:hAnsi="Cambria Math" w:cs="Cambria Math"/>
        </w:rPr>
        <w:t>‑</w:t>
      </w:r>
      <w:r w:rsidR="004804A3" w:rsidRPr="004804A3">
        <w:t xml:space="preserve"> and industry</w:t>
      </w:r>
      <w:r w:rsidR="004804A3" w:rsidRPr="004804A3">
        <w:rPr>
          <w:rFonts w:ascii="Cambria Math" w:hAnsi="Cambria Math" w:cs="Cambria Math"/>
        </w:rPr>
        <w:t>‑</w:t>
      </w:r>
      <w:r w:rsidR="004804A3" w:rsidRPr="004804A3">
        <w:t>endorsed curricula and guest</w:t>
      </w:r>
      <w:r w:rsidR="004804A3" w:rsidRPr="004804A3">
        <w:rPr>
          <w:rFonts w:ascii="Cambria Math" w:hAnsi="Cambria Math" w:cs="Cambria Math"/>
        </w:rPr>
        <w:t>‑</w:t>
      </w:r>
      <w:r w:rsidR="004804A3" w:rsidRPr="004804A3">
        <w:t>lecturing, and linking new or expanded courses to internships, campaign placements and student</w:t>
      </w:r>
      <w:r w:rsidR="004804A3" w:rsidRPr="004804A3">
        <w:rPr>
          <w:rFonts w:ascii="Cambria Math" w:hAnsi="Cambria Math" w:cs="Cambria Math"/>
        </w:rPr>
        <w:t>‑</w:t>
      </w:r>
      <w:r w:rsidR="004804A3" w:rsidRPr="004804A3">
        <w:t>rocketry projects that give a clear route into the sector. In parallel, an ESA</w:t>
      </w:r>
      <w:r w:rsidR="004804A3" w:rsidRPr="004804A3">
        <w:rPr>
          <w:rFonts w:ascii="Cambria Math" w:hAnsi="Cambria Math" w:cs="Cambria Math"/>
        </w:rPr>
        <w:t>‑</w:t>
      </w:r>
      <w:r w:rsidR="004804A3" w:rsidRPr="004804A3">
        <w:t>anchored launch</w:t>
      </w:r>
      <w:r w:rsidR="004804A3" w:rsidRPr="004804A3">
        <w:rPr>
          <w:rFonts w:ascii="Cambria Math" w:hAnsi="Cambria Math" w:cs="Cambria Math"/>
        </w:rPr>
        <w:t>‑</w:t>
      </w:r>
      <w:r w:rsidR="004804A3" w:rsidRPr="004804A3">
        <w:t>safety and operations knowledge</w:t>
      </w:r>
      <w:r w:rsidR="004804A3" w:rsidRPr="004804A3">
        <w:rPr>
          <w:rFonts w:ascii="Cambria Math" w:hAnsi="Cambria Math" w:cs="Cambria Math"/>
        </w:rPr>
        <w:t>‑</w:t>
      </w:r>
      <w:r w:rsidR="004804A3" w:rsidRPr="004804A3">
        <w:t>transfer pathway would be established, alongside structured site rotations, common training modules for range safety and propulsion testing, and a funded student</w:t>
      </w:r>
      <w:r w:rsidR="004804A3" w:rsidRPr="004804A3">
        <w:rPr>
          <w:rFonts w:ascii="Cambria Math" w:hAnsi="Cambria Math" w:cs="Cambria Math"/>
        </w:rPr>
        <w:t>‑</w:t>
      </w:r>
      <w:r w:rsidR="004804A3" w:rsidRPr="004804A3">
        <w:t>rocketry</w:t>
      </w:r>
      <w:r w:rsidR="004804A3" w:rsidRPr="004804A3">
        <w:rPr>
          <w:rFonts w:ascii="Cambria Math" w:hAnsi="Cambria Math" w:cs="Cambria Math"/>
        </w:rPr>
        <w:t>‑</w:t>
      </w:r>
      <w:r w:rsidR="004804A3" w:rsidRPr="004804A3">
        <w:t>to</w:t>
      </w:r>
      <w:r w:rsidR="004804A3" w:rsidRPr="004804A3">
        <w:rPr>
          <w:rFonts w:ascii="Cambria Math" w:hAnsi="Cambria Math" w:cs="Cambria Math"/>
        </w:rPr>
        <w:t>‑</w:t>
      </w:r>
      <w:r w:rsidR="004804A3" w:rsidRPr="004804A3">
        <w:t>industry route building on EuRoC. Where feasible, training</w:t>
      </w:r>
      <w:r w:rsidR="004804A3" w:rsidRPr="004804A3">
        <w:rPr>
          <w:rFonts w:ascii="Cambria Math" w:hAnsi="Cambria Math" w:cs="Cambria Math"/>
        </w:rPr>
        <w:t>‑</w:t>
      </w:r>
      <w:r w:rsidR="004804A3" w:rsidRPr="004804A3">
        <w:t>through</w:t>
      </w:r>
      <w:r w:rsidR="004804A3" w:rsidRPr="004804A3">
        <w:rPr>
          <w:rFonts w:ascii="Cambria Math" w:hAnsi="Cambria Math" w:cs="Cambria Math"/>
        </w:rPr>
        <w:t>‑</w:t>
      </w:r>
      <w:r w:rsidR="004804A3" w:rsidRPr="004804A3">
        <w:t>operations would be made a criterion in institutional campaign allocation so that scarce campaigns also build the next cohort. Given the soft nature of the measure, delivery would be light and study</w:t>
      </w:r>
      <w:r w:rsidR="004804A3" w:rsidRPr="004804A3">
        <w:rPr>
          <w:rFonts w:ascii="Cambria Math" w:hAnsi="Cambria Math" w:cs="Cambria Math"/>
        </w:rPr>
        <w:t>‑</w:t>
      </w:r>
      <w:r w:rsidR="004804A3" w:rsidRPr="004804A3">
        <w:t xml:space="preserve"> and communication</w:t>
      </w:r>
      <w:r w:rsidR="004804A3" w:rsidRPr="004804A3">
        <w:rPr>
          <w:rFonts w:ascii="Cambria Math" w:hAnsi="Cambria Math" w:cs="Cambria Math"/>
        </w:rPr>
        <w:t>‑</w:t>
      </w:r>
      <w:r w:rsidR="004804A3" w:rsidRPr="004804A3">
        <w:t>led first, scaling to university programmes, rotations and certification modules only as future demand becomes clearer.</w:t>
      </w:r>
    </w:p>
    <w:p w14:paraId="7BDFCF69" w14:textId="34B89E7E" w:rsidR="0061787E" w:rsidRPr="00A155B3" w:rsidRDefault="0061787E" w:rsidP="00E65BC8">
      <w:pPr>
        <w:pStyle w:val="EYHeading4"/>
      </w:pPr>
      <w:r w:rsidRPr="009F4405">
        <w:t>REC</w:t>
      </w:r>
      <w:r w:rsidRPr="00A155B3">
        <w:t>-0</w:t>
      </w:r>
      <w:r w:rsidR="005C53B2">
        <w:t>4</w:t>
      </w:r>
      <w:r w:rsidRPr="00A155B3">
        <w:t xml:space="preserve"> — </w:t>
      </w:r>
      <w:r w:rsidR="00980537" w:rsidRPr="00980537">
        <w:t>Phased, targeted support for shared spaceport infrastructure</w:t>
      </w:r>
    </w:p>
    <w:p w14:paraId="51E48F37" w14:textId="129F7EDE" w:rsidR="00026E72" w:rsidRDefault="0061787E" w:rsidP="0061787E">
      <w:r w:rsidRPr="00A155B3">
        <w:rPr>
          <w:b/>
          <w:bCs/>
        </w:rPr>
        <w:t>What?</w:t>
      </w:r>
      <w:r w:rsidRPr="00A155B3">
        <w:t> </w:t>
      </w:r>
      <w:r w:rsidR="00026E72" w:rsidRPr="00026E72">
        <w:t>This recommendation proposes to reduce the financing risk that holds back emerging European spaceports by supporting, on a phased and selective basis, the common, reusable and launcher</w:t>
      </w:r>
      <w:r w:rsidR="00026E72" w:rsidRPr="00026E72">
        <w:rPr>
          <w:rFonts w:ascii="Cambria Math" w:hAnsi="Cambria Math" w:cs="Cambria Math"/>
        </w:rPr>
        <w:t>‑</w:t>
      </w:r>
      <w:r w:rsidR="00026E72" w:rsidRPr="00026E72">
        <w:t>agnostic parts of their ground infrastructure. It does not propose to standardise launch systems, to pick anchor tenants, or to determine the technical configuration of a site: launcher</w:t>
      </w:r>
      <w:r w:rsidR="00026E72" w:rsidRPr="00026E72">
        <w:rPr>
          <w:rFonts w:ascii="Cambria Math" w:hAnsi="Cambria Math" w:cs="Cambria Math"/>
        </w:rPr>
        <w:t>‑</w:t>
      </w:r>
      <w:r w:rsidR="00026E72" w:rsidRPr="00026E72">
        <w:t>specific systems should normally remain commercially financed, and public support should be reserved for shared assets where a genuine financing gap or wider public benefit is demonstrated.</w:t>
      </w:r>
      <w:r w:rsidR="00CC05CA">
        <w:t xml:space="preserve"> </w:t>
      </w:r>
      <w:r w:rsidR="00CC05CA" w:rsidRPr="00CC05CA">
        <w:t>A central aim is to ensure that public co</w:t>
      </w:r>
      <w:r w:rsidR="00CC05CA" w:rsidRPr="00CC05CA">
        <w:rPr>
          <w:rFonts w:ascii="Cambria Math" w:hAnsi="Cambria Math" w:cs="Cambria Math"/>
        </w:rPr>
        <w:t>‑</w:t>
      </w:r>
      <w:r w:rsidR="00CC05CA" w:rsidRPr="00CC05CA">
        <w:t xml:space="preserve">financing goes into infrastructure that can outlive any single operator, so that the failure of one launcher does not strand a whole site </w:t>
      </w:r>
      <w:r w:rsidR="00CC05CA" w:rsidRPr="00CC05CA">
        <w:rPr>
          <w:rFonts w:ascii="Calibri" w:hAnsi="Calibri" w:cs="Calibri"/>
        </w:rPr>
        <w:t>—</w:t>
      </w:r>
      <w:r w:rsidR="00CC05CA" w:rsidRPr="00CC05CA">
        <w:t xml:space="preserve"> as the recent Orbex and Virgin Orbit cases have shown it can.</w:t>
      </w:r>
    </w:p>
    <w:p w14:paraId="320909EA" w14:textId="3BE93DDC" w:rsidR="00996158" w:rsidRPr="00A155B3" w:rsidRDefault="00996158" w:rsidP="0061787E">
      <w:r w:rsidRPr="00A155B3">
        <w:rPr>
          <w:b/>
          <w:bCs/>
        </w:rPr>
        <w:t>Where?</w:t>
      </w:r>
      <w:r w:rsidRPr="00A155B3">
        <w:t> </w:t>
      </w:r>
      <w:r w:rsidR="00D83AA1" w:rsidRPr="00D83AA1">
        <w:t>Andøya, SaxaVord, Esrange, the Atlantic Spaceport and future emerging launch sites, focusing on their shared enabling infrastructure and associated regional ecosystems, rather than on operator</w:t>
      </w:r>
      <w:r w:rsidR="00D83AA1" w:rsidRPr="00D83AA1">
        <w:rPr>
          <w:rFonts w:ascii="Cambria Math" w:hAnsi="Cambria Math" w:cs="Cambria Math"/>
        </w:rPr>
        <w:t>‑</w:t>
      </w:r>
      <w:r w:rsidR="00D83AA1" w:rsidRPr="00D83AA1">
        <w:t>dedicated facilities.</w:t>
      </w:r>
    </w:p>
    <w:p w14:paraId="5E43D553" w14:textId="2029F9C6" w:rsidR="0061787E" w:rsidRPr="00A155B3" w:rsidRDefault="0061787E" w:rsidP="0061787E">
      <w:r w:rsidRPr="00A155B3">
        <w:rPr>
          <w:b/>
          <w:bCs/>
        </w:rPr>
        <w:t>Why?</w:t>
      </w:r>
      <w:r w:rsidRPr="00A155B3">
        <w:t>  </w:t>
      </w:r>
      <w:r w:rsidR="00754EE8" w:rsidRPr="00754EE8">
        <w:t>Emerging spaceports face a structural mismatch between high fixed infrastructure costs and uncertain early demand. E03 captures the chicken</w:t>
      </w:r>
      <w:r w:rsidR="00754EE8" w:rsidRPr="00754EE8">
        <w:rPr>
          <w:rFonts w:ascii="Cambria Math" w:hAnsi="Cambria Math" w:cs="Cambria Math"/>
        </w:rPr>
        <w:t>‑</w:t>
      </w:r>
      <w:r w:rsidR="00754EE8" w:rsidRPr="00754EE8">
        <w:t>and</w:t>
      </w:r>
      <w:r w:rsidR="00754EE8" w:rsidRPr="00754EE8">
        <w:rPr>
          <w:rFonts w:ascii="Cambria Math" w:hAnsi="Cambria Math" w:cs="Cambria Math"/>
        </w:rPr>
        <w:t>‑</w:t>
      </w:r>
      <w:r w:rsidR="00754EE8" w:rsidRPr="00754EE8">
        <w:t>egg problem: operators need infrastructure to win customers, but infrastructure investors need credible demand. This routinely pushes sites into dependence on a single anchor tenant or exclusive pad arrangements (E09, E10), and public co</w:t>
      </w:r>
      <w:r w:rsidR="00754EE8" w:rsidRPr="00754EE8">
        <w:rPr>
          <w:rFonts w:ascii="Cambria Math" w:hAnsi="Cambria Math" w:cs="Cambria Math"/>
        </w:rPr>
        <w:t>‑</w:t>
      </w:r>
      <w:r w:rsidR="00754EE8" w:rsidRPr="00754EE8">
        <w:t>financing can strand assets if it is locked to an immature or unsuccessful launcher (E06). Over</w:t>
      </w:r>
      <w:r w:rsidR="00754EE8" w:rsidRPr="00754EE8">
        <w:rPr>
          <w:rFonts w:ascii="Cambria Math" w:hAnsi="Cambria Math" w:cs="Cambria Math"/>
        </w:rPr>
        <w:t>‑</w:t>
      </w:r>
      <w:r w:rsidR="00754EE8" w:rsidRPr="00754EE8">
        <w:t>fragmentation among launcher initiatives (B09) worsens the risk by spreading demand too thinly. The problem is primarily one of demand and financing, not of technical standardisation: launch systems have different interfaces and much of the ground segment is inherently launcher</w:t>
      </w:r>
      <w:r w:rsidR="00754EE8" w:rsidRPr="00754EE8">
        <w:rPr>
          <w:rFonts w:ascii="Cambria Math" w:hAnsi="Cambria Math" w:cs="Cambria Math"/>
        </w:rPr>
        <w:t>‑</w:t>
      </w:r>
      <w:r w:rsidR="00754EE8" w:rsidRPr="00754EE8">
        <w:t>specific, so the durable public interest lies in the shared, reusable layer — roads, utilities, safety systems, payload preparation and communications — that can serve more than one operator over the life of a site. The distributed</w:t>
      </w:r>
      <w:r w:rsidR="00754EE8" w:rsidRPr="00754EE8">
        <w:rPr>
          <w:rFonts w:ascii="Cambria Math" w:hAnsi="Cambria Math" w:cs="Cambria Math"/>
        </w:rPr>
        <w:t>‑</w:t>
      </w:r>
      <w:r w:rsidR="00754EE8" w:rsidRPr="00754EE8">
        <w:t xml:space="preserve">site strategy nonetheless remains valuable, because A03 </w:t>
      </w:r>
      <w:r w:rsidR="00754EE8" w:rsidRPr="00754EE8">
        <w:lastRenderedPageBreak/>
        <w:t>and A04 show the need for orbital complementarity beyond CSG and for demonstrated launch capacity outside the main site; the aim is therefore to de</w:t>
      </w:r>
      <w:r w:rsidR="00754EE8" w:rsidRPr="00754EE8">
        <w:rPr>
          <w:rFonts w:ascii="Cambria Math" w:hAnsi="Cambria Math" w:cs="Cambria Math"/>
        </w:rPr>
        <w:t>‑</w:t>
      </w:r>
      <w:r w:rsidR="00754EE8" w:rsidRPr="00754EE8">
        <w:t>risk that layer proportionately, not to subsidise every emerging spaceport.</w:t>
      </w:r>
    </w:p>
    <w:p w14:paraId="72C95ECE" w14:textId="16900616" w:rsidR="0061787E" w:rsidRPr="00A155B3" w:rsidRDefault="0061787E" w:rsidP="0061787E">
      <w:r w:rsidRPr="00A155B3">
        <w:rPr>
          <w:b/>
          <w:bCs/>
        </w:rPr>
        <w:t>Who?</w:t>
      </w:r>
      <w:r w:rsidRPr="00A155B3">
        <w:t> </w:t>
      </w:r>
      <w:r w:rsidR="00754EE8" w:rsidRPr="00754EE8">
        <w:t>DG DEFIS and relevant national and regional authorities as the providers of technology</w:t>
      </w:r>
      <w:r w:rsidR="00754EE8" w:rsidRPr="00754EE8">
        <w:rPr>
          <w:rFonts w:ascii="Cambria Math" w:hAnsi="Cambria Math" w:cs="Cambria Math"/>
        </w:rPr>
        <w:t>‑</w:t>
      </w:r>
      <w:r w:rsidR="00754EE8" w:rsidRPr="00754EE8">
        <w:t>neutral support; the REC</w:t>
      </w:r>
      <w:r w:rsidR="00754EE8" w:rsidRPr="00754EE8">
        <w:rPr>
          <w:rFonts w:ascii="Cambria Math" w:hAnsi="Cambria Math" w:cs="Cambria Math"/>
        </w:rPr>
        <w:t>‑</w:t>
      </w:r>
      <w:r w:rsidR="00754EE8" w:rsidRPr="00754EE8">
        <w:t>01 mechanism and ESA for portfolio</w:t>
      </w:r>
      <w:r w:rsidR="00754EE8" w:rsidRPr="00754EE8">
        <w:rPr>
          <w:rFonts w:ascii="Cambria Math" w:hAnsi="Cambria Math" w:cs="Cambria Math"/>
        </w:rPr>
        <w:t>‑</w:t>
      </w:r>
      <w:r w:rsidR="00754EE8" w:rsidRPr="00754EE8">
        <w:t>level prioritisation and eligibility assessment; national space agencies and spaceport operators as beneficiaries and implementers; and launcher operators as the source of the demand evidence on which support decisions depend.</w:t>
      </w:r>
    </w:p>
    <w:p w14:paraId="3246F6BA" w14:textId="64528DB4" w:rsidR="0061787E" w:rsidRPr="00A155B3" w:rsidRDefault="0061787E" w:rsidP="009F4405">
      <w:r w:rsidRPr="00A155B3">
        <w:rPr>
          <w:b/>
          <w:bCs/>
        </w:rPr>
        <w:t>When?</w:t>
      </w:r>
      <w:r w:rsidRPr="00A155B3">
        <w:t> </w:t>
      </w:r>
      <w:r w:rsidR="00754EE8" w:rsidRPr="00754EE8">
        <w:t>From 2026 to 2028, publish the eligibility criteria and phasing principles and support basic common infrastructure at qualifying sites. From 2028 to 2030, release further, milestone</w:t>
      </w:r>
      <w:r w:rsidR="00754EE8" w:rsidRPr="00754EE8">
        <w:rPr>
          <w:rFonts w:ascii="Cambria Math" w:hAnsi="Cambria Math" w:cs="Cambria Math"/>
        </w:rPr>
        <w:t>‑</w:t>
      </w:r>
      <w:r w:rsidR="00754EE8" w:rsidRPr="00754EE8">
        <w:t>based support only where demand and technical maturity have been demonstrated. From 2030 to 2035, a diversified, multi</w:t>
      </w:r>
      <w:r w:rsidR="00754EE8" w:rsidRPr="00754EE8">
        <w:rPr>
          <w:rFonts w:ascii="Cambria Math" w:hAnsi="Cambria Math" w:cs="Cambria Math"/>
        </w:rPr>
        <w:t>‑</w:t>
      </w:r>
      <w:r w:rsidR="00754EE8" w:rsidRPr="00754EE8">
        <w:t>operator base would emerge at the sites that meet the criteria.</w:t>
      </w:r>
    </w:p>
    <w:p w14:paraId="5BE54E5D" w14:textId="69B910D5" w:rsidR="00DE05DE" w:rsidRPr="009F4405" w:rsidRDefault="0061787E" w:rsidP="0061787E">
      <w:r w:rsidRPr="00A155B3">
        <w:rPr>
          <w:b/>
          <w:bCs/>
        </w:rPr>
        <w:t>How?</w:t>
      </w:r>
      <w:r w:rsidRPr="00A155B3">
        <w:t> </w:t>
      </w:r>
      <w:r w:rsidR="00E54EDA" w:rsidRPr="00E54EDA">
        <w:t>Support would be delivered through technology</w:t>
      </w:r>
      <w:r w:rsidR="00E54EDA" w:rsidRPr="00E54EDA">
        <w:rPr>
          <w:rFonts w:ascii="Cambria Math" w:hAnsi="Cambria Math" w:cs="Cambria Math"/>
        </w:rPr>
        <w:t>‑</w:t>
      </w:r>
      <w:r w:rsidR="00E54EDA" w:rsidRPr="00E54EDA">
        <w:t xml:space="preserve">neutral instruments </w:t>
      </w:r>
      <w:r w:rsidR="00E54EDA" w:rsidRPr="00E54EDA">
        <w:rPr>
          <w:rFonts w:ascii="Calibri" w:hAnsi="Calibri" w:cs="Calibri"/>
        </w:rPr>
        <w:t>—</w:t>
      </w:r>
      <w:r w:rsidR="00E54EDA" w:rsidRPr="00E54EDA">
        <w:t xml:space="preserve"> competitive grants, tax incentives or comparable measures </w:t>
      </w:r>
      <w:r w:rsidR="00E54EDA" w:rsidRPr="00E54EDA">
        <w:rPr>
          <w:rFonts w:ascii="Calibri" w:hAnsi="Calibri" w:cs="Calibri"/>
        </w:rPr>
        <w:t>—</w:t>
      </w:r>
      <w:r w:rsidR="00E54EDA" w:rsidRPr="00E54EDA">
        <w:t xml:space="preserve"> awarded by DG DEFIS and national or regional authorities where a financing gap or wider public benefit is demonstrated, rather than through public selection of anchor tenants or site configurations. Eligibility would be selective and evidence</w:t>
      </w:r>
      <w:r w:rsidR="00E54EDA" w:rsidRPr="00E54EDA">
        <w:rPr>
          <w:rFonts w:ascii="Cambria Math" w:hAnsi="Cambria Math" w:cs="Cambria Math"/>
        </w:rPr>
        <w:t>‑</w:t>
      </w:r>
      <w:r w:rsidR="00E54EDA" w:rsidRPr="00E54EDA">
        <w:t>based, tested against credible launcher demand, technical maturity, trajectory complementarity, expected utilisation and the ability of the infrastructure to serve more than one operator over time; the REC</w:t>
      </w:r>
      <w:r w:rsidR="00E54EDA" w:rsidRPr="00E54EDA">
        <w:rPr>
          <w:rFonts w:ascii="Cambria Math" w:hAnsi="Cambria Math" w:cs="Cambria Math"/>
        </w:rPr>
        <w:t>‑</w:t>
      </w:r>
      <w:r w:rsidR="00E54EDA" w:rsidRPr="00E54EDA">
        <w:t xml:space="preserve">01 mechanism would screen candidate sites against the criticality assessment and portfolio strategy so that support reinforces complementarity rather than duplication. Phasing would be the central principle: public funding would first cover reusable common assets such as roads, utilities, basic pad civil works, safety systems, payload preparation and communications, with any further tranche released only once demand and maturity milestones are met, while dedicated launch mounts, </w:t>
      </w:r>
      <w:r w:rsidR="006B79F8" w:rsidRPr="00E54EDA">
        <w:t>umbilical</w:t>
      </w:r>
      <w:r w:rsidR="00E54EDA" w:rsidRPr="00E54EDA">
        <w:t xml:space="preserve"> and proprietary ground</w:t>
      </w:r>
      <w:r w:rsidR="00E54EDA" w:rsidRPr="00E54EDA">
        <w:rPr>
          <w:rFonts w:ascii="Cambria Math" w:hAnsi="Cambria Math" w:cs="Cambria Math"/>
        </w:rPr>
        <w:t>‑</w:t>
      </w:r>
      <w:r w:rsidR="00E54EDA" w:rsidRPr="00E54EDA">
        <w:t>support equipment remain operator</w:t>
      </w:r>
      <w:r w:rsidR="00E54EDA" w:rsidRPr="00E54EDA">
        <w:rPr>
          <w:rFonts w:ascii="Cambria Math" w:hAnsi="Cambria Math" w:cs="Cambria Math"/>
        </w:rPr>
        <w:t>‑</w:t>
      </w:r>
      <w:r w:rsidR="00E54EDA" w:rsidRPr="00E54EDA">
        <w:t>funded. Where sites receive support, light conditions on transparent, non</w:t>
      </w:r>
      <w:r w:rsidR="00E54EDA" w:rsidRPr="00E54EDA">
        <w:rPr>
          <w:rFonts w:ascii="Cambria Math" w:hAnsi="Cambria Math" w:cs="Cambria Math"/>
        </w:rPr>
        <w:t>‑</w:t>
      </w:r>
      <w:r w:rsidR="00E54EDA" w:rsidRPr="00E54EDA">
        <w:t>discriminatory access and the avoidance of unnecessary multi</w:t>
      </w:r>
      <w:r w:rsidR="00E54EDA" w:rsidRPr="00E54EDA">
        <w:rPr>
          <w:rFonts w:ascii="Cambria Math" w:hAnsi="Cambria Math" w:cs="Cambria Math"/>
        </w:rPr>
        <w:t>‑</w:t>
      </w:r>
      <w:r w:rsidR="00E54EDA" w:rsidRPr="00E54EDA">
        <w:t>decade exclusivity would protect the multi</w:t>
      </w:r>
      <w:r w:rsidR="00E54EDA" w:rsidRPr="00E54EDA">
        <w:rPr>
          <w:rFonts w:ascii="Cambria Math" w:hAnsi="Cambria Math" w:cs="Cambria Math"/>
        </w:rPr>
        <w:t>‑</w:t>
      </w:r>
      <w:r w:rsidR="00E54EDA" w:rsidRPr="00E54EDA">
        <w:t>operator purpose of the shared infrastructure without the public sector prescribing commercial arrangements.</w:t>
      </w:r>
      <w:r w:rsidR="004E6098">
        <w:t xml:space="preserve"> </w:t>
      </w:r>
      <w:r w:rsidR="004E6098" w:rsidRPr="004E6098">
        <w:t xml:space="preserve">To avoid repeating the </w:t>
      </w:r>
      <w:r w:rsidR="006B79F8">
        <w:t>Cornwall</w:t>
      </w:r>
      <w:r w:rsidR="004E6098" w:rsidRPr="004E6098">
        <w:t xml:space="preserve"> and </w:t>
      </w:r>
      <w:r w:rsidR="006B79F8">
        <w:t>Sutherland spaceports</w:t>
      </w:r>
      <w:r w:rsidR="004E6098" w:rsidRPr="004E6098">
        <w:t xml:space="preserve"> outcomes, public support for shared infrastructure would carry light conditions on transparent, non</w:t>
      </w:r>
      <w:r w:rsidR="004E6098" w:rsidRPr="004E6098">
        <w:rPr>
          <w:rFonts w:ascii="Cambria Math" w:hAnsi="Cambria Math" w:cs="Cambria Math"/>
        </w:rPr>
        <w:t>‑</w:t>
      </w:r>
      <w:r w:rsidR="004E6098" w:rsidRPr="004E6098">
        <w:t>discriminatory access and on the avoidance of unnecessary multi</w:t>
      </w:r>
      <w:r w:rsidR="004E6098" w:rsidRPr="004E6098">
        <w:rPr>
          <w:rFonts w:ascii="Cambria Math" w:hAnsi="Cambria Math" w:cs="Cambria Math"/>
        </w:rPr>
        <w:t>‑</w:t>
      </w:r>
      <w:r w:rsidR="004E6098" w:rsidRPr="004E6098">
        <w:t>decade exclusivity, and would favour assets that remain repurposable for an alternative operator should the initial anchor withdraw</w:t>
      </w:r>
    </w:p>
    <w:p w14:paraId="468615E5" w14:textId="525DD623" w:rsidR="0061787E" w:rsidRPr="009F4405" w:rsidRDefault="0061787E" w:rsidP="00E65BC8">
      <w:pPr>
        <w:pStyle w:val="EYHeading4"/>
        <w:rPr>
          <w:b w:val="0"/>
        </w:rPr>
      </w:pPr>
      <w:r w:rsidRPr="009F4405">
        <w:t>REC-</w:t>
      </w:r>
      <w:r w:rsidR="005C53B2">
        <w:t>05</w:t>
      </w:r>
      <w:r w:rsidRPr="009F4405">
        <w:t xml:space="preserve"> — Harmonise licensing, range-safety and airspace coordination through the EU Space Act </w:t>
      </w:r>
    </w:p>
    <w:p w14:paraId="2102C391" w14:textId="39EB632C" w:rsidR="0061787E" w:rsidRDefault="0061787E" w:rsidP="0061787E">
      <w:r w:rsidRPr="009F4405">
        <w:rPr>
          <w:b/>
          <w:bCs/>
        </w:rPr>
        <w:t>What?</w:t>
      </w:r>
      <w:r w:rsidRPr="009F4405">
        <w:t> </w:t>
      </w:r>
      <w:r w:rsidR="00103843" w:rsidRPr="00103843">
        <w:t>This recommendation proposes to reduce the duplicated qualification and regulatory friction that operators face when moving between European launch sites, by pursuing mutual recognition of launch licences, shared range</w:t>
      </w:r>
      <w:r w:rsidR="00103843" w:rsidRPr="00103843">
        <w:rPr>
          <w:rFonts w:ascii="Cambria Math" w:hAnsi="Cambria Math" w:cs="Cambria Math"/>
        </w:rPr>
        <w:t>‑</w:t>
      </w:r>
      <w:r w:rsidR="00103843" w:rsidRPr="00103843">
        <w:t>safety and flight</w:t>
      </w:r>
      <w:r w:rsidR="00103843" w:rsidRPr="00103843">
        <w:rPr>
          <w:rFonts w:ascii="Cambria Math" w:hAnsi="Cambria Math" w:cs="Cambria Math"/>
        </w:rPr>
        <w:t>‑</w:t>
      </w:r>
      <w:r w:rsidR="00103843" w:rsidRPr="00103843">
        <w:t>termination principles, predictable multi</w:t>
      </w:r>
      <w:r w:rsidR="00103843" w:rsidRPr="00103843">
        <w:rPr>
          <w:rFonts w:ascii="Cambria Math" w:hAnsi="Cambria Math" w:cs="Cambria Math"/>
        </w:rPr>
        <w:t>‑</w:t>
      </w:r>
      <w:r w:rsidR="00103843" w:rsidRPr="00103843">
        <w:t>site licensing, performance</w:t>
      </w:r>
      <w:r w:rsidR="00103843" w:rsidRPr="00103843">
        <w:rPr>
          <w:rFonts w:ascii="Cambria Math" w:hAnsi="Cambria Math" w:cs="Cambria Math"/>
        </w:rPr>
        <w:t>‑</w:t>
      </w:r>
      <w:r w:rsidR="00103843" w:rsidRPr="00103843">
        <w:t xml:space="preserve">based authorisation and more standardised airspace coordination </w:t>
      </w:r>
      <w:r w:rsidR="00103843" w:rsidRPr="00103843">
        <w:rPr>
          <w:rFonts w:ascii="Calibri" w:hAnsi="Calibri" w:cs="Calibri"/>
        </w:rPr>
        <w:t>—</w:t>
      </w:r>
      <w:r w:rsidR="00103843" w:rsidRPr="00103843">
        <w:t xml:space="preserve"> in each case only where it is legally and technically feasible. The aim is not to centralise national authorisation, but to make a launcher that is technically portable also administratively portable. </w:t>
      </w:r>
    </w:p>
    <w:p w14:paraId="0577E7AA" w14:textId="6FF7A536" w:rsidR="00285D62" w:rsidRPr="009F4405" w:rsidRDefault="00285D62" w:rsidP="0061787E">
      <w:r w:rsidRPr="009F4405">
        <w:rPr>
          <w:b/>
          <w:bCs/>
        </w:rPr>
        <w:t>Where?</w:t>
      </w:r>
      <w:r w:rsidRPr="009F4405">
        <w:t> All European launch sites and associated national regulators; CSG, Andoya, Esrange, SaxaVord, Atlantic Spaceport; range-safety systems; flight-termination systems; airspace coordination interfaces. </w:t>
      </w:r>
    </w:p>
    <w:p w14:paraId="408A10D9" w14:textId="6176FE01" w:rsidR="0061787E" w:rsidRPr="009F4405" w:rsidRDefault="0061787E" w:rsidP="0061787E">
      <w:r w:rsidRPr="009F4405">
        <w:rPr>
          <w:b/>
          <w:bCs/>
        </w:rPr>
        <w:t>Why?</w:t>
      </w:r>
      <w:r w:rsidRPr="009F4405">
        <w:t>  Space authorisation remains a Member State competence and national regimes have developed separately. The EU Space Act creates a legal and political opportunity to address safety, resilience and sustainability, but access-to-space infrastructure conditions must be explicitly considered if the Act is to support multi-site operation rather than only general space-activity compliance. </w:t>
      </w:r>
      <w:r w:rsidR="00DE5CE4">
        <w:t>D01</w:t>
      </w:r>
      <w:r w:rsidRPr="009F4405">
        <w:t xml:space="preserve"> captures fragmented authorisation and contract-finalisation timing; </w:t>
      </w:r>
      <w:r w:rsidR="0018674D">
        <w:t>D02</w:t>
      </w:r>
      <w:r w:rsidRPr="009F4405">
        <w:t xml:space="preserve"> the absence of mutual recognition; </w:t>
      </w:r>
      <w:r w:rsidR="0018674D">
        <w:t>D03</w:t>
      </w:r>
      <w:r w:rsidRPr="009F4405">
        <w:t xml:space="preserve"> the lack of shared safety-critical standards; </w:t>
      </w:r>
      <w:r w:rsidR="0018674D">
        <w:t>D05</w:t>
      </w:r>
      <w:r w:rsidRPr="009F4405">
        <w:t xml:space="preserve"> the lack of standardised airspace coordination; </w:t>
      </w:r>
      <w:r w:rsidR="0018674D">
        <w:t>D09</w:t>
      </w:r>
      <w:r w:rsidRPr="009F4405">
        <w:t xml:space="preserve"> the slow harmonisation of FTS/AFTS provisions; </w:t>
      </w:r>
      <w:r w:rsidR="0018674D">
        <w:t>D12</w:t>
      </w:r>
      <w:r w:rsidRPr="009F4405">
        <w:t xml:space="preserve"> the foreign-consent exposure linked to specific trajectories; and </w:t>
      </w:r>
      <w:r w:rsidR="0018674D">
        <w:t>D04</w:t>
      </w:r>
      <w:r w:rsidRPr="009F4405">
        <w:t xml:space="preserve"> connects regulatory/interface complexity to excessive reconfiguration time at CSG. These GBDs affect each other: a launcher may be technically portable but de facto immobile if it must requalify safety architecture and airspace procedures site by site. </w:t>
      </w:r>
    </w:p>
    <w:p w14:paraId="6785BED1" w14:textId="5BF17DCF" w:rsidR="0061787E" w:rsidRPr="009F4405" w:rsidRDefault="0061787E" w:rsidP="0061787E">
      <w:r w:rsidRPr="009F4405">
        <w:rPr>
          <w:b/>
          <w:bCs/>
        </w:rPr>
        <w:t>Who?</w:t>
      </w:r>
      <w:r w:rsidRPr="009F4405">
        <w:t> </w:t>
      </w:r>
      <w:r w:rsidR="00366692" w:rsidRPr="00366692">
        <w:t>The European Commission, DG DEFIS and DG MOVE; Member State licensing, range</w:t>
      </w:r>
      <w:r w:rsidR="00366692" w:rsidRPr="00366692">
        <w:rPr>
          <w:rFonts w:ascii="Cambria Math" w:hAnsi="Cambria Math" w:cs="Cambria Math"/>
        </w:rPr>
        <w:t>‑</w:t>
      </w:r>
      <w:r w:rsidR="00366692" w:rsidRPr="00366692">
        <w:t>safety and airspace authorities; Eurocontrol for coordination interfaces; CEN/CENELEC/ECSS for standards where relevant; spaceport operators; and the REC</w:t>
      </w:r>
      <w:r w:rsidR="00366692" w:rsidRPr="00366692">
        <w:rPr>
          <w:rFonts w:ascii="Cambria Math" w:hAnsi="Cambria Math" w:cs="Cambria Math"/>
        </w:rPr>
        <w:t>‑</w:t>
      </w:r>
      <w:r w:rsidR="00366692" w:rsidRPr="00366692">
        <w:t>01 mechanism. National aviation and maritime safety regulators would be engaged on the matters within their competence, and references to specific bodies such as EASA or national CAAs would be confined to technical annexes.</w:t>
      </w:r>
    </w:p>
    <w:p w14:paraId="10F64A45" w14:textId="436D05E3" w:rsidR="0061787E" w:rsidRPr="009F4405" w:rsidRDefault="0061787E" w:rsidP="0061787E">
      <w:r w:rsidRPr="009F4405">
        <w:rPr>
          <w:b/>
          <w:bCs/>
        </w:rPr>
        <w:t>When?</w:t>
      </w:r>
      <w:r w:rsidRPr="009F4405">
        <w:t> </w:t>
      </w:r>
      <w:r w:rsidR="00310608" w:rsidRPr="00310608">
        <w:t>From 2026 to 2028, establish the coordination mechanism</w:t>
      </w:r>
      <w:r w:rsidR="00310608">
        <w:t xml:space="preserve"> </w:t>
      </w:r>
      <w:r w:rsidR="00310608" w:rsidRPr="00310608">
        <w:t>and draft the mutual</w:t>
      </w:r>
      <w:r w:rsidR="00310608" w:rsidRPr="00310608">
        <w:rPr>
          <w:rFonts w:ascii="Cambria Math" w:hAnsi="Cambria Math" w:cs="Cambria Math"/>
        </w:rPr>
        <w:t>‑</w:t>
      </w:r>
      <w:r w:rsidR="00310608" w:rsidRPr="00310608">
        <w:t>recognition and standardised</w:t>
      </w:r>
      <w:r w:rsidR="00310608" w:rsidRPr="00310608">
        <w:rPr>
          <w:rFonts w:ascii="Cambria Math" w:hAnsi="Cambria Math" w:cs="Cambria Math"/>
        </w:rPr>
        <w:t>‑</w:t>
      </w:r>
      <w:r w:rsidR="00310608" w:rsidRPr="00310608">
        <w:t>coordination instruments accordingly. From 2028 to 2030, run operational mutual</w:t>
      </w:r>
      <w:r w:rsidR="00310608" w:rsidRPr="00310608">
        <w:rPr>
          <w:rFonts w:ascii="Cambria Math" w:hAnsi="Cambria Math" w:cs="Cambria Math"/>
        </w:rPr>
        <w:t>‑</w:t>
      </w:r>
      <w:r w:rsidR="00310608" w:rsidRPr="00310608">
        <w:t xml:space="preserve">recognition pilots and </w:t>
      </w:r>
      <w:r w:rsidR="00310608" w:rsidRPr="00310608">
        <w:lastRenderedPageBreak/>
        <w:t>agree shared FTS/AFTS acceptance criteria through the appropriate legal or technical channel. From 2030 onwards, normalise multi</w:t>
      </w:r>
      <w:r w:rsidR="00310608" w:rsidRPr="00310608">
        <w:rPr>
          <w:rFonts w:ascii="Cambria Math" w:hAnsi="Cambria Math" w:cs="Cambria Math"/>
        </w:rPr>
        <w:t>‑</w:t>
      </w:r>
      <w:r w:rsidR="00310608" w:rsidRPr="00310608">
        <w:t>site licensing and reduce authorisation duplication as far as the competence boundaries allow.</w:t>
      </w:r>
    </w:p>
    <w:p w14:paraId="6956BC4C" w14:textId="38C88EF4" w:rsidR="00DE05DE" w:rsidRPr="009F4405" w:rsidRDefault="0061787E" w:rsidP="0061787E">
      <w:r w:rsidRPr="009F4405">
        <w:rPr>
          <w:b/>
          <w:bCs/>
        </w:rPr>
        <w:t>How?</w:t>
      </w:r>
      <w:r w:rsidRPr="009F4405">
        <w:t> </w:t>
      </w:r>
      <w:r w:rsidR="004E71F9" w:rsidRPr="004E71F9">
        <w:t>A DG DEFIS</w:t>
      </w:r>
      <w:r w:rsidR="004E71F9" w:rsidRPr="004E71F9">
        <w:rPr>
          <w:rFonts w:ascii="Cambria Math" w:hAnsi="Cambria Math" w:cs="Cambria Math"/>
        </w:rPr>
        <w:t>‑</w:t>
      </w:r>
      <w:r w:rsidR="004E71F9" w:rsidRPr="004E71F9">
        <w:t>led launch</w:t>
      </w:r>
      <w:r w:rsidR="004E71F9" w:rsidRPr="004E71F9">
        <w:rPr>
          <w:rFonts w:ascii="Cambria Math" w:hAnsi="Cambria Math" w:cs="Cambria Math"/>
        </w:rPr>
        <w:t>‑</w:t>
      </w:r>
      <w:r w:rsidR="004E71F9" w:rsidRPr="004E71F9">
        <w:t>authorisation coordination group would be established with national licensing, range</w:t>
      </w:r>
      <w:r w:rsidR="004E71F9" w:rsidRPr="004E71F9">
        <w:rPr>
          <w:rFonts w:ascii="Cambria Math" w:hAnsi="Cambria Math" w:cs="Cambria Math"/>
        </w:rPr>
        <w:t>‑</w:t>
      </w:r>
      <w:r w:rsidR="004E71F9" w:rsidRPr="004E71F9">
        <w:t>safety and airspace authorities, ESA, Eurocontrol and relevant standards bodies, and tasked first with mapping which harmonisation matters can be carried by the EU Space Act</w:t>
      </w:r>
      <w:r w:rsidR="004E71F9">
        <w:rPr>
          <w:rStyle w:val="FootnoteReference"/>
        </w:rPr>
        <w:footnoteReference w:id="166"/>
      </w:r>
      <w:r w:rsidR="004E71F9" w:rsidRPr="004E71F9">
        <w:t xml:space="preserve"> and which require separate technical agreements, standards or bilateral or voluntary arrangements. On that basis it would develop a common modular authorisation dossier covering the vehicle, trajectory, safety case, debris footprint, FTS/AFTS, environmental evidence, insurance, cybersecurity and airspace or maritime coordination. National authorities would retain the final licensing decision but would reuse modules already assessed by another participating authority unless a documented site</w:t>
      </w:r>
      <w:r w:rsidR="004E71F9" w:rsidRPr="004E71F9">
        <w:rPr>
          <w:rFonts w:ascii="Cambria Math" w:hAnsi="Cambria Math" w:cs="Cambria Math"/>
        </w:rPr>
        <w:t>‑</w:t>
      </w:r>
      <w:r w:rsidR="004E71F9" w:rsidRPr="004E71F9">
        <w:t>specific difference required reassessment. The approach would be piloted with one launcher seeking to operate from two European sites, alongside common technology</w:t>
      </w:r>
      <w:r w:rsidR="004E71F9" w:rsidRPr="004E71F9">
        <w:rPr>
          <w:rFonts w:ascii="Cambria Math" w:hAnsi="Cambria Math" w:cs="Cambria Math"/>
        </w:rPr>
        <w:t>‑</w:t>
      </w:r>
      <w:r w:rsidR="004E71F9" w:rsidRPr="004E71F9">
        <w:t>neutral FTS/AFTS acceptance criteria and a jointly observed qualification campaign, with DG MOVE and Eurocontrol defining a standard launch</w:t>
      </w:r>
      <w:r w:rsidR="004E71F9" w:rsidRPr="004E71F9">
        <w:rPr>
          <w:rFonts w:ascii="Cambria Math" w:hAnsi="Cambria Math" w:cs="Cambria Math"/>
        </w:rPr>
        <w:t>‑</w:t>
      </w:r>
      <w:r w:rsidR="004E71F9" w:rsidRPr="004E71F9">
        <w:t>airspace data package and processes for schedule changes and scrubs. Where a given element proves to sit outside the EU Space Act's competence, it would be advanced through the corresponding intergovernmental or technical instrument rather than stalled.</w:t>
      </w:r>
    </w:p>
    <w:p w14:paraId="794BE55F" w14:textId="4536CE54" w:rsidR="0061787E" w:rsidRPr="009F4405" w:rsidRDefault="0061787E" w:rsidP="00E65BC8">
      <w:pPr>
        <w:pStyle w:val="EYHeading4"/>
        <w:rPr>
          <w:b w:val="0"/>
        </w:rPr>
      </w:pPr>
      <w:r w:rsidRPr="009F4405">
        <w:t>REC-</w:t>
      </w:r>
      <w:r w:rsidR="005C53B2">
        <w:t>06</w:t>
      </w:r>
      <w:r w:rsidRPr="009F4405">
        <w:t xml:space="preserve"> — </w:t>
      </w:r>
      <w:r w:rsidR="002E7559" w:rsidRPr="009F4405">
        <w:t>Apply European preference to institutional launches</w:t>
      </w:r>
    </w:p>
    <w:p w14:paraId="6FAB6E03" w14:textId="5536A508" w:rsidR="0061787E" w:rsidRDefault="0061787E" w:rsidP="0061787E">
      <w:r w:rsidRPr="009F4405">
        <w:rPr>
          <w:b/>
          <w:bCs/>
        </w:rPr>
        <w:t>What?</w:t>
      </w:r>
      <w:r w:rsidRPr="009F4405">
        <w:t> </w:t>
      </w:r>
      <w:r w:rsidR="009B23F0" w:rsidRPr="009B23F0">
        <w:t>This recommendation proposes a European preference for institutional launch services that is incentive</w:t>
      </w:r>
      <w:r w:rsidR="009B23F0" w:rsidRPr="009B23F0">
        <w:rPr>
          <w:rFonts w:ascii="Cambria Math" w:hAnsi="Cambria Math" w:cs="Cambria Math"/>
        </w:rPr>
        <w:t>‑</w:t>
      </w:r>
      <w:r w:rsidR="009B23F0" w:rsidRPr="009B23F0">
        <w:t>based rather than an obligation. Institutional missions would default to a qualifying European launch service where one is timely, reliable and sufficiently mature, but European satellite operators would not be required to accept materially higher prices, longer delays or additional mission risk to support European providers. Where strategic autonomy justifies choosing a more expensive European service, the resulting premium would be financed by the public sector rather than transferred to the mission owner, and that support would be temporary and performance</w:t>
      </w:r>
      <w:r w:rsidR="009B23F0" w:rsidRPr="009B23F0">
        <w:rPr>
          <w:rFonts w:ascii="Cambria Math" w:hAnsi="Cambria Math" w:cs="Cambria Math"/>
        </w:rPr>
        <w:t>‑</w:t>
      </w:r>
      <w:r w:rsidR="009B23F0" w:rsidRPr="009B23F0">
        <w:t>based, declining as European providers close the competitiveness gap. Preference is framed as conditional on Europe delivering credible capacity, not as protectionism.</w:t>
      </w:r>
    </w:p>
    <w:p w14:paraId="1A819A18" w14:textId="7F904EBE" w:rsidR="00285D62" w:rsidRPr="009F4405" w:rsidRDefault="00285D62" w:rsidP="0061787E">
      <w:r w:rsidRPr="009F4405">
        <w:rPr>
          <w:b/>
          <w:bCs/>
        </w:rPr>
        <w:t>Where?</w:t>
      </w:r>
      <w:r w:rsidRPr="009F4405">
        <w:t> </w:t>
      </w:r>
      <w:r w:rsidR="00186FB7">
        <w:t>E</w:t>
      </w:r>
      <w:r w:rsidR="00186FB7" w:rsidRPr="00186FB7">
        <w:t>U, ESA and Member State institutional launch procurement, including Copernicus, Galileo, IRIS², GovSatCom, Space Rider, science and selected defence</w:t>
      </w:r>
      <w:r w:rsidR="00186FB7" w:rsidRPr="00186FB7">
        <w:rPr>
          <w:rFonts w:ascii="Cambria Math" w:hAnsi="Cambria Math" w:cs="Cambria Math"/>
        </w:rPr>
        <w:t>‑</w:t>
      </w:r>
      <w:r w:rsidR="00186FB7" w:rsidRPr="00186FB7">
        <w:t>related missions.</w:t>
      </w:r>
    </w:p>
    <w:p w14:paraId="3F33C080" w14:textId="5B4A1D37" w:rsidR="00827165" w:rsidRPr="009F4405" w:rsidRDefault="0061787E" w:rsidP="0061787E">
      <w:r w:rsidRPr="009F4405">
        <w:rPr>
          <w:b/>
          <w:bCs/>
        </w:rPr>
        <w:t>Why?</w:t>
      </w:r>
      <w:r w:rsidRPr="009F4405">
        <w:t>  </w:t>
      </w:r>
      <w:r w:rsidR="00736BF3" w:rsidRPr="00736BF3">
        <w:t>European institutional procurement remains cost</w:t>
      </w:r>
      <w:r w:rsidR="00736BF3" w:rsidRPr="00736BF3">
        <w:rPr>
          <w:rFonts w:ascii="Cambria Math" w:hAnsi="Cambria Math" w:cs="Cambria Math"/>
        </w:rPr>
        <w:t>‑</w:t>
      </w:r>
      <w:r w:rsidR="00736BF3" w:rsidRPr="00736BF3">
        <w:t>conscious and fragmented, and without a formal instrument a preference principle risks being a political slogan rather than an operational rule (E07). The corrective, however, must not simply shift the cost of strategic autonomy onto satellite operators: Ariane 6's high fixed</w:t>
      </w:r>
      <w:r w:rsidR="00736BF3" w:rsidRPr="00736BF3">
        <w:rPr>
          <w:rFonts w:ascii="Cambria Math" w:hAnsi="Cambria Math" w:cs="Cambria Math"/>
        </w:rPr>
        <w:t>‑</w:t>
      </w:r>
      <w:r w:rsidR="00736BF3" w:rsidRPr="00736BF3">
        <w:t>cost structure means its sovereign price is not yet fully competitive with commercial alternatives (E01), so an unconditional obligation would penalise European mission owners for a structural industrial condition they do not control, and could push them toward non</w:t>
      </w:r>
      <w:r w:rsidR="00736BF3" w:rsidRPr="00736BF3">
        <w:rPr>
          <w:rFonts w:ascii="Cambria Math" w:hAnsi="Cambria Math" w:cs="Cambria Math"/>
        </w:rPr>
        <w:t>‑</w:t>
      </w:r>
      <w:r w:rsidR="00736BF3" w:rsidRPr="00736BF3">
        <w:t>European launch or weaken the missions themselves. The more durable rationale is that assured access is a public good whose additional cost, where it exists, is properly a public responsibility — consistent with the wider European public</w:t>
      </w:r>
      <w:r w:rsidR="00736BF3" w:rsidRPr="00736BF3">
        <w:rPr>
          <w:rFonts w:ascii="Cambria Math" w:hAnsi="Cambria Math" w:cs="Cambria Math"/>
        </w:rPr>
        <w:t>‑</w:t>
      </w:r>
      <w:r w:rsidR="00736BF3" w:rsidRPr="00736BF3">
        <w:t xml:space="preserve">investment gap the study identifies (E05) </w:t>
      </w:r>
      <w:r w:rsidR="00736BF3" w:rsidRPr="00736BF3">
        <w:rPr>
          <w:rFonts w:ascii="Calibri" w:hAnsi="Calibri" w:cs="Calibri"/>
        </w:rPr>
        <w:t>—</w:t>
      </w:r>
      <w:r w:rsidR="00736BF3" w:rsidRPr="00736BF3">
        <w:t xml:space="preserve"> and that this support should be a transitional bridge to competitiveness rather than permanent compensation for structurally high prices. Tying the premium to declining, performance</w:t>
      </w:r>
      <w:r w:rsidR="00736BF3" w:rsidRPr="00736BF3">
        <w:rPr>
          <w:rFonts w:ascii="Cambria Math" w:hAnsi="Cambria Math" w:cs="Cambria Math"/>
        </w:rPr>
        <w:t>‑</w:t>
      </w:r>
      <w:r w:rsidR="00736BF3" w:rsidRPr="00736BF3">
        <w:t>based terms keeps pressure on providers to improve as cadence and industrial maturity build.</w:t>
      </w:r>
    </w:p>
    <w:p w14:paraId="6C2569E1" w14:textId="6C3B660A" w:rsidR="0061787E" w:rsidRPr="009F4405" w:rsidRDefault="0061787E" w:rsidP="0061787E">
      <w:r w:rsidRPr="009F4405">
        <w:rPr>
          <w:b/>
          <w:bCs/>
        </w:rPr>
        <w:t>Who?</w:t>
      </w:r>
      <w:r w:rsidRPr="009F4405">
        <w:t> </w:t>
      </w:r>
      <w:r w:rsidR="00736BF3" w:rsidRPr="00736BF3">
        <w:t>The European Commission, ESA, Member States and EU programme owners as the funders of any strategic</w:t>
      </w:r>
      <w:r w:rsidR="00736BF3" w:rsidRPr="00736BF3">
        <w:rPr>
          <w:rFonts w:ascii="Cambria Math" w:hAnsi="Cambria Math" w:cs="Cambria Math"/>
        </w:rPr>
        <w:t>‑</w:t>
      </w:r>
      <w:r w:rsidR="00736BF3" w:rsidRPr="00736BF3">
        <w:t>autonomy premium; European launch providers as the beneficiaries; and satellite and mission owners, who would retain a genuine choice rather than bear the cost of preference.</w:t>
      </w:r>
    </w:p>
    <w:p w14:paraId="725BC70F" w14:textId="46BD6689" w:rsidR="0061787E" w:rsidRPr="009F4405" w:rsidRDefault="0061787E" w:rsidP="0061787E">
      <w:r w:rsidRPr="009F4405">
        <w:rPr>
          <w:b/>
          <w:bCs/>
        </w:rPr>
        <w:t>When?</w:t>
      </w:r>
      <w:r w:rsidRPr="009F4405">
        <w:t> </w:t>
      </w:r>
      <w:r w:rsidR="00736BF3" w:rsidRPr="00736BF3">
        <w:t>From 2026 to 2027, agree the political principle and procurement guidance, including the premium</w:t>
      </w:r>
      <w:r w:rsidR="00736BF3" w:rsidRPr="00736BF3">
        <w:rPr>
          <w:rFonts w:ascii="Cambria Math" w:hAnsi="Cambria Math" w:cs="Cambria Math"/>
        </w:rPr>
        <w:t>‑</w:t>
      </w:r>
      <w:r w:rsidR="00736BF3" w:rsidRPr="00736BF3">
        <w:t>financing and taper mechanism. From 2028 to 2030, integrate it into MFF 2028</w:t>
      </w:r>
      <w:r w:rsidR="00736BF3" w:rsidRPr="00736BF3">
        <w:rPr>
          <w:rFonts w:ascii="Calibri" w:hAnsi="Calibri" w:cs="Calibri"/>
        </w:rPr>
        <w:t>–</w:t>
      </w:r>
      <w:r w:rsidR="00736BF3" w:rsidRPr="00736BF3">
        <w:t>2034 programmes and align it with ELC</w:t>
      </w:r>
      <w:r w:rsidR="00736BF3" w:rsidRPr="00736BF3">
        <w:rPr>
          <w:rFonts w:ascii="Cambria Math" w:hAnsi="Cambria Math" w:cs="Cambria Math"/>
        </w:rPr>
        <w:t>‑</w:t>
      </w:r>
      <w:r w:rsidR="00736BF3" w:rsidRPr="00736BF3">
        <w:t>related demand allocation. From 2030 onwards, apply it systematically, subject to availability, mission requirements, transparent exception rules and a scheduled reduction of the premium.</w:t>
      </w:r>
    </w:p>
    <w:p w14:paraId="153974A5" w14:textId="3D6750E9" w:rsidR="00DE05DE" w:rsidRPr="0005570A" w:rsidRDefault="0061787E" w:rsidP="0061787E">
      <w:r w:rsidRPr="009F4405">
        <w:rPr>
          <w:b/>
          <w:bCs/>
        </w:rPr>
        <w:t>How?</w:t>
      </w:r>
      <w:r w:rsidRPr="009F4405">
        <w:t> </w:t>
      </w:r>
      <w:r w:rsidR="00572733" w:rsidRPr="00572733">
        <w:t>A European</w:t>
      </w:r>
      <w:r w:rsidR="00572733" w:rsidRPr="00572733">
        <w:rPr>
          <w:rFonts w:ascii="Cambria Math" w:hAnsi="Cambria Math" w:cs="Cambria Math"/>
        </w:rPr>
        <w:t>‑</w:t>
      </w:r>
      <w:r w:rsidR="00572733" w:rsidRPr="00572733">
        <w:t>launch assessment would be inserted into EU programme and participating Member State procurement files before a non</w:t>
      </w:r>
      <w:r w:rsidR="00572733" w:rsidRPr="00572733">
        <w:rPr>
          <w:rFonts w:ascii="Cambria Math" w:hAnsi="Cambria Math" w:cs="Cambria Math"/>
        </w:rPr>
        <w:t>‑</w:t>
      </w:r>
      <w:r w:rsidR="00572733" w:rsidRPr="00572733">
        <w:t xml:space="preserve">European service may be selected, testing whether a qualifying European service is </w:t>
      </w:r>
      <w:r w:rsidR="00572733" w:rsidRPr="00572733">
        <w:lastRenderedPageBreak/>
        <w:t>technically compatible, available within the required window, sufficiently mature and compliant with security requirements. Rather than compelling the mission owner to absorb any price difference, a defined public mechanism would meet the strategic</w:t>
      </w:r>
      <w:r w:rsidR="00572733" w:rsidRPr="00572733">
        <w:rPr>
          <w:rFonts w:ascii="Cambria Math" w:hAnsi="Cambria Math" w:cs="Cambria Math"/>
        </w:rPr>
        <w:t>‑</w:t>
      </w:r>
      <w:r w:rsidR="00572733" w:rsidRPr="00572733">
        <w:t>autonomy premium up to an agreed, transparent ceiling, so that the choice of a European service does not degrade the mission's own budget or risk profile. That premium support would be explicitly time</w:t>
      </w:r>
      <w:r w:rsidR="00572733" w:rsidRPr="00572733">
        <w:rPr>
          <w:rFonts w:ascii="Cambria Math" w:hAnsi="Cambria Math" w:cs="Cambria Math"/>
        </w:rPr>
        <w:t>‑</w:t>
      </w:r>
      <w:r w:rsidR="00572733" w:rsidRPr="00572733">
        <w:t>limited and performance</w:t>
      </w:r>
      <w:r w:rsidR="00572733" w:rsidRPr="00572733">
        <w:rPr>
          <w:rFonts w:ascii="Cambria Math" w:hAnsi="Cambria Math" w:cs="Cambria Math"/>
        </w:rPr>
        <w:t>‑</w:t>
      </w:r>
      <w:r w:rsidR="00572733" w:rsidRPr="00572733">
        <w:t>based, with a declining schedule and periodic review so it tapers as European providers demonstrate improved price and cadence competitiveness. Exceptions — absence of a compatible European launcher, unacceptable mission or constellation</w:t>
      </w:r>
      <w:r w:rsidR="00572733" w:rsidRPr="00572733">
        <w:rPr>
          <w:rFonts w:ascii="Cambria Math" w:hAnsi="Cambria Math" w:cs="Cambria Math"/>
        </w:rPr>
        <w:t>‑</w:t>
      </w:r>
      <w:r w:rsidR="00572733" w:rsidRPr="00572733">
        <w:t xml:space="preserve">continuity consequences, unresolved qualification risks, disproportionate residual cost, or emergency replacement needs </w:t>
      </w:r>
      <w:r w:rsidR="00572733" w:rsidRPr="00572733">
        <w:rPr>
          <w:rFonts w:ascii="Calibri" w:hAnsi="Calibri" w:cs="Calibri"/>
        </w:rPr>
        <w:t>—</w:t>
      </w:r>
      <w:r w:rsidR="00572733" w:rsidRPr="00572733">
        <w:t xml:space="preserve"> would be predefined and recorded in a DG DEFIS exception register. Missions would enter the REC</w:t>
      </w:r>
      <w:r w:rsidR="00572733" w:rsidRPr="00572733">
        <w:rPr>
          <w:rFonts w:ascii="Cambria Math" w:hAnsi="Cambria Math" w:cs="Cambria Math"/>
        </w:rPr>
        <w:t>‑</w:t>
      </w:r>
      <w:r w:rsidR="00572733" w:rsidRPr="00572733">
        <w:t>01 demand outlook early enough for European providers to reserve capacity, so preference is not defeated by late procurement, and where several European services qualify, competition would remain open within the European provider pool.</w:t>
      </w:r>
    </w:p>
    <w:p w14:paraId="0A043DB9" w14:textId="6A06C053" w:rsidR="00567359" w:rsidRDefault="007D7279" w:rsidP="00E65BC8">
      <w:pPr>
        <w:pStyle w:val="EYHeading4"/>
      </w:pPr>
      <w:r w:rsidRPr="009F4405">
        <w:t>REC-</w:t>
      </w:r>
      <w:r w:rsidR="005C53B2">
        <w:t>07</w:t>
      </w:r>
      <w:r w:rsidRPr="009F4405">
        <w:t xml:space="preserve"> — </w:t>
      </w:r>
      <w:r w:rsidR="00240BF3">
        <w:t>R</w:t>
      </w:r>
      <w:r w:rsidR="00240BF3" w:rsidRPr="00240BF3">
        <w:t xml:space="preserve">educe CSG concentration </w:t>
      </w:r>
      <w:r w:rsidR="003C50E0">
        <w:t xml:space="preserve">through </w:t>
      </w:r>
      <w:r w:rsidR="0005570A">
        <w:t>other options</w:t>
      </w:r>
      <w:r w:rsidR="007C7331">
        <w:t xml:space="preserve"> </w:t>
      </w:r>
      <w:r w:rsidR="003C50E0">
        <w:t>assessment</w:t>
      </w:r>
    </w:p>
    <w:p w14:paraId="0DCC2D17" w14:textId="35B0DBCA" w:rsidR="007B617A" w:rsidRPr="007B617A" w:rsidRDefault="007B617A" w:rsidP="007B617A">
      <w:pPr>
        <w:rPr>
          <w:b/>
          <w:bCs/>
          <w:lang w:val="en-US"/>
        </w:rPr>
      </w:pPr>
      <w:r w:rsidRPr="007B617A">
        <w:rPr>
          <w:b/>
          <w:bCs/>
          <w:lang w:val="en-US"/>
        </w:rPr>
        <w:t>What?</w:t>
      </w:r>
      <w:r>
        <w:rPr>
          <w:b/>
          <w:bCs/>
          <w:lang w:val="en-US"/>
        </w:rPr>
        <w:t xml:space="preserve"> </w:t>
      </w:r>
      <w:r w:rsidR="001C661C" w:rsidRPr="001C661C">
        <w:rPr>
          <w:lang w:val="en-US"/>
        </w:rPr>
        <w:t>This recommendation proposes a technology</w:t>
      </w:r>
      <w:r w:rsidR="001C661C" w:rsidRPr="001C661C">
        <w:rPr>
          <w:rFonts w:ascii="Cambria Math" w:hAnsi="Cambria Math" w:cs="Cambria Math"/>
          <w:lang w:val="en-US"/>
        </w:rPr>
        <w:t>‑</w:t>
      </w:r>
      <w:r w:rsidR="001C661C" w:rsidRPr="001C661C">
        <w:rPr>
          <w:lang w:val="en-US"/>
        </w:rPr>
        <w:t>neutral options assessment of how Europe could reduce its dependence on CSG for low</w:t>
      </w:r>
      <w:r w:rsidR="001C661C" w:rsidRPr="001C661C">
        <w:rPr>
          <w:rFonts w:ascii="Cambria Math" w:hAnsi="Cambria Math" w:cs="Cambria Math"/>
          <w:lang w:val="en-US"/>
        </w:rPr>
        <w:t>‑</w:t>
      </w:r>
      <w:r w:rsidR="001C661C" w:rsidRPr="001C661C">
        <w:rPr>
          <w:lang w:val="en-US"/>
        </w:rPr>
        <w:t xml:space="preserve"> and medium</w:t>
      </w:r>
      <w:r w:rsidR="001C661C" w:rsidRPr="001C661C">
        <w:rPr>
          <w:rFonts w:ascii="Cambria Math" w:hAnsi="Cambria Math" w:cs="Cambria Math"/>
          <w:lang w:val="en-US"/>
        </w:rPr>
        <w:t>‑</w:t>
      </w:r>
      <w:r w:rsidR="001C661C" w:rsidRPr="001C661C">
        <w:rPr>
          <w:lang w:val="en-US"/>
        </w:rPr>
        <w:t>inclination, MEO and GTO access, rather than the selection of any single solution. The assessment would compare, on a common basis, continued CSG resilience investment, southern and Atlantic fixed</w:t>
      </w:r>
      <w:r w:rsidR="001C661C" w:rsidRPr="001C661C">
        <w:rPr>
          <w:rFonts w:ascii="Cambria Math" w:hAnsi="Cambria Math" w:cs="Cambria Math"/>
          <w:lang w:val="en-US"/>
        </w:rPr>
        <w:t>‑</w:t>
      </w:r>
      <w:r w:rsidR="001C661C" w:rsidRPr="001C661C">
        <w:rPr>
          <w:lang w:val="en-US"/>
        </w:rPr>
        <w:t>site alternatives such as Santa Maria in the Azores, and a mobile offshore launch platform. It does not propose to build an offshore capability; it proposes to determine whether, and in what form, additional low</w:t>
      </w:r>
      <w:r w:rsidR="001C661C" w:rsidRPr="001C661C">
        <w:rPr>
          <w:rFonts w:ascii="Cambria Math" w:hAnsi="Cambria Math" w:cs="Cambria Math"/>
          <w:lang w:val="en-US"/>
        </w:rPr>
        <w:t>‑</w:t>
      </w:r>
      <w:r w:rsidR="001C661C" w:rsidRPr="001C661C">
        <w:rPr>
          <w:lang w:val="en-US"/>
        </w:rPr>
        <w:t>/medium</w:t>
      </w:r>
      <w:r w:rsidR="001C661C" w:rsidRPr="001C661C">
        <w:rPr>
          <w:rFonts w:ascii="Cambria Math" w:hAnsi="Cambria Math" w:cs="Cambria Math"/>
          <w:lang w:val="en-US"/>
        </w:rPr>
        <w:t>‑</w:t>
      </w:r>
      <w:r w:rsidR="001C661C" w:rsidRPr="001C661C">
        <w:rPr>
          <w:lang w:val="en-US"/>
        </w:rPr>
        <w:t>inclination capability is justified, with any construction decision taken only on the strength of the assessment.</w:t>
      </w:r>
    </w:p>
    <w:p w14:paraId="779A2CC3" w14:textId="77777777" w:rsidR="00115359" w:rsidRDefault="007B617A" w:rsidP="007B617A">
      <w:pPr>
        <w:rPr>
          <w:lang w:val="en-US"/>
        </w:rPr>
      </w:pPr>
      <w:r w:rsidRPr="007B617A">
        <w:rPr>
          <w:b/>
          <w:bCs/>
          <w:lang w:val="en-US"/>
        </w:rPr>
        <w:t>Where?</w:t>
      </w:r>
      <w:r w:rsidR="004A1A4A">
        <w:rPr>
          <w:b/>
          <w:bCs/>
          <w:lang w:val="en-US"/>
        </w:rPr>
        <w:t xml:space="preserve"> </w:t>
      </w:r>
      <w:r w:rsidR="00115359" w:rsidRPr="00115359">
        <w:rPr>
          <w:lang w:val="en-US"/>
        </w:rPr>
        <w:t>The assessment would cover the European launch architecture as a whole for the low</w:t>
      </w:r>
      <w:r w:rsidR="00115359" w:rsidRPr="00115359">
        <w:rPr>
          <w:rFonts w:ascii="Cambria Math" w:hAnsi="Cambria Math" w:cs="Cambria Math"/>
          <w:lang w:val="en-US"/>
        </w:rPr>
        <w:t>‑</w:t>
      </w:r>
      <w:r w:rsidR="00115359" w:rsidRPr="00115359">
        <w:rPr>
          <w:lang w:val="en-US"/>
        </w:rPr>
        <w:t>/medium</w:t>
      </w:r>
      <w:r w:rsidR="00115359" w:rsidRPr="00115359">
        <w:rPr>
          <w:rFonts w:ascii="Cambria Math" w:hAnsi="Cambria Math" w:cs="Cambria Math"/>
          <w:lang w:val="en-US"/>
        </w:rPr>
        <w:t>‑</w:t>
      </w:r>
      <w:r w:rsidR="00115359" w:rsidRPr="00115359">
        <w:rPr>
          <w:lang w:val="en-US"/>
        </w:rPr>
        <w:t xml:space="preserve">inclination gap, examining CSG itself, licensed or emerging Atlantic and southern European sites </w:t>
      </w:r>
      <w:r w:rsidR="00115359" w:rsidRPr="00115359">
        <w:rPr>
          <w:rFonts w:ascii="Calibri" w:hAnsi="Calibri" w:cs="Calibri"/>
          <w:lang w:val="en-US"/>
        </w:rPr>
        <w:t>—</w:t>
      </w:r>
      <w:r w:rsidR="00115359" w:rsidRPr="00115359">
        <w:rPr>
          <w:lang w:val="en-US"/>
        </w:rPr>
        <w:t xml:space="preserve"> Santa Maria being the most institutionally advanced, with a licensed launch</w:t>
      </w:r>
      <w:r w:rsidR="00115359" w:rsidRPr="00115359">
        <w:rPr>
          <w:rFonts w:ascii="Cambria Math" w:hAnsi="Cambria Math" w:cs="Cambria Math"/>
          <w:lang w:val="en-US"/>
        </w:rPr>
        <w:t>‑</w:t>
      </w:r>
      <w:r w:rsidR="00115359" w:rsidRPr="00115359">
        <w:rPr>
          <w:lang w:val="en-US"/>
        </w:rPr>
        <w:t xml:space="preserve">centre operator and existing TT&amp;C infrastructure </w:t>
      </w:r>
      <w:r w:rsidR="00115359" w:rsidRPr="00115359">
        <w:rPr>
          <w:rFonts w:ascii="Calibri" w:hAnsi="Calibri" w:cs="Calibri"/>
          <w:lang w:val="en-US"/>
        </w:rPr>
        <w:t>—</w:t>
      </w:r>
      <w:r w:rsidR="00115359" w:rsidRPr="00115359">
        <w:rPr>
          <w:lang w:val="en-US"/>
        </w:rPr>
        <w:t xml:space="preserve"> and a relocatable offshore platform concept together with its integration, logistics, TT&amp;C, range</w:t>
      </w:r>
      <w:r w:rsidR="00115359" w:rsidRPr="00115359">
        <w:rPr>
          <w:rFonts w:ascii="Cambria Math" w:hAnsi="Cambria Math" w:cs="Cambria Math"/>
          <w:lang w:val="en-US"/>
        </w:rPr>
        <w:t>‑</w:t>
      </w:r>
      <w:r w:rsidR="00115359" w:rsidRPr="00115359">
        <w:rPr>
          <w:lang w:val="en-US"/>
        </w:rPr>
        <w:t>safety and mission</w:t>
      </w:r>
      <w:r w:rsidR="00115359" w:rsidRPr="00115359">
        <w:rPr>
          <w:rFonts w:ascii="Cambria Math" w:hAnsi="Cambria Math" w:cs="Cambria Math"/>
          <w:lang w:val="en-US"/>
        </w:rPr>
        <w:t>‑</w:t>
      </w:r>
      <w:r w:rsidR="00115359" w:rsidRPr="00115359">
        <w:rPr>
          <w:lang w:val="en-US"/>
        </w:rPr>
        <w:t>support requirements. All options would be treated as potential complements to, not substitutes for, CSG and the emerging spaceport network.</w:t>
      </w:r>
    </w:p>
    <w:p w14:paraId="10ECDB71" w14:textId="2E4D9518" w:rsidR="007B617A" w:rsidRPr="004A1A4A" w:rsidRDefault="007B617A" w:rsidP="007B617A">
      <w:pPr>
        <w:rPr>
          <w:b/>
          <w:bCs/>
          <w:lang w:val="en-US"/>
        </w:rPr>
      </w:pPr>
      <w:r w:rsidRPr="007B617A">
        <w:rPr>
          <w:b/>
          <w:bCs/>
          <w:lang w:val="en-US"/>
        </w:rPr>
        <w:t>Why?</w:t>
      </w:r>
      <w:r w:rsidR="004A1A4A">
        <w:rPr>
          <w:b/>
          <w:bCs/>
          <w:lang w:val="en-US"/>
        </w:rPr>
        <w:t xml:space="preserve"> </w:t>
      </w:r>
      <w:r w:rsidR="00115359" w:rsidRPr="00115359">
        <w:rPr>
          <w:lang w:val="en-US"/>
        </w:rPr>
        <w:t>Europe's access to low</w:t>
      </w:r>
      <w:r w:rsidR="00115359" w:rsidRPr="00115359">
        <w:rPr>
          <w:rFonts w:ascii="Cambria Math" w:hAnsi="Cambria Math" w:cs="Cambria Math"/>
          <w:lang w:val="en-US"/>
        </w:rPr>
        <w:t>‑</w:t>
      </w:r>
      <w:r w:rsidR="00115359" w:rsidRPr="00115359">
        <w:rPr>
          <w:lang w:val="en-US"/>
        </w:rPr>
        <w:t>inclination, MEO and GTO missions remains heavily concentrated on CSG, one of the most significant vulnerabilities identified in the criticality assessment (A01), reinforced by the absence of demonstrated orbital</w:t>
      </w:r>
      <w:r w:rsidR="00115359" w:rsidRPr="00115359">
        <w:rPr>
          <w:rFonts w:ascii="Cambria Math" w:hAnsi="Cambria Math" w:cs="Cambria Math"/>
          <w:lang w:val="en-US"/>
        </w:rPr>
        <w:t>‑</w:t>
      </w:r>
      <w:r w:rsidR="00115359" w:rsidRPr="00115359">
        <w:rPr>
          <w:lang w:val="en-US"/>
        </w:rPr>
        <w:t>launch redundancy outside CSG (A04) and by the fact that the emerging northern spaceports are largely confined to polar and Sun</w:t>
      </w:r>
      <w:r w:rsidR="00115359" w:rsidRPr="00115359">
        <w:rPr>
          <w:rFonts w:ascii="Cambria Math" w:hAnsi="Cambria Math" w:cs="Cambria Math"/>
          <w:lang w:val="en-US"/>
        </w:rPr>
        <w:t>‑</w:t>
      </w:r>
      <w:r w:rsidR="00115359" w:rsidRPr="00115359">
        <w:rPr>
          <w:lang w:val="en-US"/>
        </w:rPr>
        <w:t>synchronous trajectories (A03) and so cannot substitute for many institutional missions. CSG also concentrates operational dependencies through limited campaign redundancy (A02), single mission</w:t>
      </w:r>
      <w:r w:rsidR="00115359" w:rsidRPr="00115359">
        <w:rPr>
          <w:rFonts w:ascii="Cambria Math" w:hAnsi="Cambria Math" w:cs="Cambria Math"/>
          <w:lang w:val="en-US"/>
        </w:rPr>
        <w:t>‑</w:t>
      </w:r>
      <w:r w:rsidR="00115359" w:rsidRPr="00115359">
        <w:rPr>
          <w:lang w:val="en-US"/>
        </w:rPr>
        <w:t>control (A15) and rising multi</w:t>
      </w:r>
      <w:r w:rsidR="00115359" w:rsidRPr="00115359">
        <w:rPr>
          <w:rFonts w:ascii="Cambria Math" w:hAnsi="Cambria Math" w:cs="Cambria Math"/>
          <w:lang w:val="en-US"/>
        </w:rPr>
        <w:t>‑</w:t>
      </w:r>
      <w:r w:rsidR="00115359" w:rsidRPr="00115359">
        <w:rPr>
          <w:lang w:val="en-US"/>
        </w:rPr>
        <w:t>user congestion (A17), while Europe lacks any relocatable launch</w:t>
      </w:r>
      <w:r w:rsidR="00115359" w:rsidRPr="00115359">
        <w:rPr>
          <w:rFonts w:ascii="Cambria Math" w:hAnsi="Cambria Math" w:cs="Cambria Math"/>
          <w:lang w:val="en-US"/>
        </w:rPr>
        <w:t>‑</w:t>
      </w:r>
      <w:r w:rsidR="00115359" w:rsidRPr="00115359">
        <w:rPr>
          <w:lang w:val="en-US"/>
        </w:rPr>
        <w:t>platform option as a technology</w:t>
      </w:r>
      <w:r w:rsidR="00115359" w:rsidRPr="00115359">
        <w:rPr>
          <w:rFonts w:ascii="Cambria Math" w:hAnsi="Cambria Math" w:cs="Cambria Math"/>
          <w:lang w:val="en-US"/>
        </w:rPr>
        <w:t>‑</w:t>
      </w:r>
      <w:r w:rsidR="00115359" w:rsidRPr="00115359">
        <w:rPr>
          <w:lang w:val="en-US"/>
        </w:rPr>
        <w:t xml:space="preserve">resilience hedge (G10). These are real gaps </w:t>
      </w:r>
      <w:r w:rsidR="00115359" w:rsidRPr="00115359">
        <w:rPr>
          <w:rFonts w:ascii="Calibri" w:hAnsi="Calibri" w:cs="Calibri"/>
          <w:lang w:val="en-US"/>
        </w:rPr>
        <w:t>—</w:t>
      </w:r>
      <w:r w:rsidR="00115359" w:rsidRPr="00115359">
        <w:rPr>
          <w:lang w:val="en-US"/>
        </w:rPr>
        <w:t xml:space="preserve"> but identifying a resilience gap does not by itself select a solution. A fixed southern or Atlantic site such as Santa Maria offers lower</w:t>
      </w:r>
      <w:r w:rsidR="00115359" w:rsidRPr="00115359">
        <w:rPr>
          <w:rFonts w:ascii="Cambria Math" w:hAnsi="Cambria Math" w:cs="Cambria Math"/>
          <w:lang w:val="en-US"/>
        </w:rPr>
        <w:t>‑</w:t>
      </w:r>
      <w:r w:rsidR="00115359" w:rsidRPr="00115359">
        <w:rPr>
          <w:lang w:val="en-US"/>
        </w:rPr>
        <w:t>inclination Atlantic trajectories than the Nordic sites and is further advanced institutionally, though it cannot reproduce CSG's near</w:t>
      </w:r>
      <w:r w:rsidR="00115359" w:rsidRPr="00115359">
        <w:rPr>
          <w:rFonts w:ascii="Cambria Math" w:hAnsi="Cambria Math" w:cs="Cambria Math"/>
          <w:lang w:val="en-US"/>
        </w:rPr>
        <w:t>‑</w:t>
      </w:r>
      <w:r w:rsidR="00115359" w:rsidRPr="00115359">
        <w:rPr>
          <w:lang w:val="en-US"/>
        </w:rPr>
        <w:t>equatorial performance; reaching genuinely low inclinations from an offshore platform would require deployment well to the south and a materially different operational and regulatory model, at correspondingly higher cost and risk. Because each option carries very different maturity, cost, regulatory and performance profiles, the responsible step is a transparent comparison rather than premature commitment to any one, including the offshore concept.</w:t>
      </w:r>
    </w:p>
    <w:p w14:paraId="69F65E6D" w14:textId="53606FD5" w:rsidR="007B617A" w:rsidRPr="0066596F" w:rsidRDefault="007B617A" w:rsidP="007B617A">
      <w:pPr>
        <w:rPr>
          <w:b/>
          <w:bCs/>
          <w:lang w:val="en-US"/>
        </w:rPr>
      </w:pPr>
      <w:r w:rsidRPr="007B617A">
        <w:rPr>
          <w:b/>
          <w:bCs/>
          <w:lang w:val="en-US"/>
        </w:rPr>
        <w:t>Who?</w:t>
      </w:r>
      <w:r w:rsidR="0066596F">
        <w:rPr>
          <w:b/>
          <w:bCs/>
          <w:lang w:val="en-US"/>
        </w:rPr>
        <w:t xml:space="preserve"> </w:t>
      </w:r>
      <w:r w:rsidR="002E60D9" w:rsidRPr="002E60D9">
        <w:rPr>
          <w:lang w:val="en-US"/>
        </w:rPr>
        <w:t>DG DEFIS and ESA would lead the assessment in coordination with CNES, EU institutional demand owners and participating Member States, feeding its demand inputs from the REC</w:t>
      </w:r>
      <w:r w:rsidR="002E60D9" w:rsidRPr="002E60D9">
        <w:rPr>
          <w:rFonts w:ascii="Cambria Math" w:hAnsi="Cambria Math" w:cs="Cambria Math"/>
          <w:lang w:val="en-US"/>
        </w:rPr>
        <w:t>‑</w:t>
      </w:r>
      <w:r w:rsidR="002E60D9" w:rsidRPr="002E60D9">
        <w:rPr>
          <w:lang w:val="en-US"/>
        </w:rPr>
        <w:t>01 mechanism. To keep the exercise technology</w:t>
      </w:r>
      <w:r w:rsidR="002E60D9" w:rsidRPr="002E60D9">
        <w:rPr>
          <w:rFonts w:ascii="Cambria Math" w:hAnsi="Cambria Math" w:cs="Cambria Math"/>
          <w:lang w:val="en-US"/>
        </w:rPr>
        <w:t>‑</w:t>
      </w:r>
      <w:r w:rsidR="002E60D9" w:rsidRPr="002E60D9">
        <w:rPr>
          <w:lang w:val="en-US"/>
        </w:rPr>
        <w:t>neutral and geographically balanced, it would be structured around an open capability requirement rather than around any pre</w:t>
      </w:r>
      <w:r w:rsidR="002E60D9" w:rsidRPr="002E60D9">
        <w:rPr>
          <w:rFonts w:ascii="Cambria Math" w:hAnsi="Cambria Math" w:cs="Cambria Math"/>
          <w:lang w:val="en-US"/>
        </w:rPr>
        <w:t>‑</w:t>
      </w:r>
      <w:r w:rsidR="002E60D9" w:rsidRPr="002E60D9">
        <w:rPr>
          <w:lang w:val="en-US"/>
        </w:rPr>
        <w:t>selected consortium; existing fixed</w:t>
      </w:r>
      <w:r w:rsidR="002E60D9" w:rsidRPr="002E60D9">
        <w:rPr>
          <w:rFonts w:ascii="Cambria Math" w:hAnsi="Cambria Math" w:cs="Cambria Math"/>
          <w:lang w:val="en-US"/>
        </w:rPr>
        <w:t>‑</w:t>
      </w:r>
      <w:r w:rsidR="002E60D9" w:rsidRPr="002E60D9">
        <w:rPr>
          <w:lang w:val="en-US"/>
        </w:rPr>
        <w:t>site operators (for example the Atlantic Spaceport / Santa Maria) and offshore initiatives would be able to respond to that requirement on equal terms, without any being designated in advance.</w:t>
      </w:r>
    </w:p>
    <w:p w14:paraId="0361C606" w14:textId="0C3D3FC1" w:rsidR="007B617A" w:rsidRPr="00894562" w:rsidRDefault="007B617A" w:rsidP="00264E39">
      <w:pPr>
        <w:rPr>
          <w:lang w:val="en-US"/>
        </w:rPr>
      </w:pPr>
      <w:r w:rsidRPr="007B617A">
        <w:rPr>
          <w:b/>
          <w:bCs/>
          <w:lang w:val="en-US"/>
        </w:rPr>
        <w:t>When?</w:t>
      </w:r>
      <w:r w:rsidR="0066596F">
        <w:rPr>
          <w:b/>
          <w:bCs/>
          <w:lang w:val="en-US"/>
        </w:rPr>
        <w:t xml:space="preserve"> </w:t>
      </w:r>
      <w:r w:rsidR="002E60D9" w:rsidRPr="002E60D9">
        <w:rPr>
          <w:lang w:val="en-US"/>
        </w:rPr>
        <w:t>From 2026 to 2028, conduct the comparative options assessment — capability requirement, launcher and institutional demand analysis, and a like</w:t>
      </w:r>
      <w:r w:rsidR="002E60D9" w:rsidRPr="002E60D9">
        <w:rPr>
          <w:rFonts w:ascii="Cambria Math" w:hAnsi="Cambria Math" w:cs="Cambria Math"/>
          <w:lang w:val="en-US"/>
        </w:rPr>
        <w:t>‑</w:t>
      </w:r>
      <w:r w:rsidR="002E60D9" w:rsidRPr="002E60D9">
        <w:rPr>
          <w:lang w:val="en-US"/>
        </w:rPr>
        <w:t>for</w:t>
      </w:r>
      <w:r w:rsidR="002E60D9" w:rsidRPr="002E60D9">
        <w:rPr>
          <w:rFonts w:ascii="Cambria Math" w:hAnsi="Cambria Math" w:cs="Cambria Math"/>
          <w:lang w:val="en-US"/>
        </w:rPr>
        <w:t>‑</w:t>
      </w:r>
      <w:r w:rsidR="002E60D9" w:rsidRPr="002E60D9">
        <w:rPr>
          <w:lang w:val="en-US"/>
        </w:rPr>
        <w:t>like comparison of CSG resilience investment, fixed southern/Atlantic sites and the offshore concept against cost, resilience, regulatory feasibility and lifecycle economics. From 2028 onwards, and only if the assessment identifies a justified option, proceed to concept definition and design for that option. Any construction or demonstration decision would follow later still, conditional on the gating criteria being met.</w:t>
      </w:r>
    </w:p>
    <w:p w14:paraId="003D10EB" w14:textId="71E1BFDD" w:rsidR="007B617A" w:rsidRPr="00605C59" w:rsidRDefault="007B617A" w:rsidP="0061787E">
      <w:pPr>
        <w:rPr>
          <w:b/>
          <w:lang w:val="en-US"/>
        </w:rPr>
      </w:pPr>
      <w:r w:rsidRPr="007B617A">
        <w:rPr>
          <w:b/>
          <w:bCs/>
          <w:lang w:val="en-US"/>
        </w:rPr>
        <w:t>How?</w:t>
      </w:r>
      <w:r w:rsidR="00012E74">
        <w:rPr>
          <w:b/>
          <w:bCs/>
          <w:lang w:val="en-US"/>
        </w:rPr>
        <w:t xml:space="preserve"> </w:t>
      </w:r>
      <w:r w:rsidR="00240BF3" w:rsidRPr="00240BF3">
        <w:rPr>
          <w:lang w:val="en-US"/>
        </w:rPr>
        <w:t>The assessment would begin from an open, technology</w:t>
      </w:r>
      <w:r w:rsidR="00240BF3" w:rsidRPr="00240BF3">
        <w:rPr>
          <w:rFonts w:ascii="Cambria Math" w:hAnsi="Cambria Math" w:cs="Cambria Math"/>
          <w:lang w:val="en-US"/>
        </w:rPr>
        <w:t>‑</w:t>
      </w:r>
      <w:r w:rsidR="00240BF3" w:rsidRPr="00240BF3">
        <w:rPr>
          <w:lang w:val="en-US"/>
        </w:rPr>
        <w:t>neutral capability requirement expressing the low</w:t>
      </w:r>
      <w:r w:rsidR="00240BF3" w:rsidRPr="00240BF3">
        <w:rPr>
          <w:rFonts w:ascii="Cambria Math" w:hAnsi="Cambria Math" w:cs="Cambria Math"/>
          <w:lang w:val="en-US"/>
        </w:rPr>
        <w:t>‑</w:t>
      </w:r>
      <w:r w:rsidR="00240BF3" w:rsidRPr="00240BF3">
        <w:rPr>
          <w:lang w:val="en-US"/>
        </w:rPr>
        <w:t>/medium</w:t>
      </w:r>
      <w:r w:rsidR="00240BF3" w:rsidRPr="00240BF3">
        <w:rPr>
          <w:rFonts w:ascii="Cambria Math" w:hAnsi="Cambria Math" w:cs="Cambria Math"/>
          <w:lang w:val="en-US"/>
        </w:rPr>
        <w:t>‑</w:t>
      </w:r>
      <w:r w:rsidR="00240BF3" w:rsidRPr="00240BF3">
        <w:rPr>
          <w:lang w:val="en-US"/>
        </w:rPr>
        <w:t xml:space="preserve">inclination resilience need in performance terms, against which every candidate </w:t>
      </w:r>
      <w:r w:rsidR="00240BF3" w:rsidRPr="00240BF3">
        <w:rPr>
          <w:rFonts w:ascii="Calibri" w:hAnsi="Calibri" w:cs="Calibri"/>
          <w:lang w:val="en-US"/>
        </w:rPr>
        <w:t>—</w:t>
      </w:r>
      <w:r w:rsidR="00240BF3" w:rsidRPr="00240BF3">
        <w:rPr>
          <w:lang w:val="en-US"/>
        </w:rPr>
        <w:t xml:space="preserve"> continued CSG </w:t>
      </w:r>
      <w:r w:rsidR="00240BF3" w:rsidRPr="00240BF3">
        <w:rPr>
          <w:lang w:val="en-US"/>
        </w:rPr>
        <w:lastRenderedPageBreak/>
        <w:t>hardening, a fixed southern or Atlantic site such as Santa Maria, and a relocatable offshore platform — would be evaluated on the same criteria: contribution to reducing CSG concentration, launcher and institutional demand, technical and regulatory maturity, operational model, cost and a viable lifecycle business case. Each option's regulatory pathway would be characterised, recognising that offshore launch and far</w:t>
      </w:r>
      <w:r w:rsidR="00240BF3" w:rsidRPr="00240BF3">
        <w:rPr>
          <w:rFonts w:ascii="Cambria Math" w:hAnsi="Cambria Math" w:cs="Cambria Math"/>
          <w:lang w:val="en-US"/>
        </w:rPr>
        <w:t>‑</w:t>
      </w:r>
      <w:r w:rsidR="00240BF3" w:rsidRPr="00240BF3">
        <w:rPr>
          <w:lang w:val="en-US"/>
        </w:rPr>
        <w:t xml:space="preserve">southern deployment imply distinct maritime, airspace and liability models. A construction or demonstration decision on any option </w:t>
      </w:r>
      <w:r w:rsidR="00240BF3" w:rsidRPr="00240BF3">
        <w:rPr>
          <w:rFonts w:ascii="Calibri" w:hAnsi="Calibri" w:cs="Calibri"/>
          <w:lang w:val="en-US"/>
        </w:rPr>
        <w:t>—</w:t>
      </w:r>
      <w:r w:rsidR="00240BF3" w:rsidRPr="00240BF3">
        <w:rPr>
          <w:lang w:val="en-US"/>
        </w:rPr>
        <w:t xml:space="preserve"> offshore included — would proceed only where the assessment establishes credible launcher and institutional demand, a demonstrated resilience advantage over the fixed</w:t>
      </w:r>
      <w:r w:rsidR="00240BF3" w:rsidRPr="00240BF3">
        <w:rPr>
          <w:rFonts w:ascii="Cambria Math" w:hAnsi="Cambria Math" w:cs="Cambria Math"/>
          <w:lang w:val="en-US"/>
        </w:rPr>
        <w:t>‑</w:t>
      </w:r>
      <w:r w:rsidR="00240BF3" w:rsidRPr="00240BF3">
        <w:rPr>
          <w:lang w:val="en-US"/>
        </w:rPr>
        <w:t>site alternatives, an agreed regulatory model and a viable lifecycle business case. Where those conditions are met, the selected option would then move through the normal phased development and qualification sequence; where they are not, the recommendation resolves into continued targeted resilience investment at CSG and the existing network rather than new</w:t>
      </w:r>
      <w:r w:rsidR="00240BF3" w:rsidRPr="00240BF3">
        <w:rPr>
          <w:rFonts w:ascii="Cambria Math" w:hAnsi="Cambria Math" w:cs="Cambria Math"/>
          <w:lang w:val="en-US"/>
        </w:rPr>
        <w:t>‑</w:t>
      </w:r>
      <w:r w:rsidR="00240BF3" w:rsidRPr="00240BF3">
        <w:rPr>
          <w:lang w:val="en-US"/>
        </w:rPr>
        <w:t>site construction.</w:t>
      </w:r>
    </w:p>
    <w:p w14:paraId="559F3F24" w14:textId="738FCB4C" w:rsidR="000933C4" w:rsidRPr="009F4405" w:rsidRDefault="000933C4">
      <w:pPr>
        <w:pStyle w:val="Heading2"/>
        <w:rPr>
          <w:lang w:eastAsia="en-GB"/>
        </w:rPr>
      </w:pPr>
      <w:bookmarkStart w:id="183" w:name="_Toc239018294"/>
      <w:r w:rsidRPr="009F4405">
        <w:rPr>
          <w:lang w:eastAsia="en-GB"/>
        </w:rPr>
        <w:t>Feasibility, cost, and implementation timeline</w:t>
      </w:r>
      <w:bookmarkEnd w:id="183"/>
    </w:p>
    <w:p w14:paraId="117BDB8A" w14:textId="08E6FCB8" w:rsidR="005B02F0" w:rsidRPr="009F4405" w:rsidRDefault="005B02F0" w:rsidP="002238C5">
      <w:pPr>
        <w:pStyle w:val="EYHeading3"/>
      </w:pPr>
      <w:r w:rsidRPr="009F4405">
        <w:t>Methodology</w:t>
      </w:r>
    </w:p>
    <w:p w14:paraId="1CF6BAB3" w14:textId="06E527AC" w:rsidR="00704266" w:rsidRPr="009F4405" w:rsidRDefault="00704266" w:rsidP="00704266">
      <w:r w:rsidRPr="009F4405">
        <w:t xml:space="preserve">The recommendations were assessed against three implementation dimensions: </w:t>
      </w:r>
      <w:r w:rsidRPr="009F4405">
        <w:rPr>
          <w:b/>
          <w:bCs/>
        </w:rPr>
        <w:t>feasibility</w:t>
      </w:r>
      <w:r w:rsidRPr="009F4405">
        <w:t xml:space="preserve">, </w:t>
      </w:r>
      <w:r w:rsidRPr="009F4405">
        <w:rPr>
          <w:b/>
          <w:bCs/>
        </w:rPr>
        <w:t>cost</w:t>
      </w:r>
      <w:r w:rsidRPr="009F4405">
        <w:t xml:space="preserve">, and </w:t>
      </w:r>
      <w:r w:rsidRPr="009F4405">
        <w:rPr>
          <w:b/>
          <w:bCs/>
        </w:rPr>
        <w:t>implementation timeline</w:t>
      </w:r>
      <w:r w:rsidRPr="009F4405">
        <w:t xml:space="preserve">. </w:t>
      </w:r>
    </w:p>
    <w:p w14:paraId="40652E88" w14:textId="77777777" w:rsidR="00704266" w:rsidRPr="009F4405" w:rsidRDefault="00704266" w:rsidP="00704266">
      <w:pPr>
        <w:rPr>
          <w:b/>
          <w:bCs/>
        </w:rPr>
      </w:pPr>
      <w:r w:rsidRPr="009F4405">
        <w:rPr>
          <w:b/>
          <w:bCs/>
        </w:rPr>
        <w:t>Feasibility Assessment</w:t>
      </w:r>
    </w:p>
    <w:p w14:paraId="04B6F884" w14:textId="7AFF1CA9" w:rsidR="00704266" w:rsidRPr="009F4405" w:rsidRDefault="00C55F88" w:rsidP="00704266">
      <w:r w:rsidRPr="009F4405">
        <w:t>Feasibility was assessed using six dimensions reflecting the principal factors that determine whether a recommendation can be successfully delivered:</w:t>
      </w:r>
    </w:p>
    <w:p w14:paraId="67E068D2" w14:textId="6FD02078" w:rsidR="00870EB9" w:rsidRPr="009F4405" w:rsidRDefault="008B2A94" w:rsidP="008B2A94">
      <w:pPr>
        <w:pStyle w:val="Caption"/>
      </w:pPr>
      <w:bookmarkStart w:id="184" w:name="_Toc239018451"/>
      <w:r w:rsidRPr="009F4405">
        <w:t xml:space="preserve">Table </w:t>
      </w:r>
      <w:r w:rsidRPr="009F4405">
        <w:fldChar w:fldCharType="begin"/>
      </w:r>
      <w:r w:rsidRPr="009F4405">
        <w:instrText xml:space="preserve"> SEQ Table \* ARABIC </w:instrText>
      </w:r>
      <w:r w:rsidRPr="009F4405">
        <w:fldChar w:fldCharType="separate"/>
      </w:r>
      <w:r w:rsidR="005F19E3">
        <w:rPr>
          <w:noProof/>
        </w:rPr>
        <w:t>60</w:t>
      </w:r>
      <w:r w:rsidRPr="009F4405">
        <w:fldChar w:fldCharType="end"/>
      </w:r>
      <w:r w:rsidRPr="009F4405">
        <w:t xml:space="preserve"> Recommendations - Feasibility assessment - Dimensions</w:t>
      </w:r>
      <w:bookmarkEnd w:id="184"/>
    </w:p>
    <w:tbl>
      <w:tblPr>
        <w:tblStyle w:val="CV2"/>
        <w:tblW w:w="0" w:type="auto"/>
        <w:tblLook w:val="04A0" w:firstRow="1" w:lastRow="0" w:firstColumn="1" w:lastColumn="0" w:noHBand="0" w:noVBand="1"/>
      </w:tblPr>
      <w:tblGrid>
        <w:gridCol w:w="1985"/>
        <w:gridCol w:w="759"/>
        <w:gridCol w:w="6894"/>
      </w:tblGrid>
      <w:tr w:rsidR="00C55F88" w:rsidRPr="009F4405" w14:paraId="34F0D079" w14:textId="77777777" w:rsidTr="00526A99">
        <w:trPr>
          <w:cnfStyle w:val="100000000000" w:firstRow="1" w:lastRow="0" w:firstColumn="0" w:lastColumn="0" w:oddVBand="0" w:evenVBand="0" w:oddHBand="0" w:evenHBand="0" w:firstRowFirstColumn="0" w:firstRowLastColumn="0" w:lastRowFirstColumn="0" w:lastRowLastColumn="0"/>
        </w:trPr>
        <w:tc>
          <w:tcPr>
            <w:cnfStyle w:val="000000000100" w:firstRow="0" w:lastRow="0" w:firstColumn="0" w:lastColumn="0" w:oddVBand="0" w:evenVBand="0" w:oddHBand="0" w:evenHBand="0" w:firstRowFirstColumn="1" w:firstRowLastColumn="0" w:lastRowFirstColumn="0" w:lastRowLastColumn="0"/>
            <w:tcW w:w="1985" w:type="dxa"/>
            <w:vAlign w:val="center"/>
            <w:hideMark/>
          </w:tcPr>
          <w:p w14:paraId="69E46360" w14:textId="77777777" w:rsidR="00C55F88" w:rsidRPr="009F4405" w:rsidRDefault="00C55F88" w:rsidP="00526A99">
            <w:pPr>
              <w:jc w:val="center"/>
              <w:rPr>
                <w:b/>
                <w:sz w:val="18"/>
                <w:szCs w:val="28"/>
              </w:rPr>
            </w:pPr>
            <w:r w:rsidRPr="009F4405">
              <w:rPr>
                <w:b/>
                <w:sz w:val="18"/>
                <w:szCs w:val="28"/>
              </w:rPr>
              <w:t>Dimension</w:t>
            </w:r>
          </w:p>
        </w:tc>
        <w:tc>
          <w:tcPr>
            <w:tcW w:w="759" w:type="dxa"/>
            <w:vAlign w:val="center"/>
            <w:hideMark/>
          </w:tcPr>
          <w:p w14:paraId="79C542D9" w14:textId="77777777" w:rsidR="00C55F88" w:rsidRPr="009F4405" w:rsidRDefault="00C55F88" w:rsidP="00526A99">
            <w:pPr>
              <w:jc w:val="center"/>
              <w:cnfStyle w:val="100000000000" w:firstRow="1" w:lastRow="0" w:firstColumn="0" w:lastColumn="0" w:oddVBand="0" w:evenVBand="0" w:oddHBand="0" w:evenHBand="0" w:firstRowFirstColumn="0" w:firstRowLastColumn="0" w:lastRowFirstColumn="0" w:lastRowLastColumn="0"/>
              <w:rPr>
                <w:b/>
                <w:sz w:val="18"/>
                <w:szCs w:val="28"/>
              </w:rPr>
            </w:pPr>
            <w:r w:rsidRPr="009F4405">
              <w:rPr>
                <w:b/>
                <w:sz w:val="18"/>
                <w:szCs w:val="28"/>
              </w:rPr>
              <w:t>Weight</w:t>
            </w:r>
          </w:p>
        </w:tc>
        <w:tc>
          <w:tcPr>
            <w:tcW w:w="6894" w:type="dxa"/>
            <w:vAlign w:val="center"/>
            <w:hideMark/>
          </w:tcPr>
          <w:p w14:paraId="1FA26B08" w14:textId="77777777" w:rsidR="00C55F88" w:rsidRPr="009F4405" w:rsidRDefault="00C55F88" w:rsidP="00526A99">
            <w:pPr>
              <w:jc w:val="center"/>
              <w:cnfStyle w:val="100000000000" w:firstRow="1" w:lastRow="0" w:firstColumn="0" w:lastColumn="0" w:oddVBand="0" w:evenVBand="0" w:oddHBand="0" w:evenHBand="0" w:firstRowFirstColumn="0" w:firstRowLastColumn="0" w:lastRowFirstColumn="0" w:lastRowLastColumn="0"/>
              <w:rPr>
                <w:b/>
                <w:sz w:val="18"/>
                <w:szCs w:val="28"/>
              </w:rPr>
            </w:pPr>
            <w:r w:rsidRPr="009F4405">
              <w:rPr>
                <w:b/>
                <w:sz w:val="18"/>
                <w:szCs w:val="28"/>
              </w:rPr>
              <w:t>Assessment focus</w:t>
            </w:r>
          </w:p>
        </w:tc>
      </w:tr>
      <w:tr w:rsidR="00C55F88" w:rsidRPr="009F4405" w14:paraId="1A8C6452" w14:textId="77777777" w:rsidTr="00526A99">
        <w:tc>
          <w:tcPr>
            <w:tcW w:w="1985" w:type="dxa"/>
            <w:vAlign w:val="center"/>
            <w:hideMark/>
          </w:tcPr>
          <w:p w14:paraId="157A7F23" w14:textId="77777777" w:rsidR="00C55F88" w:rsidRPr="009F4405" w:rsidRDefault="00C55F88" w:rsidP="00526A99">
            <w:pPr>
              <w:jc w:val="left"/>
              <w:rPr>
                <w:b/>
                <w:bCs/>
                <w:sz w:val="18"/>
                <w:szCs w:val="28"/>
              </w:rPr>
            </w:pPr>
            <w:r w:rsidRPr="009F4405">
              <w:rPr>
                <w:b/>
                <w:bCs/>
                <w:sz w:val="18"/>
                <w:szCs w:val="28"/>
              </w:rPr>
              <w:t>Technical feasibility</w:t>
            </w:r>
          </w:p>
        </w:tc>
        <w:tc>
          <w:tcPr>
            <w:tcW w:w="759" w:type="dxa"/>
            <w:vAlign w:val="center"/>
            <w:hideMark/>
          </w:tcPr>
          <w:p w14:paraId="176C18A4" w14:textId="1F41FAB6" w:rsidR="00C55F88" w:rsidRPr="009F4405" w:rsidRDefault="00E47E4C" w:rsidP="00526A99">
            <w:pPr>
              <w:jc w:val="left"/>
              <w:rPr>
                <w:sz w:val="18"/>
                <w:szCs w:val="28"/>
              </w:rPr>
            </w:pPr>
            <w:r>
              <w:rPr>
                <w:sz w:val="18"/>
                <w:szCs w:val="28"/>
              </w:rPr>
              <w:t>4</w:t>
            </w:r>
            <w:r w:rsidR="00C55F88" w:rsidRPr="009F4405">
              <w:rPr>
                <w:sz w:val="18"/>
                <w:szCs w:val="28"/>
              </w:rPr>
              <w:t>0%</w:t>
            </w:r>
          </w:p>
        </w:tc>
        <w:tc>
          <w:tcPr>
            <w:tcW w:w="6894" w:type="dxa"/>
            <w:vAlign w:val="center"/>
            <w:hideMark/>
          </w:tcPr>
          <w:p w14:paraId="28FA0486" w14:textId="77777777" w:rsidR="00C55F88" w:rsidRPr="009F4405" w:rsidRDefault="00C55F88" w:rsidP="00526A99">
            <w:pPr>
              <w:jc w:val="left"/>
              <w:rPr>
                <w:sz w:val="18"/>
                <w:szCs w:val="28"/>
              </w:rPr>
            </w:pPr>
            <w:r w:rsidRPr="009F4405">
              <w:rPr>
                <w:sz w:val="18"/>
                <w:szCs w:val="28"/>
              </w:rPr>
              <w:t>Maturity of technologies, infrastructure and operational concepts required for implementation.</w:t>
            </w:r>
          </w:p>
        </w:tc>
      </w:tr>
      <w:tr w:rsidR="00C55F88" w:rsidRPr="009F4405" w14:paraId="6BF6C17C" w14:textId="77777777" w:rsidTr="00526A99">
        <w:tc>
          <w:tcPr>
            <w:tcW w:w="1985" w:type="dxa"/>
            <w:vAlign w:val="center"/>
            <w:hideMark/>
          </w:tcPr>
          <w:p w14:paraId="1ED43383" w14:textId="77777777" w:rsidR="00C55F88" w:rsidRPr="009F4405" w:rsidRDefault="00C55F88" w:rsidP="00526A99">
            <w:pPr>
              <w:jc w:val="left"/>
              <w:rPr>
                <w:b/>
                <w:bCs/>
                <w:sz w:val="18"/>
                <w:szCs w:val="28"/>
              </w:rPr>
            </w:pPr>
            <w:r w:rsidRPr="009F4405">
              <w:rPr>
                <w:b/>
                <w:bCs/>
                <w:sz w:val="18"/>
                <w:szCs w:val="28"/>
              </w:rPr>
              <w:t>Financial feasibility</w:t>
            </w:r>
          </w:p>
        </w:tc>
        <w:tc>
          <w:tcPr>
            <w:tcW w:w="759" w:type="dxa"/>
            <w:vAlign w:val="center"/>
            <w:hideMark/>
          </w:tcPr>
          <w:p w14:paraId="4DC8D925" w14:textId="21377D6B" w:rsidR="00C55F88" w:rsidRPr="009F4405" w:rsidRDefault="00E47E4C" w:rsidP="00526A99">
            <w:pPr>
              <w:jc w:val="left"/>
              <w:rPr>
                <w:sz w:val="18"/>
                <w:szCs w:val="28"/>
              </w:rPr>
            </w:pPr>
            <w:r>
              <w:rPr>
                <w:sz w:val="18"/>
                <w:szCs w:val="28"/>
              </w:rPr>
              <w:t>4</w:t>
            </w:r>
            <w:r w:rsidR="00C55F88" w:rsidRPr="009F4405">
              <w:rPr>
                <w:sz w:val="18"/>
                <w:szCs w:val="28"/>
              </w:rPr>
              <w:t>0%</w:t>
            </w:r>
          </w:p>
        </w:tc>
        <w:tc>
          <w:tcPr>
            <w:tcW w:w="6894" w:type="dxa"/>
            <w:vAlign w:val="center"/>
            <w:hideMark/>
          </w:tcPr>
          <w:p w14:paraId="2D3F2EE5" w14:textId="77777777" w:rsidR="00C55F88" w:rsidRPr="009F4405" w:rsidRDefault="00C55F88" w:rsidP="00526A99">
            <w:pPr>
              <w:jc w:val="left"/>
              <w:rPr>
                <w:sz w:val="18"/>
                <w:szCs w:val="28"/>
              </w:rPr>
            </w:pPr>
            <w:r w:rsidRPr="009F4405">
              <w:rPr>
                <w:sz w:val="18"/>
                <w:szCs w:val="28"/>
              </w:rPr>
              <w:t>Ability to mobilise the necessary public and private funding.</w:t>
            </w:r>
          </w:p>
        </w:tc>
      </w:tr>
      <w:tr w:rsidR="00C55F88" w:rsidRPr="009F4405" w14:paraId="063359A6" w14:textId="77777777" w:rsidTr="00526A99">
        <w:tc>
          <w:tcPr>
            <w:tcW w:w="1985" w:type="dxa"/>
            <w:vAlign w:val="center"/>
            <w:hideMark/>
          </w:tcPr>
          <w:p w14:paraId="74699805" w14:textId="77777777" w:rsidR="00C55F88" w:rsidRPr="009F4405" w:rsidRDefault="00C55F88" w:rsidP="00526A99">
            <w:pPr>
              <w:jc w:val="left"/>
              <w:rPr>
                <w:b/>
                <w:bCs/>
                <w:sz w:val="18"/>
                <w:szCs w:val="28"/>
              </w:rPr>
            </w:pPr>
            <w:r w:rsidRPr="009F4405">
              <w:rPr>
                <w:b/>
                <w:bCs/>
                <w:sz w:val="18"/>
                <w:szCs w:val="28"/>
              </w:rPr>
              <w:t>Implementation complexity</w:t>
            </w:r>
          </w:p>
        </w:tc>
        <w:tc>
          <w:tcPr>
            <w:tcW w:w="759" w:type="dxa"/>
            <w:vAlign w:val="center"/>
            <w:hideMark/>
          </w:tcPr>
          <w:p w14:paraId="11FA0044" w14:textId="226FDEEB" w:rsidR="00C55F88" w:rsidRPr="009F4405" w:rsidRDefault="00E47E4C" w:rsidP="00526A99">
            <w:pPr>
              <w:jc w:val="left"/>
              <w:rPr>
                <w:sz w:val="18"/>
                <w:szCs w:val="28"/>
              </w:rPr>
            </w:pPr>
            <w:r>
              <w:rPr>
                <w:sz w:val="18"/>
                <w:szCs w:val="28"/>
              </w:rPr>
              <w:t>20</w:t>
            </w:r>
            <w:r w:rsidR="00C55F88" w:rsidRPr="009F4405">
              <w:rPr>
                <w:sz w:val="18"/>
                <w:szCs w:val="28"/>
              </w:rPr>
              <w:t>%</w:t>
            </w:r>
          </w:p>
        </w:tc>
        <w:tc>
          <w:tcPr>
            <w:tcW w:w="6894" w:type="dxa"/>
            <w:vAlign w:val="center"/>
            <w:hideMark/>
          </w:tcPr>
          <w:p w14:paraId="3EE8DB56" w14:textId="77777777" w:rsidR="00C55F88" w:rsidRPr="009F4405" w:rsidRDefault="00C55F88" w:rsidP="00526A99">
            <w:pPr>
              <w:jc w:val="left"/>
              <w:rPr>
                <w:sz w:val="18"/>
                <w:szCs w:val="28"/>
              </w:rPr>
            </w:pPr>
            <w:r w:rsidRPr="009F4405">
              <w:rPr>
                <w:sz w:val="18"/>
                <w:szCs w:val="28"/>
              </w:rPr>
              <w:t>Number of actors, interfaces, dependencies and programme-management challenges involved.</w:t>
            </w:r>
          </w:p>
        </w:tc>
      </w:tr>
    </w:tbl>
    <w:p w14:paraId="32D38BA9" w14:textId="77777777" w:rsidR="00735C7C" w:rsidRPr="009F4405" w:rsidRDefault="00735C7C" w:rsidP="00704266"/>
    <w:p w14:paraId="5AF217DD" w14:textId="68F43EDE" w:rsidR="00C55F88" w:rsidRPr="009F4405" w:rsidRDefault="00C55F88" w:rsidP="00C55F88">
      <w:r w:rsidRPr="009F4405">
        <w:t>Each criterion is scored on a five-point scale, where 1 indicates the least favourable assessment and 5 the most favourable:</w:t>
      </w:r>
    </w:p>
    <w:p w14:paraId="1A0F3EC9" w14:textId="33A4BFA3" w:rsidR="008B2A94" w:rsidRPr="009F4405" w:rsidRDefault="008B2A94" w:rsidP="008B2A94">
      <w:pPr>
        <w:pStyle w:val="Caption"/>
      </w:pPr>
      <w:bookmarkStart w:id="185" w:name="_Toc239018452"/>
      <w:r w:rsidRPr="009F4405">
        <w:t xml:space="preserve">Table </w:t>
      </w:r>
      <w:r w:rsidRPr="009F4405">
        <w:fldChar w:fldCharType="begin"/>
      </w:r>
      <w:r w:rsidRPr="009F4405">
        <w:instrText xml:space="preserve"> SEQ Table \* ARABIC </w:instrText>
      </w:r>
      <w:r w:rsidRPr="009F4405">
        <w:fldChar w:fldCharType="separate"/>
      </w:r>
      <w:r w:rsidR="005F19E3">
        <w:rPr>
          <w:noProof/>
        </w:rPr>
        <w:t>61</w:t>
      </w:r>
      <w:r w:rsidRPr="009F4405">
        <w:fldChar w:fldCharType="end"/>
      </w:r>
      <w:r w:rsidRPr="009F4405">
        <w:t xml:space="preserve"> Recommendations - Feasibility assessment – Criteria scores</w:t>
      </w:r>
      <w:bookmarkEnd w:id="185"/>
    </w:p>
    <w:tbl>
      <w:tblPr>
        <w:tblStyle w:val="CV2"/>
        <w:tblW w:w="0" w:type="auto"/>
        <w:tblLook w:val="04A0" w:firstRow="1" w:lastRow="0" w:firstColumn="1" w:lastColumn="0" w:noHBand="0" w:noVBand="1"/>
      </w:tblPr>
      <w:tblGrid>
        <w:gridCol w:w="1487"/>
        <w:gridCol w:w="1371"/>
        <w:gridCol w:w="1142"/>
        <w:gridCol w:w="1342"/>
        <w:gridCol w:w="1474"/>
        <w:gridCol w:w="1339"/>
        <w:gridCol w:w="1483"/>
      </w:tblGrid>
      <w:tr w:rsidR="00C55F88" w:rsidRPr="009F4405" w14:paraId="59053B58" w14:textId="77777777" w:rsidTr="00C55F88">
        <w:trPr>
          <w:cnfStyle w:val="100000000000" w:firstRow="1" w:lastRow="0" w:firstColumn="0" w:lastColumn="0" w:oddVBand="0" w:evenVBand="0" w:oddHBand="0" w:evenHBand="0" w:firstRowFirstColumn="0" w:firstRowLastColumn="0" w:lastRowFirstColumn="0" w:lastRowLastColumn="0"/>
        </w:trPr>
        <w:tc>
          <w:tcPr>
            <w:cnfStyle w:val="000000000100" w:firstRow="0" w:lastRow="0" w:firstColumn="0" w:lastColumn="0" w:oddVBand="0" w:evenVBand="0" w:oddHBand="0" w:evenHBand="0" w:firstRowFirstColumn="1" w:firstRowLastColumn="0" w:lastRowFirstColumn="0" w:lastRowLastColumn="0"/>
            <w:tcW w:w="0" w:type="auto"/>
            <w:vAlign w:val="center"/>
            <w:hideMark/>
          </w:tcPr>
          <w:p w14:paraId="148A645C" w14:textId="77777777" w:rsidR="00C55F88" w:rsidRPr="009F4405" w:rsidRDefault="00C55F88" w:rsidP="00C55F88">
            <w:pPr>
              <w:jc w:val="center"/>
              <w:rPr>
                <w:rFonts w:cstheme="minorHAnsi"/>
                <w:b/>
                <w:sz w:val="18"/>
                <w:szCs w:val="18"/>
              </w:rPr>
            </w:pPr>
            <w:r w:rsidRPr="009F4405">
              <w:rPr>
                <w:rFonts w:cstheme="minorHAnsi"/>
                <w:b/>
                <w:sz w:val="18"/>
                <w:szCs w:val="18"/>
              </w:rPr>
              <w:t>Criterion</w:t>
            </w:r>
          </w:p>
        </w:tc>
        <w:tc>
          <w:tcPr>
            <w:tcW w:w="0" w:type="auto"/>
            <w:vAlign w:val="center"/>
            <w:hideMark/>
          </w:tcPr>
          <w:p w14:paraId="1C38E68E" w14:textId="4C5151CB" w:rsidR="00C55F88" w:rsidRPr="009F4405" w:rsidRDefault="00C55F88" w:rsidP="00C55F88">
            <w:pPr>
              <w:jc w:val="center"/>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9F4405">
              <w:rPr>
                <w:rFonts w:cstheme="minorHAnsi"/>
                <w:b/>
                <w:sz w:val="18"/>
                <w:szCs w:val="18"/>
              </w:rPr>
              <w:t>Focus</w:t>
            </w:r>
          </w:p>
        </w:tc>
        <w:tc>
          <w:tcPr>
            <w:tcW w:w="0" w:type="auto"/>
            <w:vAlign w:val="center"/>
            <w:hideMark/>
          </w:tcPr>
          <w:p w14:paraId="4DF193DA" w14:textId="77777777" w:rsidR="00C55F88" w:rsidRPr="009F4405" w:rsidRDefault="00C55F88" w:rsidP="00C55F88">
            <w:pPr>
              <w:jc w:val="center"/>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9F4405">
              <w:rPr>
                <w:rFonts w:cstheme="minorHAnsi"/>
                <w:b/>
                <w:sz w:val="18"/>
                <w:szCs w:val="18"/>
              </w:rPr>
              <w:t>1</w:t>
            </w:r>
          </w:p>
        </w:tc>
        <w:tc>
          <w:tcPr>
            <w:tcW w:w="0" w:type="auto"/>
            <w:vAlign w:val="center"/>
            <w:hideMark/>
          </w:tcPr>
          <w:p w14:paraId="47C1E9DC" w14:textId="77777777" w:rsidR="00C55F88" w:rsidRPr="009F4405" w:rsidRDefault="00C55F88" w:rsidP="00C55F88">
            <w:pPr>
              <w:jc w:val="center"/>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9F4405">
              <w:rPr>
                <w:rFonts w:cstheme="minorHAnsi"/>
                <w:b/>
                <w:sz w:val="18"/>
                <w:szCs w:val="18"/>
              </w:rPr>
              <w:t>2</w:t>
            </w:r>
          </w:p>
        </w:tc>
        <w:tc>
          <w:tcPr>
            <w:tcW w:w="0" w:type="auto"/>
            <w:vAlign w:val="center"/>
            <w:hideMark/>
          </w:tcPr>
          <w:p w14:paraId="75358AB0" w14:textId="77777777" w:rsidR="00C55F88" w:rsidRPr="009F4405" w:rsidRDefault="00C55F88" w:rsidP="00C55F88">
            <w:pPr>
              <w:jc w:val="center"/>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9F4405">
              <w:rPr>
                <w:rFonts w:cstheme="minorHAnsi"/>
                <w:b/>
                <w:sz w:val="18"/>
                <w:szCs w:val="18"/>
              </w:rPr>
              <w:t>3</w:t>
            </w:r>
          </w:p>
        </w:tc>
        <w:tc>
          <w:tcPr>
            <w:tcW w:w="0" w:type="auto"/>
            <w:vAlign w:val="center"/>
            <w:hideMark/>
          </w:tcPr>
          <w:p w14:paraId="2216861D" w14:textId="77777777" w:rsidR="00C55F88" w:rsidRPr="009F4405" w:rsidRDefault="00C55F88" w:rsidP="00C55F88">
            <w:pPr>
              <w:jc w:val="center"/>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9F4405">
              <w:rPr>
                <w:rFonts w:cstheme="minorHAnsi"/>
                <w:b/>
                <w:sz w:val="18"/>
                <w:szCs w:val="18"/>
              </w:rPr>
              <w:t>4</w:t>
            </w:r>
          </w:p>
        </w:tc>
        <w:tc>
          <w:tcPr>
            <w:tcW w:w="0" w:type="auto"/>
            <w:vAlign w:val="center"/>
            <w:hideMark/>
          </w:tcPr>
          <w:p w14:paraId="5523C9E5" w14:textId="77777777" w:rsidR="00C55F88" w:rsidRPr="009F4405" w:rsidRDefault="00C55F88" w:rsidP="00C55F88">
            <w:pPr>
              <w:jc w:val="center"/>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9F4405">
              <w:rPr>
                <w:rFonts w:cstheme="minorHAnsi"/>
                <w:b/>
                <w:sz w:val="18"/>
                <w:szCs w:val="18"/>
              </w:rPr>
              <w:t>5</w:t>
            </w:r>
          </w:p>
        </w:tc>
      </w:tr>
      <w:tr w:rsidR="00C55F88" w:rsidRPr="009F4405" w14:paraId="546844EE" w14:textId="77777777" w:rsidTr="00526A99">
        <w:tc>
          <w:tcPr>
            <w:tcW w:w="0" w:type="auto"/>
            <w:vAlign w:val="center"/>
            <w:hideMark/>
          </w:tcPr>
          <w:p w14:paraId="38C2810D" w14:textId="77777777" w:rsidR="00C55F88" w:rsidRPr="009F4405" w:rsidRDefault="00C55F88" w:rsidP="00526A99">
            <w:pPr>
              <w:jc w:val="center"/>
              <w:rPr>
                <w:rFonts w:cstheme="minorHAnsi"/>
                <w:b/>
                <w:bCs/>
                <w:sz w:val="18"/>
                <w:szCs w:val="18"/>
              </w:rPr>
            </w:pPr>
            <w:r w:rsidRPr="009F4405">
              <w:rPr>
                <w:rFonts w:cstheme="minorHAnsi"/>
                <w:b/>
                <w:bCs/>
                <w:sz w:val="18"/>
                <w:szCs w:val="18"/>
              </w:rPr>
              <w:t>Technical feasibility</w:t>
            </w:r>
          </w:p>
        </w:tc>
        <w:tc>
          <w:tcPr>
            <w:tcW w:w="0" w:type="auto"/>
            <w:vAlign w:val="center"/>
            <w:hideMark/>
          </w:tcPr>
          <w:p w14:paraId="18DDA0A6" w14:textId="77777777" w:rsidR="00C55F88" w:rsidRPr="009F4405" w:rsidRDefault="00C55F88" w:rsidP="00526A99">
            <w:pPr>
              <w:jc w:val="center"/>
              <w:rPr>
                <w:rFonts w:cstheme="minorHAnsi"/>
                <w:sz w:val="18"/>
                <w:szCs w:val="18"/>
              </w:rPr>
            </w:pPr>
            <w:r w:rsidRPr="009F4405">
              <w:rPr>
                <w:rFonts w:cstheme="minorHAnsi"/>
                <w:sz w:val="18"/>
                <w:szCs w:val="18"/>
              </w:rPr>
              <w:t>Technology and infrastructure readiness</w:t>
            </w:r>
          </w:p>
        </w:tc>
        <w:tc>
          <w:tcPr>
            <w:tcW w:w="0" w:type="auto"/>
            <w:vAlign w:val="center"/>
            <w:hideMark/>
          </w:tcPr>
          <w:p w14:paraId="0968BA61" w14:textId="77777777" w:rsidR="00C55F88" w:rsidRPr="009F4405" w:rsidRDefault="00C55F88" w:rsidP="00526A99">
            <w:pPr>
              <w:jc w:val="center"/>
              <w:rPr>
                <w:rFonts w:cstheme="minorHAnsi"/>
                <w:sz w:val="18"/>
                <w:szCs w:val="18"/>
              </w:rPr>
            </w:pPr>
            <w:r w:rsidRPr="009F4405">
              <w:rPr>
                <w:rFonts w:cstheme="minorHAnsi"/>
                <w:sz w:val="18"/>
                <w:szCs w:val="18"/>
              </w:rPr>
              <w:t>Major technical uncertainty</w:t>
            </w:r>
          </w:p>
        </w:tc>
        <w:tc>
          <w:tcPr>
            <w:tcW w:w="0" w:type="auto"/>
            <w:vAlign w:val="center"/>
            <w:hideMark/>
          </w:tcPr>
          <w:p w14:paraId="11C2C5F3" w14:textId="77777777" w:rsidR="00C55F88" w:rsidRPr="009F4405" w:rsidRDefault="00C55F88" w:rsidP="00526A99">
            <w:pPr>
              <w:jc w:val="center"/>
              <w:rPr>
                <w:rFonts w:cstheme="minorHAnsi"/>
                <w:sz w:val="18"/>
                <w:szCs w:val="18"/>
              </w:rPr>
            </w:pPr>
            <w:r w:rsidRPr="009F4405">
              <w:rPr>
                <w:rFonts w:cstheme="minorHAnsi"/>
                <w:sz w:val="18"/>
                <w:szCs w:val="18"/>
              </w:rPr>
              <w:t>Significant development required</w:t>
            </w:r>
          </w:p>
        </w:tc>
        <w:tc>
          <w:tcPr>
            <w:tcW w:w="0" w:type="auto"/>
            <w:vAlign w:val="center"/>
            <w:hideMark/>
          </w:tcPr>
          <w:p w14:paraId="7830C348" w14:textId="77777777" w:rsidR="00C55F88" w:rsidRPr="009F4405" w:rsidRDefault="00C55F88" w:rsidP="00526A99">
            <w:pPr>
              <w:jc w:val="center"/>
              <w:rPr>
                <w:rFonts w:cstheme="minorHAnsi"/>
                <w:sz w:val="18"/>
                <w:szCs w:val="18"/>
              </w:rPr>
            </w:pPr>
            <w:r w:rsidRPr="009F4405">
              <w:rPr>
                <w:rFonts w:cstheme="minorHAnsi"/>
                <w:sz w:val="18"/>
                <w:szCs w:val="18"/>
              </w:rPr>
              <w:t>Further development or demonstration needed</w:t>
            </w:r>
          </w:p>
        </w:tc>
        <w:tc>
          <w:tcPr>
            <w:tcW w:w="0" w:type="auto"/>
            <w:vAlign w:val="center"/>
            <w:hideMark/>
          </w:tcPr>
          <w:p w14:paraId="01C0905B" w14:textId="77777777" w:rsidR="00C55F88" w:rsidRPr="009F4405" w:rsidRDefault="00C55F88" w:rsidP="00526A99">
            <w:pPr>
              <w:jc w:val="center"/>
              <w:rPr>
                <w:rFonts w:cstheme="minorHAnsi"/>
                <w:sz w:val="18"/>
                <w:szCs w:val="18"/>
              </w:rPr>
            </w:pPr>
            <w:r w:rsidRPr="009F4405">
              <w:rPr>
                <w:rFonts w:cstheme="minorHAnsi"/>
                <w:sz w:val="18"/>
                <w:szCs w:val="18"/>
              </w:rPr>
              <w:t>Mature technologies requiring limited adaptation</w:t>
            </w:r>
          </w:p>
        </w:tc>
        <w:tc>
          <w:tcPr>
            <w:tcW w:w="0" w:type="auto"/>
            <w:vAlign w:val="center"/>
            <w:hideMark/>
          </w:tcPr>
          <w:p w14:paraId="536E9573" w14:textId="77777777" w:rsidR="00C55F88" w:rsidRPr="009F4405" w:rsidRDefault="00C55F88" w:rsidP="00526A99">
            <w:pPr>
              <w:jc w:val="center"/>
              <w:rPr>
                <w:rFonts w:cstheme="minorHAnsi"/>
                <w:sz w:val="18"/>
                <w:szCs w:val="18"/>
              </w:rPr>
            </w:pPr>
            <w:r w:rsidRPr="009F4405">
              <w:rPr>
                <w:rFonts w:cstheme="minorHAnsi"/>
                <w:sz w:val="18"/>
                <w:szCs w:val="18"/>
              </w:rPr>
              <w:t>Proven and available</w:t>
            </w:r>
          </w:p>
        </w:tc>
      </w:tr>
      <w:tr w:rsidR="00C55F88" w:rsidRPr="009F4405" w14:paraId="669206F7" w14:textId="77777777" w:rsidTr="00526A99">
        <w:tc>
          <w:tcPr>
            <w:tcW w:w="0" w:type="auto"/>
            <w:vAlign w:val="center"/>
            <w:hideMark/>
          </w:tcPr>
          <w:p w14:paraId="3CCB2A43" w14:textId="77777777" w:rsidR="00C55F88" w:rsidRPr="009F4405" w:rsidRDefault="00C55F88" w:rsidP="00526A99">
            <w:pPr>
              <w:jc w:val="center"/>
              <w:rPr>
                <w:rFonts w:cstheme="minorHAnsi"/>
                <w:b/>
                <w:bCs/>
                <w:sz w:val="18"/>
                <w:szCs w:val="18"/>
              </w:rPr>
            </w:pPr>
            <w:r w:rsidRPr="009F4405">
              <w:rPr>
                <w:rFonts w:cstheme="minorHAnsi"/>
                <w:b/>
                <w:bCs/>
                <w:sz w:val="18"/>
                <w:szCs w:val="18"/>
              </w:rPr>
              <w:t>Financial feasibility</w:t>
            </w:r>
          </w:p>
        </w:tc>
        <w:tc>
          <w:tcPr>
            <w:tcW w:w="0" w:type="auto"/>
            <w:vAlign w:val="center"/>
            <w:hideMark/>
          </w:tcPr>
          <w:p w14:paraId="592113F8" w14:textId="77777777" w:rsidR="00C55F88" w:rsidRPr="009F4405" w:rsidRDefault="00C55F88" w:rsidP="00526A99">
            <w:pPr>
              <w:jc w:val="center"/>
              <w:rPr>
                <w:rFonts w:cstheme="minorHAnsi"/>
                <w:sz w:val="18"/>
                <w:szCs w:val="18"/>
              </w:rPr>
            </w:pPr>
            <w:r w:rsidRPr="009F4405">
              <w:rPr>
                <w:rFonts w:cstheme="minorHAnsi"/>
                <w:sz w:val="18"/>
                <w:szCs w:val="18"/>
              </w:rPr>
              <w:t>Availability of funding</w:t>
            </w:r>
          </w:p>
        </w:tc>
        <w:tc>
          <w:tcPr>
            <w:tcW w:w="0" w:type="auto"/>
            <w:vAlign w:val="center"/>
            <w:hideMark/>
          </w:tcPr>
          <w:p w14:paraId="650803CF" w14:textId="77777777" w:rsidR="00C55F88" w:rsidRPr="009F4405" w:rsidRDefault="00C55F88" w:rsidP="00526A99">
            <w:pPr>
              <w:jc w:val="center"/>
              <w:rPr>
                <w:rFonts w:cstheme="minorHAnsi"/>
                <w:sz w:val="18"/>
                <w:szCs w:val="18"/>
              </w:rPr>
            </w:pPr>
            <w:r w:rsidRPr="009F4405">
              <w:rPr>
                <w:rFonts w:cstheme="minorHAnsi"/>
                <w:sz w:val="18"/>
                <w:szCs w:val="18"/>
              </w:rPr>
              <w:t>Financing highly uncertain</w:t>
            </w:r>
          </w:p>
        </w:tc>
        <w:tc>
          <w:tcPr>
            <w:tcW w:w="0" w:type="auto"/>
            <w:vAlign w:val="center"/>
            <w:hideMark/>
          </w:tcPr>
          <w:p w14:paraId="7F86F98E" w14:textId="77777777" w:rsidR="00C55F88" w:rsidRPr="009F4405" w:rsidRDefault="00C55F88" w:rsidP="00526A99">
            <w:pPr>
              <w:jc w:val="center"/>
              <w:rPr>
                <w:rFonts w:cstheme="minorHAnsi"/>
                <w:sz w:val="18"/>
                <w:szCs w:val="18"/>
              </w:rPr>
            </w:pPr>
            <w:r w:rsidRPr="009F4405">
              <w:rPr>
                <w:rFonts w:cstheme="minorHAnsi"/>
                <w:sz w:val="18"/>
                <w:szCs w:val="18"/>
              </w:rPr>
              <w:t>Substantial funding gap</w:t>
            </w:r>
          </w:p>
        </w:tc>
        <w:tc>
          <w:tcPr>
            <w:tcW w:w="0" w:type="auto"/>
            <w:vAlign w:val="center"/>
            <w:hideMark/>
          </w:tcPr>
          <w:p w14:paraId="7820C939" w14:textId="77777777" w:rsidR="00C55F88" w:rsidRPr="009F4405" w:rsidRDefault="00C55F88" w:rsidP="00526A99">
            <w:pPr>
              <w:jc w:val="center"/>
              <w:rPr>
                <w:rFonts w:cstheme="minorHAnsi"/>
                <w:sz w:val="18"/>
                <w:szCs w:val="18"/>
              </w:rPr>
            </w:pPr>
            <w:r w:rsidRPr="009F4405">
              <w:rPr>
                <w:rFonts w:cstheme="minorHAnsi"/>
                <w:sz w:val="18"/>
                <w:szCs w:val="18"/>
              </w:rPr>
              <w:t>Depends on strong political or market support</w:t>
            </w:r>
          </w:p>
        </w:tc>
        <w:tc>
          <w:tcPr>
            <w:tcW w:w="0" w:type="auto"/>
            <w:vAlign w:val="center"/>
            <w:hideMark/>
          </w:tcPr>
          <w:p w14:paraId="1CD48DAA" w14:textId="77777777" w:rsidR="00C55F88" w:rsidRPr="009F4405" w:rsidRDefault="00C55F88" w:rsidP="00526A99">
            <w:pPr>
              <w:jc w:val="center"/>
              <w:rPr>
                <w:rFonts w:cstheme="minorHAnsi"/>
                <w:sz w:val="18"/>
                <w:szCs w:val="18"/>
              </w:rPr>
            </w:pPr>
            <w:r w:rsidRPr="009F4405">
              <w:rPr>
                <w:rFonts w:cstheme="minorHAnsi"/>
                <w:sz w:val="18"/>
                <w:szCs w:val="18"/>
              </w:rPr>
              <w:t>Additional but realistic funding required</w:t>
            </w:r>
          </w:p>
        </w:tc>
        <w:tc>
          <w:tcPr>
            <w:tcW w:w="0" w:type="auto"/>
            <w:vAlign w:val="center"/>
            <w:hideMark/>
          </w:tcPr>
          <w:p w14:paraId="214B7346" w14:textId="77777777" w:rsidR="00C55F88" w:rsidRPr="009F4405" w:rsidRDefault="00C55F88" w:rsidP="00526A99">
            <w:pPr>
              <w:jc w:val="center"/>
              <w:rPr>
                <w:rFonts w:cstheme="minorHAnsi"/>
                <w:sz w:val="18"/>
                <w:szCs w:val="18"/>
              </w:rPr>
            </w:pPr>
            <w:r w:rsidRPr="009F4405">
              <w:rPr>
                <w:rFonts w:cstheme="minorHAnsi"/>
                <w:sz w:val="18"/>
                <w:szCs w:val="18"/>
              </w:rPr>
              <w:t>Existing funding sources available</w:t>
            </w:r>
          </w:p>
        </w:tc>
      </w:tr>
      <w:tr w:rsidR="00C55F88" w:rsidRPr="009F4405" w14:paraId="6FE24495" w14:textId="77777777" w:rsidTr="00526A99">
        <w:tc>
          <w:tcPr>
            <w:tcW w:w="0" w:type="auto"/>
            <w:vAlign w:val="center"/>
            <w:hideMark/>
          </w:tcPr>
          <w:p w14:paraId="0B2216F6" w14:textId="77777777" w:rsidR="00C55F88" w:rsidRPr="009F4405" w:rsidRDefault="00C55F88" w:rsidP="00526A99">
            <w:pPr>
              <w:jc w:val="center"/>
              <w:rPr>
                <w:rFonts w:cstheme="minorHAnsi"/>
                <w:b/>
                <w:bCs/>
                <w:sz w:val="18"/>
                <w:szCs w:val="18"/>
              </w:rPr>
            </w:pPr>
            <w:r w:rsidRPr="009F4405">
              <w:rPr>
                <w:rFonts w:cstheme="minorHAnsi"/>
                <w:b/>
                <w:bCs/>
                <w:sz w:val="18"/>
                <w:szCs w:val="18"/>
              </w:rPr>
              <w:t>Implementation complexity</w:t>
            </w:r>
          </w:p>
        </w:tc>
        <w:tc>
          <w:tcPr>
            <w:tcW w:w="0" w:type="auto"/>
            <w:vAlign w:val="center"/>
            <w:hideMark/>
          </w:tcPr>
          <w:p w14:paraId="35D79E0E" w14:textId="77777777" w:rsidR="00C55F88" w:rsidRPr="009F4405" w:rsidRDefault="00C55F88" w:rsidP="00526A99">
            <w:pPr>
              <w:jc w:val="center"/>
              <w:rPr>
                <w:rFonts w:cstheme="minorHAnsi"/>
                <w:sz w:val="18"/>
                <w:szCs w:val="18"/>
              </w:rPr>
            </w:pPr>
            <w:r w:rsidRPr="009F4405">
              <w:rPr>
                <w:rFonts w:cstheme="minorHAnsi"/>
                <w:sz w:val="18"/>
                <w:szCs w:val="18"/>
              </w:rPr>
              <w:t>Delivery complexity and dependencies</w:t>
            </w:r>
          </w:p>
        </w:tc>
        <w:tc>
          <w:tcPr>
            <w:tcW w:w="0" w:type="auto"/>
            <w:vAlign w:val="center"/>
            <w:hideMark/>
          </w:tcPr>
          <w:p w14:paraId="2BD74BE4" w14:textId="77777777" w:rsidR="00C55F88" w:rsidRPr="009F4405" w:rsidRDefault="00C55F88" w:rsidP="00526A99">
            <w:pPr>
              <w:jc w:val="center"/>
              <w:rPr>
                <w:rFonts w:cstheme="minorHAnsi"/>
                <w:sz w:val="18"/>
                <w:szCs w:val="18"/>
              </w:rPr>
            </w:pPr>
            <w:r w:rsidRPr="009F4405">
              <w:rPr>
                <w:rFonts w:cstheme="minorHAnsi"/>
                <w:sz w:val="18"/>
                <w:szCs w:val="18"/>
              </w:rPr>
              <w:t>Extremely complex delivery</w:t>
            </w:r>
          </w:p>
        </w:tc>
        <w:tc>
          <w:tcPr>
            <w:tcW w:w="0" w:type="auto"/>
            <w:vAlign w:val="center"/>
            <w:hideMark/>
          </w:tcPr>
          <w:p w14:paraId="7D872445" w14:textId="77777777" w:rsidR="00C55F88" w:rsidRPr="009F4405" w:rsidRDefault="00C55F88" w:rsidP="00526A99">
            <w:pPr>
              <w:jc w:val="center"/>
              <w:rPr>
                <w:rFonts w:cstheme="minorHAnsi"/>
                <w:sz w:val="18"/>
                <w:szCs w:val="18"/>
              </w:rPr>
            </w:pPr>
            <w:r w:rsidRPr="009F4405">
              <w:rPr>
                <w:rFonts w:cstheme="minorHAnsi"/>
                <w:sz w:val="18"/>
                <w:szCs w:val="18"/>
              </w:rPr>
              <w:t>High programme-management complexity</w:t>
            </w:r>
          </w:p>
        </w:tc>
        <w:tc>
          <w:tcPr>
            <w:tcW w:w="0" w:type="auto"/>
            <w:vAlign w:val="center"/>
            <w:hideMark/>
          </w:tcPr>
          <w:p w14:paraId="44875EFB" w14:textId="77777777" w:rsidR="00C55F88" w:rsidRPr="009F4405" w:rsidRDefault="00C55F88" w:rsidP="00526A99">
            <w:pPr>
              <w:jc w:val="center"/>
              <w:rPr>
                <w:rFonts w:cstheme="minorHAnsi"/>
                <w:sz w:val="18"/>
                <w:szCs w:val="18"/>
              </w:rPr>
            </w:pPr>
            <w:r w:rsidRPr="009F4405">
              <w:rPr>
                <w:rFonts w:cstheme="minorHAnsi"/>
                <w:sz w:val="18"/>
                <w:szCs w:val="18"/>
              </w:rPr>
              <w:t>Multiple dependencies and actors</w:t>
            </w:r>
          </w:p>
        </w:tc>
        <w:tc>
          <w:tcPr>
            <w:tcW w:w="0" w:type="auto"/>
            <w:vAlign w:val="center"/>
            <w:hideMark/>
          </w:tcPr>
          <w:p w14:paraId="18539D06" w14:textId="77777777" w:rsidR="00C55F88" w:rsidRPr="009F4405" w:rsidRDefault="00C55F88" w:rsidP="00526A99">
            <w:pPr>
              <w:jc w:val="center"/>
              <w:rPr>
                <w:rFonts w:cstheme="minorHAnsi"/>
                <w:sz w:val="18"/>
                <w:szCs w:val="18"/>
              </w:rPr>
            </w:pPr>
            <w:r w:rsidRPr="009F4405">
              <w:rPr>
                <w:rFonts w:cstheme="minorHAnsi"/>
                <w:sz w:val="18"/>
                <w:szCs w:val="18"/>
              </w:rPr>
              <w:t>Manageable complexity</w:t>
            </w:r>
          </w:p>
        </w:tc>
        <w:tc>
          <w:tcPr>
            <w:tcW w:w="0" w:type="auto"/>
            <w:vAlign w:val="center"/>
            <w:hideMark/>
          </w:tcPr>
          <w:p w14:paraId="5ABBC0DA" w14:textId="77777777" w:rsidR="00C55F88" w:rsidRPr="009F4405" w:rsidRDefault="00C55F88" w:rsidP="00526A99">
            <w:pPr>
              <w:jc w:val="center"/>
              <w:rPr>
                <w:rFonts w:cstheme="minorHAnsi"/>
                <w:sz w:val="18"/>
                <w:szCs w:val="18"/>
              </w:rPr>
            </w:pPr>
            <w:r w:rsidRPr="009F4405">
              <w:rPr>
                <w:rFonts w:cstheme="minorHAnsi"/>
                <w:sz w:val="18"/>
                <w:szCs w:val="18"/>
              </w:rPr>
              <w:t>Simple implementation</w:t>
            </w:r>
          </w:p>
        </w:tc>
      </w:tr>
    </w:tbl>
    <w:p w14:paraId="564C388D" w14:textId="77777777" w:rsidR="00C55F88" w:rsidRPr="009F4405" w:rsidRDefault="00C55F88" w:rsidP="00704266"/>
    <w:p w14:paraId="11EEA728" w14:textId="77777777" w:rsidR="00A556BE" w:rsidRPr="009F4405" w:rsidRDefault="00A556BE" w:rsidP="00A556BE">
      <w:r w:rsidRPr="009F4405">
        <w:t>To support interpretation of the assessment results, weighted scores were translated into qualitative feasibility ratings reflecting the overall ease of implementation.</w:t>
      </w:r>
    </w:p>
    <w:p w14:paraId="6CADEC02" w14:textId="4C7ADAFB" w:rsidR="00A556BE" w:rsidRPr="009F4405" w:rsidRDefault="00A556BE" w:rsidP="00A556BE">
      <w:pPr>
        <w:pStyle w:val="Caption"/>
      </w:pPr>
      <w:bookmarkStart w:id="186" w:name="_Toc239018453"/>
      <w:r w:rsidRPr="009F4405">
        <w:t xml:space="preserve">Table </w:t>
      </w:r>
      <w:r w:rsidRPr="009F4405">
        <w:fldChar w:fldCharType="begin"/>
      </w:r>
      <w:r w:rsidRPr="009F4405">
        <w:instrText xml:space="preserve"> SEQ Table \* ARABIC </w:instrText>
      </w:r>
      <w:r w:rsidRPr="009F4405">
        <w:fldChar w:fldCharType="separate"/>
      </w:r>
      <w:r w:rsidR="005F19E3">
        <w:rPr>
          <w:noProof/>
        </w:rPr>
        <w:t>62</w:t>
      </w:r>
      <w:r w:rsidRPr="009F4405">
        <w:fldChar w:fldCharType="end"/>
      </w:r>
      <w:r w:rsidRPr="009F4405">
        <w:t xml:space="preserve"> Recommendations - Feasibility assessment – Weighted score</w:t>
      </w:r>
      <w:bookmarkEnd w:id="186"/>
    </w:p>
    <w:tbl>
      <w:tblPr>
        <w:tblStyle w:val="CV2"/>
        <w:tblW w:w="5000" w:type="pct"/>
        <w:tblLook w:val="04A0" w:firstRow="1" w:lastRow="0" w:firstColumn="1" w:lastColumn="0" w:noHBand="0" w:noVBand="1"/>
      </w:tblPr>
      <w:tblGrid>
        <w:gridCol w:w="1382"/>
        <w:gridCol w:w="925"/>
        <w:gridCol w:w="7331"/>
      </w:tblGrid>
      <w:tr w:rsidR="00A556BE" w:rsidRPr="009F4405" w14:paraId="477F5D79" w14:textId="77777777" w:rsidTr="00526A99">
        <w:trPr>
          <w:cnfStyle w:val="100000000000" w:firstRow="1" w:lastRow="0" w:firstColumn="0" w:lastColumn="0" w:oddVBand="0" w:evenVBand="0" w:oddHBand="0" w:evenHBand="0" w:firstRowFirstColumn="0" w:firstRowLastColumn="0" w:lastRowFirstColumn="0" w:lastRowLastColumn="0"/>
        </w:trPr>
        <w:tc>
          <w:tcPr>
            <w:cnfStyle w:val="000000000100" w:firstRow="0" w:lastRow="0" w:firstColumn="0" w:lastColumn="0" w:oddVBand="0" w:evenVBand="0" w:oddHBand="0" w:evenHBand="0" w:firstRowFirstColumn="1" w:firstRowLastColumn="0" w:lastRowFirstColumn="0" w:lastRowLastColumn="0"/>
            <w:tcW w:w="717" w:type="pct"/>
            <w:vAlign w:val="center"/>
            <w:hideMark/>
          </w:tcPr>
          <w:p w14:paraId="753CDA03" w14:textId="77777777" w:rsidR="00A556BE" w:rsidRPr="009F4405" w:rsidRDefault="00A556BE" w:rsidP="00526A99">
            <w:pPr>
              <w:jc w:val="center"/>
              <w:rPr>
                <w:b/>
                <w:sz w:val="18"/>
                <w:szCs w:val="28"/>
              </w:rPr>
            </w:pPr>
            <w:r w:rsidRPr="009F4405">
              <w:rPr>
                <w:b/>
                <w:sz w:val="18"/>
                <w:szCs w:val="28"/>
              </w:rPr>
              <w:t>Weighted score</w:t>
            </w:r>
          </w:p>
        </w:tc>
        <w:tc>
          <w:tcPr>
            <w:tcW w:w="480" w:type="pct"/>
            <w:vAlign w:val="center"/>
            <w:hideMark/>
          </w:tcPr>
          <w:p w14:paraId="3A848CA4" w14:textId="77777777" w:rsidR="00A556BE" w:rsidRPr="009F4405" w:rsidRDefault="00A556BE" w:rsidP="00526A99">
            <w:pPr>
              <w:jc w:val="center"/>
              <w:cnfStyle w:val="100000000000" w:firstRow="1" w:lastRow="0" w:firstColumn="0" w:lastColumn="0" w:oddVBand="0" w:evenVBand="0" w:oddHBand="0" w:evenHBand="0" w:firstRowFirstColumn="0" w:firstRowLastColumn="0" w:lastRowFirstColumn="0" w:lastRowLastColumn="0"/>
              <w:rPr>
                <w:b/>
                <w:sz w:val="18"/>
                <w:szCs w:val="28"/>
              </w:rPr>
            </w:pPr>
            <w:r w:rsidRPr="009F4405">
              <w:rPr>
                <w:b/>
                <w:sz w:val="18"/>
                <w:szCs w:val="28"/>
              </w:rPr>
              <w:t>Rating</w:t>
            </w:r>
          </w:p>
        </w:tc>
        <w:tc>
          <w:tcPr>
            <w:tcW w:w="3802" w:type="pct"/>
            <w:vAlign w:val="center"/>
            <w:hideMark/>
          </w:tcPr>
          <w:p w14:paraId="0A144A9F" w14:textId="77777777" w:rsidR="00A556BE" w:rsidRPr="009F4405" w:rsidRDefault="00A556BE" w:rsidP="00526A99">
            <w:pPr>
              <w:jc w:val="center"/>
              <w:cnfStyle w:val="100000000000" w:firstRow="1" w:lastRow="0" w:firstColumn="0" w:lastColumn="0" w:oddVBand="0" w:evenVBand="0" w:oddHBand="0" w:evenHBand="0" w:firstRowFirstColumn="0" w:firstRowLastColumn="0" w:lastRowFirstColumn="0" w:lastRowLastColumn="0"/>
              <w:rPr>
                <w:b/>
                <w:sz w:val="18"/>
                <w:szCs w:val="28"/>
              </w:rPr>
            </w:pPr>
            <w:r w:rsidRPr="009F4405">
              <w:rPr>
                <w:b/>
                <w:sz w:val="18"/>
                <w:szCs w:val="28"/>
              </w:rPr>
              <w:t>Interpretation</w:t>
            </w:r>
          </w:p>
        </w:tc>
      </w:tr>
      <w:tr w:rsidR="00A556BE" w:rsidRPr="009F4405" w14:paraId="302CAF91" w14:textId="77777777" w:rsidTr="00526A99">
        <w:tc>
          <w:tcPr>
            <w:tcW w:w="717" w:type="pct"/>
            <w:vAlign w:val="center"/>
            <w:hideMark/>
          </w:tcPr>
          <w:p w14:paraId="7C31CF22" w14:textId="77777777" w:rsidR="00A556BE" w:rsidRPr="009F4405" w:rsidRDefault="00A556BE" w:rsidP="00526A99">
            <w:pPr>
              <w:jc w:val="center"/>
              <w:rPr>
                <w:sz w:val="18"/>
                <w:szCs w:val="28"/>
              </w:rPr>
            </w:pPr>
            <w:r w:rsidRPr="009F4405">
              <w:rPr>
                <w:sz w:val="18"/>
                <w:szCs w:val="28"/>
              </w:rPr>
              <w:t>≥ 4.3</w:t>
            </w:r>
          </w:p>
        </w:tc>
        <w:tc>
          <w:tcPr>
            <w:tcW w:w="480" w:type="pct"/>
            <w:vAlign w:val="center"/>
            <w:hideMark/>
          </w:tcPr>
          <w:p w14:paraId="1DE445F0" w14:textId="77777777" w:rsidR="00A556BE" w:rsidRPr="009F4405" w:rsidRDefault="00A556BE" w:rsidP="00526A99">
            <w:pPr>
              <w:jc w:val="center"/>
              <w:rPr>
                <w:sz w:val="18"/>
                <w:szCs w:val="28"/>
              </w:rPr>
            </w:pPr>
            <w:r w:rsidRPr="009F4405">
              <w:rPr>
                <w:sz w:val="18"/>
                <w:szCs w:val="28"/>
              </w:rPr>
              <w:t>Very High</w:t>
            </w:r>
          </w:p>
        </w:tc>
        <w:tc>
          <w:tcPr>
            <w:tcW w:w="3802" w:type="pct"/>
            <w:vAlign w:val="center"/>
            <w:hideMark/>
          </w:tcPr>
          <w:p w14:paraId="595BC1F5" w14:textId="77777777" w:rsidR="00A556BE" w:rsidRPr="009F4405" w:rsidRDefault="00A556BE" w:rsidP="00526A99">
            <w:pPr>
              <w:jc w:val="left"/>
              <w:rPr>
                <w:sz w:val="18"/>
                <w:szCs w:val="28"/>
              </w:rPr>
            </w:pPr>
            <w:r w:rsidRPr="009F4405">
              <w:rPr>
                <w:sz w:val="18"/>
                <w:szCs w:val="28"/>
              </w:rPr>
              <w:t>Can largely be implemented using existing structures, capabilities and funding mechanisms.</w:t>
            </w:r>
          </w:p>
        </w:tc>
      </w:tr>
      <w:tr w:rsidR="00A556BE" w:rsidRPr="009F4405" w14:paraId="6E337D9A" w14:textId="77777777" w:rsidTr="00526A99">
        <w:tc>
          <w:tcPr>
            <w:tcW w:w="717" w:type="pct"/>
            <w:vAlign w:val="center"/>
            <w:hideMark/>
          </w:tcPr>
          <w:p w14:paraId="3D58262B" w14:textId="77777777" w:rsidR="00A556BE" w:rsidRPr="009F4405" w:rsidRDefault="00A556BE" w:rsidP="00526A99">
            <w:pPr>
              <w:jc w:val="center"/>
              <w:rPr>
                <w:sz w:val="18"/>
                <w:szCs w:val="28"/>
              </w:rPr>
            </w:pPr>
            <w:r w:rsidRPr="009F4405">
              <w:rPr>
                <w:sz w:val="18"/>
                <w:szCs w:val="28"/>
              </w:rPr>
              <w:t>3.6 – 4.29</w:t>
            </w:r>
          </w:p>
        </w:tc>
        <w:tc>
          <w:tcPr>
            <w:tcW w:w="480" w:type="pct"/>
            <w:vAlign w:val="center"/>
            <w:hideMark/>
          </w:tcPr>
          <w:p w14:paraId="79BD06F3" w14:textId="77777777" w:rsidR="00A556BE" w:rsidRPr="009F4405" w:rsidRDefault="00A556BE" w:rsidP="00526A99">
            <w:pPr>
              <w:jc w:val="center"/>
              <w:rPr>
                <w:sz w:val="18"/>
                <w:szCs w:val="28"/>
              </w:rPr>
            </w:pPr>
            <w:r w:rsidRPr="009F4405">
              <w:rPr>
                <w:sz w:val="18"/>
                <w:szCs w:val="28"/>
              </w:rPr>
              <w:t>High</w:t>
            </w:r>
          </w:p>
        </w:tc>
        <w:tc>
          <w:tcPr>
            <w:tcW w:w="3802" w:type="pct"/>
            <w:vAlign w:val="center"/>
            <w:hideMark/>
          </w:tcPr>
          <w:p w14:paraId="63C0957B" w14:textId="77777777" w:rsidR="00A556BE" w:rsidRPr="009F4405" w:rsidRDefault="00A556BE" w:rsidP="00526A99">
            <w:pPr>
              <w:jc w:val="left"/>
              <w:rPr>
                <w:sz w:val="18"/>
                <w:szCs w:val="28"/>
              </w:rPr>
            </w:pPr>
            <w:r w:rsidRPr="009F4405">
              <w:rPr>
                <w:sz w:val="18"/>
                <w:szCs w:val="28"/>
              </w:rPr>
              <w:t>Requires moderate coordination or investment but faces no major structural barriers.</w:t>
            </w:r>
          </w:p>
        </w:tc>
      </w:tr>
      <w:tr w:rsidR="00A556BE" w:rsidRPr="009F4405" w14:paraId="1870A9C5" w14:textId="77777777" w:rsidTr="00526A99">
        <w:tc>
          <w:tcPr>
            <w:tcW w:w="717" w:type="pct"/>
            <w:vAlign w:val="center"/>
            <w:hideMark/>
          </w:tcPr>
          <w:p w14:paraId="486668B1" w14:textId="77777777" w:rsidR="00A556BE" w:rsidRPr="009F4405" w:rsidRDefault="00A556BE" w:rsidP="00526A99">
            <w:pPr>
              <w:jc w:val="center"/>
              <w:rPr>
                <w:sz w:val="18"/>
                <w:szCs w:val="28"/>
              </w:rPr>
            </w:pPr>
            <w:r w:rsidRPr="009F4405">
              <w:rPr>
                <w:sz w:val="18"/>
                <w:szCs w:val="28"/>
              </w:rPr>
              <w:t>2.8 – 3.59</w:t>
            </w:r>
          </w:p>
        </w:tc>
        <w:tc>
          <w:tcPr>
            <w:tcW w:w="480" w:type="pct"/>
            <w:vAlign w:val="center"/>
            <w:hideMark/>
          </w:tcPr>
          <w:p w14:paraId="1BCB2FEF" w14:textId="77777777" w:rsidR="00A556BE" w:rsidRPr="009F4405" w:rsidRDefault="00A556BE" w:rsidP="00526A99">
            <w:pPr>
              <w:jc w:val="center"/>
              <w:rPr>
                <w:sz w:val="18"/>
                <w:szCs w:val="28"/>
              </w:rPr>
            </w:pPr>
            <w:r w:rsidRPr="009F4405">
              <w:rPr>
                <w:sz w:val="18"/>
                <w:szCs w:val="28"/>
              </w:rPr>
              <w:t>Medium</w:t>
            </w:r>
          </w:p>
        </w:tc>
        <w:tc>
          <w:tcPr>
            <w:tcW w:w="3802" w:type="pct"/>
            <w:vAlign w:val="center"/>
            <w:hideMark/>
          </w:tcPr>
          <w:p w14:paraId="5CFAB14C" w14:textId="77777777" w:rsidR="00A556BE" w:rsidRPr="009F4405" w:rsidRDefault="00A556BE" w:rsidP="00526A99">
            <w:pPr>
              <w:jc w:val="left"/>
              <w:rPr>
                <w:sz w:val="18"/>
                <w:szCs w:val="28"/>
              </w:rPr>
            </w:pPr>
            <w:r w:rsidRPr="009F4405">
              <w:rPr>
                <w:sz w:val="18"/>
                <w:szCs w:val="28"/>
              </w:rPr>
              <w:t>Achievable but dependent on significant stakeholder alignment, funding or programme decisions.</w:t>
            </w:r>
          </w:p>
        </w:tc>
      </w:tr>
      <w:tr w:rsidR="00A556BE" w:rsidRPr="009F4405" w14:paraId="7E6943D2" w14:textId="77777777" w:rsidTr="00526A99">
        <w:tc>
          <w:tcPr>
            <w:tcW w:w="717" w:type="pct"/>
            <w:vAlign w:val="center"/>
            <w:hideMark/>
          </w:tcPr>
          <w:p w14:paraId="352DB964" w14:textId="77777777" w:rsidR="00A556BE" w:rsidRPr="009F4405" w:rsidRDefault="00A556BE" w:rsidP="00526A99">
            <w:pPr>
              <w:jc w:val="center"/>
              <w:rPr>
                <w:sz w:val="18"/>
                <w:szCs w:val="28"/>
              </w:rPr>
            </w:pPr>
            <w:r w:rsidRPr="009F4405">
              <w:rPr>
                <w:sz w:val="18"/>
                <w:szCs w:val="28"/>
              </w:rPr>
              <w:t>2.0 – 2.79</w:t>
            </w:r>
          </w:p>
        </w:tc>
        <w:tc>
          <w:tcPr>
            <w:tcW w:w="480" w:type="pct"/>
            <w:vAlign w:val="center"/>
            <w:hideMark/>
          </w:tcPr>
          <w:p w14:paraId="362E0E77" w14:textId="77777777" w:rsidR="00A556BE" w:rsidRPr="009F4405" w:rsidRDefault="00A556BE" w:rsidP="00526A99">
            <w:pPr>
              <w:jc w:val="center"/>
              <w:rPr>
                <w:sz w:val="18"/>
                <w:szCs w:val="28"/>
              </w:rPr>
            </w:pPr>
            <w:r w:rsidRPr="009F4405">
              <w:rPr>
                <w:sz w:val="18"/>
                <w:szCs w:val="28"/>
              </w:rPr>
              <w:t>Low</w:t>
            </w:r>
          </w:p>
        </w:tc>
        <w:tc>
          <w:tcPr>
            <w:tcW w:w="3802" w:type="pct"/>
            <w:vAlign w:val="center"/>
            <w:hideMark/>
          </w:tcPr>
          <w:p w14:paraId="1FEDBC9B" w14:textId="77777777" w:rsidR="00A556BE" w:rsidRPr="009F4405" w:rsidRDefault="00A556BE" w:rsidP="00526A99">
            <w:pPr>
              <w:jc w:val="left"/>
              <w:rPr>
                <w:sz w:val="18"/>
                <w:szCs w:val="28"/>
              </w:rPr>
            </w:pPr>
            <w:r w:rsidRPr="009F4405">
              <w:rPr>
                <w:sz w:val="18"/>
                <w:szCs w:val="28"/>
              </w:rPr>
              <w:t>Substantial technical, financial or regulatory barriers must be overcome.</w:t>
            </w:r>
          </w:p>
        </w:tc>
      </w:tr>
      <w:tr w:rsidR="00A556BE" w:rsidRPr="009F4405" w14:paraId="184D163E" w14:textId="77777777" w:rsidTr="00526A99">
        <w:tc>
          <w:tcPr>
            <w:tcW w:w="717" w:type="pct"/>
            <w:vAlign w:val="center"/>
            <w:hideMark/>
          </w:tcPr>
          <w:p w14:paraId="275BD45D" w14:textId="77777777" w:rsidR="00A556BE" w:rsidRPr="009F4405" w:rsidRDefault="00A556BE" w:rsidP="00526A99">
            <w:pPr>
              <w:jc w:val="center"/>
              <w:rPr>
                <w:sz w:val="18"/>
                <w:szCs w:val="28"/>
              </w:rPr>
            </w:pPr>
            <w:r w:rsidRPr="009F4405">
              <w:rPr>
                <w:sz w:val="18"/>
                <w:szCs w:val="28"/>
              </w:rPr>
              <w:t>&lt; 2.0</w:t>
            </w:r>
          </w:p>
        </w:tc>
        <w:tc>
          <w:tcPr>
            <w:tcW w:w="480" w:type="pct"/>
            <w:vAlign w:val="center"/>
            <w:hideMark/>
          </w:tcPr>
          <w:p w14:paraId="08EEBE0B" w14:textId="77777777" w:rsidR="00A556BE" w:rsidRPr="009F4405" w:rsidRDefault="00A556BE" w:rsidP="00526A99">
            <w:pPr>
              <w:jc w:val="center"/>
              <w:rPr>
                <w:sz w:val="18"/>
                <w:szCs w:val="28"/>
              </w:rPr>
            </w:pPr>
            <w:r w:rsidRPr="009F4405">
              <w:rPr>
                <w:sz w:val="18"/>
                <w:szCs w:val="28"/>
              </w:rPr>
              <w:t>Very Low</w:t>
            </w:r>
          </w:p>
        </w:tc>
        <w:tc>
          <w:tcPr>
            <w:tcW w:w="3802" w:type="pct"/>
            <w:vAlign w:val="center"/>
            <w:hideMark/>
          </w:tcPr>
          <w:p w14:paraId="49FD5FB2" w14:textId="77777777" w:rsidR="00A556BE" w:rsidRPr="009F4405" w:rsidRDefault="00A556BE" w:rsidP="00526A99">
            <w:pPr>
              <w:jc w:val="left"/>
              <w:rPr>
                <w:sz w:val="18"/>
                <w:szCs w:val="28"/>
              </w:rPr>
            </w:pPr>
            <w:r w:rsidRPr="009F4405">
              <w:rPr>
                <w:sz w:val="18"/>
                <w:szCs w:val="28"/>
              </w:rPr>
              <w:t>Major structural obstacles make implementation highly uncertain.</w:t>
            </w:r>
          </w:p>
        </w:tc>
      </w:tr>
    </w:tbl>
    <w:p w14:paraId="603C7392" w14:textId="7506EB45" w:rsidR="00704266" w:rsidRPr="009F4405" w:rsidRDefault="00704266" w:rsidP="004804DB">
      <w:pPr>
        <w:spacing w:before="240"/>
        <w:rPr>
          <w:b/>
          <w:bCs/>
        </w:rPr>
      </w:pPr>
      <w:r w:rsidRPr="009F4405">
        <w:rPr>
          <w:b/>
          <w:bCs/>
        </w:rPr>
        <w:t>Cost Assessment</w:t>
      </w:r>
    </w:p>
    <w:p w14:paraId="05373F4D" w14:textId="77777777" w:rsidR="00163DC8" w:rsidRDefault="00163DC8" w:rsidP="004804DB">
      <w:pPr>
        <w:spacing w:before="240"/>
      </w:pPr>
      <w:r w:rsidRPr="00163DC8">
        <w:t xml:space="preserve">Cost estimates were developed as indicative </w:t>
      </w:r>
      <w:r w:rsidRPr="00163DC8">
        <w:rPr>
          <w:b/>
          <w:bCs/>
        </w:rPr>
        <w:t>order-of-magnitude estimates</w:t>
      </w:r>
      <w:r w:rsidRPr="00163DC8">
        <w:t xml:space="preserve"> to support the comparison and prioritisation of recommendations rather than detailed budgeting. Estimates are based on the implementation actions envisaged, benchmarking against comparable European and international programmes, evidence from EU, ESA and Member State initiatives, publicly available investment figures where available, and expert judgement on the scale, scope and complexity of implementation. Cost estimates reflect the resources required across the full implementation lifecycle, including infrastructure investments, programme management, operational expenditure, regulatory actions and enabling activities. Where relevant, estimates distinguish between direct public funding requirements and broader investments expected to be mobilised from industry and other stakeholders.</w:t>
      </w:r>
    </w:p>
    <w:p w14:paraId="490499E9" w14:textId="274E62F6" w:rsidR="00704266" w:rsidRDefault="00704266" w:rsidP="004804DB">
      <w:pPr>
        <w:spacing w:before="240"/>
        <w:rPr>
          <w:b/>
          <w:bCs/>
        </w:rPr>
      </w:pPr>
      <w:r w:rsidRPr="009F4405">
        <w:rPr>
          <w:b/>
          <w:bCs/>
        </w:rPr>
        <w:t>Timeline Assessment</w:t>
      </w:r>
    </w:p>
    <w:p w14:paraId="796534E1" w14:textId="2CB2E9D2" w:rsidR="00A33984" w:rsidRPr="0020291D" w:rsidRDefault="0020291D" w:rsidP="00704266">
      <w:r w:rsidRPr="0020291D">
        <w:t>Implementation timelines were developed to reflect not only when recommendations could be delivered, but also how they would realistically be implemented. Estimates consider technical maturity, regulatory and governance requirements, stakeholder coordination, funding availability, procurement and contracting processes, infrastructure development needs, and operational readiness. Timelines therefore incorporate the principal implementation steps required to move from concept to deployment and routine operation.</w:t>
      </w:r>
    </w:p>
    <w:p w14:paraId="50F2CA7C" w14:textId="77777777" w:rsidR="0020291D" w:rsidRPr="009F4405" w:rsidRDefault="0020291D" w:rsidP="00704266">
      <w:pPr>
        <w:rPr>
          <w:b/>
          <w:bCs/>
        </w:rPr>
      </w:pPr>
    </w:p>
    <w:p w14:paraId="200FC7EA" w14:textId="3CE952A0" w:rsidR="005B02F0" w:rsidRPr="009F4405" w:rsidRDefault="006B7433" w:rsidP="002238C5">
      <w:pPr>
        <w:pStyle w:val="EYHeading3"/>
      </w:pPr>
      <w:r w:rsidRPr="009F4405">
        <w:t>Recommendation implementation roadmap</w:t>
      </w:r>
    </w:p>
    <w:p w14:paraId="3698ECAE" w14:textId="40A6BD29" w:rsidR="003254F2" w:rsidRPr="009F4405" w:rsidRDefault="003254F2" w:rsidP="003254F2">
      <w:pPr>
        <w:rPr>
          <w:b/>
          <w:bCs/>
        </w:rPr>
      </w:pPr>
      <w:r w:rsidRPr="009F4405">
        <w:rPr>
          <w:b/>
          <w:bCs/>
        </w:rPr>
        <w:t xml:space="preserve">REC-01 — </w:t>
      </w:r>
      <w:r w:rsidR="00111704" w:rsidRPr="00111704">
        <w:rPr>
          <w:b/>
          <w:bCs/>
        </w:rPr>
        <w:t xml:space="preserve">Coordination </w:t>
      </w:r>
      <w:r w:rsidR="00A210FC">
        <w:rPr>
          <w:b/>
          <w:bCs/>
        </w:rPr>
        <w:t>m</w:t>
      </w:r>
      <w:r w:rsidR="00111704" w:rsidRPr="00111704">
        <w:rPr>
          <w:b/>
          <w:bCs/>
        </w:rPr>
        <w:t>echanism and clearing house</w:t>
      </w:r>
    </w:p>
    <w:p w14:paraId="173B2E92" w14:textId="77777777" w:rsidR="003254F2" w:rsidRDefault="003254F2" w:rsidP="003254F2">
      <w:pPr>
        <w:rPr>
          <w:b/>
          <w:bCs/>
        </w:rPr>
      </w:pPr>
      <w:r w:rsidRPr="009F4405">
        <w:rPr>
          <w:b/>
          <w:bCs/>
        </w:rPr>
        <w:t>Feasibility MCA</w:t>
      </w:r>
    </w:p>
    <w:p w14:paraId="7930A4A5" w14:textId="45EFF2BF" w:rsidR="00DB3982" w:rsidRPr="00CC0C48" w:rsidRDefault="00CC0C48" w:rsidP="00CC0C48">
      <w:r w:rsidRPr="00A210FC">
        <w:t>Weighted score:</w:t>
      </w:r>
      <w:r w:rsidRPr="00A210FC">
        <w:rPr>
          <w:b/>
          <w:bCs/>
        </w:rPr>
        <w:t xml:space="preserve"> 4.6/5</w:t>
      </w:r>
      <w:r w:rsidR="00A210FC" w:rsidRPr="00A210FC">
        <w:rPr>
          <w:b/>
          <w:bCs/>
        </w:rPr>
        <w:t xml:space="preserve"> -</w:t>
      </w:r>
      <w:r w:rsidRPr="00A210FC">
        <w:rPr>
          <w:b/>
          <w:bCs/>
        </w:rPr>
        <w:t xml:space="preserve"> Very High.</w:t>
      </w:r>
    </w:p>
    <w:p w14:paraId="154287D7" w14:textId="77777777" w:rsidR="00CC0C48" w:rsidRPr="005A0E8C" w:rsidRDefault="00CC0C48" w:rsidP="005A0E8C">
      <w:pPr>
        <w:pStyle w:val="bullet10"/>
      </w:pPr>
      <w:r w:rsidRPr="00CC0C48">
        <w:rPr>
          <w:b/>
          <w:bCs/>
        </w:rPr>
        <w:t xml:space="preserve">Technical feasibility: 5/5. </w:t>
      </w:r>
      <w:r w:rsidRPr="005A0E8C">
        <w:t>No new physical technology is required. The principal technical deliverables are a secure data platform, an infrastructure register and common reporting templates, all based on proven digital and analytical capabilities.</w:t>
      </w:r>
    </w:p>
    <w:p w14:paraId="34620C16" w14:textId="77777777" w:rsidR="00CC0C48" w:rsidRPr="005A0E8C" w:rsidRDefault="00CC0C48" w:rsidP="005A0E8C">
      <w:pPr>
        <w:pStyle w:val="bullet10"/>
      </w:pPr>
      <w:r w:rsidRPr="00CC0C48">
        <w:rPr>
          <w:b/>
          <w:bCs/>
        </w:rPr>
        <w:t xml:space="preserve">Financial feasibility: 5/5. </w:t>
      </w:r>
      <w:r w:rsidRPr="005A0E8C">
        <w:t>The requirement is small relative to existing EU and ESA space-transportation programmes. ESA Member States committed more than €4.4 billion to space-transportation programmes at the 2025 Ministerial Council, including ground infrastructure and test facilities, so the coordination mechanism would represent a small programme-management layer around substantially larger existing expenditure.</w:t>
      </w:r>
    </w:p>
    <w:p w14:paraId="30767EAF" w14:textId="77777777" w:rsidR="00CC0C48" w:rsidRPr="005A0E8C" w:rsidRDefault="00CC0C48" w:rsidP="005A0E8C">
      <w:pPr>
        <w:pStyle w:val="bullet10"/>
      </w:pPr>
      <w:r w:rsidRPr="00CC0C48">
        <w:rPr>
          <w:b/>
          <w:bCs/>
        </w:rPr>
        <w:t xml:space="preserve">Implementation complexity: 3/5. </w:t>
      </w:r>
      <w:r w:rsidRPr="005A0E8C">
        <w:t>The constraint is institutional rather than technical. The mechanism must reconcile different EU, ESA, national, defence and commercial planning cycles, confidentiality rules and funding responsibilities.</w:t>
      </w:r>
    </w:p>
    <w:p w14:paraId="142860F5" w14:textId="24E874B0" w:rsidR="003254F2" w:rsidRDefault="003254F2" w:rsidP="00A210FC">
      <w:pPr>
        <w:spacing w:before="240"/>
        <w:rPr>
          <w:b/>
          <w:bCs/>
        </w:rPr>
      </w:pPr>
      <w:r w:rsidRPr="009F4405">
        <w:rPr>
          <w:b/>
          <w:bCs/>
        </w:rPr>
        <w:lastRenderedPageBreak/>
        <w:t xml:space="preserve">Cost </w:t>
      </w:r>
    </w:p>
    <w:p w14:paraId="6C6C8AF7" w14:textId="59C9E768" w:rsidR="005A0E8C" w:rsidRDefault="00907933" w:rsidP="003254F2">
      <w:r w:rsidRPr="00907933">
        <w:t>The cost should cover the coordination capability itself, not the infrastructure investments it may recommend.</w:t>
      </w:r>
    </w:p>
    <w:p w14:paraId="59B5BEE8" w14:textId="279E370F" w:rsidR="005F19E3" w:rsidRPr="00907933" w:rsidRDefault="005F19E3" w:rsidP="005F19E3">
      <w:pPr>
        <w:pStyle w:val="Caption"/>
      </w:pPr>
      <w:bookmarkStart w:id="187" w:name="_Toc239018454"/>
      <w:r>
        <w:t xml:space="preserve">Table </w:t>
      </w:r>
      <w:r>
        <w:fldChar w:fldCharType="begin"/>
      </w:r>
      <w:r>
        <w:instrText xml:space="preserve"> SEQ Table \* ARABIC </w:instrText>
      </w:r>
      <w:r>
        <w:fldChar w:fldCharType="separate"/>
      </w:r>
      <w:r w:rsidR="00502C72">
        <w:rPr>
          <w:noProof/>
        </w:rPr>
        <w:t>63</w:t>
      </w:r>
      <w:r>
        <w:fldChar w:fldCharType="end"/>
      </w:r>
      <w:r>
        <w:t xml:space="preserve"> Cost estimation – REC-</w:t>
      </w:r>
      <w:r>
        <w:t>1</w:t>
      </w:r>
      <w:bookmarkEnd w:id="187"/>
    </w:p>
    <w:tbl>
      <w:tblPr>
        <w:tblStyle w:val="CV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5"/>
        <w:gridCol w:w="5299"/>
        <w:gridCol w:w="1464"/>
      </w:tblGrid>
      <w:tr w:rsidR="00907933" w:rsidRPr="00907933" w14:paraId="57977FA3" w14:textId="77777777" w:rsidTr="000727B1">
        <w:trPr>
          <w:cnfStyle w:val="100000000000" w:firstRow="1" w:lastRow="0" w:firstColumn="0" w:lastColumn="0" w:oddVBand="0" w:evenVBand="0" w:oddHBand="0" w:evenHBand="0" w:firstRowFirstColumn="0" w:firstRowLastColumn="0" w:lastRowFirstColumn="0" w:lastRowLastColumn="0"/>
        </w:trPr>
        <w:tc>
          <w:tcPr>
            <w:cnfStyle w:val="000000000100" w:firstRow="0" w:lastRow="0" w:firstColumn="0" w:lastColumn="0" w:oddVBand="0" w:evenVBand="0" w:oddHBand="0" w:evenHBand="0" w:firstRowFirstColumn="1" w:firstRowLastColumn="0" w:lastRowFirstColumn="0" w:lastRowLastColumn="0"/>
            <w:tcW w:w="0" w:type="auto"/>
            <w:tcBorders>
              <w:top w:val="none" w:sz="0" w:space="0" w:color="auto"/>
              <w:left w:val="none" w:sz="0" w:space="0" w:color="auto"/>
              <w:bottom w:val="none" w:sz="0" w:space="0" w:color="auto"/>
              <w:right w:val="none" w:sz="0" w:space="0" w:color="auto"/>
              <w:tl2br w:val="none" w:sz="0" w:space="0" w:color="auto"/>
              <w:tr2bl w:val="none" w:sz="0" w:space="0" w:color="auto"/>
            </w:tcBorders>
            <w:hideMark/>
          </w:tcPr>
          <w:p w14:paraId="32E7046C" w14:textId="77777777" w:rsidR="00907933" w:rsidRPr="00907933" w:rsidRDefault="00907933" w:rsidP="00907933">
            <w:pPr>
              <w:rPr>
                <w:b/>
                <w:sz w:val="18"/>
                <w:szCs w:val="28"/>
                <w:lang w:val="nl-BE"/>
              </w:rPr>
            </w:pPr>
            <w:r w:rsidRPr="00907933">
              <w:rPr>
                <w:b/>
                <w:sz w:val="18"/>
                <w:szCs w:val="28"/>
                <w:lang w:val="nl-BE"/>
              </w:rPr>
              <w:t>Cost element</w:t>
            </w:r>
          </w:p>
        </w:tc>
        <w:tc>
          <w:tcPr>
            <w:tcW w:w="0" w:type="auto"/>
            <w:tcBorders>
              <w:top w:val="none" w:sz="0" w:space="0" w:color="auto"/>
              <w:left w:val="none" w:sz="0" w:space="0" w:color="auto"/>
              <w:bottom w:val="none" w:sz="0" w:space="0" w:color="auto"/>
              <w:right w:val="none" w:sz="0" w:space="0" w:color="auto"/>
              <w:tl2br w:val="none" w:sz="0" w:space="0" w:color="auto"/>
              <w:tr2bl w:val="none" w:sz="0" w:space="0" w:color="auto"/>
            </w:tcBorders>
            <w:hideMark/>
          </w:tcPr>
          <w:p w14:paraId="63A17FEB" w14:textId="77777777" w:rsidR="00907933" w:rsidRPr="00907933" w:rsidRDefault="00907933" w:rsidP="00907933">
            <w:pPr>
              <w:cnfStyle w:val="100000000000" w:firstRow="1" w:lastRow="0" w:firstColumn="0" w:lastColumn="0" w:oddVBand="0" w:evenVBand="0" w:oddHBand="0" w:evenHBand="0" w:firstRowFirstColumn="0" w:firstRowLastColumn="0" w:lastRowFirstColumn="0" w:lastRowLastColumn="0"/>
              <w:rPr>
                <w:b/>
                <w:sz w:val="18"/>
                <w:szCs w:val="28"/>
                <w:lang w:val="nl-BE"/>
              </w:rPr>
            </w:pPr>
            <w:r w:rsidRPr="00907933">
              <w:rPr>
                <w:b/>
                <w:sz w:val="18"/>
                <w:szCs w:val="28"/>
                <w:lang w:val="nl-BE"/>
              </w:rPr>
              <w:t>Cost basis</w:t>
            </w:r>
          </w:p>
        </w:tc>
        <w:tc>
          <w:tcPr>
            <w:tcW w:w="0" w:type="auto"/>
            <w:tcBorders>
              <w:top w:val="none" w:sz="0" w:space="0" w:color="auto"/>
              <w:left w:val="none" w:sz="0" w:space="0" w:color="auto"/>
              <w:bottom w:val="none" w:sz="0" w:space="0" w:color="auto"/>
              <w:right w:val="none" w:sz="0" w:space="0" w:color="auto"/>
              <w:tl2br w:val="none" w:sz="0" w:space="0" w:color="auto"/>
              <w:tr2bl w:val="none" w:sz="0" w:space="0" w:color="auto"/>
            </w:tcBorders>
            <w:hideMark/>
          </w:tcPr>
          <w:p w14:paraId="45B54EA9" w14:textId="77777777" w:rsidR="00907933" w:rsidRPr="00907933" w:rsidRDefault="00907933" w:rsidP="00907933">
            <w:pPr>
              <w:cnfStyle w:val="100000000000" w:firstRow="1" w:lastRow="0" w:firstColumn="0" w:lastColumn="0" w:oddVBand="0" w:evenVBand="0" w:oddHBand="0" w:evenHBand="0" w:firstRowFirstColumn="0" w:firstRowLastColumn="0" w:lastRowFirstColumn="0" w:lastRowLastColumn="0"/>
              <w:rPr>
                <w:b/>
                <w:sz w:val="18"/>
                <w:szCs w:val="28"/>
                <w:lang w:val="nl-BE"/>
              </w:rPr>
            </w:pPr>
            <w:r w:rsidRPr="00907933">
              <w:rPr>
                <w:b/>
                <w:sz w:val="18"/>
                <w:szCs w:val="28"/>
                <w:lang w:val="nl-BE"/>
              </w:rPr>
              <w:t>2026–2035 estimate</w:t>
            </w:r>
          </w:p>
        </w:tc>
      </w:tr>
      <w:tr w:rsidR="00907933" w:rsidRPr="00907933" w14:paraId="002B34FA" w14:textId="77777777" w:rsidTr="000727B1">
        <w:tc>
          <w:tcPr>
            <w:tcW w:w="0" w:type="auto"/>
            <w:hideMark/>
          </w:tcPr>
          <w:p w14:paraId="6A086CAD" w14:textId="77777777" w:rsidR="00907933" w:rsidRPr="00907933" w:rsidRDefault="00907933" w:rsidP="00907933">
            <w:pPr>
              <w:rPr>
                <w:sz w:val="18"/>
                <w:szCs w:val="28"/>
                <w:lang w:val="en-US"/>
              </w:rPr>
            </w:pPr>
            <w:r w:rsidRPr="00907933">
              <w:rPr>
                <w:sz w:val="18"/>
                <w:szCs w:val="28"/>
                <w:lang w:val="en-US"/>
              </w:rPr>
              <w:t>Initial mandate, operating model, legal and data-sharing framework</w:t>
            </w:r>
          </w:p>
        </w:tc>
        <w:tc>
          <w:tcPr>
            <w:tcW w:w="0" w:type="auto"/>
            <w:hideMark/>
          </w:tcPr>
          <w:p w14:paraId="603E083B" w14:textId="77777777" w:rsidR="00907933" w:rsidRPr="00907933" w:rsidRDefault="00907933" w:rsidP="00907933">
            <w:pPr>
              <w:rPr>
                <w:sz w:val="18"/>
                <w:szCs w:val="28"/>
                <w:lang w:val="en-US"/>
              </w:rPr>
            </w:pPr>
            <w:r w:rsidRPr="00907933">
              <w:rPr>
                <w:sz w:val="18"/>
                <w:szCs w:val="28"/>
                <w:lang w:val="en-US"/>
              </w:rPr>
              <w:t>External legal, governance and technical assistance during the establishment phase</w:t>
            </w:r>
          </w:p>
        </w:tc>
        <w:tc>
          <w:tcPr>
            <w:tcW w:w="0" w:type="auto"/>
            <w:hideMark/>
          </w:tcPr>
          <w:p w14:paraId="46CEA20A" w14:textId="77777777" w:rsidR="00907933" w:rsidRPr="00907933" w:rsidRDefault="00907933" w:rsidP="00907933">
            <w:pPr>
              <w:rPr>
                <w:sz w:val="18"/>
                <w:szCs w:val="28"/>
                <w:lang w:val="nl-BE"/>
              </w:rPr>
            </w:pPr>
            <w:r w:rsidRPr="00907933">
              <w:rPr>
                <w:sz w:val="18"/>
                <w:szCs w:val="28"/>
                <w:lang w:val="nl-BE"/>
              </w:rPr>
              <w:t>€1.5–2.5M</w:t>
            </w:r>
          </w:p>
        </w:tc>
      </w:tr>
      <w:tr w:rsidR="00907933" w:rsidRPr="00907933" w14:paraId="2FA70616" w14:textId="77777777" w:rsidTr="000727B1">
        <w:tc>
          <w:tcPr>
            <w:tcW w:w="0" w:type="auto"/>
            <w:hideMark/>
          </w:tcPr>
          <w:p w14:paraId="149BF80C" w14:textId="77777777" w:rsidR="00907933" w:rsidRPr="00907933" w:rsidRDefault="00907933" w:rsidP="00907933">
            <w:pPr>
              <w:rPr>
                <w:sz w:val="18"/>
                <w:szCs w:val="28"/>
                <w:lang w:val="en-US"/>
              </w:rPr>
            </w:pPr>
            <w:r w:rsidRPr="00907933">
              <w:rPr>
                <w:sz w:val="18"/>
                <w:szCs w:val="28"/>
                <w:lang w:val="en-US"/>
              </w:rPr>
              <w:t>Secure data platform and infrastructure register</w:t>
            </w:r>
          </w:p>
        </w:tc>
        <w:tc>
          <w:tcPr>
            <w:tcW w:w="0" w:type="auto"/>
            <w:hideMark/>
          </w:tcPr>
          <w:p w14:paraId="3E8791B1" w14:textId="77777777" w:rsidR="00907933" w:rsidRPr="00907933" w:rsidRDefault="00907933" w:rsidP="00907933">
            <w:pPr>
              <w:rPr>
                <w:sz w:val="18"/>
                <w:szCs w:val="28"/>
                <w:lang w:val="en-US"/>
              </w:rPr>
            </w:pPr>
            <w:r w:rsidRPr="00907933">
              <w:rPr>
                <w:sz w:val="18"/>
                <w:szCs w:val="28"/>
                <w:lang w:val="en-US"/>
              </w:rPr>
              <w:t>Requirements design, platform development, access controls, hosting interfaces and initial population</w:t>
            </w:r>
          </w:p>
        </w:tc>
        <w:tc>
          <w:tcPr>
            <w:tcW w:w="0" w:type="auto"/>
            <w:hideMark/>
          </w:tcPr>
          <w:p w14:paraId="71ED1762" w14:textId="77777777" w:rsidR="00907933" w:rsidRPr="00907933" w:rsidRDefault="00907933" w:rsidP="00907933">
            <w:pPr>
              <w:rPr>
                <w:sz w:val="18"/>
                <w:szCs w:val="28"/>
                <w:lang w:val="nl-BE"/>
              </w:rPr>
            </w:pPr>
            <w:r w:rsidRPr="00907933">
              <w:rPr>
                <w:sz w:val="18"/>
                <w:szCs w:val="28"/>
                <w:lang w:val="nl-BE"/>
              </w:rPr>
              <w:t>€3.5–5.5M</w:t>
            </w:r>
          </w:p>
        </w:tc>
      </w:tr>
      <w:tr w:rsidR="00907933" w:rsidRPr="00907933" w14:paraId="2C3802A2" w14:textId="77777777" w:rsidTr="000727B1">
        <w:tc>
          <w:tcPr>
            <w:tcW w:w="0" w:type="auto"/>
            <w:hideMark/>
          </w:tcPr>
          <w:p w14:paraId="35A13AA8" w14:textId="77777777" w:rsidR="00907933" w:rsidRPr="00907933" w:rsidRDefault="00907933" w:rsidP="00907933">
            <w:pPr>
              <w:rPr>
                <w:sz w:val="18"/>
                <w:szCs w:val="28"/>
                <w:lang w:val="nl-BE"/>
              </w:rPr>
            </w:pPr>
            <w:r w:rsidRPr="00907933">
              <w:rPr>
                <w:sz w:val="18"/>
                <w:szCs w:val="28"/>
                <w:lang w:val="nl-BE"/>
              </w:rPr>
              <w:t>Core secretariat</w:t>
            </w:r>
          </w:p>
        </w:tc>
        <w:tc>
          <w:tcPr>
            <w:tcW w:w="0" w:type="auto"/>
            <w:hideMark/>
          </w:tcPr>
          <w:p w14:paraId="05540F82" w14:textId="421CD3FC" w:rsidR="00907933" w:rsidRPr="00907933" w:rsidRDefault="00907933" w:rsidP="00907933">
            <w:pPr>
              <w:rPr>
                <w:sz w:val="18"/>
                <w:szCs w:val="28"/>
                <w:lang w:val="en-US"/>
              </w:rPr>
            </w:pPr>
            <w:r w:rsidRPr="00907933">
              <w:rPr>
                <w:sz w:val="18"/>
                <w:szCs w:val="28"/>
                <w:lang w:val="en-US"/>
              </w:rPr>
              <w:t>Approximately 12–15 full-time equivalents</w:t>
            </w:r>
            <w:r w:rsidR="00F17A5E">
              <w:rPr>
                <w:sz w:val="18"/>
                <w:szCs w:val="28"/>
                <w:lang w:val="en-US"/>
              </w:rPr>
              <w:t xml:space="preserve"> </w:t>
            </w:r>
            <w:r w:rsidRPr="00907933">
              <w:rPr>
                <w:sz w:val="18"/>
                <w:szCs w:val="28"/>
                <w:lang w:val="en-US"/>
              </w:rPr>
              <w:t>using a blended fully loaded cost of €1</w:t>
            </w:r>
            <w:r w:rsidR="00F17A5E">
              <w:rPr>
                <w:sz w:val="18"/>
                <w:szCs w:val="28"/>
                <w:lang w:val="en-US"/>
              </w:rPr>
              <w:t>0</w:t>
            </w:r>
            <w:r w:rsidRPr="00907933">
              <w:rPr>
                <w:sz w:val="18"/>
                <w:szCs w:val="28"/>
                <w:lang w:val="en-US"/>
              </w:rPr>
              <w:t>0,000–€</w:t>
            </w:r>
            <w:r w:rsidR="00F17A5E">
              <w:rPr>
                <w:sz w:val="18"/>
                <w:szCs w:val="28"/>
                <w:lang w:val="en-US"/>
              </w:rPr>
              <w:t>20</w:t>
            </w:r>
            <w:r w:rsidRPr="00907933">
              <w:rPr>
                <w:sz w:val="18"/>
                <w:szCs w:val="28"/>
                <w:lang w:val="en-US"/>
              </w:rPr>
              <w:t>0,000 per FTE per year</w:t>
            </w:r>
          </w:p>
        </w:tc>
        <w:tc>
          <w:tcPr>
            <w:tcW w:w="0" w:type="auto"/>
            <w:hideMark/>
          </w:tcPr>
          <w:p w14:paraId="04E3A4DA" w14:textId="2B844AA3" w:rsidR="00907933" w:rsidRPr="00907933" w:rsidRDefault="00907933" w:rsidP="00907933">
            <w:pPr>
              <w:rPr>
                <w:sz w:val="18"/>
                <w:szCs w:val="28"/>
                <w:lang w:val="nl-BE"/>
              </w:rPr>
            </w:pPr>
            <w:r w:rsidRPr="00907933">
              <w:rPr>
                <w:sz w:val="18"/>
                <w:szCs w:val="28"/>
                <w:lang w:val="nl-BE"/>
              </w:rPr>
              <w:t>€1</w:t>
            </w:r>
            <w:r w:rsidR="00F17A5E">
              <w:rPr>
                <w:sz w:val="18"/>
                <w:szCs w:val="28"/>
                <w:lang w:val="nl-BE"/>
              </w:rPr>
              <w:t>2</w:t>
            </w:r>
            <w:r w:rsidRPr="00907933">
              <w:rPr>
                <w:sz w:val="18"/>
                <w:szCs w:val="28"/>
                <w:lang w:val="nl-BE"/>
              </w:rPr>
              <w:t>–</w:t>
            </w:r>
            <w:r w:rsidR="00F45270">
              <w:rPr>
                <w:sz w:val="18"/>
                <w:szCs w:val="28"/>
                <w:lang w:val="nl-BE"/>
              </w:rPr>
              <w:t>30</w:t>
            </w:r>
            <w:r w:rsidRPr="00907933">
              <w:rPr>
                <w:sz w:val="18"/>
                <w:szCs w:val="28"/>
                <w:lang w:val="nl-BE"/>
              </w:rPr>
              <w:t>M</w:t>
            </w:r>
          </w:p>
        </w:tc>
      </w:tr>
      <w:tr w:rsidR="00907933" w:rsidRPr="00907933" w14:paraId="0BFD9276" w14:textId="77777777" w:rsidTr="000727B1">
        <w:tc>
          <w:tcPr>
            <w:tcW w:w="0" w:type="auto"/>
            <w:hideMark/>
          </w:tcPr>
          <w:p w14:paraId="7BC9C69B" w14:textId="77777777" w:rsidR="00907933" w:rsidRPr="00907933" w:rsidRDefault="00907933" w:rsidP="00907933">
            <w:pPr>
              <w:rPr>
                <w:sz w:val="18"/>
                <w:szCs w:val="28"/>
                <w:lang w:val="en-US"/>
              </w:rPr>
            </w:pPr>
            <w:r w:rsidRPr="00907933">
              <w:rPr>
                <w:sz w:val="18"/>
                <w:szCs w:val="28"/>
                <w:lang w:val="en-US"/>
              </w:rPr>
              <w:t>Annual demand aggregation and business-plan update</w:t>
            </w:r>
          </w:p>
        </w:tc>
        <w:tc>
          <w:tcPr>
            <w:tcW w:w="0" w:type="auto"/>
            <w:hideMark/>
          </w:tcPr>
          <w:p w14:paraId="06D52CA3" w14:textId="77777777" w:rsidR="00907933" w:rsidRPr="00907933" w:rsidRDefault="00907933" w:rsidP="00907933">
            <w:pPr>
              <w:rPr>
                <w:sz w:val="18"/>
                <w:szCs w:val="28"/>
                <w:lang w:val="en-US"/>
              </w:rPr>
            </w:pPr>
            <w:r w:rsidRPr="00907933">
              <w:rPr>
                <w:sz w:val="18"/>
                <w:szCs w:val="28"/>
                <w:lang w:val="en-US"/>
              </w:rPr>
              <w:t>Demand modelling, provider readiness returns, portfolio analysis and publication of one annual update</w:t>
            </w:r>
          </w:p>
        </w:tc>
        <w:tc>
          <w:tcPr>
            <w:tcW w:w="0" w:type="auto"/>
            <w:hideMark/>
          </w:tcPr>
          <w:p w14:paraId="3B1E144D" w14:textId="52556354" w:rsidR="00907933" w:rsidRPr="00907933" w:rsidRDefault="003358B1" w:rsidP="00907933">
            <w:pPr>
              <w:rPr>
                <w:sz w:val="18"/>
                <w:szCs w:val="28"/>
                <w:lang w:val="en-US"/>
              </w:rPr>
            </w:pPr>
            <w:r w:rsidRPr="00907933">
              <w:rPr>
                <w:sz w:val="18"/>
                <w:szCs w:val="28"/>
                <w:lang w:val="nl-BE"/>
              </w:rPr>
              <w:t>€</w:t>
            </w:r>
            <w:r>
              <w:rPr>
                <w:sz w:val="18"/>
                <w:szCs w:val="28"/>
                <w:lang w:val="nl-BE"/>
              </w:rPr>
              <w:t>0</w:t>
            </w:r>
            <w:r w:rsidRPr="00907933">
              <w:rPr>
                <w:sz w:val="18"/>
                <w:szCs w:val="28"/>
                <w:lang w:val="nl-BE"/>
              </w:rPr>
              <w:t>.5–</w:t>
            </w:r>
            <w:r>
              <w:rPr>
                <w:sz w:val="18"/>
                <w:szCs w:val="28"/>
                <w:lang w:val="nl-BE"/>
              </w:rPr>
              <w:t>1</w:t>
            </w:r>
            <w:r w:rsidRPr="00907933">
              <w:rPr>
                <w:sz w:val="18"/>
                <w:szCs w:val="28"/>
                <w:lang w:val="nl-BE"/>
              </w:rPr>
              <w:t>M</w:t>
            </w:r>
          </w:p>
        </w:tc>
      </w:tr>
      <w:tr w:rsidR="00907933" w:rsidRPr="00907933" w14:paraId="79DF3B58" w14:textId="77777777" w:rsidTr="000727B1">
        <w:tc>
          <w:tcPr>
            <w:tcW w:w="0" w:type="auto"/>
            <w:hideMark/>
          </w:tcPr>
          <w:p w14:paraId="19E86D18" w14:textId="77777777" w:rsidR="00907933" w:rsidRPr="00907933" w:rsidRDefault="00907933" w:rsidP="00907933">
            <w:pPr>
              <w:rPr>
                <w:sz w:val="18"/>
                <w:szCs w:val="28"/>
                <w:lang w:val="en-US"/>
              </w:rPr>
            </w:pPr>
            <w:r w:rsidRPr="00907933">
              <w:rPr>
                <w:sz w:val="18"/>
                <w:szCs w:val="28"/>
                <w:lang w:val="en-US"/>
              </w:rPr>
              <w:t>Infrastructure working groups and technical studies</w:t>
            </w:r>
          </w:p>
        </w:tc>
        <w:tc>
          <w:tcPr>
            <w:tcW w:w="0" w:type="auto"/>
            <w:hideMark/>
          </w:tcPr>
          <w:p w14:paraId="04ADFC5A" w14:textId="77777777" w:rsidR="00907933" w:rsidRPr="00907933" w:rsidRDefault="00907933" w:rsidP="00907933">
            <w:pPr>
              <w:rPr>
                <w:sz w:val="18"/>
                <w:szCs w:val="28"/>
                <w:lang w:val="en-US"/>
              </w:rPr>
            </w:pPr>
            <w:r w:rsidRPr="00907933">
              <w:rPr>
                <w:sz w:val="18"/>
                <w:szCs w:val="28"/>
                <w:lang w:val="en-US"/>
              </w:rPr>
              <w:t>Targeted studies on testing, sites, TT&amp;C and logistics, with approximately two to four assignments per year</w:t>
            </w:r>
          </w:p>
        </w:tc>
        <w:tc>
          <w:tcPr>
            <w:tcW w:w="0" w:type="auto"/>
            <w:hideMark/>
          </w:tcPr>
          <w:p w14:paraId="21B6B8E0" w14:textId="77777777" w:rsidR="00907933" w:rsidRPr="00907933" w:rsidRDefault="00907933" w:rsidP="00907933">
            <w:pPr>
              <w:rPr>
                <w:sz w:val="18"/>
                <w:szCs w:val="28"/>
                <w:lang w:val="nl-BE"/>
              </w:rPr>
            </w:pPr>
            <w:r w:rsidRPr="00907933">
              <w:rPr>
                <w:sz w:val="18"/>
                <w:szCs w:val="28"/>
                <w:lang w:val="nl-BE"/>
              </w:rPr>
              <w:t>€6–10M</w:t>
            </w:r>
          </w:p>
        </w:tc>
      </w:tr>
      <w:tr w:rsidR="00907933" w:rsidRPr="00907933" w14:paraId="545363BF" w14:textId="77777777" w:rsidTr="000727B1">
        <w:tc>
          <w:tcPr>
            <w:tcW w:w="0" w:type="auto"/>
            <w:hideMark/>
          </w:tcPr>
          <w:p w14:paraId="03F4943C" w14:textId="77777777" w:rsidR="00907933" w:rsidRPr="00907933" w:rsidRDefault="00907933" w:rsidP="00907933">
            <w:pPr>
              <w:rPr>
                <w:sz w:val="18"/>
                <w:szCs w:val="28"/>
                <w:lang w:val="en-US"/>
              </w:rPr>
            </w:pPr>
            <w:r w:rsidRPr="00907933">
              <w:rPr>
                <w:sz w:val="18"/>
                <w:szCs w:val="28"/>
                <w:lang w:val="en-US"/>
              </w:rPr>
              <w:t>Independent evaluation and programme reviews</w:t>
            </w:r>
          </w:p>
        </w:tc>
        <w:tc>
          <w:tcPr>
            <w:tcW w:w="0" w:type="auto"/>
            <w:hideMark/>
          </w:tcPr>
          <w:p w14:paraId="58E77F9D" w14:textId="77777777" w:rsidR="00907933" w:rsidRPr="00907933" w:rsidRDefault="00907933" w:rsidP="00907933">
            <w:pPr>
              <w:rPr>
                <w:sz w:val="18"/>
                <w:szCs w:val="28"/>
                <w:lang w:val="nl-BE"/>
              </w:rPr>
            </w:pPr>
            <w:r w:rsidRPr="00907933">
              <w:rPr>
                <w:sz w:val="18"/>
                <w:szCs w:val="28"/>
                <w:lang w:val="nl-BE"/>
              </w:rPr>
              <w:t>Reviews in 2029, 2032 and 2035</w:t>
            </w:r>
          </w:p>
        </w:tc>
        <w:tc>
          <w:tcPr>
            <w:tcW w:w="0" w:type="auto"/>
            <w:hideMark/>
          </w:tcPr>
          <w:p w14:paraId="44177E41" w14:textId="77777777" w:rsidR="00907933" w:rsidRPr="00907933" w:rsidRDefault="00907933" w:rsidP="00907933">
            <w:pPr>
              <w:rPr>
                <w:sz w:val="18"/>
                <w:szCs w:val="28"/>
                <w:lang w:val="nl-BE"/>
              </w:rPr>
            </w:pPr>
            <w:r w:rsidRPr="00907933">
              <w:rPr>
                <w:sz w:val="18"/>
                <w:szCs w:val="28"/>
                <w:lang w:val="nl-BE"/>
              </w:rPr>
              <w:t>€1–2M</w:t>
            </w:r>
          </w:p>
        </w:tc>
      </w:tr>
      <w:tr w:rsidR="00907933" w:rsidRPr="00907933" w14:paraId="7843F165" w14:textId="77777777" w:rsidTr="000727B1">
        <w:tc>
          <w:tcPr>
            <w:tcW w:w="0" w:type="auto"/>
            <w:shd w:val="clear" w:color="auto" w:fill="F2F2F2" w:themeFill="text2" w:themeFillShade="F2"/>
            <w:hideMark/>
          </w:tcPr>
          <w:p w14:paraId="1E2671F4" w14:textId="77777777" w:rsidR="00907933" w:rsidRPr="003A39A9" w:rsidRDefault="00907933" w:rsidP="00907933">
            <w:pPr>
              <w:rPr>
                <w:b/>
                <w:bCs/>
                <w:sz w:val="18"/>
                <w:szCs w:val="28"/>
                <w:lang w:val="nl-BE"/>
              </w:rPr>
            </w:pPr>
            <w:r w:rsidRPr="003A39A9">
              <w:rPr>
                <w:b/>
                <w:bCs/>
                <w:sz w:val="18"/>
                <w:szCs w:val="28"/>
                <w:lang w:val="nl-BE"/>
              </w:rPr>
              <w:t>Total public requirement</w:t>
            </w:r>
          </w:p>
        </w:tc>
        <w:tc>
          <w:tcPr>
            <w:tcW w:w="0" w:type="auto"/>
            <w:shd w:val="clear" w:color="auto" w:fill="F2F2F2" w:themeFill="text2" w:themeFillShade="F2"/>
            <w:hideMark/>
          </w:tcPr>
          <w:p w14:paraId="43EE4FC5" w14:textId="77777777" w:rsidR="00907933" w:rsidRPr="00907933" w:rsidRDefault="00907933" w:rsidP="00907933">
            <w:pPr>
              <w:rPr>
                <w:sz w:val="18"/>
                <w:szCs w:val="28"/>
                <w:lang w:val="en-US"/>
              </w:rPr>
            </w:pPr>
            <w:r w:rsidRPr="00907933">
              <w:rPr>
                <w:sz w:val="18"/>
                <w:szCs w:val="28"/>
                <w:lang w:val="en-US"/>
              </w:rPr>
              <w:t>Including approximately 20% implementation contingency, but excluding infrastructure subsequently financed under other recommendations</w:t>
            </w:r>
          </w:p>
        </w:tc>
        <w:tc>
          <w:tcPr>
            <w:tcW w:w="0" w:type="auto"/>
            <w:shd w:val="clear" w:color="auto" w:fill="F2F2F2" w:themeFill="text2" w:themeFillShade="F2"/>
            <w:hideMark/>
          </w:tcPr>
          <w:p w14:paraId="2876FFE6" w14:textId="49977FAC" w:rsidR="00907933" w:rsidRPr="003A39A9" w:rsidRDefault="00907933" w:rsidP="00907933">
            <w:pPr>
              <w:rPr>
                <w:b/>
                <w:bCs/>
                <w:sz w:val="18"/>
                <w:szCs w:val="28"/>
                <w:lang w:val="nl-BE"/>
              </w:rPr>
            </w:pPr>
            <w:r w:rsidRPr="003A39A9">
              <w:rPr>
                <w:b/>
                <w:bCs/>
                <w:sz w:val="18"/>
                <w:szCs w:val="28"/>
                <w:lang w:val="nl-BE"/>
              </w:rPr>
              <w:t>€</w:t>
            </w:r>
            <w:r w:rsidR="003358B1">
              <w:rPr>
                <w:b/>
                <w:bCs/>
                <w:sz w:val="18"/>
                <w:szCs w:val="28"/>
                <w:lang w:val="nl-BE"/>
              </w:rPr>
              <w:t>24</w:t>
            </w:r>
            <w:r w:rsidR="004B079C">
              <w:rPr>
                <w:b/>
                <w:bCs/>
                <w:sz w:val="18"/>
                <w:szCs w:val="28"/>
                <w:lang w:val="nl-BE"/>
              </w:rPr>
              <w:t>.5</w:t>
            </w:r>
            <w:r w:rsidRPr="003A39A9">
              <w:rPr>
                <w:b/>
                <w:bCs/>
                <w:sz w:val="18"/>
                <w:szCs w:val="28"/>
                <w:lang w:val="nl-BE"/>
              </w:rPr>
              <w:t>–</w:t>
            </w:r>
            <w:r w:rsidR="004B079C">
              <w:rPr>
                <w:b/>
                <w:bCs/>
                <w:sz w:val="18"/>
                <w:szCs w:val="28"/>
                <w:lang w:val="nl-BE"/>
              </w:rPr>
              <w:t>51</w:t>
            </w:r>
            <w:r w:rsidRPr="003A39A9">
              <w:rPr>
                <w:b/>
                <w:bCs/>
                <w:sz w:val="18"/>
                <w:szCs w:val="28"/>
                <w:lang w:val="nl-BE"/>
              </w:rPr>
              <w:t>M over 2026–2035</w:t>
            </w:r>
          </w:p>
        </w:tc>
      </w:tr>
    </w:tbl>
    <w:p w14:paraId="55484974" w14:textId="77777777" w:rsidR="003254F2" w:rsidRPr="009F4405" w:rsidRDefault="003254F2" w:rsidP="003254F2">
      <w:pPr>
        <w:rPr>
          <w:b/>
          <w:bCs/>
        </w:rPr>
      </w:pPr>
    </w:p>
    <w:p w14:paraId="2F3F3251" w14:textId="16B267E4" w:rsidR="003254F2" w:rsidRPr="009F4405" w:rsidRDefault="003254F2" w:rsidP="003254F2">
      <w:pPr>
        <w:rPr>
          <w:b/>
          <w:bCs/>
        </w:rPr>
      </w:pPr>
      <w:r w:rsidRPr="009F4405">
        <w:rPr>
          <w:b/>
          <w:bCs/>
        </w:rPr>
        <w:t>Timeline</w:t>
      </w:r>
    </w:p>
    <w:p w14:paraId="7EEF65D7" w14:textId="57E8EEAC" w:rsidR="000727B1" w:rsidRPr="000727B1" w:rsidRDefault="000727B1" w:rsidP="00E52350">
      <w:pPr>
        <w:pStyle w:val="bullet10"/>
        <w:rPr>
          <w:b/>
          <w:bCs/>
        </w:rPr>
      </w:pPr>
      <w:r w:rsidRPr="000727B1">
        <w:rPr>
          <w:b/>
          <w:bCs/>
        </w:rPr>
        <w:t xml:space="preserve">2026–2027, preparation: </w:t>
      </w:r>
      <w:r w:rsidRPr="000727B1">
        <w:t>DG DEFIS and ESA establish the mandate, governance rules and a compact secretariat; agree the minimum dataset, confidentiality architecture and reporting obligations; define how ELC-supported providers submit infrastructure-readiness information; and commission the initial institutional-demand and infrastructure-baseline exercise. By the end of this phase, the mechanism should have an agreed operating charter, participating authorities, a functioning prototype register and a first consolidated demand range.</w:t>
      </w:r>
    </w:p>
    <w:p w14:paraId="73744C69" w14:textId="165E28F9" w:rsidR="000727B1" w:rsidRPr="000727B1" w:rsidRDefault="000727B1" w:rsidP="00E52350">
      <w:pPr>
        <w:pStyle w:val="bullet10"/>
        <w:rPr>
          <w:b/>
          <w:bCs/>
        </w:rPr>
      </w:pPr>
      <w:r w:rsidRPr="000727B1">
        <w:rPr>
          <w:b/>
          <w:bCs/>
        </w:rPr>
        <w:t xml:space="preserve">2028–2030, implementation: </w:t>
      </w:r>
      <w:r w:rsidRPr="000727B1">
        <w:t>the platform is expanded into the operational infrastructure register; EU, ESA, EUMETSAT, participating Member States and relevant defence users submit multi-annual demand indications; launch providers report manufacturing, testing, logistics, launch-site, payload-processing and TT&amp;C dependencies; and the first European Access-to-Space Business Plan and launch-site portfolio strategy are issued. Infrastructure proposals are then screened against demand, criticality, maturity, utilisation and shared-use criteria before funding decisions are taken.</w:t>
      </w:r>
    </w:p>
    <w:p w14:paraId="62DF75A4" w14:textId="4FA43DE6" w:rsidR="003254F2" w:rsidRPr="009F4405" w:rsidRDefault="000727B1" w:rsidP="00E52350">
      <w:pPr>
        <w:pStyle w:val="bullet10"/>
        <w:rPr>
          <w:b/>
          <w:bCs/>
        </w:rPr>
      </w:pPr>
      <w:r w:rsidRPr="000727B1">
        <w:rPr>
          <w:b/>
          <w:bCs/>
        </w:rPr>
        <w:t xml:space="preserve">2030–2035, operationalisation: </w:t>
      </w:r>
      <w:r w:rsidRPr="000727B1">
        <w:t>the business plan, demand outlook and infrastructure register are updated annually; working groups monitor test-slot congestion, spaceport utilisation and logistics dependencies; operators maintain proportionate contingency plans; and the mechanism conducts formal reviews in 2032 and 2035 to determine whether new shared or redundant capacity is justified.</w:t>
      </w:r>
    </w:p>
    <w:p w14:paraId="139BEEF3" w14:textId="40112705" w:rsidR="003254F2" w:rsidRPr="009F4405" w:rsidRDefault="003254F2" w:rsidP="003254F2">
      <w:pPr>
        <w:rPr>
          <w:b/>
          <w:bCs/>
        </w:rPr>
      </w:pPr>
    </w:p>
    <w:p w14:paraId="602A9FF7" w14:textId="1F2A13AA" w:rsidR="003254F2" w:rsidRPr="009F4405" w:rsidRDefault="003254F2" w:rsidP="003254F2">
      <w:pPr>
        <w:rPr>
          <w:b/>
          <w:bCs/>
        </w:rPr>
      </w:pPr>
      <w:r w:rsidRPr="009F4405">
        <w:rPr>
          <w:b/>
          <w:bCs/>
        </w:rPr>
        <w:t>REC-02 —</w:t>
      </w:r>
      <w:r w:rsidR="00A210FC" w:rsidRPr="00A210FC">
        <w:t xml:space="preserve"> </w:t>
      </w:r>
      <w:r w:rsidR="00A210FC" w:rsidRPr="00A210FC">
        <w:rPr>
          <w:b/>
          <w:bCs/>
        </w:rPr>
        <w:t>Safeguard European propulsion-test capacity</w:t>
      </w:r>
    </w:p>
    <w:p w14:paraId="7F2C7895" w14:textId="0DA38FDC" w:rsidR="003254F2" w:rsidRPr="009F4405" w:rsidRDefault="003254F2" w:rsidP="003254F2">
      <w:pPr>
        <w:rPr>
          <w:b/>
          <w:bCs/>
        </w:rPr>
      </w:pPr>
      <w:r w:rsidRPr="009F4405">
        <w:rPr>
          <w:b/>
          <w:bCs/>
        </w:rPr>
        <w:t>Feasibility MCA</w:t>
      </w:r>
    </w:p>
    <w:p w14:paraId="473F59D5" w14:textId="4F3C3E6A" w:rsidR="00C94CBB" w:rsidRPr="00C94CBB" w:rsidRDefault="00C94CBB" w:rsidP="00C94CBB">
      <w:pPr>
        <w:rPr>
          <w:b/>
          <w:bCs/>
        </w:rPr>
      </w:pPr>
      <w:r>
        <w:t xml:space="preserve">Weighted score: </w:t>
      </w:r>
      <w:r w:rsidRPr="00C94CBB">
        <w:rPr>
          <w:b/>
          <w:bCs/>
        </w:rPr>
        <w:t>3.8/5 – High:</w:t>
      </w:r>
    </w:p>
    <w:p w14:paraId="1FE06F35" w14:textId="0EA733CF" w:rsidR="00C94CBB" w:rsidRDefault="00C94CBB" w:rsidP="00C94CBB">
      <w:pPr>
        <w:pStyle w:val="bullet10"/>
      </w:pPr>
      <w:r w:rsidRPr="00C94CBB">
        <w:rPr>
          <w:b/>
          <w:bCs/>
        </w:rPr>
        <w:t>Technical feasibility: 4/5.</w:t>
      </w:r>
      <w:r>
        <w:t xml:space="preserve"> The immediate action relies on existing benches, established test-centre operators and incremental adaptation. Shared scheduling and access procedures are straightforward. Modernisation and resilience interventions are technically mature but must be designed site by site.</w:t>
      </w:r>
    </w:p>
    <w:p w14:paraId="0FBCA97C" w14:textId="2C679C00" w:rsidR="00C94CBB" w:rsidRDefault="00C94CBB" w:rsidP="00C94CBB">
      <w:pPr>
        <w:pStyle w:val="bullet10"/>
      </w:pPr>
      <w:r w:rsidRPr="00C94CBB">
        <w:rPr>
          <w:b/>
          <w:bCs/>
        </w:rPr>
        <w:lastRenderedPageBreak/>
        <w:t>Financial feasibility: 4/5.</w:t>
      </w:r>
      <w:r>
        <w:t xml:space="preserve"> Coordination and modular-interface work are affordable, while major bench refurbishment or solid-motor contingency assets require dedicated ESA and national investment. Existing funding precedents demonstrate that a European shared-testing initiative can be launched at relatively modest cost: the Eu-BEST project has a total and EU-funded budget of €4.959 million for 2023–2026.</w:t>
      </w:r>
    </w:p>
    <w:p w14:paraId="53BEA6EE" w14:textId="77777777" w:rsidR="00C94CBB" w:rsidRDefault="00C94CBB" w:rsidP="00C94CBB">
      <w:pPr>
        <w:pStyle w:val="bullet10"/>
      </w:pPr>
      <w:r w:rsidRPr="00C94CBB">
        <w:rPr>
          <w:b/>
          <w:bCs/>
        </w:rPr>
        <w:t>Implementation complexity: 3/5.</w:t>
      </w:r>
      <w:r>
        <w:t xml:space="preserve"> Assets have different sovereign and industrial owners, programme-specific priorities, safety cases and environmental permits. The most complex element is safeguarding BEAP and the P120C/P160C chain without disrupting operational launcher programmes.</w:t>
      </w:r>
    </w:p>
    <w:p w14:paraId="424ED99A" w14:textId="23E0CC48" w:rsidR="003254F2" w:rsidRDefault="003254F2" w:rsidP="00576104">
      <w:pPr>
        <w:spacing w:before="240"/>
        <w:rPr>
          <w:b/>
          <w:bCs/>
        </w:rPr>
      </w:pPr>
      <w:r w:rsidRPr="009F4405">
        <w:rPr>
          <w:b/>
          <w:bCs/>
        </w:rPr>
        <w:t xml:space="preserve">Cost </w:t>
      </w:r>
    </w:p>
    <w:p w14:paraId="485CEABC" w14:textId="7DADABA3" w:rsidR="00576104" w:rsidRDefault="00576104" w:rsidP="003254F2">
      <w:r w:rsidRPr="00576104">
        <w:t>The estimate should be presented as a sequenced package rather than as one undifferentiated infrastructure envelope.</w:t>
      </w:r>
    </w:p>
    <w:p w14:paraId="3C9AE843" w14:textId="3E4B9FF8" w:rsidR="005F19E3" w:rsidRDefault="005F19E3" w:rsidP="005F19E3">
      <w:pPr>
        <w:pStyle w:val="Caption"/>
      </w:pPr>
      <w:bookmarkStart w:id="188" w:name="_Toc239018455"/>
      <w:r>
        <w:t xml:space="preserve">Table </w:t>
      </w:r>
      <w:r>
        <w:fldChar w:fldCharType="begin"/>
      </w:r>
      <w:r>
        <w:instrText xml:space="preserve"> SEQ Table \* ARABIC </w:instrText>
      </w:r>
      <w:r>
        <w:fldChar w:fldCharType="separate"/>
      </w:r>
      <w:r w:rsidR="00502C72">
        <w:rPr>
          <w:noProof/>
        </w:rPr>
        <w:t>64</w:t>
      </w:r>
      <w:r>
        <w:fldChar w:fldCharType="end"/>
      </w:r>
      <w:r>
        <w:t xml:space="preserve"> Cost estimation – REC-2</w:t>
      </w:r>
      <w:bookmarkEnd w:id="188"/>
    </w:p>
    <w:tbl>
      <w:tblPr>
        <w:tblStyle w:val="CV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8"/>
        <w:gridCol w:w="5433"/>
        <w:gridCol w:w="1307"/>
      </w:tblGrid>
      <w:tr w:rsidR="003A39A9" w:rsidRPr="003A39A9" w14:paraId="170BA2F1" w14:textId="77777777" w:rsidTr="005F19E3">
        <w:trPr>
          <w:cnfStyle w:val="100000000000" w:firstRow="1" w:lastRow="0" w:firstColumn="0" w:lastColumn="0" w:oddVBand="0" w:evenVBand="0" w:oddHBand="0" w:evenHBand="0" w:firstRowFirstColumn="0" w:firstRowLastColumn="0" w:lastRowFirstColumn="0" w:lastRowLastColumn="0"/>
        </w:trPr>
        <w:tc>
          <w:tcPr>
            <w:cnfStyle w:val="000000000100" w:firstRow="0" w:lastRow="0" w:firstColumn="0" w:lastColumn="0" w:oddVBand="0" w:evenVBand="0" w:oddHBand="0" w:evenHBand="0" w:firstRowFirstColumn="1" w:firstRowLastColumn="0" w:lastRowFirstColumn="0" w:lastRowLastColumn="0"/>
            <w:tcW w:w="0" w:type="auto"/>
            <w:tcBorders>
              <w:top w:val="none" w:sz="0" w:space="0" w:color="auto"/>
              <w:left w:val="none" w:sz="0" w:space="0" w:color="auto"/>
              <w:bottom w:val="none" w:sz="0" w:space="0" w:color="auto"/>
              <w:right w:val="none" w:sz="0" w:space="0" w:color="auto"/>
              <w:tl2br w:val="none" w:sz="0" w:space="0" w:color="auto"/>
              <w:tr2bl w:val="none" w:sz="0" w:space="0" w:color="auto"/>
            </w:tcBorders>
            <w:hideMark/>
          </w:tcPr>
          <w:p w14:paraId="3938990F" w14:textId="77777777" w:rsidR="003A39A9" w:rsidRPr="003A39A9" w:rsidRDefault="003A39A9" w:rsidP="003A39A9">
            <w:pPr>
              <w:rPr>
                <w:b/>
                <w:sz w:val="18"/>
                <w:szCs w:val="28"/>
                <w:lang w:val="nl-BE"/>
              </w:rPr>
            </w:pPr>
            <w:r w:rsidRPr="003A39A9">
              <w:rPr>
                <w:b/>
                <w:sz w:val="18"/>
                <w:szCs w:val="28"/>
                <w:lang w:val="nl-BE"/>
              </w:rPr>
              <w:t>Cost element</w:t>
            </w:r>
          </w:p>
        </w:tc>
        <w:tc>
          <w:tcPr>
            <w:tcW w:w="0" w:type="auto"/>
            <w:tcBorders>
              <w:top w:val="none" w:sz="0" w:space="0" w:color="auto"/>
              <w:left w:val="none" w:sz="0" w:space="0" w:color="auto"/>
              <w:bottom w:val="none" w:sz="0" w:space="0" w:color="auto"/>
              <w:right w:val="none" w:sz="0" w:space="0" w:color="auto"/>
              <w:tl2br w:val="none" w:sz="0" w:space="0" w:color="auto"/>
              <w:tr2bl w:val="none" w:sz="0" w:space="0" w:color="auto"/>
            </w:tcBorders>
            <w:hideMark/>
          </w:tcPr>
          <w:p w14:paraId="4B54A359" w14:textId="77777777" w:rsidR="003A39A9" w:rsidRPr="003A39A9" w:rsidRDefault="003A39A9" w:rsidP="003A39A9">
            <w:pPr>
              <w:cnfStyle w:val="100000000000" w:firstRow="1" w:lastRow="0" w:firstColumn="0" w:lastColumn="0" w:oddVBand="0" w:evenVBand="0" w:oddHBand="0" w:evenHBand="0" w:firstRowFirstColumn="0" w:firstRowLastColumn="0" w:lastRowFirstColumn="0" w:lastRowLastColumn="0"/>
              <w:rPr>
                <w:b/>
                <w:sz w:val="18"/>
                <w:szCs w:val="28"/>
                <w:lang w:val="nl-BE"/>
              </w:rPr>
            </w:pPr>
            <w:r w:rsidRPr="003A39A9">
              <w:rPr>
                <w:b/>
                <w:sz w:val="18"/>
                <w:szCs w:val="28"/>
                <w:lang w:val="nl-BE"/>
              </w:rPr>
              <w:t>Evidence and estimating logic</w:t>
            </w:r>
          </w:p>
        </w:tc>
        <w:tc>
          <w:tcPr>
            <w:tcW w:w="0" w:type="auto"/>
            <w:tcBorders>
              <w:top w:val="none" w:sz="0" w:space="0" w:color="auto"/>
              <w:left w:val="none" w:sz="0" w:space="0" w:color="auto"/>
              <w:bottom w:val="none" w:sz="0" w:space="0" w:color="auto"/>
              <w:right w:val="none" w:sz="0" w:space="0" w:color="auto"/>
              <w:tl2br w:val="none" w:sz="0" w:space="0" w:color="auto"/>
              <w:tr2bl w:val="none" w:sz="0" w:space="0" w:color="auto"/>
            </w:tcBorders>
            <w:hideMark/>
          </w:tcPr>
          <w:p w14:paraId="090B7171" w14:textId="77777777" w:rsidR="003A39A9" w:rsidRPr="003A39A9" w:rsidRDefault="003A39A9" w:rsidP="003A39A9">
            <w:pPr>
              <w:cnfStyle w:val="100000000000" w:firstRow="1" w:lastRow="0" w:firstColumn="0" w:lastColumn="0" w:oddVBand="0" w:evenVBand="0" w:oddHBand="0" w:evenHBand="0" w:firstRowFirstColumn="0" w:firstRowLastColumn="0" w:lastRowFirstColumn="0" w:lastRowLastColumn="0"/>
              <w:rPr>
                <w:b/>
                <w:sz w:val="18"/>
                <w:szCs w:val="28"/>
                <w:lang w:val="nl-BE"/>
              </w:rPr>
            </w:pPr>
            <w:r w:rsidRPr="003A39A9">
              <w:rPr>
                <w:b/>
                <w:sz w:val="18"/>
                <w:szCs w:val="28"/>
                <w:lang w:val="nl-BE"/>
              </w:rPr>
              <w:t>Public requirement</w:t>
            </w:r>
          </w:p>
        </w:tc>
      </w:tr>
      <w:tr w:rsidR="003A39A9" w:rsidRPr="003A39A9" w14:paraId="275096EC" w14:textId="77777777" w:rsidTr="005F19E3">
        <w:tc>
          <w:tcPr>
            <w:tcW w:w="0" w:type="auto"/>
            <w:hideMark/>
          </w:tcPr>
          <w:p w14:paraId="3476B571" w14:textId="77777777" w:rsidR="003A39A9" w:rsidRPr="003A39A9" w:rsidRDefault="003A39A9" w:rsidP="003A39A9">
            <w:pPr>
              <w:rPr>
                <w:sz w:val="18"/>
                <w:szCs w:val="28"/>
                <w:lang w:val="en-US"/>
              </w:rPr>
            </w:pPr>
            <w:r w:rsidRPr="003A39A9">
              <w:rPr>
                <w:sz w:val="18"/>
                <w:szCs w:val="28"/>
                <w:lang w:val="en-US"/>
              </w:rPr>
              <w:t>European Propulsion Test Network and scheduling system</w:t>
            </w:r>
          </w:p>
        </w:tc>
        <w:tc>
          <w:tcPr>
            <w:tcW w:w="0" w:type="auto"/>
            <w:hideMark/>
          </w:tcPr>
          <w:p w14:paraId="491B8B3D" w14:textId="1840D7BA" w:rsidR="003A39A9" w:rsidRPr="003A39A9" w:rsidRDefault="003A39A9" w:rsidP="003A39A9">
            <w:pPr>
              <w:rPr>
                <w:sz w:val="18"/>
                <w:szCs w:val="28"/>
                <w:lang w:val="en-US"/>
              </w:rPr>
            </w:pPr>
            <w:r w:rsidRPr="003A39A9">
              <w:rPr>
                <w:sz w:val="18"/>
                <w:szCs w:val="28"/>
                <w:lang w:val="en-US"/>
              </w:rPr>
              <w:t>Eu-BEST provides a direct €4.959M benchmark for a shared modular testing initiative. The recommendation requires a wider network, confidential capacity data and recurring access management</w:t>
            </w:r>
            <w:r w:rsidR="00E3008C">
              <w:rPr>
                <w:rStyle w:val="FootnoteReference"/>
                <w:sz w:val="18"/>
                <w:szCs w:val="28"/>
                <w:lang w:val="en-US"/>
              </w:rPr>
              <w:footnoteReference w:id="167"/>
            </w:r>
          </w:p>
        </w:tc>
        <w:tc>
          <w:tcPr>
            <w:tcW w:w="0" w:type="auto"/>
            <w:hideMark/>
          </w:tcPr>
          <w:p w14:paraId="40B97F2C" w14:textId="77777777" w:rsidR="003A39A9" w:rsidRPr="003A39A9" w:rsidRDefault="003A39A9" w:rsidP="003A39A9">
            <w:pPr>
              <w:rPr>
                <w:sz w:val="18"/>
                <w:szCs w:val="28"/>
                <w:lang w:val="nl-BE"/>
              </w:rPr>
            </w:pPr>
            <w:r w:rsidRPr="003A39A9">
              <w:rPr>
                <w:sz w:val="18"/>
                <w:szCs w:val="28"/>
                <w:lang w:val="nl-BE"/>
              </w:rPr>
              <w:t>€8–12M</w:t>
            </w:r>
          </w:p>
        </w:tc>
      </w:tr>
      <w:tr w:rsidR="003A39A9" w:rsidRPr="003A39A9" w14:paraId="2A76424B" w14:textId="77777777" w:rsidTr="005F19E3">
        <w:tc>
          <w:tcPr>
            <w:tcW w:w="0" w:type="auto"/>
            <w:hideMark/>
          </w:tcPr>
          <w:p w14:paraId="59BAB0B4" w14:textId="77777777" w:rsidR="003A39A9" w:rsidRPr="003A39A9" w:rsidRDefault="003A39A9" w:rsidP="003A39A9">
            <w:pPr>
              <w:rPr>
                <w:sz w:val="18"/>
                <w:szCs w:val="28"/>
                <w:lang w:val="en-US"/>
              </w:rPr>
            </w:pPr>
            <w:r w:rsidRPr="003A39A9">
              <w:rPr>
                <w:sz w:val="18"/>
                <w:szCs w:val="28"/>
                <w:lang w:val="en-US"/>
              </w:rPr>
              <w:t>Common access dossier, interface specifications and permitting reference methodology</w:t>
            </w:r>
          </w:p>
        </w:tc>
        <w:tc>
          <w:tcPr>
            <w:tcW w:w="0" w:type="auto"/>
            <w:hideMark/>
          </w:tcPr>
          <w:p w14:paraId="6A19C27A" w14:textId="77777777" w:rsidR="003A39A9" w:rsidRPr="003A39A9" w:rsidRDefault="003A39A9" w:rsidP="003A39A9">
            <w:pPr>
              <w:rPr>
                <w:sz w:val="18"/>
                <w:szCs w:val="28"/>
                <w:lang w:val="en-US"/>
              </w:rPr>
            </w:pPr>
            <w:r w:rsidRPr="003A39A9">
              <w:rPr>
                <w:sz w:val="18"/>
                <w:szCs w:val="28"/>
                <w:lang w:val="en-US"/>
              </w:rPr>
              <w:t>Technical, safety, legal and environmental work across the principal facilities</w:t>
            </w:r>
          </w:p>
        </w:tc>
        <w:tc>
          <w:tcPr>
            <w:tcW w:w="0" w:type="auto"/>
            <w:hideMark/>
          </w:tcPr>
          <w:p w14:paraId="7946C165" w14:textId="77777777" w:rsidR="003A39A9" w:rsidRPr="003A39A9" w:rsidRDefault="003A39A9" w:rsidP="003A39A9">
            <w:pPr>
              <w:rPr>
                <w:sz w:val="18"/>
                <w:szCs w:val="28"/>
                <w:lang w:val="nl-BE"/>
              </w:rPr>
            </w:pPr>
            <w:r w:rsidRPr="003A39A9">
              <w:rPr>
                <w:sz w:val="18"/>
                <w:szCs w:val="28"/>
                <w:lang w:val="nl-BE"/>
              </w:rPr>
              <w:t>€5–8M</w:t>
            </w:r>
          </w:p>
        </w:tc>
      </w:tr>
      <w:tr w:rsidR="003A39A9" w:rsidRPr="003A39A9" w14:paraId="1D1AD7AB" w14:textId="77777777" w:rsidTr="005F19E3">
        <w:tc>
          <w:tcPr>
            <w:tcW w:w="0" w:type="auto"/>
            <w:hideMark/>
          </w:tcPr>
          <w:p w14:paraId="15DA01CD" w14:textId="77777777" w:rsidR="003A39A9" w:rsidRPr="003A39A9" w:rsidRDefault="003A39A9" w:rsidP="003A39A9">
            <w:pPr>
              <w:rPr>
                <w:sz w:val="18"/>
                <w:szCs w:val="28"/>
                <w:lang w:val="en-US"/>
              </w:rPr>
            </w:pPr>
            <w:r w:rsidRPr="003A39A9">
              <w:rPr>
                <w:sz w:val="18"/>
                <w:szCs w:val="28"/>
                <w:lang w:val="en-US"/>
              </w:rPr>
              <w:t>Minor interface retrofits and digital upgrades</w:t>
            </w:r>
          </w:p>
        </w:tc>
        <w:tc>
          <w:tcPr>
            <w:tcW w:w="0" w:type="auto"/>
            <w:hideMark/>
          </w:tcPr>
          <w:p w14:paraId="6783E50B" w14:textId="77777777" w:rsidR="003A39A9" w:rsidRPr="003A39A9" w:rsidRDefault="003A39A9" w:rsidP="003A39A9">
            <w:pPr>
              <w:rPr>
                <w:sz w:val="18"/>
                <w:szCs w:val="28"/>
                <w:lang w:val="en-US"/>
              </w:rPr>
            </w:pPr>
            <w:r w:rsidRPr="003A39A9">
              <w:rPr>
                <w:sz w:val="18"/>
                <w:szCs w:val="28"/>
                <w:lang w:val="en-US"/>
              </w:rPr>
              <w:t>€2–5M at approximately six priority facilities for modular fluid, mechanical, electrical and data interfaces</w:t>
            </w:r>
          </w:p>
        </w:tc>
        <w:tc>
          <w:tcPr>
            <w:tcW w:w="0" w:type="auto"/>
            <w:hideMark/>
          </w:tcPr>
          <w:p w14:paraId="49F6D374" w14:textId="77777777" w:rsidR="003A39A9" w:rsidRPr="003A39A9" w:rsidRDefault="003A39A9" w:rsidP="003A39A9">
            <w:pPr>
              <w:rPr>
                <w:sz w:val="18"/>
                <w:szCs w:val="28"/>
                <w:lang w:val="nl-BE"/>
              </w:rPr>
            </w:pPr>
            <w:r w:rsidRPr="003A39A9">
              <w:rPr>
                <w:sz w:val="18"/>
                <w:szCs w:val="28"/>
                <w:lang w:val="nl-BE"/>
              </w:rPr>
              <w:t>€15–30M</w:t>
            </w:r>
          </w:p>
        </w:tc>
      </w:tr>
      <w:tr w:rsidR="003A39A9" w:rsidRPr="003A39A9" w14:paraId="309B91E6" w14:textId="77777777" w:rsidTr="005F19E3">
        <w:tc>
          <w:tcPr>
            <w:tcW w:w="0" w:type="auto"/>
            <w:hideMark/>
          </w:tcPr>
          <w:p w14:paraId="29D07C63" w14:textId="77777777" w:rsidR="003A39A9" w:rsidRPr="003A39A9" w:rsidRDefault="003A39A9" w:rsidP="003A39A9">
            <w:pPr>
              <w:rPr>
                <w:sz w:val="18"/>
                <w:szCs w:val="28"/>
                <w:lang w:val="nl-BE"/>
              </w:rPr>
            </w:pPr>
            <w:r w:rsidRPr="003A39A9">
              <w:rPr>
                <w:sz w:val="18"/>
                <w:szCs w:val="28"/>
                <w:lang w:val="nl-BE"/>
              </w:rPr>
              <w:t>Priority bench de-bottlenecking</w:t>
            </w:r>
          </w:p>
        </w:tc>
        <w:tc>
          <w:tcPr>
            <w:tcW w:w="0" w:type="auto"/>
            <w:hideMark/>
          </w:tcPr>
          <w:p w14:paraId="3E409D75" w14:textId="77777777" w:rsidR="003A39A9" w:rsidRPr="003A39A9" w:rsidRDefault="003A39A9" w:rsidP="003A39A9">
            <w:pPr>
              <w:rPr>
                <w:sz w:val="18"/>
                <w:szCs w:val="28"/>
                <w:lang w:val="en-US"/>
              </w:rPr>
            </w:pPr>
            <w:r w:rsidRPr="003A39A9">
              <w:rPr>
                <w:sz w:val="18"/>
                <w:szCs w:val="28"/>
                <w:lang w:val="en-US"/>
              </w:rPr>
              <w:t>Targeted control-system renewal, instrumentation, data acquisition, propellant handling, test-cell availability and outage reduction at Level 1 and Level 2 centres</w:t>
            </w:r>
          </w:p>
        </w:tc>
        <w:tc>
          <w:tcPr>
            <w:tcW w:w="0" w:type="auto"/>
            <w:hideMark/>
          </w:tcPr>
          <w:p w14:paraId="4FE573E2" w14:textId="77777777" w:rsidR="003A39A9" w:rsidRPr="003A39A9" w:rsidRDefault="003A39A9" w:rsidP="003A39A9">
            <w:pPr>
              <w:rPr>
                <w:sz w:val="18"/>
                <w:szCs w:val="28"/>
                <w:lang w:val="nl-BE"/>
              </w:rPr>
            </w:pPr>
            <w:r w:rsidRPr="003A39A9">
              <w:rPr>
                <w:sz w:val="18"/>
                <w:szCs w:val="28"/>
                <w:lang w:val="nl-BE"/>
              </w:rPr>
              <w:t>€60–120M</w:t>
            </w:r>
          </w:p>
        </w:tc>
      </w:tr>
      <w:tr w:rsidR="003A39A9" w:rsidRPr="003A39A9" w14:paraId="5AEEC0CE" w14:textId="77777777" w:rsidTr="005F19E3">
        <w:tc>
          <w:tcPr>
            <w:tcW w:w="0" w:type="auto"/>
            <w:hideMark/>
          </w:tcPr>
          <w:p w14:paraId="5B38F480" w14:textId="77777777" w:rsidR="003A39A9" w:rsidRPr="003A39A9" w:rsidRDefault="003A39A9" w:rsidP="003A39A9">
            <w:pPr>
              <w:rPr>
                <w:sz w:val="18"/>
                <w:szCs w:val="28"/>
                <w:lang w:val="en-US"/>
              </w:rPr>
            </w:pPr>
            <w:r w:rsidRPr="003A39A9">
              <w:rPr>
                <w:sz w:val="18"/>
                <w:szCs w:val="28"/>
                <w:lang w:val="en-US"/>
              </w:rPr>
              <w:t>BEAP and P120C/P160C resilience engineering</w:t>
            </w:r>
          </w:p>
        </w:tc>
        <w:tc>
          <w:tcPr>
            <w:tcW w:w="0" w:type="auto"/>
            <w:hideMark/>
          </w:tcPr>
          <w:p w14:paraId="3308CB6F" w14:textId="77777777" w:rsidR="003A39A9" w:rsidRPr="003A39A9" w:rsidRDefault="003A39A9" w:rsidP="003A39A9">
            <w:pPr>
              <w:rPr>
                <w:sz w:val="18"/>
                <w:szCs w:val="28"/>
                <w:lang w:val="en-US"/>
              </w:rPr>
            </w:pPr>
            <w:r w:rsidRPr="003A39A9">
              <w:rPr>
                <w:sz w:val="18"/>
                <w:szCs w:val="28"/>
                <w:lang w:val="en-US"/>
              </w:rPr>
              <w:t>Initial engineering, failure-mode analysis, strategic-spares definition and contingency design</w:t>
            </w:r>
          </w:p>
        </w:tc>
        <w:tc>
          <w:tcPr>
            <w:tcW w:w="0" w:type="auto"/>
            <w:hideMark/>
          </w:tcPr>
          <w:p w14:paraId="7371419B" w14:textId="77777777" w:rsidR="003A39A9" w:rsidRPr="003A39A9" w:rsidRDefault="003A39A9" w:rsidP="003A39A9">
            <w:pPr>
              <w:rPr>
                <w:sz w:val="18"/>
                <w:szCs w:val="28"/>
                <w:lang w:val="nl-BE"/>
              </w:rPr>
            </w:pPr>
            <w:r w:rsidRPr="003A39A9">
              <w:rPr>
                <w:sz w:val="18"/>
                <w:szCs w:val="28"/>
                <w:lang w:val="nl-BE"/>
              </w:rPr>
              <w:t>€5–10M</w:t>
            </w:r>
          </w:p>
        </w:tc>
      </w:tr>
      <w:tr w:rsidR="003A39A9" w:rsidRPr="003A39A9" w14:paraId="17890CD8" w14:textId="77777777" w:rsidTr="005F19E3">
        <w:tc>
          <w:tcPr>
            <w:tcW w:w="0" w:type="auto"/>
            <w:hideMark/>
          </w:tcPr>
          <w:p w14:paraId="14679573" w14:textId="77777777" w:rsidR="003A39A9" w:rsidRPr="003A39A9" w:rsidRDefault="003A39A9" w:rsidP="003A39A9">
            <w:pPr>
              <w:rPr>
                <w:sz w:val="18"/>
                <w:szCs w:val="28"/>
                <w:lang w:val="en-US"/>
              </w:rPr>
            </w:pPr>
            <w:r w:rsidRPr="003A39A9">
              <w:rPr>
                <w:sz w:val="18"/>
                <w:szCs w:val="28"/>
                <w:lang w:val="en-US"/>
              </w:rPr>
              <w:t>Strategic spares and deployable replacement equipment</w:t>
            </w:r>
          </w:p>
        </w:tc>
        <w:tc>
          <w:tcPr>
            <w:tcW w:w="0" w:type="auto"/>
            <w:hideMark/>
          </w:tcPr>
          <w:p w14:paraId="64DD24DB" w14:textId="77777777" w:rsidR="003A39A9" w:rsidRPr="003A39A9" w:rsidRDefault="003A39A9" w:rsidP="003A39A9">
            <w:pPr>
              <w:rPr>
                <w:sz w:val="18"/>
                <w:szCs w:val="28"/>
                <w:lang w:val="en-US"/>
              </w:rPr>
            </w:pPr>
            <w:r w:rsidRPr="003A39A9">
              <w:rPr>
                <w:sz w:val="18"/>
                <w:szCs w:val="28"/>
                <w:lang w:val="en-US"/>
              </w:rPr>
              <w:t>Replacement of long-lead instrumentation, ignition, control, handling and safety-critical equipment, without duplicating the complete stand</w:t>
            </w:r>
          </w:p>
        </w:tc>
        <w:tc>
          <w:tcPr>
            <w:tcW w:w="0" w:type="auto"/>
            <w:hideMark/>
          </w:tcPr>
          <w:p w14:paraId="12DBDBB9" w14:textId="77777777" w:rsidR="003A39A9" w:rsidRPr="003A39A9" w:rsidRDefault="003A39A9" w:rsidP="003A39A9">
            <w:pPr>
              <w:rPr>
                <w:sz w:val="18"/>
                <w:szCs w:val="28"/>
                <w:lang w:val="nl-BE"/>
              </w:rPr>
            </w:pPr>
            <w:r w:rsidRPr="003A39A9">
              <w:rPr>
                <w:sz w:val="18"/>
                <w:szCs w:val="28"/>
                <w:lang w:val="nl-BE"/>
              </w:rPr>
              <w:t>€25–60M</w:t>
            </w:r>
          </w:p>
        </w:tc>
      </w:tr>
      <w:tr w:rsidR="003A39A9" w:rsidRPr="003A39A9" w14:paraId="17B398D0" w14:textId="77777777" w:rsidTr="005F19E3">
        <w:tc>
          <w:tcPr>
            <w:tcW w:w="0" w:type="auto"/>
            <w:hideMark/>
          </w:tcPr>
          <w:p w14:paraId="7FBE7CA0" w14:textId="77777777" w:rsidR="003A39A9" w:rsidRPr="003A39A9" w:rsidRDefault="003A39A9" w:rsidP="003A39A9">
            <w:pPr>
              <w:rPr>
                <w:sz w:val="18"/>
                <w:szCs w:val="28"/>
                <w:lang w:val="en-US"/>
              </w:rPr>
            </w:pPr>
            <w:r w:rsidRPr="003A39A9">
              <w:rPr>
                <w:sz w:val="18"/>
                <w:szCs w:val="28"/>
                <w:lang w:val="en-US"/>
              </w:rPr>
              <w:t>Partial secondary casting or loading resilience</w:t>
            </w:r>
          </w:p>
        </w:tc>
        <w:tc>
          <w:tcPr>
            <w:tcW w:w="0" w:type="auto"/>
            <w:hideMark/>
          </w:tcPr>
          <w:p w14:paraId="49C0153D" w14:textId="77777777" w:rsidR="003A39A9" w:rsidRPr="003A39A9" w:rsidRDefault="003A39A9" w:rsidP="003A39A9">
            <w:pPr>
              <w:rPr>
                <w:sz w:val="18"/>
                <w:szCs w:val="28"/>
                <w:lang w:val="en-US"/>
              </w:rPr>
            </w:pPr>
            <w:r w:rsidRPr="003A39A9">
              <w:rPr>
                <w:sz w:val="18"/>
                <w:szCs w:val="28"/>
                <w:lang w:val="en-US"/>
              </w:rPr>
              <w:t>Conditional allowance if the engineering study confirms that selective duplication is technically and economically justified</w:t>
            </w:r>
          </w:p>
        </w:tc>
        <w:tc>
          <w:tcPr>
            <w:tcW w:w="0" w:type="auto"/>
            <w:hideMark/>
          </w:tcPr>
          <w:p w14:paraId="68FB9C99" w14:textId="77777777" w:rsidR="003A39A9" w:rsidRPr="003A39A9" w:rsidRDefault="003A39A9" w:rsidP="003A39A9">
            <w:pPr>
              <w:rPr>
                <w:sz w:val="18"/>
                <w:szCs w:val="28"/>
                <w:lang w:val="nl-BE"/>
              </w:rPr>
            </w:pPr>
            <w:r w:rsidRPr="003A39A9">
              <w:rPr>
                <w:sz w:val="18"/>
                <w:szCs w:val="28"/>
                <w:lang w:val="nl-BE"/>
              </w:rPr>
              <w:t>€50–120M</w:t>
            </w:r>
          </w:p>
        </w:tc>
      </w:tr>
      <w:tr w:rsidR="003A39A9" w:rsidRPr="003A39A9" w14:paraId="5C49CAFF" w14:textId="77777777" w:rsidTr="005F19E3">
        <w:tc>
          <w:tcPr>
            <w:tcW w:w="0" w:type="auto"/>
            <w:hideMark/>
          </w:tcPr>
          <w:p w14:paraId="5FFA275F" w14:textId="77777777" w:rsidR="003A39A9" w:rsidRPr="003A39A9" w:rsidRDefault="003A39A9" w:rsidP="003A39A9">
            <w:pPr>
              <w:rPr>
                <w:sz w:val="18"/>
                <w:szCs w:val="28"/>
                <w:lang w:val="nl-BE"/>
              </w:rPr>
            </w:pPr>
            <w:r w:rsidRPr="003A39A9">
              <w:rPr>
                <w:sz w:val="18"/>
                <w:szCs w:val="28"/>
                <w:lang w:val="nl-BE"/>
              </w:rPr>
              <w:t>New Space access support</w:t>
            </w:r>
          </w:p>
        </w:tc>
        <w:tc>
          <w:tcPr>
            <w:tcW w:w="0" w:type="auto"/>
            <w:hideMark/>
          </w:tcPr>
          <w:p w14:paraId="1AC5501D" w14:textId="77777777" w:rsidR="003A39A9" w:rsidRPr="003A39A9" w:rsidRDefault="003A39A9" w:rsidP="003A39A9">
            <w:pPr>
              <w:rPr>
                <w:sz w:val="18"/>
                <w:szCs w:val="28"/>
                <w:lang w:val="en-US"/>
              </w:rPr>
            </w:pPr>
            <w:r w:rsidRPr="003A39A9">
              <w:rPr>
                <w:sz w:val="18"/>
                <w:szCs w:val="28"/>
                <w:lang w:val="en-US"/>
              </w:rPr>
              <w:t>Co-funding adaptation engineering and first shared-facility campaigns, not routine commercial testing</w:t>
            </w:r>
          </w:p>
        </w:tc>
        <w:tc>
          <w:tcPr>
            <w:tcW w:w="0" w:type="auto"/>
            <w:hideMark/>
          </w:tcPr>
          <w:p w14:paraId="1E9F31E4" w14:textId="77777777" w:rsidR="003A39A9" w:rsidRPr="003A39A9" w:rsidRDefault="003A39A9" w:rsidP="003A39A9">
            <w:pPr>
              <w:rPr>
                <w:sz w:val="18"/>
                <w:szCs w:val="28"/>
                <w:lang w:val="nl-BE"/>
              </w:rPr>
            </w:pPr>
            <w:r w:rsidRPr="003A39A9">
              <w:rPr>
                <w:sz w:val="18"/>
                <w:szCs w:val="28"/>
                <w:lang w:val="nl-BE"/>
              </w:rPr>
              <w:t>€15–30M</w:t>
            </w:r>
          </w:p>
        </w:tc>
      </w:tr>
      <w:tr w:rsidR="003A39A9" w:rsidRPr="003A39A9" w14:paraId="70E96876" w14:textId="77777777" w:rsidTr="005F19E3">
        <w:tc>
          <w:tcPr>
            <w:tcW w:w="0" w:type="auto"/>
            <w:hideMark/>
          </w:tcPr>
          <w:p w14:paraId="15FD8A4E" w14:textId="77777777" w:rsidR="003A39A9" w:rsidRPr="003A39A9" w:rsidRDefault="003A39A9" w:rsidP="003A39A9">
            <w:pPr>
              <w:rPr>
                <w:sz w:val="18"/>
                <w:szCs w:val="28"/>
                <w:lang w:val="en-US"/>
              </w:rPr>
            </w:pPr>
            <w:r w:rsidRPr="003A39A9">
              <w:rPr>
                <w:sz w:val="18"/>
                <w:szCs w:val="28"/>
                <w:lang w:val="en-US"/>
              </w:rPr>
              <w:t>Environmental and hazard-permitting support</w:t>
            </w:r>
          </w:p>
        </w:tc>
        <w:tc>
          <w:tcPr>
            <w:tcW w:w="0" w:type="auto"/>
            <w:hideMark/>
          </w:tcPr>
          <w:p w14:paraId="3AAF9ADE" w14:textId="77777777" w:rsidR="003A39A9" w:rsidRPr="003A39A9" w:rsidRDefault="003A39A9" w:rsidP="003A39A9">
            <w:pPr>
              <w:rPr>
                <w:sz w:val="18"/>
                <w:szCs w:val="28"/>
                <w:lang w:val="en-US"/>
              </w:rPr>
            </w:pPr>
            <w:r w:rsidRPr="003A39A9">
              <w:rPr>
                <w:sz w:val="18"/>
                <w:szCs w:val="28"/>
                <w:lang w:val="en-US"/>
              </w:rPr>
              <w:t>Reusable evidence packages, site-specific updates and regulatory technical assistance</w:t>
            </w:r>
          </w:p>
        </w:tc>
        <w:tc>
          <w:tcPr>
            <w:tcW w:w="0" w:type="auto"/>
            <w:hideMark/>
          </w:tcPr>
          <w:p w14:paraId="7DD509E4" w14:textId="77777777" w:rsidR="003A39A9" w:rsidRPr="003A39A9" w:rsidRDefault="003A39A9" w:rsidP="003A39A9">
            <w:pPr>
              <w:rPr>
                <w:sz w:val="18"/>
                <w:szCs w:val="28"/>
                <w:lang w:val="nl-BE"/>
              </w:rPr>
            </w:pPr>
            <w:r w:rsidRPr="003A39A9">
              <w:rPr>
                <w:sz w:val="18"/>
                <w:szCs w:val="28"/>
                <w:lang w:val="nl-BE"/>
              </w:rPr>
              <w:t>€5–10M</w:t>
            </w:r>
          </w:p>
        </w:tc>
      </w:tr>
      <w:tr w:rsidR="003A39A9" w:rsidRPr="003A39A9" w14:paraId="57660F41" w14:textId="77777777" w:rsidTr="005F19E3">
        <w:tc>
          <w:tcPr>
            <w:tcW w:w="0" w:type="auto"/>
            <w:shd w:val="clear" w:color="auto" w:fill="F2F2F2" w:themeFill="text2" w:themeFillShade="F2"/>
            <w:hideMark/>
          </w:tcPr>
          <w:p w14:paraId="455961CA" w14:textId="77777777" w:rsidR="003A39A9" w:rsidRPr="003A39A9" w:rsidRDefault="003A39A9" w:rsidP="003A39A9">
            <w:pPr>
              <w:rPr>
                <w:sz w:val="18"/>
                <w:szCs w:val="28"/>
                <w:lang w:val="en-US"/>
              </w:rPr>
            </w:pPr>
            <w:r w:rsidRPr="003A39A9">
              <w:rPr>
                <w:b/>
                <w:bCs/>
                <w:sz w:val="18"/>
                <w:szCs w:val="28"/>
                <w:lang w:val="en-US"/>
              </w:rPr>
              <w:t>Core programme excluding major new-build test capacity</w:t>
            </w:r>
          </w:p>
        </w:tc>
        <w:tc>
          <w:tcPr>
            <w:tcW w:w="0" w:type="auto"/>
            <w:shd w:val="clear" w:color="auto" w:fill="F2F2F2" w:themeFill="text2" w:themeFillShade="F2"/>
            <w:hideMark/>
          </w:tcPr>
          <w:p w14:paraId="11096404" w14:textId="77777777" w:rsidR="003A39A9" w:rsidRPr="003A39A9" w:rsidRDefault="003A39A9" w:rsidP="003A39A9">
            <w:pPr>
              <w:rPr>
                <w:sz w:val="18"/>
                <w:szCs w:val="28"/>
                <w:lang w:val="en-US"/>
              </w:rPr>
            </w:pPr>
            <w:r w:rsidRPr="003A39A9">
              <w:rPr>
                <w:sz w:val="18"/>
                <w:szCs w:val="28"/>
                <w:lang w:val="en-US"/>
              </w:rPr>
              <w:t>Including 20%–25% contingency on site works</w:t>
            </w:r>
          </w:p>
        </w:tc>
        <w:tc>
          <w:tcPr>
            <w:tcW w:w="0" w:type="auto"/>
            <w:shd w:val="clear" w:color="auto" w:fill="F2F2F2" w:themeFill="text2" w:themeFillShade="F2"/>
            <w:hideMark/>
          </w:tcPr>
          <w:p w14:paraId="304EBAEE" w14:textId="77777777" w:rsidR="003A39A9" w:rsidRPr="003A39A9" w:rsidRDefault="003A39A9" w:rsidP="003A39A9">
            <w:pPr>
              <w:rPr>
                <w:sz w:val="18"/>
                <w:szCs w:val="28"/>
                <w:lang w:val="nl-BE"/>
              </w:rPr>
            </w:pPr>
            <w:r w:rsidRPr="003A39A9">
              <w:rPr>
                <w:b/>
                <w:bCs/>
                <w:sz w:val="18"/>
                <w:szCs w:val="28"/>
                <w:lang w:val="nl-BE"/>
              </w:rPr>
              <w:t>€190–350M</w:t>
            </w:r>
          </w:p>
        </w:tc>
      </w:tr>
    </w:tbl>
    <w:p w14:paraId="4B844BCE" w14:textId="77777777" w:rsidR="003A39A9" w:rsidRPr="00576104" w:rsidRDefault="003A39A9" w:rsidP="003254F2"/>
    <w:p w14:paraId="0B09060F" w14:textId="77777777" w:rsidR="003254F2" w:rsidRPr="009F4405" w:rsidRDefault="003254F2" w:rsidP="003254F2">
      <w:pPr>
        <w:rPr>
          <w:b/>
          <w:bCs/>
        </w:rPr>
      </w:pPr>
      <w:r w:rsidRPr="009F4405">
        <w:rPr>
          <w:b/>
          <w:bCs/>
        </w:rPr>
        <w:t>Timeline</w:t>
      </w:r>
    </w:p>
    <w:p w14:paraId="13F5E007" w14:textId="15CE82B8" w:rsidR="00D44A57" w:rsidRPr="00D44A57" w:rsidRDefault="00D44A57" w:rsidP="00E52350">
      <w:pPr>
        <w:pStyle w:val="bullet10"/>
        <w:rPr>
          <w:b/>
          <w:bCs/>
        </w:rPr>
      </w:pPr>
      <w:r w:rsidRPr="00D44A57">
        <w:rPr>
          <w:b/>
          <w:bCs/>
        </w:rPr>
        <w:t xml:space="preserve">2026–2027, preparation and immediate coordination: </w:t>
      </w:r>
      <w:r w:rsidRPr="00E164A7">
        <w:t>ESA establishes the Propulsion Test Network under REC-01; participating facilities provide a confidential three-year view of slots, outages, thrust and propellant envelopes and adaptation lead times; a common access dossier and transparent allocation principles are agreed; and engineering studies begin for BEAP, the P120C/P160C chain and the unique Lampoldshausen assets. Common environmental and hazard evidence requirements are mapped in parallel.</w:t>
      </w:r>
    </w:p>
    <w:p w14:paraId="4D4F4219" w14:textId="6D5BF7C4" w:rsidR="00D44A57" w:rsidRPr="00D44A57" w:rsidRDefault="00D44A57" w:rsidP="00E52350">
      <w:pPr>
        <w:pStyle w:val="bullet10"/>
        <w:rPr>
          <w:b/>
          <w:bCs/>
        </w:rPr>
      </w:pPr>
      <w:r w:rsidRPr="00D44A57">
        <w:rPr>
          <w:b/>
          <w:bCs/>
        </w:rPr>
        <w:lastRenderedPageBreak/>
        <w:t xml:space="preserve">2027–2029, first implementation package: </w:t>
      </w:r>
      <w:r w:rsidRPr="00E164A7">
        <w:t>priority sites implement digital scheduling, common data interfaces and limited mechanical and fluid adaptations; New Space access windows are introduced; and the first €60–120 million de-bottlenecking programme is directed to the benches where additional availability can be created through refurbishment rather than construction. The BEAP and solid-motor studies identify the strategic-spares package and determine whether partial secondary casting or loading capability is justified.</w:t>
      </w:r>
    </w:p>
    <w:p w14:paraId="5CEA0BD3" w14:textId="1ADB3E0D" w:rsidR="00D44A57" w:rsidRPr="00D44A57" w:rsidRDefault="00D44A57" w:rsidP="00E52350">
      <w:pPr>
        <w:pStyle w:val="bullet10"/>
        <w:rPr>
          <w:b/>
          <w:bCs/>
        </w:rPr>
      </w:pPr>
      <w:r w:rsidRPr="00D44A57">
        <w:rPr>
          <w:b/>
          <w:bCs/>
        </w:rPr>
        <w:t xml:space="preserve">2029–2032, resilience implementation: </w:t>
      </w:r>
      <w:r w:rsidRPr="00E164A7">
        <w:t>strategic spares, deployable equipment and approved bench upgrades are procured and qualified; participating authorities apply common permitting evidence where legally possible; and facility co-funding becomes conditional on capacity transparency, proportionate access arrangements and coordinated outage planning.</w:t>
      </w:r>
    </w:p>
    <w:p w14:paraId="02A6ECE1" w14:textId="38FA94D9" w:rsidR="00A33984" w:rsidRPr="00E164A7" w:rsidRDefault="00D44A57" w:rsidP="00D44A57">
      <w:pPr>
        <w:pStyle w:val="bullet10"/>
      </w:pPr>
      <w:r w:rsidRPr="00D44A57">
        <w:rPr>
          <w:b/>
          <w:bCs/>
        </w:rPr>
        <w:t xml:space="preserve">2030–2035, conditional capacity expansion: </w:t>
      </w:r>
      <w:r w:rsidRPr="00E164A7">
        <w:t>demand is reviewed against actual booking lead times, utilisation, launcher programmes and repeated schedule displacement. A new high-thrust or integrated-system facility proceeds to concept and preliminary design only if at least two credible users demonstrate recurring demand that existing and upgraded benches cannot accommodate. Otherwise, investment remains focused on maintaining and incrementally adapting the existing network.</w:t>
      </w:r>
    </w:p>
    <w:p w14:paraId="5FDB229B" w14:textId="77777777" w:rsidR="000D16ED" w:rsidRPr="00E164A7" w:rsidRDefault="000D16ED" w:rsidP="000D16ED">
      <w:pPr>
        <w:pStyle w:val="bullet10"/>
        <w:numPr>
          <w:ilvl w:val="0"/>
          <w:numId w:val="0"/>
        </w:numPr>
        <w:ind w:left="717" w:hanging="360"/>
      </w:pPr>
    </w:p>
    <w:p w14:paraId="45BDBF23" w14:textId="5215F518" w:rsidR="003254F2" w:rsidRPr="009F4405" w:rsidRDefault="003254F2" w:rsidP="003254F2">
      <w:pPr>
        <w:rPr>
          <w:b/>
          <w:bCs/>
        </w:rPr>
      </w:pPr>
      <w:r w:rsidRPr="009F4405">
        <w:rPr>
          <w:b/>
          <w:bCs/>
        </w:rPr>
        <w:t>REC-03 —</w:t>
      </w:r>
      <w:r w:rsidR="00111704">
        <w:rPr>
          <w:b/>
          <w:bCs/>
        </w:rPr>
        <w:t xml:space="preserve"> </w:t>
      </w:r>
      <w:r w:rsidR="00A33984" w:rsidRPr="00A33984">
        <w:rPr>
          <w:b/>
          <w:bCs/>
        </w:rPr>
        <w:t>Anticipate future launch-operations skills needs</w:t>
      </w:r>
    </w:p>
    <w:p w14:paraId="78E10CA7" w14:textId="77777777" w:rsidR="003254F2" w:rsidRDefault="003254F2" w:rsidP="003254F2">
      <w:pPr>
        <w:rPr>
          <w:b/>
          <w:bCs/>
        </w:rPr>
      </w:pPr>
      <w:r w:rsidRPr="009F4405">
        <w:rPr>
          <w:b/>
          <w:bCs/>
        </w:rPr>
        <w:t>Feasibility MCA</w:t>
      </w:r>
    </w:p>
    <w:p w14:paraId="280E95FA" w14:textId="2EFC4DB6" w:rsidR="003C6DA6" w:rsidRDefault="003C6DA6" w:rsidP="003254F2">
      <w:pPr>
        <w:rPr>
          <w:b/>
          <w:bCs/>
        </w:rPr>
      </w:pPr>
      <w:r w:rsidRPr="003C6DA6">
        <w:t>Weighted score:</w:t>
      </w:r>
      <w:r w:rsidRPr="003C6DA6">
        <w:rPr>
          <w:b/>
          <w:bCs/>
        </w:rPr>
        <w:t xml:space="preserve"> 4.8/5, Very High.</w:t>
      </w:r>
    </w:p>
    <w:p w14:paraId="2AD8B609" w14:textId="67FED60D" w:rsidR="003C6DA6" w:rsidRPr="003C6DA6" w:rsidRDefault="003C6DA6" w:rsidP="003C6DA6">
      <w:pPr>
        <w:pStyle w:val="bullet10"/>
      </w:pPr>
      <w:r w:rsidRPr="003C6DA6">
        <w:rPr>
          <w:b/>
          <w:bCs/>
        </w:rPr>
        <w:t>Technical feasibility: 5/5.</w:t>
      </w:r>
      <w:r w:rsidRPr="003C6DA6">
        <w:t xml:space="preserve"> Skills mapping, curricula, rotations and communications use established education and workforce-development instruments.</w:t>
      </w:r>
    </w:p>
    <w:p w14:paraId="77956DBD" w14:textId="506842AD" w:rsidR="003C6DA6" w:rsidRPr="003C6DA6" w:rsidRDefault="003C6DA6" w:rsidP="003C6DA6">
      <w:pPr>
        <w:pStyle w:val="bullet10"/>
      </w:pPr>
      <w:r w:rsidRPr="003C6DA6">
        <w:rPr>
          <w:b/>
          <w:bCs/>
        </w:rPr>
        <w:t>Financial feasibility: 5/5.</w:t>
      </w:r>
      <w:r w:rsidRPr="003C6DA6">
        <w:t xml:space="preserve"> The scale is modest and directly comparable programmes already exist. SpaceSUITE has a documented budget of approximately €3.99 million over four years for skills intelligence, curricula, training resources and cooperation across 25 partners.</w:t>
      </w:r>
    </w:p>
    <w:p w14:paraId="20C43617" w14:textId="57978DFB" w:rsidR="003C6DA6" w:rsidRPr="003C6DA6" w:rsidRDefault="003C6DA6" w:rsidP="003C6DA6">
      <w:pPr>
        <w:pStyle w:val="bullet10"/>
      </w:pPr>
      <w:r w:rsidRPr="003C6DA6">
        <w:rPr>
          <w:b/>
          <w:bCs/>
        </w:rPr>
        <w:t>Implementation complexity: 4/5.</w:t>
      </w:r>
      <w:r w:rsidRPr="003C6DA6">
        <w:t xml:space="preserve"> The action requires coordination among universities, operators and agencies, but it can start with a small number of priority roles and institutions rather than a new Europe-wide qualification authority.</w:t>
      </w:r>
    </w:p>
    <w:p w14:paraId="7E973E48" w14:textId="203E0B65" w:rsidR="003254F2" w:rsidRDefault="003254F2" w:rsidP="003C6DA6">
      <w:pPr>
        <w:spacing w:before="240"/>
        <w:rPr>
          <w:b/>
          <w:bCs/>
        </w:rPr>
      </w:pPr>
      <w:r w:rsidRPr="009F4405">
        <w:rPr>
          <w:b/>
          <w:bCs/>
        </w:rPr>
        <w:t xml:space="preserve">Cost </w:t>
      </w:r>
    </w:p>
    <w:p w14:paraId="7148E183" w14:textId="2C72D3A1" w:rsidR="005B38AB" w:rsidRPr="005B38AB" w:rsidRDefault="005B38AB" w:rsidP="003C6DA6">
      <w:pPr>
        <w:spacing w:before="240"/>
      </w:pPr>
      <w:r w:rsidRPr="005B38AB">
        <w:t>SpaceSUITE’s €3.99 million four-year budget offers a strong benchmark for the initial skills-intelligence, curriculum and digital-resource layer. REC-03 is broader because it adds operational rotations, campaign placements, university seed funding and student hardware activities. The resulting €45–75 million envelope over ten years is therefore not a direct extrapolation of SpaceSUITE, but a benchmark-derived programme containing several delivery channels.</w:t>
      </w:r>
      <w:r w:rsidR="00946BBE">
        <w:rPr>
          <w:rStyle w:val="FootnoteReference"/>
        </w:rPr>
        <w:footnoteReference w:id="168"/>
      </w:r>
    </w:p>
    <w:p w14:paraId="29448944" w14:textId="4A21CAE0" w:rsidR="00883667" w:rsidRPr="00883667" w:rsidRDefault="00883667" w:rsidP="00883667">
      <w:pPr>
        <w:pStyle w:val="Caption"/>
      </w:pPr>
      <w:bookmarkStart w:id="189" w:name="_Toc239018456"/>
      <w:r>
        <w:t xml:space="preserve">Table </w:t>
      </w:r>
      <w:r>
        <w:fldChar w:fldCharType="begin"/>
      </w:r>
      <w:r>
        <w:instrText xml:space="preserve"> SEQ Table \* ARABIC </w:instrText>
      </w:r>
      <w:r>
        <w:fldChar w:fldCharType="separate"/>
      </w:r>
      <w:r w:rsidR="00502C72">
        <w:rPr>
          <w:noProof/>
        </w:rPr>
        <w:t>65</w:t>
      </w:r>
      <w:r>
        <w:fldChar w:fldCharType="end"/>
      </w:r>
      <w:r>
        <w:t xml:space="preserve"> Cost estimation – REC-</w:t>
      </w:r>
      <w:r>
        <w:t>3</w:t>
      </w:r>
      <w:bookmarkEnd w:id="189"/>
    </w:p>
    <w:tbl>
      <w:tblPr>
        <w:tblStyle w:val="CV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1"/>
        <w:gridCol w:w="5509"/>
        <w:gridCol w:w="1778"/>
      </w:tblGrid>
      <w:tr w:rsidR="00883667" w:rsidRPr="00883667" w14:paraId="79F31FED" w14:textId="77777777" w:rsidTr="00883667">
        <w:trPr>
          <w:cnfStyle w:val="100000000000" w:firstRow="1" w:lastRow="0" w:firstColumn="0" w:lastColumn="0" w:oddVBand="0" w:evenVBand="0" w:oddHBand="0" w:evenHBand="0" w:firstRowFirstColumn="0" w:firstRowLastColumn="0" w:lastRowFirstColumn="0" w:lastRowLastColumn="0"/>
        </w:trPr>
        <w:tc>
          <w:tcPr>
            <w:cnfStyle w:val="000000000100" w:firstRow="0" w:lastRow="0" w:firstColumn="0" w:lastColumn="0" w:oddVBand="0" w:evenVBand="0" w:oddHBand="0" w:evenHBand="0" w:firstRowFirstColumn="1" w:firstRowLastColumn="0" w:lastRowFirstColumn="0" w:lastRowLastColumn="0"/>
            <w:tcW w:w="0" w:type="auto"/>
            <w:tcBorders>
              <w:top w:val="none" w:sz="0" w:space="0" w:color="auto"/>
              <w:left w:val="none" w:sz="0" w:space="0" w:color="auto"/>
              <w:bottom w:val="none" w:sz="0" w:space="0" w:color="auto"/>
              <w:right w:val="none" w:sz="0" w:space="0" w:color="auto"/>
              <w:tl2br w:val="none" w:sz="0" w:space="0" w:color="auto"/>
              <w:tr2bl w:val="none" w:sz="0" w:space="0" w:color="auto"/>
            </w:tcBorders>
            <w:hideMark/>
          </w:tcPr>
          <w:p w14:paraId="163DF340" w14:textId="77777777" w:rsidR="00883667" w:rsidRPr="00883667" w:rsidRDefault="00883667" w:rsidP="00883667">
            <w:pPr>
              <w:rPr>
                <w:b/>
                <w:sz w:val="18"/>
                <w:szCs w:val="28"/>
                <w:lang w:val="nl-BE"/>
              </w:rPr>
            </w:pPr>
            <w:r w:rsidRPr="00883667">
              <w:rPr>
                <w:b/>
                <w:sz w:val="18"/>
                <w:szCs w:val="28"/>
                <w:lang w:val="nl-BE"/>
              </w:rPr>
              <w:t>Cost element</w:t>
            </w:r>
          </w:p>
        </w:tc>
        <w:tc>
          <w:tcPr>
            <w:tcW w:w="0" w:type="auto"/>
            <w:tcBorders>
              <w:top w:val="none" w:sz="0" w:space="0" w:color="auto"/>
              <w:left w:val="none" w:sz="0" w:space="0" w:color="auto"/>
              <w:bottom w:val="none" w:sz="0" w:space="0" w:color="auto"/>
              <w:right w:val="none" w:sz="0" w:space="0" w:color="auto"/>
              <w:tl2br w:val="none" w:sz="0" w:space="0" w:color="auto"/>
              <w:tr2bl w:val="none" w:sz="0" w:space="0" w:color="auto"/>
            </w:tcBorders>
            <w:hideMark/>
          </w:tcPr>
          <w:p w14:paraId="61A9AE7F" w14:textId="77777777" w:rsidR="00883667" w:rsidRPr="00883667" w:rsidRDefault="00883667" w:rsidP="00883667">
            <w:pPr>
              <w:cnfStyle w:val="100000000000" w:firstRow="1" w:lastRow="0" w:firstColumn="0" w:lastColumn="0" w:oddVBand="0" w:evenVBand="0" w:oddHBand="0" w:evenHBand="0" w:firstRowFirstColumn="0" w:firstRowLastColumn="0" w:lastRowFirstColumn="0" w:lastRowLastColumn="0"/>
              <w:rPr>
                <w:b/>
                <w:sz w:val="18"/>
                <w:szCs w:val="28"/>
                <w:lang w:val="nl-BE"/>
              </w:rPr>
            </w:pPr>
            <w:r w:rsidRPr="00883667">
              <w:rPr>
                <w:b/>
                <w:sz w:val="18"/>
                <w:szCs w:val="28"/>
                <w:lang w:val="nl-BE"/>
              </w:rPr>
              <w:t>Evidence and estimating logic</w:t>
            </w:r>
          </w:p>
        </w:tc>
        <w:tc>
          <w:tcPr>
            <w:tcW w:w="0" w:type="auto"/>
            <w:tcBorders>
              <w:top w:val="none" w:sz="0" w:space="0" w:color="auto"/>
              <w:left w:val="none" w:sz="0" w:space="0" w:color="auto"/>
              <w:bottom w:val="none" w:sz="0" w:space="0" w:color="auto"/>
              <w:right w:val="none" w:sz="0" w:space="0" w:color="auto"/>
              <w:tl2br w:val="none" w:sz="0" w:space="0" w:color="auto"/>
              <w:tr2bl w:val="none" w:sz="0" w:space="0" w:color="auto"/>
            </w:tcBorders>
            <w:hideMark/>
          </w:tcPr>
          <w:p w14:paraId="45982C95" w14:textId="77777777" w:rsidR="00883667" w:rsidRPr="00883667" w:rsidRDefault="00883667" w:rsidP="00883667">
            <w:pPr>
              <w:cnfStyle w:val="100000000000" w:firstRow="1" w:lastRow="0" w:firstColumn="0" w:lastColumn="0" w:oddVBand="0" w:evenVBand="0" w:oddHBand="0" w:evenHBand="0" w:firstRowFirstColumn="0" w:firstRowLastColumn="0" w:lastRowFirstColumn="0" w:lastRowLastColumn="0"/>
              <w:rPr>
                <w:b/>
                <w:sz w:val="18"/>
                <w:szCs w:val="28"/>
                <w:lang w:val="nl-BE"/>
              </w:rPr>
            </w:pPr>
            <w:r w:rsidRPr="00883667">
              <w:rPr>
                <w:b/>
                <w:sz w:val="18"/>
                <w:szCs w:val="28"/>
                <w:lang w:val="nl-BE"/>
              </w:rPr>
              <w:t>2026–2035 public requirement</w:t>
            </w:r>
          </w:p>
        </w:tc>
      </w:tr>
      <w:tr w:rsidR="00883667" w:rsidRPr="00883667" w14:paraId="088E7E98" w14:textId="77777777" w:rsidTr="00883667">
        <w:tc>
          <w:tcPr>
            <w:tcW w:w="0" w:type="auto"/>
            <w:hideMark/>
          </w:tcPr>
          <w:p w14:paraId="7F1CB217" w14:textId="77777777" w:rsidR="00883667" w:rsidRPr="00883667" w:rsidRDefault="00883667" w:rsidP="00883667">
            <w:pPr>
              <w:rPr>
                <w:sz w:val="18"/>
                <w:szCs w:val="28"/>
                <w:lang w:val="en-US"/>
              </w:rPr>
            </w:pPr>
            <w:r w:rsidRPr="00883667">
              <w:rPr>
                <w:sz w:val="18"/>
                <w:szCs w:val="28"/>
                <w:lang w:val="en-US"/>
              </w:rPr>
              <w:t>Critical-skills mapping and recurring foresight</w:t>
            </w:r>
          </w:p>
        </w:tc>
        <w:tc>
          <w:tcPr>
            <w:tcW w:w="0" w:type="auto"/>
            <w:hideMark/>
          </w:tcPr>
          <w:p w14:paraId="0AE92B3F" w14:textId="77777777" w:rsidR="00883667" w:rsidRPr="00883667" w:rsidRDefault="00883667" w:rsidP="00883667">
            <w:pPr>
              <w:rPr>
                <w:sz w:val="18"/>
                <w:szCs w:val="28"/>
                <w:lang w:val="en-US"/>
              </w:rPr>
            </w:pPr>
            <w:r w:rsidRPr="00883667">
              <w:rPr>
                <w:sz w:val="18"/>
                <w:szCs w:val="28"/>
                <w:lang w:val="en-US"/>
              </w:rPr>
              <w:t>Initial mapping and updates in 2029, 2032 and 2035</w:t>
            </w:r>
          </w:p>
        </w:tc>
        <w:tc>
          <w:tcPr>
            <w:tcW w:w="0" w:type="auto"/>
            <w:hideMark/>
          </w:tcPr>
          <w:p w14:paraId="2E2CD259" w14:textId="30DF981E" w:rsidR="00883667" w:rsidRPr="00883667" w:rsidRDefault="00883667" w:rsidP="00883667">
            <w:pPr>
              <w:rPr>
                <w:sz w:val="18"/>
                <w:szCs w:val="28"/>
                <w:lang w:val="nl-BE"/>
              </w:rPr>
            </w:pPr>
            <w:r w:rsidRPr="00883667">
              <w:rPr>
                <w:sz w:val="18"/>
                <w:szCs w:val="28"/>
                <w:lang w:val="nl-BE"/>
              </w:rPr>
              <w:t>€</w:t>
            </w:r>
            <w:r w:rsidR="003E47C5">
              <w:rPr>
                <w:sz w:val="18"/>
                <w:szCs w:val="28"/>
                <w:lang w:val="nl-BE"/>
              </w:rPr>
              <w:t>0.5</w:t>
            </w:r>
            <w:r w:rsidR="007B2034">
              <w:rPr>
                <w:sz w:val="18"/>
                <w:szCs w:val="28"/>
                <w:lang w:val="nl-BE"/>
              </w:rPr>
              <w:t>-1</w:t>
            </w:r>
            <w:r w:rsidRPr="00883667">
              <w:rPr>
                <w:sz w:val="18"/>
                <w:szCs w:val="28"/>
                <w:lang w:val="nl-BE"/>
              </w:rPr>
              <w:t>M</w:t>
            </w:r>
          </w:p>
        </w:tc>
      </w:tr>
      <w:tr w:rsidR="00883667" w:rsidRPr="00883667" w14:paraId="725F6363" w14:textId="77777777" w:rsidTr="00883667">
        <w:tc>
          <w:tcPr>
            <w:tcW w:w="0" w:type="auto"/>
            <w:hideMark/>
          </w:tcPr>
          <w:p w14:paraId="5D9B5406" w14:textId="77777777" w:rsidR="00883667" w:rsidRPr="00883667" w:rsidRDefault="00883667" w:rsidP="00883667">
            <w:pPr>
              <w:rPr>
                <w:sz w:val="18"/>
                <w:szCs w:val="28"/>
                <w:lang w:val="nl-BE"/>
              </w:rPr>
            </w:pPr>
            <w:r w:rsidRPr="00883667">
              <w:rPr>
                <w:sz w:val="18"/>
                <w:szCs w:val="28"/>
                <w:lang w:val="nl-BE"/>
              </w:rPr>
              <w:t>Space Career Launchpad workstream</w:t>
            </w:r>
          </w:p>
        </w:tc>
        <w:tc>
          <w:tcPr>
            <w:tcW w:w="0" w:type="auto"/>
            <w:hideMark/>
          </w:tcPr>
          <w:p w14:paraId="2AF35CF9" w14:textId="77777777" w:rsidR="00883667" w:rsidRPr="00883667" w:rsidRDefault="00883667" w:rsidP="00883667">
            <w:pPr>
              <w:rPr>
                <w:sz w:val="18"/>
                <w:szCs w:val="28"/>
                <w:lang w:val="en-US"/>
              </w:rPr>
            </w:pPr>
            <w:r w:rsidRPr="00883667">
              <w:rPr>
                <w:sz w:val="18"/>
                <w:szCs w:val="28"/>
                <w:lang w:val="en-US"/>
              </w:rPr>
              <w:t>Dedicated content, occupational profiles, training-route portal, communications and annual outreach</w:t>
            </w:r>
          </w:p>
        </w:tc>
        <w:tc>
          <w:tcPr>
            <w:tcW w:w="0" w:type="auto"/>
            <w:hideMark/>
          </w:tcPr>
          <w:p w14:paraId="55427A6C" w14:textId="5BCE510A" w:rsidR="00883667" w:rsidRPr="00883667" w:rsidRDefault="00883667" w:rsidP="00883667">
            <w:pPr>
              <w:rPr>
                <w:sz w:val="18"/>
                <w:szCs w:val="28"/>
                <w:lang w:val="nl-BE"/>
              </w:rPr>
            </w:pPr>
            <w:r w:rsidRPr="00883667">
              <w:rPr>
                <w:sz w:val="18"/>
                <w:szCs w:val="28"/>
                <w:lang w:val="nl-BE"/>
              </w:rPr>
              <w:t>€</w:t>
            </w:r>
            <w:r w:rsidR="007B2034">
              <w:rPr>
                <w:sz w:val="18"/>
                <w:szCs w:val="28"/>
                <w:lang w:val="nl-BE"/>
              </w:rPr>
              <w:t>0.5-1</w:t>
            </w:r>
            <w:r w:rsidRPr="00883667">
              <w:rPr>
                <w:sz w:val="18"/>
                <w:szCs w:val="28"/>
                <w:lang w:val="nl-BE"/>
              </w:rPr>
              <w:t>M</w:t>
            </w:r>
          </w:p>
        </w:tc>
      </w:tr>
      <w:tr w:rsidR="00883667" w:rsidRPr="00883667" w14:paraId="5FB61A0F" w14:textId="77777777" w:rsidTr="00883667">
        <w:tc>
          <w:tcPr>
            <w:tcW w:w="0" w:type="auto"/>
            <w:hideMark/>
          </w:tcPr>
          <w:p w14:paraId="5074CB38" w14:textId="77777777" w:rsidR="00883667" w:rsidRPr="00883667" w:rsidRDefault="00883667" w:rsidP="00883667">
            <w:pPr>
              <w:rPr>
                <w:sz w:val="18"/>
                <w:szCs w:val="28"/>
                <w:lang w:val="nl-BE"/>
              </w:rPr>
            </w:pPr>
            <w:r w:rsidRPr="00883667">
              <w:rPr>
                <w:sz w:val="18"/>
                <w:szCs w:val="28"/>
                <w:lang w:val="nl-BE"/>
              </w:rPr>
              <w:t>Common curricula and certification modules</w:t>
            </w:r>
          </w:p>
        </w:tc>
        <w:tc>
          <w:tcPr>
            <w:tcW w:w="0" w:type="auto"/>
            <w:hideMark/>
          </w:tcPr>
          <w:p w14:paraId="2BA4FFBB" w14:textId="77777777" w:rsidR="00883667" w:rsidRPr="00883667" w:rsidRDefault="00883667" w:rsidP="00883667">
            <w:pPr>
              <w:rPr>
                <w:sz w:val="18"/>
                <w:szCs w:val="28"/>
                <w:lang w:val="en-US"/>
              </w:rPr>
            </w:pPr>
            <w:r w:rsidRPr="00883667">
              <w:rPr>
                <w:sz w:val="18"/>
                <w:szCs w:val="28"/>
                <w:lang w:val="en-US"/>
              </w:rPr>
              <w:t>Four specialist streams: launch operations, range safety, propulsion testing and re-entry or flight-safety analysis</w:t>
            </w:r>
          </w:p>
        </w:tc>
        <w:tc>
          <w:tcPr>
            <w:tcW w:w="0" w:type="auto"/>
            <w:hideMark/>
          </w:tcPr>
          <w:p w14:paraId="73F38159" w14:textId="77777777" w:rsidR="00883667" w:rsidRPr="00883667" w:rsidRDefault="00883667" w:rsidP="00883667">
            <w:pPr>
              <w:rPr>
                <w:sz w:val="18"/>
                <w:szCs w:val="28"/>
                <w:lang w:val="nl-BE"/>
              </w:rPr>
            </w:pPr>
            <w:r w:rsidRPr="00883667">
              <w:rPr>
                <w:sz w:val="18"/>
                <w:szCs w:val="28"/>
                <w:lang w:val="nl-BE"/>
              </w:rPr>
              <w:t>€4–8M</w:t>
            </w:r>
          </w:p>
        </w:tc>
      </w:tr>
      <w:tr w:rsidR="00883667" w:rsidRPr="00883667" w14:paraId="561EC74A" w14:textId="77777777" w:rsidTr="00883667">
        <w:tc>
          <w:tcPr>
            <w:tcW w:w="0" w:type="auto"/>
            <w:hideMark/>
          </w:tcPr>
          <w:p w14:paraId="68128C7C" w14:textId="77777777" w:rsidR="00883667" w:rsidRPr="00883667" w:rsidRDefault="00883667" w:rsidP="00883667">
            <w:pPr>
              <w:rPr>
                <w:sz w:val="18"/>
                <w:szCs w:val="28"/>
                <w:lang w:val="en-US"/>
              </w:rPr>
            </w:pPr>
            <w:r w:rsidRPr="00883667">
              <w:rPr>
                <w:sz w:val="18"/>
                <w:szCs w:val="28"/>
                <w:lang w:val="en-US"/>
              </w:rPr>
              <w:t>University and technical-institute seed grants</w:t>
            </w:r>
          </w:p>
        </w:tc>
        <w:tc>
          <w:tcPr>
            <w:tcW w:w="0" w:type="auto"/>
            <w:hideMark/>
          </w:tcPr>
          <w:p w14:paraId="2AA4657D" w14:textId="77777777" w:rsidR="00883667" w:rsidRPr="00883667" w:rsidRDefault="00883667" w:rsidP="00883667">
            <w:pPr>
              <w:rPr>
                <w:sz w:val="18"/>
                <w:szCs w:val="28"/>
                <w:lang w:val="en-US"/>
              </w:rPr>
            </w:pPr>
            <w:r w:rsidRPr="00883667">
              <w:rPr>
                <w:sz w:val="18"/>
                <w:szCs w:val="28"/>
                <w:lang w:val="en-US"/>
              </w:rPr>
              <w:t>Approximately 10–15 grants of €0.5–1.0M for new or expanded programmes, conditional on employer participation and placement routes</w:t>
            </w:r>
          </w:p>
        </w:tc>
        <w:tc>
          <w:tcPr>
            <w:tcW w:w="0" w:type="auto"/>
            <w:hideMark/>
          </w:tcPr>
          <w:p w14:paraId="7FD62A39" w14:textId="77777777" w:rsidR="00883667" w:rsidRPr="00883667" w:rsidRDefault="00883667" w:rsidP="00883667">
            <w:pPr>
              <w:rPr>
                <w:sz w:val="18"/>
                <w:szCs w:val="28"/>
                <w:lang w:val="nl-BE"/>
              </w:rPr>
            </w:pPr>
            <w:r w:rsidRPr="00883667">
              <w:rPr>
                <w:sz w:val="18"/>
                <w:szCs w:val="28"/>
                <w:lang w:val="nl-BE"/>
              </w:rPr>
              <w:t>€8–15M</w:t>
            </w:r>
          </w:p>
        </w:tc>
      </w:tr>
      <w:tr w:rsidR="00883667" w:rsidRPr="00883667" w14:paraId="4C71FEFD" w14:textId="77777777" w:rsidTr="00883667">
        <w:tc>
          <w:tcPr>
            <w:tcW w:w="0" w:type="auto"/>
            <w:hideMark/>
          </w:tcPr>
          <w:p w14:paraId="75D04203" w14:textId="77777777" w:rsidR="00883667" w:rsidRPr="00883667" w:rsidRDefault="00883667" w:rsidP="00883667">
            <w:pPr>
              <w:rPr>
                <w:sz w:val="18"/>
                <w:szCs w:val="28"/>
                <w:lang w:val="en-US"/>
              </w:rPr>
            </w:pPr>
            <w:r w:rsidRPr="00883667">
              <w:rPr>
                <w:sz w:val="18"/>
                <w:szCs w:val="28"/>
                <w:lang w:val="en-US"/>
              </w:rPr>
              <w:lastRenderedPageBreak/>
              <w:t>Cross-site rotations and campaign placements</w:t>
            </w:r>
          </w:p>
        </w:tc>
        <w:tc>
          <w:tcPr>
            <w:tcW w:w="0" w:type="auto"/>
            <w:hideMark/>
          </w:tcPr>
          <w:p w14:paraId="51816F04" w14:textId="77777777" w:rsidR="00883667" w:rsidRPr="00883667" w:rsidRDefault="00883667" w:rsidP="00883667">
            <w:pPr>
              <w:rPr>
                <w:sz w:val="18"/>
                <w:szCs w:val="28"/>
                <w:lang w:val="en-US"/>
              </w:rPr>
            </w:pPr>
            <w:r w:rsidRPr="00883667">
              <w:rPr>
                <w:sz w:val="18"/>
                <w:szCs w:val="28"/>
                <w:lang w:val="en-US"/>
              </w:rPr>
              <w:t>Approximately 50–80 placements per year, covering travel, accommodation, supervision and replacement costs</w:t>
            </w:r>
          </w:p>
        </w:tc>
        <w:tc>
          <w:tcPr>
            <w:tcW w:w="0" w:type="auto"/>
            <w:hideMark/>
          </w:tcPr>
          <w:p w14:paraId="6D8CC517" w14:textId="1A036FB9" w:rsidR="00883667" w:rsidRPr="00883667" w:rsidRDefault="00883667" w:rsidP="00883667">
            <w:pPr>
              <w:rPr>
                <w:sz w:val="18"/>
                <w:szCs w:val="28"/>
                <w:lang w:val="nl-BE"/>
              </w:rPr>
            </w:pPr>
            <w:r w:rsidRPr="00883667">
              <w:rPr>
                <w:sz w:val="18"/>
                <w:szCs w:val="28"/>
                <w:lang w:val="nl-BE"/>
              </w:rPr>
              <w:t>€</w:t>
            </w:r>
            <w:r w:rsidR="002B16BA">
              <w:rPr>
                <w:sz w:val="18"/>
                <w:szCs w:val="28"/>
                <w:lang w:val="nl-BE"/>
              </w:rPr>
              <w:t>8-12</w:t>
            </w:r>
            <w:r w:rsidRPr="00883667">
              <w:rPr>
                <w:sz w:val="18"/>
                <w:szCs w:val="28"/>
                <w:lang w:val="nl-BE"/>
              </w:rPr>
              <w:t>M</w:t>
            </w:r>
          </w:p>
        </w:tc>
      </w:tr>
      <w:tr w:rsidR="00883667" w:rsidRPr="00883667" w14:paraId="7C7D0E56" w14:textId="77777777" w:rsidTr="00883667">
        <w:tc>
          <w:tcPr>
            <w:tcW w:w="0" w:type="auto"/>
            <w:hideMark/>
          </w:tcPr>
          <w:p w14:paraId="4C4FFEA9" w14:textId="77777777" w:rsidR="00883667" w:rsidRPr="00883667" w:rsidRDefault="00883667" w:rsidP="00883667">
            <w:pPr>
              <w:rPr>
                <w:sz w:val="18"/>
                <w:szCs w:val="28"/>
                <w:lang w:val="en-US"/>
              </w:rPr>
            </w:pPr>
            <w:r w:rsidRPr="00883667">
              <w:rPr>
                <w:sz w:val="18"/>
                <w:szCs w:val="28"/>
                <w:lang w:val="en-US"/>
              </w:rPr>
              <w:t>Student-rocketry-to-industry pathway</w:t>
            </w:r>
          </w:p>
        </w:tc>
        <w:tc>
          <w:tcPr>
            <w:tcW w:w="0" w:type="auto"/>
            <w:hideMark/>
          </w:tcPr>
          <w:p w14:paraId="33E96F90" w14:textId="77777777" w:rsidR="00883667" w:rsidRPr="00883667" w:rsidRDefault="00883667" w:rsidP="00883667">
            <w:pPr>
              <w:rPr>
                <w:sz w:val="18"/>
                <w:szCs w:val="28"/>
                <w:lang w:val="en-US"/>
              </w:rPr>
            </w:pPr>
            <w:r w:rsidRPr="00883667">
              <w:rPr>
                <w:sz w:val="18"/>
                <w:szCs w:val="28"/>
                <w:lang w:val="en-US"/>
              </w:rPr>
              <w:t>Expansion of EuRoC-type projects, scholarships, testing access and industrial mentoring</w:t>
            </w:r>
          </w:p>
        </w:tc>
        <w:tc>
          <w:tcPr>
            <w:tcW w:w="0" w:type="auto"/>
            <w:hideMark/>
          </w:tcPr>
          <w:p w14:paraId="1D69BCCF" w14:textId="1FCF1300" w:rsidR="00883667" w:rsidRPr="00883667" w:rsidRDefault="00883667" w:rsidP="00883667">
            <w:pPr>
              <w:rPr>
                <w:sz w:val="18"/>
                <w:szCs w:val="28"/>
                <w:lang w:val="nl-BE"/>
              </w:rPr>
            </w:pPr>
            <w:r w:rsidRPr="00883667">
              <w:rPr>
                <w:sz w:val="18"/>
                <w:szCs w:val="28"/>
                <w:lang w:val="nl-BE"/>
              </w:rPr>
              <w:t>€</w:t>
            </w:r>
            <w:r w:rsidR="002D7AC6">
              <w:rPr>
                <w:sz w:val="18"/>
                <w:szCs w:val="28"/>
                <w:lang w:val="nl-BE"/>
              </w:rPr>
              <w:t>1-2</w:t>
            </w:r>
            <w:r w:rsidRPr="00883667">
              <w:rPr>
                <w:sz w:val="18"/>
                <w:szCs w:val="28"/>
                <w:lang w:val="nl-BE"/>
              </w:rPr>
              <w:t>M</w:t>
            </w:r>
          </w:p>
        </w:tc>
      </w:tr>
      <w:tr w:rsidR="00883667" w:rsidRPr="00883667" w14:paraId="78B9AB6D" w14:textId="77777777" w:rsidTr="00883667">
        <w:tc>
          <w:tcPr>
            <w:tcW w:w="0" w:type="auto"/>
            <w:hideMark/>
          </w:tcPr>
          <w:p w14:paraId="649C01D6" w14:textId="77777777" w:rsidR="00883667" w:rsidRPr="00883667" w:rsidRDefault="00883667" w:rsidP="00883667">
            <w:pPr>
              <w:rPr>
                <w:sz w:val="18"/>
                <w:szCs w:val="28"/>
                <w:lang w:val="en-US"/>
              </w:rPr>
            </w:pPr>
            <w:r w:rsidRPr="00883667">
              <w:rPr>
                <w:sz w:val="18"/>
                <w:szCs w:val="28"/>
                <w:lang w:val="en-US"/>
              </w:rPr>
              <w:t>Knowledge-retention and instructor programme</w:t>
            </w:r>
          </w:p>
        </w:tc>
        <w:tc>
          <w:tcPr>
            <w:tcW w:w="0" w:type="auto"/>
            <w:hideMark/>
          </w:tcPr>
          <w:p w14:paraId="4FFF4DAD" w14:textId="77777777" w:rsidR="00883667" w:rsidRPr="00883667" w:rsidRDefault="00883667" w:rsidP="00883667">
            <w:pPr>
              <w:rPr>
                <w:sz w:val="18"/>
                <w:szCs w:val="28"/>
                <w:lang w:val="en-US"/>
              </w:rPr>
            </w:pPr>
            <w:r w:rsidRPr="00883667">
              <w:rPr>
                <w:sz w:val="18"/>
                <w:szCs w:val="28"/>
                <w:lang w:val="en-US"/>
              </w:rPr>
              <w:t>Capture of site-specific procedures and funded participation of experienced specialists</w:t>
            </w:r>
          </w:p>
        </w:tc>
        <w:tc>
          <w:tcPr>
            <w:tcW w:w="0" w:type="auto"/>
            <w:hideMark/>
          </w:tcPr>
          <w:p w14:paraId="1053C503" w14:textId="77777777" w:rsidR="00883667" w:rsidRPr="00883667" w:rsidRDefault="00883667" w:rsidP="00883667">
            <w:pPr>
              <w:rPr>
                <w:sz w:val="18"/>
                <w:szCs w:val="28"/>
                <w:lang w:val="nl-BE"/>
              </w:rPr>
            </w:pPr>
            <w:r w:rsidRPr="00883667">
              <w:rPr>
                <w:sz w:val="18"/>
                <w:szCs w:val="28"/>
                <w:lang w:val="nl-BE"/>
              </w:rPr>
              <w:t>€4–7M</w:t>
            </w:r>
          </w:p>
        </w:tc>
      </w:tr>
      <w:tr w:rsidR="00883667" w:rsidRPr="00883667" w14:paraId="09A6394E" w14:textId="77777777" w:rsidTr="00883667">
        <w:tc>
          <w:tcPr>
            <w:tcW w:w="0" w:type="auto"/>
            <w:shd w:val="clear" w:color="auto" w:fill="F2F2F2" w:themeFill="text2" w:themeFillShade="F2"/>
            <w:hideMark/>
          </w:tcPr>
          <w:p w14:paraId="05F25C4D" w14:textId="77777777" w:rsidR="00883667" w:rsidRPr="00883667" w:rsidRDefault="00883667" w:rsidP="00883667">
            <w:pPr>
              <w:rPr>
                <w:b/>
                <w:bCs/>
                <w:sz w:val="18"/>
                <w:szCs w:val="28"/>
                <w:lang w:val="nl-BE"/>
              </w:rPr>
            </w:pPr>
            <w:r w:rsidRPr="00883667">
              <w:rPr>
                <w:b/>
                <w:bCs/>
                <w:sz w:val="18"/>
                <w:szCs w:val="28"/>
                <w:lang w:val="nl-BE"/>
              </w:rPr>
              <w:t>Total public requirement</w:t>
            </w:r>
          </w:p>
        </w:tc>
        <w:tc>
          <w:tcPr>
            <w:tcW w:w="0" w:type="auto"/>
            <w:shd w:val="clear" w:color="auto" w:fill="F2F2F2" w:themeFill="text2" w:themeFillShade="F2"/>
            <w:hideMark/>
          </w:tcPr>
          <w:p w14:paraId="3DCBB86F" w14:textId="77777777" w:rsidR="00883667" w:rsidRPr="00883667" w:rsidRDefault="00883667" w:rsidP="00883667">
            <w:pPr>
              <w:rPr>
                <w:sz w:val="18"/>
                <w:szCs w:val="28"/>
                <w:lang w:val="en-US"/>
              </w:rPr>
            </w:pPr>
            <w:r w:rsidRPr="00883667">
              <w:rPr>
                <w:sz w:val="18"/>
                <w:szCs w:val="28"/>
                <w:lang w:val="en-US"/>
              </w:rPr>
              <w:t>Including programme coordination and evaluation</w:t>
            </w:r>
          </w:p>
        </w:tc>
        <w:tc>
          <w:tcPr>
            <w:tcW w:w="0" w:type="auto"/>
            <w:shd w:val="clear" w:color="auto" w:fill="F2F2F2" w:themeFill="text2" w:themeFillShade="F2"/>
            <w:hideMark/>
          </w:tcPr>
          <w:p w14:paraId="4B6F5895" w14:textId="2CF85F1E" w:rsidR="00883667" w:rsidRPr="00883667" w:rsidRDefault="00883667" w:rsidP="00883667">
            <w:pPr>
              <w:rPr>
                <w:b/>
                <w:bCs/>
                <w:sz w:val="18"/>
                <w:szCs w:val="28"/>
                <w:lang w:val="nl-BE"/>
              </w:rPr>
            </w:pPr>
            <w:r w:rsidRPr="00883667">
              <w:rPr>
                <w:b/>
                <w:bCs/>
                <w:sz w:val="18"/>
                <w:szCs w:val="28"/>
                <w:lang w:val="nl-BE"/>
              </w:rPr>
              <w:t>€</w:t>
            </w:r>
            <w:r w:rsidR="00B748F4">
              <w:rPr>
                <w:b/>
                <w:bCs/>
                <w:sz w:val="18"/>
                <w:szCs w:val="28"/>
                <w:lang w:val="nl-BE"/>
              </w:rPr>
              <w:t>26</w:t>
            </w:r>
            <w:r w:rsidRPr="00883667">
              <w:rPr>
                <w:b/>
                <w:bCs/>
                <w:sz w:val="18"/>
                <w:szCs w:val="28"/>
                <w:lang w:val="nl-BE"/>
              </w:rPr>
              <w:t>–</w:t>
            </w:r>
            <w:r w:rsidR="00B748F4">
              <w:rPr>
                <w:b/>
                <w:bCs/>
                <w:sz w:val="18"/>
                <w:szCs w:val="28"/>
                <w:lang w:val="nl-BE"/>
              </w:rPr>
              <w:t>46</w:t>
            </w:r>
            <w:r w:rsidRPr="00883667">
              <w:rPr>
                <w:b/>
                <w:bCs/>
                <w:sz w:val="18"/>
                <w:szCs w:val="28"/>
                <w:lang w:val="nl-BE"/>
              </w:rPr>
              <w:t>M</w:t>
            </w:r>
          </w:p>
        </w:tc>
      </w:tr>
    </w:tbl>
    <w:p w14:paraId="5C9AC9AC" w14:textId="77777777" w:rsidR="000755B8" w:rsidRDefault="000755B8" w:rsidP="003254F2">
      <w:pPr>
        <w:rPr>
          <w:b/>
          <w:bCs/>
        </w:rPr>
      </w:pPr>
    </w:p>
    <w:p w14:paraId="6EE055AD" w14:textId="157FA2F2" w:rsidR="003254F2" w:rsidRPr="009F4405" w:rsidRDefault="003254F2" w:rsidP="003254F2">
      <w:pPr>
        <w:rPr>
          <w:b/>
          <w:bCs/>
        </w:rPr>
      </w:pPr>
      <w:r w:rsidRPr="009F4405">
        <w:rPr>
          <w:b/>
          <w:bCs/>
        </w:rPr>
        <w:t>Timeline</w:t>
      </w:r>
    </w:p>
    <w:p w14:paraId="75E68D07" w14:textId="1EA4DE81" w:rsidR="00436C81" w:rsidRPr="00436C81" w:rsidRDefault="00436C81" w:rsidP="00E52350">
      <w:pPr>
        <w:pStyle w:val="bullet10"/>
        <w:rPr>
          <w:b/>
          <w:bCs/>
        </w:rPr>
      </w:pPr>
      <w:r w:rsidRPr="00436C81">
        <w:rPr>
          <w:b/>
          <w:bCs/>
        </w:rPr>
        <w:t xml:space="preserve">2026–2027, evidence and signalling: </w:t>
      </w:r>
      <w:r w:rsidRPr="00436C81">
        <w:t>ESA, EUSPA and DG DEFIS map the certification-bound and site-specific roles at the main spaceports and test centres, estimate replacement lead times and identify the positions most exposed to retirement, single-subcontractor dependence or insufficient operational experience. The Space Career Launchpad then publishes dedicated occupational profiles, projected demand and clear training routes.</w:t>
      </w:r>
    </w:p>
    <w:p w14:paraId="7F210E07" w14:textId="1BF2E31F" w:rsidR="00436C81" w:rsidRPr="00436C81" w:rsidRDefault="00436C81" w:rsidP="00E52350">
      <w:pPr>
        <w:pStyle w:val="bullet10"/>
        <w:rPr>
          <w:b/>
          <w:bCs/>
        </w:rPr>
      </w:pPr>
      <w:r w:rsidRPr="00436C81">
        <w:rPr>
          <w:b/>
          <w:bCs/>
        </w:rPr>
        <w:t xml:space="preserve">2027–2029, education and knowledge-transfer launch: </w:t>
      </w:r>
      <w:r w:rsidRPr="00436C81">
        <w:t>ESA and industry develop endorsed curricula and guest-teaching packages; universities and technical institutes compete for seed grants to create or expand relevant modules; experienced CSG, test-centre and range-safety personnel are funded to capture procedures and provide instruction; and the first student-rocketry, internship and campaign-placement cohorts are launched.</w:t>
      </w:r>
    </w:p>
    <w:p w14:paraId="2FA367B8" w14:textId="6A29D8D4" w:rsidR="00436C81" w:rsidRPr="00436C81" w:rsidRDefault="00436C81" w:rsidP="00E52350">
      <w:pPr>
        <w:pStyle w:val="bullet10"/>
        <w:rPr>
          <w:b/>
          <w:bCs/>
        </w:rPr>
      </w:pPr>
      <w:r w:rsidRPr="00436C81">
        <w:rPr>
          <w:b/>
          <w:bCs/>
        </w:rPr>
        <w:t xml:space="preserve">2029–2032, operational pipeline: </w:t>
      </w:r>
      <w:r w:rsidRPr="00436C81">
        <w:t>cross-site rotations begin among CSG, the Nordic sites and propulsion-test facilities; common training modules and recognition arrangements are introduced where roles are sufficiently comparable; and institutional campaigns include training-through-operations provisions where this does not compromise safety or mission delivery.</w:t>
      </w:r>
    </w:p>
    <w:p w14:paraId="7B90BB89" w14:textId="2ACEC2A1" w:rsidR="003254F2" w:rsidRPr="009F4405" w:rsidRDefault="00436C81" w:rsidP="00E52350">
      <w:pPr>
        <w:pStyle w:val="bullet10"/>
        <w:rPr>
          <w:b/>
          <w:bCs/>
        </w:rPr>
      </w:pPr>
      <w:r w:rsidRPr="00436C81">
        <w:rPr>
          <w:b/>
          <w:bCs/>
        </w:rPr>
        <w:t xml:space="preserve">2032–2035, scale based on demonstrated demand: </w:t>
      </w:r>
      <w:r w:rsidRPr="00436C81">
        <w:t>the programme tracks enrolment, completion, placement, certification and cross-site mobility. Funding expands only for roles where launch cadence, site commissioning or retirement exposure confirms the need. No large standing personnel pool is created unless distributed operations generate sustained demand.</w:t>
      </w:r>
    </w:p>
    <w:p w14:paraId="20ED952B" w14:textId="6B2D43B5" w:rsidR="003254F2" w:rsidRPr="009F4405" w:rsidRDefault="003254F2" w:rsidP="003254F2">
      <w:pPr>
        <w:rPr>
          <w:b/>
          <w:bCs/>
        </w:rPr>
      </w:pPr>
    </w:p>
    <w:p w14:paraId="55805B60" w14:textId="086EC7A4" w:rsidR="003254F2" w:rsidRPr="009F4405" w:rsidRDefault="003254F2" w:rsidP="003254F2">
      <w:pPr>
        <w:rPr>
          <w:b/>
          <w:bCs/>
        </w:rPr>
      </w:pPr>
      <w:r w:rsidRPr="009F4405">
        <w:rPr>
          <w:b/>
          <w:bCs/>
        </w:rPr>
        <w:t>REC-0</w:t>
      </w:r>
      <w:r w:rsidR="00843E47">
        <w:rPr>
          <w:b/>
          <w:bCs/>
        </w:rPr>
        <w:t>4</w:t>
      </w:r>
      <w:r w:rsidRPr="009F4405">
        <w:rPr>
          <w:b/>
          <w:bCs/>
        </w:rPr>
        <w:t xml:space="preserve"> — </w:t>
      </w:r>
      <w:r w:rsidR="00FC0EF8" w:rsidRPr="00FC0EF8">
        <w:rPr>
          <w:b/>
          <w:bCs/>
        </w:rPr>
        <w:t>Phased, targeted support for shared spaceport infrastructure</w:t>
      </w:r>
    </w:p>
    <w:p w14:paraId="4B108473" w14:textId="77777777" w:rsidR="003254F2" w:rsidRDefault="003254F2" w:rsidP="003254F2">
      <w:pPr>
        <w:rPr>
          <w:b/>
          <w:bCs/>
        </w:rPr>
      </w:pPr>
      <w:r w:rsidRPr="009F4405">
        <w:rPr>
          <w:b/>
          <w:bCs/>
        </w:rPr>
        <w:t>Feasibility MCA</w:t>
      </w:r>
    </w:p>
    <w:p w14:paraId="1628E1C8" w14:textId="710820F4" w:rsidR="0049578B" w:rsidRDefault="0049578B" w:rsidP="0049578B">
      <w:pPr>
        <w:rPr>
          <w:b/>
          <w:bCs/>
        </w:rPr>
      </w:pPr>
      <w:r w:rsidRPr="0049578B">
        <w:t>Weighted score:</w:t>
      </w:r>
      <w:r w:rsidRPr="0049578B">
        <w:rPr>
          <w:b/>
          <w:bCs/>
        </w:rPr>
        <w:t xml:space="preserve"> 3.6/5, High, </w:t>
      </w:r>
      <w:r w:rsidRPr="0049578B">
        <w:t>but conditional on selective site eligibility</w:t>
      </w:r>
      <w:r>
        <w:t>:</w:t>
      </w:r>
    </w:p>
    <w:p w14:paraId="11F10B67" w14:textId="034C7AE6" w:rsidR="0049578B" w:rsidRPr="0049578B" w:rsidRDefault="0049578B" w:rsidP="00F53A2E">
      <w:pPr>
        <w:pStyle w:val="bullet10"/>
      </w:pPr>
      <w:r w:rsidRPr="0049578B">
        <w:rPr>
          <w:b/>
          <w:bCs/>
        </w:rPr>
        <w:t xml:space="preserve">Technical feasibility: 4/5. </w:t>
      </w:r>
      <w:r w:rsidRPr="0049578B">
        <w:t>Roads, utilities, communications, safety systems and payload-processing buildings are mature assets. Technical risk is concentrated in launcher-specific interfaces, which are excluded from the public core.</w:t>
      </w:r>
    </w:p>
    <w:p w14:paraId="61DF9F58" w14:textId="56065375" w:rsidR="0049578B" w:rsidRPr="0049578B" w:rsidRDefault="0049578B" w:rsidP="00F53A2E">
      <w:pPr>
        <w:pStyle w:val="bullet10"/>
        <w:rPr>
          <w:b/>
          <w:bCs/>
        </w:rPr>
      </w:pPr>
      <w:r w:rsidRPr="0049578B">
        <w:rPr>
          <w:b/>
          <w:bCs/>
        </w:rPr>
        <w:t xml:space="preserve">Financial feasibility: 3/5. </w:t>
      </w:r>
      <w:r w:rsidRPr="0018794A">
        <w:t>Public support is realistic but must compete with other space-transportation priorities and avoid financing underused sites. SaxaVord received a £10 million UK funding pledge subject to due diligence, providing a useful benchmark for targeted public support to an emerging site.</w:t>
      </w:r>
      <w:r w:rsidR="0018794A">
        <w:rPr>
          <w:rStyle w:val="FootnoteReference"/>
        </w:rPr>
        <w:footnoteReference w:id="169"/>
      </w:r>
    </w:p>
    <w:p w14:paraId="5AF0E23C" w14:textId="77777777" w:rsidR="0049578B" w:rsidRPr="0049578B" w:rsidRDefault="0049578B" w:rsidP="00F53A2E">
      <w:pPr>
        <w:pStyle w:val="bullet10"/>
        <w:rPr>
          <w:b/>
          <w:bCs/>
        </w:rPr>
      </w:pPr>
      <w:r w:rsidRPr="0049578B">
        <w:rPr>
          <w:b/>
          <w:bCs/>
        </w:rPr>
        <w:t xml:space="preserve">Implementation complexity: 3/5. </w:t>
      </w:r>
      <w:r w:rsidRPr="00F53A2E">
        <w:t>Projects are site specific and require planning consent, safety approval, demand validation and coordination among regional, national, EU and private actors.</w:t>
      </w:r>
    </w:p>
    <w:p w14:paraId="3F4554A4" w14:textId="166EA678" w:rsidR="003254F2" w:rsidRDefault="003254F2" w:rsidP="00F53A2E">
      <w:pPr>
        <w:spacing w:before="240"/>
        <w:rPr>
          <w:b/>
          <w:bCs/>
        </w:rPr>
      </w:pPr>
      <w:r w:rsidRPr="009F4405">
        <w:rPr>
          <w:b/>
          <w:bCs/>
        </w:rPr>
        <w:t>Cost</w:t>
      </w:r>
    </w:p>
    <w:p w14:paraId="266106DC" w14:textId="3310F2C6" w:rsidR="00624E7F" w:rsidRPr="00624E7F" w:rsidRDefault="00624E7F" w:rsidP="00624E7F">
      <w:r w:rsidRPr="00624E7F">
        <w:t>The programme should be structured as a competitive facility, not as a predefined allocation to every European spaceport.</w:t>
      </w:r>
    </w:p>
    <w:p w14:paraId="6B11862A" w14:textId="465DB278" w:rsidR="00F53A2E" w:rsidRPr="00F53A2E" w:rsidRDefault="00F53A2E" w:rsidP="00F53A2E">
      <w:pPr>
        <w:pStyle w:val="Caption"/>
      </w:pPr>
      <w:bookmarkStart w:id="190" w:name="_Toc239018457"/>
      <w:r>
        <w:lastRenderedPageBreak/>
        <w:t xml:space="preserve">Table </w:t>
      </w:r>
      <w:r>
        <w:fldChar w:fldCharType="begin"/>
      </w:r>
      <w:r>
        <w:instrText xml:space="preserve"> SEQ Table \* ARABIC </w:instrText>
      </w:r>
      <w:r>
        <w:fldChar w:fldCharType="separate"/>
      </w:r>
      <w:r w:rsidR="00502C72">
        <w:rPr>
          <w:noProof/>
        </w:rPr>
        <w:t>66</w:t>
      </w:r>
      <w:r>
        <w:fldChar w:fldCharType="end"/>
      </w:r>
      <w:r>
        <w:t xml:space="preserve"> Cost estimation – REC-</w:t>
      </w:r>
      <w:r>
        <w:t>4</w:t>
      </w:r>
      <w:bookmarkEnd w:id="190"/>
    </w:p>
    <w:tbl>
      <w:tblPr>
        <w:tblStyle w:val="CV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7"/>
        <w:gridCol w:w="5293"/>
        <w:gridCol w:w="1658"/>
      </w:tblGrid>
      <w:tr w:rsidR="008947A1" w:rsidRPr="008947A1" w14:paraId="2C3F76FA" w14:textId="77777777" w:rsidTr="008947A1">
        <w:trPr>
          <w:cnfStyle w:val="100000000000" w:firstRow="1" w:lastRow="0" w:firstColumn="0" w:lastColumn="0" w:oddVBand="0" w:evenVBand="0" w:oddHBand="0" w:evenHBand="0" w:firstRowFirstColumn="0" w:firstRowLastColumn="0" w:lastRowFirstColumn="0" w:lastRowLastColumn="0"/>
        </w:trPr>
        <w:tc>
          <w:tcPr>
            <w:cnfStyle w:val="000000000100" w:firstRow="0" w:lastRow="0" w:firstColumn="0" w:lastColumn="0" w:oddVBand="0" w:evenVBand="0" w:oddHBand="0" w:evenHBand="0" w:firstRowFirstColumn="1" w:firstRowLastColumn="0" w:lastRowFirstColumn="0" w:lastRowLastColumn="0"/>
            <w:tcW w:w="0" w:type="auto"/>
            <w:tcBorders>
              <w:top w:val="none" w:sz="0" w:space="0" w:color="auto"/>
              <w:left w:val="none" w:sz="0" w:space="0" w:color="auto"/>
              <w:bottom w:val="none" w:sz="0" w:space="0" w:color="auto"/>
              <w:right w:val="none" w:sz="0" w:space="0" w:color="auto"/>
              <w:tl2br w:val="none" w:sz="0" w:space="0" w:color="auto"/>
              <w:tr2bl w:val="none" w:sz="0" w:space="0" w:color="auto"/>
            </w:tcBorders>
            <w:hideMark/>
          </w:tcPr>
          <w:p w14:paraId="6F9357BA" w14:textId="77777777" w:rsidR="008947A1" w:rsidRPr="008947A1" w:rsidRDefault="008947A1" w:rsidP="008947A1">
            <w:pPr>
              <w:rPr>
                <w:b/>
                <w:sz w:val="18"/>
                <w:szCs w:val="28"/>
                <w:lang w:val="nl-BE"/>
              </w:rPr>
            </w:pPr>
            <w:r w:rsidRPr="008947A1">
              <w:rPr>
                <w:b/>
                <w:sz w:val="18"/>
                <w:szCs w:val="28"/>
                <w:lang w:val="nl-BE"/>
              </w:rPr>
              <w:t>Public-support window</w:t>
            </w:r>
          </w:p>
        </w:tc>
        <w:tc>
          <w:tcPr>
            <w:tcW w:w="0" w:type="auto"/>
            <w:tcBorders>
              <w:top w:val="none" w:sz="0" w:space="0" w:color="auto"/>
              <w:left w:val="none" w:sz="0" w:space="0" w:color="auto"/>
              <w:bottom w:val="none" w:sz="0" w:space="0" w:color="auto"/>
              <w:right w:val="none" w:sz="0" w:space="0" w:color="auto"/>
              <w:tl2br w:val="none" w:sz="0" w:space="0" w:color="auto"/>
              <w:tr2bl w:val="none" w:sz="0" w:space="0" w:color="auto"/>
            </w:tcBorders>
            <w:hideMark/>
          </w:tcPr>
          <w:p w14:paraId="029962F3" w14:textId="77777777" w:rsidR="008947A1" w:rsidRPr="008947A1" w:rsidRDefault="008947A1" w:rsidP="008947A1">
            <w:pPr>
              <w:cnfStyle w:val="100000000000" w:firstRow="1" w:lastRow="0" w:firstColumn="0" w:lastColumn="0" w:oddVBand="0" w:evenVBand="0" w:oddHBand="0" w:evenHBand="0" w:firstRowFirstColumn="0" w:firstRowLastColumn="0" w:lastRowFirstColumn="0" w:lastRowLastColumn="0"/>
              <w:rPr>
                <w:b/>
                <w:sz w:val="18"/>
                <w:szCs w:val="28"/>
                <w:lang w:val="nl-BE"/>
              </w:rPr>
            </w:pPr>
            <w:r w:rsidRPr="008947A1">
              <w:rPr>
                <w:b/>
                <w:sz w:val="18"/>
                <w:szCs w:val="28"/>
                <w:lang w:val="nl-BE"/>
              </w:rPr>
              <w:t>Eligible assets</w:t>
            </w:r>
          </w:p>
        </w:tc>
        <w:tc>
          <w:tcPr>
            <w:tcW w:w="0" w:type="auto"/>
            <w:tcBorders>
              <w:top w:val="none" w:sz="0" w:space="0" w:color="auto"/>
              <w:left w:val="none" w:sz="0" w:space="0" w:color="auto"/>
              <w:bottom w:val="none" w:sz="0" w:space="0" w:color="auto"/>
              <w:right w:val="none" w:sz="0" w:space="0" w:color="auto"/>
              <w:tl2br w:val="none" w:sz="0" w:space="0" w:color="auto"/>
              <w:tr2bl w:val="none" w:sz="0" w:space="0" w:color="auto"/>
            </w:tcBorders>
            <w:hideMark/>
          </w:tcPr>
          <w:p w14:paraId="5175B8CD" w14:textId="77777777" w:rsidR="008947A1" w:rsidRPr="008947A1" w:rsidRDefault="008947A1" w:rsidP="008947A1">
            <w:pPr>
              <w:cnfStyle w:val="100000000000" w:firstRow="1" w:lastRow="0" w:firstColumn="0" w:lastColumn="0" w:oddVBand="0" w:evenVBand="0" w:oddHBand="0" w:evenHBand="0" w:firstRowFirstColumn="0" w:firstRowLastColumn="0" w:lastRowFirstColumn="0" w:lastRowLastColumn="0"/>
              <w:rPr>
                <w:b/>
                <w:sz w:val="18"/>
                <w:szCs w:val="28"/>
                <w:lang w:val="nl-BE"/>
              </w:rPr>
            </w:pPr>
            <w:r w:rsidRPr="008947A1">
              <w:rPr>
                <w:b/>
                <w:sz w:val="18"/>
                <w:szCs w:val="28"/>
                <w:lang w:val="nl-BE"/>
              </w:rPr>
              <w:t>Indicative public contribution</w:t>
            </w:r>
          </w:p>
        </w:tc>
      </w:tr>
      <w:tr w:rsidR="008947A1" w:rsidRPr="008947A1" w14:paraId="0A92A5A0" w14:textId="77777777" w:rsidTr="008947A1">
        <w:tc>
          <w:tcPr>
            <w:tcW w:w="0" w:type="auto"/>
            <w:hideMark/>
          </w:tcPr>
          <w:p w14:paraId="19C431E2" w14:textId="77777777" w:rsidR="008947A1" w:rsidRPr="008947A1" w:rsidRDefault="008947A1" w:rsidP="008947A1">
            <w:pPr>
              <w:jc w:val="left"/>
              <w:rPr>
                <w:sz w:val="18"/>
                <w:szCs w:val="28"/>
                <w:lang w:val="en-US"/>
              </w:rPr>
            </w:pPr>
            <w:r w:rsidRPr="008947A1">
              <w:rPr>
                <w:sz w:val="18"/>
                <w:szCs w:val="28"/>
                <w:lang w:val="en-US"/>
              </w:rPr>
              <w:t>Window 1: readiness and basic enabling works</w:t>
            </w:r>
          </w:p>
        </w:tc>
        <w:tc>
          <w:tcPr>
            <w:tcW w:w="0" w:type="auto"/>
            <w:hideMark/>
          </w:tcPr>
          <w:p w14:paraId="16BA7582" w14:textId="77777777" w:rsidR="008947A1" w:rsidRPr="008947A1" w:rsidRDefault="008947A1" w:rsidP="008947A1">
            <w:pPr>
              <w:rPr>
                <w:sz w:val="18"/>
                <w:szCs w:val="28"/>
                <w:lang w:val="en-US"/>
              </w:rPr>
            </w:pPr>
            <w:r w:rsidRPr="008947A1">
              <w:rPr>
                <w:sz w:val="18"/>
                <w:szCs w:val="28"/>
                <w:lang w:val="en-US"/>
              </w:rPr>
              <w:t>Grid, water, access roads, secure communications, basic range links, shared storage and emergency response</w:t>
            </w:r>
          </w:p>
        </w:tc>
        <w:tc>
          <w:tcPr>
            <w:tcW w:w="0" w:type="auto"/>
            <w:hideMark/>
          </w:tcPr>
          <w:p w14:paraId="0A3ABDDE" w14:textId="77777777" w:rsidR="008947A1" w:rsidRPr="008947A1" w:rsidRDefault="008947A1" w:rsidP="007C06E5">
            <w:pPr>
              <w:jc w:val="left"/>
              <w:rPr>
                <w:sz w:val="18"/>
                <w:szCs w:val="28"/>
                <w:lang w:val="nl-BE"/>
              </w:rPr>
            </w:pPr>
            <w:r w:rsidRPr="008947A1">
              <w:rPr>
                <w:sz w:val="18"/>
                <w:szCs w:val="28"/>
                <w:lang w:val="nl-BE"/>
              </w:rPr>
              <w:t>€10–25M per selected site</w:t>
            </w:r>
          </w:p>
        </w:tc>
      </w:tr>
      <w:tr w:rsidR="008947A1" w:rsidRPr="008947A1" w14:paraId="029033F7" w14:textId="77777777" w:rsidTr="008947A1">
        <w:tc>
          <w:tcPr>
            <w:tcW w:w="0" w:type="auto"/>
            <w:hideMark/>
          </w:tcPr>
          <w:p w14:paraId="36E8928A" w14:textId="77777777" w:rsidR="008947A1" w:rsidRPr="008947A1" w:rsidRDefault="008947A1" w:rsidP="008947A1">
            <w:pPr>
              <w:jc w:val="left"/>
              <w:rPr>
                <w:sz w:val="18"/>
                <w:szCs w:val="28"/>
                <w:lang w:val="nl-BE"/>
              </w:rPr>
            </w:pPr>
            <w:r w:rsidRPr="008947A1">
              <w:rPr>
                <w:sz w:val="18"/>
                <w:szCs w:val="28"/>
                <w:lang w:val="nl-BE"/>
              </w:rPr>
              <w:t>Window 2: shared operational infrastructure</w:t>
            </w:r>
          </w:p>
        </w:tc>
        <w:tc>
          <w:tcPr>
            <w:tcW w:w="0" w:type="auto"/>
            <w:hideMark/>
          </w:tcPr>
          <w:p w14:paraId="134A8071" w14:textId="77777777" w:rsidR="008947A1" w:rsidRPr="008947A1" w:rsidRDefault="008947A1" w:rsidP="008947A1">
            <w:pPr>
              <w:rPr>
                <w:sz w:val="18"/>
                <w:szCs w:val="28"/>
                <w:lang w:val="en-US"/>
              </w:rPr>
            </w:pPr>
            <w:r w:rsidRPr="008947A1">
              <w:rPr>
                <w:sz w:val="18"/>
                <w:szCs w:val="28"/>
                <w:lang w:val="en-US"/>
              </w:rPr>
              <w:t>Common integration areas, payload preparation, non-proprietary pad civil works, safety systems, telemetry interfaces and mission-control facilities</w:t>
            </w:r>
          </w:p>
        </w:tc>
        <w:tc>
          <w:tcPr>
            <w:tcW w:w="0" w:type="auto"/>
            <w:hideMark/>
          </w:tcPr>
          <w:p w14:paraId="2C2E2D65" w14:textId="77777777" w:rsidR="008947A1" w:rsidRPr="008947A1" w:rsidRDefault="008947A1" w:rsidP="007C06E5">
            <w:pPr>
              <w:jc w:val="left"/>
              <w:rPr>
                <w:sz w:val="18"/>
                <w:szCs w:val="28"/>
                <w:lang w:val="nl-BE"/>
              </w:rPr>
            </w:pPr>
            <w:r w:rsidRPr="008947A1">
              <w:rPr>
                <w:sz w:val="18"/>
                <w:szCs w:val="28"/>
                <w:lang w:val="nl-BE"/>
              </w:rPr>
              <w:t>€20–50M per selected site</w:t>
            </w:r>
          </w:p>
        </w:tc>
      </w:tr>
      <w:tr w:rsidR="008947A1" w:rsidRPr="008947A1" w14:paraId="698D6DB7" w14:textId="77777777" w:rsidTr="008947A1">
        <w:tc>
          <w:tcPr>
            <w:tcW w:w="0" w:type="auto"/>
            <w:hideMark/>
          </w:tcPr>
          <w:p w14:paraId="71264E03" w14:textId="77777777" w:rsidR="008947A1" w:rsidRPr="008947A1" w:rsidRDefault="008947A1" w:rsidP="008947A1">
            <w:pPr>
              <w:jc w:val="left"/>
              <w:rPr>
                <w:sz w:val="18"/>
                <w:szCs w:val="28"/>
                <w:lang w:val="en-US"/>
              </w:rPr>
            </w:pPr>
            <w:r w:rsidRPr="008947A1">
              <w:rPr>
                <w:sz w:val="18"/>
                <w:szCs w:val="28"/>
                <w:lang w:val="en-US"/>
              </w:rPr>
              <w:t>Window 3: expansion after demonstrated demand</w:t>
            </w:r>
          </w:p>
        </w:tc>
        <w:tc>
          <w:tcPr>
            <w:tcW w:w="0" w:type="auto"/>
            <w:hideMark/>
          </w:tcPr>
          <w:p w14:paraId="658BCDA3" w14:textId="77777777" w:rsidR="008947A1" w:rsidRPr="008947A1" w:rsidRDefault="008947A1" w:rsidP="008947A1">
            <w:pPr>
              <w:rPr>
                <w:sz w:val="18"/>
                <w:szCs w:val="28"/>
                <w:lang w:val="en-US"/>
              </w:rPr>
            </w:pPr>
            <w:r w:rsidRPr="008947A1">
              <w:rPr>
                <w:sz w:val="18"/>
                <w:szCs w:val="28"/>
                <w:lang w:val="en-US"/>
              </w:rPr>
              <w:t>Additional shared processing capacity, second-user civil works, expanded safety or telemetry capability</w:t>
            </w:r>
          </w:p>
        </w:tc>
        <w:tc>
          <w:tcPr>
            <w:tcW w:w="0" w:type="auto"/>
            <w:hideMark/>
          </w:tcPr>
          <w:p w14:paraId="3F5CE36C" w14:textId="77777777" w:rsidR="008947A1" w:rsidRPr="008947A1" w:rsidRDefault="008947A1" w:rsidP="007C06E5">
            <w:pPr>
              <w:jc w:val="left"/>
              <w:rPr>
                <w:sz w:val="18"/>
                <w:szCs w:val="28"/>
                <w:lang w:val="nl-BE"/>
              </w:rPr>
            </w:pPr>
            <w:r w:rsidRPr="008947A1">
              <w:rPr>
                <w:sz w:val="18"/>
                <w:szCs w:val="28"/>
                <w:lang w:val="nl-BE"/>
              </w:rPr>
              <w:t>€15–40M per selected site</w:t>
            </w:r>
          </w:p>
        </w:tc>
      </w:tr>
      <w:tr w:rsidR="008947A1" w:rsidRPr="008947A1" w14:paraId="375365CE" w14:textId="77777777" w:rsidTr="008947A1">
        <w:tc>
          <w:tcPr>
            <w:tcW w:w="0" w:type="auto"/>
            <w:hideMark/>
          </w:tcPr>
          <w:p w14:paraId="71B6EA42" w14:textId="77777777" w:rsidR="008947A1" w:rsidRPr="008947A1" w:rsidRDefault="008947A1" w:rsidP="008947A1">
            <w:pPr>
              <w:jc w:val="left"/>
              <w:rPr>
                <w:sz w:val="18"/>
                <w:szCs w:val="28"/>
                <w:lang w:val="en-US"/>
              </w:rPr>
            </w:pPr>
            <w:r w:rsidRPr="008947A1">
              <w:rPr>
                <w:sz w:val="18"/>
                <w:szCs w:val="28"/>
                <w:lang w:val="en-US"/>
              </w:rPr>
              <w:t>Central technical assistance and independent gateway reviews</w:t>
            </w:r>
          </w:p>
        </w:tc>
        <w:tc>
          <w:tcPr>
            <w:tcW w:w="0" w:type="auto"/>
            <w:hideMark/>
          </w:tcPr>
          <w:p w14:paraId="1145CB95" w14:textId="77777777" w:rsidR="008947A1" w:rsidRPr="008947A1" w:rsidRDefault="008947A1" w:rsidP="008947A1">
            <w:pPr>
              <w:rPr>
                <w:sz w:val="18"/>
                <w:szCs w:val="28"/>
                <w:lang w:val="en-US"/>
              </w:rPr>
            </w:pPr>
            <w:r w:rsidRPr="008947A1">
              <w:rPr>
                <w:sz w:val="18"/>
                <w:szCs w:val="28"/>
                <w:lang w:val="en-US"/>
              </w:rPr>
              <w:t>Eligibility assessment, engineering review, state-aid support, demand verification and post-award monitoring</w:t>
            </w:r>
          </w:p>
        </w:tc>
        <w:tc>
          <w:tcPr>
            <w:tcW w:w="0" w:type="auto"/>
            <w:hideMark/>
          </w:tcPr>
          <w:p w14:paraId="3D9FD24B" w14:textId="77777777" w:rsidR="008947A1" w:rsidRPr="008947A1" w:rsidRDefault="008947A1" w:rsidP="007C06E5">
            <w:pPr>
              <w:jc w:val="left"/>
              <w:rPr>
                <w:sz w:val="18"/>
                <w:szCs w:val="28"/>
                <w:lang w:val="nl-BE"/>
              </w:rPr>
            </w:pPr>
            <w:r w:rsidRPr="008947A1">
              <w:rPr>
                <w:sz w:val="18"/>
                <w:szCs w:val="28"/>
                <w:lang w:val="nl-BE"/>
              </w:rPr>
              <w:t>€10–15M</w:t>
            </w:r>
          </w:p>
        </w:tc>
      </w:tr>
      <w:tr w:rsidR="008947A1" w:rsidRPr="008947A1" w14:paraId="36CB6BE8" w14:textId="77777777" w:rsidTr="008947A1">
        <w:tc>
          <w:tcPr>
            <w:tcW w:w="0" w:type="auto"/>
            <w:shd w:val="clear" w:color="auto" w:fill="F2F2F2" w:themeFill="text2" w:themeFillShade="F2"/>
            <w:hideMark/>
          </w:tcPr>
          <w:p w14:paraId="15757285" w14:textId="77777777" w:rsidR="008947A1" w:rsidRPr="008947A1" w:rsidRDefault="008947A1" w:rsidP="008947A1">
            <w:pPr>
              <w:rPr>
                <w:sz w:val="18"/>
                <w:szCs w:val="28"/>
                <w:lang w:val="en-US"/>
              </w:rPr>
            </w:pPr>
            <w:r w:rsidRPr="008947A1">
              <w:rPr>
                <w:b/>
                <w:bCs/>
                <w:sz w:val="18"/>
                <w:szCs w:val="28"/>
                <w:lang w:val="en-US"/>
              </w:rPr>
              <w:t>Illustrative programme for three to four qualifying sites</w:t>
            </w:r>
          </w:p>
        </w:tc>
        <w:tc>
          <w:tcPr>
            <w:tcW w:w="0" w:type="auto"/>
            <w:shd w:val="clear" w:color="auto" w:fill="F2F2F2" w:themeFill="text2" w:themeFillShade="F2"/>
            <w:hideMark/>
          </w:tcPr>
          <w:p w14:paraId="55B71442" w14:textId="77777777" w:rsidR="008947A1" w:rsidRPr="008947A1" w:rsidRDefault="008947A1" w:rsidP="008947A1">
            <w:pPr>
              <w:rPr>
                <w:sz w:val="18"/>
                <w:szCs w:val="28"/>
                <w:lang w:val="en-US"/>
              </w:rPr>
            </w:pPr>
            <w:r w:rsidRPr="008947A1">
              <w:rPr>
                <w:sz w:val="18"/>
                <w:szCs w:val="28"/>
                <w:lang w:val="en-US"/>
              </w:rPr>
              <w:t>Not an entitlement for all named sites</w:t>
            </w:r>
          </w:p>
        </w:tc>
        <w:tc>
          <w:tcPr>
            <w:tcW w:w="0" w:type="auto"/>
            <w:shd w:val="clear" w:color="auto" w:fill="F2F2F2" w:themeFill="text2" w:themeFillShade="F2"/>
            <w:hideMark/>
          </w:tcPr>
          <w:p w14:paraId="6B910DCD" w14:textId="77777777" w:rsidR="008947A1" w:rsidRPr="008947A1" w:rsidRDefault="008947A1" w:rsidP="008947A1">
            <w:pPr>
              <w:rPr>
                <w:sz w:val="18"/>
                <w:szCs w:val="28"/>
                <w:lang w:val="nl-BE"/>
              </w:rPr>
            </w:pPr>
            <w:r w:rsidRPr="008947A1">
              <w:rPr>
                <w:b/>
                <w:bCs/>
                <w:sz w:val="18"/>
                <w:szCs w:val="28"/>
                <w:lang w:val="nl-BE"/>
              </w:rPr>
              <w:t>€150–300M public funding</w:t>
            </w:r>
          </w:p>
        </w:tc>
      </w:tr>
    </w:tbl>
    <w:p w14:paraId="6F2BEB9F" w14:textId="77777777" w:rsidR="008947A1" w:rsidRDefault="008947A1" w:rsidP="008947A1"/>
    <w:p w14:paraId="3F70399C" w14:textId="5C24144E" w:rsidR="003254F2" w:rsidRPr="009F4405" w:rsidRDefault="003254F2" w:rsidP="003254F2">
      <w:pPr>
        <w:rPr>
          <w:b/>
          <w:bCs/>
        </w:rPr>
      </w:pPr>
      <w:r w:rsidRPr="009F4405">
        <w:rPr>
          <w:b/>
          <w:bCs/>
        </w:rPr>
        <w:t>Timeline</w:t>
      </w:r>
    </w:p>
    <w:p w14:paraId="716DB8CA" w14:textId="61EA68AA" w:rsidR="00E52350" w:rsidRPr="00E52350" w:rsidRDefault="00E52350" w:rsidP="00E52350">
      <w:pPr>
        <w:pStyle w:val="bullet10"/>
        <w:rPr>
          <w:b/>
          <w:bCs/>
        </w:rPr>
      </w:pPr>
      <w:r w:rsidRPr="00E52350">
        <w:rPr>
          <w:b/>
          <w:bCs/>
        </w:rPr>
        <w:t xml:space="preserve">2026–2027, programme design: </w:t>
      </w:r>
      <w:r w:rsidRPr="00E52350">
        <w:t>DG DEFIS, ESA and participating national authorities define eligible shared assets, co-financing expectations, state-aid treatment and gateway criteria. Candidate sites submit demand evidence, operator maturity, trajectory complementarity, utilisation scenarios, access arrangements, lifecycle OPEX and repurposing plans.</w:t>
      </w:r>
    </w:p>
    <w:p w14:paraId="3B4DF550" w14:textId="6CDCB945" w:rsidR="00E52350" w:rsidRPr="00E52350" w:rsidRDefault="00E52350" w:rsidP="00E52350">
      <w:pPr>
        <w:pStyle w:val="bullet10"/>
        <w:rPr>
          <w:b/>
          <w:bCs/>
        </w:rPr>
      </w:pPr>
      <w:r w:rsidRPr="00E52350">
        <w:rPr>
          <w:b/>
          <w:bCs/>
        </w:rPr>
        <w:t xml:space="preserve">2027–2029, Window 1 awards: </w:t>
      </w:r>
      <w:r w:rsidRPr="00E52350">
        <w:t>an independent review selects only sites that demonstrate a financing gap and wider strategic benefit. Initial grants cover design, permitting and basic common infrastructure. Each award is divided into milestones, with no automatic entitlement to a second tranche. Launcher-specific equipment remains operator financed.</w:t>
      </w:r>
    </w:p>
    <w:p w14:paraId="0AF8B723" w14:textId="312BF670" w:rsidR="00E52350" w:rsidRPr="00E52350" w:rsidRDefault="00E52350" w:rsidP="00E52350">
      <w:pPr>
        <w:pStyle w:val="bullet10"/>
        <w:rPr>
          <w:b/>
          <w:bCs/>
        </w:rPr>
      </w:pPr>
      <w:r w:rsidRPr="00E52350">
        <w:rPr>
          <w:b/>
          <w:bCs/>
        </w:rPr>
        <w:t xml:space="preserve">2029–2032, Window 2 implementation: </w:t>
      </w:r>
      <w:r w:rsidRPr="00E52350">
        <w:t>sites that have achieved agreed launcher, licensing, financing and construction milestones receive support for shared payload-processing, safety, communications and civil infrastructure. Access conditions prevent unnecessary long-term exclusivity and require supported assets to remain transferable or repurposable if the initial operator withdraws.</w:t>
      </w:r>
    </w:p>
    <w:p w14:paraId="355A518E" w14:textId="02967CDB" w:rsidR="000755B8" w:rsidRDefault="00E52350" w:rsidP="00E52350">
      <w:pPr>
        <w:pStyle w:val="bullet10"/>
        <w:rPr>
          <w:b/>
          <w:bCs/>
        </w:rPr>
      </w:pPr>
      <w:r w:rsidRPr="00E52350">
        <w:rPr>
          <w:b/>
          <w:bCs/>
        </w:rPr>
        <w:t xml:space="preserve">2032–2035, conditional expansion: </w:t>
      </w:r>
      <w:r w:rsidRPr="00E52350">
        <w:t>Window 3 is released only where actual contracts, completed campaigns, utilisation or a credible second operator demonstrate demand. Sites failing the demand or maturity gates receive no expansion funding, limiting stranded-public-investment exposure.</w:t>
      </w:r>
    </w:p>
    <w:p w14:paraId="0571841C" w14:textId="33DEE347" w:rsidR="003254F2" w:rsidRPr="009F4405" w:rsidRDefault="003254F2" w:rsidP="003254F2">
      <w:pPr>
        <w:rPr>
          <w:b/>
          <w:bCs/>
        </w:rPr>
      </w:pPr>
    </w:p>
    <w:p w14:paraId="6EE5E45C" w14:textId="2D07D6F2" w:rsidR="003254F2" w:rsidRPr="009F4405" w:rsidRDefault="003254F2" w:rsidP="003254F2">
      <w:pPr>
        <w:rPr>
          <w:b/>
          <w:bCs/>
        </w:rPr>
      </w:pPr>
      <w:r w:rsidRPr="009F4405">
        <w:rPr>
          <w:b/>
          <w:bCs/>
        </w:rPr>
        <w:t>REC-0</w:t>
      </w:r>
      <w:r w:rsidR="00F61C4E">
        <w:rPr>
          <w:b/>
          <w:bCs/>
        </w:rPr>
        <w:t>5</w:t>
      </w:r>
      <w:r w:rsidRPr="009F4405">
        <w:rPr>
          <w:b/>
          <w:bCs/>
        </w:rPr>
        <w:t xml:space="preserve"> — </w:t>
      </w:r>
      <w:r w:rsidR="00F36DDA" w:rsidRPr="00F36DDA">
        <w:rPr>
          <w:b/>
          <w:bCs/>
        </w:rPr>
        <w:t>Harmonise licensing, range safety and airspace coordination</w:t>
      </w:r>
    </w:p>
    <w:p w14:paraId="542B24A6" w14:textId="77777777" w:rsidR="003254F2" w:rsidRPr="009F4405" w:rsidRDefault="003254F2" w:rsidP="003254F2">
      <w:pPr>
        <w:rPr>
          <w:b/>
          <w:bCs/>
        </w:rPr>
      </w:pPr>
      <w:r w:rsidRPr="009F4405">
        <w:rPr>
          <w:b/>
          <w:bCs/>
        </w:rPr>
        <w:t>Feasibility MCA</w:t>
      </w:r>
    </w:p>
    <w:p w14:paraId="2B1CB72D" w14:textId="3356DDF6" w:rsidR="008F56F1" w:rsidRDefault="008F56F1" w:rsidP="00AE0D6C">
      <w:r>
        <w:t xml:space="preserve">Weighted score: </w:t>
      </w:r>
      <w:r w:rsidRPr="007C4C9B">
        <w:rPr>
          <w:b/>
          <w:bCs/>
        </w:rPr>
        <w:t>4/5, High:</w:t>
      </w:r>
    </w:p>
    <w:p w14:paraId="4433B742" w14:textId="12130856" w:rsidR="00AE0D6C" w:rsidRDefault="00AE0D6C" w:rsidP="008F56F1">
      <w:pPr>
        <w:pStyle w:val="bullet10"/>
      </w:pPr>
      <w:r w:rsidRPr="007C4C9B">
        <w:rPr>
          <w:b/>
          <w:bCs/>
        </w:rPr>
        <w:t xml:space="preserve">Technical feasibility: </w:t>
      </w:r>
      <w:r w:rsidR="00641693" w:rsidRPr="007C4C9B">
        <w:rPr>
          <w:b/>
          <w:bCs/>
        </w:rPr>
        <w:t>4</w:t>
      </w:r>
      <w:r w:rsidRPr="007C4C9B">
        <w:rPr>
          <w:b/>
          <w:bCs/>
        </w:rPr>
        <w:t>/5.</w:t>
      </w:r>
      <w:r>
        <w:t xml:space="preserve"> Modular dossiers, common data packages and jointly observed qualification campaigns use established regulatory and engineering practices.</w:t>
      </w:r>
    </w:p>
    <w:p w14:paraId="18E73C6F" w14:textId="48BDBA9A" w:rsidR="00AE0D6C" w:rsidRDefault="00AE0D6C" w:rsidP="008F56F1">
      <w:pPr>
        <w:pStyle w:val="bullet10"/>
      </w:pPr>
      <w:r w:rsidRPr="007C4C9B">
        <w:rPr>
          <w:b/>
          <w:bCs/>
        </w:rPr>
        <w:t>Financial feasibility: 5/5.</w:t>
      </w:r>
      <w:r>
        <w:t xml:space="preserve"> No major infrastructure is required and the cost is small relative to the avoided duplication for operators and authorities.</w:t>
      </w:r>
    </w:p>
    <w:p w14:paraId="58DE208C" w14:textId="5741C348" w:rsidR="00AE0D6C" w:rsidRDefault="00AE0D6C" w:rsidP="00AE0D6C">
      <w:pPr>
        <w:pStyle w:val="bullet10"/>
      </w:pPr>
      <w:r w:rsidRPr="007C4C9B">
        <w:rPr>
          <w:b/>
          <w:bCs/>
        </w:rPr>
        <w:t>Implementation complexity: 2/5.</w:t>
      </w:r>
      <w:r>
        <w:t xml:space="preserve"> National licensing, range-safety, aviation, maritime and security competences limit the degree and speed of harmonisation. </w:t>
      </w:r>
    </w:p>
    <w:p w14:paraId="7E4FA380" w14:textId="0EF64621" w:rsidR="003254F2" w:rsidRDefault="003254F2" w:rsidP="007C4C9B">
      <w:pPr>
        <w:spacing w:before="240"/>
        <w:rPr>
          <w:b/>
          <w:bCs/>
        </w:rPr>
      </w:pPr>
      <w:r w:rsidRPr="009F4405">
        <w:rPr>
          <w:b/>
          <w:bCs/>
        </w:rPr>
        <w:t xml:space="preserve">Cost </w:t>
      </w:r>
    </w:p>
    <w:p w14:paraId="5B46FFEF" w14:textId="50B6E6FF" w:rsidR="00B7317F" w:rsidRPr="00B7317F" w:rsidRDefault="00B7317F" w:rsidP="00B7317F">
      <w:pPr>
        <w:pStyle w:val="Caption"/>
      </w:pPr>
      <w:bookmarkStart w:id="191" w:name="_Toc239018458"/>
      <w:r>
        <w:t xml:space="preserve">Table </w:t>
      </w:r>
      <w:r>
        <w:fldChar w:fldCharType="begin"/>
      </w:r>
      <w:r>
        <w:instrText xml:space="preserve"> SEQ Table \* ARABIC </w:instrText>
      </w:r>
      <w:r>
        <w:fldChar w:fldCharType="separate"/>
      </w:r>
      <w:r>
        <w:rPr>
          <w:noProof/>
        </w:rPr>
        <w:t>67</w:t>
      </w:r>
      <w:r>
        <w:fldChar w:fldCharType="end"/>
      </w:r>
      <w:r>
        <w:t xml:space="preserve"> Cost estimation – REC-</w:t>
      </w:r>
      <w:r>
        <w:t>5</w:t>
      </w:r>
      <w:bookmarkEnd w:id="191"/>
    </w:p>
    <w:tbl>
      <w:tblPr>
        <w:tblStyle w:val="CV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2"/>
        <w:gridCol w:w="5507"/>
        <w:gridCol w:w="1419"/>
      </w:tblGrid>
      <w:tr w:rsidR="00D96796" w:rsidRPr="00D96796" w14:paraId="21D37A1B" w14:textId="77777777" w:rsidTr="00D96796">
        <w:trPr>
          <w:cnfStyle w:val="100000000000" w:firstRow="1" w:lastRow="0" w:firstColumn="0" w:lastColumn="0" w:oddVBand="0" w:evenVBand="0" w:oddHBand="0" w:evenHBand="0" w:firstRowFirstColumn="0" w:firstRowLastColumn="0" w:lastRowFirstColumn="0" w:lastRowLastColumn="0"/>
        </w:trPr>
        <w:tc>
          <w:tcPr>
            <w:cnfStyle w:val="000000000100" w:firstRow="0" w:lastRow="0" w:firstColumn="0" w:lastColumn="0" w:oddVBand="0" w:evenVBand="0" w:oddHBand="0" w:evenHBand="0" w:firstRowFirstColumn="1" w:firstRowLastColumn="0" w:lastRowFirstColumn="0" w:lastRowLastColumn="0"/>
            <w:tcW w:w="0" w:type="auto"/>
            <w:tcBorders>
              <w:top w:val="none" w:sz="0" w:space="0" w:color="auto"/>
              <w:left w:val="none" w:sz="0" w:space="0" w:color="auto"/>
              <w:bottom w:val="none" w:sz="0" w:space="0" w:color="auto"/>
              <w:right w:val="none" w:sz="0" w:space="0" w:color="auto"/>
              <w:tl2br w:val="none" w:sz="0" w:space="0" w:color="auto"/>
              <w:tr2bl w:val="none" w:sz="0" w:space="0" w:color="auto"/>
            </w:tcBorders>
            <w:hideMark/>
          </w:tcPr>
          <w:p w14:paraId="20C123B6" w14:textId="77777777" w:rsidR="00D96796" w:rsidRPr="00D96796" w:rsidRDefault="00D96796" w:rsidP="00D96796">
            <w:pPr>
              <w:rPr>
                <w:b/>
                <w:sz w:val="18"/>
                <w:szCs w:val="28"/>
                <w:lang w:val="nl-BE"/>
              </w:rPr>
            </w:pPr>
            <w:r w:rsidRPr="00D96796">
              <w:rPr>
                <w:b/>
                <w:sz w:val="18"/>
                <w:szCs w:val="28"/>
                <w:lang w:val="nl-BE"/>
              </w:rPr>
              <w:t>Cost element</w:t>
            </w:r>
          </w:p>
        </w:tc>
        <w:tc>
          <w:tcPr>
            <w:tcW w:w="0" w:type="auto"/>
            <w:tcBorders>
              <w:top w:val="none" w:sz="0" w:space="0" w:color="auto"/>
              <w:left w:val="none" w:sz="0" w:space="0" w:color="auto"/>
              <w:bottom w:val="none" w:sz="0" w:space="0" w:color="auto"/>
              <w:right w:val="none" w:sz="0" w:space="0" w:color="auto"/>
              <w:tl2br w:val="none" w:sz="0" w:space="0" w:color="auto"/>
              <w:tr2bl w:val="none" w:sz="0" w:space="0" w:color="auto"/>
            </w:tcBorders>
            <w:hideMark/>
          </w:tcPr>
          <w:p w14:paraId="2C83C7F9" w14:textId="77777777" w:rsidR="00D96796" w:rsidRPr="00D96796" w:rsidRDefault="00D96796" w:rsidP="00D96796">
            <w:pPr>
              <w:cnfStyle w:val="100000000000" w:firstRow="1" w:lastRow="0" w:firstColumn="0" w:lastColumn="0" w:oddVBand="0" w:evenVBand="0" w:oddHBand="0" w:evenHBand="0" w:firstRowFirstColumn="0" w:firstRowLastColumn="0" w:lastRowFirstColumn="0" w:lastRowLastColumn="0"/>
              <w:rPr>
                <w:b/>
                <w:sz w:val="18"/>
                <w:szCs w:val="28"/>
                <w:lang w:val="nl-BE"/>
              </w:rPr>
            </w:pPr>
            <w:r w:rsidRPr="00D96796">
              <w:rPr>
                <w:b/>
                <w:sz w:val="18"/>
                <w:szCs w:val="28"/>
                <w:lang w:val="nl-BE"/>
              </w:rPr>
              <w:t>Basis</w:t>
            </w:r>
          </w:p>
        </w:tc>
        <w:tc>
          <w:tcPr>
            <w:tcW w:w="0" w:type="auto"/>
            <w:tcBorders>
              <w:top w:val="none" w:sz="0" w:space="0" w:color="auto"/>
              <w:left w:val="none" w:sz="0" w:space="0" w:color="auto"/>
              <w:bottom w:val="none" w:sz="0" w:space="0" w:color="auto"/>
              <w:right w:val="none" w:sz="0" w:space="0" w:color="auto"/>
              <w:tl2br w:val="none" w:sz="0" w:space="0" w:color="auto"/>
              <w:tr2bl w:val="none" w:sz="0" w:space="0" w:color="auto"/>
            </w:tcBorders>
            <w:hideMark/>
          </w:tcPr>
          <w:p w14:paraId="569B608A" w14:textId="77777777" w:rsidR="00D96796" w:rsidRPr="00D96796" w:rsidRDefault="00D96796" w:rsidP="00D96796">
            <w:pPr>
              <w:cnfStyle w:val="100000000000" w:firstRow="1" w:lastRow="0" w:firstColumn="0" w:lastColumn="0" w:oddVBand="0" w:evenVBand="0" w:oddHBand="0" w:evenHBand="0" w:firstRowFirstColumn="0" w:firstRowLastColumn="0" w:lastRowFirstColumn="0" w:lastRowLastColumn="0"/>
              <w:rPr>
                <w:b/>
                <w:sz w:val="18"/>
                <w:szCs w:val="28"/>
                <w:lang w:val="nl-BE"/>
              </w:rPr>
            </w:pPr>
            <w:r w:rsidRPr="00D96796">
              <w:rPr>
                <w:b/>
                <w:sz w:val="18"/>
                <w:szCs w:val="28"/>
                <w:lang w:val="nl-BE"/>
              </w:rPr>
              <w:t>Public requirement</w:t>
            </w:r>
          </w:p>
        </w:tc>
      </w:tr>
      <w:tr w:rsidR="00D96796" w:rsidRPr="00D96796" w14:paraId="646CF747" w14:textId="77777777" w:rsidTr="00D96796">
        <w:tc>
          <w:tcPr>
            <w:tcW w:w="0" w:type="auto"/>
            <w:hideMark/>
          </w:tcPr>
          <w:p w14:paraId="49002DD5" w14:textId="77777777" w:rsidR="00D96796" w:rsidRPr="00D96796" w:rsidRDefault="00D96796" w:rsidP="00D96796">
            <w:pPr>
              <w:rPr>
                <w:sz w:val="18"/>
                <w:szCs w:val="28"/>
                <w:lang w:val="nl-BE"/>
              </w:rPr>
            </w:pPr>
            <w:r w:rsidRPr="00D96796">
              <w:rPr>
                <w:sz w:val="18"/>
                <w:szCs w:val="28"/>
                <w:lang w:val="nl-BE"/>
              </w:rPr>
              <w:lastRenderedPageBreak/>
              <w:t>Competence and gap mapping</w:t>
            </w:r>
          </w:p>
        </w:tc>
        <w:tc>
          <w:tcPr>
            <w:tcW w:w="0" w:type="auto"/>
            <w:hideMark/>
          </w:tcPr>
          <w:p w14:paraId="26EB1DEC" w14:textId="77777777" w:rsidR="00D96796" w:rsidRPr="00D96796" w:rsidRDefault="00D96796" w:rsidP="00D96796">
            <w:pPr>
              <w:rPr>
                <w:sz w:val="18"/>
                <w:szCs w:val="28"/>
                <w:lang w:val="en-US"/>
              </w:rPr>
            </w:pPr>
            <w:r w:rsidRPr="00D96796">
              <w:rPr>
                <w:sz w:val="18"/>
                <w:szCs w:val="28"/>
                <w:lang w:val="en-US"/>
              </w:rPr>
              <w:t>Mapping EU, national, aviation, maritime, safety and security instruments</w:t>
            </w:r>
          </w:p>
        </w:tc>
        <w:tc>
          <w:tcPr>
            <w:tcW w:w="0" w:type="auto"/>
            <w:hideMark/>
          </w:tcPr>
          <w:p w14:paraId="24E79C89" w14:textId="77777777" w:rsidR="00D96796" w:rsidRPr="00D96796" w:rsidRDefault="00D96796" w:rsidP="00D96796">
            <w:pPr>
              <w:rPr>
                <w:sz w:val="18"/>
                <w:szCs w:val="28"/>
                <w:lang w:val="nl-BE"/>
              </w:rPr>
            </w:pPr>
            <w:r w:rsidRPr="00D96796">
              <w:rPr>
                <w:sz w:val="18"/>
                <w:szCs w:val="28"/>
                <w:lang w:val="nl-BE"/>
              </w:rPr>
              <w:t>€1–2M</w:t>
            </w:r>
          </w:p>
        </w:tc>
      </w:tr>
      <w:tr w:rsidR="00D96796" w:rsidRPr="00D96796" w14:paraId="681B7B18" w14:textId="77777777" w:rsidTr="00D96796">
        <w:tc>
          <w:tcPr>
            <w:tcW w:w="0" w:type="auto"/>
            <w:hideMark/>
          </w:tcPr>
          <w:p w14:paraId="435751E2" w14:textId="77777777" w:rsidR="00D96796" w:rsidRPr="00D96796" w:rsidRDefault="00D96796" w:rsidP="00D96796">
            <w:pPr>
              <w:rPr>
                <w:sz w:val="18"/>
                <w:szCs w:val="28"/>
                <w:lang w:val="nl-BE"/>
              </w:rPr>
            </w:pPr>
            <w:r w:rsidRPr="00D96796">
              <w:rPr>
                <w:sz w:val="18"/>
                <w:szCs w:val="28"/>
                <w:lang w:val="nl-BE"/>
              </w:rPr>
              <w:t>Common modular authorisation dossier</w:t>
            </w:r>
          </w:p>
        </w:tc>
        <w:tc>
          <w:tcPr>
            <w:tcW w:w="0" w:type="auto"/>
            <w:hideMark/>
          </w:tcPr>
          <w:p w14:paraId="07ED24F2" w14:textId="77777777" w:rsidR="00D96796" w:rsidRPr="00D96796" w:rsidRDefault="00D96796" w:rsidP="00D96796">
            <w:pPr>
              <w:rPr>
                <w:sz w:val="18"/>
                <w:szCs w:val="28"/>
                <w:lang w:val="en-US"/>
              </w:rPr>
            </w:pPr>
            <w:r w:rsidRPr="00D96796">
              <w:rPr>
                <w:sz w:val="18"/>
                <w:szCs w:val="28"/>
                <w:lang w:val="en-US"/>
              </w:rPr>
              <w:t>Vehicle, trajectory, safety case, debris footprint, FTS/AFTS, environment, insurance, cybersecurity and coordination modules</w:t>
            </w:r>
          </w:p>
        </w:tc>
        <w:tc>
          <w:tcPr>
            <w:tcW w:w="0" w:type="auto"/>
            <w:hideMark/>
          </w:tcPr>
          <w:p w14:paraId="2FAF0339" w14:textId="77777777" w:rsidR="00D96796" w:rsidRPr="00D96796" w:rsidRDefault="00D96796" w:rsidP="00D96796">
            <w:pPr>
              <w:rPr>
                <w:sz w:val="18"/>
                <w:szCs w:val="28"/>
                <w:lang w:val="nl-BE"/>
              </w:rPr>
            </w:pPr>
            <w:r w:rsidRPr="00D96796">
              <w:rPr>
                <w:sz w:val="18"/>
                <w:szCs w:val="28"/>
                <w:lang w:val="nl-BE"/>
              </w:rPr>
              <w:t>€3–5M</w:t>
            </w:r>
          </w:p>
        </w:tc>
      </w:tr>
      <w:tr w:rsidR="00D96796" w:rsidRPr="00D96796" w14:paraId="5D347F48" w14:textId="77777777" w:rsidTr="00D96796">
        <w:tc>
          <w:tcPr>
            <w:tcW w:w="0" w:type="auto"/>
            <w:hideMark/>
          </w:tcPr>
          <w:p w14:paraId="014E3C50" w14:textId="77777777" w:rsidR="00D96796" w:rsidRPr="00D96796" w:rsidRDefault="00D96796" w:rsidP="00D96796">
            <w:pPr>
              <w:rPr>
                <w:sz w:val="18"/>
                <w:szCs w:val="28"/>
                <w:lang w:val="en-US"/>
              </w:rPr>
            </w:pPr>
            <w:r w:rsidRPr="00D96796">
              <w:rPr>
                <w:sz w:val="18"/>
                <w:szCs w:val="28"/>
                <w:lang w:val="en-US"/>
              </w:rPr>
              <w:t>Shared technical criteria and standards work</w:t>
            </w:r>
          </w:p>
        </w:tc>
        <w:tc>
          <w:tcPr>
            <w:tcW w:w="0" w:type="auto"/>
            <w:hideMark/>
          </w:tcPr>
          <w:p w14:paraId="316C6E74" w14:textId="77777777" w:rsidR="00D96796" w:rsidRPr="00D96796" w:rsidRDefault="00D96796" w:rsidP="00D96796">
            <w:pPr>
              <w:rPr>
                <w:sz w:val="18"/>
                <w:szCs w:val="28"/>
                <w:lang w:val="en-US"/>
              </w:rPr>
            </w:pPr>
            <w:r w:rsidRPr="00D96796">
              <w:rPr>
                <w:sz w:val="18"/>
                <w:szCs w:val="28"/>
                <w:lang w:val="en-US"/>
              </w:rPr>
              <w:t>Expert groups, testing protocols, drafting and standards-body participation</w:t>
            </w:r>
          </w:p>
        </w:tc>
        <w:tc>
          <w:tcPr>
            <w:tcW w:w="0" w:type="auto"/>
            <w:hideMark/>
          </w:tcPr>
          <w:p w14:paraId="27D6241F" w14:textId="77777777" w:rsidR="00D96796" w:rsidRPr="00D96796" w:rsidRDefault="00D96796" w:rsidP="00D96796">
            <w:pPr>
              <w:rPr>
                <w:sz w:val="18"/>
                <w:szCs w:val="28"/>
                <w:lang w:val="nl-BE"/>
              </w:rPr>
            </w:pPr>
            <w:r w:rsidRPr="00D96796">
              <w:rPr>
                <w:sz w:val="18"/>
                <w:szCs w:val="28"/>
                <w:lang w:val="nl-BE"/>
              </w:rPr>
              <w:t>€5–8M</w:t>
            </w:r>
          </w:p>
        </w:tc>
      </w:tr>
      <w:tr w:rsidR="00D96796" w:rsidRPr="00D96796" w14:paraId="48BD6A3F" w14:textId="77777777" w:rsidTr="00D96796">
        <w:tc>
          <w:tcPr>
            <w:tcW w:w="0" w:type="auto"/>
            <w:hideMark/>
          </w:tcPr>
          <w:p w14:paraId="496CF338" w14:textId="77777777" w:rsidR="00D96796" w:rsidRPr="00D96796" w:rsidRDefault="00D96796" w:rsidP="00D96796">
            <w:pPr>
              <w:rPr>
                <w:sz w:val="18"/>
                <w:szCs w:val="28"/>
                <w:lang w:val="en-US"/>
              </w:rPr>
            </w:pPr>
            <w:r w:rsidRPr="00D96796">
              <w:rPr>
                <w:sz w:val="18"/>
                <w:szCs w:val="28"/>
                <w:lang w:val="en-US"/>
              </w:rPr>
              <w:t>Standard airspace and maritime data packages</w:t>
            </w:r>
          </w:p>
        </w:tc>
        <w:tc>
          <w:tcPr>
            <w:tcW w:w="0" w:type="auto"/>
            <w:hideMark/>
          </w:tcPr>
          <w:p w14:paraId="73BB913E" w14:textId="77777777" w:rsidR="00D96796" w:rsidRPr="00D96796" w:rsidRDefault="00D96796" w:rsidP="00D96796">
            <w:pPr>
              <w:rPr>
                <w:sz w:val="18"/>
                <w:szCs w:val="28"/>
                <w:lang w:val="en-US"/>
              </w:rPr>
            </w:pPr>
            <w:r w:rsidRPr="00D96796">
              <w:rPr>
                <w:sz w:val="18"/>
                <w:szCs w:val="28"/>
                <w:lang w:val="en-US"/>
              </w:rPr>
              <w:t>Eurocontrol and national-authority technical work, scrub and schedule-change procedures</w:t>
            </w:r>
          </w:p>
        </w:tc>
        <w:tc>
          <w:tcPr>
            <w:tcW w:w="0" w:type="auto"/>
            <w:hideMark/>
          </w:tcPr>
          <w:p w14:paraId="7DBFF8EC" w14:textId="77777777" w:rsidR="00D96796" w:rsidRPr="00D96796" w:rsidRDefault="00D96796" w:rsidP="00D96796">
            <w:pPr>
              <w:rPr>
                <w:sz w:val="18"/>
                <w:szCs w:val="28"/>
                <w:lang w:val="nl-BE"/>
              </w:rPr>
            </w:pPr>
            <w:r w:rsidRPr="00D96796">
              <w:rPr>
                <w:sz w:val="18"/>
                <w:szCs w:val="28"/>
                <w:lang w:val="nl-BE"/>
              </w:rPr>
              <w:t>€2–4M</w:t>
            </w:r>
          </w:p>
        </w:tc>
      </w:tr>
      <w:tr w:rsidR="00D96796" w:rsidRPr="00D96796" w14:paraId="6CBE3A46" w14:textId="77777777" w:rsidTr="00D96796">
        <w:tc>
          <w:tcPr>
            <w:tcW w:w="0" w:type="auto"/>
            <w:hideMark/>
          </w:tcPr>
          <w:p w14:paraId="25A1DE1C" w14:textId="77777777" w:rsidR="00D96796" w:rsidRPr="00D96796" w:rsidRDefault="00D96796" w:rsidP="00D96796">
            <w:pPr>
              <w:rPr>
                <w:sz w:val="18"/>
                <w:szCs w:val="28"/>
                <w:lang w:val="nl-BE"/>
              </w:rPr>
            </w:pPr>
            <w:r w:rsidRPr="00D96796">
              <w:rPr>
                <w:sz w:val="18"/>
                <w:szCs w:val="28"/>
                <w:lang w:val="nl-BE"/>
              </w:rPr>
              <w:t>National-authority implementation grants</w:t>
            </w:r>
          </w:p>
        </w:tc>
        <w:tc>
          <w:tcPr>
            <w:tcW w:w="0" w:type="auto"/>
            <w:hideMark/>
          </w:tcPr>
          <w:p w14:paraId="4DD2AF3D" w14:textId="77777777" w:rsidR="00D96796" w:rsidRPr="00D96796" w:rsidRDefault="00D96796" w:rsidP="00D96796">
            <w:pPr>
              <w:rPr>
                <w:sz w:val="18"/>
                <w:szCs w:val="28"/>
                <w:lang w:val="en-US"/>
              </w:rPr>
            </w:pPr>
            <w:r w:rsidRPr="00D96796">
              <w:rPr>
                <w:sz w:val="18"/>
                <w:szCs w:val="28"/>
                <w:lang w:val="en-US"/>
              </w:rPr>
              <w:t>Training, secure document exchange, process adaptation and technical assistance for approximately 10–15 authorities</w:t>
            </w:r>
          </w:p>
        </w:tc>
        <w:tc>
          <w:tcPr>
            <w:tcW w:w="0" w:type="auto"/>
            <w:hideMark/>
          </w:tcPr>
          <w:p w14:paraId="2699938C" w14:textId="77777777" w:rsidR="00D96796" w:rsidRPr="00D96796" w:rsidRDefault="00D96796" w:rsidP="00D96796">
            <w:pPr>
              <w:rPr>
                <w:sz w:val="18"/>
                <w:szCs w:val="28"/>
                <w:lang w:val="nl-BE"/>
              </w:rPr>
            </w:pPr>
            <w:r w:rsidRPr="00D96796">
              <w:rPr>
                <w:sz w:val="18"/>
                <w:szCs w:val="28"/>
                <w:lang w:val="nl-BE"/>
              </w:rPr>
              <w:t>€8–15M</w:t>
            </w:r>
          </w:p>
        </w:tc>
      </w:tr>
      <w:tr w:rsidR="00D96796" w:rsidRPr="00D96796" w14:paraId="79DE7EB6" w14:textId="77777777" w:rsidTr="00D96796">
        <w:tc>
          <w:tcPr>
            <w:tcW w:w="0" w:type="auto"/>
            <w:hideMark/>
          </w:tcPr>
          <w:p w14:paraId="58CE7628" w14:textId="77777777" w:rsidR="00D96796" w:rsidRPr="00D96796" w:rsidRDefault="00D96796" w:rsidP="00D96796">
            <w:pPr>
              <w:rPr>
                <w:sz w:val="18"/>
                <w:szCs w:val="28"/>
                <w:lang w:val="en-US"/>
              </w:rPr>
            </w:pPr>
            <w:r w:rsidRPr="00D96796">
              <w:rPr>
                <w:sz w:val="18"/>
                <w:szCs w:val="28"/>
                <w:lang w:val="en-US"/>
              </w:rPr>
              <w:t>Programme office and legal support through 2032</w:t>
            </w:r>
          </w:p>
        </w:tc>
        <w:tc>
          <w:tcPr>
            <w:tcW w:w="0" w:type="auto"/>
            <w:hideMark/>
          </w:tcPr>
          <w:p w14:paraId="0397B793" w14:textId="77777777" w:rsidR="00D96796" w:rsidRPr="00D96796" w:rsidRDefault="00D96796" w:rsidP="00D96796">
            <w:pPr>
              <w:rPr>
                <w:sz w:val="18"/>
                <w:szCs w:val="28"/>
                <w:lang w:val="en-US"/>
              </w:rPr>
            </w:pPr>
            <w:r w:rsidRPr="00D96796">
              <w:rPr>
                <w:sz w:val="18"/>
                <w:szCs w:val="28"/>
                <w:lang w:val="en-US"/>
              </w:rPr>
              <w:t>Secretariat, working groups and dispute-resolution support</w:t>
            </w:r>
          </w:p>
        </w:tc>
        <w:tc>
          <w:tcPr>
            <w:tcW w:w="0" w:type="auto"/>
            <w:hideMark/>
          </w:tcPr>
          <w:p w14:paraId="6E6A2A1D" w14:textId="50592155" w:rsidR="00D96796" w:rsidRPr="00D96796" w:rsidRDefault="00D96796" w:rsidP="00D96796">
            <w:pPr>
              <w:rPr>
                <w:sz w:val="18"/>
                <w:szCs w:val="28"/>
                <w:lang w:val="nl-BE"/>
              </w:rPr>
            </w:pPr>
            <w:r w:rsidRPr="00D96796">
              <w:rPr>
                <w:sz w:val="18"/>
                <w:szCs w:val="28"/>
                <w:lang w:val="nl-BE"/>
              </w:rPr>
              <w:t>€</w:t>
            </w:r>
            <w:r w:rsidR="004522FE">
              <w:rPr>
                <w:sz w:val="18"/>
                <w:szCs w:val="28"/>
                <w:lang w:val="nl-BE"/>
              </w:rPr>
              <w:t>4</w:t>
            </w:r>
            <w:r w:rsidRPr="00D96796">
              <w:rPr>
                <w:sz w:val="18"/>
                <w:szCs w:val="28"/>
                <w:lang w:val="nl-BE"/>
              </w:rPr>
              <w:t>–</w:t>
            </w:r>
            <w:r w:rsidR="004522FE">
              <w:rPr>
                <w:sz w:val="18"/>
                <w:szCs w:val="28"/>
                <w:lang w:val="nl-BE"/>
              </w:rPr>
              <w:t>8</w:t>
            </w:r>
            <w:r w:rsidRPr="00D96796">
              <w:rPr>
                <w:sz w:val="18"/>
                <w:szCs w:val="28"/>
                <w:lang w:val="nl-BE"/>
              </w:rPr>
              <w:t>M</w:t>
            </w:r>
          </w:p>
        </w:tc>
      </w:tr>
      <w:tr w:rsidR="00D96796" w:rsidRPr="00D96796" w14:paraId="600AC416" w14:textId="77777777" w:rsidTr="00D96796">
        <w:tc>
          <w:tcPr>
            <w:tcW w:w="0" w:type="auto"/>
            <w:shd w:val="clear" w:color="auto" w:fill="F2F2F2" w:themeFill="text2" w:themeFillShade="F2"/>
            <w:hideMark/>
          </w:tcPr>
          <w:p w14:paraId="67B006C6" w14:textId="77777777" w:rsidR="00D96796" w:rsidRPr="00D96796" w:rsidRDefault="00D96796" w:rsidP="00D96796">
            <w:pPr>
              <w:rPr>
                <w:b/>
                <w:bCs/>
                <w:sz w:val="18"/>
                <w:szCs w:val="28"/>
                <w:lang w:val="nl-BE"/>
              </w:rPr>
            </w:pPr>
            <w:r w:rsidRPr="00D96796">
              <w:rPr>
                <w:b/>
                <w:bCs/>
                <w:sz w:val="18"/>
                <w:szCs w:val="28"/>
                <w:lang w:val="nl-BE"/>
              </w:rPr>
              <w:t>Total public requirement</w:t>
            </w:r>
          </w:p>
        </w:tc>
        <w:tc>
          <w:tcPr>
            <w:tcW w:w="0" w:type="auto"/>
            <w:shd w:val="clear" w:color="auto" w:fill="F2F2F2" w:themeFill="text2" w:themeFillShade="F2"/>
            <w:hideMark/>
          </w:tcPr>
          <w:p w14:paraId="6700C11B" w14:textId="77777777" w:rsidR="00D96796" w:rsidRPr="00D96796" w:rsidRDefault="00D96796" w:rsidP="00D96796">
            <w:pPr>
              <w:rPr>
                <w:sz w:val="18"/>
                <w:szCs w:val="28"/>
                <w:lang w:val="nl-BE"/>
              </w:rPr>
            </w:pPr>
            <w:r w:rsidRPr="00D96796">
              <w:rPr>
                <w:sz w:val="18"/>
                <w:szCs w:val="28"/>
                <w:lang w:val="nl-BE"/>
              </w:rPr>
              <w:t>Including approximately 20% contingency</w:t>
            </w:r>
          </w:p>
        </w:tc>
        <w:tc>
          <w:tcPr>
            <w:tcW w:w="0" w:type="auto"/>
            <w:shd w:val="clear" w:color="auto" w:fill="F2F2F2" w:themeFill="text2" w:themeFillShade="F2"/>
            <w:hideMark/>
          </w:tcPr>
          <w:p w14:paraId="22FD0738" w14:textId="358B08C6" w:rsidR="00D96796" w:rsidRPr="00D96796" w:rsidRDefault="00D96796" w:rsidP="00D96796">
            <w:pPr>
              <w:rPr>
                <w:b/>
                <w:bCs/>
                <w:sz w:val="18"/>
                <w:szCs w:val="28"/>
                <w:lang w:val="nl-BE"/>
              </w:rPr>
            </w:pPr>
            <w:r w:rsidRPr="00D96796">
              <w:rPr>
                <w:b/>
                <w:bCs/>
                <w:sz w:val="18"/>
                <w:szCs w:val="28"/>
                <w:lang w:val="nl-BE"/>
              </w:rPr>
              <w:t>€</w:t>
            </w:r>
            <w:r w:rsidR="004522FE">
              <w:rPr>
                <w:b/>
                <w:bCs/>
                <w:sz w:val="18"/>
                <w:szCs w:val="28"/>
                <w:lang w:val="nl-BE"/>
              </w:rPr>
              <w:t>23</w:t>
            </w:r>
            <w:r w:rsidRPr="00D96796">
              <w:rPr>
                <w:b/>
                <w:bCs/>
                <w:sz w:val="18"/>
                <w:szCs w:val="28"/>
                <w:lang w:val="nl-BE"/>
              </w:rPr>
              <w:t>–</w:t>
            </w:r>
            <w:r w:rsidR="004522FE">
              <w:rPr>
                <w:b/>
                <w:bCs/>
                <w:sz w:val="18"/>
                <w:szCs w:val="28"/>
                <w:lang w:val="nl-BE"/>
              </w:rPr>
              <w:t>42</w:t>
            </w:r>
            <w:r w:rsidRPr="00D96796">
              <w:rPr>
                <w:b/>
                <w:bCs/>
                <w:sz w:val="18"/>
                <w:szCs w:val="28"/>
                <w:lang w:val="nl-BE"/>
              </w:rPr>
              <w:t>M</w:t>
            </w:r>
          </w:p>
        </w:tc>
      </w:tr>
    </w:tbl>
    <w:p w14:paraId="406F0E72" w14:textId="77777777" w:rsidR="000755B8" w:rsidRDefault="000755B8" w:rsidP="003254F2">
      <w:pPr>
        <w:rPr>
          <w:b/>
          <w:bCs/>
        </w:rPr>
      </w:pPr>
    </w:p>
    <w:p w14:paraId="3528AFA1" w14:textId="21DD4364" w:rsidR="003254F2" w:rsidRPr="009F4405" w:rsidRDefault="003254F2" w:rsidP="003254F2">
      <w:pPr>
        <w:rPr>
          <w:b/>
          <w:bCs/>
        </w:rPr>
      </w:pPr>
      <w:r w:rsidRPr="009F4405">
        <w:rPr>
          <w:b/>
          <w:bCs/>
        </w:rPr>
        <w:t>Timeline</w:t>
      </w:r>
    </w:p>
    <w:p w14:paraId="32A6E7EC" w14:textId="067D43A8" w:rsidR="005D065B" w:rsidRPr="005D065B" w:rsidRDefault="005D065B" w:rsidP="005D065B">
      <w:pPr>
        <w:pStyle w:val="bullet10"/>
        <w:rPr>
          <w:b/>
          <w:bCs/>
        </w:rPr>
      </w:pPr>
      <w:r w:rsidRPr="005D065B">
        <w:rPr>
          <w:b/>
          <w:bCs/>
        </w:rPr>
        <w:t xml:space="preserve">2026–2027, competence mapping: </w:t>
      </w:r>
      <w:r w:rsidRPr="005D065B">
        <w:t>DG DEFIS convenes national licensing, range-safety and airspace authorities with ESA, DG MOVE, Eurocontrol and standards bodies. The group determines which elements may be addressed through the EU Space Act and which require technical standards, voluntary coordination, bilateral recognition or intergovernmental instruments.</w:t>
      </w:r>
    </w:p>
    <w:p w14:paraId="77BDF1B9" w14:textId="54596D69" w:rsidR="005D065B" w:rsidRPr="005D065B" w:rsidRDefault="005D065B" w:rsidP="005D065B">
      <w:pPr>
        <w:pStyle w:val="bullet10"/>
        <w:rPr>
          <w:b/>
          <w:bCs/>
        </w:rPr>
      </w:pPr>
      <w:r w:rsidRPr="005D065B">
        <w:rPr>
          <w:b/>
          <w:bCs/>
        </w:rPr>
        <w:t xml:space="preserve">2027–2029, common instruments: </w:t>
      </w:r>
      <w:r w:rsidRPr="005D065B">
        <w:t>authorities develop the modular dossier, identify evidence that can be reused across jurisdictions, establish technology-neutral FTS/AFTS acceptance principles and create standard launch-airspace and maritime-coordination data packages. National decision-making authority remains unchanged.</w:t>
      </w:r>
    </w:p>
    <w:p w14:paraId="0F3F806B" w14:textId="7E5ABF08" w:rsidR="005D065B" w:rsidRPr="005D065B" w:rsidRDefault="005D065B" w:rsidP="005D065B">
      <w:pPr>
        <w:pStyle w:val="bullet10"/>
        <w:rPr>
          <w:b/>
          <w:bCs/>
        </w:rPr>
      </w:pPr>
      <w:r w:rsidRPr="005D065B">
        <w:rPr>
          <w:b/>
          <w:bCs/>
        </w:rPr>
        <w:t xml:space="preserve">2029–2031, multi-site pilot: </w:t>
      </w:r>
      <w:r w:rsidRPr="005D065B">
        <w:t>one sufficiently mature launcher applies to operate from two participating sites. Authorities jointly observe relevant qualification work, reuse common modules and document which site-specific elements still require reassessment. The pilot measures duplicated documentation, approval duration and unresolved legal barriers.</w:t>
      </w:r>
    </w:p>
    <w:p w14:paraId="46FC3D5D" w14:textId="122E4B43" w:rsidR="003254F2" w:rsidRPr="005D065B" w:rsidRDefault="005D065B" w:rsidP="005D065B">
      <w:pPr>
        <w:pStyle w:val="bullet10"/>
      </w:pPr>
      <w:r w:rsidRPr="005D065B">
        <w:rPr>
          <w:b/>
          <w:bCs/>
        </w:rPr>
        <w:t xml:space="preserve">2031–2035, progressive operationalisation: </w:t>
      </w:r>
      <w:r w:rsidRPr="005D065B">
        <w:t>proven modules and processes are incorporated through the legally appropriate instruments. Additional authorities join voluntarily or through applicable EU provisions, and performance is reviewed against reductions in duplicated evidence, licensing effort and multi-site preparation time.</w:t>
      </w:r>
    </w:p>
    <w:p w14:paraId="1A2BF4B7" w14:textId="77777777" w:rsidR="005D065B" w:rsidRDefault="005D065B" w:rsidP="003254F2">
      <w:pPr>
        <w:rPr>
          <w:b/>
          <w:bCs/>
        </w:rPr>
      </w:pPr>
    </w:p>
    <w:p w14:paraId="55CAF3AC" w14:textId="102F2896" w:rsidR="003254F2" w:rsidRPr="009F4405" w:rsidRDefault="003254F2" w:rsidP="003254F2">
      <w:pPr>
        <w:rPr>
          <w:b/>
          <w:bCs/>
        </w:rPr>
      </w:pPr>
      <w:r w:rsidRPr="009F4405">
        <w:rPr>
          <w:b/>
          <w:bCs/>
        </w:rPr>
        <w:t>REC-0</w:t>
      </w:r>
      <w:r w:rsidR="00F61C4E">
        <w:rPr>
          <w:b/>
          <w:bCs/>
        </w:rPr>
        <w:t>6</w:t>
      </w:r>
      <w:r w:rsidRPr="009F4405">
        <w:rPr>
          <w:b/>
          <w:bCs/>
        </w:rPr>
        <w:t xml:space="preserve"> — </w:t>
      </w:r>
      <w:r w:rsidR="004804DB" w:rsidRPr="004804DB">
        <w:rPr>
          <w:b/>
          <w:bCs/>
        </w:rPr>
        <w:t>Apply European preference to institutional launches</w:t>
      </w:r>
    </w:p>
    <w:p w14:paraId="3486F6F8" w14:textId="77777777" w:rsidR="003254F2" w:rsidRPr="009F4405" w:rsidRDefault="003254F2" w:rsidP="003254F2">
      <w:pPr>
        <w:rPr>
          <w:b/>
          <w:bCs/>
        </w:rPr>
      </w:pPr>
      <w:r w:rsidRPr="009F4405">
        <w:rPr>
          <w:b/>
          <w:bCs/>
        </w:rPr>
        <w:t>Feasibility MCA</w:t>
      </w:r>
    </w:p>
    <w:p w14:paraId="04CCE681" w14:textId="3EE15EF9" w:rsidR="008703EB" w:rsidRDefault="008703EB" w:rsidP="008703EB">
      <w:r>
        <w:t xml:space="preserve">Weighted score: </w:t>
      </w:r>
      <w:r w:rsidRPr="008703EB">
        <w:rPr>
          <w:b/>
          <w:bCs/>
        </w:rPr>
        <w:t>3.8/5, High.</w:t>
      </w:r>
    </w:p>
    <w:p w14:paraId="7A2CA819" w14:textId="3ADF3A52" w:rsidR="008703EB" w:rsidRDefault="008703EB" w:rsidP="008703EB">
      <w:pPr>
        <w:pStyle w:val="bullet10"/>
      </w:pPr>
      <w:r w:rsidRPr="008703EB">
        <w:rPr>
          <w:b/>
          <w:bCs/>
        </w:rPr>
        <w:t>Technical feasibility: 5/5.</w:t>
      </w:r>
      <w:r>
        <w:t xml:space="preserve"> The mechanism is a procurement and budget instrument.</w:t>
      </w:r>
    </w:p>
    <w:p w14:paraId="2948D126" w14:textId="55CD750E" w:rsidR="008703EB" w:rsidRDefault="008703EB" w:rsidP="008703EB">
      <w:pPr>
        <w:pStyle w:val="bullet10"/>
      </w:pPr>
      <w:r w:rsidRPr="008703EB">
        <w:rPr>
          <w:b/>
          <w:bCs/>
        </w:rPr>
        <w:t>Financial feasibility: 3/5.</w:t>
      </w:r>
      <w:r>
        <w:t xml:space="preserve"> Funding is available in principle, but the exposure depends directly on the number of missions, qualifying European offers and the price differential against non-European services.</w:t>
      </w:r>
    </w:p>
    <w:p w14:paraId="497F2BD5" w14:textId="73011FA1" w:rsidR="008703EB" w:rsidRDefault="008703EB" w:rsidP="008703EB">
      <w:pPr>
        <w:pStyle w:val="bullet10"/>
      </w:pPr>
      <w:r w:rsidRPr="008703EB">
        <w:rPr>
          <w:b/>
          <w:bCs/>
        </w:rPr>
        <w:t>Implementation complexity: 3/5.</w:t>
      </w:r>
      <w:r>
        <w:t xml:space="preserve"> Common eligibility, premium ceilings and exception rules must be agreed across EU, ESA and participating national programmes.</w:t>
      </w:r>
    </w:p>
    <w:p w14:paraId="735C4499" w14:textId="77777777" w:rsidR="008703EB" w:rsidRDefault="008703EB" w:rsidP="008703EB">
      <w:r>
        <w:t>Weighted score: 3.8/5, High.</w:t>
      </w:r>
    </w:p>
    <w:p w14:paraId="5F416022" w14:textId="1D54FEA6" w:rsidR="003254F2" w:rsidRDefault="003254F2" w:rsidP="008703EB">
      <w:pPr>
        <w:rPr>
          <w:b/>
          <w:bCs/>
        </w:rPr>
      </w:pPr>
      <w:r w:rsidRPr="009F4405">
        <w:rPr>
          <w:b/>
          <w:bCs/>
        </w:rPr>
        <w:t xml:space="preserve">Cost </w:t>
      </w:r>
    </w:p>
    <w:p w14:paraId="5028C34B" w14:textId="77777777" w:rsidR="002C2645" w:rsidRDefault="002C2645" w:rsidP="003254F2">
      <w:r w:rsidRPr="002C2645">
        <w:t>The recommendation is primarily a policy and procurement measure establishing a European preference principle for institutional launches, subject to defined exceptions related to capability, schedule, reliability, security or mission requirements.</w:t>
      </w:r>
    </w:p>
    <w:tbl>
      <w:tblPr>
        <w:tblStyle w:val="CV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0"/>
        <w:gridCol w:w="4938"/>
        <w:gridCol w:w="1560"/>
      </w:tblGrid>
      <w:tr w:rsidR="008D2D74" w:rsidRPr="008D2D74" w14:paraId="0F24E3EF" w14:textId="77777777" w:rsidTr="008D2D74">
        <w:trPr>
          <w:cnfStyle w:val="100000000000" w:firstRow="1" w:lastRow="0" w:firstColumn="0" w:lastColumn="0" w:oddVBand="0" w:evenVBand="0" w:oddHBand="0" w:evenHBand="0" w:firstRowFirstColumn="0" w:firstRowLastColumn="0" w:lastRowFirstColumn="0" w:lastRowLastColumn="0"/>
        </w:trPr>
        <w:tc>
          <w:tcPr>
            <w:cnfStyle w:val="000000000100" w:firstRow="0" w:lastRow="0" w:firstColumn="0" w:lastColumn="0" w:oddVBand="0" w:evenVBand="0" w:oddHBand="0" w:evenHBand="0" w:firstRowFirstColumn="1" w:firstRowLastColumn="0" w:lastRowFirstColumn="0" w:lastRowLastColumn="0"/>
            <w:tcW w:w="0" w:type="auto"/>
            <w:tcBorders>
              <w:top w:val="none" w:sz="0" w:space="0" w:color="auto"/>
              <w:left w:val="none" w:sz="0" w:space="0" w:color="auto"/>
              <w:bottom w:val="none" w:sz="0" w:space="0" w:color="auto"/>
              <w:right w:val="none" w:sz="0" w:space="0" w:color="auto"/>
              <w:tl2br w:val="none" w:sz="0" w:space="0" w:color="auto"/>
              <w:tr2bl w:val="none" w:sz="0" w:space="0" w:color="auto"/>
            </w:tcBorders>
            <w:hideMark/>
          </w:tcPr>
          <w:p w14:paraId="2A099026" w14:textId="77777777" w:rsidR="008D2D74" w:rsidRPr="008D2D74" w:rsidRDefault="008D2D74" w:rsidP="008D2D74">
            <w:pPr>
              <w:rPr>
                <w:b/>
                <w:sz w:val="18"/>
                <w:szCs w:val="28"/>
                <w:lang w:val="nl-BE"/>
              </w:rPr>
            </w:pPr>
            <w:r w:rsidRPr="008D2D74">
              <w:rPr>
                <w:b/>
                <w:sz w:val="18"/>
                <w:szCs w:val="28"/>
                <w:lang w:val="nl-BE"/>
              </w:rPr>
              <w:lastRenderedPageBreak/>
              <w:t>Cost element</w:t>
            </w:r>
          </w:p>
        </w:tc>
        <w:tc>
          <w:tcPr>
            <w:tcW w:w="0" w:type="auto"/>
            <w:tcBorders>
              <w:top w:val="none" w:sz="0" w:space="0" w:color="auto"/>
              <w:left w:val="none" w:sz="0" w:space="0" w:color="auto"/>
              <w:bottom w:val="none" w:sz="0" w:space="0" w:color="auto"/>
              <w:right w:val="none" w:sz="0" w:space="0" w:color="auto"/>
              <w:tl2br w:val="none" w:sz="0" w:space="0" w:color="auto"/>
              <w:tr2bl w:val="none" w:sz="0" w:space="0" w:color="auto"/>
            </w:tcBorders>
            <w:hideMark/>
          </w:tcPr>
          <w:p w14:paraId="4BEBCB89" w14:textId="77777777" w:rsidR="008D2D74" w:rsidRPr="008D2D74" w:rsidRDefault="008D2D74" w:rsidP="008D2D74">
            <w:pPr>
              <w:cnfStyle w:val="100000000000" w:firstRow="1" w:lastRow="0" w:firstColumn="0" w:lastColumn="0" w:oddVBand="0" w:evenVBand="0" w:oddHBand="0" w:evenHBand="0" w:firstRowFirstColumn="0" w:firstRowLastColumn="0" w:lastRowFirstColumn="0" w:lastRowLastColumn="0"/>
              <w:rPr>
                <w:b/>
                <w:sz w:val="18"/>
                <w:szCs w:val="28"/>
                <w:lang w:val="nl-BE"/>
              </w:rPr>
            </w:pPr>
            <w:r w:rsidRPr="008D2D74">
              <w:rPr>
                <w:b/>
                <w:sz w:val="18"/>
                <w:szCs w:val="28"/>
                <w:lang w:val="nl-BE"/>
              </w:rPr>
              <w:t>Scope</w:t>
            </w:r>
          </w:p>
        </w:tc>
        <w:tc>
          <w:tcPr>
            <w:tcW w:w="0" w:type="auto"/>
            <w:tcBorders>
              <w:top w:val="none" w:sz="0" w:space="0" w:color="auto"/>
              <w:left w:val="none" w:sz="0" w:space="0" w:color="auto"/>
              <w:bottom w:val="none" w:sz="0" w:space="0" w:color="auto"/>
              <w:right w:val="none" w:sz="0" w:space="0" w:color="auto"/>
              <w:tl2br w:val="none" w:sz="0" w:space="0" w:color="auto"/>
              <w:tr2bl w:val="none" w:sz="0" w:space="0" w:color="auto"/>
            </w:tcBorders>
            <w:hideMark/>
          </w:tcPr>
          <w:p w14:paraId="2FEC166B" w14:textId="77777777" w:rsidR="008D2D74" w:rsidRPr="008D2D74" w:rsidRDefault="008D2D74" w:rsidP="008D2D74">
            <w:pPr>
              <w:cnfStyle w:val="100000000000" w:firstRow="1" w:lastRow="0" w:firstColumn="0" w:lastColumn="0" w:oddVBand="0" w:evenVBand="0" w:oddHBand="0" w:evenHBand="0" w:firstRowFirstColumn="0" w:firstRowLastColumn="0" w:lastRowFirstColumn="0" w:lastRowLastColumn="0"/>
              <w:rPr>
                <w:b/>
                <w:sz w:val="18"/>
                <w:szCs w:val="28"/>
                <w:lang w:val="nl-BE"/>
              </w:rPr>
            </w:pPr>
            <w:r w:rsidRPr="008D2D74">
              <w:rPr>
                <w:b/>
                <w:sz w:val="18"/>
                <w:szCs w:val="28"/>
                <w:lang w:val="nl-BE"/>
              </w:rPr>
              <w:t>Public requirement</w:t>
            </w:r>
          </w:p>
        </w:tc>
      </w:tr>
      <w:tr w:rsidR="008D2D74" w:rsidRPr="008D2D74" w14:paraId="729D2A26" w14:textId="77777777" w:rsidTr="008D2D74">
        <w:tc>
          <w:tcPr>
            <w:tcW w:w="0" w:type="auto"/>
            <w:hideMark/>
          </w:tcPr>
          <w:p w14:paraId="1549123B" w14:textId="77777777" w:rsidR="008D2D74" w:rsidRPr="008D2D74" w:rsidRDefault="008D2D74" w:rsidP="008D2D74">
            <w:pPr>
              <w:jc w:val="left"/>
              <w:rPr>
                <w:sz w:val="18"/>
                <w:szCs w:val="28"/>
                <w:lang w:val="en-US"/>
              </w:rPr>
            </w:pPr>
            <w:r w:rsidRPr="008D2D74">
              <w:rPr>
                <w:sz w:val="18"/>
                <w:szCs w:val="28"/>
                <w:lang w:val="en-US"/>
              </w:rPr>
              <w:t>Policy and legal framework development</w:t>
            </w:r>
          </w:p>
        </w:tc>
        <w:tc>
          <w:tcPr>
            <w:tcW w:w="0" w:type="auto"/>
            <w:hideMark/>
          </w:tcPr>
          <w:p w14:paraId="2F4D2312" w14:textId="77777777" w:rsidR="008D2D74" w:rsidRPr="008D2D74" w:rsidRDefault="008D2D74" w:rsidP="008D2D74">
            <w:pPr>
              <w:rPr>
                <w:sz w:val="18"/>
                <w:szCs w:val="28"/>
                <w:lang w:val="en-US"/>
              </w:rPr>
            </w:pPr>
            <w:r w:rsidRPr="008D2D74">
              <w:rPr>
                <w:sz w:val="18"/>
                <w:szCs w:val="28"/>
                <w:lang w:val="en-US"/>
              </w:rPr>
              <w:t>Definition of preference criteria, exemptions and governance arrangements</w:t>
            </w:r>
          </w:p>
        </w:tc>
        <w:tc>
          <w:tcPr>
            <w:tcW w:w="0" w:type="auto"/>
            <w:hideMark/>
          </w:tcPr>
          <w:p w14:paraId="3D4747E0" w14:textId="77777777" w:rsidR="008D2D74" w:rsidRPr="008D2D74" w:rsidRDefault="008D2D74" w:rsidP="008D2D74">
            <w:pPr>
              <w:rPr>
                <w:sz w:val="18"/>
                <w:szCs w:val="28"/>
                <w:lang w:val="nl-BE"/>
              </w:rPr>
            </w:pPr>
            <w:r w:rsidRPr="008D2D74">
              <w:rPr>
                <w:sz w:val="18"/>
                <w:szCs w:val="28"/>
                <w:lang w:val="nl-BE"/>
              </w:rPr>
              <w:t>€1–2M</w:t>
            </w:r>
          </w:p>
        </w:tc>
      </w:tr>
      <w:tr w:rsidR="008D2D74" w:rsidRPr="008D2D74" w14:paraId="40FCAA15" w14:textId="77777777" w:rsidTr="008D2D74">
        <w:tc>
          <w:tcPr>
            <w:tcW w:w="0" w:type="auto"/>
            <w:hideMark/>
          </w:tcPr>
          <w:p w14:paraId="1266E27A" w14:textId="77777777" w:rsidR="008D2D74" w:rsidRPr="008D2D74" w:rsidRDefault="008D2D74" w:rsidP="008D2D74">
            <w:pPr>
              <w:jc w:val="left"/>
              <w:rPr>
                <w:sz w:val="18"/>
                <w:szCs w:val="28"/>
                <w:lang w:val="nl-BE"/>
              </w:rPr>
            </w:pPr>
            <w:r w:rsidRPr="008D2D74">
              <w:rPr>
                <w:sz w:val="18"/>
                <w:szCs w:val="28"/>
                <w:lang w:val="nl-BE"/>
              </w:rPr>
              <w:t>Procurement and contracting updates</w:t>
            </w:r>
          </w:p>
        </w:tc>
        <w:tc>
          <w:tcPr>
            <w:tcW w:w="0" w:type="auto"/>
            <w:hideMark/>
          </w:tcPr>
          <w:p w14:paraId="100B20BD" w14:textId="77777777" w:rsidR="008D2D74" w:rsidRPr="008D2D74" w:rsidRDefault="008D2D74" w:rsidP="008D2D74">
            <w:pPr>
              <w:rPr>
                <w:sz w:val="18"/>
                <w:szCs w:val="28"/>
                <w:lang w:val="en-US"/>
              </w:rPr>
            </w:pPr>
            <w:r w:rsidRPr="008D2D74">
              <w:rPr>
                <w:sz w:val="18"/>
                <w:szCs w:val="28"/>
                <w:lang w:val="en-US"/>
              </w:rPr>
              <w:t>Adaptation of launch procurement procedures and guidance</w:t>
            </w:r>
          </w:p>
        </w:tc>
        <w:tc>
          <w:tcPr>
            <w:tcW w:w="0" w:type="auto"/>
            <w:hideMark/>
          </w:tcPr>
          <w:p w14:paraId="15F3B1E7" w14:textId="77777777" w:rsidR="008D2D74" w:rsidRPr="008D2D74" w:rsidRDefault="008D2D74" w:rsidP="008D2D74">
            <w:pPr>
              <w:rPr>
                <w:sz w:val="18"/>
                <w:szCs w:val="28"/>
                <w:lang w:val="nl-BE"/>
              </w:rPr>
            </w:pPr>
            <w:r w:rsidRPr="008D2D74">
              <w:rPr>
                <w:sz w:val="18"/>
                <w:szCs w:val="28"/>
                <w:lang w:val="nl-BE"/>
              </w:rPr>
              <w:t>€2–4M</w:t>
            </w:r>
          </w:p>
        </w:tc>
      </w:tr>
      <w:tr w:rsidR="008D2D74" w:rsidRPr="008D2D74" w14:paraId="536F7FB8" w14:textId="77777777" w:rsidTr="008D2D74">
        <w:tc>
          <w:tcPr>
            <w:tcW w:w="0" w:type="auto"/>
            <w:hideMark/>
          </w:tcPr>
          <w:p w14:paraId="3815C630" w14:textId="77777777" w:rsidR="008D2D74" w:rsidRPr="008D2D74" w:rsidRDefault="008D2D74" w:rsidP="008D2D74">
            <w:pPr>
              <w:jc w:val="left"/>
              <w:rPr>
                <w:sz w:val="18"/>
                <w:szCs w:val="28"/>
                <w:lang w:val="nl-BE"/>
              </w:rPr>
            </w:pPr>
            <w:r w:rsidRPr="008D2D74">
              <w:rPr>
                <w:sz w:val="18"/>
                <w:szCs w:val="28"/>
                <w:lang w:val="nl-BE"/>
              </w:rPr>
              <w:t>Monitoring and compliance mechanism</w:t>
            </w:r>
          </w:p>
        </w:tc>
        <w:tc>
          <w:tcPr>
            <w:tcW w:w="0" w:type="auto"/>
            <w:hideMark/>
          </w:tcPr>
          <w:p w14:paraId="3661021E" w14:textId="77777777" w:rsidR="008D2D74" w:rsidRPr="008D2D74" w:rsidRDefault="008D2D74" w:rsidP="008D2D74">
            <w:pPr>
              <w:rPr>
                <w:sz w:val="18"/>
                <w:szCs w:val="28"/>
                <w:lang w:val="en-US"/>
              </w:rPr>
            </w:pPr>
            <w:r w:rsidRPr="008D2D74">
              <w:rPr>
                <w:sz w:val="18"/>
                <w:szCs w:val="28"/>
                <w:lang w:val="en-US"/>
              </w:rPr>
              <w:t>Tracking application of the preference principle and exemption decisions</w:t>
            </w:r>
          </w:p>
        </w:tc>
        <w:tc>
          <w:tcPr>
            <w:tcW w:w="0" w:type="auto"/>
            <w:hideMark/>
          </w:tcPr>
          <w:p w14:paraId="429B1B34" w14:textId="77777777" w:rsidR="008D2D74" w:rsidRPr="008D2D74" w:rsidRDefault="008D2D74" w:rsidP="008D2D74">
            <w:pPr>
              <w:rPr>
                <w:sz w:val="18"/>
                <w:szCs w:val="28"/>
                <w:lang w:val="nl-BE"/>
              </w:rPr>
            </w:pPr>
            <w:r w:rsidRPr="008D2D74">
              <w:rPr>
                <w:sz w:val="18"/>
                <w:szCs w:val="28"/>
                <w:lang w:val="nl-BE"/>
              </w:rPr>
              <w:t>€3–5M</w:t>
            </w:r>
          </w:p>
        </w:tc>
      </w:tr>
      <w:tr w:rsidR="008D2D74" w:rsidRPr="008D2D74" w14:paraId="174B8247" w14:textId="77777777" w:rsidTr="008D2D74">
        <w:tc>
          <w:tcPr>
            <w:tcW w:w="0" w:type="auto"/>
            <w:hideMark/>
          </w:tcPr>
          <w:p w14:paraId="778389E9" w14:textId="77777777" w:rsidR="008D2D74" w:rsidRPr="008D2D74" w:rsidRDefault="008D2D74" w:rsidP="008D2D74">
            <w:pPr>
              <w:jc w:val="left"/>
              <w:rPr>
                <w:sz w:val="18"/>
                <w:szCs w:val="28"/>
                <w:lang w:val="en-US"/>
              </w:rPr>
            </w:pPr>
            <w:r w:rsidRPr="008D2D74">
              <w:rPr>
                <w:sz w:val="18"/>
                <w:szCs w:val="28"/>
                <w:lang w:val="en-US"/>
              </w:rPr>
              <w:t>Independent reviews and impact assessments</w:t>
            </w:r>
          </w:p>
        </w:tc>
        <w:tc>
          <w:tcPr>
            <w:tcW w:w="0" w:type="auto"/>
            <w:hideMark/>
          </w:tcPr>
          <w:p w14:paraId="0C4EA835" w14:textId="77777777" w:rsidR="008D2D74" w:rsidRPr="008D2D74" w:rsidRDefault="008D2D74" w:rsidP="008D2D74">
            <w:pPr>
              <w:rPr>
                <w:sz w:val="18"/>
                <w:szCs w:val="28"/>
                <w:lang w:val="nl-BE"/>
              </w:rPr>
            </w:pPr>
            <w:r w:rsidRPr="008D2D74">
              <w:rPr>
                <w:sz w:val="18"/>
                <w:szCs w:val="28"/>
                <w:lang w:val="nl-BE"/>
              </w:rPr>
              <w:t>Reviews in 2030 and 2034</w:t>
            </w:r>
          </w:p>
        </w:tc>
        <w:tc>
          <w:tcPr>
            <w:tcW w:w="0" w:type="auto"/>
            <w:hideMark/>
          </w:tcPr>
          <w:p w14:paraId="4097B6C5" w14:textId="77777777" w:rsidR="008D2D74" w:rsidRPr="008D2D74" w:rsidRDefault="008D2D74" w:rsidP="008D2D74">
            <w:pPr>
              <w:rPr>
                <w:sz w:val="18"/>
                <w:szCs w:val="28"/>
                <w:lang w:val="nl-BE"/>
              </w:rPr>
            </w:pPr>
            <w:r w:rsidRPr="008D2D74">
              <w:rPr>
                <w:sz w:val="18"/>
                <w:szCs w:val="28"/>
                <w:lang w:val="nl-BE"/>
              </w:rPr>
              <w:t>€2–4M</w:t>
            </w:r>
          </w:p>
        </w:tc>
      </w:tr>
      <w:tr w:rsidR="008D2D74" w:rsidRPr="008D2D74" w14:paraId="544137AA" w14:textId="77777777" w:rsidTr="008D2D74">
        <w:tc>
          <w:tcPr>
            <w:tcW w:w="0" w:type="auto"/>
            <w:hideMark/>
          </w:tcPr>
          <w:p w14:paraId="46D1A80C" w14:textId="77777777" w:rsidR="008D2D74" w:rsidRPr="008D2D74" w:rsidRDefault="008D2D74" w:rsidP="008D2D74">
            <w:pPr>
              <w:jc w:val="left"/>
              <w:rPr>
                <w:sz w:val="18"/>
                <w:szCs w:val="28"/>
                <w:lang w:val="nl-BE"/>
              </w:rPr>
            </w:pPr>
            <w:r w:rsidRPr="008D2D74">
              <w:rPr>
                <w:sz w:val="18"/>
                <w:szCs w:val="28"/>
                <w:lang w:val="nl-BE"/>
              </w:rPr>
              <w:t>Programme management and coordination</w:t>
            </w:r>
          </w:p>
        </w:tc>
        <w:tc>
          <w:tcPr>
            <w:tcW w:w="0" w:type="auto"/>
            <w:hideMark/>
          </w:tcPr>
          <w:p w14:paraId="7428AE6C" w14:textId="77777777" w:rsidR="008D2D74" w:rsidRPr="008D2D74" w:rsidRDefault="008D2D74" w:rsidP="008D2D74">
            <w:pPr>
              <w:rPr>
                <w:sz w:val="18"/>
                <w:szCs w:val="28"/>
                <w:lang w:val="en-US"/>
              </w:rPr>
            </w:pPr>
            <w:r w:rsidRPr="008D2D74">
              <w:rPr>
                <w:sz w:val="18"/>
                <w:szCs w:val="28"/>
                <w:lang w:val="en-US"/>
              </w:rPr>
              <w:t>Secretariat support and stakeholder coordination</w:t>
            </w:r>
          </w:p>
        </w:tc>
        <w:tc>
          <w:tcPr>
            <w:tcW w:w="0" w:type="auto"/>
            <w:hideMark/>
          </w:tcPr>
          <w:p w14:paraId="57B84BCF" w14:textId="77777777" w:rsidR="008D2D74" w:rsidRPr="008D2D74" w:rsidRDefault="008D2D74" w:rsidP="008D2D74">
            <w:pPr>
              <w:rPr>
                <w:sz w:val="18"/>
                <w:szCs w:val="28"/>
                <w:lang w:val="nl-BE"/>
              </w:rPr>
            </w:pPr>
            <w:r w:rsidRPr="008D2D74">
              <w:rPr>
                <w:sz w:val="18"/>
                <w:szCs w:val="28"/>
                <w:lang w:val="nl-BE"/>
              </w:rPr>
              <w:t>€2–5M</w:t>
            </w:r>
          </w:p>
        </w:tc>
      </w:tr>
      <w:tr w:rsidR="008D2D74" w:rsidRPr="008D2D74" w14:paraId="2DB39336" w14:textId="77777777" w:rsidTr="008D2D74">
        <w:tc>
          <w:tcPr>
            <w:tcW w:w="0" w:type="auto"/>
            <w:shd w:val="clear" w:color="auto" w:fill="F2F2F2" w:themeFill="text2" w:themeFillShade="F2"/>
            <w:hideMark/>
          </w:tcPr>
          <w:p w14:paraId="65014B13" w14:textId="77777777" w:rsidR="008D2D74" w:rsidRPr="008D2D74" w:rsidRDefault="008D2D74" w:rsidP="008D2D74">
            <w:pPr>
              <w:rPr>
                <w:sz w:val="18"/>
                <w:szCs w:val="28"/>
                <w:lang w:val="nl-BE"/>
              </w:rPr>
            </w:pPr>
            <w:r w:rsidRPr="008D2D74">
              <w:rPr>
                <w:b/>
                <w:bCs/>
                <w:sz w:val="18"/>
                <w:szCs w:val="28"/>
                <w:lang w:val="nl-BE"/>
              </w:rPr>
              <w:t>Total public requirement</w:t>
            </w:r>
          </w:p>
        </w:tc>
        <w:tc>
          <w:tcPr>
            <w:tcW w:w="0" w:type="auto"/>
            <w:shd w:val="clear" w:color="auto" w:fill="F2F2F2" w:themeFill="text2" w:themeFillShade="F2"/>
            <w:hideMark/>
          </w:tcPr>
          <w:p w14:paraId="7DA9FB54" w14:textId="77777777" w:rsidR="008D2D74" w:rsidRPr="008D2D74" w:rsidRDefault="008D2D74" w:rsidP="008D2D74">
            <w:pPr>
              <w:rPr>
                <w:sz w:val="18"/>
                <w:szCs w:val="28"/>
                <w:lang w:val="nl-BE"/>
              </w:rPr>
            </w:pPr>
            <w:r w:rsidRPr="008D2D74">
              <w:rPr>
                <w:sz w:val="18"/>
                <w:szCs w:val="28"/>
                <w:lang w:val="nl-BE"/>
              </w:rPr>
              <w:t>Implementation and oversight over 2026–2034</w:t>
            </w:r>
          </w:p>
        </w:tc>
        <w:tc>
          <w:tcPr>
            <w:tcW w:w="0" w:type="auto"/>
            <w:shd w:val="clear" w:color="auto" w:fill="F2F2F2" w:themeFill="text2" w:themeFillShade="F2"/>
            <w:hideMark/>
          </w:tcPr>
          <w:p w14:paraId="7D1BC723" w14:textId="77777777" w:rsidR="008D2D74" w:rsidRPr="008D2D74" w:rsidRDefault="008D2D74" w:rsidP="008D2D74">
            <w:pPr>
              <w:rPr>
                <w:sz w:val="18"/>
                <w:szCs w:val="28"/>
                <w:lang w:val="nl-BE"/>
              </w:rPr>
            </w:pPr>
            <w:r w:rsidRPr="008D2D74">
              <w:rPr>
                <w:b/>
                <w:bCs/>
                <w:sz w:val="18"/>
                <w:szCs w:val="28"/>
                <w:lang w:val="nl-BE"/>
              </w:rPr>
              <w:t>€10–20M</w:t>
            </w:r>
          </w:p>
        </w:tc>
      </w:tr>
    </w:tbl>
    <w:p w14:paraId="6FDA5382" w14:textId="77777777" w:rsidR="008D2D74" w:rsidRDefault="008D2D74" w:rsidP="003254F2"/>
    <w:p w14:paraId="428FE904" w14:textId="237EBD16" w:rsidR="003254F2" w:rsidRPr="009F4405" w:rsidRDefault="003254F2" w:rsidP="003254F2">
      <w:pPr>
        <w:rPr>
          <w:b/>
          <w:bCs/>
        </w:rPr>
      </w:pPr>
      <w:r w:rsidRPr="009F4405">
        <w:rPr>
          <w:b/>
          <w:bCs/>
        </w:rPr>
        <w:t>Timeline</w:t>
      </w:r>
    </w:p>
    <w:p w14:paraId="783BCAD0" w14:textId="38157020" w:rsidR="00E4567F" w:rsidRPr="00E4567F" w:rsidRDefault="00E4567F" w:rsidP="00E4567F">
      <w:pPr>
        <w:pStyle w:val="bullet10"/>
      </w:pPr>
      <w:r w:rsidRPr="00E4567F">
        <w:rPr>
          <w:b/>
          <w:bCs/>
        </w:rPr>
        <w:t>2026</w:t>
      </w:r>
      <w:r w:rsidRPr="00E4567F">
        <w:rPr>
          <w:rFonts w:ascii="Calibri" w:hAnsi="Calibri" w:cs="Calibri"/>
          <w:b/>
          <w:bCs/>
        </w:rPr>
        <w:t>–</w:t>
      </w:r>
      <w:r w:rsidRPr="00E4567F">
        <w:rPr>
          <w:b/>
          <w:bCs/>
        </w:rPr>
        <w:t>2027, policy design</w:t>
      </w:r>
      <w:r w:rsidRPr="00E4567F">
        <w:t>: DG DEFIS, ESA and institutional launch-service customers define the European preference principle, eligible launch providers, exemption criteria and governance arrangements.</w:t>
      </w:r>
    </w:p>
    <w:p w14:paraId="45F6D4A1" w14:textId="105C0446" w:rsidR="00E4567F" w:rsidRPr="00E4567F" w:rsidRDefault="00E4567F" w:rsidP="00E4567F">
      <w:pPr>
        <w:pStyle w:val="bullet10"/>
      </w:pPr>
      <w:r w:rsidRPr="00E4567F">
        <w:rPr>
          <w:b/>
          <w:bCs/>
        </w:rPr>
        <w:t>2028</w:t>
      </w:r>
      <w:r w:rsidRPr="00E4567F">
        <w:rPr>
          <w:rFonts w:ascii="Calibri" w:hAnsi="Calibri" w:cs="Calibri"/>
          <w:b/>
          <w:bCs/>
        </w:rPr>
        <w:t>–</w:t>
      </w:r>
      <w:r w:rsidRPr="00E4567F">
        <w:rPr>
          <w:b/>
          <w:bCs/>
        </w:rPr>
        <w:t>2030, implementation</w:t>
      </w:r>
      <w:r w:rsidRPr="00E4567F">
        <w:t>: The principle is incorporated into relevant procurement processes for institutional missions. Exemption requests are assessed against agreed criteria covering capability, schedule, reliability, security and mission requirements.</w:t>
      </w:r>
    </w:p>
    <w:p w14:paraId="316B9DC7" w14:textId="65633E70" w:rsidR="00782119" w:rsidRDefault="00E4567F" w:rsidP="00E4567F">
      <w:pPr>
        <w:pStyle w:val="bullet10"/>
      </w:pPr>
      <w:r w:rsidRPr="00E4567F">
        <w:rPr>
          <w:b/>
          <w:bCs/>
        </w:rPr>
        <w:t>2030</w:t>
      </w:r>
      <w:r w:rsidRPr="00E4567F">
        <w:rPr>
          <w:rFonts w:ascii="Calibri" w:hAnsi="Calibri" w:cs="Calibri"/>
          <w:b/>
          <w:bCs/>
        </w:rPr>
        <w:t>–</w:t>
      </w:r>
      <w:r w:rsidRPr="00E4567F">
        <w:rPr>
          <w:b/>
          <w:bCs/>
        </w:rPr>
        <w:t>2034, monitoring and review</w:t>
      </w:r>
      <w:r w:rsidRPr="00E4567F">
        <w:t>: Application of the preference principle is monitored and periodically reviewed to assess impacts on European launch capacity, competition and institutional access-to-space objectives.</w:t>
      </w:r>
    </w:p>
    <w:p w14:paraId="29AC8A66" w14:textId="77777777" w:rsidR="00E4567F" w:rsidRDefault="00E4567F" w:rsidP="00E4567F">
      <w:pPr>
        <w:rPr>
          <w:b/>
          <w:bCs/>
        </w:rPr>
      </w:pPr>
    </w:p>
    <w:p w14:paraId="24DD49DE" w14:textId="05E4E9F5" w:rsidR="003254F2" w:rsidRPr="009F4405" w:rsidRDefault="00FE6650" w:rsidP="003254F2">
      <w:pPr>
        <w:rPr>
          <w:b/>
          <w:bCs/>
        </w:rPr>
      </w:pPr>
      <w:r>
        <w:rPr>
          <w:b/>
          <w:bCs/>
        </w:rPr>
        <w:t>REC-0</w:t>
      </w:r>
      <w:r w:rsidR="00F61C4E">
        <w:rPr>
          <w:b/>
          <w:bCs/>
        </w:rPr>
        <w:t>7</w:t>
      </w:r>
      <w:r>
        <w:rPr>
          <w:b/>
          <w:bCs/>
        </w:rPr>
        <w:t xml:space="preserve"> - </w:t>
      </w:r>
      <w:r w:rsidR="003C50E0" w:rsidRPr="003C50E0">
        <w:rPr>
          <w:b/>
          <w:bCs/>
        </w:rPr>
        <w:t>Reduce CSG concentration through offshore platform assessment</w:t>
      </w:r>
    </w:p>
    <w:p w14:paraId="16407A67" w14:textId="77777777" w:rsidR="003254F2" w:rsidRPr="009F4405" w:rsidRDefault="003254F2" w:rsidP="003254F2">
      <w:pPr>
        <w:rPr>
          <w:b/>
          <w:bCs/>
        </w:rPr>
      </w:pPr>
      <w:r w:rsidRPr="009F4405">
        <w:rPr>
          <w:b/>
          <w:bCs/>
        </w:rPr>
        <w:t>Feasibility MCA</w:t>
      </w:r>
    </w:p>
    <w:p w14:paraId="5AC1E401" w14:textId="0F758A1C" w:rsidR="00324307" w:rsidRDefault="00324307" w:rsidP="00324307">
      <w:r w:rsidRPr="00324307">
        <w:t xml:space="preserve">Weighted score: </w:t>
      </w:r>
      <w:r w:rsidRPr="00324307">
        <w:rPr>
          <w:b/>
          <w:bCs/>
        </w:rPr>
        <w:t>4/5, High</w:t>
      </w:r>
      <w:r>
        <w:t>:</w:t>
      </w:r>
    </w:p>
    <w:p w14:paraId="02D476C2" w14:textId="58A54CBD" w:rsidR="00324307" w:rsidRDefault="00324307" w:rsidP="00550787">
      <w:pPr>
        <w:pStyle w:val="bullet10"/>
      </w:pPr>
      <w:r w:rsidRPr="00550787">
        <w:rPr>
          <w:b/>
          <w:bCs/>
        </w:rPr>
        <w:t>Technical feasibility: 5/5</w:t>
      </w:r>
      <w:r w:rsidR="00F921B3">
        <w:t xml:space="preserve">. </w:t>
      </w:r>
      <w:r w:rsidR="00F921B3" w:rsidRPr="00F921B3">
        <w:t>The recommendation consists of a comparative technical assessment of existing and potential launch solutions. The required analyses, including trajectory modelling, demand forecasting, resilience assessment, site evaluation and business-case development, rely on established engineering and programme-assessment methodologies.</w:t>
      </w:r>
    </w:p>
    <w:p w14:paraId="4B50F064" w14:textId="4B202552" w:rsidR="00324307" w:rsidRDefault="00324307" w:rsidP="00550787">
      <w:pPr>
        <w:pStyle w:val="bullet10"/>
      </w:pPr>
      <w:r w:rsidRPr="00550787">
        <w:rPr>
          <w:b/>
          <w:bCs/>
        </w:rPr>
        <w:t xml:space="preserve">Financial feasibility: </w:t>
      </w:r>
      <w:r w:rsidR="00D328AD">
        <w:rPr>
          <w:b/>
          <w:bCs/>
        </w:rPr>
        <w:t>4</w:t>
      </w:r>
      <w:r w:rsidRPr="00550787">
        <w:rPr>
          <w:b/>
          <w:bCs/>
        </w:rPr>
        <w:t>/</w:t>
      </w:r>
      <w:r w:rsidRPr="00550787">
        <w:rPr>
          <w:b/>
          <w:bCs/>
        </w:rPr>
        <w:t>5</w:t>
      </w:r>
      <w:r w:rsidR="00A953A3">
        <w:t>. T</w:t>
      </w:r>
      <w:r w:rsidR="00A953A3" w:rsidRPr="00A953A3">
        <w:t>he funding required for a strategic assessment remains limited compared with infrastructure implementation programmes and is compatible with existing study, planning and preparatory funding instruments.</w:t>
      </w:r>
    </w:p>
    <w:p w14:paraId="0AB325A8" w14:textId="58D0AEB1" w:rsidR="00324307" w:rsidRDefault="00324307" w:rsidP="00550787">
      <w:pPr>
        <w:pStyle w:val="bullet10"/>
      </w:pPr>
      <w:r w:rsidRPr="00550787">
        <w:rPr>
          <w:b/>
          <w:bCs/>
        </w:rPr>
        <w:t>Implementation complexity: 3/5</w:t>
      </w:r>
      <w:r w:rsidR="00A953A3">
        <w:rPr>
          <w:b/>
          <w:bCs/>
        </w:rPr>
        <w:t>.</w:t>
      </w:r>
      <w:r>
        <w:t xml:space="preserve"> </w:t>
      </w:r>
      <w:r w:rsidR="00A953A3" w:rsidRPr="00A953A3">
        <w:t>The assessment requires coordination across multiple stakeholders and consideration of technical, operational, regulatory, financial and geopolitical factors. However, it does not require major infrastructure deployment during the assessment phase.</w:t>
      </w:r>
    </w:p>
    <w:p w14:paraId="1EC953B5" w14:textId="3A0083DD" w:rsidR="00A953A3" w:rsidRDefault="00A953A3" w:rsidP="00A953A3">
      <w:pPr>
        <w:pStyle w:val="bullet10"/>
        <w:numPr>
          <w:ilvl w:val="0"/>
          <w:numId w:val="0"/>
        </w:numPr>
      </w:pPr>
      <w:r w:rsidRPr="00324307">
        <w:t>Any future construction decision must receive a new feasibility score after option selection and preliminary design</w:t>
      </w:r>
    </w:p>
    <w:p w14:paraId="3E984513" w14:textId="2B240BBA" w:rsidR="003254F2" w:rsidRPr="009F4405" w:rsidRDefault="003254F2" w:rsidP="00550787">
      <w:pPr>
        <w:spacing w:before="240"/>
        <w:rPr>
          <w:b/>
          <w:bCs/>
        </w:rPr>
      </w:pPr>
      <w:r w:rsidRPr="009F4405">
        <w:rPr>
          <w:b/>
          <w:bCs/>
        </w:rPr>
        <w:t xml:space="preserve">Cost </w:t>
      </w:r>
    </w:p>
    <w:tbl>
      <w:tblPr>
        <w:tblStyle w:val="CV2"/>
        <w:tblW w:w="0" w:type="auto"/>
        <w:tblLook w:val="04A0" w:firstRow="1" w:lastRow="0" w:firstColumn="1" w:lastColumn="0" w:noHBand="0" w:noVBand="1"/>
      </w:tblPr>
      <w:tblGrid>
        <w:gridCol w:w="2727"/>
        <w:gridCol w:w="5488"/>
        <w:gridCol w:w="1423"/>
      </w:tblGrid>
      <w:tr w:rsidR="00550787" w:rsidRPr="00F4513F" w14:paraId="0016F528" w14:textId="77777777" w:rsidTr="00F4513F">
        <w:trPr>
          <w:cnfStyle w:val="100000000000" w:firstRow="1" w:lastRow="0" w:firstColumn="0" w:lastColumn="0" w:oddVBand="0" w:evenVBand="0" w:oddHBand="0" w:evenHBand="0" w:firstRowFirstColumn="0" w:firstRowLastColumn="0" w:lastRowFirstColumn="0" w:lastRowLastColumn="0"/>
        </w:trPr>
        <w:tc>
          <w:tcPr>
            <w:cnfStyle w:val="000000000100" w:firstRow="0" w:lastRow="0" w:firstColumn="0" w:lastColumn="0" w:oddVBand="0" w:evenVBand="0" w:oddHBand="0" w:evenHBand="0" w:firstRowFirstColumn="1" w:firstRowLastColumn="0" w:lastRowFirstColumn="0" w:lastRowLastColumn="0"/>
            <w:tcW w:w="0" w:type="auto"/>
            <w:hideMark/>
          </w:tcPr>
          <w:p w14:paraId="2A02402A" w14:textId="77777777" w:rsidR="00550787" w:rsidRPr="00F4513F" w:rsidRDefault="00550787" w:rsidP="00550787">
            <w:pPr>
              <w:rPr>
                <w:b/>
                <w:sz w:val="18"/>
                <w:szCs w:val="28"/>
                <w:lang w:val="nl-BE"/>
              </w:rPr>
            </w:pPr>
            <w:r w:rsidRPr="00F4513F">
              <w:rPr>
                <w:b/>
                <w:sz w:val="18"/>
                <w:szCs w:val="28"/>
                <w:lang w:val="nl-BE"/>
              </w:rPr>
              <w:t>Cost element</w:t>
            </w:r>
          </w:p>
        </w:tc>
        <w:tc>
          <w:tcPr>
            <w:tcW w:w="0" w:type="auto"/>
            <w:hideMark/>
          </w:tcPr>
          <w:p w14:paraId="33645B0F" w14:textId="77777777" w:rsidR="00550787" w:rsidRPr="00F4513F" w:rsidRDefault="00550787" w:rsidP="00550787">
            <w:pPr>
              <w:cnfStyle w:val="100000000000" w:firstRow="1" w:lastRow="0" w:firstColumn="0" w:lastColumn="0" w:oddVBand="0" w:evenVBand="0" w:oddHBand="0" w:evenHBand="0" w:firstRowFirstColumn="0" w:firstRowLastColumn="0" w:lastRowFirstColumn="0" w:lastRowLastColumn="0"/>
              <w:rPr>
                <w:b/>
                <w:sz w:val="18"/>
                <w:szCs w:val="28"/>
                <w:lang w:val="nl-BE"/>
              </w:rPr>
            </w:pPr>
            <w:r w:rsidRPr="00F4513F">
              <w:rPr>
                <w:b/>
                <w:sz w:val="18"/>
                <w:szCs w:val="28"/>
                <w:lang w:val="nl-BE"/>
              </w:rPr>
              <w:t>Scope</w:t>
            </w:r>
          </w:p>
        </w:tc>
        <w:tc>
          <w:tcPr>
            <w:tcW w:w="0" w:type="auto"/>
            <w:hideMark/>
          </w:tcPr>
          <w:p w14:paraId="2C061316" w14:textId="77777777" w:rsidR="00550787" w:rsidRPr="00F4513F" w:rsidRDefault="00550787" w:rsidP="00550787">
            <w:pPr>
              <w:cnfStyle w:val="100000000000" w:firstRow="1" w:lastRow="0" w:firstColumn="0" w:lastColumn="0" w:oddVBand="0" w:evenVBand="0" w:oddHBand="0" w:evenHBand="0" w:firstRowFirstColumn="0" w:firstRowLastColumn="0" w:lastRowFirstColumn="0" w:lastRowLastColumn="0"/>
              <w:rPr>
                <w:b/>
                <w:sz w:val="18"/>
                <w:szCs w:val="28"/>
                <w:lang w:val="nl-BE"/>
              </w:rPr>
            </w:pPr>
            <w:r w:rsidRPr="00F4513F">
              <w:rPr>
                <w:b/>
                <w:sz w:val="18"/>
                <w:szCs w:val="28"/>
                <w:lang w:val="nl-BE"/>
              </w:rPr>
              <w:t>Public requirement</w:t>
            </w:r>
          </w:p>
        </w:tc>
      </w:tr>
      <w:tr w:rsidR="00550787" w:rsidRPr="00F4513F" w14:paraId="49F1836B" w14:textId="77777777" w:rsidTr="00F4513F">
        <w:tc>
          <w:tcPr>
            <w:tcW w:w="0" w:type="auto"/>
            <w:hideMark/>
          </w:tcPr>
          <w:p w14:paraId="0BC7C1EC" w14:textId="77777777" w:rsidR="00550787" w:rsidRPr="00F4513F" w:rsidRDefault="00550787" w:rsidP="00550787">
            <w:pPr>
              <w:rPr>
                <w:sz w:val="18"/>
                <w:szCs w:val="28"/>
                <w:lang w:val="nl-BE"/>
              </w:rPr>
            </w:pPr>
            <w:r w:rsidRPr="00F4513F">
              <w:rPr>
                <w:sz w:val="18"/>
                <w:szCs w:val="28"/>
                <w:lang w:val="nl-BE"/>
              </w:rPr>
              <w:t>Capability and demand definition</w:t>
            </w:r>
          </w:p>
        </w:tc>
        <w:tc>
          <w:tcPr>
            <w:tcW w:w="0" w:type="auto"/>
            <w:hideMark/>
          </w:tcPr>
          <w:p w14:paraId="09672BAB" w14:textId="77777777" w:rsidR="00550787" w:rsidRPr="00F4513F" w:rsidRDefault="00550787" w:rsidP="00550787">
            <w:pPr>
              <w:rPr>
                <w:sz w:val="18"/>
                <w:szCs w:val="28"/>
                <w:lang w:val="nl-BE"/>
              </w:rPr>
            </w:pPr>
            <w:r w:rsidRPr="00F4513F">
              <w:rPr>
                <w:sz w:val="18"/>
                <w:szCs w:val="28"/>
                <w:lang w:val="nl-BE"/>
              </w:rPr>
              <w:t>Institutional missions, launcher classes, inclinations, payload performance and resilience requirements</w:t>
            </w:r>
          </w:p>
        </w:tc>
        <w:tc>
          <w:tcPr>
            <w:tcW w:w="0" w:type="auto"/>
            <w:hideMark/>
          </w:tcPr>
          <w:p w14:paraId="5602F157" w14:textId="77777777" w:rsidR="00550787" w:rsidRPr="00F4513F" w:rsidRDefault="00550787" w:rsidP="00550787">
            <w:pPr>
              <w:rPr>
                <w:sz w:val="18"/>
                <w:szCs w:val="28"/>
                <w:lang w:val="nl-BE"/>
              </w:rPr>
            </w:pPr>
            <w:r w:rsidRPr="00F4513F">
              <w:rPr>
                <w:sz w:val="18"/>
                <w:szCs w:val="28"/>
                <w:lang w:val="nl-BE"/>
              </w:rPr>
              <w:t>€1.0–1.5M</w:t>
            </w:r>
          </w:p>
        </w:tc>
      </w:tr>
      <w:tr w:rsidR="00550787" w:rsidRPr="00F4513F" w14:paraId="47B8F3EA" w14:textId="77777777" w:rsidTr="00F4513F">
        <w:tc>
          <w:tcPr>
            <w:tcW w:w="0" w:type="auto"/>
            <w:hideMark/>
          </w:tcPr>
          <w:p w14:paraId="514B8E51" w14:textId="77777777" w:rsidR="00550787" w:rsidRPr="00F4513F" w:rsidRDefault="00550787" w:rsidP="00550787">
            <w:pPr>
              <w:rPr>
                <w:sz w:val="18"/>
                <w:szCs w:val="28"/>
                <w:lang w:val="en-US"/>
              </w:rPr>
            </w:pPr>
            <w:r w:rsidRPr="00F4513F">
              <w:rPr>
                <w:sz w:val="18"/>
                <w:szCs w:val="28"/>
                <w:lang w:val="en-US"/>
              </w:rPr>
              <w:t>CSG resilience baseline and engineering options</w:t>
            </w:r>
          </w:p>
        </w:tc>
        <w:tc>
          <w:tcPr>
            <w:tcW w:w="0" w:type="auto"/>
            <w:hideMark/>
          </w:tcPr>
          <w:p w14:paraId="5A9F8939" w14:textId="77777777" w:rsidR="00550787" w:rsidRPr="00F4513F" w:rsidRDefault="00550787" w:rsidP="00550787">
            <w:pPr>
              <w:rPr>
                <w:sz w:val="18"/>
                <w:szCs w:val="28"/>
                <w:lang w:val="en-US"/>
              </w:rPr>
            </w:pPr>
            <w:r w:rsidRPr="00F4513F">
              <w:rPr>
                <w:sz w:val="18"/>
                <w:szCs w:val="28"/>
                <w:lang w:val="en-US"/>
              </w:rPr>
              <w:t>Mission control, parallel campaigns, congestion, utilities, range and continuity options</w:t>
            </w:r>
          </w:p>
        </w:tc>
        <w:tc>
          <w:tcPr>
            <w:tcW w:w="0" w:type="auto"/>
            <w:hideMark/>
          </w:tcPr>
          <w:p w14:paraId="35603AB5" w14:textId="77777777" w:rsidR="00550787" w:rsidRPr="00F4513F" w:rsidRDefault="00550787" w:rsidP="00550787">
            <w:pPr>
              <w:rPr>
                <w:sz w:val="18"/>
                <w:szCs w:val="28"/>
                <w:lang w:val="nl-BE"/>
              </w:rPr>
            </w:pPr>
            <w:r w:rsidRPr="00F4513F">
              <w:rPr>
                <w:sz w:val="18"/>
                <w:szCs w:val="28"/>
                <w:lang w:val="nl-BE"/>
              </w:rPr>
              <w:t>€2.0–3.5M</w:t>
            </w:r>
          </w:p>
        </w:tc>
      </w:tr>
      <w:tr w:rsidR="00550787" w:rsidRPr="00F4513F" w14:paraId="72871530" w14:textId="77777777" w:rsidTr="00F4513F">
        <w:tc>
          <w:tcPr>
            <w:tcW w:w="0" w:type="auto"/>
            <w:hideMark/>
          </w:tcPr>
          <w:p w14:paraId="1D7240C3" w14:textId="77777777" w:rsidR="00550787" w:rsidRPr="00F4513F" w:rsidRDefault="00550787" w:rsidP="00550787">
            <w:pPr>
              <w:rPr>
                <w:sz w:val="18"/>
                <w:szCs w:val="28"/>
                <w:lang w:val="nl-BE"/>
              </w:rPr>
            </w:pPr>
            <w:r w:rsidRPr="00F4513F">
              <w:rPr>
                <w:sz w:val="18"/>
                <w:szCs w:val="28"/>
                <w:lang w:val="nl-BE"/>
              </w:rPr>
              <w:lastRenderedPageBreak/>
              <w:t>Fixed-site option studies</w:t>
            </w:r>
          </w:p>
        </w:tc>
        <w:tc>
          <w:tcPr>
            <w:tcW w:w="0" w:type="auto"/>
            <w:hideMark/>
          </w:tcPr>
          <w:p w14:paraId="432B29C5" w14:textId="77777777" w:rsidR="00550787" w:rsidRPr="00F4513F" w:rsidRDefault="00550787" w:rsidP="00550787">
            <w:pPr>
              <w:rPr>
                <w:sz w:val="18"/>
                <w:szCs w:val="28"/>
                <w:lang w:val="en-US"/>
              </w:rPr>
            </w:pPr>
            <w:r w:rsidRPr="00F4513F">
              <w:rPr>
                <w:sz w:val="18"/>
                <w:szCs w:val="28"/>
                <w:lang w:val="en-US"/>
              </w:rPr>
              <w:t>Santa Maria and other admissible Atlantic or southern sites, transport, range, TT&amp;C, environmental and site infrastructure</w:t>
            </w:r>
          </w:p>
        </w:tc>
        <w:tc>
          <w:tcPr>
            <w:tcW w:w="0" w:type="auto"/>
            <w:hideMark/>
          </w:tcPr>
          <w:p w14:paraId="69EE357E" w14:textId="77777777" w:rsidR="00550787" w:rsidRPr="00F4513F" w:rsidRDefault="00550787" w:rsidP="00550787">
            <w:pPr>
              <w:rPr>
                <w:sz w:val="18"/>
                <w:szCs w:val="28"/>
                <w:lang w:val="nl-BE"/>
              </w:rPr>
            </w:pPr>
            <w:r w:rsidRPr="00F4513F">
              <w:rPr>
                <w:sz w:val="18"/>
                <w:szCs w:val="28"/>
                <w:lang w:val="nl-BE"/>
              </w:rPr>
              <w:t>€2.5–4.0M</w:t>
            </w:r>
          </w:p>
        </w:tc>
      </w:tr>
      <w:tr w:rsidR="00550787" w:rsidRPr="00F4513F" w14:paraId="64EC7AAF" w14:textId="77777777" w:rsidTr="00F4513F">
        <w:tc>
          <w:tcPr>
            <w:tcW w:w="0" w:type="auto"/>
            <w:hideMark/>
          </w:tcPr>
          <w:p w14:paraId="4344BA4A" w14:textId="77777777" w:rsidR="00550787" w:rsidRPr="00F4513F" w:rsidRDefault="00550787" w:rsidP="00550787">
            <w:pPr>
              <w:rPr>
                <w:sz w:val="18"/>
                <w:szCs w:val="28"/>
                <w:lang w:val="nl-BE"/>
              </w:rPr>
            </w:pPr>
            <w:r w:rsidRPr="00F4513F">
              <w:rPr>
                <w:sz w:val="18"/>
                <w:szCs w:val="28"/>
                <w:lang w:val="nl-BE"/>
              </w:rPr>
              <w:t>Offshore concept study</w:t>
            </w:r>
          </w:p>
        </w:tc>
        <w:tc>
          <w:tcPr>
            <w:tcW w:w="0" w:type="auto"/>
            <w:hideMark/>
          </w:tcPr>
          <w:p w14:paraId="3EAB796E" w14:textId="77777777" w:rsidR="00550787" w:rsidRPr="00F4513F" w:rsidRDefault="00550787" w:rsidP="00550787">
            <w:pPr>
              <w:rPr>
                <w:sz w:val="18"/>
                <w:szCs w:val="28"/>
                <w:lang w:val="en-US"/>
              </w:rPr>
            </w:pPr>
            <w:r w:rsidRPr="00F4513F">
              <w:rPr>
                <w:sz w:val="18"/>
                <w:szCs w:val="28"/>
                <w:lang w:val="en-US"/>
              </w:rPr>
              <w:t>Platform concept, launcher integration, southern deployment, marine operations, range, liability and logistics</w:t>
            </w:r>
          </w:p>
        </w:tc>
        <w:tc>
          <w:tcPr>
            <w:tcW w:w="0" w:type="auto"/>
            <w:hideMark/>
          </w:tcPr>
          <w:p w14:paraId="535E54EA" w14:textId="77777777" w:rsidR="00550787" w:rsidRPr="00F4513F" w:rsidRDefault="00550787" w:rsidP="00550787">
            <w:pPr>
              <w:rPr>
                <w:sz w:val="18"/>
                <w:szCs w:val="28"/>
                <w:lang w:val="nl-BE"/>
              </w:rPr>
            </w:pPr>
            <w:r w:rsidRPr="00F4513F">
              <w:rPr>
                <w:sz w:val="18"/>
                <w:szCs w:val="28"/>
                <w:lang w:val="nl-BE"/>
              </w:rPr>
              <w:t>€3.0–5.0M</w:t>
            </w:r>
          </w:p>
        </w:tc>
      </w:tr>
      <w:tr w:rsidR="00550787" w:rsidRPr="00F4513F" w14:paraId="5CD90928" w14:textId="77777777" w:rsidTr="00F4513F">
        <w:tc>
          <w:tcPr>
            <w:tcW w:w="0" w:type="auto"/>
            <w:hideMark/>
          </w:tcPr>
          <w:p w14:paraId="5F2B7812" w14:textId="77777777" w:rsidR="00550787" w:rsidRPr="00F4513F" w:rsidRDefault="00550787" w:rsidP="00550787">
            <w:pPr>
              <w:rPr>
                <w:sz w:val="18"/>
                <w:szCs w:val="28"/>
                <w:lang w:val="en-US"/>
              </w:rPr>
            </w:pPr>
            <w:r w:rsidRPr="00F4513F">
              <w:rPr>
                <w:sz w:val="18"/>
                <w:szCs w:val="28"/>
                <w:lang w:val="en-US"/>
              </w:rPr>
              <w:t>Common performance and trajectory modelling</w:t>
            </w:r>
          </w:p>
        </w:tc>
        <w:tc>
          <w:tcPr>
            <w:tcW w:w="0" w:type="auto"/>
            <w:hideMark/>
          </w:tcPr>
          <w:p w14:paraId="21AA24FB" w14:textId="77777777" w:rsidR="00550787" w:rsidRPr="00F4513F" w:rsidRDefault="00550787" w:rsidP="00550787">
            <w:pPr>
              <w:rPr>
                <w:sz w:val="18"/>
                <w:szCs w:val="28"/>
                <w:lang w:val="en-US"/>
              </w:rPr>
            </w:pPr>
            <w:r w:rsidRPr="00F4513F">
              <w:rPr>
                <w:sz w:val="18"/>
                <w:szCs w:val="28"/>
                <w:lang w:val="en-US"/>
              </w:rPr>
              <w:t>Like-for-like launcher and mission analysis</w:t>
            </w:r>
          </w:p>
        </w:tc>
        <w:tc>
          <w:tcPr>
            <w:tcW w:w="0" w:type="auto"/>
            <w:hideMark/>
          </w:tcPr>
          <w:p w14:paraId="17596DE1" w14:textId="77777777" w:rsidR="00550787" w:rsidRPr="00F4513F" w:rsidRDefault="00550787" w:rsidP="00550787">
            <w:pPr>
              <w:rPr>
                <w:sz w:val="18"/>
                <w:szCs w:val="28"/>
                <w:lang w:val="nl-BE"/>
              </w:rPr>
            </w:pPr>
            <w:r w:rsidRPr="00F4513F">
              <w:rPr>
                <w:sz w:val="18"/>
                <w:szCs w:val="28"/>
                <w:lang w:val="nl-BE"/>
              </w:rPr>
              <w:t>€1.0–2.0M</w:t>
            </w:r>
          </w:p>
        </w:tc>
      </w:tr>
      <w:tr w:rsidR="00550787" w:rsidRPr="00F4513F" w14:paraId="3E0A66F4" w14:textId="77777777" w:rsidTr="00F4513F">
        <w:tc>
          <w:tcPr>
            <w:tcW w:w="0" w:type="auto"/>
            <w:hideMark/>
          </w:tcPr>
          <w:p w14:paraId="0D413B1F" w14:textId="77777777" w:rsidR="00550787" w:rsidRPr="00F4513F" w:rsidRDefault="00550787" w:rsidP="00550787">
            <w:pPr>
              <w:rPr>
                <w:sz w:val="18"/>
                <w:szCs w:val="28"/>
                <w:lang w:val="en-US"/>
              </w:rPr>
            </w:pPr>
            <w:r w:rsidRPr="00F4513F">
              <w:rPr>
                <w:sz w:val="18"/>
                <w:szCs w:val="28"/>
                <w:lang w:val="en-US"/>
              </w:rPr>
              <w:t>Regulatory, environmental and liability assessment</w:t>
            </w:r>
          </w:p>
        </w:tc>
        <w:tc>
          <w:tcPr>
            <w:tcW w:w="0" w:type="auto"/>
            <w:hideMark/>
          </w:tcPr>
          <w:p w14:paraId="1A85C3D8" w14:textId="77777777" w:rsidR="00550787" w:rsidRPr="00F4513F" w:rsidRDefault="00550787" w:rsidP="00550787">
            <w:pPr>
              <w:rPr>
                <w:sz w:val="18"/>
                <w:szCs w:val="28"/>
                <w:lang w:val="en-US"/>
              </w:rPr>
            </w:pPr>
            <w:r w:rsidRPr="00F4513F">
              <w:rPr>
                <w:sz w:val="18"/>
                <w:szCs w:val="28"/>
                <w:lang w:val="en-US"/>
              </w:rPr>
              <w:t>Separate fixed-site and offshore pathways</w:t>
            </w:r>
          </w:p>
        </w:tc>
        <w:tc>
          <w:tcPr>
            <w:tcW w:w="0" w:type="auto"/>
            <w:hideMark/>
          </w:tcPr>
          <w:p w14:paraId="18B6F60F" w14:textId="77777777" w:rsidR="00550787" w:rsidRPr="00F4513F" w:rsidRDefault="00550787" w:rsidP="00550787">
            <w:pPr>
              <w:rPr>
                <w:sz w:val="18"/>
                <w:szCs w:val="28"/>
                <w:lang w:val="nl-BE"/>
              </w:rPr>
            </w:pPr>
            <w:r w:rsidRPr="00F4513F">
              <w:rPr>
                <w:sz w:val="18"/>
                <w:szCs w:val="28"/>
                <w:lang w:val="nl-BE"/>
              </w:rPr>
              <w:t>€1.5–2.5M</w:t>
            </w:r>
          </w:p>
        </w:tc>
      </w:tr>
      <w:tr w:rsidR="00550787" w:rsidRPr="00F4513F" w14:paraId="562711AB" w14:textId="77777777" w:rsidTr="00F4513F">
        <w:tc>
          <w:tcPr>
            <w:tcW w:w="0" w:type="auto"/>
            <w:hideMark/>
          </w:tcPr>
          <w:p w14:paraId="301C7FC0" w14:textId="77777777" w:rsidR="00550787" w:rsidRPr="00F4513F" w:rsidRDefault="00550787" w:rsidP="00550787">
            <w:pPr>
              <w:rPr>
                <w:sz w:val="18"/>
                <w:szCs w:val="28"/>
                <w:lang w:val="en-US"/>
              </w:rPr>
            </w:pPr>
            <w:r w:rsidRPr="00F4513F">
              <w:rPr>
                <w:sz w:val="18"/>
                <w:szCs w:val="28"/>
                <w:lang w:val="en-US"/>
              </w:rPr>
              <w:t>Lifecycle cost, risk and business-case model</w:t>
            </w:r>
          </w:p>
        </w:tc>
        <w:tc>
          <w:tcPr>
            <w:tcW w:w="0" w:type="auto"/>
            <w:hideMark/>
          </w:tcPr>
          <w:p w14:paraId="505DABCF" w14:textId="77777777" w:rsidR="00550787" w:rsidRPr="00F4513F" w:rsidRDefault="00550787" w:rsidP="00550787">
            <w:pPr>
              <w:rPr>
                <w:sz w:val="18"/>
                <w:szCs w:val="28"/>
                <w:lang w:val="en-US"/>
              </w:rPr>
            </w:pPr>
            <w:r w:rsidRPr="00F4513F">
              <w:rPr>
                <w:sz w:val="18"/>
                <w:szCs w:val="28"/>
                <w:lang w:val="en-US"/>
              </w:rPr>
              <w:t>CAPEX, OPEX, utilisation, availability and avoided-disruption value</w:t>
            </w:r>
          </w:p>
        </w:tc>
        <w:tc>
          <w:tcPr>
            <w:tcW w:w="0" w:type="auto"/>
            <w:hideMark/>
          </w:tcPr>
          <w:p w14:paraId="349513D8" w14:textId="77777777" w:rsidR="00550787" w:rsidRPr="00F4513F" w:rsidRDefault="00550787" w:rsidP="00550787">
            <w:pPr>
              <w:rPr>
                <w:sz w:val="18"/>
                <w:szCs w:val="28"/>
                <w:lang w:val="nl-BE"/>
              </w:rPr>
            </w:pPr>
            <w:r w:rsidRPr="00F4513F">
              <w:rPr>
                <w:sz w:val="18"/>
                <w:szCs w:val="28"/>
                <w:lang w:val="nl-BE"/>
              </w:rPr>
              <w:t>€1.5–2.5M</w:t>
            </w:r>
          </w:p>
        </w:tc>
      </w:tr>
      <w:tr w:rsidR="00550787" w:rsidRPr="00F4513F" w14:paraId="76E48A09" w14:textId="77777777" w:rsidTr="00F4513F">
        <w:tc>
          <w:tcPr>
            <w:tcW w:w="0" w:type="auto"/>
            <w:hideMark/>
          </w:tcPr>
          <w:p w14:paraId="33DDC2E9" w14:textId="77777777" w:rsidR="00550787" w:rsidRPr="00F4513F" w:rsidRDefault="00550787" w:rsidP="00550787">
            <w:pPr>
              <w:rPr>
                <w:sz w:val="18"/>
                <w:szCs w:val="28"/>
                <w:lang w:val="en-US"/>
              </w:rPr>
            </w:pPr>
            <w:r w:rsidRPr="00F4513F">
              <w:rPr>
                <w:sz w:val="18"/>
                <w:szCs w:val="28"/>
                <w:lang w:val="en-US"/>
              </w:rPr>
              <w:t>Independent review and competitive concept input</w:t>
            </w:r>
          </w:p>
        </w:tc>
        <w:tc>
          <w:tcPr>
            <w:tcW w:w="0" w:type="auto"/>
            <w:hideMark/>
          </w:tcPr>
          <w:p w14:paraId="5D8B2CCD" w14:textId="77777777" w:rsidR="00550787" w:rsidRPr="00F4513F" w:rsidRDefault="00550787" w:rsidP="00550787">
            <w:pPr>
              <w:rPr>
                <w:sz w:val="18"/>
                <w:szCs w:val="28"/>
                <w:lang w:val="en-US"/>
              </w:rPr>
            </w:pPr>
            <w:r w:rsidRPr="00F4513F">
              <w:rPr>
                <w:sz w:val="18"/>
                <w:szCs w:val="28"/>
                <w:lang w:val="en-US"/>
              </w:rPr>
              <w:t>Open capability call and external validation</w:t>
            </w:r>
          </w:p>
        </w:tc>
        <w:tc>
          <w:tcPr>
            <w:tcW w:w="0" w:type="auto"/>
            <w:hideMark/>
          </w:tcPr>
          <w:p w14:paraId="3F428B3D" w14:textId="77777777" w:rsidR="00550787" w:rsidRPr="00F4513F" w:rsidRDefault="00550787" w:rsidP="00550787">
            <w:pPr>
              <w:rPr>
                <w:sz w:val="18"/>
                <w:szCs w:val="28"/>
                <w:lang w:val="nl-BE"/>
              </w:rPr>
            </w:pPr>
            <w:r w:rsidRPr="00F4513F">
              <w:rPr>
                <w:sz w:val="18"/>
                <w:szCs w:val="28"/>
                <w:lang w:val="nl-BE"/>
              </w:rPr>
              <w:t>€1.0–2.0M</w:t>
            </w:r>
          </w:p>
        </w:tc>
      </w:tr>
      <w:tr w:rsidR="00550787" w:rsidRPr="00F4513F" w14:paraId="407BBDE7" w14:textId="77777777" w:rsidTr="00F4513F">
        <w:tc>
          <w:tcPr>
            <w:tcW w:w="0" w:type="auto"/>
            <w:shd w:val="clear" w:color="auto" w:fill="F2F2F2" w:themeFill="text2" w:themeFillShade="F2"/>
            <w:hideMark/>
          </w:tcPr>
          <w:p w14:paraId="3890642B" w14:textId="4FACCAF5" w:rsidR="00550787" w:rsidRPr="00F4513F" w:rsidRDefault="003D5B26" w:rsidP="00550787">
            <w:pPr>
              <w:rPr>
                <w:b/>
                <w:bCs/>
                <w:sz w:val="18"/>
                <w:szCs w:val="28"/>
                <w:lang w:val="nl-BE"/>
              </w:rPr>
            </w:pPr>
            <w:r>
              <w:rPr>
                <w:b/>
                <w:bCs/>
                <w:sz w:val="18"/>
                <w:szCs w:val="28"/>
                <w:lang w:val="nl-BE"/>
              </w:rPr>
              <w:t>T</w:t>
            </w:r>
            <w:r w:rsidR="00550787" w:rsidRPr="00F4513F">
              <w:rPr>
                <w:b/>
                <w:bCs/>
                <w:sz w:val="18"/>
                <w:szCs w:val="28"/>
                <w:lang w:val="nl-BE"/>
              </w:rPr>
              <w:t>otal</w:t>
            </w:r>
            <w:r>
              <w:rPr>
                <w:b/>
                <w:bCs/>
                <w:sz w:val="18"/>
                <w:szCs w:val="28"/>
                <w:lang w:val="nl-BE"/>
              </w:rPr>
              <w:t xml:space="preserve"> </w:t>
            </w:r>
            <w:r w:rsidRPr="003D5B26">
              <w:rPr>
                <w:b/>
                <w:bCs/>
                <w:sz w:val="18"/>
                <w:szCs w:val="28"/>
                <w:lang w:val="nl-BE"/>
              </w:rPr>
              <w:t>public requirement</w:t>
            </w:r>
          </w:p>
        </w:tc>
        <w:tc>
          <w:tcPr>
            <w:tcW w:w="0" w:type="auto"/>
            <w:shd w:val="clear" w:color="auto" w:fill="F2F2F2" w:themeFill="text2" w:themeFillShade="F2"/>
            <w:hideMark/>
          </w:tcPr>
          <w:p w14:paraId="165FAADA" w14:textId="77777777" w:rsidR="00550787" w:rsidRPr="00F4513F" w:rsidRDefault="00550787" w:rsidP="00550787">
            <w:pPr>
              <w:rPr>
                <w:sz w:val="18"/>
                <w:szCs w:val="28"/>
                <w:lang w:val="nl-BE"/>
              </w:rPr>
            </w:pPr>
            <w:r w:rsidRPr="00F4513F">
              <w:rPr>
                <w:sz w:val="18"/>
                <w:szCs w:val="28"/>
                <w:lang w:val="nl-BE"/>
              </w:rPr>
              <w:t>18–24 month assessment</w:t>
            </w:r>
          </w:p>
        </w:tc>
        <w:tc>
          <w:tcPr>
            <w:tcW w:w="0" w:type="auto"/>
            <w:shd w:val="clear" w:color="auto" w:fill="F2F2F2" w:themeFill="text2" w:themeFillShade="F2"/>
            <w:hideMark/>
          </w:tcPr>
          <w:p w14:paraId="6F2A2FE1" w14:textId="77777777" w:rsidR="00550787" w:rsidRPr="00F4513F" w:rsidRDefault="00550787" w:rsidP="00550787">
            <w:pPr>
              <w:rPr>
                <w:b/>
                <w:bCs/>
                <w:sz w:val="18"/>
                <w:szCs w:val="28"/>
                <w:lang w:val="nl-BE"/>
              </w:rPr>
            </w:pPr>
            <w:r w:rsidRPr="00F4513F">
              <w:rPr>
                <w:b/>
                <w:bCs/>
                <w:sz w:val="18"/>
                <w:szCs w:val="28"/>
                <w:lang w:val="nl-BE"/>
              </w:rPr>
              <w:t>€14–23M</w:t>
            </w:r>
          </w:p>
        </w:tc>
      </w:tr>
    </w:tbl>
    <w:p w14:paraId="4E38115D" w14:textId="77777777" w:rsidR="000755B8" w:rsidRDefault="000755B8" w:rsidP="003254F2">
      <w:pPr>
        <w:rPr>
          <w:b/>
          <w:bCs/>
        </w:rPr>
      </w:pPr>
    </w:p>
    <w:p w14:paraId="05A126AF" w14:textId="790BA14D" w:rsidR="003254F2" w:rsidRPr="009F4405" w:rsidRDefault="003254F2" w:rsidP="003254F2">
      <w:pPr>
        <w:rPr>
          <w:b/>
          <w:bCs/>
        </w:rPr>
      </w:pPr>
      <w:r w:rsidRPr="009F4405">
        <w:rPr>
          <w:b/>
          <w:bCs/>
        </w:rPr>
        <w:t>Timeline</w:t>
      </w:r>
    </w:p>
    <w:p w14:paraId="6A223C30" w14:textId="19DDA501" w:rsidR="007F46AC" w:rsidRPr="007F46AC" w:rsidRDefault="007F46AC" w:rsidP="007F46AC">
      <w:pPr>
        <w:pStyle w:val="bullet10"/>
      </w:pPr>
      <w:r w:rsidRPr="007F46AC">
        <w:rPr>
          <w:b/>
          <w:bCs/>
        </w:rPr>
        <w:t>2026–2027 – Requirements Definition and Baseline Assessment:</w:t>
      </w:r>
      <w:r w:rsidRPr="007F46AC">
        <w:t xml:space="preserve"> Define the operational need, demand scenarios, resilience objectives and performance requirements. Establish the CSG baseline and identify candidate options, including continued CSG resilience investments, fixed-site alternatives and mobile concepts.</w:t>
      </w:r>
    </w:p>
    <w:p w14:paraId="50362B04" w14:textId="7468A862" w:rsidR="007F46AC" w:rsidRPr="007F46AC" w:rsidRDefault="007F46AC" w:rsidP="007F46AC">
      <w:pPr>
        <w:pStyle w:val="bullet10"/>
      </w:pPr>
      <w:r w:rsidRPr="007F46AC">
        <w:rPr>
          <w:b/>
          <w:bCs/>
        </w:rPr>
        <w:t>2027–2028 – Comparative Options Assessment: Conduct</w:t>
      </w:r>
      <w:r w:rsidRPr="007F46AC">
        <w:t xml:space="preserve"> a structured comparison of all options against common technical, operational, regulatory, financial and resilience criteria. Assess launcher compatibility, lifecycle costs, implementation risks and expected contribution to European access-to-space resilience. Conclude with a recommendation on whether further development is justified.</w:t>
      </w:r>
    </w:p>
    <w:p w14:paraId="7D1124DE" w14:textId="0E98DC49" w:rsidR="007F46AC" w:rsidRPr="007F46AC" w:rsidRDefault="007F46AC" w:rsidP="007F46AC">
      <w:pPr>
        <w:pStyle w:val="bullet10"/>
      </w:pPr>
      <w:r w:rsidRPr="007F46AC">
        <w:rPr>
          <w:b/>
          <w:bCs/>
        </w:rPr>
        <w:t>2028–2030 – Conditional Concept Development:</w:t>
      </w:r>
      <w:r w:rsidRPr="007F46AC">
        <w:t xml:space="preserve"> Only options demonstrating a clear business case, credible demand, regulatory feasibility and measurable resilience benefits proceed to concept-definition studies and preliminary engineering.</w:t>
      </w:r>
    </w:p>
    <w:p w14:paraId="7822CE1D" w14:textId="15C065D1" w:rsidR="000755B8" w:rsidRDefault="007F46AC" w:rsidP="007F46AC">
      <w:pPr>
        <w:pStyle w:val="bullet10"/>
      </w:pPr>
      <w:r w:rsidRPr="007F46AC">
        <w:rPr>
          <w:b/>
          <w:bCs/>
        </w:rPr>
        <w:t>Beyond 2030 –</w:t>
      </w:r>
      <w:r w:rsidRPr="007F46AC">
        <w:t xml:space="preserve"> </w:t>
      </w:r>
      <w:r w:rsidRPr="007F46AC">
        <w:rPr>
          <w:b/>
          <w:bCs/>
        </w:rPr>
        <w:t>Investment Decision (Conditional):</w:t>
      </w:r>
      <w:r w:rsidRPr="007F46AC">
        <w:t xml:space="preserve"> Any infrastructure deployment decision would be contingent upon successful completion of the assessment and concept-definition phases, demonstrated demand, secured funding and a validated implementation case.</w:t>
      </w:r>
    </w:p>
    <w:p w14:paraId="3B3201AF" w14:textId="047BB790" w:rsidR="003254F2" w:rsidRPr="009F4405" w:rsidRDefault="003254F2" w:rsidP="003254F2">
      <w:r w:rsidRPr="009F4405">
        <w:t xml:space="preserve">The table below </w:t>
      </w:r>
      <w:r w:rsidR="00A556BE" w:rsidRPr="009F4405">
        <w:t>summarises the roadmap for each recommendation:</w:t>
      </w:r>
    </w:p>
    <w:p w14:paraId="54371A7E" w14:textId="6054BC5A" w:rsidR="007019B5" w:rsidRDefault="007019B5" w:rsidP="007019B5">
      <w:pPr>
        <w:pStyle w:val="Caption"/>
      </w:pPr>
      <w:bookmarkStart w:id="192" w:name="_Toc239018459"/>
      <w:r w:rsidRPr="00502C72">
        <w:t xml:space="preserve">Table </w:t>
      </w:r>
      <w:r w:rsidRPr="00502C72">
        <w:fldChar w:fldCharType="begin"/>
      </w:r>
      <w:ins w:id="193" w:author="Guillaume Terlinden" w:date="2026-08-12T11:57:00Z" w16du:dateUtc="2026-08-12T09:57:00Z">
        <w:r w:rsidRPr="000755B8">
          <w:rPr>
            <w:highlight w:val="yellow"/>
          </w:rPr>
          <w:instrText xml:space="preserve"> SEQ Table \* ARABIC </w:instrText>
        </w:r>
      </w:ins>
      <w:r w:rsidRPr="00502C72">
        <w:fldChar w:fldCharType="separate"/>
      </w:r>
      <w:r w:rsidR="00502C72" w:rsidRPr="00502C72">
        <w:rPr>
          <w:noProof/>
        </w:rPr>
        <w:t>68</w:t>
      </w:r>
      <w:r w:rsidRPr="00502C72">
        <w:fldChar w:fldCharType="end"/>
      </w:r>
      <w:r w:rsidRPr="00502C72">
        <w:t xml:space="preserve"> Recommendations roadmap summary</w:t>
      </w:r>
      <w:bookmarkEnd w:id="192"/>
    </w:p>
    <w:tbl>
      <w:tblPr>
        <w:tblStyle w:val="CV21"/>
        <w:tblW w:w="0" w:type="auto"/>
        <w:tblInd w:w="0" w:type="dxa"/>
        <w:tblLook w:val="04A0" w:firstRow="1" w:lastRow="0" w:firstColumn="1" w:lastColumn="0" w:noHBand="0" w:noVBand="1"/>
      </w:tblPr>
      <w:tblGrid>
        <w:gridCol w:w="647"/>
        <w:gridCol w:w="3117"/>
        <w:gridCol w:w="1479"/>
        <w:gridCol w:w="1491"/>
        <w:gridCol w:w="1237"/>
        <w:gridCol w:w="1667"/>
      </w:tblGrid>
      <w:tr w:rsidR="007A7EF9" w:rsidRPr="00767CC2" w14:paraId="15D2BEBE" w14:textId="77777777" w:rsidTr="00767CC2">
        <w:trPr>
          <w:cnfStyle w:val="100000000000" w:firstRow="1" w:lastRow="0" w:firstColumn="0" w:lastColumn="0" w:oddVBand="0" w:evenVBand="0" w:oddHBand="0" w:evenHBand="0" w:firstRowFirstColumn="0" w:firstRowLastColumn="0" w:lastRowFirstColumn="0" w:lastRowLastColumn="0"/>
        </w:trPr>
        <w:tc>
          <w:tcPr>
            <w:cnfStyle w:val="000000000100" w:firstRow="0" w:lastRow="0" w:firstColumn="0" w:lastColumn="0" w:oddVBand="0" w:evenVBand="0" w:oddHBand="0" w:evenHBand="0" w:firstRowFirstColumn="1" w:firstRowLastColumn="0" w:lastRowFirstColumn="0" w:lastRowLastColumn="0"/>
            <w:tcW w:w="0" w:type="auto"/>
            <w:hideMark/>
          </w:tcPr>
          <w:p w14:paraId="7D5C5C8F" w14:textId="77777777" w:rsidR="007A7EF9" w:rsidRPr="00767CC2" w:rsidRDefault="007A7EF9" w:rsidP="00767CC2">
            <w:pPr>
              <w:rPr>
                <w:b/>
                <w:sz w:val="18"/>
                <w:szCs w:val="18"/>
                <w:lang w:val="nl-BE" w:eastAsia="en-GB"/>
              </w:rPr>
            </w:pPr>
            <w:r w:rsidRPr="00767CC2">
              <w:rPr>
                <w:b/>
                <w:sz w:val="18"/>
                <w:szCs w:val="18"/>
                <w:lang w:val="nl-BE" w:eastAsia="en-GB"/>
              </w:rPr>
              <w:t>ID</w:t>
            </w:r>
          </w:p>
        </w:tc>
        <w:tc>
          <w:tcPr>
            <w:tcW w:w="0" w:type="auto"/>
            <w:hideMark/>
          </w:tcPr>
          <w:p w14:paraId="5B57D3C8" w14:textId="77777777" w:rsidR="007A7EF9" w:rsidRPr="00767CC2" w:rsidRDefault="007A7EF9" w:rsidP="00767CC2">
            <w:pPr>
              <w:cnfStyle w:val="100000000000" w:firstRow="1" w:lastRow="0" w:firstColumn="0" w:lastColumn="0" w:oddVBand="0" w:evenVBand="0" w:oddHBand="0" w:evenHBand="0" w:firstRowFirstColumn="0" w:firstRowLastColumn="0" w:lastRowFirstColumn="0" w:lastRowLastColumn="0"/>
              <w:rPr>
                <w:b/>
                <w:sz w:val="18"/>
                <w:szCs w:val="18"/>
                <w:lang w:val="nl-BE" w:eastAsia="en-GB"/>
              </w:rPr>
            </w:pPr>
            <w:r w:rsidRPr="00767CC2">
              <w:rPr>
                <w:b/>
                <w:sz w:val="18"/>
                <w:szCs w:val="18"/>
                <w:lang w:val="nl-BE" w:eastAsia="en-GB"/>
              </w:rPr>
              <w:t>Recommendation</w:t>
            </w:r>
          </w:p>
        </w:tc>
        <w:tc>
          <w:tcPr>
            <w:tcW w:w="0" w:type="auto"/>
            <w:hideMark/>
          </w:tcPr>
          <w:p w14:paraId="536486FB" w14:textId="77777777" w:rsidR="007A7EF9" w:rsidRPr="00767CC2" w:rsidRDefault="007A7EF9" w:rsidP="00767CC2">
            <w:pPr>
              <w:cnfStyle w:val="100000000000" w:firstRow="1" w:lastRow="0" w:firstColumn="0" w:lastColumn="0" w:oddVBand="0" w:evenVBand="0" w:oddHBand="0" w:evenHBand="0" w:firstRowFirstColumn="0" w:firstRowLastColumn="0" w:lastRowFirstColumn="0" w:lastRowLastColumn="0"/>
              <w:rPr>
                <w:b/>
                <w:sz w:val="18"/>
                <w:szCs w:val="18"/>
                <w:lang w:val="nl-BE" w:eastAsia="en-GB"/>
              </w:rPr>
            </w:pPr>
            <w:r w:rsidRPr="00767CC2">
              <w:rPr>
                <w:b/>
                <w:sz w:val="18"/>
                <w:szCs w:val="18"/>
                <w:lang w:val="nl-BE" w:eastAsia="en-GB"/>
              </w:rPr>
              <w:t>Layer</w:t>
            </w:r>
          </w:p>
        </w:tc>
        <w:tc>
          <w:tcPr>
            <w:tcW w:w="0" w:type="auto"/>
            <w:hideMark/>
          </w:tcPr>
          <w:p w14:paraId="529B3787" w14:textId="77777777" w:rsidR="007A7EF9" w:rsidRPr="00767CC2" w:rsidRDefault="007A7EF9" w:rsidP="00767CC2">
            <w:pPr>
              <w:cnfStyle w:val="100000000000" w:firstRow="1" w:lastRow="0" w:firstColumn="0" w:lastColumn="0" w:oddVBand="0" w:evenVBand="0" w:oddHBand="0" w:evenHBand="0" w:firstRowFirstColumn="0" w:firstRowLastColumn="0" w:lastRowFirstColumn="0" w:lastRowLastColumn="0"/>
              <w:rPr>
                <w:b/>
                <w:sz w:val="18"/>
                <w:szCs w:val="18"/>
                <w:lang w:val="nl-BE" w:eastAsia="en-GB"/>
              </w:rPr>
            </w:pPr>
            <w:r w:rsidRPr="00767CC2">
              <w:rPr>
                <w:b/>
                <w:sz w:val="18"/>
                <w:szCs w:val="18"/>
                <w:lang w:val="nl-BE" w:eastAsia="en-GB"/>
              </w:rPr>
              <w:t>Feasibility score / rating</w:t>
            </w:r>
          </w:p>
        </w:tc>
        <w:tc>
          <w:tcPr>
            <w:tcW w:w="0" w:type="auto"/>
            <w:hideMark/>
          </w:tcPr>
          <w:p w14:paraId="27AE28E9" w14:textId="77777777" w:rsidR="007A7EF9" w:rsidRPr="00767CC2" w:rsidRDefault="007A7EF9" w:rsidP="00767CC2">
            <w:pPr>
              <w:cnfStyle w:val="100000000000" w:firstRow="1" w:lastRow="0" w:firstColumn="0" w:lastColumn="0" w:oddVBand="0" w:evenVBand="0" w:oddHBand="0" w:evenHBand="0" w:firstRowFirstColumn="0" w:firstRowLastColumn="0" w:lastRowFirstColumn="0" w:lastRowLastColumn="0"/>
              <w:rPr>
                <w:b/>
                <w:sz w:val="18"/>
                <w:szCs w:val="18"/>
                <w:lang w:val="nl-BE" w:eastAsia="en-GB"/>
              </w:rPr>
            </w:pPr>
            <w:r w:rsidRPr="00767CC2">
              <w:rPr>
                <w:b/>
                <w:sz w:val="18"/>
                <w:szCs w:val="18"/>
                <w:lang w:val="nl-BE" w:eastAsia="en-GB"/>
              </w:rPr>
              <w:t>Public funding (€M)</w:t>
            </w:r>
          </w:p>
        </w:tc>
        <w:tc>
          <w:tcPr>
            <w:tcW w:w="0" w:type="auto"/>
            <w:hideMark/>
          </w:tcPr>
          <w:p w14:paraId="22B506CE" w14:textId="77777777" w:rsidR="007A7EF9" w:rsidRPr="00767CC2" w:rsidRDefault="007A7EF9" w:rsidP="00767CC2">
            <w:pPr>
              <w:cnfStyle w:val="100000000000" w:firstRow="1" w:lastRow="0" w:firstColumn="0" w:lastColumn="0" w:oddVBand="0" w:evenVBand="0" w:oddHBand="0" w:evenHBand="0" w:firstRowFirstColumn="0" w:firstRowLastColumn="0" w:lastRowFirstColumn="0" w:lastRowLastColumn="0"/>
              <w:rPr>
                <w:b/>
                <w:sz w:val="18"/>
                <w:szCs w:val="18"/>
                <w:lang w:val="nl-BE" w:eastAsia="en-GB"/>
              </w:rPr>
            </w:pPr>
            <w:r w:rsidRPr="00767CC2">
              <w:rPr>
                <w:b/>
                <w:sz w:val="18"/>
                <w:szCs w:val="18"/>
                <w:lang w:val="nl-BE" w:eastAsia="en-GB"/>
              </w:rPr>
              <w:t>Timeline (Prep · Impl · Ops)</w:t>
            </w:r>
          </w:p>
        </w:tc>
      </w:tr>
      <w:tr w:rsidR="007A7EF9" w:rsidRPr="00767CC2" w14:paraId="060A5CFC" w14:textId="77777777" w:rsidTr="00767CC2">
        <w:tc>
          <w:tcPr>
            <w:tcW w:w="0" w:type="auto"/>
            <w:shd w:val="clear" w:color="auto" w:fill="F2F2F2" w:themeFill="text2" w:themeFillShade="F2"/>
            <w:hideMark/>
          </w:tcPr>
          <w:p w14:paraId="50EC3173" w14:textId="77777777" w:rsidR="007A7EF9" w:rsidRPr="00767CC2" w:rsidRDefault="007A7EF9" w:rsidP="00767CC2">
            <w:pPr>
              <w:rPr>
                <w:sz w:val="18"/>
                <w:szCs w:val="18"/>
                <w:lang w:val="nl-BE" w:eastAsia="en-GB"/>
              </w:rPr>
            </w:pPr>
            <w:r w:rsidRPr="00767CC2">
              <w:rPr>
                <w:b/>
                <w:bCs/>
                <w:sz w:val="18"/>
                <w:szCs w:val="18"/>
                <w:lang w:val="nl-BE" w:eastAsia="en-GB"/>
              </w:rPr>
              <w:t>REC-01</w:t>
            </w:r>
          </w:p>
        </w:tc>
        <w:tc>
          <w:tcPr>
            <w:tcW w:w="0" w:type="auto"/>
            <w:shd w:val="clear" w:color="auto" w:fill="F2F2F2" w:themeFill="text2" w:themeFillShade="F2"/>
            <w:hideMark/>
          </w:tcPr>
          <w:p w14:paraId="1031EBFC" w14:textId="77777777" w:rsidR="007A7EF9" w:rsidRPr="00767CC2" w:rsidRDefault="007A7EF9" w:rsidP="00767CC2">
            <w:pPr>
              <w:rPr>
                <w:sz w:val="18"/>
                <w:szCs w:val="18"/>
                <w:lang w:val="en-US" w:eastAsia="en-GB"/>
              </w:rPr>
            </w:pPr>
            <w:r w:rsidRPr="00767CC2">
              <w:rPr>
                <w:sz w:val="18"/>
                <w:szCs w:val="18"/>
                <w:lang w:val="en-US" w:eastAsia="en-GB"/>
              </w:rPr>
              <w:t>Coordination mechanism and clearing house</w:t>
            </w:r>
          </w:p>
        </w:tc>
        <w:tc>
          <w:tcPr>
            <w:tcW w:w="0" w:type="auto"/>
            <w:hideMark/>
          </w:tcPr>
          <w:p w14:paraId="6636E8E7" w14:textId="77777777" w:rsidR="007A7EF9" w:rsidRPr="00767CC2" w:rsidRDefault="007A7EF9" w:rsidP="00767CC2">
            <w:pPr>
              <w:rPr>
                <w:sz w:val="18"/>
                <w:szCs w:val="18"/>
                <w:lang w:val="nl-BE" w:eastAsia="en-GB"/>
              </w:rPr>
            </w:pPr>
            <w:r w:rsidRPr="00767CC2">
              <w:rPr>
                <w:sz w:val="18"/>
                <w:szCs w:val="18"/>
                <w:lang w:val="nl-BE" w:eastAsia="en-GB"/>
              </w:rPr>
              <w:t>Foundational</w:t>
            </w:r>
          </w:p>
        </w:tc>
        <w:tc>
          <w:tcPr>
            <w:tcW w:w="0" w:type="auto"/>
            <w:hideMark/>
          </w:tcPr>
          <w:p w14:paraId="6391D542" w14:textId="77777777" w:rsidR="007A7EF9" w:rsidRPr="00767CC2" w:rsidRDefault="007A7EF9" w:rsidP="00767CC2">
            <w:pPr>
              <w:rPr>
                <w:sz w:val="18"/>
                <w:szCs w:val="18"/>
                <w:lang w:val="nl-BE" w:eastAsia="en-GB"/>
              </w:rPr>
            </w:pPr>
            <w:r w:rsidRPr="00767CC2">
              <w:rPr>
                <w:b/>
                <w:bCs/>
                <w:sz w:val="18"/>
                <w:szCs w:val="18"/>
                <w:lang w:val="nl-BE" w:eastAsia="en-GB"/>
              </w:rPr>
              <w:t>4.6 / Very High</w:t>
            </w:r>
          </w:p>
        </w:tc>
        <w:tc>
          <w:tcPr>
            <w:tcW w:w="0" w:type="auto"/>
            <w:hideMark/>
          </w:tcPr>
          <w:p w14:paraId="6CAF4208" w14:textId="74059F86" w:rsidR="007A7EF9" w:rsidRPr="00767CC2" w:rsidRDefault="004B079C" w:rsidP="00767CC2">
            <w:pPr>
              <w:rPr>
                <w:sz w:val="18"/>
                <w:szCs w:val="18"/>
                <w:lang w:val="nl-BE" w:eastAsia="en-GB"/>
              </w:rPr>
            </w:pPr>
            <w:r w:rsidRPr="004B079C">
              <w:rPr>
                <w:b/>
                <w:bCs/>
                <w:sz w:val="18"/>
                <w:szCs w:val="18"/>
                <w:lang w:val="nl-BE" w:eastAsia="en-GB"/>
              </w:rPr>
              <w:t>24.5–5</w:t>
            </w:r>
            <w:r>
              <w:rPr>
                <w:b/>
                <w:bCs/>
                <w:sz w:val="18"/>
                <w:szCs w:val="18"/>
                <w:lang w:val="nl-BE" w:eastAsia="en-GB"/>
              </w:rPr>
              <w:t>1</w:t>
            </w:r>
          </w:p>
        </w:tc>
        <w:tc>
          <w:tcPr>
            <w:tcW w:w="0" w:type="auto"/>
            <w:hideMark/>
          </w:tcPr>
          <w:p w14:paraId="7D497494" w14:textId="77777777" w:rsidR="007A7EF9" w:rsidRPr="00767CC2" w:rsidRDefault="007A7EF9" w:rsidP="00767CC2">
            <w:pPr>
              <w:rPr>
                <w:sz w:val="18"/>
                <w:szCs w:val="18"/>
                <w:lang w:val="nl-BE" w:eastAsia="en-GB"/>
              </w:rPr>
            </w:pPr>
            <w:r w:rsidRPr="00767CC2">
              <w:rPr>
                <w:sz w:val="18"/>
                <w:szCs w:val="18"/>
                <w:lang w:val="nl-BE" w:eastAsia="en-GB"/>
              </w:rPr>
              <w:t>2026–27 · 2028–30 · 2030–35</w:t>
            </w:r>
          </w:p>
        </w:tc>
      </w:tr>
      <w:tr w:rsidR="007A7EF9" w:rsidRPr="00767CC2" w14:paraId="0A60DF86" w14:textId="77777777" w:rsidTr="00767CC2">
        <w:tc>
          <w:tcPr>
            <w:tcW w:w="0" w:type="auto"/>
            <w:shd w:val="clear" w:color="auto" w:fill="F2F2F2" w:themeFill="text2" w:themeFillShade="F2"/>
            <w:hideMark/>
          </w:tcPr>
          <w:p w14:paraId="569DF5E7" w14:textId="77777777" w:rsidR="007A7EF9" w:rsidRPr="00767CC2" w:rsidRDefault="007A7EF9" w:rsidP="00767CC2">
            <w:pPr>
              <w:rPr>
                <w:sz w:val="18"/>
                <w:szCs w:val="18"/>
                <w:lang w:val="nl-BE" w:eastAsia="en-GB"/>
              </w:rPr>
            </w:pPr>
            <w:r w:rsidRPr="00767CC2">
              <w:rPr>
                <w:b/>
                <w:bCs/>
                <w:sz w:val="18"/>
                <w:szCs w:val="18"/>
                <w:lang w:val="nl-BE" w:eastAsia="en-GB"/>
              </w:rPr>
              <w:t>REC-02</w:t>
            </w:r>
          </w:p>
        </w:tc>
        <w:tc>
          <w:tcPr>
            <w:tcW w:w="0" w:type="auto"/>
            <w:shd w:val="clear" w:color="auto" w:fill="F2F2F2" w:themeFill="text2" w:themeFillShade="F2"/>
            <w:hideMark/>
          </w:tcPr>
          <w:p w14:paraId="04EF8E44" w14:textId="77777777" w:rsidR="007A7EF9" w:rsidRPr="00767CC2" w:rsidRDefault="007A7EF9" w:rsidP="00767CC2">
            <w:pPr>
              <w:rPr>
                <w:sz w:val="18"/>
                <w:szCs w:val="18"/>
                <w:lang w:val="en-US" w:eastAsia="en-GB"/>
              </w:rPr>
            </w:pPr>
            <w:r w:rsidRPr="00767CC2">
              <w:rPr>
                <w:sz w:val="18"/>
                <w:szCs w:val="18"/>
                <w:lang w:val="en-US" w:eastAsia="en-GB"/>
              </w:rPr>
              <w:t>Safeguard European propulsion-test capacity</w:t>
            </w:r>
          </w:p>
        </w:tc>
        <w:tc>
          <w:tcPr>
            <w:tcW w:w="0" w:type="auto"/>
            <w:hideMark/>
          </w:tcPr>
          <w:p w14:paraId="75317707" w14:textId="779FF860" w:rsidR="007A7EF9" w:rsidRPr="00767CC2" w:rsidRDefault="007A7EF9" w:rsidP="00767CC2">
            <w:pPr>
              <w:rPr>
                <w:sz w:val="18"/>
                <w:szCs w:val="18"/>
                <w:lang w:val="nl-BE" w:eastAsia="en-GB"/>
              </w:rPr>
            </w:pPr>
            <w:r w:rsidRPr="00767CC2">
              <w:rPr>
                <w:sz w:val="18"/>
                <w:szCs w:val="18"/>
                <w:lang w:val="nl-BE" w:eastAsia="en-GB"/>
              </w:rPr>
              <w:t>Foundational</w:t>
            </w:r>
          </w:p>
        </w:tc>
        <w:tc>
          <w:tcPr>
            <w:tcW w:w="0" w:type="auto"/>
            <w:hideMark/>
          </w:tcPr>
          <w:p w14:paraId="05B04DD1" w14:textId="77777777" w:rsidR="007A7EF9" w:rsidRPr="00767CC2" w:rsidRDefault="007A7EF9" w:rsidP="00767CC2">
            <w:pPr>
              <w:rPr>
                <w:sz w:val="18"/>
                <w:szCs w:val="18"/>
                <w:lang w:val="nl-BE" w:eastAsia="en-GB"/>
              </w:rPr>
            </w:pPr>
            <w:r w:rsidRPr="00767CC2">
              <w:rPr>
                <w:b/>
                <w:bCs/>
                <w:sz w:val="18"/>
                <w:szCs w:val="18"/>
                <w:lang w:val="nl-BE" w:eastAsia="en-GB"/>
              </w:rPr>
              <w:t>3.8 / High</w:t>
            </w:r>
          </w:p>
        </w:tc>
        <w:tc>
          <w:tcPr>
            <w:tcW w:w="0" w:type="auto"/>
            <w:hideMark/>
          </w:tcPr>
          <w:p w14:paraId="57A61195" w14:textId="77777777" w:rsidR="007A7EF9" w:rsidRPr="00767CC2" w:rsidRDefault="007A7EF9" w:rsidP="00767CC2">
            <w:pPr>
              <w:rPr>
                <w:sz w:val="18"/>
                <w:szCs w:val="18"/>
                <w:lang w:val="nl-BE" w:eastAsia="en-GB"/>
              </w:rPr>
            </w:pPr>
            <w:r w:rsidRPr="00767CC2">
              <w:rPr>
                <w:b/>
                <w:bCs/>
                <w:sz w:val="18"/>
                <w:szCs w:val="18"/>
                <w:lang w:val="nl-BE" w:eastAsia="en-GB"/>
              </w:rPr>
              <w:t>190–350</w:t>
            </w:r>
          </w:p>
        </w:tc>
        <w:tc>
          <w:tcPr>
            <w:tcW w:w="0" w:type="auto"/>
            <w:hideMark/>
          </w:tcPr>
          <w:p w14:paraId="4C3E3AC1" w14:textId="77777777" w:rsidR="007A7EF9" w:rsidRPr="00767CC2" w:rsidRDefault="007A7EF9" w:rsidP="00767CC2">
            <w:pPr>
              <w:rPr>
                <w:sz w:val="18"/>
                <w:szCs w:val="18"/>
                <w:lang w:val="nl-BE" w:eastAsia="en-GB"/>
              </w:rPr>
            </w:pPr>
            <w:r w:rsidRPr="00767CC2">
              <w:rPr>
                <w:sz w:val="18"/>
                <w:szCs w:val="18"/>
                <w:lang w:val="nl-BE" w:eastAsia="en-GB"/>
              </w:rPr>
              <w:t>2026–27 · 2027–32 · 2030–35</w:t>
            </w:r>
          </w:p>
        </w:tc>
      </w:tr>
      <w:tr w:rsidR="007A7EF9" w:rsidRPr="00767CC2" w14:paraId="67A31E75" w14:textId="77777777" w:rsidTr="00767CC2">
        <w:tc>
          <w:tcPr>
            <w:tcW w:w="0" w:type="auto"/>
            <w:shd w:val="clear" w:color="auto" w:fill="F2F2F2" w:themeFill="text2" w:themeFillShade="F2"/>
            <w:hideMark/>
          </w:tcPr>
          <w:p w14:paraId="416BD040" w14:textId="77777777" w:rsidR="007A7EF9" w:rsidRPr="00767CC2" w:rsidRDefault="007A7EF9" w:rsidP="00767CC2">
            <w:pPr>
              <w:rPr>
                <w:sz w:val="18"/>
                <w:szCs w:val="18"/>
                <w:lang w:val="nl-BE" w:eastAsia="en-GB"/>
              </w:rPr>
            </w:pPr>
            <w:r w:rsidRPr="00767CC2">
              <w:rPr>
                <w:b/>
                <w:bCs/>
                <w:sz w:val="18"/>
                <w:szCs w:val="18"/>
                <w:lang w:val="nl-BE" w:eastAsia="en-GB"/>
              </w:rPr>
              <w:t>REC-03</w:t>
            </w:r>
          </w:p>
        </w:tc>
        <w:tc>
          <w:tcPr>
            <w:tcW w:w="0" w:type="auto"/>
            <w:shd w:val="clear" w:color="auto" w:fill="F2F2F2" w:themeFill="text2" w:themeFillShade="F2"/>
            <w:hideMark/>
          </w:tcPr>
          <w:p w14:paraId="60210668" w14:textId="77777777" w:rsidR="007A7EF9" w:rsidRPr="00767CC2" w:rsidRDefault="007A7EF9" w:rsidP="00767CC2">
            <w:pPr>
              <w:rPr>
                <w:sz w:val="18"/>
                <w:szCs w:val="18"/>
                <w:lang w:val="en-US" w:eastAsia="en-GB"/>
              </w:rPr>
            </w:pPr>
            <w:r w:rsidRPr="00767CC2">
              <w:rPr>
                <w:sz w:val="18"/>
                <w:szCs w:val="18"/>
                <w:lang w:val="en-US" w:eastAsia="en-GB"/>
              </w:rPr>
              <w:t>Anticipate future launch-operations skills needs</w:t>
            </w:r>
          </w:p>
        </w:tc>
        <w:tc>
          <w:tcPr>
            <w:tcW w:w="0" w:type="auto"/>
            <w:hideMark/>
          </w:tcPr>
          <w:p w14:paraId="6DFFB7D8" w14:textId="56EF4FD3" w:rsidR="007A7EF9" w:rsidRPr="00767CC2" w:rsidRDefault="007A7EF9" w:rsidP="00767CC2">
            <w:pPr>
              <w:rPr>
                <w:sz w:val="18"/>
                <w:szCs w:val="18"/>
                <w:lang w:val="nl-BE" w:eastAsia="en-GB"/>
              </w:rPr>
            </w:pPr>
            <w:r>
              <w:rPr>
                <w:sz w:val="18"/>
                <w:szCs w:val="18"/>
                <w:lang w:val="nl-BE" w:eastAsia="en-GB"/>
              </w:rPr>
              <w:t>Transformational</w:t>
            </w:r>
          </w:p>
        </w:tc>
        <w:tc>
          <w:tcPr>
            <w:tcW w:w="0" w:type="auto"/>
            <w:hideMark/>
          </w:tcPr>
          <w:p w14:paraId="063CC12C" w14:textId="77777777" w:rsidR="007A7EF9" w:rsidRPr="00767CC2" w:rsidRDefault="007A7EF9" w:rsidP="00767CC2">
            <w:pPr>
              <w:rPr>
                <w:sz w:val="18"/>
                <w:szCs w:val="18"/>
                <w:lang w:val="nl-BE" w:eastAsia="en-GB"/>
              </w:rPr>
            </w:pPr>
            <w:r w:rsidRPr="00767CC2">
              <w:rPr>
                <w:b/>
                <w:bCs/>
                <w:sz w:val="18"/>
                <w:szCs w:val="18"/>
                <w:lang w:val="nl-BE" w:eastAsia="en-GB"/>
              </w:rPr>
              <w:t>4.8 / Very High</w:t>
            </w:r>
          </w:p>
        </w:tc>
        <w:tc>
          <w:tcPr>
            <w:tcW w:w="0" w:type="auto"/>
            <w:hideMark/>
          </w:tcPr>
          <w:p w14:paraId="63CB7772" w14:textId="11F20561" w:rsidR="007A7EF9" w:rsidRPr="00767CC2" w:rsidRDefault="00B748F4" w:rsidP="00767CC2">
            <w:pPr>
              <w:rPr>
                <w:sz w:val="18"/>
                <w:szCs w:val="18"/>
                <w:lang w:val="nl-BE" w:eastAsia="en-GB"/>
              </w:rPr>
            </w:pPr>
            <w:r w:rsidRPr="00B748F4">
              <w:rPr>
                <w:b/>
                <w:bCs/>
                <w:sz w:val="18"/>
                <w:szCs w:val="18"/>
                <w:lang w:val="nl-BE" w:eastAsia="en-GB"/>
              </w:rPr>
              <w:t>26–46</w:t>
            </w:r>
          </w:p>
        </w:tc>
        <w:tc>
          <w:tcPr>
            <w:tcW w:w="0" w:type="auto"/>
            <w:hideMark/>
          </w:tcPr>
          <w:p w14:paraId="41B569A8" w14:textId="77777777" w:rsidR="007A7EF9" w:rsidRPr="00767CC2" w:rsidRDefault="007A7EF9" w:rsidP="00767CC2">
            <w:pPr>
              <w:rPr>
                <w:sz w:val="18"/>
                <w:szCs w:val="18"/>
                <w:lang w:val="nl-BE" w:eastAsia="en-GB"/>
              </w:rPr>
            </w:pPr>
            <w:r w:rsidRPr="00767CC2">
              <w:rPr>
                <w:sz w:val="18"/>
                <w:szCs w:val="18"/>
                <w:lang w:val="nl-BE" w:eastAsia="en-GB"/>
              </w:rPr>
              <w:t>2026–27 · 2027–32 · 2032–35</w:t>
            </w:r>
          </w:p>
        </w:tc>
      </w:tr>
      <w:tr w:rsidR="007A7EF9" w:rsidRPr="00767CC2" w14:paraId="120C5BAD" w14:textId="77777777" w:rsidTr="00767CC2">
        <w:tc>
          <w:tcPr>
            <w:tcW w:w="0" w:type="auto"/>
            <w:shd w:val="clear" w:color="auto" w:fill="F2F2F2" w:themeFill="text2" w:themeFillShade="F2"/>
            <w:hideMark/>
          </w:tcPr>
          <w:p w14:paraId="77D452D4" w14:textId="77777777" w:rsidR="007A7EF9" w:rsidRPr="00767CC2" w:rsidRDefault="007A7EF9" w:rsidP="00767CC2">
            <w:pPr>
              <w:rPr>
                <w:sz w:val="18"/>
                <w:szCs w:val="18"/>
                <w:lang w:val="nl-BE" w:eastAsia="en-GB"/>
              </w:rPr>
            </w:pPr>
            <w:r w:rsidRPr="00767CC2">
              <w:rPr>
                <w:b/>
                <w:bCs/>
                <w:sz w:val="18"/>
                <w:szCs w:val="18"/>
                <w:lang w:val="nl-BE" w:eastAsia="en-GB"/>
              </w:rPr>
              <w:t>REC-04</w:t>
            </w:r>
          </w:p>
        </w:tc>
        <w:tc>
          <w:tcPr>
            <w:tcW w:w="0" w:type="auto"/>
            <w:shd w:val="clear" w:color="auto" w:fill="F2F2F2" w:themeFill="text2" w:themeFillShade="F2"/>
            <w:hideMark/>
          </w:tcPr>
          <w:p w14:paraId="277A9789" w14:textId="77777777" w:rsidR="007A7EF9" w:rsidRPr="00767CC2" w:rsidRDefault="007A7EF9" w:rsidP="00767CC2">
            <w:pPr>
              <w:rPr>
                <w:sz w:val="18"/>
                <w:szCs w:val="18"/>
                <w:lang w:val="en-US" w:eastAsia="en-GB"/>
              </w:rPr>
            </w:pPr>
            <w:r w:rsidRPr="00767CC2">
              <w:rPr>
                <w:sz w:val="18"/>
                <w:szCs w:val="18"/>
                <w:lang w:val="en-US" w:eastAsia="en-GB"/>
              </w:rPr>
              <w:t>Phased, targeted support for shared spaceport infrastructure</w:t>
            </w:r>
          </w:p>
        </w:tc>
        <w:tc>
          <w:tcPr>
            <w:tcW w:w="0" w:type="auto"/>
            <w:hideMark/>
          </w:tcPr>
          <w:p w14:paraId="25143AD0" w14:textId="77777777" w:rsidR="007A7EF9" w:rsidRPr="00767CC2" w:rsidRDefault="007A7EF9" w:rsidP="00767CC2">
            <w:pPr>
              <w:rPr>
                <w:sz w:val="18"/>
                <w:szCs w:val="18"/>
                <w:lang w:val="nl-BE" w:eastAsia="en-GB"/>
              </w:rPr>
            </w:pPr>
            <w:r w:rsidRPr="00767CC2">
              <w:rPr>
                <w:sz w:val="18"/>
                <w:szCs w:val="18"/>
                <w:lang w:val="nl-BE" w:eastAsia="en-GB"/>
              </w:rPr>
              <w:t>Enabling</w:t>
            </w:r>
          </w:p>
        </w:tc>
        <w:tc>
          <w:tcPr>
            <w:tcW w:w="0" w:type="auto"/>
            <w:hideMark/>
          </w:tcPr>
          <w:p w14:paraId="14210173" w14:textId="77777777" w:rsidR="007A7EF9" w:rsidRPr="00767CC2" w:rsidRDefault="007A7EF9" w:rsidP="00767CC2">
            <w:pPr>
              <w:rPr>
                <w:sz w:val="18"/>
                <w:szCs w:val="18"/>
                <w:lang w:val="nl-BE" w:eastAsia="en-GB"/>
              </w:rPr>
            </w:pPr>
            <w:r w:rsidRPr="00767CC2">
              <w:rPr>
                <w:b/>
                <w:bCs/>
                <w:sz w:val="18"/>
                <w:szCs w:val="18"/>
                <w:lang w:val="nl-BE" w:eastAsia="en-GB"/>
              </w:rPr>
              <w:t>3.6 / High</w:t>
            </w:r>
          </w:p>
        </w:tc>
        <w:tc>
          <w:tcPr>
            <w:tcW w:w="0" w:type="auto"/>
            <w:hideMark/>
          </w:tcPr>
          <w:p w14:paraId="514161FB" w14:textId="77777777" w:rsidR="007A7EF9" w:rsidRPr="00767CC2" w:rsidRDefault="007A7EF9" w:rsidP="00767CC2">
            <w:pPr>
              <w:rPr>
                <w:sz w:val="18"/>
                <w:szCs w:val="18"/>
                <w:lang w:val="nl-BE" w:eastAsia="en-GB"/>
              </w:rPr>
            </w:pPr>
            <w:r w:rsidRPr="00767CC2">
              <w:rPr>
                <w:b/>
                <w:bCs/>
                <w:sz w:val="18"/>
                <w:szCs w:val="18"/>
                <w:lang w:val="nl-BE" w:eastAsia="en-GB"/>
              </w:rPr>
              <w:t>150–300</w:t>
            </w:r>
          </w:p>
        </w:tc>
        <w:tc>
          <w:tcPr>
            <w:tcW w:w="0" w:type="auto"/>
            <w:hideMark/>
          </w:tcPr>
          <w:p w14:paraId="6CA85D33" w14:textId="77777777" w:rsidR="007A7EF9" w:rsidRPr="00767CC2" w:rsidRDefault="007A7EF9" w:rsidP="00767CC2">
            <w:pPr>
              <w:rPr>
                <w:sz w:val="18"/>
                <w:szCs w:val="18"/>
                <w:lang w:val="nl-BE" w:eastAsia="en-GB"/>
              </w:rPr>
            </w:pPr>
            <w:r w:rsidRPr="00767CC2">
              <w:rPr>
                <w:sz w:val="18"/>
                <w:szCs w:val="18"/>
                <w:lang w:val="nl-BE" w:eastAsia="en-GB"/>
              </w:rPr>
              <w:t>2026–27 · 2027–32 · 2032–35</w:t>
            </w:r>
          </w:p>
        </w:tc>
      </w:tr>
      <w:tr w:rsidR="007A7EF9" w:rsidRPr="00767CC2" w14:paraId="46EC1969" w14:textId="77777777" w:rsidTr="00767CC2">
        <w:tc>
          <w:tcPr>
            <w:tcW w:w="0" w:type="auto"/>
            <w:shd w:val="clear" w:color="auto" w:fill="F2F2F2" w:themeFill="text2" w:themeFillShade="F2"/>
            <w:hideMark/>
          </w:tcPr>
          <w:p w14:paraId="7F25AFEB" w14:textId="77777777" w:rsidR="007A7EF9" w:rsidRPr="00767CC2" w:rsidRDefault="007A7EF9" w:rsidP="00767CC2">
            <w:pPr>
              <w:rPr>
                <w:sz w:val="18"/>
                <w:szCs w:val="18"/>
                <w:lang w:val="nl-BE" w:eastAsia="en-GB"/>
              </w:rPr>
            </w:pPr>
            <w:r w:rsidRPr="00767CC2">
              <w:rPr>
                <w:b/>
                <w:bCs/>
                <w:sz w:val="18"/>
                <w:szCs w:val="18"/>
                <w:lang w:val="nl-BE" w:eastAsia="en-GB"/>
              </w:rPr>
              <w:t>REC-05</w:t>
            </w:r>
          </w:p>
        </w:tc>
        <w:tc>
          <w:tcPr>
            <w:tcW w:w="0" w:type="auto"/>
            <w:shd w:val="clear" w:color="auto" w:fill="F2F2F2" w:themeFill="text2" w:themeFillShade="F2"/>
            <w:hideMark/>
          </w:tcPr>
          <w:p w14:paraId="63DAD3CA" w14:textId="77777777" w:rsidR="007A7EF9" w:rsidRPr="00767CC2" w:rsidRDefault="007A7EF9" w:rsidP="00767CC2">
            <w:pPr>
              <w:rPr>
                <w:sz w:val="18"/>
                <w:szCs w:val="18"/>
                <w:lang w:val="en-US" w:eastAsia="en-GB"/>
              </w:rPr>
            </w:pPr>
            <w:r w:rsidRPr="00767CC2">
              <w:rPr>
                <w:sz w:val="18"/>
                <w:szCs w:val="18"/>
                <w:lang w:val="en-US" w:eastAsia="en-GB"/>
              </w:rPr>
              <w:t>Harmonise licensing, range safety and airspace coordination</w:t>
            </w:r>
          </w:p>
        </w:tc>
        <w:tc>
          <w:tcPr>
            <w:tcW w:w="0" w:type="auto"/>
            <w:hideMark/>
          </w:tcPr>
          <w:p w14:paraId="5CFBCB51" w14:textId="26DDC79C" w:rsidR="007A7EF9" w:rsidRPr="00767CC2" w:rsidRDefault="007A7EF9" w:rsidP="00767CC2">
            <w:pPr>
              <w:rPr>
                <w:sz w:val="18"/>
                <w:szCs w:val="18"/>
                <w:lang w:val="nl-BE" w:eastAsia="en-GB"/>
              </w:rPr>
            </w:pPr>
            <w:r>
              <w:rPr>
                <w:sz w:val="18"/>
                <w:szCs w:val="18"/>
                <w:lang w:val="nl-BE" w:eastAsia="en-GB"/>
              </w:rPr>
              <w:t>Transformational</w:t>
            </w:r>
          </w:p>
        </w:tc>
        <w:tc>
          <w:tcPr>
            <w:tcW w:w="0" w:type="auto"/>
            <w:hideMark/>
          </w:tcPr>
          <w:p w14:paraId="42B3C196" w14:textId="77777777" w:rsidR="007A7EF9" w:rsidRPr="00767CC2" w:rsidRDefault="007A7EF9" w:rsidP="00767CC2">
            <w:pPr>
              <w:rPr>
                <w:sz w:val="18"/>
                <w:szCs w:val="18"/>
                <w:lang w:val="nl-BE" w:eastAsia="en-GB"/>
              </w:rPr>
            </w:pPr>
            <w:r w:rsidRPr="00767CC2">
              <w:rPr>
                <w:b/>
                <w:bCs/>
                <w:sz w:val="18"/>
                <w:szCs w:val="18"/>
                <w:lang w:val="nl-BE" w:eastAsia="en-GB"/>
              </w:rPr>
              <w:t>4.0 / High</w:t>
            </w:r>
          </w:p>
        </w:tc>
        <w:tc>
          <w:tcPr>
            <w:tcW w:w="0" w:type="auto"/>
            <w:hideMark/>
          </w:tcPr>
          <w:p w14:paraId="05166532" w14:textId="4D1C9B95" w:rsidR="007A7EF9" w:rsidRPr="00767CC2" w:rsidRDefault="004522FE" w:rsidP="00767CC2">
            <w:pPr>
              <w:rPr>
                <w:sz w:val="18"/>
                <w:szCs w:val="18"/>
                <w:lang w:val="nl-BE" w:eastAsia="en-GB"/>
              </w:rPr>
            </w:pPr>
            <w:r>
              <w:rPr>
                <w:b/>
                <w:bCs/>
                <w:sz w:val="18"/>
                <w:szCs w:val="18"/>
                <w:lang w:val="nl-BE" w:eastAsia="en-GB"/>
              </w:rPr>
              <w:t>23</w:t>
            </w:r>
            <w:r w:rsidR="007A7EF9" w:rsidRPr="00767CC2">
              <w:rPr>
                <w:b/>
                <w:bCs/>
                <w:sz w:val="18"/>
                <w:szCs w:val="18"/>
                <w:lang w:val="nl-BE" w:eastAsia="en-GB"/>
              </w:rPr>
              <w:t>–</w:t>
            </w:r>
            <w:r>
              <w:rPr>
                <w:b/>
                <w:bCs/>
                <w:sz w:val="18"/>
                <w:szCs w:val="18"/>
                <w:lang w:val="nl-BE" w:eastAsia="en-GB"/>
              </w:rPr>
              <w:t>42</w:t>
            </w:r>
          </w:p>
        </w:tc>
        <w:tc>
          <w:tcPr>
            <w:tcW w:w="0" w:type="auto"/>
            <w:hideMark/>
          </w:tcPr>
          <w:p w14:paraId="54FB4753" w14:textId="77777777" w:rsidR="007A7EF9" w:rsidRPr="00767CC2" w:rsidRDefault="007A7EF9" w:rsidP="00767CC2">
            <w:pPr>
              <w:rPr>
                <w:sz w:val="18"/>
                <w:szCs w:val="18"/>
                <w:lang w:val="nl-BE" w:eastAsia="en-GB"/>
              </w:rPr>
            </w:pPr>
            <w:r w:rsidRPr="00767CC2">
              <w:rPr>
                <w:sz w:val="18"/>
                <w:szCs w:val="18"/>
                <w:lang w:val="nl-BE" w:eastAsia="en-GB"/>
              </w:rPr>
              <w:t>2026–27 · 2027–31 · 2031–35</w:t>
            </w:r>
          </w:p>
        </w:tc>
      </w:tr>
      <w:tr w:rsidR="007A7EF9" w:rsidRPr="00767CC2" w14:paraId="5437A821" w14:textId="77777777" w:rsidTr="00767CC2">
        <w:tc>
          <w:tcPr>
            <w:tcW w:w="0" w:type="auto"/>
            <w:shd w:val="clear" w:color="auto" w:fill="F2F2F2" w:themeFill="text2" w:themeFillShade="F2"/>
            <w:hideMark/>
          </w:tcPr>
          <w:p w14:paraId="6A97BE50" w14:textId="77777777" w:rsidR="007A7EF9" w:rsidRPr="00767CC2" w:rsidRDefault="007A7EF9" w:rsidP="00767CC2">
            <w:pPr>
              <w:rPr>
                <w:sz w:val="18"/>
                <w:szCs w:val="18"/>
                <w:lang w:val="nl-BE" w:eastAsia="en-GB"/>
              </w:rPr>
            </w:pPr>
            <w:r w:rsidRPr="00767CC2">
              <w:rPr>
                <w:b/>
                <w:bCs/>
                <w:sz w:val="18"/>
                <w:szCs w:val="18"/>
                <w:lang w:val="nl-BE" w:eastAsia="en-GB"/>
              </w:rPr>
              <w:lastRenderedPageBreak/>
              <w:t>REC-06</w:t>
            </w:r>
          </w:p>
        </w:tc>
        <w:tc>
          <w:tcPr>
            <w:tcW w:w="0" w:type="auto"/>
            <w:shd w:val="clear" w:color="auto" w:fill="F2F2F2" w:themeFill="text2" w:themeFillShade="F2"/>
            <w:hideMark/>
          </w:tcPr>
          <w:p w14:paraId="5A6CF5DA" w14:textId="77777777" w:rsidR="007A7EF9" w:rsidRPr="00767CC2" w:rsidRDefault="007A7EF9" w:rsidP="00767CC2">
            <w:pPr>
              <w:rPr>
                <w:sz w:val="18"/>
                <w:szCs w:val="18"/>
                <w:lang w:val="en-US" w:eastAsia="en-GB"/>
              </w:rPr>
            </w:pPr>
            <w:r w:rsidRPr="00767CC2">
              <w:rPr>
                <w:sz w:val="18"/>
                <w:szCs w:val="18"/>
                <w:lang w:val="en-US" w:eastAsia="en-GB"/>
              </w:rPr>
              <w:t>Apply European preference to institutional launches</w:t>
            </w:r>
          </w:p>
        </w:tc>
        <w:tc>
          <w:tcPr>
            <w:tcW w:w="0" w:type="auto"/>
            <w:hideMark/>
          </w:tcPr>
          <w:p w14:paraId="21209087" w14:textId="274EE123" w:rsidR="007A7EF9" w:rsidRPr="00767CC2" w:rsidRDefault="007A7EF9" w:rsidP="00767CC2">
            <w:pPr>
              <w:rPr>
                <w:sz w:val="18"/>
                <w:szCs w:val="18"/>
                <w:lang w:val="nl-BE" w:eastAsia="en-GB"/>
              </w:rPr>
            </w:pPr>
            <w:r w:rsidRPr="00767CC2">
              <w:rPr>
                <w:sz w:val="18"/>
                <w:szCs w:val="18"/>
                <w:lang w:val="nl-BE" w:eastAsia="en-GB"/>
              </w:rPr>
              <w:t>Enabling</w:t>
            </w:r>
          </w:p>
        </w:tc>
        <w:tc>
          <w:tcPr>
            <w:tcW w:w="0" w:type="auto"/>
            <w:hideMark/>
          </w:tcPr>
          <w:p w14:paraId="795546D5" w14:textId="77777777" w:rsidR="007A7EF9" w:rsidRPr="00767CC2" w:rsidRDefault="007A7EF9" w:rsidP="00767CC2">
            <w:pPr>
              <w:rPr>
                <w:sz w:val="18"/>
                <w:szCs w:val="18"/>
                <w:lang w:val="nl-BE" w:eastAsia="en-GB"/>
              </w:rPr>
            </w:pPr>
            <w:r w:rsidRPr="00767CC2">
              <w:rPr>
                <w:b/>
                <w:bCs/>
                <w:sz w:val="18"/>
                <w:szCs w:val="18"/>
                <w:lang w:val="nl-BE" w:eastAsia="en-GB"/>
              </w:rPr>
              <w:t>3.8 / High</w:t>
            </w:r>
          </w:p>
        </w:tc>
        <w:tc>
          <w:tcPr>
            <w:tcW w:w="0" w:type="auto"/>
            <w:hideMark/>
          </w:tcPr>
          <w:p w14:paraId="578B57A2" w14:textId="479C8C24" w:rsidR="007A7EF9" w:rsidRPr="00767CC2" w:rsidRDefault="00C73717" w:rsidP="00767CC2">
            <w:pPr>
              <w:rPr>
                <w:sz w:val="18"/>
                <w:szCs w:val="18"/>
                <w:lang w:val="nl-BE" w:eastAsia="en-GB"/>
              </w:rPr>
            </w:pPr>
            <w:r>
              <w:rPr>
                <w:b/>
                <w:bCs/>
                <w:sz w:val="18"/>
                <w:szCs w:val="18"/>
                <w:lang w:val="nl-BE" w:eastAsia="en-GB"/>
              </w:rPr>
              <w:t>10</w:t>
            </w:r>
            <w:r w:rsidR="007A7EF9" w:rsidRPr="00767CC2">
              <w:rPr>
                <w:b/>
                <w:bCs/>
                <w:sz w:val="18"/>
                <w:szCs w:val="18"/>
                <w:lang w:val="nl-BE" w:eastAsia="en-GB"/>
              </w:rPr>
              <w:t>–</w:t>
            </w:r>
            <w:r>
              <w:rPr>
                <w:b/>
                <w:bCs/>
                <w:sz w:val="18"/>
                <w:szCs w:val="18"/>
                <w:lang w:val="nl-BE" w:eastAsia="en-GB"/>
              </w:rPr>
              <w:t>20</w:t>
            </w:r>
          </w:p>
        </w:tc>
        <w:tc>
          <w:tcPr>
            <w:tcW w:w="0" w:type="auto"/>
            <w:hideMark/>
          </w:tcPr>
          <w:p w14:paraId="7F680292" w14:textId="77777777" w:rsidR="007A7EF9" w:rsidRPr="00767CC2" w:rsidRDefault="007A7EF9" w:rsidP="00767CC2">
            <w:pPr>
              <w:rPr>
                <w:sz w:val="18"/>
                <w:szCs w:val="18"/>
                <w:lang w:val="nl-BE" w:eastAsia="en-GB"/>
              </w:rPr>
            </w:pPr>
            <w:r w:rsidRPr="00767CC2">
              <w:rPr>
                <w:sz w:val="18"/>
                <w:szCs w:val="18"/>
                <w:lang w:val="nl-BE" w:eastAsia="en-GB"/>
              </w:rPr>
              <w:t>2026–27 · 2028–30 · 2030–34</w:t>
            </w:r>
          </w:p>
        </w:tc>
      </w:tr>
      <w:tr w:rsidR="007A7EF9" w:rsidRPr="00767CC2" w14:paraId="0B72AE88" w14:textId="77777777" w:rsidTr="00767CC2">
        <w:tc>
          <w:tcPr>
            <w:tcW w:w="0" w:type="auto"/>
            <w:shd w:val="clear" w:color="auto" w:fill="F2F2F2" w:themeFill="text2" w:themeFillShade="F2"/>
            <w:hideMark/>
          </w:tcPr>
          <w:p w14:paraId="7639D506" w14:textId="77777777" w:rsidR="007A7EF9" w:rsidRPr="00767CC2" w:rsidRDefault="007A7EF9" w:rsidP="00767CC2">
            <w:pPr>
              <w:rPr>
                <w:sz w:val="18"/>
                <w:szCs w:val="18"/>
                <w:lang w:val="nl-BE" w:eastAsia="en-GB"/>
              </w:rPr>
            </w:pPr>
            <w:r w:rsidRPr="00767CC2">
              <w:rPr>
                <w:b/>
                <w:bCs/>
                <w:sz w:val="18"/>
                <w:szCs w:val="18"/>
                <w:lang w:val="nl-BE" w:eastAsia="en-GB"/>
              </w:rPr>
              <w:t>REC-07</w:t>
            </w:r>
          </w:p>
        </w:tc>
        <w:tc>
          <w:tcPr>
            <w:tcW w:w="0" w:type="auto"/>
            <w:shd w:val="clear" w:color="auto" w:fill="F2F2F2" w:themeFill="text2" w:themeFillShade="F2"/>
            <w:hideMark/>
          </w:tcPr>
          <w:p w14:paraId="23AE3B9F" w14:textId="77777777" w:rsidR="007A7EF9" w:rsidRPr="00767CC2" w:rsidRDefault="007A7EF9" w:rsidP="00767CC2">
            <w:pPr>
              <w:rPr>
                <w:sz w:val="18"/>
                <w:szCs w:val="18"/>
                <w:lang w:val="en-US" w:eastAsia="en-GB"/>
              </w:rPr>
            </w:pPr>
            <w:r w:rsidRPr="00767CC2">
              <w:rPr>
                <w:sz w:val="18"/>
                <w:szCs w:val="18"/>
                <w:lang w:val="en-US" w:eastAsia="en-GB"/>
              </w:rPr>
              <w:t>Assess options to reduce CSG concentration</w:t>
            </w:r>
          </w:p>
        </w:tc>
        <w:tc>
          <w:tcPr>
            <w:tcW w:w="0" w:type="auto"/>
            <w:hideMark/>
          </w:tcPr>
          <w:p w14:paraId="6E3200BA" w14:textId="474DC0BA" w:rsidR="007A7EF9" w:rsidRPr="00767CC2" w:rsidRDefault="007A7EF9" w:rsidP="00767CC2">
            <w:pPr>
              <w:rPr>
                <w:sz w:val="18"/>
                <w:szCs w:val="18"/>
                <w:lang w:val="nl-BE" w:eastAsia="en-GB"/>
              </w:rPr>
            </w:pPr>
            <w:r w:rsidRPr="00767CC2">
              <w:rPr>
                <w:sz w:val="18"/>
                <w:szCs w:val="18"/>
                <w:lang w:val="nl-BE" w:eastAsia="en-GB"/>
              </w:rPr>
              <w:t>Enabling</w:t>
            </w:r>
          </w:p>
        </w:tc>
        <w:tc>
          <w:tcPr>
            <w:tcW w:w="0" w:type="auto"/>
            <w:hideMark/>
          </w:tcPr>
          <w:p w14:paraId="0F52C1BB" w14:textId="067A5750" w:rsidR="007A7EF9" w:rsidRPr="00B71B80" w:rsidRDefault="007A7EF9" w:rsidP="00767CC2">
            <w:pPr>
              <w:rPr>
                <w:b/>
                <w:sz w:val="18"/>
                <w:szCs w:val="18"/>
                <w:lang w:val="nl-BE" w:eastAsia="en-GB"/>
              </w:rPr>
            </w:pPr>
            <w:r w:rsidRPr="00767CC2">
              <w:rPr>
                <w:b/>
                <w:bCs/>
                <w:sz w:val="18"/>
                <w:szCs w:val="18"/>
                <w:lang w:val="nl-BE" w:eastAsia="en-GB"/>
              </w:rPr>
              <w:t>4</w:t>
            </w:r>
            <w:r w:rsidR="00B71B80">
              <w:rPr>
                <w:b/>
                <w:bCs/>
                <w:sz w:val="18"/>
                <w:szCs w:val="18"/>
                <w:lang w:val="nl-BE" w:eastAsia="en-GB"/>
              </w:rPr>
              <w:t xml:space="preserve"> </w:t>
            </w:r>
            <w:r w:rsidRPr="00767CC2">
              <w:rPr>
                <w:b/>
                <w:bCs/>
                <w:sz w:val="18"/>
                <w:szCs w:val="18"/>
                <w:lang w:val="nl-BE" w:eastAsia="en-GB"/>
              </w:rPr>
              <w:t>/</w:t>
            </w:r>
            <w:r w:rsidRPr="00767CC2">
              <w:rPr>
                <w:b/>
                <w:bCs/>
                <w:sz w:val="18"/>
                <w:szCs w:val="18"/>
                <w:lang w:val="nl-BE" w:eastAsia="en-GB"/>
              </w:rPr>
              <w:t xml:space="preserve"> High</w:t>
            </w:r>
          </w:p>
        </w:tc>
        <w:tc>
          <w:tcPr>
            <w:tcW w:w="0" w:type="auto"/>
            <w:hideMark/>
          </w:tcPr>
          <w:p w14:paraId="74DED49C" w14:textId="0CC5203A" w:rsidR="007A7EF9" w:rsidRPr="00767CC2" w:rsidRDefault="007A7EF9" w:rsidP="00767CC2">
            <w:pPr>
              <w:rPr>
                <w:sz w:val="18"/>
                <w:szCs w:val="18"/>
                <w:lang w:val="nl-BE" w:eastAsia="en-GB"/>
              </w:rPr>
            </w:pPr>
            <w:r w:rsidRPr="00767CC2">
              <w:rPr>
                <w:b/>
                <w:bCs/>
                <w:sz w:val="18"/>
                <w:szCs w:val="18"/>
                <w:lang w:val="nl-BE" w:eastAsia="en-GB"/>
              </w:rPr>
              <w:t>14–23</w:t>
            </w:r>
            <w:r w:rsidRPr="00767CC2">
              <w:rPr>
                <w:sz w:val="18"/>
                <w:szCs w:val="18"/>
                <w:lang w:val="nl-BE" w:eastAsia="en-GB"/>
              </w:rPr>
              <w:t xml:space="preserve"> </w:t>
            </w:r>
          </w:p>
        </w:tc>
        <w:tc>
          <w:tcPr>
            <w:tcW w:w="0" w:type="auto"/>
            <w:hideMark/>
          </w:tcPr>
          <w:p w14:paraId="4BD37D17" w14:textId="77777777" w:rsidR="007A7EF9" w:rsidRPr="00767CC2" w:rsidRDefault="007A7EF9" w:rsidP="00767CC2">
            <w:pPr>
              <w:rPr>
                <w:sz w:val="18"/>
                <w:szCs w:val="18"/>
                <w:lang w:val="nl-BE" w:eastAsia="en-GB"/>
              </w:rPr>
            </w:pPr>
            <w:r w:rsidRPr="00767CC2">
              <w:rPr>
                <w:sz w:val="18"/>
                <w:szCs w:val="18"/>
                <w:lang w:val="nl-BE" w:eastAsia="en-GB"/>
              </w:rPr>
              <w:t>2026–27 · 2027–28 · 2028–30*</w:t>
            </w:r>
          </w:p>
        </w:tc>
      </w:tr>
    </w:tbl>
    <w:p w14:paraId="0685546D" w14:textId="13FC502F" w:rsidR="00DE05DE" w:rsidRDefault="00DE05DE" w:rsidP="00767CC2">
      <w:pPr>
        <w:rPr>
          <w:lang w:eastAsia="en-GB"/>
        </w:rPr>
      </w:pPr>
    </w:p>
    <w:p w14:paraId="696DEAF0" w14:textId="0D625DFE" w:rsidR="0079149D" w:rsidRPr="0079149D" w:rsidRDefault="0079149D" w:rsidP="00434C96">
      <w:pPr>
        <w:rPr>
          <w:lang w:eastAsia="en-GB"/>
        </w:rPr>
      </w:pPr>
      <w:r w:rsidRPr="0079149D">
        <w:rPr>
          <w:lang w:eastAsia="en-GB"/>
        </w:rPr>
        <w:t>To support implementation planning, the recommendations have been grouped into three prioritisation categories reflecting their feasibility, cost, implementation horizon and strategic role within the access-to-space ecosystem</w:t>
      </w:r>
    </w:p>
    <w:p w14:paraId="3F801069" w14:textId="4071D10E" w:rsidR="00434C96" w:rsidRPr="00434C96" w:rsidRDefault="00434C96" w:rsidP="00434C96">
      <w:pPr>
        <w:rPr>
          <w:b/>
          <w:bCs/>
          <w:lang w:eastAsia="en-GB"/>
        </w:rPr>
      </w:pPr>
      <w:r w:rsidRPr="00434C96">
        <w:rPr>
          <w:b/>
          <w:bCs/>
          <w:lang w:eastAsia="en-GB"/>
        </w:rPr>
        <w:t>Immediate no-regret actions</w:t>
      </w:r>
    </w:p>
    <w:p w14:paraId="287AB0DE" w14:textId="77777777" w:rsidR="00434C96" w:rsidRDefault="00434C96" w:rsidP="00434C96">
      <w:pPr>
        <w:pStyle w:val="bullet10"/>
        <w:rPr>
          <w:lang w:eastAsia="en-GB"/>
        </w:rPr>
      </w:pPr>
      <w:r>
        <w:rPr>
          <w:lang w:eastAsia="en-GB"/>
        </w:rPr>
        <w:t>REC-01 – Coordination mechanism and clearing house</w:t>
      </w:r>
    </w:p>
    <w:p w14:paraId="19837A83" w14:textId="77777777" w:rsidR="00434C96" w:rsidRDefault="00434C96" w:rsidP="00434C96">
      <w:pPr>
        <w:pStyle w:val="bullet10"/>
        <w:rPr>
          <w:lang w:eastAsia="en-GB"/>
        </w:rPr>
      </w:pPr>
      <w:r>
        <w:rPr>
          <w:lang w:eastAsia="en-GB"/>
        </w:rPr>
        <w:t>REC-03 – Anticipate future launch-operations skills needs</w:t>
      </w:r>
    </w:p>
    <w:p w14:paraId="219AFDD2" w14:textId="77777777" w:rsidR="00434C96" w:rsidRDefault="00434C96" w:rsidP="00434C96">
      <w:pPr>
        <w:pStyle w:val="bullet10"/>
        <w:rPr>
          <w:lang w:eastAsia="en-GB"/>
        </w:rPr>
      </w:pPr>
      <w:r>
        <w:rPr>
          <w:lang w:eastAsia="en-GB"/>
        </w:rPr>
        <w:t>REC-05 – Harmonise licensing, range safety and airspace coordination</w:t>
      </w:r>
    </w:p>
    <w:p w14:paraId="01D3811C" w14:textId="4A62FA4C" w:rsidR="00434C96" w:rsidRDefault="00434C96" w:rsidP="00434C96">
      <w:pPr>
        <w:pStyle w:val="bullet10"/>
        <w:rPr>
          <w:lang w:eastAsia="en-GB"/>
        </w:rPr>
      </w:pPr>
      <w:r>
        <w:rPr>
          <w:lang w:eastAsia="en-GB"/>
        </w:rPr>
        <w:t xml:space="preserve">REC-07 – Assess options to reduce CSG concentration </w:t>
      </w:r>
    </w:p>
    <w:p w14:paraId="3B82DC52" w14:textId="113DDF29" w:rsidR="004B33DC" w:rsidRDefault="004B33DC" w:rsidP="004B33DC">
      <w:pPr>
        <w:pStyle w:val="bullet10"/>
        <w:rPr>
          <w:lang w:eastAsia="en-GB"/>
        </w:rPr>
      </w:pPr>
      <w:r>
        <w:rPr>
          <w:lang w:eastAsia="en-GB"/>
        </w:rPr>
        <w:t xml:space="preserve">REC-06 – Apply European preference to institutional launches </w:t>
      </w:r>
    </w:p>
    <w:p w14:paraId="0AF53BE0" w14:textId="3DE9FD70" w:rsidR="00434C96" w:rsidRDefault="00434C96" w:rsidP="00434C96">
      <w:pPr>
        <w:rPr>
          <w:lang w:eastAsia="en-GB"/>
        </w:rPr>
      </w:pPr>
      <w:r>
        <w:rPr>
          <w:lang w:eastAsia="en-GB"/>
        </w:rPr>
        <w:t xml:space="preserve">Those recommendations </w:t>
      </w:r>
      <w:r>
        <w:rPr>
          <w:lang w:eastAsia="en-GB"/>
        </w:rPr>
        <w:t>represent the strongest near-term opportunities for action. These recommendations combine high feasibility scores, relatively limited funding requirements and broad stakeholder acceptability. Together, they establish the governance framework, long-term workforce pipeline, regulatory coordination mechanisms and strategic evidence base needed to support future infrastructure and investment decisions. Collectively, they require approximately €144–223 million of public funding while laying the foundations for the wider access-to-space ecosystem.</w:t>
      </w:r>
    </w:p>
    <w:p w14:paraId="077329BF" w14:textId="3DCB7E03" w:rsidR="00434C96" w:rsidRPr="00434C96" w:rsidRDefault="00434C96" w:rsidP="00434C96">
      <w:pPr>
        <w:rPr>
          <w:b/>
          <w:bCs/>
          <w:lang w:eastAsia="en-GB"/>
        </w:rPr>
      </w:pPr>
      <w:r w:rsidRPr="00434C96">
        <w:rPr>
          <w:b/>
          <w:bCs/>
          <w:lang w:eastAsia="en-GB"/>
        </w:rPr>
        <w:t>Critical resilience investment</w:t>
      </w:r>
    </w:p>
    <w:p w14:paraId="7BF9ABB3" w14:textId="77777777" w:rsidR="00434C96" w:rsidRDefault="00434C96" w:rsidP="00434C96">
      <w:pPr>
        <w:pStyle w:val="bullet10"/>
        <w:rPr>
          <w:lang w:eastAsia="en-GB"/>
        </w:rPr>
      </w:pPr>
      <w:r>
        <w:rPr>
          <w:lang w:eastAsia="en-GB"/>
        </w:rPr>
        <w:t xml:space="preserve">REC-02 – Safeguard European propulsion-test capacity </w:t>
      </w:r>
    </w:p>
    <w:p w14:paraId="12B657D2" w14:textId="321C5403" w:rsidR="00434C96" w:rsidRDefault="00434C96" w:rsidP="00434C96">
      <w:pPr>
        <w:rPr>
          <w:lang w:eastAsia="en-GB"/>
        </w:rPr>
      </w:pPr>
      <w:r>
        <w:rPr>
          <w:lang w:eastAsia="en-GB"/>
        </w:rPr>
        <w:t xml:space="preserve">The recommendation </w:t>
      </w:r>
      <w:r>
        <w:rPr>
          <w:lang w:eastAsia="en-GB"/>
        </w:rPr>
        <w:t>addresses one of the most acute bottlenecks identified in the assessment. By improving access to existing test facilities, relieving oversubscription, increasing resilience around critical assets such as BEAP and the P120C/P160C chain, and supporting targeted modernisation, it directly strengthens Europe's ability to develop, qualify and operate launch systems. Given the criticality of propulsion testing across multiple launcher programmes, this recommendation should be considered a priority resilience investment despite its higher funding requirement.</w:t>
      </w:r>
    </w:p>
    <w:p w14:paraId="418158ED" w14:textId="5A86D8C1" w:rsidR="00434C96" w:rsidRPr="00434C96" w:rsidRDefault="00434C96" w:rsidP="00434C96">
      <w:pPr>
        <w:rPr>
          <w:b/>
          <w:bCs/>
          <w:lang w:eastAsia="en-GB"/>
        </w:rPr>
      </w:pPr>
      <w:r w:rsidRPr="00434C96">
        <w:rPr>
          <w:b/>
          <w:bCs/>
          <w:lang w:eastAsia="en-GB"/>
        </w:rPr>
        <w:t>Strategic ecosystem-enabling measures</w:t>
      </w:r>
    </w:p>
    <w:p w14:paraId="2D6911D1" w14:textId="77777777" w:rsidR="00434C96" w:rsidRDefault="00434C96" w:rsidP="00434C96">
      <w:pPr>
        <w:pStyle w:val="bullet10"/>
        <w:rPr>
          <w:lang w:eastAsia="en-GB"/>
        </w:rPr>
      </w:pPr>
      <w:r>
        <w:rPr>
          <w:lang w:eastAsia="en-GB"/>
        </w:rPr>
        <w:t xml:space="preserve">REC-04 – Phased, targeted support for shared spaceport infrastructure </w:t>
      </w:r>
    </w:p>
    <w:p w14:paraId="65736D77" w14:textId="435AAE3F" w:rsidR="005C0F01" w:rsidRDefault="004B33DC" w:rsidP="005C0F01">
      <w:pPr>
        <w:rPr>
          <w:lang w:eastAsia="en-GB"/>
        </w:rPr>
      </w:pPr>
      <w:r>
        <w:rPr>
          <w:lang w:eastAsia="en-GB"/>
        </w:rPr>
        <w:t xml:space="preserve">It </w:t>
      </w:r>
      <w:r w:rsidR="00434C96">
        <w:rPr>
          <w:lang w:eastAsia="en-GB"/>
        </w:rPr>
        <w:t xml:space="preserve"> </w:t>
      </w:r>
      <w:r w:rsidR="00434C96">
        <w:rPr>
          <w:lang w:eastAsia="en-GB"/>
        </w:rPr>
        <w:t xml:space="preserve">play a complementary role in supporting the long-term development of the European launch ecosystem. </w:t>
      </w:r>
    </w:p>
    <w:p w14:paraId="7E211E46" w14:textId="77777777" w:rsidR="007019B5" w:rsidRPr="009F4405" w:rsidRDefault="007019B5">
      <w:pPr>
        <w:pStyle w:val="Heading2"/>
        <w:rPr>
          <w:lang w:eastAsia="en-GB"/>
        </w:rPr>
      </w:pPr>
      <w:bookmarkStart w:id="194" w:name="_Toc239018295"/>
      <w:r w:rsidRPr="009F4405">
        <w:rPr>
          <w:lang w:eastAsia="en-GB"/>
        </w:rPr>
        <w:t>Ad-hoc trade-off recommendations</w:t>
      </w:r>
      <w:bookmarkEnd w:id="194"/>
    </w:p>
    <w:p w14:paraId="4B6DBAAA" w14:textId="71796230" w:rsidR="007019B5" w:rsidRDefault="007019B5" w:rsidP="002238C5">
      <w:pPr>
        <w:pStyle w:val="EYHeading3"/>
        <w:numPr>
          <w:ilvl w:val="2"/>
          <w:numId w:val="49"/>
        </w:numPr>
        <w:rPr>
          <w:lang w:eastAsia="en-GB"/>
        </w:rPr>
      </w:pPr>
      <w:r w:rsidRPr="009F4405">
        <w:rPr>
          <w:lang w:eastAsia="en-GB"/>
        </w:rPr>
        <w:t xml:space="preserve">Comparative assessment of Norwegian and Swedish </w:t>
      </w:r>
      <w:r w:rsidR="00306700">
        <w:rPr>
          <w:lang w:eastAsia="en-GB"/>
        </w:rPr>
        <w:t>infrastructure</w:t>
      </w:r>
    </w:p>
    <w:p w14:paraId="30EFECF4" w14:textId="77777777" w:rsidR="00926A43" w:rsidRDefault="00C00BCD" w:rsidP="00611506">
      <w:pPr>
        <w:rPr>
          <w:lang w:eastAsia="en-GB"/>
        </w:rPr>
      </w:pPr>
      <w:r w:rsidRPr="00C00BCD">
        <w:rPr>
          <w:lang w:eastAsia="en-GB"/>
        </w:rPr>
        <w:t>Norway and Sweden are compared as a pair because their access</w:t>
      </w:r>
      <w:r w:rsidRPr="00C00BCD">
        <w:rPr>
          <w:rFonts w:ascii="Cambria Math" w:hAnsi="Cambria Math" w:cs="Cambria Math"/>
          <w:lang w:eastAsia="en-GB"/>
        </w:rPr>
        <w:t>‑</w:t>
      </w:r>
      <w:r w:rsidRPr="00C00BCD">
        <w:rPr>
          <w:lang w:eastAsia="en-GB"/>
        </w:rPr>
        <w:t>to</w:t>
      </w:r>
      <w:r w:rsidRPr="00C00BCD">
        <w:rPr>
          <w:rFonts w:ascii="Cambria Math" w:hAnsi="Cambria Math" w:cs="Cambria Math"/>
          <w:lang w:eastAsia="en-GB"/>
        </w:rPr>
        <w:t>‑</w:t>
      </w:r>
      <w:r w:rsidRPr="00C00BCD">
        <w:rPr>
          <w:lang w:eastAsia="en-GB"/>
        </w:rPr>
        <w:t xml:space="preserve">space infrastructure sets occupy the same strategic niche </w:t>
      </w:r>
      <w:r>
        <w:rPr>
          <w:rFonts w:ascii="Calibri" w:hAnsi="Calibri" w:cs="Calibri"/>
          <w:lang w:eastAsia="en-GB"/>
        </w:rPr>
        <w:t xml:space="preserve">(i.e., </w:t>
      </w:r>
      <w:r w:rsidRPr="00C00BCD">
        <w:rPr>
          <w:lang w:eastAsia="en-GB"/>
        </w:rPr>
        <w:t>high</w:t>
      </w:r>
      <w:r w:rsidRPr="00C00BCD">
        <w:rPr>
          <w:rFonts w:ascii="Cambria Math" w:hAnsi="Cambria Math" w:cs="Cambria Math"/>
          <w:lang w:eastAsia="en-GB"/>
        </w:rPr>
        <w:t>‑</w:t>
      </w:r>
      <w:r w:rsidRPr="00C00BCD">
        <w:rPr>
          <w:lang w:eastAsia="en-GB"/>
        </w:rPr>
        <w:t>latitude, polar/SSO</w:t>
      </w:r>
      <w:r w:rsidRPr="00C00BCD">
        <w:rPr>
          <w:rFonts w:ascii="Cambria Math" w:hAnsi="Cambria Math" w:cs="Cambria Math"/>
          <w:lang w:eastAsia="en-GB"/>
        </w:rPr>
        <w:t>‑</w:t>
      </w:r>
      <w:r w:rsidRPr="00C00BCD">
        <w:rPr>
          <w:lang w:eastAsia="en-GB"/>
        </w:rPr>
        <w:t>optimised launch flanked by an Arctic ground</w:t>
      </w:r>
      <w:r w:rsidRPr="00C00BCD">
        <w:rPr>
          <w:rFonts w:ascii="Cambria Math" w:hAnsi="Cambria Math" w:cs="Cambria Math"/>
          <w:lang w:eastAsia="en-GB"/>
        </w:rPr>
        <w:t>‑</w:t>
      </w:r>
      <w:r w:rsidRPr="00C00BCD">
        <w:rPr>
          <w:lang w:eastAsia="en-GB"/>
        </w:rPr>
        <w:t>segment backbone</w:t>
      </w:r>
      <w:r>
        <w:rPr>
          <w:lang w:eastAsia="en-GB"/>
        </w:rPr>
        <w:t>)</w:t>
      </w:r>
      <w:r w:rsidRPr="00C00BCD">
        <w:rPr>
          <w:lang w:eastAsia="en-GB"/>
        </w:rPr>
        <w:t xml:space="preserve"> and because they sit either side of the study's EU</w:t>
      </w:r>
      <w:r w:rsidRPr="00C00BCD">
        <w:rPr>
          <w:rFonts w:ascii="Cambria Math" w:hAnsi="Cambria Math" w:cs="Cambria Math"/>
          <w:lang w:eastAsia="en-GB"/>
        </w:rPr>
        <w:t>‑</w:t>
      </w:r>
      <w:r w:rsidRPr="00C00BCD">
        <w:rPr>
          <w:lang w:eastAsia="en-GB"/>
        </w:rPr>
        <w:t>core / broader</w:t>
      </w:r>
      <w:r w:rsidRPr="00C00BCD">
        <w:rPr>
          <w:rFonts w:ascii="Cambria Math" w:hAnsi="Cambria Math" w:cs="Cambria Math"/>
          <w:lang w:eastAsia="en-GB"/>
        </w:rPr>
        <w:t>‑</w:t>
      </w:r>
      <w:r w:rsidRPr="00C00BCD">
        <w:rPr>
          <w:lang w:eastAsia="en-GB"/>
        </w:rPr>
        <w:t>Europe boundary: Sweden's assets are EU, Norway's fall in the broader</w:t>
      </w:r>
      <w:r w:rsidRPr="00C00BCD">
        <w:rPr>
          <w:rFonts w:ascii="Cambria Math" w:hAnsi="Cambria Math" w:cs="Cambria Math"/>
          <w:lang w:eastAsia="en-GB"/>
        </w:rPr>
        <w:t>‑</w:t>
      </w:r>
      <w:r w:rsidRPr="00C00BCD">
        <w:rPr>
          <w:lang w:eastAsia="en-GB"/>
        </w:rPr>
        <w:t>Europe layer, yet both are load</w:t>
      </w:r>
      <w:r w:rsidRPr="00C00BCD">
        <w:rPr>
          <w:rFonts w:ascii="Cambria Math" w:hAnsi="Cambria Math" w:cs="Cambria Math"/>
          <w:lang w:eastAsia="en-GB"/>
        </w:rPr>
        <w:t>‑</w:t>
      </w:r>
      <w:r w:rsidRPr="00C00BCD">
        <w:rPr>
          <w:lang w:eastAsia="en-GB"/>
        </w:rPr>
        <w:t>bearing for Europe's diversification logic. The finding is not that one country outperforms the other, but that their infrastructure sets address different parts of the diversification problem and are best treated as functionally differentiated complements within a single northern layer. Importantly, the comparison is not only about the two spaceports: the testing, TT&amp;C, operations, transport and SSA layers behind them differ as much as the pads, and it is those layers that determine how resilient and autonomous the northern layer actually is.</w:t>
      </w:r>
    </w:p>
    <w:p w14:paraId="4CE7BF4B" w14:textId="061363FF" w:rsidR="00611506" w:rsidRPr="00D67BCC" w:rsidRDefault="00D67BCC" w:rsidP="00611506">
      <w:pPr>
        <w:rPr>
          <w:b/>
          <w:bCs/>
          <w:lang w:eastAsia="en-GB"/>
        </w:rPr>
      </w:pPr>
      <w:r w:rsidRPr="00D67BCC">
        <w:rPr>
          <w:b/>
          <w:bCs/>
          <w:lang w:eastAsia="en-GB"/>
        </w:rPr>
        <w:t>Infrastructure inventory</w:t>
      </w:r>
    </w:p>
    <w:p w14:paraId="7F9D21E5" w14:textId="5FA4F019" w:rsidR="00611506" w:rsidRDefault="00523B82" w:rsidP="00611506">
      <w:pPr>
        <w:rPr>
          <w:lang w:eastAsia="en-GB"/>
        </w:rPr>
      </w:pPr>
      <w:r w:rsidRPr="00523B82">
        <w:rPr>
          <w:lang w:eastAsia="en-GB"/>
        </w:rPr>
        <w:t xml:space="preserve">The table </w:t>
      </w:r>
      <w:r>
        <w:rPr>
          <w:lang w:eastAsia="en-GB"/>
        </w:rPr>
        <w:t xml:space="preserve">below </w:t>
      </w:r>
      <w:r w:rsidRPr="00523B82">
        <w:rPr>
          <w:lang w:eastAsia="en-GB"/>
        </w:rPr>
        <w:t>maps the launch</w:t>
      </w:r>
      <w:r w:rsidRPr="00523B82">
        <w:rPr>
          <w:rFonts w:ascii="Cambria Math" w:hAnsi="Cambria Math" w:cs="Cambria Math"/>
          <w:lang w:eastAsia="en-GB"/>
        </w:rPr>
        <w:t>‑</w:t>
      </w:r>
      <w:r w:rsidRPr="00523B82">
        <w:rPr>
          <w:lang w:eastAsia="en-GB"/>
        </w:rPr>
        <w:t>chain</w:t>
      </w:r>
      <w:r w:rsidRPr="00523B82">
        <w:rPr>
          <w:rFonts w:ascii="Cambria Math" w:hAnsi="Cambria Math" w:cs="Cambria Math"/>
          <w:lang w:eastAsia="en-GB"/>
        </w:rPr>
        <w:t>‑</w:t>
      </w:r>
      <w:r w:rsidRPr="00523B82">
        <w:rPr>
          <w:lang w:eastAsia="en-GB"/>
        </w:rPr>
        <w:t>relevant infrastructure of each country across the six top</w:t>
      </w:r>
      <w:r w:rsidRPr="00523B82">
        <w:rPr>
          <w:rFonts w:ascii="Cambria Math" w:hAnsi="Cambria Math" w:cs="Cambria Math"/>
          <w:lang w:eastAsia="en-GB"/>
        </w:rPr>
        <w:t>‑</w:t>
      </w:r>
      <w:r w:rsidRPr="00523B82">
        <w:rPr>
          <w:lang w:eastAsia="en-GB"/>
        </w:rPr>
        <w:t xml:space="preserve">priority categories. </w:t>
      </w:r>
    </w:p>
    <w:tbl>
      <w:tblPr>
        <w:tblStyle w:val="CV2"/>
        <w:tblW w:w="0" w:type="auto"/>
        <w:tblCellMar>
          <w:top w:w="57" w:type="dxa"/>
          <w:bottom w:w="57" w:type="dxa"/>
        </w:tblCellMar>
        <w:tblLook w:val="04A0" w:firstRow="1" w:lastRow="0" w:firstColumn="1" w:lastColumn="0" w:noHBand="0" w:noVBand="1"/>
      </w:tblPr>
      <w:tblGrid>
        <w:gridCol w:w="1682"/>
        <w:gridCol w:w="4041"/>
        <w:gridCol w:w="3915"/>
      </w:tblGrid>
      <w:tr w:rsidR="00A6454B" w:rsidRPr="00A6454B" w14:paraId="346F357D" w14:textId="77777777" w:rsidTr="00A6454B">
        <w:trPr>
          <w:cnfStyle w:val="100000000000" w:firstRow="1" w:lastRow="0" w:firstColumn="0" w:lastColumn="0" w:oddVBand="0" w:evenVBand="0" w:oddHBand="0" w:evenHBand="0" w:firstRowFirstColumn="0" w:firstRowLastColumn="0" w:lastRowFirstColumn="0" w:lastRowLastColumn="0"/>
        </w:trPr>
        <w:tc>
          <w:tcPr>
            <w:cnfStyle w:val="000000000100" w:firstRow="0" w:lastRow="0" w:firstColumn="0" w:lastColumn="0" w:oddVBand="0" w:evenVBand="0" w:oddHBand="0" w:evenHBand="0" w:firstRowFirstColumn="1" w:firstRowLastColumn="0" w:lastRowFirstColumn="0" w:lastRowLastColumn="0"/>
            <w:tcW w:w="0" w:type="auto"/>
            <w:hideMark/>
          </w:tcPr>
          <w:p w14:paraId="31CF1665" w14:textId="77777777" w:rsidR="00A6454B" w:rsidRPr="00A6454B" w:rsidRDefault="00A6454B" w:rsidP="00A6454B">
            <w:pPr>
              <w:spacing w:after="0"/>
              <w:jc w:val="left"/>
              <w:rPr>
                <w:b/>
                <w:sz w:val="18"/>
                <w:szCs w:val="28"/>
                <w:lang w:val="nl-BE" w:eastAsia="en-GB"/>
              </w:rPr>
            </w:pPr>
            <w:r w:rsidRPr="00A6454B">
              <w:rPr>
                <w:b/>
                <w:sz w:val="18"/>
                <w:szCs w:val="28"/>
                <w:lang w:val="nl-BE" w:eastAsia="en-GB"/>
              </w:rPr>
              <w:t>Infrastructure type</w:t>
            </w:r>
          </w:p>
        </w:tc>
        <w:tc>
          <w:tcPr>
            <w:tcW w:w="0" w:type="auto"/>
            <w:hideMark/>
          </w:tcPr>
          <w:p w14:paraId="709AED0A" w14:textId="5BC6320E" w:rsidR="00A6454B" w:rsidRPr="00A6454B" w:rsidRDefault="00A6454B" w:rsidP="00A6454B">
            <w:pPr>
              <w:spacing w:after="0"/>
              <w:jc w:val="left"/>
              <w:cnfStyle w:val="100000000000" w:firstRow="1" w:lastRow="0" w:firstColumn="0" w:lastColumn="0" w:oddVBand="0" w:evenVBand="0" w:oddHBand="0" w:evenHBand="0" w:firstRowFirstColumn="0" w:firstRowLastColumn="0" w:lastRowFirstColumn="0" w:lastRowLastColumn="0"/>
              <w:rPr>
                <w:b/>
                <w:sz w:val="18"/>
                <w:szCs w:val="28"/>
                <w:lang w:val="nl-BE" w:eastAsia="en-GB"/>
              </w:rPr>
            </w:pPr>
            <w:r w:rsidRPr="00A6454B">
              <w:rPr>
                <w:b/>
                <w:sz w:val="18"/>
                <w:szCs w:val="28"/>
                <w:lang w:val="nl-BE" w:eastAsia="en-GB"/>
              </w:rPr>
              <w:t>Norway</w:t>
            </w:r>
          </w:p>
        </w:tc>
        <w:tc>
          <w:tcPr>
            <w:tcW w:w="0" w:type="auto"/>
            <w:hideMark/>
          </w:tcPr>
          <w:p w14:paraId="02849C5C" w14:textId="54F18D50" w:rsidR="00A6454B" w:rsidRPr="00A6454B" w:rsidRDefault="00A6454B" w:rsidP="00A6454B">
            <w:pPr>
              <w:spacing w:after="0"/>
              <w:jc w:val="left"/>
              <w:cnfStyle w:val="100000000000" w:firstRow="1" w:lastRow="0" w:firstColumn="0" w:lastColumn="0" w:oddVBand="0" w:evenVBand="0" w:oddHBand="0" w:evenHBand="0" w:firstRowFirstColumn="0" w:firstRowLastColumn="0" w:lastRowFirstColumn="0" w:lastRowLastColumn="0"/>
              <w:rPr>
                <w:b/>
                <w:sz w:val="18"/>
                <w:szCs w:val="28"/>
                <w:lang w:val="nl-BE" w:eastAsia="en-GB"/>
              </w:rPr>
            </w:pPr>
            <w:r w:rsidRPr="00A6454B">
              <w:rPr>
                <w:b/>
                <w:sz w:val="18"/>
                <w:szCs w:val="28"/>
                <w:lang w:val="nl-BE" w:eastAsia="en-GB"/>
              </w:rPr>
              <w:t>Sweden</w:t>
            </w:r>
          </w:p>
        </w:tc>
      </w:tr>
      <w:tr w:rsidR="00A6454B" w:rsidRPr="00A6454B" w14:paraId="60478EF8" w14:textId="77777777" w:rsidTr="00A6454B">
        <w:tc>
          <w:tcPr>
            <w:tcW w:w="0" w:type="auto"/>
            <w:shd w:val="clear" w:color="auto" w:fill="F2F2F2" w:themeFill="text2" w:themeFillShade="F2"/>
            <w:hideMark/>
          </w:tcPr>
          <w:p w14:paraId="2963BB81" w14:textId="77777777" w:rsidR="00A6454B" w:rsidRPr="00A6454B" w:rsidRDefault="00A6454B" w:rsidP="00A6454B">
            <w:pPr>
              <w:spacing w:after="0"/>
              <w:jc w:val="left"/>
              <w:rPr>
                <w:sz w:val="18"/>
                <w:szCs w:val="28"/>
                <w:lang w:val="nl-BE" w:eastAsia="en-GB"/>
              </w:rPr>
            </w:pPr>
            <w:r w:rsidRPr="00A6454B">
              <w:rPr>
                <w:b/>
                <w:bCs/>
                <w:sz w:val="18"/>
                <w:szCs w:val="28"/>
                <w:lang w:val="nl-BE" w:eastAsia="en-GB"/>
              </w:rPr>
              <w:lastRenderedPageBreak/>
              <w:t>Launch facility</w:t>
            </w:r>
          </w:p>
        </w:tc>
        <w:tc>
          <w:tcPr>
            <w:tcW w:w="0" w:type="auto"/>
            <w:hideMark/>
          </w:tcPr>
          <w:p w14:paraId="2E65D9D0" w14:textId="77777777" w:rsidR="0005667C" w:rsidRDefault="00A6454B" w:rsidP="00A6454B">
            <w:pPr>
              <w:spacing w:after="0"/>
              <w:jc w:val="left"/>
              <w:rPr>
                <w:sz w:val="18"/>
                <w:szCs w:val="28"/>
                <w:lang w:val="en-US" w:eastAsia="en-GB"/>
              </w:rPr>
            </w:pPr>
            <w:r w:rsidRPr="00A6454B">
              <w:rPr>
                <w:b/>
                <w:bCs/>
                <w:sz w:val="18"/>
                <w:szCs w:val="28"/>
                <w:lang w:val="en-US" w:eastAsia="en-GB"/>
              </w:rPr>
              <w:t>Andøya Spaceport</w:t>
            </w:r>
            <w:r w:rsidRPr="00A6454B">
              <w:rPr>
                <w:sz w:val="18"/>
                <w:szCs w:val="28"/>
                <w:lang w:val="en-US" w:eastAsia="en-GB"/>
              </w:rPr>
              <w:t xml:space="preserve">, Nordmela (~69°N) </w:t>
            </w:r>
          </w:p>
          <w:p w14:paraId="648C4A85" w14:textId="77777777" w:rsidR="0005667C" w:rsidRPr="00910BA2" w:rsidRDefault="00A6454B" w:rsidP="00FB682E">
            <w:pPr>
              <w:pStyle w:val="bullet10"/>
              <w:jc w:val="left"/>
              <w:rPr>
                <w:sz w:val="18"/>
                <w:szCs w:val="28"/>
                <w:lang w:val="en-US" w:eastAsia="en-GB"/>
              </w:rPr>
            </w:pPr>
            <w:r w:rsidRPr="00910BA2">
              <w:rPr>
                <w:sz w:val="18"/>
                <w:szCs w:val="28"/>
                <w:lang w:val="en-US" w:eastAsia="en-GB"/>
              </w:rPr>
              <w:t>Pad A operational (Isar Spectrum, 20</w:t>
            </w:r>
            <w:r w:rsidRPr="00910BA2">
              <w:rPr>
                <w:sz w:val="18"/>
                <w:szCs w:val="28"/>
                <w:lang w:val="en-US" w:eastAsia="en-GB"/>
              </w:rPr>
              <w:noBreakHyphen/>
              <w:t xml:space="preserve">yr exclusive); </w:t>
            </w:r>
          </w:p>
          <w:p w14:paraId="1313DCED" w14:textId="77777777" w:rsidR="0005667C" w:rsidRPr="00910BA2" w:rsidRDefault="00A6454B" w:rsidP="00FB682E">
            <w:pPr>
              <w:pStyle w:val="bullet10"/>
              <w:jc w:val="left"/>
              <w:rPr>
                <w:sz w:val="18"/>
                <w:szCs w:val="28"/>
                <w:lang w:val="en-US" w:eastAsia="en-GB"/>
              </w:rPr>
            </w:pPr>
            <w:r w:rsidRPr="00910BA2">
              <w:rPr>
                <w:sz w:val="18"/>
                <w:szCs w:val="28"/>
                <w:lang w:val="en-US" w:eastAsia="en-GB"/>
              </w:rPr>
              <w:t>Pad B ~2028 (2nd</w:t>
            </w:r>
            <w:r w:rsidRPr="00910BA2">
              <w:rPr>
                <w:sz w:val="18"/>
                <w:szCs w:val="28"/>
                <w:lang w:val="en-US" w:eastAsia="en-GB"/>
              </w:rPr>
              <w:noBreakHyphen/>
              <w:t>customer</w:t>
            </w:r>
            <w:r w:rsidRPr="00910BA2">
              <w:rPr>
                <w:sz w:val="18"/>
                <w:szCs w:val="28"/>
                <w:lang w:val="en-US" w:eastAsia="en-GB"/>
              </w:rPr>
              <w:noBreakHyphen/>
              <w:t xml:space="preserve">conditional); </w:t>
            </w:r>
          </w:p>
          <w:p w14:paraId="6A4DA1A9" w14:textId="77777777" w:rsidR="0005667C" w:rsidRPr="00910BA2" w:rsidRDefault="00A6454B" w:rsidP="00FB682E">
            <w:pPr>
              <w:pStyle w:val="bullet10"/>
              <w:jc w:val="left"/>
              <w:rPr>
                <w:sz w:val="18"/>
                <w:szCs w:val="28"/>
                <w:lang w:val="en-US" w:eastAsia="en-GB"/>
              </w:rPr>
            </w:pPr>
            <w:r w:rsidRPr="00910BA2">
              <w:rPr>
                <w:sz w:val="18"/>
                <w:szCs w:val="28"/>
                <w:lang w:val="en-US" w:eastAsia="en-GB"/>
              </w:rPr>
              <w:t xml:space="preserve">Pad C concept; </w:t>
            </w:r>
          </w:p>
          <w:p w14:paraId="721D0C17" w14:textId="625DD792" w:rsidR="00A6454B" w:rsidRPr="008624CC" w:rsidRDefault="00A6454B" w:rsidP="00FB682E">
            <w:pPr>
              <w:pStyle w:val="bullet10"/>
              <w:jc w:val="left"/>
              <w:rPr>
                <w:sz w:val="18"/>
                <w:szCs w:val="28"/>
                <w:lang w:val="en-US" w:eastAsia="en-GB"/>
              </w:rPr>
            </w:pPr>
            <w:r w:rsidRPr="00910BA2">
              <w:rPr>
                <w:sz w:val="18"/>
                <w:szCs w:val="28"/>
                <w:lang w:val="en-US" w:eastAsia="en-GB"/>
              </w:rPr>
              <w:t xml:space="preserve">up to ~1,500 kg to </w:t>
            </w:r>
            <w:r w:rsidR="000159E6">
              <w:rPr>
                <w:sz w:val="18"/>
                <w:szCs w:val="28"/>
                <w:lang w:val="en-US" w:eastAsia="en-GB"/>
              </w:rPr>
              <w:t>polar/</w:t>
            </w:r>
            <w:r w:rsidRPr="00910BA2">
              <w:rPr>
                <w:sz w:val="18"/>
                <w:szCs w:val="28"/>
                <w:lang w:val="en-US" w:eastAsia="en-GB"/>
              </w:rPr>
              <w:t>SSO, 90°–110.6°, up to ~30 missions/yr at full build.</w:t>
            </w:r>
          </w:p>
        </w:tc>
        <w:tc>
          <w:tcPr>
            <w:tcW w:w="0" w:type="auto"/>
            <w:hideMark/>
          </w:tcPr>
          <w:p w14:paraId="3A0FDBE5" w14:textId="77777777" w:rsidR="0005667C" w:rsidRDefault="00A6454B" w:rsidP="00A6454B">
            <w:pPr>
              <w:spacing w:after="0"/>
              <w:jc w:val="left"/>
              <w:rPr>
                <w:sz w:val="18"/>
                <w:szCs w:val="28"/>
                <w:lang w:val="en-US" w:eastAsia="en-GB"/>
              </w:rPr>
            </w:pPr>
            <w:r w:rsidRPr="00A6454B">
              <w:rPr>
                <w:b/>
                <w:bCs/>
                <w:sz w:val="18"/>
                <w:szCs w:val="28"/>
                <w:lang w:val="en-US" w:eastAsia="en-GB"/>
              </w:rPr>
              <w:t>Esrange Space Center</w:t>
            </w:r>
            <w:r w:rsidRPr="00A6454B">
              <w:rPr>
                <w:sz w:val="18"/>
                <w:szCs w:val="28"/>
                <w:lang w:val="en-US" w:eastAsia="en-GB"/>
              </w:rPr>
              <w:t>, Kiruna (~68°N) —</w:t>
            </w:r>
          </w:p>
          <w:p w14:paraId="0B771F71" w14:textId="051289E1" w:rsidR="003C30BE" w:rsidRPr="003C30BE" w:rsidRDefault="00A6454B" w:rsidP="00FB682E">
            <w:pPr>
              <w:pStyle w:val="bullet10"/>
              <w:jc w:val="left"/>
              <w:rPr>
                <w:sz w:val="18"/>
                <w:szCs w:val="28"/>
                <w:lang w:val="en-US" w:eastAsia="en-GB"/>
              </w:rPr>
            </w:pPr>
            <w:r w:rsidRPr="00910BA2">
              <w:rPr>
                <w:sz w:val="18"/>
                <w:szCs w:val="28"/>
                <w:lang w:val="en-US" w:eastAsia="en-GB"/>
              </w:rPr>
              <w:t>LC</w:t>
            </w:r>
            <w:r w:rsidRPr="00910BA2">
              <w:rPr>
                <w:sz w:val="18"/>
                <w:szCs w:val="28"/>
                <w:lang w:val="en-US" w:eastAsia="en-GB"/>
              </w:rPr>
              <w:noBreakHyphen/>
              <w:t>3 (pads 3A/3B/3C)</w:t>
            </w:r>
            <w:r w:rsidR="00FD366E" w:rsidRPr="00FD366E">
              <w:rPr>
                <w:sz w:val="18"/>
                <w:szCs w:val="28"/>
                <w:lang w:val="en-US" w:eastAsia="en-GB"/>
              </w:rPr>
              <w:t>; first orbital (</w:t>
            </w:r>
            <w:r w:rsidR="00FD366E" w:rsidRPr="00F035B3">
              <w:rPr>
                <w:b/>
                <w:bCs/>
                <w:sz w:val="18"/>
                <w:szCs w:val="28"/>
                <w:lang w:val="en-US" w:eastAsia="en-GB"/>
              </w:rPr>
              <w:t>Firefly Alpha</w:t>
            </w:r>
            <w:r w:rsidR="00FD366E" w:rsidRPr="00FD366E">
              <w:rPr>
                <w:sz w:val="18"/>
                <w:szCs w:val="28"/>
                <w:lang w:val="en-US" w:eastAsia="en-GB"/>
              </w:rPr>
              <w:t>) targeted 2028</w:t>
            </w:r>
            <w:r w:rsidR="003C30BE">
              <w:rPr>
                <w:sz w:val="18"/>
                <w:szCs w:val="28"/>
                <w:lang w:val="en-US" w:eastAsia="en-GB"/>
              </w:rPr>
              <w:t>.</w:t>
            </w:r>
            <w:r w:rsidR="000D27AE">
              <w:rPr>
                <w:sz w:val="18"/>
                <w:szCs w:val="28"/>
                <w:lang w:val="en-US" w:eastAsia="en-GB"/>
              </w:rPr>
              <w:t xml:space="preserve"> </w:t>
            </w:r>
            <w:r w:rsidR="000D27AE" w:rsidRPr="000D27AE">
              <w:rPr>
                <w:sz w:val="18"/>
                <w:szCs w:val="28"/>
                <w:lang w:val="en-US" w:eastAsia="en-GB"/>
              </w:rPr>
              <w:t>3A for small launchers (1.5 t TNT</w:t>
            </w:r>
            <w:r w:rsidR="000D27AE" w:rsidRPr="000D27AE">
              <w:rPr>
                <w:rFonts w:ascii="Cambria Math" w:hAnsi="Cambria Math" w:cs="Cambria Math"/>
                <w:sz w:val="18"/>
                <w:szCs w:val="28"/>
                <w:lang w:val="en-US" w:eastAsia="en-GB"/>
              </w:rPr>
              <w:t>‑</w:t>
            </w:r>
            <w:r w:rsidR="000D27AE" w:rsidRPr="000D27AE">
              <w:rPr>
                <w:sz w:val="18"/>
                <w:szCs w:val="28"/>
                <w:lang w:val="en-US" w:eastAsia="en-GB"/>
              </w:rPr>
              <w:t>eq.), 3B for small</w:t>
            </w:r>
            <w:r w:rsidR="000D27AE" w:rsidRPr="000D27AE">
              <w:rPr>
                <w:rFonts w:ascii="Cambria Math" w:hAnsi="Cambria Math" w:cs="Cambria Math"/>
                <w:sz w:val="18"/>
                <w:szCs w:val="28"/>
                <w:lang w:val="en-US" w:eastAsia="en-GB"/>
              </w:rPr>
              <w:t>‑</w:t>
            </w:r>
            <w:r w:rsidR="000D27AE" w:rsidRPr="000D27AE">
              <w:rPr>
                <w:sz w:val="18"/>
                <w:szCs w:val="28"/>
                <w:lang w:val="en-US" w:eastAsia="en-GB"/>
              </w:rPr>
              <w:t>to</w:t>
            </w:r>
            <w:r w:rsidR="000D27AE" w:rsidRPr="000D27AE">
              <w:rPr>
                <w:rFonts w:ascii="Cambria Math" w:hAnsi="Cambria Math" w:cs="Cambria Math"/>
                <w:sz w:val="18"/>
                <w:szCs w:val="28"/>
                <w:lang w:val="en-US" w:eastAsia="en-GB"/>
              </w:rPr>
              <w:t>‑</w:t>
            </w:r>
            <w:r w:rsidR="000D27AE" w:rsidRPr="000D27AE">
              <w:rPr>
                <w:sz w:val="18"/>
                <w:szCs w:val="28"/>
                <w:lang w:val="en-US" w:eastAsia="en-GB"/>
              </w:rPr>
              <w:t>medium reusable/lander hop and landing testing (3 t), 3C for medium orbital launchers (15 t), developed for Firefly Alpha.</w:t>
            </w:r>
          </w:p>
          <w:p w14:paraId="5F65D274" w14:textId="5C919B86" w:rsidR="00A6454B" w:rsidRPr="00A6454B" w:rsidRDefault="000159E6" w:rsidP="00FB682E">
            <w:pPr>
              <w:pStyle w:val="bullet10"/>
              <w:jc w:val="left"/>
              <w:rPr>
                <w:lang w:val="en-US" w:eastAsia="en-GB"/>
              </w:rPr>
            </w:pPr>
            <w:r>
              <w:rPr>
                <w:sz w:val="18"/>
                <w:szCs w:val="28"/>
                <w:lang w:val="en-US" w:eastAsia="en-GB"/>
              </w:rPr>
              <w:t xml:space="preserve">Up to </w:t>
            </w:r>
            <w:r w:rsidR="006F6480" w:rsidRPr="00910BA2">
              <w:rPr>
                <w:sz w:val="18"/>
                <w:szCs w:val="28"/>
                <w:lang w:val="en-US" w:eastAsia="en-GB"/>
              </w:rPr>
              <w:t>~</w:t>
            </w:r>
            <w:r>
              <w:rPr>
                <w:sz w:val="18"/>
                <w:szCs w:val="28"/>
                <w:lang w:val="en-US" w:eastAsia="en-GB"/>
              </w:rPr>
              <w:t>1</w:t>
            </w:r>
            <w:r w:rsidR="006F6480">
              <w:rPr>
                <w:sz w:val="18"/>
                <w:szCs w:val="28"/>
                <w:lang w:val="en-US" w:eastAsia="en-GB"/>
              </w:rPr>
              <w:t xml:space="preserve">,030 kg to </w:t>
            </w:r>
            <w:r w:rsidR="00A6454B" w:rsidRPr="00910BA2">
              <w:rPr>
                <w:sz w:val="18"/>
                <w:szCs w:val="28"/>
                <w:lang w:val="en-US" w:eastAsia="en-GB"/>
              </w:rPr>
              <w:t>polar/SSO 82.6°–104°; Layered on 60 yrs of sounding</w:t>
            </w:r>
            <w:r w:rsidR="00A6454B" w:rsidRPr="00910BA2">
              <w:rPr>
                <w:sz w:val="18"/>
                <w:szCs w:val="28"/>
                <w:lang w:val="en-US" w:eastAsia="en-GB"/>
              </w:rPr>
              <w:noBreakHyphen/>
              <w:t xml:space="preserve">rocket </w:t>
            </w:r>
            <w:r w:rsidR="003B2F78">
              <w:rPr>
                <w:sz w:val="18"/>
                <w:szCs w:val="28"/>
                <w:lang w:val="en-US" w:eastAsia="en-GB"/>
              </w:rPr>
              <w:t>experience</w:t>
            </w:r>
          </w:p>
        </w:tc>
      </w:tr>
      <w:tr w:rsidR="00A6454B" w:rsidRPr="00A6454B" w14:paraId="61E5A1E5" w14:textId="77777777" w:rsidTr="00A6454B">
        <w:tc>
          <w:tcPr>
            <w:tcW w:w="0" w:type="auto"/>
            <w:shd w:val="clear" w:color="auto" w:fill="F2F2F2" w:themeFill="text2" w:themeFillShade="F2"/>
            <w:hideMark/>
          </w:tcPr>
          <w:p w14:paraId="3444B056" w14:textId="77777777" w:rsidR="00A6454B" w:rsidRPr="00A6454B" w:rsidRDefault="00A6454B" w:rsidP="00A6454B">
            <w:pPr>
              <w:spacing w:after="0"/>
              <w:jc w:val="left"/>
              <w:rPr>
                <w:sz w:val="18"/>
                <w:szCs w:val="28"/>
                <w:lang w:val="nl-BE" w:eastAsia="en-GB"/>
              </w:rPr>
            </w:pPr>
            <w:r w:rsidRPr="00A6454B">
              <w:rPr>
                <w:b/>
                <w:bCs/>
                <w:sz w:val="18"/>
                <w:szCs w:val="28"/>
                <w:lang w:val="nl-BE" w:eastAsia="en-GB"/>
              </w:rPr>
              <w:t>Testing centre</w:t>
            </w:r>
          </w:p>
        </w:tc>
        <w:tc>
          <w:tcPr>
            <w:tcW w:w="0" w:type="auto"/>
            <w:hideMark/>
          </w:tcPr>
          <w:p w14:paraId="4A2DB0D4" w14:textId="242C3B9A" w:rsidR="00A6454B" w:rsidRPr="00917A9B" w:rsidRDefault="00A6454B" w:rsidP="00A6454B">
            <w:pPr>
              <w:spacing w:after="0"/>
              <w:jc w:val="left"/>
              <w:rPr>
                <w:sz w:val="18"/>
                <w:szCs w:val="28"/>
                <w:lang w:val="en-US" w:eastAsia="en-GB"/>
              </w:rPr>
            </w:pPr>
            <w:r w:rsidRPr="00A6454B">
              <w:rPr>
                <w:b/>
                <w:bCs/>
                <w:sz w:val="18"/>
                <w:szCs w:val="28"/>
                <w:lang w:val="en-US" w:eastAsia="en-GB"/>
              </w:rPr>
              <w:t>Nammo Raufoss</w:t>
            </w:r>
            <w:r w:rsidRPr="00A6454B">
              <w:rPr>
                <w:sz w:val="18"/>
                <w:szCs w:val="28"/>
                <w:lang w:val="en-US" w:eastAsia="en-GB"/>
              </w:rPr>
              <w:t xml:space="preserve"> — </w:t>
            </w:r>
            <w:r w:rsidR="00917A9B" w:rsidRPr="00917A9B">
              <w:rPr>
                <w:sz w:val="18"/>
                <w:szCs w:val="28"/>
                <w:lang w:val="en-US" w:eastAsia="en-GB"/>
              </w:rPr>
              <w:t>green (H₂O₂/hybrid) propulsion; 220 N thruster qualified for the Vega</w:t>
            </w:r>
            <w:r w:rsidR="00917A9B" w:rsidRPr="00917A9B">
              <w:rPr>
                <w:rFonts w:ascii="Cambria Math" w:hAnsi="Cambria Math" w:cs="Cambria Math"/>
                <w:sz w:val="18"/>
                <w:szCs w:val="28"/>
                <w:lang w:val="en-US" w:eastAsia="en-GB"/>
              </w:rPr>
              <w:t>‑</w:t>
            </w:r>
            <w:r w:rsidR="00917A9B" w:rsidRPr="00917A9B">
              <w:rPr>
                <w:sz w:val="18"/>
                <w:szCs w:val="28"/>
                <w:lang w:val="en-US" w:eastAsia="en-GB"/>
              </w:rPr>
              <w:t>C AVUM+ roll/attitude</w:t>
            </w:r>
            <w:r w:rsidR="00917A9B" w:rsidRPr="00917A9B">
              <w:rPr>
                <w:rFonts w:ascii="Cambria Math" w:hAnsi="Cambria Math" w:cs="Cambria Math"/>
                <w:sz w:val="18"/>
                <w:szCs w:val="28"/>
                <w:lang w:val="en-US" w:eastAsia="en-GB"/>
              </w:rPr>
              <w:t>‑</w:t>
            </w:r>
            <w:r w:rsidR="00917A9B" w:rsidRPr="00917A9B">
              <w:rPr>
                <w:sz w:val="18"/>
                <w:szCs w:val="28"/>
                <w:lang w:val="en-US" w:eastAsia="en-GB"/>
              </w:rPr>
              <w:t>control system; 30 kN hybrid</w:t>
            </w:r>
            <w:r w:rsidR="00917A9B" w:rsidRPr="00917A9B">
              <w:rPr>
                <w:rFonts w:ascii="Cambria Math" w:hAnsi="Cambria Math" w:cs="Cambria Math"/>
                <w:sz w:val="18"/>
                <w:szCs w:val="28"/>
                <w:lang w:val="en-US" w:eastAsia="en-GB"/>
              </w:rPr>
              <w:t>‑</w:t>
            </w:r>
            <w:r w:rsidR="00917A9B" w:rsidRPr="00917A9B">
              <w:rPr>
                <w:sz w:val="18"/>
                <w:szCs w:val="28"/>
                <w:lang w:val="en-US" w:eastAsia="en-GB"/>
              </w:rPr>
              <w:t>motor line; ~40,000 L H</w:t>
            </w:r>
            <w:r w:rsidR="00917A9B" w:rsidRPr="00917A9B">
              <w:rPr>
                <w:rFonts w:ascii="Calibri" w:hAnsi="Calibri" w:cs="Calibri"/>
                <w:sz w:val="18"/>
                <w:szCs w:val="28"/>
                <w:lang w:val="en-US" w:eastAsia="en-GB"/>
              </w:rPr>
              <w:t>₂</w:t>
            </w:r>
            <w:r w:rsidR="00917A9B" w:rsidRPr="00917A9B">
              <w:rPr>
                <w:sz w:val="18"/>
                <w:szCs w:val="28"/>
                <w:lang w:val="en-US" w:eastAsia="en-GB"/>
              </w:rPr>
              <w:t>O</w:t>
            </w:r>
            <w:r w:rsidR="00917A9B" w:rsidRPr="00917A9B">
              <w:rPr>
                <w:rFonts w:ascii="Calibri" w:hAnsi="Calibri" w:cs="Calibri"/>
                <w:sz w:val="18"/>
                <w:szCs w:val="28"/>
                <w:lang w:val="en-US" w:eastAsia="en-GB"/>
              </w:rPr>
              <w:t>₂</w:t>
            </w:r>
            <w:r w:rsidR="00917A9B" w:rsidRPr="00917A9B">
              <w:rPr>
                <w:sz w:val="18"/>
                <w:szCs w:val="28"/>
                <w:lang w:val="en-US" w:eastAsia="en-GB"/>
              </w:rPr>
              <w:t xml:space="preserve"> on</w:t>
            </w:r>
            <w:r w:rsidR="00917A9B" w:rsidRPr="00917A9B">
              <w:rPr>
                <w:rFonts w:ascii="Cambria Math" w:hAnsi="Cambria Math" w:cs="Cambria Math"/>
                <w:sz w:val="18"/>
                <w:szCs w:val="28"/>
                <w:lang w:val="en-US" w:eastAsia="en-GB"/>
              </w:rPr>
              <w:t>‑</w:t>
            </w:r>
            <w:r w:rsidR="00917A9B" w:rsidRPr="00917A9B">
              <w:rPr>
                <w:sz w:val="18"/>
                <w:szCs w:val="28"/>
                <w:lang w:val="en-US" w:eastAsia="en-GB"/>
              </w:rPr>
              <w:t>site, ISO</w:t>
            </w:r>
            <w:r w:rsidR="00917A9B" w:rsidRPr="00917A9B">
              <w:rPr>
                <w:rFonts w:ascii="Cambria Math" w:hAnsi="Cambria Math" w:cs="Cambria Math"/>
                <w:sz w:val="18"/>
                <w:szCs w:val="28"/>
                <w:lang w:val="en-US" w:eastAsia="en-GB"/>
              </w:rPr>
              <w:t>‑</w:t>
            </w:r>
            <w:r w:rsidR="00917A9B" w:rsidRPr="00917A9B">
              <w:rPr>
                <w:sz w:val="18"/>
                <w:szCs w:val="28"/>
                <w:lang w:val="en-US" w:eastAsia="en-GB"/>
              </w:rPr>
              <w:t>8 cleanroom</w:t>
            </w:r>
            <w:r w:rsidR="00917A9B">
              <w:rPr>
                <w:rStyle w:val="FootnoteReference"/>
                <w:sz w:val="18"/>
                <w:szCs w:val="28"/>
                <w:lang w:val="en-US" w:eastAsia="en-GB"/>
              </w:rPr>
              <w:footnoteReference w:id="170"/>
            </w:r>
          </w:p>
        </w:tc>
        <w:tc>
          <w:tcPr>
            <w:tcW w:w="0" w:type="auto"/>
            <w:hideMark/>
          </w:tcPr>
          <w:p w14:paraId="55E589D5" w14:textId="7A49FF4D" w:rsidR="00A6454B" w:rsidRPr="00A6454B" w:rsidRDefault="00A6454B" w:rsidP="00A6454B">
            <w:pPr>
              <w:spacing w:after="0"/>
              <w:jc w:val="left"/>
              <w:rPr>
                <w:sz w:val="18"/>
                <w:szCs w:val="28"/>
                <w:lang w:val="en-US" w:eastAsia="en-GB"/>
              </w:rPr>
            </w:pPr>
            <w:r w:rsidRPr="00A6454B">
              <w:rPr>
                <w:b/>
                <w:bCs/>
                <w:sz w:val="18"/>
                <w:szCs w:val="28"/>
                <w:lang w:val="en-US" w:eastAsia="en-GB"/>
              </w:rPr>
              <w:t>SSC Esrange test beds</w:t>
            </w:r>
            <w:r w:rsidRPr="00A6454B">
              <w:rPr>
                <w:sz w:val="18"/>
                <w:szCs w:val="28"/>
                <w:lang w:val="en-US" w:eastAsia="en-GB"/>
              </w:rPr>
              <w:t xml:space="preserve"> — </w:t>
            </w:r>
            <w:r w:rsidR="00F035B3" w:rsidRPr="00F035B3">
              <w:rPr>
                <w:sz w:val="18"/>
                <w:szCs w:val="28"/>
                <w:lang w:val="en-US" w:eastAsia="en-GB"/>
              </w:rPr>
              <w:t>co</w:t>
            </w:r>
            <w:r w:rsidR="00F035B3" w:rsidRPr="00F035B3">
              <w:rPr>
                <w:rFonts w:ascii="Cambria Math" w:hAnsi="Cambria Math" w:cs="Cambria Math"/>
                <w:sz w:val="18"/>
                <w:szCs w:val="28"/>
                <w:lang w:val="en-US" w:eastAsia="en-GB"/>
              </w:rPr>
              <w:t>‑</w:t>
            </w:r>
            <w:r w:rsidR="00F035B3" w:rsidRPr="00F035B3">
              <w:rPr>
                <w:sz w:val="18"/>
                <w:szCs w:val="28"/>
                <w:lang w:val="en-US" w:eastAsia="en-GB"/>
              </w:rPr>
              <w:t xml:space="preserve">located engine/stage and reusable (hop/landing) testing; providers install and operate their own benches on SSC land </w:t>
            </w:r>
            <w:r w:rsidR="00F035B3" w:rsidRPr="00F035B3">
              <w:rPr>
                <w:rFonts w:ascii="Calibri" w:hAnsi="Calibri" w:cs="Calibri"/>
                <w:sz w:val="18"/>
                <w:szCs w:val="28"/>
                <w:lang w:val="en-US" w:eastAsia="en-GB"/>
              </w:rPr>
              <w:t>—</w:t>
            </w:r>
            <w:r w:rsidR="00F035B3" w:rsidRPr="00F035B3">
              <w:rPr>
                <w:sz w:val="18"/>
                <w:szCs w:val="28"/>
                <w:lang w:val="en-US" w:eastAsia="en-GB"/>
              </w:rPr>
              <w:t xml:space="preserve"> Isar (Aquila engine, Spectrum stages), RFA (Helix engine, full</w:t>
            </w:r>
            <w:r w:rsidR="00F035B3" w:rsidRPr="00F035B3">
              <w:rPr>
                <w:rFonts w:ascii="Cambria Math" w:hAnsi="Cambria Math" w:cs="Cambria Math"/>
                <w:sz w:val="18"/>
                <w:szCs w:val="28"/>
                <w:lang w:val="en-US" w:eastAsia="en-GB"/>
              </w:rPr>
              <w:t>‑</w:t>
            </w:r>
            <w:r w:rsidR="00F035B3" w:rsidRPr="00F035B3">
              <w:rPr>
                <w:sz w:val="18"/>
                <w:szCs w:val="28"/>
                <w:lang w:val="en-US" w:eastAsia="en-GB"/>
              </w:rPr>
              <w:t>duration upper</w:t>
            </w:r>
            <w:r w:rsidR="00F035B3" w:rsidRPr="00F035B3">
              <w:rPr>
                <w:rFonts w:ascii="Cambria Math" w:hAnsi="Cambria Math" w:cs="Cambria Math"/>
                <w:sz w:val="18"/>
                <w:szCs w:val="28"/>
                <w:lang w:val="en-US" w:eastAsia="en-GB"/>
              </w:rPr>
              <w:t>‑</w:t>
            </w:r>
            <w:r w:rsidR="00F035B3" w:rsidRPr="00F035B3">
              <w:rPr>
                <w:sz w:val="18"/>
                <w:szCs w:val="28"/>
                <w:lang w:val="en-US" w:eastAsia="en-GB"/>
              </w:rPr>
              <w:t>stage hot fire) and the ESA/ArianeGroup Themis demonstrator</w:t>
            </w:r>
          </w:p>
        </w:tc>
      </w:tr>
      <w:tr w:rsidR="00A6454B" w:rsidRPr="00A6454B" w14:paraId="38E08705" w14:textId="77777777" w:rsidTr="00A6454B">
        <w:tc>
          <w:tcPr>
            <w:tcW w:w="0" w:type="auto"/>
            <w:shd w:val="clear" w:color="auto" w:fill="F2F2F2" w:themeFill="text2" w:themeFillShade="F2"/>
            <w:hideMark/>
          </w:tcPr>
          <w:p w14:paraId="4180AF26" w14:textId="77777777" w:rsidR="00A6454B" w:rsidRPr="00A6454B" w:rsidRDefault="00A6454B" w:rsidP="00A6454B">
            <w:pPr>
              <w:spacing w:after="0"/>
              <w:jc w:val="left"/>
              <w:rPr>
                <w:sz w:val="18"/>
                <w:szCs w:val="28"/>
                <w:lang w:val="nl-BE" w:eastAsia="en-GB"/>
              </w:rPr>
            </w:pPr>
            <w:r w:rsidRPr="00A6454B">
              <w:rPr>
                <w:b/>
                <w:bCs/>
                <w:sz w:val="18"/>
                <w:szCs w:val="28"/>
                <w:lang w:val="nl-BE" w:eastAsia="en-GB"/>
              </w:rPr>
              <w:t>TT&amp;C (ascent</w:t>
            </w:r>
            <w:r w:rsidRPr="00A6454B">
              <w:rPr>
                <w:b/>
                <w:bCs/>
                <w:sz w:val="18"/>
                <w:szCs w:val="28"/>
                <w:lang w:val="nl-BE" w:eastAsia="en-GB"/>
              </w:rPr>
              <w:noBreakHyphen/>
              <w:t>coverage)</w:t>
            </w:r>
          </w:p>
        </w:tc>
        <w:tc>
          <w:tcPr>
            <w:tcW w:w="0" w:type="auto"/>
            <w:hideMark/>
          </w:tcPr>
          <w:p w14:paraId="26E2DC96" w14:textId="77777777" w:rsidR="00D166B5" w:rsidRDefault="00D166B5" w:rsidP="00A6454B">
            <w:pPr>
              <w:spacing w:after="0"/>
              <w:jc w:val="left"/>
              <w:rPr>
                <w:sz w:val="18"/>
                <w:szCs w:val="28"/>
                <w:lang w:val="en-US" w:eastAsia="en-GB"/>
              </w:rPr>
            </w:pPr>
            <w:r w:rsidRPr="00D166B5">
              <w:rPr>
                <w:b/>
                <w:bCs/>
                <w:sz w:val="18"/>
                <w:szCs w:val="28"/>
                <w:lang w:val="en-US" w:eastAsia="en-GB"/>
              </w:rPr>
              <w:t xml:space="preserve">KSAT SvalSat </w:t>
            </w:r>
            <w:r w:rsidRPr="00D166B5">
              <w:rPr>
                <w:sz w:val="18"/>
                <w:szCs w:val="28"/>
                <w:lang w:val="en-US" w:eastAsia="en-GB"/>
              </w:rPr>
              <w:t xml:space="preserve">(Svalbard, 78°N — world's largest polar ground station, 160+ antennas), </w:t>
            </w:r>
          </w:p>
          <w:p w14:paraId="5D3CB6B2" w14:textId="77777777" w:rsidR="00D166B5" w:rsidRDefault="00D166B5" w:rsidP="00A6454B">
            <w:pPr>
              <w:spacing w:after="0"/>
              <w:jc w:val="left"/>
              <w:rPr>
                <w:sz w:val="18"/>
                <w:szCs w:val="28"/>
                <w:lang w:val="en-US" w:eastAsia="en-GB"/>
              </w:rPr>
            </w:pPr>
            <w:r w:rsidRPr="00706DA4">
              <w:rPr>
                <w:b/>
                <w:bCs/>
                <w:sz w:val="18"/>
                <w:szCs w:val="28"/>
                <w:lang w:val="en-US" w:eastAsia="en-GB"/>
              </w:rPr>
              <w:t>KSAT TrollSat</w:t>
            </w:r>
            <w:r w:rsidRPr="00D166B5">
              <w:rPr>
                <w:sz w:val="18"/>
                <w:szCs w:val="28"/>
                <w:lang w:val="en-US" w:eastAsia="en-GB"/>
              </w:rPr>
              <w:t xml:space="preserve"> (Antarctica, Norway</w:t>
            </w:r>
            <w:r w:rsidRPr="00D166B5">
              <w:rPr>
                <w:rFonts w:ascii="Cambria Math" w:hAnsi="Cambria Math" w:cs="Cambria Math"/>
                <w:sz w:val="18"/>
                <w:szCs w:val="28"/>
                <w:lang w:val="en-US" w:eastAsia="en-GB"/>
              </w:rPr>
              <w:t>‑</w:t>
            </w:r>
            <w:r w:rsidRPr="00D166B5">
              <w:rPr>
                <w:sz w:val="18"/>
                <w:szCs w:val="28"/>
                <w:lang w:val="en-US" w:eastAsia="en-GB"/>
              </w:rPr>
              <w:t xml:space="preserve">operated), </w:t>
            </w:r>
          </w:p>
          <w:p w14:paraId="2BC1287D" w14:textId="77777777" w:rsidR="00D166B5" w:rsidRDefault="00D166B5" w:rsidP="00A6454B">
            <w:pPr>
              <w:spacing w:after="0"/>
              <w:jc w:val="left"/>
              <w:rPr>
                <w:sz w:val="18"/>
                <w:szCs w:val="28"/>
                <w:lang w:val="en-US" w:eastAsia="en-GB"/>
              </w:rPr>
            </w:pPr>
            <w:r w:rsidRPr="00706DA4">
              <w:rPr>
                <w:b/>
                <w:bCs/>
                <w:sz w:val="18"/>
                <w:szCs w:val="28"/>
                <w:lang w:val="en-US" w:eastAsia="en-GB"/>
              </w:rPr>
              <w:t>KSAT Troms</w:t>
            </w:r>
            <w:r w:rsidRPr="00706DA4">
              <w:rPr>
                <w:rFonts w:ascii="Calibri" w:hAnsi="Calibri" w:cs="Calibri"/>
                <w:b/>
                <w:bCs/>
                <w:sz w:val="18"/>
                <w:szCs w:val="28"/>
                <w:lang w:val="en-US" w:eastAsia="en-GB"/>
              </w:rPr>
              <w:t>ø</w:t>
            </w:r>
            <w:r w:rsidRPr="00D166B5">
              <w:rPr>
                <w:sz w:val="18"/>
                <w:szCs w:val="28"/>
                <w:lang w:val="en-US" w:eastAsia="en-GB"/>
              </w:rPr>
              <w:t xml:space="preserve"> (network backbone); </w:t>
            </w:r>
          </w:p>
          <w:p w14:paraId="00CC204C" w14:textId="7D39C17F" w:rsidR="00A6454B" w:rsidRPr="00A6454B" w:rsidRDefault="00D166B5" w:rsidP="00A6454B">
            <w:pPr>
              <w:spacing w:after="0"/>
              <w:jc w:val="left"/>
              <w:rPr>
                <w:sz w:val="18"/>
                <w:szCs w:val="28"/>
                <w:lang w:val="en-US" w:eastAsia="en-GB"/>
              </w:rPr>
            </w:pPr>
            <w:r w:rsidRPr="00706DA4">
              <w:rPr>
                <w:b/>
                <w:bCs/>
                <w:sz w:val="18"/>
                <w:szCs w:val="28"/>
                <w:lang w:val="en-US" w:eastAsia="en-GB"/>
              </w:rPr>
              <w:t>And</w:t>
            </w:r>
            <w:r w:rsidRPr="00706DA4">
              <w:rPr>
                <w:rFonts w:ascii="Calibri" w:hAnsi="Calibri" w:cs="Calibri"/>
                <w:b/>
                <w:bCs/>
                <w:sz w:val="18"/>
                <w:szCs w:val="28"/>
                <w:lang w:val="en-US" w:eastAsia="en-GB"/>
              </w:rPr>
              <w:t>ø</w:t>
            </w:r>
            <w:r w:rsidRPr="00706DA4">
              <w:rPr>
                <w:b/>
                <w:bCs/>
                <w:sz w:val="18"/>
                <w:szCs w:val="28"/>
                <w:lang w:val="en-US" w:eastAsia="en-GB"/>
              </w:rPr>
              <w:t>ya Test Range</w:t>
            </w:r>
            <w:r w:rsidRPr="00D166B5">
              <w:rPr>
                <w:sz w:val="18"/>
                <w:szCs w:val="28"/>
                <w:lang w:val="en-US" w:eastAsia="en-GB"/>
              </w:rPr>
              <w:t xml:space="preserve"> </w:t>
            </w:r>
            <w:r w:rsidRPr="00D166B5">
              <w:rPr>
                <w:rFonts w:ascii="Calibri" w:hAnsi="Calibri" w:cs="Calibri"/>
                <w:sz w:val="18"/>
                <w:szCs w:val="28"/>
                <w:lang w:val="en-US" w:eastAsia="en-GB"/>
              </w:rPr>
              <w:t>—</w:t>
            </w:r>
            <w:r w:rsidRPr="00D166B5">
              <w:rPr>
                <w:sz w:val="18"/>
                <w:szCs w:val="28"/>
                <w:lang w:val="en-US" w:eastAsia="en-GB"/>
              </w:rPr>
              <w:t xml:space="preserve"> telemetry, tracking radar, ground</w:t>
            </w:r>
            <w:r w:rsidRPr="00D166B5">
              <w:rPr>
                <w:rFonts w:ascii="Cambria Math" w:hAnsi="Cambria Math" w:cs="Cambria Math"/>
                <w:sz w:val="18"/>
                <w:szCs w:val="28"/>
                <w:lang w:val="en-US" w:eastAsia="en-GB"/>
              </w:rPr>
              <w:t>‑</w:t>
            </w:r>
            <w:r w:rsidRPr="00D166B5">
              <w:rPr>
                <w:sz w:val="18"/>
                <w:szCs w:val="28"/>
                <w:lang w:val="en-US" w:eastAsia="en-GB"/>
              </w:rPr>
              <w:t>commanded FTS + ESA</w:t>
            </w:r>
            <w:r w:rsidRPr="00D166B5">
              <w:rPr>
                <w:rFonts w:ascii="Cambria Math" w:hAnsi="Cambria Math" w:cs="Cambria Math"/>
                <w:sz w:val="18"/>
                <w:szCs w:val="28"/>
                <w:lang w:val="en-US" w:eastAsia="en-GB"/>
              </w:rPr>
              <w:t>‑</w:t>
            </w:r>
            <w:r w:rsidRPr="00D166B5">
              <w:rPr>
                <w:sz w:val="18"/>
                <w:szCs w:val="28"/>
                <w:lang w:val="en-US" w:eastAsia="en-GB"/>
              </w:rPr>
              <w:t>Boost autonomous flight tracking</w:t>
            </w:r>
          </w:p>
        </w:tc>
        <w:tc>
          <w:tcPr>
            <w:tcW w:w="0" w:type="auto"/>
            <w:hideMark/>
          </w:tcPr>
          <w:p w14:paraId="31FFAEC5" w14:textId="76C9D27F" w:rsidR="00A6454B" w:rsidRPr="00A6454B" w:rsidRDefault="00A6454B" w:rsidP="00A6454B">
            <w:pPr>
              <w:spacing w:after="0"/>
              <w:jc w:val="left"/>
              <w:rPr>
                <w:sz w:val="18"/>
                <w:szCs w:val="28"/>
                <w:lang w:val="en-US" w:eastAsia="en-GB"/>
              </w:rPr>
            </w:pPr>
            <w:r w:rsidRPr="00A6454B">
              <w:rPr>
                <w:b/>
                <w:bCs/>
                <w:sz w:val="18"/>
                <w:szCs w:val="28"/>
                <w:lang w:val="en-US" w:eastAsia="en-GB"/>
              </w:rPr>
              <w:t>Esrange Ground Station</w:t>
            </w:r>
            <w:r w:rsidRPr="00A6454B">
              <w:rPr>
                <w:sz w:val="18"/>
                <w:szCs w:val="28"/>
                <w:lang w:val="en-US" w:eastAsia="en-GB"/>
              </w:rPr>
              <w:t xml:space="preserve"> — ascent telemetry, command relay, manual FTS (SSC Science Services + OLRT); one of the world's largest civilian ground stations, hub of SSC's global network</w:t>
            </w:r>
            <w:r w:rsidR="00793686">
              <w:rPr>
                <w:rStyle w:val="FootnoteReference"/>
                <w:sz w:val="18"/>
                <w:szCs w:val="28"/>
                <w:lang w:val="en-US" w:eastAsia="en-GB"/>
              </w:rPr>
              <w:footnoteReference w:id="171"/>
            </w:r>
          </w:p>
        </w:tc>
      </w:tr>
      <w:tr w:rsidR="00A6454B" w:rsidRPr="00A6454B" w14:paraId="17487BF0" w14:textId="77777777" w:rsidTr="00A6454B">
        <w:tc>
          <w:tcPr>
            <w:tcW w:w="0" w:type="auto"/>
            <w:shd w:val="clear" w:color="auto" w:fill="F2F2F2" w:themeFill="text2" w:themeFillShade="F2"/>
            <w:hideMark/>
          </w:tcPr>
          <w:p w14:paraId="18A8ACCA" w14:textId="77777777" w:rsidR="00A6454B" w:rsidRPr="00A6454B" w:rsidRDefault="00A6454B" w:rsidP="00A6454B">
            <w:pPr>
              <w:spacing w:after="0"/>
              <w:jc w:val="left"/>
              <w:rPr>
                <w:sz w:val="18"/>
                <w:szCs w:val="28"/>
                <w:lang w:val="nl-BE" w:eastAsia="en-GB"/>
              </w:rPr>
            </w:pPr>
            <w:r w:rsidRPr="00A6454B">
              <w:rPr>
                <w:b/>
                <w:bCs/>
                <w:sz w:val="18"/>
                <w:szCs w:val="28"/>
                <w:lang w:val="nl-BE" w:eastAsia="en-GB"/>
              </w:rPr>
              <w:t>Operations</w:t>
            </w:r>
          </w:p>
        </w:tc>
        <w:tc>
          <w:tcPr>
            <w:tcW w:w="0" w:type="auto"/>
            <w:hideMark/>
          </w:tcPr>
          <w:p w14:paraId="19F974A3" w14:textId="221529F6" w:rsidR="00A6454B" w:rsidRPr="00F415FF" w:rsidRDefault="00F415FF" w:rsidP="00A6454B">
            <w:pPr>
              <w:spacing w:after="0"/>
              <w:jc w:val="left"/>
              <w:rPr>
                <w:sz w:val="18"/>
                <w:szCs w:val="28"/>
                <w:lang w:val="en-US" w:eastAsia="en-GB"/>
              </w:rPr>
            </w:pPr>
            <w:r w:rsidRPr="00F415FF">
              <w:rPr>
                <w:b/>
                <w:bCs/>
                <w:sz w:val="18"/>
                <w:szCs w:val="28"/>
                <w:lang w:val="en-US" w:eastAsia="en-GB"/>
              </w:rPr>
              <w:t>Andøya mission</w:t>
            </w:r>
            <w:r w:rsidRPr="00F415FF">
              <w:rPr>
                <w:rFonts w:ascii="Cambria Math" w:hAnsi="Cambria Math" w:cs="Cambria Math"/>
                <w:b/>
                <w:bCs/>
                <w:sz w:val="18"/>
                <w:szCs w:val="28"/>
                <w:lang w:val="en-US" w:eastAsia="en-GB"/>
              </w:rPr>
              <w:t>‑</w:t>
            </w:r>
            <w:r w:rsidRPr="00F415FF">
              <w:rPr>
                <w:b/>
                <w:bCs/>
                <w:sz w:val="18"/>
                <w:szCs w:val="28"/>
                <w:lang w:val="en-US" w:eastAsia="en-GB"/>
              </w:rPr>
              <w:t>control centre</w:t>
            </w:r>
            <w:r>
              <w:rPr>
                <w:b/>
                <w:bCs/>
                <w:sz w:val="18"/>
                <w:szCs w:val="28"/>
                <w:lang w:val="en-US" w:eastAsia="en-GB"/>
              </w:rPr>
              <w:t xml:space="preserve"> -  </w:t>
            </w:r>
            <w:r w:rsidRPr="00F415FF">
              <w:rPr>
                <w:sz w:val="18"/>
                <w:szCs w:val="28"/>
                <w:lang w:val="en-US" w:eastAsia="en-GB"/>
              </w:rPr>
              <w:t>built to Isar Aerospace's specification at the Pad A complex</w:t>
            </w:r>
          </w:p>
        </w:tc>
        <w:tc>
          <w:tcPr>
            <w:tcW w:w="0" w:type="auto"/>
            <w:hideMark/>
          </w:tcPr>
          <w:p w14:paraId="11FC4DFC" w14:textId="2FC59637" w:rsidR="00A6454B" w:rsidRPr="00A6454B" w:rsidRDefault="00A6454B" w:rsidP="00A6454B">
            <w:pPr>
              <w:spacing w:after="0"/>
              <w:jc w:val="left"/>
              <w:rPr>
                <w:sz w:val="18"/>
                <w:szCs w:val="28"/>
                <w:lang w:val="en-US" w:eastAsia="en-GB"/>
              </w:rPr>
            </w:pPr>
            <w:r w:rsidRPr="00A6454B">
              <w:rPr>
                <w:b/>
                <w:bCs/>
                <w:sz w:val="18"/>
                <w:szCs w:val="28"/>
                <w:lang w:val="en-US" w:eastAsia="en-GB"/>
              </w:rPr>
              <w:t>Esrange Launch Control Centre</w:t>
            </w:r>
            <w:r w:rsidRPr="00A6454B">
              <w:rPr>
                <w:sz w:val="18"/>
                <w:szCs w:val="28"/>
                <w:lang w:val="en-US" w:eastAsia="en-GB"/>
              </w:rPr>
              <w:t xml:space="preserve"> — SSC; orbital LCC completed at LC</w:t>
            </w:r>
            <w:r w:rsidRPr="00A6454B">
              <w:rPr>
                <w:sz w:val="18"/>
                <w:szCs w:val="28"/>
                <w:lang w:val="en-US" w:eastAsia="en-GB"/>
              </w:rPr>
              <w:noBreakHyphen/>
              <w:t xml:space="preserve">3C </w:t>
            </w:r>
          </w:p>
        </w:tc>
      </w:tr>
      <w:tr w:rsidR="00A6454B" w:rsidRPr="005F19E3" w14:paraId="792FF143" w14:textId="77777777" w:rsidTr="00A6454B">
        <w:tc>
          <w:tcPr>
            <w:tcW w:w="0" w:type="auto"/>
            <w:shd w:val="clear" w:color="auto" w:fill="F2F2F2" w:themeFill="text2" w:themeFillShade="F2"/>
            <w:hideMark/>
          </w:tcPr>
          <w:p w14:paraId="52C7734A" w14:textId="77777777" w:rsidR="00A6454B" w:rsidRPr="00A6454B" w:rsidRDefault="00A6454B" w:rsidP="00A6454B">
            <w:pPr>
              <w:spacing w:after="0"/>
              <w:jc w:val="left"/>
              <w:rPr>
                <w:sz w:val="18"/>
                <w:szCs w:val="28"/>
                <w:lang w:val="en-US" w:eastAsia="en-GB"/>
              </w:rPr>
            </w:pPr>
            <w:r w:rsidRPr="00A6454B">
              <w:rPr>
                <w:b/>
                <w:bCs/>
                <w:sz w:val="18"/>
                <w:szCs w:val="28"/>
                <w:lang w:val="en-US" w:eastAsia="en-GB"/>
              </w:rPr>
              <w:t>SSA / space weather (launch</w:t>
            </w:r>
            <w:r w:rsidRPr="00A6454B">
              <w:rPr>
                <w:b/>
                <w:bCs/>
                <w:sz w:val="18"/>
                <w:szCs w:val="28"/>
                <w:lang w:val="en-US" w:eastAsia="en-GB"/>
              </w:rPr>
              <w:noBreakHyphen/>
              <w:t>window)</w:t>
            </w:r>
          </w:p>
        </w:tc>
        <w:tc>
          <w:tcPr>
            <w:tcW w:w="0" w:type="auto"/>
            <w:hideMark/>
          </w:tcPr>
          <w:p w14:paraId="489EB433" w14:textId="77777777" w:rsidR="00A6454B" w:rsidRPr="00A6454B" w:rsidRDefault="00A6454B" w:rsidP="00A6454B">
            <w:pPr>
              <w:spacing w:after="0"/>
              <w:jc w:val="left"/>
              <w:rPr>
                <w:sz w:val="18"/>
                <w:szCs w:val="28"/>
                <w:lang w:val="en-US" w:eastAsia="en-GB"/>
              </w:rPr>
            </w:pPr>
            <w:r w:rsidRPr="00A6454B">
              <w:rPr>
                <w:b/>
                <w:bCs/>
                <w:sz w:val="18"/>
                <w:szCs w:val="28"/>
                <w:lang w:val="en-US" w:eastAsia="en-GB"/>
              </w:rPr>
              <w:t>NOSWE</w:t>
            </w:r>
            <w:r w:rsidRPr="00A6454B">
              <w:rPr>
                <w:sz w:val="18"/>
                <w:szCs w:val="28"/>
                <w:lang w:val="en-US" w:eastAsia="en-GB"/>
              </w:rPr>
              <w:t>, Tromsø — Norway's ISES Regional Warning Centre</w:t>
            </w:r>
          </w:p>
        </w:tc>
        <w:tc>
          <w:tcPr>
            <w:tcW w:w="0" w:type="auto"/>
            <w:hideMark/>
          </w:tcPr>
          <w:p w14:paraId="0B73EBF6" w14:textId="65F4C2BF" w:rsidR="00A6454B" w:rsidRPr="005F19E3" w:rsidRDefault="00A6454B" w:rsidP="00A6454B">
            <w:pPr>
              <w:spacing w:after="0"/>
              <w:jc w:val="left"/>
              <w:rPr>
                <w:sz w:val="18"/>
                <w:szCs w:val="28"/>
                <w:lang w:val="en-US" w:eastAsia="en-GB"/>
              </w:rPr>
            </w:pPr>
            <w:r w:rsidRPr="00A6454B">
              <w:rPr>
                <w:b/>
                <w:bCs/>
                <w:sz w:val="18"/>
                <w:szCs w:val="28"/>
                <w:lang w:val="en-US" w:eastAsia="en-GB"/>
              </w:rPr>
              <w:t>Swedish Space Weather Center</w:t>
            </w:r>
            <w:r w:rsidRPr="00A6454B">
              <w:rPr>
                <w:sz w:val="18"/>
                <w:szCs w:val="28"/>
                <w:lang w:val="en-US" w:eastAsia="en-GB"/>
              </w:rPr>
              <w:t xml:space="preserve">, Kiruna — IRF, hosts ISES RWC Sweden. </w:t>
            </w:r>
          </w:p>
        </w:tc>
      </w:tr>
      <w:tr w:rsidR="00A6454B" w:rsidRPr="00A6454B" w14:paraId="6D2D6BF1" w14:textId="77777777" w:rsidTr="00A6454B">
        <w:tc>
          <w:tcPr>
            <w:tcW w:w="0" w:type="auto"/>
            <w:shd w:val="clear" w:color="auto" w:fill="F2F2F2" w:themeFill="text2" w:themeFillShade="F2"/>
            <w:hideMark/>
          </w:tcPr>
          <w:p w14:paraId="3F47A0AF" w14:textId="77777777" w:rsidR="00A6454B" w:rsidRPr="00A6454B" w:rsidRDefault="00A6454B" w:rsidP="00A6454B">
            <w:pPr>
              <w:spacing w:after="0"/>
              <w:jc w:val="left"/>
              <w:rPr>
                <w:sz w:val="18"/>
                <w:szCs w:val="28"/>
                <w:lang w:val="nl-BE" w:eastAsia="en-GB"/>
              </w:rPr>
            </w:pPr>
            <w:r w:rsidRPr="00A6454B">
              <w:rPr>
                <w:b/>
                <w:bCs/>
                <w:sz w:val="18"/>
                <w:szCs w:val="28"/>
                <w:lang w:val="nl-BE" w:eastAsia="en-GB"/>
              </w:rPr>
              <w:t>Transportation</w:t>
            </w:r>
          </w:p>
        </w:tc>
        <w:tc>
          <w:tcPr>
            <w:tcW w:w="0" w:type="auto"/>
            <w:hideMark/>
          </w:tcPr>
          <w:p w14:paraId="39EC3177" w14:textId="77777777" w:rsidR="00A6454B" w:rsidRPr="00A6454B" w:rsidRDefault="00A6454B" w:rsidP="00A6454B">
            <w:pPr>
              <w:spacing w:after="0"/>
              <w:jc w:val="left"/>
              <w:rPr>
                <w:sz w:val="18"/>
                <w:szCs w:val="28"/>
                <w:lang w:val="en-US" w:eastAsia="en-GB"/>
              </w:rPr>
            </w:pPr>
            <w:r w:rsidRPr="00A6454B">
              <w:rPr>
                <w:sz w:val="18"/>
                <w:szCs w:val="28"/>
                <w:lang w:val="en-US" w:eastAsia="en-GB"/>
              </w:rPr>
              <w:t>Andøya airfield (Andenes) + island road + Andenes/Risøyhamn harbours</w:t>
            </w:r>
          </w:p>
        </w:tc>
        <w:tc>
          <w:tcPr>
            <w:tcW w:w="0" w:type="auto"/>
            <w:hideMark/>
          </w:tcPr>
          <w:p w14:paraId="35327E8B" w14:textId="77777777" w:rsidR="00A6454B" w:rsidRPr="00A6454B" w:rsidRDefault="00A6454B" w:rsidP="00A6454B">
            <w:pPr>
              <w:spacing w:after="0"/>
              <w:jc w:val="left"/>
              <w:rPr>
                <w:sz w:val="18"/>
                <w:szCs w:val="28"/>
                <w:lang w:val="en-US" w:eastAsia="en-GB"/>
              </w:rPr>
            </w:pPr>
            <w:r w:rsidRPr="00A6454B">
              <w:rPr>
                <w:sz w:val="18"/>
                <w:szCs w:val="28"/>
                <w:lang w:val="en-US" w:eastAsia="en-GB"/>
              </w:rPr>
              <w:t>Kiruna airport (40 km); Piteå port (420 km); Narvik (NO) rail redundancy under study after 2025 port</w:t>
            </w:r>
            <w:r w:rsidRPr="00A6454B">
              <w:rPr>
                <w:sz w:val="18"/>
                <w:szCs w:val="28"/>
                <w:lang w:val="en-US" w:eastAsia="en-GB"/>
              </w:rPr>
              <w:noBreakHyphen/>
              <w:t>strike reroute of Themis via Skellefteå</w:t>
            </w:r>
          </w:p>
        </w:tc>
      </w:tr>
    </w:tbl>
    <w:p w14:paraId="7D56602E" w14:textId="6F5B08E1" w:rsidR="00357368" w:rsidRPr="00357368" w:rsidRDefault="00357368" w:rsidP="00CC2BE3">
      <w:pPr>
        <w:spacing w:before="240"/>
        <w:rPr>
          <w:b/>
          <w:bCs/>
          <w:lang w:eastAsia="en-GB"/>
        </w:rPr>
      </w:pPr>
      <w:r w:rsidRPr="00357368">
        <w:rPr>
          <w:b/>
          <w:bCs/>
          <w:lang w:eastAsia="en-GB"/>
        </w:rPr>
        <w:t>Anchor clients</w:t>
      </w:r>
    </w:p>
    <w:p w14:paraId="667E00DB" w14:textId="77777777" w:rsidR="000F65FE" w:rsidRDefault="000F65FE" w:rsidP="00611506">
      <w:pPr>
        <w:rPr>
          <w:lang w:eastAsia="en-GB"/>
        </w:rPr>
      </w:pPr>
      <w:r w:rsidRPr="000F65FE">
        <w:rPr>
          <w:lang w:eastAsia="en-GB"/>
        </w:rPr>
        <w:t>Each site's principal customer already holds an alternative launch location, which caps the demand each national infrastructure can bank on. Andøya's anchor Isar Aerospace — €270 M Series D (June 2026, ~€800 M total) and a factory scaling to 40 vehicles/yr — has a 10</w:t>
      </w:r>
      <w:r w:rsidRPr="000F65FE">
        <w:rPr>
          <w:rFonts w:ascii="Cambria Math" w:hAnsi="Cambria Math" w:cs="Cambria Math"/>
          <w:lang w:eastAsia="en-GB"/>
        </w:rPr>
        <w:t>‑</w:t>
      </w:r>
      <w:r w:rsidRPr="000F65FE">
        <w:rPr>
          <w:lang w:eastAsia="en-GB"/>
        </w:rPr>
        <w:t>year deal with Spaceport Nova Scotia (Canada), and Isar itself states a second site is necessary to reach its long</w:t>
      </w:r>
      <w:r w:rsidRPr="000F65FE">
        <w:rPr>
          <w:rFonts w:ascii="Cambria Math" w:hAnsi="Cambria Math" w:cs="Cambria Math"/>
          <w:lang w:eastAsia="en-GB"/>
        </w:rPr>
        <w:t>‑</w:t>
      </w:r>
      <w:r w:rsidRPr="000F65FE">
        <w:rPr>
          <w:lang w:eastAsia="en-GB"/>
        </w:rPr>
        <w:t>term cadence, so And</w:t>
      </w:r>
      <w:r w:rsidRPr="000F65FE">
        <w:rPr>
          <w:rFonts w:ascii="Calibri" w:hAnsi="Calibri" w:cs="Calibri"/>
          <w:lang w:eastAsia="en-GB"/>
        </w:rPr>
        <w:t>ø</w:t>
      </w:r>
      <w:r w:rsidRPr="000F65FE">
        <w:rPr>
          <w:lang w:eastAsia="en-GB"/>
        </w:rPr>
        <w:t>ya is explicitly not enough on its own. Esrange's anchor Firefly Alpha is a flight</w:t>
      </w:r>
      <w:r w:rsidRPr="000F65FE">
        <w:rPr>
          <w:rFonts w:ascii="Cambria Math" w:hAnsi="Cambria Math" w:cs="Cambria Math"/>
          <w:lang w:eastAsia="en-GB"/>
        </w:rPr>
        <w:t>‑</w:t>
      </w:r>
      <w:r w:rsidRPr="000F65FE">
        <w:rPr>
          <w:lang w:eastAsia="en-GB"/>
        </w:rPr>
        <w:t>proven US vehicle already flying from Vandenberg, with Wallops and Hokkaido under Firefly's explicit "launch</w:t>
      </w:r>
      <w:r w:rsidRPr="000F65FE">
        <w:rPr>
          <w:rFonts w:ascii="Cambria Math" w:hAnsi="Cambria Math" w:cs="Cambria Math"/>
          <w:lang w:eastAsia="en-GB"/>
        </w:rPr>
        <w:t>‑</w:t>
      </w:r>
      <w:r w:rsidRPr="000F65FE">
        <w:rPr>
          <w:lang w:eastAsia="en-GB"/>
        </w:rPr>
        <w:t>as</w:t>
      </w:r>
      <w:r w:rsidRPr="000F65FE">
        <w:rPr>
          <w:rFonts w:ascii="Cambria Math" w:hAnsi="Cambria Math" w:cs="Cambria Math"/>
          <w:lang w:eastAsia="en-GB"/>
        </w:rPr>
        <w:t>‑</w:t>
      </w:r>
      <w:r w:rsidRPr="000F65FE">
        <w:rPr>
          <w:lang w:eastAsia="en-GB"/>
        </w:rPr>
        <w:t>a</w:t>
      </w:r>
      <w:r w:rsidRPr="000F65FE">
        <w:rPr>
          <w:rFonts w:ascii="Cambria Math" w:hAnsi="Cambria Math" w:cs="Cambria Math"/>
          <w:lang w:eastAsia="en-GB"/>
        </w:rPr>
        <w:t>‑</w:t>
      </w:r>
      <w:r w:rsidRPr="000F65FE">
        <w:rPr>
          <w:lang w:eastAsia="en-GB"/>
        </w:rPr>
        <w:t>franchise" model.</w:t>
      </w:r>
    </w:p>
    <w:p w14:paraId="42C3A58D" w14:textId="2A19D090" w:rsidR="000F65FE" w:rsidRDefault="00EB2E6F" w:rsidP="00611506">
      <w:pPr>
        <w:rPr>
          <w:lang w:eastAsia="en-GB"/>
        </w:rPr>
      </w:pPr>
      <w:r w:rsidRPr="00EB2E6F">
        <w:rPr>
          <w:lang w:eastAsia="en-GB"/>
        </w:rPr>
        <w:t xml:space="preserve">At </w:t>
      </w:r>
      <w:r w:rsidRPr="001A11F7">
        <w:rPr>
          <w:b/>
          <w:bCs/>
          <w:lang w:eastAsia="en-GB"/>
        </w:rPr>
        <w:t>Esrange, SSC operates essentially a land</w:t>
      </w:r>
      <w:r w:rsidRPr="001A11F7">
        <w:rPr>
          <w:rFonts w:ascii="Cambria Math" w:hAnsi="Cambria Math" w:cs="Cambria Math"/>
          <w:b/>
          <w:bCs/>
          <w:lang w:eastAsia="en-GB"/>
        </w:rPr>
        <w:t>‑</w:t>
      </w:r>
      <w:r w:rsidRPr="001A11F7">
        <w:rPr>
          <w:b/>
          <w:bCs/>
          <w:lang w:eastAsia="en-GB"/>
        </w:rPr>
        <w:t>rental</w:t>
      </w:r>
      <w:r w:rsidRPr="001A11F7">
        <w:rPr>
          <w:rFonts w:ascii="Cambria Math" w:hAnsi="Cambria Math" w:cs="Cambria Math"/>
          <w:b/>
          <w:bCs/>
          <w:lang w:eastAsia="en-GB"/>
        </w:rPr>
        <w:t>‑</w:t>
      </w:r>
      <w:r w:rsidRPr="001A11F7">
        <w:rPr>
          <w:b/>
          <w:bCs/>
          <w:lang w:eastAsia="en-GB"/>
        </w:rPr>
        <w:t>and</w:t>
      </w:r>
      <w:r w:rsidRPr="001A11F7">
        <w:rPr>
          <w:rFonts w:ascii="Cambria Math" w:hAnsi="Cambria Math" w:cs="Cambria Math"/>
          <w:b/>
          <w:bCs/>
          <w:lang w:eastAsia="en-GB"/>
        </w:rPr>
        <w:t>‑</w:t>
      </w:r>
      <w:r w:rsidRPr="001A11F7">
        <w:rPr>
          <w:b/>
          <w:bCs/>
          <w:lang w:eastAsia="en-GB"/>
        </w:rPr>
        <w:t>oversight</w:t>
      </w:r>
      <w:r w:rsidRPr="00EB2E6F">
        <w:rPr>
          <w:lang w:eastAsia="en-GB"/>
        </w:rPr>
        <w:t xml:space="preserve"> </w:t>
      </w:r>
      <w:r w:rsidRPr="001A11F7">
        <w:rPr>
          <w:b/>
          <w:bCs/>
          <w:lang w:eastAsia="en-GB"/>
        </w:rPr>
        <w:t>model</w:t>
      </w:r>
      <w:r w:rsidRPr="00EB2E6F">
        <w:rPr>
          <w:lang w:eastAsia="en-GB"/>
        </w:rPr>
        <w:t xml:space="preserve">: SSC provides the land and ensures safety/regulatory compliance, while the launch provider designs, builds, owns and operates its own infrastructure (Isar confirms it owns and operates its test infrastructure there, expandable subject to SSC approval). </w:t>
      </w:r>
      <w:r w:rsidRPr="001A11F7">
        <w:rPr>
          <w:b/>
          <w:bCs/>
          <w:lang w:eastAsia="en-GB"/>
        </w:rPr>
        <w:t>At Andøya, the relationship is a managed</w:t>
      </w:r>
      <w:r w:rsidRPr="001A11F7">
        <w:rPr>
          <w:rFonts w:ascii="Cambria Math" w:hAnsi="Cambria Math" w:cs="Cambria Math"/>
          <w:b/>
          <w:bCs/>
          <w:lang w:eastAsia="en-GB"/>
        </w:rPr>
        <w:t>‑</w:t>
      </w:r>
      <w:r w:rsidRPr="001A11F7">
        <w:rPr>
          <w:b/>
          <w:bCs/>
          <w:lang w:eastAsia="en-GB"/>
        </w:rPr>
        <w:t>site partnership</w:t>
      </w:r>
      <w:r w:rsidRPr="00EB2E6F">
        <w:rPr>
          <w:lang w:eastAsia="en-GB"/>
        </w:rPr>
        <w:t>: Isar designed the pad and AIT facilities but And</w:t>
      </w:r>
      <w:r w:rsidRPr="00EB2E6F">
        <w:rPr>
          <w:rFonts w:ascii="Calibri" w:hAnsi="Calibri" w:cs="Calibri"/>
          <w:lang w:eastAsia="en-GB"/>
        </w:rPr>
        <w:t>ø</w:t>
      </w:r>
      <w:r w:rsidRPr="00EB2E6F">
        <w:rPr>
          <w:lang w:eastAsia="en-GB"/>
        </w:rPr>
        <w:t>ya owns and manages the site and charges usage</w:t>
      </w:r>
      <w:r w:rsidRPr="00EB2E6F">
        <w:rPr>
          <w:rFonts w:ascii="Cambria Math" w:hAnsi="Cambria Math" w:cs="Cambria Math"/>
          <w:lang w:eastAsia="en-GB"/>
        </w:rPr>
        <w:t>‑</w:t>
      </w:r>
      <w:r w:rsidRPr="00EB2E6F">
        <w:rPr>
          <w:lang w:eastAsia="en-GB"/>
        </w:rPr>
        <w:t>based fees on service</w:t>
      </w:r>
      <w:r w:rsidRPr="00EB2E6F">
        <w:rPr>
          <w:rFonts w:ascii="Cambria Math" w:hAnsi="Cambria Math" w:cs="Cambria Math"/>
          <w:lang w:eastAsia="en-GB"/>
        </w:rPr>
        <w:t>‑</w:t>
      </w:r>
      <w:r w:rsidRPr="00EB2E6F">
        <w:rPr>
          <w:lang w:eastAsia="en-GB"/>
        </w:rPr>
        <w:t>intensive activities (launch campaigns, integrated testing, range</w:t>
      </w:r>
      <w:r w:rsidRPr="00EB2E6F">
        <w:rPr>
          <w:rFonts w:ascii="Cambria Math" w:hAnsi="Cambria Math" w:cs="Cambria Math"/>
          <w:lang w:eastAsia="en-GB"/>
        </w:rPr>
        <w:t>‑</w:t>
      </w:r>
      <w:r w:rsidRPr="00EB2E6F">
        <w:rPr>
          <w:lang w:eastAsia="en-GB"/>
        </w:rPr>
        <w:t>safety support). And</w:t>
      </w:r>
      <w:r w:rsidRPr="00EB2E6F">
        <w:rPr>
          <w:rFonts w:ascii="Calibri" w:hAnsi="Calibri" w:cs="Calibri"/>
          <w:lang w:eastAsia="en-GB"/>
        </w:rPr>
        <w:t>ø</w:t>
      </w:r>
      <w:r w:rsidRPr="00EB2E6F">
        <w:rPr>
          <w:lang w:eastAsia="en-GB"/>
        </w:rPr>
        <w:t>ya's own commercial constraint sharpens this: as a majority</w:t>
      </w:r>
      <w:r w:rsidRPr="00EB2E6F">
        <w:rPr>
          <w:rFonts w:ascii="Cambria Math" w:hAnsi="Cambria Math" w:cs="Cambria Math"/>
          <w:lang w:eastAsia="en-GB"/>
        </w:rPr>
        <w:t>‑</w:t>
      </w:r>
      <w:r w:rsidRPr="00EB2E6F">
        <w:rPr>
          <w:lang w:eastAsia="en-GB"/>
        </w:rPr>
        <w:t>commercial entity it must hit an internal return of ~15% on investments, which raises the price it must charge and makes it harder to compete with publicly subsidised sites</w:t>
      </w:r>
    </w:p>
    <w:p w14:paraId="58D16221" w14:textId="3D8E3DE2" w:rsidR="005D512F" w:rsidRPr="005D512F" w:rsidRDefault="001A11F7" w:rsidP="00CC2BE3">
      <w:pPr>
        <w:spacing w:before="240"/>
        <w:rPr>
          <w:b/>
          <w:bCs/>
          <w:lang w:eastAsia="en-GB"/>
        </w:rPr>
      </w:pPr>
      <w:r>
        <w:rPr>
          <w:b/>
          <w:bCs/>
          <w:lang w:eastAsia="en-GB"/>
        </w:rPr>
        <w:t>Launch facilities</w:t>
      </w:r>
    </w:p>
    <w:p w14:paraId="25733F91" w14:textId="6E80A89C" w:rsidR="00F10AB0" w:rsidRDefault="00F10AB0" w:rsidP="00F10AB0">
      <w:pPr>
        <w:rPr>
          <w:lang w:eastAsia="en-GB"/>
        </w:rPr>
      </w:pPr>
      <w:r>
        <w:rPr>
          <w:lang w:eastAsia="en-GB"/>
        </w:rPr>
        <w:lastRenderedPageBreak/>
        <w:t>The two are near</w:t>
      </w:r>
      <w:r>
        <w:rPr>
          <w:rFonts w:ascii="Cambria Math" w:hAnsi="Cambria Math" w:cs="Cambria Math"/>
          <w:lang w:eastAsia="en-GB"/>
        </w:rPr>
        <w:t>‑</w:t>
      </w:r>
      <w:r>
        <w:rPr>
          <w:lang w:eastAsia="en-GB"/>
        </w:rPr>
        <w:t>identical in latitude (And</w:t>
      </w:r>
      <w:r>
        <w:rPr>
          <w:rFonts w:ascii="Calibri" w:hAnsi="Calibri" w:cs="Calibri"/>
          <w:lang w:eastAsia="en-GB"/>
        </w:rPr>
        <w:t>ø</w:t>
      </w:r>
      <w:r>
        <w:rPr>
          <w:lang w:eastAsia="en-GB"/>
        </w:rPr>
        <w:t>ya 69</w:t>
      </w:r>
      <w:r>
        <w:rPr>
          <w:rFonts w:ascii="Calibri" w:hAnsi="Calibri" w:cs="Calibri"/>
          <w:lang w:eastAsia="en-GB"/>
        </w:rPr>
        <w:t>°</w:t>
      </w:r>
      <w:r>
        <w:rPr>
          <w:lang w:eastAsia="en-GB"/>
        </w:rPr>
        <w:t>N / Esrange 68</w:t>
      </w:r>
      <w:r>
        <w:rPr>
          <w:rFonts w:ascii="Calibri" w:hAnsi="Calibri" w:cs="Calibri"/>
          <w:lang w:eastAsia="en-GB"/>
        </w:rPr>
        <w:t>°</w:t>
      </w:r>
      <w:r>
        <w:rPr>
          <w:lang w:eastAsia="en-GB"/>
        </w:rPr>
        <w:t>N) and both optimised for polar and sun</w:t>
      </w:r>
      <w:r>
        <w:rPr>
          <w:rFonts w:ascii="Cambria Math" w:hAnsi="Cambria Math" w:cs="Cambria Math"/>
          <w:lang w:eastAsia="en-GB"/>
        </w:rPr>
        <w:t>‑</w:t>
      </w:r>
      <w:r>
        <w:rPr>
          <w:lang w:eastAsia="en-GB"/>
        </w:rPr>
        <w:t>synchronous orbits; the difference is how the geography is operationalised. Norway's set is organised around launch corridors — sea</w:t>
      </w:r>
      <w:r>
        <w:rPr>
          <w:rFonts w:ascii="Cambria Math" w:hAnsi="Cambria Math" w:cs="Cambria Math"/>
          <w:lang w:eastAsia="en-GB"/>
        </w:rPr>
        <w:t>‑</w:t>
      </w:r>
      <w:r>
        <w:rPr>
          <w:lang w:eastAsia="en-GB"/>
        </w:rPr>
        <w:t>oriented azimuths over open northern ocean, framed as a small</w:t>
      </w:r>
      <w:r>
        <w:rPr>
          <w:rFonts w:ascii="Cambria Math" w:hAnsi="Cambria Math" w:cs="Cambria Math"/>
          <w:lang w:eastAsia="en-GB"/>
        </w:rPr>
        <w:t>‑</w:t>
      </w:r>
      <w:r>
        <w:rPr>
          <w:lang w:eastAsia="en-GB"/>
        </w:rPr>
        <w:t>satellite gateway targeting 90</w:t>
      </w:r>
      <w:r>
        <w:rPr>
          <w:rFonts w:ascii="Calibri" w:hAnsi="Calibri" w:cs="Calibri"/>
          <w:lang w:eastAsia="en-GB"/>
        </w:rPr>
        <w:t>°–</w:t>
      </w:r>
      <w:r>
        <w:rPr>
          <w:lang w:eastAsia="en-GB"/>
        </w:rPr>
        <w:t>110.6</w:t>
      </w:r>
      <w:r>
        <w:rPr>
          <w:rFonts w:ascii="Calibri" w:hAnsi="Calibri" w:cs="Calibri"/>
          <w:lang w:eastAsia="en-GB"/>
        </w:rPr>
        <w:t>°</w:t>
      </w:r>
      <w:r>
        <w:rPr>
          <w:lang w:eastAsia="en-GB"/>
        </w:rPr>
        <w:t xml:space="preserve"> and up to 30 missions/yr. Sweden's set is organised around a launch</w:t>
      </w:r>
      <w:r>
        <w:rPr>
          <w:rFonts w:ascii="Calibri" w:hAnsi="Calibri" w:cs="Calibri"/>
          <w:lang w:eastAsia="en-GB"/>
        </w:rPr>
        <w:t>–</w:t>
      </w:r>
      <w:r>
        <w:rPr>
          <w:lang w:eastAsia="en-GB"/>
        </w:rPr>
        <w:t>test</w:t>
      </w:r>
      <w:r>
        <w:rPr>
          <w:rFonts w:ascii="Calibri" w:hAnsi="Calibri" w:cs="Calibri"/>
          <w:lang w:eastAsia="en-GB"/>
        </w:rPr>
        <w:t>–</w:t>
      </w:r>
      <w:r>
        <w:rPr>
          <w:lang w:eastAsia="en-GB"/>
        </w:rPr>
        <w:t>recovery</w:t>
      </w:r>
      <w:r>
        <w:rPr>
          <w:rFonts w:ascii="Calibri" w:hAnsi="Calibri" w:cs="Calibri"/>
          <w:lang w:eastAsia="en-GB"/>
        </w:rPr>
        <w:t>–</w:t>
      </w:r>
      <w:r>
        <w:rPr>
          <w:lang w:eastAsia="en-GB"/>
        </w:rPr>
        <w:t>ground</w:t>
      </w:r>
      <w:r>
        <w:rPr>
          <w:rFonts w:ascii="Cambria Math" w:hAnsi="Cambria Math" w:cs="Cambria Math"/>
          <w:lang w:eastAsia="en-GB"/>
        </w:rPr>
        <w:t>‑</w:t>
      </w:r>
      <w:r>
        <w:rPr>
          <w:lang w:eastAsia="en-GB"/>
        </w:rPr>
        <w:t>segment ecosystem anchored on a vast unpopulated land impact/recovery area and one of the world's largest civilian ground stations. The shared high</w:t>
      </w:r>
      <w:r>
        <w:rPr>
          <w:rFonts w:ascii="Cambria Math" w:hAnsi="Cambria Math" w:cs="Cambria Math"/>
          <w:lang w:eastAsia="en-GB"/>
        </w:rPr>
        <w:t>‑</w:t>
      </w:r>
      <w:r>
        <w:rPr>
          <w:lang w:eastAsia="en-GB"/>
        </w:rPr>
        <w:t>inclination band (A03) is the core reason to treat the two as one layer rather than two competitors.</w:t>
      </w:r>
    </w:p>
    <w:p w14:paraId="5075EA7C" w14:textId="4FCBC809" w:rsidR="00787BAF" w:rsidRDefault="00787BAF" w:rsidP="00787BAF">
      <w:pPr>
        <w:pStyle w:val="bullet10"/>
        <w:rPr>
          <w:lang w:eastAsia="en-GB"/>
        </w:rPr>
      </w:pPr>
      <w:r w:rsidRPr="00787BAF">
        <w:rPr>
          <w:b/>
          <w:bCs/>
          <w:lang w:eastAsia="en-GB"/>
        </w:rPr>
        <w:t>Inclination and orbital reach</w:t>
      </w:r>
      <w:r>
        <w:rPr>
          <w:lang w:eastAsia="en-GB"/>
        </w:rPr>
        <w:t>:</w:t>
      </w:r>
      <w:r w:rsidRPr="00787BAF">
        <w:rPr>
          <w:lang w:eastAsia="en-GB"/>
        </w:rPr>
        <w:t xml:space="preserve"> Both serve the same high</w:t>
      </w:r>
      <w:r w:rsidRPr="00787BAF">
        <w:rPr>
          <w:rFonts w:ascii="Cambria Math" w:hAnsi="Cambria Math" w:cs="Cambria Math"/>
          <w:lang w:eastAsia="en-GB"/>
        </w:rPr>
        <w:t>‑</w:t>
      </w:r>
      <w:r w:rsidRPr="00787BAF">
        <w:rPr>
          <w:lang w:eastAsia="en-GB"/>
        </w:rPr>
        <w:t>inclination workhorse band, which is precisely why they overlap rather than diverge but the published envelopes differ slightly. And</w:t>
      </w:r>
      <w:r w:rsidRPr="00787BAF">
        <w:rPr>
          <w:rFonts w:ascii="Calibri" w:hAnsi="Calibri" w:cs="Calibri"/>
          <w:lang w:eastAsia="en-GB"/>
        </w:rPr>
        <w:t>ø</w:t>
      </w:r>
      <w:r w:rsidRPr="00787BAF">
        <w:rPr>
          <w:lang w:eastAsia="en-GB"/>
        </w:rPr>
        <w:t>ya advertises access from 90</w:t>
      </w:r>
      <w:r w:rsidRPr="00787BAF">
        <w:rPr>
          <w:rFonts w:ascii="Calibri" w:hAnsi="Calibri" w:cs="Calibri"/>
          <w:lang w:eastAsia="en-GB"/>
        </w:rPr>
        <w:t>°</w:t>
      </w:r>
      <w:r w:rsidRPr="00787BAF">
        <w:rPr>
          <w:lang w:eastAsia="en-GB"/>
        </w:rPr>
        <w:t xml:space="preserve"> to 110.6</w:t>
      </w:r>
      <w:r w:rsidRPr="00787BAF">
        <w:rPr>
          <w:rFonts w:ascii="Calibri" w:hAnsi="Calibri" w:cs="Calibri"/>
          <w:lang w:eastAsia="en-GB"/>
        </w:rPr>
        <w:t>°</w:t>
      </w:r>
      <w:r w:rsidRPr="00787BAF">
        <w:rPr>
          <w:lang w:eastAsia="en-GB"/>
        </w:rPr>
        <w:t xml:space="preserve"> (i.e. polar through sun</w:t>
      </w:r>
      <w:r w:rsidRPr="00787BAF">
        <w:rPr>
          <w:rFonts w:ascii="Cambria Math" w:hAnsi="Cambria Math" w:cs="Cambria Math"/>
          <w:lang w:eastAsia="en-GB"/>
        </w:rPr>
        <w:t>‑</w:t>
      </w:r>
      <w:r w:rsidRPr="00787BAF">
        <w:rPr>
          <w:lang w:eastAsia="en-GB"/>
        </w:rPr>
        <w:t>synchronous and into retrograde), with payloads up to ~1,500 kg to SSO. Esrange's LC</w:t>
      </w:r>
      <w:r w:rsidRPr="00787BAF">
        <w:rPr>
          <w:rFonts w:ascii="Cambria Math" w:hAnsi="Cambria Math" w:cs="Cambria Math"/>
          <w:lang w:eastAsia="en-GB"/>
        </w:rPr>
        <w:t>‑</w:t>
      </w:r>
      <w:r w:rsidRPr="00787BAF">
        <w:rPr>
          <w:lang w:eastAsia="en-GB"/>
        </w:rPr>
        <w:t>3 envelope is quoted at 82.6</w:t>
      </w:r>
      <w:r w:rsidRPr="00787BAF">
        <w:rPr>
          <w:rFonts w:ascii="Calibri" w:hAnsi="Calibri" w:cs="Calibri"/>
          <w:lang w:eastAsia="en-GB"/>
        </w:rPr>
        <w:t>°</w:t>
      </w:r>
      <w:r w:rsidRPr="00787BAF">
        <w:rPr>
          <w:lang w:eastAsia="en-GB"/>
        </w:rPr>
        <w:t xml:space="preserve"> to 104</w:t>
      </w:r>
      <w:r w:rsidRPr="00787BAF">
        <w:rPr>
          <w:rFonts w:ascii="Calibri" w:hAnsi="Calibri" w:cs="Calibri"/>
          <w:lang w:eastAsia="en-GB"/>
        </w:rPr>
        <w:t>°</w:t>
      </w:r>
      <w:r w:rsidRPr="00787BAF">
        <w:rPr>
          <w:lang w:eastAsia="en-GB"/>
        </w:rPr>
        <w:t>, with payloads up to ~1,030 kg to SSO. Neither can reach low or equatorial inclinations</w:t>
      </w:r>
      <w:r w:rsidR="00EC45B0">
        <w:rPr>
          <w:lang w:eastAsia="en-GB"/>
        </w:rPr>
        <w:t>.</w:t>
      </w:r>
    </w:p>
    <w:p w14:paraId="15DCD61F" w14:textId="441BBD70" w:rsidR="00B044B9" w:rsidRDefault="00B044B9" w:rsidP="00787BAF">
      <w:pPr>
        <w:pStyle w:val="bullet10"/>
        <w:rPr>
          <w:lang w:eastAsia="en-GB"/>
        </w:rPr>
      </w:pPr>
      <w:r w:rsidRPr="00B044B9">
        <w:rPr>
          <w:b/>
          <w:bCs/>
          <w:lang w:eastAsia="en-GB"/>
        </w:rPr>
        <w:t>Overflight geography</w:t>
      </w:r>
      <w:r>
        <w:rPr>
          <w:lang w:eastAsia="en-GB"/>
        </w:rPr>
        <w:t>:</w:t>
      </w:r>
      <w:r w:rsidRPr="00B044B9">
        <w:rPr>
          <w:lang w:eastAsia="en-GB"/>
        </w:rPr>
        <w:t xml:space="preserve"> Andøya launches out over open northern ocean: its azimuths point away from populated areas across the Norwegian Sea, so downrange safety is managed through maritime and air exclusion rather than land</w:t>
      </w:r>
      <w:r w:rsidRPr="00B044B9">
        <w:rPr>
          <w:rFonts w:ascii="Cambria Math" w:hAnsi="Cambria Math" w:cs="Cambria Math"/>
          <w:lang w:eastAsia="en-GB"/>
        </w:rPr>
        <w:t>‑</w:t>
      </w:r>
      <w:r w:rsidRPr="00B044B9">
        <w:rPr>
          <w:lang w:eastAsia="en-GB"/>
        </w:rPr>
        <w:t>impact planning, and the site carries no significant on</w:t>
      </w:r>
      <w:r w:rsidRPr="00B044B9">
        <w:rPr>
          <w:rFonts w:ascii="Cambria Math" w:hAnsi="Cambria Math" w:cs="Cambria Math"/>
          <w:lang w:eastAsia="en-GB"/>
        </w:rPr>
        <w:t>‑</w:t>
      </w:r>
      <w:r w:rsidRPr="00B044B9">
        <w:rPr>
          <w:lang w:eastAsia="en-GB"/>
        </w:rPr>
        <w:t>land recovery footprint. Esrange launches over a vast unpopulated land mass: its ~5,200 km</w:t>
      </w:r>
      <w:r w:rsidRPr="00B044B9">
        <w:rPr>
          <w:rFonts w:ascii="Calibri" w:hAnsi="Calibri" w:cs="Calibri"/>
          <w:lang w:eastAsia="en-GB"/>
        </w:rPr>
        <w:t>²</w:t>
      </w:r>
      <w:r w:rsidRPr="00B044B9">
        <w:rPr>
          <w:lang w:eastAsia="en-GB"/>
        </w:rPr>
        <w:t xml:space="preserve"> restricted impact/recovery area north of the base means stages and hardware can fall</w:t>
      </w:r>
      <w:r w:rsidR="00EC45B0">
        <w:rPr>
          <w:lang w:eastAsia="en-GB"/>
        </w:rPr>
        <w:t xml:space="preserve">, </w:t>
      </w:r>
      <w:r w:rsidRPr="00B044B9">
        <w:rPr>
          <w:lang w:eastAsia="en-GB"/>
        </w:rPr>
        <w:t>and be recovered</w:t>
      </w:r>
      <w:r w:rsidR="00EC45B0">
        <w:rPr>
          <w:lang w:eastAsia="en-GB"/>
        </w:rPr>
        <w:t>.</w:t>
      </w:r>
    </w:p>
    <w:p w14:paraId="515A666E" w14:textId="608DA9E5" w:rsidR="00F10AB0" w:rsidRDefault="00EC45B0" w:rsidP="00F10AB0">
      <w:pPr>
        <w:pStyle w:val="bullet10"/>
        <w:rPr>
          <w:lang w:eastAsia="en-GB"/>
        </w:rPr>
      </w:pPr>
      <w:r w:rsidRPr="00EC45B0">
        <w:rPr>
          <w:b/>
          <w:bCs/>
          <w:lang w:eastAsia="en-GB"/>
        </w:rPr>
        <w:t>Operating model</w:t>
      </w:r>
      <w:r>
        <w:rPr>
          <w:lang w:eastAsia="en-GB"/>
        </w:rPr>
        <w:t>:</w:t>
      </w:r>
      <w:r w:rsidRPr="00EC45B0">
        <w:rPr>
          <w:lang w:eastAsia="en-GB"/>
        </w:rPr>
        <w:t xml:space="preserve"> Because of that overflight difference, each country has built a different kind of infrastructure around the same orbital position. Norway's set is organised around launch corridors — a launch</w:t>
      </w:r>
      <w:r w:rsidRPr="00EC45B0">
        <w:rPr>
          <w:rFonts w:ascii="Cambria Math" w:hAnsi="Cambria Math" w:cs="Cambria Math"/>
          <w:lang w:eastAsia="en-GB"/>
        </w:rPr>
        <w:t>‑</w:t>
      </w:r>
      <w:r w:rsidRPr="00EC45B0">
        <w:rPr>
          <w:lang w:eastAsia="en-GB"/>
        </w:rPr>
        <w:t>centric "gateway to space" optimised for getting small satellites off the pad and over the ocean efficiently, with the stated ambition of up to ~30 missions/yr once fully built. Sweden's set is organised around a launch–test–recovery–ground</w:t>
      </w:r>
      <w:r w:rsidRPr="00EC45B0">
        <w:rPr>
          <w:rFonts w:ascii="Cambria Math" w:hAnsi="Cambria Math" w:cs="Cambria Math"/>
          <w:lang w:eastAsia="en-GB"/>
        </w:rPr>
        <w:t>‑</w:t>
      </w:r>
      <w:r w:rsidRPr="00EC45B0">
        <w:rPr>
          <w:lang w:eastAsia="en-GB"/>
        </w:rPr>
        <w:t xml:space="preserve">segment ecosystem </w:t>
      </w:r>
      <w:r w:rsidRPr="00EC45B0">
        <w:rPr>
          <w:rFonts w:ascii="Calibri" w:hAnsi="Calibri" w:cs="Calibri"/>
          <w:lang w:eastAsia="en-GB"/>
        </w:rPr>
        <w:t>—</w:t>
      </w:r>
      <w:r w:rsidRPr="00EC45B0">
        <w:rPr>
          <w:lang w:eastAsia="en-GB"/>
        </w:rPr>
        <w:t xml:space="preserve"> the land recovery area, co</w:t>
      </w:r>
      <w:r w:rsidRPr="00EC45B0">
        <w:rPr>
          <w:rFonts w:ascii="Cambria Math" w:hAnsi="Cambria Math" w:cs="Cambria Math"/>
          <w:lang w:eastAsia="en-GB"/>
        </w:rPr>
        <w:t>‑</w:t>
      </w:r>
      <w:r w:rsidRPr="00EC45B0">
        <w:rPr>
          <w:lang w:eastAsia="en-GB"/>
        </w:rPr>
        <w:t>located engine/stage test beds and one of the world's largest civilian ground stations turn Esrange into a multifunctional complex where launch is one function among several, rather than the single organising purpose.</w:t>
      </w:r>
    </w:p>
    <w:p w14:paraId="2104D3DD" w14:textId="77777777" w:rsidR="00134D74" w:rsidRDefault="00F10AB0" w:rsidP="00F10AB0">
      <w:pPr>
        <w:pStyle w:val="bullet10"/>
        <w:rPr>
          <w:lang w:eastAsia="en-GB"/>
        </w:rPr>
      </w:pPr>
      <w:r w:rsidRPr="00134D74">
        <w:rPr>
          <w:b/>
          <w:bCs/>
          <w:lang w:eastAsia="en-GB"/>
        </w:rPr>
        <w:t>Infrastructure maturity and operating model</w:t>
      </w:r>
      <w:r w:rsidR="00134D74" w:rsidRPr="00134D74">
        <w:rPr>
          <w:lang w:eastAsia="en-GB"/>
        </w:rPr>
        <w:t>:</w:t>
      </w:r>
      <w:r w:rsidR="00134D74">
        <w:rPr>
          <w:lang w:eastAsia="en-GB"/>
        </w:rPr>
        <w:t xml:space="preserve"> </w:t>
      </w:r>
      <w:r>
        <w:rPr>
          <w:lang w:eastAsia="en-GB"/>
        </w:rPr>
        <w:t>Norway is further along the orbital</w:t>
      </w:r>
      <w:r w:rsidRPr="00134D74">
        <w:rPr>
          <w:rFonts w:ascii="Cambria Math" w:hAnsi="Cambria Math" w:cs="Cambria Math"/>
          <w:lang w:eastAsia="en-GB"/>
        </w:rPr>
        <w:t>‑</w:t>
      </w:r>
      <w:r>
        <w:rPr>
          <w:lang w:eastAsia="en-GB"/>
        </w:rPr>
        <w:t>launch axis: And</w:t>
      </w:r>
      <w:r w:rsidRPr="00134D74">
        <w:rPr>
          <w:rFonts w:ascii="Calibri" w:hAnsi="Calibri" w:cs="Calibri"/>
          <w:lang w:eastAsia="en-GB"/>
        </w:rPr>
        <w:t>ø</w:t>
      </w:r>
      <w:r>
        <w:rPr>
          <w:lang w:eastAsia="en-GB"/>
        </w:rPr>
        <w:t>ya Pad A is licensed (Aug 2024) and campaign</w:t>
      </w:r>
      <w:r w:rsidRPr="00134D74">
        <w:rPr>
          <w:rFonts w:ascii="Cambria Math" w:hAnsi="Cambria Math" w:cs="Cambria Math"/>
          <w:lang w:eastAsia="en-GB"/>
        </w:rPr>
        <w:t>‑</w:t>
      </w:r>
      <w:r>
        <w:rPr>
          <w:lang w:eastAsia="en-GB"/>
        </w:rPr>
        <w:t>proven through two full countdown</w:t>
      </w:r>
      <w:r w:rsidRPr="00134D74">
        <w:rPr>
          <w:rFonts w:ascii="Cambria Math" w:hAnsi="Cambria Math" w:cs="Cambria Math"/>
          <w:lang w:eastAsia="en-GB"/>
        </w:rPr>
        <w:t>‑</w:t>
      </w:r>
      <w:r>
        <w:rPr>
          <w:lang w:eastAsia="en-GB"/>
        </w:rPr>
        <w:t>and</w:t>
      </w:r>
      <w:r w:rsidRPr="00134D74">
        <w:rPr>
          <w:rFonts w:ascii="Cambria Math" w:hAnsi="Cambria Math" w:cs="Cambria Math"/>
          <w:lang w:eastAsia="en-GB"/>
        </w:rPr>
        <w:t>‑</w:t>
      </w:r>
      <w:r>
        <w:rPr>
          <w:lang w:eastAsia="en-GB"/>
        </w:rPr>
        <w:t>lift</w:t>
      </w:r>
      <w:r w:rsidRPr="00134D74">
        <w:rPr>
          <w:rFonts w:ascii="Cambria Math" w:hAnsi="Cambria Math" w:cs="Cambria Math"/>
          <w:lang w:eastAsia="en-GB"/>
        </w:rPr>
        <w:t>‑</w:t>
      </w:r>
      <w:r>
        <w:rPr>
          <w:lang w:eastAsia="en-GB"/>
        </w:rPr>
        <w:t xml:space="preserve">off cycles, and hosted continental Europe's first orbital attempt (Spectrum, 30 Mar 2025, terminated </w:t>
      </w:r>
      <w:r w:rsidRPr="00134D74">
        <w:rPr>
          <w:rFonts w:ascii="Calibri" w:hAnsi="Calibri" w:cs="Calibri"/>
          <w:lang w:eastAsia="en-GB"/>
        </w:rPr>
        <w:t>≈</w:t>
      </w:r>
      <w:r>
        <w:rPr>
          <w:lang w:eastAsia="en-GB"/>
        </w:rPr>
        <w:t>T+30 s), with the second/qualification flight still pending after repeated 2026 scrubs. Sweden is broader but pre</w:t>
      </w:r>
      <w:r w:rsidRPr="00134D74">
        <w:rPr>
          <w:rFonts w:ascii="Cambria Math" w:hAnsi="Cambria Math" w:cs="Cambria Math"/>
          <w:lang w:eastAsia="en-GB"/>
        </w:rPr>
        <w:t>‑</w:t>
      </w:r>
      <w:r>
        <w:rPr>
          <w:lang w:eastAsia="en-GB"/>
        </w:rPr>
        <w:t>first</w:t>
      </w:r>
      <w:r w:rsidRPr="00134D74">
        <w:rPr>
          <w:rFonts w:ascii="Cambria Math" w:hAnsi="Cambria Math" w:cs="Cambria Math"/>
          <w:lang w:eastAsia="en-GB"/>
        </w:rPr>
        <w:t>‑</w:t>
      </w:r>
      <w:r>
        <w:rPr>
          <w:lang w:eastAsia="en-GB"/>
        </w:rPr>
        <w:t>flight on the orbital axis: LC</w:t>
      </w:r>
      <w:r w:rsidRPr="00134D74">
        <w:rPr>
          <w:rFonts w:ascii="Cambria Math" w:hAnsi="Cambria Math" w:cs="Cambria Math"/>
          <w:lang w:eastAsia="en-GB"/>
        </w:rPr>
        <w:t>‑</w:t>
      </w:r>
      <w:r>
        <w:rPr>
          <w:lang w:eastAsia="en-GB"/>
        </w:rPr>
        <w:t>3 layers an emerging orbital function onto a mature, state</w:t>
      </w:r>
      <w:r w:rsidRPr="00134D74">
        <w:rPr>
          <w:rFonts w:ascii="Cambria Math" w:hAnsi="Cambria Math" w:cs="Cambria Math"/>
          <w:lang w:eastAsia="en-GB"/>
        </w:rPr>
        <w:t>‑</w:t>
      </w:r>
      <w:r>
        <w:rPr>
          <w:lang w:eastAsia="en-GB"/>
        </w:rPr>
        <w:t>backed multi</w:t>
      </w:r>
      <w:r w:rsidRPr="00134D74">
        <w:rPr>
          <w:rFonts w:ascii="Cambria Math" w:hAnsi="Cambria Math" w:cs="Cambria Math"/>
          <w:lang w:eastAsia="en-GB"/>
        </w:rPr>
        <w:t>‑</w:t>
      </w:r>
      <w:r>
        <w:rPr>
          <w:lang w:eastAsia="en-GB"/>
        </w:rPr>
        <w:t>purpose complex, with Firefly Alpha's debut targeted for 2028. Neither country has yet demonstrated an orbital launch so both remain pre</w:t>
      </w:r>
      <w:r w:rsidRPr="00134D74">
        <w:rPr>
          <w:rFonts w:ascii="Cambria Math" w:hAnsi="Cambria Math" w:cs="Cambria Math"/>
          <w:lang w:eastAsia="en-GB"/>
        </w:rPr>
        <w:t>‑</w:t>
      </w:r>
      <w:r>
        <w:rPr>
          <w:lang w:eastAsia="en-GB"/>
        </w:rPr>
        <w:t>operational on the metric that matters most (A04).</w:t>
      </w:r>
    </w:p>
    <w:p w14:paraId="6338A009" w14:textId="561BAEE5" w:rsidR="00F10AB0" w:rsidRDefault="00F10AB0" w:rsidP="00F10AB0">
      <w:pPr>
        <w:pStyle w:val="bullet10"/>
        <w:rPr>
          <w:lang w:eastAsia="en-GB"/>
        </w:rPr>
      </w:pPr>
      <w:r w:rsidRPr="00134D74">
        <w:rPr>
          <w:b/>
          <w:bCs/>
          <w:lang w:eastAsia="en-GB"/>
        </w:rPr>
        <w:t>Regulatory and licensing pathway</w:t>
      </w:r>
      <w:r w:rsidR="00134D74">
        <w:rPr>
          <w:lang w:eastAsia="en-GB"/>
        </w:rPr>
        <w:t xml:space="preserve">: </w:t>
      </w:r>
      <w:r>
        <w:rPr>
          <w:lang w:eastAsia="en-GB"/>
        </w:rPr>
        <w:t>Norway operates Andøya within a formal domestic safety framework (site</w:t>
      </w:r>
      <w:r w:rsidRPr="00134D74">
        <w:rPr>
          <w:rFonts w:ascii="Cambria Math" w:hAnsi="Cambria Math" w:cs="Cambria Math"/>
          <w:lang w:eastAsia="en-GB"/>
        </w:rPr>
        <w:t>‑</w:t>
      </w:r>
      <w:r>
        <w:rPr>
          <w:lang w:eastAsia="en-GB"/>
        </w:rPr>
        <w:t>operator licence, per</w:t>
      </w:r>
      <w:r w:rsidRPr="00134D74">
        <w:rPr>
          <w:rFonts w:ascii="Cambria Math" w:hAnsi="Cambria Math" w:cs="Cambria Math"/>
          <w:lang w:eastAsia="en-GB"/>
        </w:rPr>
        <w:t>‑</w:t>
      </w:r>
      <w:r>
        <w:rPr>
          <w:lang w:eastAsia="en-GB"/>
        </w:rPr>
        <w:t>mission operator permits, Seveso</w:t>
      </w:r>
      <w:r w:rsidRPr="00134D74">
        <w:rPr>
          <w:rFonts w:ascii="Cambria Math" w:hAnsi="Cambria Math" w:cs="Cambria Math"/>
          <w:lang w:eastAsia="en-GB"/>
        </w:rPr>
        <w:t>‑</w:t>
      </w:r>
      <w:r>
        <w:rPr>
          <w:lang w:eastAsia="en-GB"/>
        </w:rPr>
        <w:t>III provisions), with CAA Norway using FAA Part 450 as its assessment standard (D13). Sweden's decisive recent moves are international: the U.S.–Sweden Technology Safeguards Agreement (signed 20 June 2025 — only the sixth country to conclude one with the US), followed by an SNSA–FAA Memorandum of Cooperation (April 2026) streamlining licensing of US vehicles from Swedish soil. Sweden's edge thus lies in coupling orbital build</w:t>
      </w:r>
      <w:r w:rsidRPr="00134D74">
        <w:rPr>
          <w:rFonts w:ascii="Cambria Math" w:hAnsi="Cambria Math" w:cs="Cambria Math"/>
          <w:lang w:eastAsia="en-GB"/>
        </w:rPr>
        <w:t>‑</w:t>
      </w:r>
      <w:r>
        <w:rPr>
          <w:lang w:eastAsia="en-GB"/>
        </w:rPr>
        <w:t>out to formal transatlantic arrangements</w:t>
      </w:r>
      <w:r w:rsidR="005024A7">
        <w:rPr>
          <w:lang w:eastAsia="en-GB"/>
        </w:rPr>
        <w:t>. B</w:t>
      </w:r>
      <w:r>
        <w:rPr>
          <w:lang w:eastAsia="en-GB"/>
        </w:rPr>
        <w:t xml:space="preserve">oth national regimes rely on the </w:t>
      </w:r>
      <w:r w:rsidRPr="00CC2BE3">
        <w:rPr>
          <w:lang w:eastAsia="en-GB"/>
        </w:rPr>
        <w:t>US Part 450</w:t>
      </w:r>
      <w:r>
        <w:rPr>
          <w:lang w:eastAsia="en-GB"/>
        </w:rPr>
        <w:t xml:space="preserve"> standard and neither is harmonised with the other (D03/D09).</w:t>
      </w:r>
    </w:p>
    <w:p w14:paraId="1C946B31" w14:textId="0811DA7A" w:rsidR="00761D24" w:rsidRPr="005D512F" w:rsidRDefault="00FB103D" w:rsidP="003A55EE">
      <w:pPr>
        <w:spacing w:before="240"/>
        <w:rPr>
          <w:b/>
          <w:bCs/>
          <w:lang w:eastAsia="en-GB"/>
        </w:rPr>
      </w:pPr>
      <w:r>
        <w:rPr>
          <w:b/>
          <w:bCs/>
          <w:lang w:eastAsia="en-GB"/>
        </w:rPr>
        <w:t>Testing facilities</w:t>
      </w:r>
    </w:p>
    <w:p w14:paraId="0BF21DCD" w14:textId="73B0A23E" w:rsidR="001A11F7" w:rsidRDefault="00051892" w:rsidP="00CC2BE3">
      <w:pPr>
        <w:rPr>
          <w:lang w:eastAsia="en-GB"/>
        </w:rPr>
      </w:pPr>
      <w:r w:rsidRPr="00051892">
        <w:rPr>
          <w:lang w:eastAsia="en-GB"/>
        </w:rPr>
        <w:t>Nammo Raufoss (Norway) is a specialist propulsion producer</w:t>
      </w:r>
      <w:r w:rsidRPr="00051892">
        <w:rPr>
          <w:rFonts w:ascii="Cambria Math" w:hAnsi="Cambria Math" w:cs="Cambria Math"/>
          <w:lang w:eastAsia="en-GB"/>
        </w:rPr>
        <w:t>‑</w:t>
      </w:r>
      <w:r w:rsidRPr="00051892">
        <w:rPr>
          <w:lang w:eastAsia="en-GB"/>
        </w:rPr>
        <w:t>tester: its launcher</w:t>
      </w:r>
      <w:r w:rsidRPr="00051892">
        <w:rPr>
          <w:rFonts w:ascii="Cambria Math" w:hAnsi="Cambria Math" w:cs="Cambria Math"/>
          <w:lang w:eastAsia="en-GB"/>
        </w:rPr>
        <w:t>‑</w:t>
      </w:r>
      <w:r w:rsidRPr="00051892">
        <w:rPr>
          <w:lang w:eastAsia="en-GB"/>
        </w:rPr>
        <w:t>relevant output is the qualified 220 N H</w:t>
      </w:r>
      <w:r w:rsidRPr="00051892">
        <w:rPr>
          <w:rFonts w:ascii="Calibri" w:hAnsi="Calibri" w:cs="Calibri"/>
          <w:lang w:eastAsia="en-GB"/>
        </w:rPr>
        <w:t>₂</w:t>
      </w:r>
      <w:r w:rsidRPr="00051892">
        <w:rPr>
          <w:lang w:eastAsia="en-GB"/>
        </w:rPr>
        <w:t>O</w:t>
      </w:r>
      <w:r w:rsidRPr="00051892">
        <w:rPr>
          <w:rFonts w:ascii="Calibri" w:hAnsi="Calibri" w:cs="Calibri"/>
          <w:lang w:eastAsia="en-GB"/>
        </w:rPr>
        <w:t>₂</w:t>
      </w:r>
      <w:r w:rsidRPr="00051892">
        <w:rPr>
          <w:lang w:eastAsia="en-GB"/>
        </w:rPr>
        <w:t xml:space="preserve"> thruster for the Vega</w:t>
      </w:r>
      <w:r w:rsidRPr="00051892">
        <w:rPr>
          <w:rFonts w:ascii="Cambria Math" w:hAnsi="Cambria Math" w:cs="Cambria Math"/>
          <w:lang w:eastAsia="en-GB"/>
        </w:rPr>
        <w:t>‑</w:t>
      </w:r>
      <w:r w:rsidRPr="00051892">
        <w:rPr>
          <w:lang w:eastAsia="en-GB"/>
        </w:rPr>
        <w:t>C AVUM+ roll/attitude</w:t>
      </w:r>
      <w:r w:rsidRPr="00051892">
        <w:rPr>
          <w:rFonts w:ascii="Cambria Math" w:hAnsi="Cambria Math" w:cs="Cambria Math"/>
          <w:lang w:eastAsia="en-GB"/>
        </w:rPr>
        <w:t>‑</w:t>
      </w:r>
      <w:r w:rsidRPr="00051892">
        <w:rPr>
          <w:lang w:eastAsia="en-GB"/>
        </w:rPr>
        <w:t>control and stage</w:t>
      </w:r>
      <w:r w:rsidRPr="00051892">
        <w:rPr>
          <w:rFonts w:ascii="Cambria Math" w:hAnsi="Cambria Math" w:cs="Cambria Math"/>
          <w:lang w:eastAsia="en-GB"/>
        </w:rPr>
        <w:t>‑</w:t>
      </w:r>
      <w:r w:rsidRPr="00051892">
        <w:rPr>
          <w:lang w:eastAsia="en-GB"/>
        </w:rPr>
        <w:t>separation system, backed by a 30 kN hybrid</w:t>
      </w:r>
      <w:r w:rsidRPr="00051892">
        <w:rPr>
          <w:rFonts w:ascii="Cambria Math" w:hAnsi="Cambria Math" w:cs="Cambria Math"/>
          <w:lang w:eastAsia="en-GB"/>
        </w:rPr>
        <w:t>‑</w:t>
      </w:r>
      <w:r w:rsidRPr="00051892">
        <w:rPr>
          <w:lang w:eastAsia="en-GB"/>
        </w:rPr>
        <w:t>motor line, ~40,000 L of on</w:t>
      </w:r>
      <w:r w:rsidRPr="00051892">
        <w:rPr>
          <w:rFonts w:ascii="Cambria Math" w:hAnsi="Cambria Math" w:cs="Cambria Math"/>
          <w:lang w:eastAsia="en-GB"/>
        </w:rPr>
        <w:t>‑</w:t>
      </w:r>
      <w:r w:rsidRPr="00051892">
        <w:rPr>
          <w:lang w:eastAsia="en-GB"/>
        </w:rPr>
        <w:t>site hydrogen peroxide, a silver</w:t>
      </w:r>
      <w:r w:rsidRPr="00051892">
        <w:rPr>
          <w:rFonts w:ascii="Cambria Math" w:hAnsi="Cambria Math" w:cs="Cambria Math"/>
          <w:lang w:eastAsia="en-GB"/>
        </w:rPr>
        <w:t>‑</w:t>
      </w:r>
      <w:r w:rsidRPr="00051892">
        <w:rPr>
          <w:lang w:eastAsia="en-GB"/>
        </w:rPr>
        <w:t>catalyst capability and an ISO</w:t>
      </w:r>
      <w:r w:rsidRPr="00051892">
        <w:rPr>
          <w:rFonts w:ascii="Cambria Math" w:hAnsi="Cambria Math" w:cs="Cambria Math"/>
          <w:lang w:eastAsia="en-GB"/>
        </w:rPr>
        <w:t>‑</w:t>
      </w:r>
      <w:r w:rsidRPr="00051892">
        <w:rPr>
          <w:lang w:eastAsia="en-GB"/>
        </w:rPr>
        <w:t xml:space="preserve">8 cleanroom </w:t>
      </w:r>
      <w:r w:rsidRPr="00051892">
        <w:rPr>
          <w:rFonts w:ascii="Calibri" w:hAnsi="Calibri" w:cs="Calibri"/>
          <w:lang w:eastAsia="en-GB"/>
        </w:rPr>
        <w:t>—</w:t>
      </w:r>
      <w:r w:rsidRPr="00051892">
        <w:rPr>
          <w:lang w:eastAsia="en-GB"/>
        </w:rPr>
        <w:t xml:space="preserve"> a green</w:t>
      </w:r>
      <w:r w:rsidRPr="00051892">
        <w:rPr>
          <w:rFonts w:ascii="Cambria Math" w:hAnsi="Cambria Math" w:cs="Cambria Math"/>
          <w:lang w:eastAsia="en-GB"/>
        </w:rPr>
        <w:t>‑</w:t>
      </w:r>
      <w:r w:rsidRPr="00051892">
        <w:rPr>
          <w:lang w:eastAsia="en-GB"/>
        </w:rPr>
        <w:t>propulsion niche that also feeds Ariane 6/Vega engine structures via the wider Nammo group. It is a supplier asset, not an open multi</w:t>
      </w:r>
      <w:r w:rsidRPr="00051892">
        <w:rPr>
          <w:rFonts w:ascii="Cambria Math" w:hAnsi="Cambria Math" w:cs="Cambria Math"/>
          <w:lang w:eastAsia="en-GB"/>
        </w:rPr>
        <w:t>‑</w:t>
      </w:r>
      <w:r w:rsidRPr="00051892">
        <w:rPr>
          <w:lang w:eastAsia="en-GB"/>
        </w:rPr>
        <w:t>user launcher bench.</w:t>
      </w:r>
      <w:r w:rsidR="000A3625">
        <w:rPr>
          <w:rStyle w:val="FootnoteReference"/>
          <w:lang w:eastAsia="en-GB"/>
        </w:rPr>
        <w:footnoteReference w:id="172"/>
      </w:r>
    </w:p>
    <w:p w14:paraId="3917F705" w14:textId="19C167D6" w:rsidR="00051892" w:rsidRDefault="00AC7BE1" w:rsidP="00CC2BE3">
      <w:pPr>
        <w:rPr>
          <w:lang w:eastAsia="en-GB"/>
        </w:rPr>
      </w:pPr>
      <w:r w:rsidRPr="00AC7BE1">
        <w:rPr>
          <w:lang w:eastAsia="en-GB"/>
        </w:rPr>
        <w:t>SSC Esrange's test beds (Sweden) are the opposite: an open, co</w:t>
      </w:r>
      <w:r w:rsidRPr="00AC7BE1">
        <w:rPr>
          <w:rFonts w:ascii="Cambria Math" w:hAnsi="Cambria Math" w:cs="Cambria Math"/>
          <w:lang w:eastAsia="en-GB"/>
        </w:rPr>
        <w:t>‑</w:t>
      </w:r>
      <w:r w:rsidRPr="00AC7BE1">
        <w:rPr>
          <w:lang w:eastAsia="en-GB"/>
        </w:rPr>
        <w:t>located, tenant</w:t>
      </w:r>
      <w:r w:rsidRPr="00AC7BE1">
        <w:rPr>
          <w:rFonts w:ascii="Cambria Math" w:hAnsi="Cambria Math" w:cs="Cambria Math"/>
          <w:lang w:eastAsia="en-GB"/>
        </w:rPr>
        <w:t>‑</w:t>
      </w:r>
      <w:r w:rsidRPr="00AC7BE1">
        <w:rPr>
          <w:lang w:eastAsia="en-GB"/>
        </w:rPr>
        <w:t xml:space="preserve">operated environment where launch providers build and run their own benches on SSC land </w:t>
      </w:r>
      <w:r w:rsidRPr="00AC7BE1">
        <w:rPr>
          <w:rFonts w:ascii="Calibri" w:hAnsi="Calibri" w:cs="Calibri"/>
          <w:lang w:eastAsia="en-GB"/>
        </w:rPr>
        <w:t>—</w:t>
      </w:r>
      <w:r w:rsidRPr="00AC7BE1">
        <w:rPr>
          <w:lang w:eastAsia="en-GB"/>
        </w:rPr>
        <w:t xml:space="preserve"> Isar tests the Aquila engine and Spectrum stages, RFA ran a 280 s full</w:t>
      </w:r>
      <w:r w:rsidRPr="00AC7BE1">
        <w:rPr>
          <w:rFonts w:ascii="Cambria Math" w:hAnsi="Cambria Math" w:cs="Cambria Math"/>
          <w:lang w:eastAsia="en-GB"/>
        </w:rPr>
        <w:t>‑</w:t>
      </w:r>
      <w:r w:rsidRPr="00AC7BE1">
        <w:rPr>
          <w:lang w:eastAsia="en-GB"/>
        </w:rPr>
        <w:t>duration upper</w:t>
      </w:r>
      <w:r w:rsidRPr="00AC7BE1">
        <w:rPr>
          <w:rFonts w:ascii="Cambria Math" w:hAnsi="Cambria Math" w:cs="Cambria Math"/>
          <w:lang w:eastAsia="en-GB"/>
        </w:rPr>
        <w:t>‑</w:t>
      </w:r>
      <w:r w:rsidRPr="00AC7BE1">
        <w:rPr>
          <w:lang w:eastAsia="en-GB"/>
        </w:rPr>
        <w:t>stage hot fire and Helix</w:t>
      </w:r>
      <w:r w:rsidRPr="00AC7BE1">
        <w:rPr>
          <w:rFonts w:ascii="Cambria Math" w:hAnsi="Cambria Math" w:cs="Cambria Math"/>
          <w:lang w:eastAsia="en-GB"/>
        </w:rPr>
        <w:t>‑</w:t>
      </w:r>
      <w:r w:rsidRPr="00AC7BE1">
        <w:rPr>
          <w:lang w:eastAsia="en-GB"/>
        </w:rPr>
        <w:t>engine acceptance before shipping flight stages to SaxaVord, and the ESA/ArianeGroup Themis demonstrator uses the beds for hop and landing</w:t>
      </w:r>
      <w:r w:rsidRPr="00AC7BE1">
        <w:rPr>
          <w:rFonts w:ascii="Cambria Math" w:hAnsi="Cambria Math" w:cs="Cambria Math"/>
          <w:lang w:eastAsia="en-GB"/>
        </w:rPr>
        <w:t>‑</w:t>
      </w:r>
      <w:r w:rsidRPr="00AC7BE1">
        <w:rPr>
          <w:lang w:eastAsia="en-GB"/>
        </w:rPr>
        <w:t>sequence work. SSC frames its major current challenge as the solid</w:t>
      </w:r>
      <w:r w:rsidRPr="00AC7BE1">
        <w:rPr>
          <w:rFonts w:ascii="Cambria Math" w:hAnsi="Cambria Math" w:cs="Cambria Math"/>
          <w:lang w:eastAsia="en-GB"/>
        </w:rPr>
        <w:t>‑</w:t>
      </w:r>
      <w:r w:rsidRPr="00AC7BE1">
        <w:rPr>
          <w:lang w:eastAsia="en-GB"/>
        </w:rPr>
        <w:t>to</w:t>
      </w:r>
      <w:r w:rsidRPr="00AC7BE1">
        <w:rPr>
          <w:rFonts w:ascii="Cambria Math" w:hAnsi="Cambria Math" w:cs="Cambria Math"/>
          <w:lang w:eastAsia="en-GB"/>
        </w:rPr>
        <w:t>‑</w:t>
      </w:r>
      <w:r w:rsidRPr="00AC7BE1">
        <w:rPr>
          <w:lang w:eastAsia="en-GB"/>
        </w:rPr>
        <w:t xml:space="preserve">liquid transition </w:t>
      </w:r>
      <w:r w:rsidRPr="00AC7BE1">
        <w:rPr>
          <w:rFonts w:ascii="Calibri" w:hAnsi="Calibri" w:cs="Calibri"/>
          <w:lang w:eastAsia="en-GB"/>
        </w:rPr>
        <w:t>—</w:t>
      </w:r>
      <w:r w:rsidRPr="00AC7BE1">
        <w:rPr>
          <w:lang w:eastAsia="en-GB"/>
        </w:rPr>
        <w:t xml:space="preserve"> moving from solid</w:t>
      </w:r>
      <w:r w:rsidRPr="00AC7BE1">
        <w:rPr>
          <w:rFonts w:ascii="Cambria Math" w:hAnsi="Cambria Math" w:cs="Cambria Math"/>
          <w:lang w:eastAsia="en-GB"/>
        </w:rPr>
        <w:t>‑</w:t>
      </w:r>
      <w:r w:rsidRPr="00AC7BE1">
        <w:rPr>
          <w:lang w:eastAsia="en-GB"/>
        </w:rPr>
        <w:t>propellant heritage to RP</w:t>
      </w:r>
      <w:r w:rsidRPr="00AC7BE1">
        <w:rPr>
          <w:rFonts w:ascii="Cambria Math" w:hAnsi="Cambria Math" w:cs="Cambria Math"/>
          <w:lang w:eastAsia="en-GB"/>
        </w:rPr>
        <w:t>‑</w:t>
      </w:r>
      <w:r w:rsidRPr="00AC7BE1">
        <w:rPr>
          <w:lang w:eastAsia="en-GB"/>
        </w:rPr>
        <w:t xml:space="preserve">1, propane and methane infrastructure, with safe Arctic storage of multiple propellants </w:t>
      </w:r>
      <w:r w:rsidRPr="00AC7BE1">
        <w:rPr>
          <w:rFonts w:ascii="Calibri" w:hAnsi="Calibri" w:cs="Calibri"/>
          <w:lang w:eastAsia="en-GB"/>
        </w:rPr>
        <w:t>—</w:t>
      </w:r>
      <w:r w:rsidRPr="00AC7BE1">
        <w:rPr>
          <w:lang w:eastAsia="en-GB"/>
        </w:rPr>
        <w:t xml:space="preserve"> and considers itself better prepared for that multi</w:t>
      </w:r>
      <w:r w:rsidRPr="00AC7BE1">
        <w:rPr>
          <w:rFonts w:ascii="Cambria Math" w:hAnsi="Cambria Math" w:cs="Cambria Math"/>
          <w:lang w:eastAsia="en-GB"/>
        </w:rPr>
        <w:t>‑</w:t>
      </w:r>
      <w:r w:rsidRPr="00AC7BE1">
        <w:rPr>
          <w:lang w:eastAsia="en-GB"/>
        </w:rPr>
        <w:t>fuel future than And</w:t>
      </w:r>
      <w:r w:rsidRPr="00AC7BE1">
        <w:rPr>
          <w:rFonts w:ascii="Calibri" w:hAnsi="Calibri" w:cs="Calibri"/>
          <w:lang w:eastAsia="en-GB"/>
        </w:rPr>
        <w:t>ø</w:t>
      </w:r>
      <w:r w:rsidRPr="00AC7BE1">
        <w:rPr>
          <w:lang w:eastAsia="en-GB"/>
        </w:rPr>
        <w:t>ya, which it supports through experience</w:t>
      </w:r>
      <w:r w:rsidRPr="00AC7BE1">
        <w:rPr>
          <w:rFonts w:ascii="Cambria Math" w:hAnsi="Cambria Math" w:cs="Cambria Math"/>
          <w:lang w:eastAsia="en-GB"/>
        </w:rPr>
        <w:t>‑</w:t>
      </w:r>
      <w:r w:rsidRPr="00AC7BE1">
        <w:rPr>
          <w:lang w:eastAsia="en-GB"/>
        </w:rPr>
        <w:t>sharing.</w:t>
      </w:r>
    </w:p>
    <w:p w14:paraId="488FBDC4" w14:textId="2197BF31" w:rsidR="00AC7BE1" w:rsidRDefault="00487282" w:rsidP="003A55EE">
      <w:pPr>
        <w:spacing w:before="240"/>
        <w:rPr>
          <w:b/>
          <w:bCs/>
          <w:lang w:eastAsia="en-GB"/>
        </w:rPr>
      </w:pPr>
      <w:r w:rsidRPr="00487282">
        <w:rPr>
          <w:b/>
          <w:bCs/>
          <w:lang w:eastAsia="en-GB"/>
        </w:rPr>
        <w:lastRenderedPageBreak/>
        <w:t>TT&amp;C</w:t>
      </w:r>
    </w:p>
    <w:p w14:paraId="570C2A3A" w14:textId="6B24275B" w:rsidR="00487282" w:rsidRDefault="00603B93" w:rsidP="00CC2BE3">
      <w:pPr>
        <w:rPr>
          <w:lang w:eastAsia="en-GB"/>
        </w:rPr>
      </w:pPr>
      <w:r w:rsidRPr="00603B93">
        <w:rPr>
          <w:lang w:eastAsia="en-GB"/>
        </w:rPr>
        <w:t>This is the layer where the two national sets are most interdependent and most exposed together. Norway's contribution is structural for all of Europe: KSAT's polar network</w:t>
      </w:r>
      <w:r>
        <w:rPr>
          <w:lang w:eastAsia="en-GB"/>
        </w:rPr>
        <w:t xml:space="preserve">: </w:t>
      </w:r>
      <w:r w:rsidRPr="00603B93">
        <w:rPr>
          <w:lang w:eastAsia="en-GB"/>
        </w:rPr>
        <w:t>SvalSat (78°N, the world's largest polar ground station with 160+ antennas, the only station able to contact a polar satellite on all 14 daily passes), TrollSat in Antarctica (remotely operated from Tromsø for southern</w:t>
      </w:r>
      <w:r w:rsidRPr="00603B93">
        <w:rPr>
          <w:rFonts w:ascii="Cambria Math" w:hAnsi="Cambria Math" w:cs="Cambria Math"/>
          <w:lang w:eastAsia="en-GB"/>
        </w:rPr>
        <w:t>‑</w:t>
      </w:r>
      <w:r w:rsidRPr="00603B93">
        <w:rPr>
          <w:lang w:eastAsia="en-GB"/>
        </w:rPr>
        <w:t>pole coverage) and Troms</w:t>
      </w:r>
      <w:r w:rsidRPr="00603B93">
        <w:rPr>
          <w:rFonts w:ascii="Calibri" w:hAnsi="Calibri" w:cs="Calibri"/>
          <w:lang w:eastAsia="en-GB"/>
        </w:rPr>
        <w:t>ø</w:t>
      </w:r>
      <w:r w:rsidRPr="00603B93">
        <w:rPr>
          <w:lang w:eastAsia="en-GB"/>
        </w:rPr>
        <w:t xml:space="preserve"> as network backbone </w:t>
      </w:r>
      <w:r w:rsidRPr="00603B93">
        <w:rPr>
          <w:rFonts w:ascii="Calibri" w:hAnsi="Calibri" w:cs="Calibri"/>
          <w:lang w:eastAsia="en-GB"/>
        </w:rPr>
        <w:t>—</w:t>
      </w:r>
      <w:r w:rsidRPr="00603B93">
        <w:rPr>
          <w:lang w:eastAsia="en-GB"/>
        </w:rPr>
        <w:t xml:space="preserve"> sits inside a global KSAT footprint of 200+ antennas across ~26 sites. KSAT is explicit that these polar sites are</w:t>
      </w:r>
      <w:r w:rsidR="0005081A">
        <w:rPr>
          <w:lang w:eastAsia="en-GB"/>
        </w:rPr>
        <w:t xml:space="preserve"> </w:t>
      </w:r>
      <w:r w:rsidRPr="00603B93">
        <w:rPr>
          <w:lang w:eastAsia="en-GB"/>
        </w:rPr>
        <w:t>"structurally irreplaceable for high</w:t>
      </w:r>
      <w:r w:rsidRPr="00603B93">
        <w:rPr>
          <w:rFonts w:ascii="Cambria Math" w:hAnsi="Cambria Math" w:cs="Cambria Math"/>
          <w:lang w:eastAsia="en-GB"/>
        </w:rPr>
        <w:t>‑</w:t>
      </w:r>
      <w:r w:rsidRPr="00603B93">
        <w:rPr>
          <w:lang w:eastAsia="en-GB"/>
        </w:rPr>
        <w:t>inclination missions," that their importance is orbit</w:t>
      </w:r>
      <w:r w:rsidRPr="00603B93">
        <w:rPr>
          <w:rFonts w:ascii="Cambria Math" w:hAnsi="Cambria Math" w:cs="Cambria Math"/>
          <w:lang w:eastAsia="en-GB"/>
        </w:rPr>
        <w:t>‑</w:t>
      </w:r>
      <w:r w:rsidRPr="00603B93">
        <w:rPr>
          <w:lang w:eastAsia="en-GB"/>
        </w:rPr>
        <w:t>driven, not launcher</w:t>
      </w:r>
      <w:r w:rsidRPr="00603B93">
        <w:rPr>
          <w:rFonts w:ascii="Cambria Math" w:hAnsi="Cambria Math" w:cs="Cambria Math"/>
          <w:lang w:eastAsia="en-GB"/>
        </w:rPr>
        <w:t>‑</w:t>
      </w:r>
      <w:r w:rsidRPr="00603B93">
        <w:rPr>
          <w:lang w:eastAsia="en-GB"/>
        </w:rPr>
        <w:t>driven, and that any Nordic polar/SSO launch (And</w:t>
      </w:r>
      <w:r w:rsidRPr="00603B93">
        <w:rPr>
          <w:rFonts w:ascii="Calibri" w:hAnsi="Calibri" w:cs="Calibri"/>
          <w:lang w:eastAsia="en-GB"/>
        </w:rPr>
        <w:t>ø</w:t>
      </w:r>
      <w:r w:rsidRPr="00603B93">
        <w:rPr>
          <w:lang w:eastAsia="en-GB"/>
        </w:rPr>
        <w:t>ya, Esrange and SaxaVord) passes through SvalSat/TrollSat coverage — creating a genuine Europe</w:t>
      </w:r>
      <w:r w:rsidRPr="00603B93">
        <w:rPr>
          <w:rFonts w:ascii="Cambria Math" w:hAnsi="Cambria Math" w:cs="Cambria Math"/>
          <w:lang w:eastAsia="en-GB"/>
        </w:rPr>
        <w:t>‑</w:t>
      </w:r>
      <w:r w:rsidRPr="00603B93">
        <w:rPr>
          <w:lang w:eastAsia="en-GB"/>
        </w:rPr>
        <w:t>wide ascent</w:t>
      </w:r>
      <w:r w:rsidRPr="00603B93">
        <w:rPr>
          <w:rFonts w:ascii="Cambria Math" w:hAnsi="Cambria Math" w:cs="Cambria Math"/>
          <w:lang w:eastAsia="en-GB"/>
        </w:rPr>
        <w:t>‑</w:t>
      </w:r>
      <w:r w:rsidRPr="00603B93">
        <w:rPr>
          <w:lang w:eastAsia="en-GB"/>
        </w:rPr>
        <w:t>scope dependency on Norwegian public</w:t>
      </w:r>
      <w:r w:rsidRPr="00603B93">
        <w:rPr>
          <w:rFonts w:ascii="Cambria Math" w:hAnsi="Cambria Math" w:cs="Cambria Math"/>
          <w:lang w:eastAsia="en-GB"/>
        </w:rPr>
        <w:t>‑</w:t>
      </w:r>
      <w:r w:rsidRPr="00603B93">
        <w:rPr>
          <w:lang w:eastAsia="en-GB"/>
        </w:rPr>
        <w:t>private polar TT&amp;C (CC04/CC07).</w:t>
      </w:r>
    </w:p>
    <w:p w14:paraId="5774CAFC" w14:textId="37F5E84C" w:rsidR="004A3EB1" w:rsidRPr="00311C35" w:rsidRDefault="004A3EB1" w:rsidP="004A3EB1">
      <w:pPr>
        <w:spacing w:before="240"/>
        <w:rPr>
          <w:b/>
          <w:bCs/>
          <w:lang w:val="en-US" w:eastAsia="en-GB"/>
        </w:rPr>
      </w:pPr>
      <w:r w:rsidRPr="00311C35">
        <w:rPr>
          <w:b/>
          <w:bCs/>
          <w:lang w:val="en-US" w:eastAsia="en-GB"/>
        </w:rPr>
        <w:t>Operation</w:t>
      </w:r>
      <w:r w:rsidR="00311C35" w:rsidRPr="00311C35">
        <w:rPr>
          <w:b/>
          <w:bCs/>
          <w:lang w:val="en-US" w:eastAsia="en-GB"/>
        </w:rPr>
        <w:t xml:space="preserve"> centres</w:t>
      </w:r>
    </w:p>
    <w:p w14:paraId="18DFB403" w14:textId="7D0441F7" w:rsidR="00AE17F6" w:rsidRPr="00311C35" w:rsidRDefault="00311C35" w:rsidP="00CC2BE3">
      <w:pPr>
        <w:rPr>
          <w:lang w:val="en-US" w:eastAsia="en-GB"/>
        </w:rPr>
      </w:pPr>
      <w:r w:rsidRPr="00311C35">
        <w:rPr>
          <w:lang w:val="en-US" w:eastAsia="en-GB"/>
        </w:rPr>
        <w:t>Both countries now hold complete, dedicated launch</w:t>
      </w:r>
      <w:r w:rsidRPr="00311C35">
        <w:rPr>
          <w:rFonts w:ascii="Cambria Math" w:hAnsi="Cambria Math" w:cs="Cambria Math"/>
          <w:lang w:val="en-US" w:eastAsia="en-GB"/>
        </w:rPr>
        <w:t>‑</w:t>
      </w:r>
      <w:r w:rsidRPr="00311C35">
        <w:rPr>
          <w:lang w:val="en-US" w:eastAsia="en-GB"/>
        </w:rPr>
        <w:t>phase control capability, so control</w:t>
      </w:r>
      <w:r w:rsidRPr="00311C35">
        <w:rPr>
          <w:rFonts w:ascii="Cambria Math" w:hAnsi="Cambria Math" w:cs="Cambria Math"/>
          <w:lang w:val="en-US" w:eastAsia="en-GB"/>
        </w:rPr>
        <w:t>‑</w:t>
      </w:r>
      <w:r w:rsidRPr="00311C35">
        <w:rPr>
          <w:lang w:val="en-US" w:eastAsia="en-GB"/>
        </w:rPr>
        <w:t>room capacity is not a differentiator between them. Norway's set comprises the And</w:t>
      </w:r>
      <w:r w:rsidRPr="00311C35">
        <w:rPr>
          <w:rFonts w:ascii="Calibri" w:hAnsi="Calibri" w:cs="Calibri"/>
          <w:lang w:val="en-US" w:eastAsia="en-GB"/>
        </w:rPr>
        <w:t>ø</w:t>
      </w:r>
      <w:r w:rsidRPr="00311C35">
        <w:rPr>
          <w:lang w:val="en-US" w:eastAsia="en-GB"/>
        </w:rPr>
        <w:t>ya mission</w:t>
      </w:r>
      <w:r w:rsidRPr="00311C35">
        <w:rPr>
          <w:rFonts w:ascii="Cambria Math" w:hAnsi="Cambria Math" w:cs="Cambria Math"/>
          <w:lang w:val="en-US" w:eastAsia="en-GB"/>
        </w:rPr>
        <w:t>‑</w:t>
      </w:r>
      <w:r w:rsidRPr="00311C35">
        <w:rPr>
          <w:lang w:val="en-US" w:eastAsia="en-GB"/>
        </w:rPr>
        <w:t>control centre</w:t>
      </w:r>
      <w:r w:rsidR="004D4A40">
        <w:rPr>
          <w:lang w:val="en-US" w:eastAsia="en-GB"/>
        </w:rPr>
        <w:t xml:space="preserve"> (</w:t>
      </w:r>
      <w:r w:rsidRPr="00311C35">
        <w:rPr>
          <w:lang w:val="en-US" w:eastAsia="en-GB"/>
        </w:rPr>
        <w:t>built to Isar Aerospace's specification at the Pad A complex</w:t>
      </w:r>
      <w:r w:rsidR="004D4A40">
        <w:rPr>
          <w:lang w:val="en-US" w:eastAsia="en-GB"/>
        </w:rPr>
        <w:t xml:space="preserve">) </w:t>
      </w:r>
      <w:r w:rsidRPr="00311C35">
        <w:rPr>
          <w:lang w:val="en-US" w:eastAsia="en-GB"/>
        </w:rPr>
        <w:t>working alongside Andøya's own range</w:t>
      </w:r>
      <w:r w:rsidRPr="00311C35">
        <w:rPr>
          <w:rFonts w:ascii="Cambria Math" w:hAnsi="Cambria Math" w:cs="Cambria Math"/>
          <w:lang w:val="en-US" w:eastAsia="en-GB"/>
        </w:rPr>
        <w:t>‑</w:t>
      </w:r>
      <w:r w:rsidRPr="00311C35">
        <w:rPr>
          <w:lang w:val="en-US" w:eastAsia="en-GB"/>
        </w:rPr>
        <w:t>control function for telemetry, tracking and flight</w:t>
      </w:r>
      <w:r w:rsidRPr="00311C35">
        <w:rPr>
          <w:rFonts w:ascii="Cambria Math" w:hAnsi="Cambria Math" w:cs="Cambria Math"/>
          <w:lang w:val="en-US" w:eastAsia="en-GB"/>
        </w:rPr>
        <w:t>‑</w:t>
      </w:r>
      <w:r w:rsidRPr="00311C35">
        <w:rPr>
          <w:lang w:val="en-US" w:eastAsia="en-GB"/>
        </w:rPr>
        <w:t>safety during Spectrum campaigns. Sweden's Esrange Launch Control Centre is complete at LC</w:t>
      </w:r>
      <w:r w:rsidRPr="00311C35">
        <w:rPr>
          <w:rFonts w:ascii="Cambria Math" w:hAnsi="Cambria Math" w:cs="Cambria Math"/>
          <w:lang w:val="en-US" w:eastAsia="en-GB"/>
        </w:rPr>
        <w:t>‑</w:t>
      </w:r>
      <w:r w:rsidRPr="00311C35">
        <w:rPr>
          <w:lang w:val="en-US" w:eastAsia="en-GB"/>
        </w:rPr>
        <w:t>3C, alongside the payload</w:t>
      </w:r>
      <w:r w:rsidRPr="00311C35">
        <w:rPr>
          <w:rFonts w:ascii="Cambria Math" w:hAnsi="Cambria Math" w:cs="Cambria Math"/>
          <w:lang w:val="en-US" w:eastAsia="en-GB"/>
        </w:rPr>
        <w:t>‑</w:t>
      </w:r>
      <w:r w:rsidRPr="00311C35">
        <w:rPr>
          <w:lang w:val="en-US" w:eastAsia="en-GB"/>
        </w:rPr>
        <w:t>processing facility, integration building and tracking/control systems, leaving only the pad and ground</w:t>
      </w:r>
      <w:r w:rsidRPr="00311C35">
        <w:rPr>
          <w:rFonts w:ascii="Cambria Math" w:hAnsi="Cambria Math" w:cs="Cambria Math"/>
          <w:lang w:val="en-US" w:eastAsia="en-GB"/>
        </w:rPr>
        <w:t>‑</w:t>
      </w:r>
      <w:r w:rsidRPr="00311C35">
        <w:rPr>
          <w:lang w:val="en-US" w:eastAsia="en-GB"/>
        </w:rPr>
        <w:t>support equipment before Alpha's 2028 debut. T</w:t>
      </w:r>
    </w:p>
    <w:p w14:paraId="325ACF30" w14:textId="09315581" w:rsidR="004A3EB1" w:rsidRPr="00311C35" w:rsidRDefault="004A3EB1" w:rsidP="00E8434F">
      <w:pPr>
        <w:spacing w:before="240"/>
        <w:rPr>
          <w:b/>
          <w:bCs/>
          <w:lang w:val="en-US" w:eastAsia="en-GB"/>
        </w:rPr>
      </w:pPr>
      <w:r w:rsidRPr="00311C35">
        <w:rPr>
          <w:b/>
          <w:bCs/>
          <w:lang w:val="en-US" w:eastAsia="en-GB"/>
        </w:rPr>
        <w:t>Transportation</w:t>
      </w:r>
    </w:p>
    <w:p w14:paraId="10C08120" w14:textId="764F5B9E" w:rsidR="004A3EB1" w:rsidRPr="001366E3" w:rsidRDefault="001366E3" w:rsidP="00CC2BE3">
      <w:pPr>
        <w:rPr>
          <w:lang w:val="en-US" w:eastAsia="en-GB"/>
        </w:rPr>
      </w:pPr>
      <w:r w:rsidRPr="001366E3">
        <w:rPr>
          <w:lang w:val="en-US" w:eastAsia="en-GB"/>
        </w:rPr>
        <w:t>Both sets are remote, but their single</w:t>
      </w:r>
      <w:r w:rsidRPr="001366E3">
        <w:rPr>
          <w:rFonts w:ascii="Cambria Math" w:hAnsi="Cambria Math" w:cs="Cambria Math"/>
          <w:lang w:val="en-US" w:eastAsia="en-GB"/>
        </w:rPr>
        <w:t>‑</w:t>
      </w:r>
      <w:r w:rsidRPr="001366E3">
        <w:rPr>
          <w:lang w:val="en-US" w:eastAsia="en-GB"/>
        </w:rPr>
        <w:t>route exposures differ. Sweden runs through Kiruna airport (40 km) and Pite</w:t>
      </w:r>
      <w:r w:rsidRPr="001366E3">
        <w:rPr>
          <w:rFonts w:ascii="Calibri" w:hAnsi="Calibri" w:cs="Calibri"/>
          <w:lang w:val="en-US" w:eastAsia="en-GB"/>
        </w:rPr>
        <w:t>å</w:t>
      </w:r>
      <w:r w:rsidRPr="001366E3">
        <w:rPr>
          <w:lang w:val="en-US" w:eastAsia="en-GB"/>
        </w:rPr>
        <w:t xml:space="preserve"> port (420 km); the 2025 Swedish port strike forced the Themis reroute via Skellefte</w:t>
      </w:r>
      <w:r w:rsidRPr="001366E3">
        <w:rPr>
          <w:rFonts w:ascii="Calibri" w:hAnsi="Calibri" w:cs="Calibri"/>
          <w:lang w:val="en-US" w:eastAsia="en-GB"/>
        </w:rPr>
        <w:t>å</w:t>
      </w:r>
      <w:r w:rsidRPr="001366E3">
        <w:rPr>
          <w:lang w:val="en-US" w:eastAsia="en-GB"/>
        </w:rPr>
        <w:t>, prompting SSC to explore a Narvik (Norway) rail redundancy given the direct Kiruna line (C05). Norway depends on the island's road bridge and the Andenes/Risøyhamn harbours plus Andenes airfield, tying resilience to maritime coordination and weather (C06). The vehicle</w:t>
      </w:r>
      <w:r w:rsidRPr="001366E3">
        <w:rPr>
          <w:rFonts w:ascii="Cambria Math" w:hAnsi="Cambria Math" w:cs="Cambria Math"/>
          <w:lang w:val="en-US" w:eastAsia="en-GB"/>
        </w:rPr>
        <w:t>‑</w:t>
      </w:r>
      <w:r w:rsidRPr="001366E3">
        <w:rPr>
          <w:lang w:val="en-US" w:eastAsia="en-GB"/>
        </w:rPr>
        <w:t>side logistics are notably light by design: Isar trucks engines to Esrange in standard transport boxes and moves the Spectrum vehicle from Germany to And</w:t>
      </w:r>
      <w:r w:rsidRPr="001366E3">
        <w:rPr>
          <w:rFonts w:ascii="Calibri" w:hAnsi="Calibri" w:cs="Calibri"/>
          <w:lang w:val="en-US" w:eastAsia="en-GB"/>
        </w:rPr>
        <w:t>ø</w:t>
      </w:r>
      <w:r w:rsidRPr="001366E3">
        <w:rPr>
          <w:lang w:val="en-US" w:eastAsia="en-GB"/>
        </w:rPr>
        <w:t>ya in three road sections (fairing, integrated second stage, integrated first stage), deliberately avoiding complex convoys or road closures</w:t>
      </w:r>
      <w:r w:rsidR="00D538DA">
        <w:rPr>
          <w:lang w:val="en-US" w:eastAsia="en-GB"/>
        </w:rPr>
        <w:t xml:space="preserve">. </w:t>
      </w:r>
      <w:r w:rsidRPr="001366E3">
        <w:rPr>
          <w:lang w:val="en-US" w:eastAsia="en-GB"/>
        </w:rPr>
        <w:t>Isar cites ease and cost of logistics as an explicit site</w:t>
      </w:r>
      <w:r w:rsidRPr="001366E3">
        <w:rPr>
          <w:rFonts w:ascii="Cambria Math" w:hAnsi="Cambria Math" w:cs="Cambria Math"/>
          <w:lang w:val="en-US" w:eastAsia="en-GB"/>
        </w:rPr>
        <w:t>‑</w:t>
      </w:r>
      <w:r w:rsidRPr="001366E3">
        <w:rPr>
          <w:lang w:val="en-US" w:eastAsia="en-GB"/>
        </w:rPr>
        <w:t>selection factor, and notes And</w:t>
      </w:r>
      <w:r w:rsidRPr="001366E3">
        <w:rPr>
          <w:rFonts w:ascii="Calibri" w:hAnsi="Calibri" w:cs="Calibri"/>
          <w:lang w:val="en-US" w:eastAsia="en-GB"/>
        </w:rPr>
        <w:t>ø</w:t>
      </w:r>
      <w:r w:rsidRPr="001366E3">
        <w:rPr>
          <w:lang w:val="en-US" w:eastAsia="en-GB"/>
        </w:rPr>
        <w:t>ya's special customs arrangements ease hardware movement.</w:t>
      </w:r>
    </w:p>
    <w:p w14:paraId="47B3E5E5" w14:textId="52796F00" w:rsidR="004A3EB1" w:rsidRPr="00D538DA" w:rsidRDefault="004A3EB1" w:rsidP="004A3EB1">
      <w:pPr>
        <w:spacing w:before="240"/>
        <w:rPr>
          <w:b/>
          <w:bCs/>
          <w:lang w:val="en-US" w:eastAsia="en-GB"/>
        </w:rPr>
      </w:pPr>
      <w:r w:rsidRPr="00D538DA">
        <w:rPr>
          <w:b/>
          <w:bCs/>
          <w:lang w:val="en-US" w:eastAsia="en-GB"/>
        </w:rPr>
        <w:t>SSA</w:t>
      </w:r>
    </w:p>
    <w:p w14:paraId="15E62D48" w14:textId="044ED2FD" w:rsidR="00B442D2" w:rsidRPr="00E8434F" w:rsidRDefault="00D538DA" w:rsidP="00CC2BE3">
      <w:pPr>
        <w:rPr>
          <w:lang w:val="en-US" w:eastAsia="en-GB"/>
        </w:rPr>
      </w:pPr>
      <w:r w:rsidRPr="00D538DA">
        <w:rPr>
          <w:lang w:val="en-US" w:eastAsia="en-GB"/>
        </w:rPr>
        <w:t>Both countries host an ISES Regional Warning Centre — NOSWE (UiT, Tromsø) and the Swedish Space Weather Center (IRF, Kiruna) — providing launch</w:t>
      </w:r>
      <w:r w:rsidRPr="00D538DA">
        <w:rPr>
          <w:rFonts w:ascii="Cambria Math" w:hAnsi="Cambria Math" w:cs="Cambria Math"/>
          <w:lang w:val="en-US" w:eastAsia="en-GB"/>
        </w:rPr>
        <w:t>‑</w:t>
      </w:r>
      <w:r w:rsidRPr="00D538DA">
        <w:rPr>
          <w:lang w:val="en-US" w:eastAsia="en-GB"/>
        </w:rPr>
        <w:t>window space</w:t>
      </w:r>
      <w:r w:rsidRPr="00D538DA">
        <w:rPr>
          <w:rFonts w:ascii="Cambria Math" w:hAnsi="Cambria Math" w:cs="Cambria Math"/>
          <w:lang w:val="en-US" w:eastAsia="en-GB"/>
        </w:rPr>
        <w:t>‑</w:t>
      </w:r>
      <w:r w:rsidRPr="00D538DA">
        <w:rPr>
          <w:lang w:val="en-US" w:eastAsia="en-GB"/>
        </w:rPr>
        <w:t>weather inputs rather than launch</w:t>
      </w:r>
      <w:r w:rsidRPr="00D538DA">
        <w:rPr>
          <w:rFonts w:ascii="Cambria Math" w:hAnsi="Cambria Math" w:cs="Cambria Math"/>
          <w:lang w:val="en-US" w:eastAsia="en-GB"/>
        </w:rPr>
        <w:t>‑</w:t>
      </w:r>
      <w:r w:rsidRPr="00D538DA">
        <w:rPr>
          <w:lang w:val="en-US" w:eastAsia="en-GB"/>
        </w:rPr>
        <w:t>enabling capability, and both feed the wider ESA/ISES network. The layer matters only at the margin (launch</w:t>
      </w:r>
      <w:r w:rsidRPr="00D538DA">
        <w:rPr>
          <w:rFonts w:ascii="Cambria Math" w:hAnsi="Cambria Math" w:cs="Cambria Math"/>
          <w:lang w:val="en-US" w:eastAsia="en-GB"/>
        </w:rPr>
        <w:t>‑</w:t>
      </w:r>
      <w:r w:rsidRPr="00D538DA">
        <w:rPr>
          <w:lang w:val="en-US" w:eastAsia="en-GB"/>
        </w:rPr>
        <w:t>commit weather criteria) and neither confers a distinguishing advantage</w:t>
      </w:r>
      <w:r>
        <w:rPr>
          <w:lang w:val="en-US" w:eastAsia="en-GB"/>
        </w:rPr>
        <w:t>.</w:t>
      </w:r>
    </w:p>
    <w:p w14:paraId="23E3A29F" w14:textId="0A8F0BB2" w:rsidR="00216C02" w:rsidRPr="00543B7A" w:rsidRDefault="00216C02" w:rsidP="00CC2BE3">
      <w:pPr>
        <w:spacing w:before="240"/>
        <w:rPr>
          <w:b/>
          <w:bCs/>
          <w:lang w:val="en-US" w:eastAsia="en-GB"/>
        </w:rPr>
      </w:pPr>
      <w:r w:rsidRPr="00543B7A">
        <w:rPr>
          <w:b/>
          <w:bCs/>
          <w:lang w:val="en-US" w:eastAsia="en-GB"/>
        </w:rPr>
        <w:t>Conclusions</w:t>
      </w:r>
      <w:r w:rsidR="005E26D2" w:rsidRPr="00543B7A">
        <w:rPr>
          <w:b/>
          <w:bCs/>
          <w:lang w:val="en-US" w:eastAsia="en-GB"/>
        </w:rPr>
        <w:t xml:space="preserve"> </w:t>
      </w:r>
      <w:r w:rsidR="00543B7A" w:rsidRPr="00543B7A">
        <w:rPr>
          <w:b/>
          <w:bCs/>
          <w:lang w:val="en-US" w:eastAsia="en-GB"/>
        </w:rPr>
        <w:t>a</w:t>
      </w:r>
      <w:r w:rsidR="00543B7A">
        <w:rPr>
          <w:b/>
          <w:bCs/>
          <w:lang w:val="en-US" w:eastAsia="en-GB"/>
        </w:rPr>
        <w:t>nd main gaps identified</w:t>
      </w:r>
    </w:p>
    <w:p w14:paraId="70DF54CB" w14:textId="023DC797" w:rsidR="00543B7A" w:rsidRDefault="003C1C4A" w:rsidP="00F10AB0">
      <w:pPr>
        <w:rPr>
          <w:lang w:eastAsia="en-GB"/>
        </w:rPr>
      </w:pPr>
      <w:r w:rsidRPr="003C1C4A">
        <w:rPr>
          <w:lang w:eastAsia="en-GB"/>
        </w:rPr>
        <w:t xml:space="preserve">The pattern is consistent: Norway is the more launch optimised but more anchor exposed set (E09/E10, E06, F01), with the added weight of the KSAT polar backbone that gives it the commercial lead in TT&amp;C, while Sweden is the more resilient and multifunctional set, combining launch, testing and satellite operations (A05). </w:t>
      </w:r>
    </w:p>
    <w:tbl>
      <w:tblPr>
        <w:tblStyle w:val="CV2"/>
        <w:tblW w:w="0" w:type="auto"/>
        <w:tblCellMar>
          <w:top w:w="57" w:type="dxa"/>
          <w:bottom w:w="57" w:type="dxa"/>
        </w:tblCellMar>
        <w:tblLook w:val="04A0" w:firstRow="1" w:lastRow="0" w:firstColumn="1" w:lastColumn="0" w:noHBand="0" w:noVBand="1"/>
      </w:tblPr>
      <w:tblGrid>
        <w:gridCol w:w="2199"/>
        <w:gridCol w:w="2397"/>
        <w:gridCol w:w="2550"/>
        <w:gridCol w:w="2492"/>
      </w:tblGrid>
      <w:tr w:rsidR="00215F13" w:rsidRPr="00215F13" w14:paraId="249232CF" w14:textId="77777777" w:rsidTr="004D4B6A">
        <w:trPr>
          <w:cnfStyle w:val="100000000000" w:firstRow="1" w:lastRow="0" w:firstColumn="0" w:lastColumn="0" w:oddVBand="0" w:evenVBand="0" w:oddHBand="0" w:evenHBand="0" w:firstRowFirstColumn="0" w:firstRowLastColumn="0" w:lastRowFirstColumn="0" w:lastRowLastColumn="0"/>
        </w:trPr>
        <w:tc>
          <w:tcPr>
            <w:cnfStyle w:val="000000000100" w:firstRow="0" w:lastRow="0" w:firstColumn="0" w:lastColumn="0" w:oddVBand="0" w:evenVBand="0" w:oddHBand="0" w:evenHBand="0" w:firstRowFirstColumn="1" w:firstRowLastColumn="0" w:lastRowFirstColumn="0" w:lastRowLastColumn="0"/>
            <w:tcW w:w="0" w:type="auto"/>
            <w:hideMark/>
          </w:tcPr>
          <w:p w14:paraId="3AD57989" w14:textId="77777777" w:rsidR="00215F13" w:rsidRPr="009E2681" w:rsidRDefault="00215F13" w:rsidP="004D4B6A">
            <w:pPr>
              <w:spacing w:after="0"/>
              <w:jc w:val="left"/>
              <w:rPr>
                <w:b/>
                <w:sz w:val="18"/>
                <w:szCs w:val="28"/>
                <w:lang w:val="nl-BE" w:eastAsia="en-GB"/>
              </w:rPr>
            </w:pPr>
            <w:r w:rsidRPr="009E2681">
              <w:rPr>
                <w:b/>
                <w:sz w:val="18"/>
                <w:szCs w:val="28"/>
                <w:lang w:val="nl-BE" w:eastAsia="en-GB"/>
              </w:rPr>
              <w:t>Task 2.3 item</w:t>
            </w:r>
          </w:p>
        </w:tc>
        <w:tc>
          <w:tcPr>
            <w:tcW w:w="0" w:type="auto"/>
            <w:hideMark/>
          </w:tcPr>
          <w:p w14:paraId="2AA458DC" w14:textId="77777777" w:rsidR="00215F13" w:rsidRPr="009E2681" w:rsidRDefault="00215F13" w:rsidP="004D4B6A">
            <w:pPr>
              <w:spacing w:after="0"/>
              <w:jc w:val="left"/>
              <w:cnfStyle w:val="100000000000" w:firstRow="1" w:lastRow="0" w:firstColumn="0" w:lastColumn="0" w:oddVBand="0" w:evenVBand="0" w:oddHBand="0" w:evenHBand="0" w:firstRowFirstColumn="0" w:firstRowLastColumn="0" w:lastRowFirstColumn="0" w:lastRowLastColumn="0"/>
              <w:rPr>
                <w:b/>
                <w:sz w:val="18"/>
                <w:szCs w:val="28"/>
                <w:lang w:val="nl-BE" w:eastAsia="en-GB"/>
              </w:rPr>
            </w:pPr>
            <w:r w:rsidRPr="009E2681">
              <w:rPr>
                <w:rFonts w:ascii="Segoe UI Emoji" w:hAnsi="Segoe UI Emoji" w:cs="Segoe UI Emoji"/>
                <w:b/>
                <w:sz w:val="18"/>
                <w:szCs w:val="28"/>
                <w:lang w:val="nl-BE" w:eastAsia="en-GB"/>
              </w:rPr>
              <w:t>🇳🇴</w:t>
            </w:r>
            <w:r w:rsidRPr="009E2681">
              <w:rPr>
                <w:b/>
                <w:sz w:val="18"/>
                <w:szCs w:val="28"/>
                <w:lang w:val="nl-BE" w:eastAsia="en-GB"/>
              </w:rPr>
              <w:t xml:space="preserve"> Norway</w:t>
            </w:r>
          </w:p>
        </w:tc>
        <w:tc>
          <w:tcPr>
            <w:tcW w:w="0" w:type="auto"/>
            <w:hideMark/>
          </w:tcPr>
          <w:p w14:paraId="7DF1AC76" w14:textId="77777777" w:rsidR="00215F13" w:rsidRPr="009E2681" w:rsidRDefault="00215F13" w:rsidP="004D4B6A">
            <w:pPr>
              <w:spacing w:after="0"/>
              <w:jc w:val="left"/>
              <w:cnfStyle w:val="100000000000" w:firstRow="1" w:lastRow="0" w:firstColumn="0" w:lastColumn="0" w:oddVBand="0" w:evenVBand="0" w:oddHBand="0" w:evenHBand="0" w:firstRowFirstColumn="0" w:firstRowLastColumn="0" w:lastRowFirstColumn="0" w:lastRowLastColumn="0"/>
              <w:rPr>
                <w:b/>
                <w:sz w:val="18"/>
                <w:szCs w:val="28"/>
                <w:lang w:val="nl-BE" w:eastAsia="en-GB"/>
              </w:rPr>
            </w:pPr>
            <w:r w:rsidRPr="009E2681">
              <w:rPr>
                <w:rFonts w:ascii="Segoe UI Emoji" w:hAnsi="Segoe UI Emoji" w:cs="Segoe UI Emoji"/>
                <w:b/>
                <w:sz w:val="18"/>
                <w:szCs w:val="28"/>
                <w:lang w:val="nl-BE" w:eastAsia="en-GB"/>
              </w:rPr>
              <w:t>🇸🇪</w:t>
            </w:r>
            <w:r w:rsidRPr="009E2681">
              <w:rPr>
                <w:b/>
                <w:sz w:val="18"/>
                <w:szCs w:val="28"/>
                <w:lang w:val="nl-BE" w:eastAsia="en-GB"/>
              </w:rPr>
              <w:t xml:space="preserve"> Sweden</w:t>
            </w:r>
          </w:p>
        </w:tc>
        <w:tc>
          <w:tcPr>
            <w:tcW w:w="0" w:type="auto"/>
            <w:hideMark/>
          </w:tcPr>
          <w:p w14:paraId="3B722214" w14:textId="77777777" w:rsidR="00215F13" w:rsidRPr="009E2681" w:rsidRDefault="00215F13" w:rsidP="004D4B6A">
            <w:pPr>
              <w:spacing w:after="0"/>
              <w:jc w:val="left"/>
              <w:cnfStyle w:val="100000000000" w:firstRow="1" w:lastRow="0" w:firstColumn="0" w:lastColumn="0" w:oddVBand="0" w:evenVBand="0" w:oddHBand="0" w:evenHBand="0" w:firstRowFirstColumn="0" w:firstRowLastColumn="0" w:lastRowFirstColumn="0" w:lastRowLastColumn="0"/>
              <w:rPr>
                <w:b/>
                <w:sz w:val="18"/>
                <w:szCs w:val="28"/>
                <w:lang w:val="nl-BE" w:eastAsia="en-GB"/>
              </w:rPr>
            </w:pPr>
            <w:r w:rsidRPr="009E2681">
              <w:rPr>
                <w:b/>
                <w:sz w:val="18"/>
                <w:szCs w:val="28"/>
                <w:lang w:val="nl-BE" w:eastAsia="en-GB"/>
              </w:rPr>
              <w:t>Joint effect (pair)</w:t>
            </w:r>
          </w:p>
        </w:tc>
      </w:tr>
      <w:tr w:rsidR="00215F13" w:rsidRPr="00215F13" w14:paraId="0BFE0D61" w14:textId="77777777" w:rsidTr="004D4B6A">
        <w:tc>
          <w:tcPr>
            <w:tcW w:w="0" w:type="auto"/>
            <w:hideMark/>
          </w:tcPr>
          <w:p w14:paraId="17B3E500" w14:textId="77777777" w:rsidR="00215F13" w:rsidRPr="009E2681" w:rsidRDefault="00215F13" w:rsidP="004D4B6A">
            <w:pPr>
              <w:spacing w:after="0"/>
              <w:jc w:val="left"/>
              <w:rPr>
                <w:sz w:val="18"/>
                <w:szCs w:val="28"/>
                <w:lang w:val="nl-BE" w:eastAsia="en-GB"/>
              </w:rPr>
            </w:pPr>
            <w:r w:rsidRPr="009E2681">
              <w:rPr>
                <w:b/>
                <w:bCs/>
                <w:sz w:val="18"/>
                <w:szCs w:val="28"/>
                <w:lang w:val="nl-BE" w:eastAsia="en-GB"/>
              </w:rPr>
              <w:t>A03 – polar/SSO complementarity</w:t>
            </w:r>
          </w:p>
        </w:tc>
        <w:tc>
          <w:tcPr>
            <w:tcW w:w="0" w:type="auto"/>
            <w:hideMark/>
          </w:tcPr>
          <w:p w14:paraId="6B64F482" w14:textId="77777777" w:rsidR="00215F13" w:rsidRPr="009E2681" w:rsidRDefault="00215F13" w:rsidP="004D4B6A">
            <w:pPr>
              <w:spacing w:after="0"/>
              <w:jc w:val="left"/>
              <w:rPr>
                <w:sz w:val="18"/>
                <w:szCs w:val="28"/>
                <w:lang w:val="nl-BE" w:eastAsia="en-GB"/>
              </w:rPr>
            </w:pPr>
            <w:r w:rsidRPr="009E2681">
              <w:rPr>
                <w:sz w:val="18"/>
                <w:szCs w:val="28"/>
                <w:lang w:val="nl-BE" w:eastAsia="en-GB"/>
              </w:rPr>
              <w:t>Sea corridors, 90–110.6°</w:t>
            </w:r>
          </w:p>
        </w:tc>
        <w:tc>
          <w:tcPr>
            <w:tcW w:w="0" w:type="auto"/>
            <w:hideMark/>
          </w:tcPr>
          <w:p w14:paraId="1B051252" w14:textId="77777777" w:rsidR="00215F13" w:rsidRPr="009E2681" w:rsidRDefault="00215F13" w:rsidP="004D4B6A">
            <w:pPr>
              <w:spacing w:after="0"/>
              <w:jc w:val="left"/>
              <w:rPr>
                <w:sz w:val="18"/>
                <w:szCs w:val="28"/>
                <w:lang w:val="en-US" w:eastAsia="en-GB"/>
              </w:rPr>
            </w:pPr>
            <w:r w:rsidRPr="009E2681">
              <w:rPr>
                <w:sz w:val="18"/>
                <w:szCs w:val="28"/>
                <w:lang w:val="en-US" w:eastAsia="en-GB"/>
              </w:rPr>
              <w:t>Land recovery, overlapping high</w:t>
            </w:r>
            <w:r w:rsidRPr="009E2681">
              <w:rPr>
                <w:sz w:val="18"/>
                <w:szCs w:val="28"/>
                <w:lang w:val="en-US" w:eastAsia="en-GB"/>
              </w:rPr>
              <w:noBreakHyphen/>
              <w:t>inclination band</w:t>
            </w:r>
          </w:p>
        </w:tc>
        <w:tc>
          <w:tcPr>
            <w:tcW w:w="0" w:type="auto"/>
            <w:hideMark/>
          </w:tcPr>
          <w:p w14:paraId="2C9C8744" w14:textId="77777777" w:rsidR="00215F13" w:rsidRPr="009E2681" w:rsidRDefault="00215F13" w:rsidP="004D4B6A">
            <w:pPr>
              <w:spacing w:after="0"/>
              <w:jc w:val="left"/>
              <w:rPr>
                <w:sz w:val="18"/>
                <w:szCs w:val="28"/>
                <w:lang w:val="en-US" w:eastAsia="en-GB"/>
              </w:rPr>
            </w:pPr>
            <w:r w:rsidRPr="009E2681">
              <w:rPr>
                <w:sz w:val="18"/>
                <w:szCs w:val="28"/>
                <w:lang w:val="en-US" w:eastAsia="en-GB"/>
              </w:rPr>
              <w:t>Shared asset — the reason to treat them as one layer</w:t>
            </w:r>
          </w:p>
        </w:tc>
      </w:tr>
      <w:tr w:rsidR="00215F13" w:rsidRPr="00215F13" w14:paraId="2B577E0A" w14:textId="77777777" w:rsidTr="004D4B6A">
        <w:tc>
          <w:tcPr>
            <w:tcW w:w="0" w:type="auto"/>
            <w:hideMark/>
          </w:tcPr>
          <w:p w14:paraId="2C53F544" w14:textId="77777777" w:rsidR="00215F13" w:rsidRPr="009E2681" w:rsidRDefault="00215F13" w:rsidP="004D4B6A">
            <w:pPr>
              <w:spacing w:after="0"/>
              <w:jc w:val="left"/>
              <w:rPr>
                <w:sz w:val="18"/>
                <w:szCs w:val="28"/>
                <w:lang w:val="en-US" w:eastAsia="en-GB"/>
              </w:rPr>
            </w:pPr>
            <w:r w:rsidRPr="009E2681">
              <w:rPr>
                <w:b/>
                <w:bCs/>
                <w:sz w:val="18"/>
                <w:szCs w:val="28"/>
                <w:lang w:val="en-US" w:eastAsia="en-GB"/>
              </w:rPr>
              <w:t>A04 – no demonstrated orbital (Nordic)</w:t>
            </w:r>
          </w:p>
        </w:tc>
        <w:tc>
          <w:tcPr>
            <w:tcW w:w="0" w:type="auto"/>
            <w:hideMark/>
          </w:tcPr>
          <w:p w14:paraId="2BF4FFEE" w14:textId="77777777" w:rsidR="00215F13" w:rsidRPr="009E2681" w:rsidRDefault="00215F13" w:rsidP="004D4B6A">
            <w:pPr>
              <w:spacing w:after="0"/>
              <w:jc w:val="left"/>
              <w:rPr>
                <w:sz w:val="18"/>
                <w:szCs w:val="28"/>
                <w:lang w:val="en-US" w:eastAsia="en-GB"/>
              </w:rPr>
            </w:pPr>
            <w:r w:rsidRPr="009E2681">
              <w:rPr>
                <w:sz w:val="18"/>
                <w:szCs w:val="28"/>
                <w:lang w:val="en-US" w:eastAsia="en-GB"/>
              </w:rPr>
              <w:t>Pad A operational; Spectrum not yet orbital</w:t>
            </w:r>
          </w:p>
        </w:tc>
        <w:tc>
          <w:tcPr>
            <w:tcW w:w="0" w:type="auto"/>
            <w:hideMark/>
          </w:tcPr>
          <w:p w14:paraId="710B1936" w14:textId="77777777" w:rsidR="00215F13" w:rsidRPr="009E2681" w:rsidRDefault="00215F13" w:rsidP="004D4B6A">
            <w:pPr>
              <w:spacing w:after="0"/>
              <w:jc w:val="left"/>
              <w:rPr>
                <w:sz w:val="18"/>
                <w:szCs w:val="28"/>
                <w:lang w:val="en-US" w:eastAsia="en-GB"/>
              </w:rPr>
            </w:pPr>
            <w:r w:rsidRPr="009E2681">
              <w:rPr>
                <w:sz w:val="18"/>
                <w:szCs w:val="28"/>
                <w:lang w:val="en-US" w:eastAsia="en-GB"/>
              </w:rPr>
              <w:t>LC</w:t>
            </w:r>
            <w:r w:rsidRPr="009E2681">
              <w:rPr>
                <w:sz w:val="18"/>
                <w:szCs w:val="28"/>
                <w:lang w:val="en-US" w:eastAsia="en-GB"/>
              </w:rPr>
              <w:noBreakHyphen/>
              <w:t>3C complete; Firefly manifested for 2028</w:t>
            </w:r>
          </w:p>
        </w:tc>
        <w:tc>
          <w:tcPr>
            <w:tcW w:w="0" w:type="auto"/>
            <w:hideMark/>
          </w:tcPr>
          <w:p w14:paraId="51D31EF5" w14:textId="77777777" w:rsidR="00215F13" w:rsidRPr="009E2681" w:rsidRDefault="00215F13" w:rsidP="004D4B6A">
            <w:pPr>
              <w:spacing w:after="0"/>
              <w:jc w:val="left"/>
              <w:rPr>
                <w:sz w:val="18"/>
                <w:szCs w:val="28"/>
                <w:lang w:val="en-US" w:eastAsia="en-GB"/>
              </w:rPr>
            </w:pPr>
            <w:r w:rsidRPr="009E2681">
              <w:rPr>
                <w:sz w:val="18"/>
                <w:szCs w:val="28"/>
                <w:lang w:val="en-US" w:eastAsia="en-GB"/>
              </w:rPr>
              <w:t>First orbital flight at either is the binding trigger</w:t>
            </w:r>
          </w:p>
        </w:tc>
      </w:tr>
      <w:tr w:rsidR="00215F13" w:rsidRPr="00215F13" w14:paraId="7DC4B1FD" w14:textId="77777777" w:rsidTr="004D4B6A">
        <w:tc>
          <w:tcPr>
            <w:tcW w:w="0" w:type="auto"/>
            <w:hideMark/>
          </w:tcPr>
          <w:p w14:paraId="568B01B9" w14:textId="77777777" w:rsidR="00215F13" w:rsidRPr="009E2681" w:rsidRDefault="00215F13" w:rsidP="004D4B6A">
            <w:pPr>
              <w:spacing w:after="0"/>
              <w:jc w:val="left"/>
              <w:rPr>
                <w:sz w:val="18"/>
                <w:szCs w:val="28"/>
                <w:lang w:val="fr-BE" w:eastAsia="en-GB"/>
              </w:rPr>
            </w:pPr>
            <w:r w:rsidRPr="009E2681">
              <w:rPr>
                <w:b/>
                <w:bCs/>
                <w:sz w:val="18"/>
                <w:szCs w:val="28"/>
                <w:lang w:val="fr-BE" w:eastAsia="en-GB"/>
              </w:rPr>
              <w:t>A05 – EU continuous ascent telemetry</w:t>
            </w:r>
          </w:p>
        </w:tc>
        <w:tc>
          <w:tcPr>
            <w:tcW w:w="0" w:type="auto"/>
            <w:hideMark/>
          </w:tcPr>
          <w:p w14:paraId="2DCE09F9" w14:textId="77777777" w:rsidR="00215F13" w:rsidRPr="009E2681" w:rsidRDefault="00215F13" w:rsidP="004D4B6A">
            <w:pPr>
              <w:spacing w:after="0"/>
              <w:jc w:val="left"/>
              <w:rPr>
                <w:sz w:val="18"/>
                <w:szCs w:val="28"/>
                <w:lang w:val="en-US" w:eastAsia="en-GB"/>
              </w:rPr>
            </w:pPr>
            <w:r w:rsidRPr="009E2681">
              <w:rPr>
                <w:sz w:val="18"/>
                <w:szCs w:val="28"/>
                <w:lang w:val="en-US" w:eastAsia="en-GB"/>
              </w:rPr>
              <w:t>Andøya relies on ESA</w:t>
            </w:r>
            <w:r w:rsidRPr="009E2681">
              <w:rPr>
                <w:sz w:val="18"/>
                <w:szCs w:val="28"/>
                <w:lang w:val="en-US" w:eastAsia="en-GB"/>
              </w:rPr>
              <w:noBreakHyphen/>
              <w:t>Boost autonomous tracking</w:t>
            </w:r>
          </w:p>
        </w:tc>
        <w:tc>
          <w:tcPr>
            <w:tcW w:w="0" w:type="auto"/>
            <w:hideMark/>
          </w:tcPr>
          <w:p w14:paraId="54616149" w14:textId="77777777" w:rsidR="00215F13" w:rsidRPr="009E2681" w:rsidRDefault="00215F13" w:rsidP="004D4B6A">
            <w:pPr>
              <w:spacing w:after="0"/>
              <w:jc w:val="left"/>
              <w:rPr>
                <w:sz w:val="18"/>
                <w:szCs w:val="28"/>
                <w:lang w:val="en-US" w:eastAsia="en-GB"/>
              </w:rPr>
            </w:pPr>
            <w:r w:rsidRPr="009E2681">
              <w:rPr>
                <w:sz w:val="18"/>
                <w:szCs w:val="28"/>
                <w:lang w:val="en-US" w:eastAsia="en-GB"/>
              </w:rPr>
              <w:t>Large civilian ground station + SSC network — stronger native coverage</w:t>
            </w:r>
          </w:p>
        </w:tc>
        <w:tc>
          <w:tcPr>
            <w:tcW w:w="0" w:type="auto"/>
            <w:hideMark/>
          </w:tcPr>
          <w:p w14:paraId="36DE0077" w14:textId="77777777" w:rsidR="00215F13" w:rsidRPr="009E2681" w:rsidRDefault="00215F13" w:rsidP="004D4B6A">
            <w:pPr>
              <w:spacing w:after="0"/>
              <w:jc w:val="left"/>
              <w:rPr>
                <w:sz w:val="18"/>
                <w:szCs w:val="28"/>
                <w:lang w:val="en-US" w:eastAsia="en-GB"/>
              </w:rPr>
            </w:pPr>
            <w:r w:rsidRPr="009E2681">
              <w:rPr>
                <w:sz w:val="18"/>
                <w:szCs w:val="28"/>
                <w:lang w:val="en-US" w:eastAsia="en-GB"/>
              </w:rPr>
              <w:t>Sweden partly mitigates; space</w:t>
            </w:r>
            <w:r w:rsidRPr="009E2681">
              <w:rPr>
                <w:sz w:val="18"/>
                <w:szCs w:val="28"/>
                <w:lang w:val="en-US" w:eastAsia="en-GB"/>
              </w:rPr>
              <w:noBreakHyphen/>
              <w:t>based relay gap remains</w:t>
            </w:r>
          </w:p>
        </w:tc>
      </w:tr>
      <w:tr w:rsidR="00215F13" w:rsidRPr="00215F13" w14:paraId="46662C1D" w14:textId="77777777" w:rsidTr="004D4B6A">
        <w:tc>
          <w:tcPr>
            <w:tcW w:w="0" w:type="auto"/>
            <w:hideMark/>
          </w:tcPr>
          <w:p w14:paraId="7DED322A" w14:textId="77777777" w:rsidR="00215F13" w:rsidRPr="009E2681" w:rsidRDefault="00215F13" w:rsidP="004D4B6A">
            <w:pPr>
              <w:spacing w:after="0"/>
              <w:jc w:val="left"/>
              <w:rPr>
                <w:sz w:val="18"/>
                <w:szCs w:val="28"/>
                <w:lang w:val="en-US" w:eastAsia="en-GB"/>
              </w:rPr>
            </w:pPr>
            <w:r w:rsidRPr="009E2681">
              <w:rPr>
                <w:b/>
                <w:bCs/>
                <w:sz w:val="18"/>
                <w:szCs w:val="28"/>
                <w:lang w:val="en-US" w:eastAsia="en-GB"/>
              </w:rPr>
              <w:t>D03 / D09 / D13 – harmonised FTS / range safety</w:t>
            </w:r>
          </w:p>
        </w:tc>
        <w:tc>
          <w:tcPr>
            <w:tcW w:w="0" w:type="auto"/>
            <w:hideMark/>
          </w:tcPr>
          <w:p w14:paraId="0FAA6DD2" w14:textId="77777777" w:rsidR="00215F13" w:rsidRPr="009E2681" w:rsidRDefault="00215F13" w:rsidP="004D4B6A">
            <w:pPr>
              <w:spacing w:after="0"/>
              <w:jc w:val="left"/>
              <w:rPr>
                <w:sz w:val="18"/>
                <w:szCs w:val="28"/>
                <w:lang w:val="en-US" w:eastAsia="en-GB"/>
              </w:rPr>
            </w:pPr>
            <w:r w:rsidRPr="009E2681">
              <w:rPr>
                <w:sz w:val="18"/>
                <w:szCs w:val="28"/>
                <w:lang w:val="en-US" w:eastAsia="en-GB"/>
              </w:rPr>
              <w:t>Norwegian Seveso</w:t>
            </w:r>
            <w:r w:rsidRPr="009E2681">
              <w:rPr>
                <w:sz w:val="18"/>
                <w:szCs w:val="28"/>
                <w:lang w:val="en-US" w:eastAsia="en-GB"/>
              </w:rPr>
              <w:noBreakHyphen/>
              <w:t>III + per</w:t>
            </w:r>
            <w:r w:rsidRPr="009E2681">
              <w:rPr>
                <w:sz w:val="18"/>
                <w:szCs w:val="28"/>
                <w:lang w:val="en-US" w:eastAsia="en-GB"/>
              </w:rPr>
              <w:noBreakHyphen/>
              <w:t>mission permits; FAA Part 450</w:t>
            </w:r>
          </w:p>
        </w:tc>
        <w:tc>
          <w:tcPr>
            <w:tcW w:w="0" w:type="auto"/>
            <w:hideMark/>
          </w:tcPr>
          <w:p w14:paraId="1843CECF" w14:textId="77777777" w:rsidR="00215F13" w:rsidRPr="009E2681" w:rsidRDefault="00215F13" w:rsidP="004D4B6A">
            <w:pPr>
              <w:spacing w:after="0"/>
              <w:jc w:val="left"/>
              <w:rPr>
                <w:sz w:val="18"/>
                <w:szCs w:val="28"/>
                <w:lang w:val="en-US" w:eastAsia="en-GB"/>
              </w:rPr>
            </w:pPr>
            <w:r w:rsidRPr="009E2681">
              <w:rPr>
                <w:sz w:val="18"/>
                <w:szCs w:val="28"/>
                <w:lang w:val="en-US" w:eastAsia="en-GB"/>
              </w:rPr>
              <w:t>Swedish regime + US–Sweden TSA/MoC; FAA Part 450</w:t>
            </w:r>
          </w:p>
        </w:tc>
        <w:tc>
          <w:tcPr>
            <w:tcW w:w="0" w:type="auto"/>
            <w:hideMark/>
          </w:tcPr>
          <w:p w14:paraId="7C61938B" w14:textId="77777777" w:rsidR="00215F13" w:rsidRPr="009E2681" w:rsidRDefault="00215F13" w:rsidP="004D4B6A">
            <w:pPr>
              <w:spacing w:after="0"/>
              <w:jc w:val="left"/>
              <w:rPr>
                <w:sz w:val="18"/>
                <w:szCs w:val="28"/>
                <w:lang w:val="en-US" w:eastAsia="en-GB"/>
              </w:rPr>
            </w:pPr>
            <w:r w:rsidRPr="009E2681">
              <w:rPr>
                <w:sz w:val="18"/>
                <w:szCs w:val="28"/>
                <w:lang w:val="en-US" w:eastAsia="en-GB"/>
              </w:rPr>
              <w:t>Not harmonised with each other; both lean on the US standard</w:t>
            </w:r>
          </w:p>
        </w:tc>
      </w:tr>
      <w:tr w:rsidR="00215F13" w:rsidRPr="00215F13" w14:paraId="580D288C" w14:textId="77777777" w:rsidTr="004D4B6A">
        <w:tc>
          <w:tcPr>
            <w:tcW w:w="0" w:type="auto"/>
            <w:hideMark/>
          </w:tcPr>
          <w:p w14:paraId="58B72EAC" w14:textId="77777777" w:rsidR="00215F13" w:rsidRPr="009E2681" w:rsidRDefault="00215F13" w:rsidP="004D4B6A">
            <w:pPr>
              <w:spacing w:after="0"/>
              <w:jc w:val="left"/>
              <w:rPr>
                <w:sz w:val="18"/>
                <w:szCs w:val="28"/>
                <w:lang w:val="nl-BE" w:eastAsia="en-GB"/>
              </w:rPr>
            </w:pPr>
            <w:r w:rsidRPr="009E2681">
              <w:rPr>
                <w:b/>
                <w:bCs/>
                <w:sz w:val="18"/>
                <w:szCs w:val="28"/>
                <w:lang w:val="nl-BE" w:eastAsia="en-GB"/>
              </w:rPr>
              <w:t>D12 – cross</w:t>
            </w:r>
            <w:r w:rsidRPr="009E2681">
              <w:rPr>
                <w:b/>
                <w:bCs/>
                <w:sz w:val="18"/>
                <w:szCs w:val="28"/>
                <w:lang w:val="nl-BE" w:eastAsia="en-GB"/>
              </w:rPr>
              <w:noBreakHyphen/>
              <w:t>border airspace</w:t>
            </w:r>
          </w:p>
        </w:tc>
        <w:tc>
          <w:tcPr>
            <w:tcW w:w="0" w:type="auto"/>
            <w:hideMark/>
          </w:tcPr>
          <w:p w14:paraId="06866A09" w14:textId="77777777" w:rsidR="00215F13" w:rsidRPr="009E2681" w:rsidRDefault="00215F13" w:rsidP="004D4B6A">
            <w:pPr>
              <w:spacing w:after="0"/>
              <w:jc w:val="left"/>
              <w:rPr>
                <w:sz w:val="18"/>
                <w:szCs w:val="28"/>
                <w:lang w:val="en-US" w:eastAsia="en-GB"/>
              </w:rPr>
            </w:pPr>
            <w:r w:rsidRPr="009E2681">
              <w:rPr>
                <w:sz w:val="18"/>
                <w:szCs w:val="28"/>
                <w:lang w:val="en-US" w:eastAsia="en-GB"/>
              </w:rPr>
              <w:t>Provides the clearance (Polaris ACC Bodø)</w:t>
            </w:r>
          </w:p>
        </w:tc>
        <w:tc>
          <w:tcPr>
            <w:tcW w:w="0" w:type="auto"/>
            <w:hideMark/>
          </w:tcPr>
          <w:p w14:paraId="6D9E7DCF" w14:textId="77777777" w:rsidR="00215F13" w:rsidRPr="009E2681" w:rsidRDefault="00215F13" w:rsidP="004D4B6A">
            <w:pPr>
              <w:spacing w:after="0"/>
              <w:jc w:val="left"/>
              <w:rPr>
                <w:sz w:val="18"/>
                <w:szCs w:val="28"/>
                <w:lang w:val="en-US" w:eastAsia="en-GB"/>
              </w:rPr>
            </w:pPr>
            <w:r w:rsidRPr="009E2681">
              <w:rPr>
                <w:sz w:val="18"/>
                <w:szCs w:val="28"/>
                <w:lang w:val="en-US" w:eastAsia="en-GB"/>
              </w:rPr>
              <w:t>Depends on it for every polar launch</w:t>
            </w:r>
          </w:p>
        </w:tc>
        <w:tc>
          <w:tcPr>
            <w:tcW w:w="0" w:type="auto"/>
            <w:hideMark/>
          </w:tcPr>
          <w:p w14:paraId="744D6449" w14:textId="77777777" w:rsidR="00215F13" w:rsidRPr="009E2681" w:rsidRDefault="00215F13" w:rsidP="004D4B6A">
            <w:pPr>
              <w:spacing w:after="0"/>
              <w:jc w:val="left"/>
              <w:rPr>
                <w:sz w:val="18"/>
                <w:szCs w:val="28"/>
                <w:lang w:val="nl-BE" w:eastAsia="en-GB"/>
              </w:rPr>
            </w:pPr>
            <w:r w:rsidRPr="009E2681">
              <w:rPr>
                <w:sz w:val="18"/>
                <w:szCs w:val="28"/>
                <w:lang w:val="nl-BE" w:eastAsia="en-GB"/>
              </w:rPr>
              <w:t>Non</w:t>
            </w:r>
            <w:r w:rsidRPr="009E2681">
              <w:rPr>
                <w:sz w:val="18"/>
                <w:szCs w:val="28"/>
                <w:lang w:val="nl-BE" w:eastAsia="en-GB"/>
              </w:rPr>
              <w:noBreakHyphen/>
              <w:t>redundant bilateral enabling condition</w:t>
            </w:r>
          </w:p>
        </w:tc>
      </w:tr>
      <w:tr w:rsidR="00215F13" w:rsidRPr="00215F13" w14:paraId="7F4902D1" w14:textId="77777777" w:rsidTr="004D4B6A">
        <w:tc>
          <w:tcPr>
            <w:tcW w:w="0" w:type="auto"/>
            <w:hideMark/>
          </w:tcPr>
          <w:p w14:paraId="0BD96F95" w14:textId="77777777" w:rsidR="00215F13" w:rsidRPr="009E2681" w:rsidRDefault="00215F13" w:rsidP="004D4B6A">
            <w:pPr>
              <w:spacing w:after="0"/>
              <w:jc w:val="left"/>
              <w:rPr>
                <w:sz w:val="18"/>
                <w:szCs w:val="28"/>
                <w:lang w:val="fr-BE" w:eastAsia="en-GB"/>
              </w:rPr>
            </w:pPr>
            <w:r w:rsidRPr="009E2681">
              <w:rPr>
                <w:b/>
                <w:bCs/>
                <w:sz w:val="18"/>
                <w:szCs w:val="28"/>
                <w:lang w:val="fr-BE" w:eastAsia="en-GB"/>
              </w:rPr>
              <w:lastRenderedPageBreak/>
              <w:t>E09 / E10 – anchor</w:t>
            </w:r>
            <w:r w:rsidRPr="009E2681">
              <w:rPr>
                <w:b/>
                <w:bCs/>
                <w:sz w:val="18"/>
                <w:szCs w:val="28"/>
                <w:lang w:val="fr-BE" w:eastAsia="en-GB"/>
              </w:rPr>
              <w:noBreakHyphen/>
              <w:t>tenant, exclusive pads</w:t>
            </w:r>
          </w:p>
        </w:tc>
        <w:tc>
          <w:tcPr>
            <w:tcW w:w="0" w:type="auto"/>
            <w:hideMark/>
          </w:tcPr>
          <w:p w14:paraId="2F9A701C" w14:textId="77777777" w:rsidR="00215F13" w:rsidRPr="009E2681" w:rsidRDefault="00215F13" w:rsidP="004D4B6A">
            <w:pPr>
              <w:spacing w:after="0"/>
              <w:jc w:val="left"/>
              <w:rPr>
                <w:sz w:val="18"/>
                <w:szCs w:val="28"/>
                <w:lang w:val="en-US" w:eastAsia="en-GB"/>
              </w:rPr>
            </w:pPr>
            <w:r w:rsidRPr="009E2681">
              <w:rPr>
                <w:sz w:val="18"/>
                <w:szCs w:val="28"/>
                <w:lang w:val="en-US" w:eastAsia="en-GB"/>
              </w:rPr>
              <w:t>High — Pad A locked to Isar 20 yrs</w:t>
            </w:r>
          </w:p>
        </w:tc>
        <w:tc>
          <w:tcPr>
            <w:tcW w:w="0" w:type="auto"/>
            <w:hideMark/>
          </w:tcPr>
          <w:p w14:paraId="52CBB8DD" w14:textId="77777777" w:rsidR="00215F13" w:rsidRPr="009E2681" w:rsidRDefault="00215F13" w:rsidP="004D4B6A">
            <w:pPr>
              <w:spacing w:after="0"/>
              <w:jc w:val="left"/>
              <w:rPr>
                <w:sz w:val="18"/>
                <w:szCs w:val="28"/>
                <w:lang w:val="en-US" w:eastAsia="en-GB"/>
              </w:rPr>
            </w:pPr>
            <w:r w:rsidRPr="009E2681">
              <w:rPr>
                <w:sz w:val="18"/>
                <w:szCs w:val="28"/>
                <w:lang w:val="en-US" w:eastAsia="en-GB"/>
              </w:rPr>
              <w:t>Lower — three pads, multi</w:t>
            </w:r>
            <w:r w:rsidRPr="009E2681">
              <w:rPr>
                <w:sz w:val="18"/>
                <w:szCs w:val="28"/>
                <w:lang w:val="en-US" w:eastAsia="en-GB"/>
              </w:rPr>
              <w:noBreakHyphen/>
              <w:t>user (Firefly + Themis)</w:t>
            </w:r>
          </w:p>
        </w:tc>
        <w:tc>
          <w:tcPr>
            <w:tcW w:w="0" w:type="auto"/>
            <w:hideMark/>
          </w:tcPr>
          <w:p w14:paraId="6C7FD631" w14:textId="77777777" w:rsidR="00215F13" w:rsidRPr="009E2681" w:rsidRDefault="00215F13" w:rsidP="004D4B6A">
            <w:pPr>
              <w:spacing w:after="0"/>
              <w:jc w:val="left"/>
              <w:rPr>
                <w:sz w:val="18"/>
                <w:szCs w:val="28"/>
                <w:lang w:val="en-US" w:eastAsia="en-GB"/>
              </w:rPr>
            </w:pPr>
            <w:r w:rsidRPr="009E2681">
              <w:rPr>
                <w:sz w:val="18"/>
                <w:szCs w:val="28"/>
                <w:lang w:val="en-US" w:eastAsia="en-GB"/>
              </w:rPr>
              <w:t>Norway the more fragile on single</w:t>
            </w:r>
            <w:r w:rsidRPr="009E2681">
              <w:rPr>
                <w:sz w:val="18"/>
                <w:szCs w:val="28"/>
                <w:lang w:val="en-US" w:eastAsia="en-GB"/>
              </w:rPr>
              <w:noBreakHyphen/>
              <w:t>operator risk</w:t>
            </w:r>
          </w:p>
        </w:tc>
      </w:tr>
      <w:tr w:rsidR="00215F13" w:rsidRPr="00215F13" w14:paraId="39864F74" w14:textId="77777777" w:rsidTr="004D4B6A">
        <w:tc>
          <w:tcPr>
            <w:tcW w:w="0" w:type="auto"/>
            <w:hideMark/>
          </w:tcPr>
          <w:p w14:paraId="2EFE1738" w14:textId="77777777" w:rsidR="00215F13" w:rsidRPr="009E2681" w:rsidRDefault="00215F13" w:rsidP="004D4B6A">
            <w:pPr>
              <w:spacing w:after="0"/>
              <w:jc w:val="left"/>
              <w:rPr>
                <w:sz w:val="18"/>
                <w:szCs w:val="28"/>
                <w:lang w:val="en-US" w:eastAsia="en-GB"/>
              </w:rPr>
            </w:pPr>
            <w:r w:rsidRPr="009E2681">
              <w:rPr>
                <w:b/>
                <w:bCs/>
                <w:sz w:val="18"/>
                <w:szCs w:val="28"/>
                <w:lang w:val="en-US" w:eastAsia="en-GB"/>
              </w:rPr>
              <w:t>E06 – stranded launcher</w:t>
            </w:r>
            <w:r w:rsidRPr="009E2681">
              <w:rPr>
                <w:b/>
                <w:bCs/>
                <w:sz w:val="18"/>
                <w:szCs w:val="28"/>
                <w:lang w:val="en-US" w:eastAsia="en-GB"/>
              </w:rPr>
              <w:noBreakHyphen/>
              <w:t>specific infra</w:t>
            </w:r>
          </w:p>
        </w:tc>
        <w:tc>
          <w:tcPr>
            <w:tcW w:w="0" w:type="auto"/>
            <w:hideMark/>
          </w:tcPr>
          <w:p w14:paraId="64CD8C98" w14:textId="77777777" w:rsidR="00215F13" w:rsidRPr="009E2681" w:rsidRDefault="00215F13" w:rsidP="004D4B6A">
            <w:pPr>
              <w:spacing w:after="0"/>
              <w:jc w:val="left"/>
              <w:rPr>
                <w:sz w:val="18"/>
                <w:szCs w:val="28"/>
                <w:lang w:val="nl-BE" w:eastAsia="en-GB"/>
              </w:rPr>
            </w:pPr>
            <w:r w:rsidRPr="009E2681">
              <w:rPr>
                <w:sz w:val="18"/>
                <w:szCs w:val="28"/>
                <w:lang w:val="nl-BE" w:eastAsia="en-GB"/>
              </w:rPr>
              <w:t>Higher — single</w:t>
            </w:r>
            <w:r w:rsidRPr="009E2681">
              <w:rPr>
                <w:sz w:val="18"/>
                <w:szCs w:val="28"/>
                <w:lang w:val="nl-BE" w:eastAsia="en-GB"/>
              </w:rPr>
              <w:noBreakHyphen/>
              <w:t>anchor pad</w:t>
            </w:r>
          </w:p>
        </w:tc>
        <w:tc>
          <w:tcPr>
            <w:tcW w:w="0" w:type="auto"/>
            <w:hideMark/>
          </w:tcPr>
          <w:p w14:paraId="3C978779" w14:textId="77777777" w:rsidR="00215F13" w:rsidRPr="009E2681" w:rsidRDefault="00215F13" w:rsidP="004D4B6A">
            <w:pPr>
              <w:spacing w:after="0"/>
              <w:jc w:val="left"/>
              <w:rPr>
                <w:sz w:val="18"/>
                <w:szCs w:val="28"/>
                <w:lang w:val="en-US" w:eastAsia="en-GB"/>
              </w:rPr>
            </w:pPr>
            <w:r w:rsidRPr="009E2681">
              <w:rPr>
                <w:sz w:val="18"/>
                <w:szCs w:val="28"/>
                <w:lang w:val="en-US" w:eastAsia="en-GB"/>
              </w:rPr>
              <w:t>Lower — assets reusable for test/suborbital</w:t>
            </w:r>
          </w:p>
        </w:tc>
        <w:tc>
          <w:tcPr>
            <w:tcW w:w="0" w:type="auto"/>
            <w:hideMark/>
          </w:tcPr>
          <w:p w14:paraId="1C350826" w14:textId="77777777" w:rsidR="00215F13" w:rsidRPr="009E2681" w:rsidRDefault="00215F13" w:rsidP="004D4B6A">
            <w:pPr>
              <w:spacing w:after="0"/>
              <w:jc w:val="left"/>
              <w:rPr>
                <w:sz w:val="18"/>
                <w:szCs w:val="28"/>
                <w:lang w:val="en-US" w:eastAsia="en-GB"/>
              </w:rPr>
            </w:pPr>
            <w:r w:rsidRPr="009E2681">
              <w:rPr>
                <w:sz w:val="18"/>
                <w:szCs w:val="28"/>
                <w:lang w:val="en-US" w:eastAsia="en-GB"/>
              </w:rPr>
              <w:t>Sweden's multifunctionality is a natural hedge</w:t>
            </w:r>
          </w:p>
        </w:tc>
      </w:tr>
      <w:tr w:rsidR="00215F13" w:rsidRPr="00215F13" w14:paraId="1E84C8BB" w14:textId="77777777" w:rsidTr="004D4B6A">
        <w:tc>
          <w:tcPr>
            <w:tcW w:w="0" w:type="auto"/>
            <w:hideMark/>
          </w:tcPr>
          <w:p w14:paraId="70A2F113" w14:textId="77777777" w:rsidR="00215F13" w:rsidRPr="009E2681" w:rsidRDefault="00215F13" w:rsidP="004D4B6A">
            <w:pPr>
              <w:spacing w:after="0"/>
              <w:jc w:val="left"/>
              <w:rPr>
                <w:sz w:val="18"/>
                <w:szCs w:val="28"/>
                <w:lang w:val="nl-BE" w:eastAsia="en-GB"/>
              </w:rPr>
            </w:pPr>
            <w:r w:rsidRPr="009E2681">
              <w:rPr>
                <w:b/>
                <w:bCs/>
                <w:sz w:val="18"/>
                <w:szCs w:val="28"/>
                <w:lang w:val="nl-BE" w:eastAsia="en-GB"/>
              </w:rPr>
              <w:t>CC04 / CC07 – non</w:t>
            </w:r>
            <w:r w:rsidRPr="009E2681">
              <w:rPr>
                <w:b/>
                <w:bCs/>
                <w:sz w:val="18"/>
                <w:szCs w:val="28"/>
                <w:lang w:val="nl-BE" w:eastAsia="en-GB"/>
              </w:rPr>
              <w:noBreakHyphen/>
              <w:t>EU TT&amp;C hardware</w:t>
            </w:r>
            <w:r w:rsidRPr="009E2681">
              <w:rPr>
                <w:b/>
                <w:bCs/>
                <w:sz w:val="18"/>
                <w:szCs w:val="28"/>
                <w:lang w:val="nl-BE" w:eastAsia="en-GB"/>
              </w:rPr>
              <w:lastRenderedPageBreak/>
              <w:t xml:space="preserve"> / hosting</w:t>
            </w:r>
          </w:p>
        </w:tc>
        <w:tc>
          <w:tcPr>
            <w:tcW w:w="0" w:type="auto"/>
            <w:hideMark/>
          </w:tcPr>
          <w:p w14:paraId="3607613C" w14:textId="77777777" w:rsidR="00215F13" w:rsidRPr="009E2681" w:rsidRDefault="00215F13" w:rsidP="004D4B6A">
            <w:pPr>
              <w:spacing w:after="0"/>
              <w:jc w:val="left"/>
              <w:rPr>
                <w:sz w:val="18"/>
                <w:szCs w:val="28"/>
                <w:lang w:val="fr-BE" w:eastAsia="en-GB"/>
              </w:rPr>
            </w:pPr>
            <w:r w:rsidRPr="009E2681">
              <w:rPr>
                <w:sz w:val="18"/>
                <w:szCs w:val="28"/>
                <w:lang w:val="fr-BE" w:eastAsia="en-GB"/>
              </w:rPr>
              <w:t>KSAT polar backbone; non</w:t>
            </w:r>
            <w:r w:rsidRPr="009E2681">
              <w:rPr>
                <w:sz w:val="18"/>
                <w:szCs w:val="28"/>
                <w:lang w:val="fr-BE" w:eastAsia="en-GB"/>
              </w:rPr>
              <w:noBreakHyphen/>
              <w:t>EU RF hardware</w:t>
            </w:r>
          </w:p>
        </w:tc>
        <w:tc>
          <w:tcPr>
            <w:tcW w:w="0" w:type="auto"/>
            <w:hideMark/>
          </w:tcPr>
          <w:p w14:paraId="542A1409" w14:textId="77777777" w:rsidR="00215F13" w:rsidRPr="009E2681" w:rsidRDefault="00215F13" w:rsidP="004D4B6A">
            <w:pPr>
              <w:spacing w:after="0"/>
              <w:jc w:val="left"/>
              <w:rPr>
                <w:sz w:val="18"/>
                <w:szCs w:val="28"/>
                <w:lang w:val="nl-BE" w:eastAsia="en-GB"/>
              </w:rPr>
            </w:pPr>
            <w:r w:rsidRPr="009E2681">
              <w:rPr>
                <w:sz w:val="18"/>
                <w:szCs w:val="28"/>
                <w:lang w:val="nl-BE" w:eastAsia="en-GB"/>
              </w:rPr>
              <w:t>SSC global network deepens non</w:t>
            </w:r>
            <w:r w:rsidRPr="009E2681">
              <w:rPr>
                <w:sz w:val="18"/>
                <w:szCs w:val="28"/>
                <w:lang w:val="nl-BE" w:eastAsia="en-GB"/>
              </w:rPr>
              <w:noBreakHyphen/>
              <w:t>EU hosting</w:t>
            </w:r>
          </w:p>
        </w:tc>
        <w:tc>
          <w:tcPr>
            <w:tcW w:w="0" w:type="auto"/>
            <w:hideMark/>
          </w:tcPr>
          <w:p w14:paraId="6D4F83EB" w14:textId="77777777" w:rsidR="00215F13" w:rsidRPr="009E2681" w:rsidRDefault="00215F13" w:rsidP="004D4B6A">
            <w:pPr>
              <w:spacing w:after="0"/>
              <w:jc w:val="left"/>
              <w:rPr>
                <w:sz w:val="18"/>
                <w:szCs w:val="28"/>
                <w:lang w:val="en-US" w:eastAsia="en-GB"/>
              </w:rPr>
            </w:pPr>
            <w:r w:rsidRPr="009E2681">
              <w:rPr>
                <w:sz w:val="18"/>
                <w:szCs w:val="28"/>
                <w:lang w:val="en-US" w:eastAsia="en-GB"/>
              </w:rPr>
              <w:t>Common dependency; neither resolves it alone</w:t>
            </w:r>
          </w:p>
        </w:tc>
      </w:tr>
      <w:tr w:rsidR="00215F13" w:rsidRPr="00215F13" w14:paraId="58659BC3" w14:textId="77777777" w:rsidTr="004D4B6A">
        <w:tc>
          <w:tcPr>
            <w:tcW w:w="0" w:type="auto"/>
            <w:hideMark/>
          </w:tcPr>
          <w:p w14:paraId="6715793C" w14:textId="77777777" w:rsidR="00215F13" w:rsidRPr="009E2681" w:rsidRDefault="00215F13" w:rsidP="004D4B6A">
            <w:pPr>
              <w:spacing w:after="0"/>
              <w:jc w:val="left"/>
              <w:rPr>
                <w:sz w:val="18"/>
                <w:szCs w:val="28"/>
                <w:lang w:val="en-US" w:eastAsia="en-GB"/>
              </w:rPr>
            </w:pPr>
            <w:r w:rsidRPr="009E2681">
              <w:rPr>
                <w:b/>
                <w:bCs/>
                <w:sz w:val="18"/>
                <w:szCs w:val="28"/>
                <w:lang w:val="en-US" w:eastAsia="en-GB"/>
              </w:rPr>
              <w:t>F01 / F02 / F04 – skills; remote recruitment</w:t>
            </w:r>
          </w:p>
        </w:tc>
        <w:tc>
          <w:tcPr>
            <w:tcW w:w="0" w:type="auto"/>
            <w:hideMark/>
          </w:tcPr>
          <w:p w14:paraId="3DD8E1B1" w14:textId="77777777" w:rsidR="00215F13" w:rsidRPr="009E2681" w:rsidRDefault="00215F13" w:rsidP="004D4B6A">
            <w:pPr>
              <w:spacing w:after="0"/>
              <w:jc w:val="left"/>
              <w:rPr>
                <w:sz w:val="18"/>
                <w:szCs w:val="28"/>
                <w:lang w:val="en-US" w:eastAsia="en-GB"/>
              </w:rPr>
            </w:pPr>
            <w:r w:rsidRPr="009E2681">
              <w:rPr>
                <w:sz w:val="18"/>
                <w:szCs w:val="28"/>
                <w:lang w:val="en-US" w:eastAsia="en-GB"/>
              </w:rPr>
              <w:t>New operations, thin specialist base; Arctic retention</w:t>
            </w:r>
          </w:p>
        </w:tc>
        <w:tc>
          <w:tcPr>
            <w:tcW w:w="0" w:type="auto"/>
            <w:hideMark/>
          </w:tcPr>
          <w:p w14:paraId="4457168C" w14:textId="77777777" w:rsidR="00215F13" w:rsidRPr="009E2681" w:rsidRDefault="00215F13" w:rsidP="004D4B6A">
            <w:pPr>
              <w:spacing w:after="0"/>
              <w:jc w:val="left"/>
              <w:rPr>
                <w:sz w:val="18"/>
                <w:szCs w:val="28"/>
                <w:lang w:val="en-US" w:eastAsia="en-GB"/>
              </w:rPr>
            </w:pPr>
            <w:r w:rsidRPr="009E2681">
              <w:rPr>
                <w:sz w:val="18"/>
                <w:szCs w:val="28"/>
                <w:lang w:val="en-US" w:eastAsia="en-GB"/>
              </w:rPr>
              <w:t>Partly buffered by 60 yrs of suborbital operations</w:t>
            </w:r>
          </w:p>
        </w:tc>
        <w:tc>
          <w:tcPr>
            <w:tcW w:w="0" w:type="auto"/>
            <w:hideMark/>
          </w:tcPr>
          <w:p w14:paraId="5C08CB21" w14:textId="77777777" w:rsidR="00215F13" w:rsidRPr="009E2681" w:rsidRDefault="00215F13" w:rsidP="004D4B6A">
            <w:pPr>
              <w:spacing w:after="0"/>
              <w:jc w:val="left"/>
              <w:rPr>
                <w:sz w:val="18"/>
                <w:szCs w:val="28"/>
                <w:lang w:val="en-US" w:eastAsia="en-GB"/>
              </w:rPr>
            </w:pPr>
            <w:r w:rsidRPr="009E2681">
              <w:rPr>
                <w:sz w:val="18"/>
                <w:szCs w:val="28"/>
                <w:lang w:val="en-US" w:eastAsia="en-GB"/>
              </w:rPr>
              <w:t>Sweden's heritage cushions the ramp</w:t>
            </w:r>
            <w:r w:rsidRPr="009E2681">
              <w:rPr>
                <w:sz w:val="18"/>
                <w:szCs w:val="28"/>
                <w:lang w:val="en-US" w:eastAsia="en-GB"/>
              </w:rPr>
              <w:noBreakHyphen/>
              <w:t>up</w:t>
            </w:r>
          </w:p>
        </w:tc>
      </w:tr>
      <w:tr w:rsidR="00215F13" w:rsidRPr="00D54240" w14:paraId="5FB03C20" w14:textId="77777777" w:rsidTr="004D4B6A">
        <w:tc>
          <w:tcPr>
            <w:tcW w:w="0" w:type="auto"/>
            <w:hideMark/>
          </w:tcPr>
          <w:p w14:paraId="4D155B76" w14:textId="77777777" w:rsidR="00215F13" w:rsidRPr="009E2681" w:rsidRDefault="00215F13" w:rsidP="004D4B6A">
            <w:pPr>
              <w:spacing w:after="0"/>
              <w:jc w:val="left"/>
              <w:rPr>
                <w:sz w:val="18"/>
                <w:szCs w:val="28"/>
                <w:lang w:val="en-US" w:eastAsia="en-GB"/>
              </w:rPr>
            </w:pPr>
            <w:r w:rsidRPr="009E2681">
              <w:rPr>
                <w:b/>
                <w:bCs/>
                <w:sz w:val="18"/>
                <w:szCs w:val="28"/>
                <w:lang w:val="en-US" w:eastAsia="en-GB"/>
              </w:rPr>
              <w:t>C05 / C06 – port/rail; island supply</w:t>
            </w:r>
          </w:p>
        </w:tc>
        <w:tc>
          <w:tcPr>
            <w:tcW w:w="0" w:type="auto"/>
            <w:hideMark/>
          </w:tcPr>
          <w:p w14:paraId="47628C9E" w14:textId="77777777" w:rsidR="00215F13" w:rsidRPr="009E2681" w:rsidRDefault="00215F13" w:rsidP="004D4B6A">
            <w:pPr>
              <w:spacing w:after="0"/>
              <w:jc w:val="left"/>
              <w:rPr>
                <w:sz w:val="18"/>
                <w:szCs w:val="28"/>
                <w:lang w:val="en-US" w:eastAsia="en-GB"/>
              </w:rPr>
            </w:pPr>
            <w:r w:rsidRPr="009E2681">
              <w:rPr>
                <w:sz w:val="18"/>
                <w:szCs w:val="28"/>
                <w:lang w:val="en-US" w:eastAsia="en-GB"/>
              </w:rPr>
              <w:t>Island road + harbours; maritime</w:t>
            </w:r>
            <w:r w:rsidRPr="009E2681">
              <w:rPr>
                <w:sz w:val="18"/>
                <w:szCs w:val="28"/>
                <w:lang w:val="en-US" w:eastAsia="en-GB"/>
              </w:rPr>
              <w:noBreakHyphen/>
              <w:t>weather exposure</w:t>
            </w:r>
          </w:p>
        </w:tc>
        <w:tc>
          <w:tcPr>
            <w:tcW w:w="0" w:type="auto"/>
            <w:hideMark/>
          </w:tcPr>
          <w:p w14:paraId="2AB95F91" w14:textId="77777777" w:rsidR="00215F13" w:rsidRPr="009E2681" w:rsidRDefault="00215F13" w:rsidP="004D4B6A">
            <w:pPr>
              <w:spacing w:after="0"/>
              <w:jc w:val="left"/>
              <w:rPr>
                <w:sz w:val="18"/>
                <w:szCs w:val="28"/>
                <w:lang w:val="en-US" w:eastAsia="en-GB"/>
              </w:rPr>
            </w:pPr>
            <w:r w:rsidRPr="009E2681">
              <w:rPr>
                <w:sz w:val="18"/>
                <w:szCs w:val="28"/>
                <w:lang w:val="en-US" w:eastAsia="en-GB"/>
              </w:rPr>
              <w:t>Piteå port; Narvik rail redundancy explored</w:t>
            </w:r>
          </w:p>
        </w:tc>
        <w:tc>
          <w:tcPr>
            <w:tcW w:w="0" w:type="auto"/>
            <w:hideMark/>
          </w:tcPr>
          <w:p w14:paraId="2494132C" w14:textId="77777777" w:rsidR="00215F13" w:rsidRPr="009E2681" w:rsidRDefault="00215F13" w:rsidP="004D4B6A">
            <w:pPr>
              <w:spacing w:after="0"/>
              <w:jc w:val="left"/>
              <w:rPr>
                <w:sz w:val="18"/>
                <w:szCs w:val="28"/>
                <w:lang w:val="en-US" w:eastAsia="en-GB"/>
              </w:rPr>
            </w:pPr>
            <w:r w:rsidRPr="009E2681">
              <w:rPr>
                <w:sz w:val="18"/>
                <w:szCs w:val="28"/>
                <w:lang w:val="en-US" w:eastAsia="en-GB"/>
              </w:rPr>
              <w:t>Both remote; different single</w:t>
            </w:r>
            <w:r w:rsidRPr="009E2681">
              <w:rPr>
                <w:sz w:val="18"/>
                <w:szCs w:val="28"/>
                <w:lang w:val="en-US" w:eastAsia="en-GB"/>
              </w:rPr>
              <w:noBreakHyphen/>
              <w:t>route exposures</w:t>
            </w:r>
          </w:p>
        </w:tc>
      </w:tr>
    </w:tbl>
    <w:p w14:paraId="5E2A39C1" w14:textId="77777777" w:rsidR="00CB7E90" w:rsidRPr="009F4405" w:rsidRDefault="00CB7E90" w:rsidP="00C3758B">
      <w:pPr>
        <w:pStyle w:val="BodyText0"/>
      </w:pPr>
    </w:p>
    <w:p w14:paraId="2CA0F050" w14:textId="29B48252" w:rsidR="007019B5" w:rsidRPr="009F4405" w:rsidRDefault="007019B5" w:rsidP="002238C5">
      <w:pPr>
        <w:pStyle w:val="EYHeading3"/>
        <w:numPr>
          <w:ilvl w:val="2"/>
          <w:numId w:val="49"/>
        </w:numPr>
        <w:rPr>
          <w:lang w:eastAsia="en-GB"/>
        </w:rPr>
      </w:pPr>
      <w:r w:rsidRPr="009F4405">
        <w:rPr>
          <w:lang w:eastAsia="en-GB"/>
        </w:rPr>
        <w:t>Comparative assessment of launch pad options in Portugal (Santa Maria, Azores)</w:t>
      </w:r>
    </w:p>
    <w:p w14:paraId="0B63A1AD" w14:textId="6E9F1906" w:rsidR="007019B5" w:rsidRPr="009F4405" w:rsidRDefault="007019B5" w:rsidP="002238C5">
      <w:pPr>
        <w:pStyle w:val="EYHeading3"/>
        <w:numPr>
          <w:ilvl w:val="2"/>
          <w:numId w:val="49"/>
        </w:numPr>
        <w:rPr>
          <w:lang w:eastAsia="en-GB"/>
        </w:rPr>
      </w:pPr>
      <w:r w:rsidRPr="009F4405">
        <w:rPr>
          <w:lang w:eastAsia="en-GB"/>
        </w:rPr>
        <w:t>Trade-off analysis between Portuguese and Spanish launch site development</w:t>
      </w:r>
    </w:p>
    <w:p w14:paraId="6EB2E6A1" w14:textId="7EC5D865" w:rsidR="007019B5" w:rsidRPr="009F4405" w:rsidRDefault="007019B5" w:rsidP="002238C5">
      <w:pPr>
        <w:pStyle w:val="EYHeading3"/>
        <w:numPr>
          <w:ilvl w:val="2"/>
          <w:numId w:val="49"/>
        </w:numPr>
        <w:rPr>
          <w:lang w:eastAsia="en-GB"/>
        </w:rPr>
      </w:pPr>
      <w:r w:rsidRPr="009F4405">
        <w:rPr>
          <w:lang w:eastAsia="en-GB"/>
        </w:rPr>
        <w:t>Identification of complementarities between European spaceports</w:t>
      </w:r>
    </w:p>
    <w:p w14:paraId="40EF0F86" w14:textId="275A4CE2" w:rsidR="00D26ECD" w:rsidRPr="009F4405" w:rsidRDefault="00126AB4" w:rsidP="00D26ECD">
      <w:pPr>
        <w:pStyle w:val="Heading2"/>
        <w:rPr>
          <w:lang w:eastAsia="en-GB"/>
        </w:rPr>
      </w:pPr>
      <w:bookmarkStart w:id="195" w:name="_Toc239018296"/>
      <w:r>
        <w:rPr>
          <w:lang w:eastAsia="en-GB"/>
        </w:rPr>
        <w:t>Workshop insights</w:t>
      </w:r>
      <w:bookmarkEnd w:id="195"/>
    </w:p>
    <w:p w14:paraId="7A75BC1F" w14:textId="77777777" w:rsidR="001F6721" w:rsidRPr="009F4405" w:rsidRDefault="001F6721" w:rsidP="001F6721">
      <w:r w:rsidRPr="009F4405">
        <w:t xml:space="preserve">To be developed in the Draft Final Report </w:t>
      </w:r>
    </w:p>
    <w:p w14:paraId="6F9EBB6D" w14:textId="77777777" w:rsidR="00435803" w:rsidRPr="009F4405" w:rsidRDefault="00435803" w:rsidP="00F50094">
      <w:pPr>
        <w:pStyle w:val="Heading1"/>
        <w:numPr>
          <w:ilvl w:val="0"/>
          <w:numId w:val="0"/>
        </w:numPr>
        <w:spacing w:after="80"/>
        <w:ind w:left="720" w:hanging="720"/>
        <w:sectPr w:rsidR="00435803" w:rsidRPr="009F4405" w:rsidSect="005D5832">
          <w:pgSz w:w="11906" w:h="16838"/>
          <w:pgMar w:top="1418" w:right="1134" w:bottom="1134" w:left="1134" w:header="709" w:footer="709" w:gutter="0"/>
          <w:cols w:space="708"/>
          <w:docGrid w:linePitch="360"/>
        </w:sectPr>
      </w:pPr>
    </w:p>
    <w:p w14:paraId="2F578AB3" w14:textId="228727BB" w:rsidR="00F81E83" w:rsidRPr="009F4405" w:rsidRDefault="00C2228D" w:rsidP="00F50094">
      <w:pPr>
        <w:pStyle w:val="Heading1"/>
        <w:numPr>
          <w:ilvl w:val="0"/>
          <w:numId w:val="0"/>
        </w:numPr>
        <w:spacing w:after="80"/>
        <w:ind w:left="720" w:hanging="720"/>
      </w:pPr>
      <w:bookmarkStart w:id="196" w:name="_Toc239018297"/>
      <w:r w:rsidRPr="009F4405">
        <w:lastRenderedPageBreak/>
        <w:t>Annexes</w:t>
      </w:r>
      <w:bookmarkEnd w:id="196"/>
    </w:p>
    <w:p w14:paraId="1C13AAF9" w14:textId="4B980380" w:rsidR="00683915" w:rsidRPr="009F4405" w:rsidRDefault="000B44A3" w:rsidP="00E160A6">
      <w:pPr>
        <w:pStyle w:val="Heading2"/>
        <w:numPr>
          <w:ilvl w:val="0"/>
          <w:numId w:val="0"/>
        </w:numPr>
        <w:ind w:left="724"/>
        <w:jc w:val="left"/>
        <w:rPr>
          <w:lang w:eastAsia="en-GB"/>
        </w:rPr>
      </w:pPr>
      <w:bookmarkStart w:id="197" w:name="_Toc239018298"/>
      <w:r w:rsidRPr="009F4405">
        <w:rPr>
          <w:lang w:eastAsia="en-GB"/>
        </w:rPr>
        <w:t xml:space="preserve">Annex 1 </w:t>
      </w:r>
      <w:r w:rsidR="00B56AC8" w:rsidRPr="009F4405">
        <w:rPr>
          <w:lang w:eastAsia="en-GB"/>
        </w:rPr>
        <w:t>–</w:t>
      </w:r>
      <w:r w:rsidRPr="009F4405">
        <w:rPr>
          <w:lang w:eastAsia="en-GB"/>
        </w:rPr>
        <w:t xml:space="preserve"> </w:t>
      </w:r>
      <w:r w:rsidR="00B56AC8" w:rsidRPr="009F4405">
        <w:rPr>
          <w:lang w:eastAsia="en-GB"/>
        </w:rPr>
        <w:t>Main r</w:t>
      </w:r>
      <w:r w:rsidR="00536C22" w:rsidRPr="009F4405">
        <w:rPr>
          <w:lang w:eastAsia="en-GB"/>
        </w:rPr>
        <w:t xml:space="preserve">eference </w:t>
      </w:r>
      <w:r w:rsidR="00B56AC8" w:rsidRPr="009F4405">
        <w:rPr>
          <w:lang w:eastAsia="en-GB"/>
        </w:rPr>
        <w:t>m</w:t>
      </w:r>
      <w:r w:rsidR="00536C22" w:rsidRPr="009F4405">
        <w:rPr>
          <w:lang w:eastAsia="en-GB"/>
        </w:rPr>
        <w:t xml:space="preserve">aterials and </w:t>
      </w:r>
      <w:r w:rsidR="00B56AC8" w:rsidRPr="009F4405">
        <w:rPr>
          <w:lang w:eastAsia="en-GB"/>
        </w:rPr>
        <w:t>s</w:t>
      </w:r>
      <w:r w:rsidR="00536C22" w:rsidRPr="009F4405">
        <w:rPr>
          <w:lang w:eastAsia="en-GB"/>
        </w:rPr>
        <w:t xml:space="preserve">upporting </w:t>
      </w:r>
      <w:r w:rsidR="00B56AC8" w:rsidRPr="009F4405">
        <w:rPr>
          <w:lang w:eastAsia="en-GB"/>
        </w:rPr>
        <w:t>d</w:t>
      </w:r>
      <w:r w:rsidR="00536C22" w:rsidRPr="009F4405">
        <w:rPr>
          <w:lang w:eastAsia="en-GB"/>
        </w:rPr>
        <w:t>ocuments</w:t>
      </w:r>
      <w:bookmarkEnd w:id="197"/>
    </w:p>
    <w:p w14:paraId="0BD6089C" w14:textId="2C529C0A" w:rsidR="00E2098E" w:rsidRPr="009F4405" w:rsidRDefault="00E2098E" w:rsidP="00E2098E">
      <w:pPr>
        <w:pStyle w:val="Caption"/>
        <w:rPr>
          <w:lang w:eastAsia="en-GB"/>
        </w:rPr>
      </w:pPr>
      <w:bookmarkStart w:id="198" w:name="_Toc226620308"/>
      <w:bookmarkStart w:id="199" w:name="_Toc239018460"/>
      <w:r w:rsidRPr="009F4405">
        <w:t xml:space="preserve">Table </w:t>
      </w:r>
      <w:r w:rsidRPr="009F4405">
        <w:fldChar w:fldCharType="begin"/>
      </w:r>
      <w:r w:rsidRPr="009F4405">
        <w:instrText xml:space="preserve"> SEQ Table \* ARABIC </w:instrText>
      </w:r>
      <w:r w:rsidRPr="009F4405">
        <w:fldChar w:fldCharType="separate"/>
      </w:r>
      <w:r w:rsidR="00502C72">
        <w:rPr>
          <w:noProof/>
        </w:rPr>
        <w:t>69</w:t>
      </w:r>
      <w:r w:rsidRPr="009F4405">
        <w:fldChar w:fldCharType="end"/>
      </w:r>
      <w:r w:rsidRPr="009F4405">
        <w:t xml:space="preserve"> Reference materials and supporting documents</w:t>
      </w:r>
      <w:bookmarkEnd w:id="198"/>
      <w:bookmarkEnd w:id="199"/>
    </w:p>
    <w:tbl>
      <w:tblPr>
        <w:tblStyle w:val="TableGrid"/>
        <w:tblW w:w="5000" w:type="pct"/>
        <w:tblLook w:val="04A0" w:firstRow="1" w:lastRow="0" w:firstColumn="1" w:lastColumn="0" w:noHBand="0" w:noVBand="1"/>
      </w:tblPr>
      <w:tblGrid>
        <w:gridCol w:w="1156"/>
        <w:gridCol w:w="2807"/>
        <w:gridCol w:w="1134"/>
        <w:gridCol w:w="9179"/>
      </w:tblGrid>
      <w:tr w:rsidR="00562062" w:rsidRPr="009F4405" w14:paraId="635871E2" w14:textId="77777777" w:rsidTr="000C634A">
        <w:tc>
          <w:tcPr>
            <w:tcW w:w="405" w:type="pct"/>
            <w:shd w:val="clear" w:color="auto" w:fill="FFE600" w:themeFill="accent2"/>
          </w:tcPr>
          <w:p w14:paraId="566D1F01" w14:textId="7C5F5B2B" w:rsidR="00562062" w:rsidRPr="009F4405" w:rsidRDefault="00562062" w:rsidP="00D01D1C">
            <w:pPr>
              <w:spacing w:after="0"/>
              <w:rPr>
                <w:rFonts w:cstheme="minorHAnsi"/>
                <w:b/>
                <w:sz w:val="18"/>
                <w:szCs w:val="18"/>
              </w:rPr>
            </w:pPr>
            <w:r w:rsidRPr="009F4405">
              <w:rPr>
                <w:rFonts w:cstheme="minorHAnsi"/>
                <w:b/>
                <w:sz w:val="18"/>
                <w:szCs w:val="18"/>
              </w:rPr>
              <w:t>Source</w:t>
            </w:r>
          </w:p>
        </w:tc>
        <w:tc>
          <w:tcPr>
            <w:tcW w:w="983" w:type="pct"/>
            <w:shd w:val="clear" w:color="auto" w:fill="FFE600" w:themeFill="accent2"/>
          </w:tcPr>
          <w:p w14:paraId="6A552870" w14:textId="44C27F67" w:rsidR="00562062" w:rsidRPr="009F4405" w:rsidRDefault="00562062" w:rsidP="00D01D1C">
            <w:pPr>
              <w:spacing w:after="0"/>
              <w:rPr>
                <w:rFonts w:cstheme="minorHAnsi"/>
                <w:b/>
                <w:sz w:val="18"/>
                <w:szCs w:val="18"/>
              </w:rPr>
            </w:pPr>
            <w:r w:rsidRPr="009F4405">
              <w:rPr>
                <w:rFonts w:cstheme="minorHAnsi"/>
                <w:b/>
                <w:sz w:val="18"/>
                <w:szCs w:val="18"/>
              </w:rPr>
              <w:t>Name</w:t>
            </w:r>
          </w:p>
        </w:tc>
        <w:tc>
          <w:tcPr>
            <w:tcW w:w="397" w:type="pct"/>
            <w:shd w:val="clear" w:color="auto" w:fill="FFE600" w:themeFill="accent2"/>
          </w:tcPr>
          <w:p w14:paraId="5FFD474C" w14:textId="7A8F89F5" w:rsidR="00562062" w:rsidRPr="009F4405" w:rsidRDefault="00562062" w:rsidP="00D01D1C">
            <w:pPr>
              <w:spacing w:after="0"/>
              <w:rPr>
                <w:rFonts w:cstheme="minorHAnsi"/>
                <w:b/>
                <w:sz w:val="18"/>
                <w:szCs w:val="18"/>
              </w:rPr>
            </w:pPr>
            <w:r w:rsidRPr="009F4405">
              <w:rPr>
                <w:rFonts w:cstheme="minorHAnsi"/>
                <w:b/>
                <w:sz w:val="18"/>
                <w:szCs w:val="18"/>
              </w:rPr>
              <w:t>Link</w:t>
            </w:r>
          </w:p>
        </w:tc>
        <w:tc>
          <w:tcPr>
            <w:tcW w:w="3215" w:type="pct"/>
            <w:shd w:val="clear" w:color="auto" w:fill="FFE600" w:themeFill="accent2"/>
          </w:tcPr>
          <w:p w14:paraId="12A51D0F" w14:textId="4839C296" w:rsidR="00562062" w:rsidRPr="009F4405" w:rsidRDefault="00562062" w:rsidP="00D01D1C">
            <w:pPr>
              <w:spacing w:after="0"/>
              <w:rPr>
                <w:rFonts w:cstheme="minorHAnsi"/>
                <w:b/>
                <w:sz w:val="18"/>
                <w:szCs w:val="18"/>
              </w:rPr>
            </w:pPr>
            <w:r w:rsidRPr="009F4405">
              <w:rPr>
                <w:rFonts w:cstheme="minorHAnsi"/>
                <w:b/>
                <w:sz w:val="18"/>
                <w:szCs w:val="18"/>
              </w:rPr>
              <w:t>Summary</w:t>
            </w:r>
          </w:p>
        </w:tc>
      </w:tr>
      <w:tr w:rsidR="00562062" w:rsidRPr="009F4405" w14:paraId="41447979" w14:textId="77777777" w:rsidTr="000C634A">
        <w:tc>
          <w:tcPr>
            <w:tcW w:w="405" w:type="pct"/>
          </w:tcPr>
          <w:p w14:paraId="5C9D333E" w14:textId="392286A3" w:rsidR="00562062" w:rsidRPr="009F4405" w:rsidRDefault="00562062" w:rsidP="004D7E94">
            <w:pPr>
              <w:spacing w:after="0"/>
              <w:jc w:val="left"/>
              <w:rPr>
                <w:rFonts w:cstheme="minorHAnsi"/>
                <w:sz w:val="18"/>
                <w:szCs w:val="18"/>
              </w:rPr>
            </w:pPr>
            <w:r w:rsidRPr="009F4405">
              <w:rPr>
                <w:rFonts w:cstheme="minorHAnsi"/>
                <w:sz w:val="18"/>
                <w:szCs w:val="18"/>
              </w:rPr>
              <w:t>European Commission</w:t>
            </w:r>
          </w:p>
        </w:tc>
        <w:tc>
          <w:tcPr>
            <w:tcW w:w="983" w:type="pct"/>
          </w:tcPr>
          <w:p w14:paraId="55ABF5A0" w14:textId="4F7B364E" w:rsidR="00562062" w:rsidRPr="009F4405" w:rsidRDefault="00562062" w:rsidP="00604B66">
            <w:pPr>
              <w:spacing w:after="0"/>
              <w:jc w:val="left"/>
              <w:rPr>
                <w:rFonts w:cstheme="minorHAnsi"/>
                <w:sz w:val="18"/>
                <w:szCs w:val="18"/>
              </w:rPr>
            </w:pPr>
            <w:r w:rsidRPr="009F4405">
              <w:rPr>
                <w:rFonts w:cstheme="minorHAnsi"/>
                <w:sz w:val="18"/>
                <w:szCs w:val="18"/>
              </w:rPr>
              <w:t xml:space="preserve">Study on improving access to test facilities  </w:t>
            </w:r>
          </w:p>
          <w:p w14:paraId="12D34F72" w14:textId="41FDC209" w:rsidR="00562062" w:rsidRPr="009F4405" w:rsidRDefault="00562062" w:rsidP="00604B66">
            <w:pPr>
              <w:spacing w:after="0"/>
              <w:jc w:val="left"/>
              <w:rPr>
                <w:rFonts w:cstheme="minorHAnsi"/>
                <w:sz w:val="18"/>
                <w:szCs w:val="18"/>
              </w:rPr>
            </w:pPr>
            <w:r w:rsidRPr="009F4405">
              <w:rPr>
                <w:rFonts w:cstheme="minorHAnsi"/>
                <w:sz w:val="18"/>
                <w:szCs w:val="18"/>
              </w:rPr>
              <w:t>for EU new space transportation solutions</w:t>
            </w:r>
          </w:p>
        </w:tc>
        <w:tc>
          <w:tcPr>
            <w:tcW w:w="397" w:type="pct"/>
          </w:tcPr>
          <w:p w14:paraId="4F9B8674" w14:textId="29DDB08A" w:rsidR="00562062" w:rsidRPr="009F4405" w:rsidRDefault="00562062" w:rsidP="004D7E94">
            <w:pPr>
              <w:spacing w:after="0"/>
              <w:jc w:val="left"/>
              <w:rPr>
                <w:rFonts w:cstheme="minorHAnsi"/>
                <w:sz w:val="18"/>
                <w:szCs w:val="18"/>
              </w:rPr>
            </w:pPr>
            <w:hyperlink r:id="rId44" w:history="1">
              <w:r w:rsidRPr="009F4405">
                <w:rPr>
                  <w:rStyle w:val="Hyperlink"/>
                  <w:rFonts w:cstheme="minorHAnsi"/>
                  <w:sz w:val="18"/>
                  <w:szCs w:val="18"/>
                </w:rPr>
                <w:t>Link</w:t>
              </w:r>
            </w:hyperlink>
          </w:p>
        </w:tc>
        <w:tc>
          <w:tcPr>
            <w:tcW w:w="3215" w:type="pct"/>
          </w:tcPr>
          <w:p w14:paraId="1C81F944" w14:textId="3691CB84" w:rsidR="00562062" w:rsidRPr="009F4405" w:rsidRDefault="00562062" w:rsidP="004D7E94">
            <w:pPr>
              <w:spacing w:after="0"/>
              <w:jc w:val="left"/>
              <w:rPr>
                <w:rFonts w:cstheme="minorHAnsi"/>
                <w:sz w:val="18"/>
                <w:szCs w:val="18"/>
              </w:rPr>
            </w:pPr>
            <w:r w:rsidRPr="009F4405">
              <w:rPr>
                <w:rFonts w:cstheme="minorHAnsi"/>
                <w:sz w:val="18"/>
                <w:szCs w:val="18"/>
              </w:rPr>
              <w:t>Europe’s strategic priority to secure autonomous, reliable and cost</w:t>
            </w:r>
            <w:r w:rsidRPr="009F4405">
              <w:rPr>
                <w:rFonts w:ascii="Cambria Math" w:hAnsi="Cambria Math" w:cs="Cambria Math"/>
                <w:sz w:val="18"/>
                <w:szCs w:val="18"/>
              </w:rPr>
              <w:t>‑</w:t>
            </w:r>
            <w:r w:rsidRPr="009F4405">
              <w:rPr>
                <w:rFonts w:cstheme="minorHAnsi"/>
                <w:sz w:val="18"/>
                <w:szCs w:val="18"/>
              </w:rPr>
              <w:t>effective access to space requires modern, competitive launch infrastructure and, in particular, better and more affordable access to test facilities to accelerate New Space launcher development and scale</w:t>
            </w:r>
            <w:r w:rsidRPr="009F4405">
              <w:rPr>
                <w:rFonts w:ascii="Cambria Math" w:hAnsi="Cambria Math" w:cs="Cambria Math"/>
                <w:sz w:val="18"/>
                <w:szCs w:val="18"/>
              </w:rPr>
              <w:t>‑</w:t>
            </w:r>
            <w:r w:rsidRPr="009F4405">
              <w:rPr>
                <w:rFonts w:cstheme="minorHAnsi"/>
                <w:sz w:val="18"/>
                <w:szCs w:val="18"/>
              </w:rPr>
              <w:t>up, so this study maps EU27 supply and demand, identifies gaps and bottlenecks, forecasts capacity shortfalls over 2023–2032, and proposes targeted access and infrastructure actions to strengthen EU competitiveness.</w:t>
            </w:r>
          </w:p>
        </w:tc>
      </w:tr>
      <w:tr w:rsidR="00562062" w:rsidRPr="009F4405" w14:paraId="04F967F7" w14:textId="77777777" w:rsidTr="000C634A">
        <w:tc>
          <w:tcPr>
            <w:tcW w:w="405" w:type="pct"/>
            <w:hideMark/>
          </w:tcPr>
          <w:p w14:paraId="72ACAFA6" w14:textId="6ED8F93A" w:rsidR="00562062" w:rsidRPr="009F4405" w:rsidRDefault="00562062" w:rsidP="001419BB">
            <w:pPr>
              <w:spacing w:after="0"/>
              <w:jc w:val="left"/>
              <w:rPr>
                <w:rFonts w:cstheme="minorHAnsi"/>
                <w:sz w:val="18"/>
                <w:szCs w:val="18"/>
              </w:rPr>
            </w:pPr>
            <w:r w:rsidRPr="009F4405">
              <w:rPr>
                <w:rFonts w:cstheme="minorHAnsi"/>
                <w:sz w:val="18"/>
                <w:szCs w:val="18"/>
              </w:rPr>
              <w:t>European Commission</w:t>
            </w:r>
          </w:p>
        </w:tc>
        <w:tc>
          <w:tcPr>
            <w:tcW w:w="983" w:type="pct"/>
            <w:hideMark/>
          </w:tcPr>
          <w:p w14:paraId="2F60EE99" w14:textId="26AEDCF0" w:rsidR="00562062" w:rsidRPr="009F4405" w:rsidRDefault="00562062" w:rsidP="001419BB">
            <w:pPr>
              <w:spacing w:after="0"/>
              <w:jc w:val="left"/>
              <w:rPr>
                <w:rFonts w:cstheme="minorHAnsi"/>
                <w:sz w:val="18"/>
                <w:szCs w:val="18"/>
              </w:rPr>
            </w:pPr>
            <w:r w:rsidRPr="009F4405">
              <w:rPr>
                <w:rFonts w:cstheme="minorHAnsi"/>
                <w:sz w:val="18"/>
                <w:szCs w:val="18"/>
              </w:rPr>
              <w:t>ToR - DEFIS - EU access to space - Mapping of key ground infrastructures</w:t>
            </w:r>
          </w:p>
        </w:tc>
        <w:tc>
          <w:tcPr>
            <w:tcW w:w="397" w:type="pct"/>
            <w:hideMark/>
          </w:tcPr>
          <w:p w14:paraId="34AE2D76" w14:textId="46810A22" w:rsidR="00562062" w:rsidRPr="009F4405" w:rsidRDefault="00562062" w:rsidP="001419BB">
            <w:pPr>
              <w:spacing w:after="0"/>
              <w:jc w:val="left"/>
              <w:rPr>
                <w:rFonts w:cstheme="minorHAnsi"/>
                <w:sz w:val="18"/>
                <w:szCs w:val="18"/>
              </w:rPr>
            </w:pPr>
            <w:hyperlink r:id="rId45" w:history="1">
              <w:r w:rsidRPr="009F4405">
                <w:rPr>
                  <w:rStyle w:val="Hyperlink"/>
                  <w:rFonts w:cstheme="minorHAnsi"/>
                  <w:sz w:val="18"/>
                  <w:szCs w:val="18"/>
                </w:rPr>
                <w:t>Link</w:t>
              </w:r>
            </w:hyperlink>
          </w:p>
        </w:tc>
        <w:tc>
          <w:tcPr>
            <w:tcW w:w="3215" w:type="pct"/>
            <w:hideMark/>
          </w:tcPr>
          <w:p w14:paraId="1912E575" w14:textId="5138D9FE" w:rsidR="00562062" w:rsidRPr="009F4405" w:rsidRDefault="00562062" w:rsidP="001419BB">
            <w:pPr>
              <w:spacing w:after="0"/>
              <w:jc w:val="left"/>
              <w:rPr>
                <w:rFonts w:cstheme="minorHAnsi"/>
                <w:sz w:val="18"/>
                <w:szCs w:val="18"/>
              </w:rPr>
            </w:pPr>
            <w:r w:rsidRPr="009F4405">
              <w:rPr>
                <w:rFonts w:cstheme="minorHAnsi"/>
                <w:sz w:val="18"/>
                <w:szCs w:val="18"/>
              </w:rPr>
              <w:t>Sets out the study scope, tasks, deliverables, and requirements for EC-DEFIS/2025/OP/0027, providing the contractual and methodological basis for the mapping, SWOT, risk assessment and recommendations.</w:t>
            </w:r>
          </w:p>
        </w:tc>
      </w:tr>
      <w:tr w:rsidR="00562062" w:rsidRPr="009F4405" w14:paraId="1B1EAD42" w14:textId="77777777" w:rsidTr="000C634A">
        <w:tc>
          <w:tcPr>
            <w:tcW w:w="405" w:type="pct"/>
            <w:hideMark/>
          </w:tcPr>
          <w:p w14:paraId="22367060" w14:textId="44FC4BBE" w:rsidR="00562062" w:rsidRPr="009F4405" w:rsidRDefault="00562062" w:rsidP="001419BB">
            <w:pPr>
              <w:spacing w:after="0"/>
              <w:jc w:val="left"/>
              <w:rPr>
                <w:rFonts w:cstheme="minorHAnsi"/>
                <w:sz w:val="18"/>
                <w:szCs w:val="18"/>
              </w:rPr>
            </w:pPr>
            <w:r w:rsidRPr="009F4405">
              <w:rPr>
                <w:rFonts w:cstheme="minorHAnsi"/>
                <w:sz w:val="18"/>
                <w:szCs w:val="18"/>
              </w:rPr>
              <w:t>EY / ESPI / SIEM</w:t>
            </w:r>
          </w:p>
        </w:tc>
        <w:tc>
          <w:tcPr>
            <w:tcW w:w="983" w:type="pct"/>
            <w:hideMark/>
          </w:tcPr>
          <w:p w14:paraId="17301608" w14:textId="40B2BFD3" w:rsidR="00562062" w:rsidRPr="009F4405" w:rsidRDefault="00562062" w:rsidP="001419BB">
            <w:pPr>
              <w:spacing w:after="0"/>
              <w:jc w:val="left"/>
              <w:rPr>
                <w:rFonts w:cstheme="minorHAnsi"/>
                <w:sz w:val="18"/>
                <w:szCs w:val="18"/>
              </w:rPr>
            </w:pPr>
            <w:r w:rsidRPr="009F4405">
              <w:rPr>
                <w:rFonts w:cstheme="minorHAnsi"/>
                <w:sz w:val="18"/>
                <w:szCs w:val="18"/>
              </w:rPr>
              <w:t>Inception Report - EU Access to Space v2</w:t>
            </w:r>
          </w:p>
        </w:tc>
        <w:tc>
          <w:tcPr>
            <w:tcW w:w="397" w:type="pct"/>
            <w:hideMark/>
          </w:tcPr>
          <w:p w14:paraId="2ACA002F" w14:textId="325A14E7" w:rsidR="00562062" w:rsidRPr="009F4405" w:rsidRDefault="00562062" w:rsidP="001419BB">
            <w:pPr>
              <w:spacing w:after="0"/>
              <w:jc w:val="left"/>
              <w:rPr>
                <w:rFonts w:cstheme="minorHAnsi"/>
                <w:sz w:val="18"/>
                <w:szCs w:val="18"/>
              </w:rPr>
            </w:pPr>
            <w:hyperlink r:id="rId46" w:history="1">
              <w:r w:rsidRPr="009F4405">
                <w:rPr>
                  <w:rStyle w:val="Hyperlink"/>
                  <w:rFonts w:cstheme="minorHAnsi"/>
                  <w:sz w:val="18"/>
                  <w:szCs w:val="18"/>
                </w:rPr>
                <w:t>Link</w:t>
              </w:r>
            </w:hyperlink>
          </w:p>
        </w:tc>
        <w:tc>
          <w:tcPr>
            <w:tcW w:w="3215" w:type="pct"/>
            <w:hideMark/>
          </w:tcPr>
          <w:p w14:paraId="2275C54C" w14:textId="279E885E" w:rsidR="00562062" w:rsidRPr="009F4405" w:rsidRDefault="00562062" w:rsidP="001419BB">
            <w:pPr>
              <w:spacing w:after="0"/>
              <w:jc w:val="left"/>
              <w:rPr>
                <w:rFonts w:cstheme="minorHAnsi"/>
                <w:sz w:val="18"/>
                <w:szCs w:val="18"/>
              </w:rPr>
            </w:pPr>
            <w:r w:rsidRPr="009F4405">
              <w:rPr>
                <w:rFonts w:cstheme="minorHAnsi"/>
                <w:sz w:val="18"/>
                <w:szCs w:val="18"/>
              </w:rPr>
              <w:t>Defines and refines the study approach (scope, definitions, methodology, workplan and stakeholder consultation strategy) and provides the baseline against which progress is reported in the Interim Report.</w:t>
            </w:r>
          </w:p>
        </w:tc>
      </w:tr>
      <w:tr w:rsidR="00562062" w:rsidRPr="009F4405" w14:paraId="62FFA1A3" w14:textId="77777777" w:rsidTr="000C634A">
        <w:tc>
          <w:tcPr>
            <w:tcW w:w="405" w:type="pct"/>
          </w:tcPr>
          <w:p w14:paraId="678621C1" w14:textId="403D5318" w:rsidR="00562062" w:rsidRPr="009F4405" w:rsidRDefault="00562062" w:rsidP="00CF77C3">
            <w:pPr>
              <w:spacing w:after="0"/>
              <w:jc w:val="left"/>
              <w:rPr>
                <w:rFonts w:cstheme="minorHAnsi"/>
                <w:sz w:val="18"/>
                <w:szCs w:val="18"/>
              </w:rPr>
            </w:pPr>
            <w:r w:rsidRPr="009F4405">
              <w:rPr>
                <w:rFonts w:cstheme="minorHAnsi"/>
                <w:sz w:val="18"/>
                <w:szCs w:val="18"/>
              </w:rPr>
              <w:t>OECD</w:t>
            </w:r>
          </w:p>
        </w:tc>
        <w:tc>
          <w:tcPr>
            <w:tcW w:w="983" w:type="pct"/>
          </w:tcPr>
          <w:p w14:paraId="1F7320D3" w14:textId="059A076F" w:rsidR="00562062" w:rsidRPr="009F4405" w:rsidRDefault="00562062" w:rsidP="00CF77C3">
            <w:pPr>
              <w:spacing w:after="0"/>
              <w:jc w:val="left"/>
              <w:rPr>
                <w:rFonts w:cstheme="minorHAnsi"/>
                <w:sz w:val="18"/>
                <w:szCs w:val="18"/>
              </w:rPr>
            </w:pPr>
            <w:r w:rsidRPr="009F4405">
              <w:rPr>
                <w:rFonts w:cstheme="minorHAnsi"/>
                <w:sz w:val="18"/>
                <w:szCs w:val="18"/>
              </w:rPr>
              <w:t>Good Governance for Critical Infrastructure Resilience (2019) and related OECD Critical Infrastructure Resilience Policy Toolkit materials</w:t>
            </w:r>
          </w:p>
        </w:tc>
        <w:tc>
          <w:tcPr>
            <w:tcW w:w="397" w:type="pct"/>
          </w:tcPr>
          <w:p w14:paraId="1EBF0829" w14:textId="7A22EF14" w:rsidR="00562062" w:rsidRPr="009F4405" w:rsidRDefault="00562062" w:rsidP="00CF77C3">
            <w:pPr>
              <w:spacing w:after="0"/>
              <w:jc w:val="left"/>
              <w:rPr>
                <w:rFonts w:cstheme="minorHAnsi"/>
                <w:sz w:val="18"/>
                <w:szCs w:val="18"/>
              </w:rPr>
            </w:pPr>
            <w:hyperlink r:id="rId47" w:history="1">
              <w:r w:rsidRPr="009F4405">
                <w:rPr>
                  <w:rStyle w:val="Hyperlink"/>
                  <w:rFonts w:cstheme="minorHAnsi"/>
                  <w:sz w:val="18"/>
                  <w:szCs w:val="18"/>
                </w:rPr>
                <w:t>Link</w:t>
              </w:r>
            </w:hyperlink>
          </w:p>
        </w:tc>
        <w:tc>
          <w:tcPr>
            <w:tcW w:w="3215" w:type="pct"/>
          </w:tcPr>
          <w:p w14:paraId="21A8C7A4" w14:textId="0C542C93" w:rsidR="00562062" w:rsidRPr="009F4405" w:rsidRDefault="00562062" w:rsidP="00CF77C3">
            <w:pPr>
              <w:spacing w:after="0"/>
              <w:jc w:val="left"/>
              <w:rPr>
                <w:rFonts w:cstheme="minorHAnsi"/>
                <w:sz w:val="18"/>
                <w:szCs w:val="18"/>
              </w:rPr>
            </w:pPr>
            <w:r w:rsidRPr="009F4405">
              <w:rPr>
                <w:rFonts w:cstheme="minorHAnsi"/>
                <w:sz w:val="18"/>
                <w:szCs w:val="18"/>
              </w:rPr>
              <w:t>Provides the baseline concept of critical infrastructure as systems and assets essential for continuity of key services, emphasising interdependencies, cascading failures, and the need for governance, risk assessment and resilience policies; used to frame access-to-space ground infrastructure as “critical” due to downstream societal and security dependencies.</w:t>
            </w:r>
          </w:p>
        </w:tc>
      </w:tr>
      <w:tr w:rsidR="00562062" w:rsidRPr="009F4405" w14:paraId="0795CBBE" w14:textId="77777777" w:rsidTr="000C634A">
        <w:tc>
          <w:tcPr>
            <w:tcW w:w="405" w:type="pct"/>
          </w:tcPr>
          <w:p w14:paraId="03E8D9DD" w14:textId="7CB3C08F" w:rsidR="00562062" w:rsidRPr="009F4405" w:rsidRDefault="00562062" w:rsidP="00CF77C3">
            <w:pPr>
              <w:spacing w:after="0"/>
              <w:jc w:val="left"/>
              <w:rPr>
                <w:rFonts w:cstheme="minorHAnsi"/>
                <w:sz w:val="18"/>
                <w:szCs w:val="18"/>
              </w:rPr>
            </w:pPr>
            <w:r w:rsidRPr="009F4405">
              <w:rPr>
                <w:rFonts w:cstheme="minorHAnsi"/>
                <w:sz w:val="18"/>
                <w:szCs w:val="18"/>
              </w:rPr>
              <w:t>European Parliament and Council of the European Union</w:t>
            </w:r>
          </w:p>
        </w:tc>
        <w:tc>
          <w:tcPr>
            <w:tcW w:w="983" w:type="pct"/>
          </w:tcPr>
          <w:p w14:paraId="26D1300D" w14:textId="6E9F98F2" w:rsidR="00562062" w:rsidRPr="009F4405" w:rsidRDefault="00562062" w:rsidP="00CF77C3">
            <w:pPr>
              <w:spacing w:after="0"/>
              <w:jc w:val="left"/>
              <w:rPr>
                <w:rFonts w:cstheme="minorHAnsi"/>
                <w:sz w:val="18"/>
                <w:szCs w:val="18"/>
              </w:rPr>
            </w:pPr>
            <w:r w:rsidRPr="009F4405">
              <w:rPr>
                <w:rFonts w:cstheme="minorHAnsi"/>
                <w:sz w:val="18"/>
                <w:szCs w:val="18"/>
              </w:rPr>
              <w:t>Directive (EU) 2022/2557 on the resilience of critical entities (CER) / NIS2 cybersecurity directive</w:t>
            </w:r>
          </w:p>
        </w:tc>
        <w:tc>
          <w:tcPr>
            <w:tcW w:w="397" w:type="pct"/>
          </w:tcPr>
          <w:p w14:paraId="422D2AE1" w14:textId="51C2CAAA" w:rsidR="00562062" w:rsidRPr="009F4405" w:rsidRDefault="00562062" w:rsidP="00CF77C3">
            <w:pPr>
              <w:spacing w:after="0"/>
              <w:jc w:val="left"/>
              <w:rPr>
                <w:rFonts w:cstheme="minorHAnsi"/>
                <w:sz w:val="18"/>
                <w:szCs w:val="18"/>
              </w:rPr>
            </w:pPr>
            <w:hyperlink r:id="rId48" w:history="1">
              <w:r w:rsidRPr="009F4405">
                <w:rPr>
                  <w:rStyle w:val="Hyperlink"/>
                  <w:rFonts w:cstheme="minorHAnsi"/>
                  <w:sz w:val="18"/>
                  <w:szCs w:val="18"/>
                </w:rPr>
                <w:t>Link</w:t>
              </w:r>
            </w:hyperlink>
          </w:p>
        </w:tc>
        <w:tc>
          <w:tcPr>
            <w:tcW w:w="3215" w:type="pct"/>
          </w:tcPr>
          <w:p w14:paraId="59D2D081" w14:textId="60E9D699" w:rsidR="00562062" w:rsidRPr="009F4405" w:rsidRDefault="00562062" w:rsidP="00CF77C3">
            <w:pPr>
              <w:spacing w:after="0"/>
              <w:jc w:val="left"/>
              <w:rPr>
                <w:rFonts w:cstheme="minorHAnsi"/>
                <w:sz w:val="18"/>
                <w:szCs w:val="18"/>
              </w:rPr>
            </w:pPr>
            <w:r w:rsidRPr="009F4405">
              <w:rPr>
                <w:rFonts w:cstheme="minorHAnsi"/>
                <w:sz w:val="18"/>
                <w:szCs w:val="18"/>
              </w:rPr>
              <w:t>Establishes the EU’s legal concepts for critical entities and essential services, including a definition of “critical infrastructure” (Article 2(4)) and associated resilience and cybersecurity obligations; used to ground the report’s definition of critical ground infrastructure for access to space in EU resilience and cybersecurity law.</w:t>
            </w:r>
          </w:p>
        </w:tc>
      </w:tr>
      <w:tr w:rsidR="00562062" w:rsidRPr="009F4405" w14:paraId="400382B3" w14:textId="77777777" w:rsidTr="000C634A">
        <w:tc>
          <w:tcPr>
            <w:tcW w:w="405" w:type="pct"/>
          </w:tcPr>
          <w:p w14:paraId="18B5FA90" w14:textId="605E04D1" w:rsidR="00562062" w:rsidRPr="009F4405" w:rsidRDefault="00562062" w:rsidP="00CF77C3">
            <w:pPr>
              <w:spacing w:after="0"/>
              <w:jc w:val="left"/>
              <w:rPr>
                <w:rFonts w:cstheme="minorHAnsi"/>
                <w:sz w:val="18"/>
                <w:szCs w:val="18"/>
              </w:rPr>
            </w:pPr>
            <w:r w:rsidRPr="009F4405">
              <w:rPr>
                <w:rFonts w:cstheme="minorHAnsi"/>
                <w:sz w:val="18"/>
                <w:szCs w:val="18"/>
              </w:rPr>
              <w:t>European Commission &amp; NATO</w:t>
            </w:r>
          </w:p>
        </w:tc>
        <w:tc>
          <w:tcPr>
            <w:tcW w:w="983" w:type="pct"/>
          </w:tcPr>
          <w:p w14:paraId="55511865" w14:textId="1803AC60" w:rsidR="00562062" w:rsidRPr="009F4405" w:rsidRDefault="00562062" w:rsidP="00CF77C3">
            <w:pPr>
              <w:spacing w:after="0"/>
              <w:jc w:val="left"/>
              <w:rPr>
                <w:rFonts w:cstheme="minorHAnsi"/>
                <w:sz w:val="18"/>
                <w:szCs w:val="18"/>
              </w:rPr>
            </w:pPr>
            <w:r w:rsidRPr="009F4405">
              <w:rPr>
                <w:rFonts w:cstheme="minorHAnsi"/>
                <w:sz w:val="18"/>
                <w:szCs w:val="18"/>
              </w:rPr>
              <w:t>EU NATO Task Force on the Resilience of Critical Infrastructure – Final Assessment Report (June 2023)</w:t>
            </w:r>
          </w:p>
        </w:tc>
        <w:tc>
          <w:tcPr>
            <w:tcW w:w="397" w:type="pct"/>
          </w:tcPr>
          <w:p w14:paraId="2321CDDC" w14:textId="632635B4" w:rsidR="00562062" w:rsidRPr="009F4405" w:rsidRDefault="00562062" w:rsidP="00CF77C3">
            <w:pPr>
              <w:spacing w:after="0"/>
              <w:jc w:val="left"/>
              <w:rPr>
                <w:rFonts w:cstheme="minorHAnsi"/>
                <w:sz w:val="18"/>
                <w:szCs w:val="18"/>
              </w:rPr>
            </w:pPr>
            <w:hyperlink r:id="rId49" w:history="1">
              <w:r w:rsidRPr="009F4405">
                <w:rPr>
                  <w:rStyle w:val="Hyperlink"/>
                  <w:rFonts w:cstheme="minorHAnsi"/>
                  <w:sz w:val="18"/>
                  <w:szCs w:val="18"/>
                </w:rPr>
                <w:t>Link</w:t>
              </w:r>
            </w:hyperlink>
          </w:p>
        </w:tc>
        <w:tc>
          <w:tcPr>
            <w:tcW w:w="3215" w:type="pct"/>
          </w:tcPr>
          <w:p w14:paraId="62E32B5D" w14:textId="157DDC5E" w:rsidR="00562062" w:rsidRPr="009F4405" w:rsidRDefault="00562062" w:rsidP="00CF77C3">
            <w:pPr>
              <w:spacing w:after="0"/>
              <w:jc w:val="left"/>
              <w:rPr>
                <w:rFonts w:cstheme="minorHAnsi"/>
                <w:sz w:val="18"/>
                <w:szCs w:val="18"/>
              </w:rPr>
            </w:pPr>
            <w:r w:rsidRPr="009F4405">
              <w:rPr>
                <w:rFonts w:cstheme="minorHAnsi"/>
                <w:sz w:val="18"/>
                <w:szCs w:val="18"/>
              </w:rPr>
              <w:t>Provides an EU–N</w:t>
            </w:r>
            <w:r w:rsidRPr="009F4405">
              <w:rPr>
                <w:rFonts w:cstheme="minorHAnsi"/>
                <w:sz w:val="18"/>
                <w:szCs w:val="18"/>
              </w:rPr>
              <w:lastRenderedPageBreak/>
              <w:t>ATO shared assessment of threats to critical infrastructure, including hostile actions that can “disrupt, degrade, deceive, deny or destroy” capabilities and services; used to support the inclusion of space and access-to-space capacities within the broader critical-infrastructure security and resilience agenda.</w:t>
            </w:r>
          </w:p>
        </w:tc>
      </w:tr>
      <w:tr w:rsidR="00562062" w:rsidRPr="009F4405" w14:paraId="5C82557E" w14:textId="77777777" w:rsidTr="000C634A">
        <w:tc>
          <w:tcPr>
            <w:tcW w:w="405" w:type="pct"/>
          </w:tcPr>
          <w:p w14:paraId="61B9E6CA" w14:textId="374FCD46" w:rsidR="00562062" w:rsidRPr="009F4405" w:rsidRDefault="00562062" w:rsidP="00CF77C3">
            <w:pPr>
              <w:spacing w:after="0"/>
              <w:jc w:val="left"/>
              <w:rPr>
                <w:rFonts w:cstheme="minorHAnsi"/>
                <w:sz w:val="18"/>
                <w:szCs w:val="18"/>
              </w:rPr>
            </w:pPr>
            <w:r w:rsidRPr="009F4405">
              <w:rPr>
                <w:rFonts w:cstheme="minorHAnsi"/>
                <w:sz w:val="18"/>
                <w:szCs w:val="18"/>
              </w:rPr>
              <w:t>NATO (Science for Peace and Security Series)</w:t>
            </w:r>
          </w:p>
        </w:tc>
        <w:tc>
          <w:tcPr>
            <w:tcW w:w="983" w:type="pct"/>
          </w:tcPr>
          <w:p w14:paraId="77984D49" w14:textId="31A29997" w:rsidR="00562062" w:rsidRPr="009F4405" w:rsidRDefault="00562062" w:rsidP="00CF77C3">
            <w:pPr>
              <w:spacing w:after="0"/>
              <w:jc w:val="left"/>
              <w:rPr>
                <w:rFonts w:cstheme="minorHAnsi"/>
                <w:sz w:val="18"/>
                <w:szCs w:val="18"/>
              </w:rPr>
            </w:pPr>
            <w:r w:rsidRPr="009F4405">
              <w:rPr>
                <w:rFonts w:cstheme="minorHAnsi"/>
                <w:sz w:val="18"/>
                <w:szCs w:val="18"/>
              </w:rPr>
              <w:t>Space Infrastructures: From Risk to Resilience Governance (2020, IOS Press)</w:t>
            </w:r>
          </w:p>
        </w:tc>
        <w:tc>
          <w:tcPr>
            <w:tcW w:w="397" w:type="pct"/>
          </w:tcPr>
          <w:p w14:paraId="28D9DDBC" w14:textId="7EB7624C" w:rsidR="00562062" w:rsidRPr="009F4405" w:rsidRDefault="00562062" w:rsidP="00CF77C3">
            <w:pPr>
              <w:spacing w:after="0"/>
              <w:jc w:val="left"/>
              <w:rPr>
                <w:rFonts w:cstheme="minorHAnsi"/>
                <w:sz w:val="18"/>
                <w:szCs w:val="18"/>
              </w:rPr>
            </w:pPr>
            <w:hyperlink r:id="rId50" w:history="1">
              <w:r w:rsidRPr="009F4405">
                <w:rPr>
                  <w:rStyle w:val="Hyperlink"/>
                  <w:rFonts w:cstheme="minorHAnsi"/>
                  <w:sz w:val="18"/>
                  <w:szCs w:val="18"/>
                </w:rPr>
                <w:t>Link</w:t>
              </w:r>
            </w:hyperlink>
          </w:p>
        </w:tc>
        <w:tc>
          <w:tcPr>
            <w:tcW w:w="3215" w:type="pct"/>
          </w:tcPr>
          <w:p w14:paraId="491C44A5" w14:textId="5801E694" w:rsidR="00562062" w:rsidRPr="009F4405" w:rsidRDefault="00562062" w:rsidP="00CF77C3">
            <w:pPr>
              <w:spacing w:after="0"/>
              <w:jc w:val="left"/>
              <w:rPr>
                <w:rFonts w:cstheme="minorHAnsi"/>
                <w:sz w:val="18"/>
                <w:szCs w:val="18"/>
              </w:rPr>
            </w:pPr>
            <w:r w:rsidRPr="009F4405">
              <w:rPr>
                <w:rFonts w:cstheme="minorHAnsi"/>
                <w:sz w:val="18"/>
                <w:szCs w:val="18"/>
              </w:rPr>
              <w:t>Develops a resilience governance framing for “space critical infrastructure”, describing it as an interdependent system (workforce, facilities, environment and interactions) whose disruption can affect vital societal functions; used to justify treating launch and spaceport infrastructure as single points of failure requiring resilience measures.</w:t>
            </w:r>
          </w:p>
        </w:tc>
      </w:tr>
    </w:tbl>
    <w:p w14:paraId="2D8672D1" w14:textId="3313A58C" w:rsidR="000B44A3" w:rsidRPr="009F4405" w:rsidRDefault="36687271" w:rsidP="000B44A3">
      <w:pPr>
        <w:pStyle w:val="Heading2"/>
        <w:numPr>
          <w:ilvl w:val="0"/>
          <w:numId w:val="0"/>
        </w:numPr>
        <w:ind w:left="724"/>
        <w:rPr>
          <w:lang w:eastAsia="en-GB"/>
        </w:rPr>
      </w:pPr>
      <w:bookmarkStart w:id="200" w:name="_Toc239018299"/>
      <w:r w:rsidRPr="009F4405">
        <w:rPr>
          <w:lang w:eastAsia="en-GB"/>
        </w:rPr>
        <w:lastRenderedPageBreak/>
        <w:t>Annex 2 - Stakeholder consultation summary</w:t>
      </w:r>
      <w:bookmarkEnd w:id="200"/>
    </w:p>
    <w:p w14:paraId="4FCBE879" w14:textId="5AC4F72F" w:rsidR="00E2098E" w:rsidRPr="009F4405" w:rsidRDefault="00E2098E" w:rsidP="00E2098E">
      <w:pPr>
        <w:pStyle w:val="Caption"/>
        <w:rPr>
          <w:lang w:eastAsia="en-GB"/>
        </w:rPr>
      </w:pPr>
      <w:bookmarkStart w:id="201" w:name="_Toc226620309"/>
      <w:bookmarkStart w:id="202" w:name="_Toc239018461"/>
      <w:r w:rsidRPr="009F4405">
        <w:t xml:space="preserve">Table </w:t>
      </w:r>
      <w:r w:rsidRPr="009F4405">
        <w:fldChar w:fldCharType="begin"/>
      </w:r>
      <w:r w:rsidRPr="009F4405">
        <w:instrText xml:space="preserve"> SEQ Table \* ARABIC </w:instrText>
      </w:r>
      <w:r w:rsidRPr="009F4405">
        <w:fldChar w:fldCharType="separate"/>
      </w:r>
      <w:r w:rsidR="00502C72">
        <w:rPr>
          <w:noProof/>
        </w:rPr>
        <w:t>70</w:t>
      </w:r>
      <w:r w:rsidRPr="009F4405">
        <w:fldChar w:fldCharType="end"/>
      </w:r>
      <w:r w:rsidRPr="009F4405">
        <w:t xml:space="preserve"> Stakeholder consultations</w:t>
      </w:r>
      <w:bookmarkEnd w:id="201"/>
      <w:bookmarkEnd w:id="202"/>
    </w:p>
    <w:tbl>
      <w:tblPr>
        <w:tblStyle w:val="CV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4A0" w:firstRow="1" w:lastRow="0" w:firstColumn="1" w:lastColumn="0" w:noHBand="0" w:noVBand="1"/>
      </w:tblPr>
      <w:tblGrid>
        <w:gridCol w:w="871"/>
        <w:gridCol w:w="2330"/>
        <w:gridCol w:w="1896"/>
        <w:gridCol w:w="2721"/>
        <w:gridCol w:w="4254"/>
        <w:gridCol w:w="2204"/>
      </w:tblGrid>
      <w:tr w:rsidR="00B75CE1" w:rsidRPr="009F4405" w14:paraId="510244F7" w14:textId="77777777" w:rsidTr="00A7374D">
        <w:trPr>
          <w:cnfStyle w:val="100000000000" w:firstRow="1" w:lastRow="0" w:firstColumn="0" w:lastColumn="0" w:oddVBand="0" w:evenVBand="0" w:oddHBand="0" w:evenHBand="0" w:firstRowFirstColumn="0" w:firstRowLastColumn="0" w:lastRowFirstColumn="0" w:lastRowLastColumn="0"/>
          <w:trHeight w:val="20"/>
        </w:trPr>
        <w:tc>
          <w:tcPr>
            <w:cnfStyle w:val="000000000100" w:firstRow="0" w:lastRow="0" w:firstColumn="0" w:lastColumn="0" w:oddVBand="0" w:evenVBand="0" w:oddHBand="0" w:evenHBand="0" w:firstRowFirstColumn="1" w:firstRowLastColumn="0" w:lastRowFirstColumn="0" w:lastRowLastColumn="0"/>
            <w:tcW w:w="305" w:type="pct"/>
            <w:tcBorders>
              <w:top w:val="single" w:sz="4" w:space="0" w:color="auto"/>
              <w:left w:val="single" w:sz="4" w:space="0" w:color="auto"/>
              <w:bottom w:val="single" w:sz="4" w:space="0" w:color="auto"/>
              <w:right w:val="single" w:sz="4" w:space="0" w:color="auto"/>
            </w:tcBorders>
            <w:shd w:val="clear" w:color="auto" w:fill="FFE600" w:themeFill="accent2"/>
          </w:tcPr>
          <w:p w14:paraId="6ECEE830" w14:textId="00E77FFB" w:rsidR="00B75CE1" w:rsidRPr="009F4405" w:rsidRDefault="00B75CE1" w:rsidP="00A7374D">
            <w:pPr>
              <w:spacing w:after="0"/>
              <w:jc w:val="center"/>
              <w:rPr>
                <w:rFonts w:cstheme="minorHAnsi"/>
                <w:b/>
                <w:sz w:val="18"/>
                <w:szCs w:val="18"/>
              </w:rPr>
            </w:pPr>
            <w:r w:rsidRPr="009F4405">
              <w:rPr>
                <w:rFonts w:cstheme="minorHAnsi"/>
                <w:b/>
                <w:sz w:val="18"/>
                <w:szCs w:val="18"/>
              </w:rPr>
              <w:t>#</w:t>
            </w:r>
          </w:p>
        </w:tc>
        <w:tc>
          <w:tcPr>
            <w:tcW w:w="816" w:type="pct"/>
            <w:tcBorders>
              <w:top w:val="single" w:sz="4" w:space="0" w:color="auto"/>
              <w:left w:val="single" w:sz="4" w:space="0" w:color="auto"/>
              <w:bottom w:val="single" w:sz="4" w:space="0" w:color="auto"/>
              <w:right w:val="single" w:sz="4" w:space="0" w:color="auto"/>
            </w:tcBorders>
            <w:shd w:val="clear" w:color="auto" w:fill="FFE600" w:themeFill="accent2"/>
          </w:tcPr>
          <w:p w14:paraId="6B31987F" w14:textId="7BD67EE4" w:rsidR="00B75CE1" w:rsidRPr="009F4405" w:rsidRDefault="00B75CE1" w:rsidP="00A7374D">
            <w:pPr>
              <w:spacing w:after="0"/>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9F4405">
              <w:rPr>
                <w:rFonts w:cstheme="minorHAnsi"/>
                <w:b/>
                <w:sz w:val="18"/>
                <w:szCs w:val="18"/>
              </w:rPr>
              <w:t>Last Name</w:t>
            </w:r>
          </w:p>
        </w:tc>
        <w:tc>
          <w:tcPr>
            <w:tcW w:w="664" w:type="pct"/>
            <w:tcBorders>
              <w:top w:val="single" w:sz="4" w:space="0" w:color="auto"/>
              <w:left w:val="single" w:sz="4" w:space="0" w:color="auto"/>
              <w:bottom w:val="single" w:sz="4" w:space="0" w:color="auto"/>
              <w:right w:val="single" w:sz="4" w:space="0" w:color="auto"/>
            </w:tcBorders>
            <w:shd w:val="clear" w:color="auto" w:fill="FFE600" w:themeFill="accent2"/>
          </w:tcPr>
          <w:p w14:paraId="68B438C5" w14:textId="760743A1" w:rsidR="00B75CE1" w:rsidRPr="009F4405" w:rsidRDefault="00B75CE1" w:rsidP="00A7374D">
            <w:pPr>
              <w:spacing w:after="0"/>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9F4405">
              <w:rPr>
                <w:rFonts w:cstheme="minorHAnsi"/>
                <w:b/>
                <w:sz w:val="18"/>
                <w:szCs w:val="18"/>
              </w:rPr>
              <w:t>First Name</w:t>
            </w:r>
          </w:p>
        </w:tc>
        <w:tc>
          <w:tcPr>
            <w:tcW w:w="953" w:type="pct"/>
            <w:tcBorders>
              <w:top w:val="single" w:sz="4" w:space="0" w:color="auto"/>
              <w:left w:val="single" w:sz="4" w:space="0" w:color="auto"/>
              <w:bottom w:val="single" w:sz="4" w:space="0" w:color="auto"/>
              <w:right w:val="single" w:sz="4" w:space="0" w:color="auto"/>
            </w:tcBorders>
            <w:shd w:val="clear" w:color="auto" w:fill="FFE600" w:themeFill="accent2"/>
          </w:tcPr>
          <w:p w14:paraId="0CB24D28" w14:textId="14E68867" w:rsidR="00B75CE1" w:rsidRPr="009F4405" w:rsidRDefault="00B75CE1" w:rsidP="00A7374D">
            <w:pPr>
              <w:spacing w:after="0"/>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9F4405">
              <w:rPr>
                <w:rFonts w:cstheme="minorHAnsi"/>
                <w:b/>
                <w:sz w:val="18"/>
                <w:szCs w:val="18"/>
              </w:rPr>
              <w:t>Organisation</w:t>
            </w:r>
          </w:p>
        </w:tc>
        <w:tc>
          <w:tcPr>
            <w:tcW w:w="1490" w:type="pct"/>
            <w:tcBorders>
              <w:top w:val="single" w:sz="4" w:space="0" w:color="auto"/>
              <w:left w:val="single" w:sz="4" w:space="0" w:color="auto"/>
              <w:bottom w:val="single" w:sz="4" w:space="0" w:color="auto"/>
              <w:right w:val="single" w:sz="4" w:space="0" w:color="auto"/>
            </w:tcBorders>
            <w:shd w:val="clear" w:color="auto" w:fill="FFE600" w:themeFill="accent2"/>
          </w:tcPr>
          <w:p w14:paraId="2F46BE44" w14:textId="2F6F343D" w:rsidR="00B75CE1" w:rsidRPr="009F4405" w:rsidRDefault="00B75CE1" w:rsidP="00A7374D">
            <w:pPr>
              <w:spacing w:after="0"/>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9F4405">
              <w:rPr>
                <w:rFonts w:cstheme="minorHAnsi"/>
                <w:b/>
                <w:sz w:val="18"/>
                <w:szCs w:val="18"/>
              </w:rPr>
              <w:t>Position</w:t>
            </w:r>
          </w:p>
        </w:tc>
        <w:tc>
          <w:tcPr>
            <w:tcW w:w="772" w:type="pct"/>
            <w:tcBorders>
              <w:top w:val="single" w:sz="4" w:space="0" w:color="auto"/>
              <w:left w:val="single" w:sz="4" w:space="0" w:color="auto"/>
              <w:bottom w:val="single" w:sz="4" w:space="0" w:color="auto"/>
              <w:right w:val="single" w:sz="4" w:space="0" w:color="auto"/>
            </w:tcBorders>
            <w:shd w:val="clear" w:color="auto" w:fill="FFE600" w:themeFill="accent2"/>
          </w:tcPr>
          <w:p w14:paraId="45C31745" w14:textId="2F612613" w:rsidR="00B75CE1" w:rsidRPr="009F4405" w:rsidRDefault="00B75CE1" w:rsidP="00A7374D">
            <w:pPr>
              <w:spacing w:after="0"/>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9F4405">
              <w:rPr>
                <w:rFonts w:cstheme="minorHAnsi"/>
                <w:b/>
                <w:sz w:val="18"/>
                <w:szCs w:val="18"/>
              </w:rPr>
              <w:t>Interview date</w:t>
            </w:r>
          </w:p>
        </w:tc>
      </w:tr>
      <w:tr w:rsidR="00B75CE1" w:rsidRPr="009F4405" w14:paraId="5035F79B" w14:textId="77777777" w:rsidTr="00A7374D">
        <w:trPr>
          <w:trHeight w:val="20"/>
        </w:trPr>
        <w:tc>
          <w:tcPr>
            <w:tcW w:w="305" w:type="pct"/>
            <w:tcBorders>
              <w:top w:val="single" w:sz="4" w:space="0" w:color="auto"/>
            </w:tcBorders>
            <w:shd w:val="clear" w:color="auto" w:fill="F2F2F2" w:themeFill="text2" w:themeFillShade="F2"/>
          </w:tcPr>
          <w:p w14:paraId="416F928E" w14:textId="2EF08C4B" w:rsidR="00B75CE1" w:rsidRPr="009F4405" w:rsidRDefault="00B75CE1" w:rsidP="00A7374D">
            <w:pPr>
              <w:spacing w:after="0"/>
              <w:jc w:val="center"/>
              <w:rPr>
                <w:color w:val="000000" w:themeColor="text1"/>
                <w:sz w:val="18"/>
                <w:szCs w:val="18"/>
              </w:rPr>
            </w:pPr>
            <w:r w:rsidRPr="009F4405">
              <w:rPr>
                <w:color w:val="000000" w:themeColor="text1"/>
                <w:sz w:val="18"/>
                <w:szCs w:val="18"/>
              </w:rPr>
              <w:t>1</w:t>
            </w:r>
          </w:p>
        </w:tc>
        <w:tc>
          <w:tcPr>
            <w:tcW w:w="816" w:type="pct"/>
            <w:tcBorders>
              <w:top w:val="single" w:sz="4" w:space="0" w:color="auto"/>
            </w:tcBorders>
          </w:tcPr>
          <w:p w14:paraId="70563071" w14:textId="12F17B17" w:rsidR="00B75CE1" w:rsidRPr="009F4405" w:rsidRDefault="00B75CE1" w:rsidP="00A7374D">
            <w:pPr>
              <w:spacing w:after="0" w:line="259" w:lineRule="auto"/>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Widerøe Harr</w:t>
            </w:r>
          </w:p>
        </w:tc>
        <w:tc>
          <w:tcPr>
            <w:tcW w:w="664" w:type="pct"/>
            <w:tcBorders>
              <w:top w:val="single" w:sz="4" w:space="0" w:color="auto"/>
            </w:tcBorders>
          </w:tcPr>
          <w:p w14:paraId="358D5D9B" w14:textId="40F69946" w:rsidR="00B75CE1" w:rsidRPr="009F4405" w:rsidRDefault="00B75CE1" w:rsidP="00A7374D">
            <w:pPr>
              <w:spacing w:after="0" w:line="259" w:lineRule="auto"/>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Jon</w:t>
            </w:r>
          </w:p>
        </w:tc>
        <w:tc>
          <w:tcPr>
            <w:tcW w:w="953" w:type="pct"/>
            <w:tcBorders>
              <w:top w:val="single" w:sz="4" w:space="0" w:color="auto"/>
            </w:tcBorders>
          </w:tcPr>
          <w:p w14:paraId="0B4CD535" w14:textId="09A70EB2" w:rsidR="00B75CE1" w:rsidRPr="009F4405" w:rsidRDefault="00B75CE1" w:rsidP="00A7374D">
            <w:pPr>
              <w:spacing w:after="0" w:line="259" w:lineRule="auto"/>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Andøya Space​</w:t>
            </w:r>
          </w:p>
        </w:tc>
        <w:tc>
          <w:tcPr>
            <w:tcW w:w="1490" w:type="pct"/>
            <w:tcBorders>
              <w:top w:val="single" w:sz="4" w:space="0" w:color="auto"/>
            </w:tcBorders>
          </w:tcPr>
          <w:p w14:paraId="1D9C1A30" w14:textId="37C2AA10"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Director of External Affairs</w:t>
            </w:r>
          </w:p>
        </w:tc>
        <w:tc>
          <w:tcPr>
            <w:tcW w:w="772" w:type="pct"/>
            <w:tcBorders>
              <w:top w:val="single" w:sz="4" w:space="0" w:color="auto"/>
            </w:tcBorders>
          </w:tcPr>
          <w:p w14:paraId="08A5654E" w14:textId="0061A0AA"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08/05/26</w:t>
            </w:r>
          </w:p>
        </w:tc>
      </w:tr>
      <w:tr w:rsidR="00B75CE1" w:rsidRPr="009F4405" w14:paraId="146BBD12" w14:textId="77777777" w:rsidTr="00A7374D">
        <w:trPr>
          <w:trHeight w:val="20"/>
        </w:trPr>
        <w:tc>
          <w:tcPr>
            <w:tcW w:w="305" w:type="pct"/>
            <w:shd w:val="clear" w:color="auto" w:fill="F2F2F2" w:themeFill="text2" w:themeFillShade="F2"/>
          </w:tcPr>
          <w:p w14:paraId="55827004" w14:textId="5D42E0F3" w:rsidR="00B75CE1" w:rsidRPr="009F4405" w:rsidRDefault="00B75CE1" w:rsidP="00A7374D">
            <w:pPr>
              <w:spacing w:after="0"/>
              <w:jc w:val="center"/>
              <w:rPr>
                <w:color w:val="000000" w:themeColor="text1"/>
                <w:sz w:val="18"/>
                <w:szCs w:val="18"/>
              </w:rPr>
            </w:pPr>
            <w:r w:rsidRPr="009F4405">
              <w:rPr>
                <w:color w:val="000000" w:themeColor="text1"/>
                <w:sz w:val="18"/>
                <w:szCs w:val="18"/>
              </w:rPr>
              <w:t>2</w:t>
            </w:r>
          </w:p>
        </w:tc>
        <w:tc>
          <w:tcPr>
            <w:tcW w:w="816" w:type="pct"/>
          </w:tcPr>
          <w:p w14:paraId="08102F22" w14:textId="08A2EA1E" w:rsidR="00B75CE1" w:rsidRPr="009F4405" w:rsidRDefault="00B75CE1" w:rsidP="00A7374D">
            <w:pPr>
              <w:spacing w:after="0" w:line="259" w:lineRule="auto"/>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Verrière</w:t>
            </w:r>
          </w:p>
        </w:tc>
        <w:tc>
          <w:tcPr>
            <w:tcW w:w="664" w:type="pct"/>
          </w:tcPr>
          <w:p w14:paraId="6FECF17B" w14:textId="3C05C740" w:rsidR="00B75CE1" w:rsidRPr="009F4405" w:rsidRDefault="00B75CE1" w:rsidP="00A7374D">
            <w:pPr>
              <w:spacing w:after="0" w:line="259" w:lineRule="auto"/>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Maxime</w:t>
            </w:r>
          </w:p>
        </w:tc>
        <w:tc>
          <w:tcPr>
            <w:tcW w:w="953" w:type="pct"/>
          </w:tcPr>
          <w:p w14:paraId="6FF8FC7C" w14:textId="32677D4B" w:rsidR="00B75CE1" w:rsidRPr="009F4405" w:rsidRDefault="00B75CE1" w:rsidP="00A7374D">
            <w:pPr>
              <w:spacing w:after="0" w:line="259" w:lineRule="auto"/>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Arianespace</w:t>
            </w:r>
          </w:p>
        </w:tc>
        <w:tc>
          <w:tcPr>
            <w:tcW w:w="1490" w:type="pct"/>
          </w:tcPr>
          <w:p w14:paraId="3DFB042D" w14:textId="416317B9"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Chief Strategy and Transformation Officer</w:t>
            </w:r>
          </w:p>
        </w:tc>
        <w:tc>
          <w:tcPr>
            <w:tcW w:w="772" w:type="pct"/>
          </w:tcPr>
          <w:p w14:paraId="61DC182C" w14:textId="77D14629"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18/05/26</w:t>
            </w:r>
          </w:p>
        </w:tc>
      </w:tr>
      <w:tr w:rsidR="00B75CE1" w:rsidRPr="009F4405" w14:paraId="1C83B6F5" w14:textId="77777777" w:rsidTr="00A7374D">
        <w:trPr>
          <w:trHeight w:val="20"/>
        </w:trPr>
        <w:tc>
          <w:tcPr>
            <w:tcW w:w="305" w:type="pct"/>
            <w:shd w:val="clear" w:color="auto" w:fill="F2F2F2" w:themeFill="text2" w:themeFillShade="F2"/>
          </w:tcPr>
          <w:p w14:paraId="22B0C2C8" w14:textId="09B68D9C" w:rsidR="00B75CE1" w:rsidRPr="009F4405" w:rsidRDefault="00B75CE1" w:rsidP="00A7374D">
            <w:pPr>
              <w:spacing w:after="0"/>
              <w:jc w:val="center"/>
              <w:rPr>
                <w:color w:val="000000" w:themeColor="text1"/>
                <w:sz w:val="18"/>
                <w:szCs w:val="18"/>
              </w:rPr>
            </w:pPr>
            <w:r w:rsidRPr="009F4405">
              <w:rPr>
                <w:color w:val="000000" w:themeColor="text1"/>
                <w:sz w:val="18"/>
                <w:szCs w:val="18"/>
              </w:rPr>
              <w:t>3</w:t>
            </w:r>
          </w:p>
        </w:tc>
        <w:tc>
          <w:tcPr>
            <w:tcW w:w="816" w:type="pct"/>
          </w:tcPr>
          <w:p w14:paraId="5F1CA49A" w14:textId="701D265D" w:rsidR="00B75CE1" w:rsidRPr="009F4405" w:rsidRDefault="00B75CE1" w:rsidP="00A7374D">
            <w:pPr>
              <w:spacing w:after="0" w:line="259" w:lineRule="auto"/>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Pradels</w:t>
            </w:r>
          </w:p>
        </w:tc>
        <w:tc>
          <w:tcPr>
            <w:tcW w:w="664" w:type="pct"/>
          </w:tcPr>
          <w:p w14:paraId="68E37EDC" w14:textId="3BF00426" w:rsidR="00B75CE1" w:rsidRPr="009F4405" w:rsidRDefault="00B75CE1" w:rsidP="00A7374D">
            <w:pPr>
              <w:spacing w:after="0" w:line="259" w:lineRule="auto"/>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Gregory</w:t>
            </w:r>
          </w:p>
        </w:tc>
        <w:tc>
          <w:tcPr>
            <w:tcW w:w="953" w:type="pct"/>
          </w:tcPr>
          <w:p w14:paraId="608BEF3C" w14:textId="40B480A3" w:rsidR="00B75CE1" w:rsidRPr="009F4405" w:rsidRDefault="00B75CE1" w:rsidP="00A7374D">
            <w:pPr>
              <w:spacing w:after="0" w:line="259" w:lineRule="auto"/>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CNES</w:t>
            </w:r>
          </w:p>
        </w:tc>
        <w:tc>
          <w:tcPr>
            <w:tcW w:w="1490" w:type="pct"/>
          </w:tcPr>
          <w:p w14:paraId="5227ED8C" w14:textId="26603682"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 xml:space="preserve">Strategy Advisor — Export &amp; International Investment </w:t>
            </w:r>
          </w:p>
        </w:tc>
        <w:tc>
          <w:tcPr>
            <w:tcW w:w="772" w:type="pct"/>
          </w:tcPr>
          <w:p w14:paraId="231D192E" w14:textId="5E2936EC"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16/03/26</w:t>
            </w:r>
          </w:p>
        </w:tc>
      </w:tr>
      <w:tr w:rsidR="00B75CE1" w:rsidRPr="009F4405" w14:paraId="547D2CAC" w14:textId="77777777" w:rsidTr="00A7374D">
        <w:trPr>
          <w:trHeight w:val="20"/>
        </w:trPr>
        <w:tc>
          <w:tcPr>
            <w:tcW w:w="305" w:type="pct"/>
            <w:shd w:val="clear" w:color="auto" w:fill="F2F2F2" w:themeFill="text2" w:themeFillShade="F2"/>
          </w:tcPr>
          <w:p w14:paraId="600B1891" w14:textId="3B6359F6" w:rsidR="00B75CE1" w:rsidRPr="009F4405" w:rsidRDefault="00B75CE1" w:rsidP="00A7374D">
            <w:pPr>
              <w:spacing w:after="0"/>
              <w:jc w:val="center"/>
              <w:rPr>
                <w:color w:val="000000" w:themeColor="text1"/>
                <w:sz w:val="18"/>
                <w:szCs w:val="18"/>
              </w:rPr>
            </w:pPr>
            <w:r w:rsidRPr="009F4405">
              <w:rPr>
                <w:color w:val="000000" w:themeColor="text1"/>
                <w:sz w:val="18"/>
                <w:szCs w:val="18"/>
              </w:rPr>
              <w:t>4</w:t>
            </w:r>
          </w:p>
        </w:tc>
        <w:tc>
          <w:tcPr>
            <w:tcW w:w="816" w:type="pct"/>
          </w:tcPr>
          <w:p w14:paraId="24BA6C5C" w14:textId="4F8434B4" w:rsidR="00B75CE1" w:rsidRPr="009F4405" w:rsidRDefault="00B75CE1" w:rsidP="00A7374D">
            <w:pPr>
              <w:spacing w:after="0" w:line="259" w:lineRule="auto"/>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Leveau</w:t>
            </w:r>
          </w:p>
        </w:tc>
        <w:tc>
          <w:tcPr>
            <w:tcW w:w="664" w:type="pct"/>
          </w:tcPr>
          <w:p w14:paraId="1EDBDEAA" w14:textId="4CEB3BF6" w:rsidR="00B75CE1" w:rsidRPr="009F4405" w:rsidRDefault="00B75CE1" w:rsidP="00A7374D">
            <w:pPr>
              <w:spacing w:after="0" w:line="259" w:lineRule="auto"/>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Carine</w:t>
            </w:r>
          </w:p>
        </w:tc>
        <w:tc>
          <w:tcPr>
            <w:tcW w:w="953" w:type="pct"/>
          </w:tcPr>
          <w:p w14:paraId="73F9E00B" w14:textId="0C72AB6E" w:rsidR="00B75CE1" w:rsidRPr="009F4405" w:rsidRDefault="00B75CE1" w:rsidP="00A7374D">
            <w:pPr>
              <w:spacing w:after="0" w:line="259" w:lineRule="auto"/>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CNES</w:t>
            </w:r>
          </w:p>
        </w:tc>
        <w:tc>
          <w:tcPr>
            <w:tcW w:w="1490" w:type="pct"/>
          </w:tcPr>
          <w:p w14:paraId="5415005A" w14:textId="60F25BB9"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Director of Space Transportation</w:t>
            </w:r>
          </w:p>
        </w:tc>
        <w:tc>
          <w:tcPr>
            <w:tcW w:w="772" w:type="pct"/>
          </w:tcPr>
          <w:p w14:paraId="44BB6E5D" w14:textId="17DA1D79"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28/05/26</w:t>
            </w:r>
          </w:p>
        </w:tc>
      </w:tr>
      <w:tr w:rsidR="00B75CE1" w:rsidRPr="009F4405" w14:paraId="45275B83" w14:textId="77777777" w:rsidTr="00A7374D">
        <w:trPr>
          <w:trHeight w:val="20"/>
        </w:trPr>
        <w:tc>
          <w:tcPr>
            <w:tcW w:w="305" w:type="pct"/>
            <w:shd w:val="clear" w:color="auto" w:fill="F2F2F2" w:themeFill="text2" w:themeFillShade="F2"/>
          </w:tcPr>
          <w:p w14:paraId="01123E85" w14:textId="6D7F065C" w:rsidR="00B75CE1" w:rsidRPr="009F4405" w:rsidRDefault="00B75CE1" w:rsidP="00A7374D">
            <w:pPr>
              <w:spacing w:after="0"/>
              <w:jc w:val="center"/>
              <w:rPr>
                <w:color w:val="000000" w:themeColor="text1"/>
                <w:sz w:val="18"/>
                <w:szCs w:val="18"/>
              </w:rPr>
            </w:pPr>
            <w:r w:rsidRPr="009F4405">
              <w:rPr>
                <w:color w:val="000000" w:themeColor="text1"/>
                <w:sz w:val="18"/>
                <w:szCs w:val="18"/>
              </w:rPr>
              <w:t>5</w:t>
            </w:r>
          </w:p>
        </w:tc>
        <w:tc>
          <w:tcPr>
            <w:tcW w:w="816" w:type="pct"/>
          </w:tcPr>
          <w:p w14:paraId="33F518F5" w14:textId="11D77480"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Frank</w:t>
            </w:r>
          </w:p>
        </w:tc>
        <w:tc>
          <w:tcPr>
            <w:tcW w:w="664" w:type="pct"/>
          </w:tcPr>
          <w:p w14:paraId="5CCB4206" w14:textId="76A6ACBC"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Anja</w:t>
            </w:r>
          </w:p>
        </w:tc>
        <w:tc>
          <w:tcPr>
            <w:tcW w:w="953" w:type="pct"/>
          </w:tcPr>
          <w:p w14:paraId="7CB0CF68" w14:textId="3AFF06C2"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DLR</w:t>
            </w:r>
          </w:p>
        </w:tc>
        <w:tc>
          <w:tcPr>
            <w:tcW w:w="1490" w:type="pct"/>
          </w:tcPr>
          <w:p w14:paraId="2611CE9B" w14:textId="4D77BC17"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Head of Test Facilities</w:t>
            </w:r>
          </w:p>
        </w:tc>
        <w:tc>
          <w:tcPr>
            <w:tcW w:w="772" w:type="pct"/>
          </w:tcPr>
          <w:p w14:paraId="142FD3AC" w14:textId="7B6CA9D6"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07/05/26</w:t>
            </w:r>
          </w:p>
        </w:tc>
      </w:tr>
      <w:tr w:rsidR="00B75CE1" w:rsidRPr="009F4405" w14:paraId="3A796495" w14:textId="77777777" w:rsidTr="00A7374D">
        <w:trPr>
          <w:trHeight w:val="20"/>
        </w:trPr>
        <w:tc>
          <w:tcPr>
            <w:tcW w:w="305" w:type="pct"/>
            <w:shd w:val="clear" w:color="auto" w:fill="F2F2F2" w:themeFill="text2" w:themeFillShade="F2"/>
          </w:tcPr>
          <w:p w14:paraId="0F8A976B" w14:textId="3D23E903" w:rsidR="00B75CE1" w:rsidRPr="009F4405" w:rsidRDefault="00B75CE1" w:rsidP="00A7374D">
            <w:pPr>
              <w:spacing w:after="0"/>
              <w:jc w:val="center"/>
              <w:rPr>
                <w:color w:val="000000" w:themeColor="text1"/>
                <w:sz w:val="18"/>
                <w:szCs w:val="18"/>
              </w:rPr>
            </w:pPr>
            <w:r w:rsidRPr="009F4405">
              <w:rPr>
                <w:color w:val="000000" w:themeColor="text1"/>
                <w:sz w:val="18"/>
                <w:szCs w:val="18"/>
              </w:rPr>
              <w:t>6</w:t>
            </w:r>
          </w:p>
        </w:tc>
        <w:tc>
          <w:tcPr>
            <w:tcW w:w="816" w:type="pct"/>
          </w:tcPr>
          <w:p w14:paraId="52DF9001" w14:textId="310E3FD8"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Heckrodt</w:t>
            </w:r>
          </w:p>
        </w:tc>
        <w:tc>
          <w:tcPr>
            <w:tcW w:w="664" w:type="pct"/>
          </w:tcPr>
          <w:p w14:paraId="65A44FAD" w14:textId="42996DBB"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Susanne</w:t>
            </w:r>
          </w:p>
        </w:tc>
        <w:tc>
          <w:tcPr>
            <w:tcW w:w="953" w:type="pct"/>
          </w:tcPr>
          <w:p w14:paraId="6B918D77" w14:textId="3A2F508E"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DLR</w:t>
            </w:r>
          </w:p>
        </w:tc>
        <w:tc>
          <w:tcPr>
            <w:tcW w:w="1490" w:type="pct"/>
          </w:tcPr>
          <w:p w14:paraId="49ED0478" w14:textId="739301D4"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Head of Space Transportation</w:t>
            </w:r>
          </w:p>
        </w:tc>
        <w:tc>
          <w:tcPr>
            <w:tcW w:w="772" w:type="pct"/>
          </w:tcPr>
          <w:p w14:paraId="24D13B59" w14:textId="4E14D54B"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08/05/26</w:t>
            </w:r>
          </w:p>
        </w:tc>
      </w:tr>
      <w:tr w:rsidR="00B75CE1" w:rsidRPr="009F4405" w14:paraId="235A5F42" w14:textId="77777777" w:rsidTr="00A7374D">
        <w:trPr>
          <w:trHeight w:val="20"/>
        </w:trPr>
        <w:tc>
          <w:tcPr>
            <w:tcW w:w="305" w:type="pct"/>
            <w:shd w:val="clear" w:color="auto" w:fill="F2F2F2" w:themeFill="text2" w:themeFillShade="F2"/>
          </w:tcPr>
          <w:p w14:paraId="08AC7B44" w14:textId="45A070D2" w:rsidR="00B75CE1" w:rsidRPr="009F4405" w:rsidRDefault="00B75CE1" w:rsidP="00A7374D">
            <w:pPr>
              <w:spacing w:after="0"/>
              <w:jc w:val="center"/>
              <w:rPr>
                <w:color w:val="000000" w:themeColor="text1"/>
                <w:sz w:val="18"/>
                <w:szCs w:val="18"/>
              </w:rPr>
            </w:pPr>
            <w:r w:rsidRPr="009F4405">
              <w:rPr>
                <w:color w:val="000000" w:themeColor="text1"/>
                <w:sz w:val="18"/>
                <w:szCs w:val="18"/>
              </w:rPr>
              <w:t>7</w:t>
            </w:r>
          </w:p>
        </w:tc>
        <w:tc>
          <w:tcPr>
            <w:tcW w:w="816" w:type="pct"/>
          </w:tcPr>
          <w:p w14:paraId="040E94C6" w14:textId="10DE9A0D"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Bellerman</w:t>
            </w:r>
          </w:p>
        </w:tc>
        <w:tc>
          <w:tcPr>
            <w:tcW w:w="664" w:type="pct"/>
          </w:tcPr>
          <w:p w14:paraId="3E6E1325" w14:textId="6EB3728E"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Joern</w:t>
            </w:r>
          </w:p>
        </w:tc>
        <w:tc>
          <w:tcPr>
            <w:tcW w:w="953" w:type="pct"/>
          </w:tcPr>
          <w:p w14:paraId="7C13F7A0" w14:textId="648AD097"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ESA</w:t>
            </w:r>
          </w:p>
        </w:tc>
        <w:tc>
          <w:tcPr>
            <w:tcW w:w="1490" w:type="pct"/>
          </w:tcPr>
          <w:p w14:paraId="1590B916" w14:textId="1A2DEDB8"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Head of Propulsion Test Facilities and Services</w:t>
            </w:r>
          </w:p>
        </w:tc>
        <w:tc>
          <w:tcPr>
            <w:tcW w:w="772" w:type="pct"/>
          </w:tcPr>
          <w:p w14:paraId="697B5D97" w14:textId="183540A7"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17/03/26</w:t>
            </w:r>
          </w:p>
        </w:tc>
      </w:tr>
      <w:tr w:rsidR="00B75CE1" w:rsidRPr="009F4405" w14:paraId="31CA1BE3" w14:textId="77777777" w:rsidTr="00A7374D">
        <w:trPr>
          <w:trHeight w:val="20"/>
        </w:trPr>
        <w:tc>
          <w:tcPr>
            <w:tcW w:w="305" w:type="pct"/>
            <w:shd w:val="clear" w:color="auto" w:fill="F2F2F2" w:themeFill="text2" w:themeFillShade="F2"/>
          </w:tcPr>
          <w:p w14:paraId="64239D44" w14:textId="3ACECB5F" w:rsidR="00B75CE1" w:rsidRPr="009F4405" w:rsidRDefault="00B75CE1" w:rsidP="00A7374D">
            <w:pPr>
              <w:spacing w:after="0"/>
              <w:jc w:val="center"/>
              <w:rPr>
                <w:color w:val="000000" w:themeColor="text1"/>
                <w:sz w:val="18"/>
                <w:szCs w:val="18"/>
              </w:rPr>
            </w:pPr>
            <w:r w:rsidRPr="009F4405">
              <w:rPr>
                <w:color w:val="000000" w:themeColor="text1"/>
                <w:sz w:val="18"/>
                <w:szCs w:val="18"/>
              </w:rPr>
              <w:t>8</w:t>
            </w:r>
          </w:p>
        </w:tc>
        <w:tc>
          <w:tcPr>
            <w:tcW w:w="816" w:type="pct"/>
          </w:tcPr>
          <w:p w14:paraId="201170ED" w14:textId="320991A1"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Fabreguettes</w:t>
            </w:r>
          </w:p>
        </w:tc>
        <w:tc>
          <w:tcPr>
            <w:tcW w:w="664" w:type="pct"/>
          </w:tcPr>
          <w:p w14:paraId="2B277F89" w14:textId="43A905D7"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Luce</w:t>
            </w:r>
          </w:p>
        </w:tc>
        <w:tc>
          <w:tcPr>
            <w:tcW w:w="953" w:type="pct"/>
          </w:tcPr>
          <w:p w14:paraId="3EEC8CCB" w14:textId="13693A29"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ESA</w:t>
            </w:r>
          </w:p>
        </w:tc>
        <w:tc>
          <w:tcPr>
            <w:tcW w:w="1490" w:type="pct"/>
          </w:tcPr>
          <w:p w14:paraId="05FBE352" w14:textId="493777CD"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 xml:space="preserve">Head of Infrastructure &amp; Value Chain </w:t>
            </w:r>
          </w:p>
        </w:tc>
        <w:tc>
          <w:tcPr>
            <w:tcW w:w="772" w:type="pct"/>
          </w:tcPr>
          <w:p w14:paraId="6740228F" w14:textId="0BC3069D"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20/03/26</w:t>
            </w:r>
          </w:p>
        </w:tc>
      </w:tr>
      <w:tr w:rsidR="00B75CE1" w:rsidRPr="009F4405" w14:paraId="275DB4B7" w14:textId="77777777" w:rsidTr="00A7374D">
        <w:trPr>
          <w:trHeight w:val="20"/>
        </w:trPr>
        <w:tc>
          <w:tcPr>
            <w:tcW w:w="305" w:type="pct"/>
            <w:shd w:val="clear" w:color="auto" w:fill="F2F2F2" w:themeFill="text2" w:themeFillShade="F2"/>
          </w:tcPr>
          <w:p w14:paraId="4FA6DEB0" w14:textId="42D9D8C0" w:rsidR="00B75CE1" w:rsidRPr="009F4405" w:rsidRDefault="00B75CE1" w:rsidP="00A7374D">
            <w:pPr>
              <w:spacing w:after="0"/>
              <w:jc w:val="center"/>
              <w:rPr>
                <w:color w:val="000000" w:themeColor="text1"/>
                <w:sz w:val="18"/>
                <w:szCs w:val="18"/>
              </w:rPr>
            </w:pPr>
            <w:r w:rsidRPr="009F4405">
              <w:rPr>
                <w:color w:val="000000" w:themeColor="text1"/>
                <w:sz w:val="18"/>
                <w:szCs w:val="18"/>
              </w:rPr>
              <w:t>9</w:t>
            </w:r>
          </w:p>
        </w:tc>
        <w:tc>
          <w:tcPr>
            <w:tcW w:w="816" w:type="pct"/>
          </w:tcPr>
          <w:p w14:paraId="431A474C" w14:textId="6DE2BA53"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Billig</w:t>
            </w:r>
          </w:p>
        </w:tc>
        <w:tc>
          <w:tcPr>
            <w:tcW w:w="664" w:type="pct"/>
          </w:tcPr>
          <w:p w14:paraId="3D390490" w14:textId="3788ED1C"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Gerhard</w:t>
            </w:r>
          </w:p>
        </w:tc>
        <w:tc>
          <w:tcPr>
            <w:tcW w:w="953" w:type="pct"/>
          </w:tcPr>
          <w:p w14:paraId="6AB2EE51" w14:textId="064AB739"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ESA</w:t>
            </w:r>
          </w:p>
        </w:tc>
        <w:tc>
          <w:tcPr>
            <w:tcW w:w="1490" w:type="pct"/>
          </w:tcPr>
          <w:p w14:paraId="70DD2922" w14:textId="0916FC17"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Systems Engineer at ESOC</w:t>
            </w:r>
          </w:p>
        </w:tc>
        <w:tc>
          <w:tcPr>
            <w:tcW w:w="772" w:type="pct"/>
          </w:tcPr>
          <w:p w14:paraId="434665FE" w14:textId="79B9F49E"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20/03/26</w:t>
            </w:r>
          </w:p>
        </w:tc>
      </w:tr>
      <w:tr w:rsidR="00B75CE1" w:rsidRPr="009F4405" w14:paraId="33EBADAB" w14:textId="77777777" w:rsidTr="00A7374D">
        <w:trPr>
          <w:trHeight w:val="20"/>
        </w:trPr>
        <w:tc>
          <w:tcPr>
            <w:tcW w:w="305" w:type="pct"/>
            <w:shd w:val="clear" w:color="auto" w:fill="F2F2F2" w:themeFill="text2" w:themeFillShade="F2"/>
          </w:tcPr>
          <w:p w14:paraId="5EFFB42D" w14:textId="2275757A" w:rsidR="00B75CE1" w:rsidRPr="009F4405" w:rsidRDefault="00B75CE1" w:rsidP="00A7374D">
            <w:pPr>
              <w:spacing w:after="0"/>
              <w:jc w:val="center"/>
              <w:rPr>
                <w:color w:val="000000" w:themeColor="text1"/>
                <w:sz w:val="18"/>
                <w:szCs w:val="18"/>
              </w:rPr>
            </w:pPr>
            <w:r w:rsidRPr="009F4405">
              <w:rPr>
                <w:color w:val="000000" w:themeColor="text1"/>
                <w:sz w:val="18"/>
                <w:szCs w:val="18"/>
              </w:rPr>
              <w:t>10</w:t>
            </w:r>
          </w:p>
        </w:tc>
        <w:tc>
          <w:tcPr>
            <w:tcW w:w="816" w:type="pct"/>
          </w:tcPr>
          <w:p w14:paraId="12B01D88" w14:textId="6BB902D7"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Pajonk</w:t>
            </w:r>
          </w:p>
        </w:tc>
        <w:tc>
          <w:tcPr>
            <w:tcW w:w="664" w:type="pct"/>
          </w:tcPr>
          <w:p w14:paraId="0969B590" w14:textId="724D888C"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Alain</w:t>
            </w:r>
          </w:p>
        </w:tc>
        <w:tc>
          <w:tcPr>
            <w:tcW w:w="953" w:type="pct"/>
          </w:tcPr>
          <w:p w14:paraId="37670FE8" w14:textId="7D47EFA3"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European Spaceport Company</w:t>
            </w:r>
          </w:p>
        </w:tc>
        <w:tc>
          <w:tcPr>
            <w:tcW w:w="1490" w:type="pct"/>
          </w:tcPr>
          <w:p w14:paraId="07DA12C6" w14:textId="0B7DC7DC"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Launch Campaign Manager</w:t>
            </w:r>
          </w:p>
        </w:tc>
        <w:tc>
          <w:tcPr>
            <w:tcW w:w="772" w:type="pct"/>
          </w:tcPr>
          <w:p w14:paraId="540EE116" w14:textId="6F5681F0"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07/05/26</w:t>
            </w:r>
          </w:p>
        </w:tc>
      </w:tr>
      <w:tr w:rsidR="00B75CE1" w:rsidRPr="009F4405" w14:paraId="4DD76B14" w14:textId="77777777" w:rsidTr="00A7374D">
        <w:trPr>
          <w:trHeight w:val="20"/>
        </w:trPr>
        <w:tc>
          <w:tcPr>
            <w:tcW w:w="305" w:type="pct"/>
            <w:shd w:val="clear" w:color="auto" w:fill="F2F2F2" w:themeFill="text2" w:themeFillShade="F2"/>
            <w:vAlign w:val="center"/>
          </w:tcPr>
          <w:p w14:paraId="56AA9978" w14:textId="4FBFBC16" w:rsidR="00B75CE1" w:rsidRPr="009F4405" w:rsidRDefault="00B75CE1" w:rsidP="00A7374D">
            <w:pPr>
              <w:spacing w:after="0"/>
              <w:jc w:val="center"/>
              <w:rPr>
                <w:color w:val="000000" w:themeColor="text1"/>
                <w:sz w:val="18"/>
                <w:szCs w:val="18"/>
              </w:rPr>
            </w:pPr>
            <w:r w:rsidRPr="009F4405">
              <w:rPr>
                <w:color w:val="000000" w:themeColor="text1"/>
                <w:sz w:val="18"/>
                <w:szCs w:val="18"/>
              </w:rPr>
              <w:t>11</w:t>
            </w:r>
          </w:p>
        </w:tc>
        <w:tc>
          <w:tcPr>
            <w:tcW w:w="816" w:type="pct"/>
          </w:tcPr>
          <w:p w14:paraId="5BDD42A6" w14:textId="0138A17C"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Olloman</w:t>
            </w:r>
          </w:p>
        </w:tc>
        <w:tc>
          <w:tcPr>
            <w:tcW w:w="664" w:type="pct"/>
          </w:tcPr>
          <w:p w14:paraId="3710AB89" w14:textId="7E33608F"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Damon</w:t>
            </w:r>
          </w:p>
        </w:tc>
        <w:tc>
          <w:tcPr>
            <w:tcW w:w="953" w:type="pct"/>
          </w:tcPr>
          <w:p w14:paraId="5B400C17" w14:textId="4EC9D724"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ICEYE</w:t>
            </w:r>
          </w:p>
        </w:tc>
        <w:tc>
          <w:tcPr>
            <w:tcW w:w="1490" w:type="pct"/>
          </w:tcPr>
          <w:p w14:paraId="31DEAE0D" w14:textId="3BCA7FFA"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VP Missions - UK &amp; Canada</w:t>
            </w:r>
          </w:p>
        </w:tc>
        <w:tc>
          <w:tcPr>
            <w:tcW w:w="772" w:type="pct"/>
          </w:tcPr>
          <w:p w14:paraId="3804BADF" w14:textId="04E4D954"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18/03/26</w:t>
            </w:r>
          </w:p>
        </w:tc>
      </w:tr>
      <w:tr w:rsidR="00B75CE1" w:rsidRPr="009F4405" w14:paraId="7E68A894" w14:textId="77777777" w:rsidTr="00A7374D">
        <w:trPr>
          <w:trHeight w:val="20"/>
        </w:trPr>
        <w:tc>
          <w:tcPr>
            <w:tcW w:w="305" w:type="pct"/>
            <w:shd w:val="clear" w:color="auto" w:fill="F2F2F2" w:themeFill="text2" w:themeFillShade="F2"/>
          </w:tcPr>
          <w:p w14:paraId="23BC722F" w14:textId="1106AA29" w:rsidR="00B75CE1" w:rsidRPr="009F4405" w:rsidRDefault="00B75CE1" w:rsidP="00A7374D">
            <w:pPr>
              <w:spacing w:after="0"/>
              <w:jc w:val="center"/>
              <w:rPr>
                <w:color w:val="000000" w:themeColor="text1"/>
                <w:sz w:val="18"/>
                <w:szCs w:val="18"/>
              </w:rPr>
            </w:pPr>
            <w:r w:rsidRPr="009F4405">
              <w:rPr>
                <w:color w:val="000000" w:themeColor="text1"/>
                <w:sz w:val="18"/>
                <w:szCs w:val="18"/>
              </w:rPr>
              <w:t>12</w:t>
            </w:r>
          </w:p>
        </w:tc>
        <w:tc>
          <w:tcPr>
            <w:tcW w:w="816" w:type="pct"/>
          </w:tcPr>
          <w:p w14:paraId="0F753571" w14:textId="213079C1"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Jaime</w:t>
            </w:r>
          </w:p>
        </w:tc>
        <w:tc>
          <w:tcPr>
            <w:tcW w:w="664" w:type="pct"/>
          </w:tcPr>
          <w:p w14:paraId="1E8FE4A7" w14:textId="7E8549DC"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Andrea</w:t>
            </w:r>
          </w:p>
        </w:tc>
        <w:tc>
          <w:tcPr>
            <w:tcW w:w="953" w:type="pct"/>
          </w:tcPr>
          <w:p w14:paraId="1143A1C7" w14:textId="4F4A02DD"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Isar</w:t>
            </w:r>
          </w:p>
        </w:tc>
        <w:tc>
          <w:tcPr>
            <w:tcW w:w="1490" w:type="pct"/>
          </w:tcPr>
          <w:p w14:paraId="6AA2113A" w14:textId="3D328137"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Institutional Business Development &amp; Sales Manager</w:t>
            </w:r>
          </w:p>
        </w:tc>
        <w:tc>
          <w:tcPr>
            <w:tcW w:w="772" w:type="pct"/>
          </w:tcPr>
          <w:p w14:paraId="667BD847" w14:textId="55743299"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16/04/26</w:t>
            </w:r>
          </w:p>
        </w:tc>
      </w:tr>
      <w:tr w:rsidR="00B75CE1" w:rsidRPr="009F4405" w14:paraId="2155B194" w14:textId="77777777" w:rsidTr="00A7374D">
        <w:trPr>
          <w:trHeight w:val="20"/>
        </w:trPr>
        <w:tc>
          <w:tcPr>
            <w:tcW w:w="305" w:type="pct"/>
            <w:shd w:val="clear" w:color="auto" w:fill="F2F2F2" w:themeFill="text2" w:themeFillShade="F2"/>
          </w:tcPr>
          <w:p w14:paraId="6CB6CB25" w14:textId="5B8A8E26" w:rsidR="00B75CE1" w:rsidRPr="009F4405" w:rsidRDefault="00B75CE1" w:rsidP="00A7374D">
            <w:pPr>
              <w:spacing w:after="0"/>
              <w:jc w:val="center"/>
              <w:rPr>
                <w:color w:val="000000" w:themeColor="text1"/>
                <w:sz w:val="18"/>
                <w:szCs w:val="18"/>
              </w:rPr>
            </w:pPr>
            <w:r w:rsidRPr="009F4405">
              <w:rPr>
                <w:color w:val="000000" w:themeColor="text1"/>
                <w:sz w:val="18"/>
                <w:szCs w:val="18"/>
              </w:rPr>
              <w:t>13</w:t>
            </w:r>
          </w:p>
        </w:tc>
        <w:tc>
          <w:tcPr>
            <w:tcW w:w="816" w:type="pct"/>
          </w:tcPr>
          <w:p w14:paraId="7AB9458E" w14:textId="25E4AD92"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Pandolfi Bortoletto</w:t>
            </w:r>
          </w:p>
        </w:tc>
        <w:tc>
          <w:tcPr>
            <w:tcW w:w="664" w:type="pct"/>
          </w:tcPr>
          <w:p w14:paraId="297972BE" w14:textId="035F1D67"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Giovanni</w:t>
            </w:r>
          </w:p>
        </w:tc>
        <w:tc>
          <w:tcPr>
            <w:tcW w:w="953" w:type="pct"/>
          </w:tcPr>
          <w:p w14:paraId="02137E63" w14:textId="49A9AC2E"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Leaf Space</w:t>
            </w:r>
          </w:p>
        </w:tc>
        <w:tc>
          <w:tcPr>
            <w:tcW w:w="1490" w:type="pct"/>
          </w:tcPr>
          <w:p w14:paraId="274BAD18" w14:textId="21A31A46"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Chief Product Officer</w:t>
            </w:r>
          </w:p>
        </w:tc>
        <w:tc>
          <w:tcPr>
            <w:tcW w:w="772" w:type="pct"/>
          </w:tcPr>
          <w:p w14:paraId="13534000" w14:textId="3BD93F8C"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17/03/26</w:t>
            </w:r>
          </w:p>
        </w:tc>
      </w:tr>
      <w:tr w:rsidR="00B75CE1" w:rsidRPr="009F4405" w14:paraId="6253AF74" w14:textId="77777777" w:rsidTr="00A7374D">
        <w:trPr>
          <w:trHeight w:val="20"/>
        </w:trPr>
        <w:tc>
          <w:tcPr>
            <w:tcW w:w="305" w:type="pct"/>
            <w:shd w:val="clear" w:color="auto" w:fill="F2F2F2" w:themeFill="text2" w:themeFillShade="F2"/>
          </w:tcPr>
          <w:p w14:paraId="28CC8D37" w14:textId="5B4DB367" w:rsidR="00B75CE1" w:rsidRPr="009F4405" w:rsidRDefault="00B75CE1" w:rsidP="00A7374D">
            <w:pPr>
              <w:spacing w:after="0"/>
              <w:jc w:val="center"/>
              <w:rPr>
                <w:color w:val="000000" w:themeColor="text1"/>
                <w:sz w:val="18"/>
                <w:szCs w:val="18"/>
              </w:rPr>
            </w:pPr>
            <w:r w:rsidRPr="009F4405">
              <w:rPr>
                <w:color w:val="000000" w:themeColor="text1"/>
                <w:sz w:val="18"/>
                <w:szCs w:val="18"/>
              </w:rPr>
              <w:t>14</w:t>
            </w:r>
          </w:p>
        </w:tc>
        <w:tc>
          <w:tcPr>
            <w:tcW w:w="816" w:type="pct"/>
          </w:tcPr>
          <w:p w14:paraId="36B268EB" w14:textId="365C75A5"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Pakosz</w:t>
            </w:r>
          </w:p>
        </w:tc>
        <w:tc>
          <w:tcPr>
            <w:tcW w:w="664" w:type="pct"/>
          </w:tcPr>
          <w:p w14:paraId="5475533D" w14:textId="18612E74"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Michał</w:t>
            </w:r>
          </w:p>
        </w:tc>
        <w:tc>
          <w:tcPr>
            <w:tcW w:w="953" w:type="pct"/>
          </w:tcPr>
          <w:p w14:paraId="6FAC602C" w14:textId="3AB92E01"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Łukasiewicz Institute of Aviation</w:t>
            </w:r>
          </w:p>
        </w:tc>
        <w:tc>
          <w:tcPr>
            <w:tcW w:w="1490" w:type="pct"/>
          </w:tcPr>
          <w:p w14:paraId="024D7E77" w14:textId="57B6375C"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Head of Department</w:t>
            </w:r>
          </w:p>
        </w:tc>
        <w:tc>
          <w:tcPr>
            <w:tcW w:w="772" w:type="pct"/>
          </w:tcPr>
          <w:p w14:paraId="7D98F874" w14:textId="2988A9FD"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26/03/26</w:t>
            </w:r>
          </w:p>
        </w:tc>
      </w:tr>
      <w:tr w:rsidR="00B75CE1" w:rsidRPr="009F4405" w14:paraId="46CA6715" w14:textId="77777777" w:rsidTr="00A7374D">
        <w:trPr>
          <w:trHeight w:val="20"/>
        </w:trPr>
        <w:tc>
          <w:tcPr>
            <w:tcW w:w="305" w:type="pct"/>
            <w:shd w:val="clear" w:color="auto" w:fill="F2F2F2" w:themeFill="text2" w:themeFillShade="F2"/>
          </w:tcPr>
          <w:p w14:paraId="1B50E0BD" w14:textId="0601D6E1" w:rsidR="00B75CE1" w:rsidRPr="009F4405" w:rsidRDefault="00B75CE1" w:rsidP="00A7374D">
            <w:pPr>
              <w:spacing w:after="0"/>
              <w:jc w:val="center"/>
              <w:rPr>
                <w:color w:val="000000" w:themeColor="text1"/>
                <w:sz w:val="18"/>
                <w:szCs w:val="18"/>
              </w:rPr>
            </w:pPr>
            <w:r w:rsidRPr="009F4405">
              <w:rPr>
                <w:color w:val="000000" w:themeColor="text1"/>
                <w:sz w:val="18"/>
                <w:szCs w:val="18"/>
              </w:rPr>
              <w:t>15</w:t>
            </w:r>
          </w:p>
        </w:tc>
        <w:tc>
          <w:tcPr>
            <w:tcW w:w="816" w:type="pct"/>
          </w:tcPr>
          <w:p w14:paraId="5A1B11A8" w14:textId="3D2E667D"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Shazell</w:t>
            </w:r>
          </w:p>
        </w:tc>
        <w:tc>
          <w:tcPr>
            <w:tcW w:w="664" w:type="pct"/>
          </w:tcPr>
          <w:p w14:paraId="01BA158C" w14:textId="3D496874"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Ian</w:t>
            </w:r>
          </w:p>
        </w:tc>
        <w:tc>
          <w:tcPr>
            <w:tcW w:w="953" w:type="pct"/>
          </w:tcPr>
          <w:p w14:paraId="5842586E" w14:textId="610AC872"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OQ Technology</w:t>
            </w:r>
          </w:p>
        </w:tc>
        <w:tc>
          <w:tcPr>
            <w:tcW w:w="1490" w:type="pct"/>
          </w:tcPr>
          <w:p w14:paraId="07892067" w14:textId="650A8E24"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Vice President of Technology</w:t>
            </w:r>
          </w:p>
        </w:tc>
        <w:tc>
          <w:tcPr>
            <w:tcW w:w="772" w:type="pct"/>
          </w:tcPr>
          <w:p w14:paraId="4735C5AA" w14:textId="553F03A8"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27/03/26</w:t>
            </w:r>
          </w:p>
        </w:tc>
      </w:tr>
      <w:tr w:rsidR="00B75CE1" w:rsidRPr="009F4405" w14:paraId="524F0B8A" w14:textId="77777777" w:rsidTr="00A7374D">
        <w:trPr>
          <w:trHeight w:val="20"/>
        </w:trPr>
        <w:tc>
          <w:tcPr>
            <w:tcW w:w="305" w:type="pct"/>
            <w:shd w:val="clear" w:color="auto" w:fill="F2F2F2" w:themeFill="text2" w:themeFillShade="F2"/>
          </w:tcPr>
          <w:p w14:paraId="41670333" w14:textId="66AB9A23" w:rsidR="00B75CE1" w:rsidRPr="009F4405" w:rsidRDefault="00B75CE1" w:rsidP="00A7374D">
            <w:pPr>
              <w:spacing w:after="0"/>
              <w:jc w:val="center"/>
              <w:rPr>
                <w:color w:val="000000" w:themeColor="text1"/>
                <w:sz w:val="18"/>
                <w:szCs w:val="18"/>
              </w:rPr>
            </w:pPr>
            <w:r w:rsidRPr="009F4405">
              <w:rPr>
                <w:color w:val="000000" w:themeColor="text1"/>
                <w:sz w:val="18"/>
                <w:szCs w:val="18"/>
              </w:rPr>
              <w:t>16</w:t>
            </w:r>
          </w:p>
        </w:tc>
        <w:tc>
          <w:tcPr>
            <w:tcW w:w="816" w:type="pct"/>
          </w:tcPr>
          <w:p w14:paraId="1E304F82" w14:textId="1A303EEC"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Poromaa</w:t>
            </w:r>
          </w:p>
        </w:tc>
        <w:tc>
          <w:tcPr>
            <w:tcW w:w="664" w:type="pct"/>
          </w:tcPr>
          <w:p w14:paraId="14A1671E" w14:textId="29C9B3A3"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Lennart</w:t>
            </w:r>
          </w:p>
        </w:tc>
        <w:tc>
          <w:tcPr>
            <w:tcW w:w="953" w:type="pct"/>
          </w:tcPr>
          <w:p w14:paraId="6643C2E4" w14:textId="031BDFCA"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SSC Space</w:t>
            </w:r>
          </w:p>
        </w:tc>
        <w:tc>
          <w:tcPr>
            <w:tcW w:w="1490" w:type="pct"/>
          </w:tcPr>
          <w:p w14:paraId="51BCA25D" w14:textId="1D0FD521"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Head of Esrange Space Center</w:t>
            </w:r>
          </w:p>
        </w:tc>
        <w:tc>
          <w:tcPr>
            <w:tcW w:w="772" w:type="pct"/>
          </w:tcPr>
          <w:p w14:paraId="29F841CF" w14:textId="6952701E"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25/03/26</w:t>
            </w:r>
          </w:p>
        </w:tc>
      </w:tr>
      <w:tr w:rsidR="00B75CE1" w:rsidRPr="009F4405" w14:paraId="039C09A9" w14:textId="77777777" w:rsidTr="00A7374D">
        <w:trPr>
          <w:trHeight w:val="20"/>
        </w:trPr>
        <w:tc>
          <w:tcPr>
            <w:tcW w:w="305" w:type="pct"/>
            <w:shd w:val="clear" w:color="auto" w:fill="F2F2F2" w:themeFill="text2" w:themeFillShade="F2"/>
          </w:tcPr>
          <w:p w14:paraId="42FDB94F" w14:textId="5813C8D2" w:rsidR="00B75CE1" w:rsidRPr="009F4405" w:rsidRDefault="00B75CE1" w:rsidP="00A7374D">
            <w:pPr>
              <w:spacing w:after="0"/>
              <w:jc w:val="center"/>
              <w:rPr>
                <w:color w:val="000000" w:themeColor="text1"/>
                <w:sz w:val="18"/>
                <w:szCs w:val="18"/>
              </w:rPr>
            </w:pPr>
            <w:r w:rsidRPr="009F4405">
              <w:rPr>
                <w:color w:val="000000" w:themeColor="text1"/>
                <w:sz w:val="18"/>
                <w:szCs w:val="18"/>
              </w:rPr>
              <w:t>17</w:t>
            </w:r>
          </w:p>
        </w:tc>
        <w:tc>
          <w:tcPr>
            <w:tcW w:w="816" w:type="pct"/>
          </w:tcPr>
          <w:p w14:paraId="57EEAAC5" w14:textId="7DA88F81"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Stemer</w:t>
            </w:r>
          </w:p>
        </w:tc>
        <w:tc>
          <w:tcPr>
            <w:tcW w:w="664" w:type="pct"/>
          </w:tcPr>
          <w:p w14:paraId="0DF55791" w14:textId="1B1E6F03"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Marco</w:t>
            </w:r>
          </w:p>
        </w:tc>
        <w:tc>
          <w:tcPr>
            <w:tcW w:w="953" w:type="pct"/>
          </w:tcPr>
          <w:p w14:paraId="2A8F568D" w14:textId="3625D72E"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The Exploration Company</w:t>
            </w:r>
          </w:p>
        </w:tc>
        <w:tc>
          <w:tcPr>
            <w:tcW w:w="1490" w:type="pct"/>
          </w:tcPr>
          <w:p w14:paraId="09C625D9" w14:textId="6EF5D6CA"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Launch Systems Principal Engineer</w:t>
            </w:r>
          </w:p>
        </w:tc>
        <w:tc>
          <w:tcPr>
            <w:tcW w:w="772" w:type="pct"/>
          </w:tcPr>
          <w:p w14:paraId="7E0CA62A" w14:textId="3D6C4FB9"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30/03/26</w:t>
            </w:r>
          </w:p>
        </w:tc>
      </w:tr>
      <w:tr w:rsidR="00B75CE1" w:rsidRPr="009F4405" w14:paraId="0DE36E9E" w14:textId="77777777" w:rsidTr="00A7374D">
        <w:trPr>
          <w:trHeight w:val="20"/>
        </w:trPr>
        <w:tc>
          <w:tcPr>
            <w:tcW w:w="305" w:type="pct"/>
            <w:shd w:val="clear" w:color="auto" w:fill="F2F2F2" w:themeFill="text2" w:themeFillShade="F2"/>
          </w:tcPr>
          <w:p w14:paraId="3A692D21" w14:textId="09118F75" w:rsidR="00B75CE1" w:rsidRPr="009F4405" w:rsidRDefault="00B75CE1" w:rsidP="00A7374D">
            <w:pPr>
              <w:spacing w:after="0"/>
              <w:jc w:val="center"/>
              <w:rPr>
                <w:color w:val="000000" w:themeColor="text1"/>
                <w:sz w:val="18"/>
                <w:szCs w:val="18"/>
              </w:rPr>
            </w:pPr>
            <w:r w:rsidRPr="009F4405">
              <w:rPr>
                <w:color w:val="000000" w:themeColor="text1"/>
                <w:sz w:val="18"/>
                <w:szCs w:val="18"/>
              </w:rPr>
              <w:t>18</w:t>
            </w:r>
          </w:p>
        </w:tc>
        <w:tc>
          <w:tcPr>
            <w:tcW w:w="816" w:type="pct"/>
          </w:tcPr>
          <w:p w14:paraId="06B80C64" w14:textId="098A60A4"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Fa</w:t>
            </w:r>
            <w:r w:rsidR="00D031E0" w:rsidRPr="009F4405">
              <w:rPr>
                <w:rFonts w:eastAsiaTheme="minorEastAsia" w:cstheme="minorBidi"/>
                <w:color w:val="000000" w:themeColor="text1"/>
                <w:sz w:val="18"/>
                <w:szCs w:val="18"/>
              </w:rPr>
              <w:t>u</w:t>
            </w:r>
            <w:r w:rsidRPr="009F4405">
              <w:rPr>
                <w:rFonts w:eastAsiaTheme="minorEastAsia" w:cstheme="minorBidi"/>
                <w:color w:val="000000" w:themeColor="text1"/>
                <w:sz w:val="18"/>
                <w:szCs w:val="18"/>
              </w:rPr>
              <w:t>coup</w:t>
            </w:r>
          </w:p>
        </w:tc>
        <w:tc>
          <w:tcPr>
            <w:tcW w:w="664" w:type="pct"/>
          </w:tcPr>
          <w:p w14:paraId="2D72811A" w14:textId="3B08459B"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Pierre</w:t>
            </w:r>
          </w:p>
        </w:tc>
        <w:tc>
          <w:tcPr>
            <w:tcW w:w="953" w:type="pct"/>
          </w:tcPr>
          <w:p w14:paraId="7D333C6F" w14:textId="2F8C476A"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The Exploration Company</w:t>
            </w:r>
          </w:p>
        </w:tc>
        <w:tc>
          <w:tcPr>
            <w:tcW w:w="1490" w:type="pct"/>
          </w:tcPr>
          <w:p w14:paraId="1DAB0BF0" w14:textId="146C939E"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Chief Government Officer</w:t>
            </w:r>
          </w:p>
        </w:tc>
        <w:tc>
          <w:tcPr>
            <w:tcW w:w="772" w:type="pct"/>
          </w:tcPr>
          <w:p w14:paraId="489AF405" w14:textId="0512B49B"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30/03/26</w:t>
            </w:r>
          </w:p>
        </w:tc>
      </w:tr>
      <w:tr w:rsidR="00B75CE1" w:rsidRPr="009F4405" w14:paraId="31E33F2D" w14:textId="77777777" w:rsidTr="00A7374D">
        <w:trPr>
          <w:trHeight w:val="20"/>
        </w:trPr>
        <w:tc>
          <w:tcPr>
            <w:tcW w:w="305" w:type="pct"/>
            <w:shd w:val="clear" w:color="auto" w:fill="F2F2F2" w:themeFill="text2" w:themeFillShade="F2"/>
          </w:tcPr>
          <w:p w14:paraId="57715BA3" w14:textId="3754EFFA" w:rsidR="00B75CE1" w:rsidRPr="009F4405" w:rsidRDefault="00B75CE1" w:rsidP="00A7374D">
            <w:pPr>
              <w:spacing w:after="0"/>
              <w:jc w:val="center"/>
              <w:rPr>
                <w:color w:val="000000" w:themeColor="text1"/>
                <w:sz w:val="18"/>
                <w:szCs w:val="18"/>
              </w:rPr>
            </w:pPr>
            <w:r w:rsidRPr="009F4405">
              <w:rPr>
                <w:color w:val="000000" w:themeColor="text1"/>
                <w:sz w:val="18"/>
                <w:szCs w:val="18"/>
              </w:rPr>
              <w:t>19</w:t>
            </w:r>
          </w:p>
        </w:tc>
        <w:tc>
          <w:tcPr>
            <w:tcW w:w="816" w:type="pct"/>
          </w:tcPr>
          <w:p w14:paraId="0C4967E5" w14:textId="486B046C"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Huber</w:t>
            </w:r>
          </w:p>
        </w:tc>
        <w:tc>
          <w:tcPr>
            <w:tcW w:w="664" w:type="pct"/>
          </w:tcPr>
          <w:p w14:paraId="730A640B" w14:textId="2C6FADC7"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Robin</w:t>
            </w:r>
          </w:p>
        </w:tc>
        <w:tc>
          <w:tcPr>
            <w:tcW w:w="953" w:type="pct"/>
          </w:tcPr>
          <w:p w14:paraId="5A340EB9" w14:textId="6FFBBF99" w:rsidR="00B75CE1" w:rsidRPr="009F4405" w:rsidRDefault="00CF0B7D"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SaxaVord</w:t>
            </w:r>
          </w:p>
        </w:tc>
        <w:tc>
          <w:tcPr>
            <w:tcW w:w="1490" w:type="pct"/>
          </w:tcPr>
          <w:p w14:paraId="53FF69CA" w14:textId="7E9C7CFD"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Business Development Manager</w:t>
            </w:r>
          </w:p>
        </w:tc>
        <w:tc>
          <w:tcPr>
            <w:tcW w:w="772" w:type="pct"/>
          </w:tcPr>
          <w:p w14:paraId="62B66FAA" w14:textId="42855BC3"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10/04/26</w:t>
            </w:r>
          </w:p>
        </w:tc>
      </w:tr>
      <w:tr w:rsidR="00B75CE1" w:rsidRPr="009F4405" w14:paraId="55D96AB0" w14:textId="77777777" w:rsidTr="00A7374D">
        <w:trPr>
          <w:trHeight w:val="20"/>
        </w:trPr>
        <w:tc>
          <w:tcPr>
            <w:tcW w:w="305" w:type="pct"/>
            <w:shd w:val="clear" w:color="auto" w:fill="F2F2F2" w:themeFill="text2" w:themeFillShade="F2"/>
          </w:tcPr>
          <w:p w14:paraId="7EDCBFF1" w14:textId="09FD49DC" w:rsidR="00B75CE1" w:rsidRPr="009F4405" w:rsidRDefault="00B75CE1" w:rsidP="00A7374D">
            <w:pPr>
              <w:spacing w:after="0"/>
              <w:jc w:val="center"/>
              <w:rPr>
                <w:color w:val="000000" w:themeColor="text1"/>
                <w:sz w:val="18"/>
                <w:szCs w:val="18"/>
              </w:rPr>
            </w:pPr>
            <w:r w:rsidRPr="009F4405">
              <w:rPr>
                <w:color w:val="000000" w:themeColor="text1"/>
                <w:sz w:val="18"/>
                <w:szCs w:val="18"/>
              </w:rPr>
              <w:t>20</w:t>
            </w:r>
          </w:p>
        </w:tc>
        <w:tc>
          <w:tcPr>
            <w:tcW w:w="816" w:type="pct"/>
          </w:tcPr>
          <w:p w14:paraId="0FC35177" w14:textId="5C5F14F0"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Casas Vilaseca</w:t>
            </w:r>
          </w:p>
        </w:tc>
        <w:tc>
          <w:tcPr>
            <w:tcW w:w="664" w:type="pct"/>
          </w:tcPr>
          <w:p w14:paraId="65444FDD" w14:textId="1C7E4E3C"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Francesc</w:t>
            </w:r>
          </w:p>
        </w:tc>
        <w:tc>
          <w:tcPr>
            <w:tcW w:w="953" w:type="pct"/>
          </w:tcPr>
          <w:p w14:paraId="54549AAB" w14:textId="67AC16E2"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PLD</w:t>
            </w:r>
          </w:p>
        </w:tc>
        <w:tc>
          <w:tcPr>
            <w:tcW w:w="1490" w:type="pct"/>
          </w:tcPr>
          <w:p w14:paraId="0B81D55C" w14:textId="27F23F67" w:rsidR="00B75CE1" w:rsidRPr="009F4405" w:rsidRDefault="00CF0B7D"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Public</w:t>
            </w:r>
            <w:r w:rsidR="00B75CE1" w:rsidRPr="009F4405">
              <w:rPr>
                <w:rFonts w:eastAsiaTheme="minorEastAsia" w:cstheme="minorBidi"/>
                <w:color w:val="000000" w:themeColor="text1"/>
                <w:sz w:val="18"/>
                <w:szCs w:val="18"/>
              </w:rPr>
              <w:t xml:space="preserve"> Affairs</w:t>
            </w:r>
          </w:p>
        </w:tc>
        <w:tc>
          <w:tcPr>
            <w:tcW w:w="772" w:type="pct"/>
          </w:tcPr>
          <w:p w14:paraId="520EA1DE" w14:textId="4DB64318"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20/03/26</w:t>
            </w:r>
          </w:p>
        </w:tc>
      </w:tr>
      <w:tr w:rsidR="00B75CE1" w:rsidRPr="009F4405" w14:paraId="2A5B31AF" w14:textId="77777777" w:rsidTr="00A7374D">
        <w:trPr>
          <w:trHeight w:val="20"/>
        </w:trPr>
        <w:tc>
          <w:tcPr>
            <w:tcW w:w="305" w:type="pct"/>
            <w:shd w:val="clear" w:color="auto" w:fill="F2F2F2" w:themeFill="text2" w:themeFillShade="F2"/>
          </w:tcPr>
          <w:p w14:paraId="2ABC4922" w14:textId="0FBEABE5" w:rsidR="00B75CE1" w:rsidRPr="009F4405" w:rsidRDefault="00B75CE1" w:rsidP="00A7374D">
            <w:pPr>
              <w:spacing w:after="0"/>
              <w:jc w:val="center"/>
              <w:rPr>
                <w:color w:val="000000" w:themeColor="text1"/>
                <w:sz w:val="18"/>
                <w:szCs w:val="18"/>
              </w:rPr>
            </w:pPr>
            <w:r w:rsidRPr="009F4405">
              <w:rPr>
                <w:color w:val="000000" w:themeColor="text1"/>
                <w:sz w:val="18"/>
                <w:szCs w:val="18"/>
              </w:rPr>
              <w:t>21</w:t>
            </w:r>
          </w:p>
        </w:tc>
        <w:tc>
          <w:tcPr>
            <w:tcW w:w="816" w:type="pct"/>
          </w:tcPr>
          <w:p w14:paraId="144E722C" w14:textId="1CADECB2"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d’Ávila</w:t>
            </w:r>
          </w:p>
        </w:tc>
        <w:tc>
          <w:tcPr>
            <w:tcW w:w="664" w:type="pct"/>
          </w:tcPr>
          <w:p w14:paraId="207ECD24" w14:textId="37D9147B"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Inês</w:t>
            </w:r>
          </w:p>
        </w:tc>
        <w:tc>
          <w:tcPr>
            <w:tcW w:w="953" w:type="pct"/>
          </w:tcPr>
          <w:p w14:paraId="3B9098AC" w14:textId="2C06254D"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PT Space</w:t>
            </w:r>
          </w:p>
        </w:tc>
        <w:tc>
          <w:tcPr>
            <w:tcW w:w="1490" w:type="pct"/>
          </w:tcPr>
          <w:p w14:paraId="353DD9F9" w14:textId="22D056D8"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Space Safety &amp; Space Transportation Officer</w:t>
            </w:r>
          </w:p>
        </w:tc>
        <w:tc>
          <w:tcPr>
            <w:tcW w:w="772" w:type="pct"/>
          </w:tcPr>
          <w:p w14:paraId="20DFF6FB" w14:textId="41132396"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03/06/26</w:t>
            </w:r>
          </w:p>
        </w:tc>
      </w:tr>
      <w:tr w:rsidR="00B75CE1" w:rsidRPr="009F4405" w14:paraId="629C3CE0" w14:textId="77777777" w:rsidTr="00A7374D">
        <w:trPr>
          <w:trHeight w:val="20"/>
        </w:trPr>
        <w:tc>
          <w:tcPr>
            <w:tcW w:w="305" w:type="pct"/>
            <w:shd w:val="clear" w:color="auto" w:fill="F2F2F2" w:themeFill="text2" w:themeFillShade="F2"/>
          </w:tcPr>
          <w:p w14:paraId="1B28F288" w14:textId="2B840BC5" w:rsidR="00B75CE1" w:rsidRPr="009F4405" w:rsidRDefault="00B75CE1" w:rsidP="00A7374D">
            <w:pPr>
              <w:spacing w:after="0"/>
              <w:jc w:val="center"/>
              <w:rPr>
                <w:color w:val="000000" w:themeColor="text1"/>
                <w:sz w:val="18"/>
                <w:szCs w:val="18"/>
              </w:rPr>
            </w:pPr>
            <w:r w:rsidRPr="009F4405">
              <w:rPr>
                <w:color w:val="000000" w:themeColor="text1"/>
                <w:sz w:val="18"/>
                <w:szCs w:val="18"/>
              </w:rPr>
              <w:t>22</w:t>
            </w:r>
          </w:p>
        </w:tc>
        <w:tc>
          <w:tcPr>
            <w:tcW w:w="816" w:type="pct"/>
          </w:tcPr>
          <w:p w14:paraId="32C0D9B5" w14:textId="63E06E17"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Carvalho</w:t>
            </w:r>
          </w:p>
        </w:tc>
        <w:tc>
          <w:tcPr>
            <w:tcW w:w="664" w:type="pct"/>
          </w:tcPr>
          <w:p w14:paraId="1DF513ED" w14:textId="25EBA91E"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Bruno</w:t>
            </w:r>
          </w:p>
        </w:tc>
        <w:tc>
          <w:tcPr>
            <w:tcW w:w="953" w:type="pct"/>
          </w:tcPr>
          <w:p w14:paraId="6DFBD54F" w14:textId="06E1E7ED"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Atlantic Spaceport Consortium</w:t>
            </w:r>
          </w:p>
        </w:tc>
        <w:tc>
          <w:tcPr>
            <w:tcW w:w="1490" w:type="pct"/>
          </w:tcPr>
          <w:p w14:paraId="4329693A" w14:textId="4CB794E7"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Director of ASC and Ilex Space</w:t>
            </w:r>
          </w:p>
        </w:tc>
        <w:tc>
          <w:tcPr>
            <w:tcW w:w="772" w:type="pct"/>
          </w:tcPr>
          <w:p w14:paraId="570015BE" w14:textId="2498B878"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28/05/26</w:t>
            </w:r>
          </w:p>
        </w:tc>
      </w:tr>
      <w:tr w:rsidR="00B75CE1" w:rsidRPr="009F4405" w14:paraId="3076C18B" w14:textId="77777777" w:rsidTr="00A7374D">
        <w:trPr>
          <w:trHeight w:val="20"/>
        </w:trPr>
        <w:tc>
          <w:tcPr>
            <w:tcW w:w="305" w:type="pct"/>
            <w:shd w:val="clear" w:color="auto" w:fill="F2F2F2" w:themeFill="text2" w:themeFillShade="F2"/>
          </w:tcPr>
          <w:p w14:paraId="6BE36862" w14:textId="1C4A5147" w:rsidR="00B75CE1" w:rsidRPr="009F4405" w:rsidRDefault="00B75CE1" w:rsidP="00A7374D">
            <w:pPr>
              <w:spacing w:after="0"/>
              <w:jc w:val="center"/>
              <w:rPr>
                <w:color w:val="000000" w:themeColor="text1"/>
                <w:sz w:val="18"/>
                <w:szCs w:val="18"/>
              </w:rPr>
            </w:pPr>
            <w:r w:rsidRPr="009F4405">
              <w:rPr>
                <w:color w:val="000000" w:themeColor="text1"/>
                <w:sz w:val="18"/>
                <w:szCs w:val="18"/>
              </w:rPr>
              <w:t>23</w:t>
            </w:r>
          </w:p>
        </w:tc>
        <w:tc>
          <w:tcPr>
            <w:tcW w:w="816" w:type="pct"/>
          </w:tcPr>
          <w:p w14:paraId="0E2869DF" w14:textId="766E2E0C"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Lansel</w:t>
            </w:r>
          </w:p>
        </w:tc>
        <w:tc>
          <w:tcPr>
            <w:tcW w:w="664" w:type="pct"/>
          </w:tcPr>
          <w:p w14:paraId="3F7243A3" w14:textId="04297B9A"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Xavier</w:t>
            </w:r>
          </w:p>
        </w:tc>
        <w:tc>
          <w:tcPr>
            <w:tcW w:w="953" w:type="pct"/>
          </w:tcPr>
          <w:p w14:paraId="1D99A3D3" w14:textId="38B70415"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Avio</w:t>
            </w:r>
          </w:p>
        </w:tc>
        <w:tc>
          <w:tcPr>
            <w:tcW w:w="1490" w:type="pct"/>
          </w:tcPr>
          <w:p w14:paraId="2A2EA6CD" w14:textId="1D5D7BB9"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Director business intelligence &amp; marketing</w:t>
            </w:r>
          </w:p>
        </w:tc>
        <w:tc>
          <w:tcPr>
            <w:tcW w:w="772" w:type="pct"/>
          </w:tcPr>
          <w:p w14:paraId="5AC1D572" w14:textId="282EFF74"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13/05/26</w:t>
            </w:r>
          </w:p>
        </w:tc>
      </w:tr>
      <w:tr w:rsidR="00B75CE1" w:rsidRPr="009F4405" w14:paraId="784CB8BF" w14:textId="77777777" w:rsidTr="00A7374D">
        <w:trPr>
          <w:trHeight w:val="20"/>
        </w:trPr>
        <w:tc>
          <w:tcPr>
            <w:tcW w:w="305" w:type="pct"/>
            <w:shd w:val="clear" w:color="auto" w:fill="F2F2F2" w:themeFill="text2" w:themeFillShade="F2"/>
          </w:tcPr>
          <w:p w14:paraId="644F9044" w14:textId="70E98B76" w:rsidR="00B75CE1" w:rsidRPr="009F4405" w:rsidRDefault="00B75CE1" w:rsidP="00A7374D">
            <w:pPr>
              <w:spacing w:after="0"/>
              <w:jc w:val="center"/>
              <w:rPr>
                <w:color w:val="000000" w:themeColor="text1"/>
                <w:sz w:val="18"/>
                <w:szCs w:val="18"/>
              </w:rPr>
            </w:pPr>
            <w:r w:rsidRPr="009F4405">
              <w:rPr>
                <w:color w:val="000000" w:themeColor="text1"/>
                <w:sz w:val="18"/>
                <w:szCs w:val="18"/>
              </w:rPr>
              <w:t>24</w:t>
            </w:r>
          </w:p>
        </w:tc>
        <w:tc>
          <w:tcPr>
            <w:tcW w:w="816" w:type="pct"/>
          </w:tcPr>
          <w:p w14:paraId="5B5E6E66" w14:textId="53468863"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Krynitz</w:t>
            </w:r>
          </w:p>
        </w:tc>
        <w:tc>
          <w:tcPr>
            <w:tcW w:w="664" w:type="pct"/>
          </w:tcPr>
          <w:p w14:paraId="50BE15E5" w14:textId="2D6AE337"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Martin</w:t>
            </w:r>
          </w:p>
        </w:tc>
        <w:tc>
          <w:tcPr>
            <w:tcW w:w="953" w:type="pct"/>
          </w:tcPr>
          <w:p w14:paraId="275AE00A" w14:textId="1B3E9075"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KSAT</w:t>
            </w:r>
          </w:p>
        </w:tc>
        <w:tc>
          <w:tcPr>
            <w:tcW w:w="1490" w:type="pct"/>
          </w:tcPr>
          <w:p w14:paraId="64519E0C" w14:textId="50612590"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Director of Lunar Business Development</w:t>
            </w:r>
          </w:p>
        </w:tc>
        <w:tc>
          <w:tcPr>
            <w:tcW w:w="772" w:type="pct"/>
          </w:tcPr>
          <w:p w14:paraId="2A2917F7" w14:textId="1DD5D246"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12/05/26</w:t>
            </w:r>
          </w:p>
        </w:tc>
      </w:tr>
      <w:tr w:rsidR="00B75CE1" w:rsidRPr="009F4405" w14:paraId="5708DE2A" w14:textId="77777777" w:rsidTr="00A7374D">
        <w:trPr>
          <w:trHeight w:val="20"/>
        </w:trPr>
        <w:tc>
          <w:tcPr>
            <w:tcW w:w="305" w:type="pct"/>
            <w:shd w:val="clear" w:color="auto" w:fill="F2F2F2" w:themeFill="text2" w:themeFillShade="F2"/>
          </w:tcPr>
          <w:p w14:paraId="56E80ADF" w14:textId="4B85565A" w:rsidR="00B75CE1" w:rsidRPr="009F4405" w:rsidRDefault="00B75CE1" w:rsidP="00A7374D">
            <w:pPr>
              <w:spacing w:after="0"/>
              <w:jc w:val="center"/>
              <w:rPr>
                <w:color w:val="000000" w:themeColor="text1"/>
                <w:sz w:val="18"/>
                <w:szCs w:val="18"/>
              </w:rPr>
            </w:pPr>
            <w:r w:rsidRPr="009F4405">
              <w:rPr>
                <w:color w:val="000000" w:themeColor="text1"/>
                <w:sz w:val="18"/>
                <w:szCs w:val="18"/>
              </w:rPr>
              <w:t>25</w:t>
            </w:r>
          </w:p>
        </w:tc>
        <w:tc>
          <w:tcPr>
            <w:tcW w:w="816" w:type="pct"/>
          </w:tcPr>
          <w:p w14:paraId="1EF5FB89" w14:textId="5AEC08B2"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Schulte</w:t>
            </w:r>
          </w:p>
        </w:tc>
        <w:tc>
          <w:tcPr>
            <w:tcW w:w="664" w:type="pct"/>
          </w:tcPr>
          <w:p w14:paraId="5DBF672C" w14:textId="2C0793E8"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Jan</w:t>
            </w:r>
          </w:p>
        </w:tc>
        <w:tc>
          <w:tcPr>
            <w:tcW w:w="953" w:type="pct"/>
          </w:tcPr>
          <w:p w14:paraId="12E5E9DD" w14:textId="0DF52045"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KSAT</w:t>
            </w:r>
          </w:p>
        </w:tc>
        <w:tc>
          <w:tcPr>
            <w:tcW w:w="1490" w:type="pct"/>
          </w:tcPr>
          <w:p w14:paraId="194985D3" w14:textId="0956A75B"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Space Industry Business Development</w:t>
            </w:r>
          </w:p>
        </w:tc>
        <w:tc>
          <w:tcPr>
            <w:tcW w:w="772" w:type="pct"/>
          </w:tcPr>
          <w:p w14:paraId="349FAE85" w14:textId="0B9A675F" w:rsidR="00B75CE1" w:rsidRPr="009F4405" w:rsidRDefault="00B75CE1" w:rsidP="00A7374D">
            <w:pPr>
              <w:spacing w:after="0"/>
              <w:jc w:val="left"/>
              <w:rPr>
                <w:rFonts w:eastAsiaTheme="minorEastAsia" w:cstheme="minorBidi"/>
                <w:color w:val="000000" w:themeColor="text1"/>
                <w:sz w:val="18"/>
                <w:szCs w:val="18"/>
              </w:rPr>
            </w:pPr>
            <w:r w:rsidRPr="009F4405">
              <w:rPr>
                <w:rFonts w:eastAsiaTheme="minorEastAsia" w:cstheme="minorBidi"/>
                <w:color w:val="000000" w:themeColor="text1"/>
                <w:sz w:val="18"/>
                <w:szCs w:val="18"/>
              </w:rPr>
              <w:t>12/05/26</w:t>
            </w:r>
          </w:p>
        </w:tc>
      </w:tr>
    </w:tbl>
    <w:p w14:paraId="378925DB" w14:textId="77777777" w:rsidR="00435803" w:rsidRPr="009F4405" w:rsidRDefault="00435803" w:rsidP="00CF47B9">
      <w:pPr>
        <w:rPr>
          <w:lang w:eastAsia="en-GB"/>
        </w:rPr>
        <w:sectPr w:rsidR="00435803" w:rsidRPr="009F4405" w:rsidSect="00435803">
          <w:pgSz w:w="16838" w:h="11906" w:orient="landscape"/>
          <w:pgMar w:top="1134" w:right="1418" w:bottom="1134" w:left="1134" w:header="709" w:footer="709" w:gutter="0"/>
          <w:cols w:space="708"/>
          <w:docGrid w:linePitch="360"/>
        </w:sectPr>
      </w:pPr>
    </w:p>
    <w:p w14:paraId="343F4583" w14:textId="46623BF5" w:rsidR="00833FA5" w:rsidRPr="009F4405" w:rsidRDefault="00833FA5" w:rsidP="00833FA5">
      <w:pPr>
        <w:pStyle w:val="Heading2"/>
        <w:numPr>
          <w:ilvl w:val="0"/>
          <w:numId w:val="0"/>
        </w:numPr>
        <w:ind w:left="724"/>
        <w:rPr>
          <w:lang w:eastAsia="en-GB"/>
        </w:rPr>
      </w:pPr>
      <w:bookmarkStart w:id="203" w:name="_Toc239018300"/>
      <w:r w:rsidRPr="009F4405">
        <w:rPr>
          <w:lang w:eastAsia="en-GB"/>
        </w:rPr>
        <w:lastRenderedPageBreak/>
        <w:t>Annex 3 – Ownership and control</w:t>
      </w:r>
      <w:r w:rsidR="00211D7A" w:rsidRPr="009F4405">
        <w:rPr>
          <w:lang w:eastAsia="en-GB"/>
        </w:rPr>
        <w:t>:</w:t>
      </w:r>
      <w:r w:rsidRPr="009F4405">
        <w:rPr>
          <w:lang w:eastAsia="en-GB"/>
        </w:rPr>
        <w:t xml:space="preserve"> </w:t>
      </w:r>
      <w:r w:rsidR="00211D7A" w:rsidRPr="009F4405">
        <w:rPr>
          <w:lang w:eastAsia="en-GB"/>
        </w:rPr>
        <w:t xml:space="preserve">methodology and </w:t>
      </w:r>
      <w:r w:rsidR="00610E25" w:rsidRPr="009F4405">
        <w:rPr>
          <w:lang w:eastAsia="en-GB"/>
        </w:rPr>
        <w:t>full database</w:t>
      </w:r>
      <w:bookmarkEnd w:id="203"/>
    </w:p>
    <w:p w14:paraId="643350D9" w14:textId="6592B65F" w:rsidR="00941E3B" w:rsidRPr="009F4405" w:rsidRDefault="00941E3B" w:rsidP="003341A8">
      <w:pPr>
        <w:pStyle w:val="Bullet3"/>
        <w:numPr>
          <w:ilvl w:val="0"/>
          <w:numId w:val="0"/>
        </w:numPr>
        <w:rPr>
          <w:b/>
          <w:lang w:val="en-GB"/>
        </w:rPr>
      </w:pPr>
      <w:r w:rsidRPr="009F4405">
        <w:rPr>
          <w:b/>
          <w:lang w:val="en-GB"/>
        </w:rPr>
        <w:t>Methodology</w:t>
      </w:r>
    </w:p>
    <w:p w14:paraId="18FDD45F" w14:textId="7AB57529" w:rsidR="00211D7A" w:rsidRPr="009F4405" w:rsidRDefault="00211D7A" w:rsidP="00211D7A">
      <w:pPr>
        <w:contextualSpacing/>
      </w:pPr>
      <w:r w:rsidRPr="009F4405">
        <w:t>The analysis</w:t>
      </w:r>
      <w:r w:rsidR="00C73772" w:rsidRPr="009F4405">
        <w:t xml:space="preserve"> of ownership and control</w:t>
      </w:r>
      <w:r w:rsidRPr="009F4405">
        <w:t xml:space="preserve"> is structured around three complementary pillars: </w:t>
      </w:r>
      <w:r w:rsidRPr="009F4405">
        <w:rPr>
          <w:b/>
        </w:rPr>
        <w:t>desk research, stakeholder interviews, and data analysis</w:t>
      </w:r>
      <w:r w:rsidRPr="009F4405">
        <w:t>. Desk research and data analysis provide a baseline understanding of legal ownership, funding sources, and formal governance structures. However, interviews are essential to capture the effective level of control, decision</w:t>
      </w:r>
      <w:r w:rsidRPr="009F4405">
        <w:rPr>
          <w:rFonts w:ascii="Cambria Math" w:hAnsi="Cambria Math" w:cs="Cambria Math"/>
        </w:rPr>
        <w:t>‑</w:t>
      </w:r>
      <w:r w:rsidRPr="009F4405">
        <w:t>making power, and operational realities that are not visible in public sources. Inter</w:t>
      </w:r>
      <w:r w:rsidRPr="009F4405">
        <w:lastRenderedPageBreak/>
        <w:t>views will therefore be explicitly leveraged to clarify the uncertainties.</w:t>
      </w:r>
    </w:p>
    <w:p w14:paraId="5CC90D29" w14:textId="77777777" w:rsidR="00211D7A" w:rsidRPr="009F4405" w:rsidRDefault="00211D7A" w:rsidP="00211D7A">
      <w:pPr>
        <w:contextualSpacing/>
      </w:pPr>
    </w:p>
    <w:p w14:paraId="280AD721" w14:textId="77777777" w:rsidR="00211D7A" w:rsidRPr="009F4405" w:rsidRDefault="00211D7A" w:rsidP="00211D7A">
      <w:pPr>
        <w:contextualSpacing/>
      </w:pPr>
      <w:r w:rsidRPr="009F4405">
        <w:t>The following tools were used as part of the desk research for this subtask:</w:t>
      </w:r>
    </w:p>
    <w:p w14:paraId="42EBE2C8" w14:textId="77777777" w:rsidR="00211D7A" w:rsidRPr="009F4405" w:rsidRDefault="00211D7A" w:rsidP="00211D7A">
      <w:pPr>
        <w:pStyle w:val="Bullet1"/>
        <w:ind w:left="357" w:hanging="357"/>
        <w:contextualSpacing w:val="0"/>
        <w:rPr>
          <w:lang w:val="en-GB"/>
        </w:rPr>
      </w:pPr>
      <w:r w:rsidRPr="009F4405">
        <w:rPr>
          <w:lang w:val="en-GB"/>
        </w:rPr>
        <w:t xml:space="preserve">The </w:t>
      </w:r>
      <w:r w:rsidRPr="009F4405">
        <w:rPr>
          <w:b/>
          <w:bCs/>
          <w:lang w:val="en-GB"/>
        </w:rPr>
        <w:t>DB Hoovers database of companies</w:t>
      </w:r>
      <w:r w:rsidRPr="009F4405">
        <w:rPr>
          <w:rStyle w:val="FootnoteReference"/>
          <w:b/>
          <w:bCs/>
          <w:lang w:val="en-GB"/>
        </w:rPr>
        <w:footnoteReference w:id="173"/>
      </w:r>
      <w:r w:rsidRPr="009F4405">
        <w:rPr>
          <w:lang w:val="en-GB"/>
        </w:rPr>
        <w:t xml:space="preserve"> is maintained by Dun &amp; Bradstreet and contains detailed information of over 330 million entities, both public and private across the world. When available, it would be possible to download the financial information (e.g. balance sheets, annual accounts, etc.) of these companies and subject it to review and analysis. Part of this information also provides insight into management structure, ownership structure, etc. The database is widely used across the world by financial institutions, governments, researchers and business analysts.</w:t>
      </w:r>
    </w:p>
    <w:p w14:paraId="6E67EBAB" w14:textId="77777777" w:rsidR="00211D7A" w:rsidRPr="009F4405" w:rsidRDefault="00211D7A" w:rsidP="00211D7A">
      <w:pPr>
        <w:pStyle w:val="Bullet1"/>
        <w:ind w:left="357" w:hanging="357"/>
        <w:contextualSpacing w:val="0"/>
        <w:rPr>
          <w:lang w:val="en-GB"/>
        </w:rPr>
      </w:pPr>
      <w:r w:rsidRPr="009F4405">
        <w:rPr>
          <w:lang w:val="en-GB"/>
        </w:rPr>
        <w:t xml:space="preserve">EY’s internal </w:t>
      </w:r>
      <w:r w:rsidRPr="009F4405">
        <w:rPr>
          <w:b/>
          <w:bCs/>
          <w:lang w:val="en-GB"/>
        </w:rPr>
        <w:t>Global Independence System (GIS)</w:t>
      </w:r>
      <w:r w:rsidRPr="009F4405">
        <w:rPr>
          <w:rStyle w:val="FootnoteReference"/>
          <w:b/>
          <w:bCs/>
          <w:lang w:val="en-GB"/>
        </w:rPr>
        <w:footnoteReference w:id="174"/>
      </w:r>
      <w:r w:rsidRPr="009F4405">
        <w:rPr>
          <w:b/>
          <w:bCs/>
          <w:lang w:val="en-GB"/>
        </w:rPr>
        <w:t xml:space="preserve"> </w:t>
      </w:r>
      <w:r w:rsidRPr="009F4405">
        <w:rPr>
          <w:lang w:val="en-GB"/>
        </w:rPr>
        <w:t>is used to manage independence, conflict</w:t>
      </w:r>
      <w:r w:rsidRPr="009F4405">
        <w:rPr>
          <w:rFonts w:ascii="Cambria Math" w:hAnsi="Cambria Math" w:cs="Cambria Math"/>
          <w:lang w:val="en-GB"/>
        </w:rPr>
        <w:t>‑</w:t>
      </w:r>
      <w:r w:rsidRPr="009F4405">
        <w:rPr>
          <w:lang w:val="en-GB"/>
        </w:rPr>
        <w:t>of</w:t>
      </w:r>
      <w:r w:rsidRPr="009F4405">
        <w:rPr>
          <w:rFonts w:ascii="Cambria Math" w:hAnsi="Cambria Math" w:cs="Cambria Math"/>
          <w:lang w:val="en-GB"/>
        </w:rPr>
        <w:t>‑</w:t>
      </w:r>
      <w:r w:rsidRPr="009F4405">
        <w:rPr>
          <w:lang w:val="en-GB"/>
        </w:rPr>
        <w:t>interest, and risk assessments. In this context, GIS provides structured and internally validated information on ownership links, control relationships, and affiliations between entities, based on EY</w:t>
      </w:r>
      <w:r w:rsidRPr="009F4405">
        <w:rPr>
          <w:rFonts w:cs="EYInterstate Light"/>
          <w:lang w:val="en-GB"/>
        </w:rPr>
        <w:t>’</w:t>
      </w:r>
      <w:r w:rsidRPr="009F4405">
        <w:rPr>
          <w:lang w:val="en-GB"/>
        </w:rPr>
        <w:t xml:space="preserve">s independence and risk management requirements. The system supports the identification of direct and indirect ownership stakes, group relationships, and potential conflicts that may not be fully visible in public databases. </w:t>
      </w:r>
    </w:p>
    <w:p w14:paraId="23C8F73C" w14:textId="77777777" w:rsidR="00211D7A" w:rsidRPr="009F4405" w:rsidRDefault="00211D7A" w:rsidP="00211D7A">
      <w:pPr>
        <w:pStyle w:val="Bullet1"/>
        <w:ind w:left="357" w:hanging="357"/>
        <w:contextualSpacing w:val="0"/>
        <w:rPr>
          <w:lang w:val="en-GB"/>
        </w:rPr>
      </w:pPr>
      <w:r w:rsidRPr="009F4405">
        <w:rPr>
          <w:b/>
          <w:bCs/>
          <w:lang w:val="en-GB"/>
        </w:rPr>
        <w:t>ORBIS</w:t>
      </w:r>
      <w:r w:rsidRPr="009F4405">
        <w:rPr>
          <w:rStyle w:val="FootnoteReference"/>
          <w:b/>
          <w:bCs/>
          <w:lang w:val="en-GB"/>
        </w:rPr>
        <w:footnoteReference w:id="175"/>
      </w:r>
      <w:r w:rsidRPr="009F4405">
        <w:rPr>
          <w:lang w:val="en-GB"/>
        </w:rPr>
        <w:t xml:space="preserve"> is a comprehensive global database of company information maintained by Bureau van Dijk, with harmonised financial, ownership, and corporate linkage data for millions of firms. It enables systematic analysis of shareholding structures, ultimate owners, cross</w:t>
      </w:r>
      <w:r w:rsidRPr="009F4405">
        <w:rPr>
          <w:rFonts w:ascii="Cambria Math" w:hAnsi="Cambria Math" w:cs="Cambria Math"/>
          <w:lang w:val="en-GB"/>
        </w:rPr>
        <w:t>‑</w:t>
      </w:r>
      <w:r w:rsidRPr="009F4405">
        <w:rPr>
          <w:lang w:val="en-GB"/>
        </w:rPr>
        <w:t xml:space="preserve">border ownership chains, and historical changes in control. ORBIS also supports comparability across jurisdictions through standardised financial variables and legal entity identifiers. </w:t>
      </w:r>
    </w:p>
    <w:p w14:paraId="6FC172DD" w14:textId="77777777" w:rsidR="00211D7A" w:rsidRPr="009F4405" w:rsidRDefault="00211D7A" w:rsidP="00211D7A">
      <w:pPr>
        <w:contextualSpacing/>
      </w:pPr>
      <w:r w:rsidRPr="009F4405">
        <w:t xml:space="preserve">Accessing the final data of the owners/entities in charge of the various infrastructures allows the consortium to get an insight into the management structure as well as the distribution of shares across the different shareholders (whether these are natural or legal persons). By identifying those infrastructures that have a 51% of its shares in the possession of non-EU actors, an idea can be developed about the potential obstacles and future challenges for the EU access to space. </w:t>
      </w:r>
    </w:p>
    <w:p w14:paraId="30B4C1FD" w14:textId="77777777" w:rsidR="007A5971" w:rsidRPr="009F4405" w:rsidRDefault="007A5971" w:rsidP="003554E7"/>
    <w:p w14:paraId="6FCE3B9E" w14:textId="368D78F9" w:rsidR="007A5971" w:rsidRPr="009F4405" w:rsidRDefault="00BC5669" w:rsidP="003341A8">
      <w:pPr>
        <w:rPr>
          <w:b/>
        </w:rPr>
      </w:pPr>
      <w:r w:rsidRPr="009F4405">
        <w:rPr>
          <w:b/>
        </w:rPr>
        <w:t>Results</w:t>
      </w:r>
    </w:p>
    <w:p w14:paraId="0212B37B" w14:textId="179F0406" w:rsidR="00A55A1C" w:rsidRPr="009F4405" w:rsidRDefault="00712E8E" w:rsidP="00A55A1C">
      <w:r w:rsidRPr="009F4405">
        <w:t xml:space="preserve">The table below presents the </w:t>
      </w:r>
      <w:r w:rsidR="00263A7D" w:rsidRPr="009F4405">
        <w:t>results</w:t>
      </w:r>
      <w:r w:rsidRPr="009F4405">
        <w:t xml:space="preserve"> of the methodology </w:t>
      </w:r>
      <w:r w:rsidR="003F697E" w:rsidRPr="009F4405">
        <w:t xml:space="preserve">described </w:t>
      </w:r>
      <w:r w:rsidRPr="009F4405">
        <w:t>above:</w:t>
      </w:r>
    </w:p>
    <w:p w14:paraId="45758620" w14:textId="2120D88E" w:rsidR="00610E25" w:rsidRPr="009F4405" w:rsidRDefault="00610E25" w:rsidP="009D351B">
      <w:pPr>
        <w:pStyle w:val="Caption"/>
        <w:rPr>
          <w:lang w:eastAsia="en-GB"/>
        </w:rPr>
      </w:pPr>
      <w:bookmarkStart w:id="204" w:name="_Toc239018462"/>
      <w:r w:rsidRPr="009F4405">
        <w:lastRenderedPageBreak/>
        <w:t xml:space="preserve">Table </w:t>
      </w:r>
      <w:r w:rsidRPr="009F4405">
        <w:fldChar w:fldCharType="begin"/>
      </w:r>
      <w:r w:rsidRPr="009F4405">
        <w:instrText xml:space="preserve"> SEQ Table \* ARABIC </w:instrText>
      </w:r>
      <w:r w:rsidRPr="009F4405">
        <w:fldChar w:fldCharType="separate"/>
      </w:r>
      <w:r w:rsidR="00502C72">
        <w:rPr>
          <w:noProof/>
        </w:rPr>
        <w:t>71</w:t>
      </w:r>
      <w:r w:rsidRPr="009F4405">
        <w:fldChar w:fldCharType="end"/>
      </w:r>
      <w:r w:rsidRPr="009F4405">
        <w:t xml:space="preserve"> Ownership and control full database</w:t>
      </w:r>
      <w:bookmarkEnd w:id="204"/>
    </w:p>
    <w:tbl>
      <w:tblPr>
        <w:tblpPr w:leftFromText="141" w:rightFromText="141"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70" w:type="dxa"/>
          <w:bottom w:w="57" w:type="dxa"/>
          <w:right w:w="70" w:type="dxa"/>
        </w:tblCellMar>
        <w:tblLook w:val="04A0" w:firstRow="1" w:lastRow="0" w:firstColumn="1" w:lastColumn="0" w:noHBand="0" w:noVBand="1"/>
      </w:tblPr>
      <w:tblGrid>
        <w:gridCol w:w="988"/>
        <w:gridCol w:w="1134"/>
        <w:gridCol w:w="1134"/>
        <w:gridCol w:w="2204"/>
        <w:gridCol w:w="2204"/>
        <w:gridCol w:w="2204"/>
        <w:gridCol w:w="2204"/>
        <w:gridCol w:w="2204"/>
      </w:tblGrid>
      <w:tr w:rsidR="008A586C" w:rsidRPr="009F4405" w14:paraId="35C90ADF" w14:textId="77777777" w:rsidTr="00632FB1">
        <w:trPr>
          <w:trHeight w:val="20"/>
          <w:tblHeader/>
        </w:trPr>
        <w:tc>
          <w:tcPr>
            <w:tcW w:w="346" w:type="pct"/>
            <w:shd w:val="clear" w:color="auto" w:fill="FFE600" w:themeFill="accent2"/>
            <w:vAlign w:val="center"/>
            <w:hideMark/>
          </w:tcPr>
          <w:p w14:paraId="56C74043" w14:textId="77777777" w:rsidR="001D1A53" w:rsidRPr="009F4405" w:rsidRDefault="001D1A53" w:rsidP="00632FB1">
            <w:pPr>
              <w:spacing w:after="0"/>
              <w:jc w:val="center"/>
              <w:rPr>
                <w:rFonts w:ascii="Aptos Narrow" w:hAnsi="Aptos Narrow"/>
                <w:b/>
                <w:bCs/>
                <w:color w:val="000000"/>
                <w:sz w:val="18"/>
                <w:szCs w:val="18"/>
                <w:lang w:eastAsia="nl-BE"/>
              </w:rPr>
            </w:pPr>
            <w:r w:rsidRPr="009F4405">
              <w:rPr>
                <w:rFonts w:ascii="Aptos Narrow" w:hAnsi="Aptos Narrow"/>
                <w:b/>
                <w:bCs/>
                <w:color w:val="000000"/>
                <w:sz w:val="18"/>
                <w:szCs w:val="18"/>
                <w:lang w:eastAsia="nl-BE"/>
              </w:rPr>
              <w:t>Facility /infra name</w:t>
            </w:r>
          </w:p>
        </w:tc>
        <w:tc>
          <w:tcPr>
            <w:tcW w:w="397" w:type="pct"/>
            <w:shd w:val="clear" w:color="auto" w:fill="FFE600" w:themeFill="accent2"/>
            <w:vAlign w:val="center"/>
            <w:hideMark/>
          </w:tcPr>
          <w:p w14:paraId="34F9247B" w14:textId="7CF00437" w:rsidR="001D1A53" w:rsidRPr="009F4405" w:rsidRDefault="001D1A53" w:rsidP="00632FB1">
            <w:pPr>
              <w:spacing w:after="0"/>
              <w:jc w:val="center"/>
              <w:rPr>
                <w:rFonts w:ascii="Aptos Narrow" w:hAnsi="Aptos Narrow"/>
                <w:b/>
                <w:bCs/>
                <w:color w:val="000000"/>
                <w:sz w:val="18"/>
                <w:szCs w:val="18"/>
                <w:lang w:eastAsia="nl-BE"/>
              </w:rPr>
            </w:pPr>
            <w:r w:rsidRPr="009F4405">
              <w:rPr>
                <w:rFonts w:ascii="Aptos Narrow" w:hAnsi="Aptos Narrow"/>
                <w:b/>
                <w:bCs/>
                <w:color w:val="000000"/>
                <w:sz w:val="18"/>
                <w:szCs w:val="18"/>
                <w:lang w:eastAsia="nl-BE"/>
              </w:rPr>
              <w:t> Facility ID</w:t>
            </w:r>
          </w:p>
        </w:tc>
        <w:tc>
          <w:tcPr>
            <w:tcW w:w="397" w:type="pct"/>
            <w:shd w:val="clear" w:color="auto" w:fill="FFE600" w:themeFill="accent2"/>
            <w:noWrap/>
            <w:vAlign w:val="center"/>
            <w:hideMark/>
          </w:tcPr>
          <w:p w14:paraId="54F949DD" w14:textId="788EA909" w:rsidR="001D1A53" w:rsidRPr="009F4405" w:rsidRDefault="001D1A53" w:rsidP="00632FB1">
            <w:pPr>
              <w:spacing w:after="0"/>
              <w:jc w:val="center"/>
              <w:rPr>
                <w:rFonts w:ascii="Aptos Narrow" w:hAnsi="Aptos Narrow"/>
                <w:b/>
                <w:bCs/>
                <w:color w:val="000000"/>
                <w:sz w:val="18"/>
                <w:szCs w:val="18"/>
                <w:lang w:eastAsia="nl-BE"/>
              </w:rPr>
            </w:pPr>
            <w:r w:rsidRPr="009F4405">
              <w:rPr>
                <w:rFonts w:ascii="Aptos Narrow" w:hAnsi="Aptos Narrow"/>
                <w:b/>
                <w:bCs/>
                <w:color w:val="000000"/>
                <w:sz w:val="18"/>
                <w:szCs w:val="18"/>
                <w:lang w:eastAsia="nl-BE"/>
              </w:rPr>
              <w:t> Main activity</w:t>
            </w:r>
          </w:p>
        </w:tc>
        <w:tc>
          <w:tcPr>
            <w:tcW w:w="772" w:type="pct"/>
            <w:shd w:val="clear" w:color="auto" w:fill="FFE600" w:themeFill="accent2"/>
            <w:vAlign w:val="center"/>
            <w:hideMark/>
          </w:tcPr>
          <w:p w14:paraId="6F12E8DE" w14:textId="7265E366" w:rsidR="001D1A53" w:rsidRPr="009F4405" w:rsidRDefault="001D1A53" w:rsidP="00632FB1">
            <w:pPr>
              <w:spacing w:after="0"/>
              <w:jc w:val="center"/>
              <w:rPr>
                <w:rFonts w:ascii="Aptos Narrow" w:hAnsi="Aptos Narrow"/>
                <w:b/>
                <w:bCs/>
                <w:color w:val="000000"/>
                <w:sz w:val="18"/>
                <w:szCs w:val="18"/>
                <w:lang w:eastAsia="nl-BE"/>
              </w:rPr>
            </w:pPr>
            <w:r w:rsidRPr="009F4405">
              <w:rPr>
                <w:rFonts w:ascii="Aptos Narrow" w:hAnsi="Aptos Narrow"/>
                <w:b/>
                <w:bCs/>
                <w:color w:val="000000"/>
                <w:sz w:val="18"/>
                <w:szCs w:val="18"/>
                <w:lang w:eastAsia="nl-BE"/>
              </w:rPr>
              <w:t>Legal</w:t>
            </w:r>
            <w:r w:rsidR="00B516B3" w:rsidRPr="009F4405">
              <w:rPr>
                <w:rFonts w:ascii="Aptos Narrow" w:hAnsi="Aptos Narrow"/>
                <w:b/>
                <w:bCs/>
                <w:color w:val="000000"/>
                <w:sz w:val="18"/>
                <w:szCs w:val="18"/>
                <w:lang w:eastAsia="nl-BE"/>
              </w:rPr>
              <w:t xml:space="preserve">: </w:t>
            </w:r>
          </w:p>
          <w:p w14:paraId="0A6A2150" w14:textId="437C8AC1" w:rsidR="001D1A53" w:rsidRPr="009F4405" w:rsidRDefault="001D1A53" w:rsidP="00632FB1">
            <w:pPr>
              <w:spacing w:after="0"/>
              <w:jc w:val="center"/>
              <w:rPr>
                <w:rFonts w:ascii="Aptos Narrow" w:hAnsi="Aptos Narrow"/>
                <w:b/>
                <w:bCs/>
                <w:color w:val="000000"/>
                <w:sz w:val="18"/>
                <w:szCs w:val="18"/>
                <w:lang w:eastAsia="nl-BE"/>
              </w:rPr>
            </w:pPr>
            <w:r w:rsidRPr="009F4405">
              <w:rPr>
                <w:rFonts w:ascii="Aptos Narrow" w:hAnsi="Aptos Narrow"/>
                <w:b/>
                <w:bCs/>
                <w:color w:val="000000"/>
                <w:sz w:val="18"/>
                <w:szCs w:val="18"/>
                <w:lang w:eastAsia="nl-BE"/>
              </w:rPr>
              <w:t>Ownership</w:t>
            </w:r>
          </w:p>
        </w:tc>
        <w:tc>
          <w:tcPr>
            <w:tcW w:w="772" w:type="pct"/>
            <w:shd w:val="clear" w:color="auto" w:fill="FFE600" w:themeFill="accent2"/>
            <w:vAlign w:val="center"/>
            <w:hideMark/>
          </w:tcPr>
          <w:p w14:paraId="04771ADC" w14:textId="7046D393" w:rsidR="001D1A53" w:rsidRPr="009F4405" w:rsidRDefault="001D1A53" w:rsidP="00632FB1">
            <w:pPr>
              <w:spacing w:after="0"/>
              <w:jc w:val="center"/>
              <w:rPr>
                <w:rFonts w:ascii="Aptos Narrow" w:hAnsi="Aptos Narrow"/>
                <w:b/>
                <w:bCs/>
                <w:color w:val="000000"/>
                <w:sz w:val="18"/>
                <w:szCs w:val="18"/>
                <w:lang w:eastAsia="nl-BE"/>
              </w:rPr>
            </w:pPr>
            <w:r w:rsidRPr="009F4405">
              <w:rPr>
                <w:rFonts w:ascii="Aptos Narrow" w:hAnsi="Aptos Narrow"/>
                <w:b/>
                <w:bCs/>
                <w:color w:val="000000"/>
                <w:sz w:val="18"/>
                <w:szCs w:val="18"/>
                <w:lang w:eastAsia="nl-BE"/>
              </w:rPr>
              <w:t>Financial</w:t>
            </w:r>
            <w:r w:rsidR="00B516B3" w:rsidRPr="009F4405">
              <w:rPr>
                <w:rFonts w:ascii="Aptos Narrow" w:hAnsi="Aptos Narrow"/>
                <w:b/>
                <w:bCs/>
                <w:color w:val="000000"/>
                <w:sz w:val="18"/>
                <w:szCs w:val="18"/>
                <w:lang w:eastAsia="nl-BE"/>
              </w:rPr>
              <w:t>:</w:t>
            </w:r>
          </w:p>
          <w:p w14:paraId="248CB7BB" w14:textId="684E1E4B" w:rsidR="001D1A53" w:rsidRPr="009F4405" w:rsidRDefault="001D1A53" w:rsidP="00632FB1">
            <w:pPr>
              <w:spacing w:after="0"/>
              <w:jc w:val="center"/>
              <w:rPr>
                <w:rFonts w:ascii="Aptos Narrow" w:hAnsi="Aptos Narrow"/>
                <w:b/>
                <w:bCs/>
                <w:color w:val="000000"/>
                <w:sz w:val="18"/>
                <w:szCs w:val="18"/>
                <w:lang w:eastAsia="nl-BE"/>
              </w:rPr>
            </w:pPr>
            <w:r w:rsidRPr="009F4405">
              <w:rPr>
                <w:rFonts w:ascii="Aptos Narrow" w:hAnsi="Aptos Narrow"/>
                <w:b/>
                <w:bCs/>
                <w:color w:val="000000"/>
                <w:sz w:val="18"/>
                <w:szCs w:val="18"/>
                <w:lang w:eastAsia="nl-BE"/>
              </w:rPr>
              <w:t>Funding</w:t>
            </w:r>
          </w:p>
        </w:tc>
        <w:tc>
          <w:tcPr>
            <w:tcW w:w="772" w:type="pct"/>
            <w:shd w:val="clear" w:color="auto" w:fill="FFE600" w:themeFill="accent2"/>
            <w:vAlign w:val="center"/>
            <w:hideMark/>
          </w:tcPr>
          <w:p w14:paraId="759C888E" w14:textId="41DCCDC4" w:rsidR="001D1A53" w:rsidRPr="009F4405" w:rsidRDefault="001D1A53" w:rsidP="00632FB1">
            <w:pPr>
              <w:spacing w:after="0"/>
              <w:jc w:val="center"/>
              <w:rPr>
                <w:rFonts w:ascii="Aptos Narrow" w:hAnsi="Aptos Narrow"/>
                <w:b/>
                <w:bCs/>
                <w:color w:val="000000"/>
                <w:sz w:val="18"/>
                <w:szCs w:val="18"/>
                <w:lang w:eastAsia="nl-BE"/>
              </w:rPr>
            </w:pPr>
            <w:r w:rsidRPr="009F4405">
              <w:rPr>
                <w:rFonts w:ascii="Aptos Narrow" w:hAnsi="Aptos Narrow"/>
                <w:b/>
                <w:bCs/>
                <w:color w:val="000000"/>
                <w:sz w:val="18"/>
                <w:szCs w:val="18"/>
                <w:lang w:eastAsia="nl-BE"/>
              </w:rPr>
              <w:t>Operational</w:t>
            </w:r>
            <w:r w:rsidR="00B516B3" w:rsidRPr="009F4405">
              <w:rPr>
                <w:rFonts w:ascii="Aptos Narrow" w:hAnsi="Aptos Narrow"/>
                <w:b/>
                <w:bCs/>
                <w:color w:val="000000"/>
                <w:sz w:val="18"/>
                <w:szCs w:val="18"/>
                <w:lang w:eastAsia="nl-BE"/>
              </w:rPr>
              <w:t>:</w:t>
            </w:r>
          </w:p>
          <w:p w14:paraId="717E5359" w14:textId="112FAC58" w:rsidR="001D1A53" w:rsidRPr="009F4405" w:rsidRDefault="001D1A53" w:rsidP="00632FB1">
            <w:pPr>
              <w:spacing w:after="0"/>
              <w:jc w:val="center"/>
              <w:rPr>
                <w:rFonts w:ascii="Aptos Narrow" w:hAnsi="Aptos Narrow"/>
                <w:b/>
                <w:bCs/>
                <w:color w:val="000000"/>
                <w:sz w:val="18"/>
                <w:szCs w:val="18"/>
                <w:lang w:eastAsia="nl-BE"/>
              </w:rPr>
            </w:pPr>
            <w:r w:rsidRPr="009F4405">
              <w:rPr>
                <w:rFonts w:ascii="Aptos Narrow" w:hAnsi="Aptos Narrow"/>
                <w:b/>
                <w:bCs/>
                <w:color w:val="000000"/>
                <w:sz w:val="18"/>
                <w:szCs w:val="18"/>
                <w:lang w:eastAsia="nl-BE"/>
              </w:rPr>
              <w:t>High-level control</w:t>
            </w:r>
          </w:p>
        </w:tc>
        <w:tc>
          <w:tcPr>
            <w:tcW w:w="772" w:type="pct"/>
            <w:shd w:val="clear" w:color="auto" w:fill="FFE600" w:themeFill="accent2"/>
            <w:vAlign w:val="center"/>
          </w:tcPr>
          <w:p w14:paraId="1B06D6C2" w14:textId="4ECEB989" w:rsidR="001D1A53" w:rsidRPr="009F4405" w:rsidRDefault="001D1A53" w:rsidP="00632FB1">
            <w:pPr>
              <w:spacing w:after="0"/>
              <w:jc w:val="center"/>
              <w:rPr>
                <w:rFonts w:ascii="Aptos Narrow" w:hAnsi="Aptos Narrow"/>
                <w:b/>
                <w:bCs/>
                <w:color w:val="000000"/>
                <w:sz w:val="18"/>
                <w:szCs w:val="18"/>
                <w:lang w:eastAsia="nl-BE"/>
              </w:rPr>
            </w:pPr>
            <w:r w:rsidRPr="009F4405">
              <w:rPr>
                <w:rFonts w:ascii="Aptos Narrow" w:hAnsi="Aptos Narrow"/>
                <w:b/>
                <w:bCs/>
                <w:color w:val="000000"/>
                <w:sz w:val="18"/>
                <w:szCs w:val="18"/>
                <w:lang w:eastAsia="nl-BE"/>
              </w:rPr>
              <w:t>Operational</w:t>
            </w:r>
            <w:r w:rsidR="00B516B3" w:rsidRPr="009F4405">
              <w:rPr>
                <w:rFonts w:ascii="Aptos Narrow" w:hAnsi="Aptos Narrow"/>
                <w:b/>
                <w:bCs/>
                <w:color w:val="000000"/>
                <w:sz w:val="18"/>
                <w:szCs w:val="18"/>
                <w:lang w:eastAsia="nl-BE"/>
              </w:rPr>
              <w:t>:</w:t>
            </w:r>
          </w:p>
          <w:p w14:paraId="16506E1A" w14:textId="70699A34" w:rsidR="001D1A53" w:rsidRPr="009F4405" w:rsidRDefault="001D1A53" w:rsidP="00632FB1">
            <w:pPr>
              <w:spacing w:after="0"/>
              <w:jc w:val="center"/>
              <w:rPr>
                <w:rFonts w:ascii="Aptos Narrow" w:hAnsi="Aptos Narrow"/>
                <w:b/>
                <w:bCs/>
                <w:color w:val="000000"/>
                <w:sz w:val="18"/>
                <w:szCs w:val="18"/>
                <w:lang w:eastAsia="nl-BE"/>
              </w:rPr>
            </w:pPr>
            <w:r w:rsidRPr="009F4405">
              <w:rPr>
                <w:rFonts w:ascii="Aptos Narrow" w:hAnsi="Aptos Narrow"/>
                <w:b/>
                <w:bCs/>
                <w:color w:val="000000"/>
                <w:sz w:val="18"/>
                <w:szCs w:val="18"/>
                <w:lang w:eastAsia="nl-BE"/>
              </w:rPr>
              <w:t>Day-to-day operations</w:t>
            </w:r>
          </w:p>
        </w:tc>
        <w:tc>
          <w:tcPr>
            <w:tcW w:w="772" w:type="pct"/>
            <w:shd w:val="clear" w:color="auto" w:fill="FFE600" w:themeFill="accent2"/>
            <w:vAlign w:val="center"/>
          </w:tcPr>
          <w:p w14:paraId="7825895B" w14:textId="6BB094BC" w:rsidR="001D1A53" w:rsidRPr="009F4405" w:rsidRDefault="001D1A53" w:rsidP="00632FB1">
            <w:pPr>
              <w:spacing w:after="0"/>
              <w:jc w:val="center"/>
              <w:rPr>
                <w:rFonts w:ascii="Aptos Narrow" w:hAnsi="Aptos Narrow"/>
                <w:b/>
                <w:bCs/>
                <w:color w:val="000000"/>
                <w:sz w:val="18"/>
                <w:szCs w:val="18"/>
                <w:lang w:eastAsia="nl-BE"/>
              </w:rPr>
            </w:pPr>
            <w:r w:rsidRPr="009F4405">
              <w:rPr>
                <w:rFonts w:ascii="Aptos Narrow" w:hAnsi="Aptos Narrow"/>
                <w:b/>
                <w:bCs/>
                <w:color w:val="000000"/>
                <w:sz w:val="18"/>
                <w:szCs w:val="18"/>
                <w:lang w:eastAsia="nl-BE"/>
              </w:rPr>
              <w:t>Operational</w:t>
            </w:r>
            <w:r w:rsidR="00B516B3" w:rsidRPr="009F4405">
              <w:rPr>
                <w:rFonts w:ascii="Aptos Narrow" w:hAnsi="Aptos Narrow"/>
                <w:b/>
                <w:bCs/>
                <w:color w:val="000000"/>
                <w:sz w:val="18"/>
                <w:szCs w:val="18"/>
                <w:lang w:eastAsia="nl-BE"/>
              </w:rPr>
              <w:t>:</w:t>
            </w:r>
          </w:p>
          <w:p w14:paraId="45714737" w14:textId="53136770" w:rsidR="001D1A53" w:rsidRPr="009F4405" w:rsidRDefault="001D1A53" w:rsidP="00632FB1">
            <w:pPr>
              <w:spacing w:after="0"/>
              <w:jc w:val="center"/>
              <w:rPr>
                <w:rFonts w:ascii="Aptos Narrow" w:hAnsi="Aptos Narrow"/>
                <w:b/>
                <w:bCs/>
                <w:color w:val="000000"/>
                <w:sz w:val="18"/>
                <w:szCs w:val="18"/>
                <w:lang w:eastAsia="nl-BE"/>
              </w:rPr>
            </w:pPr>
            <w:r w:rsidRPr="009F4405">
              <w:rPr>
                <w:rFonts w:ascii="Aptos Narrow" w:hAnsi="Aptos Narrow"/>
                <w:b/>
                <w:bCs/>
                <w:color w:val="000000"/>
                <w:sz w:val="18"/>
                <w:szCs w:val="18"/>
                <w:lang w:eastAsia="nl-BE"/>
              </w:rPr>
              <w:t>Partners</w:t>
            </w:r>
          </w:p>
        </w:tc>
      </w:tr>
      <w:tr w:rsidR="001D1A53" w:rsidRPr="009F4405" w14:paraId="518243B9" w14:textId="77777777" w:rsidTr="00632FB1">
        <w:trPr>
          <w:trHeight w:val="20"/>
        </w:trPr>
        <w:tc>
          <w:tcPr>
            <w:tcW w:w="346" w:type="pct"/>
            <w:shd w:val="clear" w:color="auto" w:fill="F2F2F2" w:themeFill="text2" w:themeFillShade="F2"/>
            <w:vAlign w:val="center"/>
            <w:hideMark/>
          </w:tcPr>
          <w:p w14:paraId="48B53E67"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Andøya Spaceport</w:t>
            </w:r>
          </w:p>
        </w:tc>
        <w:tc>
          <w:tcPr>
            <w:tcW w:w="397" w:type="pct"/>
            <w:vAlign w:val="center"/>
            <w:hideMark/>
          </w:tcPr>
          <w:p w14:paraId="6C27CF8E"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Andøya</w:t>
            </w:r>
          </w:p>
        </w:tc>
        <w:tc>
          <w:tcPr>
            <w:tcW w:w="397" w:type="pct"/>
            <w:vAlign w:val="center"/>
            <w:hideMark/>
          </w:tcPr>
          <w:p w14:paraId="4E526821"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Launch Facilities</w:t>
            </w:r>
          </w:p>
        </w:tc>
        <w:tc>
          <w:tcPr>
            <w:tcW w:w="772" w:type="pct"/>
            <w:vAlign w:val="center"/>
            <w:hideMark/>
          </w:tcPr>
          <w:p w14:paraId="057CD872" w14:textId="77777777" w:rsidR="005444C2" w:rsidRPr="009F4405" w:rsidRDefault="005444C2" w:rsidP="00632FB1">
            <w:pPr>
              <w:spacing w:after="0"/>
              <w:jc w:val="left"/>
              <w:rPr>
                <w:b/>
                <w:color w:val="000000"/>
                <w:sz w:val="14"/>
                <w:szCs w:val="14"/>
                <w:lang w:eastAsia="nl-BE"/>
              </w:rPr>
            </w:pPr>
            <w:r w:rsidRPr="009F4405">
              <w:rPr>
                <w:b/>
                <w:color w:val="000000" w:themeColor="text1"/>
                <w:sz w:val="14"/>
                <w:szCs w:val="14"/>
                <w:lang w:eastAsia="nl-BE"/>
              </w:rPr>
              <w:t>Owner:</w:t>
            </w:r>
            <w:r w:rsidRPr="009F4405">
              <w:rPr>
                <w:color w:val="000000" w:themeColor="text1"/>
                <w:sz w:val="14"/>
                <w:szCs w:val="14"/>
                <w:lang w:eastAsia="nl-BE"/>
              </w:rPr>
              <w:t xml:space="preserve"> Andøya Spaceport AS; described as the launch site operator for the spaceport.</w:t>
            </w:r>
            <w:r w:rsidRPr="009F4405">
              <w:rPr>
                <w:sz w:val="14"/>
                <w:szCs w:val="14"/>
              </w:rPr>
              <w:br/>
            </w:r>
            <w:r w:rsidRPr="009F4405">
              <w:rPr>
                <w:color w:val="000000" w:themeColor="text1"/>
                <w:sz w:val="14"/>
                <w:szCs w:val="14"/>
                <w:lang w:eastAsia="nl-BE"/>
              </w:rPr>
              <w:t>Andøya Space AS = 90% owned by the Norwegian Ministry of Trade, Industry and Fisheries; 10% owned by Kongsberg Defence &amp; Aerospace AS.</w:t>
            </w:r>
            <w:r w:rsidRPr="009F4405">
              <w:rPr>
                <w:sz w:val="14"/>
                <w:szCs w:val="14"/>
              </w:rPr>
              <w:br/>
            </w:r>
            <w:r w:rsidRPr="009F4405">
              <w:rPr>
                <w:b/>
                <w:color w:val="000000" w:themeColor="text1"/>
                <w:sz w:val="14"/>
                <w:szCs w:val="14"/>
                <w:lang w:eastAsia="nl-BE"/>
              </w:rPr>
              <w:t>Legal basis:</w:t>
            </w:r>
            <w:r w:rsidRPr="009F4405">
              <w:rPr>
                <w:color w:val="000000" w:themeColor="text1"/>
                <w:sz w:val="14"/>
                <w:szCs w:val="14"/>
                <w:lang w:eastAsia="nl-BE"/>
              </w:rPr>
              <w:t xml:space="preserve"> Andøya Spaceport AS received permission / launch site operator licence from the Norwegian Ministry of Trade, Industry and Fisheries on 22 Aug 2024 to operate the spaceport.</w:t>
            </w:r>
            <w:r w:rsidRPr="009F4405">
              <w:rPr>
                <w:sz w:val="14"/>
                <w:szCs w:val="14"/>
              </w:rPr>
              <w:br/>
            </w:r>
            <w:r w:rsidRPr="009F4405">
              <w:rPr>
                <w:color w:val="000000" w:themeColor="text1"/>
                <w:sz w:val="14"/>
                <w:szCs w:val="14"/>
                <w:lang w:eastAsia="nl-BE"/>
              </w:rPr>
              <w:t>Andøya Spaceport AS is a wholly owned subsidiary of Andøya Space AS.</w:t>
            </w:r>
            <w:r w:rsidRPr="009F4405">
              <w:rPr>
                <w:sz w:val="14"/>
                <w:szCs w:val="14"/>
              </w:rPr>
              <w:br/>
            </w:r>
            <w:r w:rsidRPr="009F4405">
              <w:rPr>
                <w:b/>
                <w:color w:val="000000" w:themeColor="text1"/>
                <w:sz w:val="14"/>
                <w:szCs w:val="14"/>
                <w:lang w:eastAsia="nl-BE"/>
              </w:rPr>
              <w:t>Majority/Minority:</w:t>
            </w:r>
            <w:r w:rsidRPr="009F4405">
              <w:rPr>
                <w:color w:val="000000" w:themeColor="text1"/>
                <w:sz w:val="14"/>
                <w:szCs w:val="14"/>
                <w:lang w:eastAsia="nl-BE"/>
              </w:rPr>
              <w:t xml:space="preserve"> Norwegian state / public owner via the Ministry (90% at parent level).</w:t>
            </w:r>
            <w:r w:rsidRPr="009F4405">
              <w:rPr>
                <w:sz w:val="14"/>
                <w:szCs w:val="14"/>
              </w:rPr>
              <w:br/>
            </w:r>
            <w:r w:rsidRPr="009F4405">
              <w:rPr>
                <w:color w:val="000000" w:themeColor="text1"/>
                <w:sz w:val="14"/>
                <w:szCs w:val="14"/>
                <w:lang w:eastAsia="nl-BE"/>
              </w:rPr>
              <w:t>Kongsberg Defence &amp; Aerospace AS (10% at parent level).</w:t>
            </w:r>
            <w:r w:rsidRPr="009F4405">
              <w:rPr>
                <w:sz w:val="14"/>
                <w:szCs w:val="14"/>
              </w:rPr>
              <w:br/>
            </w:r>
            <w:r w:rsidRPr="009F4405">
              <w:rPr>
                <w:b/>
                <w:color w:val="000000" w:themeColor="text1"/>
                <w:sz w:val="14"/>
                <w:szCs w:val="14"/>
                <w:lang w:eastAsia="nl-BE"/>
              </w:rPr>
              <w:t>EU/non-EU:</w:t>
            </w:r>
            <w:r w:rsidRPr="009F4405">
              <w:rPr>
                <w:color w:val="000000" w:themeColor="text1"/>
                <w:sz w:val="14"/>
                <w:szCs w:val="14"/>
                <w:lang w:eastAsia="nl-BE"/>
              </w:rPr>
              <w:t xml:space="preserve"> </w:t>
            </w:r>
            <w:r w:rsidR="335FDAE6" w:rsidRPr="009F4405">
              <w:rPr>
                <w:color w:val="000000" w:themeColor="text1"/>
                <w:sz w:val="14"/>
                <w:szCs w:val="14"/>
                <w:lang w:eastAsia="nl-BE"/>
              </w:rPr>
              <w:t>NonEU</w:t>
            </w:r>
            <w:r w:rsidRPr="009F4405">
              <w:rPr>
                <w:color w:val="000000" w:themeColor="text1"/>
                <w:sz w:val="14"/>
                <w:szCs w:val="14"/>
                <w:lang w:eastAsia="nl-BE"/>
              </w:rPr>
              <w:t xml:space="preserve"> (Norway)</w:t>
            </w:r>
          </w:p>
        </w:tc>
        <w:tc>
          <w:tcPr>
            <w:tcW w:w="772" w:type="pct"/>
            <w:vAlign w:val="center"/>
            <w:hideMark/>
          </w:tcPr>
          <w:p w14:paraId="218842D7" w14:textId="77777777" w:rsidR="005444C2" w:rsidRPr="009F4405" w:rsidRDefault="005444C2" w:rsidP="00632FB1">
            <w:pPr>
              <w:spacing w:after="0"/>
              <w:jc w:val="left"/>
              <w:rPr>
                <w:b/>
                <w:color w:val="000000"/>
                <w:sz w:val="14"/>
                <w:szCs w:val="14"/>
                <w:lang w:eastAsia="nl-BE"/>
              </w:rPr>
            </w:pPr>
            <w:r w:rsidRPr="009F4405">
              <w:rPr>
                <w:b/>
                <w:color w:val="000000"/>
                <w:sz w:val="14"/>
                <w:szCs w:val="14"/>
                <w:lang w:eastAsia="nl-BE"/>
              </w:rPr>
              <w:t>Total fundings:</w:t>
            </w:r>
            <w:r w:rsidRPr="009F4405">
              <w:rPr>
                <w:color w:val="000000"/>
                <w:sz w:val="14"/>
                <w:szCs w:val="14"/>
                <w:lang w:eastAsia="nl-BE"/>
              </w:rPr>
              <w:t xml:space="preserve"> €32.0 million</w:t>
            </w:r>
            <w:r w:rsidRPr="009F4405">
              <w:rPr>
                <w:color w:val="000000"/>
                <w:sz w:val="14"/>
                <w:szCs w:val="14"/>
                <w:lang w:eastAsia="nl-BE"/>
              </w:rPr>
              <w:br/>
            </w:r>
            <w:r w:rsidRPr="009F4405">
              <w:rPr>
                <w:b/>
                <w:color w:val="000000"/>
                <w:sz w:val="14"/>
                <w:szCs w:val="14"/>
                <w:lang w:eastAsia="nl-BE"/>
              </w:rPr>
              <w:t>Public / national:</w:t>
            </w:r>
            <w:r w:rsidRPr="009F4405">
              <w:rPr>
                <w:color w:val="000000"/>
                <w:sz w:val="14"/>
                <w:szCs w:val="14"/>
                <w:lang w:eastAsia="nl-BE"/>
              </w:rPr>
              <w:t xml:space="preserve"> Up to NOK 365 million (€32M) in state funding granted by the Norwegian government in 2021 to establish Andøya Spaceport.</w:t>
            </w:r>
            <w:r w:rsidRPr="009F4405">
              <w:rPr>
                <w:color w:val="000000"/>
                <w:sz w:val="14"/>
                <w:szCs w:val="14"/>
                <w:lang w:eastAsia="nl-BE"/>
              </w:rPr>
              <w:br/>
            </w:r>
            <w:r w:rsidRPr="009F4405">
              <w:rPr>
                <w:b/>
                <w:color w:val="000000"/>
                <w:sz w:val="14"/>
                <w:szCs w:val="14"/>
                <w:lang w:eastAsia="nl-BE"/>
              </w:rPr>
              <w:t>Public / national (purpose):</w:t>
            </w:r>
            <w:r w:rsidRPr="009F4405">
              <w:rPr>
                <w:color w:val="000000"/>
                <w:sz w:val="14"/>
                <w:szCs w:val="14"/>
                <w:lang w:eastAsia="nl-BE"/>
              </w:rPr>
              <w:t xml:space="preserve"> The spaceport was established to facilitate commercial satellite launches; construction started in 2021.</w:t>
            </w:r>
            <w:r w:rsidRPr="009F4405">
              <w:rPr>
                <w:color w:val="000000"/>
                <w:sz w:val="14"/>
                <w:szCs w:val="14"/>
                <w:lang w:eastAsia="nl-BE"/>
              </w:rPr>
              <w:br/>
            </w:r>
            <w:r w:rsidRPr="009F4405">
              <w:rPr>
                <w:b/>
                <w:color w:val="000000"/>
                <w:sz w:val="14"/>
                <w:szCs w:val="14"/>
                <w:lang w:eastAsia="nl-BE"/>
              </w:rPr>
              <w:t>Defence / national strategic support:</w:t>
            </w:r>
            <w:r w:rsidRPr="009F4405">
              <w:rPr>
                <w:color w:val="000000"/>
                <w:sz w:val="14"/>
                <w:szCs w:val="14"/>
                <w:lang w:eastAsia="nl-BE"/>
              </w:rPr>
              <w:t xml:space="preserve"> The annual report says Andøya Spaceport is mentioned in Norway’s long-term defence plan regarding rapid launch access, but not amount stated</w:t>
            </w:r>
          </w:p>
        </w:tc>
        <w:tc>
          <w:tcPr>
            <w:tcW w:w="772" w:type="pct"/>
            <w:vAlign w:val="center"/>
            <w:hideMark/>
          </w:tcPr>
          <w:p w14:paraId="0378F924" w14:textId="77777777" w:rsidR="005444C2" w:rsidRPr="009F4405" w:rsidRDefault="005444C2" w:rsidP="00632FB1">
            <w:pPr>
              <w:spacing w:after="0"/>
              <w:jc w:val="left"/>
              <w:rPr>
                <w:b/>
                <w:color w:val="000000"/>
                <w:sz w:val="14"/>
                <w:szCs w:val="14"/>
                <w:lang w:eastAsia="nl-BE"/>
              </w:rPr>
            </w:pPr>
            <w:r w:rsidRPr="009F4405">
              <w:rPr>
                <w:b/>
                <w:color w:val="000000"/>
                <w:sz w:val="14"/>
                <w:szCs w:val="14"/>
                <w:lang w:eastAsia="nl-BE"/>
              </w:rPr>
              <w:t>Strategic / ownership oversight:</w:t>
            </w:r>
            <w:r w:rsidRPr="009F4405">
              <w:rPr>
                <w:color w:val="000000"/>
                <w:sz w:val="14"/>
                <w:szCs w:val="14"/>
                <w:lang w:eastAsia="nl-BE"/>
              </w:rPr>
              <w:t xml:space="preserve"> Norwegian state is majority owner of Andøya Space AS; current pad is dedicated to Isar Aerospace.</w:t>
            </w:r>
            <w:r w:rsidRPr="009F4405">
              <w:rPr>
                <w:color w:val="000000"/>
                <w:sz w:val="14"/>
                <w:szCs w:val="14"/>
                <w:lang w:eastAsia="nl-BE"/>
              </w:rPr>
              <w:br/>
            </w:r>
            <w:r w:rsidRPr="009F4405">
              <w:rPr>
                <w:b/>
                <w:color w:val="000000"/>
                <w:sz w:val="14"/>
                <w:szCs w:val="14"/>
                <w:lang w:eastAsia="nl-BE"/>
              </w:rPr>
              <w:t>Long-term strategy / launch capability development:</w:t>
            </w:r>
            <w:r w:rsidRPr="009F4405">
              <w:rPr>
                <w:color w:val="000000"/>
                <w:sz w:val="14"/>
                <w:szCs w:val="14"/>
                <w:lang w:eastAsia="nl-BE"/>
              </w:rPr>
              <w:t xml:space="preserve"> N/A</w:t>
            </w:r>
            <w:r w:rsidRPr="009F4405">
              <w:rPr>
                <w:color w:val="000000"/>
                <w:sz w:val="14"/>
                <w:szCs w:val="14"/>
                <w:lang w:eastAsia="nl-BE"/>
              </w:rPr>
              <w:br/>
            </w:r>
            <w:r w:rsidRPr="009F4405">
              <w:rPr>
                <w:b/>
                <w:color w:val="000000"/>
                <w:sz w:val="14"/>
                <w:szCs w:val="14"/>
                <w:lang w:eastAsia="nl-BE"/>
              </w:rPr>
              <w:t>Public mission performance oversight:</w:t>
            </w:r>
            <w:r w:rsidRPr="009F4405">
              <w:rPr>
                <w:color w:val="000000"/>
                <w:sz w:val="14"/>
                <w:szCs w:val="14"/>
                <w:lang w:eastAsia="nl-BE"/>
              </w:rPr>
              <w:t xml:space="preserve"> N/A</w:t>
            </w:r>
            <w:r w:rsidRPr="009F4405">
              <w:rPr>
                <w:color w:val="000000"/>
                <w:sz w:val="14"/>
                <w:szCs w:val="14"/>
                <w:lang w:eastAsia="nl-BE"/>
              </w:rPr>
              <w:br/>
            </w:r>
            <w:r w:rsidRPr="009F4405">
              <w:rPr>
                <w:b/>
                <w:color w:val="000000"/>
                <w:sz w:val="14"/>
                <w:szCs w:val="14"/>
                <w:lang w:eastAsia="nl-BE"/>
              </w:rPr>
              <w:t>Regulatory agreements:</w:t>
            </w:r>
            <w:r w:rsidRPr="009F4405">
              <w:rPr>
                <w:color w:val="000000"/>
                <w:sz w:val="14"/>
                <w:szCs w:val="14"/>
                <w:lang w:eastAsia="nl-BE"/>
              </w:rPr>
              <w:t xml:space="preserve"> Operating licence issued by the Norwegian Ministry of Trade, Industry and Fisheries; CAA Norway oversees licence conditions; launch operator needs a permit per launch (site licence up to 30 launches/year incl. up to 4 night launches; sector 280°–360°).</w:t>
            </w:r>
            <w:r w:rsidRPr="009F4405">
              <w:rPr>
                <w:color w:val="000000"/>
                <w:sz w:val="14"/>
                <w:szCs w:val="14"/>
                <w:lang w:eastAsia="nl-BE"/>
              </w:rPr>
              <w:br/>
            </w:r>
            <w:r w:rsidRPr="009F4405">
              <w:rPr>
                <w:b/>
                <w:color w:val="000000"/>
                <w:sz w:val="14"/>
                <w:szCs w:val="14"/>
                <w:lang w:eastAsia="nl-BE"/>
              </w:rPr>
              <w:t>Commercial utilization agreement:</w:t>
            </w:r>
            <w:r w:rsidRPr="009F4405">
              <w:rPr>
                <w:color w:val="000000"/>
                <w:sz w:val="14"/>
                <w:szCs w:val="14"/>
                <w:lang w:eastAsia="nl-BE"/>
              </w:rPr>
              <w:t xml:space="preserve"> N/A</w:t>
            </w:r>
            <w:r w:rsidRPr="009F4405">
              <w:rPr>
                <w:color w:val="000000"/>
                <w:sz w:val="14"/>
                <w:szCs w:val="14"/>
                <w:lang w:eastAsia="nl-BE"/>
              </w:rPr>
              <w:br/>
            </w:r>
            <w:r w:rsidRPr="009F4405">
              <w:rPr>
                <w:b/>
                <w:color w:val="000000"/>
                <w:sz w:val="14"/>
                <w:szCs w:val="14"/>
                <w:lang w:eastAsia="nl-BE"/>
              </w:rPr>
              <w:t>Go / no-go decision-maker:</w:t>
            </w:r>
            <w:r w:rsidRPr="009F4405">
              <w:rPr>
                <w:color w:val="000000"/>
                <w:sz w:val="14"/>
                <w:szCs w:val="14"/>
                <w:lang w:eastAsia="nl-BE"/>
              </w:rPr>
              <w:t xml:space="preserve"> N/A</w:t>
            </w:r>
          </w:p>
        </w:tc>
        <w:tc>
          <w:tcPr>
            <w:tcW w:w="772" w:type="pct"/>
            <w:vAlign w:val="center"/>
            <w:hideMark/>
          </w:tcPr>
          <w:p w14:paraId="52FA950C" w14:textId="77777777" w:rsidR="005444C2" w:rsidRPr="009F4405" w:rsidRDefault="005444C2" w:rsidP="00632FB1">
            <w:pPr>
              <w:spacing w:after="0"/>
              <w:jc w:val="left"/>
              <w:rPr>
                <w:b/>
                <w:color w:val="000000"/>
                <w:sz w:val="14"/>
                <w:szCs w:val="14"/>
                <w:lang w:eastAsia="nl-BE"/>
              </w:rPr>
            </w:pPr>
            <w:r w:rsidRPr="009F4405">
              <w:rPr>
                <w:b/>
                <w:color w:val="000000"/>
                <w:sz w:val="14"/>
                <w:szCs w:val="14"/>
                <w:lang w:eastAsia="nl-BE"/>
              </w:rPr>
              <w:t>Site operators:</w:t>
            </w:r>
            <w:r w:rsidRPr="009F4405">
              <w:rPr>
                <w:color w:val="000000"/>
                <w:sz w:val="14"/>
                <w:szCs w:val="14"/>
                <w:lang w:eastAsia="nl-BE"/>
              </w:rPr>
              <w:t xml:space="preserve"> Andøya Spaceport AS (spaceport operator); Isar Aerospace (exclusive launch operator on current pad).</w:t>
            </w:r>
            <w:r w:rsidRPr="009F4405">
              <w:rPr>
                <w:color w:val="000000"/>
                <w:sz w:val="14"/>
                <w:szCs w:val="14"/>
                <w:lang w:eastAsia="nl-BE"/>
              </w:rPr>
              <w:br/>
            </w:r>
            <w:r w:rsidRPr="009F4405">
              <w:rPr>
                <w:b/>
                <w:color w:val="000000"/>
                <w:sz w:val="14"/>
                <w:szCs w:val="14"/>
                <w:lang w:eastAsia="nl-BE"/>
              </w:rPr>
              <w:t>Range safety:</w:t>
            </w:r>
            <w:r w:rsidRPr="009F4405">
              <w:rPr>
                <w:color w:val="000000"/>
                <w:sz w:val="14"/>
                <w:szCs w:val="14"/>
                <w:lang w:eastAsia="nl-BE"/>
              </w:rPr>
              <w:t xml:space="preserve"> Andøya Spaceport responsible for ground/local safety; danger</w:t>
            </w:r>
            <w:r w:rsidRPr="009F4405">
              <w:rPr>
                <w:color w:val="000000"/>
                <w:sz w:val="14"/>
                <w:szCs w:val="14"/>
                <w:lang w:eastAsia="nl-BE"/>
              </w:rPr>
              <w:noBreakHyphen/>
              <w:t>area activation coordinated via Polaris ACC (Bodø); launch operator needs a permit per launch.</w:t>
            </w:r>
            <w:r w:rsidRPr="009F4405">
              <w:rPr>
                <w:color w:val="000000"/>
                <w:sz w:val="14"/>
                <w:szCs w:val="14"/>
                <w:lang w:eastAsia="nl-BE"/>
              </w:rPr>
              <w:br/>
            </w:r>
            <w:r w:rsidRPr="009F4405">
              <w:rPr>
                <w:b/>
                <w:color w:val="000000"/>
                <w:sz w:val="14"/>
                <w:szCs w:val="14"/>
                <w:lang w:eastAsia="nl-BE"/>
              </w:rPr>
              <w:t>Other:</w:t>
            </w:r>
            <w:r w:rsidRPr="009F4405">
              <w:rPr>
                <w:color w:val="000000"/>
                <w:sz w:val="14"/>
                <w:szCs w:val="14"/>
                <w:lang w:eastAsia="nl-BE"/>
              </w:rPr>
              <w:t xml:space="preserve"> Pad and mission facilities built to Isar specifications; ESA/Isar tracking &amp; safety system development supported by the spaceport.</w:t>
            </w:r>
          </w:p>
        </w:tc>
        <w:tc>
          <w:tcPr>
            <w:tcW w:w="772" w:type="pct"/>
            <w:vAlign w:val="center"/>
            <w:hideMark/>
          </w:tcPr>
          <w:p w14:paraId="7234C553" w14:textId="6D26A02C" w:rsidR="005444C2" w:rsidRPr="009F4405" w:rsidRDefault="005444C2" w:rsidP="00632FB1">
            <w:pPr>
              <w:spacing w:after="0"/>
              <w:jc w:val="left"/>
              <w:rPr>
                <w:color w:val="000000"/>
                <w:sz w:val="14"/>
                <w:szCs w:val="14"/>
                <w:lang w:eastAsia="nl-BE"/>
              </w:rPr>
            </w:pPr>
            <w:r w:rsidRPr="009F4405">
              <w:rPr>
                <w:color w:val="000000"/>
                <w:sz w:val="14"/>
                <w:szCs w:val="14"/>
                <w:lang w:eastAsia="nl-BE"/>
              </w:rPr>
              <w:t>Isar Aerospace - exclusive first pad access, dedicated launch complex, multi-year launch relationship.</w:t>
            </w:r>
            <w:r w:rsidRPr="009F4405">
              <w:rPr>
                <w:color w:val="000000"/>
                <w:sz w:val="14"/>
                <w:szCs w:val="14"/>
                <w:lang w:eastAsia="nl-BE"/>
              </w:rPr>
              <w:br/>
            </w:r>
            <w:r w:rsidRPr="009F4405">
              <w:rPr>
                <w:color w:val="000000"/>
                <w:sz w:val="14"/>
                <w:szCs w:val="14"/>
                <w:lang w:eastAsia="nl-BE"/>
              </w:rPr>
              <w:br/>
              <w:t>Civil Aviation Authority Norway - oversight of permit conditions; launch operator permits required.</w:t>
            </w:r>
            <w:r w:rsidRPr="009F4405">
              <w:rPr>
                <w:color w:val="000000"/>
                <w:sz w:val="14"/>
                <w:szCs w:val="14"/>
                <w:lang w:eastAsia="nl-BE"/>
              </w:rPr>
              <w:br/>
              <w:t>German government - joint declaration with Norway to facilitate German launcher operations from Andøya and clarify international responsibility / liability.</w:t>
            </w:r>
            <w:r w:rsidRPr="009F4405">
              <w:rPr>
                <w:color w:val="000000"/>
                <w:sz w:val="14"/>
                <w:szCs w:val="14"/>
                <w:lang w:eastAsia="nl-BE"/>
              </w:rPr>
              <w:br/>
              <w:t>ESA - launch tracking and safety system contract extension with Isar, supported by Andøya Spaceport.</w:t>
            </w:r>
            <w:r w:rsidRPr="009F4405">
              <w:rPr>
                <w:color w:val="000000"/>
                <w:sz w:val="14"/>
                <w:szCs w:val="14"/>
                <w:lang w:eastAsia="nl-BE"/>
              </w:rPr>
              <w:br/>
              <w:t>FHF (Fiskeri- og havbruksnæringens forskningsfond) - cooperation project on underwater noise effects from rocket launches</w:t>
            </w:r>
          </w:p>
        </w:tc>
      </w:tr>
      <w:tr w:rsidR="001D1A53" w:rsidRPr="009F4405" w14:paraId="36FC05C3" w14:textId="77777777" w:rsidTr="00632FB1">
        <w:trPr>
          <w:trHeight w:val="20"/>
        </w:trPr>
        <w:tc>
          <w:tcPr>
            <w:tcW w:w="346" w:type="pct"/>
            <w:shd w:val="clear" w:color="auto" w:fill="F2F2F2" w:themeFill="text2" w:themeFillShade="F2"/>
            <w:vAlign w:val="center"/>
            <w:hideMark/>
          </w:tcPr>
          <w:p w14:paraId="0D6D027A"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Atlantic Spaceport</w:t>
            </w:r>
          </w:p>
        </w:tc>
        <w:tc>
          <w:tcPr>
            <w:tcW w:w="397" w:type="pct"/>
            <w:vAlign w:val="center"/>
            <w:hideMark/>
          </w:tcPr>
          <w:p w14:paraId="2A04B5DF"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Atlantic</w:t>
            </w:r>
          </w:p>
        </w:tc>
        <w:tc>
          <w:tcPr>
            <w:tcW w:w="397" w:type="pct"/>
            <w:vAlign w:val="center"/>
            <w:hideMark/>
          </w:tcPr>
          <w:p w14:paraId="11C204A8"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Launch Facilities</w:t>
            </w:r>
          </w:p>
        </w:tc>
        <w:tc>
          <w:tcPr>
            <w:tcW w:w="772" w:type="pct"/>
            <w:vAlign w:val="center"/>
            <w:hideMark/>
          </w:tcPr>
          <w:p w14:paraId="40BC78CA" w14:textId="77777777" w:rsidR="005444C2" w:rsidRPr="009F4405" w:rsidRDefault="005444C2" w:rsidP="00632FB1">
            <w:pPr>
              <w:spacing w:after="0"/>
              <w:jc w:val="left"/>
              <w:rPr>
                <w:b/>
                <w:color w:val="000000"/>
                <w:sz w:val="14"/>
                <w:szCs w:val="14"/>
                <w:lang w:eastAsia="nl-BE"/>
              </w:rPr>
            </w:pPr>
            <w:r w:rsidRPr="009F4405">
              <w:rPr>
                <w:b/>
                <w:color w:val="000000"/>
                <w:sz w:val="14"/>
                <w:szCs w:val="14"/>
                <w:lang w:eastAsia="nl-BE"/>
              </w:rPr>
              <w:t>Owner:</w:t>
            </w:r>
            <w:r w:rsidRPr="009F4405">
              <w:rPr>
                <w:color w:val="000000"/>
                <w:sz w:val="14"/>
                <w:szCs w:val="14"/>
                <w:lang w:eastAsia="nl-BE"/>
              </w:rPr>
              <w:t xml:space="preserve"> Atlantic Spaceport Consortium (ASC), operator of the licensed launch centre in Santa Maria, Azores.</w:t>
            </w:r>
            <w:r w:rsidRPr="009F4405">
              <w:rPr>
                <w:color w:val="000000"/>
                <w:sz w:val="14"/>
                <w:szCs w:val="14"/>
                <w:lang w:eastAsia="nl-BE"/>
              </w:rPr>
              <w:br/>
              <w:t>ASC is a 100% private and Portuguese-owned partnership between:</w:t>
            </w:r>
            <w:r w:rsidRPr="009F4405">
              <w:rPr>
                <w:color w:val="000000"/>
                <w:sz w:val="14"/>
                <w:szCs w:val="14"/>
                <w:lang w:eastAsia="nl-BE"/>
              </w:rPr>
              <w:br/>
              <w:t>OPTIMAL Structural Solutions + Ilex Space.</w:t>
            </w:r>
            <w:r w:rsidRPr="009F4405">
              <w:rPr>
                <w:color w:val="000000"/>
                <w:sz w:val="14"/>
                <w:szCs w:val="14"/>
                <w:lang w:eastAsia="nl-BE"/>
              </w:rPr>
              <w:br/>
            </w:r>
            <w:r w:rsidRPr="009F4405">
              <w:rPr>
                <w:b/>
                <w:color w:val="000000"/>
                <w:sz w:val="14"/>
                <w:szCs w:val="14"/>
                <w:lang w:eastAsia="nl-BE"/>
              </w:rPr>
              <w:t>Legal basis:</w:t>
            </w:r>
            <w:r w:rsidRPr="009F4405">
              <w:rPr>
                <w:color w:val="000000"/>
                <w:sz w:val="14"/>
                <w:szCs w:val="14"/>
                <w:lang w:eastAsia="nl-BE"/>
              </w:rPr>
              <w:t xml:space="preserve"> Five-year licence to operate the launch centre at Malbusca.</w:t>
            </w:r>
            <w:r w:rsidRPr="009F4405">
              <w:rPr>
                <w:color w:val="000000"/>
                <w:sz w:val="14"/>
                <w:szCs w:val="14"/>
                <w:lang w:eastAsia="nl-BE"/>
              </w:rPr>
              <w:br/>
              <w:t>Licence covers operation of the launch centre only; each launch still requires specific licences / assessments.</w:t>
            </w:r>
            <w:r w:rsidRPr="009F4405">
              <w:rPr>
                <w:color w:val="000000"/>
                <w:sz w:val="14"/>
                <w:szCs w:val="14"/>
                <w:lang w:eastAsia="nl-BE"/>
              </w:rPr>
              <w:br/>
            </w:r>
            <w:r w:rsidRPr="009F4405">
              <w:rPr>
                <w:b/>
                <w:color w:val="000000"/>
                <w:sz w:val="14"/>
                <w:szCs w:val="14"/>
                <w:lang w:eastAsia="nl-BE"/>
              </w:rPr>
              <w:t>Majority/Minority:</w:t>
            </w:r>
            <w:r w:rsidRPr="009F4405">
              <w:rPr>
                <w:color w:val="000000"/>
                <w:sz w:val="14"/>
                <w:szCs w:val="14"/>
                <w:lang w:eastAsia="nl-BE"/>
              </w:rPr>
              <w:t xml:space="preserve"> Not specified</w:t>
            </w:r>
            <w:r w:rsidRPr="009F4405">
              <w:rPr>
                <w:color w:val="000000"/>
                <w:sz w:val="14"/>
                <w:szCs w:val="14"/>
                <w:lang w:eastAsia="nl-BE"/>
              </w:rPr>
              <w:br/>
            </w:r>
            <w:r w:rsidRPr="009F4405">
              <w:rPr>
                <w:b/>
                <w:color w:val="000000"/>
                <w:sz w:val="14"/>
                <w:szCs w:val="14"/>
                <w:lang w:eastAsia="nl-BE"/>
              </w:rPr>
              <w:t>EU/non-EU:</w:t>
            </w:r>
            <w:r w:rsidRPr="009F4405">
              <w:rPr>
                <w:color w:val="000000"/>
                <w:sz w:val="14"/>
                <w:szCs w:val="14"/>
                <w:lang w:eastAsia="nl-BE"/>
              </w:rPr>
              <w:t xml:space="preserve"> EU private owner / Portugal.</w:t>
            </w:r>
          </w:p>
        </w:tc>
        <w:tc>
          <w:tcPr>
            <w:tcW w:w="772" w:type="pct"/>
            <w:vAlign w:val="center"/>
            <w:hideMark/>
          </w:tcPr>
          <w:p w14:paraId="1972A59E" w14:textId="77777777" w:rsidR="005444C2" w:rsidRPr="009F4405" w:rsidRDefault="005444C2" w:rsidP="00632FB1">
            <w:pPr>
              <w:spacing w:after="0"/>
              <w:jc w:val="left"/>
              <w:rPr>
                <w:b/>
                <w:color w:val="000000"/>
                <w:sz w:val="14"/>
                <w:szCs w:val="14"/>
                <w:lang w:eastAsia="nl-BE"/>
              </w:rPr>
            </w:pPr>
            <w:r w:rsidRPr="009F4405">
              <w:rPr>
                <w:b/>
                <w:color w:val="000000"/>
                <w:sz w:val="14"/>
                <w:szCs w:val="14"/>
                <w:lang w:eastAsia="nl-BE"/>
              </w:rPr>
              <w:t>Total fundings:</w:t>
            </w:r>
            <w:r w:rsidRPr="009F4405">
              <w:rPr>
                <w:color w:val="000000"/>
                <w:sz w:val="14"/>
                <w:szCs w:val="14"/>
                <w:lang w:eastAsia="nl-BE"/>
              </w:rPr>
              <w:t xml:space="preserve"> Not specified</w:t>
            </w:r>
            <w:r w:rsidRPr="009F4405">
              <w:rPr>
                <w:color w:val="000000"/>
                <w:sz w:val="14"/>
                <w:szCs w:val="14"/>
                <w:lang w:eastAsia="nl-BE"/>
              </w:rPr>
              <w:br/>
            </w:r>
            <w:r w:rsidRPr="009F4405">
              <w:rPr>
                <w:b/>
                <w:color w:val="000000"/>
                <w:sz w:val="14"/>
                <w:szCs w:val="14"/>
                <w:lang w:eastAsia="nl-BE"/>
              </w:rPr>
              <w:t>ESA Boost! / D</w:t>
            </w:r>
            <w:r w:rsidRPr="009F4405">
              <w:rPr>
                <w:b/>
                <w:color w:val="000000"/>
                <w:sz w:val="14"/>
                <w:szCs w:val="14"/>
                <w:lang w:eastAsia="nl-BE"/>
              </w:rPr>
              <w:noBreakHyphen/>
              <w:t>Orbit project:</w:t>
            </w:r>
            <w:r w:rsidRPr="009F4405">
              <w:rPr>
                <w:color w:val="000000"/>
                <w:sz w:val="14"/>
                <w:szCs w:val="14"/>
                <w:lang w:eastAsia="nl-BE"/>
              </w:rPr>
              <w:t xml:space="preserve"> ASC leads Portuguese participation in a Boost! contract led by D</w:t>
            </w:r>
            <w:r w:rsidRPr="009F4405">
              <w:rPr>
                <w:color w:val="000000"/>
                <w:sz w:val="14"/>
                <w:szCs w:val="14"/>
                <w:lang w:eastAsia="nl-BE"/>
              </w:rPr>
              <w:noBreakHyphen/>
              <w:t>Orbit; amount not stated in the retrieved official ASC source.</w:t>
            </w:r>
            <w:r w:rsidRPr="009F4405">
              <w:rPr>
                <w:color w:val="000000"/>
                <w:sz w:val="14"/>
                <w:szCs w:val="14"/>
                <w:lang w:eastAsia="nl-BE"/>
              </w:rPr>
              <w:br/>
            </w:r>
            <w:r w:rsidRPr="009F4405">
              <w:rPr>
                <w:b/>
                <w:color w:val="000000"/>
                <w:sz w:val="14"/>
                <w:szCs w:val="14"/>
                <w:lang w:eastAsia="nl-BE"/>
              </w:rPr>
              <w:t>SpaceForest launch contract:</w:t>
            </w:r>
            <w:r w:rsidRPr="009F4405">
              <w:rPr>
                <w:color w:val="000000"/>
                <w:sz w:val="14"/>
                <w:szCs w:val="14"/>
                <w:lang w:eastAsia="nl-BE"/>
              </w:rPr>
              <w:t xml:space="preserve"> contract supported by the Portuguese Space Agency and ESA under the Space Transportation Boost! initiative; amount not stated.</w:t>
            </w:r>
            <w:r w:rsidRPr="009F4405">
              <w:rPr>
                <w:color w:val="000000"/>
                <w:sz w:val="14"/>
                <w:szCs w:val="14"/>
                <w:lang w:eastAsia="nl-BE"/>
              </w:rPr>
              <w:br/>
            </w:r>
            <w:r w:rsidRPr="009F4405">
              <w:rPr>
                <w:b/>
                <w:color w:val="000000"/>
                <w:sz w:val="14"/>
                <w:szCs w:val="14"/>
                <w:lang w:eastAsia="nl-BE"/>
              </w:rPr>
              <w:t>National / regional support (non-amount):</w:t>
            </w:r>
            <w:r w:rsidRPr="009F4405">
              <w:rPr>
                <w:color w:val="000000"/>
                <w:sz w:val="14"/>
                <w:szCs w:val="14"/>
                <w:lang w:eastAsia="nl-BE"/>
              </w:rPr>
              <w:t xml:space="preserve"> ASC publicly thanks the Regional Government of the Azores, Portuguese Space Agency, ANACOM, and Municipality of Vila do Porto for support in the licensing process.</w:t>
            </w:r>
          </w:p>
        </w:tc>
        <w:tc>
          <w:tcPr>
            <w:tcW w:w="772" w:type="pct"/>
            <w:vAlign w:val="center"/>
            <w:hideMark/>
          </w:tcPr>
          <w:p w14:paraId="5E4855C5" w14:textId="77777777" w:rsidR="005444C2" w:rsidRPr="009F4405" w:rsidRDefault="005444C2" w:rsidP="00632FB1">
            <w:pPr>
              <w:spacing w:after="0"/>
              <w:jc w:val="left"/>
              <w:rPr>
                <w:b/>
                <w:color w:val="000000"/>
                <w:sz w:val="14"/>
                <w:szCs w:val="14"/>
                <w:lang w:eastAsia="nl-BE"/>
              </w:rPr>
            </w:pPr>
            <w:r w:rsidRPr="009F4405">
              <w:rPr>
                <w:b/>
                <w:color w:val="000000"/>
                <w:sz w:val="14"/>
                <w:szCs w:val="14"/>
                <w:lang w:eastAsia="nl-BE"/>
              </w:rPr>
              <w:t>Strategic / ownership oversight:</w:t>
            </w:r>
            <w:r w:rsidRPr="009F4405">
              <w:rPr>
                <w:color w:val="000000"/>
                <w:sz w:val="14"/>
                <w:szCs w:val="14"/>
                <w:lang w:eastAsia="nl-BE"/>
              </w:rPr>
              <w:t xml:space="preserve"> Portuguese Space Agency supports the technical/strategic assessment; ASC operates the launch centre.</w:t>
            </w:r>
            <w:r w:rsidRPr="009F4405">
              <w:rPr>
                <w:color w:val="000000"/>
                <w:sz w:val="14"/>
                <w:szCs w:val="14"/>
                <w:lang w:eastAsia="nl-BE"/>
              </w:rPr>
              <w:br/>
            </w:r>
            <w:r w:rsidRPr="009F4405">
              <w:rPr>
                <w:b/>
                <w:color w:val="000000"/>
                <w:sz w:val="14"/>
                <w:szCs w:val="14"/>
                <w:lang w:eastAsia="nl-BE"/>
              </w:rPr>
              <w:t>Long-term strategy / launch capability development:</w:t>
            </w:r>
            <w:r w:rsidRPr="009F4405">
              <w:rPr>
                <w:color w:val="000000"/>
                <w:sz w:val="14"/>
                <w:szCs w:val="14"/>
                <w:lang w:eastAsia="nl-BE"/>
              </w:rPr>
              <w:t xml:space="preserve"> N/A</w:t>
            </w:r>
            <w:r w:rsidRPr="009F4405">
              <w:rPr>
                <w:color w:val="000000"/>
                <w:sz w:val="14"/>
                <w:szCs w:val="14"/>
                <w:lang w:eastAsia="nl-BE"/>
              </w:rPr>
              <w:br/>
            </w:r>
            <w:r w:rsidRPr="009F4405">
              <w:rPr>
                <w:b/>
                <w:color w:val="000000"/>
                <w:sz w:val="14"/>
                <w:szCs w:val="14"/>
                <w:lang w:eastAsia="nl-BE"/>
              </w:rPr>
              <w:t>Public mission performance oversight:</w:t>
            </w:r>
            <w:r w:rsidRPr="009F4405">
              <w:rPr>
                <w:color w:val="000000"/>
                <w:sz w:val="14"/>
                <w:szCs w:val="14"/>
                <w:lang w:eastAsia="nl-BE"/>
              </w:rPr>
              <w:t xml:space="preserve"> N/A</w:t>
            </w:r>
            <w:r w:rsidRPr="009F4405">
              <w:rPr>
                <w:color w:val="000000"/>
                <w:sz w:val="14"/>
                <w:szCs w:val="14"/>
                <w:lang w:eastAsia="nl-BE"/>
              </w:rPr>
              <w:br/>
            </w:r>
            <w:r w:rsidRPr="009F4405">
              <w:rPr>
                <w:b/>
                <w:color w:val="000000"/>
                <w:sz w:val="14"/>
                <w:szCs w:val="14"/>
                <w:lang w:eastAsia="nl-BE"/>
              </w:rPr>
              <w:t>Regulatory agreements:</w:t>
            </w:r>
            <w:r w:rsidRPr="009F4405">
              <w:rPr>
                <w:color w:val="000000"/>
                <w:sz w:val="14"/>
                <w:szCs w:val="14"/>
                <w:lang w:eastAsia="nl-BE"/>
              </w:rPr>
              <w:t xml:space="preserve"> ANACOM issues the launch</w:t>
            </w:r>
            <w:r w:rsidRPr="009F4405">
              <w:rPr>
                <w:color w:val="000000"/>
                <w:sz w:val="14"/>
                <w:szCs w:val="14"/>
                <w:lang w:eastAsia="nl-BE"/>
              </w:rPr>
              <w:noBreakHyphen/>
              <w:t>centre operating licence (framed under Portugal Space 2030); each mission still needs separate launch licences/safety assessments.</w:t>
            </w:r>
            <w:r w:rsidRPr="009F4405">
              <w:rPr>
                <w:color w:val="000000"/>
                <w:sz w:val="14"/>
                <w:szCs w:val="14"/>
                <w:lang w:eastAsia="nl-BE"/>
              </w:rPr>
              <w:br/>
            </w:r>
            <w:r w:rsidRPr="009F4405">
              <w:rPr>
                <w:b/>
                <w:color w:val="000000"/>
                <w:sz w:val="14"/>
                <w:szCs w:val="14"/>
                <w:lang w:eastAsia="nl-BE"/>
              </w:rPr>
              <w:t>Commercial utilization agreement:</w:t>
            </w:r>
            <w:r w:rsidRPr="009F4405">
              <w:rPr>
                <w:color w:val="000000"/>
                <w:sz w:val="14"/>
                <w:szCs w:val="14"/>
                <w:lang w:eastAsia="nl-BE"/>
              </w:rPr>
              <w:t xml:space="preserve"> N/A</w:t>
            </w:r>
            <w:r w:rsidRPr="009F4405">
              <w:rPr>
                <w:color w:val="000000"/>
                <w:sz w:val="14"/>
                <w:szCs w:val="14"/>
                <w:lang w:eastAsia="nl-BE"/>
              </w:rPr>
              <w:br/>
            </w:r>
            <w:r w:rsidRPr="009F4405">
              <w:rPr>
                <w:b/>
                <w:color w:val="000000"/>
                <w:sz w:val="14"/>
                <w:szCs w:val="14"/>
                <w:lang w:eastAsia="nl-BE"/>
              </w:rPr>
              <w:t>Go / no-go decision-maker:</w:t>
            </w:r>
            <w:r w:rsidRPr="009F4405">
              <w:rPr>
                <w:color w:val="000000"/>
                <w:sz w:val="14"/>
                <w:szCs w:val="14"/>
                <w:lang w:eastAsia="nl-BE"/>
              </w:rPr>
              <w:t xml:space="preserve"> N/A</w:t>
            </w:r>
          </w:p>
        </w:tc>
        <w:tc>
          <w:tcPr>
            <w:tcW w:w="772" w:type="pct"/>
            <w:vAlign w:val="center"/>
            <w:hideMark/>
          </w:tcPr>
          <w:p w14:paraId="180F4953" w14:textId="77777777" w:rsidR="005444C2" w:rsidRPr="009F4405" w:rsidRDefault="005444C2" w:rsidP="00632FB1">
            <w:pPr>
              <w:spacing w:after="0"/>
              <w:jc w:val="left"/>
              <w:rPr>
                <w:b/>
                <w:color w:val="000000"/>
                <w:sz w:val="14"/>
                <w:szCs w:val="14"/>
                <w:lang w:eastAsia="nl-BE"/>
              </w:rPr>
            </w:pPr>
            <w:r w:rsidRPr="009F4405">
              <w:rPr>
                <w:b/>
                <w:color w:val="000000"/>
                <w:sz w:val="14"/>
                <w:szCs w:val="14"/>
                <w:lang w:eastAsia="nl-BE"/>
              </w:rPr>
              <w:t>Site operators:</w:t>
            </w:r>
            <w:r w:rsidRPr="009F4405">
              <w:rPr>
                <w:color w:val="000000"/>
                <w:sz w:val="14"/>
                <w:szCs w:val="14"/>
                <w:lang w:eastAsia="nl-BE"/>
              </w:rPr>
              <w:t xml:space="preserve"> Atlantic Spaceport Consortium (ASC) (Malbusca Launch Centre).</w:t>
            </w:r>
            <w:r w:rsidRPr="009F4405">
              <w:rPr>
                <w:color w:val="000000"/>
                <w:sz w:val="14"/>
                <w:szCs w:val="14"/>
                <w:lang w:eastAsia="nl-BE"/>
              </w:rPr>
              <w:br/>
            </w:r>
            <w:r w:rsidRPr="009F4405">
              <w:rPr>
                <w:b/>
                <w:color w:val="000000"/>
                <w:sz w:val="14"/>
                <w:szCs w:val="14"/>
                <w:lang w:eastAsia="nl-BE"/>
              </w:rPr>
              <w:t>Range safety:</w:t>
            </w:r>
            <w:r w:rsidRPr="009F4405">
              <w:rPr>
                <w:color w:val="000000"/>
                <w:sz w:val="14"/>
                <w:szCs w:val="14"/>
                <w:lang w:eastAsia="nl-BE"/>
              </w:rPr>
              <w:t xml:space="preserve"> Mission</w:t>
            </w:r>
            <w:r w:rsidRPr="009F4405">
              <w:rPr>
                <w:color w:val="000000"/>
                <w:sz w:val="14"/>
                <w:szCs w:val="14"/>
                <w:lang w:eastAsia="nl-BE"/>
              </w:rPr>
              <w:noBreakHyphen/>
              <w:t>specific licences/safety assessments required; detailed split of range safety/launch control not specified; airspace integrated with NAV Portugal.</w:t>
            </w:r>
            <w:r w:rsidRPr="009F4405">
              <w:rPr>
                <w:color w:val="000000"/>
                <w:sz w:val="14"/>
                <w:szCs w:val="14"/>
                <w:lang w:eastAsia="nl-BE"/>
              </w:rPr>
              <w:br/>
            </w:r>
            <w:r w:rsidRPr="009F4405">
              <w:rPr>
                <w:b/>
                <w:color w:val="000000"/>
                <w:sz w:val="14"/>
                <w:szCs w:val="14"/>
                <w:lang w:eastAsia="nl-BE"/>
              </w:rPr>
              <w:t>Other:</w:t>
            </w:r>
            <w:r w:rsidRPr="009F4405">
              <w:rPr>
                <w:color w:val="000000"/>
                <w:sz w:val="14"/>
                <w:szCs w:val="14"/>
                <w:lang w:eastAsia="nl-BE"/>
              </w:rPr>
              <w:t xml:space="preserve"> Open spaceport operations model; NAV Portugal cooperation protocol for trajectories/monitoring/airspace coordination.</w:t>
            </w:r>
          </w:p>
        </w:tc>
        <w:tc>
          <w:tcPr>
            <w:tcW w:w="772" w:type="pct"/>
            <w:vAlign w:val="center"/>
            <w:hideMark/>
          </w:tcPr>
          <w:p w14:paraId="1D7CB811" w14:textId="56255AF2" w:rsidR="005444C2" w:rsidRPr="009F4405" w:rsidRDefault="005444C2" w:rsidP="00632FB1">
            <w:pPr>
              <w:spacing w:after="0"/>
              <w:jc w:val="left"/>
              <w:rPr>
                <w:color w:val="000000"/>
                <w:sz w:val="14"/>
                <w:szCs w:val="14"/>
                <w:lang w:eastAsia="nl-BE"/>
              </w:rPr>
            </w:pPr>
            <w:r w:rsidRPr="009F4405">
              <w:rPr>
                <w:color w:val="000000"/>
                <w:sz w:val="14"/>
                <w:szCs w:val="14"/>
                <w:lang w:eastAsia="nl-BE"/>
              </w:rPr>
              <w:t>OPTIMAL Structural Solutions - structural engineering / metallic and composite structures.</w:t>
            </w:r>
            <w:r w:rsidRPr="009F4405">
              <w:rPr>
                <w:color w:val="000000"/>
                <w:sz w:val="14"/>
                <w:szCs w:val="14"/>
                <w:lang w:eastAsia="nl-BE"/>
              </w:rPr>
              <w:br/>
              <w:t>Ilex Space - commercial strategy and international business development.</w:t>
            </w:r>
            <w:r w:rsidRPr="009F4405">
              <w:rPr>
                <w:color w:val="000000"/>
                <w:sz w:val="14"/>
                <w:szCs w:val="14"/>
                <w:lang w:eastAsia="nl-BE"/>
              </w:rPr>
              <w:br/>
              <w:t>ANACOM - issued the launch-centre operating licence.</w:t>
            </w:r>
            <w:r w:rsidRPr="009F4405">
              <w:rPr>
                <w:color w:val="000000"/>
                <w:sz w:val="14"/>
                <w:szCs w:val="14"/>
                <w:lang w:eastAsia="nl-BE"/>
              </w:rPr>
              <w:br/>
              <w:t>Portuguese Space Agency - assessment support; national space strategy framing; support referenced in ASC and SpaceForest materials.</w:t>
            </w:r>
            <w:r w:rsidRPr="009F4405">
              <w:rPr>
                <w:color w:val="000000"/>
                <w:sz w:val="14"/>
                <w:szCs w:val="14"/>
                <w:lang w:eastAsia="nl-BE"/>
              </w:rPr>
              <w:br/>
              <w:t>Regional Government of the Azores - strategic support referenced by ASC.</w:t>
            </w:r>
            <w:r w:rsidRPr="009F4405">
              <w:rPr>
                <w:color w:val="000000"/>
                <w:sz w:val="14"/>
                <w:szCs w:val="14"/>
                <w:lang w:eastAsia="nl-BE"/>
              </w:rPr>
              <w:br/>
              <w:t>Municipality of Vila do Porto - local hosting / support referenced by ASC. NAV Portugal -cooperation protocol for trajectories, monitoring, airspace coordination, safety and information flow.</w:t>
            </w:r>
            <w:r w:rsidRPr="009F4405">
              <w:rPr>
                <w:color w:val="000000"/>
                <w:sz w:val="14"/>
                <w:szCs w:val="14"/>
                <w:lang w:eastAsia="nl-BE"/>
              </w:rPr>
              <w:br/>
            </w:r>
            <w:r w:rsidRPr="009F4405">
              <w:rPr>
                <w:color w:val="000000"/>
                <w:sz w:val="14"/>
                <w:szCs w:val="14"/>
                <w:lang w:eastAsia="nl-BE"/>
              </w:rPr>
              <w:lastRenderedPageBreak/>
              <w:br/>
              <w:t>D</w:t>
            </w:r>
            <w:r w:rsidRPr="009F4405">
              <w:rPr>
                <w:color w:val="000000"/>
                <w:sz w:val="14"/>
                <w:szCs w:val="14"/>
                <w:lang w:eastAsia="nl-BE"/>
              </w:rPr>
              <w:noBreakHyphen/>
              <w:t>Orbit - ASC leads Portuguese contribution in D</w:t>
            </w:r>
            <w:r w:rsidRPr="009F4405">
              <w:rPr>
                <w:color w:val="000000"/>
                <w:sz w:val="14"/>
                <w:szCs w:val="14"/>
                <w:lang w:eastAsia="nl-BE"/>
              </w:rPr>
              <w:noBreakHyphen/>
              <w:t>Orbit-led responsive microlauncher service project.</w:t>
            </w:r>
            <w:r w:rsidRPr="009F4405">
              <w:rPr>
                <w:color w:val="000000"/>
                <w:sz w:val="14"/>
                <w:szCs w:val="14"/>
                <w:lang w:eastAsia="nl-BE"/>
              </w:rPr>
              <w:br/>
              <w:t>RED | Rocket Experiment Division - partner in ASC’s first launch campaign from Santa Maria.</w:t>
            </w:r>
            <w:r w:rsidRPr="009F4405">
              <w:rPr>
                <w:color w:val="000000"/>
                <w:sz w:val="14"/>
                <w:szCs w:val="14"/>
                <w:lang w:eastAsia="nl-BE"/>
              </w:rPr>
              <w:br/>
              <w:t>INNOSPACE - ASC press page states INNOSPACE selected Santa Maria as its European launch base.</w:t>
            </w:r>
          </w:p>
        </w:tc>
      </w:tr>
      <w:tr w:rsidR="001D1A53" w:rsidRPr="009F4405" w14:paraId="11E5EF17" w14:textId="77777777" w:rsidTr="00632FB1">
        <w:trPr>
          <w:trHeight w:val="20"/>
        </w:trPr>
        <w:tc>
          <w:tcPr>
            <w:tcW w:w="346" w:type="pct"/>
            <w:shd w:val="clear" w:color="auto" w:fill="F2F2F2" w:themeFill="text2" w:themeFillShade="F2"/>
            <w:vAlign w:val="center"/>
            <w:hideMark/>
          </w:tcPr>
          <w:p w14:paraId="7D75D883"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Spaceport Cornwall</w:t>
            </w:r>
          </w:p>
        </w:tc>
        <w:tc>
          <w:tcPr>
            <w:tcW w:w="397" w:type="pct"/>
            <w:vAlign w:val="center"/>
            <w:hideMark/>
          </w:tcPr>
          <w:p w14:paraId="2D000F27"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Cornwall</w:t>
            </w:r>
          </w:p>
        </w:tc>
        <w:tc>
          <w:tcPr>
            <w:tcW w:w="397" w:type="pct"/>
            <w:vAlign w:val="center"/>
            <w:hideMark/>
          </w:tcPr>
          <w:p w14:paraId="765224DB"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Launch Facilities</w:t>
            </w:r>
          </w:p>
        </w:tc>
        <w:tc>
          <w:tcPr>
            <w:tcW w:w="772" w:type="pct"/>
            <w:vAlign w:val="center"/>
            <w:hideMark/>
          </w:tcPr>
          <w:p w14:paraId="2B9741AA" w14:textId="77777777" w:rsidR="005444C2" w:rsidRPr="009F4405" w:rsidRDefault="005444C2" w:rsidP="00632FB1">
            <w:pPr>
              <w:spacing w:after="0"/>
              <w:jc w:val="left"/>
              <w:rPr>
                <w:b/>
                <w:color w:val="000000"/>
                <w:sz w:val="14"/>
                <w:szCs w:val="14"/>
                <w:lang w:eastAsia="nl-BE"/>
              </w:rPr>
            </w:pPr>
            <w:r w:rsidRPr="009F4405">
              <w:rPr>
                <w:b/>
                <w:color w:val="000000"/>
                <w:sz w:val="14"/>
                <w:szCs w:val="14"/>
                <w:lang w:eastAsia="nl-BE"/>
              </w:rPr>
              <w:t>Owner:</w:t>
            </w:r>
            <w:r w:rsidRPr="009F4405">
              <w:rPr>
                <w:color w:val="000000"/>
                <w:sz w:val="14"/>
                <w:szCs w:val="14"/>
                <w:lang w:eastAsia="nl-BE"/>
              </w:rPr>
              <w:t xml:space="preserve"> Cornwall Council, owner of Cornwall Airport Newquay and Spaceport Cornwall.</w:t>
            </w:r>
            <w:r w:rsidRPr="009F4405">
              <w:rPr>
                <w:color w:val="000000"/>
                <w:sz w:val="14"/>
                <w:szCs w:val="14"/>
                <w:lang w:eastAsia="nl-BE"/>
              </w:rPr>
              <w:br/>
              <w:t>Spaceport Cornwall = licensed spaceport capability trading under the brand of Spaceport Cornwall at Cornwall Airport Newquay.</w:t>
            </w:r>
            <w:r w:rsidRPr="009F4405">
              <w:rPr>
                <w:color w:val="000000"/>
                <w:sz w:val="14"/>
                <w:szCs w:val="14"/>
                <w:lang w:eastAsia="nl-BE"/>
              </w:rPr>
              <w:br/>
            </w:r>
            <w:r w:rsidRPr="009F4405">
              <w:rPr>
                <w:b/>
                <w:color w:val="000000"/>
                <w:sz w:val="14"/>
                <w:szCs w:val="14"/>
                <w:lang w:eastAsia="nl-BE"/>
              </w:rPr>
              <w:t>Legal basis:</w:t>
            </w:r>
            <w:r w:rsidRPr="009F4405">
              <w:rPr>
                <w:color w:val="000000"/>
                <w:sz w:val="14"/>
                <w:szCs w:val="14"/>
                <w:lang w:eastAsia="nl-BE"/>
              </w:rPr>
              <w:t xml:space="preserve"> : Publicly owned infrastructure project, operated under UK public</w:t>
            </w:r>
            <w:r w:rsidRPr="009F4405">
              <w:rPr>
                <w:color w:val="000000"/>
                <w:sz w:val="14"/>
                <w:szCs w:val="14"/>
                <w:lang w:eastAsia="nl-BE"/>
              </w:rPr>
              <w:noBreakHyphen/>
              <w:t>sector ownership</w:t>
            </w:r>
            <w:r w:rsidRPr="009F4405">
              <w:rPr>
                <w:color w:val="000000"/>
                <w:sz w:val="14"/>
                <w:szCs w:val="14"/>
                <w:lang w:eastAsia="nl-BE"/>
              </w:rPr>
              <w:br/>
              <w:t>Spaceport Cornwall operates as a council</w:t>
            </w:r>
            <w:r w:rsidRPr="009F4405">
              <w:rPr>
                <w:color w:val="000000"/>
                <w:sz w:val="14"/>
                <w:szCs w:val="14"/>
                <w:lang w:eastAsia="nl-BE"/>
              </w:rPr>
              <w:noBreakHyphen/>
              <w:t>owned spaceport facility at Cornwall Airport Newquay, under UK spaceflight regulation (Space Industry Act 2018) and licensed by the UK Civil Aviation Authority (CAA)</w:t>
            </w:r>
            <w:r w:rsidRPr="009F4405">
              <w:rPr>
                <w:color w:val="000000"/>
                <w:sz w:val="14"/>
                <w:szCs w:val="14"/>
                <w:lang w:eastAsia="nl-BE"/>
              </w:rPr>
              <w:br/>
            </w:r>
            <w:r w:rsidRPr="009F4405">
              <w:rPr>
                <w:b/>
                <w:color w:val="000000"/>
                <w:sz w:val="14"/>
                <w:szCs w:val="14"/>
                <w:lang w:eastAsia="nl-BE"/>
              </w:rPr>
              <w:t>Majority/Minority:</w:t>
            </w:r>
            <w:r w:rsidRPr="009F4405">
              <w:rPr>
                <w:color w:val="000000"/>
                <w:sz w:val="14"/>
                <w:szCs w:val="14"/>
                <w:lang w:eastAsia="nl-BE"/>
              </w:rPr>
              <w:t xml:space="preserve"> 100% Cornwall Council control of Spaceport Cornwall </w:t>
            </w:r>
            <w:r w:rsidRPr="009F4405">
              <w:rPr>
                <w:color w:val="000000"/>
                <w:sz w:val="14"/>
                <w:szCs w:val="14"/>
                <w:lang w:eastAsia="nl-BE"/>
              </w:rPr>
              <w:br/>
            </w:r>
            <w:r w:rsidRPr="009F4405">
              <w:rPr>
                <w:b/>
                <w:color w:val="000000"/>
                <w:sz w:val="14"/>
                <w:szCs w:val="14"/>
                <w:lang w:eastAsia="nl-BE"/>
              </w:rPr>
              <w:t>EU/non-EU:</w:t>
            </w:r>
            <w:r w:rsidRPr="009F4405">
              <w:rPr>
                <w:color w:val="000000"/>
                <w:sz w:val="14"/>
                <w:szCs w:val="14"/>
                <w:lang w:eastAsia="nl-BE"/>
              </w:rPr>
              <w:t xml:space="preserve"> UK public owner / non</w:t>
            </w:r>
            <w:r w:rsidRPr="009F4405">
              <w:rPr>
                <w:color w:val="000000"/>
                <w:sz w:val="14"/>
                <w:szCs w:val="14"/>
                <w:lang w:eastAsia="nl-BE"/>
              </w:rPr>
              <w:noBreakHyphen/>
              <w:t>EU</w:t>
            </w:r>
          </w:p>
        </w:tc>
        <w:tc>
          <w:tcPr>
            <w:tcW w:w="772" w:type="pct"/>
            <w:vAlign w:val="center"/>
            <w:hideMark/>
          </w:tcPr>
          <w:p w14:paraId="64BEE43B" w14:textId="77777777" w:rsidR="005444C2" w:rsidRPr="009F4405" w:rsidRDefault="005444C2" w:rsidP="00632FB1">
            <w:pPr>
              <w:spacing w:after="0"/>
              <w:jc w:val="left"/>
              <w:rPr>
                <w:b/>
                <w:color w:val="000000"/>
                <w:sz w:val="14"/>
                <w:szCs w:val="14"/>
                <w:lang w:eastAsia="nl-BE"/>
              </w:rPr>
            </w:pPr>
            <w:r w:rsidRPr="009F4405">
              <w:rPr>
                <w:b/>
                <w:color w:val="000000"/>
                <w:sz w:val="14"/>
                <w:szCs w:val="14"/>
                <w:lang w:eastAsia="nl-BE"/>
              </w:rPr>
              <w:t>Total fundings:</w:t>
            </w:r>
            <w:r w:rsidRPr="009F4405">
              <w:rPr>
                <w:color w:val="000000"/>
                <w:sz w:val="14"/>
                <w:szCs w:val="14"/>
                <w:lang w:eastAsia="nl-BE"/>
              </w:rPr>
              <w:t xml:space="preserve"> €36.8 million</w:t>
            </w:r>
            <w:r w:rsidRPr="009F4405">
              <w:rPr>
                <w:color w:val="000000"/>
                <w:sz w:val="14"/>
                <w:szCs w:val="14"/>
                <w:lang w:eastAsia="nl-BE"/>
              </w:rPr>
              <w:br/>
            </w:r>
            <w:r w:rsidRPr="009F4405">
              <w:rPr>
                <w:b/>
                <w:color w:val="000000"/>
                <w:sz w:val="14"/>
                <w:szCs w:val="14"/>
                <w:lang w:eastAsia="nl-BE"/>
              </w:rPr>
              <w:t>Public / national:</w:t>
            </w:r>
            <w:r w:rsidRPr="009F4405">
              <w:rPr>
                <w:color w:val="000000"/>
                <w:sz w:val="14"/>
                <w:szCs w:val="14"/>
                <w:lang w:eastAsia="nl-BE"/>
              </w:rPr>
              <w:t xml:space="preserve"> €8.50 million (GBP £7.35 million) — UK Space Agency grant to Virgin Orbit UK Limited to enable horizontal launch from Cornwall Airport Newquay.</w:t>
            </w:r>
            <w:r w:rsidRPr="009F4405">
              <w:rPr>
                <w:color w:val="000000"/>
                <w:sz w:val="14"/>
                <w:szCs w:val="14"/>
                <w:lang w:eastAsia="nl-BE"/>
              </w:rPr>
              <w:br/>
            </w:r>
            <w:r w:rsidRPr="009F4405">
              <w:rPr>
                <w:b/>
                <w:color w:val="000000"/>
                <w:sz w:val="14"/>
                <w:szCs w:val="14"/>
                <w:lang w:eastAsia="nl-BE"/>
              </w:rPr>
              <w:t>Public / national (reported package):</w:t>
            </w:r>
            <w:r w:rsidRPr="009F4405">
              <w:rPr>
                <w:color w:val="000000"/>
                <w:sz w:val="14"/>
                <w:szCs w:val="14"/>
                <w:lang w:eastAsia="nl-BE"/>
              </w:rPr>
              <w:t xml:space="preserve"> up to €9.08 million (GBP £7.85 million) — UK Space Agency contribution in the original funding package reported when the project was announced.</w:t>
            </w:r>
            <w:r w:rsidRPr="009F4405">
              <w:rPr>
                <w:color w:val="000000"/>
                <w:sz w:val="14"/>
                <w:szCs w:val="14"/>
                <w:lang w:eastAsia="nl-BE"/>
              </w:rPr>
              <w:br/>
            </w:r>
            <w:r w:rsidRPr="009F4405">
              <w:rPr>
                <w:b/>
                <w:color w:val="000000"/>
                <w:sz w:val="14"/>
                <w:szCs w:val="14"/>
                <w:lang w:eastAsia="nl-BE"/>
              </w:rPr>
              <w:t>Public / local (reported package):</w:t>
            </w:r>
            <w:r w:rsidRPr="009F4405">
              <w:rPr>
                <w:color w:val="000000"/>
                <w:sz w:val="14"/>
                <w:szCs w:val="14"/>
                <w:lang w:eastAsia="nl-BE"/>
              </w:rPr>
              <w:t xml:space="preserve"> up to €13.9 million (GBP £12 million) — Cornwall Council contribution reported in the original funding package.</w:t>
            </w:r>
            <w:r w:rsidRPr="009F4405">
              <w:rPr>
                <w:color w:val="000000"/>
                <w:sz w:val="14"/>
                <w:szCs w:val="14"/>
                <w:lang w:eastAsia="nl-BE"/>
              </w:rPr>
              <w:br/>
            </w:r>
            <w:r w:rsidRPr="009F4405">
              <w:rPr>
                <w:b/>
                <w:color w:val="000000"/>
                <w:sz w:val="14"/>
                <w:szCs w:val="14"/>
                <w:lang w:eastAsia="nl-BE"/>
              </w:rPr>
              <w:t>Public / regional (reported package):</w:t>
            </w:r>
            <w:r w:rsidRPr="009F4405">
              <w:rPr>
                <w:color w:val="000000"/>
                <w:sz w:val="14"/>
                <w:szCs w:val="14"/>
                <w:lang w:eastAsia="nl-BE"/>
              </w:rPr>
              <w:t xml:space="preserve"> €0.58 million (GBP £0.5 million) — Cornwall and Isles of Scilly Local Enterprise Partnership contribution reported in the original funding package.</w:t>
            </w:r>
            <w:r w:rsidRPr="009F4405">
              <w:rPr>
                <w:color w:val="000000"/>
                <w:sz w:val="14"/>
                <w:szCs w:val="14"/>
                <w:lang w:eastAsia="nl-BE"/>
              </w:rPr>
              <w:br/>
            </w:r>
            <w:r w:rsidRPr="009F4405">
              <w:rPr>
                <w:b/>
                <w:color w:val="000000"/>
                <w:sz w:val="14"/>
                <w:szCs w:val="14"/>
                <w:lang w:eastAsia="nl-BE"/>
              </w:rPr>
              <w:t>Private:</w:t>
            </w:r>
            <w:r w:rsidRPr="009F4405">
              <w:rPr>
                <w:color w:val="000000"/>
                <w:sz w:val="14"/>
                <w:szCs w:val="14"/>
                <w:lang w:eastAsia="nl-BE"/>
              </w:rPr>
              <w:t xml:space="preserve"> €2.89 million (GBP £2.5 million) — Virgin Orbit planned additional investment reported for launch-enabling capability at the site.</w:t>
            </w:r>
            <w:r w:rsidRPr="009F4405">
              <w:rPr>
                <w:color w:val="000000"/>
                <w:sz w:val="14"/>
                <w:szCs w:val="14"/>
                <w:lang w:eastAsia="nl-BE"/>
              </w:rPr>
              <w:br/>
            </w:r>
            <w:r w:rsidRPr="009F4405">
              <w:rPr>
                <w:b/>
                <w:color w:val="000000"/>
                <w:sz w:val="14"/>
                <w:szCs w:val="14"/>
                <w:lang w:eastAsia="nl-BE"/>
              </w:rPr>
              <w:t>ESA-linked project funding (not core ownership funding):</w:t>
            </w:r>
            <w:r w:rsidRPr="009F4405">
              <w:rPr>
                <w:color w:val="000000"/>
                <w:sz w:val="14"/>
                <w:szCs w:val="14"/>
                <w:lang w:eastAsia="nl-BE"/>
              </w:rPr>
              <w:t xml:space="preserve"> €1,893,000 — D</w:t>
            </w:r>
            <w:r w:rsidRPr="009F4405">
              <w:rPr>
                <w:color w:val="000000"/>
                <w:sz w:val="14"/>
                <w:szCs w:val="14"/>
                <w:lang w:eastAsia="nl-BE"/>
              </w:rPr>
              <w:noBreakHyphen/>
              <w:t>Orbit Responsive Microlauncher Service / C</w:t>
            </w:r>
            <w:r w:rsidRPr="009F4405">
              <w:rPr>
                <w:color w:val="000000"/>
                <w:sz w:val="14"/>
                <w:szCs w:val="14"/>
                <w:lang w:eastAsia="nl-BE"/>
              </w:rPr>
              <w:noBreakHyphen/>
              <w:t>STS Boost Programme with Spaceport Cornwall as a partner; project funding, not stated as core facility ownership funding.</w:t>
            </w:r>
          </w:p>
        </w:tc>
        <w:tc>
          <w:tcPr>
            <w:tcW w:w="772" w:type="pct"/>
            <w:vAlign w:val="center"/>
            <w:hideMark/>
          </w:tcPr>
          <w:p w14:paraId="0A46A499" w14:textId="77777777" w:rsidR="005444C2" w:rsidRPr="009F4405" w:rsidRDefault="005444C2" w:rsidP="00632FB1">
            <w:pPr>
              <w:spacing w:after="0"/>
              <w:jc w:val="left"/>
              <w:rPr>
                <w:b/>
                <w:color w:val="000000"/>
                <w:sz w:val="14"/>
                <w:szCs w:val="14"/>
                <w:lang w:eastAsia="nl-BE"/>
              </w:rPr>
            </w:pPr>
            <w:r w:rsidRPr="009F4405">
              <w:rPr>
                <w:b/>
                <w:color w:val="000000"/>
                <w:sz w:val="14"/>
                <w:szCs w:val="14"/>
                <w:lang w:eastAsia="nl-BE"/>
              </w:rPr>
              <w:t>Strategic / ownership oversight:</w:t>
            </w:r>
            <w:r w:rsidRPr="009F4405">
              <w:rPr>
                <w:color w:val="000000"/>
                <w:sz w:val="14"/>
                <w:szCs w:val="14"/>
                <w:lang w:eastAsia="nl-BE"/>
              </w:rPr>
              <w:t xml:space="preserve"> Cornwall Council (airport owner) provides strategic oversight and sets project direction.</w:t>
            </w:r>
            <w:r w:rsidRPr="009F4405">
              <w:rPr>
                <w:color w:val="000000"/>
                <w:sz w:val="14"/>
                <w:szCs w:val="14"/>
                <w:lang w:eastAsia="nl-BE"/>
              </w:rPr>
              <w:br/>
            </w:r>
            <w:r w:rsidRPr="009F4405">
              <w:rPr>
                <w:b/>
                <w:color w:val="000000"/>
                <w:sz w:val="14"/>
                <w:szCs w:val="14"/>
                <w:lang w:eastAsia="nl-BE"/>
              </w:rPr>
              <w:t>Long-term strategy / launch capability development:</w:t>
            </w:r>
            <w:r w:rsidRPr="009F4405">
              <w:rPr>
                <w:color w:val="000000"/>
                <w:sz w:val="14"/>
                <w:szCs w:val="14"/>
                <w:lang w:eastAsia="nl-BE"/>
              </w:rPr>
              <w:t xml:space="preserve"> Council Space Sector Development Strategy guides near</w:t>
            </w:r>
            <w:r w:rsidRPr="009F4405">
              <w:rPr>
                <w:color w:val="000000"/>
                <w:sz w:val="14"/>
                <w:szCs w:val="14"/>
                <w:lang w:eastAsia="nl-BE"/>
              </w:rPr>
              <w:noBreakHyphen/>
              <w:t>term development of horizontal launch capability.</w:t>
            </w:r>
            <w:r w:rsidRPr="009F4405">
              <w:rPr>
                <w:color w:val="000000"/>
                <w:sz w:val="14"/>
                <w:szCs w:val="14"/>
                <w:lang w:eastAsia="nl-BE"/>
              </w:rPr>
              <w:br/>
            </w:r>
            <w:r w:rsidRPr="009F4405">
              <w:rPr>
                <w:b/>
                <w:color w:val="000000"/>
                <w:sz w:val="14"/>
                <w:szCs w:val="14"/>
                <w:lang w:eastAsia="nl-BE"/>
              </w:rPr>
              <w:t>Public mission performance oversight:</w:t>
            </w:r>
            <w:r w:rsidRPr="009F4405">
              <w:rPr>
                <w:color w:val="000000"/>
                <w:sz w:val="14"/>
                <w:szCs w:val="14"/>
                <w:lang w:eastAsia="nl-BE"/>
              </w:rPr>
              <w:t xml:space="preserve"> N/A</w:t>
            </w:r>
            <w:r w:rsidRPr="009F4405">
              <w:rPr>
                <w:color w:val="000000"/>
                <w:sz w:val="14"/>
                <w:szCs w:val="14"/>
                <w:lang w:eastAsia="nl-BE"/>
              </w:rPr>
              <w:br/>
            </w:r>
            <w:r w:rsidRPr="009F4405">
              <w:rPr>
                <w:b/>
                <w:color w:val="000000"/>
                <w:sz w:val="14"/>
                <w:szCs w:val="14"/>
                <w:lang w:eastAsia="nl-BE"/>
              </w:rPr>
              <w:t>Regulatory agreements:</w:t>
            </w:r>
            <w:r w:rsidRPr="009F4405">
              <w:rPr>
                <w:color w:val="000000"/>
                <w:sz w:val="14"/>
                <w:szCs w:val="14"/>
                <w:lang w:eastAsia="nl-BE"/>
              </w:rPr>
              <w:t xml:space="preserve"> UK CAA spaceport licence held via Cornwall Airport Limited (CAL); launcher requires a Launch/Return Operator licence; range control for the 2022 campaign was held by Virgin Orbit (per CAA register).</w:t>
            </w:r>
            <w:r w:rsidRPr="009F4405">
              <w:rPr>
                <w:color w:val="000000"/>
                <w:sz w:val="14"/>
                <w:szCs w:val="14"/>
                <w:lang w:eastAsia="nl-BE"/>
              </w:rPr>
              <w:br/>
            </w:r>
            <w:r w:rsidRPr="009F4405">
              <w:rPr>
                <w:b/>
                <w:color w:val="000000"/>
                <w:sz w:val="14"/>
                <w:szCs w:val="14"/>
                <w:lang w:eastAsia="nl-BE"/>
              </w:rPr>
              <w:t>Commercial utilization agreement:</w:t>
            </w:r>
            <w:r w:rsidRPr="009F4405">
              <w:rPr>
                <w:color w:val="000000"/>
                <w:sz w:val="14"/>
                <w:szCs w:val="14"/>
                <w:lang w:eastAsia="nl-BE"/>
              </w:rPr>
              <w:t xml:space="preserve"> N/A</w:t>
            </w:r>
            <w:r w:rsidRPr="009F4405">
              <w:rPr>
                <w:color w:val="000000"/>
                <w:sz w:val="14"/>
                <w:szCs w:val="14"/>
                <w:lang w:eastAsia="nl-BE"/>
              </w:rPr>
              <w:br/>
            </w:r>
            <w:r w:rsidRPr="009F4405">
              <w:rPr>
                <w:b/>
                <w:color w:val="000000"/>
                <w:sz w:val="14"/>
                <w:szCs w:val="14"/>
                <w:lang w:eastAsia="nl-BE"/>
              </w:rPr>
              <w:t>Go / no-go decision-maker:</w:t>
            </w:r>
            <w:r w:rsidRPr="009F4405">
              <w:rPr>
                <w:color w:val="000000"/>
                <w:sz w:val="14"/>
                <w:szCs w:val="14"/>
                <w:lang w:eastAsia="nl-BE"/>
              </w:rPr>
              <w:t xml:space="preserve"> N/A</w:t>
            </w:r>
          </w:p>
        </w:tc>
        <w:tc>
          <w:tcPr>
            <w:tcW w:w="772" w:type="pct"/>
            <w:vAlign w:val="center"/>
            <w:hideMark/>
          </w:tcPr>
          <w:p w14:paraId="53252A0B" w14:textId="77777777" w:rsidR="005444C2" w:rsidRPr="009F4405" w:rsidRDefault="005444C2" w:rsidP="00632FB1">
            <w:pPr>
              <w:spacing w:after="0"/>
              <w:jc w:val="left"/>
              <w:rPr>
                <w:b/>
                <w:color w:val="000000"/>
                <w:sz w:val="14"/>
                <w:szCs w:val="14"/>
                <w:lang w:eastAsia="nl-BE"/>
              </w:rPr>
            </w:pPr>
            <w:r w:rsidRPr="009F4405">
              <w:rPr>
                <w:b/>
                <w:color w:val="000000"/>
                <w:sz w:val="14"/>
                <w:szCs w:val="14"/>
                <w:lang w:eastAsia="nl-BE"/>
              </w:rPr>
              <w:t>Site operators:</w:t>
            </w:r>
            <w:r w:rsidRPr="009F4405">
              <w:rPr>
                <w:color w:val="000000"/>
                <w:sz w:val="14"/>
                <w:szCs w:val="14"/>
                <w:lang w:eastAsia="nl-BE"/>
              </w:rPr>
              <w:t xml:space="preserve"> Cornwall Airport Limited / Cornwall Airport Newquay (Spaceport Cornwall).</w:t>
            </w:r>
            <w:r w:rsidRPr="009F4405">
              <w:rPr>
                <w:color w:val="000000"/>
                <w:sz w:val="14"/>
                <w:szCs w:val="14"/>
                <w:lang w:eastAsia="nl-BE"/>
              </w:rPr>
              <w:br/>
            </w:r>
            <w:r w:rsidRPr="009F4405">
              <w:rPr>
                <w:b/>
                <w:color w:val="000000"/>
                <w:sz w:val="14"/>
                <w:szCs w:val="14"/>
                <w:lang w:eastAsia="nl-BE"/>
              </w:rPr>
              <w:t>Range safety:</w:t>
            </w:r>
            <w:r w:rsidRPr="009F4405">
              <w:rPr>
                <w:color w:val="000000"/>
                <w:sz w:val="14"/>
                <w:szCs w:val="14"/>
                <w:lang w:eastAsia="nl-BE"/>
              </w:rPr>
              <w:t xml:space="preserve"> CAA</w:t>
            </w:r>
            <w:r w:rsidRPr="009F4405">
              <w:rPr>
                <w:color w:val="000000"/>
                <w:sz w:val="14"/>
                <w:szCs w:val="14"/>
                <w:lang w:eastAsia="nl-BE"/>
              </w:rPr>
              <w:noBreakHyphen/>
              <w:t>regulated; range control for the 2022 campaign held by Virgin Orbit under a Newquay range control licence.</w:t>
            </w:r>
            <w:r w:rsidRPr="009F4405">
              <w:rPr>
                <w:color w:val="000000"/>
                <w:sz w:val="14"/>
                <w:szCs w:val="14"/>
                <w:lang w:eastAsia="nl-BE"/>
              </w:rPr>
              <w:br/>
            </w:r>
            <w:r w:rsidRPr="009F4405">
              <w:rPr>
                <w:b/>
                <w:color w:val="000000"/>
                <w:sz w:val="14"/>
                <w:szCs w:val="14"/>
                <w:lang w:eastAsia="nl-BE"/>
              </w:rPr>
              <w:t>Other:</w:t>
            </w:r>
            <w:r w:rsidRPr="009F4405">
              <w:rPr>
                <w:color w:val="000000"/>
                <w:sz w:val="14"/>
                <w:szCs w:val="14"/>
                <w:lang w:eastAsia="nl-BE"/>
              </w:rPr>
              <w:t xml:space="preserve"> Integrated airport</w:t>
            </w:r>
            <w:r w:rsidRPr="009F4405">
              <w:rPr>
                <w:color w:val="000000"/>
                <w:sz w:val="14"/>
                <w:szCs w:val="14"/>
                <w:lang w:eastAsia="nl-BE"/>
              </w:rPr>
              <w:noBreakHyphen/>
              <w:t>spaceport model (airport runs business</w:t>
            </w:r>
            <w:r w:rsidRPr="009F4405">
              <w:rPr>
                <w:color w:val="000000"/>
                <w:sz w:val="14"/>
                <w:szCs w:val="14"/>
                <w:lang w:eastAsia="nl-BE"/>
              </w:rPr>
              <w:noBreakHyphen/>
              <w:t>as</w:t>
            </w:r>
            <w:r w:rsidRPr="009F4405">
              <w:rPr>
                <w:color w:val="000000"/>
                <w:sz w:val="14"/>
                <w:szCs w:val="14"/>
                <w:lang w:eastAsia="nl-BE"/>
              </w:rPr>
              <w:noBreakHyphen/>
              <w:t>usual until launch ops).</w:t>
            </w:r>
          </w:p>
        </w:tc>
        <w:tc>
          <w:tcPr>
            <w:tcW w:w="772" w:type="pct"/>
            <w:vAlign w:val="center"/>
            <w:hideMark/>
          </w:tcPr>
          <w:p w14:paraId="53CAC522"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Cornwall Airport Newquay / Cornwall Airport Limited - airport infrastructure and operational services underpin the spaceport model. Virgin Orbit UK / Virgin Orbit, LLC- horizontal launch with LauncherOne from Cornwall; grant-backed operational capability; CAA register lists launch and range licences for Virgin Orbit in 2022; CAA register now marks Virgin Orbit LLC as defunct.</w:t>
            </w:r>
            <w:r w:rsidRPr="009F4405">
              <w:rPr>
                <w:color w:val="000000"/>
                <w:sz w:val="14"/>
                <w:szCs w:val="14"/>
                <w:lang w:eastAsia="nl-BE"/>
              </w:rPr>
              <w:br/>
              <w:t>UK Space Agency - grant support for horizontal launch capability from Cornwall.</w:t>
            </w:r>
            <w:r w:rsidRPr="009F4405">
              <w:rPr>
                <w:color w:val="000000"/>
                <w:sz w:val="14"/>
                <w:szCs w:val="14"/>
                <w:lang w:eastAsia="nl-BE"/>
              </w:rPr>
              <w:br/>
              <w:t>D</w:t>
            </w:r>
            <w:r w:rsidRPr="009F4405">
              <w:rPr>
                <w:color w:val="000000"/>
                <w:sz w:val="14"/>
                <w:szCs w:val="14"/>
                <w:lang w:eastAsia="nl-BE"/>
              </w:rPr>
              <w:noBreakHyphen/>
              <w:t>Orbit - end-to-end microlauncher service project; service based at Spaceport Cornwall Centre for Space Technologies.</w:t>
            </w:r>
            <w:r w:rsidRPr="009F4405">
              <w:rPr>
                <w:color w:val="000000"/>
                <w:sz w:val="14"/>
                <w:szCs w:val="14"/>
                <w:lang w:eastAsia="nl-BE"/>
              </w:rPr>
              <w:br/>
              <w:t>Atlantic Spaceport Consortium - close ties with D</w:t>
            </w:r>
            <w:r w:rsidRPr="009F4405">
              <w:rPr>
                <w:color w:val="000000"/>
                <w:sz w:val="14"/>
                <w:szCs w:val="14"/>
                <w:lang w:eastAsia="nl-BE"/>
              </w:rPr>
              <w:noBreakHyphen/>
              <w:t>Orbit service project supported through ESA Boost!.</w:t>
            </w:r>
            <w:r w:rsidRPr="009F4405">
              <w:rPr>
                <w:color w:val="000000"/>
                <w:sz w:val="14"/>
                <w:szCs w:val="14"/>
                <w:lang w:eastAsia="nl-BE"/>
              </w:rPr>
              <w:br/>
              <w:t>Wholeship Ltd / National Drone Hub - combined use of facilities and expertise across Cornwall sites for future air and space operations.</w:t>
            </w:r>
            <w:r w:rsidRPr="009F4405">
              <w:rPr>
                <w:color w:val="000000"/>
                <w:sz w:val="14"/>
                <w:szCs w:val="14"/>
                <w:lang w:eastAsia="nl-BE"/>
              </w:rPr>
              <w:br/>
              <w:t>Civil Aviation Authority / Department for Transport - regulatory and future airspace collaboration context explicitly referenced in the Wholeship MoU announcement.</w:t>
            </w:r>
          </w:p>
        </w:tc>
      </w:tr>
      <w:tr w:rsidR="001D1A53" w:rsidRPr="009F4405" w14:paraId="14A20243" w14:textId="77777777" w:rsidTr="00632FB1">
        <w:trPr>
          <w:trHeight w:val="20"/>
        </w:trPr>
        <w:tc>
          <w:tcPr>
            <w:tcW w:w="346" w:type="pct"/>
            <w:shd w:val="clear" w:color="auto" w:fill="F2F2F2" w:themeFill="text2" w:themeFillShade="F2"/>
            <w:vAlign w:val="center"/>
            <w:hideMark/>
          </w:tcPr>
          <w:p w14:paraId="3D11FDB4"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lastRenderedPageBreak/>
              <w:t>NewSky Spaceport (El Hierro Launch Center)</w:t>
            </w:r>
          </w:p>
        </w:tc>
        <w:tc>
          <w:tcPr>
            <w:tcW w:w="397" w:type="pct"/>
            <w:vAlign w:val="center"/>
            <w:hideMark/>
          </w:tcPr>
          <w:p w14:paraId="763EACA4"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El Hierro</w:t>
            </w:r>
          </w:p>
        </w:tc>
        <w:tc>
          <w:tcPr>
            <w:tcW w:w="397" w:type="pct"/>
            <w:vAlign w:val="center"/>
            <w:hideMark/>
          </w:tcPr>
          <w:p w14:paraId="5D721001"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Launch Facilities</w:t>
            </w:r>
          </w:p>
        </w:tc>
        <w:tc>
          <w:tcPr>
            <w:tcW w:w="772" w:type="pct"/>
            <w:vAlign w:val="center"/>
            <w:hideMark/>
          </w:tcPr>
          <w:p w14:paraId="631A9651" w14:textId="77777777" w:rsidR="005444C2" w:rsidRPr="009F4405" w:rsidRDefault="005444C2" w:rsidP="00632FB1">
            <w:pPr>
              <w:spacing w:after="0"/>
              <w:jc w:val="left"/>
              <w:rPr>
                <w:b/>
                <w:color w:val="000000"/>
                <w:sz w:val="14"/>
                <w:szCs w:val="14"/>
                <w:lang w:eastAsia="nl-BE"/>
              </w:rPr>
            </w:pPr>
            <w:r w:rsidRPr="009F4405">
              <w:rPr>
                <w:b/>
                <w:color w:val="000000"/>
                <w:sz w:val="14"/>
                <w:szCs w:val="14"/>
                <w:lang w:eastAsia="nl-BE"/>
              </w:rPr>
              <w:t>Owner:</w:t>
            </w:r>
            <w:r w:rsidRPr="009F4405">
              <w:rPr>
                <w:color w:val="000000"/>
                <w:sz w:val="14"/>
                <w:szCs w:val="14"/>
                <w:lang w:eastAsia="nl-BE"/>
              </w:rPr>
              <w:t xml:space="preserve"> INTA (Instituto Nacional de Técnica Aeroespacial).</w:t>
            </w:r>
            <w:r w:rsidRPr="009F4405">
              <w:rPr>
                <w:color w:val="000000"/>
                <w:sz w:val="14"/>
                <w:szCs w:val="14"/>
                <w:lang w:eastAsia="nl-BE"/>
              </w:rPr>
              <w:br/>
              <w:t>civil-use only launch centre for micro- and nanosatellites.</w:t>
            </w:r>
            <w:r w:rsidRPr="009F4405">
              <w:rPr>
                <w:color w:val="000000"/>
                <w:sz w:val="14"/>
                <w:szCs w:val="14"/>
                <w:lang w:eastAsia="nl-BE"/>
              </w:rPr>
              <w:br/>
            </w:r>
            <w:r w:rsidRPr="009F4405">
              <w:rPr>
                <w:b/>
                <w:color w:val="000000"/>
                <w:sz w:val="14"/>
                <w:szCs w:val="14"/>
                <w:lang w:eastAsia="nl-BE"/>
              </w:rPr>
              <w:t>Legal basis:</w:t>
            </w:r>
            <w:r w:rsidRPr="009F4405">
              <w:rPr>
                <w:color w:val="000000"/>
                <w:sz w:val="14"/>
                <w:szCs w:val="14"/>
                <w:lang w:eastAsia="nl-BE"/>
              </w:rPr>
              <w:t xml:space="preserve"> proposed project by INTA to create a spaceport on El Hierro, in El Pinar, Canary Islands, Spain.</w:t>
            </w:r>
            <w:r w:rsidRPr="009F4405">
              <w:rPr>
                <w:color w:val="000000"/>
                <w:sz w:val="14"/>
                <w:szCs w:val="14"/>
                <w:lang w:eastAsia="nl-BE"/>
              </w:rPr>
              <w:br/>
            </w:r>
            <w:r w:rsidRPr="009F4405">
              <w:rPr>
                <w:b/>
                <w:color w:val="000000"/>
                <w:sz w:val="14"/>
                <w:szCs w:val="14"/>
                <w:lang w:eastAsia="nl-BE"/>
              </w:rPr>
              <w:t>Majority/Minority:</w:t>
            </w:r>
            <w:r w:rsidRPr="009F4405">
              <w:rPr>
                <w:color w:val="000000"/>
                <w:sz w:val="14"/>
                <w:szCs w:val="14"/>
                <w:lang w:eastAsia="nl-BE"/>
              </w:rPr>
              <w:t xml:space="preserve"> Not specified</w:t>
            </w:r>
            <w:r w:rsidRPr="009F4405">
              <w:rPr>
                <w:color w:val="000000"/>
                <w:sz w:val="14"/>
                <w:szCs w:val="14"/>
                <w:lang w:eastAsia="nl-BE"/>
              </w:rPr>
              <w:br/>
            </w:r>
            <w:r w:rsidRPr="009F4405">
              <w:rPr>
                <w:b/>
                <w:color w:val="000000"/>
                <w:sz w:val="14"/>
                <w:szCs w:val="14"/>
                <w:lang w:eastAsia="nl-BE"/>
              </w:rPr>
              <w:t>EU/non-EU:</w:t>
            </w:r>
            <w:r w:rsidRPr="009F4405">
              <w:rPr>
                <w:color w:val="000000"/>
                <w:sz w:val="14"/>
                <w:szCs w:val="14"/>
                <w:lang w:eastAsia="nl-BE"/>
              </w:rPr>
              <w:t xml:space="preserve"> Spain / EU</w:t>
            </w:r>
          </w:p>
        </w:tc>
        <w:tc>
          <w:tcPr>
            <w:tcW w:w="772" w:type="pct"/>
            <w:vAlign w:val="center"/>
            <w:hideMark/>
          </w:tcPr>
          <w:p w14:paraId="0E058F0D"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NA</w:t>
            </w:r>
          </w:p>
        </w:tc>
        <w:tc>
          <w:tcPr>
            <w:tcW w:w="772" w:type="pct"/>
            <w:vAlign w:val="center"/>
            <w:hideMark/>
          </w:tcPr>
          <w:p w14:paraId="064D8F3D" w14:textId="77777777" w:rsidR="005444C2" w:rsidRPr="009F4405" w:rsidRDefault="005444C2" w:rsidP="00632FB1">
            <w:pPr>
              <w:spacing w:after="0"/>
              <w:jc w:val="left"/>
              <w:rPr>
                <w:b/>
                <w:color w:val="000000"/>
                <w:sz w:val="14"/>
                <w:szCs w:val="14"/>
                <w:lang w:eastAsia="nl-BE"/>
              </w:rPr>
            </w:pPr>
            <w:r w:rsidRPr="009F4405">
              <w:rPr>
                <w:b/>
                <w:color w:val="000000"/>
                <w:sz w:val="14"/>
                <w:szCs w:val="14"/>
                <w:lang w:eastAsia="nl-BE"/>
              </w:rPr>
              <w:t>Strategic / ownership oversight:</w:t>
            </w:r>
            <w:r w:rsidRPr="009F4405">
              <w:rPr>
                <w:color w:val="000000"/>
                <w:sz w:val="14"/>
                <w:szCs w:val="14"/>
                <w:lang w:eastAsia="nl-BE"/>
              </w:rPr>
              <w:t xml:space="preserve"> Project lead in retrieved sources: INTA (Spain).</w:t>
            </w:r>
            <w:r w:rsidRPr="009F4405">
              <w:rPr>
                <w:color w:val="000000"/>
                <w:sz w:val="14"/>
                <w:szCs w:val="14"/>
                <w:lang w:eastAsia="nl-BE"/>
              </w:rPr>
              <w:br/>
            </w:r>
            <w:r w:rsidRPr="009F4405">
              <w:rPr>
                <w:b/>
                <w:color w:val="000000"/>
                <w:sz w:val="14"/>
                <w:szCs w:val="14"/>
                <w:lang w:eastAsia="nl-BE"/>
              </w:rPr>
              <w:t>Long-term strategy / launch capability development:</w:t>
            </w:r>
            <w:r w:rsidRPr="009F4405">
              <w:rPr>
                <w:color w:val="000000"/>
                <w:sz w:val="14"/>
                <w:szCs w:val="14"/>
                <w:lang w:eastAsia="nl-BE"/>
              </w:rPr>
              <w:t xml:space="preserve"> N/A</w:t>
            </w:r>
            <w:r w:rsidRPr="009F4405">
              <w:rPr>
                <w:color w:val="000000"/>
                <w:sz w:val="14"/>
                <w:szCs w:val="14"/>
                <w:lang w:eastAsia="nl-BE"/>
              </w:rPr>
              <w:br/>
            </w:r>
            <w:r w:rsidRPr="009F4405">
              <w:rPr>
                <w:b/>
                <w:color w:val="000000"/>
                <w:sz w:val="14"/>
                <w:szCs w:val="14"/>
                <w:lang w:eastAsia="nl-BE"/>
              </w:rPr>
              <w:t>Public mission performance oversight:</w:t>
            </w:r>
            <w:r w:rsidRPr="009F4405">
              <w:rPr>
                <w:color w:val="000000"/>
                <w:sz w:val="14"/>
                <w:szCs w:val="14"/>
                <w:lang w:eastAsia="nl-BE"/>
              </w:rPr>
              <w:t xml:space="preserve"> N/A</w:t>
            </w:r>
            <w:r w:rsidRPr="009F4405">
              <w:rPr>
                <w:color w:val="000000"/>
                <w:sz w:val="14"/>
                <w:szCs w:val="14"/>
                <w:lang w:eastAsia="nl-BE"/>
              </w:rPr>
              <w:br/>
            </w:r>
            <w:r w:rsidRPr="009F4405">
              <w:rPr>
                <w:b/>
                <w:color w:val="000000"/>
                <w:sz w:val="14"/>
                <w:szCs w:val="14"/>
                <w:lang w:eastAsia="nl-BE"/>
              </w:rPr>
              <w:t>Regulatory agreements:</w:t>
            </w:r>
            <w:r w:rsidRPr="009F4405">
              <w:rPr>
                <w:color w:val="000000"/>
                <w:sz w:val="14"/>
                <w:szCs w:val="14"/>
                <w:lang w:eastAsia="nl-BE"/>
              </w:rPr>
              <w:t xml:space="preserve"> Feasibility process noted (commission created in 1997) and local opposition reported; no current operating licence identified in retrieved sources.</w:t>
            </w:r>
            <w:r w:rsidRPr="009F4405">
              <w:rPr>
                <w:color w:val="000000"/>
                <w:sz w:val="14"/>
                <w:szCs w:val="14"/>
                <w:lang w:eastAsia="nl-BE"/>
              </w:rPr>
              <w:br/>
            </w:r>
            <w:r w:rsidRPr="009F4405">
              <w:rPr>
                <w:b/>
                <w:color w:val="000000"/>
                <w:sz w:val="14"/>
                <w:szCs w:val="14"/>
                <w:lang w:eastAsia="nl-BE"/>
              </w:rPr>
              <w:t>Commercial utilization agreement:</w:t>
            </w:r>
            <w:r w:rsidRPr="009F4405">
              <w:rPr>
                <w:color w:val="000000"/>
                <w:sz w:val="14"/>
                <w:szCs w:val="14"/>
                <w:lang w:eastAsia="nl-BE"/>
              </w:rPr>
              <w:t xml:space="preserve"> N/A</w:t>
            </w:r>
            <w:r w:rsidRPr="009F4405">
              <w:rPr>
                <w:color w:val="000000"/>
                <w:sz w:val="14"/>
                <w:szCs w:val="14"/>
                <w:lang w:eastAsia="nl-BE"/>
              </w:rPr>
              <w:br/>
            </w:r>
            <w:r w:rsidRPr="009F4405">
              <w:rPr>
                <w:b/>
                <w:color w:val="000000"/>
                <w:sz w:val="14"/>
                <w:szCs w:val="14"/>
                <w:lang w:eastAsia="nl-BE"/>
              </w:rPr>
              <w:t>Go / no-go decision-maker:</w:t>
            </w:r>
            <w:r w:rsidRPr="009F4405">
              <w:rPr>
                <w:color w:val="000000"/>
                <w:sz w:val="14"/>
                <w:szCs w:val="14"/>
                <w:lang w:eastAsia="nl-BE"/>
              </w:rPr>
              <w:t xml:space="preserve"> N/A</w:t>
            </w:r>
          </w:p>
        </w:tc>
        <w:tc>
          <w:tcPr>
            <w:tcW w:w="772" w:type="pct"/>
            <w:vAlign w:val="center"/>
            <w:hideMark/>
          </w:tcPr>
          <w:p w14:paraId="687CBC66" w14:textId="77777777" w:rsidR="005444C2" w:rsidRPr="009F4405" w:rsidRDefault="005444C2" w:rsidP="00632FB1">
            <w:pPr>
              <w:spacing w:after="0"/>
              <w:jc w:val="left"/>
              <w:rPr>
                <w:b/>
                <w:color w:val="000000"/>
                <w:sz w:val="14"/>
                <w:szCs w:val="14"/>
                <w:lang w:eastAsia="nl-BE"/>
              </w:rPr>
            </w:pPr>
            <w:r w:rsidRPr="009F4405">
              <w:rPr>
                <w:b/>
                <w:color w:val="000000"/>
                <w:sz w:val="14"/>
                <w:szCs w:val="14"/>
                <w:lang w:eastAsia="nl-BE"/>
              </w:rPr>
              <w:t>Site operators:</w:t>
            </w:r>
            <w:r w:rsidRPr="009F4405">
              <w:rPr>
                <w:color w:val="000000"/>
                <w:sz w:val="14"/>
                <w:szCs w:val="14"/>
                <w:lang w:eastAsia="nl-BE"/>
              </w:rPr>
              <w:t xml:space="preserve"> To be defined when the site is operational.</w:t>
            </w:r>
            <w:r w:rsidRPr="009F4405">
              <w:rPr>
                <w:color w:val="000000"/>
                <w:sz w:val="14"/>
                <w:szCs w:val="14"/>
                <w:lang w:eastAsia="nl-BE"/>
              </w:rPr>
              <w:br/>
            </w:r>
            <w:r w:rsidRPr="009F4405">
              <w:rPr>
                <w:b/>
                <w:color w:val="000000"/>
                <w:sz w:val="14"/>
                <w:szCs w:val="14"/>
                <w:lang w:eastAsia="nl-BE"/>
              </w:rPr>
              <w:t>Range safety:</w:t>
            </w:r>
            <w:r w:rsidRPr="009F4405">
              <w:rPr>
                <w:color w:val="000000"/>
                <w:sz w:val="14"/>
                <w:szCs w:val="14"/>
                <w:lang w:eastAsia="nl-BE"/>
              </w:rPr>
              <w:t xml:space="preserve"> To be defined when the site is operational.</w:t>
            </w:r>
            <w:r w:rsidRPr="009F4405">
              <w:rPr>
                <w:color w:val="000000"/>
                <w:sz w:val="14"/>
                <w:szCs w:val="14"/>
                <w:lang w:eastAsia="nl-BE"/>
              </w:rPr>
              <w:br/>
            </w:r>
            <w:r w:rsidRPr="009F4405">
              <w:rPr>
                <w:b/>
                <w:color w:val="000000"/>
                <w:sz w:val="14"/>
                <w:szCs w:val="14"/>
                <w:lang w:eastAsia="nl-BE"/>
              </w:rPr>
              <w:t>Other:</w:t>
            </w:r>
            <w:r w:rsidRPr="009F4405">
              <w:rPr>
                <w:color w:val="000000"/>
                <w:sz w:val="14"/>
                <w:szCs w:val="14"/>
                <w:lang w:eastAsia="nl-BE"/>
              </w:rPr>
              <w:t xml:space="preserve"> To be defined when the site is operational.</w:t>
            </w:r>
          </w:p>
        </w:tc>
        <w:tc>
          <w:tcPr>
            <w:tcW w:w="772" w:type="pct"/>
            <w:vAlign w:val="center"/>
            <w:hideMark/>
          </w:tcPr>
          <w:p w14:paraId="14547976"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Confirmed formal partner agreements: none found in the retrieved sources. Historical programme linkage: Capricornio / Minisat 01 , historical link cited as the original launch rationale in the 1990s plan. Potential commercial interest mentioned (not a confirmed partnership): PLD Space , cited in a European Parliament question as having announced plans to set up a launch site on either El Hierro or Gran Canaria; no formal partnership with INTA found in the retrieved sources</w:t>
            </w:r>
          </w:p>
        </w:tc>
      </w:tr>
      <w:tr w:rsidR="001D1A53" w:rsidRPr="009F4405" w14:paraId="414EE8BD" w14:textId="77777777" w:rsidTr="00632FB1">
        <w:trPr>
          <w:trHeight w:val="20"/>
        </w:trPr>
        <w:tc>
          <w:tcPr>
            <w:tcW w:w="346" w:type="pct"/>
            <w:shd w:val="clear" w:color="auto" w:fill="F2F2F2" w:themeFill="text2" w:themeFillShade="F2"/>
            <w:vAlign w:val="center"/>
            <w:hideMark/>
          </w:tcPr>
          <w:p w14:paraId="263D7AAA"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Esrange Space Center</w:t>
            </w:r>
          </w:p>
        </w:tc>
        <w:tc>
          <w:tcPr>
            <w:tcW w:w="397" w:type="pct"/>
            <w:vAlign w:val="center"/>
            <w:hideMark/>
          </w:tcPr>
          <w:p w14:paraId="1F9799AF"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Esrange</w:t>
            </w:r>
          </w:p>
        </w:tc>
        <w:tc>
          <w:tcPr>
            <w:tcW w:w="397" w:type="pct"/>
            <w:vAlign w:val="center"/>
            <w:hideMark/>
          </w:tcPr>
          <w:p w14:paraId="15EFA4D2"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Launch Facilities</w:t>
            </w:r>
          </w:p>
        </w:tc>
        <w:tc>
          <w:tcPr>
            <w:tcW w:w="772" w:type="pct"/>
            <w:vAlign w:val="center"/>
            <w:hideMark/>
          </w:tcPr>
          <w:p w14:paraId="0A382F5A" w14:textId="1E5143E8" w:rsidR="005444C2" w:rsidRPr="009F4405" w:rsidRDefault="005444C2" w:rsidP="00632FB1">
            <w:pPr>
              <w:spacing w:after="0"/>
              <w:jc w:val="left"/>
              <w:rPr>
                <w:b/>
                <w:color w:val="000000"/>
                <w:sz w:val="14"/>
                <w:szCs w:val="14"/>
                <w:lang w:eastAsia="nl-BE"/>
              </w:rPr>
            </w:pPr>
            <w:r w:rsidRPr="009F4405">
              <w:rPr>
                <w:b/>
                <w:color w:val="000000"/>
                <w:sz w:val="14"/>
                <w:szCs w:val="14"/>
                <w:lang w:eastAsia="nl-BE"/>
              </w:rPr>
              <w:t>Owner:</w:t>
            </w:r>
            <w:r w:rsidRPr="009F4405">
              <w:rPr>
                <w:color w:val="000000"/>
                <w:sz w:val="14"/>
                <w:szCs w:val="14"/>
                <w:lang w:eastAsia="nl-BE"/>
              </w:rPr>
              <w:t xml:space="preserve"> SSC Space (formerly Swedish Space Corporation)</w:t>
            </w:r>
            <w:r w:rsidRPr="009F4405">
              <w:rPr>
                <w:color w:val="000000"/>
                <w:sz w:val="14"/>
                <w:szCs w:val="14"/>
                <w:lang w:eastAsia="nl-BE"/>
              </w:rPr>
              <w:br/>
            </w:r>
            <w:r w:rsidRPr="009F4405">
              <w:rPr>
                <w:b/>
                <w:color w:val="000000"/>
                <w:sz w:val="14"/>
                <w:szCs w:val="14"/>
                <w:lang w:eastAsia="nl-BE"/>
              </w:rPr>
              <w:t>Legal basis:</w:t>
            </w:r>
            <w:r w:rsidRPr="009F4405">
              <w:rPr>
                <w:color w:val="000000"/>
                <w:sz w:val="14"/>
                <w:szCs w:val="14"/>
                <w:lang w:eastAsia="nl-BE"/>
              </w:rPr>
              <w:t xml:space="preserve"> SSC governance based on the state owner directive, articles of association, and Swedish state ownership policy; SSC states that its purpose includes responsibility for the operation of Esrange Space Center</w:t>
            </w:r>
            <w:r w:rsidRPr="009F4405">
              <w:rPr>
                <w:color w:val="000000"/>
                <w:sz w:val="14"/>
                <w:szCs w:val="14"/>
                <w:lang w:eastAsia="nl-BE"/>
              </w:rPr>
              <w:br/>
            </w:r>
            <w:r w:rsidRPr="009F4405">
              <w:rPr>
                <w:b/>
                <w:color w:val="000000"/>
                <w:sz w:val="14"/>
                <w:szCs w:val="14"/>
                <w:lang w:eastAsia="nl-BE"/>
              </w:rPr>
              <w:t>Majority/Minority:</w:t>
            </w:r>
            <w:r w:rsidRPr="009F4405">
              <w:rPr>
                <w:color w:val="000000"/>
                <w:sz w:val="14"/>
                <w:szCs w:val="14"/>
                <w:lang w:eastAsia="nl-BE"/>
              </w:rPr>
              <w:t xml:space="preserve"> 100% state-owned / majority public; all shares of SSC owned by the Swedish Government</w:t>
            </w:r>
            <w:r w:rsidRPr="009F4405">
              <w:rPr>
                <w:color w:val="000000"/>
                <w:sz w:val="14"/>
                <w:szCs w:val="14"/>
                <w:lang w:eastAsia="nl-BE"/>
              </w:rPr>
              <w:br/>
            </w:r>
            <w:r w:rsidRPr="009F4405">
              <w:rPr>
                <w:b/>
                <w:color w:val="000000"/>
                <w:sz w:val="14"/>
                <w:szCs w:val="14"/>
                <w:lang w:eastAsia="nl-BE"/>
              </w:rPr>
              <w:t>EU/non-EU:</w:t>
            </w:r>
            <w:r w:rsidRPr="009F4405">
              <w:rPr>
                <w:color w:val="000000"/>
                <w:sz w:val="14"/>
                <w:szCs w:val="14"/>
                <w:lang w:eastAsia="nl-BE"/>
              </w:rPr>
              <w:t xml:space="preserve"> EU public owner (Sweden)</w:t>
            </w:r>
          </w:p>
        </w:tc>
        <w:tc>
          <w:tcPr>
            <w:tcW w:w="772" w:type="pct"/>
            <w:vAlign w:val="center"/>
            <w:hideMark/>
          </w:tcPr>
          <w:p w14:paraId="287D4BF0" w14:textId="23828826" w:rsidR="005444C2" w:rsidRPr="009F4405" w:rsidRDefault="005444C2" w:rsidP="00632FB1">
            <w:pPr>
              <w:spacing w:after="0"/>
              <w:jc w:val="left"/>
              <w:rPr>
                <w:b/>
                <w:color w:val="000000"/>
                <w:sz w:val="14"/>
                <w:szCs w:val="14"/>
                <w:lang w:eastAsia="nl-BE"/>
              </w:rPr>
            </w:pPr>
            <w:r w:rsidRPr="009F4405">
              <w:rPr>
                <w:b/>
                <w:color w:val="000000"/>
                <w:sz w:val="14"/>
                <w:szCs w:val="14"/>
                <w:lang w:eastAsia="nl-BE"/>
              </w:rPr>
              <w:t>Total fundings:</w:t>
            </w:r>
            <w:r w:rsidRPr="009F4405">
              <w:rPr>
                <w:color w:val="000000"/>
                <w:sz w:val="14"/>
                <w:szCs w:val="14"/>
                <w:lang w:eastAsia="nl-BE"/>
              </w:rPr>
              <w:t xml:space="preserve"> €67.4 million</w:t>
            </w:r>
            <w:r w:rsidRPr="009F4405">
              <w:rPr>
                <w:color w:val="000000"/>
                <w:sz w:val="14"/>
                <w:szCs w:val="14"/>
                <w:lang w:eastAsia="nl-BE"/>
              </w:rPr>
              <w:br/>
            </w:r>
            <w:r w:rsidRPr="009F4405">
              <w:rPr>
                <w:b/>
                <w:color w:val="000000"/>
                <w:sz w:val="14"/>
                <w:szCs w:val="14"/>
                <w:lang w:eastAsia="nl-BE"/>
              </w:rPr>
              <w:t>Public / national:</w:t>
            </w:r>
            <w:r w:rsidRPr="009F4405">
              <w:rPr>
                <w:color w:val="000000"/>
                <w:sz w:val="14"/>
                <w:szCs w:val="14"/>
                <w:lang w:eastAsia="nl-BE"/>
              </w:rPr>
              <w:t xml:space="preserve"> €5.42 million (SEK 58 million) (SNSA 2023 line for Esrange)</w:t>
            </w:r>
            <w:r w:rsidRPr="009F4405">
              <w:rPr>
                <w:color w:val="000000"/>
                <w:sz w:val="14"/>
                <w:szCs w:val="14"/>
                <w:lang w:eastAsia="nl-BE"/>
              </w:rPr>
              <w:br/>
            </w:r>
            <w:r w:rsidRPr="009F4405">
              <w:rPr>
                <w:b/>
                <w:color w:val="000000"/>
                <w:sz w:val="14"/>
                <w:szCs w:val="14"/>
                <w:lang w:eastAsia="nl-BE"/>
              </w:rPr>
              <w:t>Loan:</w:t>
            </w:r>
            <w:r w:rsidRPr="009F4405">
              <w:rPr>
                <w:color w:val="000000"/>
                <w:sz w:val="14"/>
                <w:szCs w:val="14"/>
                <w:lang w:eastAsia="nl-BE"/>
              </w:rPr>
              <w:t xml:space="preserve"> EUR 12 million from Nordic Investment Bank (NIB) for the new spaceport / launch capability at Esrange</w:t>
            </w:r>
            <w:r w:rsidRPr="009F4405">
              <w:rPr>
                <w:color w:val="000000"/>
                <w:sz w:val="14"/>
                <w:szCs w:val="14"/>
                <w:lang w:eastAsia="nl-BE"/>
              </w:rPr>
              <w:br/>
            </w:r>
            <w:r w:rsidRPr="009F4405">
              <w:rPr>
                <w:b/>
                <w:color w:val="000000"/>
                <w:sz w:val="14"/>
                <w:szCs w:val="14"/>
                <w:lang w:eastAsia="nl-BE"/>
              </w:rPr>
              <w:t>Broader modernization envelope:</w:t>
            </w:r>
            <w:r w:rsidRPr="009F4405">
              <w:rPr>
                <w:color w:val="000000"/>
                <w:sz w:val="14"/>
                <w:szCs w:val="14"/>
                <w:lang w:eastAsia="nl-BE"/>
              </w:rPr>
              <w:t xml:space="preserve"> around EUR 50 million total modernization since 2015; funding split N/A</w:t>
            </w:r>
            <w:r w:rsidRPr="009F4405">
              <w:rPr>
                <w:color w:val="000000"/>
                <w:sz w:val="14"/>
                <w:szCs w:val="14"/>
                <w:lang w:eastAsia="nl-BE"/>
              </w:rPr>
              <w:br/>
            </w:r>
            <w:r w:rsidRPr="009F4405">
              <w:rPr>
                <w:b/>
                <w:color w:val="000000"/>
                <w:sz w:val="14"/>
                <w:szCs w:val="14"/>
                <w:lang w:eastAsia="nl-BE"/>
              </w:rPr>
              <w:t>EU-linked project funding at site:</w:t>
            </w:r>
            <w:r w:rsidRPr="009F4405">
              <w:rPr>
                <w:color w:val="000000"/>
                <w:sz w:val="14"/>
                <w:szCs w:val="14"/>
                <w:lang w:eastAsia="nl-BE"/>
              </w:rPr>
              <w:t xml:space="preserve"> SALTO / Themis flight campaign funded by the European Commission programme; not presented in the sources as core Esrange ownership funding</w:t>
            </w:r>
            <w:r w:rsidRPr="009F4405">
              <w:rPr>
                <w:color w:val="000000"/>
                <w:sz w:val="14"/>
                <w:szCs w:val="14"/>
                <w:lang w:eastAsia="nl-BE"/>
              </w:rPr>
              <w:br/>
            </w:r>
            <w:r w:rsidRPr="009F4405">
              <w:rPr>
                <w:b/>
                <w:color w:val="000000"/>
                <w:sz w:val="14"/>
                <w:szCs w:val="14"/>
                <w:lang w:eastAsia="nl-BE"/>
              </w:rPr>
              <w:t>ESA-linked activity:</w:t>
            </w:r>
            <w:r w:rsidRPr="009F4405">
              <w:rPr>
                <w:color w:val="000000"/>
                <w:sz w:val="14"/>
                <w:szCs w:val="14"/>
                <w:lang w:eastAsia="nl-BE"/>
              </w:rPr>
              <w:t xml:space="preserve"> Themis developed under ESA FLPP and tested at Esrange; no Esrange-specific ESA amount found in retrieved primary sources</w:t>
            </w:r>
            <w:r w:rsidRPr="009F4405">
              <w:rPr>
                <w:b/>
                <w:color w:val="000000"/>
                <w:sz w:val="14"/>
                <w:szCs w:val="14"/>
                <w:lang w:eastAsia="nl-BE"/>
              </w:rPr>
              <w:br/>
            </w:r>
          </w:p>
        </w:tc>
        <w:tc>
          <w:tcPr>
            <w:tcW w:w="772" w:type="pct"/>
            <w:vAlign w:val="center"/>
            <w:hideMark/>
          </w:tcPr>
          <w:p w14:paraId="69D71186" w14:textId="721EDEE3" w:rsidR="005444C2" w:rsidRPr="009F4405" w:rsidRDefault="005444C2" w:rsidP="00632FB1">
            <w:pPr>
              <w:spacing w:after="0"/>
              <w:jc w:val="left"/>
              <w:rPr>
                <w:b/>
                <w:color w:val="000000"/>
                <w:sz w:val="14"/>
                <w:szCs w:val="14"/>
                <w:lang w:eastAsia="nl-BE"/>
              </w:rPr>
            </w:pPr>
            <w:r w:rsidRPr="009F4405">
              <w:rPr>
                <w:b/>
                <w:color w:val="000000"/>
                <w:sz w:val="14"/>
                <w:szCs w:val="14"/>
                <w:lang w:eastAsia="nl-BE"/>
              </w:rPr>
              <w:t>Strategic / ownership oversight:</w:t>
            </w:r>
            <w:r w:rsidRPr="009F4405">
              <w:rPr>
                <w:color w:val="000000"/>
                <w:sz w:val="14"/>
                <w:szCs w:val="14"/>
                <w:lang w:eastAsia="nl-BE"/>
              </w:rPr>
              <w:t xml:space="preserve"> Swedish state via SSC governance framework.</w:t>
            </w:r>
            <w:r w:rsidRPr="009F4405">
              <w:rPr>
                <w:color w:val="000000"/>
                <w:sz w:val="14"/>
                <w:szCs w:val="14"/>
                <w:lang w:eastAsia="nl-BE"/>
              </w:rPr>
              <w:br/>
            </w:r>
            <w:r w:rsidRPr="009F4405">
              <w:rPr>
                <w:b/>
                <w:color w:val="000000"/>
                <w:sz w:val="14"/>
                <w:szCs w:val="14"/>
                <w:lang w:eastAsia="nl-BE"/>
              </w:rPr>
              <w:t>Long-term strategy / launch capability development:</w:t>
            </w:r>
            <w:r w:rsidRPr="009F4405">
              <w:rPr>
                <w:color w:val="000000"/>
                <w:sz w:val="14"/>
                <w:szCs w:val="14"/>
                <w:lang w:eastAsia="nl-BE"/>
              </w:rPr>
              <w:t xml:space="preserve"> SSC developing Esrange’s orbital launch capability via its Orbital Launch &amp; Rocket Test (OLRT) division (new spaceport / launch services).</w:t>
            </w:r>
            <w:r w:rsidRPr="009F4405">
              <w:rPr>
                <w:color w:val="000000"/>
                <w:sz w:val="14"/>
                <w:szCs w:val="14"/>
                <w:lang w:eastAsia="nl-BE"/>
              </w:rPr>
              <w:br/>
            </w:r>
            <w:r w:rsidRPr="009F4405">
              <w:rPr>
                <w:b/>
                <w:color w:val="000000"/>
                <w:sz w:val="14"/>
                <w:szCs w:val="14"/>
                <w:lang w:eastAsia="nl-BE"/>
              </w:rPr>
              <w:t>Public mission performance oversight:</w:t>
            </w:r>
            <w:r w:rsidRPr="009F4405">
              <w:rPr>
                <w:color w:val="000000"/>
                <w:sz w:val="14"/>
                <w:szCs w:val="14"/>
                <w:lang w:eastAsia="nl-BE"/>
              </w:rPr>
              <w:t xml:space="preserve"> Tracked via SSC annual report targets (e.g., occupancy and quality objectives).</w:t>
            </w:r>
            <w:r w:rsidRPr="009F4405">
              <w:rPr>
                <w:color w:val="000000"/>
                <w:sz w:val="14"/>
                <w:szCs w:val="14"/>
                <w:lang w:eastAsia="nl-BE"/>
              </w:rPr>
              <w:br/>
            </w:r>
            <w:r w:rsidRPr="009F4405">
              <w:rPr>
                <w:b/>
                <w:color w:val="000000"/>
                <w:sz w:val="14"/>
                <w:szCs w:val="14"/>
                <w:lang w:eastAsia="nl-BE"/>
              </w:rPr>
              <w:t>Regulatory agreements:</w:t>
            </w:r>
            <w:r w:rsidRPr="009F4405">
              <w:rPr>
                <w:color w:val="000000"/>
                <w:sz w:val="14"/>
                <w:szCs w:val="14"/>
                <w:lang w:eastAsia="nl-BE"/>
              </w:rPr>
              <w:t xml:space="preserve"> If launches affect Norwegian airspace, a permit from CAA Norway is required (cross</w:t>
            </w:r>
            <w:r w:rsidRPr="009F4405">
              <w:rPr>
                <w:color w:val="000000"/>
                <w:sz w:val="14"/>
                <w:szCs w:val="14"/>
                <w:lang w:eastAsia="nl-BE"/>
              </w:rPr>
              <w:noBreakHyphen/>
              <w:t>border coordination).</w:t>
            </w:r>
            <w:r w:rsidRPr="009F4405">
              <w:rPr>
                <w:color w:val="000000"/>
                <w:sz w:val="14"/>
                <w:szCs w:val="14"/>
                <w:lang w:eastAsia="nl-BE"/>
              </w:rPr>
              <w:br/>
            </w:r>
            <w:r w:rsidRPr="009F4405">
              <w:rPr>
                <w:b/>
                <w:color w:val="000000"/>
                <w:sz w:val="14"/>
                <w:szCs w:val="14"/>
                <w:lang w:eastAsia="nl-BE"/>
              </w:rPr>
              <w:t>Commercial utilization agreement:</w:t>
            </w:r>
            <w:r w:rsidRPr="009F4405">
              <w:rPr>
                <w:color w:val="000000"/>
                <w:sz w:val="14"/>
                <w:szCs w:val="14"/>
                <w:lang w:eastAsia="nl-BE"/>
              </w:rPr>
              <w:t xml:space="preserve"> Sweden–US Technology Safeguards Agreement (TSA) enables U.S. commercial launches from Swedish spaceports.</w:t>
            </w:r>
            <w:r w:rsidRPr="009F4405">
              <w:rPr>
                <w:color w:val="000000"/>
                <w:sz w:val="14"/>
                <w:szCs w:val="14"/>
                <w:lang w:eastAsia="nl-BE"/>
              </w:rPr>
              <w:br/>
            </w:r>
            <w:r w:rsidRPr="009F4405">
              <w:rPr>
                <w:b/>
                <w:color w:val="000000"/>
                <w:sz w:val="14"/>
                <w:szCs w:val="14"/>
                <w:lang w:eastAsia="nl-BE"/>
              </w:rPr>
              <w:t>Go / no-go decision-maker:</w:t>
            </w:r>
            <w:r w:rsidRPr="009F4405">
              <w:rPr>
                <w:color w:val="000000"/>
                <w:sz w:val="14"/>
                <w:szCs w:val="14"/>
                <w:lang w:eastAsia="nl-BE"/>
              </w:rPr>
              <w:t xml:space="preserve"> SSC </w:t>
            </w:r>
          </w:p>
        </w:tc>
        <w:tc>
          <w:tcPr>
            <w:tcW w:w="772" w:type="pct"/>
            <w:vAlign w:val="center"/>
            <w:hideMark/>
          </w:tcPr>
          <w:p w14:paraId="7AC82BA0" w14:textId="357CDA1B" w:rsidR="005444C2" w:rsidRPr="009F4405" w:rsidRDefault="005444C2" w:rsidP="00632FB1">
            <w:pPr>
              <w:spacing w:after="0"/>
              <w:jc w:val="left"/>
              <w:rPr>
                <w:b/>
                <w:color w:val="000000"/>
                <w:sz w:val="14"/>
                <w:szCs w:val="14"/>
                <w:lang w:eastAsia="nl-BE"/>
              </w:rPr>
            </w:pPr>
            <w:r w:rsidRPr="009F4405">
              <w:rPr>
                <w:b/>
                <w:color w:val="000000"/>
                <w:sz w:val="14"/>
                <w:szCs w:val="14"/>
                <w:lang w:eastAsia="nl-BE"/>
              </w:rPr>
              <w:t>Site operators:</w:t>
            </w:r>
            <w:r w:rsidRPr="009F4405">
              <w:rPr>
                <w:color w:val="000000"/>
                <w:sz w:val="14"/>
                <w:szCs w:val="14"/>
                <w:lang w:eastAsia="nl-BE"/>
              </w:rPr>
              <w:t xml:space="preserve"> SSC Space (Science Services); OLRT division for orbital launch operations.</w:t>
            </w:r>
            <w:r w:rsidRPr="009F4405">
              <w:rPr>
                <w:color w:val="000000"/>
                <w:sz w:val="14"/>
                <w:szCs w:val="14"/>
                <w:lang w:eastAsia="nl-BE"/>
              </w:rPr>
              <w:br/>
            </w:r>
            <w:r w:rsidRPr="009F4405">
              <w:rPr>
                <w:b/>
                <w:color w:val="000000"/>
                <w:sz w:val="14"/>
                <w:szCs w:val="14"/>
                <w:lang w:eastAsia="nl-BE"/>
              </w:rPr>
              <w:t>Range safety:</w:t>
            </w:r>
            <w:r w:rsidRPr="009F4405">
              <w:rPr>
                <w:color w:val="000000"/>
                <w:sz w:val="14"/>
                <w:szCs w:val="14"/>
                <w:lang w:eastAsia="nl-BE"/>
              </w:rPr>
              <w:t xml:space="preserve"> SSC range safety org (Range Safety Officer / Safety Board) + coordination with airspace authorities.</w:t>
            </w:r>
            <w:r w:rsidRPr="009F4405">
              <w:rPr>
                <w:color w:val="000000"/>
                <w:sz w:val="14"/>
                <w:szCs w:val="14"/>
                <w:lang w:eastAsia="nl-BE"/>
              </w:rPr>
              <w:br/>
            </w:r>
            <w:r w:rsidRPr="009F4405">
              <w:rPr>
                <w:b/>
                <w:color w:val="000000"/>
                <w:sz w:val="14"/>
                <w:szCs w:val="14"/>
                <w:lang w:eastAsia="nl-BE"/>
              </w:rPr>
              <w:t>Other:</w:t>
            </w:r>
            <w:r w:rsidRPr="009F4405">
              <w:rPr>
                <w:color w:val="000000"/>
                <w:sz w:val="14"/>
                <w:szCs w:val="14"/>
                <w:lang w:eastAsia="nl-BE"/>
              </w:rPr>
              <w:t xml:space="preserve"> Launch Control Center; Head of Esrange Space Center.</w:t>
            </w:r>
          </w:p>
        </w:tc>
        <w:tc>
          <w:tcPr>
            <w:tcW w:w="772" w:type="pct"/>
            <w:vAlign w:val="center"/>
            <w:hideMark/>
          </w:tcPr>
          <w:p w14:paraId="6C3E932E" w14:textId="4C634E17" w:rsidR="005444C2" w:rsidRPr="009F4405" w:rsidRDefault="005444C2" w:rsidP="00632FB1">
            <w:pPr>
              <w:spacing w:after="0"/>
              <w:jc w:val="left"/>
              <w:rPr>
                <w:color w:val="000000"/>
                <w:sz w:val="14"/>
                <w:szCs w:val="14"/>
                <w:lang w:eastAsia="nl-BE"/>
              </w:rPr>
            </w:pPr>
            <w:r w:rsidRPr="009F4405">
              <w:rPr>
                <w:color w:val="000000"/>
                <w:sz w:val="14"/>
                <w:szCs w:val="14"/>
                <w:lang w:eastAsia="nl-BE"/>
              </w:rPr>
              <w:t>Perigee Aerospace - collaborative agreement for joint satellite launches from Esrange;</w:t>
            </w:r>
            <w:r w:rsidRPr="009F4405">
              <w:rPr>
                <w:color w:val="000000"/>
                <w:sz w:val="14"/>
                <w:szCs w:val="14"/>
                <w:lang w:eastAsia="nl-BE"/>
              </w:rPr>
              <w:br/>
              <w:t>Blue Whale 1 planned as first orbital rocket from Esrange Firefly Aerospace - collaborative agreement for Alpha launches from Esrange Launch Complex 3C; orbital launch service for commercial, civil and defense customers</w:t>
            </w:r>
            <w:r w:rsidRPr="009F4405">
              <w:rPr>
                <w:color w:val="000000"/>
                <w:sz w:val="14"/>
                <w:szCs w:val="14"/>
                <w:lang w:eastAsia="nl-BE"/>
              </w:rPr>
              <w:br/>
              <w:t>Isar Aerospace - partnership with</w:t>
            </w:r>
            <w:r w:rsidRPr="009F4405">
              <w:rPr>
                <w:color w:val="000000"/>
                <w:sz w:val="14"/>
                <w:szCs w:val="14"/>
                <w:lang w:eastAsia="nl-BE"/>
              </w:rPr>
              <w:br/>
              <w:t>SSC for second test site at Esrange for engine and stage testing ArianeGroup - SSC and ArianeGroup teams working together at</w:t>
            </w:r>
            <w:r w:rsidRPr="009F4405">
              <w:rPr>
                <w:color w:val="000000"/>
                <w:sz w:val="14"/>
                <w:szCs w:val="14"/>
                <w:lang w:eastAsia="nl-BE"/>
              </w:rPr>
              <w:br/>
              <w:t>Esrange on Themis integration and test campaign European Commission / SALTO - first Themis flight campaign funded through SALTO programme</w:t>
            </w:r>
            <w:r w:rsidRPr="009F4405">
              <w:rPr>
                <w:color w:val="000000"/>
                <w:sz w:val="14"/>
                <w:szCs w:val="14"/>
                <w:lang w:eastAsia="nl-BE"/>
              </w:rPr>
              <w:br/>
              <w:t>FMV (Swedish Defence Materiel Administration) - order to SSC for project start of further development of satellite launch capability at</w:t>
            </w:r>
            <w:r w:rsidRPr="009F4405">
              <w:rPr>
                <w:color w:val="000000"/>
                <w:sz w:val="14"/>
                <w:szCs w:val="14"/>
                <w:lang w:eastAsia="nl-BE"/>
              </w:rPr>
              <w:br/>
              <w:t>Esrange NIB (Nordic Investment Bank) - EUR 12 million loan for Esrange spaceport project</w:t>
            </w:r>
            <w:r w:rsidRPr="009F4405">
              <w:rPr>
                <w:color w:val="000000"/>
                <w:sz w:val="14"/>
                <w:szCs w:val="14"/>
                <w:lang w:eastAsia="nl-BE"/>
              </w:rPr>
              <w:br/>
              <w:t>Sweden–US governments - TSA enabling U.S. commercial launches from Swedish spaceports</w:t>
            </w:r>
          </w:p>
        </w:tc>
      </w:tr>
      <w:tr w:rsidR="001D1A53" w:rsidRPr="009F4405" w14:paraId="5DF8FC45" w14:textId="77777777" w:rsidTr="00632FB1">
        <w:trPr>
          <w:trHeight w:val="20"/>
        </w:trPr>
        <w:tc>
          <w:tcPr>
            <w:tcW w:w="346" w:type="pct"/>
            <w:shd w:val="clear" w:color="auto" w:fill="F2F2F2" w:themeFill="text2" w:themeFillShade="F2"/>
            <w:vAlign w:val="center"/>
            <w:hideMark/>
          </w:tcPr>
          <w:p w14:paraId="0B437361"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lastRenderedPageBreak/>
              <w:t>EuroSpaceport</w:t>
            </w:r>
          </w:p>
        </w:tc>
        <w:tc>
          <w:tcPr>
            <w:tcW w:w="397" w:type="pct"/>
            <w:vAlign w:val="center"/>
            <w:hideMark/>
          </w:tcPr>
          <w:p w14:paraId="35AE061D"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EuroSpaceport</w:t>
            </w:r>
          </w:p>
        </w:tc>
        <w:tc>
          <w:tcPr>
            <w:tcW w:w="397" w:type="pct"/>
            <w:noWrap/>
            <w:vAlign w:val="center"/>
            <w:hideMark/>
          </w:tcPr>
          <w:p w14:paraId="702D5103"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Launch Facilities</w:t>
            </w:r>
          </w:p>
        </w:tc>
        <w:tc>
          <w:tcPr>
            <w:tcW w:w="772" w:type="pct"/>
            <w:vAlign w:val="center"/>
            <w:hideMark/>
          </w:tcPr>
          <w:p w14:paraId="62D94CBC" w14:textId="77777777" w:rsidR="005444C2" w:rsidRPr="009F4405" w:rsidRDefault="005444C2" w:rsidP="00632FB1">
            <w:pPr>
              <w:spacing w:after="0"/>
              <w:jc w:val="left"/>
              <w:rPr>
                <w:b/>
                <w:color w:val="000000"/>
                <w:sz w:val="14"/>
                <w:szCs w:val="14"/>
                <w:lang w:eastAsia="nl-BE"/>
              </w:rPr>
            </w:pPr>
            <w:r w:rsidRPr="009F4405">
              <w:rPr>
                <w:b/>
                <w:color w:val="000000"/>
                <w:sz w:val="14"/>
                <w:szCs w:val="14"/>
                <w:lang w:eastAsia="nl-BE"/>
              </w:rPr>
              <w:t>Owner</w:t>
            </w:r>
            <w:r w:rsidRPr="009F4405">
              <w:rPr>
                <w:color w:val="000000"/>
                <w:sz w:val="14"/>
                <w:szCs w:val="14"/>
                <w:lang w:eastAsia="nl-BE"/>
              </w:rPr>
              <w:t>: EuroSpaceport (private company/startup developing “Spaceport North Sea” offshore launch platform; based in Copenhagen, Denmark)</w:t>
            </w:r>
            <w:r w:rsidRPr="009F4405">
              <w:rPr>
                <w:color w:val="000000"/>
                <w:sz w:val="14"/>
                <w:szCs w:val="14"/>
                <w:lang w:eastAsia="nl-BE"/>
              </w:rPr>
              <w:br/>
            </w:r>
            <w:r w:rsidRPr="009F4405">
              <w:rPr>
                <w:b/>
                <w:color w:val="000000"/>
                <w:sz w:val="14"/>
                <w:szCs w:val="14"/>
                <w:lang w:eastAsia="nl-BE"/>
              </w:rPr>
              <w:t>Legal basis</w:t>
            </w:r>
            <w:r w:rsidRPr="009F4405">
              <w:rPr>
                <w:color w:val="000000"/>
                <w:sz w:val="14"/>
                <w:szCs w:val="14"/>
                <w:lang w:eastAsia="nl-BE"/>
              </w:rPr>
              <w:t>: N/A (no public spaceport/launch-site licence found; project announced as under development with ESA Boost! support for a demonstration launch in 2026)</w:t>
            </w:r>
            <w:r w:rsidRPr="009F4405">
              <w:rPr>
                <w:color w:val="000000"/>
                <w:sz w:val="14"/>
                <w:szCs w:val="14"/>
                <w:lang w:eastAsia="nl-BE"/>
              </w:rPr>
              <w:br/>
            </w:r>
            <w:r w:rsidRPr="009F4405">
              <w:rPr>
                <w:b/>
                <w:color w:val="000000"/>
                <w:sz w:val="14"/>
                <w:szCs w:val="14"/>
                <w:lang w:eastAsia="nl-BE"/>
              </w:rPr>
              <w:t>Majority/Minority</w:t>
            </w:r>
            <w:r w:rsidRPr="009F4405">
              <w:rPr>
                <w:color w:val="000000"/>
                <w:sz w:val="14"/>
                <w:szCs w:val="14"/>
                <w:lang w:eastAsia="nl-BE"/>
              </w:rPr>
              <w:t>: Not specified (private ownership; founder identified as CEO)</w:t>
            </w:r>
            <w:r w:rsidRPr="009F4405">
              <w:rPr>
                <w:color w:val="000000"/>
                <w:sz w:val="14"/>
                <w:szCs w:val="14"/>
                <w:lang w:eastAsia="nl-BE"/>
              </w:rPr>
              <w:br/>
            </w:r>
            <w:r w:rsidRPr="009F4405">
              <w:rPr>
                <w:b/>
                <w:color w:val="000000"/>
                <w:sz w:val="14"/>
                <w:szCs w:val="14"/>
                <w:lang w:eastAsia="nl-BE"/>
              </w:rPr>
              <w:t>EU/non</w:t>
            </w:r>
            <w:r w:rsidRPr="009F4405">
              <w:rPr>
                <w:b/>
                <w:color w:val="000000"/>
                <w:sz w:val="14"/>
                <w:szCs w:val="14"/>
                <w:lang w:eastAsia="nl-BE"/>
              </w:rPr>
              <w:noBreakHyphen/>
              <w:t>EU</w:t>
            </w:r>
            <w:r w:rsidRPr="009F4405">
              <w:rPr>
                <w:color w:val="000000"/>
                <w:sz w:val="14"/>
                <w:szCs w:val="14"/>
                <w:lang w:eastAsia="nl-BE"/>
              </w:rPr>
              <w:t>: EU private owner (Denmark)</w:t>
            </w:r>
          </w:p>
        </w:tc>
        <w:tc>
          <w:tcPr>
            <w:tcW w:w="772" w:type="pct"/>
            <w:vAlign w:val="center"/>
            <w:hideMark/>
          </w:tcPr>
          <w:p w14:paraId="4561C3C7" w14:textId="77777777" w:rsidR="005444C2" w:rsidRPr="009F4405" w:rsidRDefault="005444C2" w:rsidP="00632FB1">
            <w:pPr>
              <w:spacing w:after="0"/>
              <w:jc w:val="left"/>
              <w:rPr>
                <w:b/>
                <w:color w:val="000000"/>
                <w:sz w:val="14"/>
                <w:szCs w:val="14"/>
                <w:lang w:eastAsia="nl-BE"/>
              </w:rPr>
            </w:pPr>
            <w:r w:rsidRPr="009F4405">
              <w:rPr>
                <w:b/>
                <w:color w:val="000000"/>
                <w:sz w:val="14"/>
                <w:szCs w:val="14"/>
                <w:lang w:eastAsia="nl-BE"/>
              </w:rPr>
              <w:t>Total fundings</w:t>
            </w:r>
            <w:r w:rsidRPr="009F4405">
              <w:rPr>
                <w:color w:val="000000"/>
                <w:sz w:val="14"/>
                <w:szCs w:val="14"/>
                <w:lang w:eastAsia="nl-BE"/>
              </w:rPr>
              <w:t>: N/A</w:t>
            </w:r>
            <w:r w:rsidRPr="009F4405">
              <w:rPr>
                <w:color w:val="000000"/>
                <w:sz w:val="14"/>
                <w:szCs w:val="14"/>
                <w:lang w:eastAsia="nl-BE"/>
              </w:rPr>
              <w:br/>
            </w:r>
            <w:r w:rsidRPr="009F4405">
              <w:rPr>
                <w:b/>
                <w:color w:val="000000"/>
                <w:sz w:val="14"/>
                <w:szCs w:val="14"/>
                <w:lang w:eastAsia="nl-BE"/>
              </w:rPr>
              <w:t>Public:</w:t>
            </w:r>
            <w:r w:rsidRPr="009F4405">
              <w:rPr>
                <w:color w:val="000000"/>
                <w:sz w:val="14"/>
                <w:szCs w:val="14"/>
                <w:lang w:eastAsia="nl-BE"/>
              </w:rPr>
              <w:t xml:space="preserve"> ESA Boost! programme support via the ESA–SpaceForest–EuroSpaceport agreement for the first launch from Spaceport North Sea (amount for EuroSpaceport not disclosed in available sources; SpaceForest received €2.4 million Boost! co</w:t>
            </w:r>
            <w:r w:rsidRPr="009F4405">
              <w:rPr>
                <w:color w:val="000000"/>
                <w:sz w:val="14"/>
                <w:szCs w:val="14"/>
                <w:lang w:eastAsia="nl-BE"/>
              </w:rPr>
              <w:noBreakHyphen/>
              <w:t>funding for Perun development)</w:t>
            </w:r>
            <w:r w:rsidRPr="009F4405">
              <w:rPr>
                <w:color w:val="000000"/>
                <w:sz w:val="14"/>
                <w:szCs w:val="14"/>
                <w:lang w:eastAsia="nl-BE"/>
              </w:rPr>
              <w:br/>
            </w:r>
            <w:r w:rsidRPr="009F4405">
              <w:rPr>
                <w:b/>
                <w:color w:val="000000"/>
                <w:sz w:val="14"/>
                <w:szCs w:val="14"/>
                <w:lang w:eastAsia="nl-BE"/>
              </w:rPr>
              <w:t>Private</w:t>
            </w:r>
            <w:r w:rsidRPr="009F4405">
              <w:rPr>
                <w:color w:val="000000"/>
                <w:sz w:val="14"/>
                <w:szCs w:val="14"/>
                <w:lang w:eastAsia="nl-BE"/>
              </w:rPr>
              <w:t>: N/A</w:t>
            </w:r>
          </w:p>
        </w:tc>
        <w:tc>
          <w:tcPr>
            <w:tcW w:w="772" w:type="pct"/>
            <w:vAlign w:val="center"/>
            <w:hideMark/>
          </w:tcPr>
          <w:p w14:paraId="52A09052" w14:textId="255996AA" w:rsidR="005444C2" w:rsidRPr="009F4405" w:rsidRDefault="005444C2" w:rsidP="00632FB1">
            <w:pPr>
              <w:spacing w:after="0"/>
              <w:jc w:val="left"/>
              <w:rPr>
                <w:b/>
                <w:color w:val="000000"/>
                <w:sz w:val="14"/>
                <w:szCs w:val="14"/>
                <w:lang w:eastAsia="nl-BE"/>
              </w:rPr>
            </w:pPr>
            <w:r w:rsidRPr="009F4405">
              <w:rPr>
                <w:b/>
                <w:color w:val="000000"/>
                <w:sz w:val="14"/>
                <w:szCs w:val="14"/>
                <w:lang w:eastAsia="nl-BE"/>
              </w:rPr>
              <w:t>Strategic / ownership oversight</w:t>
            </w:r>
            <w:r w:rsidRPr="009F4405">
              <w:rPr>
                <w:color w:val="000000"/>
                <w:sz w:val="14"/>
                <w:szCs w:val="14"/>
                <w:lang w:eastAsia="nl-BE"/>
              </w:rPr>
              <w:t>: EuroSpaceport management (CEO/founder Nicolas Kristoffersen)</w:t>
            </w:r>
            <w:r w:rsidRPr="009F4405">
              <w:rPr>
                <w:color w:val="000000"/>
                <w:sz w:val="14"/>
                <w:szCs w:val="14"/>
                <w:lang w:eastAsia="nl-BE"/>
              </w:rPr>
              <w:br/>
            </w:r>
            <w:r w:rsidRPr="009F4405">
              <w:rPr>
                <w:b/>
                <w:color w:val="000000"/>
                <w:sz w:val="14"/>
                <w:szCs w:val="14"/>
                <w:lang w:eastAsia="nl-BE"/>
              </w:rPr>
              <w:t>Long-term strategy / launch capability development</w:t>
            </w:r>
            <w:r w:rsidRPr="009F4405">
              <w:rPr>
                <w:color w:val="000000"/>
                <w:sz w:val="14"/>
                <w:szCs w:val="14"/>
                <w:lang w:eastAsia="nl-BE"/>
              </w:rPr>
              <w:t>: Develop “Spaceport North Sea” sea-based launch service;</w:t>
            </w:r>
            <w:r w:rsidRPr="009F4405">
              <w:rPr>
                <w:color w:val="000000"/>
                <w:sz w:val="14"/>
                <w:szCs w:val="14"/>
                <w:lang w:eastAsia="nl-BE"/>
              </w:rPr>
              <w:br/>
            </w:r>
            <w:r w:rsidRPr="009F4405">
              <w:rPr>
                <w:b/>
                <w:color w:val="000000"/>
                <w:sz w:val="14"/>
                <w:szCs w:val="14"/>
                <w:lang w:eastAsia="nl-BE"/>
              </w:rPr>
              <w:t>Regulatory agreements</w:t>
            </w:r>
            <w:r w:rsidRPr="009F4405">
              <w:rPr>
                <w:color w:val="000000"/>
                <w:sz w:val="14"/>
                <w:szCs w:val="14"/>
                <w:lang w:eastAsia="nl-BE"/>
              </w:rPr>
              <w:t>: N/A in retrieved sources (offshore launch expected to require Danish/European maritime + aviation safety approvals)</w:t>
            </w:r>
            <w:r w:rsidRPr="009F4405">
              <w:rPr>
                <w:color w:val="000000"/>
                <w:sz w:val="14"/>
                <w:szCs w:val="14"/>
                <w:lang w:eastAsia="nl-BE"/>
              </w:rPr>
              <w:br/>
              <w:t>Go / no-go decision-maker: N/A (not specified)</w:t>
            </w:r>
          </w:p>
        </w:tc>
        <w:tc>
          <w:tcPr>
            <w:tcW w:w="772" w:type="pct"/>
            <w:vAlign w:val="center"/>
            <w:hideMark/>
          </w:tcPr>
          <w:p w14:paraId="74CD6A42" w14:textId="77777777" w:rsidR="005444C2" w:rsidRPr="009F4405" w:rsidRDefault="005444C2" w:rsidP="00632FB1">
            <w:pPr>
              <w:spacing w:after="0"/>
              <w:jc w:val="left"/>
              <w:rPr>
                <w:b/>
                <w:color w:val="000000"/>
                <w:sz w:val="14"/>
                <w:szCs w:val="14"/>
                <w:lang w:eastAsia="nl-BE"/>
              </w:rPr>
            </w:pPr>
            <w:r w:rsidRPr="009F4405">
              <w:rPr>
                <w:b/>
                <w:color w:val="000000"/>
                <w:sz w:val="14"/>
                <w:szCs w:val="14"/>
                <w:lang w:eastAsia="nl-BE"/>
              </w:rPr>
              <w:t>Site operators</w:t>
            </w:r>
            <w:r w:rsidRPr="009F4405">
              <w:rPr>
                <w:color w:val="000000"/>
                <w:sz w:val="14"/>
                <w:szCs w:val="14"/>
                <w:lang w:eastAsia="nl-BE"/>
              </w:rPr>
              <w:t>: EuroSpaceport (operations concept: integration at Port of Esbjerg; rocket loaded onto floating launch platform; platform moves 50–100 km offshore and anchors for launch)</w:t>
            </w:r>
            <w:r w:rsidRPr="009F4405">
              <w:rPr>
                <w:color w:val="000000"/>
                <w:sz w:val="14"/>
                <w:szCs w:val="14"/>
                <w:lang w:eastAsia="nl-BE"/>
              </w:rPr>
              <w:br/>
            </w:r>
            <w:r w:rsidRPr="009F4405">
              <w:rPr>
                <w:b/>
                <w:color w:val="000000"/>
                <w:sz w:val="14"/>
                <w:szCs w:val="14"/>
                <w:lang w:eastAsia="nl-BE"/>
              </w:rPr>
              <w:t>Range safety</w:t>
            </w:r>
            <w:r w:rsidRPr="009F4405">
              <w:rPr>
                <w:color w:val="000000"/>
                <w:sz w:val="14"/>
                <w:szCs w:val="14"/>
                <w:lang w:eastAsia="nl-BE"/>
              </w:rPr>
              <w:t>: N/A (not specified; likely coordinated with maritime/aviation authorities)</w:t>
            </w:r>
            <w:r w:rsidRPr="009F4405">
              <w:rPr>
                <w:color w:val="000000"/>
                <w:sz w:val="14"/>
                <w:szCs w:val="14"/>
                <w:lang w:eastAsia="nl-BE"/>
              </w:rPr>
              <w:br/>
            </w:r>
            <w:r w:rsidRPr="009F4405">
              <w:rPr>
                <w:b/>
                <w:color w:val="000000"/>
                <w:sz w:val="14"/>
                <w:szCs w:val="14"/>
                <w:lang w:eastAsia="nl-BE"/>
              </w:rPr>
              <w:t>Other</w:t>
            </w:r>
            <w:r w:rsidRPr="009F4405">
              <w:rPr>
                <w:color w:val="000000"/>
                <w:sz w:val="14"/>
                <w:szCs w:val="14"/>
                <w:lang w:eastAsia="nl-BE"/>
              </w:rPr>
              <w:t>: N/A</w:t>
            </w:r>
          </w:p>
        </w:tc>
        <w:tc>
          <w:tcPr>
            <w:tcW w:w="772" w:type="pct"/>
            <w:vAlign w:val="center"/>
            <w:hideMark/>
          </w:tcPr>
          <w:p w14:paraId="07726954" w14:textId="05605B55" w:rsidR="005444C2" w:rsidRPr="009F4405" w:rsidRDefault="005444C2" w:rsidP="00632FB1">
            <w:pPr>
              <w:spacing w:after="0"/>
              <w:jc w:val="left"/>
              <w:rPr>
                <w:b/>
                <w:color w:val="000000"/>
                <w:sz w:val="14"/>
                <w:szCs w:val="14"/>
                <w:lang w:eastAsia="nl-BE"/>
              </w:rPr>
            </w:pPr>
            <w:r w:rsidRPr="009F4405">
              <w:rPr>
                <w:color w:val="000000"/>
                <w:sz w:val="14"/>
                <w:szCs w:val="14"/>
                <w:lang w:eastAsia="nl-BE"/>
              </w:rPr>
              <w:br/>
            </w:r>
            <w:r w:rsidRPr="009F4405">
              <w:rPr>
                <w:b/>
                <w:color w:val="000000"/>
                <w:sz w:val="14"/>
                <w:szCs w:val="14"/>
                <w:lang w:eastAsia="nl-BE"/>
              </w:rPr>
              <w:t>European Space Agency (ESA)</w:t>
            </w:r>
            <w:r w:rsidRPr="009F4405">
              <w:rPr>
                <w:color w:val="000000"/>
                <w:sz w:val="14"/>
                <w:szCs w:val="14"/>
                <w:lang w:eastAsia="nl-BE"/>
              </w:rPr>
              <w:t xml:space="preserve"> – Boost! programme support for first launch project</w:t>
            </w:r>
            <w:r w:rsidRPr="009F4405">
              <w:rPr>
                <w:color w:val="000000"/>
                <w:sz w:val="14"/>
                <w:szCs w:val="14"/>
                <w:lang w:eastAsia="nl-BE"/>
              </w:rPr>
              <w:br/>
            </w:r>
            <w:r w:rsidRPr="009F4405">
              <w:rPr>
                <w:b/>
                <w:color w:val="000000"/>
                <w:sz w:val="14"/>
                <w:szCs w:val="14"/>
                <w:lang w:eastAsia="nl-BE"/>
              </w:rPr>
              <w:t>Blue Water Shipping</w:t>
            </w:r>
            <w:r w:rsidRPr="009F4405">
              <w:rPr>
                <w:color w:val="000000"/>
                <w:sz w:val="14"/>
                <w:szCs w:val="14"/>
                <w:lang w:eastAsia="nl-BE"/>
              </w:rPr>
              <w:t xml:space="preserve"> – Danish offshore/logistics partner (named by EuroSpaceport)</w:t>
            </w:r>
            <w:r w:rsidRPr="009F4405">
              <w:rPr>
                <w:color w:val="000000"/>
                <w:sz w:val="14"/>
                <w:szCs w:val="14"/>
                <w:lang w:eastAsia="nl-BE"/>
              </w:rPr>
              <w:br/>
            </w:r>
            <w:r w:rsidRPr="009F4405">
              <w:rPr>
                <w:b/>
                <w:color w:val="000000"/>
                <w:sz w:val="14"/>
                <w:szCs w:val="14"/>
                <w:lang w:eastAsia="nl-BE"/>
              </w:rPr>
              <w:t>SEMCO Maritime</w:t>
            </w:r>
            <w:r w:rsidRPr="009F4405">
              <w:rPr>
                <w:color w:val="000000"/>
                <w:sz w:val="14"/>
                <w:szCs w:val="14"/>
                <w:lang w:eastAsia="nl-BE"/>
              </w:rPr>
              <w:t xml:space="preserve"> – offshore engineering partner (named by EuroSpaceport)</w:t>
            </w:r>
            <w:r w:rsidRPr="009F4405">
              <w:rPr>
                <w:color w:val="000000"/>
                <w:sz w:val="14"/>
                <w:szCs w:val="14"/>
                <w:lang w:eastAsia="nl-BE"/>
              </w:rPr>
              <w:br/>
            </w:r>
            <w:r w:rsidRPr="009F4405">
              <w:rPr>
                <w:b/>
                <w:color w:val="000000"/>
                <w:sz w:val="14"/>
                <w:szCs w:val="14"/>
                <w:lang w:eastAsia="nl-BE"/>
              </w:rPr>
              <w:t>ESVAGT</w:t>
            </w:r>
            <w:r w:rsidRPr="009F4405">
              <w:rPr>
                <w:color w:val="000000"/>
                <w:sz w:val="14"/>
                <w:szCs w:val="14"/>
                <w:lang w:eastAsia="nl-BE"/>
              </w:rPr>
              <w:t xml:space="preserve"> – offshore vessel/operator partner (named by EuroSpaceport)</w:t>
            </w:r>
            <w:r w:rsidRPr="009F4405">
              <w:rPr>
                <w:color w:val="000000"/>
                <w:sz w:val="14"/>
                <w:szCs w:val="14"/>
                <w:lang w:eastAsia="nl-BE"/>
              </w:rPr>
              <w:br/>
            </w:r>
            <w:r w:rsidRPr="009F4405">
              <w:rPr>
                <w:b/>
                <w:color w:val="000000"/>
                <w:sz w:val="14"/>
                <w:szCs w:val="14"/>
                <w:lang w:eastAsia="nl-BE"/>
              </w:rPr>
              <w:t>Port of Esbjerg</w:t>
            </w:r>
            <w:r w:rsidRPr="009F4405">
              <w:rPr>
                <w:color w:val="000000"/>
                <w:sz w:val="14"/>
                <w:szCs w:val="14"/>
                <w:lang w:eastAsia="nl-BE"/>
              </w:rPr>
              <w:t xml:space="preserve"> – integration/harbour hub partner (named by EuroSpaceport)</w:t>
            </w:r>
          </w:p>
        </w:tc>
      </w:tr>
      <w:tr w:rsidR="001D1A53" w:rsidRPr="009F4405" w14:paraId="30256D6A" w14:textId="77777777" w:rsidTr="00632FB1">
        <w:trPr>
          <w:trHeight w:val="20"/>
        </w:trPr>
        <w:tc>
          <w:tcPr>
            <w:tcW w:w="346" w:type="pct"/>
            <w:shd w:val="clear" w:color="auto" w:fill="F2F2F2" w:themeFill="text2" w:themeFillShade="F2"/>
            <w:vAlign w:val="center"/>
            <w:hideMark/>
          </w:tcPr>
          <w:p w14:paraId="33F2BCE8" w14:textId="60BAFE26" w:rsidR="005444C2" w:rsidRPr="009F4405" w:rsidRDefault="005444C2" w:rsidP="00632FB1">
            <w:pPr>
              <w:spacing w:after="0"/>
              <w:jc w:val="left"/>
              <w:rPr>
                <w:color w:val="000000"/>
                <w:sz w:val="14"/>
                <w:szCs w:val="14"/>
                <w:lang w:eastAsia="nl-BE"/>
              </w:rPr>
            </w:pPr>
            <w:r w:rsidRPr="009F4405">
              <w:rPr>
                <w:color w:val="000000"/>
                <w:sz w:val="14"/>
                <w:szCs w:val="14"/>
                <w:lang w:eastAsia="nl-BE"/>
              </w:rPr>
              <w:t>Glasgow Prestwick Spaceport+</w:t>
            </w:r>
            <w:r w:rsidR="00F100C9">
              <w:rPr>
                <w:color w:val="000000"/>
                <w:sz w:val="14"/>
                <w:szCs w:val="14"/>
                <w:lang w:eastAsia="nl-BE"/>
              </w:rPr>
              <w:t>A03</w:t>
            </w:r>
            <w:r w:rsidRPr="009F4405">
              <w:rPr>
                <w:color w:val="000000"/>
                <w:sz w:val="14"/>
                <w:szCs w:val="14"/>
                <w:lang w:eastAsia="nl-BE"/>
              </w:rPr>
              <w:t>:</w:t>
            </w:r>
            <w:r w:rsidR="00F100C9">
              <w:rPr>
                <w:color w:val="000000"/>
                <w:sz w:val="14"/>
                <w:szCs w:val="14"/>
                <w:lang w:eastAsia="nl-BE"/>
              </w:rPr>
              <w:t>A14</w:t>
            </w:r>
          </w:p>
        </w:tc>
        <w:tc>
          <w:tcPr>
            <w:tcW w:w="397" w:type="pct"/>
            <w:vAlign w:val="center"/>
            <w:hideMark/>
          </w:tcPr>
          <w:p w14:paraId="0245E1F5"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Glasgow Prestwick</w:t>
            </w:r>
          </w:p>
        </w:tc>
        <w:tc>
          <w:tcPr>
            <w:tcW w:w="397" w:type="pct"/>
            <w:noWrap/>
            <w:vAlign w:val="center"/>
            <w:hideMark/>
          </w:tcPr>
          <w:p w14:paraId="4DFA2708"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Launch Facilities</w:t>
            </w:r>
          </w:p>
        </w:tc>
        <w:tc>
          <w:tcPr>
            <w:tcW w:w="772" w:type="pct"/>
            <w:vAlign w:val="center"/>
            <w:hideMark/>
          </w:tcPr>
          <w:p w14:paraId="0481F71C" w14:textId="77777777" w:rsidR="005444C2" w:rsidRPr="009F4405" w:rsidRDefault="005444C2" w:rsidP="00632FB1">
            <w:pPr>
              <w:spacing w:after="0"/>
              <w:jc w:val="left"/>
              <w:rPr>
                <w:b/>
                <w:color w:val="000000"/>
                <w:sz w:val="14"/>
                <w:szCs w:val="14"/>
                <w:lang w:eastAsia="nl-BE"/>
              </w:rPr>
            </w:pPr>
            <w:r w:rsidRPr="009F4405">
              <w:rPr>
                <w:b/>
                <w:color w:val="000000"/>
                <w:sz w:val="14"/>
                <w:szCs w:val="14"/>
                <w:lang w:eastAsia="nl-BE"/>
              </w:rPr>
              <w:t>Owner</w:t>
            </w:r>
            <w:r w:rsidRPr="009F4405">
              <w:rPr>
                <w:color w:val="000000"/>
                <w:sz w:val="14"/>
                <w:szCs w:val="14"/>
                <w:lang w:eastAsia="nl-BE"/>
              </w:rPr>
              <w:t>: Scottish Government (Scottish Ministers) via 100% shareholding in Prestwick Aviation Holdings Limited (PAHL), the parent of Glasgow Prestwick Airport Ltd.</w:t>
            </w:r>
            <w:r w:rsidRPr="009F4405">
              <w:rPr>
                <w:color w:val="000000"/>
                <w:sz w:val="14"/>
                <w:szCs w:val="14"/>
                <w:lang w:eastAsia="nl-BE"/>
              </w:rPr>
              <w:br/>
              <w:t>Operator (airport): Glasgow Prestwick Airport / Prestwick Aviation Holdings Ltd operates the airport on an arm’s</w:t>
            </w:r>
            <w:r w:rsidRPr="009F4405">
              <w:rPr>
                <w:color w:val="000000"/>
                <w:sz w:val="14"/>
                <w:szCs w:val="14"/>
                <w:lang w:eastAsia="nl-BE"/>
              </w:rPr>
              <w:noBreakHyphen/>
              <w:t>length commercial basis.</w:t>
            </w:r>
            <w:r w:rsidRPr="009F4405">
              <w:rPr>
                <w:color w:val="000000"/>
                <w:sz w:val="14"/>
                <w:szCs w:val="14"/>
                <w:lang w:eastAsia="nl-BE"/>
              </w:rPr>
              <w:br/>
            </w:r>
            <w:r w:rsidRPr="009F4405">
              <w:rPr>
                <w:b/>
                <w:color w:val="000000"/>
                <w:sz w:val="14"/>
                <w:szCs w:val="14"/>
                <w:lang w:eastAsia="nl-BE"/>
              </w:rPr>
              <w:t>Legal basis</w:t>
            </w:r>
            <w:r w:rsidRPr="009F4405">
              <w:rPr>
                <w:color w:val="000000"/>
                <w:sz w:val="14"/>
                <w:szCs w:val="14"/>
                <w:lang w:eastAsia="nl-BE"/>
              </w:rPr>
              <w:t>: Spaceport licence N/A (UK Space Facilities listing says Prestwick aims to develop infrastructure to obtain a UK Civil Aviation Authority spaceport operator licence; no granted licence identified in retrieved sources).</w:t>
            </w:r>
            <w:r w:rsidRPr="009F4405">
              <w:rPr>
                <w:color w:val="000000"/>
                <w:sz w:val="14"/>
                <w:szCs w:val="14"/>
                <w:lang w:eastAsia="nl-BE"/>
              </w:rPr>
              <w:br/>
            </w:r>
            <w:r w:rsidRPr="009F4405">
              <w:rPr>
                <w:b/>
                <w:color w:val="000000"/>
                <w:sz w:val="14"/>
                <w:szCs w:val="14"/>
                <w:lang w:eastAsia="nl-BE"/>
              </w:rPr>
              <w:t>Majority/Minority</w:t>
            </w:r>
            <w:r w:rsidRPr="009F4405">
              <w:rPr>
                <w:color w:val="000000"/>
                <w:sz w:val="14"/>
                <w:szCs w:val="14"/>
                <w:lang w:eastAsia="nl-BE"/>
              </w:rPr>
              <w:t>: 100% Scottish Government ownership (public).</w:t>
            </w:r>
            <w:r w:rsidRPr="009F4405">
              <w:rPr>
                <w:color w:val="000000"/>
                <w:sz w:val="14"/>
                <w:szCs w:val="14"/>
                <w:lang w:eastAsia="nl-BE"/>
              </w:rPr>
              <w:br/>
            </w:r>
            <w:r w:rsidRPr="009F4405">
              <w:rPr>
                <w:b/>
                <w:color w:val="000000"/>
                <w:sz w:val="14"/>
                <w:szCs w:val="14"/>
                <w:lang w:eastAsia="nl-BE"/>
              </w:rPr>
              <w:t>EU/non</w:t>
            </w:r>
            <w:r w:rsidRPr="009F4405">
              <w:rPr>
                <w:b/>
                <w:color w:val="000000"/>
                <w:sz w:val="14"/>
                <w:szCs w:val="14"/>
                <w:lang w:eastAsia="nl-BE"/>
              </w:rPr>
              <w:noBreakHyphen/>
              <w:t>EU</w:t>
            </w:r>
            <w:r w:rsidRPr="009F4405">
              <w:rPr>
                <w:color w:val="000000"/>
                <w:sz w:val="14"/>
                <w:szCs w:val="14"/>
                <w:lang w:eastAsia="nl-BE"/>
              </w:rPr>
              <w:t>: UK public owner / non</w:t>
            </w:r>
            <w:r w:rsidRPr="009F4405">
              <w:rPr>
                <w:color w:val="000000"/>
                <w:sz w:val="14"/>
                <w:szCs w:val="14"/>
                <w:lang w:eastAsia="nl-BE"/>
              </w:rPr>
              <w:noBreakHyphen/>
              <w:t>EU</w:t>
            </w:r>
          </w:p>
        </w:tc>
        <w:tc>
          <w:tcPr>
            <w:tcW w:w="772" w:type="pct"/>
            <w:vAlign w:val="center"/>
            <w:hideMark/>
          </w:tcPr>
          <w:p w14:paraId="08F1B016" w14:textId="77777777" w:rsidR="005444C2" w:rsidRPr="009F4405" w:rsidRDefault="005444C2" w:rsidP="00632FB1">
            <w:pPr>
              <w:spacing w:after="0"/>
              <w:jc w:val="left"/>
              <w:rPr>
                <w:b/>
                <w:color w:val="000000"/>
                <w:sz w:val="14"/>
                <w:szCs w:val="14"/>
                <w:lang w:eastAsia="nl-BE"/>
              </w:rPr>
            </w:pPr>
            <w:r w:rsidRPr="009F4405">
              <w:rPr>
                <w:b/>
                <w:color w:val="000000"/>
                <w:sz w:val="14"/>
                <w:szCs w:val="14"/>
                <w:lang w:eastAsia="nl-BE"/>
              </w:rPr>
              <w:t>Total fundings:</w:t>
            </w:r>
            <w:r w:rsidRPr="009F4405">
              <w:rPr>
                <w:color w:val="000000"/>
                <w:sz w:val="14"/>
                <w:szCs w:val="14"/>
                <w:lang w:eastAsia="nl-BE"/>
              </w:rPr>
              <w:t xml:space="preserve"> N/A (no conclusive public budget line for a spaceport build</w:t>
            </w:r>
            <w:r w:rsidRPr="009F4405">
              <w:rPr>
                <w:color w:val="000000"/>
                <w:sz w:val="14"/>
                <w:szCs w:val="14"/>
                <w:lang w:eastAsia="nl-BE"/>
              </w:rPr>
              <w:noBreakHyphen/>
              <w:t>out located in retrieved sources).</w:t>
            </w:r>
            <w:r w:rsidRPr="009F4405">
              <w:rPr>
                <w:color w:val="000000"/>
                <w:sz w:val="14"/>
                <w:szCs w:val="14"/>
                <w:lang w:eastAsia="nl-BE"/>
              </w:rPr>
              <w:br/>
            </w:r>
            <w:r w:rsidRPr="009F4405">
              <w:rPr>
                <w:b/>
                <w:color w:val="000000"/>
                <w:sz w:val="14"/>
                <w:szCs w:val="14"/>
                <w:lang w:eastAsia="nl-BE"/>
              </w:rPr>
              <w:t>Public / regional+national</w:t>
            </w:r>
            <w:r w:rsidRPr="009F4405">
              <w:rPr>
                <w:color w:val="000000"/>
                <w:sz w:val="14"/>
                <w:szCs w:val="14"/>
                <w:lang w:eastAsia="nl-BE"/>
              </w:rPr>
              <w:t xml:space="preserve"> (programme envelope): Ayrshire Growth Deal = £251.5 million total public investment; within this, £80 million is allocated to an Aerospace and Space programme centred on Prestwick (includes space</w:t>
            </w:r>
            <w:r w:rsidRPr="009F4405">
              <w:rPr>
                <w:color w:val="000000"/>
                <w:sz w:val="14"/>
                <w:szCs w:val="14"/>
                <w:lang w:eastAsia="nl-BE"/>
              </w:rPr>
              <w:noBreakHyphen/>
              <w:t>related initiatives; specific Prestwick Spaceport allocation N/A).</w:t>
            </w:r>
            <w:r w:rsidRPr="009F4405">
              <w:rPr>
                <w:color w:val="000000"/>
                <w:sz w:val="14"/>
                <w:szCs w:val="14"/>
                <w:lang w:eastAsia="nl-BE"/>
              </w:rPr>
              <w:br/>
            </w:r>
            <w:r w:rsidRPr="009F4405">
              <w:rPr>
                <w:b/>
                <w:color w:val="000000"/>
                <w:sz w:val="14"/>
                <w:szCs w:val="14"/>
                <w:lang w:eastAsia="nl-BE"/>
              </w:rPr>
              <w:t>Public / local</w:t>
            </w:r>
            <w:r w:rsidRPr="009F4405">
              <w:rPr>
                <w:color w:val="000000"/>
                <w:sz w:val="14"/>
                <w:szCs w:val="14"/>
                <w:lang w:eastAsia="nl-BE"/>
              </w:rPr>
              <w:t xml:space="preserve"> : South Ayrshire Council reported £3.279 million spent on feasibility/design/regulatory work for Prestwick Spaceport before the project was removed from the Growth Deal (approval reported July 2025).</w:t>
            </w:r>
            <w:r w:rsidRPr="009F4405">
              <w:rPr>
                <w:color w:val="000000"/>
                <w:sz w:val="14"/>
                <w:szCs w:val="14"/>
                <w:lang w:eastAsia="nl-BE"/>
              </w:rPr>
              <w:br/>
            </w:r>
            <w:r w:rsidRPr="009F4405">
              <w:rPr>
                <w:b/>
                <w:color w:val="000000"/>
                <w:sz w:val="14"/>
                <w:szCs w:val="14"/>
                <w:lang w:eastAsia="nl-BE"/>
              </w:rPr>
              <w:t>Private</w:t>
            </w:r>
            <w:r w:rsidRPr="009F4405">
              <w:rPr>
                <w:color w:val="000000"/>
                <w:sz w:val="14"/>
                <w:szCs w:val="14"/>
                <w:lang w:eastAsia="nl-BE"/>
              </w:rPr>
              <w:t>: N/A</w:t>
            </w:r>
          </w:p>
        </w:tc>
        <w:tc>
          <w:tcPr>
            <w:tcW w:w="772" w:type="pct"/>
            <w:vAlign w:val="center"/>
            <w:hideMark/>
          </w:tcPr>
          <w:p w14:paraId="3AFCF756" w14:textId="7B589185" w:rsidR="005444C2" w:rsidRPr="009F4405" w:rsidRDefault="005444C2" w:rsidP="00632FB1">
            <w:pPr>
              <w:spacing w:after="0"/>
              <w:jc w:val="left"/>
              <w:rPr>
                <w:color w:val="000000"/>
                <w:sz w:val="14"/>
                <w:szCs w:val="14"/>
                <w:lang w:eastAsia="nl-BE"/>
              </w:rPr>
            </w:pPr>
            <w:r w:rsidRPr="009F4405">
              <w:rPr>
                <w:b/>
                <w:color w:val="000000"/>
                <w:sz w:val="14"/>
                <w:szCs w:val="14"/>
                <w:lang w:eastAsia="nl-BE"/>
              </w:rPr>
              <w:t>Strategic / ownership oversight</w:t>
            </w:r>
            <w:r w:rsidRPr="009F4405">
              <w:rPr>
                <w:color w:val="000000"/>
                <w:sz w:val="14"/>
                <w:szCs w:val="14"/>
                <w:lang w:eastAsia="nl-BE"/>
              </w:rPr>
              <w:t>: Scottish Government (as 100% shareholder) via Prestwick Aviation Holdings Ltd board; airport runs at arm’s</w:t>
            </w:r>
            <w:r w:rsidRPr="009F4405">
              <w:rPr>
                <w:color w:val="000000"/>
                <w:sz w:val="14"/>
                <w:szCs w:val="14"/>
                <w:lang w:eastAsia="nl-BE"/>
              </w:rPr>
              <w:noBreakHyphen/>
              <w:t>length.</w:t>
            </w:r>
            <w:r w:rsidRPr="009F4405">
              <w:rPr>
                <w:color w:val="000000"/>
                <w:sz w:val="14"/>
                <w:szCs w:val="14"/>
                <w:lang w:eastAsia="nl-BE"/>
              </w:rPr>
              <w:br/>
            </w:r>
            <w:r w:rsidRPr="009F4405">
              <w:rPr>
                <w:b/>
                <w:color w:val="000000"/>
                <w:sz w:val="14"/>
                <w:szCs w:val="14"/>
                <w:lang w:eastAsia="nl-BE"/>
              </w:rPr>
              <w:t xml:space="preserve">Programme </w:t>
            </w:r>
            <w:r w:rsidR="001B5285" w:rsidRPr="009F4405">
              <w:rPr>
                <w:b/>
                <w:color w:val="000000"/>
                <w:sz w:val="14"/>
                <w:szCs w:val="14"/>
                <w:lang w:eastAsia="nl-BE"/>
              </w:rPr>
              <w:t>governance</w:t>
            </w:r>
            <w:r w:rsidR="001B5285" w:rsidRPr="009F4405">
              <w:rPr>
                <w:color w:val="000000"/>
                <w:sz w:val="14"/>
                <w:szCs w:val="14"/>
                <w:lang w:eastAsia="nl-BE"/>
              </w:rPr>
              <w:t>:</w:t>
            </w:r>
            <w:r w:rsidRPr="009F4405">
              <w:rPr>
                <w:color w:val="000000"/>
                <w:sz w:val="14"/>
                <w:szCs w:val="14"/>
                <w:lang w:eastAsia="nl-BE"/>
              </w:rPr>
              <w:t xml:space="preserve"> South Ayrshire Council and Growth Deal partners (UK &amp; Scottish Governments + Ayrshire councils) in the Ayrshire Growth Deal framework.</w:t>
            </w:r>
            <w:r w:rsidRPr="009F4405">
              <w:rPr>
                <w:color w:val="000000"/>
                <w:sz w:val="14"/>
                <w:szCs w:val="14"/>
                <w:lang w:eastAsia="nl-BE"/>
              </w:rPr>
              <w:br/>
            </w:r>
            <w:r w:rsidRPr="009F4405">
              <w:rPr>
                <w:b/>
                <w:color w:val="000000"/>
                <w:sz w:val="14"/>
                <w:szCs w:val="14"/>
                <w:lang w:eastAsia="nl-BE"/>
              </w:rPr>
              <w:t>Regulatory agreements</w:t>
            </w:r>
            <w:r w:rsidRPr="009F4405">
              <w:rPr>
                <w:color w:val="000000"/>
                <w:sz w:val="14"/>
                <w:szCs w:val="14"/>
                <w:lang w:eastAsia="nl-BE"/>
              </w:rPr>
              <w:t>: UK Civil Aviation Authority would regulate any spaceport operator licence and launch authorisations</w:t>
            </w:r>
            <w:r w:rsidRPr="009F4405">
              <w:rPr>
                <w:color w:val="000000"/>
                <w:sz w:val="14"/>
                <w:szCs w:val="14"/>
                <w:lang w:eastAsia="nl-BE"/>
              </w:rPr>
              <w:br/>
            </w:r>
            <w:r w:rsidRPr="009F4405">
              <w:rPr>
                <w:b/>
                <w:color w:val="000000"/>
                <w:sz w:val="14"/>
                <w:szCs w:val="14"/>
                <w:lang w:eastAsia="nl-BE"/>
              </w:rPr>
              <w:t>Go / no</w:t>
            </w:r>
            <w:r w:rsidRPr="009F4405">
              <w:rPr>
                <w:b/>
                <w:color w:val="000000"/>
                <w:sz w:val="14"/>
                <w:szCs w:val="14"/>
                <w:lang w:eastAsia="nl-BE"/>
              </w:rPr>
              <w:noBreakHyphen/>
              <w:t>go decision</w:t>
            </w:r>
            <w:r w:rsidRPr="009F4405">
              <w:rPr>
                <w:b/>
                <w:color w:val="000000"/>
                <w:sz w:val="14"/>
                <w:szCs w:val="14"/>
                <w:lang w:eastAsia="nl-BE"/>
              </w:rPr>
              <w:noBreakHyphen/>
              <w:t>maker</w:t>
            </w:r>
            <w:r w:rsidRPr="009F4405">
              <w:rPr>
                <w:color w:val="000000"/>
                <w:sz w:val="14"/>
                <w:szCs w:val="14"/>
                <w:lang w:eastAsia="nl-BE"/>
              </w:rPr>
              <w:t>: N/A (not specified / not operational)</w:t>
            </w:r>
          </w:p>
        </w:tc>
        <w:tc>
          <w:tcPr>
            <w:tcW w:w="772" w:type="pct"/>
            <w:vAlign w:val="center"/>
            <w:hideMark/>
          </w:tcPr>
          <w:p w14:paraId="15A972B0" w14:textId="77777777" w:rsidR="005444C2" w:rsidRPr="009F4405" w:rsidRDefault="005444C2" w:rsidP="00632FB1">
            <w:pPr>
              <w:spacing w:after="0"/>
              <w:jc w:val="left"/>
              <w:rPr>
                <w:color w:val="000000"/>
                <w:sz w:val="14"/>
                <w:szCs w:val="14"/>
                <w:lang w:eastAsia="nl-BE"/>
              </w:rPr>
            </w:pPr>
            <w:r w:rsidRPr="009F4405">
              <w:rPr>
                <w:b/>
                <w:color w:val="000000"/>
                <w:sz w:val="14"/>
                <w:szCs w:val="14"/>
                <w:lang w:eastAsia="nl-BE"/>
              </w:rPr>
              <w:t>Site operators</w:t>
            </w:r>
            <w:r w:rsidRPr="009F4405">
              <w:rPr>
                <w:color w:val="000000"/>
                <w:sz w:val="14"/>
                <w:szCs w:val="14"/>
                <w:lang w:eastAsia="nl-BE"/>
              </w:rPr>
              <w:t>: Glasgow Prestwick Airport executive team runs day</w:t>
            </w:r>
            <w:r w:rsidRPr="009F4405">
              <w:rPr>
                <w:color w:val="000000"/>
                <w:sz w:val="14"/>
                <w:szCs w:val="14"/>
                <w:lang w:eastAsia="nl-BE"/>
              </w:rPr>
              <w:noBreakHyphen/>
              <w:t>to</w:t>
            </w:r>
            <w:r w:rsidRPr="009F4405">
              <w:rPr>
                <w:color w:val="000000"/>
                <w:sz w:val="14"/>
                <w:szCs w:val="14"/>
                <w:lang w:eastAsia="nl-BE"/>
              </w:rPr>
              <w:noBreakHyphen/>
              <w:t>day airport operations.</w:t>
            </w:r>
            <w:r w:rsidRPr="009F4405">
              <w:rPr>
                <w:color w:val="000000"/>
                <w:sz w:val="14"/>
                <w:szCs w:val="14"/>
                <w:lang w:eastAsia="nl-BE"/>
              </w:rPr>
              <w:br/>
            </w:r>
            <w:r w:rsidRPr="009F4405">
              <w:rPr>
                <w:b/>
                <w:color w:val="000000"/>
                <w:sz w:val="14"/>
                <w:szCs w:val="14"/>
                <w:lang w:eastAsia="nl-BE"/>
              </w:rPr>
              <w:t>Spaceport operations</w:t>
            </w:r>
            <w:r w:rsidRPr="009F4405">
              <w:rPr>
                <w:color w:val="000000"/>
                <w:sz w:val="14"/>
                <w:szCs w:val="14"/>
                <w:lang w:eastAsia="nl-BE"/>
              </w:rPr>
              <w:t>: N/A (spaceport not operational; operational roles for launch campaigns not specified).</w:t>
            </w:r>
            <w:r w:rsidRPr="009F4405">
              <w:rPr>
                <w:color w:val="000000"/>
                <w:sz w:val="14"/>
                <w:szCs w:val="14"/>
                <w:lang w:eastAsia="nl-BE"/>
              </w:rPr>
              <w:br/>
            </w:r>
            <w:r w:rsidRPr="009F4405">
              <w:rPr>
                <w:b/>
                <w:color w:val="000000"/>
                <w:sz w:val="14"/>
                <w:szCs w:val="14"/>
                <w:lang w:eastAsia="nl-BE"/>
              </w:rPr>
              <w:t>Range safety / TT&amp;C / mission control</w:t>
            </w:r>
            <w:r w:rsidRPr="009F4405">
              <w:rPr>
                <w:color w:val="000000"/>
                <w:sz w:val="14"/>
                <w:szCs w:val="14"/>
                <w:lang w:eastAsia="nl-BE"/>
              </w:rPr>
              <w:t>: N/A</w:t>
            </w:r>
          </w:p>
        </w:tc>
        <w:tc>
          <w:tcPr>
            <w:tcW w:w="772" w:type="pct"/>
            <w:vAlign w:val="center"/>
            <w:hideMark/>
          </w:tcPr>
          <w:p w14:paraId="20A1989D"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Prestwick Aviation Holdings Ltd / Glasgow Prestwick Airport Ltd – airport infrastructure and operational platform for the proposed spaceport.</w:t>
            </w:r>
            <w:r w:rsidRPr="009F4405">
              <w:rPr>
                <w:color w:val="000000"/>
                <w:sz w:val="14"/>
                <w:szCs w:val="14"/>
                <w:lang w:eastAsia="nl-BE"/>
              </w:rPr>
              <w:br/>
              <w:t>Scottish Government – owner of the airport group (since 2013).</w:t>
            </w:r>
            <w:r w:rsidRPr="009F4405">
              <w:rPr>
                <w:color w:val="000000"/>
                <w:sz w:val="14"/>
                <w:szCs w:val="14"/>
                <w:lang w:eastAsia="nl-BE"/>
              </w:rPr>
              <w:br/>
              <w:t>South Ayrshire Council / Ayrshire Growth Deal partners – programme</w:t>
            </w:r>
            <w:r w:rsidRPr="009F4405">
              <w:rPr>
                <w:color w:val="000000"/>
                <w:sz w:val="14"/>
                <w:szCs w:val="14"/>
                <w:lang w:eastAsia="nl-BE"/>
              </w:rPr>
              <w:noBreakHyphen/>
              <w:t>level aerospace &amp; space investments at Prestwick.</w:t>
            </w:r>
            <w:r w:rsidRPr="009F4405">
              <w:rPr>
                <w:color w:val="000000"/>
                <w:sz w:val="14"/>
                <w:szCs w:val="14"/>
                <w:lang w:eastAsia="nl-BE"/>
              </w:rPr>
              <w:br/>
              <w:t>Prestwick Aerospace campus tenants (examples cited): BAE Systems, Spirit AeroSystems, GE Caledonian, Ryanair MRO – local aerospace cluster supporting skills/MRO ecosystem.</w:t>
            </w:r>
            <w:r w:rsidRPr="009F4405">
              <w:rPr>
                <w:color w:val="000000"/>
                <w:sz w:val="14"/>
                <w:szCs w:val="14"/>
                <w:lang w:eastAsia="nl-BE"/>
              </w:rPr>
              <w:br/>
              <w:t>UKRI / STFC – hosts the UK Space Facilities directory entry for Prestwick Spaceport (information provider role).</w:t>
            </w:r>
          </w:p>
        </w:tc>
      </w:tr>
      <w:tr w:rsidR="001D1A53" w:rsidRPr="009F4405" w14:paraId="420E4E09" w14:textId="77777777" w:rsidTr="00632FB1">
        <w:trPr>
          <w:trHeight w:val="20"/>
        </w:trPr>
        <w:tc>
          <w:tcPr>
            <w:tcW w:w="346" w:type="pct"/>
            <w:shd w:val="clear" w:color="auto" w:fill="F2F2F2" w:themeFill="text2" w:themeFillShade="F2"/>
            <w:vAlign w:val="center"/>
            <w:hideMark/>
          </w:tcPr>
          <w:p w14:paraId="26E33847"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Grottaglie Spaceport</w:t>
            </w:r>
          </w:p>
        </w:tc>
        <w:tc>
          <w:tcPr>
            <w:tcW w:w="397" w:type="pct"/>
            <w:vAlign w:val="center"/>
            <w:hideMark/>
          </w:tcPr>
          <w:p w14:paraId="75F2BB2E"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Grottaglie</w:t>
            </w:r>
          </w:p>
        </w:tc>
        <w:tc>
          <w:tcPr>
            <w:tcW w:w="397" w:type="pct"/>
            <w:noWrap/>
            <w:vAlign w:val="center"/>
            <w:hideMark/>
          </w:tcPr>
          <w:p w14:paraId="7C03C72C"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Launch Facilities</w:t>
            </w:r>
          </w:p>
        </w:tc>
        <w:tc>
          <w:tcPr>
            <w:tcW w:w="772" w:type="pct"/>
            <w:vAlign w:val="center"/>
            <w:hideMark/>
          </w:tcPr>
          <w:p w14:paraId="7B204021" w14:textId="77777777" w:rsidR="005444C2" w:rsidRPr="009F4405" w:rsidRDefault="005444C2" w:rsidP="00632FB1">
            <w:pPr>
              <w:spacing w:after="0"/>
              <w:jc w:val="left"/>
              <w:rPr>
                <w:color w:val="000000"/>
                <w:sz w:val="14"/>
                <w:szCs w:val="14"/>
                <w:lang w:eastAsia="nl-BE"/>
              </w:rPr>
            </w:pPr>
            <w:r w:rsidRPr="009F4405">
              <w:rPr>
                <w:color w:val="000000" w:themeColor="text1"/>
                <w:sz w:val="14"/>
                <w:szCs w:val="14"/>
                <w:lang w:eastAsia="nl-BE"/>
              </w:rPr>
              <w:t xml:space="preserve">Owner: Italian State land; airport infrastructure owned by Regione Puglia via Aeroporti di Puglia. </w:t>
            </w:r>
            <w:r w:rsidRPr="009F4405">
              <w:br/>
            </w:r>
            <w:r w:rsidRPr="009F4405">
              <w:rPr>
                <w:color w:val="000000" w:themeColor="text1"/>
                <w:sz w:val="14"/>
                <w:szCs w:val="14"/>
                <w:lang w:eastAsia="nl-BE"/>
              </w:rPr>
              <w:t xml:space="preserve">Legal basis: Designated Italy’s first commercial spaceport (2018) under Italian aviation and space regulation. </w:t>
            </w:r>
            <w:r w:rsidRPr="009F4405">
              <w:br/>
            </w:r>
            <w:r w:rsidRPr="009F4405">
              <w:rPr>
                <w:color w:val="000000" w:themeColor="text1"/>
                <w:sz w:val="14"/>
                <w:szCs w:val="14"/>
                <w:lang w:eastAsia="nl-BE"/>
              </w:rPr>
              <w:t xml:space="preserve">Majority/Minority: Public </w:t>
            </w:r>
            <w:r w:rsidRPr="009F4405">
              <w:rPr>
                <w:color w:val="000000" w:themeColor="text1"/>
                <w:sz w:val="14"/>
                <w:szCs w:val="14"/>
                <w:lang w:eastAsia="nl-BE"/>
              </w:rPr>
              <w:lastRenderedPageBreak/>
              <w:t xml:space="preserve">ownership. </w:t>
            </w:r>
            <w:r w:rsidRPr="009F4405">
              <w:br/>
            </w:r>
            <w:r w:rsidRPr="009F4405">
              <w:rPr>
                <w:color w:val="000000" w:themeColor="text1"/>
                <w:sz w:val="14"/>
                <w:szCs w:val="14"/>
                <w:lang w:eastAsia="nl-BE"/>
              </w:rPr>
              <w:t>EU/non-EU: EU (Italy).</w:t>
            </w:r>
          </w:p>
        </w:tc>
        <w:tc>
          <w:tcPr>
            <w:tcW w:w="772" w:type="pct"/>
            <w:vAlign w:val="center"/>
            <w:hideMark/>
          </w:tcPr>
          <w:p w14:paraId="1F493677"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lastRenderedPageBreak/>
              <w:t xml:space="preserve">Public / regional: ~€70m infrastructure funding by Regione Puglia for spaceport development (2018–2025). Public / national: regulatory and enabling support via ENAC and Italian ministries (amount n/a). EU / ESA: No direct consolidated EU/ESA spaceport </w:t>
            </w:r>
            <w:r w:rsidRPr="009F4405">
              <w:rPr>
                <w:color w:val="000000"/>
                <w:sz w:val="14"/>
                <w:szCs w:val="14"/>
                <w:lang w:eastAsia="nl-BE"/>
              </w:rPr>
              <w:lastRenderedPageBreak/>
              <w:t>CAPEX; possible project-based R&amp;D funding. Private: Operator-specific investments (Virgin Galactic, others).</w:t>
            </w:r>
          </w:p>
        </w:tc>
        <w:tc>
          <w:tcPr>
            <w:tcW w:w="772" w:type="pct"/>
            <w:vAlign w:val="center"/>
            <w:hideMark/>
          </w:tcPr>
          <w:p w14:paraId="56BB2C1A"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lastRenderedPageBreak/>
              <w:t>Strategic oversight: Regione Puglia and Italian State (ENAC). Regulatory authority: ENAC. Long-term strategy aligned with national space and aerospace policy. Go/no-go for operations subject to ENAC authorization.</w:t>
            </w:r>
          </w:p>
        </w:tc>
        <w:tc>
          <w:tcPr>
            <w:tcW w:w="772" w:type="pct"/>
            <w:vAlign w:val="center"/>
            <w:hideMark/>
          </w:tcPr>
          <w:p w14:paraId="6597B61D"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Airport and infrastructure operations by Aeroporti di Puglia. Spaceflight operations subject to operator presence and ENAC approvals.</w:t>
            </w:r>
          </w:p>
        </w:tc>
        <w:tc>
          <w:tcPr>
            <w:tcW w:w="772" w:type="pct"/>
            <w:vAlign w:val="center"/>
            <w:hideMark/>
          </w:tcPr>
          <w:p w14:paraId="08325A1E" w14:textId="77777777" w:rsidR="005444C2" w:rsidRPr="009F4405" w:rsidRDefault="005444C2" w:rsidP="00632FB1">
            <w:pPr>
              <w:spacing w:after="0"/>
              <w:jc w:val="left"/>
              <w:rPr>
                <w:color w:val="000000"/>
                <w:sz w:val="14"/>
                <w:szCs w:val="14"/>
                <w:lang w:eastAsia="nl-BE"/>
              </w:rPr>
            </w:pPr>
            <w:r w:rsidRPr="009F4405">
              <w:rPr>
                <w:color w:val="000000" w:themeColor="text1"/>
                <w:sz w:val="14"/>
                <w:szCs w:val="14"/>
                <w:lang w:eastAsia="nl-BE"/>
              </w:rPr>
              <w:t>Regione Puglia; ENAC; ASI; Aeroporti di Puglia; Virgin Galactic; ALTEC; regional research clusters.</w:t>
            </w:r>
          </w:p>
        </w:tc>
      </w:tr>
      <w:tr w:rsidR="001D1A53" w:rsidRPr="009F4405" w14:paraId="252C3238" w14:textId="77777777" w:rsidTr="00632FB1">
        <w:trPr>
          <w:trHeight w:val="20"/>
        </w:trPr>
        <w:tc>
          <w:tcPr>
            <w:tcW w:w="346" w:type="pct"/>
            <w:shd w:val="clear" w:color="auto" w:fill="F2F2F2" w:themeFill="text2" w:themeFillShade="F2"/>
            <w:vAlign w:val="center"/>
            <w:hideMark/>
          </w:tcPr>
          <w:p w14:paraId="39D487D6"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Guiana Space Center</w:t>
            </w:r>
          </w:p>
        </w:tc>
        <w:tc>
          <w:tcPr>
            <w:tcW w:w="397" w:type="pct"/>
            <w:vAlign w:val="center"/>
            <w:hideMark/>
          </w:tcPr>
          <w:p w14:paraId="296BEB0B"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Kourou</w:t>
            </w:r>
          </w:p>
        </w:tc>
        <w:tc>
          <w:tcPr>
            <w:tcW w:w="397" w:type="pct"/>
            <w:noWrap/>
            <w:vAlign w:val="center"/>
            <w:hideMark/>
          </w:tcPr>
          <w:p w14:paraId="2C24D7B8"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Launch Facilities</w:t>
            </w:r>
          </w:p>
        </w:tc>
        <w:tc>
          <w:tcPr>
            <w:tcW w:w="772" w:type="pct"/>
            <w:vAlign w:val="center"/>
            <w:hideMark/>
          </w:tcPr>
          <w:p w14:paraId="3AD43549" w14:textId="50E8CD5D" w:rsidR="005444C2" w:rsidRPr="009F4405" w:rsidRDefault="005444C2" w:rsidP="00632FB1">
            <w:pPr>
              <w:spacing w:after="0"/>
              <w:jc w:val="left"/>
              <w:rPr>
                <w:color w:val="FF0000"/>
                <w:sz w:val="14"/>
                <w:szCs w:val="14"/>
                <w:lang w:eastAsia="nl-BE"/>
              </w:rPr>
            </w:pPr>
            <w:r w:rsidRPr="009F4405">
              <w:rPr>
                <w:b/>
                <w:sz w:val="14"/>
                <w:szCs w:val="14"/>
                <w:lang w:eastAsia="nl-BE"/>
              </w:rPr>
              <w:t>Owner:</w:t>
            </w:r>
            <w:r w:rsidRPr="009F4405">
              <w:rPr>
                <w:sz w:val="14"/>
                <w:szCs w:val="14"/>
                <w:lang w:eastAsia="nl-BE"/>
              </w:rPr>
              <w:t xml:space="preserve"> French State land; launch and range infrastructure operated by CNES (Centre national d’études spatiales).</w:t>
            </w:r>
            <w:r w:rsidRPr="009F4405">
              <w:rPr>
                <w:sz w:val="14"/>
                <w:szCs w:val="14"/>
                <w:lang w:eastAsia="nl-BE"/>
              </w:rPr>
              <w:br/>
            </w:r>
            <w:r w:rsidRPr="009F4405">
              <w:rPr>
                <w:b/>
                <w:sz w:val="14"/>
                <w:szCs w:val="14"/>
                <w:lang w:eastAsia="nl-BE"/>
              </w:rPr>
              <w:t>Legal basis:</w:t>
            </w:r>
            <w:r w:rsidRPr="009F4405">
              <w:rPr>
                <w:sz w:val="14"/>
                <w:szCs w:val="14"/>
                <w:lang w:eastAsia="nl-BE"/>
              </w:rPr>
              <w:t xml:space="preserve"> CSG is a French national spaceport established and operated by CNES under French public law; CNES acts as spaceport authority and range authority. Several launch facilities and infrastructure assets were developed with ESA programme funding and are operated by CNES on behalf of ESA.</w:t>
            </w:r>
            <w:r w:rsidRPr="009F4405">
              <w:rPr>
                <w:sz w:val="14"/>
                <w:szCs w:val="14"/>
                <w:lang w:eastAsia="nl-BE"/>
              </w:rPr>
              <w:br/>
            </w:r>
            <w:r w:rsidRPr="009F4405">
              <w:rPr>
                <w:b/>
                <w:sz w:val="14"/>
                <w:szCs w:val="14"/>
                <w:lang w:eastAsia="nl-BE"/>
              </w:rPr>
              <w:t xml:space="preserve">Majority/Minority: </w:t>
            </w:r>
            <w:r w:rsidRPr="009F4405">
              <w:rPr>
                <w:sz w:val="14"/>
                <w:szCs w:val="14"/>
                <w:lang w:eastAsia="nl-BE"/>
              </w:rPr>
              <w:t>Public ownership; CNES is a 100% French state-owned public establishment.</w:t>
            </w:r>
            <w:r w:rsidRPr="009F4405">
              <w:rPr>
                <w:sz w:val="14"/>
                <w:szCs w:val="14"/>
                <w:lang w:eastAsia="nl-BE"/>
              </w:rPr>
              <w:br/>
            </w:r>
            <w:r w:rsidRPr="009F4405">
              <w:rPr>
                <w:b/>
                <w:sz w:val="14"/>
                <w:szCs w:val="14"/>
                <w:lang w:eastAsia="nl-BE"/>
              </w:rPr>
              <w:t>EU/non</w:t>
            </w:r>
            <w:r w:rsidRPr="009F4405">
              <w:rPr>
                <w:b/>
                <w:sz w:val="14"/>
                <w:szCs w:val="14"/>
                <w:lang w:eastAsia="nl-BE"/>
              </w:rPr>
              <w:noBreakHyphen/>
              <w:t>EU:</w:t>
            </w:r>
            <w:r w:rsidRPr="009F4405">
              <w:rPr>
                <w:sz w:val="14"/>
                <w:szCs w:val="14"/>
                <w:lang w:eastAsia="nl-BE"/>
              </w:rPr>
              <w:t xml:space="preserve"> EU public owner (France).</w:t>
            </w:r>
            <w:r w:rsidRPr="009F4405">
              <w:rPr>
                <w:sz w:val="14"/>
                <w:szCs w:val="14"/>
                <w:lang w:eastAsia="nl-BE"/>
              </w:rPr>
              <w:br/>
            </w:r>
            <w:r w:rsidRPr="009F4405">
              <w:rPr>
                <w:color w:val="FF0000"/>
                <w:sz w:val="14"/>
                <w:szCs w:val="14"/>
                <w:lang w:eastAsia="nl-BE"/>
              </w:rPr>
              <w:br/>
            </w:r>
          </w:p>
        </w:tc>
        <w:tc>
          <w:tcPr>
            <w:tcW w:w="772" w:type="pct"/>
            <w:vAlign w:val="center"/>
            <w:hideMark/>
          </w:tcPr>
          <w:p w14:paraId="7A0D0284" w14:textId="0E1B59B5" w:rsidR="005444C2" w:rsidRPr="009F4405" w:rsidRDefault="005444C2" w:rsidP="00632FB1">
            <w:pPr>
              <w:spacing w:after="0"/>
              <w:jc w:val="left"/>
              <w:rPr>
                <w:color w:val="FF0000"/>
                <w:sz w:val="14"/>
                <w:szCs w:val="14"/>
                <w:lang w:eastAsia="nl-BE"/>
              </w:rPr>
            </w:pPr>
            <w:r w:rsidRPr="009F4405">
              <w:rPr>
                <w:b/>
                <w:sz w:val="14"/>
                <w:szCs w:val="14"/>
                <w:lang w:eastAsia="nl-BE"/>
              </w:rPr>
              <w:t>Total funding:</w:t>
            </w:r>
            <w:r w:rsidRPr="009F4405">
              <w:rPr>
                <w:sz w:val="14"/>
                <w:szCs w:val="14"/>
                <w:lang w:eastAsia="nl-BE"/>
              </w:rPr>
              <w:t xml:space="preserve"> Not consolidated at site level; multi public (CNES, ESA,  EU) and private investments through space programmes.</w:t>
            </w:r>
            <w:r w:rsidRPr="009F4405">
              <w:rPr>
                <w:sz w:val="14"/>
                <w:szCs w:val="14"/>
                <w:lang w:eastAsia="nl-BE"/>
              </w:rPr>
              <w:br/>
            </w:r>
            <w:r w:rsidRPr="009F4405">
              <w:rPr>
                <w:b/>
                <w:sz w:val="14"/>
                <w:szCs w:val="14"/>
                <w:lang w:eastAsia="nl-BE"/>
              </w:rPr>
              <w:t>Public / national:</w:t>
            </w:r>
            <w:r w:rsidRPr="009F4405">
              <w:rPr>
                <w:sz w:val="14"/>
                <w:szCs w:val="14"/>
                <w:lang w:eastAsia="nl-BE"/>
              </w:rPr>
              <w:t xml:space="preserve"> French State funding via CNES annual budgets (range operations, safety systems, infrastructure maintenance).</w:t>
            </w:r>
            <w:r w:rsidRPr="009F4405">
              <w:rPr>
                <w:sz w:val="14"/>
                <w:szCs w:val="14"/>
                <w:lang w:eastAsia="nl-BE"/>
              </w:rPr>
              <w:br/>
            </w:r>
            <w:r w:rsidRPr="009F4405">
              <w:rPr>
                <w:b/>
                <w:sz w:val="14"/>
                <w:szCs w:val="14"/>
                <w:lang w:eastAsia="nl-BE"/>
              </w:rPr>
              <w:t>Public / ESA:</w:t>
            </w:r>
            <w:r w:rsidRPr="009F4405">
              <w:rPr>
                <w:sz w:val="14"/>
                <w:szCs w:val="14"/>
                <w:lang w:eastAsia="nl-BE"/>
              </w:rPr>
              <w:t xml:space="preserve"> ESA programme funding for dedicated launcher infrastructure (Ariane 5 legacy; Ariane 6 ELA</w:t>
            </w:r>
            <w:r w:rsidRPr="009F4405">
              <w:rPr>
                <w:sz w:val="14"/>
                <w:szCs w:val="14"/>
                <w:lang w:eastAsia="nl-BE"/>
              </w:rPr>
              <w:noBreakHyphen/>
              <w:t>4, investment of ~650M euros; Vega / Vega</w:t>
            </w:r>
            <w:r w:rsidRPr="009F4405">
              <w:rPr>
                <w:sz w:val="14"/>
                <w:szCs w:val="14"/>
                <w:lang w:eastAsia="nl-BE"/>
              </w:rPr>
              <w:noBreakHyphen/>
              <w:t>C launch complexes; ESTRACK assets).</w:t>
            </w:r>
            <w:r w:rsidRPr="009F4405">
              <w:rPr>
                <w:sz w:val="14"/>
                <w:szCs w:val="14"/>
                <w:lang w:eastAsia="nl-BE"/>
              </w:rPr>
              <w:br/>
            </w:r>
            <w:r w:rsidRPr="009F4405">
              <w:rPr>
                <w:b/>
                <w:sz w:val="14"/>
                <w:szCs w:val="14"/>
                <w:lang w:eastAsia="nl-BE"/>
              </w:rPr>
              <w:t>Industrial contributions:</w:t>
            </w:r>
            <w:r w:rsidRPr="009F4405">
              <w:rPr>
                <w:sz w:val="14"/>
                <w:szCs w:val="14"/>
                <w:lang w:eastAsia="nl-BE"/>
              </w:rPr>
              <w:t xml:space="preserve"> Dedicated launcher</w:t>
            </w:r>
            <w:r w:rsidRPr="009F4405">
              <w:rPr>
                <w:sz w:val="14"/>
                <w:szCs w:val="14"/>
                <w:lang w:eastAsia="nl-BE"/>
              </w:rPr>
              <w:noBreakHyphen/>
              <w:t>specific equipment and upgrades financed by industrial primes (ArianeGroup, Avio) within programme contracts.</w:t>
            </w:r>
            <w:r w:rsidRPr="009F4405">
              <w:rPr>
                <w:sz w:val="14"/>
                <w:szCs w:val="14"/>
                <w:lang w:eastAsia="nl-BE"/>
              </w:rPr>
              <w:br/>
            </w:r>
            <w:r w:rsidRPr="009F4405">
              <w:rPr>
                <w:b/>
                <w:sz w:val="14"/>
                <w:szCs w:val="14"/>
                <w:lang w:eastAsia="nl-BE"/>
              </w:rPr>
              <w:t>EU</w:t>
            </w:r>
            <w:r w:rsidRPr="009F4405">
              <w:rPr>
                <w:b/>
                <w:sz w:val="14"/>
                <w:szCs w:val="14"/>
                <w:lang w:eastAsia="nl-BE"/>
              </w:rPr>
              <w:noBreakHyphen/>
              <w:t>linked activity:</w:t>
            </w:r>
            <w:r w:rsidRPr="009F4405">
              <w:rPr>
                <w:sz w:val="14"/>
                <w:szCs w:val="14"/>
                <w:lang w:eastAsia="nl-BE"/>
              </w:rPr>
              <w:t xml:space="preserve"> Launcher development and modernization activities financed for specific projects: EU</w:t>
            </w:r>
            <w:r w:rsidRPr="009F4405">
              <w:rPr>
                <w:sz w:val="14"/>
                <w:szCs w:val="14"/>
                <w:lang w:eastAsia="nl-BE"/>
              </w:rPr>
              <w:noBreakHyphen/>
              <w:t>linked initiatives (e.g. technology demonstrators, SALTO/Themis testing campaigns at CSG).</w:t>
            </w:r>
            <w:r w:rsidRPr="009F4405">
              <w:rPr>
                <w:sz w:val="14"/>
                <w:szCs w:val="14"/>
                <w:lang w:eastAsia="nl-BE"/>
              </w:rPr>
              <w:br/>
            </w:r>
            <w:r w:rsidRPr="009F4405">
              <w:rPr>
                <w:color w:val="FF0000"/>
                <w:sz w:val="14"/>
                <w:szCs w:val="14"/>
                <w:lang w:eastAsia="nl-BE"/>
              </w:rPr>
              <w:br/>
            </w:r>
          </w:p>
        </w:tc>
        <w:tc>
          <w:tcPr>
            <w:tcW w:w="772" w:type="pct"/>
            <w:vAlign w:val="center"/>
            <w:hideMark/>
          </w:tcPr>
          <w:p w14:paraId="6026695A" w14:textId="754EA24F" w:rsidR="005444C2" w:rsidRPr="009F4405" w:rsidRDefault="005444C2" w:rsidP="00632FB1">
            <w:pPr>
              <w:spacing w:after="0"/>
              <w:jc w:val="left"/>
              <w:rPr>
                <w:color w:val="FF0000"/>
                <w:sz w:val="14"/>
                <w:szCs w:val="14"/>
                <w:lang w:eastAsia="nl-BE"/>
              </w:rPr>
            </w:pPr>
            <w:r w:rsidRPr="009F4405">
              <w:rPr>
                <w:b/>
                <w:sz w:val="14"/>
                <w:szCs w:val="14"/>
                <w:lang w:eastAsia="nl-BE"/>
              </w:rPr>
              <w:t>Strategic / ownership oversight</w:t>
            </w:r>
            <w:r w:rsidRPr="009F4405">
              <w:rPr>
                <w:sz w:val="14"/>
                <w:szCs w:val="14"/>
                <w:lang w:eastAsia="nl-BE"/>
              </w:rPr>
              <w:t>: French State via CNES governance framework; CNES Director</w:t>
            </w:r>
            <w:r w:rsidRPr="009F4405">
              <w:rPr>
                <w:sz w:val="14"/>
                <w:szCs w:val="14"/>
                <w:lang w:eastAsia="nl-BE"/>
              </w:rPr>
              <w:noBreakHyphen/>
              <w:t>General accountable for CSG operations.</w:t>
            </w:r>
            <w:r w:rsidRPr="009F4405">
              <w:rPr>
                <w:sz w:val="14"/>
                <w:szCs w:val="14"/>
                <w:lang w:eastAsia="nl-BE"/>
              </w:rPr>
              <w:br/>
            </w:r>
            <w:r w:rsidRPr="009F4405">
              <w:rPr>
                <w:b/>
                <w:sz w:val="14"/>
                <w:szCs w:val="14"/>
                <w:lang w:eastAsia="nl-BE"/>
              </w:rPr>
              <w:t>Long</w:t>
            </w:r>
            <w:r w:rsidRPr="009F4405">
              <w:rPr>
                <w:b/>
                <w:sz w:val="14"/>
                <w:szCs w:val="14"/>
                <w:lang w:eastAsia="nl-BE"/>
              </w:rPr>
              <w:noBreakHyphen/>
              <w:t>term strategy / launch capability development:</w:t>
            </w:r>
            <w:r w:rsidRPr="009F4405">
              <w:rPr>
                <w:sz w:val="14"/>
                <w:szCs w:val="14"/>
                <w:lang w:eastAsia="nl-BE"/>
              </w:rPr>
              <w:t xml:space="preserve"> Defined jointly by ESA (programme requirements for Ariane and Vega) and France (spaceport sustainability, safety and modernization).</w:t>
            </w:r>
            <w:r w:rsidRPr="009F4405">
              <w:rPr>
                <w:sz w:val="14"/>
                <w:szCs w:val="14"/>
                <w:lang w:eastAsia="nl-BE"/>
              </w:rPr>
              <w:br/>
            </w:r>
            <w:r w:rsidRPr="009F4405">
              <w:rPr>
                <w:b/>
                <w:sz w:val="14"/>
                <w:szCs w:val="14"/>
                <w:lang w:eastAsia="nl-BE"/>
              </w:rPr>
              <w:t>Public mission performance oversight:</w:t>
            </w:r>
            <w:r w:rsidRPr="009F4405">
              <w:rPr>
                <w:sz w:val="14"/>
                <w:szCs w:val="14"/>
                <w:lang w:eastAsia="nl-BE"/>
              </w:rPr>
              <w:t xml:space="preserve"> ESA programme boards (for Ariane and Vega) and CNES internal performance indicators (range availability, safety, campaign execution).</w:t>
            </w:r>
            <w:r w:rsidRPr="009F4405">
              <w:rPr>
                <w:sz w:val="14"/>
                <w:szCs w:val="14"/>
                <w:lang w:eastAsia="nl-BE"/>
              </w:rPr>
              <w:br/>
            </w:r>
            <w:r w:rsidRPr="009F4405">
              <w:rPr>
                <w:b/>
                <w:sz w:val="14"/>
                <w:szCs w:val="14"/>
                <w:lang w:eastAsia="nl-BE"/>
              </w:rPr>
              <w:t>Regulatory framework:</w:t>
            </w:r>
            <w:r w:rsidRPr="009F4405">
              <w:rPr>
                <w:sz w:val="14"/>
                <w:szCs w:val="14"/>
                <w:lang w:eastAsia="nl-BE"/>
              </w:rPr>
              <w:t xml:space="preserve"> French national law; CNES acts as launch safety authority and range authority; compliance with international space law and safety obligations.</w:t>
            </w:r>
            <w:r w:rsidRPr="009F4405">
              <w:rPr>
                <w:sz w:val="14"/>
                <w:szCs w:val="14"/>
                <w:lang w:eastAsia="nl-BE"/>
              </w:rPr>
              <w:br/>
            </w:r>
            <w:r w:rsidRPr="009F4405">
              <w:rPr>
                <w:b/>
                <w:sz w:val="14"/>
                <w:szCs w:val="14"/>
                <w:lang w:eastAsia="nl-BE"/>
              </w:rPr>
              <w:t>Commercial utilization agreement:</w:t>
            </w:r>
            <w:r w:rsidRPr="009F4405">
              <w:rPr>
                <w:sz w:val="14"/>
                <w:szCs w:val="14"/>
                <w:lang w:eastAsia="nl-BE"/>
              </w:rPr>
              <w:t xml:space="preserve"> ESA</w:t>
            </w:r>
            <w:r w:rsidRPr="009F4405">
              <w:rPr>
                <w:sz w:val="14"/>
                <w:szCs w:val="14"/>
                <w:lang w:eastAsia="nl-BE"/>
              </w:rPr>
              <w:noBreakHyphen/>
              <w:t>France agreement governing use of CSG by ESA launcher programmes and industrial operators.</w:t>
            </w:r>
            <w:r w:rsidRPr="009F4405">
              <w:rPr>
                <w:sz w:val="14"/>
                <w:szCs w:val="14"/>
                <w:lang w:eastAsia="nl-BE"/>
              </w:rPr>
              <w:br/>
            </w:r>
            <w:r w:rsidRPr="009F4405">
              <w:rPr>
                <w:b/>
                <w:sz w:val="14"/>
                <w:szCs w:val="14"/>
                <w:lang w:eastAsia="nl-BE"/>
              </w:rPr>
              <w:t>Go / no</w:t>
            </w:r>
            <w:r w:rsidRPr="009F4405">
              <w:rPr>
                <w:b/>
                <w:sz w:val="14"/>
                <w:szCs w:val="14"/>
                <w:lang w:eastAsia="nl-BE"/>
              </w:rPr>
              <w:noBreakHyphen/>
              <w:t>go decision</w:t>
            </w:r>
            <w:r w:rsidRPr="009F4405">
              <w:rPr>
                <w:b/>
                <w:sz w:val="14"/>
                <w:szCs w:val="14"/>
                <w:lang w:eastAsia="nl-BE"/>
              </w:rPr>
              <w:noBreakHyphen/>
              <w:t>maker:</w:t>
            </w:r>
            <w:r w:rsidRPr="009F4405">
              <w:rPr>
                <w:sz w:val="14"/>
                <w:szCs w:val="14"/>
                <w:lang w:eastAsia="nl-BE"/>
              </w:rPr>
              <w:t xml:space="preserve"> CNES (range safety and authorization) in coordination with launch operator (Arianespace) and programme authorities (ESA).</w:t>
            </w:r>
          </w:p>
        </w:tc>
        <w:tc>
          <w:tcPr>
            <w:tcW w:w="772" w:type="pct"/>
            <w:vAlign w:val="center"/>
            <w:hideMark/>
          </w:tcPr>
          <w:p w14:paraId="3CA49503" w14:textId="4A4D1DF7" w:rsidR="005444C2" w:rsidRPr="009F4405" w:rsidRDefault="005444C2" w:rsidP="00632FB1">
            <w:pPr>
              <w:spacing w:after="0"/>
              <w:jc w:val="left"/>
              <w:rPr>
                <w:color w:val="FF0000"/>
                <w:sz w:val="14"/>
                <w:szCs w:val="14"/>
                <w:lang w:eastAsia="nl-BE"/>
              </w:rPr>
            </w:pPr>
            <w:r w:rsidRPr="009F4405">
              <w:rPr>
                <w:b/>
                <w:sz w:val="14"/>
                <w:szCs w:val="14"/>
                <w:lang w:eastAsia="nl-BE"/>
              </w:rPr>
              <w:t>Site operators:</w:t>
            </w:r>
            <w:r w:rsidRPr="009F4405">
              <w:rPr>
                <w:sz w:val="14"/>
                <w:szCs w:val="14"/>
                <w:lang w:eastAsia="nl-BE"/>
              </w:rPr>
              <w:t xml:space="preserve"> CNES (CSG Directorate and range teams).</w:t>
            </w:r>
            <w:r w:rsidRPr="009F4405">
              <w:rPr>
                <w:sz w:val="14"/>
                <w:szCs w:val="14"/>
                <w:lang w:eastAsia="nl-BE"/>
              </w:rPr>
              <w:br/>
            </w:r>
            <w:r w:rsidRPr="009F4405">
              <w:rPr>
                <w:b/>
                <w:sz w:val="14"/>
                <w:szCs w:val="14"/>
                <w:lang w:eastAsia="nl-BE"/>
              </w:rPr>
              <w:t>Operational practice:</w:t>
            </w:r>
            <w:r w:rsidRPr="009F4405">
              <w:rPr>
                <w:sz w:val="14"/>
                <w:szCs w:val="14"/>
                <w:lang w:eastAsia="nl-BE"/>
              </w:rPr>
              <w:t xml:space="preserve"> Day</w:t>
            </w:r>
            <w:r w:rsidRPr="009F4405">
              <w:rPr>
                <w:sz w:val="14"/>
                <w:szCs w:val="14"/>
                <w:lang w:eastAsia="nl-BE"/>
              </w:rPr>
              <w:noBreakHyphen/>
              <w:t>to</w:t>
            </w:r>
            <w:r w:rsidRPr="009F4405">
              <w:rPr>
                <w:sz w:val="14"/>
                <w:szCs w:val="14"/>
                <w:lang w:eastAsia="nl-BE"/>
              </w:rPr>
              <w:noBreakHyphen/>
              <w:t>day operations are performed by CNES civil servants and contractors, with industrial teams temporarily embedded during launch campaigns</w:t>
            </w:r>
            <w:r w:rsidRPr="009F4405">
              <w:rPr>
                <w:sz w:val="14"/>
                <w:szCs w:val="14"/>
                <w:lang w:eastAsia="nl-BE"/>
              </w:rPr>
              <w:br/>
            </w:r>
            <w:r w:rsidRPr="009F4405">
              <w:rPr>
                <w:b/>
                <w:sz w:val="14"/>
                <w:szCs w:val="14"/>
                <w:lang w:eastAsia="nl-BE"/>
              </w:rPr>
              <w:t>Range safety:</w:t>
            </w:r>
            <w:r w:rsidRPr="009F4405">
              <w:rPr>
                <w:sz w:val="14"/>
                <w:szCs w:val="14"/>
                <w:lang w:eastAsia="nl-BE"/>
              </w:rPr>
              <w:t xml:space="preserve"> CNES range safety organization (flight safety, tracking, telemetry, danger</w:t>
            </w:r>
            <w:r w:rsidRPr="009F4405">
              <w:rPr>
                <w:sz w:val="14"/>
                <w:szCs w:val="14"/>
                <w:lang w:eastAsia="nl-BE"/>
              </w:rPr>
              <w:noBreakHyphen/>
              <w:t>area coordination).</w:t>
            </w:r>
            <w:r w:rsidRPr="009F4405">
              <w:rPr>
                <w:sz w:val="14"/>
                <w:szCs w:val="14"/>
                <w:lang w:eastAsia="nl-BE"/>
              </w:rPr>
              <w:br/>
            </w:r>
            <w:r w:rsidRPr="009F4405">
              <w:rPr>
                <w:b/>
                <w:sz w:val="14"/>
                <w:szCs w:val="14"/>
                <w:lang w:eastAsia="nl-BE"/>
              </w:rPr>
              <w:t>Launch campaigns:</w:t>
            </w:r>
            <w:r w:rsidRPr="009F4405">
              <w:rPr>
                <w:sz w:val="14"/>
                <w:szCs w:val="14"/>
                <w:lang w:eastAsia="nl-BE"/>
              </w:rPr>
              <w:t xml:space="preserve"> Arianespace conducts launch campaigns as launch service provider; CNES provides range and safety services; launcher primes (ArianeGroup, Avio) support vehicle operations.</w:t>
            </w:r>
            <w:r w:rsidRPr="009F4405">
              <w:rPr>
                <w:sz w:val="14"/>
                <w:szCs w:val="14"/>
                <w:lang w:eastAsia="nl-BE"/>
              </w:rPr>
              <w:br/>
            </w:r>
            <w:r w:rsidRPr="009F4405">
              <w:rPr>
                <w:b/>
                <w:sz w:val="14"/>
                <w:szCs w:val="14"/>
                <w:lang w:eastAsia="nl-BE"/>
              </w:rPr>
              <w:t>Other:</w:t>
            </w:r>
            <w:r w:rsidRPr="009F4405">
              <w:rPr>
                <w:sz w:val="14"/>
                <w:szCs w:val="14"/>
                <w:lang w:eastAsia="nl-BE"/>
              </w:rPr>
              <w:t xml:space="preserve"> Jupiter II Control Centre; launch control blockhouses near pads; tracking and telemetry stations integrated into CNES and ESA ESTRACK networks.</w:t>
            </w:r>
            <w:r w:rsidRPr="009F4405">
              <w:rPr>
                <w:sz w:val="14"/>
                <w:szCs w:val="14"/>
                <w:lang w:eastAsia="nl-BE"/>
              </w:rPr>
              <w:br/>
            </w:r>
            <w:r w:rsidRPr="009F4405">
              <w:rPr>
                <w:color w:val="FF0000"/>
                <w:sz w:val="14"/>
                <w:szCs w:val="14"/>
                <w:lang w:eastAsia="nl-BE"/>
              </w:rPr>
              <w:br/>
            </w:r>
          </w:p>
        </w:tc>
        <w:tc>
          <w:tcPr>
            <w:tcW w:w="772" w:type="pct"/>
            <w:vAlign w:val="center"/>
            <w:hideMark/>
          </w:tcPr>
          <w:p w14:paraId="10F55C79" w14:textId="0B8362D4" w:rsidR="005444C2" w:rsidRPr="009F4405" w:rsidRDefault="005444C2" w:rsidP="00632FB1">
            <w:pPr>
              <w:spacing w:after="0"/>
              <w:jc w:val="left"/>
              <w:rPr>
                <w:color w:val="FF0000"/>
                <w:sz w:val="14"/>
                <w:szCs w:val="14"/>
                <w:lang w:eastAsia="nl-BE"/>
              </w:rPr>
            </w:pPr>
            <w:r w:rsidRPr="009F4405">
              <w:rPr>
                <w:sz w:val="14"/>
                <w:szCs w:val="14"/>
                <w:lang w:eastAsia="nl-BE"/>
              </w:rPr>
              <w:t>ESA – programme authority and funding body for Ariane and Vega launch systems.</w:t>
            </w:r>
            <w:r w:rsidRPr="009F4405">
              <w:rPr>
                <w:sz w:val="14"/>
                <w:szCs w:val="14"/>
                <w:lang w:eastAsia="nl-BE"/>
              </w:rPr>
              <w:br/>
              <w:t>Arianespace – launch service provider responsible for commercial and institutional launch campaigns.</w:t>
            </w:r>
            <w:r w:rsidRPr="009F4405">
              <w:rPr>
                <w:sz w:val="14"/>
                <w:szCs w:val="14"/>
                <w:lang w:eastAsia="nl-BE"/>
              </w:rPr>
              <w:br/>
              <w:t>ArianeGroup – Ariane launcher prime contractor; pad and launcher system support.</w:t>
            </w:r>
            <w:r w:rsidRPr="009F4405">
              <w:rPr>
                <w:sz w:val="14"/>
                <w:szCs w:val="14"/>
                <w:lang w:eastAsia="nl-BE"/>
              </w:rPr>
              <w:br/>
              <w:t>Avio – Vega launcher prime contractor.</w:t>
            </w:r>
            <w:r w:rsidRPr="009F4405">
              <w:rPr>
                <w:sz w:val="14"/>
                <w:szCs w:val="14"/>
                <w:lang w:eastAsia="nl-BE"/>
              </w:rPr>
              <w:br/>
              <w:t>French armed forces – security and protection of restricted areas.</w:t>
            </w:r>
            <w:r w:rsidRPr="009F4405">
              <w:rPr>
                <w:sz w:val="14"/>
                <w:szCs w:val="14"/>
                <w:lang w:eastAsia="nl-BE"/>
              </w:rPr>
              <w:br/>
              <w:t>Industrial subcontractors – propulsion, integration, telemetry and ground systems.</w:t>
            </w:r>
            <w:r w:rsidRPr="009F4405">
              <w:rPr>
                <w:sz w:val="14"/>
                <w:szCs w:val="14"/>
                <w:lang w:eastAsia="nl-BE"/>
              </w:rPr>
              <w:br/>
              <w:t>-</w:t>
            </w:r>
            <w:r w:rsidRPr="009F4405">
              <w:rPr>
                <w:sz w:val="14"/>
                <w:szCs w:val="14"/>
                <w:lang w:eastAsia="nl-BE"/>
              </w:rPr>
              <w:br/>
              <w:t>CNES/ESA context: CSG functions as Europe’s shared launch infrastructure, used by ESA Member States and European industry under inter</w:t>
            </w:r>
            <w:r w:rsidRPr="009F4405">
              <w:rPr>
                <w:sz w:val="14"/>
                <w:szCs w:val="14"/>
                <w:lang w:eastAsia="nl-BE"/>
              </w:rPr>
              <w:noBreakHyphen/>
              <w:t>governmental agreements.</w:t>
            </w:r>
            <w:r w:rsidRPr="009F4405">
              <w:rPr>
                <w:sz w:val="14"/>
                <w:szCs w:val="14"/>
                <w:lang w:eastAsia="nl-BE"/>
              </w:rPr>
              <w:br/>
            </w:r>
            <w:r w:rsidRPr="009F4405">
              <w:rPr>
                <w:color w:val="FF0000"/>
                <w:sz w:val="14"/>
                <w:szCs w:val="14"/>
                <w:lang w:eastAsia="nl-BE"/>
              </w:rPr>
              <w:br/>
            </w:r>
          </w:p>
        </w:tc>
      </w:tr>
      <w:tr w:rsidR="001D1A53" w:rsidRPr="009F4405" w14:paraId="4448FC34" w14:textId="77777777" w:rsidTr="00632FB1">
        <w:trPr>
          <w:trHeight w:val="20"/>
        </w:trPr>
        <w:tc>
          <w:tcPr>
            <w:tcW w:w="346" w:type="pct"/>
            <w:shd w:val="clear" w:color="auto" w:fill="F2F2F2" w:themeFill="text2" w:themeFillShade="F2"/>
            <w:vAlign w:val="center"/>
            <w:hideMark/>
          </w:tcPr>
          <w:p w14:paraId="2B8F5201"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North Sea launch platform</w:t>
            </w:r>
          </w:p>
        </w:tc>
        <w:tc>
          <w:tcPr>
            <w:tcW w:w="397" w:type="pct"/>
            <w:vAlign w:val="center"/>
            <w:hideMark/>
          </w:tcPr>
          <w:p w14:paraId="3449CB07"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North Sea</w:t>
            </w:r>
          </w:p>
        </w:tc>
        <w:tc>
          <w:tcPr>
            <w:tcW w:w="397" w:type="pct"/>
            <w:vAlign w:val="center"/>
            <w:hideMark/>
          </w:tcPr>
          <w:p w14:paraId="0DFE9D25"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Launch Facilities</w:t>
            </w:r>
          </w:p>
        </w:tc>
        <w:tc>
          <w:tcPr>
            <w:tcW w:w="772" w:type="pct"/>
            <w:vAlign w:val="center"/>
            <w:hideMark/>
          </w:tcPr>
          <w:p w14:paraId="3EBA40D9" w14:textId="77777777" w:rsidR="005444C2" w:rsidRPr="009F4405" w:rsidRDefault="005444C2" w:rsidP="00632FB1">
            <w:pPr>
              <w:spacing w:after="0"/>
              <w:jc w:val="left"/>
              <w:rPr>
                <w:b/>
                <w:color w:val="000000"/>
                <w:sz w:val="14"/>
                <w:szCs w:val="14"/>
                <w:lang w:eastAsia="nl-BE"/>
              </w:rPr>
            </w:pPr>
            <w:r w:rsidRPr="009F4405">
              <w:rPr>
                <w:b/>
                <w:color w:val="000000"/>
                <w:sz w:val="14"/>
                <w:szCs w:val="14"/>
                <w:lang w:eastAsia="nl-BE"/>
              </w:rPr>
              <w:t>Owner:</w:t>
            </w:r>
            <w:r w:rsidRPr="009F4405">
              <w:rPr>
                <w:color w:val="000000"/>
                <w:sz w:val="14"/>
                <w:szCs w:val="14"/>
                <w:lang w:eastAsia="nl-BE"/>
              </w:rPr>
              <w:t xml:space="preserve"> German Offshore Spaceport Alliance GmbH (GOSA), registered in Bremen.</w:t>
            </w:r>
            <w:r w:rsidRPr="009F4405">
              <w:rPr>
                <w:color w:val="000000"/>
                <w:sz w:val="14"/>
                <w:szCs w:val="14"/>
                <w:lang w:eastAsia="nl-BE"/>
              </w:rPr>
              <w:br/>
              <w:t>described as a joint venture / industrial consortium.</w:t>
            </w:r>
            <w:r w:rsidRPr="009F4405">
              <w:rPr>
                <w:color w:val="000000"/>
                <w:sz w:val="14"/>
                <w:szCs w:val="14"/>
                <w:lang w:eastAsia="nl-BE"/>
              </w:rPr>
              <w:br/>
              <w:t>OHB, Tractebel DOC Offshore, MediaMobil, Harren Shipping Services / Harren &amp; Partner.</w:t>
            </w:r>
            <w:r w:rsidRPr="009F4405">
              <w:rPr>
                <w:color w:val="000000"/>
                <w:sz w:val="14"/>
                <w:szCs w:val="14"/>
                <w:lang w:eastAsia="nl-BE"/>
              </w:rPr>
              <w:br/>
            </w:r>
            <w:r w:rsidRPr="009F4405">
              <w:rPr>
                <w:b/>
                <w:color w:val="000000"/>
                <w:sz w:val="14"/>
                <w:szCs w:val="14"/>
                <w:lang w:eastAsia="nl-BE"/>
              </w:rPr>
              <w:t>Legal basis:</w:t>
            </w:r>
            <w:r w:rsidRPr="009F4405">
              <w:rPr>
                <w:color w:val="000000"/>
                <w:sz w:val="14"/>
                <w:szCs w:val="14"/>
                <w:lang w:eastAsia="nl-BE"/>
              </w:rPr>
              <w:t xml:space="preserve"> GOSA is the project </w:t>
            </w:r>
            <w:r w:rsidRPr="009F4405">
              <w:rPr>
                <w:color w:val="000000"/>
                <w:sz w:val="14"/>
                <w:szCs w:val="14"/>
                <w:lang w:eastAsia="nl-BE"/>
              </w:rPr>
              <w:lastRenderedPageBreak/>
              <w:t>company behind the North Sea mobile launch platform / offshore spaceport concept.</w:t>
            </w:r>
            <w:r w:rsidRPr="009F4405">
              <w:rPr>
                <w:color w:val="000000"/>
                <w:sz w:val="14"/>
                <w:szCs w:val="14"/>
                <w:lang w:eastAsia="nl-BE"/>
              </w:rPr>
              <w:br/>
            </w:r>
            <w:r w:rsidRPr="009F4405">
              <w:rPr>
                <w:b/>
                <w:color w:val="000000"/>
                <w:sz w:val="14"/>
                <w:szCs w:val="14"/>
                <w:lang w:eastAsia="nl-BE"/>
              </w:rPr>
              <w:t>Majority/Minority:</w:t>
            </w:r>
            <w:r w:rsidRPr="009F4405">
              <w:rPr>
                <w:color w:val="000000"/>
                <w:sz w:val="14"/>
                <w:szCs w:val="14"/>
                <w:lang w:eastAsia="nl-BE"/>
              </w:rPr>
              <w:t xml:space="preserve"> Not specified</w:t>
            </w:r>
            <w:r w:rsidRPr="009F4405">
              <w:rPr>
                <w:color w:val="000000"/>
                <w:sz w:val="14"/>
                <w:szCs w:val="14"/>
                <w:lang w:eastAsia="nl-BE"/>
              </w:rPr>
              <w:br/>
            </w:r>
            <w:r w:rsidRPr="009F4405">
              <w:rPr>
                <w:b/>
                <w:color w:val="000000"/>
                <w:sz w:val="14"/>
                <w:szCs w:val="14"/>
                <w:lang w:eastAsia="nl-BE"/>
              </w:rPr>
              <w:t>EU/non-EU:</w:t>
            </w:r>
            <w:r w:rsidRPr="009F4405">
              <w:rPr>
                <w:color w:val="000000"/>
                <w:sz w:val="14"/>
                <w:szCs w:val="14"/>
                <w:lang w:eastAsia="nl-BE"/>
              </w:rPr>
              <w:t xml:space="preserve"> EU private / Germany.</w:t>
            </w:r>
          </w:p>
        </w:tc>
        <w:tc>
          <w:tcPr>
            <w:tcW w:w="772" w:type="pct"/>
            <w:vAlign w:val="center"/>
            <w:hideMark/>
          </w:tcPr>
          <w:p w14:paraId="0A56904A" w14:textId="77777777" w:rsidR="005444C2" w:rsidRPr="009F4405" w:rsidRDefault="005444C2" w:rsidP="00632FB1">
            <w:pPr>
              <w:spacing w:after="0"/>
              <w:jc w:val="left"/>
              <w:rPr>
                <w:b/>
                <w:color w:val="000000"/>
                <w:sz w:val="14"/>
                <w:szCs w:val="14"/>
                <w:lang w:eastAsia="nl-BE"/>
              </w:rPr>
            </w:pPr>
            <w:r w:rsidRPr="009F4405">
              <w:rPr>
                <w:b/>
                <w:color w:val="000000" w:themeColor="text1"/>
                <w:sz w:val="14"/>
                <w:szCs w:val="14"/>
                <w:lang w:eastAsia="nl-BE"/>
              </w:rPr>
              <w:lastRenderedPageBreak/>
              <w:t>Total fundings:</w:t>
            </w:r>
            <w:r w:rsidRPr="009F4405">
              <w:rPr>
                <w:color w:val="000000" w:themeColor="text1"/>
                <w:sz w:val="14"/>
                <w:szCs w:val="14"/>
                <w:lang w:eastAsia="nl-BE"/>
              </w:rPr>
              <w:t xml:space="preserve"> €2.87 million</w:t>
            </w:r>
            <w:r w:rsidRPr="009F4405">
              <w:br/>
            </w:r>
            <w:r w:rsidRPr="009F4405">
              <w:rPr>
                <w:b/>
                <w:color w:val="000000" w:themeColor="text1"/>
                <w:sz w:val="14"/>
                <w:szCs w:val="14"/>
                <w:lang w:eastAsia="nl-BE"/>
              </w:rPr>
              <w:t>Public / national:</w:t>
            </w:r>
            <w:r w:rsidRPr="009F4405">
              <w:rPr>
                <w:color w:val="000000" w:themeColor="text1"/>
                <w:sz w:val="14"/>
                <w:szCs w:val="14"/>
                <w:lang w:eastAsia="nl-BE"/>
              </w:rPr>
              <w:t xml:space="preserve"> €2 million , initial German government commitment announced in September 2023.</w:t>
            </w:r>
            <w:r w:rsidRPr="009F4405">
              <w:br/>
            </w:r>
            <w:r w:rsidRPr="009F4405">
              <w:rPr>
                <w:b/>
                <w:color w:val="000000" w:themeColor="text1"/>
                <w:sz w:val="14"/>
                <w:szCs w:val="14"/>
                <w:lang w:eastAsia="nl-BE"/>
              </w:rPr>
              <w:t>Public / national:</w:t>
            </w:r>
            <w:r w:rsidRPr="009F4405">
              <w:rPr>
                <w:color w:val="000000" w:themeColor="text1"/>
                <w:sz w:val="14"/>
                <w:szCs w:val="14"/>
                <w:lang w:eastAsia="nl-BE"/>
              </w:rPr>
              <w:t xml:space="preserve"> ~€870,000 , BMDV support for the OSLIOS project (“Offshore Spaceport – Lösungsfindung und Infrastrukturentwicklung für </w:t>
            </w:r>
            <w:r w:rsidRPr="009F4405">
              <w:rPr>
                <w:color w:val="000000" w:themeColor="text1"/>
                <w:sz w:val="14"/>
                <w:szCs w:val="14"/>
                <w:lang w:eastAsia="nl-BE"/>
              </w:rPr>
              <w:lastRenderedPageBreak/>
              <w:t>Orbitale Starts”).</w:t>
            </w:r>
            <w:r w:rsidRPr="009F4405">
              <w:br/>
            </w:r>
            <w:r w:rsidRPr="009F4405">
              <w:rPr>
                <w:b/>
                <w:color w:val="000000" w:themeColor="text1"/>
                <w:sz w:val="14"/>
                <w:szCs w:val="14"/>
                <w:lang w:eastAsia="nl-BE"/>
              </w:rPr>
              <w:t>Funding administration:</w:t>
            </w:r>
            <w:r w:rsidRPr="009F4405">
              <w:rPr>
                <w:color w:val="000000" w:themeColor="text1"/>
                <w:sz w:val="14"/>
                <w:szCs w:val="14"/>
                <w:lang w:eastAsia="nl-BE"/>
              </w:rPr>
              <w:t xml:space="preserve"> the funding measure is carried out by the German Space Agency at DLR on behalf of BMDV.</w:t>
            </w:r>
            <w:r w:rsidRPr="009F4405">
              <w:br/>
            </w:r>
            <w:r w:rsidRPr="009F4405">
              <w:rPr>
                <w:b/>
                <w:color w:val="000000" w:themeColor="text1"/>
                <w:sz w:val="14"/>
                <w:szCs w:val="14"/>
                <w:lang w:eastAsia="nl-BE"/>
              </w:rPr>
              <w:t>Estimated project cost (study figure):</w:t>
            </w:r>
            <w:r w:rsidRPr="009F4405">
              <w:rPr>
                <w:color w:val="000000" w:themeColor="text1"/>
                <w:sz w:val="14"/>
                <w:szCs w:val="14"/>
                <w:lang w:eastAsia="nl-BE"/>
              </w:rPr>
              <w:t xml:space="preserve"> €22–30 million over six years for development and operation of the North Sea launch platform, according to the cited feasibility study.</w:t>
            </w:r>
            <w:r w:rsidRPr="009F4405">
              <w:br/>
            </w:r>
            <w:r w:rsidRPr="009F4405">
              <w:rPr>
                <w:b/>
                <w:color w:val="000000" w:themeColor="text1"/>
                <w:sz w:val="14"/>
                <w:szCs w:val="14"/>
                <w:lang w:eastAsia="nl-BE"/>
              </w:rPr>
              <w:t>Private:</w:t>
            </w:r>
            <w:r w:rsidRPr="009F4405">
              <w:rPr>
                <w:color w:val="000000" w:themeColor="text1"/>
                <w:sz w:val="14"/>
                <w:szCs w:val="14"/>
                <w:lang w:eastAsia="nl-BE"/>
              </w:rPr>
              <w:t xml:space="preserve"> retrieved sources identify a private industrial consortium, but no precise private investment amount is publicly specified in the retrieved official sources.</w:t>
            </w:r>
          </w:p>
        </w:tc>
        <w:tc>
          <w:tcPr>
            <w:tcW w:w="772" w:type="pct"/>
            <w:vAlign w:val="center"/>
            <w:hideMark/>
          </w:tcPr>
          <w:p w14:paraId="35EA16FD" w14:textId="77777777" w:rsidR="005444C2" w:rsidRPr="009F4405" w:rsidRDefault="005444C2" w:rsidP="00632FB1">
            <w:pPr>
              <w:spacing w:after="0"/>
              <w:jc w:val="left"/>
              <w:rPr>
                <w:b/>
                <w:color w:val="000000"/>
                <w:sz w:val="14"/>
                <w:szCs w:val="14"/>
                <w:lang w:eastAsia="nl-BE"/>
              </w:rPr>
            </w:pPr>
            <w:r w:rsidRPr="009F4405">
              <w:rPr>
                <w:b/>
                <w:color w:val="000000"/>
                <w:sz w:val="14"/>
                <w:szCs w:val="14"/>
                <w:lang w:eastAsia="nl-BE"/>
              </w:rPr>
              <w:lastRenderedPageBreak/>
              <w:t>Strategic / ownership oversight:</w:t>
            </w:r>
            <w:r w:rsidRPr="009F4405">
              <w:rPr>
                <w:color w:val="000000"/>
                <w:sz w:val="14"/>
                <w:szCs w:val="14"/>
                <w:lang w:eastAsia="nl-BE"/>
              </w:rPr>
              <w:t xml:space="preserve"> GOSA (German Offshore Spaceport Alliance) consortium lead; DLR (German Space Agency) manages OSLIOS support; concept = mobile platform in German EEZ (“Entenschnabel”).</w:t>
            </w:r>
            <w:r w:rsidRPr="009F4405">
              <w:rPr>
                <w:color w:val="000000"/>
                <w:sz w:val="14"/>
                <w:szCs w:val="14"/>
                <w:lang w:eastAsia="nl-BE"/>
              </w:rPr>
              <w:br/>
            </w:r>
            <w:r w:rsidRPr="009F4405">
              <w:rPr>
                <w:b/>
                <w:color w:val="000000"/>
                <w:sz w:val="14"/>
                <w:szCs w:val="14"/>
                <w:lang w:eastAsia="nl-BE"/>
              </w:rPr>
              <w:t>Long-term strategy / launch capability development:</w:t>
            </w:r>
            <w:r w:rsidRPr="009F4405">
              <w:rPr>
                <w:color w:val="000000"/>
                <w:sz w:val="14"/>
                <w:szCs w:val="14"/>
                <w:lang w:eastAsia="nl-BE"/>
              </w:rPr>
              <w:t xml:space="preserve"> Target </w:t>
            </w:r>
            <w:r w:rsidRPr="009F4405">
              <w:rPr>
                <w:color w:val="000000"/>
                <w:sz w:val="14"/>
                <w:szCs w:val="14"/>
                <w:lang w:eastAsia="nl-BE"/>
              </w:rPr>
              <w:lastRenderedPageBreak/>
              <w:t>capability: launches with payloads up to ~1 tonne; allocation rules N/A</w:t>
            </w:r>
            <w:r w:rsidRPr="009F4405">
              <w:rPr>
                <w:color w:val="000000"/>
                <w:sz w:val="14"/>
                <w:szCs w:val="14"/>
                <w:lang w:eastAsia="nl-BE"/>
              </w:rPr>
              <w:br/>
            </w:r>
            <w:r w:rsidRPr="009F4405">
              <w:rPr>
                <w:b/>
                <w:color w:val="000000"/>
                <w:sz w:val="14"/>
                <w:szCs w:val="14"/>
                <w:lang w:eastAsia="nl-BE"/>
              </w:rPr>
              <w:t>Public mission performance oversight:</w:t>
            </w:r>
            <w:r w:rsidRPr="009F4405">
              <w:rPr>
                <w:color w:val="000000"/>
                <w:sz w:val="14"/>
                <w:szCs w:val="14"/>
                <w:lang w:eastAsia="nl-BE"/>
              </w:rPr>
              <w:t xml:space="preserve"> N/A</w:t>
            </w:r>
            <w:r w:rsidRPr="009F4405">
              <w:rPr>
                <w:color w:val="000000"/>
                <w:sz w:val="14"/>
                <w:szCs w:val="14"/>
                <w:lang w:eastAsia="nl-BE"/>
              </w:rPr>
              <w:br/>
            </w:r>
            <w:r w:rsidRPr="009F4405">
              <w:rPr>
                <w:b/>
                <w:color w:val="000000"/>
                <w:sz w:val="14"/>
                <w:szCs w:val="14"/>
                <w:lang w:eastAsia="nl-BE"/>
              </w:rPr>
              <w:t>Regulatory agreements:</w:t>
            </w:r>
            <w:r w:rsidRPr="009F4405">
              <w:rPr>
                <w:color w:val="000000"/>
                <w:sz w:val="14"/>
                <w:szCs w:val="14"/>
                <w:lang w:eastAsia="nl-BE"/>
              </w:rPr>
              <w:t xml:space="preserve"> Supported under the Federal Ministry for Digital and Transport (BMDV) / OSLIOS measure; detailed permitting chain N/A</w:t>
            </w:r>
            <w:r w:rsidRPr="009F4405">
              <w:rPr>
                <w:color w:val="000000"/>
                <w:sz w:val="14"/>
                <w:szCs w:val="14"/>
                <w:lang w:eastAsia="nl-BE"/>
              </w:rPr>
              <w:br/>
            </w:r>
            <w:r w:rsidRPr="009F4405">
              <w:rPr>
                <w:b/>
                <w:color w:val="000000"/>
                <w:sz w:val="14"/>
                <w:szCs w:val="14"/>
                <w:lang w:eastAsia="nl-BE"/>
              </w:rPr>
              <w:t>Commercial utilization agreement:</w:t>
            </w:r>
            <w:r w:rsidRPr="009F4405">
              <w:rPr>
                <w:color w:val="000000"/>
                <w:sz w:val="14"/>
                <w:szCs w:val="14"/>
                <w:lang w:eastAsia="nl-BE"/>
              </w:rPr>
              <w:t xml:space="preserve"> N/A</w:t>
            </w:r>
            <w:r w:rsidRPr="009F4405">
              <w:rPr>
                <w:color w:val="000000"/>
                <w:sz w:val="14"/>
                <w:szCs w:val="14"/>
                <w:lang w:eastAsia="nl-BE"/>
              </w:rPr>
              <w:br/>
            </w:r>
            <w:r w:rsidRPr="009F4405">
              <w:rPr>
                <w:b/>
                <w:color w:val="000000"/>
                <w:sz w:val="14"/>
                <w:szCs w:val="14"/>
                <w:lang w:eastAsia="nl-BE"/>
              </w:rPr>
              <w:t>Go / no-go decision-maker:</w:t>
            </w:r>
            <w:r w:rsidRPr="009F4405">
              <w:rPr>
                <w:color w:val="000000"/>
                <w:sz w:val="14"/>
                <w:szCs w:val="14"/>
                <w:lang w:eastAsia="nl-BE"/>
              </w:rPr>
              <w:t xml:space="preserve"> N/A</w:t>
            </w:r>
          </w:p>
        </w:tc>
        <w:tc>
          <w:tcPr>
            <w:tcW w:w="772" w:type="pct"/>
            <w:vAlign w:val="center"/>
            <w:hideMark/>
          </w:tcPr>
          <w:p w14:paraId="7080B2E9" w14:textId="77777777" w:rsidR="005444C2" w:rsidRPr="009F4405" w:rsidRDefault="005444C2" w:rsidP="00632FB1">
            <w:pPr>
              <w:spacing w:after="0"/>
              <w:jc w:val="left"/>
              <w:rPr>
                <w:b/>
                <w:color w:val="000000"/>
                <w:sz w:val="14"/>
                <w:szCs w:val="14"/>
                <w:lang w:eastAsia="nl-BE"/>
              </w:rPr>
            </w:pPr>
            <w:r w:rsidRPr="009F4405">
              <w:rPr>
                <w:b/>
                <w:color w:val="000000"/>
                <w:sz w:val="14"/>
                <w:szCs w:val="14"/>
                <w:lang w:eastAsia="nl-BE"/>
              </w:rPr>
              <w:lastRenderedPageBreak/>
              <w:t>Site operators:</w:t>
            </w:r>
            <w:r w:rsidRPr="009F4405">
              <w:rPr>
                <w:color w:val="000000"/>
                <w:sz w:val="14"/>
                <w:szCs w:val="14"/>
                <w:lang w:eastAsia="nl-BE"/>
              </w:rPr>
              <w:t xml:space="preserve"> To be defined when the site is operational.</w:t>
            </w:r>
            <w:r w:rsidRPr="009F4405">
              <w:rPr>
                <w:color w:val="000000"/>
                <w:sz w:val="14"/>
                <w:szCs w:val="14"/>
                <w:lang w:eastAsia="nl-BE"/>
              </w:rPr>
              <w:br/>
            </w:r>
            <w:r w:rsidRPr="009F4405">
              <w:rPr>
                <w:b/>
                <w:color w:val="000000"/>
                <w:sz w:val="14"/>
                <w:szCs w:val="14"/>
                <w:lang w:eastAsia="nl-BE"/>
              </w:rPr>
              <w:t>Range safety:</w:t>
            </w:r>
            <w:r w:rsidRPr="009F4405">
              <w:rPr>
                <w:color w:val="000000"/>
                <w:sz w:val="14"/>
                <w:szCs w:val="14"/>
                <w:lang w:eastAsia="nl-BE"/>
              </w:rPr>
              <w:t xml:space="preserve"> To be defined when the site is operational.</w:t>
            </w:r>
            <w:r w:rsidRPr="009F4405">
              <w:rPr>
                <w:color w:val="000000"/>
                <w:sz w:val="14"/>
                <w:szCs w:val="14"/>
                <w:lang w:eastAsia="nl-BE"/>
              </w:rPr>
              <w:br/>
            </w:r>
            <w:r w:rsidRPr="009F4405">
              <w:rPr>
                <w:b/>
                <w:color w:val="000000"/>
                <w:sz w:val="14"/>
                <w:szCs w:val="14"/>
                <w:lang w:eastAsia="nl-BE"/>
              </w:rPr>
              <w:t>Other:</w:t>
            </w:r>
            <w:r w:rsidRPr="009F4405">
              <w:rPr>
                <w:color w:val="000000"/>
                <w:sz w:val="14"/>
                <w:szCs w:val="14"/>
                <w:lang w:eastAsia="nl-BE"/>
              </w:rPr>
              <w:t xml:space="preserve"> To be defined when the site is operational.</w:t>
            </w:r>
          </w:p>
        </w:tc>
        <w:tc>
          <w:tcPr>
            <w:tcW w:w="772" w:type="pct"/>
            <w:vAlign w:val="center"/>
            <w:hideMark/>
          </w:tcPr>
          <w:p w14:paraId="145C8E08"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OHB - core industrial partner in GOSA.</w:t>
            </w:r>
            <w:r w:rsidRPr="009F4405">
              <w:rPr>
                <w:color w:val="000000"/>
                <w:sz w:val="14"/>
                <w:szCs w:val="14"/>
                <w:lang w:eastAsia="nl-BE"/>
              </w:rPr>
              <w:br/>
              <w:t>Tractebel DOC Offshore - offshore project and engineering capability.</w:t>
            </w:r>
            <w:r w:rsidRPr="009F4405">
              <w:rPr>
                <w:color w:val="000000"/>
                <w:sz w:val="14"/>
                <w:szCs w:val="14"/>
                <w:lang w:eastAsia="nl-BE"/>
              </w:rPr>
              <w:br/>
              <w:t>MediaMobil - communication systems for offshore applications. Harren Shipping Services / Harren &amp; Partner -vessel / shipping capability.</w:t>
            </w:r>
            <w:r w:rsidRPr="009F4405">
              <w:rPr>
                <w:color w:val="000000"/>
                <w:sz w:val="14"/>
                <w:szCs w:val="14"/>
                <w:lang w:eastAsia="nl-BE"/>
              </w:rPr>
              <w:br/>
              <w:t xml:space="preserve">BMDV - support for planning and </w:t>
            </w:r>
            <w:r w:rsidRPr="009F4405">
              <w:rPr>
                <w:color w:val="000000"/>
                <w:sz w:val="14"/>
                <w:szCs w:val="14"/>
                <w:lang w:eastAsia="nl-BE"/>
              </w:rPr>
              <w:lastRenderedPageBreak/>
              <w:t>infrastructure-development phase.</w:t>
            </w:r>
            <w:r w:rsidRPr="009F4405">
              <w:rPr>
                <w:color w:val="000000"/>
                <w:sz w:val="14"/>
                <w:szCs w:val="14"/>
                <w:lang w:eastAsia="nl-BE"/>
              </w:rPr>
              <w:br/>
              <w:t>DLR - administers the BMDV funding measure. Terminal operator Bremen / Bremerhaven , strategic partner type listed in GOSA presentation. Insurance , strategic partner type listed in GOSA presentation. Launch customers / operators: retrieved sources state the platform is intended as an open / launcher-agnostic system for microlaunchers; specific current contractual launch operators are not clearly confirmed in the retrieved official sources.</w:t>
            </w:r>
          </w:p>
        </w:tc>
      </w:tr>
      <w:tr w:rsidR="001D1A53" w:rsidRPr="009F4405" w14:paraId="7C58B5EE" w14:textId="77777777" w:rsidTr="00632FB1">
        <w:trPr>
          <w:trHeight w:val="20"/>
        </w:trPr>
        <w:tc>
          <w:tcPr>
            <w:tcW w:w="346" w:type="pct"/>
            <w:shd w:val="clear" w:color="auto" w:fill="F2F2F2" w:themeFill="text2" w:themeFillShade="F2"/>
            <w:vAlign w:val="center"/>
            <w:hideMark/>
          </w:tcPr>
          <w:p w14:paraId="3F002963"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SaxaVord Spaceport</w:t>
            </w:r>
          </w:p>
        </w:tc>
        <w:tc>
          <w:tcPr>
            <w:tcW w:w="397" w:type="pct"/>
            <w:vAlign w:val="center"/>
            <w:hideMark/>
          </w:tcPr>
          <w:p w14:paraId="04409449"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SaxaVord</w:t>
            </w:r>
          </w:p>
        </w:tc>
        <w:tc>
          <w:tcPr>
            <w:tcW w:w="397" w:type="pct"/>
            <w:vAlign w:val="center"/>
            <w:hideMark/>
          </w:tcPr>
          <w:p w14:paraId="3C85556A"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Launch Facilities</w:t>
            </w:r>
          </w:p>
        </w:tc>
        <w:tc>
          <w:tcPr>
            <w:tcW w:w="772" w:type="pct"/>
            <w:vAlign w:val="center"/>
            <w:hideMark/>
          </w:tcPr>
          <w:p w14:paraId="1664E235" w14:textId="77777777" w:rsidR="005444C2" w:rsidRPr="009F4405" w:rsidRDefault="005444C2" w:rsidP="00632FB1">
            <w:pPr>
              <w:spacing w:after="0"/>
              <w:jc w:val="left"/>
              <w:rPr>
                <w:b/>
                <w:color w:val="000000"/>
                <w:sz w:val="14"/>
                <w:szCs w:val="14"/>
                <w:lang w:eastAsia="nl-BE"/>
              </w:rPr>
            </w:pPr>
            <w:r w:rsidRPr="009F4405">
              <w:rPr>
                <w:b/>
                <w:color w:val="000000"/>
                <w:sz w:val="14"/>
                <w:szCs w:val="14"/>
                <w:lang w:eastAsia="nl-BE"/>
              </w:rPr>
              <w:t>Owner:</w:t>
            </w:r>
            <w:r w:rsidRPr="009F4405">
              <w:rPr>
                <w:color w:val="000000"/>
                <w:sz w:val="14"/>
                <w:szCs w:val="14"/>
                <w:lang w:eastAsia="nl-BE"/>
              </w:rPr>
              <w:t xml:space="preserve"> Shetland Space Centre Limited (trading name: SaxaVord Spaceport)</w:t>
            </w:r>
            <w:r w:rsidRPr="009F4405">
              <w:rPr>
                <w:color w:val="000000"/>
                <w:sz w:val="14"/>
                <w:szCs w:val="14"/>
                <w:lang w:eastAsia="nl-BE"/>
              </w:rPr>
              <w:br/>
            </w:r>
            <w:r w:rsidRPr="009F4405">
              <w:rPr>
                <w:b/>
                <w:color w:val="000000"/>
                <w:sz w:val="14"/>
                <w:szCs w:val="14"/>
                <w:lang w:eastAsia="nl-BE"/>
              </w:rPr>
              <w:t>Legal basis:</w:t>
            </w:r>
            <w:r w:rsidRPr="009F4405">
              <w:rPr>
                <w:color w:val="000000"/>
                <w:sz w:val="14"/>
                <w:szCs w:val="14"/>
                <w:lang w:eastAsia="nl-BE"/>
              </w:rPr>
              <w:t xml:space="preserve"> Private limited company (Ltd) incorporated in Scotland (UK)</w:t>
            </w:r>
            <w:r w:rsidRPr="009F4405">
              <w:rPr>
                <w:color w:val="000000"/>
                <w:sz w:val="14"/>
                <w:szCs w:val="14"/>
                <w:lang w:eastAsia="nl-BE"/>
              </w:rPr>
              <w:br/>
              <w:t>Spaceport licence granted by the UK Civil Aviation Authority (CAA) on 17 Dec 2023.</w:t>
            </w:r>
            <w:r w:rsidRPr="009F4405">
              <w:rPr>
                <w:color w:val="000000"/>
                <w:sz w:val="14"/>
                <w:szCs w:val="14"/>
                <w:lang w:eastAsia="nl-BE"/>
              </w:rPr>
              <w:br/>
              <w:t>Range control licence granted by the CAA on 25 Apr 2024.</w:t>
            </w:r>
            <w:r w:rsidRPr="009F4405">
              <w:rPr>
                <w:color w:val="000000"/>
                <w:sz w:val="14"/>
                <w:szCs w:val="14"/>
                <w:lang w:eastAsia="nl-BE"/>
              </w:rPr>
              <w:br/>
            </w:r>
            <w:r w:rsidRPr="009F4405">
              <w:rPr>
                <w:b/>
                <w:color w:val="000000"/>
                <w:sz w:val="14"/>
                <w:szCs w:val="14"/>
                <w:lang w:eastAsia="nl-BE"/>
              </w:rPr>
              <w:t>Majority/Minority:</w:t>
            </w:r>
            <w:r w:rsidRPr="009F4405">
              <w:rPr>
                <w:color w:val="000000"/>
                <w:sz w:val="14"/>
                <w:szCs w:val="14"/>
                <w:lang w:eastAsia="nl-BE"/>
              </w:rPr>
              <w:t xml:space="preserve"> Wild Ventures Ltd — just under 60% of shares.</w:t>
            </w:r>
            <w:r w:rsidRPr="009F4405">
              <w:rPr>
                <w:color w:val="000000"/>
                <w:sz w:val="14"/>
                <w:szCs w:val="14"/>
                <w:lang w:eastAsia="nl-BE"/>
              </w:rPr>
              <w:br/>
              <w:t>Global Prime Partners Ltd — just over 20% of shares.</w:t>
            </w:r>
            <w:r w:rsidRPr="009F4405">
              <w:rPr>
                <w:color w:val="000000"/>
                <w:sz w:val="14"/>
                <w:szCs w:val="14"/>
                <w:lang w:eastAsia="nl-BE"/>
              </w:rPr>
              <w:br/>
            </w:r>
            <w:r w:rsidRPr="009F4405">
              <w:rPr>
                <w:b/>
                <w:color w:val="000000"/>
                <w:sz w:val="14"/>
                <w:szCs w:val="14"/>
                <w:lang w:eastAsia="nl-BE"/>
              </w:rPr>
              <w:t>EU/non-EU:</w:t>
            </w:r>
            <w:r w:rsidRPr="009F4405">
              <w:rPr>
                <w:color w:val="000000"/>
                <w:sz w:val="14"/>
                <w:szCs w:val="14"/>
                <w:lang w:eastAsia="nl-BE"/>
              </w:rPr>
              <w:t xml:space="preserve"> Not specified</w:t>
            </w:r>
          </w:p>
        </w:tc>
        <w:tc>
          <w:tcPr>
            <w:tcW w:w="772" w:type="pct"/>
            <w:vAlign w:val="center"/>
            <w:hideMark/>
          </w:tcPr>
          <w:p w14:paraId="3746C94C" w14:textId="77777777" w:rsidR="005444C2" w:rsidRPr="009F4405" w:rsidRDefault="005444C2" w:rsidP="00632FB1">
            <w:pPr>
              <w:spacing w:after="0"/>
              <w:jc w:val="left"/>
              <w:rPr>
                <w:b/>
                <w:color w:val="000000"/>
                <w:sz w:val="14"/>
                <w:szCs w:val="14"/>
                <w:lang w:eastAsia="nl-BE"/>
              </w:rPr>
            </w:pPr>
            <w:r w:rsidRPr="009F4405">
              <w:rPr>
                <w:b/>
                <w:color w:val="000000"/>
                <w:sz w:val="14"/>
                <w:szCs w:val="14"/>
                <w:lang w:eastAsia="nl-BE"/>
              </w:rPr>
              <w:t>Total fundings:</w:t>
            </w:r>
            <w:r w:rsidRPr="009F4405">
              <w:rPr>
                <w:color w:val="000000"/>
                <w:sz w:val="14"/>
                <w:szCs w:val="14"/>
                <w:lang w:eastAsia="nl-BE"/>
              </w:rPr>
              <w:t xml:space="preserve"> €42.7 million</w:t>
            </w:r>
            <w:r w:rsidRPr="009F4405">
              <w:rPr>
                <w:color w:val="000000"/>
                <w:sz w:val="14"/>
                <w:szCs w:val="14"/>
                <w:lang w:eastAsia="nl-BE"/>
              </w:rPr>
              <w:br/>
            </w:r>
            <w:r w:rsidRPr="009F4405">
              <w:rPr>
                <w:b/>
                <w:color w:val="000000"/>
                <w:sz w:val="14"/>
                <w:szCs w:val="14"/>
                <w:lang w:eastAsia="nl-BE"/>
              </w:rPr>
              <w:t>Public / national (pledged):</w:t>
            </w:r>
            <w:r w:rsidRPr="009F4405">
              <w:rPr>
                <w:color w:val="000000"/>
                <w:sz w:val="14"/>
                <w:szCs w:val="14"/>
                <w:lang w:eastAsia="nl-BE"/>
              </w:rPr>
              <w:t xml:space="preserve"> €11.6 million (GBP £10 million) UK government funding pledge announced in March 2024; reporting at the time said it was subject to due diligence and had not yet been paid.</w:t>
            </w:r>
            <w:r w:rsidRPr="009F4405">
              <w:rPr>
                <w:color w:val="000000"/>
                <w:sz w:val="14"/>
                <w:szCs w:val="14"/>
                <w:lang w:eastAsia="nl-BE"/>
              </w:rPr>
              <w:br/>
              <w:t>Public / UK Space Agency + ESA (site-linked, via launch partner): €4.05 million (GBP £3.5 million) awarded to RFA UK under the ESA Boost! programme (via UK Space Agency funding) to develop and operate infrastructure and test equipment needed to enable launch from SaxaVord.</w:t>
            </w:r>
            <w:r w:rsidRPr="009F4405">
              <w:rPr>
                <w:color w:val="000000"/>
                <w:sz w:val="14"/>
                <w:szCs w:val="14"/>
                <w:lang w:eastAsia="nl-BE"/>
              </w:rPr>
              <w:br/>
              <w:t>Public / UK Space Agency + ESA (site-linked, via launch partner): Nearly €3.93 million (GBP £3.4 million) awarded to HyImpulse UK under UK Space Agency contributions to ESA’s Boost! programme for its Hybrid Propulsion Test Programme ahead of proposed launches from SaxaVord.</w:t>
            </w:r>
            <w:r w:rsidRPr="009F4405">
              <w:rPr>
                <w:color w:val="000000"/>
                <w:sz w:val="14"/>
                <w:szCs w:val="14"/>
                <w:lang w:eastAsia="nl-BE"/>
              </w:rPr>
              <w:br/>
            </w:r>
            <w:r w:rsidRPr="009F4405">
              <w:rPr>
                <w:b/>
                <w:color w:val="000000"/>
                <w:sz w:val="14"/>
                <w:szCs w:val="14"/>
                <w:lang w:eastAsia="nl-BE"/>
              </w:rPr>
              <w:t>Private:</w:t>
            </w:r>
            <w:r w:rsidRPr="009F4405">
              <w:rPr>
                <w:color w:val="000000"/>
                <w:sz w:val="14"/>
                <w:szCs w:val="14"/>
                <w:lang w:eastAsia="nl-BE"/>
              </w:rPr>
              <w:t xml:space="preserve"> RFA has made a significant financial investment in SaxaVord; amount not stated in the retrieved source.</w:t>
            </w:r>
            <w:r w:rsidRPr="009F4405">
              <w:rPr>
                <w:color w:val="000000"/>
                <w:sz w:val="14"/>
                <w:szCs w:val="14"/>
                <w:lang w:eastAsia="nl-BE"/>
              </w:rPr>
              <w:br/>
            </w:r>
            <w:r w:rsidRPr="009F4405">
              <w:rPr>
                <w:b/>
                <w:color w:val="000000"/>
                <w:sz w:val="14"/>
                <w:szCs w:val="14"/>
                <w:lang w:eastAsia="nl-BE"/>
              </w:rPr>
              <w:lastRenderedPageBreak/>
              <w:t>Loan:</w:t>
            </w:r>
            <w:r w:rsidRPr="009F4405">
              <w:rPr>
                <w:color w:val="000000"/>
                <w:sz w:val="14"/>
                <w:szCs w:val="14"/>
                <w:lang w:eastAsia="nl-BE"/>
              </w:rPr>
              <w:t xml:space="preserve"> UK government announced €23.1 million (GBP £20 million) to accelerate spaceport infrastructure development in Scotland; the retrieved source says SaxaVord would be eligible, but does not say SaxaVord received a defined share.</w:t>
            </w:r>
          </w:p>
        </w:tc>
        <w:tc>
          <w:tcPr>
            <w:tcW w:w="772" w:type="pct"/>
            <w:vAlign w:val="center"/>
            <w:hideMark/>
          </w:tcPr>
          <w:p w14:paraId="31A52B5F" w14:textId="77777777" w:rsidR="005444C2" w:rsidRPr="009F4405" w:rsidRDefault="005444C2" w:rsidP="00632FB1">
            <w:pPr>
              <w:spacing w:after="0"/>
              <w:jc w:val="left"/>
              <w:rPr>
                <w:b/>
                <w:color w:val="000000"/>
                <w:sz w:val="14"/>
                <w:szCs w:val="14"/>
                <w:lang w:eastAsia="nl-BE"/>
              </w:rPr>
            </w:pPr>
            <w:r w:rsidRPr="009F4405">
              <w:rPr>
                <w:b/>
                <w:color w:val="000000"/>
                <w:sz w:val="14"/>
                <w:szCs w:val="14"/>
                <w:lang w:eastAsia="nl-BE"/>
              </w:rPr>
              <w:lastRenderedPageBreak/>
              <w:t>Strategic / ownership oversight:</w:t>
            </w:r>
            <w:r w:rsidRPr="009F4405">
              <w:rPr>
                <w:color w:val="000000"/>
                <w:sz w:val="14"/>
                <w:szCs w:val="14"/>
                <w:lang w:eastAsia="nl-BE"/>
              </w:rPr>
              <w:t xml:space="preserve"> Operational leadership: Scott Hammond (CEO) and Debbie Strang (COO / Deputy CEO).</w:t>
            </w:r>
            <w:r w:rsidRPr="009F4405">
              <w:rPr>
                <w:color w:val="000000"/>
                <w:sz w:val="14"/>
                <w:szCs w:val="14"/>
                <w:lang w:eastAsia="nl-BE"/>
              </w:rPr>
              <w:br/>
            </w:r>
            <w:r w:rsidRPr="009F4405">
              <w:rPr>
                <w:b/>
                <w:color w:val="000000"/>
                <w:sz w:val="14"/>
                <w:szCs w:val="14"/>
                <w:lang w:eastAsia="nl-BE"/>
              </w:rPr>
              <w:t>Long-term strategy / launch capability development:</w:t>
            </w:r>
            <w:r w:rsidRPr="009F4405">
              <w:rPr>
                <w:color w:val="000000"/>
                <w:sz w:val="14"/>
                <w:szCs w:val="14"/>
                <w:lang w:eastAsia="nl-BE"/>
              </w:rPr>
              <w:t xml:space="preserve"> N/A</w:t>
            </w:r>
            <w:r w:rsidRPr="009F4405">
              <w:rPr>
                <w:color w:val="000000"/>
                <w:sz w:val="14"/>
                <w:szCs w:val="14"/>
                <w:lang w:eastAsia="nl-BE"/>
              </w:rPr>
              <w:br/>
            </w:r>
            <w:r w:rsidRPr="009F4405">
              <w:rPr>
                <w:b/>
                <w:color w:val="000000"/>
                <w:sz w:val="14"/>
                <w:szCs w:val="14"/>
                <w:lang w:eastAsia="nl-BE"/>
              </w:rPr>
              <w:t>Public mission performance oversight:</w:t>
            </w:r>
            <w:r w:rsidRPr="009F4405">
              <w:rPr>
                <w:color w:val="000000"/>
                <w:sz w:val="14"/>
                <w:szCs w:val="14"/>
                <w:lang w:eastAsia="nl-BE"/>
              </w:rPr>
              <w:t xml:space="preserve"> N/A</w:t>
            </w:r>
            <w:r w:rsidRPr="009F4405">
              <w:rPr>
                <w:color w:val="000000"/>
                <w:sz w:val="14"/>
                <w:szCs w:val="14"/>
                <w:lang w:eastAsia="nl-BE"/>
              </w:rPr>
              <w:br/>
            </w:r>
            <w:r w:rsidRPr="009F4405">
              <w:rPr>
                <w:b/>
                <w:color w:val="000000"/>
                <w:sz w:val="14"/>
                <w:szCs w:val="14"/>
                <w:lang w:eastAsia="nl-BE"/>
              </w:rPr>
              <w:t>Regulatory agreements:</w:t>
            </w:r>
            <w:r w:rsidRPr="009F4405">
              <w:rPr>
                <w:color w:val="000000"/>
                <w:sz w:val="14"/>
                <w:szCs w:val="14"/>
                <w:lang w:eastAsia="nl-BE"/>
              </w:rPr>
              <w:t xml:space="preserve"> UK Civil Aviation Authority (CAA) spaceport licence + CAA range control licence (approved by Secretary of State for Transport); up to 30 launches/year.</w:t>
            </w:r>
            <w:r w:rsidRPr="009F4405">
              <w:rPr>
                <w:color w:val="000000"/>
                <w:sz w:val="14"/>
                <w:szCs w:val="14"/>
                <w:lang w:eastAsia="nl-BE"/>
              </w:rPr>
              <w:br/>
            </w:r>
            <w:r w:rsidRPr="009F4405">
              <w:rPr>
                <w:b/>
                <w:color w:val="000000"/>
                <w:sz w:val="14"/>
                <w:szCs w:val="14"/>
                <w:lang w:eastAsia="nl-BE"/>
              </w:rPr>
              <w:t>Commercial utilization agreement:</w:t>
            </w:r>
            <w:r w:rsidRPr="009F4405">
              <w:rPr>
                <w:color w:val="000000"/>
                <w:sz w:val="14"/>
                <w:szCs w:val="14"/>
                <w:lang w:eastAsia="nl-BE"/>
              </w:rPr>
              <w:t xml:space="preserve"> N/A</w:t>
            </w:r>
            <w:r w:rsidRPr="009F4405">
              <w:rPr>
                <w:color w:val="000000"/>
                <w:sz w:val="14"/>
                <w:szCs w:val="14"/>
                <w:lang w:eastAsia="nl-BE"/>
              </w:rPr>
              <w:br/>
            </w:r>
            <w:r w:rsidRPr="009F4405">
              <w:rPr>
                <w:b/>
                <w:color w:val="000000"/>
                <w:sz w:val="14"/>
                <w:szCs w:val="14"/>
                <w:lang w:eastAsia="nl-BE"/>
              </w:rPr>
              <w:t>Go / no-go decision-maker:</w:t>
            </w:r>
            <w:r w:rsidRPr="009F4405">
              <w:rPr>
                <w:color w:val="000000"/>
                <w:sz w:val="14"/>
                <w:szCs w:val="14"/>
                <w:lang w:eastAsia="nl-BE"/>
              </w:rPr>
              <w:t xml:space="preserve"> N/A</w:t>
            </w:r>
          </w:p>
        </w:tc>
        <w:tc>
          <w:tcPr>
            <w:tcW w:w="772" w:type="pct"/>
            <w:vAlign w:val="center"/>
            <w:hideMark/>
          </w:tcPr>
          <w:p w14:paraId="287DAF49" w14:textId="77777777" w:rsidR="005444C2" w:rsidRPr="009F4405" w:rsidRDefault="005444C2" w:rsidP="00632FB1">
            <w:pPr>
              <w:spacing w:after="0"/>
              <w:jc w:val="left"/>
              <w:rPr>
                <w:b/>
                <w:color w:val="000000"/>
                <w:sz w:val="14"/>
                <w:szCs w:val="14"/>
                <w:lang w:eastAsia="nl-BE"/>
              </w:rPr>
            </w:pPr>
            <w:r w:rsidRPr="009F4405">
              <w:rPr>
                <w:b/>
                <w:color w:val="000000"/>
                <w:sz w:val="14"/>
                <w:szCs w:val="14"/>
                <w:lang w:eastAsia="nl-BE"/>
              </w:rPr>
              <w:t>Site operators:</w:t>
            </w:r>
            <w:r w:rsidRPr="009F4405">
              <w:rPr>
                <w:color w:val="000000"/>
                <w:sz w:val="14"/>
                <w:szCs w:val="14"/>
                <w:lang w:eastAsia="nl-BE"/>
              </w:rPr>
              <w:t xml:space="preserve"> SaxaVord Spaceport (CEO Scott Hammond; COO Debbie Strang).</w:t>
            </w:r>
            <w:r w:rsidRPr="009F4405">
              <w:rPr>
                <w:color w:val="000000"/>
                <w:sz w:val="14"/>
                <w:szCs w:val="14"/>
                <w:lang w:eastAsia="nl-BE"/>
              </w:rPr>
              <w:br/>
            </w:r>
            <w:r w:rsidRPr="009F4405">
              <w:rPr>
                <w:b/>
                <w:color w:val="000000"/>
                <w:sz w:val="14"/>
                <w:szCs w:val="14"/>
                <w:lang w:eastAsia="nl-BE"/>
              </w:rPr>
              <w:t>Range safety:</w:t>
            </w:r>
            <w:r w:rsidRPr="009F4405">
              <w:rPr>
                <w:color w:val="000000"/>
                <w:sz w:val="14"/>
                <w:szCs w:val="14"/>
                <w:lang w:eastAsia="nl-BE"/>
              </w:rPr>
              <w:t xml:space="preserve"> Range control licence: warning notices, surveillance of hazardous areas, in</w:t>
            </w:r>
            <w:r w:rsidRPr="009F4405">
              <w:rPr>
                <w:color w:val="000000"/>
                <w:sz w:val="14"/>
                <w:szCs w:val="14"/>
                <w:lang w:eastAsia="nl-BE"/>
              </w:rPr>
              <w:noBreakHyphen/>
              <w:t>flight monitoring.</w:t>
            </w:r>
            <w:r w:rsidRPr="009F4405">
              <w:rPr>
                <w:color w:val="000000"/>
                <w:sz w:val="14"/>
                <w:szCs w:val="14"/>
                <w:lang w:eastAsia="nl-BE"/>
              </w:rPr>
              <w:br/>
            </w:r>
            <w:r w:rsidRPr="009F4405">
              <w:rPr>
                <w:b/>
                <w:color w:val="000000"/>
                <w:sz w:val="14"/>
                <w:szCs w:val="14"/>
                <w:lang w:eastAsia="nl-BE"/>
              </w:rPr>
              <w:t>Other:</w:t>
            </w:r>
            <w:r w:rsidRPr="009F4405">
              <w:rPr>
                <w:color w:val="000000"/>
                <w:sz w:val="14"/>
                <w:szCs w:val="14"/>
                <w:lang w:eastAsia="nl-BE"/>
              </w:rPr>
              <w:t xml:space="preserve"> COO leads strategic development/visitor programmes; CEO led trajectory &amp; ground</w:t>
            </w:r>
            <w:r w:rsidRPr="009F4405">
              <w:rPr>
                <w:color w:val="000000"/>
                <w:sz w:val="14"/>
                <w:szCs w:val="14"/>
                <w:lang w:eastAsia="nl-BE"/>
              </w:rPr>
              <w:noBreakHyphen/>
              <w:t>infrastructure planning.</w:t>
            </w:r>
          </w:p>
        </w:tc>
        <w:tc>
          <w:tcPr>
            <w:tcW w:w="772" w:type="pct"/>
            <w:vAlign w:val="center"/>
            <w:hideMark/>
          </w:tcPr>
          <w:p w14:paraId="78BA39D7" w14:textId="0FD39514" w:rsidR="005444C2" w:rsidRPr="009F4405" w:rsidRDefault="005444C2" w:rsidP="00632FB1">
            <w:pPr>
              <w:spacing w:after="0"/>
              <w:jc w:val="left"/>
              <w:rPr>
                <w:color w:val="000000"/>
                <w:sz w:val="14"/>
                <w:szCs w:val="14"/>
                <w:lang w:eastAsia="nl-BE"/>
              </w:rPr>
            </w:pPr>
            <w:r w:rsidRPr="009F4405">
              <w:rPr>
                <w:color w:val="000000"/>
                <w:sz w:val="14"/>
                <w:szCs w:val="14"/>
                <w:lang w:eastAsia="nl-BE"/>
              </w:rPr>
              <w:t>Rocket Factory Augsburg (RFA) - exclusive access to SaxaVord’s “Fredo” launch pad; UKSA/ESA-backed infrastructure support; SaxaVord says RFA made a significant financial investment in the spaceport. HyImpulse Technologies - orbital launches and a planned permanent presence in Unst. Skyrora - CAA-issued launch licence for Skylark L from SaxaVord; up to 16 launches a year, subject to authorisation. UK Civil Aviation Authority - issued spaceport and range-control licences; continues launch-operator assessments. UK Space Agency / ESA Boost! - grants linked to RFA and HyImpulse activity from SaxaVord. UK &amp; German governments - SaxaVord/RFA initiative tied to the Trinity House Agreement on deeper UK-German defence cooperation.</w:t>
            </w:r>
            <w:r w:rsidRPr="009F4405">
              <w:rPr>
                <w:color w:val="000000"/>
                <w:sz w:val="14"/>
                <w:szCs w:val="14"/>
                <w:lang w:eastAsia="nl-BE"/>
              </w:rPr>
              <w:br/>
              <w:t>NATO STARLIFT - visit and briefing on rapid launch capability involving SaxaVord and RFA</w:t>
            </w:r>
          </w:p>
        </w:tc>
      </w:tr>
      <w:tr w:rsidR="001D1A53" w:rsidRPr="009F4405" w14:paraId="06204F50" w14:textId="77777777" w:rsidTr="00632FB1">
        <w:trPr>
          <w:trHeight w:val="20"/>
        </w:trPr>
        <w:tc>
          <w:tcPr>
            <w:tcW w:w="346" w:type="pct"/>
            <w:shd w:val="clear" w:color="auto" w:fill="F2F2F2" w:themeFill="text2" w:themeFillShade="F2"/>
            <w:vAlign w:val="center"/>
            <w:hideMark/>
          </w:tcPr>
          <w:p w14:paraId="72486E48"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Spaceport Snowdonia</w:t>
            </w:r>
          </w:p>
        </w:tc>
        <w:tc>
          <w:tcPr>
            <w:tcW w:w="397" w:type="pct"/>
            <w:vAlign w:val="center"/>
            <w:hideMark/>
          </w:tcPr>
          <w:p w14:paraId="5FBBC60D"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Snowdonia</w:t>
            </w:r>
          </w:p>
        </w:tc>
        <w:tc>
          <w:tcPr>
            <w:tcW w:w="397" w:type="pct"/>
            <w:noWrap/>
            <w:vAlign w:val="center"/>
            <w:hideMark/>
          </w:tcPr>
          <w:p w14:paraId="41A9D157"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Launch Facilities</w:t>
            </w:r>
          </w:p>
        </w:tc>
        <w:tc>
          <w:tcPr>
            <w:tcW w:w="772" w:type="pct"/>
            <w:vAlign w:val="center"/>
            <w:hideMark/>
          </w:tcPr>
          <w:p w14:paraId="27E216B3" w14:textId="77777777" w:rsidR="005444C2" w:rsidRPr="009F4405" w:rsidRDefault="005444C2" w:rsidP="00632FB1">
            <w:pPr>
              <w:spacing w:after="0"/>
              <w:jc w:val="left"/>
              <w:rPr>
                <w:b/>
                <w:color w:val="000000"/>
                <w:sz w:val="14"/>
                <w:szCs w:val="14"/>
                <w:lang w:eastAsia="nl-BE"/>
              </w:rPr>
            </w:pPr>
            <w:r w:rsidRPr="009F4405">
              <w:rPr>
                <w:b/>
                <w:color w:val="000000" w:themeColor="text1"/>
                <w:sz w:val="14"/>
                <w:szCs w:val="14"/>
                <w:lang w:eastAsia="nl-BE"/>
              </w:rPr>
              <w:t>Owner</w:t>
            </w:r>
            <w:r w:rsidRPr="009F4405">
              <w:rPr>
                <w:color w:val="000000" w:themeColor="text1"/>
                <w:sz w:val="14"/>
                <w:szCs w:val="14"/>
                <w:lang w:eastAsia="nl-BE"/>
              </w:rPr>
              <w:t>: N/A (public ownership of the land / freehold not conclusively stated in the retrieved official/industry sources)</w:t>
            </w:r>
            <w:r w:rsidRPr="009F4405">
              <w:rPr>
                <w:sz w:val="14"/>
                <w:szCs w:val="14"/>
              </w:rPr>
              <w:br/>
            </w:r>
            <w:r w:rsidRPr="009F4405">
              <w:rPr>
                <w:b/>
                <w:color w:val="000000" w:themeColor="text1"/>
                <w:sz w:val="14"/>
                <w:szCs w:val="14"/>
                <w:lang w:eastAsia="nl-BE"/>
              </w:rPr>
              <w:t>Operator / long-leaseholder</w:t>
            </w:r>
            <w:r w:rsidRPr="009F4405">
              <w:rPr>
                <w:color w:val="000000" w:themeColor="text1"/>
                <w:sz w:val="14"/>
                <w:szCs w:val="14"/>
                <w:lang w:eastAsia="nl-BE"/>
              </w:rPr>
              <w:t>: Snowdonia Aerospace LLP operates the Snowdonia Aerospace Centre at Llanbedr Airfield (Spaceport Snowdonia / Snowdonia Space Centre branding).</w:t>
            </w:r>
            <w:r w:rsidRPr="009F4405">
              <w:rPr>
                <w:sz w:val="14"/>
                <w:szCs w:val="14"/>
              </w:rPr>
              <w:br/>
            </w:r>
            <w:r w:rsidRPr="009F4405">
              <w:rPr>
                <w:b/>
                <w:color w:val="000000" w:themeColor="text1"/>
                <w:sz w:val="14"/>
                <w:szCs w:val="14"/>
                <w:lang w:eastAsia="nl-BE"/>
              </w:rPr>
              <w:t>Legal basis</w:t>
            </w:r>
            <w:r w:rsidRPr="009F4405">
              <w:rPr>
                <w:color w:val="000000" w:themeColor="text1"/>
                <w:sz w:val="14"/>
                <w:szCs w:val="14"/>
                <w:lang w:eastAsia="nl-BE"/>
              </w:rPr>
              <w:t>: Described as a candidate site for a UK horizontal spaceport by the UK Department for Transport; Snowdonia Aerospace LLP worked with the UK Space Agency on a Horizontal Spaceport Development Master Plan. No current UK CAA spaceport licence identified in retrieved sources.</w:t>
            </w:r>
            <w:r w:rsidRPr="009F4405">
              <w:rPr>
                <w:sz w:val="14"/>
                <w:szCs w:val="14"/>
              </w:rPr>
              <w:br/>
            </w:r>
            <w:r w:rsidRPr="009F4405">
              <w:rPr>
                <w:b/>
                <w:color w:val="000000" w:themeColor="text1"/>
                <w:sz w:val="14"/>
                <w:szCs w:val="14"/>
                <w:lang w:eastAsia="nl-BE"/>
              </w:rPr>
              <w:t>Majority/Minority</w:t>
            </w:r>
            <w:r w:rsidRPr="009F4405">
              <w:rPr>
                <w:color w:val="000000" w:themeColor="text1"/>
                <w:sz w:val="14"/>
                <w:szCs w:val="14"/>
                <w:lang w:eastAsia="nl-BE"/>
              </w:rPr>
              <w:t>: N/A</w:t>
            </w:r>
            <w:r w:rsidRPr="009F4405">
              <w:rPr>
                <w:sz w:val="14"/>
                <w:szCs w:val="14"/>
              </w:rPr>
              <w:br/>
            </w:r>
            <w:r w:rsidRPr="009F4405">
              <w:rPr>
                <w:b/>
                <w:color w:val="000000" w:themeColor="text1"/>
                <w:sz w:val="14"/>
                <w:szCs w:val="14"/>
                <w:lang w:eastAsia="nl-BE"/>
              </w:rPr>
              <w:t>EU/non-EU</w:t>
            </w:r>
            <w:r w:rsidRPr="009F4405">
              <w:rPr>
                <w:color w:val="000000" w:themeColor="text1"/>
                <w:sz w:val="14"/>
                <w:szCs w:val="14"/>
                <w:lang w:eastAsia="nl-BE"/>
              </w:rPr>
              <w:t xml:space="preserve">: UK / </w:t>
            </w:r>
            <w:r w:rsidR="335FDAE6" w:rsidRPr="009F4405">
              <w:rPr>
                <w:color w:val="000000" w:themeColor="text1"/>
                <w:sz w:val="14"/>
                <w:szCs w:val="14"/>
                <w:lang w:eastAsia="nl-BE"/>
              </w:rPr>
              <w:t>nonEU</w:t>
            </w:r>
          </w:p>
        </w:tc>
        <w:tc>
          <w:tcPr>
            <w:tcW w:w="772" w:type="pct"/>
            <w:vAlign w:val="center"/>
            <w:hideMark/>
          </w:tcPr>
          <w:p w14:paraId="278D9E0E" w14:textId="77777777" w:rsidR="005444C2" w:rsidRPr="009F4405" w:rsidRDefault="005444C2" w:rsidP="00632FB1">
            <w:pPr>
              <w:spacing w:after="0"/>
              <w:jc w:val="left"/>
              <w:rPr>
                <w:b/>
                <w:color w:val="000000"/>
                <w:sz w:val="14"/>
                <w:szCs w:val="14"/>
                <w:lang w:eastAsia="nl-BE"/>
              </w:rPr>
            </w:pPr>
            <w:r w:rsidRPr="009F4405">
              <w:rPr>
                <w:b/>
                <w:color w:val="000000"/>
                <w:sz w:val="14"/>
                <w:szCs w:val="14"/>
                <w:lang w:eastAsia="nl-BE"/>
              </w:rPr>
              <w:t>Total fundings</w:t>
            </w:r>
            <w:r w:rsidRPr="009F4405">
              <w:rPr>
                <w:color w:val="000000"/>
                <w:sz w:val="14"/>
                <w:szCs w:val="14"/>
                <w:lang w:eastAsia="nl-BE"/>
              </w:rPr>
              <w:t>: ≥ £820,000 UK Space Agency grant + private co-investment for the Space Technology Test Centre (STTC) build-out (completion expected March 2025).</w:t>
            </w:r>
            <w:r w:rsidRPr="009F4405">
              <w:rPr>
                <w:color w:val="000000"/>
                <w:sz w:val="14"/>
                <w:szCs w:val="14"/>
                <w:lang w:eastAsia="nl-BE"/>
              </w:rPr>
              <w:br/>
            </w:r>
            <w:r w:rsidRPr="009F4405">
              <w:rPr>
                <w:b/>
                <w:color w:val="000000"/>
                <w:sz w:val="14"/>
                <w:szCs w:val="14"/>
                <w:lang w:eastAsia="nl-BE"/>
              </w:rPr>
              <w:t>Private</w:t>
            </w:r>
            <w:r w:rsidRPr="009F4405">
              <w:rPr>
                <w:color w:val="000000"/>
                <w:sz w:val="14"/>
                <w:szCs w:val="14"/>
                <w:lang w:eastAsia="nl-BE"/>
              </w:rPr>
              <w:t>: Snowdonia Aerospace Centre reported &gt; £2 million invested in refurbishing infrastructure; Newton Launch Systems invested in on-site office/lab facilities (amount N/A).</w:t>
            </w:r>
            <w:r w:rsidRPr="009F4405">
              <w:rPr>
                <w:color w:val="000000"/>
                <w:sz w:val="14"/>
                <w:szCs w:val="14"/>
                <w:lang w:eastAsia="nl-BE"/>
              </w:rPr>
              <w:br/>
            </w:r>
            <w:r w:rsidRPr="009F4405">
              <w:rPr>
                <w:b/>
                <w:color w:val="000000"/>
                <w:sz w:val="14"/>
                <w:szCs w:val="14"/>
                <w:lang w:eastAsia="nl-BE"/>
              </w:rPr>
              <w:t>Public / devolved + EU</w:t>
            </w:r>
            <w:r w:rsidRPr="009F4405">
              <w:rPr>
                <w:color w:val="000000"/>
                <w:sz w:val="14"/>
                <w:szCs w:val="14"/>
                <w:lang w:eastAsia="nl-BE"/>
              </w:rPr>
              <w:t xml:space="preserve"> : Welsh Government committed a further £7.38 million to the Llanbedr access road, bringing Welsh Government investment in the scheme to nearly £10 million; plus £7.5 million ERDF funding to Gwynedd Council for the access spur and business units on the airfield site.</w:t>
            </w:r>
          </w:p>
        </w:tc>
        <w:tc>
          <w:tcPr>
            <w:tcW w:w="772" w:type="pct"/>
            <w:vAlign w:val="center"/>
            <w:hideMark/>
          </w:tcPr>
          <w:p w14:paraId="7EF54E6E" w14:textId="34D041E1" w:rsidR="005444C2" w:rsidRPr="009F4405" w:rsidRDefault="005444C2" w:rsidP="00632FB1">
            <w:pPr>
              <w:spacing w:after="0"/>
              <w:jc w:val="left"/>
              <w:rPr>
                <w:b/>
                <w:color w:val="000000"/>
                <w:sz w:val="14"/>
                <w:szCs w:val="14"/>
                <w:lang w:eastAsia="nl-BE"/>
              </w:rPr>
            </w:pPr>
            <w:r w:rsidRPr="009F4405">
              <w:rPr>
                <w:b/>
                <w:color w:val="000000"/>
                <w:sz w:val="14"/>
                <w:szCs w:val="14"/>
                <w:lang w:eastAsia="nl-BE"/>
              </w:rPr>
              <w:t>Strategic / operational oversight</w:t>
            </w:r>
            <w:r w:rsidRPr="009F4405">
              <w:rPr>
                <w:color w:val="000000"/>
                <w:sz w:val="14"/>
                <w:szCs w:val="14"/>
                <w:lang w:eastAsia="nl-BE"/>
              </w:rPr>
              <w:t>: Snowdonia Aerospace LLP (site operator) manages long-term site development and commercial strategy; horizontal spaceport development planning produced with UK Space Agency support.</w:t>
            </w:r>
            <w:r w:rsidRPr="009F4405">
              <w:rPr>
                <w:color w:val="000000"/>
                <w:sz w:val="14"/>
                <w:szCs w:val="14"/>
                <w:lang w:eastAsia="nl-BE"/>
              </w:rPr>
              <w:br/>
            </w:r>
            <w:r w:rsidRPr="009F4405">
              <w:rPr>
                <w:b/>
                <w:color w:val="000000"/>
                <w:sz w:val="14"/>
                <w:szCs w:val="14"/>
                <w:lang w:eastAsia="nl-BE"/>
              </w:rPr>
              <w:t>Regulatory / airspace framework</w:t>
            </w:r>
            <w:r w:rsidRPr="009F4405">
              <w:rPr>
                <w:color w:val="000000"/>
                <w:sz w:val="14"/>
                <w:szCs w:val="14"/>
                <w:lang w:eastAsia="nl-BE"/>
              </w:rPr>
              <w:t>: Aviation operations depend on UK civil aviation approvals; STTC plans include an immediate Danger Area with access to the larger Cardigan Bay Range danger area (</w:t>
            </w:r>
            <w:r w:rsidR="0018674D">
              <w:rPr>
                <w:color w:val="000000"/>
                <w:sz w:val="14"/>
                <w:szCs w:val="14"/>
                <w:lang w:eastAsia="nl-BE"/>
              </w:rPr>
              <w:t>D02</w:t>
            </w:r>
            <w:r w:rsidRPr="009F4405">
              <w:rPr>
                <w:color w:val="000000"/>
                <w:sz w:val="14"/>
                <w:szCs w:val="14"/>
                <w:lang w:eastAsia="nl-BE"/>
              </w:rPr>
              <w:t>01) for flight testing and range operations.</w:t>
            </w:r>
            <w:r w:rsidRPr="009F4405">
              <w:rPr>
                <w:color w:val="000000"/>
                <w:sz w:val="14"/>
                <w:szCs w:val="14"/>
                <w:lang w:eastAsia="nl-BE"/>
              </w:rPr>
              <w:br/>
            </w:r>
            <w:r w:rsidRPr="009F4405">
              <w:rPr>
                <w:b/>
                <w:color w:val="000000"/>
                <w:sz w:val="14"/>
                <w:szCs w:val="14"/>
                <w:lang w:eastAsia="nl-BE"/>
              </w:rPr>
              <w:t>Go / no-go decision-maker</w:t>
            </w:r>
            <w:r w:rsidRPr="009F4405">
              <w:rPr>
                <w:color w:val="000000"/>
                <w:sz w:val="14"/>
                <w:szCs w:val="14"/>
                <w:lang w:eastAsia="nl-BE"/>
              </w:rPr>
              <w:t xml:space="preserve">: N/A </w:t>
            </w:r>
          </w:p>
        </w:tc>
        <w:tc>
          <w:tcPr>
            <w:tcW w:w="772" w:type="pct"/>
            <w:vAlign w:val="center"/>
            <w:hideMark/>
          </w:tcPr>
          <w:p w14:paraId="23CEDFE1" w14:textId="77777777" w:rsidR="005444C2" w:rsidRPr="009F4405" w:rsidRDefault="005444C2" w:rsidP="00632FB1">
            <w:pPr>
              <w:spacing w:after="0"/>
              <w:jc w:val="left"/>
              <w:rPr>
                <w:color w:val="000000"/>
                <w:sz w:val="14"/>
                <w:szCs w:val="14"/>
                <w:lang w:eastAsia="nl-BE"/>
              </w:rPr>
            </w:pPr>
            <w:r w:rsidRPr="009F4405">
              <w:rPr>
                <w:b/>
                <w:color w:val="000000"/>
                <w:sz w:val="14"/>
                <w:szCs w:val="14"/>
                <w:lang w:eastAsia="nl-BE"/>
              </w:rPr>
              <w:t>Site operators</w:t>
            </w:r>
            <w:r w:rsidRPr="009F4405">
              <w:rPr>
                <w:color w:val="000000"/>
                <w:sz w:val="14"/>
                <w:szCs w:val="14"/>
                <w:lang w:eastAsia="nl-BE"/>
              </w:rPr>
              <w:t>: Snowdonia Aerospace LLP operates the Snowdonia Aerospace Centre and provides airfield services and facilities for aerospace/space RDT&amp;E, training and near-space testing.</w:t>
            </w:r>
            <w:r w:rsidRPr="009F4405">
              <w:rPr>
                <w:color w:val="000000"/>
                <w:sz w:val="14"/>
                <w:szCs w:val="14"/>
                <w:lang w:eastAsia="nl-BE"/>
              </w:rPr>
              <w:br/>
            </w:r>
            <w:r w:rsidRPr="009F4405">
              <w:rPr>
                <w:b/>
                <w:color w:val="000000"/>
                <w:sz w:val="14"/>
                <w:szCs w:val="14"/>
                <w:lang w:eastAsia="nl-BE"/>
              </w:rPr>
              <w:t>Test / range services</w:t>
            </w:r>
            <w:r w:rsidRPr="009F4405">
              <w:rPr>
                <w:color w:val="000000"/>
                <w:sz w:val="14"/>
                <w:szCs w:val="14"/>
                <w:lang w:eastAsia="nl-BE"/>
              </w:rPr>
              <w:t xml:space="preserve"> (STTC): STTC includes launch rails, tracking &amp; communications equipment, space technology lab (incl. thermal vacuum), and a rocket propulsion test stand;  </w:t>
            </w:r>
            <w:r w:rsidRPr="009F4405">
              <w:rPr>
                <w:color w:val="000000"/>
                <w:sz w:val="14"/>
                <w:szCs w:val="14"/>
                <w:lang w:eastAsia="nl-BE"/>
              </w:rPr>
              <w:br/>
            </w:r>
            <w:r w:rsidRPr="009F4405">
              <w:rPr>
                <w:b/>
                <w:color w:val="000000"/>
                <w:sz w:val="14"/>
                <w:szCs w:val="14"/>
                <w:lang w:eastAsia="nl-BE"/>
              </w:rPr>
              <w:t>Range safety:</w:t>
            </w:r>
            <w:r w:rsidRPr="009F4405">
              <w:rPr>
                <w:color w:val="000000"/>
                <w:sz w:val="14"/>
                <w:szCs w:val="14"/>
                <w:lang w:eastAsia="nl-BE"/>
              </w:rPr>
              <w:t xml:space="preserve"> N/A beyond “tracking and communications equipment” stated for safe range operations.</w:t>
            </w:r>
          </w:p>
        </w:tc>
        <w:tc>
          <w:tcPr>
            <w:tcW w:w="772" w:type="pct"/>
            <w:vAlign w:val="center"/>
            <w:hideMark/>
          </w:tcPr>
          <w:p w14:paraId="526F6F69"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UK Space Agency – £820k grant for STTC and collaboration on a Horizontal Spaceport Development Master Plan.</w:t>
            </w:r>
            <w:r w:rsidRPr="009F4405">
              <w:rPr>
                <w:color w:val="000000"/>
                <w:sz w:val="14"/>
                <w:szCs w:val="14"/>
                <w:lang w:eastAsia="nl-BE"/>
              </w:rPr>
              <w:br/>
              <w:t>Welsh Government – enabling infrastructure investment (Llanbedr access road) and listed as a major stakeholder/customer in industry listings.</w:t>
            </w:r>
            <w:r w:rsidRPr="009F4405">
              <w:rPr>
                <w:color w:val="000000"/>
                <w:sz w:val="14"/>
                <w:szCs w:val="14"/>
                <w:lang w:eastAsia="nl-BE"/>
              </w:rPr>
              <w:br/>
              <w:t>Gwynedd Council – delivery body for the access road scheme; receives Welsh Government + ERDF funding for the spur and business units.</w:t>
            </w:r>
            <w:r w:rsidRPr="009F4405">
              <w:rPr>
                <w:color w:val="000000"/>
                <w:sz w:val="14"/>
                <w:szCs w:val="14"/>
                <w:lang w:eastAsia="nl-BE"/>
              </w:rPr>
              <w:br/>
              <w:t>Newton Launch Systems – partner for STTC build-out; invested in on-site office/lab facilities.</w:t>
            </w:r>
            <w:r w:rsidRPr="009F4405">
              <w:rPr>
                <w:color w:val="000000"/>
                <w:sz w:val="14"/>
                <w:szCs w:val="14"/>
                <w:lang w:eastAsia="nl-BE"/>
              </w:rPr>
              <w:br/>
              <w:t>UK Research &amp; Innovation (UKRI) – listed as a major customer/user of Snowdonia Aerospace Centre facilities.</w:t>
            </w:r>
            <w:r w:rsidRPr="009F4405">
              <w:rPr>
                <w:color w:val="000000"/>
                <w:sz w:val="14"/>
                <w:szCs w:val="14"/>
                <w:lang w:eastAsia="nl-BE"/>
              </w:rPr>
              <w:br/>
              <w:t>EU ERDF – £7.5m ERDF contribution (via Gwynedd Council) for the access spur and business units.</w:t>
            </w:r>
          </w:p>
        </w:tc>
      </w:tr>
      <w:tr w:rsidR="001D1A53" w:rsidRPr="009F4405" w14:paraId="051A72DF" w14:textId="77777777" w:rsidTr="00632FB1">
        <w:trPr>
          <w:trHeight w:val="20"/>
        </w:trPr>
        <w:tc>
          <w:tcPr>
            <w:tcW w:w="346" w:type="pct"/>
            <w:shd w:val="clear" w:color="auto" w:fill="F2F2F2" w:themeFill="text2" w:themeFillShade="F2"/>
            <w:vAlign w:val="center"/>
            <w:hideMark/>
          </w:tcPr>
          <w:p w14:paraId="208F5DEC"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Sutherland Spaceport</w:t>
            </w:r>
          </w:p>
        </w:tc>
        <w:tc>
          <w:tcPr>
            <w:tcW w:w="397" w:type="pct"/>
            <w:vAlign w:val="center"/>
            <w:hideMark/>
          </w:tcPr>
          <w:p w14:paraId="3712E081"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Sutherland</w:t>
            </w:r>
          </w:p>
        </w:tc>
        <w:tc>
          <w:tcPr>
            <w:tcW w:w="397" w:type="pct"/>
            <w:vAlign w:val="center"/>
            <w:hideMark/>
          </w:tcPr>
          <w:p w14:paraId="6A3B906C"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Launch Facilities</w:t>
            </w:r>
          </w:p>
        </w:tc>
        <w:tc>
          <w:tcPr>
            <w:tcW w:w="772" w:type="pct"/>
            <w:vAlign w:val="center"/>
            <w:hideMark/>
          </w:tcPr>
          <w:p w14:paraId="1B91FFB1" w14:textId="77777777" w:rsidR="005444C2" w:rsidRPr="009F4405" w:rsidRDefault="005444C2" w:rsidP="00632FB1">
            <w:pPr>
              <w:spacing w:after="0"/>
              <w:jc w:val="left"/>
              <w:rPr>
                <w:b/>
                <w:color w:val="000000"/>
                <w:sz w:val="14"/>
                <w:szCs w:val="14"/>
                <w:lang w:eastAsia="nl-BE"/>
              </w:rPr>
            </w:pPr>
            <w:r w:rsidRPr="009F4405">
              <w:rPr>
                <w:b/>
                <w:color w:val="000000" w:themeColor="text1"/>
                <w:sz w:val="14"/>
                <w:szCs w:val="14"/>
                <w:lang w:eastAsia="nl-BE"/>
              </w:rPr>
              <w:t>Owner:</w:t>
            </w:r>
            <w:r w:rsidRPr="009F4405">
              <w:rPr>
                <w:color w:val="000000" w:themeColor="text1"/>
                <w:sz w:val="14"/>
                <w:szCs w:val="14"/>
                <w:lang w:eastAsia="nl-BE"/>
              </w:rPr>
              <w:t xml:space="preserve"> Melness Crofters’ Estate = community landowner; Highlands and Islands Enterprise (HIE) = head leaseholder / project developer; Orbex = sub-leaseholder for construction and operation. (stand-by since Orbex unsolvency)</w:t>
            </w:r>
            <w:r w:rsidRPr="009F4405">
              <w:rPr>
                <w:sz w:val="14"/>
                <w:szCs w:val="14"/>
              </w:rPr>
              <w:br/>
            </w:r>
            <w:r w:rsidRPr="009F4405">
              <w:rPr>
                <w:b/>
                <w:color w:val="000000" w:themeColor="text1"/>
                <w:sz w:val="14"/>
                <w:szCs w:val="14"/>
                <w:lang w:eastAsia="nl-BE"/>
              </w:rPr>
              <w:t>Legal basis:</w:t>
            </w:r>
            <w:r w:rsidRPr="009F4405">
              <w:rPr>
                <w:color w:val="000000" w:themeColor="text1"/>
                <w:sz w:val="14"/>
                <w:szCs w:val="14"/>
                <w:lang w:eastAsia="nl-BE"/>
              </w:rPr>
              <w:t xml:space="preserve"> HIE developed the project and leases the site from Melness Crofters’ Estate.</w:t>
            </w:r>
            <w:r w:rsidRPr="009F4405">
              <w:rPr>
                <w:sz w:val="14"/>
                <w:szCs w:val="14"/>
              </w:rPr>
              <w:br/>
            </w:r>
            <w:r w:rsidRPr="009F4405">
              <w:rPr>
                <w:color w:val="000000" w:themeColor="text1"/>
                <w:sz w:val="14"/>
                <w:szCs w:val="14"/>
                <w:lang w:eastAsia="nl-BE"/>
              </w:rPr>
              <w:t>Orbex signed a 50-year sub-lease with HIE in 2022, with an option to extend 25 years.</w:t>
            </w:r>
            <w:r w:rsidRPr="009F4405">
              <w:rPr>
                <w:sz w:val="14"/>
                <w:szCs w:val="14"/>
              </w:rPr>
              <w:br/>
            </w:r>
            <w:r w:rsidRPr="009F4405">
              <w:rPr>
                <w:color w:val="000000" w:themeColor="text1"/>
                <w:sz w:val="14"/>
                <w:szCs w:val="14"/>
                <w:lang w:eastAsia="nl-BE"/>
              </w:rPr>
              <w:t>Planning permission granted by The Highland Council in August 2020.</w:t>
            </w:r>
            <w:r w:rsidRPr="009F4405">
              <w:rPr>
                <w:sz w:val="14"/>
                <w:szCs w:val="14"/>
              </w:rPr>
              <w:br/>
            </w:r>
            <w:r w:rsidRPr="009F4405">
              <w:rPr>
                <w:b/>
                <w:color w:val="000000" w:themeColor="text1"/>
                <w:sz w:val="14"/>
                <w:szCs w:val="14"/>
                <w:lang w:eastAsia="nl-BE"/>
              </w:rPr>
              <w:lastRenderedPageBreak/>
              <w:t>Majority/Minority:</w:t>
            </w:r>
            <w:r w:rsidRPr="009F4405">
              <w:rPr>
                <w:color w:val="000000" w:themeColor="text1"/>
                <w:sz w:val="14"/>
                <w:szCs w:val="14"/>
                <w:lang w:eastAsia="nl-BE"/>
              </w:rPr>
              <w:t xml:space="preserve"> Public control over site development / head lease: HIE-led.</w:t>
            </w:r>
            <w:r w:rsidRPr="009F4405">
              <w:rPr>
                <w:sz w:val="14"/>
                <w:szCs w:val="14"/>
              </w:rPr>
              <w:br/>
            </w:r>
            <w:r w:rsidRPr="009F4405">
              <w:rPr>
                <w:b/>
                <w:color w:val="000000" w:themeColor="text1"/>
                <w:sz w:val="14"/>
                <w:szCs w:val="14"/>
                <w:lang w:eastAsia="nl-BE"/>
              </w:rPr>
              <w:t>Operational control rights under sub-lease:</w:t>
            </w:r>
            <w:r w:rsidRPr="009F4405">
              <w:rPr>
                <w:color w:val="000000" w:themeColor="text1"/>
                <w:sz w:val="14"/>
                <w:szCs w:val="14"/>
                <w:lang w:eastAsia="nl-BE"/>
              </w:rPr>
              <w:t xml:space="preserve"> Orbex.</w:t>
            </w:r>
            <w:r w:rsidRPr="009F4405">
              <w:rPr>
                <w:sz w:val="14"/>
                <w:szCs w:val="14"/>
              </w:rPr>
              <w:br/>
            </w:r>
            <w:r w:rsidRPr="009F4405">
              <w:rPr>
                <w:b/>
                <w:color w:val="000000" w:themeColor="text1"/>
                <w:sz w:val="14"/>
                <w:szCs w:val="14"/>
                <w:lang w:eastAsia="nl-BE"/>
              </w:rPr>
              <w:t>EU/non-EU:</w:t>
            </w:r>
            <w:r w:rsidRPr="009F4405">
              <w:rPr>
                <w:color w:val="000000" w:themeColor="text1"/>
                <w:sz w:val="14"/>
                <w:szCs w:val="14"/>
                <w:lang w:eastAsia="nl-BE"/>
              </w:rPr>
              <w:t xml:space="preserve"> UK / </w:t>
            </w:r>
            <w:r w:rsidR="335FDAE6" w:rsidRPr="009F4405">
              <w:rPr>
                <w:color w:val="000000" w:themeColor="text1"/>
                <w:sz w:val="14"/>
                <w:szCs w:val="14"/>
                <w:lang w:eastAsia="nl-BE"/>
              </w:rPr>
              <w:t xml:space="preserve">nonEU </w:t>
            </w:r>
          </w:p>
        </w:tc>
        <w:tc>
          <w:tcPr>
            <w:tcW w:w="772" w:type="pct"/>
            <w:vAlign w:val="center"/>
            <w:hideMark/>
          </w:tcPr>
          <w:p w14:paraId="4B0AD9C7" w14:textId="77777777" w:rsidR="005444C2" w:rsidRPr="009F4405" w:rsidRDefault="005444C2" w:rsidP="00632FB1">
            <w:pPr>
              <w:spacing w:after="0"/>
              <w:jc w:val="left"/>
              <w:rPr>
                <w:b/>
                <w:color w:val="000000"/>
                <w:sz w:val="14"/>
                <w:szCs w:val="14"/>
                <w:lang w:eastAsia="nl-BE"/>
              </w:rPr>
            </w:pPr>
            <w:r w:rsidRPr="009F4405">
              <w:rPr>
                <w:b/>
                <w:color w:val="000000"/>
                <w:sz w:val="14"/>
                <w:szCs w:val="14"/>
                <w:lang w:eastAsia="nl-BE"/>
              </w:rPr>
              <w:lastRenderedPageBreak/>
              <w:t>Total fundings:</w:t>
            </w:r>
            <w:r w:rsidRPr="009F4405">
              <w:rPr>
                <w:color w:val="000000"/>
                <w:sz w:val="14"/>
                <w:szCs w:val="14"/>
                <w:lang w:eastAsia="nl-BE"/>
              </w:rPr>
              <w:t xml:space="preserve"> €65.3 million</w:t>
            </w:r>
            <w:r w:rsidRPr="009F4405">
              <w:rPr>
                <w:color w:val="000000"/>
                <w:sz w:val="14"/>
                <w:szCs w:val="14"/>
                <w:lang w:eastAsia="nl-BE"/>
              </w:rPr>
              <w:br/>
            </w:r>
            <w:r w:rsidRPr="009F4405">
              <w:rPr>
                <w:b/>
                <w:color w:val="000000"/>
                <w:sz w:val="14"/>
                <w:szCs w:val="14"/>
                <w:lang w:eastAsia="nl-BE"/>
              </w:rPr>
              <w:t>Public / total package:</w:t>
            </w:r>
            <w:r w:rsidRPr="009F4405">
              <w:rPr>
                <w:color w:val="000000"/>
                <w:sz w:val="14"/>
                <w:szCs w:val="14"/>
                <w:lang w:eastAsia="nl-BE"/>
              </w:rPr>
              <w:t xml:space="preserve"> €16.9 million (GBP £14.6 million) public investment package confirmed for the project.</w:t>
            </w:r>
            <w:r w:rsidRPr="009F4405">
              <w:rPr>
                <w:color w:val="000000"/>
                <w:sz w:val="14"/>
                <w:szCs w:val="14"/>
                <w:lang w:eastAsia="nl-BE"/>
              </w:rPr>
              <w:br/>
            </w:r>
            <w:r w:rsidRPr="009F4405">
              <w:rPr>
                <w:b/>
                <w:color w:val="000000"/>
                <w:sz w:val="14"/>
                <w:szCs w:val="14"/>
                <w:lang w:eastAsia="nl-BE"/>
              </w:rPr>
              <w:t>Public / national + regional:</w:t>
            </w:r>
            <w:r w:rsidRPr="009F4405">
              <w:rPr>
                <w:color w:val="000000"/>
                <w:sz w:val="14"/>
                <w:szCs w:val="14"/>
                <w:lang w:eastAsia="nl-BE"/>
              </w:rPr>
              <w:t xml:space="preserve"> just over €10.4 million (GBP £9 million) from HIE and the Scottish Government.</w:t>
            </w:r>
            <w:r w:rsidRPr="009F4405">
              <w:rPr>
                <w:color w:val="000000"/>
                <w:sz w:val="14"/>
                <w:szCs w:val="14"/>
                <w:lang w:eastAsia="nl-BE"/>
              </w:rPr>
              <w:br/>
            </w:r>
            <w:r w:rsidRPr="009F4405">
              <w:rPr>
                <w:b/>
                <w:color w:val="000000"/>
                <w:sz w:val="14"/>
                <w:szCs w:val="14"/>
                <w:lang w:eastAsia="nl-BE"/>
              </w:rPr>
              <w:t>Public / national:</w:t>
            </w:r>
            <w:r w:rsidRPr="009F4405">
              <w:rPr>
                <w:color w:val="000000"/>
                <w:sz w:val="14"/>
                <w:szCs w:val="14"/>
                <w:lang w:eastAsia="nl-BE"/>
              </w:rPr>
              <w:t xml:space="preserve"> €2.95 million (GBP £2.55 million) from the UK Space Agency (announced in 2018).</w:t>
            </w:r>
            <w:r w:rsidRPr="009F4405">
              <w:rPr>
                <w:color w:val="000000"/>
                <w:sz w:val="14"/>
                <w:szCs w:val="14"/>
                <w:lang w:eastAsia="nl-BE"/>
              </w:rPr>
              <w:br/>
            </w:r>
            <w:r w:rsidRPr="009F4405">
              <w:rPr>
                <w:b/>
                <w:color w:val="000000"/>
                <w:sz w:val="14"/>
                <w:szCs w:val="14"/>
                <w:lang w:eastAsia="nl-BE"/>
              </w:rPr>
              <w:t>Public / national public body:</w:t>
            </w:r>
            <w:r w:rsidRPr="009F4405">
              <w:rPr>
                <w:color w:val="000000"/>
                <w:sz w:val="14"/>
                <w:szCs w:val="14"/>
                <w:lang w:eastAsia="nl-BE"/>
              </w:rPr>
              <w:t xml:space="preserve"> €3.47 million (GBP £3 million) from the Nuclear Decommissioning Authority </w:t>
            </w:r>
            <w:r w:rsidRPr="009F4405">
              <w:rPr>
                <w:color w:val="000000"/>
                <w:sz w:val="14"/>
                <w:szCs w:val="14"/>
                <w:lang w:eastAsia="nl-BE"/>
              </w:rPr>
              <w:lastRenderedPageBreak/>
              <w:t>(NDA).</w:t>
            </w:r>
            <w:r w:rsidRPr="009F4405">
              <w:rPr>
                <w:color w:val="000000"/>
                <w:sz w:val="14"/>
                <w:szCs w:val="14"/>
                <w:lang w:eastAsia="nl-BE"/>
              </w:rPr>
              <w:br/>
            </w:r>
            <w:r w:rsidRPr="009F4405">
              <w:rPr>
                <w:b/>
                <w:color w:val="000000"/>
                <w:sz w:val="14"/>
                <w:szCs w:val="14"/>
                <w:lang w:eastAsia="nl-BE"/>
              </w:rPr>
              <w:t>Public / HIE paid to Orbex by Nov 2024:</w:t>
            </w:r>
            <w:r w:rsidRPr="009F4405">
              <w:rPr>
                <w:color w:val="000000"/>
                <w:sz w:val="14"/>
                <w:szCs w:val="14"/>
                <w:lang w:eastAsia="nl-BE"/>
              </w:rPr>
              <w:t xml:space="preserve"> €2.27 million (GBP £1.963 million) in grant funding paid to Orbex for development costs.</w:t>
            </w:r>
            <w:r w:rsidRPr="009F4405">
              <w:rPr>
                <w:color w:val="000000"/>
                <w:sz w:val="14"/>
                <w:szCs w:val="14"/>
                <w:lang w:eastAsia="nl-BE"/>
              </w:rPr>
              <w:br/>
            </w:r>
            <w:r w:rsidRPr="009F4405">
              <w:rPr>
                <w:b/>
                <w:color w:val="000000"/>
                <w:sz w:val="14"/>
                <w:szCs w:val="14"/>
                <w:lang w:eastAsia="nl-BE"/>
              </w:rPr>
              <w:t>Public / HIE direct development spend by Nov 2024:</w:t>
            </w:r>
            <w:r w:rsidRPr="009F4405">
              <w:rPr>
                <w:color w:val="000000"/>
                <w:sz w:val="14"/>
                <w:szCs w:val="14"/>
                <w:lang w:eastAsia="nl-BE"/>
              </w:rPr>
              <w:t xml:space="preserve"> €2.41 million (GBP £2.087 million) directly invested by HIE in development.</w:t>
            </w:r>
            <w:r w:rsidRPr="009F4405">
              <w:rPr>
                <w:color w:val="000000"/>
                <w:sz w:val="14"/>
                <w:szCs w:val="14"/>
                <w:lang w:eastAsia="nl-BE"/>
              </w:rPr>
              <w:br/>
            </w:r>
            <w:r w:rsidRPr="009F4405">
              <w:rPr>
                <w:b/>
                <w:color w:val="000000"/>
                <w:sz w:val="14"/>
                <w:szCs w:val="14"/>
                <w:lang w:eastAsia="nl-BE"/>
              </w:rPr>
              <w:t>Private:</w:t>
            </w:r>
            <w:r w:rsidRPr="009F4405">
              <w:rPr>
                <w:color w:val="000000"/>
                <w:sz w:val="14"/>
                <w:szCs w:val="14"/>
                <w:lang w:eastAsia="nl-BE"/>
              </w:rPr>
              <w:t xml:space="preserve"> €23.1 million (GBP £20 million) expected private investment over the initial three-year period from Orbex’s role in the spaceport.</w:t>
            </w:r>
            <w:r w:rsidRPr="009F4405">
              <w:rPr>
                <w:color w:val="000000"/>
                <w:sz w:val="14"/>
                <w:szCs w:val="14"/>
                <w:lang w:eastAsia="nl-BE"/>
              </w:rPr>
              <w:br/>
            </w:r>
            <w:r w:rsidRPr="009F4405">
              <w:rPr>
                <w:b/>
                <w:color w:val="000000"/>
                <w:sz w:val="14"/>
                <w:szCs w:val="14"/>
                <w:lang w:eastAsia="nl-BE"/>
              </w:rPr>
              <w:t>ESA-linked:</w:t>
            </w:r>
            <w:r w:rsidRPr="009F4405">
              <w:rPr>
                <w:color w:val="000000"/>
                <w:sz w:val="14"/>
                <w:szCs w:val="14"/>
                <w:lang w:eastAsia="nl-BE"/>
              </w:rPr>
              <w:t xml:space="preserve"> over €3.82 million (GBP £3.3 million) to Orbex under UK Space Agency contributions to ESA Boost! for environmentally sustainable launch activities linked to Sutherland.</w:t>
            </w:r>
          </w:p>
        </w:tc>
        <w:tc>
          <w:tcPr>
            <w:tcW w:w="772" w:type="pct"/>
            <w:vAlign w:val="center"/>
            <w:hideMark/>
          </w:tcPr>
          <w:p w14:paraId="7A519522" w14:textId="77777777" w:rsidR="005444C2" w:rsidRPr="009F4405" w:rsidRDefault="005444C2" w:rsidP="00632FB1">
            <w:pPr>
              <w:spacing w:after="0"/>
              <w:jc w:val="left"/>
              <w:rPr>
                <w:b/>
                <w:color w:val="000000"/>
                <w:sz w:val="14"/>
                <w:szCs w:val="14"/>
                <w:lang w:eastAsia="nl-BE"/>
              </w:rPr>
            </w:pPr>
            <w:r w:rsidRPr="009F4405">
              <w:rPr>
                <w:b/>
                <w:color w:val="000000"/>
                <w:sz w:val="14"/>
                <w:szCs w:val="14"/>
                <w:lang w:eastAsia="nl-BE"/>
              </w:rPr>
              <w:lastRenderedPageBreak/>
              <w:t>Strategic / ownership oversight:</w:t>
            </w:r>
            <w:r w:rsidRPr="009F4405">
              <w:rPr>
                <w:color w:val="000000"/>
                <w:sz w:val="14"/>
                <w:szCs w:val="14"/>
                <w:lang w:eastAsia="nl-BE"/>
              </w:rPr>
              <w:t xml:space="preserve"> HIE (head leaseholder / developer) with Orbex as sub</w:t>
            </w:r>
            <w:r w:rsidRPr="009F4405">
              <w:rPr>
                <w:color w:val="000000"/>
                <w:sz w:val="14"/>
                <w:szCs w:val="14"/>
                <w:lang w:eastAsia="nl-BE"/>
              </w:rPr>
              <w:noBreakHyphen/>
              <w:t>leaseholder; Orbex paused Sutherland build and shifted initial launches to SaxaVord (Dec 2024).</w:t>
            </w:r>
            <w:r w:rsidRPr="009F4405">
              <w:rPr>
                <w:color w:val="000000"/>
                <w:sz w:val="14"/>
                <w:szCs w:val="14"/>
                <w:lang w:eastAsia="nl-BE"/>
              </w:rPr>
              <w:br/>
            </w:r>
            <w:r w:rsidRPr="009F4405">
              <w:rPr>
                <w:b/>
                <w:color w:val="000000"/>
                <w:sz w:val="14"/>
                <w:szCs w:val="14"/>
                <w:lang w:eastAsia="nl-BE"/>
              </w:rPr>
              <w:t>Long-term strategy / launch capability development:</w:t>
            </w:r>
            <w:r w:rsidRPr="009F4405">
              <w:rPr>
                <w:color w:val="000000"/>
                <w:sz w:val="14"/>
                <w:szCs w:val="14"/>
                <w:lang w:eastAsia="nl-BE"/>
              </w:rPr>
              <w:t xml:space="preserve"> Intended as Orbex home spaceport; planned/permitted up to 12 launches/year (no allocation mechanism stated).</w:t>
            </w:r>
            <w:r w:rsidRPr="009F4405">
              <w:rPr>
                <w:color w:val="000000"/>
                <w:sz w:val="14"/>
                <w:szCs w:val="14"/>
                <w:lang w:eastAsia="nl-BE"/>
              </w:rPr>
              <w:br/>
            </w:r>
            <w:r w:rsidRPr="009F4405">
              <w:rPr>
                <w:b/>
                <w:color w:val="000000"/>
                <w:sz w:val="14"/>
                <w:szCs w:val="14"/>
                <w:lang w:eastAsia="nl-BE"/>
              </w:rPr>
              <w:t>Public mission performance oversight:</w:t>
            </w:r>
            <w:r w:rsidRPr="009F4405">
              <w:rPr>
                <w:color w:val="000000"/>
                <w:sz w:val="14"/>
                <w:szCs w:val="14"/>
                <w:lang w:eastAsia="nl-BE"/>
              </w:rPr>
              <w:t xml:space="preserve"> N/A</w:t>
            </w:r>
            <w:r w:rsidRPr="009F4405">
              <w:rPr>
                <w:color w:val="000000"/>
                <w:sz w:val="14"/>
                <w:szCs w:val="14"/>
                <w:lang w:eastAsia="nl-BE"/>
              </w:rPr>
              <w:br/>
            </w:r>
            <w:r w:rsidRPr="009F4405">
              <w:rPr>
                <w:b/>
                <w:color w:val="000000"/>
                <w:sz w:val="14"/>
                <w:szCs w:val="14"/>
                <w:lang w:eastAsia="nl-BE"/>
              </w:rPr>
              <w:t>Regulatory agreements:</w:t>
            </w:r>
            <w:r w:rsidRPr="009F4405">
              <w:rPr>
                <w:color w:val="000000"/>
                <w:sz w:val="14"/>
                <w:szCs w:val="14"/>
                <w:lang w:eastAsia="nl-BE"/>
              </w:rPr>
              <w:t xml:space="preserve"> Planning </w:t>
            </w:r>
            <w:r w:rsidRPr="009F4405">
              <w:rPr>
                <w:color w:val="000000"/>
                <w:sz w:val="14"/>
                <w:szCs w:val="14"/>
                <w:lang w:eastAsia="nl-BE"/>
              </w:rPr>
              <w:lastRenderedPageBreak/>
              <w:t>consent (Highland Council, Aug 2020) + Scottish Land Court crofting approval; within UK spaceflight regulatory framework.</w:t>
            </w:r>
            <w:r w:rsidRPr="009F4405">
              <w:rPr>
                <w:color w:val="000000"/>
                <w:sz w:val="14"/>
                <w:szCs w:val="14"/>
                <w:lang w:eastAsia="nl-BE"/>
              </w:rPr>
              <w:br/>
            </w:r>
            <w:r w:rsidRPr="009F4405">
              <w:rPr>
                <w:b/>
                <w:color w:val="000000"/>
                <w:sz w:val="14"/>
                <w:szCs w:val="14"/>
                <w:lang w:eastAsia="nl-BE"/>
              </w:rPr>
              <w:t>Commercial utilization agreement:</w:t>
            </w:r>
            <w:r w:rsidRPr="009F4405">
              <w:rPr>
                <w:color w:val="000000"/>
                <w:sz w:val="14"/>
                <w:szCs w:val="14"/>
                <w:lang w:eastAsia="nl-BE"/>
              </w:rPr>
              <w:t xml:space="preserve"> N/A</w:t>
            </w:r>
            <w:r w:rsidRPr="009F4405">
              <w:rPr>
                <w:color w:val="000000"/>
                <w:sz w:val="14"/>
                <w:szCs w:val="14"/>
                <w:lang w:eastAsia="nl-BE"/>
              </w:rPr>
              <w:br/>
            </w:r>
            <w:r w:rsidRPr="009F4405">
              <w:rPr>
                <w:b/>
                <w:color w:val="000000"/>
                <w:sz w:val="14"/>
                <w:szCs w:val="14"/>
                <w:lang w:eastAsia="nl-BE"/>
              </w:rPr>
              <w:t>Go / no-go decision-maker:</w:t>
            </w:r>
            <w:r w:rsidRPr="009F4405">
              <w:rPr>
                <w:color w:val="000000"/>
                <w:sz w:val="14"/>
                <w:szCs w:val="14"/>
                <w:lang w:eastAsia="nl-BE"/>
              </w:rPr>
              <w:t xml:space="preserve"> N/A</w:t>
            </w:r>
          </w:p>
        </w:tc>
        <w:tc>
          <w:tcPr>
            <w:tcW w:w="772" w:type="pct"/>
            <w:vAlign w:val="center"/>
            <w:hideMark/>
          </w:tcPr>
          <w:p w14:paraId="26D3447F" w14:textId="77777777" w:rsidR="005444C2" w:rsidRPr="009F4405" w:rsidRDefault="005444C2" w:rsidP="00632FB1">
            <w:pPr>
              <w:spacing w:after="0"/>
              <w:jc w:val="left"/>
              <w:rPr>
                <w:b/>
                <w:color w:val="000000"/>
                <w:sz w:val="14"/>
                <w:szCs w:val="14"/>
                <w:lang w:eastAsia="nl-BE"/>
              </w:rPr>
            </w:pPr>
            <w:r w:rsidRPr="009F4405">
              <w:rPr>
                <w:b/>
                <w:color w:val="000000"/>
                <w:sz w:val="14"/>
                <w:szCs w:val="14"/>
                <w:lang w:eastAsia="nl-BE"/>
              </w:rPr>
              <w:lastRenderedPageBreak/>
              <w:t>Site operators:</w:t>
            </w:r>
            <w:r w:rsidRPr="009F4405">
              <w:rPr>
                <w:color w:val="000000"/>
                <w:sz w:val="14"/>
                <w:szCs w:val="14"/>
                <w:lang w:eastAsia="nl-BE"/>
              </w:rPr>
              <w:t xml:space="preserve"> To be defined when the site is operational.</w:t>
            </w:r>
            <w:r w:rsidRPr="009F4405">
              <w:rPr>
                <w:color w:val="000000"/>
                <w:sz w:val="14"/>
                <w:szCs w:val="14"/>
                <w:lang w:eastAsia="nl-BE"/>
              </w:rPr>
              <w:br/>
            </w:r>
            <w:r w:rsidRPr="009F4405">
              <w:rPr>
                <w:b/>
                <w:color w:val="000000"/>
                <w:sz w:val="14"/>
                <w:szCs w:val="14"/>
                <w:lang w:eastAsia="nl-BE"/>
              </w:rPr>
              <w:t>Range safety:</w:t>
            </w:r>
            <w:r w:rsidRPr="009F4405">
              <w:rPr>
                <w:color w:val="000000"/>
                <w:sz w:val="14"/>
                <w:szCs w:val="14"/>
                <w:lang w:eastAsia="nl-BE"/>
              </w:rPr>
              <w:t xml:space="preserve"> To be defined when the site is operational.</w:t>
            </w:r>
            <w:r w:rsidRPr="009F4405">
              <w:rPr>
                <w:color w:val="000000"/>
                <w:sz w:val="14"/>
                <w:szCs w:val="14"/>
                <w:lang w:eastAsia="nl-BE"/>
              </w:rPr>
              <w:br/>
            </w:r>
            <w:r w:rsidRPr="009F4405">
              <w:rPr>
                <w:b/>
                <w:color w:val="000000"/>
                <w:sz w:val="14"/>
                <w:szCs w:val="14"/>
                <w:lang w:eastAsia="nl-BE"/>
              </w:rPr>
              <w:t>Other:</w:t>
            </w:r>
            <w:r w:rsidRPr="009F4405">
              <w:rPr>
                <w:color w:val="000000"/>
                <w:sz w:val="14"/>
                <w:szCs w:val="14"/>
                <w:lang w:eastAsia="nl-BE"/>
              </w:rPr>
              <w:t xml:space="preserve"> To be defined when the site is operational.</w:t>
            </w:r>
          </w:p>
        </w:tc>
        <w:tc>
          <w:tcPr>
            <w:tcW w:w="772" w:type="pct"/>
            <w:vAlign w:val="center"/>
            <w:hideMark/>
          </w:tcPr>
          <w:p w14:paraId="11F77B74"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Highlands and Islands Enterprise (HIE) - developed the site, leased land from crofters, sub-leased to Orbex, public investment lead.</w:t>
            </w:r>
            <w:r w:rsidRPr="009F4405">
              <w:rPr>
                <w:color w:val="000000"/>
                <w:sz w:val="14"/>
                <w:szCs w:val="14"/>
                <w:lang w:eastAsia="nl-BE"/>
              </w:rPr>
              <w:br/>
              <w:t>Melness Crofters’ Estate - landowner of the site; HIE lease and Orbex sub-lease structure sits on this land.</w:t>
            </w:r>
            <w:r w:rsidRPr="009F4405">
              <w:rPr>
                <w:color w:val="000000"/>
                <w:sz w:val="14"/>
                <w:szCs w:val="14"/>
                <w:lang w:eastAsia="nl-BE"/>
              </w:rPr>
              <w:br/>
              <w:t>Orbex - build and operate site; intended home spaceport for Orbex Prime.</w:t>
            </w:r>
            <w:r w:rsidRPr="009F4405">
              <w:rPr>
                <w:color w:val="000000"/>
                <w:sz w:val="14"/>
                <w:szCs w:val="14"/>
                <w:lang w:eastAsia="nl-BE"/>
              </w:rPr>
              <w:br/>
              <w:t>UK Space Agency - €2.95 million (GBP £2.55m) support for the site; later ESA Boost!-linked support to Orbex.</w:t>
            </w:r>
            <w:r w:rsidRPr="009F4405">
              <w:rPr>
                <w:color w:val="000000"/>
                <w:sz w:val="14"/>
                <w:szCs w:val="14"/>
                <w:lang w:eastAsia="nl-BE"/>
              </w:rPr>
              <w:br/>
            </w:r>
            <w:r w:rsidRPr="009F4405">
              <w:rPr>
                <w:color w:val="000000"/>
                <w:sz w:val="14"/>
                <w:szCs w:val="14"/>
                <w:lang w:eastAsia="nl-BE"/>
              </w:rPr>
              <w:lastRenderedPageBreak/>
              <w:t>Scottish Government - part of the public investment package with HIE.</w:t>
            </w:r>
            <w:r w:rsidRPr="009F4405">
              <w:rPr>
                <w:color w:val="000000"/>
                <w:sz w:val="14"/>
                <w:szCs w:val="14"/>
                <w:lang w:eastAsia="nl-BE"/>
              </w:rPr>
              <w:br/>
              <w:t>Nuclear Decommissioning Authority (NDA) - €3.47 million (GBP £3m) support linked to regional economic transition.</w:t>
            </w:r>
            <w:r w:rsidRPr="009F4405">
              <w:rPr>
                <w:color w:val="000000"/>
                <w:sz w:val="14"/>
                <w:szCs w:val="14"/>
                <w:lang w:eastAsia="nl-BE"/>
              </w:rPr>
              <w:br/>
              <w:t>Jacobs - prime construction contractor on behalf of Orbex.</w:t>
            </w:r>
            <w:r w:rsidRPr="009F4405">
              <w:rPr>
                <w:color w:val="000000"/>
                <w:sz w:val="14"/>
                <w:szCs w:val="14"/>
                <w:lang w:eastAsia="nl-BE"/>
              </w:rPr>
              <w:br/>
              <w:t>Wildland Ltd / Braesgill Ltd - memorandum of understanding with HIE on sustainable economic and community development around the site.</w:t>
            </w:r>
            <w:r w:rsidRPr="009F4405">
              <w:rPr>
                <w:color w:val="000000"/>
                <w:sz w:val="14"/>
                <w:szCs w:val="14"/>
                <w:lang w:eastAsia="nl-BE"/>
              </w:rPr>
              <w:br/>
              <w:t>Lockheed Martin - originally associated with the Sutherland concept before selecting Shetland / Unst instead</w:t>
            </w:r>
          </w:p>
        </w:tc>
      </w:tr>
      <w:tr w:rsidR="001D1A53" w:rsidRPr="009F4405" w14:paraId="6B2B883A" w14:textId="77777777" w:rsidTr="00632FB1">
        <w:trPr>
          <w:trHeight w:val="20"/>
        </w:trPr>
        <w:tc>
          <w:tcPr>
            <w:tcW w:w="346" w:type="pct"/>
            <w:shd w:val="clear" w:color="auto" w:fill="F2F2F2" w:themeFill="text2" w:themeFillShade="F2"/>
            <w:noWrap/>
            <w:vAlign w:val="center"/>
            <w:hideMark/>
          </w:tcPr>
          <w:p w14:paraId="62B591B4"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Sutherland</w:t>
            </w:r>
          </w:p>
        </w:tc>
        <w:tc>
          <w:tcPr>
            <w:tcW w:w="397" w:type="pct"/>
            <w:noWrap/>
            <w:vAlign w:val="center"/>
            <w:hideMark/>
          </w:tcPr>
          <w:p w14:paraId="6AA3852C"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Orbex Forres factory (production &amp; assembly)</w:t>
            </w:r>
          </w:p>
        </w:tc>
        <w:tc>
          <w:tcPr>
            <w:tcW w:w="397" w:type="pct"/>
            <w:noWrap/>
            <w:vAlign w:val="center"/>
            <w:hideMark/>
          </w:tcPr>
          <w:p w14:paraId="1E38E093"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Manufacturing and assembly</w:t>
            </w:r>
          </w:p>
        </w:tc>
        <w:tc>
          <w:tcPr>
            <w:tcW w:w="772" w:type="pct"/>
            <w:vAlign w:val="center"/>
            <w:hideMark/>
          </w:tcPr>
          <w:p w14:paraId="75DA8222"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 xml:space="preserve">Operator: Orbex </w:t>
            </w:r>
          </w:p>
        </w:tc>
        <w:tc>
          <w:tcPr>
            <w:tcW w:w="772" w:type="pct"/>
            <w:vAlign w:val="center"/>
            <w:hideMark/>
          </w:tcPr>
          <w:p w14:paraId="5ABF4238"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Private investment + UK/Scottish public support (grants); ESA/UKSA project funding</w:t>
            </w:r>
          </w:p>
        </w:tc>
        <w:tc>
          <w:tcPr>
            <w:tcW w:w="772" w:type="pct"/>
            <w:vAlign w:val="center"/>
            <w:hideMark/>
          </w:tcPr>
          <w:p w14:paraId="765C3F86"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Company management; UK spaceflight regulatory interfaces (UKSA/CAA)</w:t>
            </w:r>
          </w:p>
        </w:tc>
        <w:tc>
          <w:tcPr>
            <w:tcW w:w="772" w:type="pct"/>
            <w:vAlign w:val="center"/>
            <w:hideMark/>
          </w:tcPr>
          <w:p w14:paraId="4BFDE812"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Production (composites/structures); integration</w:t>
            </w:r>
          </w:p>
        </w:tc>
        <w:tc>
          <w:tcPr>
            <w:tcW w:w="772" w:type="pct"/>
            <w:vAlign w:val="center"/>
            <w:hideMark/>
          </w:tcPr>
          <w:p w14:paraId="66BCE60F"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HIE; UK Space Agency; ESA partners; supply chain; spaceport partners</w:t>
            </w:r>
          </w:p>
        </w:tc>
      </w:tr>
      <w:tr w:rsidR="001D1A53" w:rsidRPr="009F4405" w14:paraId="50C7E2E3" w14:textId="77777777" w:rsidTr="00632FB1">
        <w:trPr>
          <w:trHeight w:val="20"/>
        </w:trPr>
        <w:tc>
          <w:tcPr>
            <w:tcW w:w="346" w:type="pct"/>
            <w:shd w:val="clear" w:color="auto" w:fill="F2F2F2" w:themeFill="text2" w:themeFillShade="F2"/>
            <w:vAlign w:val="center"/>
            <w:hideMark/>
          </w:tcPr>
          <w:p w14:paraId="0016196D"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Polaris ACC (Bodø) danger-area coordination</w:t>
            </w:r>
          </w:p>
        </w:tc>
        <w:tc>
          <w:tcPr>
            <w:tcW w:w="397" w:type="pct"/>
            <w:vAlign w:val="center"/>
            <w:hideMark/>
          </w:tcPr>
          <w:p w14:paraId="6ADA23EA"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Andøya</w:t>
            </w:r>
          </w:p>
        </w:tc>
        <w:tc>
          <w:tcPr>
            <w:tcW w:w="397" w:type="pct"/>
            <w:vAlign w:val="center"/>
            <w:hideMark/>
          </w:tcPr>
          <w:p w14:paraId="4DA0C67D"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Operations</w:t>
            </w:r>
          </w:p>
        </w:tc>
        <w:tc>
          <w:tcPr>
            <w:tcW w:w="772" w:type="pct"/>
            <w:vAlign w:val="center"/>
            <w:hideMark/>
          </w:tcPr>
          <w:p w14:paraId="04E901FF"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Owner/operator: Avinor Flysikring AS (ANSP; Avinor Group)</w:t>
            </w:r>
            <w:r w:rsidRPr="009F4405">
              <w:rPr>
                <w:color w:val="000000"/>
                <w:sz w:val="14"/>
                <w:szCs w:val="14"/>
                <w:lang w:eastAsia="nl-BE"/>
              </w:rPr>
              <w:br/>
              <w:t>Avinor AS: 100% state-owned (Norwegian Ministry of Transport)</w:t>
            </w:r>
            <w:r w:rsidRPr="009F4405">
              <w:rPr>
                <w:color w:val="000000"/>
                <w:sz w:val="14"/>
                <w:szCs w:val="14"/>
                <w:lang w:eastAsia="nl-BE"/>
              </w:rPr>
              <w:br/>
              <w:t>EU/non-EU: Non</w:t>
            </w:r>
            <w:r w:rsidRPr="009F4405">
              <w:rPr>
                <w:color w:val="000000"/>
                <w:sz w:val="14"/>
                <w:szCs w:val="14"/>
                <w:lang w:eastAsia="nl-BE"/>
              </w:rPr>
              <w:noBreakHyphen/>
              <w:t>EU (Norway)</w:t>
            </w:r>
          </w:p>
        </w:tc>
        <w:tc>
          <w:tcPr>
            <w:tcW w:w="772" w:type="pct"/>
            <w:vAlign w:val="center"/>
            <w:hideMark/>
          </w:tcPr>
          <w:p w14:paraId="79FE3BDF"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Funding: air navigation service charges (route + terminal)</w:t>
            </w:r>
            <w:r w:rsidRPr="009F4405">
              <w:rPr>
                <w:color w:val="000000"/>
                <w:sz w:val="14"/>
                <w:szCs w:val="14"/>
                <w:lang w:eastAsia="nl-BE"/>
              </w:rPr>
              <w:br/>
              <w:t>Avinor group revenues / regulated charges (no dedicated space line found)</w:t>
            </w:r>
          </w:p>
        </w:tc>
        <w:tc>
          <w:tcPr>
            <w:tcW w:w="772" w:type="pct"/>
            <w:vAlign w:val="center"/>
            <w:hideMark/>
          </w:tcPr>
          <w:p w14:paraId="294BC89C"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Oversight: CAA Norway (Luftfartstilsynet)</w:t>
            </w:r>
            <w:r w:rsidRPr="009F4405">
              <w:rPr>
                <w:color w:val="000000"/>
                <w:sz w:val="14"/>
                <w:szCs w:val="14"/>
                <w:lang w:eastAsia="nl-BE"/>
              </w:rPr>
              <w:br/>
              <w:t>Strategic control: Avinor / Ministry of Transport</w:t>
            </w:r>
            <w:r w:rsidRPr="009F4405">
              <w:rPr>
                <w:color w:val="000000"/>
                <w:sz w:val="14"/>
                <w:szCs w:val="14"/>
                <w:lang w:eastAsia="nl-BE"/>
              </w:rPr>
              <w:br/>
              <w:t>Role: approves/coordinates temporary restricted/danger areas for launches</w:t>
            </w:r>
          </w:p>
        </w:tc>
        <w:tc>
          <w:tcPr>
            <w:tcW w:w="772" w:type="pct"/>
            <w:vAlign w:val="center"/>
            <w:hideMark/>
          </w:tcPr>
          <w:p w14:paraId="5B5BC00B"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Unit: Polaris ACC – Sector Group North (Bodø)</w:t>
            </w:r>
            <w:r w:rsidRPr="009F4405">
              <w:rPr>
                <w:color w:val="000000"/>
                <w:sz w:val="14"/>
                <w:szCs w:val="14"/>
                <w:lang w:eastAsia="nl-BE"/>
              </w:rPr>
              <w:br/>
              <w:t>Task: activate/coordinate danger areas; manage reroutes/flow</w:t>
            </w:r>
            <w:r w:rsidRPr="009F4405">
              <w:rPr>
                <w:color w:val="000000"/>
                <w:sz w:val="14"/>
                <w:szCs w:val="14"/>
                <w:lang w:eastAsia="nl-BE"/>
              </w:rPr>
              <w:br/>
              <w:t>Interfaces: AIS/NOTAM + Network Manager + spaceport safety/ops</w:t>
            </w:r>
          </w:p>
        </w:tc>
        <w:tc>
          <w:tcPr>
            <w:tcW w:w="772" w:type="pct"/>
            <w:vAlign w:val="center"/>
            <w:hideMark/>
          </w:tcPr>
          <w:p w14:paraId="69E348C0"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Andøya Spaceport AS; CAA Norway; Avinor AIS/NOTAM; EUROCONTROL Network Manager; Norwegian Armed Forces (airspace)</w:t>
            </w:r>
          </w:p>
        </w:tc>
      </w:tr>
      <w:tr w:rsidR="001D1A53" w:rsidRPr="009F4405" w14:paraId="62492462" w14:textId="77777777" w:rsidTr="00632FB1">
        <w:trPr>
          <w:trHeight w:val="20"/>
        </w:trPr>
        <w:tc>
          <w:tcPr>
            <w:tcW w:w="346" w:type="pct"/>
            <w:shd w:val="clear" w:color="auto" w:fill="F2F2F2" w:themeFill="text2" w:themeFillShade="F2"/>
            <w:noWrap/>
            <w:vAlign w:val="center"/>
            <w:hideMark/>
          </w:tcPr>
          <w:p w14:paraId="1F57F2E9"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SaxaVord</w:t>
            </w:r>
          </w:p>
        </w:tc>
        <w:tc>
          <w:tcPr>
            <w:tcW w:w="397" w:type="pct"/>
            <w:noWrap/>
            <w:vAlign w:val="center"/>
            <w:hideMark/>
          </w:tcPr>
          <w:p w14:paraId="0C0EA353"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CAA Range Control Licence (range control services)</w:t>
            </w:r>
          </w:p>
        </w:tc>
        <w:tc>
          <w:tcPr>
            <w:tcW w:w="397" w:type="pct"/>
            <w:noWrap/>
            <w:vAlign w:val="center"/>
            <w:hideMark/>
          </w:tcPr>
          <w:p w14:paraId="289C4FFD"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Operations</w:t>
            </w:r>
          </w:p>
        </w:tc>
        <w:tc>
          <w:tcPr>
            <w:tcW w:w="772" w:type="pct"/>
            <w:vAlign w:val="center"/>
            <w:hideMark/>
          </w:tcPr>
          <w:p w14:paraId="3F90D5CF"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Issuing authority: UK Civil Aviation Authority (statutory regulator)</w:t>
            </w:r>
          </w:p>
        </w:tc>
        <w:tc>
          <w:tcPr>
            <w:tcW w:w="772" w:type="pct"/>
            <w:vAlign w:val="center"/>
            <w:hideMark/>
          </w:tcPr>
          <w:p w14:paraId="32674BF4"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Cost-recovery: application + oversight fees (licensing)</w:t>
            </w:r>
          </w:p>
        </w:tc>
        <w:tc>
          <w:tcPr>
            <w:tcW w:w="772" w:type="pct"/>
            <w:vAlign w:val="center"/>
            <w:hideMark/>
          </w:tcPr>
          <w:p w14:paraId="3FD99CBE"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DfT consent where required; CAA oversight of safety case / conditions</w:t>
            </w:r>
          </w:p>
        </w:tc>
        <w:tc>
          <w:tcPr>
            <w:tcW w:w="772" w:type="pct"/>
            <w:vAlign w:val="center"/>
            <w:hideMark/>
          </w:tcPr>
          <w:p w14:paraId="1A5EFB58"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CAA grants/monitors licence; licensee performs warning notices + hazard monitoring</w:t>
            </w:r>
          </w:p>
        </w:tc>
        <w:tc>
          <w:tcPr>
            <w:tcW w:w="772" w:type="pct"/>
            <w:vAlign w:val="center"/>
            <w:hideMark/>
          </w:tcPr>
          <w:p w14:paraId="48DD1C09"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SaxaVord Spaceport; launch operators; UK Space Agency / DfT</w:t>
            </w:r>
          </w:p>
        </w:tc>
      </w:tr>
      <w:tr w:rsidR="001D1A53" w:rsidRPr="009F4405" w14:paraId="4B092B0E" w14:textId="77777777" w:rsidTr="00632FB1">
        <w:trPr>
          <w:trHeight w:val="20"/>
        </w:trPr>
        <w:tc>
          <w:tcPr>
            <w:tcW w:w="346" w:type="pct"/>
            <w:shd w:val="clear" w:color="auto" w:fill="F2F2F2" w:themeFill="text2" w:themeFillShade="F2"/>
            <w:vAlign w:val="center"/>
            <w:hideMark/>
          </w:tcPr>
          <w:p w14:paraId="2B05C1C8" w14:textId="77777777" w:rsidR="005444C2" w:rsidRPr="00111704" w:rsidRDefault="005444C2" w:rsidP="00632FB1">
            <w:pPr>
              <w:spacing w:after="0"/>
              <w:jc w:val="left"/>
              <w:rPr>
                <w:color w:val="000000"/>
                <w:sz w:val="14"/>
                <w:szCs w:val="14"/>
                <w:lang w:val="fr-BE" w:eastAsia="nl-BE"/>
              </w:rPr>
            </w:pPr>
            <w:r w:rsidRPr="00111704">
              <w:rPr>
                <w:color w:val="000000" w:themeColor="text1"/>
                <w:sz w:val="14"/>
                <w:szCs w:val="14"/>
                <w:lang w:val="fr-BE" w:eastAsia="nl-BE"/>
              </w:rPr>
              <w:t>CNES Centre spatial de Toulouse (Toulouse Space Centre)</w:t>
            </w:r>
          </w:p>
        </w:tc>
        <w:tc>
          <w:tcPr>
            <w:tcW w:w="397" w:type="pct"/>
            <w:vAlign w:val="center"/>
            <w:hideMark/>
          </w:tcPr>
          <w:p w14:paraId="16E7EB01"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CNES</w:t>
            </w:r>
          </w:p>
        </w:tc>
        <w:tc>
          <w:tcPr>
            <w:tcW w:w="397" w:type="pct"/>
            <w:noWrap/>
            <w:vAlign w:val="center"/>
            <w:hideMark/>
          </w:tcPr>
          <w:p w14:paraId="5A2F3491"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Operations</w:t>
            </w:r>
          </w:p>
        </w:tc>
        <w:tc>
          <w:tcPr>
            <w:tcW w:w="772" w:type="pct"/>
            <w:vAlign w:val="center"/>
            <w:hideMark/>
          </w:tcPr>
          <w:p w14:paraId="0F9A54EB"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Owner: CNES (French State). EU</w:t>
            </w:r>
            <w:r w:rsidRPr="009F4405">
              <w:rPr>
                <w:color w:val="000000"/>
                <w:sz w:val="14"/>
                <w:szCs w:val="14"/>
                <w:lang w:eastAsia="nl-BE"/>
              </w:rPr>
              <w:noBreakHyphen/>
              <w:t>27 owner: Yes (France).</w:t>
            </w:r>
          </w:p>
        </w:tc>
        <w:tc>
          <w:tcPr>
            <w:tcW w:w="772" w:type="pct"/>
            <w:vAlign w:val="center"/>
            <w:hideMark/>
          </w:tcPr>
          <w:p w14:paraId="2EB8743E"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French national space budget; ESA programme contributions.</w:t>
            </w:r>
          </w:p>
        </w:tc>
        <w:tc>
          <w:tcPr>
            <w:tcW w:w="772" w:type="pct"/>
            <w:vAlign w:val="center"/>
            <w:hideMark/>
          </w:tcPr>
          <w:p w14:paraId="75504331"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Oversight by CNES executive management.</w:t>
            </w:r>
          </w:p>
        </w:tc>
        <w:tc>
          <w:tcPr>
            <w:tcW w:w="772" w:type="pct"/>
            <w:vAlign w:val="center"/>
            <w:hideMark/>
          </w:tcPr>
          <w:p w14:paraId="232E9262"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Mission operations and system engineering authority for satellites, launchers and ground systems.</w:t>
            </w:r>
          </w:p>
        </w:tc>
        <w:tc>
          <w:tcPr>
            <w:tcW w:w="772" w:type="pct"/>
            <w:vAlign w:val="center"/>
            <w:hideMark/>
          </w:tcPr>
          <w:p w14:paraId="4CB27C83"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ESA; ArianeGroup; EUMETSAT; French defence ecosystem.</w:t>
            </w:r>
          </w:p>
        </w:tc>
      </w:tr>
      <w:tr w:rsidR="001D1A53" w:rsidRPr="009F4405" w14:paraId="0184F757" w14:textId="77777777" w:rsidTr="00632FB1">
        <w:trPr>
          <w:trHeight w:val="20"/>
        </w:trPr>
        <w:tc>
          <w:tcPr>
            <w:tcW w:w="346" w:type="pct"/>
            <w:shd w:val="clear" w:color="auto" w:fill="F2F2F2" w:themeFill="text2" w:themeFillShade="F2"/>
            <w:vAlign w:val="center"/>
            <w:hideMark/>
          </w:tcPr>
          <w:p w14:paraId="39C586D6" w14:textId="430ADA2F" w:rsidR="005444C2" w:rsidRPr="009F4405" w:rsidRDefault="005444C2" w:rsidP="00632FB1">
            <w:pPr>
              <w:spacing w:after="0"/>
              <w:jc w:val="left"/>
              <w:rPr>
                <w:color w:val="000000"/>
                <w:sz w:val="14"/>
                <w:szCs w:val="14"/>
                <w:lang w:eastAsia="nl-BE"/>
              </w:rPr>
            </w:pPr>
          </w:p>
        </w:tc>
        <w:tc>
          <w:tcPr>
            <w:tcW w:w="397" w:type="pct"/>
            <w:vAlign w:val="center"/>
            <w:hideMark/>
          </w:tcPr>
          <w:p w14:paraId="69D295E8" w14:textId="12612694" w:rsidR="005444C2" w:rsidRPr="009F4405" w:rsidRDefault="005444C2" w:rsidP="00632FB1">
            <w:pPr>
              <w:spacing w:after="0"/>
              <w:jc w:val="left"/>
              <w:rPr>
                <w:color w:val="000000"/>
                <w:sz w:val="14"/>
                <w:szCs w:val="14"/>
                <w:lang w:eastAsia="nl-BE"/>
              </w:rPr>
            </w:pPr>
          </w:p>
        </w:tc>
        <w:tc>
          <w:tcPr>
            <w:tcW w:w="397" w:type="pct"/>
            <w:noWrap/>
            <w:vAlign w:val="center"/>
            <w:hideMark/>
          </w:tcPr>
          <w:p w14:paraId="4ECDE123" w14:textId="3411A5A7" w:rsidR="005444C2" w:rsidRPr="009F4405" w:rsidRDefault="005444C2" w:rsidP="00632FB1">
            <w:pPr>
              <w:spacing w:after="0"/>
              <w:jc w:val="left"/>
              <w:rPr>
                <w:color w:val="000000"/>
                <w:sz w:val="14"/>
                <w:szCs w:val="14"/>
                <w:lang w:eastAsia="nl-BE"/>
              </w:rPr>
            </w:pPr>
          </w:p>
        </w:tc>
        <w:tc>
          <w:tcPr>
            <w:tcW w:w="772" w:type="pct"/>
            <w:vAlign w:val="center"/>
            <w:hideMark/>
          </w:tcPr>
          <w:p w14:paraId="5F7A4993" w14:textId="240CBFC0" w:rsidR="005444C2" w:rsidRPr="009F4405" w:rsidRDefault="005444C2" w:rsidP="00632FB1">
            <w:pPr>
              <w:spacing w:after="0"/>
              <w:jc w:val="left"/>
              <w:rPr>
                <w:color w:val="000000"/>
                <w:sz w:val="14"/>
                <w:szCs w:val="14"/>
                <w:lang w:eastAsia="nl-BE"/>
              </w:rPr>
            </w:pPr>
          </w:p>
        </w:tc>
        <w:tc>
          <w:tcPr>
            <w:tcW w:w="772" w:type="pct"/>
            <w:vAlign w:val="center"/>
            <w:hideMark/>
          </w:tcPr>
          <w:p w14:paraId="71656B42" w14:textId="1824F88D" w:rsidR="005444C2" w:rsidRPr="009F4405" w:rsidRDefault="005444C2" w:rsidP="00632FB1">
            <w:pPr>
              <w:spacing w:after="0"/>
              <w:jc w:val="left"/>
              <w:rPr>
                <w:color w:val="000000"/>
                <w:sz w:val="14"/>
                <w:szCs w:val="14"/>
                <w:lang w:eastAsia="nl-BE"/>
              </w:rPr>
            </w:pPr>
          </w:p>
        </w:tc>
        <w:tc>
          <w:tcPr>
            <w:tcW w:w="772" w:type="pct"/>
            <w:vAlign w:val="center"/>
            <w:hideMark/>
          </w:tcPr>
          <w:p w14:paraId="5AD0C187" w14:textId="5D5FFDDB" w:rsidR="005444C2" w:rsidRPr="009F4405" w:rsidRDefault="005444C2" w:rsidP="00632FB1">
            <w:pPr>
              <w:spacing w:after="0"/>
              <w:jc w:val="left"/>
              <w:rPr>
                <w:color w:val="000000"/>
                <w:sz w:val="14"/>
                <w:szCs w:val="14"/>
                <w:lang w:eastAsia="nl-BE"/>
              </w:rPr>
            </w:pPr>
          </w:p>
        </w:tc>
        <w:tc>
          <w:tcPr>
            <w:tcW w:w="772" w:type="pct"/>
            <w:vAlign w:val="center"/>
            <w:hideMark/>
          </w:tcPr>
          <w:p w14:paraId="159D504E" w14:textId="469AA315" w:rsidR="005444C2" w:rsidRPr="009F4405" w:rsidRDefault="005444C2" w:rsidP="00632FB1">
            <w:pPr>
              <w:spacing w:after="0"/>
              <w:jc w:val="left"/>
              <w:rPr>
                <w:color w:val="000000"/>
                <w:sz w:val="14"/>
                <w:szCs w:val="14"/>
                <w:lang w:eastAsia="nl-BE"/>
              </w:rPr>
            </w:pPr>
          </w:p>
        </w:tc>
        <w:tc>
          <w:tcPr>
            <w:tcW w:w="772" w:type="pct"/>
            <w:vAlign w:val="center"/>
            <w:hideMark/>
          </w:tcPr>
          <w:p w14:paraId="4F1E8844" w14:textId="356F4561" w:rsidR="005444C2" w:rsidRPr="009F4405" w:rsidRDefault="005444C2" w:rsidP="00632FB1">
            <w:pPr>
              <w:spacing w:after="0"/>
              <w:jc w:val="left"/>
              <w:rPr>
                <w:color w:val="000000"/>
                <w:sz w:val="14"/>
                <w:szCs w:val="14"/>
                <w:lang w:eastAsia="nl-BE"/>
              </w:rPr>
            </w:pPr>
          </w:p>
        </w:tc>
      </w:tr>
      <w:tr w:rsidR="001D1A53" w:rsidRPr="009F4405" w14:paraId="40157CA9" w14:textId="77777777" w:rsidTr="00632FB1">
        <w:trPr>
          <w:trHeight w:val="20"/>
        </w:trPr>
        <w:tc>
          <w:tcPr>
            <w:tcW w:w="346" w:type="pct"/>
            <w:shd w:val="clear" w:color="auto" w:fill="F2F2F2" w:themeFill="text2" w:themeFillShade="F2"/>
            <w:vAlign w:val="center"/>
            <w:hideMark/>
          </w:tcPr>
          <w:p w14:paraId="65118604" w14:textId="08C57189" w:rsidR="005444C2" w:rsidRPr="009F4405" w:rsidRDefault="005444C2" w:rsidP="00632FB1">
            <w:pPr>
              <w:spacing w:after="0"/>
              <w:jc w:val="left"/>
              <w:rPr>
                <w:color w:val="000000"/>
                <w:sz w:val="14"/>
                <w:szCs w:val="14"/>
                <w:lang w:eastAsia="nl-BE"/>
              </w:rPr>
            </w:pPr>
          </w:p>
        </w:tc>
        <w:tc>
          <w:tcPr>
            <w:tcW w:w="397" w:type="pct"/>
            <w:vAlign w:val="center"/>
            <w:hideMark/>
          </w:tcPr>
          <w:p w14:paraId="6C4F373F" w14:textId="19A13956" w:rsidR="005444C2" w:rsidRPr="009F4405" w:rsidRDefault="005444C2" w:rsidP="00632FB1">
            <w:pPr>
              <w:spacing w:after="0"/>
              <w:jc w:val="left"/>
              <w:rPr>
                <w:color w:val="000000"/>
                <w:sz w:val="14"/>
                <w:szCs w:val="14"/>
                <w:lang w:eastAsia="nl-BE"/>
              </w:rPr>
            </w:pPr>
          </w:p>
        </w:tc>
        <w:tc>
          <w:tcPr>
            <w:tcW w:w="397" w:type="pct"/>
            <w:noWrap/>
            <w:vAlign w:val="center"/>
            <w:hideMark/>
          </w:tcPr>
          <w:p w14:paraId="3607517E" w14:textId="5921644B" w:rsidR="005444C2" w:rsidRPr="009F4405" w:rsidRDefault="005444C2" w:rsidP="00632FB1">
            <w:pPr>
              <w:spacing w:after="0"/>
              <w:jc w:val="left"/>
              <w:rPr>
                <w:color w:val="000000"/>
                <w:sz w:val="14"/>
                <w:szCs w:val="14"/>
                <w:lang w:eastAsia="nl-BE"/>
              </w:rPr>
            </w:pPr>
          </w:p>
        </w:tc>
        <w:tc>
          <w:tcPr>
            <w:tcW w:w="772" w:type="pct"/>
            <w:vAlign w:val="center"/>
            <w:hideMark/>
          </w:tcPr>
          <w:p w14:paraId="68F98EBF" w14:textId="71117918" w:rsidR="005444C2" w:rsidRPr="009F4405" w:rsidRDefault="005444C2" w:rsidP="00632FB1">
            <w:pPr>
              <w:spacing w:after="0"/>
              <w:jc w:val="left"/>
              <w:rPr>
                <w:color w:val="000000"/>
                <w:sz w:val="14"/>
                <w:szCs w:val="14"/>
                <w:lang w:eastAsia="nl-BE"/>
              </w:rPr>
            </w:pPr>
          </w:p>
        </w:tc>
        <w:tc>
          <w:tcPr>
            <w:tcW w:w="772" w:type="pct"/>
            <w:vAlign w:val="center"/>
            <w:hideMark/>
          </w:tcPr>
          <w:p w14:paraId="48E61811" w14:textId="465F847B" w:rsidR="005444C2" w:rsidRPr="009F4405" w:rsidRDefault="005444C2" w:rsidP="00632FB1">
            <w:pPr>
              <w:spacing w:after="0"/>
              <w:jc w:val="left"/>
              <w:rPr>
                <w:color w:val="000000"/>
                <w:sz w:val="14"/>
                <w:szCs w:val="14"/>
                <w:lang w:eastAsia="nl-BE"/>
              </w:rPr>
            </w:pPr>
          </w:p>
        </w:tc>
        <w:tc>
          <w:tcPr>
            <w:tcW w:w="772" w:type="pct"/>
            <w:vAlign w:val="center"/>
            <w:hideMark/>
          </w:tcPr>
          <w:p w14:paraId="3E36267B" w14:textId="596A38C6" w:rsidR="005444C2" w:rsidRPr="009F4405" w:rsidRDefault="005444C2" w:rsidP="00632FB1">
            <w:pPr>
              <w:spacing w:after="0"/>
              <w:jc w:val="left"/>
              <w:rPr>
                <w:color w:val="000000"/>
                <w:sz w:val="14"/>
                <w:szCs w:val="14"/>
                <w:lang w:eastAsia="nl-BE"/>
              </w:rPr>
            </w:pPr>
          </w:p>
        </w:tc>
        <w:tc>
          <w:tcPr>
            <w:tcW w:w="772" w:type="pct"/>
            <w:vAlign w:val="center"/>
            <w:hideMark/>
          </w:tcPr>
          <w:p w14:paraId="3E6F2283" w14:textId="5B10F8D1" w:rsidR="005444C2" w:rsidRPr="009F4405" w:rsidRDefault="005444C2" w:rsidP="00632FB1">
            <w:pPr>
              <w:spacing w:after="0"/>
              <w:jc w:val="left"/>
              <w:rPr>
                <w:color w:val="000000"/>
                <w:sz w:val="14"/>
                <w:szCs w:val="14"/>
                <w:lang w:eastAsia="nl-BE"/>
              </w:rPr>
            </w:pPr>
          </w:p>
        </w:tc>
        <w:tc>
          <w:tcPr>
            <w:tcW w:w="772" w:type="pct"/>
            <w:vAlign w:val="center"/>
            <w:hideMark/>
          </w:tcPr>
          <w:p w14:paraId="488BCFA9" w14:textId="3526518D" w:rsidR="005444C2" w:rsidRPr="009F4405" w:rsidRDefault="005444C2" w:rsidP="00632FB1">
            <w:pPr>
              <w:spacing w:after="0"/>
              <w:jc w:val="left"/>
              <w:rPr>
                <w:color w:val="000000"/>
                <w:sz w:val="14"/>
                <w:szCs w:val="14"/>
                <w:lang w:eastAsia="nl-BE"/>
              </w:rPr>
            </w:pPr>
          </w:p>
        </w:tc>
      </w:tr>
      <w:tr w:rsidR="001D1A53" w:rsidRPr="009F4405" w14:paraId="50723BEB" w14:textId="77777777" w:rsidTr="00632FB1">
        <w:trPr>
          <w:trHeight w:val="20"/>
        </w:trPr>
        <w:tc>
          <w:tcPr>
            <w:tcW w:w="346" w:type="pct"/>
            <w:shd w:val="clear" w:color="auto" w:fill="F2F2F2" w:themeFill="text2" w:themeFillShade="F2"/>
            <w:vAlign w:val="center"/>
            <w:hideMark/>
          </w:tcPr>
          <w:p w14:paraId="6BFCA7E1"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lastRenderedPageBreak/>
              <w:t>ESA ESRIN</w:t>
            </w:r>
          </w:p>
        </w:tc>
        <w:tc>
          <w:tcPr>
            <w:tcW w:w="397" w:type="pct"/>
            <w:vAlign w:val="center"/>
            <w:hideMark/>
          </w:tcPr>
          <w:p w14:paraId="56C14B43"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ESA</w:t>
            </w:r>
          </w:p>
        </w:tc>
        <w:tc>
          <w:tcPr>
            <w:tcW w:w="397" w:type="pct"/>
            <w:noWrap/>
            <w:vAlign w:val="center"/>
            <w:hideMark/>
          </w:tcPr>
          <w:p w14:paraId="5071322A"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Operations</w:t>
            </w:r>
          </w:p>
        </w:tc>
        <w:tc>
          <w:tcPr>
            <w:tcW w:w="772" w:type="pct"/>
            <w:vAlign w:val="center"/>
            <w:hideMark/>
          </w:tcPr>
          <w:p w14:paraId="51F6DC1F"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Owner: European Space Agency. ESA centre in Italy. EU</w:t>
            </w:r>
            <w:r w:rsidRPr="009F4405">
              <w:rPr>
                <w:color w:val="000000"/>
                <w:sz w:val="14"/>
                <w:szCs w:val="14"/>
                <w:lang w:eastAsia="nl-BE"/>
              </w:rPr>
              <w:noBreakHyphen/>
              <w:t>27 owner: ESA</w:t>
            </w:r>
          </w:p>
        </w:tc>
        <w:tc>
          <w:tcPr>
            <w:tcW w:w="772" w:type="pct"/>
            <w:vAlign w:val="center"/>
            <w:hideMark/>
          </w:tcPr>
          <w:p w14:paraId="0667840E"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ESA Earth Observation programme funding.</w:t>
            </w:r>
          </w:p>
        </w:tc>
        <w:tc>
          <w:tcPr>
            <w:tcW w:w="772" w:type="pct"/>
            <w:vAlign w:val="center"/>
            <w:hideMark/>
          </w:tcPr>
          <w:p w14:paraId="4C41CB0D"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Oversight by ESA Directorate of Earth Observation.</w:t>
            </w:r>
          </w:p>
        </w:tc>
        <w:tc>
          <w:tcPr>
            <w:tcW w:w="772" w:type="pct"/>
            <w:vAlign w:val="center"/>
            <w:hideMark/>
          </w:tcPr>
          <w:p w14:paraId="131793E2"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Copernicus mission operations support, EO data handling, long</w:t>
            </w:r>
            <w:r w:rsidRPr="009F4405">
              <w:rPr>
                <w:color w:val="000000"/>
                <w:sz w:val="14"/>
                <w:szCs w:val="14"/>
                <w:lang w:eastAsia="nl-BE"/>
              </w:rPr>
              <w:noBreakHyphen/>
              <w:t>term archive management and service evolution.</w:t>
            </w:r>
          </w:p>
        </w:tc>
        <w:tc>
          <w:tcPr>
            <w:tcW w:w="772" w:type="pct"/>
            <w:vAlign w:val="center"/>
            <w:hideMark/>
          </w:tcPr>
          <w:p w14:paraId="0A90F6A2"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European Commission; EUMETSAT; national EO agencies.</w:t>
            </w:r>
          </w:p>
        </w:tc>
      </w:tr>
      <w:tr w:rsidR="001D1A53" w:rsidRPr="009F4405" w14:paraId="7C77D3AA" w14:textId="77777777" w:rsidTr="00632FB1">
        <w:trPr>
          <w:trHeight w:val="20"/>
        </w:trPr>
        <w:tc>
          <w:tcPr>
            <w:tcW w:w="346" w:type="pct"/>
            <w:shd w:val="clear" w:color="auto" w:fill="F2F2F2" w:themeFill="text2" w:themeFillShade="F2"/>
            <w:vAlign w:val="center"/>
            <w:hideMark/>
          </w:tcPr>
          <w:p w14:paraId="0C8934EE"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Jupiter Control Room, CSG</w:t>
            </w:r>
          </w:p>
        </w:tc>
        <w:tc>
          <w:tcPr>
            <w:tcW w:w="397" w:type="pct"/>
            <w:vAlign w:val="center"/>
            <w:hideMark/>
          </w:tcPr>
          <w:p w14:paraId="06C03A86"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Jupiter Control Room, CSG</w:t>
            </w:r>
          </w:p>
        </w:tc>
        <w:tc>
          <w:tcPr>
            <w:tcW w:w="397" w:type="pct"/>
            <w:noWrap/>
            <w:vAlign w:val="center"/>
            <w:hideMark/>
          </w:tcPr>
          <w:p w14:paraId="1791D2AA"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Operations</w:t>
            </w:r>
          </w:p>
        </w:tc>
        <w:tc>
          <w:tcPr>
            <w:tcW w:w="772" w:type="pct"/>
            <w:vAlign w:val="center"/>
            <w:hideMark/>
          </w:tcPr>
          <w:p w14:paraId="7DBF0136"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Owner: French State. Operated by CNES at Guiana Space Centre. EU</w:t>
            </w:r>
            <w:r w:rsidRPr="009F4405">
              <w:rPr>
                <w:color w:val="000000"/>
                <w:sz w:val="14"/>
                <w:szCs w:val="14"/>
                <w:lang w:eastAsia="nl-BE"/>
              </w:rPr>
              <w:noBreakHyphen/>
              <w:t>27 owner: Yes (France).</w:t>
            </w:r>
          </w:p>
        </w:tc>
        <w:tc>
          <w:tcPr>
            <w:tcW w:w="772" w:type="pct"/>
            <w:vAlign w:val="center"/>
            <w:hideMark/>
          </w:tcPr>
          <w:p w14:paraId="239E6A1B"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CNES national budget and ESA launcher programme contributions.</w:t>
            </w:r>
          </w:p>
        </w:tc>
        <w:tc>
          <w:tcPr>
            <w:tcW w:w="772" w:type="pct"/>
            <w:vAlign w:val="center"/>
            <w:hideMark/>
          </w:tcPr>
          <w:p w14:paraId="0F596075"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CNES acts as launch authority; ESA interface for ESA missions; regulatory oversight under CSG safety framework.</w:t>
            </w:r>
          </w:p>
        </w:tc>
        <w:tc>
          <w:tcPr>
            <w:tcW w:w="772" w:type="pct"/>
            <w:vAlign w:val="center"/>
            <w:hideMark/>
          </w:tcPr>
          <w:p w14:paraId="72D62964"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Real</w:t>
            </w:r>
            <w:r w:rsidRPr="009F4405">
              <w:rPr>
                <w:color w:val="000000"/>
                <w:sz w:val="14"/>
                <w:szCs w:val="14"/>
                <w:lang w:eastAsia="nl-BE"/>
              </w:rPr>
              <w:noBreakHyphen/>
              <w:t>time launch command and control, range safety coordination, flight safety and mission execution for Ariane, Vega and Soyuz legacy launches.</w:t>
            </w:r>
          </w:p>
        </w:tc>
        <w:tc>
          <w:tcPr>
            <w:tcW w:w="772" w:type="pct"/>
            <w:vAlign w:val="center"/>
            <w:hideMark/>
          </w:tcPr>
          <w:p w14:paraId="1CFEC6B5"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ESA; Arianespace; ArianeGroup; Avio.</w:t>
            </w:r>
          </w:p>
        </w:tc>
      </w:tr>
      <w:tr w:rsidR="001D1A53" w:rsidRPr="009F4405" w14:paraId="39286271" w14:textId="77777777" w:rsidTr="00632FB1">
        <w:trPr>
          <w:trHeight w:val="20"/>
        </w:trPr>
        <w:tc>
          <w:tcPr>
            <w:tcW w:w="346" w:type="pct"/>
            <w:shd w:val="clear" w:color="auto" w:fill="F2F2F2" w:themeFill="text2" w:themeFillShade="F2"/>
            <w:noWrap/>
            <w:vAlign w:val="center"/>
            <w:hideMark/>
          </w:tcPr>
          <w:p w14:paraId="1C00248F"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SaxaVord</w:t>
            </w:r>
          </w:p>
        </w:tc>
        <w:tc>
          <w:tcPr>
            <w:tcW w:w="397" w:type="pct"/>
            <w:noWrap/>
            <w:vAlign w:val="center"/>
            <w:hideMark/>
          </w:tcPr>
          <w:p w14:paraId="4C8748E8"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Marine licensing authority licence (hazard-area clearance)</w:t>
            </w:r>
          </w:p>
        </w:tc>
        <w:tc>
          <w:tcPr>
            <w:tcW w:w="397" w:type="pct"/>
            <w:noWrap/>
            <w:vAlign w:val="center"/>
            <w:hideMark/>
          </w:tcPr>
          <w:p w14:paraId="7D04C6A4"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Operations</w:t>
            </w:r>
          </w:p>
        </w:tc>
        <w:tc>
          <w:tcPr>
            <w:tcW w:w="772" w:type="pct"/>
            <w:vAlign w:val="center"/>
            <w:hideMark/>
          </w:tcPr>
          <w:p w14:paraId="74E6E385"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Scottish Government Marine Directorate – Licensing Operations Team (MD-LOT) (Scottish Ministers)</w:t>
            </w:r>
          </w:p>
        </w:tc>
        <w:tc>
          <w:tcPr>
            <w:tcW w:w="772" w:type="pct"/>
            <w:vAlign w:val="center"/>
            <w:hideMark/>
          </w:tcPr>
          <w:p w14:paraId="58B3637F"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Application fees (marine licensing) / cost-recovery</w:t>
            </w:r>
          </w:p>
        </w:tc>
        <w:tc>
          <w:tcPr>
            <w:tcW w:w="772" w:type="pct"/>
            <w:vAlign w:val="center"/>
            <w:hideMark/>
          </w:tcPr>
          <w:p w14:paraId="74FCD47A"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Scottish Ministers / Marine Directorate; EIA / habitats assessments where required</w:t>
            </w:r>
          </w:p>
        </w:tc>
        <w:tc>
          <w:tcPr>
            <w:tcW w:w="772" w:type="pct"/>
            <w:vAlign w:val="center"/>
            <w:hideMark/>
          </w:tcPr>
          <w:p w14:paraId="22704841"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Processes marine licence; consultation; conditions + monitoring requirements</w:t>
            </w:r>
          </w:p>
        </w:tc>
        <w:tc>
          <w:tcPr>
            <w:tcW w:w="772" w:type="pct"/>
            <w:vAlign w:val="center"/>
            <w:hideMark/>
          </w:tcPr>
          <w:p w14:paraId="4890A9DF"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SaxaVord; Maritime &amp; Coastguard Agency; local stakeholders; environmental bodies</w:t>
            </w:r>
          </w:p>
        </w:tc>
      </w:tr>
      <w:tr w:rsidR="001D1A53" w:rsidRPr="009F4405" w14:paraId="03451C00" w14:textId="77777777" w:rsidTr="00632FB1">
        <w:trPr>
          <w:trHeight w:val="20"/>
        </w:trPr>
        <w:tc>
          <w:tcPr>
            <w:tcW w:w="346" w:type="pct"/>
            <w:shd w:val="clear" w:color="auto" w:fill="F2F2F2" w:themeFill="text2" w:themeFillShade="F2"/>
            <w:noWrap/>
            <w:vAlign w:val="center"/>
            <w:hideMark/>
          </w:tcPr>
          <w:p w14:paraId="5D555E8B"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Sutherland</w:t>
            </w:r>
          </w:p>
        </w:tc>
        <w:tc>
          <w:tcPr>
            <w:tcW w:w="397" w:type="pct"/>
            <w:noWrap/>
            <w:vAlign w:val="center"/>
            <w:hideMark/>
          </w:tcPr>
          <w:p w14:paraId="2F18DE01"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Orbex Mission Control Centre</w:t>
            </w:r>
          </w:p>
        </w:tc>
        <w:tc>
          <w:tcPr>
            <w:tcW w:w="397" w:type="pct"/>
            <w:noWrap/>
            <w:vAlign w:val="center"/>
            <w:hideMark/>
          </w:tcPr>
          <w:p w14:paraId="6809883B"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Operations</w:t>
            </w:r>
          </w:p>
        </w:tc>
        <w:tc>
          <w:tcPr>
            <w:tcW w:w="772" w:type="pct"/>
            <w:vAlign w:val="center"/>
            <w:hideMark/>
          </w:tcPr>
          <w:p w14:paraId="5BE2FB6F"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 </w:t>
            </w:r>
          </w:p>
        </w:tc>
        <w:tc>
          <w:tcPr>
            <w:tcW w:w="772" w:type="pct"/>
            <w:vAlign w:val="center"/>
            <w:hideMark/>
          </w:tcPr>
          <w:p w14:paraId="2DD4C983"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 </w:t>
            </w:r>
          </w:p>
        </w:tc>
        <w:tc>
          <w:tcPr>
            <w:tcW w:w="772" w:type="pct"/>
            <w:vAlign w:val="center"/>
            <w:hideMark/>
          </w:tcPr>
          <w:p w14:paraId="5743678D"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 </w:t>
            </w:r>
          </w:p>
        </w:tc>
        <w:tc>
          <w:tcPr>
            <w:tcW w:w="772" w:type="pct"/>
            <w:vAlign w:val="center"/>
            <w:hideMark/>
          </w:tcPr>
          <w:p w14:paraId="4FE87891"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 </w:t>
            </w:r>
          </w:p>
        </w:tc>
        <w:tc>
          <w:tcPr>
            <w:tcW w:w="772" w:type="pct"/>
            <w:vAlign w:val="center"/>
            <w:hideMark/>
          </w:tcPr>
          <w:p w14:paraId="2466458B"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 </w:t>
            </w:r>
          </w:p>
        </w:tc>
      </w:tr>
      <w:tr w:rsidR="001D1A53" w:rsidRPr="009F4405" w14:paraId="37DAD10D" w14:textId="77777777" w:rsidTr="00632FB1">
        <w:trPr>
          <w:trHeight w:val="20"/>
        </w:trPr>
        <w:tc>
          <w:tcPr>
            <w:tcW w:w="346" w:type="pct"/>
            <w:shd w:val="clear" w:color="auto" w:fill="F2F2F2" w:themeFill="text2" w:themeFillShade="F2"/>
            <w:noWrap/>
            <w:vAlign w:val="center"/>
            <w:hideMark/>
          </w:tcPr>
          <w:p w14:paraId="0D4FDDE8"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Cornwall</w:t>
            </w:r>
          </w:p>
        </w:tc>
        <w:tc>
          <w:tcPr>
            <w:tcW w:w="397" w:type="pct"/>
            <w:noWrap/>
            <w:vAlign w:val="center"/>
            <w:hideMark/>
          </w:tcPr>
          <w:p w14:paraId="4C00D6B5"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Virgin Orbit range control (2022 campaign)</w:t>
            </w:r>
          </w:p>
        </w:tc>
        <w:tc>
          <w:tcPr>
            <w:tcW w:w="397" w:type="pct"/>
            <w:noWrap/>
            <w:vAlign w:val="center"/>
            <w:hideMark/>
          </w:tcPr>
          <w:p w14:paraId="5739B045"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Operations</w:t>
            </w:r>
          </w:p>
        </w:tc>
        <w:tc>
          <w:tcPr>
            <w:tcW w:w="772" w:type="pct"/>
            <w:vAlign w:val="center"/>
            <w:hideMark/>
          </w:tcPr>
          <w:p w14:paraId="45B54470"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Range licence holder (2022): Virgin Orbit, LLC (and UK entity for operations)</w:t>
            </w:r>
          </w:p>
        </w:tc>
        <w:tc>
          <w:tcPr>
            <w:tcW w:w="772" w:type="pct"/>
            <w:vAlign w:val="center"/>
            <w:hideMark/>
          </w:tcPr>
          <w:p w14:paraId="560F5746"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Campaign-funded; supported by UK Space Agency grant package (LaunchUK/Virgin Orbit)</w:t>
            </w:r>
          </w:p>
        </w:tc>
        <w:tc>
          <w:tcPr>
            <w:tcW w:w="772" w:type="pct"/>
            <w:vAlign w:val="center"/>
            <w:hideMark/>
          </w:tcPr>
          <w:p w14:paraId="2594096C"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UK Civil Aviation Authority (Space Industry Act 2018) + Secretary of State consent</w:t>
            </w:r>
          </w:p>
        </w:tc>
        <w:tc>
          <w:tcPr>
            <w:tcW w:w="772" w:type="pct"/>
            <w:vAlign w:val="center"/>
            <w:hideMark/>
          </w:tcPr>
          <w:p w14:paraId="3B3A4AC7"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Range control: warning notices; exclusion zones; in-flight monitoring / progress tracking</w:t>
            </w:r>
          </w:p>
        </w:tc>
        <w:tc>
          <w:tcPr>
            <w:tcW w:w="772" w:type="pct"/>
            <w:vAlign w:val="center"/>
            <w:hideMark/>
          </w:tcPr>
          <w:p w14:paraId="46538644"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Spaceport Cornwall; UK CAA; UK Space Agency; DfT; FAA support; AIS/NOTAM + MCA</w:t>
            </w:r>
          </w:p>
        </w:tc>
      </w:tr>
      <w:tr w:rsidR="001D1A53" w:rsidRPr="009F4405" w14:paraId="6DD25ACA" w14:textId="77777777" w:rsidTr="00632FB1">
        <w:trPr>
          <w:trHeight w:val="20"/>
        </w:trPr>
        <w:tc>
          <w:tcPr>
            <w:tcW w:w="346" w:type="pct"/>
            <w:shd w:val="clear" w:color="auto" w:fill="F2F2F2" w:themeFill="text2" w:themeFillShade="F2"/>
            <w:vAlign w:val="center"/>
            <w:hideMark/>
          </w:tcPr>
          <w:p w14:paraId="6092ACF9"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ESA Space Weather Office</w:t>
            </w:r>
          </w:p>
        </w:tc>
        <w:tc>
          <w:tcPr>
            <w:tcW w:w="397" w:type="pct"/>
            <w:vAlign w:val="center"/>
            <w:hideMark/>
          </w:tcPr>
          <w:p w14:paraId="7602B0B5"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ESA</w:t>
            </w:r>
          </w:p>
        </w:tc>
        <w:tc>
          <w:tcPr>
            <w:tcW w:w="397" w:type="pct"/>
            <w:noWrap/>
            <w:vAlign w:val="center"/>
            <w:hideMark/>
          </w:tcPr>
          <w:p w14:paraId="6042114E"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SSA</w:t>
            </w:r>
          </w:p>
        </w:tc>
        <w:tc>
          <w:tcPr>
            <w:tcW w:w="772" w:type="pct"/>
            <w:vAlign w:val="center"/>
            <w:hideMark/>
          </w:tcPr>
          <w:p w14:paraId="213C4724"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Owner: European Space Agency (intergovernmental organisation). Legal structure: internal operational office at ESOC under ESA Space Safety Programme. EU-27 owner: ESA.</w:t>
            </w:r>
          </w:p>
        </w:tc>
        <w:tc>
          <w:tcPr>
            <w:tcW w:w="772" w:type="pct"/>
            <w:vAlign w:val="center"/>
            <w:hideMark/>
          </w:tcPr>
          <w:p w14:paraId="208200EE"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Funded via ESA Space Safety Programme (Member State contributions). Additional EU and national delegated tasks funded case-by-case; no standalone public budget disclosed.</w:t>
            </w:r>
          </w:p>
        </w:tc>
        <w:tc>
          <w:tcPr>
            <w:tcW w:w="772" w:type="pct"/>
            <w:vAlign w:val="center"/>
            <w:hideMark/>
          </w:tcPr>
          <w:p w14:paraId="366A5D90"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Strategic oversight by ESA Directorate of Operations. Legal basis: ESA Convention and Ministerial programme approvals. No regulatory authority; coordination and system-architecture role.</w:t>
            </w:r>
          </w:p>
        </w:tc>
        <w:tc>
          <w:tcPr>
            <w:tcW w:w="772" w:type="pct"/>
            <w:vAlign w:val="center"/>
            <w:hideMark/>
          </w:tcPr>
          <w:p w14:paraId="29943282"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Designs and coordinates Europe’s federated space</w:t>
            </w:r>
            <w:r w:rsidRPr="009F4405">
              <w:rPr>
                <w:color w:val="000000"/>
                <w:sz w:val="14"/>
                <w:szCs w:val="14"/>
                <w:lang w:eastAsia="nl-BE"/>
              </w:rPr>
              <w:noBreakHyphen/>
              <w:t>weather capability; integrates data, models and expert services; operates ESA Space Weather Service Network and portal; issues alerts and impact products for space, navigation, aviation and power sectors.</w:t>
            </w:r>
          </w:p>
        </w:tc>
        <w:tc>
          <w:tcPr>
            <w:tcW w:w="772" w:type="pct"/>
            <w:vAlign w:val="center"/>
            <w:hideMark/>
          </w:tcPr>
          <w:p w14:paraId="35626CDC"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National space</w:t>
            </w:r>
            <w:r w:rsidRPr="009F4405">
              <w:rPr>
                <w:color w:val="000000"/>
                <w:sz w:val="14"/>
                <w:szCs w:val="14"/>
                <w:lang w:eastAsia="nl-BE"/>
              </w:rPr>
              <w:noBreakHyphen/>
              <w:t>weather centres; ESA Expert Service Centres; European Commission; defence and infrastructure stakeholders; ISES network.</w:t>
            </w:r>
          </w:p>
        </w:tc>
      </w:tr>
      <w:tr w:rsidR="001D1A53" w:rsidRPr="009F4405" w14:paraId="326AB9B6" w14:textId="77777777" w:rsidTr="00632FB1">
        <w:trPr>
          <w:trHeight w:val="20"/>
        </w:trPr>
        <w:tc>
          <w:tcPr>
            <w:tcW w:w="346" w:type="pct"/>
            <w:shd w:val="clear" w:color="auto" w:fill="F2F2F2" w:themeFill="text2" w:themeFillShade="F2"/>
            <w:vAlign w:val="center"/>
            <w:hideMark/>
          </w:tcPr>
          <w:p w14:paraId="39F1DDA9"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EU SST CA Service</w:t>
            </w:r>
          </w:p>
        </w:tc>
        <w:tc>
          <w:tcPr>
            <w:tcW w:w="397" w:type="pct"/>
            <w:vAlign w:val="center"/>
            <w:hideMark/>
          </w:tcPr>
          <w:p w14:paraId="0ED173FD"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EU</w:t>
            </w:r>
          </w:p>
        </w:tc>
        <w:tc>
          <w:tcPr>
            <w:tcW w:w="397" w:type="pct"/>
            <w:noWrap/>
            <w:vAlign w:val="center"/>
            <w:hideMark/>
          </w:tcPr>
          <w:p w14:paraId="145B715A"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SSA</w:t>
            </w:r>
          </w:p>
        </w:tc>
        <w:tc>
          <w:tcPr>
            <w:tcW w:w="772" w:type="pct"/>
            <w:vAlign w:val="center"/>
            <w:hideMark/>
          </w:tcPr>
          <w:p w14:paraId="252604B1"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Owner: European Union. Legal structure: EU Space Programme service operated by EU SST Partnership with EUSPA as Front Desk. EU-27 owner: Yes (EU-27).</w:t>
            </w:r>
          </w:p>
        </w:tc>
        <w:tc>
          <w:tcPr>
            <w:tcW w:w="772" w:type="pct"/>
            <w:vAlign w:val="center"/>
            <w:hideMark/>
          </w:tcPr>
          <w:p w14:paraId="3E8EBC9D"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Funded through EU Space Programme budget with complementary national investments by 15 EU SST Member States.</w:t>
            </w:r>
          </w:p>
        </w:tc>
        <w:tc>
          <w:tcPr>
            <w:tcW w:w="772" w:type="pct"/>
            <w:vAlign w:val="center"/>
            <w:hideMark/>
          </w:tcPr>
          <w:p w14:paraId="04E6A35D"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Strategic oversight by European Commission; operational coordination via EUSPA under Regulation (EU) 2021/696.</w:t>
            </w:r>
          </w:p>
        </w:tc>
        <w:tc>
          <w:tcPr>
            <w:tcW w:w="772" w:type="pct"/>
            <w:vAlign w:val="center"/>
            <w:hideMark/>
          </w:tcPr>
          <w:p w14:paraId="1F15CF79"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Provision of continuous collision risk analysis, re</w:t>
            </w:r>
            <w:r w:rsidRPr="009F4405">
              <w:rPr>
                <w:color w:val="000000"/>
                <w:sz w:val="14"/>
                <w:szCs w:val="14"/>
                <w:lang w:eastAsia="nl-BE"/>
              </w:rPr>
              <w:noBreakHyphen/>
              <w:t>entry and fragmentation monitoring to protect EU and third</w:t>
            </w:r>
            <w:r w:rsidRPr="009F4405">
              <w:rPr>
                <w:color w:val="000000"/>
                <w:sz w:val="14"/>
                <w:szCs w:val="14"/>
                <w:lang w:eastAsia="nl-BE"/>
              </w:rPr>
              <w:noBreakHyphen/>
              <w:t>country spacecraft, including Galileo and Copernicus.</w:t>
            </w:r>
          </w:p>
        </w:tc>
        <w:tc>
          <w:tcPr>
            <w:tcW w:w="772" w:type="pct"/>
            <w:vAlign w:val="center"/>
            <w:hideMark/>
          </w:tcPr>
          <w:p w14:paraId="22C520A3"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EU SST Member States; national SSA centres (e.g. GSSAC, CNES); satellite operators worldwide.</w:t>
            </w:r>
          </w:p>
        </w:tc>
      </w:tr>
      <w:tr w:rsidR="001D1A53" w:rsidRPr="009F4405" w14:paraId="3B4225BB" w14:textId="77777777" w:rsidTr="00632FB1">
        <w:trPr>
          <w:trHeight w:val="20"/>
        </w:trPr>
        <w:tc>
          <w:tcPr>
            <w:tcW w:w="346" w:type="pct"/>
            <w:shd w:val="clear" w:color="auto" w:fill="F2F2F2" w:themeFill="text2" w:themeFillShade="F2"/>
            <w:vAlign w:val="center"/>
            <w:hideMark/>
          </w:tcPr>
          <w:p w14:paraId="43634F43"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FMI</w:t>
            </w:r>
          </w:p>
        </w:tc>
        <w:tc>
          <w:tcPr>
            <w:tcW w:w="397" w:type="pct"/>
            <w:vAlign w:val="center"/>
            <w:hideMark/>
          </w:tcPr>
          <w:p w14:paraId="53E49681"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FMI</w:t>
            </w:r>
          </w:p>
        </w:tc>
        <w:tc>
          <w:tcPr>
            <w:tcW w:w="397" w:type="pct"/>
            <w:noWrap/>
            <w:vAlign w:val="center"/>
            <w:hideMark/>
          </w:tcPr>
          <w:p w14:paraId="036EB28D"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SSA</w:t>
            </w:r>
          </w:p>
        </w:tc>
        <w:tc>
          <w:tcPr>
            <w:tcW w:w="772" w:type="pct"/>
            <w:vAlign w:val="center"/>
            <w:hideMark/>
          </w:tcPr>
          <w:p w14:paraId="34FB4DAD"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Owner: Finnish State. National meteorological institute. EU</w:t>
            </w:r>
            <w:r w:rsidRPr="009F4405">
              <w:rPr>
                <w:color w:val="000000"/>
                <w:sz w:val="14"/>
                <w:szCs w:val="14"/>
                <w:lang w:eastAsia="nl-BE"/>
              </w:rPr>
              <w:noBreakHyphen/>
              <w:t>27 owner: Yes (Finland).</w:t>
            </w:r>
          </w:p>
        </w:tc>
        <w:tc>
          <w:tcPr>
            <w:tcW w:w="772" w:type="pct"/>
            <w:vAlign w:val="center"/>
            <w:hideMark/>
          </w:tcPr>
          <w:p w14:paraId="27DFAAEF"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Finnish government funding; EU and ESA programme support.</w:t>
            </w:r>
          </w:p>
        </w:tc>
        <w:tc>
          <w:tcPr>
            <w:tcW w:w="772" w:type="pct"/>
            <w:vAlign w:val="center"/>
            <w:hideMark/>
          </w:tcPr>
          <w:p w14:paraId="4AAD586F"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Oversight by Finnish Ministry of Transport and Communications.</w:t>
            </w:r>
          </w:p>
        </w:tc>
        <w:tc>
          <w:tcPr>
            <w:tcW w:w="772" w:type="pct"/>
            <w:vAlign w:val="center"/>
            <w:hideMark/>
          </w:tcPr>
          <w:p w14:paraId="77266A58"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Space weather and SSA monitoring; ionospheric and geomagnetic surveillance; SSA data provision.</w:t>
            </w:r>
          </w:p>
        </w:tc>
        <w:tc>
          <w:tcPr>
            <w:tcW w:w="772" w:type="pct"/>
            <w:vAlign w:val="center"/>
            <w:hideMark/>
          </w:tcPr>
          <w:p w14:paraId="17CAB1E0"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ESA Space Safety Programme; EU SSA consortium.</w:t>
            </w:r>
          </w:p>
        </w:tc>
      </w:tr>
      <w:tr w:rsidR="001D1A53" w:rsidRPr="009F4405" w14:paraId="584C138F" w14:textId="77777777" w:rsidTr="00632FB1">
        <w:trPr>
          <w:trHeight w:val="20"/>
        </w:trPr>
        <w:tc>
          <w:tcPr>
            <w:tcW w:w="346" w:type="pct"/>
            <w:shd w:val="clear" w:color="auto" w:fill="F2F2F2" w:themeFill="text2" w:themeFillShade="F2"/>
            <w:vAlign w:val="center"/>
            <w:hideMark/>
          </w:tcPr>
          <w:p w14:paraId="73AE3F89"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German Space Situational Awareness Centre (GSSAC)</w:t>
            </w:r>
          </w:p>
        </w:tc>
        <w:tc>
          <w:tcPr>
            <w:tcW w:w="397" w:type="pct"/>
            <w:vAlign w:val="center"/>
            <w:hideMark/>
          </w:tcPr>
          <w:p w14:paraId="7EC86B58"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GSSAC</w:t>
            </w:r>
          </w:p>
        </w:tc>
        <w:tc>
          <w:tcPr>
            <w:tcW w:w="397" w:type="pct"/>
            <w:noWrap/>
            <w:vAlign w:val="center"/>
            <w:hideMark/>
          </w:tcPr>
          <w:p w14:paraId="69CB037B"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SSA</w:t>
            </w:r>
          </w:p>
        </w:tc>
        <w:tc>
          <w:tcPr>
            <w:tcW w:w="772" w:type="pct"/>
            <w:vAlign w:val="center"/>
            <w:hideMark/>
          </w:tcPr>
          <w:p w14:paraId="4B654B59"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 xml:space="preserve">Owner: German Federal Government. Legal structure: joint civil–military facility operated by German Armed Forces Space Command and German Space </w:t>
            </w:r>
            <w:r w:rsidRPr="009F4405">
              <w:rPr>
                <w:color w:val="000000"/>
                <w:sz w:val="14"/>
                <w:szCs w:val="14"/>
                <w:lang w:eastAsia="nl-BE"/>
              </w:rPr>
              <w:lastRenderedPageBreak/>
              <w:t>Agency at DLR. EU-27 owner: Yes (Germany).</w:t>
            </w:r>
          </w:p>
        </w:tc>
        <w:tc>
          <w:tcPr>
            <w:tcW w:w="772" w:type="pct"/>
            <w:vAlign w:val="center"/>
            <w:hideMark/>
          </w:tcPr>
          <w:p w14:paraId="080871B9"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lastRenderedPageBreak/>
              <w:t>German federal defence and space budgets; additional responsibilities under EU SST framework; no single public consolidated budget figure.</w:t>
            </w:r>
          </w:p>
        </w:tc>
        <w:tc>
          <w:tcPr>
            <w:tcW w:w="772" w:type="pct"/>
            <w:vAlign w:val="center"/>
            <w:hideMark/>
          </w:tcPr>
          <w:p w14:paraId="46FF7842"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Strategic oversight by German Ministries of Defence and Economics; legal basis in national SSA mandate and EU SST participation.</w:t>
            </w:r>
          </w:p>
        </w:tc>
        <w:tc>
          <w:tcPr>
            <w:tcW w:w="772" w:type="pct"/>
            <w:vAlign w:val="center"/>
            <w:hideMark/>
          </w:tcPr>
          <w:p w14:paraId="51B562B4"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24/7 SSA operations including space</w:t>
            </w:r>
            <w:r w:rsidRPr="009F4405">
              <w:rPr>
                <w:color w:val="000000"/>
                <w:sz w:val="14"/>
                <w:szCs w:val="14"/>
                <w:lang w:eastAsia="nl-BE"/>
              </w:rPr>
              <w:noBreakHyphen/>
              <w:t>weather advisory, space object tracking, collision avoidance, re</w:t>
            </w:r>
            <w:r w:rsidRPr="009F4405">
              <w:rPr>
                <w:color w:val="000000"/>
                <w:sz w:val="14"/>
                <w:szCs w:val="14"/>
                <w:lang w:eastAsia="nl-BE"/>
              </w:rPr>
              <w:noBreakHyphen/>
              <w:t>entry warnings, and threat assessment; German contribution to EU SST services.</w:t>
            </w:r>
          </w:p>
        </w:tc>
        <w:tc>
          <w:tcPr>
            <w:tcW w:w="772" w:type="pct"/>
            <w:vAlign w:val="center"/>
            <w:hideMark/>
          </w:tcPr>
          <w:p w14:paraId="36986E5B"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EUSPA; ESA; EU SST consortium members; allied defence and security stakeholders.</w:t>
            </w:r>
          </w:p>
        </w:tc>
      </w:tr>
      <w:tr w:rsidR="001D1A53" w:rsidRPr="009F4405" w14:paraId="5EF984FE" w14:textId="77777777" w:rsidTr="00632FB1">
        <w:trPr>
          <w:trHeight w:val="20"/>
        </w:trPr>
        <w:tc>
          <w:tcPr>
            <w:tcW w:w="346" w:type="pct"/>
            <w:shd w:val="clear" w:color="auto" w:fill="F2F2F2" w:themeFill="text2" w:themeFillShade="F2"/>
            <w:vAlign w:val="center"/>
            <w:hideMark/>
          </w:tcPr>
          <w:p w14:paraId="799728CA"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Istituto Nazionale di Geofisica e Vulcanologia (INGV)</w:t>
            </w:r>
          </w:p>
        </w:tc>
        <w:tc>
          <w:tcPr>
            <w:tcW w:w="397" w:type="pct"/>
            <w:vAlign w:val="center"/>
            <w:hideMark/>
          </w:tcPr>
          <w:p w14:paraId="3704D767"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INGV</w:t>
            </w:r>
          </w:p>
        </w:tc>
        <w:tc>
          <w:tcPr>
            <w:tcW w:w="397" w:type="pct"/>
            <w:noWrap/>
            <w:vAlign w:val="center"/>
            <w:hideMark/>
          </w:tcPr>
          <w:p w14:paraId="4FC8545F"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SSA</w:t>
            </w:r>
          </w:p>
        </w:tc>
        <w:tc>
          <w:tcPr>
            <w:tcW w:w="772" w:type="pct"/>
            <w:vAlign w:val="center"/>
            <w:hideMark/>
          </w:tcPr>
          <w:p w14:paraId="311E4DE0"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Owner: Italian State. Legal structure: public national research institute. EU-27 owner: Yes (Italy).</w:t>
            </w:r>
          </w:p>
        </w:tc>
        <w:tc>
          <w:tcPr>
            <w:tcW w:w="772" w:type="pct"/>
            <w:vAlign w:val="center"/>
            <w:hideMark/>
          </w:tcPr>
          <w:p w14:paraId="729E55E6"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Italian public research funding; ESA and EU project-based funding for space</w:t>
            </w:r>
            <w:r w:rsidRPr="009F4405">
              <w:rPr>
                <w:color w:val="000000"/>
                <w:sz w:val="14"/>
                <w:szCs w:val="14"/>
                <w:lang w:eastAsia="nl-BE"/>
              </w:rPr>
              <w:noBreakHyphen/>
              <w:t>weather monitoring and services; no consolidated SSA figure published.</w:t>
            </w:r>
          </w:p>
        </w:tc>
        <w:tc>
          <w:tcPr>
            <w:tcW w:w="772" w:type="pct"/>
            <w:vAlign w:val="center"/>
            <w:hideMark/>
          </w:tcPr>
          <w:p w14:paraId="3F525C5B"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Strategic oversight through Italian public research governance; participation in international space</w:t>
            </w:r>
            <w:r w:rsidRPr="009F4405">
              <w:rPr>
                <w:color w:val="000000"/>
                <w:sz w:val="14"/>
                <w:szCs w:val="14"/>
                <w:lang w:eastAsia="nl-BE"/>
              </w:rPr>
              <w:noBreakHyphen/>
              <w:t>weather coordination frameworks.</w:t>
            </w:r>
          </w:p>
        </w:tc>
        <w:tc>
          <w:tcPr>
            <w:tcW w:w="772" w:type="pct"/>
            <w:vAlign w:val="center"/>
            <w:hideMark/>
          </w:tcPr>
          <w:p w14:paraId="55ADD604"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Operation of ionosondes, GNSS receivers and geomagnetic observatories; production of validated ionospheric forecasts, HF communication bulletins and space</w:t>
            </w:r>
            <w:r w:rsidRPr="009F4405">
              <w:rPr>
                <w:color w:val="000000"/>
                <w:sz w:val="14"/>
                <w:szCs w:val="14"/>
                <w:lang w:eastAsia="nl-BE"/>
              </w:rPr>
              <w:noBreakHyphen/>
              <w:t>weather datasets; international data exchange.</w:t>
            </w:r>
          </w:p>
        </w:tc>
        <w:tc>
          <w:tcPr>
            <w:tcW w:w="772" w:type="pct"/>
            <w:vAlign w:val="center"/>
            <w:hideMark/>
          </w:tcPr>
          <w:p w14:paraId="08F831D2"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ESA; national civil protection bodies; KNMI; FMI; international space</w:t>
            </w:r>
            <w:r w:rsidRPr="009F4405">
              <w:rPr>
                <w:color w:val="000000"/>
                <w:sz w:val="14"/>
                <w:szCs w:val="14"/>
                <w:lang w:eastAsia="nl-BE"/>
              </w:rPr>
              <w:noBreakHyphen/>
              <w:t>weather research and warning networks.</w:t>
            </w:r>
          </w:p>
        </w:tc>
      </w:tr>
      <w:tr w:rsidR="001D1A53" w:rsidRPr="009F4405" w14:paraId="5299790B" w14:textId="77777777" w:rsidTr="00632FB1">
        <w:trPr>
          <w:trHeight w:val="20"/>
        </w:trPr>
        <w:tc>
          <w:tcPr>
            <w:tcW w:w="346" w:type="pct"/>
            <w:shd w:val="clear" w:color="auto" w:fill="F2F2F2" w:themeFill="text2" w:themeFillShade="F2"/>
            <w:vAlign w:val="center"/>
            <w:hideMark/>
          </w:tcPr>
          <w:p w14:paraId="256FFB7C" w14:textId="77777777" w:rsidR="005444C2" w:rsidRPr="00111704" w:rsidRDefault="005444C2" w:rsidP="00632FB1">
            <w:pPr>
              <w:spacing w:after="0"/>
              <w:jc w:val="left"/>
              <w:rPr>
                <w:color w:val="000000"/>
                <w:sz w:val="14"/>
                <w:szCs w:val="14"/>
                <w:lang w:val="nl-BE" w:eastAsia="nl-BE"/>
              </w:rPr>
            </w:pPr>
            <w:r w:rsidRPr="00111704">
              <w:rPr>
                <w:color w:val="000000" w:themeColor="text1"/>
                <w:sz w:val="14"/>
                <w:szCs w:val="14"/>
                <w:lang w:val="nl-BE" w:eastAsia="nl-BE"/>
              </w:rPr>
              <w:t>Koninklijk Nederlands Meteorologisch Instituut (KNMI)</w:t>
            </w:r>
          </w:p>
        </w:tc>
        <w:tc>
          <w:tcPr>
            <w:tcW w:w="397" w:type="pct"/>
            <w:vAlign w:val="center"/>
            <w:hideMark/>
          </w:tcPr>
          <w:p w14:paraId="540F9D83"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KNMI</w:t>
            </w:r>
          </w:p>
        </w:tc>
        <w:tc>
          <w:tcPr>
            <w:tcW w:w="397" w:type="pct"/>
            <w:noWrap/>
            <w:vAlign w:val="center"/>
            <w:hideMark/>
          </w:tcPr>
          <w:p w14:paraId="761A7FC8"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SSA</w:t>
            </w:r>
          </w:p>
        </w:tc>
        <w:tc>
          <w:tcPr>
            <w:tcW w:w="772" w:type="pct"/>
            <w:vAlign w:val="center"/>
            <w:hideMark/>
          </w:tcPr>
          <w:p w14:paraId="63701805"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Owner: Dutch State. Legal structure: national meteorological institute. EU-27 owner: Yes (Netherlands).</w:t>
            </w:r>
          </w:p>
        </w:tc>
        <w:tc>
          <w:tcPr>
            <w:tcW w:w="772" w:type="pct"/>
            <w:vAlign w:val="center"/>
            <w:hideMark/>
          </w:tcPr>
          <w:p w14:paraId="5E565540"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Structural funding from Dutch government; additional ESA and EU project funding; no separate published SSA budget.</w:t>
            </w:r>
          </w:p>
        </w:tc>
        <w:tc>
          <w:tcPr>
            <w:tcW w:w="772" w:type="pct"/>
            <w:vAlign w:val="center"/>
            <w:hideMark/>
          </w:tcPr>
          <w:p w14:paraId="3111657F"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Strategic oversight by Dutch Ministry of Infrastructure and Water Management. Legal mandate to issue weather and space</w:t>
            </w:r>
            <w:r w:rsidRPr="009F4405">
              <w:rPr>
                <w:color w:val="000000"/>
                <w:sz w:val="14"/>
                <w:szCs w:val="14"/>
                <w:lang w:eastAsia="nl-BE"/>
              </w:rPr>
              <w:noBreakHyphen/>
              <w:t>weather alerts for vital sectors.</w:t>
            </w:r>
          </w:p>
        </w:tc>
        <w:tc>
          <w:tcPr>
            <w:tcW w:w="772" w:type="pct"/>
            <w:vAlign w:val="center"/>
            <w:hideMark/>
          </w:tcPr>
          <w:p w14:paraId="036F8C89"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Continuous monitoring of solar, geomagnetic and ionospheric conditions; operation of GNSS and ionospheric assets; issuance of space</w:t>
            </w:r>
            <w:r w:rsidRPr="009F4405">
              <w:rPr>
                <w:color w:val="000000"/>
                <w:sz w:val="14"/>
                <w:szCs w:val="14"/>
                <w:lang w:eastAsia="nl-BE"/>
              </w:rPr>
              <w:noBreakHyphen/>
              <w:t>weather alerts; contribution to ICAO aviation space</w:t>
            </w:r>
            <w:r w:rsidRPr="009F4405">
              <w:rPr>
                <w:color w:val="000000"/>
                <w:sz w:val="14"/>
                <w:szCs w:val="14"/>
                <w:lang w:eastAsia="nl-BE"/>
              </w:rPr>
              <w:noBreakHyphen/>
              <w:t>weather advisories and ESA services.</w:t>
            </w:r>
          </w:p>
        </w:tc>
        <w:tc>
          <w:tcPr>
            <w:tcW w:w="772" w:type="pct"/>
            <w:vAlign w:val="center"/>
            <w:hideMark/>
          </w:tcPr>
          <w:p w14:paraId="696F1D9D"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ESA Space Weather Service Network; ICAO aviation system; FMI; INGV; national infrastructure operators.</w:t>
            </w:r>
          </w:p>
        </w:tc>
      </w:tr>
      <w:tr w:rsidR="001D1A53" w:rsidRPr="009F4405" w14:paraId="2D4C0C0D" w14:textId="77777777" w:rsidTr="00632FB1">
        <w:trPr>
          <w:trHeight w:val="20"/>
        </w:trPr>
        <w:tc>
          <w:tcPr>
            <w:tcW w:w="346" w:type="pct"/>
            <w:shd w:val="clear" w:color="auto" w:fill="F2F2F2" w:themeFill="text2" w:themeFillShade="F2"/>
            <w:vAlign w:val="center"/>
            <w:hideMark/>
          </w:tcPr>
          <w:p w14:paraId="64C58910"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 xml:space="preserve">Met Office Space Weather Operations Centre (MOSWOC) </w:t>
            </w:r>
          </w:p>
        </w:tc>
        <w:tc>
          <w:tcPr>
            <w:tcW w:w="397" w:type="pct"/>
            <w:vAlign w:val="center"/>
            <w:hideMark/>
          </w:tcPr>
          <w:p w14:paraId="09282480"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MOSWOC</w:t>
            </w:r>
          </w:p>
        </w:tc>
        <w:tc>
          <w:tcPr>
            <w:tcW w:w="397" w:type="pct"/>
            <w:noWrap/>
            <w:vAlign w:val="center"/>
            <w:hideMark/>
          </w:tcPr>
          <w:p w14:paraId="640CF560"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SSA</w:t>
            </w:r>
          </w:p>
        </w:tc>
        <w:tc>
          <w:tcPr>
            <w:tcW w:w="772" w:type="pct"/>
            <w:vAlign w:val="center"/>
            <w:hideMark/>
          </w:tcPr>
          <w:p w14:paraId="6AEDF109"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Owner: UK Met Office (UK Government executive agency). Legal structure: national operational centre within Met Office. EU-27 owner: No (United Kingdom).</w:t>
            </w:r>
          </w:p>
        </w:tc>
        <w:tc>
          <w:tcPr>
            <w:tcW w:w="772" w:type="pct"/>
            <w:vAlign w:val="center"/>
            <w:hideMark/>
          </w:tcPr>
          <w:p w14:paraId="4544D7DC"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Public funding via UK Government through Met Office; initial setup supported by central government funding. No detailed SSA-only annual figure publicly disclosed.</w:t>
            </w:r>
          </w:p>
        </w:tc>
        <w:tc>
          <w:tcPr>
            <w:tcW w:w="772" w:type="pct"/>
            <w:vAlign w:val="center"/>
            <w:hideMark/>
          </w:tcPr>
          <w:p w14:paraId="7D19FAD8"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Strategic oversight by Met Office executive management; national coordination via National Space Operations Centre (NSpOC). Space weather designated as national risk under UK resilience framework.</w:t>
            </w:r>
          </w:p>
        </w:tc>
        <w:tc>
          <w:tcPr>
            <w:tcW w:w="772" w:type="pct"/>
            <w:vAlign w:val="center"/>
            <w:hideMark/>
          </w:tcPr>
          <w:p w14:paraId="68B92E32"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Operates a 24/7 space</w:t>
            </w:r>
            <w:r w:rsidRPr="009F4405">
              <w:rPr>
                <w:color w:val="000000"/>
                <w:sz w:val="14"/>
                <w:szCs w:val="14"/>
                <w:lang w:eastAsia="nl-BE"/>
              </w:rPr>
              <w:noBreakHyphen/>
              <w:t>weather forecast and warning service; issues watches, warnings and impact matrices for GNSS, aviation, satellites, HF communications and power grids.</w:t>
            </w:r>
          </w:p>
        </w:tc>
        <w:tc>
          <w:tcPr>
            <w:tcW w:w="772" w:type="pct"/>
            <w:vAlign w:val="center"/>
            <w:hideMark/>
          </w:tcPr>
          <w:p w14:paraId="232E2C93"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UK Space Agency; NSpOC; Ministry of Defence; critical infrastructure operators; ESA; ISES partners.</w:t>
            </w:r>
          </w:p>
        </w:tc>
      </w:tr>
      <w:tr w:rsidR="001D1A53" w:rsidRPr="009F4405" w14:paraId="39D208E7" w14:textId="77777777" w:rsidTr="00632FB1">
        <w:trPr>
          <w:trHeight w:val="20"/>
        </w:trPr>
        <w:tc>
          <w:tcPr>
            <w:tcW w:w="346" w:type="pct"/>
            <w:shd w:val="clear" w:color="auto" w:fill="F2F2F2" w:themeFill="text2" w:themeFillShade="F2"/>
            <w:vAlign w:val="center"/>
            <w:hideMark/>
          </w:tcPr>
          <w:p w14:paraId="59771C59"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Norwegian Centre for Space Weather</w:t>
            </w:r>
          </w:p>
        </w:tc>
        <w:tc>
          <w:tcPr>
            <w:tcW w:w="397" w:type="pct"/>
            <w:vAlign w:val="center"/>
            <w:hideMark/>
          </w:tcPr>
          <w:p w14:paraId="49876310"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Norwegian Centre for Space Weather</w:t>
            </w:r>
          </w:p>
        </w:tc>
        <w:tc>
          <w:tcPr>
            <w:tcW w:w="397" w:type="pct"/>
            <w:noWrap/>
            <w:vAlign w:val="center"/>
            <w:hideMark/>
          </w:tcPr>
          <w:p w14:paraId="69F049C2"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SSA</w:t>
            </w:r>
          </w:p>
        </w:tc>
        <w:tc>
          <w:tcPr>
            <w:tcW w:w="772" w:type="pct"/>
            <w:vAlign w:val="center"/>
            <w:hideMark/>
          </w:tcPr>
          <w:p w14:paraId="3D853B1D"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Owner: UiT – The Arctic University of Norway. Legal structure: academic unit under Tromsø Geophysical Observatory, established with Norwegian Space Agency support. EU-27 owner: No (Norway).</w:t>
            </w:r>
          </w:p>
        </w:tc>
        <w:tc>
          <w:tcPr>
            <w:tcW w:w="772" w:type="pct"/>
            <w:vAlign w:val="center"/>
            <w:hideMark/>
          </w:tcPr>
          <w:p w14:paraId="3B39A891"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Norwegian national research and preparedness funding; sectoral cooperation with infrastructure stakeholders; no published consolidated SSA budget.</w:t>
            </w:r>
          </w:p>
        </w:tc>
        <w:tc>
          <w:tcPr>
            <w:tcW w:w="772" w:type="pct"/>
            <w:vAlign w:val="center"/>
            <w:hideMark/>
          </w:tcPr>
          <w:p w14:paraId="2E04A522"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Strategic oversight by UiT governance with national alignment through Norwegian Space Agency; designated Norway’s Regional Warning Centre within ISES.</w:t>
            </w:r>
          </w:p>
        </w:tc>
        <w:tc>
          <w:tcPr>
            <w:tcW w:w="772" w:type="pct"/>
            <w:vAlign w:val="center"/>
            <w:hideMark/>
          </w:tcPr>
          <w:p w14:paraId="033FD6C2"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High</w:t>
            </w:r>
            <w:r w:rsidRPr="009F4405">
              <w:rPr>
                <w:color w:val="000000"/>
                <w:sz w:val="14"/>
                <w:szCs w:val="14"/>
                <w:lang w:eastAsia="nl-BE"/>
              </w:rPr>
              <w:noBreakHyphen/>
              <w:t>latitude and Arctic space</w:t>
            </w:r>
            <w:r w:rsidRPr="009F4405">
              <w:rPr>
                <w:color w:val="000000"/>
                <w:sz w:val="14"/>
                <w:szCs w:val="14"/>
                <w:lang w:eastAsia="nl-BE"/>
              </w:rPr>
              <w:noBreakHyphen/>
              <w:t>weather monitoring and forecasting; tailored alerts and impact assessments for power grids, GNSS, aviation, offshore and maritime users.</w:t>
            </w:r>
          </w:p>
        </w:tc>
        <w:tc>
          <w:tcPr>
            <w:tcW w:w="772" w:type="pct"/>
            <w:vAlign w:val="center"/>
            <w:hideMark/>
          </w:tcPr>
          <w:p w14:paraId="431E75F1"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Norwegian Space Agency; power grid operators; ESA; ISES network.</w:t>
            </w:r>
          </w:p>
        </w:tc>
      </w:tr>
      <w:tr w:rsidR="001D1A53" w:rsidRPr="009F4405" w14:paraId="6C28369C" w14:textId="77777777" w:rsidTr="00632FB1">
        <w:trPr>
          <w:trHeight w:val="20"/>
        </w:trPr>
        <w:tc>
          <w:tcPr>
            <w:tcW w:w="346" w:type="pct"/>
            <w:shd w:val="clear" w:color="auto" w:fill="F2F2F2" w:themeFill="text2" w:themeFillShade="F2"/>
            <w:vAlign w:val="center"/>
            <w:hideMark/>
          </w:tcPr>
          <w:p w14:paraId="49AC51BF"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Regional Warning Center (RWC)</w:t>
            </w:r>
          </w:p>
        </w:tc>
        <w:tc>
          <w:tcPr>
            <w:tcW w:w="397" w:type="pct"/>
            <w:vAlign w:val="center"/>
            <w:hideMark/>
          </w:tcPr>
          <w:p w14:paraId="72C8F655"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RWC</w:t>
            </w:r>
          </w:p>
        </w:tc>
        <w:tc>
          <w:tcPr>
            <w:tcW w:w="397" w:type="pct"/>
            <w:noWrap/>
            <w:vAlign w:val="center"/>
            <w:hideMark/>
          </w:tcPr>
          <w:p w14:paraId="229F14F0"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SSA</w:t>
            </w:r>
          </w:p>
        </w:tc>
        <w:tc>
          <w:tcPr>
            <w:tcW w:w="772" w:type="pct"/>
            <w:vAlign w:val="center"/>
            <w:hideMark/>
          </w:tcPr>
          <w:p w14:paraId="46DF4633"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Owner: National host institutions federated through ISES. Legal structure: networked international coordination framework. EU-27 owner: Mixed (EU and non</w:t>
            </w:r>
            <w:r w:rsidRPr="009F4405">
              <w:rPr>
                <w:color w:val="000000"/>
                <w:sz w:val="14"/>
                <w:szCs w:val="14"/>
                <w:lang w:eastAsia="nl-BE"/>
              </w:rPr>
              <w:noBreakHyphen/>
              <w:t>EU members).</w:t>
            </w:r>
          </w:p>
        </w:tc>
        <w:tc>
          <w:tcPr>
            <w:tcW w:w="772" w:type="pct"/>
            <w:vAlign w:val="center"/>
            <w:hideMark/>
          </w:tcPr>
          <w:p w14:paraId="7E94E445"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Funded by national authorities of each host centre; no centralised ISES operational budget.</w:t>
            </w:r>
          </w:p>
        </w:tc>
        <w:tc>
          <w:tcPr>
            <w:tcW w:w="772" w:type="pct"/>
            <w:vAlign w:val="center"/>
            <w:hideMark/>
          </w:tcPr>
          <w:p w14:paraId="310631CA"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Strategic coordination by ISES; cooperation with World Meteorological Organization (WMO). No regulatory authority.</w:t>
            </w:r>
          </w:p>
        </w:tc>
        <w:tc>
          <w:tcPr>
            <w:tcW w:w="772" w:type="pct"/>
            <w:vAlign w:val="center"/>
            <w:hideMark/>
          </w:tcPr>
          <w:p w14:paraId="55B0DCA3"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Provision of regional space</w:t>
            </w:r>
            <w:r w:rsidRPr="009F4405">
              <w:rPr>
                <w:color w:val="000000"/>
                <w:sz w:val="14"/>
                <w:szCs w:val="14"/>
                <w:lang w:eastAsia="nl-BE"/>
              </w:rPr>
              <w:noBreakHyphen/>
              <w:t>weather forecasts, warnings and alerts; global data exchange and mutual backup to ensure worldwide coverage.</w:t>
            </w:r>
          </w:p>
        </w:tc>
        <w:tc>
          <w:tcPr>
            <w:tcW w:w="772" w:type="pct"/>
            <w:vAlign w:val="center"/>
            <w:hideMark/>
          </w:tcPr>
          <w:p w14:paraId="7D0D3346"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ISES member centres worldwide; WMO; national meteorological and space agencies.</w:t>
            </w:r>
          </w:p>
        </w:tc>
      </w:tr>
      <w:tr w:rsidR="001D1A53" w:rsidRPr="009F4405" w14:paraId="6A9742FA" w14:textId="77777777" w:rsidTr="00632FB1">
        <w:trPr>
          <w:trHeight w:val="20"/>
        </w:trPr>
        <w:tc>
          <w:tcPr>
            <w:tcW w:w="346" w:type="pct"/>
            <w:shd w:val="clear" w:color="auto" w:fill="F2F2F2" w:themeFill="text2" w:themeFillShade="F2"/>
            <w:vAlign w:val="center"/>
            <w:hideMark/>
          </w:tcPr>
          <w:p w14:paraId="5DC3FB6D"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Swedish space weather center</w:t>
            </w:r>
          </w:p>
        </w:tc>
        <w:tc>
          <w:tcPr>
            <w:tcW w:w="397" w:type="pct"/>
            <w:vAlign w:val="center"/>
            <w:hideMark/>
          </w:tcPr>
          <w:p w14:paraId="42916F12"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Swedish space weather center</w:t>
            </w:r>
          </w:p>
        </w:tc>
        <w:tc>
          <w:tcPr>
            <w:tcW w:w="397" w:type="pct"/>
            <w:noWrap/>
            <w:vAlign w:val="center"/>
            <w:hideMark/>
          </w:tcPr>
          <w:p w14:paraId="605EE3A6"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SSA</w:t>
            </w:r>
          </w:p>
        </w:tc>
        <w:tc>
          <w:tcPr>
            <w:tcW w:w="772" w:type="pct"/>
            <w:vAlign w:val="center"/>
            <w:hideMark/>
          </w:tcPr>
          <w:p w14:paraId="274920CE"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Owner: Swedish Institute of Space Physics (IRF). Legal structure: government research institute hosting Sweden’s RWC. EU-27 owner: Yes (Sweden).</w:t>
            </w:r>
          </w:p>
        </w:tc>
        <w:tc>
          <w:tcPr>
            <w:tcW w:w="772" w:type="pct"/>
            <w:vAlign w:val="center"/>
            <w:hideMark/>
          </w:tcPr>
          <w:p w14:paraId="3B7C3C0E"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Swedish public research funding; ESA and EU project contributions; no standalone SSA budget disclosed.</w:t>
            </w:r>
          </w:p>
        </w:tc>
        <w:tc>
          <w:tcPr>
            <w:tcW w:w="772" w:type="pct"/>
            <w:vAlign w:val="center"/>
            <w:hideMark/>
          </w:tcPr>
          <w:p w14:paraId="2818A7EC"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Strategic oversight within IRF research governance; international role through ISES and ESA SSA participation.</w:t>
            </w:r>
          </w:p>
        </w:tc>
        <w:tc>
          <w:tcPr>
            <w:tcW w:w="772" w:type="pct"/>
            <w:vAlign w:val="center"/>
            <w:hideMark/>
          </w:tcPr>
          <w:p w14:paraId="54EEE379"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Continuous solar and geomagnetic monitoring; auroral and storm forecasting; provision of operational products to national and European users.</w:t>
            </w:r>
          </w:p>
        </w:tc>
        <w:tc>
          <w:tcPr>
            <w:tcW w:w="772" w:type="pct"/>
            <w:vAlign w:val="center"/>
            <w:hideMark/>
          </w:tcPr>
          <w:p w14:paraId="6B997185"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ESA Space Weather Service Network; ISES; Nordic and European infrastructure stakeholders.</w:t>
            </w:r>
          </w:p>
        </w:tc>
      </w:tr>
      <w:tr w:rsidR="00021DF2" w:rsidRPr="009F4405" w14:paraId="21FD16C9" w14:textId="77777777" w:rsidTr="00632FB1">
        <w:trPr>
          <w:trHeight w:val="20"/>
        </w:trPr>
        <w:tc>
          <w:tcPr>
            <w:tcW w:w="346" w:type="pct"/>
            <w:shd w:val="clear" w:color="auto" w:fill="F2F2F2" w:themeFill="text2" w:themeFillShade="F2"/>
            <w:vAlign w:val="center"/>
          </w:tcPr>
          <w:p w14:paraId="0505F8AC" w14:textId="689C1FB4" w:rsidR="00021DF2" w:rsidRPr="009F4405" w:rsidRDefault="00021DF2" w:rsidP="00632FB1">
            <w:pPr>
              <w:spacing w:after="0"/>
              <w:jc w:val="left"/>
              <w:rPr>
                <w:color w:val="000000"/>
                <w:sz w:val="14"/>
                <w:szCs w:val="14"/>
                <w:lang w:eastAsia="nl-BE"/>
              </w:rPr>
            </w:pPr>
            <w:r w:rsidRPr="009F4405">
              <w:rPr>
                <w:sz w:val="14"/>
                <w:szCs w:val="14"/>
              </w:rPr>
              <w:lastRenderedPageBreak/>
              <w:t>SSA Space Weather Coordination Centre (SSWCC), Royal Observatory of Belgium</w:t>
            </w:r>
          </w:p>
        </w:tc>
        <w:tc>
          <w:tcPr>
            <w:tcW w:w="397" w:type="pct"/>
            <w:vAlign w:val="center"/>
          </w:tcPr>
          <w:p w14:paraId="51218BD1" w14:textId="487918ED" w:rsidR="00021DF2" w:rsidRPr="009F4405" w:rsidRDefault="00021DF2" w:rsidP="00632FB1">
            <w:pPr>
              <w:spacing w:after="0"/>
              <w:jc w:val="left"/>
              <w:rPr>
                <w:color w:val="000000"/>
                <w:sz w:val="14"/>
                <w:szCs w:val="14"/>
                <w:lang w:eastAsia="nl-BE"/>
              </w:rPr>
            </w:pPr>
            <w:r w:rsidRPr="009F4405">
              <w:rPr>
                <w:sz w:val="14"/>
                <w:szCs w:val="14"/>
              </w:rPr>
              <w:t>SSWCC</w:t>
            </w:r>
          </w:p>
        </w:tc>
        <w:tc>
          <w:tcPr>
            <w:tcW w:w="397" w:type="pct"/>
            <w:noWrap/>
            <w:vAlign w:val="center"/>
          </w:tcPr>
          <w:p w14:paraId="0EFDA6A6" w14:textId="68BE2273" w:rsidR="00021DF2" w:rsidRPr="009F4405" w:rsidRDefault="00021DF2" w:rsidP="00632FB1">
            <w:pPr>
              <w:spacing w:after="0"/>
              <w:jc w:val="left"/>
              <w:rPr>
                <w:color w:val="000000"/>
                <w:sz w:val="14"/>
                <w:szCs w:val="14"/>
                <w:lang w:eastAsia="nl-BE"/>
              </w:rPr>
            </w:pPr>
            <w:r w:rsidRPr="009F4405">
              <w:rPr>
                <w:sz w:val="14"/>
                <w:szCs w:val="14"/>
              </w:rPr>
              <w:t>SSA</w:t>
            </w:r>
          </w:p>
        </w:tc>
        <w:tc>
          <w:tcPr>
            <w:tcW w:w="772" w:type="pct"/>
            <w:vAlign w:val="center"/>
          </w:tcPr>
          <w:p w14:paraId="33EED9FD" w14:textId="613C7443" w:rsidR="00021DF2" w:rsidRPr="009F4405" w:rsidRDefault="00021DF2" w:rsidP="00632FB1">
            <w:pPr>
              <w:spacing w:after="0"/>
              <w:jc w:val="left"/>
              <w:rPr>
                <w:color w:val="000000"/>
                <w:sz w:val="14"/>
                <w:szCs w:val="14"/>
                <w:lang w:eastAsia="nl-BE"/>
              </w:rPr>
            </w:pPr>
            <w:r w:rsidRPr="009F4405">
              <w:rPr>
                <w:sz w:val="14"/>
                <w:szCs w:val="14"/>
              </w:rPr>
              <w:t>Owner: Belgian State (Royal Observatory of Belgium); ESA service hosted facility</w:t>
            </w:r>
          </w:p>
        </w:tc>
        <w:tc>
          <w:tcPr>
            <w:tcW w:w="772" w:type="pct"/>
            <w:vAlign w:val="center"/>
          </w:tcPr>
          <w:p w14:paraId="6D2D94C7" w14:textId="67450A0D" w:rsidR="00021DF2" w:rsidRPr="009F4405" w:rsidRDefault="00021DF2" w:rsidP="00632FB1">
            <w:pPr>
              <w:spacing w:after="0"/>
              <w:jc w:val="left"/>
              <w:rPr>
                <w:color w:val="000000"/>
                <w:sz w:val="14"/>
                <w:szCs w:val="14"/>
                <w:lang w:eastAsia="nl-BE"/>
              </w:rPr>
            </w:pPr>
            <w:r w:rsidRPr="009F4405">
              <w:rPr>
                <w:sz w:val="14"/>
                <w:szCs w:val="14"/>
              </w:rPr>
              <w:t>Belgian federal funding + ESA programme funding (Space Safety Programme)</w:t>
            </w:r>
          </w:p>
        </w:tc>
        <w:tc>
          <w:tcPr>
            <w:tcW w:w="772" w:type="pct"/>
            <w:vAlign w:val="center"/>
          </w:tcPr>
          <w:p w14:paraId="08B17648" w14:textId="5E9F7B26" w:rsidR="00021DF2" w:rsidRPr="009F4405" w:rsidRDefault="00021DF2" w:rsidP="00632FB1">
            <w:pPr>
              <w:spacing w:after="0"/>
              <w:jc w:val="left"/>
              <w:rPr>
                <w:color w:val="000000"/>
                <w:sz w:val="14"/>
                <w:szCs w:val="14"/>
                <w:lang w:eastAsia="nl-BE"/>
              </w:rPr>
            </w:pPr>
            <w:r w:rsidRPr="009F4405">
              <w:rPr>
                <w:sz w:val="14"/>
                <w:szCs w:val="14"/>
              </w:rPr>
              <w:t>Strategic oversight: ESA Space Safety Programme (Space Weather Office); national oversight via Belgian science policy</w:t>
            </w:r>
          </w:p>
        </w:tc>
        <w:tc>
          <w:tcPr>
            <w:tcW w:w="772" w:type="pct"/>
            <w:vAlign w:val="center"/>
          </w:tcPr>
          <w:p w14:paraId="1B134F7F" w14:textId="27444642" w:rsidR="00021DF2" w:rsidRPr="009F4405" w:rsidRDefault="00021DF2" w:rsidP="00632FB1">
            <w:pPr>
              <w:spacing w:after="0"/>
              <w:jc w:val="left"/>
              <w:rPr>
                <w:color w:val="000000"/>
                <w:sz w:val="14"/>
                <w:szCs w:val="14"/>
                <w:lang w:eastAsia="nl-BE"/>
              </w:rPr>
            </w:pPr>
            <w:r w:rsidRPr="009F4405">
              <w:rPr>
                <w:sz w:val="14"/>
                <w:szCs w:val="14"/>
              </w:rPr>
              <w:t>Central coordination of ESA Space Weather Service Network; service integration, validation, dissemination; user interface and service delivery</w:t>
            </w:r>
          </w:p>
        </w:tc>
        <w:tc>
          <w:tcPr>
            <w:tcW w:w="772" w:type="pct"/>
            <w:vAlign w:val="center"/>
          </w:tcPr>
          <w:p w14:paraId="4EDD7C79" w14:textId="01482992" w:rsidR="00021DF2" w:rsidRPr="009F4405" w:rsidRDefault="00021DF2" w:rsidP="00632FB1">
            <w:pPr>
              <w:spacing w:after="0"/>
              <w:jc w:val="left"/>
              <w:rPr>
                <w:color w:val="000000"/>
                <w:sz w:val="14"/>
                <w:szCs w:val="14"/>
                <w:lang w:eastAsia="nl-BE"/>
              </w:rPr>
            </w:pPr>
            <w:r w:rsidRPr="009F4405">
              <w:rPr>
                <w:sz w:val="14"/>
                <w:szCs w:val="14"/>
              </w:rPr>
              <w:t>ESA Space Weather Office; ESA Expert Service Centres; FMI; MOSWOC; INGV; KNMI; EU institutions; infrastructure users</w:t>
            </w:r>
          </w:p>
        </w:tc>
      </w:tr>
      <w:tr w:rsidR="001D1A53" w:rsidRPr="009F4405" w14:paraId="6641AFD3" w14:textId="77777777" w:rsidTr="00632FB1">
        <w:trPr>
          <w:trHeight w:val="20"/>
        </w:trPr>
        <w:tc>
          <w:tcPr>
            <w:tcW w:w="346" w:type="pct"/>
            <w:shd w:val="clear" w:color="auto" w:fill="F2F2F2" w:themeFill="text2" w:themeFillShade="F2"/>
            <w:vAlign w:val="center"/>
            <w:hideMark/>
          </w:tcPr>
          <w:p w14:paraId="47F16615"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Avio Test Facilities</w:t>
            </w:r>
          </w:p>
        </w:tc>
        <w:tc>
          <w:tcPr>
            <w:tcW w:w="397" w:type="pct"/>
            <w:vAlign w:val="center"/>
            <w:hideMark/>
          </w:tcPr>
          <w:p w14:paraId="12E617BC"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Avio Test Facilities</w:t>
            </w:r>
          </w:p>
        </w:tc>
        <w:tc>
          <w:tcPr>
            <w:tcW w:w="397" w:type="pct"/>
            <w:noWrap/>
            <w:vAlign w:val="center"/>
            <w:hideMark/>
          </w:tcPr>
          <w:p w14:paraId="2029548D"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Testing Centres</w:t>
            </w:r>
          </w:p>
        </w:tc>
        <w:tc>
          <w:tcPr>
            <w:tcW w:w="772" w:type="pct"/>
            <w:vAlign w:val="center"/>
            <w:hideMark/>
          </w:tcPr>
          <w:p w14:paraId="6CF02AB8"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Owner/operator: Avio S.p.A.</w:t>
            </w:r>
            <w:r w:rsidRPr="009F4405">
              <w:rPr>
                <w:color w:val="000000"/>
                <w:sz w:val="14"/>
                <w:szCs w:val="14"/>
                <w:lang w:eastAsia="nl-BE"/>
              </w:rPr>
              <w:br/>
              <w:t xml:space="preserve">Legal basis: Industrial facilities under Italian law. </w:t>
            </w:r>
            <w:r w:rsidRPr="009F4405">
              <w:rPr>
                <w:color w:val="000000"/>
                <w:sz w:val="14"/>
                <w:szCs w:val="14"/>
                <w:lang w:eastAsia="nl-BE"/>
              </w:rPr>
              <w:br/>
              <w:t xml:space="preserve">Majority/Minority: Industrial. </w:t>
            </w:r>
            <w:r w:rsidRPr="009F4405">
              <w:rPr>
                <w:color w:val="000000"/>
                <w:sz w:val="14"/>
                <w:szCs w:val="14"/>
                <w:lang w:eastAsia="nl-BE"/>
              </w:rPr>
              <w:br/>
              <w:t>EU/non-EU: EU (Italy).</w:t>
            </w:r>
          </w:p>
        </w:tc>
        <w:tc>
          <w:tcPr>
            <w:tcW w:w="772" w:type="pct"/>
            <w:vAlign w:val="center"/>
            <w:hideMark/>
          </w:tcPr>
          <w:p w14:paraId="54A3D74B"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Private / industrial: Avio internal investment. ESA/ASI: Programme funding for Vega and propulsion developments (amount n/a).</w:t>
            </w:r>
          </w:p>
        </w:tc>
        <w:tc>
          <w:tcPr>
            <w:tcW w:w="772" w:type="pct"/>
            <w:vAlign w:val="center"/>
            <w:hideMark/>
          </w:tcPr>
          <w:p w14:paraId="2C873B3A"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Strategic control by Avio management; programme oversight via ESA/ASI.</w:t>
            </w:r>
          </w:p>
        </w:tc>
        <w:tc>
          <w:tcPr>
            <w:tcW w:w="772" w:type="pct"/>
            <w:vAlign w:val="center"/>
            <w:hideMark/>
          </w:tcPr>
          <w:p w14:paraId="5AF7F7E3"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Operated by Avio technical teams.</w:t>
            </w:r>
          </w:p>
        </w:tc>
        <w:tc>
          <w:tcPr>
            <w:tcW w:w="772" w:type="pct"/>
            <w:vAlign w:val="center"/>
            <w:hideMark/>
          </w:tcPr>
          <w:p w14:paraId="75ED94CE"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ESA; ASI; CNES; European launcher supply chain.</w:t>
            </w:r>
          </w:p>
        </w:tc>
      </w:tr>
      <w:tr w:rsidR="001D1A53" w:rsidRPr="009F4405" w14:paraId="4FF4C977" w14:textId="77777777" w:rsidTr="00632FB1">
        <w:trPr>
          <w:trHeight w:val="20"/>
        </w:trPr>
        <w:tc>
          <w:tcPr>
            <w:tcW w:w="346" w:type="pct"/>
            <w:shd w:val="clear" w:color="auto" w:fill="F2F2F2" w:themeFill="text2" w:themeFillShade="F2"/>
            <w:vAlign w:val="center"/>
            <w:hideMark/>
          </w:tcPr>
          <w:p w14:paraId="01031DB4"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BEAP Booster Test Bench</w:t>
            </w:r>
          </w:p>
        </w:tc>
        <w:tc>
          <w:tcPr>
            <w:tcW w:w="397" w:type="pct"/>
            <w:vAlign w:val="center"/>
            <w:hideMark/>
          </w:tcPr>
          <w:p w14:paraId="6F973304"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BEAP</w:t>
            </w:r>
          </w:p>
        </w:tc>
        <w:tc>
          <w:tcPr>
            <w:tcW w:w="397" w:type="pct"/>
            <w:noWrap/>
            <w:vAlign w:val="center"/>
            <w:hideMark/>
          </w:tcPr>
          <w:p w14:paraId="168D1C3D"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Testing Centres</w:t>
            </w:r>
          </w:p>
        </w:tc>
        <w:tc>
          <w:tcPr>
            <w:tcW w:w="772" w:type="pct"/>
            <w:vAlign w:val="center"/>
            <w:hideMark/>
          </w:tcPr>
          <w:p w14:paraId="78977D50"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 xml:space="preserve">Owner/operator: CNES (France). </w:t>
            </w:r>
            <w:r w:rsidRPr="009F4405">
              <w:rPr>
                <w:color w:val="000000"/>
                <w:sz w:val="14"/>
                <w:szCs w:val="14"/>
                <w:lang w:eastAsia="nl-BE"/>
              </w:rPr>
              <w:br/>
              <w:t xml:space="preserve">Legal basis: National propulsion test facility. </w:t>
            </w:r>
            <w:r w:rsidRPr="009F4405">
              <w:rPr>
                <w:color w:val="000000"/>
                <w:sz w:val="14"/>
                <w:szCs w:val="14"/>
                <w:lang w:eastAsia="nl-BE"/>
              </w:rPr>
              <w:br/>
              <w:t xml:space="preserve">Majority/Minority: Public. </w:t>
            </w:r>
            <w:r w:rsidRPr="009F4405">
              <w:rPr>
                <w:color w:val="000000"/>
                <w:sz w:val="14"/>
                <w:szCs w:val="14"/>
                <w:lang w:eastAsia="nl-BE"/>
              </w:rPr>
              <w:br/>
              <w:t>EU/non-EU: EU (France).</w:t>
            </w:r>
          </w:p>
        </w:tc>
        <w:tc>
          <w:tcPr>
            <w:tcW w:w="772" w:type="pct"/>
            <w:vAlign w:val="center"/>
            <w:hideMark/>
          </w:tcPr>
          <w:p w14:paraId="66AF5614"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Public / national: CNES funding. ESA: Programme-based funding for solid booster development (Ariane/Vega) (amount n/a).</w:t>
            </w:r>
          </w:p>
        </w:tc>
        <w:tc>
          <w:tcPr>
            <w:tcW w:w="772" w:type="pct"/>
            <w:vAlign w:val="center"/>
            <w:hideMark/>
          </w:tcPr>
          <w:p w14:paraId="6F862C62"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Oversight by CNES and ESA programme authorities.</w:t>
            </w:r>
          </w:p>
        </w:tc>
        <w:tc>
          <w:tcPr>
            <w:tcW w:w="772" w:type="pct"/>
            <w:vAlign w:val="center"/>
            <w:hideMark/>
          </w:tcPr>
          <w:p w14:paraId="096193C1"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Operated by CNES with industrial campaign teams.</w:t>
            </w:r>
          </w:p>
        </w:tc>
        <w:tc>
          <w:tcPr>
            <w:tcW w:w="772" w:type="pct"/>
            <w:vAlign w:val="center"/>
            <w:hideMark/>
          </w:tcPr>
          <w:p w14:paraId="7F6E192B"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ESA; ArianeGroup; Avio.</w:t>
            </w:r>
          </w:p>
        </w:tc>
      </w:tr>
      <w:tr w:rsidR="001D1A53" w:rsidRPr="009F4405" w14:paraId="49FE40EB" w14:textId="77777777" w:rsidTr="00632FB1">
        <w:trPr>
          <w:trHeight w:val="20"/>
        </w:trPr>
        <w:tc>
          <w:tcPr>
            <w:tcW w:w="346" w:type="pct"/>
            <w:shd w:val="clear" w:color="auto" w:fill="F2F2F2" w:themeFill="text2" w:themeFillShade="F2"/>
            <w:vAlign w:val="center"/>
            <w:hideMark/>
          </w:tcPr>
          <w:p w14:paraId="7CE1C693"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DLR Institute of Space Propulsion</w:t>
            </w:r>
          </w:p>
        </w:tc>
        <w:tc>
          <w:tcPr>
            <w:tcW w:w="397" w:type="pct"/>
            <w:vAlign w:val="center"/>
            <w:hideMark/>
          </w:tcPr>
          <w:p w14:paraId="7C8BE844"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DLR</w:t>
            </w:r>
          </w:p>
        </w:tc>
        <w:tc>
          <w:tcPr>
            <w:tcW w:w="397" w:type="pct"/>
            <w:noWrap/>
            <w:vAlign w:val="center"/>
            <w:hideMark/>
          </w:tcPr>
          <w:p w14:paraId="1E5A6414"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Testing Centres</w:t>
            </w:r>
          </w:p>
        </w:tc>
        <w:tc>
          <w:tcPr>
            <w:tcW w:w="772" w:type="pct"/>
            <w:vAlign w:val="center"/>
            <w:hideMark/>
          </w:tcPr>
          <w:p w14:paraId="72C4A54B"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 xml:space="preserve">Owner: DLR (German Aerospace Center). </w:t>
            </w:r>
            <w:r w:rsidRPr="009F4405">
              <w:rPr>
                <w:color w:val="000000"/>
                <w:sz w:val="14"/>
                <w:szCs w:val="14"/>
                <w:lang w:eastAsia="nl-BE"/>
              </w:rPr>
              <w:br/>
              <w:t xml:space="preserve">Legal basis: Federal research institute under German public law. </w:t>
            </w:r>
            <w:r w:rsidRPr="009F4405">
              <w:rPr>
                <w:color w:val="000000"/>
                <w:sz w:val="14"/>
                <w:szCs w:val="14"/>
                <w:lang w:eastAsia="nl-BE"/>
              </w:rPr>
              <w:br/>
              <w:t xml:space="preserve">Majority/Minority: Public. </w:t>
            </w:r>
            <w:r w:rsidRPr="009F4405">
              <w:rPr>
                <w:color w:val="000000"/>
                <w:sz w:val="14"/>
                <w:szCs w:val="14"/>
                <w:lang w:eastAsia="nl-BE"/>
              </w:rPr>
              <w:br/>
              <w:t>EU/non-EU: EU (Germany).</w:t>
            </w:r>
          </w:p>
        </w:tc>
        <w:tc>
          <w:tcPr>
            <w:tcW w:w="772" w:type="pct"/>
            <w:vAlign w:val="center"/>
            <w:hideMark/>
          </w:tcPr>
          <w:p w14:paraId="7D0629A6"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Public / national: German federal and Länder budgets via DLR institutional funding. EU/ESA: Project-based research funding (amount n/a).</w:t>
            </w:r>
          </w:p>
        </w:tc>
        <w:tc>
          <w:tcPr>
            <w:tcW w:w="772" w:type="pct"/>
            <w:vAlign w:val="center"/>
            <w:hideMark/>
          </w:tcPr>
          <w:p w14:paraId="7078CBCC"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Strategic oversight by DLR executive board and German federal ministries. Research priorities aligned with national and European space programmes.</w:t>
            </w:r>
          </w:p>
        </w:tc>
        <w:tc>
          <w:tcPr>
            <w:tcW w:w="772" w:type="pct"/>
            <w:vAlign w:val="center"/>
            <w:hideMark/>
          </w:tcPr>
          <w:p w14:paraId="652F531C"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Operated by DLR research staff; testing conducted for national and ESA programmes.</w:t>
            </w:r>
          </w:p>
        </w:tc>
        <w:tc>
          <w:tcPr>
            <w:tcW w:w="772" w:type="pct"/>
            <w:vAlign w:val="center"/>
            <w:hideMark/>
          </w:tcPr>
          <w:p w14:paraId="639438B4"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ESA; German industry; EU research programmes; international research partners.</w:t>
            </w:r>
          </w:p>
        </w:tc>
      </w:tr>
      <w:tr w:rsidR="001D1A53" w:rsidRPr="009F4405" w14:paraId="1CFF7684" w14:textId="77777777" w:rsidTr="00632FB1">
        <w:trPr>
          <w:trHeight w:val="20"/>
        </w:trPr>
        <w:tc>
          <w:tcPr>
            <w:tcW w:w="346" w:type="pct"/>
            <w:shd w:val="clear" w:color="auto" w:fill="F2F2F2" w:themeFill="text2" w:themeFillShade="F2"/>
            <w:vAlign w:val="center"/>
            <w:hideMark/>
          </w:tcPr>
          <w:p w14:paraId="3A0D6212"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ESA Propulsion Laboratory</w:t>
            </w:r>
          </w:p>
        </w:tc>
        <w:tc>
          <w:tcPr>
            <w:tcW w:w="397" w:type="pct"/>
            <w:vAlign w:val="center"/>
            <w:hideMark/>
          </w:tcPr>
          <w:p w14:paraId="2E781931"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ESA</w:t>
            </w:r>
          </w:p>
        </w:tc>
        <w:tc>
          <w:tcPr>
            <w:tcW w:w="397" w:type="pct"/>
            <w:noWrap/>
            <w:vAlign w:val="center"/>
            <w:hideMark/>
          </w:tcPr>
          <w:p w14:paraId="506B3FAC"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Testing Centres</w:t>
            </w:r>
          </w:p>
        </w:tc>
        <w:tc>
          <w:tcPr>
            <w:tcW w:w="772" w:type="pct"/>
            <w:vAlign w:val="center"/>
            <w:hideMark/>
          </w:tcPr>
          <w:p w14:paraId="05FD9FD0" w14:textId="77777777" w:rsidR="005444C2" w:rsidRPr="00111704" w:rsidRDefault="005444C2" w:rsidP="00632FB1">
            <w:pPr>
              <w:spacing w:after="0"/>
              <w:jc w:val="left"/>
              <w:rPr>
                <w:color w:val="000000"/>
                <w:sz w:val="14"/>
                <w:szCs w:val="14"/>
                <w:lang w:val="fr-BE" w:eastAsia="nl-BE"/>
              </w:rPr>
            </w:pPr>
            <w:r w:rsidRPr="009F4405">
              <w:rPr>
                <w:color w:val="000000" w:themeColor="text1"/>
                <w:sz w:val="14"/>
                <w:szCs w:val="14"/>
                <w:lang w:eastAsia="nl-BE"/>
              </w:rPr>
              <w:t xml:space="preserve">Owner: European Space Agency (ESA). Legal basis: ESA-owned research and testing infrastructure operated under the ESA Convention at ESTEC (Noordwijk). </w:t>
            </w:r>
            <w:r w:rsidRPr="00111704">
              <w:rPr>
                <w:color w:val="000000" w:themeColor="text1"/>
                <w:sz w:val="14"/>
                <w:szCs w:val="14"/>
                <w:lang w:val="fr-BE" w:eastAsia="nl-BE"/>
              </w:rPr>
              <w:t>EU/non-EU: Intergovernmental organisation; predominantly EU Member States (non-EU institutional owner).</w:t>
            </w:r>
          </w:p>
        </w:tc>
        <w:tc>
          <w:tcPr>
            <w:tcW w:w="772" w:type="pct"/>
            <w:vAlign w:val="center"/>
            <w:hideMark/>
          </w:tcPr>
          <w:p w14:paraId="6DE899F2"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Public / ESA: ESA mandatory and optional programme budgets supporting propulsion R&amp;D and test facilities. Public / EU: EU contributions via ESA–EU agreements for selected R&amp;D (amounts n/a). Private: n/a. Loan: n/a.</w:t>
            </w:r>
          </w:p>
        </w:tc>
        <w:tc>
          <w:tcPr>
            <w:tcW w:w="772" w:type="pct"/>
            <w:vAlign w:val="center"/>
            <w:hideMark/>
          </w:tcPr>
          <w:p w14:paraId="0F66B946"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Strategic oversight by ESA Executive and Directorate of Technology, Engineering and Quality; programme oversight by ESA Member States through programme boards and Council.</w:t>
            </w:r>
          </w:p>
        </w:tc>
        <w:tc>
          <w:tcPr>
            <w:tcW w:w="772" w:type="pct"/>
            <w:vAlign w:val="center"/>
            <w:hideMark/>
          </w:tcPr>
          <w:p w14:paraId="72DE7CAE"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Operated by ESA Propulsion and Aerothermodynamics Division staff at ESTEC; test campaigns conducted under ESA R&amp;D and project support activities.</w:t>
            </w:r>
          </w:p>
        </w:tc>
        <w:tc>
          <w:tcPr>
            <w:tcW w:w="772" w:type="pct"/>
            <w:vAlign w:val="center"/>
            <w:hideMark/>
          </w:tcPr>
          <w:p w14:paraId="5C621FA3"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ESA Member State agencies; European industry; research institutes; universities; launcher and spacecraft propulsion developers.</w:t>
            </w:r>
          </w:p>
        </w:tc>
      </w:tr>
      <w:tr w:rsidR="001D1A53" w:rsidRPr="009F4405" w14:paraId="1A96CAD8" w14:textId="77777777" w:rsidTr="00632FB1">
        <w:trPr>
          <w:trHeight w:val="20"/>
        </w:trPr>
        <w:tc>
          <w:tcPr>
            <w:tcW w:w="346" w:type="pct"/>
            <w:shd w:val="clear" w:color="auto" w:fill="F2F2F2" w:themeFill="text2" w:themeFillShade="F2"/>
            <w:vAlign w:val="center"/>
            <w:hideMark/>
          </w:tcPr>
          <w:p w14:paraId="0F726D10"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SSC Esrange Space Center testbed and rocket testing</w:t>
            </w:r>
          </w:p>
        </w:tc>
        <w:tc>
          <w:tcPr>
            <w:tcW w:w="397" w:type="pct"/>
            <w:vAlign w:val="center"/>
            <w:hideMark/>
          </w:tcPr>
          <w:p w14:paraId="33CEC0C0"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Esrange</w:t>
            </w:r>
          </w:p>
        </w:tc>
        <w:tc>
          <w:tcPr>
            <w:tcW w:w="397" w:type="pct"/>
            <w:noWrap/>
            <w:vAlign w:val="center"/>
            <w:hideMark/>
          </w:tcPr>
          <w:p w14:paraId="1DC55999"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Testing Centres</w:t>
            </w:r>
          </w:p>
        </w:tc>
        <w:tc>
          <w:tcPr>
            <w:tcW w:w="772" w:type="pct"/>
            <w:vAlign w:val="center"/>
            <w:hideMark/>
          </w:tcPr>
          <w:p w14:paraId="3C06FE2E" w14:textId="66F1CFA3" w:rsidR="005444C2" w:rsidRPr="009F4405" w:rsidRDefault="005444C2" w:rsidP="00632FB1">
            <w:pPr>
              <w:spacing w:after="0"/>
              <w:jc w:val="left"/>
              <w:rPr>
                <w:b/>
                <w:color w:val="000000"/>
                <w:sz w:val="14"/>
                <w:szCs w:val="14"/>
                <w:lang w:eastAsia="nl-BE"/>
              </w:rPr>
            </w:pPr>
            <w:r w:rsidRPr="009F4405">
              <w:rPr>
                <w:b/>
                <w:color w:val="000000"/>
                <w:sz w:val="14"/>
                <w:szCs w:val="14"/>
                <w:lang w:eastAsia="nl-BE"/>
              </w:rPr>
              <w:t>Owner:</w:t>
            </w:r>
            <w:r w:rsidRPr="009F4405">
              <w:rPr>
                <w:color w:val="000000"/>
                <w:sz w:val="14"/>
                <w:szCs w:val="14"/>
                <w:lang w:eastAsia="nl-BE"/>
              </w:rPr>
              <w:t xml:space="preserve"> SSC Space (formerly Swedish Space Corporation)</w:t>
            </w:r>
            <w:r w:rsidRPr="009F4405">
              <w:rPr>
                <w:color w:val="000000"/>
                <w:sz w:val="14"/>
                <w:szCs w:val="14"/>
                <w:lang w:eastAsia="nl-BE"/>
              </w:rPr>
              <w:br/>
            </w:r>
            <w:r w:rsidRPr="009F4405">
              <w:rPr>
                <w:b/>
                <w:color w:val="000000"/>
                <w:sz w:val="14"/>
                <w:szCs w:val="14"/>
                <w:lang w:eastAsia="nl-BE"/>
              </w:rPr>
              <w:t>Legal basis:</w:t>
            </w:r>
            <w:r w:rsidRPr="009F4405">
              <w:rPr>
                <w:color w:val="000000"/>
                <w:sz w:val="14"/>
                <w:szCs w:val="14"/>
                <w:lang w:eastAsia="nl-BE"/>
              </w:rPr>
              <w:t xml:space="preserve"> SSC governance based on the state owner directive, articles of association, and Swedish state ownership policy; SSC states that its purpose includes responsibility for the operation of Esrange Space Center</w:t>
            </w:r>
            <w:r w:rsidRPr="009F4405">
              <w:rPr>
                <w:color w:val="000000"/>
                <w:sz w:val="14"/>
                <w:szCs w:val="14"/>
                <w:lang w:eastAsia="nl-BE"/>
              </w:rPr>
              <w:br/>
            </w:r>
            <w:r w:rsidRPr="009F4405">
              <w:rPr>
                <w:b/>
                <w:color w:val="000000"/>
                <w:sz w:val="14"/>
                <w:szCs w:val="14"/>
                <w:lang w:eastAsia="nl-BE"/>
              </w:rPr>
              <w:t>Majority/Minority:</w:t>
            </w:r>
            <w:r w:rsidRPr="009F4405">
              <w:rPr>
                <w:color w:val="000000"/>
                <w:sz w:val="14"/>
                <w:szCs w:val="14"/>
                <w:lang w:eastAsia="nl-BE"/>
              </w:rPr>
              <w:t xml:space="preserve"> 100% state-owned / majority public; all shares of SSC owned by the Swedish </w:t>
            </w:r>
            <w:r w:rsidRPr="009F4405">
              <w:rPr>
                <w:color w:val="000000"/>
                <w:sz w:val="14"/>
                <w:szCs w:val="14"/>
                <w:lang w:eastAsia="nl-BE"/>
              </w:rPr>
              <w:lastRenderedPageBreak/>
              <w:t>Government</w:t>
            </w:r>
            <w:r w:rsidRPr="009F4405">
              <w:rPr>
                <w:color w:val="000000"/>
                <w:sz w:val="14"/>
                <w:szCs w:val="14"/>
                <w:lang w:eastAsia="nl-BE"/>
              </w:rPr>
              <w:br/>
            </w:r>
            <w:r w:rsidRPr="009F4405">
              <w:rPr>
                <w:b/>
                <w:color w:val="000000"/>
                <w:sz w:val="14"/>
                <w:szCs w:val="14"/>
                <w:lang w:eastAsia="nl-BE"/>
              </w:rPr>
              <w:t>EU/non-EU:</w:t>
            </w:r>
            <w:r w:rsidRPr="009F4405">
              <w:rPr>
                <w:color w:val="000000"/>
                <w:sz w:val="14"/>
                <w:szCs w:val="14"/>
                <w:lang w:eastAsia="nl-BE"/>
              </w:rPr>
              <w:t xml:space="preserve"> EU public owner (Sweden)</w:t>
            </w:r>
            <w:r w:rsidRPr="009F4405">
              <w:rPr>
                <w:b/>
                <w:color w:val="000000"/>
                <w:sz w:val="14"/>
                <w:szCs w:val="14"/>
                <w:lang w:eastAsia="nl-BE"/>
              </w:rPr>
              <w:br/>
              <w:t>-</w:t>
            </w:r>
            <w:r w:rsidRPr="009F4405">
              <w:rPr>
                <w:b/>
                <w:color w:val="000000"/>
                <w:sz w:val="14"/>
                <w:szCs w:val="14"/>
                <w:lang w:eastAsia="nl-BE"/>
              </w:rPr>
              <w:br/>
            </w:r>
          </w:p>
        </w:tc>
        <w:tc>
          <w:tcPr>
            <w:tcW w:w="772" w:type="pct"/>
            <w:vAlign w:val="center"/>
            <w:hideMark/>
          </w:tcPr>
          <w:p w14:paraId="73520153" w14:textId="44BC7EC5" w:rsidR="005444C2" w:rsidRPr="009F4405" w:rsidRDefault="005444C2" w:rsidP="00632FB1">
            <w:pPr>
              <w:spacing w:after="0"/>
              <w:jc w:val="left"/>
              <w:rPr>
                <w:b/>
                <w:color w:val="000000"/>
                <w:sz w:val="14"/>
                <w:szCs w:val="14"/>
                <w:lang w:eastAsia="nl-BE"/>
              </w:rPr>
            </w:pPr>
            <w:r w:rsidRPr="009F4405">
              <w:rPr>
                <w:b/>
                <w:color w:val="000000"/>
                <w:sz w:val="14"/>
                <w:szCs w:val="14"/>
                <w:lang w:eastAsia="nl-BE"/>
              </w:rPr>
              <w:lastRenderedPageBreak/>
              <w:t>Total fundings:</w:t>
            </w:r>
            <w:r w:rsidRPr="009F4405">
              <w:rPr>
                <w:color w:val="000000"/>
                <w:sz w:val="14"/>
                <w:szCs w:val="14"/>
                <w:lang w:eastAsia="nl-BE"/>
              </w:rPr>
              <w:t xml:space="preserve"> €67.4 million</w:t>
            </w:r>
            <w:r w:rsidRPr="009F4405">
              <w:rPr>
                <w:color w:val="000000"/>
                <w:sz w:val="14"/>
                <w:szCs w:val="14"/>
                <w:lang w:eastAsia="nl-BE"/>
              </w:rPr>
              <w:br/>
            </w:r>
            <w:r w:rsidRPr="009F4405">
              <w:rPr>
                <w:b/>
                <w:color w:val="000000"/>
                <w:sz w:val="14"/>
                <w:szCs w:val="14"/>
                <w:lang w:eastAsia="nl-BE"/>
              </w:rPr>
              <w:t>Public / national:</w:t>
            </w:r>
            <w:r w:rsidRPr="009F4405">
              <w:rPr>
                <w:color w:val="000000"/>
                <w:sz w:val="14"/>
                <w:szCs w:val="14"/>
                <w:lang w:eastAsia="nl-BE"/>
              </w:rPr>
              <w:t xml:space="preserve"> €5.42 million (SEK 58 million) (SNSA 2023 line for Esrange)</w:t>
            </w:r>
            <w:r w:rsidRPr="009F4405">
              <w:rPr>
                <w:color w:val="000000"/>
                <w:sz w:val="14"/>
                <w:szCs w:val="14"/>
                <w:lang w:eastAsia="nl-BE"/>
              </w:rPr>
              <w:br/>
            </w:r>
            <w:r w:rsidRPr="009F4405">
              <w:rPr>
                <w:b/>
                <w:color w:val="000000"/>
                <w:sz w:val="14"/>
                <w:szCs w:val="14"/>
                <w:lang w:eastAsia="nl-BE"/>
              </w:rPr>
              <w:t>Loan:</w:t>
            </w:r>
            <w:r w:rsidRPr="009F4405">
              <w:rPr>
                <w:color w:val="000000"/>
                <w:sz w:val="14"/>
                <w:szCs w:val="14"/>
                <w:lang w:eastAsia="nl-BE"/>
              </w:rPr>
              <w:t xml:space="preserve"> EUR 12 million from Nordic Investment Bank (NIB) for the new spaceport / launch capability at Esrange</w:t>
            </w:r>
            <w:r w:rsidRPr="009F4405">
              <w:rPr>
                <w:color w:val="000000"/>
                <w:sz w:val="14"/>
                <w:szCs w:val="14"/>
                <w:lang w:eastAsia="nl-BE"/>
              </w:rPr>
              <w:br/>
            </w:r>
            <w:r w:rsidRPr="009F4405">
              <w:rPr>
                <w:b/>
                <w:color w:val="000000"/>
                <w:sz w:val="14"/>
                <w:szCs w:val="14"/>
                <w:lang w:eastAsia="nl-BE"/>
              </w:rPr>
              <w:t>Broader modernization envelope:</w:t>
            </w:r>
            <w:r w:rsidRPr="009F4405">
              <w:rPr>
                <w:color w:val="000000"/>
                <w:sz w:val="14"/>
                <w:szCs w:val="14"/>
                <w:lang w:eastAsia="nl-BE"/>
              </w:rPr>
              <w:t xml:space="preserve"> around EUR 50 million total modernization since 2015; funding split N/A</w:t>
            </w:r>
            <w:r w:rsidRPr="009F4405">
              <w:rPr>
                <w:color w:val="000000"/>
                <w:sz w:val="14"/>
                <w:szCs w:val="14"/>
                <w:lang w:eastAsia="nl-BE"/>
              </w:rPr>
              <w:br/>
            </w:r>
            <w:r w:rsidRPr="009F4405">
              <w:rPr>
                <w:b/>
                <w:color w:val="000000"/>
                <w:sz w:val="14"/>
                <w:szCs w:val="14"/>
                <w:lang w:eastAsia="nl-BE"/>
              </w:rPr>
              <w:lastRenderedPageBreak/>
              <w:t>EU-linked project funding at site:</w:t>
            </w:r>
            <w:r w:rsidRPr="009F4405">
              <w:rPr>
                <w:color w:val="000000"/>
                <w:sz w:val="14"/>
                <w:szCs w:val="14"/>
                <w:lang w:eastAsia="nl-BE"/>
              </w:rPr>
              <w:t xml:space="preserve"> SALTO / Themis flight campaign funded by the European Commission programme; not presented in the sources as core Esrange ownership funding</w:t>
            </w:r>
            <w:r w:rsidRPr="009F4405">
              <w:rPr>
                <w:color w:val="000000"/>
                <w:sz w:val="14"/>
                <w:szCs w:val="14"/>
                <w:lang w:eastAsia="nl-BE"/>
              </w:rPr>
              <w:br/>
            </w:r>
            <w:r w:rsidRPr="009F4405">
              <w:rPr>
                <w:b/>
                <w:color w:val="000000"/>
                <w:sz w:val="14"/>
                <w:szCs w:val="14"/>
                <w:lang w:eastAsia="nl-BE"/>
              </w:rPr>
              <w:t>ESA-linked activity:</w:t>
            </w:r>
            <w:r w:rsidRPr="009F4405">
              <w:rPr>
                <w:color w:val="000000"/>
                <w:sz w:val="14"/>
                <w:szCs w:val="14"/>
                <w:lang w:eastAsia="nl-BE"/>
              </w:rPr>
              <w:t xml:space="preserve"> Themis developed under ESA FLPP and tested at Esrange; no Esrange-specific ESA amount found in retrieved primary sources</w:t>
            </w:r>
            <w:r w:rsidRPr="009F4405">
              <w:rPr>
                <w:b/>
                <w:color w:val="000000"/>
                <w:sz w:val="14"/>
                <w:szCs w:val="14"/>
                <w:lang w:eastAsia="nl-BE"/>
              </w:rPr>
              <w:br/>
            </w:r>
          </w:p>
        </w:tc>
        <w:tc>
          <w:tcPr>
            <w:tcW w:w="772" w:type="pct"/>
            <w:vAlign w:val="center"/>
            <w:hideMark/>
          </w:tcPr>
          <w:p w14:paraId="2C09CC75" w14:textId="7A6E236F" w:rsidR="005444C2" w:rsidRPr="009F4405" w:rsidRDefault="005444C2" w:rsidP="00632FB1">
            <w:pPr>
              <w:spacing w:after="0"/>
              <w:jc w:val="left"/>
              <w:rPr>
                <w:b/>
                <w:color w:val="000000"/>
                <w:sz w:val="14"/>
                <w:szCs w:val="14"/>
                <w:lang w:eastAsia="nl-BE"/>
              </w:rPr>
            </w:pPr>
            <w:r w:rsidRPr="009F4405">
              <w:rPr>
                <w:b/>
                <w:color w:val="000000"/>
                <w:sz w:val="14"/>
                <w:szCs w:val="14"/>
                <w:lang w:eastAsia="nl-BE"/>
              </w:rPr>
              <w:lastRenderedPageBreak/>
              <w:t>Strategic / ownership oversight:</w:t>
            </w:r>
            <w:r w:rsidRPr="009F4405">
              <w:rPr>
                <w:color w:val="000000"/>
                <w:sz w:val="14"/>
                <w:szCs w:val="14"/>
                <w:lang w:eastAsia="nl-BE"/>
              </w:rPr>
              <w:t xml:space="preserve"> Swedish state via SSC governance framework.</w:t>
            </w:r>
            <w:r w:rsidRPr="009F4405">
              <w:rPr>
                <w:color w:val="000000"/>
                <w:sz w:val="14"/>
                <w:szCs w:val="14"/>
                <w:lang w:eastAsia="nl-BE"/>
              </w:rPr>
              <w:br/>
            </w:r>
            <w:r w:rsidRPr="009F4405">
              <w:rPr>
                <w:b/>
                <w:color w:val="000000"/>
                <w:sz w:val="14"/>
                <w:szCs w:val="14"/>
                <w:lang w:eastAsia="nl-BE"/>
              </w:rPr>
              <w:t>Long-term strategy / launch capability development:</w:t>
            </w:r>
            <w:r w:rsidRPr="009F4405">
              <w:rPr>
                <w:color w:val="000000"/>
                <w:sz w:val="14"/>
                <w:szCs w:val="14"/>
                <w:lang w:eastAsia="nl-BE"/>
              </w:rPr>
              <w:t xml:space="preserve"> SSC developing Esrange’s orbital launch capability via its Orbital Launch &amp; Rocket Test (OLRT) division (new spaceport / launch services).</w:t>
            </w:r>
            <w:r w:rsidRPr="009F4405">
              <w:rPr>
                <w:color w:val="000000"/>
                <w:sz w:val="14"/>
                <w:szCs w:val="14"/>
                <w:lang w:eastAsia="nl-BE"/>
              </w:rPr>
              <w:br/>
            </w:r>
            <w:r w:rsidRPr="009F4405">
              <w:rPr>
                <w:b/>
                <w:color w:val="000000"/>
                <w:sz w:val="14"/>
                <w:szCs w:val="14"/>
                <w:lang w:eastAsia="nl-BE"/>
              </w:rPr>
              <w:t>Public mission performance oversight:</w:t>
            </w:r>
            <w:r w:rsidRPr="009F4405">
              <w:rPr>
                <w:color w:val="000000"/>
                <w:sz w:val="14"/>
                <w:szCs w:val="14"/>
                <w:lang w:eastAsia="nl-BE"/>
              </w:rPr>
              <w:t xml:space="preserve"> Tracked via SSC annual report targets (e.g., occupancy and </w:t>
            </w:r>
            <w:r w:rsidRPr="009F4405">
              <w:rPr>
                <w:color w:val="000000"/>
                <w:sz w:val="14"/>
                <w:szCs w:val="14"/>
                <w:lang w:eastAsia="nl-BE"/>
              </w:rPr>
              <w:lastRenderedPageBreak/>
              <w:t>quality objectives).</w:t>
            </w:r>
            <w:r w:rsidRPr="009F4405">
              <w:rPr>
                <w:color w:val="000000"/>
                <w:sz w:val="14"/>
                <w:szCs w:val="14"/>
                <w:lang w:eastAsia="nl-BE"/>
              </w:rPr>
              <w:br/>
            </w:r>
            <w:r w:rsidRPr="009F4405">
              <w:rPr>
                <w:b/>
                <w:color w:val="000000"/>
                <w:sz w:val="14"/>
                <w:szCs w:val="14"/>
                <w:lang w:eastAsia="nl-BE"/>
              </w:rPr>
              <w:t>Regulatory agreements:</w:t>
            </w:r>
            <w:r w:rsidRPr="009F4405">
              <w:rPr>
                <w:color w:val="000000"/>
                <w:sz w:val="14"/>
                <w:szCs w:val="14"/>
                <w:lang w:eastAsia="nl-BE"/>
              </w:rPr>
              <w:t xml:space="preserve"> If launches affect Norwegian airspace, a permit from CAA Norway is required (cross</w:t>
            </w:r>
            <w:r w:rsidRPr="009F4405">
              <w:rPr>
                <w:color w:val="000000"/>
                <w:sz w:val="14"/>
                <w:szCs w:val="14"/>
                <w:lang w:eastAsia="nl-BE"/>
              </w:rPr>
              <w:noBreakHyphen/>
              <w:t>border coordination).</w:t>
            </w:r>
            <w:r w:rsidRPr="009F4405">
              <w:rPr>
                <w:color w:val="000000"/>
                <w:sz w:val="14"/>
                <w:szCs w:val="14"/>
                <w:lang w:eastAsia="nl-BE"/>
              </w:rPr>
              <w:br/>
            </w:r>
            <w:r w:rsidRPr="009F4405">
              <w:rPr>
                <w:b/>
                <w:color w:val="000000"/>
                <w:sz w:val="14"/>
                <w:szCs w:val="14"/>
                <w:lang w:eastAsia="nl-BE"/>
              </w:rPr>
              <w:t>Commercial utilization agreement:</w:t>
            </w:r>
            <w:r w:rsidRPr="009F4405">
              <w:rPr>
                <w:color w:val="000000"/>
                <w:sz w:val="14"/>
                <w:szCs w:val="14"/>
                <w:lang w:eastAsia="nl-BE"/>
              </w:rPr>
              <w:t xml:space="preserve"> Sweden–US Technology Safeguards Agreement (TSA) enables U.S. commercial launches from Swedish spaceports.</w:t>
            </w:r>
            <w:r w:rsidRPr="009F4405">
              <w:rPr>
                <w:color w:val="000000"/>
                <w:sz w:val="14"/>
                <w:szCs w:val="14"/>
                <w:lang w:eastAsia="nl-BE"/>
              </w:rPr>
              <w:br/>
            </w:r>
            <w:r w:rsidRPr="009F4405">
              <w:rPr>
                <w:b/>
                <w:color w:val="000000"/>
                <w:sz w:val="14"/>
                <w:szCs w:val="14"/>
                <w:lang w:eastAsia="nl-BE"/>
              </w:rPr>
              <w:t>Go / no-go decision-maker:</w:t>
            </w:r>
            <w:r w:rsidRPr="009F4405">
              <w:rPr>
                <w:color w:val="000000"/>
                <w:sz w:val="14"/>
                <w:szCs w:val="14"/>
                <w:lang w:eastAsia="nl-BE"/>
              </w:rPr>
              <w:t xml:space="preserve"> SSC </w:t>
            </w:r>
            <w:r w:rsidRPr="009F4405">
              <w:rPr>
                <w:b/>
                <w:color w:val="000000"/>
                <w:sz w:val="14"/>
                <w:szCs w:val="14"/>
                <w:lang w:eastAsia="nl-BE"/>
              </w:rPr>
              <w:br/>
            </w:r>
            <w:r w:rsidRPr="009F4405">
              <w:rPr>
                <w:color w:val="000000"/>
                <w:sz w:val="14"/>
                <w:szCs w:val="14"/>
                <w:lang w:eastAsia="nl-BE"/>
              </w:rPr>
              <w:t>-</w:t>
            </w:r>
            <w:r w:rsidRPr="009F4405">
              <w:rPr>
                <w:color w:val="000000"/>
                <w:sz w:val="14"/>
                <w:szCs w:val="14"/>
                <w:lang w:eastAsia="nl-BE"/>
              </w:rPr>
              <w:br/>
            </w:r>
          </w:p>
        </w:tc>
        <w:tc>
          <w:tcPr>
            <w:tcW w:w="772" w:type="pct"/>
            <w:vAlign w:val="center"/>
            <w:hideMark/>
          </w:tcPr>
          <w:p w14:paraId="0EF56F5C" w14:textId="65A8A393" w:rsidR="005444C2" w:rsidRPr="009F4405" w:rsidRDefault="005444C2" w:rsidP="00632FB1">
            <w:pPr>
              <w:spacing w:after="0"/>
              <w:jc w:val="left"/>
              <w:rPr>
                <w:b/>
                <w:color w:val="000000"/>
                <w:sz w:val="14"/>
                <w:szCs w:val="14"/>
                <w:lang w:eastAsia="nl-BE"/>
              </w:rPr>
            </w:pPr>
            <w:r w:rsidRPr="009F4405">
              <w:rPr>
                <w:b/>
                <w:color w:val="000000"/>
                <w:sz w:val="14"/>
                <w:szCs w:val="14"/>
                <w:lang w:eastAsia="nl-BE"/>
              </w:rPr>
              <w:lastRenderedPageBreak/>
              <w:t>Site operators:</w:t>
            </w:r>
            <w:r w:rsidRPr="009F4405">
              <w:rPr>
                <w:color w:val="000000"/>
                <w:sz w:val="14"/>
                <w:szCs w:val="14"/>
                <w:lang w:eastAsia="nl-BE"/>
              </w:rPr>
              <w:t xml:space="preserve"> SSC Space (Science Services); OLRT division for orbital launch operations.</w:t>
            </w:r>
            <w:r w:rsidRPr="009F4405">
              <w:rPr>
                <w:color w:val="000000"/>
                <w:sz w:val="14"/>
                <w:szCs w:val="14"/>
                <w:lang w:eastAsia="nl-BE"/>
              </w:rPr>
              <w:br/>
            </w:r>
            <w:r w:rsidRPr="009F4405">
              <w:rPr>
                <w:b/>
                <w:color w:val="000000"/>
                <w:sz w:val="14"/>
                <w:szCs w:val="14"/>
                <w:lang w:eastAsia="nl-BE"/>
              </w:rPr>
              <w:t>Range safety:</w:t>
            </w:r>
            <w:r w:rsidRPr="009F4405">
              <w:rPr>
                <w:color w:val="000000"/>
                <w:sz w:val="14"/>
                <w:szCs w:val="14"/>
                <w:lang w:eastAsia="nl-BE"/>
              </w:rPr>
              <w:t xml:space="preserve"> SSC range safety org (Range Safety Officer / Safety Board) + coordination with airspace authorities.</w:t>
            </w:r>
            <w:r w:rsidRPr="009F4405">
              <w:rPr>
                <w:color w:val="000000"/>
                <w:sz w:val="14"/>
                <w:szCs w:val="14"/>
                <w:lang w:eastAsia="nl-BE"/>
              </w:rPr>
              <w:br/>
            </w:r>
            <w:r w:rsidRPr="009F4405">
              <w:rPr>
                <w:b/>
                <w:color w:val="000000"/>
                <w:sz w:val="14"/>
                <w:szCs w:val="14"/>
                <w:lang w:eastAsia="nl-BE"/>
              </w:rPr>
              <w:t>Other:</w:t>
            </w:r>
            <w:r w:rsidRPr="009F4405">
              <w:rPr>
                <w:color w:val="000000"/>
                <w:sz w:val="14"/>
                <w:szCs w:val="14"/>
                <w:lang w:eastAsia="nl-BE"/>
              </w:rPr>
              <w:t xml:space="preserve"> Launch Control Center; Head of Esrange Space Center.</w:t>
            </w:r>
            <w:r w:rsidRPr="009F4405">
              <w:rPr>
                <w:b/>
                <w:color w:val="000000"/>
                <w:sz w:val="14"/>
                <w:szCs w:val="14"/>
                <w:lang w:eastAsia="nl-BE"/>
              </w:rPr>
              <w:br/>
              <w:t>-</w:t>
            </w:r>
            <w:r w:rsidRPr="009F4405">
              <w:rPr>
                <w:b/>
                <w:color w:val="000000"/>
                <w:sz w:val="14"/>
                <w:szCs w:val="14"/>
                <w:lang w:eastAsia="nl-BE"/>
              </w:rPr>
              <w:br/>
            </w:r>
          </w:p>
        </w:tc>
        <w:tc>
          <w:tcPr>
            <w:tcW w:w="772" w:type="pct"/>
            <w:vAlign w:val="center"/>
            <w:hideMark/>
          </w:tcPr>
          <w:p w14:paraId="78BDE181" w14:textId="62C47C55" w:rsidR="005444C2" w:rsidRPr="009F4405" w:rsidRDefault="005444C2" w:rsidP="00632FB1">
            <w:pPr>
              <w:spacing w:after="0"/>
              <w:jc w:val="left"/>
              <w:rPr>
                <w:color w:val="000000"/>
                <w:sz w:val="14"/>
                <w:szCs w:val="14"/>
                <w:lang w:eastAsia="nl-BE"/>
              </w:rPr>
            </w:pPr>
            <w:r w:rsidRPr="009F4405">
              <w:rPr>
                <w:color w:val="000000"/>
                <w:sz w:val="14"/>
                <w:szCs w:val="14"/>
                <w:lang w:eastAsia="nl-BE"/>
              </w:rPr>
              <w:t>Perigee Aerospace - collaborative agreement for joint satellite launches from Esrange;</w:t>
            </w:r>
            <w:r w:rsidRPr="009F4405">
              <w:rPr>
                <w:color w:val="000000"/>
                <w:sz w:val="14"/>
                <w:szCs w:val="14"/>
                <w:lang w:eastAsia="nl-BE"/>
              </w:rPr>
              <w:br/>
              <w:t>Blue Whale 1 planned as first orbital rocket from Esrange Firefly Aerospace - collaborative agreement for Alpha launches from Esrange Launch Complex 3C; orbital launch service for commercial, civil and defense customers</w:t>
            </w:r>
            <w:r w:rsidRPr="009F4405">
              <w:rPr>
                <w:color w:val="000000"/>
                <w:sz w:val="14"/>
                <w:szCs w:val="14"/>
                <w:lang w:eastAsia="nl-BE"/>
              </w:rPr>
              <w:br/>
              <w:t>Isar Aerospace - partnership with</w:t>
            </w:r>
            <w:r w:rsidRPr="009F4405">
              <w:rPr>
                <w:color w:val="000000"/>
                <w:sz w:val="14"/>
                <w:szCs w:val="14"/>
                <w:lang w:eastAsia="nl-BE"/>
              </w:rPr>
              <w:br/>
              <w:t xml:space="preserve">SSC for second test site at Esrange </w:t>
            </w:r>
            <w:r w:rsidRPr="009F4405">
              <w:rPr>
                <w:color w:val="000000"/>
                <w:sz w:val="14"/>
                <w:szCs w:val="14"/>
                <w:lang w:eastAsia="nl-BE"/>
              </w:rPr>
              <w:lastRenderedPageBreak/>
              <w:t>for engine and stage testing ArianeGroup - SSC and ArianeGroup teams working together at</w:t>
            </w:r>
            <w:r w:rsidRPr="009F4405">
              <w:rPr>
                <w:color w:val="000000"/>
                <w:sz w:val="14"/>
                <w:szCs w:val="14"/>
                <w:lang w:eastAsia="nl-BE"/>
              </w:rPr>
              <w:br/>
              <w:t>Esrange on Themis integration and test campaign European Commission / SALTO - first Themis flight campaign funded through SALTO programme</w:t>
            </w:r>
            <w:r w:rsidRPr="009F4405">
              <w:rPr>
                <w:color w:val="000000"/>
                <w:sz w:val="14"/>
                <w:szCs w:val="14"/>
                <w:lang w:eastAsia="nl-BE"/>
              </w:rPr>
              <w:br/>
              <w:t>FMV (Swedish Defence Materiel Administration) - order to SSC for project start of further development of satellite launch capability at</w:t>
            </w:r>
            <w:r w:rsidRPr="009F4405">
              <w:rPr>
                <w:color w:val="000000"/>
                <w:sz w:val="14"/>
                <w:szCs w:val="14"/>
                <w:lang w:eastAsia="nl-BE"/>
              </w:rPr>
              <w:br/>
              <w:t>Esrange NIB (Nordic Investment Bank) - EUR 12 million loan for Esrange spaceport project</w:t>
            </w:r>
            <w:r w:rsidRPr="009F4405">
              <w:rPr>
                <w:color w:val="000000"/>
                <w:sz w:val="14"/>
                <w:szCs w:val="14"/>
                <w:lang w:eastAsia="nl-BE"/>
              </w:rPr>
              <w:br/>
              <w:t>Sweden–US governments - TSA enabling U.S. commercial launches from Swedish spaceports</w:t>
            </w:r>
            <w:r w:rsidRPr="009F4405">
              <w:rPr>
                <w:color w:val="000000"/>
                <w:sz w:val="14"/>
                <w:szCs w:val="14"/>
                <w:lang w:eastAsia="nl-BE"/>
              </w:rPr>
              <w:br/>
            </w:r>
          </w:p>
        </w:tc>
      </w:tr>
      <w:tr w:rsidR="001D1A53" w:rsidRPr="009F4405" w14:paraId="2779E0CA" w14:textId="77777777" w:rsidTr="00632FB1">
        <w:trPr>
          <w:trHeight w:val="20"/>
        </w:trPr>
        <w:tc>
          <w:tcPr>
            <w:tcW w:w="346" w:type="pct"/>
            <w:shd w:val="clear" w:color="auto" w:fill="F2F2F2" w:themeFill="text2" w:themeFillShade="F2"/>
            <w:vAlign w:val="center"/>
            <w:hideMark/>
          </w:tcPr>
          <w:p w14:paraId="25F07A9D"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ILOT Łukasiewicz</w:t>
            </w:r>
          </w:p>
        </w:tc>
        <w:tc>
          <w:tcPr>
            <w:tcW w:w="397" w:type="pct"/>
            <w:vAlign w:val="center"/>
            <w:hideMark/>
          </w:tcPr>
          <w:p w14:paraId="159CB114"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ILOT</w:t>
            </w:r>
          </w:p>
        </w:tc>
        <w:tc>
          <w:tcPr>
            <w:tcW w:w="397" w:type="pct"/>
            <w:noWrap/>
            <w:vAlign w:val="center"/>
            <w:hideMark/>
          </w:tcPr>
          <w:p w14:paraId="37421027"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Testing Centres</w:t>
            </w:r>
          </w:p>
        </w:tc>
        <w:tc>
          <w:tcPr>
            <w:tcW w:w="772" w:type="pct"/>
            <w:vAlign w:val="center"/>
            <w:hideMark/>
          </w:tcPr>
          <w:p w14:paraId="4D74351C"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Government-owned (Łukasiewicz Research Network institute). The Łukasiewicz network (22 institutes) reports to the Ministry of Higher Education.</w:t>
            </w:r>
          </w:p>
        </w:tc>
        <w:tc>
          <w:tcPr>
            <w:tcW w:w="772" w:type="pct"/>
            <w:vAlign w:val="center"/>
            <w:hideMark/>
          </w:tcPr>
          <w:p w14:paraId="7E2646B7"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Funding mix dominated by commercial cooperation + grants; &lt;20% of total budget directly from Polish government. Sources include ESA grants, Horizon grants, national funding; long-term partnership with General Electric.</w:t>
            </w:r>
          </w:p>
        </w:tc>
        <w:tc>
          <w:tcPr>
            <w:tcW w:w="772" w:type="pct"/>
            <w:vAlign w:val="center"/>
            <w:hideMark/>
          </w:tcPr>
          <w:p w14:paraId="1D73C8A1"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Multi-level director structure (~1,500 employees overall). Department ~130 people; institute reports up through Łukasiewicz network leadership, then to the Ministry of Higher Education.</w:t>
            </w:r>
          </w:p>
        </w:tc>
        <w:tc>
          <w:tcPr>
            <w:tcW w:w="772" w:type="pct"/>
            <w:vAlign w:val="center"/>
            <w:hideMark/>
          </w:tcPr>
          <w:p w14:paraId="7DE47C8F" w14:textId="6E5240A6" w:rsidR="005444C2" w:rsidRPr="009F4405" w:rsidRDefault="00A36732" w:rsidP="00632FB1">
            <w:pPr>
              <w:spacing w:after="0"/>
              <w:jc w:val="left"/>
              <w:rPr>
                <w:color w:val="000000"/>
                <w:sz w:val="14"/>
                <w:szCs w:val="14"/>
                <w:lang w:eastAsia="nl-BE"/>
              </w:rPr>
            </w:pPr>
            <w:r w:rsidRPr="009F4405">
              <w:rPr>
                <w:color w:val="000000"/>
                <w:sz w:val="14"/>
                <w:szCs w:val="14"/>
                <w:lang w:eastAsia="nl-BE"/>
              </w:rPr>
              <w:t xml:space="preserve">Involved </w:t>
            </w:r>
            <w:r w:rsidR="006804CB" w:rsidRPr="009F4405">
              <w:rPr>
                <w:color w:val="000000"/>
                <w:sz w:val="14"/>
                <w:szCs w:val="14"/>
                <w:lang w:eastAsia="nl-BE"/>
              </w:rPr>
              <w:t>in orbital launch-vehicle propulsion testing.</w:t>
            </w:r>
            <w:r w:rsidR="005444C2" w:rsidRPr="009F4405">
              <w:rPr>
                <w:color w:val="000000"/>
                <w:sz w:val="14"/>
                <w:szCs w:val="14"/>
                <w:lang w:eastAsia="nl-BE"/>
              </w:rPr>
              <w:t xml:space="preserve"> Test data validated via approved test plan/methodology + safety check; anomalies documented as nonconformance (ECSS-aligned). Propellant noted: hydrogen peroxide ("green" propellant) used in building tests. Infrastructure has partial redundancy (smaller stands available); leaks/small explosions possible.</w:t>
            </w:r>
          </w:p>
        </w:tc>
        <w:tc>
          <w:tcPr>
            <w:tcW w:w="772" w:type="pct"/>
            <w:vAlign w:val="center"/>
            <w:hideMark/>
          </w:tcPr>
          <w:p w14:paraId="418B835E"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Known collaborators/clients mentioned: Technical University of Dresden; MaiaSpace (Arianespace daughter company); commercial contracts with German and French companies (some clients confidential); General Electric (long-term partnership); ESA/Horizon programme links.</w:t>
            </w:r>
          </w:p>
        </w:tc>
      </w:tr>
      <w:tr w:rsidR="001D1A53" w:rsidRPr="009F4405" w14:paraId="05E3580A" w14:textId="77777777" w:rsidTr="00632FB1">
        <w:trPr>
          <w:trHeight w:val="20"/>
        </w:trPr>
        <w:tc>
          <w:tcPr>
            <w:tcW w:w="346" w:type="pct"/>
            <w:shd w:val="clear" w:color="auto" w:fill="F2F2F2" w:themeFill="text2" w:themeFillShade="F2"/>
            <w:noWrap/>
            <w:vAlign w:val="center"/>
            <w:hideMark/>
          </w:tcPr>
          <w:p w14:paraId="09B17316"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Sutherland</w:t>
            </w:r>
          </w:p>
        </w:tc>
        <w:tc>
          <w:tcPr>
            <w:tcW w:w="397" w:type="pct"/>
            <w:noWrap/>
            <w:vAlign w:val="center"/>
            <w:hideMark/>
          </w:tcPr>
          <w:p w14:paraId="7798D454"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Kinloss test site (engine/propulsion testing)</w:t>
            </w:r>
          </w:p>
        </w:tc>
        <w:tc>
          <w:tcPr>
            <w:tcW w:w="397" w:type="pct"/>
            <w:noWrap/>
            <w:vAlign w:val="center"/>
            <w:hideMark/>
          </w:tcPr>
          <w:p w14:paraId="3D168357"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Testing Centres</w:t>
            </w:r>
          </w:p>
        </w:tc>
        <w:tc>
          <w:tcPr>
            <w:tcW w:w="772" w:type="pct"/>
            <w:vAlign w:val="center"/>
            <w:hideMark/>
          </w:tcPr>
          <w:p w14:paraId="1E47B154"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 xml:space="preserve">Operator: Orbex </w:t>
            </w:r>
          </w:p>
        </w:tc>
        <w:tc>
          <w:tcPr>
            <w:tcW w:w="772" w:type="pct"/>
            <w:vAlign w:val="center"/>
            <w:hideMark/>
          </w:tcPr>
          <w:p w14:paraId="3F6AABD2"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Orbex capex + public grants (UK/Scottish/HIE project-based)</w:t>
            </w:r>
          </w:p>
        </w:tc>
        <w:tc>
          <w:tcPr>
            <w:tcW w:w="772" w:type="pct"/>
            <w:vAlign w:val="center"/>
            <w:hideMark/>
          </w:tcPr>
          <w:p w14:paraId="7A4E7BFD"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Local planning / HSE safety requirements; internal test governance</w:t>
            </w:r>
          </w:p>
        </w:tc>
        <w:tc>
          <w:tcPr>
            <w:tcW w:w="772" w:type="pct"/>
            <w:vAlign w:val="center"/>
            <w:hideMark/>
          </w:tcPr>
          <w:p w14:paraId="2FF79DE9"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Static-fire campaigns; instrumentation + safety procedures</w:t>
            </w:r>
          </w:p>
        </w:tc>
        <w:tc>
          <w:tcPr>
            <w:tcW w:w="772" w:type="pct"/>
            <w:vAlign w:val="center"/>
            <w:hideMark/>
          </w:tcPr>
          <w:p w14:paraId="4971B701"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Orbex; Highlands and Islands Enterprise (HIE); Scottish Government; UK Space Agency</w:t>
            </w:r>
          </w:p>
        </w:tc>
      </w:tr>
      <w:tr w:rsidR="001D1A53" w:rsidRPr="009F4405" w14:paraId="5FFC21C6" w14:textId="77777777" w:rsidTr="00632FB1">
        <w:trPr>
          <w:trHeight w:val="20"/>
        </w:trPr>
        <w:tc>
          <w:tcPr>
            <w:tcW w:w="346" w:type="pct"/>
            <w:shd w:val="clear" w:color="auto" w:fill="F2F2F2" w:themeFill="text2" w:themeFillShade="F2"/>
            <w:vAlign w:val="center"/>
            <w:hideMark/>
          </w:tcPr>
          <w:p w14:paraId="7DB52230"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Nammo Test Area</w:t>
            </w:r>
          </w:p>
        </w:tc>
        <w:tc>
          <w:tcPr>
            <w:tcW w:w="397" w:type="pct"/>
            <w:vAlign w:val="center"/>
            <w:hideMark/>
          </w:tcPr>
          <w:p w14:paraId="28ED923C"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Nammo Test Area</w:t>
            </w:r>
          </w:p>
        </w:tc>
        <w:tc>
          <w:tcPr>
            <w:tcW w:w="397" w:type="pct"/>
            <w:noWrap/>
            <w:vAlign w:val="center"/>
            <w:hideMark/>
          </w:tcPr>
          <w:p w14:paraId="3D0FD8F2"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Testing Centres</w:t>
            </w:r>
          </w:p>
        </w:tc>
        <w:tc>
          <w:tcPr>
            <w:tcW w:w="772" w:type="pct"/>
            <w:vAlign w:val="center"/>
            <w:hideMark/>
          </w:tcPr>
          <w:p w14:paraId="1097118A"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 xml:space="preserve">Owner/operator: Nammo AS. </w:t>
            </w:r>
            <w:r w:rsidRPr="009F4405">
              <w:rPr>
                <w:color w:val="000000"/>
                <w:sz w:val="14"/>
                <w:szCs w:val="14"/>
                <w:lang w:eastAsia="nl-BE"/>
              </w:rPr>
              <w:br/>
              <w:t xml:space="preserve">Legal basis: Industrial test range. </w:t>
            </w:r>
            <w:r w:rsidRPr="009F4405">
              <w:rPr>
                <w:color w:val="000000"/>
                <w:sz w:val="14"/>
                <w:szCs w:val="14"/>
                <w:lang w:eastAsia="nl-BE"/>
              </w:rPr>
              <w:br/>
              <w:t xml:space="preserve">Majority/Minority: Industrial with public shareholders. </w:t>
            </w:r>
            <w:r w:rsidRPr="009F4405">
              <w:rPr>
                <w:color w:val="000000"/>
                <w:sz w:val="14"/>
                <w:szCs w:val="14"/>
                <w:lang w:eastAsia="nl-BE"/>
              </w:rPr>
              <w:br/>
              <w:t>EU/non-EU: non-EU (Norway).</w:t>
            </w:r>
          </w:p>
        </w:tc>
        <w:tc>
          <w:tcPr>
            <w:tcW w:w="772" w:type="pct"/>
            <w:vAlign w:val="center"/>
            <w:hideMark/>
          </w:tcPr>
          <w:p w14:paraId="0E88A444"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Private / industrial: Nammo internal funding. National/EU: Defence and space programme contracts (amount n/a).</w:t>
            </w:r>
          </w:p>
        </w:tc>
        <w:tc>
          <w:tcPr>
            <w:tcW w:w="772" w:type="pct"/>
            <w:vAlign w:val="center"/>
            <w:hideMark/>
          </w:tcPr>
          <w:p w14:paraId="2B1282F8"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Strategic control by Nammo corporate governance.</w:t>
            </w:r>
          </w:p>
        </w:tc>
        <w:tc>
          <w:tcPr>
            <w:tcW w:w="772" w:type="pct"/>
            <w:vAlign w:val="center"/>
            <w:hideMark/>
          </w:tcPr>
          <w:p w14:paraId="00373BC4"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Operated by Nammo testing teams in compliance with national safety regulation.</w:t>
            </w:r>
          </w:p>
        </w:tc>
        <w:tc>
          <w:tcPr>
            <w:tcW w:w="772" w:type="pct"/>
            <w:vAlign w:val="center"/>
            <w:hideMark/>
          </w:tcPr>
          <w:p w14:paraId="61FC6F3F"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ESA; national space and defence agencies; European industry.</w:t>
            </w:r>
          </w:p>
        </w:tc>
      </w:tr>
      <w:tr w:rsidR="001D1A53" w:rsidRPr="009F4405" w14:paraId="364D2C2C" w14:textId="77777777" w:rsidTr="00632FB1">
        <w:trPr>
          <w:trHeight w:val="20"/>
        </w:trPr>
        <w:tc>
          <w:tcPr>
            <w:tcW w:w="346" w:type="pct"/>
            <w:shd w:val="clear" w:color="auto" w:fill="F2F2F2" w:themeFill="text2" w:themeFillShade="F2"/>
            <w:vAlign w:val="center"/>
            <w:hideMark/>
          </w:tcPr>
          <w:p w14:paraId="66A88949"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ONERA Propulsion Test Benches</w:t>
            </w:r>
          </w:p>
        </w:tc>
        <w:tc>
          <w:tcPr>
            <w:tcW w:w="397" w:type="pct"/>
            <w:vAlign w:val="center"/>
            <w:hideMark/>
          </w:tcPr>
          <w:p w14:paraId="6AA7A5FC"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ONERA</w:t>
            </w:r>
          </w:p>
        </w:tc>
        <w:tc>
          <w:tcPr>
            <w:tcW w:w="397" w:type="pct"/>
            <w:noWrap/>
            <w:vAlign w:val="center"/>
            <w:hideMark/>
          </w:tcPr>
          <w:p w14:paraId="3C97A70A"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Testing Centres</w:t>
            </w:r>
          </w:p>
        </w:tc>
        <w:tc>
          <w:tcPr>
            <w:tcW w:w="772" w:type="pct"/>
            <w:vAlign w:val="center"/>
            <w:hideMark/>
          </w:tcPr>
          <w:p w14:paraId="304D85A2" w14:textId="77777777" w:rsidR="005444C2" w:rsidRPr="009F4405" w:rsidRDefault="005444C2" w:rsidP="00632FB1">
            <w:pPr>
              <w:spacing w:after="0"/>
              <w:jc w:val="left"/>
              <w:rPr>
                <w:color w:val="000000"/>
                <w:sz w:val="14"/>
                <w:szCs w:val="14"/>
                <w:lang w:eastAsia="nl-BE"/>
              </w:rPr>
            </w:pPr>
            <w:r w:rsidRPr="00111704">
              <w:rPr>
                <w:color w:val="000000" w:themeColor="text1"/>
                <w:sz w:val="14"/>
                <w:szCs w:val="14"/>
                <w:lang w:val="fr-BE" w:eastAsia="nl-BE"/>
              </w:rPr>
              <w:t xml:space="preserve">Owner: ONERA (Office national d’études et de recherches aérospatiales). </w:t>
            </w:r>
            <w:r w:rsidRPr="009F4405">
              <w:rPr>
                <w:color w:val="000000" w:themeColor="text1"/>
                <w:sz w:val="14"/>
                <w:szCs w:val="14"/>
                <w:lang w:eastAsia="nl-BE"/>
              </w:rPr>
              <w:t xml:space="preserve">Legal basis: French public research establishment </w:t>
            </w:r>
            <w:r w:rsidRPr="009F4405">
              <w:rPr>
                <w:color w:val="000000" w:themeColor="text1"/>
                <w:sz w:val="14"/>
                <w:szCs w:val="14"/>
                <w:lang w:eastAsia="nl-BE"/>
              </w:rPr>
              <w:lastRenderedPageBreak/>
              <w:t>(EPIC) operating national propulsion test infrastructure. EU/non-EU: EU public owner (France).</w:t>
            </w:r>
          </w:p>
        </w:tc>
        <w:tc>
          <w:tcPr>
            <w:tcW w:w="772" w:type="pct"/>
            <w:vAlign w:val="center"/>
            <w:hideMark/>
          </w:tcPr>
          <w:p w14:paraId="290C6E3F"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lastRenderedPageBreak/>
              <w:t xml:space="preserve">Public / national: French State funding via ONERA institutional budgets. Public / ESA / EU: Programme- and project-based </w:t>
            </w:r>
            <w:r w:rsidRPr="009F4405">
              <w:rPr>
                <w:color w:val="000000"/>
                <w:sz w:val="14"/>
                <w:szCs w:val="14"/>
                <w:lang w:eastAsia="nl-BE"/>
              </w:rPr>
              <w:lastRenderedPageBreak/>
              <w:t>funding (ESA launcher and propulsion programmes; amounts n/a). Private: Contract research for industry. Loan: n/a.</w:t>
            </w:r>
          </w:p>
        </w:tc>
        <w:tc>
          <w:tcPr>
            <w:tcW w:w="772" w:type="pct"/>
            <w:vAlign w:val="center"/>
            <w:hideMark/>
          </w:tcPr>
          <w:p w14:paraId="5CEE2AEC"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lastRenderedPageBreak/>
              <w:t xml:space="preserve">Strategic oversight by ONERA governance; ministerial oversight by the French Ministry of Armed </w:t>
            </w:r>
            <w:r w:rsidRPr="009F4405">
              <w:rPr>
                <w:color w:val="000000"/>
                <w:sz w:val="14"/>
                <w:szCs w:val="14"/>
                <w:lang w:eastAsia="nl-BE"/>
              </w:rPr>
              <w:lastRenderedPageBreak/>
              <w:t>Forces and relevant civilian research authorities.</w:t>
            </w:r>
          </w:p>
        </w:tc>
        <w:tc>
          <w:tcPr>
            <w:tcW w:w="772" w:type="pct"/>
            <w:vAlign w:val="center"/>
            <w:hideMark/>
          </w:tcPr>
          <w:p w14:paraId="37F176E0"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lastRenderedPageBreak/>
              <w:t>Operated by ONERA propulsion and aerothermodynamics research teams at dedicated test sites (e.g. Fauga-Mauzac).</w:t>
            </w:r>
          </w:p>
        </w:tc>
        <w:tc>
          <w:tcPr>
            <w:tcW w:w="772" w:type="pct"/>
            <w:vAlign w:val="center"/>
            <w:hideMark/>
          </w:tcPr>
          <w:p w14:paraId="456A52BB"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ESA; CNES; ArianeGroup; Avio; European propulsion developers; universities and research institutes.</w:t>
            </w:r>
          </w:p>
        </w:tc>
      </w:tr>
      <w:tr w:rsidR="001D1A53" w:rsidRPr="009F4405" w14:paraId="59C43DDD" w14:textId="77777777" w:rsidTr="00632FB1">
        <w:trPr>
          <w:trHeight w:val="20"/>
        </w:trPr>
        <w:tc>
          <w:tcPr>
            <w:tcW w:w="346" w:type="pct"/>
            <w:shd w:val="clear" w:color="auto" w:fill="F2F2F2" w:themeFill="text2" w:themeFillShade="F2"/>
            <w:vAlign w:val="center"/>
            <w:hideMark/>
          </w:tcPr>
          <w:p w14:paraId="49A46B6D" w14:textId="20374974" w:rsidR="005444C2" w:rsidRPr="009F4405" w:rsidRDefault="005444C2" w:rsidP="00632FB1">
            <w:pPr>
              <w:spacing w:after="0"/>
              <w:jc w:val="left"/>
              <w:rPr>
                <w:color w:val="000000"/>
                <w:sz w:val="14"/>
                <w:szCs w:val="14"/>
                <w:lang w:eastAsia="nl-BE"/>
              </w:rPr>
            </w:pPr>
            <w:r w:rsidRPr="009F4405">
              <w:rPr>
                <w:color w:val="000000"/>
                <w:sz w:val="14"/>
                <w:szCs w:val="14"/>
                <w:lang w:eastAsia="nl-BE"/>
              </w:rPr>
              <w:t>ArianeGroup Vernon Test Centre (P</w:t>
            </w:r>
            <w:r w:rsidR="00715731">
              <w:rPr>
                <w:color w:val="000000"/>
                <w:sz w:val="14"/>
                <w:szCs w:val="14"/>
                <w:lang w:eastAsia="nl-BE"/>
              </w:rPr>
              <w:t>F05</w:t>
            </w:r>
            <w:r w:rsidRPr="009F4405">
              <w:rPr>
                <w:color w:val="000000"/>
                <w:sz w:val="14"/>
                <w:szCs w:val="14"/>
                <w:lang w:eastAsia="nl-BE"/>
              </w:rPr>
              <w:t>2)</w:t>
            </w:r>
          </w:p>
        </w:tc>
        <w:tc>
          <w:tcPr>
            <w:tcW w:w="397" w:type="pct"/>
            <w:vAlign w:val="center"/>
            <w:hideMark/>
          </w:tcPr>
          <w:p w14:paraId="43BA0D76" w14:textId="034065C0" w:rsidR="005444C2" w:rsidRPr="009F4405" w:rsidRDefault="005444C2" w:rsidP="00632FB1">
            <w:pPr>
              <w:spacing w:after="0"/>
              <w:jc w:val="left"/>
              <w:rPr>
                <w:color w:val="000000"/>
                <w:sz w:val="14"/>
                <w:szCs w:val="14"/>
                <w:lang w:eastAsia="nl-BE"/>
              </w:rPr>
            </w:pPr>
            <w:r w:rsidRPr="009F4405">
              <w:rPr>
                <w:color w:val="000000"/>
                <w:sz w:val="14"/>
                <w:szCs w:val="14"/>
                <w:lang w:eastAsia="nl-BE"/>
              </w:rPr>
              <w:t>P</w:t>
            </w:r>
            <w:r w:rsidR="00715731">
              <w:rPr>
                <w:color w:val="000000"/>
                <w:sz w:val="14"/>
                <w:szCs w:val="14"/>
                <w:lang w:eastAsia="nl-BE"/>
              </w:rPr>
              <w:t>F05</w:t>
            </w:r>
            <w:r w:rsidRPr="009F4405">
              <w:rPr>
                <w:color w:val="000000"/>
                <w:sz w:val="14"/>
                <w:szCs w:val="14"/>
                <w:lang w:eastAsia="nl-BE"/>
              </w:rPr>
              <w:t>2</w:t>
            </w:r>
          </w:p>
        </w:tc>
        <w:tc>
          <w:tcPr>
            <w:tcW w:w="397" w:type="pct"/>
            <w:noWrap/>
            <w:vAlign w:val="center"/>
            <w:hideMark/>
          </w:tcPr>
          <w:p w14:paraId="53A3520A"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Testing Centres</w:t>
            </w:r>
          </w:p>
        </w:tc>
        <w:tc>
          <w:tcPr>
            <w:tcW w:w="772" w:type="pct"/>
            <w:vAlign w:val="center"/>
            <w:hideMark/>
          </w:tcPr>
          <w:p w14:paraId="7F86F126"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Owner/operator: ArianeGroup.</w:t>
            </w:r>
            <w:r w:rsidRPr="009F4405">
              <w:rPr>
                <w:color w:val="000000"/>
                <w:sz w:val="14"/>
                <w:szCs w:val="14"/>
                <w:lang w:eastAsia="nl-BE"/>
              </w:rPr>
              <w:br/>
              <w:t xml:space="preserve">Legal basis: Industrial testing site operated under French law. </w:t>
            </w:r>
            <w:r w:rsidRPr="009F4405">
              <w:rPr>
                <w:color w:val="000000"/>
                <w:sz w:val="14"/>
                <w:szCs w:val="14"/>
                <w:lang w:eastAsia="nl-BE"/>
              </w:rPr>
              <w:br/>
              <w:t xml:space="preserve">Majority/Minority: 100% industrial. </w:t>
            </w:r>
            <w:r w:rsidRPr="009F4405">
              <w:rPr>
                <w:color w:val="000000"/>
                <w:sz w:val="14"/>
                <w:szCs w:val="14"/>
                <w:lang w:eastAsia="nl-BE"/>
              </w:rPr>
              <w:br/>
              <w:t>EU/non-EU: EU (France).</w:t>
            </w:r>
          </w:p>
        </w:tc>
        <w:tc>
          <w:tcPr>
            <w:tcW w:w="772" w:type="pct"/>
            <w:vAlign w:val="center"/>
            <w:hideMark/>
          </w:tcPr>
          <w:p w14:paraId="76DE3856"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Private / industrial: ArianeGroup internal investment. Public/ESA: Programme-funded test campaigns for Ariane engines (amount n/a).</w:t>
            </w:r>
          </w:p>
        </w:tc>
        <w:tc>
          <w:tcPr>
            <w:tcW w:w="772" w:type="pct"/>
            <w:vAlign w:val="center"/>
            <w:hideMark/>
          </w:tcPr>
          <w:p w14:paraId="46242D0F"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Strategic control by ArianeGroup management; programme oversight via ESA launcher programmes.</w:t>
            </w:r>
          </w:p>
        </w:tc>
        <w:tc>
          <w:tcPr>
            <w:tcW w:w="772" w:type="pct"/>
            <w:vAlign w:val="center"/>
            <w:hideMark/>
          </w:tcPr>
          <w:p w14:paraId="74E16EFD"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Operated by ArianeGroup test teams; safety under French regulations.</w:t>
            </w:r>
          </w:p>
        </w:tc>
        <w:tc>
          <w:tcPr>
            <w:tcW w:w="772" w:type="pct"/>
            <w:vAlign w:val="center"/>
            <w:hideMark/>
          </w:tcPr>
          <w:p w14:paraId="076BD840"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ESA; CNES; European launcher supply chain.</w:t>
            </w:r>
          </w:p>
        </w:tc>
      </w:tr>
      <w:tr w:rsidR="001D1A53" w:rsidRPr="009F4405" w14:paraId="465D0A58" w14:textId="77777777" w:rsidTr="00632FB1">
        <w:trPr>
          <w:trHeight w:val="20"/>
        </w:trPr>
        <w:tc>
          <w:tcPr>
            <w:tcW w:w="346" w:type="pct"/>
            <w:shd w:val="clear" w:color="auto" w:fill="F2F2F2" w:themeFill="text2" w:themeFillShade="F2"/>
            <w:vAlign w:val="center"/>
            <w:hideMark/>
          </w:tcPr>
          <w:p w14:paraId="588632A8"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PLD Space Propulsion Test Facilities</w:t>
            </w:r>
          </w:p>
        </w:tc>
        <w:tc>
          <w:tcPr>
            <w:tcW w:w="397" w:type="pct"/>
            <w:vAlign w:val="center"/>
            <w:hideMark/>
          </w:tcPr>
          <w:p w14:paraId="2F523C09"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PLD</w:t>
            </w:r>
          </w:p>
        </w:tc>
        <w:tc>
          <w:tcPr>
            <w:tcW w:w="397" w:type="pct"/>
            <w:noWrap/>
            <w:vAlign w:val="center"/>
            <w:hideMark/>
          </w:tcPr>
          <w:p w14:paraId="00D5F96B"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Testing Centres</w:t>
            </w:r>
          </w:p>
        </w:tc>
        <w:tc>
          <w:tcPr>
            <w:tcW w:w="772" w:type="pct"/>
            <w:vAlign w:val="center"/>
            <w:hideMark/>
          </w:tcPr>
          <w:p w14:paraId="202E162C"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Owner/operator: PLD Space S.L., a privately held Spanish launcher company. Assets fully owned by the company. EU ownership: Yes (Spain).</w:t>
            </w:r>
          </w:p>
        </w:tc>
        <w:tc>
          <w:tcPr>
            <w:tcW w:w="772" w:type="pct"/>
            <w:vAlign w:val="center"/>
            <w:hideMark/>
          </w:tcPr>
          <w:p w14:paraId="2315533E"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Privately funded through venture capital and public support schemes (Spain/EU), including national space and innovation programmes supporting launcher development.</w:t>
            </w:r>
          </w:p>
        </w:tc>
        <w:tc>
          <w:tcPr>
            <w:tcW w:w="772" w:type="pct"/>
            <w:vAlign w:val="center"/>
            <w:hideMark/>
          </w:tcPr>
          <w:p w14:paraId="042724AA"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Strategic and technical oversight by PLD Space management; regulatory oversight by Spanish authorities for industrial safety, environmental permits and hazardous operations.</w:t>
            </w:r>
          </w:p>
        </w:tc>
        <w:tc>
          <w:tcPr>
            <w:tcW w:w="772" w:type="pct"/>
            <w:vAlign w:val="center"/>
            <w:hideMark/>
          </w:tcPr>
          <w:p w14:paraId="6CB65340"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Ground testing of rocket engines and propulsion subsystems for Miura launch vehicles, including static firings, qualification and acceptance tests.</w:t>
            </w:r>
          </w:p>
        </w:tc>
        <w:tc>
          <w:tcPr>
            <w:tcW w:w="772" w:type="pct"/>
            <w:vAlign w:val="center"/>
            <w:hideMark/>
          </w:tcPr>
          <w:p w14:paraId="29A4BD5E"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Spanish Government (CDTI), ESA (programme participation), INTA/CEDEA, industrial suppliers.</w:t>
            </w:r>
          </w:p>
        </w:tc>
      </w:tr>
      <w:tr w:rsidR="001D1A53" w:rsidRPr="009F4405" w14:paraId="37B07C0E" w14:textId="77777777" w:rsidTr="00632FB1">
        <w:trPr>
          <w:trHeight w:val="20"/>
        </w:trPr>
        <w:tc>
          <w:tcPr>
            <w:tcW w:w="346" w:type="pct"/>
            <w:shd w:val="clear" w:color="auto" w:fill="F2F2F2" w:themeFill="text2" w:themeFillShade="F2"/>
            <w:vAlign w:val="center"/>
            <w:hideMark/>
          </w:tcPr>
          <w:p w14:paraId="7A62A7C2"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 xml:space="preserve">Rocket and Satellite Propulsion Laboratory Centre </w:t>
            </w:r>
          </w:p>
        </w:tc>
        <w:tc>
          <w:tcPr>
            <w:tcW w:w="397" w:type="pct"/>
            <w:vAlign w:val="center"/>
            <w:hideMark/>
          </w:tcPr>
          <w:p w14:paraId="35CABCDB"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Rocket and Satellite Propulsion Laboratory Centre</w:t>
            </w:r>
          </w:p>
        </w:tc>
        <w:tc>
          <w:tcPr>
            <w:tcW w:w="397" w:type="pct"/>
            <w:noWrap/>
            <w:vAlign w:val="center"/>
            <w:hideMark/>
          </w:tcPr>
          <w:p w14:paraId="3DBBEF4E"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Testing Centres</w:t>
            </w:r>
          </w:p>
        </w:tc>
        <w:tc>
          <w:tcPr>
            <w:tcW w:w="772" w:type="pct"/>
            <w:vAlign w:val="center"/>
            <w:hideMark/>
          </w:tcPr>
          <w:p w14:paraId="21756DC5"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Owner: Łukasiewicz Research Network – Institute of Aviation / related public research entities.</w:t>
            </w:r>
            <w:r w:rsidRPr="009F4405">
              <w:rPr>
                <w:color w:val="000000"/>
                <w:sz w:val="14"/>
                <w:szCs w:val="14"/>
                <w:lang w:eastAsia="nl-BE"/>
              </w:rPr>
              <w:br/>
              <w:t>Legal basis: Government</w:t>
            </w:r>
            <w:r w:rsidRPr="009F4405">
              <w:rPr>
                <w:color w:val="000000"/>
                <w:sz w:val="14"/>
                <w:szCs w:val="14"/>
                <w:lang w:eastAsia="nl-BE"/>
              </w:rPr>
              <w:noBreakHyphen/>
              <w:t>owned research infrastructure.</w:t>
            </w:r>
            <w:r w:rsidRPr="009F4405">
              <w:rPr>
                <w:color w:val="000000"/>
                <w:sz w:val="14"/>
                <w:szCs w:val="14"/>
                <w:lang w:eastAsia="nl-BE"/>
              </w:rPr>
              <w:br/>
              <w:t>EU/non</w:t>
            </w:r>
            <w:r w:rsidRPr="009F4405">
              <w:rPr>
                <w:color w:val="000000"/>
                <w:sz w:val="14"/>
                <w:szCs w:val="14"/>
                <w:lang w:eastAsia="nl-BE"/>
              </w:rPr>
              <w:noBreakHyphen/>
              <w:t>EU: EU public owner (Poland).</w:t>
            </w:r>
          </w:p>
        </w:tc>
        <w:tc>
          <w:tcPr>
            <w:tcW w:w="772" w:type="pct"/>
            <w:vAlign w:val="center"/>
            <w:hideMark/>
          </w:tcPr>
          <w:p w14:paraId="3100EAC5"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Public / national: Core funding from Polish government via Łukasiewicz network.</w:t>
            </w:r>
            <w:r w:rsidRPr="009F4405">
              <w:rPr>
                <w:color w:val="000000"/>
                <w:sz w:val="14"/>
                <w:szCs w:val="14"/>
                <w:lang w:eastAsia="nl-BE"/>
              </w:rPr>
              <w:br/>
              <w:t>Public / EU: Horizon Europe and ESA R&amp;D contracts (facility</w:t>
            </w:r>
            <w:r w:rsidRPr="009F4405">
              <w:rPr>
                <w:color w:val="000000"/>
                <w:sz w:val="14"/>
                <w:szCs w:val="14"/>
                <w:lang w:eastAsia="nl-BE"/>
              </w:rPr>
              <w:noBreakHyphen/>
              <w:t>level amounts not disclosed).</w:t>
            </w:r>
            <w:r w:rsidRPr="009F4405">
              <w:rPr>
                <w:color w:val="000000"/>
                <w:sz w:val="14"/>
                <w:szCs w:val="14"/>
                <w:lang w:eastAsia="nl-BE"/>
              </w:rPr>
              <w:br/>
              <w:t>Private: Contract research income.</w:t>
            </w:r>
            <w:r w:rsidRPr="009F4405">
              <w:rPr>
                <w:color w:val="000000"/>
                <w:sz w:val="14"/>
                <w:szCs w:val="14"/>
                <w:lang w:eastAsia="nl-BE"/>
              </w:rPr>
              <w:br/>
              <w:t>Loan: n/a.</w:t>
            </w:r>
          </w:p>
        </w:tc>
        <w:tc>
          <w:tcPr>
            <w:tcW w:w="772" w:type="pct"/>
            <w:vAlign w:val="center"/>
            <w:hideMark/>
          </w:tcPr>
          <w:p w14:paraId="0B3B56FE"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Strategic oversight: Łukasiewicz Research Network governance.</w:t>
            </w:r>
            <w:r w:rsidRPr="009F4405">
              <w:rPr>
                <w:color w:val="000000"/>
                <w:sz w:val="14"/>
                <w:szCs w:val="14"/>
                <w:lang w:eastAsia="nl-BE"/>
              </w:rPr>
              <w:br/>
              <w:t>Ministerial oversight: Polish Ministry of Education and Science.</w:t>
            </w:r>
          </w:p>
        </w:tc>
        <w:tc>
          <w:tcPr>
            <w:tcW w:w="772" w:type="pct"/>
            <w:vAlign w:val="center"/>
            <w:hideMark/>
          </w:tcPr>
          <w:p w14:paraId="7E85166D"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Operated by institute management and propulsion research teams.</w:t>
            </w:r>
          </w:p>
        </w:tc>
        <w:tc>
          <w:tcPr>
            <w:tcW w:w="772" w:type="pct"/>
            <w:vAlign w:val="center"/>
            <w:hideMark/>
          </w:tcPr>
          <w:p w14:paraId="52BA50BA"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ILOT Łukasiewicz; ESA; European launcher startups; universities; industrial propulsion developers.</w:t>
            </w:r>
          </w:p>
        </w:tc>
      </w:tr>
      <w:tr w:rsidR="001D1A53" w:rsidRPr="009F4405" w14:paraId="12794B2D" w14:textId="77777777" w:rsidTr="00632FB1">
        <w:trPr>
          <w:trHeight w:val="20"/>
        </w:trPr>
        <w:tc>
          <w:tcPr>
            <w:tcW w:w="346" w:type="pct"/>
            <w:shd w:val="clear" w:color="auto" w:fill="F2F2F2" w:themeFill="text2" w:themeFillShade="F2"/>
            <w:vAlign w:val="center"/>
            <w:hideMark/>
          </w:tcPr>
          <w:p w14:paraId="08940213"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UK National Space Propulsion Test Facility</w:t>
            </w:r>
          </w:p>
        </w:tc>
        <w:tc>
          <w:tcPr>
            <w:tcW w:w="397" w:type="pct"/>
            <w:vAlign w:val="center"/>
            <w:hideMark/>
          </w:tcPr>
          <w:p w14:paraId="31205657"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UK Test Facility</w:t>
            </w:r>
          </w:p>
        </w:tc>
        <w:tc>
          <w:tcPr>
            <w:tcW w:w="397" w:type="pct"/>
            <w:noWrap/>
            <w:vAlign w:val="center"/>
            <w:hideMark/>
          </w:tcPr>
          <w:p w14:paraId="409D0D5D"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Testing Centres</w:t>
            </w:r>
          </w:p>
        </w:tc>
        <w:tc>
          <w:tcPr>
            <w:tcW w:w="772" w:type="pct"/>
            <w:vAlign w:val="center"/>
            <w:hideMark/>
          </w:tcPr>
          <w:p w14:paraId="4F3C1EAF"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Owner: UK Space Agency. Legal basis: Government-funded national test infrastructure located at Westcott Venture Park; facility managed by STFC and operated by Nammo UK. EU/non-EU: non-EU public owner (United Kingdom).</w:t>
            </w:r>
          </w:p>
        </w:tc>
        <w:tc>
          <w:tcPr>
            <w:tcW w:w="772" w:type="pct"/>
            <w:vAlign w:val="center"/>
            <w:hideMark/>
          </w:tcPr>
          <w:p w14:paraId="5071FC7C"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Public / national: ~£4m UK Space Agency capital investment for facility design and construction. Public / ESA: ESA GSTP contribution (~€4.5m) during design and commissioning. EU: n/a. Private: Test service revenues. Loan: n/a.</w:t>
            </w:r>
          </w:p>
        </w:tc>
        <w:tc>
          <w:tcPr>
            <w:tcW w:w="772" w:type="pct"/>
            <w:vAlign w:val="center"/>
            <w:hideMark/>
          </w:tcPr>
          <w:p w14:paraId="3FF003E1"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Strategic oversight by UK Space Agency; policy oversight by UK government departments; ESA provided technical oversight during development phase.</w:t>
            </w:r>
          </w:p>
        </w:tc>
        <w:tc>
          <w:tcPr>
            <w:tcW w:w="772" w:type="pct"/>
            <w:vAlign w:val="center"/>
            <w:hideMark/>
          </w:tcPr>
          <w:p w14:paraId="75D1989D"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Managed by STFC RAL Space; day-to-day operation and test execution by Nammo UK; open-access test slots brokered through STFC.</w:t>
            </w:r>
          </w:p>
        </w:tc>
        <w:tc>
          <w:tcPr>
            <w:tcW w:w="772" w:type="pct"/>
            <w:vAlign w:val="center"/>
            <w:hideMark/>
          </w:tcPr>
          <w:p w14:paraId="04D8C2FD"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UK Space Agency; ESA; STFC RAL Space; Nammo UK; UK and European spacecraft and launcher companies; universities.</w:t>
            </w:r>
          </w:p>
        </w:tc>
      </w:tr>
      <w:tr w:rsidR="001D1A53" w:rsidRPr="009F4405" w14:paraId="345F02A0" w14:textId="77777777" w:rsidTr="00632FB1">
        <w:trPr>
          <w:trHeight w:val="20"/>
        </w:trPr>
        <w:tc>
          <w:tcPr>
            <w:tcW w:w="346" w:type="pct"/>
            <w:shd w:val="clear" w:color="auto" w:fill="F2F2F2" w:themeFill="text2" w:themeFillShade="F2"/>
            <w:vAlign w:val="center"/>
            <w:hideMark/>
          </w:tcPr>
          <w:p w14:paraId="5245B3D2"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Antonov An-124 Aircraft</w:t>
            </w:r>
          </w:p>
        </w:tc>
        <w:tc>
          <w:tcPr>
            <w:tcW w:w="397" w:type="pct"/>
            <w:vAlign w:val="center"/>
            <w:hideMark/>
          </w:tcPr>
          <w:p w14:paraId="57105B26"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An-124</w:t>
            </w:r>
          </w:p>
        </w:tc>
        <w:tc>
          <w:tcPr>
            <w:tcW w:w="397" w:type="pct"/>
            <w:noWrap/>
            <w:vAlign w:val="center"/>
            <w:hideMark/>
          </w:tcPr>
          <w:p w14:paraId="2985B52C"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Transportation</w:t>
            </w:r>
          </w:p>
        </w:tc>
        <w:tc>
          <w:tcPr>
            <w:tcW w:w="772" w:type="pct"/>
            <w:vAlign w:val="center"/>
            <w:hideMark/>
          </w:tcPr>
          <w:p w14:paraId="2A6036B9"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Owner/operator: Antonov Airlines (Ukraine). Non</w:t>
            </w:r>
            <w:r w:rsidRPr="009F4405">
              <w:rPr>
                <w:color w:val="000000"/>
                <w:sz w:val="14"/>
                <w:szCs w:val="14"/>
                <w:lang w:eastAsia="nl-BE"/>
              </w:rPr>
              <w:noBreakHyphen/>
              <w:t>EU ownership.</w:t>
            </w:r>
          </w:p>
        </w:tc>
        <w:tc>
          <w:tcPr>
            <w:tcW w:w="772" w:type="pct"/>
            <w:vAlign w:val="center"/>
            <w:hideMark/>
          </w:tcPr>
          <w:p w14:paraId="4820109A"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Commercial aviation funding through charter operations.</w:t>
            </w:r>
          </w:p>
        </w:tc>
        <w:tc>
          <w:tcPr>
            <w:tcW w:w="772" w:type="pct"/>
            <w:vAlign w:val="center"/>
            <w:hideMark/>
          </w:tcPr>
          <w:p w14:paraId="1129C308"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Operates under international aviation regulation and charter agreements.</w:t>
            </w:r>
          </w:p>
        </w:tc>
        <w:tc>
          <w:tcPr>
            <w:tcW w:w="772" w:type="pct"/>
            <w:vAlign w:val="center"/>
            <w:hideMark/>
          </w:tcPr>
          <w:p w14:paraId="0A2BD0A4"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Air transport of large and heavy space hardware where maritime or road transport is unsuitable.</w:t>
            </w:r>
          </w:p>
        </w:tc>
        <w:tc>
          <w:tcPr>
            <w:tcW w:w="772" w:type="pct"/>
            <w:vAlign w:val="center"/>
            <w:hideMark/>
          </w:tcPr>
          <w:p w14:paraId="4DEFE909"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ESA, CNES, Airbus, industrial and defence customers.</w:t>
            </w:r>
          </w:p>
        </w:tc>
      </w:tr>
      <w:tr w:rsidR="001D1A53" w:rsidRPr="009F4405" w14:paraId="29914747" w14:textId="77777777" w:rsidTr="00632FB1">
        <w:trPr>
          <w:trHeight w:val="20"/>
        </w:trPr>
        <w:tc>
          <w:tcPr>
            <w:tcW w:w="346" w:type="pct"/>
            <w:shd w:val="clear" w:color="auto" w:fill="F2F2F2" w:themeFill="text2" w:themeFillShade="F2"/>
            <w:noWrap/>
            <w:vAlign w:val="center"/>
            <w:hideMark/>
          </w:tcPr>
          <w:p w14:paraId="3BF48F8A"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Andøya</w:t>
            </w:r>
          </w:p>
        </w:tc>
        <w:tc>
          <w:tcPr>
            <w:tcW w:w="397" w:type="pct"/>
            <w:noWrap/>
            <w:vAlign w:val="center"/>
            <w:hideMark/>
          </w:tcPr>
          <w:p w14:paraId="30336BB0"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Andøya Airfield (Andenes) logistics runway/hangars</w:t>
            </w:r>
          </w:p>
        </w:tc>
        <w:tc>
          <w:tcPr>
            <w:tcW w:w="397" w:type="pct"/>
            <w:noWrap/>
            <w:vAlign w:val="center"/>
            <w:hideMark/>
          </w:tcPr>
          <w:p w14:paraId="3FB70E83"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Transportation</w:t>
            </w:r>
          </w:p>
        </w:tc>
        <w:tc>
          <w:tcPr>
            <w:tcW w:w="772" w:type="pct"/>
            <w:vAlign w:val="center"/>
            <w:hideMark/>
          </w:tcPr>
          <w:p w14:paraId="65AC4119" w14:textId="77777777" w:rsidR="005444C2" w:rsidRPr="009F4405" w:rsidRDefault="005444C2" w:rsidP="00632FB1">
            <w:pPr>
              <w:spacing w:after="0"/>
              <w:jc w:val="left"/>
              <w:rPr>
                <w:b/>
                <w:color w:val="000000"/>
                <w:sz w:val="14"/>
                <w:szCs w:val="14"/>
                <w:lang w:eastAsia="nl-BE"/>
              </w:rPr>
            </w:pPr>
            <w:r w:rsidRPr="009F4405">
              <w:rPr>
                <w:b/>
                <w:color w:val="000000" w:themeColor="text1"/>
                <w:sz w:val="14"/>
                <w:szCs w:val="14"/>
                <w:lang w:eastAsia="nl-BE"/>
              </w:rPr>
              <w:t>Owner:</w:t>
            </w:r>
            <w:r w:rsidRPr="009F4405">
              <w:rPr>
                <w:color w:val="000000" w:themeColor="text1"/>
                <w:sz w:val="14"/>
                <w:szCs w:val="14"/>
                <w:lang w:eastAsia="nl-BE"/>
              </w:rPr>
              <w:t xml:space="preserve"> Andøya Spaceport AS; described as the launch site operator for the spaceport.</w:t>
            </w:r>
            <w:r w:rsidRPr="009F4405">
              <w:rPr>
                <w:sz w:val="14"/>
                <w:szCs w:val="14"/>
              </w:rPr>
              <w:br/>
            </w:r>
            <w:r w:rsidRPr="009F4405">
              <w:rPr>
                <w:color w:val="000000" w:themeColor="text1"/>
                <w:sz w:val="14"/>
                <w:szCs w:val="14"/>
                <w:lang w:eastAsia="nl-BE"/>
              </w:rPr>
              <w:t>Andøya Space AS = 90% owned by the Norwegian Ministry of Trade, Industry and Fisheries; 10% owned by Kongsberg Defence &amp; Aerospace AS.</w:t>
            </w:r>
            <w:r w:rsidRPr="009F4405">
              <w:rPr>
                <w:sz w:val="14"/>
                <w:szCs w:val="14"/>
              </w:rPr>
              <w:br/>
            </w:r>
            <w:r w:rsidRPr="009F4405">
              <w:rPr>
                <w:b/>
                <w:color w:val="000000" w:themeColor="text1"/>
                <w:sz w:val="14"/>
                <w:szCs w:val="14"/>
                <w:lang w:eastAsia="nl-BE"/>
              </w:rPr>
              <w:t>Legal basis:</w:t>
            </w:r>
            <w:r w:rsidRPr="009F4405">
              <w:rPr>
                <w:color w:val="000000" w:themeColor="text1"/>
                <w:sz w:val="14"/>
                <w:szCs w:val="14"/>
                <w:lang w:eastAsia="nl-BE"/>
              </w:rPr>
              <w:t xml:space="preserve"> Andøya Spaceport AS received permission / launch site operator licence from the </w:t>
            </w:r>
            <w:r w:rsidRPr="009F4405">
              <w:rPr>
                <w:color w:val="000000" w:themeColor="text1"/>
                <w:sz w:val="14"/>
                <w:szCs w:val="14"/>
                <w:lang w:eastAsia="nl-BE"/>
              </w:rPr>
              <w:lastRenderedPageBreak/>
              <w:t>Norwegian Ministry of Trade, Industry and Fisheries on 22 Aug 2024 to operate the spaceport.</w:t>
            </w:r>
            <w:r w:rsidRPr="009F4405">
              <w:rPr>
                <w:sz w:val="14"/>
                <w:szCs w:val="14"/>
              </w:rPr>
              <w:br/>
            </w:r>
            <w:r w:rsidRPr="009F4405">
              <w:rPr>
                <w:color w:val="000000" w:themeColor="text1"/>
                <w:sz w:val="14"/>
                <w:szCs w:val="14"/>
                <w:lang w:eastAsia="nl-BE"/>
              </w:rPr>
              <w:t>Andøya Spaceport AS is a wholly owned subsidiary of Andøya Space AS.</w:t>
            </w:r>
            <w:r w:rsidRPr="009F4405">
              <w:rPr>
                <w:sz w:val="14"/>
                <w:szCs w:val="14"/>
              </w:rPr>
              <w:br/>
            </w:r>
            <w:r w:rsidRPr="009F4405">
              <w:rPr>
                <w:b/>
                <w:color w:val="000000" w:themeColor="text1"/>
                <w:sz w:val="14"/>
                <w:szCs w:val="14"/>
                <w:lang w:eastAsia="nl-BE"/>
              </w:rPr>
              <w:t>Majority/Minority:</w:t>
            </w:r>
            <w:r w:rsidRPr="009F4405">
              <w:rPr>
                <w:color w:val="000000" w:themeColor="text1"/>
                <w:sz w:val="14"/>
                <w:szCs w:val="14"/>
                <w:lang w:eastAsia="nl-BE"/>
              </w:rPr>
              <w:t xml:space="preserve"> Norwegian state / public owner via the Ministry (90% at parent level).</w:t>
            </w:r>
            <w:r w:rsidRPr="009F4405">
              <w:rPr>
                <w:sz w:val="14"/>
                <w:szCs w:val="14"/>
              </w:rPr>
              <w:br/>
            </w:r>
            <w:r w:rsidRPr="009F4405">
              <w:rPr>
                <w:color w:val="000000" w:themeColor="text1"/>
                <w:sz w:val="14"/>
                <w:szCs w:val="14"/>
                <w:lang w:eastAsia="nl-BE"/>
              </w:rPr>
              <w:t>Kongsberg Defence &amp; Aerospace AS (10% at parent level).</w:t>
            </w:r>
            <w:r w:rsidRPr="009F4405">
              <w:rPr>
                <w:sz w:val="14"/>
                <w:szCs w:val="14"/>
              </w:rPr>
              <w:br/>
            </w:r>
            <w:r w:rsidRPr="009F4405">
              <w:rPr>
                <w:b/>
                <w:color w:val="000000" w:themeColor="text1"/>
                <w:sz w:val="14"/>
                <w:szCs w:val="14"/>
                <w:lang w:eastAsia="nl-BE"/>
              </w:rPr>
              <w:t>EU/non-EU:</w:t>
            </w:r>
            <w:r w:rsidRPr="009F4405">
              <w:rPr>
                <w:color w:val="000000" w:themeColor="text1"/>
                <w:sz w:val="14"/>
                <w:szCs w:val="14"/>
                <w:lang w:eastAsia="nl-BE"/>
              </w:rPr>
              <w:t xml:space="preserve"> </w:t>
            </w:r>
            <w:r w:rsidR="335FDAE6" w:rsidRPr="009F4405">
              <w:rPr>
                <w:color w:val="000000" w:themeColor="text1"/>
                <w:sz w:val="14"/>
                <w:szCs w:val="14"/>
                <w:lang w:eastAsia="nl-BE"/>
              </w:rPr>
              <w:t>NonEU</w:t>
            </w:r>
            <w:r w:rsidRPr="009F4405">
              <w:rPr>
                <w:color w:val="000000" w:themeColor="text1"/>
                <w:sz w:val="14"/>
                <w:szCs w:val="14"/>
                <w:lang w:eastAsia="nl-BE"/>
              </w:rPr>
              <w:t xml:space="preserve"> (Norway)</w:t>
            </w:r>
          </w:p>
        </w:tc>
        <w:tc>
          <w:tcPr>
            <w:tcW w:w="772" w:type="pct"/>
            <w:vAlign w:val="center"/>
            <w:hideMark/>
          </w:tcPr>
          <w:p w14:paraId="1C4A43B6" w14:textId="77777777" w:rsidR="005444C2" w:rsidRPr="009F4405" w:rsidRDefault="005444C2" w:rsidP="00632FB1">
            <w:pPr>
              <w:spacing w:after="0"/>
              <w:jc w:val="left"/>
              <w:rPr>
                <w:b/>
                <w:color w:val="000000"/>
                <w:sz w:val="14"/>
                <w:szCs w:val="14"/>
                <w:lang w:eastAsia="nl-BE"/>
              </w:rPr>
            </w:pPr>
            <w:r w:rsidRPr="009F4405">
              <w:rPr>
                <w:b/>
                <w:color w:val="000000"/>
                <w:sz w:val="14"/>
                <w:szCs w:val="14"/>
                <w:lang w:eastAsia="nl-BE"/>
              </w:rPr>
              <w:lastRenderedPageBreak/>
              <w:t>Total fundings:</w:t>
            </w:r>
            <w:r w:rsidRPr="009F4405">
              <w:rPr>
                <w:color w:val="000000"/>
                <w:sz w:val="14"/>
                <w:szCs w:val="14"/>
                <w:lang w:eastAsia="nl-BE"/>
              </w:rPr>
              <w:t xml:space="preserve"> €32.0 million</w:t>
            </w:r>
            <w:r w:rsidRPr="009F4405">
              <w:rPr>
                <w:color w:val="000000"/>
                <w:sz w:val="14"/>
                <w:szCs w:val="14"/>
                <w:lang w:eastAsia="nl-BE"/>
              </w:rPr>
              <w:br/>
            </w:r>
            <w:r w:rsidRPr="009F4405">
              <w:rPr>
                <w:b/>
                <w:color w:val="000000"/>
                <w:sz w:val="14"/>
                <w:szCs w:val="14"/>
                <w:lang w:eastAsia="nl-BE"/>
              </w:rPr>
              <w:t>Public / national:</w:t>
            </w:r>
            <w:r w:rsidRPr="009F4405">
              <w:rPr>
                <w:color w:val="000000"/>
                <w:sz w:val="14"/>
                <w:szCs w:val="14"/>
                <w:lang w:eastAsia="nl-BE"/>
              </w:rPr>
              <w:t xml:space="preserve"> Up to NOK 365 million (€32M) in state funding granted by the Norwegian government in 2021 to establish Andøya Spaceport.</w:t>
            </w:r>
            <w:r w:rsidRPr="009F4405">
              <w:rPr>
                <w:color w:val="000000"/>
                <w:sz w:val="14"/>
                <w:szCs w:val="14"/>
                <w:lang w:eastAsia="nl-BE"/>
              </w:rPr>
              <w:br/>
            </w:r>
            <w:r w:rsidRPr="009F4405">
              <w:rPr>
                <w:b/>
                <w:color w:val="000000"/>
                <w:sz w:val="14"/>
                <w:szCs w:val="14"/>
                <w:lang w:eastAsia="nl-BE"/>
              </w:rPr>
              <w:t>Public / national (purpose):</w:t>
            </w:r>
            <w:r w:rsidRPr="009F4405">
              <w:rPr>
                <w:color w:val="000000"/>
                <w:sz w:val="14"/>
                <w:szCs w:val="14"/>
                <w:lang w:eastAsia="nl-BE"/>
              </w:rPr>
              <w:t xml:space="preserve"> The spaceport was established to facilitate commercial satellite launches; construction started in 2021.</w:t>
            </w:r>
            <w:r w:rsidRPr="009F4405">
              <w:rPr>
                <w:color w:val="000000"/>
                <w:sz w:val="14"/>
                <w:szCs w:val="14"/>
                <w:lang w:eastAsia="nl-BE"/>
              </w:rPr>
              <w:br/>
            </w:r>
            <w:r w:rsidRPr="009F4405">
              <w:rPr>
                <w:b/>
                <w:color w:val="000000"/>
                <w:sz w:val="14"/>
                <w:szCs w:val="14"/>
                <w:lang w:eastAsia="nl-BE"/>
              </w:rPr>
              <w:lastRenderedPageBreak/>
              <w:t>Defence / national strategic support:</w:t>
            </w:r>
            <w:r w:rsidRPr="009F4405">
              <w:rPr>
                <w:color w:val="000000"/>
                <w:sz w:val="14"/>
                <w:szCs w:val="14"/>
                <w:lang w:eastAsia="nl-BE"/>
              </w:rPr>
              <w:t xml:space="preserve"> The annual report says Andøya Spaceport is mentioned in Norway’s long-term defence plan regarding rapid launch access, but not amount stated</w:t>
            </w:r>
          </w:p>
        </w:tc>
        <w:tc>
          <w:tcPr>
            <w:tcW w:w="772" w:type="pct"/>
            <w:vAlign w:val="center"/>
            <w:hideMark/>
          </w:tcPr>
          <w:p w14:paraId="6814589C" w14:textId="77777777" w:rsidR="005444C2" w:rsidRPr="009F4405" w:rsidRDefault="005444C2" w:rsidP="00632FB1">
            <w:pPr>
              <w:spacing w:after="0"/>
              <w:jc w:val="left"/>
              <w:rPr>
                <w:b/>
                <w:color w:val="000000"/>
                <w:sz w:val="14"/>
                <w:szCs w:val="14"/>
                <w:lang w:eastAsia="nl-BE"/>
              </w:rPr>
            </w:pPr>
            <w:r w:rsidRPr="009F4405">
              <w:rPr>
                <w:b/>
                <w:color w:val="000000"/>
                <w:sz w:val="14"/>
                <w:szCs w:val="14"/>
                <w:lang w:eastAsia="nl-BE"/>
              </w:rPr>
              <w:lastRenderedPageBreak/>
              <w:t>Strategic / ownership oversight:</w:t>
            </w:r>
            <w:r w:rsidRPr="009F4405">
              <w:rPr>
                <w:color w:val="000000"/>
                <w:sz w:val="14"/>
                <w:szCs w:val="14"/>
                <w:lang w:eastAsia="nl-BE"/>
              </w:rPr>
              <w:t xml:space="preserve"> Norwegian state is majority owner of Andøya Space AS; current pad is dedicated to Isar Aerospace.</w:t>
            </w:r>
            <w:r w:rsidRPr="009F4405">
              <w:rPr>
                <w:color w:val="000000"/>
                <w:sz w:val="14"/>
                <w:szCs w:val="14"/>
                <w:lang w:eastAsia="nl-BE"/>
              </w:rPr>
              <w:br/>
            </w:r>
            <w:r w:rsidRPr="009F4405">
              <w:rPr>
                <w:b/>
                <w:color w:val="000000"/>
                <w:sz w:val="14"/>
                <w:szCs w:val="14"/>
                <w:lang w:eastAsia="nl-BE"/>
              </w:rPr>
              <w:t>Long-term strategy / launch capability development:</w:t>
            </w:r>
            <w:r w:rsidRPr="009F4405">
              <w:rPr>
                <w:color w:val="000000"/>
                <w:sz w:val="14"/>
                <w:szCs w:val="14"/>
                <w:lang w:eastAsia="nl-BE"/>
              </w:rPr>
              <w:t xml:space="preserve"> N/A</w:t>
            </w:r>
            <w:r w:rsidRPr="009F4405">
              <w:rPr>
                <w:color w:val="000000"/>
                <w:sz w:val="14"/>
                <w:szCs w:val="14"/>
                <w:lang w:eastAsia="nl-BE"/>
              </w:rPr>
              <w:br/>
            </w:r>
            <w:r w:rsidRPr="009F4405">
              <w:rPr>
                <w:b/>
                <w:color w:val="000000"/>
                <w:sz w:val="14"/>
                <w:szCs w:val="14"/>
                <w:lang w:eastAsia="nl-BE"/>
              </w:rPr>
              <w:t>Public mission performance oversight:</w:t>
            </w:r>
            <w:r w:rsidRPr="009F4405">
              <w:rPr>
                <w:color w:val="000000"/>
                <w:sz w:val="14"/>
                <w:szCs w:val="14"/>
                <w:lang w:eastAsia="nl-BE"/>
              </w:rPr>
              <w:t xml:space="preserve"> N/A</w:t>
            </w:r>
            <w:r w:rsidRPr="009F4405">
              <w:rPr>
                <w:color w:val="000000"/>
                <w:sz w:val="14"/>
                <w:szCs w:val="14"/>
                <w:lang w:eastAsia="nl-BE"/>
              </w:rPr>
              <w:br/>
            </w:r>
            <w:r w:rsidRPr="009F4405">
              <w:rPr>
                <w:b/>
                <w:color w:val="000000"/>
                <w:sz w:val="14"/>
                <w:szCs w:val="14"/>
                <w:lang w:eastAsia="nl-BE"/>
              </w:rPr>
              <w:t>Regulatory agreements:</w:t>
            </w:r>
            <w:r w:rsidRPr="009F4405">
              <w:rPr>
                <w:color w:val="000000"/>
                <w:sz w:val="14"/>
                <w:szCs w:val="14"/>
                <w:lang w:eastAsia="nl-BE"/>
              </w:rPr>
              <w:t xml:space="preserve"> Operating licence issued by the Norwegian Ministry of Trade, Industry and </w:t>
            </w:r>
            <w:r w:rsidRPr="009F4405">
              <w:rPr>
                <w:color w:val="000000"/>
                <w:sz w:val="14"/>
                <w:szCs w:val="14"/>
                <w:lang w:eastAsia="nl-BE"/>
              </w:rPr>
              <w:lastRenderedPageBreak/>
              <w:t>Fisheries; CAA Norway oversees licence conditions; launch operator needs a permit per launch (site licence up to 30 launches/year incl. up to 4 night launches; sector 280°–360°).</w:t>
            </w:r>
            <w:r w:rsidRPr="009F4405">
              <w:rPr>
                <w:color w:val="000000"/>
                <w:sz w:val="14"/>
                <w:szCs w:val="14"/>
                <w:lang w:eastAsia="nl-BE"/>
              </w:rPr>
              <w:br/>
            </w:r>
            <w:r w:rsidRPr="009F4405">
              <w:rPr>
                <w:b/>
                <w:color w:val="000000"/>
                <w:sz w:val="14"/>
                <w:szCs w:val="14"/>
                <w:lang w:eastAsia="nl-BE"/>
              </w:rPr>
              <w:t>Commercial utilization agreement:</w:t>
            </w:r>
            <w:r w:rsidRPr="009F4405">
              <w:rPr>
                <w:color w:val="000000"/>
                <w:sz w:val="14"/>
                <w:szCs w:val="14"/>
                <w:lang w:eastAsia="nl-BE"/>
              </w:rPr>
              <w:t xml:space="preserve"> N/A</w:t>
            </w:r>
            <w:r w:rsidRPr="009F4405">
              <w:rPr>
                <w:color w:val="000000"/>
                <w:sz w:val="14"/>
                <w:szCs w:val="14"/>
                <w:lang w:eastAsia="nl-BE"/>
              </w:rPr>
              <w:br/>
            </w:r>
            <w:r w:rsidRPr="009F4405">
              <w:rPr>
                <w:b/>
                <w:color w:val="000000"/>
                <w:sz w:val="14"/>
                <w:szCs w:val="14"/>
                <w:lang w:eastAsia="nl-BE"/>
              </w:rPr>
              <w:t>Go / no-go decision-maker:</w:t>
            </w:r>
            <w:r w:rsidRPr="009F4405">
              <w:rPr>
                <w:color w:val="000000"/>
                <w:sz w:val="14"/>
                <w:szCs w:val="14"/>
                <w:lang w:eastAsia="nl-BE"/>
              </w:rPr>
              <w:t xml:space="preserve"> N/A</w:t>
            </w:r>
          </w:p>
        </w:tc>
        <w:tc>
          <w:tcPr>
            <w:tcW w:w="772" w:type="pct"/>
            <w:vAlign w:val="center"/>
            <w:hideMark/>
          </w:tcPr>
          <w:p w14:paraId="6F983B0D" w14:textId="77777777" w:rsidR="005444C2" w:rsidRPr="009F4405" w:rsidRDefault="005444C2" w:rsidP="00632FB1">
            <w:pPr>
              <w:spacing w:after="0"/>
              <w:jc w:val="left"/>
              <w:rPr>
                <w:b/>
                <w:color w:val="000000"/>
                <w:sz w:val="14"/>
                <w:szCs w:val="14"/>
                <w:lang w:eastAsia="nl-BE"/>
              </w:rPr>
            </w:pPr>
            <w:r w:rsidRPr="009F4405">
              <w:rPr>
                <w:b/>
                <w:color w:val="000000"/>
                <w:sz w:val="14"/>
                <w:szCs w:val="14"/>
                <w:lang w:eastAsia="nl-BE"/>
              </w:rPr>
              <w:lastRenderedPageBreak/>
              <w:t>Site operators:</w:t>
            </w:r>
            <w:r w:rsidRPr="009F4405">
              <w:rPr>
                <w:color w:val="000000"/>
                <w:sz w:val="14"/>
                <w:szCs w:val="14"/>
                <w:lang w:eastAsia="nl-BE"/>
              </w:rPr>
              <w:t xml:space="preserve"> Andøya Spaceport AS (spaceport operator); Isar Aerospace (exclusive launch operator on current pad).</w:t>
            </w:r>
            <w:r w:rsidRPr="009F4405">
              <w:rPr>
                <w:color w:val="000000"/>
                <w:sz w:val="14"/>
                <w:szCs w:val="14"/>
                <w:lang w:eastAsia="nl-BE"/>
              </w:rPr>
              <w:br/>
            </w:r>
            <w:r w:rsidRPr="009F4405">
              <w:rPr>
                <w:b/>
                <w:color w:val="000000"/>
                <w:sz w:val="14"/>
                <w:szCs w:val="14"/>
                <w:lang w:eastAsia="nl-BE"/>
              </w:rPr>
              <w:t>Range safety:</w:t>
            </w:r>
            <w:r w:rsidRPr="009F4405">
              <w:rPr>
                <w:color w:val="000000"/>
                <w:sz w:val="14"/>
                <w:szCs w:val="14"/>
                <w:lang w:eastAsia="nl-BE"/>
              </w:rPr>
              <w:t xml:space="preserve"> Andøya Spaceport responsible for ground/local safety; danger</w:t>
            </w:r>
            <w:r w:rsidRPr="009F4405">
              <w:rPr>
                <w:color w:val="000000"/>
                <w:sz w:val="14"/>
                <w:szCs w:val="14"/>
                <w:lang w:eastAsia="nl-BE"/>
              </w:rPr>
              <w:noBreakHyphen/>
              <w:t>area activation coordinated via Polaris ACC (Bodø); launch operator needs a permit per launch.</w:t>
            </w:r>
            <w:r w:rsidRPr="009F4405">
              <w:rPr>
                <w:color w:val="000000"/>
                <w:sz w:val="14"/>
                <w:szCs w:val="14"/>
                <w:lang w:eastAsia="nl-BE"/>
              </w:rPr>
              <w:br/>
            </w:r>
            <w:r w:rsidRPr="009F4405">
              <w:rPr>
                <w:b/>
                <w:color w:val="000000"/>
                <w:sz w:val="14"/>
                <w:szCs w:val="14"/>
                <w:lang w:eastAsia="nl-BE"/>
              </w:rPr>
              <w:t>Other:</w:t>
            </w:r>
            <w:r w:rsidRPr="009F4405">
              <w:rPr>
                <w:color w:val="000000"/>
                <w:sz w:val="14"/>
                <w:szCs w:val="14"/>
                <w:lang w:eastAsia="nl-BE"/>
              </w:rPr>
              <w:t xml:space="preserve"> Pad and mission facilities built to Isar specifications; ESA/Isar </w:t>
            </w:r>
            <w:r w:rsidRPr="009F4405">
              <w:rPr>
                <w:color w:val="000000"/>
                <w:sz w:val="14"/>
                <w:szCs w:val="14"/>
                <w:lang w:eastAsia="nl-BE"/>
              </w:rPr>
              <w:lastRenderedPageBreak/>
              <w:t>tracking &amp; safety system development supported by the spaceport.</w:t>
            </w:r>
          </w:p>
        </w:tc>
        <w:tc>
          <w:tcPr>
            <w:tcW w:w="772" w:type="pct"/>
            <w:vAlign w:val="center"/>
            <w:hideMark/>
          </w:tcPr>
          <w:p w14:paraId="3E1E4E85"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lastRenderedPageBreak/>
              <w:t>Isar Aerospace - exclusive first pad access, dedicated launch complex, multi-year launch relationship.</w:t>
            </w:r>
            <w:r w:rsidRPr="009F4405">
              <w:rPr>
                <w:color w:val="000000"/>
                <w:sz w:val="14"/>
                <w:szCs w:val="14"/>
                <w:lang w:eastAsia="nl-BE"/>
              </w:rPr>
              <w:br/>
              <w:t>Norwegian Space Agency - AOS satellites to launch from Andøya via Isar by 2028.</w:t>
            </w:r>
            <w:r w:rsidRPr="009F4405">
              <w:rPr>
                <w:color w:val="000000"/>
                <w:sz w:val="14"/>
                <w:szCs w:val="14"/>
                <w:lang w:eastAsia="nl-BE"/>
              </w:rPr>
              <w:br/>
              <w:t>Norwegian Ministry of Trade, Industry and Fisheries - 90% owner of parent company; granted licence; provided up to €33.0 million (NOK 365m) state funding.</w:t>
            </w:r>
            <w:r w:rsidRPr="009F4405">
              <w:rPr>
                <w:color w:val="000000"/>
                <w:sz w:val="14"/>
                <w:szCs w:val="14"/>
                <w:lang w:eastAsia="nl-BE"/>
              </w:rPr>
              <w:br/>
            </w:r>
            <w:r w:rsidRPr="009F4405">
              <w:rPr>
                <w:color w:val="000000"/>
                <w:sz w:val="14"/>
                <w:szCs w:val="14"/>
                <w:lang w:eastAsia="nl-BE"/>
              </w:rPr>
              <w:lastRenderedPageBreak/>
              <w:t>Civil Aviation Authority Norway - oversight of permit conditions; launch operator permits required.</w:t>
            </w:r>
            <w:r w:rsidRPr="009F4405">
              <w:rPr>
                <w:color w:val="000000"/>
                <w:sz w:val="14"/>
                <w:szCs w:val="14"/>
                <w:lang w:eastAsia="nl-BE"/>
              </w:rPr>
              <w:br/>
              <w:t>German government - joint declaration with Norway to facilitate German launcher operations from Andøya and clarify international responsibility / liability.</w:t>
            </w:r>
            <w:r w:rsidRPr="009F4405">
              <w:rPr>
                <w:color w:val="000000"/>
                <w:sz w:val="14"/>
                <w:szCs w:val="14"/>
                <w:lang w:eastAsia="nl-BE"/>
              </w:rPr>
              <w:br/>
              <w:t>ESA - launch tracking and safety system contract extension with Isar, supported by Andøya Spaceport.</w:t>
            </w:r>
            <w:r w:rsidRPr="009F4405">
              <w:rPr>
                <w:color w:val="000000"/>
                <w:sz w:val="14"/>
                <w:szCs w:val="14"/>
                <w:lang w:eastAsia="nl-BE"/>
              </w:rPr>
              <w:br/>
              <w:t>FHF (Fiskeri- og havbruksnæringens forskningsfond) - cooperation project on underwater noise effects from rocket launches</w:t>
            </w:r>
          </w:p>
        </w:tc>
      </w:tr>
      <w:tr w:rsidR="001D1A53" w:rsidRPr="005F19E3" w14:paraId="0418BEAB" w14:textId="77777777" w:rsidTr="00632FB1">
        <w:trPr>
          <w:trHeight w:val="20"/>
        </w:trPr>
        <w:tc>
          <w:tcPr>
            <w:tcW w:w="346" w:type="pct"/>
            <w:shd w:val="clear" w:color="auto" w:fill="F2F2F2" w:themeFill="text2" w:themeFillShade="F2"/>
            <w:vAlign w:val="center"/>
            <w:hideMark/>
          </w:tcPr>
          <w:p w14:paraId="456828B6"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Airbus BelugaXL Aircraft</w:t>
            </w:r>
          </w:p>
        </w:tc>
        <w:tc>
          <w:tcPr>
            <w:tcW w:w="397" w:type="pct"/>
            <w:vAlign w:val="center"/>
            <w:hideMark/>
          </w:tcPr>
          <w:p w14:paraId="47EEB79E"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BelugaXL</w:t>
            </w:r>
          </w:p>
        </w:tc>
        <w:tc>
          <w:tcPr>
            <w:tcW w:w="397" w:type="pct"/>
            <w:noWrap/>
            <w:vAlign w:val="center"/>
            <w:hideMark/>
          </w:tcPr>
          <w:p w14:paraId="2C06F8A6"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Transportation</w:t>
            </w:r>
          </w:p>
        </w:tc>
        <w:tc>
          <w:tcPr>
            <w:tcW w:w="772" w:type="pct"/>
            <w:vAlign w:val="center"/>
            <w:hideMark/>
          </w:tcPr>
          <w:p w14:paraId="4D4A65C3"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Owner/operator: Airbus Transport International (part of Airbus SE). EU ownership: Yes.</w:t>
            </w:r>
          </w:p>
        </w:tc>
        <w:tc>
          <w:tcPr>
            <w:tcW w:w="772" w:type="pct"/>
            <w:vAlign w:val="center"/>
            <w:hideMark/>
          </w:tcPr>
          <w:p w14:paraId="3A2ED4D7"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Funded through Airbus internal investment; utilised via commercial and programme</w:t>
            </w:r>
            <w:r w:rsidRPr="009F4405">
              <w:rPr>
                <w:color w:val="000000"/>
                <w:sz w:val="14"/>
                <w:szCs w:val="14"/>
                <w:lang w:eastAsia="nl-BE"/>
              </w:rPr>
              <w:noBreakHyphen/>
              <w:t>specific charters.</w:t>
            </w:r>
          </w:p>
        </w:tc>
        <w:tc>
          <w:tcPr>
            <w:tcW w:w="772" w:type="pct"/>
            <w:vAlign w:val="center"/>
            <w:hideMark/>
          </w:tcPr>
          <w:p w14:paraId="31A7FE45"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Strategic oversight by Airbus; civil aviation regulatory compliance.</w:t>
            </w:r>
          </w:p>
        </w:tc>
        <w:tc>
          <w:tcPr>
            <w:tcW w:w="772" w:type="pct"/>
            <w:vAlign w:val="center"/>
            <w:hideMark/>
          </w:tcPr>
          <w:p w14:paraId="14D25F75"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Air transport of oversized aerospace structures within Europe and for launcher programmes.</w:t>
            </w:r>
          </w:p>
        </w:tc>
        <w:tc>
          <w:tcPr>
            <w:tcW w:w="772" w:type="pct"/>
            <w:vAlign w:val="center"/>
            <w:hideMark/>
          </w:tcPr>
          <w:p w14:paraId="65A4BC6E" w14:textId="77777777" w:rsidR="005444C2" w:rsidRPr="00111704" w:rsidRDefault="005444C2" w:rsidP="00632FB1">
            <w:pPr>
              <w:spacing w:after="0"/>
              <w:jc w:val="left"/>
              <w:rPr>
                <w:color w:val="000000"/>
                <w:sz w:val="14"/>
                <w:szCs w:val="14"/>
                <w:lang w:val="fr-BE" w:eastAsia="nl-BE"/>
              </w:rPr>
            </w:pPr>
            <w:r w:rsidRPr="00111704">
              <w:rPr>
                <w:color w:val="000000" w:themeColor="text1"/>
                <w:sz w:val="14"/>
                <w:szCs w:val="14"/>
                <w:lang w:val="fr-BE" w:eastAsia="nl-BE"/>
              </w:rPr>
              <w:t>Airbus programmes, ESA, ArianeGroup, CNES.</w:t>
            </w:r>
          </w:p>
        </w:tc>
      </w:tr>
      <w:tr w:rsidR="001D1A53" w:rsidRPr="009F4405" w14:paraId="2A10A2BF" w14:textId="77777777" w:rsidTr="00632FB1">
        <w:trPr>
          <w:trHeight w:val="20"/>
        </w:trPr>
        <w:tc>
          <w:tcPr>
            <w:tcW w:w="346" w:type="pct"/>
            <w:shd w:val="clear" w:color="auto" w:fill="F2F2F2" w:themeFill="text2" w:themeFillShade="F2"/>
            <w:vAlign w:val="center"/>
            <w:hideMark/>
          </w:tcPr>
          <w:p w14:paraId="445767AF"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Canopée (Ariane 6 sail-assisted cargo ship)</w:t>
            </w:r>
          </w:p>
        </w:tc>
        <w:tc>
          <w:tcPr>
            <w:tcW w:w="397" w:type="pct"/>
            <w:vAlign w:val="center"/>
            <w:hideMark/>
          </w:tcPr>
          <w:p w14:paraId="68317BF0"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Kourou</w:t>
            </w:r>
          </w:p>
        </w:tc>
        <w:tc>
          <w:tcPr>
            <w:tcW w:w="397" w:type="pct"/>
            <w:noWrap/>
            <w:vAlign w:val="center"/>
            <w:hideMark/>
          </w:tcPr>
          <w:p w14:paraId="4D6C9E72"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Transportation</w:t>
            </w:r>
          </w:p>
        </w:tc>
        <w:tc>
          <w:tcPr>
            <w:tcW w:w="772" w:type="pct"/>
            <w:vAlign w:val="center"/>
            <w:hideMark/>
          </w:tcPr>
          <w:p w14:paraId="466F2CFB"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Owner: Jifmar Guyane (private company); operated by Alizés (JV Jifmar + Zéphyr &amp; Borée); EU/non-EU: EU</w:t>
            </w:r>
          </w:p>
        </w:tc>
        <w:tc>
          <w:tcPr>
            <w:tcW w:w="772" w:type="pct"/>
            <w:vAlign w:val="center"/>
            <w:hideMark/>
          </w:tcPr>
          <w:p w14:paraId="321D6610"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Privately financed by Alizés JV; long-term commercial utilisation within ESA Ariane 6 programme; no publicly disclosed ESA capital ownership</w:t>
            </w:r>
          </w:p>
        </w:tc>
        <w:tc>
          <w:tcPr>
            <w:tcW w:w="772" w:type="pct"/>
            <w:vAlign w:val="center"/>
            <w:hideMark/>
          </w:tcPr>
          <w:p w14:paraId="2CE1353A"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Strategic use defined by ArianeGroup logistics under ESA Ariane 6 programme framework</w:t>
            </w:r>
          </w:p>
        </w:tc>
        <w:tc>
          <w:tcPr>
            <w:tcW w:w="772" w:type="pct"/>
            <w:vAlign w:val="center"/>
            <w:hideMark/>
          </w:tcPr>
          <w:p w14:paraId="56C3BB80"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Operated by Alizés; voyages scheduled according to Ariane 6 production and launch cadence (10–12 trans-Atlantic rotations/year between European ports and Pariacabo (Kourou)).</w:t>
            </w:r>
          </w:p>
        </w:tc>
        <w:tc>
          <w:tcPr>
            <w:tcW w:w="772" w:type="pct"/>
            <w:vAlign w:val="center"/>
            <w:hideMark/>
          </w:tcPr>
          <w:p w14:paraId="2DFCF7A4"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ArianeGroup, ESA, Arianespace, CNES, Port of Pariacabo.</w:t>
            </w:r>
          </w:p>
        </w:tc>
      </w:tr>
      <w:tr w:rsidR="001D1A53" w:rsidRPr="009F4405" w14:paraId="14026EAC" w14:textId="77777777" w:rsidTr="00632FB1">
        <w:trPr>
          <w:trHeight w:val="20"/>
        </w:trPr>
        <w:tc>
          <w:tcPr>
            <w:tcW w:w="346" w:type="pct"/>
            <w:shd w:val="clear" w:color="auto" w:fill="F2F2F2" w:themeFill="text2" w:themeFillShade="F2"/>
            <w:vAlign w:val="center"/>
            <w:hideMark/>
          </w:tcPr>
          <w:p w14:paraId="5B40491C" w14:textId="77777777" w:rsidR="005444C2" w:rsidRPr="009F4405" w:rsidRDefault="005444C2" w:rsidP="00632FB1">
            <w:pPr>
              <w:spacing w:after="0"/>
              <w:jc w:val="left"/>
              <w:rPr>
                <w:color w:val="000000"/>
                <w:sz w:val="14"/>
                <w:szCs w:val="14"/>
                <w:lang w:eastAsia="nl-BE"/>
              </w:rPr>
            </w:pPr>
            <w:r w:rsidRPr="009F4405">
              <w:rPr>
                <w:color w:val="000000" w:themeColor="text1"/>
                <w:sz w:val="14"/>
                <w:szCs w:val="14"/>
                <w:lang w:eastAsia="nl-BE"/>
              </w:rPr>
              <w:t>MN Toucan (Ro-Ro vessel)</w:t>
            </w:r>
          </w:p>
        </w:tc>
        <w:tc>
          <w:tcPr>
            <w:tcW w:w="397" w:type="pct"/>
            <w:vAlign w:val="center"/>
            <w:hideMark/>
          </w:tcPr>
          <w:p w14:paraId="4C419B33"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Kourou</w:t>
            </w:r>
          </w:p>
        </w:tc>
        <w:tc>
          <w:tcPr>
            <w:tcW w:w="397" w:type="pct"/>
            <w:noWrap/>
            <w:vAlign w:val="center"/>
            <w:hideMark/>
          </w:tcPr>
          <w:p w14:paraId="0BEBE02D"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Transportation</w:t>
            </w:r>
          </w:p>
        </w:tc>
        <w:tc>
          <w:tcPr>
            <w:tcW w:w="772" w:type="pct"/>
            <w:vAlign w:val="center"/>
            <w:hideMark/>
          </w:tcPr>
          <w:p w14:paraId="76C3043B"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Owner/operator: Compagnie Maritime Nantaise (MN). EU ownership: Yes (France).</w:t>
            </w:r>
          </w:p>
        </w:tc>
        <w:tc>
          <w:tcPr>
            <w:tcW w:w="772" w:type="pct"/>
            <w:vAlign w:val="center"/>
            <w:hideMark/>
          </w:tcPr>
          <w:p w14:paraId="32865155"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Commercial vessel funded via operator investment and long</w:t>
            </w:r>
            <w:r w:rsidRPr="009F4405">
              <w:rPr>
                <w:color w:val="000000"/>
                <w:sz w:val="14"/>
                <w:szCs w:val="14"/>
                <w:lang w:eastAsia="nl-BE"/>
              </w:rPr>
              <w:noBreakHyphen/>
              <w:t>term industrial logistics contracts.</w:t>
            </w:r>
          </w:p>
        </w:tc>
        <w:tc>
          <w:tcPr>
            <w:tcW w:w="772" w:type="pct"/>
            <w:vAlign w:val="center"/>
            <w:hideMark/>
          </w:tcPr>
          <w:p w14:paraId="65EAF421"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Operates under maritime regulation and charter arrangements associated with Europe’s Spaceport logistics.</w:t>
            </w:r>
          </w:p>
        </w:tc>
        <w:tc>
          <w:tcPr>
            <w:tcW w:w="772" w:type="pct"/>
            <w:vAlign w:val="center"/>
            <w:hideMark/>
          </w:tcPr>
          <w:p w14:paraId="01A4966B"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Roll</w:t>
            </w:r>
            <w:r w:rsidRPr="009F4405">
              <w:rPr>
                <w:color w:val="000000"/>
                <w:sz w:val="14"/>
                <w:szCs w:val="14"/>
                <w:lang w:eastAsia="nl-BE"/>
              </w:rPr>
              <w:noBreakHyphen/>
              <w:t>on/roll</w:t>
            </w:r>
            <w:r w:rsidRPr="009F4405">
              <w:rPr>
                <w:color w:val="000000"/>
                <w:sz w:val="14"/>
                <w:szCs w:val="14"/>
                <w:lang w:eastAsia="nl-BE"/>
              </w:rPr>
              <w:noBreakHyphen/>
              <w:t>off transport of oversized launcher components and auxiliary equipment to Kourou.</w:t>
            </w:r>
          </w:p>
        </w:tc>
        <w:tc>
          <w:tcPr>
            <w:tcW w:w="772" w:type="pct"/>
            <w:vAlign w:val="center"/>
            <w:hideMark/>
          </w:tcPr>
          <w:p w14:paraId="222B4716"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CNES; ArianeGroup; MN.</w:t>
            </w:r>
          </w:p>
        </w:tc>
      </w:tr>
      <w:tr w:rsidR="001D1A53" w:rsidRPr="009F4405" w14:paraId="7A69DF6C" w14:textId="77777777" w:rsidTr="00632FB1">
        <w:trPr>
          <w:trHeight w:val="20"/>
        </w:trPr>
        <w:tc>
          <w:tcPr>
            <w:tcW w:w="346" w:type="pct"/>
            <w:shd w:val="clear" w:color="auto" w:fill="F2F2F2" w:themeFill="text2" w:themeFillShade="F2"/>
            <w:vAlign w:val="center"/>
            <w:hideMark/>
          </w:tcPr>
          <w:p w14:paraId="3C5C6612" w14:textId="77777777" w:rsidR="005444C2" w:rsidRPr="009F4405" w:rsidRDefault="005444C2" w:rsidP="00632FB1">
            <w:pPr>
              <w:spacing w:after="0"/>
              <w:jc w:val="left"/>
              <w:rPr>
                <w:color w:val="000000"/>
                <w:sz w:val="14"/>
                <w:szCs w:val="14"/>
                <w:lang w:eastAsia="nl-BE"/>
              </w:rPr>
            </w:pPr>
            <w:r w:rsidRPr="009F4405">
              <w:rPr>
                <w:color w:val="000000" w:themeColor="text1"/>
                <w:sz w:val="14"/>
                <w:szCs w:val="14"/>
                <w:lang w:eastAsia="nl-BE"/>
              </w:rPr>
              <w:t>MN Colibri (Ro-Ro vessel)</w:t>
            </w:r>
          </w:p>
        </w:tc>
        <w:tc>
          <w:tcPr>
            <w:tcW w:w="397" w:type="pct"/>
            <w:vAlign w:val="center"/>
            <w:hideMark/>
          </w:tcPr>
          <w:p w14:paraId="3FC4931C"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Kourou</w:t>
            </w:r>
          </w:p>
        </w:tc>
        <w:tc>
          <w:tcPr>
            <w:tcW w:w="397" w:type="pct"/>
            <w:noWrap/>
            <w:vAlign w:val="center"/>
            <w:hideMark/>
          </w:tcPr>
          <w:p w14:paraId="734C7974"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Transportation</w:t>
            </w:r>
          </w:p>
        </w:tc>
        <w:tc>
          <w:tcPr>
            <w:tcW w:w="772" w:type="pct"/>
            <w:vAlign w:val="center"/>
            <w:hideMark/>
          </w:tcPr>
          <w:p w14:paraId="37A8A3D4"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Owner/operator: Compagnie Maritime Nantaise (MN). EU ownership: Yes (France).</w:t>
            </w:r>
          </w:p>
        </w:tc>
        <w:tc>
          <w:tcPr>
            <w:tcW w:w="772" w:type="pct"/>
            <w:vAlign w:val="center"/>
            <w:hideMark/>
          </w:tcPr>
          <w:p w14:paraId="5BA1C418"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Privately financed commercial maritime asset.</w:t>
            </w:r>
          </w:p>
        </w:tc>
        <w:tc>
          <w:tcPr>
            <w:tcW w:w="772" w:type="pct"/>
            <w:vAlign w:val="center"/>
            <w:hideMark/>
          </w:tcPr>
          <w:p w14:paraId="67ECC2E1"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Strategic use under CNES/Ariane logistics planning; regulated by international maritime law.</w:t>
            </w:r>
          </w:p>
        </w:tc>
        <w:tc>
          <w:tcPr>
            <w:tcW w:w="772" w:type="pct"/>
            <w:vAlign w:val="center"/>
            <w:hideMark/>
          </w:tcPr>
          <w:p w14:paraId="00FD1CBD"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Dedicated transport of launch system elements and ground support equipment for Kourou.</w:t>
            </w:r>
          </w:p>
        </w:tc>
        <w:tc>
          <w:tcPr>
            <w:tcW w:w="772" w:type="pct"/>
            <w:vAlign w:val="center"/>
            <w:hideMark/>
          </w:tcPr>
          <w:p w14:paraId="094440D3"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CNES; ArianeGroup; MN.</w:t>
            </w:r>
          </w:p>
        </w:tc>
      </w:tr>
      <w:tr w:rsidR="001D1A53" w:rsidRPr="009F4405" w14:paraId="39B4A110" w14:textId="77777777" w:rsidTr="00632FB1">
        <w:trPr>
          <w:trHeight w:val="20"/>
        </w:trPr>
        <w:tc>
          <w:tcPr>
            <w:tcW w:w="346" w:type="pct"/>
            <w:shd w:val="clear" w:color="auto" w:fill="F2F2F2" w:themeFill="text2" w:themeFillShade="F2"/>
            <w:vAlign w:val="center"/>
            <w:hideMark/>
          </w:tcPr>
          <w:p w14:paraId="4AAD322D"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Ariane 6 Transport Containers</w:t>
            </w:r>
          </w:p>
        </w:tc>
        <w:tc>
          <w:tcPr>
            <w:tcW w:w="397" w:type="pct"/>
            <w:vAlign w:val="center"/>
            <w:hideMark/>
          </w:tcPr>
          <w:p w14:paraId="716AB4D9"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Kourou</w:t>
            </w:r>
          </w:p>
        </w:tc>
        <w:tc>
          <w:tcPr>
            <w:tcW w:w="397" w:type="pct"/>
            <w:noWrap/>
            <w:vAlign w:val="center"/>
            <w:hideMark/>
          </w:tcPr>
          <w:p w14:paraId="25A8D422"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Transportation</w:t>
            </w:r>
          </w:p>
        </w:tc>
        <w:tc>
          <w:tcPr>
            <w:tcW w:w="772" w:type="pct"/>
            <w:vAlign w:val="center"/>
            <w:hideMark/>
          </w:tcPr>
          <w:p w14:paraId="7778C271"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Owner: ArianeGroup. EU ownership: Yes (France/Germany).</w:t>
            </w:r>
          </w:p>
        </w:tc>
        <w:tc>
          <w:tcPr>
            <w:tcW w:w="772" w:type="pct"/>
            <w:vAlign w:val="center"/>
            <w:hideMark/>
          </w:tcPr>
          <w:p w14:paraId="6EC86834"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Developed and funded under the Ariane 6 programme budget.</w:t>
            </w:r>
          </w:p>
        </w:tc>
        <w:tc>
          <w:tcPr>
            <w:tcW w:w="772" w:type="pct"/>
            <w:vAlign w:val="center"/>
            <w:hideMark/>
          </w:tcPr>
          <w:p w14:paraId="1952762C"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Programme</w:t>
            </w:r>
            <w:r w:rsidRPr="009F4405">
              <w:rPr>
                <w:color w:val="000000"/>
                <w:sz w:val="14"/>
                <w:szCs w:val="14"/>
                <w:lang w:eastAsia="nl-BE"/>
              </w:rPr>
              <w:noBreakHyphen/>
              <w:t>level oversight by ESA and ArianeGroup; compliance with multimodal transport regulations.</w:t>
            </w:r>
          </w:p>
        </w:tc>
        <w:tc>
          <w:tcPr>
            <w:tcW w:w="772" w:type="pct"/>
            <w:vAlign w:val="center"/>
            <w:hideMark/>
          </w:tcPr>
          <w:p w14:paraId="0B8C4364"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Multimodal (road, sea, port) transport of launcher stages and sensitive equipment to Kourou.</w:t>
            </w:r>
          </w:p>
        </w:tc>
        <w:tc>
          <w:tcPr>
            <w:tcW w:w="772" w:type="pct"/>
            <w:vAlign w:val="center"/>
            <w:hideMark/>
          </w:tcPr>
          <w:p w14:paraId="1F01F8CB"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ESA, CNES, Arianespace, European manufacturing sites.</w:t>
            </w:r>
          </w:p>
        </w:tc>
      </w:tr>
      <w:tr w:rsidR="001D1A53" w:rsidRPr="009F4405" w14:paraId="3248EADA" w14:textId="77777777" w:rsidTr="00632FB1">
        <w:trPr>
          <w:trHeight w:val="20"/>
        </w:trPr>
        <w:tc>
          <w:tcPr>
            <w:tcW w:w="346" w:type="pct"/>
            <w:shd w:val="clear" w:color="auto" w:fill="F2F2F2" w:themeFill="text2" w:themeFillShade="F2"/>
            <w:vAlign w:val="center"/>
            <w:hideMark/>
          </w:tcPr>
          <w:p w14:paraId="6193B7B4"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Rocket Factory Augsburg transport storage tanks</w:t>
            </w:r>
          </w:p>
        </w:tc>
        <w:tc>
          <w:tcPr>
            <w:tcW w:w="397" w:type="pct"/>
            <w:vAlign w:val="center"/>
            <w:hideMark/>
          </w:tcPr>
          <w:p w14:paraId="7AFB6CDF"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RFA</w:t>
            </w:r>
          </w:p>
        </w:tc>
        <w:tc>
          <w:tcPr>
            <w:tcW w:w="397" w:type="pct"/>
            <w:noWrap/>
            <w:vAlign w:val="center"/>
            <w:hideMark/>
          </w:tcPr>
          <w:p w14:paraId="1A8CAA37"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Transportation</w:t>
            </w:r>
          </w:p>
        </w:tc>
        <w:tc>
          <w:tcPr>
            <w:tcW w:w="772" w:type="pct"/>
            <w:vAlign w:val="center"/>
            <w:hideMark/>
          </w:tcPr>
          <w:p w14:paraId="15C3DD8F"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Owner: Rocket Factory Augsburg AG (RFA). EU ownership: Yes (Germany).</w:t>
            </w:r>
          </w:p>
        </w:tc>
        <w:tc>
          <w:tcPr>
            <w:tcW w:w="772" w:type="pct"/>
            <w:vAlign w:val="center"/>
            <w:hideMark/>
          </w:tcPr>
          <w:p w14:paraId="161769AE"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Funded through RFA private investment and public innovation funding.</w:t>
            </w:r>
          </w:p>
        </w:tc>
        <w:tc>
          <w:tcPr>
            <w:tcW w:w="772" w:type="pct"/>
            <w:vAlign w:val="center"/>
            <w:hideMark/>
          </w:tcPr>
          <w:p w14:paraId="1B3DEA91"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Strategic oversight by company management; compliance with German and international hazardous transport regulations.</w:t>
            </w:r>
          </w:p>
        </w:tc>
        <w:tc>
          <w:tcPr>
            <w:tcW w:w="772" w:type="pct"/>
            <w:vAlign w:val="center"/>
            <w:hideMark/>
          </w:tcPr>
          <w:p w14:paraId="315C728D"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Storage and transport of cryogenic and propellant subsystems for launcher manufacturing and testing.</w:t>
            </w:r>
          </w:p>
        </w:tc>
        <w:tc>
          <w:tcPr>
            <w:tcW w:w="772" w:type="pct"/>
            <w:vAlign w:val="center"/>
            <w:hideMark/>
          </w:tcPr>
          <w:p w14:paraId="42A355B4"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European spaceports (SaxaVord, Esrange), logistics providers.</w:t>
            </w:r>
          </w:p>
        </w:tc>
      </w:tr>
      <w:tr w:rsidR="001D1A53" w:rsidRPr="009F4405" w14:paraId="13EBFB93" w14:textId="77777777" w:rsidTr="00632FB1">
        <w:trPr>
          <w:trHeight w:val="20"/>
        </w:trPr>
        <w:tc>
          <w:tcPr>
            <w:tcW w:w="346" w:type="pct"/>
            <w:shd w:val="clear" w:color="auto" w:fill="F2F2F2" w:themeFill="text2" w:themeFillShade="F2"/>
            <w:vAlign w:val="center"/>
            <w:hideMark/>
          </w:tcPr>
          <w:p w14:paraId="32667B59"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 xml:space="preserve"> Baltasound Teleport</w:t>
            </w:r>
          </w:p>
        </w:tc>
        <w:tc>
          <w:tcPr>
            <w:tcW w:w="397" w:type="pct"/>
            <w:vAlign w:val="center"/>
            <w:hideMark/>
          </w:tcPr>
          <w:p w14:paraId="2096CA1E"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 xml:space="preserve"> Baltasound Teleport</w:t>
            </w:r>
          </w:p>
        </w:tc>
        <w:tc>
          <w:tcPr>
            <w:tcW w:w="397" w:type="pct"/>
            <w:noWrap/>
            <w:vAlign w:val="center"/>
            <w:hideMark/>
          </w:tcPr>
          <w:p w14:paraId="53D4B0FF"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TT&amp;C</w:t>
            </w:r>
          </w:p>
        </w:tc>
        <w:tc>
          <w:tcPr>
            <w:tcW w:w="772" w:type="pct"/>
            <w:vAlign w:val="center"/>
            <w:hideMark/>
          </w:tcPr>
          <w:p w14:paraId="39F9EE7C"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 xml:space="preserve">Owner/operator: SaxaVord Spaceport Ltd (UK). The teleport forms part of SaxaVord’s </w:t>
            </w:r>
            <w:r w:rsidRPr="009F4405">
              <w:rPr>
                <w:color w:val="000000"/>
                <w:sz w:val="14"/>
                <w:szCs w:val="14"/>
                <w:lang w:eastAsia="nl-BE"/>
              </w:rPr>
              <w:lastRenderedPageBreak/>
              <w:t>ground</w:t>
            </w:r>
            <w:r w:rsidRPr="009F4405">
              <w:rPr>
                <w:color w:val="000000"/>
                <w:sz w:val="14"/>
                <w:szCs w:val="14"/>
                <w:lang w:eastAsia="nl-BE"/>
              </w:rPr>
              <w:noBreakHyphen/>
              <w:t>segment activities in Unst, Shetland, and hosts both SaxaVord</w:t>
            </w:r>
            <w:r w:rsidRPr="009F4405">
              <w:rPr>
                <w:color w:val="000000"/>
                <w:sz w:val="14"/>
                <w:szCs w:val="14"/>
                <w:lang w:eastAsia="nl-BE"/>
              </w:rPr>
              <w:noBreakHyphen/>
              <w:t>owned and third</w:t>
            </w:r>
            <w:r w:rsidRPr="009F4405">
              <w:rPr>
                <w:color w:val="000000"/>
                <w:sz w:val="14"/>
                <w:szCs w:val="14"/>
                <w:lang w:eastAsia="nl-BE"/>
              </w:rPr>
              <w:noBreakHyphen/>
              <w:t>party antenna assets under a hosting / GSaaS model. Individual antennas may remain owned by customer operators. EU/non</w:t>
            </w:r>
            <w:r w:rsidRPr="009F4405">
              <w:rPr>
                <w:color w:val="000000"/>
                <w:sz w:val="14"/>
                <w:szCs w:val="14"/>
                <w:lang w:eastAsia="nl-BE"/>
              </w:rPr>
              <w:noBreakHyphen/>
              <w:t>EU: Non</w:t>
            </w:r>
            <w:r w:rsidRPr="009F4405">
              <w:rPr>
                <w:color w:val="000000"/>
                <w:sz w:val="14"/>
                <w:szCs w:val="14"/>
                <w:lang w:eastAsia="nl-BE"/>
              </w:rPr>
              <w:noBreakHyphen/>
              <w:t>EU (United Kingdom).</w:t>
            </w:r>
          </w:p>
        </w:tc>
        <w:tc>
          <w:tcPr>
            <w:tcW w:w="772" w:type="pct"/>
            <w:vAlign w:val="center"/>
            <w:hideMark/>
          </w:tcPr>
          <w:p w14:paraId="443ECEEF"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lastRenderedPageBreak/>
              <w:t xml:space="preserve">Commercial infrastructure funding by SaxaVord Spaceport Ltd, combined with service revenues </w:t>
            </w:r>
            <w:r w:rsidRPr="009F4405">
              <w:rPr>
                <w:color w:val="000000"/>
                <w:sz w:val="14"/>
                <w:szCs w:val="14"/>
                <w:lang w:eastAsia="nl-BE"/>
              </w:rPr>
              <w:lastRenderedPageBreak/>
              <w:t>from public and commercial satellite operators. No standalone public funding envelope for the teleport is disclosed.</w:t>
            </w:r>
          </w:p>
        </w:tc>
        <w:tc>
          <w:tcPr>
            <w:tcW w:w="772" w:type="pct"/>
            <w:vAlign w:val="center"/>
            <w:hideMark/>
          </w:tcPr>
          <w:p w14:paraId="38957008"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lastRenderedPageBreak/>
              <w:t xml:space="preserve">Strategic oversight by SaxaVord Spaceport management. Regulatory oversight by UK authorities, </w:t>
            </w:r>
            <w:r w:rsidRPr="009F4405">
              <w:rPr>
                <w:color w:val="000000"/>
                <w:sz w:val="14"/>
                <w:szCs w:val="14"/>
                <w:lang w:eastAsia="nl-BE"/>
              </w:rPr>
              <w:lastRenderedPageBreak/>
              <w:t>including Ofcom for spectrum licensing and compliance. No mission</w:t>
            </w:r>
            <w:r w:rsidRPr="009F4405">
              <w:rPr>
                <w:color w:val="000000"/>
                <w:sz w:val="14"/>
                <w:szCs w:val="14"/>
                <w:lang w:eastAsia="nl-BE"/>
              </w:rPr>
              <w:noBreakHyphen/>
              <w:t>level go/no</w:t>
            </w:r>
            <w:r w:rsidRPr="009F4405">
              <w:rPr>
                <w:color w:val="000000"/>
                <w:sz w:val="14"/>
                <w:szCs w:val="14"/>
                <w:lang w:eastAsia="nl-BE"/>
              </w:rPr>
              <w:noBreakHyphen/>
              <w:t>go authority; mission decisions remain with spacecraft operators and their mission control centres.</w:t>
            </w:r>
          </w:p>
        </w:tc>
        <w:tc>
          <w:tcPr>
            <w:tcW w:w="772" w:type="pct"/>
            <w:vAlign w:val="center"/>
            <w:hideMark/>
          </w:tcPr>
          <w:p w14:paraId="57F7A824"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lastRenderedPageBreak/>
              <w:t>Provision of telemetry, tracking and command services for polar and high</w:t>
            </w:r>
            <w:r w:rsidRPr="009F4405">
              <w:rPr>
                <w:color w:val="000000"/>
                <w:sz w:val="14"/>
                <w:szCs w:val="14"/>
                <w:lang w:eastAsia="nl-BE"/>
              </w:rPr>
              <w:noBreakHyphen/>
              <w:t xml:space="preserve">inclination orbit satellites. </w:t>
            </w:r>
            <w:r w:rsidRPr="009F4405">
              <w:rPr>
                <w:color w:val="000000"/>
                <w:sz w:val="14"/>
                <w:szCs w:val="14"/>
                <w:lang w:eastAsia="nl-BE"/>
              </w:rPr>
              <w:lastRenderedPageBreak/>
              <w:t>Includes antenna scheduling, real</w:t>
            </w:r>
            <w:r w:rsidRPr="009F4405">
              <w:rPr>
                <w:color w:val="000000"/>
                <w:sz w:val="14"/>
                <w:szCs w:val="14"/>
                <w:lang w:eastAsia="nl-BE"/>
              </w:rPr>
              <w:noBreakHyphen/>
              <w:t>time contact handling, secure data backhaul, on</w:t>
            </w:r>
            <w:r w:rsidRPr="009F4405">
              <w:rPr>
                <w:color w:val="000000"/>
                <w:sz w:val="14"/>
                <w:szCs w:val="14"/>
                <w:lang w:eastAsia="nl-BE"/>
              </w:rPr>
              <w:noBreakHyphen/>
              <w:t>site maintenance and 24/7 technical support.</w:t>
            </w:r>
          </w:p>
        </w:tc>
        <w:tc>
          <w:tcPr>
            <w:tcW w:w="772" w:type="pct"/>
            <w:vAlign w:val="center"/>
            <w:hideMark/>
          </w:tcPr>
          <w:p w14:paraId="52FA409F"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lastRenderedPageBreak/>
              <w:t xml:space="preserve">Commercial satellite operators; public mission operators; SaxaVord Spaceport; UK telecommunications </w:t>
            </w:r>
            <w:r w:rsidRPr="009F4405">
              <w:rPr>
                <w:color w:val="000000"/>
                <w:sz w:val="14"/>
                <w:szCs w:val="14"/>
                <w:lang w:eastAsia="nl-BE"/>
              </w:rPr>
              <w:lastRenderedPageBreak/>
              <w:t>regulators; ground</w:t>
            </w:r>
            <w:r w:rsidRPr="009F4405">
              <w:rPr>
                <w:color w:val="000000"/>
                <w:sz w:val="14"/>
                <w:szCs w:val="14"/>
                <w:lang w:eastAsia="nl-BE"/>
              </w:rPr>
              <w:noBreakHyphen/>
              <w:t>segment technology providers.</w:t>
            </w:r>
          </w:p>
        </w:tc>
      </w:tr>
      <w:tr w:rsidR="001D1A53" w:rsidRPr="009F4405" w14:paraId="4746E3BC" w14:textId="77777777" w:rsidTr="00632FB1">
        <w:trPr>
          <w:trHeight w:val="20"/>
        </w:trPr>
        <w:tc>
          <w:tcPr>
            <w:tcW w:w="346" w:type="pct"/>
            <w:shd w:val="clear" w:color="auto" w:fill="F2F2F2" w:themeFill="text2" w:themeFillShade="F2"/>
            <w:noWrap/>
            <w:vAlign w:val="center"/>
            <w:hideMark/>
          </w:tcPr>
          <w:p w14:paraId="5F1EE528"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lastRenderedPageBreak/>
              <w:t>Andøya</w:t>
            </w:r>
          </w:p>
        </w:tc>
        <w:tc>
          <w:tcPr>
            <w:tcW w:w="397" w:type="pct"/>
            <w:noWrap/>
            <w:vAlign w:val="center"/>
            <w:hideMark/>
          </w:tcPr>
          <w:p w14:paraId="3F4A168F"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Andøya Test Range Infrastructure (telemetry/radar/optical tracking)</w:t>
            </w:r>
          </w:p>
        </w:tc>
        <w:tc>
          <w:tcPr>
            <w:tcW w:w="397" w:type="pct"/>
            <w:noWrap/>
            <w:vAlign w:val="center"/>
            <w:hideMark/>
          </w:tcPr>
          <w:p w14:paraId="18503C6D"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TT&amp;C</w:t>
            </w:r>
          </w:p>
        </w:tc>
        <w:tc>
          <w:tcPr>
            <w:tcW w:w="772" w:type="pct"/>
            <w:vAlign w:val="center"/>
            <w:hideMark/>
          </w:tcPr>
          <w:p w14:paraId="5BB5C624" w14:textId="77777777" w:rsidR="005444C2" w:rsidRPr="009F4405" w:rsidRDefault="005444C2" w:rsidP="00632FB1">
            <w:pPr>
              <w:spacing w:after="0"/>
              <w:jc w:val="left"/>
              <w:rPr>
                <w:b/>
                <w:color w:val="000000"/>
                <w:sz w:val="14"/>
                <w:szCs w:val="14"/>
                <w:lang w:eastAsia="nl-BE"/>
              </w:rPr>
            </w:pPr>
            <w:r w:rsidRPr="009F4405">
              <w:rPr>
                <w:b/>
                <w:color w:val="000000" w:themeColor="text1"/>
                <w:sz w:val="14"/>
                <w:szCs w:val="14"/>
                <w:lang w:eastAsia="nl-BE"/>
              </w:rPr>
              <w:t>Owner:</w:t>
            </w:r>
            <w:r w:rsidRPr="009F4405">
              <w:rPr>
                <w:color w:val="000000" w:themeColor="text1"/>
                <w:sz w:val="14"/>
                <w:szCs w:val="14"/>
                <w:lang w:eastAsia="nl-BE"/>
              </w:rPr>
              <w:t xml:space="preserve"> Andøya Spaceport AS; described as the launch site operator for the spaceport.</w:t>
            </w:r>
            <w:r w:rsidRPr="009F4405">
              <w:rPr>
                <w:sz w:val="14"/>
                <w:szCs w:val="14"/>
              </w:rPr>
              <w:br/>
            </w:r>
            <w:r w:rsidRPr="009F4405">
              <w:rPr>
                <w:color w:val="000000" w:themeColor="text1"/>
                <w:sz w:val="14"/>
                <w:szCs w:val="14"/>
                <w:lang w:eastAsia="nl-BE"/>
              </w:rPr>
              <w:t>Andøya Space AS = 90% owned by the Norwegian Ministry of Trade, Industry and Fisheries; 10% owned by Kongsberg Defence &amp; Aerospace AS.</w:t>
            </w:r>
            <w:r w:rsidRPr="009F4405">
              <w:rPr>
                <w:sz w:val="14"/>
                <w:szCs w:val="14"/>
              </w:rPr>
              <w:br/>
            </w:r>
            <w:r w:rsidRPr="009F4405">
              <w:rPr>
                <w:b/>
                <w:color w:val="000000" w:themeColor="text1"/>
                <w:sz w:val="14"/>
                <w:szCs w:val="14"/>
                <w:lang w:eastAsia="nl-BE"/>
              </w:rPr>
              <w:t>Legal basis:</w:t>
            </w:r>
            <w:r w:rsidRPr="009F4405">
              <w:rPr>
                <w:color w:val="000000" w:themeColor="text1"/>
                <w:sz w:val="14"/>
                <w:szCs w:val="14"/>
                <w:lang w:eastAsia="nl-BE"/>
              </w:rPr>
              <w:t xml:space="preserve"> Andøya Spaceport AS received permission / launch site operator licence from the Norwegian Ministry of Trade, Industry and Fisheries on 22 Aug 2024 to operate the spaceport.</w:t>
            </w:r>
            <w:r w:rsidRPr="009F4405">
              <w:rPr>
                <w:sz w:val="14"/>
                <w:szCs w:val="14"/>
              </w:rPr>
              <w:br/>
            </w:r>
            <w:r w:rsidRPr="009F4405">
              <w:rPr>
                <w:color w:val="000000" w:themeColor="text1"/>
                <w:sz w:val="14"/>
                <w:szCs w:val="14"/>
                <w:lang w:eastAsia="nl-BE"/>
              </w:rPr>
              <w:t>Andøya Spaceport AS is a wholly owned subsidiary of Andøya Space AS.</w:t>
            </w:r>
            <w:r w:rsidRPr="009F4405">
              <w:rPr>
                <w:sz w:val="14"/>
                <w:szCs w:val="14"/>
              </w:rPr>
              <w:br/>
            </w:r>
            <w:r w:rsidRPr="009F4405">
              <w:rPr>
                <w:b/>
                <w:color w:val="000000" w:themeColor="text1"/>
                <w:sz w:val="14"/>
                <w:szCs w:val="14"/>
                <w:lang w:eastAsia="nl-BE"/>
              </w:rPr>
              <w:t>Majority/Minority:</w:t>
            </w:r>
            <w:r w:rsidRPr="009F4405">
              <w:rPr>
                <w:color w:val="000000" w:themeColor="text1"/>
                <w:sz w:val="14"/>
                <w:szCs w:val="14"/>
                <w:lang w:eastAsia="nl-BE"/>
              </w:rPr>
              <w:t xml:space="preserve"> Norwegian state / public owner via the Ministry (90% at parent level).</w:t>
            </w:r>
            <w:r w:rsidRPr="009F4405">
              <w:rPr>
                <w:sz w:val="14"/>
                <w:szCs w:val="14"/>
              </w:rPr>
              <w:br/>
            </w:r>
            <w:r w:rsidRPr="009F4405">
              <w:rPr>
                <w:color w:val="000000" w:themeColor="text1"/>
                <w:sz w:val="14"/>
                <w:szCs w:val="14"/>
                <w:lang w:eastAsia="nl-BE"/>
              </w:rPr>
              <w:t>Kongsberg Defence &amp; Aerospace AS (10% at parent level).</w:t>
            </w:r>
            <w:r w:rsidRPr="009F4405">
              <w:rPr>
                <w:sz w:val="14"/>
                <w:szCs w:val="14"/>
              </w:rPr>
              <w:br/>
            </w:r>
            <w:r w:rsidRPr="009F4405">
              <w:rPr>
                <w:b/>
                <w:color w:val="000000" w:themeColor="text1"/>
                <w:sz w:val="14"/>
                <w:szCs w:val="14"/>
                <w:lang w:eastAsia="nl-BE"/>
              </w:rPr>
              <w:t>EU/non-EU:</w:t>
            </w:r>
            <w:r w:rsidRPr="009F4405">
              <w:rPr>
                <w:color w:val="000000" w:themeColor="text1"/>
                <w:sz w:val="14"/>
                <w:szCs w:val="14"/>
                <w:lang w:eastAsia="nl-BE"/>
              </w:rPr>
              <w:t xml:space="preserve"> </w:t>
            </w:r>
            <w:r w:rsidR="335FDAE6" w:rsidRPr="009F4405">
              <w:rPr>
                <w:color w:val="000000" w:themeColor="text1"/>
                <w:sz w:val="14"/>
                <w:szCs w:val="14"/>
                <w:lang w:eastAsia="nl-BE"/>
              </w:rPr>
              <w:t>NonEU</w:t>
            </w:r>
            <w:r w:rsidRPr="009F4405">
              <w:rPr>
                <w:color w:val="000000" w:themeColor="text1"/>
                <w:sz w:val="14"/>
                <w:szCs w:val="14"/>
                <w:lang w:eastAsia="nl-BE"/>
              </w:rPr>
              <w:t xml:space="preserve"> (Norway)</w:t>
            </w:r>
          </w:p>
        </w:tc>
        <w:tc>
          <w:tcPr>
            <w:tcW w:w="772" w:type="pct"/>
            <w:vAlign w:val="center"/>
            <w:hideMark/>
          </w:tcPr>
          <w:p w14:paraId="677F3F33" w14:textId="77777777" w:rsidR="005444C2" w:rsidRPr="009F4405" w:rsidRDefault="005444C2" w:rsidP="00632FB1">
            <w:pPr>
              <w:spacing w:after="0"/>
              <w:jc w:val="left"/>
              <w:rPr>
                <w:b/>
                <w:color w:val="000000"/>
                <w:sz w:val="14"/>
                <w:szCs w:val="14"/>
                <w:lang w:eastAsia="nl-BE"/>
              </w:rPr>
            </w:pPr>
            <w:r w:rsidRPr="009F4405">
              <w:rPr>
                <w:b/>
                <w:color w:val="000000"/>
                <w:sz w:val="14"/>
                <w:szCs w:val="14"/>
                <w:lang w:eastAsia="nl-BE"/>
              </w:rPr>
              <w:t>Total fundings:</w:t>
            </w:r>
            <w:r w:rsidRPr="009F4405">
              <w:rPr>
                <w:color w:val="000000"/>
                <w:sz w:val="14"/>
                <w:szCs w:val="14"/>
                <w:lang w:eastAsia="nl-BE"/>
              </w:rPr>
              <w:t xml:space="preserve"> €32.0 million</w:t>
            </w:r>
            <w:r w:rsidRPr="009F4405">
              <w:rPr>
                <w:color w:val="000000"/>
                <w:sz w:val="14"/>
                <w:szCs w:val="14"/>
                <w:lang w:eastAsia="nl-BE"/>
              </w:rPr>
              <w:br/>
            </w:r>
            <w:r w:rsidRPr="009F4405">
              <w:rPr>
                <w:b/>
                <w:color w:val="000000"/>
                <w:sz w:val="14"/>
                <w:szCs w:val="14"/>
                <w:lang w:eastAsia="nl-BE"/>
              </w:rPr>
              <w:t>Public / national:</w:t>
            </w:r>
            <w:r w:rsidRPr="009F4405">
              <w:rPr>
                <w:color w:val="000000"/>
                <w:sz w:val="14"/>
                <w:szCs w:val="14"/>
                <w:lang w:eastAsia="nl-BE"/>
              </w:rPr>
              <w:t xml:space="preserve"> Up to NOK 365 million (€32M) in state funding granted by the Norwegian government in 2021 to establish Andøya Spaceport.</w:t>
            </w:r>
            <w:r w:rsidRPr="009F4405">
              <w:rPr>
                <w:color w:val="000000"/>
                <w:sz w:val="14"/>
                <w:szCs w:val="14"/>
                <w:lang w:eastAsia="nl-BE"/>
              </w:rPr>
              <w:br/>
            </w:r>
            <w:r w:rsidRPr="009F4405">
              <w:rPr>
                <w:b/>
                <w:color w:val="000000"/>
                <w:sz w:val="14"/>
                <w:szCs w:val="14"/>
                <w:lang w:eastAsia="nl-BE"/>
              </w:rPr>
              <w:t>Public / national (purpose):</w:t>
            </w:r>
            <w:r w:rsidRPr="009F4405">
              <w:rPr>
                <w:color w:val="000000"/>
                <w:sz w:val="14"/>
                <w:szCs w:val="14"/>
                <w:lang w:eastAsia="nl-BE"/>
              </w:rPr>
              <w:t xml:space="preserve"> The spaceport was established to facilitate commercial satellite launches; construction started in 2021.</w:t>
            </w:r>
            <w:r w:rsidRPr="009F4405">
              <w:rPr>
                <w:color w:val="000000"/>
                <w:sz w:val="14"/>
                <w:szCs w:val="14"/>
                <w:lang w:eastAsia="nl-BE"/>
              </w:rPr>
              <w:br/>
            </w:r>
            <w:r w:rsidRPr="009F4405">
              <w:rPr>
                <w:b/>
                <w:color w:val="000000"/>
                <w:sz w:val="14"/>
                <w:szCs w:val="14"/>
                <w:lang w:eastAsia="nl-BE"/>
              </w:rPr>
              <w:t>Defence / national strategic support:</w:t>
            </w:r>
            <w:r w:rsidRPr="009F4405">
              <w:rPr>
                <w:color w:val="000000"/>
                <w:sz w:val="14"/>
                <w:szCs w:val="14"/>
                <w:lang w:eastAsia="nl-BE"/>
              </w:rPr>
              <w:t xml:space="preserve"> The annual report says Andøya Spaceport is mentioned in Norway’s long-term defence plan regarding rapid launch access, but not amount stated</w:t>
            </w:r>
          </w:p>
        </w:tc>
        <w:tc>
          <w:tcPr>
            <w:tcW w:w="772" w:type="pct"/>
            <w:vAlign w:val="center"/>
            <w:hideMark/>
          </w:tcPr>
          <w:p w14:paraId="17A8657D" w14:textId="77777777" w:rsidR="005444C2" w:rsidRPr="009F4405" w:rsidRDefault="005444C2" w:rsidP="00632FB1">
            <w:pPr>
              <w:spacing w:after="0"/>
              <w:jc w:val="left"/>
              <w:rPr>
                <w:b/>
                <w:color w:val="000000"/>
                <w:sz w:val="14"/>
                <w:szCs w:val="14"/>
                <w:lang w:eastAsia="nl-BE"/>
              </w:rPr>
            </w:pPr>
            <w:r w:rsidRPr="009F4405">
              <w:rPr>
                <w:b/>
                <w:color w:val="000000"/>
                <w:sz w:val="14"/>
                <w:szCs w:val="14"/>
                <w:lang w:eastAsia="nl-BE"/>
              </w:rPr>
              <w:t>Strategic / ownership oversight:</w:t>
            </w:r>
            <w:r w:rsidRPr="009F4405">
              <w:rPr>
                <w:color w:val="000000"/>
                <w:sz w:val="14"/>
                <w:szCs w:val="14"/>
                <w:lang w:eastAsia="nl-BE"/>
              </w:rPr>
              <w:t xml:space="preserve"> Norwegian state is majority owner of Andøya Space AS; current pad is dedicated to Isar Aerospace.</w:t>
            </w:r>
            <w:r w:rsidRPr="009F4405">
              <w:rPr>
                <w:color w:val="000000"/>
                <w:sz w:val="14"/>
                <w:szCs w:val="14"/>
                <w:lang w:eastAsia="nl-BE"/>
              </w:rPr>
              <w:br/>
            </w:r>
            <w:r w:rsidRPr="009F4405">
              <w:rPr>
                <w:b/>
                <w:color w:val="000000"/>
                <w:sz w:val="14"/>
                <w:szCs w:val="14"/>
                <w:lang w:eastAsia="nl-BE"/>
              </w:rPr>
              <w:t>Long-term strategy / launch capability development:</w:t>
            </w:r>
            <w:r w:rsidRPr="009F4405">
              <w:rPr>
                <w:color w:val="000000"/>
                <w:sz w:val="14"/>
                <w:szCs w:val="14"/>
                <w:lang w:eastAsia="nl-BE"/>
              </w:rPr>
              <w:t xml:space="preserve"> N/A</w:t>
            </w:r>
            <w:r w:rsidRPr="009F4405">
              <w:rPr>
                <w:color w:val="000000"/>
                <w:sz w:val="14"/>
                <w:szCs w:val="14"/>
                <w:lang w:eastAsia="nl-BE"/>
              </w:rPr>
              <w:br/>
            </w:r>
            <w:r w:rsidRPr="009F4405">
              <w:rPr>
                <w:b/>
                <w:color w:val="000000"/>
                <w:sz w:val="14"/>
                <w:szCs w:val="14"/>
                <w:lang w:eastAsia="nl-BE"/>
              </w:rPr>
              <w:t>Public mission performance oversight:</w:t>
            </w:r>
            <w:r w:rsidRPr="009F4405">
              <w:rPr>
                <w:color w:val="000000"/>
                <w:sz w:val="14"/>
                <w:szCs w:val="14"/>
                <w:lang w:eastAsia="nl-BE"/>
              </w:rPr>
              <w:t xml:space="preserve"> N/A</w:t>
            </w:r>
            <w:r w:rsidRPr="009F4405">
              <w:rPr>
                <w:color w:val="000000"/>
                <w:sz w:val="14"/>
                <w:szCs w:val="14"/>
                <w:lang w:eastAsia="nl-BE"/>
              </w:rPr>
              <w:br/>
            </w:r>
            <w:r w:rsidRPr="009F4405">
              <w:rPr>
                <w:b/>
                <w:color w:val="000000"/>
                <w:sz w:val="14"/>
                <w:szCs w:val="14"/>
                <w:lang w:eastAsia="nl-BE"/>
              </w:rPr>
              <w:t>Regulatory agreements:</w:t>
            </w:r>
            <w:r w:rsidRPr="009F4405">
              <w:rPr>
                <w:color w:val="000000"/>
                <w:sz w:val="14"/>
                <w:szCs w:val="14"/>
                <w:lang w:eastAsia="nl-BE"/>
              </w:rPr>
              <w:t xml:space="preserve"> Operating licence issued by the Norwegian Ministry of Trade, Industry and Fisheries; CAA Norway oversees licence conditions; launch operator needs a permit per launch (site licence up to 30 launches/year incl. up to 4 night launches; sector 280°–360°).</w:t>
            </w:r>
            <w:r w:rsidRPr="009F4405">
              <w:rPr>
                <w:color w:val="000000"/>
                <w:sz w:val="14"/>
                <w:szCs w:val="14"/>
                <w:lang w:eastAsia="nl-BE"/>
              </w:rPr>
              <w:br/>
            </w:r>
            <w:r w:rsidRPr="009F4405">
              <w:rPr>
                <w:b/>
                <w:color w:val="000000"/>
                <w:sz w:val="14"/>
                <w:szCs w:val="14"/>
                <w:lang w:eastAsia="nl-BE"/>
              </w:rPr>
              <w:t>Commercial utilization agreement:</w:t>
            </w:r>
            <w:r w:rsidRPr="009F4405">
              <w:rPr>
                <w:color w:val="000000"/>
                <w:sz w:val="14"/>
                <w:szCs w:val="14"/>
                <w:lang w:eastAsia="nl-BE"/>
              </w:rPr>
              <w:t xml:space="preserve"> N/A</w:t>
            </w:r>
            <w:r w:rsidRPr="009F4405">
              <w:rPr>
                <w:color w:val="000000"/>
                <w:sz w:val="14"/>
                <w:szCs w:val="14"/>
                <w:lang w:eastAsia="nl-BE"/>
              </w:rPr>
              <w:br/>
            </w:r>
            <w:r w:rsidRPr="009F4405">
              <w:rPr>
                <w:b/>
                <w:color w:val="000000"/>
                <w:sz w:val="14"/>
                <w:szCs w:val="14"/>
                <w:lang w:eastAsia="nl-BE"/>
              </w:rPr>
              <w:t>Go / no-go decision-maker:</w:t>
            </w:r>
            <w:r w:rsidRPr="009F4405">
              <w:rPr>
                <w:color w:val="000000"/>
                <w:sz w:val="14"/>
                <w:szCs w:val="14"/>
                <w:lang w:eastAsia="nl-BE"/>
              </w:rPr>
              <w:t xml:space="preserve"> N/A</w:t>
            </w:r>
          </w:p>
        </w:tc>
        <w:tc>
          <w:tcPr>
            <w:tcW w:w="772" w:type="pct"/>
            <w:vAlign w:val="center"/>
            <w:hideMark/>
          </w:tcPr>
          <w:p w14:paraId="324A3DB5" w14:textId="77777777" w:rsidR="005444C2" w:rsidRPr="009F4405" w:rsidRDefault="005444C2" w:rsidP="00632FB1">
            <w:pPr>
              <w:spacing w:after="0"/>
              <w:jc w:val="left"/>
              <w:rPr>
                <w:b/>
                <w:color w:val="000000"/>
                <w:sz w:val="14"/>
                <w:szCs w:val="14"/>
                <w:lang w:eastAsia="nl-BE"/>
              </w:rPr>
            </w:pPr>
            <w:r w:rsidRPr="009F4405">
              <w:rPr>
                <w:b/>
                <w:color w:val="000000"/>
                <w:sz w:val="14"/>
                <w:szCs w:val="14"/>
                <w:lang w:eastAsia="nl-BE"/>
              </w:rPr>
              <w:t>Site operators:</w:t>
            </w:r>
            <w:r w:rsidRPr="009F4405">
              <w:rPr>
                <w:color w:val="000000"/>
                <w:sz w:val="14"/>
                <w:szCs w:val="14"/>
                <w:lang w:eastAsia="nl-BE"/>
              </w:rPr>
              <w:t xml:space="preserve"> Andøya Spaceport AS (spaceport operator); Isar Aerospace (exclusive launch operator on current pad).</w:t>
            </w:r>
            <w:r w:rsidRPr="009F4405">
              <w:rPr>
                <w:color w:val="000000"/>
                <w:sz w:val="14"/>
                <w:szCs w:val="14"/>
                <w:lang w:eastAsia="nl-BE"/>
              </w:rPr>
              <w:br/>
            </w:r>
            <w:r w:rsidRPr="009F4405">
              <w:rPr>
                <w:b/>
                <w:color w:val="000000"/>
                <w:sz w:val="14"/>
                <w:szCs w:val="14"/>
                <w:lang w:eastAsia="nl-BE"/>
              </w:rPr>
              <w:t>Range safety:</w:t>
            </w:r>
            <w:r w:rsidRPr="009F4405">
              <w:rPr>
                <w:color w:val="000000"/>
                <w:sz w:val="14"/>
                <w:szCs w:val="14"/>
                <w:lang w:eastAsia="nl-BE"/>
              </w:rPr>
              <w:t xml:space="preserve"> Andøya Spaceport responsible for ground/local safety; danger</w:t>
            </w:r>
            <w:r w:rsidRPr="009F4405">
              <w:rPr>
                <w:color w:val="000000"/>
                <w:sz w:val="14"/>
                <w:szCs w:val="14"/>
                <w:lang w:eastAsia="nl-BE"/>
              </w:rPr>
              <w:noBreakHyphen/>
              <w:t>area activation coordinated via Polaris ACC (Bodø); launch operator needs a permit per launch.</w:t>
            </w:r>
            <w:r w:rsidRPr="009F4405">
              <w:rPr>
                <w:color w:val="000000"/>
                <w:sz w:val="14"/>
                <w:szCs w:val="14"/>
                <w:lang w:eastAsia="nl-BE"/>
              </w:rPr>
              <w:br/>
            </w:r>
            <w:r w:rsidRPr="009F4405">
              <w:rPr>
                <w:b/>
                <w:color w:val="000000"/>
                <w:sz w:val="14"/>
                <w:szCs w:val="14"/>
                <w:lang w:eastAsia="nl-BE"/>
              </w:rPr>
              <w:t>Other:</w:t>
            </w:r>
            <w:r w:rsidRPr="009F4405">
              <w:rPr>
                <w:color w:val="000000"/>
                <w:sz w:val="14"/>
                <w:szCs w:val="14"/>
                <w:lang w:eastAsia="nl-BE"/>
              </w:rPr>
              <w:t xml:space="preserve"> Pad and mission facilities built to Isar specifications; ESA/Isar tracking &amp; safety system development supported by the spaceport.</w:t>
            </w:r>
          </w:p>
        </w:tc>
        <w:tc>
          <w:tcPr>
            <w:tcW w:w="772" w:type="pct"/>
            <w:vAlign w:val="center"/>
            <w:hideMark/>
          </w:tcPr>
          <w:p w14:paraId="652E25AA"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Isar Aerospace - exclusive first pad access, dedicated launch complex, multi-year launch relationship.</w:t>
            </w:r>
            <w:r w:rsidRPr="009F4405">
              <w:rPr>
                <w:color w:val="000000"/>
                <w:sz w:val="14"/>
                <w:szCs w:val="14"/>
                <w:lang w:eastAsia="nl-BE"/>
              </w:rPr>
              <w:br/>
              <w:t>Norwegian Space Agency - AOS satellites to launch from Andøya via Isar by 2028.</w:t>
            </w:r>
            <w:r w:rsidRPr="009F4405">
              <w:rPr>
                <w:color w:val="000000"/>
                <w:sz w:val="14"/>
                <w:szCs w:val="14"/>
                <w:lang w:eastAsia="nl-BE"/>
              </w:rPr>
              <w:br/>
              <w:t>Norwegian Ministry of Trade, Industry and Fisheries - 90% owner of parent company; granted licence; provided up to €33.0 million (NOK 365m) state funding.</w:t>
            </w:r>
            <w:r w:rsidRPr="009F4405">
              <w:rPr>
                <w:color w:val="000000"/>
                <w:sz w:val="14"/>
                <w:szCs w:val="14"/>
                <w:lang w:eastAsia="nl-BE"/>
              </w:rPr>
              <w:br/>
              <w:t>Civil Aviation Authority Norway - oversight of permit conditions; launch operator permits required.</w:t>
            </w:r>
            <w:r w:rsidRPr="009F4405">
              <w:rPr>
                <w:color w:val="000000"/>
                <w:sz w:val="14"/>
                <w:szCs w:val="14"/>
                <w:lang w:eastAsia="nl-BE"/>
              </w:rPr>
              <w:br/>
              <w:t>German government - joint declaration with Norway to facilitate German launcher operations from Andøya and clarify international responsibility / liability.</w:t>
            </w:r>
            <w:r w:rsidRPr="009F4405">
              <w:rPr>
                <w:color w:val="000000"/>
                <w:sz w:val="14"/>
                <w:szCs w:val="14"/>
                <w:lang w:eastAsia="nl-BE"/>
              </w:rPr>
              <w:br/>
              <w:t>ESA - launch tracking and safety system contract extension with Isar, supported by Andøya Spaceport.</w:t>
            </w:r>
            <w:r w:rsidRPr="009F4405">
              <w:rPr>
                <w:color w:val="000000"/>
                <w:sz w:val="14"/>
                <w:szCs w:val="14"/>
                <w:lang w:eastAsia="nl-BE"/>
              </w:rPr>
              <w:br/>
              <w:t>FHF (Fiskeri- og havbruksnæringens forskningsfond) - cooperation project on underwater noise effects from rocket launches</w:t>
            </w:r>
          </w:p>
        </w:tc>
      </w:tr>
      <w:tr w:rsidR="001D1A53" w:rsidRPr="009F4405" w14:paraId="178E0D49" w14:textId="77777777" w:rsidTr="00632FB1">
        <w:trPr>
          <w:trHeight w:val="20"/>
        </w:trPr>
        <w:tc>
          <w:tcPr>
            <w:tcW w:w="346" w:type="pct"/>
            <w:shd w:val="clear" w:color="auto" w:fill="F2F2F2" w:themeFill="text2" w:themeFillShade="F2"/>
            <w:vAlign w:val="center"/>
            <w:hideMark/>
          </w:tcPr>
          <w:p w14:paraId="059B80E3" w14:textId="77777777" w:rsidR="005444C2" w:rsidRPr="009F4405" w:rsidRDefault="005444C2" w:rsidP="00632FB1">
            <w:pPr>
              <w:spacing w:after="0"/>
              <w:jc w:val="left"/>
              <w:rPr>
                <w:color w:val="000000"/>
                <w:sz w:val="14"/>
                <w:szCs w:val="14"/>
                <w:lang w:eastAsia="nl-BE"/>
              </w:rPr>
            </w:pPr>
            <w:r w:rsidRPr="009F4405">
              <w:rPr>
                <w:color w:val="000000" w:themeColor="text1"/>
                <w:sz w:val="14"/>
                <w:szCs w:val="14"/>
                <w:lang w:eastAsia="nl-BE"/>
              </w:rPr>
              <w:t>ESA Santa Maria Station (Azores)</w:t>
            </w:r>
          </w:p>
        </w:tc>
        <w:tc>
          <w:tcPr>
            <w:tcW w:w="397" w:type="pct"/>
            <w:vAlign w:val="center"/>
            <w:hideMark/>
          </w:tcPr>
          <w:p w14:paraId="39AC32EC"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Azores</w:t>
            </w:r>
          </w:p>
        </w:tc>
        <w:tc>
          <w:tcPr>
            <w:tcW w:w="397" w:type="pct"/>
            <w:noWrap/>
            <w:vAlign w:val="center"/>
            <w:hideMark/>
          </w:tcPr>
          <w:p w14:paraId="1E2A52E4"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TT&amp;C</w:t>
            </w:r>
          </w:p>
        </w:tc>
        <w:tc>
          <w:tcPr>
            <w:tcW w:w="772" w:type="pct"/>
            <w:vAlign w:val="center"/>
            <w:hideMark/>
          </w:tcPr>
          <w:p w14:paraId="0CE89DBA"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Owner: European Space Agency. Hosted by Autonomous Region of the Azores. EU ownership: No (ESA). Host country: EU</w:t>
            </w:r>
            <w:r w:rsidRPr="009F4405">
              <w:rPr>
                <w:color w:val="000000"/>
                <w:sz w:val="14"/>
                <w:szCs w:val="14"/>
                <w:lang w:eastAsia="nl-BE"/>
              </w:rPr>
              <w:noBreakHyphen/>
              <w:t>27 (Portugal).</w:t>
            </w:r>
          </w:p>
        </w:tc>
        <w:tc>
          <w:tcPr>
            <w:tcW w:w="772" w:type="pct"/>
            <w:vAlign w:val="center"/>
            <w:hideMark/>
          </w:tcPr>
          <w:p w14:paraId="52F793BA"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Funded via ESA launcher development budgets with regional support.</w:t>
            </w:r>
          </w:p>
        </w:tc>
        <w:tc>
          <w:tcPr>
            <w:tcW w:w="772" w:type="pct"/>
            <w:vAlign w:val="center"/>
            <w:hideMark/>
          </w:tcPr>
          <w:p w14:paraId="7EEB3862"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Strategic oversight by ESA Operations; national spectrum and infrastructure compliance via Portugal.</w:t>
            </w:r>
          </w:p>
        </w:tc>
        <w:tc>
          <w:tcPr>
            <w:tcW w:w="772" w:type="pct"/>
            <w:vAlign w:val="center"/>
            <w:hideMark/>
          </w:tcPr>
          <w:p w14:paraId="20DF046F"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Launcher tracking and telemetry for Ariane and Vega missions; Atlantic down</w:t>
            </w:r>
            <w:r w:rsidRPr="009F4405">
              <w:rPr>
                <w:color w:val="000000"/>
                <w:sz w:val="14"/>
                <w:szCs w:val="14"/>
                <w:lang w:eastAsia="nl-BE"/>
              </w:rPr>
              <w:noBreakHyphen/>
              <w:t>range coverage.</w:t>
            </w:r>
          </w:p>
        </w:tc>
        <w:tc>
          <w:tcPr>
            <w:tcW w:w="772" w:type="pct"/>
            <w:vAlign w:val="center"/>
            <w:hideMark/>
          </w:tcPr>
          <w:p w14:paraId="26B9E17B"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ESA; CNES; Portuguese regional authorities.</w:t>
            </w:r>
          </w:p>
        </w:tc>
      </w:tr>
      <w:tr w:rsidR="001D1A53" w:rsidRPr="009F4405" w14:paraId="10EE1D59" w14:textId="77777777" w:rsidTr="00632FB1">
        <w:trPr>
          <w:trHeight w:val="20"/>
        </w:trPr>
        <w:tc>
          <w:tcPr>
            <w:tcW w:w="346" w:type="pct"/>
            <w:shd w:val="clear" w:color="auto" w:fill="F2F2F2" w:themeFill="text2" w:themeFillShade="F2"/>
            <w:vAlign w:val="center"/>
            <w:hideMark/>
          </w:tcPr>
          <w:p w14:paraId="3EAED909" w14:textId="77777777" w:rsidR="005444C2" w:rsidRPr="009F4405" w:rsidRDefault="005444C2" w:rsidP="00632FB1">
            <w:pPr>
              <w:spacing w:after="0"/>
              <w:jc w:val="left"/>
              <w:rPr>
                <w:color w:val="000000"/>
                <w:sz w:val="14"/>
                <w:szCs w:val="14"/>
                <w:lang w:eastAsia="nl-BE"/>
              </w:rPr>
            </w:pPr>
            <w:r w:rsidRPr="009F4405">
              <w:rPr>
                <w:color w:val="000000" w:themeColor="text1"/>
                <w:sz w:val="14"/>
                <w:szCs w:val="14"/>
                <w:lang w:eastAsia="nl-BE"/>
              </w:rPr>
              <w:t>ESA Estrack New Norcia (DSA-1)</w:t>
            </w:r>
          </w:p>
        </w:tc>
        <w:tc>
          <w:tcPr>
            <w:tcW w:w="397" w:type="pct"/>
            <w:vAlign w:val="center"/>
            <w:hideMark/>
          </w:tcPr>
          <w:p w14:paraId="54C903D6"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DSA-1</w:t>
            </w:r>
          </w:p>
        </w:tc>
        <w:tc>
          <w:tcPr>
            <w:tcW w:w="397" w:type="pct"/>
            <w:noWrap/>
            <w:vAlign w:val="center"/>
            <w:hideMark/>
          </w:tcPr>
          <w:p w14:paraId="3EA51337"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TT&amp;C</w:t>
            </w:r>
          </w:p>
        </w:tc>
        <w:tc>
          <w:tcPr>
            <w:tcW w:w="772" w:type="pct"/>
            <w:vAlign w:val="center"/>
            <w:hideMark/>
          </w:tcPr>
          <w:p w14:paraId="4F866897"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Owner: European Space Agency. Hosted in Australia under ESA–Australia treaties; local O&amp;M currently provided by CSIRO. EU ownership: No. Host country: Non</w:t>
            </w:r>
            <w:r w:rsidRPr="009F4405">
              <w:rPr>
                <w:color w:val="000000"/>
                <w:sz w:val="14"/>
                <w:szCs w:val="14"/>
                <w:lang w:eastAsia="nl-BE"/>
              </w:rPr>
              <w:noBreakHyphen/>
              <w:t>EU (Australia).</w:t>
            </w:r>
          </w:p>
        </w:tc>
        <w:tc>
          <w:tcPr>
            <w:tcW w:w="772" w:type="pct"/>
            <w:vAlign w:val="center"/>
            <w:hideMark/>
          </w:tcPr>
          <w:p w14:paraId="72673D86"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Funded via ESA Science and Exploration budgets; co</w:t>
            </w:r>
            <w:r w:rsidRPr="009F4405">
              <w:rPr>
                <w:color w:val="000000"/>
                <w:sz w:val="14"/>
                <w:szCs w:val="14"/>
                <w:lang w:eastAsia="nl-BE"/>
              </w:rPr>
              <w:noBreakHyphen/>
              <w:t>investment with Australia for site upgrades.</w:t>
            </w:r>
          </w:p>
        </w:tc>
        <w:tc>
          <w:tcPr>
            <w:tcW w:w="772" w:type="pct"/>
            <w:vAlign w:val="center"/>
            <w:hideMark/>
          </w:tcPr>
          <w:p w14:paraId="7DB02142"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Strategic oversight by ESA Operations; national regulatory compliance in Australia.</w:t>
            </w:r>
          </w:p>
        </w:tc>
        <w:tc>
          <w:tcPr>
            <w:tcW w:w="772" w:type="pct"/>
            <w:vAlign w:val="center"/>
            <w:hideMark/>
          </w:tcPr>
          <w:p w14:paraId="68F8CA40"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Deep</w:t>
            </w:r>
            <w:r w:rsidRPr="009F4405">
              <w:rPr>
                <w:color w:val="000000"/>
                <w:sz w:val="14"/>
                <w:szCs w:val="14"/>
                <w:lang w:eastAsia="nl-BE"/>
              </w:rPr>
              <w:noBreakHyphen/>
              <w:t>space TT&amp;C for solar system missions and launcher acquisition aid via smaller antennas.</w:t>
            </w:r>
          </w:p>
        </w:tc>
        <w:tc>
          <w:tcPr>
            <w:tcW w:w="772" w:type="pct"/>
            <w:vAlign w:val="center"/>
            <w:hideMark/>
          </w:tcPr>
          <w:p w14:paraId="2B73DB08" w14:textId="77777777" w:rsidR="005444C2" w:rsidRPr="009F4405" w:rsidRDefault="005444C2" w:rsidP="00632FB1">
            <w:pPr>
              <w:spacing w:after="0"/>
              <w:jc w:val="left"/>
              <w:rPr>
                <w:color w:val="000000"/>
                <w:sz w:val="14"/>
                <w:szCs w:val="14"/>
                <w:lang w:eastAsia="nl-BE"/>
              </w:rPr>
            </w:pPr>
            <w:r w:rsidRPr="009F4405">
              <w:rPr>
                <w:color w:val="000000" w:themeColor="text1"/>
                <w:sz w:val="14"/>
                <w:szCs w:val="14"/>
                <w:lang w:eastAsia="nl-BE"/>
              </w:rPr>
              <w:t>ESA/ESOC; CSIRO; Australian Space Agency.</w:t>
            </w:r>
          </w:p>
        </w:tc>
      </w:tr>
      <w:tr w:rsidR="001D1A53" w:rsidRPr="009F4405" w14:paraId="7AA9525D" w14:textId="77777777" w:rsidTr="00632FB1">
        <w:trPr>
          <w:trHeight w:val="20"/>
        </w:trPr>
        <w:tc>
          <w:tcPr>
            <w:tcW w:w="346" w:type="pct"/>
            <w:shd w:val="clear" w:color="auto" w:fill="F2F2F2" w:themeFill="text2" w:themeFillShade="F2"/>
            <w:vAlign w:val="center"/>
            <w:hideMark/>
          </w:tcPr>
          <w:p w14:paraId="27EEDF03"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lastRenderedPageBreak/>
              <w:t>ESA Estrack Kourou Station</w:t>
            </w:r>
          </w:p>
        </w:tc>
        <w:tc>
          <w:tcPr>
            <w:tcW w:w="397" w:type="pct"/>
            <w:vAlign w:val="center"/>
            <w:hideMark/>
          </w:tcPr>
          <w:p w14:paraId="11EE4524"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ESA</w:t>
            </w:r>
          </w:p>
        </w:tc>
        <w:tc>
          <w:tcPr>
            <w:tcW w:w="397" w:type="pct"/>
            <w:noWrap/>
            <w:vAlign w:val="center"/>
            <w:hideMark/>
          </w:tcPr>
          <w:p w14:paraId="7CDF41C1"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TT&amp;C</w:t>
            </w:r>
          </w:p>
        </w:tc>
        <w:tc>
          <w:tcPr>
            <w:tcW w:w="772" w:type="pct"/>
            <w:vAlign w:val="center"/>
            <w:hideMark/>
          </w:tcPr>
          <w:p w14:paraId="0C839E21"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Owner: European Space Agency. Hosted within Centre Spatial Guyanais under arrangement with CNES and the French State. EU ownership: No (ESA intergovernmental). Host territory: EU outermost region (France).</w:t>
            </w:r>
          </w:p>
        </w:tc>
        <w:tc>
          <w:tcPr>
            <w:tcW w:w="772" w:type="pct"/>
            <w:vAlign w:val="center"/>
            <w:hideMark/>
          </w:tcPr>
          <w:p w14:paraId="30560CBD"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Funded via ESA institutional and launcher programme budgets.</w:t>
            </w:r>
          </w:p>
        </w:tc>
        <w:tc>
          <w:tcPr>
            <w:tcW w:w="772" w:type="pct"/>
            <w:vAlign w:val="center"/>
            <w:hideMark/>
          </w:tcPr>
          <w:p w14:paraId="703383B3"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Strategic oversight by ESA Operations; launcher interface and safety coordination with CNES as range authority.</w:t>
            </w:r>
          </w:p>
        </w:tc>
        <w:tc>
          <w:tcPr>
            <w:tcW w:w="772" w:type="pct"/>
            <w:vAlign w:val="center"/>
            <w:hideMark/>
          </w:tcPr>
          <w:p w14:paraId="03507074" w14:textId="3B2E9D32" w:rsidR="005444C2" w:rsidRPr="009F4405" w:rsidRDefault="005444C2" w:rsidP="00632FB1">
            <w:pPr>
              <w:spacing w:after="0"/>
              <w:jc w:val="left"/>
              <w:rPr>
                <w:color w:val="000000"/>
                <w:sz w:val="14"/>
                <w:szCs w:val="14"/>
                <w:lang w:eastAsia="nl-BE"/>
              </w:rPr>
            </w:pPr>
            <w:r w:rsidRPr="009F4405">
              <w:rPr>
                <w:color w:val="000000"/>
                <w:sz w:val="14"/>
                <w:szCs w:val="14"/>
                <w:lang w:eastAsia="nl-BE"/>
              </w:rPr>
              <w:t>TT&amp;C support for spacecraft launched from Kourou and selected routine mission operations, including backup tracking.</w:t>
            </w:r>
          </w:p>
        </w:tc>
        <w:tc>
          <w:tcPr>
            <w:tcW w:w="772" w:type="pct"/>
            <w:vAlign w:val="center"/>
            <w:hideMark/>
          </w:tcPr>
          <w:p w14:paraId="3FF6C086"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ESA/ESOC; CNES; Arianespace.</w:t>
            </w:r>
          </w:p>
        </w:tc>
      </w:tr>
      <w:tr w:rsidR="001D1A53" w:rsidRPr="009F4405" w14:paraId="033D3E96" w14:textId="77777777" w:rsidTr="00632FB1">
        <w:trPr>
          <w:trHeight w:val="20"/>
        </w:trPr>
        <w:tc>
          <w:tcPr>
            <w:tcW w:w="346" w:type="pct"/>
            <w:shd w:val="clear" w:color="auto" w:fill="F2F2F2" w:themeFill="text2" w:themeFillShade="F2"/>
            <w:vAlign w:val="center"/>
            <w:hideMark/>
          </w:tcPr>
          <w:p w14:paraId="6CFADE56"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Esrange Ground Station</w:t>
            </w:r>
          </w:p>
        </w:tc>
        <w:tc>
          <w:tcPr>
            <w:tcW w:w="397" w:type="pct"/>
            <w:vAlign w:val="center"/>
            <w:hideMark/>
          </w:tcPr>
          <w:p w14:paraId="6F306AF2"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Esrange</w:t>
            </w:r>
          </w:p>
        </w:tc>
        <w:tc>
          <w:tcPr>
            <w:tcW w:w="397" w:type="pct"/>
            <w:noWrap/>
            <w:vAlign w:val="center"/>
            <w:hideMark/>
          </w:tcPr>
          <w:p w14:paraId="2F83C0B9"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TT&amp;C</w:t>
            </w:r>
          </w:p>
        </w:tc>
        <w:tc>
          <w:tcPr>
            <w:tcW w:w="772" w:type="pct"/>
            <w:vAlign w:val="center"/>
            <w:hideMark/>
          </w:tcPr>
          <w:p w14:paraId="5026582C" w14:textId="26E2A21F" w:rsidR="005444C2" w:rsidRPr="009F4405" w:rsidRDefault="005444C2" w:rsidP="00632FB1">
            <w:pPr>
              <w:spacing w:after="0"/>
              <w:jc w:val="left"/>
              <w:rPr>
                <w:b/>
                <w:color w:val="000000"/>
                <w:sz w:val="14"/>
                <w:szCs w:val="14"/>
                <w:lang w:eastAsia="nl-BE"/>
              </w:rPr>
            </w:pPr>
            <w:r w:rsidRPr="009F4405">
              <w:rPr>
                <w:b/>
                <w:color w:val="000000"/>
                <w:sz w:val="14"/>
                <w:szCs w:val="14"/>
                <w:lang w:eastAsia="nl-BE"/>
              </w:rPr>
              <w:t>Owner:</w:t>
            </w:r>
            <w:r w:rsidRPr="009F4405">
              <w:rPr>
                <w:color w:val="000000"/>
                <w:sz w:val="14"/>
                <w:szCs w:val="14"/>
                <w:lang w:eastAsia="nl-BE"/>
              </w:rPr>
              <w:t xml:space="preserve"> SSC Space (formerly Swedish Space Corporation)</w:t>
            </w:r>
            <w:r w:rsidRPr="009F4405">
              <w:rPr>
                <w:color w:val="000000"/>
                <w:sz w:val="14"/>
                <w:szCs w:val="14"/>
                <w:lang w:eastAsia="nl-BE"/>
              </w:rPr>
              <w:br/>
            </w:r>
            <w:r w:rsidRPr="009F4405">
              <w:rPr>
                <w:b/>
                <w:color w:val="000000"/>
                <w:sz w:val="14"/>
                <w:szCs w:val="14"/>
                <w:lang w:eastAsia="nl-BE"/>
              </w:rPr>
              <w:t>Legal basis:</w:t>
            </w:r>
            <w:r w:rsidRPr="009F4405">
              <w:rPr>
                <w:color w:val="000000"/>
                <w:sz w:val="14"/>
                <w:szCs w:val="14"/>
                <w:lang w:eastAsia="nl-BE"/>
              </w:rPr>
              <w:t xml:space="preserve"> SSC governance based on the state owner directive, articles of association, and Swedish state ownership policy; SSC states that its purpose includes responsibility for the operation of Esrange Space Center</w:t>
            </w:r>
            <w:r w:rsidRPr="009F4405">
              <w:rPr>
                <w:color w:val="000000"/>
                <w:sz w:val="14"/>
                <w:szCs w:val="14"/>
                <w:lang w:eastAsia="nl-BE"/>
              </w:rPr>
              <w:br/>
            </w:r>
            <w:r w:rsidRPr="009F4405">
              <w:rPr>
                <w:b/>
                <w:color w:val="000000"/>
                <w:sz w:val="14"/>
                <w:szCs w:val="14"/>
                <w:lang w:eastAsia="nl-BE"/>
              </w:rPr>
              <w:t>Majority/Minority:</w:t>
            </w:r>
            <w:r w:rsidRPr="009F4405">
              <w:rPr>
                <w:color w:val="000000"/>
                <w:sz w:val="14"/>
                <w:szCs w:val="14"/>
                <w:lang w:eastAsia="nl-BE"/>
              </w:rPr>
              <w:t xml:space="preserve"> 100% state-owned / majority public; all shares of SSC owned by the Swedish Government</w:t>
            </w:r>
            <w:r w:rsidRPr="009F4405">
              <w:rPr>
                <w:color w:val="000000"/>
                <w:sz w:val="14"/>
                <w:szCs w:val="14"/>
                <w:lang w:eastAsia="nl-BE"/>
              </w:rPr>
              <w:br/>
            </w:r>
            <w:r w:rsidRPr="009F4405">
              <w:rPr>
                <w:b/>
                <w:color w:val="000000"/>
                <w:sz w:val="14"/>
                <w:szCs w:val="14"/>
                <w:lang w:eastAsia="nl-BE"/>
              </w:rPr>
              <w:t>EU/non-EU:</w:t>
            </w:r>
            <w:r w:rsidRPr="009F4405">
              <w:rPr>
                <w:color w:val="000000"/>
                <w:sz w:val="14"/>
                <w:szCs w:val="14"/>
                <w:lang w:eastAsia="nl-BE"/>
              </w:rPr>
              <w:t xml:space="preserve"> EU public owner (Sweden)</w:t>
            </w:r>
            <w:r w:rsidRPr="009F4405">
              <w:rPr>
                <w:b/>
                <w:color w:val="000000"/>
                <w:sz w:val="14"/>
                <w:szCs w:val="14"/>
                <w:lang w:eastAsia="nl-BE"/>
              </w:rPr>
              <w:br/>
            </w:r>
          </w:p>
        </w:tc>
        <w:tc>
          <w:tcPr>
            <w:tcW w:w="772" w:type="pct"/>
            <w:vAlign w:val="center"/>
            <w:hideMark/>
          </w:tcPr>
          <w:p w14:paraId="6A1165A0" w14:textId="4AFFA792" w:rsidR="005444C2" w:rsidRPr="009F4405" w:rsidRDefault="005444C2" w:rsidP="00632FB1">
            <w:pPr>
              <w:spacing w:after="0"/>
              <w:jc w:val="left"/>
              <w:rPr>
                <w:b/>
                <w:color w:val="000000"/>
                <w:sz w:val="14"/>
                <w:szCs w:val="14"/>
                <w:lang w:eastAsia="nl-BE"/>
              </w:rPr>
            </w:pPr>
            <w:r w:rsidRPr="009F4405">
              <w:rPr>
                <w:b/>
                <w:color w:val="000000"/>
                <w:sz w:val="14"/>
                <w:szCs w:val="14"/>
                <w:lang w:eastAsia="nl-BE"/>
              </w:rPr>
              <w:t>Total fundings:</w:t>
            </w:r>
            <w:r w:rsidRPr="009F4405">
              <w:rPr>
                <w:color w:val="000000"/>
                <w:sz w:val="14"/>
                <w:szCs w:val="14"/>
                <w:lang w:eastAsia="nl-BE"/>
              </w:rPr>
              <w:t xml:space="preserve"> €67.4 million</w:t>
            </w:r>
            <w:r w:rsidRPr="009F4405">
              <w:rPr>
                <w:color w:val="000000"/>
                <w:sz w:val="14"/>
                <w:szCs w:val="14"/>
                <w:lang w:eastAsia="nl-BE"/>
              </w:rPr>
              <w:br/>
            </w:r>
            <w:r w:rsidRPr="009F4405">
              <w:rPr>
                <w:b/>
                <w:color w:val="000000"/>
                <w:sz w:val="14"/>
                <w:szCs w:val="14"/>
                <w:lang w:eastAsia="nl-BE"/>
              </w:rPr>
              <w:t>Public / national:</w:t>
            </w:r>
            <w:r w:rsidRPr="009F4405">
              <w:rPr>
                <w:color w:val="000000"/>
                <w:sz w:val="14"/>
                <w:szCs w:val="14"/>
                <w:lang w:eastAsia="nl-BE"/>
              </w:rPr>
              <w:t xml:space="preserve"> €5.42 million (SEK 58 million) (SNSA 2023 line for Esrange)</w:t>
            </w:r>
            <w:r w:rsidRPr="009F4405">
              <w:rPr>
                <w:color w:val="000000"/>
                <w:sz w:val="14"/>
                <w:szCs w:val="14"/>
                <w:lang w:eastAsia="nl-BE"/>
              </w:rPr>
              <w:br/>
            </w:r>
            <w:r w:rsidRPr="009F4405">
              <w:rPr>
                <w:b/>
                <w:color w:val="000000"/>
                <w:sz w:val="14"/>
                <w:szCs w:val="14"/>
                <w:lang w:eastAsia="nl-BE"/>
              </w:rPr>
              <w:t>Loan:</w:t>
            </w:r>
            <w:r w:rsidRPr="009F4405">
              <w:rPr>
                <w:color w:val="000000"/>
                <w:sz w:val="14"/>
                <w:szCs w:val="14"/>
                <w:lang w:eastAsia="nl-BE"/>
              </w:rPr>
              <w:t xml:space="preserve"> EUR 12 million from Nordic Investment Bank (NIB) for the new spaceport / launch capability at Esrange</w:t>
            </w:r>
            <w:r w:rsidRPr="009F4405">
              <w:rPr>
                <w:color w:val="000000"/>
                <w:sz w:val="14"/>
                <w:szCs w:val="14"/>
                <w:lang w:eastAsia="nl-BE"/>
              </w:rPr>
              <w:br/>
            </w:r>
            <w:r w:rsidRPr="009F4405">
              <w:rPr>
                <w:b/>
                <w:color w:val="000000"/>
                <w:sz w:val="14"/>
                <w:szCs w:val="14"/>
                <w:lang w:eastAsia="nl-BE"/>
              </w:rPr>
              <w:t>Broader modernization envelope:</w:t>
            </w:r>
            <w:r w:rsidRPr="009F4405">
              <w:rPr>
                <w:color w:val="000000"/>
                <w:sz w:val="14"/>
                <w:szCs w:val="14"/>
                <w:lang w:eastAsia="nl-BE"/>
              </w:rPr>
              <w:t xml:space="preserve"> around EUR 50 million total modernization since 2015; funding split N/A</w:t>
            </w:r>
            <w:r w:rsidRPr="009F4405">
              <w:rPr>
                <w:color w:val="000000"/>
                <w:sz w:val="14"/>
                <w:szCs w:val="14"/>
                <w:lang w:eastAsia="nl-BE"/>
              </w:rPr>
              <w:br/>
            </w:r>
            <w:r w:rsidRPr="009F4405">
              <w:rPr>
                <w:b/>
                <w:color w:val="000000"/>
                <w:sz w:val="14"/>
                <w:szCs w:val="14"/>
                <w:lang w:eastAsia="nl-BE"/>
              </w:rPr>
              <w:t>EU-linked project funding at site:</w:t>
            </w:r>
            <w:r w:rsidRPr="009F4405">
              <w:rPr>
                <w:color w:val="000000"/>
                <w:sz w:val="14"/>
                <w:szCs w:val="14"/>
                <w:lang w:eastAsia="nl-BE"/>
              </w:rPr>
              <w:t xml:space="preserve"> SALTO / Themis flight campaign funded by the European Commission programme; not presented in the sources as core Esrange ownership funding</w:t>
            </w:r>
            <w:r w:rsidRPr="009F4405">
              <w:rPr>
                <w:color w:val="000000"/>
                <w:sz w:val="14"/>
                <w:szCs w:val="14"/>
                <w:lang w:eastAsia="nl-BE"/>
              </w:rPr>
              <w:br/>
            </w:r>
            <w:r w:rsidRPr="009F4405">
              <w:rPr>
                <w:b/>
                <w:color w:val="000000"/>
                <w:sz w:val="14"/>
                <w:szCs w:val="14"/>
                <w:lang w:eastAsia="nl-BE"/>
              </w:rPr>
              <w:t>ESA-linked activity:</w:t>
            </w:r>
            <w:r w:rsidRPr="009F4405">
              <w:rPr>
                <w:color w:val="000000"/>
                <w:sz w:val="14"/>
                <w:szCs w:val="14"/>
                <w:lang w:eastAsia="nl-BE"/>
              </w:rPr>
              <w:t xml:space="preserve"> Themis developed under ESA FLPP and tested at Esrange; no Esrange-specific ESA amount found in retrieved primary sources</w:t>
            </w:r>
          </w:p>
        </w:tc>
        <w:tc>
          <w:tcPr>
            <w:tcW w:w="772" w:type="pct"/>
            <w:vAlign w:val="center"/>
            <w:hideMark/>
          </w:tcPr>
          <w:p w14:paraId="38749C91" w14:textId="36F16839" w:rsidR="005444C2" w:rsidRPr="009F4405" w:rsidRDefault="005444C2" w:rsidP="00632FB1">
            <w:pPr>
              <w:spacing w:after="0"/>
              <w:jc w:val="left"/>
              <w:rPr>
                <w:b/>
                <w:color w:val="000000"/>
                <w:sz w:val="14"/>
                <w:szCs w:val="14"/>
                <w:lang w:eastAsia="nl-BE"/>
              </w:rPr>
            </w:pPr>
            <w:r w:rsidRPr="009F4405">
              <w:rPr>
                <w:b/>
                <w:color w:val="000000"/>
                <w:sz w:val="14"/>
                <w:szCs w:val="14"/>
                <w:lang w:eastAsia="nl-BE"/>
              </w:rPr>
              <w:t>Strategic / ownership oversight:</w:t>
            </w:r>
            <w:r w:rsidRPr="009F4405">
              <w:rPr>
                <w:color w:val="000000"/>
                <w:sz w:val="14"/>
                <w:szCs w:val="14"/>
                <w:lang w:eastAsia="nl-BE"/>
              </w:rPr>
              <w:t xml:space="preserve"> Swedish state via SSC governance framework.</w:t>
            </w:r>
            <w:r w:rsidRPr="009F4405">
              <w:rPr>
                <w:color w:val="000000"/>
                <w:sz w:val="14"/>
                <w:szCs w:val="14"/>
                <w:lang w:eastAsia="nl-BE"/>
              </w:rPr>
              <w:br/>
            </w:r>
            <w:r w:rsidRPr="009F4405">
              <w:rPr>
                <w:b/>
                <w:color w:val="000000"/>
                <w:sz w:val="14"/>
                <w:szCs w:val="14"/>
                <w:lang w:eastAsia="nl-BE"/>
              </w:rPr>
              <w:t>Long-term strategy / launch capability development:</w:t>
            </w:r>
            <w:r w:rsidRPr="009F4405">
              <w:rPr>
                <w:color w:val="000000"/>
                <w:sz w:val="14"/>
                <w:szCs w:val="14"/>
                <w:lang w:eastAsia="nl-BE"/>
              </w:rPr>
              <w:t xml:space="preserve"> SSC developing Esrange’s orbital launch capability via its Orbital Launch &amp; Rocket Test (OLRT) division (new spaceport / launch services).</w:t>
            </w:r>
            <w:r w:rsidRPr="009F4405">
              <w:rPr>
                <w:color w:val="000000"/>
                <w:sz w:val="14"/>
                <w:szCs w:val="14"/>
                <w:lang w:eastAsia="nl-BE"/>
              </w:rPr>
              <w:br/>
            </w:r>
            <w:r w:rsidRPr="009F4405">
              <w:rPr>
                <w:b/>
                <w:color w:val="000000"/>
                <w:sz w:val="14"/>
                <w:szCs w:val="14"/>
                <w:lang w:eastAsia="nl-BE"/>
              </w:rPr>
              <w:t>Public mission performance oversight:</w:t>
            </w:r>
            <w:r w:rsidRPr="009F4405">
              <w:rPr>
                <w:color w:val="000000"/>
                <w:sz w:val="14"/>
                <w:szCs w:val="14"/>
                <w:lang w:eastAsia="nl-BE"/>
              </w:rPr>
              <w:t xml:space="preserve"> Tracked via SSC annual report targets (e.g., occupancy and quality objectives).</w:t>
            </w:r>
            <w:r w:rsidRPr="009F4405">
              <w:rPr>
                <w:color w:val="000000"/>
                <w:sz w:val="14"/>
                <w:szCs w:val="14"/>
                <w:lang w:eastAsia="nl-BE"/>
              </w:rPr>
              <w:br/>
            </w:r>
            <w:r w:rsidRPr="009F4405">
              <w:rPr>
                <w:b/>
                <w:color w:val="000000"/>
                <w:sz w:val="14"/>
                <w:szCs w:val="14"/>
                <w:lang w:eastAsia="nl-BE"/>
              </w:rPr>
              <w:t>Regulatory agreements:</w:t>
            </w:r>
            <w:r w:rsidRPr="009F4405">
              <w:rPr>
                <w:color w:val="000000"/>
                <w:sz w:val="14"/>
                <w:szCs w:val="14"/>
                <w:lang w:eastAsia="nl-BE"/>
              </w:rPr>
              <w:t xml:space="preserve"> If launches affect Norwegian airspace, a permit from CAA Norway is required (cross</w:t>
            </w:r>
            <w:r w:rsidRPr="009F4405">
              <w:rPr>
                <w:color w:val="000000"/>
                <w:sz w:val="14"/>
                <w:szCs w:val="14"/>
                <w:lang w:eastAsia="nl-BE"/>
              </w:rPr>
              <w:noBreakHyphen/>
              <w:t>border coordination).</w:t>
            </w:r>
            <w:r w:rsidRPr="009F4405">
              <w:rPr>
                <w:color w:val="000000"/>
                <w:sz w:val="14"/>
                <w:szCs w:val="14"/>
                <w:lang w:eastAsia="nl-BE"/>
              </w:rPr>
              <w:br/>
            </w:r>
            <w:r w:rsidRPr="009F4405">
              <w:rPr>
                <w:b/>
                <w:color w:val="000000"/>
                <w:sz w:val="14"/>
                <w:szCs w:val="14"/>
                <w:lang w:eastAsia="nl-BE"/>
              </w:rPr>
              <w:t>Commercial utilization agreement:</w:t>
            </w:r>
            <w:r w:rsidRPr="009F4405">
              <w:rPr>
                <w:color w:val="000000"/>
                <w:sz w:val="14"/>
                <w:szCs w:val="14"/>
                <w:lang w:eastAsia="nl-BE"/>
              </w:rPr>
              <w:t xml:space="preserve"> Sweden–US Technology Safeguards Agreement (TSA) enables U.S. commercial launches from Swedish spaceports.</w:t>
            </w:r>
            <w:r w:rsidRPr="009F4405">
              <w:rPr>
                <w:color w:val="000000"/>
                <w:sz w:val="14"/>
                <w:szCs w:val="14"/>
                <w:lang w:eastAsia="nl-BE"/>
              </w:rPr>
              <w:br/>
            </w:r>
            <w:r w:rsidRPr="009F4405">
              <w:rPr>
                <w:b/>
                <w:color w:val="000000"/>
                <w:sz w:val="14"/>
                <w:szCs w:val="14"/>
                <w:lang w:eastAsia="nl-BE"/>
              </w:rPr>
              <w:t>Go / no-go decision-maker:</w:t>
            </w:r>
            <w:r w:rsidRPr="009F4405">
              <w:rPr>
                <w:color w:val="000000"/>
                <w:sz w:val="14"/>
                <w:szCs w:val="14"/>
                <w:lang w:eastAsia="nl-BE"/>
              </w:rPr>
              <w:t xml:space="preserve"> SSC </w:t>
            </w:r>
            <w:r w:rsidRPr="009F4405">
              <w:rPr>
                <w:b/>
                <w:color w:val="000000"/>
                <w:sz w:val="14"/>
                <w:szCs w:val="14"/>
                <w:lang w:eastAsia="nl-BE"/>
              </w:rPr>
              <w:br/>
            </w:r>
          </w:p>
        </w:tc>
        <w:tc>
          <w:tcPr>
            <w:tcW w:w="772" w:type="pct"/>
            <w:vAlign w:val="center"/>
            <w:hideMark/>
          </w:tcPr>
          <w:p w14:paraId="6CA740AA" w14:textId="1C6EA4CB" w:rsidR="005444C2" w:rsidRPr="009F4405" w:rsidRDefault="005444C2" w:rsidP="00632FB1">
            <w:pPr>
              <w:spacing w:after="0"/>
              <w:jc w:val="left"/>
              <w:rPr>
                <w:b/>
                <w:color w:val="000000"/>
                <w:sz w:val="14"/>
                <w:szCs w:val="14"/>
                <w:lang w:eastAsia="nl-BE"/>
              </w:rPr>
            </w:pPr>
            <w:r w:rsidRPr="009F4405">
              <w:rPr>
                <w:b/>
                <w:color w:val="000000"/>
                <w:sz w:val="14"/>
                <w:szCs w:val="14"/>
                <w:lang w:eastAsia="nl-BE"/>
              </w:rPr>
              <w:t>Site operators:</w:t>
            </w:r>
            <w:r w:rsidRPr="009F4405">
              <w:rPr>
                <w:color w:val="000000"/>
                <w:sz w:val="14"/>
                <w:szCs w:val="14"/>
                <w:lang w:eastAsia="nl-BE"/>
              </w:rPr>
              <w:t xml:space="preserve"> SSC Space (Science Services); OLRT division for orbital launch operations.</w:t>
            </w:r>
            <w:r w:rsidRPr="009F4405">
              <w:rPr>
                <w:color w:val="000000"/>
                <w:sz w:val="14"/>
                <w:szCs w:val="14"/>
                <w:lang w:eastAsia="nl-BE"/>
              </w:rPr>
              <w:br/>
            </w:r>
            <w:r w:rsidRPr="009F4405">
              <w:rPr>
                <w:b/>
                <w:color w:val="000000"/>
                <w:sz w:val="14"/>
                <w:szCs w:val="14"/>
                <w:lang w:eastAsia="nl-BE"/>
              </w:rPr>
              <w:t>Range safety:</w:t>
            </w:r>
            <w:r w:rsidRPr="009F4405">
              <w:rPr>
                <w:color w:val="000000"/>
                <w:sz w:val="14"/>
                <w:szCs w:val="14"/>
                <w:lang w:eastAsia="nl-BE"/>
              </w:rPr>
              <w:t xml:space="preserve"> SSC range safety org (Range Safety Officer / Safety Board) + coordination with airspace authorities.</w:t>
            </w:r>
            <w:r w:rsidRPr="009F4405">
              <w:rPr>
                <w:color w:val="000000"/>
                <w:sz w:val="14"/>
                <w:szCs w:val="14"/>
                <w:lang w:eastAsia="nl-BE"/>
              </w:rPr>
              <w:br/>
            </w:r>
            <w:r w:rsidRPr="009F4405">
              <w:rPr>
                <w:b/>
                <w:color w:val="000000"/>
                <w:sz w:val="14"/>
                <w:szCs w:val="14"/>
                <w:lang w:eastAsia="nl-BE"/>
              </w:rPr>
              <w:t>Other:</w:t>
            </w:r>
            <w:r w:rsidRPr="009F4405">
              <w:rPr>
                <w:color w:val="000000"/>
                <w:sz w:val="14"/>
                <w:szCs w:val="14"/>
                <w:lang w:eastAsia="nl-BE"/>
              </w:rPr>
              <w:t xml:space="preserve"> Launch Control Center; Head of Esrange Space Center.</w:t>
            </w:r>
            <w:r w:rsidRPr="009F4405">
              <w:rPr>
                <w:b/>
                <w:color w:val="000000"/>
                <w:sz w:val="14"/>
                <w:szCs w:val="14"/>
                <w:lang w:eastAsia="nl-BE"/>
              </w:rPr>
              <w:br/>
            </w:r>
          </w:p>
        </w:tc>
        <w:tc>
          <w:tcPr>
            <w:tcW w:w="772" w:type="pct"/>
            <w:vAlign w:val="center"/>
            <w:hideMark/>
          </w:tcPr>
          <w:p w14:paraId="6768995D" w14:textId="424AC11F" w:rsidR="005444C2" w:rsidRPr="009F4405" w:rsidRDefault="005444C2" w:rsidP="00632FB1">
            <w:pPr>
              <w:spacing w:after="0"/>
              <w:jc w:val="left"/>
              <w:rPr>
                <w:color w:val="000000"/>
                <w:sz w:val="14"/>
                <w:szCs w:val="14"/>
                <w:lang w:eastAsia="nl-BE"/>
              </w:rPr>
            </w:pPr>
            <w:r w:rsidRPr="009F4405">
              <w:rPr>
                <w:color w:val="000000"/>
                <w:sz w:val="14"/>
                <w:szCs w:val="14"/>
                <w:lang w:eastAsia="nl-BE"/>
              </w:rPr>
              <w:t>Perigee Aerospace - collaborative agreement for joint satellite launches from Esrange;</w:t>
            </w:r>
            <w:r w:rsidRPr="009F4405">
              <w:rPr>
                <w:color w:val="000000"/>
                <w:sz w:val="14"/>
                <w:szCs w:val="14"/>
                <w:lang w:eastAsia="nl-BE"/>
              </w:rPr>
              <w:br/>
              <w:t>Blue Whale 1 planned as first orbital rocket from Esrange Firefly Aerospace - collaborative agreement for Alpha launches from Esrange Launch Complex 3C; orbital launch service for commercial, civil and defense customers</w:t>
            </w:r>
            <w:r w:rsidRPr="009F4405">
              <w:rPr>
                <w:color w:val="000000"/>
                <w:sz w:val="14"/>
                <w:szCs w:val="14"/>
                <w:lang w:eastAsia="nl-BE"/>
              </w:rPr>
              <w:br/>
              <w:t>Isar Aerospace - partnership with</w:t>
            </w:r>
            <w:r w:rsidRPr="009F4405">
              <w:rPr>
                <w:color w:val="000000"/>
                <w:sz w:val="14"/>
                <w:szCs w:val="14"/>
                <w:lang w:eastAsia="nl-BE"/>
              </w:rPr>
              <w:br/>
              <w:t>SSC for second test site at Esrange for engine and stage testing ArianeGroup - SSC and ArianeGroup teams working together at</w:t>
            </w:r>
            <w:r w:rsidRPr="009F4405">
              <w:rPr>
                <w:color w:val="000000"/>
                <w:sz w:val="14"/>
                <w:szCs w:val="14"/>
                <w:lang w:eastAsia="nl-BE"/>
              </w:rPr>
              <w:br/>
              <w:t>Esrange on Themis integration and test campaign European Commission / SALTO - first Themis flight campaign funded through SALTO programme</w:t>
            </w:r>
            <w:r w:rsidRPr="009F4405">
              <w:rPr>
                <w:color w:val="000000"/>
                <w:sz w:val="14"/>
                <w:szCs w:val="14"/>
                <w:lang w:eastAsia="nl-BE"/>
              </w:rPr>
              <w:br/>
              <w:t>FMV (Swedish Defence Materiel Administration) - order to SSC for project start of further development of satellite launch capability at</w:t>
            </w:r>
            <w:r w:rsidRPr="009F4405">
              <w:rPr>
                <w:color w:val="000000"/>
                <w:sz w:val="14"/>
                <w:szCs w:val="14"/>
                <w:lang w:eastAsia="nl-BE"/>
              </w:rPr>
              <w:br/>
              <w:t>Esrange NIB (Nordic Investment Bank) - EUR 12 million loan for Esrange spaceport project</w:t>
            </w:r>
            <w:r w:rsidRPr="009F4405">
              <w:rPr>
                <w:color w:val="000000"/>
                <w:sz w:val="14"/>
                <w:szCs w:val="14"/>
                <w:lang w:eastAsia="nl-BE"/>
              </w:rPr>
              <w:br/>
              <w:t>Sweden–US governments - TSA enabling U.S. commercial launches from Swedish spaceports</w:t>
            </w:r>
            <w:r w:rsidRPr="009F4405">
              <w:rPr>
                <w:color w:val="000000"/>
                <w:sz w:val="14"/>
                <w:szCs w:val="14"/>
                <w:lang w:eastAsia="nl-BE"/>
              </w:rPr>
              <w:br/>
            </w:r>
          </w:p>
        </w:tc>
      </w:tr>
      <w:tr w:rsidR="001D1A53" w:rsidRPr="009F4405" w14:paraId="61BADA3B" w14:textId="77777777" w:rsidTr="00632FB1">
        <w:trPr>
          <w:trHeight w:val="20"/>
        </w:trPr>
        <w:tc>
          <w:tcPr>
            <w:tcW w:w="346" w:type="pct"/>
            <w:shd w:val="clear" w:color="auto" w:fill="F2F2F2" w:themeFill="text2" w:themeFillShade="F2"/>
            <w:vAlign w:val="center"/>
            <w:hideMark/>
          </w:tcPr>
          <w:p w14:paraId="5A91B6EC" w14:textId="1CF01ACE" w:rsidR="005444C2" w:rsidRPr="009F4405" w:rsidRDefault="00B93A25" w:rsidP="00632FB1">
            <w:pPr>
              <w:spacing w:after="0"/>
              <w:jc w:val="left"/>
              <w:rPr>
                <w:color w:val="000000"/>
                <w:sz w:val="14"/>
                <w:szCs w:val="14"/>
                <w:lang w:eastAsia="nl-BE"/>
              </w:rPr>
            </w:pPr>
            <w:r w:rsidRPr="009F4405">
              <w:rPr>
                <w:color w:val="000000"/>
                <w:sz w:val="14"/>
                <w:szCs w:val="14"/>
                <w:lang w:eastAsia="nl-BE"/>
              </w:rPr>
              <w:t xml:space="preserve">CSG </w:t>
            </w:r>
            <w:r w:rsidR="005444C2" w:rsidRPr="009F4405">
              <w:rPr>
                <w:color w:val="000000"/>
                <w:sz w:val="14"/>
                <w:szCs w:val="14"/>
                <w:lang w:eastAsia="nl-BE"/>
              </w:rPr>
              <w:t>telemtry antennas: Brazil</w:t>
            </w:r>
          </w:p>
        </w:tc>
        <w:tc>
          <w:tcPr>
            <w:tcW w:w="397" w:type="pct"/>
            <w:vAlign w:val="center"/>
            <w:hideMark/>
          </w:tcPr>
          <w:p w14:paraId="23236084"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GSC telemtry antennas: Brazil</w:t>
            </w:r>
          </w:p>
        </w:tc>
        <w:tc>
          <w:tcPr>
            <w:tcW w:w="397" w:type="pct"/>
            <w:noWrap/>
            <w:vAlign w:val="center"/>
            <w:hideMark/>
          </w:tcPr>
          <w:p w14:paraId="1F3A6732"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TT&amp;C</w:t>
            </w:r>
          </w:p>
        </w:tc>
        <w:tc>
          <w:tcPr>
            <w:tcW w:w="772" w:type="pct"/>
            <w:vAlign w:val="center"/>
            <w:hideMark/>
          </w:tcPr>
          <w:p w14:paraId="6E677D13"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Facilities hosted on Brazilian sovereign territory under ESA bilateral agreements. Antennas are part of ESA’s launcher down</w:t>
            </w:r>
            <w:r w:rsidRPr="009F4405">
              <w:rPr>
                <w:color w:val="000000"/>
                <w:sz w:val="14"/>
                <w:szCs w:val="14"/>
                <w:lang w:eastAsia="nl-BE"/>
              </w:rPr>
              <w:noBreakHyphen/>
              <w:t xml:space="preserve">range telemetry network and are operated in coordination with CNES </w:t>
            </w:r>
            <w:r w:rsidRPr="009F4405">
              <w:rPr>
                <w:color w:val="000000"/>
                <w:sz w:val="14"/>
                <w:szCs w:val="14"/>
                <w:lang w:eastAsia="nl-BE"/>
              </w:rPr>
              <w:lastRenderedPageBreak/>
              <w:t>for Ariane and Vega missions. EU/non</w:t>
            </w:r>
            <w:r w:rsidRPr="009F4405">
              <w:rPr>
                <w:color w:val="000000"/>
                <w:sz w:val="14"/>
                <w:szCs w:val="14"/>
                <w:lang w:eastAsia="nl-BE"/>
              </w:rPr>
              <w:noBreakHyphen/>
              <w:t>EU: Non</w:t>
            </w:r>
            <w:r w:rsidRPr="009F4405">
              <w:rPr>
                <w:color w:val="000000"/>
                <w:sz w:val="14"/>
                <w:szCs w:val="14"/>
                <w:lang w:eastAsia="nl-BE"/>
              </w:rPr>
              <w:noBreakHyphen/>
              <w:t>EU (Brazil).</w:t>
            </w:r>
          </w:p>
        </w:tc>
        <w:tc>
          <w:tcPr>
            <w:tcW w:w="772" w:type="pct"/>
            <w:vAlign w:val="center"/>
            <w:hideMark/>
          </w:tcPr>
          <w:p w14:paraId="13362496"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lastRenderedPageBreak/>
              <w:t>Funded through ESA launcher programme budgets, with hosting arrangements agreed bilaterally with Brazilian authorities. No public country</w:t>
            </w:r>
            <w:r w:rsidRPr="009F4405">
              <w:rPr>
                <w:color w:val="000000"/>
                <w:sz w:val="14"/>
                <w:szCs w:val="14"/>
                <w:lang w:eastAsia="nl-BE"/>
              </w:rPr>
              <w:noBreakHyphen/>
              <w:t>specific budget published.</w:t>
            </w:r>
          </w:p>
        </w:tc>
        <w:tc>
          <w:tcPr>
            <w:tcW w:w="772" w:type="pct"/>
            <w:vAlign w:val="center"/>
            <w:hideMark/>
          </w:tcPr>
          <w:p w14:paraId="1F264A83"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High</w:t>
            </w:r>
            <w:r w:rsidRPr="009F4405">
              <w:rPr>
                <w:color w:val="000000"/>
                <w:sz w:val="14"/>
                <w:szCs w:val="14"/>
                <w:lang w:eastAsia="nl-BE"/>
              </w:rPr>
              <w:noBreakHyphen/>
              <w:t>level control by ESA launcher operations governance, with CNES acting as launcher authority. National regulatory compliance ensured via Brazilian telecommunications and space institutions.</w:t>
            </w:r>
          </w:p>
        </w:tc>
        <w:tc>
          <w:tcPr>
            <w:tcW w:w="772" w:type="pct"/>
            <w:vAlign w:val="center"/>
            <w:hideMark/>
          </w:tcPr>
          <w:p w14:paraId="1B054A06"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Down</w:t>
            </w:r>
            <w:r w:rsidRPr="009F4405">
              <w:rPr>
                <w:color w:val="000000"/>
                <w:sz w:val="14"/>
                <w:szCs w:val="14"/>
                <w:lang w:eastAsia="nl-BE"/>
              </w:rPr>
              <w:noBreakHyphen/>
              <w:t>range telemetry, tracking and monitoring during launcher ascent, providing real</w:t>
            </w:r>
            <w:r w:rsidRPr="009F4405">
              <w:rPr>
                <w:color w:val="000000"/>
                <w:sz w:val="14"/>
                <w:szCs w:val="14"/>
                <w:lang w:eastAsia="nl-BE"/>
              </w:rPr>
              <w:noBreakHyphen/>
              <w:t>time vehicle health, trajectory and separation data during critical launch phases.</w:t>
            </w:r>
          </w:p>
        </w:tc>
        <w:tc>
          <w:tcPr>
            <w:tcW w:w="772" w:type="pct"/>
            <w:vAlign w:val="center"/>
            <w:hideMark/>
          </w:tcPr>
          <w:p w14:paraId="34F59821"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ESA; CNES; Brazilian host authorities; Arianespace; ArianeGroup.</w:t>
            </w:r>
          </w:p>
        </w:tc>
      </w:tr>
      <w:tr w:rsidR="001D1A53" w:rsidRPr="009F4405" w14:paraId="6C7372BD" w14:textId="77777777" w:rsidTr="00632FB1">
        <w:trPr>
          <w:trHeight w:val="20"/>
        </w:trPr>
        <w:tc>
          <w:tcPr>
            <w:tcW w:w="346" w:type="pct"/>
            <w:shd w:val="clear" w:color="auto" w:fill="F2F2F2" w:themeFill="text2" w:themeFillShade="F2"/>
            <w:vAlign w:val="center"/>
            <w:hideMark/>
          </w:tcPr>
          <w:p w14:paraId="540D7B03" w14:textId="77246EA4" w:rsidR="005444C2" w:rsidRPr="009F4405" w:rsidRDefault="00B93A25" w:rsidP="00632FB1">
            <w:pPr>
              <w:spacing w:after="0"/>
              <w:jc w:val="left"/>
              <w:rPr>
                <w:color w:val="000000"/>
                <w:sz w:val="14"/>
                <w:szCs w:val="14"/>
                <w:lang w:eastAsia="nl-BE"/>
              </w:rPr>
            </w:pPr>
            <w:r w:rsidRPr="009F4405">
              <w:rPr>
                <w:color w:val="000000"/>
                <w:sz w:val="14"/>
                <w:szCs w:val="14"/>
                <w:lang w:eastAsia="nl-BE"/>
              </w:rPr>
              <w:t xml:space="preserve">CSG </w:t>
            </w:r>
            <w:r w:rsidR="005444C2" w:rsidRPr="009F4405">
              <w:rPr>
                <w:color w:val="000000"/>
                <w:sz w:val="14"/>
                <w:szCs w:val="14"/>
                <w:lang w:eastAsia="nl-BE"/>
              </w:rPr>
              <w:t>telemtry antennas: Gabon</w:t>
            </w:r>
          </w:p>
        </w:tc>
        <w:tc>
          <w:tcPr>
            <w:tcW w:w="397" w:type="pct"/>
            <w:vAlign w:val="center"/>
            <w:hideMark/>
          </w:tcPr>
          <w:p w14:paraId="2434FC61"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GSC telemtry antennas: Gabon</w:t>
            </w:r>
          </w:p>
        </w:tc>
        <w:tc>
          <w:tcPr>
            <w:tcW w:w="397" w:type="pct"/>
            <w:noWrap/>
            <w:vAlign w:val="center"/>
            <w:hideMark/>
          </w:tcPr>
          <w:p w14:paraId="1FC2EA5C"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TT&amp;C</w:t>
            </w:r>
          </w:p>
        </w:tc>
        <w:tc>
          <w:tcPr>
            <w:tcW w:w="772" w:type="pct"/>
            <w:vAlign w:val="center"/>
            <w:hideMark/>
          </w:tcPr>
          <w:p w14:paraId="50FBF877"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Hosted by the Gabonese Republic; operated by CNES on behalf of ESA under long</w:t>
            </w:r>
            <w:r w:rsidRPr="009F4405">
              <w:rPr>
                <w:color w:val="000000"/>
                <w:sz w:val="14"/>
                <w:szCs w:val="14"/>
                <w:lang w:eastAsia="nl-BE"/>
              </w:rPr>
              <w:noBreakHyphen/>
              <w:t>standing bilateral agreements. EU/non</w:t>
            </w:r>
            <w:r w:rsidRPr="009F4405">
              <w:rPr>
                <w:color w:val="000000"/>
                <w:sz w:val="14"/>
                <w:szCs w:val="14"/>
                <w:lang w:eastAsia="nl-BE"/>
              </w:rPr>
              <w:noBreakHyphen/>
              <w:t>EU: Non</w:t>
            </w:r>
            <w:r w:rsidRPr="009F4405">
              <w:rPr>
                <w:color w:val="000000"/>
                <w:sz w:val="14"/>
                <w:szCs w:val="14"/>
                <w:lang w:eastAsia="nl-BE"/>
              </w:rPr>
              <w:noBreakHyphen/>
              <w:t>EU (Gabon).</w:t>
            </w:r>
          </w:p>
        </w:tc>
        <w:tc>
          <w:tcPr>
            <w:tcW w:w="772" w:type="pct"/>
            <w:vAlign w:val="center"/>
            <w:hideMark/>
          </w:tcPr>
          <w:p w14:paraId="6D77CA37"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Funded via ESA launcher programme budgets, with hosting arrangements and cooperation agreements involving the Gabonese state.</w:t>
            </w:r>
          </w:p>
        </w:tc>
        <w:tc>
          <w:tcPr>
            <w:tcW w:w="772" w:type="pct"/>
            <w:vAlign w:val="center"/>
            <w:hideMark/>
          </w:tcPr>
          <w:p w14:paraId="279589C8"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High</w:t>
            </w:r>
            <w:r w:rsidRPr="009F4405">
              <w:rPr>
                <w:color w:val="000000"/>
                <w:sz w:val="14"/>
                <w:szCs w:val="14"/>
                <w:lang w:eastAsia="nl-BE"/>
              </w:rPr>
              <w:noBreakHyphen/>
              <w:t>level control by ESA launcher governance in cooperation with CNES; national coordination via Gabonese space and telecommunications authorities (AGEOS).</w:t>
            </w:r>
          </w:p>
        </w:tc>
        <w:tc>
          <w:tcPr>
            <w:tcW w:w="772" w:type="pct"/>
            <w:vAlign w:val="center"/>
            <w:hideMark/>
          </w:tcPr>
          <w:p w14:paraId="2ED3836A"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Provision of down</w:t>
            </w:r>
            <w:r w:rsidRPr="009F4405">
              <w:rPr>
                <w:color w:val="000000"/>
                <w:sz w:val="14"/>
                <w:szCs w:val="14"/>
                <w:lang w:eastAsia="nl-BE"/>
              </w:rPr>
              <w:noBreakHyphen/>
              <w:t>range telemetry and tracking during Ariane and Vega launches, relaying real</w:t>
            </w:r>
            <w:r w:rsidRPr="009F4405">
              <w:rPr>
                <w:color w:val="000000"/>
                <w:sz w:val="14"/>
                <w:szCs w:val="14"/>
                <w:lang w:eastAsia="nl-BE"/>
              </w:rPr>
              <w:noBreakHyphen/>
              <w:t>time launcher performance and trajectory data from the equatorial region.</w:t>
            </w:r>
          </w:p>
        </w:tc>
        <w:tc>
          <w:tcPr>
            <w:tcW w:w="772" w:type="pct"/>
            <w:vAlign w:val="center"/>
            <w:hideMark/>
          </w:tcPr>
          <w:p w14:paraId="03655779"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ESA; CNES; Gabonese Republic (AGEOS); Arianespace.</w:t>
            </w:r>
          </w:p>
        </w:tc>
      </w:tr>
      <w:tr w:rsidR="001D1A53" w:rsidRPr="009F4405" w14:paraId="575AC1CA" w14:textId="77777777" w:rsidTr="00632FB1">
        <w:trPr>
          <w:trHeight w:val="20"/>
        </w:trPr>
        <w:tc>
          <w:tcPr>
            <w:tcW w:w="346" w:type="pct"/>
            <w:shd w:val="clear" w:color="auto" w:fill="F2F2F2" w:themeFill="text2" w:themeFillShade="F2"/>
            <w:vAlign w:val="center"/>
            <w:hideMark/>
          </w:tcPr>
          <w:p w14:paraId="24059F7E" w14:textId="4BB57BEB" w:rsidR="005444C2" w:rsidRPr="009F4405" w:rsidRDefault="00B93A25" w:rsidP="00632FB1">
            <w:pPr>
              <w:spacing w:after="0"/>
              <w:jc w:val="left"/>
              <w:rPr>
                <w:color w:val="000000"/>
                <w:sz w:val="14"/>
                <w:szCs w:val="14"/>
                <w:lang w:eastAsia="nl-BE"/>
              </w:rPr>
            </w:pPr>
            <w:r w:rsidRPr="009F4405">
              <w:rPr>
                <w:color w:val="000000"/>
                <w:sz w:val="14"/>
                <w:szCs w:val="14"/>
                <w:lang w:eastAsia="nl-BE"/>
              </w:rPr>
              <w:t xml:space="preserve">CSG </w:t>
            </w:r>
            <w:r w:rsidR="005444C2" w:rsidRPr="009F4405">
              <w:rPr>
                <w:color w:val="000000"/>
                <w:sz w:val="14"/>
                <w:szCs w:val="14"/>
                <w:lang w:eastAsia="nl-BE"/>
              </w:rPr>
              <w:t>telemtry antennas: India</w:t>
            </w:r>
          </w:p>
        </w:tc>
        <w:tc>
          <w:tcPr>
            <w:tcW w:w="397" w:type="pct"/>
            <w:vAlign w:val="center"/>
            <w:hideMark/>
          </w:tcPr>
          <w:p w14:paraId="06C46EBB"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GSC telemtry antennas: India</w:t>
            </w:r>
          </w:p>
        </w:tc>
        <w:tc>
          <w:tcPr>
            <w:tcW w:w="397" w:type="pct"/>
            <w:noWrap/>
            <w:vAlign w:val="center"/>
            <w:hideMark/>
          </w:tcPr>
          <w:p w14:paraId="38D8BA20"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TT&amp;C</w:t>
            </w:r>
          </w:p>
        </w:tc>
        <w:tc>
          <w:tcPr>
            <w:tcW w:w="772" w:type="pct"/>
            <w:vAlign w:val="center"/>
            <w:hideMark/>
          </w:tcPr>
          <w:p w14:paraId="7722F1AD"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Owned and operated by Indian public space agencies (ISRO), with ESA access provided under bilateral cooperation agreements. EU/non</w:t>
            </w:r>
            <w:r w:rsidRPr="009F4405">
              <w:rPr>
                <w:color w:val="000000"/>
                <w:sz w:val="14"/>
                <w:szCs w:val="14"/>
                <w:lang w:eastAsia="nl-BE"/>
              </w:rPr>
              <w:noBreakHyphen/>
              <w:t>EU: Non</w:t>
            </w:r>
            <w:r w:rsidRPr="009F4405">
              <w:rPr>
                <w:color w:val="000000"/>
                <w:sz w:val="14"/>
                <w:szCs w:val="14"/>
                <w:lang w:eastAsia="nl-BE"/>
              </w:rPr>
              <w:noBreakHyphen/>
              <w:t>EU (India).</w:t>
            </w:r>
          </w:p>
        </w:tc>
        <w:tc>
          <w:tcPr>
            <w:tcW w:w="772" w:type="pct"/>
            <w:vAlign w:val="center"/>
            <w:hideMark/>
          </w:tcPr>
          <w:p w14:paraId="129E7DA6"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Funded primarily through Indian public space budgets; ESA usage financed via mission</w:t>
            </w:r>
            <w:r w:rsidRPr="009F4405">
              <w:rPr>
                <w:color w:val="000000"/>
                <w:sz w:val="14"/>
                <w:szCs w:val="14"/>
                <w:lang w:eastAsia="nl-BE"/>
              </w:rPr>
              <w:noBreakHyphen/>
              <w:t>specific cooperation agreements.</w:t>
            </w:r>
          </w:p>
        </w:tc>
        <w:tc>
          <w:tcPr>
            <w:tcW w:w="772" w:type="pct"/>
            <w:vAlign w:val="center"/>
            <w:hideMark/>
          </w:tcPr>
          <w:p w14:paraId="65471043"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Infrastructure controlled by ISRO, with operational coordination with ESA Operations for supported missions.</w:t>
            </w:r>
          </w:p>
        </w:tc>
        <w:tc>
          <w:tcPr>
            <w:tcW w:w="772" w:type="pct"/>
            <w:vAlign w:val="center"/>
            <w:hideMark/>
          </w:tcPr>
          <w:p w14:paraId="7247B4B3" w14:textId="0C5FC768" w:rsidR="005444C2" w:rsidRPr="009F4405" w:rsidRDefault="005444C2" w:rsidP="00632FB1">
            <w:pPr>
              <w:spacing w:after="0"/>
              <w:jc w:val="left"/>
              <w:rPr>
                <w:color w:val="000000"/>
                <w:sz w:val="14"/>
                <w:szCs w:val="14"/>
                <w:lang w:eastAsia="nl-BE"/>
              </w:rPr>
            </w:pPr>
            <w:r w:rsidRPr="009F4405">
              <w:rPr>
                <w:color w:val="000000"/>
                <w:sz w:val="14"/>
                <w:szCs w:val="14"/>
                <w:lang w:eastAsia="nl-BE"/>
              </w:rPr>
              <w:t>Provision of TT&amp;C, ranging and payload data acquisition for cooperative ESA missions</w:t>
            </w:r>
            <w:r w:rsidR="000513B8" w:rsidRPr="009F4405">
              <w:rPr>
                <w:color w:val="000000"/>
                <w:sz w:val="14"/>
                <w:szCs w:val="14"/>
                <w:lang w:eastAsia="nl-BE"/>
              </w:rPr>
              <w:t>.</w:t>
            </w:r>
          </w:p>
        </w:tc>
        <w:tc>
          <w:tcPr>
            <w:tcW w:w="772" w:type="pct"/>
            <w:vAlign w:val="center"/>
            <w:hideMark/>
          </w:tcPr>
          <w:p w14:paraId="43EC397A"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ISRO; ESA; national mission control centres.</w:t>
            </w:r>
          </w:p>
        </w:tc>
      </w:tr>
      <w:tr w:rsidR="001D1A53" w:rsidRPr="009F4405" w14:paraId="172C3091" w14:textId="77777777" w:rsidTr="00632FB1">
        <w:trPr>
          <w:trHeight w:val="20"/>
        </w:trPr>
        <w:tc>
          <w:tcPr>
            <w:tcW w:w="346" w:type="pct"/>
            <w:shd w:val="clear" w:color="auto" w:fill="F2F2F2" w:themeFill="text2" w:themeFillShade="F2"/>
            <w:vAlign w:val="center"/>
            <w:hideMark/>
          </w:tcPr>
          <w:p w14:paraId="4D56095A" w14:textId="6F003B73" w:rsidR="005444C2" w:rsidRPr="009F4405" w:rsidRDefault="00B93A25" w:rsidP="00632FB1">
            <w:pPr>
              <w:spacing w:after="0"/>
              <w:jc w:val="left"/>
              <w:rPr>
                <w:color w:val="000000"/>
                <w:sz w:val="14"/>
                <w:szCs w:val="14"/>
                <w:lang w:eastAsia="nl-BE"/>
              </w:rPr>
            </w:pPr>
            <w:r w:rsidRPr="009F4405">
              <w:rPr>
                <w:color w:val="000000"/>
                <w:sz w:val="14"/>
                <w:szCs w:val="14"/>
                <w:lang w:eastAsia="nl-BE"/>
              </w:rPr>
              <w:t xml:space="preserve">CSG </w:t>
            </w:r>
            <w:r w:rsidR="005444C2" w:rsidRPr="009F4405">
              <w:rPr>
                <w:color w:val="000000"/>
                <w:sz w:val="14"/>
                <w:szCs w:val="14"/>
                <w:lang w:eastAsia="nl-BE"/>
              </w:rPr>
              <w:t>telemtry antennas: Spain</w:t>
            </w:r>
          </w:p>
        </w:tc>
        <w:tc>
          <w:tcPr>
            <w:tcW w:w="397" w:type="pct"/>
            <w:vAlign w:val="center"/>
            <w:hideMark/>
          </w:tcPr>
          <w:p w14:paraId="78B192EA"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GSC telemtry antennas: Spain</w:t>
            </w:r>
          </w:p>
        </w:tc>
        <w:tc>
          <w:tcPr>
            <w:tcW w:w="397" w:type="pct"/>
            <w:noWrap/>
            <w:vAlign w:val="center"/>
            <w:hideMark/>
          </w:tcPr>
          <w:p w14:paraId="4F5E1750"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TT&amp;C</w:t>
            </w:r>
          </w:p>
        </w:tc>
        <w:tc>
          <w:tcPr>
            <w:tcW w:w="772" w:type="pct"/>
            <w:vAlign w:val="center"/>
            <w:hideMark/>
          </w:tcPr>
          <w:p w14:paraId="15CE25D5"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Owned or contractually controlled by ESA as part of the ESTRACK and launcher tracking infrastructure, hosted on Spanish territory. EU/non</w:t>
            </w:r>
            <w:r w:rsidRPr="009F4405">
              <w:rPr>
                <w:color w:val="000000"/>
                <w:sz w:val="14"/>
                <w:szCs w:val="14"/>
                <w:lang w:eastAsia="nl-BE"/>
              </w:rPr>
              <w:noBreakHyphen/>
              <w:t>EU: EU</w:t>
            </w:r>
            <w:r w:rsidRPr="009F4405">
              <w:rPr>
                <w:color w:val="000000"/>
                <w:sz w:val="14"/>
                <w:szCs w:val="14"/>
                <w:lang w:eastAsia="nl-BE"/>
              </w:rPr>
              <w:noBreakHyphen/>
              <w:t>27 (Spain).</w:t>
            </w:r>
          </w:p>
        </w:tc>
        <w:tc>
          <w:tcPr>
            <w:tcW w:w="772" w:type="pct"/>
            <w:vAlign w:val="center"/>
            <w:hideMark/>
          </w:tcPr>
          <w:p w14:paraId="208E1301"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Funded via ESA institutional and launcher programme budgets, with Spain contributing through ESA membership and host</w:t>
            </w:r>
            <w:r w:rsidRPr="009F4405">
              <w:rPr>
                <w:color w:val="000000"/>
                <w:sz w:val="14"/>
                <w:szCs w:val="14"/>
                <w:lang w:eastAsia="nl-BE"/>
              </w:rPr>
              <w:noBreakHyphen/>
              <w:t>nation support agreements.</w:t>
            </w:r>
          </w:p>
        </w:tc>
        <w:tc>
          <w:tcPr>
            <w:tcW w:w="772" w:type="pct"/>
            <w:vAlign w:val="center"/>
            <w:hideMark/>
          </w:tcPr>
          <w:p w14:paraId="057BD0CD" w14:textId="36D1DE46" w:rsidR="005444C2" w:rsidRPr="009F4405" w:rsidRDefault="009C546C" w:rsidP="00632FB1">
            <w:pPr>
              <w:spacing w:after="0"/>
              <w:jc w:val="left"/>
              <w:rPr>
                <w:color w:val="000000"/>
                <w:sz w:val="14"/>
                <w:szCs w:val="14"/>
                <w:lang w:eastAsia="nl-BE"/>
              </w:rPr>
            </w:pPr>
            <w:r>
              <w:rPr>
                <w:color w:val="000000"/>
                <w:sz w:val="14"/>
                <w:szCs w:val="14"/>
                <w:lang w:eastAsia="nl-BE"/>
              </w:rPr>
              <w:t>L</w:t>
            </w:r>
            <w:r w:rsidR="005444C2" w:rsidRPr="009F4405">
              <w:rPr>
                <w:color w:val="000000"/>
                <w:sz w:val="14"/>
                <w:szCs w:val="14"/>
                <w:lang w:eastAsia="nl-BE"/>
              </w:rPr>
              <w:t>auncher coordination with CNES for Ariane and Vega missions.</w:t>
            </w:r>
          </w:p>
        </w:tc>
        <w:tc>
          <w:tcPr>
            <w:tcW w:w="772" w:type="pct"/>
            <w:vAlign w:val="center"/>
            <w:hideMark/>
          </w:tcPr>
          <w:p w14:paraId="7A060E3A" w14:textId="3A117F9B" w:rsidR="005444C2" w:rsidRPr="009F4405" w:rsidRDefault="005444C2" w:rsidP="00632FB1">
            <w:pPr>
              <w:spacing w:after="0"/>
              <w:jc w:val="left"/>
              <w:rPr>
                <w:color w:val="000000"/>
                <w:sz w:val="14"/>
                <w:szCs w:val="14"/>
                <w:lang w:eastAsia="nl-BE"/>
              </w:rPr>
            </w:pPr>
            <w:r w:rsidRPr="009F4405">
              <w:rPr>
                <w:color w:val="000000"/>
                <w:sz w:val="14"/>
                <w:szCs w:val="14"/>
                <w:lang w:eastAsia="nl-BE"/>
              </w:rPr>
              <w:t xml:space="preserve">TT&amp;C support for launch vehicles and </w:t>
            </w:r>
            <w:r w:rsidR="00EE0A15" w:rsidRPr="009F4405">
              <w:rPr>
                <w:color w:val="000000"/>
                <w:sz w:val="14"/>
                <w:szCs w:val="14"/>
                <w:lang w:eastAsia="nl-BE"/>
              </w:rPr>
              <w:t>spacecraft and</w:t>
            </w:r>
            <w:r w:rsidRPr="009F4405">
              <w:rPr>
                <w:color w:val="000000"/>
                <w:sz w:val="14"/>
                <w:szCs w:val="14"/>
                <w:lang w:eastAsia="nl-BE"/>
              </w:rPr>
              <w:t xml:space="preserve"> launcher ascent telemetry as required by mission phase.</w:t>
            </w:r>
          </w:p>
        </w:tc>
        <w:tc>
          <w:tcPr>
            <w:tcW w:w="772" w:type="pct"/>
            <w:vAlign w:val="center"/>
            <w:hideMark/>
          </w:tcPr>
          <w:p w14:paraId="555CCB65"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ESA; CNES; Spanish authorities; Arianespace.</w:t>
            </w:r>
          </w:p>
        </w:tc>
      </w:tr>
      <w:tr w:rsidR="001D1A53" w:rsidRPr="009F4405" w14:paraId="2C00B060" w14:textId="77777777" w:rsidTr="00632FB1">
        <w:trPr>
          <w:trHeight w:val="20"/>
        </w:trPr>
        <w:tc>
          <w:tcPr>
            <w:tcW w:w="346" w:type="pct"/>
            <w:shd w:val="clear" w:color="auto" w:fill="F2F2F2" w:themeFill="text2" w:themeFillShade="F2"/>
            <w:vAlign w:val="center"/>
            <w:hideMark/>
          </w:tcPr>
          <w:p w14:paraId="154FDEE7" w14:textId="4C592670" w:rsidR="005444C2" w:rsidRPr="009F4405" w:rsidRDefault="00B93A25" w:rsidP="00632FB1">
            <w:pPr>
              <w:spacing w:after="0"/>
              <w:jc w:val="left"/>
              <w:rPr>
                <w:color w:val="000000"/>
                <w:sz w:val="14"/>
                <w:szCs w:val="14"/>
                <w:lang w:eastAsia="nl-BE"/>
              </w:rPr>
            </w:pPr>
            <w:r w:rsidRPr="009F4405">
              <w:rPr>
                <w:color w:val="000000"/>
                <w:sz w:val="14"/>
                <w:szCs w:val="14"/>
                <w:lang w:eastAsia="nl-BE"/>
              </w:rPr>
              <w:t xml:space="preserve">CSG </w:t>
            </w:r>
            <w:r w:rsidR="005444C2" w:rsidRPr="009F4405">
              <w:rPr>
                <w:color w:val="000000"/>
                <w:sz w:val="14"/>
                <w:szCs w:val="14"/>
                <w:lang w:eastAsia="nl-BE"/>
              </w:rPr>
              <w:t>telemtry antennas: UK (Ascension &amp; Bermuda)</w:t>
            </w:r>
          </w:p>
        </w:tc>
        <w:tc>
          <w:tcPr>
            <w:tcW w:w="397" w:type="pct"/>
            <w:vAlign w:val="center"/>
            <w:hideMark/>
          </w:tcPr>
          <w:p w14:paraId="34270E8C"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GSC telemtry antennas: UK (Ascension &amp; Bermuda)</w:t>
            </w:r>
          </w:p>
        </w:tc>
        <w:tc>
          <w:tcPr>
            <w:tcW w:w="397" w:type="pct"/>
            <w:noWrap/>
            <w:vAlign w:val="center"/>
            <w:hideMark/>
          </w:tcPr>
          <w:p w14:paraId="5965E766"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TT&amp;C</w:t>
            </w:r>
          </w:p>
        </w:tc>
        <w:tc>
          <w:tcPr>
            <w:tcW w:w="772" w:type="pct"/>
            <w:vAlign w:val="center"/>
            <w:hideMark/>
          </w:tcPr>
          <w:p w14:paraId="6B92C73A"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Hosted on UK overseas territories and operated by national authorities or partner agencies, with ESA access ensured via international agreements. EU/non</w:t>
            </w:r>
            <w:r w:rsidRPr="009F4405">
              <w:rPr>
                <w:color w:val="000000"/>
                <w:sz w:val="14"/>
                <w:szCs w:val="14"/>
                <w:lang w:eastAsia="nl-BE"/>
              </w:rPr>
              <w:noBreakHyphen/>
              <w:t>EU: Non</w:t>
            </w:r>
            <w:r w:rsidRPr="009F4405">
              <w:rPr>
                <w:color w:val="000000"/>
                <w:sz w:val="14"/>
                <w:szCs w:val="14"/>
                <w:lang w:eastAsia="nl-BE"/>
              </w:rPr>
              <w:noBreakHyphen/>
              <w:t>EU (United Kingdom / Overseas Territories).</w:t>
            </w:r>
          </w:p>
        </w:tc>
        <w:tc>
          <w:tcPr>
            <w:tcW w:w="772" w:type="pct"/>
            <w:vAlign w:val="center"/>
            <w:hideMark/>
          </w:tcPr>
          <w:p w14:paraId="78F1E02C"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Funded through hosting arrangements by UK authorities, complemented by ESA programme funding for specific mission usage.</w:t>
            </w:r>
          </w:p>
        </w:tc>
        <w:tc>
          <w:tcPr>
            <w:tcW w:w="772" w:type="pct"/>
            <w:vAlign w:val="center"/>
            <w:hideMark/>
          </w:tcPr>
          <w:p w14:paraId="7231EB99"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High</w:t>
            </w:r>
            <w:r w:rsidRPr="009F4405">
              <w:rPr>
                <w:color w:val="000000"/>
                <w:sz w:val="14"/>
                <w:szCs w:val="14"/>
                <w:lang w:eastAsia="nl-BE"/>
              </w:rPr>
              <w:noBreakHyphen/>
              <w:t>level coordination by ESA launcher operations governance, with site</w:t>
            </w:r>
            <w:r w:rsidRPr="009F4405">
              <w:rPr>
                <w:color w:val="000000"/>
                <w:sz w:val="14"/>
                <w:szCs w:val="14"/>
                <w:lang w:eastAsia="nl-BE"/>
              </w:rPr>
              <w:noBreakHyphen/>
              <w:t>level control remaining under national authorities.</w:t>
            </w:r>
          </w:p>
        </w:tc>
        <w:tc>
          <w:tcPr>
            <w:tcW w:w="772" w:type="pct"/>
            <w:vAlign w:val="center"/>
            <w:hideMark/>
          </w:tcPr>
          <w:p w14:paraId="002830EA"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Down</w:t>
            </w:r>
            <w:r w:rsidRPr="009F4405">
              <w:rPr>
                <w:color w:val="000000"/>
                <w:sz w:val="14"/>
                <w:szCs w:val="14"/>
                <w:lang w:eastAsia="nl-BE"/>
              </w:rPr>
              <w:noBreakHyphen/>
              <w:t>range telemetry and tracking during launcher ascent and selected satellite mission phases, providing continuity across Atlantic trajectories.</w:t>
            </w:r>
          </w:p>
        </w:tc>
        <w:tc>
          <w:tcPr>
            <w:tcW w:w="772" w:type="pct"/>
            <w:vAlign w:val="center"/>
            <w:hideMark/>
          </w:tcPr>
          <w:p w14:paraId="20E93CE1"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ESA; CNES; UK authorities; Arianespace; partner space agencies.</w:t>
            </w:r>
          </w:p>
        </w:tc>
      </w:tr>
      <w:tr w:rsidR="001D1A53" w:rsidRPr="005F19E3" w14:paraId="4F8C7B59" w14:textId="77777777" w:rsidTr="00632FB1">
        <w:trPr>
          <w:trHeight w:val="20"/>
        </w:trPr>
        <w:tc>
          <w:tcPr>
            <w:tcW w:w="346" w:type="pct"/>
            <w:shd w:val="clear" w:color="auto" w:fill="F2F2F2" w:themeFill="text2" w:themeFillShade="F2"/>
            <w:vAlign w:val="center"/>
            <w:hideMark/>
          </w:tcPr>
          <w:p w14:paraId="45AB150C"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KSAT SvalSat (Svalbard Satellite Station)</w:t>
            </w:r>
          </w:p>
        </w:tc>
        <w:tc>
          <w:tcPr>
            <w:tcW w:w="397" w:type="pct"/>
            <w:vAlign w:val="center"/>
            <w:hideMark/>
          </w:tcPr>
          <w:p w14:paraId="4F5358A8"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KSAT</w:t>
            </w:r>
          </w:p>
        </w:tc>
        <w:tc>
          <w:tcPr>
            <w:tcW w:w="397" w:type="pct"/>
            <w:noWrap/>
            <w:vAlign w:val="center"/>
            <w:hideMark/>
          </w:tcPr>
          <w:p w14:paraId="4B7D0311"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TT&amp;C</w:t>
            </w:r>
          </w:p>
        </w:tc>
        <w:tc>
          <w:tcPr>
            <w:tcW w:w="772" w:type="pct"/>
            <w:vAlign w:val="center"/>
            <w:hideMark/>
          </w:tcPr>
          <w:p w14:paraId="05EB76D8"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Owner: KSAT (50% Space Norway AS – state</w:t>
            </w:r>
            <w:r w:rsidRPr="009F4405">
              <w:rPr>
                <w:color w:val="000000"/>
                <w:sz w:val="14"/>
                <w:szCs w:val="14"/>
                <w:lang w:eastAsia="nl-BE"/>
              </w:rPr>
              <w:noBreakHyphen/>
              <w:t>owned; 50% Kongsberg Defence &amp; Aerospace). EU ownership: Non</w:t>
            </w:r>
            <w:r w:rsidRPr="009F4405">
              <w:rPr>
                <w:color w:val="000000"/>
                <w:sz w:val="14"/>
                <w:szCs w:val="14"/>
                <w:lang w:eastAsia="nl-BE"/>
              </w:rPr>
              <w:noBreakHyphen/>
              <w:t>EU (Norway).</w:t>
            </w:r>
          </w:p>
        </w:tc>
        <w:tc>
          <w:tcPr>
            <w:tcW w:w="772" w:type="pct"/>
            <w:vAlign w:val="center"/>
            <w:hideMark/>
          </w:tcPr>
          <w:p w14:paraId="353AF950"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Funded through commercial service revenues complemented by Norwegian public ownership.</w:t>
            </w:r>
          </w:p>
        </w:tc>
        <w:tc>
          <w:tcPr>
            <w:tcW w:w="772" w:type="pct"/>
            <w:vAlign w:val="center"/>
            <w:hideMark/>
          </w:tcPr>
          <w:p w14:paraId="327B386C"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Corporate strategic control by KSAT; regulatory framework under Svalbard Treaty and Norwegian law.</w:t>
            </w:r>
          </w:p>
        </w:tc>
        <w:tc>
          <w:tcPr>
            <w:tcW w:w="772" w:type="pct"/>
            <w:vAlign w:val="center"/>
            <w:hideMark/>
          </w:tcPr>
          <w:p w14:paraId="3C305037"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Polar full</w:t>
            </w:r>
            <w:r w:rsidRPr="009F4405">
              <w:rPr>
                <w:color w:val="000000"/>
                <w:sz w:val="14"/>
                <w:szCs w:val="14"/>
                <w:lang w:eastAsia="nl-BE"/>
              </w:rPr>
              <w:noBreakHyphen/>
              <w:t>orbit TT&amp;C and data downlink for civil satellites including Copernicus, EUMETSAT and ESA missions.</w:t>
            </w:r>
          </w:p>
        </w:tc>
        <w:tc>
          <w:tcPr>
            <w:tcW w:w="772" w:type="pct"/>
            <w:vAlign w:val="center"/>
            <w:hideMark/>
          </w:tcPr>
          <w:p w14:paraId="248224AD" w14:textId="77777777" w:rsidR="005444C2" w:rsidRPr="00111704" w:rsidRDefault="005444C2" w:rsidP="00632FB1">
            <w:pPr>
              <w:spacing w:after="0"/>
              <w:jc w:val="left"/>
              <w:rPr>
                <w:color w:val="000000"/>
                <w:sz w:val="14"/>
                <w:szCs w:val="14"/>
                <w:lang w:val="fr-BE" w:eastAsia="nl-BE"/>
              </w:rPr>
            </w:pPr>
            <w:r w:rsidRPr="00111704">
              <w:rPr>
                <w:color w:val="000000"/>
                <w:sz w:val="14"/>
                <w:szCs w:val="14"/>
                <w:lang w:val="fr-BE" w:eastAsia="nl-BE"/>
              </w:rPr>
              <w:t>KSAT; ESA; EUMETSAT; NASA; NOAA.</w:t>
            </w:r>
          </w:p>
        </w:tc>
      </w:tr>
      <w:tr w:rsidR="001D1A53" w:rsidRPr="009F4405" w14:paraId="1175B3DD" w14:textId="77777777" w:rsidTr="00632FB1">
        <w:trPr>
          <w:trHeight w:val="20"/>
        </w:trPr>
        <w:tc>
          <w:tcPr>
            <w:tcW w:w="346" w:type="pct"/>
            <w:shd w:val="clear" w:color="auto" w:fill="F2F2F2" w:themeFill="text2" w:themeFillShade="F2"/>
            <w:vAlign w:val="center"/>
            <w:hideMark/>
          </w:tcPr>
          <w:p w14:paraId="5B64EA2F"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KSAT Tromsø Station</w:t>
            </w:r>
          </w:p>
        </w:tc>
        <w:tc>
          <w:tcPr>
            <w:tcW w:w="397" w:type="pct"/>
            <w:vAlign w:val="center"/>
            <w:hideMark/>
          </w:tcPr>
          <w:p w14:paraId="4978F9A5"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KSAT</w:t>
            </w:r>
          </w:p>
        </w:tc>
        <w:tc>
          <w:tcPr>
            <w:tcW w:w="397" w:type="pct"/>
            <w:noWrap/>
            <w:vAlign w:val="center"/>
            <w:hideMark/>
          </w:tcPr>
          <w:p w14:paraId="410E1059"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TT&amp;C</w:t>
            </w:r>
          </w:p>
        </w:tc>
        <w:tc>
          <w:tcPr>
            <w:tcW w:w="772" w:type="pct"/>
            <w:vAlign w:val="center"/>
            <w:hideMark/>
          </w:tcPr>
          <w:p w14:paraId="3D54E0DD"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Owner: KSAT (Space Norway AS / Kongsberg Defence &amp; Aerospace). EU ownership: Non</w:t>
            </w:r>
            <w:r w:rsidRPr="009F4405">
              <w:rPr>
                <w:color w:val="000000"/>
                <w:sz w:val="14"/>
                <w:szCs w:val="14"/>
                <w:lang w:eastAsia="nl-BE"/>
              </w:rPr>
              <w:noBreakHyphen/>
              <w:t>EU (Norway).</w:t>
            </w:r>
          </w:p>
        </w:tc>
        <w:tc>
          <w:tcPr>
            <w:tcW w:w="772" w:type="pct"/>
            <w:vAlign w:val="center"/>
            <w:hideMark/>
          </w:tcPr>
          <w:p w14:paraId="7C434BFC"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Commercial revenues with Norwegian public ownership via Space Norway.</w:t>
            </w:r>
          </w:p>
        </w:tc>
        <w:tc>
          <w:tcPr>
            <w:tcW w:w="772" w:type="pct"/>
            <w:vAlign w:val="center"/>
            <w:hideMark/>
          </w:tcPr>
          <w:p w14:paraId="3CC6EA40"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Strategic oversight by KSAT corporate governance; Norwegian regulatory compliance.</w:t>
            </w:r>
          </w:p>
        </w:tc>
        <w:tc>
          <w:tcPr>
            <w:tcW w:w="772" w:type="pct"/>
            <w:vAlign w:val="center"/>
            <w:hideMark/>
          </w:tcPr>
          <w:p w14:paraId="36155BB6"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Operational backbone and network operations centre for KSAT, supporting TT&amp;C for multiple polar and mid</w:t>
            </w:r>
            <w:r w:rsidRPr="009F4405">
              <w:rPr>
                <w:color w:val="000000"/>
                <w:sz w:val="14"/>
                <w:szCs w:val="14"/>
                <w:lang w:eastAsia="nl-BE"/>
              </w:rPr>
              <w:noBreakHyphen/>
              <w:t>latitude sites.</w:t>
            </w:r>
          </w:p>
        </w:tc>
        <w:tc>
          <w:tcPr>
            <w:tcW w:w="772" w:type="pct"/>
            <w:vAlign w:val="center"/>
            <w:hideMark/>
          </w:tcPr>
          <w:p w14:paraId="6C6C3360"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KSAT; ESA; national and commercial operators.</w:t>
            </w:r>
          </w:p>
        </w:tc>
      </w:tr>
      <w:tr w:rsidR="001D1A53" w:rsidRPr="009F4405" w14:paraId="35856D86" w14:textId="77777777" w:rsidTr="00632FB1">
        <w:trPr>
          <w:trHeight w:val="20"/>
        </w:trPr>
        <w:tc>
          <w:tcPr>
            <w:tcW w:w="346" w:type="pct"/>
            <w:shd w:val="clear" w:color="auto" w:fill="F2F2F2" w:themeFill="text2" w:themeFillShade="F2"/>
            <w:vAlign w:val="center"/>
            <w:hideMark/>
          </w:tcPr>
          <w:p w14:paraId="6B81EA38"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KSAT TrollSat</w:t>
            </w:r>
          </w:p>
        </w:tc>
        <w:tc>
          <w:tcPr>
            <w:tcW w:w="397" w:type="pct"/>
            <w:vAlign w:val="center"/>
            <w:hideMark/>
          </w:tcPr>
          <w:p w14:paraId="72034460"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KSAT</w:t>
            </w:r>
          </w:p>
        </w:tc>
        <w:tc>
          <w:tcPr>
            <w:tcW w:w="397" w:type="pct"/>
            <w:noWrap/>
            <w:vAlign w:val="center"/>
            <w:hideMark/>
          </w:tcPr>
          <w:p w14:paraId="02631595"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TT&amp;C</w:t>
            </w:r>
          </w:p>
        </w:tc>
        <w:tc>
          <w:tcPr>
            <w:tcW w:w="772" w:type="pct"/>
            <w:vAlign w:val="center"/>
            <w:hideMark/>
          </w:tcPr>
          <w:p w14:paraId="5C1A09A3"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Owner: KSAT. Established under Norwegian Antarctic presence. EU ownership: Non</w:t>
            </w:r>
            <w:r w:rsidRPr="009F4405">
              <w:rPr>
                <w:color w:val="000000"/>
                <w:sz w:val="14"/>
                <w:szCs w:val="14"/>
                <w:lang w:eastAsia="nl-BE"/>
              </w:rPr>
              <w:noBreakHyphen/>
              <w:t>EU (Norway).</w:t>
            </w:r>
          </w:p>
        </w:tc>
        <w:tc>
          <w:tcPr>
            <w:tcW w:w="772" w:type="pct"/>
            <w:vAlign w:val="center"/>
            <w:hideMark/>
          </w:tcPr>
          <w:p w14:paraId="6DF08BD4"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Funded via KSAT commercial activities.</w:t>
            </w:r>
          </w:p>
        </w:tc>
        <w:tc>
          <w:tcPr>
            <w:tcW w:w="772" w:type="pct"/>
            <w:vAlign w:val="center"/>
            <w:hideMark/>
          </w:tcPr>
          <w:p w14:paraId="40312725"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Strategic oversight by KSAT; operations governed by Antarctic Treaty System.</w:t>
            </w:r>
          </w:p>
        </w:tc>
        <w:tc>
          <w:tcPr>
            <w:tcW w:w="772" w:type="pct"/>
            <w:vAlign w:val="center"/>
            <w:hideMark/>
          </w:tcPr>
          <w:p w14:paraId="38B79C45"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Antarctic polar TT&amp;C providing complementary coverage to SvalSat for sun</w:t>
            </w:r>
            <w:r w:rsidRPr="009F4405">
              <w:rPr>
                <w:color w:val="000000"/>
                <w:sz w:val="14"/>
                <w:szCs w:val="14"/>
                <w:lang w:eastAsia="nl-BE"/>
              </w:rPr>
              <w:noBreakHyphen/>
              <w:t>synchronous missions.</w:t>
            </w:r>
          </w:p>
        </w:tc>
        <w:tc>
          <w:tcPr>
            <w:tcW w:w="772" w:type="pct"/>
            <w:vAlign w:val="center"/>
            <w:hideMark/>
          </w:tcPr>
          <w:p w14:paraId="76F2D722"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KSAT; ESA; Earth</w:t>
            </w:r>
            <w:r w:rsidRPr="009F4405">
              <w:rPr>
                <w:color w:val="000000"/>
                <w:sz w:val="14"/>
                <w:szCs w:val="14"/>
                <w:lang w:eastAsia="nl-BE"/>
              </w:rPr>
              <w:noBreakHyphen/>
              <w:t>observation satellite operators.</w:t>
            </w:r>
          </w:p>
        </w:tc>
      </w:tr>
      <w:tr w:rsidR="001D1A53" w:rsidRPr="009F4405" w14:paraId="5C114595" w14:textId="77777777" w:rsidTr="00632FB1">
        <w:trPr>
          <w:trHeight w:val="20"/>
        </w:trPr>
        <w:tc>
          <w:tcPr>
            <w:tcW w:w="346" w:type="pct"/>
            <w:shd w:val="clear" w:color="auto" w:fill="F2F2F2" w:themeFill="text2" w:themeFillShade="F2"/>
            <w:vAlign w:val="center"/>
            <w:hideMark/>
          </w:tcPr>
          <w:p w14:paraId="761E52A6"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CNES Ground Station Network Operations (Toulouse)</w:t>
            </w:r>
          </w:p>
        </w:tc>
        <w:tc>
          <w:tcPr>
            <w:tcW w:w="397" w:type="pct"/>
            <w:vAlign w:val="center"/>
            <w:hideMark/>
          </w:tcPr>
          <w:p w14:paraId="0455B201"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Toulouse</w:t>
            </w:r>
          </w:p>
        </w:tc>
        <w:tc>
          <w:tcPr>
            <w:tcW w:w="397" w:type="pct"/>
            <w:noWrap/>
            <w:vAlign w:val="center"/>
            <w:hideMark/>
          </w:tcPr>
          <w:p w14:paraId="669A820A"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TT&amp;C</w:t>
            </w:r>
          </w:p>
        </w:tc>
        <w:tc>
          <w:tcPr>
            <w:tcW w:w="772" w:type="pct"/>
            <w:vAlign w:val="center"/>
            <w:hideMark/>
          </w:tcPr>
          <w:p w14:paraId="324ADE4F"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Owner: French State. Operated by CNES as national ground segment authority. EU</w:t>
            </w:r>
            <w:r w:rsidRPr="009F4405">
              <w:rPr>
                <w:color w:val="000000"/>
                <w:sz w:val="14"/>
                <w:szCs w:val="14"/>
                <w:lang w:eastAsia="nl-BE"/>
              </w:rPr>
              <w:noBreakHyphen/>
              <w:t>27 owner: Yes (France).</w:t>
            </w:r>
          </w:p>
        </w:tc>
        <w:tc>
          <w:tcPr>
            <w:tcW w:w="772" w:type="pct"/>
            <w:vAlign w:val="center"/>
            <w:hideMark/>
          </w:tcPr>
          <w:p w14:paraId="7D3F41EE"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French national space budget via CNES; programme</w:t>
            </w:r>
            <w:r w:rsidRPr="009F4405">
              <w:rPr>
                <w:color w:val="000000"/>
                <w:sz w:val="14"/>
                <w:szCs w:val="14"/>
                <w:lang w:eastAsia="nl-BE"/>
              </w:rPr>
              <w:noBreakHyphen/>
              <w:t>specific ESA mission funding.</w:t>
            </w:r>
          </w:p>
        </w:tc>
        <w:tc>
          <w:tcPr>
            <w:tcW w:w="772" w:type="pct"/>
            <w:vAlign w:val="center"/>
            <w:hideMark/>
          </w:tcPr>
          <w:p w14:paraId="7ED1415E"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Oversight by CNES Directorate for Operations and Technical Systems; governance under French space policy framework.</w:t>
            </w:r>
          </w:p>
        </w:tc>
        <w:tc>
          <w:tcPr>
            <w:tcW w:w="772" w:type="pct"/>
            <w:vAlign w:val="center"/>
            <w:hideMark/>
          </w:tcPr>
          <w:p w14:paraId="3CC5A15E"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Network scheduling, TT&amp;C coordination, mission operations support and anomaly resolution for CNES and partner missions.</w:t>
            </w:r>
          </w:p>
        </w:tc>
        <w:tc>
          <w:tcPr>
            <w:tcW w:w="772" w:type="pct"/>
            <w:vAlign w:val="center"/>
            <w:hideMark/>
          </w:tcPr>
          <w:p w14:paraId="04CC747C"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ESA; CNES CSG; EUMETSAT; French defence authorities.</w:t>
            </w:r>
          </w:p>
        </w:tc>
      </w:tr>
      <w:tr w:rsidR="001D1A53" w:rsidRPr="009F4405" w14:paraId="4D0D1A27" w14:textId="77777777" w:rsidTr="00632FB1">
        <w:trPr>
          <w:trHeight w:val="20"/>
        </w:trPr>
        <w:tc>
          <w:tcPr>
            <w:tcW w:w="346" w:type="pct"/>
            <w:shd w:val="clear" w:color="auto" w:fill="F2F2F2" w:themeFill="text2" w:themeFillShade="F2"/>
            <w:noWrap/>
            <w:vAlign w:val="center"/>
            <w:hideMark/>
          </w:tcPr>
          <w:p w14:paraId="1DA758D2"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lastRenderedPageBreak/>
              <w:t>SaxaVord</w:t>
            </w:r>
          </w:p>
        </w:tc>
        <w:tc>
          <w:tcPr>
            <w:tcW w:w="397" w:type="pct"/>
            <w:noWrap/>
            <w:vAlign w:val="center"/>
            <w:hideMark/>
          </w:tcPr>
          <w:p w14:paraId="38073526"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Tracking systems (in-flight monitoring)</w:t>
            </w:r>
          </w:p>
        </w:tc>
        <w:tc>
          <w:tcPr>
            <w:tcW w:w="397" w:type="pct"/>
            <w:noWrap/>
            <w:vAlign w:val="center"/>
            <w:hideMark/>
          </w:tcPr>
          <w:p w14:paraId="078EC9E0"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TT&amp;C</w:t>
            </w:r>
          </w:p>
        </w:tc>
        <w:tc>
          <w:tcPr>
            <w:tcW w:w="772" w:type="pct"/>
            <w:vAlign w:val="center"/>
            <w:hideMark/>
          </w:tcPr>
          <w:p w14:paraId="29F6BD79"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Operator: SaxaVord Spaceport (range infrastructure) + contracted sensor providers</w:t>
            </w:r>
          </w:p>
        </w:tc>
        <w:tc>
          <w:tcPr>
            <w:tcW w:w="772" w:type="pct"/>
            <w:vAlign w:val="center"/>
            <w:hideMark/>
          </w:tcPr>
          <w:p w14:paraId="79CF8B51"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Private investment + project grants (where applicable); service fees per launch</w:t>
            </w:r>
          </w:p>
        </w:tc>
        <w:tc>
          <w:tcPr>
            <w:tcW w:w="772" w:type="pct"/>
            <w:vAlign w:val="center"/>
            <w:hideMark/>
          </w:tcPr>
          <w:p w14:paraId="2A20A3C1"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UK CAA range-control licensing requirements; range director go/no-go interface</w:t>
            </w:r>
          </w:p>
        </w:tc>
        <w:tc>
          <w:tcPr>
            <w:tcW w:w="772" w:type="pct"/>
            <w:vAlign w:val="center"/>
            <w:hideMark/>
          </w:tcPr>
          <w:p w14:paraId="4136EA5F"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Trajectory/telemetry collection; supports warning systems + safety decision-making</w:t>
            </w:r>
          </w:p>
        </w:tc>
        <w:tc>
          <w:tcPr>
            <w:tcW w:w="772" w:type="pct"/>
            <w:vAlign w:val="center"/>
            <w:hideMark/>
          </w:tcPr>
          <w:p w14:paraId="72CA0E62" w14:textId="77777777" w:rsidR="005444C2" w:rsidRPr="009F4405" w:rsidRDefault="005444C2" w:rsidP="00632FB1">
            <w:pPr>
              <w:spacing w:after="0"/>
              <w:jc w:val="left"/>
              <w:rPr>
                <w:color w:val="000000"/>
                <w:sz w:val="14"/>
                <w:szCs w:val="14"/>
                <w:lang w:eastAsia="nl-BE"/>
              </w:rPr>
            </w:pPr>
            <w:r w:rsidRPr="009F4405">
              <w:rPr>
                <w:color w:val="000000"/>
                <w:sz w:val="14"/>
                <w:szCs w:val="14"/>
                <w:lang w:eastAsia="nl-BE"/>
              </w:rPr>
              <w:t>SaxaVord; UK CAA; launch operators (RFA/Skyrora etc); AIS/NOTAM interfaces</w:t>
            </w:r>
          </w:p>
        </w:tc>
      </w:tr>
    </w:tbl>
    <w:p w14:paraId="7B444328" w14:textId="722C5C6D" w:rsidR="007A2687" w:rsidRPr="009F4405" w:rsidRDefault="00632FB1" w:rsidP="007A2687">
      <w:pPr>
        <w:jc w:val="left"/>
        <w:rPr>
          <w:lang w:eastAsia="nl-BE"/>
        </w:rPr>
        <w:sectPr w:rsidR="007A2687" w:rsidRPr="009F4405" w:rsidSect="00610E25">
          <w:pgSz w:w="16838" w:h="11906" w:orient="landscape"/>
          <w:pgMar w:top="1134" w:right="1418" w:bottom="1134" w:left="1134" w:header="709" w:footer="709" w:gutter="0"/>
          <w:cols w:space="708"/>
          <w:docGrid w:linePitch="360"/>
        </w:sectPr>
      </w:pPr>
      <w:r w:rsidRPr="009F4405">
        <w:rPr>
          <w:lang w:eastAsia="nl-BE"/>
        </w:rPr>
        <w:br w:type="textWrapping" w:clear="all"/>
      </w:r>
    </w:p>
    <w:p w14:paraId="006E518D" w14:textId="6EE6887F" w:rsidR="009F4281" w:rsidRPr="009F4405" w:rsidRDefault="009F4281" w:rsidP="009F4281">
      <w:pPr>
        <w:pStyle w:val="Heading2"/>
        <w:numPr>
          <w:ilvl w:val="0"/>
          <w:numId w:val="0"/>
        </w:numPr>
        <w:ind w:left="724"/>
        <w:rPr>
          <w:lang w:eastAsia="en-GB"/>
        </w:rPr>
      </w:pPr>
      <w:bookmarkStart w:id="205" w:name="_Annex_4_–"/>
      <w:bookmarkStart w:id="206" w:name="_Toc230791272"/>
      <w:bookmarkStart w:id="207" w:name="_Toc239018301"/>
      <w:bookmarkEnd w:id="205"/>
      <w:r w:rsidRPr="009F4405">
        <w:rPr>
          <w:lang w:eastAsia="en-GB"/>
        </w:rPr>
        <w:lastRenderedPageBreak/>
        <w:t>Annex 4 – Criticality assessment</w:t>
      </w:r>
      <w:bookmarkEnd w:id="206"/>
      <w:bookmarkEnd w:id="207"/>
    </w:p>
    <w:p w14:paraId="751119A1" w14:textId="79C2BCA0" w:rsidR="00871AC5" w:rsidRPr="009F4405" w:rsidRDefault="00871AC5" w:rsidP="00871AC5">
      <w:pPr>
        <w:rPr>
          <w:lang w:eastAsia="en-GB"/>
        </w:rPr>
      </w:pPr>
      <w:r w:rsidRPr="009F4405">
        <w:rPr>
          <w:lang w:eastAsia="en-GB"/>
        </w:rPr>
        <w:t xml:space="preserve">Each facility is assessed through a </w:t>
      </w:r>
      <w:r w:rsidRPr="009F4405">
        <w:rPr>
          <w:b/>
          <w:bCs/>
          <w:lang w:eastAsia="en-GB"/>
        </w:rPr>
        <w:t>0–2 scoring system across five criteria</w:t>
      </w:r>
      <w:r w:rsidRPr="009F4405">
        <w:rPr>
          <w:lang w:eastAsia="en-GB"/>
        </w:rPr>
        <w:t>, generating a total criticality score out of 10. The assessment is applied at facility level, e.g. launch pad, propulsion test bench, TT&amp;C station, operations centre, SSA facility, transport asset, or manufacturing/assembly site.</w:t>
      </w:r>
      <w:r w:rsidR="007A3D44" w:rsidRPr="009F4405">
        <w:rPr>
          <w:lang w:eastAsia="en-GB"/>
        </w:rPr>
        <w:t xml:space="preserve"> These five criteria are defined below</w:t>
      </w:r>
      <w:r w:rsidR="006949D2" w:rsidRPr="009F4405">
        <w:rPr>
          <w:lang w:eastAsia="en-GB"/>
        </w:rPr>
        <w:t xml:space="preserve"> while the table below describes the different levels for each of the criteria</w:t>
      </w:r>
      <w:r w:rsidR="00D572BC" w:rsidRPr="009F4405" w:rsidDel="006949D2">
        <w:rPr>
          <w:lang w:eastAsia="en-GB"/>
        </w:rPr>
        <w:t>:</w:t>
      </w:r>
    </w:p>
    <w:p w14:paraId="2C113CBC" w14:textId="5CA98D50" w:rsidR="00871AC5" w:rsidRPr="009F4405" w:rsidRDefault="00871AC5">
      <w:pPr>
        <w:pStyle w:val="ListParagraph"/>
        <w:numPr>
          <w:ilvl w:val="0"/>
          <w:numId w:val="40"/>
        </w:numPr>
        <w:rPr>
          <w:lang w:eastAsia="en-GB"/>
        </w:rPr>
      </w:pPr>
      <w:r w:rsidRPr="009F4405">
        <w:rPr>
          <w:b/>
          <w:bCs/>
          <w:lang w:eastAsia="en-GB"/>
        </w:rPr>
        <w:t>Operational role:</w:t>
      </w:r>
      <w:r w:rsidRPr="009F4405">
        <w:rPr>
          <w:lang w:eastAsia="en-GB"/>
        </w:rPr>
        <w:t xml:space="preserve"> Assesses the function performed by the facility within launch preparation, launch execution, or early mission operations. Facilities performing an indispensable operational function receive the highest score.</w:t>
      </w:r>
    </w:p>
    <w:p w14:paraId="2C53CCE4" w14:textId="7E8FFC29" w:rsidR="00871AC5" w:rsidRPr="009F4405" w:rsidRDefault="00871AC5">
      <w:pPr>
        <w:pStyle w:val="ListParagraph"/>
        <w:numPr>
          <w:ilvl w:val="0"/>
          <w:numId w:val="40"/>
        </w:numPr>
        <w:rPr>
          <w:lang w:eastAsia="en-GB"/>
        </w:rPr>
      </w:pPr>
      <w:r w:rsidRPr="009F4405">
        <w:rPr>
          <w:b/>
          <w:bCs/>
          <w:lang w:eastAsia="en-GB"/>
        </w:rPr>
        <w:t>Launcher / mission dependency:</w:t>
      </w:r>
      <w:r w:rsidRPr="009F4405">
        <w:rPr>
          <w:lang w:eastAsia="en-GB"/>
        </w:rPr>
        <w:t xml:space="preserve"> Measures the extent to which current systems, such as Ariane 6 or Vega C, and emerging systems, such as Maia or Isar Spectrum, depend on the facility to operate.</w:t>
      </w:r>
    </w:p>
    <w:p w14:paraId="25E82371" w14:textId="5140074C" w:rsidR="00871AC5" w:rsidRPr="009F4405" w:rsidRDefault="00871AC5">
      <w:pPr>
        <w:pStyle w:val="ListParagraph"/>
        <w:numPr>
          <w:ilvl w:val="0"/>
          <w:numId w:val="40"/>
        </w:numPr>
        <w:rPr>
          <w:lang w:eastAsia="en-GB"/>
        </w:rPr>
      </w:pPr>
      <w:r w:rsidRPr="009F4405">
        <w:rPr>
          <w:b/>
          <w:bCs/>
          <w:lang w:eastAsia="en-GB"/>
        </w:rPr>
        <w:t>Substitutability / redundancy:</w:t>
      </w:r>
      <w:r w:rsidRPr="009F4405">
        <w:rPr>
          <w:lang w:eastAsia="en-GB"/>
        </w:rPr>
        <w:t xml:space="preserve"> Assesses whether comparable alternatives exist within Europe. Facilities with no equivalent European alternative receive the highest criticality score.</w:t>
      </w:r>
    </w:p>
    <w:p w14:paraId="55A46D02" w14:textId="4A6C2638" w:rsidR="00871AC5" w:rsidRPr="009F4405" w:rsidRDefault="00871AC5">
      <w:pPr>
        <w:pStyle w:val="ListParagraph"/>
        <w:numPr>
          <w:ilvl w:val="0"/>
          <w:numId w:val="40"/>
        </w:numPr>
        <w:rPr>
          <w:lang w:eastAsia="en-GB"/>
        </w:rPr>
      </w:pPr>
      <w:r w:rsidRPr="009F4405">
        <w:rPr>
          <w:b/>
          <w:bCs/>
          <w:lang w:eastAsia="en-GB"/>
        </w:rPr>
        <w:t>Multi-actor use:</w:t>
      </w:r>
      <w:r w:rsidRPr="009F4405">
        <w:rPr>
          <w:lang w:eastAsia="en-GB"/>
        </w:rPr>
        <w:t xml:space="preserve"> Evaluates whether the facility serves a single actor or programme, or whether it is shared by multiple launch providers, missions, or institutional/commercial users.</w:t>
      </w:r>
    </w:p>
    <w:p w14:paraId="1FF6C018" w14:textId="6E0EFD12" w:rsidR="00871AC5" w:rsidRPr="009F4405" w:rsidRDefault="00871AC5">
      <w:pPr>
        <w:pStyle w:val="ListParagraph"/>
        <w:numPr>
          <w:ilvl w:val="0"/>
          <w:numId w:val="40"/>
        </w:numPr>
        <w:rPr>
          <w:lang w:eastAsia="en-GB"/>
        </w:rPr>
      </w:pPr>
      <w:r w:rsidRPr="009F4405">
        <w:rPr>
          <w:b/>
          <w:bCs/>
          <w:lang w:eastAsia="en-GB"/>
        </w:rPr>
        <w:t>Strategic contribution to EU objectives:</w:t>
      </w:r>
      <w:r w:rsidRPr="009F4405">
        <w:rPr>
          <w:lang w:eastAsia="en-GB"/>
        </w:rPr>
        <w:t xml:space="preserve"> Captures the facility’s contribution to EU strategic objectives, including:</w:t>
      </w:r>
    </w:p>
    <w:p w14:paraId="798E70BF" w14:textId="77777777" w:rsidR="00871AC5" w:rsidRPr="009F4405" w:rsidRDefault="00871AC5">
      <w:pPr>
        <w:pStyle w:val="ListParagraph"/>
        <w:numPr>
          <w:ilvl w:val="0"/>
          <w:numId w:val="37"/>
        </w:numPr>
        <w:rPr>
          <w:lang w:eastAsia="en-GB"/>
        </w:rPr>
      </w:pPr>
      <w:r w:rsidRPr="009F4405">
        <w:rPr>
          <w:lang w:eastAsia="en-GB"/>
        </w:rPr>
        <w:t xml:space="preserve">EU autonomy </w:t>
      </w:r>
      <w:r w:rsidRPr="009F4405">
        <w:rPr>
          <w:rFonts w:cs="EYInterstate Light"/>
          <w:lang w:eastAsia="en-GB"/>
        </w:rPr>
        <w:t>–</w:t>
      </w:r>
      <w:r w:rsidRPr="009F4405">
        <w:rPr>
          <w:lang w:eastAsia="en-GB"/>
        </w:rPr>
        <w:t xml:space="preserve"> support to independent European launch capability</w:t>
      </w:r>
    </w:p>
    <w:p w14:paraId="31F9CC7B" w14:textId="77777777" w:rsidR="00871AC5" w:rsidRPr="009F4405" w:rsidRDefault="00871AC5">
      <w:pPr>
        <w:pStyle w:val="ListParagraph"/>
        <w:numPr>
          <w:ilvl w:val="0"/>
          <w:numId w:val="37"/>
        </w:numPr>
        <w:rPr>
          <w:lang w:eastAsia="en-GB"/>
        </w:rPr>
      </w:pPr>
      <w:r w:rsidRPr="009F4405">
        <w:rPr>
          <w:lang w:eastAsia="en-GB"/>
        </w:rPr>
        <w:t xml:space="preserve">Resilience and continuity </w:t>
      </w:r>
      <w:r w:rsidRPr="009F4405">
        <w:rPr>
          <w:rFonts w:cs="EYInterstate Light"/>
          <w:lang w:eastAsia="en-GB"/>
        </w:rPr>
        <w:t>–</w:t>
      </w:r>
      <w:r w:rsidRPr="009F4405">
        <w:rPr>
          <w:lang w:eastAsia="en-GB"/>
        </w:rPr>
        <w:t xml:space="preserve"> ability to sustain operations over time and under stress</w:t>
      </w:r>
    </w:p>
    <w:p w14:paraId="50DD69F9" w14:textId="77777777" w:rsidR="00871AC5" w:rsidRPr="009F4405" w:rsidRDefault="00871AC5">
      <w:pPr>
        <w:pStyle w:val="ListParagraph"/>
        <w:numPr>
          <w:ilvl w:val="0"/>
          <w:numId w:val="37"/>
        </w:numPr>
        <w:rPr>
          <w:lang w:eastAsia="en-GB"/>
        </w:rPr>
      </w:pPr>
      <w:r w:rsidRPr="009F4405">
        <w:rPr>
          <w:lang w:eastAsia="en-GB"/>
        </w:rPr>
        <w:t xml:space="preserve">Competitiveness </w:t>
      </w:r>
      <w:r w:rsidRPr="009F4405">
        <w:rPr>
          <w:rFonts w:cs="EYInterstate Light"/>
          <w:lang w:eastAsia="en-GB"/>
        </w:rPr>
        <w:t>–</w:t>
      </w:r>
      <w:r w:rsidRPr="009F4405">
        <w:rPr>
          <w:lang w:eastAsia="en-GB"/>
        </w:rPr>
        <w:t xml:space="preserve"> contribution to cost efficiency, innovation, and market attractiveness</w:t>
      </w:r>
    </w:p>
    <w:p w14:paraId="7DF904B5" w14:textId="1FE4E7DC" w:rsidR="00D572BC" w:rsidRPr="009F4405" w:rsidRDefault="00871AC5">
      <w:pPr>
        <w:pStyle w:val="ListParagraph"/>
        <w:numPr>
          <w:ilvl w:val="0"/>
          <w:numId w:val="37"/>
        </w:numPr>
        <w:rPr>
          <w:lang w:eastAsia="en-GB"/>
        </w:rPr>
      </w:pPr>
      <w:r w:rsidRPr="009F4405">
        <w:rPr>
          <w:lang w:eastAsia="en-GB"/>
        </w:rPr>
        <w:t xml:space="preserve">Security and protection </w:t>
      </w:r>
      <w:r w:rsidRPr="009F4405">
        <w:rPr>
          <w:rFonts w:cs="EYInterstate Light"/>
          <w:lang w:eastAsia="en-GB"/>
        </w:rPr>
        <w:t>–</w:t>
      </w:r>
      <w:r w:rsidRPr="009F4405">
        <w:rPr>
          <w:lang w:eastAsia="en-GB"/>
        </w:rPr>
        <w:t xml:space="preserve"> safeguarding of sensitive infrastructure, data, and operations</w:t>
      </w:r>
    </w:p>
    <w:p w14:paraId="0ACFBE93" w14:textId="2488169A" w:rsidR="004E09F5" w:rsidRPr="009F4405" w:rsidRDefault="004E09F5" w:rsidP="004E09F5">
      <w:pPr>
        <w:pStyle w:val="Caption"/>
        <w:rPr>
          <w:lang w:eastAsia="en-GB"/>
        </w:rPr>
      </w:pPr>
      <w:bookmarkStart w:id="208" w:name="_Toc239018463"/>
      <w:r w:rsidRPr="009F4405">
        <w:t xml:space="preserve">Table </w:t>
      </w:r>
      <w:r w:rsidRPr="009F4405">
        <w:fldChar w:fldCharType="begin"/>
      </w:r>
      <w:r w:rsidRPr="009F4405">
        <w:instrText xml:space="preserve"> SEQ Table \* ARABIC </w:instrText>
      </w:r>
      <w:r w:rsidRPr="009F4405">
        <w:fldChar w:fldCharType="separate"/>
      </w:r>
      <w:r w:rsidR="00502C72">
        <w:rPr>
          <w:noProof/>
        </w:rPr>
        <w:t>72</w:t>
      </w:r>
      <w:r w:rsidRPr="009F4405">
        <w:fldChar w:fldCharType="end"/>
      </w:r>
      <w:r w:rsidRPr="009F4405">
        <w:t xml:space="preserve"> Criticality assessment - Scoring Criteria &amp; Levels</w:t>
      </w:r>
      <w:bookmarkEnd w:id="208"/>
    </w:p>
    <w:tbl>
      <w:tblPr>
        <w:tblStyle w:val="CV2"/>
        <w:tblW w:w="0" w:type="auto"/>
        <w:tblLook w:val="04A0" w:firstRow="1" w:lastRow="0" w:firstColumn="1" w:lastColumn="0" w:noHBand="0" w:noVBand="1"/>
      </w:tblPr>
      <w:tblGrid>
        <w:gridCol w:w="1645"/>
        <w:gridCol w:w="2664"/>
        <w:gridCol w:w="2611"/>
        <w:gridCol w:w="2718"/>
      </w:tblGrid>
      <w:tr w:rsidR="004E09F5" w:rsidRPr="009F4405" w14:paraId="36D3B25A" w14:textId="77777777">
        <w:trPr>
          <w:cnfStyle w:val="100000000000" w:firstRow="1" w:lastRow="0" w:firstColumn="0" w:lastColumn="0" w:oddVBand="0" w:evenVBand="0" w:oddHBand="0" w:evenHBand="0" w:firstRowFirstColumn="0" w:firstRowLastColumn="0" w:lastRowFirstColumn="0" w:lastRowLastColumn="0"/>
        </w:trPr>
        <w:tc>
          <w:tcPr>
            <w:cnfStyle w:val="000000000100" w:firstRow="0" w:lastRow="0" w:firstColumn="0" w:lastColumn="0" w:oddVBand="0" w:evenVBand="0" w:oddHBand="0" w:evenHBand="0" w:firstRowFirstColumn="1" w:firstRowLastColumn="0" w:lastRowFirstColumn="0" w:lastRowLastColumn="0"/>
            <w:tcW w:w="0" w:type="auto"/>
            <w:hideMark/>
          </w:tcPr>
          <w:p w14:paraId="5ECEB4E3" w14:textId="77777777" w:rsidR="004E09F5" w:rsidRPr="009F4405" w:rsidRDefault="004E09F5">
            <w:pPr>
              <w:rPr>
                <w:b/>
                <w:lang w:eastAsia="en-GB"/>
              </w:rPr>
            </w:pPr>
            <w:r w:rsidRPr="009F4405">
              <w:rPr>
                <w:b/>
                <w:lang w:eastAsia="en-GB"/>
              </w:rPr>
              <w:t>Criterion</w:t>
            </w:r>
          </w:p>
        </w:tc>
        <w:tc>
          <w:tcPr>
            <w:tcW w:w="0" w:type="auto"/>
            <w:hideMark/>
          </w:tcPr>
          <w:p w14:paraId="3AFE5E1A" w14:textId="77777777" w:rsidR="004E09F5" w:rsidRPr="009F4405" w:rsidRDefault="004E09F5">
            <w:pPr>
              <w:jc w:val="left"/>
              <w:cnfStyle w:val="100000000000" w:firstRow="1" w:lastRow="0" w:firstColumn="0" w:lastColumn="0" w:oddVBand="0" w:evenVBand="0" w:oddHBand="0" w:evenHBand="0" w:firstRowFirstColumn="0" w:firstRowLastColumn="0" w:lastRowFirstColumn="0" w:lastRowLastColumn="0"/>
              <w:rPr>
                <w:b/>
                <w:lang w:eastAsia="en-GB"/>
              </w:rPr>
            </w:pPr>
            <w:r w:rsidRPr="009F4405">
              <w:rPr>
                <w:b/>
                <w:lang w:eastAsia="en-GB"/>
              </w:rPr>
              <w:t>Score = 0 (Low)</w:t>
            </w:r>
          </w:p>
        </w:tc>
        <w:tc>
          <w:tcPr>
            <w:tcW w:w="0" w:type="auto"/>
            <w:hideMark/>
          </w:tcPr>
          <w:p w14:paraId="4B6CEC07" w14:textId="77777777" w:rsidR="004E09F5" w:rsidRPr="009F4405" w:rsidRDefault="004E09F5">
            <w:pPr>
              <w:jc w:val="left"/>
              <w:cnfStyle w:val="100000000000" w:firstRow="1" w:lastRow="0" w:firstColumn="0" w:lastColumn="0" w:oddVBand="0" w:evenVBand="0" w:oddHBand="0" w:evenHBand="0" w:firstRowFirstColumn="0" w:firstRowLastColumn="0" w:lastRowFirstColumn="0" w:lastRowLastColumn="0"/>
              <w:rPr>
                <w:b/>
                <w:lang w:eastAsia="en-GB"/>
              </w:rPr>
            </w:pPr>
            <w:r w:rsidRPr="009F4405">
              <w:rPr>
                <w:b/>
                <w:lang w:eastAsia="en-GB"/>
              </w:rPr>
              <w:t>Score = 1 (Moderate)</w:t>
            </w:r>
          </w:p>
        </w:tc>
        <w:tc>
          <w:tcPr>
            <w:tcW w:w="0" w:type="auto"/>
            <w:hideMark/>
          </w:tcPr>
          <w:p w14:paraId="2CA7A78E" w14:textId="77777777" w:rsidR="004E09F5" w:rsidRPr="009F4405" w:rsidRDefault="004E09F5">
            <w:pPr>
              <w:jc w:val="left"/>
              <w:cnfStyle w:val="100000000000" w:firstRow="1" w:lastRow="0" w:firstColumn="0" w:lastColumn="0" w:oddVBand="0" w:evenVBand="0" w:oddHBand="0" w:evenHBand="0" w:firstRowFirstColumn="0" w:firstRowLastColumn="0" w:lastRowFirstColumn="0" w:lastRowLastColumn="0"/>
              <w:rPr>
                <w:b/>
                <w:lang w:eastAsia="en-GB"/>
              </w:rPr>
            </w:pPr>
            <w:r w:rsidRPr="009F4405">
              <w:rPr>
                <w:b/>
                <w:lang w:eastAsia="en-GB"/>
              </w:rPr>
              <w:t>Score = 2 (High)</w:t>
            </w:r>
          </w:p>
        </w:tc>
      </w:tr>
      <w:tr w:rsidR="004E09F5" w:rsidRPr="009F4405" w14:paraId="4BEC984F" w14:textId="77777777">
        <w:tc>
          <w:tcPr>
            <w:tcW w:w="0" w:type="auto"/>
            <w:shd w:val="clear" w:color="auto" w:fill="F2F2F2" w:themeFill="text2" w:themeFillShade="F2"/>
            <w:hideMark/>
          </w:tcPr>
          <w:p w14:paraId="726DF046" w14:textId="77777777" w:rsidR="004E09F5" w:rsidRPr="009F4405" w:rsidRDefault="004E09F5">
            <w:pPr>
              <w:jc w:val="left"/>
              <w:rPr>
                <w:rFonts w:cstheme="minorHAnsi"/>
                <w:b/>
                <w:bCs/>
                <w:lang w:eastAsia="en-GB"/>
              </w:rPr>
            </w:pPr>
            <w:r w:rsidRPr="009F4405">
              <w:rPr>
                <w:rFonts w:cstheme="minorHAnsi"/>
                <w:b/>
                <w:bCs/>
                <w:lang w:eastAsia="en-GB"/>
              </w:rPr>
              <w:t>Operational Role</w:t>
            </w:r>
          </w:p>
        </w:tc>
        <w:tc>
          <w:tcPr>
            <w:tcW w:w="0" w:type="auto"/>
            <w:hideMark/>
          </w:tcPr>
          <w:p w14:paraId="7EA79580" w14:textId="77777777" w:rsidR="004E09F5" w:rsidRPr="009F4405" w:rsidRDefault="004E09F5">
            <w:pPr>
              <w:jc w:val="left"/>
              <w:rPr>
                <w:rFonts w:cstheme="minorHAnsi"/>
                <w:lang w:eastAsia="en-GB"/>
              </w:rPr>
            </w:pPr>
            <w:r w:rsidRPr="009F4405">
              <w:rPr>
                <w:rFonts w:cstheme="minorHAnsi"/>
                <w:lang w:eastAsia="en-GB"/>
              </w:rPr>
              <w:t>Not directly involved in launch/mission ops (e.g. conceptual projects or minor roles)</w:t>
            </w:r>
          </w:p>
        </w:tc>
        <w:tc>
          <w:tcPr>
            <w:tcW w:w="0" w:type="auto"/>
            <w:hideMark/>
          </w:tcPr>
          <w:p w14:paraId="7E1F5B3D" w14:textId="77777777" w:rsidR="004E09F5" w:rsidRPr="009F4405" w:rsidRDefault="004E09F5">
            <w:pPr>
              <w:jc w:val="left"/>
              <w:rPr>
                <w:rFonts w:cstheme="minorHAnsi"/>
                <w:lang w:eastAsia="en-GB"/>
              </w:rPr>
            </w:pPr>
            <w:r w:rsidRPr="009F4405">
              <w:rPr>
                <w:rFonts w:cstheme="minorHAnsi"/>
                <w:lang w:eastAsia="en-GB"/>
              </w:rPr>
              <w:t>Supports launch/mission operations in a secondary capacity (useful but not indispensable)</w:t>
            </w:r>
          </w:p>
        </w:tc>
        <w:tc>
          <w:tcPr>
            <w:tcW w:w="0" w:type="auto"/>
            <w:hideMark/>
          </w:tcPr>
          <w:p w14:paraId="13FC2A39" w14:textId="77777777" w:rsidR="004E09F5" w:rsidRPr="009F4405" w:rsidRDefault="004E09F5">
            <w:pPr>
              <w:jc w:val="left"/>
              <w:rPr>
                <w:rFonts w:cstheme="minorHAnsi"/>
                <w:lang w:eastAsia="en-GB"/>
              </w:rPr>
            </w:pPr>
            <w:r w:rsidRPr="009F4405">
              <w:rPr>
                <w:rFonts w:cstheme="minorHAnsi"/>
                <w:lang w:eastAsia="en-GB"/>
              </w:rPr>
              <w:t>Core function in launch preparation, execution, or early operations (indispensable for mission success)</w:t>
            </w:r>
          </w:p>
        </w:tc>
      </w:tr>
      <w:tr w:rsidR="004E09F5" w:rsidRPr="009F4405" w14:paraId="75034C63" w14:textId="77777777">
        <w:tc>
          <w:tcPr>
            <w:tcW w:w="0" w:type="auto"/>
            <w:shd w:val="clear" w:color="auto" w:fill="F2F2F2" w:themeFill="text2" w:themeFillShade="F2"/>
            <w:hideMark/>
          </w:tcPr>
          <w:p w14:paraId="4E9BF31A" w14:textId="77777777" w:rsidR="004E09F5" w:rsidRPr="009F4405" w:rsidRDefault="004E09F5">
            <w:pPr>
              <w:jc w:val="left"/>
              <w:rPr>
                <w:rFonts w:cstheme="minorHAnsi"/>
                <w:b/>
                <w:bCs/>
                <w:lang w:eastAsia="en-GB"/>
              </w:rPr>
            </w:pPr>
            <w:r w:rsidRPr="009F4405">
              <w:rPr>
                <w:rFonts w:cstheme="minorHAnsi"/>
                <w:b/>
                <w:bCs/>
                <w:lang w:eastAsia="en-GB"/>
              </w:rPr>
              <w:t>Launcher/Mission Dependency</w:t>
            </w:r>
          </w:p>
        </w:tc>
        <w:tc>
          <w:tcPr>
            <w:tcW w:w="0" w:type="auto"/>
            <w:hideMark/>
          </w:tcPr>
          <w:p w14:paraId="4FCA1592" w14:textId="77777777" w:rsidR="004E09F5" w:rsidRPr="009F4405" w:rsidRDefault="004E09F5">
            <w:pPr>
              <w:jc w:val="left"/>
              <w:rPr>
                <w:rFonts w:cstheme="minorHAnsi"/>
                <w:lang w:eastAsia="en-GB"/>
              </w:rPr>
            </w:pPr>
            <w:r w:rsidRPr="009F4405">
              <w:rPr>
                <w:rFonts w:cstheme="minorHAnsi"/>
                <w:lang w:eastAsia="en-GB"/>
              </w:rPr>
              <w:t>No current dependency (no active system relies on it)</w:t>
            </w:r>
          </w:p>
        </w:tc>
        <w:tc>
          <w:tcPr>
            <w:tcW w:w="0" w:type="auto"/>
            <w:hideMark/>
          </w:tcPr>
          <w:p w14:paraId="16AA55D0" w14:textId="77777777" w:rsidR="004E09F5" w:rsidRPr="009F4405" w:rsidRDefault="004E09F5">
            <w:pPr>
              <w:jc w:val="left"/>
              <w:rPr>
                <w:rFonts w:cstheme="minorHAnsi"/>
                <w:lang w:eastAsia="en-GB"/>
              </w:rPr>
            </w:pPr>
            <w:r w:rsidRPr="009F4405">
              <w:rPr>
                <w:rFonts w:cstheme="minorHAnsi"/>
                <w:lang w:eastAsia="en-GB"/>
              </w:rPr>
              <w:t>Partial or emerging dependency (some systems or future programs plan to use it)</w:t>
            </w:r>
          </w:p>
        </w:tc>
        <w:tc>
          <w:tcPr>
            <w:tcW w:w="0" w:type="auto"/>
            <w:hideMark/>
          </w:tcPr>
          <w:p w14:paraId="1FAAC2E3" w14:textId="77777777" w:rsidR="004E09F5" w:rsidRPr="009F4405" w:rsidRDefault="004E09F5">
            <w:pPr>
              <w:jc w:val="left"/>
              <w:rPr>
                <w:rFonts w:cstheme="minorHAnsi"/>
                <w:lang w:eastAsia="en-GB"/>
              </w:rPr>
            </w:pPr>
            <w:r w:rsidRPr="009F4405">
              <w:rPr>
                <w:rFonts w:cstheme="minorHAnsi"/>
                <w:lang w:eastAsia="en-GB"/>
              </w:rPr>
              <w:t>Full dependency by current key launchers or missions (crucial enabler for existing systems)</w:t>
            </w:r>
          </w:p>
        </w:tc>
      </w:tr>
      <w:tr w:rsidR="004E09F5" w:rsidRPr="009F4405" w14:paraId="051ABF4C" w14:textId="77777777">
        <w:tc>
          <w:tcPr>
            <w:tcW w:w="0" w:type="auto"/>
            <w:shd w:val="clear" w:color="auto" w:fill="F2F2F2" w:themeFill="text2" w:themeFillShade="F2"/>
            <w:hideMark/>
          </w:tcPr>
          <w:p w14:paraId="1A966E93" w14:textId="77777777" w:rsidR="004E09F5" w:rsidRPr="009F4405" w:rsidRDefault="004E09F5">
            <w:pPr>
              <w:jc w:val="left"/>
              <w:rPr>
                <w:rFonts w:cstheme="minorHAnsi"/>
                <w:b/>
                <w:bCs/>
                <w:lang w:eastAsia="en-GB"/>
              </w:rPr>
            </w:pPr>
            <w:r w:rsidRPr="009F4405">
              <w:rPr>
                <w:rFonts w:cstheme="minorHAnsi"/>
                <w:b/>
                <w:bCs/>
                <w:lang w:eastAsia="en-GB"/>
              </w:rPr>
              <w:t>Substitutability</w:t>
            </w:r>
          </w:p>
        </w:tc>
        <w:tc>
          <w:tcPr>
            <w:tcW w:w="0" w:type="auto"/>
            <w:hideMark/>
          </w:tcPr>
          <w:p w14:paraId="181CB394" w14:textId="77777777" w:rsidR="004E09F5" w:rsidRPr="009F4405" w:rsidRDefault="004E09F5">
            <w:pPr>
              <w:jc w:val="left"/>
              <w:rPr>
                <w:rFonts w:cstheme="minorHAnsi"/>
                <w:lang w:eastAsia="en-GB"/>
              </w:rPr>
            </w:pPr>
            <w:r w:rsidRPr="009F4405">
              <w:rPr>
                <w:rFonts w:cstheme="minorHAnsi"/>
                <w:lang w:eastAsia="en-GB"/>
              </w:rPr>
              <w:t>High substitutability (multiple comparable alternatives in Europe)</w:t>
            </w:r>
          </w:p>
        </w:tc>
        <w:tc>
          <w:tcPr>
            <w:tcW w:w="0" w:type="auto"/>
            <w:hideMark/>
          </w:tcPr>
          <w:p w14:paraId="2021F4C2" w14:textId="77777777" w:rsidR="004E09F5" w:rsidRPr="009F4405" w:rsidRDefault="004E09F5">
            <w:pPr>
              <w:jc w:val="left"/>
              <w:rPr>
                <w:rFonts w:cstheme="minorHAnsi"/>
                <w:lang w:eastAsia="en-GB"/>
              </w:rPr>
            </w:pPr>
            <w:r w:rsidRPr="009F4405">
              <w:rPr>
                <w:rFonts w:cstheme="minorHAnsi"/>
                <w:lang w:eastAsia="en-GB"/>
              </w:rPr>
              <w:t>Partial substitutability (limited alternatives, or not full capability match)</w:t>
            </w:r>
          </w:p>
        </w:tc>
        <w:tc>
          <w:tcPr>
            <w:tcW w:w="0" w:type="auto"/>
            <w:hideMark/>
          </w:tcPr>
          <w:p w14:paraId="51B76E99" w14:textId="77777777" w:rsidR="004E09F5" w:rsidRPr="009F4405" w:rsidRDefault="004E09F5">
            <w:pPr>
              <w:jc w:val="left"/>
              <w:rPr>
                <w:rFonts w:cstheme="minorHAnsi"/>
                <w:lang w:eastAsia="en-GB"/>
              </w:rPr>
            </w:pPr>
            <w:r w:rsidRPr="009F4405">
              <w:rPr>
                <w:rFonts w:cstheme="minorHAnsi"/>
                <w:lang w:eastAsia="en-GB"/>
              </w:rPr>
              <w:t>No EU alternative (loss would create a critical capability gap)</w:t>
            </w:r>
          </w:p>
        </w:tc>
      </w:tr>
      <w:tr w:rsidR="004E09F5" w:rsidRPr="009F4405" w14:paraId="5429FE6E" w14:textId="77777777">
        <w:tc>
          <w:tcPr>
            <w:tcW w:w="0" w:type="auto"/>
            <w:shd w:val="clear" w:color="auto" w:fill="F2F2F2" w:themeFill="text2" w:themeFillShade="F2"/>
            <w:hideMark/>
          </w:tcPr>
          <w:p w14:paraId="6E2986AC" w14:textId="77777777" w:rsidR="004E09F5" w:rsidRPr="009F4405" w:rsidRDefault="004E09F5">
            <w:pPr>
              <w:jc w:val="left"/>
              <w:rPr>
                <w:rFonts w:cstheme="minorHAnsi"/>
                <w:b/>
                <w:bCs/>
                <w:lang w:eastAsia="en-GB"/>
              </w:rPr>
            </w:pPr>
            <w:r w:rsidRPr="009F4405">
              <w:rPr>
                <w:rFonts w:cstheme="minorHAnsi"/>
                <w:b/>
                <w:bCs/>
                <w:lang w:eastAsia="en-GB"/>
              </w:rPr>
              <w:t>Multi-Actor Use</w:t>
            </w:r>
          </w:p>
        </w:tc>
        <w:tc>
          <w:tcPr>
            <w:tcW w:w="0" w:type="auto"/>
            <w:hideMark/>
          </w:tcPr>
          <w:p w14:paraId="4A2059F0" w14:textId="77777777" w:rsidR="004E09F5" w:rsidRPr="009F4405" w:rsidRDefault="004E09F5">
            <w:pPr>
              <w:jc w:val="left"/>
              <w:rPr>
                <w:rFonts w:cstheme="minorHAnsi"/>
                <w:lang w:eastAsia="en-GB"/>
              </w:rPr>
            </w:pPr>
            <w:r w:rsidRPr="009F4405">
              <w:rPr>
                <w:rFonts w:cstheme="minorHAnsi"/>
                <w:lang w:eastAsia="en-GB"/>
              </w:rPr>
              <w:t>Serves a single actor/program only</w:t>
            </w:r>
          </w:p>
        </w:tc>
        <w:tc>
          <w:tcPr>
            <w:tcW w:w="0" w:type="auto"/>
            <w:hideMark/>
          </w:tcPr>
          <w:p w14:paraId="562723ED" w14:textId="77777777" w:rsidR="004E09F5" w:rsidRPr="009F4405" w:rsidRDefault="004E09F5">
            <w:pPr>
              <w:jc w:val="left"/>
              <w:rPr>
                <w:rFonts w:cstheme="minorHAnsi"/>
                <w:lang w:eastAsia="en-GB"/>
              </w:rPr>
            </w:pPr>
            <w:r w:rsidRPr="009F4405">
              <w:rPr>
                <w:rFonts w:cstheme="minorHAnsi"/>
                <w:lang w:eastAsia="en-GB"/>
              </w:rPr>
              <w:t>Limited multi-user (some sharing or expected future multi-use)</w:t>
            </w:r>
          </w:p>
        </w:tc>
        <w:tc>
          <w:tcPr>
            <w:tcW w:w="0" w:type="auto"/>
            <w:hideMark/>
          </w:tcPr>
          <w:p w14:paraId="369A2FD6" w14:textId="77777777" w:rsidR="004E09F5" w:rsidRPr="009F4405" w:rsidRDefault="004E09F5">
            <w:pPr>
              <w:jc w:val="left"/>
              <w:rPr>
                <w:rFonts w:cstheme="minorHAnsi"/>
                <w:lang w:eastAsia="en-GB"/>
              </w:rPr>
            </w:pPr>
            <w:r w:rsidRPr="009F4405">
              <w:rPr>
                <w:rFonts w:cstheme="minorHAnsi"/>
                <w:lang w:eastAsia="en-GB"/>
              </w:rPr>
              <w:t>Serves multiple launch providers or programs (broad multi-user base)</w:t>
            </w:r>
          </w:p>
        </w:tc>
      </w:tr>
      <w:tr w:rsidR="004E09F5" w:rsidRPr="009F4405" w14:paraId="6CAB8B21" w14:textId="77777777">
        <w:tc>
          <w:tcPr>
            <w:tcW w:w="0" w:type="auto"/>
            <w:shd w:val="clear" w:color="auto" w:fill="F2F2F2" w:themeFill="text2" w:themeFillShade="F2"/>
            <w:hideMark/>
          </w:tcPr>
          <w:p w14:paraId="6A12AC0F" w14:textId="77777777" w:rsidR="004E09F5" w:rsidRPr="009F4405" w:rsidRDefault="004E09F5">
            <w:pPr>
              <w:jc w:val="left"/>
              <w:rPr>
                <w:rFonts w:cstheme="minorHAnsi"/>
                <w:b/>
                <w:bCs/>
                <w:lang w:eastAsia="en-GB"/>
              </w:rPr>
            </w:pPr>
            <w:r w:rsidRPr="009F4405">
              <w:rPr>
                <w:rFonts w:cstheme="minorHAnsi"/>
                <w:b/>
                <w:bCs/>
                <w:lang w:eastAsia="en-GB"/>
              </w:rPr>
              <w:t>Strategic Contribution (EU)</w:t>
            </w:r>
          </w:p>
        </w:tc>
        <w:tc>
          <w:tcPr>
            <w:tcW w:w="0" w:type="auto"/>
            <w:hideMark/>
          </w:tcPr>
          <w:p w14:paraId="695F9D14" w14:textId="77777777" w:rsidR="004E09F5" w:rsidRPr="009F4405" w:rsidRDefault="004E09F5">
            <w:pPr>
              <w:jc w:val="left"/>
              <w:rPr>
                <w:rFonts w:cstheme="minorHAnsi"/>
                <w:lang w:eastAsia="en-GB"/>
              </w:rPr>
            </w:pPr>
            <w:r w:rsidRPr="009F4405">
              <w:rPr>
                <w:rFonts w:cstheme="minorHAnsi"/>
                <w:lang w:eastAsia="en-GB"/>
              </w:rPr>
              <w:t>Low direct contribution to EU strategic aims (autonomy, resilience, competitiveness, security)</w:t>
            </w:r>
          </w:p>
        </w:tc>
        <w:tc>
          <w:tcPr>
            <w:tcW w:w="0" w:type="auto"/>
            <w:hideMark/>
          </w:tcPr>
          <w:p w14:paraId="1419FC1C" w14:textId="77777777" w:rsidR="004E09F5" w:rsidRPr="009F4405" w:rsidRDefault="004E09F5">
            <w:pPr>
              <w:jc w:val="left"/>
              <w:rPr>
                <w:rFonts w:cstheme="minorHAnsi"/>
                <w:lang w:eastAsia="en-GB"/>
              </w:rPr>
            </w:pPr>
            <w:r w:rsidRPr="009F4405">
              <w:rPr>
                <w:rFonts w:cstheme="minorHAnsi"/>
                <w:lang w:eastAsia="en-GB"/>
              </w:rPr>
              <w:t>Moderately contributes to at least one EU strategic objective (or future potential to contribute)</w:t>
            </w:r>
          </w:p>
        </w:tc>
        <w:tc>
          <w:tcPr>
            <w:tcW w:w="0" w:type="auto"/>
            <w:hideMark/>
          </w:tcPr>
          <w:p w14:paraId="43E96A9B" w14:textId="77777777" w:rsidR="004E09F5" w:rsidRPr="009F4405" w:rsidRDefault="004E09F5">
            <w:pPr>
              <w:jc w:val="left"/>
              <w:rPr>
                <w:rFonts w:cstheme="minorHAnsi"/>
                <w:lang w:eastAsia="en-GB"/>
              </w:rPr>
            </w:pPr>
            <w:r w:rsidRPr="009F4405">
              <w:rPr>
                <w:rFonts w:cstheme="minorHAnsi"/>
                <w:lang w:eastAsia="en-GB"/>
              </w:rPr>
              <w:t>Strong contributor to several EU strategic objectives (e.g., independence, resilience, security)</w:t>
            </w:r>
          </w:p>
        </w:tc>
      </w:tr>
    </w:tbl>
    <w:p w14:paraId="0C05747E" w14:textId="77777777" w:rsidR="004E09F5" w:rsidRPr="009F4405" w:rsidRDefault="004E09F5" w:rsidP="004E09F5">
      <w:pPr>
        <w:rPr>
          <w:lang w:eastAsia="en-GB"/>
        </w:rPr>
      </w:pPr>
    </w:p>
    <w:p w14:paraId="4852B0DB" w14:textId="77777777" w:rsidR="004E09F5" w:rsidRPr="009F4405" w:rsidRDefault="004E09F5" w:rsidP="004E09F5">
      <w:pPr>
        <w:rPr>
          <w:lang w:eastAsia="en-GB"/>
        </w:rPr>
      </w:pPr>
      <w:r w:rsidRPr="009F4405">
        <w:rPr>
          <w:lang w:eastAsia="en-GB"/>
        </w:rPr>
        <w:t>After scoring each criterion, sum the points (0–10 total). Tier thresholds are applied as follows to classify criticality:</w:t>
      </w:r>
    </w:p>
    <w:p w14:paraId="2757AC68" w14:textId="2B9FAF33" w:rsidR="004E09F5" w:rsidRPr="009F4405" w:rsidRDefault="004E09F5" w:rsidP="006949D2">
      <w:pPr>
        <w:pStyle w:val="bullet10"/>
        <w:rPr>
          <w:lang w:eastAsia="en-GB"/>
        </w:rPr>
      </w:pPr>
      <w:r w:rsidRPr="009F4405">
        <w:rPr>
          <w:b/>
          <w:bCs/>
          <w:lang w:eastAsia="en-GB"/>
        </w:rPr>
        <w:t xml:space="preserve">Level 1 (Operational Criticality): </w:t>
      </w:r>
      <w:r w:rsidRPr="009F4405">
        <w:rPr>
          <w:lang w:eastAsia="en-GB"/>
        </w:rPr>
        <w:t>8–10 points – Highest criticality. Typically, a facility scoring “High” across most criteria (e.g., indispensable operational role, full current dependency, no substitutes, multi-user, clear autonomy/security impact).</w:t>
      </w:r>
    </w:p>
    <w:p w14:paraId="5A5D0CB2" w14:textId="14D7991D" w:rsidR="006949D2" w:rsidRPr="009F4405" w:rsidRDefault="004E09F5" w:rsidP="006949D2">
      <w:pPr>
        <w:pStyle w:val="bullet10"/>
        <w:rPr>
          <w:b/>
          <w:bCs/>
          <w:lang w:eastAsia="en-GB"/>
        </w:rPr>
      </w:pPr>
      <w:r w:rsidRPr="009F4405">
        <w:rPr>
          <w:b/>
          <w:bCs/>
          <w:lang w:eastAsia="en-GB"/>
        </w:rPr>
        <w:t xml:space="preserve">Level 2 (Strategic Build-Up): </w:t>
      </w:r>
      <w:r w:rsidRPr="009F4405">
        <w:rPr>
          <w:lang w:eastAsia="en-GB"/>
        </w:rPr>
        <w:t>4–7 points – Moderate criticality. Generally, a facility with mixed “High” and “Moderate” scores (e.g., important emerging capabilities or regionally significant assets) that supports future resilience and competitiveness but is not yet irreplaceable for today’s launch operations.</w:t>
      </w:r>
    </w:p>
    <w:p w14:paraId="76B55DBB" w14:textId="27E189A8" w:rsidR="00861E61" w:rsidRPr="009F4405" w:rsidRDefault="004E09F5" w:rsidP="006949D2">
      <w:pPr>
        <w:pStyle w:val="bullet10"/>
        <w:rPr>
          <w:noProof/>
        </w:rPr>
      </w:pPr>
      <w:r w:rsidRPr="009F4405">
        <w:rPr>
          <w:b/>
          <w:bCs/>
          <w:lang w:eastAsia="en-GB"/>
        </w:rPr>
        <w:t>Level 3 (Prospective Relevance):</w:t>
      </w:r>
      <w:r w:rsidRPr="009F4405">
        <w:rPr>
          <w:lang w:eastAsia="en-GB"/>
        </w:rPr>
        <w:t xml:space="preserve"> 0–3 points – Lower current criticality. Often early-stage or conceptual facilities (or niche/single-use assets) with little present dependency and multiple alternatives, whose potential impact lies in the future.</w:t>
      </w:r>
    </w:p>
    <w:p w14:paraId="2E418538" w14:textId="06BCFC7C" w:rsidR="00861E61" w:rsidRPr="009F4405" w:rsidRDefault="00861E61" w:rsidP="00B30034">
      <w:pPr>
        <w:pStyle w:val="Caption"/>
      </w:pPr>
      <w:bookmarkStart w:id="209" w:name="_Toc239018316"/>
      <w:r w:rsidRPr="009F4405">
        <w:lastRenderedPageBreak/>
        <w:t xml:space="preserve">Figure </w:t>
      </w:r>
      <w:r w:rsidRPr="009F4405">
        <w:fldChar w:fldCharType="begin"/>
      </w:r>
      <w:r w:rsidRPr="009F4405">
        <w:instrText xml:space="preserve"> SEQ Figure \* ARABIC </w:instrText>
      </w:r>
      <w:r w:rsidRPr="009F4405">
        <w:fldChar w:fldCharType="separate"/>
      </w:r>
      <w:r w:rsidR="00502C72">
        <w:rPr>
          <w:noProof/>
        </w:rPr>
        <w:t>14</w:t>
      </w:r>
      <w:r w:rsidRPr="009F4405">
        <w:fldChar w:fldCharType="end"/>
      </w:r>
      <w:r w:rsidR="00E87DAE" w:rsidRPr="009F4405">
        <w:t xml:space="preserve"> C</w:t>
      </w:r>
      <w:r w:rsidRPr="009F4405">
        <w:t>riticality assessment</w:t>
      </w:r>
      <w:bookmarkEnd w:id="209"/>
    </w:p>
    <w:p w14:paraId="5608129F" w14:textId="2D7EDB72" w:rsidR="00136E97" w:rsidRPr="009F4405" w:rsidRDefault="00861E61" w:rsidP="00136E97">
      <w:pPr>
        <w:sectPr w:rsidR="00136E97" w:rsidRPr="009F4405" w:rsidSect="004E09F5">
          <w:pgSz w:w="11906" w:h="16838"/>
          <w:pgMar w:top="1418" w:right="1134" w:bottom="1134" w:left="1134" w:header="709" w:footer="709" w:gutter="0"/>
          <w:cols w:space="708"/>
          <w:docGrid w:linePitch="360"/>
        </w:sectPr>
      </w:pPr>
      <w:r w:rsidRPr="009F4405">
        <w:rPr>
          <w:noProof/>
        </w:rPr>
        <w:drawing>
          <wp:inline distT="0" distB="0" distL="0" distR="0" wp14:anchorId="5E391835" wp14:editId="0DE7DBAD">
            <wp:extent cx="6492875" cy="2009954"/>
            <wp:effectExtent l="0" t="0" r="3175" b="9525"/>
            <wp:docPr id="20061502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1">
                      <a:extLst>
                        <a:ext uri="{28A0092B-C50C-407E-A947-70E740481C1C}">
                          <a14:useLocalDpi xmlns:a14="http://schemas.microsoft.com/office/drawing/2010/main" val="0"/>
                        </a:ext>
                      </a:extLst>
                    </a:blip>
                    <a:srcRect b="1115"/>
                    <a:stretch>
                      <a:fillRect/>
                    </a:stretch>
                  </pic:blipFill>
                  <pic:spPr bwMode="auto">
                    <a:xfrm>
                      <a:off x="0" y="0"/>
                      <a:ext cx="6528361" cy="2020939"/>
                    </a:xfrm>
                    <a:prstGeom prst="rect">
                      <a:avLst/>
                    </a:prstGeom>
                    <a:noFill/>
                    <a:ln>
                      <a:noFill/>
                    </a:ln>
                    <a:extLst>
                      <a:ext uri="{53640926-AAD7-44D8-BBD7-CCE9431645EC}">
                        <a14:shadowObscured xmlns:a14="http://schemas.microsoft.com/office/drawing/2010/main"/>
                      </a:ext>
                    </a:extLst>
                  </pic:spPr>
                </pic:pic>
              </a:graphicData>
            </a:graphic>
          </wp:inline>
        </w:drawing>
      </w:r>
    </w:p>
    <w:p w14:paraId="698F93DB" w14:textId="19766DBE" w:rsidR="008C4C53" w:rsidRPr="009F4405" w:rsidRDefault="004E09F5" w:rsidP="00213890">
      <w:pPr>
        <w:pStyle w:val="Caption"/>
      </w:pPr>
      <w:bookmarkStart w:id="210" w:name="_Toc239018464"/>
      <w:r w:rsidRPr="009F4405">
        <w:lastRenderedPageBreak/>
        <w:t xml:space="preserve">Table </w:t>
      </w:r>
      <w:r w:rsidRPr="009F4405">
        <w:fldChar w:fldCharType="begin"/>
      </w:r>
      <w:r w:rsidRPr="009F4405">
        <w:instrText xml:space="preserve"> SEQ Table \* ARABIC </w:instrText>
      </w:r>
      <w:r w:rsidRPr="009F4405">
        <w:fldChar w:fldCharType="separate"/>
      </w:r>
      <w:r w:rsidR="00502C72">
        <w:rPr>
          <w:noProof/>
        </w:rPr>
        <w:t>73</w:t>
      </w:r>
      <w:r w:rsidRPr="009F4405">
        <w:fldChar w:fldCharType="end"/>
      </w:r>
      <w:r w:rsidRPr="009F4405">
        <w:t xml:space="preserve"> Criticality assessment per facility</w:t>
      </w:r>
      <w:bookmarkEnd w:id="210"/>
    </w:p>
    <w:tbl>
      <w:tblPr>
        <w:tblStyle w:val="CV2"/>
        <w:tblW w:w="0" w:type="auto"/>
        <w:tblLook w:val="04A0" w:firstRow="1" w:lastRow="0" w:firstColumn="1" w:lastColumn="0" w:noHBand="0" w:noVBand="1"/>
      </w:tblPr>
      <w:tblGrid>
        <w:gridCol w:w="1238"/>
        <w:gridCol w:w="1745"/>
        <w:gridCol w:w="1864"/>
        <w:gridCol w:w="2521"/>
        <w:gridCol w:w="1895"/>
        <w:gridCol w:w="1855"/>
        <w:gridCol w:w="1883"/>
        <w:gridCol w:w="607"/>
        <w:gridCol w:w="678"/>
      </w:tblGrid>
      <w:tr w:rsidR="007B06EC" w:rsidRPr="009F4405" w14:paraId="2C7B35AD" w14:textId="77777777" w:rsidTr="00C8091D">
        <w:trPr>
          <w:cnfStyle w:val="100000000000" w:firstRow="1" w:lastRow="0" w:firstColumn="0" w:lastColumn="0" w:oddVBand="0" w:evenVBand="0" w:oddHBand="0" w:evenHBand="0" w:firstRowFirstColumn="0" w:firstRowLastColumn="0" w:lastRowFirstColumn="0" w:lastRowLastColumn="0"/>
          <w:trHeight w:val="20"/>
          <w:tblHeader/>
        </w:trPr>
        <w:tc>
          <w:tcPr>
            <w:cnfStyle w:val="000000000100" w:firstRow="0" w:lastRow="0" w:firstColumn="0" w:lastColumn="0" w:oddVBand="0" w:evenVBand="0" w:oddHBand="0" w:evenHBand="0" w:firstRowFirstColumn="1" w:firstRowLastColumn="0" w:lastRowFirstColumn="0" w:lastRowLastColumn="0"/>
            <w:tcW w:w="0" w:type="auto"/>
            <w:hideMark/>
          </w:tcPr>
          <w:p w14:paraId="49DD45E4" w14:textId="713C1B03" w:rsidR="007B06EC" w:rsidRPr="009F4405" w:rsidRDefault="00677165" w:rsidP="00E10193">
            <w:pPr>
              <w:jc w:val="left"/>
              <w:rPr>
                <w:b/>
                <w:lang w:eastAsia="en-GB"/>
              </w:rPr>
            </w:pPr>
            <w:r w:rsidRPr="009F4405">
              <w:rPr>
                <w:b/>
                <w:lang w:eastAsia="en-GB"/>
              </w:rPr>
              <w:t>F</w:t>
            </w:r>
            <w:r w:rsidR="007B06EC" w:rsidRPr="009F4405">
              <w:rPr>
                <w:b/>
                <w:lang w:eastAsia="en-GB"/>
              </w:rPr>
              <w:t>acility Type</w:t>
            </w:r>
          </w:p>
        </w:tc>
        <w:tc>
          <w:tcPr>
            <w:tcW w:w="0" w:type="auto"/>
            <w:hideMark/>
          </w:tcPr>
          <w:p w14:paraId="48CF0B07" w14:textId="77777777" w:rsidR="007B06EC" w:rsidRPr="009F4405" w:rsidRDefault="007B06EC" w:rsidP="00E10193">
            <w:pPr>
              <w:jc w:val="left"/>
              <w:cnfStyle w:val="100000000000" w:firstRow="1" w:lastRow="0" w:firstColumn="0" w:lastColumn="0" w:oddVBand="0" w:evenVBand="0" w:oddHBand="0" w:evenHBand="0" w:firstRowFirstColumn="0" w:firstRowLastColumn="0" w:lastRowFirstColumn="0" w:lastRowLastColumn="0"/>
              <w:rPr>
                <w:b/>
                <w:lang w:eastAsia="en-GB"/>
              </w:rPr>
            </w:pPr>
            <w:r w:rsidRPr="009F4405">
              <w:rPr>
                <w:b/>
                <w:lang w:eastAsia="en-GB"/>
              </w:rPr>
              <w:t>Facility</w:t>
            </w:r>
          </w:p>
        </w:tc>
        <w:tc>
          <w:tcPr>
            <w:tcW w:w="0" w:type="auto"/>
            <w:hideMark/>
          </w:tcPr>
          <w:p w14:paraId="49E6E528" w14:textId="77777777" w:rsidR="007B06EC" w:rsidRPr="009F4405" w:rsidRDefault="007B06EC" w:rsidP="00E10193">
            <w:pPr>
              <w:jc w:val="left"/>
              <w:cnfStyle w:val="100000000000" w:firstRow="1" w:lastRow="0" w:firstColumn="0" w:lastColumn="0" w:oddVBand="0" w:evenVBand="0" w:oddHBand="0" w:evenHBand="0" w:firstRowFirstColumn="0" w:firstRowLastColumn="0" w:lastRowFirstColumn="0" w:lastRowLastColumn="0"/>
              <w:rPr>
                <w:b/>
                <w:lang w:eastAsia="en-GB"/>
              </w:rPr>
            </w:pPr>
            <w:r w:rsidRPr="009F4405">
              <w:rPr>
                <w:b/>
                <w:lang w:eastAsia="en-GB"/>
              </w:rPr>
              <w:t>Operational Role (text + Score)</w:t>
            </w:r>
          </w:p>
        </w:tc>
        <w:tc>
          <w:tcPr>
            <w:tcW w:w="0" w:type="auto"/>
            <w:hideMark/>
          </w:tcPr>
          <w:p w14:paraId="39F212A9" w14:textId="77777777" w:rsidR="007B06EC" w:rsidRPr="009F4405" w:rsidRDefault="007B06EC" w:rsidP="00E10193">
            <w:pPr>
              <w:jc w:val="left"/>
              <w:cnfStyle w:val="100000000000" w:firstRow="1" w:lastRow="0" w:firstColumn="0" w:lastColumn="0" w:oddVBand="0" w:evenVBand="0" w:oddHBand="0" w:evenHBand="0" w:firstRowFirstColumn="0" w:firstRowLastColumn="0" w:lastRowFirstColumn="0" w:lastRowLastColumn="0"/>
              <w:rPr>
                <w:b/>
                <w:lang w:eastAsia="en-GB"/>
              </w:rPr>
            </w:pPr>
            <w:r w:rsidRPr="009F4405">
              <w:rPr>
                <w:b/>
                <w:lang w:eastAsia="en-GB"/>
              </w:rPr>
              <w:t>Launcher / Mission Dependency (text + Score)</w:t>
            </w:r>
          </w:p>
        </w:tc>
        <w:tc>
          <w:tcPr>
            <w:tcW w:w="0" w:type="auto"/>
            <w:hideMark/>
          </w:tcPr>
          <w:p w14:paraId="16C2C326" w14:textId="77777777" w:rsidR="007B06EC" w:rsidRPr="009F4405" w:rsidRDefault="007B06EC" w:rsidP="00E10193">
            <w:pPr>
              <w:jc w:val="left"/>
              <w:cnfStyle w:val="100000000000" w:firstRow="1" w:lastRow="0" w:firstColumn="0" w:lastColumn="0" w:oddVBand="0" w:evenVBand="0" w:oddHBand="0" w:evenHBand="0" w:firstRowFirstColumn="0" w:firstRowLastColumn="0" w:lastRowFirstColumn="0" w:lastRowLastColumn="0"/>
              <w:rPr>
                <w:b/>
                <w:lang w:eastAsia="en-GB"/>
              </w:rPr>
            </w:pPr>
            <w:r w:rsidRPr="009F4405">
              <w:rPr>
                <w:b/>
                <w:lang w:eastAsia="en-GB"/>
              </w:rPr>
              <w:t>Substitutability (text + Score)</w:t>
            </w:r>
          </w:p>
        </w:tc>
        <w:tc>
          <w:tcPr>
            <w:tcW w:w="0" w:type="auto"/>
            <w:hideMark/>
          </w:tcPr>
          <w:p w14:paraId="48C555E8" w14:textId="77777777" w:rsidR="007B06EC" w:rsidRPr="009F4405" w:rsidRDefault="007B06EC" w:rsidP="00E10193">
            <w:pPr>
              <w:jc w:val="left"/>
              <w:cnfStyle w:val="100000000000" w:firstRow="1" w:lastRow="0" w:firstColumn="0" w:lastColumn="0" w:oddVBand="0" w:evenVBand="0" w:oddHBand="0" w:evenHBand="0" w:firstRowFirstColumn="0" w:firstRowLastColumn="0" w:lastRowFirstColumn="0" w:lastRowLastColumn="0"/>
              <w:rPr>
                <w:b/>
                <w:lang w:eastAsia="en-GB"/>
              </w:rPr>
            </w:pPr>
            <w:r w:rsidRPr="009F4405">
              <w:rPr>
                <w:b/>
                <w:lang w:eastAsia="en-GB"/>
              </w:rPr>
              <w:t>Multi-Actor Use (text + Score)</w:t>
            </w:r>
          </w:p>
        </w:tc>
        <w:tc>
          <w:tcPr>
            <w:tcW w:w="0" w:type="auto"/>
            <w:hideMark/>
          </w:tcPr>
          <w:p w14:paraId="557D7B99" w14:textId="77777777" w:rsidR="007B06EC" w:rsidRPr="00111704" w:rsidRDefault="007B06EC" w:rsidP="00E10193">
            <w:pPr>
              <w:jc w:val="left"/>
              <w:cnfStyle w:val="100000000000" w:firstRow="1" w:lastRow="0" w:firstColumn="0" w:lastColumn="0" w:oddVBand="0" w:evenVBand="0" w:oddHBand="0" w:evenHBand="0" w:firstRowFirstColumn="0" w:firstRowLastColumn="0" w:lastRowFirstColumn="0" w:lastRowLastColumn="0"/>
              <w:rPr>
                <w:b/>
                <w:lang w:val="fr-BE" w:eastAsia="en-GB"/>
              </w:rPr>
            </w:pPr>
            <w:r w:rsidRPr="00111704">
              <w:rPr>
                <w:b/>
                <w:lang w:val="fr-BE" w:eastAsia="en-GB"/>
              </w:rPr>
              <w:t>Strategic Contribution (EU) (text + Score)</w:t>
            </w:r>
          </w:p>
        </w:tc>
        <w:tc>
          <w:tcPr>
            <w:tcW w:w="0" w:type="auto"/>
            <w:hideMark/>
          </w:tcPr>
          <w:p w14:paraId="49FB8003" w14:textId="77777777" w:rsidR="007B06EC" w:rsidRPr="009F4405" w:rsidRDefault="007B06EC" w:rsidP="00E10193">
            <w:pPr>
              <w:jc w:val="left"/>
              <w:cnfStyle w:val="100000000000" w:firstRow="1" w:lastRow="0" w:firstColumn="0" w:lastColumn="0" w:oddVBand="0" w:evenVBand="0" w:oddHBand="0" w:evenHBand="0" w:firstRowFirstColumn="0" w:firstRowLastColumn="0" w:lastRowFirstColumn="0" w:lastRowLastColumn="0"/>
              <w:rPr>
                <w:b/>
                <w:lang w:eastAsia="en-GB"/>
              </w:rPr>
            </w:pPr>
            <w:r w:rsidRPr="009F4405">
              <w:rPr>
                <w:b/>
                <w:lang w:eastAsia="en-GB"/>
              </w:rPr>
              <w:t>Total Score</w:t>
            </w:r>
          </w:p>
        </w:tc>
        <w:tc>
          <w:tcPr>
            <w:tcW w:w="0" w:type="auto"/>
            <w:hideMark/>
          </w:tcPr>
          <w:p w14:paraId="506ACE5A" w14:textId="77777777" w:rsidR="007B06EC" w:rsidRPr="009F4405" w:rsidRDefault="007B06EC" w:rsidP="00E10193">
            <w:pPr>
              <w:jc w:val="left"/>
              <w:cnfStyle w:val="100000000000" w:firstRow="1" w:lastRow="0" w:firstColumn="0" w:lastColumn="0" w:oddVBand="0" w:evenVBand="0" w:oddHBand="0" w:evenHBand="0" w:firstRowFirstColumn="0" w:firstRowLastColumn="0" w:lastRowFirstColumn="0" w:lastRowLastColumn="0"/>
              <w:rPr>
                <w:b/>
                <w:lang w:eastAsia="en-GB"/>
              </w:rPr>
            </w:pPr>
            <w:r w:rsidRPr="009F4405">
              <w:rPr>
                <w:b/>
                <w:lang w:eastAsia="en-GB"/>
              </w:rPr>
              <w:t>Level</w:t>
            </w:r>
          </w:p>
        </w:tc>
      </w:tr>
      <w:tr w:rsidR="007B06EC" w:rsidRPr="009F4405" w14:paraId="1541E4A7" w14:textId="77777777" w:rsidTr="001C71E1">
        <w:trPr>
          <w:trHeight w:val="20"/>
        </w:trPr>
        <w:tc>
          <w:tcPr>
            <w:tcW w:w="0" w:type="auto"/>
            <w:hideMark/>
          </w:tcPr>
          <w:p w14:paraId="0DC705AB" w14:textId="77777777" w:rsidR="007B06EC" w:rsidRPr="009F4405" w:rsidRDefault="007B06EC" w:rsidP="00E10193">
            <w:pPr>
              <w:jc w:val="left"/>
              <w:rPr>
                <w:rFonts w:cstheme="minorHAnsi"/>
                <w:b/>
                <w:bCs/>
                <w:szCs w:val="16"/>
                <w:lang w:eastAsia="en-GB"/>
              </w:rPr>
            </w:pPr>
            <w:r w:rsidRPr="009F4405">
              <w:rPr>
                <w:rFonts w:cstheme="minorHAnsi"/>
                <w:b/>
                <w:bCs/>
                <w:szCs w:val="16"/>
                <w:lang w:eastAsia="en-GB"/>
              </w:rPr>
              <w:t>Launch</w:t>
            </w:r>
          </w:p>
        </w:tc>
        <w:tc>
          <w:tcPr>
            <w:tcW w:w="0" w:type="auto"/>
            <w:hideMark/>
          </w:tcPr>
          <w:p w14:paraId="2731201A" w14:textId="77777777" w:rsidR="007B06EC" w:rsidRPr="009F4405" w:rsidRDefault="007B06EC" w:rsidP="00E10193">
            <w:pPr>
              <w:jc w:val="left"/>
              <w:rPr>
                <w:rFonts w:cstheme="minorHAnsi"/>
                <w:szCs w:val="16"/>
                <w:lang w:eastAsia="en-GB"/>
              </w:rPr>
            </w:pPr>
            <w:r w:rsidRPr="009F4405">
              <w:rPr>
                <w:rFonts w:cstheme="minorHAnsi"/>
                <w:b/>
                <w:szCs w:val="16"/>
                <w:lang w:eastAsia="en-GB"/>
              </w:rPr>
              <w:t>Guiana Space Centre (CSG)</w:t>
            </w:r>
            <w:r w:rsidRPr="009F4405">
              <w:rPr>
                <w:rFonts w:cstheme="minorHAnsi"/>
                <w:szCs w:val="16"/>
                <w:lang w:eastAsia="en-GB"/>
              </w:rPr>
              <w:t xml:space="preserve"> (CNES/ESA, French Guiana)</w:t>
            </w:r>
          </w:p>
        </w:tc>
        <w:tc>
          <w:tcPr>
            <w:tcW w:w="0" w:type="auto"/>
            <w:hideMark/>
          </w:tcPr>
          <w:p w14:paraId="22A95B04" w14:textId="2E88FA88" w:rsidR="007B06EC" w:rsidRPr="009F4405" w:rsidRDefault="007B06EC" w:rsidP="00E10193">
            <w:pPr>
              <w:jc w:val="left"/>
              <w:rPr>
                <w:rFonts w:cstheme="minorHAnsi"/>
                <w:szCs w:val="16"/>
                <w:lang w:eastAsia="en-GB"/>
              </w:rPr>
            </w:pPr>
            <w:r w:rsidRPr="009F4405">
              <w:rPr>
                <w:rFonts w:cstheme="minorHAnsi"/>
                <w:szCs w:val="16"/>
                <w:lang w:eastAsia="en-GB"/>
              </w:rPr>
              <w:t xml:space="preserve">Europe’s </w:t>
            </w:r>
            <w:r w:rsidRPr="009F4405">
              <w:rPr>
                <w:rFonts w:cstheme="minorHAnsi"/>
                <w:b/>
                <w:bCs/>
                <w:szCs w:val="16"/>
                <w:lang w:eastAsia="en-GB"/>
              </w:rPr>
              <w:t>primary orbital launch base</w:t>
            </w:r>
            <w:r w:rsidRPr="009F4405">
              <w:rPr>
                <w:rFonts w:cstheme="minorHAnsi"/>
                <w:szCs w:val="16"/>
                <w:lang w:eastAsia="en-GB"/>
              </w:rPr>
              <w:t xml:space="preserve"> (vertical heavy &amp; medium-class pads) – indispensable for major launches </w:t>
            </w:r>
            <w:r w:rsidRPr="009F4405">
              <w:rPr>
                <w:rFonts w:cstheme="minorHAnsi"/>
                <w:b/>
                <w:bCs/>
                <w:szCs w:val="16"/>
                <w:lang w:eastAsia="en-GB"/>
              </w:rPr>
              <w:t>[Score: 2]</w:t>
            </w:r>
            <w:r w:rsidRPr="009F4405">
              <w:rPr>
                <w:rFonts w:cstheme="minorHAnsi"/>
                <w:szCs w:val="16"/>
                <w:lang w:eastAsia="en-GB"/>
              </w:rPr>
              <w:t xml:space="preserve"> </w:t>
            </w:r>
          </w:p>
        </w:tc>
        <w:tc>
          <w:tcPr>
            <w:tcW w:w="0" w:type="auto"/>
            <w:hideMark/>
          </w:tcPr>
          <w:p w14:paraId="56156C90"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Fully required</w:t>
            </w:r>
            <w:r w:rsidRPr="009F4405">
              <w:rPr>
                <w:rFonts w:cstheme="minorHAnsi"/>
                <w:szCs w:val="16"/>
                <w:lang w:eastAsia="en-GB"/>
              </w:rPr>
              <w:t xml:space="preserve"> for Ariane 6 &amp; Vega C (all launches from CSG) </w:t>
            </w:r>
            <w:r w:rsidRPr="009F4405">
              <w:rPr>
                <w:rFonts w:cstheme="minorHAnsi"/>
                <w:b/>
                <w:bCs/>
                <w:szCs w:val="16"/>
                <w:lang w:eastAsia="en-GB"/>
              </w:rPr>
              <w:t>[Score: 2]</w:t>
            </w:r>
          </w:p>
        </w:tc>
        <w:tc>
          <w:tcPr>
            <w:tcW w:w="0" w:type="auto"/>
            <w:hideMark/>
          </w:tcPr>
          <w:p w14:paraId="0EF2AE6D"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No EU equivalent</w:t>
            </w:r>
            <w:r w:rsidRPr="009F4405">
              <w:rPr>
                <w:rFonts w:cstheme="minorHAnsi"/>
                <w:szCs w:val="16"/>
                <w:lang w:eastAsia="en-GB"/>
              </w:rPr>
              <w:t xml:space="preserve"> (sole heavy-lift launch site; its loss = critical gap) </w:t>
            </w:r>
            <w:r w:rsidRPr="009F4405">
              <w:rPr>
                <w:rFonts w:cstheme="minorHAnsi"/>
                <w:b/>
                <w:bCs/>
                <w:szCs w:val="16"/>
                <w:lang w:eastAsia="en-GB"/>
              </w:rPr>
              <w:t>[Score: 2]</w:t>
            </w:r>
          </w:p>
        </w:tc>
        <w:tc>
          <w:tcPr>
            <w:tcW w:w="0" w:type="auto"/>
            <w:hideMark/>
          </w:tcPr>
          <w:p w14:paraId="0F1A4479"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Yes – multi-user</w:t>
            </w:r>
            <w:r w:rsidRPr="009F4405">
              <w:rPr>
                <w:rFonts w:cstheme="minorHAnsi"/>
                <w:szCs w:val="16"/>
                <w:lang w:eastAsia="en-GB"/>
              </w:rPr>
              <w:t xml:space="preserve"> (supports ESA, EU, and commercial missions via Arianespace) </w:t>
            </w:r>
            <w:r w:rsidRPr="009F4405">
              <w:rPr>
                <w:rFonts w:cstheme="minorHAnsi"/>
                <w:b/>
                <w:bCs/>
                <w:szCs w:val="16"/>
                <w:lang w:eastAsia="en-GB"/>
              </w:rPr>
              <w:t>[Score: 2]</w:t>
            </w:r>
          </w:p>
        </w:tc>
        <w:tc>
          <w:tcPr>
            <w:tcW w:w="0" w:type="auto"/>
            <w:hideMark/>
          </w:tcPr>
          <w:p w14:paraId="7DC18442"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Central to EU autonomy</w:t>
            </w:r>
            <w:r w:rsidRPr="009F4405">
              <w:rPr>
                <w:rFonts w:cstheme="minorHAnsi"/>
                <w:szCs w:val="16"/>
                <w:lang w:eastAsia="en-GB"/>
              </w:rPr>
              <w:t xml:space="preserve"> (sovereign access to space), </w:t>
            </w:r>
            <w:r w:rsidRPr="009F4405">
              <w:rPr>
                <w:rFonts w:cstheme="minorHAnsi"/>
                <w:b/>
                <w:bCs/>
                <w:szCs w:val="16"/>
                <w:lang w:eastAsia="en-GB"/>
              </w:rPr>
              <w:t>security, resilience &amp; competitiveness</w:t>
            </w:r>
            <w:r w:rsidRPr="009F4405">
              <w:rPr>
                <w:rFonts w:cstheme="minorHAnsi"/>
                <w:szCs w:val="16"/>
                <w:lang w:eastAsia="en-GB"/>
              </w:rPr>
              <w:t xml:space="preserve"> </w:t>
            </w:r>
            <w:r w:rsidRPr="009F4405">
              <w:rPr>
                <w:rFonts w:cstheme="minorHAnsi"/>
                <w:b/>
                <w:bCs/>
                <w:szCs w:val="16"/>
                <w:lang w:eastAsia="en-GB"/>
              </w:rPr>
              <w:t>[Score: 2]</w:t>
            </w:r>
          </w:p>
        </w:tc>
        <w:tc>
          <w:tcPr>
            <w:tcW w:w="0" w:type="auto"/>
            <w:hideMark/>
          </w:tcPr>
          <w:p w14:paraId="03FBE1EC"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10</w:t>
            </w:r>
          </w:p>
        </w:tc>
        <w:tc>
          <w:tcPr>
            <w:tcW w:w="0" w:type="auto"/>
            <w:hideMark/>
          </w:tcPr>
          <w:p w14:paraId="7116DDA5"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Level 1</w:t>
            </w:r>
          </w:p>
        </w:tc>
      </w:tr>
      <w:tr w:rsidR="007B06EC" w:rsidRPr="009F4405" w14:paraId="1F386DBC" w14:textId="77777777" w:rsidTr="001C71E1">
        <w:trPr>
          <w:trHeight w:val="20"/>
        </w:trPr>
        <w:tc>
          <w:tcPr>
            <w:tcW w:w="0" w:type="auto"/>
            <w:hideMark/>
          </w:tcPr>
          <w:p w14:paraId="1BED88C0" w14:textId="77777777" w:rsidR="007B06EC" w:rsidRPr="009F4405" w:rsidRDefault="007B06EC" w:rsidP="00E10193">
            <w:pPr>
              <w:jc w:val="left"/>
              <w:rPr>
                <w:rFonts w:cstheme="minorHAnsi"/>
                <w:b/>
                <w:bCs/>
                <w:szCs w:val="16"/>
                <w:lang w:eastAsia="en-GB"/>
              </w:rPr>
            </w:pPr>
            <w:r w:rsidRPr="009F4405">
              <w:rPr>
                <w:rFonts w:cstheme="minorHAnsi"/>
                <w:b/>
                <w:bCs/>
                <w:szCs w:val="16"/>
                <w:lang w:eastAsia="en-GB"/>
              </w:rPr>
              <w:t>Launch</w:t>
            </w:r>
          </w:p>
        </w:tc>
        <w:tc>
          <w:tcPr>
            <w:tcW w:w="0" w:type="auto"/>
            <w:hideMark/>
          </w:tcPr>
          <w:p w14:paraId="02A3FC6E"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Andøya Spaceport</w:t>
            </w:r>
            <w:r w:rsidRPr="009F4405">
              <w:rPr>
                <w:rFonts w:cstheme="minorHAnsi"/>
                <w:szCs w:val="16"/>
                <w:lang w:eastAsia="en-GB"/>
              </w:rPr>
              <w:t xml:space="preserve"> (Norway)</w:t>
            </w:r>
          </w:p>
        </w:tc>
        <w:tc>
          <w:tcPr>
            <w:tcW w:w="0" w:type="auto"/>
            <w:hideMark/>
          </w:tcPr>
          <w:p w14:paraId="6817B0CB" w14:textId="44A53AD1" w:rsidR="007B06EC" w:rsidRPr="009F4405" w:rsidRDefault="007B06EC" w:rsidP="00E10193">
            <w:pPr>
              <w:jc w:val="left"/>
              <w:rPr>
                <w:rFonts w:cstheme="minorHAnsi"/>
                <w:szCs w:val="16"/>
                <w:lang w:eastAsia="en-GB"/>
              </w:rPr>
            </w:pPr>
            <w:r w:rsidRPr="009F4405">
              <w:rPr>
                <w:rFonts w:cstheme="minorHAnsi"/>
                <w:szCs w:val="16"/>
                <w:lang w:eastAsia="en-GB"/>
              </w:rPr>
              <w:t xml:space="preserve">Dedicated </w:t>
            </w:r>
            <w:r w:rsidRPr="009F4405">
              <w:rPr>
                <w:rFonts w:cstheme="minorHAnsi"/>
                <w:b/>
                <w:bCs/>
                <w:szCs w:val="16"/>
                <w:lang w:eastAsia="en-GB"/>
              </w:rPr>
              <w:t>orbital pad</w:t>
            </w:r>
            <w:r w:rsidRPr="009F4405">
              <w:rPr>
                <w:rFonts w:cstheme="minorHAnsi"/>
                <w:szCs w:val="16"/>
                <w:lang w:eastAsia="en-GB"/>
              </w:rPr>
              <w:t xml:space="preserve"> (first pad for Isar Spectrum) enabling polar &amp; SSO launches – </w:t>
            </w:r>
            <w:r w:rsidRPr="009F4405">
              <w:rPr>
                <w:rFonts w:cstheme="minorHAnsi"/>
                <w:i/>
                <w:iCs/>
                <w:szCs w:val="16"/>
                <w:lang w:eastAsia="en-GB"/>
              </w:rPr>
              <w:t>critical new launch capacity</w:t>
            </w:r>
            <w:r w:rsidRPr="009F4405">
              <w:rPr>
                <w:rFonts w:cstheme="minorHAnsi"/>
                <w:szCs w:val="16"/>
                <w:lang w:eastAsia="en-GB"/>
              </w:rPr>
              <w:t xml:space="preserve"> </w:t>
            </w:r>
            <w:r w:rsidRPr="009F4405">
              <w:rPr>
                <w:rFonts w:cstheme="minorHAnsi"/>
                <w:b/>
                <w:bCs/>
                <w:szCs w:val="16"/>
                <w:lang w:eastAsia="en-GB"/>
              </w:rPr>
              <w:t>[Score: 2]</w:t>
            </w:r>
            <w:r w:rsidRPr="009F4405">
              <w:rPr>
                <w:rFonts w:cstheme="minorHAnsi"/>
                <w:szCs w:val="16"/>
                <w:lang w:eastAsia="en-GB"/>
              </w:rPr>
              <w:t xml:space="preserve"> </w:t>
            </w:r>
          </w:p>
        </w:tc>
        <w:tc>
          <w:tcPr>
            <w:tcW w:w="0" w:type="auto"/>
            <w:hideMark/>
          </w:tcPr>
          <w:p w14:paraId="6FE65BB9" w14:textId="4AF4AFF3" w:rsidR="007B06EC" w:rsidRPr="009F4405" w:rsidRDefault="007B06EC" w:rsidP="00E10193">
            <w:pPr>
              <w:jc w:val="left"/>
              <w:rPr>
                <w:rFonts w:cstheme="minorHAnsi"/>
                <w:szCs w:val="16"/>
                <w:lang w:eastAsia="en-GB"/>
              </w:rPr>
            </w:pPr>
            <w:r w:rsidRPr="009F4405">
              <w:rPr>
                <w:rFonts w:cstheme="minorHAnsi"/>
                <w:szCs w:val="16"/>
                <w:lang w:eastAsia="en-GB"/>
              </w:rPr>
              <w:t>Emerging EU microlaunchers (</w:t>
            </w:r>
            <w:r w:rsidRPr="009F4405">
              <w:rPr>
                <w:rFonts w:cstheme="minorHAnsi"/>
                <w:b/>
                <w:bCs/>
                <w:szCs w:val="16"/>
                <w:lang w:eastAsia="en-GB"/>
              </w:rPr>
              <w:t>Spectrum</w:t>
            </w:r>
            <w:r w:rsidRPr="009F4405">
              <w:rPr>
                <w:rFonts w:cstheme="minorHAnsi"/>
                <w:szCs w:val="16"/>
                <w:lang w:eastAsia="en-GB"/>
              </w:rPr>
              <w:t xml:space="preserve"> etc.) plan to use Andøya (no alternative site for them; first launch in 2025) </w:t>
            </w:r>
            <w:r w:rsidRPr="009F4405">
              <w:rPr>
                <w:rFonts w:cstheme="minorHAnsi"/>
                <w:b/>
                <w:bCs/>
                <w:szCs w:val="16"/>
                <w:lang w:eastAsia="en-GB"/>
              </w:rPr>
              <w:t>[Score: 2]</w:t>
            </w:r>
            <w:r w:rsidRPr="009F4405">
              <w:rPr>
                <w:rFonts w:cstheme="minorHAnsi"/>
                <w:szCs w:val="16"/>
                <w:lang w:eastAsia="en-GB"/>
              </w:rPr>
              <w:t xml:space="preserve"> </w:t>
            </w:r>
          </w:p>
        </w:tc>
        <w:tc>
          <w:tcPr>
            <w:tcW w:w="0" w:type="auto"/>
            <w:hideMark/>
          </w:tcPr>
          <w:p w14:paraId="7359C256" w14:textId="3B9573DD" w:rsidR="007B06EC" w:rsidRPr="009F4405" w:rsidRDefault="007B06EC" w:rsidP="00E10193">
            <w:pPr>
              <w:jc w:val="left"/>
              <w:rPr>
                <w:rFonts w:cstheme="minorHAnsi"/>
                <w:szCs w:val="16"/>
                <w:lang w:eastAsia="en-GB"/>
              </w:rPr>
            </w:pPr>
            <w:r w:rsidRPr="009F4405">
              <w:rPr>
                <w:rFonts w:cstheme="minorHAnsi"/>
                <w:szCs w:val="16"/>
                <w:lang w:eastAsia="en-GB"/>
              </w:rPr>
              <w:t>Partial alternative (Esrange offers polar access, but Norway’s position is unique</w:t>
            </w:r>
            <w:r w:rsidR="00146F91" w:rsidRPr="009F4405">
              <w:rPr>
                <w:rFonts w:cstheme="minorHAnsi"/>
                <w:szCs w:val="16"/>
                <w:lang w:eastAsia="en-GB"/>
              </w:rPr>
              <w:t>, also recently signed a contract with Nova Scotia, Canada</w:t>
            </w:r>
            <w:r w:rsidRPr="009F4405">
              <w:rPr>
                <w:rFonts w:cstheme="minorHAnsi"/>
                <w:szCs w:val="16"/>
                <w:lang w:eastAsia="en-GB"/>
              </w:rPr>
              <w:t xml:space="preserve">) </w:t>
            </w:r>
            <w:r w:rsidRPr="009F4405">
              <w:rPr>
                <w:rFonts w:cstheme="minorHAnsi"/>
                <w:b/>
                <w:bCs/>
                <w:szCs w:val="16"/>
                <w:lang w:eastAsia="en-GB"/>
              </w:rPr>
              <w:t>[Score: 1]</w:t>
            </w:r>
            <w:r w:rsidRPr="009F4405">
              <w:rPr>
                <w:rFonts w:cstheme="minorHAnsi"/>
                <w:szCs w:val="16"/>
                <w:lang w:eastAsia="en-GB"/>
              </w:rPr>
              <w:t xml:space="preserve"> </w:t>
            </w:r>
          </w:p>
        </w:tc>
        <w:tc>
          <w:tcPr>
            <w:tcW w:w="0" w:type="auto"/>
            <w:hideMark/>
          </w:tcPr>
          <w:p w14:paraId="55816071"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Yes – multi-user</w:t>
            </w:r>
            <w:r w:rsidRPr="009F4405">
              <w:rPr>
                <w:rFonts w:cstheme="minorHAnsi"/>
                <w:szCs w:val="16"/>
                <w:lang w:eastAsia="en-GB"/>
              </w:rPr>
              <w:t xml:space="preserve"> design (site open to multiple European launch providers) </w:t>
            </w:r>
            <w:r w:rsidRPr="009F4405">
              <w:rPr>
                <w:rFonts w:cstheme="minorHAnsi"/>
                <w:b/>
                <w:bCs/>
                <w:szCs w:val="16"/>
                <w:lang w:eastAsia="en-GB"/>
              </w:rPr>
              <w:t>[Score: 2]</w:t>
            </w:r>
          </w:p>
        </w:tc>
        <w:tc>
          <w:tcPr>
            <w:tcW w:w="0" w:type="auto"/>
            <w:hideMark/>
          </w:tcPr>
          <w:p w14:paraId="5F5DAAFC"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Enhances EU </w:t>
            </w:r>
            <w:r w:rsidRPr="009F4405">
              <w:rPr>
                <w:rFonts w:cstheme="minorHAnsi"/>
                <w:b/>
                <w:bCs/>
                <w:szCs w:val="16"/>
                <w:lang w:eastAsia="en-GB"/>
              </w:rPr>
              <w:t>resilience</w:t>
            </w:r>
            <w:r w:rsidRPr="009F4405">
              <w:rPr>
                <w:rFonts w:cstheme="minorHAnsi"/>
                <w:szCs w:val="16"/>
                <w:lang w:eastAsia="en-GB"/>
              </w:rPr>
              <w:t xml:space="preserve"> (geographically diversified launch sites) and </w:t>
            </w:r>
            <w:r w:rsidRPr="009F4405">
              <w:rPr>
                <w:rFonts w:cstheme="minorHAnsi"/>
                <w:b/>
                <w:bCs/>
                <w:szCs w:val="16"/>
                <w:lang w:eastAsia="en-GB"/>
              </w:rPr>
              <w:t>competitiveness</w:t>
            </w:r>
            <w:r w:rsidRPr="009F4405">
              <w:rPr>
                <w:rFonts w:cstheme="minorHAnsi"/>
                <w:szCs w:val="16"/>
                <w:lang w:eastAsia="en-GB"/>
              </w:rPr>
              <w:t xml:space="preserve"> (supports new commercial launchers) </w:t>
            </w:r>
            <w:r w:rsidRPr="009F4405">
              <w:rPr>
                <w:rFonts w:cstheme="minorHAnsi"/>
                <w:b/>
                <w:bCs/>
                <w:szCs w:val="16"/>
                <w:lang w:eastAsia="en-GB"/>
              </w:rPr>
              <w:t>[Score: 1]</w:t>
            </w:r>
          </w:p>
        </w:tc>
        <w:tc>
          <w:tcPr>
            <w:tcW w:w="0" w:type="auto"/>
            <w:hideMark/>
          </w:tcPr>
          <w:p w14:paraId="277580E1"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8</w:t>
            </w:r>
          </w:p>
        </w:tc>
        <w:tc>
          <w:tcPr>
            <w:tcW w:w="0" w:type="auto"/>
            <w:hideMark/>
          </w:tcPr>
          <w:p w14:paraId="61DE10D4"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Level 1</w:t>
            </w:r>
          </w:p>
        </w:tc>
      </w:tr>
      <w:tr w:rsidR="007B06EC" w:rsidRPr="009F4405" w14:paraId="43EA56BC" w14:textId="77777777" w:rsidTr="001C71E1">
        <w:trPr>
          <w:trHeight w:val="20"/>
        </w:trPr>
        <w:tc>
          <w:tcPr>
            <w:tcW w:w="0" w:type="auto"/>
            <w:hideMark/>
          </w:tcPr>
          <w:p w14:paraId="52D67B2B" w14:textId="77777777" w:rsidR="007B06EC" w:rsidRPr="009F4405" w:rsidRDefault="007B06EC" w:rsidP="00E10193">
            <w:pPr>
              <w:jc w:val="left"/>
              <w:rPr>
                <w:rFonts w:cstheme="minorHAnsi"/>
                <w:b/>
                <w:bCs/>
                <w:szCs w:val="16"/>
                <w:lang w:eastAsia="en-GB"/>
              </w:rPr>
            </w:pPr>
            <w:r w:rsidRPr="009F4405">
              <w:rPr>
                <w:rFonts w:cstheme="minorHAnsi"/>
                <w:b/>
                <w:bCs/>
                <w:szCs w:val="16"/>
                <w:lang w:eastAsia="en-GB"/>
              </w:rPr>
              <w:t>Launch</w:t>
            </w:r>
          </w:p>
        </w:tc>
        <w:tc>
          <w:tcPr>
            <w:tcW w:w="0" w:type="auto"/>
            <w:hideMark/>
          </w:tcPr>
          <w:p w14:paraId="09401177"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Esrange Spaceport</w:t>
            </w:r>
            <w:r w:rsidRPr="009F4405">
              <w:rPr>
                <w:rFonts w:cstheme="minorHAnsi"/>
                <w:szCs w:val="16"/>
                <w:lang w:eastAsia="en-GB"/>
              </w:rPr>
              <w:t xml:space="preserve"> (SSC, Sweden)</w:t>
            </w:r>
          </w:p>
        </w:tc>
        <w:tc>
          <w:tcPr>
            <w:tcW w:w="0" w:type="auto"/>
            <w:hideMark/>
          </w:tcPr>
          <w:p w14:paraId="79EACAD5" w14:textId="26655E9E" w:rsidR="007B06EC" w:rsidRPr="009F4405" w:rsidRDefault="007B06EC" w:rsidP="00E10193">
            <w:pPr>
              <w:jc w:val="left"/>
              <w:rPr>
                <w:rFonts w:cstheme="minorHAnsi"/>
                <w:szCs w:val="16"/>
                <w:lang w:eastAsia="en-GB"/>
              </w:rPr>
            </w:pPr>
            <w:r w:rsidRPr="009F4405">
              <w:rPr>
                <w:rFonts w:cstheme="minorHAnsi"/>
                <w:szCs w:val="16"/>
                <w:lang w:eastAsia="en-GB"/>
              </w:rPr>
              <w:t xml:space="preserve">New </w:t>
            </w:r>
            <w:r w:rsidRPr="009F4405">
              <w:rPr>
                <w:rFonts w:cstheme="minorHAnsi"/>
                <w:b/>
                <w:bCs/>
                <w:szCs w:val="16"/>
                <w:lang w:eastAsia="en-GB"/>
              </w:rPr>
              <w:t>orbital launch complex</w:t>
            </w:r>
            <w:r w:rsidRPr="009F4405">
              <w:rPr>
                <w:rFonts w:cstheme="minorHAnsi"/>
                <w:szCs w:val="16"/>
                <w:lang w:eastAsia="en-GB"/>
              </w:rPr>
              <w:t xml:space="preserve"> (pads for small launchers like Firefly, Isar) – </w:t>
            </w:r>
            <w:r w:rsidRPr="009F4405">
              <w:rPr>
                <w:rFonts w:cstheme="minorHAnsi"/>
                <w:i/>
                <w:iCs/>
                <w:szCs w:val="16"/>
                <w:lang w:eastAsia="en-GB"/>
              </w:rPr>
              <w:t>integral for future EU launch cadence</w:t>
            </w:r>
            <w:r w:rsidRPr="009F4405">
              <w:rPr>
                <w:rFonts w:cstheme="minorHAnsi"/>
                <w:szCs w:val="16"/>
                <w:lang w:eastAsia="en-GB"/>
              </w:rPr>
              <w:t xml:space="preserve"> </w:t>
            </w:r>
            <w:r w:rsidRPr="009F4405">
              <w:rPr>
                <w:rFonts w:cstheme="minorHAnsi"/>
                <w:b/>
                <w:bCs/>
                <w:szCs w:val="16"/>
                <w:lang w:eastAsia="en-GB"/>
              </w:rPr>
              <w:t>[Score: 2]</w:t>
            </w:r>
            <w:r w:rsidRPr="009F4405">
              <w:rPr>
                <w:rFonts w:cstheme="minorHAnsi"/>
                <w:szCs w:val="16"/>
                <w:lang w:eastAsia="en-GB"/>
              </w:rPr>
              <w:t xml:space="preserve"> </w:t>
            </w:r>
          </w:p>
        </w:tc>
        <w:tc>
          <w:tcPr>
            <w:tcW w:w="0" w:type="auto"/>
            <w:hideMark/>
          </w:tcPr>
          <w:p w14:paraId="3F744DF5" w14:textId="5150DE1A" w:rsidR="007B06EC" w:rsidRPr="009F4405" w:rsidRDefault="007B06EC" w:rsidP="00E10193">
            <w:pPr>
              <w:jc w:val="left"/>
              <w:rPr>
                <w:rFonts w:cstheme="minorHAnsi"/>
                <w:szCs w:val="16"/>
                <w:lang w:eastAsia="en-GB"/>
              </w:rPr>
            </w:pPr>
            <w:r w:rsidRPr="009F4405">
              <w:rPr>
                <w:rFonts w:cstheme="minorHAnsi"/>
                <w:szCs w:val="16"/>
                <w:lang w:eastAsia="en-GB"/>
              </w:rPr>
              <w:t xml:space="preserve">Dependent on </w:t>
            </w:r>
            <w:r w:rsidRPr="009F4405">
              <w:rPr>
                <w:rFonts w:cstheme="minorHAnsi"/>
                <w:b/>
                <w:bCs/>
                <w:szCs w:val="16"/>
                <w:lang w:eastAsia="en-GB"/>
              </w:rPr>
              <w:t>future European small launchers</w:t>
            </w:r>
            <w:r w:rsidRPr="009F4405">
              <w:rPr>
                <w:rFonts w:cstheme="minorHAnsi"/>
                <w:szCs w:val="16"/>
                <w:lang w:eastAsia="en-GB"/>
              </w:rPr>
              <w:t xml:space="preserve"> (no active orbital launches yet, first expected ~2024–25) </w:t>
            </w:r>
            <w:r w:rsidRPr="009F4405">
              <w:rPr>
                <w:rFonts w:cstheme="minorHAnsi"/>
                <w:b/>
                <w:bCs/>
                <w:szCs w:val="16"/>
                <w:lang w:eastAsia="en-GB"/>
              </w:rPr>
              <w:t>[Score: 1]</w:t>
            </w:r>
            <w:r w:rsidRPr="009F4405">
              <w:rPr>
                <w:rFonts w:cstheme="minorHAnsi"/>
                <w:szCs w:val="16"/>
                <w:lang w:eastAsia="en-GB"/>
              </w:rPr>
              <w:t xml:space="preserve"> </w:t>
            </w:r>
          </w:p>
        </w:tc>
        <w:tc>
          <w:tcPr>
            <w:tcW w:w="0" w:type="auto"/>
            <w:hideMark/>
          </w:tcPr>
          <w:p w14:paraId="6BDF7E27" w14:textId="5DEFBDCA" w:rsidR="007B06EC" w:rsidRPr="009F4405" w:rsidRDefault="007B06EC" w:rsidP="00E10193">
            <w:pPr>
              <w:jc w:val="left"/>
              <w:rPr>
                <w:rFonts w:cstheme="minorHAnsi"/>
                <w:szCs w:val="16"/>
                <w:lang w:eastAsia="en-GB"/>
              </w:rPr>
            </w:pPr>
            <w:r w:rsidRPr="009F4405">
              <w:rPr>
                <w:rFonts w:cstheme="minorHAnsi"/>
                <w:szCs w:val="16"/>
                <w:lang w:eastAsia="en-GB"/>
              </w:rPr>
              <w:t xml:space="preserve">Partial substitutes (Andøya overlaps for polar orbits, but loses Sweden’s state-run capacity) </w:t>
            </w:r>
            <w:r w:rsidRPr="009F4405">
              <w:rPr>
                <w:rFonts w:cstheme="minorHAnsi"/>
                <w:b/>
                <w:bCs/>
                <w:szCs w:val="16"/>
                <w:lang w:eastAsia="en-GB"/>
              </w:rPr>
              <w:t>[Score: 1]</w:t>
            </w:r>
            <w:r w:rsidRPr="009F4405">
              <w:rPr>
                <w:rFonts w:cstheme="minorHAnsi"/>
                <w:szCs w:val="16"/>
                <w:lang w:eastAsia="en-GB"/>
              </w:rPr>
              <w:t xml:space="preserve"> </w:t>
            </w:r>
          </w:p>
        </w:tc>
        <w:tc>
          <w:tcPr>
            <w:tcW w:w="0" w:type="auto"/>
            <w:hideMark/>
          </w:tcPr>
          <w:p w14:paraId="77F78950" w14:textId="1E2474C5" w:rsidR="007B06EC" w:rsidRPr="009F4405" w:rsidRDefault="007B06EC" w:rsidP="00E10193">
            <w:pPr>
              <w:jc w:val="left"/>
              <w:rPr>
                <w:rFonts w:cstheme="minorHAnsi"/>
                <w:szCs w:val="16"/>
                <w:lang w:eastAsia="en-GB"/>
              </w:rPr>
            </w:pPr>
            <w:r w:rsidRPr="009F4405">
              <w:rPr>
                <w:rFonts w:cstheme="minorHAnsi"/>
                <w:b/>
                <w:bCs/>
                <w:szCs w:val="16"/>
                <w:lang w:eastAsia="en-GB"/>
              </w:rPr>
              <w:t>Yes – multi-user</w:t>
            </w:r>
            <w:r w:rsidRPr="009F4405">
              <w:rPr>
                <w:rFonts w:cstheme="minorHAnsi"/>
                <w:szCs w:val="16"/>
                <w:lang w:eastAsia="en-GB"/>
              </w:rPr>
              <w:t xml:space="preserve"> (European </w:t>
            </w:r>
            <w:r w:rsidR="00146CBA" w:rsidRPr="009F4405">
              <w:rPr>
                <w:rFonts w:cstheme="minorHAnsi"/>
                <w:szCs w:val="16"/>
                <w:lang w:eastAsia="en-GB"/>
              </w:rPr>
              <w:t>operators’</w:t>
            </w:r>
            <w:r w:rsidRPr="009F4405">
              <w:rPr>
                <w:rFonts w:cstheme="minorHAnsi"/>
                <w:szCs w:val="16"/>
                <w:lang w:eastAsia="en-GB"/>
              </w:rPr>
              <w:t xml:space="preserve"> partnership, open to both commercial &amp; institutional usage) </w:t>
            </w:r>
            <w:r w:rsidRPr="009F4405">
              <w:rPr>
                <w:rFonts w:cstheme="minorHAnsi"/>
                <w:b/>
                <w:bCs/>
                <w:szCs w:val="16"/>
                <w:lang w:eastAsia="en-GB"/>
              </w:rPr>
              <w:t>[Score: 2]</w:t>
            </w:r>
            <w:r w:rsidRPr="009F4405">
              <w:rPr>
                <w:rFonts w:cstheme="minorHAnsi"/>
                <w:szCs w:val="16"/>
                <w:lang w:eastAsia="en-GB"/>
              </w:rPr>
              <w:t xml:space="preserve"> </w:t>
            </w:r>
          </w:p>
        </w:tc>
        <w:tc>
          <w:tcPr>
            <w:tcW w:w="0" w:type="auto"/>
            <w:hideMark/>
          </w:tcPr>
          <w:p w14:paraId="6E5BB8AC"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Strengthens </w:t>
            </w:r>
            <w:r w:rsidRPr="009F4405">
              <w:rPr>
                <w:rFonts w:cstheme="minorHAnsi"/>
                <w:b/>
                <w:bCs/>
                <w:szCs w:val="16"/>
                <w:lang w:eastAsia="en-GB"/>
              </w:rPr>
              <w:t>EU launch autonomy &amp; resilience</w:t>
            </w:r>
            <w:r w:rsidRPr="009F4405">
              <w:rPr>
                <w:rFonts w:cstheme="minorHAnsi"/>
                <w:szCs w:val="16"/>
                <w:lang w:eastAsia="en-GB"/>
              </w:rPr>
              <w:t xml:space="preserve"> (EU-based polar launch site) and fosters </w:t>
            </w:r>
            <w:r w:rsidRPr="009F4405">
              <w:rPr>
                <w:rFonts w:cstheme="minorHAnsi"/>
                <w:b/>
                <w:bCs/>
                <w:szCs w:val="16"/>
                <w:lang w:eastAsia="en-GB"/>
              </w:rPr>
              <w:t>industrial competitiveness</w:t>
            </w:r>
            <w:r w:rsidRPr="009F4405">
              <w:rPr>
                <w:rFonts w:cstheme="minorHAnsi"/>
                <w:szCs w:val="16"/>
                <w:lang w:eastAsia="en-GB"/>
              </w:rPr>
              <w:t xml:space="preserve"> (supporting new entrants) </w:t>
            </w:r>
            <w:r w:rsidRPr="009F4405">
              <w:rPr>
                <w:rFonts w:cstheme="minorHAnsi"/>
                <w:b/>
                <w:bCs/>
                <w:szCs w:val="16"/>
                <w:lang w:eastAsia="en-GB"/>
              </w:rPr>
              <w:t>[Score: 2]</w:t>
            </w:r>
          </w:p>
        </w:tc>
        <w:tc>
          <w:tcPr>
            <w:tcW w:w="0" w:type="auto"/>
            <w:hideMark/>
          </w:tcPr>
          <w:p w14:paraId="4FC88D01"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8</w:t>
            </w:r>
          </w:p>
        </w:tc>
        <w:tc>
          <w:tcPr>
            <w:tcW w:w="0" w:type="auto"/>
            <w:hideMark/>
          </w:tcPr>
          <w:p w14:paraId="5BD63634"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Level 1</w:t>
            </w:r>
          </w:p>
        </w:tc>
      </w:tr>
      <w:tr w:rsidR="007B06EC" w:rsidRPr="009F4405" w14:paraId="4A46D6B2" w14:textId="77777777" w:rsidTr="001C71E1">
        <w:trPr>
          <w:trHeight w:val="20"/>
        </w:trPr>
        <w:tc>
          <w:tcPr>
            <w:tcW w:w="0" w:type="auto"/>
            <w:hideMark/>
          </w:tcPr>
          <w:p w14:paraId="100E4F14" w14:textId="77777777" w:rsidR="007B06EC" w:rsidRPr="009F4405" w:rsidRDefault="007B06EC" w:rsidP="00E10193">
            <w:pPr>
              <w:jc w:val="left"/>
              <w:rPr>
                <w:rFonts w:cstheme="minorHAnsi"/>
                <w:b/>
                <w:bCs/>
                <w:szCs w:val="16"/>
                <w:lang w:eastAsia="en-GB"/>
              </w:rPr>
            </w:pPr>
            <w:r w:rsidRPr="009F4405">
              <w:rPr>
                <w:rFonts w:cstheme="minorHAnsi"/>
                <w:b/>
                <w:bCs/>
                <w:szCs w:val="16"/>
                <w:lang w:eastAsia="en-GB"/>
              </w:rPr>
              <w:t>Launch</w:t>
            </w:r>
          </w:p>
        </w:tc>
        <w:tc>
          <w:tcPr>
            <w:tcW w:w="0" w:type="auto"/>
            <w:hideMark/>
          </w:tcPr>
          <w:p w14:paraId="0FFC7182"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SaxaVord Spaceport</w:t>
            </w:r>
            <w:r w:rsidRPr="009F4405">
              <w:rPr>
                <w:rFonts w:cstheme="minorHAnsi"/>
                <w:szCs w:val="16"/>
                <w:lang w:eastAsia="en-GB"/>
              </w:rPr>
              <w:t xml:space="preserve"> (private, UK)</w:t>
            </w:r>
          </w:p>
        </w:tc>
        <w:tc>
          <w:tcPr>
            <w:tcW w:w="0" w:type="auto"/>
            <w:hideMark/>
          </w:tcPr>
          <w:p w14:paraId="629B4764"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Multi-pad </w:t>
            </w:r>
            <w:r w:rsidRPr="009F4405">
              <w:rPr>
                <w:rFonts w:cstheme="minorHAnsi"/>
                <w:b/>
                <w:bCs/>
                <w:szCs w:val="16"/>
                <w:lang w:eastAsia="en-GB"/>
              </w:rPr>
              <w:t>orbital spaceport</w:t>
            </w:r>
            <w:r w:rsidRPr="009F4405">
              <w:rPr>
                <w:rFonts w:cstheme="minorHAnsi"/>
                <w:szCs w:val="16"/>
                <w:lang w:eastAsia="en-GB"/>
              </w:rPr>
              <w:t xml:space="preserve"> (Unst, Shetland) enabling </w:t>
            </w:r>
            <w:r w:rsidRPr="009F4405">
              <w:rPr>
                <w:rFonts w:cstheme="minorHAnsi"/>
                <w:b/>
                <w:bCs/>
                <w:szCs w:val="16"/>
                <w:lang w:eastAsia="en-GB"/>
              </w:rPr>
              <w:t>emerging EU microlaunches</w:t>
            </w:r>
            <w:r w:rsidRPr="009F4405">
              <w:rPr>
                <w:rFonts w:cstheme="minorHAnsi"/>
                <w:szCs w:val="16"/>
                <w:lang w:eastAsia="en-GB"/>
              </w:rPr>
              <w:t xml:space="preserve"> – </w:t>
            </w:r>
            <w:r w:rsidRPr="009F4405">
              <w:rPr>
                <w:rFonts w:cstheme="minorHAnsi"/>
                <w:i/>
                <w:iCs/>
                <w:szCs w:val="16"/>
                <w:lang w:eastAsia="en-GB"/>
              </w:rPr>
              <w:t>vital for new small launcher operations</w:t>
            </w:r>
            <w:r w:rsidRPr="009F4405">
              <w:rPr>
                <w:rFonts w:cstheme="minorHAnsi"/>
                <w:szCs w:val="16"/>
                <w:lang w:eastAsia="en-GB"/>
              </w:rPr>
              <w:t xml:space="preserve"> </w:t>
            </w:r>
            <w:r w:rsidRPr="009F4405">
              <w:rPr>
                <w:rFonts w:cstheme="minorHAnsi"/>
                <w:b/>
                <w:bCs/>
                <w:szCs w:val="16"/>
                <w:lang w:eastAsia="en-GB"/>
              </w:rPr>
              <w:t>[Score: 2]</w:t>
            </w:r>
          </w:p>
        </w:tc>
        <w:tc>
          <w:tcPr>
            <w:tcW w:w="0" w:type="auto"/>
            <w:hideMark/>
          </w:tcPr>
          <w:p w14:paraId="7A0EA5E2" w14:textId="77A05B9E" w:rsidR="007B06EC" w:rsidRPr="009F4405" w:rsidRDefault="007B06EC" w:rsidP="00E10193">
            <w:pPr>
              <w:jc w:val="left"/>
              <w:rPr>
                <w:rFonts w:cstheme="minorHAnsi"/>
                <w:szCs w:val="16"/>
                <w:lang w:eastAsia="en-GB"/>
              </w:rPr>
            </w:pPr>
            <w:r w:rsidRPr="009F4405">
              <w:rPr>
                <w:rFonts w:cstheme="minorHAnsi"/>
                <w:szCs w:val="16"/>
                <w:lang w:eastAsia="en-GB"/>
              </w:rPr>
              <w:t xml:space="preserve">Several </w:t>
            </w:r>
            <w:r w:rsidRPr="009F4405">
              <w:rPr>
                <w:rFonts w:cstheme="minorHAnsi"/>
                <w:b/>
                <w:bCs/>
                <w:szCs w:val="16"/>
                <w:lang w:eastAsia="en-GB"/>
              </w:rPr>
              <w:t xml:space="preserve">European rockets (RFA One, </w:t>
            </w:r>
            <w:r w:rsidR="003E0166" w:rsidRPr="009F4405">
              <w:rPr>
                <w:rFonts w:cstheme="minorHAnsi"/>
                <w:b/>
                <w:bCs/>
                <w:szCs w:val="16"/>
                <w:lang w:eastAsia="en-GB"/>
              </w:rPr>
              <w:t>Skyrora</w:t>
            </w:r>
            <w:r w:rsidRPr="009F4405">
              <w:rPr>
                <w:rFonts w:cstheme="minorHAnsi"/>
                <w:b/>
                <w:bCs/>
                <w:szCs w:val="16"/>
                <w:lang w:eastAsia="en-GB"/>
              </w:rPr>
              <w:t>, HyImpulse)</w:t>
            </w:r>
            <w:r w:rsidRPr="009F4405">
              <w:rPr>
                <w:rFonts w:cstheme="minorHAnsi"/>
                <w:szCs w:val="16"/>
                <w:lang w:eastAsia="en-GB"/>
              </w:rPr>
              <w:t xml:space="preserve"> rely on SaxaVord (only licensed UK orbital site) </w:t>
            </w:r>
            <w:r w:rsidRPr="009F4405">
              <w:rPr>
                <w:rFonts w:cstheme="minorHAnsi"/>
                <w:b/>
                <w:bCs/>
                <w:szCs w:val="16"/>
                <w:lang w:eastAsia="en-GB"/>
              </w:rPr>
              <w:t>[Score: 2]</w:t>
            </w:r>
          </w:p>
        </w:tc>
        <w:tc>
          <w:tcPr>
            <w:tcW w:w="0" w:type="auto"/>
            <w:hideMark/>
          </w:tcPr>
          <w:p w14:paraId="1EFED826" w14:textId="5AB915C7" w:rsidR="007B06EC" w:rsidRPr="009F4405" w:rsidRDefault="007B06EC" w:rsidP="00E10193">
            <w:pPr>
              <w:jc w:val="left"/>
              <w:rPr>
                <w:rFonts w:cstheme="minorHAnsi"/>
                <w:szCs w:val="16"/>
                <w:lang w:eastAsia="en-GB"/>
              </w:rPr>
            </w:pPr>
            <w:r w:rsidRPr="009F4405">
              <w:rPr>
                <w:rFonts w:cstheme="minorHAnsi"/>
                <w:szCs w:val="16"/>
                <w:lang w:eastAsia="en-GB"/>
              </w:rPr>
              <w:t xml:space="preserve">Partial overlap (Andøya/Esrange share polar latitudes, but not UK sovereign control) </w:t>
            </w:r>
            <w:r w:rsidRPr="009F4405">
              <w:rPr>
                <w:rFonts w:cstheme="minorHAnsi"/>
                <w:b/>
                <w:bCs/>
                <w:szCs w:val="16"/>
                <w:lang w:eastAsia="en-GB"/>
              </w:rPr>
              <w:t xml:space="preserve">[Score: </w:t>
            </w:r>
            <w:r w:rsidR="00463D1F" w:rsidRPr="009F4405">
              <w:rPr>
                <w:rFonts w:cstheme="minorHAnsi"/>
                <w:b/>
                <w:bCs/>
                <w:szCs w:val="16"/>
                <w:lang w:eastAsia="en-GB"/>
              </w:rPr>
              <w:t>0</w:t>
            </w:r>
            <w:r w:rsidRPr="009F4405">
              <w:rPr>
                <w:rFonts w:cstheme="minorHAnsi"/>
                <w:b/>
                <w:bCs/>
                <w:szCs w:val="16"/>
                <w:lang w:eastAsia="en-GB"/>
              </w:rPr>
              <w:t>]</w:t>
            </w:r>
          </w:p>
        </w:tc>
        <w:tc>
          <w:tcPr>
            <w:tcW w:w="0" w:type="auto"/>
            <w:hideMark/>
          </w:tcPr>
          <w:p w14:paraId="31B6E5D3"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Yes – multi-user</w:t>
            </w:r>
            <w:r w:rsidRPr="009F4405">
              <w:rPr>
                <w:rFonts w:cstheme="minorHAnsi"/>
                <w:szCs w:val="16"/>
                <w:lang w:eastAsia="en-GB"/>
              </w:rPr>
              <w:t xml:space="preserve"> (commercial spaceport open to many providers; multiple launch contracts) </w:t>
            </w:r>
            <w:r w:rsidRPr="009F4405">
              <w:rPr>
                <w:rFonts w:cstheme="minorHAnsi"/>
                <w:b/>
                <w:bCs/>
                <w:szCs w:val="16"/>
                <w:lang w:eastAsia="en-GB"/>
              </w:rPr>
              <w:t>[Score: 2]</w:t>
            </w:r>
          </w:p>
        </w:tc>
        <w:tc>
          <w:tcPr>
            <w:tcW w:w="0" w:type="auto"/>
            <w:hideMark/>
          </w:tcPr>
          <w:p w14:paraId="509B9616" w14:textId="55544421" w:rsidR="007B06EC" w:rsidRPr="009F4405" w:rsidRDefault="007B06EC" w:rsidP="00E10193">
            <w:pPr>
              <w:jc w:val="left"/>
              <w:rPr>
                <w:rFonts w:cstheme="minorHAnsi"/>
                <w:szCs w:val="16"/>
                <w:lang w:eastAsia="en-GB"/>
              </w:rPr>
            </w:pPr>
            <w:r w:rsidRPr="009F4405">
              <w:rPr>
                <w:rFonts w:cstheme="minorHAnsi"/>
                <w:b/>
                <w:bCs/>
                <w:szCs w:val="16"/>
                <w:lang w:eastAsia="en-GB"/>
              </w:rPr>
              <w:t>Bolsters EU resilience &amp; market competitiveness</w:t>
            </w:r>
            <w:r w:rsidRPr="009F4405">
              <w:rPr>
                <w:rFonts w:cstheme="minorHAnsi"/>
                <w:szCs w:val="16"/>
                <w:lang w:eastAsia="en-GB"/>
              </w:rPr>
              <w:t xml:space="preserve"> (increases launch capacity, encourages NewSpace innovation) </w:t>
            </w:r>
            <w:r w:rsidRPr="009F4405">
              <w:rPr>
                <w:rFonts w:cstheme="minorHAnsi"/>
                <w:b/>
                <w:bCs/>
                <w:szCs w:val="16"/>
                <w:lang w:eastAsia="en-GB"/>
              </w:rPr>
              <w:t xml:space="preserve">[Score: </w:t>
            </w:r>
            <w:r w:rsidR="006711EA" w:rsidRPr="009F4405">
              <w:rPr>
                <w:rFonts w:cstheme="minorHAnsi"/>
                <w:b/>
                <w:bCs/>
                <w:szCs w:val="16"/>
                <w:lang w:eastAsia="en-GB"/>
              </w:rPr>
              <w:t>1</w:t>
            </w:r>
            <w:r w:rsidRPr="009F4405">
              <w:rPr>
                <w:rFonts w:cstheme="minorHAnsi"/>
                <w:b/>
                <w:bCs/>
                <w:szCs w:val="16"/>
                <w:lang w:eastAsia="en-GB"/>
              </w:rPr>
              <w:t>]</w:t>
            </w:r>
          </w:p>
        </w:tc>
        <w:tc>
          <w:tcPr>
            <w:tcW w:w="0" w:type="auto"/>
            <w:hideMark/>
          </w:tcPr>
          <w:p w14:paraId="7BD999F0" w14:textId="5CFD9FB7" w:rsidR="007B06EC" w:rsidRPr="009F4405" w:rsidRDefault="00463D1F" w:rsidP="00E10193">
            <w:pPr>
              <w:jc w:val="left"/>
              <w:rPr>
                <w:rFonts w:cstheme="minorHAnsi"/>
                <w:szCs w:val="16"/>
                <w:lang w:eastAsia="en-GB"/>
              </w:rPr>
            </w:pPr>
            <w:r w:rsidRPr="009F4405">
              <w:rPr>
                <w:rFonts w:cstheme="minorHAnsi"/>
                <w:bCs/>
                <w:szCs w:val="16"/>
                <w:lang w:eastAsia="en-GB"/>
              </w:rPr>
              <w:t>7</w:t>
            </w:r>
          </w:p>
        </w:tc>
        <w:tc>
          <w:tcPr>
            <w:tcW w:w="0" w:type="auto"/>
            <w:hideMark/>
          </w:tcPr>
          <w:p w14:paraId="65F3851F"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Level 1</w:t>
            </w:r>
          </w:p>
        </w:tc>
      </w:tr>
      <w:tr w:rsidR="007B06EC" w:rsidRPr="009F4405" w14:paraId="72B42EF2" w14:textId="77777777" w:rsidTr="001C71E1">
        <w:trPr>
          <w:trHeight w:val="20"/>
        </w:trPr>
        <w:tc>
          <w:tcPr>
            <w:tcW w:w="0" w:type="auto"/>
            <w:hideMark/>
          </w:tcPr>
          <w:p w14:paraId="1AA73BBD" w14:textId="77777777" w:rsidR="007B06EC" w:rsidRPr="009F4405" w:rsidRDefault="007B06EC" w:rsidP="00E10193">
            <w:pPr>
              <w:jc w:val="left"/>
              <w:rPr>
                <w:rFonts w:cstheme="minorHAnsi"/>
                <w:b/>
                <w:bCs/>
                <w:szCs w:val="16"/>
                <w:lang w:eastAsia="en-GB"/>
              </w:rPr>
            </w:pPr>
            <w:r w:rsidRPr="009F4405">
              <w:rPr>
                <w:rFonts w:cstheme="minorHAnsi"/>
                <w:b/>
                <w:bCs/>
                <w:szCs w:val="16"/>
                <w:lang w:eastAsia="en-GB"/>
              </w:rPr>
              <w:t>Launch</w:t>
            </w:r>
          </w:p>
        </w:tc>
        <w:tc>
          <w:tcPr>
            <w:tcW w:w="0" w:type="auto"/>
            <w:hideMark/>
          </w:tcPr>
          <w:p w14:paraId="1CAB89AB"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Spaceport Cornwall</w:t>
            </w:r>
            <w:r w:rsidRPr="009F4405">
              <w:rPr>
                <w:rFonts w:cstheme="minorHAnsi"/>
                <w:szCs w:val="16"/>
                <w:lang w:eastAsia="en-GB"/>
              </w:rPr>
              <w:t xml:space="preserve"> (UK)</w:t>
            </w:r>
          </w:p>
        </w:tc>
        <w:tc>
          <w:tcPr>
            <w:tcW w:w="0" w:type="auto"/>
            <w:hideMark/>
          </w:tcPr>
          <w:p w14:paraId="7BCD2DF3" w14:textId="664D8A12" w:rsidR="007B06EC" w:rsidRPr="009F4405" w:rsidRDefault="007B06EC" w:rsidP="00E10193">
            <w:pPr>
              <w:jc w:val="left"/>
              <w:rPr>
                <w:rFonts w:cstheme="minorHAnsi"/>
                <w:szCs w:val="16"/>
                <w:lang w:eastAsia="en-GB"/>
              </w:rPr>
            </w:pPr>
            <w:r w:rsidRPr="009F4405">
              <w:rPr>
                <w:rFonts w:cstheme="minorHAnsi"/>
                <w:b/>
                <w:bCs/>
                <w:szCs w:val="16"/>
                <w:lang w:eastAsia="en-GB"/>
              </w:rPr>
              <w:t>Horizontal launch site</w:t>
            </w:r>
            <w:r w:rsidRPr="009F4405">
              <w:rPr>
                <w:rFonts w:cstheme="minorHAnsi"/>
                <w:szCs w:val="16"/>
                <w:lang w:eastAsia="en-GB"/>
              </w:rPr>
              <w:t xml:space="preserve"> (Newquay Airport) with integration facilities – </w:t>
            </w:r>
            <w:r w:rsidRPr="009F4405">
              <w:rPr>
                <w:rFonts w:cstheme="minorHAnsi"/>
                <w:i/>
                <w:iCs/>
                <w:szCs w:val="16"/>
                <w:lang w:eastAsia="en-GB"/>
              </w:rPr>
              <w:t>enabled Europe’s first air-launch attempt by Virgin Orbit</w:t>
            </w:r>
            <w:r w:rsidRPr="009F4405">
              <w:rPr>
                <w:rFonts w:cstheme="minorHAnsi"/>
                <w:szCs w:val="16"/>
                <w:lang w:eastAsia="en-GB"/>
              </w:rPr>
              <w:t xml:space="preserve"> </w:t>
            </w:r>
            <w:r w:rsidRPr="009F4405">
              <w:rPr>
                <w:rFonts w:cstheme="minorHAnsi"/>
                <w:b/>
                <w:bCs/>
                <w:szCs w:val="16"/>
                <w:lang w:eastAsia="en-GB"/>
              </w:rPr>
              <w:t>[Score: 2]</w:t>
            </w:r>
            <w:r w:rsidRPr="009F4405">
              <w:rPr>
                <w:rFonts w:cstheme="minorHAnsi"/>
                <w:szCs w:val="16"/>
                <w:lang w:eastAsia="en-GB"/>
              </w:rPr>
              <w:t xml:space="preserve"> </w:t>
            </w:r>
          </w:p>
        </w:tc>
        <w:tc>
          <w:tcPr>
            <w:tcW w:w="0" w:type="auto"/>
            <w:hideMark/>
          </w:tcPr>
          <w:p w14:paraId="0968B266"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No current dependency</w:t>
            </w:r>
            <w:r w:rsidRPr="009F4405">
              <w:rPr>
                <w:rFonts w:cstheme="minorHAnsi"/>
                <w:szCs w:val="16"/>
                <w:lang w:eastAsia="en-GB"/>
              </w:rPr>
              <w:t xml:space="preserve"> (Virgin Orbit collapsed; no active launcher now) </w:t>
            </w:r>
            <w:r w:rsidRPr="009F4405">
              <w:rPr>
                <w:rFonts w:cstheme="minorHAnsi"/>
                <w:b/>
                <w:bCs/>
                <w:szCs w:val="16"/>
                <w:lang w:eastAsia="en-GB"/>
              </w:rPr>
              <w:t>[Score: 0]</w:t>
            </w:r>
          </w:p>
        </w:tc>
        <w:tc>
          <w:tcPr>
            <w:tcW w:w="0" w:type="auto"/>
            <w:hideMark/>
          </w:tcPr>
          <w:p w14:paraId="1090B4EB"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High substitutability (many European runways could host future air-launch with modifications) </w:t>
            </w:r>
            <w:r w:rsidRPr="009F4405">
              <w:rPr>
                <w:rFonts w:cstheme="minorHAnsi"/>
                <w:b/>
                <w:bCs/>
                <w:szCs w:val="16"/>
                <w:lang w:eastAsia="en-GB"/>
              </w:rPr>
              <w:t>[Score: 0]</w:t>
            </w:r>
          </w:p>
        </w:tc>
        <w:tc>
          <w:tcPr>
            <w:tcW w:w="0" w:type="auto"/>
            <w:hideMark/>
          </w:tcPr>
          <w:p w14:paraId="1A796840"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Yes – open</w:t>
            </w:r>
            <w:r w:rsidRPr="009F4405">
              <w:rPr>
                <w:rFonts w:cstheme="minorHAnsi"/>
                <w:szCs w:val="16"/>
                <w:lang w:eastAsia="en-GB"/>
              </w:rPr>
              <w:t xml:space="preserve"> to multiple horizontal launch providers (civilian airport model; future multi-use planned) </w:t>
            </w:r>
            <w:r w:rsidRPr="009F4405">
              <w:rPr>
                <w:rFonts w:cstheme="minorHAnsi"/>
                <w:b/>
                <w:bCs/>
                <w:szCs w:val="16"/>
                <w:lang w:eastAsia="en-GB"/>
              </w:rPr>
              <w:t>[Score: 2]</w:t>
            </w:r>
          </w:p>
        </w:tc>
        <w:tc>
          <w:tcPr>
            <w:tcW w:w="0" w:type="auto"/>
            <w:hideMark/>
          </w:tcPr>
          <w:p w14:paraId="3EA120AA"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Provided </w:t>
            </w:r>
            <w:r w:rsidRPr="009F4405">
              <w:rPr>
                <w:rFonts w:cstheme="minorHAnsi"/>
                <w:b/>
                <w:bCs/>
                <w:szCs w:val="16"/>
                <w:lang w:eastAsia="en-GB"/>
              </w:rPr>
              <w:t>innovation in launch methods</w:t>
            </w:r>
            <w:r w:rsidRPr="009F4405">
              <w:rPr>
                <w:rFonts w:cstheme="minorHAnsi"/>
                <w:szCs w:val="16"/>
                <w:lang w:eastAsia="en-GB"/>
              </w:rPr>
              <w:t xml:space="preserve"> (flexible air-launch concept) with some potential for future competitiveness </w:t>
            </w:r>
            <w:r w:rsidRPr="009F4405">
              <w:rPr>
                <w:rFonts w:cstheme="minorHAnsi"/>
                <w:b/>
                <w:bCs/>
                <w:szCs w:val="16"/>
                <w:lang w:eastAsia="en-GB"/>
              </w:rPr>
              <w:t>[Score: 1]</w:t>
            </w:r>
          </w:p>
        </w:tc>
        <w:tc>
          <w:tcPr>
            <w:tcW w:w="0" w:type="auto"/>
            <w:hideMark/>
          </w:tcPr>
          <w:p w14:paraId="466EE330"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5</w:t>
            </w:r>
          </w:p>
        </w:tc>
        <w:tc>
          <w:tcPr>
            <w:tcW w:w="0" w:type="auto"/>
            <w:hideMark/>
          </w:tcPr>
          <w:p w14:paraId="270E8294"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Level 2</w:t>
            </w:r>
          </w:p>
        </w:tc>
      </w:tr>
      <w:tr w:rsidR="007B06EC" w:rsidRPr="009F4405" w14:paraId="3E97F7E2" w14:textId="77777777" w:rsidTr="001C71E1">
        <w:trPr>
          <w:trHeight w:val="20"/>
        </w:trPr>
        <w:tc>
          <w:tcPr>
            <w:tcW w:w="0" w:type="auto"/>
            <w:hideMark/>
          </w:tcPr>
          <w:p w14:paraId="0579E930" w14:textId="77777777" w:rsidR="007B06EC" w:rsidRPr="009F4405" w:rsidRDefault="007B06EC" w:rsidP="00E10193">
            <w:pPr>
              <w:jc w:val="left"/>
              <w:rPr>
                <w:rFonts w:cstheme="minorHAnsi"/>
                <w:b/>
                <w:bCs/>
                <w:szCs w:val="16"/>
                <w:lang w:eastAsia="en-GB"/>
              </w:rPr>
            </w:pPr>
            <w:r w:rsidRPr="009F4405">
              <w:rPr>
                <w:rFonts w:cstheme="minorHAnsi"/>
                <w:b/>
                <w:bCs/>
                <w:szCs w:val="16"/>
                <w:lang w:eastAsia="en-GB"/>
              </w:rPr>
              <w:lastRenderedPageBreak/>
              <w:t>Launch</w:t>
            </w:r>
          </w:p>
        </w:tc>
        <w:tc>
          <w:tcPr>
            <w:tcW w:w="0" w:type="auto"/>
            <w:hideMark/>
          </w:tcPr>
          <w:p w14:paraId="30F37FE0"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Atlantic Spaceport (Azores)</w:t>
            </w:r>
            <w:r w:rsidRPr="009F4405">
              <w:rPr>
                <w:rFonts w:cstheme="minorHAnsi"/>
                <w:szCs w:val="16"/>
                <w:lang w:eastAsia="en-GB"/>
              </w:rPr>
              <w:t xml:space="preserve"> (Portugal)</w:t>
            </w:r>
          </w:p>
        </w:tc>
        <w:tc>
          <w:tcPr>
            <w:tcW w:w="0" w:type="auto"/>
            <w:hideMark/>
          </w:tcPr>
          <w:p w14:paraId="087D7903" w14:textId="375A611C" w:rsidR="007B06EC" w:rsidRPr="009F4405" w:rsidRDefault="007B06EC" w:rsidP="00E10193">
            <w:pPr>
              <w:jc w:val="left"/>
              <w:rPr>
                <w:rFonts w:cstheme="minorHAnsi"/>
                <w:szCs w:val="16"/>
                <w:lang w:eastAsia="en-GB"/>
              </w:rPr>
            </w:pPr>
            <w:r w:rsidRPr="009F4405">
              <w:rPr>
                <w:rFonts w:cstheme="minorHAnsi"/>
                <w:szCs w:val="16"/>
                <w:lang w:eastAsia="en-GB"/>
              </w:rPr>
              <w:t xml:space="preserve">Planned </w:t>
            </w:r>
            <w:r w:rsidRPr="009F4405">
              <w:rPr>
                <w:rFonts w:cstheme="minorHAnsi"/>
                <w:b/>
                <w:bCs/>
                <w:szCs w:val="16"/>
                <w:lang w:eastAsia="en-GB"/>
              </w:rPr>
              <w:t>equatorial launch site</w:t>
            </w:r>
            <w:r w:rsidRPr="009F4405">
              <w:rPr>
                <w:rFonts w:cstheme="minorHAnsi"/>
                <w:szCs w:val="16"/>
                <w:lang w:eastAsia="en-GB"/>
              </w:rPr>
              <w:t xml:space="preserve"> (Santa Maria island) – </w:t>
            </w:r>
            <w:r w:rsidRPr="009F4405">
              <w:rPr>
                <w:rFonts w:cstheme="minorHAnsi"/>
                <w:i/>
                <w:iCs/>
                <w:szCs w:val="16"/>
                <w:lang w:eastAsia="en-GB"/>
              </w:rPr>
              <w:t>licensed but not yet operational</w:t>
            </w:r>
            <w:r w:rsidRPr="009F4405">
              <w:rPr>
                <w:rFonts w:cstheme="minorHAnsi"/>
                <w:szCs w:val="16"/>
                <w:lang w:eastAsia="en-GB"/>
              </w:rPr>
              <w:t xml:space="preserve"> </w:t>
            </w:r>
            <w:r w:rsidRPr="009F4405">
              <w:rPr>
                <w:rFonts w:cstheme="minorHAnsi"/>
                <w:b/>
                <w:bCs/>
                <w:szCs w:val="16"/>
                <w:lang w:eastAsia="en-GB"/>
              </w:rPr>
              <w:t xml:space="preserve">[Score: </w:t>
            </w:r>
            <w:r w:rsidR="00041DDA" w:rsidRPr="009F4405">
              <w:rPr>
                <w:rFonts w:cstheme="minorHAnsi"/>
                <w:b/>
                <w:bCs/>
                <w:szCs w:val="16"/>
                <w:lang w:eastAsia="en-GB"/>
              </w:rPr>
              <w:t>1</w:t>
            </w:r>
            <w:r w:rsidRPr="009F4405">
              <w:rPr>
                <w:rFonts w:cstheme="minorHAnsi"/>
                <w:b/>
                <w:bCs/>
                <w:szCs w:val="16"/>
                <w:lang w:eastAsia="en-GB"/>
              </w:rPr>
              <w:t>]</w:t>
            </w:r>
          </w:p>
        </w:tc>
        <w:tc>
          <w:tcPr>
            <w:tcW w:w="0" w:type="auto"/>
            <w:hideMark/>
          </w:tcPr>
          <w:p w14:paraId="50982A40" w14:textId="5DE7A320" w:rsidR="007B06EC" w:rsidRPr="009F4405" w:rsidRDefault="007B06EC" w:rsidP="00E10193">
            <w:pPr>
              <w:jc w:val="left"/>
              <w:rPr>
                <w:rFonts w:cstheme="minorHAnsi"/>
                <w:szCs w:val="16"/>
                <w:lang w:eastAsia="en-GB"/>
              </w:rPr>
            </w:pPr>
            <w:r w:rsidRPr="009F4405">
              <w:rPr>
                <w:rFonts w:cstheme="minorHAnsi"/>
                <w:b/>
                <w:bCs/>
                <w:szCs w:val="16"/>
                <w:lang w:eastAsia="en-GB"/>
              </w:rPr>
              <w:t>No current dependency</w:t>
            </w:r>
            <w:r w:rsidR="00041DDA" w:rsidRPr="009F4405">
              <w:rPr>
                <w:rFonts w:cstheme="minorHAnsi"/>
                <w:b/>
                <w:bCs/>
                <w:szCs w:val="16"/>
                <w:lang w:eastAsia="en-GB"/>
              </w:rPr>
              <w:t xml:space="preserve"> at EU level</w:t>
            </w:r>
            <w:r w:rsidRPr="009F4405">
              <w:rPr>
                <w:rFonts w:cstheme="minorHAnsi"/>
                <w:szCs w:val="16"/>
                <w:lang w:eastAsia="en-GB"/>
              </w:rPr>
              <w:t xml:space="preserve"> (no rocket launched yet </w:t>
            </w:r>
            <w:r w:rsidRPr="009F4405">
              <w:rPr>
                <w:rFonts w:cstheme="minorHAnsi"/>
                <w:b/>
                <w:bCs/>
                <w:szCs w:val="16"/>
                <w:lang w:eastAsia="en-GB"/>
              </w:rPr>
              <w:t>[Score: 0]</w:t>
            </w:r>
            <w:r w:rsidRPr="009F4405">
              <w:rPr>
                <w:rFonts w:cstheme="minorHAnsi"/>
                <w:szCs w:val="16"/>
                <w:lang w:eastAsia="en-GB"/>
              </w:rPr>
              <w:t xml:space="preserve"> </w:t>
            </w:r>
          </w:p>
        </w:tc>
        <w:tc>
          <w:tcPr>
            <w:tcW w:w="0" w:type="auto"/>
            <w:hideMark/>
          </w:tcPr>
          <w:p w14:paraId="7899C1FF"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High substitutability (until it becomes operational, existing sites handle needed orbits) </w:t>
            </w:r>
            <w:r w:rsidRPr="009F4405">
              <w:rPr>
                <w:rFonts w:cstheme="minorHAnsi"/>
                <w:b/>
                <w:bCs/>
                <w:szCs w:val="16"/>
                <w:lang w:eastAsia="en-GB"/>
              </w:rPr>
              <w:t>[Score: 0]</w:t>
            </w:r>
          </w:p>
        </w:tc>
        <w:tc>
          <w:tcPr>
            <w:tcW w:w="0" w:type="auto"/>
            <w:hideMark/>
          </w:tcPr>
          <w:p w14:paraId="3DB4514B" w14:textId="0C71011E" w:rsidR="007B06EC" w:rsidRPr="009F4405" w:rsidRDefault="007B06EC" w:rsidP="00E10193">
            <w:pPr>
              <w:jc w:val="left"/>
              <w:rPr>
                <w:rFonts w:cstheme="minorHAnsi"/>
                <w:szCs w:val="16"/>
                <w:lang w:eastAsia="en-GB"/>
              </w:rPr>
            </w:pPr>
            <w:r w:rsidRPr="009F4405">
              <w:rPr>
                <w:rFonts w:cstheme="minorHAnsi"/>
                <w:b/>
                <w:bCs/>
                <w:szCs w:val="16"/>
                <w:lang w:eastAsia="en-GB"/>
              </w:rPr>
              <w:t>Yes – intended multi-user</w:t>
            </w:r>
            <w:r w:rsidRPr="009F4405">
              <w:rPr>
                <w:rFonts w:cstheme="minorHAnsi"/>
                <w:szCs w:val="16"/>
                <w:lang w:eastAsia="en-GB"/>
              </w:rPr>
              <w:t xml:space="preserve"> (private consortium open to bring various microlaunchers) </w:t>
            </w:r>
            <w:r w:rsidRPr="009F4405">
              <w:rPr>
                <w:rFonts w:cstheme="minorHAnsi"/>
                <w:b/>
                <w:bCs/>
                <w:szCs w:val="16"/>
                <w:lang w:eastAsia="en-GB"/>
              </w:rPr>
              <w:t>[Score: 2]</w:t>
            </w:r>
            <w:r w:rsidRPr="009F4405">
              <w:rPr>
                <w:rFonts w:cstheme="minorHAnsi"/>
                <w:szCs w:val="16"/>
                <w:lang w:eastAsia="en-GB"/>
              </w:rPr>
              <w:t xml:space="preserve"> </w:t>
            </w:r>
          </w:p>
        </w:tc>
        <w:tc>
          <w:tcPr>
            <w:tcW w:w="0" w:type="auto"/>
            <w:hideMark/>
          </w:tcPr>
          <w:p w14:paraId="499F7540" w14:textId="6D09C0E4" w:rsidR="007B06EC" w:rsidRPr="009F4405" w:rsidRDefault="007B06EC" w:rsidP="00E10193">
            <w:pPr>
              <w:jc w:val="left"/>
              <w:rPr>
                <w:rFonts w:cstheme="minorHAnsi"/>
                <w:szCs w:val="16"/>
                <w:lang w:eastAsia="en-GB"/>
              </w:rPr>
            </w:pPr>
            <w:r w:rsidRPr="009F4405">
              <w:rPr>
                <w:rFonts w:cstheme="minorHAnsi"/>
                <w:szCs w:val="16"/>
                <w:lang w:eastAsia="en-GB"/>
              </w:rPr>
              <w:t xml:space="preserve">Potential </w:t>
            </w:r>
            <w:r w:rsidRPr="009F4405">
              <w:rPr>
                <w:rFonts w:cstheme="minorHAnsi"/>
                <w:b/>
                <w:bCs/>
                <w:szCs w:val="16"/>
                <w:lang w:eastAsia="en-GB"/>
              </w:rPr>
              <w:t>future autonomy gain</w:t>
            </w:r>
            <w:r w:rsidRPr="009F4405">
              <w:rPr>
                <w:rFonts w:cstheme="minorHAnsi"/>
                <w:szCs w:val="16"/>
                <w:lang w:eastAsia="en-GB"/>
              </w:rPr>
              <w:t xml:space="preserve"> (EU-based mid-Atlantic site for diverse orbits) and </w:t>
            </w:r>
            <w:r w:rsidRPr="009F4405">
              <w:rPr>
                <w:rFonts w:cstheme="minorHAnsi"/>
                <w:b/>
                <w:bCs/>
                <w:szCs w:val="16"/>
                <w:lang w:eastAsia="en-GB"/>
              </w:rPr>
              <w:t>diversification</w:t>
            </w:r>
            <w:r w:rsidRPr="009F4405">
              <w:rPr>
                <w:rFonts w:cstheme="minorHAnsi"/>
                <w:szCs w:val="16"/>
                <w:lang w:eastAsia="en-GB"/>
              </w:rPr>
              <w:t xml:space="preserve"> of launch capacity </w:t>
            </w:r>
            <w:r w:rsidRPr="009F4405">
              <w:rPr>
                <w:rFonts w:cstheme="minorHAnsi"/>
                <w:b/>
                <w:bCs/>
                <w:szCs w:val="16"/>
                <w:lang w:eastAsia="en-GB"/>
              </w:rPr>
              <w:t xml:space="preserve">[Score: </w:t>
            </w:r>
            <w:r w:rsidR="00041DDA" w:rsidRPr="009F4405">
              <w:rPr>
                <w:rFonts w:cstheme="minorHAnsi"/>
                <w:b/>
                <w:bCs/>
                <w:szCs w:val="16"/>
                <w:lang w:eastAsia="en-GB"/>
              </w:rPr>
              <w:t>2</w:t>
            </w:r>
            <w:r w:rsidRPr="009F4405">
              <w:rPr>
                <w:rFonts w:cstheme="minorHAnsi"/>
                <w:b/>
                <w:bCs/>
                <w:szCs w:val="16"/>
                <w:lang w:eastAsia="en-GB"/>
              </w:rPr>
              <w:t>]</w:t>
            </w:r>
          </w:p>
        </w:tc>
        <w:tc>
          <w:tcPr>
            <w:tcW w:w="0" w:type="auto"/>
            <w:hideMark/>
          </w:tcPr>
          <w:p w14:paraId="0561EB46" w14:textId="046F02BA" w:rsidR="007B06EC" w:rsidRPr="009F4405" w:rsidRDefault="00041DDA" w:rsidP="00E10193">
            <w:pPr>
              <w:jc w:val="left"/>
              <w:rPr>
                <w:rFonts w:cstheme="minorHAnsi"/>
                <w:szCs w:val="16"/>
                <w:lang w:eastAsia="en-GB"/>
              </w:rPr>
            </w:pPr>
            <w:r w:rsidRPr="009F4405">
              <w:rPr>
                <w:rFonts w:cstheme="minorHAnsi"/>
                <w:szCs w:val="16"/>
                <w:lang w:eastAsia="en-GB"/>
              </w:rPr>
              <w:t>5</w:t>
            </w:r>
          </w:p>
        </w:tc>
        <w:tc>
          <w:tcPr>
            <w:tcW w:w="0" w:type="auto"/>
            <w:hideMark/>
          </w:tcPr>
          <w:p w14:paraId="188B99CC"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Level 3</w:t>
            </w:r>
          </w:p>
        </w:tc>
      </w:tr>
      <w:tr w:rsidR="007B06EC" w:rsidRPr="009F4405" w14:paraId="20B1CB94" w14:textId="77777777" w:rsidTr="001C71E1">
        <w:trPr>
          <w:trHeight w:val="20"/>
        </w:trPr>
        <w:tc>
          <w:tcPr>
            <w:tcW w:w="0" w:type="auto"/>
            <w:hideMark/>
          </w:tcPr>
          <w:p w14:paraId="670D6B98" w14:textId="77777777" w:rsidR="007B06EC" w:rsidRPr="009F4405" w:rsidRDefault="007B06EC" w:rsidP="00E10193">
            <w:pPr>
              <w:jc w:val="left"/>
              <w:rPr>
                <w:rFonts w:cstheme="minorHAnsi"/>
                <w:b/>
                <w:bCs/>
                <w:szCs w:val="16"/>
                <w:lang w:eastAsia="en-GB"/>
              </w:rPr>
            </w:pPr>
            <w:r w:rsidRPr="009F4405">
              <w:rPr>
                <w:rFonts w:cstheme="minorHAnsi"/>
                <w:b/>
                <w:bCs/>
                <w:szCs w:val="16"/>
                <w:lang w:eastAsia="en-GB"/>
              </w:rPr>
              <w:t>Launch</w:t>
            </w:r>
          </w:p>
        </w:tc>
        <w:tc>
          <w:tcPr>
            <w:tcW w:w="0" w:type="auto"/>
            <w:hideMark/>
          </w:tcPr>
          <w:p w14:paraId="08E5A5E6"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NewSky Spaceport (El Hierro)</w:t>
            </w:r>
            <w:r w:rsidRPr="009F4405">
              <w:rPr>
                <w:rFonts w:cstheme="minorHAnsi"/>
                <w:szCs w:val="16"/>
                <w:lang w:eastAsia="en-GB"/>
              </w:rPr>
              <w:t xml:space="preserve"> (INTA, Spain)</w:t>
            </w:r>
          </w:p>
        </w:tc>
        <w:tc>
          <w:tcPr>
            <w:tcW w:w="0" w:type="auto"/>
            <w:hideMark/>
          </w:tcPr>
          <w:p w14:paraId="6D1A2FCF"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Proposed horizontal launch hub</w:t>
            </w:r>
            <w:r w:rsidRPr="009F4405">
              <w:rPr>
                <w:rFonts w:cstheme="minorHAnsi"/>
                <w:szCs w:val="16"/>
                <w:lang w:eastAsia="en-GB"/>
              </w:rPr>
              <w:t xml:space="preserve"> (Canary Islands) – </w:t>
            </w:r>
            <w:r w:rsidRPr="009F4405">
              <w:rPr>
                <w:rFonts w:cstheme="minorHAnsi"/>
                <w:i/>
                <w:iCs/>
                <w:szCs w:val="16"/>
                <w:lang w:eastAsia="en-GB"/>
              </w:rPr>
              <w:t>conceptual stage, not built</w:t>
            </w:r>
            <w:r w:rsidRPr="009F4405">
              <w:rPr>
                <w:rFonts w:cstheme="minorHAnsi"/>
                <w:szCs w:val="16"/>
                <w:lang w:eastAsia="en-GB"/>
              </w:rPr>
              <w:t xml:space="preserve"> </w:t>
            </w:r>
            <w:r w:rsidRPr="009F4405">
              <w:rPr>
                <w:rFonts w:cstheme="minorHAnsi"/>
                <w:b/>
                <w:bCs/>
                <w:szCs w:val="16"/>
                <w:lang w:eastAsia="en-GB"/>
              </w:rPr>
              <w:t>[Score: 0]</w:t>
            </w:r>
          </w:p>
        </w:tc>
        <w:tc>
          <w:tcPr>
            <w:tcW w:w="0" w:type="auto"/>
            <w:hideMark/>
          </w:tcPr>
          <w:p w14:paraId="20A90E70"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None (no system depends on it; project remains on paper) </w:t>
            </w:r>
            <w:r w:rsidRPr="009F4405">
              <w:rPr>
                <w:rFonts w:cstheme="minorHAnsi"/>
                <w:b/>
                <w:bCs/>
                <w:szCs w:val="16"/>
                <w:lang w:eastAsia="en-GB"/>
              </w:rPr>
              <w:t>[Score: 0]</w:t>
            </w:r>
          </w:p>
        </w:tc>
        <w:tc>
          <w:tcPr>
            <w:tcW w:w="0" w:type="auto"/>
            <w:hideMark/>
          </w:tcPr>
          <w:p w14:paraId="109BAA71"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High substitutability (other European airports available should the concept move forward) </w:t>
            </w:r>
            <w:r w:rsidRPr="009F4405">
              <w:rPr>
                <w:rFonts w:cstheme="minorHAnsi"/>
                <w:b/>
                <w:bCs/>
                <w:szCs w:val="16"/>
                <w:lang w:eastAsia="en-GB"/>
              </w:rPr>
              <w:t>[Score: 0]</w:t>
            </w:r>
          </w:p>
        </w:tc>
        <w:tc>
          <w:tcPr>
            <w:tcW w:w="0" w:type="auto"/>
            <w:hideMark/>
          </w:tcPr>
          <w:p w14:paraId="3EE67D07"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Yes – envisioned multi-user</w:t>
            </w:r>
            <w:r w:rsidRPr="009F4405">
              <w:rPr>
                <w:rFonts w:cstheme="minorHAnsi"/>
                <w:szCs w:val="16"/>
                <w:lang w:eastAsia="en-GB"/>
              </w:rPr>
              <w:t xml:space="preserve"> (civil/commercial partnership model, if built) </w:t>
            </w:r>
            <w:r w:rsidRPr="009F4405">
              <w:rPr>
                <w:rFonts w:cstheme="minorHAnsi"/>
                <w:b/>
                <w:bCs/>
                <w:szCs w:val="16"/>
                <w:lang w:eastAsia="en-GB"/>
              </w:rPr>
              <w:t>[Score: 1]</w:t>
            </w:r>
          </w:p>
        </w:tc>
        <w:tc>
          <w:tcPr>
            <w:tcW w:w="0" w:type="auto"/>
            <w:hideMark/>
          </w:tcPr>
          <w:p w14:paraId="2B57566D"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Prospective support to EU </w:t>
            </w:r>
            <w:r w:rsidRPr="009F4405">
              <w:rPr>
                <w:rFonts w:cstheme="minorHAnsi"/>
                <w:b/>
                <w:bCs/>
                <w:szCs w:val="16"/>
                <w:lang w:eastAsia="en-GB"/>
              </w:rPr>
              <w:t>innovation</w:t>
            </w:r>
            <w:r w:rsidRPr="009F4405">
              <w:rPr>
                <w:rFonts w:cstheme="minorHAnsi"/>
                <w:szCs w:val="16"/>
                <w:lang w:eastAsia="en-GB"/>
              </w:rPr>
              <w:t xml:space="preserve"> (spaceplanes, reusable vehicles) in future </w:t>
            </w:r>
            <w:r w:rsidRPr="009F4405">
              <w:rPr>
                <w:rFonts w:cstheme="minorHAnsi"/>
                <w:b/>
                <w:bCs/>
                <w:szCs w:val="16"/>
                <w:lang w:eastAsia="en-GB"/>
              </w:rPr>
              <w:t>[Score: 1]</w:t>
            </w:r>
          </w:p>
        </w:tc>
        <w:tc>
          <w:tcPr>
            <w:tcW w:w="0" w:type="auto"/>
            <w:hideMark/>
          </w:tcPr>
          <w:p w14:paraId="509B681E"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2</w:t>
            </w:r>
          </w:p>
        </w:tc>
        <w:tc>
          <w:tcPr>
            <w:tcW w:w="0" w:type="auto"/>
            <w:hideMark/>
          </w:tcPr>
          <w:p w14:paraId="74F61C8A"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Level 3</w:t>
            </w:r>
          </w:p>
        </w:tc>
      </w:tr>
      <w:tr w:rsidR="007B06EC" w:rsidRPr="009F4405" w14:paraId="521994DA" w14:textId="77777777" w:rsidTr="001C71E1">
        <w:trPr>
          <w:trHeight w:val="20"/>
        </w:trPr>
        <w:tc>
          <w:tcPr>
            <w:tcW w:w="0" w:type="auto"/>
            <w:hideMark/>
          </w:tcPr>
          <w:p w14:paraId="5FDBA08A" w14:textId="77777777" w:rsidR="007B06EC" w:rsidRPr="009F4405" w:rsidRDefault="007B06EC" w:rsidP="00E10193">
            <w:pPr>
              <w:jc w:val="left"/>
              <w:rPr>
                <w:rFonts w:cstheme="minorHAnsi"/>
                <w:b/>
                <w:bCs/>
                <w:szCs w:val="16"/>
                <w:lang w:eastAsia="en-GB"/>
              </w:rPr>
            </w:pPr>
            <w:r w:rsidRPr="009F4405">
              <w:rPr>
                <w:rFonts w:cstheme="minorHAnsi"/>
                <w:b/>
                <w:bCs/>
                <w:szCs w:val="16"/>
                <w:lang w:eastAsia="en-GB"/>
              </w:rPr>
              <w:t>Launch</w:t>
            </w:r>
          </w:p>
        </w:tc>
        <w:tc>
          <w:tcPr>
            <w:tcW w:w="0" w:type="auto"/>
            <w:hideMark/>
          </w:tcPr>
          <w:p w14:paraId="07AABBAF"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EuroSpaceport</w:t>
            </w:r>
            <w:r w:rsidRPr="009F4405">
              <w:rPr>
                <w:rFonts w:cstheme="minorHAnsi"/>
                <w:szCs w:val="16"/>
                <w:lang w:eastAsia="en-GB"/>
              </w:rPr>
              <w:t xml:space="preserve"> (“Spaceport North Sea”, private, DK)</w:t>
            </w:r>
          </w:p>
        </w:tc>
        <w:tc>
          <w:tcPr>
            <w:tcW w:w="0" w:type="auto"/>
            <w:hideMark/>
          </w:tcPr>
          <w:p w14:paraId="3BEECB1E"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Offshore mobile platform</w:t>
            </w:r>
            <w:r w:rsidRPr="009F4405">
              <w:rPr>
                <w:rFonts w:cstheme="minorHAnsi"/>
                <w:szCs w:val="16"/>
                <w:lang w:eastAsia="en-GB"/>
              </w:rPr>
              <w:t xml:space="preserve"> concept for microlaunchers (to operate from North Sea) – </w:t>
            </w:r>
            <w:r w:rsidRPr="009F4405">
              <w:rPr>
                <w:rFonts w:cstheme="minorHAnsi"/>
                <w:i/>
                <w:iCs/>
                <w:szCs w:val="16"/>
                <w:lang w:eastAsia="en-GB"/>
              </w:rPr>
              <w:t>project design only</w:t>
            </w:r>
            <w:r w:rsidRPr="009F4405">
              <w:rPr>
                <w:rFonts w:cstheme="minorHAnsi"/>
                <w:szCs w:val="16"/>
                <w:lang w:eastAsia="en-GB"/>
              </w:rPr>
              <w:t xml:space="preserve"> </w:t>
            </w:r>
            <w:r w:rsidRPr="009F4405">
              <w:rPr>
                <w:rFonts w:cstheme="minorHAnsi"/>
                <w:b/>
                <w:bCs/>
                <w:szCs w:val="16"/>
                <w:lang w:eastAsia="en-GB"/>
              </w:rPr>
              <w:t>[Score: 0]</w:t>
            </w:r>
          </w:p>
        </w:tc>
        <w:tc>
          <w:tcPr>
            <w:tcW w:w="0" w:type="auto"/>
            <w:hideMark/>
          </w:tcPr>
          <w:p w14:paraId="52F30D9F"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None (no active launchers yet; first demonstration planned ~2026) </w:t>
            </w:r>
            <w:r w:rsidRPr="009F4405">
              <w:rPr>
                <w:rFonts w:cstheme="minorHAnsi"/>
                <w:b/>
                <w:bCs/>
                <w:szCs w:val="16"/>
                <w:lang w:eastAsia="en-GB"/>
              </w:rPr>
              <w:t>[Score: 0]</w:t>
            </w:r>
          </w:p>
        </w:tc>
        <w:tc>
          <w:tcPr>
            <w:tcW w:w="0" w:type="auto"/>
            <w:hideMark/>
          </w:tcPr>
          <w:p w14:paraId="515E70CA"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High (until built, fully conceptual; no similar EU facility today) </w:t>
            </w:r>
            <w:r w:rsidRPr="009F4405">
              <w:rPr>
                <w:rFonts w:cstheme="minorHAnsi"/>
                <w:b/>
                <w:bCs/>
                <w:szCs w:val="16"/>
                <w:lang w:eastAsia="en-GB"/>
              </w:rPr>
              <w:t>[Score: 0]</w:t>
            </w:r>
          </w:p>
        </w:tc>
        <w:tc>
          <w:tcPr>
            <w:tcW w:w="0" w:type="auto"/>
            <w:hideMark/>
          </w:tcPr>
          <w:p w14:paraId="2F19E208"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Yes – planned pan-European platform</w:t>
            </w:r>
            <w:r w:rsidRPr="009F4405">
              <w:rPr>
                <w:rFonts w:cstheme="minorHAnsi"/>
                <w:szCs w:val="16"/>
                <w:lang w:eastAsia="en-GB"/>
              </w:rPr>
              <w:t xml:space="preserve"> (transnational use across multiple rocket companies) </w:t>
            </w:r>
            <w:r w:rsidRPr="009F4405">
              <w:rPr>
                <w:rFonts w:cstheme="minorHAnsi"/>
                <w:b/>
                <w:bCs/>
                <w:szCs w:val="16"/>
                <w:lang w:eastAsia="en-GB"/>
              </w:rPr>
              <w:t>[Score: 1]</w:t>
            </w:r>
          </w:p>
        </w:tc>
        <w:tc>
          <w:tcPr>
            <w:tcW w:w="0" w:type="auto"/>
            <w:hideMark/>
          </w:tcPr>
          <w:p w14:paraId="0F010EEC" w14:textId="77777777" w:rsidR="007B06EC" w:rsidRPr="009F4405" w:rsidRDefault="007B06EC" w:rsidP="00E10193">
            <w:pPr>
              <w:jc w:val="left"/>
              <w:rPr>
                <w:rFonts w:cstheme="minorHAnsi"/>
                <w:szCs w:val="16"/>
                <w:lang w:eastAsia="en-GB"/>
              </w:rPr>
            </w:pPr>
            <w:r w:rsidRPr="009F4405">
              <w:rPr>
                <w:rFonts w:cstheme="minorHAnsi"/>
                <w:i/>
                <w:iCs/>
                <w:szCs w:val="16"/>
                <w:lang w:eastAsia="en-GB"/>
              </w:rPr>
              <w:t>Possible future resilience &amp; innovation boost</w:t>
            </w:r>
            <w:r w:rsidRPr="009F4405">
              <w:rPr>
                <w:rFonts w:cstheme="minorHAnsi"/>
                <w:szCs w:val="16"/>
                <w:lang w:eastAsia="en-GB"/>
              </w:rPr>
              <w:t xml:space="preserve"> (mobile launch adding flexibility) </w:t>
            </w:r>
            <w:r w:rsidRPr="009F4405">
              <w:rPr>
                <w:rFonts w:cstheme="minorHAnsi"/>
                <w:b/>
                <w:bCs/>
                <w:szCs w:val="16"/>
                <w:lang w:eastAsia="en-GB"/>
              </w:rPr>
              <w:t>[Score: 1]</w:t>
            </w:r>
          </w:p>
        </w:tc>
        <w:tc>
          <w:tcPr>
            <w:tcW w:w="0" w:type="auto"/>
            <w:hideMark/>
          </w:tcPr>
          <w:p w14:paraId="36A6282F"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2</w:t>
            </w:r>
          </w:p>
        </w:tc>
        <w:tc>
          <w:tcPr>
            <w:tcW w:w="0" w:type="auto"/>
            <w:hideMark/>
          </w:tcPr>
          <w:p w14:paraId="1F60729C"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Level 3</w:t>
            </w:r>
          </w:p>
        </w:tc>
      </w:tr>
      <w:tr w:rsidR="007B06EC" w:rsidRPr="009F4405" w14:paraId="2D44134F" w14:textId="77777777" w:rsidTr="001C71E1">
        <w:trPr>
          <w:trHeight w:val="20"/>
        </w:trPr>
        <w:tc>
          <w:tcPr>
            <w:tcW w:w="0" w:type="auto"/>
            <w:hideMark/>
          </w:tcPr>
          <w:p w14:paraId="3A70424B" w14:textId="77777777" w:rsidR="007B06EC" w:rsidRPr="009F4405" w:rsidRDefault="007B06EC" w:rsidP="00E10193">
            <w:pPr>
              <w:jc w:val="left"/>
              <w:rPr>
                <w:rFonts w:cstheme="minorHAnsi"/>
                <w:b/>
                <w:bCs/>
                <w:szCs w:val="16"/>
                <w:lang w:eastAsia="en-GB"/>
              </w:rPr>
            </w:pPr>
            <w:r w:rsidRPr="009F4405">
              <w:rPr>
                <w:rFonts w:cstheme="minorHAnsi"/>
                <w:b/>
                <w:bCs/>
                <w:szCs w:val="16"/>
                <w:lang w:eastAsia="en-GB"/>
              </w:rPr>
              <w:t>Launch</w:t>
            </w:r>
          </w:p>
        </w:tc>
        <w:tc>
          <w:tcPr>
            <w:tcW w:w="0" w:type="auto"/>
            <w:hideMark/>
          </w:tcPr>
          <w:p w14:paraId="7FABFB94"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North Sea Launch Platform</w:t>
            </w:r>
            <w:r w:rsidRPr="009F4405">
              <w:rPr>
                <w:rFonts w:cstheme="minorHAnsi"/>
                <w:szCs w:val="16"/>
                <w:lang w:eastAsia="en-GB"/>
              </w:rPr>
              <w:t xml:space="preserve"> (GOSA, Germany)</w:t>
            </w:r>
          </w:p>
        </w:tc>
        <w:tc>
          <w:tcPr>
            <w:tcW w:w="0" w:type="auto"/>
            <w:hideMark/>
          </w:tcPr>
          <w:p w14:paraId="03DF4FC9"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Mobile offshore launch pad</w:t>
            </w:r>
            <w:r w:rsidRPr="009F4405">
              <w:rPr>
                <w:rFonts w:cstheme="minorHAnsi"/>
                <w:szCs w:val="16"/>
                <w:lang w:eastAsia="en-GB"/>
              </w:rPr>
              <w:t xml:space="preserve"> (German EEZ) – </w:t>
            </w:r>
            <w:r w:rsidRPr="009F4405">
              <w:rPr>
                <w:rFonts w:cstheme="minorHAnsi"/>
                <w:i/>
                <w:iCs/>
                <w:szCs w:val="16"/>
                <w:lang w:eastAsia="en-GB"/>
              </w:rPr>
              <w:t>early-stage project, concept only</w:t>
            </w:r>
            <w:r w:rsidRPr="009F4405">
              <w:rPr>
                <w:rFonts w:cstheme="minorHAnsi"/>
                <w:szCs w:val="16"/>
                <w:lang w:eastAsia="en-GB"/>
              </w:rPr>
              <w:t xml:space="preserve"> </w:t>
            </w:r>
            <w:r w:rsidRPr="009F4405">
              <w:rPr>
                <w:rFonts w:cstheme="minorHAnsi"/>
                <w:b/>
                <w:bCs/>
                <w:szCs w:val="16"/>
                <w:lang w:eastAsia="en-GB"/>
              </w:rPr>
              <w:t>[Score: 0]</w:t>
            </w:r>
          </w:p>
        </w:tc>
        <w:tc>
          <w:tcPr>
            <w:tcW w:w="0" w:type="auto"/>
            <w:hideMark/>
          </w:tcPr>
          <w:p w14:paraId="29047E9B" w14:textId="38255274" w:rsidR="007B06EC" w:rsidRPr="009F4405" w:rsidRDefault="007B06EC" w:rsidP="00E10193">
            <w:pPr>
              <w:jc w:val="left"/>
              <w:rPr>
                <w:rFonts w:cstheme="minorHAnsi"/>
                <w:szCs w:val="16"/>
                <w:lang w:eastAsia="en-GB"/>
              </w:rPr>
            </w:pPr>
            <w:r w:rsidRPr="009F4405">
              <w:rPr>
                <w:rFonts w:cstheme="minorHAnsi"/>
                <w:szCs w:val="16"/>
                <w:lang w:eastAsia="en-GB"/>
              </w:rPr>
              <w:t xml:space="preserve">None (no operating launch system; still in feasibility phase) </w:t>
            </w:r>
            <w:r w:rsidRPr="009F4405">
              <w:rPr>
                <w:rFonts w:cstheme="minorHAnsi"/>
                <w:b/>
                <w:bCs/>
                <w:szCs w:val="16"/>
                <w:lang w:eastAsia="en-GB"/>
              </w:rPr>
              <w:t>[Score: 0]</w:t>
            </w:r>
            <w:r w:rsidRPr="009F4405">
              <w:rPr>
                <w:rFonts w:cstheme="minorHAnsi"/>
                <w:szCs w:val="16"/>
                <w:lang w:eastAsia="en-GB"/>
              </w:rPr>
              <w:t xml:space="preserve"> </w:t>
            </w:r>
          </w:p>
        </w:tc>
        <w:tc>
          <w:tcPr>
            <w:tcW w:w="0" w:type="auto"/>
            <w:hideMark/>
          </w:tcPr>
          <w:p w14:paraId="2C79B6B5"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High (no operational platform yet; a novel approach without current backup) </w:t>
            </w:r>
            <w:r w:rsidRPr="009F4405">
              <w:rPr>
                <w:rFonts w:cstheme="minorHAnsi"/>
                <w:b/>
                <w:bCs/>
                <w:szCs w:val="16"/>
                <w:lang w:eastAsia="en-GB"/>
              </w:rPr>
              <w:t>[Score: 0]</w:t>
            </w:r>
          </w:p>
        </w:tc>
        <w:tc>
          <w:tcPr>
            <w:tcW w:w="0" w:type="auto"/>
            <w:hideMark/>
          </w:tcPr>
          <w:p w14:paraId="546312A6" w14:textId="20AB14F1" w:rsidR="007B06EC" w:rsidRPr="009F4405" w:rsidRDefault="007B06EC" w:rsidP="00E10193">
            <w:pPr>
              <w:jc w:val="left"/>
              <w:rPr>
                <w:rFonts w:cstheme="minorHAnsi"/>
                <w:szCs w:val="16"/>
                <w:lang w:eastAsia="en-GB"/>
              </w:rPr>
            </w:pPr>
            <w:r w:rsidRPr="009F4405">
              <w:rPr>
                <w:rFonts w:cstheme="minorHAnsi"/>
                <w:b/>
                <w:bCs/>
                <w:szCs w:val="16"/>
                <w:lang w:eastAsia="en-GB"/>
              </w:rPr>
              <w:t>Yes – open model</w:t>
            </w:r>
            <w:r w:rsidRPr="009F4405">
              <w:rPr>
                <w:rFonts w:cstheme="minorHAnsi"/>
                <w:szCs w:val="16"/>
                <w:lang w:eastAsia="en-GB"/>
              </w:rPr>
              <w:t xml:space="preserve"> (planned as an </w:t>
            </w:r>
            <w:r w:rsidRPr="009F4405">
              <w:rPr>
                <w:rFonts w:cstheme="minorHAnsi"/>
                <w:i/>
                <w:iCs/>
                <w:szCs w:val="16"/>
                <w:lang w:eastAsia="en-GB"/>
              </w:rPr>
              <w:t>“launcher-agnostic” multi-user</w:t>
            </w:r>
            <w:r w:rsidRPr="009F4405">
              <w:rPr>
                <w:rFonts w:cstheme="minorHAnsi"/>
                <w:szCs w:val="16"/>
                <w:lang w:eastAsia="en-GB"/>
              </w:rPr>
              <w:t xml:space="preserve"> microlaunch pad) </w:t>
            </w:r>
            <w:r w:rsidRPr="009F4405">
              <w:rPr>
                <w:rFonts w:cstheme="minorHAnsi"/>
                <w:b/>
                <w:bCs/>
                <w:szCs w:val="16"/>
                <w:lang w:eastAsia="en-GB"/>
              </w:rPr>
              <w:t>[Score: 1]</w:t>
            </w:r>
            <w:r w:rsidRPr="009F4405">
              <w:rPr>
                <w:rFonts w:cstheme="minorHAnsi"/>
                <w:szCs w:val="16"/>
                <w:lang w:eastAsia="en-GB"/>
              </w:rPr>
              <w:t xml:space="preserve"> </w:t>
            </w:r>
          </w:p>
        </w:tc>
        <w:tc>
          <w:tcPr>
            <w:tcW w:w="0" w:type="auto"/>
            <w:hideMark/>
          </w:tcPr>
          <w:p w14:paraId="77CF3C6C" w14:textId="77777777" w:rsidR="007B06EC" w:rsidRPr="009F4405" w:rsidRDefault="007B06EC" w:rsidP="00E10193">
            <w:pPr>
              <w:jc w:val="left"/>
              <w:rPr>
                <w:rFonts w:cstheme="minorHAnsi"/>
                <w:szCs w:val="16"/>
                <w:lang w:eastAsia="en-GB"/>
              </w:rPr>
            </w:pPr>
            <w:r w:rsidRPr="009F4405">
              <w:rPr>
                <w:rFonts w:cstheme="minorHAnsi"/>
                <w:i/>
                <w:iCs/>
                <w:szCs w:val="16"/>
                <w:lang w:eastAsia="en-GB"/>
              </w:rPr>
              <w:t>Potential strategic value</w:t>
            </w:r>
            <w:r w:rsidRPr="009F4405">
              <w:rPr>
                <w:rFonts w:cstheme="minorHAnsi"/>
                <w:szCs w:val="16"/>
                <w:lang w:eastAsia="en-GB"/>
              </w:rPr>
              <w:t xml:space="preserve"> (German sovereign launch access; greater resilience if realized) </w:t>
            </w:r>
            <w:r w:rsidRPr="009F4405">
              <w:rPr>
                <w:rFonts w:cstheme="minorHAnsi"/>
                <w:b/>
                <w:bCs/>
                <w:szCs w:val="16"/>
                <w:lang w:eastAsia="en-GB"/>
              </w:rPr>
              <w:t>[Score: 1]</w:t>
            </w:r>
          </w:p>
        </w:tc>
        <w:tc>
          <w:tcPr>
            <w:tcW w:w="0" w:type="auto"/>
            <w:hideMark/>
          </w:tcPr>
          <w:p w14:paraId="644DFE6F"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2</w:t>
            </w:r>
          </w:p>
        </w:tc>
        <w:tc>
          <w:tcPr>
            <w:tcW w:w="0" w:type="auto"/>
            <w:hideMark/>
          </w:tcPr>
          <w:p w14:paraId="1F26C443"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Level 3</w:t>
            </w:r>
          </w:p>
        </w:tc>
      </w:tr>
      <w:tr w:rsidR="007B06EC" w:rsidRPr="009F4405" w14:paraId="183F229D" w14:textId="77777777" w:rsidTr="001C71E1">
        <w:trPr>
          <w:trHeight w:val="20"/>
        </w:trPr>
        <w:tc>
          <w:tcPr>
            <w:tcW w:w="0" w:type="auto"/>
            <w:hideMark/>
          </w:tcPr>
          <w:p w14:paraId="27A596CA" w14:textId="77777777" w:rsidR="007B06EC" w:rsidRPr="009F4405" w:rsidRDefault="007B06EC" w:rsidP="00E10193">
            <w:pPr>
              <w:jc w:val="left"/>
              <w:rPr>
                <w:rFonts w:cstheme="minorHAnsi"/>
                <w:b/>
                <w:bCs/>
                <w:szCs w:val="16"/>
                <w:lang w:eastAsia="en-GB"/>
              </w:rPr>
            </w:pPr>
            <w:r w:rsidRPr="009F4405">
              <w:rPr>
                <w:rFonts w:cstheme="minorHAnsi"/>
                <w:b/>
                <w:bCs/>
                <w:szCs w:val="16"/>
                <w:lang w:eastAsia="en-GB"/>
              </w:rPr>
              <w:t>Launch</w:t>
            </w:r>
          </w:p>
        </w:tc>
        <w:tc>
          <w:tcPr>
            <w:tcW w:w="0" w:type="auto"/>
            <w:hideMark/>
          </w:tcPr>
          <w:p w14:paraId="16969C1A"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Glasgow Prestwick Spaceport</w:t>
            </w:r>
            <w:r w:rsidRPr="009F4405">
              <w:rPr>
                <w:rFonts w:cstheme="minorHAnsi"/>
                <w:szCs w:val="16"/>
                <w:lang w:eastAsia="en-GB"/>
              </w:rPr>
              <w:t xml:space="preserve"> (Scotland, UK)</w:t>
            </w:r>
          </w:p>
        </w:tc>
        <w:tc>
          <w:tcPr>
            <w:tcW w:w="0" w:type="auto"/>
            <w:hideMark/>
          </w:tcPr>
          <w:p w14:paraId="2AEF4752"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Proposed horizontal spaceport</w:t>
            </w:r>
            <w:r w:rsidRPr="009F4405">
              <w:rPr>
                <w:rFonts w:cstheme="minorHAnsi"/>
                <w:szCs w:val="16"/>
                <w:lang w:eastAsia="en-GB"/>
              </w:rPr>
              <w:t xml:space="preserve"> (existing airport adaptation) – </w:t>
            </w:r>
            <w:r w:rsidRPr="009F4405">
              <w:rPr>
                <w:rFonts w:cstheme="minorHAnsi"/>
                <w:i/>
                <w:iCs/>
                <w:szCs w:val="16"/>
                <w:lang w:eastAsia="en-GB"/>
              </w:rPr>
              <w:t>no licensed operations yet</w:t>
            </w:r>
            <w:r w:rsidRPr="009F4405">
              <w:rPr>
                <w:rFonts w:cstheme="minorHAnsi"/>
                <w:szCs w:val="16"/>
                <w:lang w:eastAsia="en-GB"/>
              </w:rPr>
              <w:t xml:space="preserve"> </w:t>
            </w:r>
            <w:r w:rsidRPr="009F4405">
              <w:rPr>
                <w:rFonts w:cstheme="minorHAnsi"/>
                <w:b/>
                <w:bCs/>
                <w:szCs w:val="16"/>
                <w:lang w:eastAsia="en-GB"/>
              </w:rPr>
              <w:t>[Score: 0]</w:t>
            </w:r>
          </w:p>
        </w:tc>
        <w:tc>
          <w:tcPr>
            <w:tcW w:w="0" w:type="auto"/>
            <w:hideMark/>
          </w:tcPr>
          <w:p w14:paraId="388FDF45"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None (no launcher currently relies; potential future site for spaceplanes) </w:t>
            </w:r>
            <w:r w:rsidRPr="009F4405">
              <w:rPr>
                <w:rFonts w:cstheme="minorHAnsi"/>
                <w:b/>
                <w:bCs/>
                <w:szCs w:val="16"/>
                <w:lang w:eastAsia="en-GB"/>
              </w:rPr>
              <w:t>[Score: 0]</w:t>
            </w:r>
          </w:p>
        </w:tc>
        <w:tc>
          <w:tcPr>
            <w:tcW w:w="0" w:type="auto"/>
            <w:hideMark/>
          </w:tcPr>
          <w:p w14:paraId="027522AD"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High substitutability (similar commercial airports exist for air-launch concepts) </w:t>
            </w:r>
            <w:r w:rsidRPr="009F4405">
              <w:rPr>
                <w:rFonts w:cstheme="minorHAnsi"/>
                <w:b/>
                <w:bCs/>
                <w:szCs w:val="16"/>
                <w:lang w:eastAsia="en-GB"/>
              </w:rPr>
              <w:t>[Score: 0]</w:t>
            </w:r>
          </w:p>
        </w:tc>
        <w:tc>
          <w:tcPr>
            <w:tcW w:w="0" w:type="auto"/>
            <w:hideMark/>
          </w:tcPr>
          <w:p w14:paraId="62BFFAB2"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Yes – planned open commercial model</w:t>
            </w:r>
            <w:r w:rsidRPr="009F4405">
              <w:rPr>
                <w:rFonts w:cstheme="minorHAnsi"/>
                <w:szCs w:val="16"/>
                <w:lang w:eastAsia="en-GB"/>
              </w:rPr>
              <w:t xml:space="preserve"> (airport spaceport for multiple operators) </w:t>
            </w:r>
            <w:r w:rsidRPr="009F4405">
              <w:rPr>
                <w:rFonts w:cstheme="minorHAnsi"/>
                <w:b/>
                <w:bCs/>
                <w:szCs w:val="16"/>
                <w:lang w:eastAsia="en-GB"/>
              </w:rPr>
              <w:t>[Score: 1]</w:t>
            </w:r>
          </w:p>
        </w:tc>
        <w:tc>
          <w:tcPr>
            <w:tcW w:w="0" w:type="auto"/>
            <w:hideMark/>
          </w:tcPr>
          <w:p w14:paraId="7A01732D"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Would support </w:t>
            </w:r>
            <w:r w:rsidRPr="009F4405">
              <w:rPr>
                <w:rFonts w:cstheme="minorHAnsi"/>
                <w:b/>
                <w:bCs/>
                <w:szCs w:val="16"/>
                <w:lang w:eastAsia="en-GB"/>
              </w:rPr>
              <w:t>competitiveness &amp; diversification</w:t>
            </w:r>
            <w:r w:rsidRPr="009F4405">
              <w:rPr>
                <w:rFonts w:cstheme="minorHAnsi"/>
                <w:szCs w:val="16"/>
                <w:lang w:eastAsia="en-GB"/>
              </w:rPr>
              <w:t xml:space="preserve"> of EU launch modes (future potential) </w:t>
            </w:r>
            <w:r w:rsidRPr="009F4405">
              <w:rPr>
                <w:rFonts w:cstheme="minorHAnsi"/>
                <w:b/>
                <w:bCs/>
                <w:szCs w:val="16"/>
                <w:lang w:eastAsia="en-GB"/>
              </w:rPr>
              <w:t>[Score: 1]</w:t>
            </w:r>
          </w:p>
        </w:tc>
        <w:tc>
          <w:tcPr>
            <w:tcW w:w="0" w:type="auto"/>
            <w:hideMark/>
          </w:tcPr>
          <w:p w14:paraId="24AC8780"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2</w:t>
            </w:r>
          </w:p>
        </w:tc>
        <w:tc>
          <w:tcPr>
            <w:tcW w:w="0" w:type="auto"/>
            <w:hideMark/>
          </w:tcPr>
          <w:p w14:paraId="09D7009C"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Level 3</w:t>
            </w:r>
          </w:p>
        </w:tc>
      </w:tr>
      <w:tr w:rsidR="007B06EC" w:rsidRPr="009F4405" w14:paraId="638991FA" w14:textId="77777777" w:rsidTr="001C71E1">
        <w:trPr>
          <w:trHeight w:val="20"/>
        </w:trPr>
        <w:tc>
          <w:tcPr>
            <w:tcW w:w="0" w:type="auto"/>
            <w:hideMark/>
          </w:tcPr>
          <w:p w14:paraId="491F8E84" w14:textId="77777777" w:rsidR="007B06EC" w:rsidRPr="009F4405" w:rsidRDefault="007B06EC" w:rsidP="00E10193">
            <w:pPr>
              <w:jc w:val="left"/>
              <w:rPr>
                <w:rFonts w:cstheme="minorHAnsi"/>
                <w:b/>
                <w:bCs/>
                <w:szCs w:val="16"/>
                <w:lang w:eastAsia="en-GB"/>
              </w:rPr>
            </w:pPr>
            <w:r w:rsidRPr="009F4405">
              <w:rPr>
                <w:rFonts w:cstheme="minorHAnsi"/>
                <w:b/>
                <w:bCs/>
                <w:szCs w:val="16"/>
                <w:lang w:eastAsia="en-GB"/>
              </w:rPr>
              <w:t>Launch</w:t>
            </w:r>
          </w:p>
        </w:tc>
        <w:tc>
          <w:tcPr>
            <w:tcW w:w="0" w:type="auto"/>
            <w:hideMark/>
          </w:tcPr>
          <w:p w14:paraId="5AAB419B"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Grottaglie Spaceport (Taranto)</w:t>
            </w:r>
            <w:r w:rsidRPr="009F4405">
              <w:rPr>
                <w:rFonts w:cstheme="minorHAnsi"/>
                <w:szCs w:val="16"/>
                <w:lang w:eastAsia="en-GB"/>
              </w:rPr>
              <w:t xml:space="preserve"> (Italy)</w:t>
            </w:r>
          </w:p>
        </w:tc>
        <w:tc>
          <w:tcPr>
            <w:tcW w:w="0" w:type="auto"/>
            <w:hideMark/>
          </w:tcPr>
          <w:p w14:paraId="7700C779" w14:textId="1A69DDAA" w:rsidR="007B06EC" w:rsidRPr="009F4405" w:rsidRDefault="007B06EC" w:rsidP="00E10193">
            <w:pPr>
              <w:jc w:val="left"/>
              <w:rPr>
                <w:rFonts w:cstheme="minorHAnsi"/>
                <w:szCs w:val="16"/>
                <w:lang w:eastAsia="en-GB"/>
              </w:rPr>
            </w:pPr>
            <w:r w:rsidRPr="009F4405">
              <w:rPr>
                <w:rFonts w:cstheme="minorHAnsi"/>
                <w:b/>
                <w:bCs/>
                <w:szCs w:val="16"/>
                <w:lang w:eastAsia="en-GB"/>
              </w:rPr>
              <w:t>Dedicated airport-based spaceport</w:t>
            </w:r>
            <w:r w:rsidRPr="009F4405">
              <w:rPr>
                <w:rFonts w:cstheme="minorHAnsi"/>
                <w:szCs w:val="16"/>
                <w:lang w:eastAsia="en-GB"/>
              </w:rPr>
              <w:t xml:space="preserve"> (designated 2018) – </w:t>
            </w:r>
            <w:r w:rsidRPr="009F4405">
              <w:rPr>
                <w:rFonts w:cstheme="minorHAnsi"/>
                <w:i/>
                <w:iCs/>
                <w:szCs w:val="16"/>
                <w:lang w:eastAsia="en-GB"/>
              </w:rPr>
              <w:t>planned horizontal launch for orbital vehicles</w:t>
            </w:r>
            <w:r w:rsidRPr="009F4405">
              <w:rPr>
                <w:rFonts w:cstheme="minorHAnsi"/>
                <w:szCs w:val="16"/>
                <w:lang w:eastAsia="en-GB"/>
              </w:rPr>
              <w:t xml:space="preserve"> </w:t>
            </w:r>
            <w:r w:rsidRPr="009F4405">
              <w:rPr>
                <w:rFonts w:cstheme="minorHAnsi"/>
                <w:b/>
                <w:bCs/>
                <w:szCs w:val="16"/>
                <w:lang w:eastAsia="en-GB"/>
              </w:rPr>
              <w:t>[Score: 0]</w:t>
            </w:r>
          </w:p>
        </w:tc>
        <w:tc>
          <w:tcPr>
            <w:tcW w:w="0" w:type="auto"/>
            <w:hideMark/>
          </w:tcPr>
          <w:p w14:paraId="73F169EF"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None (no active launcher uses it yet; awaiting operator e.g. Virgin, Sierra) </w:t>
            </w:r>
            <w:r w:rsidRPr="009F4405">
              <w:rPr>
                <w:rFonts w:cstheme="minorHAnsi"/>
                <w:b/>
                <w:bCs/>
                <w:szCs w:val="16"/>
                <w:lang w:eastAsia="en-GB"/>
              </w:rPr>
              <w:t>[Score: 0]</w:t>
            </w:r>
          </w:p>
        </w:tc>
        <w:tc>
          <w:tcPr>
            <w:tcW w:w="0" w:type="auto"/>
            <w:hideMark/>
          </w:tcPr>
          <w:p w14:paraId="0F79F521"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High substitutability (other airports could host horizontal launches if needed) </w:t>
            </w:r>
            <w:r w:rsidRPr="009F4405">
              <w:rPr>
                <w:rFonts w:cstheme="minorHAnsi"/>
                <w:b/>
                <w:bCs/>
                <w:szCs w:val="16"/>
                <w:lang w:eastAsia="en-GB"/>
              </w:rPr>
              <w:t>[Score: 0]</w:t>
            </w:r>
          </w:p>
        </w:tc>
        <w:tc>
          <w:tcPr>
            <w:tcW w:w="0" w:type="auto"/>
            <w:hideMark/>
          </w:tcPr>
          <w:p w14:paraId="54BDBDD7"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Yes – public-private model</w:t>
            </w:r>
            <w:r w:rsidRPr="009F4405">
              <w:rPr>
                <w:rFonts w:cstheme="minorHAnsi"/>
                <w:szCs w:val="16"/>
                <w:lang w:eastAsia="en-GB"/>
              </w:rPr>
              <w:t xml:space="preserve"> (wider partnerships envisioned; region actively investing) </w:t>
            </w:r>
            <w:r w:rsidRPr="009F4405">
              <w:rPr>
                <w:rFonts w:cstheme="minorHAnsi"/>
                <w:b/>
                <w:bCs/>
                <w:szCs w:val="16"/>
                <w:lang w:eastAsia="en-GB"/>
              </w:rPr>
              <w:t>[Score: 1]</w:t>
            </w:r>
          </w:p>
        </w:tc>
        <w:tc>
          <w:tcPr>
            <w:tcW w:w="0" w:type="auto"/>
            <w:hideMark/>
          </w:tcPr>
          <w:p w14:paraId="0E28CC8E"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Enhances EU </w:t>
            </w:r>
            <w:r w:rsidRPr="009F4405">
              <w:rPr>
                <w:rFonts w:cstheme="minorHAnsi"/>
                <w:b/>
                <w:bCs/>
                <w:szCs w:val="16"/>
                <w:lang w:eastAsia="en-GB"/>
              </w:rPr>
              <w:t>industrial capability &amp; competitiveness</w:t>
            </w:r>
            <w:r w:rsidRPr="009F4405">
              <w:rPr>
                <w:rFonts w:cstheme="minorHAnsi"/>
                <w:szCs w:val="16"/>
                <w:lang w:eastAsia="en-GB"/>
              </w:rPr>
              <w:t xml:space="preserve"> (first Italian spaceport; prospective strategic value) </w:t>
            </w:r>
            <w:r w:rsidRPr="009F4405">
              <w:rPr>
                <w:rFonts w:cstheme="minorHAnsi"/>
                <w:b/>
                <w:bCs/>
                <w:szCs w:val="16"/>
                <w:lang w:eastAsia="en-GB"/>
              </w:rPr>
              <w:t>[Score: 1]</w:t>
            </w:r>
          </w:p>
        </w:tc>
        <w:tc>
          <w:tcPr>
            <w:tcW w:w="0" w:type="auto"/>
            <w:hideMark/>
          </w:tcPr>
          <w:p w14:paraId="4E3C2932"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2</w:t>
            </w:r>
          </w:p>
        </w:tc>
        <w:tc>
          <w:tcPr>
            <w:tcW w:w="0" w:type="auto"/>
            <w:hideMark/>
          </w:tcPr>
          <w:p w14:paraId="7505332F"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Level 3</w:t>
            </w:r>
          </w:p>
        </w:tc>
      </w:tr>
      <w:tr w:rsidR="007B06EC" w:rsidRPr="009F4405" w14:paraId="6820177B" w14:textId="77777777" w:rsidTr="001C71E1">
        <w:trPr>
          <w:trHeight w:val="20"/>
        </w:trPr>
        <w:tc>
          <w:tcPr>
            <w:tcW w:w="0" w:type="auto"/>
            <w:hideMark/>
          </w:tcPr>
          <w:p w14:paraId="2FB2000F" w14:textId="77777777" w:rsidR="007B06EC" w:rsidRPr="009F4405" w:rsidRDefault="007B06EC" w:rsidP="00E10193">
            <w:pPr>
              <w:jc w:val="left"/>
              <w:rPr>
                <w:rFonts w:cstheme="minorHAnsi"/>
                <w:b/>
                <w:bCs/>
                <w:szCs w:val="16"/>
                <w:lang w:eastAsia="en-GB"/>
              </w:rPr>
            </w:pPr>
            <w:r w:rsidRPr="009F4405">
              <w:rPr>
                <w:rFonts w:cstheme="minorHAnsi"/>
                <w:b/>
                <w:bCs/>
                <w:szCs w:val="16"/>
                <w:lang w:eastAsia="en-GB"/>
              </w:rPr>
              <w:lastRenderedPageBreak/>
              <w:t>Launch</w:t>
            </w:r>
          </w:p>
        </w:tc>
        <w:tc>
          <w:tcPr>
            <w:tcW w:w="0" w:type="auto"/>
            <w:hideMark/>
          </w:tcPr>
          <w:p w14:paraId="5AB909ED"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Spaceport Snowdonia</w:t>
            </w:r>
            <w:r w:rsidRPr="009F4405">
              <w:rPr>
                <w:rFonts w:cstheme="minorHAnsi"/>
                <w:szCs w:val="16"/>
                <w:lang w:eastAsia="en-GB"/>
              </w:rPr>
              <w:t xml:space="preserve"> (Wales, UK)</w:t>
            </w:r>
          </w:p>
        </w:tc>
        <w:tc>
          <w:tcPr>
            <w:tcW w:w="0" w:type="auto"/>
            <w:hideMark/>
          </w:tcPr>
          <w:p w14:paraId="07BEB812" w14:textId="6EE61F8E" w:rsidR="007B06EC" w:rsidRPr="009F4405" w:rsidRDefault="007B06EC" w:rsidP="00E10193">
            <w:pPr>
              <w:jc w:val="left"/>
              <w:rPr>
                <w:rFonts w:cstheme="minorHAnsi"/>
                <w:szCs w:val="16"/>
                <w:lang w:eastAsia="en-GB"/>
              </w:rPr>
            </w:pPr>
            <w:r w:rsidRPr="009F4405">
              <w:rPr>
                <w:rFonts w:cstheme="minorHAnsi"/>
                <w:i/>
                <w:iCs/>
                <w:szCs w:val="16"/>
                <w:lang w:eastAsia="en-GB"/>
              </w:rPr>
              <w:t>no orbital launches, R&amp;D flights only</w:t>
            </w:r>
            <w:r w:rsidRPr="009F4405">
              <w:rPr>
                <w:rFonts w:cstheme="minorHAnsi"/>
                <w:szCs w:val="16"/>
                <w:lang w:eastAsia="en-GB"/>
              </w:rPr>
              <w:t xml:space="preserve"> </w:t>
            </w:r>
            <w:r w:rsidRPr="009F4405">
              <w:rPr>
                <w:rFonts w:cstheme="minorHAnsi"/>
                <w:b/>
                <w:bCs/>
                <w:szCs w:val="16"/>
                <w:lang w:eastAsia="en-GB"/>
              </w:rPr>
              <w:t>[Score: 0]</w:t>
            </w:r>
          </w:p>
        </w:tc>
        <w:tc>
          <w:tcPr>
            <w:tcW w:w="0" w:type="auto"/>
            <w:hideMark/>
          </w:tcPr>
          <w:p w14:paraId="3AA83E64" w14:textId="0D55852C" w:rsidR="007B06EC" w:rsidRPr="009F4405" w:rsidRDefault="007B06EC" w:rsidP="00E10193">
            <w:pPr>
              <w:jc w:val="left"/>
              <w:rPr>
                <w:rFonts w:cstheme="minorHAnsi"/>
                <w:szCs w:val="16"/>
                <w:lang w:eastAsia="en-GB"/>
              </w:rPr>
            </w:pPr>
            <w:r w:rsidRPr="009F4405">
              <w:rPr>
                <w:rFonts w:cstheme="minorHAnsi"/>
                <w:szCs w:val="16"/>
                <w:lang w:eastAsia="en-GB"/>
              </w:rPr>
              <w:t xml:space="preserve">No orbital dependency (no orbital program relies) </w:t>
            </w:r>
            <w:r w:rsidRPr="009F4405">
              <w:rPr>
                <w:rFonts w:cstheme="minorHAnsi"/>
                <w:b/>
                <w:bCs/>
                <w:szCs w:val="16"/>
                <w:lang w:eastAsia="en-GB"/>
              </w:rPr>
              <w:t>[Score: 0]</w:t>
            </w:r>
          </w:p>
        </w:tc>
        <w:tc>
          <w:tcPr>
            <w:tcW w:w="0" w:type="auto"/>
            <w:hideMark/>
          </w:tcPr>
          <w:p w14:paraId="636E507A"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High (various EU ranges can host R&amp;D testing; not unique) </w:t>
            </w:r>
            <w:r w:rsidRPr="009F4405">
              <w:rPr>
                <w:rFonts w:cstheme="minorHAnsi"/>
                <w:b/>
                <w:bCs/>
                <w:szCs w:val="16"/>
                <w:lang w:eastAsia="en-GB"/>
              </w:rPr>
              <w:t>[Score: 0]</w:t>
            </w:r>
          </w:p>
        </w:tc>
        <w:tc>
          <w:tcPr>
            <w:tcW w:w="0" w:type="auto"/>
            <w:hideMark/>
          </w:tcPr>
          <w:p w14:paraId="1A124378" w14:textId="71CBAFD2" w:rsidR="007B06EC" w:rsidRPr="009F4405" w:rsidRDefault="007B06EC" w:rsidP="00E10193">
            <w:pPr>
              <w:jc w:val="left"/>
              <w:rPr>
                <w:rFonts w:cstheme="minorHAnsi"/>
                <w:szCs w:val="16"/>
                <w:lang w:eastAsia="en-GB"/>
              </w:rPr>
            </w:pPr>
            <w:r w:rsidRPr="009F4405">
              <w:rPr>
                <w:rFonts w:cstheme="minorHAnsi"/>
                <w:b/>
                <w:bCs/>
                <w:szCs w:val="16"/>
                <w:lang w:eastAsia="en-GB"/>
              </w:rPr>
              <w:t>Yes – multi-user R&amp;D</w:t>
            </w:r>
            <w:r w:rsidRPr="009F4405">
              <w:rPr>
                <w:rFonts w:cstheme="minorHAnsi"/>
                <w:szCs w:val="16"/>
                <w:lang w:eastAsia="en-GB"/>
              </w:rPr>
              <w:t xml:space="preserve"> (open to UAV tests, rocket demo flights, etc.) </w:t>
            </w:r>
            <w:r w:rsidRPr="009F4405">
              <w:rPr>
                <w:rFonts w:cstheme="minorHAnsi"/>
                <w:b/>
                <w:bCs/>
                <w:szCs w:val="16"/>
                <w:lang w:eastAsia="en-GB"/>
              </w:rPr>
              <w:t xml:space="preserve">[Score: </w:t>
            </w:r>
            <w:r w:rsidR="00432946" w:rsidRPr="009F4405">
              <w:rPr>
                <w:rFonts w:cstheme="minorHAnsi"/>
                <w:b/>
                <w:bCs/>
                <w:szCs w:val="16"/>
                <w:lang w:eastAsia="en-GB"/>
              </w:rPr>
              <w:t>1</w:t>
            </w:r>
            <w:r w:rsidRPr="009F4405">
              <w:rPr>
                <w:rFonts w:cstheme="minorHAnsi"/>
                <w:b/>
                <w:bCs/>
                <w:szCs w:val="16"/>
                <w:lang w:eastAsia="en-GB"/>
              </w:rPr>
              <w:t>]</w:t>
            </w:r>
            <w:r w:rsidRPr="009F4405">
              <w:rPr>
                <w:rFonts w:cstheme="minorHAnsi"/>
                <w:szCs w:val="16"/>
                <w:lang w:eastAsia="en-GB"/>
              </w:rPr>
              <w:t xml:space="preserve"> </w:t>
            </w:r>
          </w:p>
        </w:tc>
        <w:tc>
          <w:tcPr>
            <w:tcW w:w="0" w:type="auto"/>
            <w:hideMark/>
          </w:tcPr>
          <w:p w14:paraId="49B322B1"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Supports </w:t>
            </w:r>
            <w:r w:rsidRPr="009F4405">
              <w:rPr>
                <w:rFonts w:cstheme="minorHAnsi"/>
                <w:b/>
                <w:bCs/>
                <w:szCs w:val="16"/>
                <w:lang w:eastAsia="en-GB"/>
              </w:rPr>
              <w:t>innovation &amp; tech maturation</w:t>
            </w:r>
            <w:r w:rsidRPr="009F4405">
              <w:rPr>
                <w:rFonts w:cstheme="minorHAnsi"/>
                <w:szCs w:val="16"/>
                <w:lang w:eastAsia="en-GB"/>
              </w:rPr>
              <w:t xml:space="preserve"> (early-stage launch tech testing; modest strategic impact) </w:t>
            </w:r>
            <w:r w:rsidRPr="009F4405">
              <w:rPr>
                <w:rFonts w:cstheme="minorHAnsi"/>
                <w:b/>
                <w:bCs/>
                <w:szCs w:val="16"/>
                <w:lang w:eastAsia="en-GB"/>
              </w:rPr>
              <w:t>[Score: 1]</w:t>
            </w:r>
          </w:p>
        </w:tc>
        <w:tc>
          <w:tcPr>
            <w:tcW w:w="0" w:type="auto"/>
            <w:hideMark/>
          </w:tcPr>
          <w:p w14:paraId="7846C0CE" w14:textId="5CEF0143" w:rsidR="007B06EC" w:rsidRPr="009F4405" w:rsidRDefault="00432946" w:rsidP="00E10193">
            <w:pPr>
              <w:jc w:val="left"/>
              <w:rPr>
                <w:rFonts w:cstheme="minorHAnsi"/>
                <w:szCs w:val="16"/>
                <w:lang w:eastAsia="en-GB"/>
              </w:rPr>
            </w:pPr>
            <w:r w:rsidRPr="009F4405">
              <w:rPr>
                <w:rFonts w:cstheme="minorHAnsi"/>
                <w:szCs w:val="16"/>
                <w:lang w:eastAsia="en-GB"/>
              </w:rPr>
              <w:t>2</w:t>
            </w:r>
          </w:p>
        </w:tc>
        <w:tc>
          <w:tcPr>
            <w:tcW w:w="0" w:type="auto"/>
            <w:hideMark/>
          </w:tcPr>
          <w:p w14:paraId="4D5F9D3D"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Level 3</w:t>
            </w:r>
          </w:p>
        </w:tc>
      </w:tr>
      <w:tr w:rsidR="007B06EC" w:rsidRPr="009F4405" w14:paraId="18F1EA19" w14:textId="77777777" w:rsidTr="001C71E1">
        <w:trPr>
          <w:trHeight w:val="20"/>
        </w:trPr>
        <w:tc>
          <w:tcPr>
            <w:tcW w:w="0" w:type="auto"/>
            <w:hideMark/>
          </w:tcPr>
          <w:p w14:paraId="3231C039" w14:textId="77777777" w:rsidR="007B06EC" w:rsidRPr="009F4405" w:rsidRDefault="007B06EC" w:rsidP="00E10193">
            <w:pPr>
              <w:jc w:val="left"/>
              <w:rPr>
                <w:rFonts w:cstheme="minorHAnsi"/>
                <w:b/>
                <w:bCs/>
                <w:szCs w:val="16"/>
                <w:lang w:eastAsia="en-GB"/>
              </w:rPr>
            </w:pPr>
            <w:r w:rsidRPr="009F4405">
              <w:rPr>
                <w:rFonts w:cstheme="minorHAnsi"/>
                <w:b/>
                <w:bCs/>
                <w:szCs w:val="16"/>
                <w:lang w:eastAsia="en-GB"/>
              </w:rPr>
              <w:t>Launch</w:t>
            </w:r>
          </w:p>
        </w:tc>
        <w:tc>
          <w:tcPr>
            <w:tcW w:w="0" w:type="auto"/>
            <w:hideMark/>
          </w:tcPr>
          <w:p w14:paraId="39A80BD2"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Sutherland Spaceport</w:t>
            </w:r>
            <w:r w:rsidRPr="009F4405">
              <w:rPr>
                <w:rFonts w:cstheme="minorHAnsi"/>
                <w:szCs w:val="16"/>
                <w:lang w:eastAsia="en-GB"/>
              </w:rPr>
              <w:t xml:space="preserve"> (HIE/Orbex, Scotland)</w:t>
            </w:r>
          </w:p>
        </w:tc>
        <w:tc>
          <w:tcPr>
            <w:tcW w:w="0" w:type="auto"/>
            <w:hideMark/>
          </w:tcPr>
          <w:p w14:paraId="7EDA4B35" w14:textId="06198914" w:rsidR="007B06EC" w:rsidRPr="009F4405" w:rsidRDefault="007B06EC" w:rsidP="00E10193">
            <w:pPr>
              <w:jc w:val="left"/>
              <w:rPr>
                <w:rFonts w:cstheme="minorHAnsi"/>
                <w:szCs w:val="16"/>
                <w:lang w:eastAsia="en-GB"/>
              </w:rPr>
            </w:pPr>
            <w:r w:rsidRPr="009F4405">
              <w:rPr>
                <w:rFonts w:cstheme="minorHAnsi"/>
                <w:szCs w:val="16"/>
                <w:lang w:eastAsia="en-GB"/>
              </w:rPr>
              <w:t xml:space="preserve">Planned </w:t>
            </w:r>
            <w:r w:rsidRPr="009F4405">
              <w:rPr>
                <w:rFonts w:cstheme="minorHAnsi"/>
                <w:b/>
                <w:bCs/>
                <w:szCs w:val="16"/>
                <w:lang w:eastAsia="en-GB"/>
              </w:rPr>
              <w:t>vertical microlaunch site</w:t>
            </w:r>
            <w:r w:rsidRPr="009F4405">
              <w:rPr>
                <w:rFonts w:cstheme="minorHAnsi"/>
                <w:szCs w:val="16"/>
                <w:lang w:eastAsia="en-GB"/>
              </w:rPr>
              <w:t xml:space="preserve"> (Melness) – dedicated pad for Orbex’s rocket (currently on hold) </w:t>
            </w:r>
            <w:r w:rsidRPr="009F4405">
              <w:rPr>
                <w:rFonts w:cstheme="minorHAnsi"/>
                <w:b/>
                <w:bCs/>
                <w:szCs w:val="16"/>
                <w:lang w:eastAsia="en-GB"/>
              </w:rPr>
              <w:t xml:space="preserve">[Score: </w:t>
            </w:r>
            <w:r w:rsidR="004366AF" w:rsidRPr="009F4405">
              <w:rPr>
                <w:rFonts w:cstheme="minorHAnsi"/>
                <w:b/>
                <w:bCs/>
                <w:szCs w:val="16"/>
                <w:lang w:eastAsia="en-GB"/>
              </w:rPr>
              <w:t>1</w:t>
            </w:r>
            <w:r w:rsidRPr="009F4405">
              <w:rPr>
                <w:rFonts w:cstheme="minorHAnsi"/>
                <w:b/>
                <w:bCs/>
                <w:szCs w:val="16"/>
                <w:lang w:eastAsia="en-GB"/>
              </w:rPr>
              <w:t>]</w:t>
            </w:r>
            <w:r w:rsidRPr="009F4405">
              <w:rPr>
                <w:rFonts w:cstheme="minorHAnsi"/>
                <w:szCs w:val="16"/>
                <w:lang w:eastAsia="en-GB"/>
              </w:rPr>
              <w:t xml:space="preserve"> </w:t>
            </w:r>
            <w:r w:rsidR="004366AF" w:rsidRPr="009F4405">
              <w:rPr>
                <w:rFonts w:cstheme="minorHAnsi"/>
                <w:szCs w:val="16"/>
                <w:lang w:eastAsia="en-GB"/>
              </w:rPr>
              <w:t xml:space="preserve"> </w:t>
            </w:r>
          </w:p>
        </w:tc>
        <w:tc>
          <w:tcPr>
            <w:tcW w:w="0" w:type="auto"/>
            <w:hideMark/>
          </w:tcPr>
          <w:p w14:paraId="17841AE1" w14:textId="37DCDA26" w:rsidR="007B06EC" w:rsidRPr="009F4405" w:rsidRDefault="007B06EC" w:rsidP="00E10193">
            <w:pPr>
              <w:jc w:val="left"/>
              <w:rPr>
                <w:rFonts w:cstheme="minorHAnsi"/>
                <w:szCs w:val="16"/>
                <w:lang w:eastAsia="en-GB"/>
              </w:rPr>
            </w:pPr>
            <w:r w:rsidRPr="009F4405">
              <w:rPr>
                <w:rFonts w:cstheme="minorHAnsi"/>
                <w:szCs w:val="16"/>
                <w:lang w:eastAsia="en-GB"/>
              </w:rPr>
              <w:t xml:space="preserve">Orbex </w:t>
            </w:r>
            <w:r w:rsidRPr="009F4405">
              <w:rPr>
                <w:rFonts w:cstheme="minorHAnsi"/>
                <w:i/>
                <w:iCs/>
                <w:szCs w:val="16"/>
                <w:lang w:eastAsia="en-GB"/>
              </w:rPr>
              <w:t>Prime</w:t>
            </w:r>
            <w:r w:rsidRPr="009F4405">
              <w:rPr>
                <w:rFonts w:cstheme="minorHAnsi"/>
                <w:szCs w:val="16"/>
                <w:lang w:eastAsia="en-GB"/>
              </w:rPr>
              <w:t xml:space="preserve"> (small launcher) was to exclusively use Sutherland </w:t>
            </w:r>
            <w:r w:rsidR="004366AF" w:rsidRPr="009F4405">
              <w:rPr>
                <w:rFonts w:cstheme="minorHAnsi"/>
                <w:szCs w:val="16"/>
                <w:lang w:eastAsia="en-GB"/>
              </w:rPr>
              <w:t xml:space="preserve">and the company is now in bankruptcy </w:t>
            </w:r>
            <w:r w:rsidRPr="009F4405">
              <w:rPr>
                <w:rFonts w:cstheme="minorHAnsi"/>
                <w:szCs w:val="16"/>
                <w:lang w:eastAsia="en-GB"/>
              </w:rPr>
              <w:t xml:space="preserve">(dependency now uncertain after delays) </w:t>
            </w:r>
            <w:r w:rsidRPr="009F4405">
              <w:rPr>
                <w:rFonts w:cstheme="minorHAnsi"/>
                <w:b/>
                <w:bCs/>
                <w:szCs w:val="16"/>
                <w:lang w:eastAsia="en-GB"/>
              </w:rPr>
              <w:t>[Score: 1]</w:t>
            </w:r>
          </w:p>
        </w:tc>
        <w:tc>
          <w:tcPr>
            <w:tcW w:w="0" w:type="auto"/>
            <w:hideMark/>
          </w:tcPr>
          <w:p w14:paraId="4207EF7F"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Partial substitutability (Orbex shifted initial launch to SaxaVord; Sutherland remains unique UK mainland site) </w:t>
            </w:r>
            <w:r w:rsidRPr="009F4405">
              <w:rPr>
                <w:rFonts w:cstheme="minorHAnsi"/>
                <w:b/>
                <w:bCs/>
                <w:szCs w:val="16"/>
                <w:lang w:eastAsia="en-GB"/>
              </w:rPr>
              <w:t>[Score: 1]</w:t>
            </w:r>
          </w:p>
        </w:tc>
        <w:tc>
          <w:tcPr>
            <w:tcW w:w="0" w:type="auto"/>
            <w:hideMark/>
          </w:tcPr>
          <w:p w14:paraId="457BB919" w14:textId="008E1A2C" w:rsidR="007B06EC" w:rsidRPr="009F4405" w:rsidRDefault="007B06EC" w:rsidP="00E10193">
            <w:pPr>
              <w:jc w:val="left"/>
              <w:rPr>
                <w:rFonts w:cstheme="minorHAnsi"/>
                <w:szCs w:val="16"/>
                <w:lang w:eastAsia="en-GB"/>
              </w:rPr>
            </w:pPr>
            <w:r w:rsidRPr="009F4405">
              <w:rPr>
                <w:rFonts w:cstheme="minorHAnsi"/>
                <w:szCs w:val="16"/>
                <w:lang w:eastAsia="en-GB"/>
              </w:rPr>
              <w:t xml:space="preserve">No – </w:t>
            </w:r>
            <w:r w:rsidRPr="009F4405">
              <w:rPr>
                <w:rFonts w:cstheme="minorHAnsi"/>
                <w:b/>
                <w:bCs/>
                <w:szCs w:val="16"/>
                <w:lang w:eastAsia="en-GB"/>
              </w:rPr>
              <w:t>single-operator</w:t>
            </w:r>
            <w:r w:rsidRPr="009F4405">
              <w:rPr>
                <w:rFonts w:cstheme="minorHAnsi"/>
                <w:szCs w:val="16"/>
                <w:lang w:eastAsia="en-GB"/>
              </w:rPr>
              <w:t xml:space="preserve"> (Orbex’s exclusive pad model; not open access</w:t>
            </w:r>
            <w:r w:rsidR="004366AF" w:rsidRPr="009F4405">
              <w:rPr>
                <w:rFonts w:cstheme="minorHAnsi"/>
                <w:szCs w:val="16"/>
                <w:lang w:eastAsia="en-GB"/>
              </w:rPr>
              <w:t>; bankruptcy of Orbex</w:t>
            </w:r>
            <w:r w:rsidRPr="009F4405">
              <w:rPr>
                <w:rFonts w:cstheme="minorHAnsi"/>
                <w:szCs w:val="16"/>
                <w:lang w:eastAsia="en-GB"/>
              </w:rPr>
              <w:t xml:space="preserve">) </w:t>
            </w:r>
            <w:r w:rsidRPr="009F4405">
              <w:rPr>
                <w:rFonts w:cstheme="minorHAnsi"/>
                <w:b/>
                <w:bCs/>
                <w:szCs w:val="16"/>
                <w:lang w:eastAsia="en-GB"/>
              </w:rPr>
              <w:t>[Score: 0]</w:t>
            </w:r>
          </w:p>
        </w:tc>
        <w:tc>
          <w:tcPr>
            <w:tcW w:w="0" w:type="auto"/>
            <w:hideMark/>
          </w:tcPr>
          <w:p w14:paraId="3678C561"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Would have improved </w:t>
            </w:r>
            <w:r w:rsidRPr="009F4405">
              <w:rPr>
                <w:rFonts w:cstheme="minorHAnsi"/>
                <w:b/>
                <w:bCs/>
                <w:szCs w:val="16"/>
                <w:lang w:eastAsia="en-GB"/>
              </w:rPr>
              <w:t>launch resilience</w:t>
            </w:r>
            <w:r w:rsidRPr="009F4405">
              <w:rPr>
                <w:rFonts w:cstheme="minorHAnsi"/>
                <w:szCs w:val="16"/>
                <w:lang w:eastAsia="en-GB"/>
              </w:rPr>
              <w:t xml:space="preserve"> (additional UK/EU site) and </w:t>
            </w:r>
            <w:r w:rsidRPr="009F4405">
              <w:rPr>
                <w:rFonts w:cstheme="minorHAnsi"/>
                <w:b/>
                <w:bCs/>
                <w:szCs w:val="16"/>
                <w:lang w:eastAsia="en-GB"/>
              </w:rPr>
              <w:t>industrial growth</w:t>
            </w:r>
            <w:r w:rsidRPr="009F4405">
              <w:rPr>
                <w:rFonts w:cstheme="minorHAnsi"/>
                <w:szCs w:val="16"/>
                <w:lang w:eastAsia="en-GB"/>
              </w:rPr>
              <w:t xml:space="preserve"> (support local economy &amp; a new launcher) </w:t>
            </w:r>
            <w:r w:rsidRPr="009F4405">
              <w:rPr>
                <w:rFonts w:cstheme="minorHAnsi"/>
                <w:b/>
                <w:bCs/>
                <w:szCs w:val="16"/>
                <w:lang w:eastAsia="en-GB"/>
              </w:rPr>
              <w:t>[Score: 1]</w:t>
            </w:r>
          </w:p>
        </w:tc>
        <w:tc>
          <w:tcPr>
            <w:tcW w:w="0" w:type="auto"/>
            <w:hideMark/>
          </w:tcPr>
          <w:p w14:paraId="5238F726" w14:textId="026C97AB" w:rsidR="007B06EC" w:rsidRPr="009F4405" w:rsidRDefault="00531E09" w:rsidP="00E10193">
            <w:pPr>
              <w:jc w:val="left"/>
              <w:rPr>
                <w:rFonts w:cstheme="minorHAnsi"/>
                <w:szCs w:val="16"/>
                <w:lang w:eastAsia="en-GB"/>
              </w:rPr>
            </w:pPr>
            <w:r w:rsidRPr="009F4405">
              <w:rPr>
                <w:rFonts w:cstheme="minorHAnsi"/>
                <w:szCs w:val="16"/>
                <w:lang w:eastAsia="en-GB"/>
              </w:rPr>
              <w:t>4</w:t>
            </w:r>
          </w:p>
        </w:tc>
        <w:tc>
          <w:tcPr>
            <w:tcW w:w="0" w:type="auto"/>
            <w:hideMark/>
          </w:tcPr>
          <w:p w14:paraId="6E6E4FA2"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Level 2</w:t>
            </w:r>
          </w:p>
        </w:tc>
      </w:tr>
      <w:tr w:rsidR="007B06EC" w:rsidRPr="009F4405" w14:paraId="72D8F751" w14:textId="77777777" w:rsidTr="001C71E1">
        <w:trPr>
          <w:trHeight w:val="20"/>
        </w:trPr>
        <w:tc>
          <w:tcPr>
            <w:tcW w:w="0" w:type="auto"/>
            <w:hideMark/>
          </w:tcPr>
          <w:p w14:paraId="3E7E5549" w14:textId="77777777" w:rsidR="007B06EC" w:rsidRPr="009F4405" w:rsidRDefault="007B06EC" w:rsidP="00E10193">
            <w:pPr>
              <w:jc w:val="left"/>
              <w:rPr>
                <w:rFonts w:cstheme="minorHAnsi"/>
                <w:b/>
                <w:bCs/>
                <w:szCs w:val="16"/>
                <w:lang w:eastAsia="en-GB"/>
              </w:rPr>
            </w:pPr>
            <w:r w:rsidRPr="009F4405">
              <w:rPr>
                <w:rFonts w:cstheme="minorHAnsi"/>
                <w:b/>
                <w:bCs/>
                <w:szCs w:val="16"/>
                <w:lang w:eastAsia="en-GB"/>
              </w:rPr>
              <w:t>Testing</w:t>
            </w:r>
          </w:p>
        </w:tc>
        <w:tc>
          <w:tcPr>
            <w:tcW w:w="0" w:type="auto"/>
            <w:hideMark/>
          </w:tcPr>
          <w:p w14:paraId="0F9AB7F3"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DLR Space Propulsion Laboratory (Lampoldshausen)</w:t>
            </w:r>
            <w:r w:rsidRPr="009F4405">
              <w:rPr>
                <w:rFonts w:cstheme="minorHAnsi"/>
                <w:szCs w:val="16"/>
                <w:lang w:eastAsia="en-GB"/>
              </w:rPr>
              <w:t xml:space="preserve"> (Germany)</w:t>
            </w:r>
          </w:p>
        </w:tc>
        <w:tc>
          <w:tcPr>
            <w:tcW w:w="0" w:type="auto"/>
            <w:hideMark/>
          </w:tcPr>
          <w:p w14:paraId="3D8FA45E" w14:textId="77777777" w:rsidR="007B06EC" w:rsidRPr="009F4405" w:rsidRDefault="007B06EC" w:rsidP="00E10193">
            <w:pPr>
              <w:jc w:val="left"/>
              <w:rPr>
                <w:rFonts w:cstheme="minorHAnsi"/>
                <w:szCs w:val="16"/>
                <w:lang w:eastAsia="en-GB"/>
              </w:rPr>
            </w:pPr>
            <w:r w:rsidRPr="009F4405">
              <w:rPr>
                <w:rFonts w:cstheme="minorHAnsi"/>
                <w:b/>
                <w:szCs w:val="16"/>
                <w:lang w:eastAsia="en-GB"/>
              </w:rPr>
              <w:t>Primary EU large-thrust engine test site</w:t>
            </w:r>
            <w:r w:rsidRPr="009F4405">
              <w:rPr>
                <w:rFonts w:cstheme="minorHAnsi"/>
                <w:szCs w:val="16"/>
                <w:lang w:eastAsia="en-GB"/>
              </w:rPr>
              <w:t xml:space="preserve"> (full-scale cryogenic stages, e.g. Vulcain, Vinci) – </w:t>
            </w:r>
            <w:r w:rsidRPr="009F4405">
              <w:rPr>
                <w:rFonts w:cstheme="minorHAnsi"/>
                <w:i/>
                <w:szCs w:val="16"/>
                <w:lang w:eastAsia="en-GB"/>
              </w:rPr>
              <w:t>vital for heavy launcher dev &amp; qualification</w:t>
            </w:r>
            <w:r w:rsidRPr="009F4405">
              <w:rPr>
                <w:rFonts w:cstheme="minorHAnsi"/>
                <w:szCs w:val="16"/>
                <w:lang w:eastAsia="en-GB"/>
              </w:rPr>
              <w:t xml:space="preserve"> </w:t>
            </w:r>
            <w:r w:rsidRPr="009F4405">
              <w:rPr>
                <w:rFonts w:cstheme="minorHAnsi"/>
                <w:b/>
                <w:szCs w:val="16"/>
                <w:lang w:eastAsia="en-GB"/>
              </w:rPr>
              <w:t>[Score: 2]</w:t>
            </w:r>
          </w:p>
        </w:tc>
        <w:tc>
          <w:tcPr>
            <w:tcW w:w="0" w:type="auto"/>
            <w:hideMark/>
          </w:tcPr>
          <w:p w14:paraId="4AA181BD" w14:textId="77777777" w:rsidR="007B06EC" w:rsidRPr="009F4405" w:rsidRDefault="007B06EC" w:rsidP="00E10193">
            <w:pPr>
              <w:jc w:val="left"/>
              <w:rPr>
                <w:rFonts w:cstheme="minorHAnsi"/>
                <w:szCs w:val="16"/>
                <w:lang w:eastAsia="en-GB"/>
              </w:rPr>
            </w:pPr>
            <w:r w:rsidRPr="009F4405">
              <w:rPr>
                <w:rFonts w:cstheme="minorHAnsi"/>
                <w:b/>
                <w:szCs w:val="16"/>
                <w:lang w:eastAsia="en-GB"/>
              </w:rPr>
              <w:t>Ariane 6 engines fully depend</w:t>
            </w:r>
            <w:r w:rsidRPr="009F4405">
              <w:rPr>
                <w:rFonts w:cstheme="minorHAnsi"/>
                <w:szCs w:val="16"/>
                <w:lang w:eastAsia="en-GB"/>
              </w:rPr>
              <w:t xml:space="preserve"> on Lampoldshausen tests (core to program success) </w:t>
            </w:r>
            <w:r w:rsidRPr="009F4405">
              <w:rPr>
                <w:rFonts w:cstheme="minorHAnsi"/>
                <w:b/>
                <w:szCs w:val="16"/>
                <w:lang w:eastAsia="en-GB"/>
              </w:rPr>
              <w:t>[Score: 2]</w:t>
            </w:r>
          </w:p>
        </w:tc>
        <w:tc>
          <w:tcPr>
            <w:tcW w:w="0" w:type="auto"/>
            <w:hideMark/>
          </w:tcPr>
          <w:p w14:paraId="30FB1677" w14:textId="77777777" w:rsidR="007B06EC" w:rsidRPr="009F4405" w:rsidRDefault="007B06EC" w:rsidP="00E10193">
            <w:pPr>
              <w:jc w:val="left"/>
              <w:rPr>
                <w:rFonts w:cstheme="minorHAnsi"/>
                <w:szCs w:val="16"/>
                <w:lang w:eastAsia="en-GB"/>
              </w:rPr>
            </w:pPr>
            <w:r w:rsidRPr="009F4405">
              <w:rPr>
                <w:rFonts w:cstheme="minorHAnsi"/>
                <w:b/>
                <w:szCs w:val="16"/>
                <w:lang w:eastAsia="en-GB"/>
              </w:rPr>
              <w:t>No comparable EU facility</w:t>
            </w:r>
            <w:r w:rsidRPr="009F4405">
              <w:rPr>
                <w:rFonts w:cstheme="minorHAnsi"/>
                <w:szCs w:val="16"/>
                <w:lang w:eastAsia="en-GB"/>
              </w:rPr>
              <w:t xml:space="preserve"> (irreplaceable capabilities for large cryo engine testing) </w:t>
            </w:r>
            <w:r w:rsidRPr="009F4405">
              <w:rPr>
                <w:rFonts w:cstheme="minorHAnsi"/>
                <w:b/>
                <w:szCs w:val="16"/>
                <w:lang w:eastAsia="en-GB"/>
              </w:rPr>
              <w:t>[Score: 2]</w:t>
            </w:r>
          </w:p>
        </w:tc>
        <w:tc>
          <w:tcPr>
            <w:tcW w:w="0" w:type="auto"/>
            <w:hideMark/>
          </w:tcPr>
          <w:p w14:paraId="2B998ECD" w14:textId="77777777" w:rsidR="007B06EC" w:rsidRPr="009F4405" w:rsidRDefault="007B06EC" w:rsidP="00E10193">
            <w:pPr>
              <w:jc w:val="left"/>
              <w:rPr>
                <w:rFonts w:cstheme="minorHAnsi"/>
                <w:szCs w:val="16"/>
                <w:lang w:eastAsia="en-GB"/>
              </w:rPr>
            </w:pPr>
            <w:r w:rsidRPr="009F4405">
              <w:rPr>
                <w:rFonts w:cstheme="minorHAnsi"/>
                <w:b/>
                <w:szCs w:val="16"/>
                <w:lang w:eastAsia="en-GB"/>
              </w:rPr>
              <w:t>Yes – multi-program</w:t>
            </w:r>
            <w:r w:rsidRPr="009F4405">
              <w:rPr>
                <w:rFonts w:cstheme="minorHAnsi"/>
                <w:szCs w:val="16"/>
                <w:lang w:eastAsia="en-GB"/>
              </w:rPr>
              <w:t xml:space="preserve"> (used by ArianeGroup &amp; ESA for various programs; open to multiple projects) </w:t>
            </w:r>
            <w:r w:rsidRPr="009F4405">
              <w:rPr>
                <w:rFonts w:cstheme="minorHAnsi"/>
                <w:b/>
                <w:szCs w:val="16"/>
                <w:lang w:eastAsia="en-GB"/>
              </w:rPr>
              <w:t>[Score: 2]</w:t>
            </w:r>
          </w:p>
        </w:tc>
        <w:tc>
          <w:tcPr>
            <w:tcW w:w="0" w:type="auto"/>
            <w:hideMark/>
          </w:tcPr>
          <w:p w14:paraId="3D081176" w14:textId="77777777" w:rsidR="007B06EC" w:rsidRPr="009F4405" w:rsidRDefault="007B06EC" w:rsidP="00E10193">
            <w:pPr>
              <w:jc w:val="left"/>
              <w:rPr>
                <w:rFonts w:cstheme="minorHAnsi"/>
                <w:szCs w:val="16"/>
                <w:lang w:eastAsia="en-GB"/>
              </w:rPr>
            </w:pPr>
            <w:r w:rsidRPr="009F4405">
              <w:rPr>
                <w:rFonts w:cstheme="minorHAnsi"/>
                <w:b/>
                <w:szCs w:val="16"/>
                <w:lang w:eastAsia="en-GB"/>
              </w:rPr>
              <w:t>Critical for EU autonomous propulsion tech</w:t>
            </w:r>
            <w:r w:rsidRPr="009F4405">
              <w:rPr>
                <w:rFonts w:cstheme="minorHAnsi"/>
                <w:szCs w:val="16"/>
                <w:lang w:eastAsia="en-GB"/>
              </w:rPr>
              <w:t xml:space="preserve"> &amp; heavy-launcher readiness (ensures technical independence &amp; program continuity) </w:t>
            </w:r>
            <w:r w:rsidRPr="009F4405">
              <w:rPr>
                <w:rFonts w:cstheme="minorHAnsi"/>
                <w:b/>
                <w:szCs w:val="16"/>
                <w:lang w:eastAsia="en-GB"/>
              </w:rPr>
              <w:t>[Score: 2]</w:t>
            </w:r>
          </w:p>
        </w:tc>
        <w:tc>
          <w:tcPr>
            <w:tcW w:w="0" w:type="auto"/>
            <w:hideMark/>
          </w:tcPr>
          <w:p w14:paraId="79929E2D"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10</w:t>
            </w:r>
          </w:p>
        </w:tc>
        <w:tc>
          <w:tcPr>
            <w:tcW w:w="0" w:type="auto"/>
            <w:hideMark/>
          </w:tcPr>
          <w:p w14:paraId="08CB1B0A"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Level 1</w:t>
            </w:r>
          </w:p>
        </w:tc>
      </w:tr>
      <w:tr w:rsidR="007B06EC" w:rsidRPr="009F4405" w14:paraId="39AA4AD0" w14:textId="77777777" w:rsidTr="001C71E1">
        <w:trPr>
          <w:trHeight w:val="20"/>
        </w:trPr>
        <w:tc>
          <w:tcPr>
            <w:tcW w:w="0" w:type="auto"/>
            <w:hideMark/>
          </w:tcPr>
          <w:p w14:paraId="0894D078" w14:textId="77777777" w:rsidR="007B06EC" w:rsidRPr="009F4405" w:rsidRDefault="007B06EC" w:rsidP="00E10193">
            <w:pPr>
              <w:jc w:val="left"/>
              <w:rPr>
                <w:rFonts w:cstheme="minorHAnsi"/>
                <w:b/>
                <w:bCs/>
                <w:szCs w:val="16"/>
                <w:lang w:eastAsia="en-GB"/>
              </w:rPr>
            </w:pPr>
            <w:r w:rsidRPr="009F4405">
              <w:rPr>
                <w:rFonts w:cstheme="minorHAnsi"/>
                <w:b/>
                <w:bCs/>
                <w:szCs w:val="16"/>
                <w:lang w:eastAsia="en-GB"/>
              </w:rPr>
              <w:t>Testing</w:t>
            </w:r>
          </w:p>
        </w:tc>
        <w:tc>
          <w:tcPr>
            <w:tcW w:w="0" w:type="auto"/>
            <w:hideMark/>
          </w:tcPr>
          <w:p w14:paraId="500E50C0" w14:textId="143FA49E" w:rsidR="007B06EC" w:rsidRPr="009F4405" w:rsidRDefault="007B06EC" w:rsidP="00E10193">
            <w:pPr>
              <w:jc w:val="left"/>
              <w:rPr>
                <w:rFonts w:cstheme="minorHAnsi"/>
                <w:szCs w:val="16"/>
                <w:lang w:eastAsia="en-GB"/>
              </w:rPr>
            </w:pPr>
            <w:r w:rsidRPr="009F4405">
              <w:rPr>
                <w:rFonts w:cstheme="minorHAnsi"/>
                <w:b/>
                <w:szCs w:val="16"/>
                <w:lang w:eastAsia="en-GB"/>
              </w:rPr>
              <w:t>ArianeGroup Vernon Test Stands (P</w:t>
            </w:r>
            <w:r w:rsidR="00715731">
              <w:rPr>
                <w:rFonts w:cstheme="minorHAnsi"/>
                <w:b/>
                <w:szCs w:val="16"/>
                <w:lang w:eastAsia="en-GB"/>
              </w:rPr>
              <w:t>F05</w:t>
            </w:r>
            <w:r w:rsidRPr="009F4405">
              <w:rPr>
                <w:rFonts w:cstheme="minorHAnsi"/>
                <w:b/>
                <w:szCs w:val="16"/>
                <w:lang w:eastAsia="en-GB"/>
              </w:rPr>
              <w:t>0/52)</w:t>
            </w:r>
            <w:r w:rsidRPr="009F4405">
              <w:rPr>
                <w:rFonts w:cstheme="minorHAnsi"/>
                <w:szCs w:val="16"/>
                <w:lang w:eastAsia="en-GB"/>
              </w:rPr>
              <w:t xml:space="preserve"> (France)</w:t>
            </w:r>
          </w:p>
        </w:tc>
        <w:tc>
          <w:tcPr>
            <w:tcW w:w="0" w:type="auto"/>
            <w:hideMark/>
          </w:tcPr>
          <w:p w14:paraId="503CC8B0"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Dedicated rocket engine test stands</w:t>
            </w:r>
            <w:r w:rsidRPr="009F4405">
              <w:rPr>
                <w:rFonts w:cstheme="minorHAnsi"/>
                <w:szCs w:val="16"/>
                <w:lang w:eastAsia="en-GB"/>
              </w:rPr>
              <w:t xml:space="preserve"> (full-scale firings for Ariane/Vega engines) – </w:t>
            </w:r>
            <w:r w:rsidRPr="009F4405">
              <w:rPr>
                <w:rFonts w:cstheme="minorHAnsi"/>
                <w:i/>
                <w:iCs/>
                <w:szCs w:val="16"/>
                <w:lang w:eastAsia="en-GB"/>
              </w:rPr>
              <w:t>crucial heavy/medium launcher development</w:t>
            </w:r>
            <w:r w:rsidRPr="009F4405">
              <w:rPr>
                <w:rFonts w:cstheme="minorHAnsi"/>
                <w:szCs w:val="16"/>
                <w:lang w:eastAsia="en-GB"/>
              </w:rPr>
              <w:t xml:space="preserve"> </w:t>
            </w:r>
            <w:r w:rsidRPr="009F4405">
              <w:rPr>
                <w:rFonts w:cstheme="minorHAnsi"/>
                <w:b/>
                <w:bCs/>
                <w:szCs w:val="16"/>
                <w:lang w:eastAsia="en-GB"/>
              </w:rPr>
              <w:t>[Score: 2]</w:t>
            </w:r>
          </w:p>
        </w:tc>
        <w:tc>
          <w:tcPr>
            <w:tcW w:w="0" w:type="auto"/>
            <w:hideMark/>
          </w:tcPr>
          <w:p w14:paraId="46EBFA34"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Directly tied to Ariane 6 &amp; Vega C</w:t>
            </w:r>
            <w:r w:rsidRPr="009F4405">
              <w:rPr>
                <w:rFonts w:cstheme="minorHAnsi"/>
                <w:szCs w:val="16"/>
                <w:lang w:eastAsia="en-GB"/>
              </w:rPr>
              <w:t xml:space="preserve"> engine qualification (no alternative stands for these systems) </w:t>
            </w:r>
            <w:r w:rsidRPr="009F4405">
              <w:rPr>
                <w:rFonts w:cstheme="minorHAnsi"/>
                <w:b/>
                <w:bCs/>
                <w:szCs w:val="16"/>
                <w:lang w:eastAsia="en-GB"/>
              </w:rPr>
              <w:t>[Score: 2]</w:t>
            </w:r>
          </w:p>
        </w:tc>
        <w:tc>
          <w:tcPr>
            <w:tcW w:w="0" w:type="auto"/>
            <w:hideMark/>
          </w:tcPr>
          <w:p w14:paraId="65EA76CD"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Limited alternatives (Lampoldshausen covers some tests, but not all) </w:t>
            </w:r>
            <w:r w:rsidRPr="009F4405">
              <w:rPr>
                <w:rFonts w:cstheme="minorHAnsi"/>
                <w:b/>
                <w:bCs/>
                <w:szCs w:val="16"/>
                <w:lang w:eastAsia="en-GB"/>
              </w:rPr>
              <w:t>[Score: 1]</w:t>
            </w:r>
          </w:p>
        </w:tc>
        <w:tc>
          <w:tcPr>
            <w:tcW w:w="0" w:type="auto"/>
            <w:hideMark/>
          </w:tcPr>
          <w:p w14:paraId="6EDC9579"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No – </w:t>
            </w:r>
            <w:r w:rsidRPr="009F4405">
              <w:rPr>
                <w:rFonts w:cstheme="minorHAnsi"/>
                <w:i/>
                <w:iCs/>
                <w:szCs w:val="16"/>
                <w:lang w:eastAsia="en-GB"/>
              </w:rPr>
              <w:t>program-specific</w:t>
            </w:r>
            <w:r w:rsidRPr="009F4405">
              <w:rPr>
                <w:rFonts w:cstheme="minorHAnsi"/>
                <w:szCs w:val="16"/>
                <w:lang w:eastAsia="en-GB"/>
              </w:rPr>
              <w:t xml:space="preserve"> (serves Ariane &amp; Vega programs; not general access) </w:t>
            </w:r>
            <w:r w:rsidRPr="009F4405">
              <w:rPr>
                <w:rFonts w:cstheme="minorHAnsi"/>
                <w:b/>
                <w:bCs/>
                <w:szCs w:val="16"/>
                <w:lang w:eastAsia="en-GB"/>
              </w:rPr>
              <w:t>[Score: 0]</w:t>
            </w:r>
          </w:p>
        </w:tc>
        <w:tc>
          <w:tcPr>
            <w:tcW w:w="0" w:type="auto"/>
            <w:hideMark/>
          </w:tcPr>
          <w:p w14:paraId="1F5F3E97"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Ensures continuity of EU heavy/medium launcher program</w:t>
            </w:r>
            <w:r w:rsidRPr="009F4405">
              <w:rPr>
                <w:rFonts w:cstheme="minorHAnsi"/>
                <w:szCs w:val="16"/>
                <w:lang w:eastAsia="en-GB"/>
              </w:rPr>
              <w:t xml:space="preserve"> (guarantees engine performance; competitiveness) </w:t>
            </w:r>
            <w:r w:rsidRPr="009F4405">
              <w:rPr>
                <w:rFonts w:cstheme="minorHAnsi"/>
                <w:b/>
                <w:bCs/>
                <w:szCs w:val="16"/>
                <w:lang w:eastAsia="en-GB"/>
              </w:rPr>
              <w:t>[Score: 2]</w:t>
            </w:r>
          </w:p>
        </w:tc>
        <w:tc>
          <w:tcPr>
            <w:tcW w:w="0" w:type="auto"/>
            <w:hideMark/>
          </w:tcPr>
          <w:p w14:paraId="23F0F59B"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7</w:t>
            </w:r>
          </w:p>
        </w:tc>
        <w:tc>
          <w:tcPr>
            <w:tcW w:w="0" w:type="auto"/>
            <w:hideMark/>
          </w:tcPr>
          <w:p w14:paraId="6E0B1179"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Level 2</w:t>
            </w:r>
          </w:p>
        </w:tc>
      </w:tr>
      <w:tr w:rsidR="007B06EC" w:rsidRPr="009F4405" w14:paraId="3E334FC6" w14:textId="77777777" w:rsidTr="001C71E1">
        <w:trPr>
          <w:trHeight w:val="20"/>
        </w:trPr>
        <w:tc>
          <w:tcPr>
            <w:tcW w:w="0" w:type="auto"/>
            <w:hideMark/>
          </w:tcPr>
          <w:p w14:paraId="5504F124" w14:textId="77777777" w:rsidR="007B06EC" w:rsidRPr="009F4405" w:rsidRDefault="007B06EC" w:rsidP="00E10193">
            <w:pPr>
              <w:jc w:val="left"/>
              <w:rPr>
                <w:rFonts w:cstheme="minorHAnsi"/>
                <w:b/>
                <w:bCs/>
                <w:szCs w:val="16"/>
                <w:lang w:eastAsia="en-GB"/>
              </w:rPr>
            </w:pPr>
            <w:r w:rsidRPr="009F4405">
              <w:rPr>
                <w:rFonts w:cstheme="minorHAnsi"/>
                <w:b/>
                <w:bCs/>
                <w:szCs w:val="16"/>
                <w:lang w:eastAsia="en-GB"/>
              </w:rPr>
              <w:t>Testing</w:t>
            </w:r>
          </w:p>
        </w:tc>
        <w:tc>
          <w:tcPr>
            <w:tcW w:w="0" w:type="auto"/>
            <w:hideMark/>
          </w:tcPr>
          <w:p w14:paraId="39A3DB47"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BEAP – Booster Test Bench</w:t>
            </w:r>
            <w:r w:rsidRPr="009F4405">
              <w:rPr>
                <w:rFonts w:cstheme="minorHAnsi"/>
                <w:szCs w:val="16"/>
                <w:lang w:eastAsia="en-GB"/>
              </w:rPr>
              <w:t xml:space="preserve"> (CSG, French Guiana)</w:t>
            </w:r>
          </w:p>
        </w:tc>
        <w:tc>
          <w:tcPr>
            <w:tcW w:w="0" w:type="auto"/>
            <w:hideMark/>
          </w:tcPr>
          <w:p w14:paraId="5E200D88"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On-site static test stand for large solid boosters</w:t>
            </w:r>
            <w:r w:rsidRPr="009F4405">
              <w:rPr>
                <w:rFonts w:cstheme="minorHAnsi"/>
                <w:szCs w:val="16"/>
                <w:lang w:eastAsia="en-GB"/>
              </w:rPr>
              <w:t xml:space="preserve"> (e.g. P120C) – </w:t>
            </w:r>
            <w:r w:rsidRPr="009F4405">
              <w:rPr>
                <w:rFonts w:cstheme="minorHAnsi"/>
                <w:i/>
                <w:iCs/>
                <w:szCs w:val="16"/>
                <w:lang w:eastAsia="en-GB"/>
              </w:rPr>
              <w:t>essential for flight readiness &amp; safety checks</w:t>
            </w:r>
            <w:r w:rsidRPr="009F4405">
              <w:rPr>
                <w:rFonts w:cstheme="minorHAnsi"/>
                <w:szCs w:val="16"/>
                <w:lang w:eastAsia="en-GB"/>
              </w:rPr>
              <w:t xml:space="preserve"> </w:t>
            </w:r>
            <w:r w:rsidRPr="009F4405">
              <w:rPr>
                <w:rFonts w:cstheme="minorHAnsi"/>
                <w:b/>
                <w:bCs/>
                <w:szCs w:val="16"/>
                <w:lang w:eastAsia="en-GB"/>
              </w:rPr>
              <w:t>[Score: 2]</w:t>
            </w:r>
          </w:p>
        </w:tc>
        <w:tc>
          <w:tcPr>
            <w:tcW w:w="0" w:type="auto"/>
            <w:hideMark/>
          </w:tcPr>
          <w:p w14:paraId="0EB3F2FA"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Required for Ariane 6 &amp; Vega C</w:t>
            </w:r>
            <w:r w:rsidRPr="009F4405">
              <w:rPr>
                <w:rFonts w:cstheme="minorHAnsi"/>
                <w:szCs w:val="16"/>
                <w:lang w:eastAsia="en-GB"/>
              </w:rPr>
              <w:t xml:space="preserve"> booster acceptance tests (final quality checks before launch) </w:t>
            </w:r>
            <w:r w:rsidRPr="009F4405">
              <w:rPr>
                <w:rFonts w:cstheme="minorHAnsi"/>
                <w:b/>
                <w:bCs/>
                <w:szCs w:val="16"/>
                <w:lang w:eastAsia="en-GB"/>
              </w:rPr>
              <w:t>[Score: 2]</w:t>
            </w:r>
          </w:p>
        </w:tc>
        <w:tc>
          <w:tcPr>
            <w:tcW w:w="0" w:type="auto"/>
            <w:hideMark/>
          </w:tcPr>
          <w:p w14:paraId="287D08C2"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No EU alternative</w:t>
            </w:r>
            <w:r w:rsidRPr="009F4405">
              <w:rPr>
                <w:rFonts w:cstheme="minorHAnsi"/>
                <w:szCs w:val="16"/>
                <w:lang w:eastAsia="en-GB"/>
              </w:rPr>
              <w:t xml:space="preserve"> (unique site-specific integration with CSG environment) </w:t>
            </w:r>
            <w:r w:rsidRPr="009F4405">
              <w:rPr>
                <w:rFonts w:cstheme="minorHAnsi"/>
                <w:b/>
                <w:bCs/>
                <w:szCs w:val="16"/>
                <w:lang w:eastAsia="en-GB"/>
              </w:rPr>
              <w:t>[Score: 2]</w:t>
            </w:r>
          </w:p>
        </w:tc>
        <w:tc>
          <w:tcPr>
            <w:tcW w:w="0" w:type="auto"/>
            <w:hideMark/>
          </w:tcPr>
          <w:p w14:paraId="5FC5CD32"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Limited multi-user (mainly used within ESA/Arianespace for Ariane &amp; Vega boosters) </w:t>
            </w:r>
            <w:r w:rsidRPr="009F4405">
              <w:rPr>
                <w:rFonts w:cstheme="minorHAnsi"/>
                <w:b/>
                <w:bCs/>
                <w:szCs w:val="16"/>
                <w:lang w:eastAsia="en-GB"/>
              </w:rPr>
              <w:t>[Score: 0]</w:t>
            </w:r>
          </w:p>
        </w:tc>
        <w:tc>
          <w:tcPr>
            <w:tcW w:w="0" w:type="auto"/>
            <w:hideMark/>
          </w:tcPr>
          <w:p w14:paraId="425DE562"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Vital for launch reliability &amp; safety</w:t>
            </w:r>
            <w:r w:rsidRPr="009F4405">
              <w:rPr>
                <w:rFonts w:cstheme="minorHAnsi"/>
                <w:szCs w:val="16"/>
                <w:lang w:eastAsia="en-GB"/>
              </w:rPr>
              <w:t xml:space="preserve"> (ensures booster performance, reduces mission risk; supports EU launch resilience) </w:t>
            </w:r>
            <w:r w:rsidRPr="009F4405">
              <w:rPr>
                <w:rFonts w:cstheme="minorHAnsi"/>
                <w:b/>
                <w:bCs/>
                <w:szCs w:val="16"/>
                <w:lang w:eastAsia="en-GB"/>
              </w:rPr>
              <w:t>[Score: 2]</w:t>
            </w:r>
          </w:p>
        </w:tc>
        <w:tc>
          <w:tcPr>
            <w:tcW w:w="0" w:type="auto"/>
            <w:hideMark/>
          </w:tcPr>
          <w:p w14:paraId="2735C1DC"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8</w:t>
            </w:r>
          </w:p>
        </w:tc>
        <w:tc>
          <w:tcPr>
            <w:tcW w:w="0" w:type="auto"/>
            <w:hideMark/>
          </w:tcPr>
          <w:p w14:paraId="545AE5EB"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Level 1</w:t>
            </w:r>
          </w:p>
        </w:tc>
      </w:tr>
      <w:tr w:rsidR="007B06EC" w:rsidRPr="009F4405" w14:paraId="2741B375" w14:textId="77777777" w:rsidTr="001C71E1">
        <w:trPr>
          <w:trHeight w:val="20"/>
        </w:trPr>
        <w:tc>
          <w:tcPr>
            <w:tcW w:w="0" w:type="auto"/>
            <w:hideMark/>
          </w:tcPr>
          <w:p w14:paraId="51882BE1" w14:textId="77777777" w:rsidR="007B06EC" w:rsidRPr="009F4405" w:rsidRDefault="007B06EC" w:rsidP="00E10193">
            <w:pPr>
              <w:jc w:val="left"/>
              <w:rPr>
                <w:rFonts w:cstheme="minorHAnsi"/>
                <w:b/>
                <w:bCs/>
                <w:szCs w:val="16"/>
                <w:lang w:eastAsia="en-GB"/>
              </w:rPr>
            </w:pPr>
            <w:r w:rsidRPr="009F4405">
              <w:rPr>
                <w:rFonts w:cstheme="minorHAnsi"/>
                <w:b/>
                <w:bCs/>
                <w:szCs w:val="16"/>
                <w:lang w:eastAsia="en-GB"/>
              </w:rPr>
              <w:t>Testing</w:t>
            </w:r>
          </w:p>
        </w:tc>
        <w:tc>
          <w:tcPr>
            <w:tcW w:w="0" w:type="auto"/>
            <w:hideMark/>
          </w:tcPr>
          <w:p w14:paraId="7008457B"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UK National Space Propulsion Facility</w:t>
            </w:r>
            <w:r w:rsidRPr="009F4405">
              <w:rPr>
                <w:rFonts w:cstheme="minorHAnsi"/>
                <w:szCs w:val="16"/>
                <w:lang w:eastAsia="en-GB"/>
              </w:rPr>
              <w:t xml:space="preserve"> (Westcott, UK)</w:t>
            </w:r>
          </w:p>
        </w:tc>
        <w:tc>
          <w:tcPr>
            <w:tcW w:w="0" w:type="auto"/>
            <w:hideMark/>
          </w:tcPr>
          <w:p w14:paraId="085E6B5C"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Open-access test site</w:t>
            </w:r>
            <w:r w:rsidRPr="009F4405">
              <w:rPr>
                <w:rFonts w:cstheme="minorHAnsi"/>
                <w:szCs w:val="16"/>
                <w:lang w:eastAsia="en-GB"/>
              </w:rPr>
              <w:t xml:space="preserve"> (for small/medium thrust engines; fosters startup development) </w:t>
            </w:r>
            <w:r w:rsidRPr="009F4405">
              <w:rPr>
                <w:rFonts w:cstheme="minorHAnsi"/>
                <w:b/>
                <w:bCs/>
                <w:szCs w:val="16"/>
                <w:lang w:eastAsia="en-GB"/>
              </w:rPr>
              <w:t>[Score: 1]</w:t>
            </w:r>
          </w:p>
        </w:tc>
        <w:tc>
          <w:tcPr>
            <w:tcW w:w="0" w:type="auto"/>
            <w:hideMark/>
          </w:tcPr>
          <w:p w14:paraId="29495CA6"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Supports multiple </w:t>
            </w:r>
            <w:r w:rsidRPr="009F4405">
              <w:rPr>
                <w:rFonts w:cstheme="minorHAnsi"/>
                <w:b/>
                <w:bCs/>
                <w:szCs w:val="16"/>
                <w:lang w:eastAsia="en-GB"/>
              </w:rPr>
              <w:t>European microlaunchers &amp; spacecraft</w:t>
            </w:r>
            <w:r w:rsidRPr="009F4405">
              <w:rPr>
                <w:rFonts w:cstheme="minorHAnsi"/>
                <w:szCs w:val="16"/>
                <w:lang w:eastAsia="en-GB"/>
              </w:rPr>
              <w:t xml:space="preserve"> propulsion tests (no exclusive </w:t>
            </w:r>
            <w:r w:rsidRPr="009F4405">
              <w:rPr>
                <w:rFonts w:cstheme="minorHAnsi"/>
                <w:szCs w:val="16"/>
                <w:lang w:eastAsia="en-GB"/>
              </w:rPr>
              <w:lastRenderedPageBreak/>
              <w:t xml:space="preserve">dependency but widely used) </w:t>
            </w:r>
            <w:r w:rsidRPr="009F4405">
              <w:rPr>
                <w:rFonts w:cstheme="minorHAnsi"/>
                <w:b/>
                <w:bCs/>
                <w:szCs w:val="16"/>
                <w:lang w:eastAsia="en-GB"/>
              </w:rPr>
              <w:t>[Score: 1]</w:t>
            </w:r>
          </w:p>
        </w:tc>
        <w:tc>
          <w:tcPr>
            <w:tcW w:w="0" w:type="auto"/>
            <w:hideMark/>
          </w:tcPr>
          <w:p w14:paraId="7E7416EE" w14:textId="77777777" w:rsidR="007B06EC" w:rsidRPr="009F4405" w:rsidRDefault="007B06EC" w:rsidP="00E10193">
            <w:pPr>
              <w:jc w:val="left"/>
              <w:rPr>
                <w:rFonts w:cstheme="minorHAnsi"/>
                <w:szCs w:val="16"/>
                <w:lang w:eastAsia="en-GB"/>
              </w:rPr>
            </w:pPr>
            <w:r w:rsidRPr="009F4405">
              <w:rPr>
                <w:rFonts w:cstheme="minorHAnsi"/>
                <w:szCs w:val="16"/>
                <w:lang w:eastAsia="en-GB"/>
              </w:rPr>
              <w:lastRenderedPageBreak/>
              <w:t xml:space="preserve">Limited alternatives (few medium thrust test stands in EU; not unique </w:t>
            </w:r>
            <w:r w:rsidRPr="009F4405">
              <w:rPr>
                <w:rFonts w:cstheme="minorHAnsi"/>
                <w:szCs w:val="16"/>
                <w:lang w:eastAsia="en-GB"/>
              </w:rPr>
              <w:lastRenderedPageBreak/>
              <w:t xml:space="preserve">but in-demand) </w:t>
            </w:r>
            <w:r w:rsidRPr="009F4405">
              <w:rPr>
                <w:rFonts w:cstheme="minorHAnsi"/>
                <w:b/>
                <w:bCs/>
                <w:szCs w:val="16"/>
                <w:lang w:eastAsia="en-GB"/>
              </w:rPr>
              <w:t>[Score: 1]</w:t>
            </w:r>
          </w:p>
        </w:tc>
        <w:tc>
          <w:tcPr>
            <w:tcW w:w="0" w:type="auto"/>
            <w:hideMark/>
          </w:tcPr>
          <w:p w14:paraId="46A0A55E"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lastRenderedPageBreak/>
              <w:t>Yes – multi-user</w:t>
            </w:r>
            <w:r w:rsidRPr="009F4405">
              <w:rPr>
                <w:rFonts w:cstheme="minorHAnsi"/>
                <w:szCs w:val="16"/>
                <w:lang w:eastAsia="en-GB"/>
              </w:rPr>
              <w:t xml:space="preserve"> (managed as shared facility for industry and ESA) </w:t>
            </w:r>
            <w:r w:rsidRPr="009F4405">
              <w:rPr>
                <w:rFonts w:cstheme="minorHAnsi"/>
                <w:b/>
                <w:bCs/>
                <w:szCs w:val="16"/>
                <w:lang w:eastAsia="en-GB"/>
              </w:rPr>
              <w:t>[Score: 2]</w:t>
            </w:r>
          </w:p>
        </w:tc>
        <w:tc>
          <w:tcPr>
            <w:tcW w:w="0" w:type="auto"/>
            <w:hideMark/>
          </w:tcPr>
          <w:p w14:paraId="1BF4D933"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Expands </w:t>
            </w:r>
            <w:r w:rsidRPr="009F4405">
              <w:rPr>
                <w:rFonts w:cstheme="minorHAnsi"/>
                <w:b/>
                <w:bCs/>
                <w:szCs w:val="16"/>
                <w:lang w:eastAsia="en-GB"/>
              </w:rPr>
              <w:t>EU capacity &amp; innovation pipeline</w:t>
            </w:r>
            <w:r w:rsidRPr="009F4405">
              <w:rPr>
                <w:rFonts w:cstheme="minorHAnsi"/>
                <w:szCs w:val="16"/>
                <w:lang w:eastAsia="en-GB"/>
              </w:rPr>
              <w:t xml:space="preserve"> (helps new entrants test </w:t>
            </w:r>
            <w:r w:rsidRPr="009F4405">
              <w:rPr>
                <w:rFonts w:cstheme="minorHAnsi"/>
                <w:szCs w:val="16"/>
                <w:lang w:eastAsia="en-GB"/>
              </w:rPr>
              <w:lastRenderedPageBreak/>
              <w:t xml:space="preserve">engines domestically) </w:t>
            </w:r>
            <w:r w:rsidRPr="009F4405">
              <w:rPr>
                <w:rFonts w:cstheme="minorHAnsi"/>
                <w:b/>
                <w:bCs/>
                <w:szCs w:val="16"/>
                <w:lang w:eastAsia="en-GB"/>
              </w:rPr>
              <w:t>[Score: 1]</w:t>
            </w:r>
          </w:p>
        </w:tc>
        <w:tc>
          <w:tcPr>
            <w:tcW w:w="0" w:type="auto"/>
            <w:hideMark/>
          </w:tcPr>
          <w:p w14:paraId="1B3D2909"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lastRenderedPageBreak/>
              <w:t>6</w:t>
            </w:r>
          </w:p>
        </w:tc>
        <w:tc>
          <w:tcPr>
            <w:tcW w:w="0" w:type="auto"/>
            <w:hideMark/>
          </w:tcPr>
          <w:p w14:paraId="145BF7E4"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Level 2</w:t>
            </w:r>
          </w:p>
        </w:tc>
      </w:tr>
      <w:tr w:rsidR="007B06EC" w:rsidRPr="009F4405" w14:paraId="74608D0B" w14:textId="77777777" w:rsidTr="001C71E1">
        <w:trPr>
          <w:trHeight w:val="20"/>
        </w:trPr>
        <w:tc>
          <w:tcPr>
            <w:tcW w:w="0" w:type="auto"/>
            <w:hideMark/>
          </w:tcPr>
          <w:p w14:paraId="1E8E49E0" w14:textId="77777777" w:rsidR="007B06EC" w:rsidRPr="009F4405" w:rsidRDefault="007B06EC" w:rsidP="00E10193">
            <w:pPr>
              <w:jc w:val="left"/>
              <w:rPr>
                <w:rFonts w:cstheme="minorHAnsi"/>
                <w:b/>
                <w:bCs/>
                <w:szCs w:val="16"/>
                <w:lang w:eastAsia="en-GB"/>
              </w:rPr>
            </w:pPr>
            <w:r w:rsidRPr="009F4405">
              <w:rPr>
                <w:rFonts w:cstheme="minorHAnsi"/>
                <w:b/>
                <w:bCs/>
                <w:szCs w:val="16"/>
                <w:lang w:eastAsia="en-GB"/>
              </w:rPr>
              <w:t>Testing</w:t>
            </w:r>
          </w:p>
        </w:tc>
        <w:tc>
          <w:tcPr>
            <w:tcW w:w="0" w:type="auto"/>
            <w:hideMark/>
          </w:tcPr>
          <w:p w14:paraId="53B4DCF5"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ONERA Propulsion Test Facilities</w:t>
            </w:r>
            <w:r w:rsidRPr="009F4405">
              <w:rPr>
                <w:rFonts w:cstheme="minorHAnsi"/>
                <w:szCs w:val="16"/>
                <w:lang w:eastAsia="en-GB"/>
              </w:rPr>
              <w:t xml:space="preserve"> (Fauga-Mauzac, France)</w:t>
            </w:r>
          </w:p>
        </w:tc>
        <w:tc>
          <w:tcPr>
            <w:tcW w:w="0" w:type="auto"/>
            <w:hideMark/>
          </w:tcPr>
          <w:p w14:paraId="5C8D80E3"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Advanced research test benches</w:t>
            </w:r>
            <w:r w:rsidRPr="009F4405">
              <w:rPr>
                <w:rFonts w:cstheme="minorHAnsi"/>
                <w:szCs w:val="16"/>
                <w:lang w:eastAsia="en-GB"/>
              </w:rPr>
              <w:t xml:space="preserve"> (aerodynamics, high-thrust experiments, supersonic testing) </w:t>
            </w:r>
            <w:r w:rsidRPr="009F4405">
              <w:rPr>
                <w:rFonts w:cstheme="minorHAnsi"/>
                <w:b/>
                <w:bCs/>
                <w:szCs w:val="16"/>
                <w:lang w:eastAsia="en-GB"/>
              </w:rPr>
              <w:t>[Score: 1]</w:t>
            </w:r>
          </w:p>
        </w:tc>
        <w:tc>
          <w:tcPr>
            <w:tcW w:w="0" w:type="auto"/>
            <w:hideMark/>
          </w:tcPr>
          <w:p w14:paraId="3B967528"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Supports multiple EU </w:t>
            </w:r>
            <w:r w:rsidRPr="009F4405">
              <w:rPr>
                <w:rFonts w:cstheme="minorHAnsi"/>
                <w:b/>
                <w:bCs/>
                <w:szCs w:val="16"/>
                <w:lang w:eastAsia="en-GB"/>
              </w:rPr>
              <w:t>launcher R&amp;D efforts</w:t>
            </w:r>
            <w:r w:rsidRPr="009F4405">
              <w:rPr>
                <w:rFonts w:cstheme="minorHAnsi"/>
                <w:szCs w:val="16"/>
                <w:lang w:eastAsia="en-GB"/>
              </w:rPr>
              <w:t xml:space="preserve"> (no single program fully reliant; mainly research contributions) </w:t>
            </w:r>
            <w:r w:rsidRPr="009F4405">
              <w:rPr>
                <w:rFonts w:cstheme="minorHAnsi"/>
                <w:b/>
                <w:bCs/>
                <w:szCs w:val="16"/>
                <w:lang w:eastAsia="en-GB"/>
              </w:rPr>
              <w:t>[Score: 1]</w:t>
            </w:r>
          </w:p>
        </w:tc>
        <w:tc>
          <w:tcPr>
            <w:tcW w:w="0" w:type="auto"/>
            <w:hideMark/>
          </w:tcPr>
          <w:p w14:paraId="16196091"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Low substitutability (specialized labs with unique capabilities; hard to replicate) </w:t>
            </w:r>
            <w:r w:rsidRPr="009F4405">
              <w:rPr>
                <w:rFonts w:cstheme="minorHAnsi"/>
                <w:b/>
                <w:bCs/>
                <w:szCs w:val="16"/>
                <w:lang w:eastAsia="en-GB"/>
              </w:rPr>
              <w:t>[Score: 2]</w:t>
            </w:r>
          </w:p>
        </w:tc>
        <w:tc>
          <w:tcPr>
            <w:tcW w:w="0" w:type="auto"/>
            <w:hideMark/>
          </w:tcPr>
          <w:p w14:paraId="669A56C4"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Yes – multi-project</w:t>
            </w:r>
            <w:r w:rsidRPr="009F4405">
              <w:rPr>
                <w:rFonts w:cstheme="minorHAnsi"/>
                <w:szCs w:val="16"/>
                <w:lang w:eastAsia="en-GB"/>
              </w:rPr>
              <w:t xml:space="preserve"> (open to multiple programs, ESA and industry collaborations) </w:t>
            </w:r>
            <w:r w:rsidRPr="009F4405">
              <w:rPr>
                <w:rFonts w:cstheme="minorHAnsi"/>
                <w:b/>
                <w:bCs/>
                <w:szCs w:val="16"/>
                <w:lang w:eastAsia="en-GB"/>
              </w:rPr>
              <w:t>[Score: 2]</w:t>
            </w:r>
          </w:p>
        </w:tc>
        <w:tc>
          <w:tcPr>
            <w:tcW w:w="0" w:type="auto"/>
            <w:hideMark/>
          </w:tcPr>
          <w:p w14:paraId="49FF90F8"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Crucial for long-term innovation &amp; sovereignty</w:t>
            </w:r>
            <w:r w:rsidRPr="009F4405">
              <w:rPr>
                <w:rFonts w:cstheme="minorHAnsi"/>
                <w:szCs w:val="16"/>
                <w:lang w:eastAsia="en-GB"/>
              </w:rPr>
              <w:t xml:space="preserve"> (pushes new propulsion concepts; complements industry tests) </w:t>
            </w:r>
            <w:r w:rsidRPr="009F4405">
              <w:rPr>
                <w:rFonts w:cstheme="minorHAnsi"/>
                <w:b/>
                <w:bCs/>
                <w:szCs w:val="16"/>
                <w:lang w:eastAsia="en-GB"/>
              </w:rPr>
              <w:t>[Score: 2]</w:t>
            </w:r>
          </w:p>
        </w:tc>
        <w:tc>
          <w:tcPr>
            <w:tcW w:w="0" w:type="auto"/>
            <w:hideMark/>
          </w:tcPr>
          <w:p w14:paraId="6C6945EB"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8</w:t>
            </w:r>
          </w:p>
        </w:tc>
        <w:tc>
          <w:tcPr>
            <w:tcW w:w="0" w:type="auto"/>
            <w:hideMark/>
          </w:tcPr>
          <w:p w14:paraId="1DAC41AF"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Level 1</w:t>
            </w:r>
          </w:p>
        </w:tc>
      </w:tr>
      <w:tr w:rsidR="007B06EC" w:rsidRPr="009F4405" w14:paraId="13E658B5" w14:textId="77777777" w:rsidTr="001C71E1">
        <w:trPr>
          <w:trHeight w:val="20"/>
        </w:trPr>
        <w:tc>
          <w:tcPr>
            <w:tcW w:w="0" w:type="auto"/>
            <w:hideMark/>
          </w:tcPr>
          <w:p w14:paraId="370FE139" w14:textId="77777777" w:rsidR="007B06EC" w:rsidRPr="009F4405" w:rsidRDefault="007B06EC" w:rsidP="00E10193">
            <w:pPr>
              <w:jc w:val="left"/>
              <w:rPr>
                <w:rFonts w:cstheme="minorHAnsi"/>
                <w:b/>
                <w:bCs/>
                <w:szCs w:val="16"/>
                <w:lang w:eastAsia="en-GB"/>
              </w:rPr>
            </w:pPr>
            <w:r w:rsidRPr="009F4405">
              <w:rPr>
                <w:rFonts w:cstheme="minorHAnsi"/>
                <w:b/>
                <w:bCs/>
                <w:szCs w:val="16"/>
                <w:lang w:eastAsia="en-GB"/>
              </w:rPr>
              <w:t>Testing</w:t>
            </w:r>
          </w:p>
        </w:tc>
        <w:tc>
          <w:tcPr>
            <w:tcW w:w="0" w:type="auto"/>
            <w:hideMark/>
          </w:tcPr>
          <w:p w14:paraId="774015DB"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Avio Test Facilities (Colleferro)</w:t>
            </w:r>
            <w:r w:rsidRPr="009F4405">
              <w:rPr>
                <w:rFonts w:cstheme="minorHAnsi"/>
                <w:szCs w:val="16"/>
                <w:lang w:eastAsia="en-GB"/>
              </w:rPr>
              <w:t xml:space="preserve"> (Italy)</w:t>
            </w:r>
          </w:p>
        </w:tc>
        <w:tc>
          <w:tcPr>
            <w:tcW w:w="0" w:type="auto"/>
            <w:hideMark/>
          </w:tcPr>
          <w:p w14:paraId="70935DB4"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Company test stands</w:t>
            </w:r>
            <w:r w:rsidRPr="009F4405">
              <w:rPr>
                <w:rFonts w:cstheme="minorHAnsi"/>
                <w:szCs w:val="16"/>
                <w:lang w:eastAsia="en-GB"/>
              </w:rPr>
              <w:t xml:space="preserve"> for solid motors &amp; upper-stage engines – </w:t>
            </w:r>
            <w:r w:rsidRPr="009F4405">
              <w:rPr>
                <w:rFonts w:cstheme="minorHAnsi"/>
                <w:i/>
                <w:iCs/>
                <w:szCs w:val="16"/>
                <w:lang w:eastAsia="en-GB"/>
              </w:rPr>
              <w:t>dedicated to Vega program R&amp;D</w:t>
            </w:r>
            <w:r w:rsidRPr="009F4405">
              <w:rPr>
                <w:rFonts w:cstheme="minorHAnsi"/>
                <w:szCs w:val="16"/>
                <w:lang w:eastAsia="en-GB"/>
              </w:rPr>
              <w:t xml:space="preserve"> </w:t>
            </w:r>
            <w:r w:rsidRPr="009F4405">
              <w:rPr>
                <w:rFonts w:cstheme="minorHAnsi"/>
                <w:b/>
                <w:bCs/>
                <w:szCs w:val="16"/>
                <w:lang w:eastAsia="en-GB"/>
              </w:rPr>
              <w:t>[Score: 2]</w:t>
            </w:r>
          </w:p>
        </w:tc>
        <w:tc>
          <w:tcPr>
            <w:tcW w:w="0" w:type="auto"/>
            <w:hideMark/>
          </w:tcPr>
          <w:p w14:paraId="607EB900"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Vega C/E launchers rely fully</w:t>
            </w:r>
            <w:r w:rsidRPr="009F4405">
              <w:rPr>
                <w:rFonts w:cstheme="minorHAnsi"/>
                <w:szCs w:val="16"/>
                <w:lang w:eastAsia="en-GB"/>
              </w:rPr>
              <w:t xml:space="preserve"> on Avio’s own test facilities (integral for development/qualification) </w:t>
            </w:r>
            <w:r w:rsidRPr="009F4405">
              <w:rPr>
                <w:rFonts w:cstheme="minorHAnsi"/>
                <w:b/>
                <w:bCs/>
                <w:szCs w:val="16"/>
                <w:lang w:eastAsia="en-GB"/>
              </w:rPr>
              <w:t>[Score: 2]</w:t>
            </w:r>
          </w:p>
        </w:tc>
        <w:tc>
          <w:tcPr>
            <w:tcW w:w="0" w:type="auto"/>
            <w:hideMark/>
          </w:tcPr>
          <w:p w14:paraId="788C2384"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Low alternatives (few EU sites can test large solid motors; no ready substitute for Avio’s specifics) </w:t>
            </w:r>
            <w:r w:rsidRPr="009F4405">
              <w:rPr>
                <w:rFonts w:cstheme="minorHAnsi"/>
                <w:b/>
                <w:bCs/>
                <w:szCs w:val="16"/>
                <w:lang w:eastAsia="en-GB"/>
              </w:rPr>
              <w:t>[Score: 2]</w:t>
            </w:r>
          </w:p>
        </w:tc>
        <w:tc>
          <w:tcPr>
            <w:tcW w:w="0" w:type="auto"/>
            <w:hideMark/>
          </w:tcPr>
          <w:p w14:paraId="333B7C16"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No – </w:t>
            </w:r>
            <w:r w:rsidRPr="009F4405">
              <w:rPr>
                <w:rFonts w:cstheme="minorHAnsi"/>
                <w:i/>
                <w:iCs/>
                <w:szCs w:val="16"/>
                <w:lang w:eastAsia="en-GB"/>
              </w:rPr>
              <w:t>single-program usage</w:t>
            </w:r>
            <w:r w:rsidRPr="009F4405">
              <w:rPr>
                <w:rFonts w:cstheme="minorHAnsi"/>
                <w:szCs w:val="16"/>
                <w:lang w:eastAsia="en-GB"/>
              </w:rPr>
              <w:t xml:space="preserve"> (serves only Vega program, not general) </w:t>
            </w:r>
            <w:r w:rsidRPr="009F4405">
              <w:rPr>
                <w:rFonts w:cstheme="minorHAnsi"/>
                <w:b/>
                <w:bCs/>
                <w:szCs w:val="16"/>
                <w:lang w:eastAsia="en-GB"/>
              </w:rPr>
              <w:t>[Score: 0]</w:t>
            </w:r>
          </w:p>
        </w:tc>
        <w:tc>
          <w:tcPr>
            <w:tcW w:w="0" w:type="auto"/>
            <w:hideMark/>
          </w:tcPr>
          <w:p w14:paraId="0C1418A9"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Underpins </w:t>
            </w:r>
            <w:r w:rsidRPr="009F4405">
              <w:rPr>
                <w:rFonts w:cstheme="minorHAnsi"/>
                <w:b/>
                <w:bCs/>
                <w:szCs w:val="16"/>
                <w:lang w:eastAsia="en-GB"/>
              </w:rPr>
              <w:t>EU small-launcher industrial base</w:t>
            </w:r>
            <w:r w:rsidRPr="009F4405">
              <w:rPr>
                <w:rFonts w:cstheme="minorHAnsi"/>
                <w:szCs w:val="16"/>
                <w:lang w:eastAsia="en-GB"/>
              </w:rPr>
              <w:t xml:space="preserve"> (ensures Vega’s continuous improvement; moderate strategic value) </w:t>
            </w:r>
            <w:r w:rsidRPr="009F4405">
              <w:rPr>
                <w:rFonts w:cstheme="minorHAnsi"/>
                <w:b/>
                <w:bCs/>
                <w:szCs w:val="16"/>
                <w:lang w:eastAsia="en-GB"/>
              </w:rPr>
              <w:t>[Score: 1]</w:t>
            </w:r>
          </w:p>
        </w:tc>
        <w:tc>
          <w:tcPr>
            <w:tcW w:w="0" w:type="auto"/>
            <w:hideMark/>
          </w:tcPr>
          <w:p w14:paraId="7A02B580"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7</w:t>
            </w:r>
          </w:p>
        </w:tc>
        <w:tc>
          <w:tcPr>
            <w:tcW w:w="0" w:type="auto"/>
            <w:hideMark/>
          </w:tcPr>
          <w:p w14:paraId="54F9F2D9"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Level 2</w:t>
            </w:r>
          </w:p>
        </w:tc>
      </w:tr>
      <w:tr w:rsidR="007B06EC" w:rsidRPr="009F4405" w14:paraId="6DB17ECA" w14:textId="77777777" w:rsidTr="001C71E1">
        <w:trPr>
          <w:trHeight w:val="20"/>
        </w:trPr>
        <w:tc>
          <w:tcPr>
            <w:tcW w:w="0" w:type="auto"/>
            <w:hideMark/>
          </w:tcPr>
          <w:p w14:paraId="06E5E47C" w14:textId="77777777" w:rsidR="007B06EC" w:rsidRPr="009F4405" w:rsidRDefault="007B06EC" w:rsidP="00E10193">
            <w:pPr>
              <w:jc w:val="left"/>
              <w:rPr>
                <w:rFonts w:cstheme="minorHAnsi"/>
                <w:b/>
                <w:bCs/>
                <w:szCs w:val="16"/>
                <w:lang w:eastAsia="en-GB"/>
              </w:rPr>
            </w:pPr>
            <w:r w:rsidRPr="009F4405">
              <w:rPr>
                <w:rFonts w:cstheme="minorHAnsi"/>
                <w:b/>
                <w:bCs/>
                <w:szCs w:val="16"/>
                <w:lang w:eastAsia="en-GB"/>
              </w:rPr>
              <w:t>Testing</w:t>
            </w:r>
          </w:p>
        </w:tc>
        <w:tc>
          <w:tcPr>
            <w:tcW w:w="0" w:type="auto"/>
            <w:hideMark/>
          </w:tcPr>
          <w:p w14:paraId="3C7B1C86"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Nammo Raufoss Test Area</w:t>
            </w:r>
            <w:r w:rsidRPr="009F4405">
              <w:rPr>
                <w:rFonts w:cstheme="minorHAnsi"/>
                <w:szCs w:val="16"/>
                <w:lang w:eastAsia="en-GB"/>
              </w:rPr>
              <w:t xml:space="preserve"> (Norway)</w:t>
            </w:r>
          </w:p>
        </w:tc>
        <w:tc>
          <w:tcPr>
            <w:tcW w:w="0" w:type="auto"/>
            <w:hideMark/>
          </w:tcPr>
          <w:p w14:paraId="5A02125A"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Flexible propulsion test range</w:t>
            </w:r>
            <w:r w:rsidRPr="009F4405">
              <w:rPr>
                <w:rFonts w:cstheme="minorHAnsi"/>
                <w:szCs w:val="16"/>
                <w:lang w:eastAsia="en-GB"/>
              </w:rPr>
              <w:t xml:space="preserve"> (solid/hybrid engines, new concepts) </w:t>
            </w:r>
            <w:r w:rsidRPr="009F4405">
              <w:rPr>
                <w:rFonts w:cstheme="minorHAnsi"/>
                <w:b/>
                <w:bCs/>
                <w:szCs w:val="16"/>
                <w:lang w:eastAsia="en-GB"/>
              </w:rPr>
              <w:t>[Score: 1]</w:t>
            </w:r>
          </w:p>
        </w:tc>
        <w:tc>
          <w:tcPr>
            <w:tcW w:w="0" w:type="auto"/>
            <w:hideMark/>
          </w:tcPr>
          <w:p w14:paraId="1C86E016"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No major program dependency (supports various ESA, commercial tests; not exclusive) </w:t>
            </w:r>
            <w:r w:rsidRPr="009F4405">
              <w:rPr>
                <w:rFonts w:cstheme="minorHAnsi"/>
                <w:b/>
                <w:bCs/>
                <w:szCs w:val="16"/>
                <w:lang w:eastAsia="en-GB"/>
              </w:rPr>
              <w:t>[Score: 0]</w:t>
            </w:r>
          </w:p>
        </w:tc>
        <w:tc>
          <w:tcPr>
            <w:tcW w:w="0" w:type="auto"/>
            <w:hideMark/>
          </w:tcPr>
          <w:p w14:paraId="7D4F7A37"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Medium substitutability (some smaller EU test sites exist for similar scale; not unique but limited) </w:t>
            </w:r>
            <w:r w:rsidRPr="009F4405">
              <w:rPr>
                <w:rFonts w:cstheme="minorHAnsi"/>
                <w:b/>
                <w:bCs/>
                <w:szCs w:val="16"/>
                <w:lang w:eastAsia="en-GB"/>
              </w:rPr>
              <w:t>[Score: 1]</w:t>
            </w:r>
          </w:p>
        </w:tc>
        <w:tc>
          <w:tcPr>
            <w:tcW w:w="0" w:type="auto"/>
            <w:hideMark/>
          </w:tcPr>
          <w:p w14:paraId="6D108218"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Yes – multi-user</w:t>
            </w:r>
            <w:r w:rsidRPr="009F4405">
              <w:rPr>
                <w:rFonts w:cstheme="minorHAnsi"/>
                <w:szCs w:val="16"/>
                <w:lang w:eastAsia="en-GB"/>
              </w:rPr>
              <w:t xml:space="preserve"> (used by ESA, defense, and multiple commercial projects) </w:t>
            </w:r>
            <w:r w:rsidRPr="009F4405">
              <w:rPr>
                <w:rFonts w:cstheme="minorHAnsi"/>
                <w:b/>
                <w:bCs/>
                <w:szCs w:val="16"/>
                <w:lang w:eastAsia="en-GB"/>
              </w:rPr>
              <w:t>[Score: 2]</w:t>
            </w:r>
          </w:p>
        </w:tc>
        <w:tc>
          <w:tcPr>
            <w:tcW w:w="0" w:type="auto"/>
            <w:hideMark/>
          </w:tcPr>
          <w:p w14:paraId="2D5BC523"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Expands </w:t>
            </w:r>
            <w:r w:rsidRPr="009F4405">
              <w:rPr>
                <w:rFonts w:cstheme="minorHAnsi"/>
                <w:b/>
                <w:bCs/>
                <w:szCs w:val="16"/>
                <w:lang w:eastAsia="en-GB"/>
              </w:rPr>
              <w:t>innovation ecosystem</w:t>
            </w:r>
            <w:r w:rsidRPr="009F4405">
              <w:rPr>
                <w:rFonts w:cstheme="minorHAnsi"/>
                <w:szCs w:val="16"/>
                <w:lang w:eastAsia="en-GB"/>
              </w:rPr>
              <w:t xml:space="preserve"> (additional test capacity for new tech; modest resilience benefit) </w:t>
            </w:r>
            <w:r w:rsidRPr="009F4405">
              <w:rPr>
                <w:rFonts w:cstheme="minorHAnsi"/>
                <w:b/>
                <w:bCs/>
                <w:szCs w:val="16"/>
                <w:lang w:eastAsia="en-GB"/>
              </w:rPr>
              <w:t>[Score: 1]</w:t>
            </w:r>
          </w:p>
        </w:tc>
        <w:tc>
          <w:tcPr>
            <w:tcW w:w="0" w:type="auto"/>
            <w:hideMark/>
          </w:tcPr>
          <w:p w14:paraId="34A69147"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5</w:t>
            </w:r>
          </w:p>
        </w:tc>
        <w:tc>
          <w:tcPr>
            <w:tcW w:w="0" w:type="auto"/>
            <w:hideMark/>
          </w:tcPr>
          <w:p w14:paraId="75202828"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Level 2</w:t>
            </w:r>
          </w:p>
        </w:tc>
      </w:tr>
      <w:tr w:rsidR="007B06EC" w:rsidRPr="009F4405" w14:paraId="41EDD9B8" w14:textId="77777777" w:rsidTr="001C71E1">
        <w:trPr>
          <w:trHeight w:val="20"/>
        </w:trPr>
        <w:tc>
          <w:tcPr>
            <w:tcW w:w="0" w:type="auto"/>
            <w:hideMark/>
          </w:tcPr>
          <w:p w14:paraId="4D59F9C0" w14:textId="77777777" w:rsidR="007B06EC" w:rsidRPr="009F4405" w:rsidRDefault="007B06EC" w:rsidP="00E10193">
            <w:pPr>
              <w:jc w:val="left"/>
              <w:rPr>
                <w:rFonts w:cstheme="minorHAnsi"/>
                <w:b/>
                <w:bCs/>
                <w:szCs w:val="16"/>
                <w:lang w:eastAsia="en-GB"/>
              </w:rPr>
            </w:pPr>
            <w:r w:rsidRPr="009F4405">
              <w:rPr>
                <w:rFonts w:cstheme="minorHAnsi"/>
                <w:b/>
                <w:bCs/>
                <w:szCs w:val="16"/>
                <w:lang w:eastAsia="en-GB"/>
              </w:rPr>
              <w:t>Testing</w:t>
            </w:r>
          </w:p>
        </w:tc>
        <w:tc>
          <w:tcPr>
            <w:tcW w:w="0" w:type="auto"/>
            <w:hideMark/>
          </w:tcPr>
          <w:p w14:paraId="0FCF2A06"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Łukasiewicz–ILOT Propulsion Lab</w:t>
            </w:r>
            <w:r w:rsidRPr="009F4405">
              <w:rPr>
                <w:rFonts w:cstheme="minorHAnsi"/>
                <w:szCs w:val="16"/>
                <w:lang w:eastAsia="en-GB"/>
              </w:rPr>
              <w:t xml:space="preserve"> (Poland)</w:t>
            </w:r>
          </w:p>
        </w:tc>
        <w:tc>
          <w:tcPr>
            <w:tcW w:w="0" w:type="auto"/>
            <w:hideMark/>
          </w:tcPr>
          <w:p w14:paraId="198BD18B" w14:textId="77777777" w:rsidR="007B06EC" w:rsidRPr="009F4405" w:rsidRDefault="007B06EC" w:rsidP="00E10193">
            <w:pPr>
              <w:jc w:val="left"/>
              <w:rPr>
                <w:rFonts w:cstheme="minorHAnsi"/>
                <w:szCs w:val="16"/>
                <w:lang w:eastAsia="en-GB"/>
              </w:rPr>
            </w:pPr>
            <w:r w:rsidRPr="009F4405">
              <w:rPr>
                <w:rFonts w:cstheme="minorHAnsi"/>
                <w:b/>
                <w:szCs w:val="16"/>
                <w:lang w:eastAsia="en-GB"/>
              </w:rPr>
              <w:t>Small-scale engine R&amp;D lab</w:t>
            </w:r>
            <w:r w:rsidRPr="009F4405">
              <w:rPr>
                <w:rFonts w:cstheme="minorHAnsi"/>
                <w:szCs w:val="16"/>
                <w:lang w:eastAsia="en-GB"/>
              </w:rPr>
              <w:t xml:space="preserve"> (hybrid/“green” propulsion; early-stage facility) </w:t>
            </w:r>
            <w:r w:rsidRPr="009F4405">
              <w:rPr>
                <w:rFonts w:cstheme="minorHAnsi"/>
                <w:b/>
                <w:szCs w:val="16"/>
                <w:lang w:eastAsia="en-GB"/>
              </w:rPr>
              <w:t>[Score: 0]</w:t>
            </w:r>
          </w:p>
        </w:tc>
        <w:tc>
          <w:tcPr>
            <w:tcW w:w="0" w:type="auto"/>
            <w:hideMark/>
          </w:tcPr>
          <w:p w14:paraId="23F27F2A"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No current dependency (serves research; no program critically needs it yet) </w:t>
            </w:r>
            <w:r w:rsidRPr="009F4405">
              <w:rPr>
                <w:rFonts w:cstheme="minorHAnsi"/>
                <w:b/>
                <w:bCs/>
                <w:szCs w:val="16"/>
                <w:lang w:eastAsia="en-GB"/>
              </w:rPr>
              <w:t>[Score: 0]</w:t>
            </w:r>
          </w:p>
        </w:tc>
        <w:tc>
          <w:tcPr>
            <w:tcW w:w="0" w:type="auto"/>
            <w:hideMark/>
          </w:tcPr>
          <w:p w14:paraId="2905348B"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High substitutability (capabilities still nascent; other EU labs cover similar research) </w:t>
            </w:r>
            <w:r w:rsidRPr="009F4405">
              <w:rPr>
                <w:rFonts w:cstheme="minorHAnsi"/>
                <w:b/>
                <w:bCs/>
                <w:szCs w:val="16"/>
                <w:lang w:eastAsia="en-GB"/>
              </w:rPr>
              <w:t>[Score: 0]</w:t>
            </w:r>
          </w:p>
        </w:tc>
        <w:tc>
          <w:tcPr>
            <w:tcW w:w="0" w:type="auto"/>
            <w:hideMark/>
          </w:tcPr>
          <w:p w14:paraId="47BD7A82"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Yes – open access</w:t>
            </w:r>
            <w:r w:rsidRPr="009F4405">
              <w:rPr>
                <w:rFonts w:cstheme="minorHAnsi"/>
                <w:szCs w:val="16"/>
                <w:lang w:eastAsia="en-GB"/>
              </w:rPr>
              <w:t xml:space="preserve"> (available to EU projects, academia; fosters broader participation) </w:t>
            </w:r>
            <w:r w:rsidRPr="009F4405">
              <w:rPr>
                <w:rFonts w:cstheme="minorHAnsi"/>
                <w:b/>
                <w:bCs/>
                <w:szCs w:val="16"/>
                <w:lang w:eastAsia="en-GB"/>
              </w:rPr>
              <w:t>[Score: 2]</w:t>
            </w:r>
          </w:p>
        </w:tc>
        <w:tc>
          <w:tcPr>
            <w:tcW w:w="0" w:type="auto"/>
            <w:hideMark/>
          </w:tcPr>
          <w:p w14:paraId="4B11A80A" w14:textId="77777777" w:rsidR="007B06EC" w:rsidRPr="009F4405" w:rsidRDefault="007B06EC" w:rsidP="00E10193">
            <w:pPr>
              <w:jc w:val="left"/>
              <w:rPr>
                <w:rFonts w:cstheme="minorHAnsi"/>
                <w:szCs w:val="16"/>
                <w:lang w:eastAsia="en-GB"/>
              </w:rPr>
            </w:pPr>
            <w:r w:rsidRPr="009F4405">
              <w:rPr>
                <w:rFonts w:cstheme="minorHAnsi"/>
                <w:i/>
                <w:iCs/>
                <w:szCs w:val="16"/>
                <w:lang w:eastAsia="en-GB"/>
              </w:rPr>
              <w:t>Future</w:t>
            </w:r>
            <w:r w:rsidRPr="009F4405">
              <w:rPr>
                <w:rFonts w:cstheme="minorHAnsi"/>
                <w:szCs w:val="16"/>
                <w:lang w:eastAsia="en-GB"/>
              </w:rPr>
              <w:t xml:space="preserve"> </w:t>
            </w:r>
            <w:r w:rsidRPr="009F4405">
              <w:rPr>
                <w:rFonts w:cstheme="minorHAnsi"/>
                <w:b/>
                <w:bCs/>
                <w:szCs w:val="16"/>
                <w:lang w:eastAsia="en-GB"/>
              </w:rPr>
              <w:t>innovation potential</w:t>
            </w:r>
            <w:r w:rsidRPr="009F4405">
              <w:rPr>
                <w:rFonts w:cstheme="minorHAnsi"/>
                <w:szCs w:val="16"/>
                <w:lang w:eastAsia="en-GB"/>
              </w:rPr>
              <w:t xml:space="preserve"> (building home-grown propulsion expertise; long-term benefit) </w:t>
            </w:r>
            <w:r w:rsidRPr="009F4405">
              <w:rPr>
                <w:rFonts w:cstheme="minorHAnsi"/>
                <w:b/>
                <w:bCs/>
                <w:szCs w:val="16"/>
                <w:lang w:eastAsia="en-GB"/>
              </w:rPr>
              <w:t>[Score: 1]</w:t>
            </w:r>
          </w:p>
        </w:tc>
        <w:tc>
          <w:tcPr>
            <w:tcW w:w="0" w:type="auto"/>
            <w:hideMark/>
          </w:tcPr>
          <w:p w14:paraId="7F68672A"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3</w:t>
            </w:r>
          </w:p>
        </w:tc>
        <w:tc>
          <w:tcPr>
            <w:tcW w:w="0" w:type="auto"/>
            <w:hideMark/>
          </w:tcPr>
          <w:p w14:paraId="634AA6CC"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Level 3</w:t>
            </w:r>
          </w:p>
        </w:tc>
      </w:tr>
      <w:tr w:rsidR="007B06EC" w:rsidRPr="009F4405" w14:paraId="67F8866B" w14:textId="77777777" w:rsidTr="001C71E1">
        <w:trPr>
          <w:trHeight w:val="20"/>
        </w:trPr>
        <w:tc>
          <w:tcPr>
            <w:tcW w:w="0" w:type="auto"/>
            <w:hideMark/>
          </w:tcPr>
          <w:p w14:paraId="5CC63A1D" w14:textId="77777777" w:rsidR="007B06EC" w:rsidRPr="009F4405" w:rsidRDefault="007B06EC" w:rsidP="00E10193">
            <w:pPr>
              <w:jc w:val="left"/>
              <w:rPr>
                <w:rFonts w:cstheme="minorHAnsi"/>
                <w:b/>
                <w:bCs/>
                <w:szCs w:val="16"/>
                <w:lang w:eastAsia="en-GB"/>
              </w:rPr>
            </w:pPr>
            <w:r w:rsidRPr="009F4405">
              <w:rPr>
                <w:rFonts w:cstheme="minorHAnsi"/>
                <w:b/>
                <w:bCs/>
                <w:szCs w:val="16"/>
                <w:lang w:eastAsia="en-GB"/>
              </w:rPr>
              <w:t>Testing</w:t>
            </w:r>
          </w:p>
        </w:tc>
        <w:tc>
          <w:tcPr>
            <w:tcW w:w="0" w:type="auto"/>
            <w:hideMark/>
          </w:tcPr>
          <w:p w14:paraId="3BB0554F"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PLD Space Propulsion Test Site</w:t>
            </w:r>
            <w:r w:rsidRPr="009F4405">
              <w:rPr>
                <w:rFonts w:cstheme="minorHAnsi"/>
                <w:szCs w:val="16"/>
                <w:lang w:eastAsia="en-GB"/>
              </w:rPr>
              <w:t xml:space="preserve"> (Teruel, Spain)</w:t>
            </w:r>
          </w:p>
        </w:tc>
        <w:tc>
          <w:tcPr>
            <w:tcW w:w="0" w:type="auto"/>
            <w:hideMark/>
          </w:tcPr>
          <w:p w14:paraId="76C58B51"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Private engine &amp; stage test site</w:t>
            </w:r>
            <w:r w:rsidRPr="009F4405">
              <w:rPr>
                <w:rFonts w:cstheme="minorHAnsi"/>
                <w:szCs w:val="16"/>
                <w:lang w:eastAsia="en-GB"/>
              </w:rPr>
              <w:t xml:space="preserve"> (Miura rockets) – </w:t>
            </w:r>
            <w:r w:rsidRPr="009F4405">
              <w:rPr>
                <w:rFonts w:cstheme="minorHAnsi"/>
                <w:i/>
                <w:iCs/>
                <w:szCs w:val="16"/>
                <w:lang w:eastAsia="en-GB"/>
              </w:rPr>
              <w:t>dedicated to PLD’s launchers</w:t>
            </w:r>
            <w:r w:rsidRPr="009F4405">
              <w:rPr>
                <w:rFonts w:cstheme="minorHAnsi"/>
                <w:szCs w:val="16"/>
                <w:lang w:eastAsia="en-GB"/>
              </w:rPr>
              <w:t xml:space="preserve"> </w:t>
            </w:r>
            <w:r w:rsidRPr="009F4405">
              <w:rPr>
                <w:rFonts w:cstheme="minorHAnsi"/>
                <w:b/>
                <w:bCs/>
                <w:szCs w:val="16"/>
                <w:lang w:eastAsia="en-GB"/>
              </w:rPr>
              <w:t>[Score: 2]</w:t>
            </w:r>
          </w:p>
        </w:tc>
        <w:tc>
          <w:tcPr>
            <w:tcW w:w="0" w:type="auto"/>
            <w:hideMark/>
          </w:tcPr>
          <w:p w14:paraId="137E978B"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Entire PLD launch program depends</w:t>
            </w:r>
            <w:r w:rsidRPr="009F4405">
              <w:rPr>
                <w:rFonts w:cstheme="minorHAnsi"/>
                <w:szCs w:val="16"/>
                <w:lang w:eastAsia="en-GB"/>
              </w:rPr>
              <w:t xml:space="preserve"> on this (Miura 1 &amp; 5 engine validations exclusively here) </w:t>
            </w:r>
            <w:r w:rsidRPr="009F4405">
              <w:rPr>
                <w:rFonts w:cstheme="minorHAnsi"/>
                <w:b/>
                <w:bCs/>
                <w:szCs w:val="16"/>
                <w:lang w:eastAsia="en-GB"/>
              </w:rPr>
              <w:t>[Score: 2]</w:t>
            </w:r>
          </w:p>
        </w:tc>
        <w:tc>
          <w:tcPr>
            <w:tcW w:w="0" w:type="auto"/>
            <w:hideMark/>
          </w:tcPr>
          <w:p w14:paraId="7A885F5F"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Low substitutability (company-specific site; no alternative without significant effort) </w:t>
            </w:r>
            <w:r w:rsidRPr="009F4405">
              <w:rPr>
                <w:rFonts w:cstheme="minorHAnsi"/>
                <w:b/>
                <w:bCs/>
                <w:szCs w:val="16"/>
                <w:lang w:eastAsia="en-GB"/>
              </w:rPr>
              <w:t>[Score: 2]</w:t>
            </w:r>
          </w:p>
        </w:tc>
        <w:tc>
          <w:tcPr>
            <w:tcW w:w="0" w:type="auto"/>
            <w:hideMark/>
          </w:tcPr>
          <w:p w14:paraId="5CBFC256"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No – </w:t>
            </w:r>
            <w:r w:rsidRPr="009F4405">
              <w:rPr>
                <w:rFonts w:cstheme="minorHAnsi"/>
                <w:i/>
                <w:iCs/>
                <w:szCs w:val="16"/>
                <w:lang w:eastAsia="en-GB"/>
              </w:rPr>
              <w:t>single-user</w:t>
            </w:r>
            <w:r w:rsidRPr="009F4405">
              <w:rPr>
                <w:rFonts w:cstheme="minorHAnsi"/>
                <w:szCs w:val="16"/>
                <w:lang w:eastAsia="en-GB"/>
              </w:rPr>
              <w:t xml:space="preserve"> (PLD Space only; not shared) </w:t>
            </w:r>
            <w:r w:rsidRPr="009F4405">
              <w:rPr>
                <w:rFonts w:cstheme="minorHAnsi"/>
                <w:b/>
                <w:bCs/>
                <w:szCs w:val="16"/>
                <w:lang w:eastAsia="en-GB"/>
              </w:rPr>
              <w:t>[Score: 0]</w:t>
            </w:r>
          </w:p>
        </w:tc>
        <w:tc>
          <w:tcPr>
            <w:tcW w:w="0" w:type="auto"/>
            <w:hideMark/>
          </w:tcPr>
          <w:p w14:paraId="438F3CC7"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Supports </w:t>
            </w:r>
            <w:r w:rsidRPr="009F4405">
              <w:rPr>
                <w:rFonts w:cstheme="minorHAnsi"/>
                <w:b/>
                <w:bCs/>
                <w:szCs w:val="16"/>
                <w:lang w:eastAsia="en-GB"/>
              </w:rPr>
              <w:t>EU’s NewSpace competitiveness</w:t>
            </w:r>
            <w:r w:rsidRPr="009F4405">
              <w:rPr>
                <w:rFonts w:cstheme="minorHAnsi"/>
                <w:szCs w:val="16"/>
                <w:lang w:eastAsia="en-GB"/>
              </w:rPr>
              <w:t xml:space="preserve"> (advances a private small launcher to market) </w:t>
            </w:r>
            <w:r w:rsidRPr="009F4405">
              <w:rPr>
                <w:rFonts w:cstheme="minorHAnsi"/>
                <w:b/>
                <w:bCs/>
                <w:szCs w:val="16"/>
                <w:lang w:eastAsia="en-GB"/>
              </w:rPr>
              <w:t>[Score: 1]</w:t>
            </w:r>
          </w:p>
        </w:tc>
        <w:tc>
          <w:tcPr>
            <w:tcW w:w="0" w:type="auto"/>
            <w:hideMark/>
          </w:tcPr>
          <w:p w14:paraId="691B6878"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7</w:t>
            </w:r>
          </w:p>
        </w:tc>
        <w:tc>
          <w:tcPr>
            <w:tcW w:w="0" w:type="auto"/>
            <w:hideMark/>
          </w:tcPr>
          <w:p w14:paraId="5B83BD0D"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Level 2</w:t>
            </w:r>
          </w:p>
        </w:tc>
      </w:tr>
      <w:tr w:rsidR="007B06EC" w:rsidRPr="009F4405" w14:paraId="0AC46D49" w14:textId="77777777" w:rsidTr="001C71E1">
        <w:trPr>
          <w:trHeight w:val="20"/>
        </w:trPr>
        <w:tc>
          <w:tcPr>
            <w:tcW w:w="0" w:type="auto"/>
            <w:hideMark/>
          </w:tcPr>
          <w:p w14:paraId="4449A9E3" w14:textId="77777777" w:rsidR="007B06EC" w:rsidRPr="009F4405" w:rsidRDefault="007B06EC" w:rsidP="00E10193">
            <w:pPr>
              <w:jc w:val="left"/>
              <w:rPr>
                <w:rFonts w:cstheme="minorHAnsi"/>
                <w:b/>
                <w:bCs/>
                <w:szCs w:val="16"/>
                <w:lang w:eastAsia="en-GB"/>
              </w:rPr>
            </w:pPr>
            <w:r w:rsidRPr="009F4405">
              <w:rPr>
                <w:rFonts w:cstheme="minorHAnsi"/>
                <w:b/>
                <w:bCs/>
                <w:szCs w:val="16"/>
                <w:lang w:eastAsia="en-GB"/>
              </w:rPr>
              <w:t>Testing</w:t>
            </w:r>
          </w:p>
        </w:tc>
        <w:tc>
          <w:tcPr>
            <w:tcW w:w="0" w:type="auto"/>
            <w:hideMark/>
          </w:tcPr>
          <w:p w14:paraId="59073C56"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Orbex Propulsion Test Facility</w:t>
            </w:r>
            <w:r w:rsidRPr="009F4405">
              <w:rPr>
                <w:rFonts w:cstheme="minorHAnsi"/>
                <w:szCs w:val="16"/>
                <w:lang w:eastAsia="en-GB"/>
              </w:rPr>
              <w:t xml:space="preserve"> (Kinloss, UK)</w:t>
            </w:r>
          </w:p>
        </w:tc>
        <w:tc>
          <w:tcPr>
            <w:tcW w:w="0" w:type="auto"/>
            <w:hideMark/>
          </w:tcPr>
          <w:p w14:paraId="05A2850A"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Dedicated engine/stage test facility</w:t>
            </w:r>
            <w:r w:rsidRPr="009F4405">
              <w:rPr>
                <w:rFonts w:cstheme="minorHAnsi"/>
                <w:szCs w:val="16"/>
                <w:lang w:eastAsia="en-GB"/>
              </w:rPr>
              <w:t xml:space="preserve"> (for Orbex Prime rockets) </w:t>
            </w:r>
            <w:r w:rsidRPr="009F4405">
              <w:rPr>
                <w:rFonts w:cstheme="minorHAnsi"/>
                <w:b/>
                <w:bCs/>
                <w:szCs w:val="16"/>
                <w:lang w:eastAsia="en-GB"/>
              </w:rPr>
              <w:t>[Score: 2]</w:t>
            </w:r>
          </w:p>
        </w:tc>
        <w:tc>
          <w:tcPr>
            <w:tcW w:w="0" w:type="auto"/>
            <w:hideMark/>
          </w:tcPr>
          <w:p w14:paraId="46D68349"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Orbex’s launch vehicles fully rely</w:t>
            </w:r>
            <w:r w:rsidRPr="009F4405">
              <w:rPr>
                <w:rFonts w:cstheme="minorHAnsi"/>
                <w:szCs w:val="16"/>
                <w:lang w:eastAsia="en-GB"/>
              </w:rPr>
              <w:t xml:space="preserve"> on this site (their engines only tested here) </w:t>
            </w:r>
            <w:r w:rsidRPr="009F4405">
              <w:rPr>
                <w:rFonts w:cstheme="minorHAnsi"/>
                <w:b/>
                <w:bCs/>
                <w:szCs w:val="16"/>
                <w:lang w:eastAsia="en-GB"/>
              </w:rPr>
              <w:t>[Score: 2]</w:t>
            </w:r>
          </w:p>
        </w:tc>
        <w:tc>
          <w:tcPr>
            <w:tcW w:w="0" w:type="auto"/>
            <w:hideMark/>
          </w:tcPr>
          <w:p w14:paraId="2E775945"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Low substitutability (purpose-built for Orbex; hard to replace externally) </w:t>
            </w:r>
            <w:r w:rsidRPr="009F4405">
              <w:rPr>
                <w:rFonts w:cstheme="minorHAnsi"/>
                <w:b/>
                <w:bCs/>
                <w:szCs w:val="16"/>
                <w:lang w:eastAsia="en-GB"/>
              </w:rPr>
              <w:t>[Score: 2]</w:t>
            </w:r>
          </w:p>
        </w:tc>
        <w:tc>
          <w:tcPr>
            <w:tcW w:w="0" w:type="auto"/>
            <w:hideMark/>
          </w:tcPr>
          <w:p w14:paraId="33A86610"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No – </w:t>
            </w:r>
            <w:r w:rsidRPr="009F4405">
              <w:rPr>
                <w:rFonts w:cstheme="minorHAnsi"/>
                <w:i/>
                <w:iCs/>
                <w:szCs w:val="16"/>
                <w:lang w:eastAsia="en-GB"/>
              </w:rPr>
              <w:t>single-user</w:t>
            </w:r>
            <w:r w:rsidRPr="009F4405">
              <w:rPr>
                <w:rFonts w:cstheme="minorHAnsi"/>
                <w:szCs w:val="16"/>
                <w:lang w:eastAsia="en-GB"/>
              </w:rPr>
              <w:t xml:space="preserve"> (owned/operated by Orbex; not externally used) </w:t>
            </w:r>
            <w:r w:rsidRPr="009F4405">
              <w:rPr>
                <w:rFonts w:cstheme="minorHAnsi"/>
                <w:b/>
                <w:bCs/>
                <w:szCs w:val="16"/>
                <w:lang w:eastAsia="en-GB"/>
              </w:rPr>
              <w:t>[Score: 0]</w:t>
            </w:r>
          </w:p>
        </w:tc>
        <w:tc>
          <w:tcPr>
            <w:tcW w:w="0" w:type="auto"/>
            <w:hideMark/>
          </w:tcPr>
          <w:p w14:paraId="5E603DEA"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Contributes to </w:t>
            </w:r>
            <w:r w:rsidRPr="009F4405">
              <w:rPr>
                <w:rFonts w:cstheme="minorHAnsi"/>
                <w:b/>
                <w:bCs/>
                <w:szCs w:val="16"/>
                <w:lang w:eastAsia="en-GB"/>
              </w:rPr>
              <w:t>EU launch sector competitiveness</w:t>
            </w:r>
            <w:r w:rsidRPr="009F4405">
              <w:rPr>
                <w:rFonts w:cstheme="minorHAnsi"/>
                <w:szCs w:val="16"/>
                <w:lang w:eastAsia="en-GB"/>
              </w:rPr>
              <w:t xml:space="preserve"> (enables Orbex’s progress; diversifies launcher base) </w:t>
            </w:r>
            <w:r w:rsidRPr="009F4405">
              <w:rPr>
                <w:rFonts w:cstheme="minorHAnsi"/>
                <w:b/>
                <w:bCs/>
                <w:szCs w:val="16"/>
                <w:lang w:eastAsia="en-GB"/>
              </w:rPr>
              <w:t>[Score: 1]</w:t>
            </w:r>
          </w:p>
        </w:tc>
        <w:tc>
          <w:tcPr>
            <w:tcW w:w="0" w:type="auto"/>
            <w:hideMark/>
          </w:tcPr>
          <w:p w14:paraId="2D342C80"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7</w:t>
            </w:r>
          </w:p>
        </w:tc>
        <w:tc>
          <w:tcPr>
            <w:tcW w:w="0" w:type="auto"/>
            <w:hideMark/>
          </w:tcPr>
          <w:p w14:paraId="459BF2F5"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Level 2</w:t>
            </w:r>
          </w:p>
        </w:tc>
      </w:tr>
      <w:tr w:rsidR="007B06EC" w:rsidRPr="009F4405" w14:paraId="68C6C751" w14:textId="77777777" w:rsidTr="001C71E1">
        <w:trPr>
          <w:trHeight w:val="20"/>
        </w:trPr>
        <w:tc>
          <w:tcPr>
            <w:tcW w:w="0" w:type="auto"/>
            <w:hideMark/>
          </w:tcPr>
          <w:p w14:paraId="2CA1398D" w14:textId="77777777" w:rsidR="007B06EC" w:rsidRPr="009F4405" w:rsidRDefault="007B06EC" w:rsidP="00E10193">
            <w:pPr>
              <w:jc w:val="left"/>
              <w:rPr>
                <w:rFonts w:cstheme="minorHAnsi"/>
                <w:b/>
                <w:bCs/>
                <w:szCs w:val="16"/>
                <w:lang w:eastAsia="en-GB"/>
              </w:rPr>
            </w:pPr>
            <w:r w:rsidRPr="009F4405">
              <w:rPr>
                <w:rFonts w:cstheme="minorHAnsi"/>
                <w:b/>
                <w:bCs/>
                <w:szCs w:val="16"/>
                <w:lang w:eastAsia="en-GB"/>
              </w:rPr>
              <w:lastRenderedPageBreak/>
              <w:t>Transportation</w:t>
            </w:r>
          </w:p>
        </w:tc>
        <w:tc>
          <w:tcPr>
            <w:tcW w:w="0" w:type="auto"/>
            <w:hideMark/>
          </w:tcPr>
          <w:p w14:paraId="40299A42"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RFA Propellant Transport &amp; Storage</w:t>
            </w:r>
            <w:r w:rsidRPr="009F4405">
              <w:rPr>
                <w:rFonts w:cstheme="minorHAnsi"/>
                <w:szCs w:val="16"/>
                <w:lang w:eastAsia="en-GB"/>
              </w:rPr>
              <w:t xml:space="preserve"> (RFA, Germany)</w:t>
            </w:r>
          </w:p>
        </w:tc>
        <w:tc>
          <w:tcPr>
            <w:tcW w:w="0" w:type="auto"/>
            <w:hideMark/>
          </w:tcPr>
          <w:p w14:paraId="170FAD1F"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Specialized cryogenic fuel tanks &amp; vehicles</w:t>
            </w:r>
            <w:r w:rsidRPr="009F4405">
              <w:rPr>
                <w:rFonts w:cstheme="minorHAnsi"/>
                <w:szCs w:val="16"/>
                <w:lang w:eastAsia="en-GB"/>
              </w:rPr>
              <w:t xml:space="preserve"> for RFA One rocket fueling – </w:t>
            </w:r>
            <w:r w:rsidRPr="009F4405">
              <w:rPr>
                <w:rFonts w:cstheme="minorHAnsi"/>
                <w:i/>
                <w:iCs/>
                <w:szCs w:val="16"/>
                <w:lang w:eastAsia="en-GB"/>
              </w:rPr>
              <w:t>integral to its launch operations</w:t>
            </w:r>
            <w:r w:rsidRPr="009F4405">
              <w:rPr>
                <w:rFonts w:cstheme="minorHAnsi"/>
                <w:szCs w:val="16"/>
                <w:lang w:eastAsia="en-GB"/>
              </w:rPr>
              <w:t xml:space="preserve"> </w:t>
            </w:r>
            <w:r w:rsidRPr="009F4405">
              <w:rPr>
                <w:rFonts w:cstheme="minorHAnsi"/>
                <w:b/>
                <w:bCs/>
                <w:szCs w:val="16"/>
                <w:lang w:eastAsia="en-GB"/>
              </w:rPr>
              <w:t>[Score: 2]</w:t>
            </w:r>
          </w:p>
        </w:tc>
        <w:tc>
          <w:tcPr>
            <w:tcW w:w="0" w:type="auto"/>
            <w:hideMark/>
          </w:tcPr>
          <w:p w14:paraId="4F713B41"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RFA One’s fueling process fully</w:t>
            </w:r>
            <w:r w:rsidRPr="009F4405">
              <w:rPr>
                <w:rFonts w:cstheme="minorHAnsi"/>
                <w:szCs w:val="16"/>
                <w:lang w:eastAsia="en-GB"/>
              </w:rPr>
              <w:t xml:space="preserve"> depends on these (no off-the-shelf solution; custom system) </w:t>
            </w:r>
            <w:r w:rsidRPr="009F4405">
              <w:rPr>
                <w:rFonts w:cstheme="minorHAnsi"/>
                <w:b/>
                <w:bCs/>
                <w:szCs w:val="16"/>
                <w:lang w:eastAsia="en-GB"/>
              </w:rPr>
              <w:t>[Score: 2]</w:t>
            </w:r>
          </w:p>
        </w:tc>
        <w:tc>
          <w:tcPr>
            <w:tcW w:w="0" w:type="auto"/>
            <w:hideMark/>
          </w:tcPr>
          <w:p w14:paraId="45FB00E8"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Medium substitutability (few specialized vendors exist; possible alternatives with significant cost/time) </w:t>
            </w:r>
            <w:r w:rsidRPr="009F4405">
              <w:rPr>
                <w:rFonts w:cstheme="minorHAnsi"/>
                <w:b/>
                <w:bCs/>
                <w:szCs w:val="16"/>
                <w:lang w:eastAsia="en-GB"/>
              </w:rPr>
              <w:t>[Score: 1]</w:t>
            </w:r>
          </w:p>
        </w:tc>
        <w:tc>
          <w:tcPr>
            <w:tcW w:w="0" w:type="auto"/>
            <w:hideMark/>
          </w:tcPr>
          <w:p w14:paraId="495EAB62"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No – </w:t>
            </w:r>
            <w:r w:rsidRPr="009F4405">
              <w:rPr>
                <w:rFonts w:cstheme="minorHAnsi"/>
                <w:i/>
                <w:iCs/>
                <w:szCs w:val="16"/>
                <w:lang w:eastAsia="en-GB"/>
              </w:rPr>
              <w:t>internal to RFA</w:t>
            </w:r>
            <w:r w:rsidRPr="009F4405">
              <w:rPr>
                <w:rFonts w:cstheme="minorHAnsi"/>
                <w:szCs w:val="16"/>
                <w:lang w:eastAsia="en-GB"/>
              </w:rPr>
              <w:t xml:space="preserve"> (used only by RFA’s launcher program) </w:t>
            </w:r>
            <w:r w:rsidRPr="009F4405">
              <w:rPr>
                <w:rFonts w:cstheme="minorHAnsi"/>
                <w:b/>
                <w:bCs/>
                <w:szCs w:val="16"/>
                <w:lang w:eastAsia="en-GB"/>
              </w:rPr>
              <w:t>[Score: 0]</w:t>
            </w:r>
          </w:p>
        </w:tc>
        <w:tc>
          <w:tcPr>
            <w:tcW w:w="0" w:type="auto"/>
            <w:hideMark/>
          </w:tcPr>
          <w:p w14:paraId="4FE1A60B"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Supports </w:t>
            </w:r>
            <w:r w:rsidRPr="009F4405">
              <w:rPr>
                <w:rFonts w:cstheme="minorHAnsi"/>
                <w:b/>
                <w:bCs/>
                <w:szCs w:val="16"/>
                <w:lang w:eastAsia="en-GB"/>
              </w:rPr>
              <w:t>operational readiness</w:t>
            </w:r>
            <w:r w:rsidRPr="009F4405">
              <w:rPr>
                <w:rFonts w:cstheme="minorHAnsi"/>
                <w:szCs w:val="16"/>
                <w:lang w:eastAsia="en-GB"/>
              </w:rPr>
              <w:t xml:space="preserve"> of a new EU launcher (competitiveness in responsive launch logistics) </w:t>
            </w:r>
            <w:r w:rsidRPr="009F4405">
              <w:rPr>
                <w:rFonts w:cstheme="minorHAnsi"/>
                <w:b/>
                <w:bCs/>
                <w:szCs w:val="16"/>
                <w:lang w:eastAsia="en-GB"/>
              </w:rPr>
              <w:t>[Score: 1]</w:t>
            </w:r>
          </w:p>
        </w:tc>
        <w:tc>
          <w:tcPr>
            <w:tcW w:w="0" w:type="auto"/>
            <w:hideMark/>
          </w:tcPr>
          <w:p w14:paraId="1EABCCDD"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6</w:t>
            </w:r>
          </w:p>
        </w:tc>
        <w:tc>
          <w:tcPr>
            <w:tcW w:w="0" w:type="auto"/>
            <w:hideMark/>
          </w:tcPr>
          <w:p w14:paraId="3FDEFE18"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Level 2</w:t>
            </w:r>
          </w:p>
        </w:tc>
      </w:tr>
      <w:tr w:rsidR="007B06EC" w:rsidRPr="009F4405" w14:paraId="76611011" w14:textId="77777777" w:rsidTr="001C71E1">
        <w:trPr>
          <w:trHeight w:val="20"/>
        </w:trPr>
        <w:tc>
          <w:tcPr>
            <w:tcW w:w="0" w:type="auto"/>
            <w:hideMark/>
          </w:tcPr>
          <w:p w14:paraId="2CD95E25" w14:textId="77777777" w:rsidR="007B06EC" w:rsidRPr="009F4405" w:rsidRDefault="007B06EC" w:rsidP="00E10193">
            <w:pPr>
              <w:jc w:val="left"/>
              <w:rPr>
                <w:rFonts w:cstheme="minorHAnsi"/>
                <w:b/>
                <w:bCs/>
                <w:szCs w:val="16"/>
                <w:lang w:eastAsia="en-GB"/>
              </w:rPr>
            </w:pPr>
            <w:r w:rsidRPr="009F4405">
              <w:rPr>
                <w:rFonts w:cstheme="minorHAnsi"/>
                <w:b/>
                <w:bCs/>
                <w:szCs w:val="16"/>
                <w:lang w:eastAsia="en-GB"/>
              </w:rPr>
              <w:t>Transportation</w:t>
            </w:r>
          </w:p>
        </w:tc>
        <w:tc>
          <w:tcPr>
            <w:tcW w:w="0" w:type="auto"/>
            <w:hideMark/>
          </w:tcPr>
          <w:p w14:paraId="29FD849D"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Canopée</w:t>
            </w:r>
            <w:r w:rsidRPr="009F4405">
              <w:rPr>
                <w:rFonts w:cstheme="minorHAnsi"/>
                <w:szCs w:val="16"/>
                <w:lang w:eastAsia="en-GB"/>
              </w:rPr>
              <w:t xml:space="preserve"> (Ariane 6 sail-assisted cargo ship)</w:t>
            </w:r>
          </w:p>
        </w:tc>
        <w:tc>
          <w:tcPr>
            <w:tcW w:w="0" w:type="auto"/>
            <w:hideMark/>
          </w:tcPr>
          <w:p w14:paraId="7DD54656"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Custom transatlantic vessel</w:t>
            </w:r>
            <w:r w:rsidRPr="009F4405">
              <w:rPr>
                <w:rFonts w:cstheme="minorHAnsi"/>
                <w:szCs w:val="16"/>
                <w:lang w:eastAsia="en-GB"/>
              </w:rPr>
              <w:t xml:space="preserve"> for shipping Ariane 6 components – </w:t>
            </w:r>
            <w:r w:rsidRPr="009F4405">
              <w:rPr>
                <w:rFonts w:cstheme="minorHAnsi"/>
                <w:i/>
                <w:iCs/>
                <w:szCs w:val="16"/>
                <w:lang w:eastAsia="en-GB"/>
              </w:rPr>
              <w:t>integral logistics link to CSG</w:t>
            </w:r>
            <w:r w:rsidRPr="009F4405">
              <w:rPr>
                <w:rFonts w:cstheme="minorHAnsi"/>
                <w:szCs w:val="16"/>
                <w:lang w:eastAsia="en-GB"/>
              </w:rPr>
              <w:t xml:space="preserve"> </w:t>
            </w:r>
            <w:r w:rsidRPr="009F4405">
              <w:rPr>
                <w:rFonts w:cstheme="minorHAnsi"/>
                <w:b/>
                <w:bCs/>
                <w:szCs w:val="16"/>
                <w:lang w:eastAsia="en-GB"/>
              </w:rPr>
              <w:t>[Score: 2]</w:t>
            </w:r>
          </w:p>
        </w:tc>
        <w:tc>
          <w:tcPr>
            <w:tcW w:w="0" w:type="auto"/>
            <w:hideMark/>
          </w:tcPr>
          <w:p w14:paraId="79F84022" w14:textId="69CD5F4F" w:rsidR="007B06EC" w:rsidRPr="009F4405" w:rsidRDefault="007B06EC" w:rsidP="00E10193">
            <w:pPr>
              <w:jc w:val="left"/>
              <w:rPr>
                <w:rFonts w:cstheme="minorHAnsi"/>
                <w:szCs w:val="16"/>
                <w:lang w:eastAsia="en-GB"/>
              </w:rPr>
            </w:pPr>
            <w:r w:rsidRPr="009F4405">
              <w:rPr>
                <w:rFonts w:cstheme="minorHAnsi"/>
                <w:b/>
                <w:bCs/>
                <w:szCs w:val="16"/>
                <w:lang w:eastAsia="en-GB"/>
              </w:rPr>
              <w:t>Ariane 6 production relies</w:t>
            </w:r>
            <w:r w:rsidRPr="009F4405">
              <w:rPr>
                <w:rFonts w:cstheme="minorHAnsi"/>
                <w:szCs w:val="16"/>
                <w:lang w:eastAsia="en-GB"/>
              </w:rPr>
              <w:t xml:space="preserve"> on Canopée for stage transport to Kourou (key part of supply chain) </w:t>
            </w:r>
            <w:r w:rsidRPr="009F4405">
              <w:rPr>
                <w:rFonts w:cstheme="minorHAnsi"/>
                <w:b/>
                <w:bCs/>
                <w:szCs w:val="16"/>
                <w:lang w:eastAsia="en-GB"/>
              </w:rPr>
              <w:t>[Score: 1]</w:t>
            </w:r>
            <w:r w:rsidRPr="009F4405">
              <w:rPr>
                <w:rFonts w:cstheme="minorHAnsi"/>
                <w:szCs w:val="16"/>
                <w:lang w:eastAsia="en-GB"/>
              </w:rPr>
              <w:t xml:space="preserve"> </w:t>
            </w:r>
          </w:p>
        </w:tc>
        <w:tc>
          <w:tcPr>
            <w:tcW w:w="0" w:type="auto"/>
            <w:hideMark/>
          </w:tcPr>
          <w:p w14:paraId="43C151F6"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Low substitutability (older ships exist but less efficient; no equal capability) </w:t>
            </w:r>
            <w:r w:rsidRPr="009F4405">
              <w:rPr>
                <w:rFonts w:cstheme="minorHAnsi"/>
                <w:b/>
                <w:bCs/>
                <w:szCs w:val="16"/>
                <w:lang w:eastAsia="en-GB"/>
              </w:rPr>
              <w:t>[Score: 1]</w:t>
            </w:r>
          </w:p>
        </w:tc>
        <w:tc>
          <w:tcPr>
            <w:tcW w:w="0" w:type="auto"/>
            <w:hideMark/>
          </w:tcPr>
          <w:p w14:paraId="6A721CB6"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No – </w:t>
            </w:r>
            <w:r w:rsidRPr="009F4405">
              <w:rPr>
                <w:rFonts w:cstheme="minorHAnsi"/>
                <w:i/>
                <w:iCs/>
                <w:szCs w:val="16"/>
                <w:lang w:eastAsia="en-GB"/>
              </w:rPr>
              <w:t>dedicated to Ariane 6 program</w:t>
            </w:r>
            <w:r w:rsidRPr="009F4405">
              <w:rPr>
                <w:rFonts w:cstheme="minorHAnsi"/>
                <w:szCs w:val="16"/>
                <w:lang w:eastAsia="en-GB"/>
              </w:rPr>
              <w:t xml:space="preserve"> (not general cargo) </w:t>
            </w:r>
            <w:r w:rsidRPr="009F4405">
              <w:rPr>
                <w:rFonts w:cstheme="minorHAnsi"/>
                <w:b/>
                <w:bCs/>
                <w:szCs w:val="16"/>
                <w:lang w:eastAsia="en-GB"/>
              </w:rPr>
              <w:t>[Score: 0]</w:t>
            </w:r>
          </w:p>
        </w:tc>
        <w:tc>
          <w:tcPr>
            <w:tcW w:w="0" w:type="auto"/>
            <w:hideMark/>
          </w:tcPr>
          <w:p w14:paraId="36C463DC"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Ensures </w:t>
            </w:r>
            <w:r w:rsidRPr="009F4405">
              <w:rPr>
                <w:rFonts w:cstheme="minorHAnsi"/>
                <w:b/>
                <w:bCs/>
                <w:szCs w:val="16"/>
                <w:lang w:eastAsia="en-GB"/>
              </w:rPr>
              <w:t>reliable &amp; sustainable supply chain</w:t>
            </w:r>
            <w:r w:rsidRPr="009F4405">
              <w:rPr>
                <w:rFonts w:cstheme="minorHAnsi"/>
                <w:szCs w:val="16"/>
                <w:lang w:eastAsia="en-GB"/>
              </w:rPr>
              <w:t xml:space="preserve"> (improves resilience with low-emission tech, timely delivery) </w:t>
            </w:r>
            <w:r w:rsidRPr="009F4405">
              <w:rPr>
                <w:rFonts w:cstheme="minorHAnsi"/>
                <w:b/>
                <w:bCs/>
                <w:szCs w:val="16"/>
                <w:lang w:eastAsia="en-GB"/>
              </w:rPr>
              <w:t>[Score: 1]</w:t>
            </w:r>
          </w:p>
        </w:tc>
        <w:tc>
          <w:tcPr>
            <w:tcW w:w="0" w:type="auto"/>
            <w:hideMark/>
          </w:tcPr>
          <w:p w14:paraId="2737BE6C"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5</w:t>
            </w:r>
          </w:p>
        </w:tc>
        <w:tc>
          <w:tcPr>
            <w:tcW w:w="0" w:type="auto"/>
            <w:hideMark/>
          </w:tcPr>
          <w:p w14:paraId="2091045C"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Level 2</w:t>
            </w:r>
          </w:p>
        </w:tc>
      </w:tr>
      <w:tr w:rsidR="007B06EC" w:rsidRPr="009F4405" w14:paraId="375D936B" w14:textId="77777777" w:rsidTr="001C71E1">
        <w:trPr>
          <w:trHeight w:val="20"/>
        </w:trPr>
        <w:tc>
          <w:tcPr>
            <w:tcW w:w="0" w:type="auto"/>
            <w:hideMark/>
          </w:tcPr>
          <w:p w14:paraId="04B2436E" w14:textId="77777777" w:rsidR="007B06EC" w:rsidRPr="009F4405" w:rsidRDefault="007B06EC" w:rsidP="00E10193">
            <w:pPr>
              <w:jc w:val="left"/>
              <w:rPr>
                <w:rFonts w:cstheme="minorHAnsi"/>
                <w:b/>
                <w:bCs/>
                <w:szCs w:val="16"/>
                <w:lang w:eastAsia="en-GB"/>
              </w:rPr>
            </w:pPr>
            <w:r w:rsidRPr="009F4405">
              <w:rPr>
                <w:rFonts w:cstheme="minorHAnsi"/>
                <w:b/>
                <w:bCs/>
                <w:szCs w:val="16"/>
                <w:lang w:eastAsia="en-GB"/>
              </w:rPr>
              <w:t>Transportation</w:t>
            </w:r>
          </w:p>
        </w:tc>
        <w:tc>
          <w:tcPr>
            <w:tcW w:w="0" w:type="auto"/>
            <w:hideMark/>
          </w:tcPr>
          <w:p w14:paraId="45D19220"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MN Toucan &amp; Colibri</w:t>
            </w:r>
            <w:r w:rsidRPr="009F4405">
              <w:rPr>
                <w:rFonts w:cstheme="minorHAnsi"/>
                <w:szCs w:val="16"/>
                <w:lang w:eastAsia="en-GB"/>
              </w:rPr>
              <w:t xml:space="preserve"> (legacy Ariane ships)</w:t>
            </w:r>
          </w:p>
        </w:tc>
        <w:tc>
          <w:tcPr>
            <w:tcW w:w="0" w:type="auto"/>
            <w:hideMark/>
          </w:tcPr>
          <w:p w14:paraId="13DFB430"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Roll-on/roll-off vessels</w:t>
            </w:r>
            <w:r w:rsidRPr="009F4405">
              <w:rPr>
                <w:rFonts w:cstheme="minorHAnsi"/>
                <w:szCs w:val="16"/>
                <w:lang w:eastAsia="en-GB"/>
              </w:rPr>
              <w:t xml:space="preserve"> (Ariane 5-era, transitional use for Ariane 6) – </w:t>
            </w:r>
            <w:r w:rsidRPr="009F4405">
              <w:rPr>
                <w:rFonts w:cstheme="minorHAnsi"/>
                <w:i/>
                <w:iCs/>
                <w:szCs w:val="16"/>
                <w:lang w:eastAsia="en-GB"/>
              </w:rPr>
              <w:t>provide backup logistics</w:t>
            </w:r>
            <w:r w:rsidRPr="009F4405">
              <w:rPr>
                <w:rFonts w:cstheme="minorHAnsi"/>
                <w:szCs w:val="16"/>
                <w:lang w:eastAsia="en-GB"/>
              </w:rPr>
              <w:t xml:space="preserve"> </w:t>
            </w:r>
            <w:r w:rsidRPr="009F4405">
              <w:rPr>
                <w:rFonts w:cstheme="minorHAnsi"/>
                <w:b/>
                <w:bCs/>
                <w:szCs w:val="16"/>
                <w:lang w:eastAsia="en-GB"/>
              </w:rPr>
              <w:t>[Score: 1]</w:t>
            </w:r>
          </w:p>
        </w:tc>
        <w:tc>
          <w:tcPr>
            <w:tcW w:w="0" w:type="auto"/>
            <w:hideMark/>
          </w:tcPr>
          <w:p w14:paraId="081051C2"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Ariane program shipping (used for Ariane 5, interim for Ariane 6; now partially replaced by Canopée) </w:t>
            </w:r>
            <w:r w:rsidRPr="009F4405">
              <w:rPr>
                <w:rFonts w:cstheme="minorHAnsi"/>
                <w:b/>
                <w:bCs/>
                <w:szCs w:val="16"/>
                <w:lang w:eastAsia="en-GB"/>
              </w:rPr>
              <w:t>[Score: 1]</w:t>
            </w:r>
          </w:p>
        </w:tc>
        <w:tc>
          <w:tcPr>
            <w:tcW w:w="0" w:type="auto"/>
            <w:hideMark/>
          </w:tcPr>
          <w:p w14:paraId="751D3B6B"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Medium substitutability (Canopée is primary replacement; these older ships provide redundancy) </w:t>
            </w:r>
            <w:r w:rsidRPr="009F4405">
              <w:rPr>
                <w:rFonts w:cstheme="minorHAnsi"/>
                <w:b/>
                <w:bCs/>
                <w:szCs w:val="16"/>
                <w:lang w:eastAsia="en-GB"/>
              </w:rPr>
              <w:t>[Score: 1]</w:t>
            </w:r>
          </w:p>
        </w:tc>
        <w:tc>
          <w:tcPr>
            <w:tcW w:w="0" w:type="auto"/>
            <w:hideMark/>
          </w:tcPr>
          <w:p w14:paraId="7D7D5DB2"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No – </w:t>
            </w:r>
            <w:r w:rsidRPr="009F4405">
              <w:rPr>
                <w:rFonts w:cstheme="minorHAnsi"/>
                <w:i/>
                <w:iCs/>
                <w:szCs w:val="16"/>
                <w:lang w:eastAsia="en-GB"/>
              </w:rPr>
              <w:t>program-specific</w:t>
            </w:r>
            <w:r w:rsidRPr="009F4405">
              <w:rPr>
                <w:rFonts w:cstheme="minorHAnsi"/>
                <w:szCs w:val="16"/>
                <w:lang w:eastAsia="en-GB"/>
              </w:rPr>
              <w:t xml:space="preserve"> (dedicated to Ariane parts transport) </w:t>
            </w:r>
            <w:r w:rsidRPr="009F4405">
              <w:rPr>
                <w:rFonts w:cstheme="minorHAnsi"/>
                <w:b/>
                <w:bCs/>
                <w:szCs w:val="16"/>
                <w:lang w:eastAsia="en-GB"/>
              </w:rPr>
              <w:t>[Score: 0]</w:t>
            </w:r>
          </w:p>
        </w:tc>
        <w:tc>
          <w:tcPr>
            <w:tcW w:w="0" w:type="auto"/>
            <w:hideMark/>
          </w:tcPr>
          <w:p w14:paraId="4D80702C"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Adds </w:t>
            </w:r>
            <w:r w:rsidRPr="009F4405">
              <w:rPr>
                <w:rFonts w:cstheme="minorHAnsi"/>
                <w:b/>
                <w:bCs/>
                <w:szCs w:val="16"/>
                <w:lang w:eastAsia="en-GB"/>
              </w:rPr>
              <w:t>redundancy during transition</w:t>
            </w:r>
            <w:r w:rsidRPr="009F4405">
              <w:rPr>
                <w:rFonts w:cstheme="minorHAnsi"/>
                <w:szCs w:val="16"/>
                <w:lang w:eastAsia="en-GB"/>
              </w:rPr>
              <w:t xml:space="preserve"> (ensures continuous launch supply chain in case of delays to new vessel) </w:t>
            </w:r>
            <w:r w:rsidRPr="009F4405">
              <w:rPr>
                <w:rFonts w:cstheme="minorHAnsi"/>
                <w:b/>
                <w:bCs/>
                <w:szCs w:val="16"/>
                <w:lang w:eastAsia="en-GB"/>
              </w:rPr>
              <w:t>[Score: 1]</w:t>
            </w:r>
          </w:p>
        </w:tc>
        <w:tc>
          <w:tcPr>
            <w:tcW w:w="0" w:type="auto"/>
            <w:hideMark/>
          </w:tcPr>
          <w:p w14:paraId="535C2139"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4</w:t>
            </w:r>
          </w:p>
        </w:tc>
        <w:tc>
          <w:tcPr>
            <w:tcW w:w="0" w:type="auto"/>
            <w:hideMark/>
          </w:tcPr>
          <w:p w14:paraId="10736E5D"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Level 2</w:t>
            </w:r>
          </w:p>
        </w:tc>
      </w:tr>
      <w:tr w:rsidR="007B06EC" w:rsidRPr="009F4405" w14:paraId="2484D1AD" w14:textId="77777777" w:rsidTr="001C71E1">
        <w:trPr>
          <w:trHeight w:val="20"/>
        </w:trPr>
        <w:tc>
          <w:tcPr>
            <w:tcW w:w="0" w:type="auto"/>
            <w:hideMark/>
          </w:tcPr>
          <w:p w14:paraId="1BED3B1A" w14:textId="77777777" w:rsidR="007B06EC" w:rsidRPr="009F4405" w:rsidRDefault="007B06EC" w:rsidP="00E10193">
            <w:pPr>
              <w:jc w:val="left"/>
              <w:rPr>
                <w:rFonts w:cstheme="minorHAnsi"/>
                <w:b/>
                <w:bCs/>
                <w:szCs w:val="16"/>
                <w:lang w:eastAsia="en-GB"/>
              </w:rPr>
            </w:pPr>
            <w:r w:rsidRPr="009F4405">
              <w:rPr>
                <w:rFonts w:cstheme="minorHAnsi"/>
                <w:b/>
                <w:bCs/>
                <w:szCs w:val="16"/>
                <w:lang w:eastAsia="en-GB"/>
              </w:rPr>
              <w:t>Transportation</w:t>
            </w:r>
          </w:p>
        </w:tc>
        <w:tc>
          <w:tcPr>
            <w:tcW w:w="0" w:type="auto"/>
            <w:hideMark/>
          </w:tcPr>
          <w:p w14:paraId="77011601"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Airbus BelugaXL Fleet</w:t>
            </w:r>
            <w:r w:rsidRPr="009F4405">
              <w:rPr>
                <w:rFonts w:cstheme="minorHAnsi"/>
                <w:szCs w:val="16"/>
                <w:lang w:eastAsia="en-GB"/>
              </w:rPr>
              <w:t xml:space="preserve"> (Europe)</w:t>
            </w:r>
          </w:p>
        </w:tc>
        <w:tc>
          <w:tcPr>
            <w:tcW w:w="0" w:type="auto"/>
            <w:hideMark/>
          </w:tcPr>
          <w:p w14:paraId="7FB62217"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Oversized cargo aircraft</w:t>
            </w:r>
            <w:r w:rsidRPr="009F4405">
              <w:rPr>
                <w:rFonts w:cstheme="minorHAnsi"/>
                <w:szCs w:val="16"/>
                <w:lang w:eastAsia="en-GB"/>
              </w:rPr>
              <w:t xml:space="preserve"> (transports large rocket/satellite parts within EU) </w:t>
            </w:r>
            <w:r w:rsidRPr="009F4405">
              <w:rPr>
                <w:rFonts w:cstheme="minorHAnsi"/>
                <w:b/>
                <w:bCs/>
                <w:szCs w:val="16"/>
                <w:lang w:eastAsia="en-GB"/>
              </w:rPr>
              <w:t>[Score: 1]</w:t>
            </w:r>
          </w:p>
        </w:tc>
        <w:tc>
          <w:tcPr>
            <w:tcW w:w="0" w:type="auto"/>
            <w:hideMark/>
          </w:tcPr>
          <w:p w14:paraId="0946C4C5" w14:textId="77777777" w:rsidR="007B06EC" w:rsidRPr="009F4405" w:rsidRDefault="007B06EC" w:rsidP="00E10193">
            <w:pPr>
              <w:jc w:val="left"/>
              <w:rPr>
                <w:rFonts w:cstheme="minorHAnsi"/>
                <w:szCs w:val="16"/>
                <w:lang w:eastAsia="en-GB"/>
              </w:rPr>
            </w:pPr>
            <w:r w:rsidRPr="009F4405">
              <w:rPr>
                <w:rFonts w:cstheme="minorHAnsi"/>
                <w:i/>
                <w:iCs/>
                <w:szCs w:val="16"/>
                <w:lang w:eastAsia="en-GB"/>
              </w:rPr>
              <w:t>Used across EU programs as needed</w:t>
            </w:r>
            <w:r w:rsidRPr="009F4405">
              <w:rPr>
                <w:rFonts w:cstheme="minorHAnsi"/>
                <w:szCs w:val="16"/>
                <w:lang w:eastAsia="en-GB"/>
              </w:rPr>
              <w:t xml:space="preserve"> (e.g. Galileo satellites, large components; but not strictly needed for a specific rocket) </w:t>
            </w:r>
            <w:r w:rsidRPr="009F4405">
              <w:rPr>
                <w:rFonts w:cstheme="minorHAnsi"/>
                <w:b/>
                <w:bCs/>
                <w:szCs w:val="16"/>
                <w:lang w:eastAsia="en-GB"/>
              </w:rPr>
              <w:t>[Score: 1]</w:t>
            </w:r>
          </w:p>
        </w:tc>
        <w:tc>
          <w:tcPr>
            <w:tcW w:w="0" w:type="auto"/>
            <w:hideMark/>
          </w:tcPr>
          <w:p w14:paraId="7AF76925"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Medium substitutability (few heavy-lift planes globally, e.g. Antonov; limited backup if Beluga unavailable) </w:t>
            </w:r>
            <w:r w:rsidRPr="009F4405">
              <w:rPr>
                <w:rFonts w:cstheme="minorHAnsi"/>
                <w:b/>
                <w:bCs/>
                <w:szCs w:val="16"/>
                <w:lang w:eastAsia="en-GB"/>
              </w:rPr>
              <w:t>[Score: 1]</w:t>
            </w:r>
          </w:p>
        </w:tc>
        <w:tc>
          <w:tcPr>
            <w:tcW w:w="0" w:type="auto"/>
            <w:hideMark/>
          </w:tcPr>
          <w:p w14:paraId="00899766"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Yes – multi-program</w:t>
            </w:r>
            <w:r w:rsidRPr="009F4405">
              <w:rPr>
                <w:rFonts w:cstheme="minorHAnsi"/>
                <w:szCs w:val="16"/>
                <w:lang w:eastAsia="en-GB"/>
              </w:rPr>
              <w:t xml:space="preserve"> (Airbus uses for various aerospace programs; available to ESA projects) </w:t>
            </w:r>
            <w:r w:rsidRPr="009F4405">
              <w:rPr>
                <w:rFonts w:cstheme="minorHAnsi"/>
                <w:b/>
                <w:bCs/>
                <w:szCs w:val="16"/>
                <w:lang w:eastAsia="en-GB"/>
              </w:rPr>
              <w:t>[Score: 2]</w:t>
            </w:r>
          </w:p>
        </w:tc>
        <w:tc>
          <w:tcPr>
            <w:tcW w:w="0" w:type="auto"/>
            <w:hideMark/>
          </w:tcPr>
          <w:p w14:paraId="3981C759"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Contributes to </w:t>
            </w:r>
            <w:r w:rsidRPr="009F4405">
              <w:rPr>
                <w:rFonts w:cstheme="minorHAnsi"/>
                <w:b/>
                <w:bCs/>
                <w:szCs w:val="16"/>
                <w:lang w:eastAsia="en-GB"/>
              </w:rPr>
              <w:t>autonomy &amp; rapid logistics</w:t>
            </w:r>
            <w:r w:rsidRPr="009F4405">
              <w:rPr>
                <w:rFonts w:cstheme="minorHAnsi"/>
                <w:szCs w:val="16"/>
                <w:lang w:eastAsia="en-GB"/>
              </w:rPr>
              <w:t xml:space="preserve"> (moving space hardware efficiently across Europe; moderate strategic value) </w:t>
            </w:r>
            <w:r w:rsidRPr="009F4405">
              <w:rPr>
                <w:rFonts w:cstheme="minorHAnsi"/>
                <w:b/>
                <w:bCs/>
                <w:szCs w:val="16"/>
                <w:lang w:eastAsia="en-GB"/>
              </w:rPr>
              <w:t>[Score: 1]</w:t>
            </w:r>
          </w:p>
        </w:tc>
        <w:tc>
          <w:tcPr>
            <w:tcW w:w="0" w:type="auto"/>
            <w:hideMark/>
          </w:tcPr>
          <w:p w14:paraId="42C96A04"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6</w:t>
            </w:r>
          </w:p>
        </w:tc>
        <w:tc>
          <w:tcPr>
            <w:tcW w:w="0" w:type="auto"/>
            <w:hideMark/>
          </w:tcPr>
          <w:p w14:paraId="43F4E1BC"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Level 2</w:t>
            </w:r>
          </w:p>
        </w:tc>
      </w:tr>
      <w:tr w:rsidR="007B06EC" w:rsidRPr="009F4405" w14:paraId="73030061" w14:textId="77777777" w:rsidTr="001C71E1">
        <w:trPr>
          <w:trHeight w:val="20"/>
        </w:trPr>
        <w:tc>
          <w:tcPr>
            <w:tcW w:w="0" w:type="auto"/>
            <w:hideMark/>
          </w:tcPr>
          <w:p w14:paraId="166C8E4D" w14:textId="77777777" w:rsidR="007B06EC" w:rsidRPr="009F4405" w:rsidRDefault="007B06EC" w:rsidP="00E10193">
            <w:pPr>
              <w:jc w:val="left"/>
              <w:rPr>
                <w:rFonts w:cstheme="minorHAnsi"/>
                <w:b/>
                <w:bCs/>
                <w:szCs w:val="16"/>
                <w:lang w:eastAsia="en-GB"/>
              </w:rPr>
            </w:pPr>
            <w:r w:rsidRPr="009F4405">
              <w:rPr>
                <w:rFonts w:cstheme="minorHAnsi"/>
                <w:b/>
                <w:bCs/>
                <w:szCs w:val="16"/>
                <w:lang w:eastAsia="en-GB"/>
              </w:rPr>
              <w:t>Transportation</w:t>
            </w:r>
          </w:p>
        </w:tc>
        <w:tc>
          <w:tcPr>
            <w:tcW w:w="0" w:type="auto"/>
            <w:hideMark/>
          </w:tcPr>
          <w:p w14:paraId="5D9BD924"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Ariane 6 Transport Containers</w:t>
            </w:r>
            <w:r w:rsidRPr="009F4405">
              <w:rPr>
                <w:rFonts w:cstheme="minorHAnsi"/>
                <w:szCs w:val="16"/>
                <w:lang w:eastAsia="en-GB"/>
              </w:rPr>
              <w:t xml:space="preserve"> (ArianeGroup)</w:t>
            </w:r>
          </w:p>
        </w:tc>
        <w:tc>
          <w:tcPr>
            <w:tcW w:w="0" w:type="auto"/>
            <w:hideMark/>
          </w:tcPr>
          <w:p w14:paraId="3EE62A9F"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Tailored stage transport containers</w:t>
            </w:r>
            <w:r w:rsidRPr="009F4405">
              <w:rPr>
                <w:rFonts w:cstheme="minorHAnsi"/>
                <w:szCs w:val="16"/>
                <w:lang w:eastAsia="en-GB"/>
              </w:rPr>
              <w:t xml:space="preserve"> (multimodal crates for Ariane 6 boosters, core, fairings) – </w:t>
            </w:r>
            <w:r w:rsidRPr="009F4405">
              <w:rPr>
                <w:rFonts w:cstheme="minorHAnsi"/>
                <w:i/>
                <w:iCs/>
                <w:szCs w:val="16"/>
                <w:lang w:eastAsia="en-GB"/>
              </w:rPr>
              <w:t>essential for safe component delivery</w:t>
            </w:r>
            <w:r w:rsidRPr="009F4405">
              <w:rPr>
                <w:rFonts w:cstheme="minorHAnsi"/>
                <w:szCs w:val="16"/>
                <w:lang w:eastAsia="en-GB"/>
              </w:rPr>
              <w:t xml:space="preserve"> </w:t>
            </w:r>
            <w:r w:rsidRPr="009F4405">
              <w:rPr>
                <w:rFonts w:cstheme="minorHAnsi"/>
                <w:b/>
                <w:bCs/>
                <w:szCs w:val="16"/>
                <w:lang w:eastAsia="en-GB"/>
              </w:rPr>
              <w:t>[Score: 2]</w:t>
            </w:r>
          </w:p>
        </w:tc>
        <w:tc>
          <w:tcPr>
            <w:tcW w:w="0" w:type="auto"/>
            <w:hideMark/>
          </w:tcPr>
          <w:p w14:paraId="1EFDE8DC"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Ariane 6 program fully relies</w:t>
            </w:r>
            <w:r w:rsidRPr="009F4405">
              <w:rPr>
                <w:rFonts w:cstheme="minorHAnsi"/>
                <w:szCs w:val="16"/>
                <w:lang w:eastAsia="en-GB"/>
              </w:rPr>
              <w:t xml:space="preserve"> on these for moving all large components (no generic packaging can replace them) </w:t>
            </w:r>
            <w:r w:rsidRPr="009F4405">
              <w:rPr>
                <w:rFonts w:cstheme="minorHAnsi"/>
                <w:b/>
                <w:bCs/>
                <w:szCs w:val="16"/>
                <w:lang w:eastAsia="en-GB"/>
              </w:rPr>
              <w:t>[Score: 2]</w:t>
            </w:r>
          </w:p>
        </w:tc>
        <w:tc>
          <w:tcPr>
            <w:tcW w:w="0" w:type="auto"/>
            <w:hideMark/>
          </w:tcPr>
          <w:p w14:paraId="0DDB0443"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No generic substitute</w:t>
            </w:r>
            <w:r w:rsidRPr="009F4405">
              <w:rPr>
                <w:rFonts w:cstheme="minorHAnsi"/>
                <w:szCs w:val="16"/>
                <w:lang w:eastAsia="en-GB"/>
              </w:rPr>
              <w:t xml:space="preserve"> (custom-designed; manufacturing new ones is slow/expensive) </w:t>
            </w:r>
            <w:r w:rsidRPr="009F4405">
              <w:rPr>
                <w:rFonts w:cstheme="minorHAnsi"/>
                <w:b/>
                <w:bCs/>
                <w:szCs w:val="16"/>
                <w:lang w:eastAsia="en-GB"/>
              </w:rPr>
              <w:t>[Score: 2]</w:t>
            </w:r>
          </w:p>
        </w:tc>
        <w:tc>
          <w:tcPr>
            <w:tcW w:w="0" w:type="auto"/>
            <w:hideMark/>
          </w:tcPr>
          <w:p w14:paraId="263F24A1"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No – </w:t>
            </w:r>
            <w:r w:rsidRPr="009F4405">
              <w:rPr>
                <w:rFonts w:cstheme="minorHAnsi"/>
                <w:i/>
                <w:iCs/>
                <w:szCs w:val="16"/>
                <w:lang w:eastAsia="en-GB"/>
              </w:rPr>
              <w:t>single-purpose</w:t>
            </w:r>
            <w:r w:rsidRPr="009F4405">
              <w:rPr>
                <w:rFonts w:cstheme="minorHAnsi"/>
                <w:szCs w:val="16"/>
                <w:lang w:eastAsia="en-GB"/>
              </w:rPr>
              <w:t xml:space="preserve"> (exclusive to Ariane 6, not repurposed for others) </w:t>
            </w:r>
            <w:r w:rsidRPr="009F4405">
              <w:rPr>
                <w:rFonts w:cstheme="minorHAnsi"/>
                <w:b/>
                <w:bCs/>
                <w:szCs w:val="16"/>
                <w:lang w:eastAsia="en-GB"/>
              </w:rPr>
              <w:t>[Score: 0]</w:t>
            </w:r>
          </w:p>
        </w:tc>
        <w:tc>
          <w:tcPr>
            <w:tcW w:w="0" w:type="auto"/>
            <w:hideMark/>
          </w:tcPr>
          <w:p w14:paraId="5F6D075B"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Ensures </w:t>
            </w:r>
            <w:r w:rsidRPr="009F4405">
              <w:rPr>
                <w:rFonts w:cstheme="minorHAnsi"/>
                <w:b/>
                <w:bCs/>
                <w:szCs w:val="16"/>
                <w:lang w:eastAsia="en-GB"/>
              </w:rPr>
              <w:t>component integrity &amp; security</w:t>
            </w:r>
            <w:r w:rsidRPr="009F4405">
              <w:rPr>
                <w:rFonts w:cstheme="minorHAnsi"/>
                <w:szCs w:val="16"/>
                <w:lang w:eastAsia="en-GB"/>
              </w:rPr>
              <w:t xml:space="preserve"> in transit (prevents damage/delays; supports reliability of EU launcher supply chain) </w:t>
            </w:r>
            <w:r w:rsidRPr="009F4405">
              <w:rPr>
                <w:rFonts w:cstheme="minorHAnsi"/>
                <w:b/>
                <w:bCs/>
                <w:szCs w:val="16"/>
                <w:lang w:eastAsia="en-GB"/>
              </w:rPr>
              <w:t>[Score: 1]</w:t>
            </w:r>
          </w:p>
        </w:tc>
        <w:tc>
          <w:tcPr>
            <w:tcW w:w="0" w:type="auto"/>
            <w:hideMark/>
          </w:tcPr>
          <w:p w14:paraId="74C02A36"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7</w:t>
            </w:r>
          </w:p>
        </w:tc>
        <w:tc>
          <w:tcPr>
            <w:tcW w:w="0" w:type="auto"/>
            <w:hideMark/>
          </w:tcPr>
          <w:p w14:paraId="0B205900"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Level 2</w:t>
            </w:r>
          </w:p>
        </w:tc>
      </w:tr>
      <w:tr w:rsidR="007B06EC" w:rsidRPr="009F4405" w14:paraId="4F6DD1CF" w14:textId="77777777" w:rsidTr="001C71E1">
        <w:trPr>
          <w:trHeight w:val="20"/>
        </w:trPr>
        <w:tc>
          <w:tcPr>
            <w:tcW w:w="0" w:type="auto"/>
            <w:hideMark/>
          </w:tcPr>
          <w:p w14:paraId="55328FF5" w14:textId="77777777" w:rsidR="007B06EC" w:rsidRPr="009F4405" w:rsidRDefault="007B06EC" w:rsidP="00E10193">
            <w:pPr>
              <w:jc w:val="left"/>
              <w:rPr>
                <w:rFonts w:cstheme="minorHAnsi"/>
                <w:b/>
                <w:bCs/>
                <w:szCs w:val="16"/>
                <w:lang w:eastAsia="en-GB"/>
              </w:rPr>
            </w:pPr>
            <w:r w:rsidRPr="009F4405">
              <w:rPr>
                <w:rFonts w:cstheme="minorHAnsi"/>
                <w:b/>
                <w:bCs/>
                <w:szCs w:val="16"/>
                <w:lang w:eastAsia="en-GB"/>
              </w:rPr>
              <w:t>TT&amp;C</w:t>
            </w:r>
          </w:p>
        </w:tc>
        <w:tc>
          <w:tcPr>
            <w:tcW w:w="0" w:type="auto"/>
            <w:hideMark/>
          </w:tcPr>
          <w:p w14:paraId="0FC99AA0"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KSAT Svalbard Station (SvalSat)</w:t>
            </w:r>
            <w:r w:rsidRPr="009F4405">
              <w:rPr>
                <w:rFonts w:cstheme="minorHAnsi"/>
                <w:szCs w:val="16"/>
                <w:lang w:eastAsia="en-GB"/>
              </w:rPr>
              <w:t xml:space="preserve"> (Norway)</w:t>
            </w:r>
          </w:p>
        </w:tc>
        <w:tc>
          <w:tcPr>
            <w:tcW w:w="0" w:type="auto"/>
            <w:hideMark/>
          </w:tcPr>
          <w:p w14:paraId="443D9FD3"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High-Arctic ground station</w:t>
            </w:r>
            <w:r w:rsidRPr="009F4405">
              <w:rPr>
                <w:rFonts w:cstheme="minorHAnsi"/>
                <w:szCs w:val="16"/>
                <w:lang w:eastAsia="en-GB"/>
              </w:rPr>
              <w:t xml:space="preserve"> enabling near-continuous contact for polar orbiters (</w:t>
            </w:r>
            <w:r w:rsidRPr="009F4405">
              <w:rPr>
                <w:rFonts w:cstheme="minorHAnsi"/>
                <w:i/>
                <w:iCs/>
                <w:szCs w:val="16"/>
                <w:lang w:eastAsia="en-GB"/>
              </w:rPr>
              <w:t>all 14 daily passes</w:t>
            </w:r>
            <w:r w:rsidRPr="009F4405">
              <w:rPr>
                <w:rFonts w:cstheme="minorHAnsi"/>
                <w:szCs w:val="16"/>
                <w:lang w:eastAsia="en-GB"/>
              </w:rPr>
              <w:t xml:space="preserve">) </w:t>
            </w:r>
            <w:r w:rsidRPr="009F4405">
              <w:rPr>
                <w:rFonts w:cstheme="minorHAnsi"/>
                <w:b/>
                <w:bCs/>
                <w:szCs w:val="16"/>
                <w:lang w:eastAsia="en-GB"/>
              </w:rPr>
              <w:t>[Score: 2]</w:t>
            </w:r>
          </w:p>
        </w:tc>
        <w:tc>
          <w:tcPr>
            <w:tcW w:w="0" w:type="auto"/>
            <w:hideMark/>
          </w:tcPr>
          <w:p w14:paraId="0B29483C"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Many polar EO &amp; science missions</w:t>
            </w:r>
            <w:r w:rsidRPr="009F4405">
              <w:rPr>
                <w:rFonts w:cstheme="minorHAnsi"/>
                <w:szCs w:val="16"/>
                <w:lang w:eastAsia="en-GB"/>
              </w:rPr>
              <w:t xml:space="preserve"> depend on SvalSat (critical early downlink after launch) </w:t>
            </w:r>
            <w:r w:rsidRPr="009F4405">
              <w:rPr>
                <w:rFonts w:cstheme="minorHAnsi"/>
                <w:b/>
                <w:bCs/>
                <w:szCs w:val="16"/>
                <w:lang w:eastAsia="en-GB"/>
              </w:rPr>
              <w:t>[Score: 2]</w:t>
            </w:r>
          </w:p>
        </w:tc>
        <w:tc>
          <w:tcPr>
            <w:tcW w:w="0" w:type="auto"/>
            <w:hideMark/>
          </w:tcPr>
          <w:p w14:paraId="49C4CC76"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No global equivalent</w:t>
            </w:r>
            <w:r w:rsidRPr="009F4405">
              <w:rPr>
                <w:rFonts w:cstheme="minorHAnsi"/>
                <w:szCs w:val="16"/>
                <w:lang w:eastAsia="en-GB"/>
              </w:rPr>
              <w:t xml:space="preserve"> (world’s northernmost station, uniquely high revisit) </w:t>
            </w:r>
            <w:r w:rsidRPr="009F4405">
              <w:rPr>
                <w:rFonts w:cstheme="minorHAnsi"/>
                <w:b/>
                <w:bCs/>
                <w:szCs w:val="16"/>
                <w:lang w:eastAsia="en-GB"/>
              </w:rPr>
              <w:t>[Score: 2]</w:t>
            </w:r>
          </w:p>
        </w:tc>
        <w:tc>
          <w:tcPr>
            <w:tcW w:w="0" w:type="auto"/>
            <w:hideMark/>
          </w:tcPr>
          <w:p w14:paraId="1DE49A38" w14:textId="77777777" w:rsidR="007B06EC" w:rsidRPr="009F4405" w:rsidRDefault="007B06EC" w:rsidP="00E10193">
            <w:pPr>
              <w:jc w:val="left"/>
              <w:rPr>
                <w:rFonts w:cstheme="minorHAnsi"/>
                <w:szCs w:val="16"/>
                <w:lang w:eastAsia="en-GB"/>
              </w:rPr>
            </w:pPr>
            <w:r w:rsidRPr="00111704">
              <w:rPr>
                <w:rFonts w:cstheme="minorHAnsi"/>
                <w:b/>
                <w:szCs w:val="16"/>
                <w:lang w:val="fr-BE" w:eastAsia="en-GB"/>
              </w:rPr>
              <w:t>Yes – global multi-user hub</w:t>
            </w:r>
            <w:r w:rsidRPr="00111704">
              <w:rPr>
                <w:rFonts w:cstheme="minorHAnsi"/>
                <w:szCs w:val="16"/>
                <w:lang w:val="fr-BE" w:eastAsia="en-GB"/>
              </w:rPr>
              <w:t xml:space="preserve"> (supports ESA, NOAA, NASA, commercial constellations, etc.) </w:t>
            </w:r>
            <w:r w:rsidRPr="009F4405">
              <w:rPr>
                <w:rFonts w:cstheme="minorHAnsi"/>
                <w:b/>
                <w:bCs/>
                <w:szCs w:val="16"/>
                <w:lang w:eastAsia="en-GB"/>
              </w:rPr>
              <w:t>[Score: 2]</w:t>
            </w:r>
          </w:p>
        </w:tc>
        <w:tc>
          <w:tcPr>
            <w:tcW w:w="0" w:type="auto"/>
            <w:hideMark/>
          </w:tcPr>
          <w:p w14:paraId="65FD1788"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Critical for uninterrupted </w:t>
            </w:r>
            <w:r w:rsidRPr="009F4405">
              <w:rPr>
                <w:rFonts w:cstheme="minorHAnsi"/>
                <w:b/>
                <w:bCs/>
                <w:szCs w:val="16"/>
                <w:lang w:eastAsia="en-GB"/>
              </w:rPr>
              <w:t>Earth observation data flow</w:t>
            </w:r>
            <w:r w:rsidRPr="009F4405">
              <w:rPr>
                <w:rFonts w:cstheme="minorHAnsi"/>
                <w:szCs w:val="16"/>
                <w:lang w:eastAsia="en-GB"/>
              </w:rPr>
              <w:t xml:space="preserve"> (ensures resilience of EU’s polar sat operations; high strategic value) </w:t>
            </w:r>
            <w:r w:rsidRPr="009F4405">
              <w:rPr>
                <w:rFonts w:cstheme="minorHAnsi"/>
                <w:b/>
                <w:bCs/>
                <w:szCs w:val="16"/>
                <w:lang w:eastAsia="en-GB"/>
              </w:rPr>
              <w:t>[Score: 2]</w:t>
            </w:r>
          </w:p>
        </w:tc>
        <w:tc>
          <w:tcPr>
            <w:tcW w:w="0" w:type="auto"/>
            <w:hideMark/>
          </w:tcPr>
          <w:p w14:paraId="397C974C"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10</w:t>
            </w:r>
          </w:p>
        </w:tc>
        <w:tc>
          <w:tcPr>
            <w:tcW w:w="0" w:type="auto"/>
            <w:hideMark/>
          </w:tcPr>
          <w:p w14:paraId="7BC4FEBF"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Level 1</w:t>
            </w:r>
          </w:p>
        </w:tc>
      </w:tr>
      <w:tr w:rsidR="007B06EC" w:rsidRPr="009F4405" w14:paraId="3B34CDA0" w14:textId="77777777" w:rsidTr="001C71E1">
        <w:trPr>
          <w:trHeight w:val="20"/>
        </w:trPr>
        <w:tc>
          <w:tcPr>
            <w:tcW w:w="0" w:type="auto"/>
            <w:hideMark/>
          </w:tcPr>
          <w:p w14:paraId="4316C5BF" w14:textId="77777777" w:rsidR="007B06EC" w:rsidRPr="009F4405" w:rsidRDefault="007B06EC" w:rsidP="00E10193">
            <w:pPr>
              <w:jc w:val="left"/>
              <w:rPr>
                <w:rFonts w:cstheme="minorHAnsi"/>
                <w:b/>
                <w:bCs/>
                <w:szCs w:val="16"/>
                <w:lang w:eastAsia="en-GB"/>
              </w:rPr>
            </w:pPr>
            <w:r w:rsidRPr="009F4405">
              <w:rPr>
                <w:rFonts w:cstheme="minorHAnsi"/>
                <w:b/>
                <w:bCs/>
                <w:szCs w:val="16"/>
                <w:lang w:eastAsia="en-GB"/>
              </w:rPr>
              <w:lastRenderedPageBreak/>
              <w:t>TT&amp;C</w:t>
            </w:r>
          </w:p>
        </w:tc>
        <w:tc>
          <w:tcPr>
            <w:tcW w:w="0" w:type="auto"/>
            <w:hideMark/>
          </w:tcPr>
          <w:p w14:paraId="5BACF82B"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KSAT Troll Station</w:t>
            </w:r>
            <w:r w:rsidRPr="009F4405">
              <w:rPr>
                <w:rFonts w:cstheme="minorHAnsi"/>
                <w:szCs w:val="16"/>
                <w:lang w:eastAsia="en-GB"/>
              </w:rPr>
              <w:t xml:space="preserve"> (Antarctica)</w:t>
            </w:r>
          </w:p>
        </w:tc>
        <w:tc>
          <w:tcPr>
            <w:tcW w:w="0" w:type="auto"/>
            <w:hideMark/>
          </w:tcPr>
          <w:p w14:paraId="15B963EA"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South-pole ground station</w:t>
            </w:r>
            <w:r w:rsidRPr="009F4405">
              <w:rPr>
                <w:rFonts w:cstheme="minorHAnsi"/>
                <w:szCs w:val="16"/>
                <w:lang w:eastAsia="en-GB"/>
              </w:rPr>
              <w:t xml:space="preserve"> complementing Svalbard (complete polar orbit coverage) </w:t>
            </w:r>
            <w:r w:rsidRPr="009F4405">
              <w:rPr>
                <w:rFonts w:cstheme="minorHAnsi"/>
                <w:b/>
                <w:bCs/>
                <w:szCs w:val="16"/>
                <w:lang w:eastAsia="en-GB"/>
              </w:rPr>
              <w:t>[Score: 2]</w:t>
            </w:r>
          </w:p>
        </w:tc>
        <w:tc>
          <w:tcPr>
            <w:tcW w:w="0" w:type="auto"/>
            <w:hideMark/>
          </w:tcPr>
          <w:p w14:paraId="043AB6C4"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Polar missions rely</w:t>
            </w:r>
            <w:r w:rsidRPr="009F4405">
              <w:rPr>
                <w:rFonts w:cstheme="minorHAnsi"/>
                <w:szCs w:val="16"/>
                <w:lang w:eastAsia="en-GB"/>
              </w:rPr>
              <w:t xml:space="preserve"> on Troll for southbound passes (unique vantage; complements SvalSat) </w:t>
            </w:r>
            <w:r w:rsidRPr="009F4405">
              <w:rPr>
                <w:rFonts w:cstheme="minorHAnsi"/>
                <w:b/>
                <w:bCs/>
                <w:szCs w:val="16"/>
                <w:lang w:eastAsia="en-GB"/>
              </w:rPr>
              <w:t>[Score: 2]</w:t>
            </w:r>
          </w:p>
        </w:tc>
        <w:tc>
          <w:tcPr>
            <w:tcW w:w="0" w:type="auto"/>
            <w:hideMark/>
          </w:tcPr>
          <w:p w14:paraId="5B823DDD"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No substitute</w:t>
            </w:r>
            <w:r w:rsidRPr="009F4405">
              <w:rPr>
                <w:rFonts w:cstheme="minorHAnsi"/>
                <w:szCs w:val="16"/>
                <w:lang w:eastAsia="en-GB"/>
              </w:rPr>
              <w:t xml:space="preserve"> (only Antarctic station for near-100% coverage; essential pair with Svalbard) </w:t>
            </w:r>
            <w:r w:rsidRPr="009F4405">
              <w:rPr>
                <w:rFonts w:cstheme="minorHAnsi"/>
                <w:b/>
                <w:bCs/>
                <w:szCs w:val="16"/>
                <w:lang w:eastAsia="en-GB"/>
              </w:rPr>
              <w:t>[Score: 2]</w:t>
            </w:r>
          </w:p>
        </w:tc>
        <w:tc>
          <w:tcPr>
            <w:tcW w:w="0" w:type="auto"/>
            <w:hideMark/>
          </w:tcPr>
          <w:p w14:paraId="2E8C3E1F" w14:textId="77777777" w:rsidR="007B06EC" w:rsidRPr="009F4405" w:rsidRDefault="007B06EC" w:rsidP="00E10193">
            <w:pPr>
              <w:jc w:val="left"/>
              <w:rPr>
                <w:rFonts w:cstheme="minorHAnsi"/>
                <w:szCs w:val="16"/>
                <w:lang w:eastAsia="en-GB"/>
              </w:rPr>
            </w:pPr>
            <w:r w:rsidRPr="00111704">
              <w:rPr>
                <w:rFonts w:cstheme="minorHAnsi"/>
                <w:b/>
                <w:szCs w:val="16"/>
                <w:lang w:val="fr-BE" w:eastAsia="en-GB"/>
              </w:rPr>
              <w:t>Yes – international clientele</w:t>
            </w:r>
            <w:r w:rsidRPr="00111704">
              <w:rPr>
                <w:rFonts w:cstheme="minorHAnsi"/>
                <w:szCs w:val="16"/>
                <w:lang w:val="fr-BE" w:eastAsia="en-GB"/>
              </w:rPr>
              <w:t xml:space="preserve"> (KSAT serves ESA/EU, US, etc.) </w:t>
            </w:r>
            <w:r w:rsidRPr="009F4405">
              <w:rPr>
                <w:rFonts w:cstheme="minorHAnsi"/>
                <w:b/>
                <w:szCs w:val="16"/>
                <w:lang w:eastAsia="en-GB"/>
              </w:rPr>
              <w:t>[Score: 2]</w:t>
            </w:r>
          </w:p>
        </w:tc>
        <w:tc>
          <w:tcPr>
            <w:tcW w:w="0" w:type="auto"/>
            <w:hideMark/>
          </w:tcPr>
          <w:p w14:paraId="5538083F"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Enables </w:t>
            </w:r>
            <w:r w:rsidRPr="009F4405">
              <w:rPr>
                <w:rFonts w:cstheme="minorHAnsi"/>
                <w:b/>
                <w:bCs/>
                <w:szCs w:val="16"/>
                <w:lang w:eastAsia="en-GB"/>
              </w:rPr>
              <w:t>full polar TT&amp;C</w:t>
            </w:r>
            <w:r w:rsidRPr="009F4405">
              <w:rPr>
                <w:rFonts w:cstheme="minorHAnsi"/>
                <w:szCs w:val="16"/>
                <w:lang w:eastAsia="en-GB"/>
              </w:rPr>
              <w:t xml:space="preserve"> (ensures robust global tracking network; high resilience &amp; data security value) </w:t>
            </w:r>
            <w:r w:rsidRPr="009F4405">
              <w:rPr>
                <w:rFonts w:cstheme="minorHAnsi"/>
                <w:b/>
                <w:bCs/>
                <w:szCs w:val="16"/>
                <w:lang w:eastAsia="en-GB"/>
              </w:rPr>
              <w:t>[Score: 2]</w:t>
            </w:r>
          </w:p>
        </w:tc>
        <w:tc>
          <w:tcPr>
            <w:tcW w:w="0" w:type="auto"/>
            <w:hideMark/>
          </w:tcPr>
          <w:p w14:paraId="61A142AF"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10</w:t>
            </w:r>
          </w:p>
        </w:tc>
        <w:tc>
          <w:tcPr>
            <w:tcW w:w="0" w:type="auto"/>
            <w:hideMark/>
          </w:tcPr>
          <w:p w14:paraId="02881FB3"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Level 1</w:t>
            </w:r>
          </w:p>
        </w:tc>
      </w:tr>
      <w:tr w:rsidR="007B06EC" w:rsidRPr="009F4405" w14:paraId="0AA6C405" w14:textId="77777777" w:rsidTr="001C71E1">
        <w:trPr>
          <w:trHeight w:val="20"/>
        </w:trPr>
        <w:tc>
          <w:tcPr>
            <w:tcW w:w="0" w:type="auto"/>
            <w:hideMark/>
          </w:tcPr>
          <w:p w14:paraId="73C1446C" w14:textId="77777777" w:rsidR="007B06EC" w:rsidRPr="009F4405" w:rsidRDefault="007B06EC" w:rsidP="00E10193">
            <w:pPr>
              <w:jc w:val="left"/>
              <w:rPr>
                <w:rFonts w:cstheme="minorHAnsi"/>
                <w:b/>
                <w:bCs/>
                <w:szCs w:val="16"/>
                <w:lang w:eastAsia="en-GB"/>
              </w:rPr>
            </w:pPr>
            <w:r w:rsidRPr="009F4405">
              <w:rPr>
                <w:rFonts w:cstheme="minorHAnsi"/>
                <w:b/>
                <w:bCs/>
                <w:szCs w:val="16"/>
                <w:lang w:eastAsia="en-GB"/>
              </w:rPr>
              <w:t>TT&amp;C</w:t>
            </w:r>
          </w:p>
        </w:tc>
        <w:tc>
          <w:tcPr>
            <w:tcW w:w="0" w:type="auto"/>
            <w:hideMark/>
          </w:tcPr>
          <w:p w14:paraId="586AD726"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ESA ESTRACK Station – Kourou (Galliot)</w:t>
            </w:r>
          </w:p>
        </w:tc>
        <w:tc>
          <w:tcPr>
            <w:tcW w:w="0" w:type="auto"/>
            <w:hideMark/>
          </w:tcPr>
          <w:p w14:paraId="15CCA6A6"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Launch-site tracking station</w:t>
            </w:r>
            <w:r w:rsidRPr="009F4405">
              <w:rPr>
                <w:rFonts w:cstheme="minorHAnsi"/>
                <w:szCs w:val="16"/>
                <w:lang w:eastAsia="en-GB"/>
              </w:rPr>
              <w:t xml:space="preserve"> (CSG) for immediate post-launch communications </w:t>
            </w:r>
            <w:r w:rsidRPr="009F4405">
              <w:rPr>
                <w:rFonts w:cstheme="minorHAnsi"/>
                <w:b/>
                <w:bCs/>
                <w:szCs w:val="16"/>
                <w:lang w:eastAsia="en-GB"/>
              </w:rPr>
              <w:t>[Score: 2]</w:t>
            </w:r>
          </w:p>
        </w:tc>
        <w:tc>
          <w:tcPr>
            <w:tcW w:w="0" w:type="auto"/>
            <w:hideMark/>
          </w:tcPr>
          <w:p w14:paraId="6721D99C" w14:textId="24E2A2C2" w:rsidR="007B06EC" w:rsidRPr="009F4405" w:rsidRDefault="007B06EC" w:rsidP="00E10193">
            <w:pPr>
              <w:jc w:val="left"/>
              <w:rPr>
                <w:rFonts w:cstheme="minorHAnsi"/>
                <w:szCs w:val="16"/>
                <w:lang w:eastAsia="en-GB"/>
              </w:rPr>
            </w:pPr>
            <w:r w:rsidRPr="009F4405">
              <w:rPr>
                <w:rFonts w:cstheme="minorHAnsi"/>
                <w:b/>
                <w:bCs/>
                <w:szCs w:val="16"/>
                <w:lang w:eastAsia="en-GB"/>
              </w:rPr>
              <w:t>Ariane 6 &amp; Vega</w:t>
            </w:r>
            <w:r w:rsidRPr="009F4405">
              <w:rPr>
                <w:rFonts w:cstheme="minorHAnsi"/>
                <w:szCs w:val="16"/>
                <w:lang w:eastAsia="en-GB"/>
              </w:rPr>
              <w:t xml:space="preserve"> heavily use Kourou station in Launch </w:t>
            </w:r>
            <w:r w:rsidRPr="009F4405">
              <w:rPr>
                <w:rFonts w:cstheme="minorHAnsi"/>
                <w:b/>
                <w:bCs/>
                <w:szCs w:val="16"/>
                <w:lang w:eastAsia="en-GB"/>
              </w:rPr>
              <w:t>[Score: 2]</w:t>
            </w:r>
          </w:p>
        </w:tc>
        <w:tc>
          <w:tcPr>
            <w:tcW w:w="0" w:type="auto"/>
            <w:hideMark/>
          </w:tcPr>
          <w:p w14:paraId="18A6356D"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Partial (if needed NASA’s network or partner agencies could cover, but not ideal) </w:t>
            </w:r>
            <w:r w:rsidRPr="009F4405">
              <w:rPr>
                <w:rFonts w:cstheme="minorHAnsi"/>
                <w:b/>
                <w:bCs/>
                <w:szCs w:val="16"/>
                <w:lang w:eastAsia="en-GB"/>
              </w:rPr>
              <w:t>[Score: 1]</w:t>
            </w:r>
          </w:p>
        </w:tc>
        <w:tc>
          <w:tcPr>
            <w:tcW w:w="0" w:type="auto"/>
            <w:hideMark/>
          </w:tcPr>
          <w:p w14:paraId="3B5C64D3"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Yes – multi-mission</w:t>
            </w:r>
            <w:r w:rsidRPr="009F4405">
              <w:rPr>
                <w:rFonts w:cstheme="minorHAnsi"/>
                <w:szCs w:val="16"/>
                <w:lang w:eastAsia="en-GB"/>
              </w:rPr>
              <w:t xml:space="preserve"> (integrated with ESA’s global network supporting many missions) </w:t>
            </w:r>
            <w:r w:rsidRPr="009F4405">
              <w:rPr>
                <w:rFonts w:cstheme="minorHAnsi"/>
                <w:b/>
                <w:bCs/>
                <w:szCs w:val="16"/>
                <w:lang w:eastAsia="en-GB"/>
              </w:rPr>
              <w:t>[Score: 2]</w:t>
            </w:r>
          </w:p>
        </w:tc>
        <w:tc>
          <w:tcPr>
            <w:tcW w:w="0" w:type="auto"/>
            <w:hideMark/>
          </w:tcPr>
          <w:p w14:paraId="6294BE67" w14:textId="2B22CAF0" w:rsidR="007B06EC" w:rsidRPr="009F4405" w:rsidRDefault="0082075E" w:rsidP="00E10193">
            <w:pPr>
              <w:jc w:val="left"/>
              <w:rPr>
                <w:rFonts w:cstheme="minorHAnsi"/>
                <w:szCs w:val="16"/>
                <w:lang w:eastAsia="en-GB"/>
              </w:rPr>
            </w:pPr>
            <w:r w:rsidRPr="009F4405">
              <w:rPr>
                <w:rFonts w:cstheme="minorHAnsi"/>
                <w:b/>
                <w:bCs/>
                <w:szCs w:val="16"/>
                <w:lang w:eastAsia="en-GB"/>
              </w:rPr>
              <w:t>Partially e</w:t>
            </w:r>
            <w:r w:rsidR="007B06EC" w:rsidRPr="009F4405">
              <w:rPr>
                <w:rFonts w:cstheme="minorHAnsi"/>
                <w:b/>
                <w:bCs/>
                <w:szCs w:val="16"/>
                <w:lang w:eastAsia="en-GB"/>
              </w:rPr>
              <w:t xml:space="preserve">nables independent </w:t>
            </w:r>
            <w:r w:rsidRPr="009F4405">
              <w:rPr>
                <w:rFonts w:cstheme="minorHAnsi"/>
                <w:b/>
                <w:bCs/>
                <w:szCs w:val="16"/>
                <w:lang w:eastAsia="en-GB"/>
              </w:rPr>
              <w:t xml:space="preserve">launch </w:t>
            </w:r>
            <w:r w:rsidR="007B06EC" w:rsidRPr="009F4405">
              <w:rPr>
                <w:rFonts w:cstheme="minorHAnsi"/>
                <w:b/>
                <w:bCs/>
                <w:szCs w:val="16"/>
                <w:lang w:eastAsia="en-GB"/>
              </w:rPr>
              <w:t>[Score: 2]</w:t>
            </w:r>
          </w:p>
        </w:tc>
        <w:tc>
          <w:tcPr>
            <w:tcW w:w="0" w:type="auto"/>
            <w:hideMark/>
          </w:tcPr>
          <w:p w14:paraId="7F5967C1"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9</w:t>
            </w:r>
          </w:p>
        </w:tc>
        <w:tc>
          <w:tcPr>
            <w:tcW w:w="0" w:type="auto"/>
            <w:hideMark/>
          </w:tcPr>
          <w:p w14:paraId="23EE5E5C"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Level 1</w:t>
            </w:r>
          </w:p>
        </w:tc>
      </w:tr>
      <w:tr w:rsidR="007B06EC" w:rsidRPr="009F4405" w14:paraId="77D20EAB" w14:textId="77777777" w:rsidTr="001C71E1">
        <w:trPr>
          <w:trHeight w:val="20"/>
        </w:trPr>
        <w:tc>
          <w:tcPr>
            <w:tcW w:w="0" w:type="auto"/>
            <w:hideMark/>
          </w:tcPr>
          <w:p w14:paraId="13D267A2" w14:textId="77777777" w:rsidR="007B06EC" w:rsidRPr="009F4405" w:rsidRDefault="007B06EC" w:rsidP="00E10193">
            <w:pPr>
              <w:jc w:val="left"/>
              <w:rPr>
                <w:rFonts w:cstheme="minorHAnsi"/>
                <w:b/>
                <w:bCs/>
                <w:szCs w:val="16"/>
                <w:lang w:eastAsia="en-GB"/>
              </w:rPr>
            </w:pPr>
            <w:r w:rsidRPr="009F4405">
              <w:rPr>
                <w:rFonts w:cstheme="minorHAnsi"/>
                <w:b/>
                <w:bCs/>
                <w:szCs w:val="16"/>
                <w:lang w:eastAsia="en-GB"/>
              </w:rPr>
              <w:t>TT&amp;C</w:t>
            </w:r>
          </w:p>
        </w:tc>
        <w:tc>
          <w:tcPr>
            <w:tcW w:w="0" w:type="auto"/>
            <w:hideMark/>
          </w:tcPr>
          <w:p w14:paraId="09DE7E5B"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ESA ESTRACK Station – Santa Maria</w:t>
            </w:r>
            <w:r w:rsidRPr="009F4405">
              <w:rPr>
                <w:rFonts w:cstheme="minorHAnsi"/>
                <w:szCs w:val="16"/>
                <w:lang w:eastAsia="en-GB"/>
              </w:rPr>
              <w:t xml:space="preserve"> (Azores, Portugal)</w:t>
            </w:r>
          </w:p>
        </w:tc>
        <w:tc>
          <w:tcPr>
            <w:tcW w:w="0" w:type="auto"/>
            <w:hideMark/>
          </w:tcPr>
          <w:p w14:paraId="37A22DFE"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Mid-Atlantic tracking station</w:t>
            </w:r>
            <w:r w:rsidRPr="009F4405">
              <w:rPr>
                <w:rFonts w:cstheme="minorHAnsi"/>
                <w:szCs w:val="16"/>
                <w:lang w:eastAsia="en-GB"/>
              </w:rPr>
              <w:t xml:space="preserve"> – covers launch trajectories after Kourou </w:t>
            </w:r>
            <w:r w:rsidRPr="009F4405">
              <w:rPr>
                <w:rFonts w:cstheme="minorHAnsi"/>
                <w:b/>
                <w:bCs/>
                <w:szCs w:val="16"/>
                <w:lang w:eastAsia="en-GB"/>
              </w:rPr>
              <w:t>[Score: 2]</w:t>
            </w:r>
          </w:p>
        </w:tc>
        <w:tc>
          <w:tcPr>
            <w:tcW w:w="0" w:type="auto"/>
            <w:hideMark/>
          </w:tcPr>
          <w:p w14:paraId="63CB474E"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Ariane 6 &amp; Vega</w:t>
            </w:r>
            <w:r w:rsidRPr="009F4405">
              <w:rPr>
                <w:rFonts w:cstheme="minorHAnsi"/>
                <w:szCs w:val="16"/>
                <w:lang w:eastAsia="en-GB"/>
              </w:rPr>
              <w:t xml:space="preserve"> downrange tracking depends on Santa Maria (fills critical gap right after launch) </w:t>
            </w:r>
            <w:r w:rsidRPr="009F4405">
              <w:rPr>
                <w:rFonts w:cstheme="minorHAnsi"/>
                <w:b/>
                <w:bCs/>
                <w:szCs w:val="16"/>
                <w:lang w:eastAsia="en-GB"/>
              </w:rPr>
              <w:t>[Score: 2]</w:t>
            </w:r>
          </w:p>
        </w:tc>
        <w:tc>
          <w:tcPr>
            <w:tcW w:w="0" w:type="auto"/>
            <w:hideMark/>
          </w:tcPr>
          <w:p w14:paraId="087B79F8"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No substitute</w:t>
            </w:r>
            <w:r w:rsidRPr="009F4405">
              <w:rPr>
                <w:rFonts w:cstheme="minorHAnsi"/>
                <w:szCs w:val="16"/>
                <w:lang w:eastAsia="en-GB"/>
              </w:rPr>
              <w:t xml:space="preserve"> (integral part of ESTRACK; no other station in that location) </w:t>
            </w:r>
            <w:r w:rsidRPr="009F4405">
              <w:rPr>
                <w:rFonts w:cstheme="minorHAnsi"/>
                <w:b/>
                <w:bCs/>
                <w:szCs w:val="16"/>
                <w:lang w:eastAsia="en-GB"/>
              </w:rPr>
              <w:t>[Score: 2]</w:t>
            </w:r>
          </w:p>
        </w:tc>
        <w:tc>
          <w:tcPr>
            <w:tcW w:w="0" w:type="auto"/>
            <w:hideMark/>
          </w:tcPr>
          <w:p w14:paraId="0402D186"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Yes – multi-user</w:t>
            </w:r>
            <w:r w:rsidRPr="009F4405">
              <w:rPr>
                <w:rFonts w:cstheme="minorHAnsi"/>
                <w:szCs w:val="16"/>
                <w:lang w:eastAsia="en-GB"/>
              </w:rPr>
              <w:t xml:space="preserve"> (supports ESA/EU launchers as part of network; integrated with global operations) </w:t>
            </w:r>
            <w:r w:rsidRPr="009F4405">
              <w:rPr>
                <w:rFonts w:cstheme="minorHAnsi"/>
                <w:b/>
                <w:bCs/>
                <w:szCs w:val="16"/>
                <w:lang w:eastAsia="en-GB"/>
              </w:rPr>
              <w:t>[Score: 2]</w:t>
            </w:r>
          </w:p>
        </w:tc>
        <w:tc>
          <w:tcPr>
            <w:tcW w:w="0" w:type="auto"/>
            <w:hideMark/>
          </w:tcPr>
          <w:p w14:paraId="7B2CBE85" w14:textId="77777777" w:rsidR="007B06EC" w:rsidRPr="009F4405" w:rsidRDefault="007B06EC" w:rsidP="00E10193">
            <w:pPr>
              <w:jc w:val="left"/>
              <w:rPr>
                <w:rFonts w:cstheme="minorHAnsi"/>
                <w:szCs w:val="16"/>
                <w:lang w:eastAsia="en-GB"/>
              </w:rPr>
            </w:pPr>
            <w:r w:rsidRPr="009F4405">
              <w:rPr>
                <w:rFonts w:cstheme="minorHAnsi"/>
                <w:b/>
                <w:szCs w:val="16"/>
                <w:lang w:eastAsia="en-GB"/>
              </w:rPr>
              <w:t>Enhances coverage resilience</w:t>
            </w:r>
            <w:r w:rsidRPr="009F4405">
              <w:rPr>
                <w:rFonts w:cstheme="minorHAnsi"/>
                <w:szCs w:val="16"/>
                <w:lang w:eastAsia="en-GB"/>
              </w:rPr>
              <w:t xml:space="preserve"> (ensures robust telemetry chain for EU launches; autonomy &amp; safety benefits) </w:t>
            </w:r>
            <w:r w:rsidRPr="009F4405">
              <w:rPr>
                <w:rFonts w:cstheme="minorHAnsi"/>
                <w:b/>
                <w:szCs w:val="16"/>
                <w:lang w:eastAsia="en-GB"/>
              </w:rPr>
              <w:t>[Score: 2]</w:t>
            </w:r>
          </w:p>
        </w:tc>
        <w:tc>
          <w:tcPr>
            <w:tcW w:w="0" w:type="auto"/>
            <w:hideMark/>
          </w:tcPr>
          <w:p w14:paraId="7E95E109"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10</w:t>
            </w:r>
          </w:p>
        </w:tc>
        <w:tc>
          <w:tcPr>
            <w:tcW w:w="0" w:type="auto"/>
            <w:hideMark/>
          </w:tcPr>
          <w:p w14:paraId="56E705B0"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Level 1</w:t>
            </w:r>
          </w:p>
        </w:tc>
      </w:tr>
      <w:tr w:rsidR="007B06EC" w:rsidRPr="009F4405" w14:paraId="30547B60" w14:textId="77777777" w:rsidTr="001C71E1">
        <w:trPr>
          <w:trHeight w:val="20"/>
        </w:trPr>
        <w:tc>
          <w:tcPr>
            <w:tcW w:w="0" w:type="auto"/>
            <w:hideMark/>
          </w:tcPr>
          <w:p w14:paraId="5089BF3D" w14:textId="77777777" w:rsidR="007B06EC" w:rsidRPr="009F4405" w:rsidRDefault="007B06EC" w:rsidP="00E10193">
            <w:pPr>
              <w:jc w:val="left"/>
              <w:rPr>
                <w:rFonts w:cstheme="minorHAnsi"/>
                <w:b/>
                <w:bCs/>
                <w:szCs w:val="16"/>
                <w:lang w:eastAsia="en-GB"/>
              </w:rPr>
            </w:pPr>
            <w:r w:rsidRPr="009F4405">
              <w:rPr>
                <w:rFonts w:cstheme="minorHAnsi"/>
                <w:b/>
                <w:bCs/>
                <w:szCs w:val="16"/>
                <w:lang w:eastAsia="en-GB"/>
              </w:rPr>
              <w:t>TT&amp;C</w:t>
            </w:r>
          </w:p>
        </w:tc>
        <w:tc>
          <w:tcPr>
            <w:tcW w:w="0" w:type="auto"/>
            <w:hideMark/>
          </w:tcPr>
          <w:p w14:paraId="4F7A7095" w14:textId="77777777" w:rsidR="007B06EC" w:rsidRPr="009F4405" w:rsidRDefault="007B06EC" w:rsidP="00E10193">
            <w:pPr>
              <w:jc w:val="left"/>
              <w:rPr>
                <w:rFonts w:cstheme="minorHAnsi"/>
                <w:szCs w:val="16"/>
                <w:lang w:eastAsia="en-GB"/>
              </w:rPr>
            </w:pPr>
            <w:r w:rsidRPr="009F4405">
              <w:rPr>
                <w:rFonts w:cstheme="minorHAnsi"/>
                <w:b/>
                <w:szCs w:val="16"/>
                <w:lang w:eastAsia="en-GB"/>
              </w:rPr>
              <w:t>Telespazio Fucino Space Centre</w:t>
            </w:r>
            <w:r w:rsidRPr="009F4405">
              <w:rPr>
                <w:rFonts w:cstheme="minorHAnsi"/>
                <w:szCs w:val="16"/>
                <w:lang w:eastAsia="en-GB"/>
              </w:rPr>
              <w:t xml:space="preserve"> (Italy)</w:t>
            </w:r>
          </w:p>
        </w:tc>
        <w:tc>
          <w:tcPr>
            <w:tcW w:w="0" w:type="auto"/>
            <w:hideMark/>
          </w:tcPr>
          <w:p w14:paraId="273DF3C6" w14:textId="77777777" w:rsidR="007B06EC" w:rsidRPr="009F4405" w:rsidRDefault="007B06EC" w:rsidP="00E10193">
            <w:pPr>
              <w:jc w:val="left"/>
              <w:rPr>
                <w:rFonts w:cstheme="minorHAnsi"/>
                <w:szCs w:val="16"/>
                <w:lang w:eastAsia="en-GB"/>
              </w:rPr>
            </w:pPr>
            <w:r w:rsidRPr="009F4405">
              <w:rPr>
                <w:rFonts w:cstheme="minorHAnsi"/>
                <w:b/>
                <w:szCs w:val="16"/>
                <w:lang w:eastAsia="en-GB"/>
              </w:rPr>
              <w:t>Large commercial TT&amp;C complex</w:t>
            </w:r>
            <w:r w:rsidRPr="009F4405">
              <w:rPr>
                <w:rFonts w:cstheme="minorHAnsi"/>
                <w:szCs w:val="16"/>
                <w:lang w:eastAsia="en-GB"/>
              </w:rPr>
              <w:t xml:space="preserve"> (multiple antennas, supports Galileo, telecom, etc.) </w:t>
            </w:r>
            <w:r w:rsidRPr="009F4405">
              <w:rPr>
                <w:rFonts w:cstheme="minorHAnsi"/>
                <w:b/>
                <w:szCs w:val="16"/>
                <w:lang w:eastAsia="en-GB"/>
              </w:rPr>
              <w:t>[Score: 1]</w:t>
            </w:r>
          </w:p>
        </w:tc>
        <w:tc>
          <w:tcPr>
            <w:tcW w:w="0" w:type="auto"/>
            <w:hideMark/>
          </w:tcPr>
          <w:p w14:paraId="0EBDBF23"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EU programs (e.g. Galileo uplink, COSMO-SkyMed, etc.) use Fucino but not exclusively reliant </w:t>
            </w:r>
            <w:r w:rsidRPr="009F4405">
              <w:rPr>
                <w:rFonts w:cstheme="minorHAnsi"/>
                <w:b/>
                <w:szCs w:val="16"/>
                <w:lang w:eastAsia="en-GB"/>
              </w:rPr>
              <w:t>[Score: 1]</w:t>
            </w:r>
          </w:p>
        </w:tc>
        <w:tc>
          <w:tcPr>
            <w:tcW w:w="0" w:type="auto"/>
            <w:hideMark/>
          </w:tcPr>
          <w:p w14:paraId="205A4AC7"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Partial (few European commercial stations match Fucino’s scale; limited backup capacity outside public networks) </w:t>
            </w:r>
            <w:r w:rsidRPr="009F4405">
              <w:rPr>
                <w:rFonts w:cstheme="minorHAnsi"/>
                <w:b/>
                <w:szCs w:val="16"/>
                <w:lang w:eastAsia="en-GB"/>
              </w:rPr>
              <w:t>[Score: 1]</w:t>
            </w:r>
          </w:p>
        </w:tc>
        <w:tc>
          <w:tcPr>
            <w:tcW w:w="0" w:type="auto"/>
            <w:hideMark/>
          </w:tcPr>
          <w:p w14:paraId="42F37C73"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Yes – multi-client</w:t>
            </w:r>
            <w:r w:rsidRPr="009F4405">
              <w:rPr>
                <w:rFonts w:cstheme="minorHAnsi"/>
                <w:szCs w:val="16"/>
                <w:lang w:eastAsia="en-GB"/>
              </w:rPr>
              <w:t xml:space="preserve"> (Galileo, commercial GEO satellites, etc.; open for many missions) </w:t>
            </w:r>
            <w:r w:rsidRPr="009F4405">
              <w:rPr>
                <w:rFonts w:cstheme="minorHAnsi"/>
                <w:b/>
                <w:bCs/>
                <w:szCs w:val="16"/>
                <w:lang w:eastAsia="en-GB"/>
              </w:rPr>
              <w:t>[Score: 2]</w:t>
            </w:r>
          </w:p>
        </w:tc>
        <w:tc>
          <w:tcPr>
            <w:tcW w:w="0" w:type="auto"/>
            <w:hideMark/>
          </w:tcPr>
          <w:p w14:paraId="11FA1E8C"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Adds </w:t>
            </w:r>
            <w:r w:rsidRPr="009F4405">
              <w:rPr>
                <w:rFonts w:cstheme="minorHAnsi"/>
                <w:b/>
                <w:szCs w:val="16"/>
                <w:lang w:eastAsia="en-GB"/>
              </w:rPr>
              <w:t>redundancy &amp; capacity</w:t>
            </w:r>
            <w:r w:rsidRPr="009F4405">
              <w:rPr>
                <w:rFonts w:cstheme="minorHAnsi"/>
                <w:szCs w:val="16"/>
                <w:lang w:eastAsia="en-GB"/>
              </w:rPr>
              <w:t xml:space="preserve"> to EU TT&amp;C (commercial partner site, backup for institutional networks) </w:t>
            </w:r>
            <w:r w:rsidRPr="009F4405">
              <w:rPr>
                <w:rFonts w:cstheme="minorHAnsi"/>
                <w:b/>
                <w:szCs w:val="16"/>
                <w:lang w:eastAsia="en-GB"/>
              </w:rPr>
              <w:t>[Score: 1]</w:t>
            </w:r>
          </w:p>
        </w:tc>
        <w:tc>
          <w:tcPr>
            <w:tcW w:w="0" w:type="auto"/>
            <w:hideMark/>
          </w:tcPr>
          <w:p w14:paraId="4372A15F"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6</w:t>
            </w:r>
          </w:p>
        </w:tc>
        <w:tc>
          <w:tcPr>
            <w:tcW w:w="0" w:type="auto"/>
            <w:hideMark/>
          </w:tcPr>
          <w:p w14:paraId="1FA5A26A"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Level 2</w:t>
            </w:r>
          </w:p>
        </w:tc>
      </w:tr>
      <w:tr w:rsidR="007B06EC" w:rsidRPr="009F4405" w14:paraId="3DAE4648" w14:textId="77777777" w:rsidTr="001C71E1">
        <w:trPr>
          <w:trHeight w:val="20"/>
        </w:trPr>
        <w:tc>
          <w:tcPr>
            <w:tcW w:w="0" w:type="auto"/>
            <w:hideMark/>
          </w:tcPr>
          <w:p w14:paraId="340DD490" w14:textId="77777777" w:rsidR="007B06EC" w:rsidRPr="009F4405" w:rsidRDefault="007B06EC" w:rsidP="00E10193">
            <w:pPr>
              <w:jc w:val="left"/>
              <w:rPr>
                <w:rFonts w:cstheme="minorHAnsi"/>
                <w:b/>
                <w:bCs/>
                <w:szCs w:val="16"/>
                <w:lang w:eastAsia="en-GB"/>
              </w:rPr>
            </w:pPr>
            <w:r w:rsidRPr="009F4405">
              <w:rPr>
                <w:rFonts w:cstheme="minorHAnsi"/>
                <w:b/>
                <w:bCs/>
                <w:szCs w:val="16"/>
                <w:lang w:eastAsia="en-GB"/>
              </w:rPr>
              <w:t>TT&amp;C</w:t>
            </w:r>
          </w:p>
        </w:tc>
        <w:tc>
          <w:tcPr>
            <w:tcW w:w="0" w:type="auto"/>
            <w:hideMark/>
          </w:tcPr>
          <w:p w14:paraId="11A0651E"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Baltasound Teleport</w:t>
            </w:r>
            <w:r w:rsidRPr="009F4405">
              <w:rPr>
                <w:rFonts w:cstheme="minorHAnsi"/>
                <w:szCs w:val="16"/>
                <w:lang w:eastAsia="en-GB"/>
              </w:rPr>
              <w:t xml:space="preserve"> (Unst, UK)</w:t>
            </w:r>
          </w:p>
        </w:tc>
        <w:tc>
          <w:tcPr>
            <w:tcW w:w="0" w:type="auto"/>
            <w:hideMark/>
          </w:tcPr>
          <w:p w14:paraId="5153EA57" w14:textId="77777777" w:rsidR="007B06EC" w:rsidRPr="009F4405" w:rsidRDefault="007B06EC" w:rsidP="00E10193">
            <w:pPr>
              <w:jc w:val="left"/>
              <w:rPr>
                <w:rFonts w:cstheme="minorHAnsi"/>
                <w:szCs w:val="16"/>
                <w:lang w:eastAsia="en-GB"/>
              </w:rPr>
            </w:pPr>
            <w:r w:rsidRPr="009F4405">
              <w:rPr>
                <w:rFonts w:cstheme="minorHAnsi"/>
                <w:b/>
                <w:szCs w:val="16"/>
                <w:lang w:eastAsia="en-GB"/>
              </w:rPr>
              <w:t>Telemetry &amp; communications hub</w:t>
            </w:r>
            <w:r w:rsidRPr="009F4405">
              <w:rPr>
                <w:rFonts w:cstheme="minorHAnsi"/>
                <w:szCs w:val="16"/>
                <w:lang w:eastAsia="en-GB"/>
              </w:rPr>
              <w:t xml:space="preserve"> for </w:t>
            </w:r>
            <w:r w:rsidRPr="009F4405">
              <w:rPr>
                <w:rFonts w:cstheme="minorHAnsi"/>
                <w:b/>
                <w:szCs w:val="16"/>
                <w:lang w:eastAsia="en-GB"/>
              </w:rPr>
              <w:t>SaxaVord launches</w:t>
            </w:r>
            <w:r w:rsidRPr="009F4405">
              <w:rPr>
                <w:rFonts w:cstheme="minorHAnsi"/>
                <w:szCs w:val="16"/>
                <w:lang w:eastAsia="en-GB"/>
              </w:rPr>
              <w:t xml:space="preserve"> (Shetland) </w:t>
            </w:r>
            <w:r w:rsidRPr="009F4405">
              <w:rPr>
                <w:rFonts w:cstheme="minorHAnsi"/>
                <w:b/>
                <w:szCs w:val="16"/>
                <w:lang w:eastAsia="en-GB"/>
              </w:rPr>
              <w:t>[Score: 2]</w:t>
            </w:r>
          </w:p>
        </w:tc>
        <w:tc>
          <w:tcPr>
            <w:tcW w:w="0" w:type="auto"/>
            <w:hideMark/>
          </w:tcPr>
          <w:p w14:paraId="1B51FF86" w14:textId="77777777" w:rsidR="007B06EC" w:rsidRPr="009F4405" w:rsidRDefault="007B06EC" w:rsidP="00E10193">
            <w:pPr>
              <w:jc w:val="left"/>
              <w:rPr>
                <w:rFonts w:cstheme="minorHAnsi"/>
                <w:szCs w:val="16"/>
                <w:lang w:eastAsia="en-GB"/>
              </w:rPr>
            </w:pPr>
            <w:r w:rsidRPr="009F4405">
              <w:rPr>
                <w:rFonts w:cstheme="minorHAnsi"/>
                <w:szCs w:val="16"/>
                <w:lang w:eastAsia="en-GB"/>
              </w:rPr>
              <w:t>Essential to SaxaVord’s launch campaigns (</w:t>
            </w:r>
            <w:r w:rsidRPr="009F4405">
              <w:rPr>
                <w:rFonts w:cstheme="minorHAnsi"/>
                <w:b/>
                <w:szCs w:val="16"/>
                <w:lang w:eastAsia="en-GB"/>
              </w:rPr>
              <w:t>all live telemetry flows via Baltasound</w:t>
            </w:r>
            <w:r w:rsidRPr="009F4405">
              <w:rPr>
                <w:rFonts w:cstheme="minorHAnsi"/>
                <w:szCs w:val="16"/>
                <w:lang w:eastAsia="en-GB"/>
              </w:rPr>
              <w:t xml:space="preserve"> during flights) </w:t>
            </w:r>
            <w:r w:rsidRPr="009F4405">
              <w:rPr>
                <w:rFonts w:cstheme="minorHAnsi"/>
                <w:b/>
                <w:szCs w:val="16"/>
                <w:lang w:eastAsia="en-GB"/>
              </w:rPr>
              <w:t>[Score: 2]</w:t>
            </w:r>
          </w:p>
        </w:tc>
        <w:tc>
          <w:tcPr>
            <w:tcW w:w="0" w:type="auto"/>
            <w:hideMark/>
          </w:tcPr>
          <w:p w14:paraId="33C46B15"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None (only local TT&amp;C station for SaxaVord; remote location with no alternative) </w:t>
            </w:r>
            <w:r w:rsidRPr="009F4405">
              <w:rPr>
                <w:rFonts w:cstheme="minorHAnsi"/>
                <w:b/>
                <w:szCs w:val="16"/>
                <w:lang w:eastAsia="en-GB"/>
              </w:rPr>
              <w:t>[Score: 2]</w:t>
            </w:r>
          </w:p>
        </w:tc>
        <w:tc>
          <w:tcPr>
            <w:tcW w:w="0" w:type="auto"/>
            <w:hideMark/>
          </w:tcPr>
          <w:p w14:paraId="114CCF56" w14:textId="77777777" w:rsidR="007B06EC" w:rsidRPr="009F4405" w:rsidRDefault="007B06EC" w:rsidP="00E10193">
            <w:pPr>
              <w:jc w:val="left"/>
              <w:rPr>
                <w:rFonts w:cstheme="minorHAnsi"/>
                <w:szCs w:val="16"/>
                <w:lang w:eastAsia="en-GB"/>
              </w:rPr>
            </w:pPr>
            <w:r w:rsidRPr="009F4405">
              <w:rPr>
                <w:rFonts w:cstheme="minorHAnsi"/>
                <w:b/>
                <w:szCs w:val="16"/>
                <w:lang w:eastAsia="en-GB"/>
              </w:rPr>
              <w:t>Yes – multi-purpose</w:t>
            </w:r>
            <w:r w:rsidRPr="009F4405">
              <w:rPr>
                <w:rFonts w:cstheme="minorHAnsi"/>
                <w:szCs w:val="16"/>
                <w:lang w:eastAsia="en-GB"/>
              </w:rPr>
              <w:t xml:space="preserve"> (in addition to launch support, it can serve general satellite communications clients) </w:t>
            </w:r>
            <w:r w:rsidRPr="009F4405">
              <w:rPr>
                <w:rFonts w:cstheme="minorHAnsi"/>
                <w:b/>
                <w:szCs w:val="16"/>
                <w:lang w:eastAsia="en-GB"/>
              </w:rPr>
              <w:t>[Score: 2]</w:t>
            </w:r>
          </w:p>
        </w:tc>
        <w:tc>
          <w:tcPr>
            <w:tcW w:w="0" w:type="auto"/>
            <w:hideMark/>
          </w:tcPr>
          <w:p w14:paraId="4ABACD64" w14:textId="77777777" w:rsidR="007B06EC" w:rsidRPr="009F4405" w:rsidRDefault="007B06EC" w:rsidP="00E10193">
            <w:pPr>
              <w:jc w:val="left"/>
              <w:rPr>
                <w:rFonts w:cstheme="minorHAnsi"/>
                <w:szCs w:val="16"/>
                <w:lang w:eastAsia="en-GB"/>
              </w:rPr>
            </w:pPr>
            <w:r w:rsidRPr="009F4405">
              <w:rPr>
                <w:rFonts w:cstheme="minorHAnsi"/>
                <w:b/>
                <w:szCs w:val="16"/>
                <w:lang w:eastAsia="en-GB"/>
              </w:rPr>
              <w:t>Ensures secure data collection &amp; safety</w:t>
            </w:r>
            <w:r w:rsidRPr="009F4405">
              <w:rPr>
                <w:rFonts w:cstheme="minorHAnsi"/>
                <w:szCs w:val="16"/>
                <w:lang w:eastAsia="en-GB"/>
              </w:rPr>
              <w:t xml:space="preserve"> during UK small-launch missions (moderate strategic value to EU resiliency) </w:t>
            </w:r>
            <w:r w:rsidRPr="009F4405">
              <w:rPr>
                <w:rFonts w:cstheme="minorHAnsi"/>
                <w:b/>
                <w:szCs w:val="16"/>
                <w:lang w:eastAsia="en-GB"/>
              </w:rPr>
              <w:t>[Score: 1]</w:t>
            </w:r>
          </w:p>
        </w:tc>
        <w:tc>
          <w:tcPr>
            <w:tcW w:w="0" w:type="auto"/>
            <w:hideMark/>
          </w:tcPr>
          <w:p w14:paraId="7B66432D"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9</w:t>
            </w:r>
          </w:p>
        </w:tc>
        <w:tc>
          <w:tcPr>
            <w:tcW w:w="0" w:type="auto"/>
            <w:hideMark/>
          </w:tcPr>
          <w:p w14:paraId="1D2C0AFD"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Level 1</w:t>
            </w:r>
          </w:p>
        </w:tc>
      </w:tr>
      <w:tr w:rsidR="007B06EC" w:rsidRPr="009F4405" w14:paraId="472C48BB" w14:textId="77777777" w:rsidTr="001C71E1">
        <w:trPr>
          <w:trHeight w:val="20"/>
        </w:trPr>
        <w:tc>
          <w:tcPr>
            <w:tcW w:w="0" w:type="auto"/>
            <w:hideMark/>
          </w:tcPr>
          <w:p w14:paraId="59D988AE" w14:textId="77777777" w:rsidR="007B06EC" w:rsidRPr="009F4405" w:rsidRDefault="007B06EC" w:rsidP="00E10193">
            <w:pPr>
              <w:jc w:val="left"/>
              <w:rPr>
                <w:rFonts w:cstheme="minorHAnsi"/>
                <w:b/>
                <w:bCs/>
                <w:szCs w:val="16"/>
                <w:lang w:eastAsia="en-GB"/>
              </w:rPr>
            </w:pPr>
            <w:r w:rsidRPr="009F4405">
              <w:rPr>
                <w:rFonts w:cstheme="minorHAnsi"/>
                <w:b/>
                <w:bCs/>
                <w:szCs w:val="16"/>
                <w:lang w:eastAsia="en-GB"/>
              </w:rPr>
              <w:t>TT&amp;C</w:t>
            </w:r>
          </w:p>
        </w:tc>
        <w:tc>
          <w:tcPr>
            <w:tcW w:w="0" w:type="auto"/>
            <w:hideMark/>
          </w:tcPr>
          <w:p w14:paraId="095D7306" w14:textId="5DFD60F7" w:rsidR="007B06EC" w:rsidRPr="009F4405" w:rsidRDefault="007B06EC" w:rsidP="00E10193">
            <w:pPr>
              <w:jc w:val="left"/>
              <w:rPr>
                <w:rFonts w:cstheme="minorHAnsi"/>
                <w:szCs w:val="16"/>
                <w:lang w:eastAsia="en-GB"/>
              </w:rPr>
            </w:pPr>
            <w:r w:rsidRPr="009F4405">
              <w:rPr>
                <w:rFonts w:cstheme="minorHAnsi"/>
                <w:b/>
                <w:bCs/>
                <w:szCs w:val="16"/>
                <w:lang w:eastAsia="en-GB"/>
              </w:rPr>
              <w:t>ESA ESTRACK Deep-Space Stations</w:t>
            </w:r>
            <w:r w:rsidRPr="009F4405">
              <w:rPr>
                <w:rFonts w:cstheme="minorHAnsi"/>
                <w:szCs w:val="16"/>
                <w:lang w:eastAsia="en-GB"/>
              </w:rPr>
              <w:t xml:space="preserve"> (New Norcia)</w:t>
            </w:r>
          </w:p>
        </w:tc>
        <w:tc>
          <w:tcPr>
            <w:tcW w:w="0" w:type="auto"/>
            <w:hideMark/>
          </w:tcPr>
          <w:p w14:paraId="611271AA" w14:textId="69B0D4D8" w:rsidR="007B06EC" w:rsidRPr="009F4405" w:rsidRDefault="007B06EC" w:rsidP="00E10193">
            <w:pPr>
              <w:jc w:val="left"/>
              <w:rPr>
                <w:rFonts w:cstheme="minorHAnsi"/>
                <w:szCs w:val="16"/>
                <w:lang w:eastAsia="en-GB"/>
              </w:rPr>
            </w:pPr>
            <w:r w:rsidRPr="009F4405">
              <w:rPr>
                <w:rFonts w:cstheme="minorHAnsi"/>
                <w:b/>
                <w:szCs w:val="16"/>
                <w:lang w:eastAsia="en-GB"/>
              </w:rPr>
              <w:t>Global 35m antennas</w:t>
            </w:r>
            <w:r w:rsidRPr="009F4405">
              <w:rPr>
                <w:rFonts w:cstheme="minorHAnsi"/>
                <w:szCs w:val="16"/>
                <w:lang w:eastAsia="en-GB"/>
              </w:rPr>
              <w:t xml:space="preserve"> enabling </w:t>
            </w:r>
            <w:r w:rsidRPr="009F4405">
              <w:rPr>
                <w:rFonts w:cstheme="minorHAnsi"/>
                <w:b/>
                <w:szCs w:val="16"/>
                <w:lang w:eastAsia="en-GB"/>
              </w:rPr>
              <w:t>ESA deep-space missions</w:t>
            </w:r>
            <w:r w:rsidRPr="009F4405">
              <w:rPr>
                <w:rFonts w:cstheme="minorHAnsi"/>
                <w:szCs w:val="16"/>
                <w:lang w:eastAsia="en-GB"/>
              </w:rPr>
              <w:t xml:space="preserve"> communications (continuous 3-site coverage) </w:t>
            </w:r>
            <w:r w:rsidRPr="009F4405">
              <w:rPr>
                <w:rFonts w:cstheme="minorHAnsi"/>
                <w:b/>
                <w:szCs w:val="16"/>
                <w:lang w:eastAsia="en-GB"/>
              </w:rPr>
              <w:t>[Score: 2]</w:t>
            </w:r>
            <w:r w:rsidRPr="009F4405">
              <w:rPr>
                <w:rFonts w:cstheme="minorHAnsi"/>
                <w:szCs w:val="16"/>
                <w:lang w:eastAsia="en-GB"/>
              </w:rPr>
              <w:t xml:space="preserve"> </w:t>
            </w:r>
          </w:p>
        </w:tc>
        <w:tc>
          <w:tcPr>
            <w:tcW w:w="0" w:type="auto"/>
            <w:hideMark/>
          </w:tcPr>
          <w:p w14:paraId="1B9F6159" w14:textId="77777777" w:rsidR="007B06EC" w:rsidRPr="009F4405" w:rsidRDefault="007B06EC" w:rsidP="00E10193">
            <w:pPr>
              <w:jc w:val="left"/>
              <w:rPr>
                <w:rFonts w:cstheme="minorHAnsi"/>
                <w:szCs w:val="16"/>
                <w:lang w:eastAsia="en-GB"/>
              </w:rPr>
            </w:pPr>
            <w:r w:rsidRPr="009F4405">
              <w:rPr>
                <w:rFonts w:cstheme="minorHAnsi"/>
                <w:b/>
                <w:szCs w:val="16"/>
                <w:lang w:eastAsia="en-GB"/>
              </w:rPr>
              <w:t>All ESA interplanetary missions depend</w:t>
            </w:r>
            <w:r w:rsidRPr="009F4405">
              <w:rPr>
                <w:rFonts w:cstheme="minorHAnsi"/>
                <w:szCs w:val="16"/>
                <w:lang w:eastAsia="en-GB"/>
              </w:rPr>
              <w:t xml:space="preserve"> on these three DSAs (unique EU assets for deep-space) </w:t>
            </w:r>
            <w:r w:rsidRPr="009F4405">
              <w:rPr>
                <w:rFonts w:cstheme="minorHAnsi"/>
                <w:b/>
                <w:szCs w:val="16"/>
                <w:lang w:eastAsia="en-GB"/>
              </w:rPr>
              <w:t>[Score: 2]</w:t>
            </w:r>
          </w:p>
        </w:tc>
        <w:tc>
          <w:tcPr>
            <w:tcW w:w="0" w:type="auto"/>
            <w:hideMark/>
          </w:tcPr>
          <w:p w14:paraId="4C665DF6"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No EU alternative (only NASA’s DSN globally; losing any DSA reduces coverage; no EU backup for large deep-space link) </w:t>
            </w:r>
            <w:r w:rsidRPr="009F4405">
              <w:rPr>
                <w:rFonts w:cstheme="minorHAnsi"/>
                <w:b/>
                <w:szCs w:val="16"/>
                <w:lang w:eastAsia="en-GB"/>
              </w:rPr>
              <w:t>[Score: 2]</w:t>
            </w:r>
          </w:p>
        </w:tc>
        <w:tc>
          <w:tcPr>
            <w:tcW w:w="0" w:type="auto"/>
            <w:hideMark/>
          </w:tcPr>
          <w:p w14:paraId="0E2F7CEA"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Yes – multi-mission</w:t>
            </w:r>
            <w:r w:rsidRPr="009F4405">
              <w:rPr>
                <w:rFonts w:cstheme="minorHAnsi"/>
                <w:szCs w:val="16"/>
                <w:lang w:eastAsia="en-GB"/>
              </w:rPr>
              <w:t xml:space="preserve"> (supports numerous ESA/partner deep-space probes concurrently) </w:t>
            </w:r>
            <w:r w:rsidRPr="009F4405">
              <w:rPr>
                <w:rFonts w:cstheme="minorHAnsi"/>
                <w:b/>
                <w:bCs/>
                <w:szCs w:val="16"/>
                <w:lang w:eastAsia="en-GB"/>
              </w:rPr>
              <w:t>[Score: 2]</w:t>
            </w:r>
          </w:p>
        </w:tc>
        <w:tc>
          <w:tcPr>
            <w:tcW w:w="0" w:type="auto"/>
            <w:hideMark/>
          </w:tcPr>
          <w:p w14:paraId="4ED7C89E" w14:textId="77777777" w:rsidR="007B06EC" w:rsidRPr="009F4405" w:rsidRDefault="007B06EC" w:rsidP="00E10193">
            <w:pPr>
              <w:jc w:val="left"/>
              <w:rPr>
                <w:rFonts w:cstheme="minorHAnsi"/>
                <w:szCs w:val="16"/>
                <w:lang w:eastAsia="en-GB"/>
              </w:rPr>
            </w:pPr>
            <w:r w:rsidRPr="009F4405">
              <w:rPr>
                <w:rFonts w:cstheme="minorHAnsi"/>
                <w:b/>
                <w:szCs w:val="16"/>
                <w:lang w:eastAsia="en-GB"/>
              </w:rPr>
              <w:t>Extends EU autonomy beyond Earth orbit</w:t>
            </w:r>
            <w:r w:rsidRPr="009F4405">
              <w:rPr>
                <w:rFonts w:cstheme="minorHAnsi"/>
                <w:szCs w:val="16"/>
                <w:lang w:eastAsia="en-GB"/>
              </w:rPr>
              <w:t xml:space="preserve"> (ensures independent comms for cosmic exploration; high strategic prestige &amp; data security) </w:t>
            </w:r>
            <w:r w:rsidRPr="009F4405">
              <w:rPr>
                <w:rFonts w:cstheme="minorHAnsi"/>
                <w:b/>
                <w:szCs w:val="16"/>
                <w:lang w:eastAsia="en-GB"/>
              </w:rPr>
              <w:t>[Score: 2]</w:t>
            </w:r>
          </w:p>
        </w:tc>
        <w:tc>
          <w:tcPr>
            <w:tcW w:w="0" w:type="auto"/>
            <w:hideMark/>
          </w:tcPr>
          <w:p w14:paraId="4738244C"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10</w:t>
            </w:r>
          </w:p>
        </w:tc>
        <w:tc>
          <w:tcPr>
            <w:tcW w:w="0" w:type="auto"/>
            <w:hideMark/>
          </w:tcPr>
          <w:p w14:paraId="4FD55BB7"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Level 1</w:t>
            </w:r>
          </w:p>
        </w:tc>
      </w:tr>
      <w:tr w:rsidR="007B06EC" w:rsidRPr="009F4405" w14:paraId="2FCCB670" w14:textId="77777777" w:rsidTr="001C71E1">
        <w:trPr>
          <w:trHeight w:val="20"/>
        </w:trPr>
        <w:tc>
          <w:tcPr>
            <w:tcW w:w="0" w:type="auto"/>
            <w:hideMark/>
          </w:tcPr>
          <w:p w14:paraId="08EF1231" w14:textId="77777777" w:rsidR="007B06EC" w:rsidRPr="009F4405" w:rsidRDefault="007B06EC" w:rsidP="00E10193">
            <w:pPr>
              <w:jc w:val="left"/>
              <w:rPr>
                <w:rFonts w:cstheme="minorHAnsi"/>
                <w:b/>
                <w:bCs/>
                <w:szCs w:val="16"/>
                <w:lang w:eastAsia="en-GB"/>
              </w:rPr>
            </w:pPr>
            <w:r w:rsidRPr="009F4405">
              <w:rPr>
                <w:rFonts w:cstheme="minorHAnsi"/>
                <w:b/>
                <w:bCs/>
                <w:szCs w:val="16"/>
                <w:lang w:eastAsia="en-GB"/>
              </w:rPr>
              <w:lastRenderedPageBreak/>
              <w:t>TT&amp;C</w:t>
            </w:r>
          </w:p>
        </w:tc>
        <w:tc>
          <w:tcPr>
            <w:tcW w:w="0" w:type="auto"/>
            <w:hideMark/>
          </w:tcPr>
          <w:p w14:paraId="569996A0"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ESA ESTRACK Downrange Network</w:t>
            </w:r>
            <w:r w:rsidRPr="009F4405">
              <w:rPr>
                <w:rFonts w:cstheme="minorHAnsi"/>
                <w:szCs w:val="16"/>
                <w:lang w:eastAsia="en-GB"/>
              </w:rPr>
              <w:t xml:space="preserve"> (Ascension, Gabon, Bermuda, etc.)</w:t>
            </w:r>
          </w:p>
        </w:tc>
        <w:tc>
          <w:tcPr>
            <w:tcW w:w="0" w:type="auto"/>
            <w:hideMark/>
          </w:tcPr>
          <w:p w14:paraId="5D345423" w14:textId="77777777" w:rsidR="007B06EC" w:rsidRPr="009F4405" w:rsidRDefault="007B06EC" w:rsidP="00E10193">
            <w:pPr>
              <w:jc w:val="left"/>
              <w:rPr>
                <w:rFonts w:cstheme="minorHAnsi"/>
                <w:szCs w:val="16"/>
                <w:lang w:eastAsia="en-GB"/>
              </w:rPr>
            </w:pPr>
            <w:r w:rsidRPr="009F4405">
              <w:rPr>
                <w:rFonts w:cstheme="minorHAnsi"/>
                <w:b/>
                <w:szCs w:val="16"/>
                <w:lang w:eastAsia="en-GB"/>
              </w:rPr>
              <w:t>Distributed tracking antennas</w:t>
            </w:r>
            <w:r w:rsidRPr="009F4405">
              <w:rPr>
                <w:rFonts w:cstheme="minorHAnsi"/>
                <w:szCs w:val="16"/>
                <w:lang w:eastAsia="en-GB"/>
              </w:rPr>
              <w:t xml:space="preserve"> (small stations across Atlantic/Africa) for launching rocket telemetry </w:t>
            </w:r>
            <w:r w:rsidRPr="009F4405">
              <w:rPr>
                <w:rFonts w:cstheme="minorHAnsi"/>
                <w:b/>
                <w:szCs w:val="16"/>
                <w:lang w:eastAsia="en-GB"/>
              </w:rPr>
              <w:t>[Score: 2]</w:t>
            </w:r>
          </w:p>
        </w:tc>
        <w:tc>
          <w:tcPr>
            <w:tcW w:w="0" w:type="auto"/>
            <w:hideMark/>
          </w:tcPr>
          <w:p w14:paraId="3B8C9EA7" w14:textId="77777777" w:rsidR="007B06EC" w:rsidRPr="009F4405" w:rsidRDefault="007B06EC" w:rsidP="00E10193">
            <w:pPr>
              <w:jc w:val="left"/>
              <w:rPr>
                <w:rFonts w:cstheme="minorHAnsi"/>
                <w:szCs w:val="16"/>
                <w:lang w:eastAsia="en-GB"/>
              </w:rPr>
            </w:pPr>
            <w:r w:rsidRPr="009F4405">
              <w:rPr>
                <w:rFonts w:cstheme="minorHAnsi"/>
                <w:b/>
                <w:szCs w:val="16"/>
                <w:lang w:eastAsia="en-GB"/>
              </w:rPr>
              <w:t>Ariane/Vega launch telemetry</w:t>
            </w:r>
            <w:r w:rsidRPr="009F4405">
              <w:rPr>
                <w:rFonts w:cstheme="minorHAnsi"/>
                <w:szCs w:val="16"/>
                <w:lang w:eastAsia="en-GB"/>
              </w:rPr>
              <w:t xml:space="preserve"> uses these stations (ensuring continuous vector coverage after liftoff) </w:t>
            </w:r>
            <w:r w:rsidRPr="009F4405">
              <w:rPr>
                <w:rFonts w:cstheme="minorHAnsi"/>
                <w:b/>
                <w:szCs w:val="16"/>
                <w:lang w:eastAsia="en-GB"/>
              </w:rPr>
              <w:t>[Score: 2]</w:t>
            </w:r>
          </w:p>
        </w:tc>
        <w:tc>
          <w:tcPr>
            <w:tcW w:w="0" w:type="auto"/>
            <w:hideMark/>
          </w:tcPr>
          <w:p w14:paraId="1CAF41A4" w14:textId="77777777" w:rsidR="007B06EC" w:rsidRPr="009F4405" w:rsidRDefault="007B06EC" w:rsidP="00E10193">
            <w:pPr>
              <w:jc w:val="left"/>
              <w:rPr>
                <w:rFonts w:cstheme="minorHAnsi"/>
                <w:szCs w:val="16"/>
                <w:lang w:eastAsia="en-GB"/>
              </w:rPr>
            </w:pPr>
            <w:r w:rsidRPr="009F4405">
              <w:rPr>
                <w:rFonts w:cstheme="minorHAnsi"/>
                <w:b/>
                <w:szCs w:val="16"/>
                <w:lang w:eastAsia="en-GB"/>
              </w:rPr>
              <w:t>No equivalent backup</w:t>
            </w:r>
            <w:r w:rsidRPr="009F4405">
              <w:rPr>
                <w:rFonts w:cstheme="minorHAnsi"/>
                <w:szCs w:val="16"/>
                <w:lang w:eastAsia="en-GB"/>
              </w:rPr>
              <w:t xml:space="preserve"> (the network’s unique geometry is required; NASA’s often not covering these arcs) </w:t>
            </w:r>
            <w:r w:rsidRPr="009F4405">
              <w:rPr>
                <w:rFonts w:cstheme="minorHAnsi"/>
                <w:b/>
                <w:szCs w:val="16"/>
                <w:lang w:eastAsia="en-GB"/>
              </w:rPr>
              <w:t>[Score: 2]</w:t>
            </w:r>
          </w:p>
        </w:tc>
        <w:tc>
          <w:tcPr>
            <w:tcW w:w="0" w:type="auto"/>
            <w:hideMark/>
          </w:tcPr>
          <w:p w14:paraId="0A75E34F"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Yes – part of global networks</w:t>
            </w:r>
            <w:r w:rsidRPr="009F4405">
              <w:rPr>
                <w:rFonts w:cstheme="minorHAnsi"/>
                <w:szCs w:val="16"/>
                <w:lang w:eastAsia="en-GB"/>
              </w:rPr>
              <w:t xml:space="preserve"> (some stations e.g. managed with CNES, NASA cooperation) </w:t>
            </w:r>
            <w:r w:rsidRPr="009F4405">
              <w:rPr>
                <w:rFonts w:cstheme="minorHAnsi"/>
                <w:b/>
                <w:bCs/>
                <w:szCs w:val="16"/>
                <w:lang w:eastAsia="en-GB"/>
              </w:rPr>
              <w:t>[Score: 2]</w:t>
            </w:r>
          </w:p>
        </w:tc>
        <w:tc>
          <w:tcPr>
            <w:tcW w:w="0" w:type="auto"/>
            <w:hideMark/>
          </w:tcPr>
          <w:p w14:paraId="679E000D"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Ensures </w:t>
            </w:r>
            <w:r w:rsidRPr="009F4405">
              <w:rPr>
                <w:rFonts w:cstheme="minorHAnsi"/>
                <w:b/>
                <w:bCs/>
                <w:szCs w:val="16"/>
                <w:lang w:eastAsia="en-GB"/>
              </w:rPr>
              <w:t>launch safety &amp; mission success</w:t>
            </w:r>
            <w:r w:rsidRPr="009F4405">
              <w:rPr>
                <w:rFonts w:cstheme="minorHAnsi"/>
                <w:szCs w:val="16"/>
                <w:lang w:eastAsia="en-GB"/>
              </w:rPr>
              <w:t xml:space="preserve"> (robust data continuity during critical boost phase; security from multiple jurisdictions vantage) </w:t>
            </w:r>
            <w:r w:rsidRPr="009F4405">
              <w:rPr>
                <w:rFonts w:cstheme="minorHAnsi"/>
                <w:b/>
                <w:bCs/>
                <w:szCs w:val="16"/>
                <w:lang w:eastAsia="en-GB"/>
              </w:rPr>
              <w:t>[Score: 2]</w:t>
            </w:r>
          </w:p>
        </w:tc>
        <w:tc>
          <w:tcPr>
            <w:tcW w:w="0" w:type="auto"/>
            <w:hideMark/>
          </w:tcPr>
          <w:p w14:paraId="3374CEF6"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10</w:t>
            </w:r>
          </w:p>
        </w:tc>
        <w:tc>
          <w:tcPr>
            <w:tcW w:w="0" w:type="auto"/>
            <w:hideMark/>
          </w:tcPr>
          <w:p w14:paraId="23347DD9"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Level 1</w:t>
            </w:r>
          </w:p>
        </w:tc>
      </w:tr>
      <w:tr w:rsidR="007B06EC" w:rsidRPr="009F4405" w14:paraId="486D7F0E" w14:textId="77777777" w:rsidTr="001C71E1">
        <w:trPr>
          <w:trHeight w:val="20"/>
        </w:trPr>
        <w:tc>
          <w:tcPr>
            <w:tcW w:w="0" w:type="auto"/>
            <w:hideMark/>
          </w:tcPr>
          <w:p w14:paraId="3181CB15" w14:textId="77777777" w:rsidR="007B06EC" w:rsidRPr="009F4405" w:rsidRDefault="007B06EC" w:rsidP="00E10193">
            <w:pPr>
              <w:jc w:val="left"/>
              <w:rPr>
                <w:rFonts w:cstheme="minorHAnsi"/>
                <w:b/>
                <w:bCs/>
                <w:szCs w:val="16"/>
                <w:lang w:eastAsia="en-GB"/>
              </w:rPr>
            </w:pPr>
            <w:r w:rsidRPr="009F4405">
              <w:rPr>
                <w:rFonts w:cstheme="minorHAnsi"/>
                <w:b/>
                <w:bCs/>
                <w:szCs w:val="16"/>
                <w:lang w:eastAsia="en-GB"/>
              </w:rPr>
              <w:t>TT&amp;C</w:t>
            </w:r>
          </w:p>
        </w:tc>
        <w:tc>
          <w:tcPr>
            <w:tcW w:w="0" w:type="auto"/>
            <w:hideMark/>
          </w:tcPr>
          <w:p w14:paraId="5B58AA63"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SSC Global Ground Station Network</w:t>
            </w:r>
            <w:r w:rsidRPr="009F4405">
              <w:rPr>
                <w:rFonts w:cstheme="minorHAnsi"/>
                <w:szCs w:val="16"/>
                <w:lang w:eastAsia="en-GB"/>
              </w:rPr>
              <w:t xml:space="preserve"> (Inuvik, North Pole, Punta Arenas, Santiago, Siracha, etc.)</w:t>
            </w:r>
          </w:p>
        </w:tc>
        <w:tc>
          <w:tcPr>
            <w:tcW w:w="0" w:type="auto"/>
            <w:hideMark/>
          </w:tcPr>
          <w:p w14:paraId="738D75EC"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Worldwide smallsat TT&amp;C stations</w:t>
            </w:r>
            <w:r w:rsidRPr="009F4405">
              <w:rPr>
                <w:rFonts w:cstheme="minorHAnsi"/>
                <w:szCs w:val="16"/>
                <w:lang w:eastAsia="en-GB"/>
              </w:rPr>
              <w:t xml:space="preserve"> (Swedish SSC network antennas in Canada, US, Chile, Thailand) – </w:t>
            </w:r>
            <w:r w:rsidRPr="009F4405">
              <w:rPr>
                <w:rFonts w:cstheme="minorHAnsi"/>
                <w:i/>
                <w:iCs/>
                <w:szCs w:val="16"/>
                <w:lang w:eastAsia="en-GB"/>
              </w:rPr>
              <w:t>supplement EU access</w:t>
            </w:r>
            <w:r w:rsidRPr="009F4405">
              <w:rPr>
                <w:rFonts w:cstheme="minorHAnsi"/>
                <w:szCs w:val="16"/>
                <w:lang w:eastAsia="en-GB"/>
              </w:rPr>
              <w:t xml:space="preserve"> </w:t>
            </w:r>
            <w:r w:rsidRPr="009F4405">
              <w:rPr>
                <w:rFonts w:cstheme="minorHAnsi"/>
                <w:b/>
                <w:bCs/>
                <w:szCs w:val="16"/>
                <w:lang w:eastAsia="en-GB"/>
              </w:rPr>
              <w:t>[Score: 1]</w:t>
            </w:r>
          </w:p>
        </w:tc>
        <w:tc>
          <w:tcPr>
            <w:tcW w:w="0" w:type="auto"/>
            <w:hideMark/>
          </w:tcPr>
          <w:p w14:paraId="14F1D666"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Several European satellites (especially polar LEOs) utilize these stations for extra passes (not exclusive reliance) </w:t>
            </w:r>
            <w:r w:rsidRPr="009F4405">
              <w:rPr>
                <w:rFonts w:cstheme="minorHAnsi"/>
                <w:b/>
                <w:bCs/>
                <w:szCs w:val="16"/>
                <w:lang w:eastAsia="en-GB"/>
              </w:rPr>
              <w:t>[Score: 1]</w:t>
            </w:r>
          </w:p>
        </w:tc>
        <w:tc>
          <w:tcPr>
            <w:tcW w:w="0" w:type="auto"/>
            <w:hideMark/>
          </w:tcPr>
          <w:p w14:paraId="1CBABDAE"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Medium (other commercial networks exist; usage can shift, but capacity and polar distribution is valuable) </w:t>
            </w:r>
            <w:r w:rsidRPr="009F4405">
              <w:rPr>
                <w:rFonts w:cstheme="minorHAnsi"/>
                <w:b/>
                <w:bCs/>
                <w:szCs w:val="16"/>
                <w:lang w:eastAsia="en-GB"/>
              </w:rPr>
              <w:t>[Score: 1]</w:t>
            </w:r>
          </w:p>
        </w:tc>
        <w:tc>
          <w:tcPr>
            <w:tcW w:w="0" w:type="auto"/>
            <w:hideMark/>
          </w:tcPr>
          <w:p w14:paraId="430B7FA6"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Yes – open commercial network</w:t>
            </w:r>
            <w:r w:rsidRPr="009F4405">
              <w:rPr>
                <w:rFonts w:cstheme="minorHAnsi"/>
                <w:szCs w:val="16"/>
                <w:lang w:eastAsia="en-GB"/>
              </w:rPr>
              <w:t xml:space="preserve"> (used by many global operators; multi-client service) </w:t>
            </w:r>
            <w:r w:rsidRPr="009F4405">
              <w:rPr>
                <w:rFonts w:cstheme="minorHAnsi"/>
                <w:b/>
                <w:bCs/>
                <w:szCs w:val="16"/>
                <w:lang w:eastAsia="en-GB"/>
              </w:rPr>
              <w:t>[Score: 2]</w:t>
            </w:r>
          </w:p>
        </w:tc>
        <w:tc>
          <w:tcPr>
            <w:tcW w:w="0" w:type="auto"/>
            <w:hideMark/>
          </w:tcPr>
          <w:p w14:paraId="2B2CC911"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Augments EU </w:t>
            </w:r>
            <w:r w:rsidRPr="009F4405">
              <w:rPr>
                <w:rFonts w:cstheme="minorHAnsi"/>
                <w:b/>
                <w:bCs/>
                <w:szCs w:val="16"/>
                <w:lang w:eastAsia="en-GB"/>
              </w:rPr>
              <w:t>resilience &amp; independence</w:t>
            </w:r>
            <w:r w:rsidRPr="009F4405">
              <w:rPr>
                <w:rFonts w:cstheme="minorHAnsi"/>
                <w:szCs w:val="16"/>
                <w:lang w:eastAsia="en-GB"/>
              </w:rPr>
              <w:t xml:space="preserve"> (less reliance on NASA’s networks; ensure local industry participation in global TT&amp;C market) </w:t>
            </w:r>
            <w:r w:rsidRPr="009F4405">
              <w:rPr>
                <w:rFonts w:cstheme="minorHAnsi"/>
                <w:b/>
                <w:bCs/>
                <w:szCs w:val="16"/>
                <w:lang w:eastAsia="en-GB"/>
              </w:rPr>
              <w:t>[Score: 1]</w:t>
            </w:r>
          </w:p>
        </w:tc>
        <w:tc>
          <w:tcPr>
            <w:tcW w:w="0" w:type="auto"/>
            <w:hideMark/>
          </w:tcPr>
          <w:p w14:paraId="702A48C5"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6</w:t>
            </w:r>
          </w:p>
        </w:tc>
        <w:tc>
          <w:tcPr>
            <w:tcW w:w="0" w:type="auto"/>
            <w:hideMark/>
          </w:tcPr>
          <w:p w14:paraId="2136A53B"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Level 2</w:t>
            </w:r>
          </w:p>
        </w:tc>
      </w:tr>
      <w:tr w:rsidR="007B06EC" w:rsidRPr="009F4405" w14:paraId="6A7AB671" w14:textId="77777777" w:rsidTr="001C71E1">
        <w:trPr>
          <w:trHeight w:val="20"/>
        </w:trPr>
        <w:tc>
          <w:tcPr>
            <w:tcW w:w="0" w:type="auto"/>
            <w:hideMark/>
          </w:tcPr>
          <w:p w14:paraId="2BB025E3" w14:textId="77777777" w:rsidR="007B06EC" w:rsidRPr="009F4405" w:rsidRDefault="007B06EC" w:rsidP="00E10193">
            <w:pPr>
              <w:jc w:val="left"/>
              <w:rPr>
                <w:rFonts w:cstheme="minorHAnsi"/>
                <w:b/>
                <w:bCs/>
                <w:szCs w:val="16"/>
                <w:lang w:eastAsia="en-GB"/>
              </w:rPr>
            </w:pPr>
            <w:r w:rsidRPr="009F4405">
              <w:rPr>
                <w:rFonts w:cstheme="minorHAnsi"/>
                <w:b/>
                <w:bCs/>
                <w:szCs w:val="16"/>
                <w:lang w:eastAsia="en-GB"/>
              </w:rPr>
              <w:t>TT&amp;C</w:t>
            </w:r>
          </w:p>
        </w:tc>
        <w:tc>
          <w:tcPr>
            <w:tcW w:w="0" w:type="auto"/>
            <w:hideMark/>
          </w:tcPr>
          <w:p w14:paraId="1FAA3B3A"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Spectrum Licensing &amp; Tracking Services</w:t>
            </w:r>
            <w:r w:rsidRPr="009F4405">
              <w:rPr>
                <w:rFonts w:cstheme="minorHAnsi"/>
                <w:szCs w:val="16"/>
                <w:lang w:eastAsia="en-GB"/>
              </w:rPr>
              <w:t xml:space="preserve"> (Ofcom for SaxaVord, etc.)</w:t>
            </w:r>
          </w:p>
        </w:tc>
        <w:tc>
          <w:tcPr>
            <w:tcW w:w="0" w:type="auto"/>
            <w:hideMark/>
          </w:tcPr>
          <w:p w14:paraId="60AED7AA"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Regulatory licences &amp; tracking systems</w:t>
            </w:r>
            <w:r w:rsidRPr="009F4405">
              <w:rPr>
                <w:rFonts w:cstheme="minorHAnsi"/>
                <w:szCs w:val="16"/>
                <w:lang w:eastAsia="en-GB"/>
              </w:rPr>
              <w:t xml:space="preserve"> enabling safe communication for launches </w:t>
            </w:r>
            <w:r w:rsidRPr="009F4405">
              <w:rPr>
                <w:rFonts w:cstheme="minorHAnsi"/>
                <w:b/>
                <w:bCs/>
                <w:szCs w:val="16"/>
                <w:lang w:eastAsia="en-GB"/>
              </w:rPr>
              <w:t>[Score: 1]</w:t>
            </w:r>
          </w:p>
        </w:tc>
        <w:tc>
          <w:tcPr>
            <w:tcW w:w="0" w:type="auto"/>
            <w:hideMark/>
          </w:tcPr>
          <w:p w14:paraId="2E948C6B"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Specific launches (e.g. SaxaVord rockets) rely on these authorized frequencies &amp; trackers (but multiple providers could fill role) </w:t>
            </w:r>
            <w:r w:rsidRPr="009F4405">
              <w:rPr>
                <w:rFonts w:cstheme="minorHAnsi"/>
                <w:b/>
                <w:szCs w:val="16"/>
                <w:lang w:eastAsia="en-GB"/>
              </w:rPr>
              <w:t>[Score: 1]</w:t>
            </w:r>
          </w:p>
        </w:tc>
        <w:tc>
          <w:tcPr>
            <w:tcW w:w="0" w:type="auto"/>
            <w:hideMark/>
          </w:tcPr>
          <w:p w14:paraId="13DBC1C9"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Medium substitutability (other arrangements possible, but regulatory approvals take time) </w:t>
            </w:r>
            <w:r w:rsidRPr="009F4405">
              <w:rPr>
                <w:rFonts w:cstheme="minorHAnsi"/>
                <w:b/>
                <w:szCs w:val="16"/>
                <w:lang w:eastAsia="en-GB"/>
              </w:rPr>
              <w:t>[Score: 1]</w:t>
            </w:r>
          </w:p>
        </w:tc>
        <w:tc>
          <w:tcPr>
            <w:tcW w:w="0" w:type="auto"/>
            <w:hideMark/>
          </w:tcPr>
          <w:p w14:paraId="70A5F87C"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No – </w:t>
            </w:r>
            <w:r w:rsidRPr="009F4405">
              <w:rPr>
                <w:rFonts w:cstheme="minorHAnsi"/>
                <w:i/>
                <w:szCs w:val="16"/>
                <w:lang w:eastAsia="en-GB"/>
              </w:rPr>
              <w:t>license per site per program</w:t>
            </w:r>
            <w:r w:rsidRPr="009F4405">
              <w:rPr>
                <w:rFonts w:cstheme="minorHAnsi"/>
                <w:szCs w:val="16"/>
                <w:lang w:eastAsia="en-GB"/>
              </w:rPr>
              <w:t xml:space="preserve"> (doesn’t serve multiple beyond its context) </w:t>
            </w:r>
            <w:r w:rsidRPr="009F4405">
              <w:rPr>
                <w:rFonts w:cstheme="minorHAnsi"/>
                <w:b/>
                <w:szCs w:val="16"/>
                <w:lang w:eastAsia="en-GB"/>
              </w:rPr>
              <w:t>[Score: 0]</w:t>
            </w:r>
          </w:p>
        </w:tc>
        <w:tc>
          <w:tcPr>
            <w:tcW w:w="0" w:type="auto"/>
            <w:hideMark/>
          </w:tcPr>
          <w:p w14:paraId="2A3A9D4B"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Provides </w:t>
            </w:r>
            <w:r w:rsidRPr="009F4405">
              <w:rPr>
                <w:rFonts w:cstheme="minorHAnsi"/>
                <w:b/>
                <w:szCs w:val="16"/>
                <w:lang w:eastAsia="en-GB"/>
              </w:rPr>
              <w:t>legal/spectrum framework</w:t>
            </w:r>
            <w:r w:rsidRPr="009F4405">
              <w:rPr>
                <w:rFonts w:cstheme="minorHAnsi"/>
                <w:szCs w:val="16"/>
                <w:lang w:eastAsia="en-GB"/>
              </w:rPr>
              <w:t xml:space="preserve"> for launch TT&amp;C (ensures regulatory compliance; moderate systematic importance) </w:t>
            </w:r>
            <w:r w:rsidRPr="009F4405">
              <w:rPr>
                <w:rFonts w:cstheme="minorHAnsi"/>
                <w:b/>
                <w:szCs w:val="16"/>
                <w:lang w:eastAsia="en-GB"/>
              </w:rPr>
              <w:t>[Score: 1]</w:t>
            </w:r>
          </w:p>
        </w:tc>
        <w:tc>
          <w:tcPr>
            <w:tcW w:w="0" w:type="auto"/>
            <w:hideMark/>
          </w:tcPr>
          <w:p w14:paraId="25B0FD9F"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4</w:t>
            </w:r>
          </w:p>
        </w:tc>
        <w:tc>
          <w:tcPr>
            <w:tcW w:w="0" w:type="auto"/>
            <w:hideMark/>
          </w:tcPr>
          <w:p w14:paraId="11FE7928"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Level 2</w:t>
            </w:r>
          </w:p>
        </w:tc>
      </w:tr>
      <w:tr w:rsidR="007B06EC" w:rsidRPr="009F4405" w14:paraId="2761278E" w14:textId="77777777" w:rsidTr="001C71E1">
        <w:trPr>
          <w:trHeight w:val="20"/>
        </w:trPr>
        <w:tc>
          <w:tcPr>
            <w:tcW w:w="0" w:type="auto"/>
            <w:hideMark/>
          </w:tcPr>
          <w:p w14:paraId="00B5EEC3" w14:textId="77777777" w:rsidR="007B06EC" w:rsidRPr="009F4405" w:rsidRDefault="007B06EC" w:rsidP="00E10193">
            <w:pPr>
              <w:jc w:val="left"/>
              <w:rPr>
                <w:rFonts w:cstheme="minorHAnsi"/>
                <w:b/>
                <w:bCs/>
                <w:szCs w:val="16"/>
                <w:lang w:eastAsia="en-GB"/>
              </w:rPr>
            </w:pPr>
            <w:r w:rsidRPr="009F4405">
              <w:rPr>
                <w:rFonts w:cstheme="minorHAnsi"/>
                <w:b/>
                <w:bCs/>
                <w:szCs w:val="16"/>
                <w:lang w:eastAsia="en-GB"/>
              </w:rPr>
              <w:t>Operations</w:t>
            </w:r>
          </w:p>
        </w:tc>
        <w:tc>
          <w:tcPr>
            <w:tcW w:w="0" w:type="auto"/>
            <w:hideMark/>
          </w:tcPr>
          <w:p w14:paraId="5E955CEB" w14:textId="77777777" w:rsidR="007B06EC" w:rsidRPr="009F4405" w:rsidRDefault="007B06EC" w:rsidP="00E10193">
            <w:pPr>
              <w:jc w:val="left"/>
              <w:rPr>
                <w:rFonts w:cstheme="minorHAnsi"/>
                <w:szCs w:val="16"/>
                <w:lang w:eastAsia="en-GB"/>
              </w:rPr>
            </w:pPr>
            <w:r w:rsidRPr="009F4405">
              <w:rPr>
                <w:rFonts w:cstheme="minorHAnsi"/>
                <w:b/>
                <w:szCs w:val="16"/>
                <w:lang w:eastAsia="en-GB"/>
              </w:rPr>
              <w:t>Jupiter Control Room (CSG)</w:t>
            </w:r>
            <w:r w:rsidRPr="009F4405">
              <w:rPr>
                <w:rFonts w:cstheme="minorHAnsi"/>
                <w:szCs w:val="16"/>
                <w:lang w:eastAsia="en-GB"/>
              </w:rPr>
              <w:t xml:space="preserve"> (CNES/ESA, Guiana)</w:t>
            </w:r>
          </w:p>
        </w:tc>
        <w:tc>
          <w:tcPr>
            <w:tcW w:w="0" w:type="auto"/>
            <w:hideMark/>
          </w:tcPr>
          <w:p w14:paraId="231A986A" w14:textId="08F682EE" w:rsidR="007B06EC" w:rsidRPr="009F4405" w:rsidRDefault="007B06EC" w:rsidP="00E10193">
            <w:pPr>
              <w:jc w:val="left"/>
              <w:rPr>
                <w:rFonts w:cstheme="minorHAnsi"/>
                <w:szCs w:val="16"/>
                <w:lang w:eastAsia="en-GB"/>
              </w:rPr>
            </w:pPr>
            <w:r w:rsidRPr="009F4405">
              <w:rPr>
                <w:rFonts w:cstheme="minorHAnsi"/>
                <w:b/>
                <w:szCs w:val="16"/>
                <w:lang w:eastAsia="en-GB"/>
              </w:rPr>
              <w:t>Central launch control complex</w:t>
            </w:r>
            <w:r w:rsidRPr="009F4405">
              <w:rPr>
                <w:rFonts w:cstheme="minorHAnsi"/>
                <w:szCs w:val="16"/>
                <w:lang w:eastAsia="en-GB"/>
              </w:rPr>
              <w:t xml:space="preserve"> (coordinates countdown, flight &amp; safety for all launches at CSG) – </w:t>
            </w:r>
            <w:r w:rsidRPr="009F4405">
              <w:rPr>
                <w:rFonts w:cstheme="minorHAnsi"/>
                <w:i/>
                <w:szCs w:val="16"/>
                <w:lang w:eastAsia="en-GB"/>
              </w:rPr>
              <w:t>indispensable for Ariane/Vega launch ops</w:t>
            </w:r>
            <w:r w:rsidRPr="009F4405">
              <w:rPr>
                <w:rFonts w:cstheme="minorHAnsi"/>
                <w:szCs w:val="16"/>
                <w:lang w:eastAsia="en-GB"/>
              </w:rPr>
              <w:t xml:space="preserve"> </w:t>
            </w:r>
            <w:r w:rsidRPr="009F4405">
              <w:rPr>
                <w:rFonts w:cstheme="minorHAnsi"/>
                <w:b/>
                <w:szCs w:val="16"/>
                <w:lang w:eastAsia="en-GB"/>
              </w:rPr>
              <w:t>[Score: 2]</w:t>
            </w:r>
            <w:r w:rsidRPr="009F4405">
              <w:rPr>
                <w:rFonts w:cstheme="minorHAnsi"/>
                <w:szCs w:val="16"/>
                <w:lang w:eastAsia="en-GB"/>
              </w:rPr>
              <w:t xml:space="preserve"> </w:t>
            </w:r>
          </w:p>
        </w:tc>
        <w:tc>
          <w:tcPr>
            <w:tcW w:w="0" w:type="auto"/>
            <w:hideMark/>
          </w:tcPr>
          <w:p w14:paraId="4E55CECF"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Ariane 6 &amp; Vega C mission operations fully depend</w:t>
            </w:r>
            <w:r w:rsidRPr="009F4405">
              <w:rPr>
                <w:rFonts w:cstheme="minorHAnsi"/>
                <w:szCs w:val="16"/>
                <w:lang w:eastAsia="en-GB"/>
              </w:rPr>
              <w:t xml:space="preserve"> on Jupiter (all CSG launches run from here) </w:t>
            </w:r>
            <w:r w:rsidRPr="009F4405">
              <w:rPr>
                <w:rFonts w:cstheme="minorHAnsi"/>
                <w:b/>
                <w:bCs/>
                <w:szCs w:val="16"/>
                <w:lang w:eastAsia="en-GB"/>
              </w:rPr>
              <w:t>[Score: 2]</w:t>
            </w:r>
          </w:p>
        </w:tc>
        <w:tc>
          <w:tcPr>
            <w:tcW w:w="0" w:type="auto"/>
            <w:hideMark/>
          </w:tcPr>
          <w:p w14:paraId="4CEBACCC"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No backup</w:t>
            </w:r>
            <w:r w:rsidRPr="009F4405">
              <w:rPr>
                <w:rFonts w:cstheme="minorHAnsi"/>
                <w:szCs w:val="16"/>
                <w:lang w:eastAsia="en-GB"/>
              </w:rPr>
              <w:t xml:space="preserve"> (single site for launch operations; no equivalent EU alternate) </w:t>
            </w:r>
            <w:r w:rsidRPr="009F4405">
              <w:rPr>
                <w:rFonts w:cstheme="minorHAnsi"/>
                <w:b/>
                <w:bCs/>
                <w:szCs w:val="16"/>
                <w:lang w:eastAsia="en-GB"/>
              </w:rPr>
              <w:t>[Score: 2]</w:t>
            </w:r>
          </w:p>
        </w:tc>
        <w:tc>
          <w:tcPr>
            <w:tcW w:w="0" w:type="auto"/>
            <w:hideMark/>
          </w:tcPr>
          <w:p w14:paraId="0850E089" w14:textId="06CE4719" w:rsidR="007B06EC" w:rsidRPr="009F4405" w:rsidRDefault="007B06EC" w:rsidP="00E10193">
            <w:pPr>
              <w:jc w:val="left"/>
              <w:rPr>
                <w:rFonts w:cstheme="minorHAnsi"/>
                <w:szCs w:val="16"/>
                <w:lang w:eastAsia="en-GB"/>
              </w:rPr>
            </w:pPr>
            <w:r w:rsidRPr="009F4405">
              <w:rPr>
                <w:rFonts w:cstheme="minorHAnsi"/>
                <w:b/>
                <w:bCs/>
                <w:szCs w:val="16"/>
                <w:lang w:eastAsia="en-GB"/>
              </w:rPr>
              <w:t>Yes – multi-program</w:t>
            </w:r>
            <w:r w:rsidRPr="009F4405">
              <w:rPr>
                <w:rFonts w:cstheme="minorHAnsi"/>
                <w:szCs w:val="16"/>
                <w:lang w:eastAsia="en-GB"/>
              </w:rPr>
              <w:t xml:space="preserve"> (manages all EU institutional &amp; commercial launches at CSG) </w:t>
            </w:r>
            <w:r w:rsidRPr="009F4405">
              <w:rPr>
                <w:rFonts w:cstheme="minorHAnsi"/>
                <w:b/>
                <w:bCs/>
                <w:szCs w:val="16"/>
                <w:lang w:eastAsia="en-GB"/>
              </w:rPr>
              <w:t>[Score: 2]</w:t>
            </w:r>
            <w:r w:rsidRPr="009F4405">
              <w:rPr>
                <w:rFonts w:cstheme="minorHAnsi"/>
                <w:szCs w:val="16"/>
                <w:lang w:eastAsia="en-GB"/>
              </w:rPr>
              <w:t xml:space="preserve"> </w:t>
            </w:r>
          </w:p>
        </w:tc>
        <w:tc>
          <w:tcPr>
            <w:tcW w:w="0" w:type="auto"/>
            <w:hideMark/>
          </w:tcPr>
          <w:p w14:paraId="21C293C1"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Core to independent EU launch ops</w:t>
            </w:r>
            <w:r w:rsidRPr="009F4405">
              <w:rPr>
                <w:rFonts w:cstheme="minorHAnsi"/>
                <w:szCs w:val="16"/>
                <w:lang w:eastAsia="en-GB"/>
              </w:rPr>
              <w:t xml:space="preserve"> (ensures sovereign ability to conduct launches; critical for security &amp; resilience) </w:t>
            </w:r>
            <w:r w:rsidRPr="009F4405">
              <w:rPr>
                <w:rFonts w:cstheme="minorHAnsi"/>
                <w:b/>
                <w:bCs/>
                <w:szCs w:val="16"/>
                <w:lang w:eastAsia="en-GB"/>
              </w:rPr>
              <w:t>[Score: 2]</w:t>
            </w:r>
          </w:p>
        </w:tc>
        <w:tc>
          <w:tcPr>
            <w:tcW w:w="0" w:type="auto"/>
            <w:hideMark/>
          </w:tcPr>
          <w:p w14:paraId="40AB1E7E"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10</w:t>
            </w:r>
          </w:p>
        </w:tc>
        <w:tc>
          <w:tcPr>
            <w:tcW w:w="0" w:type="auto"/>
            <w:hideMark/>
          </w:tcPr>
          <w:p w14:paraId="7FBD9745"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Level 1</w:t>
            </w:r>
          </w:p>
        </w:tc>
      </w:tr>
      <w:tr w:rsidR="007B06EC" w:rsidRPr="009F4405" w14:paraId="5EB51473" w14:textId="77777777" w:rsidTr="001C71E1">
        <w:trPr>
          <w:trHeight w:val="20"/>
        </w:trPr>
        <w:tc>
          <w:tcPr>
            <w:tcW w:w="0" w:type="auto"/>
            <w:hideMark/>
          </w:tcPr>
          <w:p w14:paraId="6D84C706" w14:textId="77777777" w:rsidR="007B06EC" w:rsidRPr="009F4405" w:rsidRDefault="007B06EC" w:rsidP="00E10193">
            <w:pPr>
              <w:jc w:val="left"/>
              <w:rPr>
                <w:rFonts w:cstheme="minorHAnsi"/>
                <w:b/>
                <w:bCs/>
                <w:szCs w:val="16"/>
                <w:lang w:eastAsia="en-GB"/>
              </w:rPr>
            </w:pPr>
            <w:r w:rsidRPr="009F4405">
              <w:rPr>
                <w:rFonts w:cstheme="minorHAnsi"/>
                <w:b/>
                <w:bCs/>
                <w:szCs w:val="16"/>
                <w:lang w:eastAsia="en-GB"/>
              </w:rPr>
              <w:t>Operations</w:t>
            </w:r>
          </w:p>
        </w:tc>
        <w:tc>
          <w:tcPr>
            <w:tcW w:w="0" w:type="auto"/>
            <w:hideMark/>
          </w:tcPr>
          <w:p w14:paraId="19D4355B"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Polaris ACC (Bodø)</w:t>
            </w:r>
            <w:r w:rsidRPr="009F4405">
              <w:rPr>
                <w:rFonts w:cstheme="minorHAnsi"/>
                <w:szCs w:val="16"/>
                <w:lang w:eastAsia="en-GB"/>
              </w:rPr>
              <w:t xml:space="preserve"> (Avinor, Norway)</w:t>
            </w:r>
          </w:p>
        </w:tc>
        <w:tc>
          <w:tcPr>
            <w:tcW w:w="0" w:type="auto"/>
            <w:hideMark/>
          </w:tcPr>
          <w:p w14:paraId="7D0FA76A"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Air traffic control center</w:t>
            </w:r>
            <w:r w:rsidRPr="009F4405">
              <w:rPr>
                <w:rFonts w:cstheme="minorHAnsi"/>
                <w:szCs w:val="16"/>
                <w:lang w:eastAsia="en-GB"/>
              </w:rPr>
              <w:t xml:space="preserve"> coordinating </w:t>
            </w:r>
            <w:r w:rsidRPr="009F4405">
              <w:rPr>
                <w:rFonts w:cstheme="minorHAnsi"/>
                <w:b/>
                <w:bCs/>
                <w:szCs w:val="16"/>
                <w:lang w:eastAsia="en-GB"/>
              </w:rPr>
              <w:t>launch airspace closures</w:t>
            </w:r>
            <w:r w:rsidRPr="009F4405">
              <w:rPr>
                <w:rFonts w:cstheme="minorHAnsi"/>
                <w:szCs w:val="16"/>
                <w:lang w:eastAsia="en-GB"/>
              </w:rPr>
              <w:t xml:space="preserve"> for Andøya’s rocket flights </w:t>
            </w:r>
            <w:r w:rsidRPr="009F4405">
              <w:rPr>
                <w:rFonts w:cstheme="minorHAnsi"/>
                <w:b/>
                <w:bCs/>
                <w:szCs w:val="16"/>
                <w:lang w:eastAsia="en-GB"/>
              </w:rPr>
              <w:t>[Score: 2]</w:t>
            </w:r>
          </w:p>
        </w:tc>
        <w:tc>
          <w:tcPr>
            <w:tcW w:w="0" w:type="auto"/>
            <w:hideMark/>
          </w:tcPr>
          <w:p w14:paraId="5C969906" w14:textId="70DBE6AD" w:rsidR="007B06EC" w:rsidRPr="009F4405" w:rsidRDefault="007B06EC" w:rsidP="00E10193">
            <w:pPr>
              <w:jc w:val="left"/>
              <w:rPr>
                <w:rFonts w:cstheme="minorHAnsi"/>
                <w:szCs w:val="16"/>
                <w:lang w:eastAsia="en-GB"/>
              </w:rPr>
            </w:pPr>
            <w:r w:rsidRPr="009F4405">
              <w:rPr>
                <w:rFonts w:cstheme="minorHAnsi"/>
                <w:b/>
                <w:bCs/>
                <w:szCs w:val="16"/>
                <w:lang w:eastAsia="en-GB"/>
              </w:rPr>
              <w:t>All launches from Andøya</w:t>
            </w:r>
            <w:r w:rsidRPr="009F4405">
              <w:rPr>
                <w:rFonts w:cstheme="minorHAnsi"/>
                <w:szCs w:val="16"/>
                <w:lang w:eastAsia="en-GB"/>
              </w:rPr>
              <w:t xml:space="preserve"> depend on Polaris ACC to secure airspace (no alternative ATC for that region) </w:t>
            </w:r>
            <w:r w:rsidRPr="009F4405">
              <w:rPr>
                <w:rFonts w:cstheme="minorHAnsi"/>
                <w:b/>
                <w:bCs/>
                <w:szCs w:val="16"/>
                <w:lang w:eastAsia="en-GB"/>
              </w:rPr>
              <w:t>[Score: 2]</w:t>
            </w:r>
            <w:r w:rsidRPr="009F4405">
              <w:rPr>
                <w:rFonts w:cstheme="minorHAnsi"/>
                <w:szCs w:val="16"/>
                <w:lang w:eastAsia="en-GB"/>
              </w:rPr>
              <w:t xml:space="preserve"> </w:t>
            </w:r>
          </w:p>
        </w:tc>
        <w:tc>
          <w:tcPr>
            <w:tcW w:w="0" w:type="auto"/>
            <w:hideMark/>
          </w:tcPr>
          <w:p w14:paraId="18795D6A"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No substitute (only designated ATC authority for Norwegian north airspace; unique role) </w:t>
            </w:r>
            <w:r w:rsidRPr="009F4405">
              <w:rPr>
                <w:rFonts w:cstheme="minorHAnsi"/>
                <w:b/>
                <w:bCs/>
                <w:szCs w:val="16"/>
                <w:lang w:eastAsia="en-GB"/>
              </w:rPr>
              <w:t>[Score: 2]</w:t>
            </w:r>
          </w:p>
        </w:tc>
        <w:tc>
          <w:tcPr>
            <w:tcW w:w="0" w:type="auto"/>
            <w:hideMark/>
          </w:tcPr>
          <w:p w14:paraId="03016402"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No – </w:t>
            </w:r>
            <w:r w:rsidRPr="009F4405">
              <w:rPr>
                <w:rFonts w:cstheme="minorHAnsi"/>
                <w:i/>
                <w:iCs/>
                <w:szCs w:val="16"/>
                <w:lang w:eastAsia="en-GB"/>
              </w:rPr>
              <w:t>single-purpose (within Norway)</w:t>
            </w:r>
            <w:r w:rsidRPr="009F4405">
              <w:rPr>
                <w:rFonts w:cstheme="minorHAnsi"/>
                <w:szCs w:val="16"/>
                <w:lang w:eastAsia="en-GB"/>
              </w:rPr>
              <w:t xml:space="preserve"> (civil ATC unit’s space role limited to Andøya operations) </w:t>
            </w:r>
            <w:r w:rsidRPr="009F4405">
              <w:rPr>
                <w:rFonts w:cstheme="minorHAnsi"/>
                <w:b/>
                <w:bCs/>
                <w:szCs w:val="16"/>
                <w:lang w:eastAsia="en-GB"/>
              </w:rPr>
              <w:t>[Score: 0]</w:t>
            </w:r>
          </w:p>
        </w:tc>
        <w:tc>
          <w:tcPr>
            <w:tcW w:w="0" w:type="auto"/>
            <w:hideMark/>
          </w:tcPr>
          <w:p w14:paraId="6766528D"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Contributes to EU/NATO launch safety</w:t>
            </w:r>
            <w:r w:rsidRPr="009F4405">
              <w:rPr>
                <w:rFonts w:cstheme="minorHAnsi"/>
                <w:szCs w:val="16"/>
                <w:lang w:eastAsia="en-GB"/>
              </w:rPr>
              <w:t xml:space="preserve"> (ensures safe civilian/military coordination; moderate strategic value) </w:t>
            </w:r>
            <w:r w:rsidRPr="009F4405">
              <w:rPr>
                <w:rFonts w:cstheme="minorHAnsi"/>
                <w:b/>
                <w:bCs/>
                <w:szCs w:val="16"/>
                <w:lang w:eastAsia="en-GB"/>
              </w:rPr>
              <w:t>[Score: 1]</w:t>
            </w:r>
          </w:p>
        </w:tc>
        <w:tc>
          <w:tcPr>
            <w:tcW w:w="0" w:type="auto"/>
            <w:hideMark/>
          </w:tcPr>
          <w:p w14:paraId="5B79E369"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7</w:t>
            </w:r>
          </w:p>
        </w:tc>
        <w:tc>
          <w:tcPr>
            <w:tcW w:w="0" w:type="auto"/>
            <w:hideMark/>
          </w:tcPr>
          <w:p w14:paraId="6E160B1C"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Level 2</w:t>
            </w:r>
          </w:p>
        </w:tc>
      </w:tr>
      <w:tr w:rsidR="007B06EC" w:rsidRPr="009F4405" w14:paraId="1A88AD36" w14:textId="77777777" w:rsidTr="001C71E1">
        <w:trPr>
          <w:trHeight w:val="20"/>
        </w:trPr>
        <w:tc>
          <w:tcPr>
            <w:tcW w:w="0" w:type="auto"/>
            <w:hideMark/>
          </w:tcPr>
          <w:p w14:paraId="63DE738A" w14:textId="77777777" w:rsidR="007B06EC" w:rsidRPr="009F4405" w:rsidRDefault="007B06EC" w:rsidP="00E10193">
            <w:pPr>
              <w:jc w:val="left"/>
              <w:rPr>
                <w:rFonts w:cstheme="minorHAnsi"/>
                <w:b/>
                <w:bCs/>
                <w:szCs w:val="16"/>
                <w:lang w:eastAsia="en-GB"/>
              </w:rPr>
            </w:pPr>
            <w:r w:rsidRPr="009F4405">
              <w:rPr>
                <w:rFonts w:cstheme="minorHAnsi"/>
                <w:b/>
                <w:bCs/>
                <w:szCs w:val="16"/>
                <w:lang w:eastAsia="en-GB"/>
              </w:rPr>
              <w:t>Operations</w:t>
            </w:r>
          </w:p>
        </w:tc>
        <w:tc>
          <w:tcPr>
            <w:tcW w:w="0" w:type="auto"/>
            <w:hideMark/>
          </w:tcPr>
          <w:p w14:paraId="68036752"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SaxaVord Range Control Service</w:t>
            </w:r>
            <w:r w:rsidRPr="009F4405">
              <w:rPr>
                <w:rFonts w:cstheme="minorHAnsi"/>
                <w:szCs w:val="16"/>
                <w:lang w:eastAsia="en-GB"/>
              </w:rPr>
              <w:t xml:space="preserve"> (CAA-licensed, UK)</w:t>
            </w:r>
          </w:p>
        </w:tc>
        <w:tc>
          <w:tcPr>
            <w:tcW w:w="0" w:type="auto"/>
            <w:hideMark/>
          </w:tcPr>
          <w:p w14:paraId="659FAE19"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Dedicated range control</w:t>
            </w:r>
            <w:r w:rsidRPr="009F4405">
              <w:rPr>
                <w:rFonts w:cstheme="minorHAnsi"/>
                <w:szCs w:val="16"/>
                <w:lang w:eastAsia="en-GB"/>
              </w:rPr>
              <w:t xml:space="preserve"> (flight safety oversight for SaxaVord launches) </w:t>
            </w:r>
            <w:r w:rsidRPr="009F4405">
              <w:rPr>
                <w:rFonts w:cstheme="minorHAnsi"/>
                <w:b/>
                <w:bCs/>
                <w:szCs w:val="16"/>
                <w:lang w:eastAsia="en-GB"/>
              </w:rPr>
              <w:t>[Score: 2]</w:t>
            </w:r>
          </w:p>
        </w:tc>
        <w:tc>
          <w:tcPr>
            <w:tcW w:w="0" w:type="auto"/>
            <w:hideMark/>
          </w:tcPr>
          <w:p w14:paraId="39E6D1D8" w14:textId="3F2D7B80" w:rsidR="007B06EC" w:rsidRPr="009F4405" w:rsidRDefault="007B06EC" w:rsidP="00E10193">
            <w:pPr>
              <w:jc w:val="left"/>
              <w:rPr>
                <w:rFonts w:cstheme="minorHAnsi"/>
                <w:szCs w:val="16"/>
                <w:lang w:eastAsia="en-GB"/>
              </w:rPr>
            </w:pPr>
            <w:r w:rsidRPr="009F4405">
              <w:rPr>
                <w:rFonts w:cstheme="minorHAnsi"/>
                <w:b/>
                <w:bCs/>
                <w:szCs w:val="16"/>
                <w:lang w:eastAsia="en-GB"/>
              </w:rPr>
              <w:t>All SaxaVord launch campaigns</w:t>
            </w:r>
            <w:r w:rsidRPr="009F4405">
              <w:rPr>
                <w:rFonts w:cstheme="minorHAnsi"/>
                <w:szCs w:val="16"/>
                <w:lang w:eastAsia="en-GB"/>
              </w:rPr>
              <w:t xml:space="preserve"> rely on this range control capability (CAA license conditions) </w:t>
            </w:r>
            <w:r w:rsidRPr="009F4405">
              <w:rPr>
                <w:rFonts w:cstheme="minorHAnsi"/>
                <w:b/>
                <w:bCs/>
                <w:szCs w:val="16"/>
                <w:lang w:eastAsia="en-GB"/>
              </w:rPr>
              <w:t>[Score: 2]</w:t>
            </w:r>
            <w:r w:rsidRPr="009F4405">
              <w:rPr>
                <w:rFonts w:cstheme="minorHAnsi"/>
                <w:szCs w:val="16"/>
                <w:lang w:eastAsia="en-GB"/>
              </w:rPr>
              <w:t xml:space="preserve"> </w:t>
            </w:r>
          </w:p>
        </w:tc>
        <w:tc>
          <w:tcPr>
            <w:tcW w:w="0" w:type="auto"/>
            <w:hideMark/>
          </w:tcPr>
          <w:p w14:paraId="670D205C"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None (if SaxaVord range control fails, no UK alternatives for orbital </w:t>
            </w:r>
            <w:r w:rsidRPr="009F4405">
              <w:rPr>
                <w:rFonts w:cstheme="minorHAnsi"/>
                <w:szCs w:val="16"/>
                <w:lang w:eastAsia="en-GB"/>
              </w:rPr>
              <w:lastRenderedPageBreak/>
              <w:t xml:space="preserve">launches; critical local role) </w:t>
            </w:r>
            <w:r w:rsidRPr="009F4405">
              <w:rPr>
                <w:rFonts w:cstheme="minorHAnsi"/>
                <w:b/>
                <w:bCs/>
                <w:szCs w:val="16"/>
                <w:lang w:eastAsia="en-GB"/>
              </w:rPr>
              <w:t>[Score: 2]</w:t>
            </w:r>
          </w:p>
        </w:tc>
        <w:tc>
          <w:tcPr>
            <w:tcW w:w="0" w:type="auto"/>
            <w:hideMark/>
          </w:tcPr>
          <w:p w14:paraId="7D9F61E7" w14:textId="77777777" w:rsidR="007B06EC" w:rsidRPr="009F4405" w:rsidRDefault="007B06EC" w:rsidP="00E10193">
            <w:pPr>
              <w:jc w:val="left"/>
              <w:rPr>
                <w:rFonts w:cstheme="minorHAnsi"/>
                <w:szCs w:val="16"/>
                <w:lang w:eastAsia="en-GB"/>
              </w:rPr>
            </w:pPr>
            <w:r w:rsidRPr="009F4405">
              <w:rPr>
                <w:rFonts w:cstheme="minorHAnsi"/>
                <w:szCs w:val="16"/>
                <w:lang w:eastAsia="en-GB"/>
              </w:rPr>
              <w:lastRenderedPageBreak/>
              <w:t xml:space="preserve">No – </w:t>
            </w:r>
            <w:r w:rsidRPr="009F4405">
              <w:rPr>
                <w:rFonts w:cstheme="minorHAnsi"/>
                <w:i/>
                <w:iCs/>
                <w:szCs w:val="16"/>
                <w:lang w:eastAsia="en-GB"/>
              </w:rPr>
              <w:t>site-specific service</w:t>
            </w:r>
            <w:r w:rsidRPr="009F4405">
              <w:rPr>
                <w:rFonts w:cstheme="minorHAnsi"/>
                <w:szCs w:val="16"/>
                <w:lang w:eastAsia="en-GB"/>
              </w:rPr>
              <w:t xml:space="preserve"> (does not serve beyond SaxaVord’s launch range) </w:t>
            </w:r>
            <w:r w:rsidRPr="009F4405">
              <w:rPr>
                <w:rFonts w:cstheme="minorHAnsi"/>
                <w:b/>
                <w:bCs/>
                <w:szCs w:val="16"/>
                <w:lang w:eastAsia="en-GB"/>
              </w:rPr>
              <w:t>[Score: 0]</w:t>
            </w:r>
          </w:p>
        </w:tc>
        <w:tc>
          <w:tcPr>
            <w:tcW w:w="0" w:type="auto"/>
            <w:hideMark/>
          </w:tcPr>
          <w:p w14:paraId="667BDE1E"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Ensures </w:t>
            </w:r>
            <w:r w:rsidRPr="009F4405">
              <w:rPr>
                <w:rFonts w:cstheme="minorHAnsi"/>
                <w:b/>
                <w:bCs/>
                <w:szCs w:val="16"/>
                <w:lang w:eastAsia="en-GB"/>
              </w:rPr>
              <w:t>safe &amp; compliant launch ops</w:t>
            </w:r>
            <w:r w:rsidRPr="009F4405">
              <w:rPr>
                <w:rFonts w:cstheme="minorHAnsi"/>
                <w:szCs w:val="16"/>
                <w:lang w:eastAsia="en-GB"/>
              </w:rPr>
              <w:t xml:space="preserve"> in UK, supporting allied responsiveness (some </w:t>
            </w:r>
            <w:r w:rsidRPr="009F4405">
              <w:rPr>
                <w:rFonts w:cstheme="minorHAnsi"/>
                <w:szCs w:val="16"/>
                <w:lang w:eastAsia="en-GB"/>
              </w:rPr>
              <w:lastRenderedPageBreak/>
              <w:t xml:space="preserve">strategic value to EU resilience) </w:t>
            </w:r>
            <w:r w:rsidRPr="009F4405">
              <w:rPr>
                <w:rFonts w:cstheme="minorHAnsi"/>
                <w:b/>
                <w:bCs/>
                <w:szCs w:val="16"/>
                <w:lang w:eastAsia="en-GB"/>
              </w:rPr>
              <w:t>[Score: 1]</w:t>
            </w:r>
          </w:p>
        </w:tc>
        <w:tc>
          <w:tcPr>
            <w:tcW w:w="0" w:type="auto"/>
            <w:hideMark/>
          </w:tcPr>
          <w:p w14:paraId="390500D6"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lastRenderedPageBreak/>
              <w:t>7</w:t>
            </w:r>
          </w:p>
        </w:tc>
        <w:tc>
          <w:tcPr>
            <w:tcW w:w="0" w:type="auto"/>
            <w:hideMark/>
          </w:tcPr>
          <w:p w14:paraId="0FFDE6B7"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Level 2</w:t>
            </w:r>
          </w:p>
        </w:tc>
      </w:tr>
      <w:tr w:rsidR="007B06EC" w:rsidRPr="009F4405" w14:paraId="639AC935" w14:textId="77777777" w:rsidTr="001C71E1">
        <w:trPr>
          <w:trHeight w:val="20"/>
        </w:trPr>
        <w:tc>
          <w:tcPr>
            <w:tcW w:w="0" w:type="auto"/>
            <w:hideMark/>
          </w:tcPr>
          <w:p w14:paraId="0869A2F9" w14:textId="77777777" w:rsidR="007B06EC" w:rsidRPr="009F4405" w:rsidRDefault="007B06EC" w:rsidP="00E10193">
            <w:pPr>
              <w:jc w:val="left"/>
              <w:rPr>
                <w:rFonts w:cstheme="minorHAnsi"/>
                <w:b/>
                <w:bCs/>
                <w:szCs w:val="16"/>
                <w:lang w:eastAsia="en-GB"/>
              </w:rPr>
            </w:pPr>
            <w:r w:rsidRPr="009F4405">
              <w:rPr>
                <w:rFonts w:cstheme="minorHAnsi"/>
                <w:b/>
                <w:bCs/>
                <w:szCs w:val="16"/>
                <w:lang w:eastAsia="en-GB"/>
              </w:rPr>
              <w:t>Operations</w:t>
            </w:r>
          </w:p>
        </w:tc>
        <w:tc>
          <w:tcPr>
            <w:tcW w:w="0" w:type="auto"/>
            <w:hideMark/>
          </w:tcPr>
          <w:p w14:paraId="579DE054"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Marine Hazard-Area Clearing (SaxaVord)</w:t>
            </w:r>
            <w:r w:rsidRPr="009F4405">
              <w:rPr>
                <w:rFonts w:cstheme="minorHAnsi"/>
                <w:szCs w:val="16"/>
                <w:lang w:eastAsia="en-GB"/>
              </w:rPr>
              <w:t xml:space="preserve"> (Scotland)</w:t>
            </w:r>
          </w:p>
        </w:tc>
        <w:tc>
          <w:tcPr>
            <w:tcW w:w="0" w:type="auto"/>
            <w:hideMark/>
          </w:tcPr>
          <w:p w14:paraId="5EB3E75B"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Marine safety clearance</w:t>
            </w:r>
            <w:r w:rsidRPr="009F4405">
              <w:rPr>
                <w:rFonts w:cstheme="minorHAnsi"/>
                <w:szCs w:val="16"/>
                <w:lang w:eastAsia="en-GB"/>
              </w:rPr>
              <w:t xml:space="preserve"> for launch drop zones (license by Scottish Gov) </w:t>
            </w:r>
            <w:r w:rsidRPr="009F4405">
              <w:rPr>
                <w:rFonts w:cstheme="minorHAnsi"/>
                <w:b/>
                <w:bCs/>
                <w:szCs w:val="16"/>
                <w:lang w:eastAsia="en-GB"/>
              </w:rPr>
              <w:t>[Score: 1]</w:t>
            </w:r>
          </w:p>
        </w:tc>
        <w:tc>
          <w:tcPr>
            <w:tcW w:w="0" w:type="auto"/>
            <w:hideMark/>
          </w:tcPr>
          <w:p w14:paraId="36BF7D07"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Required for SaxaVord launches (ensures falling debris zone is evacuated each launch; one of several needed clearances) </w:t>
            </w:r>
            <w:r w:rsidRPr="009F4405">
              <w:rPr>
                <w:rFonts w:cstheme="minorHAnsi"/>
                <w:b/>
                <w:bCs/>
                <w:szCs w:val="16"/>
                <w:lang w:eastAsia="en-GB"/>
              </w:rPr>
              <w:t>[Score: 1]</w:t>
            </w:r>
          </w:p>
        </w:tc>
        <w:tc>
          <w:tcPr>
            <w:tcW w:w="0" w:type="auto"/>
            <w:hideMark/>
          </w:tcPr>
          <w:p w14:paraId="6B2C4FC1"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Partial (if not available, alternate risk mitigations possible but with difficulty) </w:t>
            </w:r>
            <w:r w:rsidRPr="009F4405">
              <w:rPr>
                <w:rFonts w:cstheme="minorHAnsi"/>
                <w:b/>
                <w:bCs/>
                <w:szCs w:val="16"/>
                <w:lang w:eastAsia="en-GB"/>
              </w:rPr>
              <w:t>[Score: 1]</w:t>
            </w:r>
          </w:p>
        </w:tc>
        <w:tc>
          <w:tcPr>
            <w:tcW w:w="0" w:type="auto"/>
            <w:hideMark/>
          </w:tcPr>
          <w:p w14:paraId="1DFC93A1"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No – </w:t>
            </w:r>
            <w:r w:rsidRPr="009F4405">
              <w:rPr>
                <w:rFonts w:cstheme="minorHAnsi"/>
                <w:i/>
                <w:iCs/>
                <w:szCs w:val="16"/>
                <w:lang w:eastAsia="en-GB"/>
              </w:rPr>
              <w:t>site-specific license</w:t>
            </w:r>
            <w:r w:rsidRPr="009F4405">
              <w:rPr>
                <w:rFonts w:cstheme="minorHAnsi"/>
                <w:szCs w:val="16"/>
                <w:lang w:eastAsia="en-GB"/>
              </w:rPr>
              <w:t xml:space="preserve"> (applies only to SaxaVord’s maritime zone) </w:t>
            </w:r>
            <w:r w:rsidRPr="009F4405">
              <w:rPr>
                <w:rFonts w:cstheme="minorHAnsi"/>
                <w:b/>
                <w:bCs/>
                <w:szCs w:val="16"/>
                <w:lang w:eastAsia="en-GB"/>
              </w:rPr>
              <w:t>[Score: 0]</w:t>
            </w:r>
          </w:p>
        </w:tc>
        <w:tc>
          <w:tcPr>
            <w:tcW w:w="0" w:type="auto"/>
            <w:hideMark/>
          </w:tcPr>
          <w:p w14:paraId="7DB84C58"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Supports launch safety &amp; security</w:t>
            </w:r>
            <w:r w:rsidRPr="009F4405">
              <w:rPr>
                <w:rFonts w:cstheme="minorHAnsi"/>
                <w:szCs w:val="16"/>
                <w:lang w:eastAsia="en-GB"/>
              </w:rPr>
              <w:t xml:space="preserve"> (critical local measure, but minor in EU strategic scope) </w:t>
            </w:r>
            <w:r w:rsidRPr="009F4405">
              <w:rPr>
                <w:rFonts w:cstheme="minorHAnsi"/>
                <w:b/>
                <w:bCs/>
                <w:szCs w:val="16"/>
                <w:lang w:eastAsia="en-GB"/>
              </w:rPr>
              <w:t>[Score: 1]</w:t>
            </w:r>
          </w:p>
        </w:tc>
        <w:tc>
          <w:tcPr>
            <w:tcW w:w="0" w:type="auto"/>
            <w:hideMark/>
          </w:tcPr>
          <w:p w14:paraId="2255C967"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4</w:t>
            </w:r>
          </w:p>
        </w:tc>
        <w:tc>
          <w:tcPr>
            <w:tcW w:w="0" w:type="auto"/>
            <w:hideMark/>
          </w:tcPr>
          <w:p w14:paraId="501C2A97"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Level 2</w:t>
            </w:r>
          </w:p>
        </w:tc>
      </w:tr>
      <w:tr w:rsidR="007B06EC" w:rsidRPr="009F4405" w14:paraId="6D7B7606" w14:textId="77777777" w:rsidTr="001C71E1">
        <w:trPr>
          <w:trHeight w:val="20"/>
        </w:trPr>
        <w:tc>
          <w:tcPr>
            <w:tcW w:w="0" w:type="auto"/>
            <w:hideMark/>
          </w:tcPr>
          <w:p w14:paraId="4425D4BD" w14:textId="77777777" w:rsidR="007B06EC" w:rsidRPr="009F4405" w:rsidRDefault="007B06EC" w:rsidP="00E10193">
            <w:pPr>
              <w:jc w:val="left"/>
              <w:rPr>
                <w:rFonts w:cstheme="minorHAnsi"/>
                <w:b/>
                <w:bCs/>
                <w:szCs w:val="16"/>
                <w:lang w:eastAsia="en-GB"/>
              </w:rPr>
            </w:pPr>
            <w:r w:rsidRPr="009F4405">
              <w:rPr>
                <w:rFonts w:cstheme="minorHAnsi"/>
                <w:b/>
                <w:bCs/>
                <w:szCs w:val="16"/>
                <w:lang w:eastAsia="en-GB"/>
              </w:rPr>
              <w:t>Operations</w:t>
            </w:r>
          </w:p>
        </w:tc>
        <w:tc>
          <w:tcPr>
            <w:tcW w:w="0" w:type="auto"/>
            <w:hideMark/>
          </w:tcPr>
          <w:p w14:paraId="7A5F325F"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Virgin Orbit Range Control (Cornwall)</w:t>
            </w:r>
            <w:r w:rsidRPr="009F4405">
              <w:rPr>
                <w:rFonts w:cstheme="minorHAnsi"/>
                <w:szCs w:val="16"/>
                <w:lang w:eastAsia="en-GB"/>
              </w:rPr>
              <w:t xml:space="preserve"> (UK, 2022)</w:t>
            </w:r>
          </w:p>
        </w:tc>
        <w:tc>
          <w:tcPr>
            <w:tcW w:w="0" w:type="auto"/>
            <w:hideMark/>
          </w:tcPr>
          <w:p w14:paraId="311C4CF1"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One-time range ops for LauncherOne</w:t>
            </w:r>
            <w:r w:rsidRPr="009F4405">
              <w:rPr>
                <w:rFonts w:cstheme="minorHAnsi"/>
                <w:szCs w:val="16"/>
                <w:lang w:eastAsia="en-GB"/>
              </w:rPr>
              <w:t xml:space="preserve"> (oversaw Europe’s first horizontal launch attempt) </w:t>
            </w:r>
            <w:r w:rsidRPr="009F4405">
              <w:rPr>
                <w:rFonts w:cstheme="minorHAnsi"/>
                <w:b/>
                <w:bCs/>
                <w:szCs w:val="16"/>
                <w:lang w:eastAsia="en-GB"/>
              </w:rPr>
              <w:t>[Score: 1]</w:t>
            </w:r>
          </w:p>
        </w:tc>
        <w:tc>
          <w:tcPr>
            <w:tcW w:w="0" w:type="auto"/>
            <w:hideMark/>
          </w:tcPr>
          <w:p w14:paraId="25C078B8"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Only Virgin Orbit’s 2022 mission used it (now defunct; no ongoing dependency) </w:t>
            </w:r>
            <w:r w:rsidRPr="009F4405">
              <w:rPr>
                <w:rFonts w:cstheme="minorHAnsi"/>
                <w:b/>
                <w:bCs/>
                <w:szCs w:val="16"/>
                <w:lang w:eastAsia="en-GB"/>
              </w:rPr>
              <w:t>[Score: 0]</w:t>
            </w:r>
          </w:p>
        </w:tc>
        <w:tc>
          <w:tcPr>
            <w:tcW w:w="0" w:type="auto"/>
            <w:hideMark/>
          </w:tcPr>
          <w:p w14:paraId="63E3E30A"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High substitutability (future horizontal launches would set up their own range control if needed) </w:t>
            </w:r>
            <w:r w:rsidRPr="009F4405">
              <w:rPr>
                <w:rFonts w:cstheme="minorHAnsi"/>
                <w:b/>
                <w:bCs/>
                <w:szCs w:val="16"/>
                <w:lang w:eastAsia="en-GB"/>
              </w:rPr>
              <w:t>[Score: 0]</w:t>
            </w:r>
          </w:p>
        </w:tc>
        <w:tc>
          <w:tcPr>
            <w:tcW w:w="0" w:type="auto"/>
            <w:hideMark/>
          </w:tcPr>
          <w:p w14:paraId="3889D950"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No – </w:t>
            </w:r>
            <w:r w:rsidRPr="009F4405">
              <w:rPr>
                <w:rFonts w:cstheme="minorHAnsi"/>
                <w:i/>
                <w:iCs/>
                <w:szCs w:val="16"/>
                <w:lang w:eastAsia="en-GB"/>
              </w:rPr>
              <w:t>specific to one provider/campaign</w:t>
            </w:r>
            <w:r w:rsidRPr="009F4405">
              <w:rPr>
                <w:rFonts w:cstheme="minorHAnsi"/>
                <w:szCs w:val="16"/>
                <w:lang w:eastAsia="en-GB"/>
              </w:rPr>
              <w:t xml:space="preserve"> </w:t>
            </w:r>
            <w:r w:rsidRPr="009F4405">
              <w:rPr>
                <w:rFonts w:cstheme="minorHAnsi"/>
                <w:b/>
                <w:bCs/>
                <w:szCs w:val="16"/>
                <w:lang w:eastAsia="en-GB"/>
              </w:rPr>
              <w:t>[Score: 0]</w:t>
            </w:r>
          </w:p>
        </w:tc>
        <w:tc>
          <w:tcPr>
            <w:tcW w:w="0" w:type="auto"/>
            <w:hideMark/>
          </w:tcPr>
          <w:p w14:paraId="1B62B45F" w14:textId="77777777" w:rsidR="007B06EC" w:rsidRPr="009F4405" w:rsidRDefault="007B06EC" w:rsidP="00E10193">
            <w:pPr>
              <w:jc w:val="left"/>
              <w:rPr>
                <w:rFonts w:cstheme="minorHAnsi"/>
                <w:szCs w:val="16"/>
                <w:lang w:eastAsia="en-GB"/>
              </w:rPr>
            </w:pPr>
            <w:r w:rsidRPr="009F4405">
              <w:rPr>
                <w:rFonts w:cstheme="minorHAnsi"/>
                <w:szCs w:val="16"/>
                <w:lang w:eastAsia="en-GB"/>
              </w:rPr>
              <w:t xml:space="preserve">Provided </w:t>
            </w:r>
            <w:r w:rsidRPr="009F4405">
              <w:rPr>
                <w:rFonts w:cstheme="minorHAnsi"/>
                <w:b/>
                <w:bCs/>
                <w:szCs w:val="16"/>
                <w:lang w:eastAsia="en-GB"/>
              </w:rPr>
              <w:t>proof-of-concept</w:t>
            </w:r>
            <w:r w:rsidRPr="009F4405">
              <w:rPr>
                <w:rFonts w:cstheme="minorHAnsi"/>
                <w:szCs w:val="16"/>
                <w:lang w:eastAsia="en-GB"/>
              </w:rPr>
              <w:t xml:space="preserve"> for horizontal launch regulatory &amp; safety ops (lessons for EU launch flexibility; minor strategic insight) </w:t>
            </w:r>
            <w:r w:rsidRPr="009F4405">
              <w:rPr>
                <w:rFonts w:cstheme="minorHAnsi"/>
                <w:b/>
                <w:bCs/>
                <w:szCs w:val="16"/>
                <w:lang w:eastAsia="en-GB"/>
              </w:rPr>
              <w:t>[Score: 1]</w:t>
            </w:r>
          </w:p>
        </w:tc>
        <w:tc>
          <w:tcPr>
            <w:tcW w:w="0" w:type="auto"/>
            <w:hideMark/>
          </w:tcPr>
          <w:p w14:paraId="34AE5FFA"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2</w:t>
            </w:r>
          </w:p>
        </w:tc>
        <w:tc>
          <w:tcPr>
            <w:tcW w:w="0" w:type="auto"/>
            <w:hideMark/>
          </w:tcPr>
          <w:p w14:paraId="20A4CDE4" w14:textId="77777777" w:rsidR="007B06EC" w:rsidRPr="009F4405" w:rsidRDefault="007B06EC" w:rsidP="00E10193">
            <w:pPr>
              <w:jc w:val="left"/>
              <w:rPr>
                <w:rFonts w:cstheme="minorHAnsi"/>
                <w:szCs w:val="16"/>
                <w:lang w:eastAsia="en-GB"/>
              </w:rPr>
            </w:pPr>
            <w:r w:rsidRPr="009F4405">
              <w:rPr>
                <w:rFonts w:cstheme="minorHAnsi"/>
                <w:b/>
                <w:bCs/>
                <w:szCs w:val="16"/>
                <w:lang w:eastAsia="en-GB"/>
              </w:rPr>
              <w:t>Level 3</w:t>
            </w:r>
          </w:p>
        </w:tc>
      </w:tr>
      <w:tr w:rsidR="007B06EC" w:rsidRPr="009F4405" w:rsidDel="00667438" w14:paraId="38A5B059" w14:textId="04D7B0F6" w:rsidTr="001C71E1">
        <w:trPr>
          <w:trHeight w:val="20"/>
        </w:trPr>
        <w:tc>
          <w:tcPr>
            <w:tcW w:w="0" w:type="auto"/>
            <w:hideMark/>
          </w:tcPr>
          <w:p w14:paraId="346BA7FC" w14:textId="4ED8FDDF" w:rsidR="007B06EC" w:rsidRPr="009F4405" w:rsidDel="00667438" w:rsidRDefault="007B06EC" w:rsidP="00E10193">
            <w:pPr>
              <w:jc w:val="left"/>
              <w:rPr>
                <w:rFonts w:cstheme="minorHAnsi"/>
                <w:b/>
                <w:bCs/>
                <w:szCs w:val="16"/>
                <w:lang w:eastAsia="en-GB"/>
              </w:rPr>
            </w:pPr>
            <w:r w:rsidRPr="009F4405" w:rsidDel="00667438">
              <w:rPr>
                <w:rFonts w:cstheme="minorHAnsi"/>
                <w:b/>
                <w:bCs/>
                <w:szCs w:val="16"/>
                <w:lang w:eastAsia="en-GB"/>
              </w:rPr>
              <w:t>SSA &amp; Space Weather</w:t>
            </w:r>
          </w:p>
        </w:tc>
        <w:tc>
          <w:tcPr>
            <w:tcW w:w="0" w:type="auto"/>
            <w:hideMark/>
          </w:tcPr>
          <w:p w14:paraId="2118464A" w14:textId="1EE6C552" w:rsidR="007B06EC" w:rsidRPr="00111704" w:rsidDel="00667438" w:rsidRDefault="007B06EC" w:rsidP="00E10193">
            <w:pPr>
              <w:jc w:val="left"/>
              <w:rPr>
                <w:rFonts w:cstheme="minorHAnsi"/>
                <w:szCs w:val="16"/>
                <w:lang w:val="fr-BE" w:eastAsia="en-GB"/>
              </w:rPr>
            </w:pPr>
            <w:r w:rsidRPr="00111704" w:rsidDel="00667438">
              <w:rPr>
                <w:rFonts w:cstheme="minorHAnsi"/>
                <w:b/>
                <w:szCs w:val="16"/>
                <w:lang w:val="fr-BE" w:eastAsia="en-GB"/>
              </w:rPr>
              <w:t>GRAVES Surveillance Radar</w:t>
            </w:r>
            <w:r w:rsidRPr="00111704" w:rsidDel="00667438">
              <w:rPr>
                <w:rFonts w:cstheme="minorHAnsi"/>
                <w:szCs w:val="16"/>
                <w:lang w:val="fr-BE" w:eastAsia="en-GB"/>
              </w:rPr>
              <w:t xml:space="preserve"> (French MoD, France)</w:t>
            </w:r>
          </w:p>
        </w:tc>
        <w:tc>
          <w:tcPr>
            <w:tcW w:w="0" w:type="auto"/>
            <w:hideMark/>
          </w:tcPr>
          <w:p w14:paraId="3B4D5342" w14:textId="1022138A" w:rsidR="007B06EC" w:rsidRPr="009F4405" w:rsidDel="00667438" w:rsidRDefault="007B06EC" w:rsidP="00E10193">
            <w:pPr>
              <w:jc w:val="left"/>
              <w:rPr>
                <w:rFonts w:cstheme="minorHAnsi"/>
                <w:szCs w:val="16"/>
                <w:lang w:eastAsia="en-GB"/>
              </w:rPr>
            </w:pPr>
            <w:r w:rsidRPr="009F4405" w:rsidDel="00667438">
              <w:rPr>
                <w:rFonts w:cstheme="minorHAnsi"/>
                <w:b/>
                <w:szCs w:val="16"/>
                <w:lang w:eastAsia="en-GB"/>
              </w:rPr>
              <w:t>LEO surveillance radar</w:t>
            </w:r>
            <w:r w:rsidRPr="009F4405" w:rsidDel="00667438">
              <w:rPr>
                <w:rFonts w:cstheme="minorHAnsi"/>
                <w:szCs w:val="16"/>
                <w:lang w:eastAsia="en-GB"/>
              </w:rPr>
              <w:t xml:space="preserve"> (detects/tracks orbiting objects over Europe) </w:t>
            </w:r>
            <w:r w:rsidRPr="009F4405" w:rsidDel="00667438">
              <w:rPr>
                <w:rFonts w:cstheme="minorHAnsi"/>
                <w:b/>
                <w:szCs w:val="16"/>
                <w:lang w:eastAsia="en-GB"/>
              </w:rPr>
              <w:t>[Score: 1]</w:t>
            </w:r>
          </w:p>
        </w:tc>
        <w:tc>
          <w:tcPr>
            <w:tcW w:w="0" w:type="auto"/>
            <w:hideMark/>
          </w:tcPr>
          <w:p w14:paraId="207FE4AB" w14:textId="72D44E95" w:rsidR="007B06EC" w:rsidRPr="009F4405" w:rsidDel="00667438" w:rsidRDefault="007B06EC" w:rsidP="00E10193">
            <w:pPr>
              <w:jc w:val="left"/>
              <w:rPr>
                <w:rFonts w:cstheme="minorHAnsi"/>
                <w:szCs w:val="16"/>
                <w:lang w:eastAsia="en-GB"/>
              </w:rPr>
            </w:pPr>
            <w:r w:rsidRPr="009F4405" w:rsidDel="00667438">
              <w:rPr>
                <w:rFonts w:cstheme="minorHAnsi"/>
                <w:b/>
                <w:szCs w:val="16"/>
                <w:lang w:eastAsia="en-GB"/>
              </w:rPr>
              <w:t>EU SST collision avoidance</w:t>
            </w:r>
            <w:r w:rsidRPr="009F4405" w:rsidDel="00667438">
              <w:rPr>
                <w:rFonts w:cstheme="minorHAnsi"/>
                <w:szCs w:val="16"/>
                <w:lang w:eastAsia="en-GB"/>
              </w:rPr>
              <w:t xml:space="preserve"> uses GRAVES data (important input to EU space traffic management) </w:t>
            </w:r>
            <w:r w:rsidRPr="009F4405" w:rsidDel="00667438">
              <w:rPr>
                <w:rFonts w:cstheme="minorHAnsi"/>
                <w:b/>
                <w:szCs w:val="16"/>
                <w:lang w:eastAsia="en-GB"/>
              </w:rPr>
              <w:t>[Score: 1]</w:t>
            </w:r>
            <w:r w:rsidRPr="009F4405" w:rsidDel="00667438">
              <w:rPr>
                <w:rFonts w:cstheme="minorHAnsi"/>
                <w:szCs w:val="16"/>
                <w:lang w:eastAsia="en-GB"/>
              </w:rPr>
              <w:t xml:space="preserve"> </w:t>
            </w:r>
          </w:p>
        </w:tc>
        <w:tc>
          <w:tcPr>
            <w:tcW w:w="0" w:type="auto"/>
            <w:hideMark/>
          </w:tcPr>
          <w:p w14:paraId="657437DB" w14:textId="013ABD6E" w:rsidR="007B06EC" w:rsidRPr="009F4405" w:rsidDel="00667438" w:rsidRDefault="007B06EC" w:rsidP="00E10193">
            <w:pPr>
              <w:jc w:val="left"/>
              <w:rPr>
                <w:rFonts w:cstheme="minorHAnsi"/>
                <w:szCs w:val="16"/>
                <w:lang w:eastAsia="en-GB"/>
              </w:rPr>
            </w:pPr>
            <w:r w:rsidRPr="009F4405" w:rsidDel="00667438">
              <w:rPr>
                <w:rFonts w:cstheme="minorHAnsi"/>
                <w:b/>
                <w:bCs/>
                <w:szCs w:val="16"/>
                <w:lang w:eastAsia="en-GB"/>
              </w:rPr>
              <w:t>Only high-coverage SSA radar</w:t>
            </w:r>
            <w:r w:rsidRPr="009F4405" w:rsidDel="00667438">
              <w:rPr>
                <w:rFonts w:cstheme="minorHAnsi"/>
                <w:szCs w:val="16"/>
                <w:lang w:eastAsia="en-GB"/>
              </w:rPr>
              <w:t xml:space="preserve"> in EU (no equivalent wide-scan radar; critical gap if lost) </w:t>
            </w:r>
            <w:r w:rsidRPr="009F4405" w:rsidDel="00667438">
              <w:rPr>
                <w:rFonts w:cstheme="minorHAnsi"/>
                <w:b/>
                <w:bCs/>
                <w:szCs w:val="16"/>
                <w:lang w:eastAsia="en-GB"/>
              </w:rPr>
              <w:t>[Score: 2]</w:t>
            </w:r>
          </w:p>
        </w:tc>
        <w:tc>
          <w:tcPr>
            <w:tcW w:w="0" w:type="auto"/>
            <w:hideMark/>
          </w:tcPr>
          <w:p w14:paraId="368FAE31" w14:textId="4EE2C19A" w:rsidR="007B06EC" w:rsidRPr="009F4405" w:rsidDel="00667438" w:rsidRDefault="007B06EC" w:rsidP="00E10193">
            <w:pPr>
              <w:jc w:val="left"/>
              <w:rPr>
                <w:rFonts w:cstheme="minorHAnsi"/>
                <w:szCs w:val="16"/>
                <w:lang w:eastAsia="en-GB"/>
              </w:rPr>
            </w:pPr>
            <w:r w:rsidRPr="009F4405" w:rsidDel="00667438">
              <w:rPr>
                <w:rFonts w:cstheme="minorHAnsi"/>
                <w:szCs w:val="16"/>
                <w:lang w:eastAsia="en-GB"/>
              </w:rPr>
              <w:t xml:space="preserve">No – </w:t>
            </w:r>
            <w:r w:rsidRPr="009F4405" w:rsidDel="00667438">
              <w:rPr>
                <w:rFonts w:cstheme="minorHAnsi"/>
                <w:i/>
                <w:iCs/>
                <w:szCs w:val="16"/>
                <w:lang w:eastAsia="en-GB"/>
              </w:rPr>
              <w:t>national asset</w:t>
            </w:r>
            <w:r w:rsidRPr="009F4405" w:rsidDel="00667438">
              <w:rPr>
                <w:rFonts w:cstheme="minorHAnsi"/>
                <w:szCs w:val="16"/>
                <w:lang w:eastAsia="en-GB"/>
              </w:rPr>
              <w:t xml:space="preserve"> (operated by France; data shared but facility itself single-actor) </w:t>
            </w:r>
            <w:r w:rsidRPr="009F4405" w:rsidDel="00667438">
              <w:rPr>
                <w:rFonts w:cstheme="minorHAnsi"/>
                <w:b/>
                <w:bCs/>
                <w:szCs w:val="16"/>
                <w:lang w:eastAsia="en-GB"/>
              </w:rPr>
              <w:t>[Score: 0]</w:t>
            </w:r>
          </w:p>
        </w:tc>
        <w:tc>
          <w:tcPr>
            <w:tcW w:w="0" w:type="auto"/>
            <w:hideMark/>
          </w:tcPr>
          <w:p w14:paraId="411A5B47" w14:textId="4891142D" w:rsidR="007B06EC" w:rsidRPr="009F4405" w:rsidDel="00667438" w:rsidRDefault="007B06EC" w:rsidP="00E10193">
            <w:pPr>
              <w:jc w:val="left"/>
              <w:rPr>
                <w:rFonts w:cstheme="minorHAnsi"/>
                <w:szCs w:val="16"/>
                <w:lang w:eastAsia="en-GB"/>
              </w:rPr>
            </w:pPr>
            <w:r w:rsidRPr="009F4405" w:rsidDel="00667438">
              <w:rPr>
                <w:rFonts w:cstheme="minorHAnsi"/>
                <w:szCs w:val="16"/>
                <w:lang w:eastAsia="en-GB"/>
              </w:rPr>
              <w:t xml:space="preserve">Core to </w:t>
            </w:r>
            <w:r w:rsidRPr="009F4405" w:rsidDel="00667438">
              <w:rPr>
                <w:rFonts w:cstheme="minorHAnsi"/>
                <w:b/>
                <w:bCs/>
                <w:szCs w:val="16"/>
                <w:lang w:eastAsia="en-GB"/>
              </w:rPr>
              <w:t>EU space security</w:t>
            </w:r>
            <w:r w:rsidRPr="009F4405" w:rsidDel="00667438">
              <w:rPr>
                <w:rFonts w:cstheme="minorHAnsi"/>
                <w:szCs w:val="16"/>
                <w:lang w:eastAsia="en-GB"/>
              </w:rPr>
              <w:t xml:space="preserve"> (helps maintain orbital debris catalog &amp; protect satellites) </w:t>
            </w:r>
            <w:r w:rsidRPr="009F4405" w:rsidDel="00667438">
              <w:rPr>
                <w:rFonts w:cstheme="minorHAnsi"/>
                <w:b/>
                <w:bCs/>
                <w:szCs w:val="16"/>
                <w:lang w:eastAsia="en-GB"/>
              </w:rPr>
              <w:t>[Score: 2]</w:t>
            </w:r>
          </w:p>
        </w:tc>
        <w:tc>
          <w:tcPr>
            <w:tcW w:w="0" w:type="auto"/>
            <w:hideMark/>
          </w:tcPr>
          <w:p w14:paraId="2B2C8597" w14:textId="5DCD73D2" w:rsidR="007B06EC" w:rsidRPr="009F4405" w:rsidDel="00667438" w:rsidRDefault="007B06EC" w:rsidP="00E10193">
            <w:pPr>
              <w:jc w:val="left"/>
              <w:rPr>
                <w:rFonts w:cstheme="minorHAnsi"/>
                <w:szCs w:val="16"/>
                <w:lang w:eastAsia="en-GB"/>
              </w:rPr>
            </w:pPr>
            <w:r w:rsidRPr="009F4405" w:rsidDel="00667438">
              <w:rPr>
                <w:rFonts w:cstheme="minorHAnsi"/>
                <w:b/>
                <w:bCs/>
                <w:szCs w:val="16"/>
                <w:lang w:eastAsia="en-GB"/>
              </w:rPr>
              <w:t>6</w:t>
            </w:r>
          </w:p>
        </w:tc>
        <w:tc>
          <w:tcPr>
            <w:tcW w:w="0" w:type="auto"/>
            <w:hideMark/>
          </w:tcPr>
          <w:p w14:paraId="660DC0AE" w14:textId="31682EC9" w:rsidR="007B06EC" w:rsidRPr="009F4405" w:rsidDel="00667438" w:rsidRDefault="007B06EC" w:rsidP="00E10193">
            <w:pPr>
              <w:jc w:val="left"/>
              <w:rPr>
                <w:rFonts w:cstheme="minorHAnsi"/>
                <w:szCs w:val="16"/>
                <w:lang w:eastAsia="en-GB"/>
              </w:rPr>
            </w:pPr>
            <w:r w:rsidRPr="009F4405" w:rsidDel="00667438">
              <w:rPr>
                <w:rFonts w:cstheme="minorHAnsi"/>
                <w:b/>
                <w:bCs/>
                <w:szCs w:val="16"/>
                <w:lang w:eastAsia="en-GB"/>
              </w:rPr>
              <w:t>Level 2</w:t>
            </w:r>
          </w:p>
        </w:tc>
      </w:tr>
      <w:tr w:rsidR="007B06EC" w:rsidRPr="009F4405" w:rsidDel="00667438" w14:paraId="2365E871" w14:textId="2454F89D" w:rsidTr="001C71E1">
        <w:trPr>
          <w:trHeight w:val="20"/>
        </w:trPr>
        <w:tc>
          <w:tcPr>
            <w:tcW w:w="0" w:type="auto"/>
            <w:hideMark/>
          </w:tcPr>
          <w:p w14:paraId="476B17B4" w14:textId="311CD88C" w:rsidR="007B06EC" w:rsidRPr="009F4405" w:rsidDel="00667438" w:rsidRDefault="007B06EC" w:rsidP="00E10193">
            <w:pPr>
              <w:jc w:val="left"/>
              <w:rPr>
                <w:rFonts w:cstheme="minorHAnsi"/>
                <w:b/>
                <w:bCs/>
                <w:szCs w:val="16"/>
                <w:lang w:eastAsia="en-GB"/>
              </w:rPr>
            </w:pPr>
            <w:r w:rsidRPr="009F4405" w:rsidDel="00667438">
              <w:rPr>
                <w:rFonts w:cstheme="minorHAnsi"/>
                <w:b/>
                <w:bCs/>
                <w:szCs w:val="16"/>
                <w:lang w:eastAsia="en-GB"/>
              </w:rPr>
              <w:t>SSA &amp; Space Weather</w:t>
            </w:r>
          </w:p>
        </w:tc>
        <w:tc>
          <w:tcPr>
            <w:tcW w:w="0" w:type="auto"/>
            <w:hideMark/>
          </w:tcPr>
          <w:p w14:paraId="72793844" w14:textId="5E29B80E" w:rsidR="007B06EC" w:rsidRPr="009F4405" w:rsidDel="00667438" w:rsidRDefault="007B06EC" w:rsidP="00E10193">
            <w:pPr>
              <w:jc w:val="left"/>
              <w:rPr>
                <w:rFonts w:cstheme="minorHAnsi"/>
                <w:szCs w:val="16"/>
                <w:lang w:eastAsia="en-GB"/>
              </w:rPr>
            </w:pPr>
            <w:r w:rsidRPr="009F4405" w:rsidDel="00667438">
              <w:rPr>
                <w:rFonts w:cstheme="minorHAnsi"/>
                <w:b/>
                <w:szCs w:val="16"/>
                <w:lang w:eastAsia="en-GB"/>
              </w:rPr>
              <w:t>German SSA Centre (GSSAC)</w:t>
            </w:r>
            <w:r w:rsidRPr="009F4405" w:rsidDel="00667438">
              <w:rPr>
                <w:rFonts w:cstheme="minorHAnsi"/>
                <w:szCs w:val="16"/>
                <w:lang w:eastAsia="en-GB"/>
              </w:rPr>
              <w:t xml:space="preserve"> (Bundeswehr/DLR, DE)</w:t>
            </w:r>
          </w:p>
        </w:tc>
        <w:tc>
          <w:tcPr>
            <w:tcW w:w="0" w:type="auto"/>
            <w:hideMark/>
          </w:tcPr>
          <w:p w14:paraId="2F708DC7" w14:textId="32585F51" w:rsidR="007B06EC" w:rsidRPr="009F4405" w:rsidDel="00667438" w:rsidRDefault="007B06EC" w:rsidP="00E10193">
            <w:pPr>
              <w:jc w:val="left"/>
              <w:rPr>
                <w:rFonts w:cstheme="minorHAnsi"/>
                <w:szCs w:val="16"/>
                <w:lang w:eastAsia="en-GB"/>
              </w:rPr>
            </w:pPr>
            <w:r w:rsidRPr="009F4405" w:rsidDel="00667438">
              <w:rPr>
                <w:rFonts w:cstheme="minorHAnsi"/>
                <w:b/>
                <w:bCs/>
                <w:szCs w:val="16"/>
                <w:lang w:eastAsia="en-GB"/>
              </w:rPr>
              <w:t>National SSA operations center</w:t>
            </w:r>
            <w:r w:rsidRPr="009F4405" w:rsidDel="00667438">
              <w:rPr>
                <w:rFonts w:cstheme="minorHAnsi"/>
                <w:szCs w:val="16"/>
                <w:lang w:eastAsia="en-GB"/>
              </w:rPr>
              <w:t xml:space="preserve"> (fuses tracking data, issues conjunction alerts) </w:t>
            </w:r>
            <w:r w:rsidRPr="009F4405" w:rsidDel="00667438">
              <w:rPr>
                <w:rFonts w:cstheme="minorHAnsi"/>
                <w:b/>
                <w:bCs/>
                <w:szCs w:val="16"/>
                <w:lang w:eastAsia="en-GB"/>
              </w:rPr>
              <w:t>[Score: 1]</w:t>
            </w:r>
          </w:p>
        </w:tc>
        <w:tc>
          <w:tcPr>
            <w:tcW w:w="0" w:type="auto"/>
            <w:hideMark/>
          </w:tcPr>
          <w:p w14:paraId="0BFBD58D" w14:textId="4EEF74CF" w:rsidR="007B06EC" w:rsidRPr="009F4405" w:rsidDel="00667438" w:rsidRDefault="007B06EC" w:rsidP="00E10193">
            <w:pPr>
              <w:jc w:val="left"/>
              <w:rPr>
                <w:rFonts w:cstheme="minorHAnsi"/>
                <w:szCs w:val="16"/>
                <w:lang w:eastAsia="en-GB"/>
              </w:rPr>
            </w:pPr>
            <w:r w:rsidRPr="009F4405" w:rsidDel="00667438">
              <w:rPr>
                <w:rFonts w:cstheme="minorHAnsi"/>
                <w:b/>
                <w:bCs/>
                <w:szCs w:val="16"/>
                <w:lang w:eastAsia="en-GB"/>
              </w:rPr>
              <w:t>Provides collision warnings</w:t>
            </w:r>
            <w:r w:rsidRPr="009F4405" w:rsidDel="00667438">
              <w:rPr>
                <w:rFonts w:cstheme="minorHAnsi"/>
                <w:szCs w:val="16"/>
                <w:lang w:eastAsia="en-GB"/>
              </w:rPr>
              <w:t xml:space="preserve"> via EU SST (European satellites rely on its analyses but other EU centers also contribute) </w:t>
            </w:r>
            <w:r w:rsidRPr="009F4405" w:rsidDel="00667438">
              <w:rPr>
                <w:rFonts w:cstheme="minorHAnsi"/>
                <w:b/>
                <w:bCs/>
                <w:szCs w:val="16"/>
                <w:lang w:eastAsia="en-GB"/>
              </w:rPr>
              <w:t>[Score: 1]</w:t>
            </w:r>
            <w:r w:rsidRPr="009F4405" w:rsidDel="00667438">
              <w:rPr>
                <w:rFonts w:cstheme="minorHAnsi"/>
                <w:szCs w:val="16"/>
                <w:lang w:eastAsia="en-GB"/>
              </w:rPr>
              <w:t xml:space="preserve"> </w:t>
            </w:r>
          </w:p>
        </w:tc>
        <w:tc>
          <w:tcPr>
            <w:tcW w:w="0" w:type="auto"/>
            <w:hideMark/>
          </w:tcPr>
          <w:p w14:paraId="573C35EC" w14:textId="7042C862" w:rsidR="007B06EC" w:rsidRPr="009F4405" w:rsidDel="00667438" w:rsidRDefault="007B06EC" w:rsidP="00E10193">
            <w:pPr>
              <w:jc w:val="left"/>
              <w:rPr>
                <w:rFonts w:cstheme="minorHAnsi"/>
                <w:szCs w:val="16"/>
                <w:lang w:eastAsia="en-GB"/>
              </w:rPr>
            </w:pPr>
            <w:r w:rsidRPr="009F4405" w:rsidDel="00667438">
              <w:rPr>
                <w:rFonts w:cstheme="minorHAnsi"/>
                <w:szCs w:val="16"/>
                <w:lang w:eastAsia="en-GB"/>
              </w:rPr>
              <w:t xml:space="preserve">Partial (EU SST partnership spreads tasks; others could step up if needed) </w:t>
            </w:r>
            <w:r w:rsidRPr="009F4405" w:rsidDel="00667438">
              <w:rPr>
                <w:rFonts w:cstheme="minorHAnsi"/>
                <w:b/>
                <w:bCs/>
                <w:szCs w:val="16"/>
                <w:lang w:eastAsia="en-GB"/>
              </w:rPr>
              <w:t>[Score: 1]</w:t>
            </w:r>
          </w:p>
        </w:tc>
        <w:tc>
          <w:tcPr>
            <w:tcW w:w="0" w:type="auto"/>
            <w:hideMark/>
          </w:tcPr>
          <w:p w14:paraId="3BED8550" w14:textId="3366DAD9" w:rsidR="007B06EC" w:rsidRPr="009F4405" w:rsidDel="00667438" w:rsidRDefault="007B06EC" w:rsidP="00E10193">
            <w:pPr>
              <w:jc w:val="left"/>
              <w:rPr>
                <w:rFonts w:cstheme="minorHAnsi"/>
                <w:szCs w:val="16"/>
                <w:lang w:eastAsia="en-GB"/>
              </w:rPr>
            </w:pPr>
            <w:r w:rsidRPr="009F4405" w:rsidDel="00667438">
              <w:rPr>
                <w:rFonts w:cstheme="minorHAnsi"/>
                <w:b/>
                <w:bCs/>
                <w:szCs w:val="16"/>
                <w:lang w:eastAsia="en-GB"/>
              </w:rPr>
              <w:t>Yes – multinational integration</w:t>
            </w:r>
            <w:r w:rsidRPr="009F4405" w:rsidDel="00667438">
              <w:rPr>
                <w:rFonts w:cstheme="minorHAnsi"/>
                <w:szCs w:val="16"/>
                <w:lang w:eastAsia="en-GB"/>
              </w:rPr>
              <w:t xml:space="preserve"> (exchanges data with EU SST network; international collaboration) </w:t>
            </w:r>
            <w:r w:rsidRPr="009F4405" w:rsidDel="00667438">
              <w:rPr>
                <w:rFonts w:cstheme="minorHAnsi"/>
                <w:b/>
                <w:bCs/>
                <w:szCs w:val="16"/>
                <w:lang w:eastAsia="en-GB"/>
              </w:rPr>
              <w:t>[Score: 2]</w:t>
            </w:r>
          </w:p>
        </w:tc>
        <w:tc>
          <w:tcPr>
            <w:tcW w:w="0" w:type="auto"/>
            <w:hideMark/>
          </w:tcPr>
          <w:p w14:paraId="22201B17" w14:textId="2033FC5A" w:rsidR="007B06EC" w:rsidRPr="009F4405" w:rsidDel="00667438" w:rsidRDefault="007B06EC" w:rsidP="00E10193">
            <w:pPr>
              <w:jc w:val="left"/>
              <w:rPr>
                <w:rFonts w:cstheme="minorHAnsi"/>
                <w:szCs w:val="16"/>
                <w:lang w:eastAsia="en-GB"/>
              </w:rPr>
            </w:pPr>
            <w:r w:rsidRPr="009F4405" w:rsidDel="00667438">
              <w:rPr>
                <w:rFonts w:cstheme="minorHAnsi"/>
                <w:szCs w:val="16"/>
                <w:lang w:eastAsia="en-GB"/>
              </w:rPr>
              <w:t xml:space="preserve">Enhances </w:t>
            </w:r>
            <w:r w:rsidRPr="009F4405" w:rsidDel="00667438">
              <w:rPr>
                <w:rFonts w:cstheme="minorHAnsi"/>
                <w:b/>
                <w:bCs/>
                <w:szCs w:val="16"/>
                <w:lang w:eastAsia="en-GB"/>
              </w:rPr>
              <w:t>EU independent conjunction analysis</w:t>
            </w:r>
            <w:r w:rsidRPr="009F4405" w:rsidDel="00667438">
              <w:rPr>
                <w:rFonts w:cstheme="minorHAnsi"/>
                <w:szCs w:val="16"/>
                <w:lang w:eastAsia="en-GB"/>
              </w:rPr>
              <w:t xml:space="preserve"> (improves resilience by not 100% relying on US data) </w:t>
            </w:r>
            <w:r w:rsidRPr="009F4405" w:rsidDel="00667438">
              <w:rPr>
                <w:rFonts w:cstheme="minorHAnsi"/>
                <w:b/>
                <w:bCs/>
                <w:szCs w:val="16"/>
                <w:lang w:eastAsia="en-GB"/>
              </w:rPr>
              <w:t>[Score: 1]</w:t>
            </w:r>
          </w:p>
        </w:tc>
        <w:tc>
          <w:tcPr>
            <w:tcW w:w="0" w:type="auto"/>
            <w:hideMark/>
          </w:tcPr>
          <w:p w14:paraId="44BC10B4" w14:textId="06769FEF" w:rsidR="007B06EC" w:rsidRPr="009F4405" w:rsidDel="00667438" w:rsidRDefault="007B06EC" w:rsidP="00E10193">
            <w:pPr>
              <w:jc w:val="left"/>
              <w:rPr>
                <w:rFonts w:cstheme="minorHAnsi"/>
                <w:szCs w:val="16"/>
                <w:lang w:eastAsia="en-GB"/>
              </w:rPr>
            </w:pPr>
            <w:r w:rsidRPr="009F4405" w:rsidDel="00667438">
              <w:rPr>
                <w:rFonts w:cstheme="minorHAnsi"/>
                <w:b/>
                <w:bCs/>
                <w:szCs w:val="16"/>
                <w:lang w:eastAsia="en-GB"/>
              </w:rPr>
              <w:t>6</w:t>
            </w:r>
          </w:p>
        </w:tc>
        <w:tc>
          <w:tcPr>
            <w:tcW w:w="0" w:type="auto"/>
            <w:hideMark/>
          </w:tcPr>
          <w:p w14:paraId="7DD9B0F0" w14:textId="767FEA85" w:rsidR="007B06EC" w:rsidRPr="009F4405" w:rsidDel="00667438" w:rsidRDefault="007B06EC" w:rsidP="00E10193">
            <w:pPr>
              <w:jc w:val="left"/>
              <w:rPr>
                <w:rFonts w:cstheme="minorHAnsi"/>
                <w:szCs w:val="16"/>
                <w:lang w:eastAsia="en-GB"/>
              </w:rPr>
            </w:pPr>
            <w:r w:rsidRPr="009F4405" w:rsidDel="00667438">
              <w:rPr>
                <w:rFonts w:cstheme="minorHAnsi"/>
                <w:b/>
                <w:bCs/>
                <w:szCs w:val="16"/>
                <w:lang w:eastAsia="en-GB"/>
              </w:rPr>
              <w:t>Level 2</w:t>
            </w:r>
          </w:p>
        </w:tc>
      </w:tr>
      <w:tr w:rsidR="007B06EC" w:rsidRPr="009F4405" w:rsidDel="00667438" w14:paraId="3F32A092" w14:textId="7534C7F1" w:rsidTr="001C71E1">
        <w:trPr>
          <w:trHeight w:val="20"/>
        </w:trPr>
        <w:tc>
          <w:tcPr>
            <w:tcW w:w="0" w:type="auto"/>
            <w:hideMark/>
          </w:tcPr>
          <w:p w14:paraId="1792F744" w14:textId="240A225D" w:rsidR="007B06EC" w:rsidRPr="009F4405" w:rsidDel="00667438" w:rsidRDefault="007B06EC" w:rsidP="00E10193">
            <w:pPr>
              <w:jc w:val="left"/>
              <w:rPr>
                <w:rFonts w:cstheme="minorHAnsi"/>
                <w:b/>
                <w:bCs/>
                <w:szCs w:val="16"/>
                <w:lang w:eastAsia="en-GB"/>
              </w:rPr>
            </w:pPr>
            <w:r w:rsidRPr="009F4405" w:rsidDel="00667438">
              <w:rPr>
                <w:rFonts w:cstheme="minorHAnsi"/>
                <w:b/>
                <w:bCs/>
                <w:szCs w:val="16"/>
                <w:lang w:eastAsia="en-GB"/>
              </w:rPr>
              <w:t>SSA &amp; Space Weather</w:t>
            </w:r>
          </w:p>
        </w:tc>
        <w:tc>
          <w:tcPr>
            <w:tcW w:w="0" w:type="auto"/>
            <w:hideMark/>
          </w:tcPr>
          <w:p w14:paraId="7C24B8BA" w14:textId="0E58312F" w:rsidR="007B06EC" w:rsidRPr="009F4405" w:rsidDel="00667438" w:rsidRDefault="007B06EC" w:rsidP="00E10193">
            <w:pPr>
              <w:jc w:val="left"/>
              <w:rPr>
                <w:rFonts w:cstheme="minorHAnsi"/>
                <w:szCs w:val="16"/>
                <w:lang w:eastAsia="en-GB"/>
              </w:rPr>
            </w:pPr>
            <w:r w:rsidRPr="009F4405" w:rsidDel="00667438">
              <w:rPr>
                <w:rFonts w:cstheme="minorHAnsi"/>
                <w:b/>
                <w:bCs/>
                <w:szCs w:val="16"/>
                <w:lang w:eastAsia="en-GB"/>
              </w:rPr>
              <w:t>FMI Space Weather Centre</w:t>
            </w:r>
            <w:r w:rsidRPr="009F4405" w:rsidDel="00667438">
              <w:rPr>
                <w:rFonts w:cstheme="minorHAnsi"/>
                <w:szCs w:val="16"/>
                <w:lang w:eastAsia="en-GB"/>
              </w:rPr>
              <w:t xml:space="preserve"> (Finland)</w:t>
            </w:r>
          </w:p>
        </w:tc>
        <w:tc>
          <w:tcPr>
            <w:tcW w:w="0" w:type="auto"/>
            <w:hideMark/>
          </w:tcPr>
          <w:p w14:paraId="27CFAD49" w14:textId="601E6711" w:rsidR="007B06EC" w:rsidRPr="009F4405" w:rsidDel="00667438" w:rsidRDefault="007B06EC" w:rsidP="00E10193">
            <w:pPr>
              <w:jc w:val="left"/>
              <w:rPr>
                <w:rFonts w:cstheme="minorHAnsi"/>
                <w:szCs w:val="16"/>
                <w:lang w:eastAsia="en-GB"/>
              </w:rPr>
            </w:pPr>
            <w:r w:rsidRPr="009F4405" w:rsidDel="00667438">
              <w:rPr>
                <w:rFonts w:cstheme="minorHAnsi"/>
                <w:b/>
                <w:bCs/>
                <w:szCs w:val="16"/>
                <w:lang w:eastAsia="en-GB"/>
              </w:rPr>
              <w:t>24/7 space weather monitoring</w:t>
            </w:r>
            <w:r w:rsidRPr="009F4405" w:rsidDel="00667438">
              <w:rPr>
                <w:rFonts w:cstheme="minorHAnsi"/>
                <w:szCs w:val="16"/>
                <w:lang w:eastAsia="en-GB"/>
              </w:rPr>
              <w:t xml:space="preserve"> (sun, magnetosphere) </w:t>
            </w:r>
            <w:r w:rsidRPr="009F4405" w:rsidDel="00667438">
              <w:rPr>
                <w:rFonts w:cstheme="minorHAnsi"/>
                <w:b/>
                <w:bCs/>
                <w:szCs w:val="16"/>
                <w:lang w:eastAsia="en-GB"/>
              </w:rPr>
              <w:t>[Score: 1]</w:t>
            </w:r>
          </w:p>
        </w:tc>
        <w:tc>
          <w:tcPr>
            <w:tcW w:w="0" w:type="auto"/>
            <w:hideMark/>
          </w:tcPr>
          <w:p w14:paraId="65378AC8" w14:textId="362F6C1C" w:rsidR="007B06EC" w:rsidRPr="009F4405" w:rsidDel="00667438" w:rsidRDefault="007B06EC" w:rsidP="00E10193">
            <w:pPr>
              <w:jc w:val="left"/>
              <w:rPr>
                <w:rFonts w:cstheme="minorHAnsi"/>
                <w:szCs w:val="16"/>
                <w:lang w:eastAsia="en-GB"/>
              </w:rPr>
            </w:pPr>
            <w:r w:rsidRPr="009F4405" w:rsidDel="00667438">
              <w:rPr>
                <w:rFonts w:cstheme="minorHAnsi"/>
                <w:b/>
                <w:bCs/>
                <w:szCs w:val="16"/>
                <w:lang w:eastAsia="en-GB"/>
              </w:rPr>
              <w:t>EU/ESA space weather services</w:t>
            </w:r>
            <w:r w:rsidRPr="009F4405" w:rsidDel="00667438">
              <w:rPr>
                <w:rFonts w:cstheme="minorHAnsi"/>
                <w:szCs w:val="16"/>
                <w:lang w:eastAsia="en-GB"/>
              </w:rPr>
              <w:t xml:space="preserve"> rely on FMI forecasts as part of network (others can cover if needed) </w:t>
            </w:r>
            <w:r w:rsidRPr="009F4405" w:rsidDel="00667438">
              <w:rPr>
                <w:rFonts w:cstheme="minorHAnsi"/>
                <w:b/>
                <w:bCs/>
                <w:szCs w:val="16"/>
                <w:lang w:eastAsia="en-GB"/>
              </w:rPr>
              <w:t>[Score: 1]</w:t>
            </w:r>
            <w:r w:rsidRPr="009F4405" w:rsidDel="00667438">
              <w:rPr>
                <w:rFonts w:cstheme="minorHAnsi"/>
                <w:szCs w:val="16"/>
                <w:lang w:eastAsia="en-GB"/>
              </w:rPr>
              <w:t xml:space="preserve"> </w:t>
            </w:r>
          </w:p>
        </w:tc>
        <w:tc>
          <w:tcPr>
            <w:tcW w:w="0" w:type="auto"/>
            <w:hideMark/>
          </w:tcPr>
          <w:p w14:paraId="1ED3FC84" w14:textId="44F7BBA2" w:rsidR="007B06EC" w:rsidRPr="009F4405" w:rsidDel="00667438" w:rsidRDefault="007B06EC" w:rsidP="00E10193">
            <w:pPr>
              <w:jc w:val="left"/>
              <w:rPr>
                <w:rFonts w:cstheme="minorHAnsi"/>
                <w:szCs w:val="16"/>
                <w:lang w:eastAsia="en-GB"/>
              </w:rPr>
            </w:pPr>
            <w:r w:rsidRPr="009F4405" w:rsidDel="00667438">
              <w:rPr>
                <w:rFonts w:cstheme="minorHAnsi"/>
                <w:szCs w:val="16"/>
                <w:lang w:eastAsia="en-GB"/>
              </w:rPr>
              <w:t xml:space="preserve">Partial (other European centers exist in network or NOAA global forecasts as backup) </w:t>
            </w:r>
            <w:r w:rsidRPr="009F4405" w:rsidDel="00667438">
              <w:rPr>
                <w:rFonts w:cstheme="minorHAnsi"/>
                <w:b/>
                <w:bCs/>
                <w:szCs w:val="16"/>
                <w:lang w:eastAsia="en-GB"/>
              </w:rPr>
              <w:t>[Score: 1]</w:t>
            </w:r>
          </w:p>
        </w:tc>
        <w:tc>
          <w:tcPr>
            <w:tcW w:w="0" w:type="auto"/>
            <w:hideMark/>
          </w:tcPr>
          <w:p w14:paraId="458B0FF8" w14:textId="0710D321" w:rsidR="007B06EC" w:rsidRPr="009F4405" w:rsidDel="00667438" w:rsidRDefault="007B06EC" w:rsidP="00E10193">
            <w:pPr>
              <w:jc w:val="left"/>
              <w:rPr>
                <w:rFonts w:cstheme="minorHAnsi"/>
                <w:szCs w:val="16"/>
                <w:lang w:eastAsia="en-GB"/>
              </w:rPr>
            </w:pPr>
            <w:r w:rsidRPr="009F4405" w:rsidDel="00667438">
              <w:rPr>
                <w:rFonts w:cstheme="minorHAnsi"/>
                <w:b/>
                <w:bCs/>
                <w:szCs w:val="16"/>
                <w:lang w:eastAsia="en-GB"/>
              </w:rPr>
              <w:t>Yes – international network</w:t>
            </w:r>
            <w:r w:rsidRPr="009F4405" w:rsidDel="00667438">
              <w:rPr>
                <w:rFonts w:cstheme="minorHAnsi"/>
                <w:szCs w:val="16"/>
                <w:lang w:eastAsia="en-GB"/>
              </w:rPr>
              <w:t xml:space="preserve"> (integrated in ESA’s Space Weather Service network; global ISES node) </w:t>
            </w:r>
            <w:r w:rsidRPr="009F4405" w:rsidDel="00667438">
              <w:rPr>
                <w:rFonts w:cstheme="minorHAnsi"/>
                <w:b/>
                <w:bCs/>
                <w:szCs w:val="16"/>
                <w:lang w:eastAsia="en-GB"/>
              </w:rPr>
              <w:t>[Score: 2]</w:t>
            </w:r>
          </w:p>
        </w:tc>
        <w:tc>
          <w:tcPr>
            <w:tcW w:w="0" w:type="auto"/>
            <w:hideMark/>
          </w:tcPr>
          <w:p w14:paraId="02F089E5" w14:textId="361B1386" w:rsidR="007B06EC" w:rsidRPr="009F4405" w:rsidDel="00667438" w:rsidRDefault="007B06EC" w:rsidP="00E10193">
            <w:pPr>
              <w:jc w:val="left"/>
              <w:rPr>
                <w:rFonts w:cstheme="minorHAnsi"/>
                <w:szCs w:val="16"/>
                <w:lang w:eastAsia="en-GB"/>
              </w:rPr>
            </w:pPr>
            <w:r w:rsidRPr="009F4405" w:rsidDel="00667438">
              <w:rPr>
                <w:rFonts w:cstheme="minorHAnsi"/>
                <w:szCs w:val="16"/>
                <w:lang w:eastAsia="en-GB"/>
              </w:rPr>
              <w:t xml:space="preserve">Protects </w:t>
            </w:r>
            <w:r w:rsidRPr="009F4405" w:rsidDel="00667438">
              <w:rPr>
                <w:rFonts w:cstheme="minorHAnsi"/>
                <w:b/>
                <w:bCs/>
                <w:szCs w:val="16"/>
                <w:lang w:eastAsia="en-GB"/>
              </w:rPr>
              <w:t>EU space infrastructure resilience</w:t>
            </w:r>
            <w:r w:rsidRPr="009F4405" w:rsidDel="00667438">
              <w:rPr>
                <w:rFonts w:cstheme="minorHAnsi"/>
                <w:szCs w:val="16"/>
                <w:lang w:eastAsia="en-GB"/>
              </w:rPr>
              <w:t xml:space="preserve"> (helps operators mitigate solar storm impacts) </w:t>
            </w:r>
            <w:r w:rsidRPr="009F4405" w:rsidDel="00667438">
              <w:rPr>
                <w:rFonts w:cstheme="minorHAnsi"/>
                <w:b/>
                <w:bCs/>
                <w:szCs w:val="16"/>
                <w:lang w:eastAsia="en-GB"/>
              </w:rPr>
              <w:t>[Score: 1]</w:t>
            </w:r>
          </w:p>
        </w:tc>
        <w:tc>
          <w:tcPr>
            <w:tcW w:w="0" w:type="auto"/>
            <w:hideMark/>
          </w:tcPr>
          <w:p w14:paraId="60E6BFC6" w14:textId="000191FE" w:rsidR="007B06EC" w:rsidRPr="009F4405" w:rsidDel="00667438" w:rsidRDefault="007B06EC" w:rsidP="00E10193">
            <w:pPr>
              <w:jc w:val="left"/>
              <w:rPr>
                <w:rFonts w:cstheme="minorHAnsi"/>
                <w:szCs w:val="16"/>
                <w:lang w:eastAsia="en-GB"/>
              </w:rPr>
            </w:pPr>
            <w:r w:rsidRPr="009F4405" w:rsidDel="00667438">
              <w:rPr>
                <w:rFonts w:cstheme="minorHAnsi"/>
                <w:b/>
                <w:bCs/>
                <w:szCs w:val="16"/>
                <w:lang w:eastAsia="en-GB"/>
              </w:rPr>
              <w:t>6</w:t>
            </w:r>
          </w:p>
        </w:tc>
        <w:tc>
          <w:tcPr>
            <w:tcW w:w="0" w:type="auto"/>
            <w:hideMark/>
          </w:tcPr>
          <w:p w14:paraId="0F5807DF" w14:textId="5B1CA6B8" w:rsidR="007B06EC" w:rsidRPr="009F4405" w:rsidDel="00667438" w:rsidRDefault="007B06EC" w:rsidP="00E10193">
            <w:pPr>
              <w:jc w:val="left"/>
              <w:rPr>
                <w:rFonts w:cstheme="minorHAnsi"/>
                <w:szCs w:val="16"/>
                <w:lang w:eastAsia="en-GB"/>
              </w:rPr>
            </w:pPr>
            <w:r w:rsidRPr="009F4405" w:rsidDel="00667438">
              <w:rPr>
                <w:rFonts w:cstheme="minorHAnsi"/>
                <w:b/>
                <w:bCs/>
                <w:szCs w:val="16"/>
                <w:lang w:eastAsia="en-GB"/>
              </w:rPr>
              <w:t>Level 2</w:t>
            </w:r>
          </w:p>
        </w:tc>
      </w:tr>
      <w:tr w:rsidR="007B06EC" w:rsidRPr="009F4405" w:rsidDel="00667438" w14:paraId="1EBAD688" w14:textId="378A9CF5" w:rsidTr="001C71E1">
        <w:trPr>
          <w:trHeight w:val="20"/>
        </w:trPr>
        <w:tc>
          <w:tcPr>
            <w:tcW w:w="0" w:type="auto"/>
            <w:hideMark/>
          </w:tcPr>
          <w:p w14:paraId="1446E17A" w14:textId="3C4E8A00" w:rsidR="007B06EC" w:rsidRPr="009F4405" w:rsidDel="00667438" w:rsidRDefault="007B06EC" w:rsidP="00E10193">
            <w:pPr>
              <w:jc w:val="left"/>
              <w:rPr>
                <w:rFonts w:cstheme="minorHAnsi"/>
                <w:b/>
                <w:bCs/>
                <w:szCs w:val="16"/>
                <w:lang w:eastAsia="en-GB"/>
              </w:rPr>
            </w:pPr>
            <w:r w:rsidRPr="009F4405" w:rsidDel="00667438">
              <w:rPr>
                <w:rFonts w:cstheme="minorHAnsi"/>
                <w:b/>
                <w:bCs/>
                <w:szCs w:val="16"/>
                <w:lang w:eastAsia="en-GB"/>
              </w:rPr>
              <w:t>SSA &amp; Space Weather</w:t>
            </w:r>
          </w:p>
        </w:tc>
        <w:tc>
          <w:tcPr>
            <w:tcW w:w="0" w:type="auto"/>
            <w:hideMark/>
          </w:tcPr>
          <w:p w14:paraId="7E44B007" w14:textId="7C37DFA8" w:rsidR="007B06EC" w:rsidRPr="00111704" w:rsidDel="00667438" w:rsidRDefault="007B06EC" w:rsidP="00E10193">
            <w:pPr>
              <w:jc w:val="left"/>
              <w:rPr>
                <w:rFonts w:cstheme="minorHAnsi"/>
                <w:szCs w:val="16"/>
                <w:lang w:val="nl-BE" w:eastAsia="en-GB"/>
              </w:rPr>
            </w:pPr>
            <w:r w:rsidRPr="00111704" w:rsidDel="00667438">
              <w:rPr>
                <w:rFonts w:cstheme="minorHAnsi"/>
                <w:b/>
                <w:szCs w:val="16"/>
                <w:lang w:val="nl-BE" w:eastAsia="en-GB"/>
              </w:rPr>
              <w:t>UK Met Office – MOSWOC</w:t>
            </w:r>
            <w:r w:rsidRPr="00111704" w:rsidDel="00667438">
              <w:rPr>
                <w:rFonts w:cstheme="minorHAnsi"/>
                <w:szCs w:val="16"/>
                <w:lang w:val="nl-BE" w:eastAsia="en-GB"/>
              </w:rPr>
              <w:t xml:space="preserve"> (UK)</w:t>
            </w:r>
          </w:p>
        </w:tc>
        <w:tc>
          <w:tcPr>
            <w:tcW w:w="0" w:type="auto"/>
            <w:hideMark/>
          </w:tcPr>
          <w:p w14:paraId="2C21EAEA" w14:textId="3BC8DB16" w:rsidR="007B06EC" w:rsidRPr="009F4405" w:rsidDel="00667438" w:rsidRDefault="007B06EC" w:rsidP="00E10193">
            <w:pPr>
              <w:jc w:val="left"/>
              <w:rPr>
                <w:rFonts w:cstheme="minorHAnsi"/>
                <w:szCs w:val="16"/>
                <w:lang w:eastAsia="en-GB"/>
              </w:rPr>
            </w:pPr>
            <w:r w:rsidRPr="009F4405" w:rsidDel="00667438">
              <w:rPr>
                <w:rFonts w:cstheme="minorHAnsi"/>
                <w:b/>
                <w:bCs/>
                <w:szCs w:val="16"/>
                <w:lang w:eastAsia="en-GB"/>
              </w:rPr>
              <w:t>Operational space-weather forecasting</w:t>
            </w:r>
            <w:r w:rsidRPr="009F4405" w:rsidDel="00667438">
              <w:rPr>
                <w:rFonts w:cstheme="minorHAnsi"/>
                <w:szCs w:val="16"/>
                <w:lang w:eastAsia="en-GB"/>
              </w:rPr>
              <w:t xml:space="preserve"> (24/7, part of ISES global centers) </w:t>
            </w:r>
            <w:r w:rsidRPr="009F4405" w:rsidDel="00667438">
              <w:rPr>
                <w:rFonts w:cstheme="minorHAnsi"/>
                <w:b/>
                <w:bCs/>
                <w:szCs w:val="16"/>
                <w:lang w:eastAsia="en-GB"/>
              </w:rPr>
              <w:t>[Score: 1]</w:t>
            </w:r>
          </w:p>
        </w:tc>
        <w:tc>
          <w:tcPr>
            <w:tcW w:w="0" w:type="auto"/>
            <w:hideMark/>
          </w:tcPr>
          <w:p w14:paraId="2C3DDBEA" w14:textId="7B138916" w:rsidR="007B06EC" w:rsidRPr="009F4405" w:rsidDel="00667438" w:rsidRDefault="007B06EC" w:rsidP="00E10193">
            <w:pPr>
              <w:jc w:val="left"/>
              <w:rPr>
                <w:rFonts w:cstheme="minorHAnsi"/>
                <w:szCs w:val="16"/>
                <w:lang w:eastAsia="en-GB"/>
              </w:rPr>
            </w:pPr>
            <w:r w:rsidRPr="009F4405" w:rsidDel="00667438">
              <w:rPr>
                <w:rFonts w:cstheme="minorHAnsi"/>
                <w:b/>
                <w:bCs/>
                <w:szCs w:val="16"/>
                <w:lang w:eastAsia="en-GB"/>
              </w:rPr>
              <w:t>Used by European operators</w:t>
            </w:r>
            <w:r w:rsidRPr="009F4405" w:rsidDel="00667438">
              <w:rPr>
                <w:rFonts w:cstheme="minorHAnsi"/>
                <w:szCs w:val="16"/>
                <w:lang w:eastAsia="en-GB"/>
              </w:rPr>
              <w:t xml:space="preserve"> for space weather alerts (UK &amp; EU coordination but not exclusive reliance) </w:t>
            </w:r>
            <w:r w:rsidRPr="009F4405" w:rsidDel="00667438">
              <w:rPr>
                <w:rFonts w:cstheme="minorHAnsi"/>
                <w:b/>
                <w:bCs/>
                <w:szCs w:val="16"/>
                <w:lang w:eastAsia="en-GB"/>
              </w:rPr>
              <w:t>[Score: 1]</w:t>
            </w:r>
          </w:p>
        </w:tc>
        <w:tc>
          <w:tcPr>
            <w:tcW w:w="0" w:type="auto"/>
            <w:hideMark/>
          </w:tcPr>
          <w:p w14:paraId="5C2A6FBB" w14:textId="6B027540" w:rsidR="007B06EC" w:rsidRPr="009F4405" w:rsidDel="00667438" w:rsidRDefault="007B06EC" w:rsidP="00E10193">
            <w:pPr>
              <w:jc w:val="left"/>
              <w:rPr>
                <w:rFonts w:cstheme="minorHAnsi"/>
                <w:szCs w:val="16"/>
                <w:lang w:eastAsia="en-GB"/>
              </w:rPr>
            </w:pPr>
            <w:r w:rsidRPr="009F4405" w:rsidDel="00667438">
              <w:rPr>
                <w:rFonts w:cstheme="minorHAnsi"/>
                <w:szCs w:val="16"/>
                <w:lang w:eastAsia="en-GB"/>
              </w:rPr>
              <w:t xml:space="preserve">Partial (FMI and NOAA can cover Europe if needed; redundancy exists via global centres) </w:t>
            </w:r>
            <w:r w:rsidRPr="009F4405" w:rsidDel="00667438">
              <w:rPr>
                <w:rFonts w:cstheme="minorHAnsi"/>
                <w:b/>
                <w:bCs/>
                <w:szCs w:val="16"/>
                <w:lang w:eastAsia="en-GB"/>
              </w:rPr>
              <w:t>[Score: 1]</w:t>
            </w:r>
          </w:p>
        </w:tc>
        <w:tc>
          <w:tcPr>
            <w:tcW w:w="0" w:type="auto"/>
            <w:hideMark/>
          </w:tcPr>
          <w:p w14:paraId="630D3CF6" w14:textId="04270567" w:rsidR="007B06EC" w:rsidRPr="009F4405" w:rsidDel="00667438" w:rsidRDefault="007B06EC" w:rsidP="00E10193">
            <w:pPr>
              <w:jc w:val="left"/>
              <w:rPr>
                <w:rFonts w:cstheme="minorHAnsi"/>
                <w:szCs w:val="16"/>
                <w:lang w:eastAsia="en-GB"/>
              </w:rPr>
            </w:pPr>
            <w:r w:rsidRPr="009F4405" w:rsidDel="00667438">
              <w:rPr>
                <w:rFonts w:cstheme="minorHAnsi"/>
                <w:b/>
                <w:bCs/>
                <w:szCs w:val="16"/>
                <w:lang w:eastAsia="en-GB"/>
              </w:rPr>
              <w:t>Yes – international clients</w:t>
            </w:r>
            <w:r w:rsidRPr="009F4405" w:rsidDel="00667438">
              <w:rPr>
                <w:rFonts w:cstheme="minorHAnsi"/>
                <w:szCs w:val="16"/>
                <w:lang w:eastAsia="en-GB"/>
              </w:rPr>
              <w:t xml:space="preserve"> (provides data to EU and global stakeholders) </w:t>
            </w:r>
            <w:r w:rsidRPr="009F4405" w:rsidDel="00667438">
              <w:rPr>
                <w:rFonts w:cstheme="minorHAnsi"/>
                <w:b/>
                <w:bCs/>
                <w:szCs w:val="16"/>
                <w:lang w:eastAsia="en-GB"/>
              </w:rPr>
              <w:t>[Score: 2]</w:t>
            </w:r>
          </w:p>
        </w:tc>
        <w:tc>
          <w:tcPr>
            <w:tcW w:w="0" w:type="auto"/>
            <w:hideMark/>
          </w:tcPr>
          <w:p w14:paraId="0DE89604" w14:textId="298FB7D3" w:rsidR="007B06EC" w:rsidRPr="009F4405" w:rsidDel="00667438" w:rsidRDefault="007B06EC" w:rsidP="00E10193">
            <w:pPr>
              <w:jc w:val="left"/>
              <w:rPr>
                <w:rFonts w:cstheme="minorHAnsi"/>
                <w:szCs w:val="16"/>
                <w:lang w:eastAsia="en-GB"/>
              </w:rPr>
            </w:pPr>
            <w:r w:rsidRPr="009F4405" w:rsidDel="00667438">
              <w:rPr>
                <w:rFonts w:cstheme="minorHAnsi"/>
                <w:szCs w:val="16"/>
                <w:lang w:eastAsia="en-GB"/>
              </w:rPr>
              <w:t xml:space="preserve">Strengthens </w:t>
            </w:r>
            <w:r w:rsidRPr="009F4405" w:rsidDel="00667438">
              <w:rPr>
                <w:rFonts w:cstheme="minorHAnsi"/>
                <w:b/>
                <w:bCs/>
                <w:szCs w:val="16"/>
                <w:lang w:eastAsia="en-GB"/>
              </w:rPr>
              <w:t>European resilience</w:t>
            </w:r>
            <w:r w:rsidRPr="009F4405" w:rsidDel="00667438">
              <w:rPr>
                <w:rFonts w:cstheme="minorHAnsi"/>
                <w:szCs w:val="16"/>
                <w:lang w:eastAsia="en-GB"/>
              </w:rPr>
              <w:t xml:space="preserve"> to solar hazards (contributes forecasts to protect </w:t>
            </w:r>
            <w:r w:rsidRPr="009F4405" w:rsidDel="00667438">
              <w:rPr>
                <w:rFonts w:cstheme="minorHAnsi"/>
                <w:szCs w:val="16"/>
                <w:lang w:eastAsia="en-GB"/>
              </w:rPr>
              <w:lastRenderedPageBreak/>
              <w:t xml:space="preserve">satellites, power grids, etc.) </w:t>
            </w:r>
            <w:r w:rsidRPr="009F4405" w:rsidDel="00667438">
              <w:rPr>
                <w:rFonts w:cstheme="minorHAnsi"/>
                <w:b/>
                <w:bCs/>
                <w:szCs w:val="16"/>
                <w:lang w:eastAsia="en-GB"/>
              </w:rPr>
              <w:t>[Score: 1]</w:t>
            </w:r>
          </w:p>
        </w:tc>
        <w:tc>
          <w:tcPr>
            <w:tcW w:w="0" w:type="auto"/>
            <w:hideMark/>
          </w:tcPr>
          <w:p w14:paraId="2ECFD977" w14:textId="566E1873" w:rsidR="007B06EC" w:rsidRPr="009F4405" w:rsidDel="00667438" w:rsidRDefault="007B06EC" w:rsidP="00E10193">
            <w:pPr>
              <w:jc w:val="left"/>
              <w:rPr>
                <w:rFonts w:cstheme="minorHAnsi"/>
                <w:szCs w:val="16"/>
                <w:lang w:eastAsia="en-GB"/>
              </w:rPr>
            </w:pPr>
            <w:r w:rsidRPr="009F4405" w:rsidDel="00667438">
              <w:rPr>
                <w:rFonts w:cstheme="minorHAnsi"/>
                <w:b/>
                <w:bCs/>
                <w:szCs w:val="16"/>
                <w:lang w:eastAsia="en-GB"/>
              </w:rPr>
              <w:lastRenderedPageBreak/>
              <w:t>6</w:t>
            </w:r>
          </w:p>
        </w:tc>
        <w:tc>
          <w:tcPr>
            <w:tcW w:w="0" w:type="auto"/>
            <w:hideMark/>
          </w:tcPr>
          <w:p w14:paraId="76D6850A" w14:textId="77D4BE04" w:rsidR="007B06EC" w:rsidRPr="009F4405" w:rsidDel="00667438" w:rsidRDefault="007B06EC" w:rsidP="00E10193">
            <w:pPr>
              <w:jc w:val="left"/>
              <w:rPr>
                <w:rFonts w:cstheme="minorHAnsi"/>
                <w:szCs w:val="16"/>
                <w:lang w:eastAsia="en-GB"/>
              </w:rPr>
            </w:pPr>
            <w:r w:rsidRPr="009F4405" w:rsidDel="00667438">
              <w:rPr>
                <w:rFonts w:cstheme="minorHAnsi"/>
                <w:b/>
                <w:bCs/>
                <w:szCs w:val="16"/>
                <w:lang w:eastAsia="en-GB"/>
              </w:rPr>
              <w:t>Level 2</w:t>
            </w:r>
          </w:p>
        </w:tc>
      </w:tr>
      <w:tr w:rsidR="007B06EC" w:rsidRPr="009F4405" w:rsidDel="00667438" w14:paraId="5FFD31BC" w14:textId="14149B4E" w:rsidTr="001C71E1">
        <w:trPr>
          <w:trHeight w:val="20"/>
        </w:trPr>
        <w:tc>
          <w:tcPr>
            <w:tcW w:w="0" w:type="auto"/>
            <w:hideMark/>
          </w:tcPr>
          <w:p w14:paraId="00C4E9AA" w14:textId="2DFEEB97" w:rsidR="007B06EC" w:rsidRPr="009F4405" w:rsidDel="00667438" w:rsidRDefault="007B06EC" w:rsidP="00E10193">
            <w:pPr>
              <w:jc w:val="left"/>
              <w:rPr>
                <w:rFonts w:cstheme="minorHAnsi"/>
                <w:b/>
                <w:bCs/>
                <w:szCs w:val="16"/>
                <w:lang w:eastAsia="en-GB"/>
              </w:rPr>
            </w:pPr>
            <w:r w:rsidRPr="009F4405" w:rsidDel="00667438">
              <w:rPr>
                <w:rFonts w:cstheme="minorHAnsi"/>
                <w:b/>
                <w:bCs/>
                <w:szCs w:val="16"/>
                <w:lang w:eastAsia="en-GB"/>
              </w:rPr>
              <w:t>SSA &amp; Space Weather</w:t>
            </w:r>
          </w:p>
        </w:tc>
        <w:tc>
          <w:tcPr>
            <w:tcW w:w="0" w:type="auto"/>
            <w:hideMark/>
          </w:tcPr>
          <w:p w14:paraId="1D44D276" w14:textId="1A609247" w:rsidR="007B06EC" w:rsidRPr="009F4405" w:rsidDel="00667438" w:rsidRDefault="007B06EC" w:rsidP="00E10193">
            <w:pPr>
              <w:jc w:val="left"/>
              <w:rPr>
                <w:rFonts w:cstheme="minorHAnsi"/>
                <w:szCs w:val="16"/>
                <w:lang w:eastAsia="en-GB"/>
              </w:rPr>
            </w:pPr>
            <w:r w:rsidRPr="009F4405" w:rsidDel="00667438">
              <w:rPr>
                <w:rFonts w:cstheme="minorHAnsi"/>
                <w:b/>
                <w:bCs/>
                <w:szCs w:val="16"/>
                <w:lang w:eastAsia="en-GB"/>
              </w:rPr>
              <w:t>Swedish Space Weather Center</w:t>
            </w:r>
            <w:r w:rsidRPr="009F4405" w:rsidDel="00667438">
              <w:rPr>
                <w:rFonts w:cstheme="minorHAnsi"/>
                <w:szCs w:val="16"/>
                <w:lang w:eastAsia="en-GB"/>
              </w:rPr>
              <w:t xml:space="preserve"> (IRF, Sweden)</w:t>
            </w:r>
          </w:p>
        </w:tc>
        <w:tc>
          <w:tcPr>
            <w:tcW w:w="0" w:type="auto"/>
            <w:hideMark/>
          </w:tcPr>
          <w:p w14:paraId="744AB914" w14:textId="2B462E64" w:rsidR="007B06EC" w:rsidRPr="009F4405" w:rsidDel="00667438" w:rsidRDefault="007B06EC" w:rsidP="00E10193">
            <w:pPr>
              <w:jc w:val="left"/>
              <w:rPr>
                <w:rFonts w:cstheme="minorHAnsi"/>
                <w:szCs w:val="16"/>
                <w:lang w:eastAsia="en-GB"/>
              </w:rPr>
            </w:pPr>
            <w:r w:rsidRPr="009F4405" w:rsidDel="00667438">
              <w:rPr>
                <w:rFonts w:cstheme="minorHAnsi"/>
                <w:b/>
                <w:bCs/>
                <w:szCs w:val="16"/>
                <w:lang w:eastAsia="en-GB"/>
              </w:rPr>
              <w:t>Regional warning center</w:t>
            </w:r>
            <w:r w:rsidRPr="009F4405" w:rsidDel="00667438">
              <w:rPr>
                <w:rFonts w:cstheme="minorHAnsi"/>
                <w:szCs w:val="16"/>
                <w:lang w:eastAsia="en-GB"/>
              </w:rPr>
              <w:t xml:space="preserve"> (monitors solar &amp; magnetospheric activity; European node) </w:t>
            </w:r>
            <w:r w:rsidRPr="009F4405" w:rsidDel="00667438">
              <w:rPr>
                <w:rFonts w:cstheme="minorHAnsi"/>
                <w:b/>
                <w:bCs/>
                <w:szCs w:val="16"/>
                <w:lang w:eastAsia="en-GB"/>
              </w:rPr>
              <w:t>[Score: 1]</w:t>
            </w:r>
          </w:p>
        </w:tc>
        <w:tc>
          <w:tcPr>
            <w:tcW w:w="0" w:type="auto"/>
            <w:hideMark/>
          </w:tcPr>
          <w:p w14:paraId="71AB3327" w14:textId="13B6F274" w:rsidR="007B06EC" w:rsidRPr="009F4405" w:rsidDel="00667438" w:rsidRDefault="007B06EC" w:rsidP="00E10193">
            <w:pPr>
              <w:jc w:val="left"/>
              <w:rPr>
                <w:rFonts w:cstheme="minorHAnsi"/>
                <w:szCs w:val="16"/>
                <w:lang w:eastAsia="en-GB"/>
              </w:rPr>
            </w:pPr>
            <w:r w:rsidRPr="009F4405" w:rsidDel="00667438">
              <w:rPr>
                <w:rFonts w:cstheme="minorHAnsi"/>
                <w:b/>
                <w:bCs/>
                <w:szCs w:val="16"/>
                <w:lang w:eastAsia="en-GB"/>
              </w:rPr>
              <w:t>Part of ESA’s space weather network</w:t>
            </w:r>
            <w:r w:rsidRPr="009F4405" w:rsidDel="00667438">
              <w:rPr>
                <w:rFonts w:cstheme="minorHAnsi"/>
                <w:szCs w:val="16"/>
                <w:lang w:eastAsia="en-GB"/>
              </w:rPr>
              <w:t xml:space="preserve"> (contributes to EU warnings; others can substitute) </w:t>
            </w:r>
            <w:r w:rsidRPr="009F4405" w:rsidDel="00667438">
              <w:rPr>
                <w:rFonts w:cstheme="minorHAnsi"/>
                <w:b/>
                <w:bCs/>
                <w:szCs w:val="16"/>
                <w:lang w:eastAsia="en-GB"/>
              </w:rPr>
              <w:t>[Score: 1]</w:t>
            </w:r>
          </w:p>
        </w:tc>
        <w:tc>
          <w:tcPr>
            <w:tcW w:w="0" w:type="auto"/>
            <w:hideMark/>
          </w:tcPr>
          <w:p w14:paraId="4FD66391" w14:textId="0040DDDE" w:rsidR="007B06EC" w:rsidRPr="009F4405" w:rsidDel="00667438" w:rsidRDefault="007B06EC" w:rsidP="00E10193">
            <w:pPr>
              <w:jc w:val="left"/>
              <w:rPr>
                <w:rFonts w:cstheme="minorHAnsi"/>
                <w:szCs w:val="16"/>
                <w:lang w:eastAsia="en-GB"/>
              </w:rPr>
            </w:pPr>
            <w:r w:rsidRPr="009F4405" w:rsidDel="00667438">
              <w:rPr>
                <w:rFonts w:cstheme="minorHAnsi"/>
                <w:szCs w:val="16"/>
                <w:lang w:eastAsia="en-GB"/>
              </w:rPr>
              <w:t xml:space="preserve">Medium (several regional centers share responsibilities; some overlap in coverage) </w:t>
            </w:r>
            <w:r w:rsidRPr="009F4405" w:rsidDel="00667438">
              <w:rPr>
                <w:rFonts w:cstheme="minorHAnsi"/>
                <w:b/>
                <w:bCs/>
                <w:szCs w:val="16"/>
                <w:lang w:eastAsia="en-GB"/>
              </w:rPr>
              <w:t>[Score: 1]</w:t>
            </w:r>
          </w:p>
        </w:tc>
        <w:tc>
          <w:tcPr>
            <w:tcW w:w="0" w:type="auto"/>
            <w:hideMark/>
          </w:tcPr>
          <w:p w14:paraId="6EB68A04" w14:textId="55815A96" w:rsidR="007B06EC" w:rsidRPr="009F4405" w:rsidDel="00667438" w:rsidRDefault="007B06EC" w:rsidP="00E10193">
            <w:pPr>
              <w:jc w:val="left"/>
              <w:rPr>
                <w:rFonts w:cstheme="minorHAnsi"/>
                <w:szCs w:val="16"/>
                <w:lang w:eastAsia="en-GB"/>
              </w:rPr>
            </w:pPr>
            <w:r w:rsidRPr="009F4405" w:rsidDel="00667438">
              <w:rPr>
                <w:rFonts w:cstheme="minorHAnsi"/>
                <w:b/>
                <w:bCs/>
                <w:szCs w:val="16"/>
                <w:lang w:eastAsia="en-GB"/>
              </w:rPr>
              <w:t>Yes – data sharing</w:t>
            </w:r>
            <w:r w:rsidRPr="009F4405" w:rsidDel="00667438">
              <w:rPr>
                <w:rFonts w:cstheme="minorHAnsi"/>
                <w:szCs w:val="16"/>
                <w:lang w:eastAsia="en-GB"/>
              </w:rPr>
              <w:t xml:space="preserve"> (ISES &amp; ESA networks connect multiple countries) </w:t>
            </w:r>
            <w:r w:rsidRPr="009F4405" w:rsidDel="00667438">
              <w:rPr>
                <w:rFonts w:cstheme="minorHAnsi"/>
                <w:b/>
                <w:bCs/>
                <w:szCs w:val="16"/>
                <w:lang w:eastAsia="en-GB"/>
              </w:rPr>
              <w:t>[Score: 2]</w:t>
            </w:r>
          </w:p>
        </w:tc>
        <w:tc>
          <w:tcPr>
            <w:tcW w:w="0" w:type="auto"/>
            <w:hideMark/>
          </w:tcPr>
          <w:p w14:paraId="6BD99B36" w14:textId="268AF163" w:rsidR="007B06EC" w:rsidRPr="009F4405" w:rsidDel="00667438" w:rsidRDefault="007B06EC" w:rsidP="00E10193">
            <w:pPr>
              <w:jc w:val="left"/>
              <w:rPr>
                <w:rFonts w:cstheme="minorHAnsi"/>
                <w:szCs w:val="16"/>
                <w:lang w:eastAsia="en-GB"/>
              </w:rPr>
            </w:pPr>
            <w:r w:rsidRPr="009F4405" w:rsidDel="00667438">
              <w:rPr>
                <w:rFonts w:cstheme="minorHAnsi"/>
                <w:szCs w:val="16"/>
                <w:lang w:eastAsia="en-GB"/>
              </w:rPr>
              <w:t xml:space="preserve">Contributes to </w:t>
            </w:r>
            <w:r w:rsidRPr="009F4405" w:rsidDel="00667438">
              <w:rPr>
                <w:rFonts w:cstheme="minorHAnsi"/>
                <w:b/>
                <w:bCs/>
                <w:szCs w:val="16"/>
                <w:lang w:eastAsia="en-GB"/>
              </w:rPr>
              <w:t>distributed resilience</w:t>
            </w:r>
            <w:r w:rsidRPr="009F4405" w:rsidDel="00667438">
              <w:rPr>
                <w:rFonts w:cstheme="minorHAnsi"/>
                <w:szCs w:val="16"/>
                <w:lang w:eastAsia="en-GB"/>
              </w:rPr>
              <w:t xml:space="preserve"> (ensures Europe has multiple info sources on space weather; moderate strategic value) </w:t>
            </w:r>
            <w:r w:rsidRPr="009F4405" w:rsidDel="00667438">
              <w:rPr>
                <w:rFonts w:cstheme="minorHAnsi"/>
                <w:b/>
                <w:bCs/>
                <w:szCs w:val="16"/>
                <w:lang w:eastAsia="en-GB"/>
              </w:rPr>
              <w:t>[Score: 1]</w:t>
            </w:r>
          </w:p>
        </w:tc>
        <w:tc>
          <w:tcPr>
            <w:tcW w:w="0" w:type="auto"/>
            <w:hideMark/>
          </w:tcPr>
          <w:p w14:paraId="162445DB" w14:textId="34417324" w:rsidR="007B06EC" w:rsidRPr="009F4405" w:rsidDel="00667438" w:rsidRDefault="007B06EC" w:rsidP="00E10193">
            <w:pPr>
              <w:jc w:val="left"/>
              <w:rPr>
                <w:rFonts w:cstheme="minorHAnsi"/>
                <w:szCs w:val="16"/>
                <w:lang w:eastAsia="en-GB"/>
              </w:rPr>
            </w:pPr>
            <w:r w:rsidRPr="009F4405" w:rsidDel="00667438">
              <w:rPr>
                <w:rFonts w:cstheme="minorHAnsi"/>
                <w:b/>
                <w:bCs/>
                <w:szCs w:val="16"/>
                <w:lang w:eastAsia="en-GB"/>
              </w:rPr>
              <w:t>6</w:t>
            </w:r>
          </w:p>
        </w:tc>
        <w:tc>
          <w:tcPr>
            <w:tcW w:w="0" w:type="auto"/>
            <w:hideMark/>
          </w:tcPr>
          <w:p w14:paraId="089890F1" w14:textId="4B158824" w:rsidR="007B06EC" w:rsidRPr="009F4405" w:rsidDel="00667438" w:rsidRDefault="007B06EC" w:rsidP="00E10193">
            <w:pPr>
              <w:jc w:val="left"/>
              <w:rPr>
                <w:rFonts w:cstheme="minorHAnsi"/>
                <w:szCs w:val="16"/>
                <w:lang w:eastAsia="en-GB"/>
              </w:rPr>
            </w:pPr>
            <w:r w:rsidRPr="009F4405" w:rsidDel="00667438">
              <w:rPr>
                <w:rFonts w:cstheme="minorHAnsi"/>
                <w:b/>
                <w:bCs/>
                <w:szCs w:val="16"/>
                <w:lang w:eastAsia="en-GB"/>
              </w:rPr>
              <w:t>Level 2</w:t>
            </w:r>
          </w:p>
        </w:tc>
      </w:tr>
      <w:tr w:rsidR="007B06EC" w:rsidRPr="009F4405" w:rsidDel="00667438" w14:paraId="3AA5336A" w14:textId="6A463BC7" w:rsidTr="001C71E1">
        <w:trPr>
          <w:trHeight w:val="20"/>
        </w:trPr>
        <w:tc>
          <w:tcPr>
            <w:tcW w:w="0" w:type="auto"/>
            <w:hideMark/>
          </w:tcPr>
          <w:p w14:paraId="4768B0C7" w14:textId="35E8EC23" w:rsidR="007B06EC" w:rsidRPr="009F4405" w:rsidDel="00667438" w:rsidRDefault="007B06EC" w:rsidP="00E10193">
            <w:pPr>
              <w:jc w:val="left"/>
              <w:rPr>
                <w:rFonts w:cstheme="minorHAnsi"/>
                <w:b/>
                <w:bCs/>
                <w:szCs w:val="16"/>
                <w:lang w:eastAsia="en-GB"/>
              </w:rPr>
            </w:pPr>
            <w:r w:rsidRPr="009F4405" w:rsidDel="00667438">
              <w:rPr>
                <w:rFonts w:cstheme="minorHAnsi"/>
                <w:b/>
                <w:bCs/>
                <w:szCs w:val="16"/>
                <w:lang w:eastAsia="en-GB"/>
              </w:rPr>
              <w:t>SSA &amp; Space Weather</w:t>
            </w:r>
          </w:p>
        </w:tc>
        <w:tc>
          <w:tcPr>
            <w:tcW w:w="0" w:type="auto"/>
            <w:hideMark/>
          </w:tcPr>
          <w:p w14:paraId="16529F95" w14:textId="5A08BABD" w:rsidR="007B06EC" w:rsidRPr="00111704" w:rsidDel="00667438" w:rsidRDefault="007B06EC" w:rsidP="00E10193">
            <w:pPr>
              <w:jc w:val="left"/>
              <w:rPr>
                <w:rFonts w:cstheme="minorHAnsi"/>
                <w:szCs w:val="16"/>
                <w:lang w:val="fr-BE" w:eastAsia="en-GB"/>
              </w:rPr>
            </w:pPr>
            <w:r w:rsidRPr="00111704" w:rsidDel="00667438">
              <w:rPr>
                <w:rFonts w:cstheme="minorHAnsi"/>
                <w:b/>
                <w:szCs w:val="16"/>
                <w:lang w:val="fr-BE" w:eastAsia="en-GB"/>
              </w:rPr>
              <w:t>EU SST Conjunction Analysis Service</w:t>
            </w:r>
            <w:r w:rsidRPr="00111704" w:rsidDel="00667438">
              <w:rPr>
                <w:rFonts w:cstheme="minorHAnsi"/>
                <w:szCs w:val="16"/>
                <w:lang w:val="fr-BE" w:eastAsia="en-GB"/>
              </w:rPr>
              <w:t xml:space="preserve"> (EU/EUSPA)</w:t>
            </w:r>
          </w:p>
        </w:tc>
        <w:tc>
          <w:tcPr>
            <w:tcW w:w="0" w:type="auto"/>
            <w:hideMark/>
          </w:tcPr>
          <w:p w14:paraId="7AC0D012" w14:textId="73CD215E" w:rsidR="007B06EC" w:rsidRPr="009F4405" w:rsidDel="00667438" w:rsidRDefault="007B06EC" w:rsidP="00E10193">
            <w:pPr>
              <w:jc w:val="left"/>
              <w:rPr>
                <w:rFonts w:cstheme="minorHAnsi"/>
                <w:szCs w:val="16"/>
                <w:lang w:eastAsia="en-GB"/>
              </w:rPr>
            </w:pPr>
            <w:r w:rsidRPr="009F4405" w:rsidDel="00667438">
              <w:rPr>
                <w:rFonts w:cstheme="minorHAnsi"/>
                <w:b/>
                <w:bCs/>
                <w:szCs w:val="16"/>
                <w:lang w:eastAsia="en-GB"/>
              </w:rPr>
              <w:t>EU collision-warning system</w:t>
            </w:r>
            <w:r w:rsidRPr="009F4405" w:rsidDel="00667438">
              <w:rPr>
                <w:rFonts w:cstheme="minorHAnsi"/>
                <w:szCs w:val="16"/>
                <w:lang w:eastAsia="en-GB"/>
              </w:rPr>
              <w:t xml:space="preserve"> (federated data from many sensors) </w:t>
            </w:r>
            <w:r w:rsidRPr="009F4405" w:rsidDel="00667438">
              <w:rPr>
                <w:rFonts w:cstheme="minorHAnsi"/>
                <w:b/>
                <w:bCs/>
                <w:szCs w:val="16"/>
                <w:lang w:eastAsia="en-GB"/>
              </w:rPr>
              <w:t>[Score: 2]</w:t>
            </w:r>
          </w:p>
        </w:tc>
        <w:tc>
          <w:tcPr>
            <w:tcW w:w="0" w:type="auto"/>
            <w:hideMark/>
          </w:tcPr>
          <w:p w14:paraId="51FB448A" w14:textId="6BDBA678" w:rsidR="007B06EC" w:rsidRPr="009F4405" w:rsidDel="00667438" w:rsidRDefault="007B06EC" w:rsidP="00E10193">
            <w:pPr>
              <w:jc w:val="left"/>
              <w:rPr>
                <w:rFonts w:cstheme="minorHAnsi"/>
                <w:szCs w:val="16"/>
                <w:lang w:eastAsia="en-GB"/>
              </w:rPr>
            </w:pPr>
            <w:r w:rsidRPr="009F4405" w:rsidDel="00667438">
              <w:rPr>
                <w:rFonts w:cstheme="minorHAnsi"/>
                <w:b/>
                <w:bCs/>
                <w:szCs w:val="16"/>
                <w:lang w:eastAsia="en-GB"/>
              </w:rPr>
              <w:t>All EU satellites</w:t>
            </w:r>
            <w:r w:rsidRPr="009F4405" w:rsidDel="00667438">
              <w:rPr>
                <w:rFonts w:cstheme="minorHAnsi"/>
                <w:szCs w:val="16"/>
                <w:lang w:eastAsia="en-GB"/>
              </w:rPr>
              <w:t xml:space="preserve"> benefit from these alerts (Galileo, Copernicus, etc. rely on timely warnings) </w:t>
            </w:r>
            <w:r w:rsidRPr="009F4405" w:rsidDel="00667438">
              <w:rPr>
                <w:rFonts w:cstheme="minorHAnsi"/>
                <w:b/>
                <w:bCs/>
                <w:szCs w:val="16"/>
                <w:lang w:eastAsia="en-GB"/>
              </w:rPr>
              <w:t>[Score: 2]</w:t>
            </w:r>
          </w:p>
        </w:tc>
        <w:tc>
          <w:tcPr>
            <w:tcW w:w="0" w:type="auto"/>
            <w:hideMark/>
          </w:tcPr>
          <w:p w14:paraId="2F8141AB" w14:textId="12DF0E34" w:rsidR="007B06EC" w:rsidRPr="009F4405" w:rsidDel="00667438" w:rsidRDefault="007B06EC" w:rsidP="00E10193">
            <w:pPr>
              <w:jc w:val="left"/>
              <w:rPr>
                <w:rFonts w:cstheme="minorHAnsi"/>
                <w:szCs w:val="16"/>
                <w:lang w:eastAsia="en-GB"/>
              </w:rPr>
            </w:pPr>
            <w:r w:rsidRPr="009F4405" w:rsidDel="00667438">
              <w:rPr>
                <w:rFonts w:cstheme="minorHAnsi"/>
                <w:szCs w:val="16"/>
                <w:lang w:eastAsia="en-GB"/>
              </w:rPr>
              <w:t xml:space="preserve">Partial (could lean on US/JSPOC data if needed but at cost &amp; sovereignty loss) </w:t>
            </w:r>
            <w:r w:rsidRPr="009F4405" w:rsidDel="00667438">
              <w:rPr>
                <w:rFonts w:cstheme="minorHAnsi"/>
                <w:b/>
                <w:bCs/>
                <w:szCs w:val="16"/>
                <w:lang w:eastAsia="en-GB"/>
              </w:rPr>
              <w:t>[Score: 1]</w:t>
            </w:r>
          </w:p>
        </w:tc>
        <w:tc>
          <w:tcPr>
            <w:tcW w:w="0" w:type="auto"/>
            <w:hideMark/>
          </w:tcPr>
          <w:p w14:paraId="0CC1074E" w14:textId="01D8A365" w:rsidR="007B06EC" w:rsidRPr="009F4405" w:rsidDel="00667438" w:rsidRDefault="007B06EC" w:rsidP="00E10193">
            <w:pPr>
              <w:jc w:val="left"/>
              <w:rPr>
                <w:rFonts w:cstheme="minorHAnsi"/>
                <w:szCs w:val="16"/>
                <w:lang w:eastAsia="en-GB"/>
              </w:rPr>
            </w:pPr>
            <w:r w:rsidRPr="009F4405" w:rsidDel="00667438">
              <w:rPr>
                <w:rFonts w:cstheme="minorHAnsi"/>
                <w:b/>
                <w:bCs/>
                <w:szCs w:val="16"/>
                <w:lang w:eastAsia="en-GB"/>
              </w:rPr>
              <w:t>Yes – multi-actor</w:t>
            </w:r>
            <w:r w:rsidRPr="009F4405" w:rsidDel="00667438">
              <w:rPr>
                <w:rFonts w:cstheme="minorHAnsi"/>
                <w:szCs w:val="16"/>
                <w:lang w:eastAsia="en-GB"/>
              </w:rPr>
              <w:t xml:space="preserve"> (15 EU countries share sensors; outputs serve many satellite operators) </w:t>
            </w:r>
            <w:r w:rsidRPr="009F4405" w:rsidDel="00667438">
              <w:rPr>
                <w:rFonts w:cstheme="minorHAnsi"/>
                <w:b/>
                <w:bCs/>
                <w:szCs w:val="16"/>
                <w:lang w:eastAsia="en-GB"/>
              </w:rPr>
              <w:t>[Score: 2]</w:t>
            </w:r>
          </w:p>
        </w:tc>
        <w:tc>
          <w:tcPr>
            <w:tcW w:w="0" w:type="auto"/>
            <w:hideMark/>
          </w:tcPr>
          <w:p w14:paraId="6441E811" w14:textId="412805F1" w:rsidR="007B06EC" w:rsidRPr="009F4405" w:rsidDel="00667438" w:rsidRDefault="007B06EC" w:rsidP="00E10193">
            <w:pPr>
              <w:jc w:val="left"/>
              <w:rPr>
                <w:rFonts w:cstheme="minorHAnsi"/>
                <w:szCs w:val="16"/>
                <w:lang w:eastAsia="en-GB"/>
              </w:rPr>
            </w:pPr>
            <w:r w:rsidRPr="009F4405" w:rsidDel="00667438">
              <w:rPr>
                <w:rFonts w:cstheme="minorHAnsi"/>
                <w:b/>
                <w:bCs/>
                <w:szCs w:val="16"/>
                <w:lang w:eastAsia="en-GB"/>
              </w:rPr>
              <w:t>Strengthens EU autonomy &amp; security</w:t>
            </w:r>
            <w:r w:rsidRPr="009F4405" w:rsidDel="00667438">
              <w:rPr>
                <w:rFonts w:cstheme="minorHAnsi"/>
                <w:szCs w:val="16"/>
                <w:lang w:eastAsia="en-GB"/>
              </w:rPr>
              <w:t xml:space="preserve"> in space traffic management (own collision avoidance system; high strategic significance) </w:t>
            </w:r>
            <w:r w:rsidRPr="009F4405" w:rsidDel="00667438">
              <w:rPr>
                <w:rFonts w:cstheme="minorHAnsi"/>
                <w:b/>
                <w:bCs/>
                <w:szCs w:val="16"/>
                <w:lang w:eastAsia="en-GB"/>
              </w:rPr>
              <w:t>[Score: 2]</w:t>
            </w:r>
          </w:p>
        </w:tc>
        <w:tc>
          <w:tcPr>
            <w:tcW w:w="0" w:type="auto"/>
            <w:hideMark/>
          </w:tcPr>
          <w:p w14:paraId="4F70BEE0" w14:textId="2CFA950A" w:rsidR="007B06EC" w:rsidRPr="009F4405" w:rsidDel="00667438" w:rsidRDefault="007B06EC" w:rsidP="00E10193">
            <w:pPr>
              <w:jc w:val="left"/>
              <w:rPr>
                <w:rFonts w:cstheme="minorHAnsi"/>
                <w:szCs w:val="16"/>
                <w:lang w:eastAsia="en-GB"/>
              </w:rPr>
            </w:pPr>
            <w:r w:rsidRPr="009F4405" w:rsidDel="00667438">
              <w:rPr>
                <w:rFonts w:cstheme="minorHAnsi"/>
                <w:b/>
                <w:bCs/>
                <w:szCs w:val="16"/>
                <w:lang w:eastAsia="en-GB"/>
              </w:rPr>
              <w:t>9</w:t>
            </w:r>
          </w:p>
        </w:tc>
        <w:tc>
          <w:tcPr>
            <w:tcW w:w="0" w:type="auto"/>
            <w:hideMark/>
          </w:tcPr>
          <w:p w14:paraId="33576407" w14:textId="0AF814E5" w:rsidR="007B06EC" w:rsidRPr="009F4405" w:rsidDel="00667438" w:rsidRDefault="007B06EC" w:rsidP="00E10193">
            <w:pPr>
              <w:jc w:val="left"/>
              <w:rPr>
                <w:rFonts w:cstheme="minorHAnsi"/>
                <w:szCs w:val="16"/>
                <w:lang w:eastAsia="en-GB"/>
              </w:rPr>
            </w:pPr>
            <w:r w:rsidRPr="009F4405" w:rsidDel="00667438">
              <w:rPr>
                <w:rFonts w:cstheme="minorHAnsi"/>
                <w:b/>
                <w:bCs/>
                <w:szCs w:val="16"/>
                <w:lang w:eastAsia="en-GB"/>
              </w:rPr>
              <w:t>Level 1</w:t>
            </w:r>
          </w:p>
        </w:tc>
      </w:tr>
    </w:tbl>
    <w:p w14:paraId="103BF97B" w14:textId="55ACB0F2" w:rsidR="001955F6" w:rsidRPr="009F4405" w:rsidRDefault="001955F6" w:rsidP="005719EB">
      <w:pPr>
        <w:rPr>
          <w:lang w:eastAsia="en-GB"/>
        </w:rPr>
      </w:pPr>
    </w:p>
    <w:p w14:paraId="5D0D1060" w14:textId="77777777" w:rsidR="001955F6" w:rsidRPr="009F4405" w:rsidRDefault="001955F6">
      <w:pPr>
        <w:spacing w:after="80"/>
        <w:jc w:val="left"/>
        <w:rPr>
          <w:lang w:eastAsia="en-GB"/>
        </w:rPr>
      </w:pPr>
      <w:r w:rsidRPr="009F4405">
        <w:rPr>
          <w:lang w:eastAsia="en-GB"/>
        </w:rPr>
        <w:br w:type="page"/>
      </w:r>
    </w:p>
    <w:p w14:paraId="2EFDB244" w14:textId="415D073B" w:rsidR="008C4C53" w:rsidRPr="009F4405" w:rsidRDefault="001955F6" w:rsidP="001955F6">
      <w:pPr>
        <w:pStyle w:val="Heading2"/>
        <w:numPr>
          <w:ilvl w:val="0"/>
          <w:numId w:val="0"/>
        </w:numPr>
        <w:ind w:left="724"/>
        <w:rPr>
          <w:lang w:eastAsia="en-GB"/>
        </w:rPr>
      </w:pPr>
      <w:bookmarkStart w:id="211" w:name="_Toc239018302"/>
      <w:r w:rsidRPr="009F4405">
        <w:rPr>
          <w:lang w:eastAsia="en-GB"/>
        </w:rPr>
        <w:lastRenderedPageBreak/>
        <w:t>Annex 5</w:t>
      </w:r>
      <w:r w:rsidR="00BE11BF" w:rsidRPr="009F4405">
        <w:rPr>
          <w:lang w:eastAsia="en-GB"/>
        </w:rPr>
        <w:t xml:space="preserve"> </w:t>
      </w:r>
      <w:r w:rsidR="00030114" w:rsidRPr="009F4405">
        <w:rPr>
          <w:lang w:eastAsia="en-GB"/>
        </w:rPr>
        <w:t>–</w:t>
      </w:r>
      <w:r w:rsidR="00BE11BF" w:rsidRPr="009F4405">
        <w:rPr>
          <w:lang w:eastAsia="en-GB"/>
        </w:rPr>
        <w:t xml:space="preserve"> </w:t>
      </w:r>
      <w:r w:rsidR="00030114" w:rsidRPr="009F4405">
        <w:rPr>
          <w:lang w:eastAsia="en-GB"/>
        </w:rPr>
        <w:t xml:space="preserve">Main </w:t>
      </w:r>
      <w:r w:rsidR="00522392" w:rsidRPr="009F4405">
        <w:rPr>
          <w:lang w:eastAsia="en-GB"/>
        </w:rPr>
        <w:t xml:space="preserve">risks of </w:t>
      </w:r>
      <w:r w:rsidR="00CF3CA2" w:rsidRPr="009F4405">
        <w:rPr>
          <w:lang w:eastAsia="en-GB"/>
        </w:rPr>
        <w:t xml:space="preserve">EU/ESA </w:t>
      </w:r>
      <w:r w:rsidR="00030114" w:rsidRPr="009F4405">
        <w:rPr>
          <w:lang w:eastAsia="en-GB"/>
        </w:rPr>
        <w:t>spaceports</w:t>
      </w:r>
      <w:bookmarkEnd w:id="211"/>
      <w:r w:rsidR="00030114" w:rsidRPr="009F4405">
        <w:rPr>
          <w:lang w:eastAsia="en-GB"/>
        </w:rPr>
        <w:t xml:space="preserve"> </w:t>
      </w:r>
    </w:p>
    <w:p w14:paraId="0F87450A" w14:textId="77777777" w:rsidR="003E4A9E" w:rsidRPr="009F4405" w:rsidRDefault="003E4A9E" w:rsidP="003E4A9E">
      <w:pPr>
        <w:spacing w:line="264" w:lineRule="auto"/>
      </w:pPr>
      <w:r w:rsidRPr="009F4405">
        <w:rPr>
          <w:b/>
          <w:bCs/>
        </w:rPr>
        <w:t xml:space="preserve">What this annex contains. </w:t>
      </w:r>
      <w:r w:rsidRPr="009F4405">
        <w:t>This annex presents the full site-level supply-chain risk assessment carried out on the four primary European spaceports supporting access to space — the Guiana Space Centre (CSG), Esrange, SaxaVord and Andøya. The assessment applies the risk categorisation framework of Appendix C of the U.S. Department of Defense’s Supply Chain Risk Management Framework: Project Report — Phase 1, whose twelve categories (from foreign ownership, control or influence to workforce and infrastructure) were developed through a multi-stakeholder consensus process encompassing the DoD, U.S. space acquisition agencies, Five Eyes partners, academia and industry. The framework table is reproduced first for reference; each site is then assessed category by category, with a written rationale and a low / medium / high rating. The categories may be merged or expanded as ground-infrastructure risks are identified during review.</w:t>
      </w:r>
    </w:p>
    <w:p w14:paraId="53705903" w14:textId="77777777" w:rsidR="003E4A9E" w:rsidRPr="009F4405" w:rsidRDefault="003E4A9E" w:rsidP="003E4A9E">
      <w:pPr>
        <w:spacing w:line="264" w:lineRule="auto"/>
      </w:pPr>
      <w:r w:rsidRPr="009F4405">
        <w:rPr>
          <w:b/>
          <w:bCs/>
        </w:rPr>
        <w:t xml:space="preserve">Why it sits in the annex. </w:t>
      </w:r>
      <w:r w:rsidRPr="009F4405">
        <w:t>The assessment operates at a different level of granularity from the main chapter: it is a site-by-site evidence base, whereas the chapter is deliberately synthetic and prioritised at European level. Its findings are already absorbed into the diagnostic — FOCI and non-EU exposures feed the strategic-autonomy lens (§3.3.9.4); manufacturing-and-supply and product-quality findings feed Bucket C; transportation-and-distribution findings feed Bucket D; political, regulatory and compliance findings feed Bucket E; economic and financial findings feed Bucket F; workforce findings feed Bucket G; and technology, cyber-security, environmental and infrastructure findings feed Buckets B and H. Retaining the full matrix here preserves the traceability of each bucket item back to site-level evidence, and gives the reader the per-site risk profile in one place, without duplicating the prioritised analysis in the main body.</w:t>
      </w:r>
    </w:p>
    <w:p w14:paraId="1813B3C4" w14:textId="77777777" w:rsidR="003E4A9E" w:rsidRPr="009F4405" w:rsidRDefault="003E4A9E" w:rsidP="003E4A9E">
      <w:pPr>
        <w:spacing w:line="264" w:lineRule="auto"/>
      </w:pPr>
      <w:r w:rsidRPr="009F4405">
        <w:rPr>
          <w:i/>
          <w:iCs/>
        </w:rPr>
        <w:t>Reading note: ratings reflect information available at the time of drafting (July 2026) and are working assessments to be consolidated with operator and agency feedback.</w:t>
      </w:r>
    </w:p>
    <w:p w14:paraId="0747AA65" w14:textId="77777777" w:rsidR="00F906B1" w:rsidRPr="009F4405" w:rsidRDefault="00F906B1" w:rsidP="00F906B1">
      <w:pPr>
        <w:rPr>
          <w:rFonts w:eastAsia="EYInterstate Light" w:cs="EYInterstate Light"/>
        </w:rPr>
      </w:pPr>
      <w:r w:rsidRPr="009F4405">
        <w:rPr>
          <w:rFonts w:eastAsia="EYInterstate Light" w:cs="EYInterstate Light"/>
        </w:rPr>
        <w:t>This study's conceptual phase employs the risk categorisation framework outlined in Appendix C of the U.S. Department of Defence’s Supply Chain Risk Management Framework: Project Report—Phase 1; we reproduce the table below for reference. These categories reflect a multi-stakeholder consensus process encompassing the DoD, U.S. space acquisition agencies, Five Eyes partners, academic institutions, and industry participants. Though subject to consolidation or expansion as ground infrastructure risks emerge during review, they constitute a robust analytical baseline. Methodologically, the study starts with a high-level assessment of the primary facilities, which are line to support European access to space activities (GSC, Esrange, Andøya, and SaxaVord) to establish baseline risk profiles. The risk profiles have been analysed and rated on a scale of low, medium and high.</w:t>
      </w:r>
    </w:p>
    <w:p w14:paraId="63609ED5" w14:textId="77777777" w:rsidR="00F906B1" w:rsidRPr="009F4405" w:rsidRDefault="00F906B1" w:rsidP="00F906B1">
      <w:pPr>
        <w:tabs>
          <w:tab w:val="left" w:pos="720"/>
        </w:tabs>
        <w:spacing w:line="254" w:lineRule="auto"/>
      </w:pPr>
      <w:r w:rsidRPr="009F4405">
        <w:rPr>
          <w:rFonts w:eastAsia="EYInterstate Light" w:cs="EYInterstate Light"/>
          <w:szCs w:val="20"/>
        </w:rPr>
        <w:t>These categories were developed through a consensus process with input from organisations across the Department of Defense and other U.S. government agencies (including all major space acquisitions agencies), Five Eyes Partners, Academia, and Industry.  These categories may be merged or expanded as ground infrastructure risks are identified.</w:t>
      </w:r>
    </w:p>
    <w:p w14:paraId="0CBA4FC9" w14:textId="277FCD1C" w:rsidR="00F906B1" w:rsidRPr="009F4405" w:rsidRDefault="00F906B1" w:rsidP="00F906B1">
      <w:pPr>
        <w:pStyle w:val="Caption"/>
      </w:pPr>
      <w:bookmarkStart w:id="212" w:name="_Toc239018465"/>
      <w:r w:rsidRPr="009F4405">
        <w:rPr>
          <w:rFonts w:eastAsia="EYInterstate Light"/>
        </w:rPr>
        <w:t xml:space="preserve">Table </w:t>
      </w:r>
      <w:r w:rsidRPr="009F4405">
        <w:fldChar w:fldCharType="begin"/>
      </w:r>
      <w:r w:rsidRPr="009F4405">
        <w:instrText xml:space="preserve"> SEQ Table \* ARABIC </w:instrText>
      </w:r>
      <w:r w:rsidRPr="009F4405">
        <w:fldChar w:fldCharType="separate"/>
      </w:r>
      <w:r w:rsidR="00502C72">
        <w:rPr>
          <w:noProof/>
        </w:rPr>
        <w:t>74</w:t>
      </w:r>
      <w:r w:rsidRPr="009F4405">
        <w:fldChar w:fldCharType="end"/>
      </w:r>
      <w:r w:rsidRPr="009F4405">
        <w:rPr>
          <w:rFonts w:eastAsia="EYInterstate Light"/>
        </w:rPr>
        <w:t xml:space="preserve"> U.S. Department of Defense (U.S.) Supply Chain Risk Management Framework</w:t>
      </w:r>
      <w:bookmarkEnd w:id="212"/>
    </w:p>
    <w:tbl>
      <w:tblPr>
        <w:tblStyle w:val="TableGrid"/>
        <w:tblW w:w="5000" w:type="pct"/>
        <w:tblCellMar>
          <w:top w:w="57" w:type="dxa"/>
          <w:bottom w:w="57" w:type="dxa"/>
        </w:tblCellMar>
        <w:tblLook w:val="06A0" w:firstRow="1" w:lastRow="0" w:firstColumn="1" w:lastColumn="0" w:noHBand="1" w:noVBand="1"/>
      </w:tblPr>
      <w:tblGrid>
        <w:gridCol w:w="2830"/>
        <w:gridCol w:w="11446"/>
      </w:tblGrid>
      <w:tr w:rsidR="00F906B1" w:rsidRPr="009F4405" w14:paraId="1034B6A6" w14:textId="77777777" w:rsidTr="00CF3CA2">
        <w:trPr>
          <w:trHeight w:val="300"/>
        </w:trPr>
        <w:tc>
          <w:tcPr>
            <w:tcW w:w="991" w:type="pct"/>
            <w:shd w:val="clear" w:color="auto" w:fill="FFE600" w:themeFill="accent2"/>
            <w:tcMar>
              <w:left w:w="108" w:type="dxa"/>
              <w:right w:w="108" w:type="dxa"/>
            </w:tcMar>
            <w:vAlign w:val="center"/>
          </w:tcPr>
          <w:p w14:paraId="629395E7" w14:textId="77777777" w:rsidR="00F906B1" w:rsidRPr="009F4405" w:rsidRDefault="00F906B1">
            <w:pPr>
              <w:spacing w:after="0"/>
              <w:jc w:val="left"/>
              <w:rPr>
                <w:rFonts w:ascii="EYInterstate" w:hAnsi="EYInterstate"/>
                <w:sz w:val="18"/>
                <w:szCs w:val="18"/>
              </w:rPr>
            </w:pPr>
            <w:r w:rsidRPr="009F4405">
              <w:rPr>
                <w:rFonts w:ascii="EYInterstate" w:hAnsi="EYInterstate"/>
                <w:b/>
                <w:bCs/>
                <w:color w:val="000000" w:themeColor="text1"/>
                <w:sz w:val="18"/>
                <w:szCs w:val="18"/>
              </w:rPr>
              <w:t>Risk Category</w:t>
            </w:r>
          </w:p>
        </w:tc>
        <w:tc>
          <w:tcPr>
            <w:tcW w:w="4009" w:type="pct"/>
            <w:shd w:val="clear" w:color="auto" w:fill="FFE600" w:themeFill="accent2"/>
            <w:tcMar>
              <w:left w:w="108" w:type="dxa"/>
              <w:right w:w="108" w:type="dxa"/>
            </w:tcMar>
            <w:vAlign w:val="center"/>
          </w:tcPr>
          <w:p w14:paraId="52EAAE7C" w14:textId="77777777" w:rsidR="00F906B1" w:rsidRPr="009F4405" w:rsidRDefault="00F906B1">
            <w:pPr>
              <w:spacing w:after="0"/>
              <w:jc w:val="left"/>
              <w:rPr>
                <w:rFonts w:ascii="EYInterstate" w:hAnsi="EYInterstate"/>
                <w:sz w:val="18"/>
                <w:szCs w:val="18"/>
              </w:rPr>
            </w:pPr>
            <w:r w:rsidRPr="009F4405">
              <w:rPr>
                <w:rFonts w:ascii="EYInterstate" w:hAnsi="EYInterstate"/>
                <w:b/>
                <w:bCs/>
                <w:color w:val="000000" w:themeColor="text1"/>
                <w:sz w:val="18"/>
                <w:szCs w:val="18"/>
              </w:rPr>
              <w:t>Proposed Definition</w:t>
            </w:r>
          </w:p>
        </w:tc>
      </w:tr>
      <w:tr w:rsidR="00F906B1" w:rsidRPr="009F4405" w14:paraId="60C50C16" w14:textId="77777777" w:rsidTr="00CF3CA2">
        <w:trPr>
          <w:trHeight w:val="300"/>
        </w:trPr>
        <w:tc>
          <w:tcPr>
            <w:tcW w:w="991" w:type="pct"/>
            <w:shd w:val="clear" w:color="auto" w:fill="F2F2F2" w:themeFill="text2" w:themeFillShade="F2"/>
            <w:tcMar>
              <w:left w:w="108" w:type="dxa"/>
              <w:right w:w="108" w:type="dxa"/>
            </w:tcMar>
            <w:vAlign w:val="center"/>
          </w:tcPr>
          <w:p w14:paraId="514FAB7C" w14:textId="77777777" w:rsidR="00F906B1" w:rsidRPr="009F4405" w:rsidRDefault="00F906B1">
            <w:pPr>
              <w:spacing w:after="0"/>
              <w:jc w:val="left"/>
              <w:rPr>
                <w:sz w:val="18"/>
                <w:szCs w:val="18"/>
              </w:rPr>
            </w:pPr>
            <w:r w:rsidRPr="009F4405">
              <w:rPr>
                <w:b/>
                <w:bCs/>
                <w:sz w:val="18"/>
                <w:szCs w:val="18"/>
              </w:rPr>
              <w:t>FOREIGN OWNERSHIP CONTROL or INFLUENCE (FOCI)</w:t>
            </w:r>
          </w:p>
        </w:tc>
        <w:tc>
          <w:tcPr>
            <w:tcW w:w="4009" w:type="pct"/>
            <w:tcMar>
              <w:left w:w="108" w:type="dxa"/>
              <w:right w:w="108" w:type="dxa"/>
            </w:tcMar>
            <w:vAlign w:val="center"/>
          </w:tcPr>
          <w:p w14:paraId="7872A230" w14:textId="77777777" w:rsidR="00F906B1" w:rsidRPr="009F4405" w:rsidRDefault="00F906B1">
            <w:pPr>
              <w:spacing w:after="0"/>
              <w:rPr>
                <w:sz w:val="18"/>
                <w:szCs w:val="18"/>
              </w:rPr>
            </w:pPr>
            <w:r w:rsidRPr="009F4405">
              <w:rPr>
                <w:sz w:val="18"/>
                <w:szCs w:val="18"/>
              </w:rPr>
              <w:t>A company is considered to be operating under FOCI whenever a foreign interest has the power, direct or indirect, whether or not exercised, and whether or not exercisable, to direct or decide matters affecting the management or operations of that company in a manner which may result in unauthorized access to classified information or may adversely affect the performance of classified contracts and/or programs which support national security.</w:t>
            </w:r>
          </w:p>
        </w:tc>
      </w:tr>
      <w:tr w:rsidR="00F906B1" w:rsidRPr="009F4405" w14:paraId="755AE0E9" w14:textId="77777777" w:rsidTr="00CF3CA2">
        <w:trPr>
          <w:trHeight w:val="300"/>
        </w:trPr>
        <w:tc>
          <w:tcPr>
            <w:tcW w:w="991" w:type="pct"/>
            <w:shd w:val="clear" w:color="auto" w:fill="F2F2F2" w:themeFill="text2" w:themeFillShade="F2"/>
            <w:tcMar>
              <w:left w:w="108" w:type="dxa"/>
              <w:right w:w="108" w:type="dxa"/>
            </w:tcMar>
            <w:vAlign w:val="center"/>
          </w:tcPr>
          <w:p w14:paraId="026DA38E" w14:textId="77777777" w:rsidR="00F906B1" w:rsidRPr="009F4405" w:rsidRDefault="00F906B1">
            <w:pPr>
              <w:spacing w:after="0"/>
              <w:jc w:val="left"/>
              <w:rPr>
                <w:sz w:val="18"/>
                <w:szCs w:val="18"/>
              </w:rPr>
            </w:pPr>
            <w:r w:rsidRPr="009F4405">
              <w:rPr>
                <w:b/>
                <w:bCs/>
                <w:sz w:val="18"/>
                <w:szCs w:val="18"/>
              </w:rPr>
              <w:t>POLITICAL &amp; REGULATORY</w:t>
            </w:r>
          </w:p>
        </w:tc>
        <w:tc>
          <w:tcPr>
            <w:tcW w:w="4009" w:type="pct"/>
            <w:tcMar>
              <w:left w:w="108" w:type="dxa"/>
              <w:right w:w="108" w:type="dxa"/>
            </w:tcMar>
            <w:vAlign w:val="center"/>
          </w:tcPr>
          <w:p w14:paraId="43281FDB" w14:textId="77777777" w:rsidR="00F906B1" w:rsidRPr="009F4405" w:rsidRDefault="00F906B1">
            <w:pPr>
              <w:spacing w:after="0"/>
              <w:rPr>
                <w:sz w:val="18"/>
                <w:szCs w:val="18"/>
              </w:rPr>
            </w:pPr>
            <w:r w:rsidRPr="009F4405">
              <w:rPr>
                <w:sz w:val="18"/>
                <w:szCs w:val="18"/>
              </w:rPr>
              <w:t xml:space="preserve">The weakness of the political powers and their legitimacy and control. Inadequacy of the control schemes, policies and planning, or broad political conditions. Includes terrorism, government policy changes, systematic corruption, and energy crises in the international marketplace. This can occur when </w:t>
            </w:r>
            <w:r w:rsidRPr="009F4405">
              <w:rPr>
                <w:sz w:val="18"/>
                <w:szCs w:val="18"/>
              </w:rPr>
              <w:lastRenderedPageBreak/>
              <w:t>changes in laws or regulations materially impact a security, business, sector or market. New laws and regulations enacted by the government or regulatory body can increase costs of operating a business, reduce the attractiveness of investment, or change the competitive landscape. Includes issues such as civil unrest or conflict and acts of terrorism that negatively impact supply chain operations. A certified act of terrorism must fall within the four identified descriptors determined by the Terrorism Risk Insurance Act (TRIA) and the Secretary of Treasury.</w:t>
            </w:r>
          </w:p>
        </w:tc>
      </w:tr>
      <w:tr w:rsidR="00F906B1" w:rsidRPr="009F4405" w14:paraId="5E110B66" w14:textId="77777777" w:rsidTr="00CF3CA2">
        <w:trPr>
          <w:trHeight w:val="300"/>
        </w:trPr>
        <w:tc>
          <w:tcPr>
            <w:tcW w:w="991" w:type="pct"/>
            <w:shd w:val="clear" w:color="auto" w:fill="F2F2F2" w:themeFill="text2" w:themeFillShade="F2"/>
            <w:tcMar>
              <w:left w:w="108" w:type="dxa"/>
              <w:right w:w="108" w:type="dxa"/>
            </w:tcMar>
            <w:vAlign w:val="center"/>
          </w:tcPr>
          <w:p w14:paraId="3A733F02" w14:textId="77777777" w:rsidR="00F906B1" w:rsidRPr="009F4405" w:rsidRDefault="00F906B1">
            <w:pPr>
              <w:spacing w:after="0"/>
              <w:jc w:val="left"/>
              <w:rPr>
                <w:sz w:val="18"/>
                <w:szCs w:val="18"/>
              </w:rPr>
            </w:pPr>
            <w:r w:rsidRPr="009F4405">
              <w:rPr>
                <w:b/>
                <w:bCs/>
                <w:sz w:val="18"/>
                <w:szCs w:val="18"/>
              </w:rPr>
              <w:t>ECONOMIC</w:t>
            </w:r>
          </w:p>
        </w:tc>
        <w:tc>
          <w:tcPr>
            <w:tcW w:w="4009" w:type="pct"/>
            <w:tcMar>
              <w:left w:w="108" w:type="dxa"/>
              <w:right w:w="108" w:type="dxa"/>
            </w:tcMar>
            <w:vAlign w:val="center"/>
          </w:tcPr>
          <w:p w14:paraId="72450D02" w14:textId="77777777" w:rsidR="00F906B1" w:rsidRPr="009F4405" w:rsidRDefault="00F906B1">
            <w:pPr>
              <w:spacing w:after="0"/>
              <w:rPr>
                <w:sz w:val="18"/>
                <w:szCs w:val="18"/>
              </w:rPr>
            </w:pPr>
            <w:r w:rsidRPr="009F4405">
              <w:rPr>
                <w:sz w:val="18"/>
                <w:szCs w:val="18"/>
              </w:rPr>
              <w:t>Currency fluctuations, instability in demand and prices, changing labor costs and inflationary pressures present challenges for suppliers to accurately plan their investment in foreign markets.</w:t>
            </w:r>
          </w:p>
        </w:tc>
      </w:tr>
      <w:tr w:rsidR="00F906B1" w:rsidRPr="009F4405" w14:paraId="7511280C" w14:textId="77777777" w:rsidTr="00CF3CA2">
        <w:trPr>
          <w:trHeight w:val="300"/>
        </w:trPr>
        <w:tc>
          <w:tcPr>
            <w:tcW w:w="991" w:type="pct"/>
            <w:shd w:val="clear" w:color="auto" w:fill="F2F2F2" w:themeFill="text2" w:themeFillShade="F2"/>
            <w:tcMar>
              <w:left w:w="108" w:type="dxa"/>
              <w:right w:w="108" w:type="dxa"/>
            </w:tcMar>
            <w:vAlign w:val="center"/>
          </w:tcPr>
          <w:p w14:paraId="4EEF23B1" w14:textId="77777777" w:rsidR="00F906B1" w:rsidRPr="009F4405" w:rsidRDefault="00F906B1">
            <w:pPr>
              <w:spacing w:after="0"/>
              <w:jc w:val="left"/>
              <w:rPr>
                <w:sz w:val="18"/>
                <w:szCs w:val="18"/>
              </w:rPr>
            </w:pPr>
            <w:r w:rsidRPr="009F4405">
              <w:rPr>
                <w:b/>
                <w:bCs/>
                <w:sz w:val="18"/>
                <w:szCs w:val="18"/>
              </w:rPr>
              <w:t>ENVIRONMENT</w:t>
            </w:r>
          </w:p>
        </w:tc>
        <w:tc>
          <w:tcPr>
            <w:tcW w:w="4009" w:type="pct"/>
            <w:tcMar>
              <w:left w:w="108" w:type="dxa"/>
              <w:right w:w="108" w:type="dxa"/>
            </w:tcMar>
            <w:vAlign w:val="center"/>
          </w:tcPr>
          <w:p w14:paraId="47391CC2" w14:textId="77777777" w:rsidR="00F906B1" w:rsidRPr="009F4405" w:rsidRDefault="00F906B1">
            <w:pPr>
              <w:spacing w:after="0"/>
              <w:rPr>
                <w:sz w:val="18"/>
                <w:szCs w:val="18"/>
              </w:rPr>
            </w:pPr>
            <w:r w:rsidRPr="009F4405">
              <w:rPr>
                <w:sz w:val="18"/>
                <w:szCs w:val="18"/>
              </w:rPr>
              <w:t>Include natural and manmade disasters that may disrupt supply chains. Natural disasters and other extreme weather conditions comprise the bulk of external environmental risk. Manmade disasters can arise from improper health and safety, fires, spills, chemical leaks, and other environmental hazards.</w:t>
            </w:r>
          </w:p>
        </w:tc>
      </w:tr>
      <w:tr w:rsidR="00F906B1" w:rsidRPr="009F4405" w14:paraId="05DEC7C4" w14:textId="77777777" w:rsidTr="00CF3CA2">
        <w:trPr>
          <w:trHeight w:val="300"/>
        </w:trPr>
        <w:tc>
          <w:tcPr>
            <w:tcW w:w="991" w:type="pct"/>
            <w:shd w:val="clear" w:color="auto" w:fill="F2F2F2" w:themeFill="text2" w:themeFillShade="F2"/>
            <w:tcMar>
              <w:left w:w="108" w:type="dxa"/>
              <w:right w:w="108" w:type="dxa"/>
            </w:tcMar>
            <w:vAlign w:val="center"/>
          </w:tcPr>
          <w:p w14:paraId="2E3A51F1" w14:textId="77777777" w:rsidR="00F906B1" w:rsidRPr="009F4405" w:rsidRDefault="00F906B1">
            <w:pPr>
              <w:spacing w:after="0"/>
              <w:jc w:val="left"/>
              <w:rPr>
                <w:sz w:val="18"/>
                <w:szCs w:val="18"/>
              </w:rPr>
            </w:pPr>
            <w:r w:rsidRPr="009F4405">
              <w:rPr>
                <w:b/>
                <w:bCs/>
                <w:sz w:val="18"/>
                <w:szCs w:val="18"/>
              </w:rPr>
              <w:t>PRODUCT QUALITY &amp; DESIGN</w:t>
            </w:r>
          </w:p>
        </w:tc>
        <w:tc>
          <w:tcPr>
            <w:tcW w:w="4009" w:type="pct"/>
            <w:tcMar>
              <w:left w:w="108" w:type="dxa"/>
              <w:right w:w="108" w:type="dxa"/>
            </w:tcMar>
            <w:vAlign w:val="center"/>
          </w:tcPr>
          <w:p w14:paraId="0E664E84" w14:textId="77777777" w:rsidR="00F906B1" w:rsidRPr="009F4405" w:rsidRDefault="00F906B1">
            <w:pPr>
              <w:spacing w:after="0"/>
              <w:rPr>
                <w:sz w:val="18"/>
                <w:szCs w:val="18"/>
              </w:rPr>
            </w:pPr>
            <w:r w:rsidRPr="009F4405">
              <w:rPr>
                <w:sz w:val="18"/>
                <w:szCs w:val="18"/>
              </w:rPr>
              <w:t>Occurs due to inherent design and quality problems (e.g., raw materials, ingredients, production, logistics, packaging) in which the part does not meet performance specifications and quality standards set by industry or DoD. Includes the detection of a part that was illegally created and sold under false pretenses. The part has not faced industry standard tests during the production phase (e.g., pressure testing) to ensure sustainability during usage. Counterfeit and nonMILSPEC parts pose significant risk to the function and safety of the system through malicious intrusion via backdoor exposures; increased maintenance costs due to depreciation in quality; and added stresses due to the parts inability to function at true capacity.</w:t>
            </w:r>
          </w:p>
        </w:tc>
      </w:tr>
      <w:tr w:rsidR="00F906B1" w:rsidRPr="009F4405" w14:paraId="235AD898" w14:textId="77777777" w:rsidTr="00CF3CA2">
        <w:trPr>
          <w:trHeight w:val="300"/>
        </w:trPr>
        <w:tc>
          <w:tcPr>
            <w:tcW w:w="991" w:type="pct"/>
            <w:shd w:val="clear" w:color="auto" w:fill="F2F2F2" w:themeFill="text2" w:themeFillShade="F2"/>
            <w:tcMar>
              <w:left w:w="108" w:type="dxa"/>
              <w:right w:w="108" w:type="dxa"/>
            </w:tcMar>
            <w:vAlign w:val="center"/>
          </w:tcPr>
          <w:p w14:paraId="4EA26B51" w14:textId="77777777" w:rsidR="00F906B1" w:rsidRPr="009F4405" w:rsidRDefault="00F906B1">
            <w:pPr>
              <w:spacing w:after="0"/>
              <w:jc w:val="left"/>
              <w:rPr>
                <w:sz w:val="18"/>
                <w:szCs w:val="18"/>
              </w:rPr>
            </w:pPr>
            <w:r w:rsidRPr="009F4405">
              <w:rPr>
                <w:b/>
                <w:bCs/>
                <w:sz w:val="18"/>
                <w:szCs w:val="18"/>
              </w:rPr>
              <w:t>MANUFACTURING &amp; SUPPLY</w:t>
            </w:r>
          </w:p>
        </w:tc>
        <w:tc>
          <w:tcPr>
            <w:tcW w:w="4009" w:type="pct"/>
            <w:tcMar>
              <w:left w:w="108" w:type="dxa"/>
              <w:right w:w="108" w:type="dxa"/>
            </w:tcMar>
            <w:vAlign w:val="center"/>
          </w:tcPr>
          <w:p w14:paraId="47FBD658" w14:textId="77777777" w:rsidR="00F906B1" w:rsidRPr="009F4405" w:rsidRDefault="00F906B1">
            <w:pPr>
              <w:spacing w:after="0"/>
              <w:rPr>
                <w:sz w:val="18"/>
                <w:szCs w:val="18"/>
              </w:rPr>
            </w:pPr>
            <w:r w:rsidRPr="009F4405">
              <w:rPr>
                <w:sz w:val="18"/>
                <w:szCs w:val="18"/>
              </w:rPr>
              <w:t>Occurs when a supplier cannot fulfill the supply of a product to meet market demand. This can be due to reduced throughput or production delays caused by equipment down-time, capacity constraints, and delays in material delivery. Additional concerns include availability of supply, sole-source, and concentration within a singular country creating over-reliance.</w:t>
            </w:r>
          </w:p>
        </w:tc>
      </w:tr>
      <w:tr w:rsidR="00F906B1" w:rsidRPr="009F4405" w14:paraId="39700823" w14:textId="77777777" w:rsidTr="00CF3CA2">
        <w:trPr>
          <w:trHeight w:val="300"/>
        </w:trPr>
        <w:tc>
          <w:tcPr>
            <w:tcW w:w="991" w:type="pct"/>
            <w:shd w:val="clear" w:color="auto" w:fill="F2F2F2" w:themeFill="text2" w:themeFillShade="F2"/>
            <w:tcMar>
              <w:left w:w="108" w:type="dxa"/>
              <w:right w:w="108" w:type="dxa"/>
            </w:tcMar>
            <w:vAlign w:val="center"/>
          </w:tcPr>
          <w:p w14:paraId="6F3404E6" w14:textId="77777777" w:rsidR="00F906B1" w:rsidRPr="009F4405" w:rsidRDefault="00F906B1">
            <w:pPr>
              <w:spacing w:after="0"/>
              <w:jc w:val="left"/>
              <w:rPr>
                <w:sz w:val="18"/>
                <w:szCs w:val="18"/>
              </w:rPr>
            </w:pPr>
            <w:r w:rsidRPr="009F4405">
              <w:rPr>
                <w:b/>
                <w:bCs/>
                <w:sz w:val="18"/>
                <w:szCs w:val="18"/>
              </w:rPr>
              <w:t>TRANSPORTATION &amp; DISTRIBUTION</w:t>
            </w:r>
          </w:p>
        </w:tc>
        <w:tc>
          <w:tcPr>
            <w:tcW w:w="4009" w:type="pct"/>
            <w:tcMar>
              <w:left w:w="108" w:type="dxa"/>
              <w:right w:w="108" w:type="dxa"/>
            </w:tcMar>
            <w:vAlign w:val="center"/>
          </w:tcPr>
          <w:p w14:paraId="39ACE8E9" w14:textId="77777777" w:rsidR="00F906B1" w:rsidRPr="009F4405" w:rsidRDefault="00F906B1">
            <w:pPr>
              <w:spacing w:after="0"/>
              <w:rPr>
                <w:sz w:val="18"/>
                <w:szCs w:val="18"/>
              </w:rPr>
            </w:pPr>
            <w:r w:rsidRPr="009F4405">
              <w:rPr>
                <w:sz w:val="18"/>
                <w:szCs w:val="18"/>
              </w:rPr>
              <w:t>Occurs when there is a dynamic disruption within the transportation and logistics of a product from one point to another. The transportation industry is among the most risk-prone of all industries, due to accidents, losses of cargo, driver shortages, and deteriorating infrastructure. These risks can cause shipment delays, supply chain disruptions, increased costs, and damaged reputations. In addition, the inability to predict and plan for disruptions in the logistics plan presents risk in meeting delivery requirements and maintaining operations.</w:t>
            </w:r>
          </w:p>
        </w:tc>
      </w:tr>
      <w:tr w:rsidR="00F906B1" w:rsidRPr="009F4405" w14:paraId="5A082E43" w14:textId="77777777" w:rsidTr="00CF3CA2">
        <w:trPr>
          <w:trHeight w:val="300"/>
        </w:trPr>
        <w:tc>
          <w:tcPr>
            <w:tcW w:w="991" w:type="pct"/>
            <w:shd w:val="clear" w:color="auto" w:fill="F2F2F2" w:themeFill="text2" w:themeFillShade="F2"/>
            <w:tcMar>
              <w:left w:w="108" w:type="dxa"/>
              <w:right w:w="108" w:type="dxa"/>
            </w:tcMar>
            <w:vAlign w:val="center"/>
          </w:tcPr>
          <w:p w14:paraId="19F50A39" w14:textId="77777777" w:rsidR="00F906B1" w:rsidRPr="009F4405" w:rsidRDefault="00F906B1">
            <w:pPr>
              <w:spacing w:after="0"/>
              <w:jc w:val="left"/>
              <w:rPr>
                <w:sz w:val="18"/>
                <w:szCs w:val="18"/>
              </w:rPr>
            </w:pPr>
            <w:r w:rsidRPr="009F4405">
              <w:rPr>
                <w:b/>
                <w:bCs/>
                <w:sz w:val="18"/>
                <w:szCs w:val="18"/>
              </w:rPr>
              <w:t>FINANCIAL</w:t>
            </w:r>
          </w:p>
        </w:tc>
        <w:tc>
          <w:tcPr>
            <w:tcW w:w="4009" w:type="pct"/>
            <w:tcMar>
              <w:left w:w="108" w:type="dxa"/>
              <w:right w:w="108" w:type="dxa"/>
            </w:tcMar>
            <w:vAlign w:val="center"/>
          </w:tcPr>
          <w:p w14:paraId="6895E893" w14:textId="77777777" w:rsidR="00F906B1" w:rsidRPr="009F4405" w:rsidRDefault="00F906B1">
            <w:pPr>
              <w:spacing w:after="0"/>
              <w:rPr>
                <w:sz w:val="18"/>
                <w:szCs w:val="18"/>
              </w:rPr>
            </w:pPr>
            <w:r w:rsidRPr="009F4405">
              <w:rPr>
                <w:sz w:val="18"/>
                <w:szCs w:val="18"/>
              </w:rPr>
              <w:t>The condition in which a supplier cannot generate revenue or income resulting in the inability to meet financial obligations. This is generally due to high fixed costs, illiquid assets, or revenues sensitive to economic downturns. Financial distress can lead to the inability to meet contractual obligations, hostile takeovers, or bankruptcy.</w:t>
            </w:r>
          </w:p>
        </w:tc>
      </w:tr>
      <w:tr w:rsidR="00F906B1" w:rsidRPr="009F4405" w14:paraId="3BA17766" w14:textId="77777777" w:rsidTr="00CF3CA2">
        <w:trPr>
          <w:trHeight w:val="300"/>
        </w:trPr>
        <w:tc>
          <w:tcPr>
            <w:tcW w:w="991" w:type="pct"/>
            <w:shd w:val="clear" w:color="auto" w:fill="F2F2F2" w:themeFill="text2" w:themeFillShade="F2"/>
            <w:tcMar>
              <w:left w:w="108" w:type="dxa"/>
              <w:right w:w="108" w:type="dxa"/>
            </w:tcMar>
            <w:vAlign w:val="center"/>
          </w:tcPr>
          <w:p w14:paraId="06E39889" w14:textId="77777777" w:rsidR="00F906B1" w:rsidRPr="009F4405" w:rsidRDefault="00F906B1">
            <w:pPr>
              <w:spacing w:after="0"/>
              <w:jc w:val="left"/>
              <w:rPr>
                <w:sz w:val="18"/>
                <w:szCs w:val="18"/>
              </w:rPr>
            </w:pPr>
            <w:r w:rsidRPr="009F4405">
              <w:rPr>
                <w:b/>
                <w:bCs/>
                <w:sz w:val="18"/>
                <w:szCs w:val="18"/>
              </w:rPr>
              <w:t>COMPLIANCE</w:t>
            </w:r>
          </w:p>
        </w:tc>
        <w:tc>
          <w:tcPr>
            <w:tcW w:w="4009" w:type="pct"/>
            <w:tcMar>
              <w:left w:w="108" w:type="dxa"/>
              <w:right w:w="108" w:type="dxa"/>
            </w:tcMar>
            <w:vAlign w:val="center"/>
          </w:tcPr>
          <w:p w14:paraId="645F6B3A" w14:textId="77777777" w:rsidR="00F906B1" w:rsidRPr="009F4405" w:rsidRDefault="00F906B1">
            <w:pPr>
              <w:spacing w:after="0"/>
              <w:rPr>
                <w:sz w:val="18"/>
                <w:szCs w:val="18"/>
              </w:rPr>
            </w:pPr>
            <w:r w:rsidRPr="009F4405">
              <w:rPr>
                <w:sz w:val="18"/>
                <w:szCs w:val="18"/>
              </w:rPr>
              <w:t>Inability to comply with a wide-arching set of guidelines, policies, laws, and/or agreements established to avoid impact to national security.</w:t>
            </w:r>
          </w:p>
        </w:tc>
      </w:tr>
      <w:tr w:rsidR="00F906B1" w:rsidRPr="009F4405" w14:paraId="23C5B9A7" w14:textId="77777777" w:rsidTr="00CF3CA2">
        <w:trPr>
          <w:trHeight w:val="300"/>
        </w:trPr>
        <w:tc>
          <w:tcPr>
            <w:tcW w:w="991" w:type="pct"/>
            <w:shd w:val="clear" w:color="auto" w:fill="F2F2F2" w:themeFill="text2" w:themeFillShade="F2"/>
            <w:tcMar>
              <w:left w:w="108" w:type="dxa"/>
              <w:right w:w="108" w:type="dxa"/>
            </w:tcMar>
            <w:vAlign w:val="center"/>
          </w:tcPr>
          <w:p w14:paraId="3C6E4A0A" w14:textId="77777777" w:rsidR="00F906B1" w:rsidRPr="009F4405" w:rsidRDefault="00F906B1">
            <w:pPr>
              <w:spacing w:after="0"/>
              <w:jc w:val="left"/>
              <w:rPr>
                <w:sz w:val="18"/>
                <w:szCs w:val="18"/>
              </w:rPr>
            </w:pPr>
            <w:r w:rsidRPr="009F4405">
              <w:rPr>
                <w:b/>
                <w:bCs/>
                <w:sz w:val="18"/>
                <w:szCs w:val="18"/>
              </w:rPr>
              <w:t>TECHNOLOGY &amp; CYBER SECURITY</w:t>
            </w:r>
          </w:p>
        </w:tc>
        <w:tc>
          <w:tcPr>
            <w:tcW w:w="4009" w:type="pct"/>
            <w:tcMar>
              <w:left w:w="108" w:type="dxa"/>
              <w:right w:w="108" w:type="dxa"/>
            </w:tcMar>
            <w:vAlign w:val="center"/>
          </w:tcPr>
          <w:p w14:paraId="6E1B2E22" w14:textId="77777777" w:rsidR="00F906B1" w:rsidRPr="009F4405" w:rsidRDefault="00F906B1">
            <w:pPr>
              <w:spacing w:after="0"/>
              <w:rPr>
                <w:sz w:val="18"/>
                <w:szCs w:val="18"/>
              </w:rPr>
            </w:pPr>
            <w:r w:rsidRPr="009F4405">
              <w:rPr>
                <w:sz w:val="18"/>
                <w:szCs w:val="18"/>
              </w:rPr>
              <w:t>Involves the management of cybersecurity requirements for information technology systems, software and networks, which are driven by threats such as cyberterrorism, malware, data theft and the advanced persistent threat (APT). Technology risks include vulnerabilities and exposures of systems components and information systems produced by a specific supplier. Common risks include weaknesses in computation logic (code) found in software and hardware components that, when exploited, results in a negative impact to confidentiality, integrity or availability.</w:t>
            </w:r>
          </w:p>
        </w:tc>
      </w:tr>
      <w:tr w:rsidR="00F906B1" w:rsidRPr="009F4405" w14:paraId="6147CBF3" w14:textId="77777777" w:rsidTr="00CF3CA2">
        <w:trPr>
          <w:trHeight w:val="300"/>
        </w:trPr>
        <w:tc>
          <w:tcPr>
            <w:tcW w:w="991" w:type="pct"/>
            <w:shd w:val="clear" w:color="auto" w:fill="F2F2F2" w:themeFill="text2" w:themeFillShade="F2"/>
            <w:tcMar>
              <w:left w:w="108" w:type="dxa"/>
              <w:right w:w="108" w:type="dxa"/>
            </w:tcMar>
            <w:vAlign w:val="center"/>
          </w:tcPr>
          <w:p w14:paraId="736FF356" w14:textId="77777777" w:rsidR="00F906B1" w:rsidRPr="009F4405" w:rsidRDefault="00F906B1">
            <w:pPr>
              <w:spacing w:after="0"/>
              <w:jc w:val="left"/>
              <w:rPr>
                <w:sz w:val="18"/>
                <w:szCs w:val="18"/>
              </w:rPr>
            </w:pPr>
            <w:r w:rsidRPr="009F4405">
              <w:rPr>
                <w:b/>
                <w:bCs/>
                <w:sz w:val="18"/>
                <w:szCs w:val="18"/>
              </w:rPr>
              <w:t>HUMAN CAPITAL</w:t>
            </w:r>
          </w:p>
        </w:tc>
        <w:tc>
          <w:tcPr>
            <w:tcW w:w="4009" w:type="pct"/>
            <w:tcMar>
              <w:left w:w="108" w:type="dxa"/>
              <w:right w:w="108" w:type="dxa"/>
            </w:tcMar>
            <w:vAlign w:val="center"/>
          </w:tcPr>
          <w:p w14:paraId="28D728DF" w14:textId="77777777" w:rsidR="00F906B1" w:rsidRPr="009F4405" w:rsidRDefault="00F906B1">
            <w:pPr>
              <w:spacing w:after="0"/>
              <w:rPr>
                <w:sz w:val="18"/>
                <w:szCs w:val="18"/>
              </w:rPr>
            </w:pPr>
            <w:r w:rsidRPr="009F4405">
              <w:rPr>
                <w:sz w:val="18"/>
                <w:szCs w:val="18"/>
              </w:rPr>
              <w:t>Associated with human skills, knowledge and ethical conduct of an organization, including industrial disputes and labor unrest.</w:t>
            </w:r>
          </w:p>
        </w:tc>
      </w:tr>
      <w:tr w:rsidR="00F906B1" w:rsidRPr="009F4405" w14:paraId="3CB8C96D" w14:textId="77777777" w:rsidTr="00CF3CA2">
        <w:trPr>
          <w:trHeight w:val="300"/>
        </w:trPr>
        <w:tc>
          <w:tcPr>
            <w:tcW w:w="991" w:type="pct"/>
            <w:shd w:val="clear" w:color="auto" w:fill="F2F2F2" w:themeFill="text2" w:themeFillShade="F2"/>
            <w:tcMar>
              <w:left w:w="108" w:type="dxa"/>
              <w:right w:w="108" w:type="dxa"/>
            </w:tcMar>
            <w:vAlign w:val="center"/>
          </w:tcPr>
          <w:p w14:paraId="1A681A6C" w14:textId="77777777" w:rsidR="00F906B1" w:rsidRPr="009F4405" w:rsidRDefault="00F906B1">
            <w:pPr>
              <w:spacing w:after="0"/>
              <w:jc w:val="left"/>
              <w:rPr>
                <w:sz w:val="18"/>
                <w:szCs w:val="18"/>
              </w:rPr>
            </w:pPr>
            <w:r w:rsidRPr="009F4405">
              <w:rPr>
                <w:b/>
                <w:bCs/>
                <w:sz w:val="18"/>
                <w:szCs w:val="18"/>
              </w:rPr>
              <w:t>INFRASTRUCTURE</w:t>
            </w:r>
          </w:p>
        </w:tc>
        <w:tc>
          <w:tcPr>
            <w:tcW w:w="4009" w:type="pct"/>
            <w:tcMar>
              <w:left w:w="108" w:type="dxa"/>
              <w:right w:w="108" w:type="dxa"/>
            </w:tcMar>
            <w:vAlign w:val="center"/>
          </w:tcPr>
          <w:p w14:paraId="26CA5F5A" w14:textId="77777777" w:rsidR="00F906B1" w:rsidRPr="009F4405" w:rsidRDefault="00F906B1">
            <w:pPr>
              <w:spacing w:after="0"/>
              <w:rPr>
                <w:sz w:val="18"/>
                <w:szCs w:val="18"/>
              </w:rPr>
            </w:pPr>
            <w:r w:rsidRPr="009F4405">
              <w:rPr>
                <w:sz w:val="18"/>
                <w:szCs w:val="18"/>
              </w:rPr>
              <w:t>Infrastructure required to support supply chains within a country (e.g., buildings, water, electricity, roads).</w:t>
            </w:r>
          </w:p>
        </w:tc>
      </w:tr>
    </w:tbl>
    <w:p w14:paraId="18142A40" w14:textId="77777777" w:rsidR="00F906B1" w:rsidRPr="009F4405" w:rsidRDefault="00F906B1" w:rsidP="00F906B1">
      <w:pPr>
        <w:rPr>
          <w:rFonts w:eastAsia="EYInterstate Light" w:cs="EYInterstate Light"/>
        </w:rPr>
      </w:pPr>
    </w:p>
    <w:p w14:paraId="58A58FF2" w14:textId="77777777" w:rsidR="00F906B1" w:rsidRPr="009F4405" w:rsidRDefault="00F906B1" w:rsidP="00F906B1">
      <w:r w:rsidRPr="009F4405">
        <w:rPr>
          <w:rFonts w:eastAsia="EYInterstate Light" w:cs="EYInterstate Light"/>
          <w:szCs w:val="20"/>
        </w:rPr>
        <w:t xml:space="preserve">The following tables present a structured assessment of the four primary spaceports using a supply chain risk management framework adapted to the characteristics of European launch infrastructure. The analysis draws on desk research as well as targeted consultations with relevant stakeholders, allowing for an informed assessment grounded in both </w:t>
      </w:r>
      <w:r w:rsidRPr="009F4405">
        <w:rPr>
          <w:rFonts w:eastAsia="EYInterstate Light" w:cs="EYInterstate Light"/>
          <w:szCs w:val="20"/>
        </w:rPr>
        <w:lastRenderedPageBreak/>
        <w:t>documented evidence and operational insight. It focuses on identifying practical limitations, critical dependencies, and areas of external reliance that may affect the continuity and resilience of launch operations. Rather than assessing risks in abstract terms, it examines how key functions (including logistics, infrastructure, workforce, and industrial supply) interact within the broader launch system. This approach makes it possible to identify potential bottlenecks and single points of failure that could directly affect Europe’s ability to maintain assured access to space.</w:t>
      </w:r>
    </w:p>
    <w:p w14:paraId="629027AE" w14:textId="77777777" w:rsidR="00F906B1" w:rsidRPr="009F4405" w:rsidRDefault="00F906B1" w:rsidP="002238C5">
      <w:pPr>
        <w:pStyle w:val="EYHeading3"/>
        <w:rPr>
          <w:rFonts w:ascii="EYInterstate Light" w:eastAsia="EYInterstate Light" w:hAnsi="EYInterstate Light" w:cs="EYInterstate Light"/>
          <w:szCs w:val="22"/>
        </w:rPr>
      </w:pPr>
      <w:r w:rsidRPr="009F4405">
        <w:t>Guiana Spaceport CSG</w:t>
      </w:r>
    </w:p>
    <w:p w14:paraId="4F4F2636" w14:textId="76B8FF50" w:rsidR="00F906B1" w:rsidRPr="009F4405" w:rsidRDefault="00F906B1" w:rsidP="00F906B1">
      <w:r w:rsidRPr="009F4405">
        <w:rPr>
          <w:rFonts w:eastAsia="EYInterstate Light" w:cs="EYInterstate Light"/>
          <w:szCs w:val="20"/>
        </w:rPr>
        <w:t>Guiana Space Centre (CSG) is Europe's primary spaceport, located in Kourou, French Guiana. Operated by the French space agency CNES</w:t>
      </w:r>
      <w:r w:rsidR="00B57DC0" w:rsidRPr="009F4405">
        <w:rPr>
          <w:rFonts w:eastAsia="EYInterstate Light" w:cs="EYInterstate Light"/>
          <w:szCs w:val="20"/>
        </w:rPr>
        <w:t xml:space="preserve">, </w:t>
      </w:r>
      <w:r w:rsidRPr="009F4405">
        <w:rPr>
          <w:rFonts w:eastAsia="EYInterstate Light" w:cs="EYInterstate Light"/>
          <w:szCs w:val="20"/>
        </w:rPr>
        <w:t>Arianespace,</w:t>
      </w:r>
      <w:r w:rsidR="00B57DC0" w:rsidRPr="009F4405">
        <w:rPr>
          <w:rFonts w:eastAsia="EYInterstate Light" w:cs="EYInterstate Light"/>
          <w:szCs w:val="20"/>
        </w:rPr>
        <w:t xml:space="preserve"> and Avio,</w:t>
      </w:r>
      <w:r w:rsidRPr="009F4405">
        <w:rPr>
          <w:rFonts w:eastAsia="EYInterstate Light" w:cs="EYInterstate Light"/>
          <w:szCs w:val="20"/>
        </w:rPr>
        <w:t xml:space="preserve"> it has been active since the 1960s. Its equatorial location near 5°N latitude provides significant advantages for launching satellites into geostationary orbit, as rockets can take maximum advantage of Earth's rotational speed. The facility has served Ariane, Soyuz, and Vega launch vehicles and serves as ESA's main launch site for both civilian and military missions.</w:t>
      </w:r>
    </w:p>
    <w:tbl>
      <w:tblPr>
        <w:tblStyle w:val="TableGrid"/>
        <w:tblW w:w="5000" w:type="pct"/>
        <w:tblLook w:val="04A0" w:firstRow="1" w:lastRow="0" w:firstColumn="1" w:lastColumn="0" w:noHBand="0" w:noVBand="1"/>
      </w:tblPr>
      <w:tblGrid>
        <w:gridCol w:w="2254"/>
        <w:gridCol w:w="10426"/>
        <w:gridCol w:w="1586"/>
      </w:tblGrid>
      <w:tr w:rsidR="00F906B1" w:rsidRPr="009F4405" w14:paraId="1C5F356B" w14:textId="77777777" w:rsidTr="008007B8">
        <w:trPr>
          <w:trHeight w:val="470"/>
        </w:trPr>
        <w:tc>
          <w:tcPr>
            <w:tcW w:w="5000" w:type="pct"/>
            <w:gridSpan w:val="3"/>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2A79C3F4" w14:textId="77777777" w:rsidR="00F906B1" w:rsidRPr="009F4405" w:rsidRDefault="00F906B1">
            <w:pPr>
              <w:spacing w:after="0"/>
              <w:jc w:val="center"/>
            </w:pPr>
            <w:r w:rsidRPr="009F4405">
              <w:rPr>
                <w:b/>
                <w:bCs/>
                <w:color w:val="000000" w:themeColor="text1"/>
                <w:szCs w:val="20"/>
              </w:rPr>
              <w:t>Guiana Spaceport CSG</w:t>
            </w:r>
          </w:p>
        </w:tc>
      </w:tr>
      <w:tr w:rsidR="00F906B1" w:rsidRPr="009F4405" w14:paraId="6729CEB5" w14:textId="77777777" w:rsidTr="008007B8">
        <w:trPr>
          <w:trHeight w:val="611"/>
        </w:trPr>
        <w:tc>
          <w:tcPr>
            <w:tcW w:w="790"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0B91122E" w14:textId="77777777" w:rsidR="00F906B1" w:rsidRPr="009F4405" w:rsidRDefault="00F906B1">
            <w:pPr>
              <w:spacing w:after="0"/>
              <w:jc w:val="center"/>
            </w:pPr>
            <w:r w:rsidRPr="009F4405">
              <w:rPr>
                <w:b/>
                <w:bCs/>
                <w:color w:val="000000" w:themeColor="text1"/>
                <w:szCs w:val="20"/>
              </w:rPr>
              <w:t>Risk Category</w:t>
            </w:r>
          </w:p>
        </w:tc>
        <w:tc>
          <w:tcPr>
            <w:tcW w:w="3654" w:type="pct"/>
            <w:tcBorders>
              <w:top w:val="nil"/>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57732D0D" w14:textId="77777777" w:rsidR="00F906B1" w:rsidRPr="009F4405" w:rsidRDefault="00F906B1">
            <w:pPr>
              <w:spacing w:after="0"/>
              <w:jc w:val="center"/>
            </w:pPr>
            <w:r w:rsidRPr="009F4405">
              <w:rPr>
                <w:b/>
                <w:bCs/>
                <w:color w:val="000000" w:themeColor="text1"/>
                <w:szCs w:val="20"/>
              </w:rPr>
              <w:t>Assessment</w:t>
            </w:r>
          </w:p>
        </w:tc>
        <w:tc>
          <w:tcPr>
            <w:tcW w:w="556" w:type="pct"/>
            <w:tcBorders>
              <w:top w:val="nil"/>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78942A5B" w14:textId="77777777" w:rsidR="00F906B1" w:rsidRPr="009F4405" w:rsidRDefault="00F906B1">
            <w:pPr>
              <w:spacing w:after="0"/>
              <w:jc w:val="center"/>
            </w:pPr>
            <w:r w:rsidRPr="009F4405">
              <w:rPr>
                <w:b/>
                <w:bCs/>
                <w:color w:val="000000" w:themeColor="text1"/>
                <w:szCs w:val="20"/>
              </w:rPr>
              <w:t>Risk Level</w:t>
            </w:r>
          </w:p>
        </w:tc>
      </w:tr>
      <w:tr w:rsidR="00F906B1" w:rsidRPr="009F4405" w14:paraId="0221D5D0" w14:textId="77777777" w:rsidTr="008007B8">
        <w:trPr>
          <w:trHeight w:val="300"/>
        </w:trPr>
        <w:tc>
          <w:tcPr>
            <w:tcW w:w="790"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49EBD417" w14:textId="77777777" w:rsidR="00F906B1" w:rsidRPr="009F4405" w:rsidRDefault="00F906B1">
            <w:pPr>
              <w:spacing w:after="0"/>
              <w:jc w:val="center"/>
            </w:pPr>
            <w:r w:rsidRPr="009F4405">
              <w:rPr>
                <w:b/>
                <w:bCs/>
                <w:color w:val="000000" w:themeColor="text1"/>
                <w:szCs w:val="20"/>
              </w:rPr>
              <w:t>Foreign Ownership, Control or Influence (FOCI)</w:t>
            </w:r>
          </w:p>
        </w:tc>
        <w:tc>
          <w:tcPr>
            <w:tcW w:w="3654"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77344421" w14:textId="77777777" w:rsidR="00F906B1" w:rsidRPr="009F4405" w:rsidRDefault="00F906B1">
            <w:pPr>
              <w:spacing w:after="0"/>
            </w:pPr>
            <w:r w:rsidRPr="009F4405">
              <w:rPr>
                <w:color w:val="000000" w:themeColor="text1"/>
                <w:szCs w:val="20"/>
              </w:rPr>
              <w:t>Structural FOCI exposure is limited. CSG is on French territory, CNES acts as range/spaceport authority, and ESA finances or owns major launch-base infrastructure for European launchers. Commercial and non-European payload customers use the spaceport, but this does not translate into control over operations, licensing, or safety decisions.</w:t>
            </w:r>
          </w:p>
        </w:tc>
        <w:tc>
          <w:tcPr>
            <w:tcW w:w="556"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92D050"/>
            <w:tcMar>
              <w:left w:w="108" w:type="dxa"/>
              <w:right w:w="108" w:type="dxa"/>
            </w:tcMar>
            <w:vAlign w:val="center"/>
          </w:tcPr>
          <w:p w14:paraId="2B2694A9" w14:textId="77777777" w:rsidR="00F906B1" w:rsidRPr="009F4405" w:rsidRDefault="00F906B1">
            <w:pPr>
              <w:spacing w:after="0"/>
              <w:jc w:val="center"/>
            </w:pPr>
            <w:r w:rsidRPr="009F4405">
              <w:rPr>
                <w:b/>
                <w:bCs/>
                <w:color w:val="000000" w:themeColor="text1"/>
                <w:szCs w:val="20"/>
              </w:rPr>
              <w:t>Low</w:t>
            </w:r>
          </w:p>
        </w:tc>
      </w:tr>
      <w:tr w:rsidR="00F906B1" w:rsidRPr="009F4405" w14:paraId="7517F3EC" w14:textId="77777777" w:rsidTr="008007B8">
        <w:trPr>
          <w:trHeight w:val="300"/>
        </w:trPr>
        <w:tc>
          <w:tcPr>
            <w:tcW w:w="790"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67144BCD" w14:textId="77777777" w:rsidR="00F906B1" w:rsidRPr="009F4405" w:rsidRDefault="00F906B1">
            <w:pPr>
              <w:spacing w:after="0"/>
              <w:jc w:val="center"/>
            </w:pPr>
            <w:r w:rsidRPr="009F4405">
              <w:rPr>
                <w:b/>
                <w:bCs/>
                <w:color w:val="000000" w:themeColor="text1"/>
                <w:szCs w:val="20"/>
              </w:rPr>
              <w:t>Political &amp; Regulatory</w:t>
            </w:r>
          </w:p>
        </w:tc>
        <w:tc>
          <w:tcPr>
            <w:tcW w:w="3654"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10ACDD02" w14:textId="4A2056F5" w:rsidR="00F906B1" w:rsidRPr="009F4405" w:rsidRDefault="00F906B1">
            <w:pPr>
              <w:spacing w:after="0"/>
            </w:pPr>
            <w:r w:rsidRPr="009F4405">
              <w:rPr>
                <w:color w:val="000000" w:themeColor="text1"/>
              </w:rPr>
              <w:t xml:space="preserve">Political risk is relatively low because CSG benefits from stable French and ESA governance. The main exposure lies in a dense and evolving regulatory framework under the French Space Operations Act and its technical regulations. Recent French regulatory updates explicitly cover launch preparation, storage, transport, tests, and operations, and are moving toward stricter treatment of cybersecurity, debris, constellations, and reusability-related issues. This can increase lead times, documentation burden, and compliance costs. CNES runs an Environmental Measurement Plan for each launch, including water, sediment, and biodiversity monitoring, which confirms that launch operations require continuous environmental management rather than routine compliance only. </w:t>
            </w:r>
          </w:p>
        </w:tc>
        <w:tc>
          <w:tcPr>
            <w:tcW w:w="556"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52A73E90" w14:textId="77777777" w:rsidR="00F906B1" w:rsidRPr="009F4405" w:rsidRDefault="00F906B1">
            <w:pPr>
              <w:spacing w:after="0"/>
              <w:jc w:val="center"/>
            </w:pPr>
            <w:r w:rsidRPr="009F4405">
              <w:rPr>
                <w:b/>
                <w:bCs/>
                <w:color w:val="000000" w:themeColor="text1"/>
                <w:szCs w:val="20"/>
              </w:rPr>
              <w:t>Medium</w:t>
            </w:r>
          </w:p>
        </w:tc>
      </w:tr>
      <w:tr w:rsidR="00F906B1" w:rsidRPr="009F4405" w14:paraId="76E23751" w14:textId="77777777" w:rsidTr="008007B8">
        <w:trPr>
          <w:trHeight w:val="300"/>
        </w:trPr>
        <w:tc>
          <w:tcPr>
            <w:tcW w:w="790"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32F5AE3B" w14:textId="77777777" w:rsidR="00F906B1" w:rsidRPr="009F4405" w:rsidRDefault="00F906B1">
            <w:pPr>
              <w:spacing w:after="0"/>
              <w:jc w:val="center"/>
            </w:pPr>
            <w:commentRangeStart w:id="213"/>
            <w:commentRangeStart w:id="214"/>
            <w:r w:rsidRPr="009F4405">
              <w:rPr>
                <w:b/>
                <w:bCs/>
                <w:color w:val="000000" w:themeColor="text1"/>
                <w:szCs w:val="20"/>
              </w:rPr>
              <w:t>Economic</w:t>
            </w:r>
            <w:commentRangeEnd w:id="213"/>
            <w:r w:rsidRPr="009F4405">
              <w:rPr>
                <w:rStyle w:val="CommentReference"/>
                <w:sz w:val="20"/>
                <w:szCs w:val="24"/>
              </w:rPr>
              <w:commentReference w:id="213"/>
            </w:r>
            <w:commentRangeEnd w:id="214"/>
            <w:r w:rsidRPr="009F4405">
              <w:rPr>
                <w:rStyle w:val="CommentReference"/>
                <w:sz w:val="20"/>
                <w:szCs w:val="24"/>
              </w:rPr>
              <w:commentReference w:id="214"/>
            </w:r>
          </w:p>
        </w:tc>
        <w:tc>
          <w:tcPr>
            <w:tcW w:w="3654"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1629CCE7" w14:textId="4A2A154C" w:rsidR="00F906B1" w:rsidRPr="009F4405" w:rsidRDefault="00F906B1">
            <w:pPr>
              <w:spacing w:after="0"/>
            </w:pPr>
            <w:r w:rsidRPr="009F4405">
              <w:rPr>
                <w:color w:val="000000" w:themeColor="text1"/>
                <w:szCs w:val="20"/>
              </w:rPr>
              <w:t xml:space="preserve">Demand risk is cushioned by institutional </w:t>
            </w:r>
            <w:r w:rsidR="007E584A" w:rsidRPr="009F4405">
              <w:rPr>
                <w:color w:val="000000" w:themeColor="text1"/>
                <w:szCs w:val="20"/>
              </w:rPr>
              <w:t>customers but</w:t>
            </w:r>
            <w:r w:rsidRPr="009F4405">
              <w:rPr>
                <w:color w:val="000000" w:themeColor="text1"/>
                <w:szCs w:val="20"/>
              </w:rPr>
              <w:t xml:space="preserve"> not eliminated. </w:t>
            </w:r>
            <w:r w:rsidR="00E20BB0" w:rsidRPr="009F4405">
              <w:rPr>
                <w:color w:val="000000" w:themeColor="text1"/>
                <w:szCs w:val="20"/>
              </w:rPr>
              <w:t xml:space="preserve">CSG's baseline economic resilience is </w:t>
            </w:r>
            <w:r w:rsidR="00E20BB0" w:rsidRPr="009F4405">
              <w:rPr>
                <w:b/>
                <w:bCs/>
                <w:color w:val="000000" w:themeColor="text1"/>
                <w:szCs w:val="20"/>
              </w:rPr>
              <w:t>structurally underpinned rather than cadence-driven</w:t>
            </w:r>
            <w:r w:rsidR="00E20BB0" w:rsidRPr="009F4405">
              <w:rPr>
                <w:color w:val="000000" w:themeColor="text1"/>
                <w:szCs w:val="20"/>
              </w:rPr>
              <w:t xml:space="preserve">: the spaceport's operation, maintenance and modernisation are funded through the multi-annual ESA–CNES exploitation contract independently of launch rate. The 2026–2030 agreement signed on 30 April 2026 commits (two-thirds from ESA Member States, one-third from CNES) to essential operational, maintenance and structural-modernisation activities, decoupling the site's core funding from year-to-year launch activity. </w:t>
            </w:r>
            <w:r w:rsidR="00200A9F" w:rsidRPr="009F4405">
              <w:rPr>
                <w:color w:val="000000" w:themeColor="text1"/>
                <w:szCs w:val="20"/>
              </w:rPr>
              <w:t>Within that launch-specific layer, resilience depends on Ariane 6 ramp-up, Vega-C recovery, and competitiveness in the global market.</w:t>
            </w:r>
          </w:p>
        </w:tc>
        <w:tc>
          <w:tcPr>
            <w:tcW w:w="556"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5CA6679F" w14:textId="77777777" w:rsidR="00F906B1" w:rsidRPr="009F4405" w:rsidRDefault="00F906B1">
            <w:pPr>
              <w:spacing w:after="0"/>
              <w:jc w:val="center"/>
            </w:pPr>
            <w:r w:rsidRPr="009F4405">
              <w:rPr>
                <w:b/>
                <w:bCs/>
                <w:color w:val="000000" w:themeColor="text1"/>
                <w:szCs w:val="20"/>
              </w:rPr>
              <w:t>Medium</w:t>
            </w:r>
          </w:p>
        </w:tc>
      </w:tr>
      <w:tr w:rsidR="00F906B1" w:rsidRPr="009F4405" w14:paraId="14A947B7" w14:textId="77777777" w:rsidTr="008007B8">
        <w:trPr>
          <w:trHeight w:val="300"/>
        </w:trPr>
        <w:tc>
          <w:tcPr>
            <w:tcW w:w="790"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5F712898" w14:textId="77777777" w:rsidR="00F906B1" w:rsidRPr="009F4405" w:rsidRDefault="00F906B1">
            <w:pPr>
              <w:spacing w:after="0"/>
              <w:jc w:val="center"/>
            </w:pPr>
            <w:r w:rsidRPr="009F4405">
              <w:rPr>
                <w:b/>
                <w:bCs/>
                <w:color w:val="000000" w:themeColor="text1"/>
                <w:szCs w:val="20"/>
              </w:rPr>
              <w:t>Environment</w:t>
            </w:r>
          </w:p>
        </w:tc>
        <w:tc>
          <w:tcPr>
            <w:tcW w:w="3654"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132F26F6" w14:textId="77777777" w:rsidR="00F906B1" w:rsidRPr="009F4405" w:rsidRDefault="00F906B1">
            <w:pPr>
              <w:spacing w:after="0"/>
            </w:pPr>
            <w:r w:rsidRPr="009F4405">
              <w:rPr>
                <w:color w:val="000000" w:themeColor="text1"/>
              </w:rPr>
              <w:t xml:space="preserve">Environmental exposure is significant and structural. CSG operates in a tropical coastal environment with heavy rain, humidity, lightning exposure, and corrosion stress on infrastructure. </w:t>
            </w:r>
          </w:p>
        </w:tc>
        <w:tc>
          <w:tcPr>
            <w:tcW w:w="556"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EE0000"/>
            <w:tcMar>
              <w:left w:w="108" w:type="dxa"/>
              <w:right w:w="108" w:type="dxa"/>
            </w:tcMar>
            <w:vAlign w:val="center"/>
          </w:tcPr>
          <w:p w14:paraId="12F679BF" w14:textId="77777777" w:rsidR="00F906B1" w:rsidRPr="009F4405" w:rsidRDefault="00F906B1">
            <w:pPr>
              <w:spacing w:after="0"/>
              <w:jc w:val="center"/>
            </w:pPr>
            <w:r w:rsidRPr="009F4405">
              <w:rPr>
                <w:b/>
                <w:bCs/>
                <w:color w:val="000000" w:themeColor="text1"/>
                <w:szCs w:val="20"/>
              </w:rPr>
              <w:t>High</w:t>
            </w:r>
          </w:p>
        </w:tc>
      </w:tr>
      <w:tr w:rsidR="00F906B1" w:rsidRPr="009F4405" w14:paraId="2F503663" w14:textId="77777777" w:rsidTr="008007B8">
        <w:trPr>
          <w:trHeight w:val="300"/>
        </w:trPr>
        <w:tc>
          <w:tcPr>
            <w:tcW w:w="790"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3D30FB37" w14:textId="77777777" w:rsidR="00F906B1" w:rsidRPr="009F4405" w:rsidRDefault="00F906B1">
            <w:pPr>
              <w:spacing w:after="0"/>
              <w:jc w:val="center"/>
            </w:pPr>
            <w:r w:rsidRPr="009F4405">
              <w:rPr>
                <w:b/>
                <w:bCs/>
                <w:color w:val="000000" w:themeColor="text1"/>
                <w:szCs w:val="20"/>
              </w:rPr>
              <w:t>Product Quality &amp; Design</w:t>
            </w:r>
          </w:p>
        </w:tc>
        <w:tc>
          <w:tcPr>
            <w:tcW w:w="3654"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1B224E9D" w14:textId="77777777" w:rsidR="00F906B1" w:rsidRPr="009F4405" w:rsidRDefault="00F906B1">
            <w:pPr>
              <w:spacing w:after="0"/>
            </w:pPr>
            <w:r w:rsidRPr="009F4405">
              <w:rPr>
                <w:color w:val="000000" w:themeColor="text1"/>
                <w:szCs w:val="20"/>
              </w:rPr>
              <w:t xml:space="preserve">Quality assurance is strong, but risk remains tied to launcher maturity and campaign complexity. Ariane 6 is now operational, yet still in its early service phase compared with Ariane 5’s former maturity. For launch-base operations, this means interface changes, acceptance-test learning, and campaign adaptation can still occur. Payload processing also depends on strict </w:t>
            </w:r>
            <w:r w:rsidRPr="009F4405">
              <w:rPr>
                <w:color w:val="000000" w:themeColor="text1"/>
                <w:szCs w:val="20"/>
              </w:rPr>
              <w:lastRenderedPageBreak/>
              <w:t>environmental control. CNES states that EPCU buildings must maintain customer-specified temperature and cleanliness continuously, and satellites are moved between buildings in pressurised containers to preserve clean-room conditions.</w:t>
            </w:r>
          </w:p>
        </w:tc>
        <w:tc>
          <w:tcPr>
            <w:tcW w:w="556"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0E2EAA84" w14:textId="77777777" w:rsidR="00F906B1" w:rsidRPr="009F4405" w:rsidRDefault="00F906B1">
            <w:pPr>
              <w:spacing w:after="0"/>
              <w:jc w:val="center"/>
            </w:pPr>
            <w:r w:rsidRPr="009F4405">
              <w:rPr>
                <w:b/>
                <w:bCs/>
                <w:color w:val="000000" w:themeColor="text1"/>
                <w:szCs w:val="20"/>
              </w:rPr>
              <w:lastRenderedPageBreak/>
              <w:t>Medium</w:t>
            </w:r>
          </w:p>
        </w:tc>
      </w:tr>
      <w:tr w:rsidR="00F906B1" w:rsidRPr="009F4405" w14:paraId="4F3EA2D1" w14:textId="77777777" w:rsidTr="008007B8">
        <w:trPr>
          <w:trHeight w:val="300"/>
        </w:trPr>
        <w:tc>
          <w:tcPr>
            <w:tcW w:w="790"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334342CA" w14:textId="77777777" w:rsidR="00F906B1" w:rsidRPr="009F4405" w:rsidRDefault="00F906B1">
            <w:pPr>
              <w:spacing w:after="0"/>
              <w:jc w:val="center"/>
            </w:pPr>
            <w:r w:rsidRPr="009F4405">
              <w:rPr>
                <w:b/>
                <w:bCs/>
                <w:color w:val="000000" w:themeColor="text1"/>
                <w:szCs w:val="20"/>
              </w:rPr>
              <w:t>Manufacturing &amp; Supply</w:t>
            </w:r>
          </w:p>
        </w:tc>
        <w:tc>
          <w:tcPr>
            <w:tcW w:w="3654"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36661C85" w14:textId="354AE70E" w:rsidR="00F906B1" w:rsidRPr="009F4405" w:rsidRDefault="00F21501">
            <w:pPr>
              <w:spacing w:after="0"/>
            </w:pPr>
            <w:r w:rsidRPr="009F4405">
              <w:rPr>
                <w:color w:val="000000" w:themeColor="text1"/>
              </w:rPr>
              <w:t>This is one of CSG's core structural vulnerabilities - not because launcher hardware is produced off-site (which is true of every European spaceport), but because CSG's supply chain is both the most geographically dispersed and the most logistically extended in Europe. Ariane 6 is manufactured across multiple Member States under ESA's geographic-return principle and then shipped across the Atlantic to French Guiana: ESA and ArianeGroup describe the stages and sub-assemblies as manufactured in mainland Europe and consolidated by the purpose-built ship Canopée across five ports of call — the upper stage from Bremen (DE), the fairing from Rotterdam (NL), the core stage from Le Havre (FR) and solid-propulsion elements from Bordeaux (FR) — before a ~10-day transatlantic crossing to Pariacabo harbour and road transfer to the launch vehicle assembly building.</w:t>
            </w:r>
            <w:r w:rsidR="00711523" w:rsidRPr="009F4405">
              <w:rPr>
                <w:rStyle w:val="FootnoteReference"/>
                <w:color w:val="000000" w:themeColor="text1"/>
                <w:szCs w:val="20"/>
              </w:rPr>
              <w:footnoteReference w:id="176"/>
            </w:r>
            <w:r w:rsidR="00E3788C" w:rsidRPr="009F4405">
              <w:rPr>
                <w:color w:val="000000" w:themeColor="text1"/>
              </w:rPr>
              <w:t>,</w:t>
            </w:r>
            <w:r w:rsidR="00C0663C" w:rsidRPr="009F4405">
              <w:rPr>
                <w:rStyle w:val="FootnoteReference"/>
                <w:color w:val="000000" w:themeColor="text1"/>
                <w:szCs w:val="20"/>
              </w:rPr>
              <w:footnoteReference w:id="177"/>
            </w:r>
          </w:p>
        </w:tc>
        <w:tc>
          <w:tcPr>
            <w:tcW w:w="556"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EE0000"/>
            <w:tcMar>
              <w:left w:w="108" w:type="dxa"/>
              <w:right w:w="108" w:type="dxa"/>
            </w:tcMar>
            <w:vAlign w:val="center"/>
          </w:tcPr>
          <w:p w14:paraId="0660EBB1" w14:textId="77777777" w:rsidR="00F906B1" w:rsidRPr="009F4405" w:rsidRDefault="00F906B1">
            <w:pPr>
              <w:spacing w:after="0"/>
              <w:jc w:val="center"/>
            </w:pPr>
            <w:r w:rsidRPr="009F4405">
              <w:rPr>
                <w:b/>
                <w:bCs/>
                <w:color w:val="000000" w:themeColor="text1"/>
                <w:szCs w:val="20"/>
              </w:rPr>
              <w:t>High</w:t>
            </w:r>
          </w:p>
        </w:tc>
      </w:tr>
      <w:tr w:rsidR="00F906B1" w:rsidRPr="009F4405" w14:paraId="1E77D59C" w14:textId="77777777" w:rsidTr="008007B8">
        <w:trPr>
          <w:trHeight w:val="300"/>
        </w:trPr>
        <w:tc>
          <w:tcPr>
            <w:tcW w:w="790"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30F90AA3" w14:textId="77777777" w:rsidR="00F906B1" w:rsidRPr="009F4405" w:rsidRDefault="00F906B1">
            <w:pPr>
              <w:spacing w:after="0"/>
              <w:jc w:val="center"/>
            </w:pPr>
            <w:r w:rsidRPr="009F4405">
              <w:rPr>
                <w:b/>
                <w:bCs/>
                <w:color w:val="000000" w:themeColor="text1"/>
                <w:szCs w:val="20"/>
              </w:rPr>
              <w:t>Transportation &amp; Distribution</w:t>
            </w:r>
          </w:p>
        </w:tc>
        <w:tc>
          <w:tcPr>
            <w:tcW w:w="3654"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5D19D978" w14:textId="77777777" w:rsidR="00F906B1" w:rsidRPr="009F4405" w:rsidRDefault="00F906B1">
            <w:pPr>
              <w:spacing w:after="0"/>
            </w:pPr>
            <w:r w:rsidRPr="009F4405">
              <w:rPr>
                <w:color w:val="000000" w:themeColor="text1"/>
                <w:szCs w:val="20"/>
              </w:rPr>
              <w:t xml:space="preserve">Transportation is a major single-point-of-failure domain. Ariane 6 stages and large elements are shipped across the Atlantic on the purpose-built vessel </w:t>
            </w:r>
            <w:r w:rsidRPr="009F4405">
              <w:rPr>
                <w:b/>
                <w:bCs/>
                <w:color w:val="000000" w:themeColor="text1"/>
                <w:szCs w:val="20"/>
              </w:rPr>
              <w:t>Canopée</w:t>
            </w:r>
            <w:r w:rsidRPr="009F4405">
              <w:rPr>
                <w:color w:val="000000" w:themeColor="text1"/>
                <w:szCs w:val="20"/>
              </w:rPr>
              <w:t xml:space="preserve">, which was designed specifically to carry large, fragile loads and navigate to Pariacabo harbour; components are then moved by road to the launcher assembly building. ArianeGroup and ESA describe this as the recurring industrial logistics route for Ariane 6. This means disruption to one ship, one port interface, or the short overland corridor from Pariacabo to CSG can directly affect launch readiness. </w:t>
            </w:r>
          </w:p>
        </w:tc>
        <w:tc>
          <w:tcPr>
            <w:tcW w:w="556"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EE0000"/>
            <w:tcMar>
              <w:left w:w="108" w:type="dxa"/>
              <w:right w:w="108" w:type="dxa"/>
            </w:tcMar>
            <w:vAlign w:val="center"/>
          </w:tcPr>
          <w:p w14:paraId="43B8AAA8" w14:textId="77777777" w:rsidR="00F906B1" w:rsidRPr="009F4405" w:rsidRDefault="00F906B1">
            <w:pPr>
              <w:spacing w:after="0"/>
              <w:jc w:val="center"/>
            </w:pPr>
            <w:r w:rsidRPr="009F4405">
              <w:rPr>
                <w:b/>
                <w:bCs/>
                <w:color w:val="000000" w:themeColor="text1"/>
                <w:szCs w:val="20"/>
              </w:rPr>
              <w:t>High</w:t>
            </w:r>
          </w:p>
        </w:tc>
      </w:tr>
      <w:tr w:rsidR="00F906B1" w:rsidRPr="009F4405" w14:paraId="0C22EA5C" w14:textId="77777777" w:rsidTr="008007B8">
        <w:trPr>
          <w:trHeight w:val="300"/>
        </w:trPr>
        <w:tc>
          <w:tcPr>
            <w:tcW w:w="790"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764A8EB2" w14:textId="77777777" w:rsidR="00F906B1" w:rsidRPr="009F4405" w:rsidRDefault="00F906B1">
            <w:pPr>
              <w:spacing w:after="0"/>
              <w:jc w:val="center"/>
            </w:pPr>
            <w:r w:rsidRPr="009F4405">
              <w:rPr>
                <w:b/>
                <w:bCs/>
                <w:color w:val="000000" w:themeColor="text1"/>
                <w:szCs w:val="20"/>
              </w:rPr>
              <w:t>Financial</w:t>
            </w:r>
          </w:p>
        </w:tc>
        <w:tc>
          <w:tcPr>
            <w:tcW w:w="3654"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25513861" w14:textId="77777777" w:rsidR="00F906B1" w:rsidRPr="009F4405" w:rsidRDefault="00F906B1">
            <w:pPr>
              <w:spacing w:after="0"/>
            </w:pPr>
            <w:r w:rsidRPr="009F4405">
              <w:rPr>
                <w:color w:val="000000" w:themeColor="text1"/>
                <w:szCs w:val="20"/>
              </w:rPr>
              <w:t xml:space="preserve">CSG is a high-fixed-cost infrastructure system. Pads, tracking assets, payload facilities, and mission-control capability must be maintained whether or not launch cadence is optimal. That means delays, stand-downs, or slower-than-expected ramp-up create disproportionate cost pressure. Institutional support reduces insolvency risk, but it does not remove the budgetary effects of underutilization or extended campaign slips. </w:t>
            </w:r>
          </w:p>
        </w:tc>
        <w:tc>
          <w:tcPr>
            <w:tcW w:w="556"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37ECA280" w14:textId="77777777" w:rsidR="00F906B1" w:rsidRPr="009F4405" w:rsidRDefault="00F906B1">
            <w:pPr>
              <w:spacing w:after="0"/>
              <w:jc w:val="center"/>
            </w:pPr>
            <w:r w:rsidRPr="009F4405">
              <w:rPr>
                <w:b/>
                <w:bCs/>
                <w:color w:val="000000" w:themeColor="text1"/>
                <w:szCs w:val="20"/>
              </w:rPr>
              <w:t>Medium</w:t>
            </w:r>
          </w:p>
        </w:tc>
      </w:tr>
      <w:tr w:rsidR="00F906B1" w:rsidRPr="009F4405" w14:paraId="757A1D34" w14:textId="77777777" w:rsidTr="008007B8">
        <w:trPr>
          <w:trHeight w:val="300"/>
        </w:trPr>
        <w:tc>
          <w:tcPr>
            <w:tcW w:w="790"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32858771" w14:textId="77777777" w:rsidR="00F906B1" w:rsidRPr="009F4405" w:rsidRDefault="00F906B1">
            <w:pPr>
              <w:spacing w:after="0"/>
              <w:jc w:val="center"/>
            </w:pPr>
            <w:r w:rsidRPr="009F4405">
              <w:rPr>
                <w:b/>
                <w:bCs/>
                <w:color w:val="000000" w:themeColor="text1"/>
                <w:szCs w:val="20"/>
              </w:rPr>
              <w:t>Compliance</w:t>
            </w:r>
          </w:p>
        </w:tc>
        <w:tc>
          <w:tcPr>
            <w:tcW w:w="3654"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47A9C07C" w14:textId="77777777" w:rsidR="00F906B1" w:rsidRPr="009F4405" w:rsidRDefault="00F906B1">
            <w:pPr>
              <w:spacing w:after="0"/>
            </w:pPr>
            <w:r w:rsidRPr="009F4405">
              <w:rPr>
                <w:color w:val="000000" w:themeColor="text1"/>
                <w:szCs w:val="20"/>
              </w:rPr>
              <w:t>Compliance exposure is high because launch authorization, environmental obligations, safety requirements, and cyber approval are tightly linked to operational continuity. CNES’s authorization process is operator-specific, while the newer French rules expressly cover launch preparation, transport, storage, testing, and execution. CNES also notes that information systems used in launch operations require formal security approval before entering operational service. In other words, compliance is not peripheral. It is embedded in launch readiness.</w:t>
            </w:r>
          </w:p>
        </w:tc>
        <w:tc>
          <w:tcPr>
            <w:tcW w:w="556"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EE0000"/>
            <w:tcMar>
              <w:left w:w="108" w:type="dxa"/>
              <w:right w:w="108" w:type="dxa"/>
            </w:tcMar>
            <w:vAlign w:val="center"/>
          </w:tcPr>
          <w:p w14:paraId="564A24FF" w14:textId="77777777" w:rsidR="00F906B1" w:rsidRPr="009F4405" w:rsidRDefault="00F906B1">
            <w:pPr>
              <w:spacing w:after="0"/>
              <w:jc w:val="center"/>
            </w:pPr>
            <w:r w:rsidRPr="009F4405">
              <w:rPr>
                <w:b/>
                <w:bCs/>
                <w:color w:val="000000" w:themeColor="text1"/>
                <w:szCs w:val="20"/>
              </w:rPr>
              <w:t>High</w:t>
            </w:r>
          </w:p>
        </w:tc>
      </w:tr>
      <w:tr w:rsidR="00F906B1" w:rsidRPr="009F4405" w14:paraId="554DFB66" w14:textId="77777777" w:rsidTr="008007B8">
        <w:trPr>
          <w:trHeight w:val="300"/>
        </w:trPr>
        <w:tc>
          <w:tcPr>
            <w:tcW w:w="790"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68BF5A89" w14:textId="77777777" w:rsidR="00F906B1" w:rsidRPr="009F4405" w:rsidRDefault="00F906B1">
            <w:pPr>
              <w:spacing w:after="0"/>
              <w:jc w:val="center"/>
            </w:pPr>
            <w:r w:rsidRPr="009F4405">
              <w:rPr>
                <w:b/>
                <w:bCs/>
                <w:color w:val="000000" w:themeColor="text1"/>
                <w:szCs w:val="20"/>
              </w:rPr>
              <w:t>Technology &amp; Cyber</w:t>
            </w:r>
          </w:p>
        </w:tc>
        <w:tc>
          <w:tcPr>
            <w:tcW w:w="3654"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10012359" w14:textId="77777777" w:rsidR="00F906B1" w:rsidRPr="009F4405" w:rsidRDefault="00F906B1">
            <w:pPr>
              <w:spacing w:after="0"/>
            </w:pPr>
            <w:r w:rsidRPr="009F4405">
              <w:rPr>
                <w:color w:val="000000" w:themeColor="text1"/>
                <w:szCs w:val="20"/>
              </w:rPr>
              <w:t xml:space="preserve">Technology and cyber risk are high because launch campaigns depend on mission-critical IT/OT systems spanning range safety, telemetry, processing, control, and secure communications. CNES explicitly frames cybersecurity approval as a prerequisite before systems are put into operational service, including in launch operations. As operations become more digital and interconnected, cyber incidents can create direct availability risk, not only data-loss risk. </w:t>
            </w:r>
          </w:p>
        </w:tc>
        <w:tc>
          <w:tcPr>
            <w:tcW w:w="556"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EE0000"/>
            <w:tcMar>
              <w:left w:w="108" w:type="dxa"/>
              <w:right w:w="108" w:type="dxa"/>
            </w:tcMar>
            <w:vAlign w:val="center"/>
          </w:tcPr>
          <w:p w14:paraId="16B5BE30" w14:textId="77777777" w:rsidR="00F906B1" w:rsidRPr="009F4405" w:rsidRDefault="00F906B1">
            <w:pPr>
              <w:spacing w:after="0"/>
              <w:jc w:val="center"/>
            </w:pPr>
            <w:r w:rsidRPr="009F4405">
              <w:rPr>
                <w:b/>
                <w:bCs/>
                <w:color w:val="000000" w:themeColor="text1"/>
                <w:szCs w:val="20"/>
              </w:rPr>
              <w:t>High</w:t>
            </w:r>
          </w:p>
        </w:tc>
      </w:tr>
      <w:tr w:rsidR="00F906B1" w:rsidRPr="009F4405" w14:paraId="12EE52EB" w14:textId="77777777" w:rsidTr="008007B8">
        <w:trPr>
          <w:trHeight w:val="300"/>
        </w:trPr>
        <w:tc>
          <w:tcPr>
            <w:tcW w:w="790"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2BB2483B" w14:textId="77777777" w:rsidR="00F906B1" w:rsidRPr="009F4405" w:rsidRDefault="00F906B1">
            <w:pPr>
              <w:spacing w:after="0"/>
              <w:jc w:val="center"/>
            </w:pPr>
            <w:r w:rsidRPr="009F4405">
              <w:rPr>
                <w:b/>
                <w:bCs/>
                <w:color w:val="000000" w:themeColor="text1"/>
                <w:szCs w:val="20"/>
              </w:rPr>
              <w:t>Human Capital</w:t>
            </w:r>
          </w:p>
        </w:tc>
        <w:tc>
          <w:tcPr>
            <w:tcW w:w="3654"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7189C08B" w14:textId="77777777" w:rsidR="00F906B1" w:rsidRPr="009F4405" w:rsidRDefault="00F906B1">
            <w:pPr>
              <w:spacing w:after="0"/>
            </w:pPr>
            <w:r w:rsidRPr="009F4405">
              <w:rPr>
                <w:color w:val="000000" w:themeColor="text1"/>
                <w:szCs w:val="20"/>
              </w:rPr>
              <w:t xml:space="preserve">CSG requires a concentrated pool of highly specialised personnel, including launch operations staff, range safety experts, propellant handlers, payload-processing teams, cyber specialists, and maintenance engineers. Because French Guiana is remote from Europe’s main industrial centres, continuity often depends on rotating specialists from mainland Europe and </w:t>
            </w:r>
            <w:r w:rsidRPr="009F4405">
              <w:rPr>
                <w:color w:val="000000" w:themeColor="text1"/>
                <w:szCs w:val="20"/>
              </w:rPr>
              <w:lastRenderedPageBreak/>
              <w:t>retaining scarce technical staff on site. This creates vulnerability to staffing shortages, training gaps, and surge-demand bottlenecks during overlapping campaigns.</w:t>
            </w:r>
          </w:p>
        </w:tc>
        <w:tc>
          <w:tcPr>
            <w:tcW w:w="556"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EE0000"/>
            <w:tcMar>
              <w:left w:w="108" w:type="dxa"/>
              <w:right w:w="108" w:type="dxa"/>
            </w:tcMar>
            <w:vAlign w:val="center"/>
          </w:tcPr>
          <w:p w14:paraId="4CAC8EC7" w14:textId="77777777" w:rsidR="00F906B1" w:rsidRPr="009F4405" w:rsidRDefault="00F906B1">
            <w:pPr>
              <w:spacing w:after="0"/>
              <w:jc w:val="center"/>
            </w:pPr>
            <w:r w:rsidRPr="009F4405">
              <w:rPr>
                <w:b/>
                <w:bCs/>
                <w:color w:val="000000" w:themeColor="text1"/>
                <w:szCs w:val="20"/>
              </w:rPr>
              <w:lastRenderedPageBreak/>
              <w:t>High</w:t>
            </w:r>
          </w:p>
        </w:tc>
      </w:tr>
      <w:tr w:rsidR="00F906B1" w:rsidRPr="009F4405" w14:paraId="43706D1C" w14:textId="77777777" w:rsidTr="008007B8">
        <w:trPr>
          <w:trHeight w:val="300"/>
        </w:trPr>
        <w:tc>
          <w:tcPr>
            <w:tcW w:w="790"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5BEFC70E" w14:textId="77777777" w:rsidR="00F906B1" w:rsidRPr="009F4405" w:rsidRDefault="00F906B1">
            <w:pPr>
              <w:spacing w:after="0"/>
              <w:jc w:val="center"/>
            </w:pPr>
            <w:r w:rsidRPr="009F4405">
              <w:rPr>
                <w:b/>
                <w:bCs/>
                <w:color w:val="000000" w:themeColor="text1"/>
                <w:szCs w:val="20"/>
              </w:rPr>
              <w:t>Infrastructure</w:t>
            </w:r>
          </w:p>
        </w:tc>
        <w:tc>
          <w:tcPr>
            <w:tcW w:w="3654"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18B43B15" w14:textId="77777777" w:rsidR="00F906B1" w:rsidRPr="009F4405" w:rsidRDefault="00F906B1">
            <w:pPr>
              <w:spacing w:after="0"/>
            </w:pPr>
            <w:r w:rsidRPr="009F4405">
              <w:rPr>
                <w:color w:val="000000" w:themeColor="text1"/>
                <w:szCs w:val="20"/>
              </w:rPr>
              <w:t>Infrastructure risk is systemically high because CSG is not just a pad. It is an integrated chain that includes launch complexes, payload facilities, port access, roads, telemetry, power, telecoms, and control centres. ESA and CNES describe Ariane 6 hardware arriving at Pariacabo, moving to the launcher assembly building, and then through integrated on-site processing before launch. If one enabling infrastructure node is degraded, the impact can propagate across the full campaign. For Europe, the deeper issue is strategic concentration. CSG remains the only EU-controlled operational launch site for heavy orbital access.</w:t>
            </w:r>
          </w:p>
        </w:tc>
        <w:tc>
          <w:tcPr>
            <w:tcW w:w="556"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EE0000"/>
            <w:tcMar>
              <w:left w:w="108" w:type="dxa"/>
              <w:right w:w="108" w:type="dxa"/>
            </w:tcMar>
            <w:vAlign w:val="center"/>
          </w:tcPr>
          <w:p w14:paraId="554B43AF" w14:textId="77777777" w:rsidR="00F906B1" w:rsidRPr="009F4405" w:rsidRDefault="00F906B1">
            <w:pPr>
              <w:spacing w:after="0"/>
              <w:jc w:val="center"/>
            </w:pPr>
            <w:r w:rsidRPr="009F4405">
              <w:rPr>
                <w:b/>
                <w:bCs/>
                <w:color w:val="000000" w:themeColor="text1"/>
                <w:szCs w:val="20"/>
              </w:rPr>
              <w:t>High</w:t>
            </w:r>
          </w:p>
        </w:tc>
      </w:tr>
    </w:tbl>
    <w:p w14:paraId="4B16B186" w14:textId="77777777" w:rsidR="00F906B1" w:rsidRPr="009F4405" w:rsidRDefault="00F906B1" w:rsidP="00F906B1">
      <w:pPr>
        <w:rPr>
          <w:rFonts w:eastAsia="EYInterstate Light" w:cs="EYInterstate Light"/>
          <w:szCs w:val="20"/>
        </w:rPr>
      </w:pPr>
    </w:p>
    <w:p w14:paraId="40A5402A" w14:textId="77777777" w:rsidR="00F906B1" w:rsidRPr="009F4405" w:rsidRDefault="00F906B1" w:rsidP="002238C5">
      <w:pPr>
        <w:pStyle w:val="EYHeading3"/>
        <w:rPr>
          <w:rFonts w:ascii="EYInterstate Light" w:eastAsia="EYInterstate Light" w:hAnsi="EYInterstate Light" w:cs="EYInterstate Light"/>
          <w:szCs w:val="22"/>
        </w:rPr>
      </w:pPr>
      <w:r w:rsidRPr="009F4405">
        <w:t>Esrange Spaceport</w:t>
      </w:r>
    </w:p>
    <w:p w14:paraId="1E9B66F9" w14:textId="77777777" w:rsidR="00F906B1" w:rsidRPr="009F4405" w:rsidRDefault="00F906B1" w:rsidP="00F906B1">
      <w:r w:rsidRPr="009F4405">
        <w:rPr>
          <w:rFonts w:eastAsia="EYInterstate Light" w:cs="EYInterstate Light"/>
          <w:szCs w:val="20"/>
        </w:rPr>
        <w:t>Esrange Space Center is located near Kiruna in northern Sweden. Operated by SSC Space, it began operations in the 1960s primarily for sounding rocket launches and balloon missions. Today, Esrange serves as a multi-purpose facility with the aim of conducting satellite launches. Its high-latitude position makes it particularly valuable for polar orbit missions.</w:t>
      </w:r>
    </w:p>
    <w:tbl>
      <w:tblPr>
        <w:tblStyle w:val="TableGrid"/>
        <w:tblW w:w="5000" w:type="pct"/>
        <w:tblLook w:val="04A0" w:firstRow="1" w:lastRow="0" w:firstColumn="1" w:lastColumn="0" w:noHBand="0" w:noVBand="1"/>
      </w:tblPr>
      <w:tblGrid>
        <w:gridCol w:w="2339"/>
        <w:gridCol w:w="10343"/>
        <w:gridCol w:w="1584"/>
      </w:tblGrid>
      <w:tr w:rsidR="00F906B1" w:rsidRPr="009F4405" w14:paraId="4701B9C5" w14:textId="77777777" w:rsidTr="008007B8">
        <w:trPr>
          <w:trHeight w:val="470"/>
        </w:trPr>
        <w:tc>
          <w:tcPr>
            <w:tcW w:w="5000" w:type="pct"/>
            <w:gridSpan w:val="3"/>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4ACA1E85" w14:textId="77777777" w:rsidR="00F906B1" w:rsidRPr="009F4405" w:rsidRDefault="00F906B1">
            <w:pPr>
              <w:spacing w:after="0"/>
              <w:jc w:val="center"/>
            </w:pPr>
            <w:r w:rsidRPr="009F4405">
              <w:rPr>
                <w:b/>
                <w:bCs/>
                <w:color w:val="000000" w:themeColor="text1"/>
                <w:szCs w:val="20"/>
              </w:rPr>
              <w:t>Esrange Spaceport</w:t>
            </w:r>
          </w:p>
        </w:tc>
      </w:tr>
      <w:tr w:rsidR="00F906B1" w:rsidRPr="009F4405" w14:paraId="6227FB8C" w14:textId="77777777" w:rsidTr="008007B8">
        <w:trPr>
          <w:trHeight w:val="616"/>
        </w:trPr>
        <w:tc>
          <w:tcPr>
            <w:tcW w:w="820"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28409229" w14:textId="77777777" w:rsidR="00F906B1" w:rsidRPr="009F4405" w:rsidRDefault="00F906B1">
            <w:pPr>
              <w:spacing w:after="0"/>
              <w:jc w:val="center"/>
            </w:pPr>
            <w:r w:rsidRPr="009F4405">
              <w:rPr>
                <w:b/>
                <w:bCs/>
                <w:color w:val="000000" w:themeColor="text1"/>
                <w:szCs w:val="20"/>
              </w:rPr>
              <w:t>Risk Category</w:t>
            </w:r>
          </w:p>
        </w:tc>
        <w:tc>
          <w:tcPr>
            <w:tcW w:w="3625" w:type="pct"/>
            <w:tcBorders>
              <w:top w:val="nil"/>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5033EF55" w14:textId="77777777" w:rsidR="00F906B1" w:rsidRPr="009F4405" w:rsidRDefault="00F906B1">
            <w:pPr>
              <w:spacing w:after="0"/>
              <w:jc w:val="center"/>
            </w:pPr>
            <w:r w:rsidRPr="009F4405">
              <w:rPr>
                <w:b/>
                <w:bCs/>
                <w:color w:val="000000" w:themeColor="text1"/>
                <w:szCs w:val="20"/>
              </w:rPr>
              <w:t>Assessment</w:t>
            </w:r>
          </w:p>
        </w:tc>
        <w:tc>
          <w:tcPr>
            <w:tcW w:w="556" w:type="pct"/>
            <w:tcBorders>
              <w:top w:val="nil"/>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737171CF" w14:textId="77777777" w:rsidR="00F906B1" w:rsidRPr="009F4405" w:rsidRDefault="00F906B1">
            <w:pPr>
              <w:spacing w:after="0"/>
              <w:jc w:val="center"/>
            </w:pPr>
            <w:r w:rsidRPr="009F4405">
              <w:rPr>
                <w:b/>
                <w:bCs/>
                <w:color w:val="000000" w:themeColor="text1"/>
                <w:szCs w:val="20"/>
              </w:rPr>
              <w:t>Risk Level</w:t>
            </w:r>
          </w:p>
        </w:tc>
      </w:tr>
      <w:tr w:rsidR="00F906B1" w:rsidRPr="009F4405" w14:paraId="2BCACEA7" w14:textId="77777777" w:rsidTr="008007B8">
        <w:trPr>
          <w:trHeight w:val="300"/>
        </w:trPr>
        <w:tc>
          <w:tcPr>
            <w:tcW w:w="820"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32EA12AF" w14:textId="77777777" w:rsidR="00F906B1" w:rsidRPr="009F4405" w:rsidRDefault="00F906B1">
            <w:pPr>
              <w:spacing w:after="0"/>
              <w:jc w:val="center"/>
            </w:pPr>
            <w:r w:rsidRPr="009F4405">
              <w:rPr>
                <w:b/>
                <w:bCs/>
                <w:color w:val="000000" w:themeColor="text1"/>
                <w:szCs w:val="20"/>
              </w:rPr>
              <w:t>Foreign Ownership, Control or Influence (FOCI)</w:t>
            </w:r>
          </w:p>
        </w:tc>
        <w:tc>
          <w:tcPr>
            <w:tcW w:w="3625"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58DBA1D5" w14:textId="77777777" w:rsidR="00F906B1" w:rsidRPr="009F4405" w:rsidRDefault="00F906B1">
            <w:pPr>
              <w:spacing w:after="0"/>
            </w:pPr>
            <w:r w:rsidRPr="009F4405">
              <w:rPr>
                <w:color w:val="000000" w:themeColor="text1"/>
                <w:szCs w:val="20"/>
              </w:rPr>
              <w:t xml:space="preserve">SSC is a state-owned company that abides by Swedish law. SSC also provides collision avoidance analysis reports, as part of launch approval process, via deal with US STRATCOM on SSA data sharing. Importance of US data is a key question for independent activities, but not a major concern. </w:t>
            </w:r>
          </w:p>
        </w:tc>
        <w:tc>
          <w:tcPr>
            <w:tcW w:w="556"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92D050"/>
            <w:tcMar>
              <w:left w:w="108" w:type="dxa"/>
              <w:right w:w="108" w:type="dxa"/>
            </w:tcMar>
            <w:vAlign w:val="center"/>
          </w:tcPr>
          <w:p w14:paraId="7CDC558C" w14:textId="77777777" w:rsidR="00F906B1" w:rsidRPr="009F4405" w:rsidRDefault="00F906B1">
            <w:pPr>
              <w:spacing w:after="0"/>
              <w:jc w:val="center"/>
            </w:pPr>
            <w:r w:rsidRPr="009F4405">
              <w:rPr>
                <w:b/>
                <w:bCs/>
                <w:color w:val="000000" w:themeColor="text1"/>
                <w:szCs w:val="20"/>
              </w:rPr>
              <w:t>Low</w:t>
            </w:r>
          </w:p>
        </w:tc>
      </w:tr>
      <w:tr w:rsidR="00F906B1" w:rsidRPr="009F4405" w14:paraId="6705D0B5" w14:textId="77777777" w:rsidTr="008007B8">
        <w:trPr>
          <w:trHeight w:val="300"/>
        </w:trPr>
        <w:tc>
          <w:tcPr>
            <w:tcW w:w="820"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1E669AA3" w14:textId="77777777" w:rsidR="00F906B1" w:rsidRPr="009F4405" w:rsidRDefault="00F906B1">
            <w:pPr>
              <w:spacing w:after="0"/>
              <w:jc w:val="center"/>
            </w:pPr>
            <w:r w:rsidRPr="009F4405">
              <w:rPr>
                <w:b/>
                <w:bCs/>
                <w:color w:val="000000" w:themeColor="text1"/>
                <w:szCs w:val="20"/>
              </w:rPr>
              <w:t>Political &amp; Regulatory</w:t>
            </w:r>
          </w:p>
        </w:tc>
        <w:tc>
          <w:tcPr>
            <w:tcW w:w="3625"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61471B02" w14:textId="09775E95" w:rsidR="00F906B1" w:rsidRPr="009F4405" w:rsidRDefault="00F906B1">
            <w:pPr>
              <w:spacing w:after="0"/>
            </w:pPr>
            <w:r w:rsidRPr="009F4405">
              <w:rPr>
                <w:color w:val="000000" w:themeColor="text1"/>
              </w:rPr>
              <w:t>.The airspace north to the Esrange Space Center must be closed for every launch attempt, this includes foreign airspace, namely Norway</w:t>
            </w:r>
            <w:r w:rsidR="00872B42" w:rsidRPr="009F4405">
              <w:rPr>
                <w:rStyle w:val="FootnoteReference"/>
                <w:color w:val="000000" w:themeColor="text1"/>
                <w:szCs w:val="20"/>
              </w:rPr>
              <w:footnoteReference w:id="178"/>
            </w:r>
            <w:r w:rsidRPr="009F4405">
              <w:rPr>
                <w:color w:val="000000" w:themeColor="text1"/>
              </w:rPr>
              <w:t>. This means that constant coordination with neighbouring states is highly important and any disputes could complicate launch windows. Russia in the East also poses a particular concern when it comes to conflict scenarios, as the region is directly within striking distance. Ongoing dialogues with the Kiruna municipality and Norrbotten County are key to ensuring undisturbed activities. SSC Space has close and amicable relations with the Samí population in the region and support each other in regulatory matters. Regulatory activity is also guided by the 1982:963 Space Activity Act and 1982:1069 Space Activities Decree.</w:t>
            </w:r>
          </w:p>
        </w:tc>
        <w:tc>
          <w:tcPr>
            <w:tcW w:w="556"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7FE3F39D" w14:textId="77777777" w:rsidR="00F906B1" w:rsidRPr="009F4405" w:rsidRDefault="00F906B1">
            <w:pPr>
              <w:spacing w:after="0"/>
              <w:jc w:val="center"/>
            </w:pPr>
            <w:r w:rsidRPr="009F4405">
              <w:rPr>
                <w:b/>
                <w:bCs/>
                <w:color w:val="000000" w:themeColor="text1"/>
                <w:szCs w:val="20"/>
              </w:rPr>
              <w:t>Medium</w:t>
            </w:r>
          </w:p>
        </w:tc>
      </w:tr>
      <w:tr w:rsidR="00F906B1" w:rsidRPr="009F4405" w14:paraId="0AE7FCAE" w14:textId="77777777" w:rsidTr="008007B8">
        <w:trPr>
          <w:trHeight w:val="300"/>
        </w:trPr>
        <w:tc>
          <w:tcPr>
            <w:tcW w:w="820"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6524A790" w14:textId="77777777" w:rsidR="00F906B1" w:rsidRPr="009F4405" w:rsidRDefault="00F906B1">
            <w:pPr>
              <w:spacing w:after="0"/>
              <w:jc w:val="center"/>
            </w:pPr>
            <w:r w:rsidRPr="009F4405">
              <w:rPr>
                <w:b/>
                <w:bCs/>
                <w:color w:val="000000" w:themeColor="text1"/>
                <w:szCs w:val="20"/>
              </w:rPr>
              <w:t>Economic</w:t>
            </w:r>
          </w:p>
        </w:tc>
        <w:tc>
          <w:tcPr>
            <w:tcW w:w="3625"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4A3D2A29" w14:textId="5A17CFB7" w:rsidR="00F906B1" w:rsidRPr="009F4405" w:rsidRDefault="00F906B1">
            <w:pPr>
              <w:spacing w:after="0"/>
            </w:pPr>
            <w:r w:rsidRPr="009F4405">
              <w:rPr>
                <w:color w:val="000000" w:themeColor="text1"/>
                <w:szCs w:val="20"/>
              </w:rPr>
              <w:t>Currently Esrange’s Operations depend on government funding and commercial launch demand</w:t>
            </w:r>
            <w:r w:rsidR="00904C30" w:rsidRPr="009F4405">
              <w:rPr>
                <w:color w:val="000000" w:themeColor="text1"/>
                <w:szCs w:val="20"/>
              </w:rPr>
              <w:t>.</w:t>
            </w:r>
            <w:r w:rsidRPr="009F4405">
              <w:rPr>
                <w:color w:val="000000" w:themeColor="text1"/>
                <w:szCs w:val="20"/>
              </w:rPr>
              <w:t xml:space="preserve"> The Swedish government and Armed Forces have announced in 2025 and 2026 financial packages to development autonomous launch capabilities from Esrange. The Swedish Defense Materiel Administration (FMV) signed a contract is valued at SEK 209 million and for the development of these capabilities, including for the ability of the Armed Forces to launch their own satellites into orbit from </w:t>
            </w:r>
            <w:r w:rsidRPr="009F4405">
              <w:rPr>
                <w:color w:val="000000" w:themeColor="text1"/>
                <w:szCs w:val="20"/>
              </w:rPr>
              <w:lastRenderedPageBreak/>
              <w:t>Esrange. The Swedish government committed an additional SEK 400 million for sovereign launch capabilities in March 2026. The facility is highly dependent on national funding sources and at this time does not generate its own funding from launch. Key concerns also lie within the value of the Swedish Krona, which cost the company SEK 11 million in 2024 due to exchange rate fluctuations with foreign currencies.</w:t>
            </w:r>
          </w:p>
        </w:tc>
        <w:tc>
          <w:tcPr>
            <w:tcW w:w="556"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EE0000"/>
            <w:tcMar>
              <w:left w:w="108" w:type="dxa"/>
              <w:right w:w="108" w:type="dxa"/>
            </w:tcMar>
            <w:vAlign w:val="center"/>
          </w:tcPr>
          <w:p w14:paraId="2787417C" w14:textId="77777777" w:rsidR="00F906B1" w:rsidRPr="009F4405" w:rsidRDefault="00F906B1">
            <w:pPr>
              <w:spacing w:after="0"/>
              <w:jc w:val="center"/>
            </w:pPr>
            <w:r w:rsidRPr="009F4405">
              <w:rPr>
                <w:b/>
                <w:bCs/>
                <w:color w:val="000000" w:themeColor="text1"/>
                <w:szCs w:val="20"/>
              </w:rPr>
              <w:lastRenderedPageBreak/>
              <w:t>High</w:t>
            </w:r>
          </w:p>
        </w:tc>
      </w:tr>
      <w:tr w:rsidR="00F906B1" w:rsidRPr="009F4405" w14:paraId="58E39B9E" w14:textId="77777777" w:rsidTr="008007B8">
        <w:trPr>
          <w:trHeight w:val="300"/>
        </w:trPr>
        <w:tc>
          <w:tcPr>
            <w:tcW w:w="820"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00D54F65" w14:textId="77777777" w:rsidR="00F906B1" w:rsidRPr="009F4405" w:rsidRDefault="00F906B1">
            <w:pPr>
              <w:spacing w:after="0"/>
              <w:jc w:val="center"/>
            </w:pPr>
            <w:r w:rsidRPr="009F4405">
              <w:rPr>
                <w:b/>
                <w:bCs/>
                <w:color w:val="000000" w:themeColor="text1"/>
                <w:szCs w:val="20"/>
              </w:rPr>
              <w:t>Environment</w:t>
            </w:r>
          </w:p>
        </w:tc>
        <w:tc>
          <w:tcPr>
            <w:tcW w:w="3625"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1253814E" w14:textId="77777777" w:rsidR="00F906B1" w:rsidRPr="009F4405" w:rsidRDefault="00F906B1">
            <w:pPr>
              <w:spacing w:after="0"/>
              <w:rPr>
                <w:color w:val="000000" w:themeColor="text1"/>
              </w:rPr>
            </w:pPr>
            <w:r w:rsidRPr="009F4405">
              <w:rPr>
                <w:color w:val="000000" w:themeColor="text1"/>
              </w:rPr>
              <w:t xml:space="preserve">Esrange is located in the northernmost region of Sweden, in Norrbotten, 40kim away from the northernmost city in Sweden, Kiruna. The site lies above the Arctic Circle at 68°N, 21°E. As such, the site lies in a continental sub-arctic climate with also 70% cloud cover throughout year, which can affect and delay launch windows. </w:t>
            </w:r>
          </w:p>
        </w:tc>
        <w:tc>
          <w:tcPr>
            <w:tcW w:w="556"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EE0000"/>
            <w:tcMar>
              <w:left w:w="108" w:type="dxa"/>
              <w:right w:w="108" w:type="dxa"/>
            </w:tcMar>
            <w:vAlign w:val="center"/>
          </w:tcPr>
          <w:p w14:paraId="289435E0" w14:textId="77777777" w:rsidR="00F906B1" w:rsidRPr="009F4405" w:rsidRDefault="00F906B1">
            <w:pPr>
              <w:spacing w:after="0"/>
              <w:jc w:val="center"/>
            </w:pPr>
            <w:r w:rsidRPr="009F4405">
              <w:rPr>
                <w:b/>
                <w:bCs/>
                <w:color w:val="000000" w:themeColor="text1"/>
                <w:szCs w:val="20"/>
              </w:rPr>
              <w:t>High</w:t>
            </w:r>
          </w:p>
        </w:tc>
      </w:tr>
      <w:tr w:rsidR="00F906B1" w:rsidRPr="009F4405" w14:paraId="11D6E551" w14:textId="77777777" w:rsidTr="008007B8">
        <w:trPr>
          <w:trHeight w:val="300"/>
        </w:trPr>
        <w:tc>
          <w:tcPr>
            <w:tcW w:w="820"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2ED5D84D" w14:textId="77777777" w:rsidR="00F906B1" w:rsidRPr="009F4405" w:rsidRDefault="00F906B1">
            <w:pPr>
              <w:spacing w:after="0"/>
              <w:jc w:val="center"/>
            </w:pPr>
            <w:r w:rsidRPr="009F4405">
              <w:rPr>
                <w:b/>
                <w:bCs/>
                <w:color w:val="000000" w:themeColor="text1"/>
                <w:szCs w:val="20"/>
              </w:rPr>
              <w:t>Product Quality &amp; Design</w:t>
            </w:r>
          </w:p>
        </w:tc>
        <w:tc>
          <w:tcPr>
            <w:tcW w:w="3625"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5CD7C050" w14:textId="77777777" w:rsidR="00F906B1" w:rsidRPr="009F4405" w:rsidRDefault="00F906B1">
            <w:pPr>
              <w:spacing w:after="0"/>
            </w:pPr>
            <w:r w:rsidRPr="009F4405">
              <w:rPr>
                <w:color w:val="000000" w:themeColor="text1"/>
                <w:szCs w:val="20"/>
              </w:rPr>
              <w:t>Launch campaigns must comply with range safety standards and interface requirements defined by Esrange and description of the liability insurance or other similar means of financial responsibility that are planned.</w:t>
            </w:r>
          </w:p>
        </w:tc>
        <w:tc>
          <w:tcPr>
            <w:tcW w:w="556"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5BF99BB2" w14:textId="77777777" w:rsidR="00F906B1" w:rsidRPr="009F4405" w:rsidRDefault="00F906B1">
            <w:pPr>
              <w:spacing w:after="0"/>
              <w:jc w:val="center"/>
            </w:pPr>
            <w:r w:rsidRPr="009F4405">
              <w:rPr>
                <w:b/>
                <w:bCs/>
                <w:color w:val="000000" w:themeColor="text1"/>
                <w:szCs w:val="20"/>
              </w:rPr>
              <w:t>Medium</w:t>
            </w:r>
          </w:p>
        </w:tc>
      </w:tr>
      <w:tr w:rsidR="00F906B1" w:rsidRPr="009F4405" w14:paraId="31017EB1" w14:textId="77777777" w:rsidTr="008007B8">
        <w:trPr>
          <w:trHeight w:val="300"/>
        </w:trPr>
        <w:tc>
          <w:tcPr>
            <w:tcW w:w="820"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7C280C3E" w14:textId="77777777" w:rsidR="00F906B1" w:rsidRPr="009F4405" w:rsidRDefault="00F906B1">
            <w:pPr>
              <w:spacing w:after="0"/>
              <w:jc w:val="center"/>
            </w:pPr>
            <w:r w:rsidRPr="009F4405">
              <w:rPr>
                <w:b/>
                <w:bCs/>
                <w:color w:val="000000" w:themeColor="text1"/>
                <w:szCs w:val="20"/>
              </w:rPr>
              <w:t>Manufacturing &amp; Supply</w:t>
            </w:r>
          </w:p>
        </w:tc>
        <w:tc>
          <w:tcPr>
            <w:tcW w:w="3625"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276AB317" w14:textId="341636CD" w:rsidR="00F906B1" w:rsidRPr="009F4405" w:rsidRDefault="00F906B1">
            <w:pPr>
              <w:spacing w:after="0"/>
            </w:pPr>
            <w:r w:rsidRPr="009F4405">
              <w:rPr>
                <w:color w:val="000000" w:themeColor="text1"/>
                <w:szCs w:val="20"/>
              </w:rPr>
              <w:t>Esrange or SSC Space and related companies do not manufacture launch vehicles; but instead provide customer and user services for launch and operations. Supply chain risks arise from external vehicle manufacturers and specialised aerospace component availability. Esrange has had RFA and Isar doing daily tests for years at the site and has developed a deeper understanding of safety requirement. The Space Center is also working to diversifying fuel storage capabilities, moving towards liquid propellant storage as well</w:t>
            </w:r>
            <w:r w:rsidR="000F1A7B" w:rsidRPr="009F4405">
              <w:rPr>
                <w:color w:val="000000" w:themeColor="text1"/>
                <w:szCs w:val="20"/>
              </w:rPr>
              <w:t>.</w:t>
            </w:r>
            <w:r w:rsidRPr="009F4405">
              <w:rPr>
                <w:color w:val="000000" w:themeColor="text1"/>
                <w:szCs w:val="20"/>
              </w:rPr>
              <w:t xml:space="preserve"> </w:t>
            </w:r>
          </w:p>
          <w:p w14:paraId="436549E7" w14:textId="77777777" w:rsidR="00F906B1" w:rsidRPr="009F4405" w:rsidRDefault="00F906B1">
            <w:pPr>
              <w:spacing w:after="0"/>
            </w:pPr>
            <w:r w:rsidRPr="009F4405">
              <w:rPr>
                <w:color w:val="000000" w:themeColor="text1"/>
                <w:szCs w:val="20"/>
              </w:rPr>
              <w:t>Esrange is currently dependent on foreign rocket providers, including Firefly (US), Perigee (KO), Isar (DE) for any launch attempts or testing. Supply shocks to the launcher market pushes back timeline for any attempted future launches. A key issue is that since Esrange is not active, the site still needs to tailor its infrastructure towards ensuring effective launches.</w:t>
            </w:r>
          </w:p>
        </w:tc>
        <w:tc>
          <w:tcPr>
            <w:tcW w:w="556"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1FD106E0" w14:textId="77777777" w:rsidR="00F906B1" w:rsidRPr="009F4405" w:rsidRDefault="00F906B1">
            <w:pPr>
              <w:spacing w:after="0"/>
              <w:jc w:val="center"/>
            </w:pPr>
            <w:r w:rsidRPr="009F4405">
              <w:rPr>
                <w:b/>
                <w:bCs/>
                <w:color w:val="000000" w:themeColor="text1"/>
                <w:szCs w:val="20"/>
              </w:rPr>
              <w:t>Medium</w:t>
            </w:r>
          </w:p>
        </w:tc>
      </w:tr>
      <w:tr w:rsidR="00F906B1" w:rsidRPr="009F4405" w14:paraId="6554AC0A" w14:textId="77777777" w:rsidTr="008007B8">
        <w:trPr>
          <w:trHeight w:val="300"/>
        </w:trPr>
        <w:tc>
          <w:tcPr>
            <w:tcW w:w="820"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21661270" w14:textId="77777777" w:rsidR="00F906B1" w:rsidRPr="009F4405" w:rsidRDefault="00F906B1">
            <w:pPr>
              <w:spacing w:after="0"/>
              <w:jc w:val="center"/>
            </w:pPr>
            <w:r w:rsidRPr="009F4405">
              <w:rPr>
                <w:b/>
                <w:bCs/>
                <w:color w:val="000000" w:themeColor="text1"/>
                <w:szCs w:val="20"/>
              </w:rPr>
              <w:t>Transportation &amp; Distribution</w:t>
            </w:r>
          </w:p>
        </w:tc>
        <w:tc>
          <w:tcPr>
            <w:tcW w:w="3625"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63DE06C3" w14:textId="77777777" w:rsidR="00F906B1" w:rsidRPr="009F4405" w:rsidRDefault="00F906B1">
            <w:pPr>
              <w:spacing w:after="0"/>
            </w:pPr>
            <w:r w:rsidRPr="009F4405">
              <w:rPr>
                <w:color w:val="000000" w:themeColor="text1"/>
                <w:szCs w:val="20"/>
              </w:rPr>
              <w:t xml:space="preserve">Equipment and payloads are transported to Esrange via road, rail, or air through northern Sweden. Air freight can be shipped to Kiruna airport, which lies 40km away from the Space Center. Sea freight is primarily served through the port in Piteå, approximately 420km from Esrange. Alternatively, SSC Space points out that Gothenburg port (Scandinavia’s largest) sits 1730km from Kiruna. </w:t>
            </w:r>
          </w:p>
          <w:p w14:paraId="57B649E5" w14:textId="77777777" w:rsidR="00F906B1" w:rsidRPr="009F4405" w:rsidRDefault="00F906B1">
            <w:pPr>
              <w:spacing w:after="0"/>
            </w:pPr>
            <w:r w:rsidRPr="009F4405">
              <w:rPr>
                <w:color w:val="000000" w:themeColor="text1"/>
                <w:szCs w:val="20"/>
              </w:rPr>
              <w:t xml:space="preserve">Conversely, remote geography and limited logistics routes can affect delivery timelines and campaign planning. Labour strikes can also disrupt delivery pipelines, as was the case in 2025 with the delivery of the Themis programme launcher, which was diverted to Skellefteå airport due to strikes at seaports in Sweden. Esrange is also looking into arranging agreements with the port in Narvik (Norway) as there is a direct train service between the town and Kiruna near Esrange.  </w:t>
            </w:r>
          </w:p>
        </w:tc>
        <w:tc>
          <w:tcPr>
            <w:tcW w:w="556"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073DB4FB" w14:textId="77777777" w:rsidR="00F906B1" w:rsidRPr="009F4405" w:rsidRDefault="00F906B1">
            <w:pPr>
              <w:spacing w:after="0"/>
              <w:jc w:val="center"/>
            </w:pPr>
            <w:r w:rsidRPr="009F4405">
              <w:rPr>
                <w:b/>
                <w:bCs/>
                <w:color w:val="000000" w:themeColor="text1"/>
                <w:szCs w:val="20"/>
              </w:rPr>
              <w:t>Medium</w:t>
            </w:r>
          </w:p>
        </w:tc>
      </w:tr>
      <w:tr w:rsidR="00F906B1" w:rsidRPr="009F4405" w14:paraId="3690CC0E" w14:textId="77777777" w:rsidTr="008007B8">
        <w:trPr>
          <w:trHeight w:val="300"/>
        </w:trPr>
        <w:tc>
          <w:tcPr>
            <w:tcW w:w="820"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7C58F7EF" w14:textId="77777777" w:rsidR="00F906B1" w:rsidRPr="009F4405" w:rsidRDefault="00F906B1">
            <w:pPr>
              <w:spacing w:after="0"/>
              <w:jc w:val="center"/>
            </w:pPr>
            <w:r w:rsidRPr="009F4405">
              <w:rPr>
                <w:b/>
                <w:bCs/>
                <w:color w:val="000000" w:themeColor="text1"/>
                <w:szCs w:val="20"/>
              </w:rPr>
              <w:t>Financial</w:t>
            </w:r>
          </w:p>
        </w:tc>
        <w:tc>
          <w:tcPr>
            <w:tcW w:w="3625"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7C2C9923" w14:textId="77777777" w:rsidR="00F906B1" w:rsidRPr="009F4405" w:rsidRDefault="00F906B1">
            <w:pPr>
              <w:spacing w:after="0"/>
            </w:pPr>
            <w:r w:rsidRPr="009F4405">
              <w:rPr>
                <w:color w:val="000000" w:themeColor="text1"/>
                <w:szCs w:val="20"/>
              </w:rPr>
              <w:t>Generally, SSC Space has seen a decrease in sales from 2024 to 2025 by 2%, which is relatively negligible. However, Esrange and launch capabilities rely more heavily on national financing. Risks of financial takeover, however, remain slim as the company is state-owned and the government is not likely to accept the sale of the country’s only spaceport operator.</w:t>
            </w:r>
          </w:p>
        </w:tc>
        <w:tc>
          <w:tcPr>
            <w:tcW w:w="556"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55FBC3BB" w14:textId="77777777" w:rsidR="00F906B1" w:rsidRPr="009F4405" w:rsidRDefault="00F906B1">
            <w:pPr>
              <w:spacing w:after="0"/>
              <w:jc w:val="center"/>
            </w:pPr>
            <w:r w:rsidRPr="009F4405">
              <w:rPr>
                <w:b/>
                <w:bCs/>
                <w:color w:val="000000" w:themeColor="text1"/>
                <w:szCs w:val="20"/>
              </w:rPr>
              <w:t>Medium</w:t>
            </w:r>
          </w:p>
        </w:tc>
      </w:tr>
      <w:tr w:rsidR="00F906B1" w:rsidRPr="009F4405" w14:paraId="0C34FD04" w14:textId="77777777" w:rsidTr="008007B8">
        <w:trPr>
          <w:trHeight w:val="300"/>
        </w:trPr>
        <w:tc>
          <w:tcPr>
            <w:tcW w:w="820"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6BF0F6DF" w14:textId="77777777" w:rsidR="00F906B1" w:rsidRPr="009F4405" w:rsidRDefault="00F906B1">
            <w:pPr>
              <w:spacing w:after="0"/>
              <w:jc w:val="center"/>
            </w:pPr>
            <w:r w:rsidRPr="009F4405">
              <w:rPr>
                <w:b/>
                <w:bCs/>
                <w:color w:val="000000" w:themeColor="text1"/>
                <w:szCs w:val="20"/>
              </w:rPr>
              <w:t>Compliance</w:t>
            </w:r>
          </w:p>
        </w:tc>
        <w:tc>
          <w:tcPr>
            <w:tcW w:w="3625"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163BB549" w14:textId="029A5045" w:rsidR="00F906B1" w:rsidRPr="009F4405" w:rsidRDefault="00EF0591">
            <w:r w:rsidRPr="009F4405">
              <w:rPr>
                <w:color w:val="000000" w:themeColor="text1"/>
              </w:rPr>
              <w:t xml:space="preserve">Like every European spaceport, Esrange operates under a site-specific environmental and land-use permitting regime - what distinguishes it is the particular combination of Arctic forestry, protected-habitat and Indigenous land-use constraints. </w:t>
            </w:r>
            <w:commentRangeStart w:id="215"/>
            <w:commentRangeStart w:id="216"/>
            <w:r w:rsidR="00F906B1" w:rsidRPr="009F4405">
              <w:rPr>
                <w:color w:val="000000" w:themeColor="text1"/>
              </w:rPr>
              <w:t xml:space="preserve">The region </w:t>
            </w:r>
            <w:r w:rsidRPr="009F4405">
              <w:rPr>
                <w:color w:val="000000" w:themeColor="text1"/>
              </w:rPr>
              <w:t>being</w:t>
            </w:r>
            <w:r w:rsidR="00F906B1" w:rsidRPr="009F4405">
              <w:rPr>
                <w:color w:val="000000" w:themeColor="text1"/>
              </w:rPr>
              <w:t xml:space="preserve"> heavily forested, logging must be approved by Swedish Forest Agency. As such any decision for expanding infrastructure must consider forestry concerns. The spaceport follows regulatory processes laid out by the county and works regularly with the local population to ensure compliant behaviour. </w:t>
            </w:r>
            <w:commentRangeEnd w:id="215"/>
            <w:r w:rsidR="00F906B1" w:rsidRPr="009F4405">
              <w:rPr>
                <w:rStyle w:val="CommentReference"/>
                <w:sz w:val="20"/>
                <w:szCs w:val="24"/>
              </w:rPr>
              <w:commentReference w:id="215"/>
            </w:r>
            <w:commentRangeEnd w:id="216"/>
            <w:r w:rsidRPr="009F4405">
              <w:rPr>
                <w:rStyle w:val="CommentReference"/>
                <w:sz w:val="20"/>
                <w:szCs w:val="24"/>
              </w:rPr>
              <w:commentReference w:id="216"/>
            </w:r>
          </w:p>
        </w:tc>
        <w:tc>
          <w:tcPr>
            <w:tcW w:w="556"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92D050"/>
            <w:tcMar>
              <w:left w:w="108" w:type="dxa"/>
              <w:right w:w="108" w:type="dxa"/>
            </w:tcMar>
            <w:vAlign w:val="center"/>
          </w:tcPr>
          <w:p w14:paraId="0BA67722" w14:textId="77777777" w:rsidR="00F906B1" w:rsidRPr="009F4405" w:rsidRDefault="00F906B1">
            <w:pPr>
              <w:spacing w:after="0"/>
              <w:jc w:val="center"/>
            </w:pPr>
            <w:r w:rsidRPr="009F4405">
              <w:rPr>
                <w:b/>
                <w:bCs/>
                <w:color w:val="000000" w:themeColor="text1"/>
                <w:szCs w:val="20"/>
              </w:rPr>
              <w:t>Low</w:t>
            </w:r>
          </w:p>
        </w:tc>
      </w:tr>
      <w:tr w:rsidR="00F906B1" w:rsidRPr="009F4405" w14:paraId="2D8FF870" w14:textId="77777777" w:rsidTr="008007B8">
        <w:trPr>
          <w:trHeight w:val="300"/>
        </w:trPr>
        <w:tc>
          <w:tcPr>
            <w:tcW w:w="820"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67DB35A1" w14:textId="77777777" w:rsidR="00F906B1" w:rsidRPr="009F4405" w:rsidRDefault="00F906B1">
            <w:pPr>
              <w:spacing w:after="0"/>
              <w:jc w:val="center"/>
            </w:pPr>
            <w:r w:rsidRPr="009F4405">
              <w:rPr>
                <w:b/>
                <w:bCs/>
                <w:color w:val="000000" w:themeColor="text1"/>
                <w:szCs w:val="20"/>
              </w:rPr>
              <w:lastRenderedPageBreak/>
              <w:t>Technology &amp; Cyber</w:t>
            </w:r>
          </w:p>
        </w:tc>
        <w:tc>
          <w:tcPr>
            <w:tcW w:w="3625"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5FA53DA6" w14:textId="77777777" w:rsidR="00F906B1" w:rsidRPr="009F4405" w:rsidRDefault="00F906B1">
            <w:pPr>
              <w:spacing w:after="0"/>
            </w:pPr>
            <w:r w:rsidRPr="009F4405">
              <w:rPr>
                <w:color w:val="000000" w:themeColor="text1"/>
                <w:szCs w:val="20"/>
              </w:rPr>
              <w:t>However, as Esrange Space Center is veering towards becoming a service provider, any attempts to interfere with the ground segment remains highly vulnerable. SSC Space has a large network of ground stations across the globe in countries such as Australia, Canada, Chile and Thailand. Any disruption to the chain would place in-space operations at risk.</w:t>
            </w:r>
          </w:p>
        </w:tc>
        <w:tc>
          <w:tcPr>
            <w:tcW w:w="556"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EE0000"/>
            <w:tcMar>
              <w:left w:w="108" w:type="dxa"/>
              <w:right w:w="108" w:type="dxa"/>
            </w:tcMar>
            <w:vAlign w:val="center"/>
          </w:tcPr>
          <w:p w14:paraId="613AF32D" w14:textId="77777777" w:rsidR="00F906B1" w:rsidRPr="009F4405" w:rsidRDefault="00F906B1">
            <w:pPr>
              <w:spacing w:after="0"/>
              <w:jc w:val="center"/>
            </w:pPr>
            <w:r w:rsidRPr="009F4405">
              <w:rPr>
                <w:b/>
                <w:bCs/>
                <w:color w:val="000000" w:themeColor="text1"/>
                <w:szCs w:val="20"/>
              </w:rPr>
              <w:t>High</w:t>
            </w:r>
          </w:p>
        </w:tc>
      </w:tr>
      <w:tr w:rsidR="00F906B1" w:rsidRPr="009F4405" w14:paraId="6D51584F" w14:textId="77777777" w:rsidTr="008007B8">
        <w:trPr>
          <w:trHeight w:val="300"/>
        </w:trPr>
        <w:tc>
          <w:tcPr>
            <w:tcW w:w="820"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073ABA88" w14:textId="77777777" w:rsidR="00F906B1" w:rsidRPr="009F4405" w:rsidRDefault="00F906B1">
            <w:pPr>
              <w:spacing w:after="0"/>
              <w:jc w:val="center"/>
            </w:pPr>
            <w:r w:rsidRPr="009F4405">
              <w:rPr>
                <w:b/>
                <w:bCs/>
                <w:color w:val="000000" w:themeColor="text1"/>
                <w:szCs w:val="20"/>
              </w:rPr>
              <w:t>Human Capital</w:t>
            </w:r>
          </w:p>
        </w:tc>
        <w:tc>
          <w:tcPr>
            <w:tcW w:w="3625"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73129EB6" w14:textId="77777777" w:rsidR="00F906B1" w:rsidRPr="009F4405" w:rsidRDefault="00F906B1">
            <w:pPr>
              <w:spacing w:after="0"/>
            </w:pPr>
            <w:r w:rsidRPr="009F4405">
              <w:rPr>
                <w:color w:val="000000" w:themeColor="text1"/>
                <w:szCs w:val="20"/>
              </w:rPr>
              <w:t xml:space="preserve">Downrange impact area of Esrange used for reindeer herding and mobile recreational activities. However, coordination between Esrange and local Samí populations ensure smooth operations. The remote location of Esrange presents issues with attracting talent. Recruitment and retention in the remote Arctic location means workforce challenges. Specialised personnel need to agree to move their lives to a harsh climate with limited connections to other major urban areas. </w:t>
            </w:r>
          </w:p>
        </w:tc>
        <w:tc>
          <w:tcPr>
            <w:tcW w:w="556"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2C5FABDF" w14:textId="77777777" w:rsidR="00F906B1" w:rsidRPr="009F4405" w:rsidRDefault="00F906B1">
            <w:pPr>
              <w:spacing w:after="0"/>
              <w:jc w:val="center"/>
            </w:pPr>
            <w:r w:rsidRPr="009F4405">
              <w:rPr>
                <w:b/>
                <w:bCs/>
                <w:color w:val="000000" w:themeColor="text1"/>
                <w:szCs w:val="20"/>
              </w:rPr>
              <w:t>Medium</w:t>
            </w:r>
          </w:p>
        </w:tc>
      </w:tr>
      <w:tr w:rsidR="00F906B1" w:rsidRPr="009F4405" w14:paraId="01B13E3D" w14:textId="77777777" w:rsidTr="008007B8">
        <w:trPr>
          <w:trHeight w:val="300"/>
        </w:trPr>
        <w:tc>
          <w:tcPr>
            <w:tcW w:w="820"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64B5C7C8" w14:textId="77777777" w:rsidR="00F906B1" w:rsidRPr="009F4405" w:rsidRDefault="00F906B1">
            <w:pPr>
              <w:spacing w:after="0"/>
              <w:jc w:val="center"/>
            </w:pPr>
            <w:r w:rsidRPr="009F4405">
              <w:rPr>
                <w:b/>
                <w:bCs/>
                <w:color w:val="000000" w:themeColor="text1"/>
                <w:szCs w:val="20"/>
              </w:rPr>
              <w:t>Infrastructure</w:t>
            </w:r>
          </w:p>
        </w:tc>
        <w:tc>
          <w:tcPr>
            <w:tcW w:w="3625"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2CBE31E1" w14:textId="06F5AF82" w:rsidR="00F906B1" w:rsidRPr="009F4405" w:rsidRDefault="00F906B1">
            <w:pPr>
              <w:spacing w:after="0"/>
            </w:pPr>
            <w:r w:rsidRPr="009F4405">
              <w:rPr>
                <w:color w:val="000000" w:themeColor="text1"/>
                <w:szCs w:val="20"/>
              </w:rPr>
              <w:t>Current risks to Esrange’s infrastructure are limited in terms of launch as these capacities remain to be developed and tested. Developed infrastructure including telemetry and operations centres built at the spaceport to support activities. Esrange's three diverse pads</w:t>
            </w:r>
            <w:r w:rsidR="00F76586" w:rsidRPr="009F4405">
              <w:rPr>
                <w:color w:val="000000" w:themeColor="text1"/>
                <w:szCs w:val="20"/>
              </w:rPr>
              <w:t>, within</w:t>
            </w:r>
            <w:r w:rsidR="00C16EFF" w:rsidRPr="009F4405">
              <w:rPr>
                <w:color w:val="000000" w:themeColor="text1"/>
                <w:szCs w:val="20"/>
              </w:rPr>
              <w:t xml:space="preserve"> the</w:t>
            </w:r>
            <w:r w:rsidR="00F76586" w:rsidRPr="009F4405">
              <w:rPr>
                <w:color w:val="000000" w:themeColor="text1"/>
                <w:szCs w:val="20"/>
              </w:rPr>
              <w:t xml:space="preserve"> </w:t>
            </w:r>
            <w:r w:rsidR="00C16EFF" w:rsidRPr="009F4405">
              <w:rPr>
                <w:color w:val="000000" w:themeColor="text1"/>
                <w:szCs w:val="20"/>
              </w:rPr>
              <w:t>“</w:t>
            </w:r>
            <w:r w:rsidR="00F76586" w:rsidRPr="009F4405">
              <w:rPr>
                <w:color w:val="000000" w:themeColor="text1"/>
                <w:szCs w:val="20"/>
              </w:rPr>
              <w:t>orbital</w:t>
            </w:r>
            <w:r w:rsidR="00C16EFF" w:rsidRPr="009F4405">
              <w:rPr>
                <w:color w:val="000000" w:themeColor="text1"/>
                <w:szCs w:val="20"/>
              </w:rPr>
              <w:t>” scope,</w:t>
            </w:r>
            <w:r w:rsidRPr="009F4405">
              <w:rPr>
                <w:color w:val="000000" w:themeColor="text1"/>
                <w:szCs w:val="20"/>
              </w:rPr>
              <w:t xml:space="preserve"> accommodate everything from </w:t>
            </w:r>
            <w:r w:rsidR="00C16EFF" w:rsidRPr="009F4405">
              <w:rPr>
                <w:color w:val="000000" w:themeColor="text1"/>
                <w:szCs w:val="20"/>
              </w:rPr>
              <w:t>small</w:t>
            </w:r>
            <w:r w:rsidRPr="009F4405">
              <w:rPr>
                <w:color w:val="000000" w:themeColor="text1"/>
                <w:szCs w:val="20"/>
              </w:rPr>
              <w:t xml:space="preserve"> to medium missions. Themis will conduct hop-tests across them: LC-3A handles small rockets with 1.5 t TNT tolerance; LC-3B suits small-to-medium vehicles up to 3 t TNT for reusable craft; LC-3C supports medium orbital launchers withstanding 15 t TNT blasts. </w:t>
            </w:r>
          </w:p>
          <w:p w14:paraId="178C3FA2" w14:textId="1A5AD0B1" w:rsidR="00F906B1" w:rsidRPr="009F4405" w:rsidRDefault="00F906B1">
            <w:pPr>
              <w:spacing w:after="0"/>
            </w:pPr>
          </w:p>
        </w:tc>
        <w:tc>
          <w:tcPr>
            <w:tcW w:w="556"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7A71FAD9" w14:textId="77777777" w:rsidR="00F906B1" w:rsidRPr="009F4405" w:rsidRDefault="00F906B1">
            <w:pPr>
              <w:spacing w:after="0"/>
              <w:jc w:val="center"/>
            </w:pPr>
            <w:r w:rsidRPr="009F4405">
              <w:rPr>
                <w:b/>
                <w:bCs/>
                <w:color w:val="000000" w:themeColor="text1"/>
                <w:szCs w:val="20"/>
              </w:rPr>
              <w:t>Medium</w:t>
            </w:r>
          </w:p>
        </w:tc>
      </w:tr>
    </w:tbl>
    <w:p w14:paraId="07AD50C1" w14:textId="77777777" w:rsidR="00F906B1" w:rsidRPr="009F4405" w:rsidRDefault="00F906B1" w:rsidP="00F906B1">
      <w:r w:rsidRPr="009F4405">
        <w:rPr>
          <w:rFonts w:eastAsia="EYInterstate Light" w:cs="EYInterstate Light"/>
          <w:szCs w:val="20"/>
        </w:rPr>
        <w:t xml:space="preserve"> </w:t>
      </w:r>
    </w:p>
    <w:p w14:paraId="1EFF9E23" w14:textId="38674156" w:rsidR="00F906B1" w:rsidRPr="009F4405" w:rsidRDefault="00F906B1" w:rsidP="00F906B1">
      <w:pPr>
        <w:spacing w:after="80"/>
      </w:pPr>
      <w:r w:rsidRPr="009F4405">
        <w:rPr>
          <w:rFonts w:eastAsia="EYInterstate Light" w:cs="EYInterstate Light"/>
          <w:szCs w:val="20"/>
        </w:rPr>
        <w:t xml:space="preserve">The main issues at Esrange are not political or regulatory in nature. </w:t>
      </w:r>
      <w:r w:rsidR="0006734A" w:rsidRPr="009F4405">
        <w:rPr>
          <w:rFonts w:eastAsia="EYInterstate Light" w:cs="EYInterstate Light"/>
          <w:szCs w:val="20"/>
        </w:rPr>
        <w:t>The primary concern is the lack of actual orbital launches and operational track record (the first orbital flight, Firefly's Alpha, has slipped to 2028), which makes it difficult to validate the requirements needed for consistent operations. To address this, SSC is evolving from spaceport host toward a full launch service provider, which gives customers a single accountable provider and improves service reliability and marketability. Its target customers are the launch operators and satellite owners already signed or courted - notably Firefly Aerospace (Alpha) and Perigee Aerospace (Blue Whale 1) - serving commercial, civil and defence/NATO payloads.</w:t>
      </w:r>
      <w:r w:rsidRPr="009F4405">
        <w:rPr>
          <w:rFonts w:eastAsia="EYInterstate Light" w:cs="EYInterstate Light"/>
          <w:szCs w:val="20"/>
        </w:rPr>
        <w:t xml:space="preserve">. </w:t>
      </w:r>
      <w:commentRangeStart w:id="217"/>
      <w:commentRangeStart w:id="218"/>
      <w:r w:rsidRPr="009F4405">
        <w:rPr>
          <w:rFonts w:eastAsia="EYInterstate Light" w:cs="EYInterstate Light"/>
          <w:szCs w:val="20"/>
        </w:rPr>
        <w:t>However, human capital remains a notable concern, as the facility needs to attract personnel to a colder and more remote region</w:t>
      </w:r>
      <w:commentRangeEnd w:id="217"/>
      <w:r w:rsidRPr="009F4405">
        <w:rPr>
          <w:rStyle w:val="CommentReference"/>
          <w:rFonts w:eastAsia="EYInterstate Light" w:cs="EYInterstate Light"/>
          <w:sz w:val="20"/>
          <w:szCs w:val="20"/>
        </w:rPr>
        <w:commentReference w:id="217"/>
      </w:r>
      <w:commentRangeEnd w:id="218"/>
      <w:r w:rsidRPr="009F4405">
        <w:rPr>
          <w:rStyle w:val="CommentReference"/>
          <w:rFonts w:eastAsia="EYInterstate Light" w:cs="EYInterstate Light"/>
          <w:sz w:val="20"/>
          <w:szCs w:val="20"/>
        </w:rPr>
        <w:commentReference w:id="218"/>
      </w:r>
      <w:r w:rsidRPr="009F4405">
        <w:rPr>
          <w:rFonts w:eastAsia="EYInterstate Light" w:cs="EYInterstate Light"/>
          <w:szCs w:val="20"/>
        </w:rPr>
        <w:t>. There are also challenges regarding launch clearance, as consistent coordination with Norway is required. This means that fully autonomous launching cannot be guaranteed. Clearing of territory in Norway is essential to ensure safe launches.</w:t>
      </w:r>
    </w:p>
    <w:p w14:paraId="4F625AA7" w14:textId="77777777" w:rsidR="00F906B1" w:rsidRPr="009F4405" w:rsidRDefault="00F906B1" w:rsidP="002238C5">
      <w:pPr>
        <w:pStyle w:val="EYHeading3"/>
        <w:rPr>
          <w:rFonts w:ascii="EYInterstate Light" w:eastAsia="EYInterstate Light" w:hAnsi="EYInterstate Light" w:cs="EYInterstate Light"/>
          <w:szCs w:val="22"/>
        </w:rPr>
      </w:pPr>
      <w:r w:rsidRPr="009F4405">
        <w:t>SaxaVord Spaceport</w:t>
      </w:r>
    </w:p>
    <w:p w14:paraId="0B3CA13C" w14:textId="45AE1FAF" w:rsidR="00F906B1" w:rsidRPr="009F4405" w:rsidRDefault="00F906B1" w:rsidP="00F906B1">
      <w:r w:rsidRPr="009F4405">
        <w:rPr>
          <w:rFonts w:eastAsia="EYInterstate Light" w:cs="EYInterstate Light"/>
          <w:szCs w:val="20"/>
        </w:rPr>
        <w:t xml:space="preserve">SaxaVord Spaceport is being developed on the Isle of Unst in the Shetland Islands, Scotland. The facility aims to support vertical small satellite launches. The company Shetland Space Centre Limited owns the </w:t>
      </w:r>
      <w:r w:rsidR="006719F2" w:rsidRPr="009F4405">
        <w:rPr>
          <w:rFonts w:eastAsia="EYInterstate Light" w:cs="EYInterstate Light"/>
          <w:szCs w:val="20"/>
        </w:rPr>
        <w:t>spaceport,</w:t>
      </w:r>
      <w:r w:rsidRPr="009F4405">
        <w:rPr>
          <w:rFonts w:eastAsia="EYInterstate Light" w:cs="EYInterstate Light"/>
          <w:szCs w:val="20"/>
        </w:rPr>
        <w:t xml:space="preserve"> and the facility promotes its location as being ideal for LEO and polar orbital launches. </w:t>
      </w:r>
    </w:p>
    <w:tbl>
      <w:tblPr>
        <w:tblW w:w="5000" w:type="pct"/>
        <w:tblLook w:val="04A0" w:firstRow="1" w:lastRow="0" w:firstColumn="1" w:lastColumn="0" w:noHBand="0" w:noVBand="1"/>
      </w:tblPr>
      <w:tblGrid>
        <w:gridCol w:w="2474"/>
        <w:gridCol w:w="10326"/>
        <w:gridCol w:w="1486"/>
      </w:tblGrid>
      <w:tr w:rsidR="00F906B1" w:rsidRPr="009F4405" w14:paraId="5E966686" w14:textId="77777777">
        <w:trPr>
          <w:trHeight w:val="464"/>
        </w:trPr>
        <w:tc>
          <w:tcPr>
            <w:tcW w:w="5000" w:type="pct"/>
            <w:gridSpan w:val="3"/>
            <w:tcBorders>
              <w:top w:val="nil"/>
              <w:left w:val="nil"/>
              <w:bottom w:val="single" w:sz="8" w:space="0" w:color="FFFFFF" w:themeColor="text2"/>
              <w:right w:val="nil"/>
            </w:tcBorders>
            <w:shd w:val="clear" w:color="auto" w:fill="FFE600" w:themeFill="accent2"/>
            <w:tcMar>
              <w:top w:w="57" w:type="dxa"/>
              <w:left w:w="108" w:type="dxa"/>
              <w:bottom w:w="57" w:type="dxa"/>
              <w:right w:w="108" w:type="dxa"/>
            </w:tcMar>
            <w:vAlign w:val="center"/>
          </w:tcPr>
          <w:p w14:paraId="30022D73" w14:textId="77777777" w:rsidR="00F906B1" w:rsidRPr="009F4405" w:rsidRDefault="00F906B1">
            <w:pPr>
              <w:spacing w:after="0"/>
              <w:jc w:val="center"/>
            </w:pPr>
            <w:r w:rsidRPr="009F4405">
              <w:rPr>
                <w:b/>
                <w:bCs/>
                <w:color w:val="000000" w:themeColor="text1"/>
                <w:szCs w:val="20"/>
              </w:rPr>
              <w:t>SaxaVord Spaceport</w:t>
            </w:r>
          </w:p>
        </w:tc>
      </w:tr>
      <w:tr w:rsidR="00F906B1" w:rsidRPr="009F4405" w14:paraId="068B53D8" w14:textId="77777777">
        <w:trPr>
          <w:trHeight w:val="300"/>
        </w:trPr>
        <w:tc>
          <w:tcPr>
            <w:tcW w:w="866" w:type="pct"/>
            <w:tcBorders>
              <w:top w:val="single" w:sz="8" w:space="0" w:color="FFFFFF" w:themeColor="text2"/>
              <w:left w:val="nil"/>
              <w:bottom w:val="nil"/>
              <w:right w:val="single" w:sz="8" w:space="0" w:color="FFFFFF" w:themeColor="text2"/>
            </w:tcBorders>
            <w:shd w:val="clear" w:color="auto" w:fill="FFE600" w:themeFill="accent2"/>
            <w:tcMar>
              <w:top w:w="57" w:type="dxa"/>
              <w:left w:w="108" w:type="dxa"/>
              <w:bottom w:w="57" w:type="dxa"/>
              <w:right w:w="108" w:type="dxa"/>
            </w:tcMar>
            <w:vAlign w:val="center"/>
          </w:tcPr>
          <w:p w14:paraId="4AE8030A" w14:textId="77777777" w:rsidR="00F906B1" w:rsidRPr="009F4405" w:rsidRDefault="00F906B1">
            <w:pPr>
              <w:spacing w:after="0"/>
              <w:jc w:val="center"/>
            </w:pPr>
            <w:r w:rsidRPr="009F4405">
              <w:rPr>
                <w:b/>
                <w:bCs/>
                <w:color w:val="000000" w:themeColor="text1"/>
                <w:szCs w:val="20"/>
              </w:rPr>
              <w:t>Risk Category</w:t>
            </w:r>
          </w:p>
        </w:tc>
        <w:tc>
          <w:tcPr>
            <w:tcW w:w="3614" w:type="pct"/>
            <w:tcBorders>
              <w:top w:val="nil"/>
              <w:left w:val="single" w:sz="8" w:space="0" w:color="FFFFFF" w:themeColor="text2"/>
              <w:bottom w:val="nil"/>
              <w:right w:val="single" w:sz="8" w:space="0" w:color="FFFFFF" w:themeColor="text2"/>
            </w:tcBorders>
            <w:shd w:val="clear" w:color="auto" w:fill="FFE600" w:themeFill="accent2"/>
            <w:tcMar>
              <w:top w:w="57" w:type="dxa"/>
              <w:left w:w="108" w:type="dxa"/>
              <w:bottom w:w="57" w:type="dxa"/>
              <w:right w:w="108" w:type="dxa"/>
            </w:tcMar>
            <w:vAlign w:val="center"/>
          </w:tcPr>
          <w:p w14:paraId="41C960BD" w14:textId="77777777" w:rsidR="00F906B1" w:rsidRPr="009F4405" w:rsidRDefault="00F906B1">
            <w:pPr>
              <w:spacing w:after="0"/>
              <w:jc w:val="center"/>
            </w:pPr>
            <w:r w:rsidRPr="009F4405">
              <w:rPr>
                <w:b/>
                <w:bCs/>
                <w:color w:val="000000" w:themeColor="text1"/>
                <w:szCs w:val="20"/>
              </w:rPr>
              <w:t>Assessment</w:t>
            </w:r>
          </w:p>
        </w:tc>
        <w:tc>
          <w:tcPr>
            <w:tcW w:w="520" w:type="pct"/>
            <w:tcBorders>
              <w:top w:val="nil"/>
              <w:left w:val="single" w:sz="8" w:space="0" w:color="FFFFFF" w:themeColor="text2"/>
              <w:bottom w:val="nil"/>
              <w:right w:val="nil"/>
            </w:tcBorders>
            <w:shd w:val="clear" w:color="auto" w:fill="FFE600" w:themeFill="accent2"/>
            <w:tcMar>
              <w:top w:w="57" w:type="dxa"/>
              <w:left w:w="108" w:type="dxa"/>
              <w:bottom w:w="57" w:type="dxa"/>
              <w:right w:w="108" w:type="dxa"/>
            </w:tcMar>
            <w:vAlign w:val="center"/>
          </w:tcPr>
          <w:p w14:paraId="6590FEC9" w14:textId="77777777" w:rsidR="00F906B1" w:rsidRPr="009F4405" w:rsidRDefault="00F906B1">
            <w:pPr>
              <w:spacing w:after="0"/>
              <w:jc w:val="center"/>
            </w:pPr>
            <w:r w:rsidRPr="009F4405">
              <w:rPr>
                <w:b/>
                <w:bCs/>
                <w:color w:val="000000" w:themeColor="text1"/>
                <w:szCs w:val="20"/>
              </w:rPr>
              <w:t>Risk Level</w:t>
            </w:r>
          </w:p>
        </w:tc>
      </w:tr>
      <w:tr w:rsidR="00F906B1" w:rsidRPr="009F4405" w14:paraId="27B8B3A1" w14:textId="77777777">
        <w:trPr>
          <w:trHeight w:val="300"/>
        </w:trPr>
        <w:tc>
          <w:tcPr>
            <w:tcW w:w="866" w:type="pct"/>
            <w:tcBorders>
              <w:top w:val="single" w:sz="8" w:space="0" w:color="FFFFFF" w:themeColor="text2"/>
              <w:left w:val="nil"/>
              <w:bottom w:val="nil"/>
              <w:right w:val="single" w:sz="8" w:space="0" w:color="FFFFFF" w:themeColor="text2"/>
            </w:tcBorders>
            <w:shd w:val="clear" w:color="auto" w:fill="F0F0F0" w:themeFill="accent4"/>
            <w:tcMar>
              <w:top w:w="57" w:type="dxa"/>
              <w:left w:w="108" w:type="dxa"/>
              <w:bottom w:w="57" w:type="dxa"/>
              <w:right w:w="108" w:type="dxa"/>
            </w:tcMar>
            <w:vAlign w:val="center"/>
          </w:tcPr>
          <w:p w14:paraId="2A1C2B62" w14:textId="77777777" w:rsidR="00F906B1" w:rsidRPr="009F4405" w:rsidRDefault="00F906B1">
            <w:pPr>
              <w:spacing w:after="0" w:line="276" w:lineRule="auto"/>
              <w:jc w:val="center"/>
            </w:pPr>
            <w:r w:rsidRPr="009F4405">
              <w:rPr>
                <w:b/>
                <w:bCs/>
                <w:color w:val="000000" w:themeColor="text1"/>
                <w:szCs w:val="20"/>
              </w:rPr>
              <w:t>Foreign Ownership, Control or Influence (FOCI)</w:t>
            </w:r>
          </w:p>
        </w:tc>
        <w:tc>
          <w:tcPr>
            <w:tcW w:w="3614" w:type="pct"/>
            <w:tcBorders>
              <w:top w:val="single" w:sz="8" w:space="0" w:color="FFFFFF" w:themeColor="text2"/>
              <w:left w:val="single" w:sz="8" w:space="0" w:color="FFFFFF" w:themeColor="text2"/>
              <w:bottom w:val="nil"/>
              <w:right w:val="single" w:sz="8" w:space="0" w:color="FFFFFF" w:themeColor="text2"/>
            </w:tcBorders>
            <w:shd w:val="clear" w:color="auto" w:fill="F0F0F0" w:themeFill="accent4"/>
            <w:tcMar>
              <w:top w:w="57" w:type="dxa"/>
              <w:left w:w="108" w:type="dxa"/>
              <w:bottom w:w="57" w:type="dxa"/>
              <w:right w:w="108" w:type="dxa"/>
            </w:tcMar>
          </w:tcPr>
          <w:p w14:paraId="15B924FF" w14:textId="77777777" w:rsidR="00F906B1" w:rsidRPr="009F4405" w:rsidRDefault="00F906B1">
            <w:pPr>
              <w:spacing w:after="0"/>
            </w:pPr>
            <w:r w:rsidRPr="009F4405">
              <w:rPr>
                <w:color w:val="000000" w:themeColor="text1"/>
                <w:szCs w:val="20"/>
              </w:rPr>
              <w:t xml:space="preserve">SaxaVord is privately owned and operated, which already makes its governance model more exposed to investor concentration than a state-owned site. Press reporting has linked majority ownership to Anders Holch Povlsen through Wild Ventures / Wildland-related structures, which does not in itself imply hostile control, but does mean that a strategically relevant launch asset depends on private capital decisions rather than public continuity guarantees. The key risk is therefore </w:t>
            </w:r>
            <w:r w:rsidRPr="009F4405">
              <w:rPr>
                <w:color w:val="000000" w:themeColor="text1"/>
                <w:szCs w:val="20"/>
              </w:rPr>
              <w:lastRenderedPageBreak/>
              <w:t xml:space="preserve">less foreign influence in the classic security sense than ownership concentration over a still-developing strategic infrastructure. </w:t>
            </w:r>
          </w:p>
        </w:tc>
        <w:tc>
          <w:tcPr>
            <w:tcW w:w="520" w:type="pct"/>
            <w:tcBorders>
              <w:top w:val="single" w:sz="8" w:space="0" w:color="FFFFFF" w:themeColor="text2"/>
              <w:left w:val="single" w:sz="8" w:space="0" w:color="FFFFFF" w:themeColor="text2"/>
              <w:bottom w:val="nil"/>
              <w:right w:val="nil"/>
            </w:tcBorders>
            <w:shd w:val="clear" w:color="auto" w:fill="FFE600" w:themeFill="accent2"/>
            <w:tcMar>
              <w:top w:w="57" w:type="dxa"/>
              <w:left w:w="108" w:type="dxa"/>
              <w:bottom w:w="57" w:type="dxa"/>
              <w:right w:w="108" w:type="dxa"/>
            </w:tcMar>
            <w:vAlign w:val="center"/>
          </w:tcPr>
          <w:p w14:paraId="7ACD0EAB" w14:textId="77777777" w:rsidR="00F906B1" w:rsidRPr="009F4405" w:rsidRDefault="00F906B1">
            <w:pPr>
              <w:spacing w:after="0" w:line="276" w:lineRule="auto"/>
              <w:jc w:val="center"/>
            </w:pPr>
            <w:r w:rsidRPr="009F4405">
              <w:rPr>
                <w:b/>
                <w:bCs/>
                <w:color w:val="000000" w:themeColor="text1"/>
                <w:szCs w:val="20"/>
              </w:rPr>
              <w:lastRenderedPageBreak/>
              <w:t>Medium</w:t>
            </w:r>
          </w:p>
        </w:tc>
      </w:tr>
      <w:tr w:rsidR="00F906B1" w:rsidRPr="009F4405" w14:paraId="3010541F" w14:textId="77777777">
        <w:trPr>
          <w:trHeight w:val="300"/>
        </w:trPr>
        <w:tc>
          <w:tcPr>
            <w:tcW w:w="866" w:type="pct"/>
            <w:tcBorders>
              <w:top w:val="single" w:sz="8" w:space="0" w:color="FFFFFF" w:themeColor="text2"/>
              <w:left w:val="nil"/>
              <w:bottom w:val="nil"/>
              <w:right w:val="single" w:sz="8" w:space="0" w:color="FFFFFF" w:themeColor="text2"/>
            </w:tcBorders>
            <w:shd w:val="clear" w:color="auto" w:fill="F0F0F0" w:themeFill="accent4"/>
            <w:tcMar>
              <w:top w:w="57" w:type="dxa"/>
              <w:left w:w="108" w:type="dxa"/>
              <w:bottom w:w="57" w:type="dxa"/>
              <w:right w:w="108" w:type="dxa"/>
            </w:tcMar>
            <w:vAlign w:val="center"/>
          </w:tcPr>
          <w:p w14:paraId="73CFE48D" w14:textId="77777777" w:rsidR="00F906B1" w:rsidRPr="009F4405" w:rsidRDefault="00F906B1">
            <w:pPr>
              <w:spacing w:after="0" w:line="276" w:lineRule="auto"/>
              <w:jc w:val="center"/>
            </w:pPr>
            <w:r w:rsidRPr="009F4405">
              <w:rPr>
                <w:b/>
                <w:bCs/>
                <w:color w:val="000000" w:themeColor="text1"/>
                <w:szCs w:val="20"/>
              </w:rPr>
              <w:t>Political &amp; Regulatory</w:t>
            </w:r>
          </w:p>
        </w:tc>
        <w:tc>
          <w:tcPr>
            <w:tcW w:w="3614" w:type="pct"/>
            <w:tcBorders>
              <w:top w:val="single" w:sz="8" w:space="0" w:color="FFFFFF" w:themeColor="text2"/>
              <w:left w:val="single" w:sz="8" w:space="0" w:color="FFFFFF" w:themeColor="text2"/>
              <w:bottom w:val="nil"/>
              <w:right w:val="single" w:sz="8" w:space="0" w:color="FFFFFF" w:themeColor="text2"/>
            </w:tcBorders>
            <w:shd w:val="clear" w:color="auto" w:fill="F0F0F0" w:themeFill="accent4"/>
            <w:tcMar>
              <w:top w:w="57" w:type="dxa"/>
              <w:left w:w="108" w:type="dxa"/>
              <w:bottom w:w="57" w:type="dxa"/>
              <w:right w:w="108" w:type="dxa"/>
            </w:tcMar>
          </w:tcPr>
          <w:p w14:paraId="097FF6DA" w14:textId="30B09089" w:rsidR="00F906B1" w:rsidRPr="009F4405" w:rsidRDefault="00F906B1">
            <w:pPr>
              <w:spacing w:after="0"/>
            </w:pPr>
            <w:r w:rsidRPr="009F4405">
              <w:rPr>
                <w:color w:val="000000" w:themeColor="text1"/>
                <w:szCs w:val="20"/>
              </w:rPr>
              <w:t xml:space="preserve">The UK offers a stable political and legal environment, but SaxaVord’s path to operations is highly licence-dependent. </w:t>
            </w:r>
            <w:commentRangeStart w:id="219"/>
            <w:commentRangeStart w:id="220"/>
            <w:r w:rsidRPr="009F4405">
              <w:rPr>
                <w:color w:val="000000" w:themeColor="text1"/>
                <w:szCs w:val="20"/>
              </w:rPr>
              <w:t xml:space="preserve">The spaceport licence was granted in December 2023 and the range control licence in April 2024, while operator licences have been issued separately, including RFA’s in January 2025 and Skyrora’s in August 2025. This creates a layered regulatory dependency </w:t>
            </w:r>
            <w:r w:rsidR="00935425" w:rsidRPr="009F4405">
              <w:rPr>
                <w:color w:val="000000" w:themeColor="text1"/>
                <w:szCs w:val="20"/>
              </w:rPr>
              <w:t>(</w:t>
            </w:r>
            <w:r w:rsidR="00A73512" w:rsidRPr="009F4405">
              <w:rPr>
                <w:color w:val="000000" w:themeColor="text1"/>
                <w:szCs w:val="20"/>
              </w:rPr>
              <w:t xml:space="preserve">as </w:t>
            </w:r>
            <w:r w:rsidR="00935425" w:rsidRPr="009F4405">
              <w:rPr>
                <w:color w:val="000000" w:themeColor="text1"/>
                <w:szCs w:val="20"/>
              </w:rPr>
              <w:t>UK splits authorisation into separate, independently-granted licences</w:t>
            </w:r>
            <w:r w:rsidR="00A73512" w:rsidRPr="009F4405">
              <w:rPr>
                <w:color w:val="000000" w:themeColor="text1"/>
                <w:szCs w:val="20"/>
              </w:rPr>
              <w:t xml:space="preserve">: </w:t>
            </w:r>
            <w:r w:rsidR="00935425" w:rsidRPr="009F4405">
              <w:rPr>
                <w:color w:val="000000" w:themeColor="text1"/>
                <w:szCs w:val="20"/>
              </w:rPr>
              <w:t>spaceport</w:t>
            </w:r>
            <w:r w:rsidR="00A73512" w:rsidRPr="009F4405">
              <w:rPr>
                <w:color w:val="000000" w:themeColor="text1"/>
                <w:szCs w:val="20"/>
              </w:rPr>
              <w:t xml:space="preserve">, </w:t>
            </w:r>
            <w:r w:rsidR="00935425" w:rsidRPr="009F4405">
              <w:rPr>
                <w:color w:val="000000" w:themeColor="text1"/>
                <w:szCs w:val="20"/>
              </w:rPr>
              <w:t xml:space="preserve"> range control</w:t>
            </w:r>
            <w:r w:rsidR="00A73512" w:rsidRPr="009F4405">
              <w:rPr>
                <w:color w:val="000000" w:themeColor="text1"/>
                <w:szCs w:val="20"/>
              </w:rPr>
              <w:t>, and</w:t>
            </w:r>
            <w:r w:rsidR="00935425" w:rsidRPr="009F4405">
              <w:rPr>
                <w:color w:val="000000" w:themeColor="text1"/>
                <w:szCs w:val="20"/>
              </w:rPr>
              <w:t xml:space="preserve"> per-operator launch licence) </w:t>
            </w:r>
            <w:r w:rsidRPr="009F4405">
              <w:rPr>
                <w:color w:val="000000" w:themeColor="text1"/>
                <w:szCs w:val="20"/>
              </w:rPr>
              <w:t>in which launch activity depends not only on the spaceport itself, but also on customer-specific licensing and continued CAA monitoring.</w:t>
            </w:r>
            <w:commentRangeEnd w:id="219"/>
            <w:r w:rsidRPr="009F4405">
              <w:rPr>
                <w:rStyle w:val="CommentReference"/>
                <w:color w:val="000000" w:themeColor="text1"/>
                <w:sz w:val="20"/>
                <w:szCs w:val="20"/>
              </w:rPr>
              <w:commentReference w:id="219"/>
            </w:r>
            <w:commentRangeEnd w:id="220"/>
            <w:r w:rsidRPr="009F4405">
              <w:rPr>
                <w:rStyle w:val="CommentReference"/>
                <w:color w:val="000000" w:themeColor="text1"/>
                <w:sz w:val="20"/>
                <w:szCs w:val="20"/>
              </w:rPr>
              <w:commentReference w:id="220"/>
            </w:r>
            <w:r w:rsidRPr="009F4405">
              <w:rPr>
                <w:color w:val="000000" w:themeColor="text1"/>
                <w:szCs w:val="20"/>
              </w:rPr>
              <w:t xml:space="preserve"> For a new launch site, this makes regulation a core operational variable rather than a background condition. </w:t>
            </w:r>
          </w:p>
        </w:tc>
        <w:tc>
          <w:tcPr>
            <w:tcW w:w="520" w:type="pct"/>
            <w:tcBorders>
              <w:top w:val="single" w:sz="8" w:space="0" w:color="FFFFFF" w:themeColor="text2"/>
              <w:left w:val="single" w:sz="8" w:space="0" w:color="FFFFFF" w:themeColor="text2"/>
              <w:bottom w:val="nil"/>
              <w:right w:val="nil"/>
            </w:tcBorders>
            <w:shd w:val="clear" w:color="auto" w:fill="FFE600" w:themeFill="accent2"/>
            <w:tcMar>
              <w:top w:w="57" w:type="dxa"/>
              <w:left w:w="108" w:type="dxa"/>
              <w:bottom w:w="57" w:type="dxa"/>
              <w:right w:w="108" w:type="dxa"/>
            </w:tcMar>
            <w:vAlign w:val="center"/>
          </w:tcPr>
          <w:p w14:paraId="0D2DC5F7" w14:textId="77777777" w:rsidR="00F906B1" w:rsidRPr="009F4405" w:rsidRDefault="00F906B1">
            <w:pPr>
              <w:spacing w:after="0" w:line="276" w:lineRule="auto"/>
              <w:jc w:val="center"/>
            </w:pPr>
            <w:r w:rsidRPr="009F4405">
              <w:rPr>
                <w:b/>
                <w:bCs/>
                <w:color w:val="000000" w:themeColor="text1"/>
                <w:szCs w:val="20"/>
              </w:rPr>
              <w:t>Medium</w:t>
            </w:r>
          </w:p>
        </w:tc>
      </w:tr>
      <w:tr w:rsidR="00F906B1" w:rsidRPr="009F4405" w14:paraId="21B258B7" w14:textId="77777777">
        <w:trPr>
          <w:trHeight w:val="300"/>
        </w:trPr>
        <w:tc>
          <w:tcPr>
            <w:tcW w:w="866" w:type="pct"/>
            <w:tcBorders>
              <w:top w:val="single" w:sz="8" w:space="0" w:color="FFFFFF" w:themeColor="text2"/>
              <w:left w:val="nil"/>
              <w:bottom w:val="nil"/>
              <w:right w:val="single" w:sz="8" w:space="0" w:color="FFFFFF" w:themeColor="text2"/>
            </w:tcBorders>
            <w:shd w:val="clear" w:color="auto" w:fill="F0F0F0" w:themeFill="accent4"/>
            <w:tcMar>
              <w:top w:w="57" w:type="dxa"/>
              <w:left w:w="108" w:type="dxa"/>
              <w:bottom w:w="57" w:type="dxa"/>
              <w:right w:w="108" w:type="dxa"/>
            </w:tcMar>
            <w:vAlign w:val="center"/>
          </w:tcPr>
          <w:p w14:paraId="7D77F65C" w14:textId="77777777" w:rsidR="00F906B1" w:rsidRPr="009F4405" w:rsidRDefault="00F906B1">
            <w:pPr>
              <w:spacing w:after="0" w:line="276" w:lineRule="auto"/>
              <w:jc w:val="center"/>
            </w:pPr>
            <w:r w:rsidRPr="009F4405">
              <w:rPr>
                <w:b/>
                <w:bCs/>
                <w:color w:val="000000" w:themeColor="text1"/>
                <w:szCs w:val="20"/>
              </w:rPr>
              <w:t>Economic</w:t>
            </w:r>
          </w:p>
        </w:tc>
        <w:tc>
          <w:tcPr>
            <w:tcW w:w="3614" w:type="pct"/>
            <w:tcBorders>
              <w:top w:val="single" w:sz="8" w:space="0" w:color="FFFFFF" w:themeColor="text2"/>
              <w:left w:val="single" w:sz="8" w:space="0" w:color="FFFFFF" w:themeColor="text2"/>
              <w:bottom w:val="nil"/>
              <w:right w:val="single" w:sz="8" w:space="0" w:color="FFFFFF" w:themeColor="text2"/>
            </w:tcBorders>
            <w:shd w:val="clear" w:color="auto" w:fill="F0F0F0" w:themeFill="accent4"/>
            <w:tcMar>
              <w:top w:w="57" w:type="dxa"/>
              <w:left w:w="108" w:type="dxa"/>
              <w:bottom w:w="57" w:type="dxa"/>
              <w:right w:w="108" w:type="dxa"/>
            </w:tcMar>
          </w:tcPr>
          <w:p w14:paraId="7E332419" w14:textId="77777777" w:rsidR="00F906B1" w:rsidRPr="009F4405" w:rsidRDefault="00F906B1">
            <w:pPr>
              <w:spacing w:after="0"/>
            </w:pPr>
            <w:r w:rsidRPr="009F4405">
              <w:rPr>
                <w:color w:val="000000" w:themeColor="text1"/>
                <w:szCs w:val="20"/>
              </w:rPr>
              <w:t xml:space="preserve">SaxaVord remains in a pre-revenue or very early-revenue phase from an orbital launch perspective. Its economic logic depends on a small number of launch customers successfully reaching flight, converting test activity into recurring campaigns, and filling infrastructure that was built ahead of stable demand. Recent reporting on losses and capital requirements underscores that the site is still in a development stage and not yet financially de-risked through regular launch cadence. In other words, its business model remains highly sensitive to delays by a handful of anchor customers. </w:t>
            </w:r>
          </w:p>
        </w:tc>
        <w:tc>
          <w:tcPr>
            <w:tcW w:w="520" w:type="pct"/>
            <w:tcBorders>
              <w:top w:val="single" w:sz="8" w:space="0" w:color="FFFFFF" w:themeColor="text2"/>
              <w:left w:val="single" w:sz="8" w:space="0" w:color="FFFFFF" w:themeColor="text2"/>
              <w:bottom w:val="nil"/>
              <w:right w:val="nil"/>
            </w:tcBorders>
            <w:shd w:val="clear" w:color="auto" w:fill="EE0000"/>
            <w:tcMar>
              <w:top w:w="57" w:type="dxa"/>
              <w:left w:w="108" w:type="dxa"/>
              <w:bottom w:w="57" w:type="dxa"/>
              <w:right w:w="108" w:type="dxa"/>
            </w:tcMar>
            <w:vAlign w:val="center"/>
          </w:tcPr>
          <w:p w14:paraId="0AFCDCE1" w14:textId="77777777" w:rsidR="00F906B1" w:rsidRPr="009F4405" w:rsidRDefault="00F906B1">
            <w:pPr>
              <w:spacing w:after="0" w:line="276" w:lineRule="auto"/>
              <w:jc w:val="center"/>
            </w:pPr>
            <w:r w:rsidRPr="009F4405">
              <w:rPr>
                <w:b/>
                <w:bCs/>
                <w:color w:val="000000" w:themeColor="text1"/>
                <w:szCs w:val="20"/>
              </w:rPr>
              <w:t>High</w:t>
            </w:r>
          </w:p>
        </w:tc>
      </w:tr>
      <w:tr w:rsidR="00F906B1" w:rsidRPr="009F4405" w14:paraId="12F576FC" w14:textId="77777777">
        <w:trPr>
          <w:trHeight w:val="300"/>
        </w:trPr>
        <w:tc>
          <w:tcPr>
            <w:tcW w:w="866" w:type="pct"/>
            <w:tcBorders>
              <w:top w:val="single" w:sz="8" w:space="0" w:color="FFFFFF" w:themeColor="text2"/>
              <w:left w:val="nil"/>
              <w:bottom w:val="nil"/>
              <w:right w:val="single" w:sz="8" w:space="0" w:color="FFFFFF" w:themeColor="text2"/>
            </w:tcBorders>
            <w:shd w:val="clear" w:color="auto" w:fill="F0F0F0" w:themeFill="accent4"/>
            <w:tcMar>
              <w:top w:w="57" w:type="dxa"/>
              <w:left w:w="108" w:type="dxa"/>
              <w:bottom w:w="57" w:type="dxa"/>
              <w:right w:w="108" w:type="dxa"/>
            </w:tcMar>
            <w:vAlign w:val="center"/>
          </w:tcPr>
          <w:p w14:paraId="52022811" w14:textId="77777777" w:rsidR="00F906B1" w:rsidRPr="009F4405" w:rsidRDefault="00F906B1">
            <w:pPr>
              <w:spacing w:after="0" w:line="276" w:lineRule="auto"/>
              <w:jc w:val="center"/>
            </w:pPr>
            <w:r w:rsidRPr="009F4405">
              <w:rPr>
                <w:b/>
                <w:bCs/>
                <w:color w:val="000000" w:themeColor="text1"/>
                <w:szCs w:val="20"/>
              </w:rPr>
              <w:t>Environment</w:t>
            </w:r>
          </w:p>
        </w:tc>
        <w:tc>
          <w:tcPr>
            <w:tcW w:w="3614" w:type="pct"/>
            <w:tcBorders>
              <w:top w:val="single" w:sz="8" w:space="0" w:color="FFFFFF" w:themeColor="text2"/>
              <w:left w:val="single" w:sz="8" w:space="0" w:color="FFFFFF" w:themeColor="text2"/>
              <w:bottom w:val="nil"/>
              <w:right w:val="single" w:sz="8" w:space="0" w:color="FFFFFF" w:themeColor="text2"/>
            </w:tcBorders>
            <w:shd w:val="clear" w:color="auto" w:fill="F0F0F0" w:themeFill="accent4"/>
            <w:tcMar>
              <w:top w:w="57" w:type="dxa"/>
              <w:left w:w="108" w:type="dxa"/>
              <w:bottom w:w="57" w:type="dxa"/>
              <w:right w:w="108" w:type="dxa"/>
            </w:tcMar>
          </w:tcPr>
          <w:p w14:paraId="37C7E7DF" w14:textId="77777777" w:rsidR="00F906B1" w:rsidRPr="009F4405" w:rsidRDefault="00F906B1">
            <w:pPr>
              <w:spacing w:after="0"/>
            </w:pPr>
            <w:r w:rsidRPr="009F4405">
              <w:rPr>
                <w:color w:val="000000" w:themeColor="text1"/>
                <w:szCs w:val="20"/>
              </w:rPr>
              <w:t xml:space="preserve">SaxaVord’s location on Unst gives it strong access to polar trajectories, but also exposes it to harsh North Atlantic weather, including wind, storms, sea-state disruption, and narrow operational windows. The environmental assessment process itself was substantial and based on more than two years of study, underlining that the site’s geography is not a marginal factor but a defining operational constraint. Weather affects not only launch windows, but also shipping reliability, workforce movement, and infrastructure wear. </w:t>
            </w:r>
          </w:p>
        </w:tc>
        <w:tc>
          <w:tcPr>
            <w:tcW w:w="520" w:type="pct"/>
            <w:tcBorders>
              <w:top w:val="single" w:sz="8" w:space="0" w:color="FFFFFF" w:themeColor="text2"/>
              <w:left w:val="single" w:sz="8" w:space="0" w:color="FFFFFF" w:themeColor="text2"/>
              <w:bottom w:val="nil"/>
              <w:right w:val="nil"/>
            </w:tcBorders>
            <w:shd w:val="clear" w:color="auto" w:fill="EE0000"/>
            <w:tcMar>
              <w:top w:w="57" w:type="dxa"/>
              <w:left w:w="108" w:type="dxa"/>
              <w:bottom w:w="57" w:type="dxa"/>
              <w:right w:w="108" w:type="dxa"/>
            </w:tcMar>
            <w:vAlign w:val="center"/>
          </w:tcPr>
          <w:p w14:paraId="0B172BBC" w14:textId="77777777" w:rsidR="00F906B1" w:rsidRPr="009F4405" w:rsidRDefault="00F906B1">
            <w:pPr>
              <w:spacing w:after="0" w:line="276" w:lineRule="auto"/>
              <w:jc w:val="center"/>
            </w:pPr>
            <w:r w:rsidRPr="009F4405">
              <w:rPr>
                <w:b/>
                <w:bCs/>
                <w:color w:val="000000" w:themeColor="text1"/>
                <w:szCs w:val="20"/>
              </w:rPr>
              <w:t>High</w:t>
            </w:r>
          </w:p>
        </w:tc>
      </w:tr>
      <w:tr w:rsidR="00F906B1" w:rsidRPr="009F4405" w14:paraId="7B2DD9D7" w14:textId="77777777">
        <w:trPr>
          <w:trHeight w:val="300"/>
        </w:trPr>
        <w:tc>
          <w:tcPr>
            <w:tcW w:w="866" w:type="pct"/>
            <w:tcBorders>
              <w:top w:val="single" w:sz="8" w:space="0" w:color="FFFFFF" w:themeColor="text2"/>
              <w:left w:val="nil"/>
              <w:bottom w:val="nil"/>
              <w:right w:val="single" w:sz="8" w:space="0" w:color="FFFFFF" w:themeColor="text2"/>
            </w:tcBorders>
            <w:shd w:val="clear" w:color="auto" w:fill="F0F0F0" w:themeFill="accent4"/>
            <w:tcMar>
              <w:top w:w="57" w:type="dxa"/>
              <w:left w:w="108" w:type="dxa"/>
              <w:bottom w:w="57" w:type="dxa"/>
              <w:right w:w="108" w:type="dxa"/>
            </w:tcMar>
            <w:vAlign w:val="center"/>
          </w:tcPr>
          <w:p w14:paraId="6DE2510D" w14:textId="77777777" w:rsidR="00F906B1" w:rsidRPr="009F4405" w:rsidRDefault="00F906B1">
            <w:pPr>
              <w:spacing w:after="0" w:line="276" w:lineRule="auto"/>
              <w:jc w:val="center"/>
            </w:pPr>
            <w:r w:rsidRPr="009F4405">
              <w:rPr>
                <w:b/>
                <w:bCs/>
                <w:color w:val="000000" w:themeColor="text1"/>
                <w:szCs w:val="20"/>
              </w:rPr>
              <w:t>Product Quality &amp; Design</w:t>
            </w:r>
          </w:p>
        </w:tc>
        <w:tc>
          <w:tcPr>
            <w:tcW w:w="3614" w:type="pct"/>
            <w:tcBorders>
              <w:top w:val="single" w:sz="8" w:space="0" w:color="FFFFFF" w:themeColor="text2"/>
              <w:left w:val="single" w:sz="8" w:space="0" w:color="FFFFFF" w:themeColor="text2"/>
              <w:bottom w:val="nil"/>
              <w:right w:val="single" w:sz="8" w:space="0" w:color="FFFFFF" w:themeColor="text2"/>
            </w:tcBorders>
            <w:shd w:val="clear" w:color="auto" w:fill="F0F0F0" w:themeFill="accent4"/>
            <w:tcMar>
              <w:top w:w="57" w:type="dxa"/>
              <w:left w:w="108" w:type="dxa"/>
              <w:bottom w:w="57" w:type="dxa"/>
              <w:right w:w="108" w:type="dxa"/>
            </w:tcMar>
          </w:tcPr>
          <w:p w14:paraId="1E4C3FB5" w14:textId="77777777" w:rsidR="00F906B1" w:rsidRPr="009F4405" w:rsidRDefault="00F906B1">
            <w:pPr>
              <w:spacing w:after="0"/>
            </w:pPr>
            <w:r w:rsidRPr="009F4405">
              <w:rPr>
                <w:color w:val="000000" w:themeColor="text1"/>
                <w:szCs w:val="20"/>
              </w:rPr>
              <w:t xml:space="preserve">The main product-quality risk is indirect. SaxaVord does not manufacture rockets, so the issue is not the intrinsic design quality of the spaceport’s “product” in the same way as for a launcher prime. Instead, the spaceport is exposed to the maturity of customer vehicles, launch interfaces, and campaign procedures. Since the site is being used by first-time or early-flight small-launch providers, any vehicle-side design immaturity translates immediately into schedule instability and operational risk at the spaceport level. </w:t>
            </w:r>
          </w:p>
        </w:tc>
        <w:tc>
          <w:tcPr>
            <w:tcW w:w="520" w:type="pct"/>
            <w:tcBorders>
              <w:top w:val="single" w:sz="8" w:space="0" w:color="FFFFFF" w:themeColor="text2"/>
              <w:left w:val="single" w:sz="8" w:space="0" w:color="FFFFFF" w:themeColor="text2"/>
              <w:bottom w:val="nil"/>
              <w:right w:val="nil"/>
            </w:tcBorders>
            <w:shd w:val="clear" w:color="auto" w:fill="FFFF00"/>
            <w:tcMar>
              <w:top w:w="57" w:type="dxa"/>
              <w:left w:w="108" w:type="dxa"/>
              <w:bottom w:w="57" w:type="dxa"/>
              <w:right w:w="108" w:type="dxa"/>
            </w:tcMar>
            <w:vAlign w:val="center"/>
          </w:tcPr>
          <w:p w14:paraId="6E34D074" w14:textId="77777777" w:rsidR="00F906B1" w:rsidRPr="009F4405" w:rsidRDefault="00F906B1">
            <w:pPr>
              <w:spacing w:after="0" w:line="276" w:lineRule="auto"/>
              <w:jc w:val="center"/>
            </w:pPr>
            <w:r w:rsidRPr="009F4405">
              <w:rPr>
                <w:b/>
                <w:bCs/>
                <w:color w:val="000000" w:themeColor="text1"/>
                <w:szCs w:val="20"/>
              </w:rPr>
              <w:t>Medium</w:t>
            </w:r>
          </w:p>
        </w:tc>
      </w:tr>
      <w:tr w:rsidR="00F906B1" w:rsidRPr="009F4405" w14:paraId="5B2BE0C5" w14:textId="77777777">
        <w:trPr>
          <w:trHeight w:val="300"/>
        </w:trPr>
        <w:tc>
          <w:tcPr>
            <w:tcW w:w="866" w:type="pct"/>
            <w:tcBorders>
              <w:top w:val="single" w:sz="8" w:space="0" w:color="FFFFFF" w:themeColor="text2"/>
              <w:left w:val="nil"/>
              <w:bottom w:val="nil"/>
              <w:right w:val="single" w:sz="8" w:space="0" w:color="FFFFFF" w:themeColor="text2"/>
            </w:tcBorders>
            <w:shd w:val="clear" w:color="auto" w:fill="F0F0F0" w:themeFill="accent4"/>
            <w:tcMar>
              <w:top w:w="57" w:type="dxa"/>
              <w:left w:w="108" w:type="dxa"/>
              <w:bottom w:w="57" w:type="dxa"/>
              <w:right w:w="108" w:type="dxa"/>
            </w:tcMar>
            <w:vAlign w:val="center"/>
          </w:tcPr>
          <w:p w14:paraId="290AF5EF" w14:textId="77777777" w:rsidR="00F906B1" w:rsidRPr="009F4405" w:rsidRDefault="00F906B1">
            <w:pPr>
              <w:spacing w:after="0" w:line="276" w:lineRule="auto"/>
              <w:jc w:val="center"/>
            </w:pPr>
            <w:r w:rsidRPr="009F4405">
              <w:rPr>
                <w:b/>
                <w:bCs/>
                <w:color w:val="000000" w:themeColor="text1"/>
                <w:szCs w:val="20"/>
              </w:rPr>
              <w:t>Manufacturing &amp; Supply</w:t>
            </w:r>
          </w:p>
        </w:tc>
        <w:tc>
          <w:tcPr>
            <w:tcW w:w="3614" w:type="pct"/>
            <w:tcBorders>
              <w:top w:val="single" w:sz="8" w:space="0" w:color="FFFFFF" w:themeColor="text2"/>
              <w:left w:val="single" w:sz="8" w:space="0" w:color="FFFFFF" w:themeColor="text2"/>
              <w:bottom w:val="nil"/>
              <w:right w:val="single" w:sz="8" w:space="0" w:color="FFFFFF" w:themeColor="text2"/>
            </w:tcBorders>
            <w:shd w:val="clear" w:color="auto" w:fill="F0F0F0" w:themeFill="accent4"/>
            <w:tcMar>
              <w:top w:w="57" w:type="dxa"/>
              <w:left w:w="108" w:type="dxa"/>
              <w:bottom w:w="57" w:type="dxa"/>
              <w:right w:w="108" w:type="dxa"/>
            </w:tcMar>
          </w:tcPr>
          <w:p w14:paraId="248989CC" w14:textId="77777777" w:rsidR="00F906B1" w:rsidRPr="009F4405" w:rsidRDefault="00F906B1">
            <w:pPr>
              <w:spacing w:after="0"/>
            </w:pPr>
            <w:r w:rsidRPr="009F4405">
              <w:rPr>
                <w:color w:val="000000" w:themeColor="text1"/>
                <w:szCs w:val="20"/>
              </w:rPr>
              <w:t xml:space="preserve">SaxaVord is fully dependent on external launcher manufacturers and their upstream supply chains. The current launch complex is occupied by RFA, while HyImpulse and Skyrora are also part of the launch ecosystem. If any of these firms face engine, stage, avionics, or supplier delays, SaxaVord cannot mitigate that through in-house capability. This makes the site highly exposed to upstream manufacturing bottlenecks in Germany, the UK, and wider European supply chains. As a launch site without its own vehicle production, it is structurally downstream of risks it cannot control. </w:t>
            </w:r>
          </w:p>
        </w:tc>
        <w:tc>
          <w:tcPr>
            <w:tcW w:w="520" w:type="pct"/>
            <w:tcBorders>
              <w:top w:val="single" w:sz="8" w:space="0" w:color="FFFFFF" w:themeColor="text2"/>
              <w:left w:val="single" w:sz="8" w:space="0" w:color="FFFFFF" w:themeColor="text2"/>
              <w:bottom w:val="nil"/>
              <w:right w:val="nil"/>
            </w:tcBorders>
            <w:shd w:val="clear" w:color="auto" w:fill="EE0000"/>
            <w:tcMar>
              <w:top w:w="57" w:type="dxa"/>
              <w:left w:w="108" w:type="dxa"/>
              <w:bottom w:w="57" w:type="dxa"/>
              <w:right w:w="108" w:type="dxa"/>
            </w:tcMar>
            <w:vAlign w:val="center"/>
          </w:tcPr>
          <w:p w14:paraId="4B7824E2" w14:textId="77777777" w:rsidR="00F906B1" w:rsidRPr="009F4405" w:rsidRDefault="00F906B1">
            <w:pPr>
              <w:spacing w:after="0" w:line="276" w:lineRule="auto"/>
              <w:jc w:val="center"/>
            </w:pPr>
            <w:r w:rsidRPr="009F4405">
              <w:rPr>
                <w:b/>
                <w:bCs/>
                <w:color w:val="000000" w:themeColor="text1"/>
                <w:szCs w:val="20"/>
              </w:rPr>
              <w:t>High</w:t>
            </w:r>
          </w:p>
        </w:tc>
      </w:tr>
      <w:tr w:rsidR="00F906B1" w:rsidRPr="009F4405" w14:paraId="6F6DA608" w14:textId="77777777">
        <w:trPr>
          <w:trHeight w:val="300"/>
        </w:trPr>
        <w:tc>
          <w:tcPr>
            <w:tcW w:w="866" w:type="pct"/>
            <w:tcBorders>
              <w:top w:val="single" w:sz="8" w:space="0" w:color="FFFFFF" w:themeColor="text2"/>
              <w:left w:val="nil"/>
              <w:bottom w:val="nil"/>
              <w:right w:val="single" w:sz="8" w:space="0" w:color="FFFFFF" w:themeColor="text2"/>
            </w:tcBorders>
            <w:shd w:val="clear" w:color="auto" w:fill="F0F0F0" w:themeFill="accent4"/>
            <w:tcMar>
              <w:top w:w="57" w:type="dxa"/>
              <w:left w:w="108" w:type="dxa"/>
              <w:bottom w:w="57" w:type="dxa"/>
              <w:right w:w="108" w:type="dxa"/>
            </w:tcMar>
            <w:vAlign w:val="center"/>
          </w:tcPr>
          <w:p w14:paraId="3D5ACA45" w14:textId="77777777" w:rsidR="00F906B1" w:rsidRPr="009F4405" w:rsidRDefault="00F906B1">
            <w:pPr>
              <w:spacing w:after="0" w:line="276" w:lineRule="auto"/>
              <w:jc w:val="center"/>
            </w:pPr>
            <w:r w:rsidRPr="009F4405">
              <w:rPr>
                <w:b/>
                <w:bCs/>
                <w:color w:val="000000" w:themeColor="text1"/>
                <w:szCs w:val="20"/>
              </w:rPr>
              <w:t>Transportation &amp; Distribution</w:t>
            </w:r>
          </w:p>
        </w:tc>
        <w:tc>
          <w:tcPr>
            <w:tcW w:w="3614" w:type="pct"/>
            <w:tcBorders>
              <w:top w:val="single" w:sz="8" w:space="0" w:color="FFFFFF" w:themeColor="text2"/>
              <w:left w:val="single" w:sz="8" w:space="0" w:color="FFFFFF" w:themeColor="text2"/>
              <w:bottom w:val="nil"/>
              <w:right w:val="single" w:sz="8" w:space="0" w:color="FFFFFF" w:themeColor="text2"/>
            </w:tcBorders>
            <w:shd w:val="clear" w:color="auto" w:fill="F0F0F0" w:themeFill="accent4"/>
            <w:tcMar>
              <w:top w:w="57" w:type="dxa"/>
              <w:left w:w="108" w:type="dxa"/>
              <w:bottom w:w="57" w:type="dxa"/>
              <w:right w:w="108" w:type="dxa"/>
            </w:tcMar>
          </w:tcPr>
          <w:p w14:paraId="5F0E97B3" w14:textId="77777777" w:rsidR="00F906B1" w:rsidRPr="009F4405" w:rsidRDefault="00F906B1">
            <w:pPr>
              <w:spacing w:after="0"/>
            </w:pPr>
            <w:r w:rsidRPr="009F4405">
              <w:rPr>
                <w:color w:val="000000" w:themeColor="text1"/>
                <w:szCs w:val="20"/>
              </w:rPr>
              <w:t xml:space="preserve">This is one of SaxaVord’s clearest structural vulnerabilities. The site is on Unst, so moving oversized hardware depends on sea and road links, local ferry schedules, weather, and limited island handling infrastructure. SaxaVord itself notes that equipment and personnel reach the site through a combination of air and sea transport and that logistics require careful planning because </w:t>
            </w:r>
            <w:r w:rsidRPr="009F4405">
              <w:rPr>
                <w:color w:val="000000" w:themeColor="text1"/>
                <w:szCs w:val="20"/>
              </w:rPr>
              <w:lastRenderedPageBreak/>
              <w:t xml:space="preserve">of the location. This means hardware transport is not routine background support but a core campaign dependency. Any disruption in ferries, ports, or heavy-load handling could delay launch readiness. </w:t>
            </w:r>
          </w:p>
        </w:tc>
        <w:tc>
          <w:tcPr>
            <w:tcW w:w="520" w:type="pct"/>
            <w:tcBorders>
              <w:top w:val="single" w:sz="8" w:space="0" w:color="FFFFFF" w:themeColor="text2"/>
              <w:left w:val="single" w:sz="8" w:space="0" w:color="FFFFFF" w:themeColor="text2"/>
              <w:bottom w:val="nil"/>
              <w:right w:val="nil"/>
            </w:tcBorders>
            <w:shd w:val="clear" w:color="auto" w:fill="EE0000"/>
            <w:tcMar>
              <w:top w:w="57" w:type="dxa"/>
              <w:left w:w="108" w:type="dxa"/>
              <w:bottom w:w="57" w:type="dxa"/>
              <w:right w:w="108" w:type="dxa"/>
            </w:tcMar>
            <w:vAlign w:val="center"/>
          </w:tcPr>
          <w:p w14:paraId="4DDE97AD" w14:textId="77777777" w:rsidR="00F906B1" w:rsidRPr="009F4405" w:rsidRDefault="00F906B1">
            <w:pPr>
              <w:spacing w:after="0" w:line="276" w:lineRule="auto"/>
              <w:jc w:val="center"/>
            </w:pPr>
            <w:r w:rsidRPr="009F4405">
              <w:rPr>
                <w:b/>
                <w:bCs/>
                <w:color w:val="000000" w:themeColor="text1"/>
                <w:szCs w:val="20"/>
              </w:rPr>
              <w:lastRenderedPageBreak/>
              <w:t>High</w:t>
            </w:r>
          </w:p>
        </w:tc>
      </w:tr>
      <w:tr w:rsidR="00F906B1" w:rsidRPr="009F4405" w14:paraId="4353EACA" w14:textId="77777777">
        <w:trPr>
          <w:trHeight w:val="300"/>
        </w:trPr>
        <w:tc>
          <w:tcPr>
            <w:tcW w:w="866" w:type="pct"/>
            <w:tcBorders>
              <w:top w:val="single" w:sz="8" w:space="0" w:color="FFFFFF" w:themeColor="text2"/>
              <w:left w:val="nil"/>
              <w:bottom w:val="nil"/>
              <w:right w:val="single" w:sz="8" w:space="0" w:color="FFFFFF" w:themeColor="text2"/>
            </w:tcBorders>
            <w:shd w:val="clear" w:color="auto" w:fill="F0F0F0" w:themeFill="accent4"/>
            <w:tcMar>
              <w:top w:w="57" w:type="dxa"/>
              <w:left w:w="108" w:type="dxa"/>
              <w:bottom w:w="57" w:type="dxa"/>
              <w:right w:w="108" w:type="dxa"/>
            </w:tcMar>
            <w:vAlign w:val="center"/>
          </w:tcPr>
          <w:p w14:paraId="5C87671B" w14:textId="77777777" w:rsidR="00F906B1" w:rsidRPr="009F4405" w:rsidRDefault="00F906B1">
            <w:pPr>
              <w:spacing w:after="0" w:line="276" w:lineRule="auto"/>
              <w:jc w:val="center"/>
            </w:pPr>
            <w:r w:rsidRPr="009F4405">
              <w:rPr>
                <w:b/>
                <w:bCs/>
                <w:color w:val="000000" w:themeColor="text1"/>
                <w:szCs w:val="20"/>
              </w:rPr>
              <w:t>Financial</w:t>
            </w:r>
          </w:p>
        </w:tc>
        <w:tc>
          <w:tcPr>
            <w:tcW w:w="3614" w:type="pct"/>
            <w:tcBorders>
              <w:top w:val="single" w:sz="8" w:space="0" w:color="FFFFFF" w:themeColor="text2"/>
              <w:left w:val="single" w:sz="8" w:space="0" w:color="FFFFFF" w:themeColor="text2"/>
              <w:bottom w:val="nil"/>
              <w:right w:val="single" w:sz="8" w:space="0" w:color="FFFFFF" w:themeColor="text2"/>
            </w:tcBorders>
            <w:shd w:val="clear" w:color="auto" w:fill="F0F0F0" w:themeFill="accent4"/>
            <w:tcMar>
              <w:top w:w="57" w:type="dxa"/>
              <w:left w:w="108" w:type="dxa"/>
              <w:bottom w:w="57" w:type="dxa"/>
              <w:right w:w="108" w:type="dxa"/>
            </w:tcMar>
          </w:tcPr>
          <w:p w14:paraId="518B6DB8" w14:textId="77777777" w:rsidR="00F906B1" w:rsidRPr="009F4405" w:rsidRDefault="00F906B1">
            <w:pPr>
              <w:spacing w:after="0"/>
            </w:pPr>
            <w:r w:rsidRPr="009F4405">
              <w:rPr>
                <w:color w:val="000000" w:themeColor="text1"/>
                <w:szCs w:val="20"/>
              </w:rPr>
              <w:t xml:space="preserve">SaxaVord’s financial exposure is linked to high upfront infrastructure expenditure combined with uncertain launch timing. Current losses reported at company level and the need to complete further complexes show that the site is still in a capital-intensive build-out phase. The fact that one complex is in service while two more remain under construction means there is still significant sunk cost ahead of proven recurrent launch income. This does not mean insolvency is imminent, but it does mean financial resilience remains contingent on successful commercialization. </w:t>
            </w:r>
          </w:p>
        </w:tc>
        <w:tc>
          <w:tcPr>
            <w:tcW w:w="520" w:type="pct"/>
            <w:tcBorders>
              <w:top w:val="single" w:sz="8" w:space="0" w:color="FFFFFF" w:themeColor="text2"/>
              <w:left w:val="single" w:sz="8" w:space="0" w:color="FFFFFF" w:themeColor="text2"/>
              <w:bottom w:val="nil"/>
              <w:right w:val="nil"/>
            </w:tcBorders>
            <w:shd w:val="clear" w:color="auto" w:fill="EE0000"/>
            <w:tcMar>
              <w:top w:w="57" w:type="dxa"/>
              <w:left w:w="108" w:type="dxa"/>
              <w:bottom w:w="57" w:type="dxa"/>
              <w:right w:w="108" w:type="dxa"/>
            </w:tcMar>
            <w:vAlign w:val="center"/>
          </w:tcPr>
          <w:p w14:paraId="6CFD0FCC" w14:textId="77777777" w:rsidR="00F906B1" w:rsidRPr="009F4405" w:rsidRDefault="00F906B1">
            <w:pPr>
              <w:spacing w:after="0" w:line="276" w:lineRule="auto"/>
              <w:jc w:val="center"/>
            </w:pPr>
            <w:r w:rsidRPr="009F4405">
              <w:rPr>
                <w:b/>
                <w:bCs/>
                <w:color w:val="000000" w:themeColor="text1"/>
                <w:szCs w:val="20"/>
              </w:rPr>
              <w:t>High</w:t>
            </w:r>
          </w:p>
        </w:tc>
      </w:tr>
      <w:tr w:rsidR="00F906B1" w:rsidRPr="009F4405" w14:paraId="10F25498" w14:textId="77777777">
        <w:trPr>
          <w:trHeight w:val="300"/>
        </w:trPr>
        <w:tc>
          <w:tcPr>
            <w:tcW w:w="866" w:type="pct"/>
            <w:tcBorders>
              <w:top w:val="single" w:sz="8" w:space="0" w:color="FFFFFF" w:themeColor="text2"/>
              <w:left w:val="nil"/>
              <w:bottom w:val="nil"/>
              <w:right w:val="single" w:sz="8" w:space="0" w:color="FFFFFF" w:themeColor="text2"/>
            </w:tcBorders>
            <w:shd w:val="clear" w:color="auto" w:fill="F0F0F0" w:themeFill="accent4"/>
            <w:tcMar>
              <w:top w:w="57" w:type="dxa"/>
              <w:left w:w="108" w:type="dxa"/>
              <w:bottom w:w="57" w:type="dxa"/>
              <w:right w:w="108" w:type="dxa"/>
            </w:tcMar>
            <w:vAlign w:val="center"/>
          </w:tcPr>
          <w:p w14:paraId="05630D98" w14:textId="77777777" w:rsidR="00F906B1" w:rsidRPr="009F4405" w:rsidRDefault="00F906B1">
            <w:pPr>
              <w:spacing w:after="0" w:line="276" w:lineRule="auto"/>
              <w:jc w:val="center"/>
            </w:pPr>
            <w:r w:rsidRPr="009F4405">
              <w:rPr>
                <w:b/>
                <w:bCs/>
                <w:color w:val="000000" w:themeColor="text1"/>
                <w:szCs w:val="20"/>
              </w:rPr>
              <w:t>Compliance</w:t>
            </w:r>
          </w:p>
        </w:tc>
        <w:tc>
          <w:tcPr>
            <w:tcW w:w="3614" w:type="pct"/>
            <w:tcBorders>
              <w:top w:val="single" w:sz="8" w:space="0" w:color="FFFFFF" w:themeColor="text2"/>
              <w:left w:val="single" w:sz="8" w:space="0" w:color="FFFFFF" w:themeColor="text2"/>
              <w:bottom w:val="nil"/>
              <w:right w:val="single" w:sz="8" w:space="0" w:color="FFFFFF" w:themeColor="text2"/>
            </w:tcBorders>
            <w:shd w:val="clear" w:color="auto" w:fill="F0F0F0" w:themeFill="accent4"/>
            <w:tcMar>
              <w:top w:w="57" w:type="dxa"/>
              <w:left w:w="108" w:type="dxa"/>
              <w:bottom w:w="57" w:type="dxa"/>
              <w:right w:w="108" w:type="dxa"/>
            </w:tcMar>
          </w:tcPr>
          <w:p w14:paraId="440D3B43" w14:textId="77777777" w:rsidR="00F906B1" w:rsidRPr="009F4405" w:rsidRDefault="00F906B1">
            <w:pPr>
              <w:spacing w:after="0"/>
            </w:pPr>
            <w:r w:rsidRPr="009F4405">
              <w:rPr>
                <w:color w:val="000000" w:themeColor="text1"/>
                <w:szCs w:val="20"/>
              </w:rPr>
              <w:t>Compliance is a critical risk area because launch activity depends on maintaining a chain of regulatory approvals covering safety, environment, downrange control, and operator-specific licensing. SaxaVord’s licences were granted only after safety, security, and environmental assessment, and the CAA has stated that ongoing monitoring continues as the site progresses toward launch. For a first-of-kind vertical launch site in the UK, compliance is not a one-off hurdle but an ongoing operating condition.</w:t>
            </w:r>
          </w:p>
        </w:tc>
        <w:tc>
          <w:tcPr>
            <w:tcW w:w="520" w:type="pct"/>
            <w:tcBorders>
              <w:top w:val="single" w:sz="8" w:space="0" w:color="FFFFFF" w:themeColor="text2"/>
              <w:left w:val="single" w:sz="8" w:space="0" w:color="FFFFFF" w:themeColor="text2"/>
              <w:bottom w:val="nil"/>
              <w:right w:val="nil"/>
            </w:tcBorders>
            <w:shd w:val="clear" w:color="auto" w:fill="EE0000"/>
            <w:tcMar>
              <w:top w:w="57" w:type="dxa"/>
              <w:left w:w="108" w:type="dxa"/>
              <w:bottom w:w="57" w:type="dxa"/>
              <w:right w:w="108" w:type="dxa"/>
            </w:tcMar>
            <w:vAlign w:val="center"/>
          </w:tcPr>
          <w:p w14:paraId="4AA75846" w14:textId="77777777" w:rsidR="00F906B1" w:rsidRPr="009F4405" w:rsidRDefault="00F906B1">
            <w:pPr>
              <w:spacing w:after="0" w:line="276" w:lineRule="auto"/>
              <w:jc w:val="center"/>
            </w:pPr>
            <w:r w:rsidRPr="009F4405">
              <w:rPr>
                <w:b/>
                <w:bCs/>
                <w:color w:val="000000" w:themeColor="text1"/>
                <w:szCs w:val="20"/>
              </w:rPr>
              <w:t>High</w:t>
            </w:r>
          </w:p>
        </w:tc>
      </w:tr>
      <w:tr w:rsidR="00F906B1" w:rsidRPr="009F4405" w14:paraId="4DC7843A" w14:textId="77777777">
        <w:trPr>
          <w:trHeight w:val="300"/>
        </w:trPr>
        <w:tc>
          <w:tcPr>
            <w:tcW w:w="866" w:type="pct"/>
            <w:tcBorders>
              <w:top w:val="single" w:sz="8" w:space="0" w:color="FFFFFF" w:themeColor="text2"/>
              <w:left w:val="nil"/>
              <w:bottom w:val="nil"/>
              <w:right w:val="single" w:sz="8" w:space="0" w:color="FFFFFF" w:themeColor="text2"/>
            </w:tcBorders>
            <w:shd w:val="clear" w:color="auto" w:fill="F0F0F0" w:themeFill="accent4"/>
            <w:tcMar>
              <w:top w:w="57" w:type="dxa"/>
              <w:left w:w="108" w:type="dxa"/>
              <w:bottom w:w="57" w:type="dxa"/>
              <w:right w:w="108" w:type="dxa"/>
            </w:tcMar>
            <w:vAlign w:val="center"/>
          </w:tcPr>
          <w:p w14:paraId="3BA3F28F" w14:textId="77777777" w:rsidR="00F906B1" w:rsidRPr="009F4405" w:rsidRDefault="00F906B1">
            <w:pPr>
              <w:spacing w:after="0" w:line="276" w:lineRule="auto"/>
              <w:jc w:val="center"/>
            </w:pPr>
            <w:r w:rsidRPr="009F4405">
              <w:rPr>
                <w:b/>
                <w:bCs/>
                <w:color w:val="000000" w:themeColor="text1"/>
                <w:szCs w:val="20"/>
              </w:rPr>
              <w:t>Technology &amp; Cyber</w:t>
            </w:r>
          </w:p>
        </w:tc>
        <w:tc>
          <w:tcPr>
            <w:tcW w:w="3614" w:type="pct"/>
            <w:tcBorders>
              <w:top w:val="single" w:sz="8" w:space="0" w:color="FFFFFF" w:themeColor="text2"/>
              <w:left w:val="single" w:sz="8" w:space="0" w:color="FFFFFF" w:themeColor="text2"/>
              <w:bottom w:val="nil"/>
              <w:right w:val="single" w:sz="8" w:space="0" w:color="FFFFFF" w:themeColor="text2"/>
            </w:tcBorders>
            <w:shd w:val="clear" w:color="auto" w:fill="F0F0F0" w:themeFill="accent4"/>
            <w:tcMar>
              <w:top w:w="57" w:type="dxa"/>
              <w:left w:w="108" w:type="dxa"/>
              <w:bottom w:w="57" w:type="dxa"/>
              <w:right w:w="108" w:type="dxa"/>
            </w:tcMar>
          </w:tcPr>
          <w:p w14:paraId="1B9D194A" w14:textId="27866005" w:rsidR="00F906B1" w:rsidRPr="009F4405" w:rsidRDefault="00F906B1">
            <w:pPr>
              <w:spacing w:after="0"/>
            </w:pPr>
            <w:r w:rsidRPr="009F4405">
              <w:rPr>
                <w:color w:val="000000" w:themeColor="text1"/>
                <w:szCs w:val="20"/>
              </w:rPr>
              <w:t>The site’s launch capability depends on a bespoke rocket tracking, telemetry, and flight termination system, plus a Mission Management Control Centre under development</w:t>
            </w:r>
            <w:r w:rsidR="00B31EBC" w:rsidRPr="009F4405">
              <w:rPr>
                <w:color w:val="000000" w:themeColor="text1"/>
                <w:szCs w:val="20"/>
              </w:rPr>
              <w:t>.</w:t>
            </w:r>
            <w:r w:rsidRPr="009F4405">
              <w:rPr>
                <w:color w:val="000000" w:themeColor="text1"/>
                <w:szCs w:val="20"/>
              </w:rPr>
              <w:t xml:space="preserve"> SaxaVord also highlights resilient and redundant backhaul for its ground-station operations. This means launch and TT&amp;C functions are digitally intensive from the outset. </w:t>
            </w:r>
            <w:commentRangeStart w:id="221"/>
            <w:commentRangeStart w:id="222"/>
            <w:r w:rsidRPr="009F4405">
              <w:rPr>
                <w:color w:val="000000" w:themeColor="text1"/>
                <w:szCs w:val="20"/>
              </w:rPr>
              <w:t>As a result, the cyber and systems-integrity burden is significant, even if less visible than for larger legacy spaceports. A disruption to command, tracking, or flight termination systems would have immediate safety and availability implications.</w:t>
            </w:r>
            <w:r w:rsidRPr="009F4405">
              <w:t xml:space="preserve"> </w:t>
            </w:r>
            <w:commentRangeEnd w:id="221"/>
            <w:r w:rsidRPr="009F4405">
              <w:rPr>
                <w:rStyle w:val="CommentReference"/>
                <w:sz w:val="20"/>
                <w:szCs w:val="24"/>
              </w:rPr>
              <w:commentReference w:id="221"/>
            </w:r>
            <w:commentRangeEnd w:id="222"/>
            <w:r w:rsidRPr="009F4405">
              <w:rPr>
                <w:rStyle w:val="CommentReference"/>
                <w:sz w:val="20"/>
                <w:szCs w:val="24"/>
              </w:rPr>
              <w:commentReference w:id="222"/>
            </w:r>
            <w:r w:rsidR="00F92CB9" w:rsidRPr="009F4405">
              <w:t>Indeed,</w:t>
            </w:r>
            <w:r w:rsidR="00F15ED8" w:rsidRPr="009F4405">
              <w:t xml:space="preserve"> the </w:t>
            </w:r>
            <w:r w:rsidR="00F15ED8" w:rsidRPr="009F4405">
              <w:rPr>
                <w:color w:val="000000" w:themeColor="text1"/>
                <w:szCs w:val="20"/>
              </w:rPr>
              <w:t>Management Control Centre</w:t>
            </w:r>
            <w:r w:rsidR="00F92CB9" w:rsidRPr="009F4405">
              <w:t xml:space="preserve"> </w:t>
            </w:r>
            <w:r w:rsidR="00F15ED8" w:rsidRPr="009F4405">
              <w:t xml:space="preserve">is </w:t>
            </w:r>
            <w:r w:rsidR="00F92CB9" w:rsidRPr="009F4405">
              <w:rPr>
                <w:color w:val="000000" w:themeColor="text1"/>
                <w:szCs w:val="20"/>
              </w:rPr>
              <w:t>being built from scratch and software-intensive from day one, with limited operational track record to shake out cyber and systems-integrity issues</w:t>
            </w:r>
            <w:r w:rsidR="004E3FF7" w:rsidRPr="009F4405">
              <w:rPr>
                <w:color w:val="000000" w:themeColor="text1"/>
                <w:szCs w:val="20"/>
              </w:rPr>
              <w:t xml:space="preserve">. The centre is also sitting on </w:t>
            </w:r>
            <w:r w:rsidR="00F92CB9" w:rsidRPr="009F4405">
              <w:rPr>
                <w:color w:val="000000" w:themeColor="text1"/>
                <w:szCs w:val="20"/>
              </w:rPr>
              <w:t>the UK's most remote inhabited island, where command, tracking and ground-station data depend on long-haul subsea-cable backhaul</w:t>
            </w:r>
            <w:r w:rsidR="004E3FF7" w:rsidRPr="009F4405">
              <w:rPr>
                <w:color w:val="000000" w:themeColor="text1"/>
                <w:szCs w:val="20"/>
              </w:rPr>
              <w:t>.</w:t>
            </w:r>
            <w:r w:rsidRPr="009F4405">
              <w:rPr>
                <w:color w:val="000000" w:themeColor="text1"/>
                <w:szCs w:val="20"/>
              </w:rPr>
              <w:t xml:space="preserve"> </w:t>
            </w:r>
          </w:p>
        </w:tc>
        <w:tc>
          <w:tcPr>
            <w:tcW w:w="520" w:type="pct"/>
            <w:tcBorders>
              <w:top w:val="single" w:sz="8" w:space="0" w:color="FFFFFF" w:themeColor="text2"/>
              <w:left w:val="single" w:sz="8" w:space="0" w:color="FFFFFF" w:themeColor="text2"/>
              <w:bottom w:val="nil"/>
              <w:right w:val="nil"/>
            </w:tcBorders>
            <w:shd w:val="clear" w:color="auto" w:fill="EE0000"/>
            <w:tcMar>
              <w:top w:w="57" w:type="dxa"/>
              <w:left w:w="108" w:type="dxa"/>
              <w:bottom w:w="57" w:type="dxa"/>
              <w:right w:w="108" w:type="dxa"/>
            </w:tcMar>
            <w:vAlign w:val="center"/>
          </w:tcPr>
          <w:p w14:paraId="74DFEE57" w14:textId="77777777" w:rsidR="00F906B1" w:rsidRPr="009F4405" w:rsidRDefault="00F906B1">
            <w:pPr>
              <w:spacing w:after="0" w:line="276" w:lineRule="auto"/>
              <w:jc w:val="center"/>
            </w:pPr>
            <w:r w:rsidRPr="009F4405">
              <w:rPr>
                <w:b/>
                <w:bCs/>
                <w:color w:val="000000" w:themeColor="text1"/>
                <w:szCs w:val="20"/>
              </w:rPr>
              <w:t>High</w:t>
            </w:r>
          </w:p>
        </w:tc>
      </w:tr>
      <w:tr w:rsidR="00F906B1" w:rsidRPr="009F4405" w14:paraId="3BAFF29D" w14:textId="77777777">
        <w:trPr>
          <w:trHeight w:val="300"/>
        </w:trPr>
        <w:tc>
          <w:tcPr>
            <w:tcW w:w="866" w:type="pct"/>
            <w:tcBorders>
              <w:top w:val="single" w:sz="8" w:space="0" w:color="FFFFFF" w:themeColor="text2"/>
              <w:left w:val="nil"/>
              <w:bottom w:val="nil"/>
              <w:right w:val="single" w:sz="8" w:space="0" w:color="FFFFFF" w:themeColor="text2"/>
            </w:tcBorders>
            <w:shd w:val="clear" w:color="auto" w:fill="F0F0F0" w:themeFill="accent4"/>
            <w:tcMar>
              <w:top w:w="57" w:type="dxa"/>
              <w:left w:w="108" w:type="dxa"/>
              <w:bottom w:w="57" w:type="dxa"/>
              <w:right w:w="108" w:type="dxa"/>
            </w:tcMar>
            <w:vAlign w:val="center"/>
          </w:tcPr>
          <w:p w14:paraId="7A289263" w14:textId="77777777" w:rsidR="00F906B1" w:rsidRPr="009F4405" w:rsidRDefault="00F906B1">
            <w:pPr>
              <w:spacing w:after="0" w:line="276" w:lineRule="auto"/>
              <w:jc w:val="center"/>
            </w:pPr>
            <w:r w:rsidRPr="009F4405">
              <w:rPr>
                <w:b/>
                <w:bCs/>
                <w:color w:val="000000" w:themeColor="text1"/>
                <w:szCs w:val="20"/>
              </w:rPr>
              <w:t>Human Capital</w:t>
            </w:r>
          </w:p>
        </w:tc>
        <w:tc>
          <w:tcPr>
            <w:tcW w:w="3614" w:type="pct"/>
            <w:tcBorders>
              <w:top w:val="single" w:sz="8" w:space="0" w:color="FFFFFF" w:themeColor="text2"/>
              <w:left w:val="single" w:sz="8" w:space="0" w:color="FFFFFF" w:themeColor="text2"/>
              <w:bottom w:val="nil"/>
              <w:right w:val="single" w:sz="8" w:space="0" w:color="FFFFFF" w:themeColor="text2"/>
            </w:tcBorders>
            <w:shd w:val="clear" w:color="auto" w:fill="F0F0F0" w:themeFill="accent4"/>
            <w:tcMar>
              <w:top w:w="57" w:type="dxa"/>
              <w:left w:w="108" w:type="dxa"/>
              <w:bottom w:w="57" w:type="dxa"/>
              <w:right w:w="108" w:type="dxa"/>
            </w:tcMar>
          </w:tcPr>
          <w:p w14:paraId="0184E0B2" w14:textId="77777777" w:rsidR="00F906B1" w:rsidRPr="009F4405" w:rsidRDefault="00F906B1">
            <w:pPr>
              <w:spacing w:after="0"/>
            </w:pPr>
            <w:r w:rsidRPr="009F4405">
              <w:rPr>
                <w:color w:val="000000" w:themeColor="text1"/>
                <w:szCs w:val="20"/>
              </w:rPr>
              <w:t xml:space="preserve">SaxaVord’s remote location creates a structural recruitment and retention challenge. The site requires specialized launch, safety, telecoms, and engineering staff, yet the local labour pool on Unst is inherently limited. While SaxaVord notes that permanent technicians are based on Unst for ground-station operations, scaling from ground support to repeated launch campaigns will require additional specialist personnel and contractor support. In practice, this means dependence on imported expertise and limited workforce redundancy. </w:t>
            </w:r>
          </w:p>
        </w:tc>
        <w:tc>
          <w:tcPr>
            <w:tcW w:w="520" w:type="pct"/>
            <w:tcBorders>
              <w:top w:val="single" w:sz="8" w:space="0" w:color="FFFFFF" w:themeColor="text2"/>
              <w:left w:val="single" w:sz="8" w:space="0" w:color="FFFFFF" w:themeColor="text2"/>
              <w:bottom w:val="nil"/>
              <w:right w:val="nil"/>
            </w:tcBorders>
            <w:shd w:val="clear" w:color="auto" w:fill="EE0000"/>
            <w:tcMar>
              <w:top w:w="57" w:type="dxa"/>
              <w:left w:w="108" w:type="dxa"/>
              <w:bottom w:w="57" w:type="dxa"/>
              <w:right w:w="108" w:type="dxa"/>
            </w:tcMar>
            <w:vAlign w:val="center"/>
          </w:tcPr>
          <w:p w14:paraId="61ACC289" w14:textId="77777777" w:rsidR="00F906B1" w:rsidRPr="009F4405" w:rsidRDefault="00F906B1">
            <w:pPr>
              <w:spacing w:after="0" w:line="276" w:lineRule="auto"/>
              <w:jc w:val="center"/>
            </w:pPr>
            <w:r w:rsidRPr="009F4405">
              <w:rPr>
                <w:b/>
                <w:bCs/>
                <w:color w:val="000000" w:themeColor="text1"/>
                <w:szCs w:val="20"/>
              </w:rPr>
              <w:t>High</w:t>
            </w:r>
          </w:p>
        </w:tc>
      </w:tr>
      <w:tr w:rsidR="00F906B1" w:rsidRPr="009F4405" w14:paraId="6940925C" w14:textId="77777777">
        <w:trPr>
          <w:trHeight w:val="300"/>
        </w:trPr>
        <w:tc>
          <w:tcPr>
            <w:tcW w:w="866" w:type="pct"/>
            <w:tcBorders>
              <w:top w:val="single" w:sz="8" w:space="0" w:color="FFFFFF" w:themeColor="text2"/>
              <w:left w:val="nil"/>
              <w:bottom w:val="nil"/>
              <w:right w:val="single" w:sz="8" w:space="0" w:color="FFFFFF" w:themeColor="text2"/>
            </w:tcBorders>
            <w:shd w:val="clear" w:color="auto" w:fill="F0F0F0" w:themeFill="accent4"/>
            <w:tcMar>
              <w:top w:w="57" w:type="dxa"/>
              <w:left w:w="108" w:type="dxa"/>
              <w:bottom w:w="57" w:type="dxa"/>
              <w:right w:w="108" w:type="dxa"/>
            </w:tcMar>
            <w:vAlign w:val="center"/>
          </w:tcPr>
          <w:p w14:paraId="67FB451A" w14:textId="77777777" w:rsidR="00F906B1" w:rsidRPr="009F4405" w:rsidRDefault="00F906B1">
            <w:pPr>
              <w:spacing w:after="0" w:line="276" w:lineRule="auto"/>
              <w:jc w:val="center"/>
            </w:pPr>
            <w:r w:rsidRPr="009F4405">
              <w:rPr>
                <w:b/>
                <w:bCs/>
                <w:color w:val="000000" w:themeColor="text1"/>
                <w:szCs w:val="20"/>
              </w:rPr>
              <w:t>Infrastructure</w:t>
            </w:r>
          </w:p>
        </w:tc>
        <w:tc>
          <w:tcPr>
            <w:tcW w:w="3614" w:type="pct"/>
            <w:tcBorders>
              <w:top w:val="single" w:sz="8" w:space="0" w:color="FFFFFF" w:themeColor="text2"/>
              <w:left w:val="single" w:sz="8" w:space="0" w:color="FFFFFF" w:themeColor="text2"/>
              <w:bottom w:val="nil"/>
              <w:right w:val="single" w:sz="8" w:space="0" w:color="FFFFFF" w:themeColor="text2"/>
            </w:tcBorders>
            <w:shd w:val="clear" w:color="auto" w:fill="F0F0F0" w:themeFill="accent4"/>
            <w:tcMar>
              <w:top w:w="57" w:type="dxa"/>
              <w:left w:w="108" w:type="dxa"/>
              <w:bottom w:w="57" w:type="dxa"/>
              <w:right w:w="108" w:type="dxa"/>
            </w:tcMar>
          </w:tcPr>
          <w:p w14:paraId="2D96EF02" w14:textId="77777777" w:rsidR="00F906B1" w:rsidRPr="009F4405" w:rsidRDefault="00F906B1">
            <w:pPr>
              <w:spacing w:after="0"/>
            </w:pPr>
            <w:r w:rsidRPr="009F4405">
              <w:rPr>
                <w:color w:val="000000" w:themeColor="text1"/>
                <w:szCs w:val="20"/>
              </w:rPr>
              <w:t>Infrastructure risk remains high because SaxaVord is still being built out. The site currently has one operational launch complex, occupied by RFA, with two additional complexes and a Mission Management Control Centre under construction. SaxaVord states that once complete it could support up to 30 launches per year, but at present the infrastructure base is still narrow and only partially redundant. Until the additional complexes and supporting systems are fully in service, infrastructure concentration remains a major vulnerability.</w:t>
            </w:r>
          </w:p>
        </w:tc>
        <w:tc>
          <w:tcPr>
            <w:tcW w:w="520" w:type="pct"/>
            <w:tcBorders>
              <w:top w:val="single" w:sz="8" w:space="0" w:color="FFFFFF" w:themeColor="text2"/>
              <w:left w:val="single" w:sz="8" w:space="0" w:color="FFFFFF" w:themeColor="text2"/>
              <w:bottom w:val="nil"/>
              <w:right w:val="nil"/>
            </w:tcBorders>
            <w:shd w:val="clear" w:color="auto" w:fill="EE0000"/>
            <w:tcMar>
              <w:top w:w="57" w:type="dxa"/>
              <w:left w:w="108" w:type="dxa"/>
              <w:bottom w:w="57" w:type="dxa"/>
              <w:right w:w="108" w:type="dxa"/>
            </w:tcMar>
            <w:vAlign w:val="center"/>
          </w:tcPr>
          <w:p w14:paraId="125BDD2C" w14:textId="77777777" w:rsidR="00F906B1" w:rsidRPr="009F4405" w:rsidRDefault="00F906B1">
            <w:pPr>
              <w:spacing w:after="0" w:line="276" w:lineRule="auto"/>
              <w:jc w:val="center"/>
            </w:pPr>
            <w:r w:rsidRPr="009F4405">
              <w:rPr>
                <w:b/>
                <w:bCs/>
                <w:color w:val="000000" w:themeColor="text1"/>
                <w:szCs w:val="20"/>
              </w:rPr>
              <w:t>High</w:t>
            </w:r>
          </w:p>
        </w:tc>
      </w:tr>
    </w:tbl>
    <w:p w14:paraId="6D3BC828" w14:textId="77777777" w:rsidR="00F906B1" w:rsidRPr="009F4405" w:rsidRDefault="00F906B1" w:rsidP="00F906B1">
      <w:pPr>
        <w:spacing w:after="80"/>
      </w:pPr>
    </w:p>
    <w:p w14:paraId="297AA696" w14:textId="77777777" w:rsidR="00F906B1" w:rsidRPr="009F4405" w:rsidRDefault="00F906B1" w:rsidP="00F906B1">
      <w:pPr>
        <w:spacing w:after="80"/>
      </w:pPr>
      <w:r w:rsidRPr="009F4405">
        <w:rPr>
          <w:rFonts w:eastAsia="EYInterstate Light" w:cs="EYInterstate Light"/>
          <w:szCs w:val="20"/>
        </w:rPr>
        <w:t xml:space="preserve">The assessment indicates that SaxaVord’s main vulnerabilities are not primarily political, but stem from the structure of the project itself and its current stage of development. The most important dependencies lie in its reliance on a limited number of launcher customers, on external manufacturing and testing ecosystems, and on a logistics chain </w:t>
      </w:r>
      <w:r w:rsidRPr="009F4405">
        <w:rPr>
          <w:rFonts w:eastAsia="EYInterstate Light" w:cs="EYInterstate Light"/>
          <w:szCs w:val="20"/>
        </w:rPr>
        <w:lastRenderedPageBreak/>
        <w:t>constrained by its remote island location. As a result, launch readiness is closely tied to factors largely outside the spaceport’s direct control, including vehicle maturity, upstream industrial delays, and the availability of specialised transport and personnel. Taken together, these features make SaxaVord less exposed to questions of sovereignty than to concentration risk across a small set of partners, assets, and enabling functions.</w:t>
      </w:r>
    </w:p>
    <w:p w14:paraId="61558C4D" w14:textId="77777777" w:rsidR="00F906B1" w:rsidRPr="009F4405" w:rsidRDefault="00F906B1" w:rsidP="002238C5">
      <w:pPr>
        <w:pStyle w:val="EYHeading3"/>
        <w:rPr>
          <w:rFonts w:ascii="EYInterstate Light" w:eastAsia="EYInterstate Light" w:hAnsi="EYInterstate Light" w:cs="EYInterstate Light"/>
          <w:szCs w:val="22"/>
        </w:rPr>
      </w:pPr>
      <w:r w:rsidRPr="009F4405">
        <w:t>Andøya Spaceport</w:t>
      </w:r>
    </w:p>
    <w:p w14:paraId="29F44E93" w14:textId="77777777" w:rsidR="00F906B1" w:rsidRPr="009F4405" w:rsidRDefault="00F906B1" w:rsidP="00F906B1">
      <w:pPr>
        <w:spacing w:after="80"/>
      </w:pPr>
      <w:r w:rsidRPr="009F4405">
        <w:rPr>
          <w:rFonts w:eastAsia="EYInterstate Light" w:cs="EYInterstate Light"/>
          <w:szCs w:val="20"/>
        </w:rPr>
        <w:t>Andøya Spaceport sits on the island of Andøya in Norway's Nordland county. Established in 1962 for sounding rocket launches, it has evolved into a commercial spaceport which aims to support orbital small satellite launches. The Norwegian company Andøya Space operates the facility. The facility benefits from its northern location for accessing polar orbits. Andøya has been expanding its capabilities to accommodate commercial launch vehicles, including Isar Aerospace.</w:t>
      </w:r>
    </w:p>
    <w:tbl>
      <w:tblPr>
        <w:tblStyle w:val="TableGrid"/>
        <w:tblW w:w="5000" w:type="pct"/>
        <w:tblLook w:val="04A0" w:firstRow="1" w:lastRow="0" w:firstColumn="1" w:lastColumn="0" w:noHBand="0" w:noVBand="1"/>
      </w:tblPr>
      <w:tblGrid>
        <w:gridCol w:w="2648"/>
        <w:gridCol w:w="9983"/>
        <w:gridCol w:w="1635"/>
      </w:tblGrid>
      <w:tr w:rsidR="00F906B1" w:rsidRPr="009F4405" w14:paraId="2216B3A6" w14:textId="77777777">
        <w:trPr>
          <w:trHeight w:val="390"/>
        </w:trPr>
        <w:tc>
          <w:tcPr>
            <w:tcW w:w="5000" w:type="pct"/>
            <w:gridSpan w:val="3"/>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1C7726C2" w14:textId="77777777" w:rsidR="00F906B1" w:rsidRPr="009F4405" w:rsidRDefault="00F906B1">
            <w:pPr>
              <w:spacing w:after="0"/>
              <w:jc w:val="center"/>
            </w:pPr>
            <w:r w:rsidRPr="009F4405">
              <w:rPr>
                <w:b/>
                <w:bCs/>
                <w:color w:val="000000" w:themeColor="text1"/>
                <w:szCs w:val="20"/>
              </w:rPr>
              <w:t>Andøya Spaceport</w:t>
            </w:r>
          </w:p>
        </w:tc>
      </w:tr>
      <w:tr w:rsidR="00F906B1" w:rsidRPr="009F4405" w14:paraId="568E21FC" w14:textId="77777777">
        <w:trPr>
          <w:trHeight w:val="566"/>
        </w:trPr>
        <w:tc>
          <w:tcPr>
            <w:tcW w:w="928"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5BF6B29B" w14:textId="77777777" w:rsidR="00F906B1" w:rsidRPr="009F4405" w:rsidRDefault="00F906B1">
            <w:pPr>
              <w:spacing w:after="0"/>
              <w:jc w:val="center"/>
            </w:pPr>
            <w:r w:rsidRPr="009F4405">
              <w:rPr>
                <w:b/>
                <w:bCs/>
                <w:color w:val="000000" w:themeColor="text1"/>
                <w:szCs w:val="20"/>
              </w:rPr>
              <w:t>Risk Category</w:t>
            </w:r>
          </w:p>
        </w:tc>
        <w:tc>
          <w:tcPr>
            <w:tcW w:w="3499" w:type="pct"/>
            <w:tcBorders>
              <w:top w:val="nil"/>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222ED334" w14:textId="77777777" w:rsidR="00F906B1" w:rsidRPr="009F4405" w:rsidRDefault="00F906B1">
            <w:pPr>
              <w:spacing w:after="0"/>
              <w:jc w:val="center"/>
            </w:pPr>
            <w:r w:rsidRPr="009F4405">
              <w:rPr>
                <w:b/>
                <w:bCs/>
                <w:color w:val="000000" w:themeColor="text1"/>
                <w:szCs w:val="20"/>
              </w:rPr>
              <w:t>Assessment</w:t>
            </w:r>
          </w:p>
        </w:tc>
        <w:tc>
          <w:tcPr>
            <w:tcW w:w="573" w:type="pct"/>
            <w:tcBorders>
              <w:top w:val="nil"/>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79694522" w14:textId="77777777" w:rsidR="00F906B1" w:rsidRPr="009F4405" w:rsidRDefault="00F906B1">
            <w:pPr>
              <w:spacing w:after="0"/>
              <w:jc w:val="center"/>
            </w:pPr>
            <w:r w:rsidRPr="009F4405">
              <w:rPr>
                <w:b/>
                <w:bCs/>
                <w:color w:val="000000" w:themeColor="text1"/>
                <w:szCs w:val="20"/>
              </w:rPr>
              <w:t>Risk Level</w:t>
            </w:r>
          </w:p>
        </w:tc>
      </w:tr>
      <w:tr w:rsidR="00F906B1" w:rsidRPr="009F4405" w14:paraId="2F0005C4" w14:textId="77777777">
        <w:trPr>
          <w:trHeight w:val="300"/>
        </w:trPr>
        <w:tc>
          <w:tcPr>
            <w:tcW w:w="928"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25BAAB79" w14:textId="77777777" w:rsidR="00F906B1" w:rsidRPr="009F4405" w:rsidRDefault="00F906B1">
            <w:pPr>
              <w:spacing w:after="0"/>
              <w:jc w:val="center"/>
            </w:pPr>
            <w:r w:rsidRPr="009F4405">
              <w:rPr>
                <w:b/>
                <w:bCs/>
                <w:color w:val="000000" w:themeColor="text1"/>
                <w:szCs w:val="20"/>
              </w:rPr>
              <w:t>Foreign Ownership, Control or Influence (FOCI)</w:t>
            </w:r>
          </w:p>
        </w:tc>
        <w:tc>
          <w:tcPr>
            <w:tcW w:w="3499"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0550FC27" w14:textId="77777777" w:rsidR="00F906B1" w:rsidRPr="009F4405" w:rsidRDefault="00F906B1">
            <w:pPr>
              <w:spacing w:after="0"/>
            </w:pPr>
            <w:r w:rsidRPr="009F4405">
              <w:rPr>
                <w:color w:val="000000" w:themeColor="text1"/>
                <w:szCs w:val="20"/>
              </w:rPr>
              <w:t>Andøya Space is owned 90% by the Norwegian government and 10% by Kongsberg Defence and Aerospace, so direct foreign-ownership exposure appears limited. Norway is a trusted partner of the EU and has been openly mentioned across strategies as one of the Union’s main partner for security and defence.</w:t>
            </w:r>
          </w:p>
        </w:tc>
        <w:tc>
          <w:tcPr>
            <w:tcW w:w="573"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92D050"/>
            <w:tcMar>
              <w:left w:w="108" w:type="dxa"/>
              <w:right w:w="108" w:type="dxa"/>
            </w:tcMar>
            <w:vAlign w:val="center"/>
          </w:tcPr>
          <w:p w14:paraId="0EE62AAE" w14:textId="77777777" w:rsidR="00F906B1" w:rsidRPr="009F4405" w:rsidRDefault="00F906B1">
            <w:pPr>
              <w:spacing w:after="0"/>
              <w:jc w:val="center"/>
            </w:pPr>
            <w:r w:rsidRPr="009F4405">
              <w:rPr>
                <w:b/>
                <w:bCs/>
                <w:color w:val="000000" w:themeColor="text1"/>
                <w:szCs w:val="20"/>
              </w:rPr>
              <w:t>Low</w:t>
            </w:r>
          </w:p>
        </w:tc>
      </w:tr>
      <w:tr w:rsidR="00F906B1" w:rsidRPr="009F4405" w14:paraId="6E5966FE" w14:textId="77777777">
        <w:trPr>
          <w:trHeight w:val="300"/>
        </w:trPr>
        <w:tc>
          <w:tcPr>
            <w:tcW w:w="928"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2EE9FEA8" w14:textId="77777777" w:rsidR="00F906B1" w:rsidRPr="009F4405" w:rsidRDefault="00F906B1">
            <w:pPr>
              <w:spacing w:after="0"/>
              <w:jc w:val="center"/>
            </w:pPr>
            <w:r w:rsidRPr="009F4405">
              <w:rPr>
                <w:b/>
                <w:bCs/>
                <w:color w:val="000000" w:themeColor="text1"/>
                <w:szCs w:val="20"/>
              </w:rPr>
              <w:t>Political &amp; Regulatory</w:t>
            </w:r>
          </w:p>
        </w:tc>
        <w:tc>
          <w:tcPr>
            <w:tcW w:w="3499"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61DB2D53" w14:textId="4E3435F9" w:rsidR="00F906B1" w:rsidRPr="009F4405" w:rsidRDefault="00F906B1">
            <w:pPr>
              <w:spacing w:after="0"/>
            </w:pPr>
            <w:r w:rsidRPr="009F4405">
              <w:rPr>
                <w:color w:val="000000" w:themeColor="text1"/>
                <w:szCs w:val="20"/>
              </w:rPr>
              <w:t>The safety summary states that Norwegian regulatory criteria for acceptable orbital-launch risk were not yet defined</w:t>
            </w:r>
            <w:r w:rsidR="00FF420F" w:rsidRPr="009F4405">
              <w:rPr>
                <w:color w:val="000000" w:themeColor="text1"/>
                <w:szCs w:val="20"/>
              </w:rPr>
              <w:t xml:space="preserve">. </w:t>
            </w:r>
            <w:r w:rsidRPr="009F4405">
              <w:rPr>
                <w:color w:val="000000" w:themeColor="text1"/>
                <w:szCs w:val="20"/>
              </w:rPr>
              <w:t>Ground safety planning draws on both Norwegian DSB regulations and US FAA methods, creating a dual-regulation planning environment</w:t>
            </w:r>
          </w:p>
        </w:tc>
        <w:tc>
          <w:tcPr>
            <w:tcW w:w="573"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3066AF22" w14:textId="77777777" w:rsidR="00F906B1" w:rsidRPr="009F4405" w:rsidRDefault="00F906B1">
            <w:pPr>
              <w:spacing w:after="0"/>
              <w:jc w:val="center"/>
            </w:pPr>
            <w:r w:rsidRPr="009F4405">
              <w:rPr>
                <w:b/>
                <w:bCs/>
                <w:color w:val="000000" w:themeColor="text1"/>
                <w:szCs w:val="20"/>
              </w:rPr>
              <w:t>Medium</w:t>
            </w:r>
          </w:p>
        </w:tc>
      </w:tr>
      <w:tr w:rsidR="00F906B1" w:rsidRPr="009F4405" w14:paraId="3580835B" w14:textId="77777777">
        <w:trPr>
          <w:trHeight w:val="300"/>
        </w:trPr>
        <w:tc>
          <w:tcPr>
            <w:tcW w:w="928"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76D10E97" w14:textId="77777777" w:rsidR="00F906B1" w:rsidRPr="009F4405" w:rsidRDefault="00F906B1">
            <w:pPr>
              <w:spacing w:after="0"/>
              <w:jc w:val="center"/>
            </w:pPr>
            <w:r w:rsidRPr="009F4405">
              <w:rPr>
                <w:b/>
                <w:bCs/>
                <w:color w:val="000000" w:themeColor="text1"/>
                <w:szCs w:val="20"/>
              </w:rPr>
              <w:t>Economic</w:t>
            </w:r>
          </w:p>
        </w:tc>
        <w:tc>
          <w:tcPr>
            <w:tcW w:w="3499"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503EBBCA" w14:textId="77777777" w:rsidR="00F906B1" w:rsidRPr="009F4405" w:rsidRDefault="00F906B1">
            <w:pPr>
              <w:spacing w:after="0"/>
            </w:pPr>
            <w:r w:rsidRPr="009F4405">
              <w:rPr>
                <w:color w:val="000000" w:themeColor="text1"/>
                <w:szCs w:val="20"/>
              </w:rPr>
              <w:t>In 2024, Andøya Space signed a binding coexistence agreement with the regional fishing industry to prevent severe harm to local employment and value creation</w:t>
            </w:r>
          </w:p>
          <w:p w14:paraId="11B702C3" w14:textId="5E784076" w:rsidR="00F906B1" w:rsidRPr="009F4405" w:rsidRDefault="00F906B1">
            <w:pPr>
              <w:spacing w:after="0"/>
            </w:pPr>
            <w:commentRangeStart w:id="223"/>
            <w:commentRangeStart w:id="224"/>
            <w:r w:rsidRPr="009F4405">
              <w:rPr>
                <w:color w:val="000000" w:themeColor="text1"/>
                <w:szCs w:val="20"/>
              </w:rPr>
              <w:t xml:space="preserve">A new launch ramp at Oksebåsen </w:t>
            </w:r>
            <w:r w:rsidR="009B30EA" w:rsidRPr="009F4405">
              <w:rPr>
                <w:color w:val="000000" w:themeColor="text1"/>
                <w:szCs w:val="20"/>
              </w:rPr>
              <w:t>(</w:t>
            </w:r>
            <w:r w:rsidR="009E5E63" w:rsidRPr="009F4405">
              <w:rPr>
                <w:color w:val="000000" w:themeColor="text1"/>
                <w:szCs w:val="20"/>
              </w:rPr>
              <w:t>separate site from the orbital spaceport at Børvågen</w:t>
            </w:r>
            <w:r w:rsidR="009B30EA" w:rsidRPr="009F4405">
              <w:rPr>
                <w:color w:val="000000" w:themeColor="text1"/>
                <w:szCs w:val="20"/>
              </w:rPr>
              <w:t xml:space="preserve">) </w:t>
            </w:r>
            <w:r w:rsidRPr="009F4405">
              <w:rPr>
                <w:color w:val="000000" w:themeColor="text1"/>
                <w:szCs w:val="20"/>
              </w:rPr>
              <w:t xml:space="preserve">was reported to enable more rockets to be launched </w:t>
            </w:r>
            <w:r w:rsidR="004359BF" w:rsidRPr="009F4405">
              <w:rPr>
                <w:color w:val="000000" w:themeColor="text1"/>
                <w:szCs w:val="20"/>
              </w:rPr>
              <w:t xml:space="preserve">from </w:t>
            </w:r>
            <w:r w:rsidR="00A93E16" w:rsidRPr="009F4405">
              <w:rPr>
                <w:color w:val="000000" w:themeColor="text1"/>
                <w:szCs w:val="20"/>
              </w:rPr>
              <w:t>Andøya</w:t>
            </w:r>
            <w:r w:rsidRPr="009F4405">
              <w:rPr>
                <w:color w:val="000000" w:themeColor="text1"/>
                <w:szCs w:val="20"/>
              </w:rPr>
              <w:t>, suggesting improved operational throughput and lower environmental disruption</w:t>
            </w:r>
            <w:commentRangeEnd w:id="223"/>
            <w:r w:rsidRPr="009F4405">
              <w:rPr>
                <w:rStyle w:val="CommentReference"/>
                <w:color w:val="000000" w:themeColor="text1"/>
                <w:sz w:val="20"/>
                <w:szCs w:val="20"/>
              </w:rPr>
              <w:commentReference w:id="223"/>
            </w:r>
            <w:commentRangeEnd w:id="224"/>
            <w:r w:rsidRPr="009F4405">
              <w:rPr>
                <w:rStyle w:val="CommentReference"/>
                <w:color w:val="000000" w:themeColor="text1"/>
                <w:sz w:val="20"/>
                <w:szCs w:val="20"/>
              </w:rPr>
              <w:commentReference w:id="224"/>
            </w:r>
            <w:r w:rsidR="00F656D0" w:rsidRPr="009F4405">
              <w:rPr>
                <w:color w:val="000000" w:themeColor="text1"/>
                <w:szCs w:val="20"/>
              </w:rPr>
              <w:t xml:space="preserve"> by using this additional facility.</w:t>
            </w:r>
          </w:p>
        </w:tc>
        <w:tc>
          <w:tcPr>
            <w:tcW w:w="573"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34F1A62B" w14:textId="77777777" w:rsidR="00F906B1" w:rsidRPr="009F4405" w:rsidRDefault="00F906B1">
            <w:pPr>
              <w:spacing w:after="0"/>
              <w:jc w:val="center"/>
            </w:pPr>
            <w:r w:rsidRPr="009F4405">
              <w:rPr>
                <w:b/>
                <w:bCs/>
                <w:color w:val="000000" w:themeColor="text1"/>
                <w:szCs w:val="20"/>
              </w:rPr>
              <w:t>Medium</w:t>
            </w:r>
          </w:p>
        </w:tc>
      </w:tr>
      <w:tr w:rsidR="00F906B1" w:rsidRPr="009F4405" w14:paraId="6277E42E" w14:textId="77777777">
        <w:trPr>
          <w:trHeight w:val="300"/>
        </w:trPr>
        <w:tc>
          <w:tcPr>
            <w:tcW w:w="928"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1E3C1BB1" w14:textId="77777777" w:rsidR="00F906B1" w:rsidRPr="009F4405" w:rsidRDefault="00F906B1">
            <w:pPr>
              <w:spacing w:after="0"/>
              <w:jc w:val="center"/>
            </w:pPr>
            <w:r w:rsidRPr="009F4405">
              <w:rPr>
                <w:b/>
                <w:bCs/>
                <w:color w:val="000000" w:themeColor="text1"/>
                <w:szCs w:val="20"/>
              </w:rPr>
              <w:t>Environment</w:t>
            </w:r>
          </w:p>
        </w:tc>
        <w:tc>
          <w:tcPr>
            <w:tcW w:w="3499"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02FF22C8" w14:textId="77777777" w:rsidR="00F906B1" w:rsidRPr="009F4405" w:rsidRDefault="00F906B1">
            <w:pPr>
              <w:spacing w:after="0"/>
            </w:pPr>
            <w:r w:rsidRPr="009F4405">
              <w:rPr>
                <w:color w:val="000000" w:themeColor="text1"/>
                <w:szCs w:val="20"/>
              </w:rPr>
              <w:t xml:space="preserve">The Spaceport lies above the Arctic Circle and similarly to Esrange is subject to Arctic temperatures and weather conditions. The new Oksebåsen ramp uses an electromechanical drive system that was assessed as reducing hydraulic-oil spill risk during launches. All new establishments are reported to undergo Environmental Impact Assessments, with environmental plans for monitoring, mitigation, and if needed restoration. Moreover, construction projects are preceded by archaeological inspections to avoid disturbing protected cultural-heritage sites. The fishing-industry coexistence agreement also aims to avoid adverse effects on critical fishing, spawning, nursery areas, and seafood safety </w:t>
            </w:r>
          </w:p>
        </w:tc>
        <w:tc>
          <w:tcPr>
            <w:tcW w:w="573"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10E5FF18" w14:textId="77777777" w:rsidR="00F906B1" w:rsidRPr="009F4405" w:rsidRDefault="00F906B1">
            <w:pPr>
              <w:spacing w:after="0"/>
              <w:jc w:val="center"/>
            </w:pPr>
            <w:r w:rsidRPr="009F4405">
              <w:rPr>
                <w:b/>
                <w:bCs/>
                <w:color w:val="000000" w:themeColor="text1"/>
                <w:szCs w:val="20"/>
              </w:rPr>
              <w:t>Medium</w:t>
            </w:r>
          </w:p>
        </w:tc>
      </w:tr>
      <w:tr w:rsidR="00F906B1" w:rsidRPr="009F4405" w14:paraId="1AE43787" w14:textId="77777777">
        <w:trPr>
          <w:trHeight w:val="300"/>
        </w:trPr>
        <w:tc>
          <w:tcPr>
            <w:tcW w:w="928"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2C79ACDA" w14:textId="77777777" w:rsidR="00F906B1" w:rsidRPr="009F4405" w:rsidRDefault="00F906B1">
            <w:pPr>
              <w:spacing w:after="0"/>
              <w:jc w:val="center"/>
            </w:pPr>
            <w:r w:rsidRPr="009F4405">
              <w:rPr>
                <w:b/>
                <w:bCs/>
                <w:color w:val="000000" w:themeColor="text1"/>
                <w:szCs w:val="20"/>
              </w:rPr>
              <w:t>Product Quality &amp; Design</w:t>
            </w:r>
          </w:p>
        </w:tc>
        <w:tc>
          <w:tcPr>
            <w:tcW w:w="3499"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52E8EF80" w14:textId="77777777" w:rsidR="00F906B1" w:rsidRPr="009F4405" w:rsidRDefault="00F906B1">
            <w:pPr>
              <w:spacing w:after="0"/>
            </w:pPr>
            <w:r w:rsidRPr="009F4405">
              <w:rPr>
                <w:color w:val="000000" w:themeColor="text1"/>
                <w:szCs w:val="20"/>
              </w:rPr>
              <w:t>Spaceport needs were based on a typical small commercial rocket. Both solid- and liquid-fuel rockets were considered, and hybrid rockets were assumed to be covered by those requirements - hybrid propulsion was not the baseline design case in the safety summary; the document assumes solid and liquid vehicle requirements will also cover less demanding hybrid/mixed-fuel cases. These facilities need to be further developed in order to satisfy diverse launch customers.</w:t>
            </w:r>
          </w:p>
        </w:tc>
        <w:tc>
          <w:tcPr>
            <w:tcW w:w="573"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4D38E634" w14:textId="77777777" w:rsidR="00F906B1" w:rsidRPr="009F4405" w:rsidRDefault="00F906B1">
            <w:pPr>
              <w:spacing w:after="0"/>
              <w:jc w:val="center"/>
            </w:pPr>
            <w:r w:rsidRPr="009F4405">
              <w:rPr>
                <w:b/>
                <w:bCs/>
                <w:color w:val="000000" w:themeColor="text1"/>
                <w:szCs w:val="20"/>
              </w:rPr>
              <w:t>Medium</w:t>
            </w:r>
          </w:p>
        </w:tc>
      </w:tr>
      <w:tr w:rsidR="00F906B1" w:rsidRPr="009F4405" w14:paraId="678AFA23" w14:textId="77777777">
        <w:trPr>
          <w:trHeight w:val="300"/>
        </w:trPr>
        <w:tc>
          <w:tcPr>
            <w:tcW w:w="928"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4032F954" w14:textId="77777777" w:rsidR="00F906B1" w:rsidRPr="009F4405" w:rsidRDefault="00F906B1">
            <w:pPr>
              <w:spacing w:after="0"/>
              <w:jc w:val="center"/>
            </w:pPr>
            <w:commentRangeStart w:id="225"/>
            <w:commentRangeStart w:id="226"/>
            <w:r w:rsidRPr="009F4405">
              <w:rPr>
                <w:b/>
                <w:bCs/>
                <w:color w:val="000000" w:themeColor="text1"/>
                <w:szCs w:val="20"/>
              </w:rPr>
              <w:t>Manufacturing &amp; Supply</w:t>
            </w:r>
            <w:commentRangeEnd w:id="225"/>
            <w:r w:rsidRPr="009F4405">
              <w:rPr>
                <w:rStyle w:val="CommentReference"/>
                <w:sz w:val="20"/>
                <w:szCs w:val="24"/>
              </w:rPr>
              <w:commentReference w:id="225"/>
            </w:r>
            <w:commentRangeEnd w:id="226"/>
            <w:r w:rsidRPr="009F4405">
              <w:rPr>
                <w:rStyle w:val="CommentReference"/>
                <w:sz w:val="20"/>
                <w:szCs w:val="24"/>
              </w:rPr>
              <w:commentReference w:id="226"/>
            </w:r>
          </w:p>
        </w:tc>
        <w:tc>
          <w:tcPr>
            <w:tcW w:w="3499"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7E93E9B2" w14:textId="32B786CE" w:rsidR="00F906B1" w:rsidRPr="009F4405" w:rsidRDefault="00F906B1">
            <w:pPr>
              <w:spacing w:after="0"/>
            </w:pPr>
            <w:r w:rsidRPr="009F4405">
              <w:rPr>
                <w:color w:val="000000" w:themeColor="text1"/>
                <w:szCs w:val="20"/>
              </w:rPr>
              <w:t>Andøya space do not manufacture launch vehicles; but instead provide customer and user services for launch and operations. However, the spaceport has a strong relationship and agreement with Isar Aerospace, a German company</w:t>
            </w:r>
            <w:commentRangeStart w:id="227"/>
            <w:commentRangeStart w:id="228"/>
            <w:r w:rsidRPr="009F4405">
              <w:rPr>
                <w:color w:val="000000" w:themeColor="text1"/>
                <w:szCs w:val="20"/>
              </w:rPr>
              <w:t xml:space="preserve">, </w:t>
            </w:r>
            <w:r w:rsidR="002C10FE" w:rsidRPr="009F4405">
              <w:rPr>
                <w:color w:val="000000" w:themeColor="text1"/>
                <w:szCs w:val="20"/>
              </w:rPr>
              <w:lastRenderedPageBreak/>
              <w:t>which holds an exclusive 20-year access agreement (signed 2021) to a dedicated, Isar-specified launch pad - giving Andøya a long-term, contractually secured demand base</w:t>
            </w:r>
            <w:r w:rsidRPr="009F4405">
              <w:rPr>
                <w:color w:val="000000" w:themeColor="text1"/>
                <w:szCs w:val="20"/>
              </w:rPr>
              <w:t>.</w:t>
            </w:r>
            <w:commentRangeEnd w:id="227"/>
            <w:r w:rsidRPr="009F4405">
              <w:rPr>
                <w:rStyle w:val="CommentReference"/>
                <w:color w:val="000000" w:themeColor="text1"/>
                <w:sz w:val="20"/>
                <w:szCs w:val="20"/>
              </w:rPr>
              <w:commentReference w:id="227"/>
            </w:r>
            <w:commentRangeEnd w:id="228"/>
            <w:r w:rsidRPr="009F4405">
              <w:rPr>
                <w:rStyle w:val="CommentReference"/>
                <w:color w:val="000000" w:themeColor="text1"/>
                <w:sz w:val="20"/>
                <w:szCs w:val="20"/>
              </w:rPr>
              <w:commentReference w:id="228"/>
            </w:r>
            <w:r w:rsidR="005D1191" w:rsidRPr="009F4405">
              <w:rPr>
                <w:color w:val="000000" w:themeColor="text1"/>
                <w:szCs w:val="20"/>
              </w:rPr>
              <w:t xml:space="preserve"> </w:t>
            </w:r>
          </w:p>
          <w:p w14:paraId="0B795E3C" w14:textId="77777777" w:rsidR="00F906B1" w:rsidRPr="009F4405" w:rsidRDefault="00F906B1">
            <w:pPr>
              <w:spacing w:after="0"/>
            </w:pPr>
            <w:r w:rsidRPr="009F4405">
              <w:rPr>
                <w:color w:val="000000" w:themeColor="text1"/>
                <w:szCs w:val="20"/>
              </w:rPr>
              <w:t>Andøya Space says it will conduct regular evaluations of suppliers and expects suppliers, customers, and partners to apply the same standards through their supply chains. A comprehensive procurement strategy was adopted in 2024, with environmental considerations described as key criteria in procurement decisions.</w:t>
            </w:r>
          </w:p>
        </w:tc>
        <w:tc>
          <w:tcPr>
            <w:tcW w:w="573"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4A20CDFB" w14:textId="77777777" w:rsidR="00F906B1" w:rsidRPr="009F4405" w:rsidRDefault="00F906B1">
            <w:pPr>
              <w:spacing w:after="0"/>
              <w:jc w:val="center"/>
            </w:pPr>
            <w:r w:rsidRPr="009F4405">
              <w:rPr>
                <w:b/>
                <w:bCs/>
                <w:color w:val="000000" w:themeColor="text1"/>
                <w:szCs w:val="20"/>
              </w:rPr>
              <w:lastRenderedPageBreak/>
              <w:t>Medium</w:t>
            </w:r>
          </w:p>
        </w:tc>
      </w:tr>
      <w:tr w:rsidR="00F906B1" w:rsidRPr="009F4405" w14:paraId="21E6406A" w14:textId="77777777">
        <w:trPr>
          <w:trHeight w:val="300"/>
        </w:trPr>
        <w:tc>
          <w:tcPr>
            <w:tcW w:w="928"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59AAF664" w14:textId="77777777" w:rsidR="00F906B1" w:rsidRPr="009F4405" w:rsidRDefault="00F906B1">
            <w:pPr>
              <w:spacing w:after="0"/>
              <w:jc w:val="center"/>
            </w:pPr>
            <w:r w:rsidRPr="009F4405">
              <w:rPr>
                <w:b/>
                <w:bCs/>
                <w:color w:val="000000" w:themeColor="text1"/>
                <w:szCs w:val="20"/>
              </w:rPr>
              <w:t>Transportation &amp; Distribution</w:t>
            </w:r>
          </w:p>
        </w:tc>
        <w:tc>
          <w:tcPr>
            <w:tcW w:w="3499"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0EBB46D4" w14:textId="77777777" w:rsidR="00F906B1" w:rsidRPr="009F4405" w:rsidRDefault="00F906B1">
            <w:pPr>
              <w:spacing w:after="0"/>
            </w:pPr>
            <w:r w:rsidRPr="009F4405">
              <w:rPr>
                <w:color w:val="000000" w:themeColor="text1"/>
                <w:szCs w:val="20"/>
              </w:rPr>
              <w:t>Launches activate and evacuate safety zones on land, in the air, and at sea, creating access constraints for external stakeholders. The sea areas around Andøya are described as nationally important fishing grounds, including winter cod-fishing from January to March, making maritime-access conflicts a recurring risk. On land, Andøya Space says operations affect the local community and tourism through road closings and restricted access to specific areas.</w:t>
            </w:r>
          </w:p>
        </w:tc>
        <w:tc>
          <w:tcPr>
            <w:tcW w:w="573"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4198E717" w14:textId="77777777" w:rsidR="00F906B1" w:rsidRPr="009F4405" w:rsidRDefault="00F906B1">
            <w:pPr>
              <w:spacing w:after="0"/>
              <w:jc w:val="center"/>
            </w:pPr>
            <w:r w:rsidRPr="009F4405">
              <w:rPr>
                <w:b/>
                <w:bCs/>
                <w:color w:val="000000" w:themeColor="text1"/>
                <w:szCs w:val="20"/>
              </w:rPr>
              <w:t>Medium</w:t>
            </w:r>
          </w:p>
        </w:tc>
      </w:tr>
      <w:tr w:rsidR="00F906B1" w:rsidRPr="009F4405" w14:paraId="4C03F6E7" w14:textId="77777777">
        <w:trPr>
          <w:trHeight w:val="300"/>
        </w:trPr>
        <w:tc>
          <w:tcPr>
            <w:tcW w:w="928"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1941DAEE" w14:textId="77777777" w:rsidR="00F906B1" w:rsidRPr="009F4405" w:rsidRDefault="00F906B1">
            <w:pPr>
              <w:spacing w:after="0"/>
              <w:jc w:val="center"/>
            </w:pPr>
            <w:r w:rsidRPr="009F4405">
              <w:rPr>
                <w:b/>
                <w:bCs/>
                <w:color w:val="000000" w:themeColor="text1"/>
                <w:szCs w:val="20"/>
              </w:rPr>
              <w:t>Financial</w:t>
            </w:r>
          </w:p>
        </w:tc>
        <w:tc>
          <w:tcPr>
            <w:tcW w:w="3499"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0E78ADB0" w14:textId="3E9BAC56" w:rsidR="00F906B1" w:rsidRPr="009F4405" w:rsidRDefault="003E1228">
            <w:pPr>
              <w:spacing w:after="0"/>
            </w:pPr>
            <w:commentRangeStart w:id="229"/>
            <w:commentRangeStart w:id="230"/>
            <w:r w:rsidRPr="009F4405">
              <w:rPr>
                <w:color w:val="000000" w:themeColor="text1"/>
              </w:rPr>
              <w:t>Andøya Space is a predominantly state-owned commercial entity - 90% held by the Norwegian Ministry of Trade and Industry and 10% by Kongsberg Defence &amp; Aerospace</w:t>
            </w:r>
            <w:r w:rsidR="00BA4825" w:rsidRPr="009F4405">
              <w:rPr>
                <w:rStyle w:val="FootnoteReference"/>
                <w:color w:val="000000" w:themeColor="text1"/>
                <w:szCs w:val="20"/>
              </w:rPr>
              <w:footnoteReference w:id="179"/>
            </w:r>
            <w:r w:rsidRPr="009F4405">
              <w:rPr>
                <w:color w:val="000000" w:themeColor="text1"/>
              </w:rPr>
              <w:t xml:space="preserve"> - which gives it a stable sovereign-backed ownership base and strategic (civil and defence/NATO) backing.  The new orbital spaceport at Nordmela was built with an initial investment of over USD 35 million and opened in November 2023, with expansion to further pads planned.  Reflecting the capital intensity of that build-out, in April 2026 Andøya Space raised NOK 300 million (~USD 32 million) in five-year senior unsecured notes</w:t>
            </w:r>
            <w:r w:rsidR="00606529" w:rsidRPr="009F4405">
              <w:rPr>
                <w:color w:val="000000" w:themeColor="text1"/>
              </w:rPr>
              <w:t>.</w:t>
            </w:r>
            <w:r w:rsidR="00606529" w:rsidRPr="009F4405">
              <w:rPr>
                <w:rStyle w:val="FootnoteReference"/>
                <w:color w:val="000000" w:themeColor="text1"/>
                <w:szCs w:val="20"/>
              </w:rPr>
              <w:footnoteReference w:id="180"/>
            </w:r>
            <w:commentRangeEnd w:id="229"/>
            <w:r w:rsidRPr="009F4405">
              <w:rPr>
                <w:rStyle w:val="CommentReference"/>
                <w:sz w:val="20"/>
                <w:szCs w:val="24"/>
              </w:rPr>
              <w:commentReference w:id="229"/>
            </w:r>
            <w:commentRangeEnd w:id="230"/>
            <w:r w:rsidRPr="009F4405">
              <w:rPr>
                <w:rStyle w:val="CommentReference"/>
                <w:sz w:val="20"/>
                <w:szCs w:val="24"/>
              </w:rPr>
              <w:commentReference w:id="230"/>
            </w:r>
          </w:p>
        </w:tc>
        <w:tc>
          <w:tcPr>
            <w:tcW w:w="573"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46ABE884" w14:textId="77777777" w:rsidR="00F906B1" w:rsidRPr="009F4405" w:rsidRDefault="00F906B1">
            <w:pPr>
              <w:spacing w:after="0"/>
              <w:jc w:val="center"/>
            </w:pPr>
            <w:r w:rsidRPr="009F4405">
              <w:rPr>
                <w:b/>
                <w:bCs/>
                <w:color w:val="000000" w:themeColor="text1"/>
                <w:szCs w:val="20"/>
              </w:rPr>
              <w:t>Medium</w:t>
            </w:r>
          </w:p>
        </w:tc>
      </w:tr>
      <w:tr w:rsidR="00F906B1" w:rsidRPr="009F4405" w14:paraId="716A1400" w14:textId="77777777">
        <w:trPr>
          <w:trHeight w:val="300"/>
        </w:trPr>
        <w:tc>
          <w:tcPr>
            <w:tcW w:w="928"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4F23EBC9" w14:textId="77777777" w:rsidR="00F906B1" w:rsidRPr="009F4405" w:rsidRDefault="00F906B1">
            <w:pPr>
              <w:spacing w:after="0"/>
              <w:jc w:val="center"/>
            </w:pPr>
            <w:r w:rsidRPr="009F4405">
              <w:rPr>
                <w:b/>
                <w:bCs/>
                <w:color w:val="000000" w:themeColor="text1"/>
                <w:szCs w:val="20"/>
              </w:rPr>
              <w:t>Compliance</w:t>
            </w:r>
          </w:p>
        </w:tc>
        <w:tc>
          <w:tcPr>
            <w:tcW w:w="3499"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30195F21" w14:textId="0B42E963" w:rsidR="00F906B1" w:rsidRPr="009F4405" w:rsidRDefault="00F906B1">
            <w:pPr>
              <w:spacing w:after="0"/>
            </w:pPr>
            <w:r w:rsidRPr="009F4405">
              <w:rPr>
                <w:color w:val="000000" w:themeColor="text1"/>
              </w:rPr>
              <w:t xml:space="preserve">Strong regulatory compliance and structures in place. Andøya Space says procurements follow its procurement strategy and the Public Procurement Act where applicable. Hazardous-material handling and waste procedures are described as aligned with laws and regulations; </w:t>
            </w:r>
            <w:commentRangeStart w:id="231"/>
            <w:commentRangeStart w:id="232"/>
            <w:r w:rsidRPr="009F4405">
              <w:rPr>
                <w:color w:val="000000" w:themeColor="text1"/>
              </w:rPr>
              <w:t>the target to reduce unsorted waste by 20% for 2022-2024 was reportedly met.</w:t>
            </w:r>
            <w:r w:rsidR="00C80DFE" w:rsidRPr="009F4405">
              <w:rPr>
                <w:rStyle w:val="FootnoteReference"/>
                <w:color w:val="000000" w:themeColor="text1"/>
                <w:szCs w:val="20"/>
              </w:rPr>
              <w:footnoteReference w:id="181"/>
            </w:r>
            <w:r w:rsidRPr="009F4405">
              <w:rPr>
                <w:color w:val="000000" w:themeColor="text1"/>
              </w:rPr>
              <w:t xml:space="preserve"> </w:t>
            </w:r>
            <w:commentRangeEnd w:id="231"/>
            <w:r w:rsidRPr="009F4405">
              <w:rPr>
                <w:rStyle w:val="CommentReference"/>
                <w:color w:val="000000" w:themeColor="text1"/>
                <w:sz w:val="20"/>
                <w:szCs w:val="24"/>
              </w:rPr>
              <w:commentReference w:id="231"/>
            </w:r>
            <w:commentRangeEnd w:id="232"/>
            <w:r w:rsidRPr="009F4405">
              <w:rPr>
                <w:rStyle w:val="CommentReference"/>
                <w:color w:val="000000" w:themeColor="text1"/>
                <w:sz w:val="20"/>
                <w:szCs w:val="24"/>
              </w:rPr>
              <w:commentReference w:id="232"/>
            </w:r>
            <w:r w:rsidRPr="009F4405">
              <w:rPr>
                <w:color w:val="000000" w:themeColor="text1"/>
              </w:rPr>
              <w:t>Few projects are assessed before approval against environment, community, and economic impacts.</w:t>
            </w:r>
          </w:p>
        </w:tc>
        <w:tc>
          <w:tcPr>
            <w:tcW w:w="573"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5863380C" w14:textId="77777777" w:rsidR="00F906B1" w:rsidRPr="009F4405" w:rsidRDefault="00F906B1">
            <w:pPr>
              <w:spacing w:after="0"/>
              <w:jc w:val="center"/>
            </w:pPr>
            <w:r w:rsidRPr="009F4405">
              <w:rPr>
                <w:b/>
                <w:bCs/>
                <w:color w:val="000000" w:themeColor="text1"/>
                <w:szCs w:val="20"/>
              </w:rPr>
              <w:t>Medium</w:t>
            </w:r>
          </w:p>
        </w:tc>
      </w:tr>
      <w:tr w:rsidR="00F906B1" w:rsidRPr="009F4405" w14:paraId="7C1E9599" w14:textId="77777777">
        <w:trPr>
          <w:trHeight w:val="300"/>
        </w:trPr>
        <w:tc>
          <w:tcPr>
            <w:tcW w:w="928"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0D8E3692" w14:textId="77777777" w:rsidR="00F906B1" w:rsidRPr="009F4405" w:rsidRDefault="00F906B1">
            <w:pPr>
              <w:spacing w:after="0"/>
              <w:jc w:val="center"/>
            </w:pPr>
            <w:r w:rsidRPr="009F4405">
              <w:rPr>
                <w:b/>
                <w:bCs/>
                <w:color w:val="000000" w:themeColor="text1"/>
                <w:szCs w:val="20"/>
              </w:rPr>
              <w:t>Technology &amp; Cyber</w:t>
            </w:r>
          </w:p>
        </w:tc>
        <w:tc>
          <w:tcPr>
            <w:tcW w:w="3499"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23D0282D" w14:textId="77777777" w:rsidR="00F906B1" w:rsidRPr="009F4405" w:rsidRDefault="00F906B1">
            <w:pPr>
              <w:spacing w:after="0"/>
            </w:pPr>
            <w:r w:rsidRPr="009F4405">
              <w:rPr>
                <w:color w:val="000000" w:themeColor="text1"/>
                <w:szCs w:val="20"/>
              </w:rPr>
              <w:t>Mission control is defined to include all range systems, launch system control, and launch safety control functions. The launch safety team is responsible for real-time trajectory tracking, IIP calculation, ILL monitoring, telemetry/tracking data storage, and debris recovery coordination. The safety concept includes either Autonomous Flight Termination System (AFTS) or automatic ground-based flight termination; AFTS is presented as a way to reduce launch costs and increase cadence for small launch vehicles</w:t>
            </w:r>
          </w:p>
        </w:tc>
        <w:tc>
          <w:tcPr>
            <w:tcW w:w="573"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EE0000"/>
            <w:tcMar>
              <w:left w:w="108" w:type="dxa"/>
              <w:right w:w="108" w:type="dxa"/>
            </w:tcMar>
            <w:vAlign w:val="center"/>
          </w:tcPr>
          <w:p w14:paraId="03A2157A" w14:textId="77777777" w:rsidR="00F906B1" w:rsidRPr="009F4405" w:rsidRDefault="00F906B1">
            <w:pPr>
              <w:spacing w:after="0"/>
              <w:jc w:val="center"/>
            </w:pPr>
            <w:r w:rsidRPr="009F4405">
              <w:rPr>
                <w:b/>
                <w:bCs/>
                <w:color w:val="000000" w:themeColor="text1"/>
                <w:szCs w:val="20"/>
              </w:rPr>
              <w:t>High</w:t>
            </w:r>
          </w:p>
        </w:tc>
      </w:tr>
      <w:tr w:rsidR="00F906B1" w:rsidRPr="009F4405" w14:paraId="4624759B" w14:textId="77777777">
        <w:trPr>
          <w:trHeight w:val="300"/>
        </w:trPr>
        <w:tc>
          <w:tcPr>
            <w:tcW w:w="928"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3C5E1C32" w14:textId="77777777" w:rsidR="00F906B1" w:rsidRPr="009F4405" w:rsidRDefault="00F906B1">
            <w:pPr>
              <w:spacing w:after="0"/>
              <w:jc w:val="center"/>
            </w:pPr>
            <w:r w:rsidRPr="009F4405">
              <w:rPr>
                <w:b/>
                <w:bCs/>
                <w:color w:val="000000" w:themeColor="text1"/>
                <w:szCs w:val="20"/>
              </w:rPr>
              <w:t>Human Capital</w:t>
            </w:r>
          </w:p>
        </w:tc>
        <w:tc>
          <w:tcPr>
            <w:tcW w:w="3499"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016C8FB2" w14:textId="77777777" w:rsidR="00F906B1" w:rsidRPr="009F4405" w:rsidRDefault="00F906B1">
            <w:pPr>
              <w:spacing w:after="0"/>
            </w:pPr>
            <w:r w:rsidRPr="009F4405">
              <w:rPr>
                <w:color w:val="000000" w:themeColor="text1"/>
                <w:szCs w:val="20"/>
              </w:rPr>
              <w:t>Andøya Space reported 182 employees representing 17 foreign nationalities in addition to Norwegian citizens. Operational training was reworked into a three-level structure, and the training manual was revised to support long-term competence development.</w:t>
            </w:r>
          </w:p>
        </w:tc>
        <w:tc>
          <w:tcPr>
            <w:tcW w:w="573"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EE0000"/>
            <w:tcMar>
              <w:left w:w="108" w:type="dxa"/>
              <w:right w:w="108" w:type="dxa"/>
            </w:tcMar>
            <w:vAlign w:val="center"/>
          </w:tcPr>
          <w:p w14:paraId="3CD157DC" w14:textId="77777777" w:rsidR="00F906B1" w:rsidRPr="009F4405" w:rsidRDefault="00F906B1">
            <w:pPr>
              <w:spacing w:after="0"/>
              <w:jc w:val="center"/>
            </w:pPr>
            <w:r w:rsidRPr="009F4405">
              <w:rPr>
                <w:b/>
                <w:bCs/>
                <w:color w:val="000000" w:themeColor="text1"/>
                <w:szCs w:val="20"/>
              </w:rPr>
              <w:t>High</w:t>
            </w:r>
          </w:p>
        </w:tc>
      </w:tr>
      <w:tr w:rsidR="00F906B1" w:rsidRPr="009F4405" w14:paraId="5472C376" w14:textId="77777777">
        <w:trPr>
          <w:trHeight w:val="300"/>
        </w:trPr>
        <w:tc>
          <w:tcPr>
            <w:tcW w:w="928"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7FC082B6" w14:textId="77777777" w:rsidR="00F906B1" w:rsidRPr="009F4405" w:rsidRDefault="00F906B1">
            <w:pPr>
              <w:spacing w:after="0"/>
              <w:jc w:val="center"/>
            </w:pPr>
            <w:r w:rsidRPr="009F4405">
              <w:rPr>
                <w:b/>
                <w:bCs/>
                <w:color w:val="000000" w:themeColor="text1"/>
                <w:szCs w:val="20"/>
              </w:rPr>
              <w:t>Infrastructure</w:t>
            </w:r>
          </w:p>
        </w:tc>
        <w:tc>
          <w:tcPr>
            <w:tcW w:w="3499"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0F0F0" w:themeFill="accent4"/>
            <w:tcMar>
              <w:left w:w="108" w:type="dxa"/>
              <w:right w:w="108" w:type="dxa"/>
            </w:tcMar>
            <w:vAlign w:val="center"/>
          </w:tcPr>
          <w:p w14:paraId="1763844B" w14:textId="77777777" w:rsidR="00F906B1" w:rsidRPr="009F4405" w:rsidRDefault="00F906B1">
            <w:pPr>
              <w:spacing w:after="0"/>
            </w:pPr>
            <w:r w:rsidRPr="009F4405">
              <w:rPr>
                <w:color w:val="000000" w:themeColor="text1"/>
                <w:szCs w:val="20"/>
              </w:rPr>
              <w:t>The launch pad facility is defined to include infrastructure for fuelling, final checks, launch, and post-launch clean-up. The Nordmela planning concept uses a 2.3 km launch-hazard area; buildings inside it must be unoccupied or evacuated during launch, and occupiable buildings should be outside it. Safety clear-zone radii of 949m for solid-fuelled and 960m for liquid-fuelled generic vehicles are used in the planning assumptions.</w:t>
            </w:r>
          </w:p>
        </w:tc>
        <w:tc>
          <w:tcPr>
            <w:tcW w:w="573" w:type="pct"/>
            <w:tcBorders>
              <w:top w:val="single" w:sz="8" w:space="0" w:color="FFFFFF" w:themeColor="text2"/>
              <w:left w:val="single" w:sz="8" w:space="0" w:color="FFFFFF" w:themeColor="text2"/>
              <w:bottom w:val="single" w:sz="8" w:space="0" w:color="FFFFFF" w:themeColor="text2"/>
              <w:right w:val="single" w:sz="8" w:space="0" w:color="FFFFFF" w:themeColor="text2"/>
            </w:tcBorders>
            <w:shd w:val="clear" w:color="auto" w:fill="FFE600" w:themeFill="accent2"/>
            <w:tcMar>
              <w:left w:w="108" w:type="dxa"/>
              <w:right w:w="108" w:type="dxa"/>
            </w:tcMar>
            <w:vAlign w:val="center"/>
          </w:tcPr>
          <w:p w14:paraId="5FD6F49B" w14:textId="77777777" w:rsidR="00F906B1" w:rsidRPr="009F4405" w:rsidRDefault="00F906B1">
            <w:pPr>
              <w:spacing w:after="0"/>
              <w:jc w:val="center"/>
            </w:pPr>
            <w:r w:rsidRPr="009F4405">
              <w:rPr>
                <w:b/>
                <w:bCs/>
                <w:color w:val="000000" w:themeColor="text1"/>
                <w:szCs w:val="20"/>
              </w:rPr>
              <w:t>Medium</w:t>
            </w:r>
          </w:p>
        </w:tc>
      </w:tr>
    </w:tbl>
    <w:p w14:paraId="22C3BFBA" w14:textId="7AF36381" w:rsidR="001955F6" w:rsidRPr="009F4405" w:rsidRDefault="00715309" w:rsidP="00715309">
      <w:pPr>
        <w:jc w:val="center"/>
        <w:rPr>
          <w:i/>
          <w:iCs/>
          <w:lang w:eastAsia="en-GB"/>
        </w:rPr>
      </w:pPr>
      <w:r w:rsidRPr="009F4405">
        <w:rPr>
          <w:i/>
          <w:iCs/>
          <w:lang w:eastAsia="en-GB"/>
        </w:rPr>
        <w:lastRenderedPageBreak/>
        <w:t>END OF DOCUMENT</w:t>
      </w:r>
    </w:p>
    <w:sectPr w:rsidR="001955F6" w:rsidRPr="009F4405" w:rsidSect="009F4281">
      <w:pgSz w:w="16838" w:h="11906" w:orient="landscape"/>
      <w:pgMar w:top="1134" w:right="1418" w:bottom="1134"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8" w:author="PORTELA MOREIRA Dilan (DEFIS)" w:date="2026-08-04T11:33:00Z" w:initials="P(">
    <w:p w14:paraId="4A85FF74" w14:textId="65F4069C" w:rsidR="009304B2" w:rsidRDefault="009304B2">
      <w:pPr>
        <w:pStyle w:val="CommentText"/>
      </w:pPr>
      <w:r>
        <w:rPr>
          <w:rStyle w:val="CommentReference"/>
        </w:rPr>
        <w:annotationRef/>
      </w:r>
      <w:r w:rsidRPr="7024D7E9">
        <w:t>This section defines Level, Severity, Horizon, and SPOF, but "</w:t>
      </w:r>
      <w:r w:rsidRPr="74C3C6C9">
        <w:rPr>
          <w:b/>
          <w:bCs/>
        </w:rPr>
        <w:t>Likelihood</w:t>
      </w:r>
      <w:r w:rsidRPr="1CB9FF53">
        <w:t xml:space="preserve">" is never defined, even though it is one of the three factors in the score. </w:t>
      </w:r>
    </w:p>
  </w:comment>
  <w:comment w:id="49" w:author="Guillaume Terlinden" w:date="2026-08-11T10:22:00Z" w:initials="GT">
    <w:p w14:paraId="2D6A5C1F" w14:textId="6D8D3387" w:rsidR="000A6FA4" w:rsidRDefault="000A6FA4" w:rsidP="000A6FA4">
      <w:pPr>
        <w:pStyle w:val="CommentText"/>
        <w:jc w:val="left"/>
      </w:pPr>
      <w:r>
        <w:rPr>
          <w:rStyle w:val="CommentReference"/>
        </w:rPr>
        <w:annotationRef/>
      </w:r>
      <w:r>
        <w:fldChar w:fldCharType="begin"/>
      </w:r>
      <w:r>
        <w:instrText>HYPERLINK "mailto:Sebastien.Wery@be.ey.com"</w:instrText>
      </w:r>
      <w:bookmarkStart w:id="51" w:name="_@_3FFEF9F496BF4306AB55E355F5CEC1A0Z"/>
      <w:r>
        <w:fldChar w:fldCharType="separate"/>
      </w:r>
      <w:bookmarkEnd w:id="51"/>
      <w:r w:rsidRPr="000A6FA4">
        <w:rPr>
          <w:rStyle w:val="Mention"/>
          <w:noProof/>
        </w:rPr>
        <w:t>@Sébastien Wéry</w:t>
      </w:r>
      <w:r>
        <w:fldChar w:fldCharType="end"/>
      </w:r>
      <w:r>
        <w:t xml:space="preserve"> pls take into consideration all BGDs comments and implement </w:t>
      </w:r>
    </w:p>
  </w:comment>
  <w:comment w:id="50" w:author="Sébastien Wéry" w:date="2026-08-13T17:00:00Z" w:initials="SW">
    <w:p w14:paraId="64AFC6E5" w14:textId="77777777" w:rsidR="004260C9" w:rsidRDefault="004260C9" w:rsidP="004260C9">
      <w:pPr>
        <w:pStyle w:val="CommentText"/>
        <w:jc w:val="left"/>
      </w:pPr>
      <w:r>
        <w:rPr>
          <w:rStyle w:val="CommentReference"/>
        </w:rPr>
        <w:annotationRef/>
      </w:r>
      <w:r>
        <w:rPr>
          <w:lang w:val="fr-BE"/>
        </w:rPr>
        <w:t>Likelihood defined</w:t>
      </w:r>
    </w:p>
  </w:comment>
  <w:comment w:id="52" w:author="ANGELLOTTI Fabio" w:date="2026-08-04T18:01:00Z" w:initials="AF">
    <w:p w14:paraId="31B8B8F7" w14:textId="179BED47" w:rsidR="00F842CC" w:rsidRDefault="00F842CC">
      <w:pPr>
        <w:pStyle w:val="CommentText"/>
      </w:pPr>
      <w:r>
        <w:rPr>
          <w:rStyle w:val="CommentReference"/>
        </w:rPr>
        <w:annotationRef/>
      </w:r>
      <w:r w:rsidRPr="0DBE0DAC">
        <w:t>Where is the possible congestion of CSG reported? This is identified as Weakness in the SWOT but does not seem to be reported here. Congestion may be due to increase cadence of A6 and Vega as well as to new launchers being operated from CSG.</w:t>
      </w:r>
    </w:p>
  </w:comment>
  <w:comment w:id="53" w:author="Guillaume Terlinden" w:date="2026-08-11T10:23:00Z" w:initials="GT">
    <w:p w14:paraId="6BFDDF11" w14:textId="220ED383" w:rsidR="00A95603" w:rsidRDefault="00A95603" w:rsidP="00A95603">
      <w:pPr>
        <w:pStyle w:val="CommentText"/>
        <w:jc w:val="left"/>
      </w:pPr>
      <w:r>
        <w:rPr>
          <w:rStyle w:val="CommentReference"/>
        </w:rPr>
        <w:annotationRef/>
      </w:r>
      <w:r>
        <w:fldChar w:fldCharType="begin"/>
      </w:r>
      <w:r>
        <w:instrText>HYPERLINK "mailto:Sebastien.Wery@be.ey.com"</w:instrText>
      </w:r>
      <w:bookmarkStart w:id="55" w:name="_@_97E9997143AD40E3A61FBE43E64FF386Z"/>
      <w:r>
        <w:fldChar w:fldCharType="separate"/>
      </w:r>
      <w:bookmarkEnd w:id="55"/>
      <w:r w:rsidRPr="00A95603">
        <w:rPr>
          <w:rStyle w:val="Mention"/>
          <w:noProof/>
        </w:rPr>
        <w:t>@Sébastien Wéry</w:t>
      </w:r>
      <w:r>
        <w:fldChar w:fldCharType="end"/>
      </w:r>
      <w:r>
        <w:t xml:space="preserve"> implement and pls also align with other tables later if needed</w:t>
      </w:r>
    </w:p>
  </w:comment>
  <w:comment w:id="54" w:author="Sébastien Wéry" w:date="2026-08-13T17:45:00Z" w:initials="SW">
    <w:p w14:paraId="3AE08CBF" w14:textId="77777777" w:rsidR="00D45E1C" w:rsidRDefault="00D45E1C" w:rsidP="00D45E1C">
      <w:pPr>
        <w:pStyle w:val="CommentText"/>
        <w:jc w:val="left"/>
      </w:pPr>
      <w:r>
        <w:rPr>
          <w:rStyle w:val="CommentReference"/>
        </w:rPr>
        <w:annotationRef/>
      </w:r>
      <w:r>
        <w:t>Added - CSG congestion is A18 (rising A6/Vega cadence plus new ELM-Diamant/ELM2 operators contending for shared roads, safety zones, payload-preparation and range slots), aligned with SWOT</w:t>
      </w:r>
    </w:p>
  </w:comment>
  <w:comment w:id="56" w:author="ANGELLOTTI Fabio" w:date="2026-08-04T17:57:00Z" w:initials="AF">
    <w:p w14:paraId="7EDA0AD8" w14:textId="5CE25FEA" w:rsidR="00303A9E" w:rsidRDefault="00303A9E">
      <w:pPr>
        <w:pStyle w:val="CommentText"/>
      </w:pPr>
      <w:r>
        <w:rPr>
          <w:rStyle w:val="CommentReference"/>
        </w:rPr>
        <w:annotationRef/>
      </w:r>
      <w:r w:rsidRPr="1C403649">
        <w:t>In fact the BAL is also a SPOF. This should be added to the list. Any failure in the BAL will affect the readiness to launch of A6</w:t>
      </w:r>
    </w:p>
  </w:comment>
  <w:comment w:id="57" w:author="Guillaume Terlinden" w:date="2026-08-11T10:23:00Z" w:initials="GT">
    <w:p w14:paraId="0BEB6093" w14:textId="7AB70297" w:rsidR="00A95603" w:rsidRDefault="00A95603" w:rsidP="00A95603">
      <w:pPr>
        <w:pStyle w:val="CommentText"/>
        <w:jc w:val="left"/>
      </w:pPr>
      <w:r>
        <w:rPr>
          <w:rStyle w:val="CommentReference"/>
        </w:rPr>
        <w:annotationRef/>
      </w:r>
      <w:r>
        <w:fldChar w:fldCharType="begin"/>
      </w:r>
      <w:r>
        <w:instrText>HYPERLINK "mailto:Sebastien.Wery@be.ey.com"</w:instrText>
      </w:r>
      <w:bookmarkStart w:id="59" w:name="_@_05659650918B4051A2E54A017A712547Z"/>
      <w:r>
        <w:fldChar w:fldCharType="separate"/>
      </w:r>
      <w:bookmarkEnd w:id="59"/>
      <w:r w:rsidRPr="00A95603">
        <w:rPr>
          <w:rStyle w:val="Mention"/>
          <w:noProof/>
        </w:rPr>
        <w:t>@Sébastien Wéry</w:t>
      </w:r>
      <w:r>
        <w:fldChar w:fldCharType="end"/>
      </w:r>
      <w:r>
        <w:t xml:space="preserve"> </w:t>
      </w:r>
    </w:p>
  </w:comment>
  <w:comment w:id="58" w:author="Sébastien Wéry" w:date="2026-08-13T17:48:00Z" w:initials="SW">
    <w:p w14:paraId="1F9F961B" w14:textId="77777777" w:rsidR="005F5932" w:rsidRDefault="005F5932" w:rsidP="005F5932">
      <w:pPr>
        <w:pStyle w:val="CommentText"/>
        <w:jc w:val="left"/>
      </w:pPr>
      <w:r>
        <w:rPr>
          <w:rStyle w:val="CommentReference"/>
        </w:rPr>
        <w:annotationRef/>
      </w:r>
      <w:r>
        <w:rPr>
          <w:lang w:val="fr-BE"/>
        </w:rPr>
        <w:t>Indeed. BAL has been added as a distinct single point of failure (item A19)</w:t>
      </w:r>
    </w:p>
  </w:comment>
  <w:comment w:id="60" w:author="ANGELLOTTI Fabio" w:date="2026-08-04T17:59:00Z" w:initials="AF">
    <w:p w14:paraId="608E704C" w14:textId="558A1976" w:rsidR="00950B8B" w:rsidRDefault="00950B8B">
      <w:pPr>
        <w:pStyle w:val="CommentText"/>
      </w:pPr>
      <w:r>
        <w:rPr>
          <w:rStyle w:val="CommentReference"/>
        </w:rPr>
        <w:annotationRef/>
      </w:r>
      <w:r w:rsidRPr="78125C95">
        <w:t>Same should be reported for the new generation boosters P160C</w:t>
      </w:r>
    </w:p>
  </w:comment>
  <w:comment w:id="61" w:author="Guillaume Terlinden" w:date="2026-08-11T10:24:00Z" w:initials="GT">
    <w:p w14:paraId="7A88CD51" w14:textId="063E3EC9" w:rsidR="00B46207" w:rsidRDefault="00B46207" w:rsidP="00B46207">
      <w:pPr>
        <w:pStyle w:val="CommentText"/>
        <w:jc w:val="left"/>
      </w:pPr>
      <w:r>
        <w:rPr>
          <w:rStyle w:val="CommentReference"/>
        </w:rPr>
        <w:annotationRef/>
      </w:r>
      <w:r>
        <w:fldChar w:fldCharType="begin"/>
      </w:r>
      <w:r>
        <w:instrText>HYPERLINK "mailto:Sebastien.Wery@be.ey.com"</w:instrText>
      </w:r>
      <w:bookmarkStart w:id="63" w:name="_@_0281854E28F1430B8546F9DFE579838DZ"/>
      <w:r>
        <w:fldChar w:fldCharType="separate"/>
      </w:r>
      <w:bookmarkEnd w:id="63"/>
      <w:r w:rsidRPr="00B46207">
        <w:rPr>
          <w:rStyle w:val="Mention"/>
          <w:noProof/>
        </w:rPr>
        <w:t>@Sébastien Wéry</w:t>
      </w:r>
      <w:r>
        <w:fldChar w:fldCharType="end"/>
      </w:r>
      <w:r>
        <w:t xml:space="preserve"> </w:t>
      </w:r>
    </w:p>
  </w:comment>
  <w:comment w:id="62" w:author="Sébastien Wéry" w:date="2026-08-13T17:59:00Z" w:initials="SW">
    <w:p w14:paraId="7B72E5D8" w14:textId="77777777" w:rsidR="000E2ADA" w:rsidRDefault="000E2ADA" w:rsidP="000E2ADA">
      <w:pPr>
        <w:pStyle w:val="CommentText"/>
        <w:jc w:val="left"/>
      </w:pPr>
      <w:r>
        <w:rPr>
          <w:rStyle w:val="CommentReference"/>
        </w:rPr>
        <w:annotationRef/>
      </w:r>
      <w:r>
        <w:rPr>
          <w:lang w:val="fr-BE"/>
        </w:rPr>
        <w:t>added</w:t>
      </w:r>
    </w:p>
  </w:comment>
  <w:comment w:id="64" w:author="PORTELA MOREIRA Dilan (DEFIS)" w:date="2026-08-04T14:42:00Z" w:initials="P(">
    <w:p w14:paraId="6DFB4046" w14:textId="1CBA22F0" w:rsidR="009304B2" w:rsidRDefault="009304B2">
      <w:pPr>
        <w:pStyle w:val="CommentText"/>
      </w:pPr>
      <w:r>
        <w:rPr>
          <w:rStyle w:val="CommentReference"/>
        </w:rPr>
        <w:annotationRef/>
      </w:r>
      <w:r w:rsidRPr="4E059307">
        <w:t>B11 does not exist, please ensure correct referencing and dead ends.</w:t>
      </w:r>
    </w:p>
  </w:comment>
  <w:comment w:id="65" w:author="Guillaume Terlinden" w:date="2026-08-11T10:25:00Z" w:initials="GT">
    <w:p w14:paraId="5ADEDB3E" w14:textId="5A175727" w:rsidR="00284766" w:rsidRDefault="00284766" w:rsidP="00284766">
      <w:pPr>
        <w:pStyle w:val="CommentText"/>
        <w:jc w:val="left"/>
      </w:pPr>
      <w:r>
        <w:rPr>
          <w:rStyle w:val="CommentReference"/>
        </w:rPr>
        <w:annotationRef/>
      </w:r>
      <w:r>
        <w:fldChar w:fldCharType="begin"/>
      </w:r>
      <w:r>
        <w:instrText>HYPERLINK "mailto:Sebastien.Wery@be.ey.com"</w:instrText>
      </w:r>
      <w:bookmarkStart w:id="67" w:name="_@_A32DF259E45A48958DF2FFE8CCE9D15FZ"/>
      <w:r>
        <w:fldChar w:fldCharType="separate"/>
      </w:r>
      <w:bookmarkEnd w:id="67"/>
      <w:r w:rsidRPr="00284766">
        <w:rPr>
          <w:rStyle w:val="Mention"/>
          <w:noProof/>
        </w:rPr>
        <w:t>@Sébastien Wéry</w:t>
      </w:r>
      <w:r>
        <w:fldChar w:fldCharType="end"/>
      </w:r>
      <w:r>
        <w:t xml:space="preserve"> Make sure overall alignment of task 2.3 and link to other tasks is bulletproof</w:t>
      </w:r>
    </w:p>
  </w:comment>
  <w:comment w:id="66" w:author="Sébastien Wéry" w:date="2026-08-13T14:45:00Z" w:initials="SW">
    <w:p w14:paraId="24CEE3A7" w14:textId="77777777" w:rsidR="00FA514C" w:rsidRDefault="00FA514C" w:rsidP="00FA514C">
      <w:pPr>
        <w:pStyle w:val="CommentText"/>
        <w:jc w:val="left"/>
      </w:pPr>
      <w:r>
        <w:rPr>
          <w:rStyle w:val="CommentReference"/>
        </w:rPr>
        <w:annotationRef/>
      </w:r>
      <w:r>
        <w:rPr>
          <w:lang w:val="fr-BE"/>
        </w:rPr>
        <w:t>implemented</w:t>
      </w:r>
    </w:p>
  </w:comment>
  <w:comment w:id="68" w:author="ANGELLOTTI Fabio" w:date="2026-08-04T18:04:00Z" w:initials="AF">
    <w:p w14:paraId="07FB4F83" w14:textId="22A0DE22" w:rsidR="00043999" w:rsidRDefault="00043999">
      <w:pPr>
        <w:pStyle w:val="CommentText"/>
      </w:pPr>
      <w:r>
        <w:rPr>
          <w:rStyle w:val="CommentReference"/>
        </w:rPr>
        <w:annotationRef/>
      </w:r>
      <w:r w:rsidRPr="19060BF4">
        <w:t>Also single road within CSG (Rue de l'espace). Such road is closed during launches or blocked during special transportations, affecting the operations at the launch site</w:t>
      </w:r>
    </w:p>
  </w:comment>
  <w:comment w:id="69" w:author="Guillaume Terlinden" w:date="2026-08-11T10:26:00Z" w:initials="GT">
    <w:p w14:paraId="3FC8BAAF" w14:textId="582C9156" w:rsidR="00FF0740" w:rsidRDefault="00FF0740" w:rsidP="00FF0740">
      <w:pPr>
        <w:pStyle w:val="CommentText"/>
        <w:jc w:val="left"/>
      </w:pPr>
      <w:r>
        <w:rPr>
          <w:rStyle w:val="CommentReference"/>
        </w:rPr>
        <w:annotationRef/>
      </w:r>
      <w:r>
        <w:fldChar w:fldCharType="begin"/>
      </w:r>
      <w:r>
        <w:instrText>HYPERLINK "mailto:Sebastien.Wery@be.ey.com"</w:instrText>
      </w:r>
      <w:bookmarkStart w:id="71" w:name="_@_9C6FDAA0E2C04709A474B163DDECFF03Z"/>
      <w:r>
        <w:fldChar w:fldCharType="separate"/>
      </w:r>
      <w:bookmarkEnd w:id="71"/>
      <w:r w:rsidRPr="00FF0740">
        <w:rPr>
          <w:rStyle w:val="Mention"/>
          <w:noProof/>
        </w:rPr>
        <w:t>@Sébastien Wéry</w:t>
      </w:r>
      <w:r>
        <w:fldChar w:fldCharType="end"/>
      </w:r>
      <w:r>
        <w:t xml:space="preserve"> add sortly</w:t>
      </w:r>
    </w:p>
  </w:comment>
  <w:comment w:id="70" w:author="Sébastien Wéry" w:date="2026-08-13T18:03:00Z" w:initials="SW">
    <w:p w14:paraId="643A44C5" w14:textId="77777777" w:rsidR="00184D87" w:rsidRDefault="00184D87" w:rsidP="00184D87">
      <w:pPr>
        <w:pStyle w:val="CommentText"/>
        <w:jc w:val="left"/>
      </w:pPr>
      <w:r>
        <w:rPr>
          <w:rStyle w:val="CommentReference"/>
        </w:rPr>
        <w:annotationRef/>
      </w:r>
      <w:r>
        <w:rPr>
          <w:lang w:val="fr-BE"/>
        </w:rPr>
        <w:t>Indeed, it has been added</w:t>
      </w:r>
    </w:p>
  </w:comment>
  <w:comment w:id="72" w:author="ANGELLOTTI Fabio" w:date="2026-08-04T18:05:00Z" w:initials="AF">
    <w:p w14:paraId="4B4D5110" w14:textId="0F5C58E1" w:rsidR="00CF7CF8" w:rsidRDefault="00CF7CF8">
      <w:pPr>
        <w:pStyle w:val="CommentText"/>
      </w:pPr>
      <w:r>
        <w:rPr>
          <w:rStyle w:val="CommentReference"/>
        </w:rPr>
        <w:annotationRef/>
      </w:r>
      <w:r w:rsidRPr="0773CDC7">
        <w:t>This is for very large spacecraft. Other options exists and are currently used (eg B737)</w:t>
      </w:r>
    </w:p>
  </w:comment>
  <w:comment w:id="73" w:author="Guillaume Terlinden" w:date="2026-08-11T10:27:00Z" w:initials="GT">
    <w:p w14:paraId="0C0B7F58" w14:textId="1796EA8D" w:rsidR="00120467" w:rsidRDefault="00120467" w:rsidP="00120467">
      <w:pPr>
        <w:pStyle w:val="CommentText"/>
        <w:jc w:val="left"/>
      </w:pPr>
      <w:r>
        <w:rPr>
          <w:rStyle w:val="CommentReference"/>
        </w:rPr>
        <w:annotationRef/>
      </w:r>
      <w:r>
        <w:fldChar w:fldCharType="begin"/>
      </w:r>
      <w:r>
        <w:instrText>HYPERLINK "mailto:Sebastien.Wery@be.ey.com"</w:instrText>
      </w:r>
      <w:bookmarkStart w:id="75" w:name="_@_7FD3EBEF83024E928B76994EFC7BF095Z"/>
      <w:r>
        <w:fldChar w:fldCharType="separate"/>
      </w:r>
      <w:bookmarkEnd w:id="75"/>
      <w:r w:rsidRPr="00120467">
        <w:rPr>
          <w:rStyle w:val="Mention"/>
          <w:noProof/>
        </w:rPr>
        <w:t>@Sébastien Wéry</w:t>
      </w:r>
      <w:r>
        <w:fldChar w:fldCharType="end"/>
      </w:r>
      <w:r>
        <w:t xml:space="preserve"> adapt and align other mentions of these transportation means throughout report (swot, mapping, etc)</w:t>
      </w:r>
    </w:p>
  </w:comment>
  <w:comment w:id="74" w:author="Sébastien Wéry" w:date="2026-08-13T18:09:00Z" w:initials="SW">
    <w:p w14:paraId="3D21191C" w14:textId="77777777" w:rsidR="009E0CE9" w:rsidRDefault="009E0CE9" w:rsidP="009E0CE9">
      <w:pPr>
        <w:pStyle w:val="CommentText"/>
        <w:jc w:val="left"/>
      </w:pPr>
      <w:r>
        <w:rPr>
          <w:rStyle w:val="CommentReference"/>
        </w:rPr>
        <w:annotationRef/>
      </w:r>
      <w:r>
        <w:rPr>
          <w:lang w:val="fr-BE"/>
        </w:rPr>
        <w:t>Granularity improved</w:t>
      </w:r>
    </w:p>
  </w:comment>
  <w:comment w:id="76" w:author="PORTELA MOREIRA Dilan (DEFIS)" w:date="2026-08-04T14:37:00Z" w:initials="P(">
    <w:p w14:paraId="17DC43A5" w14:textId="13798DF1" w:rsidR="009304B2" w:rsidRDefault="009304B2">
      <w:pPr>
        <w:pStyle w:val="CommentText"/>
      </w:pPr>
      <w:r>
        <w:rPr>
          <w:rStyle w:val="CommentReference"/>
        </w:rPr>
        <w:annotationRef/>
      </w:r>
      <w:r w:rsidRPr="35257CDC">
        <w:t>It seems the bucket G was renamed during a previous iteration but without propagating the letter shift in the analysis here.</w:t>
      </w:r>
    </w:p>
  </w:comment>
  <w:comment w:id="77" w:author="PORTELA MOREIRA Dilan (DEFIS)" w:date="2026-08-04T14:39:00Z" w:initials="P(">
    <w:p w14:paraId="2D7F064D" w14:textId="6D7F293C" w:rsidR="009304B2" w:rsidRDefault="009304B2">
      <w:pPr>
        <w:pStyle w:val="CommentText"/>
      </w:pPr>
      <w:r>
        <w:rPr>
          <w:rStyle w:val="CommentReference"/>
        </w:rPr>
        <w:annotationRef/>
      </w:r>
      <w:r w:rsidRPr="5B81C61F">
        <w:t>This also applies to table 16, regarding the H elements.</w:t>
      </w:r>
    </w:p>
  </w:comment>
  <w:comment w:id="78" w:author="Guillaume Terlinden" w:date="2026-08-11T10:29:00Z" w:initials="GT">
    <w:p w14:paraId="22C7CA4D" w14:textId="4B1A3DF6" w:rsidR="00633E38" w:rsidRDefault="00633E38" w:rsidP="00633E38">
      <w:pPr>
        <w:pStyle w:val="CommentText"/>
        <w:jc w:val="left"/>
      </w:pPr>
      <w:r>
        <w:rPr>
          <w:rStyle w:val="CommentReference"/>
        </w:rPr>
        <w:annotationRef/>
      </w:r>
      <w:r>
        <w:fldChar w:fldCharType="begin"/>
      </w:r>
      <w:r>
        <w:instrText>HYPERLINK "mailto:Sebastien.Wery@be.ey.com"</w:instrText>
      </w:r>
      <w:bookmarkStart w:id="80" w:name="_@_05643E8FD1B347DABE05084B9947ACECZ"/>
      <w:r>
        <w:fldChar w:fldCharType="separate"/>
      </w:r>
      <w:bookmarkEnd w:id="80"/>
      <w:r w:rsidRPr="00633E38">
        <w:rPr>
          <w:rStyle w:val="Mention"/>
          <w:noProof/>
        </w:rPr>
        <w:t>@Sébastien Wéry</w:t>
      </w:r>
      <w:r>
        <w:fldChar w:fldCharType="end"/>
      </w:r>
      <w:r>
        <w:t xml:space="preserve"> make alignment bullet proof pls</w:t>
      </w:r>
    </w:p>
  </w:comment>
  <w:comment w:id="79" w:author="Sébastien Wéry" w:date="2026-08-13T16:44:00Z" w:initials="SW">
    <w:p w14:paraId="143E00A9" w14:textId="77777777" w:rsidR="00DC0E58" w:rsidRDefault="00DC0E58" w:rsidP="00DC0E58">
      <w:pPr>
        <w:pStyle w:val="CommentText"/>
        <w:jc w:val="left"/>
      </w:pPr>
      <w:r>
        <w:rPr>
          <w:rStyle w:val="CommentReference"/>
        </w:rPr>
        <w:annotationRef/>
      </w:r>
      <w:r>
        <w:rPr>
          <w:lang w:val="fr-BE"/>
        </w:rPr>
        <w:t>corrected</w:t>
      </w:r>
    </w:p>
  </w:comment>
  <w:comment w:id="82" w:author="PORTELA MOREIRA Dilan (DEFIS)" w:date="2026-08-04T14:44:00Z" w:initials="P(">
    <w:p w14:paraId="5177B3DD" w14:textId="77777777" w:rsidR="00C23067" w:rsidRDefault="00C23067">
      <w:pPr>
        <w:pStyle w:val="CommentText"/>
      </w:pPr>
      <w:r>
        <w:rPr>
          <w:rStyle w:val="CommentReference"/>
        </w:rPr>
        <w:annotationRef/>
      </w:r>
      <w:r w:rsidRPr="56BB5D99">
        <w:t>Please review and ensure correct referencing, it seems that here it should refer to B15 and CC5.</w:t>
      </w:r>
    </w:p>
  </w:comment>
  <w:comment w:id="83" w:author="Guillaume Terlinden" w:date="2026-08-11T10:36:00Z" w:initials="GT">
    <w:p w14:paraId="783C0C62" w14:textId="77777777" w:rsidR="00C23067" w:rsidRDefault="00C23067" w:rsidP="00B526D9">
      <w:pPr>
        <w:pStyle w:val="CommentText"/>
        <w:jc w:val="left"/>
      </w:pPr>
      <w:r>
        <w:rPr>
          <w:rStyle w:val="CommentReference"/>
        </w:rPr>
        <w:annotationRef/>
      </w:r>
      <w:r>
        <w:fldChar w:fldCharType="begin"/>
      </w:r>
      <w:r>
        <w:instrText>HYPERLINK "mailto:Sebastien.Wery@be.ey.com"</w:instrText>
      </w:r>
      <w:bookmarkStart w:id="85" w:name="_@_A679E755DF3C41AD8E250BF35E7FEC3CZ"/>
      <w:r>
        <w:fldChar w:fldCharType="separate"/>
      </w:r>
      <w:bookmarkEnd w:id="85"/>
      <w:r w:rsidRPr="00B526D9">
        <w:rPr>
          <w:rStyle w:val="Mention"/>
          <w:noProof/>
        </w:rPr>
        <w:t>@Sébastien Wéry</w:t>
      </w:r>
      <w:r>
        <w:fldChar w:fldCharType="end"/>
      </w:r>
      <w:r>
        <w:t xml:space="preserve"> once new few GBDs added per DEFIS comments, pls bullet proof entire referencing to BGDs throughout doc (swot, etc). </w:t>
      </w:r>
      <w:r>
        <w:br/>
      </w:r>
      <w:r>
        <w:br/>
      </w:r>
      <w:r>
        <w:rPr>
          <w:b/>
          <w:bCs/>
        </w:rPr>
        <w:t>IMPORTANT</w:t>
      </w:r>
      <w:r>
        <w:t>: Make sure you have a file documenting the changes made to numbering/referencing of BGDs so that we can easily adapt recommendations refs as well</w:t>
      </w:r>
    </w:p>
  </w:comment>
  <w:comment w:id="84" w:author="Sébastien Wéry" w:date="2026-08-14T12:25:00Z" w:initials="SW">
    <w:p w14:paraId="32B40968" w14:textId="77777777" w:rsidR="00C23067" w:rsidRDefault="00C23067" w:rsidP="00B22C53">
      <w:pPr>
        <w:pStyle w:val="CommentText"/>
        <w:jc w:val="left"/>
      </w:pPr>
      <w:r>
        <w:rPr>
          <w:rStyle w:val="CommentReference"/>
        </w:rPr>
        <w:annotationRef/>
      </w:r>
      <w:r>
        <w:rPr>
          <w:lang w:val="en-US"/>
        </w:rPr>
        <w:t>Updated based on corrected listing</w:t>
      </w:r>
    </w:p>
  </w:comment>
  <w:comment w:id="107" w:author="Sébastien Wéry" w:date="2026-07-08T12:28:00Z" w:initials="SW">
    <w:p w14:paraId="77EB90D9" w14:textId="77777777" w:rsidR="00530CB7" w:rsidRDefault="00530CB7" w:rsidP="00530CB7">
      <w:pPr>
        <w:pStyle w:val="CommentText"/>
        <w:jc w:val="left"/>
      </w:pPr>
      <w:r>
        <w:rPr>
          <w:rStyle w:val="CommentReference"/>
        </w:rPr>
        <w:annotationRef/>
      </w:r>
      <w:r>
        <w:rPr>
          <w:lang w:val="en-US"/>
        </w:rPr>
        <w:t xml:space="preserve">R: </w:t>
      </w:r>
      <w:r>
        <w:rPr>
          <w:lang w:val="fr-BE"/>
        </w:rPr>
        <w:t>Consider placing this part as entry of the infra mapping in a new mapping structure. This can support a building a concrete mapping of infra.</w:t>
      </w:r>
    </w:p>
  </w:comment>
  <w:comment w:id="108" w:author="Guillaume Terlinden" w:date="2026-07-27T14:21:00Z" w:initials="GT">
    <w:p w14:paraId="025DCC31" w14:textId="77777777" w:rsidR="005C2D88" w:rsidRDefault="005C2D88" w:rsidP="005C2D88">
      <w:pPr>
        <w:pStyle w:val="CommentText"/>
        <w:jc w:val="left"/>
      </w:pPr>
      <w:r>
        <w:rPr>
          <w:rStyle w:val="CommentReference"/>
        </w:rPr>
        <w:annotationRef/>
      </w:r>
      <w:r>
        <w:rPr>
          <w:lang w:val="en-US"/>
        </w:rPr>
        <w:t>This can be discussed during next meeting - then we would suggest to move the entire demand analysis within mapping chapter.</w:t>
      </w:r>
    </w:p>
  </w:comment>
  <w:comment w:id="109" w:author="MARQUES Tiago (DEFIS)" w:date="2026-08-04T17:49:00Z" w:initials="TM">
    <w:p w14:paraId="4C65BCFA" w14:textId="77777777" w:rsidR="00920D9C" w:rsidRDefault="0036239A" w:rsidP="00920D9C">
      <w:pPr>
        <w:pStyle w:val="CommentText"/>
        <w:jc w:val="left"/>
      </w:pPr>
      <w:r>
        <w:rPr>
          <w:rStyle w:val="CommentReference"/>
        </w:rPr>
        <w:annotationRef/>
      </w:r>
      <w:r w:rsidR="00920D9C">
        <w:rPr>
          <w:lang w:val="en-IE"/>
        </w:rPr>
        <w:t>Even if provided in table 29 below - Include number of missions per year and target as you did for Ariane6.</w:t>
      </w:r>
    </w:p>
  </w:comment>
  <w:comment w:id="110" w:author="Guillaume Terlinden" w:date="2026-08-11T10:37:00Z" w:initials="GT">
    <w:p w14:paraId="541ECC05" w14:textId="037E1A6F" w:rsidR="009C565C" w:rsidRDefault="009C565C" w:rsidP="009C565C">
      <w:pPr>
        <w:pStyle w:val="CommentText"/>
        <w:jc w:val="left"/>
      </w:pPr>
      <w:r>
        <w:rPr>
          <w:rStyle w:val="CommentReference"/>
        </w:rPr>
        <w:annotationRef/>
      </w:r>
      <w:r>
        <w:fldChar w:fldCharType="begin"/>
      </w:r>
      <w:r>
        <w:instrText>HYPERLINK "mailto:Guillaume.Terlinden@be.ey.com"</w:instrText>
      </w:r>
      <w:bookmarkStart w:id="111" w:name="_@_9B79E21C81574B199BC1A574F09458C0Z"/>
      <w:r>
        <w:fldChar w:fldCharType="separate"/>
      </w:r>
      <w:bookmarkEnd w:id="111"/>
      <w:r w:rsidRPr="009C565C">
        <w:rPr>
          <w:rStyle w:val="Mention"/>
          <w:noProof/>
        </w:rPr>
        <w:t>@Guillaume Terlinden</w:t>
      </w:r>
      <w:r>
        <w:fldChar w:fldCharType="end"/>
      </w:r>
      <w:r>
        <w:t xml:space="preserve"> </w:t>
      </w:r>
    </w:p>
  </w:comment>
  <w:comment w:id="113" w:author="MARQUES Tiago (DEFIS)" w:date="2026-08-04T17:56:00Z" w:initials="TM">
    <w:p w14:paraId="5C765BBC" w14:textId="77777777" w:rsidR="0092578F" w:rsidRDefault="0092578F" w:rsidP="0092578F">
      <w:pPr>
        <w:pStyle w:val="CommentText"/>
        <w:jc w:val="left"/>
      </w:pPr>
      <w:r>
        <w:rPr>
          <w:rStyle w:val="CommentReference"/>
        </w:rPr>
        <w:annotationRef/>
      </w:r>
      <w:r>
        <w:rPr>
          <w:lang w:val="en-IE"/>
        </w:rPr>
        <w:t>I think they were the first ‘newcomer’ who signed to have a launchpad in Kourou. But so far, not a single stone was put there.</w:t>
      </w:r>
    </w:p>
  </w:comment>
  <w:comment w:id="114" w:author="MARQUES Tiago (DEFIS)" w:date="2026-08-04T17:56:00Z" w:initials="TM">
    <w:p w14:paraId="5138E0EA" w14:textId="77777777" w:rsidR="00DA75F7" w:rsidRDefault="00DA75F7" w:rsidP="00DA75F7">
      <w:pPr>
        <w:pStyle w:val="CommentText"/>
        <w:jc w:val="left"/>
      </w:pPr>
      <w:r>
        <w:rPr>
          <w:rStyle w:val="CommentReference"/>
        </w:rPr>
        <w:annotationRef/>
      </w:r>
      <w:r>
        <w:rPr>
          <w:lang w:val="en-IE"/>
        </w:rPr>
        <w:t xml:space="preserve">We can use a reference from CNES or ISAR to confirm this. </w:t>
      </w:r>
    </w:p>
  </w:comment>
  <w:comment w:id="115" w:author="Guillaume Terlinden" w:date="2026-08-11T10:37:00Z" w:initials="GT">
    <w:p w14:paraId="61F9B3FA" w14:textId="6E8EF1A5" w:rsidR="009C565C" w:rsidRDefault="009C565C" w:rsidP="009C565C">
      <w:pPr>
        <w:pStyle w:val="CommentText"/>
        <w:jc w:val="left"/>
      </w:pPr>
      <w:r>
        <w:rPr>
          <w:rStyle w:val="CommentReference"/>
        </w:rPr>
        <w:annotationRef/>
      </w:r>
      <w:r>
        <w:fldChar w:fldCharType="begin"/>
      </w:r>
      <w:r>
        <w:instrText>HYPERLINK "mailto:Guillaume.Terlinden@be.ey.com"</w:instrText>
      </w:r>
      <w:bookmarkStart w:id="117" w:name="_@_DD08CE16699F464098AAD24C5A85802FZ"/>
      <w:r>
        <w:fldChar w:fldCharType="separate"/>
      </w:r>
      <w:bookmarkEnd w:id="117"/>
      <w:r w:rsidRPr="009C565C">
        <w:rPr>
          <w:rStyle w:val="Mention"/>
          <w:noProof/>
        </w:rPr>
        <w:t>@Guillaume Terlinden</w:t>
      </w:r>
      <w:r>
        <w:fldChar w:fldCharType="end"/>
      </w:r>
      <w:r>
        <w:t xml:space="preserve"> </w:t>
      </w:r>
    </w:p>
  </w:comment>
  <w:comment w:id="116" w:author="Guillaume Terlinden" w:date="2026-08-11T16:41:00Z" w:initials="GT">
    <w:p w14:paraId="00330E99" w14:textId="77777777" w:rsidR="007E5FB2" w:rsidRDefault="007E5FB2" w:rsidP="007E5FB2">
      <w:pPr>
        <w:pStyle w:val="CommentText"/>
        <w:jc w:val="left"/>
      </w:pPr>
      <w:r>
        <w:rPr>
          <w:rStyle w:val="CommentReference"/>
        </w:rPr>
        <w:annotationRef/>
      </w:r>
      <w:r>
        <w:rPr>
          <w:lang w:val="en-US"/>
        </w:rPr>
        <w:t xml:space="preserve">Official ISAR website still cites CSG as launch site: </w:t>
      </w:r>
      <w:hyperlink r:id="rId1" w:history="1">
        <w:r w:rsidRPr="00BD7386">
          <w:rPr>
            <w:rStyle w:val="Hyperlink"/>
            <w:lang w:val="en-US"/>
          </w:rPr>
          <w:t>Launch - Isar Aerospace</w:t>
        </w:r>
      </w:hyperlink>
      <w:r>
        <w:rPr>
          <w:lang w:val="en-US"/>
        </w:rPr>
        <w:t xml:space="preserve"> </w:t>
      </w:r>
    </w:p>
  </w:comment>
  <w:comment w:id="118" w:author="Sébastien Wéry" w:date="2026-07-08T12:30:00Z" w:initials="SW">
    <w:p w14:paraId="0A7362E4" w14:textId="5C5707E4" w:rsidR="0040216E" w:rsidRDefault="0040216E" w:rsidP="0040216E">
      <w:pPr>
        <w:pStyle w:val="CommentText"/>
        <w:jc w:val="left"/>
      </w:pPr>
      <w:r>
        <w:rPr>
          <w:rStyle w:val="CommentReference"/>
        </w:rPr>
        <w:annotationRef/>
      </w:r>
      <w:r>
        <w:rPr>
          <w:lang w:val="en-US"/>
        </w:rPr>
        <w:t xml:space="preserve">R: </w:t>
      </w:r>
      <w:r>
        <w:rPr>
          <w:lang w:val="fr-BE"/>
        </w:rPr>
        <w:t>You consider that there is enough market for all or is this a purely theoritical exercice?</w:t>
      </w:r>
    </w:p>
  </w:comment>
  <w:comment w:id="119" w:author="Guillaume Terlinden" w:date="2026-07-27T14:23:00Z" w:initials="GT">
    <w:p w14:paraId="791E24DD" w14:textId="77777777" w:rsidR="00FA77F0" w:rsidRDefault="00FA77F0" w:rsidP="00FA77F0">
      <w:pPr>
        <w:pStyle w:val="CommentText"/>
        <w:jc w:val="left"/>
      </w:pPr>
      <w:r>
        <w:rPr>
          <w:rStyle w:val="CommentReference"/>
        </w:rPr>
        <w:annotationRef/>
      </w:r>
      <w:r>
        <w:rPr>
          <w:lang w:val="en-US"/>
        </w:rPr>
        <w:t>This section focuses on forecasting the demand by 2035, whose numbers can then be used to build concrete recommendations</w:t>
      </w:r>
    </w:p>
  </w:comment>
  <w:comment w:id="124" w:author="ANGELLOTTI Fabio" w:date="2026-08-04T18:45:00Z" w:initials="AF">
    <w:p w14:paraId="4F183BCC" w14:textId="742C82E3" w:rsidR="0020761B" w:rsidRDefault="0020761B">
      <w:pPr>
        <w:pStyle w:val="CommentText"/>
      </w:pPr>
      <w:r>
        <w:rPr>
          <w:rStyle w:val="CommentReference"/>
        </w:rPr>
        <w:annotationRef/>
      </w:r>
      <w:r w:rsidRPr="16B81913">
        <w:t>The logic and approach for the preparation of the SWOT in relation to the bottleneck/gap/dependency analysis is not clear. For instance, also for strengths and opportunities there are references to the bottleneck/gap/dependency analysis whereby such analysis list "drawbacks" while in the SWOT they are at the same time considered as strength (e.g. for Launch Facilities A1 is an opportunity while in 3.3.2 is considered a gap)</w:t>
      </w:r>
    </w:p>
  </w:comment>
  <w:comment w:id="137" w:author="PORTELA MOREIRA Dilan (DEFIS)" w:date="2026-08-05T12:29:00Z" w:initials="P(">
    <w:p w14:paraId="17183AD5" w14:textId="181BC7CE" w:rsidR="00CF4E47" w:rsidRDefault="00CF4E47">
      <w:pPr>
        <w:pStyle w:val="CommentText"/>
      </w:pPr>
      <w:r>
        <w:rPr>
          <w:rStyle w:val="CommentReference"/>
        </w:rPr>
        <w:annotationRef/>
      </w:r>
      <w:r w:rsidRPr="32CFF1EE">
        <w:t>Launching institutional payloads is also the milestone of some commercial players.</w:t>
      </w:r>
    </w:p>
  </w:comment>
  <w:comment w:id="138" w:author="Sébastien Wéry" w:date="2026-08-26T16:23:00Z" w:initials="SW">
    <w:p w14:paraId="6DD8C320" w14:textId="77777777" w:rsidR="00B72A82" w:rsidRDefault="00B72A82" w:rsidP="00B72A82">
      <w:pPr>
        <w:pStyle w:val="CommentText"/>
        <w:jc w:val="left"/>
      </w:pPr>
      <w:r>
        <w:rPr>
          <w:rStyle w:val="CommentReference"/>
        </w:rPr>
        <w:annotationRef/>
      </w:r>
      <w:r>
        <w:rPr>
          <w:lang w:val="en-US"/>
        </w:rPr>
        <w:t>edited</w:t>
      </w:r>
    </w:p>
  </w:comment>
  <w:comment w:id="139" w:author="MARQUES Tiago (DEFIS)" w:date="2026-08-04T11:53:00Z" w:initials="TM">
    <w:p w14:paraId="1795BB5A" w14:textId="77777777" w:rsidR="00CF4E47" w:rsidRDefault="00CF4E47">
      <w:pPr>
        <w:pStyle w:val="CommentText"/>
      </w:pPr>
      <w:r>
        <w:rPr>
          <w:rStyle w:val="CommentReference"/>
        </w:rPr>
        <w:annotationRef/>
      </w:r>
      <w:r>
        <w:rPr>
          <w:lang w:val="en-IE"/>
        </w:rPr>
        <w:t>Here I would also add that for new commers there is a need for spaceports diversification and expansion. Highlight the risk that newcomers start building pads outside europe to access non-EU markets if in European soil there is no gov support to build new pads.</w:t>
      </w:r>
    </w:p>
  </w:comment>
  <w:comment w:id="140" w:author="Sébastien Wéry" w:date="2026-08-26T16:26:00Z" w:initials="SW">
    <w:p w14:paraId="4EFEC84A" w14:textId="77777777" w:rsidR="00DE142A" w:rsidRDefault="00DE142A" w:rsidP="00DE142A">
      <w:pPr>
        <w:pStyle w:val="CommentText"/>
        <w:jc w:val="left"/>
      </w:pPr>
      <w:r>
        <w:rPr>
          <w:rStyle w:val="CommentReference"/>
        </w:rPr>
        <w:annotationRef/>
      </w:r>
      <w:r>
        <w:rPr>
          <w:lang w:val="en-US"/>
        </w:rPr>
        <w:t>edited</w:t>
      </w:r>
    </w:p>
  </w:comment>
  <w:comment w:id="147" w:author="MARQUES Tiago (DEFIS)" w:date="2026-08-04T12:10:00Z" w:initials="TM">
    <w:p w14:paraId="66411820" w14:textId="77777777" w:rsidR="00CF4E47" w:rsidRDefault="00CF4E47">
      <w:pPr>
        <w:pStyle w:val="CommentText"/>
      </w:pPr>
      <w:r>
        <w:rPr>
          <w:rStyle w:val="CommentReference"/>
        </w:rPr>
        <w:annotationRef/>
      </w:r>
      <w:r>
        <w:rPr>
          <w:lang w:val="en-IE"/>
        </w:rPr>
        <w:t>Cadence and launches ‘traffic’ management.</w:t>
      </w:r>
    </w:p>
  </w:comment>
  <w:comment w:id="148" w:author="Sébastien Wéry" w:date="2026-08-26T16:28:00Z" w:initials="SW">
    <w:p w14:paraId="102CB73A" w14:textId="77777777" w:rsidR="00AB5059" w:rsidRDefault="00AB5059" w:rsidP="00AB5059">
      <w:pPr>
        <w:pStyle w:val="CommentText"/>
        <w:jc w:val="left"/>
      </w:pPr>
      <w:r>
        <w:rPr>
          <w:rStyle w:val="CommentReference"/>
        </w:rPr>
        <w:annotationRef/>
      </w:r>
      <w:r>
        <w:rPr>
          <w:lang w:val="en-US"/>
        </w:rPr>
        <w:t>added</w:t>
      </w:r>
    </w:p>
  </w:comment>
  <w:comment w:id="151" w:author="MARQUES Tiago (DEFIS)" w:date="2026-08-04T12:16:00Z" w:initials="TM">
    <w:p w14:paraId="53DCA183" w14:textId="77777777" w:rsidR="00D3275E" w:rsidRDefault="00D3275E">
      <w:pPr>
        <w:pStyle w:val="CommentText"/>
      </w:pPr>
      <w:r>
        <w:rPr>
          <w:rStyle w:val="CommentReference"/>
        </w:rPr>
        <w:annotationRef/>
      </w:r>
      <w:r>
        <w:rPr>
          <w:lang w:val="en-IE"/>
        </w:rPr>
        <w:t>To be considered: I see this as a strength.</w:t>
      </w:r>
    </w:p>
  </w:comment>
  <w:comment w:id="152" w:author="Sébastien Wéry" w:date="2026-08-26T16:30:00Z" w:initials="SW">
    <w:p w14:paraId="0665619D" w14:textId="77777777" w:rsidR="004422B4" w:rsidRDefault="004422B4" w:rsidP="004422B4">
      <w:pPr>
        <w:pStyle w:val="CommentText"/>
        <w:jc w:val="left"/>
      </w:pPr>
      <w:r>
        <w:rPr>
          <w:rStyle w:val="CommentReference"/>
        </w:rPr>
        <w:annotationRef/>
      </w:r>
      <w:r>
        <w:rPr>
          <w:lang w:val="en-US"/>
        </w:rPr>
        <w:t>moved</w:t>
      </w:r>
    </w:p>
  </w:comment>
  <w:comment w:id="176" w:author="PORTELA MOREIRA Dilan (DEFIS)" w:date="2026-08-05T12:32:00Z" w:initials="P(">
    <w:p w14:paraId="074A78D0" w14:textId="598AD61D" w:rsidR="005A3471" w:rsidRDefault="005A3471">
      <w:pPr>
        <w:pStyle w:val="CommentText"/>
      </w:pPr>
      <w:r>
        <w:rPr>
          <w:rStyle w:val="CommentReference"/>
        </w:rPr>
        <w:annotationRef/>
      </w:r>
      <w:r w:rsidRPr="0CBF8573">
        <w:t>Task 5 does not consider only spaceport and launch facilities but also the others (test facilities, etc.)</w:t>
      </w:r>
    </w:p>
  </w:comment>
  <w:comment w:id="177" w:author="Guillaume Terlinden" w:date="2026-08-11T10:40:00Z" w:initials="GT">
    <w:p w14:paraId="169F7F80" w14:textId="50998AF2" w:rsidR="00102906" w:rsidRDefault="00102906" w:rsidP="00102906">
      <w:pPr>
        <w:pStyle w:val="CommentText"/>
        <w:jc w:val="left"/>
      </w:pPr>
      <w:r>
        <w:rPr>
          <w:rStyle w:val="CommentReference"/>
        </w:rPr>
        <w:annotationRef/>
      </w:r>
      <w:r>
        <w:fldChar w:fldCharType="begin"/>
      </w:r>
      <w:r>
        <w:instrText>HYPERLINK "mailto:Guillaume.Terlinden@be.ey.com"</w:instrText>
      </w:r>
      <w:bookmarkStart w:id="178" w:name="_@_9BC9D44A5E3F41EB930F8FAE299D01BCZ"/>
      <w:r>
        <w:fldChar w:fldCharType="separate"/>
      </w:r>
      <w:bookmarkEnd w:id="178"/>
      <w:r w:rsidRPr="00102906">
        <w:rPr>
          <w:rStyle w:val="Mention"/>
          <w:noProof/>
        </w:rPr>
        <w:t>@Guillaume Terlinden</w:t>
      </w:r>
      <w:r>
        <w:fldChar w:fldCharType="end"/>
      </w:r>
      <w:r>
        <w:t xml:space="preserve"> </w:t>
      </w:r>
    </w:p>
  </w:comment>
  <w:comment w:id="180" w:author="Guillaume Terlinden" w:date="2026-08-27T15:20:00Z" w:initials="GT">
    <w:p w14:paraId="2125EEA9" w14:textId="77777777" w:rsidR="00E900AF" w:rsidRDefault="00E900AF" w:rsidP="00E900AF">
      <w:pPr>
        <w:pStyle w:val="CommentText"/>
        <w:jc w:val="left"/>
      </w:pPr>
      <w:r>
        <w:rPr>
          <w:rStyle w:val="CommentReference"/>
        </w:rPr>
        <w:annotationRef/>
      </w:r>
      <w:r>
        <w:rPr>
          <w:lang w:val="en-US"/>
        </w:rPr>
        <w:t xml:space="preserve">Dilan: </w:t>
      </w:r>
      <w:r>
        <w:t>The 2 descriptions have been inverted</w:t>
      </w:r>
    </w:p>
  </w:comment>
  <w:comment w:id="213" w:author="Sébastien Wéry" w:date="2026-07-08T12:08:00Z" w:initials="SW">
    <w:p w14:paraId="1D9DD2F6" w14:textId="77777777" w:rsidR="00F906B1" w:rsidRDefault="00F906B1" w:rsidP="00F26A46">
      <w:pPr>
        <w:pStyle w:val="CommentText"/>
        <w:jc w:val="left"/>
      </w:pPr>
      <w:r>
        <w:rPr>
          <w:rStyle w:val="CommentReference"/>
        </w:rPr>
        <w:annotationRef/>
      </w:r>
      <w:r>
        <w:rPr>
          <w:lang w:val="en-US"/>
        </w:rPr>
        <w:t xml:space="preserve">R: </w:t>
      </w:r>
      <w:r>
        <w:rPr>
          <w:lang w:val="fr-BE"/>
        </w:rPr>
        <w:t>The CSG is funded by ESA and FR independently from the launch cadence. Launch specific infra depend on the cadence.</w:t>
      </w:r>
    </w:p>
  </w:comment>
  <w:comment w:id="214" w:author="Sébastien Wéry" w:date="2026-07-27T17:16:00Z" w:initials="SW">
    <w:p w14:paraId="6F59B201" w14:textId="77777777" w:rsidR="004D5A05" w:rsidRDefault="004D5A05" w:rsidP="004D5A05">
      <w:pPr>
        <w:pStyle w:val="CommentText"/>
        <w:jc w:val="left"/>
      </w:pPr>
      <w:r>
        <w:rPr>
          <w:rStyle w:val="CommentReference"/>
        </w:rPr>
        <w:annotationRef/>
      </w:r>
      <w:r>
        <w:rPr>
          <w:lang w:val="en-US"/>
        </w:rPr>
        <w:t>Implemented based on public insights</w:t>
      </w:r>
    </w:p>
  </w:comment>
  <w:comment w:id="215" w:author="Sébastien Wéry" w:date="2026-07-08T12:13:00Z" w:initials="SW">
    <w:p w14:paraId="2A406B05" w14:textId="77777777" w:rsidR="00F906B1" w:rsidRDefault="00F906B1" w:rsidP="00A82AB8">
      <w:pPr>
        <w:pStyle w:val="CommentText"/>
        <w:jc w:val="left"/>
      </w:pPr>
      <w:r>
        <w:rPr>
          <w:rStyle w:val="CommentReference"/>
        </w:rPr>
        <w:annotationRef/>
      </w:r>
      <w:r>
        <w:rPr>
          <w:lang w:val="en-US"/>
        </w:rPr>
        <w:t xml:space="preserve">R: </w:t>
      </w:r>
      <w:r>
        <w:rPr>
          <w:lang w:val="fr-BE"/>
        </w:rPr>
        <w:t>This is not the case in the other site?</w:t>
      </w:r>
    </w:p>
  </w:comment>
  <w:comment w:id="216" w:author="Sébastien Wéry" w:date="2026-07-28T14:37:00Z" w:initials="SW">
    <w:p w14:paraId="76301BD9" w14:textId="77777777" w:rsidR="00555954" w:rsidRDefault="00555954" w:rsidP="00555954">
      <w:pPr>
        <w:pStyle w:val="CommentText"/>
        <w:jc w:val="left"/>
      </w:pPr>
      <w:r>
        <w:rPr>
          <w:rStyle w:val="CommentReference"/>
        </w:rPr>
        <w:annotationRef/>
      </w:r>
      <w:r>
        <w:rPr>
          <w:lang w:val="en-US"/>
        </w:rPr>
        <w:t>edited</w:t>
      </w:r>
    </w:p>
  </w:comment>
  <w:comment w:id="217" w:author="Sébastien Wéry" w:date="2026-07-08T12:15:00Z" w:initials="SW">
    <w:p w14:paraId="259B386A" w14:textId="77777777" w:rsidR="00F906B1" w:rsidRDefault="00F906B1" w:rsidP="00303DD1">
      <w:pPr>
        <w:pStyle w:val="CommentText"/>
        <w:jc w:val="left"/>
      </w:pPr>
      <w:r>
        <w:rPr>
          <w:rStyle w:val="CommentReference"/>
        </w:rPr>
        <w:annotationRef/>
      </w:r>
      <w:r>
        <w:rPr>
          <w:lang w:val="fr-BE"/>
        </w:rPr>
        <w:t>R: Who are the cutsomers ?</w:t>
      </w:r>
    </w:p>
  </w:comment>
  <w:comment w:id="218" w:author="Sébastien Wéry" w:date="2026-07-28T14:42:00Z" w:initials="SW">
    <w:p w14:paraId="541EA30A" w14:textId="77777777" w:rsidR="0006734A" w:rsidRDefault="0006734A" w:rsidP="0006734A">
      <w:pPr>
        <w:pStyle w:val="CommentText"/>
        <w:jc w:val="left"/>
      </w:pPr>
      <w:r>
        <w:rPr>
          <w:rStyle w:val="CommentReference"/>
        </w:rPr>
        <w:annotationRef/>
      </w:r>
      <w:r>
        <w:rPr>
          <w:lang w:val="en-US"/>
        </w:rPr>
        <w:t>edited</w:t>
      </w:r>
    </w:p>
  </w:comment>
  <w:comment w:id="219" w:author="Sébastien Wéry" w:date="2026-07-08T12:16:00Z" w:initials="SW">
    <w:p w14:paraId="1A34765C" w14:textId="77777777" w:rsidR="00F906B1" w:rsidRDefault="00F906B1" w:rsidP="00B67314">
      <w:pPr>
        <w:pStyle w:val="CommentText"/>
        <w:jc w:val="left"/>
      </w:pPr>
      <w:r>
        <w:rPr>
          <w:rStyle w:val="CommentReference"/>
        </w:rPr>
        <w:annotationRef/>
      </w:r>
      <w:r>
        <w:rPr>
          <w:lang w:val="en-US"/>
        </w:rPr>
        <w:t xml:space="preserve">R: </w:t>
      </w:r>
      <w:r>
        <w:rPr>
          <w:lang w:val="fr-BE"/>
        </w:rPr>
        <w:t>Is it different in other launch sites?</w:t>
      </w:r>
    </w:p>
  </w:comment>
  <w:comment w:id="220" w:author="Sébastien Wéry" w:date="2026-07-28T14:45:00Z" w:initials="SW">
    <w:p w14:paraId="022846A8" w14:textId="77777777" w:rsidR="00A73512" w:rsidRDefault="00A73512" w:rsidP="00A73512">
      <w:pPr>
        <w:pStyle w:val="CommentText"/>
        <w:jc w:val="left"/>
      </w:pPr>
      <w:r>
        <w:rPr>
          <w:rStyle w:val="CommentReference"/>
        </w:rPr>
        <w:annotationRef/>
      </w:r>
      <w:r>
        <w:rPr>
          <w:lang w:val="en-US"/>
        </w:rPr>
        <w:t>Text improved</w:t>
      </w:r>
    </w:p>
  </w:comment>
  <w:comment w:id="221" w:author="Sébastien Wéry" w:date="2026-07-08T12:17:00Z" w:initials="SW">
    <w:p w14:paraId="3DD4F513" w14:textId="77777777" w:rsidR="00F906B1" w:rsidRDefault="00F906B1" w:rsidP="009D6489">
      <w:pPr>
        <w:pStyle w:val="CommentText"/>
        <w:jc w:val="left"/>
      </w:pPr>
      <w:r>
        <w:rPr>
          <w:rStyle w:val="CommentReference"/>
        </w:rPr>
        <w:annotationRef/>
      </w:r>
      <w:r>
        <w:rPr>
          <w:lang w:val="en-US"/>
        </w:rPr>
        <w:t xml:space="preserve">R: </w:t>
      </w:r>
      <w:r>
        <w:rPr>
          <w:lang w:val="fr-BE"/>
        </w:rPr>
        <w:t>Why is it different from other site?</w:t>
      </w:r>
    </w:p>
  </w:comment>
  <w:comment w:id="222" w:author="Sébastien Wéry" w:date="2026-07-28T14:50:00Z" w:initials="SW">
    <w:p w14:paraId="2DB655D6" w14:textId="77777777" w:rsidR="004E3FF7" w:rsidRDefault="004E3FF7" w:rsidP="004E3FF7">
      <w:pPr>
        <w:pStyle w:val="CommentText"/>
        <w:jc w:val="left"/>
      </w:pPr>
      <w:r>
        <w:rPr>
          <w:rStyle w:val="CommentReference"/>
        </w:rPr>
        <w:annotationRef/>
      </w:r>
      <w:r>
        <w:rPr>
          <w:lang w:val="en-US"/>
        </w:rPr>
        <w:t>implemented</w:t>
      </w:r>
    </w:p>
  </w:comment>
  <w:comment w:id="223" w:author="Sébastien Wéry" w:date="2026-07-08T12:18:00Z" w:initials="SW">
    <w:p w14:paraId="29863C54" w14:textId="77777777" w:rsidR="00F906B1" w:rsidRDefault="00F906B1" w:rsidP="000166A2">
      <w:pPr>
        <w:pStyle w:val="CommentText"/>
        <w:jc w:val="left"/>
      </w:pPr>
      <w:r>
        <w:rPr>
          <w:rStyle w:val="CommentReference"/>
        </w:rPr>
        <w:annotationRef/>
      </w:r>
      <w:r>
        <w:rPr>
          <w:lang w:val="en-US"/>
        </w:rPr>
        <w:t xml:space="preserve">R: </w:t>
      </w:r>
      <w:r>
        <w:rPr>
          <w:lang w:val="fr-BE"/>
        </w:rPr>
        <w:t>Is it another site/location? What does this means «within the same campaign»</w:t>
      </w:r>
    </w:p>
  </w:comment>
  <w:comment w:id="224" w:author="Sébastien Wéry" w:date="2026-07-28T14:57:00Z" w:initials="SW">
    <w:p w14:paraId="1BC69DFF" w14:textId="77777777" w:rsidR="00F656D0" w:rsidRDefault="00F656D0" w:rsidP="00F656D0">
      <w:pPr>
        <w:pStyle w:val="CommentText"/>
        <w:jc w:val="left"/>
      </w:pPr>
      <w:r>
        <w:rPr>
          <w:rStyle w:val="CommentReference"/>
        </w:rPr>
        <w:annotationRef/>
      </w:r>
      <w:r>
        <w:rPr>
          <w:lang w:val="en-US"/>
        </w:rPr>
        <w:t>Separate site, resulting in more capacity for launches</w:t>
      </w:r>
    </w:p>
  </w:comment>
  <w:comment w:id="225" w:author="Sébastien Wéry" w:date="2026-07-08T12:19:00Z" w:initials="SW">
    <w:p w14:paraId="1DC51D56" w14:textId="77777777" w:rsidR="00F906B1" w:rsidRDefault="00F906B1" w:rsidP="007D768C">
      <w:pPr>
        <w:pStyle w:val="CommentText"/>
        <w:jc w:val="left"/>
      </w:pPr>
      <w:r>
        <w:rPr>
          <w:rStyle w:val="CommentReference"/>
        </w:rPr>
        <w:annotationRef/>
      </w:r>
      <w:r>
        <w:rPr>
          <w:lang w:val="en-US"/>
        </w:rPr>
        <w:t xml:space="preserve">R: </w:t>
      </w:r>
      <w:r>
        <w:rPr>
          <w:lang w:val="fr-BE"/>
        </w:rPr>
        <w:t>Different perspective considered than the other site.</w:t>
      </w:r>
    </w:p>
  </w:comment>
  <w:comment w:id="226" w:author="Sébastien Wéry" w:date="2026-07-28T15:03:00Z" w:initials="SW">
    <w:p w14:paraId="47B76B9B" w14:textId="77777777" w:rsidR="00F60826" w:rsidRDefault="00F60826" w:rsidP="00F60826">
      <w:pPr>
        <w:pStyle w:val="CommentText"/>
        <w:jc w:val="left"/>
      </w:pPr>
      <w:r>
        <w:rPr>
          <w:rStyle w:val="CommentReference"/>
        </w:rPr>
        <w:annotationRef/>
      </w:r>
      <w:r>
        <w:rPr>
          <w:lang w:val="en-US"/>
        </w:rPr>
        <w:t xml:space="preserve"> manufacturing &amp; supply, for Andoya, relates to the entities they contract with</w:t>
      </w:r>
    </w:p>
  </w:comment>
  <w:comment w:id="227" w:author="Sébastien Wéry" w:date="2026-07-08T12:19:00Z" w:initials="SW">
    <w:p w14:paraId="2E033646" w14:textId="77777777" w:rsidR="00F906B1" w:rsidRDefault="00F906B1" w:rsidP="001D4C13">
      <w:pPr>
        <w:pStyle w:val="CommentText"/>
        <w:jc w:val="left"/>
      </w:pPr>
      <w:r>
        <w:rPr>
          <w:rStyle w:val="CommentReference"/>
        </w:rPr>
        <w:annotationRef/>
      </w:r>
      <w:r>
        <w:rPr>
          <w:lang w:val="en-US"/>
        </w:rPr>
        <w:t xml:space="preserve">R: </w:t>
      </w:r>
      <w:r>
        <w:rPr>
          <w:lang w:val="fr-BE"/>
        </w:rPr>
        <w:t>Could you justify this statement?</w:t>
      </w:r>
    </w:p>
  </w:comment>
  <w:comment w:id="228" w:author="Sébastien Wéry" w:date="2026-07-28T15:01:00Z" w:initials="SW">
    <w:p w14:paraId="0E64E4DD" w14:textId="77777777" w:rsidR="0095349C" w:rsidRDefault="0095349C" w:rsidP="0095349C">
      <w:pPr>
        <w:pStyle w:val="CommentText"/>
        <w:jc w:val="left"/>
      </w:pPr>
      <w:r>
        <w:rPr>
          <w:rStyle w:val="CommentReference"/>
        </w:rPr>
        <w:annotationRef/>
      </w:r>
      <w:r>
        <w:rPr>
          <w:lang w:val="en-US"/>
        </w:rPr>
        <w:t>justified</w:t>
      </w:r>
    </w:p>
  </w:comment>
  <w:comment w:id="229" w:author="Sébastien Wéry" w:date="2026-07-08T12:20:00Z" w:initials="SW">
    <w:p w14:paraId="4C45E097" w14:textId="77777777" w:rsidR="00F906B1" w:rsidRDefault="00F906B1" w:rsidP="007278E8">
      <w:pPr>
        <w:pStyle w:val="CommentText"/>
        <w:jc w:val="left"/>
      </w:pPr>
      <w:r>
        <w:rPr>
          <w:rStyle w:val="CommentReference"/>
        </w:rPr>
        <w:annotationRef/>
      </w:r>
      <w:r>
        <w:rPr>
          <w:lang w:val="en-US"/>
        </w:rPr>
        <w:t>R: ???</w:t>
      </w:r>
    </w:p>
  </w:comment>
  <w:comment w:id="230" w:author="Sébastien Wéry" w:date="2026-07-28T15:09:00Z" w:initials="SW">
    <w:p w14:paraId="5ED0DB43" w14:textId="77777777" w:rsidR="00522C05" w:rsidRDefault="00522C05" w:rsidP="00522C05">
      <w:pPr>
        <w:pStyle w:val="CommentText"/>
        <w:jc w:val="left"/>
      </w:pPr>
      <w:r>
        <w:rPr>
          <w:rStyle w:val="CommentReference"/>
        </w:rPr>
        <w:annotationRef/>
      </w:r>
      <w:r>
        <w:rPr>
          <w:lang w:val="en-US"/>
        </w:rPr>
        <w:t>Text implemented</w:t>
      </w:r>
    </w:p>
  </w:comment>
  <w:comment w:id="231" w:author="Sébastien Wéry" w:date="2026-07-08T12:20:00Z" w:initials="SW">
    <w:p w14:paraId="2FC5CD6F" w14:textId="77777777" w:rsidR="00F906B1" w:rsidRDefault="00F906B1" w:rsidP="00D25AFB">
      <w:pPr>
        <w:pStyle w:val="CommentText"/>
        <w:jc w:val="left"/>
      </w:pPr>
      <w:r>
        <w:rPr>
          <w:rStyle w:val="CommentReference"/>
        </w:rPr>
        <w:annotationRef/>
      </w:r>
      <w:r>
        <w:rPr>
          <w:lang w:val="en-US"/>
        </w:rPr>
        <w:t>R: ????</w:t>
      </w:r>
    </w:p>
  </w:comment>
  <w:comment w:id="232" w:author="Sébastien Wéry" w:date="2026-07-28T15:12:00Z" w:initials="SW">
    <w:p w14:paraId="0652967F" w14:textId="77777777" w:rsidR="00E83045" w:rsidRDefault="00E83045" w:rsidP="00E83045">
      <w:pPr>
        <w:pStyle w:val="CommentText"/>
        <w:jc w:val="left"/>
      </w:pPr>
      <w:r>
        <w:rPr>
          <w:rStyle w:val="CommentReference"/>
        </w:rPr>
        <w:annotationRef/>
      </w:r>
      <w:r>
        <w:rPr>
          <w:lang w:val="en-US"/>
        </w:rPr>
        <w:t>Source added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85FF74" w15:done="1"/>
  <w15:commentEx w15:paraId="2D6A5C1F" w15:paraIdParent="4A85FF74" w15:done="1"/>
  <w15:commentEx w15:paraId="64AFC6E5" w15:paraIdParent="4A85FF74" w15:done="1"/>
  <w15:commentEx w15:paraId="31B8B8F7" w15:done="1"/>
  <w15:commentEx w15:paraId="6BFDDF11" w15:paraIdParent="31B8B8F7" w15:done="1"/>
  <w15:commentEx w15:paraId="3AE08CBF" w15:paraIdParent="31B8B8F7" w15:done="1"/>
  <w15:commentEx w15:paraId="7EDA0AD8" w15:done="1"/>
  <w15:commentEx w15:paraId="0BEB6093" w15:paraIdParent="7EDA0AD8" w15:done="1"/>
  <w15:commentEx w15:paraId="1F9F961B" w15:paraIdParent="7EDA0AD8" w15:done="1"/>
  <w15:commentEx w15:paraId="608E704C" w15:done="1"/>
  <w15:commentEx w15:paraId="7A88CD51" w15:paraIdParent="608E704C" w15:done="1"/>
  <w15:commentEx w15:paraId="7B72E5D8" w15:paraIdParent="608E704C" w15:done="1"/>
  <w15:commentEx w15:paraId="6DFB4046" w15:done="1"/>
  <w15:commentEx w15:paraId="5ADEDB3E" w15:paraIdParent="6DFB4046" w15:done="1"/>
  <w15:commentEx w15:paraId="24CEE3A7" w15:paraIdParent="6DFB4046" w15:done="1"/>
  <w15:commentEx w15:paraId="07FB4F83" w15:done="1"/>
  <w15:commentEx w15:paraId="3FC8BAAF" w15:paraIdParent="07FB4F83" w15:done="1"/>
  <w15:commentEx w15:paraId="643A44C5" w15:paraIdParent="07FB4F83" w15:done="1"/>
  <w15:commentEx w15:paraId="4B4D5110" w15:done="1"/>
  <w15:commentEx w15:paraId="0C0B7F58" w15:paraIdParent="4B4D5110" w15:done="1"/>
  <w15:commentEx w15:paraId="3D21191C" w15:paraIdParent="4B4D5110" w15:done="1"/>
  <w15:commentEx w15:paraId="17DC43A5" w15:done="1"/>
  <w15:commentEx w15:paraId="2D7F064D" w15:paraIdParent="17DC43A5" w15:done="1"/>
  <w15:commentEx w15:paraId="22C7CA4D" w15:paraIdParent="17DC43A5" w15:done="1"/>
  <w15:commentEx w15:paraId="143E00A9" w15:paraIdParent="17DC43A5" w15:done="1"/>
  <w15:commentEx w15:paraId="5177B3DD" w15:done="1"/>
  <w15:commentEx w15:paraId="783C0C62" w15:paraIdParent="5177B3DD" w15:done="1"/>
  <w15:commentEx w15:paraId="32B40968" w15:paraIdParent="5177B3DD" w15:done="1"/>
  <w15:commentEx w15:paraId="77EB90D9" w15:done="0"/>
  <w15:commentEx w15:paraId="025DCC31" w15:paraIdParent="77EB90D9" w15:done="0"/>
  <w15:commentEx w15:paraId="4C65BCFA" w15:done="1"/>
  <w15:commentEx w15:paraId="541ECC05" w15:paraIdParent="4C65BCFA" w15:done="1"/>
  <w15:commentEx w15:paraId="5C765BBC" w15:done="1"/>
  <w15:commentEx w15:paraId="5138E0EA" w15:paraIdParent="5C765BBC" w15:done="1"/>
  <w15:commentEx w15:paraId="61F9B3FA" w15:paraIdParent="5C765BBC" w15:done="1"/>
  <w15:commentEx w15:paraId="00330E99" w15:paraIdParent="5C765BBC" w15:done="1"/>
  <w15:commentEx w15:paraId="0A7362E4" w15:done="1"/>
  <w15:commentEx w15:paraId="791E24DD" w15:paraIdParent="0A7362E4" w15:done="1"/>
  <w15:commentEx w15:paraId="4F183BCC" w15:done="1"/>
  <w15:commentEx w15:paraId="17183AD5" w15:done="1"/>
  <w15:commentEx w15:paraId="6DD8C320" w15:paraIdParent="17183AD5" w15:done="1"/>
  <w15:commentEx w15:paraId="1795BB5A" w15:done="1"/>
  <w15:commentEx w15:paraId="4EFEC84A" w15:paraIdParent="1795BB5A" w15:done="1"/>
  <w15:commentEx w15:paraId="66411820" w15:done="1"/>
  <w15:commentEx w15:paraId="102CB73A" w15:paraIdParent="66411820" w15:done="1"/>
  <w15:commentEx w15:paraId="53DCA183" w15:done="1"/>
  <w15:commentEx w15:paraId="0665619D" w15:paraIdParent="53DCA183" w15:done="1"/>
  <w15:commentEx w15:paraId="074A78D0" w15:done="1"/>
  <w15:commentEx w15:paraId="169F7F80" w15:paraIdParent="074A78D0" w15:done="1"/>
  <w15:commentEx w15:paraId="2125EEA9" w15:done="1"/>
  <w15:commentEx w15:paraId="1D9DD2F6" w15:done="1"/>
  <w15:commentEx w15:paraId="6F59B201" w15:paraIdParent="1D9DD2F6" w15:done="1"/>
  <w15:commentEx w15:paraId="2A406B05" w15:done="1"/>
  <w15:commentEx w15:paraId="76301BD9" w15:paraIdParent="2A406B05" w15:done="1"/>
  <w15:commentEx w15:paraId="259B386A" w15:done="1"/>
  <w15:commentEx w15:paraId="541EA30A" w15:paraIdParent="259B386A" w15:done="1"/>
  <w15:commentEx w15:paraId="1A34765C" w15:done="1"/>
  <w15:commentEx w15:paraId="022846A8" w15:paraIdParent="1A34765C" w15:done="1"/>
  <w15:commentEx w15:paraId="3DD4F513" w15:done="1"/>
  <w15:commentEx w15:paraId="2DB655D6" w15:paraIdParent="3DD4F513" w15:done="1"/>
  <w15:commentEx w15:paraId="29863C54" w15:done="1"/>
  <w15:commentEx w15:paraId="1BC69DFF" w15:paraIdParent="29863C54" w15:done="1"/>
  <w15:commentEx w15:paraId="1DC51D56" w15:done="1"/>
  <w15:commentEx w15:paraId="47B76B9B" w15:paraIdParent="1DC51D56" w15:done="1"/>
  <w15:commentEx w15:paraId="2E033646" w15:done="1"/>
  <w15:commentEx w15:paraId="0E64E4DD" w15:paraIdParent="2E033646" w15:done="1"/>
  <w15:commentEx w15:paraId="4C45E097" w15:done="1"/>
  <w15:commentEx w15:paraId="5ED0DB43" w15:paraIdParent="4C45E097" w15:done="1"/>
  <w15:commentEx w15:paraId="2FC5CD6F" w15:done="1"/>
  <w15:commentEx w15:paraId="0652967F" w15:paraIdParent="2FC5CD6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397484" w16cex:dateUtc="2026-08-04T09:33:00Z"/>
  <w16cex:commentExtensible w16cex:durableId="5D1B582C" w16cex:dateUtc="2026-08-11T08:22:00Z"/>
  <w16cex:commentExtensible w16cex:durableId="2BB52F58" w16cex:dateUtc="2026-08-13T15:00:00Z"/>
  <w16cex:commentExtensible w16cex:durableId="51076287" w16cex:dateUtc="2026-08-04T16:01:00Z"/>
  <w16cex:commentExtensible w16cex:durableId="67CFB472" w16cex:dateUtc="2026-08-11T08:23:00Z"/>
  <w16cex:commentExtensible w16cex:durableId="3BD0A096" w16cex:dateUtc="2026-08-13T15:45:00Z"/>
  <w16cex:commentExtensible w16cex:durableId="0DEE6F73" w16cex:dateUtc="2026-08-04T15:57:00Z"/>
  <w16cex:commentExtensible w16cex:durableId="75F5CC32" w16cex:dateUtc="2026-08-11T08:23:00Z"/>
  <w16cex:commentExtensible w16cex:durableId="2FBC79F0" w16cex:dateUtc="2026-08-13T15:48:00Z"/>
  <w16cex:commentExtensible w16cex:durableId="7159A3DA" w16cex:dateUtc="2026-08-04T15:59:00Z"/>
  <w16cex:commentExtensible w16cex:durableId="612B1297" w16cex:dateUtc="2026-08-11T08:24:00Z"/>
  <w16cex:commentExtensible w16cex:durableId="15C75D50" w16cex:dateUtc="2026-08-13T15:59:00Z"/>
  <w16cex:commentExtensible w16cex:durableId="204147B4" w16cex:dateUtc="2026-08-04T12:42:00Z"/>
  <w16cex:commentExtensible w16cex:durableId="19650F9C" w16cex:dateUtc="2026-08-11T08:25:00Z"/>
  <w16cex:commentExtensible w16cex:durableId="756FA380" w16cex:dateUtc="2026-08-13T12:45:00Z"/>
  <w16cex:commentExtensible w16cex:durableId="17E0ED2B" w16cex:dateUtc="2026-08-04T16:04:00Z"/>
  <w16cex:commentExtensible w16cex:durableId="37984C1A" w16cex:dateUtc="2026-08-11T08:26:00Z"/>
  <w16cex:commentExtensible w16cex:durableId="071E16CA" w16cex:dateUtc="2026-08-13T16:03:00Z"/>
  <w16cex:commentExtensible w16cex:durableId="109C9C08" w16cex:dateUtc="2026-08-04T16:05:00Z"/>
  <w16cex:commentExtensible w16cex:durableId="21B4A2BB" w16cex:dateUtc="2026-08-11T08:27:00Z"/>
  <w16cex:commentExtensible w16cex:durableId="5B30A41C" w16cex:dateUtc="2026-08-13T16:09:00Z"/>
  <w16cex:commentExtensible w16cex:durableId="29A9C694" w16cex:dateUtc="2026-08-04T12:37:00Z"/>
  <w16cex:commentExtensible w16cex:durableId="0A5A2F36" w16cex:dateUtc="2026-08-04T12:39:00Z"/>
  <w16cex:commentExtensible w16cex:durableId="01C6460C" w16cex:dateUtc="2026-08-11T08:29:00Z"/>
  <w16cex:commentExtensible w16cex:durableId="1F3F1F91" w16cex:dateUtc="2026-08-13T14:44:00Z"/>
  <w16cex:commentExtensible w16cex:durableId="246DE4F6" w16cex:dateUtc="2026-08-04T12:44:00Z"/>
  <w16cex:commentExtensible w16cex:durableId="07F131A6" w16cex:dateUtc="2026-08-11T08:36:00Z"/>
  <w16cex:commentExtensible w16cex:durableId="20CCB2FE" w16cex:dateUtc="2026-08-14T10:25:00Z"/>
  <w16cex:commentExtensible w16cex:durableId="19D5300A" w16cex:dateUtc="2026-07-08T10:28:00Z"/>
  <w16cex:commentExtensible w16cex:durableId="50C2EEA8" w16cex:dateUtc="2026-07-27T12:21:00Z"/>
  <w16cex:commentExtensible w16cex:durableId="7B46688C" w16cex:dateUtc="2026-08-04T15:49:00Z"/>
  <w16cex:commentExtensible w16cex:durableId="006BFCF5" w16cex:dateUtc="2026-08-11T08:37:00Z"/>
  <w16cex:commentExtensible w16cex:durableId="667718E4" w16cex:dateUtc="2026-08-04T15:56:00Z"/>
  <w16cex:commentExtensible w16cex:durableId="12FB4C12" w16cex:dateUtc="2026-08-04T15:56:00Z"/>
  <w16cex:commentExtensible w16cex:durableId="0FE48CF5" w16cex:dateUtc="2026-08-11T08:37:00Z"/>
  <w16cex:commentExtensible w16cex:durableId="203D408D" w16cex:dateUtc="2026-08-11T14:41:00Z"/>
  <w16cex:commentExtensible w16cex:durableId="360401F4" w16cex:dateUtc="2026-07-08T10:30:00Z"/>
  <w16cex:commentExtensible w16cex:durableId="6DF2AF47" w16cex:dateUtc="2026-07-27T12:23:00Z"/>
  <w16cex:commentExtensible w16cex:durableId="1D889B01" w16cex:dateUtc="2026-08-04T16:45:00Z"/>
  <w16cex:commentExtensible w16cex:durableId="49F1F99A" w16cex:dateUtc="2026-08-05T10:29:00Z"/>
  <w16cex:commentExtensible w16cex:durableId="63AE94DB" w16cex:dateUtc="2026-08-26T14:23:00Z"/>
  <w16cex:commentExtensible w16cex:durableId="31265845" w16cex:dateUtc="2026-08-04T09:53:00Z"/>
  <w16cex:commentExtensible w16cex:durableId="3A2BEFB5" w16cex:dateUtc="2026-08-26T14:26:00Z"/>
  <w16cex:commentExtensible w16cex:durableId="2098C6D8" w16cex:dateUtc="2026-08-04T10:10:00Z"/>
  <w16cex:commentExtensible w16cex:durableId="65865C4D" w16cex:dateUtc="2026-08-26T14:28:00Z"/>
  <w16cex:commentExtensible w16cex:durableId="4D3AFED0" w16cex:dateUtc="2026-08-04T10:16:00Z"/>
  <w16cex:commentExtensible w16cex:durableId="06AE9FAD" w16cex:dateUtc="2026-08-26T14:30:00Z"/>
  <w16cex:commentExtensible w16cex:durableId="2508467C" w16cex:dateUtc="2026-08-05T10:32:00Z"/>
  <w16cex:commentExtensible w16cex:durableId="648FD536" w16cex:dateUtc="2026-08-11T08:40:00Z"/>
  <w16cex:commentExtensible w16cex:durableId="7995CE8C" w16cex:dateUtc="2026-08-27T13:20:00Z"/>
  <w16cex:commentExtensible w16cex:durableId="0D475DF7" w16cex:dateUtc="2026-07-08T10:08:00Z"/>
  <w16cex:commentExtensible w16cex:durableId="35E5E086" w16cex:dateUtc="2026-07-27T15:16:00Z"/>
  <w16cex:commentExtensible w16cex:durableId="4BD96955" w16cex:dateUtc="2026-07-08T10:13:00Z"/>
  <w16cex:commentExtensible w16cex:durableId="1E920BFD" w16cex:dateUtc="2026-07-28T12:37:00Z"/>
  <w16cex:commentExtensible w16cex:durableId="37CEC76E" w16cex:dateUtc="2026-07-08T10:15:00Z"/>
  <w16cex:commentExtensible w16cex:durableId="6AD844E8" w16cex:dateUtc="2026-07-28T12:42:00Z"/>
  <w16cex:commentExtensible w16cex:durableId="11F6B8E0" w16cex:dateUtc="2026-07-08T10:16:00Z"/>
  <w16cex:commentExtensible w16cex:durableId="0E3BD699" w16cex:dateUtc="2026-07-28T12:45:00Z"/>
  <w16cex:commentExtensible w16cex:durableId="1790C417" w16cex:dateUtc="2026-07-08T10:17:00Z"/>
  <w16cex:commentExtensible w16cex:durableId="0B71BE6C" w16cex:dateUtc="2026-07-28T12:50:00Z"/>
  <w16cex:commentExtensible w16cex:durableId="4F1FD42B" w16cex:dateUtc="2026-07-08T10:18:00Z"/>
  <w16cex:commentExtensible w16cex:durableId="61224A53" w16cex:dateUtc="2026-07-28T12:57:00Z"/>
  <w16cex:commentExtensible w16cex:durableId="7FA20775" w16cex:dateUtc="2026-07-08T10:19:00Z"/>
  <w16cex:commentExtensible w16cex:durableId="2DEC1D93" w16cex:dateUtc="2026-07-28T13:03:00Z"/>
  <w16cex:commentExtensible w16cex:durableId="052938B0" w16cex:dateUtc="2026-07-08T10:19:00Z"/>
  <w16cex:commentExtensible w16cex:durableId="1ED87E80" w16cex:dateUtc="2026-07-28T13:01:00Z"/>
  <w16cex:commentExtensible w16cex:durableId="09EE8109" w16cex:dateUtc="2026-07-08T10:20:00Z"/>
  <w16cex:commentExtensible w16cex:durableId="6D214600" w16cex:dateUtc="2026-07-28T13:09:00Z"/>
  <w16cex:commentExtensible w16cex:durableId="4842C5E2" w16cex:dateUtc="2026-07-08T10:20:00Z"/>
  <w16cex:commentExtensible w16cex:durableId="3CEAE3C4" w16cex:dateUtc="2026-07-28T13: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85FF74" w16cid:durableId="4E397484"/>
  <w16cid:commentId w16cid:paraId="2D6A5C1F" w16cid:durableId="5D1B582C"/>
  <w16cid:commentId w16cid:paraId="64AFC6E5" w16cid:durableId="2BB52F58"/>
  <w16cid:commentId w16cid:paraId="31B8B8F7" w16cid:durableId="51076287"/>
  <w16cid:commentId w16cid:paraId="6BFDDF11" w16cid:durableId="67CFB472"/>
  <w16cid:commentId w16cid:paraId="3AE08CBF" w16cid:durableId="3BD0A096"/>
  <w16cid:commentId w16cid:paraId="7EDA0AD8" w16cid:durableId="0DEE6F73"/>
  <w16cid:commentId w16cid:paraId="0BEB6093" w16cid:durableId="75F5CC32"/>
  <w16cid:commentId w16cid:paraId="1F9F961B" w16cid:durableId="2FBC79F0"/>
  <w16cid:commentId w16cid:paraId="608E704C" w16cid:durableId="7159A3DA"/>
  <w16cid:commentId w16cid:paraId="7A88CD51" w16cid:durableId="612B1297"/>
  <w16cid:commentId w16cid:paraId="7B72E5D8" w16cid:durableId="15C75D50"/>
  <w16cid:commentId w16cid:paraId="6DFB4046" w16cid:durableId="204147B4"/>
  <w16cid:commentId w16cid:paraId="5ADEDB3E" w16cid:durableId="19650F9C"/>
  <w16cid:commentId w16cid:paraId="24CEE3A7" w16cid:durableId="756FA380"/>
  <w16cid:commentId w16cid:paraId="07FB4F83" w16cid:durableId="17E0ED2B"/>
  <w16cid:commentId w16cid:paraId="3FC8BAAF" w16cid:durableId="37984C1A"/>
  <w16cid:commentId w16cid:paraId="643A44C5" w16cid:durableId="071E16CA"/>
  <w16cid:commentId w16cid:paraId="4B4D5110" w16cid:durableId="109C9C08"/>
  <w16cid:commentId w16cid:paraId="0C0B7F58" w16cid:durableId="21B4A2BB"/>
  <w16cid:commentId w16cid:paraId="3D21191C" w16cid:durableId="5B30A41C"/>
  <w16cid:commentId w16cid:paraId="17DC43A5" w16cid:durableId="29A9C694"/>
  <w16cid:commentId w16cid:paraId="2D7F064D" w16cid:durableId="0A5A2F36"/>
  <w16cid:commentId w16cid:paraId="22C7CA4D" w16cid:durableId="01C6460C"/>
  <w16cid:commentId w16cid:paraId="143E00A9" w16cid:durableId="1F3F1F91"/>
  <w16cid:commentId w16cid:paraId="5177B3DD" w16cid:durableId="246DE4F6"/>
  <w16cid:commentId w16cid:paraId="783C0C62" w16cid:durableId="07F131A6"/>
  <w16cid:commentId w16cid:paraId="32B40968" w16cid:durableId="20CCB2FE"/>
  <w16cid:commentId w16cid:paraId="77EB90D9" w16cid:durableId="19D5300A"/>
  <w16cid:commentId w16cid:paraId="025DCC31" w16cid:durableId="50C2EEA8"/>
  <w16cid:commentId w16cid:paraId="4C65BCFA" w16cid:durableId="7B46688C"/>
  <w16cid:commentId w16cid:paraId="541ECC05" w16cid:durableId="006BFCF5"/>
  <w16cid:commentId w16cid:paraId="5C765BBC" w16cid:durableId="667718E4"/>
  <w16cid:commentId w16cid:paraId="5138E0EA" w16cid:durableId="12FB4C12"/>
  <w16cid:commentId w16cid:paraId="61F9B3FA" w16cid:durableId="0FE48CF5"/>
  <w16cid:commentId w16cid:paraId="00330E99" w16cid:durableId="203D408D"/>
  <w16cid:commentId w16cid:paraId="0A7362E4" w16cid:durableId="360401F4"/>
  <w16cid:commentId w16cid:paraId="791E24DD" w16cid:durableId="6DF2AF47"/>
  <w16cid:commentId w16cid:paraId="4F183BCC" w16cid:durableId="1D889B01"/>
  <w16cid:commentId w16cid:paraId="17183AD5" w16cid:durableId="49F1F99A"/>
  <w16cid:commentId w16cid:paraId="6DD8C320" w16cid:durableId="63AE94DB"/>
  <w16cid:commentId w16cid:paraId="1795BB5A" w16cid:durableId="31265845"/>
  <w16cid:commentId w16cid:paraId="4EFEC84A" w16cid:durableId="3A2BEFB5"/>
  <w16cid:commentId w16cid:paraId="66411820" w16cid:durableId="2098C6D8"/>
  <w16cid:commentId w16cid:paraId="102CB73A" w16cid:durableId="65865C4D"/>
  <w16cid:commentId w16cid:paraId="53DCA183" w16cid:durableId="4D3AFED0"/>
  <w16cid:commentId w16cid:paraId="0665619D" w16cid:durableId="06AE9FAD"/>
  <w16cid:commentId w16cid:paraId="074A78D0" w16cid:durableId="2508467C"/>
  <w16cid:commentId w16cid:paraId="169F7F80" w16cid:durableId="648FD536"/>
  <w16cid:commentId w16cid:paraId="2125EEA9" w16cid:durableId="7995CE8C"/>
  <w16cid:commentId w16cid:paraId="1D9DD2F6" w16cid:durableId="0D475DF7"/>
  <w16cid:commentId w16cid:paraId="6F59B201" w16cid:durableId="35E5E086"/>
  <w16cid:commentId w16cid:paraId="2A406B05" w16cid:durableId="4BD96955"/>
  <w16cid:commentId w16cid:paraId="76301BD9" w16cid:durableId="1E920BFD"/>
  <w16cid:commentId w16cid:paraId="259B386A" w16cid:durableId="37CEC76E"/>
  <w16cid:commentId w16cid:paraId="541EA30A" w16cid:durableId="6AD844E8"/>
  <w16cid:commentId w16cid:paraId="1A34765C" w16cid:durableId="11F6B8E0"/>
  <w16cid:commentId w16cid:paraId="022846A8" w16cid:durableId="0E3BD699"/>
  <w16cid:commentId w16cid:paraId="3DD4F513" w16cid:durableId="1790C417"/>
  <w16cid:commentId w16cid:paraId="2DB655D6" w16cid:durableId="0B71BE6C"/>
  <w16cid:commentId w16cid:paraId="29863C54" w16cid:durableId="4F1FD42B"/>
  <w16cid:commentId w16cid:paraId="1BC69DFF" w16cid:durableId="61224A53"/>
  <w16cid:commentId w16cid:paraId="1DC51D56" w16cid:durableId="7FA20775"/>
  <w16cid:commentId w16cid:paraId="47B76B9B" w16cid:durableId="2DEC1D93"/>
  <w16cid:commentId w16cid:paraId="2E033646" w16cid:durableId="052938B0"/>
  <w16cid:commentId w16cid:paraId="0E64E4DD" w16cid:durableId="1ED87E80"/>
  <w16cid:commentId w16cid:paraId="4C45E097" w16cid:durableId="09EE8109"/>
  <w16cid:commentId w16cid:paraId="5ED0DB43" w16cid:durableId="6D214600"/>
  <w16cid:commentId w16cid:paraId="2FC5CD6F" w16cid:durableId="4842C5E2"/>
  <w16cid:commentId w16cid:paraId="0652967F" w16cid:durableId="3CEAE3C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85EA0" w14:textId="77777777" w:rsidR="000753AD" w:rsidRDefault="000753AD" w:rsidP="008006D3">
      <w:r>
        <w:separator/>
      </w:r>
    </w:p>
  </w:endnote>
  <w:endnote w:type="continuationSeparator" w:id="0">
    <w:p w14:paraId="6A25C1D0" w14:textId="77777777" w:rsidR="000753AD" w:rsidRDefault="000753AD" w:rsidP="008006D3">
      <w:r>
        <w:continuationSeparator/>
      </w:r>
    </w:p>
  </w:endnote>
  <w:endnote w:type="continuationNotice" w:id="1">
    <w:p w14:paraId="3BED9914" w14:textId="77777777" w:rsidR="000753AD" w:rsidRDefault="000753AD" w:rsidP="008006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EYInterstate Light">
    <w:panose1 w:val="02000506000000020004"/>
    <w:charset w:val="00"/>
    <w:family w:val="auto"/>
    <w:pitch w:val="variable"/>
    <w:sig w:usb0="A00002AF" w:usb1="5000206A"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EYInterstate Regular">
    <w:altName w:val="Corbel"/>
    <w:panose1 w:val="02000503020000020004"/>
    <w:charset w:val="00"/>
    <w:family w:val="auto"/>
    <w:pitch w:val="variable"/>
    <w:sig w:usb0="800002AF" w:usb1="5000204A"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EYInterstate">
    <w:panose1 w:val="02000503020000020004"/>
    <w:charset w:val="00"/>
    <w:family w:val="auto"/>
    <w:pitch w:val="variable"/>
    <w:sig w:usb0="800002AF" w:usb1="5000204A" w:usb2="00000000" w:usb3="00000000" w:csb0="0000009F" w:csb1="00000000"/>
  </w:font>
  <w:font w:name="Myriad Pro">
    <w:altName w:val="Segoe UI"/>
    <w:panose1 w:val="00000000000000000000"/>
    <w:charset w:val="00"/>
    <w:family w:val="roman"/>
    <w:notTrueType/>
    <w:pitch w:val="default"/>
  </w:font>
  <w:font w:name="ArialMT">
    <w:altName w:val="Yu Gothic"/>
    <w:panose1 w:val="00000000000000000000"/>
    <w:charset w:val="00"/>
    <w:family w:val="swiss"/>
    <w:notTrueType/>
    <w:pitch w:val="default"/>
    <w:sig w:usb0="00000003" w:usb1="00000000" w:usb2="00000000" w:usb3="00000000" w:csb0="00000001" w:csb1="00000000"/>
  </w:font>
  <w:font w:name="OpenSymbol">
    <w:altName w:val="Klee One"/>
    <w:charset w:val="00"/>
    <w:family w:val="auto"/>
    <w:pitch w:val="variable"/>
    <w:sig w:usb0="800000AF" w:usb1="1001ECEA"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Barlow">
    <w:charset w:val="00"/>
    <w:family w:val="auto"/>
    <w:pitch w:val="variable"/>
    <w:sig w:usb0="20000007" w:usb1="00000000" w:usb2="00000000" w:usb3="00000000" w:csb0="00000193" w:csb1="00000000"/>
  </w:font>
  <w:font w:name="Segoe UI">
    <w:panose1 w:val="020B0502040204020203"/>
    <w:charset w:val="00"/>
    <w:family w:val="swiss"/>
    <w:pitch w:val="variable"/>
    <w:sig w:usb0="E4002EFF" w:usb1="C000E47F" w:usb2="00000009" w:usb3="00000000" w:csb0="000001FF" w:csb1="00000000"/>
  </w:font>
  <w:font w:name="EYInterstate (TT) LightItalic">
    <w:altName w:val="EYInterstate"/>
    <w:panose1 w:val="00000000000000000000"/>
    <w:charset w:val="00"/>
    <w:family w:val="auto"/>
    <w:notTrueType/>
    <w:pitch w:val="default"/>
    <w:sig w:usb0="00000003" w:usb1="00000000" w:usb2="00000000" w:usb3="00000000" w:csb0="00000001" w:csb1="00000000"/>
  </w:font>
  <w:font w:name="EYInterstate-Regular">
    <w:altName w:val="Calibri"/>
    <w:panose1 w:val="00000000000000000000"/>
    <w:charset w:val="4D"/>
    <w:family w:val="auto"/>
    <w:notTrueType/>
    <w:pitch w:val="default"/>
    <w:sig w:usb0="00000003" w:usb1="00000000" w:usb2="00000000" w:usb3="00000000" w:csb0="00000001" w:csb1="00000000"/>
  </w:font>
  <w:font w:name="EYInterstate-Light">
    <w:altName w:val="Calibri"/>
    <w:panose1 w:val="00000000000000000000"/>
    <w:charset w:val="4D"/>
    <w:family w:val="auto"/>
    <w:notTrueType/>
    <w:pitch w:val="default"/>
    <w:sig w:usb0="00000003" w:usb1="00000000" w:usb2="00000000" w:usb3="00000000" w:csb0="00000001" w:csb1="00000000"/>
  </w:font>
  <w:font w:name="ey_interstate">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C97B5" w14:textId="77777777" w:rsidR="00955737" w:rsidRDefault="00955737" w:rsidP="008006D3">
    <w:pPr>
      <w:pStyle w:val="Footer"/>
    </w:pPr>
  </w:p>
  <w:p w14:paraId="51B4E0A8" w14:textId="77777777" w:rsidR="00955737" w:rsidRDefault="00955737" w:rsidP="008006D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4489D" w14:textId="77777777" w:rsidR="00955737" w:rsidRDefault="00955737" w:rsidP="008006D3">
    <w:pPr>
      <w:pStyle w:val="Footer"/>
    </w:pPr>
  </w:p>
  <w:p w14:paraId="21129337" w14:textId="77777777" w:rsidR="00955737" w:rsidRDefault="00955737" w:rsidP="008006D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7881B" w14:textId="77777777" w:rsidR="00955737" w:rsidRDefault="00955737" w:rsidP="008006D3">
    <w:pPr>
      <w:pStyle w:val="Footer"/>
    </w:pPr>
    <w:r>
      <w:rPr>
        <w:noProof/>
      </w:rPr>
      <mc:AlternateContent>
        <mc:Choice Requires="wpg">
          <w:drawing>
            <wp:anchor distT="0" distB="0" distL="114300" distR="114300" simplePos="0" relativeHeight="251658241" behindDoc="0" locked="0" layoutInCell="1" allowOverlap="1" wp14:anchorId="7AF64B59" wp14:editId="55B5838D">
              <wp:simplePos x="0" y="0"/>
              <wp:positionH relativeFrom="column">
                <wp:posOffset>5311140</wp:posOffset>
              </wp:positionH>
              <wp:positionV relativeFrom="paragraph">
                <wp:posOffset>-1097915</wp:posOffset>
              </wp:positionV>
              <wp:extent cx="1115060" cy="1290955"/>
              <wp:effectExtent l="0" t="0" r="8890" b="4445"/>
              <wp:wrapNone/>
              <wp:docPr id="9" name="Group 9"/>
              <wp:cNvGraphicFramePr/>
              <a:graphic xmlns:a="http://schemas.openxmlformats.org/drawingml/2006/main">
                <a:graphicData uri="http://schemas.microsoft.com/office/word/2010/wordprocessingGroup">
                  <wpg:wgp>
                    <wpg:cNvGrpSpPr/>
                    <wpg:grpSpPr>
                      <a:xfrm>
                        <a:off x="0" y="0"/>
                        <a:ext cx="1115060" cy="1290955"/>
                        <a:chOff x="0" y="0"/>
                        <a:chExt cx="1115060" cy="1290955"/>
                      </a:xfrm>
                    </wpg:grpSpPr>
                    <pic:pic xmlns:pic="http://schemas.openxmlformats.org/drawingml/2006/picture">
                      <pic:nvPicPr>
                        <pic:cNvPr id="13" name="Picture 1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428625"/>
                          <a:ext cx="1115060" cy="862330"/>
                        </a:xfrm>
                        <a:prstGeom prst="rect">
                          <a:avLst/>
                        </a:prstGeom>
                      </pic:spPr>
                    </pic:pic>
                    <pic:pic xmlns:pic="http://schemas.openxmlformats.org/drawingml/2006/picture">
                      <pic:nvPicPr>
                        <pic:cNvPr id="14" name="Picture 20"/>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9525" y="0"/>
                          <a:ext cx="867410" cy="334645"/>
                        </a:xfrm>
                        <a:prstGeom prst="rect">
                          <a:avLst/>
                        </a:prstGeom>
                      </pic:spPr>
                    </pic:pic>
                  </wpg:wg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260F6D92">
            <v:group id="Group 9" style="position:absolute;margin-left:418.2pt;margin-top:-86.45pt;width:87.8pt;height:101.65pt;z-index:251658241" coordsize="11150,12909" o:spid="_x0000_s1026" w14:anchorId="61ACAAD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4" style="position:absolute;top:4286;width:11150;height:8623;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">
                <v:imagedata o:title="" r:id="rId4"/>
              </v:shape>
              <v:shape id="Picture 20" style="position:absolute;left:95;width:8674;height:3346;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">
                <v:imagedata o:title="" r:id="rId5"/>
              </v:shape>
            </v:group>
          </w:pict>
        </mc:Fallback>
      </mc:AlternateContent>
    </w:r>
  </w:p>
  <w:p w14:paraId="7BCD396A" w14:textId="77777777" w:rsidR="00955737" w:rsidRDefault="00955737" w:rsidP="008006D3">
    <w:pPr>
      <w:pStyle w:val="Footer"/>
    </w:pPr>
  </w:p>
  <w:p w14:paraId="0B208DE6" w14:textId="77777777" w:rsidR="00955737" w:rsidRDefault="00955737" w:rsidP="008006D3"/>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5135040"/>
      <w:docPartObj>
        <w:docPartGallery w:val="Page Numbers (Bottom of Page)"/>
        <w:docPartUnique/>
      </w:docPartObj>
    </w:sdtPr>
    <w:sdtEndPr>
      <w:rPr>
        <w:noProof/>
      </w:rPr>
    </w:sdtEndPr>
    <w:sdtContent>
      <w:p w14:paraId="537685E2" w14:textId="037330AC" w:rsidR="00781188" w:rsidRDefault="0078118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4B57BD" w14:textId="77777777" w:rsidR="00955737" w:rsidRPr="00A80B5F" w:rsidRDefault="00955737" w:rsidP="008006D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0C0F3" w14:textId="77777777" w:rsidR="00B700F3" w:rsidRPr="004C714C" w:rsidRDefault="00B700F3" w:rsidP="008006D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7E6F8" w14:textId="12B789F5" w:rsidR="00B700F3" w:rsidRPr="004C714C" w:rsidRDefault="00B700F3" w:rsidP="008006D3">
    <w:pPr>
      <w:pStyle w:val="Footer"/>
      <w:rPr>
        <w:sz w:val="8"/>
        <w:szCs w:val="8"/>
      </w:rPr>
    </w:pPr>
    <w:r w:rsidRPr="004C714C">
      <w:rPr>
        <w:noProof/>
      </w:rPr>
      <w:drawing>
        <wp:anchor distT="0" distB="0" distL="114300" distR="114300" simplePos="0" relativeHeight="251658243" behindDoc="0" locked="1" layoutInCell="1" allowOverlap="1" wp14:anchorId="00385B30" wp14:editId="0D0EF50A">
          <wp:simplePos x="0" y="0"/>
          <wp:positionH relativeFrom="page">
            <wp:posOffset>6069965</wp:posOffset>
          </wp:positionH>
          <wp:positionV relativeFrom="page">
            <wp:posOffset>9511665</wp:posOffset>
          </wp:positionV>
          <wp:extent cx="972820" cy="735965"/>
          <wp:effectExtent l="0" t="0" r="0" b="6985"/>
          <wp:wrapNone/>
          <wp:docPr id="2049906751" name="Picture 2049906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72820" cy="73596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6186E" w14:textId="77777777" w:rsidR="000753AD" w:rsidRDefault="000753AD" w:rsidP="008006D3">
      <w:r>
        <w:separator/>
      </w:r>
    </w:p>
  </w:footnote>
  <w:footnote w:type="continuationSeparator" w:id="0">
    <w:p w14:paraId="77D52303" w14:textId="77777777" w:rsidR="000753AD" w:rsidRDefault="000753AD" w:rsidP="008006D3">
      <w:r>
        <w:continuationSeparator/>
      </w:r>
    </w:p>
  </w:footnote>
  <w:footnote w:type="continuationNotice" w:id="1">
    <w:p w14:paraId="7B8CF8F4" w14:textId="77777777" w:rsidR="000753AD" w:rsidRDefault="000753AD" w:rsidP="008006D3"/>
  </w:footnote>
  <w:footnote w:id="2">
    <w:p w14:paraId="4E8F43BD" w14:textId="77777777" w:rsidR="005C05D4" w:rsidRPr="000F48FA" w:rsidRDefault="005C05D4" w:rsidP="005C05D4">
      <w:pPr>
        <w:pStyle w:val="FootnoteText"/>
      </w:pPr>
      <w:r>
        <w:rPr>
          <w:rStyle w:val="FootnoteReference"/>
        </w:rPr>
        <w:footnoteRef/>
      </w:r>
      <w:r>
        <w:t xml:space="preserve"> </w:t>
      </w:r>
      <w:r w:rsidRPr="000F48FA">
        <w:t>European Parliament and Council of the European Union. (2022). Directive (EU) 2022/2557 of 14 December 2022 on measures for a high common level of cybersecurity across the Union, amending Regulation (EU) No 910/2014 and Directive (EU) 2018/1972, and repealing Directive (EU) 2016/1142 (NIS2). Official Journal of the European Union, L 333, 80–155. https://eur-lex.europa.eu/legal-content/EN/TXT/PDF/?uri=CELEX:32022L2557</w:t>
      </w:r>
    </w:p>
  </w:footnote>
  <w:footnote w:id="3">
    <w:p w14:paraId="6926837F" w14:textId="77777777" w:rsidR="005C05D4" w:rsidRPr="004E23E5" w:rsidRDefault="005C05D4" w:rsidP="005C05D4">
      <w:pPr>
        <w:rPr>
          <w:rFonts w:ascii="Times New Roman" w:hAnsi="Times New Roman"/>
          <w:sz w:val="18"/>
        </w:rPr>
      </w:pPr>
      <w:r>
        <w:rPr>
          <w:rStyle w:val="FootnoteReference"/>
        </w:rPr>
        <w:footnoteRef/>
      </w:r>
      <w:r>
        <w:t xml:space="preserve"> </w:t>
      </w:r>
      <w:r w:rsidRPr="000F4DDE">
        <w:rPr>
          <w:rFonts w:ascii="Times New Roman" w:hAnsi="Times New Roman"/>
          <w:sz w:val="18"/>
        </w:rPr>
        <w:t>European Commission. (2023, June). EU-NATO Final Assessment Report Digital. https://commission.europa.eu/system/files/2023-06/EU-NATO_Final%20Assessment%20Report%20Digital.pdf</w:t>
      </w:r>
    </w:p>
  </w:footnote>
  <w:footnote w:id="4">
    <w:p w14:paraId="058F972D" w14:textId="2797F380" w:rsidR="005C05D4" w:rsidRPr="00FD24E8" w:rsidRDefault="005C05D4" w:rsidP="005C05D4">
      <w:pPr>
        <w:pStyle w:val="FootnoteText"/>
      </w:pPr>
      <w:r>
        <w:rPr>
          <w:rStyle w:val="FootnoteReference"/>
        </w:rPr>
        <w:footnoteRef/>
      </w:r>
      <w:r>
        <w:t xml:space="preserve"> </w:t>
      </w:r>
      <w:r w:rsidRPr="004E23E5">
        <w:t>European Commission &amp; High Representative. (2023). EU Space Strategy for Security and Defence. https://defence-industry-space.ec.europa.eu/document/download/3</w:t>
      </w:r>
      <w:r w:rsidR="00715731">
        <w:t>F02</w:t>
      </w:r>
      <w:r w:rsidR="0018674D">
        <w:t>D07D07</w:t>
      </w:r>
      <w:r w:rsidRPr="004E23E5">
        <w:t>e-9</w:t>
      </w:r>
      <w:r w:rsidR="00EA5E86">
        <w:t>C05</w:t>
      </w:r>
      <w:r w:rsidRPr="004E23E5">
        <w:t>a-4</w:t>
      </w:r>
      <w:r w:rsidR="0003468C">
        <w:t>B01</w:t>
      </w:r>
      <w:r w:rsidRPr="004E23E5">
        <w:t>e-9</w:t>
      </w:r>
      <w:r w:rsidR="0018674D">
        <w:t>D04</w:t>
      </w:r>
      <w:r w:rsidRPr="004E23E5">
        <w:t>c-4</w:t>
      </w:r>
      <w:r w:rsidR="0003468C">
        <w:t>B04</w:t>
      </w:r>
      <w:r w:rsidR="00EA5E86">
        <w:t>C06</w:t>
      </w:r>
      <w:r w:rsidR="0018674D">
        <w:t>D02</w:t>
      </w:r>
      <w:r w:rsidRPr="004E23E5">
        <w:t>c0</w:t>
      </w:r>
      <w:r w:rsidR="00F100C9">
        <w:t>A02</w:t>
      </w:r>
      <w:r w:rsidRPr="004E23E5">
        <w:t>d_en?filename=Communication_Joint_Communication_Space_Strategy_Security_Defence.pdf</w:t>
      </w:r>
    </w:p>
  </w:footnote>
  <w:footnote w:id="5">
    <w:p w14:paraId="3436AF62" w14:textId="6F35FAD7" w:rsidR="00B03C1E" w:rsidRPr="00B03C1E" w:rsidRDefault="00B03C1E">
      <w:pPr>
        <w:pStyle w:val="FootnoteText"/>
      </w:pPr>
      <w:r>
        <w:rPr>
          <w:rStyle w:val="FootnoteReference"/>
        </w:rPr>
        <w:footnoteRef/>
      </w:r>
      <w:r>
        <w:t xml:space="preserve"> </w:t>
      </w:r>
      <w:r w:rsidRPr="00B176C0">
        <w:rPr>
          <w:lang w:val="en-US"/>
        </w:rPr>
        <w:t>Isar Aerospace mission updates and NASASpaceflight/European Spaceflight reporting, January–June 2026 (second flight “Onward and Upward” attempts and status; Spectrum 28 m / 2 m, LOX-propane, ~700 kg to SSO from Andøya).</w:t>
      </w:r>
    </w:p>
  </w:footnote>
  <w:footnote w:id="6">
    <w:p w14:paraId="067AA572" w14:textId="59F1EC24" w:rsidR="00734183" w:rsidRPr="00734183" w:rsidRDefault="00734183">
      <w:pPr>
        <w:pStyle w:val="FootnoteText"/>
      </w:pPr>
      <w:r>
        <w:rPr>
          <w:rStyle w:val="FootnoteReference"/>
        </w:rPr>
        <w:footnoteRef/>
      </w:r>
      <w:r>
        <w:t xml:space="preserve"> </w:t>
      </w:r>
      <w:r w:rsidRPr="00B176C0">
        <w:rPr>
          <w:lang w:val="en-US"/>
        </w:rPr>
        <w:t>European Spaceflight, “RFA ONE Launch from SaxaVord Set for No Earlier Than 10 August”, 7 July 2026 (five-week launch window notice).</w:t>
      </w:r>
    </w:p>
  </w:footnote>
  <w:footnote w:id="7">
    <w:p w14:paraId="22F087DC" w14:textId="77777777" w:rsidR="00A111BA" w:rsidRDefault="00A111BA" w:rsidP="00A111BA">
      <w:pPr>
        <w:pStyle w:val="FootnoteText"/>
        <w:rPr>
          <w:lang w:val="en-US"/>
        </w:rPr>
      </w:pPr>
      <w:r>
        <w:rPr>
          <w:rStyle w:val="FootnoteReference"/>
        </w:rPr>
        <w:footnoteRef/>
      </w:r>
      <w:r>
        <w:t xml:space="preserve"> </w:t>
      </w:r>
      <w:r>
        <w:rPr>
          <w:lang w:val="en-US"/>
        </w:rPr>
        <w:t>Rounded to the nearest degree</w:t>
      </w:r>
    </w:p>
  </w:footnote>
  <w:footnote w:id="8">
    <w:p w14:paraId="5B9A01B6" w14:textId="716C06EA" w:rsidR="00A62B8B" w:rsidRPr="00A62B8B" w:rsidRDefault="00A62B8B">
      <w:pPr>
        <w:pStyle w:val="FootnoteText"/>
      </w:pPr>
      <w:r>
        <w:rPr>
          <w:rStyle w:val="FootnoteReference"/>
        </w:rPr>
        <w:footnoteRef/>
      </w:r>
      <w:r>
        <w:t xml:space="preserve"> Besides spaceport license itself, UK</w:t>
      </w:r>
      <w:r w:rsidRPr="00A62B8B">
        <w:t xml:space="preserve"> framework licensing </w:t>
      </w:r>
      <w:r>
        <w:t xml:space="preserve">is </w:t>
      </w:r>
      <w:r w:rsidRPr="00A62B8B">
        <w:t xml:space="preserve">around </w:t>
      </w:r>
      <w:r w:rsidR="003D18C5">
        <w:t>240</w:t>
      </w:r>
      <w:r w:rsidRPr="00A62B8B">
        <w:t xml:space="preserve"> days for launcher/satellite </w:t>
      </w:r>
      <w:r w:rsidR="006A0861" w:rsidRPr="006A0861">
        <w:rPr>
          <w:lang w:val="en-US"/>
        </w:rPr>
        <w:t>licenses</w:t>
      </w:r>
    </w:p>
  </w:footnote>
  <w:footnote w:id="9">
    <w:p w14:paraId="36CB8614" w14:textId="62369BA4" w:rsidR="00014790" w:rsidRPr="006A0861" w:rsidRDefault="00014790">
      <w:pPr>
        <w:pStyle w:val="FootnoteText"/>
      </w:pPr>
      <w:r w:rsidRPr="006A0861">
        <w:rPr>
          <w:rStyle w:val="FootnoteReference"/>
        </w:rPr>
        <w:footnoteRef/>
      </w:r>
      <w:r w:rsidRPr="006A0861">
        <w:t xml:space="preserve"> Besides spaceport license itself, Portuguese framework offers predictable licensing timelines, with around 90 days for launcher/satellite </w:t>
      </w:r>
      <w:r w:rsidR="006A0861" w:rsidRPr="006A0861">
        <w:t>licenses</w:t>
      </w:r>
    </w:p>
  </w:footnote>
  <w:footnote w:id="10">
    <w:p w14:paraId="5378D1BA" w14:textId="77777777" w:rsidR="00E05C5A" w:rsidRPr="00014790" w:rsidRDefault="00E05C5A" w:rsidP="00E05C5A">
      <w:pPr>
        <w:spacing w:line="264" w:lineRule="auto"/>
        <w:rPr>
          <w:lang w:val="fr-BE"/>
        </w:rPr>
      </w:pPr>
      <w:r>
        <w:rPr>
          <w:rStyle w:val="FootnoteReference"/>
        </w:rPr>
        <w:footnoteRef/>
      </w:r>
      <w:r w:rsidRPr="00014790">
        <w:rPr>
          <w:lang w:val="fr-BE"/>
        </w:rPr>
        <w:t>CNES, “Les centres de lancement”, Centre spatial guyanais website, accessed July 2026, https://centrespatialguyanais.cnes.fr/fr/centres-lancement.</w:t>
      </w:r>
    </w:p>
  </w:footnote>
  <w:footnote w:id="11">
    <w:p w14:paraId="5D12B4B8" w14:textId="77777777" w:rsidR="00E05C5A" w:rsidRPr="00B176C0" w:rsidRDefault="00E05C5A" w:rsidP="00E05C5A">
      <w:pPr>
        <w:spacing w:line="264" w:lineRule="auto"/>
        <w:rPr>
          <w:lang w:val="en-US"/>
        </w:rPr>
      </w:pPr>
      <w:r>
        <w:rPr>
          <w:rStyle w:val="FootnoteReference"/>
        </w:rPr>
        <w:footnoteRef/>
      </w:r>
      <w:r w:rsidRPr="00B176C0">
        <w:rPr>
          <w:lang w:val="en-US"/>
        </w:rPr>
        <w:t>CNES, “Vega-C”, Centre spatial guyanais website, accessed July 2026, https://centrespatialguyanais.cnes.fr/en/vega-c (launch campaign sequence, BIP transfer, encapsulation and Upper Composite Trailer).</w:t>
      </w:r>
    </w:p>
  </w:footnote>
  <w:footnote w:id="12">
    <w:p w14:paraId="31ABE31E" w14:textId="77777777" w:rsidR="00E05C5A" w:rsidRPr="00B176C0" w:rsidRDefault="00E05C5A" w:rsidP="00E05C5A">
      <w:pPr>
        <w:spacing w:line="264" w:lineRule="auto"/>
        <w:rPr>
          <w:lang w:val="en-US"/>
        </w:rPr>
      </w:pPr>
      <w:r>
        <w:rPr>
          <w:rStyle w:val="FootnoteReference"/>
        </w:rPr>
        <w:footnoteRef/>
      </w:r>
      <w:r w:rsidRPr="00B176C0">
        <w:rPr>
          <w:lang w:val="en-US"/>
        </w:rPr>
        <w:t>CNES, “Launch facilities” (installations de lancement), CSG website (ELA-2/ELA-3 reassignment to Vega-E, ELM2 and ELM-Diamant multi-launcher zone), accessed 2026.</w:t>
      </w:r>
    </w:p>
  </w:footnote>
  <w:footnote w:id="13">
    <w:p w14:paraId="2A34BB6F" w14:textId="77777777" w:rsidR="00E05C5A" w:rsidRPr="00B176C0" w:rsidRDefault="00E05C5A" w:rsidP="00E05C5A">
      <w:pPr>
        <w:rPr>
          <w:lang w:val="en-US"/>
        </w:rPr>
      </w:pPr>
    </w:p>
    <w:p w14:paraId="44075A61" w14:textId="77777777" w:rsidR="00E05C5A" w:rsidRPr="00B176C0" w:rsidRDefault="00E05C5A" w:rsidP="00E05C5A">
      <w:pPr>
        <w:rPr>
          <w:lang w:val="en-US"/>
        </w:rPr>
      </w:pPr>
    </w:p>
  </w:footnote>
  <w:footnote w:id="14">
    <w:p w14:paraId="692318E5" w14:textId="77777777" w:rsidR="00E05C5A" w:rsidRPr="00B176C0" w:rsidRDefault="00E05C5A" w:rsidP="00E05C5A">
      <w:pPr>
        <w:spacing w:line="264" w:lineRule="auto"/>
        <w:rPr>
          <w:lang w:val="en-US"/>
        </w:rPr>
      </w:pPr>
      <w:r>
        <w:rPr>
          <w:rStyle w:val="FootnoteReference"/>
        </w:rPr>
        <w:footnoteRef/>
      </w:r>
      <w:r w:rsidRPr="00B176C0">
        <w:rPr>
          <w:lang w:val="en-US"/>
        </w:rPr>
        <w:t>ESA/Avio, Vega contracts for future operations and development, December 2024 (Vega-C cadence ramp towards up to 6 launches/year).</w:t>
      </w:r>
    </w:p>
  </w:footnote>
  <w:footnote w:id="15">
    <w:p w14:paraId="027F0B59" w14:textId="77777777" w:rsidR="00E05C5A" w:rsidRPr="00B176C0" w:rsidRDefault="00E05C5A" w:rsidP="00E05C5A">
      <w:pPr>
        <w:rPr>
          <w:lang w:val="en-US"/>
        </w:rPr>
      </w:pPr>
    </w:p>
    <w:p w14:paraId="5EE2F600" w14:textId="77777777" w:rsidR="00E05C5A" w:rsidRPr="00B176C0" w:rsidRDefault="00E05C5A" w:rsidP="00E05C5A">
      <w:pPr>
        <w:rPr>
          <w:lang w:val="en-US"/>
        </w:rPr>
      </w:pPr>
    </w:p>
  </w:footnote>
  <w:footnote w:id="16">
    <w:p w14:paraId="44043F56" w14:textId="77777777" w:rsidR="00E05C5A" w:rsidRPr="00B176C0" w:rsidRDefault="00E05C5A" w:rsidP="00E05C5A">
      <w:pPr>
        <w:spacing w:line="264" w:lineRule="auto"/>
        <w:rPr>
          <w:lang w:val="en-US"/>
        </w:rPr>
      </w:pPr>
      <w:r>
        <w:rPr>
          <w:rStyle w:val="FootnoteReference"/>
        </w:rPr>
        <w:footnoteRef/>
      </w:r>
      <w:r w:rsidRPr="00B176C0">
        <w:rPr>
          <w:lang w:val="en-US"/>
        </w:rPr>
        <w:t>Arianespace/Avio, Vega C User’s Manual, Issue 1, and CSG EPCU documentation (S3B encapsulation hall and payload preparation flow).</w:t>
      </w:r>
    </w:p>
  </w:footnote>
  <w:footnote w:id="17">
    <w:p w14:paraId="71FE8ED8" w14:textId="77777777" w:rsidR="00E05C5A" w:rsidRPr="00B176C0" w:rsidRDefault="00E05C5A" w:rsidP="00E05C5A">
      <w:pPr>
        <w:rPr>
          <w:lang w:val="en-US"/>
        </w:rPr>
      </w:pPr>
    </w:p>
    <w:p w14:paraId="4DBAF50C" w14:textId="77777777" w:rsidR="00E05C5A" w:rsidRPr="00B176C0" w:rsidRDefault="00E05C5A" w:rsidP="00E05C5A">
      <w:pPr>
        <w:rPr>
          <w:lang w:val="en-US"/>
        </w:rPr>
      </w:pPr>
    </w:p>
  </w:footnote>
  <w:footnote w:id="18">
    <w:p w14:paraId="18579B83" w14:textId="77777777" w:rsidR="00E05C5A" w:rsidRPr="00B176C0" w:rsidRDefault="00E05C5A" w:rsidP="00E05C5A">
      <w:pPr>
        <w:rPr>
          <w:lang w:val="en-US"/>
        </w:rPr>
      </w:pPr>
    </w:p>
    <w:p w14:paraId="73F5B55F" w14:textId="77777777" w:rsidR="00E05C5A" w:rsidRPr="00B176C0" w:rsidRDefault="00E05C5A" w:rsidP="00E05C5A">
      <w:pPr>
        <w:rPr>
          <w:lang w:val="en-US"/>
        </w:rPr>
      </w:pPr>
    </w:p>
  </w:footnote>
  <w:footnote w:id="19">
    <w:p w14:paraId="343BF3F9" w14:textId="77777777" w:rsidR="00E05C5A" w:rsidRPr="00B176C0" w:rsidRDefault="00E05C5A" w:rsidP="00E05C5A">
      <w:pPr>
        <w:rPr>
          <w:lang w:val="en-US"/>
        </w:rPr>
      </w:pPr>
    </w:p>
    <w:p w14:paraId="7B0B7809" w14:textId="77777777" w:rsidR="00E05C5A" w:rsidRPr="00B176C0" w:rsidRDefault="00E05C5A" w:rsidP="00E05C5A">
      <w:pPr>
        <w:rPr>
          <w:lang w:val="en-US"/>
        </w:rPr>
      </w:pPr>
    </w:p>
  </w:footnote>
  <w:footnote w:id="20">
    <w:p w14:paraId="2FD941C8" w14:textId="77777777" w:rsidR="00220555" w:rsidRPr="00B176C0" w:rsidRDefault="00220555" w:rsidP="00220555">
      <w:pPr>
        <w:spacing w:line="264" w:lineRule="auto"/>
        <w:rPr>
          <w:lang w:val="en-US"/>
        </w:rPr>
      </w:pPr>
      <w:r>
        <w:rPr>
          <w:rStyle w:val="FootnoteReference"/>
        </w:rPr>
        <w:footnoteRef/>
      </w:r>
      <w:r w:rsidRPr="00B176C0">
        <w:rPr>
          <w:lang w:val="en-US"/>
        </w:rPr>
        <w:t>SSC, Esrange User’s Handbook, Volume IX – Spaceport, August 2022 (LC-3, LVIB, pad and utility characteristics).</w:t>
      </w:r>
    </w:p>
  </w:footnote>
  <w:footnote w:id="21">
    <w:p w14:paraId="3CBD532C" w14:textId="77777777" w:rsidR="00220555" w:rsidRPr="00B176C0" w:rsidRDefault="00220555" w:rsidP="00220555">
      <w:pPr>
        <w:rPr>
          <w:lang w:val="en-US"/>
        </w:rPr>
      </w:pPr>
    </w:p>
    <w:p w14:paraId="462C9DB2" w14:textId="77777777" w:rsidR="00220555" w:rsidRPr="00B176C0" w:rsidRDefault="00220555" w:rsidP="00220555">
      <w:pPr>
        <w:rPr>
          <w:lang w:val="en-US"/>
        </w:rPr>
      </w:pPr>
    </w:p>
  </w:footnote>
  <w:footnote w:id="22">
    <w:p w14:paraId="258BDE8E" w14:textId="7DB3C871" w:rsidR="00750EB3" w:rsidRPr="00750EB3" w:rsidRDefault="00750EB3">
      <w:pPr>
        <w:pStyle w:val="FootnoteText"/>
        <w:rPr>
          <w:lang w:val="en-US"/>
        </w:rPr>
      </w:pPr>
      <w:r>
        <w:rPr>
          <w:rStyle w:val="FootnoteReference"/>
        </w:rPr>
        <w:footnoteRef/>
      </w:r>
      <w:r>
        <w:t xml:space="preserve"> </w:t>
      </w:r>
      <w:hyperlink r:id="rId1" w:history="1">
        <w:r w:rsidR="003105EC" w:rsidRPr="00B902C2">
          <w:rPr>
            <w:rStyle w:val="Hyperlink"/>
          </w:rPr>
          <w:t>https://investors.fireflyspace.com/news-releases/news-release-details/firefly-aerospace-and-ssc-space-meet-next-critical-milestone</w:t>
        </w:r>
      </w:hyperlink>
      <w:r w:rsidR="003105EC">
        <w:t xml:space="preserve"> </w:t>
      </w:r>
    </w:p>
  </w:footnote>
  <w:footnote w:id="23">
    <w:p w14:paraId="38AA7FEB" w14:textId="77777777" w:rsidR="00220555" w:rsidRPr="00B176C0" w:rsidRDefault="00220555" w:rsidP="00220555">
      <w:pPr>
        <w:rPr>
          <w:lang w:val="en-US"/>
        </w:rPr>
      </w:pPr>
    </w:p>
    <w:p w14:paraId="7FFA346E" w14:textId="77777777" w:rsidR="00220555" w:rsidRPr="00B176C0" w:rsidRDefault="00220555" w:rsidP="00220555">
      <w:pPr>
        <w:rPr>
          <w:lang w:val="en-US"/>
        </w:rPr>
      </w:pPr>
    </w:p>
  </w:footnote>
  <w:footnote w:id="24">
    <w:p w14:paraId="3CBA6CE7" w14:textId="77777777" w:rsidR="00220555" w:rsidRPr="00B176C0" w:rsidRDefault="00220555" w:rsidP="00220555">
      <w:pPr>
        <w:spacing w:line="264" w:lineRule="auto"/>
        <w:rPr>
          <w:lang w:val="en-US"/>
        </w:rPr>
      </w:pPr>
      <w:r>
        <w:rPr>
          <w:rStyle w:val="FootnoteReference"/>
        </w:rPr>
        <w:footnoteRef/>
      </w:r>
      <w:r w:rsidRPr="00B176C0">
        <w:rPr>
          <w:lang w:val="en-US"/>
        </w:rPr>
        <w:t>SSC, Esrange User’s Handbook, Volume I – General Information, August 2022.</w:t>
      </w:r>
    </w:p>
  </w:footnote>
  <w:footnote w:id="25">
    <w:p w14:paraId="56F0A705" w14:textId="77777777" w:rsidR="00220555" w:rsidRPr="00B176C0" w:rsidRDefault="00220555" w:rsidP="00220555">
      <w:pPr>
        <w:spacing w:line="264" w:lineRule="auto"/>
        <w:rPr>
          <w:lang w:val="en-US"/>
        </w:rPr>
      </w:pPr>
      <w:r>
        <w:rPr>
          <w:rStyle w:val="FootnoteReference"/>
        </w:rPr>
        <w:footnoteRef/>
      </w:r>
      <w:r w:rsidRPr="00B176C0">
        <w:rPr>
          <w:lang w:val="en-US"/>
        </w:rPr>
        <w:t>Isar Aerospace / SSC public information on Isar test facilities at Esrange (development, acceptance and qualification testing; integrated stage tests; reported 124 Aquila hot fires in one year).</w:t>
      </w:r>
    </w:p>
  </w:footnote>
  <w:footnote w:id="26">
    <w:p w14:paraId="1C130F3D" w14:textId="752F229A" w:rsidR="00C34626" w:rsidRPr="00B176C0" w:rsidRDefault="00C34626" w:rsidP="00C34626">
      <w:pPr>
        <w:spacing w:line="264" w:lineRule="auto"/>
        <w:rPr>
          <w:lang w:val="en-US"/>
        </w:rPr>
      </w:pPr>
      <w:r>
        <w:rPr>
          <w:rStyle w:val="FootnoteReference"/>
        </w:rPr>
        <w:footnoteRef/>
      </w:r>
      <w:r w:rsidRPr="00B176C0">
        <w:rPr>
          <w:lang w:val="en-US"/>
        </w:rPr>
        <w:t>Andøya Space corporate information and NCR documentation</w:t>
      </w:r>
      <w:r w:rsidR="00E61FF0">
        <w:rPr>
          <w:lang w:val="en-US"/>
        </w:rPr>
        <w:t>.</w:t>
      </w:r>
    </w:p>
  </w:footnote>
  <w:footnote w:id="27">
    <w:p w14:paraId="223C4F95" w14:textId="77777777" w:rsidR="00C34626" w:rsidRPr="00B176C0" w:rsidRDefault="00C34626" w:rsidP="00C34626">
      <w:pPr>
        <w:spacing w:line="264" w:lineRule="auto"/>
        <w:rPr>
          <w:lang w:val="en-US"/>
        </w:rPr>
      </w:pPr>
      <w:r>
        <w:rPr>
          <w:rStyle w:val="FootnoteReference"/>
        </w:rPr>
        <w:footnoteRef/>
      </w:r>
      <w:r w:rsidRPr="00B176C0">
        <w:rPr>
          <w:lang w:val="en-US"/>
        </w:rPr>
        <w:t>Isar Aerospace press releases: “Andøya Spaceport … opened in official ceremony” (2 November 2023; exclusive access to the first launch site built to Isar’s specifications, including launch pad, payload integration facilities and mission control centre); first test flight investigation summary (2025).</w:t>
      </w:r>
    </w:p>
  </w:footnote>
  <w:footnote w:id="28">
    <w:p w14:paraId="7EC5D859" w14:textId="77777777" w:rsidR="00C34626" w:rsidRPr="00B176C0" w:rsidRDefault="00C34626" w:rsidP="00C34626">
      <w:pPr>
        <w:rPr>
          <w:lang w:val="en-US"/>
        </w:rPr>
      </w:pPr>
    </w:p>
    <w:p w14:paraId="0709CAA4" w14:textId="77777777" w:rsidR="00C34626" w:rsidRPr="00B176C0" w:rsidRDefault="00C34626" w:rsidP="00C34626">
      <w:pPr>
        <w:rPr>
          <w:lang w:val="en-US"/>
        </w:rPr>
      </w:pPr>
    </w:p>
  </w:footnote>
  <w:footnote w:id="29">
    <w:p w14:paraId="1DAFB63E" w14:textId="77777777" w:rsidR="00C34626" w:rsidRPr="00B176C0" w:rsidRDefault="00C34626" w:rsidP="00C34626">
      <w:pPr>
        <w:rPr>
          <w:lang w:val="en-US"/>
        </w:rPr>
      </w:pPr>
    </w:p>
    <w:p w14:paraId="78EF38FE" w14:textId="77777777" w:rsidR="00C34626" w:rsidRPr="00B176C0" w:rsidRDefault="00C34626" w:rsidP="00C34626">
      <w:pPr>
        <w:rPr>
          <w:lang w:val="en-US"/>
        </w:rPr>
      </w:pPr>
    </w:p>
  </w:footnote>
  <w:footnote w:id="30">
    <w:p w14:paraId="0C6A6BA0" w14:textId="77777777" w:rsidR="00C34626" w:rsidRPr="00B176C0" w:rsidRDefault="00C34626" w:rsidP="00C34626">
      <w:pPr>
        <w:rPr>
          <w:lang w:val="en-US"/>
        </w:rPr>
      </w:pPr>
    </w:p>
    <w:p w14:paraId="69AF9CA2" w14:textId="77777777" w:rsidR="00C34626" w:rsidRPr="00B176C0" w:rsidRDefault="00C34626" w:rsidP="00C34626">
      <w:pPr>
        <w:rPr>
          <w:lang w:val="en-US"/>
        </w:rPr>
      </w:pPr>
    </w:p>
  </w:footnote>
  <w:footnote w:id="31">
    <w:p w14:paraId="1118E5F2" w14:textId="77777777" w:rsidR="00C34626" w:rsidRPr="00B176C0" w:rsidRDefault="00C34626" w:rsidP="00C34626">
      <w:pPr>
        <w:rPr>
          <w:lang w:val="en-US"/>
        </w:rPr>
      </w:pPr>
    </w:p>
    <w:p w14:paraId="033A2865" w14:textId="77777777" w:rsidR="00C34626" w:rsidRPr="00B176C0" w:rsidRDefault="00C34626" w:rsidP="00C34626">
      <w:pPr>
        <w:rPr>
          <w:lang w:val="en-US"/>
        </w:rPr>
      </w:pPr>
    </w:p>
  </w:footnote>
  <w:footnote w:id="32">
    <w:p w14:paraId="75AB686D" w14:textId="77777777" w:rsidR="00227112" w:rsidRPr="00B176C0" w:rsidRDefault="00227112" w:rsidP="00227112">
      <w:pPr>
        <w:spacing w:line="264" w:lineRule="auto"/>
        <w:rPr>
          <w:lang w:val="en-US"/>
        </w:rPr>
      </w:pPr>
      <w:r>
        <w:rPr>
          <w:rStyle w:val="FootnoteReference"/>
        </w:rPr>
        <w:footnoteRef/>
      </w:r>
      <w:r w:rsidRPr="00B176C0">
        <w:rPr>
          <w:lang w:val="en-US"/>
        </w:rPr>
        <w:t>UK CAA licensing decisions: spaceport licence (December 2023, up to 30 launches/year), range control licence (April 2024), RFA ONE launch licence (January 2025; up to 10 launches/year, max. two per month).</w:t>
      </w:r>
    </w:p>
  </w:footnote>
  <w:footnote w:id="33">
    <w:p w14:paraId="4BD21F13" w14:textId="77777777" w:rsidR="00227112" w:rsidRPr="00B176C0" w:rsidRDefault="00227112" w:rsidP="00227112">
      <w:pPr>
        <w:rPr>
          <w:lang w:val="en-US"/>
        </w:rPr>
      </w:pPr>
    </w:p>
    <w:p w14:paraId="56FEF0F2" w14:textId="77777777" w:rsidR="00227112" w:rsidRPr="00B176C0" w:rsidRDefault="00227112" w:rsidP="00227112">
      <w:pPr>
        <w:rPr>
          <w:lang w:val="en-US"/>
        </w:rPr>
      </w:pPr>
    </w:p>
  </w:footnote>
  <w:footnote w:id="34">
    <w:p w14:paraId="0D6E53FA" w14:textId="77777777" w:rsidR="00227112" w:rsidRPr="00B176C0" w:rsidRDefault="00227112" w:rsidP="00227112">
      <w:pPr>
        <w:spacing w:line="264" w:lineRule="auto"/>
        <w:rPr>
          <w:lang w:val="en-US"/>
        </w:rPr>
      </w:pPr>
      <w:r>
        <w:rPr>
          <w:rStyle w:val="FootnoteReference"/>
        </w:rPr>
        <w:footnoteRef/>
      </w:r>
      <w:r w:rsidRPr="00B176C0">
        <w:rPr>
          <w:lang w:val="en-US"/>
        </w:rPr>
        <w:t>SaxaVord Spaceport, “Launch”, https://saxavord.com/launch/, accessed July 2026 (single operational launch complex; stool and pad occupied exclusively by RFA; bespoke tracking, telemetry and flight-termination system; two further complexes and Mission Management Control Centre under construction).</w:t>
      </w:r>
    </w:p>
  </w:footnote>
  <w:footnote w:id="35">
    <w:p w14:paraId="5C984C0D" w14:textId="77777777" w:rsidR="00227112" w:rsidRPr="00B176C0" w:rsidRDefault="00227112" w:rsidP="00227112">
      <w:pPr>
        <w:spacing w:line="264" w:lineRule="auto"/>
        <w:rPr>
          <w:lang w:val="en-US"/>
        </w:rPr>
      </w:pPr>
      <w:r>
        <w:rPr>
          <w:rStyle w:val="FootnoteReference"/>
        </w:rPr>
        <w:footnoteRef/>
      </w:r>
      <w:r w:rsidRPr="00B176C0">
        <w:rPr>
          <w:lang w:val="en-US"/>
        </w:rPr>
        <w:t>SaxaVord Spaceport Assessment of Environmental Effects (AEE) / Description of Proposed Project, as summarised in the study team’s desk research (site composition, pad design, LSPF, LRCC, launch cadence and LEZ concept).</w:t>
      </w:r>
    </w:p>
  </w:footnote>
  <w:footnote w:id="36">
    <w:p w14:paraId="59AA6B55" w14:textId="77777777" w:rsidR="00227112" w:rsidRPr="00B176C0" w:rsidRDefault="00227112" w:rsidP="00227112">
      <w:pPr>
        <w:rPr>
          <w:lang w:val="en-US"/>
        </w:rPr>
      </w:pPr>
    </w:p>
    <w:p w14:paraId="79E48932" w14:textId="77777777" w:rsidR="00227112" w:rsidRPr="00B176C0" w:rsidRDefault="00227112" w:rsidP="00227112">
      <w:pPr>
        <w:rPr>
          <w:lang w:val="en-US"/>
        </w:rPr>
      </w:pPr>
    </w:p>
  </w:footnote>
  <w:footnote w:id="37">
    <w:p w14:paraId="4F7043E4" w14:textId="77777777" w:rsidR="00227112" w:rsidRPr="00B176C0" w:rsidRDefault="00227112" w:rsidP="00227112">
      <w:pPr>
        <w:spacing w:line="264" w:lineRule="auto"/>
        <w:rPr>
          <w:lang w:val="en-US"/>
        </w:rPr>
      </w:pPr>
      <w:r>
        <w:rPr>
          <w:rStyle w:val="FootnoteReference"/>
        </w:rPr>
        <w:footnoteRef/>
      </w:r>
      <w:r w:rsidRPr="00B176C0">
        <w:rPr>
          <w:lang w:val="en-US"/>
        </w:rPr>
        <w:t>Secondary compilations of the SaxaVord planning/AEE documentation (LSPF: two hangars, approx. 28 m × 68 m, 13 m high). Dimensions to be confirmed against the AEE original.</w:t>
      </w:r>
    </w:p>
  </w:footnote>
  <w:footnote w:id="38">
    <w:p w14:paraId="20E95E11" w14:textId="77777777" w:rsidR="00227112" w:rsidRPr="00B176C0" w:rsidRDefault="00227112" w:rsidP="00227112">
      <w:pPr>
        <w:rPr>
          <w:lang w:val="en-US"/>
        </w:rPr>
      </w:pPr>
    </w:p>
    <w:p w14:paraId="33CA7CA8" w14:textId="77777777" w:rsidR="00227112" w:rsidRPr="00B176C0" w:rsidRDefault="00227112" w:rsidP="00227112">
      <w:pPr>
        <w:rPr>
          <w:lang w:val="en-US"/>
        </w:rPr>
      </w:pPr>
    </w:p>
  </w:footnote>
  <w:footnote w:id="39">
    <w:p w14:paraId="7A1D01A2" w14:textId="77777777" w:rsidR="00227112" w:rsidRPr="00B176C0" w:rsidRDefault="00227112" w:rsidP="00227112">
      <w:pPr>
        <w:rPr>
          <w:lang w:val="en-US"/>
        </w:rPr>
      </w:pPr>
    </w:p>
    <w:p w14:paraId="45D4A46E" w14:textId="77777777" w:rsidR="00227112" w:rsidRPr="00B176C0" w:rsidRDefault="00227112" w:rsidP="00227112">
      <w:pPr>
        <w:rPr>
          <w:lang w:val="en-US"/>
        </w:rPr>
      </w:pPr>
    </w:p>
  </w:footnote>
  <w:footnote w:id="40">
    <w:p w14:paraId="09B4DE1D" w14:textId="77777777" w:rsidR="00227112" w:rsidRPr="00B176C0" w:rsidRDefault="00227112" w:rsidP="00227112">
      <w:pPr>
        <w:spacing w:line="264" w:lineRule="auto"/>
        <w:rPr>
          <w:lang w:val="en-US"/>
        </w:rPr>
      </w:pPr>
      <w:r>
        <w:rPr>
          <w:rStyle w:val="FootnoteReference"/>
        </w:rPr>
        <w:footnoteRef/>
      </w:r>
      <w:r w:rsidRPr="00B176C0">
        <w:rPr>
          <w:lang w:val="en-US"/>
        </w:rPr>
        <w:t>European Spaceflight / press reporting, February 2026 (Orbex administration; Sutherland site mothballed since October 2024).</w:t>
      </w:r>
    </w:p>
  </w:footnote>
  <w:footnote w:id="41">
    <w:p w14:paraId="0D8673BA" w14:textId="77777777" w:rsidR="009F2DD4" w:rsidRPr="00B176C0" w:rsidRDefault="009F2DD4" w:rsidP="009F2DD4">
      <w:pPr>
        <w:spacing w:line="264" w:lineRule="auto"/>
        <w:rPr>
          <w:lang w:val="en-US"/>
        </w:rPr>
      </w:pPr>
      <w:r>
        <w:rPr>
          <w:rStyle w:val="FootnoteReference"/>
        </w:rPr>
        <w:footnoteRef/>
      </w:r>
      <w:r w:rsidRPr="00B176C0">
        <w:rPr>
          <w:lang w:val="en-US"/>
        </w:rPr>
        <w:t>DLR Institute of Space Propulsion, “Test Benches for Space Propulsion”, https://www.dlr.de/en/ra/research-transfer/research-and-test-infrastructure/test-benches-for-space-propulsion, accessed July 2026.</w:t>
      </w:r>
    </w:p>
  </w:footnote>
  <w:footnote w:id="42">
    <w:p w14:paraId="7A1250FA" w14:textId="77777777" w:rsidR="009F2DD4" w:rsidRPr="00B176C0" w:rsidRDefault="009F2DD4" w:rsidP="009F2DD4">
      <w:pPr>
        <w:spacing w:line="264" w:lineRule="auto"/>
        <w:rPr>
          <w:lang w:val="en-US"/>
        </w:rPr>
      </w:pPr>
      <w:r>
        <w:rPr>
          <w:rStyle w:val="FootnoteReference"/>
        </w:rPr>
        <w:footnoteRef/>
      </w:r>
      <w:r w:rsidRPr="00B176C0">
        <w:rPr>
          <w:lang w:val="en-US"/>
        </w:rPr>
        <w:t>DLR, “Test Bench P5” facility page and fact sheet, accessed July 2026.</w:t>
      </w:r>
    </w:p>
  </w:footnote>
  <w:footnote w:id="43">
    <w:p w14:paraId="52656F41" w14:textId="095074DE" w:rsidR="009F2DD4" w:rsidRPr="00B176C0" w:rsidRDefault="009F2DD4" w:rsidP="009F2DD4">
      <w:pPr>
        <w:spacing w:line="264" w:lineRule="auto"/>
        <w:rPr>
          <w:lang w:val="en-US"/>
        </w:rPr>
      </w:pPr>
      <w:r>
        <w:rPr>
          <w:rStyle w:val="FootnoteReference"/>
        </w:rPr>
        <w:footnoteRef/>
      </w:r>
      <w:r w:rsidRPr="00B176C0">
        <w:rPr>
          <w:lang w:val="en-US"/>
        </w:rPr>
        <w:t>O. Lagnel, “Performance of Vinci Engine Tests at P</w:t>
      </w:r>
      <w:r w:rsidR="00715731">
        <w:rPr>
          <w:lang w:val="en-US"/>
        </w:rPr>
        <w:t>F05</w:t>
      </w:r>
      <w:r w:rsidRPr="00B176C0">
        <w:rPr>
          <w:lang w:val="en-US"/>
        </w:rPr>
        <w:t>2 Test Bench”, AIAA 2018-2724 (P</w:t>
      </w:r>
      <w:r w:rsidR="00715731">
        <w:rPr>
          <w:lang w:val="en-US"/>
        </w:rPr>
        <w:t>F05</w:t>
      </w:r>
      <w:r w:rsidRPr="00B176C0">
        <w:rPr>
          <w:lang w:val="en-US"/>
        </w:rPr>
        <w:t>2 history, turbopump cells, capacities).</w:t>
      </w:r>
    </w:p>
  </w:footnote>
  <w:footnote w:id="44">
    <w:p w14:paraId="7722A304" w14:textId="77777777" w:rsidR="009F2DD4" w:rsidRPr="00B176C0" w:rsidRDefault="009F2DD4" w:rsidP="009F2DD4">
      <w:pPr>
        <w:rPr>
          <w:lang w:val="en-US"/>
        </w:rPr>
      </w:pPr>
    </w:p>
    <w:p w14:paraId="06D4C425" w14:textId="77777777" w:rsidR="009F2DD4" w:rsidRPr="00B176C0" w:rsidRDefault="009F2DD4" w:rsidP="009F2DD4">
      <w:pPr>
        <w:rPr>
          <w:lang w:val="en-US"/>
        </w:rPr>
      </w:pPr>
    </w:p>
  </w:footnote>
  <w:footnote w:id="45">
    <w:p w14:paraId="2B75844D" w14:textId="0E895321" w:rsidR="009F2DD4" w:rsidRPr="00B176C0" w:rsidRDefault="009F2DD4" w:rsidP="009F2DD4">
      <w:pPr>
        <w:spacing w:line="264" w:lineRule="auto"/>
        <w:rPr>
          <w:lang w:val="en-US"/>
        </w:rPr>
      </w:pPr>
      <w:r>
        <w:rPr>
          <w:rStyle w:val="FootnoteReference"/>
        </w:rPr>
        <w:footnoteRef/>
      </w:r>
      <w:r w:rsidRPr="00B176C0">
        <w:rPr>
          <w:lang w:val="en-US"/>
        </w:rPr>
        <w:t>EUCASS 2019, paper 481, “VINCI, the European reference for Ariane 6 upper stage” (P</w:t>
      </w:r>
      <w:r w:rsidR="00715731">
        <w:rPr>
          <w:lang w:val="en-US"/>
        </w:rPr>
        <w:t>F05</w:t>
      </w:r>
      <w:r w:rsidRPr="00B176C0">
        <w:rPr>
          <w:lang w:val="en-US"/>
        </w:rPr>
        <w:t>2 acceptance-test role, ambient-pressure operation, qualification campaigns).</w:t>
      </w:r>
    </w:p>
  </w:footnote>
  <w:footnote w:id="46">
    <w:p w14:paraId="3CE28EDC" w14:textId="77777777" w:rsidR="000A2096" w:rsidRDefault="000A2096" w:rsidP="009F2DD4">
      <w:pPr>
        <w:rPr>
          <w:lang w:val="en-US"/>
        </w:rPr>
      </w:pPr>
    </w:p>
    <w:p w14:paraId="5A8F5507" w14:textId="3A2B3660" w:rsidR="009F2DD4" w:rsidRPr="00B176C0" w:rsidRDefault="009F2DD4" w:rsidP="009F2DD4">
      <w:pPr>
        <w:spacing w:line="264" w:lineRule="auto"/>
        <w:rPr>
          <w:lang w:val="en-US"/>
        </w:rPr>
      </w:pPr>
      <w:r>
        <w:rPr>
          <w:rStyle w:val="FootnoteReference"/>
        </w:rPr>
        <w:footnoteRef/>
      </w:r>
      <w:r w:rsidRPr="00B176C0">
        <w:rPr>
          <w:lang w:val="en-US"/>
        </w:rPr>
        <w:t>ESA, “Prometheus”, Future Launchers Preparatory Programme pages (LOX/methane, 30–110% throttle, hot-fire testing at Vernon since 2022).</w:t>
      </w:r>
    </w:p>
  </w:footnote>
  <w:footnote w:id="47">
    <w:p w14:paraId="47BDD5D8" w14:textId="77777777" w:rsidR="009F2DD4" w:rsidRPr="00B176C0" w:rsidRDefault="009F2DD4" w:rsidP="009F2DD4">
      <w:pPr>
        <w:spacing w:line="264" w:lineRule="auto"/>
        <w:rPr>
          <w:lang w:val="en-US"/>
        </w:rPr>
      </w:pPr>
      <w:r>
        <w:rPr>
          <w:rStyle w:val="FootnoteReference"/>
        </w:rPr>
        <w:footnoteRef/>
      </w:r>
      <w:r w:rsidRPr="00B176C0">
        <w:rPr>
          <w:lang w:val="en-US"/>
        </w:rPr>
        <w:t>ArianeGroup, “Prometheus reusable engine reached a major milestone”, July 2025 (four consecutive ignitions at Vernon); European Spaceflight, “ArianeGroup Completes Key Prometheus Hot Fire Test”, December 2024.</w:t>
      </w:r>
    </w:p>
  </w:footnote>
  <w:footnote w:id="48">
    <w:p w14:paraId="222DF3AD" w14:textId="77777777" w:rsidR="009F2DD4" w:rsidRPr="00B176C0" w:rsidRDefault="009F2DD4" w:rsidP="009F2DD4">
      <w:pPr>
        <w:spacing w:line="264" w:lineRule="auto"/>
        <w:rPr>
          <w:lang w:val="fr-BE"/>
        </w:rPr>
      </w:pPr>
      <w:r>
        <w:rPr>
          <w:rStyle w:val="FootnoteReference"/>
        </w:rPr>
        <w:footnoteRef/>
      </w:r>
      <w:r w:rsidRPr="00B176C0">
        <w:rPr>
          <w:lang w:val="fr-BE"/>
        </w:rPr>
        <w:t>CNES, “Le banc d’essai des accélérateurs à poudre (BEAP)”, CSG website; CNES/ESA public information on P120C/P160C static firings.</w:t>
      </w:r>
    </w:p>
  </w:footnote>
  <w:footnote w:id="49">
    <w:p w14:paraId="57E9FEA0" w14:textId="77777777" w:rsidR="009F2DD4" w:rsidRPr="00B176C0" w:rsidRDefault="009F2DD4" w:rsidP="009F2DD4">
      <w:pPr>
        <w:spacing w:line="264" w:lineRule="auto"/>
        <w:rPr>
          <w:lang w:val="en-US"/>
        </w:rPr>
      </w:pPr>
      <w:r>
        <w:rPr>
          <w:rStyle w:val="FootnoteReference"/>
        </w:rPr>
        <w:footnoteRef/>
      </w:r>
      <w:r w:rsidRPr="00B176C0">
        <w:rPr>
          <w:lang w:val="en-US"/>
        </w:rPr>
        <w:t>Avio and ESA public information on Zefiro-40/Zefiro-9 test campaigns, SPTF Perdasdefogu and M10 LOX-methane testing; Europropulsion P120C/P160C qualification firings at BEAP (P160C QM3, 2025).</w:t>
      </w:r>
    </w:p>
  </w:footnote>
  <w:footnote w:id="50">
    <w:p w14:paraId="486D58BF" w14:textId="77777777" w:rsidR="009F2DD4" w:rsidRPr="00B176C0" w:rsidRDefault="009F2DD4" w:rsidP="009F2DD4">
      <w:pPr>
        <w:spacing w:line="264" w:lineRule="auto"/>
        <w:rPr>
          <w:lang w:val="en-US"/>
        </w:rPr>
      </w:pPr>
      <w:r>
        <w:rPr>
          <w:rStyle w:val="FootnoteReference"/>
        </w:rPr>
        <w:footnoteRef/>
      </w:r>
      <w:r w:rsidRPr="00B176C0">
        <w:rPr>
          <w:lang w:val="en-US"/>
        </w:rPr>
        <w:t>Rocket Factory Augsburg, “RFA ships stages to SaxaVord Spaceport”, 6 March 2026 (first stage from Augsburg, second stage from Esrange, Helix engines tested in Kiruna and delivered on a rolling basis).</w:t>
      </w:r>
    </w:p>
  </w:footnote>
  <w:footnote w:id="51">
    <w:p w14:paraId="6310B72B" w14:textId="77777777" w:rsidR="009F2DD4" w:rsidRPr="00B176C0" w:rsidRDefault="009F2DD4" w:rsidP="009F2DD4">
      <w:pPr>
        <w:rPr>
          <w:lang w:val="en-US"/>
        </w:rPr>
      </w:pPr>
    </w:p>
  </w:footnote>
  <w:footnote w:id="52">
    <w:p w14:paraId="54CAED03" w14:textId="77777777" w:rsidR="00214727" w:rsidRPr="0065677F" w:rsidRDefault="00214727" w:rsidP="00214727">
      <w:pPr>
        <w:spacing w:line="264" w:lineRule="auto"/>
        <w:rPr>
          <w:lang w:val="en-US"/>
        </w:rPr>
      </w:pPr>
      <w:r>
        <w:rPr>
          <w:rStyle w:val="FootnoteReference"/>
        </w:rPr>
        <w:footnoteRef/>
      </w:r>
      <w:r w:rsidRPr="0065677F">
        <w:rPr>
          <w:lang w:val="en-US"/>
        </w:rPr>
        <w:t>Subtask 2.1, Transportation infrastructure (Table 10): MN Toucan (1995-built) and MN Colibri (2000-built) roll-on/roll-off vessels under long-term charter by Compagnie Maritime Nantaise for Ariane/Vega launcher components.</w:t>
      </w:r>
    </w:p>
  </w:footnote>
  <w:footnote w:id="53">
    <w:p w14:paraId="3A21CE77" w14:textId="77777777" w:rsidR="006A6B3A" w:rsidRPr="0065677F" w:rsidRDefault="006A6B3A" w:rsidP="006A6B3A">
      <w:pPr>
        <w:spacing w:line="264" w:lineRule="auto"/>
        <w:rPr>
          <w:lang w:val="en-US"/>
        </w:rPr>
      </w:pPr>
      <w:r>
        <w:rPr>
          <w:rStyle w:val="FootnoteReference"/>
        </w:rPr>
        <w:footnoteRef/>
      </w:r>
      <w:r w:rsidRPr="0065677F">
        <w:rPr>
          <w:lang w:val="en-US"/>
        </w:rPr>
        <w:t>Subtask 2.1, SaxaVord Spaceport factsheet (licensing: CAA spaceport licence Dec 2023, range-control licence Apr 2024, RFA launch licence Jan 2025 ≤ 10 launches/yr and ≤ 2/month; seasonal no-launch window mid-May to end-June; single-campaign-at-a-time operating concept) and Esrange factsheet (downrange zone C available 16 Sep–30 Apr).</w:t>
      </w:r>
    </w:p>
  </w:footnote>
  <w:footnote w:id="54">
    <w:p w14:paraId="036FBD56" w14:textId="77777777" w:rsidR="00821620" w:rsidRPr="00D757E8" w:rsidRDefault="00821620" w:rsidP="00821620">
      <w:pPr>
        <w:spacing w:line="264" w:lineRule="auto"/>
        <w:rPr>
          <w:lang w:val="it-IT"/>
        </w:rPr>
      </w:pPr>
      <w:r>
        <w:rPr>
          <w:rStyle w:val="FootnoteReference"/>
        </w:rPr>
        <w:footnoteRef/>
      </w:r>
      <w:r w:rsidRPr="00D757E8">
        <w:rPr>
          <w:lang w:val="it-IT"/>
        </w:rPr>
        <w:t>ESPI, “Space Venture 2025”, https://www.espi.eu/reports/space-venture-2025/.</w:t>
      </w:r>
    </w:p>
  </w:footnote>
  <w:footnote w:id="55">
    <w:p w14:paraId="70BF41AA" w14:textId="77777777" w:rsidR="00821620" w:rsidRPr="0065677F" w:rsidRDefault="00821620" w:rsidP="00821620">
      <w:pPr>
        <w:spacing w:line="264" w:lineRule="auto"/>
        <w:rPr>
          <w:lang w:val="en-US"/>
        </w:rPr>
      </w:pPr>
      <w:r>
        <w:rPr>
          <w:rStyle w:val="FootnoteReference"/>
        </w:rPr>
        <w:footnoteRef/>
      </w:r>
      <w:r w:rsidRPr="0065677F">
        <w:rPr>
          <w:lang w:val="en-US"/>
        </w:rPr>
        <w:t>ESPI Report, “Blinded by the light”.</w:t>
      </w:r>
    </w:p>
  </w:footnote>
  <w:footnote w:id="56">
    <w:p w14:paraId="74470426" w14:textId="77777777" w:rsidR="00821620" w:rsidRPr="0065677F" w:rsidRDefault="00821620" w:rsidP="00821620">
      <w:pPr>
        <w:spacing w:line="264" w:lineRule="auto"/>
        <w:rPr>
          <w:lang w:val="en-US"/>
        </w:rPr>
      </w:pPr>
      <w:r>
        <w:rPr>
          <w:rStyle w:val="FootnoteReference"/>
        </w:rPr>
        <w:footnoteRef/>
      </w:r>
      <w:r w:rsidRPr="0065677F">
        <w:rPr>
          <w:lang w:val="en-US"/>
        </w:rPr>
        <w:t>“What happens to public money as Orbex shifts from Sutherland to SaxaVord”, press coverage of the Sutherland/Orbex case.</w:t>
      </w:r>
    </w:p>
  </w:footnote>
  <w:footnote w:id="57">
    <w:p w14:paraId="71796C2A" w14:textId="77777777" w:rsidR="007755C9" w:rsidRPr="0065677F" w:rsidRDefault="007755C9" w:rsidP="007755C9">
      <w:pPr>
        <w:spacing w:line="264" w:lineRule="auto"/>
        <w:rPr>
          <w:lang w:val="en-US"/>
        </w:rPr>
      </w:pPr>
      <w:r>
        <w:rPr>
          <w:rStyle w:val="FootnoteReference"/>
        </w:rPr>
        <w:footnoteRef/>
      </w:r>
      <w:r w:rsidRPr="0065677F">
        <w:rPr>
          <w:lang w:val="en-US"/>
        </w:rPr>
        <w:t>Subtask 2.1, Esrange Space Center factsheet (launch control): orbital Launch Control Centre selection pending among three existing operations centres or a new build.</w:t>
      </w:r>
    </w:p>
  </w:footnote>
  <w:footnote w:id="58">
    <w:p w14:paraId="5A3774A7" w14:textId="77777777" w:rsidR="007755C9" w:rsidRPr="0065677F" w:rsidRDefault="007755C9" w:rsidP="007755C9">
      <w:pPr>
        <w:spacing w:line="264" w:lineRule="auto"/>
        <w:rPr>
          <w:lang w:val="en-US"/>
        </w:rPr>
      </w:pPr>
      <w:r>
        <w:rPr>
          <w:rStyle w:val="FootnoteReference"/>
        </w:rPr>
        <w:footnoteRef/>
      </w:r>
      <w:r w:rsidRPr="0065677F">
        <w:rPr>
          <w:lang w:val="en-US"/>
        </w:rPr>
        <w:t>Subtask 2.1, Andøya Spaceport factsheet (launch control, TT&amp;C, range and flight termination): range, telemetry and flight-termination assets shared with sounding-rocket and defence activity; dedicated upgrades under way.</w:t>
      </w:r>
    </w:p>
  </w:footnote>
  <w:footnote w:id="59">
    <w:p w14:paraId="7ABB6889" w14:textId="06DF3345" w:rsidR="00735781" w:rsidRPr="004074A3" w:rsidRDefault="00735781">
      <w:pPr>
        <w:pStyle w:val="FootnoteText"/>
        <w:rPr>
          <w:lang w:val="en-US"/>
        </w:rPr>
      </w:pPr>
      <w:r>
        <w:rPr>
          <w:rStyle w:val="FootnoteReference"/>
        </w:rPr>
        <w:footnoteRef/>
      </w:r>
      <w:r w:rsidRPr="004074A3">
        <w:rPr>
          <w:lang w:val="en-US"/>
        </w:rPr>
        <w:t xml:space="preserve"> </w:t>
      </w:r>
      <w:r w:rsidR="004074A3">
        <w:rPr>
          <w:rFonts w:asciiTheme="minorHAnsi" w:hAnsiTheme="minorHAnsi" w:cstheme="minorHAnsi"/>
          <w:sz w:val="20"/>
          <w:szCs w:val="20"/>
          <w:lang w:val="en-US"/>
        </w:rPr>
        <w:t>I</w:t>
      </w:r>
      <w:r w:rsidR="004074A3" w:rsidRPr="004074A3">
        <w:rPr>
          <w:rFonts w:asciiTheme="minorHAnsi" w:hAnsiTheme="minorHAnsi" w:cstheme="minorHAnsi"/>
          <w:sz w:val="20"/>
          <w:szCs w:val="20"/>
          <w:lang w:val="en-US"/>
        </w:rPr>
        <w:t>nterview</w:t>
      </w:r>
      <w:r w:rsidR="004074A3">
        <w:rPr>
          <w:rFonts w:asciiTheme="minorHAnsi" w:hAnsiTheme="minorHAnsi" w:cstheme="minorHAnsi"/>
          <w:sz w:val="20"/>
          <w:szCs w:val="20"/>
          <w:lang w:val="en-US"/>
        </w:rPr>
        <w:t xml:space="preserve">: </w:t>
      </w:r>
      <w:r w:rsidR="004074A3" w:rsidRPr="004074A3">
        <w:rPr>
          <w:rFonts w:asciiTheme="minorHAnsi" w:hAnsiTheme="minorHAnsi" w:cstheme="minorHAnsi"/>
          <w:sz w:val="20"/>
          <w:szCs w:val="20"/>
          <w:lang w:val="en-US"/>
        </w:rPr>
        <w:t xml:space="preserve">ITAR hardware from US suppliers, especially payload separation systems, cited as </w:t>
      </w:r>
      <w:r w:rsidR="00FF7011">
        <w:rPr>
          <w:rFonts w:asciiTheme="minorHAnsi" w:hAnsiTheme="minorHAnsi" w:cstheme="minorHAnsi"/>
          <w:sz w:val="20"/>
          <w:szCs w:val="20"/>
          <w:lang w:val="en-US"/>
        </w:rPr>
        <w:t xml:space="preserve">a </w:t>
      </w:r>
      <w:r w:rsidR="004074A3" w:rsidRPr="004074A3">
        <w:rPr>
          <w:rFonts w:asciiTheme="minorHAnsi" w:hAnsiTheme="minorHAnsi" w:cstheme="minorHAnsi"/>
          <w:sz w:val="20"/>
          <w:szCs w:val="20"/>
          <w:lang w:val="en-US"/>
        </w:rPr>
        <w:t>big friction point due to long licensing delays.</w:t>
      </w:r>
    </w:p>
  </w:footnote>
  <w:footnote w:id="60">
    <w:p w14:paraId="0912E1DA" w14:textId="77777777" w:rsidR="00C23067" w:rsidRPr="0065677F" w:rsidRDefault="00C23067" w:rsidP="00C23067">
      <w:pPr>
        <w:spacing w:line="264" w:lineRule="auto"/>
        <w:rPr>
          <w:lang w:val="fr-BE"/>
        </w:rPr>
      </w:pPr>
      <w:r>
        <w:rPr>
          <w:rStyle w:val="FootnoteReference"/>
        </w:rPr>
        <w:footnoteRef/>
      </w:r>
      <w:r w:rsidRPr="0065677F">
        <w:rPr>
          <w:lang w:val="fr-BE"/>
        </w:rPr>
        <w:t>EU SST, “EUSST Service Portfolio”, https://www.eusst.eu/sites/default/files/documents/EUSST_Service_Portfolio.pdf.</w:t>
      </w:r>
    </w:p>
  </w:footnote>
  <w:footnote w:id="61">
    <w:p w14:paraId="3146ABFE" w14:textId="2CAA3F28" w:rsidR="5C1EBA95" w:rsidRPr="00466CB5" w:rsidRDefault="5C1EBA95" w:rsidP="00466657">
      <w:pPr>
        <w:pStyle w:val="FootnoteText"/>
        <w:rPr>
          <w:lang w:val="fr-BE"/>
        </w:rPr>
      </w:pPr>
      <w:r w:rsidRPr="00466657">
        <w:rPr>
          <w:rStyle w:val="FootnoteReference"/>
        </w:rPr>
        <w:footnoteRef/>
      </w:r>
      <w:r w:rsidRPr="00466657">
        <w:rPr>
          <w:rStyle w:val="FootnoteReference"/>
        </w:rPr>
        <w:t xml:space="preserve"> </w:t>
      </w:r>
      <w:r w:rsidRPr="00466657">
        <w:rPr>
          <w:rStyle w:val="FootnoteReference"/>
          <w:vertAlign w:val="baseline"/>
        </w:rPr>
        <w:t>https://spacedata.aei.org/space</w:t>
      </w:r>
    </w:p>
  </w:footnote>
  <w:footnote w:id="62">
    <w:p w14:paraId="61F260C0" w14:textId="6A8D3DB4" w:rsidR="5C1EBA95" w:rsidRPr="00466657" w:rsidRDefault="5C1EBA95" w:rsidP="00466657">
      <w:pPr>
        <w:pStyle w:val="FootnoteText"/>
        <w:rPr>
          <w:rStyle w:val="FootnoteReference"/>
        </w:rPr>
      </w:pPr>
      <w:r w:rsidRPr="00466657">
        <w:rPr>
          <w:rStyle w:val="FootnoteReference"/>
        </w:rPr>
        <w:footnoteRef/>
      </w:r>
      <w:r w:rsidRPr="00466657">
        <w:rPr>
          <w:rStyle w:val="FootnoteReference"/>
        </w:rPr>
        <w:t xml:space="preserve"> </w:t>
      </w:r>
      <w:hyperlink r:id="rId2">
        <w:r w:rsidRPr="00466657">
          <w:rPr>
            <w:rStyle w:val="FootnoteReference"/>
            <w:vertAlign w:val="baseline"/>
          </w:rPr>
          <w:t>https://space.skyrocket.de/directories/launcher_usa.htm</w:t>
        </w:r>
      </w:hyperlink>
    </w:p>
  </w:footnote>
  <w:footnote w:id="63">
    <w:p w14:paraId="4CD07FCF" w14:textId="038AE019" w:rsidR="00EC33DB" w:rsidRPr="00B8571B" w:rsidRDefault="00EC33DB">
      <w:pPr>
        <w:pStyle w:val="FootnoteText"/>
        <w:rPr>
          <w:lang w:val="it-IT"/>
        </w:rPr>
      </w:pPr>
      <w:r>
        <w:rPr>
          <w:rStyle w:val="FootnoteReference"/>
        </w:rPr>
        <w:footnoteRef/>
      </w:r>
      <w:r w:rsidR="21F9B076" w:rsidRPr="00B8571B">
        <w:rPr>
          <w:lang w:val="it-IT"/>
        </w:rPr>
        <w:t xml:space="preserve"> AEI database</w:t>
      </w:r>
    </w:p>
  </w:footnote>
  <w:footnote w:id="64">
    <w:p w14:paraId="4B96B954" w14:textId="5809D83C" w:rsidR="008559B3" w:rsidRPr="00B8571B" w:rsidRDefault="008559B3">
      <w:pPr>
        <w:pStyle w:val="FootnoteText"/>
        <w:rPr>
          <w:lang w:val="it-IT"/>
        </w:rPr>
      </w:pPr>
      <w:r>
        <w:rPr>
          <w:rStyle w:val="FootnoteReference"/>
        </w:rPr>
        <w:footnoteRef/>
      </w:r>
      <w:r w:rsidR="21F9B076" w:rsidRPr="00B8571B">
        <w:rPr>
          <w:lang w:val="it-IT"/>
        </w:rPr>
        <w:t xml:space="preserve"> https://space.skyrocket.de/directories/</w:t>
      </w:r>
      <w:r w:rsidR="21F9B076" w:rsidRPr="00D757E8">
        <w:rPr>
          <w:rStyle w:val="FootnoteReference"/>
          <w:lang w:val="it-IT"/>
        </w:rPr>
        <w:t>launcher</w:t>
      </w:r>
      <w:r w:rsidR="21F9B076" w:rsidRPr="00B8571B">
        <w:rPr>
          <w:lang w:val="it-IT"/>
        </w:rPr>
        <w:t>_usa.htm</w:t>
      </w:r>
    </w:p>
  </w:footnote>
  <w:footnote w:id="65">
    <w:p w14:paraId="6B1846A3" w14:textId="3DF08A2A" w:rsidR="5C1EBA95" w:rsidRPr="00D757E8" w:rsidRDefault="5C1EBA95" w:rsidP="5C1EBA95">
      <w:pPr>
        <w:rPr>
          <w:lang w:val="it-IT"/>
        </w:rPr>
      </w:pPr>
      <w:r>
        <w:footnoteRef/>
      </w:r>
      <w:r w:rsidRPr="00D757E8">
        <w:rPr>
          <w:lang w:val="it-IT"/>
        </w:rPr>
        <w:t xml:space="preserve"> </w:t>
      </w:r>
      <w:hyperlink r:id="rId3">
        <w:r w:rsidRPr="00D757E8">
          <w:rPr>
            <w:rStyle w:val="Hyperlink"/>
            <w:rFonts w:ascii="Aptos" w:eastAsia="Aptos" w:hAnsi="Aptos" w:cs="Aptos"/>
            <w:lang w:val="it-IT"/>
          </w:rPr>
          <w:t>https://spacenews.com/its-time-to-unlock-inland-orbital-launch-for-a-resilient-u-s-space-future/</w:t>
        </w:r>
      </w:hyperlink>
    </w:p>
  </w:footnote>
  <w:footnote w:id="66">
    <w:p w14:paraId="5F0E6301" w14:textId="7E885194" w:rsidR="5C1EBA95" w:rsidRPr="00D757E8" w:rsidRDefault="5C1EBA95" w:rsidP="5C1EBA95">
      <w:pPr>
        <w:rPr>
          <w:lang w:val="it-IT"/>
        </w:rPr>
      </w:pPr>
      <w:r>
        <w:footnoteRef/>
      </w:r>
      <w:r w:rsidRPr="00D757E8">
        <w:rPr>
          <w:lang w:val="it-IT"/>
        </w:rPr>
        <w:t xml:space="preserve"> </w:t>
      </w:r>
      <w:hyperlink r:id="rId4">
        <w:r w:rsidRPr="00D757E8">
          <w:rPr>
            <w:rStyle w:val="Hyperlink"/>
            <w:rFonts w:ascii="Aptos" w:eastAsia="Aptos" w:hAnsi="Aptos" w:cs="Aptos"/>
            <w:lang w:val="it-IT"/>
          </w:rPr>
          <w:t>https://www.thespacereview.com/article/5156/1</w:t>
        </w:r>
      </w:hyperlink>
    </w:p>
  </w:footnote>
  <w:footnote w:id="67">
    <w:p w14:paraId="07FEF3A3" w14:textId="4C5B0348" w:rsidR="5C1EBA95" w:rsidRPr="00D757E8" w:rsidRDefault="5C1EBA95" w:rsidP="5C1EBA95">
      <w:pPr>
        <w:rPr>
          <w:lang w:val="it-IT"/>
        </w:rPr>
      </w:pPr>
      <w:r>
        <w:footnoteRef/>
      </w:r>
      <w:r w:rsidRPr="00D757E8">
        <w:rPr>
          <w:lang w:val="it-IT"/>
        </w:rPr>
        <w:t xml:space="preserve"> </w:t>
      </w:r>
      <w:hyperlink r:id="rId5">
        <w:r w:rsidRPr="00D757E8">
          <w:rPr>
            <w:rStyle w:val="Hyperlink"/>
            <w:rFonts w:ascii="Aptos" w:eastAsia="Aptos" w:hAnsi="Aptos" w:cs="Aptos"/>
            <w:lang w:val="it-IT"/>
          </w:rPr>
          <w:t>https://spacenews.com/improving-spaceport-infrastructure-could-ease-strain-at-cape-canaveral-and-vandenberg/</w:t>
        </w:r>
      </w:hyperlink>
    </w:p>
  </w:footnote>
  <w:footnote w:id="68">
    <w:p w14:paraId="0384A672" w14:textId="55ED22E4" w:rsidR="5C1EBA95" w:rsidRPr="00D757E8" w:rsidRDefault="5C1EBA95" w:rsidP="5C1EBA95">
      <w:pPr>
        <w:rPr>
          <w:lang w:val="it-IT"/>
        </w:rPr>
      </w:pPr>
      <w:r>
        <w:footnoteRef/>
      </w:r>
      <w:r w:rsidRPr="00D757E8">
        <w:rPr>
          <w:lang w:val="it-IT"/>
        </w:rPr>
        <w:t xml:space="preserve"> </w:t>
      </w:r>
      <w:hyperlink r:id="rId6">
        <w:r w:rsidRPr="00D757E8">
          <w:rPr>
            <w:rStyle w:val="Hyperlink"/>
            <w:rFonts w:ascii="Aptos" w:eastAsia="Aptos" w:hAnsi="Aptos" w:cs="Aptos"/>
            <w:lang w:val="it-IT"/>
          </w:rPr>
          <w:t>https://www.airandspaceforces.com/vandenberg-launch-pads-super-heavy-expansion/</w:t>
        </w:r>
      </w:hyperlink>
    </w:p>
  </w:footnote>
  <w:footnote w:id="69">
    <w:p w14:paraId="27A1D72E" w14:textId="6964C72D" w:rsidR="5C1EBA95" w:rsidRPr="00D757E8" w:rsidRDefault="5C1EBA95" w:rsidP="5C1EBA95">
      <w:pPr>
        <w:rPr>
          <w:lang w:val="it-IT"/>
        </w:rPr>
      </w:pPr>
      <w:r>
        <w:footnoteRef/>
      </w:r>
      <w:r w:rsidRPr="00D757E8">
        <w:rPr>
          <w:lang w:val="it-IT"/>
        </w:rPr>
        <w:t xml:space="preserve"> </w:t>
      </w:r>
      <w:hyperlink r:id="rId7">
        <w:r w:rsidRPr="00D757E8">
          <w:rPr>
            <w:rStyle w:val="Hyperlink"/>
            <w:rFonts w:ascii="Aptos" w:eastAsia="Aptos" w:hAnsi="Aptos" w:cs="Aptos"/>
            <w:lang w:val="it-IT"/>
          </w:rPr>
          <w:t>https://www.nasaspaceflight.com/2026/01/space-force-launch-interest-cape-vandenberg-pads/</w:t>
        </w:r>
      </w:hyperlink>
    </w:p>
  </w:footnote>
  <w:footnote w:id="70">
    <w:p w14:paraId="13E325CA" w14:textId="77777777" w:rsidR="5C1EBA95" w:rsidRPr="00D757E8" w:rsidRDefault="5C1EBA95" w:rsidP="5C1EBA95">
      <w:pPr>
        <w:rPr>
          <w:lang w:val="it-IT"/>
        </w:rPr>
      </w:pPr>
      <w:r>
        <w:footnoteRef/>
      </w:r>
      <w:r w:rsidRPr="00D757E8">
        <w:rPr>
          <w:lang w:val="it-IT"/>
        </w:rPr>
        <w:t xml:space="preserve"> </w:t>
      </w:r>
      <w:hyperlink r:id="rId8">
        <w:r w:rsidRPr="00D757E8">
          <w:rPr>
            <w:rStyle w:val="Hyperlink"/>
            <w:rFonts w:ascii="Aptos" w:eastAsia="Aptos" w:hAnsi="Aptos" w:cs="Aptos"/>
            <w:lang w:val="it-IT"/>
          </w:rPr>
          <w:t>https://arstechnica.com/space/2024/07/theres-not-enough-room-for-starship-at-cape-canaveral-spacex-rivals-claim/</w:t>
        </w:r>
      </w:hyperlink>
    </w:p>
  </w:footnote>
  <w:footnote w:id="71">
    <w:p w14:paraId="0C2D8297" w14:textId="77777777" w:rsidR="00CD0055" w:rsidRPr="00D757E8" w:rsidRDefault="00CD0055" w:rsidP="00CD0055">
      <w:pPr>
        <w:rPr>
          <w:lang w:val="it-IT"/>
        </w:rPr>
      </w:pPr>
      <w:r>
        <w:footnoteRef/>
      </w:r>
      <w:r w:rsidRPr="00D757E8">
        <w:rPr>
          <w:lang w:val="it-IT"/>
        </w:rPr>
        <w:t xml:space="preserve"> https://www.reuters.com/business/aerospace-defense/blue-origin-faces-months-delays-after-rocket-explosion-damages-launch-pad-2026-05-30/</w:t>
      </w:r>
    </w:p>
  </w:footnote>
  <w:footnote w:id="72">
    <w:p w14:paraId="7935EE87" w14:textId="586E13FE" w:rsidR="002E1592" w:rsidRDefault="00CD0055" w:rsidP="5C1EBA95">
      <w:pPr>
        <w:rPr>
          <w:lang w:val="pt-PT"/>
        </w:rPr>
      </w:pPr>
      <w:r>
        <w:footnoteRef/>
      </w:r>
    </w:p>
    <w:p w14:paraId="48F783EA" w14:textId="6ECAA53B" w:rsidR="00CD0055" w:rsidRPr="00CA1B06" w:rsidRDefault="00CD0055" w:rsidP="00CD0055">
      <w:pPr>
        <w:rPr>
          <w:lang w:val="pt-PT"/>
        </w:rPr>
      </w:pPr>
      <w:r w:rsidRPr="00CA1B06">
        <w:rPr>
          <w:lang w:val="pt-PT"/>
        </w:rPr>
        <w:t xml:space="preserve"> https://www.cnbc.com/2026/06/01/blue-origin-launchpad-may-not-be-restored-until-2028-nasas-isaacman.html</w:t>
      </w:r>
    </w:p>
  </w:footnote>
  <w:footnote w:id="73">
    <w:p w14:paraId="6B4AC11E" w14:textId="7FDACD05" w:rsidR="5C1EBA95" w:rsidRPr="00213890" w:rsidRDefault="5C1EBA95" w:rsidP="5C1EBA95">
      <w:pPr>
        <w:spacing w:after="0" w:line="276" w:lineRule="auto"/>
        <w:rPr>
          <w:lang w:val="pt-PT"/>
        </w:rPr>
      </w:pPr>
      <w:r>
        <w:footnoteRef/>
      </w:r>
      <w:r w:rsidRPr="00213890">
        <w:rPr>
          <w:lang w:val="pt-PT"/>
        </w:rPr>
        <w:t xml:space="preserve"> </w:t>
      </w:r>
      <w:hyperlink r:id="rId9">
        <w:r w:rsidRPr="00213890">
          <w:rPr>
            <w:rStyle w:val="Hyperlink"/>
            <w:rFonts w:ascii="Aptos" w:eastAsia="Aptos" w:hAnsi="Aptos" w:cs="Aptos"/>
            <w:lang w:val="pt-PT"/>
          </w:rPr>
          <w:t>https://spacenews.com/satellite-backlog-emerges-as-key-constraint-at-the-nations-busiest-spaceport/</w:t>
        </w:r>
      </w:hyperlink>
    </w:p>
    <w:p w14:paraId="63D4BE54" w14:textId="1414644B" w:rsidR="5C1EBA95" w:rsidRPr="00213890" w:rsidRDefault="5C1EBA95">
      <w:pPr>
        <w:rPr>
          <w:lang w:val="pt-PT"/>
        </w:rPr>
      </w:pPr>
    </w:p>
  </w:footnote>
  <w:footnote w:id="74">
    <w:p w14:paraId="3B4322DB" w14:textId="59C6D4B6" w:rsidR="5C1EBA95" w:rsidRPr="00213890" w:rsidRDefault="5C1EBA95" w:rsidP="5C1EBA95">
      <w:pPr>
        <w:rPr>
          <w:lang w:val="pt-PT"/>
        </w:rPr>
      </w:pPr>
      <w:r>
        <w:footnoteRef/>
      </w:r>
      <w:r w:rsidRPr="00213890">
        <w:rPr>
          <w:lang w:val="pt-PT"/>
        </w:rPr>
        <w:t xml:space="preserve"> </w:t>
      </w:r>
      <w:hyperlink r:id="rId10">
        <w:r w:rsidRPr="00213890">
          <w:rPr>
            <w:rStyle w:val="Hyperlink"/>
            <w:rFonts w:ascii="Aptos" w:eastAsia="Aptos" w:hAnsi="Aptos" w:cs="Aptos"/>
            <w:lang w:val="pt-PT"/>
          </w:rPr>
          <w:t>https://spaceflightnow.com/2025/07/24/amazon-says-139-5-million-investment-in-florida-is-key-to-ramping-up-launch-cadence-with-project-kuiper/</w:t>
        </w:r>
      </w:hyperlink>
    </w:p>
  </w:footnote>
  <w:footnote w:id="75">
    <w:p w14:paraId="7F4F3ADF" w14:textId="7437B50C" w:rsidR="21F9B076" w:rsidRPr="00213890" w:rsidRDefault="21F9B076">
      <w:pPr>
        <w:rPr>
          <w:lang w:val="pt-PT"/>
        </w:rPr>
      </w:pPr>
      <w:r>
        <w:footnoteRef/>
      </w:r>
      <w:r w:rsidRPr="00213890">
        <w:rPr>
          <w:lang w:val="pt-PT"/>
        </w:rPr>
        <w:t xml:space="preserve"> https://commercialspace.org/news_events/scrubbed/</w:t>
      </w:r>
    </w:p>
  </w:footnote>
  <w:footnote w:id="76">
    <w:p w14:paraId="7EB88904" w14:textId="5F3F385D" w:rsidR="5C1EBA95" w:rsidRPr="00213890" w:rsidRDefault="5C1EBA95" w:rsidP="5C1EBA95">
      <w:pPr>
        <w:rPr>
          <w:lang w:val="pt-PT"/>
        </w:rPr>
      </w:pPr>
      <w:r>
        <w:footnoteRef/>
      </w:r>
      <w:r w:rsidRPr="00213890">
        <w:rPr>
          <w:lang w:val="pt-PT"/>
        </w:rPr>
        <w:t xml:space="preserve"> </w:t>
      </w:r>
      <w:hyperlink r:id="rId11">
        <w:r w:rsidRPr="00213890">
          <w:rPr>
            <w:rStyle w:val="Hyperlink"/>
            <w:rFonts w:ascii="Aptos" w:eastAsia="Aptos" w:hAnsi="Aptos" w:cs="Aptos"/>
            <w:lang w:val="pt-PT"/>
          </w:rPr>
          <w:t>https://www.thespacereview.com/article/5156/1</w:t>
        </w:r>
      </w:hyperlink>
    </w:p>
  </w:footnote>
  <w:footnote w:id="77">
    <w:p w14:paraId="691792AD" w14:textId="3F498982" w:rsidR="5C1EBA95" w:rsidRPr="00213890" w:rsidRDefault="5C1EBA95" w:rsidP="5C1EBA95">
      <w:pPr>
        <w:rPr>
          <w:lang w:val="pt-PT"/>
        </w:rPr>
      </w:pPr>
      <w:r>
        <w:footnoteRef/>
      </w:r>
      <w:r w:rsidRPr="00213890">
        <w:rPr>
          <w:lang w:val="pt-PT"/>
        </w:rPr>
        <w:t xml:space="preserve"> </w:t>
      </w:r>
      <w:hyperlink r:id="rId12">
        <w:r w:rsidRPr="00213890">
          <w:rPr>
            <w:rStyle w:val="Hyperlink"/>
            <w:rFonts w:ascii="Aptos" w:eastAsia="Aptos" w:hAnsi="Aptos" w:cs="Aptos"/>
            <w:lang w:val="pt-PT"/>
          </w:rPr>
          <w:t>https://www.thespacereview.com/article/5156/1</w:t>
        </w:r>
      </w:hyperlink>
    </w:p>
  </w:footnote>
  <w:footnote w:id="78">
    <w:p w14:paraId="568E44B2" w14:textId="69AF1C7D" w:rsidR="21F9B076" w:rsidRPr="00213890" w:rsidRDefault="21F9B076">
      <w:pPr>
        <w:rPr>
          <w:lang w:val="pt-PT"/>
        </w:rPr>
      </w:pPr>
      <w:r>
        <w:footnoteRef/>
      </w:r>
      <w:r w:rsidRPr="00213890">
        <w:rPr>
          <w:lang w:val="pt-PT"/>
        </w:rPr>
        <w:t xml:space="preserve"> https://commercialspace.org/news_events/scrubbed/</w:t>
      </w:r>
    </w:p>
  </w:footnote>
  <w:footnote w:id="79">
    <w:p w14:paraId="4C5BC4E9" w14:textId="6AC398FB" w:rsidR="21F9B076" w:rsidRPr="001A3772" w:rsidRDefault="21F9B076" w:rsidP="21F9B076">
      <w:pPr>
        <w:rPr>
          <w:rFonts w:eastAsia="EYInterstate Light" w:cs="EYInterstate Light"/>
          <w:szCs w:val="20"/>
          <w:lang w:val="it-IT"/>
        </w:rPr>
      </w:pPr>
      <w:r>
        <w:footnoteRef/>
      </w:r>
      <w:r w:rsidRPr="001A3772">
        <w:rPr>
          <w:lang w:val="it-IT"/>
        </w:rPr>
        <w:t xml:space="preserve"> 10 USC</w:t>
      </w:r>
      <w:r w:rsidRPr="001A3772">
        <w:rPr>
          <w:rFonts w:ascii="Arial" w:eastAsia="Arial" w:hAnsi="Arial" w:cs="Arial"/>
          <w:sz w:val="24"/>
          <w:lang w:val="it-IT"/>
        </w:rPr>
        <w:t xml:space="preserve"> § 2276a</w:t>
      </w:r>
    </w:p>
  </w:footnote>
  <w:footnote w:id="80">
    <w:p w14:paraId="23230E1A" w14:textId="5F74C1E2" w:rsidR="21F9B076" w:rsidRPr="001A3772" w:rsidRDefault="21F9B076">
      <w:pPr>
        <w:rPr>
          <w:lang w:val="it-IT"/>
        </w:rPr>
      </w:pPr>
      <w:r>
        <w:footnoteRef/>
      </w:r>
      <w:r w:rsidRPr="001A3772">
        <w:rPr>
          <w:lang w:val="it-IT"/>
        </w:rPr>
        <w:t xml:space="preserve"> https://www.congress.gov/crs-product/I</w:t>
      </w:r>
      <w:r w:rsidR="00715731">
        <w:rPr>
          <w:lang w:val="it-IT"/>
        </w:rPr>
        <w:t>F01</w:t>
      </w:r>
      <w:r w:rsidRPr="001A3772">
        <w:rPr>
          <w:lang w:val="it-IT"/>
        </w:rPr>
        <w:t>2900</w:t>
      </w:r>
    </w:p>
  </w:footnote>
  <w:footnote w:id="81">
    <w:p w14:paraId="0C853520" w14:textId="2114F9CD" w:rsidR="21F9B076" w:rsidRPr="001A3772" w:rsidRDefault="21F9B076">
      <w:pPr>
        <w:rPr>
          <w:lang w:val="it-IT"/>
        </w:rPr>
      </w:pPr>
      <w:r>
        <w:footnoteRef/>
      </w:r>
      <w:r w:rsidRPr="001A3772">
        <w:rPr>
          <w:lang w:val="it-IT"/>
        </w:rPr>
        <w:t xml:space="preserve"> https://commercialspace.org/news_events/scrubbed/</w:t>
      </w:r>
    </w:p>
  </w:footnote>
  <w:footnote w:id="82">
    <w:p w14:paraId="598D5F7A" w14:textId="77777777" w:rsidR="003F1DCD" w:rsidRPr="001A3772" w:rsidRDefault="003F1DCD">
      <w:pPr>
        <w:rPr>
          <w:lang w:val="it-IT"/>
        </w:rPr>
      </w:pPr>
    </w:p>
  </w:footnote>
  <w:footnote w:id="83">
    <w:p w14:paraId="42B07B51" w14:textId="42391173" w:rsidR="5C1EBA95" w:rsidRPr="001A3772" w:rsidRDefault="5C1EBA95" w:rsidP="5C1EBA95">
      <w:pPr>
        <w:rPr>
          <w:lang w:val="it-IT"/>
        </w:rPr>
      </w:pPr>
      <w:r>
        <w:footnoteRef/>
      </w:r>
      <w:r w:rsidRPr="001A3772">
        <w:rPr>
          <w:lang w:val="it-IT"/>
        </w:rPr>
        <w:t xml:space="preserve"> </w:t>
      </w:r>
      <w:hyperlink r:id="rId13">
        <w:r w:rsidRPr="001A3772">
          <w:rPr>
            <w:rStyle w:val="Hyperlink"/>
            <w:rFonts w:ascii="Aptos" w:eastAsia="Aptos" w:hAnsi="Aptos" w:cs="Aptos"/>
            <w:lang w:val="it-IT"/>
          </w:rPr>
          <w:t>https://www.defensenews.com/space/2025/06/04/space-force-shifts-upfront-range-upgrade-costs-to-commercial-firms/</w:t>
        </w:r>
      </w:hyperlink>
    </w:p>
  </w:footnote>
  <w:footnote w:id="84">
    <w:p w14:paraId="5B3C052E" w14:textId="7F325FB0" w:rsidR="3C315A13" w:rsidRPr="001A3772" w:rsidRDefault="3C315A13" w:rsidP="3C315A13">
      <w:pPr>
        <w:rPr>
          <w:lang w:val="it-IT"/>
        </w:rPr>
      </w:pPr>
      <w:r>
        <w:footnoteRef/>
      </w:r>
      <w:r w:rsidRPr="001A3772">
        <w:rPr>
          <w:lang w:val="it-IT"/>
        </w:rPr>
        <w:t xml:space="preserve"> </w:t>
      </w:r>
      <w:hyperlink r:id="rId14">
        <w:r w:rsidRPr="001A3772">
          <w:rPr>
            <w:rStyle w:val="Hyperlink"/>
            <w:rFonts w:ascii="Aptos" w:eastAsia="Aptos" w:hAnsi="Aptos" w:cs="Aptos"/>
            <w:lang w:val="it-IT"/>
          </w:rPr>
          <w:t>https://www.fly2houston.com/spaceport</w:t>
        </w:r>
      </w:hyperlink>
      <w:r w:rsidRPr="001A3772">
        <w:rPr>
          <w:rFonts w:ascii="Aptos" w:eastAsia="Aptos" w:hAnsi="Aptos" w:cs="Aptos"/>
          <w:lang w:val="it-IT"/>
        </w:rPr>
        <w:t>.</w:t>
      </w:r>
    </w:p>
  </w:footnote>
  <w:footnote w:id="85">
    <w:p w14:paraId="64483CF1" w14:textId="346F20AA" w:rsidR="21F9B076" w:rsidRPr="001A3772" w:rsidRDefault="21F9B076">
      <w:pPr>
        <w:rPr>
          <w:lang w:val="it-IT"/>
        </w:rPr>
      </w:pPr>
      <w:r>
        <w:footnoteRef/>
      </w:r>
      <w:r w:rsidRPr="001A3772">
        <w:rPr>
          <w:lang w:val="it-IT"/>
        </w:rPr>
        <w:t xml:space="preserve"> https://aerospace.org/article/space-futures-within-range-how-aerospace-supports-us-spaceport-modernization</w:t>
      </w:r>
    </w:p>
  </w:footnote>
  <w:footnote w:id="86">
    <w:p w14:paraId="010FE06B" w14:textId="62EA8F3A" w:rsidR="21F9B076" w:rsidRDefault="21F9B076" w:rsidP="21F9B076">
      <w:r>
        <w:footnoteRef/>
      </w:r>
      <w:r>
        <w:t xml:space="preserve"> </w:t>
      </w:r>
      <w:r w:rsidRPr="21F9B076">
        <w:rPr>
          <w:rFonts w:ascii="Aptos" w:eastAsia="Aptos" w:hAnsi="Aptos" w:cs="Aptos"/>
        </w:rPr>
        <w:t>J. K. Tinoco, C. Yu, D. Howard, and R. E. Stillwell, “An Introduction to the Spaceport Industry,” Section 6.2.2 “Impacts to Local Community,” Rutledge, 2020. pg. 148–149.</w:t>
      </w:r>
    </w:p>
  </w:footnote>
  <w:footnote w:id="87">
    <w:p w14:paraId="5AAD38D9" w14:textId="18C2F882" w:rsidR="21F9B076" w:rsidRDefault="21F9B076" w:rsidP="21F9B076">
      <w:r>
        <w:footnoteRef/>
      </w:r>
      <w:r>
        <w:t xml:space="preserve"> </w:t>
      </w:r>
      <w:hyperlink r:id="rId15">
        <w:r w:rsidRPr="21F9B076">
          <w:rPr>
            <w:rStyle w:val="Hyperlink"/>
            <w:rFonts w:ascii="Aptos" w:eastAsia="Aptos" w:hAnsi="Aptos" w:cs="Aptos"/>
          </w:rPr>
          <w:t>https://project-disco.org/innovation/launching-the-future-through-commercial-space-innovation/</w:t>
        </w:r>
      </w:hyperlink>
    </w:p>
  </w:footnote>
  <w:footnote w:id="88">
    <w:p w14:paraId="6157E7F3" w14:textId="5B9ED1DB" w:rsidR="21F9B076" w:rsidRDefault="21F9B076" w:rsidP="21F9B076">
      <w:pPr>
        <w:rPr>
          <w:rFonts w:eastAsia="EYInterstate Light" w:cs="EYInterstate Light"/>
          <w:szCs w:val="20"/>
        </w:rPr>
      </w:pPr>
      <w:r>
        <w:footnoteRef/>
      </w:r>
      <w:r>
        <w:t xml:space="preserve"> </w:t>
      </w:r>
      <w:hyperlink r:id="rId16">
        <w:r w:rsidRPr="21F9B076">
          <w:rPr>
            <w:rStyle w:val="Hyperlink"/>
            <w:szCs w:val="20"/>
          </w:rPr>
          <w:t>https://www.faa.gov/newsroom/faa-streamlines-commercial-space-license-approvals</w:t>
        </w:r>
      </w:hyperlink>
    </w:p>
  </w:footnote>
  <w:footnote w:id="89">
    <w:p w14:paraId="6E8E7D24" w14:textId="06A5D2CA" w:rsidR="21F9B076" w:rsidRDefault="21F9B076" w:rsidP="21F9B076">
      <w:pPr>
        <w:rPr>
          <w:rFonts w:eastAsia="EYInterstate Light" w:cs="EYInterstate Light"/>
          <w:szCs w:val="20"/>
        </w:rPr>
      </w:pPr>
      <w:r>
        <w:footnoteRef/>
      </w:r>
      <w:r>
        <w:t xml:space="preserve"> </w:t>
      </w:r>
      <w:hyperlink r:id="rId17">
        <w:r w:rsidRPr="21F9B076">
          <w:rPr>
            <w:rStyle w:val="Hyperlink"/>
            <w:szCs w:val="20"/>
          </w:rPr>
          <w:t>https://spacenews.com/faa-projects-continuing-growth-in-commercial-space-transportation/</w:t>
        </w:r>
      </w:hyperlink>
    </w:p>
  </w:footnote>
  <w:footnote w:id="90">
    <w:p w14:paraId="57C68F8F" w14:textId="3C4FD51A" w:rsidR="21F9B076" w:rsidRDefault="21F9B076" w:rsidP="21F9B076">
      <w:pPr>
        <w:rPr>
          <w:rFonts w:eastAsia="EYInterstate Light" w:cs="EYInterstate Light"/>
          <w:szCs w:val="20"/>
        </w:rPr>
      </w:pPr>
      <w:r>
        <w:footnoteRef/>
      </w:r>
      <w:r>
        <w:t xml:space="preserve"> </w:t>
      </w:r>
      <w:hyperlink r:id="rId18">
        <w:r w:rsidRPr="21F9B076">
          <w:rPr>
            <w:rStyle w:val="Hyperlink"/>
            <w:szCs w:val="20"/>
          </w:rPr>
          <w:t>https://www.faa.gov/space/environmental/nepa_docs</w:t>
        </w:r>
      </w:hyperlink>
    </w:p>
  </w:footnote>
  <w:footnote w:id="91">
    <w:p w14:paraId="1659A9A3" w14:textId="03AF5EFB" w:rsidR="21F9B076" w:rsidRDefault="21F9B076" w:rsidP="21F9B076">
      <w:pPr>
        <w:spacing w:after="0" w:line="276" w:lineRule="auto"/>
        <w:rPr>
          <w:rFonts w:eastAsia="EYInterstate Light" w:cs="EYInterstate Light"/>
          <w:szCs w:val="20"/>
        </w:rPr>
      </w:pPr>
      <w:r>
        <w:footnoteRef/>
      </w:r>
      <w:r>
        <w:t xml:space="preserve"> </w:t>
      </w:r>
      <w:hyperlink r:id="rId19">
        <w:r w:rsidRPr="21F9B076">
          <w:rPr>
            <w:rStyle w:val="Hyperlink"/>
            <w:szCs w:val="20"/>
          </w:rPr>
          <w:t>https://spacenews.com/faa-gives-environmental-approval-for-increased-starship-launch-rate/</w:t>
        </w:r>
      </w:hyperlink>
    </w:p>
    <w:p w14:paraId="1BC63D06" w14:textId="06D01E18" w:rsidR="21F9B076" w:rsidRDefault="21F9B076"/>
  </w:footnote>
  <w:footnote w:id="92">
    <w:p w14:paraId="16819711" w14:textId="39393401" w:rsidR="21F9B076" w:rsidRDefault="21F9B076" w:rsidP="21F9B076">
      <w:pPr>
        <w:rPr>
          <w:rFonts w:eastAsia="EYInterstate Light" w:cs="EYInterstate Light"/>
          <w:szCs w:val="20"/>
        </w:rPr>
      </w:pPr>
      <w:r>
        <w:footnoteRef/>
      </w:r>
      <w:r>
        <w:t xml:space="preserve"> </w:t>
      </w:r>
      <w:hyperlink r:id="rId20">
        <w:r w:rsidRPr="21F9B076">
          <w:rPr>
            <w:rStyle w:val="Hyperlink"/>
            <w:szCs w:val="20"/>
          </w:rPr>
          <w:t>https://www.ntsb.gov/news/press-releases/Pages/nr20220909.aspx</w:t>
        </w:r>
      </w:hyperlink>
    </w:p>
  </w:footnote>
  <w:footnote w:id="93">
    <w:p w14:paraId="1139853F" w14:textId="77777777" w:rsidR="00CD0055" w:rsidRDefault="00CD0055" w:rsidP="00CD0055">
      <w:r>
        <w:footnoteRef/>
      </w:r>
      <w:r>
        <w:t xml:space="preserve"> https://www.space.com/space-exploration/launches-spacecraft/faa-grounds-spacexs-starship-v3-megarocket-after-flight-12-mishap</w:t>
      </w:r>
    </w:p>
  </w:footnote>
  <w:footnote w:id="94">
    <w:p w14:paraId="76BF5AF4" w14:textId="31CE2EA8" w:rsidR="21F9B076" w:rsidRDefault="21F9B076" w:rsidP="00BB57E3">
      <w:pPr>
        <w:spacing w:after="0" w:line="276" w:lineRule="auto"/>
      </w:pPr>
      <w:r>
        <w:footnoteRef/>
      </w:r>
      <w:r>
        <w:t xml:space="preserve"> </w:t>
      </w:r>
      <w:hyperlink r:id="rId21">
        <w:r w:rsidRPr="21F9B076">
          <w:rPr>
            <w:rStyle w:val="Hyperlink"/>
            <w:rFonts w:ascii="Aptos" w:eastAsia="Aptos" w:hAnsi="Aptos" w:cs="Aptos"/>
          </w:rPr>
          <w:t>https://www.nato.int/en/what-we-do/deterrence-and-defence/multinational-capability-cooperation</w:t>
        </w:r>
      </w:hyperlink>
    </w:p>
  </w:footnote>
  <w:footnote w:id="95">
    <w:p w14:paraId="01EFAEEA" w14:textId="54353B0F" w:rsidR="21F9B076" w:rsidRDefault="21F9B076" w:rsidP="00BB57E3">
      <w:pPr>
        <w:spacing w:after="0" w:line="276" w:lineRule="auto"/>
      </w:pPr>
      <w:r>
        <w:footnoteRef/>
      </w:r>
      <w:r>
        <w:t xml:space="preserve"> </w:t>
      </w:r>
      <w:hyperlink r:id="rId22">
        <w:r w:rsidRPr="21F9B076">
          <w:rPr>
            <w:rStyle w:val="Hyperlink"/>
            <w:rFonts w:ascii="Aptos" w:eastAsia="Aptos" w:hAnsi="Aptos" w:cs="Aptos"/>
          </w:rPr>
          <w:t>https://www.rnz.co.nz/news/national/560762/us-wants-to-launch-more-satellites-from-nz</w:t>
        </w:r>
      </w:hyperlink>
    </w:p>
  </w:footnote>
  <w:footnote w:id="96">
    <w:p w14:paraId="127C9B95" w14:textId="1BC9A865" w:rsidR="21F9B076" w:rsidRDefault="21F9B076" w:rsidP="21F9B076">
      <w:r>
        <w:footnoteRef/>
      </w:r>
      <w:r>
        <w:t xml:space="preserve"> </w:t>
      </w:r>
      <w:hyperlink r:id="rId23">
        <w:r w:rsidRPr="21F9B076">
          <w:rPr>
            <w:rStyle w:val="Hyperlink"/>
            <w:rFonts w:ascii="Aptos" w:eastAsia="Aptos" w:hAnsi="Aptos" w:cs="Aptos"/>
          </w:rPr>
          <w:t>https://www.globalspaceportalliance.com/about-gsa/</w:t>
        </w:r>
      </w:hyperlink>
    </w:p>
  </w:footnote>
  <w:footnote w:id="97">
    <w:p w14:paraId="61F44D5E" w14:textId="54716883" w:rsidR="21F9B076" w:rsidRDefault="21F9B076" w:rsidP="009006FF">
      <w:pPr>
        <w:spacing w:after="0" w:line="276" w:lineRule="auto"/>
      </w:pPr>
      <w:r>
        <w:footnoteRef/>
      </w:r>
      <w:r>
        <w:t xml:space="preserve"> </w:t>
      </w:r>
      <w:hyperlink r:id="rId24">
        <w:r w:rsidRPr="21F9B076">
          <w:rPr>
            <w:rStyle w:val="Hyperlink"/>
            <w:rFonts w:ascii="Aptos" w:eastAsia="Aptos" w:hAnsi="Aptos" w:cs="Aptos"/>
          </w:rPr>
          <w:t>https://hbr.org/2026/03/the-founder-of-rocket-lab-on-competing-with-billionaires-to-lead-in-space</w:t>
        </w:r>
      </w:hyperlink>
    </w:p>
  </w:footnote>
  <w:footnote w:id="98">
    <w:p w14:paraId="67D8F03D" w14:textId="2E872FCA" w:rsidR="21F9B076" w:rsidRDefault="21F9B076" w:rsidP="21F9B076">
      <w:r>
        <w:footnoteRef/>
      </w:r>
      <w:r>
        <w:t xml:space="preserve"> </w:t>
      </w:r>
      <w:hyperlink r:id="rId25">
        <w:r w:rsidRPr="21F9B076">
          <w:rPr>
            <w:rStyle w:val="Hyperlink"/>
            <w:rFonts w:ascii="Aptos" w:eastAsia="Aptos" w:hAnsi="Aptos" w:cs="Aptos"/>
          </w:rPr>
          <w:t>https://thespinoff.co.nz/business/20-11-2018/what-lies-inside-rocket-labs-secret-us-military-contracts</w:t>
        </w:r>
      </w:hyperlink>
    </w:p>
  </w:footnote>
  <w:footnote w:id="99">
    <w:p w14:paraId="77D70D5F" w14:textId="5BD3CB8D" w:rsidR="21F9B076" w:rsidRDefault="21F9B076" w:rsidP="21F9B076">
      <w:r>
        <w:footnoteRef/>
      </w:r>
      <w:r>
        <w:t xml:space="preserve"> </w:t>
      </w:r>
      <w:hyperlink r:id="rId26">
        <w:r w:rsidRPr="21F9B076">
          <w:rPr>
            <w:rStyle w:val="Hyperlink"/>
            <w:rFonts w:ascii="Aptos" w:eastAsia="Aptos" w:hAnsi="Aptos" w:cs="Aptos"/>
          </w:rPr>
          <w:t>https://www.stuff.co.nz/business/111185172/government-venture-capital-fund-turned-down-early-offer-to-invest-in-rocket-lab</w:t>
        </w:r>
      </w:hyperlink>
    </w:p>
  </w:footnote>
  <w:footnote w:id="100">
    <w:p w14:paraId="1F5226D0" w14:textId="50D141D2" w:rsidR="21F9B076" w:rsidRDefault="21F9B076" w:rsidP="21F9B076">
      <w:r>
        <w:footnoteRef/>
      </w:r>
      <w:r>
        <w:t xml:space="preserve"> </w:t>
      </w:r>
      <w:hyperlink r:id="rId27">
        <w:r w:rsidRPr="21F9B076">
          <w:rPr>
            <w:rStyle w:val="Hyperlink"/>
            <w:rFonts w:ascii="Aptos" w:eastAsia="Aptos" w:hAnsi="Aptos" w:cs="Aptos"/>
          </w:rPr>
          <w:t>https://space.skyrocket.de/doc_lau/electron.htm</w:t>
        </w:r>
      </w:hyperlink>
    </w:p>
  </w:footnote>
  <w:footnote w:id="101">
    <w:p w14:paraId="761A7036" w14:textId="1946DB32" w:rsidR="21F9B076" w:rsidRDefault="21F9B076" w:rsidP="21F9B076">
      <w:r>
        <w:footnoteRef/>
      </w:r>
      <w:r>
        <w:t xml:space="preserve"> </w:t>
      </w:r>
      <w:hyperlink r:id="rId28">
        <w:r w:rsidRPr="21F9B076">
          <w:rPr>
            <w:rStyle w:val="Hyperlink"/>
            <w:rFonts w:ascii="Aptos" w:eastAsia="Aptos" w:hAnsi="Aptos" w:cs="Aptos"/>
          </w:rPr>
          <w:t>https://www.rnz.co.nz/news/business/590037/rocket-lab-wins-record-contract-with-us-department-of-war</w:t>
        </w:r>
      </w:hyperlink>
    </w:p>
  </w:footnote>
  <w:footnote w:id="102">
    <w:p w14:paraId="26DE4921" w14:textId="3799398C" w:rsidR="21F9B076" w:rsidRDefault="21F9B076" w:rsidP="21F9B076">
      <w:r>
        <w:footnoteRef/>
      </w:r>
      <w:r>
        <w:t xml:space="preserve"> </w:t>
      </w:r>
      <w:hyperlink r:id="rId29">
        <w:r w:rsidRPr="21F9B076">
          <w:rPr>
            <w:rStyle w:val="Hyperlink"/>
            <w:rFonts w:ascii="Aptos" w:eastAsia="Aptos" w:hAnsi="Aptos" w:cs="Aptos"/>
          </w:rPr>
          <w:t>https://www.investing.com/news/company-news/rocket-lab-acquires-new-zealand-manufacturer-for-185b-backlog-93CH-4529553</w:t>
        </w:r>
      </w:hyperlink>
    </w:p>
  </w:footnote>
  <w:footnote w:id="103">
    <w:p w14:paraId="7BD4FF1F" w14:textId="3291F078" w:rsidR="284B7280" w:rsidRDefault="284B7280">
      <w:r>
        <w:footnoteRef/>
      </w:r>
      <w:r>
        <w:t xml:space="preserve"> https://rocketlabcorp.com/assets/Electron-Payload-User-Guide-7.0-v6.pdf</w:t>
      </w:r>
    </w:p>
  </w:footnote>
  <w:footnote w:id="104">
    <w:p w14:paraId="2F4E23F8" w14:textId="63E84E09" w:rsidR="47318D5F" w:rsidRDefault="47318D5F">
      <w:r>
        <w:footnoteRef/>
      </w:r>
      <w:r>
        <w:t xml:space="preserve"> https://rocketlabcorp.com/assets/Uploads/Rocket-Lab-Neutron-PUG-reduced-final.pdf</w:t>
      </w:r>
    </w:p>
  </w:footnote>
  <w:footnote w:id="105">
    <w:p w14:paraId="472EAB53" w14:textId="70E969B0" w:rsidR="21F9B076" w:rsidRDefault="21F9B076" w:rsidP="009006FF">
      <w:pPr>
        <w:spacing w:after="0" w:line="276" w:lineRule="auto"/>
      </w:pPr>
      <w:r>
        <w:footnoteRef/>
      </w:r>
      <w:r>
        <w:t xml:space="preserve"> </w:t>
      </w:r>
      <w:hyperlink r:id="rId30">
        <w:r w:rsidRPr="21F9B076">
          <w:rPr>
            <w:rStyle w:val="Hyperlink"/>
            <w:rFonts w:ascii="Aptos" w:eastAsia="Aptos" w:hAnsi="Aptos" w:cs="Aptos"/>
          </w:rPr>
          <w:t>https://www.spacecapital.com/blogs/rocket-lab-the-discipline-of-audacity-the-art-of-precision</w:t>
        </w:r>
      </w:hyperlink>
    </w:p>
  </w:footnote>
  <w:footnote w:id="106">
    <w:p w14:paraId="0D579BC5" w14:textId="78B729A2" w:rsidR="21F9B076" w:rsidRDefault="21F9B076" w:rsidP="21F9B076">
      <w:r>
        <w:footnoteRef/>
      </w:r>
      <w:r>
        <w:t xml:space="preserve"> </w:t>
      </w:r>
      <w:hyperlink r:id="rId31">
        <w:r w:rsidRPr="21F9B076">
          <w:rPr>
            <w:rStyle w:val="Hyperlink"/>
            <w:rFonts w:ascii="Aptos" w:eastAsia="Aptos" w:hAnsi="Aptos" w:cs="Aptos"/>
          </w:rPr>
          <w:t>https://www.heise.de/en/news/Rocket-Lab-to-acquire-laser-communication-company-Mynaric-11242492.html</w:t>
        </w:r>
      </w:hyperlink>
    </w:p>
  </w:footnote>
  <w:footnote w:id="107">
    <w:p w14:paraId="7B3DEFBA" w14:textId="0C381F7B" w:rsidR="21F9B076" w:rsidRDefault="21F9B076" w:rsidP="21F9B076">
      <w:r>
        <w:footnoteRef/>
      </w:r>
      <w:r>
        <w:t xml:space="preserve"> </w:t>
      </w:r>
      <w:r w:rsidRPr="21F9B076">
        <w:rPr>
          <w:rFonts w:ascii="Aptos" w:eastAsia="Aptos" w:hAnsi="Aptos" w:cs="Aptos"/>
        </w:rPr>
        <w:t>Private correspondence with NZ regulators</w:t>
      </w:r>
    </w:p>
  </w:footnote>
  <w:footnote w:id="108">
    <w:p w14:paraId="000A3D89" w14:textId="59A4DFA2" w:rsidR="21F9B076" w:rsidRDefault="21F9B076" w:rsidP="21F9B076">
      <w:r>
        <w:footnoteRef/>
      </w:r>
      <w:r>
        <w:t xml:space="preserve"> </w:t>
      </w:r>
      <w:hyperlink r:id="rId32">
        <w:r w:rsidRPr="21F9B076">
          <w:rPr>
            <w:rStyle w:val="Hyperlink"/>
            <w:rFonts w:ascii="Aptos" w:eastAsia="Aptos" w:hAnsi="Aptos" w:cs="Aptos"/>
          </w:rPr>
          <w:t>https://www.mbie.govt.nz/dmsdocument/20127-report-on-the-statutory-review-of-the-oshaa-2017-pdf</w:t>
        </w:r>
      </w:hyperlink>
    </w:p>
  </w:footnote>
  <w:footnote w:id="109">
    <w:p w14:paraId="761C8CF1" w14:textId="54D5CA69" w:rsidR="21F9B076" w:rsidRDefault="21F9B076" w:rsidP="21F9B076">
      <w:pPr>
        <w:spacing w:after="0" w:line="276" w:lineRule="auto"/>
      </w:pPr>
      <w:r>
        <w:footnoteRef/>
      </w:r>
      <w:r>
        <w:t xml:space="preserve"> </w:t>
      </w:r>
      <w:hyperlink r:id="rId33">
        <w:r w:rsidRPr="21F9B076">
          <w:rPr>
            <w:rStyle w:val="Hyperlink"/>
            <w:rFonts w:ascii="Aptos" w:eastAsia="Aptos" w:hAnsi="Aptos" w:cs="Aptos"/>
          </w:rPr>
          <w:t>https://irctoolkit.mbie.govt.nz/case-studies/international-regulatory-cooperation-on-space-activities</w:t>
        </w:r>
      </w:hyperlink>
    </w:p>
    <w:p w14:paraId="01E9B8C7" w14:textId="09833BAF" w:rsidR="21F9B076" w:rsidRDefault="21F9B076"/>
  </w:footnote>
  <w:footnote w:id="110">
    <w:p w14:paraId="174EFC49" w14:textId="08E6C526" w:rsidR="21F9B076" w:rsidRDefault="21F9B076" w:rsidP="21F9B076">
      <w:r>
        <w:footnoteRef/>
      </w:r>
      <w:r>
        <w:t xml:space="preserve"> </w:t>
      </w:r>
      <w:hyperlink r:id="rId34">
        <w:r w:rsidRPr="21F9B076">
          <w:rPr>
            <w:rStyle w:val="Hyperlink"/>
            <w:rFonts w:ascii="Aptos" w:eastAsia="Aptos" w:hAnsi="Aptos" w:cs="Aptos"/>
          </w:rPr>
          <w:t>https://www.dlapiper.com/en-at/insights/publications/2026/02/beyond-our-limits-new-zealand-increases-its-space-launch-limit</w:t>
        </w:r>
      </w:hyperlink>
    </w:p>
  </w:footnote>
  <w:footnote w:id="111">
    <w:p w14:paraId="4B4164C6" w14:textId="0B9F8031" w:rsidR="21F9B076" w:rsidRDefault="21F9B076" w:rsidP="21F9B076">
      <w:r>
        <w:footnoteRef/>
      </w:r>
      <w:r>
        <w:t xml:space="preserve"> </w:t>
      </w:r>
      <w:hyperlink r:id="rId35">
        <w:r w:rsidRPr="21F9B076">
          <w:rPr>
            <w:rStyle w:val="Hyperlink"/>
            <w:rFonts w:ascii="Aptos" w:eastAsia="Aptos" w:hAnsi="Aptos" w:cs="Aptos"/>
          </w:rPr>
          <w:t>https://www.rnz.co.nz/news/national/560762/us-wants-to-launch-more-satellites-from-nz</w:t>
        </w:r>
      </w:hyperlink>
    </w:p>
  </w:footnote>
  <w:footnote w:id="112">
    <w:p w14:paraId="60131118" w14:textId="6BD9A7DE" w:rsidR="21F9B076" w:rsidRDefault="21F9B076" w:rsidP="21F9B076">
      <w:r>
        <w:footnoteRef/>
      </w:r>
      <w:r>
        <w:t xml:space="preserve"> </w:t>
      </w:r>
      <w:hyperlink r:id="rId36" w:anchor="01">
        <w:r w:rsidRPr="21F9B076">
          <w:rPr>
            <w:rStyle w:val="Hyperlink"/>
            <w:rFonts w:ascii="Aptos" w:eastAsia="Aptos" w:hAnsi="Aptos" w:cs="Aptos"/>
          </w:rPr>
          <w:t>https://www.rocket.jaxa.jp/e/rocket/h3/index.html#01</w:t>
        </w:r>
      </w:hyperlink>
    </w:p>
  </w:footnote>
  <w:footnote w:id="113">
    <w:p w14:paraId="58A1770B" w14:textId="653BFE1D" w:rsidR="21F9B076" w:rsidRDefault="21F9B076" w:rsidP="21F9B076">
      <w:r>
        <w:footnoteRef/>
      </w:r>
      <w:r>
        <w:t xml:space="preserve"> </w:t>
      </w:r>
      <w:hyperlink r:id="rId37">
        <w:r w:rsidRPr="21F9B076">
          <w:rPr>
            <w:rStyle w:val="Hyperlink"/>
            <w:rFonts w:ascii="Aptos" w:eastAsia="Aptos" w:hAnsi="Aptos" w:cs="Aptos"/>
          </w:rPr>
          <w:t>https://global.jaxa.jp/projects/rockets/epsilon/</w:t>
        </w:r>
      </w:hyperlink>
    </w:p>
  </w:footnote>
  <w:footnote w:id="114">
    <w:p w14:paraId="1C4CC4EE" w14:textId="41ED6D6B" w:rsidR="21F9B076" w:rsidRDefault="21F9B076" w:rsidP="21F9B076">
      <w:r>
        <w:footnoteRef/>
      </w:r>
      <w:r>
        <w:t xml:space="preserve"> </w:t>
      </w:r>
      <w:hyperlink r:id="rId38">
        <w:r w:rsidRPr="21F9B076">
          <w:rPr>
            <w:rStyle w:val="Hyperlink"/>
            <w:rFonts w:ascii="Aptos" w:eastAsia="Aptos" w:hAnsi="Aptos" w:cs="Aptos"/>
          </w:rPr>
          <w:t>https://global.jaxa.jp/article/special/epsilon/hirose_e.html</w:t>
        </w:r>
      </w:hyperlink>
    </w:p>
  </w:footnote>
  <w:footnote w:id="115">
    <w:p w14:paraId="11890804" w14:textId="016AF89F" w:rsidR="21F9B076" w:rsidRDefault="21F9B076" w:rsidP="21F9B076">
      <w:r>
        <w:footnoteRef/>
      </w:r>
      <w:r>
        <w:t xml:space="preserve"> </w:t>
      </w:r>
      <w:hyperlink r:id="rId39">
        <w:r w:rsidRPr="21F9B076">
          <w:rPr>
            <w:rStyle w:val="Hyperlink"/>
            <w:rFonts w:ascii="Aptos" w:eastAsia="Aptos" w:hAnsi="Aptos" w:cs="Aptos"/>
          </w:rPr>
          <w:t>https://www.ihi.co.jp/en/all_news/pdf/ip02.pdf</w:t>
        </w:r>
      </w:hyperlink>
    </w:p>
  </w:footnote>
  <w:footnote w:id="116">
    <w:p w14:paraId="472B92CE" w14:textId="3FD64485" w:rsidR="21F9B076" w:rsidRDefault="21F9B076" w:rsidP="00C8305C">
      <w:pPr>
        <w:spacing w:after="0" w:line="276" w:lineRule="auto"/>
      </w:pPr>
      <w:r>
        <w:footnoteRef/>
      </w:r>
      <w:r>
        <w:t xml:space="preserve"> </w:t>
      </w:r>
      <w:hyperlink r:id="rId40">
        <w:r w:rsidRPr="21F9B076">
          <w:rPr>
            <w:rStyle w:val="Hyperlink"/>
            <w:rFonts w:ascii="Aptos" w:eastAsia="Aptos" w:hAnsi="Aptos" w:cs="Aptos"/>
          </w:rPr>
          <w:t>https://spacepolicyonline.com/news/japans-epsilon-s-rocket-suffers-another-setback/</w:t>
        </w:r>
      </w:hyperlink>
    </w:p>
  </w:footnote>
  <w:footnote w:id="117">
    <w:p w14:paraId="0FBE5A27" w14:textId="3386B87F" w:rsidR="21F9B076" w:rsidRDefault="21F9B076" w:rsidP="21F9B076">
      <w:r>
        <w:footnoteRef/>
      </w:r>
      <w:hyperlink r:id="rId41" w:anchor=":~:text=Pricing%20will%20depend%20on%20whether,synchronous%20orbit%20for%20$15%20million" w:history="1">
        <w:r w:rsidR="00C8305C" w:rsidRPr="00DB671B">
          <w:rPr>
            <w:rStyle w:val="Hyperlink"/>
            <w:rFonts w:ascii="Aptos" w:eastAsia="Aptos" w:hAnsi="Aptos" w:cs="Aptos"/>
          </w:rPr>
          <w:t>https://spacenews.com/ihi-aerospace-to-offer-epsilon-rocket-commercially/#:~:text=Pricing%20will%20depend%20on%20whether,synchronous%20orbit%20for%20$15%20million</w:t>
        </w:r>
      </w:hyperlink>
      <w:r w:rsidRPr="21F9B076">
        <w:rPr>
          <w:rFonts w:ascii="Aptos" w:eastAsia="Aptos" w:hAnsi="Aptos" w:cs="Aptos"/>
        </w:rPr>
        <w:t>.</w:t>
      </w:r>
    </w:p>
  </w:footnote>
  <w:footnote w:id="118">
    <w:p w14:paraId="7421B5B5" w14:textId="68E346B4" w:rsidR="21F9B076" w:rsidRDefault="21F9B076" w:rsidP="21F9B076">
      <w:r>
        <w:footnoteRef/>
      </w:r>
      <w:r>
        <w:t xml:space="preserve"> </w:t>
      </w:r>
      <w:hyperlink r:id="rId42">
        <w:r w:rsidRPr="21F9B076">
          <w:rPr>
            <w:rStyle w:val="Hyperlink"/>
            <w:rFonts w:ascii="Aptos" w:eastAsia="Aptos" w:hAnsi="Aptos" w:cs="Aptos"/>
          </w:rPr>
          <w:t>https://www.bbc.com/news/world-asia-24090322</w:t>
        </w:r>
      </w:hyperlink>
    </w:p>
  </w:footnote>
  <w:footnote w:id="119">
    <w:p w14:paraId="395BE5C3" w14:textId="0815371B" w:rsidR="21F9B076" w:rsidRDefault="21F9B076" w:rsidP="21F9B076">
      <w:r>
        <w:footnoteRef/>
      </w:r>
      <w:r>
        <w:t xml:space="preserve"> </w:t>
      </w:r>
      <w:hyperlink r:id="rId43">
        <w:r w:rsidRPr="21F9B076">
          <w:rPr>
            <w:rStyle w:val="Hyperlink"/>
            <w:rFonts w:ascii="Aptos" w:eastAsia="Aptos" w:hAnsi="Aptos" w:cs="Aptos"/>
          </w:rPr>
          <w:t>https://spacenews.com/third-kairos-launch-fails/</w:t>
        </w:r>
      </w:hyperlink>
    </w:p>
  </w:footnote>
  <w:footnote w:id="120">
    <w:p w14:paraId="71D3398A" w14:textId="18AD4F23" w:rsidR="21F9B076" w:rsidRDefault="21F9B076" w:rsidP="21F9B076">
      <w:r>
        <w:footnoteRef/>
      </w:r>
      <w:r>
        <w:t xml:space="preserve"> </w:t>
      </w:r>
      <w:hyperlink r:id="rId44">
        <w:r w:rsidRPr="21F9B076">
          <w:rPr>
            <w:rStyle w:val="Hyperlink"/>
            <w:rFonts w:ascii="Aptos" w:eastAsia="Aptos" w:hAnsi="Aptos" w:cs="Aptos"/>
          </w:rPr>
          <w:t>https://spacenews.com/space-one-and-space-bd-to-launch-satellite-for-japanese-military/</w:t>
        </w:r>
      </w:hyperlink>
    </w:p>
  </w:footnote>
  <w:footnote w:id="121">
    <w:p w14:paraId="78ABF236" w14:textId="07143745" w:rsidR="21F9B076" w:rsidRDefault="21F9B076" w:rsidP="21F9B076">
      <w:r>
        <w:footnoteRef/>
      </w:r>
      <w:r>
        <w:t xml:space="preserve"> </w:t>
      </w:r>
      <w:hyperlink r:id="rId45">
        <w:r w:rsidRPr="21F9B076">
          <w:rPr>
            <w:rStyle w:val="Hyperlink"/>
            <w:rFonts w:ascii="Aptos" w:eastAsia="Aptos" w:hAnsi="Aptos" w:cs="Aptos"/>
          </w:rPr>
          <w:t>https://spacenews.com/japanese-launch-company-interstellar-technologies-raises-130-million/</w:t>
        </w:r>
      </w:hyperlink>
    </w:p>
  </w:footnote>
  <w:footnote w:id="122">
    <w:p w14:paraId="00CF2CB5" w14:textId="34514254" w:rsidR="21F9B076" w:rsidRDefault="21F9B076">
      <w:r>
        <w:footnoteRef/>
      </w:r>
      <w:r>
        <w:t xml:space="preserve"> </w:t>
      </w:r>
      <w:hyperlink r:id="rId46">
        <w:r w:rsidRPr="21F9B076">
          <w:rPr>
            <w:rStyle w:val="Hyperlink"/>
          </w:rPr>
          <w:t>https://global.jaxa.jp/countdown/</w:t>
        </w:r>
        <w:r w:rsidR="00715731">
          <w:rPr>
            <w:rStyle w:val="Hyperlink"/>
          </w:rPr>
          <w:t>F01</w:t>
        </w:r>
        <w:r w:rsidRPr="21F9B076">
          <w:rPr>
            <w:rStyle w:val="Hyperlink"/>
          </w:rPr>
          <w:t>1/presskit/tnsc_guide_e.pdf</w:t>
        </w:r>
      </w:hyperlink>
    </w:p>
  </w:footnote>
  <w:footnote w:id="123">
    <w:p w14:paraId="0C39880F" w14:textId="2D41F530" w:rsidR="21F9B076" w:rsidRDefault="21F9B076">
      <w:r>
        <w:footnoteRef/>
      </w:r>
      <w:r>
        <w:t xml:space="preserve"> https://www.asahi.com/ajw/articles/15590527</w:t>
      </w:r>
    </w:p>
  </w:footnote>
  <w:footnote w:id="124">
    <w:p w14:paraId="336ECC40" w14:textId="3B559D3B" w:rsidR="21F9B076" w:rsidRDefault="21F9B076">
      <w:r>
        <w:footnoteRef/>
      </w:r>
      <w:r>
        <w:t>https://asianews.network/japan-plans-to-boost-facilities-at-h3-rocket-launch-site-in-effort-to-increase-launch-numbers/</w:t>
      </w:r>
    </w:p>
  </w:footnote>
  <w:footnote w:id="125">
    <w:p w14:paraId="7FF056DB" w14:textId="6852FAEC" w:rsidR="21F9B076" w:rsidRDefault="21F9B076">
      <w:r>
        <w:footnoteRef/>
      </w:r>
      <w:r>
        <w:t xml:space="preserve"> https://stage.tksc.jaxa.jp/shisetsu/business/uchinoura/M_rocket/</w:t>
      </w:r>
    </w:p>
  </w:footnote>
  <w:footnote w:id="126">
    <w:p w14:paraId="343057C7" w14:textId="0E85128B" w:rsidR="21F9B076" w:rsidRDefault="21F9B076" w:rsidP="21F9B076">
      <w:r>
        <w:footnoteRef/>
      </w:r>
      <w:r>
        <w:t xml:space="preserve"> </w:t>
      </w:r>
      <w:hyperlink r:id="rId47">
        <w:r w:rsidRPr="21F9B076">
          <w:rPr>
            <w:rStyle w:val="Hyperlink"/>
          </w:rPr>
          <w:t>https://www.space-one.co.jp/index_e.html</w:t>
        </w:r>
      </w:hyperlink>
    </w:p>
  </w:footnote>
  <w:footnote w:id="127">
    <w:p w14:paraId="4C73F4CD" w14:textId="71E3743B" w:rsidR="21F9B076" w:rsidRDefault="21F9B076">
      <w:r>
        <w:footnoteRef/>
      </w:r>
      <w:r>
        <w:t xml:space="preserve"> https://japan-forward.com/kairos-rocket-aims-for-japans-first-private-satellite-launch/</w:t>
      </w:r>
    </w:p>
  </w:footnote>
  <w:footnote w:id="128">
    <w:p w14:paraId="173C3D48" w14:textId="4D8CB544" w:rsidR="21F9B076" w:rsidRDefault="21F9B076" w:rsidP="21F9B076">
      <w:pPr>
        <w:rPr>
          <w:rFonts w:eastAsia="EYInterstate Light" w:cs="EYInterstate Light"/>
          <w:szCs w:val="20"/>
        </w:rPr>
      </w:pPr>
      <w:r>
        <w:footnoteRef/>
      </w:r>
      <w:r>
        <w:t xml:space="preserve"> </w:t>
      </w:r>
      <w:hyperlink r:id="rId48" w:anchor=":~:text=The%20municipal%20government%20estimates%20the,role%20in%20fund%20procurement%20assistance">
        <w:r w:rsidRPr="21F9B076">
          <w:rPr>
            <w:rStyle w:val="Hyperlink"/>
            <w:szCs w:val="20"/>
          </w:rPr>
          <w:t>https://mainichi.jp/english/articles/20210528/p2a/00m/0sc/033000c#:~:text=The%20municipal%20government%20estimates%20the,role%20in%20fund%20procurement%20assistance</w:t>
        </w:r>
      </w:hyperlink>
    </w:p>
  </w:footnote>
  <w:footnote w:id="129">
    <w:p w14:paraId="4FBDC55B" w14:textId="5B627A93" w:rsidR="21F9B076" w:rsidRDefault="21F9B076" w:rsidP="21F9B076">
      <w:r>
        <w:footnoteRef/>
      </w:r>
      <w:r>
        <w:t xml:space="preserve"> </w:t>
      </w:r>
      <w:hyperlink r:id="rId49">
        <w:r w:rsidRPr="21F9B076">
          <w:rPr>
            <w:rStyle w:val="Hyperlink"/>
            <w:rFonts w:ascii="Aptos" w:eastAsia="Aptos" w:hAnsi="Aptos" w:cs="Aptos"/>
          </w:rPr>
          <w:t>https://spacenews.com/firefly-signs-agreement-to-study-alpha-launches-from-japan/</w:t>
        </w:r>
      </w:hyperlink>
    </w:p>
  </w:footnote>
  <w:footnote w:id="130">
    <w:p w14:paraId="0CD63CC3" w14:textId="2F9883EC" w:rsidR="21F9B076" w:rsidRDefault="21F9B076">
      <w:r>
        <w:footnoteRef/>
      </w:r>
      <w:r>
        <w:t xml:space="preserve"> </w:t>
      </w:r>
      <w:hyperlink r:id="rId50">
        <w:r w:rsidRPr="21F9B076">
          <w:rPr>
            <w:rStyle w:val="Hyperlink"/>
          </w:rPr>
          <w:t>https://www.istellartech.com/en_news/10064</w:t>
        </w:r>
      </w:hyperlink>
    </w:p>
  </w:footnote>
  <w:footnote w:id="131">
    <w:p w14:paraId="0413B484" w14:textId="5197A505" w:rsidR="21F9B076" w:rsidRDefault="21F9B076">
      <w:r>
        <w:footnoteRef/>
      </w:r>
      <w:r>
        <w:t xml:space="preserve"> https://www.istellartech.com/7hbym/wp-content/themes/ist_2023/assets/pdf/usersguide_zero.pdf</w:t>
      </w:r>
    </w:p>
  </w:footnote>
  <w:footnote w:id="132">
    <w:p w14:paraId="41737ABF" w14:textId="15211F6B" w:rsidR="21F9B076" w:rsidRDefault="21F9B076">
      <w:r>
        <w:footnoteRef/>
      </w:r>
      <w:r>
        <w:t xml:space="preserve"> https://www.nippon.com/en/japan-topics/g02556/hokkaido-town-aims-to-become-east-asian-space-launch-hub.html</w:t>
      </w:r>
    </w:p>
  </w:footnote>
  <w:footnote w:id="133">
    <w:p w14:paraId="724D3616" w14:textId="11EA604F" w:rsidR="21F9B076" w:rsidRDefault="21F9B076">
      <w:r>
        <w:footnoteRef/>
      </w:r>
      <w:r>
        <w:t xml:space="preserve"> https://hokkaidospaceport.com/</w:t>
      </w:r>
    </w:p>
  </w:footnote>
  <w:footnote w:id="134">
    <w:p w14:paraId="46C2F82E" w14:textId="2B530901" w:rsidR="21F9B076" w:rsidRDefault="21F9B076" w:rsidP="21F9B076">
      <w:r>
        <w:footnoteRef/>
      </w:r>
      <w:r>
        <w:t xml:space="preserve"> </w:t>
      </w:r>
      <w:hyperlink r:id="rId51">
        <w:r w:rsidRPr="21F9B076">
          <w:rPr>
            <w:rStyle w:val="Hyperlink"/>
            <w:rFonts w:ascii="Aptos" w:eastAsia="Aptos" w:hAnsi="Aptos" w:cs="Aptos"/>
          </w:rPr>
          <w:t>https://www.mufg.jp/english/profile/ourbrand/passion/interview_03/index.html</w:t>
        </w:r>
      </w:hyperlink>
    </w:p>
  </w:footnote>
  <w:footnote w:id="135">
    <w:p w14:paraId="39468043" w14:textId="64ED763F" w:rsidR="21F9B076" w:rsidRDefault="21F9B076" w:rsidP="21F9B076">
      <w:pPr>
        <w:rPr>
          <w:rFonts w:eastAsia="EYInterstate Light" w:cs="EYInterstate Light"/>
          <w:szCs w:val="20"/>
        </w:rPr>
      </w:pPr>
      <w:r>
        <w:footnoteRef/>
      </w:r>
      <w:hyperlink r:id="rId52">
        <w:r w:rsidRPr="21F9B076">
          <w:rPr>
            <w:rStyle w:val="Hyperlink"/>
            <w:szCs w:val="20"/>
          </w:rPr>
          <w:t>https://www.sierraspace.com/press-releases/new-sierra-space-partners-accelerate-effort-to-bring-dream-chaser-spaceplane-to-japan/</w:t>
        </w:r>
      </w:hyperlink>
    </w:p>
  </w:footnote>
  <w:footnote w:id="136">
    <w:p w14:paraId="0867C4CB" w14:textId="27F37514" w:rsidR="21F9B076" w:rsidRDefault="21F9B076" w:rsidP="21F9B076">
      <w:pPr>
        <w:rPr>
          <w:rFonts w:eastAsia="EYInterstate Light" w:cs="EYInterstate Light"/>
          <w:szCs w:val="20"/>
        </w:rPr>
      </w:pPr>
      <w:r>
        <w:footnoteRef/>
      </w:r>
      <w:r>
        <w:t xml:space="preserve"> </w:t>
      </w:r>
      <w:hyperlink r:id="rId53">
        <w:r w:rsidRPr="21F9B076">
          <w:rPr>
            <w:rStyle w:val="Hyperlink"/>
            <w:szCs w:val="20"/>
          </w:rPr>
          <w:t>https://fund.jaxa.jp/content/uploads/Overview_of_The_SpaceStrategy_Fund.pdf</w:t>
        </w:r>
      </w:hyperlink>
    </w:p>
  </w:footnote>
  <w:footnote w:id="137">
    <w:p w14:paraId="0C63FD82" w14:textId="6D3D2822" w:rsidR="21F9B076" w:rsidRDefault="21F9B076" w:rsidP="21F9B076">
      <w:pPr>
        <w:rPr>
          <w:rFonts w:ascii="Aptos" w:eastAsia="Aptos" w:hAnsi="Aptos" w:cs="Aptos"/>
        </w:rPr>
      </w:pPr>
      <w:r>
        <w:footnoteRef/>
      </w:r>
      <w:r>
        <w:t xml:space="preserve"> </w:t>
      </w:r>
      <w:hyperlink r:id="rId54" w:anchor=":~:text=The%20municipal%20government%20estimates%20the,role%20in%20fund%20procurement%20assistance">
        <w:r w:rsidRPr="21F9B076">
          <w:rPr>
            <w:rStyle w:val="Hyperlink"/>
            <w:rFonts w:ascii="Aptos" w:eastAsia="Aptos" w:hAnsi="Aptos" w:cs="Aptos"/>
          </w:rPr>
          <w:t>https://mainichi.jp/english/articles/20210528/p2a/00m/0sc/033000c#:~:text=The%20municipal%20government%20estimates%20the,role%20in%20fund%20procurement%20assistance</w:t>
        </w:r>
      </w:hyperlink>
    </w:p>
  </w:footnote>
  <w:footnote w:id="138">
    <w:p w14:paraId="0A2D0B17" w14:textId="5AA5D0C9" w:rsidR="21F9B076" w:rsidRDefault="21F9B076" w:rsidP="21F9B076">
      <w:pPr>
        <w:rPr>
          <w:rFonts w:eastAsia="EYInterstate Light" w:cs="EYInterstate Light"/>
          <w:szCs w:val="20"/>
        </w:rPr>
      </w:pPr>
      <w:r>
        <w:footnoteRef/>
      </w:r>
      <w:r>
        <w:t xml:space="preserve"> </w:t>
      </w:r>
      <w:hyperlink r:id="rId55">
        <w:r w:rsidRPr="21F9B076">
          <w:rPr>
            <w:rStyle w:val="Hyperlink"/>
            <w:szCs w:val="20"/>
          </w:rPr>
          <w:t>https://www.lexology.com/library/detail.aspx?g=</w:t>
        </w:r>
        <w:r w:rsidR="00EA5E86">
          <w:rPr>
            <w:rStyle w:val="Hyperlink"/>
            <w:szCs w:val="20"/>
          </w:rPr>
          <w:t>C06</w:t>
        </w:r>
        <w:r w:rsidR="0018674D">
          <w:rPr>
            <w:rStyle w:val="Hyperlink"/>
            <w:szCs w:val="20"/>
          </w:rPr>
          <w:t>D09</w:t>
        </w:r>
        <w:r w:rsidRPr="21F9B076">
          <w:rPr>
            <w:rStyle w:val="Hyperlink"/>
            <w:szCs w:val="20"/>
          </w:rPr>
          <w:t>4</w:t>
        </w:r>
        <w:r w:rsidR="00F100C9">
          <w:rPr>
            <w:rStyle w:val="Hyperlink"/>
            <w:szCs w:val="20"/>
          </w:rPr>
          <w:t>A09</w:t>
        </w:r>
        <w:r w:rsidRPr="21F9B076">
          <w:rPr>
            <w:rStyle w:val="Hyperlink"/>
            <w:szCs w:val="20"/>
          </w:rPr>
          <w:t>4-6</w:t>
        </w:r>
        <w:r w:rsidR="0018674D">
          <w:rPr>
            <w:rStyle w:val="Hyperlink"/>
            <w:szCs w:val="20"/>
          </w:rPr>
          <w:t>D04</w:t>
        </w:r>
        <w:r w:rsidRPr="21F9B076">
          <w:rPr>
            <w:rStyle w:val="Hyperlink"/>
            <w:szCs w:val="20"/>
          </w:rPr>
          <w:t>8-4bab-</w:t>
        </w:r>
        <w:r w:rsidR="00F100C9">
          <w:rPr>
            <w:rStyle w:val="Hyperlink"/>
            <w:szCs w:val="20"/>
          </w:rPr>
          <w:t>A03</w:t>
        </w:r>
        <w:r w:rsidRPr="21F9B076">
          <w:rPr>
            <w:rStyle w:val="Hyperlink"/>
            <w:szCs w:val="20"/>
          </w:rPr>
          <w:t>83-f</w:t>
        </w:r>
        <w:r w:rsidR="006B46EA">
          <w:rPr>
            <w:rStyle w:val="Hyperlink"/>
            <w:szCs w:val="20"/>
          </w:rPr>
          <w:t>E07</w:t>
        </w:r>
        <w:r w:rsidR="00EA5E86">
          <w:rPr>
            <w:rStyle w:val="Hyperlink"/>
            <w:szCs w:val="20"/>
          </w:rPr>
          <w:t>C09</w:t>
        </w:r>
        <w:r w:rsidRPr="21F9B076">
          <w:rPr>
            <w:rStyle w:val="Hyperlink"/>
            <w:szCs w:val="20"/>
          </w:rPr>
          <w:t>076442c</w:t>
        </w:r>
      </w:hyperlink>
    </w:p>
  </w:footnote>
  <w:footnote w:id="139">
    <w:p w14:paraId="6177053A" w14:textId="08FD4509" w:rsidR="21F9B076" w:rsidRDefault="21F9B076" w:rsidP="21F9B076">
      <w:pPr>
        <w:rPr>
          <w:rFonts w:eastAsia="EYInterstate Light" w:cs="EYInterstate Light"/>
          <w:szCs w:val="20"/>
        </w:rPr>
      </w:pPr>
      <w:r>
        <w:footnoteRef/>
      </w:r>
      <w:r>
        <w:t xml:space="preserve"> </w:t>
      </w:r>
      <w:hyperlink r:id="rId56">
        <w:r w:rsidRPr="21F9B076">
          <w:rPr>
            <w:rStyle w:val="Hyperlink"/>
            <w:szCs w:val="20"/>
          </w:rPr>
          <w:t>https://natlawreview.com/article/japan-shifts-next-generation-space-transportation-regulation-space-activities-act</w:t>
        </w:r>
      </w:hyperlink>
    </w:p>
  </w:footnote>
  <w:footnote w:id="140">
    <w:p w14:paraId="47BFAF27" w14:textId="72DE2CD2" w:rsidR="21F9B076" w:rsidRDefault="21F9B076" w:rsidP="21F9B076">
      <w:pPr>
        <w:rPr>
          <w:rFonts w:eastAsia="EYInterstate Light" w:cs="EYInterstate Light"/>
          <w:szCs w:val="20"/>
        </w:rPr>
      </w:pPr>
      <w:r>
        <w:footnoteRef/>
      </w:r>
      <w:r>
        <w:t xml:space="preserve"> </w:t>
      </w:r>
      <w:hyperlink r:id="rId57">
        <w:r w:rsidRPr="21F9B076">
          <w:rPr>
            <w:rStyle w:val="Hyperlink"/>
            <w:szCs w:val="20"/>
          </w:rPr>
          <w:t>https://www.isro.gov.in/Launchers.html</w:t>
        </w:r>
      </w:hyperlink>
    </w:p>
  </w:footnote>
  <w:footnote w:id="141">
    <w:p w14:paraId="7604F614" w14:textId="4D0DE53B" w:rsidR="21F9B076" w:rsidRDefault="21F9B076" w:rsidP="21F9B076">
      <w:pPr>
        <w:rPr>
          <w:rFonts w:eastAsia="EYInterstate Light" w:cs="EYInterstate Light"/>
          <w:szCs w:val="20"/>
        </w:rPr>
      </w:pPr>
      <w:r>
        <w:footnoteRef/>
      </w:r>
      <w:r>
        <w:t xml:space="preserve"> </w:t>
      </w:r>
      <w:hyperlink r:id="rId58">
        <w:r w:rsidRPr="21F9B076">
          <w:rPr>
            <w:rStyle w:val="Hyperlink"/>
            <w:szCs w:val="20"/>
          </w:rPr>
          <w:t>https://www.thespacereview.com/article/5008/1</w:t>
        </w:r>
      </w:hyperlink>
    </w:p>
  </w:footnote>
  <w:footnote w:id="142">
    <w:p w14:paraId="1BCE8FBA" w14:textId="6006A84C" w:rsidR="21F9B076" w:rsidRDefault="21F9B076" w:rsidP="21F9B076">
      <w:pPr>
        <w:rPr>
          <w:rFonts w:eastAsia="EYInterstate Light" w:cs="EYInterstate Light"/>
          <w:szCs w:val="20"/>
        </w:rPr>
      </w:pPr>
      <w:r>
        <w:footnoteRef/>
      </w:r>
      <w:r>
        <w:t xml:space="preserve"> </w:t>
      </w:r>
      <w:hyperlink r:id="rId59">
        <w:r w:rsidRPr="21F9B076">
          <w:rPr>
            <w:rStyle w:val="Hyperlink"/>
            <w:szCs w:val="20"/>
          </w:rPr>
          <w:t>https://www.thegeostrata.com/post/isro-s-strategic-ascent-competitive-positioning-in-the-global-heavy-launch-market</w:t>
        </w:r>
      </w:hyperlink>
    </w:p>
  </w:footnote>
  <w:footnote w:id="143">
    <w:p w14:paraId="2B3FC478" w14:textId="687997DB" w:rsidR="21F9B076" w:rsidRDefault="21F9B076" w:rsidP="21F9B076">
      <w:pPr>
        <w:rPr>
          <w:rFonts w:eastAsia="EYInterstate Light" w:cs="EYInterstate Light"/>
          <w:szCs w:val="20"/>
        </w:rPr>
      </w:pPr>
      <w:r>
        <w:footnoteRef/>
      </w:r>
      <w:r>
        <w:t xml:space="preserve"> </w:t>
      </w:r>
      <w:hyperlink r:id="rId60">
        <w:r w:rsidRPr="21F9B076">
          <w:rPr>
            <w:rStyle w:val="Hyperlink"/>
            <w:szCs w:val="20"/>
          </w:rPr>
          <w:t>https://www.newspace.im/assets/Small-Launchers-2023_Erik-Kulu_IA</w:t>
        </w:r>
        <w:r w:rsidR="00EA5E86">
          <w:rPr>
            <w:rStyle w:val="Hyperlink"/>
            <w:szCs w:val="20"/>
          </w:rPr>
          <w:t>C02</w:t>
        </w:r>
        <w:r w:rsidRPr="21F9B076">
          <w:rPr>
            <w:rStyle w:val="Hyperlink"/>
            <w:szCs w:val="20"/>
          </w:rPr>
          <w:t>023.pdf</w:t>
        </w:r>
      </w:hyperlink>
    </w:p>
  </w:footnote>
  <w:footnote w:id="144">
    <w:p w14:paraId="24FCF84F" w14:textId="471E3FAF" w:rsidR="21F9B076" w:rsidRDefault="21F9B076" w:rsidP="21F9B076">
      <w:pPr>
        <w:rPr>
          <w:rFonts w:eastAsia="EYInterstate Light" w:cs="EYInterstate Light"/>
          <w:szCs w:val="20"/>
        </w:rPr>
      </w:pPr>
      <w:r>
        <w:footnoteRef/>
      </w:r>
      <w:r>
        <w:t xml:space="preserve"> </w:t>
      </w:r>
      <w:hyperlink r:id="rId61">
        <w:r w:rsidRPr="21F9B076">
          <w:rPr>
            <w:rStyle w:val="Hyperlink"/>
            <w:szCs w:val="20"/>
          </w:rPr>
          <w:t>https://interactive.satellitetoday.com/via/satshow-week-2026-show-daily/skyroot-aerospace-indian-launch-player-ready-for-the-big-stage</w:t>
        </w:r>
      </w:hyperlink>
    </w:p>
  </w:footnote>
  <w:footnote w:id="145">
    <w:p w14:paraId="60D004B4" w14:textId="1C4A75E2" w:rsidR="21F9B076" w:rsidRDefault="21F9B076" w:rsidP="21F9B076">
      <w:pPr>
        <w:spacing w:after="0" w:line="276" w:lineRule="auto"/>
        <w:rPr>
          <w:rFonts w:eastAsia="EYInterstate Light" w:cs="EYInterstate Light"/>
          <w:szCs w:val="20"/>
        </w:rPr>
      </w:pPr>
      <w:r>
        <w:footnoteRef/>
      </w:r>
      <w:r>
        <w:t xml:space="preserve"> </w:t>
      </w:r>
      <w:hyperlink r:id="rId62">
        <w:r w:rsidRPr="21F9B076">
          <w:rPr>
            <w:rStyle w:val="Hyperlink"/>
            <w:szCs w:val="20"/>
          </w:rPr>
          <w:t>https://www.ft.com/content/9481e0eb-51ac-41</w:t>
        </w:r>
        <w:r w:rsidR="00F100C9">
          <w:rPr>
            <w:rStyle w:val="Hyperlink"/>
            <w:szCs w:val="20"/>
          </w:rPr>
          <w:t>A05</w:t>
        </w:r>
        <w:r w:rsidRPr="21F9B076">
          <w:rPr>
            <w:rStyle w:val="Hyperlink"/>
            <w:szCs w:val="20"/>
          </w:rPr>
          <w:t>-91</w:t>
        </w:r>
        <w:r w:rsidR="00EA5E86">
          <w:rPr>
            <w:rStyle w:val="Hyperlink"/>
            <w:szCs w:val="20"/>
          </w:rPr>
          <w:t>C09</w:t>
        </w:r>
        <w:r w:rsidRPr="21F9B076">
          <w:rPr>
            <w:rStyle w:val="Hyperlink"/>
            <w:szCs w:val="20"/>
          </w:rPr>
          <w:t>-4852cb</w:t>
        </w:r>
        <w:r w:rsidR="0018674D">
          <w:rPr>
            <w:rStyle w:val="Hyperlink"/>
            <w:szCs w:val="20"/>
          </w:rPr>
          <w:t>D04</w:t>
        </w:r>
        <w:r w:rsidR="00EA5E86">
          <w:rPr>
            <w:rStyle w:val="Hyperlink"/>
            <w:szCs w:val="20"/>
          </w:rPr>
          <w:t>C04</w:t>
        </w:r>
        <w:r w:rsidRPr="21F9B076">
          <w:rPr>
            <w:rStyle w:val="Hyperlink"/>
            <w:szCs w:val="20"/>
          </w:rPr>
          <w:t>14?syn-25</w:t>
        </w:r>
        <w:r w:rsidR="00F100C9">
          <w:rPr>
            <w:rStyle w:val="Hyperlink"/>
            <w:szCs w:val="20"/>
          </w:rPr>
          <w:t>A06</w:t>
        </w:r>
        <w:r w:rsidR="0003468C">
          <w:rPr>
            <w:rStyle w:val="Hyperlink"/>
            <w:szCs w:val="20"/>
          </w:rPr>
          <w:t>B01</w:t>
        </w:r>
        <w:r w:rsidR="00F100C9">
          <w:rPr>
            <w:rStyle w:val="Hyperlink"/>
            <w:szCs w:val="20"/>
          </w:rPr>
          <w:t>A06</w:t>
        </w:r>
        <w:r w:rsidRPr="21F9B076">
          <w:rPr>
            <w:rStyle w:val="Hyperlink"/>
            <w:szCs w:val="20"/>
          </w:rPr>
          <w:t>=1</w:t>
        </w:r>
      </w:hyperlink>
    </w:p>
    <w:p w14:paraId="65844CD1" w14:textId="3A8416A8" w:rsidR="21F9B076" w:rsidRDefault="21F9B076"/>
  </w:footnote>
  <w:footnote w:id="146">
    <w:p w14:paraId="387FF94D" w14:textId="77777777" w:rsidR="00CD0055" w:rsidRDefault="00CD0055" w:rsidP="00CD0055">
      <w:r>
        <w:footnoteRef/>
      </w:r>
      <w:r>
        <w:t xml:space="preserve"> https://reliefweb.int/report/india/india-cyclone-nov-1984-undro-information-reports-1-2</w:t>
      </w:r>
    </w:p>
  </w:footnote>
  <w:footnote w:id="147">
    <w:p w14:paraId="208BDBA9" w14:textId="77777777" w:rsidR="00CD0055" w:rsidRDefault="00CD0055" w:rsidP="00CD0055">
      <w:r>
        <w:footnoteRef/>
      </w:r>
      <w:r>
        <w:t xml:space="preserve"> https://www.deccanchronicle.com/nation/current-affairs/131216/isros-spaceport-in-sriharikota-escapes-heavy-cyclones-fury.html</w:t>
      </w:r>
    </w:p>
  </w:footnote>
  <w:footnote w:id="148">
    <w:p w14:paraId="3076B052" w14:textId="77777777" w:rsidR="00CD0055" w:rsidRDefault="00CD0055" w:rsidP="00CD0055">
      <w:r>
        <w:footnoteRef/>
      </w:r>
      <w:r>
        <w:t xml:space="preserve"> </w:t>
      </w:r>
      <w:hyperlink r:id="rId63">
        <w:r w:rsidRPr="292E9CA5">
          <w:rPr>
            <w:rStyle w:val="Hyperlink"/>
          </w:rPr>
          <w:t>https://theprint.in/ground-reports/sriharikota-we-have-a-problem-the-ground-is-eroding/1853844/</w:t>
        </w:r>
      </w:hyperlink>
    </w:p>
  </w:footnote>
  <w:footnote w:id="149">
    <w:p w14:paraId="54571008" w14:textId="77777777" w:rsidR="00CD0055" w:rsidRDefault="00CD0055" w:rsidP="00CD0055">
      <w:r>
        <w:footnoteRef/>
      </w:r>
      <w:r>
        <w:t xml:space="preserve"> https://indianexpress.com/article/long-reads/sriharikota-spaceport-isro-space-programme-9789159/</w:t>
      </w:r>
    </w:p>
  </w:footnote>
  <w:footnote w:id="150">
    <w:p w14:paraId="2B0EDF5F" w14:textId="77777777" w:rsidR="00CD0055" w:rsidRDefault="00CD0055" w:rsidP="00CD0055">
      <w:r>
        <w:footnoteRef/>
      </w:r>
      <w:r>
        <w:t xml:space="preserve"> https://www.shar.gov.in/sdscshar/newAboutus.jsp</w:t>
      </w:r>
    </w:p>
  </w:footnote>
  <w:footnote w:id="151">
    <w:p w14:paraId="749BF887" w14:textId="77777777" w:rsidR="00CD0055" w:rsidRDefault="00CD0055" w:rsidP="00CD0055">
      <w:r>
        <w:footnoteRef/>
      </w:r>
      <w:r>
        <w:t xml:space="preserve"> </w:t>
      </w:r>
      <w:hyperlink r:id="rId64">
        <w:r w:rsidRPr="292E9CA5">
          <w:rPr>
            <w:rStyle w:val="Hyperlink"/>
          </w:rPr>
          <w:t>https://keeptrack.space/deep-dive/kulasekarapattinam-spaceport</w:t>
        </w:r>
      </w:hyperlink>
    </w:p>
    <w:p w14:paraId="1E9A5C04" w14:textId="77777777" w:rsidR="00CD0055" w:rsidRDefault="00CD0055" w:rsidP="00CD0055"/>
  </w:footnote>
  <w:footnote w:id="152">
    <w:p w14:paraId="22C8BA6E" w14:textId="77777777" w:rsidR="00CD0055" w:rsidRDefault="00CD0055" w:rsidP="00CD0055">
      <w:pPr>
        <w:rPr>
          <w:rFonts w:eastAsia="EYInterstate Light" w:cs="EYInterstate Light"/>
          <w:szCs w:val="20"/>
        </w:rPr>
      </w:pPr>
      <w:r>
        <w:footnoteRef/>
      </w:r>
      <w:r>
        <w:t xml:space="preserve"> </w:t>
      </w:r>
      <w:hyperlink r:id="rId65">
        <w:r w:rsidRPr="292E9CA5">
          <w:rPr>
            <w:rStyle w:val="Hyperlink"/>
            <w:szCs w:val="20"/>
          </w:rPr>
          <w:t>https://www.isro.gov.in/Second_Spaceport_FoundationStone_Laid_Hon_PrimeMinister.html</w:t>
        </w:r>
      </w:hyperlink>
    </w:p>
  </w:footnote>
  <w:footnote w:id="153">
    <w:p w14:paraId="09A4D18D" w14:textId="77777777" w:rsidR="00CD0055" w:rsidRDefault="00CD0055" w:rsidP="00CD0055">
      <w:pPr>
        <w:rPr>
          <w:rFonts w:eastAsia="EYInterstate Light" w:cs="EYInterstate Light"/>
          <w:szCs w:val="20"/>
        </w:rPr>
      </w:pPr>
      <w:r>
        <w:footnoteRef/>
      </w:r>
      <w:r>
        <w:t xml:space="preserve"> </w:t>
      </w:r>
      <w:hyperlink r:id="rId66">
        <w:r w:rsidRPr="292E9CA5">
          <w:rPr>
            <w:rStyle w:val="Hyperlink"/>
            <w:szCs w:val="20"/>
          </w:rPr>
          <w:t>https://www.isro.gov.in/Achievements_Department_of_Space_2025.html</w:t>
        </w:r>
      </w:hyperlink>
    </w:p>
  </w:footnote>
  <w:footnote w:id="154">
    <w:p w14:paraId="1307BB8F" w14:textId="77777777" w:rsidR="00CD0055" w:rsidRDefault="00CD0055" w:rsidP="00CD0055">
      <w:r>
        <w:footnoteRef/>
      </w:r>
      <w:r>
        <w:t xml:space="preserve"> https://keeptrack.space/deep-dive/kulasekarapattinam-spaceport</w:t>
      </w:r>
    </w:p>
  </w:footnote>
  <w:footnote w:id="155">
    <w:p w14:paraId="2AB30C4E" w14:textId="77777777" w:rsidR="00CD0055" w:rsidRDefault="00CD0055" w:rsidP="00CD0055">
      <w:r>
        <w:footnoteRef/>
      </w:r>
      <w:r>
        <w:t xml:space="preserve"> Ibid</w:t>
      </w:r>
    </w:p>
  </w:footnote>
  <w:footnote w:id="156">
    <w:p w14:paraId="5B99BA0B" w14:textId="4904B88E" w:rsidR="21F9B076" w:rsidRDefault="21F9B076" w:rsidP="21F9B076">
      <w:pPr>
        <w:rPr>
          <w:rFonts w:eastAsia="EYInterstate Light" w:cs="EYInterstate Light"/>
          <w:szCs w:val="20"/>
        </w:rPr>
      </w:pPr>
      <w:r>
        <w:footnoteRef/>
      </w:r>
      <w:r>
        <w:t xml:space="preserve"> </w:t>
      </w:r>
      <w:hyperlink r:id="rId67">
        <w:r w:rsidRPr="21F9B076">
          <w:rPr>
            <w:rStyle w:val="Hyperlink"/>
            <w:szCs w:val="20"/>
          </w:rPr>
          <w:t>https://www.inspace.gov.in/inspace/sys_attachment.do?sys_id=</w:t>
        </w:r>
        <w:r w:rsidR="00F100C9">
          <w:rPr>
            <w:rStyle w:val="Hyperlink"/>
            <w:szCs w:val="20"/>
          </w:rPr>
          <w:t>A07</w:t>
        </w:r>
        <w:r w:rsidR="00715731">
          <w:rPr>
            <w:rStyle w:val="Hyperlink"/>
            <w:szCs w:val="20"/>
          </w:rPr>
          <w:t>F04</w:t>
        </w:r>
        <w:r w:rsidRPr="21F9B076">
          <w:rPr>
            <w:rStyle w:val="Hyperlink"/>
            <w:szCs w:val="20"/>
          </w:rPr>
          <w:t>00622</w:t>
        </w:r>
        <w:r w:rsidR="0003468C">
          <w:rPr>
            <w:rStyle w:val="Hyperlink"/>
            <w:szCs w:val="20"/>
          </w:rPr>
          <w:t>B09</w:t>
        </w:r>
        <w:r w:rsidRPr="21F9B076">
          <w:rPr>
            <w:rStyle w:val="Hyperlink"/>
            <w:szCs w:val="20"/>
          </w:rPr>
          <w:t>84</w:t>
        </w:r>
        <w:r w:rsidR="00715731">
          <w:rPr>
            <w:rStyle w:val="Hyperlink"/>
            <w:szCs w:val="20"/>
          </w:rPr>
          <w:t>F05</w:t>
        </w:r>
        <w:r w:rsidRPr="21F9B076">
          <w:rPr>
            <w:rStyle w:val="Hyperlink"/>
            <w:szCs w:val="20"/>
          </w:rPr>
          <w:t>0</w:t>
        </w:r>
        <w:r w:rsidR="006B46EA">
          <w:rPr>
            <w:rStyle w:val="Hyperlink"/>
            <w:szCs w:val="20"/>
          </w:rPr>
          <w:t>E09</w:t>
        </w:r>
        <w:r w:rsidRPr="21F9B076">
          <w:rPr>
            <w:rStyle w:val="Hyperlink"/>
            <w:szCs w:val="20"/>
          </w:rPr>
          <w:t>5e</w:t>
        </w:r>
        <w:r w:rsidR="00715731">
          <w:rPr>
            <w:rStyle w:val="Hyperlink"/>
            <w:szCs w:val="20"/>
          </w:rPr>
          <w:t>F01</w:t>
        </w:r>
        <w:r w:rsidRPr="21F9B076">
          <w:rPr>
            <w:rStyle w:val="Hyperlink"/>
            <w:szCs w:val="20"/>
          </w:rPr>
          <w:t>7</w:t>
        </w:r>
        <w:r w:rsidR="0003468C">
          <w:rPr>
            <w:rStyle w:val="Hyperlink"/>
            <w:szCs w:val="20"/>
          </w:rPr>
          <w:t>B06</w:t>
        </w:r>
        <w:r w:rsidR="006B46EA">
          <w:rPr>
            <w:rStyle w:val="Hyperlink"/>
            <w:szCs w:val="20"/>
          </w:rPr>
          <w:t>E09</w:t>
        </w:r>
        <w:r w:rsidRPr="21F9B076">
          <w:rPr>
            <w:rStyle w:val="Hyperlink"/>
            <w:szCs w:val="20"/>
          </w:rPr>
          <w:t>1bf</w:t>
        </w:r>
        <w:r w:rsidR="0003468C">
          <w:rPr>
            <w:rStyle w:val="Hyperlink"/>
            <w:szCs w:val="20"/>
          </w:rPr>
          <w:t>B01</w:t>
        </w:r>
      </w:hyperlink>
    </w:p>
  </w:footnote>
  <w:footnote w:id="157">
    <w:p w14:paraId="0078EE82" w14:textId="2878CC0A" w:rsidR="21F9B076" w:rsidRDefault="21F9B076" w:rsidP="21F9B076">
      <w:pPr>
        <w:rPr>
          <w:rFonts w:eastAsia="EYInterstate Light" w:cs="EYInterstate Light"/>
          <w:szCs w:val="20"/>
        </w:rPr>
      </w:pPr>
      <w:r>
        <w:footnoteRef/>
      </w:r>
      <w:r>
        <w:t xml:space="preserve"> </w:t>
      </w:r>
      <w:hyperlink r:id="rId68">
        <w:r w:rsidRPr="21F9B076">
          <w:rPr>
            <w:rStyle w:val="Hyperlink"/>
            <w:szCs w:val="20"/>
          </w:rPr>
          <w:t>https://www.pib.gov.in/PressReleaseDetail.aspx?PRID=1876714&amp;reg=3&amp;lang=1</w:t>
        </w:r>
      </w:hyperlink>
    </w:p>
  </w:footnote>
  <w:footnote w:id="158">
    <w:p w14:paraId="486A178F" w14:textId="2113F4C8" w:rsidR="21F9B076" w:rsidRDefault="21F9B076" w:rsidP="21F9B076">
      <w:pPr>
        <w:rPr>
          <w:rFonts w:eastAsia="EYInterstate Light" w:cs="EYInterstate Light"/>
          <w:szCs w:val="20"/>
        </w:rPr>
      </w:pPr>
      <w:r>
        <w:footnoteRef/>
      </w:r>
      <w:r>
        <w:t xml:space="preserve"> </w:t>
      </w:r>
      <w:hyperlink r:id="rId69">
        <w:r w:rsidRPr="21F9B076">
          <w:rPr>
            <w:rStyle w:val="Hyperlink"/>
            <w:szCs w:val="20"/>
          </w:rPr>
          <w:t>https://www.thespacereview.com/article/5008/1</w:t>
        </w:r>
      </w:hyperlink>
    </w:p>
  </w:footnote>
  <w:footnote w:id="159">
    <w:p w14:paraId="5D1DFC29" w14:textId="5DEA5839" w:rsidR="21F9B076" w:rsidRDefault="21F9B076" w:rsidP="21F9B076">
      <w:pPr>
        <w:spacing w:after="0" w:line="276" w:lineRule="auto"/>
        <w:rPr>
          <w:rFonts w:eastAsia="EYInterstate Light" w:cs="EYInterstate Light"/>
          <w:szCs w:val="20"/>
        </w:rPr>
      </w:pPr>
      <w:r>
        <w:footnoteRef/>
      </w:r>
      <w:r>
        <w:t xml:space="preserve"> </w:t>
      </w:r>
      <w:hyperlink r:id="rId70">
        <w:r w:rsidRPr="21F9B076">
          <w:rPr>
            <w:rStyle w:val="Hyperlink"/>
            <w:szCs w:val="20"/>
          </w:rPr>
          <w:t>https://www.axiomspace.com/news/mou-skyroot-aerospace</w:t>
        </w:r>
      </w:hyperlink>
    </w:p>
    <w:p w14:paraId="3952E343" w14:textId="2C25B348" w:rsidR="21F9B076" w:rsidRDefault="21F9B076"/>
  </w:footnote>
  <w:footnote w:id="160">
    <w:p w14:paraId="630BE7D2" w14:textId="21FEB796" w:rsidR="21F9B076" w:rsidRDefault="21F9B076" w:rsidP="21F9B076">
      <w:pPr>
        <w:rPr>
          <w:rFonts w:eastAsia="EYInterstate Light" w:cs="EYInterstate Light"/>
          <w:szCs w:val="20"/>
        </w:rPr>
      </w:pPr>
      <w:r>
        <w:footnoteRef/>
      </w:r>
      <w:r>
        <w:t xml:space="preserve"> </w:t>
      </w:r>
      <w:hyperlink r:id="rId71">
        <w:r w:rsidRPr="21F9B076">
          <w:rPr>
            <w:rStyle w:val="Hyperlink"/>
            <w:szCs w:val="20"/>
          </w:rPr>
          <w:t>https://www.austrade.gov.au/en/news-and-analysis/analysis/australias-starry-success-in-indias-space-sector</w:t>
        </w:r>
      </w:hyperlink>
    </w:p>
  </w:footnote>
  <w:footnote w:id="161">
    <w:p w14:paraId="298D3EBA" w14:textId="77777777" w:rsidR="00CD0055" w:rsidRDefault="00CD0055" w:rsidP="00CD0055">
      <w:pPr>
        <w:rPr>
          <w:rFonts w:eastAsia="EYInterstate Light" w:cs="EYInterstate Light"/>
          <w:szCs w:val="20"/>
        </w:rPr>
      </w:pPr>
      <w:r>
        <w:footnoteRef/>
      </w:r>
      <w:r>
        <w:t xml:space="preserve"> </w:t>
      </w:r>
      <w:hyperlink r:id="rId72">
        <w:r w:rsidRPr="292E9CA5">
          <w:rPr>
            <w:rStyle w:val="Hyperlink"/>
            <w:szCs w:val="20"/>
          </w:rPr>
          <w:t>https://www.thespacereview.com/article/5008/1</w:t>
        </w:r>
      </w:hyperlink>
    </w:p>
  </w:footnote>
  <w:footnote w:id="162">
    <w:p w14:paraId="5DE5B344" w14:textId="1BD3B461" w:rsidR="007D66FB" w:rsidRPr="007D66FB" w:rsidRDefault="007D66FB">
      <w:pPr>
        <w:pStyle w:val="FootnoteText"/>
        <w:rPr>
          <w:lang w:val="en-US"/>
        </w:rPr>
      </w:pPr>
      <w:r>
        <w:rPr>
          <w:rStyle w:val="FootnoteReference"/>
        </w:rPr>
        <w:footnoteRef/>
      </w:r>
      <w:r>
        <w:t xml:space="preserve"> </w:t>
      </w:r>
      <w:r w:rsidRPr="007D66FB">
        <w:t>https://spacenews.com/isar-aerospace-signs-agreement-for-canadian-launch-site/</w:t>
      </w:r>
    </w:p>
  </w:footnote>
  <w:footnote w:id="163">
    <w:p w14:paraId="141E3381" w14:textId="0B07F048" w:rsidR="00F40DE5" w:rsidRPr="00F40DE5" w:rsidRDefault="00F40DE5">
      <w:pPr>
        <w:pStyle w:val="FootnoteText"/>
      </w:pPr>
      <w:r>
        <w:rPr>
          <w:rStyle w:val="FootnoteReference"/>
        </w:rPr>
        <w:footnoteRef/>
      </w:r>
      <w:r>
        <w:t xml:space="preserve"> </w:t>
      </w:r>
      <w:r w:rsidRPr="00F40DE5">
        <w:t>https://isaraerospace.com/launch</w:t>
      </w:r>
    </w:p>
  </w:footnote>
  <w:footnote w:id="164">
    <w:p w14:paraId="6D6D533E" w14:textId="23643C20" w:rsidR="001241EE" w:rsidRPr="001241EE" w:rsidRDefault="001241EE">
      <w:pPr>
        <w:pStyle w:val="FootnoteText"/>
      </w:pPr>
      <w:r>
        <w:rPr>
          <w:rStyle w:val="FootnoteReference"/>
        </w:rPr>
        <w:footnoteRef/>
      </w:r>
      <w:r>
        <w:t xml:space="preserve"> </w:t>
      </w:r>
      <w:hyperlink r:id="rId73" w:history="1">
        <w:r w:rsidRPr="001241EE">
          <w:rPr>
            <w:rStyle w:val="Hyperlink"/>
          </w:rPr>
          <w:t>EU Space Surveillance and Tracking - Defence Industry and Space</w:t>
        </w:r>
      </w:hyperlink>
    </w:p>
  </w:footnote>
  <w:footnote w:id="165">
    <w:p w14:paraId="138C5C29" w14:textId="6A5FE070" w:rsidR="004804A3" w:rsidRPr="004804A3" w:rsidRDefault="004804A3">
      <w:pPr>
        <w:pStyle w:val="FootnoteText"/>
        <w:rPr>
          <w:lang w:val="en-US"/>
        </w:rPr>
      </w:pPr>
      <w:r>
        <w:rPr>
          <w:rStyle w:val="FootnoteReference"/>
        </w:rPr>
        <w:footnoteRef/>
      </w:r>
      <w:r>
        <w:t xml:space="preserve"> </w:t>
      </w:r>
      <w:r w:rsidRPr="004804A3">
        <w:t>https://eu-space.europa.eu/space-economy/skills-and-education/space-career-launchpad</w:t>
      </w:r>
    </w:p>
  </w:footnote>
  <w:footnote w:id="166">
    <w:p w14:paraId="74A5D6EE" w14:textId="3EE56CEE" w:rsidR="004E71F9" w:rsidRPr="004E71F9" w:rsidRDefault="004E71F9">
      <w:pPr>
        <w:pStyle w:val="FootnoteText"/>
      </w:pPr>
      <w:r>
        <w:rPr>
          <w:rStyle w:val="FootnoteReference"/>
        </w:rPr>
        <w:footnoteRef/>
      </w:r>
      <w:r>
        <w:t xml:space="preserve"> </w:t>
      </w:r>
      <w:r w:rsidR="00C513E7" w:rsidRPr="00C513E7">
        <w:t>The important caveat is that these are not purely EU‑competence matters: range safety, flight‑termination acceptance and airspace coordination touch national safety, aviation, maritime and, in places, security competences, so they cannot be assumed to fall within the EU Space Act's implementing framework. The Act offers a valuable policy window for the licensing and safety‑resilience dimensions where its scope permits, but the objective of harmonisation and mutual recognition must be pursued through whichever instrument fits each matter — the Act where applicable, and technical standards, bilateral or multilateral arrangements, or voluntary coordination between authorities where necessary.</w:t>
      </w:r>
    </w:p>
  </w:footnote>
  <w:footnote w:id="167">
    <w:p w14:paraId="0AA0C98D" w14:textId="74325BD8" w:rsidR="00E3008C" w:rsidRPr="00894B00" w:rsidRDefault="00E3008C">
      <w:pPr>
        <w:pStyle w:val="FootnoteText"/>
      </w:pPr>
      <w:r>
        <w:rPr>
          <w:rStyle w:val="FootnoteReference"/>
        </w:rPr>
        <w:footnoteRef/>
      </w:r>
      <w:r>
        <w:t xml:space="preserve"> </w:t>
      </w:r>
      <w:r w:rsidR="00894B00" w:rsidRPr="00894B00">
        <w:t>https://cordis.europa.eu/project/id/101135284</w:t>
      </w:r>
    </w:p>
  </w:footnote>
  <w:footnote w:id="168">
    <w:p w14:paraId="4C2D9E54" w14:textId="6A8562D3" w:rsidR="00946BBE" w:rsidRPr="00946BBE" w:rsidRDefault="00946BBE">
      <w:pPr>
        <w:pStyle w:val="FootnoteText"/>
        <w:rPr>
          <w:lang w:val="en-US"/>
        </w:rPr>
      </w:pPr>
      <w:r>
        <w:rPr>
          <w:rStyle w:val="FootnoteReference"/>
        </w:rPr>
        <w:footnoteRef/>
      </w:r>
      <w:r>
        <w:t xml:space="preserve"> </w:t>
      </w:r>
      <w:r w:rsidR="00436C81" w:rsidRPr="00436C81">
        <w:t>https://geotec.uji.es/projects/spacesuite/</w:t>
      </w:r>
    </w:p>
  </w:footnote>
  <w:footnote w:id="169">
    <w:p w14:paraId="4BBC9269" w14:textId="2512759B" w:rsidR="0018794A" w:rsidRPr="0018794A" w:rsidRDefault="0018794A">
      <w:pPr>
        <w:pStyle w:val="FootnoteText"/>
      </w:pPr>
      <w:r>
        <w:rPr>
          <w:rStyle w:val="FootnoteReference"/>
        </w:rPr>
        <w:footnoteRef/>
      </w:r>
      <w:r>
        <w:t xml:space="preserve"> </w:t>
      </w:r>
      <w:r w:rsidRPr="0018794A">
        <w:t>https://europeanspaceflight.com/uk-government-pledges-10m-in-funding-to-saxavord/</w:t>
      </w:r>
    </w:p>
  </w:footnote>
  <w:footnote w:id="170">
    <w:p w14:paraId="4FF757B0" w14:textId="7C60D5CE" w:rsidR="00917A9B" w:rsidRPr="00917A9B" w:rsidRDefault="00917A9B">
      <w:pPr>
        <w:pStyle w:val="FootnoteText"/>
      </w:pPr>
      <w:r>
        <w:rPr>
          <w:rStyle w:val="FootnoteReference"/>
        </w:rPr>
        <w:footnoteRef/>
      </w:r>
      <w:r>
        <w:t xml:space="preserve"> </w:t>
      </w:r>
      <w:r w:rsidR="00793686" w:rsidRPr="00793686">
        <w:t>https://www.nammo.com/products/space/space-propulsion-thrusters-and-engines/220n-h2o2-thruster/</w:t>
      </w:r>
    </w:p>
  </w:footnote>
  <w:footnote w:id="171">
    <w:p w14:paraId="379D587C" w14:textId="338FFF3A" w:rsidR="00793686" w:rsidRPr="00793686" w:rsidRDefault="00793686">
      <w:pPr>
        <w:pStyle w:val="FootnoteText"/>
      </w:pPr>
      <w:r>
        <w:rPr>
          <w:rStyle w:val="FootnoteReference"/>
        </w:rPr>
        <w:footnoteRef/>
      </w:r>
      <w:r>
        <w:t xml:space="preserve"> </w:t>
      </w:r>
      <w:r w:rsidRPr="00793686">
        <w:t>https://www.aerovia.org/facilities/esrange-ground-station</w:t>
      </w:r>
    </w:p>
  </w:footnote>
  <w:footnote w:id="172">
    <w:p w14:paraId="5A4D0B2D" w14:textId="4942FB8F" w:rsidR="000A3625" w:rsidRPr="000A3625" w:rsidRDefault="000A3625">
      <w:pPr>
        <w:pStyle w:val="FootnoteText"/>
      </w:pPr>
      <w:r>
        <w:rPr>
          <w:rStyle w:val="FootnoteReference"/>
        </w:rPr>
        <w:footnoteRef/>
      </w:r>
      <w:r>
        <w:t xml:space="preserve"> </w:t>
      </w:r>
      <w:r w:rsidRPr="000A3625">
        <w:t>https://www.nammo.com/products/space/space-propulsion-thrusters-and-engines/220n-h2o2-thruster/</w:t>
      </w:r>
    </w:p>
  </w:footnote>
  <w:footnote w:id="173">
    <w:p w14:paraId="0F679A0C" w14:textId="77777777" w:rsidR="00211D7A" w:rsidRPr="00E16F97" w:rsidRDefault="00211D7A" w:rsidP="00211D7A">
      <w:pPr>
        <w:pStyle w:val="FootnoteText"/>
        <w:rPr>
          <w:lang w:val="en-US"/>
        </w:rPr>
      </w:pPr>
      <w:r>
        <w:rPr>
          <w:rStyle w:val="FootnoteReference"/>
        </w:rPr>
        <w:footnoteRef/>
      </w:r>
      <w:r>
        <w:t xml:space="preserve"> </w:t>
      </w:r>
      <w:hyperlink r:id="rId74" w:history="1">
        <w:r w:rsidRPr="00E16F97">
          <w:rPr>
            <w:rStyle w:val="Hyperlink"/>
          </w:rPr>
          <w:t>D&amp;B Hoovers is Your Sales Accelerator – Dun &amp; Bradstreet</w:t>
        </w:r>
      </w:hyperlink>
    </w:p>
  </w:footnote>
  <w:footnote w:id="174">
    <w:p w14:paraId="148D83BF" w14:textId="77777777" w:rsidR="00211D7A" w:rsidRPr="00D757E8" w:rsidRDefault="00211D7A" w:rsidP="00211D7A">
      <w:pPr>
        <w:pStyle w:val="FootnoteText"/>
        <w:rPr>
          <w:lang w:val="en-US"/>
        </w:rPr>
      </w:pPr>
      <w:r>
        <w:rPr>
          <w:rStyle w:val="FootnoteReference"/>
        </w:rPr>
        <w:footnoteRef/>
      </w:r>
      <w:r w:rsidRPr="00D757E8">
        <w:rPr>
          <w:lang w:val="en-US"/>
        </w:rPr>
        <w:t xml:space="preserve"> </w:t>
      </w:r>
      <w:hyperlink r:id="rId75" w:history="1">
        <w:r w:rsidRPr="00D757E8">
          <w:rPr>
            <w:rStyle w:val="Hyperlink"/>
            <w:lang w:val="en-US"/>
          </w:rPr>
          <w:t>EY.GIS.Web</w:t>
        </w:r>
      </w:hyperlink>
    </w:p>
  </w:footnote>
  <w:footnote w:id="175">
    <w:p w14:paraId="1403F182" w14:textId="77777777" w:rsidR="00211D7A" w:rsidRPr="00D757E8" w:rsidRDefault="00211D7A" w:rsidP="00211D7A">
      <w:pPr>
        <w:pStyle w:val="FootnoteText"/>
        <w:rPr>
          <w:lang w:val="en-US"/>
        </w:rPr>
      </w:pPr>
      <w:r>
        <w:rPr>
          <w:rStyle w:val="FootnoteReference"/>
        </w:rPr>
        <w:footnoteRef/>
      </w:r>
      <w:r w:rsidRPr="00D757E8">
        <w:rPr>
          <w:lang w:val="en-US"/>
        </w:rPr>
        <w:t xml:space="preserve"> </w:t>
      </w:r>
      <w:hyperlink r:id="rId76" w:history="1">
        <w:r w:rsidRPr="00D757E8">
          <w:rPr>
            <w:rStyle w:val="Hyperlink"/>
            <w:lang w:val="en-US"/>
          </w:rPr>
          <w:t>Orbis</w:t>
        </w:r>
      </w:hyperlink>
    </w:p>
  </w:footnote>
  <w:footnote w:id="176">
    <w:p w14:paraId="62BA9F2F" w14:textId="5AEDCD8C" w:rsidR="00711523" w:rsidRPr="00C0663C" w:rsidRDefault="00711523">
      <w:pPr>
        <w:pStyle w:val="FootnoteText"/>
        <w:rPr>
          <w:lang w:val="en-US"/>
        </w:rPr>
      </w:pPr>
      <w:r>
        <w:rPr>
          <w:rStyle w:val="FootnoteReference"/>
        </w:rPr>
        <w:footnoteRef/>
      </w:r>
      <w:r>
        <w:t xml:space="preserve"> </w:t>
      </w:r>
      <w:hyperlink r:id="rId77" w:history="1">
        <w:r w:rsidR="00C0663C" w:rsidRPr="00C0663C">
          <w:rPr>
            <w:rStyle w:val="Hyperlink"/>
          </w:rPr>
          <w:t>ESA - Shipping rockets: Ariane on board</w:t>
        </w:r>
      </w:hyperlink>
    </w:p>
  </w:footnote>
  <w:footnote w:id="177">
    <w:p w14:paraId="329013BD" w14:textId="58FEE8DC" w:rsidR="00C0663C" w:rsidRPr="00C0663C" w:rsidRDefault="00C0663C">
      <w:pPr>
        <w:pStyle w:val="FootnoteText"/>
        <w:rPr>
          <w:lang w:val="en-US"/>
        </w:rPr>
      </w:pPr>
      <w:r>
        <w:rPr>
          <w:rStyle w:val="FootnoteReference"/>
        </w:rPr>
        <w:footnoteRef/>
      </w:r>
      <w:r>
        <w:t xml:space="preserve"> </w:t>
      </w:r>
      <w:hyperlink r:id="rId78" w:history="1">
        <w:r w:rsidR="00E3788C" w:rsidRPr="00E3788C">
          <w:rPr>
            <w:rStyle w:val="Hyperlink"/>
          </w:rPr>
          <w:t>Canopée: the sailing ship for Ariane 6 transport</w:t>
        </w:r>
      </w:hyperlink>
    </w:p>
  </w:footnote>
  <w:footnote w:id="178">
    <w:p w14:paraId="6589303D" w14:textId="5EFDEB9F" w:rsidR="00872B42" w:rsidRPr="00872B42" w:rsidRDefault="00872B42">
      <w:pPr>
        <w:pStyle w:val="FootnoteText"/>
        <w:rPr>
          <w:lang w:val="en-US"/>
        </w:rPr>
      </w:pPr>
      <w:r>
        <w:rPr>
          <w:rStyle w:val="FootnoteReference"/>
        </w:rPr>
        <w:footnoteRef/>
      </w:r>
      <w:r>
        <w:t xml:space="preserve"> </w:t>
      </w:r>
      <w:hyperlink r:id="rId79" w:history="1">
        <w:r w:rsidRPr="00872B42">
          <w:rPr>
            <w:rStyle w:val="Hyperlink"/>
          </w:rPr>
          <w:t>report_orbital-launches-from-esrange-space-center.pdf</w:t>
        </w:r>
      </w:hyperlink>
    </w:p>
  </w:footnote>
  <w:footnote w:id="179">
    <w:p w14:paraId="39436451" w14:textId="27422CA1" w:rsidR="00BA4825" w:rsidRPr="00BA4825" w:rsidRDefault="00BA4825">
      <w:pPr>
        <w:pStyle w:val="FootnoteText"/>
      </w:pPr>
      <w:r>
        <w:rPr>
          <w:rStyle w:val="FootnoteReference"/>
        </w:rPr>
        <w:footnoteRef/>
      </w:r>
      <w:r>
        <w:t xml:space="preserve"> </w:t>
      </w:r>
      <w:hyperlink r:id="rId80" w:history="1">
        <w:r w:rsidRPr="00BA4825">
          <w:rPr>
            <w:rStyle w:val="Hyperlink"/>
          </w:rPr>
          <w:t>andoyaspace.no/wp-content/uploads/2024/10/ASX-Brosjyre-v10-002.pdf</w:t>
        </w:r>
      </w:hyperlink>
      <w:r>
        <w:t xml:space="preserve"> </w:t>
      </w:r>
    </w:p>
  </w:footnote>
  <w:footnote w:id="180">
    <w:p w14:paraId="77090496" w14:textId="2DD5BFAF" w:rsidR="00606529" w:rsidRPr="00606529" w:rsidRDefault="00606529">
      <w:pPr>
        <w:pStyle w:val="FootnoteText"/>
        <w:rPr>
          <w:lang w:val="en-US"/>
        </w:rPr>
      </w:pPr>
      <w:r>
        <w:rPr>
          <w:rStyle w:val="FootnoteReference"/>
        </w:rPr>
        <w:footnoteRef/>
      </w:r>
      <w:r>
        <w:t xml:space="preserve"> </w:t>
      </w:r>
      <w:hyperlink r:id="rId81" w:history="1">
        <w:r w:rsidR="0091385C" w:rsidRPr="000A4EAA">
          <w:rPr>
            <w:rStyle w:val="Hyperlink"/>
            <w:szCs w:val="20"/>
          </w:rPr>
          <w:t>Andoya Space Secures Funding for Rocket Launch Sites via Bond Issuance - Theia</w:t>
        </w:r>
      </w:hyperlink>
    </w:p>
  </w:footnote>
  <w:footnote w:id="181">
    <w:p w14:paraId="210039E8" w14:textId="4E749E73" w:rsidR="00C80DFE" w:rsidRPr="00C80DFE" w:rsidRDefault="00C80DFE">
      <w:pPr>
        <w:pStyle w:val="FootnoteText"/>
        <w:rPr>
          <w:lang w:val="en-US"/>
        </w:rPr>
      </w:pPr>
      <w:r>
        <w:rPr>
          <w:rStyle w:val="FootnoteReference"/>
        </w:rPr>
        <w:footnoteRef/>
      </w:r>
      <w:r>
        <w:t xml:space="preserve"> </w:t>
      </w:r>
      <w:hyperlink r:id="rId82" w:history="1">
        <w:r w:rsidR="00E83045" w:rsidRPr="00E83045">
          <w:rPr>
            <w:rStyle w:val="Hyperlink"/>
          </w:rPr>
          <w:t>Andøya Space Årsrapport</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BB4CE" w14:textId="77777777" w:rsidR="00955737" w:rsidRDefault="00955737" w:rsidP="008006D3">
    <w:pPr>
      <w:pStyle w:val="Header"/>
    </w:pPr>
  </w:p>
  <w:p w14:paraId="6D2427B0" w14:textId="77777777" w:rsidR="00955737" w:rsidRDefault="00955737" w:rsidP="008006D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75987" w14:textId="77777777" w:rsidR="00955737" w:rsidRDefault="00955737" w:rsidP="008006D3">
    <w:pPr>
      <w:pStyle w:val="Header"/>
    </w:pPr>
    <w:r>
      <w:rPr>
        <w:noProof/>
      </w:rPr>
      <w:drawing>
        <wp:anchor distT="0" distB="0" distL="114300" distR="114300" simplePos="0" relativeHeight="251658242" behindDoc="1" locked="0" layoutInCell="1" allowOverlap="1" wp14:anchorId="3DE18768" wp14:editId="10146F16">
          <wp:simplePos x="0" y="0"/>
          <wp:positionH relativeFrom="page">
            <wp:posOffset>720090</wp:posOffset>
          </wp:positionH>
          <wp:positionV relativeFrom="page">
            <wp:posOffset>457200</wp:posOffset>
          </wp:positionV>
          <wp:extent cx="3721100" cy="4380865"/>
          <wp:effectExtent l="0" t="0" r="0" b="635"/>
          <wp:wrapNone/>
          <wp:docPr id="1513706666" name="Picture 1513706666" descr="C:\Users\sanish.raju\Desktop\1503-1413062_Brand update template creation\13-May-2015\A4 pieces\EY Panel_3-3_A4_proposal.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anish.raju\Desktop\1503-1413062_Brand update template creation\13-May-2015\A4 pieces\EY Panel_3-3_A4_proposal.wmf"/>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721100" cy="43808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828DD8" w14:textId="77777777" w:rsidR="00955737" w:rsidRDefault="00955737" w:rsidP="008006D3">
    <w:pPr>
      <w:pStyle w:val="Header"/>
    </w:pPr>
  </w:p>
  <w:p w14:paraId="378896C6" w14:textId="77777777" w:rsidR="00955737" w:rsidRDefault="00955737" w:rsidP="008006D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8896E" w14:textId="566B7517" w:rsidR="00B700F3" w:rsidRPr="00507D6B" w:rsidRDefault="00B700F3" w:rsidP="008006D3">
    <w:pPr>
      <w:pStyle w:val="HeaderEY"/>
      <w:rPr>
        <w:lang w:val="en-US"/>
      </w:rPr>
    </w:pPr>
    <w:r w:rsidRPr="004C714C">
      <w:fldChar w:fldCharType="begin"/>
    </w:r>
    <w:r w:rsidRPr="00507D6B">
      <w:rPr>
        <w:lang w:val="en-US"/>
      </w:rPr>
      <w:instrText xml:space="preserve"> STYLEREF  "Couv Titre"  \* MERGEFORMAT </w:instrText>
    </w:r>
    <w:r w:rsidRPr="004C714C">
      <w:fldChar w:fldCharType="separate"/>
    </w:r>
    <w:r w:rsidR="00341C96">
      <w:rPr>
        <w:b w:val="0"/>
        <w:bCs/>
        <w:noProof/>
        <w:lang w:val="en-US"/>
      </w:rPr>
      <w:t>Error! Use the Home tab to apply Couv Titre to the text that you want to appear here.</w:t>
    </w:r>
    <w:r w:rsidRPr="004C714C">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4FD7A" w14:textId="77777777" w:rsidR="00B700F3" w:rsidRDefault="00B700F3" w:rsidP="008006D3">
    <w:pPr>
      <w:pStyle w:val="Header"/>
    </w:pPr>
    <w:r w:rsidRPr="004C714C">
      <w:rPr>
        <w:noProof/>
      </w:rPr>
      <mc:AlternateContent>
        <mc:Choice Requires="wps">
          <w:drawing>
            <wp:anchor distT="0" distB="0" distL="114300" distR="114300" simplePos="0" relativeHeight="251658240" behindDoc="0" locked="0" layoutInCell="1" allowOverlap="1" wp14:anchorId="6872EB72" wp14:editId="1BBF71D9">
              <wp:simplePos x="0" y="0"/>
              <wp:positionH relativeFrom="page">
                <wp:align>right</wp:align>
              </wp:positionH>
              <wp:positionV relativeFrom="paragraph">
                <wp:posOffset>2995630</wp:posOffset>
              </wp:positionV>
              <wp:extent cx="4761782" cy="3457575"/>
              <wp:effectExtent l="0" t="0" r="1270" b="9525"/>
              <wp:wrapNone/>
              <wp:docPr id="560997499" name="Freeform: Shape 5609974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gray">
                      <a:xfrm>
                        <a:off x="0" y="0"/>
                        <a:ext cx="4761782" cy="3457575"/>
                      </a:xfrm>
                      <a:custGeom>
                        <a:avLst/>
                        <a:gdLst>
                          <a:gd name="T0" fmla="*/ 3184 w 3184"/>
                          <a:gd name="T1" fmla="*/ 0 h 2178"/>
                          <a:gd name="T2" fmla="*/ 0 w 3184"/>
                          <a:gd name="T3" fmla="*/ 2178 h 2178"/>
                          <a:gd name="T4" fmla="*/ 3184 w 3184"/>
                          <a:gd name="T5" fmla="*/ 725 h 2178"/>
                          <a:gd name="T6" fmla="*/ 3184 w 3184"/>
                          <a:gd name="T7" fmla="*/ 0 h 2178"/>
                        </a:gdLst>
                        <a:ahLst/>
                        <a:cxnLst>
                          <a:cxn ang="0">
                            <a:pos x="T0" y="T1"/>
                          </a:cxn>
                          <a:cxn ang="0">
                            <a:pos x="T2" y="T3"/>
                          </a:cxn>
                          <a:cxn ang="0">
                            <a:pos x="T4" y="T5"/>
                          </a:cxn>
                          <a:cxn ang="0">
                            <a:pos x="T6" y="T7"/>
                          </a:cxn>
                        </a:cxnLst>
                        <a:rect l="0" t="0" r="r" b="b"/>
                        <a:pathLst>
                          <a:path w="3184" h="2178">
                            <a:moveTo>
                              <a:pt x="3184" y="0"/>
                            </a:moveTo>
                            <a:lnTo>
                              <a:pt x="0" y="2178"/>
                            </a:lnTo>
                            <a:lnTo>
                              <a:pt x="3184" y="725"/>
                            </a:lnTo>
                            <a:lnTo>
                              <a:pt x="3184" y="0"/>
                            </a:lnTo>
                            <a:close/>
                          </a:path>
                        </a:pathLst>
                      </a:custGeom>
                      <a:solidFill>
                        <a:srgbClr val="FFE600"/>
                      </a:solidFill>
                      <a:ln>
                        <a:noFill/>
                      </a:ln>
                      <a:effectLst/>
                      <a:extLst>
                        <a:ext uri="{91240B29-F687-4F45-9708-019B960494DF}">
                          <a14:hiddenLine xmlns:a14="http://schemas.microsoft.com/office/drawing/2010/main" w="9525">
                            <a:solidFill>
                              <a:srgbClr val="7F7E82"/>
                            </a:solidFill>
                            <a:round/>
                            <a:headEnd/>
                            <a:tailEnd/>
                          </a14:hiddenLine>
                        </a:ext>
                        <a:ext uri="{AF507438-7753-43E0-B8FC-AC1667EBCBE1}">
                          <a14:hiddenEffects xmlns:a14="http://schemas.microsoft.com/office/drawing/2010/main">
                            <a:effectLst>
                              <a:outerShdw dist="35921" dir="2700000" algn="ctr" rotWithShape="0">
                                <a:srgbClr val="F2F2F2"/>
                              </a:outerShdw>
                            </a:effectLst>
                          </a14:hiddenEffects>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w14:anchorId="52F56E0C">
            <v:shape id="Freeform: Shape 560997499" style="position:absolute;margin-left:323.75pt;margin-top:235.9pt;width:374.95pt;height:272.25pt;z-index:25165824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middle" coordsize="3184,2178" o:spid="_x0000_s1026" fillcolor="#ffe600" stroked="f" strokecolor="#7f7e82" o:bwmode="grayScale" path="m3184,l,2178,3184,725,318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" w14:anchorId="2C8B1811">
              <v:shadow color="#f2f2f2"/>
              <v:path arrowok="t" o:connecttype="custom" o:connectlocs="4761782,0;0,3457575;4761782,1150938;4761782,0" o:connectangles="0,0,0,0"/>
              <w10:wrap anchorx="page"/>
            </v:shape>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9PN+ZevuHW9g3u" int2:id="C9p7oCHu">
      <int2:state int2:value="Rejected" int2:type="spell"/>
    </int2:textHash>
    <int2:textHash int2:hashCode="3HJK8Y+91OWRif" int2:id="Tjn00Urs">
      <int2:state int2:value="Rejected" int2:type="spell"/>
    </int2:textHash>
    <int2:textHash int2:hashCode="lxUi1eu+hfiDP+" int2:id="uBI0nCG7">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3B42D7CC"/>
    <w:lvl w:ilvl="0">
      <w:start w:val="1"/>
      <w:numFmt w:val="decimal"/>
      <w:pStyle w:val="ListNumber4"/>
      <w:lvlText w:val="%1."/>
      <w:lvlJc w:val="left"/>
      <w:pPr>
        <w:tabs>
          <w:tab w:val="num" w:pos="1209"/>
        </w:tabs>
        <w:ind w:left="1209" w:hanging="360"/>
      </w:pPr>
    </w:lvl>
  </w:abstractNum>
  <w:abstractNum w:abstractNumId="1" w15:restartNumberingAfterBreak="0">
    <w:nsid w:val="FFFFFF7E"/>
    <w:multiLevelType w:val="singleLevel"/>
    <w:tmpl w:val="3BC8F8E4"/>
    <w:lvl w:ilvl="0">
      <w:start w:val="1"/>
      <w:numFmt w:val="decimal"/>
      <w:pStyle w:val="ListNumber3"/>
      <w:lvlText w:val="%1."/>
      <w:lvlJc w:val="left"/>
      <w:pPr>
        <w:tabs>
          <w:tab w:val="num" w:pos="926"/>
        </w:tabs>
        <w:ind w:left="926" w:hanging="360"/>
      </w:pPr>
    </w:lvl>
  </w:abstractNum>
  <w:abstractNum w:abstractNumId="2" w15:restartNumberingAfterBreak="0">
    <w:nsid w:val="FFFFFF7F"/>
    <w:multiLevelType w:val="singleLevel"/>
    <w:tmpl w:val="FA48313A"/>
    <w:lvl w:ilvl="0">
      <w:start w:val="1"/>
      <w:numFmt w:val="decimal"/>
      <w:pStyle w:val="ListNumber2"/>
      <w:lvlText w:val="%1."/>
      <w:lvlJc w:val="left"/>
      <w:pPr>
        <w:ind w:left="720" w:hanging="360"/>
      </w:pPr>
    </w:lvl>
  </w:abstractNum>
  <w:abstractNum w:abstractNumId="3" w15:restartNumberingAfterBreak="0">
    <w:nsid w:val="FFFFFF83"/>
    <w:multiLevelType w:val="singleLevel"/>
    <w:tmpl w:val="609CCA1E"/>
    <w:lvl w:ilvl="0">
      <w:start w:val="1"/>
      <w:numFmt w:val="bullet"/>
      <w:pStyle w:val="ListBullet2"/>
      <w:lvlText w:val="-"/>
      <w:lvlJc w:val="left"/>
      <w:pPr>
        <w:ind w:left="643" w:hanging="360"/>
      </w:pPr>
      <w:rPr>
        <w:rFonts w:ascii="Calibri" w:eastAsiaTheme="minorEastAsia" w:hAnsi="Calibri" w:cstheme="minorBidi" w:hint="default"/>
        <w:color w:val="FFC000"/>
      </w:rPr>
    </w:lvl>
  </w:abstractNum>
  <w:abstractNum w:abstractNumId="4" w15:restartNumberingAfterBreak="0">
    <w:nsid w:val="FFFFFF88"/>
    <w:multiLevelType w:val="singleLevel"/>
    <w:tmpl w:val="EFAEA952"/>
    <w:lvl w:ilvl="0">
      <w:start w:val="1"/>
      <w:numFmt w:val="decimal"/>
      <w:pStyle w:val="ListNumber"/>
      <w:lvlText w:val="%1."/>
      <w:lvlJc w:val="left"/>
      <w:pPr>
        <w:tabs>
          <w:tab w:val="num" w:pos="360"/>
        </w:tabs>
        <w:ind w:left="360" w:hanging="360"/>
      </w:pPr>
    </w:lvl>
  </w:abstractNum>
  <w:abstractNum w:abstractNumId="5" w15:restartNumberingAfterBreak="0">
    <w:nsid w:val="00000002"/>
    <w:multiLevelType w:val="multilevel"/>
    <w:tmpl w:val="00000002"/>
    <w:name w:val="WWNum2"/>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6" w15:restartNumberingAfterBreak="0">
    <w:nsid w:val="02441C8C"/>
    <w:multiLevelType w:val="hybridMultilevel"/>
    <w:tmpl w:val="D9B21F32"/>
    <w:lvl w:ilvl="0" w:tplc="129C2DDE">
      <w:start w:val="1"/>
      <w:numFmt w:val="bullet"/>
      <w:pStyle w:val="BoxBullet"/>
      <w:lvlText w:val=""/>
      <w:lvlJc w:val="left"/>
      <w:pPr>
        <w:ind w:left="360" w:hanging="360"/>
      </w:pPr>
      <w:rPr>
        <w:rFonts w:ascii="Wingdings 3" w:hAnsi="Wingdings 3" w:hint="default"/>
        <w:color w:val="FFC000"/>
      </w:rPr>
    </w:lvl>
    <w:lvl w:ilvl="1" w:tplc="04100003">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7" w15:restartNumberingAfterBreak="0">
    <w:nsid w:val="05C514A8"/>
    <w:multiLevelType w:val="multilevel"/>
    <w:tmpl w:val="23A48E0E"/>
    <w:styleLink w:val="Listeactuelle1"/>
    <w:lvl w:ilvl="0">
      <w:start w:val="1"/>
      <w:numFmt w:val="decimal"/>
      <w:lvlRestart w:val="0"/>
      <w:pStyle w:val="EYHeading1"/>
      <w:lvlText w:val="%1."/>
      <w:lvlJc w:val="left"/>
      <w:pPr>
        <w:tabs>
          <w:tab w:val="num" w:pos="0"/>
        </w:tabs>
        <w:ind w:left="0" w:hanging="850"/>
      </w:pPr>
      <w:rPr>
        <w:rFonts w:ascii="EYInterstate Light" w:hAnsi="EYInterstate Light" w:hint="default"/>
        <w:b/>
        <w:i w:val="0"/>
        <w:color w:val="7F7E82"/>
        <w:sz w:val="32"/>
      </w:rPr>
    </w:lvl>
    <w:lvl w:ilvl="1">
      <w:start w:val="1"/>
      <w:numFmt w:val="decimal"/>
      <w:pStyle w:val="EYHeading2"/>
      <w:lvlText w:val="%1.%2"/>
      <w:lvlJc w:val="left"/>
      <w:pPr>
        <w:tabs>
          <w:tab w:val="num" w:pos="0"/>
        </w:tabs>
        <w:ind w:left="0" w:hanging="850"/>
      </w:pPr>
      <w:rPr>
        <w:rFonts w:ascii="EYInterstate Light" w:hAnsi="EYInterstate Light" w:hint="default"/>
        <w:b/>
        <w:i w:val="0"/>
        <w:color w:val="000000"/>
        <w:sz w:val="28"/>
      </w:rPr>
    </w:lvl>
    <w:lvl w:ilvl="2">
      <w:start w:val="1"/>
      <w:numFmt w:val="decimal"/>
      <w:lvlText w:val="%1.%2.%3"/>
      <w:lvlJc w:val="left"/>
      <w:pPr>
        <w:tabs>
          <w:tab w:val="num" w:pos="0"/>
        </w:tabs>
        <w:ind w:left="0" w:hanging="850"/>
      </w:pPr>
    </w:lvl>
    <w:lvl w:ilvl="3">
      <w:start w:val="1"/>
      <w:numFmt w:val="decimal"/>
      <w:lvlText w:val="%1.%2.%3.%4"/>
      <w:lvlJc w:val="left"/>
      <w:pPr>
        <w:tabs>
          <w:tab w:val="num" w:pos="0"/>
        </w:tabs>
        <w:ind w:left="0" w:hanging="850"/>
      </w:pPr>
      <w:rPr>
        <w:rFonts w:ascii="EYInterstate Light" w:hAnsi="EYInterstate Light" w:hint="default"/>
        <w:b/>
        <w:i w:val="0"/>
        <w:color w:val="000000"/>
        <w:sz w:val="22"/>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8" w15:restartNumberingAfterBreak="0">
    <w:nsid w:val="0D035B2A"/>
    <w:multiLevelType w:val="hybridMultilevel"/>
    <w:tmpl w:val="67FE0508"/>
    <w:lvl w:ilvl="0" w:tplc="53901DEA">
      <w:start w:val="1"/>
      <w:numFmt w:val="bullet"/>
      <w:lvlText w:val="•"/>
      <w:lvlJc w:val="left"/>
      <w:pPr>
        <w:ind w:left="340" w:hanging="200"/>
      </w:pPr>
    </w:lvl>
    <w:lvl w:ilvl="1" w:tplc="1D4A1EA6">
      <w:start w:val="1"/>
      <w:numFmt w:val="bullet"/>
      <w:lvlText w:val="–"/>
      <w:lvlJc w:val="left"/>
      <w:pPr>
        <w:ind w:left="680" w:hanging="200"/>
      </w:pPr>
    </w:lvl>
    <w:lvl w:ilvl="2" w:tplc="18D4E25E">
      <w:numFmt w:val="decimal"/>
      <w:lvlText w:val=""/>
      <w:lvlJc w:val="left"/>
    </w:lvl>
    <w:lvl w:ilvl="3" w:tplc="E3340678">
      <w:numFmt w:val="decimal"/>
      <w:lvlText w:val=""/>
      <w:lvlJc w:val="left"/>
    </w:lvl>
    <w:lvl w:ilvl="4" w:tplc="A00EA406">
      <w:numFmt w:val="decimal"/>
      <w:lvlText w:val=""/>
      <w:lvlJc w:val="left"/>
    </w:lvl>
    <w:lvl w:ilvl="5" w:tplc="E40C36E2">
      <w:numFmt w:val="decimal"/>
      <w:lvlText w:val=""/>
      <w:lvlJc w:val="left"/>
    </w:lvl>
    <w:lvl w:ilvl="6" w:tplc="CEE0FC22">
      <w:numFmt w:val="decimal"/>
      <w:lvlText w:val=""/>
      <w:lvlJc w:val="left"/>
    </w:lvl>
    <w:lvl w:ilvl="7" w:tplc="2D5C68E8">
      <w:numFmt w:val="decimal"/>
      <w:lvlText w:val=""/>
      <w:lvlJc w:val="left"/>
    </w:lvl>
    <w:lvl w:ilvl="8" w:tplc="FA8EAABE">
      <w:numFmt w:val="decimal"/>
      <w:lvlText w:val=""/>
      <w:lvlJc w:val="left"/>
    </w:lvl>
  </w:abstractNum>
  <w:abstractNum w:abstractNumId="9" w15:restartNumberingAfterBreak="0">
    <w:nsid w:val="11DC50ED"/>
    <w:multiLevelType w:val="multilevel"/>
    <w:tmpl w:val="AF56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8439A7"/>
    <w:multiLevelType w:val="hybridMultilevel"/>
    <w:tmpl w:val="7020E844"/>
    <w:lvl w:ilvl="0" w:tplc="19540B4A">
      <w:start w:val="1"/>
      <w:numFmt w:val="bullet"/>
      <w:pStyle w:val="Style9"/>
      <w:lvlText w:val="o"/>
      <w:lvlJc w:val="left"/>
      <w:pPr>
        <w:ind w:left="1145" w:hanging="360"/>
      </w:pPr>
      <w:rPr>
        <w:rFonts w:ascii="Courier New" w:hAnsi="Courier New" w:cs="Courier New" w:hint="default"/>
        <w:color w:val="auto"/>
      </w:rPr>
    </w:lvl>
    <w:lvl w:ilvl="1" w:tplc="04100003">
      <w:start w:val="1"/>
      <w:numFmt w:val="bullet"/>
      <w:lvlText w:val="o"/>
      <w:lvlJc w:val="left"/>
      <w:pPr>
        <w:ind w:left="1451" w:hanging="360"/>
      </w:pPr>
      <w:rPr>
        <w:rFonts w:ascii="Courier New" w:hAnsi="Courier New" w:cs="Courier New" w:hint="default"/>
      </w:rPr>
    </w:lvl>
    <w:lvl w:ilvl="2" w:tplc="04100005" w:tentative="1">
      <w:start w:val="1"/>
      <w:numFmt w:val="bullet"/>
      <w:lvlText w:val=""/>
      <w:lvlJc w:val="left"/>
      <w:pPr>
        <w:ind w:left="2171" w:hanging="360"/>
      </w:pPr>
      <w:rPr>
        <w:rFonts w:ascii="Wingdings" w:hAnsi="Wingdings" w:hint="default"/>
      </w:rPr>
    </w:lvl>
    <w:lvl w:ilvl="3" w:tplc="04100001" w:tentative="1">
      <w:start w:val="1"/>
      <w:numFmt w:val="bullet"/>
      <w:lvlText w:val=""/>
      <w:lvlJc w:val="left"/>
      <w:pPr>
        <w:ind w:left="2891" w:hanging="360"/>
      </w:pPr>
      <w:rPr>
        <w:rFonts w:ascii="Symbol" w:hAnsi="Symbol" w:hint="default"/>
      </w:rPr>
    </w:lvl>
    <w:lvl w:ilvl="4" w:tplc="04100003" w:tentative="1">
      <w:start w:val="1"/>
      <w:numFmt w:val="bullet"/>
      <w:lvlText w:val="o"/>
      <w:lvlJc w:val="left"/>
      <w:pPr>
        <w:ind w:left="3611" w:hanging="360"/>
      </w:pPr>
      <w:rPr>
        <w:rFonts w:ascii="Courier New" w:hAnsi="Courier New" w:cs="Courier New" w:hint="default"/>
      </w:rPr>
    </w:lvl>
    <w:lvl w:ilvl="5" w:tplc="04100005" w:tentative="1">
      <w:start w:val="1"/>
      <w:numFmt w:val="bullet"/>
      <w:lvlText w:val=""/>
      <w:lvlJc w:val="left"/>
      <w:pPr>
        <w:ind w:left="4331" w:hanging="360"/>
      </w:pPr>
      <w:rPr>
        <w:rFonts w:ascii="Wingdings" w:hAnsi="Wingdings" w:hint="default"/>
      </w:rPr>
    </w:lvl>
    <w:lvl w:ilvl="6" w:tplc="04100001" w:tentative="1">
      <w:start w:val="1"/>
      <w:numFmt w:val="bullet"/>
      <w:lvlText w:val=""/>
      <w:lvlJc w:val="left"/>
      <w:pPr>
        <w:ind w:left="5051" w:hanging="360"/>
      </w:pPr>
      <w:rPr>
        <w:rFonts w:ascii="Symbol" w:hAnsi="Symbol" w:hint="default"/>
      </w:rPr>
    </w:lvl>
    <w:lvl w:ilvl="7" w:tplc="04100003" w:tentative="1">
      <w:start w:val="1"/>
      <w:numFmt w:val="bullet"/>
      <w:lvlText w:val="o"/>
      <w:lvlJc w:val="left"/>
      <w:pPr>
        <w:ind w:left="5771" w:hanging="360"/>
      </w:pPr>
      <w:rPr>
        <w:rFonts w:ascii="Courier New" w:hAnsi="Courier New" w:cs="Courier New" w:hint="default"/>
      </w:rPr>
    </w:lvl>
    <w:lvl w:ilvl="8" w:tplc="04100005" w:tentative="1">
      <w:start w:val="1"/>
      <w:numFmt w:val="bullet"/>
      <w:lvlText w:val=""/>
      <w:lvlJc w:val="left"/>
      <w:pPr>
        <w:ind w:left="6491" w:hanging="360"/>
      </w:pPr>
      <w:rPr>
        <w:rFonts w:ascii="Wingdings" w:hAnsi="Wingdings" w:hint="default"/>
      </w:rPr>
    </w:lvl>
  </w:abstractNum>
  <w:abstractNum w:abstractNumId="11" w15:restartNumberingAfterBreak="0">
    <w:nsid w:val="1704358E"/>
    <w:multiLevelType w:val="multilevel"/>
    <w:tmpl w:val="D0B08A0C"/>
    <w:lvl w:ilvl="0">
      <w:start w:val="1"/>
      <w:numFmt w:val="bullet"/>
      <w:lvlText w:val="►"/>
      <w:lvlJc w:val="left"/>
      <w:pPr>
        <w:tabs>
          <w:tab w:val="num" w:pos="720"/>
        </w:tabs>
        <w:ind w:left="720" w:hanging="360"/>
      </w:pPr>
      <w:rPr>
        <w:rFonts w:ascii="Arial" w:hAnsi="Arial" w:hint="default"/>
        <w:b w:val="0"/>
        <w:i w:val="0"/>
        <w:color w:val="FFD200"/>
        <w:sz w:val="18"/>
        <w:szCs w:val="16"/>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406D7A"/>
    <w:multiLevelType w:val="hybridMultilevel"/>
    <w:tmpl w:val="B4025A0C"/>
    <w:lvl w:ilvl="0" w:tplc="AA5E894C">
      <w:start w:val="1"/>
      <w:numFmt w:val="bullet"/>
      <w:pStyle w:val="Bulletcoretext"/>
      <w:lvlText w:val="►"/>
      <w:lvlJc w:val="left"/>
      <w:pPr>
        <w:ind w:left="720" w:hanging="360"/>
      </w:pPr>
      <w:rPr>
        <w:rFonts w:ascii="Arial" w:hAnsi="Arial" w:cs="Times New Roman" w:hint="default"/>
        <w:b w:val="0"/>
        <w:i w:val="0"/>
        <w:color w:val="FFC000"/>
        <w:sz w:val="16"/>
        <w:szCs w:val="16"/>
      </w:rPr>
    </w:lvl>
    <w:lvl w:ilvl="1" w:tplc="14F207EE">
      <w:start w:val="1"/>
      <w:numFmt w:val="decimal"/>
      <w:lvlText w:val="%2."/>
      <w:lvlJc w:val="left"/>
      <w:pPr>
        <w:ind w:left="1069" w:hanging="360"/>
      </w:pPr>
      <w:rPr>
        <w:rFonts w:hint="default"/>
        <w:b w:val="0"/>
        <w:bCs w:val="0"/>
        <w:i w:val="0"/>
        <w:iCs w:val="0"/>
        <w:caps w:val="0"/>
        <w:strike w:val="0"/>
        <w:dstrike w:val="0"/>
        <w:vanish w:val="0"/>
        <w:color w:val="FFC000"/>
        <w:spacing w:val="0"/>
        <w:kern w:val="0"/>
        <w:position w:val="0"/>
        <w:sz w:val="20"/>
        <w:szCs w:val="18"/>
        <w:u w:val="none"/>
        <w:vertAlign w:val="baseline"/>
        <w:em w:val="none"/>
        <w:lang w:val="en-US"/>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1D073EAC"/>
    <w:multiLevelType w:val="singleLevel"/>
    <w:tmpl w:val="E97E2BAA"/>
    <w:styleLink w:val="Listeactuelle2"/>
    <w:lvl w:ilvl="0">
      <w:start w:val="1"/>
      <w:numFmt w:val="bullet"/>
      <w:lvlText w:val=""/>
      <w:lvlJc w:val="left"/>
      <w:pPr>
        <w:tabs>
          <w:tab w:val="num" w:pos="720"/>
        </w:tabs>
        <w:ind w:left="720" w:hanging="360"/>
      </w:pPr>
      <w:rPr>
        <w:rFonts w:ascii="Wingdings" w:hAnsi="Wingdings" w:hint="default"/>
        <w:color w:val="009FDD"/>
      </w:rPr>
    </w:lvl>
  </w:abstractNum>
  <w:abstractNum w:abstractNumId="14" w15:restartNumberingAfterBreak="0">
    <w:nsid w:val="1F0E259F"/>
    <w:multiLevelType w:val="multilevel"/>
    <w:tmpl w:val="F876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5252E8"/>
    <w:multiLevelType w:val="hybridMultilevel"/>
    <w:tmpl w:val="CF4E829C"/>
    <w:lvl w:ilvl="0" w:tplc="4B2ADBF8">
      <w:numFmt w:val="bullet"/>
      <w:pStyle w:val="Bullet"/>
      <w:lvlText w:val="–"/>
      <w:lvlJc w:val="left"/>
      <w:pPr>
        <w:ind w:left="360" w:hanging="360"/>
      </w:pPr>
      <w:rPr>
        <w:rFonts w:ascii="Calibri" w:eastAsiaTheme="minorHAnsi" w:hAnsi="Calibri" w:cs="Calibri"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22E84FB7"/>
    <w:multiLevelType w:val="multilevel"/>
    <w:tmpl w:val="DA104EE4"/>
    <w:lvl w:ilvl="0">
      <w:start w:val="1"/>
      <w:numFmt w:val="bullet"/>
      <w:pStyle w:val="TableText"/>
      <w:lvlText w:val="►"/>
      <w:lvlJc w:val="left"/>
      <w:pPr>
        <w:tabs>
          <w:tab w:val="num" w:pos="360"/>
        </w:tabs>
        <w:ind w:left="360" w:hanging="360"/>
      </w:pPr>
      <w:rPr>
        <w:rFonts w:ascii="Arial" w:hAnsi="Arial" w:hint="default"/>
        <w:color w:val="FFD200"/>
        <w:sz w:val="18"/>
      </w:rPr>
    </w:lvl>
    <w:lvl w:ilvl="1">
      <w:start w:val="1"/>
      <w:numFmt w:val="bullet"/>
      <w:lvlText w:val="►"/>
      <w:lvlJc w:val="left"/>
      <w:pPr>
        <w:tabs>
          <w:tab w:val="num" w:pos="720"/>
        </w:tabs>
        <w:ind w:left="720" w:hanging="360"/>
      </w:pPr>
      <w:rPr>
        <w:rFonts w:ascii="Arial" w:hAnsi="Arial" w:hint="default"/>
        <w:color w:val="FFD200"/>
        <w:sz w:val="18"/>
      </w:rPr>
    </w:lvl>
    <w:lvl w:ilvl="2">
      <w:start w:val="1"/>
      <w:numFmt w:val="bullet"/>
      <w:lvlText w:val="►"/>
      <w:lvlJc w:val="left"/>
      <w:pPr>
        <w:tabs>
          <w:tab w:val="num" w:pos="1080"/>
        </w:tabs>
        <w:ind w:left="1080" w:hanging="360"/>
      </w:pPr>
      <w:rPr>
        <w:rFonts w:ascii="Arial" w:hAnsi="Arial" w:hint="default"/>
        <w:color w:val="FFD200"/>
        <w:sz w:val="18"/>
      </w:rPr>
    </w:lvl>
    <w:lvl w:ilvl="3">
      <w:start w:val="1"/>
      <w:numFmt w:val="bullet"/>
      <w:lvlText w:val="►"/>
      <w:lvlJc w:val="left"/>
      <w:pPr>
        <w:tabs>
          <w:tab w:val="num" w:pos="1440"/>
        </w:tabs>
        <w:ind w:left="1440" w:hanging="360"/>
      </w:pPr>
      <w:rPr>
        <w:rFonts w:ascii="Arial" w:hAnsi="Arial" w:hint="default"/>
        <w:color w:val="FFD200"/>
        <w:sz w:val="18"/>
      </w:rPr>
    </w:lvl>
    <w:lvl w:ilvl="4">
      <w:start w:val="1"/>
      <w:numFmt w:val="bullet"/>
      <w:lvlText w:val="►"/>
      <w:lvlJc w:val="left"/>
      <w:pPr>
        <w:tabs>
          <w:tab w:val="num" w:pos="1800"/>
        </w:tabs>
        <w:ind w:left="1800" w:hanging="360"/>
      </w:pPr>
      <w:rPr>
        <w:rFonts w:ascii="Arial" w:hAnsi="Arial" w:hint="default"/>
        <w:color w:val="FFD200"/>
        <w:sz w:val="18"/>
      </w:rPr>
    </w:lvl>
    <w:lvl w:ilvl="5">
      <w:start w:val="1"/>
      <w:numFmt w:val="bullet"/>
      <w:lvlText w:val="►"/>
      <w:lvlJc w:val="left"/>
      <w:pPr>
        <w:tabs>
          <w:tab w:val="num" w:pos="2160"/>
        </w:tabs>
        <w:ind w:left="2160" w:hanging="360"/>
      </w:pPr>
      <w:rPr>
        <w:rFonts w:ascii="Arial" w:hAnsi="Arial" w:hint="default"/>
        <w:color w:val="FFD200"/>
        <w:sz w:val="18"/>
      </w:rPr>
    </w:lvl>
    <w:lvl w:ilvl="6">
      <w:start w:val="1"/>
      <w:numFmt w:val="bullet"/>
      <w:lvlText w:val="►"/>
      <w:lvlJc w:val="left"/>
      <w:pPr>
        <w:tabs>
          <w:tab w:val="num" w:pos="2520"/>
        </w:tabs>
        <w:ind w:left="2520" w:hanging="360"/>
      </w:pPr>
      <w:rPr>
        <w:rFonts w:ascii="Arial" w:hAnsi="Arial" w:hint="default"/>
        <w:color w:val="FFD200"/>
        <w:sz w:val="18"/>
      </w:rPr>
    </w:lvl>
    <w:lvl w:ilvl="7">
      <w:start w:val="1"/>
      <w:numFmt w:val="bullet"/>
      <w:lvlText w:val="►"/>
      <w:lvlJc w:val="left"/>
      <w:pPr>
        <w:tabs>
          <w:tab w:val="num" w:pos="2880"/>
        </w:tabs>
        <w:ind w:left="2880" w:hanging="360"/>
      </w:pPr>
      <w:rPr>
        <w:rFonts w:ascii="Arial" w:hAnsi="Arial" w:hint="default"/>
        <w:color w:val="FFD200"/>
        <w:sz w:val="18"/>
      </w:rPr>
    </w:lvl>
    <w:lvl w:ilvl="8">
      <w:start w:val="1"/>
      <w:numFmt w:val="bullet"/>
      <w:lvlText w:val="►"/>
      <w:lvlJc w:val="left"/>
      <w:pPr>
        <w:tabs>
          <w:tab w:val="num" w:pos="3240"/>
        </w:tabs>
        <w:ind w:left="3240" w:hanging="360"/>
      </w:pPr>
      <w:rPr>
        <w:rFonts w:ascii="Arial" w:hAnsi="Arial" w:hint="default"/>
        <w:b w:val="0"/>
        <w:i w:val="0"/>
        <w:color w:val="FFD200"/>
        <w:sz w:val="18"/>
      </w:rPr>
    </w:lvl>
  </w:abstractNum>
  <w:abstractNum w:abstractNumId="17" w15:restartNumberingAfterBreak="0">
    <w:nsid w:val="23F52F34"/>
    <w:multiLevelType w:val="hybridMultilevel"/>
    <w:tmpl w:val="532C535E"/>
    <w:lvl w:ilvl="0" w:tplc="A6D2372C">
      <w:start w:val="1"/>
      <w:numFmt w:val="bullet"/>
      <w:lvlText w:val="•"/>
      <w:lvlJc w:val="left"/>
      <w:pPr>
        <w:ind w:left="340" w:hanging="200"/>
      </w:pPr>
    </w:lvl>
    <w:lvl w:ilvl="1" w:tplc="02468582">
      <w:start w:val="1"/>
      <w:numFmt w:val="bullet"/>
      <w:lvlText w:val="–"/>
      <w:lvlJc w:val="left"/>
      <w:pPr>
        <w:ind w:left="680" w:hanging="200"/>
      </w:pPr>
    </w:lvl>
    <w:lvl w:ilvl="2" w:tplc="651E8770">
      <w:numFmt w:val="decimal"/>
      <w:lvlText w:val=""/>
      <w:lvlJc w:val="left"/>
    </w:lvl>
    <w:lvl w:ilvl="3" w:tplc="52420856">
      <w:numFmt w:val="decimal"/>
      <w:lvlText w:val=""/>
      <w:lvlJc w:val="left"/>
    </w:lvl>
    <w:lvl w:ilvl="4" w:tplc="41C2FE16">
      <w:numFmt w:val="decimal"/>
      <w:lvlText w:val=""/>
      <w:lvlJc w:val="left"/>
    </w:lvl>
    <w:lvl w:ilvl="5" w:tplc="300CC514">
      <w:numFmt w:val="decimal"/>
      <w:lvlText w:val=""/>
      <w:lvlJc w:val="left"/>
    </w:lvl>
    <w:lvl w:ilvl="6" w:tplc="3C2CC538">
      <w:numFmt w:val="decimal"/>
      <w:lvlText w:val=""/>
      <w:lvlJc w:val="left"/>
    </w:lvl>
    <w:lvl w:ilvl="7" w:tplc="76F07A18">
      <w:numFmt w:val="decimal"/>
      <w:lvlText w:val=""/>
      <w:lvlJc w:val="left"/>
    </w:lvl>
    <w:lvl w:ilvl="8" w:tplc="7D106484">
      <w:numFmt w:val="decimal"/>
      <w:lvlText w:val=""/>
      <w:lvlJc w:val="left"/>
    </w:lvl>
  </w:abstractNum>
  <w:abstractNum w:abstractNumId="18" w15:restartNumberingAfterBreak="0">
    <w:nsid w:val="256C600E"/>
    <w:multiLevelType w:val="multilevel"/>
    <w:tmpl w:val="904C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CB2004"/>
    <w:multiLevelType w:val="multilevel"/>
    <w:tmpl w:val="BF12C446"/>
    <w:lvl w:ilvl="0">
      <w:start w:val="1"/>
      <w:numFmt w:val="decimal"/>
      <w:lvlText w:val="%1."/>
      <w:lvlJc w:val="left"/>
      <w:pPr>
        <w:tabs>
          <w:tab w:val="num" w:pos="567"/>
        </w:tabs>
        <w:ind w:left="567" w:hanging="567"/>
      </w:pPr>
      <w:rPr>
        <w:rFonts w:hint="default"/>
        <w:b w:val="0"/>
        <w:i w:val="0"/>
        <w:color w:val="FFD200"/>
        <w:sz w:val="18"/>
        <w:szCs w:val="16"/>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none"/>
      <w:lvlText w:val=""/>
      <w:lvlJc w:val="left"/>
      <w:pPr>
        <w:ind w:left="864" w:hanging="864"/>
      </w:pPr>
      <w:rPr>
        <w:rFonts w:hint="default"/>
      </w:rPr>
    </w:lvl>
    <w:lvl w:ilvl="4">
      <w:start w:val="1"/>
      <w:numFmt w:val="none"/>
      <w:lvlText w:val=""/>
      <w:lvlJc w:val="left"/>
      <w:pPr>
        <w:ind w:left="1008" w:hanging="1008"/>
      </w:pPr>
      <w:rPr>
        <w:rFonts w:hint="default"/>
      </w:rPr>
    </w:lvl>
    <w:lvl w:ilvl="5">
      <w:start w:val="1"/>
      <w:numFmt w:val="none"/>
      <w:lvlText w:val=""/>
      <w:lvlJc w:val="left"/>
      <w:pPr>
        <w:ind w:left="1152" w:hanging="1152"/>
      </w:pPr>
      <w:rPr>
        <w:rFonts w:hint="default"/>
      </w:rPr>
    </w:lvl>
    <w:lvl w:ilvl="6">
      <w:start w:val="1"/>
      <w:numFmt w:val="none"/>
      <w:lvlText w:val=""/>
      <w:lvlJc w:val="left"/>
      <w:pPr>
        <w:ind w:left="1296" w:hanging="1296"/>
      </w:pPr>
      <w:rPr>
        <w:rFonts w:hint="default"/>
      </w:rPr>
    </w:lvl>
    <w:lvl w:ilvl="7">
      <w:start w:val="1"/>
      <w:numFmt w:val="none"/>
      <w:lvlText w:val=""/>
      <w:lvlJc w:val="left"/>
      <w:pPr>
        <w:ind w:left="1440" w:hanging="1440"/>
      </w:pPr>
      <w:rPr>
        <w:rFonts w:hint="default"/>
      </w:rPr>
    </w:lvl>
    <w:lvl w:ilvl="8">
      <w:start w:val="1"/>
      <w:numFmt w:val="none"/>
      <w:lvlText w:val=""/>
      <w:lvlJc w:val="left"/>
      <w:pPr>
        <w:ind w:left="1584" w:hanging="1584"/>
      </w:pPr>
      <w:rPr>
        <w:rFonts w:hint="default"/>
      </w:rPr>
    </w:lvl>
  </w:abstractNum>
  <w:abstractNum w:abstractNumId="20" w15:restartNumberingAfterBreak="0">
    <w:nsid w:val="28E21A96"/>
    <w:multiLevelType w:val="hybridMultilevel"/>
    <w:tmpl w:val="E3A27650"/>
    <w:lvl w:ilvl="0" w:tplc="4A565AC4">
      <w:start w:val="1"/>
      <w:numFmt w:val="decimal"/>
      <w:pStyle w:val="EYBulletcopy"/>
      <w:lvlText w:val="%1."/>
      <w:lvlJc w:val="left"/>
      <w:pPr>
        <w:ind w:left="1211" w:hanging="360"/>
      </w:pPr>
      <w:rPr>
        <w:rFonts w:hint="default"/>
        <w:color w:val="FFC000"/>
        <w:sz w:val="16"/>
      </w:rPr>
    </w:lvl>
    <w:lvl w:ilvl="1" w:tplc="04190003">
      <w:start w:val="1"/>
      <w:numFmt w:val="bullet"/>
      <w:lvlText w:val="o"/>
      <w:lvlJc w:val="left"/>
      <w:pPr>
        <w:tabs>
          <w:tab w:val="num" w:pos="1610"/>
        </w:tabs>
        <w:ind w:left="1610" w:hanging="360"/>
      </w:pPr>
      <w:rPr>
        <w:rFonts w:ascii="Courier New" w:hAnsi="Courier New" w:cs="Courier New" w:hint="default"/>
      </w:r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21" w15:restartNumberingAfterBreak="0">
    <w:nsid w:val="2A1A6CEC"/>
    <w:multiLevelType w:val="hybridMultilevel"/>
    <w:tmpl w:val="D9506CF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2" w15:restartNumberingAfterBreak="0">
    <w:nsid w:val="2AA37C94"/>
    <w:multiLevelType w:val="hybridMultilevel"/>
    <w:tmpl w:val="40D83206"/>
    <w:lvl w:ilvl="0" w:tplc="79AADC8C">
      <w:start w:val="1"/>
      <w:numFmt w:val="lowerLetter"/>
      <w:pStyle w:val="HIGHLIGHT1"/>
      <w:lvlText w:val="%1."/>
      <w:lvlJc w:val="left"/>
      <w:pPr>
        <w:ind w:left="644" w:hanging="360"/>
      </w:pPr>
      <w:rPr>
        <w:b w:val="0"/>
        <w:bCs/>
        <w:sz w:val="20"/>
        <w:szCs w:val="20"/>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3" w15:restartNumberingAfterBreak="0">
    <w:nsid w:val="2B8B2582"/>
    <w:multiLevelType w:val="multilevel"/>
    <w:tmpl w:val="F26803AA"/>
    <w:lvl w:ilvl="0">
      <w:start w:val="1"/>
      <w:numFmt w:val="decimal"/>
      <w:pStyle w:val="Heading1"/>
      <w:lvlText w:val="%1."/>
      <w:lvlJc w:val="left"/>
      <w:pPr>
        <w:ind w:left="720" w:hanging="720"/>
      </w:pPr>
      <w:rPr>
        <w:rFonts w:hint="default"/>
      </w:rPr>
    </w:lvl>
    <w:lvl w:ilvl="1">
      <w:start w:val="1"/>
      <w:numFmt w:val="decimal"/>
      <w:pStyle w:val="Heading2"/>
      <w:lvlText w:val="%1.%2."/>
      <w:lvlJc w:val="left"/>
      <w:pPr>
        <w:ind w:left="724" w:hanging="720"/>
      </w:pPr>
    </w:lvl>
    <w:lvl w:ilvl="2">
      <w:start w:val="1"/>
      <w:numFmt w:val="decimal"/>
      <w:pStyle w:val="EYHeading3"/>
      <w:lvlText w:val="%1.%2.%3."/>
      <w:lvlJc w:val="left"/>
      <w:pPr>
        <w:ind w:left="1084" w:hanging="1080"/>
      </w:pPr>
      <w:rPr>
        <w:i w:val="0"/>
        <w:iCs w:val="0"/>
        <w:sz w:val="24"/>
        <w:szCs w:val="32"/>
      </w:rPr>
    </w:lvl>
    <w:lvl w:ilvl="3">
      <w:start w:val="1"/>
      <w:numFmt w:val="decimal"/>
      <w:pStyle w:val="EYHeading4"/>
      <w:lvlText w:val="%1.%2.%3.%4."/>
      <w:lvlJc w:val="left"/>
      <w:pPr>
        <w:ind w:left="1440" w:hanging="1440"/>
      </w:pPr>
    </w:lvl>
    <w:lvl w:ilvl="4">
      <w:start w:val="1"/>
      <w:numFmt w:val="decimal"/>
      <w:isLgl/>
      <w:lvlText w:val="%1.%2.%3.%4.%5."/>
      <w:lvlJc w:val="left"/>
      <w:pPr>
        <w:ind w:left="1804" w:hanging="1800"/>
      </w:pPr>
      <w:rPr>
        <w:rFonts w:hint="default"/>
      </w:rPr>
    </w:lvl>
    <w:lvl w:ilvl="5">
      <w:start w:val="1"/>
      <w:numFmt w:val="decimal"/>
      <w:isLgl/>
      <w:lvlText w:val="%1.%2.%3.%4.%5.%6."/>
      <w:lvlJc w:val="left"/>
      <w:pPr>
        <w:ind w:left="2164" w:hanging="2160"/>
      </w:pPr>
      <w:rPr>
        <w:rFonts w:hint="default"/>
      </w:rPr>
    </w:lvl>
    <w:lvl w:ilvl="6">
      <w:start w:val="1"/>
      <w:numFmt w:val="decimal"/>
      <w:isLgl/>
      <w:lvlText w:val="%1.%2.%3.%4.%5.%6.%7."/>
      <w:lvlJc w:val="left"/>
      <w:pPr>
        <w:ind w:left="2524" w:hanging="2520"/>
      </w:pPr>
      <w:rPr>
        <w:rFonts w:hint="default"/>
      </w:rPr>
    </w:lvl>
    <w:lvl w:ilvl="7">
      <w:start w:val="1"/>
      <w:numFmt w:val="decimal"/>
      <w:isLgl/>
      <w:lvlText w:val="%1.%2.%3.%4.%5.%6.%7.%8."/>
      <w:lvlJc w:val="left"/>
      <w:pPr>
        <w:ind w:left="2884" w:hanging="2880"/>
      </w:pPr>
      <w:rPr>
        <w:rFonts w:hint="default"/>
      </w:rPr>
    </w:lvl>
    <w:lvl w:ilvl="8">
      <w:start w:val="1"/>
      <w:numFmt w:val="decimal"/>
      <w:isLgl/>
      <w:lvlText w:val="%1.%2.%3.%4.%5.%6.%7.%8.%9."/>
      <w:lvlJc w:val="left"/>
      <w:pPr>
        <w:ind w:left="3244" w:hanging="3240"/>
      </w:pPr>
      <w:rPr>
        <w:rFonts w:hint="default"/>
      </w:rPr>
    </w:lvl>
  </w:abstractNum>
  <w:abstractNum w:abstractNumId="24" w15:restartNumberingAfterBreak="0">
    <w:nsid w:val="2D8A35F3"/>
    <w:multiLevelType w:val="multilevel"/>
    <w:tmpl w:val="849A8784"/>
    <w:lvl w:ilvl="0">
      <w:start w:val="1"/>
      <w:numFmt w:val="bullet"/>
      <w:lvlText w:val="►"/>
      <w:lvlJc w:val="left"/>
      <w:pPr>
        <w:tabs>
          <w:tab w:val="num" w:pos="720"/>
        </w:tabs>
        <w:ind w:left="720" w:hanging="360"/>
      </w:pPr>
      <w:rPr>
        <w:rFonts w:ascii="Arial" w:hAnsi="Arial" w:hint="default"/>
        <w:b w:val="0"/>
        <w:i w:val="0"/>
        <w:color w:val="FFD200"/>
        <w:sz w:val="18"/>
        <w:szCs w:val="16"/>
        <w:u w:color="FFC00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DAC647E"/>
    <w:multiLevelType w:val="hybridMultilevel"/>
    <w:tmpl w:val="979E263A"/>
    <w:lvl w:ilvl="0" w:tplc="10000001">
      <w:start w:val="1"/>
      <w:numFmt w:val="bullet"/>
      <w:lvlText w:val=""/>
      <w:lvlJc w:val="left"/>
      <w:pPr>
        <w:ind w:left="36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6" w15:restartNumberingAfterBreak="0">
    <w:nsid w:val="2DF97125"/>
    <w:multiLevelType w:val="hybridMultilevel"/>
    <w:tmpl w:val="C92AFC70"/>
    <w:lvl w:ilvl="0" w:tplc="0C0A000F">
      <w:start w:val="1"/>
      <w:numFmt w:val="bullet"/>
      <w:pStyle w:val="Listepuces1"/>
      <w:lvlText w:val="►"/>
      <w:lvlJc w:val="left"/>
      <w:pPr>
        <w:tabs>
          <w:tab w:val="num" w:pos="284"/>
        </w:tabs>
        <w:ind w:left="284" w:hanging="284"/>
      </w:pPr>
      <w:rPr>
        <w:rFonts w:ascii="Arial" w:hAnsi="Arial" w:hint="default"/>
        <w:b w:val="0"/>
        <w:i w:val="0"/>
        <w:color w:val="auto"/>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1B2391C"/>
    <w:multiLevelType w:val="hybridMultilevel"/>
    <w:tmpl w:val="C6924916"/>
    <w:lvl w:ilvl="0" w:tplc="FFFFFFFF">
      <w:start w:val="1"/>
      <w:numFmt w:val="bullet"/>
      <w:lvlText w:val="►"/>
      <w:lvlJc w:val="left"/>
      <w:pPr>
        <w:ind w:left="720" w:hanging="360"/>
      </w:pPr>
      <w:rPr>
        <w:rFonts w:ascii="Arial" w:hAnsi="Arial" w:hint="default"/>
        <w:b w:val="0"/>
        <w:i w:val="0"/>
        <w:color w:val="FFD200"/>
        <w:sz w:val="18"/>
        <w:szCs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31B9361C"/>
    <w:multiLevelType w:val="hybridMultilevel"/>
    <w:tmpl w:val="328C6C58"/>
    <w:lvl w:ilvl="0" w:tplc="0C0A000F">
      <w:start w:val="1"/>
      <w:numFmt w:val="bullet"/>
      <w:pStyle w:val="ListepuceCV"/>
      <w:lvlText w:val=""/>
      <w:lvlJc w:val="left"/>
      <w:pPr>
        <w:ind w:left="823" w:hanging="360"/>
      </w:pPr>
      <w:rPr>
        <w:rFonts w:ascii="Arial" w:hAnsi="Arial" w:hint="default"/>
        <w:b w:val="0"/>
        <w:i w:val="0"/>
        <w:color w:val="646666"/>
        <w:sz w:val="16"/>
        <w:szCs w:val="14"/>
      </w:rPr>
    </w:lvl>
    <w:lvl w:ilvl="1" w:tplc="04090003" w:tentative="1">
      <w:start w:val="1"/>
      <w:numFmt w:val="bullet"/>
      <w:lvlText w:val="o"/>
      <w:lvlJc w:val="left"/>
      <w:pPr>
        <w:ind w:left="1543" w:hanging="360"/>
      </w:pPr>
      <w:rPr>
        <w:rFonts w:ascii="Courier New" w:hAnsi="Courier New" w:cs="Courier New" w:hint="default"/>
      </w:rPr>
    </w:lvl>
    <w:lvl w:ilvl="2" w:tplc="04090005" w:tentative="1">
      <w:start w:val="1"/>
      <w:numFmt w:val="bullet"/>
      <w:lvlText w:val=""/>
      <w:lvlJc w:val="left"/>
      <w:pPr>
        <w:ind w:left="2263" w:hanging="360"/>
      </w:pPr>
      <w:rPr>
        <w:rFonts w:ascii="Wingdings" w:hAnsi="Wingdings" w:hint="default"/>
      </w:rPr>
    </w:lvl>
    <w:lvl w:ilvl="3" w:tplc="04090001" w:tentative="1">
      <w:start w:val="1"/>
      <w:numFmt w:val="bullet"/>
      <w:lvlText w:val=""/>
      <w:lvlJc w:val="left"/>
      <w:pPr>
        <w:ind w:left="2983" w:hanging="360"/>
      </w:pPr>
      <w:rPr>
        <w:rFonts w:ascii="Symbol" w:hAnsi="Symbol" w:hint="default"/>
      </w:rPr>
    </w:lvl>
    <w:lvl w:ilvl="4" w:tplc="04090003" w:tentative="1">
      <w:start w:val="1"/>
      <w:numFmt w:val="bullet"/>
      <w:lvlText w:val="o"/>
      <w:lvlJc w:val="left"/>
      <w:pPr>
        <w:ind w:left="3703" w:hanging="360"/>
      </w:pPr>
      <w:rPr>
        <w:rFonts w:ascii="Courier New" w:hAnsi="Courier New" w:cs="Courier New" w:hint="default"/>
      </w:rPr>
    </w:lvl>
    <w:lvl w:ilvl="5" w:tplc="04090005" w:tentative="1">
      <w:start w:val="1"/>
      <w:numFmt w:val="bullet"/>
      <w:lvlText w:val=""/>
      <w:lvlJc w:val="left"/>
      <w:pPr>
        <w:ind w:left="4423" w:hanging="360"/>
      </w:pPr>
      <w:rPr>
        <w:rFonts w:ascii="Wingdings" w:hAnsi="Wingdings" w:hint="default"/>
      </w:rPr>
    </w:lvl>
    <w:lvl w:ilvl="6" w:tplc="04090001" w:tentative="1">
      <w:start w:val="1"/>
      <w:numFmt w:val="bullet"/>
      <w:lvlText w:val=""/>
      <w:lvlJc w:val="left"/>
      <w:pPr>
        <w:ind w:left="5143" w:hanging="360"/>
      </w:pPr>
      <w:rPr>
        <w:rFonts w:ascii="Symbol" w:hAnsi="Symbol" w:hint="default"/>
      </w:rPr>
    </w:lvl>
    <w:lvl w:ilvl="7" w:tplc="04090003" w:tentative="1">
      <w:start w:val="1"/>
      <w:numFmt w:val="bullet"/>
      <w:lvlText w:val="o"/>
      <w:lvlJc w:val="left"/>
      <w:pPr>
        <w:ind w:left="5863" w:hanging="360"/>
      </w:pPr>
      <w:rPr>
        <w:rFonts w:ascii="Courier New" w:hAnsi="Courier New" w:cs="Courier New" w:hint="default"/>
      </w:rPr>
    </w:lvl>
    <w:lvl w:ilvl="8" w:tplc="04090005" w:tentative="1">
      <w:start w:val="1"/>
      <w:numFmt w:val="bullet"/>
      <w:lvlText w:val=""/>
      <w:lvlJc w:val="left"/>
      <w:pPr>
        <w:ind w:left="6583" w:hanging="360"/>
      </w:pPr>
      <w:rPr>
        <w:rFonts w:ascii="Wingdings" w:hAnsi="Wingdings" w:hint="default"/>
      </w:rPr>
    </w:lvl>
  </w:abstractNum>
  <w:abstractNum w:abstractNumId="29" w15:restartNumberingAfterBreak="0">
    <w:nsid w:val="33C0110E"/>
    <w:multiLevelType w:val="multilevel"/>
    <w:tmpl w:val="2F10C8C6"/>
    <w:lvl w:ilvl="0">
      <w:start w:val="1"/>
      <w:numFmt w:val="upperLetter"/>
      <w:suff w:val="space"/>
      <w:lvlText w:val="Appendix %1"/>
      <w:lvlJc w:val="left"/>
      <w:pPr>
        <w:ind w:left="0" w:firstLine="0"/>
      </w:pPr>
      <w:rPr>
        <w:rFonts w:hint="default"/>
      </w:rPr>
    </w:lvl>
    <w:lvl w:ilvl="1">
      <w:start w:val="1"/>
      <w:numFmt w:val="decimal"/>
      <w:pStyle w:val="AppendixHeading2"/>
      <w:suff w:val="space"/>
      <w:lvlText w:val="%1.%2  "/>
      <w:lvlJc w:val="left"/>
      <w:pPr>
        <w:ind w:left="0" w:firstLine="0"/>
      </w:pPr>
      <w:rPr>
        <w:rFonts w:hint="default"/>
      </w:rPr>
    </w:lvl>
    <w:lvl w:ilvl="2">
      <w:start w:val="1"/>
      <w:numFmt w:val="decimal"/>
      <w:pStyle w:val="AppendixHeading3"/>
      <w:suff w:val="space"/>
      <w:lvlText w:val="%1.%2.%3  "/>
      <w:lvlJc w:val="left"/>
      <w:pPr>
        <w:ind w:left="0" w:firstLine="0"/>
      </w:pPr>
      <w:rPr>
        <w:rFonts w:hint="default"/>
        <w:color w:val="333333"/>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0" w15:restartNumberingAfterBreak="0">
    <w:nsid w:val="346D670B"/>
    <w:multiLevelType w:val="multilevel"/>
    <w:tmpl w:val="B1B049BC"/>
    <w:lvl w:ilvl="0">
      <w:start w:val="1"/>
      <w:numFmt w:val="bullet"/>
      <w:pStyle w:val="List1"/>
      <w:lvlText w:val=""/>
      <w:lvlJc w:val="left"/>
      <w:pPr>
        <w:tabs>
          <w:tab w:val="num" w:pos="357"/>
        </w:tabs>
        <w:ind w:left="357" w:hanging="357"/>
      </w:pPr>
      <w:rPr>
        <w:rFonts w:ascii="Symbol" w:hAnsi="Symbol" w:hint="default"/>
        <w:color w:val="7F7E82" w:themeColor="accent1"/>
      </w:rPr>
    </w:lvl>
    <w:lvl w:ilvl="1">
      <w:start w:val="1"/>
      <w:numFmt w:val="bullet"/>
      <w:pStyle w:val="List2"/>
      <w:lvlText w:val="○"/>
      <w:lvlJc w:val="left"/>
      <w:pPr>
        <w:tabs>
          <w:tab w:val="num" w:pos="714"/>
        </w:tabs>
        <w:ind w:left="714" w:hanging="357"/>
      </w:pPr>
      <w:rPr>
        <w:rFonts w:ascii="Arial" w:hAnsi="Arial" w:hint="default"/>
        <w:color w:val="7F7E82" w:themeColor="accent1"/>
      </w:rPr>
    </w:lvl>
    <w:lvl w:ilvl="2">
      <w:start w:val="1"/>
      <w:numFmt w:val="bullet"/>
      <w:pStyle w:val="List3"/>
      <w:lvlText w:val="∙"/>
      <w:lvlJc w:val="left"/>
      <w:pPr>
        <w:tabs>
          <w:tab w:val="num" w:pos="1072"/>
        </w:tabs>
        <w:ind w:left="1072" w:hanging="358"/>
      </w:pPr>
      <w:rPr>
        <w:rFonts w:ascii="Calibri" w:hAnsi="Calibri" w:hint="default"/>
        <w:color w:val="7F7E82" w:themeColor="accent1"/>
      </w:rPr>
    </w:lvl>
    <w:lvl w:ilvl="3">
      <w:start w:val="1"/>
      <w:numFmt w:val="bullet"/>
      <w:pStyle w:val="List4"/>
      <w:lvlText w:val="∙"/>
      <w:lvlJc w:val="left"/>
      <w:pPr>
        <w:tabs>
          <w:tab w:val="num" w:pos="1429"/>
        </w:tabs>
        <w:ind w:left="1429" w:hanging="357"/>
      </w:pPr>
      <w:rPr>
        <w:rFonts w:ascii="Calibri" w:hAnsi="Calibri" w:hint="default"/>
        <w:color w:val="7F7E82" w:themeColor="accent1"/>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1" w15:restartNumberingAfterBreak="0">
    <w:nsid w:val="3D801235"/>
    <w:multiLevelType w:val="hybridMultilevel"/>
    <w:tmpl w:val="BFDE5654"/>
    <w:lvl w:ilvl="0" w:tplc="04100001">
      <w:start w:val="1"/>
      <w:numFmt w:val="bullet"/>
      <w:pStyle w:val="Tablebullet"/>
      <w:lvlText w:val=""/>
      <w:lvlJc w:val="left"/>
      <w:pPr>
        <w:ind w:left="720" w:hanging="360"/>
      </w:pPr>
      <w:rPr>
        <w:rFonts w:ascii="Wingdings" w:hAnsi="Wingdings" w:hint="default"/>
        <w:color w:val="FFC000"/>
        <w:sz w:val="12"/>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3F9F6653"/>
    <w:multiLevelType w:val="multilevel"/>
    <w:tmpl w:val="06BA7264"/>
    <w:lvl w:ilvl="0">
      <w:start w:val="1"/>
      <w:numFmt w:val="decimal"/>
      <w:pStyle w:val="Title1No"/>
      <w:lvlText w:val="%1"/>
      <w:lvlJc w:val="left"/>
      <w:pPr>
        <w:tabs>
          <w:tab w:val="num" w:pos="567"/>
        </w:tabs>
        <w:ind w:left="567" w:hanging="567"/>
      </w:pPr>
      <w:rPr>
        <w:rFonts w:hint="default"/>
      </w:rPr>
    </w:lvl>
    <w:lvl w:ilvl="1">
      <w:start w:val="1"/>
      <w:numFmt w:val="decimal"/>
      <w:pStyle w:val="Title2No"/>
      <w:lvlText w:val="%1.%2"/>
      <w:lvlJc w:val="left"/>
      <w:pPr>
        <w:tabs>
          <w:tab w:val="num" w:pos="567"/>
        </w:tabs>
        <w:ind w:left="567" w:hanging="567"/>
      </w:pPr>
      <w:rPr>
        <w:rFonts w:hint="default"/>
      </w:rPr>
    </w:lvl>
    <w:lvl w:ilvl="2">
      <w:start w:val="1"/>
      <w:numFmt w:val="decimal"/>
      <w:pStyle w:val="Title3No"/>
      <w:lvlText w:val="%1.%2.%3"/>
      <w:lvlJc w:val="left"/>
      <w:pPr>
        <w:tabs>
          <w:tab w:val="num" w:pos="567"/>
        </w:tabs>
        <w:ind w:left="567" w:hanging="567"/>
      </w:pPr>
      <w:rPr>
        <w:rFonts w:hint="default"/>
      </w:rPr>
    </w:lvl>
    <w:lvl w:ilvl="3">
      <w:start w:val="1"/>
      <w:numFmt w:val="none"/>
      <w:lvlText w:val=""/>
      <w:lvlJc w:val="left"/>
      <w:pPr>
        <w:ind w:left="864" w:hanging="864"/>
      </w:pPr>
      <w:rPr>
        <w:rFonts w:hint="default"/>
      </w:rPr>
    </w:lvl>
    <w:lvl w:ilvl="4">
      <w:start w:val="1"/>
      <w:numFmt w:val="none"/>
      <w:lvlText w:val=""/>
      <w:lvlJc w:val="left"/>
      <w:pPr>
        <w:ind w:left="1008" w:hanging="1008"/>
      </w:pPr>
      <w:rPr>
        <w:rFonts w:hint="default"/>
      </w:rPr>
    </w:lvl>
    <w:lvl w:ilvl="5">
      <w:start w:val="1"/>
      <w:numFmt w:val="none"/>
      <w:lvlText w:val=""/>
      <w:lvlJc w:val="left"/>
      <w:pPr>
        <w:ind w:left="1152" w:hanging="1152"/>
      </w:pPr>
      <w:rPr>
        <w:rFonts w:hint="default"/>
      </w:rPr>
    </w:lvl>
    <w:lvl w:ilvl="6">
      <w:start w:val="1"/>
      <w:numFmt w:val="none"/>
      <w:lvlText w:val=""/>
      <w:lvlJc w:val="left"/>
      <w:pPr>
        <w:ind w:left="1296" w:hanging="1296"/>
      </w:pPr>
      <w:rPr>
        <w:rFonts w:hint="default"/>
      </w:rPr>
    </w:lvl>
    <w:lvl w:ilvl="7">
      <w:start w:val="1"/>
      <w:numFmt w:val="none"/>
      <w:lvlText w:val=""/>
      <w:lvlJc w:val="left"/>
      <w:pPr>
        <w:ind w:left="1440" w:hanging="1440"/>
      </w:pPr>
      <w:rPr>
        <w:rFonts w:hint="default"/>
      </w:rPr>
    </w:lvl>
    <w:lvl w:ilvl="8">
      <w:start w:val="1"/>
      <w:numFmt w:val="none"/>
      <w:lvlText w:val=""/>
      <w:lvlJc w:val="left"/>
      <w:pPr>
        <w:ind w:left="1584" w:hanging="1584"/>
      </w:pPr>
      <w:rPr>
        <w:rFonts w:hint="default"/>
      </w:rPr>
    </w:lvl>
  </w:abstractNum>
  <w:abstractNum w:abstractNumId="33" w15:restartNumberingAfterBreak="0">
    <w:nsid w:val="42044C01"/>
    <w:multiLevelType w:val="hybridMultilevel"/>
    <w:tmpl w:val="FDDC753E"/>
    <w:lvl w:ilvl="0" w:tplc="FFFFFFFF">
      <w:start w:val="1"/>
      <w:numFmt w:val="bullet"/>
      <w:pStyle w:val="Lettrepuce2"/>
      <w:lvlText w:val="–"/>
      <w:lvlJc w:val="left"/>
      <w:pPr>
        <w:tabs>
          <w:tab w:val="num" w:pos="1364"/>
        </w:tabs>
        <w:ind w:left="1364" w:hanging="284"/>
      </w:pPr>
      <w:rPr>
        <w:rFonts w:ascii="Franklin Gothic Medium" w:hAnsi="Franklin Gothic Medium" w:cs="Franklin Gothic Medium" w:hint="default"/>
        <w:b w:val="0"/>
        <w:i w:val="0"/>
        <w:color w:val="auto"/>
        <w:sz w:val="12"/>
        <w:szCs w:val="16"/>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42A03C63"/>
    <w:multiLevelType w:val="hybridMultilevel"/>
    <w:tmpl w:val="57F2310E"/>
    <w:lvl w:ilvl="0" w:tplc="D3BEB172">
      <w:start w:val="1"/>
      <w:numFmt w:val="bullet"/>
      <w:pStyle w:val="Bullet1"/>
      <w:lvlText w:val="►"/>
      <w:lvlJc w:val="left"/>
      <w:pPr>
        <w:ind w:left="360" w:hanging="360"/>
      </w:pPr>
      <w:rPr>
        <w:rFonts w:ascii="Arial" w:hAnsi="Arial" w:hint="default"/>
        <w:b w:val="0"/>
        <w:i w:val="0"/>
        <w:color w:val="FFCC00"/>
        <w:sz w:val="16"/>
        <w:szCs w:val="16"/>
        <w:u w:color="FFC000"/>
        <w:lang w:val="en-US"/>
      </w:rPr>
    </w:lvl>
    <w:lvl w:ilvl="1" w:tplc="1BB2BD60">
      <w:start w:val="1"/>
      <w:numFmt w:val="bullet"/>
      <w:pStyle w:val="Bullet2"/>
      <w:lvlText w:val="o"/>
      <w:lvlJc w:val="left"/>
      <w:pPr>
        <w:ind w:left="1080" w:hanging="360"/>
      </w:pPr>
      <w:rPr>
        <w:rFonts w:ascii="Courier New" w:hAnsi="Courier New" w:cs="Courier New" w:hint="default"/>
      </w:rPr>
    </w:lvl>
    <w:lvl w:ilvl="2" w:tplc="3CE0C47E">
      <w:start w:val="1"/>
      <w:numFmt w:val="bullet"/>
      <w:pStyle w:val="Bullet3"/>
      <w:lvlText w:val=""/>
      <w:lvlJc w:val="left"/>
      <w:pPr>
        <w:ind w:left="1800" w:hanging="360"/>
      </w:pPr>
      <w:rPr>
        <w:rFonts w:ascii="Wingdings" w:hAnsi="Wingdings" w:hint="default"/>
      </w:rPr>
    </w:lvl>
    <w:lvl w:ilvl="3" w:tplc="7E4E13E2" w:tentative="1">
      <w:start w:val="1"/>
      <w:numFmt w:val="bullet"/>
      <w:lvlText w:val=""/>
      <w:lvlJc w:val="left"/>
      <w:pPr>
        <w:ind w:left="2520" w:hanging="360"/>
      </w:pPr>
      <w:rPr>
        <w:rFonts w:ascii="Symbol" w:hAnsi="Symbol" w:hint="default"/>
      </w:rPr>
    </w:lvl>
    <w:lvl w:ilvl="4" w:tplc="3B4883C4" w:tentative="1">
      <w:start w:val="1"/>
      <w:numFmt w:val="bullet"/>
      <w:lvlText w:val="o"/>
      <w:lvlJc w:val="left"/>
      <w:pPr>
        <w:ind w:left="3240" w:hanging="360"/>
      </w:pPr>
      <w:rPr>
        <w:rFonts w:ascii="Courier New" w:hAnsi="Courier New" w:cs="Courier New" w:hint="default"/>
      </w:rPr>
    </w:lvl>
    <w:lvl w:ilvl="5" w:tplc="85847E7C" w:tentative="1">
      <w:start w:val="1"/>
      <w:numFmt w:val="bullet"/>
      <w:lvlText w:val=""/>
      <w:lvlJc w:val="left"/>
      <w:pPr>
        <w:ind w:left="3960" w:hanging="360"/>
      </w:pPr>
      <w:rPr>
        <w:rFonts w:ascii="Wingdings" w:hAnsi="Wingdings" w:hint="default"/>
      </w:rPr>
    </w:lvl>
    <w:lvl w:ilvl="6" w:tplc="CD025B9E" w:tentative="1">
      <w:start w:val="1"/>
      <w:numFmt w:val="bullet"/>
      <w:lvlText w:val=""/>
      <w:lvlJc w:val="left"/>
      <w:pPr>
        <w:ind w:left="4680" w:hanging="360"/>
      </w:pPr>
      <w:rPr>
        <w:rFonts w:ascii="Symbol" w:hAnsi="Symbol" w:hint="default"/>
      </w:rPr>
    </w:lvl>
    <w:lvl w:ilvl="7" w:tplc="3FBEC790" w:tentative="1">
      <w:start w:val="1"/>
      <w:numFmt w:val="bullet"/>
      <w:lvlText w:val="o"/>
      <w:lvlJc w:val="left"/>
      <w:pPr>
        <w:ind w:left="5400" w:hanging="360"/>
      </w:pPr>
      <w:rPr>
        <w:rFonts w:ascii="Courier New" w:hAnsi="Courier New" w:cs="Courier New" w:hint="default"/>
      </w:rPr>
    </w:lvl>
    <w:lvl w:ilvl="8" w:tplc="7E82E5D8" w:tentative="1">
      <w:start w:val="1"/>
      <w:numFmt w:val="bullet"/>
      <w:lvlText w:val=""/>
      <w:lvlJc w:val="left"/>
      <w:pPr>
        <w:ind w:left="6120" w:hanging="360"/>
      </w:pPr>
      <w:rPr>
        <w:rFonts w:ascii="Wingdings" w:hAnsi="Wingdings" w:hint="default"/>
      </w:rPr>
    </w:lvl>
  </w:abstractNum>
  <w:abstractNum w:abstractNumId="35" w15:restartNumberingAfterBreak="0">
    <w:nsid w:val="434312EB"/>
    <w:multiLevelType w:val="hybridMultilevel"/>
    <w:tmpl w:val="D07822D8"/>
    <w:lvl w:ilvl="0" w:tplc="1FDEE444">
      <w:start w:val="1"/>
      <w:numFmt w:val="bullet"/>
      <w:lvlText w:val=""/>
      <w:lvlJc w:val="left"/>
      <w:pPr>
        <w:ind w:left="1080" w:hanging="360"/>
      </w:pPr>
      <w:rPr>
        <w:rFonts w:ascii="Symbol" w:hAnsi="Symbol"/>
      </w:rPr>
    </w:lvl>
    <w:lvl w:ilvl="1" w:tplc="8E7E0038">
      <w:start w:val="1"/>
      <w:numFmt w:val="bullet"/>
      <w:lvlText w:val=""/>
      <w:lvlJc w:val="left"/>
      <w:pPr>
        <w:ind w:left="1080" w:hanging="360"/>
      </w:pPr>
      <w:rPr>
        <w:rFonts w:ascii="Symbol" w:hAnsi="Symbol"/>
      </w:rPr>
    </w:lvl>
    <w:lvl w:ilvl="2" w:tplc="9C4CBEF4">
      <w:start w:val="1"/>
      <w:numFmt w:val="bullet"/>
      <w:lvlText w:val=""/>
      <w:lvlJc w:val="left"/>
      <w:pPr>
        <w:ind w:left="1080" w:hanging="360"/>
      </w:pPr>
      <w:rPr>
        <w:rFonts w:ascii="Symbol" w:hAnsi="Symbol"/>
      </w:rPr>
    </w:lvl>
    <w:lvl w:ilvl="3" w:tplc="3BF0F80E">
      <w:start w:val="1"/>
      <w:numFmt w:val="bullet"/>
      <w:lvlText w:val=""/>
      <w:lvlJc w:val="left"/>
      <w:pPr>
        <w:ind w:left="1080" w:hanging="360"/>
      </w:pPr>
      <w:rPr>
        <w:rFonts w:ascii="Symbol" w:hAnsi="Symbol"/>
      </w:rPr>
    </w:lvl>
    <w:lvl w:ilvl="4" w:tplc="F3BC1594">
      <w:start w:val="1"/>
      <w:numFmt w:val="bullet"/>
      <w:lvlText w:val=""/>
      <w:lvlJc w:val="left"/>
      <w:pPr>
        <w:ind w:left="1080" w:hanging="360"/>
      </w:pPr>
      <w:rPr>
        <w:rFonts w:ascii="Symbol" w:hAnsi="Symbol"/>
      </w:rPr>
    </w:lvl>
    <w:lvl w:ilvl="5" w:tplc="36AA7EA2">
      <w:start w:val="1"/>
      <w:numFmt w:val="bullet"/>
      <w:lvlText w:val=""/>
      <w:lvlJc w:val="left"/>
      <w:pPr>
        <w:ind w:left="1080" w:hanging="360"/>
      </w:pPr>
      <w:rPr>
        <w:rFonts w:ascii="Symbol" w:hAnsi="Symbol"/>
      </w:rPr>
    </w:lvl>
    <w:lvl w:ilvl="6" w:tplc="6AF6B7EA">
      <w:start w:val="1"/>
      <w:numFmt w:val="bullet"/>
      <w:lvlText w:val=""/>
      <w:lvlJc w:val="left"/>
      <w:pPr>
        <w:ind w:left="1080" w:hanging="360"/>
      </w:pPr>
      <w:rPr>
        <w:rFonts w:ascii="Symbol" w:hAnsi="Symbol"/>
      </w:rPr>
    </w:lvl>
    <w:lvl w:ilvl="7" w:tplc="233ABC12">
      <w:start w:val="1"/>
      <w:numFmt w:val="bullet"/>
      <w:lvlText w:val=""/>
      <w:lvlJc w:val="left"/>
      <w:pPr>
        <w:ind w:left="1080" w:hanging="360"/>
      </w:pPr>
      <w:rPr>
        <w:rFonts w:ascii="Symbol" w:hAnsi="Symbol"/>
      </w:rPr>
    </w:lvl>
    <w:lvl w:ilvl="8" w:tplc="8872FDCE">
      <w:start w:val="1"/>
      <w:numFmt w:val="bullet"/>
      <w:lvlText w:val=""/>
      <w:lvlJc w:val="left"/>
      <w:pPr>
        <w:ind w:left="1080" w:hanging="360"/>
      </w:pPr>
      <w:rPr>
        <w:rFonts w:ascii="Symbol" w:hAnsi="Symbol"/>
      </w:rPr>
    </w:lvl>
  </w:abstractNum>
  <w:abstractNum w:abstractNumId="36" w15:restartNumberingAfterBreak="0">
    <w:nsid w:val="43F6666A"/>
    <w:multiLevelType w:val="multilevel"/>
    <w:tmpl w:val="F7565790"/>
    <w:lvl w:ilvl="0">
      <w:start w:val="1"/>
      <w:numFmt w:val="decimal"/>
      <w:pStyle w:val="AppendixHeading1"/>
      <w:lvlText w:val="Annex %1."/>
      <w:lvlJc w:val="left"/>
      <w:pPr>
        <w:ind w:left="644" w:hanging="360"/>
      </w:pPr>
      <w:rPr>
        <w:rFonts w:hint="default"/>
      </w:rPr>
    </w:lvl>
    <w:lvl w:ilvl="1">
      <w:start w:val="1"/>
      <w:numFmt w:val="decimal"/>
      <w:lvlText w:val="%1.%2."/>
      <w:lvlJc w:val="left"/>
      <w:pPr>
        <w:ind w:left="1440" w:hanging="360"/>
      </w:pPr>
      <w:rPr>
        <w:rFonts w:hint="default"/>
      </w:rPr>
    </w:lvl>
    <w:lvl w:ilvl="2">
      <w:start w:val="1"/>
      <w:numFmt w:val="lowerRoman"/>
      <w:lvlText w:val="%3."/>
      <w:lvlJc w:val="right"/>
      <w:pPr>
        <w:ind w:left="2160" w:hanging="18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54977DDD"/>
    <w:multiLevelType w:val="hybridMultilevel"/>
    <w:tmpl w:val="D60AD040"/>
    <w:lvl w:ilvl="0" w:tplc="FFFFFFFF">
      <w:start w:val="1"/>
      <w:numFmt w:val="bullet"/>
      <w:lvlText w:val="►"/>
      <w:lvlJc w:val="left"/>
      <w:pPr>
        <w:ind w:left="360" w:hanging="360"/>
      </w:pPr>
      <w:rPr>
        <w:rFonts w:ascii="Arial" w:hAnsi="Arial" w:hint="default"/>
        <w:b w:val="0"/>
        <w:i w:val="0"/>
        <w:color w:val="FFD200"/>
        <w:sz w:val="18"/>
        <w:szCs w:val="16"/>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38" w15:restartNumberingAfterBreak="0">
    <w:nsid w:val="561247EC"/>
    <w:multiLevelType w:val="hybridMultilevel"/>
    <w:tmpl w:val="B8645870"/>
    <w:lvl w:ilvl="0" w:tplc="FFFFFFFF">
      <w:start w:val="1"/>
      <w:numFmt w:val="bullet"/>
      <w:lvlText w:val="►"/>
      <w:lvlJc w:val="left"/>
      <w:pPr>
        <w:ind w:left="720" w:hanging="360"/>
      </w:pPr>
      <w:rPr>
        <w:rFonts w:ascii="Arial" w:hAnsi="Arial" w:hint="default"/>
        <w:b w:val="0"/>
        <w:i w:val="0"/>
        <w:color w:val="FFD200"/>
        <w:sz w:val="18"/>
        <w:szCs w:val="16"/>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57866F89"/>
    <w:multiLevelType w:val="hybridMultilevel"/>
    <w:tmpl w:val="1CEC0520"/>
    <w:lvl w:ilvl="0" w:tplc="851AC2A4">
      <w:start w:val="1"/>
      <w:numFmt w:val="bullet"/>
      <w:pStyle w:val="Tableboxlist"/>
      <w:lvlText w:val=""/>
      <w:lvlJc w:val="left"/>
      <w:pPr>
        <w:ind w:left="752" w:hanging="360"/>
      </w:pPr>
      <w:rPr>
        <w:rFonts w:ascii="Symbol" w:hAnsi="Symbol" w:hint="default"/>
      </w:rPr>
    </w:lvl>
    <w:lvl w:ilvl="1" w:tplc="08130019">
      <w:start w:val="1"/>
      <w:numFmt w:val="bullet"/>
      <w:lvlText w:val="o"/>
      <w:lvlJc w:val="left"/>
      <w:pPr>
        <w:ind w:left="1440" w:hanging="360"/>
      </w:pPr>
      <w:rPr>
        <w:rFonts w:ascii="Courier New" w:hAnsi="Courier New" w:cs="Symbol" w:hint="default"/>
      </w:rPr>
    </w:lvl>
    <w:lvl w:ilvl="2" w:tplc="0813001B" w:tentative="1">
      <w:start w:val="1"/>
      <w:numFmt w:val="bullet"/>
      <w:lvlText w:val=""/>
      <w:lvlJc w:val="left"/>
      <w:pPr>
        <w:ind w:left="2160" w:hanging="360"/>
      </w:pPr>
      <w:rPr>
        <w:rFonts w:ascii="Wingdings" w:hAnsi="Wingdings" w:hint="default"/>
      </w:rPr>
    </w:lvl>
    <w:lvl w:ilvl="3" w:tplc="0813000F" w:tentative="1">
      <w:start w:val="1"/>
      <w:numFmt w:val="bullet"/>
      <w:lvlText w:val=""/>
      <w:lvlJc w:val="left"/>
      <w:pPr>
        <w:ind w:left="2880" w:hanging="360"/>
      </w:pPr>
      <w:rPr>
        <w:rFonts w:ascii="Symbol" w:hAnsi="Symbol" w:hint="default"/>
      </w:rPr>
    </w:lvl>
    <w:lvl w:ilvl="4" w:tplc="08130019" w:tentative="1">
      <w:start w:val="1"/>
      <w:numFmt w:val="bullet"/>
      <w:lvlText w:val="o"/>
      <w:lvlJc w:val="left"/>
      <w:pPr>
        <w:ind w:left="3600" w:hanging="360"/>
      </w:pPr>
      <w:rPr>
        <w:rFonts w:ascii="Courier New" w:hAnsi="Courier New" w:cs="Symbol" w:hint="default"/>
      </w:rPr>
    </w:lvl>
    <w:lvl w:ilvl="5" w:tplc="0813001B" w:tentative="1">
      <w:start w:val="1"/>
      <w:numFmt w:val="bullet"/>
      <w:lvlText w:val=""/>
      <w:lvlJc w:val="left"/>
      <w:pPr>
        <w:ind w:left="4320" w:hanging="360"/>
      </w:pPr>
      <w:rPr>
        <w:rFonts w:ascii="Wingdings" w:hAnsi="Wingdings" w:hint="default"/>
      </w:rPr>
    </w:lvl>
    <w:lvl w:ilvl="6" w:tplc="0813000F" w:tentative="1">
      <w:start w:val="1"/>
      <w:numFmt w:val="bullet"/>
      <w:lvlText w:val=""/>
      <w:lvlJc w:val="left"/>
      <w:pPr>
        <w:ind w:left="5040" w:hanging="360"/>
      </w:pPr>
      <w:rPr>
        <w:rFonts w:ascii="Symbol" w:hAnsi="Symbol" w:hint="default"/>
      </w:rPr>
    </w:lvl>
    <w:lvl w:ilvl="7" w:tplc="08130019" w:tentative="1">
      <w:start w:val="1"/>
      <w:numFmt w:val="bullet"/>
      <w:lvlText w:val="o"/>
      <w:lvlJc w:val="left"/>
      <w:pPr>
        <w:ind w:left="5760" w:hanging="360"/>
      </w:pPr>
      <w:rPr>
        <w:rFonts w:ascii="Courier New" w:hAnsi="Courier New" w:cs="Symbol" w:hint="default"/>
      </w:rPr>
    </w:lvl>
    <w:lvl w:ilvl="8" w:tplc="0813001B" w:tentative="1">
      <w:start w:val="1"/>
      <w:numFmt w:val="bullet"/>
      <w:lvlText w:val=""/>
      <w:lvlJc w:val="left"/>
      <w:pPr>
        <w:ind w:left="6480" w:hanging="360"/>
      </w:pPr>
      <w:rPr>
        <w:rFonts w:ascii="Wingdings" w:hAnsi="Wingdings" w:hint="default"/>
      </w:rPr>
    </w:lvl>
  </w:abstractNum>
  <w:abstractNum w:abstractNumId="40" w15:restartNumberingAfterBreak="0">
    <w:nsid w:val="5A5824F4"/>
    <w:multiLevelType w:val="multilevel"/>
    <w:tmpl w:val="1E16854E"/>
    <w:lvl w:ilvl="0">
      <w:start w:val="1"/>
      <w:numFmt w:val="bullet"/>
      <w:lvlText w:val="►"/>
      <w:lvlJc w:val="left"/>
      <w:pPr>
        <w:tabs>
          <w:tab w:val="num" w:pos="720"/>
        </w:tabs>
        <w:ind w:left="720" w:hanging="360"/>
      </w:pPr>
      <w:rPr>
        <w:rFonts w:ascii="Arial" w:hAnsi="Arial" w:hint="default"/>
        <w:b w:val="0"/>
        <w:i w:val="0"/>
        <w:color w:val="FFD200"/>
        <w:sz w:val="18"/>
        <w:szCs w:val="16"/>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B144F90"/>
    <w:multiLevelType w:val="multilevel"/>
    <w:tmpl w:val="1C846714"/>
    <w:styleLink w:val="Listeactuelle4"/>
    <w:lvl w:ilvl="0">
      <w:start w:val="1"/>
      <w:numFmt w:val="decimal"/>
      <w:lvlText w:val="%1."/>
      <w:lvlJc w:val="left"/>
      <w:pPr>
        <w:ind w:left="724" w:hanging="720"/>
      </w:pPr>
      <w:rPr>
        <w:rFonts w:hint="default"/>
      </w:rPr>
    </w:lvl>
    <w:lvl w:ilvl="1">
      <w:start w:val="2"/>
      <w:numFmt w:val="decimal"/>
      <w:isLgl/>
      <w:lvlText w:val="%1.%2"/>
      <w:lvlJc w:val="left"/>
      <w:pPr>
        <w:ind w:left="724" w:hanging="720"/>
      </w:pPr>
      <w:rPr>
        <w:rFonts w:hint="default"/>
      </w:rPr>
    </w:lvl>
    <w:lvl w:ilvl="2">
      <w:start w:val="1"/>
      <w:numFmt w:val="decimal"/>
      <w:isLgl/>
      <w:lvlText w:val="%1.%2.%3"/>
      <w:lvlJc w:val="left"/>
      <w:pPr>
        <w:ind w:left="1084" w:hanging="1080"/>
      </w:pPr>
      <w:rPr>
        <w:rFonts w:hint="default"/>
      </w:rPr>
    </w:lvl>
    <w:lvl w:ilvl="3">
      <w:start w:val="1"/>
      <w:numFmt w:val="decimal"/>
      <w:isLgl/>
      <w:lvlText w:val="%1.%2.%3.%4"/>
      <w:lvlJc w:val="left"/>
      <w:pPr>
        <w:ind w:left="1444" w:hanging="1440"/>
      </w:pPr>
      <w:rPr>
        <w:rFonts w:hint="default"/>
      </w:rPr>
    </w:lvl>
    <w:lvl w:ilvl="4">
      <w:start w:val="1"/>
      <w:numFmt w:val="decimal"/>
      <w:isLgl/>
      <w:lvlText w:val="%1.%2.%3.%4.%5"/>
      <w:lvlJc w:val="left"/>
      <w:pPr>
        <w:ind w:left="1804" w:hanging="1800"/>
      </w:pPr>
      <w:rPr>
        <w:rFonts w:hint="default"/>
      </w:rPr>
    </w:lvl>
    <w:lvl w:ilvl="5">
      <w:start w:val="1"/>
      <w:numFmt w:val="decimal"/>
      <w:isLgl/>
      <w:lvlText w:val="%1.%2.%3.%4.%5.%6"/>
      <w:lvlJc w:val="left"/>
      <w:pPr>
        <w:ind w:left="2164" w:hanging="2160"/>
      </w:pPr>
      <w:rPr>
        <w:rFonts w:hint="default"/>
      </w:rPr>
    </w:lvl>
    <w:lvl w:ilvl="6">
      <w:start w:val="1"/>
      <w:numFmt w:val="decimal"/>
      <w:isLgl/>
      <w:lvlText w:val="%1.%2.%3.%4.%5.%6.%7"/>
      <w:lvlJc w:val="left"/>
      <w:pPr>
        <w:ind w:left="2524" w:hanging="2520"/>
      </w:pPr>
      <w:rPr>
        <w:rFonts w:hint="default"/>
      </w:rPr>
    </w:lvl>
    <w:lvl w:ilvl="7">
      <w:start w:val="1"/>
      <w:numFmt w:val="decimal"/>
      <w:isLgl/>
      <w:lvlText w:val="%1.%2.%3.%4.%5.%6.%7.%8"/>
      <w:lvlJc w:val="left"/>
      <w:pPr>
        <w:ind w:left="2884" w:hanging="2880"/>
      </w:pPr>
      <w:rPr>
        <w:rFonts w:hint="default"/>
      </w:rPr>
    </w:lvl>
    <w:lvl w:ilvl="8">
      <w:start w:val="1"/>
      <w:numFmt w:val="decimal"/>
      <w:isLgl/>
      <w:lvlText w:val="%1.%2.%3.%4.%5.%6.%7.%8.%9"/>
      <w:lvlJc w:val="left"/>
      <w:pPr>
        <w:ind w:left="3244" w:hanging="3240"/>
      </w:pPr>
      <w:rPr>
        <w:rFonts w:hint="default"/>
      </w:rPr>
    </w:lvl>
  </w:abstractNum>
  <w:abstractNum w:abstractNumId="42" w15:restartNumberingAfterBreak="0">
    <w:nsid w:val="64DE60AB"/>
    <w:multiLevelType w:val="hybridMultilevel"/>
    <w:tmpl w:val="9146B97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3" w15:restartNumberingAfterBreak="0">
    <w:nsid w:val="66A47F59"/>
    <w:multiLevelType w:val="hybridMultilevel"/>
    <w:tmpl w:val="D4E294B4"/>
    <w:lvl w:ilvl="0" w:tplc="0813000F">
      <w:start w:val="1"/>
      <w:numFmt w:val="decimal"/>
      <w:lvlText w:val="%1."/>
      <w:lvlJc w:val="left"/>
      <w:pPr>
        <w:ind w:left="360" w:hanging="360"/>
      </w:pPr>
      <w:rPr>
        <w:rFonts w:hint="default"/>
        <w:b w:val="0"/>
        <w:i w:val="0"/>
        <w:color w:val="FFCC00"/>
        <w:sz w:val="16"/>
        <w:szCs w:val="16"/>
        <w:u w:color="FFC000"/>
        <w:lang w:val="en-US"/>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4" w15:restartNumberingAfterBreak="0">
    <w:nsid w:val="6AD132BB"/>
    <w:multiLevelType w:val="hybridMultilevel"/>
    <w:tmpl w:val="190406A0"/>
    <w:lvl w:ilvl="0" w:tplc="69C6569E">
      <w:start w:val="298"/>
      <w:numFmt w:val="bullet"/>
      <w:pStyle w:val="ListBullet"/>
      <w:lvlText w:val="►"/>
      <w:lvlJc w:val="left"/>
      <w:pPr>
        <w:ind w:left="360" w:hanging="360"/>
      </w:pPr>
      <w:rPr>
        <w:rFonts w:ascii="Arial" w:hAnsi="Arial" w:hint="default"/>
        <w:b w:val="0"/>
        <w:bCs w:val="0"/>
        <w:i w:val="0"/>
        <w:iCs w:val="0"/>
        <w:caps w:val="0"/>
        <w:strike w:val="0"/>
        <w:dstrike w:val="0"/>
        <w:vanish w:val="0"/>
        <w:color w:val="FFC000"/>
        <w:spacing w:val="0"/>
        <w:kern w:val="0"/>
        <w:position w:val="0"/>
        <w:sz w:val="20"/>
        <w:u w:val="none"/>
        <w:vertAlign w:val="baseline"/>
        <w:em w:val="none"/>
        <w:lang w:val="en-US"/>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5" w15:restartNumberingAfterBreak="0">
    <w:nsid w:val="6DB57C74"/>
    <w:multiLevelType w:val="hybridMultilevel"/>
    <w:tmpl w:val="7C1226C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6" w15:restartNumberingAfterBreak="0">
    <w:nsid w:val="702E6211"/>
    <w:multiLevelType w:val="multilevel"/>
    <w:tmpl w:val="FFECBFFE"/>
    <w:lvl w:ilvl="0">
      <w:start w:val="1"/>
      <w:numFmt w:val="bullet"/>
      <w:lvlText w:val="►"/>
      <w:lvlJc w:val="left"/>
      <w:pPr>
        <w:tabs>
          <w:tab w:val="num" w:pos="720"/>
        </w:tabs>
        <w:ind w:left="720" w:hanging="360"/>
      </w:pPr>
      <w:rPr>
        <w:rFonts w:ascii="Arial" w:hAnsi="Arial" w:hint="default"/>
        <w:b w:val="0"/>
        <w:i w:val="0"/>
        <w:color w:val="FFD200"/>
        <w:sz w:val="18"/>
        <w:szCs w:val="16"/>
        <w:u w:color="FFC00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31713AC"/>
    <w:multiLevelType w:val="hybridMultilevel"/>
    <w:tmpl w:val="EDB283B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3D52E22E">
      <w:numFmt w:val="bullet"/>
      <w:lvlText w:val="-"/>
      <w:lvlJc w:val="left"/>
      <w:pPr>
        <w:ind w:left="2160" w:hanging="360"/>
      </w:pPr>
      <w:rPr>
        <w:rFonts w:ascii="Calibri" w:eastAsia="Times New Roman" w:hAnsi="Calibri" w:cs="Calibri"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8" w15:restartNumberingAfterBreak="0">
    <w:nsid w:val="74762AE6"/>
    <w:multiLevelType w:val="multilevel"/>
    <w:tmpl w:val="E2A42DC0"/>
    <w:lvl w:ilvl="0">
      <w:start w:val="1"/>
      <w:numFmt w:val="bullet"/>
      <w:lvlText w:val=""/>
      <w:lvlJc w:val="left"/>
      <w:pPr>
        <w:ind w:left="720" w:hanging="720"/>
      </w:pPr>
      <w:rPr>
        <w:rFonts w:ascii="Symbol" w:hAnsi="Symbol" w:hint="default"/>
      </w:rPr>
    </w:lvl>
    <w:lvl w:ilvl="1">
      <w:start w:val="1"/>
      <w:numFmt w:val="decimal"/>
      <w:lvlText w:val="%1.%2."/>
      <w:lvlJc w:val="left"/>
      <w:pPr>
        <w:ind w:left="724" w:hanging="720"/>
      </w:pPr>
    </w:lvl>
    <w:lvl w:ilvl="2">
      <w:start w:val="1"/>
      <w:numFmt w:val="decimal"/>
      <w:lvlText w:val="%1.%2.%3."/>
      <w:lvlJc w:val="left"/>
      <w:pPr>
        <w:ind w:left="1084" w:hanging="1080"/>
      </w:pPr>
      <w:rPr>
        <w:i w:val="0"/>
        <w:iCs w:val="0"/>
        <w:sz w:val="24"/>
        <w:szCs w:val="32"/>
      </w:rPr>
    </w:lvl>
    <w:lvl w:ilvl="3">
      <w:start w:val="1"/>
      <w:numFmt w:val="decimal"/>
      <w:lvlText w:val="%1.%2.%3.%4."/>
      <w:lvlJc w:val="left"/>
      <w:pPr>
        <w:ind w:left="1444" w:hanging="1440"/>
      </w:pPr>
    </w:lvl>
    <w:lvl w:ilvl="4">
      <w:start w:val="1"/>
      <w:numFmt w:val="decimal"/>
      <w:isLgl/>
      <w:lvlText w:val="%1.%2.%3.%4.%5."/>
      <w:lvlJc w:val="left"/>
      <w:pPr>
        <w:ind w:left="1804" w:hanging="1800"/>
      </w:pPr>
      <w:rPr>
        <w:rFonts w:hint="default"/>
      </w:rPr>
    </w:lvl>
    <w:lvl w:ilvl="5">
      <w:start w:val="1"/>
      <w:numFmt w:val="decimal"/>
      <w:isLgl/>
      <w:lvlText w:val="%1.%2.%3.%4.%5.%6."/>
      <w:lvlJc w:val="left"/>
      <w:pPr>
        <w:ind w:left="2164" w:hanging="2160"/>
      </w:pPr>
      <w:rPr>
        <w:rFonts w:hint="default"/>
      </w:rPr>
    </w:lvl>
    <w:lvl w:ilvl="6">
      <w:start w:val="1"/>
      <w:numFmt w:val="decimal"/>
      <w:isLgl/>
      <w:lvlText w:val="%1.%2.%3.%4.%5.%6.%7."/>
      <w:lvlJc w:val="left"/>
      <w:pPr>
        <w:ind w:left="2524" w:hanging="2520"/>
      </w:pPr>
      <w:rPr>
        <w:rFonts w:hint="default"/>
      </w:rPr>
    </w:lvl>
    <w:lvl w:ilvl="7">
      <w:start w:val="1"/>
      <w:numFmt w:val="decimal"/>
      <w:isLgl/>
      <w:lvlText w:val="%1.%2.%3.%4.%5.%6.%7.%8."/>
      <w:lvlJc w:val="left"/>
      <w:pPr>
        <w:ind w:left="2884" w:hanging="2880"/>
      </w:pPr>
      <w:rPr>
        <w:rFonts w:hint="default"/>
      </w:rPr>
    </w:lvl>
    <w:lvl w:ilvl="8">
      <w:start w:val="1"/>
      <w:numFmt w:val="decimal"/>
      <w:isLgl/>
      <w:lvlText w:val="%1.%2.%3.%4.%5.%6.%7.%8.%9."/>
      <w:lvlJc w:val="left"/>
      <w:pPr>
        <w:ind w:left="3244" w:hanging="3240"/>
      </w:pPr>
      <w:rPr>
        <w:rFonts w:hint="default"/>
      </w:rPr>
    </w:lvl>
  </w:abstractNum>
  <w:abstractNum w:abstractNumId="49" w15:restartNumberingAfterBreak="0">
    <w:nsid w:val="7507508F"/>
    <w:multiLevelType w:val="singleLevel"/>
    <w:tmpl w:val="E97E2BAA"/>
    <w:styleLink w:val="Listeactuelle3"/>
    <w:lvl w:ilvl="0">
      <w:start w:val="1"/>
      <w:numFmt w:val="bullet"/>
      <w:lvlText w:val=""/>
      <w:lvlJc w:val="left"/>
      <w:pPr>
        <w:tabs>
          <w:tab w:val="num" w:pos="720"/>
        </w:tabs>
        <w:ind w:left="720" w:hanging="360"/>
      </w:pPr>
      <w:rPr>
        <w:rFonts w:ascii="Wingdings" w:hAnsi="Wingdings" w:hint="default"/>
        <w:color w:val="009FDD"/>
      </w:rPr>
    </w:lvl>
  </w:abstractNum>
  <w:abstractNum w:abstractNumId="50" w15:restartNumberingAfterBreak="0">
    <w:nsid w:val="76F61773"/>
    <w:multiLevelType w:val="hybridMultilevel"/>
    <w:tmpl w:val="835CE586"/>
    <w:lvl w:ilvl="0" w:tplc="FFFFFFFF">
      <w:start w:val="1"/>
      <w:numFmt w:val="bullet"/>
      <w:lvlText w:val="►"/>
      <w:lvlJc w:val="left"/>
      <w:pPr>
        <w:ind w:left="720" w:hanging="360"/>
      </w:pPr>
      <w:rPr>
        <w:rFonts w:ascii="Arial" w:hAnsi="Arial" w:hint="default"/>
        <w:b w:val="0"/>
        <w:i w:val="0"/>
        <w:color w:val="FFD200"/>
        <w:sz w:val="18"/>
        <w:szCs w:val="16"/>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1" w15:restartNumberingAfterBreak="0">
    <w:nsid w:val="783E305E"/>
    <w:multiLevelType w:val="hybridMultilevel"/>
    <w:tmpl w:val="A1025798"/>
    <w:lvl w:ilvl="0" w:tplc="68C4BC6C">
      <w:start w:val="1"/>
      <w:numFmt w:val="bullet"/>
      <w:pStyle w:val="bullet10"/>
      <w:lvlText w:val="►"/>
      <w:lvlJc w:val="left"/>
      <w:pPr>
        <w:ind w:left="717" w:hanging="360"/>
      </w:pPr>
      <w:rPr>
        <w:rFonts w:ascii="Arial" w:hAnsi="Arial" w:hint="default"/>
        <w:b w:val="0"/>
        <w:i w:val="0"/>
        <w:color w:val="FFCC00"/>
        <w:sz w:val="16"/>
        <w:szCs w:val="16"/>
        <w:u w:color="FFC000"/>
        <w:lang w:val="en-US"/>
      </w:rPr>
    </w:lvl>
    <w:lvl w:ilvl="1" w:tplc="1206E6A4">
      <w:start w:val="1"/>
      <w:numFmt w:val="bullet"/>
      <w:lvlText w:val="►"/>
      <w:lvlJc w:val="left"/>
      <w:pPr>
        <w:ind w:left="1437" w:hanging="360"/>
      </w:pPr>
      <w:rPr>
        <w:rFonts w:ascii="Arial" w:hAnsi="Arial" w:hint="default"/>
        <w:b w:val="0"/>
        <w:i w:val="0"/>
        <w:color w:val="FFD200"/>
        <w:sz w:val="18"/>
        <w:szCs w:val="16"/>
      </w:rPr>
    </w:lvl>
    <w:lvl w:ilvl="2" w:tplc="04100005">
      <w:start w:val="1"/>
      <w:numFmt w:val="bullet"/>
      <w:lvlText w:val=""/>
      <w:lvlJc w:val="left"/>
      <w:pPr>
        <w:ind w:left="2157" w:hanging="360"/>
      </w:pPr>
      <w:rPr>
        <w:rFonts w:ascii="Wingdings" w:hAnsi="Wingdings" w:hint="default"/>
      </w:rPr>
    </w:lvl>
    <w:lvl w:ilvl="3" w:tplc="04100001">
      <w:start w:val="1"/>
      <w:numFmt w:val="bullet"/>
      <w:lvlText w:val=""/>
      <w:lvlJc w:val="left"/>
      <w:pPr>
        <w:ind w:left="2877" w:hanging="360"/>
      </w:pPr>
      <w:rPr>
        <w:rFonts w:ascii="Symbol" w:hAnsi="Symbol" w:hint="default"/>
      </w:rPr>
    </w:lvl>
    <w:lvl w:ilvl="4" w:tplc="04100003" w:tentative="1">
      <w:start w:val="1"/>
      <w:numFmt w:val="bullet"/>
      <w:lvlText w:val="o"/>
      <w:lvlJc w:val="left"/>
      <w:pPr>
        <w:ind w:left="3597" w:hanging="360"/>
      </w:pPr>
      <w:rPr>
        <w:rFonts w:ascii="Courier New" w:hAnsi="Courier New" w:cs="Courier New" w:hint="default"/>
      </w:rPr>
    </w:lvl>
    <w:lvl w:ilvl="5" w:tplc="04100005" w:tentative="1">
      <w:start w:val="1"/>
      <w:numFmt w:val="bullet"/>
      <w:lvlText w:val=""/>
      <w:lvlJc w:val="left"/>
      <w:pPr>
        <w:ind w:left="4317" w:hanging="360"/>
      </w:pPr>
      <w:rPr>
        <w:rFonts w:ascii="Wingdings" w:hAnsi="Wingdings" w:hint="default"/>
      </w:rPr>
    </w:lvl>
    <w:lvl w:ilvl="6" w:tplc="04100001" w:tentative="1">
      <w:start w:val="1"/>
      <w:numFmt w:val="bullet"/>
      <w:lvlText w:val=""/>
      <w:lvlJc w:val="left"/>
      <w:pPr>
        <w:ind w:left="5037" w:hanging="360"/>
      </w:pPr>
      <w:rPr>
        <w:rFonts w:ascii="Symbol" w:hAnsi="Symbol" w:hint="default"/>
      </w:rPr>
    </w:lvl>
    <w:lvl w:ilvl="7" w:tplc="04100003" w:tentative="1">
      <w:start w:val="1"/>
      <w:numFmt w:val="bullet"/>
      <w:lvlText w:val="o"/>
      <w:lvlJc w:val="left"/>
      <w:pPr>
        <w:ind w:left="5757" w:hanging="360"/>
      </w:pPr>
      <w:rPr>
        <w:rFonts w:ascii="Courier New" w:hAnsi="Courier New" w:cs="Courier New" w:hint="default"/>
      </w:rPr>
    </w:lvl>
    <w:lvl w:ilvl="8" w:tplc="04100005" w:tentative="1">
      <w:start w:val="1"/>
      <w:numFmt w:val="bullet"/>
      <w:lvlText w:val=""/>
      <w:lvlJc w:val="left"/>
      <w:pPr>
        <w:ind w:left="6477" w:hanging="360"/>
      </w:pPr>
      <w:rPr>
        <w:rFonts w:ascii="Wingdings" w:hAnsi="Wingdings" w:hint="default"/>
      </w:rPr>
    </w:lvl>
  </w:abstractNum>
  <w:abstractNum w:abstractNumId="52" w15:restartNumberingAfterBreak="0">
    <w:nsid w:val="798F30D8"/>
    <w:multiLevelType w:val="multilevel"/>
    <w:tmpl w:val="7B6C7702"/>
    <w:lvl w:ilvl="0">
      <w:start w:val="1"/>
      <w:numFmt w:val="decimal"/>
      <w:lvlRestart w:val="0"/>
      <w:lvlText w:val=""/>
      <w:lvlJc w:val="left"/>
      <w:pPr>
        <w:tabs>
          <w:tab w:val="num" w:pos="0"/>
        </w:tabs>
        <w:ind w:left="0" w:firstLine="0"/>
      </w:pPr>
      <w:rPr>
        <w:rFonts w:ascii="EYInterstate Light" w:hAnsi="EYInterstate Light"/>
        <w:b/>
        <w:color w:val="7F7E82"/>
        <w:sz w:val="32"/>
      </w:rPr>
    </w:lvl>
    <w:lvl w:ilvl="1">
      <w:start w:val="1"/>
      <w:numFmt w:val="decimal"/>
      <w:lvlText w:val=""/>
      <w:lvlJc w:val="left"/>
      <w:pPr>
        <w:tabs>
          <w:tab w:val="num" w:pos="0"/>
        </w:tabs>
        <w:ind w:left="0" w:firstLine="0"/>
      </w:pPr>
      <w:rPr>
        <w:rFonts w:hint="default"/>
        <w:b/>
        <w:color w:val="000000"/>
        <w:sz w:val="28"/>
      </w:rPr>
    </w:lvl>
    <w:lvl w:ilvl="2">
      <w:start w:val="1"/>
      <w:numFmt w:val="decimal"/>
      <w:lvlRestart w:val="1"/>
      <w:lvlText w:val=""/>
      <w:lvlJc w:val="left"/>
      <w:pPr>
        <w:tabs>
          <w:tab w:val="num" w:pos="0"/>
        </w:tabs>
        <w:ind w:left="0" w:firstLine="0"/>
      </w:pPr>
      <w:rPr>
        <w:rFonts w:hint="default"/>
        <w:b/>
        <w:color w:val="000000"/>
        <w:sz w:val="24"/>
      </w:rPr>
    </w:lvl>
    <w:lvl w:ilvl="3">
      <w:start w:val="1"/>
      <w:numFmt w:val="decimal"/>
      <w:lvlRestart w:val="1"/>
      <w:lvlText w:val=""/>
      <w:lvlJc w:val="left"/>
      <w:pPr>
        <w:tabs>
          <w:tab w:val="num" w:pos="0"/>
        </w:tabs>
        <w:ind w:left="0" w:firstLine="0"/>
      </w:pPr>
      <w:rPr>
        <w:rFonts w:hint="default"/>
        <w:b/>
        <w:color w:val="000000"/>
        <w:sz w:val="20"/>
      </w:rPr>
    </w:lvl>
    <w:lvl w:ilvl="4">
      <w:start w:val="1"/>
      <w:numFmt w:val="decimal"/>
      <w:lvlRestart w:val="1"/>
      <w:pStyle w:val="EYBodytextwithparaspace"/>
      <w:lvlText w:val=""/>
      <w:lvlJc w:val="left"/>
      <w:pPr>
        <w:tabs>
          <w:tab w:val="num" w:pos="0"/>
        </w:tabs>
        <w:ind w:left="0" w:firstLine="0"/>
      </w:pPr>
      <w:rPr>
        <w:rFonts w:hint="default"/>
        <w:b w:val="0"/>
        <w:color w:val="000000"/>
        <w:sz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53" w15:restartNumberingAfterBreak="0">
    <w:nsid w:val="7BA40495"/>
    <w:multiLevelType w:val="multilevel"/>
    <w:tmpl w:val="23A48E0E"/>
    <w:styleLink w:val="Listeactuelle6"/>
    <w:lvl w:ilvl="0">
      <w:start w:val="1"/>
      <w:numFmt w:val="decimal"/>
      <w:lvlRestart w:val="0"/>
      <w:lvlText w:val="%1."/>
      <w:lvlJc w:val="left"/>
      <w:pPr>
        <w:tabs>
          <w:tab w:val="num" w:pos="0"/>
        </w:tabs>
        <w:ind w:left="0" w:hanging="850"/>
      </w:pPr>
      <w:rPr>
        <w:rFonts w:ascii="EYInterstate Light" w:hAnsi="EYInterstate Light" w:hint="default"/>
        <w:b/>
        <w:i w:val="0"/>
        <w:color w:val="7F7E82"/>
        <w:sz w:val="32"/>
      </w:rPr>
    </w:lvl>
    <w:lvl w:ilvl="1">
      <w:start w:val="1"/>
      <w:numFmt w:val="decimal"/>
      <w:lvlText w:val="%1.%2"/>
      <w:lvlJc w:val="left"/>
      <w:pPr>
        <w:tabs>
          <w:tab w:val="num" w:pos="0"/>
        </w:tabs>
        <w:ind w:left="0" w:hanging="850"/>
      </w:pPr>
      <w:rPr>
        <w:rFonts w:ascii="EYInterstate Light" w:hAnsi="EYInterstate Light" w:hint="default"/>
        <w:b/>
        <w:i w:val="0"/>
        <w:color w:val="000000"/>
        <w:sz w:val="28"/>
      </w:rPr>
    </w:lvl>
    <w:lvl w:ilvl="2">
      <w:start w:val="1"/>
      <w:numFmt w:val="decimal"/>
      <w:lvlText w:val="%1.%2.%3"/>
      <w:lvlJc w:val="left"/>
      <w:pPr>
        <w:tabs>
          <w:tab w:val="num" w:pos="0"/>
        </w:tabs>
        <w:ind w:left="0" w:hanging="850"/>
      </w:pPr>
    </w:lvl>
    <w:lvl w:ilvl="3">
      <w:start w:val="1"/>
      <w:numFmt w:val="decimal"/>
      <w:lvlText w:val="%1.%2.%3.%4"/>
      <w:lvlJc w:val="left"/>
      <w:pPr>
        <w:tabs>
          <w:tab w:val="num" w:pos="0"/>
        </w:tabs>
        <w:ind w:left="0" w:hanging="850"/>
      </w:pPr>
      <w:rPr>
        <w:rFonts w:ascii="EYInterstate Light" w:hAnsi="EYInterstate Light" w:hint="default"/>
        <w:b/>
        <w:i w:val="0"/>
        <w:color w:val="000000"/>
        <w:sz w:val="22"/>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54" w15:restartNumberingAfterBreak="0">
    <w:nsid w:val="7EE02DE1"/>
    <w:multiLevelType w:val="multilevel"/>
    <w:tmpl w:val="B8EE0726"/>
    <w:lvl w:ilvl="0">
      <w:start w:val="1"/>
      <w:numFmt w:val="bullet"/>
      <w:pStyle w:val="TableBullet0"/>
      <w:lvlText w:val="►"/>
      <w:lvlJc w:val="left"/>
      <w:pPr>
        <w:tabs>
          <w:tab w:val="num" w:pos="0"/>
        </w:tabs>
        <w:ind w:left="284" w:hanging="284"/>
      </w:pPr>
      <w:rPr>
        <w:rFonts w:ascii="Arial" w:hAnsi="Arial" w:hint="default"/>
        <w:b w:val="0"/>
        <w:i w:val="0"/>
        <w:color w:val="FFD200"/>
        <w:sz w:val="20"/>
      </w:r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55" w15:restartNumberingAfterBreak="0">
    <w:nsid w:val="7EEF7DCD"/>
    <w:multiLevelType w:val="hybridMultilevel"/>
    <w:tmpl w:val="0F629988"/>
    <w:styleLink w:val="Listeactuelle5"/>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54429067">
    <w:abstractNumId w:val="31"/>
  </w:num>
  <w:num w:numId="2" w16cid:durableId="726491580">
    <w:abstractNumId w:val="54"/>
  </w:num>
  <w:num w:numId="3" w16cid:durableId="1151798362">
    <w:abstractNumId w:val="2"/>
  </w:num>
  <w:num w:numId="4" w16cid:durableId="161237423">
    <w:abstractNumId w:val="36"/>
  </w:num>
  <w:num w:numId="5" w16cid:durableId="201678503">
    <w:abstractNumId w:val="29"/>
  </w:num>
  <w:num w:numId="6" w16cid:durableId="1851410124">
    <w:abstractNumId w:val="4"/>
  </w:num>
  <w:num w:numId="7" w16cid:durableId="1068504312">
    <w:abstractNumId w:val="3"/>
  </w:num>
  <w:num w:numId="8" w16cid:durableId="704911375">
    <w:abstractNumId w:val="1"/>
  </w:num>
  <w:num w:numId="9" w16cid:durableId="1019895229">
    <w:abstractNumId w:val="0"/>
  </w:num>
  <w:num w:numId="10" w16cid:durableId="1412895395">
    <w:abstractNumId w:val="44"/>
  </w:num>
  <w:num w:numId="11" w16cid:durableId="633609274">
    <w:abstractNumId w:val="12"/>
  </w:num>
  <w:num w:numId="12" w16cid:durableId="344598104">
    <w:abstractNumId w:val="6"/>
  </w:num>
  <w:num w:numId="13" w16cid:durableId="1137189244">
    <w:abstractNumId w:val="10"/>
    <w:lvlOverride w:ilvl="0">
      <w:startOverride w:val="1"/>
    </w:lvlOverride>
  </w:num>
  <w:num w:numId="14" w16cid:durableId="1192651042">
    <w:abstractNumId w:val="28"/>
  </w:num>
  <w:num w:numId="15" w16cid:durableId="2022008728">
    <w:abstractNumId w:val="33"/>
  </w:num>
  <w:num w:numId="16" w16cid:durableId="1823887898">
    <w:abstractNumId w:val="26"/>
  </w:num>
  <w:num w:numId="17" w16cid:durableId="1697074563">
    <w:abstractNumId w:val="16"/>
  </w:num>
  <w:num w:numId="18" w16cid:durableId="1583952682">
    <w:abstractNumId w:val="51"/>
  </w:num>
  <w:num w:numId="19" w16cid:durableId="1990284117">
    <w:abstractNumId w:val="39"/>
  </w:num>
  <w:num w:numId="20" w16cid:durableId="490947182">
    <w:abstractNumId w:val="52"/>
  </w:num>
  <w:num w:numId="21" w16cid:durableId="837308141">
    <w:abstractNumId w:val="15"/>
  </w:num>
  <w:num w:numId="22" w16cid:durableId="268320646">
    <w:abstractNumId w:val="34"/>
  </w:num>
  <w:num w:numId="23" w16cid:durableId="127675854">
    <w:abstractNumId w:val="7"/>
  </w:num>
  <w:num w:numId="24" w16cid:durableId="1780367122">
    <w:abstractNumId w:val="53"/>
  </w:num>
  <w:num w:numId="25" w16cid:durableId="1574008787">
    <w:abstractNumId w:val="55"/>
  </w:num>
  <w:num w:numId="26" w16cid:durableId="744567719">
    <w:abstractNumId w:val="13"/>
  </w:num>
  <w:num w:numId="27" w16cid:durableId="1491369619">
    <w:abstractNumId w:val="41"/>
  </w:num>
  <w:num w:numId="28" w16cid:durableId="116727553">
    <w:abstractNumId w:val="23"/>
  </w:num>
  <w:num w:numId="29" w16cid:durableId="1560169147">
    <w:abstractNumId w:val="25"/>
  </w:num>
  <w:num w:numId="30" w16cid:durableId="37320752">
    <w:abstractNumId w:val="21"/>
  </w:num>
  <w:num w:numId="31" w16cid:durableId="2104102955">
    <w:abstractNumId w:val="11"/>
  </w:num>
  <w:num w:numId="32" w16cid:durableId="1714310472">
    <w:abstractNumId w:val="40"/>
  </w:num>
  <w:num w:numId="33" w16cid:durableId="1800536390">
    <w:abstractNumId w:val="46"/>
  </w:num>
  <w:num w:numId="34" w16cid:durableId="1885484663">
    <w:abstractNumId w:val="24"/>
  </w:num>
  <w:num w:numId="35" w16cid:durableId="29033048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11406506">
    <w:abstractNumId w:val="47"/>
  </w:num>
  <w:num w:numId="37" w16cid:durableId="816990267">
    <w:abstractNumId w:val="37"/>
  </w:num>
  <w:num w:numId="38" w16cid:durableId="1123697406">
    <w:abstractNumId w:val="32"/>
  </w:num>
  <w:num w:numId="39" w16cid:durableId="54595932">
    <w:abstractNumId w:val="30"/>
  </w:num>
  <w:num w:numId="40" w16cid:durableId="2010910606">
    <w:abstractNumId w:val="19"/>
  </w:num>
  <w:num w:numId="41" w16cid:durableId="1939219121">
    <w:abstractNumId w:val="22"/>
  </w:num>
  <w:num w:numId="42" w16cid:durableId="472529346">
    <w:abstractNumId w:val="20"/>
  </w:num>
  <w:num w:numId="43" w16cid:durableId="2107074629">
    <w:abstractNumId w:val="48"/>
  </w:num>
  <w:num w:numId="44" w16cid:durableId="822744842">
    <w:abstractNumId w:val="49"/>
  </w:num>
  <w:num w:numId="45" w16cid:durableId="1454136706">
    <w:abstractNumId w:val="9"/>
  </w:num>
  <w:num w:numId="46" w16cid:durableId="1526014029">
    <w:abstractNumId w:val="18"/>
  </w:num>
  <w:num w:numId="47" w16cid:durableId="1257665893">
    <w:abstractNumId w:val="17"/>
    <w:lvlOverride w:ilvl="0">
      <w:startOverride w:val="1"/>
    </w:lvlOverride>
  </w:num>
  <w:num w:numId="48" w16cid:durableId="124660012">
    <w:abstractNumId w:val="8"/>
    <w:lvlOverride w:ilvl="0">
      <w:startOverride w:val="1"/>
    </w:lvlOverride>
  </w:num>
  <w:num w:numId="49" w16cid:durableId="150412921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786975050">
    <w:abstractNumId w:val="45"/>
  </w:num>
  <w:num w:numId="51" w16cid:durableId="1723409693">
    <w:abstractNumId w:val="14"/>
  </w:num>
  <w:num w:numId="52" w16cid:durableId="1520772787">
    <w:abstractNumId w:val="43"/>
  </w:num>
  <w:num w:numId="53" w16cid:durableId="398138875">
    <w:abstractNumId w:val="42"/>
  </w:num>
  <w:num w:numId="54" w16cid:durableId="404841193">
    <w:abstractNumId w:val="27"/>
  </w:num>
  <w:num w:numId="55" w16cid:durableId="638220084">
    <w:abstractNumId w:val="38"/>
  </w:num>
  <w:num w:numId="56" w16cid:durableId="1637904277">
    <w:abstractNumId w:val="50"/>
  </w:num>
  <w:num w:numId="57" w16cid:durableId="1231040273">
    <w:abstractNumId w:val="35"/>
  </w:num>
  <w:num w:numId="58" w16cid:durableId="36552066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ORTELA MOREIRA Dilan (DEFIS)">
    <w15:presenceInfo w15:providerId="AD" w15:userId="S::dilan.portela-moreira@ec.europa.eu::b2e4f232-8589-4047-afec-fdc822018fc7"/>
  </w15:person>
  <w15:person w15:author="Guillaume Terlinden">
    <w15:presenceInfo w15:providerId="AD" w15:userId="S::Guillaume.Terlinden@be.ey.com::570a5efc-5a9d-4f3c-b9d6-568c5941cff8"/>
  </w15:person>
  <w15:person w15:author="Sébastien Wéry">
    <w15:presenceInfo w15:providerId="AD" w15:userId="S::Sebastien.Wery@be.ey.com::b80538b9-0ba9-43b4-b878-9e5b6e36e251"/>
  </w15:person>
  <w15:person w15:author="ANGELLOTTI Fabio">
    <w15:presenceInfo w15:providerId="AD" w15:userId="S::fabio.angellotti_euspa.europa.eu#ext#@eceuropaeu.onmicrosoft.com::3e36177f-2726-4309-9ab2-6c1fac44f299"/>
  </w15:person>
  <w15:person w15:author="MARQUES Tiago (DEFIS)">
    <w15:presenceInfo w15:providerId="AD" w15:userId="S::Tiago.MARQUES@ec.europa.eu::e2bb57f6-6ded-498d-93e9-22a13b92d23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oNotTrackFormatting/>
  <w:defaultTabStop w:val="709"/>
  <w:hyphenationZone w:val="425"/>
  <w:defaultTableStyle w:val="Table-standard"/>
  <w:drawingGridHorizontalSpacing w:val="100"/>
  <w:drawingGridVerticalSpacing w:val="181"/>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PA 5th&lt;/Style&gt;&lt;LeftDelim&gt;{&lt;/LeftDelim&gt;&lt;RightDelim&gt;}&lt;/RightDelim&gt;&lt;FontName&gt;EYInterstate Light&lt;/FontName&gt;&lt;FontSize&gt;10&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zwr0vvzfupxwzret5dspd2aeetx92t2rx9pf&quot;&gt;eServices&lt;record-ids&gt;&lt;item&gt;828&lt;/item&gt;&lt;item&gt;829&lt;/item&gt;&lt;item&gt;832&lt;/item&gt;&lt;item&gt;833&lt;/item&gt;&lt;item&gt;1071&lt;/item&gt;&lt;item&gt;1133&lt;/item&gt;&lt;item&gt;1161&lt;/item&gt;&lt;item&gt;1182&lt;/item&gt;&lt;item&gt;1187&lt;/item&gt;&lt;item&gt;1194&lt;/item&gt;&lt;item&gt;1248&lt;/item&gt;&lt;item&gt;1249&lt;/item&gt;&lt;item&gt;1250&lt;/item&gt;&lt;item&gt;1251&lt;/item&gt;&lt;item&gt;1253&lt;/item&gt;&lt;item&gt;1291&lt;/item&gt;&lt;item&gt;1341&lt;/item&gt;&lt;item&gt;1525&lt;/item&gt;&lt;item&gt;1527&lt;/item&gt;&lt;item&gt;1528&lt;/item&gt;&lt;item&gt;1530&lt;/item&gt;&lt;item&gt;1531&lt;/item&gt;&lt;item&gt;1533&lt;/item&gt;&lt;item&gt;1534&lt;/item&gt;&lt;item&gt;1536&lt;/item&gt;&lt;item&gt;1537&lt;/item&gt;&lt;item&gt;1538&lt;/item&gt;&lt;item&gt;1540&lt;/item&gt;&lt;item&gt;1542&lt;/item&gt;&lt;item&gt;1544&lt;/item&gt;&lt;item&gt;1546&lt;/item&gt;&lt;item&gt;1548&lt;/item&gt;&lt;item&gt;1550&lt;/item&gt;&lt;item&gt;1552&lt;/item&gt;&lt;item&gt;1553&lt;/item&gt;&lt;item&gt;1554&lt;/item&gt;&lt;item&gt;1555&lt;/item&gt;&lt;item&gt;1556&lt;/item&gt;&lt;item&gt;1558&lt;/item&gt;&lt;item&gt;1560&lt;/item&gt;&lt;item&gt;1561&lt;/item&gt;&lt;item&gt;1562&lt;/item&gt;&lt;item&gt;1563&lt;/item&gt;&lt;item&gt;1564&lt;/item&gt;&lt;/record-ids&gt;&lt;/item&gt;&lt;/Libraries&gt;"/>
  </w:docVars>
  <w:rsids>
    <w:rsidRoot w:val="00801FD0"/>
    <w:rsid w:val="00000034"/>
    <w:rsid w:val="00000081"/>
    <w:rsid w:val="000000D4"/>
    <w:rsid w:val="000000E3"/>
    <w:rsid w:val="000000F3"/>
    <w:rsid w:val="00000105"/>
    <w:rsid w:val="00000124"/>
    <w:rsid w:val="000001B3"/>
    <w:rsid w:val="000001CA"/>
    <w:rsid w:val="000003A5"/>
    <w:rsid w:val="000003AA"/>
    <w:rsid w:val="00000403"/>
    <w:rsid w:val="0000042E"/>
    <w:rsid w:val="00000467"/>
    <w:rsid w:val="00000496"/>
    <w:rsid w:val="000004B2"/>
    <w:rsid w:val="00000510"/>
    <w:rsid w:val="00000561"/>
    <w:rsid w:val="000005C8"/>
    <w:rsid w:val="000006BA"/>
    <w:rsid w:val="00000776"/>
    <w:rsid w:val="000007A1"/>
    <w:rsid w:val="000007F7"/>
    <w:rsid w:val="00000838"/>
    <w:rsid w:val="0000088F"/>
    <w:rsid w:val="000008B1"/>
    <w:rsid w:val="0000090B"/>
    <w:rsid w:val="00000993"/>
    <w:rsid w:val="00000A29"/>
    <w:rsid w:val="00000B7A"/>
    <w:rsid w:val="00000BBC"/>
    <w:rsid w:val="00000C79"/>
    <w:rsid w:val="00000CC6"/>
    <w:rsid w:val="00000D36"/>
    <w:rsid w:val="00000D92"/>
    <w:rsid w:val="00000D9B"/>
    <w:rsid w:val="00000DA2"/>
    <w:rsid w:val="00000DB6"/>
    <w:rsid w:val="00000E2A"/>
    <w:rsid w:val="00000FA4"/>
    <w:rsid w:val="000010CB"/>
    <w:rsid w:val="00001208"/>
    <w:rsid w:val="00001326"/>
    <w:rsid w:val="00001392"/>
    <w:rsid w:val="000014DA"/>
    <w:rsid w:val="000014DC"/>
    <w:rsid w:val="00001508"/>
    <w:rsid w:val="00001518"/>
    <w:rsid w:val="000015C0"/>
    <w:rsid w:val="00001674"/>
    <w:rsid w:val="0000172D"/>
    <w:rsid w:val="0000174B"/>
    <w:rsid w:val="00001795"/>
    <w:rsid w:val="000017D4"/>
    <w:rsid w:val="0000192A"/>
    <w:rsid w:val="00001934"/>
    <w:rsid w:val="0000195F"/>
    <w:rsid w:val="000019F4"/>
    <w:rsid w:val="000019F9"/>
    <w:rsid w:val="00001A8B"/>
    <w:rsid w:val="00001AA9"/>
    <w:rsid w:val="00001AC5"/>
    <w:rsid w:val="00001AE4"/>
    <w:rsid w:val="00001B1D"/>
    <w:rsid w:val="00001B58"/>
    <w:rsid w:val="00001B7B"/>
    <w:rsid w:val="00001B8B"/>
    <w:rsid w:val="00001BD2"/>
    <w:rsid w:val="00001CE7"/>
    <w:rsid w:val="00001DA4"/>
    <w:rsid w:val="00001DCF"/>
    <w:rsid w:val="00001DF7"/>
    <w:rsid w:val="00001E97"/>
    <w:rsid w:val="00001F95"/>
    <w:rsid w:val="0000201F"/>
    <w:rsid w:val="00002035"/>
    <w:rsid w:val="00002153"/>
    <w:rsid w:val="00002159"/>
    <w:rsid w:val="00002397"/>
    <w:rsid w:val="000023D4"/>
    <w:rsid w:val="000023E5"/>
    <w:rsid w:val="000023ED"/>
    <w:rsid w:val="0000248E"/>
    <w:rsid w:val="000024FB"/>
    <w:rsid w:val="000025AC"/>
    <w:rsid w:val="000025E2"/>
    <w:rsid w:val="00002691"/>
    <w:rsid w:val="000026CC"/>
    <w:rsid w:val="0000273D"/>
    <w:rsid w:val="00002763"/>
    <w:rsid w:val="00002791"/>
    <w:rsid w:val="00002805"/>
    <w:rsid w:val="00002861"/>
    <w:rsid w:val="00002900"/>
    <w:rsid w:val="00002957"/>
    <w:rsid w:val="00002A25"/>
    <w:rsid w:val="00002A3E"/>
    <w:rsid w:val="00002AD6"/>
    <w:rsid w:val="00002B0B"/>
    <w:rsid w:val="00002B58"/>
    <w:rsid w:val="00002BC8"/>
    <w:rsid w:val="00002BDE"/>
    <w:rsid w:val="00002C16"/>
    <w:rsid w:val="00002CCA"/>
    <w:rsid w:val="00002D57"/>
    <w:rsid w:val="00002DA9"/>
    <w:rsid w:val="00002E04"/>
    <w:rsid w:val="00002E6D"/>
    <w:rsid w:val="00002EC5"/>
    <w:rsid w:val="00002EDD"/>
    <w:rsid w:val="00002EE5"/>
    <w:rsid w:val="00002F1B"/>
    <w:rsid w:val="00002F65"/>
    <w:rsid w:val="00002FF5"/>
    <w:rsid w:val="000031F4"/>
    <w:rsid w:val="000032DC"/>
    <w:rsid w:val="000032E2"/>
    <w:rsid w:val="0000332C"/>
    <w:rsid w:val="00003362"/>
    <w:rsid w:val="00003374"/>
    <w:rsid w:val="00003423"/>
    <w:rsid w:val="000034B2"/>
    <w:rsid w:val="000035B3"/>
    <w:rsid w:val="0000360E"/>
    <w:rsid w:val="0000371E"/>
    <w:rsid w:val="00003758"/>
    <w:rsid w:val="000037F2"/>
    <w:rsid w:val="0000381A"/>
    <w:rsid w:val="00003842"/>
    <w:rsid w:val="00003927"/>
    <w:rsid w:val="00003939"/>
    <w:rsid w:val="00003944"/>
    <w:rsid w:val="00003967"/>
    <w:rsid w:val="000039AA"/>
    <w:rsid w:val="00003AD7"/>
    <w:rsid w:val="00003B6F"/>
    <w:rsid w:val="00003BFE"/>
    <w:rsid w:val="00003C1C"/>
    <w:rsid w:val="00003D0B"/>
    <w:rsid w:val="00003EAD"/>
    <w:rsid w:val="00003FE1"/>
    <w:rsid w:val="00004028"/>
    <w:rsid w:val="00004036"/>
    <w:rsid w:val="000040CC"/>
    <w:rsid w:val="000041A8"/>
    <w:rsid w:val="000041D8"/>
    <w:rsid w:val="00004243"/>
    <w:rsid w:val="00004389"/>
    <w:rsid w:val="000043B5"/>
    <w:rsid w:val="000043F1"/>
    <w:rsid w:val="00004408"/>
    <w:rsid w:val="000044CA"/>
    <w:rsid w:val="00004597"/>
    <w:rsid w:val="000045F7"/>
    <w:rsid w:val="00004661"/>
    <w:rsid w:val="000046AC"/>
    <w:rsid w:val="0000477C"/>
    <w:rsid w:val="00004815"/>
    <w:rsid w:val="00004887"/>
    <w:rsid w:val="00004966"/>
    <w:rsid w:val="0000497E"/>
    <w:rsid w:val="00004AE6"/>
    <w:rsid w:val="00004AF7"/>
    <w:rsid w:val="00004AFE"/>
    <w:rsid w:val="00004B94"/>
    <w:rsid w:val="00004C33"/>
    <w:rsid w:val="00004C75"/>
    <w:rsid w:val="00004CC6"/>
    <w:rsid w:val="00004D77"/>
    <w:rsid w:val="00004DD9"/>
    <w:rsid w:val="000050A4"/>
    <w:rsid w:val="000050EF"/>
    <w:rsid w:val="00005101"/>
    <w:rsid w:val="00005139"/>
    <w:rsid w:val="00005177"/>
    <w:rsid w:val="00005197"/>
    <w:rsid w:val="000052F0"/>
    <w:rsid w:val="00005360"/>
    <w:rsid w:val="00005368"/>
    <w:rsid w:val="000054B4"/>
    <w:rsid w:val="00005521"/>
    <w:rsid w:val="00005536"/>
    <w:rsid w:val="00005677"/>
    <w:rsid w:val="0000568C"/>
    <w:rsid w:val="0000568E"/>
    <w:rsid w:val="000056C0"/>
    <w:rsid w:val="000057EF"/>
    <w:rsid w:val="0000586E"/>
    <w:rsid w:val="0000587A"/>
    <w:rsid w:val="00005968"/>
    <w:rsid w:val="000059C8"/>
    <w:rsid w:val="00005ABA"/>
    <w:rsid w:val="00005B25"/>
    <w:rsid w:val="00005B83"/>
    <w:rsid w:val="00005D6B"/>
    <w:rsid w:val="00005EAF"/>
    <w:rsid w:val="00005EBA"/>
    <w:rsid w:val="00005F5D"/>
    <w:rsid w:val="0000606D"/>
    <w:rsid w:val="000061A6"/>
    <w:rsid w:val="00006201"/>
    <w:rsid w:val="00006218"/>
    <w:rsid w:val="0000631C"/>
    <w:rsid w:val="000063B7"/>
    <w:rsid w:val="000063EA"/>
    <w:rsid w:val="0000641F"/>
    <w:rsid w:val="0000648A"/>
    <w:rsid w:val="000064F7"/>
    <w:rsid w:val="000065F2"/>
    <w:rsid w:val="0000667A"/>
    <w:rsid w:val="00006717"/>
    <w:rsid w:val="00006734"/>
    <w:rsid w:val="00006753"/>
    <w:rsid w:val="00006766"/>
    <w:rsid w:val="000067B1"/>
    <w:rsid w:val="00006AA1"/>
    <w:rsid w:val="00006B3D"/>
    <w:rsid w:val="00006BEE"/>
    <w:rsid w:val="00006D08"/>
    <w:rsid w:val="00006D86"/>
    <w:rsid w:val="00006DEA"/>
    <w:rsid w:val="00006DF5"/>
    <w:rsid w:val="0000707E"/>
    <w:rsid w:val="000070EB"/>
    <w:rsid w:val="000071AC"/>
    <w:rsid w:val="000071B1"/>
    <w:rsid w:val="0000721B"/>
    <w:rsid w:val="00007297"/>
    <w:rsid w:val="00007336"/>
    <w:rsid w:val="0000738E"/>
    <w:rsid w:val="000073AC"/>
    <w:rsid w:val="00007443"/>
    <w:rsid w:val="00007510"/>
    <w:rsid w:val="00007712"/>
    <w:rsid w:val="00007762"/>
    <w:rsid w:val="000077E0"/>
    <w:rsid w:val="000077F3"/>
    <w:rsid w:val="00007809"/>
    <w:rsid w:val="00007850"/>
    <w:rsid w:val="00007862"/>
    <w:rsid w:val="0000799B"/>
    <w:rsid w:val="000079A2"/>
    <w:rsid w:val="00007B00"/>
    <w:rsid w:val="00007B03"/>
    <w:rsid w:val="00007B7F"/>
    <w:rsid w:val="00007BAC"/>
    <w:rsid w:val="00007CAE"/>
    <w:rsid w:val="00007CB9"/>
    <w:rsid w:val="00007CBF"/>
    <w:rsid w:val="00007CF3"/>
    <w:rsid w:val="00007D1C"/>
    <w:rsid w:val="00007DBF"/>
    <w:rsid w:val="00007DD8"/>
    <w:rsid w:val="00007E67"/>
    <w:rsid w:val="00007EE3"/>
    <w:rsid w:val="00007F2C"/>
    <w:rsid w:val="00007F44"/>
    <w:rsid w:val="00007F65"/>
    <w:rsid w:val="0000F2EE"/>
    <w:rsid w:val="00010049"/>
    <w:rsid w:val="0001009E"/>
    <w:rsid w:val="000100DA"/>
    <w:rsid w:val="000100F3"/>
    <w:rsid w:val="00010106"/>
    <w:rsid w:val="00010125"/>
    <w:rsid w:val="00010138"/>
    <w:rsid w:val="000102D6"/>
    <w:rsid w:val="000103AB"/>
    <w:rsid w:val="000103E5"/>
    <w:rsid w:val="00010589"/>
    <w:rsid w:val="000105E7"/>
    <w:rsid w:val="0001060C"/>
    <w:rsid w:val="00010657"/>
    <w:rsid w:val="0001066F"/>
    <w:rsid w:val="0001073C"/>
    <w:rsid w:val="00010855"/>
    <w:rsid w:val="00010B5E"/>
    <w:rsid w:val="00010BA5"/>
    <w:rsid w:val="00010EE4"/>
    <w:rsid w:val="00010F52"/>
    <w:rsid w:val="00010F79"/>
    <w:rsid w:val="00010F99"/>
    <w:rsid w:val="00010FA9"/>
    <w:rsid w:val="0001107D"/>
    <w:rsid w:val="000110C8"/>
    <w:rsid w:val="000110DB"/>
    <w:rsid w:val="00011156"/>
    <w:rsid w:val="00011214"/>
    <w:rsid w:val="000112D1"/>
    <w:rsid w:val="000115AC"/>
    <w:rsid w:val="0001163A"/>
    <w:rsid w:val="00011672"/>
    <w:rsid w:val="000116B2"/>
    <w:rsid w:val="000116D3"/>
    <w:rsid w:val="000117AF"/>
    <w:rsid w:val="0001185B"/>
    <w:rsid w:val="0001186F"/>
    <w:rsid w:val="000118D6"/>
    <w:rsid w:val="0001193A"/>
    <w:rsid w:val="0001193C"/>
    <w:rsid w:val="000119A7"/>
    <w:rsid w:val="00011A3A"/>
    <w:rsid w:val="00011A82"/>
    <w:rsid w:val="00011A90"/>
    <w:rsid w:val="00011ABE"/>
    <w:rsid w:val="00011B79"/>
    <w:rsid w:val="00011B7D"/>
    <w:rsid w:val="00011BE7"/>
    <w:rsid w:val="00011D40"/>
    <w:rsid w:val="00011D77"/>
    <w:rsid w:val="00011EB4"/>
    <w:rsid w:val="00011EBD"/>
    <w:rsid w:val="00011EE9"/>
    <w:rsid w:val="00011F25"/>
    <w:rsid w:val="00011F71"/>
    <w:rsid w:val="00011F8C"/>
    <w:rsid w:val="00012011"/>
    <w:rsid w:val="00012122"/>
    <w:rsid w:val="0001212C"/>
    <w:rsid w:val="000121E6"/>
    <w:rsid w:val="000122A3"/>
    <w:rsid w:val="000122BC"/>
    <w:rsid w:val="00012303"/>
    <w:rsid w:val="0001230D"/>
    <w:rsid w:val="0001231F"/>
    <w:rsid w:val="00012502"/>
    <w:rsid w:val="00012548"/>
    <w:rsid w:val="000126C7"/>
    <w:rsid w:val="000126F4"/>
    <w:rsid w:val="00012823"/>
    <w:rsid w:val="00012836"/>
    <w:rsid w:val="0001289D"/>
    <w:rsid w:val="000129DD"/>
    <w:rsid w:val="000129E4"/>
    <w:rsid w:val="00012AB5"/>
    <w:rsid w:val="00012AC5"/>
    <w:rsid w:val="00012AD2"/>
    <w:rsid w:val="00012C4F"/>
    <w:rsid w:val="00012C7C"/>
    <w:rsid w:val="00012C97"/>
    <w:rsid w:val="00012CF5"/>
    <w:rsid w:val="00012DEF"/>
    <w:rsid w:val="00012E1A"/>
    <w:rsid w:val="00012E44"/>
    <w:rsid w:val="00012E54"/>
    <w:rsid w:val="00012E74"/>
    <w:rsid w:val="00012EE8"/>
    <w:rsid w:val="00012FB7"/>
    <w:rsid w:val="00012FE6"/>
    <w:rsid w:val="00012FEC"/>
    <w:rsid w:val="00012FF4"/>
    <w:rsid w:val="0001304D"/>
    <w:rsid w:val="0001309D"/>
    <w:rsid w:val="000130F1"/>
    <w:rsid w:val="00013173"/>
    <w:rsid w:val="0001318C"/>
    <w:rsid w:val="000131A5"/>
    <w:rsid w:val="00013348"/>
    <w:rsid w:val="000133C9"/>
    <w:rsid w:val="00013454"/>
    <w:rsid w:val="0001345B"/>
    <w:rsid w:val="0001348E"/>
    <w:rsid w:val="000135C0"/>
    <w:rsid w:val="000135E8"/>
    <w:rsid w:val="00013690"/>
    <w:rsid w:val="000136A7"/>
    <w:rsid w:val="00013757"/>
    <w:rsid w:val="00013758"/>
    <w:rsid w:val="000137BC"/>
    <w:rsid w:val="000137BD"/>
    <w:rsid w:val="00013823"/>
    <w:rsid w:val="0001382F"/>
    <w:rsid w:val="0001384D"/>
    <w:rsid w:val="00013886"/>
    <w:rsid w:val="000138B7"/>
    <w:rsid w:val="00013915"/>
    <w:rsid w:val="00013AC3"/>
    <w:rsid w:val="00013AF5"/>
    <w:rsid w:val="00013BD7"/>
    <w:rsid w:val="00013C41"/>
    <w:rsid w:val="00013D12"/>
    <w:rsid w:val="00013D8A"/>
    <w:rsid w:val="00013DBE"/>
    <w:rsid w:val="00013DE3"/>
    <w:rsid w:val="00013F73"/>
    <w:rsid w:val="00013FD7"/>
    <w:rsid w:val="0001403A"/>
    <w:rsid w:val="00014097"/>
    <w:rsid w:val="000140F2"/>
    <w:rsid w:val="0001410C"/>
    <w:rsid w:val="00014121"/>
    <w:rsid w:val="00014129"/>
    <w:rsid w:val="000141E3"/>
    <w:rsid w:val="00014201"/>
    <w:rsid w:val="00014230"/>
    <w:rsid w:val="00014232"/>
    <w:rsid w:val="00014240"/>
    <w:rsid w:val="00014337"/>
    <w:rsid w:val="0001436A"/>
    <w:rsid w:val="000143BC"/>
    <w:rsid w:val="000143CD"/>
    <w:rsid w:val="000143F3"/>
    <w:rsid w:val="000144D0"/>
    <w:rsid w:val="000144EB"/>
    <w:rsid w:val="000145B6"/>
    <w:rsid w:val="000145B8"/>
    <w:rsid w:val="000145C8"/>
    <w:rsid w:val="0001461C"/>
    <w:rsid w:val="00014702"/>
    <w:rsid w:val="00014760"/>
    <w:rsid w:val="00014790"/>
    <w:rsid w:val="000147F4"/>
    <w:rsid w:val="00014930"/>
    <w:rsid w:val="00014945"/>
    <w:rsid w:val="00014986"/>
    <w:rsid w:val="00014A11"/>
    <w:rsid w:val="00014A30"/>
    <w:rsid w:val="00014BAE"/>
    <w:rsid w:val="00014BBA"/>
    <w:rsid w:val="00014C13"/>
    <w:rsid w:val="00014C6C"/>
    <w:rsid w:val="00014D09"/>
    <w:rsid w:val="00014D7A"/>
    <w:rsid w:val="00014E16"/>
    <w:rsid w:val="00014E9A"/>
    <w:rsid w:val="00014EC7"/>
    <w:rsid w:val="00014EF0"/>
    <w:rsid w:val="000150FC"/>
    <w:rsid w:val="00015101"/>
    <w:rsid w:val="00015188"/>
    <w:rsid w:val="0001523F"/>
    <w:rsid w:val="0001527D"/>
    <w:rsid w:val="0001539E"/>
    <w:rsid w:val="000153C0"/>
    <w:rsid w:val="000153CD"/>
    <w:rsid w:val="000154D5"/>
    <w:rsid w:val="000154D8"/>
    <w:rsid w:val="000154FB"/>
    <w:rsid w:val="0001576D"/>
    <w:rsid w:val="0001583F"/>
    <w:rsid w:val="000159E6"/>
    <w:rsid w:val="00015A61"/>
    <w:rsid w:val="00015AB8"/>
    <w:rsid w:val="00015B5E"/>
    <w:rsid w:val="00015B7D"/>
    <w:rsid w:val="00015B9B"/>
    <w:rsid w:val="00015CE3"/>
    <w:rsid w:val="00015D63"/>
    <w:rsid w:val="00015DB9"/>
    <w:rsid w:val="00015DDB"/>
    <w:rsid w:val="00015E24"/>
    <w:rsid w:val="00015E6C"/>
    <w:rsid w:val="00015E95"/>
    <w:rsid w:val="00015EA0"/>
    <w:rsid w:val="00015ED1"/>
    <w:rsid w:val="00015F24"/>
    <w:rsid w:val="00015F3D"/>
    <w:rsid w:val="00015F55"/>
    <w:rsid w:val="00015F56"/>
    <w:rsid w:val="00015F58"/>
    <w:rsid w:val="00016012"/>
    <w:rsid w:val="00016211"/>
    <w:rsid w:val="00016298"/>
    <w:rsid w:val="000162A9"/>
    <w:rsid w:val="00016317"/>
    <w:rsid w:val="00016322"/>
    <w:rsid w:val="00016335"/>
    <w:rsid w:val="00016379"/>
    <w:rsid w:val="000163A3"/>
    <w:rsid w:val="000163ED"/>
    <w:rsid w:val="000164E0"/>
    <w:rsid w:val="000164FA"/>
    <w:rsid w:val="00016566"/>
    <w:rsid w:val="000166A2"/>
    <w:rsid w:val="00016704"/>
    <w:rsid w:val="0001672B"/>
    <w:rsid w:val="00016775"/>
    <w:rsid w:val="000167A4"/>
    <w:rsid w:val="000167FA"/>
    <w:rsid w:val="00016845"/>
    <w:rsid w:val="0001696A"/>
    <w:rsid w:val="00016983"/>
    <w:rsid w:val="00016997"/>
    <w:rsid w:val="00016998"/>
    <w:rsid w:val="00016A2E"/>
    <w:rsid w:val="00016A9C"/>
    <w:rsid w:val="00016B75"/>
    <w:rsid w:val="00016B95"/>
    <w:rsid w:val="00016BBE"/>
    <w:rsid w:val="00016C07"/>
    <w:rsid w:val="00016C62"/>
    <w:rsid w:val="00016C9F"/>
    <w:rsid w:val="00016D51"/>
    <w:rsid w:val="00016DD2"/>
    <w:rsid w:val="00016E53"/>
    <w:rsid w:val="00016EBE"/>
    <w:rsid w:val="0001703B"/>
    <w:rsid w:val="0001705E"/>
    <w:rsid w:val="00017063"/>
    <w:rsid w:val="0001706A"/>
    <w:rsid w:val="00017076"/>
    <w:rsid w:val="00017163"/>
    <w:rsid w:val="0001718E"/>
    <w:rsid w:val="000172BE"/>
    <w:rsid w:val="00017389"/>
    <w:rsid w:val="000174D1"/>
    <w:rsid w:val="000174E9"/>
    <w:rsid w:val="000175E1"/>
    <w:rsid w:val="0001761F"/>
    <w:rsid w:val="00017620"/>
    <w:rsid w:val="00017666"/>
    <w:rsid w:val="0001767B"/>
    <w:rsid w:val="00017725"/>
    <w:rsid w:val="0001774B"/>
    <w:rsid w:val="000177C0"/>
    <w:rsid w:val="000177FB"/>
    <w:rsid w:val="0001781B"/>
    <w:rsid w:val="00017844"/>
    <w:rsid w:val="00017878"/>
    <w:rsid w:val="000178C6"/>
    <w:rsid w:val="00017907"/>
    <w:rsid w:val="0001792F"/>
    <w:rsid w:val="000179B4"/>
    <w:rsid w:val="000179D6"/>
    <w:rsid w:val="000179DB"/>
    <w:rsid w:val="000179F0"/>
    <w:rsid w:val="00017A19"/>
    <w:rsid w:val="00017A37"/>
    <w:rsid w:val="00017AE5"/>
    <w:rsid w:val="00017AEA"/>
    <w:rsid w:val="00017B07"/>
    <w:rsid w:val="00017B8B"/>
    <w:rsid w:val="00017BE0"/>
    <w:rsid w:val="00017C2F"/>
    <w:rsid w:val="00017C66"/>
    <w:rsid w:val="00017CA9"/>
    <w:rsid w:val="00017D3B"/>
    <w:rsid w:val="00017ECB"/>
    <w:rsid w:val="00017EFD"/>
    <w:rsid w:val="00017F1A"/>
    <w:rsid w:val="00017F32"/>
    <w:rsid w:val="00020001"/>
    <w:rsid w:val="00020041"/>
    <w:rsid w:val="00020054"/>
    <w:rsid w:val="000200BD"/>
    <w:rsid w:val="00020150"/>
    <w:rsid w:val="0002018B"/>
    <w:rsid w:val="000201A6"/>
    <w:rsid w:val="000202AD"/>
    <w:rsid w:val="000202DD"/>
    <w:rsid w:val="00020395"/>
    <w:rsid w:val="000203F5"/>
    <w:rsid w:val="00020411"/>
    <w:rsid w:val="00020434"/>
    <w:rsid w:val="0002046C"/>
    <w:rsid w:val="00020520"/>
    <w:rsid w:val="00020532"/>
    <w:rsid w:val="00020598"/>
    <w:rsid w:val="0002063B"/>
    <w:rsid w:val="00020701"/>
    <w:rsid w:val="000207B1"/>
    <w:rsid w:val="0002084E"/>
    <w:rsid w:val="000208BC"/>
    <w:rsid w:val="000209FA"/>
    <w:rsid w:val="000209FE"/>
    <w:rsid w:val="00020ABE"/>
    <w:rsid w:val="00020B16"/>
    <w:rsid w:val="00020B30"/>
    <w:rsid w:val="00020B59"/>
    <w:rsid w:val="00020B71"/>
    <w:rsid w:val="00020BBC"/>
    <w:rsid w:val="00020D72"/>
    <w:rsid w:val="00020D80"/>
    <w:rsid w:val="00020DC7"/>
    <w:rsid w:val="00020E38"/>
    <w:rsid w:val="00020E3D"/>
    <w:rsid w:val="00020E7D"/>
    <w:rsid w:val="00020F32"/>
    <w:rsid w:val="00020F5F"/>
    <w:rsid w:val="00020F6B"/>
    <w:rsid w:val="00020FB4"/>
    <w:rsid w:val="00020FB5"/>
    <w:rsid w:val="00021010"/>
    <w:rsid w:val="00021022"/>
    <w:rsid w:val="00021047"/>
    <w:rsid w:val="000210C0"/>
    <w:rsid w:val="00021103"/>
    <w:rsid w:val="0002113F"/>
    <w:rsid w:val="00021176"/>
    <w:rsid w:val="000211F6"/>
    <w:rsid w:val="0002133C"/>
    <w:rsid w:val="0002134E"/>
    <w:rsid w:val="00021384"/>
    <w:rsid w:val="000213DE"/>
    <w:rsid w:val="00021423"/>
    <w:rsid w:val="00021427"/>
    <w:rsid w:val="0002155F"/>
    <w:rsid w:val="000215CC"/>
    <w:rsid w:val="000216B4"/>
    <w:rsid w:val="00021765"/>
    <w:rsid w:val="0002177F"/>
    <w:rsid w:val="00021789"/>
    <w:rsid w:val="000217A3"/>
    <w:rsid w:val="0002181F"/>
    <w:rsid w:val="000219FE"/>
    <w:rsid w:val="00021A01"/>
    <w:rsid w:val="00021B18"/>
    <w:rsid w:val="00021B84"/>
    <w:rsid w:val="00021BC1"/>
    <w:rsid w:val="00021BD8"/>
    <w:rsid w:val="00021C5C"/>
    <w:rsid w:val="00021D54"/>
    <w:rsid w:val="00021D9B"/>
    <w:rsid w:val="00021DF2"/>
    <w:rsid w:val="00021E73"/>
    <w:rsid w:val="00021FB5"/>
    <w:rsid w:val="00022055"/>
    <w:rsid w:val="0002205B"/>
    <w:rsid w:val="000220EE"/>
    <w:rsid w:val="00022166"/>
    <w:rsid w:val="000221CA"/>
    <w:rsid w:val="0002223F"/>
    <w:rsid w:val="000222E7"/>
    <w:rsid w:val="0002235E"/>
    <w:rsid w:val="0002241C"/>
    <w:rsid w:val="00022493"/>
    <w:rsid w:val="000225C3"/>
    <w:rsid w:val="00022633"/>
    <w:rsid w:val="0002267B"/>
    <w:rsid w:val="0002275D"/>
    <w:rsid w:val="00022787"/>
    <w:rsid w:val="000227CB"/>
    <w:rsid w:val="000227EF"/>
    <w:rsid w:val="000228C1"/>
    <w:rsid w:val="00022929"/>
    <w:rsid w:val="000229A9"/>
    <w:rsid w:val="00022A2A"/>
    <w:rsid w:val="00022A39"/>
    <w:rsid w:val="00022A9D"/>
    <w:rsid w:val="00022A9F"/>
    <w:rsid w:val="00022AA1"/>
    <w:rsid w:val="00022AA8"/>
    <w:rsid w:val="00022CA2"/>
    <w:rsid w:val="00022CDD"/>
    <w:rsid w:val="00022D90"/>
    <w:rsid w:val="00022DA9"/>
    <w:rsid w:val="00022DC4"/>
    <w:rsid w:val="00022E37"/>
    <w:rsid w:val="00022E3B"/>
    <w:rsid w:val="00022E92"/>
    <w:rsid w:val="00022F28"/>
    <w:rsid w:val="00022F42"/>
    <w:rsid w:val="00022F72"/>
    <w:rsid w:val="00023060"/>
    <w:rsid w:val="00023107"/>
    <w:rsid w:val="00023178"/>
    <w:rsid w:val="00023253"/>
    <w:rsid w:val="00023257"/>
    <w:rsid w:val="00023264"/>
    <w:rsid w:val="000232FF"/>
    <w:rsid w:val="0002333D"/>
    <w:rsid w:val="00023357"/>
    <w:rsid w:val="000233A7"/>
    <w:rsid w:val="00023403"/>
    <w:rsid w:val="00023438"/>
    <w:rsid w:val="00023478"/>
    <w:rsid w:val="00023502"/>
    <w:rsid w:val="00023562"/>
    <w:rsid w:val="0002363A"/>
    <w:rsid w:val="0002366C"/>
    <w:rsid w:val="000236A3"/>
    <w:rsid w:val="000237AF"/>
    <w:rsid w:val="000237B3"/>
    <w:rsid w:val="000238B7"/>
    <w:rsid w:val="000238BB"/>
    <w:rsid w:val="0002395F"/>
    <w:rsid w:val="00023AE5"/>
    <w:rsid w:val="00023B04"/>
    <w:rsid w:val="00023C10"/>
    <w:rsid w:val="00023D91"/>
    <w:rsid w:val="00023DB3"/>
    <w:rsid w:val="00023DB6"/>
    <w:rsid w:val="00023DCE"/>
    <w:rsid w:val="00023F60"/>
    <w:rsid w:val="00023F72"/>
    <w:rsid w:val="00023FCB"/>
    <w:rsid w:val="00023FD1"/>
    <w:rsid w:val="00023FDD"/>
    <w:rsid w:val="00023FFD"/>
    <w:rsid w:val="00024030"/>
    <w:rsid w:val="00024138"/>
    <w:rsid w:val="00024170"/>
    <w:rsid w:val="00024291"/>
    <w:rsid w:val="000242AC"/>
    <w:rsid w:val="0002436B"/>
    <w:rsid w:val="0002437A"/>
    <w:rsid w:val="000243B4"/>
    <w:rsid w:val="00024438"/>
    <w:rsid w:val="000244D9"/>
    <w:rsid w:val="0002450C"/>
    <w:rsid w:val="000245BF"/>
    <w:rsid w:val="00024601"/>
    <w:rsid w:val="00024658"/>
    <w:rsid w:val="00024699"/>
    <w:rsid w:val="000246D7"/>
    <w:rsid w:val="000246DF"/>
    <w:rsid w:val="000246E8"/>
    <w:rsid w:val="00024722"/>
    <w:rsid w:val="0002475F"/>
    <w:rsid w:val="00024874"/>
    <w:rsid w:val="000248A1"/>
    <w:rsid w:val="0002498E"/>
    <w:rsid w:val="000249CC"/>
    <w:rsid w:val="00024A2A"/>
    <w:rsid w:val="00024A76"/>
    <w:rsid w:val="00024AF8"/>
    <w:rsid w:val="00024C65"/>
    <w:rsid w:val="00024C72"/>
    <w:rsid w:val="00024C9F"/>
    <w:rsid w:val="00024D07"/>
    <w:rsid w:val="00024D43"/>
    <w:rsid w:val="00024DA6"/>
    <w:rsid w:val="00024E67"/>
    <w:rsid w:val="00024EAD"/>
    <w:rsid w:val="00024F02"/>
    <w:rsid w:val="00024FDC"/>
    <w:rsid w:val="00025024"/>
    <w:rsid w:val="00025037"/>
    <w:rsid w:val="000251D3"/>
    <w:rsid w:val="000251F9"/>
    <w:rsid w:val="0002536A"/>
    <w:rsid w:val="00025380"/>
    <w:rsid w:val="000253AC"/>
    <w:rsid w:val="00025467"/>
    <w:rsid w:val="00025476"/>
    <w:rsid w:val="00025554"/>
    <w:rsid w:val="000255AF"/>
    <w:rsid w:val="000256CF"/>
    <w:rsid w:val="000257B0"/>
    <w:rsid w:val="00025809"/>
    <w:rsid w:val="0002582B"/>
    <w:rsid w:val="00025890"/>
    <w:rsid w:val="000258BA"/>
    <w:rsid w:val="00025916"/>
    <w:rsid w:val="00025948"/>
    <w:rsid w:val="00025978"/>
    <w:rsid w:val="00025B22"/>
    <w:rsid w:val="00025B59"/>
    <w:rsid w:val="00025B65"/>
    <w:rsid w:val="00025B8C"/>
    <w:rsid w:val="00025BB2"/>
    <w:rsid w:val="00025C94"/>
    <w:rsid w:val="00025CCC"/>
    <w:rsid w:val="00025D43"/>
    <w:rsid w:val="00025DFF"/>
    <w:rsid w:val="00025E2E"/>
    <w:rsid w:val="00025E41"/>
    <w:rsid w:val="00025E59"/>
    <w:rsid w:val="00025F0B"/>
    <w:rsid w:val="00025F43"/>
    <w:rsid w:val="00025FDA"/>
    <w:rsid w:val="00025FF1"/>
    <w:rsid w:val="00026029"/>
    <w:rsid w:val="00026082"/>
    <w:rsid w:val="00026122"/>
    <w:rsid w:val="00026160"/>
    <w:rsid w:val="00026195"/>
    <w:rsid w:val="000261B8"/>
    <w:rsid w:val="000261DA"/>
    <w:rsid w:val="00026351"/>
    <w:rsid w:val="00026370"/>
    <w:rsid w:val="0002639D"/>
    <w:rsid w:val="000263ED"/>
    <w:rsid w:val="00026534"/>
    <w:rsid w:val="0002665F"/>
    <w:rsid w:val="00026773"/>
    <w:rsid w:val="0002678C"/>
    <w:rsid w:val="000267C0"/>
    <w:rsid w:val="00026896"/>
    <w:rsid w:val="0002689C"/>
    <w:rsid w:val="000268CE"/>
    <w:rsid w:val="0002692C"/>
    <w:rsid w:val="00026A18"/>
    <w:rsid w:val="00026AAF"/>
    <w:rsid w:val="00026B1C"/>
    <w:rsid w:val="00026C6E"/>
    <w:rsid w:val="00026C8B"/>
    <w:rsid w:val="00026CA2"/>
    <w:rsid w:val="00026CF4"/>
    <w:rsid w:val="00026DA7"/>
    <w:rsid w:val="00026DD4"/>
    <w:rsid w:val="00026DF1"/>
    <w:rsid w:val="00026E2F"/>
    <w:rsid w:val="00026E72"/>
    <w:rsid w:val="00026F41"/>
    <w:rsid w:val="00026FC1"/>
    <w:rsid w:val="00026FFD"/>
    <w:rsid w:val="00027008"/>
    <w:rsid w:val="00027048"/>
    <w:rsid w:val="0002708E"/>
    <w:rsid w:val="000270AC"/>
    <w:rsid w:val="000270E8"/>
    <w:rsid w:val="000271B4"/>
    <w:rsid w:val="000271EF"/>
    <w:rsid w:val="00027249"/>
    <w:rsid w:val="0002724D"/>
    <w:rsid w:val="00027259"/>
    <w:rsid w:val="00027260"/>
    <w:rsid w:val="00027349"/>
    <w:rsid w:val="00027482"/>
    <w:rsid w:val="000274A9"/>
    <w:rsid w:val="00027508"/>
    <w:rsid w:val="0002757E"/>
    <w:rsid w:val="000275E5"/>
    <w:rsid w:val="00027680"/>
    <w:rsid w:val="0002768F"/>
    <w:rsid w:val="000276B3"/>
    <w:rsid w:val="00027770"/>
    <w:rsid w:val="000277F2"/>
    <w:rsid w:val="00027807"/>
    <w:rsid w:val="00027844"/>
    <w:rsid w:val="00027865"/>
    <w:rsid w:val="00027874"/>
    <w:rsid w:val="000278D8"/>
    <w:rsid w:val="0002799B"/>
    <w:rsid w:val="000279F1"/>
    <w:rsid w:val="00027AA3"/>
    <w:rsid w:val="00027B41"/>
    <w:rsid w:val="00027C06"/>
    <w:rsid w:val="00027C76"/>
    <w:rsid w:val="00027CDC"/>
    <w:rsid w:val="00027D00"/>
    <w:rsid w:val="00027D0B"/>
    <w:rsid w:val="00027D89"/>
    <w:rsid w:val="00027DA9"/>
    <w:rsid w:val="00027DC1"/>
    <w:rsid w:val="00027E0F"/>
    <w:rsid w:val="00027E51"/>
    <w:rsid w:val="00027EAB"/>
    <w:rsid w:val="00027ED9"/>
    <w:rsid w:val="00027F1D"/>
    <w:rsid w:val="00027FC8"/>
    <w:rsid w:val="00027FCE"/>
    <w:rsid w:val="00030020"/>
    <w:rsid w:val="000300A6"/>
    <w:rsid w:val="00030114"/>
    <w:rsid w:val="0003013C"/>
    <w:rsid w:val="00030153"/>
    <w:rsid w:val="0003017F"/>
    <w:rsid w:val="000301F1"/>
    <w:rsid w:val="00030321"/>
    <w:rsid w:val="000303D7"/>
    <w:rsid w:val="00030431"/>
    <w:rsid w:val="000304BD"/>
    <w:rsid w:val="000304CF"/>
    <w:rsid w:val="000304E8"/>
    <w:rsid w:val="00030504"/>
    <w:rsid w:val="00030524"/>
    <w:rsid w:val="0003053A"/>
    <w:rsid w:val="0003055C"/>
    <w:rsid w:val="00030585"/>
    <w:rsid w:val="0003061D"/>
    <w:rsid w:val="00030664"/>
    <w:rsid w:val="00030715"/>
    <w:rsid w:val="0003073F"/>
    <w:rsid w:val="0003078D"/>
    <w:rsid w:val="000308A8"/>
    <w:rsid w:val="000308F1"/>
    <w:rsid w:val="000308FC"/>
    <w:rsid w:val="0003091E"/>
    <w:rsid w:val="00030A22"/>
    <w:rsid w:val="00030A6B"/>
    <w:rsid w:val="00030A7E"/>
    <w:rsid w:val="00030AEF"/>
    <w:rsid w:val="00030B3F"/>
    <w:rsid w:val="00030CE0"/>
    <w:rsid w:val="00030D04"/>
    <w:rsid w:val="00030D73"/>
    <w:rsid w:val="00030E33"/>
    <w:rsid w:val="00030ECC"/>
    <w:rsid w:val="00030F4C"/>
    <w:rsid w:val="00030F4D"/>
    <w:rsid w:val="000310CD"/>
    <w:rsid w:val="000310E9"/>
    <w:rsid w:val="00031137"/>
    <w:rsid w:val="0003121D"/>
    <w:rsid w:val="00031243"/>
    <w:rsid w:val="000312B4"/>
    <w:rsid w:val="000312E2"/>
    <w:rsid w:val="0003131A"/>
    <w:rsid w:val="0003133A"/>
    <w:rsid w:val="000313BD"/>
    <w:rsid w:val="000313F9"/>
    <w:rsid w:val="00031660"/>
    <w:rsid w:val="00031737"/>
    <w:rsid w:val="0003173B"/>
    <w:rsid w:val="0003181C"/>
    <w:rsid w:val="000318DE"/>
    <w:rsid w:val="00031935"/>
    <w:rsid w:val="000319FE"/>
    <w:rsid w:val="00031A60"/>
    <w:rsid w:val="00031A6D"/>
    <w:rsid w:val="00031A7A"/>
    <w:rsid w:val="00031AAF"/>
    <w:rsid w:val="00031BDB"/>
    <w:rsid w:val="00031C6B"/>
    <w:rsid w:val="00031C7A"/>
    <w:rsid w:val="00031CC1"/>
    <w:rsid w:val="00031CCC"/>
    <w:rsid w:val="00031D6E"/>
    <w:rsid w:val="00031D8F"/>
    <w:rsid w:val="00031DE7"/>
    <w:rsid w:val="00031DEC"/>
    <w:rsid w:val="00031EED"/>
    <w:rsid w:val="00031F4B"/>
    <w:rsid w:val="00031F7A"/>
    <w:rsid w:val="0003201E"/>
    <w:rsid w:val="0003207D"/>
    <w:rsid w:val="000320D8"/>
    <w:rsid w:val="000320E5"/>
    <w:rsid w:val="00032125"/>
    <w:rsid w:val="00032185"/>
    <w:rsid w:val="00032187"/>
    <w:rsid w:val="0003248D"/>
    <w:rsid w:val="00032530"/>
    <w:rsid w:val="0003253B"/>
    <w:rsid w:val="000325E9"/>
    <w:rsid w:val="00032660"/>
    <w:rsid w:val="0003269D"/>
    <w:rsid w:val="00032758"/>
    <w:rsid w:val="00032856"/>
    <w:rsid w:val="00032880"/>
    <w:rsid w:val="0003293F"/>
    <w:rsid w:val="000329CB"/>
    <w:rsid w:val="000329D9"/>
    <w:rsid w:val="00032A02"/>
    <w:rsid w:val="00032BD8"/>
    <w:rsid w:val="00032C1B"/>
    <w:rsid w:val="00032C7D"/>
    <w:rsid w:val="00032C8D"/>
    <w:rsid w:val="00032E6C"/>
    <w:rsid w:val="00032EC5"/>
    <w:rsid w:val="000330C0"/>
    <w:rsid w:val="00033147"/>
    <w:rsid w:val="000331C4"/>
    <w:rsid w:val="000332BA"/>
    <w:rsid w:val="0003333B"/>
    <w:rsid w:val="000333F8"/>
    <w:rsid w:val="00033468"/>
    <w:rsid w:val="000334AF"/>
    <w:rsid w:val="000334CD"/>
    <w:rsid w:val="0003351B"/>
    <w:rsid w:val="000335E9"/>
    <w:rsid w:val="00033602"/>
    <w:rsid w:val="0003362A"/>
    <w:rsid w:val="000336B0"/>
    <w:rsid w:val="00033734"/>
    <w:rsid w:val="000337AB"/>
    <w:rsid w:val="000338CC"/>
    <w:rsid w:val="000339FF"/>
    <w:rsid w:val="00033A0C"/>
    <w:rsid w:val="00033B15"/>
    <w:rsid w:val="00033CFD"/>
    <w:rsid w:val="00033D10"/>
    <w:rsid w:val="00033D66"/>
    <w:rsid w:val="00033D7B"/>
    <w:rsid w:val="00033DAC"/>
    <w:rsid w:val="00033E71"/>
    <w:rsid w:val="00033EB9"/>
    <w:rsid w:val="00033F3E"/>
    <w:rsid w:val="0003401F"/>
    <w:rsid w:val="00034085"/>
    <w:rsid w:val="000340D5"/>
    <w:rsid w:val="000340FB"/>
    <w:rsid w:val="00034138"/>
    <w:rsid w:val="000343F2"/>
    <w:rsid w:val="0003446C"/>
    <w:rsid w:val="000344E7"/>
    <w:rsid w:val="0003468C"/>
    <w:rsid w:val="00034704"/>
    <w:rsid w:val="00034739"/>
    <w:rsid w:val="000347AA"/>
    <w:rsid w:val="000347C7"/>
    <w:rsid w:val="00034831"/>
    <w:rsid w:val="00034961"/>
    <w:rsid w:val="00034A7F"/>
    <w:rsid w:val="00034ADD"/>
    <w:rsid w:val="00034C77"/>
    <w:rsid w:val="00034C99"/>
    <w:rsid w:val="00034D35"/>
    <w:rsid w:val="00034E2E"/>
    <w:rsid w:val="00034E39"/>
    <w:rsid w:val="00034EBD"/>
    <w:rsid w:val="00034EC0"/>
    <w:rsid w:val="00034EC7"/>
    <w:rsid w:val="00034F0E"/>
    <w:rsid w:val="00034F73"/>
    <w:rsid w:val="00035059"/>
    <w:rsid w:val="00035086"/>
    <w:rsid w:val="000350E3"/>
    <w:rsid w:val="00035137"/>
    <w:rsid w:val="000351C2"/>
    <w:rsid w:val="000352B1"/>
    <w:rsid w:val="000352D8"/>
    <w:rsid w:val="0003538A"/>
    <w:rsid w:val="0003539A"/>
    <w:rsid w:val="0003549C"/>
    <w:rsid w:val="00035517"/>
    <w:rsid w:val="00035559"/>
    <w:rsid w:val="0003558B"/>
    <w:rsid w:val="00035598"/>
    <w:rsid w:val="000356FB"/>
    <w:rsid w:val="0003578B"/>
    <w:rsid w:val="00035845"/>
    <w:rsid w:val="0003585B"/>
    <w:rsid w:val="00035877"/>
    <w:rsid w:val="000359A2"/>
    <w:rsid w:val="000359F8"/>
    <w:rsid w:val="00035A06"/>
    <w:rsid w:val="00035A97"/>
    <w:rsid w:val="00035AB4"/>
    <w:rsid w:val="00035AD0"/>
    <w:rsid w:val="00035AD7"/>
    <w:rsid w:val="00035CBD"/>
    <w:rsid w:val="00035D14"/>
    <w:rsid w:val="00035D67"/>
    <w:rsid w:val="00035D92"/>
    <w:rsid w:val="00035D9E"/>
    <w:rsid w:val="00035F9C"/>
    <w:rsid w:val="0003601B"/>
    <w:rsid w:val="000360C1"/>
    <w:rsid w:val="00036111"/>
    <w:rsid w:val="00036141"/>
    <w:rsid w:val="00036144"/>
    <w:rsid w:val="000361C3"/>
    <w:rsid w:val="000361D7"/>
    <w:rsid w:val="000361E5"/>
    <w:rsid w:val="000362F0"/>
    <w:rsid w:val="000363D0"/>
    <w:rsid w:val="0003645E"/>
    <w:rsid w:val="0003647A"/>
    <w:rsid w:val="000364AA"/>
    <w:rsid w:val="00036517"/>
    <w:rsid w:val="00036602"/>
    <w:rsid w:val="000366D9"/>
    <w:rsid w:val="00036758"/>
    <w:rsid w:val="000367AF"/>
    <w:rsid w:val="000367E6"/>
    <w:rsid w:val="00036807"/>
    <w:rsid w:val="00036838"/>
    <w:rsid w:val="0003695A"/>
    <w:rsid w:val="00036986"/>
    <w:rsid w:val="000369AD"/>
    <w:rsid w:val="000369AE"/>
    <w:rsid w:val="000369B1"/>
    <w:rsid w:val="000369DD"/>
    <w:rsid w:val="00036AC0"/>
    <w:rsid w:val="00036AE6"/>
    <w:rsid w:val="00036B1B"/>
    <w:rsid w:val="00036CB7"/>
    <w:rsid w:val="00036DDE"/>
    <w:rsid w:val="00036E23"/>
    <w:rsid w:val="00036E92"/>
    <w:rsid w:val="00036E98"/>
    <w:rsid w:val="00036F1A"/>
    <w:rsid w:val="00036FE8"/>
    <w:rsid w:val="00037106"/>
    <w:rsid w:val="00037175"/>
    <w:rsid w:val="000372A9"/>
    <w:rsid w:val="0003738D"/>
    <w:rsid w:val="00037466"/>
    <w:rsid w:val="000374A5"/>
    <w:rsid w:val="000375DB"/>
    <w:rsid w:val="00037651"/>
    <w:rsid w:val="000376B3"/>
    <w:rsid w:val="0003775F"/>
    <w:rsid w:val="000377C9"/>
    <w:rsid w:val="000377DA"/>
    <w:rsid w:val="0003798D"/>
    <w:rsid w:val="00037A76"/>
    <w:rsid w:val="00037ABA"/>
    <w:rsid w:val="00037B03"/>
    <w:rsid w:val="00037BD3"/>
    <w:rsid w:val="00037C15"/>
    <w:rsid w:val="00040020"/>
    <w:rsid w:val="0004020C"/>
    <w:rsid w:val="000402A7"/>
    <w:rsid w:val="000402FE"/>
    <w:rsid w:val="0004038A"/>
    <w:rsid w:val="000404D7"/>
    <w:rsid w:val="000404FE"/>
    <w:rsid w:val="0004064E"/>
    <w:rsid w:val="00040698"/>
    <w:rsid w:val="00040732"/>
    <w:rsid w:val="00040805"/>
    <w:rsid w:val="000409F2"/>
    <w:rsid w:val="00040A60"/>
    <w:rsid w:val="00040AAE"/>
    <w:rsid w:val="00040AB3"/>
    <w:rsid w:val="00040AE8"/>
    <w:rsid w:val="00040B8F"/>
    <w:rsid w:val="00040BAA"/>
    <w:rsid w:val="00040D9F"/>
    <w:rsid w:val="00040DB9"/>
    <w:rsid w:val="00040DEA"/>
    <w:rsid w:val="00040E02"/>
    <w:rsid w:val="00040E29"/>
    <w:rsid w:val="00040E59"/>
    <w:rsid w:val="000410F5"/>
    <w:rsid w:val="00041174"/>
    <w:rsid w:val="00041258"/>
    <w:rsid w:val="000412D2"/>
    <w:rsid w:val="00041335"/>
    <w:rsid w:val="00041435"/>
    <w:rsid w:val="000414B3"/>
    <w:rsid w:val="000414E5"/>
    <w:rsid w:val="000414F1"/>
    <w:rsid w:val="00041572"/>
    <w:rsid w:val="000415B9"/>
    <w:rsid w:val="000416B9"/>
    <w:rsid w:val="00041720"/>
    <w:rsid w:val="00041766"/>
    <w:rsid w:val="000417D0"/>
    <w:rsid w:val="000417EF"/>
    <w:rsid w:val="0004185B"/>
    <w:rsid w:val="000418B2"/>
    <w:rsid w:val="000418F9"/>
    <w:rsid w:val="00041933"/>
    <w:rsid w:val="000419E9"/>
    <w:rsid w:val="00041A26"/>
    <w:rsid w:val="00041A6F"/>
    <w:rsid w:val="00041A81"/>
    <w:rsid w:val="00041A8F"/>
    <w:rsid w:val="00041A93"/>
    <w:rsid w:val="00041AE0"/>
    <w:rsid w:val="00041B79"/>
    <w:rsid w:val="00041B95"/>
    <w:rsid w:val="00041BD4"/>
    <w:rsid w:val="00041BD8"/>
    <w:rsid w:val="00041CEC"/>
    <w:rsid w:val="00041CEF"/>
    <w:rsid w:val="00041D4F"/>
    <w:rsid w:val="00041DDA"/>
    <w:rsid w:val="00041E18"/>
    <w:rsid w:val="00041EC4"/>
    <w:rsid w:val="00041F08"/>
    <w:rsid w:val="00041F2A"/>
    <w:rsid w:val="00041F9A"/>
    <w:rsid w:val="00041FBB"/>
    <w:rsid w:val="0004200F"/>
    <w:rsid w:val="00042060"/>
    <w:rsid w:val="000420CE"/>
    <w:rsid w:val="00042146"/>
    <w:rsid w:val="000421F7"/>
    <w:rsid w:val="00042215"/>
    <w:rsid w:val="0004225D"/>
    <w:rsid w:val="00042274"/>
    <w:rsid w:val="0004228E"/>
    <w:rsid w:val="000423E8"/>
    <w:rsid w:val="000423F4"/>
    <w:rsid w:val="00042432"/>
    <w:rsid w:val="0004247A"/>
    <w:rsid w:val="000425DA"/>
    <w:rsid w:val="00042623"/>
    <w:rsid w:val="000426D2"/>
    <w:rsid w:val="000427F6"/>
    <w:rsid w:val="00042831"/>
    <w:rsid w:val="000428FD"/>
    <w:rsid w:val="00042990"/>
    <w:rsid w:val="000429F1"/>
    <w:rsid w:val="00042A1F"/>
    <w:rsid w:val="00042A28"/>
    <w:rsid w:val="00042A74"/>
    <w:rsid w:val="00042ACB"/>
    <w:rsid w:val="00042BEA"/>
    <w:rsid w:val="00042C97"/>
    <w:rsid w:val="00042C99"/>
    <w:rsid w:val="00042D00"/>
    <w:rsid w:val="00042E40"/>
    <w:rsid w:val="00042E42"/>
    <w:rsid w:val="00042F5B"/>
    <w:rsid w:val="00042F6F"/>
    <w:rsid w:val="00042F76"/>
    <w:rsid w:val="00043013"/>
    <w:rsid w:val="000430D6"/>
    <w:rsid w:val="00043191"/>
    <w:rsid w:val="0004319D"/>
    <w:rsid w:val="000431E8"/>
    <w:rsid w:val="00043299"/>
    <w:rsid w:val="000432AF"/>
    <w:rsid w:val="000432E0"/>
    <w:rsid w:val="000433AD"/>
    <w:rsid w:val="000434C7"/>
    <w:rsid w:val="00043517"/>
    <w:rsid w:val="00043520"/>
    <w:rsid w:val="000435E1"/>
    <w:rsid w:val="00043600"/>
    <w:rsid w:val="00043686"/>
    <w:rsid w:val="000436E2"/>
    <w:rsid w:val="00043703"/>
    <w:rsid w:val="00043705"/>
    <w:rsid w:val="00043758"/>
    <w:rsid w:val="00043777"/>
    <w:rsid w:val="000437A3"/>
    <w:rsid w:val="0004386E"/>
    <w:rsid w:val="00043870"/>
    <w:rsid w:val="000438FD"/>
    <w:rsid w:val="00043901"/>
    <w:rsid w:val="0004393E"/>
    <w:rsid w:val="00043999"/>
    <w:rsid w:val="00043A7B"/>
    <w:rsid w:val="00043C2C"/>
    <w:rsid w:val="00043C58"/>
    <w:rsid w:val="00043CDD"/>
    <w:rsid w:val="00043D4E"/>
    <w:rsid w:val="00043DAA"/>
    <w:rsid w:val="00043E05"/>
    <w:rsid w:val="00043E2C"/>
    <w:rsid w:val="00043E64"/>
    <w:rsid w:val="00043ED3"/>
    <w:rsid w:val="00043EE9"/>
    <w:rsid w:val="00044084"/>
    <w:rsid w:val="000440A3"/>
    <w:rsid w:val="00044106"/>
    <w:rsid w:val="00044144"/>
    <w:rsid w:val="0004414F"/>
    <w:rsid w:val="00044236"/>
    <w:rsid w:val="0004427E"/>
    <w:rsid w:val="000442C9"/>
    <w:rsid w:val="000443B3"/>
    <w:rsid w:val="00044543"/>
    <w:rsid w:val="0004456C"/>
    <w:rsid w:val="00044575"/>
    <w:rsid w:val="0004457F"/>
    <w:rsid w:val="000445DF"/>
    <w:rsid w:val="00044612"/>
    <w:rsid w:val="000446D5"/>
    <w:rsid w:val="000446E5"/>
    <w:rsid w:val="000446EA"/>
    <w:rsid w:val="000447CD"/>
    <w:rsid w:val="00044931"/>
    <w:rsid w:val="00044932"/>
    <w:rsid w:val="000449F5"/>
    <w:rsid w:val="00044A21"/>
    <w:rsid w:val="00044AD9"/>
    <w:rsid w:val="00044B11"/>
    <w:rsid w:val="00044B37"/>
    <w:rsid w:val="00044B8A"/>
    <w:rsid w:val="00044C55"/>
    <w:rsid w:val="00044C7C"/>
    <w:rsid w:val="00044C8F"/>
    <w:rsid w:val="00044C9C"/>
    <w:rsid w:val="00044CAC"/>
    <w:rsid w:val="00044D58"/>
    <w:rsid w:val="00044DAD"/>
    <w:rsid w:val="00044E4A"/>
    <w:rsid w:val="00044E9E"/>
    <w:rsid w:val="00044EB2"/>
    <w:rsid w:val="00044EDC"/>
    <w:rsid w:val="00044EED"/>
    <w:rsid w:val="00044F28"/>
    <w:rsid w:val="00044F2F"/>
    <w:rsid w:val="00044F92"/>
    <w:rsid w:val="0004501F"/>
    <w:rsid w:val="000450B0"/>
    <w:rsid w:val="000451EE"/>
    <w:rsid w:val="00045401"/>
    <w:rsid w:val="0004546B"/>
    <w:rsid w:val="000454C4"/>
    <w:rsid w:val="000454D1"/>
    <w:rsid w:val="0004551C"/>
    <w:rsid w:val="00045521"/>
    <w:rsid w:val="000455D0"/>
    <w:rsid w:val="000455F3"/>
    <w:rsid w:val="00045606"/>
    <w:rsid w:val="0004573D"/>
    <w:rsid w:val="00045780"/>
    <w:rsid w:val="00045830"/>
    <w:rsid w:val="0004589C"/>
    <w:rsid w:val="00045934"/>
    <w:rsid w:val="000459BF"/>
    <w:rsid w:val="00045A04"/>
    <w:rsid w:val="00045A09"/>
    <w:rsid w:val="00045A49"/>
    <w:rsid w:val="00045A84"/>
    <w:rsid w:val="00045B38"/>
    <w:rsid w:val="00045C0A"/>
    <w:rsid w:val="00045EF2"/>
    <w:rsid w:val="00045F27"/>
    <w:rsid w:val="00045F60"/>
    <w:rsid w:val="000460D7"/>
    <w:rsid w:val="00046109"/>
    <w:rsid w:val="00046173"/>
    <w:rsid w:val="000461B1"/>
    <w:rsid w:val="00046219"/>
    <w:rsid w:val="00046271"/>
    <w:rsid w:val="00046277"/>
    <w:rsid w:val="000462F6"/>
    <w:rsid w:val="00046361"/>
    <w:rsid w:val="00046484"/>
    <w:rsid w:val="000464C4"/>
    <w:rsid w:val="000464F3"/>
    <w:rsid w:val="000464F9"/>
    <w:rsid w:val="00046519"/>
    <w:rsid w:val="00046545"/>
    <w:rsid w:val="00046603"/>
    <w:rsid w:val="00046617"/>
    <w:rsid w:val="00046784"/>
    <w:rsid w:val="000467BA"/>
    <w:rsid w:val="000467E9"/>
    <w:rsid w:val="0004692B"/>
    <w:rsid w:val="00046A66"/>
    <w:rsid w:val="00046B35"/>
    <w:rsid w:val="00046D42"/>
    <w:rsid w:val="00046D5B"/>
    <w:rsid w:val="00046DE9"/>
    <w:rsid w:val="00046E52"/>
    <w:rsid w:val="00046FD0"/>
    <w:rsid w:val="000470F7"/>
    <w:rsid w:val="000471EE"/>
    <w:rsid w:val="00047224"/>
    <w:rsid w:val="000472F7"/>
    <w:rsid w:val="00047323"/>
    <w:rsid w:val="00047384"/>
    <w:rsid w:val="0004738E"/>
    <w:rsid w:val="000473E8"/>
    <w:rsid w:val="000476D4"/>
    <w:rsid w:val="000476EA"/>
    <w:rsid w:val="000477BF"/>
    <w:rsid w:val="0004783E"/>
    <w:rsid w:val="0004786C"/>
    <w:rsid w:val="00047888"/>
    <w:rsid w:val="000478D7"/>
    <w:rsid w:val="000478E6"/>
    <w:rsid w:val="000478EB"/>
    <w:rsid w:val="00047916"/>
    <w:rsid w:val="00047929"/>
    <w:rsid w:val="00047975"/>
    <w:rsid w:val="00047999"/>
    <w:rsid w:val="000479F0"/>
    <w:rsid w:val="00047A29"/>
    <w:rsid w:val="00047A3E"/>
    <w:rsid w:val="00047ADC"/>
    <w:rsid w:val="00047B36"/>
    <w:rsid w:val="00047B5A"/>
    <w:rsid w:val="00047C46"/>
    <w:rsid w:val="00047CBC"/>
    <w:rsid w:val="00047CC2"/>
    <w:rsid w:val="00047CD2"/>
    <w:rsid w:val="00047CD9"/>
    <w:rsid w:val="00047D77"/>
    <w:rsid w:val="00047D85"/>
    <w:rsid w:val="00047E25"/>
    <w:rsid w:val="00047EF0"/>
    <w:rsid w:val="00047F0D"/>
    <w:rsid w:val="00047F23"/>
    <w:rsid w:val="00050099"/>
    <w:rsid w:val="000500E1"/>
    <w:rsid w:val="00050128"/>
    <w:rsid w:val="0005012D"/>
    <w:rsid w:val="0005015C"/>
    <w:rsid w:val="000501A4"/>
    <w:rsid w:val="000501AA"/>
    <w:rsid w:val="0005024B"/>
    <w:rsid w:val="0005027B"/>
    <w:rsid w:val="00050356"/>
    <w:rsid w:val="00050386"/>
    <w:rsid w:val="00050495"/>
    <w:rsid w:val="000504DA"/>
    <w:rsid w:val="0005072A"/>
    <w:rsid w:val="0005081A"/>
    <w:rsid w:val="000508E6"/>
    <w:rsid w:val="00050962"/>
    <w:rsid w:val="000509BD"/>
    <w:rsid w:val="00050A37"/>
    <w:rsid w:val="00050AC9"/>
    <w:rsid w:val="00050AEB"/>
    <w:rsid w:val="00050AF3"/>
    <w:rsid w:val="00050B3E"/>
    <w:rsid w:val="00050B4D"/>
    <w:rsid w:val="00050BC7"/>
    <w:rsid w:val="00050BE7"/>
    <w:rsid w:val="00050CF3"/>
    <w:rsid w:val="00050D09"/>
    <w:rsid w:val="00050DD9"/>
    <w:rsid w:val="00050E16"/>
    <w:rsid w:val="00050E3C"/>
    <w:rsid w:val="00050EB1"/>
    <w:rsid w:val="00050F5F"/>
    <w:rsid w:val="00050F9D"/>
    <w:rsid w:val="0005100C"/>
    <w:rsid w:val="0005112D"/>
    <w:rsid w:val="0005113F"/>
    <w:rsid w:val="00051282"/>
    <w:rsid w:val="000512E5"/>
    <w:rsid w:val="00051377"/>
    <w:rsid w:val="00051397"/>
    <w:rsid w:val="000513B8"/>
    <w:rsid w:val="00051436"/>
    <w:rsid w:val="00051438"/>
    <w:rsid w:val="00051468"/>
    <w:rsid w:val="000514DE"/>
    <w:rsid w:val="0005151E"/>
    <w:rsid w:val="00051630"/>
    <w:rsid w:val="00051639"/>
    <w:rsid w:val="000517BD"/>
    <w:rsid w:val="000517CA"/>
    <w:rsid w:val="000517E8"/>
    <w:rsid w:val="00051842"/>
    <w:rsid w:val="00051892"/>
    <w:rsid w:val="0005199C"/>
    <w:rsid w:val="00051C5E"/>
    <w:rsid w:val="00051C99"/>
    <w:rsid w:val="00051D4E"/>
    <w:rsid w:val="00051E69"/>
    <w:rsid w:val="00051E8C"/>
    <w:rsid w:val="00051EF9"/>
    <w:rsid w:val="00051F3A"/>
    <w:rsid w:val="00051F44"/>
    <w:rsid w:val="000520A2"/>
    <w:rsid w:val="000520DE"/>
    <w:rsid w:val="000520F0"/>
    <w:rsid w:val="00052105"/>
    <w:rsid w:val="0005216C"/>
    <w:rsid w:val="0005220B"/>
    <w:rsid w:val="000522A1"/>
    <w:rsid w:val="000522D1"/>
    <w:rsid w:val="00052301"/>
    <w:rsid w:val="00052304"/>
    <w:rsid w:val="0005238C"/>
    <w:rsid w:val="000523F2"/>
    <w:rsid w:val="00052511"/>
    <w:rsid w:val="000525BD"/>
    <w:rsid w:val="00052662"/>
    <w:rsid w:val="000527AC"/>
    <w:rsid w:val="00052872"/>
    <w:rsid w:val="000528BE"/>
    <w:rsid w:val="000528EB"/>
    <w:rsid w:val="0005290E"/>
    <w:rsid w:val="0005294C"/>
    <w:rsid w:val="000529BC"/>
    <w:rsid w:val="000529F5"/>
    <w:rsid w:val="00052A0B"/>
    <w:rsid w:val="00052A7D"/>
    <w:rsid w:val="00052AE1"/>
    <w:rsid w:val="00052B6C"/>
    <w:rsid w:val="00052CED"/>
    <w:rsid w:val="00052D10"/>
    <w:rsid w:val="00052D16"/>
    <w:rsid w:val="00052E06"/>
    <w:rsid w:val="00052E08"/>
    <w:rsid w:val="00052E82"/>
    <w:rsid w:val="00052E94"/>
    <w:rsid w:val="00053075"/>
    <w:rsid w:val="00053292"/>
    <w:rsid w:val="000532D6"/>
    <w:rsid w:val="00053339"/>
    <w:rsid w:val="00053364"/>
    <w:rsid w:val="00053390"/>
    <w:rsid w:val="000533F8"/>
    <w:rsid w:val="00053410"/>
    <w:rsid w:val="0005345B"/>
    <w:rsid w:val="000534E1"/>
    <w:rsid w:val="00053582"/>
    <w:rsid w:val="000535EF"/>
    <w:rsid w:val="00053629"/>
    <w:rsid w:val="00053655"/>
    <w:rsid w:val="000536BA"/>
    <w:rsid w:val="0005370B"/>
    <w:rsid w:val="00053752"/>
    <w:rsid w:val="00053754"/>
    <w:rsid w:val="000537E0"/>
    <w:rsid w:val="0005383E"/>
    <w:rsid w:val="0005385C"/>
    <w:rsid w:val="000538BF"/>
    <w:rsid w:val="00053963"/>
    <w:rsid w:val="0005396E"/>
    <w:rsid w:val="000539F0"/>
    <w:rsid w:val="00053B5A"/>
    <w:rsid w:val="00053BD3"/>
    <w:rsid w:val="00053BE5"/>
    <w:rsid w:val="00053C2B"/>
    <w:rsid w:val="00053C2C"/>
    <w:rsid w:val="00053DA3"/>
    <w:rsid w:val="00053DF0"/>
    <w:rsid w:val="00053F4B"/>
    <w:rsid w:val="00053FA1"/>
    <w:rsid w:val="00053FAB"/>
    <w:rsid w:val="00053FCA"/>
    <w:rsid w:val="00053FE6"/>
    <w:rsid w:val="000540C4"/>
    <w:rsid w:val="000540C8"/>
    <w:rsid w:val="000541B6"/>
    <w:rsid w:val="00054260"/>
    <w:rsid w:val="000542C6"/>
    <w:rsid w:val="0005448D"/>
    <w:rsid w:val="000544B8"/>
    <w:rsid w:val="000544E7"/>
    <w:rsid w:val="000544EE"/>
    <w:rsid w:val="00054596"/>
    <w:rsid w:val="000545D0"/>
    <w:rsid w:val="000545E1"/>
    <w:rsid w:val="00054602"/>
    <w:rsid w:val="00054609"/>
    <w:rsid w:val="00054642"/>
    <w:rsid w:val="00054708"/>
    <w:rsid w:val="0005473A"/>
    <w:rsid w:val="0005488E"/>
    <w:rsid w:val="000548A2"/>
    <w:rsid w:val="000548BC"/>
    <w:rsid w:val="00054A7B"/>
    <w:rsid w:val="00054AED"/>
    <w:rsid w:val="00054AF0"/>
    <w:rsid w:val="00054B0B"/>
    <w:rsid w:val="00054E4F"/>
    <w:rsid w:val="00054EA3"/>
    <w:rsid w:val="00054F56"/>
    <w:rsid w:val="00054F74"/>
    <w:rsid w:val="000550A7"/>
    <w:rsid w:val="000550DE"/>
    <w:rsid w:val="0005512E"/>
    <w:rsid w:val="00055138"/>
    <w:rsid w:val="00055205"/>
    <w:rsid w:val="0005531A"/>
    <w:rsid w:val="00055340"/>
    <w:rsid w:val="00055578"/>
    <w:rsid w:val="0005557E"/>
    <w:rsid w:val="000556EC"/>
    <w:rsid w:val="0005570A"/>
    <w:rsid w:val="00055849"/>
    <w:rsid w:val="0005587E"/>
    <w:rsid w:val="00055968"/>
    <w:rsid w:val="000559A8"/>
    <w:rsid w:val="000559DC"/>
    <w:rsid w:val="000559E3"/>
    <w:rsid w:val="00055A2C"/>
    <w:rsid w:val="00055A9F"/>
    <w:rsid w:val="00055B36"/>
    <w:rsid w:val="00055D66"/>
    <w:rsid w:val="00055F81"/>
    <w:rsid w:val="00055FD0"/>
    <w:rsid w:val="00055FF1"/>
    <w:rsid w:val="0005601B"/>
    <w:rsid w:val="00056029"/>
    <w:rsid w:val="00056031"/>
    <w:rsid w:val="00056066"/>
    <w:rsid w:val="00056175"/>
    <w:rsid w:val="00056193"/>
    <w:rsid w:val="000561C4"/>
    <w:rsid w:val="0005625B"/>
    <w:rsid w:val="00056313"/>
    <w:rsid w:val="00056391"/>
    <w:rsid w:val="000563F0"/>
    <w:rsid w:val="00056462"/>
    <w:rsid w:val="0005657C"/>
    <w:rsid w:val="00056595"/>
    <w:rsid w:val="0005667C"/>
    <w:rsid w:val="000566B0"/>
    <w:rsid w:val="0005675E"/>
    <w:rsid w:val="000568B1"/>
    <w:rsid w:val="000568BE"/>
    <w:rsid w:val="0005692D"/>
    <w:rsid w:val="00056988"/>
    <w:rsid w:val="000569AC"/>
    <w:rsid w:val="00056A27"/>
    <w:rsid w:val="00056A70"/>
    <w:rsid w:val="00056AF7"/>
    <w:rsid w:val="00056CF7"/>
    <w:rsid w:val="00056D03"/>
    <w:rsid w:val="00056D78"/>
    <w:rsid w:val="00056DFB"/>
    <w:rsid w:val="00056EC0"/>
    <w:rsid w:val="00056F16"/>
    <w:rsid w:val="000570A4"/>
    <w:rsid w:val="00057145"/>
    <w:rsid w:val="00057189"/>
    <w:rsid w:val="0005728D"/>
    <w:rsid w:val="00057319"/>
    <w:rsid w:val="00057377"/>
    <w:rsid w:val="000573C3"/>
    <w:rsid w:val="00057419"/>
    <w:rsid w:val="0005749E"/>
    <w:rsid w:val="000574AA"/>
    <w:rsid w:val="00057551"/>
    <w:rsid w:val="000576DB"/>
    <w:rsid w:val="000576F1"/>
    <w:rsid w:val="00057738"/>
    <w:rsid w:val="00057771"/>
    <w:rsid w:val="000577AB"/>
    <w:rsid w:val="000578B2"/>
    <w:rsid w:val="00057911"/>
    <w:rsid w:val="00057A26"/>
    <w:rsid w:val="00057A86"/>
    <w:rsid w:val="00057AB6"/>
    <w:rsid w:val="00057AFA"/>
    <w:rsid w:val="00057B2E"/>
    <w:rsid w:val="00057CE5"/>
    <w:rsid w:val="00057D80"/>
    <w:rsid w:val="00057E5E"/>
    <w:rsid w:val="00057E76"/>
    <w:rsid w:val="00057EAC"/>
    <w:rsid w:val="00057EB7"/>
    <w:rsid w:val="00057ED0"/>
    <w:rsid w:val="0006004F"/>
    <w:rsid w:val="0006007D"/>
    <w:rsid w:val="000600CC"/>
    <w:rsid w:val="0006019B"/>
    <w:rsid w:val="000601D9"/>
    <w:rsid w:val="000601FB"/>
    <w:rsid w:val="00060212"/>
    <w:rsid w:val="000602E2"/>
    <w:rsid w:val="00060357"/>
    <w:rsid w:val="00060393"/>
    <w:rsid w:val="000603E6"/>
    <w:rsid w:val="0006044C"/>
    <w:rsid w:val="0006058C"/>
    <w:rsid w:val="000605ED"/>
    <w:rsid w:val="00060639"/>
    <w:rsid w:val="00060640"/>
    <w:rsid w:val="0006079D"/>
    <w:rsid w:val="000607D2"/>
    <w:rsid w:val="00060826"/>
    <w:rsid w:val="000608C4"/>
    <w:rsid w:val="000609C8"/>
    <w:rsid w:val="00060A3E"/>
    <w:rsid w:val="00060AB3"/>
    <w:rsid w:val="00060B2D"/>
    <w:rsid w:val="00060B75"/>
    <w:rsid w:val="00060C88"/>
    <w:rsid w:val="00060CA3"/>
    <w:rsid w:val="00060CAA"/>
    <w:rsid w:val="00060CEC"/>
    <w:rsid w:val="00060D06"/>
    <w:rsid w:val="00060D25"/>
    <w:rsid w:val="00060D8E"/>
    <w:rsid w:val="00060D9D"/>
    <w:rsid w:val="00060DB3"/>
    <w:rsid w:val="00060DE4"/>
    <w:rsid w:val="00060E2D"/>
    <w:rsid w:val="00060ED9"/>
    <w:rsid w:val="00060FAF"/>
    <w:rsid w:val="00060FF2"/>
    <w:rsid w:val="0006119A"/>
    <w:rsid w:val="000611A7"/>
    <w:rsid w:val="00061212"/>
    <w:rsid w:val="00061312"/>
    <w:rsid w:val="00061369"/>
    <w:rsid w:val="000614E5"/>
    <w:rsid w:val="00061613"/>
    <w:rsid w:val="00061753"/>
    <w:rsid w:val="000618ED"/>
    <w:rsid w:val="00061927"/>
    <w:rsid w:val="00061A3C"/>
    <w:rsid w:val="00061AE0"/>
    <w:rsid w:val="00061C40"/>
    <w:rsid w:val="00061C82"/>
    <w:rsid w:val="00061D25"/>
    <w:rsid w:val="00061DCE"/>
    <w:rsid w:val="00061DD4"/>
    <w:rsid w:val="00061EA4"/>
    <w:rsid w:val="00061EDE"/>
    <w:rsid w:val="00061F02"/>
    <w:rsid w:val="00061F19"/>
    <w:rsid w:val="00061FC5"/>
    <w:rsid w:val="00062012"/>
    <w:rsid w:val="00062016"/>
    <w:rsid w:val="00062020"/>
    <w:rsid w:val="00062038"/>
    <w:rsid w:val="00062121"/>
    <w:rsid w:val="000621A2"/>
    <w:rsid w:val="00062299"/>
    <w:rsid w:val="000622AB"/>
    <w:rsid w:val="000622CB"/>
    <w:rsid w:val="000623C8"/>
    <w:rsid w:val="00062543"/>
    <w:rsid w:val="000626CE"/>
    <w:rsid w:val="0006285E"/>
    <w:rsid w:val="000628C4"/>
    <w:rsid w:val="000628E5"/>
    <w:rsid w:val="00062962"/>
    <w:rsid w:val="00062987"/>
    <w:rsid w:val="00062C08"/>
    <w:rsid w:val="00062D01"/>
    <w:rsid w:val="00062DB9"/>
    <w:rsid w:val="00062E16"/>
    <w:rsid w:val="00062E6B"/>
    <w:rsid w:val="00062E70"/>
    <w:rsid w:val="00062EE7"/>
    <w:rsid w:val="00062F28"/>
    <w:rsid w:val="00062FB4"/>
    <w:rsid w:val="00062FFD"/>
    <w:rsid w:val="00063066"/>
    <w:rsid w:val="0006313E"/>
    <w:rsid w:val="00063155"/>
    <w:rsid w:val="00063184"/>
    <w:rsid w:val="000631EC"/>
    <w:rsid w:val="00063242"/>
    <w:rsid w:val="000633B7"/>
    <w:rsid w:val="00063406"/>
    <w:rsid w:val="00063415"/>
    <w:rsid w:val="0006342E"/>
    <w:rsid w:val="0006347A"/>
    <w:rsid w:val="000634C7"/>
    <w:rsid w:val="00063705"/>
    <w:rsid w:val="000638E9"/>
    <w:rsid w:val="00063932"/>
    <w:rsid w:val="00063950"/>
    <w:rsid w:val="000639B4"/>
    <w:rsid w:val="00063A03"/>
    <w:rsid w:val="00063A04"/>
    <w:rsid w:val="00063A0A"/>
    <w:rsid w:val="00063A69"/>
    <w:rsid w:val="00063A91"/>
    <w:rsid w:val="00063BEA"/>
    <w:rsid w:val="00063C2D"/>
    <w:rsid w:val="00063C6C"/>
    <w:rsid w:val="00063CA9"/>
    <w:rsid w:val="00063D37"/>
    <w:rsid w:val="00063D3C"/>
    <w:rsid w:val="00063D6A"/>
    <w:rsid w:val="00063DF7"/>
    <w:rsid w:val="00063E22"/>
    <w:rsid w:val="00063E2A"/>
    <w:rsid w:val="00063F13"/>
    <w:rsid w:val="00063F82"/>
    <w:rsid w:val="00064040"/>
    <w:rsid w:val="00064074"/>
    <w:rsid w:val="000640CD"/>
    <w:rsid w:val="0006412B"/>
    <w:rsid w:val="0006413B"/>
    <w:rsid w:val="0006414A"/>
    <w:rsid w:val="0006414B"/>
    <w:rsid w:val="00064210"/>
    <w:rsid w:val="00064216"/>
    <w:rsid w:val="0006428B"/>
    <w:rsid w:val="000642DB"/>
    <w:rsid w:val="000643D8"/>
    <w:rsid w:val="00064513"/>
    <w:rsid w:val="000645C1"/>
    <w:rsid w:val="0006469A"/>
    <w:rsid w:val="000646C6"/>
    <w:rsid w:val="000646EC"/>
    <w:rsid w:val="00064703"/>
    <w:rsid w:val="000649E2"/>
    <w:rsid w:val="00064A43"/>
    <w:rsid w:val="00064B40"/>
    <w:rsid w:val="00064B5C"/>
    <w:rsid w:val="00064C1A"/>
    <w:rsid w:val="00064C5C"/>
    <w:rsid w:val="00064C66"/>
    <w:rsid w:val="00064C7C"/>
    <w:rsid w:val="00064C7D"/>
    <w:rsid w:val="00064CF6"/>
    <w:rsid w:val="00064D0F"/>
    <w:rsid w:val="00064D33"/>
    <w:rsid w:val="00064DF7"/>
    <w:rsid w:val="00064E05"/>
    <w:rsid w:val="00064E10"/>
    <w:rsid w:val="00064E1E"/>
    <w:rsid w:val="0006504B"/>
    <w:rsid w:val="0006519E"/>
    <w:rsid w:val="0006520E"/>
    <w:rsid w:val="0006521F"/>
    <w:rsid w:val="0006528C"/>
    <w:rsid w:val="00065298"/>
    <w:rsid w:val="0006539A"/>
    <w:rsid w:val="00065443"/>
    <w:rsid w:val="0006546B"/>
    <w:rsid w:val="0006547B"/>
    <w:rsid w:val="00065501"/>
    <w:rsid w:val="00065709"/>
    <w:rsid w:val="00065740"/>
    <w:rsid w:val="0006575B"/>
    <w:rsid w:val="0006576A"/>
    <w:rsid w:val="000657C3"/>
    <w:rsid w:val="000658A8"/>
    <w:rsid w:val="000658E5"/>
    <w:rsid w:val="00065B8B"/>
    <w:rsid w:val="00065C0F"/>
    <w:rsid w:val="00065CDF"/>
    <w:rsid w:val="00065D9F"/>
    <w:rsid w:val="00065E10"/>
    <w:rsid w:val="00065E8B"/>
    <w:rsid w:val="00065E97"/>
    <w:rsid w:val="00065F52"/>
    <w:rsid w:val="00065FEF"/>
    <w:rsid w:val="00066130"/>
    <w:rsid w:val="00066155"/>
    <w:rsid w:val="000661A3"/>
    <w:rsid w:val="00066234"/>
    <w:rsid w:val="00066240"/>
    <w:rsid w:val="0006625F"/>
    <w:rsid w:val="000662B0"/>
    <w:rsid w:val="00066319"/>
    <w:rsid w:val="00066359"/>
    <w:rsid w:val="0006637A"/>
    <w:rsid w:val="000663F4"/>
    <w:rsid w:val="0006645B"/>
    <w:rsid w:val="00066570"/>
    <w:rsid w:val="000665AC"/>
    <w:rsid w:val="000665EC"/>
    <w:rsid w:val="0006664D"/>
    <w:rsid w:val="0006665F"/>
    <w:rsid w:val="000667BF"/>
    <w:rsid w:val="00066809"/>
    <w:rsid w:val="00066893"/>
    <w:rsid w:val="000668F5"/>
    <w:rsid w:val="00066AED"/>
    <w:rsid w:val="00066B83"/>
    <w:rsid w:val="00066B9D"/>
    <w:rsid w:val="00066BB9"/>
    <w:rsid w:val="00066C30"/>
    <w:rsid w:val="00066E89"/>
    <w:rsid w:val="00066E8D"/>
    <w:rsid w:val="00066ED6"/>
    <w:rsid w:val="00066F87"/>
    <w:rsid w:val="00067025"/>
    <w:rsid w:val="0006703E"/>
    <w:rsid w:val="00067178"/>
    <w:rsid w:val="0006725D"/>
    <w:rsid w:val="0006729C"/>
    <w:rsid w:val="000672C6"/>
    <w:rsid w:val="0006734A"/>
    <w:rsid w:val="000673F8"/>
    <w:rsid w:val="00067598"/>
    <w:rsid w:val="000675D0"/>
    <w:rsid w:val="00067708"/>
    <w:rsid w:val="0006777E"/>
    <w:rsid w:val="000677BD"/>
    <w:rsid w:val="000677BE"/>
    <w:rsid w:val="000677D8"/>
    <w:rsid w:val="0006781A"/>
    <w:rsid w:val="0006787B"/>
    <w:rsid w:val="00067884"/>
    <w:rsid w:val="000678CF"/>
    <w:rsid w:val="000678E0"/>
    <w:rsid w:val="000678ED"/>
    <w:rsid w:val="00067917"/>
    <w:rsid w:val="000679AE"/>
    <w:rsid w:val="000679C4"/>
    <w:rsid w:val="000679D8"/>
    <w:rsid w:val="000679FF"/>
    <w:rsid w:val="00067B28"/>
    <w:rsid w:val="00067B73"/>
    <w:rsid w:val="00067BB8"/>
    <w:rsid w:val="00067BDC"/>
    <w:rsid w:val="00067E30"/>
    <w:rsid w:val="00067F2B"/>
    <w:rsid w:val="00067F55"/>
    <w:rsid w:val="00067FBE"/>
    <w:rsid w:val="00067FC1"/>
    <w:rsid w:val="00070089"/>
    <w:rsid w:val="00070134"/>
    <w:rsid w:val="0007015A"/>
    <w:rsid w:val="00070179"/>
    <w:rsid w:val="0007018F"/>
    <w:rsid w:val="00070196"/>
    <w:rsid w:val="000701FD"/>
    <w:rsid w:val="0007024D"/>
    <w:rsid w:val="00070298"/>
    <w:rsid w:val="000702E0"/>
    <w:rsid w:val="00070351"/>
    <w:rsid w:val="0007044D"/>
    <w:rsid w:val="00070518"/>
    <w:rsid w:val="0007056D"/>
    <w:rsid w:val="000705C2"/>
    <w:rsid w:val="000705DB"/>
    <w:rsid w:val="000705E1"/>
    <w:rsid w:val="000705FC"/>
    <w:rsid w:val="0007062A"/>
    <w:rsid w:val="0007065A"/>
    <w:rsid w:val="0007067D"/>
    <w:rsid w:val="00070688"/>
    <w:rsid w:val="00070696"/>
    <w:rsid w:val="000706A4"/>
    <w:rsid w:val="000706B4"/>
    <w:rsid w:val="000706C5"/>
    <w:rsid w:val="0007078F"/>
    <w:rsid w:val="00070826"/>
    <w:rsid w:val="000708ED"/>
    <w:rsid w:val="00070907"/>
    <w:rsid w:val="0007098D"/>
    <w:rsid w:val="00070A29"/>
    <w:rsid w:val="00070A39"/>
    <w:rsid w:val="00070AA1"/>
    <w:rsid w:val="00070AEB"/>
    <w:rsid w:val="00070B17"/>
    <w:rsid w:val="00070B7B"/>
    <w:rsid w:val="00070C52"/>
    <w:rsid w:val="00070DB8"/>
    <w:rsid w:val="00070EE3"/>
    <w:rsid w:val="00070FC5"/>
    <w:rsid w:val="00071094"/>
    <w:rsid w:val="00071140"/>
    <w:rsid w:val="0007117D"/>
    <w:rsid w:val="000712A5"/>
    <w:rsid w:val="000712E7"/>
    <w:rsid w:val="0007133D"/>
    <w:rsid w:val="000713E9"/>
    <w:rsid w:val="0007146A"/>
    <w:rsid w:val="00071472"/>
    <w:rsid w:val="0007149B"/>
    <w:rsid w:val="000714C1"/>
    <w:rsid w:val="000715C3"/>
    <w:rsid w:val="00071631"/>
    <w:rsid w:val="00071752"/>
    <w:rsid w:val="00071812"/>
    <w:rsid w:val="00071971"/>
    <w:rsid w:val="00071999"/>
    <w:rsid w:val="0007199D"/>
    <w:rsid w:val="00071B67"/>
    <w:rsid w:val="00071B75"/>
    <w:rsid w:val="00071BA2"/>
    <w:rsid w:val="00071BEC"/>
    <w:rsid w:val="00071C7E"/>
    <w:rsid w:val="00071C9B"/>
    <w:rsid w:val="00071D43"/>
    <w:rsid w:val="00071E07"/>
    <w:rsid w:val="00071E19"/>
    <w:rsid w:val="00071E74"/>
    <w:rsid w:val="00071F49"/>
    <w:rsid w:val="00071F7A"/>
    <w:rsid w:val="00071FE1"/>
    <w:rsid w:val="0007215B"/>
    <w:rsid w:val="0007216E"/>
    <w:rsid w:val="0007224A"/>
    <w:rsid w:val="000722C3"/>
    <w:rsid w:val="000723F8"/>
    <w:rsid w:val="0007259C"/>
    <w:rsid w:val="0007265D"/>
    <w:rsid w:val="000726CD"/>
    <w:rsid w:val="000727B1"/>
    <w:rsid w:val="000727D8"/>
    <w:rsid w:val="000727DE"/>
    <w:rsid w:val="000727FA"/>
    <w:rsid w:val="00072806"/>
    <w:rsid w:val="000728D3"/>
    <w:rsid w:val="000728F3"/>
    <w:rsid w:val="0007298A"/>
    <w:rsid w:val="000729C3"/>
    <w:rsid w:val="00072ABC"/>
    <w:rsid w:val="00072B55"/>
    <w:rsid w:val="00072BBE"/>
    <w:rsid w:val="00072C10"/>
    <w:rsid w:val="00072C33"/>
    <w:rsid w:val="00072C6C"/>
    <w:rsid w:val="00072D68"/>
    <w:rsid w:val="00072D8F"/>
    <w:rsid w:val="00072DC1"/>
    <w:rsid w:val="00072DC6"/>
    <w:rsid w:val="00072DE2"/>
    <w:rsid w:val="00072EE7"/>
    <w:rsid w:val="00072EFA"/>
    <w:rsid w:val="0007303C"/>
    <w:rsid w:val="00073043"/>
    <w:rsid w:val="0007305A"/>
    <w:rsid w:val="00073073"/>
    <w:rsid w:val="00073090"/>
    <w:rsid w:val="000730D9"/>
    <w:rsid w:val="0007313E"/>
    <w:rsid w:val="000731B2"/>
    <w:rsid w:val="00073232"/>
    <w:rsid w:val="00073248"/>
    <w:rsid w:val="000732C1"/>
    <w:rsid w:val="00073340"/>
    <w:rsid w:val="0007342E"/>
    <w:rsid w:val="000735F9"/>
    <w:rsid w:val="0007360A"/>
    <w:rsid w:val="000736DB"/>
    <w:rsid w:val="000736E1"/>
    <w:rsid w:val="000737E2"/>
    <w:rsid w:val="00073819"/>
    <w:rsid w:val="00073821"/>
    <w:rsid w:val="00073856"/>
    <w:rsid w:val="000738E0"/>
    <w:rsid w:val="0007390A"/>
    <w:rsid w:val="0007392B"/>
    <w:rsid w:val="00073942"/>
    <w:rsid w:val="00073953"/>
    <w:rsid w:val="0007397F"/>
    <w:rsid w:val="000739AB"/>
    <w:rsid w:val="00073A9A"/>
    <w:rsid w:val="00073BAF"/>
    <w:rsid w:val="00073CE5"/>
    <w:rsid w:val="00073D9A"/>
    <w:rsid w:val="00073DCF"/>
    <w:rsid w:val="00073EAE"/>
    <w:rsid w:val="00073F55"/>
    <w:rsid w:val="00073F75"/>
    <w:rsid w:val="00074150"/>
    <w:rsid w:val="00074204"/>
    <w:rsid w:val="00074241"/>
    <w:rsid w:val="0007427B"/>
    <w:rsid w:val="00074365"/>
    <w:rsid w:val="000744EA"/>
    <w:rsid w:val="00074532"/>
    <w:rsid w:val="00074550"/>
    <w:rsid w:val="00074561"/>
    <w:rsid w:val="00074592"/>
    <w:rsid w:val="000745A0"/>
    <w:rsid w:val="000745F3"/>
    <w:rsid w:val="00074677"/>
    <w:rsid w:val="000746A8"/>
    <w:rsid w:val="000747F5"/>
    <w:rsid w:val="000748D4"/>
    <w:rsid w:val="000749DE"/>
    <w:rsid w:val="00074A31"/>
    <w:rsid w:val="00074A5F"/>
    <w:rsid w:val="00074AD2"/>
    <w:rsid w:val="00074B8B"/>
    <w:rsid w:val="00074BD7"/>
    <w:rsid w:val="00074C5E"/>
    <w:rsid w:val="00074CB5"/>
    <w:rsid w:val="00074D6B"/>
    <w:rsid w:val="00074D6C"/>
    <w:rsid w:val="00074EFA"/>
    <w:rsid w:val="00074FE9"/>
    <w:rsid w:val="000751CE"/>
    <w:rsid w:val="000751D7"/>
    <w:rsid w:val="00075250"/>
    <w:rsid w:val="00075253"/>
    <w:rsid w:val="00075259"/>
    <w:rsid w:val="000752C4"/>
    <w:rsid w:val="00075336"/>
    <w:rsid w:val="0007539D"/>
    <w:rsid w:val="000753AD"/>
    <w:rsid w:val="000753B8"/>
    <w:rsid w:val="0007544E"/>
    <w:rsid w:val="000754A4"/>
    <w:rsid w:val="000754BC"/>
    <w:rsid w:val="000754D3"/>
    <w:rsid w:val="000754E4"/>
    <w:rsid w:val="000755B8"/>
    <w:rsid w:val="000757FB"/>
    <w:rsid w:val="000758C0"/>
    <w:rsid w:val="00075961"/>
    <w:rsid w:val="000759D0"/>
    <w:rsid w:val="00075A9B"/>
    <w:rsid w:val="00075B5E"/>
    <w:rsid w:val="00075BE2"/>
    <w:rsid w:val="00075C06"/>
    <w:rsid w:val="00075D41"/>
    <w:rsid w:val="00075DE6"/>
    <w:rsid w:val="00075E07"/>
    <w:rsid w:val="00075E60"/>
    <w:rsid w:val="00075E89"/>
    <w:rsid w:val="00075EA3"/>
    <w:rsid w:val="00075ED0"/>
    <w:rsid w:val="00075FC5"/>
    <w:rsid w:val="00076005"/>
    <w:rsid w:val="000760B1"/>
    <w:rsid w:val="00076244"/>
    <w:rsid w:val="000762DE"/>
    <w:rsid w:val="000763B6"/>
    <w:rsid w:val="0007644B"/>
    <w:rsid w:val="00076577"/>
    <w:rsid w:val="0007657E"/>
    <w:rsid w:val="000765DC"/>
    <w:rsid w:val="00076615"/>
    <w:rsid w:val="00076720"/>
    <w:rsid w:val="00076737"/>
    <w:rsid w:val="000767B7"/>
    <w:rsid w:val="000767D0"/>
    <w:rsid w:val="00076814"/>
    <w:rsid w:val="000768BF"/>
    <w:rsid w:val="00076976"/>
    <w:rsid w:val="000769BC"/>
    <w:rsid w:val="00076A3A"/>
    <w:rsid w:val="00076A76"/>
    <w:rsid w:val="00076ACA"/>
    <w:rsid w:val="00076C02"/>
    <w:rsid w:val="00076C40"/>
    <w:rsid w:val="00076CED"/>
    <w:rsid w:val="00076D29"/>
    <w:rsid w:val="00076D6A"/>
    <w:rsid w:val="00076DCD"/>
    <w:rsid w:val="00076E13"/>
    <w:rsid w:val="00076EE7"/>
    <w:rsid w:val="00076F6F"/>
    <w:rsid w:val="00076FEA"/>
    <w:rsid w:val="00077180"/>
    <w:rsid w:val="00077239"/>
    <w:rsid w:val="000772C0"/>
    <w:rsid w:val="000772C1"/>
    <w:rsid w:val="000772FF"/>
    <w:rsid w:val="00077328"/>
    <w:rsid w:val="00077363"/>
    <w:rsid w:val="000773AC"/>
    <w:rsid w:val="000773CB"/>
    <w:rsid w:val="000773DB"/>
    <w:rsid w:val="000775EC"/>
    <w:rsid w:val="00077600"/>
    <w:rsid w:val="0007760B"/>
    <w:rsid w:val="000776BA"/>
    <w:rsid w:val="000776E2"/>
    <w:rsid w:val="0007774E"/>
    <w:rsid w:val="00077784"/>
    <w:rsid w:val="00077793"/>
    <w:rsid w:val="000777A1"/>
    <w:rsid w:val="000777AF"/>
    <w:rsid w:val="000778CD"/>
    <w:rsid w:val="00077925"/>
    <w:rsid w:val="00077993"/>
    <w:rsid w:val="00077A01"/>
    <w:rsid w:val="00077B19"/>
    <w:rsid w:val="00077B38"/>
    <w:rsid w:val="00077CB5"/>
    <w:rsid w:val="00077CC2"/>
    <w:rsid w:val="00077DC6"/>
    <w:rsid w:val="00077DE9"/>
    <w:rsid w:val="00077F8C"/>
    <w:rsid w:val="00077FA3"/>
    <w:rsid w:val="00080084"/>
    <w:rsid w:val="000801B2"/>
    <w:rsid w:val="000801B3"/>
    <w:rsid w:val="000801D0"/>
    <w:rsid w:val="0008022D"/>
    <w:rsid w:val="0008041B"/>
    <w:rsid w:val="00080472"/>
    <w:rsid w:val="00080490"/>
    <w:rsid w:val="00080555"/>
    <w:rsid w:val="000805A8"/>
    <w:rsid w:val="000805D9"/>
    <w:rsid w:val="000806E0"/>
    <w:rsid w:val="000807B2"/>
    <w:rsid w:val="000807E9"/>
    <w:rsid w:val="00080898"/>
    <w:rsid w:val="000808C9"/>
    <w:rsid w:val="0008094E"/>
    <w:rsid w:val="0008099B"/>
    <w:rsid w:val="00080A2C"/>
    <w:rsid w:val="00080B1D"/>
    <w:rsid w:val="00080B32"/>
    <w:rsid w:val="00080B90"/>
    <w:rsid w:val="00080BBD"/>
    <w:rsid w:val="00080C59"/>
    <w:rsid w:val="00080CC1"/>
    <w:rsid w:val="00080CD2"/>
    <w:rsid w:val="00080DA6"/>
    <w:rsid w:val="00080E1A"/>
    <w:rsid w:val="00080F05"/>
    <w:rsid w:val="00081114"/>
    <w:rsid w:val="0008122A"/>
    <w:rsid w:val="000812CF"/>
    <w:rsid w:val="00081354"/>
    <w:rsid w:val="00081435"/>
    <w:rsid w:val="00081484"/>
    <w:rsid w:val="0008152D"/>
    <w:rsid w:val="00081552"/>
    <w:rsid w:val="00081554"/>
    <w:rsid w:val="000815D9"/>
    <w:rsid w:val="000815DA"/>
    <w:rsid w:val="0008160B"/>
    <w:rsid w:val="000816FF"/>
    <w:rsid w:val="000817B0"/>
    <w:rsid w:val="0008182D"/>
    <w:rsid w:val="00081905"/>
    <w:rsid w:val="0008194F"/>
    <w:rsid w:val="00081ABD"/>
    <w:rsid w:val="00081BA2"/>
    <w:rsid w:val="00081BD9"/>
    <w:rsid w:val="00081C6E"/>
    <w:rsid w:val="00081CC7"/>
    <w:rsid w:val="00081D58"/>
    <w:rsid w:val="00081DAA"/>
    <w:rsid w:val="00081DD1"/>
    <w:rsid w:val="00081DFA"/>
    <w:rsid w:val="00081EA8"/>
    <w:rsid w:val="00081ED0"/>
    <w:rsid w:val="00081F81"/>
    <w:rsid w:val="00081F90"/>
    <w:rsid w:val="0008203D"/>
    <w:rsid w:val="0008208C"/>
    <w:rsid w:val="00082263"/>
    <w:rsid w:val="000822AD"/>
    <w:rsid w:val="000822D8"/>
    <w:rsid w:val="00082370"/>
    <w:rsid w:val="00082390"/>
    <w:rsid w:val="00082394"/>
    <w:rsid w:val="0008240E"/>
    <w:rsid w:val="0008245D"/>
    <w:rsid w:val="0008258D"/>
    <w:rsid w:val="000825DC"/>
    <w:rsid w:val="000826F6"/>
    <w:rsid w:val="0008272A"/>
    <w:rsid w:val="0008275B"/>
    <w:rsid w:val="000827EB"/>
    <w:rsid w:val="000827F2"/>
    <w:rsid w:val="0008280D"/>
    <w:rsid w:val="000828BE"/>
    <w:rsid w:val="00082913"/>
    <w:rsid w:val="0008294F"/>
    <w:rsid w:val="000829A8"/>
    <w:rsid w:val="00082A13"/>
    <w:rsid w:val="00082A7D"/>
    <w:rsid w:val="00082AC4"/>
    <w:rsid w:val="00082BC3"/>
    <w:rsid w:val="00082BD6"/>
    <w:rsid w:val="00082C29"/>
    <w:rsid w:val="00082C7B"/>
    <w:rsid w:val="00082DA4"/>
    <w:rsid w:val="00082DCE"/>
    <w:rsid w:val="00082E1E"/>
    <w:rsid w:val="00082E84"/>
    <w:rsid w:val="00082ECB"/>
    <w:rsid w:val="00082EE2"/>
    <w:rsid w:val="00082F02"/>
    <w:rsid w:val="00082FC2"/>
    <w:rsid w:val="00082FDF"/>
    <w:rsid w:val="0008303A"/>
    <w:rsid w:val="0008306F"/>
    <w:rsid w:val="00083072"/>
    <w:rsid w:val="00083130"/>
    <w:rsid w:val="0008315E"/>
    <w:rsid w:val="00083219"/>
    <w:rsid w:val="0008322D"/>
    <w:rsid w:val="0008328D"/>
    <w:rsid w:val="000832B0"/>
    <w:rsid w:val="000832C5"/>
    <w:rsid w:val="000832F5"/>
    <w:rsid w:val="0008330B"/>
    <w:rsid w:val="0008345C"/>
    <w:rsid w:val="00083647"/>
    <w:rsid w:val="0008365B"/>
    <w:rsid w:val="0008367B"/>
    <w:rsid w:val="00083686"/>
    <w:rsid w:val="000836AC"/>
    <w:rsid w:val="000836C1"/>
    <w:rsid w:val="000836D7"/>
    <w:rsid w:val="00083721"/>
    <w:rsid w:val="00083748"/>
    <w:rsid w:val="000837E9"/>
    <w:rsid w:val="000837F0"/>
    <w:rsid w:val="0008381F"/>
    <w:rsid w:val="0008383C"/>
    <w:rsid w:val="00083959"/>
    <w:rsid w:val="0008399D"/>
    <w:rsid w:val="000839EE"/>
    <w:rsid w:val="00083A37"/>
    <w:rsid w:val="00083A4B"/>
    <w:rsid w:val="00083B1E"/>
    <w:rsid w:val="00083B3F"/>
    <w:rsid w:val="00083C30"/>
    <w:rsid w:val="00083C8E"/>
    <w:rsid w:val="00083DAE"/>
    <w:rsid w:val="00083DEA"/>
    <w:rsid w:val="00083DFA"/>
    <w:rsid w:val="00083E0F"/>
    <w:rsid w:val="00083E60"/>
    <w:rsid w:val="00083ECD"/>
    <w:rsid w:val="00083F3C"/>
    <w:rsid w:val="00083F65"/>
    <w:rsid w:val="000840B4"/>
    <w:rsid w:val="00084149"/>
    <w:rsid w:val="000842BB"/>
    <w:rsid w:val="00084333"/>
    <w:rsid w:val="0008435F"/>
    <w:rsid w:val="00084378"/>
    <w:rsid w:val="000843A8"/>
    <w:rsid w:val="000844BD"/>
    <w:rsid w:val="00084553"/>
    <w:rsid w:val="000845DE"/>
    <w:rsid w:val="00084646"/>
    <w:rsid w:val="00084706"/>
    <w:rsid w:val="0008470E"/>
    <w:rsid w:val="0008478D"/>
    <w:rsid w:val="00084803"/>
    <w:rsid w:val="0008495E"/>
    <w:rsid w:val="00084A18"/>
    <w:rsid w:val="00084AA4"/>
    <w:rsid w:val="00084AAF"/>
    <w:rsid w:val="00084B10"/>
    <w:rsid w:val="00084B31"/>
    <w:rsid w:val="00084B52"/>
    <w:rsid w:val="00084BA8"/>
    <w:rsid w:val="00084BB2"/>
    <w:rsid w:val="00084BE4"/>
    <w:rsid w:val="00084C6E"/>
    <w:rsid w:val="00084C94"/>
    <w:rsid w:val="00084CE3"/>
    <w:rsid w:val="00084D0D"/>
    <w:rsid w:val="00084D37"/>
    <w:rsid w:val="00084D6F"/>
    <w:rsid w:val="00084D81"/>
    <w:rsid w:val="00084DDA"/>
    <w:rsid w:val="00084DFB"/>
    <w:rsid w:val="00084EAD"/>
    <w:rsid w:val="00084FB8"/>
    <w:rsid w:val="00085005"/>
    <w:rsid w:val="0008500E"/>
    <w:rsid w:val="00085051"/>
    <w:rsid w:val="0008518D"/>
    <w:rsid w:val="00085262"/>
    <w:rsid w:val="00085283"/>
    <w:rsid w:val="0008528E"/>
    <w:rsid w:val="000852C5"/>
    <w:rsid w:val="00085352"/>
    <w:rsid w:val="000853DB"/>
    <w:rsid w:val="00085421"/>
    <w:rsid w:val="00085485"/>
    <w:rsid w:val="000854B2"/>
    <w:rsid w:val="000854D3"/>
    <w:rsid w:val="00085523"/>
    <w:rsid w:val="000855ED"/>
    <w:rsid w:val="00085656"/>
    <w:rsid w:val="0008566F"/>
    <w:rsid w:val="000856D3"/>
    <w:rsid w:val="00085785"/>
    <w:rsid w:val="000857FC"/>
    <w:rsid w:val="000858CA"/>
    <w:rsid w:val="0008591B"/>
    <w:rsid w:val="00085924"/>
    <w:rsid w:val="00085943"/>
    <w:rsid w:val="00085ABA"/>
    <w:rsid w:val="00085B25"/>
    <w:rsid w:val="00085B58"/>
    <w:rsid w:val="00085BB9"/>
    <w:rsid w:val="00085BCE"/>
    <w:rsid w:val="00085BDC"/>
    <w:rsid w:val="00085C2B"/>
    <w:rsid w:val="00085C4F"/>
    <w:rsid w:val="00085DBE"/>
    <w:rsid w:val="00085DD1"/>
    <w:rsid w:val="00085DDF"/>
    <w:rsid w:val="00085EB6"/>
    <w:rsid w:val="00085ECE"/>
    <w:rsid w:val="00085EDB"/>
    <w:rsid w:val="00085F13"/>
    <w:rsid w:val="00085F23"/>
    <w:rsid w:val="00085F77"/>
    <w:rsid w:val="00085FA8"/>
    <w:rsid w:val="00086015"/>
    <w:rsid w:val="0008604C"/>
    <w:rsid w:val="000860F2"/>
    <w:rsid w:val="00086145"/>
    <w:rsid w:val="00086243"/>
    <w:rsid w:val="000862E2"/>
    <w:rsid w:val="00086372"/>
    <w:rsid w:val="00086478"/>
    <w:rsid w:val="0008648B"/>
    <w:rsid w:val="000864A9"/>
    <w:rsid w:val="000864C0"/>
    <w:rsid w:val="000864FF"/>
    <w:rsid w:val="0008663D"/>
    <w:rsid w:val="00086680"/>
    <w:rsid w:val="00086699"/>
    <w:rsid w:val="00086784"/>
    <w:rsid w:val="0008678B"/>
    <w:rsid w:val="00086793"/>
    <w:rsid w:val="000868A1"/>
    <w:rsid w:val="000868FF"/>
    <w:rsid w:val="000869CA"/>
    <w:rsid w:val="00086A4E"/>
    <w:rsid w:val="00086B16"/>
    <w:rsid w:val="00086C6E"/>
    <w:rsid w:val="00086CB1"/>
    <w:rsid w:val="00086D3F"/>
    <w:rsid w:val="00086D68"/>
    <w:rsid w:val="00086DCC"/>
    <w:rsid w:val="00086E99"/>
    <w:rsid w:val="00086EC5"/>
    <w:rsid w:val="00087046"/>
    <w:rsid w:val="00087114"/>
    <w:rsid w:val="00087178"/>
    <w:rsid w:val="00087192"/>
    <w:rsid w:val="00087207"/>
    <w:rsid w:val="000872E1"/>
    <w:rsid w:val="000872F0"/>
    <w:rsid w:val="00087305"/>
    <w:rsid w:val="00087343"/>
    <w:rsid w:val="000873AD"/>
    <w:rsid w:val="000873E8"/>
    <w:rsid w:val="00087426"/>
    <w:rsid w:val="00087435"/>
    <w:rsid w:val="0008744C"/>
    <w:rsid w:val="0008747F"/>
    <w:rsid w:val="000874B7"/>
    <w:rsid w:val="000874B9"/>
    <w:rsid w:val="00087591"/>
    <w:rsid w:val="000875AC"/>
    <w:rsid w:val="000875AF"/>
    <w:rsid w:val="00087611"/>
    <w:rsid w:val="0008761D"/>
    <w:rsid w:val="000876E8"/>
    <w:rsid w:val="0008778D"/>
    <w:rsid w:val="000877A0"/>
    <w:rsid w:val="000878EC"/>
    <w:rsid w:val="0008794B"/>
    <w:rsid w:val="00087978"/>
    <w:rsid w:val="00087995"/>
    <w:rsid w:val="0008799C"/>
    <w:rsid w:val="00087A02"/>
    <w:rsid w:val="00087A0D"/>
    <w:rsid w:val="00087A3A"/>
    <w:rsid w:val="00087AD2"/>
    <w:rsid w:val="00087B13"/>
    <w:rsid w:val="00087BB0"/>
    <w:rsid w:val="00087BE3"/>
    <w:rsid w:val="00087CD4"/>
    <w:rsid w:val="00087D5B"/>
    <w:rsid w:val="00087D6B"/>
    <w:rsid w:val="00087E15"/>
    <w:rsid w:val="00087E4B"/>
    <w:rsid w:val="00087EB8"/>
    <w:rsid w:val="00087F20"/>
    <w:rsid w:val="00087F66"/>
    <w:rsid w:val="0009000D"/>
    <w:rsid w:val="000900AE"/>
    <w:rsid w:val="0009015E"/>
    <w:rsid w:val="0009017B"/>
    <w:rsid w:val="000901BD"/>
    <w:rsid w:val="0009022F"/>
    <w:rsid w:val="0009027E"/>
    <w:rsid w:val="000902E6"/>
    <w:rsid w:val="0009031F"/>
    <w:rsid w:val="000903BC"/>
    <w:rsid w:val="000903D1"/>
    <w:rsid w:val="00090424"/>
    <w:rsid w:val="00090456"/>
    <w:rsid w:val="00090484"/>
    <w:rsid w:val="000904C8"/>
    <w:rsid w:val="000904DC"/>
    <w:rsid w:val="00090507"/>
    <w:rsid w:val="0009053C"/>
    <w:rsid w:val="0009053E"/>
    <w:rsid w:val="0009058F"/>
    <w:rsid w:val="00090688"/>
    <w:rsid w:val="00090695"/>
    <w:rsid w:val="000906F1"/>
    <w:rsid w:val="00090728"/>
    <w:rsid w:val="0009077C"/>
    <w:rsid w:val="000907BB"/>
    <w:rsid w:val="00090849"/>
    <w:rsid w:val="0009089D"/>
    <w:rsid w:val="0009092D"/>
    <w:rsid w:val="00090A99"/>
    <w:rsid w:val="00090B4A"/>
    <w:rsid w:val="00090B96"/>
    <w:rsid w:val="00090D65"/>
    <w:rsid w:val="00090DB1"/>
    <w:rsid w:val="00090EC3"/>
    <w:rsid w:val="00090EFE"/>
    <w:rsid w:val="00090F1D"/>
    <w:rsid w:val="00090FAA"/>
    <w:rsid w:val="0009116D"/>
    <w:rsid w:val="00091181"/>
    <w:rsid w:val="0009118A"/>
    <w:rsid w:val="000911F1"/>
    <w:rsid w:val="00091225"/>
    <w:rsid w:val="000912B4"/>
    <w:rsid w:val="00091327"/>
    <w:rsid w:val="00091374"/>
    <w:rsid w:val="00091451"/>
    <w:rsid w:val="00091460"/>
    <w:rsid w:val="000914A1"/>
    <w:rsid w:val="00091508"/>
    <w:rsid w:val="00091529"/>
    <w:rsid w:val="000915B3"/>
    <w:rsid w:val="0009168E"/>
    <w:rsid w:val="00091735"/>
    <w:rsid w:val="0009181C"/>
    <w:rsid w:val="00091880"/>
    <w:rsid w:val="000918A2"/>
    <w:rsid w:val="000919F6"/>
    <w:rsid w:val="00091A37"/>
    <w:rsid w:val="00091AB1"/>
    <w:rsid w:val="00091B33"/>
    <w:rsid w:val="00091BC4"/>
    <w:rsid w:val="00091D79"/>
    <w:rsid w:val="00091D8F"/>
    <w:rsid w:val="00091D9D"/>
    <w:rsid w:val="00091DC8"/>
    <w:rsid w:val="00091DEB"/>
    <w:rsid w:val="00091E96"/>
    <w:rsid w:val="00091F2C"/>
    <w:rsid w:val="00091F90"/>
    <w:rsid w:val="00091FA1"/>
    <w:rsid w:val="00092110"/>
    <w:rsid w:val="0009213D"/>
    <w:rsid w:val="0009215F"/>
    <w:rsid w:val="0009218E"/>
    <w:rsid w:val="000921F5"/>
    <w:rsid w:val="000922FD"/>
    <w:rsid w:val="00092301"/>
    <w:rsid w:val="0009230E"/>
    <w:rsid w:val="000923F5"/>
    <w:rsid w:val="00092404"/>
    <w:rsid w:val="00092451"/>
    <w:rsid w:val="00092482"/>
    <w:rsid w:val="00092539"/>
    <w:rsid w:val="00092622"/>
    <w:rsid w:val="00092624"/>
    <w:rsid w:val="00092662"/>
    <w:rsid w:val="00092690"/>
    <w:rsid w:val="000926B7"/>
    <w:rsid w:val="000926BE"/>
    <w:rsid w:val="000926CD"/>
    <w:rsid w:val="000926D6"/>
    <w:rsid w:val="000926E9"/>
    <w:rsid w:val="00092753"/>
    <w:rsid w:val="000927FC"/>
    <w:rsid w:val="00092826"/>
    <w:rsid w:val="00092858"/>
    <w:rsid w:val="000928FC"/>
    <w:rsid w:val="00092945"/>
    <w:rsid w:val="0009298C"/>
    <w:rsid w:val="000929D0"/>
    <w:rsid w:val="00092B6F"/>
    <w:rsid w:val="00092BC3"/>
    <w:rsid w:val="00092C04"/>
    <w:rsid w:val="00092C5D"/>
    <w:rsid w:val="00092C7D"/>
    <w:rsid w:val="00092C8A"/>
    <w:rsid w:val="00092C95"/>
    <w:rsid w:val="00092CE0"/>
    <w:rsid w:val="00092D0B"/>
    <w:rsid w:val="00092D0F"/>
    <w:rsid w:val="00092D45"/>
    <w:rsid w:val="00092D90"/>
    <w:rsid w:val="00092DE0"/>
    <w:rsid w:val="00092E45"/>
    <w:rsid w:val="00092E82"/>
    <w:rsid w:val="00092E8D"/>
    <w:rsid w:val="00092EE5"/>
    <w:rsid w:val="00092F0C"/>
    <w:rsid w:val="00092F64"/>
    <w:rsid w:val="00092F95"/>
    <w:rsid w:val="00092FCA"/>
    <w:rsid w:val="0009305E"/>
    <w:rsid w:val="000930A9"/>
    <w:rsid w:val="0009322B"/>
    <w:rsid w:val="000932B1"/>
    <w:rsid w:val="00093340"/>
    <w:rsid w:val="000933C4"/>
    <w:rsid w:val="000934DA"/>
    <w:rsid w:val="0009360C"/>
    <w:rsid w:val="00093620"/>
    <w:rsid w:val="000936D2"/>
    <w:rsid w:val="000936E4"/>
    <w:rsid w:val="000936F2"/>
    <w:rsid w:val="0009373D"/>
    <w:rsid w:val="0009398E"/>
    <w:rsid w:val="000939C4"/>
    <w:rsid w:val="000939E3"/>
    <w:rsid w:val="00093A5E"/>
    <w:rsid w:val="00093B1C"/>
    <w:rsid w:val="00093C52"/>
    <w:rsid w:val="00093CD6"/>
    <w:rsid w:val="00093D5E"/>
    <w:rsid w:val="00093DB7"/>
    <w:rsid w:val="00093E2A"/>
    <w:rsid w:val="00093E99"/>
    <w:rsid w:val="00093EA9"/>
    <w:rsid w:val="00093EFC"/>
    <w:rsid w:val="00093F5D"/>
    <w:rsid w:val="00094010"/>
    <w:rsid w:val="000940D4"/>
    <w:rsid w:val="0009418F"/>
    <w:rsid w:val="000941D3"/>
    <w:rsid w:val="000941F0"/>
    <w:rsid w:val="0009420F"/>
    <w:rsid w:val="0009423B"/>
    <w:rsid w:val="000942CE"/>
    <w:rsid w:val="00094356"/>
    <w:rsid w:val="0009439B"/>
    <w:rsid w:val="000943AC"/>
    <w:rsid w:val="000943F2"/>
    <w:rsid w:val="0009445E"/>
    <w:rsid w:val="000944ED"/>
    <w:rsid w:val="000945A3"/>
    <w:rsid w:val="00094608"/>
    <w:rsid w:val="00094704"/>
    <w:rsid w:val="00094788"/>
    <w:rsid w:val="0009483B"/>
    <w:rsid w:val="00094840"/>
    <w:rsid w:val="00094919"/>
    <w:rsid w:val="00094935"/>
    <w:rsid w:val="00094A42"/>
    <w:rsid w:val="00094A65"/>
    <w:rsid w:val="00094A8D"/>
    <w:rsid w:val="00094B85"/>
    <w:rsid w:val="00094BAD"/>
    <w:rsid w:val="00094C10"/>
    <w:rsid w:val="00094CC2"/>
    <w:rsid w:val="00094DB4"/>
    <w:rsid w:val="00094E4E"/>
    <w:rsid w:val="00094E57"/>
    <w:rsid w:val="00094F0D"/>
    <w:rsid w:val="00094F94"/>
    <w:rsid w:val="00095083"/>
    <w:rsid w:val="000951B2"/>
    <w:rsid w:val="000951F8"/>
    <w:rsid w:val="0009520E"/>
    <w:rsid w:val="000952DA"/>
    <w:rsid w:val="000953D6"/>
    <w:rsid w:val="00095435"/>
    <w:rsid w:val="0009549B"/>
    <w:rsid w:val="00095518"/>
    <w:rsid w:val="00095684"/>
    <w:rsid w:val="000956BE"/>
    <w:rsid w:val="00095707"/>
    <w:rsid w:val="0009574B"/>
    <w:rsid w:val="00095881"/>
    <w:rsid w:val="000958EC"/>
    <w:rsid w:val="00095913"/>
    <w:rsid w:val="0009591B"/>
    <w:rsid w:val="000959AE"/>
    <w:rsid w:val="00095A85"/>
    <w:rsid w:val="00095AB4"/>
    <w:rsid w:val="00095B77"/>
    <w:rsid w:val="00095BAB"/>
    <w:rsid w:val="00095BFB"/>
    <w:rsid w:val="00095C5F"/>
    <w:rsid w:val="00095C76"/>
    <w:rsid w:val="00095C84"/>
    <w:rsid w:val="00095D1B"/>
    <w:rsid w:val="00095F44"/>
    <w:rsid w:val="00095F55"/>
    <w:rsid w:val="00095F98"/>
    <w:rsid w:val="00096123"/>
    <w:rsid w:val="0009612D"/>
    <w:rsid w:val="00096173"/>
    <w:rsid w:val="000963A9"/>
    <w:rsid w:val="000963D6"/>
    <w:rsid w:val="000963F3"/>
    <w:rsid w:val="00096402"/>
    <w:rsid w:val="0009659A"/>
    <w:rsid w:val="000965BE"/>
    <w:rsid w:val="00096633"/>
    <w:rsid w:val="000966A1"/>
    <w:rsid w:val="000966AF"/>
    <w:rsid w:val="000966F4"/>
    <w:rsid w:val="00096707"/>
    <w:rsid w:val="00096879"/>
    <w:rsid w:val="00096883"/>
    <w:rsid w:val="00096945"/>
    <w:rsid w:val="000969DA"/>
    <w:rsid w:val="00096A22"/>
    <w:rsid w:val="00096A4E"/>
    <w:rsid w:val="00096A61"/>
    <w:rsid w:val="00096A72"/>
    <w:rsid w:val="00096A7B"/>
    <w:rsid w:val="00096AFE"/>
    <w:rsid w:val="00096B13"/>
    <w:rsid w:val="00096C41"/>
    <w:rsid w:val="00096C5A"/>
    <w:rsid w:val="00096C82"/>
    <w:rsid w:val="00096D57"/>
    <w:rsid w:val="00096DD8"/>
    <w:rsid w:val="00096E08"/>
    <w:rsid w:val="00096E0C"/>
    <w:rsid w:val="00096EAD"/>
    <w:rsid w:val="00096F1C"/>
    <w:rsid w:val="00096F2A"/>
    <w:rsid w:val="00096F2E"/>
    <w:rsid w:val="00096F31"/>
    <w:rsid w:val="00096F84"/>
    <w:rsid w:val="00096FF5"/>
    <w:rsid w:val="00097025"/>
    <w:rsid w:val="000971B0"/>
    <w:rsid w:val="00097207"/>
    <w:rsid w:val="000972AB"/>
    <w:rsid w:val="00097321"/>
    <w:rsid w:val="0009737F"/>
    <w:rsid w:val="000973AE"/>
    <w:rsid w:val="00097410"/>
    <w:rsid w:val="00097490"/>
    <w:rsid w:val="00097612"/>
    <w:rsid w:val="00097641"/>
    <w:rsid w:val="0009767D"/>
    <w:rsid w:val="000976E6"/>
    <w:rsid w:val="00097701"/>
    <w:rsid w:val="00097742"/>
    <w:rsid w:val="00097760"/>
    <w:rsid w:val="00097839"/>
    <w:rsid w:val="0009783B"/>
    <w:rsid w:val="000978BA"/>
    <w:rsid w:val="000978CC"/>
    <w:rsid w:val="00097934"/>
    <w:rsid w:val="00097983"/>
    <w:rsid w:val="00097A0A"/>
    <w:rsid w:val="00097A71"/>
    <w:rsid w:val="00097BBC"/>
    <w:rsid w:val="00097BF2"/>
    <w:rsid w:val="00097C50"/>
    <w:rsid w:val="00097C6B"/>
    <w:rsid w:val="00097CC2"/>
    <w:rsid w:val="00097D0F"/>
    <w:rsid w:val="00097D8E"/>
    <w:rsid w:val="00097D9F"/>
    <w:rsid w:val="00097DA6"/>
    <w:rsid w:val="00097F06"/>
    <w:rsid w:val="00097F83"/>
    <w:rsid w:val="00097F85"/>
    <w:rsid w:val="00097FC9"/>
    <w:rsid w:val="000A0009"/>
    <w:rsid w:val="000A006B"/>
    <w:rsid w:val="000A00A2"/>
    <w:rsid w:val="000A00DA"/>
    <w:rsid w:val="000A00F1"/>
    <w:rsid w:val="000A011C"/>
    <w:rsid w:val="000A0186"/>
    <w:rsid w:val="000A01A4"/>
    <w:rsid w:val="000A02A3"/>
    <w:rsid w:val="000A05C8"/>
    <w:rsid w:val="000A06D5"/>
    <w:rsid w:val="000A08BD"/>
    <w:rsid w:val="000A090F"/>
    <w:rsid w:val="000A093A"/>
    <w:rsid w:val="000A09DE"/>
    <w:rsid w:val="000A09E8"/>
    <w:rsid w:val="000A0A66"/>
    <w:rsid w:val="000A0AEA"/>
    <w:rsid w:val="000A0B25"/>
    <w:rsid w:val="000A0BA7"/>
    <w:rsid w:val="000A0C4E"/>
    <w:rsid w:val="000A0C92"/>
    <w:rsid w:val="000A0D06"/>
    <w:rsid w:val="000A0E80"/>
    <w:rsid w:val="000A0F2A"/>
    <w:rsid w:val="000A0F31"/>
    <w:rsid w:val="000A0F74"/>
    <w:rsid w:val="000A10AF"/>
    <w:rsid w:val="000A10C4"/>
    <w:rsid w:val="000A10ED"/>
    <w:rsid w:val="000A11CF"/>
    <w:rsid w:val="000A1295"/>
    <w:rsid w:val="000A1444"/>
    <w:rsid w:val="000A14C9"/>
    <w:rsid w:val="000A1502"/>
    <w:rsid w:val="000A157F"/>
    <w:rsid w:val="000A15AA"/>
    <w:rsid w:val="000A16C5"/>
    <w:rsid w:val="000A1712"/>
    <w:rsid w:val="000A17E8"/>
    <w:rsid w:val="000A1825"/>
    <w:rsid w:val="000A182E"/>
    <w:rsid w:val="000A1944"/>
    <w:rsid w:val="000A19A3"/>
    <w:rsid w:val="000A1A04"/>
    <w:rsid w:val="000A1A75"/>
    <w:rsid w:val="000A1ACF"/>
    <w:rsid w:val="000A1AE4"/>
    <w:rsid w:val="000A1B04"/>
    <w:rsid w:val="000A1B40"/>
    <w:rsid w:val="000A1B71"/>
    <w:rsid w:val="000A1BEC"/>
    <w:rsid w:val="000A1CC9"/>
    <w:rsid w:val="000A1D3C"/>
    <w:rsid w:val="000A1DB4"/>
    <w:rsid w:val="000A1DB7"/>
    <w:rsid w:val="000A1E56"/>
    <w:rsid w:val="000A1EA6"/>
    <w:rsid w:val="000A1EC6"/>
    <w:rsid w:val="000A1F06"/>
    <w:rsid w:val="000A1F31"/>
    <w:rsid w:val="000A1F74"/>
    <w:rsid w:val="000A1F98"/>
    <w:rsid w:val="000A1FB3"/>
    <w:rsid w:val="000A1FED"/>
    <w:rsid w:val="000A1FF0"/>
    <w:rsid w:val="000A2002"/>
    <w:rsid w:val="000A2096"/>
    <w:rsid w:val="000A2105"/>
    <w:rsid w:val="000A210F"/>
    <w:rsid w:val="000A211F"/>
    <w:rsid w:val="000A22B2"/>
    <w:rsid w:val="000A22F0"/>
    <w:rsid w:val="000A23CE"/>
    <w:rsid w:val="000A2498"/>
    <w:rsid w:val="000A2692"/>
    <w:rsid w:val="000A271B"/>
    <w:rsid w:val="000A27E0"/>
    <w:rsid w:val="000A287C"/>
    <w:rsid w:val="000A292E"/>
    <w:rsid w:val="000A2951"/>
    <w:rsid w:val="000A299D"/>
    <w:rsid w:val="000A29A3"/>
    <w:rsid w:val="000A29A4"/>
    <w:rsid w:val="000A2ABE"/>
    <w:rsid w:val="000A2AF3"/>
    <w:rsid w:val="000A2C25"/>
    <w:rsid w:val="000A2CDB"/>
    <w:rsid w:val="000A2D1D"/>
    <w:rsid w:val="000A2D6C"/>
    <w:rsid w:val="000A2E0F"/>
    <w:rsid w:val="000A2F08"/>
    <w:rsid w:val="000A2FC7"/>
    <w:rsid w:val="000A2FDB"/>
    <w:rsid w:val="000A308A"/>
    <w:rsid w:val="000A3173"/>
    <w:rsid w:val="000A331E"/>
    <w:rsid w:val="000A3372"/>
    <w:rsid w:val="000A339E"/>
    <w:rsid w:val="000A33FD"/>
    <w:rsid w:val="000A340A"/>
    <w:rsid w:val="000A3625"/>
    <w:rsid w:val="000A368D"/>
    <w:rsid w:val="000A36B7"/>
    <w:rsid w:val="000A374E"/>
    <w:rsid w:val="000A3752"/>
    <w:rsid w:val="000A376C"/>
    <w:rsid w:val="000A380A"/>
    <w:rsid w:val="000A3816"/>
    <w:rsid w:val="000A398F"/>
    <w:rsid w:val="000A39A0"/>
    <w:rsid w:val="000A3B30"/>
    <w:rsid w:val="000A3B93"/>
    <w:rsid w:val="000A3C54"/>
    <w:rsid w:val="000A3C85"/>
    <w:rsid w:val="000A3D22"/>
    <w:rsid w:val="000A3D5F"/>
    <w:rsid w:val="000A3E38"/>
    <w:rsid w:val="000A3EDE"/>
    <w:rsid w:val="000A3F14"/>
    <w:rsid w:val="000A3F50"/>
    <w:rsid w:val="000A3FAD"/>
    <w:rsid w:val="000A3FB2"/>
    <w:rsid w:val="000A3FE7"/>
    <w:rsid w:val="000A401B"/>
    <w:rsid w:val="000A4332"/>
    <w:rsid w:val="000A43FF"/>
    <w:rsid w:val="000A4429"/>
    <w:rsid w:val="000A45F5"/>
    <w:rsid w:val="000A4604"/>
    <w:rsid w:val="000A464C"/>
    <w:rsid w:val="000A46D6"/>
    <w:rsid w:val="000A4779"/>
    <w:rsid w:val="000A48CA"/>
    <w:rsid w:val="000A4963"/>
    <w:rsid w:val="000A4A01"/>
    <w:rsid w:val="000A4A4C"/>
    <w:rsid w:val="000A4AEC"/>
    <w:rsid w:val="000A4B46"/>
    <w:rsid w:val="000A4BBF"/>
    <w:rsid w:val="000A4C09"/>
    <w:rsid w:val="000A4C3A"/>
    <w:rsid w:val="000A4C7E"/>
    <w:rsid w:val="000A4C85"/>
    <w:rsid w:val="000A4CD0"/>
    <w:rsid w:val="000A4CDA"/>
    <w:rsid w:val="000A4D7A"/>
    <w:rsid w:val="000A4DAF"/>
    <w:rsid w:val="000A4E24"/>
    <w:rsid w:val="000A4E5D"/>
    <w:rsid w:val="000A4EAA"/>
    <w:rsid w:val="000A4EE6"/>
    <w:rsid w:val="000A4EF1"/>
    <w:rsid w:val="000A4EF7"/>
    <w:rsid w:val="000A4F0D"/>
    <w:rsid w:val="000A4F3A"/>
    <w:rsid w:val="000A4F4E"/>
    <w:rsid w:val="000A4F94"/>
    <w:rsid w:val="000A5057"/>
    <w:rsid w:val="000A50A3"/>
    <w:rsid w:val="000A5175"/>
    <w:rsid w:val="000A518D"/>
    <w:rsid w:val="000A51A1"/>
    <w:rsid w:val="000A52C4"/>
    <w:rsid w:val="000A53E5"/>
    <w:rsid w:val="000A5480"/>
    <w:rsid w:val="000A54C0"/>
    <w:rsid w:val="000A54EA"/>
    <w:rsid w:val="000A55C4"/>
    <w:rsid w:val="000A55F4"/>
    <w:rsid w:val="000A5626"/>
    <w:rsid w:val="000A572A"/>
    <w:rsid w:val="000A57B6"/>
    <w:rsid w:val="000A5821"/>
    <w:rsid w:val="000A5897"/>
    <w:rsid w:val="000A58DF"/>
    <w:rsid w:val="000A592A"/>
    <w:rsid w:val="000A5947"/>
    <w:rsid w:val="000A594E"/>
    <w:rsid w:val="000A5974"/>
    <w:rsid w:val="000A59A7"/>
    <w:rsid w:val="000A5A97"/>
    <w:rsid w:val="000A5B70"/>
    <w:rsid w:val="000A5B87"/>
    <w:rsid w:val="000A5BF7"/>
    <w:rsid w:val="000A5C3A"/>
    <w:rsid w:val="000A5C69"/>
    <w:rsid w:val="000A5CC1"/>
    <w:rsid w:val="000A5CE5"/>
    <w:rsid w:val="000A5CEB"/>
    <w:rsid w:val="000A5D14"/>
    <w:rsid w:val="000A5DBB"/>
    <w:rsid w:val="000A5E47"/>
    <w:rsid w:val="000A5F2E"/>
    <w:rsid w:val="000A5FE9"/>
    <w:rsid w:val="000A618B"/>
    <w:rsid w:val="000A618F"/>
    <w:rsid w:val="000A61D2"/>
    <w:rsid w:val="000A6269"/>
    <w:rsid w:val="000A6274"/>
    <w:rsid w:val="000A62F1"/>
    <w:rsid w:val="000A6387"/>
    <w:rsid w:val="000A6439"/>
    <w:rsid w:val="000A64B8"/>
    <w:rsid w:val="000A64C8"/>
    <w:rsid w:val="000A6569"/>
    <w:rsid w:val="000A668E"/>
    <w:rsid w:val="000A671C"/>
    <w:rsid w:val="000A6905"/>
    <w:rsid w:val="000A692D"/>
    <w:rsid w:val="000A69C5"/>
    <w:rsid w:val="000A69CA"/>
    <w:rsid w:val="000A6B36"/>
    <w:rsid w:val="000A6B7B"/>
    <w:rsid w:val="000A6BF8"/>
    <w:rsid w:val="000A6C20"/>
    <w:rsid w:val="000A6C2B"/>
    <w:rsid w:val="000A6C94"/>
    <w:rsid w:val="000A6CFA"/>
    <w:rsid w:val="000A6D0B"/>
    <w:rsid w:val="000A6D2A"/>
    <w:rsid w:val="000A6D6D"/>
    <w:rsid w:val="000A6D8E"/>
    <w:rsid w:val="000A6E66"/>
    <w:rsid w:val="000A6EBA"/>
    <w:rsid w:val="000A6ED6"/>
    <w:rsid w:val="000A6F6E"/>
    <w:rsid w:val="000A6FA4"/>
    <w:rsid w:val="000A7020"/>
    <w:rsid w:val="000A7058"/>
    <w:rsid w:val="000A70A6"/>
    <w:rsid w:val="000A7104"/>
    <w:rsid w:val="000A714F"/>
    <w:rsid w:val="000A7178"/>
    <w:rsid w:val="000A71D6"/>
    <w:rsid w:val="000A73F4"/>
    <w:rsid w:val="000A7599"/>
    <w:rsid w:val="000A75FD"/>
    <w:rsid w:val="000A760C"/>
    <w:rsid w:val="000A76AE"/>
    <w:rsid w:val="000A7756"/>
    <w:rsid w:val="000A776C"/>
    <w:rsid w:val="000A7770"/>
    <w:rsid w:val="000A77C2"/>
    <w:rsid w:val="000A77E0"/>
    <w:rsid w:val="000A7890"/>
    <w:rsid w:val="000A78BE"/>
    <w:rsid w:val="000A790D"/>
    <w:rsid w:val="000A7B8B"/>
    <w:rsid w:val="000A7C0B"/>
    <w:rsid w:val="000A7D03"/>
    <w:rsid w:val="000A7D5E"/>
    <w:rsid w:val="000A7DDF"/>
    <w:rsid w:val="000A7DF1"/>
    <w:rsid w:val="000A7DFF"/>
    <w:rsid w:val="000A7E99"/>
    <w:rsid w:val="000A7EF9"/>
    <w:rsid w:val="000A7F88"/>
    <w:rsid w:val="000B002B"/>
    <w:rsid w:val="000B00DF"/>
    <w:rsid w:val="000B0128"/>
    <w:rsid w:val="000B0142"/>
    <w:rsid w:val="000B016F"/>
    <w:rsid w:val="000B017F"/>
    <w:rsid w:val="000B018F"/>
    <w:rsid w:val="000B0201"/>
    <w:rsid w:val="000B039C"/>
    <w:rsid w:val="000B03B1"/>
    <w:rsid w:val="000B03EE"/>
    <w:rsid w:val="000B04FF"/>
    <w:rsid w:val="000B0565"/>
    <w:rsid w:val="000B066D"/>
    <w:rsid w:val="000B06BC"/>
    <w:rsid w:val="000B070F"/>
    <w:rsid w:val="000B080A"/>
    <w:rsid w:val="000B08DB"/>
    <w:rsid w:val="000B0A1B"/>
    <w:rsid w:val="000B0A71"/>
    <w:rsid w:val="000B0ABA"/>
    <w:rsid w:val="000B0BD9"/>
    <w:rsid w:val="000B0BFD"/>
    <w:rsid w:val="000B0C32"/>
    <w:rsid w:val="000B0CBC"/>
    <w:rsid w:val="000B0CE8"/>
    <w:rsid w:val="000B0F84"/>
    <w:rsid w:val="000B1011"/>
    <w:rsid w:val="000B1014"/>
    <w:rsid w:val="000B1026"/>
    <w:rsid w:val="000B1113"/>
    <w:rsid w:val="000B111D"/>
    <w:rsid w:val="000B115E"/>
    <w:rsid w:val="000B118B"/>
    <w:rsid w:val="000B127A"/>
    <w:rsid w:val="000B1305"/>
    <w:rsid w:val="000B13DC"/>
    <w:rsid w:val="000B148E"/>
    <w:rsid w:val="000B14B5"/>
    <w:rsid w:val="000B15C1"/>
    <w:rsid w:val="000B1639"/>
    <w:rsid w:val="000B1674"/>
    <w:rsid w:val="000B16ED"/>
    <w:rsid w:val="000B174A"/>
    <w:rsid w:val="000B1785"/>
    <w:rsid w:val="000B187D"/>
    <w:rsid w:val="000B18B6"/>
    <w:rsid w:val="000B18D0"/>
    <w:rsid w:val="000B18DE"/>
    <w:rsid w:val="000B1999"/>
    <w:rsid w:val="000B19B2"/>
    <w:rsid w:val="000B1B99"/>
    <w:rsid w:val="000B1C07"/>
    <w:rsid w:val="000B1C22"/>
    <w:rsid w:val="000B1C4D"/>
    <w:rsid w:val="000B1D2C"/>
    <w:rsid w:val="000B1D47"/>
    <w:rsid w:val="000B1DB0"/>
    <w:rsid w:val="000B1DC7"/>
    <w:rsid w:val="000B1DDF"/>
    <w:rsid w:val="000B1E00"/>
    <w:rsid w:val="000B1E65"/>
    <w:rsid w:val="000B1E75"/>
    <w:rsid w:val="000B1F26"/>
    <w:rsid w:val="000B219A"/>
    <w:rsid w:val="000B21FA"/>
    <w:rsid w:val="000B226B"/>
    <w:rsid w:val="000B2344"/>
    <w:rsid w:val="000B238B"/>
    <w:rsid w:val="000B243D"/>
    <w:rsid w:val="000B2493"/>
    <w:rsid w:val="000B25CE"/>
    <w:rsid w:val="000B25F5"/>
    <w:rsid w:val="000B26C0"/>
    <w:rsid w:val="000B27CA"/>
    <w:rsid w:val="000B27D9"/>
    <w:rsid w:val="000B2851"/>
    <w:rsid w:val="000B28B6"/>
    <w:rsid w:val="000B293A"/>
    <w:rsid w:val="000B2AB8"/>
    <w:rsid w:val="000B2ADC"/>
    <w:rsid w:val="000B2B38"/>
    <w:rsid w:val="000B2B4D"/>
    <w:rsid w:val="000B2C09"/>
    <w:rsid w:val="000B2C34"/>
    <w:rsid w:val="000B2CD2"/>
    <w:rsid w:val="000B2CFA"/>
    <w:rsid w:val="000B2DB3"/>
    <w:rsid w:val="000B2DC1"/>
    <w:rsid w:val="000B2E9D"/>
    <w:rsid w:val="000B2EAA"/>
    <w:rsid w:val="000B2EB9"/>
    <w:rsid w:val="000B3038"/>
    <w:rsid w:val="000B304C"/>
    <w:rsid w:val="000B305A"/>
    <w:rsid w:val="000B30F9"/>
    <w:rsid w:val="000B3156"/>
    <w:rsid w:val="000B3283"/>
    <w:rsid w:val="000B3286"/>
    <w:rsid w:val="000B3391"/>
    <w:rsid w:val="000B33B6"/>
    <w:rsid w:val="000B3400"/>
    <w:rsid w:val="000B3423"/>
    <w:rsid w:val="000B3434"/>
    <w:rsid w:val="000B34DF"/>
    <w:rsid w:val="000B354A"/>
    <w:rsid w:val="000B356A"/>
    <w:rsid w:val="000B35C2"/>
    <w:rsid w:val="000B368C"/>
    <w:rsid w:val="000B37D4"/>
    <w:rsid w:val="000B380F"/>
    <w:rsid w:val="000B3823"/>
    <w:rsid w:val="000B38A4"/>
    <w:rsid w:val="000B38C7"/>
    <w:rsid w:val="000B3969"/>
    <w:rsid w:val="000B3989"/>
    <w:rsid w:val="000B3A88"/>
    <w:rsid w:val="000B3AA8"/>
    <w:rsid w:val="000B3AC2"/>
    <w:rsid w:val="000B3AD3"/>
    <w:rsid w:val="000B3AE9"/>
    <w:rsid w:val="000B3BA4"/>
    <w:rsid w:val="000B3BB2"/>
    <w:rsid w:val="000B3C0A"/>
    <w:rsid w:val="000B3CAA"/>
    <w:rsid w:val="000B3CE8"/>
    <w:rsid w:val="000B3DD4"/>
    <w:rsid w:val="000B3E01"/>
    <w:rsid w:val="000B3E1E"/>
    <w:rsid w:val="000B3E33"/>
    <w:rsid w:val="000B3F11"/>
    <w:rsid w:val="000B401F"/>
    <w:rsid w:val="000B40E8"/>
    <w:rsid w:val="000B40EC"/>
    <w:rsid w:val="000B4208"/>
    <w:rsid w:val="000B4245"/>
    <w:rsid w:val="000B426F"/>
    <w:rsid w:val="000B428E"/>
    <w:rsid w:val="000B42A0"/>
    <w:rsid w:val="000B42D7"/>
    <w:rsid w:val="000B4351"/>
    <w:rsid w:val="000B43FA"/>
    <w:rsid w:val="000B446E"/>
    <w:rsid w:val="000B44A3"/>
    <w:rsid w:val="000B44C1"/>
    <w:rsid w:val="000B46B7"/>
    <w:rsid w:val="000B46EF"/>
    <w:rsid w:val="000B4726"/>
    <w:rsid w:val="000B47A5"/>
    <w:rsid w:val="000B4810"/>
    <w:rsid w:val="000B4836"/>
    <w:rsid w:val="000B4861"/>
    <w:rsid w:val="000B48EB"/>
    <w:rsid w:val="000B49F4"/>
    <w:rsid w:val="000B4A7C"/>
    <w:rsid w:val="000B4A97"/>
    <w:rsid w:val="000B4B2D"/>
    <w:rsid w:val="000B4BAA"/>
    <w:rsid w:val="000B4BDF"/>
    <w:rsid w:val="000B4C3E"/>
    <w:rsid w:val="000B4C42"/>
    <w:rsid w:val="000B4D1B"/>
    <w:rsid w:val="000B4D3D"/>
    <w:rsid w:val="000B4DA1"/>
    <w:rsid w:val="000B4E42"/>
    <w:rsid w:val="000B4E98"/>
    <w:rsid w:val="000B4F11"/>
    <w:rsid w:val="000B4F8B"/>
    <w:rsid w:val="000B4FC4"/>
    <w:rsid w:val="000B519E"/>
    <w:rsid w:val="000B51DF"/>
    <w:rsid w:val="000B524E"/>
    <w:rsid w:val="000B528B"/>
    <w:rsid w:val="000B52EF"/>
    <w:rsid w:val="000B532B"/>
    <w:rsid w:val="000B5462"/>
    <w:rsid w:val="000B546C"/>
    <w:rsid w:val="000B54E3"/>
    <w:rsid w:val="000B54FD"/>
    <w:rsid w:val="000B5617"/>
    <w:rsid w:val="000B569B"/>
    <w:rsid w:val="000B56D3"/>
    <w:rsid w:val="000B5749"/>
    <w:rsid w:val="000B57B3"/>
    <w:rsid w:val="000B57BC"/>
    <w:rsid w:val="000B58EE"/>
    <w:rsid w:val="000B596F"/>
    <w:rsid w:val="000B5988"/>
    <w:rsid w:val="000B59F5"/>
    <w:rsid w:val="000B5A72"/>
    <w:rsid w:val="000B5B38"/>
    <w:rsid w:val="000B5B3B"/>
    <w:rsid w:val="000B5B6B"/>
    <w:rsid w:val="000B5B88"/>
    <w:rsid w:val="000B5BB9"/>
    <w:rsid w:val="000B5BBF"/>
    <w:rsid w:val="000B5BC3"/>
    <w:rsid w:val="000B5C0E"/>
    <w:rsid w:val="000B5CEA"/>
    <w:rsid w:val="000B5D23"/>
    <w:rsid w:val="000B5E15"/>
    <w:rsid w:val="000B5E22"/>
    <w:rsid w:val="000B5E3E"/>
    <w:rsid w:val="000B5EBF"/>
    <w:rsid w:val="000B5FED"/>
    <w:rsid w:val="000B6043"/>
    <w:rsid w:val="000B604D"/>
    <w:rsid w:val="000B60F6"/>
    <w:rsid w:val="000B611A"/>
    <w:rsid w:val="000B61F9"/>
    <w:rsid w:val="000B6225"/>
    <w:rsid w:val="000B632C"/>
    <w:rsid w:val="000B6346"/>
    <w:rsid w:val="000B635E"/>
    <w:rsid w:val="000B6473"/>
    <w:rsid w:val="000B64A3"/>
    <w:rsid w:val="000B64A8"/>
    <w:rsid w:val="000B650E"/>
    <w:rsid w:val="000B651B"/>
    <w:rsid w:val="000B6533"/>
    <w:rsid w:val="000B65F4"/>
    <w:rsid w:val="000B6637"/>
    <w:rsid w:val="000B6719"/>
    <w:rsid w:val="000B6722"/>
    <w:rsid w:val="000B674E"/>
    <w:rsid w:val="000B6806"/>
    <w:rsid w:val="000B6867"/>
    <w:rsid w:val="000B6924"/>
    <w:rsid w:val="000B69CA"/>
    <w:rsid w:val="000B69F8"/>
    <w:rsid w:val="000B6A89"/>
    <w:rsid w:val="000B6B16"/>
    <w:rsid w:val="000B6BEC"/>
    <w:rsid w:val="000B6C60"/>
    <w:rsid w:val="000B6DF8"/>
    <w:rsid w:val="000B7014"/>
    <w:rsid w:val="000B7027"/>
    <w:rsid w:val="000B7032"/>
    <w:rsid w:val="000B7048"/>
    <w:rsid w:val="000B704D"/>
    <w:rsid w:val="000B70EB"/>
    <w:rsid w:val="000B7127"/>
    <w:rsid w:val="000B7156"/>
    <w:rsid w:val="000B7194"/>
    <w:rsid w:val="000B7273"/>
    <w:rsid w:val="000B72B7"/>
    <w:rsid w:val="000B7333"/>
    <w:rsid w:val="000B73E4"/>
    <w:rsid w:val="000B7466"/>
    <w:rsid w:val="000B7500"/>
    <w:rsid w:val="000B757D"/>
    <w:rsid w:val="000B7580"/>
    <w:rsid w:val="000B75B1"/>
    <w:rsid w:val="000B75CE"/>
    <w:rsid w:val="000B75F9"/>
    <w:rsid w:val="000B7655"/>
    <w:rsid w:val="000B76D1"/>
    <w:rsid w:val="000B76F0"/>
    <w:rsid w:val="000B7755"/>
    <w:rsid w:val="000B7796"/>
    <w:rsid w:val="000B77F9"/>
    <w:rsid w:val="000B783D"/>
    <w:rsid w:val="000B784C"/>
    <w:rsid w:val="000B786E"/>
    <w:rsid w:val="000B7B67"/>
    <w:rsid w:val="000B7C4F"/>
    <w:rsid w:val="000B7C99"/>
    <w:rsid w:val="000B7CC9"/>
    <w:rsid w:val="000B7D08"/>
    <w:rsid w:val="000B7D29"/>
    <w:rsid w:val="000B7D6B"/>
    <w:rsid w:val="000B7DD7"/>
    <w:rsid w:val="000B7ECD"/>
    <w:rsid w:val="000B7F4F"/>
    <w:rsid w:val="000B7FDE"/>
    <w:rsid w:val="000C0014"/>
    <w:rsid w:val="000C0044"/>
    <w:rsid w:val="000C0228"/>
    <w:rsid w:val="000C0278"/>
    <w:rsid w:val="000C02ED"/>
    <w:rsid w:val="000C03A7"/>
    <w:rsid w:val="000C03B1"/>
    <w:rsid w:val="000C0409"/>
    <w:rsid w:val="000C0443"/>
    <w:rsid w:val="000C04C7"/>
    <w:rsid w:val="000C04EE"/>
    <w:rsid w:val="000C052F"/>
    <w:rsid w:val="000C0626"/>
    <w:rsid w:val="000C071F"/>
    <w:rsid w:val="000C0722"/>
    <w:rsid w:val="000C07C0"/>
    <w:rsid w:val="000C07E3"/>
    <w:rsid w:val="000C0856"/>
    <w:rsid w:val="000C0931"/>
    <w:rsid w:val="000C093B"/>
    <w:rsid w:val="000C0966"/>
    <w:rsid w:val="000C0A25"/>
    <w:rsid w:val="000C0ACB"/>
    <w:rsid w:val="000C0B33"/>
    <w:rsid w:val="000C0BAD"/>
    <w:rsid w:val="000C0CB4"/>
    <w:rsid w:val="000C0CEE"/>
    <w:rsid w:val="000C0D7E"/>
    <w:rsid w:val="000C0DB8"/>
    <w:rsid w:val="000C0DCB"/>
    <w:rsid w:val="000C0DEC"/>
    <w:rsid w:val="000C0E65"/>
    <w:rsid w:val="000C0EDE"/>
    <w:rsid w:val="000C0F13"/>
    <w:rsid w:val="000C0FA6"/>
    <w:rsid w:val="000C104C"/>
    <w:rsid w:val="000C10D8"/>
    <w:rsid w:val="000C10E7"/>
    <w:rsid w:val="000C116E"/>
    <w:rsid w:val="000C12D1"/>
    <w:rsid w:val="000C1313"/>
    <w:rsid w:val="000C1396"/>
    <w:rsid w:val="000C13FC"/>
    <w:rsid w:val="000C146D"/>
    <w:rsid w:val="000C1476"/>
    <w:rsid w:val="000C14A6"/>
    <w:rsid w:val="000C14C4"/>
    <w:rsid w:val="000C1652"/>
    <w:rsid w:val="000C16A9"/>
    <w:rsid w:val="000C16F4"/>
    <w:rsid w:val="000C1716"/>
    <w:rsid w:val="000C1768"/>
    <w:rsid w:val="000C18CF"/>
    <w:rsid w:val="000C18E8"/>
    <w:rsid w:val="000C1926"/>
    <w:rsid w:val="000C1948"/>
    <w:rsid w:val="000C19BE"/>
    <w:rsid w:val="000C1A0C"/>
    <w:rsid w:val="000C1B3F"/>
    <w:rsid w:val="000C1B60"/>
    <w:rsid w:val="000C1BB2"/>
    <w:rsid w:val="000C1BC8"/>
    <w:rsid w:val="000C1C06"/>
    <w:rsid w:val="000C1C74"/>
    <w:rsid w:val="000C1DEA"/>
    <w:rsid w:val="000C1F02"/>
    <w:rsid w:val="000C1F0C"/>
    <w:rsid w:val="000C1F8E"/>
    <w:rsid w:val="000C20FF"/>
    <w:rsid w:val="000C2262"/>
    <w:rsid w:val="000C226D"/>
    <w:rsid w:val="000C22A6"/>
    <w:rsid w:val="000C22BB"/>
    <w:rsid w:val="000C22C3"/>
    <w:rsid w:val="000C22E1"/>
    <w:rsid w:val="000C2318"/>
    <w:rsid w:val="000C23FA"/>
    <w:rsid w:val="000C240C"/>
    <w:rsid w:val="000C2411"/>
    <w:rsid w:val="000C245F"/>
    <w:rsid w:val="000C25FB"/>
    <w:rsid w:val="000C265F"/>
    <w:rsid w:val="000C26F2"/>
    <w:rsid w:val="000C272E"/>
    <w:rsid w:val="000C2776"/>
    <w:rsid w:val="000C27E2"/>
    <w:rsid w:val="000C283D"/>
    <w:rsid w:val="000C28B1"/>
    <w:rsid w:val="000C294D"/>
    <w:rsid w:val="000C2966"/>
    <w:rsid w:val="000C2970"/>
    <w:rsid w:val="000C2B19"/>
    <w:rsid w:val="000C2C79"/>
    <w:rsid w:val="000C2CE8"/>
    <w:rsid w:val="000C2D3C"/>
    <w:rsid w:val="000C2F47"/>
    <w:rsid w:val="000C2FCD"/>
    <w:rsid w:val="000C3029"/>
    <w:rsid w:val="000C3117"/>
    <w:rsid w:val="000C3142"/>
    <w:rsid w:val="000C31BC"/>
    <w:rsid w:val="000C31BF"/>
    <w:rsid w:val="000C3280"/>
    <w:rsid w:val="000C32C6"/>
    <w:rsid w:val="000C3356"/>
    <w:rsid w:val="000C335E"/>
    <w:rsid w:val="000C3394"/>
    <w:rsid w:val="000C349D"/>
    <w:rsid w:val="000C34AE"/>
    <w:rsid w:val="000C351E"/>
    <w:rsid w:val="000C35D4"/>
    <w:rsid w:val="000C3601"/>
    <w:rsid w:val="000C3633"/>
    <w:rsid w:val="000C366A"/>
    <w:rsid w:val="000C3701"/>
    <w:rsid w:val="000C376D"/>
    <w:rsid w:val="000C3791"/>
    <w:rsid w:val="000C37F9"/>
    <w:rsid w:val="000C3834"/>
    <w:rsid w:val="000C383A"/>
    <w:rsid w:val="000C38DE"/>
    <w:rsid w:val="000C38F5"/>
    <w:rsid w:val="000C39FC"/>
    <w:rsid w:val="000C3AB9"/>
    <w:rsid w:val="000C3AD7"/>
    <w:rsid w:val="000C3ADF"/>
    <w:rsid w:val="000C3BF6"/>
    <w:rsid w:val="000C3C73"/>
    <w:rsid w:val="000C3CA8"/>
    <w:rsid w:val="000C3CB2"/>
    <w:rsid w:val="000C3D4C"/>
    <w:rsid w:val="000C3E54"/>
    <w:rsid w:val="000C3E7E"/>
    <w:rsid w:val="000C3EC8"/>
    <w:rsid w:val="000C3ED2"/>
    <w:rsid w:val="000C3F1A"/>
    <w:rsid w:val="000C4059"/>
    <w:rsid w:val="000C41C6"/>
    <w:rsid w:val="000C421E"/>
    <w:rsid w:val="000C4238"/>
    <w:rsid w:val="000C4310"/>
    <w:rsid w:val="000C43D4"/>
    <w:rsid w:val="000C441D"/>
    <w:rsid w:val="000C44B4"/>
    <w:rsid w:val="000C452E"/>
    <w:rsid w:val="000C457F"/>
    <w:rsid w:val="000C45E8"/>
    <w:rsid w:val="000C4668"/>
    <w:rsid w:val="000C4707"/>
    <w:rsid w:val="000C4727"/>
    <w:rsid w:val="000C4763"/>
    <w:rsid w:val="000C4804"/>
    <w:rsid w:val="000C493E"/>
    <w:rsid w:val="000C4966"/>
    <w:rsid w:val="000C4B43"/>
    <w:rsid w:val="000C4B69"/>
    <w:rsid w:val="000C4BD6"/>
    <w:rsid w:val="000C4C1C"/>
    <w:rsid w:val="000C4C29"/>
    <w:rsid w:val="000C4C6C"/>
    <w:rsid w:val="000C4D52"/>
    <w:rsid w:val="000C4E73"/>
    <w:rsid w:val="000C4F01"/>
    <w:rsid w:val="000C4F6D"/>
    <w:rsid w:val="000C5080"/>
    <w:rsid w:val="000C52AC"/>
    <w:rsid w:val="000C52E2"/>
    <w:rsid w:val="000C52E5"/>
    <w:rsid w:val="000C5379"/>
    <w:rsid w:val="000C53E2"/>
    <w:rsid w:val="000C53EC"/>
    <w:rsid w:val="000C5404"/>
    <w:rsid w:val="000C5530"/>
    <w:rsid w:val="000C55C5"/>
    <w:rsid w:val="000C5642"/>
    <w:rsid w:val="000C56E3"/>
    <w:rsid w:val="000C56EC"/>
    <w:rsid w:val="000C58F1"/>
    <w:rsid w:val="000C59C2"/>
    <w:rsid w:val="000C59D5"/>
    <w:rsid w:val="000C5AC5"/>
    <w:rsid w:val="000C5AC9"/>
    <w:rsid w:val="000C5B49"/>
    <w:rsid w:val="000C5C3C"/>
    <w:rsid w:val="000C5CBA"/>
    <w:rsid w:val="000C5CC2"/>
    <w:rsid w:val="000C5D04"/>
    <w:rsid w:val="000C5D0B"/>
    <w:rsid w:val="000C5D48"/>
    <w:rsid w:val="000C5D5D"/>
    <w:rsid w:val="000C5DA5"/>
    <w:rsid w:val="000C5E05"/>
    <w:rsid w:val="000C5F11"/>
    <w:rsid w:val="000C5F34"/>
    <w:rsid w:val="000C5FC5"/>
    <w:rsid w:val="000C6013"/>
    <w:rsid w:val="000C6119"/>
    <w:rsid w:val="000C62C0"/>
    <w:rsid w:val="000C634A"/>
    <w:rsid w:val="000C6371"/>
    <w:rsid w:val="000C63BF"/>
    <w:rsid w:val="000C6505"/>
    <w:rsid w:val="000C65A7"/>
    <w:rsid w:val="000C6796"/>
    <w:rsid w:val="000C67B4"/>
    <w:rsid w:val="000C68AD"/>
    <w:rsid w:val="000C68C9"/>
    <w:rsid w:val="000C6920"/>
    <w:rsid w:val="000C69F2"/>
    <w:rsid w:val="000C6A28"/>
    <w:rsid w:val="000C6A2E"/>
    <w:rsid w:val="000C6A42"/>
    <w:rsid w:val="000C6ADD"/>
    <w:rsid w:val="000C6BAB"/>
    <w:rsid w:val="000C6BB1"/>
    <w:rsid w:val="000C6C9F"/>
    <w:rsid w:val="000C6CA1"/>
    <w:rsid w:val="000C6DAC"/>
    <w:rsid w:val="000C6DE5"/>
    <w:rsid w:val="000C6E85"/>
    <w:rsid w:val="000C6F4D"/>
    <w:rsid w:val="000C6F4F"/>
    <w:rsid w:val="000C7032"/>
    <w:rsid w:val="000C707E"/>
    <w:rsid w:val="000C70E3"/>
    <w:rsid w:val="000C710C"/>
    <w:rsid w:val="000C7115"/>
    <w:rsid w:val="000C7182"/>
    <w:rsid w:val="000C7246"/>
    <w:rsid w:val="000C72F8"/>
    <w:rsid w:val="000C74F9"/>
    <w:rsid w:val="000C75C1"/>
    <w:rsid w:val="000C7645"/>
    <w:rsid w:val="000C7659"/>
    <w:rsid w:val="000C7702"/>
    <w:rsid w:val="000C7782"/>
    <w:rsid w:val="000C77A6"/>
    <w:rsid w:val="000C77F3"/>
    <w:rsid w:val="000C7877"/>
    <w:rsid w:val="000C78C2"/>
    <w:rsid w:val="000C791F"/>
    <w:rsid w:val="000C7936"/>
    <w:rsid w:val="000C7984"/>
    <w:rsid w:val="000C79FB"/>
    <w:rsid w:val="000C7A1B"/>
    <w:rsid w:val="000C7AAA"/>
    <w:rsid w:val="000C7ADA"/>
    <w:rsid w:val="000C7AE2"/>
    <w:rsid w:val="000C7B33"/>
    <w:rsid w:val="000C7BDA"/>
    <w:rsid w:val="000C7C28"/>
    <w:rsid w:val="000C7C43"/>
    <w:rsid w:val="000C7C47"/>
    <w:rsid w:val="000C7DA0"/>
    <w:rsid w:val="000C7DF7"/>
    <w:rsid w:val="000C7F4F"/>
    <w:rsid w:val="000D000F"/>
    <w:rsid w:val="000D023B"/>
    <w:rsid w:val="000D0265"/>
    <w:rsid w:val="000D02D8"/>
    <w:rsid w:val="000D039C"/>
    <w:rsid w:val="000D03FA"/>
    <w:rsid w:val="000D040B"/>
    <w:rsid w:val="000D0477"/>
    <w:rsid w:val="000D04A2"/>
    <w:rsid w:val="000D04EF"/>
    <w:rsid w:val="000D0561"/>
    <w:rsid w:val="000D058C"/>
    <w:rsid w:val="000D05CA"/>
    <w:rsid w:val="000D05F7"/>
    <w:rsid w:val="000D06F4"/>
    <w:rsid w:val="000D088A"/>
    <w:rsid w:val="000D08A5"/>
    <w:rsid w:val="000D08D5"/>
    <w:rsid w:val="000D08F7"/>
    <w:rsid w:val="000D09C2"/>
    <w:rsid w:val="000D0A76"/>
    <w:rsid w:val="000D0ADA"/>
    <w:rsid w:val="000D0B59"/>
    <w:rsid w:val="000D0BDB"/>
    <w:rsid w:val="000D0C71"/>
    <w:rsid w:val="000D0C7D"/>
    <w:rsid w:val="000D0CFC"/>
    <w:rsid w:val="000D0CFF"/>
    <w:rsid w:val="000D0E83"/>
    <w:rsid w:val="000D0EB2"/>
    <w:rsid w:val="000D0F2B"/>
    <w:rsid w:val="000D0F53"/>
    <w:rsid w:val="000D0FB9"/>
    <w:rsid w:val="000D109D"/>
    <w:rsid w:val="000D119F"/>
    <w:rsid w:val="000D1292"/>
    <w:rsid w:val="000D1297"/>
    <w:rsid w:val="000D1322"/>
    <w:rsid w:val="000D1349"/>
    <w:rsid w:val="000D13CD"/>
    <w:rsid w:val="000D13D7"/>
    <w:rsid w:val="000D13DA"/>
    <w:rsid w:val="000D13F1"/>
    <w:rsid w:val="000D13F2"/>
    <w:rsid w:val="000D13FF"/>
    <w:rsid w:val="000D143A"/>
    <w:rsid w:val="000D143C"/>
    <w:rsid w:val="000D1525"/>
    <w:rsid w:val="000D161A"/>
    <w:rsid w:val="000D165B"/>
    <w:rsid w:val="000D166E"/>
    <w:rsid w:val="000D16ED"/>
    <w:rsid w:val="000D1775"/>
    <w:rsid w:val="000D17CB"/>
    <w:rsid w:val="000D1929"/>
    <w:rsid w:val="000D19BB"/>
    <w:rsid w:val="000D19CC"/>
    <w:rsid w:val="000D1B7B"/>
    <w:rsid w:val="000D1BC8"/>
    <w:rsid w:val="000D1C68"/>
    <w:rsid w:val="000D1C83"/>
    <w:rsid w:val="000D1C9D"/>
    <w:rsid w:val="000D1D0B"/>
    <w:rsid w:val="000D1DA3"/>
    <w:rsid w:val="000D1DBA"/>
    <w:rsid w:val="000D1E0B"/>
    <w:rsid w:val="000D1E46"/>
    <w:rsid w:val="000D1EEC"/>
    <w:rsid w:val="000D1F40"/>
    <w:rsid w:val="000D1F63"/>
    <w:rsid w:val="000D1FC5"/>
    <w:rsid w:val="000D2003"/>
    <w:rsid w:val="000D2034"/>
    <w:rsid w:val="000D213D"/>
    <w:rsid w:val="000D21F8"/>
    <w:rsid w:val="000D22AD"/>
    <w:rsid w:val="000D22EE"/>
    <w:rsid w:val="000D2300"/>
    <w:rsid w:val="000D2453"/>
    <w:rsid w:val="000D247F"/>
    <w:rsid w:val="000D2570"/>
    <w:rsid w:val="000D2584"/>
    <w:rsid w:val="000D2587"/>
    <w:rsid w:val="000D26D5"/>
    <w:rsid w:val="000D2717"/>
    <w:rsid w:val="000D2790"/>
    <w:rsid w:val="000D27AE"/>
    <w:rsid w:val="000D27E7"/>
    <w:rsid w:val="000D27F2"/>
    <w:rsid w:val="000D2822"/>
    <w:rsid w:val="000D28A6"/>
    <w:rsid w:val="000D28CA"/>
    <w:rsid w:val="000D2927"/>
    <w:rsid w:val="000D2AA5"/>
    <w:rsid w:val="000D2BD6"/>
    <w:rsid w:val="000D2BFF"/>
    <w:rsid w:val="000D2C1D"/>
    <w:rsid w:val="000D2C31"/>
    <w:rsid w:val="000D2D69"/>
    <w:rsid w:val="000D2D96"/>
    <w:rsid w:val="000D2DE5"/>
    <w:rsid w:val="000D2E9B"/>
    <w:rsid w:val="000D2EA8"/>
    <w:rsid w:val="000D2EBE"/>
    <w:rsid w:val="000D2EFD"/>
    <w:rsid w:val="000D305B"/>
    <w:rsid w:val="000D3190"/>
    <w:rsid w:val="000D31E9"/>
    <w:rsid w:val="000D31FD"/>
    <w:rsid w:val="000D3296"/>
    <w:rsid w:val="000D329C"/>
    <w:rsid w:val="000D32BC"/>
    <w:rsid w:val="000D3335"/>
    <w:rsid w:val="000D333F"/>
    <w:rsid w:val="000D3396"/>
    <w:rsid w:val="000D339C"/>
    <w:rsid w:val="000D33B7"/>
    <w:rsid w:val="000D33EE"/>
    <w:rsid w:val="000D34AA"/>
    <w:rsid w:val="000D3547"/>
    <w:rsid w:val="000D3549"/>
    <w:rsid w:val="000D354C"/>
    <w:rsid w:val="000D3662"/>
    <w:rsid w:val="000D3683"/>
    <w:rsid w:val="000D369F"/>
    <w:rsid w:val="000D36BC"/>
    <w:rsid w:val="000D3788"/>
    <w:rsid w:val="000D3825"/>
    <w:rsid w:val="000D3826"/>
    <w:rsid w:val="000D392F"/>
    <w:rsid w:val="000D394D"/>
    <w:rsid w:val="000D399D"/>
    <w:rsid w:val="000D3A44"/>
    <w:rsid w:val="000D3A62"/>
    <w:rsid w:val="000D3BE0"/>
    <w:rsid w:val="000D3C5F"/>
    <w:rsid w:val="000D3D57"/>
    <w:rsid w:val="000D3D7D"/>
    <w:rsid w:val="000D3DC5"/>
    <w:rsid w:val="000D3E33"/>
    <w:rsid w:val="000D3ED0"/>
    <w:rsid w:val="000D3F82"/>
    <w:rsid w:val="000D4053"/>
    <w:rsid w:val="000D4094"/>
    <w:rsid w:val="000D40D9"/>
    <w:rsid w:val="000D40E6"/>
    <w:rsid w:val="000D40F9"/>
    <w:rsid w:val="000D42B4"/>
    <w:rsid w:val="000D4446"/>
    <w:rsid w:val="000D44A3"/>
    <w:rsid w:val="000D4599"/>
    <w:rsid w:val="000D4615"/>
    <w:rsid w:val="000D4681"/>
    <w:rsid w:val="000D469C"/>
    <w:rsid w:val="000D4792"/>
    <w:rsid w:val="000D48B9"/>
    <w:rsid w:val="000D48DA"/>
    <w:rsid w:val="000D492A"/>
    <w:rsid w:val="000D49C6"/>
    <w:rsid w:val="000D4AC6"/>
    <w:rsid w:val="000D4B1B"/>
    <w:rsid w:val="000D4BDB"/>
    <w:rsid w:val="000D4C31"/>
    <w:rsid w:val="000D4C5C"/>
    <w:rsid w:val="000D4C5E"/>
    <w:rsid w:val="000D4D40"/>
    <w:rsid w:val="000D4E78"/>
    <w:rsid w:val="000D4ECD"/>
    <w:rsid w:val="000D4FA3"/>
    <w:rsid w:val="000D50A2"/>
    <w:rsid w:val="000D50DB"/>
    <w:rsid w:val="000D5209"/>
    <w:rsid w:val="000D520C"/>
    <w:rsid w:val="000D5234"/>
    <w:rsid w:val="000D529D"/>
    <w:rsid w:val="000D5310"/>
    <w:rsid w:val="000D53C7"/>
    <w:rsid w:val="000D5425"/>
    <w:rsid w:val="000D5435"/>
    <w:rsid w:val="000D5466"/>
    <w:rsid w:val="000D557A"/>
    <w:rsid w:val="000D557E"/>
    <w:rsid w:val="000D5681"/>
    <w:rsid w:val="000D56F3"/>
    <w:rsid w:val="000D572C"/>
    <w:rsid w:val="000D5734"/>
    <w:rsid w:val="000D576C"/>
    <w:rsid w:val="000D576F"/>
    <w:rsid w:val="000D578D"/>
    <w:rsid w:val="000D5844"/>
    <w:rsid w:val="000D584D"/>
    <w:rsid w:val="000D58CB"/>
    <w:rsid w:val="000D59CE"/>
    <w:rsid w:val="000D5AD5"/>
    <w:rsid w:val="000D5AF7"/>
    <w:rsid w:val="000D5BBE"/>
    <w:rsid w:val="000D5BD9"/>
    <w:rsid w:val="000D5C22"/>
    <w:rsid w:val="000D5C30"/>
    <w:rsid w:val="000D5C7E"/>
    <w:rsid w:val="000D5CA8"/>
    <w:rsid w:val="000D5E21"/>
    <w:rsid w:val="000D5ECF"/>
    <w:rsid w:val="000D5EDC"/>
    <w:rsid w:val="000D5F2A"/>
    <w:rsid w:val="000D6049"/>
    <w:rsid w:val="000D60D2"/>
    <w:rsid w:val="000D6107"/>
    <w:rsid w:val="000D620C"/>
    <w:rsid w:val="000D6214"/>
    <w:rsid w:val="000D6227"/>
    <w:rsid w:val="000D6294"/>
    <w:rsid w:val="000D6341"/>
    <w:rsid w:val="000D6360"/>
    <w:rsid w:val="000D63BD"/>
    <w:rsid w:val="000D640A"/>
    <w:rsid w:val="000D6582"/>
    <w:rsid w:val="000D65E0"/>
    <w:rsid w:val="000D66D2"/>
    <w:rsid w:val="000D6738"/>
    <w:rsid w:val="000D673A"/>
    <w:rsid w:val="000D6829"/>
    <w:rsid w:val="000D689B"/>
    <w:rsid w:val="000D68A5"/>
    <w:rsid w:val="000D68FE"/>
    <w:rsid w:val="000D6948"/>
    <w:rsid w:val="000D6A32"/>
    <w:rsid w:val="000D6B45"/>
    <w:rsid w:val="000D6B62"/>
    <w:rsid w:val="000D6C09"/>
    <w:rsid w:val="000D6C5B"/>
    <w:rsid w:val="000D6CAB"/>
    <w:rsid w:val="000D6CDE"/>
    <w:rsid w:val="000D6DDE"/>
    <w:rsid w:val="000D6E48"/>
    <w:rsid w:val="000D6EC9"/>
    <w:rsid w:val="000D6ED8"/>
    <w:rsid w:val="000D6F0F"/>
    <w:rsid w:val="000D6FD2"/>
    <w:rsid w:val="000D6FE6"/>
    <w:rsid w:val="000D7151"/>
    <w:rsid w:val="000D72F3"/>
    <w:rsid w:val="000D7393"/>
    <w:rsid w:val="000D73AC"/>
    <w:rsid w:val="000D73C0"/>
    <w:rsid w:val="000D73C1"/>
    <w:rsid w:val="000D7500"/>
    <w:rsid w:val="000D7523"/>
    <w:rsid w:val="000D7555"/>
    <w:rsid w:val="000D7592"/>
    <w:rsid w:val="000D75C3"/>
    <w:rsid w:val="000D768C"/>
    <w:rsid w:val="000D76F0"/>
    <w:rsid w:val="000D7700"/>
    <w:rsid w:val="000D770C"/>
    <w:rsid w:val="000D775E"/>
    <w:rsid w:val="000D77C6"/>
    <w:rsid w:val="000D781A"/>
    <w:rsid w:val="000D78B7"/>
    <w:rsid w:val="000D78BA"/>
    <w:rsid w:val="000D78E6"/>
    <w:rsid w:val="000D799D"/>
    <w:rsid w:val="000D7B7E"/>
    <w:rsid w:val="000D7BCA"/>
    <w:rsid w:val="000D7C8B"/>
    <w:rsid w:val="000D7CF4"/>
    <w:rsid w:val="000D7D82"/>
    <w:rsid w:val="000D7DB8"/>
    <w:rsid w:val="000D7DE1"/>
    <w:rsid w:val="000D7E05"/>
    <w:rsid w:val="000D7E09"/>
    <w:rsid w:val="000D7E9F"/>
    <w:rsid w:val="000D7F77"/>
    <w:rsid w:val="000D7F7B"/>
    <w:rsid w:val="000D7FB7"/>
    <w:rsid w:val="000E002F"/>
    <w:rsid w:val="000E008F"/>
    <w:rsid w:val="000E00AF"/>
    <w:rsid w:val="000E00B7"/>
    <w:rsid w:val="000E00BA"/>
    <w:rsid w:val="000E019D"/>
    <w:rsid w:val="000E024E"/>
    <w:rsid w:val="000E02E0"/>
    <w:rsid w:val="000E04B4"/>
    <w:rsid w:val="000E04C6"/>
    <w:rsid w:val="000E05F3"/>
    <w:rsid w:val="000E0602"/>
    <w:rsid w:val="000E0684"/>
    <w:rsid w:val="000E06C5"/>
    <w:rsid w:val="000E06D7"/>
    <w:rsid w:val="000E070F"/>
    <w:rsid w:val="000E079C"/>
    <w:rsid w:val="000E0818"/>
    <w:rsid w:val="000E0924"/>
    <w:rsid w:val="000E0953"/>
    <w:rsid w:val="000E095E"/>
    <w:rsid w:val="000E0975"/>
    <w:rsid w:val="000E09FB"/>
    <w:rsid w:val="000E0A67"/>
    <w:rsid w:val="000E0AC7"/>
    <w:rsid w:val="000E0CF8"/>
    <w:rsid w:val="000E0DF5"/>
    <w:rsid w:val="000E0E15"/>
    <w:rsid w:val="000E0E86"/>
    <w:rsid w:val="000E0EF8"/>
    <w:rsid w:val="000E0F3D"/>
    <w:rsid w:val="000E1041"/>
    <w:rsid w:val="000E118E"/>
    <w:rsid w:val="000E1190"/>
    <w:rsid w:val="000E11EE"/>
    <w:rsid w:val="000E128D"/>
    <w:rsid w:val="000E130D"/>
    <w:rsid w:val="000E13A9"/>
    <w:rsid w:val="000E13BF"/>
    <w:rsid w:val="000E149B"/>
    <w:rsid w:val="000E14BF"/>
    <w:rsid w:val="000E1504"/>
    <w:rsid w:val="000E155A"/>
    <w:rsid w:val="000E15D7"/>
    <w:rsid w:val="000E1607"/>
    <w:rsid w:val="000E1657"/>
    <w:rsid w:val="000E16D5"/>
    <w:rsid w:val="000E1756"/>
    <w:rsid w:val="000E1782"/>
    <w:rsid w:val="000E17E5"/>
    <w:rsid w:val="000E1850"/>
    <w:rsid w:val="000E18AD"/>
    <w:rsid w:val="000E1A0A"/>
    <w:rsid w:val="000E1A0B"/>
    <w:rsid w:val="000E1B3B"/>
    <w:rsid w:val="000E1B5F"/>
    <w:rsid w:val="000E1B83"/>
    <w:rsid w:val="000E1BD0"/>
    <w:rsid w:val="000E1CC9"/>
    <w:rsid w:val="000E1E47"/>
    <w:rsid w:val="000E1E62"/>
    <w:rsid w:val="000E1E7B"/>
    <w:rsid w:val="000E1F03"/>
    <w:rsid w:val="000E2071"/>
    <w:rsid w:val="000E2140"/>
    <w:rsid w:val="000E21C1"/>
    <w:rsid w:val="000E2216"/>
    <w:rsid w:val="000E22DF"/>
    <w:rsid w:val="000E2417"/>
    <w:rsid w:val="000E2433"/>
    <w:rsid w:val="000E2461"/>
    <w:rsid w:val="000E25CE"/>
    <w:rsid w:val="000E25DD"/>
    <w:rsid w:val="000E25F7"/>
    <w:rsid w:val="000E260D"/>
    <w:rsid w:val="000E26CB"/>
    <w:rsid w:val="000E278E"/>
    <w:rsid w:val="000E27C0"/>
    <w:rsid w:val="000E28C1"/>
    <w:rsid w:val="000E28F9"/>
    <w:rsid w:val="000E2937"/>
    <w:rsid w:val="000E2A51"/>
    <w:rsid w:val="000E2ADA"/>
    <w:rsid w:val="000E2AF0"/>
    <w:rsid w:val="000E2AF6"/>
    <w:rsid w:val="000E2B5F"/>
    <w:rsid w:val="000E2CAD"/>
    <w:rsid w:val="000E2CB2"/>
    <w:rsid w:val="000E2CD7"/>
    <w:rsid w:val="000E2D30"/>
    <w:rsid w:val="000E2ECC"/>
    <w:rsid w:val="000E2ED2"/>
    <w:rsid w:val="000E2EDF"/>
    <w:rsid w:val="000E2EF9"/>
    <w:rsid w:val="000E2F4F"/>
    <w:rsid w:val="000E311B"/>
    <w:rsid w:val="000E3165"/>
    <w:rsid w:val="000E3172"/>
    <w:rsid w:val="000E3268"/>
    <w:rsid w:val="000E3278"/>
    <w:rsid w:val="000E32AD"/>
    <w:rsid w:val="000E33A2"/>
    <w:rsid w:val="000E342A"/>
    <w:rsid w:val="000E34C0"/>
    <w:rsid w:val="000E3582"/>
    <w:rsid w:val="000E35B1"/>
    <w:rsid w:val="000E35EA"/>
    <w:rsid w:val="000E3650"/>
    <w:rsid w:val="000E36D9"/>
    <w:rsid w:val="000E3712"/>
    <w:rsid w:val="000E377F"/>
    <w:rsid w:val="000E38B9"/>
    <w:rsid w:val="000E38DB"/>
    <w:rsid w:val="000E392E"/>
    <w:rsid w:val="000E3932"/>
    <w:rsid w:val="000E3947"/>
    <w:rsid w:val="000E39FC"/>
    <w:rsid w:val="000E3A34"/>
    <w:rsid w:val="000E3A7C"/>
    <w:rsid w:val="000E3B37"/>
    <w:rsid w:val="000E3C8D"/>
    <w:rsid w:val="000E3CC8"/>
    <w:rsid w:val="000E3CE7"/>
    <w:rsid w:val="000E3D4C"/>
    <w:rsid w:val="000E3D58"/>
    <w:rsid w:val="000E3E02"/>
    <w:rsid w:val="000E3F3F"/>
    <w:rsid w:val="000E3FBA"/>
    <w:rsid w:val="000E4009"/>
    <w:rsid w:val="000E40B3"/>
    <w:rsid w:val="000E40DD"/>
    <w:rsid w:val="000E40F4"/>
    <w:rsid w:val="000E41BA"/>
    <w:rsid w:val="000E41FA"/>
    <w:rsid w:val="000E42FA"/>
    <w:rsid w:val="000E4309"/>
    <w:rsid w:val="000E43BA"/>
    <w:rsid w:val="000E43FB"/>
    <w:rsid w:val="000E453D"/>
    <w:rsid w:val="000E455E"/>
    <w:rsid w:val="000E4560"/>
    <w:rsid w:val="000E45A5"/>
    <w:rsid w:val="000E4636"/>
    <w:rsid w:val="000E4653"/>
    <w:rsid w:val="000E4660"/>
    <w:rsid w:val="000E4698"/>
    <w:rsid w:val="000E46C6"/>
    <w:rsid w:val="000E4782"/>
    <w:rsid w:val="000E4882"/>
    <w:rsid w:val="000E492F"/>
    <w:rsid w:val="000E49A6"/>
    <w:rsid w:val="000E4A22"/>
    <w:rsid w:val="000E4A45"/>
    <w:rsid w:val="000E4B25"/>
    <w:rsid w:val="000E4BDF"/>
    <w:rsid w:val="000E4C02"/>
    <w:rsid w:val="000E4C7C"/>
    <w:rsid w:val="000E4C87"/>
    <w:rsid w:val="000E4D71"/>
    <w:rsid w:val="000E4DBA"/>
    <w:rsid w:val="000E4DC4"/>
    <w:rsid w:val="000E4E50"/>
    <w:rsid w:val="000E4E87"/>
    <w:rsid w:val="000E4EBE"/>
    <w:rsid w:val="000E4F06"/>
    <w:rsid w:val="000E4F5A"/>
    <w:rsid w:val="000E4F6A"/>
    <w:rsid w:val="000E4FAF"/>
    <w:rsid w:val="000E503B"/>
    <w:rsid w:val="000E50C1"/>
    <w:rsid w:val="000E5125"/>
    <w:rsid w:val="000E5244"/>
    <w:rsid w:val="000E52E8"/>
    <w:rsid w:val="000E5523"/>
    <w:rsid w:val="000E5535"/>
    <w:rsid w:val="000E561C"/>
    <w:rsid w:val="000E5656"/>
    <w:rsid w:val="000E5678"/>
    <w:rsid w:val="000E5719"/>
    <w:rsid w:val="000E57E2"/>
    <w:rsid w:val="000E5864"/>
    <w:rsid w:val="000E5901"/>
    <w:rsid w:val="000E5915"/>
    <w:rsid w:val="000E595F"/>
    <w:rsid w:val="000E59B9"/>
    <w:rsid w:val="000E59F4"/>
    <w:rsid w:val="000E5A6B"/>
    <w:rsid w:val="000E5B3E"/>
    <w:rsid w:val="000E5B4A"/>
    <w:rsid w:val="000E5B4D"/>
    <w:rsid w:val="000E5BB3"/>
    <w:rsid w:val="000E5C62"/>
    <w:rsid w:val="000E5C71"/>
    <w:rsid w:val="000E5C83"/>
    <w:rsid w:val="000E5CFA"/>
    <w:rsid w:val="000E5E04"/>
    <w:rsid w:val="000E5E46"/>
    <w:rsid w:val="000E5E58"/>
    <w:rsid w:val="000E5E95"/>
    <w:rsid w:val="000E5F33"/>
    <w:rsid w:val="000E5FB5"/>
    <w:rsid w:val="000E5FE2"/>
    <w:rsid w:val="000E5FFC"/>
    <w:rsid w:val="000E60BE"/>
    <w:rsid w:val="000E60EC"/>
    <w:rsid w:val="000E60F6"/>
    <w:rsid w:val="000E6256"/>
    <w:rsid w:val="000E6404"/>
    <w:rsid w:val="000E6462"/>
    <w:rsid w:val="000E648B"/>
    <w:rsid w:val="000E64ED"/>
    <w:rsid w:val="000E65B4"/>
    <w:rsid w:val="000E65C5"/>
    <w:rsid w:val="000E65F0"/>
    <w:rsid w:val="000E6757"/>
    <w:rsid w:val="000E67CF"/>
    <w:rsid w:val="000E680D"/>
    <w:rsid w:val="000E6854"/>
    <w:rsid w:val="000E6884"/>
    <w:rsid w:val="000E6958"/>
    <w:rsid w:val="000E6968"/>
    <w:rsid w:val="000E698D"/>
    <w:rsid w:val="000E69F7"/>
    <w:rsid w:val="000E6A53"/>
    <w:rsid w:val="000E6CDA"/>
    <w:rsid w:val="000E6CF3"/>
    <w:rsid w:val="000E6D57"/>
    <w:rsid w:val="000E6D90"/>
    <w:rsid w:val="000E6DE1"/>
    <w:rsid w:val="000E6E71"/>
    <w:rsid w:val="000E6F1E"/>
    <w:rsid w:val="000E6F61"/>
    <w:rsid w:val="000E70A6"/>
    <w:rsid w:val="000E71A9"/>
    <w:rsid w:val="000E72F9"/>
    <w:rsid w:val="000E7398"/>
    <w:rsid w:val="000E7444"/>
    <w:rsid w:val="000E7469"/>
    <w:rsid w:val="000E7495"/>
    <w:rsid w:val="000E75A8"/>
    <w:rsid w:val="000E76FD"/>
    <w:rsid w:val="000E772C"/>
    <w:rsid w:val="000E779F"/>
    <w:rsid w:val="000E7880"/>
    <w:rsid w:val="000E7A73"/>
    <w:rsid w:val="000E7B58"/>
    <w:rsid w:val="000E7B5F"/>
    <w:rsid w:val="000E7C31"/>
    <w:rsid w:val="000E7C65"/>
    <w:rsid w:val="000E7EA4"/>
    <w:rsid w:val="000E7ED7"/>
    <w:rsid w:val="000E7F6D"/>
    <w:rsid w:val="000F002A"/>
    <w:rsid w:val="000F019E"/>
    <w:rsid w:val="000F01D2"/>
    <w:rsid w:val="000F027E"/>
    <w:rsid w:val="000F029E"/>
    <w:rsid w:val="000F032B"/>
    <w:rsid w:val="000F036A"/>
    <w:rsid w:val="000F0385"/>
    <w:rsid w:val="000F0438"/>
    <w:rsid w:val="000F048F"/>
    <w:rsid w:val="000F04B8"/>
    <w:rsid w:val="000F0522"/>
    <w:rsid w:val="000F0798"/>
    <w:rsid w:val="000F079D"/>
    <w:rsid w:val="000F085E"/>
    <w:rsid w:val="000F08FD"/>
    <w:rsid w:val="000F0904"/>
    <w:rsid w:val="000F0A37"/>
    <w:rsid w:val="000F0B0D"/>
    <w:rsid w:val="000F0B4B"/>
    <w:rsid w:val="000F0B55"/>
    <w:rsid w:val="000F0C4D"/>
    <w:rsid w:val="000F0CB2"/>
    <w:rsid w:val="000F0CC4"/>
    <w:rsid w:val="000F0D07"/>
    <w:rsid w:val="000F0D0F"/>
    <w:rsid w:val="000F0D34"/>
    <w:rsid w:val="000F0E2B"/>
    <w:rsid w:val="000F0F47"/>
    <w:rsid w:val="000F0FBC"/>
    <w:rsid w:val="000F103F"/>
    <w:rsid w:val="000F1062"/>
    <w:rsid w:val="000F113D"/>
    <w:rsid w:val="000F1209"/>
    <w:rsid w:val="000F127B"/>
    <w:rsid w:val="000F1327"/>
    <w:rsid w:val="000F1330"/>
    <w:rsid w:val="000F1333"/>
    <w:rsid w:val="000F1342"/>
    <w:rsid w:val="000F1356"/>
    <w:rsid w:val="000F1382"/>
    <w:rsid w:val="000F1431"/>
    <w:rsid w:val="000F1529"/>
    <w:rsid w:val="000F1549"/>
    <w:rsid w:val="000F1563"/>
    <w:rsid w:val="000F1583"/>
    <w:rsid w:val="000F1643"/>
    <w:rsid w:val="000F1661"/>
    <w:rsid w:val="000F167B"/>
    <w:rsid w:val="000F17BB"/>
    <w:rsid w:val="000F17F0"/>
    <w:rsid w:val="000F1933"/>
    <w:rsid w:val="000F1945"/>
    <w:rsid w:val="000F199C"/>
    <w:rsid w:val="000F19E4"/>
    <w:rsid w:val="000F1A08"/>
    <w:rsid w:val="000F1A7B"/>
    <w:rsid w:val="000F1ABC"/>
    <w:rsid w:val="000F1B35"/>
    <w:rsid w:val="000F1B4B"/>
    <w:rsid w:val="000F1BD9"/>
    <w:rsid w:val="000F1BDD"/>
    <w:rsid w:val="000F1BE7"/>
    <w:rsid w:val="000F1C43"/>
    <w:rsid w:val="000F1D3B"/>
    <w:rsid w:val="000F1E48"/>
    <w:rsid w:val="000F1E7C"/>
    <w:rsid w:val="000F1F81"/>
    <w:rsid w:val="000F1FDD"/>
    <w:rsid w:val="000F2065"/>
    <w:rsid w:val="000F20A4"/>
    <w:rsid w:val="000F20AC"/>
    <w:rsid w:val="000F2194"/>
    <w:rsid w:val="000F21AA"/>
    <w:rsid w:val="000F21E5"/>
    <w:rsid w:val="000F22CF"/>
    <w:rsid w:val="000F23B7"/>
    <w:rsid w:val="000F23EB"/>
    <w:rsid w:val="000F24FE"/>
    <w:rsid w:val="000F250A"/>
    <w:rsid w:val="000F25A5"/>
    <w:rsid w:val="000F25C6"/>
    <w:rsid w:val="000F2639"/>
    <w:rsid w:val="000F2692"/>
    <w:rsid w:val="000F26AF"/>
    <w:rsid w:val="000F2757"/>
    <w:rsid w:val="000F2831"/>
    <w:rsid w:val="000F287D"/>
    <w:rsid w:val="000F2919"/>
    <w:rsid w:val="000F292C"/>
    <w:rsid w:val="000F29E3"/>
    <w:rsid w:val="000F2A41"/>
    <w:rsid w:val="000F2B44"/>
    <w:rsid w:val="000F2B6C"/>
    <w:rsid w:val="000F2BD9"/>
    <w:rsid w:val="000F2CA4"/>
    <w:rsid w:val="000F2D1D"/>
    <w:rsid w:val="000F2DDC"/>
    <w:rsid w:val="000F2E47"/>
    <w:rsid w:val="000F2EC7"/>
    <w:rsid w:val="000F2EF4"/>
    <w:rsid w:val="000F2F2F"/>
    <w:rsid w:val="000F3088"/>
    <w:rsid w:val="000F3126"/>
    <w:rsid w:val="000F3131"/>
    <w:rsid w:val="000F31A2"/>
    <w:rsid w:val="000F31B5"/>
    <w:rsid w:val="000F3221"/>
    <w:rsid w:val="000F3257"/>
    <w:rsid w:val="000F3495"/>
    <w:rsid w:val="000F34D7"/>
    <w:rsid w:val="000F34EC"/>
    <w:rsid w:val="000F351B"/>
    <w:rsid w:val="000F370C"/>
    <w:rsid w:val="000F370D"/>
    <w:rsid w:val="000F3797"/>
    <w:rsid w:val="000F3A4C"/>
    <w:rsid w:val="000F3A55"/>
    <w:rsid w:val="000F3A5E"/>
    <w:rsid w:val="000F3AA6"/>
    <w:rsid w:val="000F3AE8"/>
    <w:rsid w:val="000F3B61"/>
    <w:rsid w:val="000F3CCD"/>
    <w:rsid w:val="000F3CE6"/>
    <w:rsid w:val="000F3D20"/>
    <w:rsid w:val="000F3DE6"/>
    <w:rsid w:val="000F3E52"/>
    <w:rsid w:val="000F3EB3"/>
    <w:rsid w:val="000F3F2B"/>
    <w:rsid w:val="000F3F33"/>
    <w:rsid w:val="000F3FB5"/>
    <w:rsid w:val="000F3FE9"/>
    <w:rsid w:val="000F4099"/>
    <w:rsid w:val="000F40C6"/>
    <w:rsid w:val="000F40E5"/>
    <w:rsid w:val="000F40FB"/>
    <w:rsid w:val="000F411D"/>
    <w:rsid w:val="000F4226"/>
    <w:rsid w:val="000F4284"/>
    <w:rsid w:val="000F42A7"/>
    <w:rsid w:val="000F42E5"/>
    <w:rsid w:val="000F445D"/>
    <w:rsid w:val="000F448D"/>
    <w:rsid w:val="000F44B5"/>
    <w:rsid w:val="000F44BF"/>
    <w:rsid w:val="000F44F6"/>
    <w:rsid w:val="000F459C"/>
    <w:rsid w:val="000F45C2"/>
    <w:rsid w:val="000F46D9"/>
    <w:rsid w:val="000F4712"/>
    <w:rsid w:val="000F478E"/>
    <w:rsid w:val="000F4817"/>
    <w:rsid w:val="000F484C"/>
    <w:rsid w:val="000F4860"/>
    <w:rsid w:val="000F48A4"/>
    <w:rsid w:val="000F48FA"/>
    <w:rsid w:val="000F490E"/>
    <w:rsid w:val="000F4A18"/>
    <w:rsid w:val="000F4A3F"/>
    <w:rsid w:val="000F4A9F"/>
    <w:rsid w:val="000F4AD4"/>
    <w:rsid w:val="000F4B04"/>
    <w:rsid w:val="000F4B08"/>
    <w:rsid w:val="000F4B66"/>
    <w:rsid w:val="000F4D99"/>
    <w:rsid w:val="000F4DC4"/>
    <w:rsid w:val="000F4DC8"/>
    <w:rsid w:val="000F4DDE"/>
    <w:rsid w:val="000F4E4E"/>
    <w:rsid w:val="000F4E75"/>
    <w:rsid w:val="000F4E97"/>
    <w:rsid w:val="000F50DB"/>
    <w:rsid w:val="000F5155"/>
    <w:rsid w:val="000F52A0"/>
    <w:rsid w:val="000F537B"/>
    <w:rsid w:val="000F53B5"/>
    <w:rsid w:val="000F53E9"/>
    <w:rsid w:val="000F544E"/>
    <w:rsid w:val="000F54FE"/>
    <w:rsid w:val="000F5552"/>
    <w:rsid w:val="000F55C7"/>
    <w:rsid w:val="000F55E6"/>
    <w:rsid w:val="000F570C"/>
    <w:rsid w:val="000F574F"/>
    <w:rsid w:val="000F581B"/>
    <w:rsid w:val="000F58A6"/>
    <w:rsid w:val="000F5A20"/>
    <w:rsid w:val="000F5A4A"/>
    <w:rsid w:val="000F5A60"/>
    <w:rsid w:val="000F5B3C"/>
    <w:rsid w:val="000F5C2B"/>
    <w:rsid w:val="000F5CB3"/>
    <w:rsid w:val="000F5CBA"/>
    <w:rsid w:val="000F5D0C"/>
    <w:rsid w:val="000F5D1D"/>
    <w:rsid w:val="000F5D71"/>
    <w:rsid w:val="000F5DD6"/>
    <w:rsid w:val="000F5E03"/>
    <w:rsid w:val="000F5E64"/>
    <w:rsid w:val="000F5E7B"/>
    <w:rsid w:val="000F5EB4"/>
    <w:rsid w:val="000F5EB8"/>
    <w:rsid w:val="000F5F1C"/>
    <w:rsid w:val="000F5F3B"/>
    <w:rsid w:val="000F5FCC"/>
    <w:rsid w:val="000F5FFE"/>
    <w:rsid w:val="000F6054"/>
    <w:rsid w:val="000F6075"/>
    <w:rsid w:val="000F60F1"/>
    <w:rsid w:val="000F610B"/>
    <w:rsid w:val="000F61EA"/>
    <w:rsid w:val="000F6237"/>
    <w:rsid w:val="000F6271"/>
    <w:rsid w:val="000F6347"/>
    <w:rsid w:val="000F6390"/>
    <w:rsid w:val="000F6396"/>
    <w:rsid w:val="000F6408"/>
    <w:rsid w:val="000F6483"/>
    <w:rsid w:val="000F648A"/>
    <w:rsid w:val="000F6589"/>
    <w:rsid w:val="000F65FE"/>
    <w:rsid w:val="000F6682"/>
    <w:rsid w:val="000F66F3"/>
    <w:rsid w:val="000F6719"/>
    <w:rsid w:val="000F685D"/>
    <w:rsid w:val="000F689B"/>
    <w:rsid w:val="000F68B0"/>
    <w:rsid w:val="000F68EC"/>
    <w:rsid w:val="000F696E"/>
    <w:rsid w:val="000F69C5"/>
    <w:rsid w:val="000F69EB"/>
    <w:rsid w:val="000F6A00"/>
    <w:rsid w:val="000F6AE8"/>
    <w:rsid w:val="000F6B2A"/>
    <w:rsid w:val="000F6BC3"/>
    <w:rsid w:val="000F6C74"/>
    <w:rsid w:val="000F6CBD"/>
    <w:rsid w:val="000F6D2F"/>
    <w:rsid w:val="000F6D7F"/>
    <w:rsid w:val="000F6E45"/>
    <w:rsid w:val="000F6EE5"/>
    <w:rsid w:val="000F6F01"/>
    <w:rsid w:val="000F7030"/>
    <w:rsid w:val="000F703A"/>
    <w:rsid w:val="000F704A"/>
    <w:rsid w:val="000F7077"/>
    <w:rsid w:val="000F7093"/>
    <w:rsid w:val="000F7102"/>
    <w:rsid w:val="000F715D"/>
    <w:rsid w:val="000F7179"/>
    <w:rsid w:val="000F71C5"/>
    <w:rsid w:val="000F735D"/>
    <w:rsid w:val="000F73E0"/>
    <w:rsid w:val="000F74A1"/>
    <w:rsid w:val="000F74D8"/>
    <w:rsid w:val="000F7583"/>
    <w:rsid w:val="000F75EB"/>
    <w:rsid w:val="000F762D"/>
    <w:rsid w:val="000F7643"/>
    <w:rsid w:val="000F7658"/>
    <w:rsid w:val="000F7678"/>
    <w:rsid w:val="000F7693"/>
    <w:rsid w:val="000F76D0"/>
    <w:rsid w:val="000F7774"/>
    <w:rsid w:val="000F7775"/>
    <w:rsid w:val="000F792D"/>
    <w:rsid w:val="000F7998"/>
    <w:rsid w:val="000F7A4A"/>
    <w:rsid w:val="000F7ACF"/>
    <w:rsid w:val="000F7AD2"/>
    <w:rsid w:val="000F7B31"/>
    <w:rsid w:val="000F7B41"/>
    <w:rsid w:val="000F7C40"/>
    <w:rsid w:val="000F7D0C"/>
    <w:rsid w:val="000F7D59"/>
    <w:rsid w:val="000F7DA6"/>
    <w:rsid w:val="000F7DAE"/>
    <w:rsid w:val="000F7DF3"/>
    <w:rsid w:val="000F7E04"/>
    <w:rsid w:val="000F7E48"/>
    <w:rsid w:val="000F7E87"/>
    <w:rsid w:val="000F7EBC"/>
    <w:rsid w:val="000F7EE8"/>
    <w:rsid w:val="000F7F20"/>
    <w:rsid w:val="000F7FA6"/>
    <w:rsid w:val="0010003C"/>
    <w:rsid w:val="00100088"/>
    <w:rsid w:val="001000BC"/>
    <w:rsid w:val="001000C6"/>
    <w:rsid w:val="001000E4"/>
    <w:rsid w:val="001000F6"/>
    <w:rsid w:val="00100137"/>
    <w:rsid w:val="0010015A"/>
    <w:rsid w:val="001001F3"/>
    <w:rsid w:val="00100200"/>
    <w:rsid w:val="0010021C"/>
    <w:rsid w:val="0010038C"/>
    <w:rsid w:val="0010038F"/>
    <w:rsid w:val="00100528"/>
    <w:rsid w:val="00100630"/>
    <w:rsid w:val="0010065F"/>
    <w:rsid w:val="0010076B"/>
    <w:rsid w:val="00100818"/>
    <w:rsid w:val="0010099D"/>
    <w:rsid w:val="001009CE"/>
    <w:rsid w:val="001009F5"/>
    <w:rsid w:val="00100A0F"/>
    <w:rsid w:val="00100A20"/>
    <w:rsid w:val="00100B06"/>
    <w:rsid w:val="00100B69"/>
    <w:rsid w:val="00100BA9"/>
    <w:rsid w:val="00100BC6"/>
    <w:rsid w:val="00100C4F"/>
    <w:rsid w:val="00100C57"/>
    <w:rsid w:val="00100D5C"/>
    <w:rsid w:val="00100DAF"/>
    <w:rsid w:val="00100DE1"/>
    <w:rsid w:val="00100E2F"/>
    <w:rsid w:val="00100F40"/>
    <w:rsid w:val="00101050"/>
    <w:rsid w:val="00101088"/>
    <w:rsid w:val="00101108"/>
    <w:rsid w:val="001011C4"/>
    <w:rsid w:val="001012C2"/>
    <w:rsid w:val="001012EB"/>
    <w:rsid w:val="001012F7"/>
    <w:rsid w:val="001013C7"/>
    <w:rsid w:val="001013CE"/>
    <w:rsid w:val="00101415"/>
    <w:rsid w:val="00101526"/>
    <w:rsid w:val="00101551"/>
    <w:rsid w:val="00101607"/>
    <w:rsid w:val="001016BC"/>
    <w:rsid w:val="00101722"/>
    <w:rsid w:val="001017C8"/>
    <w:rsid w:val="00101809"/>
    <w:rsid w:val="00101813"/>
    <w:rsid w:val="00101826"/>
    <w:rsid w:val="001018CB"/>
    <w:rsid w:val="001018CC"/>
    <w:rsid w:val="00101A5E"/>
    <w:rsid w:val="00101A80"/>
    <w:rsid w:val="00101A97"/>
    <w:rsid w:val="00101B3F"/>
    <w:rsid w:val="00101C0B"/>
    <w:rsid w:val="00101C0C"/>
    <w:rsid w:val="00101C92"/>
    <w:rsid w:val="00101C94"/>
    <w:rsid w:val="00101D1B"/>
    <w:rsid w:val="00101D32"/>
    <w:rsid w:val="00101D33"/>
    <w:rsid w:val="00101DA9"/>
    <w:rsid w:val="00101DD0"/>
    <w:rsid w:val="00101E52"/>
    <w:rsid w:val="00101E95"/>
    <w:rsid w:val="00101EAC"/>
    <w:rsid w:val="00101FB0"/>
    <w:rsid w:val="0010202B"/>
    <w:rsid w:val="0010217E"/>
    <w:rsid w:val="0010226C"/>
    <w:rsid w:val="0010229F"/>
    <w:rsid w:val="001022D0"/>
    <w:rsid w:val="00102354"/>
    <w:rsid w:val="0010241F"/>
    <w:rsid w:val="001024C9"/>
    <w:rsid w:val="0010253D"/>
    <w:rsid w:val="0010257C"/>
    <w:rsid w:val="001025FD"/>
    <w:rsid w:val="001026C4"/>
    <w:rsid w:val="00102735"/>
    <w:rsid w:val="00102742"/>
    <w:rsid w:val="00102765"/>
    <w:rsid w:val="001027D5"/>
    <w:rsid w:val="0010280C"/>
    <w:rsid w:val="00102833"/>
    <w:rsid w:val="001028C6"/>
    <w:rsid w:val="00102906"/>
    <w:rsid w:val="001029AB"/>
    <w:rsid w:val="00102A2E"/>
    <w:rsid w:val="00102B07"/>
    <w:rsid w:val="00102B30"/>
    <w:rsid w:val="00102BDF"/>
    <w:rsid w:val="00102C93"/>
    <w:rsid w:val="00102D09"/>
    <w:rsid w:val="00102D26"/>
    <w:rsid w:val="00102E11"/>
    <w:rsid w:val="00102E3B"/>
    <w:rsid w:val="00102E67"/>
    <w:rsid w:val="00102E6A"/>
    <w:rsid w:val="00102EBE"/>
    <w:rsid w:val="00102EC4"/>
    <w:rsid w:val="00102EC7"/>
    <w:rsid w:val="00102FAD"/>
    <w:rsid w:val="00102FDE"/>
    <w:rsid w:val="00103143"/>
    <w:rsid w:val="001031D9"/>
    <w:rsid w:val="00103211"/>
    <w:rsid w:val="0010325E"/>
    <w:rsid w:val="0010325F"/>
    <w:rsid w:val="00103266"/>
    <w:rsid w:val="001032A1"/>
    <w:rsid w:val="00103445"/>
    <w:rsid w:val="00103483"/>
    <w:rsid w:val="001034B0"/>
    <w:rsid w:val="00103621"/>
    <w:rsid w:val="00103740"/>
    <w:rsid w:val="00103743"/>
    <w:rsid w:val="0010376B"/>
    <w:rsid w:val="001037C9"/>
    <w:rsid w:val="001037F3"/>
    <w:rsid w:val="00103843"/>
    <w:rsid w:val="001038D5"/>
    <w:rsid w:val="0010396E"/>
    <w:rsid w:val="001039F0"/>
    <w:rsid w:val="00103A0B"/>
    <w:rsid w:val="00103A63"/>
    <w:rsid w:val="00103ABD"/>
    <w:rsid w:val="00103ACF"/>
    <w:rsid w:val="00103B49"/>
    <w:rsid w:val="00103B5F"/>
    <w:rsid w:val="00103BFE"/>
    <w:rsid w:val="00103C9C"/>
    <w:rsid w:val="00103C9F"/>
    <w:rsid w:val="00103CF1"/>
    <w:rsid w:val="00103D1F"/>
    <w:rsid w:val="00103D27"/>
    <w:rsid w:val="00103D41"/>
    <w:rsid w:val="00103D47"/>
    <w:rsid w:val="00103D7D"/>
    <w:rsid w:val="00103DF8"/>
    <w:rsid w:val="00103EB5"/>
    <w:rsid w:val="00103F02"/>
    <w:rsid w:val="00103F64"/>
    <w:rsid w:val="00103F7A"/>
    <w:rsid w:val="0010404C"/>
    <w:rsid w:val="001042D1"/>
    <w:rsid w:val="0010430E"/>
    <w:rsid w:val="00104372"/>
    <w:rsid w:val="00104472"/>
    <w:rsid w:val="00104485"/>
    <w:rsid w:val="001044ED"/>
    <w:rsid w:val="001044F4"/>
    <w:rsid w:val="00104550"/>
    <w:rsid w:val="00104564"/>
    <w:rsid w:val="00104754"/>
    <w:rsid w:val="001049EE"/>
    <w:rsid w:val="00104A46"/>
    <w:rsid w:val="00104AE8"/>
    <w:rsid w:val="00104BD0"/>
    <w:rsid w:val="00104C08"/>
    <w:rsid w:val="00104C66"/>
    <w:rsid w:val="00104CC2"/>
    <w:rsid w:val="00104F01"/>
    <w:rsid w:val="00104F24"/>
    <w:rsid w:val="0010503D"/>
    <w:rsid w:val="0010507E"/>
    <w:rsid w:val="0010520E"/>
    <w:rsid w:val="00105245"/>
    <w:rsid w:val="0010529F"/>
    <w:rsid w:val="00105334"/>
    <w:rsid w:val="0010535D"/>
    <w:rsid w:val="001053C9"/>
    <w:rsid w:val="001053EC"/>
    <w:rsid w:val="001053F9"/>
    <w:rsid w:val="001053FC"/>
    <w:rsid w:val="0010542D"/>
    <w:rsid w:val="00105461"/>
    <w:rsid w:val="0010547E"/>
    <w:rsid w:val="00105568"/>
    <w:rsid w:val="00105638"/>
    <w:rsid w:val="00105675"/>
    <w:rsid w:val="00105814"/>
    <w:rsid w:val="001058D7"/>
    <w:rsid w:val="001058DB"/>
    <w:rsid w:val="00105915"/>
    <w:rsid w:val="0010591E"/>
    <w:rsid w:val="00105924"/>
    <w:rsid w:val="00105AA6"/>
    <w:rsid w:val="00105BA3"/>
    <w:rsid w:val="00105BE5"/>
    <w:rsid w:val="00105D22"/>
    <w:rsid w:val="00105EC6"/>
    <w:rsid w:val="00105F3B"/>
    <w:rsid w:val="00105FEE"/>
    <w:rsid w:val="0010610B"/>
    <w:rsid w:val="00106204"/>
    <w:rsid w:val="0010622B"/>
    <w:rsid w:val="00106266"/>
    <w:rsid w:val="0010628D"/>
    <w:rsid w:val="00106343"/>
    <w:rsid w:val="00106431"/>
    <w:rsid w:val="00106462"/>
    <w:rsid w:val="001064E7"/>
    <w:rsid w:val="0010653F"/>
    <w:rsid w:val="001065F9"/>
    <w:rsid w:val="0010663C"/>
    <w:rsid w:val="00106660"/>
    <w:rsid w:val="00106790"/>
    <w:rsid w:val="001067C2"/>
    <w:rsid w:val="0010690E"/>
    <w:rsid w:val="001069DA"/>
    <w:rsid w:val="001069E2"/>
    <w:rsid w:val="00106A5F"/>
    <w:rsid w:val="00106AA2"/>
    <w:rsid w:val="00106ACA"/>
    <w:rsid w:val="00106B18"/>
    <w:rsid w:val="00106C51"/>
    <w:rsid w:val="00106C68"/>
    <w:rsid w:val="00106CF6"/>
    <w:rsid w:val="00106D34"/>
    <w:rsid w:val="00106DFB"/>
    <w:rsid w:val="00106E16"/>
    <w:rsid w:val="00106E57"/>
    <w:rsid w:val="00106E84"/>
    <w:rsid w:val="00106ECE"/>
    <w:rsid w:val="00106FDF"/>
    <w:rsid w:val="00107078"/>
    <w:rsid w:val="0010708A"/>
    <w:rsid w:val="001070E4"/>
    <w:rsid w:val="001071A6"/>
    <w:rsid w:val="001071C7"/>
    <w:rsid w:val="00107273"/>
    <w:rsid w:val="00107364"/>
    <w:rsid w:val="001073E7"/>
    <w:rsid w:val="00107438"/>
    <w:rsid w:val="00107466"/>
    <w:rsid w:val="00107483"/>
    <w:rsid w:val="0010756E"/>
    <w:rsid w:val="00107591"/>
    <w:rsid w:val="001075E1"/>
    <w:rsid w:val="0010760D"/>
    <w:rsid w:val="0010767A"/>
    <w:rsid w:val="00107698"/>
    <w:rsid w:val="001076B4"/>
    <w:rsid w:val="001076E5"/>
    <w:rsid w:val="0010773F"/>
    <w:rsid w:val="00107799"/>
    <w:rsid w:val="001077C0"/>
    <w:rsid w:val="001077F3"/>
    <w:rsid w:val="0010781D"/>
    <w:rsid w:val="0010782D"/>
    <w:rsid w:val="001078DE"/>
    <w:rsid w:val="00107930"/>
    <w:rsid w:val="00107989"/>
    <w:rsid w:val="00107A4E"/>
    <w:rsid w:val="00107BDA"/>
    <w:rsid w:val="00107C29"/>
    <w:rsid w:val="00107CE8"/>
    <w:rsid w:val="00107D10"/>
    <w:rsid w:val="00107D71"/>
    <w:rsid w:val="00107E77"/>
    <w:rsid w:val="00107EAB"/>
    <w:rsid w:val="00107EBE"/>
    <w:rsid w:val="00107F8D"/>
    <w:rsid w:val="00107FE1"/>
    <w:rsid w:val="00110041"/>
    <w:rsid w:val="0011010C"/>
    <w:rsid w:val="001101B6"/>
    <w:rsid w:val="0011020B"/>
    <w:rsid w:val="00110405"/>
    <w:rsid w:val="00110419"/>
    <w:rsid w:val="00110551"/>
    <w:rsid w:val="001106D7"/>
    <w:rsid w:val="00110718"/>
    <w:rsid w:val="00110741"/>
    <w:rsid w:val="001107E1"/>
    <w:rsid w:val="001107E8"/>
    <w:rsid w:val="00110809"/>
    <w:rsid w:val="001108B8"/>
    <w:rsid w:val="001108D3"/>
    <w:rsid w:val="00110938"/>
    <w:rsid w:val="00110959"/>
    <w:rsid w:val="00110A01"/>
    <w:rsid w:val="00110B81"/>
    <w:rsid w:val="00110C2E"/>
    <w:rsid w:val="00110CCB"/>
    <w:rsid w:val="00110D61"/>
    <w:rsid w:val="00110E1A"/>
    <w:rsid w:val="00110E2E"/>
    <w:rsid w:val="00110EBB"/>
    <w:rsid w:val="00110F86"/>
    <w:rsid w:val="001110A7"/>
    <w:rsid w:val="001110C7"/>
    <w:rsid w:val="001111B7"/>
    <w:rsid w:val="001111C9"/>
    <w:rsid w:val="00111382"/>
    <w:rsid w:val="00111402"/>
    <w:rsid w:val="00111412"/>
    <w:rsid w:val="00111471"/>
    <w:rsid w:val="001114AE"/>
    <w:rsid w:val="001115B0"/>
    <w:rsid w:val="0011165B"/>
    <w:rsid w:val="001116A7"/>
    <w:rsid w:val="00111704"/>
    <w:rsid w:val="00111724"/>
    <w:rsid w:val="00111737"/>
    <w:rsid w:val="0011177E"/>
    <w:rsid w:val="0011189F"/>
    <w:rsid w:val="001118F1"/>
    <w:rsid w:val="00111993"/>
    <w:rsid w:val="00111995"/>
    <w:rsid w:val="00111A3A"/>
    <w:rsid w:val="00111A40"/>
    <w:rsid w:val="00111B85"/>
    <w:rsid w:val="00111C19"/>
    <w:rsid w:val="00111CA1"/>
    <w:rsid w:val="00111D36"/>
    <w:rsid w:val="00111E0B"/>
    <w:rsid w:val="00111E57"/>
    <w:rsid w:val="00111F5A"/>
    <w:rsid w:val="00112056"/>
    <w:rsid w:val="001120B0"/>
    <w:rsid w:val="00112112"/>
    <w:rsid w:val="00112157"/>
    <w:rsid w:val="00112289"/>
    <w:rsid w:val="00112385"/>
    <w:rsid w:val="0011239D"/>
    <w:rsid w:val="001123AF"/>
    <w:rsid w:val="001123D5"/>
    <w:rsid w:val="00112477"/>
    <w:rsid w:val="00112521"/>
    <w:rsid w:val="00112547"/>
    <w:rsid w:val="0011255F"/>
    <w:rsid w:val="0011259C"/>
    <w:rsid w:val="00112664"/>
    <w:rsid w:val="00112670"/>
    <w:rsid w:val="00112758"/>
    <w:rsid w:val="00112759"/>
    <w:rsid w:val="0011281C"/>
    <w:rsid w:val="001128BD"/>
    <w:rsid w:val="00112917"/>
    <w:rsid w:val="00112987"/>
    <w:rsid w:val="00112A4D"/>
    <w:rsid w:val="00112DFA"/>
    <w:rsid w:val="00112E2F"/>
    <w:rsid w:val="00112E79"/>
    <w:rsid w:val="00112ECE"/>
    <w:rsid w:val="00112F08"/>
    <w:rsid w:val="00113096"/>
    <w:rsid w:val="001131B3"/>
    <w:rsid w:val="001132AA"/>
    <w:rsid w:val="00113345"/>
    <w:rsid w:val="0011338E"/>
    <w:rsid w:val="00113634"/>
    <w:rsid w:val="00113650"/>
    <w:rsid w:val="001136B3"/>
    <w:rsid w:val="001136C7"/>
    <w:rsid w:val="0011371C"/>
    <w:rsid w:val="00113797"/>
    <w:rsid w:val="001137DC"/>
    <w:rsid w:val="00113800"/>
    <w:rsid w:val="001138BD"/>
    <w:rsid w:val="001138F9"/>
    <w:rsid w:val="001139DF"/>
    <w:rsid w:val="00113A0E"/>
    <w:rsid w:val="00113ABC"/>
    <w:rsid w:val="00113B69"/>
    <w:rsid w:val="00113B72"/>
    <w:rsid w:val="00113C65"/>
    <w:rsid w:val="00113D82"/>
    <w:rsid w:val="00113E52"/>
    <w:rsid w:val="00113F1A"/>
    <w:rsid w:val="00113F85"/>
    <w:rsid w:val="00114031"/>
    <w:rsid w:val="00114073"/>
    <w:rsid w:val="0011410E"/>
    <w:rsid w:val="00114112"/>
    <w:rsid w:val="0011411B"/>
    <w:rsid w:val="00114179"/>
    <w:rsid w:val="001141B6"/>
    <w:rsid w:val="001141EE"/>
    <w:rsid w:val="00114248"/>
    <w:rsid w:val="0011425C"/>
    <w:rsid w:val="0011425F"/>
    <w:rsid w:val="001142BB"/>
    <w:rsid w:val="001143C2"/>
    <w:rsid w:val="001143D2"/>
    <w:rsid w:val="0011445C"/>
    <w:rsid w:val="00114465"/>
    <w:rsid w:val="0011446C"/>
    <w:rsid w:val="00114531"/>
    <w:rsid w:val="001145A3"/>
    <w:rsid w:val="00114673"/>
    <w:rsid w:val="0011474E"/>
    <w:rsid w:val="00114799"/>
    <w:rsid w:val="00114870"/>
    <w:rsid w:val="001148F6"/>
    <w:rsid w:val="00114950"/>
    <w:rsid w:val="00114996"/>
    <w:rsid w:val="00114B1D"/>
    <w:rsid w:val="00114C2F"/>
    <w:rsid w:val="00114C9A"/>
    <w:rsid w:val="00114CE2"/>
    <w:rsid w:val="00114D2C"/>
    <w:rsid w:val="00114D7E"/>
    <w:rsid w:val="00114D9E"/>
    <w:rsid w:val="00114E6F"/>
    <w:rsid w:val="00114F5A"/>
    <w:rsid w:val="00114F5C"/>
    <w:rsid w:val="00114FF3"/>
    <w:rsid w:val="001150B2"/>
    <w:rsid w:val="001150C3"/>
    <w:rsid w:val="001150EA"/>
    <w:rsid w:val="00115193"/>
    <w:rsid w:val="001151DF"/>
    <w:rsid w:val="00115359"/>
    <w:rsid w:val="00115398"/>
    <w:rsid w:val="00115431"/>
    <w:rsid w:val="001155CF"/>
    <w:rsid w:val="001155DF"/>
    <w:rsid w:val="001156A5"/>
    <w:rsid w:val="001156BE"/>
    <w:rsid w:val="001156D4"/>
    <w:rsid w:val="001156DE"/>
    <w:rsid w:val="0011575A"/>
    <w:rsid w:val="0011576B"/>
    <w:rsid w:val="00115801"/>
    <w:rsid w:val="0011591F"/>
    <w:rsid w:val="001159C1"/>
    <w:rsid w:val="00115A36"/>
    <w:rsid w:val="00115A8E"/>
    <w:rsid w:val="00115A98"/>
    <w:rsid w:val="00115B6A"/>
    <w:rsid w:val="00115C2D"/>
    <w:rsid w:val="00115C86"/>
    <w:rsid w:val="00115CC0"/>
    <w:rsid w:val="00115CE4"/>
    <w:rsid w:val="00115D55"/>
    <w:rsid w:val="00115E46"/>
    <w:rsid w:val="00115EBA"/>
    <w:rsid w:val="00115EEE"/>
    <w:rsid w:val="00115F01"/>
    <w:rsid w:val="00115F3C"/>
    <w:rsid w:val="00115F95"/>
    <w:rsid w:val="00115FA6"/>
    <w:rsid w:val="00116025"/>
    <w:rsid w:val="001160D9"/>
    <w:rsid w:val="00116148"/>
    <w:rsid w:val="001161B3"/>
    <w:rsid w:val="001161CE"/>
    <w:rsid w:val="001161D0"/>
    <w:rsid w:val="00116282"/>
    <w:rsid w:val="001162DB"/>
    <w:rsid w:val="001163F4"/>
    <w:rsid w:val="00116451"/>
    <w:rsid w:val="0011648F"/>
    <w:rsid w:val="00116498"/>
    <w:rsid w:val="001164D2"/>
    <w:rsid w:val="00116501"/>
    <w:rsid w:val="00116536"/>
    <w:rsid w:val="00116560"/>
    <w:rsid w:val="00116570"/>
    <w:rsid w:val="001166A6"/>
    <w:rsid w:val="0011672D"/>
    <w:rsid w:val="00116777"/>
    <w:rsid w:val="001167A0"/>
    <w:rsid w:val="001167AB"/>
    <w:rsid w:val="0011693D"/>
    <w:rsid w:val="00116A1C"/>
    <w:rsid w:val="00116A35"/>
    <w:rsid w:val="00116A80"/>
    <w:rsid w:val="00116A95"/>
    <w:rsid w:val="00116B25"/>
    <w:rsid w:val="00116B3D"/>
    <w:rsid w:val="00116B9B"/>
    <w:rsid w:val="00116BA9"/>
    <w:rsid w:val="00116CF3"/>
    <w:rsid w:val="00116E56"/>
    <w:rsid w:val="00116F0D"/>
    <w:rsid w:val="00116F24"/>
    <w:rsid w:val="00117197"/>
    <w:rsid w:val="001171B2"/>
    <w:rsid w:val="00117269"/>
    <w:rsid w:val="00117274"/>
    <w:rsid w:val="0011735A"/>
    <w:rsid w:val="001173B2"/>
    <w:rsid w:val="001173DC"/>
    <w:rsid w:val="001173FA"/>
    <w:rsid w:val="00117412"/>
    <w:rsid w:val="00117516"/>
    <w:rsid w:val="00117536"/>
    <w:rsid w:val="0011756C"/>
    <w:rsid w:val="001177A2"/>
    <w:rsid w:val="001177F6"/>
    <w:rsid w:val="00117801"/>
    <w:rsid w:val="001178D9"/>
    <w:rsid w:val="001178E5"/>
    <w:rsid w:val="0011790B"/>
    <w:rsid w:val="0011792F"/>
    <w:rsid w:val="00117A56"/>
    <w:rsid w:val="00117B63"/>
    <w:rsid w:val="00117B73"/>
    <w:rsid w:val="00117BC6"/>
    <w:rsid w:val="00117C9D"/>
    <w:rsid w:val="00117D1A"/>
    <w:rsid w:val="00117D91"/>
    <w:rsid w:val="00117D95"/>
    <w:rsid w:val="00117DF3"/>
    <w:rsid w:val="00117DF7"/>
    <w:rsid w:val="00117E09"/>
    <w:rsid w:val="00117F2A"/>
    <w:rsid w:val="00117F2B"/>
    <w:rsid w:val="00117F93"/>
    <w:rsid w:val="00120017"/>
    <w:rsid w:val="00120020"/>
    <w:rsid w:val="00120097"/>
    <w:rsid w:val="001200F0"/>
    <w:rsid w:val="001201BB"/>
    <w:rsid w:val="001201F0"/>
    <w:rsid w:val="00120229"/>
    <w:rsid w:val="00120233"/>
    <w:rsid w:val="001202F7"/>
    <w:rsid w:val="0012030D"/>
    <w:rsid w:val="00120367"/>
    <w:rsid w:val="0012039F"/>
    <w:rsid w:val="00120467"/>
    <w:rsid w:val="0012047E"/>
    <w:rsid w:val="0012048F"/>
    <w:rsid w:val="001204CE"/>
    <w:rsid w:val="0012053F"/>
    <w:rsid w:val="0012056C"/>
    <w:rsid w:val="001205E1"/>
    <w:rsid w:val="0012064A"/>
    <w:rsid w:val="001206B5"/>
    <w:rsid w:val="0012073F"/>
    <w:rsid w:val="00120764"/>
    <w:rsid w:val="00120853"/>
    <w:rsid w:val="0012087E"/>
    <w:rsid w:val="00120AA6"/>
    <w:rsid w:val="00120B31"/>
    <w:rsid w:val="00120B5C"/>
    <w:rsid w:val="00120BA9"/>
    <w:rsid w:val="00120C55"/>
    <w:rsid w:val="00120C7C"/>
    <w:rsid w:val="00120CDC"/>
    <w:rsid w:val="00120CFB"/>
    <w:rsid w:val="00120D6F"/>
    <w:rsid w:val="00120E40"/>
    <w:rsid w:val="00120E5B"/>
    <w:rsid w:val="00120E7A"/>
    <w:rsid w:val="00120F25"/>
    <w:rsid w:val="00120F55"/>
    <w:rsid w:val="00120FB3"/>
    <w:rsid w:val="00120FF8"/>
    <w:rsid w:val="00121057"/>
    <w:rsid w:val="0012106B"/>
    <w:rsid w:val="00121083"/>
    <w:rsid w:val="001210A7"/>
    <w:rsid w:val="00121130"/>
    <w:rsid w:val="001211CD"/>
    <w:rsid w:val="001211CF"/>
    <w:rsid w:val="0012127D"/>
    <w:rsid w:val="001213DF"/>
    <w:rsid w:val="001213EA"/>
    <w:rsid w:val="001214F9"/>
    <w:rsid w:val="00121661"/>
    <w:rsid w:val="00121728"/>
    <w:rsid w:val="0012177E"/>
    <w:rsid w:val="00121831"/>
    <w:rsid w:val="00121853"/>
    <w:rsid w:val="0012188C"/>
    <w:rsid w:val="0012188E"/>
    <w:rsid w:val="00121967"/>
    <w:rsid w:val="0012199D"/>
    <w:rsid w:val="00121A82"/>
    <w:rsid w:val="00121A8B"/>
    <w:rsid w:val="00121A9D"/>
    <w:rsid w:val="00121B24"/>
    <w:rsid w:val="00121C4C"/>
    <w:rsid w:val="00121C63"/>
    <w:rsid w:val="00121D18"/>
    <w:rsid w:val="00121D46"/>
    <w:rsid w:val="00121D49"/>
    <w:rsid w:val="00121EAE"/>
    <w:rsid w:val="00121F52"/>
    <w:rsid w:val="00121F80"/>
    <w:rsid w:val="00122101"/>
    <w:rsid w:val="001221BD"/>
    <w:rsid w:val="00122243"/>
    <w:rsid w:val="001222D1"/>
    <w:rsid w:val="0012236D"/>
    <w:rsid w:val="0012239A"/>
    <w:rsid w:val="001223B3"/>
    <w:rsid w:val="00122433"/>
    <w:rsid w:val="00122465"/>
    <w:rsid w:val="00122467"/>
    <w:rsid w:val="001224AA"/>
    <w:rsid w:val="00122562"/>
    <w:rsid w:val="001225E9"/>
    <w:rsid w:val="00122718"/>
    <w:rsid w:val="0012278B"/>
    <w:rsid w:val="001227A8"/>
    <w:rsid w:val="001227A9"/>
    <w:rsid w:val="001227B3"/>
    <w:rsid w:val="001228A3"/>
    <w:rsid w:val="001228A8"/>
    <w:rsid w:val="0012290C"/>
    <w:rsid w:val="00122917"/>
    <w:rsid w:val="00122992"/>
    <w:rsid w:val="00122AFA"/>
    <w:rsid w:val="00122C19"/>
    <w:rsid w:val="00122C20"/>
    <w:rsid w:val="00122D5B"/>
    <w:rsid w:val="00122D6C"/>
    <w:rsid w:val="00122E27"/>
    <w:rsid w:val="00122E45"/>
    <w:rsid w:val="00122EA0"/>
    <w:rsid w:val="00122EFE"/>
    <w:rsid w:val="00122FFD"/>
    <w:rsid w:val="00123025"/>
    <w:rsid w:val="0012304F"/>
    <w:rsid w:val="00123129"/>
    <w:rsid w:val="0012313A"/>
    <w:rsid w:val="001231B5"/>
    <w:rsid w:val="0012321F"/>
    <w:rsid w:val="0012322A"/>
    <w:rsid w:val="00123254"/>
    <w:rsid w:val="001232FC"/>
    <w:rsid w:val="0012334F"/>
    <w:rsid w:val="00123483"/>
    <w:rsid w:val="001234CF"/>
    <w:rsid w:val="0012353C"/>
    <w:rsid w:val="0012356F"/>
    <w:rsid w:val="00123570"/>
    <w:rsid w:val="001235A6"/>
    <w:rsid w:val="001235E2"/>
    <w:rsid w:val="001236BD"/>
    <w:rsid w:val="00123729"/>
    <w:rsid w:val="001237F0"/>
    <w:rsid w:val="0012381F"/>
    <w:rsid w:val="00123884"/>
    <w:rsid w:val="0012391D"/>
    <w:rsid w:val="001239A3"/>
    <w:rsid w:val="001239BE"/>
    <w:rsid w:val="00123A43"/>
    <w:rsid w:val="00123A93"/>
    <w:rsid w:val="00123B95"/>
    <w:rsid w:val="00123B9C"/>
    <w:rsid w:val="00123BA9"/>
    <w:rsid w:val="00123E0A"/>
    <w:rsid w:val="00123EAC"/>
    <w:rsid w:val="00123EDC"/>
    <w:rsid w:val="00123F7F"/>
    <w:rsid w:val="0012402E"/>
    <w:rsid w:val="00124033"/>
    <w:rsid w:val="0012407D"/>
    <w:rsid w:val="0012411A"/>
    <w:rsid w:val="00124178"/>
    <w:rsid w:val="001241CB"/>
    <w:rsid w:val="001241EE"/>
    <w:rsid w:val="00124226"/>
    <w:rsid w:val="001242A3"/>
    <w:rsid w:val="0012435E"/>
    <w:rsid w:val="00124383"/>
    <w:rsid w:val="0012455D"/>
    <w:rsid w:val="0012456C"/>
    <w:rsid w:val="001245E6"/>
    <w:rsid w:val="001246AF"/>
    <w:rsid w:val="00124847"/>
    <w:rsid w:val="00124898"/>
    <w:rsid w:val="001248EB"/>
    <w:rsid w:val="001248FD"/>
    <w:rsid w:val="00124912"/>
    <w:rsid w:val="0012491A"/>
    <w:rsid w:val="00124942"/>
    <w:rsid w:val="001249C5"/>
    <w:rsid w:val="00124AB6"/>
    <w:rsid w:val="00124B08"/>
    <w:rsid w:val="00124B0D"/>
    <w:rsid w:val="00124C08"/>
    <w:rsid w:val="00124C52"/>
    <w:rsid w:val="00124C83"/>
    <w:rsid w:val="00124D3A"/>
    <w:rsid w:val="00124DC6"/>
    <w:rsid w:val="00124E6A"/>
    <w:rsid w:val="00124EA2"/>
    <w:rsid w:val="00124F08"/>
    <w:rsid w:val="00124FC1"/>
    <w:rsid w:val="00125010"/>
    <w:rsid w:val="0012510E"/>
    <w:rsid w:val="00125176"/>
    <w:rsid w:val="0012519A"/>
    <w:rsid w:val="00125216"/>
    <w:rsid w:val="0012525D"/>
    <w:rsid w:val="0012525E"/>
    <w:rsid w:val="0012530D"/>
    <w:rsid w:val="00125312"/>
    <w:rsid w:val="001254A0"/>
    <w:rsid w:val="001254AF"/>
    <w:rsid w:val="001254ED"/>
    <w:rsid w:val="0012553D"/>
    <w:rsid w:val="001255C8"/>
    <w:rsid w:val="001256EC"/>
    <w:rsid w:val="00125A2B"/>
    <w:rsid w:val="00125A6C"/>
    <w:rsid w:val="00125A71"/>
    <w:rsid w:val="00125AC4"/>
    <w:rsid w:val="00125BA5"/>
    <w:rsid w:val="00125C45"/>
    <w:rsid w:val="00125CA2"/>
    <w:rsid w:val="00125CBF"/>
    <w:rsid w:val="00125D2E"/>
    <w:rsid w:val="00125E50"/>
    <w:rsid w:val="00125EC3"/>
    <w:rsid w:val="00125ED7"/>
    <w:rsid w:val="00125F3B"/>
    <w:rsid w:val="00125F49"/>
    <w:rsid w:val="00125FD0"/>
    <w:rsid w:val="001260E0"/>
    <w:rsid w:val="001260E8"/>
    <w:rsid w:val="001261E0"/>
    <w:rsid w:val="0012629F"/>
    <w:rsid w:val="00126304"/>
    <w:rsid w:val="00126531"/>
    <w:rsid w:val="0012654A"/>
    <w:rsid w:val="00126573"/>
    <w:rsid w:val="001265C7"/>
    <w:rsid w:val="001266F3"/>
    <w:rsid w:val="001267AB"/>
    <w:rsid w:val="001267CE"/>
    <w:rsid w:val="0012681E"/>
    <w:rsid w:val="0012684B"/>
    <w:rsid w:val="0012690B"/>
    <w:rsid w:val="001269E6"/>
    <w:rsid w:val="00126AB4"/>
    <w:rsid w:val="00126B35"/>
    <w:rsid w:val="00126B40"/>
    <w:rsid w:val="00126B5F"/>
    <w:rsid w:val="00126B89"/>
    <w:rsid w:val="00126B9B"/>
    <w:rsid w:val="00126C73"/>
    <w:rsid w:val="00126CAC"/>
    <w:rsid w:val="00126CC8"/>
    <w:rsid w:val="00126CF9"/>
    <w:rsid w:val="00126DBD"/>
    <w:rsid w:val="00126DF4"/>
    <w:rsid w:val="00126E22"/>
    <w:rsid w:val="00126F7C"/>
    <w:rsid w:val="00126F8D"/>
    <w:rsid w:val="0012704A"/>
    <w:rsid w:val="0012705E"/>
    <w:rsid w:val="001271B3"/>
    <w:rsid w:val="0012720E"/>
    <w:rsid w:val="0012724C"/>
    <w:rsid w:val="00127271"/>
    <w:rsid w:val="00127310"/>
    <w:rsid w:val="0012737E"/>
    <w:rsid w:val="001273E2"/>
    <w:rsid w:val="001273F2"/>
    <w:rsid w:val="00127405"/>
    <w:rsid w:val="0012753B"/>
    <w:rsid w:val="001275CD"/>
    <w:rsid w:val="001275EE"/>
    <w:rsid w:val="0012761B"/>
    <w:rsid w:val="0012767C"/>
    <w:rsid w:val="001277F5"/>
    <w:rsid w:val="0012787A"/>
    <w:rsid w:val="00127902"/>
    <w:rsid w:val="00127908"/>
    <w:rsid w:val="0012792A"/>
    <w:rsid w:val="00127A22"/>
    <w:rsid w:val="00127A43"/>
    <w:rsid w:val="00127AC1"/>
    <w:rsid w:val="00127AF8"/>
    <w:rsid w:val="00127B0E"/>
    <w:rsid w:val="00127BEB"/>
    <w:rsid w:val="00127CD7"/>
    <w:rsid w:val="00127E15"/>
    <w:rsid w:val="00127E16"/>
    <w:rsid w:val="00127ECD"/>
    <w:rsid w:val="00127F39"/>
    <w:rsid w:val="00127F48"/>
    <w:rsid w:val="00127FAB"/>
    <w:rsid w:val="00130175"/>
    <w:rsid w:val="001301C0"/>
    <w:rsid w:val="0013029C"/>
    <w:rsid w:val="00130308"/>
    <w:rsid w:val="001303DD"/>
    <w:rsid w:val="00130407"/>
    <w:rsid w:val="001304FA"/>
    <w:rsid w:val="0013052C"/>
    <w:rsid w:val="0013053A"/>
    <w:rsid w:val="0013053F"/>
    <w:rsid w:val="00130568"/>
    <w:rsid w:val="0013067F"/>
    <w:rsid w:val="001306BA"/>
    <w:rsid w:val="0013075B"/>
    <w:rsid w:val="0013082C"/>
    <w:rsid w:val="001308AA"/>
    <w:rsid w:val="0013092F"/>
    <w:rsid w:val="00130A75"/>
    <w:rsid w:val="00130B02"/>
    <w:rsid w:val="00130BAD"/>
    <w:rsid w:val="00130C28"/>
    <w:rsid w:val="00130C34"/>
    <w:rsid w:val="00130C4D"/>
    <w:rsid w:val="00130CB5"/>
    <w:rsid w:val="00130D3D"/>
    <w:rsid w:val="00130D46"/>
    <w:rsid w:val="00130E5D"/>
    <w:rsid w:val="00130EA4"/>
    <w:rsid w:val="00130F24"/>
    <w:rsid w:val="00130FB7"/>
    <w:rsid w:val="00131064"/>
    <w:rsid w:val="0013108F"/>
    <w:rsid w:val="00131161"/>
    <w:rsid w:val="00131214"/>
    <w:rsid w:val="0013127F"/>
    <w:rsid w:val="00131299"/>
    <w:rsid w:val="00131391"/>
    <w:rsid w:val="001314F2"/>
    <w:rsid w:val="00131572"/>
    <w:rsid w:val="0013159A"/>
    <w:rsid w:val="001316CA"/>
    <w:rsid w:val="001316E8"/>
    <w:rsid w:val="001317AA"/>
    <w:rsid w:val="001318FF"/>
    <w:rsid w:val="00131985"/>
    <w:rsid w:val="001319A3"/>
    <w:rsid w:val="00131A0F"/>
    <w:rsid w:val="00131B53"/>
    <w:rsid w:val="00131BAD"/>
    <w:rsid w:val="00131D69"/>
    <w:rsid w:val="00131DBD"/>
    <w:rsid w:val="00131DE3"/>
    <w:rsid w:val="00131DE9"/>
    <w:rsid w:val="00131DEF"/>
    <w:rsid w:val="00131E4A"/>
    <w:rsid w:val="00131FF2"/>
    <w:rsid w:val="00132077"/>
    <w:rsid w:val="0013211F"/>
    <w:rsid w:val="00132124"/>
    <w:rsid w:val="00132178"/>
    <w:rsid w:val="00132181"/>
    <w:rsid w:val="001323E7"/>
    <w:rsid w:val="00132478"/>
    <w:rsid w:val="0013252B"/>
    <w:rsid w:val="0013273C"/>
    <w:rsid w:val="00132774"/>
    <w:rsid w:val="001327A1"/>
    <w:rsid w:val="001327CA"/>
    <w:rsid w:val="00132842"/>
    <w:rsid w:val="001328A7"/>
    <w:rsid w:val="00132958"/>
    <w:rsid w:val="00132A3A"/>
    <w:rsid w:val="00132A54"/>
    <w:rsid w:val="00132A91"/>
    <w:rsid w:val="00132AD5"/>
    <w:rsid w:val="00132B0E"/>
    <w:rsid w:val="00132B1D"/>
    <w:rsid w:val="00132B3B"/>
    <w:rsid w:val="00132C28"/>
    <w:rsid w:val="00132CC4"/>
    <w:rsid w:val="00132D2B"/>
    <w:rsid w:val="00132DCB"/>
    <w:rsid w:val="00132DDB"/>
    <w:rsid w:val="00132E8C"/>
    <w:rsid w:val="00132E9C"/>
    <w:rsid w:val="00132EE1"/>
    <w:rsid w:val="00132F89"/>
    <w:rsid w:val="00132F92"/>
    <w:rsid w:val="00132FCA"/>
    <w:rsid w:val="00132FF6"/>
    <w:rsid w:val="00133014"/>
    <w:rsid w:val="00133040"/>
    <w:rsid w:val="00133170"/>
    <w:rsid w:val="00133199"/>
    <w:rsid w:val="001331A6"/>
    <w:rsid w:val="001331BC"/>
    <w:rsid w:val="00133249"/>
    <w:rsid w:val="00133262"/>
    <w:rsid w:val="00133291"/>
    <w:rsid w:val="001332C2"/>
    <w:rsid w:val="001333A9"/>
    <w:rsid w:val="001333C3"/>
    <w:rsid w:val="00133412"/>
    <w:rsid w:val="00133470"/>
    <w:rsid w:val="001334D5"/>
    <w:rsid w:val="00133523"/>
    <w:rsid w:val="001335A9"/>
    <w:rsid w:val="00133833"/>
    <w:rsid w:val="0013385F"/>
    <w:rsid w:val="00133873"/>
    <w:rsid w:val="0013391A"/>
    <w:rsid w:val="00133933"/>
    <w:rsid w:val="001339BB"/>
    <w:rsid w:val="001339FA"/>
    <w:rsid w:val="00133A30"/>
    <w:rsid w:val="00133A7C"/>
    <w:rsid w:val="00133B36"/>
    <w:rsid w:val="00133B92"/>
    <w:rsid w:val="00133B93"/>
    <w:rsid w:val="00133BC2"/>
    <w:rsid w:val="00133C4B"/>
    <w:rsid w:val="00133CC3"/>
    <w:rsid w:val="00133DBB"/>
    <w:rsid w:val="00133ECC"/>
    <w:rsid w:val="00133EF4"/>
    <w:rsid w:val="00133F4B"/>
    <w:rsid w:val="00133F4D"/>
    <w:rsid w:val="00134196"/>
    <w:rsid w:val="00134199"/>
    <w:rsid w:val="001341EB"/>
    <w:rsid w:val="00134269"/>
    <w:rsid w:val="00134280"/>
    <w:rsid w:val="0013438D"/>
    <w:rsid w:val="00134403"/>
    <w:rsid w:val="0013444C"/>
    <w:rsid w:val="00134479"/>
    <w:rsid w:val="00134485"/>
    <w:rsid w:val="001345C9"/>
    <w:rsid w:val="00134611"/>
    <w:rsid w:val="0013461A"/>
    <w:rsid w:val="00134639"/>
    <w:rsid w:val="001346DF"/>
    <w:rsid w:val="00134716"/>
    <w:rsid w:val="0013477C"/>
    <w:rsid w:val="0013478D"/>
    <w:rsid w:val="0013479F"/>
    <w:rsid w:val="001347AA"/>
    <w:rsid w:val="00134930"/>
    <w:rsid w:val="0013493D"/>
    <w:rsid w:val="001349C1"/>
    <w:rsid w:val="001349EB"/>
    <w:rsid w:val="00134A17"/>
    <w:rsid w:val="00134BAB"/>
    <w:rsid w:val="00134C3D"/>
    <w:rsid w:val="00134D4A"/>
    <w:rsid w:val="00134D74"/>
    <w:rsid w:val="00134D7F"/>
    <w:rsid w:val="00134EE4"/>
    <w:rsid w:val="00134F78"/>
    <w:rsid w:val="00134F82"/>
    <w:rsid w:val="0013508E"/>
    <w:rsid w:val="001350B6"/>
    <w:rsid w:val="00135201"/>
    <w:rsid w:val="00135276"/>
    <w:rsid w:val="001352C2"/>
    <w:rsid w:val="0013538D"/>
    <w:rsid w:val="0013539E"/>
    <w:rsid w:val="00135421"/>
    <w:rsid w:val="0013549C"/>
    <w:rsid w:val="001354C2"/>
    <w:rsid w:val="001354D2"/>
    <w:rsid w:val="00135510"/>
    <w:rsid w:val="00135592"/>
    <w:rsid w:val="001355AE"/>
    <w:rsid w:val="001355ED"/>
    <w:rsid w:val="0013563A"/>
    <w:rsid w:val="001356DD"/>
    <w:rsid w:val="00135811"/>
    <w:rsid w:val="0013583E"/>
    <w:rsid w:val="0013585C"/>
    <w:rsid w:val="00135886"/>
    <w:rsid w:val="001358C3"/>
    <w:rsid w:val="00135907"/>
    <w:rsid w:val="00135942"/>
    <w:rsid w:val="0013598C"/>
    <w:rsid w:val="001359D6"/>
    <w:rsid w:val="001359D7"/>
    <w:rsid w:val="00135BA3"/>
    <w:rsid w:val="00135C77"/>
    <w:rsid w:val="00135CBC"/>
    <w:rsid w:val="00135CFE"/>
    <w:rsid w:val="00135D2E"/>
    <w:rsid w:val="00135D37"/>
    <w:rsid w:val="00135E47"/>
    <w:rsid w:val="00135E98"/>
    <w:rsid w:val="00135F5E"/>
    <w:rsid w:val="00135FA8"/>
    <w:rsid w:val="00136054"/>
    <w:rsid w:val="0013618C"/>
    <w:rsid w:val="001363C1"/>
    <w:rsid w:val="00136400"/>
    <w:rsid w:val="001365FF"/>
    <w:rsid w:val="001366CD"/>
    <w:rsid w:val="001366E3"/>
    <w:rsid w:val="00136720"/>
    <w:rsid w:val="00136812"/>
    <w:rsid w:val="0013693A"/>
    <w:rsid w:val="0013695A"/>
    <w:rsid w:val="001369C1"/>
    <w:rsid w:val="00136A1A"/>
    <w:rsid w:val="00136B05"/>
    <w:rsid w:val="00136B24"/>
    <w:rsid w:val="00136C1B"/>
    <w:rsid w:val="00136C22"/>
    <w:rsid w:val="00136C23"/>
    <w:rsid w:val="00136CA3"/>
    <w:rsid w:val="00136D15"/>
    <w:rsid w:val="00136E97"/>
    <w:rsid w:val="00136FA7"/>
    <w:rsid w:val="00136FAF"/>
    <w:rsid w:val="0013702D"/>
    <w:rsid w:val="0013704A"/>
    <w:rsid w:val="001370F3"/>
    <w:rsid w:val="0013719E"/>
    <w:rsid w:val="001371B4"/>
    <w:rsid w:val="001371C2"/>
    <w:rsid w:val="0013733C"/>
    <w:rsid w:val="0013736B"/>
    <w:rsid w:val="001373EC"/>
    <w:rsid w:val="00137407"/>
    <w:rsid w:val="00137440"/>
    <w:rsid w:val="001374E3"/>
    <w:rsid w:val="001375AB"/>
    <w:rsid w:val="001375AE"/>
    <w:rsid w:val="001375FE"/>
    <w:rsid w:val="00137691"/>
    <w:rsid w:val="0013776F"/>
    <w:rsid w:val="00137798"/>
    <w:rsid w:val="00137819"/>
    <w:rsid w:val="0013787F"/>
    <w:rsid w:val="001378FF"/>
    <w:rsid w:val="00137956"/>
    <w:rsid w:val="0013799B"/>
    <w:rsid w:val="001379B3"/>
    <w:rsid w:val="00137A5E"/>
    <w:rsid w:val="00137A77"/>
    <w:rsid w:val="00137B5C"/>
    <w:rsid w:val="00137BCF"/>
    <w:rsid w:val="00137C25"/>
    <w:rsid w:val="00137C94"/>
    <w:rsid w:val="00137CBB"/>
    <w:rsid w:val="00137CBF"/>
    <w:rsid w:val="00137CFF"/>
    <w:rsid w:val="00137D5B"/>
    <w:rsid w:val="00137D87"/>
    <w:rsid w:val="00137DE1"/>
    <w:rsid w:val="00137DE5"/>
    <w:rsid w:val="00137EBB"/>
    <w:rsid w:val="00137F4D"/>
    <w:rsid w:val="00137F9D"/>
    <w:rsid w:val="0014006C"/>
    <w:rsid w:val="00140095"/>
    <w:rsid w:val="00140110"/>
    <w:rsid w:val="0014015D"/>
    <w:rsid w:val="00140219"/>
    <w:rsid w:val="00140230"/>
    <w:rsid w:val="00140251"/>
    <w:rsid w:val="001402A5"/>
    <w:rsid w:val="0014036E"/>
    <w:rsid w:val="00140374"/>
    <w:rsid w:val="001403B9"/>
    <w:rsid w:val="0014047F"/>
    <w:rsid w:val="00140493"/>
    <w:rsid w:val="00140598"/>
    <w:rsid w:val="001405B5"/>
    <w:rsid w:val="00140651"/>
    <w:rsid w:val="00140686"/>
    <w:rsid w:val="001406C8"/>
    <w:rsid w:val="001406E8"/>
    <w:rsid w:val="0014075D"/>
    <w:rsid w:val="0014076F"/>
    <w:rsid w:val="001407D7"/>
    <w:rsid w:val="00140832"/>
    <w:rsid w:val="0014085C"/>
    <w:rsid w:val="00140877"/>
    <w:rsid w:val="00140916"/>
    <w:rsid w:val="00140926"/>
    <w:rsid w:val="0014095A"/>
    <w:rsid w:val="001409F7"/>
    <w:rsid w:val="00140ABB"/>
    <w:rsid w:val="00140B2F"/>
    <w:rsid w:val="00140BB3"/>
    <w:rsid w:val="00140BD9"/>
    <w:rsid w:val="00140C58"/>
    <w:rsid w:val="00140D7A"/>
    <w:rsid w:val="00140DA4"/>
    <w:rsid w:val="00140E04"/>
    <w:rsid w:val="00140ED8"/>
    <w:rsid w:val="00140EF6"/>
    <w:rsid w:val="00140F01"/>
    <w:rsid w:val="00140F27"/>
    <w:rsid w:val="00140FF2"/>
    <w:rsid w:val="00140FFF"/>
    <w:rsid w:val="0014103C"/>
    <w:rsid w:val="0014106D"/>
    <w:rsid w:val="001410A3"/>
    <w:rsid w:val="00141108"/>
    <w:rsid w:val="00141215"/>
    <w:rsid w:val="00141253"/>
    <w:rsid w:val="001412B3"/>
    <w:rsid w:val="001412D5"/>
    <w:rsid w:val="00141338"/>
    <w:rsid w:val="001413AD"/>
    <w:rsid w:val="001413C2"/>
    <w:rsid w:val="001413F6"/>
    <w:rsid w:val="001413FF"/>
    <w:rsid w:val="00141448"/>
    <w:rsid w:val="001414B0"/>
    <w:rsid w:val="001414E8"/>
    <w:rsid w:val="00141529"/>
    <w:rsid w:val="0014153E"/>
    <w:rsid w:val="001415E1"/>
    <w:rsid w:val="0014160C"/>
    <w:rsid w:val="00141613"/>
    <w:rsid w:val="0014169A"/>
    <w:rsid w:val="001416A9"/>
    <w:rsid w:val="001416C0"/>
    <w:rsid w:val="0014171D"/>
    <w:rsid w:val="0014190D"/>
    <w:rsid w:val="0014198C"/>
    <w:rsid w:val="001419BA"/>
    <w:rsid w:val="001419BB"/>
    <w:rsid w:val="001419E8"/>
    <w:rsid w:val="00141B30"/>
    <w:rsid w:val="00141C36"/>
    <w:rsid w:val="00141D81"/>
    <w:rsid w:val="00141FA1"/>
    <w:rsid w:val="001421E5"/>
    <w:rsid w:val="00142200"/>
    <w:rsid w:val="00142223"/>
    <w:rsid w:val="001424B3"/>
    <w:rsid w:val="00142550"/>
    <w:rsid w:val="0014266F"/>
    <w:rsid w:val="001426B0"/>
    <w:rsid w:val="001426C4"/>
    <w:rsid w:val="00142893"/>
    <w:rsid w:val="001428BC"/>
    <w:rsid w:val="00142A6A"/>
    <w:rsid w:val="00142A92"/>
    <w:rsid w:val="00142AB3"/>
    <w:rsid w:val="00142AEA"/>
    <w:rsid w:val="00142AF6"/>
    <w:rsid w:val="00142B39"/>
    <w:rsid w:val="00142B73"/>
    <w:rsid w:val="00142C76"/>
    <w:rsid w:val="00142CC2"/>
    <w:rsid w:val="00142CFD"/>
    <w:rsid w:val="00142D40"/>
    <w:rsid w:val="00142D7B"/>
    <w:rsid w:val="00142DF0"/>
    <w:rsid w:val="00142E92"/>
    <w:rsid w:val="00142EA7"/>
    <w:rsid w:val="00143003"/>
    <w:rsid w:val="0014302E"/>
    <w:rsid w:val="00143045"/>
    <w:rsid w:val="00143147"/>
    <w:rsid w:val="0014319E"/>
    <w:rsid w:val="001431B3"/>
    <w:rsid w:val="00143260"/>
    <w:rsid w:val="001432E4"/>
    <w:rsid w:val="001432F7"/>
    <w:rsid w:val="00143359"/>
    <w:rsid w:val="00143380"/>
    <w:rsid w:val="001433C7"/>
    <w:rsid w:val="00143449"/>
    <w:rsid w:val="00143538"/>
    <w:rsid w:val="00143584"/>
    <w:rsid w:val="00143607"/>
    <w:rsid w:val="0014366F"/>
    <w:rsid w:val="001436D5"/>
    <w:rsid w:val="00143AAD"/>
    <w:rsid w:val="00143ADF"/>
    <w:rsid w:val="00143B8A"/>
    <w:rsid w:val="00143C6A"/>
    <w:rsid w:val="00143C8D"/>
    <w:rsid w:val="00143D3F"/>
    <w:rsid w:val="00143DE2"/>
    <w:rsid w:val="00143E28"/>
    <w:rsid w:val="00143F03"/>
    <w:rsid w:val="00144015"/>
    <w:rsid w:val="00144025"/>
    <w:rsid w:val="00144057"/>
    <w:rsid w:val="0014414D"/>
    <w:rsid w:val="001441E1"/>
    <w:rsid w:val="0014422B"/>
    <w:rsid w:val="0014424D"/>
    <w:rsid w:val="00144289"/>
    <w:rsid w:val="001443D4"/>
    <w:rsid w:val="001443E4"/>
    <w:rsid w:val="00144463"/>
    <w:rsid w:val="001444B9"/>
    <w:rsid w:val="001444EF"/>
    <w:rsid w:val="0014455D"/>
    <w:rsid w:val="00144698"/>
    <w:rsid w:val="00144858"/>
    <w:rsid w:val="00144924"/>
    <w:rsid w:val="001449B7"/>
    <w:rsid w:val="001449FB"/>
    <w:rsid w:val="00144A24"/>
    <w:rsid w:val="00144A5A"/>
    <w:rsid w:val="00144A63"/>
    <w:rsid w:val="00144B0A"/>
    <w:rsid w:val="00144B1A"/>
    <w:rsid w:val="00144BEB"/>
    <w:rsid w:val="00144C63"/>
    <w:rsid w:val="00144C86"/>
    <w:rsid w:val="00144CEB"/>
    <w:rsid w:val="00144CF3"/>
    <w:rsid w:val="00144D67"/>
    <w:rsid w:val="00144E2E"/>
    <w:rsid w:val="00144ECA"/>
    <w:rsid w:val="00144EF3"/>
    <w:rsid w:val="00144F28"/>
    <w:rsid w:val="0014501D"/>
    <w:rsid w:val="0014503A"/>
    <w:rsid w:val="00145133"/>
    <w:rsid w:val="00145138"/>
    <w:rsid w:val="0014514F"/>
    <w:rsid w:val="001451B1"/>
    <w:rsid w:val="001451CC"/>
    <w:rsid w:val="00145259"/>
    <w:rsid w:val="00145280"/>
    <w:rsid w:val="001452A1"/>
    <w:rsid w:val="001453C5"/>
    <w:rsid w:val="00145429"/>
    <w:rsid w:val="00145488"/>
    <w:rsid w:val="00145538"/>
    <w:rsid w:val="00145558"/>
    <w:rsid w:val="00145655"/>
    <w:rsid w:val="00145657"/>
    <w:rsid w:val="0014569B"/>
    <w:rsid w:val="001456BD"/>
    <w:rsid w:val="00145706"/>
    <w:rsid w:val="0014578D"/>
    <w:rsid w:val="001457B3"/>
    <w:rsid w:val="0014581A"/>
    <w:rsid w:val="0014582A"/>
    <w:rsid w:val="00145856"/>
    <w:rsid w:val="0014585E"/>
    <w:rsid w:val="0014589E"/>
    <w:rsid w:val="001458BA"/>
    <w:rsid w:val="00145919"/>
    <w:rsid w:val="00145979"/>
    <w:rsid w:val="00145A3E"/>
    <w:rsid w:val="00145A62"/>
    <w:rsid w:val="00145A6D"/>
    <w:rsid w:val="00145B0C"/>
    <w:rsid w:val="00145B46"/>
    <w:rsid w:val="00145B4E"/>
    <w:rsid w:val="00145BCE"/>
    <w:rsid w:val="00145BE4"/>
    <w:rsid w:val="00145BE6"/>
    <w:rsid w:val="00145C8F"/>
    <w:rsid w:val="00145CC2"/>
    <w:rsid w:val="00145CEE"/>
    <w:rsid w:val="00145D0A"/>
    <w:rsid w:val="00145D35"/>
    <w:rsid w:val="00145D37"/>
    <w:rsid w:val="00145D65"/>
    <w:rsid w:val="00145E0F"/>
    <w:rsid w:val="00145F0F"/>
    <w:rsid w:val="00145F29"/>
    <w:rsid w:val="00146063"/>
    <w:rsid w:val="0014617F"/>
    <w:rsid w:val="0014622C"/>
    <w:rsid w:val="00146276"/>
    <w:rsid w:val="001462B6"/>
    <w:rsid w:val="00146309"/>
    <w:rsid w:val="00146329"/>
    <w:rsid w:val="00146346"/>
    <w:rsid w:val="0014634E"/>
    <w:rsid w:val="001463DB"/>
    <w:rsid w:val="001463E5"/>
    <w:rsid w:val="00146421"/>
    <w:rsid w:val="00146532"/>
    <w:rsid w:val="00146540"/>
    <w:rsid w:val="0014656E"/>
    <w:rsid w:val="001466FF"/>
    <w:rsid w:val="00146705"/>
    <w:rsid w:val="001467DC"/>
    <w:rsid w:val="001467DF"/>
    <w:rsid w:val="0014681B"/>
    <w:rsid w:val="00146836"/>
    <w:rsid w:val="001468E1"/>
    <w:rsid w:val="001468EC"/>
    <w:rsid w:val="00146926"/>
    <w:rsid w:val="00146945"/>
    <w:rsid w:val="00146A4D"/>
    <w:rsid w:val="00146AC8"/>
    <w:rsid w:val="00146BFE"/>
    <w:rsid w:val="00146CBA"/>
    <w:rsid w:val="00146CC8"/>
    <w:rsid w:val="00146D02"/>
    <w:rsid w:val="00146D15"/>
    <w:rsid w:val="00146DB4"/>
    <w:rsid w:val="00146DB6"/>
    <w:rsid w:val="00146DE7"/>
    <w:rsid w:val="00146E44"/>
    <w:rsid w:val="00146E54"/>
    <w:rsid w:val="00146E80"/>
    <w:rsid w:val="00146E8F"/>
    <w:rsid w:val="00146EC8"/>
    <w:rsid w:val="00146EED"/>
    <w:rsid w:val="00146F91"/>
    <w:rsid w:val="00146FA4"/>
    <w:rsid w:val="00146FC0"/>
    <w:rsid w:val="001470C6"/>
    <w:rsid w:val="001471DC"/>
    <w:rsid w:val="00147288"/>
    <w:rsid w:val="0014737A"/>
    <w:rsid w:val="001473E8"/>
    <w:rsid w:val="00147481"/>
    <w:rsid w:val="00147497"/>
    <w:rsid w:val="0014755B"/>
    <w:rsid w:val="001475A7"/>
    <w:rsid w:val="001475E6"/>
    <w:rsid w:val="00147655"/>
    <w:rsid w:val="00147683"/>
    <w:rsid w:val="001477EF"/>
    <w:rsid w:val="0014784D"/>
    <w:rsid w:val="00147864"/>
    <w:rsid w:val="0014797D"/>
    <w:rsid w:val="001479AF"/>
    <w:rsid w:val="00147B31"/>
    <w:rsid w:val="00147BCF"/>
    <w:rsid w:val="00147BD2"/>
    <w:rsid w:val="00147C39"/>
    <w:rsid w:val="00147CB0"/>
    <w:rsid w:val="00147DD2"/>
    <w:rsid w:val="00147E04"/>
    <w:rsid w:val="00147E8C"/>
    <w:rsid w:val="00147EFF"/>
    <w:rsid w:val="00147F3B"/>
    <w:rsid w:val="00147F70"/>
    <w:rsid w:val="00147FDC"/>
    <w:rsid w:val="0015000E"/>
    <w:rsid w:val="00150046"/>
    <w:rsid w:val="00150068"/>
    <w:rsid w:val="00150077"/>
    <w:rsid w:val="0015009D"/>
    <w:rsid w:val="001500DF"/>
    <w:rsid w:val="0015015E"/>
    <w:rsid w:val="001501A0"/>
    <w:rsid w:val="00150230"/>
    <w:rsid w:val="00150282"/>
    <w:rsid w:val="0015030C"/>
    <w:rsid w:val="0015036C"/>
    <w:rsid w:val="001503F0"/>
    <w:rsid w:val="00150551"/>
    <w:rsid w:val="0015058C"/>
    <w:rsid w:val="001505F9"/>
    <w:rsid w:val="001506C3"/>
    <w:rsid w:val="001506F9"/>
    <w:rsid w:val="001507E8"/>
    <w:rsid w:val="0015088B"/>
    <w:rsid w:val="00150901"/>
    <w:rsid w:val="00150928"/>
    <w:rsid w:val="00150955"/>
    <w:rsid w:val="00150A4D"/>
    <w:rsid w:val="00150A79"/>
    <w:rsid w:val="00150B62"/>
    <w:rsid w:val="00150B74"/>
    <w:rsid w:val="00150BD3"/>
    <w:rsid w:val="00150C0F"/>
    <w:rsid w:val="00150CA3"/>
    <w:rsid w:val="00150CB9"/>
    <w:rsid w:val="00150D11"/>
    <w:rsid w:val="00150E37"/>
    <w:rsid w:val="00150EB8"/>
    <w:rsid w:val="00150F4E"/>
    <w:rsid w:val="00150F55"/>
    <w:rsid w:val="001510B8"/>
    <w:rsid w:val="0015112F"/>
    <w:rsid w:val="001511DA"/>
    <w:rsid w:val="00151322"/>
    <w:rsid w:val="0015136D"/>
    <w:rsid w:val="00151379"/>
    <w:rsid w:val="001513A0"/>
    <w:rsid w:val="001513FE"/>
    <w:rsid w:val="0015143B"/>
    <w:rsid w:val="0015146F"/>
    <w:rsid w:val="0015149A"/>
    <w:rsid w:val="001514D6"/>
    <w:rsid w:val="001514F1"/>
    <w:rsid w:val="0015153B"/>
    <w:rsid w:val="0015153C"/>
    <w:rsid w:val="001515BA"/>
    <w:rsid w:val="0015165A"/>
    <w:rsid w:val="00151661"/>
    <w:rsid w:val="001516BC"/>
    <w:rsid w:val="001516F5"/>
    <w:rsid w:val="00151739"/>
    <w:rsid w:val="00151740"/>
    <w:rsid w:val="0015178C"/>
    <w:rsid w:val="001518E3"/>
    <w:rsid w:val="00151983"/>
    <w:rsid w:val="0015199F"/>
    <w:rsid w:val="00151AA1"/>
    <w:rsid w:val="00151B04"/>
    <w:rsid w:val="00151B67"/>
    <w:rsid w:val="00151BAE"/>
    <w:rsid w:val="00151C8B"/>
    <w:rsid w:val="00151CBB"/>
    <w:rsid w:val="00151D4B"/>
    <w:rsid w:val="00151F8C"/>
    <w:rsid w:val="00151F8F"/>
    <w:rsid w:val="00151FCB"/>
    <w:rsid w:val="00152065"/>
    <w:rsid w:val="00152073"/>
    <w:rsid w:val="001520AC"/>
    <w:rsid w:val="0015212F"/>
    <w:rsid w:val="001522F8"/>
    <w:rsid w:val="00152327"/>
    <w:rsid w:val="00152372"/>
    <w:rsid w:val="0015238B"/>
    <w:rsid w:val="001523C8"/>
    <w:rsid w:val="0015243E"/>
    <w:rsid w:val="00152631"/>
    <w:rsid w:val="00152683"/>
    <w:rsid w:val="0015269B"/>
    <w:rsid w:val="00152779"/>
    <w:rsid w:val="00152847"/>
    <w:rsid w:val="00152923"/>
    <w:rsid w:val="0015295F"/>
    <w:rsid w:val="00152A59"/>
    <w:rsid w:val="00152AF2"/>
    <w:rsid w:val="00152B1F"/>
    <w:rsid w:val="00152B5F"/>
    <w:rsid w:val="00152C05"/>
    <w:rsid w:val="00152CA7"/>
    <w:rsid w:val="00152D14"/>
    <w:rsid w:val="00152D44"/>
    <w:rsid w:val="00152D9B"/>
    <w:rsid w:val="00152DFC"/>
    <w:rsid w:val="00152E56"/>
    <w:rsid w:val="00152E68"/>
    <w:rsid w:val="00152EBE"/>
    <w:rsid w:val="00153014"/>
    <w:rsid w:val="0015301F"/>
    <w:rsid w:val="00153030"/>
    <w:rsid w:val="00153063"/>
    <w:rsid w:val="001530F4"/>
    <w:rsid w:val="00153109"/>
    <w:rsid w:val="00153166"/>
    <w:rsid w:val="001531AF"/>
    <w:rsid w:val="001531E6"/>
    <w:rsid w:val="00153298"/>
    <w:rsid w:val="001532C3"/>
    <w:rsid w:val="001532C4"/>
    <w:rsid w:val="0015334E"/>
    <w:rsid w:val="00153407"/>
    <w:rsid w:val="00153431"/>
    <w:rsid w:val="0015349B"/>
    <w:rsid w:val="001534EC"/>
    <w:rsid w:val="0015351D"/>
    <w:rsid w:val="0015357A"/>
    <w:rsid w:val="001535C3"/>
    <w:rsid w:val="00153618"/>
    <w:rsid w:val="00153683"/>
    <w:rsid w:val="001536A1"/>
    <w:rsid w:val="001536DD"/>
    <w:rsid w:val="00153714"/>
    <w:rsid w:val="0015375C"/>
    <w:rsid w:val="00153790"/>
    <w:rsid w:val="0015384C"/>
    <w:rsid w:val="001538ED"/>
    <w:rsid w:val="00153933"/>
    <w:rsid w:val="0015398B"/>
    <w:rsid w:val="00153A33"/>
    <w:rsid w:val="00153A74"/>
    <w:rsid w:val="00153A7B"/>
    <w:rsid w:val="00153AA4"/>
    <w:rsid w:val="00153B46"/>
    <w:rsid w:val="00153B83"/>
    <w:rsid w:val="00153B9D"/>
    <w:rsid w:val="00153C48"/>
    <w:rsid w:val="00153C54"/>
    <w:rsid w:val="00153CA5"/>
    <w:rsid w:val="00153D33"/>
    <w:rsid w:val="00153D52"/>
    <w:rsid w:val="00153DB3"/>
    <w:rsid w:val="00153E13"/>
    <w:rsid w:val="00153E21"/>
    <w:rsid w:val="00153E6A"/>
    <w:rsid w:val="00153F64"/>
    <w:rsid w:val="00153FAA"/>
    <w:rsid w:val="00153FFC"/>
    <w:rsid w:val="00154032"/>
    <w:rsid w:val="00154081"/>
    <w:rsid w:val="001540FF"/>
    <w:rsid w:val="0015417D"/>
    <w:rsid w:val="001541C0"/>
    <w:rsid w:val="0015435A"/>
    <w:rsid w:val="00154366"/>
    <w:rsid w:val="0015436F"/>
    <w:rsid w:val="00154418"/>
    <w:rsid w:val="00154430"/>
    <w:rsid w:val="0015443B"/>
    <w:rsid w:val="001544A3"/>
    <w:rsid w:val="001544AE"/>
    <w:rsid w:val="0015451E"/>
    <w:rsid w:val="00154627"/>
    <w:rsid w:val="00154737"/>
    <w:rsid w:val="001547D7"/>
    <w:rsid w:val="001547DB"/>
    <w:rsid w:val="001548E2"/>
    <w:rsid w:val="00154A75"/>
    <w:rsid w:val="00154AF4"/>
    <w:rsid w:val="00154B7A"/>
    <w:rsid w:val="00154C00"/>
    <w:rsid w:val="00154D2C"/>
    <w:rsid w:val="00154D57"/>
    <w:rsid w:val="00154DD4"/>
    <w:rsid w:val="00154E86"/>
    <w:rsid w:val="00154F00"/>
    <w:rsid w:val="00154F62"/>
    <w:rsid w:val="00154FD1"/>
    <w:rsid w:val="0015504E"/>
    <w:rsid w:val="00155067"/>
    <w:rsid w:val="001550FB"/>
    <w:rsid w:val="0015514D"/>
    <w:rsid w:val="00155186"/>
    <w:rsid w:val="001551D0"/>
    <w:rsid w:val="00155216"/>
    <w:rsid w:val="00155248"/>
    <w:rsid w:val="0015535D"/>
    <w:rsid w:val="001553C9"/>
    <w:rsid w:val="0015552C"/>
    <w:rsid w:val="001555B9"/>
    <w:rsid w:val="001555FD"/>
    <w:rsid w:val="00155625"/>
    <w:rsid w:val="001556BB"/>
    <w:rsid w:val="00155765"/>
    <w:rsid w:val="00155785"/>
    <w:rsid w:val="001557C1"/>
    <w:rsid w:val="00155804"/>
    <w:rsid w:val="00155845"/>
    <w:rsid w:val="00155879"/>
    <w:rsid w:val="00155973"/>
    <w:rsid w:val="001559E3"/>
    <w:rsid w:val="00155ACF"/>
    <w:rsid w:val="00155B94"/>
    <w:rsid w:val="00155BBA"/>
    <w:rsid w:val="00155BBE"/>
    <w:rsid w:val="00155BBF"/>
    <w:rsid w:val="00155C48"/>
    <w:rsid w:val="00155D0D"/>
    <w:rsid w:val="00155D1A"/>
    <w:rsid w:val="00155D36"/>
    <w:rsid w:val="00155D49"/>
    <w:rsid w:val="00155DF7"/>
    <w:rsid w:val="00155E40"/>
    <w:rsid w:val="00155E60"/>
    <w:rsid w:val="00155F52"/>
    <w:rsid w:val="00155FA2"/>
    <w:rsid w:val="00155FFF"/>
    <w:rsid w:val="001560C1"/>
    <w:rsid w:val="0015618E"/>
    <w:rsid w:val="001564DB"/>
    <w:rsid w:val="00156504"/>
    <w:rsid w:val="00156523"/>
    <w:rsid w:val="0015653A"/>
    <w:rsid w:val="00156598"/>
    <w:rsid w:val="0015668B"/>
    <w:rsid w:val="0015674B"/>
    <w:rsid w:val="001567A0"/>
    <w:rsid w:val="00156872"/>
    <w:rsid w:val="0015689A"/>
    <w:rsid w:val="001568E2"/>
    <w:rsid w:val="00156944"/>
    <w:rsid w:val="001569EB"/>
    <w:rsid w:val="00156A7E"/>
    <w:rsid w:val="00156AB4"/>
    <w:rsid w:val="00156B6C"/>
    <w:rsid w:val="00156B95"/>
    <w:rsid w:val="00156CB7"/>
    <w:rsid w:val="00156DCE"/>
    <w:rsid w:val="00156E3C"/>
    <w:rsid w:val="00156E42"/>
    <w:rsid w:val="00156E4B"/>
    <w:rsid w:val="001570B6"/>
    <w:rsid w:val="001570B8"/>
    <w:rsid w:val="00157179"/>
    <w:rsid w:val="001572C7"/>
    <w:rsid w:val="0015742F"/>
    <w:rsid w:val="00157494"/>
    <w:rsid w:val="00157681"/>
    <w:rsid w:val="00157813"/>
    <w:rsid w:val="001578A8"/>
    <w:rsid w:val="001578E1"/>
    <w:rsid w:val="00157921"/>
    <w:rsid w:val="001579AE"/>
    <w:rsid w:val="00157A6D"/>
    <w:rsid w:val="00157BD7"/>
    <w:rsid w:val="00157BF9"/>
    <w:rsid w:val="00157C3B"/>
    <w:rsid w:val="00157DA1"/>
    <w:rsid w:val="00157DA3"/>
    <w:rsid w:val="00157DBE"/>
    <w:rsid w:val="00157E7E"/>
    <w:rsid w:val="00157EE6"/>
    <w:rsid w:val="00160074"/>
    <w:rsid w:val="001600E2"/>
    <w:rsid w:val="001600F3"/>
    <w:rsid w:val="0016014E"/>
    <w:rsid w:val="001601F6"/>
    <w:rsid w:val="0016024C"/>
    <w:rsid w:val="001602CD"/>
    <w:rsid w:val="001602E4"/>
    <w:rsid w:val="00160365"/>
    <w:rsid w:val="0016039C"/>
    <w:rsid w:val="00160427"/>
    <w:rsid w:val="00160499"/>
    <w:rsid w:val="00160527"/>
    <w:rsid w:val="00160537"/>
    <w:rsid w:val="00160593"/>
    <w:rsid w:val="00160596"/>
    <w:rsid w:val="0016061B"/>
    <w:rsid w:val="00160644"/>
    <w:rsid w:val="00160688"/>
    <w:rsid w:val="0016072D"/>
    <w:rsid w:val="0016083C"/>
    <w:rsid w:val="0016084C"/>
    <w:rsid w:val="00160850"/>
    <w:rsid w:val="001608A4"/>
    <w:rsid w:val="001608F0"/>
    <w:rsid w:val="00160903"/>
    <w:rsid w:val="00160A1B"/>
    <w:rsid w:val="00160A87"/>
    <w:rsid w:val="00160AB2"/>
    <w:rsid w:val="00160AD9"/>
    <w:rsid w:val="00160ADE"/>
    <w:rsid w:val="00160B81"/>
    <w:rsid w:val="00160B82"/>
    <w:rsid w:val="00160B8E"/>
    <w:rsid w:val="00160B98"/>
    <w:rsid w:val="00160BDB"/>
    <w:rsid w:val="00160C0B"/>
    <w:rsid w:val="00160C2B"/>
    <w:rsid w:val="00160C35"/>
    <w:rsid w:val="00160CEA"/>
    <w:rsid w:val="00160D43"/>
    <w:rsid w:val="00160D61"/>
    <w:rsid w:val="00160D8A"/>
    <w:rsid w:val="00160DCB"/>
    <w:rsid w:val="00160E02"/>
    <w:rsid w:val="00161057"/>
    <w:rsid w:val="0016108C"/>
    <w:rsid w:val="0016108F"/>
    <w:rsid w:val="0016117D"/>
    <w:rsid w:val="0016118C"/>
    <w:rsid w:val="001611E0"/>
    <w:rsid w:val="0016124A"/>
    <w:rsid w:val="00161255"/>
    <w:rsid w:val="00161299"/>
    <w:rsid w:val="0016132E"/>
    <w:rsid w:val="00161356"/>
    <w:rsid w:val="001613BB"/>
    <w:rsid w:val="00161425"/>
    <w:rsid w:val="001614BA"/>
    <w:rsid w:val="001614C0"/>
    <w:rsid w:val="00161527"/>
    <w:rsid w:val="001615A8"/>
    <w:rsid w:val="00161617"/>
    <w:rsid w:val="00161629"/>
    <w:rsid w:val="0016174B"/>
    <w:rsid w:val="0016177C"/>
    <w:rsid w:val="001617AE"/>
    <w:rsid w:val="00161837"/>
    <w:rsid w:val="00161843"/>
    <w:rsid w:val="00161854"/>
    <w:rsid w:val="001618E3"/>
    <w:rsid w:val="001618F7"/>
    <w:rsid w:val="00161905"/>
    <w:rsid w:val="00161A8A"/>
    <w:rsid w:val="00161A95"/>
    <w:rsid w:val="00161AE5"/>
    <w:rsid w:val="00161B7A"/>
    <w:rsid w:val="00161B9F"/>
    <w:rsid w:val="00161CC5"/>
    <w:rsid w:val="00161D20"/>
    <w:rsid w:val="00161D90"/>
    <w:rsid w:val="00161DE3"/>
    <w:rsid w:val="00161EC6"/>
    <w:rsid w:val="00161F1F"/>
    <w:rsid w:val="00161F65"/>
    <w:rsid w:val="00161FA9"/>
    <w:rsid w:val="00161FC9"/>
    <w:rsid w:val="001620AA"/>
    <w:rsid w:val="00162124"/>
    <w:rsid w:val="0016219F"/>
    <w:rsid w:val="001621DD"/>
    <w:rsid w:val="0016226F"/>
    <w:rsid w:val="0016231F"/>
    <w:rsid w:val="00162425"/>
    <w:rsid w:val="0016242D"/>
    <w:rsid w:val="001624E4"/>
    <w:rsid w:val="00162569"/>
    <w:rsid w:val="00162577"/>
    <w:rsid w:val="0016257D"/>
    <w:rsid w:val="00162686"/>
    <w:rsid w:val="00162770"/>
    <w:rsid w:val="0016278C"/>
    <w:rsid w:val="0016284E"/>
    <w:rsid w:val="0016298C"/>
    <w:rsid w:val="00162A2F"/>
    <w:rsid w:val="00162A33"/>
    <w:rsid w:val="00162A3A"/>
    <w:rsid w:val="00162B17"/>
    <w:rsid w:val="00162BBE"/>
    <w:rsid w:val="00162C15"/>
    <w:rsid w:val="00162C78"/>
    <w:rsid w:val="00162CD7"/>
    <w:rsid w:val="00162CEB"/>
    <w:rsid w:val="00162D7B"/>
    <w:rsid w:val="00162D97"/>
    <w:rsid w:val="00162DCC"/>
    <w:rsid w:val="00162DDC"/>
    <w:rsid w:val="00162E03"/>
    <w:rsid w:val="001631AC"/>
    <w:rsid w:val="001631E5"/>
    <w:rsid w:val="0016347F"/>
    <w:rsid w:val="00163485"/>
    <w:rsid w:val="001634C0"/>
    <w:rsid w:val="001634C4"/>
    <w:rsid w:val="001634E8"/>
    <w:rsid w:val="00163506"/>
    <w:rsid w:val="00163653"/>
    <w:rsid w:val="001636C1"/>
    <w:rsid w:val="001636D9"/>
    <w:rsid w:val="0016378F"/>
    <w:rsid w:val="0016387A"/>
    <w:rsid w:val="0016388F"/>
    <w:rsid w:val="001638DF"/>
    <w:rsid w:val="00163960"/>
    <w:rsid w:val="0016399D"/>
    <w:rsid w:val="00163A11"/>
    <w:rsid w:val="00163AFC"/>
    <w:rsid w:val="00163CAA"/>
    <w:rsid w:val="00163DA8"/>
    <w:rsid w:val="00163DC8"/>
    <w:rsid w:val="00163DD4"/>
    <w:rsid w:val="00163DEB"/>
    <w:rsid w:val="00163E06"/>
    <w:rsid w:val="00163E62"/>
    <w:rsid w:val="00163E68"/>
    <w:rsid w:val="00163E6F"/>
    <w:rsid w:val="00163EFC"/>
    <w:rsid w:val="00163F0B"/>
    <w:rsid w:val="001640C0"/>
    <w:rsid w:val="001640DD"/>
    <w:rsid w:val="001641C7"/>
    <w:rsid w:val="001641D2"/>
    <w:rsid w:val="001642DB"/>
    <w:rsid w:val="00164318"/>
    <w:rsid w:val="001643B1"/>
    <w:rsid w:val="001644E6"/>
    <w:rsid w:val="0016451E"/>
    <w:rsid w:val="0016454F"/>
    <w:rsid w:val="0016457E"/>
    <w:rsid w:val="001645A2"/>
    <w:rsid w:val="00164692"/>
    <w:rsid w:val="00164737"/>
    <w:rsid w:val="0016475E"/>
    <w:rsid w:val="0016476B"/>
    <w:rsid w:val="00164770"/>
    <w:rsid w:val="001649AD"/>
    <w:rsid w:val="001649D4"/>
    <w:rsid w:val="001649F9"/>
    <w:rsid w:val="00164A00"/>
    <w:rsid w:val="00164A6A"/>
    <w:rsid w:val="00164B36"/>
    <w:rsid w:val="00164B7F"/>
    <w:rsid w:val="00164C03"/>
    <w:rsid w:val="00164C1E"/>
    <w:rsid w:val="00164C45"/>
    <w:rsid w:val="00164C5F"/>
    <w:rsid w:val="00164C8B"/>
    <w:rsid w:val="00164DDE"/>
    <w:rsid w:val="00164E2E"/>
    <w:rsid w:val="00164ECF"/>
    <w:rsid w:val="00164FE6"/>
    <w:rsid w:val="0016504D"/>
    <w:rsid w:val="0016506D"/>
    <w:rsid w:val="0016509A"/>
    <w:rsid w:val="001650FA"/>
    <w:rsid w:val="00165126"/>
    <w:rsid w:val="001651DE"/>
    <w:rsid w:val="0016526E"/>
    <w:rsid w:val="001652B2"/>
    <w:rsid w:val="00165339"/>
    <w:rsid w:val="00165436"/>
    <w:rsid w:val="0016545C"/>
    <w:rsid w:val="001654F1"/>
    <w:rsid w:val="0016551C"/>
    <w:rsid w:val="001655B9"/>
    <w:rsid w:val="0016562C"/>
    <w:rsid w:val="001656AF"/>
    <w:rsid w:val="00165732"/>
    <w:rsid w:val="001657E5"/>
    <w:rsid w:val="0016580B"/>
    <w:rsid w:val="0016582D"/>
    <w:rsid w:val="00165870"/>
    <w:rsid w:val="00165913"/>
    <w:rsid w:val="0016596D"/>
    <w:rsid w:val="00165995"/>
    <w:rsid w:val="001659F3"/>
    <w:rsid w:val="00165B1B"/>
    <w:rsid w:val="00165B2E"/>
    <w:rsid w:val="00165B42"/>
    <w:rsid w:val="00165BA5"/>
    <w:rsid w:val="00165BBA"/>
    <w:rsid w:val="00165C75"/>
    <w:rsid w:val="00165CA6"/>
    <w:rsid w:val="00165F80"/>
    <w:rsid w:val="00165F87"/>
    <w:rsid w:val="00165FD5"/>
    <w:rsid w:val="00165FF9"/>
    <w:rsid w:val="00166039"/>
    <w:rsid w:val="001660AB"/>
    <w:rsid w:val="00166107"/>
    <w:rsid w:val="001661E7"/>
    <w:rsid w:val="00166233"/>
    <w:rsid w:val="00166239"/>
    <w:rsid w:val="0016623A"/>
    <w:rsid w:val="0016625F"/>
    <w:rsid w:val="00166273"/>
    <w:rsid w:val="0016627B"/>
    <w:rsid w:val="00166285"/>
    <w:rsid w:val="001662A1"/>
    <w:rsid w:val="00166311"/>
    <w:rsid w:val="0016638D"/>
    <w:rsid w:val="0016640A"/>
    <w:rsid w:val="00166639"/>
    <w:rsid w:val="001666AD"/>
    <w:rsid w:val="001666BC"/>
    <w:rsid w:val="00166824"/>
    <w:rsid w:val="00166895"/>
    <w:rsid w:val="001668B6"/>
    <w:rsid w:val="001668BE"/>
    <w:rsid w:val="00166909"/>
    <w:rsid w:val="00166962"/>
    <w:rsid w:val="0016699F"/>
    <w:rsid w:val="00166AE0"/>
    <w:rsid w:val="00166B56"/>
    <w:rsid w:val="00166D04"/>
    <w:rsid w:val="00166D69"/>
    <w:rsid w:val="00166DAE"/>
    <w:rsid w:val="00166E1E"/>
    <w:rsid w:val="00166EA1"/>
    <w:rsid w:val="00166FB8"/>
    <w:rsid w:val="001670D7"/>
    <w:rsid w:val="001671E3"/>
    <w:rsid w:val="001672CB"/>
    <w:rsid w:val="001672DE"/>
    <w:rsid w:val="00167379"/>
    <w:rsid w:val="00167503"/>
    <w:rsid w:val="0016755E"/>
    <w:rsid w:val="001675AE"/>
    <w:rsid w:val="00167693"/>
    <w:rsid w:val="00167700"/>
    <w:rsid w:val="00167758"/>
    <w:rsid w:val="00167759"/>
    <w:rsid w:val="001677A4"/>
    <w:rsid w:val="001677A6"/>
    <w:rsid w:val="0016785D"/>
    <w:rsid w:val="00167886"/>
    <w:rsid w:val="001678BC"/>
    <w:rsid w:val="0016799C"/>
    <w:rsid w:val="00167AC7"/>
    <w:rsid w:val="00167B84"/>
    <w:rsid w:val="00167BF9"/>
    <w:rsid w:val="00167C1C"/>
    <w:rsid w:val="00167CAF"/>
    <w:rsid w:val="00167D0E"/>
    <w:rsid w:val="00167D3C"/>
    <w:rsid w:val="00167DA7"/>
    <w:rsid w:val="00167DAC"/>
    <w:rsid w:val="00167E97"/>
    <w:rsid w:val="00167EB9"/>
    <w:rsid w:val="00167F48"/>
    <w:rsid w:val="00167FD7"/>
    <w:rsid w:val="00167FF6"/>
    <w:rsid w:val="00170022"/>
    <w:rsid w:val="0017010F"/>
    <w:rsid w:val="00170138"/>
    <w:rsid w:val="0017017E"/>
    <w:rsid w:val="00170218"/>
    <w:rsid w:val="0017022A"/>
    <w:rsid w:val="0017022C"/>
    <w:rsid w:val="00170280"/>
    <w:rsid w:val="001702C5"/>
    <w:rsid w:val="00170327"/>
    <w:rsid w:val="0017035D"/>
    <w:rsid w:val="0017047D"/>
    <w:rsid w:val="001704B8"/>
    <w:rsid w:val="001704E7"/>
    <w:rsid w:val="00170552"/>
    <w:rsid w:val="00170690"/>
    <w:rsid w:val="0017069F"/>
    <w:rsid w:val="0017078B"/>
    <w:rsid w:val="00170851"/>
    <w:rsid w:val="001708B3"/>
    <w:rsid w:val="00170938"/>
    <w:rsid w:val="0017094C"/>
    <w:rsid w:val="00170A09"/>
    <w:rsid w:val="00170A9B"/>
    <w:rsid w:val="00170AC6"/>
    <w:rsid w:val="00170B65"/>
    <w:rsid w:val="00170C71"/>
    <w:rsid w:val="00170D2A"/>
    <w:rsid w:val="00170D45"/>
    <w:rsid w:val="00170DBB"/>
    <w:rsid w:val="00170EAA"/>
    <w:rsid w:val="00170EDA"/>
    <w:rsid w:val="00170EDD"/>
    <w:rsid w:val="00170EF3"/>
    <w:rsid w:val="00170F90"/>
    <w:rsid w:val="00170FAD"/>
    <w:rsid w:val="001710BE"/>
    <w:rsid w:val="001711B1"/>
    <w:rsid w:val="0017124B"/>
    <w:rsid w:val="00171255"/>
    <w:rsid w:val="001712A0"/>
    <w:rsid w:val="001712C1"/>
    <w:rsid w:val="00171309"/>
    <w:rsid w:val="0017130D"/>
    <w:rsid w:val="0017133B"/>
    <w:rsid w:val="001713A3"/>
    <w:rsid w:val="00171520"/>
    <w:rsid w:val="0017157E"/>
    <w:rsid w:val="001716A0"/>
    <w:rsid w:val="0017172C"/>
    <w:rsid w:val="00171739"/>
    <w:rsid w:val="001717AA"/>
    <w:rsid w:val="00171804"/>
    <w:rsid w:val="00171845"/>
    <w:rsid w:val="001718CC"/>
    <w:rsid w:val="001718FC"/>
    <w:rsid w:val="0017190E"/>
    <w:rsid w:val="00171941"/>
    <w:rsid w:val="001719BA"/>
    <w:rsid w:val="001719FD"/>
    <w:rsid w:val="00171A1B"/>
    <w:rsid w:val="00171A24"/>
    <w:rsid w:val="00171A28"/>
    <w:rsid w:val="00171A31"/>
    <w:rsid w:val="00171A92"/>
    <w:rsid w:val="00171AD8"/>
    <w:rsid w:val="00171B0E"/>
    <w:rsid w:val="00171C1B"/>
    <w:rsid w:val="00171CA3"/>
    <w:rsid w:val="00171CCB"/>
    <w:rsid w:val="00171D1B"/>
    <w:rsid w:val="00171E0A"/>
    <w:rsid w:val="00171FCB"/>
    <w:rsid w:val="00172046"/>
    <w:rsid w:val="001720C8"/>
    <w:rsid w:val="001720D9"/>
    <w:rsid w:val="00172223"/>
    <w:rsid w:val="0017222A"/>
    <w:rsid w:val="00172313"/>
    <w:rsid w:val="00172395"/>
    <w:rsid w:val="001723F1"/>
    <w:rsid w:val="00172451"/>
    <w:rsid w:val="001724D5"/>
    <w:rsid w:val="001725E2"/>
    <w:rsid w:val="00172648"/>
    <w:rsid w:val="0017282B"/>
    <w:rsid w:val="001728EE"/>
    <w:rsid w:val="001729D3"/>
    <w:rsid w:val="00172A3D"/>
    <w:rsid w:val="00172A85"/>
    <w:rsid w:val="00172B1B"/>
    <w:rsid w:val="00172C2D"/>
    <w:rsid w:val="00172C84"/>
    <w:rsid w:val="00172CC5"/>
    <w:rsid w:val="00172CE8"/>
    <w:rsid w:val="00172DC0"/>
    <w:rsid w:val="00172F23"/>
    <w:rsid w:val="00173010"/>
    <w:rsid w:val="00173038"/>
    <w:rsid w:val="001730B6"/>
    <w:rsid w:val="001731BB"/>
    <w:rsid w:val="001731D3"/>
    <w:rsid w:val="00173239"/>
    <w:rsid w:val="00173243"/>
    <w:rsid w:val="00173382"/>
    <w:rsid w:val="001733AE"/>
    <w:rsid w:val="001733CD"/>
    <w:rsid w:val="00173423"/>
    <w:rsid w:val="001734CF"/>
    <w:rsid w:val="00173565"/>
    <w:rsid w:val="00173667"/>
    <w:rsid w:val="00173690"/>
    <w:rsid w:val="001736AD"/>
    <w:rsid w:val="001736CF"/>
    <w:rsid w:val="00173735"/>
    <w:rsid w:val="0017377B"/>
    <w:rsid w:val="001737FC"/>
    <w:rsid w:val="00173AA9"/>
    <w:rsid w:val="00173B84"/>
    <w:rsid w:val="00173BCD"/>
    <w:rsid w:val="00173C4B"/>
    <w:rsid w:val="00173CBA"/>
    <w:rsid w:val="00173D14"/>
    <w:rsid w:val="00173D29"/>
    <w:rsid w:val="00173D63"/>
    <w:rsid w:val="00173D71"/>
    <w:rsid w:val="00173D83"/>
    <w:rsid w:val="00173D8A"/>
    <w:rsid w:val="00173EA7"/>
    <w:rsid w:val="00173F75"/>
    <w:rsid w:val="00173FE2"/>
    <w:rsid w:val="00174067"/>
    <w:rsid w:val="00174078"/>
    <w:rsid w:val="001740A1"/>
    <w:rsid w:val="00174111"/>
    <w:rsid w:val="0017421C"/>
    <w:rsid w:val="00174302"/>
    <w:rsid w:val="00174334"/>
    <w:rsid w:val="0017437B"/>
    <w:rsid w:val="00174483"/>
    <w:rsid w:val="00174630"/>
    <w:rsid w:val="00174740"/>
    <w:rsid w:val="001747B0"/>
    <w:rsid w:val="001747C0"/>
    <w:rsid w:val="001747C7"/>
    <w:rsid w:val="001747D0"/>
    <w:rsid w:val="0017485B"/>
    <w:rsid w:val="001749CC"/>
    <w:rsid w:val="001749E5"/>
    <w:rsid w:val="00174A63"/>
    <w:rsid w:val="00174A8E"/>
    <w:rsid w:val="00174A96"/>
    <w:rsid w:val="00174B0F"/>
    <w:rsid w:val="00174C6A"/>
    <w:rsid w:val="00174C75"/>
    <w:rsid w:val="00174C97"/>
    <w:rsid w:val="00174CA4"/>
    <w:rsid w:val="00174E76"/>
    <w:rsid w:val="00174E99"/>
    <w:rsid w:val="00174EF2"/>
    <w:rsid w:val="00174F2D"/>
    <w:rsid w:val="00175068"/>
    <w:rsid w:val="0017509B"/>
    <w:rsid w:val="001750CA"/>
    <w:rsid w:val="001750D4"/>
    <w:rsid w:val="001750E5"/>
    <w:rsid w:val="0017522B"/>
    <w:rsid w:val="00175298"/>
    <w:rsid w:val="00175362"/>
    <w:rsid w:val="00175394"/>
    <w:rsid w:val="0017539B"/>
    <w:rsid w:val="00175423"/>
    <w:rsid w:val="0017545F"/>
    <w:rsid w:val="0017547F"/>
    <w:rsid w:val="001755B4"/>
    <w:rsid w:val="001755C7"/>
    <w:rsid w:val="001755E3"/>
    <w:rsid w:val="001756B0"/>
    <w:rsid w:val="001756F4"/>
    <w:rsid w:val="0017575A"/>
    <w:rsid w:val="00175762"/>
    <w:rsid w:val="00175892"/>
    <w:rsid w:val="001758B7"/>
    <w:rsid w:val="00175971"/>
    <w:rsid w:val="0017599C"/>
    <w:rsid w:val="001759D9"/>
    <w:rsid w:val="00175A9A"/>
    <w:rsid w:val="00175ACD"/>
    <w:rsid w:val="00175B7F"/>
    <w:rsid w:val="00175C3B"/>
    <w:rsid w:val="00175D1E"/>
    <w:rsid w:val="00175D3A"/>
    <w:rsid w:val="00175D44"/>
    <w:rsid w:val="00175D47"/>
    <w:rsid w:val="00175D59"/>
    <w:rsid w:val="00175D89"/>
    <w:rsid w:val="00175E35"/>
    <w:rsid w:val="00175E59"/>
    <w:rsid w:val="00175E61"/>
    <w:rsid w:val="00175E68"/>
    <w:rsid w:val="00175E8F"/>
    <w:rsid w:val="00175F36"/>
    <w:rsid w:val="00175F89"/>
    <w:rsid w:val="00175FFA"/>
    <w:rsid w:val="00176038"/>
    <w:rsid w:val="00176166"/>
    <w:rsid w:val="0017616D"/>
    <w:rsid w:val="001762DE"/>
    <w:rsid w:val="0017630C"/>
    <w:rsid w:val="00176369"/>
    <w:rsid w:val="0017643D"/>
    <w:rsid w:val="001764D3"/>
    <w:rsid w:val="00176518"/>
    <w:rsid w:val="0017663D"/>
    <w:rsid w:val="0017664F"/>
    <w:rsid w:val="001766C2"/>
    <w:rsid w:val="0017676C"/>
    <w:rsid w:val="001767F6"/>
    <w:rsid w:val="00176880"/>
    <w:rsid w:val="00176968"/>
    <w:rsid w:val="00176992"/>
    <w:rsid w:val="00176A0E"/>
    <w:rsid w:val="00176A4B"/>
    <w:rsid w:val="00176AD1"/>
    <w:rsid w:val="00176ADD"/>
    <w:rsid w:val="00176B25"/>
    <w:rsid w:val="00176BFF"/>
    <w:rsid w:val="00176C41"/>
    <w:rsid w:val="00176C45"/>
    <w:rsid w:val="00176C5E"/>
    <w:rsid w:val="00176D05"/>
    <w:rsid w:val="00176D1A"/>
    <w:rsid w:val="00176D7D"/>
    <w:rsid w:val="00176DC6"/>
    <w:rsid w:val="00176DF8"/>
    <w:rsid w:val="00176F81"/>
    <w:rsid w:val="00176FA8"/>
    <w:rsid w:val="00177027"/>
    <w:rsid w:val="0017705E"/>
    <w:rsid w:val="0017706B"/>
    <w:rsid w:val="001771CA"/>
    <w:rsid w:val="001772E4"/>
    <w:rsid w:val="00177388"/>
    <w:rsid w:val="00177420"/>
    <w:rsid w:val="00177447"/>
    <w:rsid w:val="0017745C"/>
    <w:rsid w:val="0017749D"/>
    <w:rsid w:val="001774A1"/>
    <w:rsid w:val="00177566"/>
    <w:rsid w:val="001775D5"/>
    <w:rsid w:val="00177630"/>
    <w:rsid w:val="00177664"/>
    <w:rsid w:val="00177681"/>
    <w:rsid w:val="001776B3"/>
    <w:rsid w:val="00177714"/>
    <w:rsid w:val="00177940"/>
    <w:rsid w:val="00177950"/>
    <w:rsid w:val="0017796B"/>
    <w:rsid w:val="00177999"/>
    <w:rsid w:val="001779FB"/>
    <w:rsid w:val="00177A2B"/>
    <w:rsid w:val="00177A63"/>
    <w:rsid w:val="00177A88"/>
    <w:rsid w:val="00177A89"/>
    <w:rsid w:val="00177AB8"/>
    <w:rsid w:val="00177B2B"/>
    <w:rsid w:val="00177BAE"/>
    <w:rsid w:val="00177C32"/>
    <w:rsid w:val="00177C69"/>
    <w:rsid w:val="00177C72"/>
    <w:rsid w:val="00177CA2"/>
    <w:rsid w:val="00177CA5"/>
    <w:rsid w:val="00177CEA"/>
    <w:rsid w:val="00177CF6"/>
    <w:rsid w:val="00177D6E"/>
    <w:rsid w:val="00177DC4"/>
    <w:rsid w:val="00177EA6"/>
    <w:rsid w:val="00177EBA"/>
    <w:rsid w:val="00177EBE"/>
    <w:rsid w:val="00177FAE"/>
    <w:rsid w:val="0018009B"/>
    <w:rsid w:val="001800B7"/>
    <w:rsid w:val="001800C6"/>
    <w:rsid w:val="001801C4"/>
    <w:rsid w:val="001801F1"/>
    <w:rsid w:val="0018021F"/>
    <w:rsid w:val="0018022B"/>
    <w:rsid w:val="00180294"/>
    <w:rsid w:val="001802AD"/>
    <w:rsid w:val="001802DA"/>
    <w:rsid w:val="001802E5"/>
    <w:rsid w:val="0018035B"/>
    <w:rsid w:val="00180393"/>
    <w:rsid w:val="00180443"/>
    <w:rsid w:val="00180492"/>
    <w:rsid w:val="001804FC"/>
    <w:rsid w:val="0018057C"/>
    <w:rsid w:val="00180589"/>
    <w:rsid w:val="0018058D"/>
    <w:rsid w:val="001805C2"/>
    <w:rsid w:val="001805D5"/>
    <w:rsid w:val="00180670"/>
    <w:rsid w:val="00180685"/>
    <w:rsid w:val="001806D3"/>
    <w:rsid w:val="0018073B"/>
    <w:rsid w:val="00180748"/>
    <w:rsid w:val="001807BA"/>
    <w:rsid w:val="00180846"/>
    <w:rsid w:val="00180892"/>
    <w:rsid w:val="00180898"/>
    <w:rsid w:val="00180ABD"/>
    <w:rsid w:val="00180ADE"/>
    <w:rsid w:val="00180B6B"/>
    <w:rsid w:val="00180D3F"/>
    <w:rsid w:val="00180E3E"/>
    <w:rsid w:val="00180EE8"/>
    <w:rsid w:val="00180F36"/>
    <w:rsid w:val="00180F3F"/>
    <w:rsid w:val="00180F86"/>
    <w:rsid w:val="00180F8A"/>
    <w:rsid w:val="00181003"/>
    <w:rsid w:val="00181032"/>
    <w:rsid w:val="00181089"/>
    <w:rsid w:val="001810FF"/>
    <w:rsid w:val="00181105"/>
    <w:rsid w:val="00181121"/>
    <w:rsid w:val="00181151"/>
    <w:rsid w:val="0018120D"/>
    <w:rsid w:val="00181365"/>
    <w:rsid w:val="0018138A"/>
    <w:rsid w:val="0018146F"/>
    <w:rsid w:val="001814B0"/>
    <w:rsid w:val="001814EB"/>
    <w:rsid w:val="001814F6"/>
    <w:rsid w:val="00181567"/>
    <w:rsid w:val="001815F8"/>
    <w:rsid w:val="0018161A"/>
    <w:rsid w:val="00181671"/>
    <w:rsid w:val="001816FF"/>
    <w:rsid w:val="00181711"/>
    <w:rsid w:val="00181732"/>
    <w:rsid w:val="00181784"/>
    <w:rsid w:val="001817A7"/>
    <w:rsid w:val="001817B7"/>
    <w:rsid w:val="0018188F"/>
    <w:rsid w:val="001818CD"/>
    <w:rsid w:val="0018190C"/>
    <w:rsid w:val="00181979"/>
    <w:rsid w:val="001819A0"/>
    <w:rsid w:val="001819D6"/>
    <w:rsid w:val="001819FB"/>
    <w:rsid w:val="00181B77"/>
    <w:rsid w:val="00181D1B"/>
    <w:rsid w:val="00181D4D"/>
    <w:rsid w:val="00181DC9"/>
    <w:rsid w:val="00181DD8"/>
    <w:rsid w:val="00181E29"/>
    <w:rsid w:val="00181E47"/>
    <w:rsid w:val="00181FBA"/>
    <w:rsid w:val="00181FD8"/>
    <w:rsid w:val="00181FF4"/>
    <w:rsid w:val="00182084"/>
    <w:rsid w:val="00182096"/>
    <w:rsid w:val="0018210F"/>
    <w:rsid w:val="00182147"/>
    <w:rsid w:val="0018216D"/>
    <w:rsid w:val="0018217B"/>
    <w:rsid w:val="00182219"/>
    <w:rsid w:val="0018225C"/>
    <w:rsid w:val="00182354"/>
    <w:rsid w:val="00182370"/>
    <w:rsid w:val="0018241B"/>
    <w:rsid w:val="00182428"/>
    <w:rsid w:val="0018242C"/>
    <w:rsid w:val="001824D4"/>
    <w:rsid w:val="001824FF"/>
    <w:rsid w:val="00182540"/>
    <w:rsid w:val="0018254C"/>
    <w:rsid w:val="001825D0"/>
    <w:rsid w:val="001825D8"/>
    <w:rsid w:val="0018262F"/>
    <w:rsid w:val="00182665"/>
    <w:rsid w:val="00182670"/>
    <w:rsid w:val="00182798"/>
    <w:rsid w:val="00182805"/>
    <w:rsid w:val="00182885"/>
    <w:rsid w:val="0018289F"/>
    <w:rsid w:val="001828EF"/>
    <w:rsid w:val="0018294A"/>
    <w:rsid w:val="0018299C"/>
    <w:rsid w:val="00182A14"/>
    <w:rsid w:val="00182ACE"/>
    <w:rsid w:val="00182B76"/>
    <w:rsid w:val="00182B9A"/>
    <w:rsid w:val="00182C26"/>
    <w:rsid w:val="00182D09"/>
    <w:rsid w:val="00182D3A"/>
    <w:rsid w:val="00182D58"/>
    <w:rsid w:val="00182D93"/>
    <w:rsid w:val="00182DB5"/>
    <w:rsid w:val="00182DBA"/>
    <w:rsid w:val="00182E11"/>
    <w:rsid w:val="00182EFD"/>
    <w:rsid w:val="00182F7B"/>
    <w:rsid w:val="00182F7F"/>
    <w:rsid w:val="00183072"/>
    <w:rsid w:val="00183088"/>
    <w:rsid w:val="0018313D"/>
    <w:rsid w:val="00183198"/>
    <w:rsid w:val="001831C0"/>
    <w:rsid w:val="0018327C"/>
    <w:rsid w:val="001833AB"/>
    <w:rsid w:val="00183433"/>
    <w:rsid w:val="001834C8"/>
    <w:rsid w:val="00183541"/>
    <w:rsid w:val="001835B9"/>
    <w:rsid w:val="001835DD"/>
    <w:rsid w:val="001835EF"/>
    <w:rsid w:val="00183649"/>
    <w:rsid w:val="0018365A"/>
    <w:rsid w:val="00183718"/>
    <w:rsid w:val="00183837"/>
    <w:rsid w:val="0018386F"/>
    <w:rsid w:val="00183919"/>
    <w:rsid w:val="00183941"/>
    <w:rsid w:val="00183959"/>
    <w:rsid w:val="001839AB"/>
    <w:rsid w:val="00183B7C"/>
    <w:rsid w:val="00183C52"/>
    <w:rsid w:val="00183CC2"/>
    <w:rsid w:val="00183D58"/>
    <w:rsid w:val="00183D98"/>
    <w:rsid w:val="00183D9C"/>
    <w:rsid w:val="00183E1C"/>
    <w:rsid w:val="00183E74"/>
    <w:rsid w:val="00183EE3"/>
    <w:rsid w:val="00183EE5"/>
    <w:rsid w:val="00184069"/>
    <w:rsid w:val="001840C7"/>
    <w:rsid w:val="00184107"/>
    <w:rsid w:val="001841B9"/>
    <w:rsid w:val="0018420A"/>
    <w:rsid w:val="0018425F"/>
    <w:rsid w:val="0018427F"/>
    <w:rsid w:val="00184288"/>
    <w:rsid w:val="00184324"/>
    <w:rsid w:val="00184327"/>
    <w:rsid w:val="001843F6"/>
    <w:rsid w:val="00184453"/>
    <w:rsid w:val="0018448C"/>
    <w:rsid w:val="00184490"/>
    <w:rsid w:val="001845E9"/>
    <w:rsid w:val="0018460D"/>
    <w:rsid w:val="001846A2"/>
    <w:rsid w:val="0018475D"/>
    <w:rsid w:val="0018478B"/>
    <w:rsid w:val="00184817"/>
    <w:rsid w:val="00184839"/>
    <w:rsid w:val="0018486A"/>
    <w:rsid w:val="001849D7"/>
    <w:rsid w:val="00184AA0"/>
    <w:rsid w:val="00184B62"/>
    <w:rsid w:val="00184B92"/>
    <w:rsid w:val="00184C02"/>
    <w:rsid w:val="00184CDE"/>
    <w:rsid w:val="00184D87"/>
    <w:rsid w:val="00184DC3"/>
    <w:rsid w:val="00184DDA"/>
    <w:rsid w:val="00184E67"/>
    <w:rsid w:val="00185037"/>
    <w:rsid w:val="0018509B"/>
    <w:rsid w:val="001850DA"/>
    <w:rsid w:val="00185102"/>
    <w:rsid w:val="00185129"/>
    <w:rsid w:val="00185165"/>
    <w:rsid w:val="0018517C"/>
    <w:rsid w:val="0018518B"/>
    <w:rsid w:val="00185214"/>
    <w:rsid w:val="00185230"/>
    <w:rsid w:val="00185294"/>
    <w:rsid w:val="00185334"/>
    <w:rsid w:val="00185361"/>
    <w:rsid w:val="0018545E"/>
    <w:rsid w:val="001854E8"/>
    <w:rsid w:val="001855A9"/>
    <w:rsid w:val="001855BF"/>
    <w:rsid w:val="00185636"/>
    <w:rsid w:val="001856EA"/>
    <w:rsid w:val="001856F8"/>
    <w:rsid w:val="001857A3"/>
    <w:rsid w:val="001857F7"/>
    <w:rsid w:val="00185895"/>
    <w:rsid w:val="0018595B"/>
    <w:rsid w:val="0018598A"/>
    <w:rsid w:val="001859D5"/>
    <w:rsid w:val="00185A33"/>
    <w:rsid w:val="00185B31"/>
    <w:rsid w:val="00185CA1"/>
    <w:rsid w:val="00185D28"/>
    <w:rsid w:val="00185E80"/>
    <w:rsid w:val="00185EB4"/>
    <w:rsid w:val="00185EC7"/>
    <w:rsid w:val="00185EF3"/>
    <w:rsid w:val="00185FC2"/>
    <w:rsid w:val="00185FF6"/>
    <w:rsid w:val="00186020"/>
    <w:rsid w:val="00186128"/>
    <w:rsid w:val="00186233"/>
    <w:rsid w:val="001862DC"/>
    <w:rsid w:val="00186301"/>
    <w:rsid w:val="0018631E"/>
    <w:rsid w:val="00186359"/>
    <w:rsid w:val="00186391"/>
    <w:rsid w:val="001863BC"/>
    <w:rsid w:val="001863C3"/>
    <w:rsid w:val="001863CB"/>
    <w:rsid w:val="001864A8"/>
    <w:rsid w:val="00186530"/>
    <w:rsid w:val="0018653F"/>
    <w:rsid w:val="00186580"/>
    <w:rsid w:val="00186618"/>
    <w:rsid w:val="0018661F"/>
    <w:rsid w:val="001866E2"/>
    <w:rsid w:val="001866F0"/>
    <w:rsid w:val="00186746"/>
    <w:rsid w:val="0018674D"/>
    <w:rsid w:val="00186790"/>
    <w:rsid w:val="0018680E"/>
    <w:rsid w:val="00186877"/>
    <w:rsid w:val="00186915"/>
    <w:rsid w:val="001869FF"/>
    <w:rsid w:val="00186A2B"/>
    <w:rsid w:val="00186A52"/>
    <w:rsid w:val="00186B50"/>
    <w:rsid w:val="00186B91"/>
    <w:rsid w:val="00186C6D"/>
    <w:rsid w:val="00186C93"/>
    <w:rsid w:val="00186D05"/>
    <w:rsid w:val="00186D68"/>
    <w:rsid w:val="00186DE1"/>
    <w:rsid w:val="00186DF6"/>
    <w:rsid w:val="00186EA7"/>
    <w:rsid w:val="00186EAF"/>
    <w:rsid w:val="00186FB7"/>
    <w:rsid w:val="00187097"/>
    <w:rsid w:val="001871F8"/>
    <w:rsid w:val="00187317"/>
    <w:rsid w:val="0018738D"/>
    <w:rsid w:val="00187452"/>
    <w:rsid w:val="0018753D"/>
    <w:rsid w:val="0018759B"/>
    <w:rsid w:val="0018763D"/>
    <w:rsid w:val="00187816"/>
    <w:rsid w:val="0018794A"/>
    <w:rsid w:val="001879EA"/>
    <w:rsid w:val="001879EF"/>
    <w:rsid w:val="00187A6D"/>
    <w:rsid w:val="00187B66"/>
    <w:rsid w:val="00187BCC"/>
    <w:rsid w:val="00187CFC"/>
    <w:rsid w:val="00187E03"/>
    <w:rsid w:val="00187E3A"/>
    <w:rsid w:val="00187E5B"/>
    <w:rsid w:val="00187EFB"/>
    <w:rsid w:val="00187F24"/>
    <w:rsid w:val="00187F45"/>
    <w:rsid w:val="00187F5F"/>
    <w:rsid w:val="00187FBA"/>
    <w:rsid w:val="00190217"/>
    <w:rsid w:val="00190318"/>
    <w:rsid w:val="0019031D"/>
    <w:rsid w:val="00190411"/>
    <w:rsid w:val="0019042F"/>
    <w:rsid w:val="00190504"/>
    <w:rsid w:val="0019055E"/>
    <w:rsid w:val="001905C9"/>
    <w:rsid w:val="0019065B"/>
    <w:rsid w:val="00190691"/>
    <w:rsid w:val="001906CF"/>
    <w:rsid w:val="001906E7"/>
    <w:rsid w:val="0019074F"/>
    <w:rsid w:val="001907A4"/>
    <w:rsid w:val="001907AF"/>
    <w:rsid w:val="00190817"/>
    <w:rsid w:val="00190842"/>
    <w:rsid w:val="00190868"/>
    <w:rsid w:val="00190916"/>
    <w:rsid w:val="00190AB5"/>
    <w:rsid w:val="00190B2D"/>
    <w:rsid w:val="00190B34"/>
    <w:rsid w:val="00190B7A"/>
    <w:rsid w:val="00190BD6"/>
    <w:rsid w:val="00190BDC"/>
    <w:rsid w:val="00190BFE"/>
    <w:rsid w:val="00190C2F"/>
    <w:rsid w:val="00190C3C"/>
    <w:rsid w:val="00190C4B"/>
    <w:rsid w:val="00190CD9"/>
    <w:rsid w:val="00190D45"/>
    <w:rsid w:val="00190DA9"/>
    <w:rsid w:val="00190EF6"/>
    <w:rsid w:val="00190F71"/>
    <w:rsid w:val="00190F86"/>
    <w:rsid w:val="00190FE5"/>
    <w:rsid w:val="0019108D"/>
    <w:rsid w:val="001910FF"/>
    <w:rsid w:val="00191245"/>
    <w:rsid w:val="00191270"/>
    <w:rsid w:val="001912C4"/>
    <w:rsid w:val="0019136F"/>
    <w:rsid w:val="001913E6"/>
    <w:rsid w:val="00191487"/>
    <w:rsid w:val="00191515"/>
    <w:rsid w:val="0019167D"/>
    <w:rsid w:val="001916A6"/>
    <w:rsid w:val="00191704"/>
    <w:rsid w:val="001917EE"/>
    <w:rsid w:val="00191844"/>
    <w:rsid w:val="001918AC"/>
    <w:rsid w:val="001918C4"/>
    <w:rsid w:val="00191953"/>
    <w:rsid w:val="00191969"/>
    <w:rsid w:val="001919C4"/>
    <w:rsid w:val="00191B1E"/>
    <w:rsid w:val="00191B20"/>
    <w:rsid w:val="00191BF6"/>
    <w:rsid w:val="00191C40"/>
    <w:rsid w:val="00191C76"/>
    <w:rsid w:val="00191C8F"/>
    <w:rsid w:val="00191DAB"/>
    <w:rsid w:val="00191DD4"/>
    <w:rsid w:val="00191E30"/>
    <w:rsid w:val="00191E38"/>
    <w:rsid w:val="00191EFD"/>
    <w:rsid w:val="00192094"/>
    <w:rsid w:val="001921BE"/>
    <w:rsid w:val="001922C1"/>
    <w:rsid w:val="001923E1"/>
    <w:rsid w:val="001923F8"/>
    <w:rsid w:val="001924ED"/>
    <w:rsid w:val="00192509"/>
    <w:rsid w:val="0019252C"/>
    <w:rsid w:val="00192555"/>
    <w:rsid w:val="001925BC"/>
    <w:rsid w:val="00192606"/>
    <w:rsid w:val="0019285D"/>
    <w:rsid w:val="0019289B"/>
    <w:rsid w:val="001928DA"/>
    <w:rsid w:val="00192B73"/>
    <w:rsid w:val="00192BAD"/>
    <w:rsid w:val="00192C89"/>
    <w:rsid w:val="00192CBC"/>
    <w:rsid w:val="00192CF0"/>
    <w:rsid w:val="00192CF5"/>
    <w:rsid w:val="00192D20"/>
    <w:rsid w:val="00192E1D"/>
    <w:rsid w:val="00192EC3"/>
    <w:rsid w:val="00192EF4"/>
    <w:rsid w:val="00192EFB"/>
    <w:rsid w:val="00192FD4"/>
    <w:rsid w:val="0019302C"/>
    <w:rsid w:val="001930A7"/>
    <w:rsid w:val="001930AE"/>
    <w:rsid w:val="001930E4"/>
    <w:rsid w:val="00193151"/>
    <w:rsid w:val="0019317A"/>
    <w:rsid w:val="001931CD"/>
    <w:rsid w:val="00193204"/>
    <w:rsid w:val="001932A6"/>
    <w:rsid w:val="0019355F"/>
    <w:rsid w:val="0019359A"/>
    <w:rsid w:val="001935E6"/>
    <w:rsid w:val="0019360A"/>
    <w:rsid w:val="00193620"/>
    <w:rsid w:val="00193650"/>
    <w:rsid w:val="00193685"/>
    <w:rsid w:val="00193726"/>
    <w:rsid w:val="00193765"/>
    <w:rsid w:val="00193786"/>
    <w:rsid w:val="00193825"/>
    <w:rsid w:val="00193878"/>
    <w:rsid w:val="00193919"/>
    <w:rsid w:val="001939A3"/>
    <w:rsid w:val="00193A9B"/>
    <w:rsid w:val="00193B3E"/>
    <w:rsid w:val="00193BD4"/>
    <w:rsid w:val="00193C00"/>
    <w:rsid w:val="00193C26"/>
    <w:rsid w:val="00193DD8"/>
    <w:rsid w:val="00193E13"/>
    <w:rsid w:val="00193E2A"/>
    <w:rsid w:val="00193EE1"/>
    <w:rsid w:val="00193F42"/>
    <w:rsid w:val="00193F53"/>
    <w:rsid w:val="00193F85"/>
    <w:rsid w:val="0019401D"/>
    <w:rsid w:val="0019405F"/>
    <w:rsid w:val="0019408A"/>
    <w:rsid w:val="0019414D"/>
    <w:rsid w:val="00194175"/>
    <w:rsid w:val="00194191"/>
    <w:rsid w:val="001942F0"/>
    <w:rsid w:val="00194376"/>
    <w:rsid w:val="001943DA"/>
    <w:rsid w:val="00194464"/>
    <w:rsid w:val="00194544"/>
    <w:rsid w:val="001945CD"/>
    <w:rsid w:val="00194623"/>
    <w:rsid w:val="0019475F"/>
    <w:rsid w:val="00194793"/>
    <w:rsid w:val="00194795"/>
    <w:rsid w:val="0019485F"/>
    <w:rsid w:val="0019499B"/>
    <w:rsid w:val="0019499C"/>
    <w:rsid w:val="00194A22"/>
    <w:rsid w:val="00194B79"/>
    <w:rsid w:val="00194BBB"/>
    <w:rsid w:val="00194BE2"/>
    <w:rsid w:val="00194C5F"/>
    <w:rsid w:val="00194CB2"/>
    <w:rsid w:val="00194CC8"/>
    <w:rsid w:val="00194D90"/>
    <w:rsid w:val="00194DB2"/>
    <w:rsid w:val="00194DBA"/>
    <w:rsid w:val="00194DBF"/>
    <w:rsid w:val="00194E3F"/>
    <w:rsid w:val="00195203"/>
    <w:rsid w:val="00195283"/>
    <w:rsid w:val="0019532C"/>
    <w:rsid w:val="0019536F"/>
    <w:rsid w:val="0019538A"/>
    <w:rsid w:val="001953EC"/>
    <w:rsid w:val="0019542C"/>
    <w:rsid w:val="0019544C"/>
    <w:rsid w:val="00195529"/>
    <w:rsid w:val="0019558F"/>
    <w:rsid w:val="001955CC"/>
    <w:rsid w:val="001955F6"/>
    <w:rsid w:val="00195649"/>
    <w:rsid w:val="00195672"/>
    <w:rsid w:val="0019567C"/>
    <w:rsid w:val="00195719"/>
    <w:rsid w:val="00195823"/>
    <w:rsid w:val="00195840"/>
    <w:rsid w:val="00195865"/>
    <w:rsid w:val="001959CB"/>
    <w:rsid w:val="00195B5C"/>
    <w:rsid w:val="00195B68"/>
    <w:rsid w:val="00195BA1"/>
    <w:rsid w:val="00195BB6"/>
    <w:rsid w:val="00195C57"/>
    <w:rsid w:val="00195CA1"/>
    <w:rsid w:val="00195CB2"/>
    <w:rsid w:val="00195CED"/>
    <w:rsid w:val="00195D44"/>
    <w:rsid w:val="00195D8B"/>
    <w:rsid w:val="00195DA1"/>
    <w:rsid w:val="00195E24"/>
    <w:rsid w:val="00195E2D"/>
    <w:rsid w:val="00195E54"/>
    <w:rsid w:val="00195E62"/>
    <w:rsid w:val="00195E88"/>
    <w:rsid w:val="00195E8D"/>
    <w:rsid w:val="00195F75"/>
    <w:rsid w:val="00195F8F"/>
    <w:rsid w:val="0019601D"/>
    <w:rsid w:val="00196139"/>
    <w:rsid w:val="00196157"/>
    <w:rsid w:val="00196161"/>
    <w:rsid w:val="001961B1"/>
    <w:rsid w:val="001961CE"/>
    <w:rsid w:val="00196216"/>
    <w:rsid w:val="0019622A"/>
    <w:rsid w:val="00196254"/>
    <w:rsid w:val="00196303"/>
    <w:rsid w:val="00196387"/>
    <w:rsid w:val="0019639F"/>
    <w:rsid w:val="0019646F"/>
    <w:rsid w:val="0019647E"/>
    <w:rsid w:val="001964F0"/>
    <w:rsid w:val="00196592"/>
    <w:rsid w:val="00196600"/>
    <w:rsid w:val="00196620"/>
    <w:rsid w:val="001966D2"/>
    <w:rsid w:val="00196754"/>
    <w:rsid w:val="00196767"/>
    <w:rsid w:val="0019677F"/>
    <w:rsid w:val="001967AA"/>
    <w:rsid w:val="00196947"/>
    <w:rsid w:val="00196A1D"/>
    <w:rsid w:val="00196AFD"/>
    <w:rsid w:val="00196B57"/>
    <w:rsid w:val="00196BB7"/>
    <w:rsid w:val="00196C49"/>
    <w:rsid w:val="00196CE0"/>
    <w:rsid w:val="00196EC0"/>
    <w:rsid w:val="00196FA7"/>
    <w:rsid w:val="00197013"/>
    <w:rsid w:val="0019707E"/>
    <w:rsid w:val="001971C8"/>
    <w:rsid w:val="00197218"/>
    <w:rsid w:val="0019721A"/>
    <w:rsid w:val="00197278"/>
    <w:rsid w:val="0019740C"/>
    <w:rsid w:val="00197453"/>
    <w:rsid w:val="00197465"/>
    <w:rsid w:val="001974BD"/>
    <w:rsid w:val="0019752E"/>
    <w:rsid w:val="001975B5"/>
    <w:rsid w:val="001975BC"/>
    <w:rsid w:val="001975F3"/>
    <w:rsid w:val="0019767E"/>
    <w:rsid w:val="0019774C"/>
    <w:rsid w:val="001977F5"/>
    <w:rsid w:val="001978E5"/>
    <w:rsid w:val="0019794B"/>
    <w:rsid w:val="00197A29"/>
    <w:rsid w:val="00197BB9"/>
    <w:rsid w:val="00197C20"/>
    <w:rsid w:val="00197C44"/>
    <w:rsid w:val="00197D16"/>
    <w:rsid w:val="00197D1D"/>
    <w:rsid w:val="00197D8E"/>
    <w:rsid w:val="00197E46"/>
    <w:rsid w:val="00197ED4"/>
    <w:rsid w:val="00197F39"/>
    <w:rsid w:val="00197FAE"/>
    <w:rsid w:val="00197FEC"/>
    <w:rsid w:val="00197FFB"/>
    <w:rsid w:val="001A001F"/>
    <w:rsid w:val="001A0123"/>
    <w:rsid w:val="001A0185"/>
    <w:rsid w:val="001A019B"/>
    <w:rsid w:val="001A01B4"/>
    <w:rsid w:val="001A02E2"/>
    <w:rsid w:val="001A0335"/>
    <w:rsid w:val="001A0363"/>
    <w:rsid w:val="001A03B8"/>
    <w:rsid w:val="001A03D6"/>
    <w:rsid w:val="001A0498"/>
    <w:rsid w:val="001A057F"/>
    <w:rsid w:val="001A0596"/>
    <w:rsid w:val="001A06CF"/>
    <w:rsid w:val="001A0843"/>
    <w:rsid w:val="001A0914"/>
    <w:rsid w:val="001A0951"/>
    <w:rsid w:val="001A0A17"/>
    <w:rsid w:val="001A0A23"/>
    <w:rsid w:val="001A0A55"/>
    <w:rsid w:val="001A0AB7"/>
    <w:rsid w:val="001A0B75"/>
    <w:rsid w:val="001A0BF6"/>
    <w:rsid w:val="001A0CD8"/>
    <w:rsid w:val="001A0CF3"/>
    <w:rsid w:val="001A0D35"/>
    <w:rsid w:val="001A0D86"/>
    <w:rsid w:val="001A0F07"/>
    <w:rsid w:val="001A0F79"/>
    <w:rsid w:val="001A10A2"/>
    <w:rsid w:val="001A11D6"/>
    <w:rsid w:val="001A11EE"/>
    <w:rsid w:val="001A11F7"/>
    <w:rsid w:val="001A1221"/>
    <w:rsid w:val="001A1399"/>
    <w:rsid w:val="001A13DE"/>
    <w:rsid w:val="001A14D9"/>
    <w:rsid w:val="001A1544"/>
    <w:rsid w:val="001A159C"/>
    <w:rsid w:val="001A15D8"/>
    <w:rsid w:val="001A165A"/>
    <w:rsid w:val="001A16A9"/>
    <w:rsid w:val="001A16C5"/>
    <w:rsid w:val="001A17FE"/>
    <w:rsid w:val="001A181F"/>
    <w:rsid w:val="001A1858"/>
    <w:rsid w:val="001A1877"/>
    <w:rsid w:val="001A187E"/>
    <w:rsid w:val="001A18A9"/>
    <w:rsid w:val="001A18CE"/>
    <w:rsid w:val="001A18D2"/>
    <w:rsid w:val="001A1918"/>
    <w:rsid w:val="001A19AA"/>
    <w:rsid w:val="001A19D1"/>
    <w:rsid w:val="001A19DA"/>
    <w:rsid w:val="001A1A2D"/>
    <w:rsid w:val="001A1A42"/>
    <w:rsid w:val="001A1A7B"/>
    <w:rsid w:val="001A1A97"/>
    <w:rsid w:val="001A1ACE"/>
    <w:rsid w:val="001A1B4D"/>
    <w:rsid w:val="001A1CE1"/>
    <w:rsid w:val="001A1CE6"/>
    <w:rsid w:val="001A1D7F"/>
    <w:rsid w:val="001A1DEB"/>
    <w:rsid w:val="001A1EA7"/>
    <w:rsid w:val="001A1F79"/>
    <w:rsid w:val="001A20A9"/>
    <w:rsid w:val="001A21C6"/>
    <w:rsid w:val="001A22FE"/>
    <w:rsid w:val="001A23CF"/>
    <w:rsid w:val="001A242E"/>
    <w:rsid w:val="001A2435"/>
    <w:rsid w:val="001A24AF"/>
    <w:rsid w:val="001A25D5"/>
    <w:rsid w:val="001A25E7"/>
    <w:rsid w:val="001A2620"/>
    <w:rsid w:val="001A26A8"/>
    <w:rsid w:val="001A26C4"/>
    <w:rsid w:val="001A26CC"/>
    <w:rsid w:val="001A2924"/>
    <w:rsid w:val="001A2931"/>
    <w:rsid w:val="001A2974"/>
    <w:rsid w:val="001A299D"/>
    <w:rsid w:val="001A29AB"/>
    <w:rsid w:val="001A2A15"/>
    <w:rsid w:val="001A2A36"/>
    <w:rsid w:val="001A2A79"/>
    <w:rsid w:val="001A2BDD"/>
    <w:rsid w:val="001A2C96"/>
    <w:rsid w:val="001A2CE1"/>
    <w:rsid w:val="001A2D6D"/>
    <w:rsid w:val="001A2D9D"/>
    <w:rsid w:val="001A2DD9"/>
    <w:rsid w:val="001A2E4B"/>
    <w:rsid w:val="001A2FE5"/>
    <w:rsid w:val="001A3088"/>
    <w:rsid w:val="001A30FE"/>
    <w:rsid w:val="001A3140"/>
    <w:rsid w:val="001A31ED"/>
    <w:rsid w:val="001A31F0"/>
    <w:rsid w:val="001A3243"/>
    <w:rsid w:val="001A32A8"/>
    <w:rsid w:val="001A33E4"/>
    <w:rsid w:val="001A345E"/>
    <w:rsid w:val="001A3490"/>
    <w:rsid w:val="001A34C4"/>
    <w:rsid w:val="001A3528"/>
    <w:rsid w:val="001A3592"/>
    <w:rsid w:val="001A35A1"/>
    <w:rsid w:val="001A35F6"/>
    <w:rsid w:val="001A3626"/>
    <w:rsid w:val="001A364B"/>
    <w:rsid w:val="001A3772"/>
    <w:rsid w:val="001A3773"/>
    <w:rsid w:val="001A37C9"/>
    <w:rsid w:val="001A37E7"/>
    <w:rsid w:val="001A37EE"/>
    <w:rsid w:val="001A37F7"/>
    <w:rsid w:val="001A3835"/>
    <w:rsid w:val="001A383B"/>
    <w:rsid w:val="001A386C"/>
    <w:rsid w:val="001A3889"/>
    <w:rsid w:val="001A3959"/>
    <w:rsid w:val="001A3A97"/>
    <w:rsid w:val="001A3AB8"/>
    <w:rsid w:val="001A3BA3"/>
    <w:rsid w:val="001A3BF7"/>
    <w:rsid w:val="001A3BFD"/>
    <w:rsid w:val="001A3C02"/>
    <w:rsid w:val="001A3CBF"/>
    <w:rsid w:val="001A3CF2"/>
    <w:rsid w:val="001A3E62"/>
    <w:rsid w:val="001A3EFC"/>
    <w:rsid w:val="001A3F4C"/>
    <w:rsid w:val="001A3F59"/>
    <w:rsid w:val="001A3FB5"/>
    <w:rsid w:val="001A4018"/>
    <w:rsid w:val="001A412C"/>
    <w:rsid w:val="001A4197"/>
    <w:rsid w:val="001A42DD"/>
    <w:rsid w:val="001A4382"/>
    <w:rsid w:val="001A43E1"/>
    <w:rsid w:val="001A440F"/>
    <w:rsid w:val="001A4439"/>
    <w:rsid w:val="001A44B5"/>
    <w:rsid w:val="001A453E"/>
    <w:rsid w:val="001A46DA"/>
    <w:rsid w:val="001A4805"/>
    <w:rsid w:val="001A48CC"/>
    <w:rsid w:val="001A48EF"/>
    <w:rsid w:val="001A4924"/>
    <w:rsid w:val="001A4956"/>
    <w:rsid w:val="001A495C"/>
    <w:rsid w:val="001A4A31"/>
    <w:rsid w:val="001A4A35"/>
    <w:rsid w:val="001A4A99"/>
    <w:rsid w:val="001A4AFE"/>
    <w:rsid w:val="001A4B57"/>
    <w:rsid w:val="001A4BA0"/>
    <w:rsid w:val="001A4C05"/>
    <w:rsid w:val="001A4CBA"/>
    <w:rsid w:val="001A4D40"/>
    <w:rsid w:val="001A4D45"/>
    <w:rsid w:val="001A4D67"/>
    <w:rsid w:val="001A4FEC"/>
    <w:rsid w:val="001A5057"/>
    <w:rsid w:val="001A508A"/>
    <w:rsid w:val="001A50D0"/>
    <w:rsid w:val="001A5185"/>
    <w:rsid w:val="001A527F"/>
    <w:rsid w:val="001A52D6"/>
    <w:rsid w:val="001A52E9"/>
    <w:rsid w:val="001A5330"/>
    <w:rsid w:val="001A5338"/>
    <w:rsid w:val="001A535B"/>
    <w:rsid w:val="001A5449"/>
    <w:rsid w:val="001A5457"/>
    <w:rsid w:val="001A551B"/>
    <w:rsid w:val="001A573C"/>
    <w:rsid w:val="001A5797"/>
    <w:rsid w:val="001A57B8"/>
    <w:rsid w:val="001A5837"/>
    <w:rsid w:val="001A58A0"/>
    <w:rsid w:val="001A595F"/>
    <w:rsid w:val="001A59BC"/>
    <w:rsid w:val="001A5A1D"/>
    <w:rsid w:val="001A5A31"/>
    <w:rsid w:val="001A5A62"/>
    <w:rsid w:val="001A5AF9"/>
    <w:rsid w:val="001A5BC4"/>
    <w:rsid w:val="001A5C02"/>
    <w:rsid w:val="001A5C49"/>
    <w:rsid w:val="001A5CDE"/>
    <w:rsid w:val="001A5D80"/>
    <w:rsid w:val="001A5E6F"/>
    <w:rsid w:val="001A5F01"/>
    <w:rsid w:val="001A5F40"/>
    <w:rsid w:val="001A5F53"/>
    <w:rsid w:val="001A6003"/>
    <w:rsid w:val="001A6147"/>
    <w:rsid w:val="001A61CF"/>
    <w:rsid w:val="001A63C9"/>
    <w:rsid w:val="001A63E8"/>
    <w:rsid w:val="001A6402"/>
    <w:rsid w:val="001A6415"/>
    <w:rsid w:val="001A641E"/>
    <w:rsid w:val="001A657B"/>
    <w:rsid w:val="001A6594"/>
    <w:rsid w:val="001A65BF"/>
    <w:rsid w:val="001A6696"/>
    <w:rsid w:val="001A66A3"/>
    <w:rsid w:val="001A672D"/>
    <w:rsid w:val="001A6759"/>
    <w:rsid w:val="001A6879"/>
    <w:rsid w:val="001A69EB"/>
    <w:rsid w:val="001A6C59"/>
    <w:rsid w:val="001A6C69"/>
    <w:rsid w:val="001A6C70"/>
    <w:rsid w:val="001A6CCF"/>
    <w:rsid w:val="001A6D8B"/>
    <w:rsid w:val="001A6EEE"/>
    <w:rsid w:val="001A6F8F"/>
    <w:rsid w:val="001A6FB1"/>
    <w:rsid w:val="001A704C"/>
    <w:rsid w:val="001A70F7"/>
    <w:rsid w:val="001A713A"/>
    <w:rsid w:val="001A718E"/>
    <w:rsid w:val="001A7223"/>
    <w:rsid w:val="001A7287"/>
    <w:rsid w:val="001A72AB"/>
    <w:rsid w:val="001A72FF"/>
    <w:rsid w:val="001A732D"/>
    <w:rsid w:val="001A73BE"/>
    <w:rsid w:val="001A73D6"/>
    <w:rsid w:val="001A73F6"/>
    <w:rsid w:val="001A7415"/>
    <w:rsid w:val="001A742C"/>
    <w:rsid w:val="001A74E1"/>
    <w:rsid w:val="001A75C6"/>
    <w:rsid w:val="001A75E7"/>
    <w:rsid w:val="001A763E"/>
    <w:rsid w:val="001A7652"/>
    <w:rsid w:val="001A7834"/>
    <w:rsid w:val="001A7869"/>
    <w:rsid w:val="001A7887"/>
    <w:rsid w:val="001A78BB"/>
    <w:rsid w:val="001A7925"/>
    <w:rsid w:val="001A7A22"/>
    <w:rsid w:val="001A7A3F"/>
    <w:rsid w:val="001A7A6A"/>
    <w:rsid w:val="001A7BF8"/>
    <w:rsid w:val="001A7CBD"/>
    <w:rsid w:val="001A7DC2"/>
    <w:rsid w:val="001A7DCE"/>
    <w:rsid w:val="001A7E25"/>
    <w:rsid w:val="001A7E3B"/>
    <w:rsid w:val="001A7E74"/>
    <w:rsid w:val="001A7F2F"/>
    <w:rsid w:val="001A7F9E"/>
    <w:rsid w:val="001B002D"/>
    <w:rsid w:val="001B0048"/>
    <w:rsid w:val="001B006B"/>
    <w:rsid w:val="001B00B9"/>
    <w:rsid w:val="001B00DB"/>
    <w:rsid w:val="001B012E"/>
    <w:rsid w:val="001B016E"/>
    <w:rsid w:val="001B01BD"/>
    <w:rsid w:val="001B021E"/>
    <w:rsid w:val="001B0257"/>
    <w:rsid w:val="001B0385"/>
    <w:rsid w:val="001B0396"/>
    <w:rsid w:val="001B03DE"/>
    <w:rsid w:val="001B04E2"/>
    <w:rsid w:val="001B05B9"/>
    <w:rsid w:val="001B0711"/>
    <w:rsid w:val="001B07E7"/>
    <w:rsid w:val="001B08F9"/>
    <w:rsid w:val="001B0AB5"/>
    <w:rsid w:val="001B0B12"/>
    <w:rsid w:val="001B0B41"/>
    <w:rsid w:val="001B0B57"/>
    <w:rsid w:val="001B0C75"/>
    <w:rsid w:val="001B0CFE"/>
    <w:rsid w:val="001B0D34"/>
    <w:rsid w:val="001B0D55"/>
    <w:rsid w:val="001B0EC6"/>
    <w:rsid w:val="001B0F75"/>
    <w:rsid w:val="001B0FB6"/>
    <w:rsid w:val="001B0FCA"/>
    <w:rsid w:val="001B0FCC"/>
    <w:rsid w:val="001B0FDE"/>
    <w:rsid w:val="001B0FE2"/>
    <w:rsid w:val="001B10D5"/>
    <w:rsid w:val="001B10DA"/>
    <w:rsid w:val="001B117F"/>
    <w:rsid w:val="001B11EF"/>
    <w:rsid w:val="001B1261"/>
    <w:rsid w:val="001B12AC"/>
    <w:rsid w:val="001B12F1"/>
    <w:rsid w:val="001B140C"/>
    <w:rsid w:val="001B14C1"/>
    <w:rsid w:val="001B14F5"/>
    <w:rsid w:val="001B1665"/>
    <w:rsid w:val="001B1668"/>
    <w:rsid w:val="001B166E"/>
    <w:rsid w:val="001B16DE"/>
    <w:rsid w:val="001B173F"/>
    <w:rsid w:val="001B178A"/>
    <w:rsid w:val="001B1919"/>
    <w:rsid w:val="001B1985"/>
    <w:rsid w:val="001B1A0A"/>
    <w:rsid w:val="001B1A1D"/>
    <w:rsid w:val="001B1AAA"/>
    <w:rsid w:val="001B1B00"/>
    <w:rsid w:val="001B1B1D"/>
    <w:rsid w:val="001B1B4E"/>
    <w:rsid w:val="001B1B8C"/>
    <w:rsid w:val="001B1B9A"/>
    <w:rsid w:val="001B1C04"/>
    <w:rsid w:val="001B1CD2"/>
    <w:rsid w:val="001B1D31"/>
    <w:rsid w:val="001B1E16"/>
    <w:rsid w:val="001B1E2C"/>
    <w:rsid w:val="001B1EB6"/>
    <w:rsid w:val="001B1EC9"/>
    <w:rsid w:val="001B1EEA"/>
    <w:rsid w:val="001B1F1C"/>
    <w:rsid w:val="001B2020"/>
    <w:rsid w:val="001B2046"/>
    <w:rsid w:val="001B20B8"/>
    <w:rsid w:val="001B215A"/>
    <w:rsid w:val="001B2197"/>
    <w:rsid w:val="001B21F1"/>
    <w:rsid w:val="001B232B"/>
    <w:rsid w:val="001B232C"/>
    <w:rsid w:val="001B233B"/>
    <w:rsid w:val="001B2344"/>
    <w:rsid w:val="001B2463"/>
    <w:rsid w:val="001B24CC"/>
    <w:rsid w:val="001B25A7"/>
    <w:rsid w:val="001B26E9"/>
    <w:rsid w:val="001B26FC"/>
    <w:rsid w:val="001B277D"/>
    <w:rsid w:val="001B27B6"/>
    <w:rsid w:val="001B27C4"/>
    <w:rsid w:val="001B29DF"/>
    <w:rsid w:val="001B2A08"/>
    <w:rsid w:val="001B2A85"/>
    <w:rsid w:val="001B2B49"/>
    <w:rsid w:val="001B2BD2"/>
    <w:rsid w:val="001B2BF4"/>
    <w:rsid w:val="001B2C17"/>
    <w:rsid w:val="001B2C4C"/>
    <w:rsid w:val="001B2CCF"/>
    <w:rsid w:val="001B2CD7"/>
    <w:rsid w:val="001B2D5E"/>
    <w:rsid w:val="001B2DB1"/>
    <w:rsid w:val="001B2E0D"/>
    <w:rsid w:val="001B2F4D"/>
    <w:rsid w:val="001B2F62"/>
    <w:rsid w:val="001B2FB8"/>
    <w:rsid w:val="001B3036"/>
    <w:rsid w:val="001B3148"/>
    <w:rsid w:val="001B31A2"/>
    <w:rsid w:val="001B3234"/>
    <w:rsid w:val="001B3266"/>
    <w:rsid w:val="001B32D9"/>
    <w:rsid w:val="001B3355"/>
    <w:rsid w:val="001B33EB"/>
    <w:rsid w:val="001B3415"/>
    <w:rsid w:val="001B3473"/>
    <w:rsid w:val="001B34BC"/>
    <w:rsid w:val="001B3551"/>
    <w:rsid w:val="001B356B"/>
    <w:rsid w:val="001B3586"/>
    <w:rsid w:val="001B35B9"/>
    <w:rsid w:val="001B361F"/>
    <w:rsid w:val="001B365F"/>
    <w:rsid w:val="001B36F7"/>
    <w:rsid w:val="001B3781"/>
    <w:rsid w:val="001B3792"/>
    <w:rsid w:val="001B379A"/>
    <w:rsid w:val="001B385D"/>
    <w:rsid w:val="001B392D"/>
    <w:rsid w:val="001B3997"/>
    <w:rsid w:val="001B3A5C"/>
    <w:rsid w:val="001B3AB8"/>
    <w:rsid w:val="001B3AE9"/>
    <w:rsid w:val="001B3B43"/>
    <w:rsid w:val="001B3B91"/>
    <w:rsid w:val="001B3C2E"/>
    <w:rsid w:val="001B3CF2"/>
    <w:rsid w:val="001B3D23"/>
    <w:rsid w:val="001B3D3B"/>
    <w:rsid w:val="001B3D6D"/>
    <w:rsid w:val="001B3D7B"/>
    <w:rsid w:val="001B3E5F"/>
    <w:rsid w:val="001B3E91"/>
    <w:rsid w:val="001B3EA5"/>
    <w:rsid w:val="001B3EFE"/>
    <w:rsid w:val="001B3F10"/>
    <w:rsid w:val="001B3F47"/>
    <w:rsid w:val="001B3F8C"/>
    <w:rsid w:val="001B400A"/>
    <w:rsid w:val="001B402F"/>
    <w:rsid w:val="001B4102"/>
    <w:rsid w:val="001B4111"/>
    <w:rsid w:val="001B414A"/>
    <w:rsid w:val="001B4166"/>
    <w:rsid w:val="001B4168"/>
    <w:rsid w:val="001B4184"/>
    <w:rsid w:val="001B41D6"/>
    <w:rsid w:val="001B41E4"/>
    <w:rsid w:val="001B424A"/>
    <w:rsid w:val="001B4319"/>
    <w:rsid w:val="001B4399"/>
    <w:rsid w:val="001B43F3"/>
    <w:rsid w:val="001B440B"/>
    <w:rsid w:val="001B4417"/>
    <w:rsid w:val="001B4550"/>
    <w:rsid w:val="001B4576"/>
    <w:rsid w:val="001B45C5"/>
    <w:rsid w:val="001B476A"/>
    <w:rsid w:val="001B47B7"/>
    <w:rsid w:val="001B482E"/>
    <w:rsid w:val="001B4968"/>
    <w:rsid w:val="001B4A03"/>
    <w:rsid w:val="001B4A13"/>
    <w:rsid w:val="001B4C30"/>
    <w:rsid w:val="001B4C49"/>
    <w:rsid w:val="001B4D3E"/>
    <w:rsid w:val="001B4E66"/>
    <w:rsid w:val="001B4F1A"/>
    <w:rsid w:val="001B4F24"/>
    <w:rsid w:val="001B4F41"/>
    <w:rsid w:val="001B4F6A"/>
    <w:rsid w:val="001B5197"/>
    <w:rsid w:val="001B51EE"/>
    <w:rsid w:val="001B5285"/>
    <w:rsid w:val="001B529B"/>
    <w:rsid w:val="001B52AD"/>
    <w:rsid w:val="001B5432"/>
    <w:rsid w:val="001B543E"/>
    <w:rsid w:val="001B549E"/>
    <w:rsid w:val="001B549F"/>
    <w:rsid w:val="001B557E"/>
    <w:rsid w:val="001B5599"/>
    <w:rsid w:val="001B5650"/>
    <w:rsid w:val="001B56EA"/>
    <w:rsid w:val="001B5708"/>
    <w:rsid w:val="001B5773"/>
    <w:rsid w:val="001B580D"/>
    <w:rsid w:val="001B583E"/>
    <w:rsid w:val="001B5916"/>
    <w:rsid w:val="001B5941"/>
    <w:rsid w:val="001B5947"/>
    <w:rsid w:val="001B595F"/>
    <w:rsid w:val="001B59DF"/>
    <w:rsid w:val="001B5A12"/>
    <w:rsid w:val="001B5A32"/>
    <w:rsid w:val="001B5A3B"/>
    <w:rsid w:val="001B5A8E"/>
    <w:rsid w:val="001B5A95"/>
    <w:rsid w:val="001B5B30"/>
    <w:rsid w:val="001B5B34"/>
    <w:rsid w:val="001B5B7B"/>
    <w:rsid w:val="001B5BC6"/>
    <w:rsid w:val="001B5C75"/>
    <w:rsid w:val="001B5CE4"/>
    <w:rsid w:val="001B5CF2"/>
    <w:rsid w:val="001B5D6F"/>
    <w:rsid w:val="001B5D7D"/>
    <w:rsid w:val="001B5DCD"/>
    <w:rsid w:val="001B5E97"/>
    <w:rsid w:val="001B5E98"/>
    <w:rsid w:val="001B5F69"/>
    <w:rsid w:val="001B600C"/>
    <w:rsid w:val="001B6012"/>
    <w:rsid w:val="001B6021"/>
    <w:rsid w:val="001B60B8"/>
    <w:rsid w:val="001B60F1"/>
    <w:rsid w:val="001B6108"/>
    <w:rsid w:val="001B617C"/>
    <w:rsid w:val="001B61AE"/>
    <w:rsid w:val="001B6230"/>
    <w:rsid w:val="001B629A"/>
    <w:rsid w:val="001B62F0"/>
    <w:rsid w:val="001B6314"/>
    <w:rsid w:val="001B6434"/>
    <w:rsid w:val="001B6592"/>
    <w:rsid w:val="001B668F"/>
    <w:rsid w:val="001B66E4"/>
    <w:rsid w:val="001B6704"/>
    <w:rsid w:val="001B685C"/>
    <w:rsid w:val="001B689A"/>
    <w:rsid w:val="001B6A24"/>
    <w:rsid w:val="001B6A94"/>
    <w:rsid w:val="001B6AB4"/>
    <w:rsid w:val="001B6B34"/>
    <w:rsid w:val="001B6B38"/>
    <w:rsid w:val="001B6B42"/>
    <w:rsid w:val="001B6B8A"/>
    <w:rsid w:val="001B6CD2"/>
    <w:rsid w:val="001B6CDB"/>
    <w:rsid w:val="001B6D90"/>
    <w:rsid w:val="001B6DFF"/>
    <w:rsid w:val="001B6E33"/>
    <w:rsid w:val="001B6E8B"/>
    <w:rsid w:val="001B6F45"/>
    <w:rsid w:val="001B6F4B"/>
    <w:rsid w:val="001B6F93"/>
    <w:rsid w:val="001B6F9E"/>
    <w:rsid w:val="001B6FFC"/>
    <w:rsid w:val="001B70B2"/>
    <w:rsid w:val="001B70E1"/>
    <w:rsid w:val="001B7111"/>
    <w:rsid w:val="001B714A"/>
    <w:rsid w:val="001B717B"/>
    <w:rsid w:val="001B71FA"/>
    <w:rsid w:val="001B721D"/>
    <w:rsid w:val="001B7343"/>
    <w:rsid w:val="001B7367"/>
    <w:rsid w:val="001B73D7"/>
    <w:rsid w:val="001B749E"/>
    <w:rsid w:val="001B75BF"/>
    <w:rsid w:val="001B7603"/>
    <w:rsid w:val="001B7738"/>
    <w:rsid w:val="001B7759"/>
    <w:rsid w:val="001B77BC"/>
    <w:rsid w:val="001B7A74"/>
    <w:rsid w:val="001B7AC2"/>
    <w:rsid w:val="001B7B05"/>
    <w:rsid w:val="001B7B6B"/>
    <w:rsid w:val="001B7BD0"/>
    <w:rsid w:val="001B7C18"/>
    <w:rsid w:val="001B7C93"/>
    <w:rsid w:val="001B7CC7"/>
    <w:rsid w:val="001B7CD5"/>
    <w:rsid w:val="001B7DCA"/>
    <w:rsid w:val="001B7E3C"/>
    <w:rsid w:val="001B7E4E"/>
    <w:rsid w:val="001B7E98"/>
    <w:rsid w:val="001B7EAF"/>
    <w:rsid w:val="001B7EEA"/>
    <w:rsid w:val="001B7EEB"/>
    <w:rsid w:val="001B7EFC"/>
    <w:rsid w:val="001B7F35"/>
    <w:rsid w:val="001B7F5E"/>
    <w:rsid w:val="001B7FE0"/>
    <w:rsid w:val="001C0027"/>
    <w:rsid w:val="001C008F"/>
    <w:rsid w:val="001C0134"/>
    <w:rsid w:val="001C014B"/>
    <w:rsid w:val="001C01FC"/>
    <w:rsid w:val="001C0211"/>
    <w:rsid w:val="001C02B2"/>
    <w:rsid w:val="001C0377"/>
    <w:rsid w:val="001C04C3"/>
    <w:rsid w:val="001C050A"/>
    <w:rsid w:val="001C054D"/>
    <w:rsid w:val="001C05BB"/>
    <w:rsid w:val="001C067B"/>
    <w:rsid w:val="001C0718"/>
    <w:rsid w:val="001C0722"/>
    <w:rsid w:val="001C07A1"/>
    <w:rsid w:val="001C087D"/>
    <w:rsid w:val="001C08C2"/>
    <w:rsid w:val="001C09B1"/>
    <w:rsid w:val="001C09D0"/>
    <w:rsid w:val="001C0A0A"/>
    <w:rsid w:val="001C0A60"/>
    <w:rsid w:val="001C0AF8"/>
    <w:rsid w:val="001C0B16"/>
    <w:rsid w:val="001C0BBF"/>
    <w:rsid w:val="001C0BE2"/>
    <w:rsid w:val="001C0C6D"/>
    <w:rsid w:val="001C0CBD"/>
    <w:rsid w:val="001C0DA5"/>
    <w:rsid w:val="001C0E67"/>
    <w:rsid w:val="001C0ED6"/>
    <w:rsid w:val="001C1086"/>
    <w:rsid w:val="001C117F"/>
    <w:rsid w:val="001C11AA"/>
    <w:rsid w:val="001C11F4"/>
    <w:rsid w:val="001C1226"/>
    <w:rsid w:val="001C12C5"/>
    <w:rsid w:val="001C12F2"/>
    <w:rsid w:val="001C1318"/>
    <w:rsid w:val="001C132A"/>
    <w:rsid w:val="001C13AA"/>
    <w:rsid w:val="001C13E6"/>
    <w:rsid w:val="001C1426"/>
    <w:rsid w:val="001C14BB"/>
    <w:rsid w:val="001C155B"/>
    <w:rsid w:val="001C1623"/>
    <w:rsid w:val="001C1710"/>
    <w:rsid w:val="001C1770"/>
    <w:rsid w:val="001C1814"/>
    <w:rsid w:val="001C1858"/>
    <w:rsid w:val="001C1872"/>
    <w:rsid w:val="001C18BD"/>
    <w:rsid w:val="001C18DC"/>
    <w:rsid w:val="001C1918"/>
    <w:rsid w:val="001C196F"/>
    <w:rsid w:val="001C1976"/>
    <w:rsid w:val="001C197F"/>
    <w:rsid w:val="001C1A6B"/>
    <w:rsid w:val="001C1A8D"/>
    <w:rsid w:val="001C1ADC"/>
    <w:rsid w:val="001C1B25"/>
    <w:rsid w:val="001C1B3F"/>
    <w:rsid w:val="001C1B8D"/>
    <w:rsid w:val="001C1BC3"/>
    <w:rsid w:val="001C1BFF"/>
    <w:rsid w:val="001C1C07"/>
    <w:rsid w:val="001C1C1B"/>
    <w:rsid w:val="001C1C9B"/>
    <w:rsid w:val="001C1C9D"/>
    <w:rsid w:val="001C1CD1"/>
    <w:rsid w:val="001C1EA7"/>
    <w:rsid w:val="001C1EE5"/>
    <w:rsid w:val="001C1FD5"/>
    <w:rsid w:val="001C1FEA"/>
    <w:rsid w:val="001C2038"/>
    <w:rsid w:val="001C20D6"/>
    <w:rsid w:val="001C20E4"/>
    <w:rsid w:val="001C21DB"/>
    <w:rsid w:val="001C2206"/>
    <w:rsid w:val="001C2224"/>
    <w:rsid w:val="001C2275"/>
    <w:rsid w:val="001C2317"/>
    <w:rsid w:val="001C2366"/>
    <w:rsid w:val="001C2382"/>
    <w:rsid w:val="001C24D3"/>
    <w:rsid w:val="001C24EB"/>
    <w:rsid w:val="001C25A1"/>
    <w:rsid w:val="001C25B9"/>
    <w:rsid w:val="001C27A8"/>
    <w:rsid w:val="001C280B"/>
    <w:rsid w:val="001C286C"/>
    <w:rsid w:val="001C2910"/>
    <w:rsid w:val="001C2978"/>
    <w:rsid w:val="001C29DD"/>
    <w:rsid w:val="001C2A98"/>
    <w:rsid w:val="001C2AD3"/>
    <w:rsid w:val="001C2B42"/>
    <w:rsid w:val="001C2BF0"/>
    <w:rsid w:val="001C2D58"/>
    <w:rsid w:val="001C2F18"/>
    <w:rsid w:val="001C2F99"/>
    <w:rsid w:val="001C2FA9"/>
    <w:rsid w:val="001C3006"/>
    <w:rsid w:val="001C31BB"/>
    <w:rsid w:val="001C31CD"/>
    <w:rsid w:val="001C32C3"/>
    <w:rsid w:val="001C330D"/>
    <w:rsid w:val="001C3341"/>
    <w:rsid w:val="001C3366"/>
    <w:rsid w:val="001C3464"/>
    <w:rsid w:val="001C34A7"/>
    <w:rsid w:val="001C3547"/>
    <w:rsid w:val="001C35A0"/>
    <w:rsid w:val="001C363C"/>
    <w:rsid w:val="001C36AD"/>
    <w:rsid w:val="001C36B0"/>
    <w:rsid w:val="001C374E"/>
    <w:rsid w:val="001C37AC"/>
    <w:rsid w:val="001C37BD"/>
    <w:rsid w:val="001C37E8"/>
    <w:rsid w:val="001C3830"/>
    <w:rsid w:val="001C3913"/>
    <w:rsid w:val="001C3940"/>
    <w:rsid w:val="001C3986"/>
    <w:rsid w:val="001C3A62"/>
    <w:rsid w:val="001C3A9D"/>
    <w:rsid w:val="001C3B06"/>
    <w:rsid w:val="001C3C5E"/>
    <w:rsid w:val="001C3C60"/>
    <w:rsid w:val="001C3CE9"/>
    <w:rsid w:val="001C3D54"/>
    <w:rsid w:val="001C3DEB"/>
    <w:rsid w:val="001C3E77"/>
    <w:rsid w:val="001C3E8B"/>
    <w:rsid w:val="001C3F4B"/>
    <w:rsid w:val="001C3FA9"/>
    <w:rsid w:val="001C3FB3"/>
    <w:rsid w:val="001C3FBA"/>
    <w:rsid w:val="001C3FF6"/>
    <w:rsid w:val="001C4017"/>
    <w:rsid w:val="001C403B"/>
    <w:rsid w:val="001C4124"/>
    <w:rsid w:val="001C4203"/>
    <w:rsid w:val="001C42ED"/>
    <w:rsid w:val="001C4390"/>
    <w:rsid w:val="001C43CD"/>
    <w:rsid w:val="001C4424"/>
    <w:rsid w:val="001C4504"/>
    <w:rsid w:val="001C4521"/>
    <w:rsid w:val="001C46AA"/>
    <w:rsid w:val="001C4705"/>
    <w:rsid w:val="001C4857"/>
    <w:rsid w:val="001C4883"/>
    <w:rsid w:val="001C4933"/>
    <w:rsid w:val="001C4939"/>
    <w:rsid w:val="001C4967"/>
    <w:rsid w:val="001C49A1"/>
    <w:rsid w:val="001C4A3D"/>
    <w:rsid w:val="001C4A7A"/>
    <w:rsid w:val="001C4AAC"/>
    <w:rsid w:val="001C4B61"/>
    <w:rsid w:val="001C4C61"/>
    <w:rsid w:val="001C4E1B"/>
    <w:rsid w:val="001C4E26"/>
    <w:rsid w:val="001C4E5A"/>
    <w:rsid w:val="001C4EB9"/>
    <w:rsid w:val="001C4F5F"/>
    <w:rsid w:val="001C4FCE"/>
    <w:rsid w:val="001C5011"/>
    <w:rsid w:val="001C5025"/>
    <w:rsid w:val="001C5051"/>
    <w:rsid w:val="001C50DC"/>
    <w:rsid w:val="001C515B"/>
    <w:rsid w:val="001C5185"/>
    <w:rsid w:val="001C51D8"/>
    <w:rsid w:val="001C52E5"/>
    <w:rsid w:val="001C53A8"/>
    <w:rsid w:val="001C541B"/>
    <w:rsid w:val="001C54B7"/>
    <w:rsid w:val="001C5528"/>
    <w:rsid w:val="001C558F"/>
    <w:rsid w:val="001C55E0"/>
    <w:rsid w:val="001C5631"/>
    <w:rsid w:val="001C565C"/>
    <w:rsid w:val="001C5660"/>
    <w:rsid w:val="001C5691"/>
    <w:rsid w:val="001C56F4"/>
    <w:rsid w:val="001C5708"/>
    <w:rsid w:val="001C57BA"/>
    <w:rsid w:val="001C58CA"/>
    <w:rsid w:val="001C5978"/>
    <w:rsid w:val="001C59DB"/>
    <w:rsid w:val="001C5A50"/>
    <w:rsid w:val="001C5A51"/>
    <w:rsid w:val="001C5AFB"/>
    <w:rsid w:val="001C5B47"/>
    <w:rsid w:val="001C5BF1"/>
    <w:rsid w:val="001C5BF4"/>
    <w:rsid w:val="001C5C9D"/>
    <w:rsid w:val="001C5CDA"/>
    <w:rsid w:val="001C5D65"/>
    <w:rsid w:val="001C5D74"/>
    <w:rsid w:val="001C5DCE"/>
    <w:rsid w:val="001C5EC8"/>
    <w:rsid w:val="001C5EFF"/>
    <w:rsid w:val="001C5FA1"/>
    <w:rsid w:val="001C60B8"/>
    <w:rsid w:val="001C60C8"/>
    <w:rsid w:val="001C60EA"/>
    <w:rsid w:val="001C6214"/>
    <w:rsid w:val="001C625A"/>
    <w:rsid w:val="001C62B8"/>
    <w:rsid w:val="001C62B9"/>
    <w:rsid w:val="001C6402"/>
    <w:rsid w:val="001C64F0"/>
    <w:rsid w:val="001C6547"/>
    <w:rsid w:val="001C65C6"/>
    <w:rsid w:val="001C65F3"/>
    <w:rsid w:val="001C661C"/>
    <w:rsid w:val="001C667B"/>
    <w:rsid w:val="001C66F9"/>
    <w:rsid w:val="001C673A"/>
    <w:rsid w:val="001C67B7"/>
    <w:rsid w:val="001C6884"/>
    <w:rsid w:val="001C6987"/>
    <w:rsid w:val="001C69B5"/>
    <w:rsid w:val="001C69CF"/>
    <w:rsid w:val="001C6AF9"/>
    <w:rsid w:val="001C6B32"/>
    <w:rsid w:val="001C6B60"/>
    <w:rsid w:val="001C6C11"/>
    <w:rsid w:val="001C6C3F"/>
    <w:rsid w:val="001C6C70"/>
    <w:rsid w:val="001C6C90"/>
    <w:rsid w:val="001C6CDD"/>
    <w:rsid w:val="001C6D48"/>
    <w:rsid w:val="001C6D83"/>
    <w:rsid w:val="001C6DFA"/>
    <w:rsid w:val="001C6E63"/>
    <w:rsid w:val="001C6ED9"/>
    <w:rsid w:val="001C6EE8"/>
    <w:rsid w:val="001C7090"/>
    <w:rsid w:val="001C70B6"/>
    <w:rsid w:val="001C71E1"/>
    <w:rsid w:val="001C72D7"/>
    <w:rsid w:val="001C72F8"/>
    <w:rsid w:val="001C7304"/>
    <w:rsid w:val="001C7307"/>
    <w:rsid w:val="001C7375"/>
    <w:rsid w:val="001C756C"/>
    <w:rsid w:val="001C7582"/>
    <w:rsid w:val="001C75A9"/>
    <w:rsid w:val="001C75D5"/>
    <w:rsid w:val="001C760C"/>
    <w:rsid w:val="001C7610"/>
    <w:rsid w:val="001C77BE"/>
    <w:rsid w:val="001C77F2"/>
    <w:rsid w:val="001C78B0"/>
    <w:rsid w:val="001C7984"/>
    <w:rsid w:val="001C7A03"/>
    <w:rsid w:val="001C7A31"/>
    <w:rsid w:val="001C7A9E"/>
    <w:rsid w:val="001C7B8D"/>
    <w:rsid w:val="001C7C08"/>
    <w:rsid w:val="001C7CBB"/>
    <w:rsid w:val="001C7D31"/>
    <w:rsid w:val="001C7D7A"/>
    <w:rsid w:val="001C7D84"/>
    <w:rsid w:val="001C7D89"/>
    <w:rsid w:val="001C7EC6"/>
    <w:rsid w:val="001C7FE7"/>
    <w:rsid w:val="001D000A"/>
    <w:rsid w:val="001D0017"/>
    <w:rsid w:val="001D003A"/>
    <w:rsid w:val="001D0071"/>
    <w:rsid w:val="001D008A"/>
    <w:rsid w:val="001D0091"/>
    <w:rsid w:val="001D0125"/>
    <w:rsid w:val="001D0162"/>
    <w:rsid w:val="001D01E5"/>
    <w:rsid w:val="001D0284"/>
    <w:rsid w:val="001D028A"/>
    <w:rsid w:val="001D03A6"/>
    <w:rsid w:val="001D0420"/>
    <w:rsid w:val="001D045F"/>
    <w:rsid w:val="001D04F6"/>
    <w:rsid w:val="001D0510"/>
    <w:rsid w:val="001D0689"/>
    <w:rsid w:val="001D06DB"/>
    <w:rsid w:val="001D07EE"/>
    <w:rsid w:val="001D0904"/>
    <w:rsid w:val="001D0911"/>
    <w:rsid w:val="001D0A0A"/>
    <w:rsid w:val="001D0AC5"/>
    <w:rsid w:val="001D0B42"/>
    <w:rsid w:val="001D0C2D"/>
    <w:rsid w:val="001D0CF4"/>
    <w:rsid w:val="001D0D80"/>
    <w:rsid w:val="001D0DE9"/>
    <w:rsid w:val="001D0E65"/>
    <w:rsid w:val="001D0E71"/>
    <w:rsid w:val="001D0E89"/>
    <w:rsid w:val="001D0EE0"/>
    <w:rsid w:val="001D0EF5"/>
    <w:rsid w:val="001D0F54"/>
    <w:rsid w:val="001D0FAC"/>
    <w:rsid w:val="001D1062"/>
    <w:rsid w:val="001D10C0"/>
    <w:rsid w:val="001D112C"/>
    <w:rsid w:val="001D1174"/>
    <w:rsid w:val="001D118E"/>
    <w:rsid w:val="001D1209"/>
    <w:rsid w:val="001D121C"/>
    <w:rsid w:val="001D12C1"/>
    <w:rsid w:val="001D12F8"/>
    <w:rsid w:val="001D1306"/>
    <w:rsid w:val="001D1307"/>
    <w:rsid w:val="001D13EA"/>
    <w:rsid w:val="001D13F0"/>
    <w:rsid w:val="001D13F3"/>
    <w:rsid w:val="001D1423"/>
    <w:rsid w:val="001D1536"/>
    <w:rsid w:val="001D15B8"/>
    <w:rsid w:val="001D161C"/>
    <w:rsid w:val="001D1675"/>
    <w:rsid w:val="001D1729"/>
    <w:rsid w:val="001D177E"/>
    <w:rsid w:val="001D1789"/>
    <w:rsid w:val="001D1790"/>
    <w:rsid w:val="001D17B2"/>
    <w:rsid w:val="001D17E1"/>
    <w:rsid w:val="001D18EA"/>
    <w:rsid w:val="001D191D"/>
    <w:rsid w:val="001D19AD"/>
    <w:rsid w:val="001D1A53"/>
    <w:rsid w:val="001D1AAA"/>
    <w:rsid w:val="001D1B00"/>
    <w:rsid w:val="001D1B6B"/>
    <w:rsid w:val="001D1C38"/>
    <w:rsid w:val="001D1E55"/>
    <w:rsid w:val="001D1E87"/>
    <w:rsid w:val="001D1EFC"/>
    <w:rsid w:val="001D1F25"/>
    <w:rsid w:val="001D1F34"/>
    <w:rsid w:val="001D1FF2"/>
    <w:rsid w:val="001D20E7"/>
    <w:rsid w:val="001D212E"/>
    <w:rsid w:val="001D244A"/>
    <w:rsid w:val="001D2552"/>
    <w:rsid w:val="001D2589"/>
    <w:rsid w:val="001D25BD"/>
    <w:rsid w:val="001D261B"/>
    <w:rsid w:val="001D2664"/>
    <w:rsid w:val="001D2690"/>
    <w:rsid w:val="001D2708"/>
    <w:rsid w:val="001D2710"/>
    <w:rsid w:val="001D2738"/>
    <w:rsid w:val="001D27B6"/>
    <w:rsid w:val="001D2820"/>
    <w:rsid w:val="001D285D"/>
    <w:rsid w:val="001D286E"/>
    <w:rsid w:val="001D289C"/>
    <w:rsid w:val="001D28AE"/>
    <w:rsid w:val="001D28E2"/>
    <w:rsid w:val="001D2912"/>
    <w:rsid w:val="001D2949"/>
    <w:rsid w:val="001D2A30"/>
    <w:rsid w:val="001D2AD9"/>
    <w:rsid w:val="001D2AEA"/>
    <w:rsid w:val="001D2AF3"/>
    <w:rsid w:val="001D2B14"/>
    <w:rsid w:val="001D2C95"/>
    <w:rsid w:val="001D2CA1"/>
    <w:rsid w:val="001D2CF2"/>
    <w:rsid w:val="001D2D0D"/>
    <w:rsid w:val="001D2D35"/>
    <w:rsid w:val="001D2DC5"/>
    <w:rsid w:val="001D2DEB"/>
    <w:rsid w:val="001D2DF9"/>
    <w:rsid w:val="001D2EA1"/>
    <w:rsid w:val="001D2EC9"/>
    <w:rsid w:val="001D2EE3"/>
    <w:rsid w:val="001D2F62"/>
    <w:rsid w:val="001D2F94"/>
    <w:rsid w:val="001D3008"/>
    <w:rsid w:val="001D303F"/>
    <w:rsid w:val="001D3054"/>
    <w:rsid w:val="001D320D"/>
    <w:rsid w:val="001D326E"/>
    <w:rsid w:val="001D32A0"/>
    <w:rsid w:val="001D32F6"/>
    <w:rsid w:val="001D3399"/>
    <w:rsid w:val="001D33CF"/>
    <w:rsid w:val="001D342B"/>
    <w:rsid w:val="001D3480"/>
    <w:rsid w:val="001D3659"/>
    <w:rsid w:val="001D374D"/>
    <w:rsid w:val="001D37F1"/>
    <w:rsid w:val="001D38AE"/>
    <w:rsid w:val="001D3901"/>
    <w:rsid w:val="001D3920"/>
    <w:rsid w:val="001D39DF"/>
    <w:rsid w:val="001D3B38"/>
    <w:rsid w:val="001D3B4B"/>
    <w:rsid w:val="001D3B91"/>
    <w:rsid w:val="001D3BE4"/>
    <w:rsid w:val="001D3C54"/>
    <w:rsid w:val="001D3D72"/>
    <w:rsid w:val="001D3E70"/>
    <w:rsid w:val="001D3E9A"/>
    <w:rsid w:val="001D3FBC"/>
    <w:rsid w:val="001D402C"/>
    <w:rsid w:val="001D4143"/>
    <w:rsid w:val="001D414E"/>
    <w:rsid w:val="001D415C"/>
    <w:rsid w:val="001D416B"/>
    <w:rsid w:val="001D4195"/>
    <w:rsid w:val="001D41B8"/>
    <w:rsid w:val="001D4201"/>
    <w:rsid w:val="001D4233"/>
    <w:rsid w:val="001D4280"/>
    <w:rsid w:val="001D42BB"/>
    <w:rsid w:val="001D446A"/>
    <w:rsid w:val="001D44C6"/>
    <w:rsid w:val="001D4516"/>
    <w:rsid w:val="001D451C"/>
    <w:rsid w:val="001D453D"/>
    <w:rsid w:val="001D45B4"/>
    <w:rsid w:val="001D45C8"/>
    <w:rsid w:val="001D4609"/>
    <w:rsid w:val="001D4666"/>
    <w:rsid w:val="001D46D3"/>
    <w:rsid w:val="001D474D"/>
    <w:rsid w:val="001D4885"/>
    <w:rsid w:val="001D48D1"/>
    <w:rsid w:val="001D4909"/>
    <w:rsid w:val="001D4928"/>
    <w:rsid w:val="001D4949"/>
    <w:rsid w:val="001D49B9"/>
    <w:rsid w:val="001D4A12"/>
    <w:rsid w:val="001D4AF6"/>
    <w:rsid w:val="001D4B28"/>
    <w:rsid w:val="001D4BD8"/>
    <w:rsid w:val="001D4BEC"/>
    <w:rsid w:val="001D4C13"/>
    <w:rsid w:val="001D4C17"/>
    <w:rsid w:val="001D4C88"/>
    <w:rsid w:val="001D4CE2"/>
    <w:rsid w:val="001D4D0E"/>
    <w:rsid w:val="001D4DDF"/>
    <w:rsid w:val="001D4E19"/>
    <w:rsid w:val="001D4E2F"/>
    <w:rsid w:val="001D4E79"/>
    <w:rsid w:val="001D507C"/>
    <w:rsid w:val="001D5097"/>
    <w:rsid w:val="001D50D4"/>
    <w:rsid w:val="001D5124"/>
    <w:rsid w:val="001D5205"/>
    <w:rsid w:val="001D520D"/>
    <w:rsid w:val="001D52CE"/>
    <w:rsid w:val="001D5333"/>
    <w:rsid w:val="001D536A"/>
    <w:rsid w:val="001D546B"/>
    <w:rsid w:val="001D546C"/>
    <w:rsid w:val="001D54B2"/>
    <w:rsid w:val="001D558A"/>
    <w:rsid w:val="001D55BC"/>
    <w:rsid w:val="001D562D"/>
    <w:rsid w:val="001D56D5"/>
    <w:rsid w:val="001D5741"/>
    <w:rsid w:val="001D5757"/>
    <w:rsid w:val="001D5762"/>
    <w:rsid w:val="001D5B07"/>
    <w:rsid w:val="001D5B48"/>
    <w:rsid w:val="001D5B5A"/>
    <w:rsid w:val="001D5BA2"/>
    <w:rsid w:val="001D5BAA"/>
    <w:rsid w:val="001D5BCD"/>
    <w:rsid w:val="001D5C07"/>
    <w:rsid w:val="001D5CDB"/>
    <w:rsid w:val="001D5CF8"/>
    <w:rsid w:val="001D5E1D"/>
    <w:rsid w:val="001D5EF5"/>
    <w:rsid w:val="001D5FB9"/>
    <w:rsid w:val="001D616B"/>
    <w:rsid w:val="001D61D9"/>
    <w:rsid w:val="001D628D"/>
    <w:rsid w:val="001D6297"/>
    <w:rsid w:val="001D62AB"/>
    <w:rsid w:val="001D63B5"/>
    <w:rsid w:val="001D648F"/>
    <w:rsid w:val="001D6491"/>
    <w:rsid w:val="001D656C"/>
    <w:rsid w:val="001D65A2"/>
    <w:rsid w:val="001D65D3"/>
    <w:rsid w:val="001D65DC"/>
    <w:rsid w:val="001D66B0"/>
    <w:rsid w:val="001D6917"/>
    <w:rsid w:val="001D6946"/>
    <w:rsid w:val="001D69D1"/>
    <w:rsid w:val="001D69F9"/>
    <w:rsid w:val="001D6A25"/>
    <w:rsid w:val="001D6B88"/>
    <w:rsid w:val="001D6BA7"/>
    <w:rsid w:val="001D6BAB"/>
    <w:rsid w:val="001D6BB6"/>
    <w:rsid w:val="001D6BEE"/>
    <w:rsid w:val="001D6C71"/>
    <w:rsid w:val="001D6CA2"/>
    <w:rsid w:val="001D6F2D"/>
    <w:rsid w:val="001D6F30"/>
    <w:rsid w:val="001D6FCC"/>
    <w:rsid w:val="001D7083"/>
    <w:rsid w:val="001D715C"/>
    <w:rsid w:val="001D71E8"/>
    <w:rsid w:val="001D7206"/>
    <w:rsid w:val="001D7289"/>
    <w:rsid w:val="001D7370"/>
    <w:rsid w:val="001D7444"/>
    <w:rsid w:val="001D74D5"/>
    <w:rsid w:val="001D7504"/>
    <w:rsid w:val="001D7518"/>
    <w:rsid w:val="001D7579"/>
    <w:rsid w:val="001D75C8"/>
    <w:rsid w:val="001D7629"/>
    <w:rsid w:val="001D76AC"/>
    <w:rsid w:val="001D76DD"/>
    <w:rsid w:val="001D775D"/>
    <w:rsid w:val="001D7783"/>
    <w:rsid w:val="001D7797"/>
    <w:rsid w:val="001D77A3"/>
    <w:rsid w:val="001D77E0"/>
    <w:rsid w:val="001D7801"/>
    <w:rsid w:val="001D781F"/>
    <w:rsid w:val="001D7843"/>
    <w:rsid w:val="001D789C"/>
    <w:rsid w:val="001D7901"/>
    <w:rsid w:val="001D7952"/>
    <w:rsid w:val="001D7B24"/>
    <w:rsid w:val="001D7B2F"/>
    <w:rsid w:val="001D7BF0"/>
    <w:rsid w:val="001D7CCB"/>
    <w:rsid w:val="001D7E06"/>
    <w:rsid w:val="001D7E27"/>
    <w:rsid w:val="001D7ECA"/>
    <w:rsid w:val="001D7EDC"/>
    <w:rsid w:val="001D7EE9"/>
    <w:rsid w:val="001D7F2A"/>
    <w:rsid w:val="001D7F9D"/>
    <w:rsid w:val="001D7FE5"/>
    <w:rsid w:val="001E004C"/>
    <w:rsid w:val="001E006D"/>
    <w:rsid w:val="001E0081"/>
    <w:rsid w:val="001E0096"/>
    <w:rsid w:val="001E00C9"/>
    <w:rsid w:val="001E00D2"/>
    <w:rsid w:val="001E0130"/>
    <w:rsid w:val="001E017B"/>
    <w:rsid w:val="001E0215"/>
    <w:rsid w:val="001E032C"/>
    <w:rsid w:val="001E038F"/>
    <w:rsid w:val="001E039D"/>
    <w:rsid w:val="001E0426"/>
    <w:rsid w:val="001E0465"/>
    <w:rsid w:val="001E0580"/>
    <w:rsid w:val="001E0674"/>
    <w:rsid w:val="001E07FE"/>
    <w:rsid w:val="001E0811"/>
    <w:rsid w:val="001E0855"/>
    <w:rsid w:val="001E0864"/>
    <w:rsid w:val="001E08ED"/>
    <w:rsid w:val="001E0918"/>
    <w:rsid w:val="001E09E9"/>
    <w:rsid w:val="001E0A2A"/>
    <w:rsid w:val="001E0A77"/>
    <w:rsid w:val="001E0B2A"/>
    <w:rsid w:val="001E0B40"/>
    <w:rsid w:val="001E0B5C"/>
    <w:rsid w:val="001E0BD2"/>
    <w:rsid w:val="001E0BFC"/>
    <w:rsid w:val="001E0CB8"/>
    <w:rsid w:val="001E0D05"/>
    <w:rsid w:val="001E0D06"/>
    <w:rsid w:val="001E0D89"/>
    <w:rsid w:val="001E0E68"/>
    <w:rsid w:val="001E0F5A"/>
    <w:rsid w:val="001E1018"/>
    <w:rsid w:val="001E10FB"/>
    <w:rsid w:val="001E11B7"/>
    <w:rsid w:val="001E11EA"/>
    <w:rsid w:val="001E1364"/>
    <w:rsid w:val="001E13EE"/>
    <w:rsid w:val="001E1404"/>
    <w:rsid w:val="001E14AD"/>
    <w:rsid w:val="001E14DD"/>
    <w:rsid w:val="001E1547"/>
    <w:rsid w:val="001E1560"/>
    <w:rsid w:val="001E1590"/>
    <w:rsid w:val="001E15BA"/>
    <w:rsid w:val="001E15D4"/>
    <w:rsid w:val="001E1616"/>
    <w:rsid w:val="001E1674"/>
    <w:rsid w:val="001E16E6"/>
    <w:rsid w:val="001E172D"/>
    <w:rsid w:val="001E1742"/>
    <w:rsid w:val="001E175C"/>
    <w:rsid w:val="001E1791"/>
    <w:rsid w:val="001E17FA"/>
    <w:rsid w:val="001E1828"/>
    <w:rsid w:val="001E185E"/>
    <w:rsid w:val="001E1960"/>
    <w:rsid w:val="001E1AE7"/>
    <w:rsid w:val="001E1AF4"/>
    <w:rsid w:val="001E1AFF"/>
    <w:rsid w:val="001E1BAA"/>
    <w:rsid w:val="001E1C42"/>
    <w:rsid w:val="001E1C6C"/>
    <w:rsid w:val="001E1CB9"/>
    <w:rsid w:val="001E1DB1"/>
    <w:rsid w:val="001E1DC1"/>
    <w:rsid w:val="001E1E02"/>
    <w:rsid w:val="001E1EF2"/>
    <w:rsid w:val="001E1F0B"/>
    <w:rsid w:val="001E1F1A"/>
    <w:rsid w:val="001E1F26"/>
    <w:rsid w:val="001E1F66"/>
    <w:rsid w:val="001E1F6A"/>
    <w:rsid w:val="001E1F8D"/>
    <w:rsid w:val="001E201C"/>
    <w:rsid w:val="001E205B"/>
    <w:rsid w:val="001E212D"/>
    <w:rsid w:val="001E2150"/>
    <w:rsid w:val="001E21F9"/>
    <w:rsid w:val="001E2358"/>
    <w:rsid w:val="001E237C"/>
    <w:rsid w:val="001E23F0"/>
    <w:rsid w:val="001E261C"/>
    <w:rsid w:val="001E265D"/>
    <w:rsid w:val="001E265E"/>
    <w:rsid w:val="001E268D"/>
    <w:rsid w:val="001E270A"/>
    <w:rsid w:val="001E27AA"/>
    <w:rsid w:val="001E27EA"/>
    <w:rsid w:val="001E280C"/>
    <w:rsid w:val="001E2836"/>
    <w:rsid w:val="001E28B1"/>
    <w:rsid w:val="001E296E"/>
    <w:rsid w:val="001E297C"/>
    <w:rsid w:val="001E2A2F"/>
    <w:rsid w:val="001E2AC8"/>
    <w:rsid w:val="001E2ACA"/>
    <w:rsid w:val="001E2AFB"/>
    <w:rsid w:val="001E2BA9"/>
    <w:rsid w:val="001E2C0C"/>
    <w:rsid w:val="001E2C37"/>
    <w:rsid w:val="001E2C93"/>
    <w:rsid w:val="001E2CD2"/>
    <w:rsid w:val="001E2D00"/>
    <w:rsid w:val="001E2DDD"/>
    <w:rsid w:val="001E2ED5"/>
    <w:rsid w:val="001E2EE2"/>
    <w:rsid w:val="001E2EF2"/>
    <w:rsid w:val="001E2F85"/>
    <w:rsid w:val="001E2FB5"/>
    <w:rsid w:val="001E2FD0"/>
    <w:rsid w:val="001E300E"/>
    <w:rsid w:val="001E3041"/>
    <w:rsid w:val="001E3076"/>
    <w:rsid w:val="001E312D"/>
    <w:rsid w:val="001E3137"/>
    <w:rsid w:val="001E3158"/>
    <w:rsid w:val="001E31E9"/>
    <w:rsid w:val="001E3230"/>
    <w:rsid w:val="001E32CB"/>
    <w:rsid w:val="001E32CD"/>
    <w:rsid w:val="001E33E0"/>
    <w:rsid w:val="001E33FA"/>
    <w:rsid w:val="001E3436"/>
    <w:rsid w:val="001E349E"/>
    <w:rsid w:val="001E34CA"/>
    <w:rsid w:val="001E34D2"/>
    <w:rsid w:val="001E3674"/>
    <w:rsid w:val="001E3686"/>
    <w:rsid w:val="001E3688"/>
    <w:rsid w:val="001E36F0"/>
    <w:rsid w:val="001E371C"/>
    <w:rsid w:val="001E379E"/>
    <w:rsid w:val="001E37A4"/>
    <w:rsid w:val="001E384F"/>
    <w:rsid w:val="001E3939"/>
    <w:rsid w:val="001E3972"/>
    <w:rsid w:val="001E39FE"/>
    <w:rsid w:val="001E3AF9"/>
    <w:rsid w:val="001E3B8A"/>
    <w:rsid w:val="001E3BBF"/>
    <w:rsid w:val="001E3C62"/>
    <w:rsid w:val="001E3DC6"/>
    <w:rsid w:val="001E3E52"/>
    <w:rsid w:val="001E3ECF"/>
    <w:rsid w:val="001E3F71"/>
    <w:rsid w:val="001E3FAA"/>
    <w:rsid w:val="001E4028"/>
    <w:rsid w:val="001E40C3"/>
    <w:rsid w:val="001E40EF"/>
    <w:rsid w:val="001E4151"/>
    <w:rsid w:val="001E4184"/>
    <w:rsid w:val="001E4199"/>
    <w:rsid w:val="001E41A7"/>
    <w:rsid w:val="001E4286"/>
    <w:rsid w:val="001E42B5"/>
    <w:rsid w:val="001E42CE"/>
    <w:rsid w:val="001E437B"/>
    <w:rsid w:val="001E43A4"/>
    <w:rsid w:val="001E457C"/>
    <w:rsid w:val="001E458D"/>
    <w:rsid w:val="001E46B6"/>
    <w:rsid w:val="001E473F"/>
    <w:rsid w:val="001E4743"/>
    <w:rsid w:val="001E4805"/>
    <w:rsid w:val="001E486B"/>
    <w:rsid w:val="001E48DF"/>
    <w:rsid w:val="001E4903"/>
    <w:rsid w:val="001E49CE"/>
    <w:rsid w:val="001E4B98"/>
    <w:rsid w:val="001E4BF5"/>
    <w:rsid w:val="001E4C13"/>
    <w:rsid w:val="001E4C56"/>
    <w:rsid w:val="001E4C96"/>
    <w:rsid w:val="001E4D21"/>
    <w:rsid w:val="001E4D47"/>
    <w:rsid w:val="001E4DBE"/>
    <w:rsid w:val="001E4DEC"/>
    <w:rsid w:val="001E4E13"/>
    <w:rsid w:val="001E4F76"/>
    <w:rsid w:val="001E4F83"/>
    <w:rsid w:val="001E4FFC"/>
    <w:rsid w:val="001E50AF"/>
    <w:rsid w:val="001E50D4"/>
    <w:rsid w:val="001E53A3"/>
    <w:rsid w:val="001E53FF"/>
    <w:rsid w:val="001E5461"/>
    <w:rsid w:val="001E5486"/>
    <w:rsid w:val="001E554D"/>
    <w:rsid w:val="001E5553"/>
    <w:rsid w:val="001E564A"/>
    <w:rsid w:val="001E5659"/>
    <w:rsid w:val="001E56BF"/>
    <w:rsid w:val="001E574C"/>
    <w:rsid w:val="001E576F"/>
    <w:rsid w:val="001E5850"/>
    <w:rsid w:val="001E588E"/>
    <w:rsid w:val="001E5904"/>
    <w:rsid w:val="001E5956"/>
    <w:rsid w:val="001E5C2C"/>
    <w:rsid w:val="001E5D4A"/>
    <w:rsid w:val="001E5DC2"/>
    <w:rsid w:val="001E5E73"/>
    <w:rsid w:val="001E5EAC"/>
    <w:rsid w:val="001E5F37"/>
    <w:rsid w:val="001E5F50"/>
    <w:rsid w:val="001E5F67"/>
    <w:rsid w:val="001E5FC1"/>
    <w:rsid w:val="001E5FC7"/>
    <w:rsid w:val="001E617B"/>
    <w:rsid w:val="001E61B5"/>
    <w:rsid w:val="001E6229"/>
    <w:rsid w:val="001E6420"/>
    <w:rsid w:val="001E6433"/>
    <w:rsid w:val="001E64F5"/>
    <w:rsid w:val="001E654D"/>
    <w:rsid w:val="001E6599"/>
    <w:rsid w:val="001E65A1"/>
    <w:rsid w:val="001E65EF"/>
    <w:rsid w:val="001E65F6"/>
    <w:rsid w:val="001E6666"/>
    <w:rsid w:val="001E66C1"/>
    <w:rsid w:val="001E66D9"/>
    <w:rsid w:val="001E6713"/>
    <w:rsid w:val="001E6776"/>
    <w:rsid w:val="001E67A3"/>
    <w:rsid w:val="001E681C"/>
    <w:rsid w:val="001E682C"/>
    <w:rsid w:val="001E6832"/>
    <w:rsid w:val="001E6886"/>
    <w:rsid w:val="001E69E3"/>
    <w:rsid w:val="001E69E4"/>
    <w:rsid w:val="001E6B36"/>
    <w:rsid w:val="001E6B89"/>
    <w:rsid w:val="001E6BB1"/>
    <w:rsid w:val="001E6BD2"/>
    <w:rsid w:val="001E6C0D"/>
    <w:rsid w:val="001E6C83"/>
    <w:rsid w:val="001E6CE8"/>
    <w:rsid w:val="001E6D71"/>
    <w:rsid w:val="001E6E15"/>
    <w:rsid w:val="001E6E75"/>
    <w:rsid w:val="001E6EC4"/>
    <w:rsid w:val="001E6F16"/>
    <w:rsid w:val="001E6F77"/>
    <w:rsid w:val="001E6FD8"/>
    <w:rsid w:val="001E71BC"/>
    <w:rsid w:val="001E7222"/>
    <w:rsid w:val="001E725A"/>
    <w:rsid w:val="001E72D6"/>
    <w:rsid w:val="001E72F9"/>
    <w:rsid w:val="001E73EB"/>
    <w:rsid w:val="001E76F9"/>
    <w:rsid w:val="001E7707"/>
    <w:rsid w:val="001E7798"/>
    <w:rsid w:val="001E779F"/>
    <w:rsid w:val="001E77BD"/>
    <w:rsid w:val="001E77FF"/>
    <w:rsid w:val="001E7828"/>
    <w:rsid w:val="001E786D"/>
    <w:rsid w:val="001E7870"/>
    <w:rsid w:val="001E788C"/>
    <w:rsid w:val="001E78FB"/>
    <w:rsid w:val="001E7966"/>
    <w:rsid w:val="001E7A0F"/>
    <w:rsid w:val="001E7A3E"/>
    <w:rsid w:val="001E7AF4"/>
    <w:rsid w:val="001E7B29"/>
    <w:rsid w:val="001E7BB0"/>
    <w:rsid w:val="001E7C97"/>
    <w:rsid w:val="001E7E57"/>
    <w:rsid w:val="001E7E9C"/>
    <w:rsid w:val="001E7F4C"/>
    <w:rsid w:val="001E7F85"/>
    <w:rsid w:val="001F001A"/>
    <w:rsid w:val="001F0020"/>
    <w:rsid w:val="001F002F"/>
    <w:rsid w:val="001F0066"/>
    <w:rsid w:val="001F00B2"/>
    <w:rsid w:val="001F00FF"/>
    <w:rsid w:val="001F012F"/>
    <w:rsid w:val="001F0170"/>
    <w:rsid w:val="001F0343"/>
    <w:rsid w:val="001F03EA"/>
    <w:rsid w:val="001F058C"/>
    <w:rsid w:val="001F059E"/>
    <w:rsid w:val="001F061C"/>
    <w:rsid w:val="001F067C"/>
    <w:rsid w:val="001F06B8"/>
    <w:rsid w:val="001F075F"/>
    <w:rsid w:val="001F080D"/>
    <w:rsid w:val="001F0839"/>
    <w:rsid w:val="001F086E"/>
    <w:rsid w:val="001F099B"/>
    <w:rsid w:val="001F09AF"/>
    <w:rsid w:val="001F0A24"/>
    <w:rsid w:val="001F0C62"/>
    <w:rsid w:val="001F0CAF"/>
    <w:rsid w:val="001F0D04"/>
    <w:rsid w:val="001F0D97"/>
    <w:rsid w:val="001F0DB4"/>
    <w:rsid w:val="001F0E2F"/>
    <w:rsid w:val="001F0E53"/>
    <w:rsid w:val="001F101C"/>
    <w:rsid w:val="001F102C"/>
    <w:rsid w:val="001F10D7"/>
    <w:rsid w:val="001F10F6"/>
    <w:rsid w:val="001F1108"/>
    <w:rsid w:val="001F110E"/>
    <w:rsid w:val="001F113B"/>
    <w:rsid w:val="001F11C0"/>
    <w:rsid w:val="001F11EA"/>
    <w:rsid w:val="001F11ED"/>
    <w:rsid w:val="001F1211"/>
    <w:rsid w:val="001F121E"/>
    <w:rsid w:val="001F122C"/>
    <w:rsid w:val="001F12DF"/>
    <w:rsid w:val="001F12F0"/>
    <w:rsid w:val="001F14B0"/>
    <w:rsid w:val="001F158E"/>
    <w:rsid w:val="001F15A9"/>
    <w:rsid w:val="001F15E7"/>
    <w:rsid w:val="001F160D"/>
    <w:rsid w:val="001F174A"/>
    <w:rsid w:val="001F175F"/>
    <w:rsid w:val="001F1777"/>
    <w:rsid w:val="001F17C7"/>
    <w:rsid w:val="001F185D"/>
    <w:rsid w:val="001F1875"/>
    <w:rsid w:val="001F19A5"/>
    <w:rsid w:val="001F1A34"/>
    <w:rsid w:val="001F1A53"/>
    <w:rsid w:val="001F1A59"/>
    <w:rsid w:val="001F1B6E"/>
    <w:rsid w:val="001F1C4A"/>
    <w:rsid w:val="001F1C88"/>
    <w:rsid w:val="001F1C8A"/>
    <w:rsid w:val="001F1CBA"/>
    <w:rsid w:val="001F1CEC"/>
    <w:rsid w:val="001F1E0D"/>
    <w:rsid w:val="001F1EFA"/>
    <w:rsid w:val="001F1F19"/>
    <w:rsid w:val="001F1FD9"/>
    <w:rsid w:val="001F1FEA"/>
    <w:rsid w:val="001F1FFD"/>
    <w:rsid w:val="001F202E"/>
    <w:rsid w:val="001F20C9"/>
    <w:rsid w:val="001F211D"/>
    <w:rsid w:val="001F215C"/>
    <w:rsid w:val="001F2255"/>
    <w:rsid w:val="001F226C"/>
    <w:rsid w:val="001F228D"/>
    <w:rsid w:val="001F22CF"/>
    <w:rsid w:val="001F2320"/>
    <w:rsid w:val="001F23BA"/>
    <w:rsid w:val="001F2489"/>
    <w:rsid w:val="001F25D4"/>
    <w:rsid w:val="001F262A"/>
    <w:rsid w:val="001F2671"/>
    <w:rsid w:val="001F267E"/>
    <w:rsid w:val="001F272D"/>
    <w:rsid w:val="001F273A"/>
    <w:rsid w:val="001F2780"/>
    <w:rsid w:val="001F28A7"/>
    <w:rsid w:val="001F28BC"/>
    <w:rsid w:val="001F29A5"/>
    <w:rsid w:val="001F29B3"/>
    <w:rsid w:val="001F2ACD"/>
    <w:rsid w:val="001F2BED"/>
    <w:rsid w:val="001F2C5C"/>
    <w:rsid w:val="001F2C85"/>
    <w:rsid w:val="001F2C9C"/>
    <w:rsid w:val="001F2CF3"/>
    <w:rsid w:val="001F2D15"/>
    <w:rsid w:val="001F2D7A"/>
    <w:rsid w:val="001F2DB2"/>
    <w:rsid w:val="001F2DC9"/>
    <w:rsid w:val="001F2E0E"/>
    <w:rsid w:val="001F2E2C"/>
    <w:rsid w:val="001F2E43"/>
    <w:rsid w:val="001F2EB9"/>
    <w:rsid w:val="001F2EE9"/>
    <w:rsid w:val="001F2FF1"/>
    <w:rsid w:val="001F3079"/>
    <w:rsid w:val="001F3103"/>
    <w:rsid w:val="001F315A"/>
    <w:rsid w:val="001F31CA"/>
    <w:rsid w:val="001F320B"/>
    <w:rsid w:val="001F341B"/>
    <w:rsid w:val="001F341C"/>
    <w:rsid w:val="001F3465"/>
    <w:rsid w:val="001F368F"/>
    <w:rsid w:val="001F3810"/>
    <w:rsid w:val="001F3854"/>
    <w:rsid w:val="001F386C"/>
    <w:rsid w:val="001F3877"/>
    <w:rsid w:val="001F3924"/>
    <w:rsid w:val="001F3975"/>
    <w:rsid w:val="001F3B3A"/>
    <w:rsid w:val="001F3BE5"/>
    <w:rsid w:val="001F3BF4"/>
    <w:rsid w:val="001F3C52"/>
    <w:rsid w:val="001F3C7E"/>
    <w:rsid w:val="001F3CF0"/>
    <w:rsid w:val="001F3D05"/>
    <w:rsid w:val="001F3D58"/>
    <w:rsid w:val="001F3E76"/>
    <w:rsid w:val="001F3EEB"/>
    <w:rsid w:val="001F3F2C"/>
    <w:rsid w:val="001F3F34"/>
    <w:rsid w:val="001F3F7A"/>
    <w:rsid w:val="001F3F7F"/>
    <w:rsid w:val="001F3FD4"/>
    <w:rsid w:val="001F3FF9"/>
    <w:rsid w:val="001F413F"/>
    <w:rsid w:val="001F41AC"/>
    <w:rsid w:val="001F41C0"/>
    <w:rsid w:val="001F41F5"/>
    <w:rsid w:val="001F421B"/>
    <w:rsid w:val="001F423C"/>
    <w:rsid w:val="001F424C"/>
    <w:rsid w:val="001F42F9"/>
    <w:rsid w:val="001F44C4"/>
    <w:rsid w:val="001F44DD"/>
    <w:rsid w:val="001F4701"/>
    <w:rsid w:val="001F4760"/>
    <w:rsid w:val="001F4825"/>
    <w:rsid w:val="001F4842"/>
    <w:rsid w:val="001F4863"/>
    <w:rsid w:val="001F48F5"/>
    <w:rsid w:val="001F4913"/>
    <w:rsid w:val="001F492B"/>
    <w:rsid w:val="001F4A11"/>
    <w:rsid w:val="001F4A76"/>
    <w:rsid w:val="001F4B47"/>
    <w:rsid w:val="001F4BCD"/>
    <w:rsid w:val="001F4CDC"/>
    <w:rsid w:val="001F4D6E"/>
    <w:rsid w:val="001F4D79"/>
    <w:rsid w:val="001F4DA1"/>
    <w:rsid w:val="001F4DB8"/>
    <w:rsid w:val="001F4DDE"/>
    <w:rsid w:val="001F4E21"/>
    <w:rsid w:val="001F4E68"/>
    <w:rsid w:val="001F4E73"/>
    <w:rsid w:val="001F4ECB"/>
    <w:rsid w:val="001F4EE6"/>
    <w:rsid w:val="001F4F5A"/>
    <w:rsid w:val="001F4FA7"/>
    <w:rsid w:val="001F509C"/>
    <w:rsid w:val="001F50E2"/>
    <w:rsid w:val="001F513F"/>
    <w:rsid w:val="001F51B5"/>
    <w:rsid w:val="001F51FD"/>
    <w:rsid w:val="001F5264"/>
    <w:rsid w:val="001F52E3"/>
    <w:rsid w:val="001F533A"/>
    <w:rsid w:val="001F53D5"/>
    <w:rsid w:val="001F5408"/>
    <w:rsid w:val="001F5447"/>
    <w:rsid w:val="001F5468"/>
    <w:rsid w:val="001F54AB"/>
    <w:rsid w:val="001F562A"/>
    <w:rsid w:val="001F5667"/>
    <w:rsid w:val="001F5672"/>
    <w:rsid w:val="001F5697"/>
    <w:rsid w:val="001F5813"/>
    <w:rsid w:val="001F586D"/>
    <w:rsid w:val="001F5930"/>
    <w:rsid w:val="001F595C"/>
    <w:rsid w:val="001F59DC"/>
    <w:rsid w:val="001F5A13"/>
    <w:rsid w:val="001F5AA5"/>
    <w:rsid w:val="001F5B4B"/>
    <w:rsid w:val="001F5B4F"/>
    <w:rsid w:val="001F5BBD"/>
    <w:rsid w:val="001F5C19"/>
    <w:rsid w:val="001F5CDC"/>
    <w:rsid w:val="001F5D56"/>
    <w:rsid w:val="001F5E5D"/>
    <w:rsid w:val="001F5E96"/>
    <w:rsid w:val="001F5E97"/>
    <w:rsid w:val="001F5ED2"/>
    <w:rsid w:val="001F5EF9"/>
    <w:rsid w:val="001F605F"/>
    <w:rsid w:val="001F6096"/>
    <w:rsid w:val="001F6462"/>
    <w:rsid w:val="001F658A"/>
    <w:rsid w:val="001F6704"/>
    <w:rsid w:val="001F6721"/>
    <w:rsid w:val="001F6758"/>
    <w:rsid w:val="001F67D3"/>
    <w:rsid w:val="001F68C5"/>
    <w:rsid w:val="001F6948"/>
    <w:rsid w:val="001F6C3D"/>
    <w:rsid w:val="001F6C48"/>
    <w:rsid w:val="001F6C5D"/>
    <w:rsid w:val="001F6CBA"/>
    <w:rsid w:val="001F6CF4"/>
    <w:rsid w:val="001F6D77"/>
    <w:rsid w:val="001F6DFB"/>
    <w:rsid w:val="001F6E84"/>
    <w:rsid w:val="001F6EAE"/>
    <w:rsid w:val="001F6EC7"/>
    <w:rsid w:val="001F6F7C"/>
    <w:rsid w:val="001F6FBD"/>
    <w:rsid w:val="001F711F"/>
    <w:rsid w:val="001F7144"/>
    <w:rsid w:val="001F72D8"/>
    <w:rsid w:val="001F737C"/>
    <w:rsid w:val="001F73F1"/>
    <w:rsid w:val="001F7411"/>
    <w:rsid w:val="001F7415"/>
    <w:rsid w:val="001F7416"/>
    <w:rsid w:val="001F7436"/>
    <w:rsid w:val="001F74BE"/>
    <w:rsid w:val="001F7566"/>
    <w:rsid w:val="001F7641"/>
    <w:rsid w:val="001F774E"/>
    <w:rsid w:val="001F77B9"/>
    <w:rsid w:val="001F77FC"/>
    <w:rsid w:val="001F784F"/>
    <w:rsid w:val="001F788C"/>
    <w:rsid w:val="001F79C1"/>
    <w:rsid w:val="001F7A74"/>
    <w:rsid w:val="001F7BC2"/>
    <w:rsid w:val="001F7BC6"/>
    <w:rsid w:val="001F7C28"/>
    <w:rsid w:val="001F7C6D"/>
    <w:rsid w:val="001F7C75"/>
    <w:rsid w:val="001F7CD1"/>
    <w:rsid w:val="001F7CF9"/>
    <w:rsid w:val="001F7D17"/>
    <w:rsid w:val="001F7D9B"/>
    <w:rsid w:val="001F7DD3"/>
    <w:rsid w:val="001F7E63"/>
    <w:rsid w:val="001F7EF0"/>
    <w:rsid w:val="001F7F87"/>
    <w:rsid w:val="00200047"/>
    <w:rsid w:val="00200061"/>
    <w:rsid w:val="00200070"/>
    <w:rsid w:val="0020008E"/>
    <w:rsid w:val="00200108"/>
    <w:rsid w:val="002002C9"/>
    <w:rsid w:val="00200379"/>
    <w:rsid w:val="0020039A"/>
    <w:rsid w:val="002004A4"/>
    <w:rsid w:val="002004B4"/>
    <w:rsid w:val="002004B5"/>
    <w:rsid w:val="002004FE"/>
    <w:rsid w:val="00200505"/>
    <w:rsid w:val="0020052E"/>
    <w:rsid w:val="0020061C"/>
    <w:rsid w:val="00200654"/>
    <w:rsid w:val="002006CE"/>
    <w:rsid w:val="002006E2"/>
    <w:rsid w:val="00200791"/>
    <w:rsid w:val="00200792"/>
    <w:rsid w:val="002007AB"/>
    <w:rsid w:val="002007B4"/>
    <w:rsid w:val="002007D7"/>
    <w:rsid w:val="00200819"/>
    <w:rsid w:val="0020082D"/>
    <w:rsid w:val="0020084A"/>
    <w:rsid w:val="00200A46"/>
    <w:rsid w:val="00200A9F"/>
    <w:rsid w:val="00200AAC"/>
    <w:rsid w:val="00200BA2"/>
    <w:rsid w:val="00200BED"/>
    <w:rsid w:val="00200C13"/>
    <w:rsid w:val="00200D48"/>
    <w:rsid w:val="00200DE7"/>
    <w:rsid w:val="00200E24"/>
    <w:rsid w:val="00200E82"/>
    <w:rsid w:val="00200E8F"/>
    <w:rsid w:val="00200F70"/>
    <w:rsid w:val="00200FDB"/>
    <w:rsid w:val="0020107D"/>
    <w:rsid w:val="0020110C"/>
    <w:rsid w:val="0020113B"/>
    <w:rsid w:val="00201178"/>
    <w:rsid w:val="00201186"/>
    <w:rsid w:val="002011CC"/>
    <w:rsid w:val="002011EB"/>
    <w:rsid w:val="00201236"/>
    <w:rsid w:val="00201284"/>
    <w:rsid w:val="0020130B"/>
    <w:rsid w:val="002013F3"/>
    <w:rsid w:val="00201448"/>
    <w:rsid w:val="00201473"/>
    <w:rsid w:val="00201632"/>
    <w:rsid w:val="0020166A"/>
    <w:rsid w:val="0020166D"/>
    <w:rsid w:val="0020174A"/>
    <w:rsid w:val="002017C6"/>
    <w:rsid w:val="00201856"/>
    <w:rsid w:val="0020187C"/>
    <w:rsid w:val="00201948"/>
    <w:rsid w:val="00201951"/>
    <w:rsid w:val="0020195A"/>
    <w:rsid w:val="002019A8"/>
    <w:rsid w:val="00201A5D"/>
    <w:rsid w:val="00201BC9"/>
    <w:rsid w:val="00201DFA"/>
    <w:rsid w:val="00201E7A"/>
    <w:rsid w:val="00201EE1"/>
    <w:rsid w:val="00202038"/>
    <w:rsid w:val="00202045"/>
    <w:rsid w:val="00202069"/>
    <w:rsid w:val="00202071"/>
    <w:rsid w:val="00202083"/>
    <w:rsid w:val="0020209E"/>
    <w:rsid w:val="002020C1"/>
    <w:rsid w:val="00202103"/>
    <w:rsid w:val="00202144"/>
    <w:rsid w:val="00202174"/>
    <w:rsid w:val="0020217A"/>
    <w:rsid w:val="0020221D"/>
    <w:rsid w:val="002022EE"/>
    <w:rsid w:val="00202317"/>
    <w:rsid w:val="0020241B"/>
    <w:rsid w:val="002024D0"/>
    <w:rsid w:val="00202522"/>
    <w:rsid w:val="00202583"/>
    <w:rsid w:val="00202636"/>
    <w:rsid w:val="002026C3"/>
    <w:rsid w:val="0020271A"/>
    <w:rsid w:val="00202732"/>
    <w:rsid w:val="00202747"/>
    <w:rsid w:val="002027EA"/>
    <w:rsid w:val="00202813"/>
    <w:rsid w:val="00202891"/>
    <w:rsid w:val="002028A9"/>
    <w:rsid w:val="002028FA"/>
    <w:rsid w:val="0020290C"/>
    <w:rsid w:val="0020291D"/>
    <w:rsid w:val="002029B1"/>
    <w:rsid w:val="00202A0A"/>
    <w:rsid w:val="00202A1D"/>
    <w:rsid w:val="00202A8D"/>
    <w:rsid w:val="00202AAB"/>
    <w:rsid w:val="00202AE7"/>
    <w:rsid w:val="00202B15"/>
    <w:rsid w:val="00202B75"/>
    <w:rsid w:val="00202B76"/>
    <w:rsid w:val="00202C87"/>
    <w:rsid w:val="00202CD1"/>
    <w:rsid w:val="00202D2B"/>
    <w:rsid w:val="00202E2D"/>
    <w:rsid w:val="00202E92"/>
    <w:rsid w:val="00202EAF"/>
    <w:rsid w:val="0020315B"/>
    <w:rsid w:val="0020315E"/>
    <w:rsid w:val="002031A0"/>
    <w:rsid w:val="00203251"/>
    <w:rsid w:val="002032CC"/>
    <w:rsid w:val="00203368"/>
    <w:rsid w:val="00203407"/>
    <w:rsid w:val="002034AB"/>
    <w:rsid w:val="002034D3"/>
    <w:rsid w:val="00203535"/>
    <w:rsid w:val="00203558"/>
    <w:rsid w:val="00203604"/>
    <w:rsid w:val="002036F2"/>
    <w:rsid w:val="00203745"/>
    <w:rsid w:val="0020376C"/>
    <w:rsid w:val="00203807"/>
    <w:rsid w:val="00203894"/>
    <w:rsid w:val="002038C7"/>
    <w:rsid w:val="0020390C"/>
    <w:rsid w:val="002039B1"/>
    <w:rsid w:val="002039B6"/>
    <w:rsid w:val="002039F3"/>
    <w:rsid w:val="00203A20"/>
    <w:rsid w:val="00203A64"/>
    <w:rsid w:val="00203A6D"/>
    <w:rsid w:val="00203A78"/>
    <w:rsid w:val="00203A9C"/>
    <w:rsid w:val="00203AF7"/>
    <w:rsid w:val="00203B01"/>
    <w:rsid w:val="00203BEE"/>
    <w:rsid w:val="00203C0E"/>
    <w:rsid w:val="00203C7F"/>
    <w:rsid w:val="00203C86"/>
    <w:rsid w:val="00203DF5"/>
    <w:rsid w:val="00203E22"/>
    <w:rsid w:val="00203E6F"/>
    <w:rsid w:val="00203EF5"/>
    <w:rsid w:val="00203EFF"/>
    <w:rsid w:val="00203F22"/>
    <w:rsid w:val="00203F67"/>
    <w:rsid w:val="00203FE7"/>
    <w:rsid w:val="00203FF7"/>
    <w:rsid w:val="0020415F"/>
    <w:rsid w:val="00204199"/>
    <w:rsid w:val="002041AC"/>
    <w:rsid w:val="00204256"/>
    <w:rsid w:val="00204435"/>
    <w:rsid w:val="002044D0"/>
    <w:rsid w:val="0020457E"/>
    <w:rsid w:val="002046DF"/>
    <w:rsid w:val="00204712"/>
    <w:rsid w:val="00204774"/>
    <w:rsid w:val="00204813"/>
    <w:rsid w:val="00204882"/>
    <w:rsid w:val="00204967"/>
    <w:rsid w:val="002049A7"/>
    <w:rsid w:val="002049AB"/>
    <w:rsid w:val="00204A09"/>
    <w:rsid w:val="00204ACD"/>
    <w:rsid w:val="00204B94"/>
    <w:rsid w:val="00204D54"/>
    <w:rsid w:val="00204DF1"/>
    <w:rsid w:val="00204DF6"/>
    <w:rsid w:val="00204EEB"/>
    <w:rsid w:val="002050B6"/>
    <w:rsid w:val="00205148"/>
    <w:rsid w:val="00205186"/>
    <w:rsid w:val="002052B4"/>
    <w:rsid w:val="00205351"/>
    <w:rsid w:val="0020536A"/>
    <w:rsid w:val="002053D9"/>
    <w:rsid w:val="002054FB"/>
    <w:rsid w:val="0020550E"/>
    <w:rsid w:val="00205553"/>
    <w:rsid w:val="0020555C"/>
    <w:rsid w:val="002055B6"/>
    <w:rsid w:val="0020562E"/>
    <w:rsid w:val="00205698"/>
    <w:rsid w:val="00205714"/>
    <w:rsid w:val="0020576A"/>
    <w:rsid w:val="0020578B"/>
    <w:rsid w:val="002057A2"/>
    <w:rsid w:val="002057A9"/>
    <w:rsid w:val="002057CF"/>
    <w:rsid w:val="00205964"/>
    <w:rsid w:val="00205986"/>
    <w:rsid w:val="0020598A"/>
    <w:rsid w:val="00205A8E"/>
    <w:rsid w:val="00205C70"/>
    <w:rsid w:val="00205C75"/>
    <w:rsid w:val="00205D53"/>
    <w:rsid w:val="00205D67"/>
    <w:rsid w:val="00205E14"/>
    <w:rsid w:val="00205E61"/>
    <w:rsid w:val="00205FB2"/>
    <w:rsid w:val="00205FF7"/>
    <w:rsid w:val="00205FFC"/>
    <w:rsid w:val="0020604F"/>
    <w:rsid w:val="00206096"/>
    <w:rsid w:val="002060B5"/>
    <w:rsid w:val="002060C6"/>
    <w:rsid w:val="00206159"/>
    <w:rsid w:val="002061D1"/>
    <w:rsid w:val="00206246"/>
    <w:rsid w:val="002062D1"/>
    <w:rsid w:val="00206327"/>
    <w:rsid w:val="00206391"/>
    <w:rsid w:val="00206485"/>
    <w:rsid w:val="0020648A"/>
    <w:rsid w:val="00206496"/>
    <w:rsid w:val="002064E7"/>
    <w:rsid w:val="00206524"/>
    <w:rsid w:val="002065E5"/>
    <w:rsid w:val="00206625"/>
    <w:rsid w:val="00206657"/>
    <w:rsid w:val="00206671"/>
    <w:rsid w:val="00206676"/>
    <w:rsid w:val="0020671B"/>
    <w:rsid w:val="002067C0"/>
    <w:rsid w:val="00206802"/>
    <w:rsid w:val="002068F4"/>
    <w:rsid w:val="00206961"/>
    <w:rsid w:val="00206980"/>
    <w:rsid w:val="0020698A"/>
    <w:rsid w:val="002069AA"/>
    <w:rsid w:val="00206A3A"/>
    <w:rsid w:val="00206B24"/>
    <w:rsid w:val="00206B52"/>
    <w:rsid w:val="00206B6C"/>
    <w:rsid w:val="00206CB9"/>
    <w:rsid w:val="00206CCA"/>
    <w:rsid w:val="00206CCE"/>
    <w:rsid w:val="00206CF6"/>
    <w:rsid w:val="00206D02"/>
    <w:rsid w:val="00206D2A"/>
    <w:rsid w:val="00206D72"/>
    <w:rsid w:val="00206D82"/>
    <w:rsid w:val="00206EC9"/>
    <w:rsid w:val="00206F5A"/>
    <w:rsid w:val="00206FA4"/>
    <w:rsid w:val="00206FC4"/>
    <w:rsid w:val="0020708E"/>
    <w:rsid w:val="00207137"/>
    <w:rsid w:val="00207226"/>
    <w:rsid w:val="002072C5"/>
    <w:rsid w:val="002072FD"/>
    <w:rsid w:val="002073CD"/>
    <w:rsid w:val="0020746C"/>
    <w:rsid w:val="0020749C"/>
    <w:rsid w:val="0020751D"/>
    <w:rsid w:val="0020757E"/>
    <w:rsid w:val="00207607"/>
    <w:rsid w:val="0020761B"/>
    <w:rsid w:val="002076AC"/>
    <w:rsid w:val="002076CB"/>
    <w:rsid w:val="002076F0"/>
    <w:rsid w:val="00207710"/>
    <w:rsid w:val="002077A9"/>
    <w:rsid w:val="00207831"/>
    <w:rsid w:val="00207890"/>
    <w:rsid w:val="002078C7"/>
    <w:rsid w:val="002079BF"/>
    <w:rsid w:val="002079F0"/>
    <w:rsid w:val="00207A7C"/>
    <w:rsid w:val="00207ADA"/>
    <w:rsid w:val="00207AFF"/>
    <w:rsid w:val="00207B94"/>
    <w:rsid w:val="00207D0F"/>
    <w:rsid w:val="00207E7D"/>
    <w:rsid w:val="00207EBB"/>
    <w:rsid w:val="00207EC8"/>
    <w:rsid w:val="0021002E"/>
    <w:rsid w:val="00210040"/>
    <w:rsid w:val="002100F1"/>
    <w:rsid w:val="002101A9"/>
    <w:rsid w:val="002101B4"/>
    <w:rsid w:val="00210238"/>
    <w:rsid w:val="002102B6"/>
    <w:rsid w:val="00210309"/>
    <w:rsid w:val="0021034A"/>
    <w:rsid w:val="002103A7"/>
    <w:rsid w:val="002103BD"/>
    <w:rsid w:val="0021047D"/>
    <w:rsid w:val="00210534"/>
    <w:rsid w:val="0021057D"/>
    <w:rsid w:val="00210593"/>
    <w:rsid w:val="0021059D"/>
    <w:rsid w:val="002105AE"/>
    <w:rsid w:val="0021060C"/>
    <w:rsid w:val="0021062D"/>
    <w:rsid w:val="00210635"/>
    <w:rsid w:val="00210665"/>
    <w:rsid w:val="00210693"/>
    <w:rsid w:val="002106DD"/>
    <w:rsid w:val="00210732"/>
    <w:rsid w:val="00210753"/>
    <w:rsid w:val="00210767"/>
    <w:rsid w:val="0021079D"/>
    <w:rsid w:val="00210899"/>
    <w:rsid w:val="002108FE"/>
    <w:rsid w:val="00210971"/>
    <w:rsid w:val="002109FF"/>
    <w:rsid w:val="00210A2E"/>
    <w:rsid w:val="00210A38"/>
    <w:rsid w:val="00210A98"/>
    <w:rsid w:val="00210AD2"/>
    <w:rsid w:val="00210AF5"/>
    <w:rsid w:val="00210B5E"/>
    <w:rsid w:val="00210EAB"/>
    <w:rsid w:val="00210F9A"/>
    <w:rsid w:val="0021104E"/>
    <w:rsid w:val="00211054"/>
    <w:rsid w:val="002110AC"/>
    <w:rsid w:val="002110F9"/>
    <w:rsid w:val="00211145"/>
    <w:rsid w:val="00211232"/>
    <w:rsid w:val="0021126E"/>
    <w:rsid w:val="002112AC"/>
    <w:rsid w:val="002114AE"/>
    <w:rsid w:val="002114BC"/>
    <w:rsid w:val="00211629"/>
    <w:rsid w:val="00211639"/>
    <w:rsid w:val="002116FD"/>
    <w:rsid w:val="0021172A"/>
    <w:rsid w:val="00211740"/>
    <w:rsid w:val="002117B7"/>
    <w:rsid w:val="002118F4"/>
    <w:rsid w:val="00211910"/>
    <w:rsid w:val="002119B0"/>
    <w:rsid w:val="002119B3"/>
    <w:rsid w:val="00211AEA"/>
    <w:rsid w:val="00211BE5"/>
    <w:rsid w:val="00211CC4"/>
    <w:rsid w:val="00211CCC"/>
    <w:rsid w:val="00211D35"/>
    <w:rsid w:val="00211D7A"/>
    <w:rsid w:val="00211DAF"/>
    <w:rsid w:val="00211DE4"/>
    <w:rsid w:val="00211DEB"/>
    <w:rsid w:val="00211E10"/>
    <w:rsid w:val="00211E16"/>
    <w:rsid w:val="00211E6B"/>
    <w:rsid w:val="00211E9D"/>
    <w:rsid w:val="00211EF0"/>
    <w:rsid w:val="00211F5A"/>
    <w:rsid w:val="00211F8F"/>
    <w:rsid w:val="00211F93"/>
    <w:rsid w:val="00211FE7"/>
    <w:rsid w:val="002123BB"/>
    <w:rsid w:val="002124FE"/>
    <w:rsid w:val="00212517"/>
    <w:rsid w:val="00212532"/>
    <w:rsid w:val="00212567"/>
    <w:rsid w:val="00212631"/>
    <w:rsid w:val="0021263C"/>
    <w:rsid w:val="002126B6"/>
    <w:rsid w:val="002126C2"/>
    <w:rsid w:val="00212744"/>
    <w:rsid w:val="002127B0"/>
    <w:rsid w:val="0021284C"/>
    <w:rsid w:val="00212852"/>
    <w:rsid w:val="00212864"/>
    <w:rsid w:val="002128A8"/>
    <w:rsid w:val="002128CA"/>
    <w:rsid w:val="002129CA"/>
    <w:rsid w:val="002129F6"/>
    <w:rsid w:val="00212A4A"/>
    <w:rsid w:val="00212B15"/>
    <w:rsid w:val="00212B2F"/>
    <w:rsid w:val="00212B57"/>
    <w:rsid w:val="00212C23"/>
    <w:rsid w:val="00212C2F"/>
    <w:rsid w:val="00212C82"/>
    <w:rsid w:val="00212D4A"/>
    <w:rsid w:val="00212F5E"/>
    <w:rsid w:val="00212FBC"/>
    <w:rsid w:val="0021302D"/>
    <w:rsid w:val="00213076"/>
    <w:rsid w:val="00213120"/>
    <w:rsid w:val="0021313F"/>
    <w:rsid w:val="0021314D"/>
    <w:rsid w:val="00213197"/>
    <w:rsid w:val="002131A4"/>
    <w:rsid w:val="0021326E"/>
    <w:rsid w:val="002132B6"/>
    <w:rsid w:val="002132D9"/>
    <w:rsid w:val="00213405"/>
    <w:rsid w:val="0021341C"/>
    <w:rsid w:val="00213441"/>
    <w:rsid w:val="002134C4"/>
    <w:rsid w:val="0021353A"/>
    <w:rsid w:val="0021354A"/>
    <w:rsid w:val="00213554"/>
    <w:rsid w:val="002135D7"/>
    <w:rsid w:val="002135FA"/>
    <w:rsid w:val="002135FF"/>
    <w:rsid w:val="00213665"/>
    <w:rsid w:val="00213725"/>
    <w:rsid w:val="00213742"/>
    <w:rsid w:val="00213743"/>
    <w:rsid w:val="002137E1"/>
    <w:rsid w:val="00213803"/>
    <w:rsid w:val="0021381A"/>
    <w:rsid w:val="0021381E"/>
    <w:rsid w:val="00213835"/>
    <w:rsid w:val="0021388C"/>
    <w:rsid w:val="00213890"/>
    <w:rsid w:val="002138B0"/>
    <w:rsid w:val="002139A3"/>
    <w:rsid w:val="00213B3A"/>
    <w:rsid w:val="00213B80"/>
    <w:rsid w:val="00213BB5"/>
    <w:rsid w:val="00213D09"/>
    <w:rsid w:val="00213EAC"/>
    <w:rsid w:val="00213EC9"/>
    <w:rsid w:val="00213EE7"/>
    <w:rsid w:val="00214037"/>
    <w:rsid w:val="00214065"/>
    <w:rsid w:val="002140B2"/>
    <w:rsid w:val="002140C9"/>
    <w:rsid w:val="00214150"/>
    <w:rsid w:val="0021415C"/>
    <w:rsid w:val="00214162"/>
    <w:rsid w:val="0021416F"/>
    <w:rsid w:val="00214193"/>
    <w:rsid w:val="0021425E"/>
    <w:rsid w:val="00214337"/>
    <w:rsid w:val="0021447D"/>
    <w:rsid w:val="0021449D"/>
    <w:rsid w:val="0021449E"/>
    <w:rsid w:val="002144C5"/>
    <w:rsid w:val="002145D1"/>
    <w:rsid w:val="00214600"/>
    <w:rsid w:val="002146AB"/>
    <w:rsid w:val="00214727"/>
    <w:rsid w:val="0021480A"/>
    <w:rsid w:val="00214869"/>
    <w:rsid w:val="002148F6"/>
    <w:rsid w:val="00214968"/>
    <w:rsid w:val="002149C8"/>
    <w:rsid w:val="002149D5"/>
    <w:rsid w:val="002149E7"/>
    <w:rsid w:val="00214A21"/>
    <w:rsid w:val="00214A43"/>
    <w:rsid w:val="00214AAC"/>
    <w:rsid w:val="00214C26"/>
    <w:rsid w:val="00214C33"/>
    <w:rsid w:val="00214C56"/>
    <w:rsid w:val="00214CD9"/>
    <w:rsid w:val="00214CEE"/>
    <w:rsid w:val="00214DCA"/>
    <w:rsid w:val="00214E12"/>
    <w:rsid w:val="00214E33"/>
    <w:rsid w:val="00214E3D"/>
    <w:rsid w:val="00214E45"/>
    <w:rsid w:val="00214EB8"/>
    <w:rsid w:val="00214F35"/>
    <w:rsid w:val="00214F56"/>
    <w:rsid w:val="00214F83"/>
    <w:rsid w:val="00214F97"/>
    <w:rsid w:val="00214FA0"/>
    <w:rsid w:val="00214FB9"/>
    <w:rsid w:val="00214FF4"/>
    <w:rsid w:val="00215040"/>
    <w:rsid w:val="00215111"/>
    <w:rsid w:val="00215167"/>
    <w:rsid w:val="00215197"/>
    <w:rsid w:val="002152B6"/>
    <w:rsid w:val="0021539A"/>
    <w:rsid w:val="00215494"/>
    <w:rsid w:val="002154F5"/>
    <w:rsid w:val="0021551F"/>
    <w:rsid w:val="00215577"/>
    <w:rsid w:val="00215685"/>
    <w:rsid w:val="002156DB"/>
    <w:rsid w:val="00215794"/>
    <w:rsid w:val="002158A6"/>
    <w:rsid w:val="002159E6"/>
    <w:rsid w:val="002159FC"/>
    <w:rsid w:val="00215A5D"/>
    <w:rsid w:val="00215B18"/>
    <w:rsid w:val="00215B54"/>
    <w:rsid w:val="00215B71"/>
    <w:rsid w:val="00215BE4"/>
    <w:rsid w:val="00215C4C"/>
    <w:rsid w:val="00215C93"/>
    <w:rsid w:val="00215CBD"/>
    <w:rsid w:val="00215D30"/>
    <w:rsid w:val="00215D5B"/>
    <w:rsid w:val="00215DE3"/>
    <w:rsid w:val="00215E76"/>
    <w:rsid w:val="00215F0E"/>
    <w:rsid w:val="00215F13"/>
    <w:rsid w:val="00215F5E"/>
    <w:rsid w:val="00215FAD"/>
    <w:rsid w:val="00215FC7"/>
    <w:rsid w:val="0021601B"/>
    <w:rsid w:val="0021618A"/>
    <w:rsid w:val="0021623F"/>
    <w:rsid w:val="0021627A"/>
    <w:rsid w:val="00216352"/>
    <w:rsid w:val="002165CC"/>
    <w:rsid w:val="002166BB"/>
    <w:rsid w:val="002166BC"/>
    <w:rsid w:val="00216737"/>
    <w:rsid w:val="0021676A"/>
    <w:rsid w:val="0021677C"/>
    <w:rsid w:val="002167C1"/>
    <w:rsid w:val="002167F9"/>
    <w:rsid w:val="00216820"/>
    <w:rsid w:val="0021689C"/>
    <w:rsid w:val="002168AF"/>
    <w:rsid w:val="002168F4"/>
    <w:rsid w:val="00216944"/>
    <w:rsid w:val="00216971"/>
    <w:rsid w:val="00216981"/>
    <w:rsid w:val="0021699E"/>
    <w:rsid w:val="00216A2A"/>
    <w:rsid w:val="00216AD6"/>
    <w:rsid w:val="00216B1A"/>
    <w:rsid w:val="00216C02"/>
    <w:rsid w:val="00216CB5"/>
    <w:rsid w:val="00216CD8"/>
    <w:rsid w:val="00216D90"/>
    <w:rsid w:val="00216ED0"/>
    <w:rsid w:val="00216F4B"/>
    <w:rsid w:val="00216FD4"/>
    <w:rsid w:val="00216FDF"/>
    <w:rsid w:val="00216FE8"/>
    <w:rsid w:val="00217052"/>
    <w:rsid w:val="00217076"/>
    <w:rsid w:val="00217086"/>
    <w:rsid w:val="0021708F"/>
    <w:rsid w:val="002170F1"/>
    <w:rsid w:val="002171E5"/>
    <w:rsid w:val="002171F3"/>
    <w:rsid w:val="00217208"/>
    <w:rsid w:val="0021723D"/>
    <w:rsid w:val="0021730A"/>
    <w:rsid w:val="00217315"/>
    <w:rsid w:val="002173BC"/>
    <w:rsid w:val="0021740C"/>
    <w:rsid w:val="0021750E"/>
    <w:rsid w:val="0021758A"/>
    <w:rsid w:val="002175E7"/>
    <w:rsid w:val="00217676"/>
    <w:rsid w:val="002176B0"/>
    <w:rsid w:val="002176B4"/>
    <w:rsid w:val="002176DF"/>
    <w:rsid w:val="00217704"/>
    <w:rsid w:val="00217818"/>
    <w:rsid w:val="00217865"/>
    <w:rsid w:val="00217867"/>
    <w:rsid w:val="00217886"/>
    <w:rsid w:val="0021790F"/>
    <w:rsid w:val="00217930"/>
    <w:rsid w:val="00217A7E"/>
    <w:rsid w:val="00217C14"/>
    <w:rsid w:val="00217C2E"/>
    <w:rsid w:val="00217CA5"/>
    <w:rsid w:val="00217CD1"/>
    <w:rsid w:val="00217D4E"/>
    <w:rsid w:val="00217E00"/>
    <w:rsid w:val="00217E19"/>
    <w:rsid w:val="00217F13"/>
    <w:rsid w:val="00217F18"/>
    <w:rsid w:val="00217F8A"/>
    <w:rsid w:val="00217FA7"/>
    <w:rsid w:val="002200F7"/>
    <w:rsid w:val="0022011D"/>
    <w:rsid w:val="0022012E"/>
    <w:rsid w:val="00220151"/>
    <w:rsid w:val="002201A4"/>
    <w:rsid w:val="0022023E"/>
    <w:rsid w:val="00220319"/>
    <w:rsid w:val="00220529"/>
    <w:rsid w:val="00220555"/>
    <w:rsid w:val="002205A7"/>
    <w:rsid w:val="002205B7"/>
    <w:rsid w:val="002205C9"/>
    <w:rsid w:val="00220770"/>
    <w:rsid w:val="002207AA"/>
    <w:rsid w:val="002207E6"/>
    <w:rsid w:val="0022082A"/>
    <w:rsid w:val="0022084D"/>
    <w:rsid w:val="0022087B"/>
    <w:rsid w:val="00220911"/>
    <w:rsid w:val="00220915"/>
    <w:rsid w:val="00220AD9"/>
    <w:rsid w:val="00220C18"/>
    <w:rsid w:val="00220C93"/>
    <w:rsid w:val="00220D71"/>
    <w:rsid w:val="00220DAE"/>
    <w:rsid w:val="00220FE3"/>
    <w:rsid w:val="00221045"/>
    <w:rsid w:val="0022105A"/>
    <w:rsid w:val="00221171"/>
    <w:rsid w:val="002212A3"/>
    <w:rsid w:val="002212D6"/>
    <w:rsid w:val="002212E2"/>
    <w:rsid w:val="0022136C"/>
    <w:rsid w:val="00221372"/>
    <w:rsid w:val="00221405"/>
    <w:rsid w:val="00221627"/>
    <w:rsid w:val="00221801"/>
    <w:rsid w:val="00221879"/>
    <w:rsid w:val="002218F9"/>
    <w:rsid w:val="00221951"/>
    <w:rsid w:val="002219A4"/>
    <w:rsid w:val="00221A33"/>
    <w:rsid w:val="00221AC9"/>
    <w:rsid w:val="00221B18"/>
    <w:rsid w:val="00221B4D"/>
    <w:rsid w:val="00221BAD"/>
    <w:rsid w:val="00221BAF"/>
    <w:rsid w:val="00221CD4"/>
    <w:rsid w:val="00221D16"/>
    <w:rsid w:val="00221D74"/>
    <w:rsid w:val="00221E7C"/>
    <w:rsid w:val="00221E8E"/>
    <w:rsid w:val="00221EFE"/>
    <w:rsid w:val="00221FCA"/>
    <w:rsid w:val="00221FDA"/>
    <w:rsid w:val="00222014"/>
    <w:rsid w:val="0022203B"/>
    <w:rsid w:val="00222067"/>
    <w:rsid w:val="002220C2"/>
    <w:rsid w:val="002221BF"/>
    <w:rsid w:val="002221C3"/>
    <w:rsid w:val="0022223C"/>
    <w:rsid w:val="002222FD"/>
    <w:rsid w:val="00222486"/>
    <w:rsid w:val="00222594"/>
    <w:rsid w:val="002225B8"/>
    <w:rsid w:val="002225C9"/>
    <w:rsid w:val="002225E7"/>
    <w:rsid w:val="0022283D"/>
    <w:rsid w:val="00222898"/>
    <w:rsid w:val="002229BA"/>
    <w:rsid w:val="00222AB6"/>
    <w:rsid w:val="00222B0A"/>
    <w:rsid w:val="00222D58"/>
    <w:rsid w:val="00222D6C"/>
    <w:rsid w:val="00222DD2"/>
    <w:rsid w:val="00222DF9"/>
    <w:rsid w:val="00223014"/>
    <w:rsid w:val="00223117"/>
    <w:rsid w:val="00223202"/>
    <w:rsid w:val="0022330C"/>
    <w:rsid w:val="00223344"/>
    <w:rsid w:val="002233FA"/>
    <w:rsid w:val="0022340D"/>
    <w:rsid w:val="002234A8"/>
    <w:rsid w:val="002234E9"/>
    <w:rsid w:val="002235FB"/>
    <w:rsid w:val="002236ED"/>
    <w:rsid w:val="00223856"/>
    <w:rsid w:val="002238C5"/>
    <w:rsid w:val="0022394F"/>
    <w:rsid w:val="00223955"/>
    <w:rsid w:val="00223987"/>
    <w:rsid w:val="00223A9E"/>
    <w:rsid w:val="00223ADE"/>
    <w:rsid w:val="00223B40"/>
    <w:rsid w:val="00223B57"/>
    <w:rsid w:val="00223B7F"/>
    <w:rsid w:val="00223CD8"/>
    <w:rsid w:val="00223D50"/>
    <w:rsid w:val="00223D5F"/>
    <w:rsid w:val="00223E20"/>
    <w:rsid w:val="00223E99"/>
    <w:rsid w:val="00223E9F"/>
    <w:rsid w:val="00223EB6"/>
    <w:rsid w:val="00223F18"/>
    <w:rsid w:val="00223F21"/>
    <w:rsid w:val="00223F2E"/>
    <w:rsid w:val="00223F45"/>
    <w:rsid w:val="00224037"/>
    <w:rsid w:val="0022415C"/>
    <w:rsid w:val="00224233"/>
    <w:rsid w:val="0022438F"/>
    <w:rsid w:val="002243DF"/>
    <w:rsid w:val="002244C5"/>
    <w:rsid w:val="00224551"/>
    <w:rsid w:val="00224573"/>
    <w:rsid w:val="00224574"/>
    <w:rsid w:val="002245AB"/>
    <w:rsid w:val="002245AF"/>
    <w:rsid w:val="00224629"/>
    <w:rsid w:val="00224685"/>
    <w:rsid w:val="002246B7"/>
    <w:rsid w:val="002246BA"/>
    <w:rsid w:val="002246C0"/>
    <w:rsid w:val="0022472C"/>
    <w:rsid w:val="00224747"/>
    <w:rsid w:val="002247CD"/>
    <w:rsid w:val="00224811"/>
    <w:rsid w:val="0022482B"/>
    <w:rsid w:val="002248A2"/>
    <w:rsid w:val="00224964"/>
    <w:rsid w:val="00224A1E"/>
    <w:rsid w:val="00224A68"/>
    <w:rsid w:val="00224AC2"/>
    <w:rsid w:val="00224B00"/>
    <w:rsid w:val="00224CE4"/>
    <w:rsid w:val="00224D12"/>
    <w:rsid w:val="00224D70"/>
    <w:rsid w:val="00224D72"/>
    <w:rsid w:val="00224DAA"/>
    <w:rsid w:val="00224DB0"/>
    <w:rsid w:val="00224F0E"/>
    <w:rsid w:val="00224F17"/>
    <w:rsid w:val="00224F2C"/>
    <w:rsid w:val="00224F54"/>
    <w:rsid w:val="00224F97"/>
    <w:rsid w:val="00225006"/>
    <w:rsid w:val="0022509D"/>
    <w:rsid w:val="0022522D"/>
    <w:rsid w:val="0022544F"/>
    <w:rsid w:val="00225453"/>
    <w:rsid w:val="002254D5"/>
    <w:rsid w:val="002254DE"/>
    <w:rsid w:val="00225538"/>
    <w:rsid w:val="00225591"/>
    <w:rsid w:val="002255D3"/>
    <w:rsid w:val="002255DE"/>
    <w:rsid w:val="00225692"/>
    <w:rsid w:val="002256B7"/>
    <w:rsid w:val="00225714"/>
    <w:rsid w:val="0022583D"/>
    <w:rsid w:val="00225853"/>
    <w:rsid w:val="0022585A"/>
    <w:rsid w:val="002258C8"/>
    <w:rsid w:val="002258CD"/>
    <w:rsid w:val="00225906"/>
    <w:rsid w:val="0022593A"/>
    <w:rsid w:val="00225989"/>
    <w:rsid w:val="00225A31"/>
    <w:rsid w:val="00225AB5"/>
    <w:rsid w:val="00225B28"/>
    <w:rsid w:val="00225BF2"/>
    <w:rsid w:val="00225C0F"/>
    <w:rsid w:val="00225C49"/>
    <w:rsid w:val="00225CB2"/>
    <w:rsid w:val="00225CB7"/>
    <w:rsid w:val="00225CCF"/>
    <w:rsid w:val="00225E5A"/>
    <w:rsid w:val="00225FFF"/>
    <w:rsid w:val="002260BC"/>
    <w:rsid w:val="002260F7"/>
    <w:rsid w:val="00226173"/>
    <w:rsid w:val="0022617D"/>
    <w:rsid w:val="0022627F"/>
    <w:rsid w:val="0022634C"/>
    <w:rsid w:val="0022635B"/>
    <w:rsid w:val="002264D9"/>
    <w:rsid w:val="00226505"/>
    <w:rsid w:val="0022656C"/>
    <w:rsid w:val="0022668E"/>
    <w:rsid w:val="00226692"/>
    <w:rsid w:val="002266D8"/>
    <w:rsid w:val="0022672A"/>
    <w:rsid w:val="00226765"/>
    <w:rsid w:val="002268AB"/>
    <w:rsid w:val="002268B3"/>
    <w:rsid w:val="00226A75"/>
    <w:rsid w:val="00226A92"/>
    <w:rsid w:val="00226AAB"/>
    <w:rsid w:val="00226B0E"/>
    <w:rsid w:val="00226B64"/>
    <w:rsid w:val="00226BDE"/>
    <w:rsid w:val="00226CB1"/>
    <w:rsid w:val="00226D6D"/>
    <w:rsid w:val="00226D83"/>
    <w:rsid w:val="00226D8D"/>
    <w:rsid w:val="00226E70"/>
    <w:rsid w:val="00226E97"/>
    <w:rsid w:val="00226EF5"/>
    <w:rsid w:val="002270F1"/>
    <w:rsid w:val="00227108"/>
    <w:rsid w:val="00227112"/>
    <w:rsid w:val="00227213"/>
    <w:rsid w:val="0022722A"/>
    <w:rsid w:val="00227263"/>
    <w:rsid w:val="002272B9"/>
    <w:rsid w:val="0022733A"/>
    <w:rsid w:val="00227440"/>
    <w:rsid w:val="002274AD"/>
    <w:rsid w:val="002274DA"/>
    <w:rsid w:val="0022759C"/>
    <w:rsid w:val="00227653"/>
    <w:rsid w:val="002276AB"/>
    <w:rsid w:val="002277ED"/>
    <w:rsid w:val="00227A8B"/>
    <w:rsid w:val="00227AE5"/>
    <w:rsid w:val="00227AEF"/>
    <w:rsid w:val="00227BEF"/>
    <w:rsid w:val="00227D8F"/>
    <w:rsid w:val="00227D9D"/>
    <w:rsid w:val="00227E05"/>
    <w:rsid w:val="00227E18"/>
    <w:rsid w:val="00227E82"/>
    <w:rsid w:val="00227EDB"/>
    <w:rsid w:val="00227F37"/>
    <w:rsid w:val="0023005B"/>
    <w:rsid w:val="002300A9"/>
    <w:rsid w:val="002300B9"/>
    <w:rsid w:val="00230121"/>
    <w:rsid w:val="002301BF"/>
    <w:rsid w:val="00230222"/>
    <w:rsid w:val="00230276"/>
    <w:rsid w:val="002302B9"/>
    <w:rsid w:val="002302BD"/>
    <w:rsid w:val="002303AF"/>
    <w:rsid w:val="00230435"/>
    <w:rsid w:val="002304A0"/>
    <w:rsid w:val="00230571"/>
    <w:rsid w:val="00230618"/>
    <w:rsid w:val="0023063F"/>
    <w:rsid w:val="00230689"/>
    <w:rsid w:val="00230762"/>
    <w:rsid w:val="0023092D"/>
    <w:rsid w:val="002309C4"/>
    <w:rsid w:val="00230A44"/>
    <w:rsid w:val="00230BDE"/>
    <w:rsid w:val="00230BE9"/>
    <w:rsid w:val="00230BEA"/>
    <w:rsid w:val="00230D7F"/>
    <w:rsid w:val="00230D80"/>
    <w:rsid w:val="00230DD8"/>
    <w:rsid w:val="00230E05"/>
    <w:rsid w:val="00230E6E"/>
    <w:rsid w:val="00230EE7"/>
    <w:rsid w:val="00230FAF"/>
    <w:rsid w:val="00231020"/>
    <w:rsid w:val="0023114E"/>
    <w:rsid w:val="002312F6"/>
    <w:rsid w:val="0023144B"/>
    <w:rsid w:val="00231453"/>
    <w:rsid w:val="00231470"/>
    <w:rsid w:val="002314AD"/>
    <w:rsid w:val="00231616"/>
    <w:rsid w:val="00231647"/>
    <w:rsid w:val="00231688"/>
    <w:rsid w:val="0023187F"/>
    <w:rsid w:val="0023190D"/>
    <w:rsid w:val="00231914"/>
    <w:rsid w:val="00231966"/>
    <w:rsid w:val="002319C2"/>
    <w:rsid w:val="002319FF"/>
    <w:rsid w:val="00231A2A"/>
    <w:rsid w:val="00231A46"/>
    <w:rsid w:val="00231B2F"/>
    <w:rsid w:val="00231B9F"/>
    <w:rsid w:val="00231BDE"/>
    <w:rsid w:val="00231C18"/>
    <w:rsid w:val="00231CD1"/>
    <w:rsid w:val="00231D2E"/>
    <w:rsid w:val="00231DBB"/>
    <w:rsid w:val="00231FF9"/>
    <w:rsid w:val="00231FFB"/>
    <w:rsid w:val="00232001"/>
    <w:rsid w:val="00232008"/>
    <w:rsid w:val="00232013"/>
    <w:rsid w:val="00232015"/>
    <w:rsid w:val="0023210F"/>
    <w:rsid w:val="00232116"/>
    <w:rsid w:val="00232125"/>
    <w:rsid w:val="0023215C"/>
    <w:rsid w:val="0023219B"/>
    <w:rsid w:val="002321AE"/>
    <w:rsid w:val="00232215"/>
    <w:rsid w:val="00232260"/>
    <w:rsid w:val="0023229D"/>
    <w:rsid w:val="002322A2"/>
    <w:rsid w:val="002322AB"/>
    <w:rsid w:val="002323CA"/>
    <w:rsid w:val="00232400"/>
    <w:rsid w:val="00232426"/>
    <w:rsid w:val="00232574"/>
    <w:rsid w:val="00232594"/>
    <w:rsid w:val="00232759"/>
    <w:rsid w:val="0023275C"/>
    <w:rsid w:val="002327E0"/>
    <w:rsid w:val="00232876"/>
    <w:rsid w:val="002328ED"/>
    <w:rsid w:val="0023297F"/>
    <w:rsid w:val="0023299D"/>
    <w:rsid w:val="002329C0"/>
    <w:rsid w:val="00232A78"/>
    <w:rsid w:val="00232B02"/>
    <w:rsid w:val="00232B0A"/>
    <w:rsid w:val="00232C12"/>
    <w:rsid w:val="00232CD1"/>
    <w:rsid w:val="00232E28"/>
    <w:rsid w:val="00232EAF"/>
    <w:rsid w:val="00232EF5"/>
    <w:rsid w:val="00232F21"/>
    <w:rsid w:val="00233084"/>
    <w:rsid w:val="00233091"/>
    <w:rsid w:val="002330ED"/>
    <w:rsid w:val="0023312A"/>
    <w:rsid w:val="0023318B"/>
    <w:rsid w:val="0023318E"/>
    <w:rsid w:val="002331D6"/>
    <w:rsid w:val="0023329B"/>
    <w:rsid w:val="002333A8"/>
    <w:rsid w:val="00233446"/>
    <w:rsid w:val="002334CF"/>
    <w:rsid w:val="002335EC"/>
    <w:rsid w:val="00233622"/>
    <w:rsid w:val="0023366B"/>
    <w:rsid w:val="002336B5"/>
    <w:rsid w:val="002337CD"/>
    <w:rsid w:val="00233860"/>
    <w:rsid w:val="002338AB"/>
    <w:rsid w:val="002338C7"/>
    <w:rsid w:val="002338D1"/>
    <w:rsid w:val="002339A2"/>
    <w:rsid w:val="002339FF"/>
    <w:rsid w:val="00233B00"/>
    <w:rsid w:val="00233B9B"/>
    <w:rsid w:val="00233BC5"/>
    <w:rsid w:val="00233BD4"/>
    <w:rsid w:val="00233BE5"/>
    <w:rsid w:val="00233CC4"/>
    <w:rsid w:val="00233D0F"/>
    <w:rsid w:val="00233D13"/>
    <w:rsid w:val="00233D45"/>
    <w:rsid w:val="00233D52"/>
    <w:rsid w:val="00233EE8"/>
    <w:rsid w:val="00233F67"/>
    <w:rsid w:val="00234002"/>
    <w:rsid w:val="0023401C"/>
    <w:rsid w:val="00234076"/>
    <w:rsid w:val="0023413C"/>
    <w:rsid w:val="0023418C"/>
    <w:rsid w:val="00234396"/>
    <w:rsid w:val="00234453"/>
    <w:rsid w:val="002344CB"/>
    <w:rsid w:val="00234549"/>
    <w:rsid w:val="0023458A"/>
    <w:rsid w:val="002345E2"/>
    <w:rsid w:val="0023462F"/>
    <w:rsid w:val="002346A2"/>
    <w:rsid w:val="0023479F"/>
    <w:rsid w:val="002347E5"/>
    <w:rsid w:val="002348F7"/>
    <w:rsid w:val="0023499D"/>
    <w:rsid w:val="002349A9"/>
    <w:rsid w:val="002349CC"/>
    <w:rsid w:val="00234A3E"/>
    <w:rsid w:val="00234AE7"/>
    <w:rsid w:val="00234B81"/>
    <w:rsid w:val="00234B98"/>
    <w:rsid w:val="00234BA2"/>
    <w:rsid w:val="00234BD4"/>
    <w:rsid w:val="00234C94"/>
    <w:rsid w:val="00234DC5"/>
    <w:rsid w:val="00234DD2"/>
    <w:rsid w:val="00234E0B"/>
    <w:rsid w:val="00234E12"/>
    <w:rsid w:val="00234E1F"/>
    <w:rsid w:val="00234E55"/>
    <w:rsid w:val="00234F14"/>
    <w:rsid w:val="00234F31"/>
    <w:rsid w:val="00234F40"/>
    <w:rsid w:val="00234F45"/>
    <w:rsid w:val="00235032"/>
    <w:rsid w:val="0023503F"/>
    <w:rsid w:val="002350D7"/>
    <w:rsid w:val="0023512E"/>
    <w:rsid w:val="00235130"/>
    <w:rsid w:val="0023522A"/>
    <w:rsid w:val="0023526A"/>
    <w:rsid w:val="0023528A"/>
    <w:rsid w:val="002352DC"/>
    <w:rsid w:val="00235338"/>
    <w:rsid w:val="002353DC"/>
    <w:rsid w:val="00235406"/>
    <w:rsid w:val="00235463"/>
    <w:rsid w:val="00235480"/>
    <w:rsid w:val="002354E5"/>
    <w:rsid w:val="0023555F"/>
    <w:rsid w:val="00235581"/>
    <w:rsid w:val="0023563E"/>
    <w:rsid w:val="00235660"/>
    <w:rsid w:val="00235668"/>
    <w:rsid w:val="002356CB"/>
    <w:rsid w:val="00235712"/>
    <w:rsid w:val="00235748"/>
    <w:rsid w:val="002357A3"/>
    <w:rsid w:val="00235883"/>
    <w:rsid w:val="002358F4"/>
    <w:rsid w:val="00235918"/>
    <w:rsid w:val="002359DE"/>
    <w:rsid w:val="002359FA"/>
    <w:rsid w:val="00235AE9"/>
    <w:rsid w:val="00235B69"/>
    <w:rsid w:val="00235B6B"/>
    <w:rsid w:val="00235B7E"/>
    <w:rsid w:val="00235BE6"/>
    <w:rsid w:val="00235CFF"/>
    <w:rsid w:val="00235D37"/>
    <w:rsid w:val="00235DAC"/>
    <w:rsid w:val="00235E66"/>
    <w:rsid w:val="00235EB2"/>
    <w:rsid w:val="00235F05"/>
    <w:rsid w:val="00235F17"/>
    <w:rsid w:val="00236049"/>
    <w:rsid w:val="0023609A"/>
    <w:rsid w:val="002360F7"/>
    <w:rsid w:val="0023610E"/>
    <w:rsid w:val="002361C0"/>
    <w:rsid w:val="002361EF"/>
    <w:rsid w:val="002361F5"/>
    <w:rsid w:val="00236304"/>
    <w:rsid w:val="0023649E"/>
    <w:rsid w:val="002364FF"/>
    <w:rsid w:val="0023662B"/>
    <w:rsid w:val="00236770"/>
    <w:rsid w:val="00236840"/>
    <w:rsid w:val="002368B4"/>
    <w:rsid w:val="002368E4"/>
    <w:rsid w:val="00236978"/>
    <w:rsid w:val="00236990"/>
    <w:rsid w:val="002369C5"/>
    <w:rsid w:val="002369EF"/>
    <w:rsid w:val="00236A1C"/>
    <w:rsid w:val="00236A5A"/>
    <w:rsid w:val="00236ABA"/>
    <w:rsid w:val="00236ABE"/>
    <w:rsid w:val="00236B4E"/>
    <w:rsid w:val="00236C02"/>
    <w:rsid w:val="00236D36"/>
    <w:rsid w:val="00236E98"/>
    <w:rsid w:val="00236FEA"/>
    <w:rsid w:val="00236FF1"/>
    <w:rsid w:val="0023702E"/>
    <w:rsid w:val="00237142"/>
    <w:rsid w:val="002371EE"/>
    <w:rsid w:val="00237234"/>
    <w:rsid w:val="0023730D"/>
    <w:rsid w:val="00237345"/>
    <w:rsid w:val="00237359"/>
    <w:rsid w:val="002373D0"/>
    <w:rsid w:val="0023740C"/>
    <w:rsid w:val="00237436"/>
    <w:rsid w:val="00237444"/>
    <w:rsid w:val="002374C4"/>
    <w:rsid w:val="00237518"/>
    <w:rsid w:val="0023754B"/>
    <w:rsid w:val="0023757E"/>
    <w:rsid w:val="0023763A"/>
    <w:rsid w:val="002376B9"/>
    <w:rsid w:val="002376CD"/>
    <w:rsid w:val="002376CE"/>
    <w:rsid w:val="002376E8"/>
    <w:rsid w:val="00237700"/>
    <w:rsid w:val="00237701"/>
    <w:rsid w:val="00237741"/>
    <w:rsid w:val="0023774C"/>
    <w:rsid w:val="002377C1"/>
    <w:rsid w:val="002378F4"/>
    <w:rsid w:val="00237909"/>
    <w:rsid w:val="0023790C"/>
    <w:rsid w:val="00237A74"/>
    <w:rsid w:val="00237AF6"/>
    <w:rsid w:val="00237C3F"/>
    <w:rsid w:val="00237C97"/>
    <w:rsid w:val="00237C9A"/>
    <w:rsid w:val="00237D3E"/>
    <w:rsid w:val="00237D5E"/>
    <w:rsid w:val="00237D87"/>
    <w:rsid w:val="00237DD7"/>
    <w:rsid w:val="00237E56"/>
    <w:rsid w:val="00237E5A"/>
    <w:rsid w:val="00237E79"/>
    <w:rsid w:val="00237E8A"/>
    <w:rsid w:val="00237EFE"/>
    <w:rsid w:val="00237F31"/>
    <w:rsid w:val="00237F7E"/>
    <w:rsid w:val="00237FBE"/>
    <w:rsid w:val="00237FF5"/>
    <w:rsid w:val="00240005"/>
    <w:rsid w:val="002400D8"/>
    <w:rsid w:val="00240120"/>
    <w:rsid w:val="00240229"/>
    <w:rsid w:val="00240282"/>
    <w:rsid w:val="00240294"/>
    <w:rsid w:val="00240374"/>
    <w:rsid w:val="002403DB"/>
    <w:rsid w:val="00240400"/>
    <w:rsid w:val="00240457"/>
    <w:rsid w:val="00240483"/>
    <w:rsid w:val="002404E7"/>
    <w:rsid w:val="0024056B"/>
    <w:rsid w:val="002405BF"/>
    <w:rsid w:val="002406DF"/>
    <w:rsid w:val="002406E6"/>
    <w:rsid w:val="002406FB"/>
    <w:rsid w:val="0024072B"/>
    <w:rsid w:val="00240775"/>
    <w:rsid w:val="002407A0"/>
    <w:rsid w:val="002407BB"/>
    <w:rsid w:val="002407F9"/>
    <w:rsid w:val="00240804"/>
    <w:rsid w:val="00240A37"/>
    <w:rsid w:val="00240AB0"/>
    <w:rsid w:val="00240ABA"/>
    <w:rsid w:val="00240B12"/>
    <w:rsid w:val="00240BDE"/>
    <w:rsid w:val="00240BE2"/>
    <w:rsid w:val="00240BF3"/>
    <w:rsid w:val="00240CF2"/>
    <w:rsid w:val="00240D42"/>
    <w:rsid w:val="00240D47"/>
    <w:rsid w:val="00240D67"/>
    <w:rsid w:val="00240DFB"/>
    <w:rsid w:val="00240DFC"/>
    <w:rsid w:val="00240EA7"/>
    <w:rsid w:val="00240F4B"/>
    <w:rsid w:val="00240F9A"/>
    <w:rsid w:val="0024101D"/>
    <w:rsid w:val="00241051"/>
    <w:rsid w:val="00241063"/>
    <w:rsid w:val="002410B7"/>
    <w:rsid w:val="0024111A"/>
    <w:rsid w:val="002411B9"/>
    <w:rsid w:val="002411FE"/>
    <w:rsid w:val="00241276"/>
    <w:rsid w:val="00241298"/>
    <w:rsid w:val="002412EF"/>
    <w:rsid w:val="002412F1"/>
    <w:rsid w:val="00241345"/>
    <w:rsid w:val="00241542"/>
    <w:rsid w:val="002415A7"/>
    <w:rsid w:val="002415E5"/>
    <w:rsid w:val="0024169C"/>
    <w:rsid w:val="002416E3"/>
    <w:rsid w:val="0024190B"/>
    <w:rsid w:val="00241914"/>
    <w:rsid w:val="00241924"/>
    <w:rsid w:val="00241999"/>
    <w:rsid w:val="002419C9"/>
    <w:rsid w:val="00241A03"/>
    <w:rsid w:val="00241A49"/>
    <w:rsid w:val="00241A5F"/>
    <w:rsid w:val="00241AA0"/>
    <w:rsid w:val="00241AEA"/>
    <w:rsid w:val="00241B79"/>
    <w:rsid w:val="00241CFD"/>
    <w:rsid w:val="00241D7B"/>
    <w:rsid w:val="00241DE4"/>
    <w:rsid w:val="00241E23"/>
    <w:rsid w:val="00241E3B"/>
    <w:rsid w:val="00241F4D"/>
    <w:rsid w:val="00241FF2"/>
    <w:rsid w:val="00241FF4"/>
    <w:rsid w:val="00242054"/>
    <w:rsid w:val="0024207F"/>
    <w:rsid w:val="0024210E"/>
    <w:rsid w:val="0024211A"/>
    <w:rsid w:val="0024218F"/>
    <w:rsid w:val="0024219E"/>
    <w:rsid w:val="002421A0"/>
    <w:rsid w:val="002421FF"/>
    <w:rsid w:val="00242247"/>
    <w:rsid w:val="0024229B"/>
    <w:rsid w:val="002422B6"/>
    <w:rsid w:val="0024231F"/>
    <w:rsid w:val="00242320"/>
    <w:rsid w:val="00242337"/>
    <w:rsid w:val="00242360"/>
    <w:rsid w:val="0024237B"/>
    <w:rsid w:val="00242390"/>
    <w:rsid w:val="002423B2"/>
    <w:rsid w:val="002423C8"/>
    <w:rsid w:val="002423DE"/>
    <w:rsid w:val="0024241C"/>
    <w:rsid w:val="00242429"/>
    <w:rsid w:val="002424D4"/>
    <w:rsid w:val="00242558"/>
    <w:rsid w:val="00242719"/>
    <w:rsid w:val="0024279D"/>
    <w:rsid w:val="002427AC"/>
    <w:rsid w:val="002428CE"/>
    <w:rsid w:val="002428DB"/>
    <w:rsid w:val="00242966"/>
    <w:rsid w:val="0024298F"/>
    <w:rsid w:val="002429F5"/>
    <w:rsid w:val="00242B18"/>
    <w:rsid w:val="00242BEF"/>
    <w:rsid w:val="00242C4D"/>
    <w:rsid w:val="00242C61"/>
    <w:rsid w:val="00242CB3"/>
    <w:rsid w:val="00242CF1"/>
    <w:rsid w:val="00242D29"/>
    <w:rsid w:val="00242D54"/>
    <w:rsid w:val="00242EB3"/>
    <w:rsid w:val="00242F9E"/>
    <w:rsid w:val="00242FFA"/>
    <w:rsid w:val="00243002"/>
    <w:rsid w:val="0024303B"/>
    <w:rsid w:val="00243068"/>
    <w:rsid w:val="002430BA"/>
    <w:rsid w:val="00243116"/>
    <w:rsid w:val="00243161"/>
    <w:rsid w:val="00243169"/>
    <w:rsid w:val="0024316C"/>
    <w:rsid w:val="002431A6"/>
    <w:rsid w:val="002431D9"/>
    <w:rsid w:val="002432AF"/>
    <w:rsid w:val="00243317"/>
    <w:rsid w:val="002433F8"/>
    <w:rsid w:val="0024344B"/>
    <w:rsid w:val="00243472"/>
    <w:rsid w:val="002434F4"/>
    <w:rsid w:val="002434FF"/>
    <w:rsid w:val="00243554"/>
    <w:rsid w:val="002435FB"/>
    <w:rsid w:val="002435FE"/>
    <w:rsid w:val="00243630"/>
    <w:rsid w:val="002437AF"/>
    <w:rsid w:val="002437D5"/>
    <w:rsid w:val="002437E3"/>
    <w:rsid w:val="00243833"/>
    <w:rsid w:val="0024388F"/>
    <w:rsid w:val="00243A65"/>
    <w:rsid w:val="00243A6A"/>
    <w:rsid w:val="00243AE1"/>
    <w:rsid w:val="00243B2C"/>
    <w:rsid w:val="00243B9F"/>
    <w:rsid w:val="00243BEC"/>
    <w:rsid w:val="00243C04"/>
    <w:rsid w:val="00243D63"/>
    <w:rsid w:val="00243DF4"/>
    <w:rsid w:val="00243EE5"/>
    <w:rsid w:val="00243FD6"/>
    <w:rsid w:val="002440D2"/>
    <w:rsid w:val="002440D3"/>
    <w:rsid w:val="0024420F"/>
    <w:rsid w:val="00244261"/>
    <w:rsid w:val="002442A5"/>
    <w:rsid w:val="0024434C"/>
    <w:rsid w:val="0024435A"/>
    <w:rsid w:val="002443DB"/>
    <w:rsid w:val="002443F9"/>
    <w:rsid w:val="00244417"/>
    <w:rsid w:val="00244498"/>
    <w:rsid w:val="002445D7"/>
    <w:rsid w:val="002445E9"/>
    <w:rsid w:val="00244657"/>
    <w:rsid w:val="002446DE"/>
    <w:rsid w:val="00244811"/>
    <w:rsid w:val="0024494F"/>
    <w:rsid w:val="00244961"/>
    <w:rsid w:val="002449B3"/>
    <w:rsid w:val="00244A01"/>
    <w:rsid w:val="00244BA5"/>
    <w:rsid w:val="00244DD4"/>
    <w:rsid w:val="00244DF0"/>
    <w:rsid w:val="00244DFC"/>
    <w:rsid w:val="00244F7F"/>
    <w:rsid w:val="00244FEA"/>
    <w:rsid w:val="00245022"/>
    <w:rsid w:val="00245044"/>
    <w:rsid w:val="002450EC"/>
    <w:rsid w:val="00245129"/>
    <w:rsid w:val="002451F2"/>
    <w:rsid w:val="00245203"/>
    <w:rsid w:val="00245246"/>
    <w:rsid w:val="00245247"/>
    <w:rsid w:val="0024531C"/>
    <w:rsid w:val="002454C0"/>
    <w:rsid w:val="002454E7"/>
    <w:rsid w:val="00245689"/>
    <w:rsid w:val="002456CF"/>
    <w:rsid w:val="0024573E"/>
    <w:rsid w:val="002457A6"/>
    <w:rsid w:val="002457C2"/>
    <w:rsid w:val="002457DD"/>
    <w:rsid w:val="00245837"/>
    <w:rsid w:val="0024587F"/>
    <w:rsid w:val="002458E8"/>
    <w:rsid w:val="00245C9D"/>
    <w:rsid w:val="00245D2D"/>
    <w:rsid w:val="00245DAE"/>
    <w:rsid w:val="00245EF3"/>
    <w:rsid w:val="00245EF8"/>
    <w:rsid w:val="00245FEA"/>
    <w:rsid w:val="00246001"/>
    <w:rsid w:val="0024608C"/>
    <w:rsid w:val="002460C0"/>
    <w:rsid w:val="002460C8"/>
    <w:rsid w:val="0024613A"/>
    <w:rsid w:val="00246162"/>
    <w:rsid w:val="00246165"/>
    <w:rsid w:val="0024616F"/>
    <w:rsid w:val="0024617D"/>
    <w:rsid w:val="0024619A"/>
    <w:rsid w:val="002461EA"/>
    <w:rsid w:val="00246253"/>
    <w:rsid w:val="00246346"/>
    <w:rsid w:val="002464F3"/>
    <w:rsid w:val="00246606"/>
    <w:rsid w:val="0024665A"/>
    <w:rsid w:val="002466B7"/>
    <w:rsid w:val="0024672B"/>
    <w:rsid w:val="0024673A"/>
    <w:rsid w:val="0024677B"/>
    <w:rsid w:val="002467EF"/>
    <w:rsid w:val="00246822"/>
    <w:rsid w:val="00246866"/>
    <w:rsid w:val="00246875"/>
    <w:rsid w:val="002468AA"/>
    <w:rsid w:val="00246AA7"/>
    <w:rsid w:val="00246AB3"/>
    <w:rsid w:val="00246AB5"/>
    <w:rsid w:val="00246AE2"/>
    <w:rsid w:val="00246B84"/>
    <w:rsid w:val="00246B8B"/>
    <w:rsid w:val="00246BBA"/>
    <w:rsid w:val="00246C54"/>
    <w:rsid w:val="00246CD4"/>
    <w:rsid w:val="00246EF1"/>
    <w:rsid w:val="00246FF0"/>
    <w:rsid w:val="00247005"/>
    <w:rsid w:val="00247028"/>
    <w:rsid w:val="0024704D"/>
    <w:rsid w:val="00247083"/>
    <w:rsid w:val="0024709F"/>
    <w:rsid w:val="002470B3"/>
    <w:rsid w:val="0024716C"/>
    <w:rsid w:val="002471F4"/>
    <w:rsid w:val="0024724A"/>
    <w:rsid w:val="00247258"/>
    <w:rsid w:val="002472B5"/>
    <w:rsid w:val="0024733B"/>
    <w:rsid w:val="00247494"/>
    <w:rsid w:val="002474DA"/>
    <w:rsid w:val="00247517"/>
    <w:rsid w:val="002475C2"/>
    <w:rsid w:val="002476BF"/>
    <w:rsid w:val="002476D4"/>
    <w:rsid w:val="00247794"/>
    <w:rsid w:val="0024783D"/>
    <w:rsid w:val="002478A6"/>
    <w:rsid w:val="002478AA"/>
    <w:rsid w:val="0024797D"/>
    <w:rsid w:val="002479C7"/>
    <w:rsid w:val="00247A0A"/>
    <w:rsid w:val="00247A76"/>
    <w:rsid w:val="00247AD5"/>
    <w:rsid w:val="00247AD8"/>
    <w:rsid w:val="00247BC6"/>
    <w:rsid w:val="00247C01"/>
    <w:rsid w:val="00247D30"/>
    <w:rsid w:val="00247DCC"/>
    <w:rsid w:val="00247E85"/>
    <w:rsid w:val="00247EA1"/>
    <w:rsid w:val="00247F19"/>
    <w:rsid w:val="00247F97"/>
    <w:rsid w:val="00247FA9"/>
    <w:rsid w:val="00247FDC"/>
    <w:rsid w:val="002500BF"/>
    <w:rsid w:val="0025020C"/>
    <w:rsid w:val="00250227"/>
    <w:rsid w:val="00250277"/>
    <w:rsid w:val="002504C8"/>
    <w:rsid w:val="0025050F"/>
    <w:rsid w:val="002505C1"/>
    <w:rsid w:val="00250629"/>
    <w:rsid w:val="00250630"/>
    <w:rsid w:val="0025064D"/>
    <w:rsid w:val="0025067F"/>
    <w:rsid w:val="002506DF"/>
    <w:rsid w:val="0025076B"/>
    <w:rsid w:val="0025089D"/>
    <w:rsid w:val="002508D1"/>
    <w:rsid w:val="0025091D"/>
    <w:rsid w:val="00250922"/>
    <w:rsid w:val="002509BF"/>
    <w:rsid w:val="00250AB2"/>
    <w:rsid w:val="00250AFA"/>
    <w:rsid w:val="00250B22"/>
    <w:rsid w:val="00250B43"/>
    <w:rsid w:val="00250B9D"/>
    <w:rsid w:val="00250C35"/>
    <w:rsid w:val="00250C82"/>
    <w:rsid w:val="00250D8A"/>
    <w:rsid w:val="00250DB8"/>
    <w:rsid w:val="00250E30"/>
    <w:rsid w:val="00250E33"/>
    <w:rsid w:val="00250EAC"/>
    <w:rsid w:val="00250EFD"/>
    <w:rsid w:val="00250F79"/>
    <w:rsid w:val="00250FFF"/>
    <w:rsid w:val="00251260"/>
    <w:rsid w:val="0025139A"/>
    <w:rsid w:val="0025141E"/>
    <w:rsid w:val="0025146D"/>
    <w:rsid w:val="002514DE"/>
    <w:rsid w:val="00251592"/>
    <w:rsid w:val="002515F3"/>
    <w:rsid w:val="0025166B"/>
    <w:rsid w:val="00251684"/>
    <w:rsid w:val="0025168A"/>
    <w:rsid w:val="00251750"/>
    <w:rsid w:val="00251751"/>
    <w:rsid w:val="002517D9"/>
    <w:rsid w:val="0025180C"/>
    <w:rsid w:val="002518CA"/>
    <w:rsid w:val="00251941"/>
    <w:rsid w:val="002519C7"/>
    <w:rsid w:val="00251A04"/>
    <w:rsid w:val="00251A18"/>
    <w:rsid w:val="00251A8A"/>
    <w:rsid w:val="00251AB1"/>
    <w:rsid w:val="00251BE1"/>
    <w:rsid w:val="00251C88"/>
    <w:rsid w:val="00251CE3"/>
    <w:rsid w:val="00251D3D"/>
    <w:rsid w:val="00251DBB"/>
    <w:rsid w:val="00251DE8"/>
    <w:rsid w:val="00251F77"/>
    <w:rsid w:val="00251FA2"/>
    <w:rsid w:val="00251FD0"/>
    <w:rsid w:val="00252033"/>
    <w:rsid w:val="00252069"/>
    <w:rsid w:val="0025206A"/>
    <w:rsid w:val="00252095"/>
    <w:rsid w:val="002520A7"/>
    <w:rsid w:val="002520D9"/>
    <w:rsid w:val="00252114"/>
    <w:rsid w:val="00252159"/>
    <w:rsid w:val="00252286"/>
    <w:rsid w:val="00252389"/>
    <w:rsid w:val="0025241B"/>
    <w:rsid w:val="0025249D"/>
    <w:rsid w:val="0025261B"/>
    <w:rsid w:val="0025268F"/>
    <w:rsid w:val="0025273B"/>
    <w:rsid w:val="00252742"/>
    <w:rsid w:val="0025276C"/>
    <w:rsid w:val="0025279E"/>
    <w:rsid w:val="002528AC"/>
    <w:rsid w:val="00252908"/>
    <w:rsid w:val="00252946"/>
    <w:rsid w:val="002529B1"/>
    <w:rsid w:val="002529C0"/>
    <w:rsid w:val="00252A35"/>
    <w:rsid w:val="00252A48"/>
    <w:rsid w:val="00252AB4"/>
    <w:rsid w:val="00252AFF"/>
    <w:rsid w:val="00252B03"/>
    <w:rsid w:val="00252B07"/>
    <w:rsid w:val="00252B4E"/>
    <w:rsid w:val="00252CA8"/>
    <w:rsid w:val="00252CF2"/>
    <w:rsid w:val="00252D2E"/>
    <w:rsid w:val="00252D7C"/>
    <w:rsid w:val="00252D8F"/>
    <w:rsid w:val="00252DB4"/>
    <w:rsid w:val="00252E89"/>
    <w:rsid w:val="00252ED7"/>
    <w:rsid w:val="00252F64"/>
    <w:rsid w:val="00252FF2"/>
    <w:rsid w:val="00253028"/>
    <w:rsid w:val="002530B5"/>
    <w:rsid w:val="002530FF"/>
    <w:rsid w:val="00253162"/>
    <w:rsid w:val="002531AB"/>
    <w:rsid w:val="00253289"/>
    <w:rsid w:val="002532B9"/>
    <w:rsid w:val="002532E2"/>
    <w:rsid w:val="002532EB"/>
    <w:rsid w:val="00253344"/>
    <w:rsid w:val="0025337F"/>
    <w:rsid w:val="00253450"/>
    <w:rsid w:val="0025369D"/>
    <w:rsid w:val="00253767"/>
    <w:rsid w:val="0025376A"/>
    <w:rsid w:val="002537F0"/>
    <w:rsid w:val="00253861"/>
    <w:rsid w:val="0025386A"/>
    <w:rsid w:val="002538E3"/>
    <w:rsid w:val="002538F7"/>
    <w:rsid w:val="0025399A"/>
    <w:rsid w:val="00253A7D"/>
    <w:rsid w:val="00253A9E"/>
    <w:rsid w:val="00253AC6"/>
    <w:rsid w:val="00253AEA"/>
    <w:rsid w:val="00253BD7"/>
    <w:rsid w:val="00253C3B"/>
    <w:rsid w:val="00253C47"/>
    <w:rsid w:val="00253C58"/>
    <w:rsid w:val="00253C72"/>
    <w:rsid w:val="00253CBC"/>
    <w:rsid w:val="00253D9E"/>
    <w:rsid w:val="00253DC3"/>
    <w:rsid w:val="00253E26"/>
    <w:rsid w:val="00253E60"/>
    <w:rsid w:val="00253E78"/>
    <w:rsid w:val="00253EBE"/>
    <w:rsid w:val="00253FA1"/>
    <w:rsid w:val="0025400C"/>
    <w:rsid w:val="00254083"/>
    <w:rsid w:val="0025416D"/>
    <w:rsid w:val="002541B0"/>
    <w:rsid w:val="002541C6"/>
    <w:rsid w:val="0025423C"/>
    <w:rsid w:val="00254352"/>
    <w:rsid w:val="002543F4"/>
    <w:rsid w:val="0025443B"/>
    <w:rsid w:val="002544AF"/>
    <w:rsid w:val="002544D4"/>
    <w:rsid w:val="00254602"/>
    <w:rsid w:val="002546DD"/>
    <w:rsid w:val="00254751"/>
    <w:rsid w:val="0025476D"/>
    <w:rsid w:val="002547DE"/>
    <w:rsid w:val="00254A0D"/>
    <w:rsid w:val="00254A6B"/>
    <w:rsid w:val="00254B2C"/>
    <w:rsid w:val="00254B56"/>
    <w:rsid w:val="00254BEF"/>
    <w:rsid w:val="00254BF3"/>
    <w:rsid w:val="00254C3C"/>
    <w:rsid w:val="00254C71"/>
    <w:rsid w:val="00254C8D"/>
    <w:rsid w:val="00254D09"/>
    <w:rsid w:val="00254D50"/>
    <w:rsid w:val="00254D7A"/>
    <w:rsid w:val="00254E57"/>
    <w:rsid w:val="00254EA1"/>
    <w:rsid w:val="00254EB5"/>
    <w:rsid w:val="00254F03"/>
    <w:rsid w:val="00254F42"/>
    <w:rsid w:val="0025507C"/>
    <w:rsid w:val="002550CB"/>
    <w:rsid w:val="002550FF"/>
    <w:rsid w:val="0025529C"/>
    <w:rsid w:val="002552FF"/>
    <w:rsid w:val="00255312"/>
    <w:rsid w:val="0025542B"/>
    <w:rsid w:val="00255576"/>
    <w:rsid w:val="00255613"/>
    <w:rsid w:val="0025565C"/>
    <w:rsid w:val="00255737"/>
    <w:rsid w:val="002557E3"/>
    <w:rsid w:val="002558FC"/>
    <w:rsid w:val="00255967"/>
    <w:rsid w:val="00255A12"/>
    <w:rsid w:val="00255A18"/>
    <w:rsid w:val="00255A4E"/>
    <w:rsid w:val="00255C03"/>
    <w:rsid w:val="00255C22"/>
    <w:rsid w:val="00255CC4"/>
    <w:rsid w:val="00255DD7"/>
    <w:rsid w:val="00255DEC"/>
    <w:rsid w:val="00255E01"/>
    <w:rsid w:val="00255E02"/>
    <w:rsid w:val="00255E12"/>
    <w:rsid w:val="00255E8F"/>
    <w:rsid w:val="00255EA1"/>
    <w:rsid w:val="00255EC1"/>
    <w:rsid w:val="00255ED8"/>
    <w:rsid w:val="00255EE6"/>
    <w:rsid w:val="00255EF7"/>
    <w:rsid w:val="00256073"/>
    <w:rsid w:val="00256080"/>
    <w:rsid w:val="0025610D"/>
    <w:rsid w:val="0025619E"/>
    <w:rsid w:val="002562E8"/>
    <w:rsid w:val="00256307"/>
    <w:rsid w:val="00256426"/>
    <w:rsid w:val="00256496"/>
    <w:rsid w:val="002564EA"/>
    <w:rsid w:val="002565FF"/>
    <w:rsid w:val="0025669E"/>
    <w:rsid w:val="00256713"/>
    <w:rsid w:val="0025679A"/>
    <w:rsid w:val="0025686F"/>
    <w:rsid w:val="00256B20"/>
    <w:rsid w:val="00256B55"/>
    <w:rsid w:val="00256B76"/>
    <w:rsid w:val="00256BB9"/>
    <w:rsid w:val="00256CA3"/>
    <w:rsid w:val="00256CBC"/>
    <w:rsid w:val="00256D2A"/>
    <w:rsid w:val="00256D79"/>
    <w:rsid w:val="00256DBA"/>
    <w:rsid w:val="00256E15"/>
    <w:rsid w:val="00256E1D"/>
    <w:rsid w:val="00256EBA"/>
    <w:rsid w:val="00256EF2"/>
    <w:rsid w:val="00256EF6"/>
    <w:rsid w:val="00256F62"/>
    <w:rsid w:val="00256F68"/>
    <w:rsid w:val="00257001"/>
    <w:rsid w:val="0025700D"/>
    <w:rsid w:val="0025713C"/>
    <w:rsid w:val="0025722C"/>
    <w:rsid w:val="0025726D"/>
    <w:rsid w:val="002572AB"/>
    <w:rsid w:val="002572F6"/>
    <w:rsid w:val="00257306"/>
    <w:rsid w:val="00257337"/>
    <w:rsid w:val="0025735C"/>
    <w:rsid w:val="002573D9"/>
    <w:rsid w:val="002573F5"/>
    <w:rsid w:val="002574D8"/>
    <w:rsid w:val="002574FB"/>
    <w:rsid w:val="00257582"/>
    <w:rsid w:val="002575BD"/>
    <w:rsid w:val="002576CD"/>
    <w:rsid w:val="0025772C"/>
    <w:rsid w:val="002577C3"/>
    <w:rsid w:val="002577FE"/>
    <w:rsid w:val="00257827"/>
    <w:rsid w:val="00257869"/>
    <w:rsid w:val="0025791F"/>
    <w:rsid w:val="00257996"/>
    <w:rsid w:val="00257A4F"/>
    <w:rsid w:val="00257A56"/>
    <w:rsid w:val="00257A72"/>
    <w:rsid w:val="00257AEC"/>
    <w:rsid w:val="00257C76"/>
    <w:rsid w:val="00257C86"/>
    <w:rsid w:val="00257D0E"/>
    <w:rsid w:val="00257D20"/>
    <w:rsid w:val="00257D40"/>
    <w:rsid w:val="00257DC1"/>
    <w:rsid w:val="00257F17"/>
    <w:rsid w:val="00257F2D"/>
    <w:rsid w:val="002601D2"/>
    <w:rsid w:val="0026029F"/>
    <w:rsid w:val="002602FE"/>
    <w:rsid w:val="0026032A"/>
    <w:rsid w:val="0026048F"/>
    <w:rsid w:val="002604A6"/>
    <w:rsid w:val="002604D7"/>
    <w:rsid w:val="002605EB"/>
    <w:rsid w:val="00260611"/>
    <w:rsid w:val="002606A6"/>
    <w:rsid w:val="002606DD"/>
    <w:rsid w:val="00260792"/>
    <w:rsid w:val="002607F7"/>
    <w:rsid w:val="002608A8"/>
    <w:rsid w:val="0026095D"/>
    <w:rsid w:val="00260B55"/>
    <w:rsid w:val="00260B84"/>
    <w:rsid w:val="00260B89"/>
    <w:rsid w:val="00260BF3"/>
    <w:rsid w:val="00260CD3"/>
    <w:rsid w:val="00260D26"/>
    <w:rsid w:val="00260D9F"/>
    <w:rsid w:val="00260F7E"/>
    <w:rsid w:val="00261020"/>
    <w:rsid w:val="0026105A"/>
    <w:rsid w:val="00261063"/>
    <w:rsid w:val="0026107A"/>
    <w:rsid w:val="002610DE"/>
    <w:rsid w:val="002610EC"/>
    <w:rsid w:val="00261112"/>
    <w:rsid w:val="002611F9"/>
    <w:rsid w:val="00261217"/>
    <w:rsid w:val="00261234"/>
    <w:rsid w:val="00261260"/>
    <w:rsid w:val="002612F4"/>
    <w:rsid w:val="00261366"/>
    <w:rsid w:val="002613F1"/>
    <w:rsid w:val="002613FD"/>
    <w:rsid w:val="002615A5"/>
    <w:rsid w:val="002615BD"/>
    <w:rsid w:val="00261611"/>
    <w:rsid w:val="00261677"/>
    <w:rsid w:val="002616FB"/>
    <w:rsid w:val="00261766"/>
    <w:rsid w:val="00261776"/>
    <w:rsid w:val="002617CC"/>
    <w:rsid w:val="002617DB"/>
    <w:rsid w:val="0026184B"/>
    <w:rsid w:val="0026189D"/>
    <w:rsid w:val="002618A1"/>
    <w:rsid w:val="002618E4"/>
    <w:rsid w:val="00261911"/>
    <w:rsid w:val="002619B0"/>
    <w:rsid w:val="00261AA6"/>
    <w:rsid w:val="00261ADC"/>
    <w:rsid w:val="00261B41"/>
    <w:rsid w:val="00261BC3"/>
    <w:rsid w:val="00261C57"/>
    <w:rsid w:val="00261C8D"/>
    <w:rsid w:val="00261D82"/>
    <w:rsid w:val="00261E3A"/>
    <w:rsid w:val="00261F37"/>
    <w:rsid w:val="00261F8D"/>
    <w:rsid w:val="0026202F"/>
    <w:rsid w:val="0026206C"/>
    <w:rsid w:val="00262081"/>
    <w:rsid w:val="002620F6"/>
    <w:rsid w:val="00262129"/>
    <w:rsid w:val="002621BD"/>
    <w:rsid w:val="0026224C"/>
    <w:rsid w:val="0026225D"/>
    <w:rsid w:val="002622C5"/>
    <w:rsid w:val="002622E2"/>
    <w:rsid w:val="00262304"/>
    <w:rsid w:val="0026239C"/>
    <w:rsid w:val="002623E0"/>
    <w:rsid w:val="0026241B"/>
    <w:rsid w:val="00262423"/>
    <w:rsid w:val="00262443"/>
    <w:rsid w:val="00262506"/>
    <w:rsid w:val="00262550"/>
    <w:rsid w:val="002625F5"/>
    <w:rsid w:val="00262651"/>
    <w:rsid w:val="00262736"/>
    <w:rsid w:val="00262866"/>
    <w:rsid w:val="002628B4"/>
    <w:rsid w:val="00262930"/>
    <w:rsid w:val="0026298E"/>
    <w:rsid w:val="00262A0D"/>
    <w:rsid w:val="00262A87"/>
    <w:rsid w:val="00262C3B"/>
    <w:rsid w:val="00262D04"/>
    <w:rsid w:val="00262D8F"/>
    <w:rsid w:val="00262D92"/>
    <w:rsid w:val="00262DB0"/>
    <w:rsid w:val="00262E4D"/>
    <w:rsid w:val="00262E5B"/>
    <w:rsid w:val="00262EFD"/>
    <w:rsid w:val="00262F74"/>
    <w:rsid w:val="00262F96"/>
    <w:rsid w:val="00263020"/>
    <w:rsid w:val="00263065"/>
    <w:rsid w:val="0026313A"/>
    <w:rsid w:val="00263145"/>
    <w:rsid w:val="00263161"/>
    <w:rsid w:val="00263199"/>
    <w:rsid w:val="00263221"/>
    <w:rsid w:val="00263297"/>
    <w:rsid w:val="002632BF"/>
    <w:rsid w:val="002633A9"/>
    <w:rsid w:val="002634C2"/>
    <w:rsid w:val="002634CC"/>
    <w:rsid w:val="00263592"/>
    <w:rsid w:val="00263609"/>
    <w:rsid w:val="0026372E"/>
    <w:rsid w:val="00263737"/>
    <w:rsid w:val="00263816"/>
    <w:rsid w:val="00263961"/>
    <w:rsid w:val="00263A0B"/>
    <w:rsid w:val="00263A58"/>
    <w:rsid w:val="00263A74"/>
    <w:rsid w:val="00263A7D"/>
    <w:rsid w:val="00263AAC"/>
    <w:rsid w:val="00263AAF"/>
    <w:rsid w:val="00263C10"/>
    <w:rsid w:val="00263C4E"/>
    <w:rsid w:val="00263CE1"/>
    <w:rsid w:val="00263D41"/>
    <w:rsid w:val="00263E18"/>
    <w:rsid w:val="00263E21"/>
    <w:rsid w:val="00263E84"/>
    <w:rsid w:val="00263F32"/>
    <w:rsid w:val="0026418A"/>
    <w:rsid w:val="00264193"/>
    <w:rsid w:val="002641C8"/>
    <w:rsid w:val="0026422F"/>
    <w:rsid w:val="002642B1"/>
    <w:rsid w:val="0026441F"/>
    <w:rsid w:val="00264531"/>
    <w:rsid w:val="00264570"/>
    <w:rsid w:val="00264586"/>
    <w:rsid w:val="00264671"/>
    <w:rsid w:val="00264680"/>
    <w:rsid w:val="002646AB"/>
    <w:rsid w:val="002647BE"/>
    <w:rsid w:val="00264B19"/>
    <w:rsid w:val="00264B33"/>
    <w:rsid w:val="00264B42"/>
    <w:rsid w:val="00264BAB"/>
    <w:rsid w:val="00264BBA"/>
    <w:rsid w:val="00264CCF"/>
    <w:rsid w:val="00264D04"/>
    <w:rsid w:val="00264D28"/>
    <w:rsid w:val="00264DF9"/>
    <w:rsid w:val="00264E39"/>
    <w:rsid w:val="00264F41"/>
    <w:rsid w:val="00264FAD"/>
    <w:rsid w:val="00265092"/>
    <w:rsid w:val="00265136"/>
    <w:rsid w:val="0026517B"/>
    <w:rsid w:val="0026518C"/>
    <w:rsid w:val="0026525A"/>
    <w:rsid w:val="0026528E"/>
    <w:rsid w:val="0026531D"/>
    <w:rsid w:val="00265355"/>
    <w:rsid w:val="002654B9"/>
    <w:rsid w:val="002655B9"/>
    <w:rsid w:val="00265632"/>
    <w:rsid w:val="0026577A"/>
    <w:rsid w:val="002657E2"/>
    <w:rsid w:val="00265881"/>
    <w:rsid w:val="002658CE"/>
    <w:rsid w:val="00265952"/>
    <w:rsid w:val="00265962"/>
    <w:rsid w:val="00265963"/>
    <w:rsid w:val="002659A0"/>
    <w:rsid w:val="002659CD"/>
    <w:rsid w:val="00265A8C"/>
    <w:rsid w:val="00265BA1"/>
    <w:rsid w:val="00265BD2"/>
    <w:rsid w:val="00265CEF"/>
    <w:rsid w:val="00265D85"/>
    <w:rsid w:val="00265D91"/>
    <w:rsid w:val="00265DD6"/>
    <w:rsid w:val="00265EA3"/>
    <w:rsid w:val="00265ED5"/>
    <w:rsid w:val="00265F0D"/>
    <w:rsid w:val="0026600E"/>
    <w:rsid w:val="002660EA"/>
    <w:rsid w:val="002661D1"/>
    <w:rsid w:val="00266249"/>
    <w:rsid w:val="002662A6"/>
    <w:rsid w:val="00266315"/>
    <w:rsid w:val="00266317"/>
    <w:rsid w:val="0026631A"/>
    <w:rsid w:val="00266353"/>
    <w:rsid w:val="00266507"/>
    <w:rsid w:val="0026650E"/>
    <w:rsid w:val="002665C1"/>
    <w:rsid w:val="002666CE"/>
    <w:rsid w:val="002666F1"/>
    <w:rsid w:val="002666FC"/>
    <w:rsid w:val="00266783"/>
    <w:rsid w:val="0026679D"/>
    <w:rsid w:val="0026687E"/>
    <w:rsid w:val="00266A09"/>
    <w:rsid w:val="00266AEB"/>
    <w:rsid w:val="00266C64"/>
    <w:rsid w:val="00266C83"/>
    <w:rsid w:val="00266D23"/>
    <w:rsid w:val="00266D65"/>
    <w:rsid w:val="00266DC4"/>
    <w:rsid w:val="00266E5E"/>
    <w:rsid w:val="00266E71"/>
    <w:rsid w:val="00266F72"/>
    <w:rsid w:val="00266F93"/>
    <w:rsid w:val="00266FA8"/>
    <w:rsid w:val="00266FAE"/>
    <w:rsid w:val="00266FE4"/>
    <w:rsid w:val="0026708A"/>
    <w:rsid w:val="00267105"/>
    <w:rsid w:val="002671C8"/>
    <w:rsid w:val="002671D5"/>
    <w:rsid w:val="00267203"/>
    <w:rsid w:val="00267218"/>
    <w:rsid w:val="00267224"/>
    <w:rsid w:val="002672BA"/>
    <w:rsid w:val="00267434"/>
    <w:rsid w:val="00267475"/>
    <w:rsid w:val="00267548"/>
    <w:rsid w:val="00267600"/>
    <w:rsid w:val="00267754"/>
    <w:rsid w:val="00267758"/>
    <w:rsid w:val="0026775D"/>
    <w:rsid w:val="00267794"/>
    <w:rsid w:val="002677D9"/>
    <w:rsid w:val="00267804"/>
    <w:rsid w:val="00267836"/>
    <w:rsid w:val="0026784F"/>
    <w:rsid w:val="00267877"/>
    <w:rsid w:val="0026798F"/>
    <w:rsid w:val="00267A8F"/>
    <w:rsid w:val="00267ACA"/>
    <w:rsid w:val="00267B60"/>
    <w:rsid w:val="00267B87"/>
    <w:rsid w:val="00267C57"/>
    <w:rsid w:val="00267CB4"/>
    <w:rsid w:val="00267D1A"/>
    <w:rsid w:val="00267D61"/>
    <w:rsid w:val="00267D6D"/>
    <w:rsid w:val="00267D73"/>
    <w:rsid w:val="00267E7C"/>
    <w:rsid w:val="00267F19"/>
    <w:rsid w:val="0027002D"/>
    <w:rsid w:val="00270069"/>
    <w:rsid w:val="002700C3"/>
    <w:rsid w:val="002700F9"/>
    <w:rsid w:val="00270129"/>
    <w:rsid w:val="00270138"/>
    <w:rsid w:val="0027014C"/>
    <w:rsid w:val="00270168"/>
    <w:rsid w:val="002702CD"/>
    <w:rsid w:val="0027031E"/>
    <w:rsid w:val="00270363"/>
    <w:rsid w:val="002703BB"/>
    <w:rsid w:val="0027051E"/>
    <w:rsid w:val="0027055C"/>
    <w:rsid w:val="0027057A"/>
    <w:rsid w:val="002705B0"/>
    <w:rsid w:val="002705C2"/>
    <w:rsid w:val="00270654"/>
    <w:rsid w:val="00270694"/>
    <w:rsid w:val="002707EA"/>
    <w:rsid w:val="00270906"/>
    <w:rsid w:val="00270995"/>
    <w:rsid w:val="002709F3"/>
    <w:rsid w:val="002709F5"/>
    <w:rsid w:val="002709F7"/>
    <w:rsid w:val="00270AA2"/>
    <w:rsid w:val="00270AA7"/>
    <w:rsid w:val="00270AAB"/>
    <w:rsid w:val="00270AE0"/>
    <w:rsid w:val="00270AE2"/>
    <w:rsid w:val="00270B11"/>
    <w:rsid w:val="00270B21"/>
    <w:rsid w:val="00270B9A"/>
    <w:rsid w:val="00270C1C"/>
    <w:rsid w:val="00270CE9"/>
    <w:rsid w:val="00270D50"/>
    <w:rsid w:val="00270DA4"/>
    <w:rsid w:val="00270DBB"/>
    <w:rsid w:val="00270E78"/>
    <w:rsid w:val="00270E8B"/>
    <w:rsid w:val="00270EF7"/>
    <w:rsid w:val="00270F15"/>
    <w:rsid w:val="00270F5E"/>
    <w:rsid w:val="002710FF"/>
    <w:rsid w:val="002711B1"/>
    <w:rsid w:val="00271295"/>
    <w:rsid w:val="002712F0"/>
    <w:rsid w:val="002712F8"/>
    <w:rsid w:val="002713C6"/>
    <w:rsid w:val="00271572"/>
    <w:rsid w:val="00271579"/>
    <w:rsid w:val="00271641"/>
    <w:rsid w:val="00271644"/>
    <w:rsid w:val="002716E5"/>
    <w:rsid w:val="00271806"/>
    <w:rsid w:val="00271985"/>
    <w:rsid w:val="00271989"/>
    <w:rsid w:val="00271999"/>
    <w:rsid w:val="002719C9"/>
    <w:rsid w:val="00271A72"/>
    <w:rsid w:val="00271C4F"/>
    <w:rsid w:val="00271D1F"/>
    <w:rsid w:val="00271DC0"/>
    <w:rsid w:val="00271DDA"/>
    <w:rsid w:val="00271E1C"/>
    <w:rsid w:val="00271E30"/>
    <w:rsid w:val="00271E72"/>
    <w:rsid w:val="00271EA6"/>
    <w:rsid w:val="00271EE0"/>
    <w:rsid w:val="00271EF4"/>
    <w:rsid w:val="00271F09"/>
    <w:rsid w:val="00271F3F"/>
    <w:rsid w:val="00271F7D"/>
    <w:rsid w:val="002721B1"/>
    <w:rsid w:val="002721C9"/>
    <w:rsid w:val="002721EB"/>
    <w:rsid w:val="002722D1"/>
    <w:rsid w:val="002722DB"/>
    <w:rsid w:val="002722EE"/>
    <w:rsid w:val="00272310"/>
    <w:rsid w:val="002724FA"/>
    <w:rsid w:val="00272537"/>
    <w:rsid w:val="00272553"/>
    <w:rsid w:val="0027257D"/>
    <w:rsid w:val="00272675"/>
    <w:rsid w:val="00272685"/>
    <w:rsid w:val="002726EB"/>
    <w:rsid w:val="002726F2"/>
    <w:rsid w:val="00272839"/>
    <w:rsid w:val="002728E2"/>
    <w:rsid w:val="002729AC"/>
    <w:rsid w:val="002729B4"/>
    <w:rsid w:val="002729CC"/>
    <w:rsid w:val="002729EC"/>
    <w:rsid w:val="002729FE"/>
    <w:rsid w:val="00272BE3"/>
    <w:rsid w:val="00272D19"/>
    <w:rsid w:val="00272DBF"/>
    <w:rsid w:val="00272E75"/>
    <w:rsid w:val="00272F29"/>
    <w:rsid w:val="00272FBA"/>
    <w:rsid w:val="00273084"/>
    <w:rsid w:val="002730D5"/>
    <w:rsid w:val="002730D8"/>
    <w:rsid w:val="002731F6"/>
    <w:rsid w:val="00273240"/>
    <w:rsid w:val="002732D7"/>
    <w:rsid w:val="00273359"/>
    <w:rsid w:val="002733A9"/>
    <w:rsid w:val="002733DA"/>
    <w:rsid w:val="0027341F"/>
    <w:rsid w:val="00273782"/>
    <w:rsid w:val="0027380F"/>
    <w:rsid w:val="0027383A"/>
    <w:rsid w:val="0027388F"/>
    <w:rsid w:val="002739CD"/>
    <w:rsid w:val="00273ADE"/>
    <w:rsid w:val="00273CB9"/>
    <w:rsid w:val="00273E5C"/>
    <w:rsid w:val="00273EAE"/>
    <w:rsid w:val="00273EDD"/>
    <w:rsid w:val="00273EE9"/>
    <w:rsid w:val="00273F5F"/>
    <w:rsid w:val="00273F95"/>
    <w:rsid w:val="00273FA3"/>
    <w:rsid w:val="00273FE9"/>
    <w:rsid w:val="00274013"/>
    <w:rsid w:val="002740A4"/>
    <w:rsid w:val="0027411B"/>
    <w:rsid w:val="00274175"/>
    <w:rsid w:val="00274187"/>
    <w:rsid w:val="00274208"/>
    <w:rsid w:val="002742D5"/>
    <w:rsid w:val="002743AA"/>
    <w:rsid w:val="002743E1"/>
    <w:rsid w:val="00274407"/>
    <w:rsid w:val="00274424"/>
    <w:rsid w:val="00274428"/>
    <w:rsid w:val="00274534"/>
    <w:rsid w:val="00274585"/>
    <w:rsid w:val="00274587"/>
    <w:rsid w:val="002745AD"/>
    <w:rsid w:val="00274655"/>
    <w:rsid w:val="00274766"/>
    <w:rsid w:val="00274797"/>
    <w:rsid w:val="0027479D"/>
    <w:rsid w:val="00274849"/>
    <w:rsid w:val="002748D7"/>
    <w:rsid w:val="0027490E"/>
    <w:rsid w:val="00274913"/>
    <w:rsid w:val="00274975"/>
    <w:rsid w:val="00274A9E"/>
    <w:rsid w:val="00274AD0"/>
    <w:rsid w:val="00274AD1"/>
    <w:rsid w:val="00274B58"/>
    <w:rsid w:val="00274B74"/>
    <w:rsid w:val="00274BD7"/>
    <w:rsid w:val="00274C21"/>
    <w:rsid w:val="00274CAB"/>
    <w:rsid w:val="00274CE3"/>
    <w:rsid w:val="00274D05"/>
    <w:rsid w:val="00274D25"/>
    <w:rsid w:val="00274D44"/>
    <w:rsid w:val="00274DAE"/>
    <w:rsid w:val="00274E7F"/>
    <w:rsid w:val="00274F86"/>
    <w:rsid w:val="00274FB6"/>
    <w:rsid w:val="002750A0"/>
    <w:rsid w:val="00275139"/>
    <w:rsid w:val="0027513F"/>
    <w:rsid w:val="00275224"/>
    <w:rsid w:val="0027524C"/>
    <w:rsid w:val="0027530A"/>
    <w:rsid w:val="00275332"/>
    <w:rsid w:val="00275357"/>
    <w:rsid w:val="00275417"/>
    <w:rsid w:val="00275427"/>
    <w:rsid w:val="0027570B"/>
    <w:rsid w:val="00275842"/>
    <w:rsid w:val="00275875"/>
    <w:rsid w:val="00275899"/>
    <w:rsid w:val="0027590D"/>
    <w:rsid w:val="0027590E"/>
    <w:rsid w:val="0027592F"/>
    <w:rsid w:val="00275BB7"/>
    <w:rsid w:val="00275BFC"/>
    <w:rsid w:val="00275C3E"/>
    <w:rsid w:val="00275C41"/>
    <w:rsid w:val="00275C6F"/>
    <w:rsid w:val="00275CBA"/>
    <w:rsid w:val="00275D6A"/>
    <w:rsid w:val="00275D83"/>
    <w:rsid w:val="00275DFA"/>
    <w:rsid w:val="00275E5D"/>
    <w:rsid w:val="00275E7D"/>
    <w:rsid w:val="00275E90"/>
    <w:rsid w:val="0027607A"/>
    <w:rsid w:val="00276138"/>
    <w:rsid w:val="0027617D"/>
    <w:rsid w:val="002761FA"/>
    <w:rsid w:val="00276238"/>
    <w:rsid w:val="0027624E"/>
    <w:rsid w:val="00276266"/>
    <w:rsid w:val="00276366"/>
    <w:rsid w:val="002763E1"/>
    <w:rsid w:val="0027653E"/>
    <w:rsid w:val="00276549"/>
    <w:rsid w:val="0027661F"/>
    <w:rsid w:val="002766A8"/>
    <w:rsid w:val="0027670A"/>
    <w:rsid w:val="00276748"/>
    <w:rsid w:val="002767CB"/>
    <w:rsid w:val="002767E7"/>
    <w:rsid w:val="002767F4"/>
    <w:rsid w:val="002768B2"/>
    <w:rsid w:val="002768F5"/>
    <w:rsid w:val="00276987"/>
    <w:rsid w:val="00276A06"/>
    <w:rsid w:val="00276AB0"/>
    <w:rsid w:val="00276B27"/>
    <w:rsid w:val="00276C6E"/>
    <w:rsid w:val="00276CE4"/>
    <w:rsid w:val="00276CFA"/>
    <w:rsid w:val="00276E38"/>
    <w:rsid w:val="00276E4A"/>
    <w:rsid w:val="00276E82"/>
    <w:rsid w:val="00276EC7"/>
    <w:rsid w:val="00276EEA"/>
    <w:rsid w:val="00276F45"/>
    <w:rsid w:val="00277015"/>
    <w:rsid w:val="00277018"/>
    <w:rsid w:val="0027701E"/>
    <w:rsid w:val="00277032"/>
    <w:rsid w:val="0027707D"/>
    <w:rsid w:val="002771AE"/>
    <w:rsid w:val="002771BE"/>
    <w:rsid w:val="00277384"/>
    <w:rsid w:val="0027738D"/>
    <w:rsid w:val="002773A3"/>
    <w:rsid w:val="002773FA"/>
    <w:rsid w:val="00277442"/>
    <w:rsid w:val="002775EB"/>
    <w:rsid w:val="00277689"/>
    <w:rsid w:val="002776D2"/>
    <w:rsid w:val="0027770A"/>
    <w:rsid w:val="00277737"/>
    <w:rsid w:val="002777A0"/>
    <w:rsid w:val="002777C5"/>
    <w:rsid w:val="0027796E"/>
    <w:rsid w:val="00277970"/>
    <w:rsid w:val="00277976"/>
    <w:rsid w:val="00277998"/>
    <w:rsid w:val="00277AD8"/>
    <w:rsid w:val="00277B71"/>
    <w:rsid w:val="00277BB8"/>
    <w:rsid w:val="00277CDE"/>
    <w:rsid w:val="00277D58"/>
    <w:rsid w:val="00277E28"/>
    <w:rsid w:val="00277E49"/>
    <w:rsid w:val="00277EDF"/>
    <w:rsid w:val="00277F7E"/>
    <w:rsid w:val="00277FA9"/>
    <w:rsid w:val="0028000E"/>
    <w:rsid w:val="00280013"/>
    <w:rsid w:val="002802F8"/>
    <w:rsid w:val="002803B6"/>
    <w:rsid w:val="002803BC"/>
    <w:rsid w:val="002803EA"/>
    <w:rsid w:val="002803FA"/>
    <w:rsid w:val="00280463"/>
    <w:rsid w:val="00280610"/>
    <w:rsid w:val="00280618"/>
    <w:rsid w:val="0028068D"/>
    <w:rsid w:val="0028071E"/>
    <w:rsid w:val="002807FA"/>
    <w:rsid w:val="00280825"/>
    <w:rsid w:val="00280A5A"/>
    <w:rsid w:val="00280B67"/>
    <w:rsid w:val="00280B72"/>
    <w:rsid w:val="00280BE4"/>
    <w:rsid w:val="00280C3C"/>
    <w:rsid w:val="00280D9B"/>
    <w:rsid w:val="00280DD5"/>
    <w:rsid w:val="00280E39"/>
    <w:rsid w:val="00280E43"/>
    <w:rsid w:val="00280FF8"/>
    <w:rsid w:val="00281011"/>
    <w:rsid w:val="0028115B"/>
    <w:rsid w:val="002811A8"/>
    <w:rsid w:val="002811EF"/>
    <w:rsid w:val="002811F0"/>
    <w:rsid w:val="00281281"/>
    <w:rsid w:val="0028137D"/>
    <w:rsid w:val="002813C0"/>
    <w:rsid w:val="00281426"/>
    <w:rsid w:val="0028164F"/>
    <w:rsid w:val="002816C2"/>
    <w:rsid w:val="00281858"/>
    <w:rsid w:val="00281901"/>
    <w:rsid w:val="0028193F"/>
    <w:rsid w:val="00281A43"/>
    <w:rsid w:val="00281A57"/>
    <w:rsid w:val="00281ADF"/>
    <w:rsid w:val="00281B28"/>
    <w:rsid w:val="00281B60"/>
    <w:rsid w:val="00281BE8"/>
    <w:rsid w:val="00281C03"/>
    <w:rsid w:val="00281CA5"/>
    <w:rsid w:val="00281D8F"/>
    <w:rsid w:val="00281E2E"/>
    <w:rsid w:val="00281E7A"/>
    <w:rsid w:val="00281E8B"/>
    <w:rsid w:val="00281EAA"/>
    <w:rsid w:val="00281F28"/>
    <w:rsid w:val="00281F9E"/>
    <w:rsid w:val="00281FAD"/>
    <w:rsid w:val="00282048"/>
    <w:rsid w:val="0028216A"/>
    <w:rsid w:val="002821E0"/>
    <w:rsid w:val="0028236E"/>
    <w:rsid w:val="002823D4"/>
    <w:rsid w:val="00282441"/>
    <w:rsid w:val="00282480"/>
    <w:rsid w:val="002824A9"/>
    <w:rsid w:val="0028257F"/>
    <w:rsid w:val="002825B0"/>
    <w:rsid w:val="002825B4"/>
    <w:rsid w:val="0028261E"/>
    <w:rsid w:val="002826E5"/>
    <w:rsid w:val="00282776"/>
    <w:rsid w:val="0028281F"/>
    <w:rsid w:val="00282859"/>
    <w:rsid w:val="002828BF"/>
    <w:rsid w:val="002828C3"/>
    <w:rsid w:val="002828E1"/>
    <w:rsid w:val="00282999"/>
    <w:rsid w:val="00282ACE"/>
    <w:rsid w:val="00282AF4"/>
    <w:rsid w:val="00282B65"/>
    <w:rsid w:val="00282CA7"/>
    <w:rsid w:val="00282CCB"/>
    <w:rsid w:val="00282D2F"/>
    <w:rsid w:val="00282D39"/>
    <w:rsid w:val="00282DE8"/>
    <w:rsid w:val="00282DF1"/>
    <w:rsid w:val="00282F84"/>
    <w:rsid w:val="00282F94"/>
    <w:rsid w:val="00282FDC"/>
    <w:rsid w:val="00282FE8"/>
    <w:rsid w:val="00283086"/>
    <w:rsid w:val="002830CA"/>
    <w:rsid w:val="0028318C"/>
    <w:rsid w:val="002831A1"/>
    <w:rsid w:val="002831CF"/>
    <w:rsid w:val="002831E7"/>
    <w:rsid w:val="0028322F"/>
    <w:rsid w:val="002832CC"/>
    <w:rsid w:val="002832DF"/>
    <w:rsid w:val="00283317"/>
    <w:rsid w:val="002833B2"/>
    <w:rsid w:val="002833B4"/>
    <w:rsid w:val="00283563"/>
    <w:rsid w:val="0028357D"/>
    <w:rsid w:val="00283590"/>
    <w:rsid w:val="002835DB"/>
    <w:rsid w:val="00283683"/>
    <w:rsid w:val="002837DB"/>
    <w:rsid w:val="002837F3"/>
    <w:rsid w:val="0028388E"/>
    <w:rsid w:val="002838B2"/>
    <w:rsid w:val="002838BC"/>
    <w:rsid w:val="00283915"/>
    <w:rsid w:val="0028393F"/>
    <w:rsid w:val="00283990"/>
    <w:rsid w:val="002839B1"/>
    <w:rsid w:val="002839D9"/>
    <w:rsid w:val="00283AF3"/>
    <w:rsid w:val="00283C59"/>
    <w:rsid w:val="00283CA1"/>
    <w:rsid w:val="00283CBB"/>
    <w:rsid w:val="00283CC4"/>
    <w:rsid w:val="00283E12"/>
    <w:rsid w:val="00283E84"/>
    <w:rsid w:val="00283EE4"/>
    <w:rsid w:val="00283F31"/>
    <w:rsid w:val="00284040"/>
    <w:rsid w:val="00284066"/>
    <w:rsid w:val="0028407B"/>
    <w:rsid w:val="00284096"/>
    <w:rsid w:val="00284197"/>
    <w:rsid w:val="00284395"/>
    <w:rsid w:val="00284524"/>
    <w:rsid w:val="002845D2"/>
    <w:rsid w:val="002845D6"/>
    <w:rsid w:val="00284604"/>
    <w:rsid w:val="0028469D"/>
    <w:rsid w:val="002846F0"/>
    <w:rsid w:val="00284766"/>
    <w:rsid w:val="0028498C"/>
    <w:rsid w:val="00284A44"/>
    <w:rsid w:val="00284B39"/>
    <w:rsid w:val="00284B5B"/>
    <w:rsid w:val="00284B9D"/>
    <w:rsid w:val="00284CAA"/>
    <w:rsid w:val="00284CE0"/>
    <w:rsid w:val="00284D09"/>
    <w:rsid w:val="00284D1F"/>
    <w:rsid w:val="00284D2D"/>
    <w:rsid w:val="00284D6B"/>
    <w:rsid w:val="00284D6E"/>
    <w:rsid w:val="00284DCE"/>
    <w:rsid w:val="00284E57"/>
    <w:rsid w:val="00284E6A"/>
    <w:rsid w:val="00284E97"/>
    <w:rsid w:val="00284EA7"/>
    <w:rsid w:val="00284F3B"/>
    <w:rsid w:val="00284FFB"/>
    <w:rsid w:val="00285140"/>
    <w:rsid w:val="002851F8"/>
    <w:rsid w:val="00285293"/>
    <w:rsid w:val="0028532D"/>
    <w:rsid w:val="0028535A"/>
    <w:rsid w:val="00285367"/>
    <w:rsid w:val="00285541"/>
    <w:rsid w:val="0028556A"/>
    <w:rsid w:val="00285608"/>
    <w:rsid w:val="002856BB"/>
    <w:rsid w:val="002856F9"/>
    <w:rsid w:val="00285709"/>
    <w:rsid w:val="0028573E"/>
    <w:rsid w:val="002858C0"/>
    <w:rsid w:val="002858D7"/>
    <w:rsid w:val="002859B3"/>
    <w:rsid w:val="00285A00"/>
    <w:rsid w:val="00285A8F"/>
    <w:rsid w:val="00285AAB"/>
    <w:rsid w:val="00285BE1"/>
    <w:rsid w:val="00285BFD"/>
    <w:rsid w:val="00285C09"/>
    <w:rsid w:val="00285CFA"/>
    <w:rsid w:val="00285CFF"/>
    <w:rsid w:val="00285D62"/>
    <w:rsid w:val="00285D84"/>
    <w:rsid w:val="00285DDC"/>
    <w:rsid w:val="00285DF6"/>
    <w:rsid w:val="00285E4F"/>
    <w:rsid w:val="00285E7D"/>
    <w:rsid w:val="00285F63"/>
    <w:rsid w:val="002860BF"/>
    <w:rsid w:val="00286167"/>
    <w:rsid w:val="00286198"/>
    <w:rsid w:val="0028621D"/>
    <w:rsid w:val="0028622C"/>
    <w:rsid w:val="00286253"/>
    <w:rsid w:val="0028633A"/>
    <w:rsid w:val="002863A2"/>
    <w:rsid w:val="0028647F"/>
    <w:rsid w:val="0028649B"/>
    <w:rsid w:val="002864D0"/>
    <w:rsid w:val="002865DB"/>
    <w:rsid w:val="0028667D"/>
    <w:rsid w:val="00286700"/>
    <w:rsid w:val="0028679E"/>
    <w:rsid w:val="002867D0"/>
    <w:rsid w:val="00286882"/>
    <w:rsid w:val="0028688E"/>
    <w:rsid w:val="00286A4D"/>
    <w:rsid w:val="00286B38"/>
    <w:rsid w:val="00286B3C"/>
    <w:rsid w:val="00286B75"/>
    <w:rsid w:val="00286BCA"/>
    <w:rsid w:val="00286BE3"/>
    <w:rsid w:val="00286C31"/>
    <w:rsid w:val="00286CB0"/>
    <w:rsid w:val="00286D3B"/>
    <w:rsid w:val="00286DA9"/>
    <w:rsid w:val="00286E68"/>
    <w:rsid w:val="00286E8E"/>
    <w:rsid w:val="00286EE5"/>
    <w:rsid w:val="00286F28"/>
    <w:rsid w:val="00286F74"/>
    <w:rsid w:val="00286FE0"/>
    <w:rsid w:val="00286FEF"/>
    <w:rsid w:val="0028704C"/>
    <w:rsid w:val="0028718E"/>
    <w:rsid w:val="00287237"/>
    <w:rsid w:val="002872C2"/>
    <w:rsid w:val="0028734F"/>
    <w:rsid w:val="0028736C"/>
    <w:rsid w:val="002873AE"/>
    <w:rsid w:val="002874C1"/>
    <w:rsid w:val="002874E0"/>
    <w:rsid w:val="0028752E"/>
    <w:rsid w:val="002875D2"/>
    <w:rsid w:val="00287614"/>
    <w:rsid w:val="00287676"/>
    <w:rsid w:val="00287857"/>
    <w:rsid w:val="0028785D"/>
    <w:rsid w:val="002878CB"/>
    <w:rsid w:val="002878FA"/>
    <w:rsid w:val="002879BF"/>
    <w:rsid w:val="002879CD"/>
    <w:rsid w:val="00287A09"/>
    <w:rsid w:val="00287A95"/>
    <w:rsid w:val="00287AE0"/>
    <w:rsid w:val="00287B60"/>
    <w:rsid w:val="00287BBC"/>
    <w:rsid w:val="00287C04"/>
    <w:rsid w:val="00287C07"/>
    <w:rsid w:val="00287C37"/>
    <w:rsid w:val="00287C63"/>
    <w:rsid w:val="00287D58"/>
    <w:rsid w:val="00287DFC"/>
    <w:rsid w:val="00287E00"/>
    <w:rsid w:val="002901B0"/>
    <w:rsid w:val="002901BB"/>
    <w:rsid w:val="00290252"/>
    <w:rsid w:val="0029027E"/>
    <w:rsid w:val="00290345"/>
    <w:rsid w:val="002903C8"/>
    <w:rsid w:val="002903DE"/>
    <w:rsid w:val="0029048D"/>
    <w:rsid w:val="002904BC"/>
    <w:rsid w:val="002905FF"/>
    <w:rsid w:val="0029060E"/>
    <w:rsid w:val="002906E1"/>
    <w:rsid w:val="002907BA"/>
    <w:rsid w:val="002907CD"/>
    <w:rsid w:val="00290834"/>
    <w:rsid w:val="00290910"/>
    <w:rsid w:val="0029094E"/>
    <w:rsid w:val="00290994"/>
    <w:rsid w:val="002909AC"/>
    <w:rsid w:val="00290A2D"/>
    <w:rsid w:val="00290AF4"/>
    <w:rsid w:val="00290B17"/>
    <w:rsid w:val="00290B1F"/>
    <w:rsid w:val="00290B9E"/>
    <w:rsid w:val="00290BA5"/>
    <w:rsid w:val="00290BDC"/>
    <w:rsid w:val="00290C3F"/>
    <w:rsid w:val="00290C79"/>
    <w:rsid w:val="00290C7A"/>
    <w:rsid w:val="00290D0B"/>
    <w:rsid w:val="00290D0C"/>
    <w:rsid w:val="00290D6F"/>
    <w:rsid w:val="00290DE1"/>
    <w:rsid w:val="00290E6F"/>
    <w:rsid w:val="00290E9E"/>
    <w:rsid w:val="00290EAB"/>
    <w:rsid w:val="00290F79"/>
    <w:rsid w:val="00290F8A"/>
    <w:rsid w:val="002910B0"/>
    <w:rsid w:val="00291103"/>
    <w:rsid w:val="00291125"/>
    <w:rsid w:val="0029116E"/>
    <w:rsid w:val="002912C9"/>
    <w:rsid w:val="0029131E"/>
    <w:rsid w:val="00291435"/>
    <w:rsid w:val="0029148B"/>
    <w:rsid w:val="0029151D"/>
    <w:rsid w:val="00291574"/>
    <w:rsid w:val="00291585"/>
    <w:rsid w:val="00291598"/>
    <w:rsid w:val="00291660"/>
    <w:rsid w:val="0029173A"/>
    <w:rsid w:val="002917D1"/>
    <w:rsid w:val="00291921"/>
    <w:rsid w:val="002919D9"/>
    <w:rsid w:val="00291A36"/>
    <w:rsid w:val="00291B96"/>
    <w:rsid w:val="00291BBA"/>
    <w:rsid w:val="00291C0A"/>
    <w:rsid w:val="00291C1A"/>
    <w:rsid w:val="00291CC2"/>
    <w:rsid w:val="00291CD2"/>
    <w:rsid w:val="00291DE6"/>
    <w:rsid w:val="00291E0D"/>
    <w:rsid w:val="00291F0D"/>
    <w:rsid w:val="00291FDD"/>
    <w:rsid w:val="00292039"/>
    <w:rsid w:val="002920A2"/>
    <w:rsid w:val="0029218B"/>
    <w:rsid w:val="00292195"/>
    <w:rsid w:val="002921CA"/>
    <w:rsid w:val="002925BC"/>
    <w:rsid w:val="002925BD"/>
    <w:rsid w:val="00292794"/>
    <w:rsid w:val="002927E7"/>
    <w:rsid w:val="0029291F"/>
    <w:rsid w:val="0029296C"/>
    <w:rsid w:val="002929C6"/>
    <w:rsid w:val="00292A47"/>
    <w:rsid w:val="00292BDF"/>
    <w:rsid w:val="00292BE0"/>
    <w:rsid w:val="00292D33"/>
    <w:rsid w:val="00292F14"/>
    <w:rsid w:val="00292F1A"/>
    <w:rsid w:val="00292FCD"/>
    <w:rsid w:val="0029306D"/>
    <w:rsid w:val="002931FA"/>
    <w:rsid w:val="002931FC"/>
    <w:rsid w:val="00293325"/>
    <w:rsid w:val="002933A6"/>
    <w:rsid w:val="002934A5"/>
    <w:rsid w:val="002935CB"/>
    <w:rsid w:val="0029368C"/>
    <w:rsid w:val="00293696"/>
    <w:rsid w:val="002936CA"/>
    <w:rsid w:val="002936E1"/>
    <w:rsid w:val="0029377B"/>
    <w:rsid w:val="002938A6"/>
    <w:rsid w:val="00293972"/>
    <w:rsid w:val="002939AF"/>
    <w:rsid w:val="00293B68"/>
    <w:rsid w:val="00293B73"/>
    <w:rsid w:val="00293D12"/>
    <w:rsid w:val="00293DA5"/>
    <w:rsid w:val="00293E36"/>
    <w:rsid w:val="00293F1A"/>
    <w:rsid w:val="00294035"/>
    <w:rsid w:val="00294255"/>
    <w:rsid w:val="00294266"/>
    <w:rsid w:val="00294299"/>
    <w:rsid w:val="00294351"/>
    <w:rsid w:val="00294355"/>
    <w:rsid w:val="002943EC"/>
    <w:rsid w:val="0029444D"/>
    <w:rsid w:val="00294478"/>
    <w:rsid w:val="0029447C"/>
    <w:rsid w:val="002944BE"/>
    <w:rsid w:val="002945C9"/>
    <w:rsid w:val="002945FC"/>
    <w:rsid w:val="00294630"/>
    <w:rsid w:val="0029464B"/>
    <w:rsid w:val="00294685"/>
    <w:rsid w:val="002946AC"/>
    <w:rsid w:val="002946FD"/>
    <w:rsid w:val="0029472E"/>
    <w:rsid w:val="002947E8"/>
    <w:rsid w:val="0029481F"/>
    <w:rsid w:val="00294854"/>
    <w:rsid w:val="00294973"/>
    <w:rsid w:val="002949F7"/>
    <w:rsid w:val="00294A6D"/>
    <w:rsid w:val="00294B1A"/>
    <w:rsid w:val="00294B77"/>
    <w:rsid w:val="00294CF8"/>
    <w:rsid w:val="00294D4B"/>
    <w:rsid w:val="00294D67"/>
    <w:rsid w:val="00294E0D"/>
    <w:rsid w:val="00294E30"/>
    <w:rsid w:val="00294E3D"/>
    <w:rsid w:val="00294E77"/>
    <w:rsid w:val="00294EBF"/>
    <w:rsid w:val="00294F5D"/>
    <w:rsid w:val="00294F9E"/>
    <w:rsid w:val="00294FCC"/>
    <w:rsid w:val="00294FDC"/>
    <w:rsid w:val="0029506A"/>
    <w:rsid w:val="002950D5"/>
    <w:rsid w:val="002950E7"/>
    <w:rsid w:val="002950FB"/>
    <w:rsid w:val="002951B3"/>
    <w:rsid w:val="00295223"/>
    <w:rsid w:val="00295237"/>
    <w:rsid w:val="00295244"/>
    <w:rsid w:val="0029528B"/>
    <w:rsid w:val="00295298"/>
    <w:rsid w:val="002952EE"/>
    <w:rsid w:val="002953DE"/>
    <w:rsid w:val="00295444"/>
    <w:rsid w:val="002954E5"/>
    <w:rsid w:val="002954F1"/>
    <w:rsid w:val="0029551E"/>
    <w:rsid w:val="002957BD"/>
    <w:rsid w:val="002957CF"/>
    <w:rsid w:val="00295813"/>
    <w:rsid w:val="002958C2"/>
    <w:rsid w:val="0029597A"/>
    <w:rsid w:val="002959CA"/>
    <w:rsid w:val="00295B1F"/>
    <w:rsid w:val="00295B6C"/>
    <w:rsid w:val="00295BAE"/>
    <w:rsid w:val="00295C02"/>
    <w:rsid w:val="00295C28"/>
    <w:rsid w:val="00295C83"/>
    <w:rsid w:val="00295C88"/>
    <w:rsid w:val="00295CB8"/>
    <w:rsid w:val="00295D66"/>
    <w:rsid w:val="00295DE2"/>
    <w:rsid w:val="00295E95"/>
    <w:rsid w:val="00295EF6"/>
    <w:rsid w:val="0029601F"/>
    <w:rsid w:val="0029602A"/>
    <w:rsid w:val="002960A7"/>
    <w:rsid w:val="002960BA"/>
    <w:rsid w:val="00296163"/>
    <w:rsid w:val="00296294"/>
    <w:rsid w:val="002962BA"/>
    <w:rsid w:val="00296365"/>
    <w:rsid w:val="002964DE"/>
    <w:rsid w:val="00296502"/>
    <w:rsid w:val="00296576"/>
    <w:rsid w:val="002965B6"/>
    <w:rsid w:val="002965DF"/>
    <w:rsid w:val="00296675"/>
    <w:rsid w:val="002966A7"/>
    <w:rsid w:val="002966EB"/>
    <w:rsid w:val="002966FE"/>
    <w:rsid w:val="0029676E"/>
    <w:rsid w:val="00296783"/>
    <w:rsid w:val="0029678C"/>
    <w:rsid w:val="002967FE"/>
    <w:rsid w:val="00296933"/>
    <w:rsid w:val="00296942"/>
    <w:rsid w:val="00296A6B"/>
    <w:rsid w:val="00296B1D"/>
    <w:rsid w:val="00296C9E"/>
    <w:rsid w:val="00296D38"/>
    <w:rsid w:val="00296D75"/>
    <w:rsid w:val="00296D7F"/>
    <w:rsid w:val="00296E7D"/>
    <w:rsid w:val="00296EF5"/>
    <w:rsid w:val="00296F06"/>
    <w:rsid w:val="00296FEA"/>
    <w:rsid w:val="00297102"/>
    <w:rsid w:val="0029722D"/>
    <w:rsid w:val="00297265"/>
    <w:rsid w:val="00297270"/>
    <w:rsid w:val="0029728C"/>
    <w:rsid w:val="0029739A"/>
    <w:rsid w:val="002973F7"/>
    <w:rsid w:val="00297422"/>
    <w:rsid w:val="0029747B"/>
    <w:rsid w:val="0029748B"/>
    <w:rsid w:val="002974B6"/>
    <w:rsid w:val="00297527"/>
    <w:rsid w:val="00297548"/>
    <w:rsid w:val="00297556"/>
    <w:rsid w:val="002975B5"/>
    <w:rsid w:val="002975D6"/>
    <w:rsid w:val="00297606"/>
    <w:rsid w:val="0029762F"/>
    <w:rsid w:val="00297636"/>
    <w:rsid w:val="002976BD"/>
    <w:rsid w:val="002976F3"/>
    <w:rsid w:val="0029771B"/>
    <w:rsid w:val="0029772F"/>
    <w:rsid w:val="0029774E"/>
    <w:rsid w:val="002978B4"/>
    <w:rsid w:val="00297A07"/>
    <w:rsid w:val="00297A1A"/>
    <w:rsid w:val="00297A44"/>
    <w:rsid w:val="00297A9C"/>
    <w:rsid w:val="00297AE5"/>
    <w:rsid w:val="00297B24"/>
    <w:rsid w:val="00297BE3"/>
    <w:rsid w:val="00297D6C"/>
    <w:rsid w:val="00297DB9"/>
    <w:rsid w:val="00297E3B"/>
    <w:rsid w:val="00297E59"/>
    <w:rsid w:val="00297E9F"/>
    <w:rsid w:val="00297EB1"/>
    <w:rsid w:val="00297F03"/>
    <w:rsid w:val="00297F60"/>
    <w:rsid w:val="00297F81"/>
    <w:rsid w:val="002A0057"/>
    <w:rsid w:val="002A016B"/>
    <w:rsid w:val="002A01C4"/>
    <w:rsid w:val="002A01CF"/>
    <w:rsid w:val="002A01F3"/>
    <w:rsid w:val="002A0216"/>
    <w:rsid w:val="002A02D2"/>
    <w:rsid w:val="002A02FC"/>
    <w:rsid w:val="002A0356"/>
    <w:rsid w:val="002A037A"/>
    <w:rsid w:val="002A0392"/>
    <w:rsid w:val="002A0436"/>
    <w:rsid w:val="002A04E8"/>
    <w:rsid w:val="002A05AD"/>
    <w:rsid w:val="002A0631"/>
    <w:rsid w:val="002A0657"/>
    <w:rsid w:val="002A0818"/>
    <w:rsid w:val="002A0867"/>
    <w:rsid w:val="002A08B1"/>
    <w:rsid w:val="002A08DB"/>
    <w:rsid w:val="002A09E0"/>
    <w:rsid w:val="002A0A26"/>
    <w:rsid w:val="002A0A6A"/>
    <w:rsid w:val="002A0D82"/>
    <w:rsid w:val="002A0E77"/>
    <w:rsid w:val="002A0F7E"/>
    <w:rsid w:val="002A0FDB"/>
    <w:rsid w:val="002A10B1"/>
    <w:rsid w:val="002A10E5"/>
    <w:rsid w:val="002A1158"/>
    <w:rsid w:val="002A1184"/>
    <w:rsid w:val="002A11B3"/>
    <w:rsid w:val="002A1253"/>
    <w:rsid w:val="002A12B7"/>
    <w:rsid w:val="002A131D"/>
    <w:rsid w:val="002A13ED"/>
    <w:rsid w:val="002A1460"/>
    <w:rsid w:val="002A14C1"/>
    <w:rsid w:val="002A14ED"/>
    <w:rsid w:val="002A151B"/>
    <w:rsid w:val="002A154A"/>
    <w:rsid w:val="002A1649"/>
    <w:rsid w:val="002A16F3"/>
    <w:rsid w:val="002A189D"/>
    <w:rsid w:val="002A18A5"/>
    <w:rsid w:val="002A18AD"/>
    <w:rsid w:val="002A18F4"/>
    <w:rsid w:val="002A192C"/>
    <w:rsid w:val="002A1A23"/>
    <w:rsid w:val="002A1A3C"/>
    <w:rsid w:val="002A1A6A"/>
    <w:rsid w:val="002A1ADD"/>
    <w:rsid w:val="002A1AF1"/>
    <w:rsid w:val="002A1B24"/>
    <w:rsid w:val="002A1B55"/>
    <w:rsid w:val="002A1C12"/>
    <w:rsid w:val="002A1C79"/>
    <w:rsid w:val="002A1D78"/>
    <w:rsid w:val="002A1DDA"/>
    <w:rsid w:val="002A1E0A"/>
    <w:rsid w:val="002A1EED"/>
    <w:rsid w:val="002A1F1D"/>
    <w:rsid w:val="002A1F2D"/>
    <w:rsid w:val="002A1F51"/>
    <w:rsid w:val="002A1FA4"/>
    <w:rsid w:val="002A20ED"/>
    <w:rsid w:val="002A212D"/>
    <w:rsid w:val="002A2152"/>
    <w:rsid w:val="002A21E6"/>
    <w:rsid w:val="002A224A"/>
    <w:rsid w:val="002A22BC"/>
    <w:rsid w:val="002A2339"/>
    <w:rsid w:val="002A2514"/>
    <w:rsid w:val="002A2558"/>
    <w:rsid w:val="002A2619"/>
    <w:rsid w:val="002A264F"/>
    <w:rsid w:val="002A2697"/>
    <w:rsid w:val="002A26E2"/>
    <w:rsid w:val="002A27AF"/>
    <w:rsid w:val="002A2827"/>
    <w:rsid w:val="002A28EF"/>
    <w:rsid w:val="002A2914"/>
    <w:rsid w:val="002A2997"/>
    <w:rsid w:val="002A2A98"/>
    <w:rsid w:val="002A2C13"/>
    <w:rsid w:val="002A2D2A"/>
    <w:rsid w:val="002A2D6C"/>
    <w:rsid w:val="002A2E46"/>
    <w:rsid w:val="002A2E6A"/>
    <w:rsid w:val="002A2E6C"/>
    <w:rsid w:val="002A2E8B"/>
    <w:rsid w:val="002A2F4F"/>
    <w:rsid w:val="002A2F6F"/>
    <w:rsid w:val="002A2F88"/>
    <w:rsid w:val="002A2F8C"/>
    <w:rsid w:val="002A30E7"/>
    <w:rsid w:val="002A30ED"/>
    <w:rsid w:val="002A31A1"/>
    <w:rsid w:val="002A3204"/>
    <w:rsid w:val="002A3211"/>
    <w:rsid w:val="002A3271"/>
    <w:rsid w:val="002A32FA"/>
    <w:rsid w:val="002A3399"/>
    <w:rsid w:val="002A33AC"/>
    <w:rsid w:val="002A3409"/>
    <w:rsid w:val="002A340C"/>
    <w:rsid w:val="002A3596"/>
    <w:rsid w:val="002A35D9"/>
    <w:rsid w:val="002A35E3"/>
    <w:rsid w:val="002A3665"/>
    <w:rsid w:val="002A36FA"/>
    <w:rsid w:val="002A375F"/>
    <w:rsid w:val="002A37A0"/>
    <w:rsid w:val="002A37A4"/>
    <w:rsid w:val="002A37BE"/>
    <w:rsid w:val="002A37D1"/>
    <w:rsid w:val="002A380C"/>
    <w:rsid w:val="002A3827"/>
    <w:rsid w:val="002A3920"/>
    <w:rsid w:val="002A39D9"/>
    <w:rsid w:val="002A3A8B"/>
    <w:rsid w:val="002A3A8F"/>
    <w:rsid w:val="002A3AC0"/>
    <w:rsid w:val="002A3B8E"/>
    <w:rsid w:val="002A3BEB"/>
    <w:rsid w:val="002A3C20"/>
    <w:rsid w:val="002A3CA9"/>
    <w:rsid w:val="002A3CEE"/>
    <w:rsid w:val="002A3DA7"/>
    <w:rsid w:val="002A3E15"/>
    <w:rsid w:val="002A3E76"/>
    <w:rsid w:val="002A3F04"/>
    <w:rsid w:val="002A3F45"/>
    <w:rsid w:val="002A3FF0"/>
    <w:rsid w:val="002A4038"/>
    <w:rsid w:val="002A407A"/>
    <w:rsid w:val="002A407F"/>
    <w:rsid w:val="002A4088"/>
    <w:rsid w:val="002A42FC"/>
    <w:rsid w:val="002A437E"/>
    <w:rsid w:val="002A4387"/>
    <w:rsid w:val="002A4401"/>
    <w:rsid w:val="002A44B1"/>
    <w:rsid w:val="002A4510"/>
    <w:rsid w:val="002A45F5"/>
    <w:rsid w:val="002A4615"/>
    <w:rsid w:val="002A461B"/>
    <w:rsid w:val="002A46D5"/>
    <w:rsid w:val="002A4781"/>
    <w:rsid w:val="002A47A3"/>
    <w:rsid w:val="002A4802"/>
    <w:rsid w:val="002A4841"/>
    <w:rsid w:val="002A4886"/>
    <w:rsid w:val="002A492B"/>
    <w:rsid w:val="002A4938"/>
    <w:rsid w:val="002A4B18"/>
    <w:rsid w:val="002A4B88"/>
    <w:rsid w:val="002A4BE9"/>
    <w:rsid w:val="002A4C0D"/>
    <w:rsid w:val="002A4C65"/>
    <w:rsid w:val="002A4C80"/>
    <w:rsid w:val="002A4D24"/>
    <w:rsid w:val="002A4D58"/>
    <w:rsid w:val="002A4E46"/>
    <w:rsid w:val="002A4ED1"/>
    <w:rsid w:val="002A4F06"/>
    <w:rsid w:val="002A4F2B"/>
    <w:rsid w:val="002A5079"/>
    <w:rsid w:val="002A50C5"/>
    <w:rsid w:val="002A50C6"/>
    <w:rsid w:val="002A5110"/>
    <w:rsid w:val="002A5118"/>
    <w:rsid w:val="002A5281"/>
    <w:rsid w:val="002A52C6"/>
    <w:rsid w:val="002A5300"/>
    <w:rsid w:val="002A537F"/>
    <w:rsid w:val="002A53B0"/>
    <w:rsid w:val="002A5402"/>
    <w:rsid w:val="002A547B"/>
    <w:rsid w:val="002A5577"/>
    <w:rsid w:val="002A567D"/>
    <w:rsid w:val="002A56CA"/>
    <w:rsid w:val="002A56DB"/>
    <w:rsid w:val="002A574D"/>
    <w:rsid w:val="002A574F"/>
    <w:rsid w:val="002A57FB"/>
    <w:rsid w:val="002A5942"/>
    <w:rsid w:val="002A59B4"/>
    <w:rsid w:val="002A59DD"/>
    <w:rsid w:val="002A59E9"/>
    <w:rsid w:val="002A5A05"/>
    <w:rsid w:val="002A5A17"/>
    <w:rsid w:val="002A5A35"/>
    <w:rsid w:val="002A5A84"/>
    <w:rsid w:val="002A5AF9"/>
    <w:rsid w:val="002A5B03"/>
    <w:rsid w:val="002A5C55"/>
    <w:rsid w:val="002A5C60"/>
    <w:rsid w:val="002A5C81"/>
    <w:rsid w:val="002A5CFF"/>
    <w:rsid w:val="002A5D29"/>
    <w:rsid w:val="002A5D91"/>
    <w:rsid w:val="002A5E59"/>
    <w:rsid w:val="002A5EC5"/>
    <w:rsid w:val="002A5F6F"/>
    <w:rsid w:val="002A5FA4"/>
    <w:rsid w:val="002A5FC9"/>
    <w:rsid w:val="002A604D"/>
    <w:rsid w:val="002A60C5"/>
    <w:rsid w:val="002A616D"/>
    <w:rsid w:val="002A6219"/>
    <w:rsid w:val="002A6280"/>
    <w:rsid w:val="002A629D"/>
    <w:rsid w:val="002A62BC"/>
    <w:rsid w:val="002A6344"/>
    <w:rsid w:val="002A636A"/>
    <w:rsid w:val="002A638B"/>
    <w:rsid w:val="002A6395"/>
    <w:rsid w:val="002A63B9"/>
    <w:rsid w:val="002A6593"/>
    <w:rsid w:val="002A65A5"/>
    <w:rsid w:val="002A665B"/>
    <w:rsid w:val="002A665C"/>
    <w:rsid w:val="002A66B4"/>
    <w:rsid w:val="002A66FF"/>
    <w:rsid w:val="002A67C2"/>
    <w:rsid w:val="002A67E1"/>
    <w:rsid w:val="002A67E5"/>
    <w:rsid w:val="002A6970"/>
    <w:rsid w:val="002A6A5E"/>
    <w:rsid w:val="002A6A6C"/>
    <w:rsid w:val="002A6A7C"/>
    <w:rsid w:val="002A6C32"/>
    <w:rsid w:val="002A6CBF"/>
    <w:rsid w:val="002A6CC8"/>
    <w:rsid w:val="002A6D89"/>
    <w:rsid w:val="002A6E13"/>
    <w:rsid w:val="002A6EA8"/>
    <w:rsid w:val="002A6EE6"/>
    <w:rsid w:val="002A6EF0"/>
    <w:rsid w:val="002A70A7"/>
    <w:rsid w:val="002A7140"/>
    <w:rsid w:val="002A71D5"/>
    <w:rsid w:val="002A7288"/>
    <w:rsid w:val="002A72FC"/>
    <w:rsid w:val="002A730E"/>
    <w:rsid w:val="002A7363"/>
    <w:rsid w:val="002A7602"/>
    <w:rsid w:val="002A763F"/>
    <w:rsid w:val="002A76A6"/>
    <w:rsid w:val="002A76DB"/>
    <w:rsid w:val="002A7714"/>
    <w:rsid w:val="002A774B"/>
    <w:rsid w:val="002A7793"/>
    <w:rsid w:val="002A78FC"/>
    <w:rsid w:val="002A78FF"/>
    <w:rsid w:val="002A7B11"/>
    <w:rsid w:val="002A7B37"/>
    <w:rsid w:val="002A7C20"/>
    <w:rsid w:val="002A7CA3"/>
    <w:rsid w:val="002A7DB8"/>
    <w:rsid w:val="002A7DD6"/>
    <w:rsid w:val="002A7DF1"/>
    <w:rsid w:val="002A7E34"/>
    <w:rsid w:val="002A7E7A"/>
    <w:rsid w:val="002A7F03"/>
    <w:rsid w:val="002A7F2E"/>
    <w:rsid w:val="002A7FB5"/>
    <w:rsid w:val="002B0109"/>
    <w:rsid w:val="002B0236"/>
    <w:rsid w:val="002B0244"/>
    <w:rsid w:val="002B02AF"/>
    <w:rsid w:val="002B02B7"/>
    <w:rsid w:val="002B034F"/>
    <w:rsid w:val="002B03C2"/>
    <w:rsid w:val="002B0406"/>
    <w:rsid w:val="002B0408"/>
    <w:rsid w:val="002B05E2"/>
    <w:rsid w:val="002B06A6"/>
    <w:rsid w:val="002B06E6"/>
    <w:rsid w:val="002B0761"/>
    <w:rsid w:val="002B076A"/>
    <w:rsid w:val="002B07F8"/>
    <w:rsid w:val="002B0813"/>
    <w:rsid w:val="002B08C5"/>
    <w:rsid w:val="002B08C6"/>
    <w:rsid w:val="002B08E9"/>
    <w:rsid w:val="002B08EF"/>
    <w:rsid w:val="002B0937"/>
    <w:rsid w:val="002B09FA"/>
    <w:rsid w:val="002B0A11"/>
    <w:rsid w:val="002B0AE0"/>
    <w:rsid w:val="002B0B2D"/>
    <w:rsid w:val="002B0BC9"/>
    <w:rsid w:val="002B0C15"/>
    <w:rsid w:val="002B0C98"/>
    <w:rsid w:val="002B0D7B"/>
    <w:rsid w:val="002B0EE3"/>
    <w:rsid w:val="002B0F32"/>
    <w:rsid w:val="002B0F5C"/>
    <w:rsid w:val="002B0F8E"/>
    <w:rsid w:val="002B0FB2"/>
    <w:rsid w:val="002B0FCC"/>
    <w:rsid w:val="002B100D"/>
    <w:rsid w:val="002B1027"/>
    <w:rsid w:val="002B1047"/>
    <w:rsid w:val="002B107C"/>
    <w:rsid w:val="002B10D3"/>
    <w:rsid w:val="002B10EB"/>
    <w:rsid w:val="002B10EE"/>
    <w:rsid w:val="002B116A"/>
    <w:rsid w:val="002B11B8"/>
    <w:rsid w:val="002B123D"/>
    <w:rsid w:val="002B1269"/>
    <w:rsid w:val="002B12DF"/>
    <w:rsid w:val="002B1389"/>
    <w:rsid w:val="002B1398"/>
    <w:rsid w:val="002B13F2"/>
    <w:rsid w:val="002B14B6"/>
    <w:rsid w:val="002B151A"/>
    <w:rsid w:val="002B1520"/>
    <w:rsid w:val="002B15DA"/>
    <w:rsid w:val="002B16BA"/>
    <w:rsid w:val="002B16ED"/>
    <w:rsid w:val="002B1714"/>
    <w:rsid w:val="002B188B"/>
    <w:rsid w:val="002B18C1"/>
    <w:rsid w:val="002B1A14"/>
    <w:rsid w:val="002B1A2A"/>
    <w:rsid w:val="002B1AC6"/>
    <w:rsid w:val="002B1B39"/>
    <w:rsid w:val="002B1BF0"/>
    <w:rsid w:val="002B1CE1"/>
    <w:rsid w:val="002B1D34"/>
    <w:rsid w:val="002B1D74"/>
    <w:rsid w:val="002B1D94"/>
    <w:rsid w:val="002B1E0B"/>
    <w:rsid w:val="002B1F62"/>
    <w:rsid w:val="002B1F75"/>
    <w:rsid w:val="002B1F89"/>
    <w:rsid w:val="002B1FC1"/>
    <w:rsid w:val="002B2080"/>
    <w:rsid w:val="002B220B"/>
    <w:rsid w:val="002B221D"/>
    <w:rsid w:val="002B232F"/>
    <w:rsid w:val="002B23EC"/>
    <w:rsid w:val="002B23F7"/>
    <w:rsid w:val="002B23FA"/>
    <w:rsid w:val="002B241D"/>
    <w:rsid w:val="002B24A8"/>
    <w:rsid w:val="002B24C9"/>
    <w:rsid w:val="002B24ED"/>
    <w:rsid w:val="002B260B"/>
    <w:rsid w:val="002B2621"/>
    <w:rsid w:val="002B2651"/>
    <w:rsid w:val="002B2658"/>
    <w:rsid w:val="002B26A8"/>
    <w:rsid w:val="002B26D5"/>
    <w:rsid w:val="002B26F2"/>
    <w:rsid w:val="002B276C"/>
    <w:rsid w:val="002B279A"/>
    <w:rsid w:val="002B2801"/>
    <w:rsid w:val="002B282C"/>
    <w:rsid w:val="002B2873"/>
    <w:rsid w:val="002B28D4"/>
    <w:rsid w:val="002B2904"/>
    <w:rsid w:val="002B2942"/>
    <w:rsid w:val="002B29E4"/>
    <w:rsid w:val="002B2A7F"/>
    <w:rsid w:val="002B2B05"/>
    <w:rsid w:val="002B2B97"/>
    <w:rsid w:val="002B2BB5"/>
    <w:rsid w:val="002B2C98"/>
    <w:rsid w:val="002B2E89"/>
    <w:rsid w:val="002B2EAD"/>
    <w:rsid w:val="002B2F2D"/>
    <w:rsid w:val="002B3078"/>
    <w:rsid w:val="002B3174"/>
    <w:rsid w:val="002B31E2"/>
    <w:rsid w:val="002B321B"/>
    <w:rsid w:val="002B3313"/>
    <w:rsid w:val="002B334A"/>
    <w:rsid w:val="002B335C"/>
    <w:rsid w:val="002B337E"/>
    <w:rsid w:val="002B348D"/>
    <w:rsid w:val="002B34C9"/>
    <w:rsid w:val="002B354F"/>
    <w:rsid w:val="002B358C"/>
    <w:rsid w:val="002B3644"/>
    <w:rsid w:val="002B3782"/>
    <w:rsid w:val="002B3857"/>
    <w:rsid w:val="002B3865"/>
    <w:rsid w:val="002B3887"/>
    <w:rsid w:val="002B38E9"/>
    <w:rsid w:val="002B3963"/>
    <w:rsid w:val="002B396E"/>
    <w:rsid w:val="002B3A48"/>
    <w:rsid w:val="002B3A7C"/>
    <w:rsid w:val="002B3A8F"/>
    <w:rsid w:val="002B3AB2"/>
    <w:rsid w:val="002B3B0B"/>
    <w:rsid w:val="002B3B28"/>
    <w:rsid w:val="002B3BD8"/>
    <w:rsid w:val="002B3C88"/>
    <w:rsid w:val="002B3DE8"/>
    <w:rsid w:val="002B3E90"/>
    <w:rsid w:val="002B3F48"/>
    <w:rsid w:val="002B410D"/>
    <w:rsid w:val="002B4122"/>
    <w:rsid w:val="002B4203"/>
    <w:rsid w:val="002B434B"/>
    <w:rsid w:val="002B4375"/>
    <w:rsid w:val="002B4382"/>
    <w:rsid w:val="002B43BE"/>
    <w:rsid w:val="002B43D4"/>
    <w:rsid w:val="002B458F"/>
    <w:rsid w:val="002B45D5"/>
    <w:rsid w:val="002B4672"/>
    <w:rsid w:val="002B46ED"/>
    <w:rsid w:val="002B4769"/>
    <w:rsid w:val="002B4903"/>
    <w:rsid w:val="002B492A"/>
    <w:rsid w:val="002B49A2"/>
    <w:rsid w:val="002B49F3"/>
    <w:rsid w:val="002B4AE4"/>
    <w:rsid w:val="002B4BE8"/>
    <w:rsid w:val="002B4C94"/>
    <w:rsid w:val="002B4CC7"/>
    <w:rsid w:val="002B4CEF"/>
    <w:rsid w:val="002B4DCA"/>
    <w:rsid w:val="002B4DF5"/>
    <w:rsid w:val="002B4E0A"/>
    <w:rsid w:val="002B4E98"/>
    <w:rsid w:val="002B4EF0"/>
    <w:rsid w:val="002B5184"/>
    <w:rsid w:val="002B519E"/>
    <w:rsid w:val="002B51C0"/>
    <w:rsid w:val="002B51E3"/>
    <w:rsid w:val="002B51F5"/>
    <w:rsid w:val="002B5385"/>
    <w:rsid w:val="002B53A5"/>
    <w:rsid w:val="002B5538"/>
    <w:rsid w:val="002B5543"/>
    <w:rsid w:val="002B5573"/>
    <w:rsid w:val="002B55C8"/>
    <w:rsid w:val="002B5627"/>
    <w:rsid w:val="002B5672"/>
    <w:rsid w:val="002B58EF"/>
    <w:rsid w:val="002B58F8"/>
    <w:rsid w:val="002B5A2D"/>
    <w:rsid w:val="002B5A37"/>
    <w:rsid w:val="002B5A94"/>
    <w:rsid w:val="002B5B34"/>
    <w:rsid w:val="002B5B6E"/>
    <w:rsid w:val="002B5C29"/>
    <w:rsid w:val="002B5D35"/>
    <w:rsid w:val="002B5DB5"/>
    <w:rsid w:val="002B5DC6"/>
    <w:rsid w:val="002B5E00"/>
    <w:rsid w:val="002B5EE7"/>
    <w:rsid w:val="002B5FCF"/>
    <w:rsid w:val="002B603F"/>
    <w:rsid w:val="002B6162"/>
    <w:rsid w:val="002B6186"/>
    <w:rsid w:val="002B618B"/>
    <w:rsid w:val="002B61DF"/>
    <w:rsid w:val="002B61E9"/>
    <w:rsid w:val="002B6339"/>
    <w:rsid w:val="002B6397"/>
    <w:rsid w:val="002B645A"/>
    <w:rsid w:val="002B6509"/>
    <w:rsid w:val="002B6544"/>
    <w:rsid w:val="002B6553"/>
    <w:rsid w:val="002B65A4"/>
    <w:rsid w:val="002B65D6"/>
    <w:rsid w:val="002B6722"/>
    <w:rsid w:val="002B678F"/>
    <w:rsid w:val="002B67A7"/>
    <w:rsid w:val="002B681B"/>
    <w:rsid w:val="002B6862"/>
    <w:rsid w:val="002B69EB"/>
    <w:rsid w:val="002B6A4F"/>
    <w:rsid w:val="002B6A50"/>
    <w:rsid w:val="002B6A58"/>
    <w:rsid w:val="002B6B15"/>
    <w:rsid w:val="002B6B19"/>
    <w:rsid w:val="002B6B52"/>
    <w:rsid w:val="002B6BA5"/>
    <w:rsid w:val="002B6BD0"/>
    <w:rsid w:val="002B6BD6"/>
    <w:rsid w:val="002B6BD9"/>
    <w:rsid w:val="002B6BE5"/>
    <w:rsid w:val="002B6D01"/>
    <w:rsid w:val="002B6DEF"/>
    <w:rsid w:val="002B6E32"/>
    <w:rsid w:val="002B6E7C"/>
    <w:rsid w:val="002B6EC4"/>
    <w:rsid w:val="002B6F14"/>
    <w:rsid w:val="002B6FAE"/>
    <w:rsid w:val="002B6FC0"/>
    <w:rsid w:val="002B6FD7"/>
    <w:rsid w:val="002B7080"/>
    <w:rsid w:val="002B713E"/>
    <w:rsid w:val="002B714F"/>
    <w:rsid w:val="002B71E3"/>
    <w:rsid w:val="002B71ED"/>
    <w:rsid w:val="002B7204"/>
    <w:rsid w:val="002B7305"/>
    <w:rsid w:val="002B7313"/>
    <w:rsid w:val="002B74AF"/>
    <w:rsid w:val="002B74ED"/>
    <w:rsid w:val="002B7582"/>
    <w:rsid w:val="002B75A6"/>
    <w:rsid w:val="002B75D4"/>
    <w:rsid w:val="002B7644"/>
    <w:rsid w:val="002B768F"/>
    <w:rsid w:val="002B76C1"/>
    <w:rsid w:val="002B783F"/>
    <w:rsid w:val="002B790C"/>
    <w:rsid w:val="002B7944"/>
    <w:rsid w:val="002B79DF"/>
    <w:rsid w:val="002B7A40"/>
    <w:rsid w:val="002B7A59"/>
    <w:rsid w:val="002B7B68"/>
    <w:rsid w:val="002B7BF6"/>
    <w:rsid w:val="002B7C0C"/>
    <w:rsid w:val="002B7C2C"/>
    <w:rsid w:val="002B7C73"/>
    <w:rsid w:val="002B7D16"/>
    <w:rsid w:val="002B7E02"/>
    <w:rsid w:val="002B7EC8"/>
    <w:rsid w:val="002B7FCC"/>
    <w:rsid w:val="002B7FDA"/>
    <w:rsid w:val="002C0035"/>
    <w:rsid w:val="002C0044"/>
    <w:rsid w:val="002C0123"/>
    <w:rsid w:val="002C0198"/>
    <w:rsid w:val="002C01A1"/>
    <w:rsid w:val="002C0356"/>
    <w:rsid w:val="002C0395"/>
    <w:rsid w:val="002C03F3"/>
    <w:rsid w:val="002C042F"/>
    <w:rsid w:val="002C0584"/>
    <w:rsid w:val="002C0599"/>
    <w:rsid w:val="002C059B"/>
    <w:rsid w:val="002C07EF"/>
    <w:rsid w:val="002C080C"/>
    <w:rsid w:val="002C082C"/>
    <w:rsid w:val="002C0858"/>
    <w:rsid w:val="002C08E0"/>
    <w:rsid w:val="002C092A"/>
    <w:rsid w:val="002C0950"/>
    <w:rsid w:val="002C09C6"/>
    <w:rsid w:val="002C0A49"/>
    <w:rsid w:val="002C0AE8"/>
    <w:rsid w:val="002C0B76"/>
    <w:rsid w:val="002C0BD6"/>
    <w:rsid w:val="002C0BF2"/>
    <w:rsid w:val="002C0D0A"/>
    <w:rsid w:val="002C0D29"/>
    <w:rsid w:val="002C0DB3"/>
    <w:rsid w:val="002C0E03"/>
    <w:rsid w:val="002C0EBF"/>
    <w:rsid w:val="002C0ED4"/>
    <w:rsid w:val="002C0EE7"/>
    <w:rsid w:val="002C0EF0"/>
    <w:rsid w:val="002C0FE4"/>
    <w:rsid w:val="002C10FE"/>
    <w:rsid w:val="002C111C"/>
    <w:rsid w:val="002C11C3"/>
    <w:rsid w:val="002C125A"/>
    <w:rsid w:val="002C12BE"/>
    <w:rsid w:val="002C1426"/>
    <w:rsid w:val="002C143F"/>
    <w:rsid w:val="002C14AC"/>
    <w:rsid w:val="002C1527"/>
    <w:rsid w:val="002C15D4"/>
    <w:rsid w:val="002C15E9"/>
    <w:rsid w:val="002C161F"/>
    <w:rsid w:val="002C1629"/>
    <w:rsid w:val="002C164F"/>
    <w:rsid w:val="002C16D3"/>
    <w:rsid w:val="002C17AF"/>
    <w:rsid w:val="002C1886"/>
    <w:rsid w:val="002C188F"/>
    <w:rsid w:val="002C198F"/>
    <w:rsid w:val="002C1A5D"/>
    <w:rsid w:val="002C1B1C"/>
    <w:rsid w:val="002C1BA3"/>
    <w:rsid w:val="002C1C6C"/>
    <w:rsid w:val="002C1D11"/>
    <w:rsid w:val="002C1D1F"/>
    <w:rsid w:val="002C1D5F"/>
    <w:rsid w:val="002C1E26"/>
    <w:rsid w:val="002C1E3F"/>
    <w:rsid w:val="002C1E46"/>
    <w:rsid w:val="002C1E66"/>
    <w:rsid w:val="002C1E9D"/>
    <w:rsid w:val="002C1EA4"/>
    <w:rsid w:val="002C1EFE"/>
    <w:rsid w:val="002C2036"/>
    <w:rsid w:val="002C2086"/>
    <w:rsid w:val="002C20C2"/>
    <w:rsid w:val="002C2149"/>
    <w:rsid w:val="002C2172"/>
    <w:rsid w:val="002C22AC"/>
    <w:rsid w:val="002C22DB"/>
    <w:rsid w:val="002C22FC"/>
    <w:rsid w:val="002C2404"/>
    <w:rsid w:val="002C240B"/>
    <w:rsid w:val="002C2427"/>
    <w:rsid w:val="002C2460"/>
    <w:rsid w:val="002C24A6"/>
    <w:rsid w:val="002C24D3"/>
    <w:rsid w:val="002C2532"/>
    <w:rsid w:val="002C2547"/>
    <w:rsid w:val="002C2572"/>
    <w:rsid w:val="002C2645"/>
    <w:rsid w:val="002C2648"/>
    <w:rsid w:val="002C269D"/>
    <w:rsid w:val="002C26F8"/>
    <w:rsid w:val="002C27A5"/>
    <w:rsid w:val="002C27D0"/>
    <w:rsid w:val="002C28A9"/>
    <w:rsid w:val="002C29B1"/>
    <w:rsid w:val="002C2A57"/>
    <w:rsid w:val="002C2A8F"/>
    <w:rsid w:val="002C2AA9"/>
    <w:rsid w:val="002C2B2E"/>
    <w:rsid w:val="002C2B32"/>
    <w:rsid w:val="002C2B3F"/>
    <w:rsid w:val="002C2C6C"/>
    <w:rsid w:val="002C2C6E"/>
    <w:rsid w:val="002C2D24"/>
    <w:rsid w:val="002C2DD8"/>
    <w:rsid w:val="002C2DDB"/>
    <w:rsid w:val="002C2E19"/>
    <w:rsid w:val="002C2E9C"/>
    <w:rsid w:val="002C2EDA"/>
    <w:rsid w:val="002C2F1C"/>
    <w:rsid w:val="002C2F7C"/>
    <w:rsid w:val="002C2F99"/>
    <w:rsid w:val="002C2FBD"/>
    <w:rsid w:val="002C306B"/>
    <w:rsid w:val="002C30C4"/>
    <w:rsid w:val="002C30E6"/>
    <w:rsid w:val="002C30F5"/>
    <w:rsid w:val="002C312F"/>
    <w:rsid w:val="002C3131"/>
    <w:rsid w:val="002C3140"/>
    <w:rsid w:val="002C316D"/>
    <w:rsid w:val="002C32D9"/>
    <w:rsid w:val="002C342A"/>
    <w:rsid w:val="002C34EF"/>
    <w:rsid w:val="002C3646"/>
    <w:rsid w:val="002C36EB"/>
    <w:rsid w:val="002C38DD"/>
    <w:rsid w:val="002C391C"/>
    <w:rsid w:val="002C39B5"/>
    <w:rsid w:val="002C39C5"/>
    <w:rsid w:val="002C3A97"/>
    <w:rsid w:val="002C3B75"/>
    <w:rsid w:val="002C3B9E"/>
    <w:rsid w:val="002C3BBF"/>
    <w:rsid w:val="002C3C0E"/>
    <w:rsid w:val="002C3C2E"/>
    <w:rsid w:val="002C3CB2"/>
    <w:rsid w:val="002C3CDA"/>
    <w:rsid w:val="002C3D33"/>
    <w:rsid w:val="002C3D41"/>
    <w:rsid w:val="002C3D43"/>
    <w:rsid w:val="002C3E06"/>
    <w:rsid w:val="002C3E21"/>
    <w:rsid w:val="002C3E69"/>
    <w:rsid w:val="002C3EC5"/>
    <w:rsid w:val="002C3EE0"/>
    <w:rsid w:val="002C3EE6"/>
    <w:rsid w:val="002C3EFC"/>
    <w:rsid w:val="002C3F32"/>
    <w:rsid w:val="002C3F43"/>
    <w:rsid w:val="002C3F76"/>
    <w:rsid w:val="002C3FCE"/>
    <w:rsid w:val="002C3FF2"/>
    <w:rsid w:val="002C40DD"/>
    <w:rsid w:val="002C40FD"/>
    <w:rsid w:val="002C410D"/>
    <w:rsid w:val="002C411F"/>
    <w:rsid w:val="002C420A"/>
    <w:rsid w:val="002C42C1"/>
    <w:rsid w:val="002C4338"/>
    <w:rsid w:val="002C4437"/>
    <w:rsid w:val="002C4540"/>
    <w:rsid w:val="002C4589"/>
    <w:rsid w:val="002C4636"/>
    <w:rsid w:val="002C4677"/>
    <w:rsid w:val="002C46B4"/>
    <w:rsid w:val="002C4728"/>
    <w:rsid w:val="002C473C"/>
    <w:rsid w:val="002C4800"/>
    <w:rsid w:val="002C4849"/>
    <w:rsid w:val="002C4ADD"/>
    <w:rsid w:val="002C4B50"/>
    <w:rsid w:val="002C4B97"/>
    <w:rsid w:val="002C4CB8"/>
    <w:rsid w:val="002C4D37"/>
    <w:rsid w:val="002C4D7C"/>
    <w:rsid w:val="002C4D91"/>
    <w:rsid w:val="002C4D9F"/>
    <w:rsid w:val="002C4E4F"/>
    <w:rsid w:val="002C4EC1"/>
    <w:rsid w:val="002C4ED2"/>
    <w:rsid w:val="002C4F16"/>
    <w:rsid w:val="002C4F27"/>
    <w:rsid w:val="002C4F72"/>
    <w:rsid w:val="002C4F9B"/>
    <w:rsid w:val="002C4FBE"/>
    <w:rsid w:val="002C4FD7"/>
    <w:rsid w:val="002C4FFB"/>
    <w:rsid w:val="002C507F"/>
    <w:rsid w:val="002C508D"/>
    <w:rsid w:val="002C50FC"/>
    <w:rsid w:val="002C512F"/>
    <w:rsid w:val="002C517C"/>
    <w:rsid w:val="002C51A0"/>
    <w:rsid w:val="002C51E1"/>
    <w:rsid w:val="002C52ED"/>
    <w:rsid w:val="002C530B"/>
    <w:rsid w:val="002C530E"/>
    <w:rsid w:val="002C5340"/>
    <w:rsid w:val="002C5491"/>
    <w:rsid w:val="002C5555"/>
    <w:rsid w:val="002C55D2"/>
    <w:rsid w:val="002C5649"/>
    <w:rsid w:val="002C57AB"/>
    <w:rsid w:val="002C57B9"/>
    <w:rsid w:val="002C5887"/>
    <w:rsid w:val="002C5ADE"/>
    <w:rsid w:val="002C5B69"/>
    <w:rsid w:val="002C5BAE"/>
    <w:rsid w:val="002C5BB7"/>
    <w:rsid w:val="002C5C84"/>
    <w:rsid w:val="002C5CB8"/>
    <w:rsid w:val="002C5CC8"/>
    <w:rsid w:val="002C5D3F"/>
    <w:rsid w:val="002C5D82"/>
    <w:rsid w:val="002C5D96"/>
    <w:rsid w:val="002C5E7B"/>
    <w:rsid w:val="002C5E80"/>
    <w:rsid w:val="002C5EA9"/>
    <w:rsid w:val="002C5EFD"/>
    <w:rsid w:val="002C5F39"/>
    <w:rsid w:val="002C5FAE"/>
    <w:rsid w:val="002C5FB2"/>
    <w:rsid w:val="002C5FE4"/>
    <w:rsid w:val="002C6046"/>
    <w:rsid w:val="002C60BD"/>
    <w:rsid w:val="002C60C6"/>
    <w:rsid w:val="002C6168"/>
    <w:rsid w:val="002C616D"/>
    <w:rsid w:val="002C619A"/>
    <w:rsid w:val="002C642C"/>
    <w:rsid w:val="002C64EF"/>
    <w:rsid w:val="002C64F9"/>
    <w:rsid w:val="002C652B"/>
    <w:rsid w:val="002C6661"/>
    <w:rsid w:val="002C6689"/>
    <w:rsid w:val="002C668F"/>
    <w:rsid w:val="002C6719"/>
    <w:rsid w:val="002C6754"/>
    <w:rsid w:val="002C680E"/>
    <w:rsid w:val="002C684B"/>
    <w:rsid w:val="002C68ED"/>
    <w:rsid w:val="002C6954"/>
    <w:rsid w:val="002C69C8"/>
    <w:rsid w:val="002C6A05"/>
    <w:rsid w:val="002C6A70"/>
    <w:rsid w:val="002C6C22"/>
    <w:rsid w:val="002C6C8B"/>
    <w:rsid w:val="002C6D0B"/>
    <w:rsid w:val="002C6DB0"/>
    <w:rsid w:val="002C6DBC"/>
    <w:rsid w:val="002C6F2C"/>
    <w:rsid w:val="002C6F40"/>
    <w:rsid w:val="002C6FAA"/>
    <w:rsid w:val="002C700C"/>
    <w:rsid w:val="002C70EA"/>
    <w:rsid w:val="002C7119"/>
    <w:rsid w:val="002C711F"/>
    <w:rsid w:val="002C7219"/>
    <w:rsid w:val="002C7276"/>
    <w:rsid w:val="002C72DA"/>
    <w:rsid w:val="002C72E8"/>
    <w:rsid w:val="002C736C"/>
    <w:rsid w:val="002C737D"/>
    <w:rsid w:val="002C738B"/>
    <w:rsid w:val="002C742E"/>
    <w:rsid w:val="002C747C"/>
    <w:rsid w:val="002C74D3"/>
    <w:rsid w:val="002C7533"/>
    <w:rsid w:val="002C7649"/>
    <w:rsid w:val="002C76A7"/>
    <w:rsid w:val="002C7792"/>
    <w:rsid w:val="002C7797"/>
    <w:rsid w:val="002C779F"/>
    <w:rsid w:val="002C77FF"/>
    <w:rsid w:val="002C786D"/>
    <w:rsid w:val="002C78B1"/>
    <w:rsid w:val="002C7917"/>
    <w:rsid w:val="002C7998"/>
    <w:rsid w:val="002C79B1"/>
    <w:rsid w:val="002C79FF"/>
    <w:rsid w:val="002C7AC1"/>
    <w:rsid w:val="002C7B1B"/>
    <w:rsid w:val="002C7B75"/>
    <w:rsid w:val="002C7B8F"/>
    <w:rsid w:val="002C7BFA"/>
    <w:rsid w:val="002C7C02"/>
    <w:rsid w:val="002C7CFF"/>
    <w:rsid w:val="002C7DF1"/>
    <w:rsid w:val="002C7E43"/>
    <w:rsid w:val="002C7EBC"/>
    <w:rsid w:val="002C7F3C"/>
    <w:rsid w:val="002C7FAE"/>
    <w:rsid w:val="002C7FD4"/>
    <w:rsid w:val="002D00E0"/>
    <w:rsid w:val="002D01FA"/>
    <w:rsid w:val="002D0217"/>
    <w:rsid w:val="002D0235"/>
    <w:rsid w:val="002D026C"/>
    <w:rsid w:val="002D0278"/>
    <w:rsid w:val="002D02D4"/>
    <w:rsid w:val="002D0324"/>
    <w:rsid w:val="002D0361"/>
    <w:rsid w:val="002D04C8"/>
    <w:rsid w:val="002D0519"/>
    <w:rsid w:val="002D0533"/>
    <w:rsid w:val="002D0646"/>
    <w:rsid w:val="002D06AB"/>
    <w:rsid w:val="002D0796"/>
    <w:rsid w:val="002D07BD"/>
    <w:rsid w:val="002D0833"/>
    <w:rsid w:val="002D084F"/>
    <w:rsid w:val="002D0885"/>
    <w:rsid w:val="002D08A5"/>
    <w:rsid w:val="002D0BB0"/>
    <w:rsid w:val="002D0CCA"/>
    <w:rsid w:val="002D0CF9"/>
    <w:rsid w:val="002D0D23"/>
    <w:rsid w:val="002D0D35"/>
    <w:rsid w:val="002D0DAD"/>
    <w:rsid w:val="002D0DC2"/>
    <w:rsid w:val="002D0E27"/>
    <w:rsid w:val="002D0EEC"/>
    <w:rsid w:val="002D0F43"/>
    <w:rsid w:val="002D0F8D"/>
    <w:rsid w:val="002D0F9C"/>
    <w:rsid w:val="002D0FCB"/>
    <w:rsid w:val="002D11BA"/>
    <w:rsid w:val="002D124E"/>
    <w:rsid w:val="002D136F"/>
    <w:rsid w:val="002D1429"/>
    <w:rsid w:val="002D1453"/>
    <w:rsid w:val="002D1578"/>
    <w:rsid w:val="002D1625"/>
    <w:rsid w:val="002D16DA"/>
    <w:rsid w:val="002D16EB"/>
    <w:rsid w:val="002D1831"/>
    <w:rsid w:val="002D1955"/>
    <w:rsid w:val="002D19E2"/>
    <w:rsid w:val="002D1A50"/>
    <w:rsid w:val="002D1AA8"/>
    <w:rsid w:val="002D1BBC"/>
    <w:rsid w:val="002D1C22"/>
    <w:rsid w:val="002D1CE2"/>
    <w:rsid w:val="002D1CF9"/>
    <w:rsid w:val="002D1D19"/>
    <w:rsid w:val="002D1D1C"/>
    <w:rsid w:val="002D1D86"/>
    <w:rsid w:val="002D1DEF"/>
    <w:rsid w:val="002D1E72"/>
    <w:rsid w:val="002D1EA2"/>
    <w:rsid w:val="002D1F95"/>
    <w:rsid w:val="002D2083"/>
    <w:rsid w:val="002D20FE"/>
    <w:rsid w:val="002D2124"/>
    <w:rsid w:val="002D218C"/>
    <w:rsid w:val="002D2263"/>
    <w:rsid w:val="002D22B0"/>
    <w:rsid w:val="002D22DD"/>
    <w:rsid w:val="002D2397"/>
    <w:rsid w:val="002D23FD"/>
    <w:rsid w:val="002D24D1"/>
    <w:rsid w:val="002D2527"/>
    <w:rsid w:val="002D2541"/>
    <w:rsid w:val="002D255C"/>
    <w:rsid w:val="002D25F0"/>
    <w:rsid w:val="002D25F8"/>
    <w:rsid w:val="002D266E"/>
    <w:rsid w:val="002D26C1"/>
    <w:rsid w:val="002D2741"/>
    <w:rsid w:val="002D278E"/>
    <w:rsid w:val="002D27AB"/>
    <w:rsid w:val="002D2826"/>
    <w:rsid w:val="002D29C8"/>
    <w:rsid w:val="002D2AE4"/>
    <w:rsid w:val="002D2C16"/>
    <w:rsid w:val="002D2C56"/>
    <w:rsid w:val="002D2C60"/>
    <w:rsid w:val="002D2C6A"/>
    <w:rsid w:val="002D2CAE"/>
    <w:rsid w:val="002D2D62"/>
    <w:rsid w:val="002D2D86"/>
    <w:rsid w:val="002D2EB7"/>
    <w:rsid w:val="002D2EF9"/>
    <w:rsid w:val="002D2F16"/>
    <w:rsid w:val="002D2F5E"/>
    <w:rsid w:val="002D2F8D"/>
    <w:rsid w:val="002D2F90"/>
    <w:rsid w:val="002D2F97"/>
    <w:rsid w:val="002D2FFD"/>
    <w:rsid w:val="002D303E"/>
    <w:rsid w:val="002D3123"/>
    <w:rsid w:val="002D3162"/>
    <w:rsid w:val="002D31E3"/>
    <w:rsid w:val="002D3201"/>
    <w:rsid w:val="002D3307"/>
    <w:rsid w:val="002D34B1"/>
    <w:rsid w:val="002D350A"/>
    <w:rsid w:val="002D3546"/>
    <w:rsid w:val="002D358F"/>
    <w:rsid w:val="002D3668"/>
    <w:rsid w:val="002D36B7"/>
    <w:rsid w:val="002D37FD"/>
    <w:rsid w:val="002D3948"/>
    <w:rsid w:val="002D39CE"/>
    <w:rsid w:val="002D39E2"/>
    <w:rsid w:val="002D39EB"/>
    <w:rsid w:val="002D3A0B"/>
    <w:rsid w:val="002D3A0C"/>
    <w:rsid w:val="002D3A9F"/>
    <w:rsid w:val="002D3AE6"/>
    <w:rsid w:val="002D3BB1"/>
    <w:rsid w:val="002D3C7E"/>
    <w:rsid w:val="002D3CD8"/>
    <w:rsid w:val="002D3CDF"/>
    <w:rsid w:val="002D3E1D"/>
    <w:rsid w:val="002D3E79"/>
    <w:rsid w:val="002D3E8F"/>
    <w:rsid w:val="002D3F65"/>
    <w:rsid w:val="002D4065"/>
    <w:rsid w:val="002D411A"/>
    <w:rsid w:val="002D416A"/>
    <w:rsid w:val="002D4194"/>
    <w:rsid w:val="002D4327"/>
    <w:rsid w:val="002D439F"/>
    <w:rsid w:val="002D440D"/>
    <w:rsid w:val="002D44DE"/>
    <w:rsid w:val="002D468B"/>
    <w:rsid w:val="002D46A8"/>
    <w:rsid w:val="002D4787"/>
    <w:rsid w:val="002D47F6"/>
    <w:rsid w:val="002D4827"/>
    <w:rsid w:val="002D4846"/>
    <w:rsid w:val="002D488C"/>
    <w:rsid w:val="002D493A"/>
    <w:rsid w:val="002D4A90"/>
    <w:rsid w:val="002D4B86"/>
    <w:rsid w:val="002D4BE0"/>
    <w:rsid w:val="002D4FE4"/>
    <w:rsid w:val="002D5024"/>
    <w:rsid w:val="002D511E"/>
    <w:rsid w:val="002D5150"/>
    <w:rsid w:val="002D5158"/>
    <w:rsid w:val="002D5269"/>
    <w:rsid w:val="002D5282"/>
    <w:rsid w:val="002D5308"/>
    <w:rsid w:val="002D5355"/>
    <w:rsid w:val="002D537E"/>
    <w:rsid w:val="002D538A"/>
    <w:rsid w:val="002D5417"/>
    <w:rsid w:val="002D5424"/>
    <w:rsid w:val="002D5439"/>
    <w:rsid w:val="002D5494"/>
    <w:rsid w:val="002D55A3"/>
    <w:rsid w:val="002D56DB"/>
    <w:rsid w:val="002D56F9"/>
    <w:rsid w:val="002D5708"/>
    <w:rsid w:val="002D57AE"/>
    <w:rsid w:val="002D5800"/>
    <w:rsid w:val="002D5833"/>
    <w:rsid w:val="002D5871"/>
    <w:rsid w:val="002D58A0"/>
    <w:rsid w:val="002D59FF"/>
    <w:rsid w:val="002D5A3B"/>
    <w:rsid w:val="002D5AB1"/>
    <w:rsid w:val="002D5BAD"/>
    <w:rsid w:val="002D5CBE"/>
    <w:rsid w:val="002D5D18"/>
    <w:rsid w:val="002D5D53"/>
    <w:rsid w:val="002D5E61"/>
    <w:rsid w:val="002D5EB1"/>
    <w:rsid w:val="002D5F6F"/>
    <w:rsid w:val="002D5F8B"/>
    <w:rsid w:val="002D5FD8"/>
    <w:rsid w:val="002D5FED"/>
    <w:rsid w:val="002D60B1"/>
    <w:rsid w:val="002D60DF"/>
    <w:rsid w:val="002D62A1"/>
    <w:rsid w:val="002D6314"/>
    <w:rsid w:val="002D63F6"/>
    <w:rsid w:val="002D6406"/>
    <w:rsid w:val="002D644E"/>
    <w:rsid w:val="002D656C"/>
    <w:rsid w:val="002D66BE"/>
    <w:rsid w:val="002D66F9"/>
    <w:rsid w:val="002D67CB"/>
    <w:rsid w:val="002D67F6"/>
    <w:rsid w:val="002D6853"/>
    <w:rsid w:val="002D6879"/>
    <w:rsid w:val="002D68BB"/>
    <w:rsid w:val="002D6976"/>
    <w:rsid w:val="002D69A4"/>
    <w:rsid w:val="002D6A04"/>
    <w:rsid w:val="002D6B6D"/>
    <w:rsid w:val="002D6C14"/>
    <w:rsid w:val="002D6C58"/>
    <w:rsid w:val="002D6D7B"/>
    <w:rsid w:val="002D6DB5"/>
    <w:rsid w:val="002D6F21"/>
    <w:rsid w:val="002D706D"/>
    <w:rsid w:val="002D722F"/>
    <w:rsid w:val="002D7264"/>
    <w:rsid w:val="002D72BD"/>
    <w:rsid w:val="002D7311"/>
    <w:rsid w:val="002D7514"/>
    <w:rsid w:val="002D75F1"/>
    <w:rsid w:val="002D768F"/>
    <w:rsid w:val="002D76CA"/>
    <w:rsid w:val="002D76EA"/>
    <w:rsid w:val="002D7785"/>
    <w:rsid w:val="002D7827"/>
    <w:rsid w:val="002D78D9"/>
    <w:rsid w:val="002D7909"/>
    <w:rsid w:val="002D7960"/>
    <w:rsid w:val="002D7965"/>
    <w:rsid w:val="002D79B2"/>
    <w:rsid w:val="002D7AC6"/>
    <w:rsid w:val="002D7B40"/>
    <w:rsid w:val="002D7D49"/>
    <w:rsid w:val="002D7DCF"/>
    <w:rsid w:val="002D7E58"/>
    <w:rsid w:val="002D7EE9"/>
    <w:rsid w:val="002D7F3A"/>
    <w:rsid w:val="002D7F6B"/>
    <w:rsid w:val="002E01AA"/>
    <w:rsid w:val="002E0292"/>
    <w:rsid w:val="002E02A1"/>
    <w:rsid w:val="002E03FC"/>
    <w:rsid w:val="002E0423"/>
    <w:rsid w:val="002E0458"/>
    <w:rsid w:val="002E046C"/>
    <w:rsid w:val="002E049B"/>
    <w:rsid w:val="002E073F"/>
    <w:rsid w:val="002E076E"/>
    <w:rsid w:val="002E0784"/>
    <w:rsid w:val="002E0846"/>
    <w:rsid w:val="002E08E5"/>
    <w:rsid w:val="002E091E"/>
    <w:rsid w:val="002E0926"/>
    <w:rsid w:val="002E09AE"/>
    <w:rsid w:val="002E09B6"/>
    <w:rsid w:val="002E0C4C"/>
    <w:rsid w:val="002E0C6D"/>
    <w:rsid w:val="002E0DB4"/>
    <w:rsid w:val="002E0DE5"/>
    <w:rsid w:val="002E0E28"/>
    <w:rsid w:val="002E0FE7"/>
    <w:rsid w:val="002E0FF1"/>
    <w:rsid w:val="002E0FF9"/>
    <w:rsid w:val="002E1036"/>
    <w:rsid w:val="002E107E"/>
    <w:rsid w:val="002E10BD"/>
    <w:rsid w:val="002E10F1"/>
    <w:rsid w:val="002E111B"/>
    <w:rsid w:val="002E114B"/>
    <w:rsid w:val="002E1211"/>
    <w:rsid w:val="002E122B"/>
    <w:rsid w:val="002E13D4"/>
    <w:rsid w:val="002E142E"/>
    <w:rsid w:val="002E14C5"/>
    <w:rsid w:val="002E14C9"/>
    <w:rsid w:val="002E1529"/>
    <w:rsid w:val="002E1552"/>
    <w:rsid w:val="002E1592"/>
    <w:rsid w:val="002E1691"/>
    <w:rsid w:val="002E16B2"/>
    <w:rsid w:val="002E16CB"/>
    <w:rsid w:val="002E16ED"/>
    <w:rsid w:val="002E1710"/>
    <w:rsid w:val="002E1816"/>
    <w:rsid w:val="002E1834"/>
    <w:rsid w:val="002E183A"/>
    <w:rsid w:val="002E18EE"/>
    <w:rsid w:val="002E19FF"/>
    <w:rsid w:val="002E1A36"/>
    <w:rsid w:val="002E1AAB"/>
    <w:rsid w:val="002E1AC1"/>
    <w:rsid w:val="002E1B1D"/>
    <w:rsid w:val="002E1BA5"/>
    <w:rsid w:val="002E1D3D"/>
    <w:rsid w:val="002E1D9B"/>
    <w:rsid w:val="002E1DA6"/>
    <w:rsid w:val="002E1DD4"/>
    <w:rsid w:val="002E1DFA"/>
    <w:rsid w:val="002E1E29"/>
    <w:rsid w:val="002E1EEA"/>
    <w:rsid w:val="002E1EFD"/>
    <w:rsid w:val="002E2012"/>
    <w:rsid w:val="002E2149"/>
    <w:rsid w:val="002E21D1"/>
    <w:rsid w:val="002E221A"/>
    <w:rsid w:val="002E221B"/>
    <w:rsid w:val="002E2338"/>
    <w:rsid w:val="002E23C6"/>
    <w:rsid w:val="002E24D4"/>
    <w:rsid w:val="002E24D6"/>
    <w:rsid w:val="002E2582"/>
    <w:rsid w:val="002E2589"/>
    <w:rsid w:val="002E258B"/>
    <w:rsid w:val="002E25CF"/>
    <w:rsid w:val="002E25EC"/>
    <w:rsid w:val="002E2602"/>
    <w:rsid w:val="002E2794"/>
    <w:rsid w:val="002E28E5"/>
    <w:rsid w:val="002E29CC"/>
    <w:rsid w:val="002E29D6"/>
    <w:rsid w:val="002E2A7E"/>
    <w:rsid w:val="002E2BD0"/>
    <w:rsid w:val="002E2BF7"/>
    <w:rsid w:val="002E2C12"/>
    <w:rsid w:val="002E2C8A"/>
    <w:rsid w:val="002E2CCB"/>
    <w:rsid w:val="002E2D5D"/>
    <w:rsid w:val="002E2DA5"/>
    <w:rsid w:val="002E2E1C"/>
    <w:rsid w:val="002E2EAE"/>
    <w:rsid w:val="002E2EF5"/>
    <w:rsid w:val="002E2F0A"/>
    <w:rsid w:val="002E2F2C"/>
    <w:rsid w:val="002E2F3A"/>
    <w:rsid w:val="002E2F41"/>
    <w:rsid w:val="002E2F63"/>
    <w:rsid w:val="002E3032"/>
    <w:rsid w:val="002E3036"/>
    <w:rsid w:val="002E3048"/>
    <w:rsid w:val="002E3092"/>
    <w:rsid w:val="002E320B"/>
    <w:rsid w:val="002E3210"/>
    <w:rsid w:val="002E321B"/>
    <w:rsid w:val="002E3225"/>
    <w:rsid w:val="002E3230"/>
    <w:rsid w:val="002E325D"/>
    <w:rsid w:val="002E32B7"/>
    <w:rsid w:val="002E32E4"/>
    <w:rsid w:val="002E339A"/>
    <w:rsid w:val="002E33C5"/>
    <w:rsid w:val="002E340D"/>
    <w:rsid w:val="002E3443"/>
    <w:rsid w:val="002E3488"/>
    <w:rsid w:val="002E34D4"/>
    <w:rsid w:val="002E34EF"/>
    <w:rsid w:val="002E36AB"/>
    <w:rsid w:val="002E36CB"/>
    <w:rsid w:val="002E3848"/>
    <w:rsid w:val="002E38D1"/>
    <w:rsid w:val="002E3915"/>
    <w:rsid w:val="002E3A24"/>
    <w:rsid w:val="002E3A37"/>
    <w:rsid w:val="002E3A59"/>
    <w:rsid w:val="002E3A86"/>
    <w:rsid w:val="002E3AB7"/>
    <w:rsid w:val="002E3AE4"/>
    <w:rsid w:val="002E3B99"/>
    <w:rsid w:val="002E3BB5"/>
    <w:rsid w:val="002E3C0C"/>
    <w:rsid w:val="002E3C4B"/>
    <w:rsid w:val="002E3CB0"/>
    <w:rsid w:val="002E3D40"/>
    <w:rsid w:val="002E3E40"/>
    <w:rsid w:val="002E3E71"/>
    <w:rsid w:val="002E3EB6"/>
    <w:rsid w:val="002E3EE7"/>
    <w:rsid w:val="002E3F5C"/>
    <w:rsid w:val="002E3F9D"/>
    <w:rsid w:val="002E3FB9"/>
    <w:rsid w:val="002E3FC0"/>
    <w:rsid w:val="002E40AC"/>
    <w:rsid w:val="002E40CF"/>
    <w:rsid w:val="002E41B2"/>
    <w:rsid w:val="002E4205"/>
    <w:rsid w:val="002E4247"/>
    <w:rsid w:val="002E426D"/>
    <w:rsid w:val="002E42DE"/>
    <w:rsid w:val="002E4330"/>
    <w:rsid w:val="002E4385"/>
    <w:rsid w:val="002E43FF"/>
    <w:rsid w:val="002E4491"/>
    <w:rsid w:val="002E44A9"/>
    <w:rsid w:val="002E46E7"/>
    <w:rsid w:val="002E4754"/>
    <w:rsid w:val="002E47F4"/>
    <w:rsid w:val="002E4831"/>
    <w:rsid w:val="002E4852"/>
    <w:rsid w:val="002E4886"/>
    <w:rsid w:val="002E48C2"/>
    <w:rsid w:val="002E4952"/>
    <w:rsid w:val="002E4A03"/>
    <w:rsid w:val="002E4A24"/>
    <w:rsid w:val="002E4A28"/>
    <w:rsid w:val="002E4AD6"/>
    <w:rsid w:val="002E4B22"/>
    <w:rsid w:val="002E4B7F"/>
    <w:rsid w:val="002E4DED"/>
    <w:rsid w:val="002E501D"/>
    <w:rsid w:val="002E50CB"/>
    <w:rsid w:val="002E510B"/>
    <w:rsid w:val="002E5262"/>
    <w:rsid w:val="002E52E4"/>
    <w:rsid w:val="002E53B3"/>
    <w:rsid w:val="002E5418"/>
    <w:rsid w:val="002E54C3"/>
    <w:rsid w:val="002E54DD"/>
    <w:rsid w:val="002E551F"/>
    <w:rsid w:val="002E557E"/>
    <w:rsid w:val="002E55DA"/>
    <w:rsid w:val="002E560A"/>
    <w:rsid w:val="002E561C"/>
    <w:rsid w:val="002E5623"/>
    <w:rsid w:val="002E5630"/>
    <w:rsid w:val="002E5659"/>
    <w:rsid w:val="002E569F"/>
    <w:rsid w:val="002E56F2"/>
    <w:rsid w:val="002E572C"/>
    <w:rsid w:val="002E5763"/>
    <w:rsid w:val="002E576D"/>
    <w:rsid w:val="002E57D0"/>
    <w:rsid w:val="002E58CF"/>
    <w:rsid w:val="002E5975"/>
    <w:rsid w:val="002E59DB"/>
    <w:rsid w:val="002E5B35"/>
    <w:rsid w:val="002E5C84"/>
    <w:rsid w:val="002E5D82"/>
    <w:rsid w:val="002E5DCF"/>
    <w:rsid w:val="002E5E5D"/>
    <w:rsid w:val="002E5E64"/>
    <w:rsid w:val="002E5EE7"/>
    <w:rsid w:val="002E5EF1"/>
    <w:rsid w:val="002E5EFA"/>
    <w:rsid w:val="002E5F53"/>
    <w:rsid w:val="002E6074"/>
    <w:rsid w:val="002E60A6"/>
    <w:rsid w:val="002E60D9"/>
    <w:rsid w:val="002E60EB"/>
    <w:rsid w:val="002E60F1"/>
    <w:rsid w:val="002E6132"/>
    <w:rsid w:val="002E6168"/>
    <w:rsid w:val="002E62B0"/>
    <w:rsid w:val="002E6338"/>
    <w:rsid w:val="002E6344"/>
    <w:rsid w:val="002E6425"/>
    <w:rsid w:val="002E6434"/>
    <w:rsid w:val="002E649E"/>
    <w:rsid w:val="002E6505"/>
    <w:rsid w:val="002E651F"/>
    <w:rsid w:val="002E6570"/>
    <w:rsid w:val="002E657C"/>
    <w:rsid w:val="002E65EF"/>
    <w:rsid w:val="002E6638"/>
    <w:rsid w:val="002E66A3"/>
    <w:rsid w:val="002E66EC"/>
    <w:rsid w:val="002E66F8"/>
    <w:rsid w:val="002E67B3"/>
    <w:rsid w:val="002E67EE"/>
    <w:rsid w:val="002E67FB"/>
    <w:rsid w:val="002E6836"/>
    <w:rsid w:val="002E6877"/>
    <w:rsid w:val="002E68FF"/>
    <w:rsid w:val="002E6951"/>
    <w:rsid w:val="002E69DD"/>
    <w:rsid w:val="002E69ED"/>
    <w:rsid w:val="002E6A64"/>
    <w:rsid w:val="002E6A9D"/>
    <w:rsid w:val="002E6B4D"/>
    <w:rsid w:val="002E6C65"/>
    <w:rsid w:val="002E6D27"/>
    <w:rsid w:val="002E6D92"/>
    <w:rsid w:val="002E6E64"/>
    <w:rsid w:val="002E6E76"/>
    <w:rsid w:val="002E6EB0"/>
    <w:rsid w:val="002E6F13"/>
    <w:rsid w:val="002E6F69"/>
    <w:rsid w:val="002E6F82"/>
    <w:rsid w:val="002E6FB0"/>
    <w:rsid w:val="002E6FD0"/>
    <w:rsid w:val="002E7021"/>
    <w:rsid w:val="002E703C"/>
    <w:rsid w:val="002E7059"/>
    <w:rsid w:val="002E70B3"/>
    <w:rsid w:val="002E71C9"/>
    <w:rsid w:val="002E7230"/>
    <w:rsid w:val="002E733B"/>
    <w:rsid w:val="002E73B2"/>
    <w:rsid w:val="002E7411"/>
    <w:rsid w:val="002E74ED"/>
    <w:rsid w:val="002E751C"/>
    <w:rsid w:val="002E7525"/>
    <w:rsid w:val="002E7554"/>
    <w:rsid w:val="002E7559"/>
    <w:rsid w:val="002E7611"/>
    <w:rsid w:val="002E7683"/>
    <w:rsid w:val="002E77BF"/>
    <w:rsid w:val="002E77C3"/>
    <w:rsid w:val="002E77C9"/>
    <w:rsid w:val="002E77EE"/>
    <w:rsid w:val="002E7806"/>
    <w:rsid w:val="002E786B"/>
    <w:rsid w:val="002E7913"/>
    <w:rsid w:val="002E7A2F"/>
    <w:rsid w:val="002E7AA1"/>
    <w:rsid w:val="002E7AD7"/>
    <w:rsid w:val="002E7B1B"/>
    <w:rsid w:val="002E7B4E"/>
    <w:rsid w:val="002E7BE8"/>
    <w:rsid w:val="002E7CB0"/>
    <w:rsid w:val="002E7D04"/>
    <w:rsid w:val="002E7D1B"/>
    <w:rsid w:val="002E7D7D"/>
    <w:rsid w:val="002E7E72"/>
    <w:rsid w:val="002E7F65"/>
    <w:rsid w:val="002E7FA4"/>
    <w:rsid w:val="002F00A7"/>
    <w:rsid w:val="002F00FF"/>
    <w:rsid w:val="002F011A"/>
    <w:rsid w:val="002F0134"/>
    <w:rsid w:val="002F016B"/>
    <w:rsid w:val="002F01AB"/>
    <w:rsid w:val="002F01F8"/>
    <w:rsid w:val="002F029B"/>
    <w:rsid w:val="002F03ED"/>
    <w:rsid w:val="002F045D"/>
    <w:rsid w:val="002F0499"/>
    <w:rsid w:val="002F04B1"/>
    <w:rsid w:val="002F0577"/>
    <w:rsid w:val="002F05DC"/>
    <w:rsid w:val="002F0604"/>
    <w:rsid w:val="002F0707"/>
    <w:rsid w:val="002F08CC"/>
    <w:rsid w:val="002F0909"/>
    <w:rsid w:val="002F09B1"/>
    <w:rsid w:val="002F0AFA"/>
    <w:rsid w:val="002F0B8D"/>
    <w:rsid w:val="002F0BCD"/>
    <w:rsid w:val="002F0BDE"/>
    <w:rsid w:val="002F0C1B"/>
    <w:rsid w:val="002F0CFA"/>
    <w:rsid w:val="002F0F17"/>
    <w:rsid w:val="002F0FB3"/>
    <w:rsid w:val="002F0FBD"/>
    <w:rsid w:val="002F0FC0"/>
    <w:rsid w:val="002F11EB"/>
    <w:rsid w:val="002F125C"/>
    <w:rsid w:val="002F131E"/>
    <w:rsid w:val="002F1394"/>
    <w:rsid w:val="002F13B8"/>
    <w:rsid w:val="002F148F"/>
    <w:rsid w:val="002F157B"/>
    <w:rsid w:val="002F159A"/>
    <w:rsid w:val="002F15BF"/>
    <w:rsid w:val="002F1709"/>
    <w:rsid w:val="002F1748"/>
    <w:rsid w:val="002F1790"/>
    <w:rsid w:val="002F17DF"/>
    <w:rsid w:val="002F182B"/>
    <w:rsid w:val="002F18B5"/>
    <w:rsid w:val="002F1919"/>
    <w:rsid w:val="002F1940"/>
    <w:rsid w:val="002F1988"/>
    <w:rsid w:val="002F1B07"/>
    <w:rsid w:val="002F1B13"/>
    <w:rsid w:val="002F1C77"/>
    <w:rsid w:val="002F1C8C"/>
    <w:rsid w:val="002F1D1D"/>
    <w:rsid w:val="002F1D28"/>
    <w:rsid w:val="002F1D5A"/>
    <w:rsid w:val="002F1F79"/>
    <w:rsid w:val="002F2000"/>
    <w:rsid w:val="002F2034"/>
    <w:rsid w:val="002F206A"/>
    <w:rsid w:val="002F218D"/>
    <w:rsid w:val="002F21F1"/>
    <w:rsid w:val="002F233E"/>
    <w:rsid w:val="002F23B2"/>
    <w:rsid w:val="002F23D1"/>
    <w:rsid w:val="002F23ED"/>
    <w:rsid w:val="002F23F1"/>
    <w:rsid w:val="002F2445"/>
    <w:rsid w:val="002F244C"/>
    <w:rsid w:val="002F2598"/>
    <w:rsid w:val="002F2634"/>
    <w:rsid w:val="002F2635"/>
    <w:rsid w:val="002F267F"/>
    <w:rsid w:val="002F2812"/>
    <w:rsid w:val="002F284B"/>
    <w:rsid w:val="002F286A"/>
    <w:rsid w:val="002F2946"/>
    <w:rsid w:val="002F2955"/>
    <w:rsid w:val="002F297D"/>
    <w:rsid w:val="002F2AD3"/>
    <w:rsid w:val="002F2AEC"/>
    <w:rsid w:val="002F2B95"/>
    <w:rsid w:val="002F2C56"/>
    <w:rsid w:val="002F2C57"/>
    <w:rsid w:val="002F2CFB"/>
    <w:rsid w:val="002F2E19"/>
    <w:rsid w:val="002F2F85"/>
    <w:rsid w:val="002F2FC2"/>
    <w:rsid w:val="002F304A"/>
    <w:rsid w:val="002F3091"/>
    <w:rsid w:val="002F30A5"/>
    <w:rsid w:val="002F3138"/>
    <w:rsid w:val="002F3256"/>
    <w:rsid w:val="002F3272"/>
    <w:rsid w:val="002F32E7"/>
    <w:rsid w:val="002F3339"/>
    <w:rsid w:val="002F334B"/>
    <w:rsid w:val="002F336C"/>
    <w:rsid w:val="002F3380"/>
    <w:rsid w:val="002F3418"/>
    <w:rsid w:val="002F3462"/>
    <w:rsid w:val="002F346C"/>
    <w:rsid w:val="002F34F7"/>
    <w:rsid w:val="002F356F"/>
    <w:rsid w:val="002F3609"/>
    <w:rsid w:val="002F3620"/>
    <w:rsid w:val="002F3655"/>
    <w:rsid w:val="002F3696"/>
    <w:rsid w:val="002F36F3"/>
    <w:rsid w:val="002F36F5"/>
    <w:rsid w:val="002F3707"/>
    <w:rsid w:val="002F3729"/>
    <w:rsid w:val="002F3751"/>
    <w:rsid w:val="002F3755"/>
    <w:rsid w:val="002F38BB"/>
    <w:rsid w:val="002F38CB"/>
    <w:rsid w:val="002F397F"/>
    <w:rsid w:val="002F3983"/>
    <w:rsid w:val="002F3988"/>
    <w:rsid w:val="002F3A06"/>
    <w:rsid w:val="002F3AD9"/>
    <w:rsid w:val="002F3B33"/>
    <w:rsid w:val="002F3D65"/>
    <w:rsid w:val="002F3DD5"/>
    <w:rsid w:val="002F3E52"/>
    <w:rsid w:val="002F3E57"/>
    <w:rsid w:val="002F3E68"/>
    <w:rsid w:val="002F3F48"/>
    <w:rsid w:val="002F4031"/>
    <w:rsid w:val="002F405F"/>
    <w:rsid w:val="002F408B"/>
    <w:rsid w:val="002F40AB"/>
    <w:rsid w:val="002F40E0"/>
    <w:rsid w:val="002F40E5"/>
    <w:rsid w:val="002F4114"/>
    <w:rsid w:val="002F418A"/>
    <w:rsid w:val="002F419B"/>
    <w:rsid w:val="002F41FF"/>
    <w:rsid w:val="002F420C"/>
    <w:rsid w:val="002F420F"/>
    <w:rsid w:val="002F4235"/>
    <w:rsid w:val="002F4291"/>
    <w:rsid w:val="002F4298"/>
    <w:rsid w:val="002F435B"/>
    <w:rsid w:val="002F43A6"/>
    <w:rsid w:val="002F4401"/>
    <w:rsid w:val="002F442D"/>
    <w:rsid w:val="002F4461"/>
    <w:rsid w:val="002F446A"/>
    <w:rsid w:val="002F4481"/>
    <w:rsid w:val="002F449C"/>
    <w:rsid w:val="002F465D"/>
    <w:rsid w:val="002F471E"/>
    <w:rsid w:val="002F4817"/>
    <w:rsid w:val="002F481F"/>
    <w:rsid w:val="002F4828"/>
    <w:rsid w:val="002F4882"/>
    <w:rsid w:val="002F48FD"/>
    <w:rsid w:val="002F4A02"/>
    <w:rsid w:val="002F4A2A"/>
    <w:rsid w:val="002F4A2D"/>
    <w:rsid w:val="002F4A37"/>
    <w:rsid w:val="002F4A42"/>
    <w:rsid w:val="002F4ABD"/>
    <w:rsid w:val="002F4BC3"/>
    <w:rsid w:val="002F4C01"/>
    <w:rsid w:val="002F4C2F"/>
    <w:rsid w:val="002F4C4E"/>
    <w:rsid w:val="002F4C7C"/>
    <w:rsid w:val="002F4CDB"/>
    <w:rsid w:val="002F4D1B"/>
    <w:rsid w:val="002F4D59"/>
    <w:rsid w:val="002F4DAB"/>
    <w:rsid w:val="002F4DE3"/>
    <w:rsid w:val="002F4E11"/>
    <w:rsid w:val="002F4E45"/>
    <w:rsid w:val="002F4F35"/>
    <w:rsid w:val="002F4FF3"/>
    <w:rsid w:val="002F500B"/>
    <w:rsid w:val="002F507E"/>
    <w:rsid w:val="002F50E0"/>
    <w:rsid w:val="002F5110"/>
    <w:rsid w:val="002F51A0"/>
    <w:rsid w:val="002F5217"/>
    <w:rsid w:val="002F52F5"/>
    <w:rsid w:val="002F53B4"/>
    <w:rsid w:val="002F5560"/>
    <w:rsid w:val="002F55C4"/>
    <w:rsid w:val="002F55CD"/>
    <w:rsid w:val="002F56B0"/>
    <w:rsid w:val="002F56C1"/>
    <w:rsid w:val="002F56FB"/>
    <w:rsid w:val="002F57FA"/>
    <w:rsid w:val="002F59F3"/>
    <w:rsid w:val="002F5B9E"/>
    <w:rsid w:val="002F5C4C"/>
    <w:rsid w:val="002F5DFD"/>
    <w:rsid w:val="002F5F24"/>
    <w:rsid w:val="002F5F6C"/>
    <w:rsid w:val="002F6028"/>
    <w:rsid w:val="002F60D9"/>
    <w:rsid w:val="002F610B"/>
    <w:rsid w:val="002F6166"/>
    <w:rsid w:val="002F61A8"/>
    <w:rsid w:val="002F61D6"/>
    <w:rsid w:val="002F61E0"/>
    <w:rsid w:val="002F61F8"/>
    <w:rsid w:val="002F6427"/>
    <w:rsid w:val="002F6446"/>
    <w:rsid w:val="002F6452"/>
    <w:rsid w:val="002F64F9"/>
    <w:rsid w:val="002F6524"/>
    <w:rsid w:val="002F66A1"/>
    <w:rsid w:val="002F66C3"/>
    <w:rsid w:val="002F67E4"/>
    <w:rsid w:val="002F6821"/>
    <w:rsid w:val="002F68DF"/>
    <w:rsid w:val="002F6952"/>
    <w:rsid w:val="002F69F8"/>
    <w:rsid w:val="002F6ADF"/>
    <w:rsid w:val="002F6AEF"/>
    <w:rsid w:val="002F6B51"/>
    <w:rsid w:val="002F6BB6"/>
    <w:rsid w:val="002F6CE3"/>
    <w:rsid w:val="002F6D2A"/>
    <w:rsid w:val="002F6DF7"/>
    <w:rsid w:val="002F6EC4"/>
    <w:rsid w:val="002F6F38"/>
    <w:rsid w:val="002F6F72"/>
    <w:rsid w:val="002F6F94"/>
    <w:rsid w:val="002F6FAE"/>
    <w:rsid w:val="002F7004"/>
    <w:rsid w:val="002F7076"/>
    <w:rsid w:val="002F7278"/>
    <w:rsid w:val="002F7317"/>
    <w:rsid w:val="002F73C0"/>
    <w:rsid w:val="002F7445"/>
    <w:rsid w:val="002F7529"/>
    <w:rsid w:val="002F75D0"/>
    <w:rsid w:val="002F77E2"/>
    <w:rsid w:val="002F78D5"/>
    <w:rsid w:val="002F7920"/>
    <w:rsid w:val="002F7A7A"/>
    <w:rsid w:val="002F7BBF"/>
    <w:rsid w:val="002F7BD2"/>
    <w:rsid w:val="002F7CF8"/>
    <w:rsid w:val="002F7D65"/>
    <w:rsid w:val="002F7F28"/>
    <w:rsid w:val="002F7F94"/>
    <w:rsid w:val="002F7FB0"/>
    <w:rsid w:val="002F7FB6"/>
    <w:rsid w:val="0030002D"/>
    <w:rsid w:val="0030007B"/>
    <w:rsid w:val="0030010A"/>
    <w:rsid w:val="0030010C"/>
    <w:rsid w:val="00300163"/>
    <w:rsid w:val="00300171"/>
    <w:rsid w:val="003001AE"/>
    <w:rsid w:val="003001B9"/>
    <w:rsid w:val="00300293"/>
    <w:rsid w:val="00300340"/>
    <w:rsid w:val="00300421"/>
    <w:rsid w:val="003005A0"/>
    <w:rsid w:val="00300619"/>
    <w:rsid w:val="0030075A"/>
    <w:rsid w:val="00300810"/>
    <w:rsid w:val="00300892"/>
    <w:rsid w:val="003008E6"/>
    <w:rsid w:val="003009B4"/>
    <w:rsid w:val="00300A34"/>
    <w:rsid w:val="00300AE0"/>
    <w:rsid w:val="00300C72"/>
    <w:rsid w:val="00300C82"/>
    <w:rsid w:val="00300CAE"/>
    <w:rsid w:val="00300D5F"/>
    <w:rsid w:val="00300EAD"/>
    <w:rsid w:val="00300F52"/>
    <w:rsid w:val="00300FE1"/>
    <w:rsid w:val="00301080"/>
    <w:rsid w:val="00301089"/>
    <w:rsid w:val="003011DD"/>
    <w:rsid w:val="003011E9"/>
    <w:rsid w:val="003011EF"/>
    <w:rsid w:val="003011F1"/>
    <w:rsid w:val="003012A5"/>
    <w:rsid w:val="003012E4"/>
    <w:rsid w:val="003012FB"/>
    <w:rsid w:val="00301370"/>
    <w:rsid w:val="0030137A"/>
    <w:rsid w:val="00301386"/>
    <w:rsid w:val="0030145E"/>
    <w:rsid w:val="003014A7"/>
    <w:rsid w:val="003014C4"/>
    <w:rsid w:val="00301564"/>
    <w:rsid w:val="0030159C"/>
    <w:rsid w:val="003016A7"/>
    <w:rsid w:val="00301707"/>
    <w:rsid w:val="00301776"/>
    <w:rsid w:val="003017CA"/>
    <w:rsid w:val="003019B1"/>
    <w:rsid w:val="003019BF"/>
    <w:rsid w:val="003019E4"/>
    <w:rsid w:val="00301A02"/>
    <w:rsid w:val="00301A17"/>
    <w:rsid w:val="00301B16"/>
    <w:rsid w:val="00301B6E"/>
    <w:rsid w:val="00301BB4"/>
    <w:rsid w:val="00301CB6"/>
    <w:rsid w:val="00301E51"/>
    <w:rsid w:val="00301F2B"/>
    <w:rsid w:val="00301F38"/>
    <w:rsid w:val="003020E8"/>
    <w:rsid w:val="003020E9"/>
    <w:rsid w:val="0030211C"/>
    <w:rsid w:val="00302132"/>
    <w:rsid w:val="0030213C"/>
    <w:rsid w:val="00302193"/>
    <w:rsid w:val="003021C7"/>
    <w:rsid w:val="00302231"/>
    <w:rsid w:val="0030228D"/>
    <w:rsid w:val="0030230E"/>
    <w:rsid w:val="0030231E"/>
    <w:rsid w:val="00302335"/>
    <w:rsid w:val="00302358"/>
    <w:rsid w:val="00302371"/>
    <w:rsid w:val="00302384"/>
    <w:rsid w:val="003023CA"/>
    <w:rsid w:val="003023DE"/>
    <w:rsid w:val="003024CF"/>
    <w:rsid w:val="0030256E"/>
    <w:rsid w:val="00302578"/>
    <w:rsid w:val="003025B4"/>
    <w:rsid w:val="003025C3"/>
    <w:rsid w:val="0030260B"/>
    <w:rsid w:val="00302772"/>
    <w:rsid w:val="003027AB"/>
    <w:rsid w:val="003028F8"/>
    <w:rsid w:val="00302964"/>
    <w:rsid w:val="0030296F"/>
    <w:rsid w:val="00302A40"/>
    <w:rsid w:val="00302A45"/>
    <w:rsid w:val="00302B0B"/>
    <w:rsid w:val="00302B71"/>
    <w:rsid w:val="00302B7D"/>
    <w:rsid w:val="00302B8D"/>
    <w:rsid w:val="00302C12"/>
    <w:rsid w:val="00302C3E"/>
    <w:rsid w:val="00302C53"/>
    <w:rsid w:val="00302C94"/>
    <w:rsid w:val="00302D0F"/>
    <w:rsid w:val="00302D65"/>
    <w:rsid w:val="00302E1B"/>
    <w:rsid w:val="00302E43"/>
    <w:rsid w:val="00302EC8"/>
    <w:rsid w:val="00302F08"/>
    <w:rsid w:val="00302F60"/>
    <w:rsid w:val="003030E2"/>
    <w:rsid w:val="00303148"/>
    <w:rsid w:val="0030314B"/>
    <w:rsid w:val="00303281"/>
    <w:rsid w:val="003032DC"/>
    <w:rsid w:val="0030342F"/>
    <w:rsid w:val="003035F1"/>
    <w:rsid w:val="00303646"/>
    <w:rsid w:val="003036A7"/>
    <w:rsid w:val="00303700"/>
    <w:rsid w:val="00303727"/>
    <w:rsid w:val="003037D7"/>
    <w:rsid w:val="003037E0"/>
    <w:rsid w:val="003038CE"/>
    <w:rsid w:val="003039EF"/>
    <w:rsid w:val="00303A75"/>
    <w:rsid w:val="00303A9E"/>
    <w:rsid w:val="00303B37"/>
    <w:rsid w:val="00303B3F"/>
    <w:rsid w:val="00303B96"/>
    <w:rsid w:val="00303CBC"/>
    <w:rsid w:val="00303CD3"/>
    <w:rsid w:val="00303D8C"/>
    <w:rsid w:val="00303DD1"/>
    <w:rsid w:val="00303E44"/>
    <w:rsid w:val="00303ED7"/>
    <w:rsid w:val="00303F3A"/>
    <w:rsid w:val="00303F9B"/>
    <w:rsid w:val="00303FCE"/>
    <w:rsid w:val="00303FEB"/>
    <w:rsid w:val="003040CC"/>
    <w:rsid w:val="003040E1"/>
    <w:rsid w:val="0030410C"/>
    <w:rsid w:val="00304115"/>
    <w:rsid w:val="0030413A"/>
    <w:rsid w:val="003041F3"/>
    <w:rsid w:val="0030420C"/>
    <w:rsid w:val="0030434F"/>
    <w:rsid w:val="003044F6"/>
    <w:rsid w:val="0030451D"/>
    <w:rsid w:val="00304572"/>
    <w:rsid w:val="003045A9"/>
    <w:rsid w:val="0030466D"/>
    <w:rsid w:val="003046AE"/>
    <w:rsid w:val="00304705"/>
    <w:rsid w:val="0030470C"/>
    <w:rsid w:val="00304843"/>
    <w:rsid w:val="0030485B"/>
    <w:rsid w:val="003048A3"/>
    <w:rsid w:val="003048A4"/>
    <w:rsid w:val="003049E7"/>
    <w:rsid w:val="003049F1"/>
    <w:rsid w:val="00304A68"/>
    <w:rsid w:val="00304AAF"/>
    <w:rsid w:val="00304AF2"/>
    <w:rsid w:val="00304B81"/>
    <w:rsid w:val="00304BD4"/>
    <w:rsid w:val="00304E71"/>
    <w:rsid w:val="00304F24"/>
    <w:rsid w:val="0030505A"/>
    <w:rsid w:val="0030505B"/>
    <w:rsid w:val="00305075"/>
    <w:rsid w:val="003050A5"/>
    <w:rsid w:val="003050D1"/>
    <w:rsid w:val="0030514F"/>
    <w:rsid w:val="00305150"/>
    <w:rsid w:val="0030525F"/>
    <w:rsid w:val="003052B7"/>
    <w:rsid w:val="0030531F"/>
    <w:rsid w:val="00305333"/>
    <w:rsid w:val="00305389"/>
    <w:rsid w:val="00305492"/>
    <w:rsid w:val="00305493"/>
    <w:rsid w:val="003054E2"/>
    <w:rsid w:val="00305533"/>
    <w:rsid w:val="00305546"/>
    <w:rsid w:val="0030566B"/>
    <w:rsid w:val="003056A9"/>
    <w:rsid w:val="003057C5"/>
    <w:rsid w:val="00305994"/>
    <w:rsid w:val="003059BD"/>
    <w:rsid w:val="00305A5D"/>
    <w:rsid w:val="00305AB0"/>
    <w:rsid w:val="00305B1F"/>
    <w:rsid w:val="00305B29"/>
    <w:rsid w:val="00305B8D"/>
    <w:rsid w:val="00305CA1"/>
    <w:rsid w:val="00305D7B"/>
    <w:rsid w:val="00305E23"/>
    <w:rsid w:val="00305EE4"/>
    <w:rsid w:val="00305F28"/>
    <w:rsid w:val="0030602A"/>
    <w:rsid w:val="00306091"/>
    <w:rsid w:val="00306138"/>
    <w:rsid w:val="00306166"/>
    <w:rsid w:val="0030616D"/>
    <w:rsid w:val="003061A0"/>
    <w:rsid w:val="00306236"/>
    <w:rsid w:val="003062F8"/>
    <w:rsid w:val="00306439"/>
    <w:rsid w:val="00306471"/>
    <w:rsid w:val="003064EA"/>
    <w:rsid w:val="00306604"/>
    <w:rsid w:val="00306700"/>
    <w:rsid w:val="0030679B"/>
    <w:rsid w:val="003067B6"/>
    <w:rsid w:val="003067D2"/>
    <w:rsid w:val="00306843"/>
    <w:rsid w:val="00306845"/>
    <w:rsid w:val="00306A3E"/>
    <w:rsid w:val="00306A7B"/>
    <w:rsid w:val="00306A7D"/>
    <w:rsid w:val="00306AB0"/>
    <w:rsid w:val="00306AE1"/>
    <w:rsid w:val="00306BB2"/>
    <w:rsid w:val="00306BB5"/>
    <w:rsid w:val="00306C6A"/>
    <w:rsid w:val="00306CA4"/>
    <w:rsid w:val="00306CDA"/>
    <w:rsid w:val="00306D39"/>
    <w:rsid w:val="00306D47"/>
    <w:rsid w:val="00306E4E"/>
    <w:rsid w:val="00306F7B"/>
    <w:rsid w:val="00306FED"/>
    <w:rsid w:val="00307082"/>
    <w:rsid w:val="0030725A"/>
    <w:rsid w:val="0030727E"/>
    <w:rsid w:val="003072D1"/>
    <w:rsid w:val="00307305"/>
    <w:rsid w:val="00307336"/>
    <w:rsid w:val="0030734D"/>
    <w:rsid w:val="00307365"/>
    <w:rsid w:val="00307458"/>
    <w:rsid w:val="003074F4"/>
    <w:rsid w:val="003074FE"/>
    <w:rsid w:val="003075EB"/>
    <w:rsid w:val="003075FC"/>
    <w:rsid w:val="0030765B"/>
    <w:rsid w:val="0030768F"/>
    <w:rsid w:val="0030773F"/>
    <w:rsid w:val="0030775A"/>
    <w:rsid w:val="003077A6"/>
    <w:rsid w:val="00307A70"/>
    <w:rsid w:val="00307B9D"/>
    <w:rsid w:val="00307BA4"/>
    <w:rsid w:val="00307BA6"/>
    <w:rsid w:val="00307D77"/>
    <w:rsid w:val="00307E81"/>
    <w:rsid w:val="003100E8"/>
    <w:rsid w:val="003100EB"/>
    <w:rsid w:val="0031010D"/>
    <w:rsid w:val="00310167"/>
    <w:rsid w:val="0031018A"/>
    <w:rsid w:val="003101A9"/>
    <w:rsid w:val="00310252"/>
    <w:rsid w:val="00310295"/>
    <w:rsid w:val="003103C0"/>
    <w:rsid w:val="00310412"/>
    <w:rsid w:val="0031047D"/>
    <w:rsid w:val="00310489"/>
    <w:rsid w:val="003104DE"/>
    <w:rsid w:val="003104FE"/>
    <w:rsid w:val="003105C8"/>
    <w:rsid w:val="003105EC"/>
    <w:rsid w:val="00310601"/>
    <w:rsid w:val="00310608"/>
    <w:rsid w:val="00310698"/>
    <w:rsid w:val="003107B8"/>
    <w:rsid w:val="003107FB"/>
    <w:rsid w:val="00310868"/>
    <w:rsid w:val="003108C4"/>
    <w:rsid w:val="0031097C"/>
    <w:rsid w:val="00310A80"/>
    <w:rsid w:val="00310AA8"/>
    <w:rsid w:val="00310B84"/>
    <w:rsid w:val="00310C3A"/>
    <w:rsid w:val="00310C5E"/>
    <w:rsid w:val="00310C7F"/>
    <w:rsid w:val="00310D3B"/>
    <w:rsid w:val="00310E4E"/>
    <w:rsid w:val="00310E78"/>
    <w:rsid w:val="00310F54"/>
    <w:rsid w:val="00310FBD"/>
    <w:rsid w:val="00311008"/>
    <w:rsid w:val="0031107F"/>
    <w:rsid w:val="003110EC"/>
    <w:rsid w:val="003111B2"/>
    <w:rsid w:val="00311233"/>
    <w:rsid w:val="0031123F"/>
    <w:rsid w:val="003112E5"/>
    <w:rsid w:val="003112E7"/>
    <w:rsid w:val="00311345"/>
    <w:rsid w:val="00311371"/>
    <w:rsid w:val="0031142F"/>
    <w:rsid w:val="00311472"/>
    <w:rsid w:val="00311478"/>
    <w:rsid w:val="0031147F"/>
    <w:rsid w:val="003114B5"/>
    <w:rsid w:val="003114C2"/>
    <w:rsid w:val="003114CD"/>
    <w:rsid w:val="003114DA"/>
    <w:rsid w:val="00311509"/>
    <w:rsid w:val="00311726"/>
    <w:rsid w:val="00311738"/>
    <w:rsid w:val="00311750"/>
    <w:rsid w:val="00311788"/>
    <w:rsid w:val="00311A57"/>
    <w:rsid w:val="00311A6E"/>
    <w:rsid w:val="00311AD3"/>
    <w:rsid w:val="00311AF4"/>
    <w:rsid w:val="00311B7F"/>
    <w:rsid w:val="00311B8E"/>
    <w:rsid w:val="00311BF9"/>
    <w:rsid w:val="00311C35"/>
    <w:rsid w:val="00311D2E"/>
    <w:rsid w:val="00311D89"/>
    <w:rsid w:val="00311D97"/>
    <w:rsid w:val="00311DBD"/>
    <w:rsid w:val="00311F5D"/>
    <w:rsid w:val="00311FC0"/>
    <w:rsid w:val="00311FF9"/>
    <w:rsid w:val="0031203C"/>
    <w:rsid w:val="003120C3"/>
    <w:rsid w:val="003120C4"/>
    <w:rsid w:val="0031210B"/>
    <w:rsid w:val="0031219F"/>
    <w:rsid w:val="003121A2"/>
    <w:rsid w:val="003121E5"/>
    <w:rsid w:val="0031223E"/>
    <w:rsid w:val="00312250"/>
    <w:rsid w:val="0031227B"/>
    <w:rsid w:val="00312375"/>
    <w:rsid w:val="00312383"/>
    <w:rsid w:val="003123A9"/>
    <w:rsid w:val="003123D7"/>
    <w:rsid w:val="00312417"/>
    <w:rsid w:val="0031248D"/>
    <w:rsid w:val="0031258B"/>
    <w:rsid w:val="0031261E"/>
    <w:rsid w:val="00312630"/>
    <w:rsid w:val="0031266D"/>
    <w:rsid w:val="003126C2"/>
    <w:rsid w:val="003126CD"/>
    <w:rsid w:val="003126D0"/>
    <w:rsid w:val="00312751"/>
    <w:rsid w:val="003127A8"/>
    <w:rsid w:val="003127EC"/>
    <w:rsid w:val="0031281D"/>
    <w:rsid w:val="00312874"/>
    <w:rsid w:val="00312946"/>
    <w:rsid w:val="0031297F"/>
    <w:rsid w:val="00312A7E"/>
    <w:rsid w:val="00312AC8"/>
    <w:rsid w:val="00312ACF"/>
    <w:rsid w:val="00312AD5"/>
    <w:rsid w:val="00312B37"/>
    <w:rsid w:val="00312C24"/>
    <w:rsid w:val="00312C76"/>
    <w:rsid w:val="00312D11"/>
    <w:rsid w:val="00312D61"/>
    <w:rsid w:val="00312D66"/>
    <w:rsid w:val="00312D7D"/>
    <w:rsid w:val="00312EF2"/>
    <w:rsid w:val="00312F35"/>
    <w:rsid w:val="00312FA9"/>
    <w:rsid w:val="00312FAA"/>
    <w:rsid w:val="00313041"/>
    <w:rsid w:val="003130DE"/>
    <w:rsid w:val="00313119"/>
    <w:rsid w:val="003131A1"/>
    <w:rsid w:val="00313267"/>
    <w:rsid w:val="003132F3"/>
    <w:rsid w:val="003132FD"/>
    <w:rsid w:val="003133A9"/>
    <w:rsid w:val="00313456"/>
    <w:rsid w:val="00313489"/>
    <w:rsid w:val="003134CF"/>
    <w:rsid w:val="003134D4"/>
    <w:rsid w:val="0031354B"/>
    <w:rsid w:val="0031357B"/>
    <w:rsid w:val="003135AC"/>
    <w:rsid w:val="00313741"/>
    <w:rsid w:val="003137C9"/>
    <w:rsid w:val="00313810"/>
    <w:rsid w:val="0031384E"/>
    <w:rsid w:val="003138C3"/>
    <w:rsid w:val="003139CA"/>
    <w:rsid w:val="003139DF"/>
    <w:rsid w:val="00313A04"/>
    <w:rsid w:val="00313A30"/>
    <w:rsid w:val="00313AD3"/>
    <w:rsid w:val="00313B23"/>
    <w:rsid w:val="00313B3D"/>
    <w:rsid w:val="00313D1C"/>
    <w:rsid w:val="00313D55"/>
    <w:rsid w:val="00313DE4"/>
    <w:rsid w:val="00313E0C"/>
    <w:rsid w:val="00313ED9"/>
    <w:rsid w:val="00313F41"/>
    <w:rsid w:val="00313F83"/>
    <w:rsid w:val="003140A1"/>
    <w:rsid w:val="00314225"/>
    <w:rsid w:val="00314237"/>
    <w:rsid w:val="00314253"/>
    <w:rsid w:val="0031428D"/>
    <w:rsid w:val="0031456F"/>
    <w:rsid w:val="003145AF"/>
    <w:rsid w:val="00314608"/>
    <w:rsid w:val="00314651"/>
    <w:rsid w:val="003146AF"/>
    <w:rsid w:val="003146DF"/>
    <w:rsid w:val="003147CF"/>
    <w:rsid w:val="0031482E"/>
    <w:rsid w:val="00314839"/>
    <w:rsid w:val="00314859"/>
    <w:rsid w:val="00314999"/>
    <w:rsid w:val="00314A31"/>
    <w:rsid w:val="00314D6F"/>
    <w:rsid w:val="00314DBB"/>
    <w:rsid w:val="00314E29"/>
    <w:rsid w:val="00314E51"/>
    <w:rsid w:val="00314EF3"/>
    <w:rsid w:val="00314FFD"/>
    <w:rsid w:val="00315011"/>
    <w:rsid w:val="003150D4"/>
    <w:rsid w:val="00315164"/>
    <w:rsid w:val="00315165"/>
    <w:rsid w:val="003151FB"/>
    <w:rsid w:val="003152CE"/>
    <w:rsid w:val="0031532D"/>
    <w:rsid w:val="003153C5"/>
    <w:rsid w:val="003154E3"/>
    <w:rsid w:val="00315505"/>
    <w:rsid w:val="0031552E"/>
    <w:rsid w:val="00315559"/>
    <w:rsid w:val="00315637"/>
    <w:rsid w:val="0031568E"/>
    <w:rsid w:val="0031578A"/>
    <w:rsid w:val="003157B4"/>
    <w:rsid w:val="00315835"/>
    <w:rsid w:val="0031583D"/>
    <w:rsid w:val="003159F4"/>
    <w:rsid w:val="00315A87"/>
    <w:rsid w:val="00315A95"/>
    <w:rsid w:val="00315AE0"/>
    <w:rsid w:val="00315AE7"/>
    <w:rsid w:val="00315B1A"/>
    <w:rsid w:val="00315C16"/>
    <w:rsid w:val="00315C33"/>
    <w:rsid w:val="00315C6A"/>
    <w:rsid w:val="00315DDD"/>
    <w:rsid w:val="00315E9F"/>
    <w:rsid w:val="0031607D"/>
    <w:rsid w:val="0031610E"/>
    <w:rsid w:val="003162EE"/>
    <w:rsid w:val="0031630C"/>
    <w:rsid w:val="0031638C"/>
    <w:rsid w:val="00316411"/>
    <w:rsid w:val="00316546"/>
    <w:rsid w:val="00316562"/>
    <w:rsid w:val="00316592"/>
    <w:rsid w:val="00316606"/>
    <w:rsid w:val="0031663F"/>
    <w:rsid w:val="0031678B"/>
    <w:rsid w:val="00316803"/>
    <w:rsid w:val="0031681E"/>
    <w:rsid w:val="0031682B"/>
    <w:rsid w:val="00316872"/>
    <w:rsid w:val="003168AD"/>
    <w:rsid w:val="00316957"/>
    <w:rsid w:val="00316988"/>
    <w:rsid w:val="00316A19"/>
    <w:rsid w:val="00316A2A"/>
    <w:rsid w:val="00316A71"/>
    <w:rsid w:val="00316A80"/>
    <w:rsid w:val="00316AB8"/>
    <w:rsid w:val="00316CFB"/>
    <w:rsid w:val="00316E85"/>
    <w:rsid w:val="00316EB1"/>
    <w:rsid w:val="00316F28"/>
    <w:rsid w:val="00316F97"/>
    <w:rsid w:val="00317006"/>
    <w:rsid w:val="0031702E"/>
    <w:rsid w:val="003170A2"/>
    <w:rsid w:val="003171D9"/>
    <w:rsid w:val="00317236"/>
    <w:rsid w:val="003172EA"/>
    <w:rsid w:val="003173F7"/>
    <w:rsid w:val="003174E0"/>
    <w:rsid w:val="003174ED"/>
    <w:rsid w:val="003175E1"/>
    <w:rsid w:val="003176A2"/>
    <w:rsid w:val="00317790"/>
    <w:rsid w:val="003177B5"/>
    <w:rsid w:val="003177F3"/>
    <w:rsid w:val="00317850"/>
    <w:rsid w:val="00317925"/>
    <w:rsid w:val="00317981"/>
    <w:rsid w:val="00317A22"/>
    <w:rsid w:val="00317B84"/>
    <w:rsid w:val="00317BED"/>
    <w:rsid w:val="00317C74"/>
    <w:rsid w:val="00317DD3"/>
    <w:rsid w:val="00317DDA"/>
    <w:rsid w:val="00317DE4"/>
    <w:rsid w:val="00317F43"/>
    <w:rsid w:val="00317F89"/>
    <w:rsid w:val="00320071"/>
    <w:rsid w:val="0032009F"/>
    <w:rsid w:val="003200EF"/>
    <w:rsid w:val="00320243"/>
    <w:rsid w:val="003202AF"/>
    <w:rsid w:val="003202E7"/>
    <w:rsid w:val="00320383"/>
    <w:rsid w:val="00320396"/>
    <w:rsid w:val="003203AC"/>
    <w:rsid w:val="003204F9"/>
    <w:rsid w:val="003204FC"/>
    <w:rsid w:val="003205B8"/>
    <w:rsid w:val="003205DC"/>
    <w:rsid w:val="003205EF"/>
    <w:rsid w:val="00320646"/>
    <w:rsid w:val="003206AE"/>
    <w:rsid w:val="00320716"/>
    <w:rsid w:val="0032071D"/>
    <w:rsid w:val="003207FE"/>
    <w:rsid w:val="00320AEF"/>
    <w:rsid w:val="00320B81"/>
    <w:rsid w:val="00320B8B"/>
    <w:rsid w:val="00320CEE"/>
    <w:rsid w:val="00320D01"/>
    <w:rsid w:val="00320D10"/>
    <w:rsid w:val="00320D81"/>
    <w:rsid w:val="00320DB6"/>
    <w:rsid w:val="00320E21"/>
    <w:rsid w:val="00320EA8"/>
    <w:rsid w:val="00320ED9"/>
    <w:rsid w:val="00320EFE"/>
    <w:rsid w:val="00320F77"/>
    <w:rsid w:val="00320FD5"/>
    <w:rsid w:val="00320FF9"/>
    <w:rsid w:val="00321049"/>
    <w:rsid w:val="0032110B"/>
    <w:rsid w:val="00321160"/>
    <w:rsid w:val="003212DB"/>
    <w:rsid w:val="003213B3"/>
    <w:rsid w:val="003213C0"/>
    <w:rsid w:val="0032149F"/>
    <w:rsid w:val="0032153C"/>
    <w:rsid w:val="003215C8"/>
    <w:rsid w:val="0032161F"/>
    <w:rsid w:val="003216CC"/>
    <w:rsid w:val="0032172C"/>
    <w:rsid w:val="00321865"/>
    <w:rsid w:val="0032187C"/>
    <w:rsid w:val="0032198F"/>
    <w:rsid w:val="003219A9"/>
    <w:rsid w:val="003219E6"/>
    <w:rsid w:val="00321A5E"/>
    <w:rsid w:val="00321B6B"/>
    <w:rsid w:val="00321B73"/>
    <w:rsid w:val="00321B9D"/>
    <w:rsid w:val="00321C7E"/>
    <w:rsid w:val="00321CFF"/>
    <w:rsid w:val="00321D00"/>
    <w:rsid w:val="00321E54"/>
    <w:rsid w:val="00321EFA"/>
    <w:rsid w:val="00321F58"/>
    <w:rsid w:val="00321F87"/>
    <w:rsid w:val="003220AC"/>
    <w:rsid w:val="0032212F"/>
    <w:rsid w:val="00322140"/>
    <w:rsid w:val="0032216E"/>
    <w:rsid w:val="0032218A"/>
    <w:rsid w:val="00322235"/>
    <w:rsid w:val="00322271"/>
    <w:rsid w:val="00322279"/>
    <w:rsid w:val="003222C4"/>
    <w:rsid w:val="003222E0"/>
    <w:rsid w:val="00322335"/>
    <w:rsid w:val="003223A6"/>
    <w:rsid w:val="003223D4"/>
    <w:rsid w:val="0032243F"/>
    <w:rsid w:val="003225BD"/>
    <w:rsid w:val="00322696"/>
    <w:rsid w:val="00322814"/>
    <w:rsid w:val="0032287E"/>
    <w:rsid w:val="003228FF"/>
    <w:rsid w:val="00322952"/>
    <w:rsid w:val="00322A2B"/>
    <w:rsid w:val="00322A7D"/>
    <w:rsid w:val="00322AEE"/>
    <w:rsid w:val="00322C58"/>
    <w:rsid w:val="00322C96"/>
    <w:rsid w:val="00322CFC"/>
    <w:rsid w:val="00322D54"/>
    <w:rsid w:val="00322D5D"/>
    <w:rsid w:val="00322D94"/>
    <w:rsid w:val="00322DAE"/>
    <w:rsid w:val="00322E47"/>
    <w:rsid w:val="00322EE3"/>
    <w:rsid w:val="00322F00"/>
    <w:rsid w:val="00322F01"/>
    <w:rsid w:val="00322FA9"/>
    <w:rsid w:val="00323061"/>
    <w:rsid w:val="0032312D"/>
    <w:rsid w:val="00323160"/>
    <w:rsid w:val="00323198"/>
    <w:rsid w:val="00323207"/>
    <w:rsid w:val="00323318"/>
    <w:rsid w:val="0032331B"/>
    <w:rsid w:val="0032335D"/>
    <w:rsid w:val="00323407"/>
    <w:rsid w:val="0032342B"/>
    <w:rsid w:val="003235E6"/>
    <w:rsid w:val="0032367B"/>
    <w:rsid w:val="003236AF"/>
    <w:rsid w:val="00323935"/>
    <w:rsid w:val="00323A1D"/>
    <w:rsid w:val="00323A79"/>
    <w:rsid w:val="00323B1D"/>
    <w:rsid w:val="00323B40"/>
    <w:rsid w:val="00323B41"/>
    <w:rsid w:val="00323BB2"/>
    <w:rsid w:val="00323C59"/>
    <w:rsid w:val="00323C6B"/>
    <w:rsid w:val="00323D16"/>
    <w:rsid w:val="00323D2B"/>
    <w:rsid w:val="00323D46"/>
    <w:rsid w:val="00323DBF"/>
    <w:rsid w:val="00323DD4"/>
    <w:rsid w:val="00323E0A"/>
    <w:rsid w:val="00323E55"/>
    <w:rsid w:val="00323EA7"/>
    <w:rsid w:val="00323F08"/>
    <w:rsid w:val="00323F11"/>
    <w:rsid w:val="003240C2"/>
    <w:rsid w:val="00324160"/>
    <w:rsid w:val="003241A4"/>
    <w:rsid w:val="00324257"/>
    <w:rsid w:val="003242B9"/>
    <w:rsid w:val="00324307"/>
    <w:rsid w:val="00324358"/>
    <w:rsid w:val="0032437B"/>
    <w:rsid w:val="0032446C"/>
    <w:rsid w:val="003244E5"/>
    <w:rsid w:val="0032450C"/>
    <w:rsid w:val="00324570"/>
    <w:rsid w:val="003245A0"/>
    <w:rsid w:val="003245DD"/>
    <w:rsid w:val="003245F8"/>
    <w:rsid w:val="0032467B"/>
    <w:rsid w:val="00324688"/>
    <w:rsid w:val="003246B2"/>
    <w:rsid w:val="00324700"/>
    <w:rsid w:val="003247B1"/>
    <w:rsid w:val="00324871"/>
    <w:rsid w:val="00324880"/>
    <w:rsid w:val="0032490C"/>
    <w:rsid w:val="00324AA0"/>
    <w:rsid w:val="00324AF2"/>
    <w:rsid w:val="00324AFC"/>
    <w:rsid w:val="00324B11"/>
    <w:rsid w:val="00324B1F"/>
    <w:rsid w:val="00324B25"/>
    <w:rsid w:val="00324B86"/>
    <w:rsid w:val="00324E4C"/>
    <w:rsid w:val="00324F34"/>
    <w:rsid w:val="00324F47"/>
    <w:rsid w:val="00324F9E"/>
    <w:rsid w:val="00324FC4"/>
    <w:rsid w:val="00324FCF"/>
    <w:rsid w:val="0032508A"/>
    <w:rsid w:val="00325155"/>
    <w:rsid w:val="00325180"/>
    <w:rsid w:val="00325226"/>
    <w:rsid w:val="00325227"/>
    <w:rsid w:val="00325281"/>
    <w:rsid w:val="003252C0"/>
    <w:rsid w:val="00325332"/>
    <w:rsid w:val="003253FB"/>
    <w:rsid w:val="00325447"/>
    <w:rsid w:val="00325473"/>
    <w:rsid w:val="00325497"/>
    <w:rsid w:val="003254A5"/>
    <w:rsid w:val="003254BC"/>
    <w:rsid w:val="003254F2"/>
    <w:rsid w:val="0032556E"/>
    <w:rsid w:val="00325576"/>
    <w:rsid w:val="003255D5"/>
    <w:rsid w:val="0032560C"/>
    <w:rsid w:val="0032572F"/>
    <w:rsid w:val="00325755"/>
    <w:rsid w:val="0032578B"/>
    <w:rsid w:val="00325795"/>
    <w:rsid w:val="003257A2"/>
    <w:rsid w:val="003257B9"/>
    <w:rsid w:val="00325853"/>
    <w:rsid w:val="0032587E"/>
    <w:rsid w:val="00325889"/>
    <w:rsid w:val="00325A45"/>
    <w:rsid w:val="00325A5C"/>
    <w:rsid w:val="00325AA5"/>
    <w:rsid w:val="00325B29"/>
    <w:rsid w:val="00325BCA"/>
    <w:rsid w:val="00325C70"/>
    <w:rsid w:val="00325C87"/>
    <w:rsid w:val="00325D5B"/>
    <w:rsid w:val="00325D91"/>
    <w:rsid w:val="00325DAB"/>
    <w:rsid w:val="00325E05"/>
    <w:rsid w:val="00325E28"/>
    <w:rsid w:val="00325F2C"/>
    <w:rsid w:val="0032606F"/>
    <w:rsid w:val="00326078"/>
    <w:rsid w:val="0032607A"/>
    <w:rsid w:val="00326192"/>
    <w:rsid w:val="003261F7"/>
    <w:rsid w:val="00326266"/>
    <w:rsid w:val="0032628E"/>
    <w:rsid w:val="003262B3"/>
    <w:rsid w:val="003262D8"/>
    <w:rsid w:val="003263C5"/>
    <w:rsid w:val="00326418"/>
    <w:rsid w:val="003264DF"/>
    <w:rsid w:val="003264E9"/>
    <w:rsid w:val="00326590"/>
    <w:rsid w:val="00326594"/>
    <w:rsid w:val="003266C9"/>
    <w:rsid w:val="00326817"/>
    <w:rsid w:val="0032684E"/>
    <w:rsid w:val="0032689A"/>
    <w:rsid w:val="003269C1"/>
    <w:rsid w:val="003269CC"/>
    <w:rsid w:val="00326A11"/>
    <w:rsid w:val="00326B5F"/>
    <w:rsid w:val="00326B7A"/>
    <w:rsid w:val="00326BA1"/>
    <w:rsid w:val="00326BC0"/>
    <w:rsid w:val="00326CD0"/>
    <w:rsid w:val="00326DF6"/>
    <w:rsid w:val="00326E7A"/>
    <w:rsid w:val="00326F61"/>
    <w:rsid w:val="00326FF0"/>
    <w:rsid w:val="00327157"/>
    <w:rsid w:val="00327234"/>
    <w:rsid w:val="00327278"/>
    <w:rsid w:val="0032727E"/>
    <w:rsid w:val="0032737D"/>
    <w:rsid w:val="003273B8"/>
    <w:rsid w:val="003273F7"/>
    <w:rsid w:val="0032740B"/>
    <w:rsid w:val="00327422"/>
    <w:rsid w:val="003274E6"/>
    <w:rsid w:val="0032752C"/>
    <w:rsid w:val="00327569"/>
    <w:rsid w:val="00327596"/>
    <w:rsid w:val="00327667"/>
    <w:rsid w:val="003276B3"/>
    <w:rsid w:val="003276C8"/>
    <w:rsid w:val="003277F9"/>
    <w:rsid w:val="00327847"/>
    <w:rsid w:val="00327891"/>
    <w:rsid w:val="003278E6"/>
    <w:rsid w:val="00327935"/>
    <w:rsid w:val="00327941"/>
    <w:rsid w:val="003279F1"/>
    <w:rsid w:val="00327A19"/>
    <w:rsid w:val="00327A79"/>
    <w:rsid w:val="00327A81"/>
    <w:rsid w:val="00327B4B"/>
    <w:rsid w:val="00327B4C"/>
    <w:rsid w:val="00327BE2"/>
    <w:rsid w:val="00327C50"/>
    <w:rsid w:val="00327C71"/>
    <w:rsid w:val="00327DD0"/>
    <w:rsid w:val="00327EAB"/>
    <w:rsid w:val="00327EBE"/>
    <w:rsid w:val="00330159"/>
    <w:rsid w:val="003301E4"/>
    <w:rsid w:val="00330203"/>
    <w:rsid w:val="0033023F"/>
    <w:rsid w:val="00330290"/>
    <w:rsid w:val="003302CD"/>
    <w:rsid w:val="003302F5"/>
    <w:rsid w:val="00330377"/>
    <w:rsid w:val="003303AC"/>
    <w:rsid w:val="003303D3"/>
    <w:rsid w:val="003303E9"/>
    <w:rsid w:val="00330465"/>
    <w:rsid w:val="003305CC"/>
    <w:rsid w:val="003305CF"/>
    <w:rsid w:val="003306CE"/>
    <w:rsid w:val="003306FE"/>
    <w:rsid w:val="00330701"/>
    <w:rsid w:val="00330705"/>
    <w:rsid w:val="00330864"/>
    <w:rsid w:val="003308F5"/>
    <w:rsid w:val="003309D4"/>
    <w:rsid w:val="00330A60"/>
    <w:rsid w:val="00330A7E"/>
    <w:rsid w:val="00330ABF"/>
    <w:rsid w:val="00330BFB"/>
    <w:rsid w:val="00330C2F"/>
    <w:rsid w:val="00330C36"/>
    <w:rsid w:val="00330CD6"/>
    <w:rsid w:val="00330D71"/>
    <w:rsid w:val="00330E0E"/>
    <w:rsid w:val="00330E5C"/>
    <w:rsid w:val="00330EC7"/>
    <w:rsid w:val="00330ED8"/>
    <w:rsid w:val="00330EE7"/>
    <w:rsid w:val="00330F74"/>
    <w:rsid w:val="00330F98"/>
    <w:rsid w:val="00330FDA"/>
    <w:rsid w:val="00331029"/>
    <w:rsid w:val="0033109B"/>
    <w:rsid w:val="0033116A"/>
    <w:rsid w:val="003311FE"/>
    <w:rsid w:val="003313C6"/>
    <w:rsid w:val="003314AD"/>
    <w:rsid w:val="003315CF"/>
    <w:rsid w:val="00331664"/>
    <w:rsid w:val="003316B9"/>
    <w:rsid w:val="003316BF"/>
    <w:rsid w:val="00331705"/>
    <w:rsid w:val="00331791"/>
    <w:rsid w:val="003317FB"/>
    <w:rsid w:val="00331920"/>
    <w:rsid w:val="00331925"/>
    <w:rsid w:val="00331926"/>
    <w:rsid w:val="00331946"/>
    <w:rsid w:val="0033196E"/>
    <w:rsid w:val="003319F9"/>
    <w:rsid w:val="00331A27"/>
    <w:rsid w:val="00331A4F"/>
    <w:rsid w:val="00331A52"/>
    <w:rsid w:val="00331A68"/>
    <w:rsid w:val="00331BEB"/>
    <w:rsid w:val="00331CEA"/>
    <w:rsid w:val="00331D44"/>
    <w:rsid w:val="00331D52"/>
    <w:rsid w:val="00331D6A"/>
    <w:rsid w:val="00331EC5"/>
    <w:rsid w:val="00331F51"/>
    <w:rsid w:val="003322B6"/>
    <w:rsid w:val="0033230B"/>
    <w:rsid w:val="00332314"/>
    <w:rsid w:val="0033241C"/>
    <w:rsid w:val="00332482"/>
    <w:rsid w:val="0033254A"/>
    <w:rsid w:val="00332909"/>
    <w:rsid w:val="0033294E"/>
    <w:rsid w:val="003329C5"/>
    <w:rsid w:val="00332A87"/>
    <w:rsid w:val="00332B30"/>
    <w:rsid w:val="00332BEC"/>
    <w:rsid w:val="00332C0C"/>
    <w:rsid w:val="00332C57"/>
    <w:rsid w:val="00332CC0"/>
    <w:rsid w:val="00332D31"/>
    <w:rsid w:val="00332D94"/>
    <w:rsid w:val="00332DA0"/>
    <w:rsid w:val="00332DAB"/>
    <w:rsid w:val="00332EE1"/>
    <w:rsid w:val="00332F22"/>
    <w:rsid w:val="00332F80"/>
    <w:rsid w:val="00332FAE"/>
    <w:rsid w:val="00333062"/>
    <w:rsid w:val="003330D8"/>
    <w:rsid w:val="00333135"/>
    <w:rsid w:val="00333159"/>
    <w:rsid w:val="00333188"/>
    <w:rsid w:val="003331AC"/>
    <w:rsid w:val="00333312"/>
    <w:rsid w:val="00333581"/>
    <w:rsid w:val="003335DC"/>
    <w:rsid w:val="00333615"/>
    <w:rsid w:val="0033363B"/>
    <w:rsid w:val="00333776"/>
    <w:rsid w:val="003337B4"/>
    <w:rsid w:val="00333828"/>
    <w:rsid w:val="00333846"/>
    <w:rsid w:val="003338BB"/>
    <w:rsid w:val="00333947"/>
    <w:rsid w:val="00333988"/>
    <w:rsid w:val="003339C6"/>
    <w:rsid w:val="00333A03"/>
    <w:rsid w:val="00333A83"/>
    <w:rsid w:val="00333A87"/>
    <w:rsid w:val="00333AA7"/>
    <w:rsid w:val="00333AA8"/>
    <w:rsid w:val="00333AE2"/>
    <w:rsid w:val="00333B05"/>
    <w:rsid w:val="00333B99"/>
    <w:rsid w:val="00333C47"/>
    <w:rsid w:val="00333C91"/>
    <w:rsid w:val="00333C9A"/>
    <w:rsid w:val="00333CD5"/>
    <w:rsid w:val="00333D4B"/>
    <w:rsid w:val="00333EC0"/>
    <w:rsid w:val="00334143"/>
    <w:rsid w:val="00334184"/>
    <w:rsid w:val="00334193"/>
    <w:rsid w:val="003341A8"/>
    <w:rsid w:val="003341FD"/>
    <w:rsid w:val="00334221"/>
    <w:rsid w:val="003342B0"/>
    <w:rsid w:val="00334301"/>
    <w:rsid w:val="003343CC"/>
    <w:rsid w:val="00334427"/>
    <w:rsid w:val="00334439"/>
    <w:rsid w:val="00334440"/>
    <w:rsid w:val="0033446B"/>
    <w:rsid w:val="00334482"/>
    <w:rsid w:val="0033449E"/>
    <w:rsid w:val="003344E1"/>
    <w:rsid w:val="0033451E"/>
    <w:rsid w:val="00334554"/>
    <w:rsid w:val="00334564"/>
    <w:rsid w:val="00334603"/>
    <w:rsid w:val="00334648"/>
    <w:rsid w:val="003346E2"/>
    <w:rsid w:val="00334779"/>
    <w:rsid w:val="0033481B"/>
    <w:rsid w:val="00334850"/>
    <w:rsid w:val="00334971"/>
    <w:rsid w:val="00334A4C"/>
    <w:rsid w:val="00334A60"/>
    <w:rsid w:val="00334A8C"/>
    <w:rsid w:val="00334B60"/>
    <w:rsid w:val="00334B63"/>
    <w:rsid w:val="00334C65"/>
    <w:rsid w:val="00334CCE"/>
    <w:rsid w:val="00334D5E"/>
    <w:rsid w:val="00334E66"/>
    <w:rsid w:val="00334E76"/>
    <w:rsid w:val="00334EC3"/>
    <w:rsid w:val="00334ECF"/>
    <w:rsid w:val="00334FF3"/>
    <w:rsid w:val="0033500C"/>
    <w:rsid w:val="00335060"/>
    <w:rsid w:val="0033521B"/>
    <w:rsid w:val="003352EF"/>
    <w:rsid w:val="003352F6"/>
    <w:rsid w:val="00335362"/>
    <w:rsid w:val="003353F5"/>
    <w:rsid w:val="0033544E"/>
    <w:rsid w:val="00335470"/>
    <w:rsid w:val="0033559D"/>
    <w:rsid w:val="003357BD"/>
    <w:rsid w:val="003357C7"/>
    <w:rsid w:val="003357FF"/>
    <w:rsid w:val="00335839"/>
    <w:rsid w:val="0033583E"/>
    <w:rsid w:val="003358B1"/>
    <w:rsid w:val="0033592C"/>
    <w:rsid w:val="00335965"/>
    <w:rsid w:val="0033599E"/>
    <w:rsid w:val="00335ACF"/>
    <w:rsid w:val="00335AFF"/>
    <w:rsid w:val="00335B23"/>
    <w:rsid w:val="00335B27"/>
    <w:rsid w:val="00335B2D"/>
    <w:rsid w:val="00335BF6"/>
    <w:rsid w:val="00335D29"/>
    <w:rsid w:val="00335D4E"/>
    <w:rsid w:val="00335D75"/>
    <w:rsid w:val="00335DAA"/>
    <w:rsid w:val="00335DE9"/>
    <w:rsid w:val="00335E8D"/>
    <w:rsid w:val="00335ECA"/>
    <w:rsid w:val="00335F0F"/>
    <w:rsid w:val="00335FA3"/>
    <w:rsid w:val="00335FD8"/>
    <w:rsid w:val="003360D7"/>
    <w:rsid w:val="00336159"/>
    <w:rsid w:val="0033631B"/>
    <w:rsid w:val="0033634E"/>
    <w:rsid w:val="00336369"/>
    <w:rsid w:val="00336372"/>
    <w:rsid w:val="00336379"/>
    <w:rsid w:val="0033641D"/>
    <w:rsid w:val="0033643F"/>
    <w:rsid w:val="00336472"/>
    <w:rsid w:val="00336479"/>
    <w:rsid w:val="00336521"/>
    <w:rsid w:val="00336619"/>
    <w:rsid w:val="00336710"/>
    <w:rsid w:val="00336748"/>
    <w:rsid w:val="003367D2"/>
    <w:rsid w:val="003368CC"/>
    <w:rsid w:val="003368E5"/>
    <w:rsid w:val="003368EE"/>
    <w:rsid w:val="00336904"/>
    <w:rsid w:val="0033690C"/>
    <w:rsid w:val="00336C38"/>
    <w:rsid w:val="00336C53"/>
    <w:rsid w:val="00336C5F"/>
    <w:rsid w:val="00336D0C"/>
    <w:rsid w:val="00336D94"/>
    <w:rsid w:val="00336DEC"/>
    <w:rsid w:val="00336EA2"/>
    <w:rsid w:val="00336EF9"/>
    <w:rsid w:val="00336F99"/>
    <w:rsid w:val="0033717B"/>
    <w:rsid w:val="0033723C"/>
    <w:rsid w:val="00337367"/>
    <w:rsid w:val="00337393"/>
    <w:rsid w:val="0033744D"/>
    <w:rsid w:val="003374A5"/>
    <w:rsid w:val="003374DA"/>
    <w:rsid w:val="00337552"/>
    <w:rsid w:val="0033756C"/>
    <w:rsid w:val="00337615"/>
    <w:rsid w:val="00337670"/>
    <w:rsid w:val="0033773F"/>
    <w:rsid w:val="0033778F"/>
    <w:rsid w:val="00337852"/>
    <w:rsid w:val="00337861"/>
    <w:rsid w:val="003378E7"/>
    <w:rsid w:val="00337B90"/>
    <w:rsid w:val="00337C68"/>
    <w:rsid w:val="00337C7E"/>
    <w:rsid w:val="00337D2A"/>
    <w:rsid w:val="00337D3E"/>
    <w:rsid w:val="00337D42"/>
    <w:rsid w:val="00337D47"/>
    <w:rsid w:val="00337D6C"/>
    <w:rsid w:val="00337DCD"/>
    <w:rsid w:val="00337E4D"/>
    <w:rsid w:val="00337EC7"/>
    <w:rsid w:val="00337F7F"/>
    <w:rsid w:val="00337F8F"/>
    <w:rsid w:val="00340029"/>
    <w:rsid w:val="00340032"/>
    <w:rsid w:val="003400FE"/>
    <w:rsid w:val="0034010D"/>
    <w:rsid w:val="00340219"/>
    <w:rsid w:val="00340221"/>
    <w:rsid w:val="00340305"/>
    <w:rsid w:val="00340351"/>
    <w:rsid w:val="003403E7"/>
    <w:rsid w:val="0034045C"/>
    <w:rsid w:val="00340479"/>
    <w:rsid w:val="003404AB"/>
    <w:rsid w:val="003404FA"/>
    <w:rsid w:val="003405BD"/>
    <w:rsid w:val="0034069F"/>
    <w:rsid w:val="003406A2"/>
    <w:rsid w:val="003406AB"/>
    <w:rsid w:val="003406E5"/>
    <w:rsid w:val="003407A2"/>
    <w:rsid w:val="003407C7"/>
    <w:rsid w:val="003407E1"/>
    <w:rsid w:val="0034084C"/>
    <w:rsid w:val="00340858"/>
    <w:rsid w:val="003408C3"/>
    <w:rsid w:val="00340950"/>
    <w:rsid w:val="003409AC"/>
    <w:rsid w:val="003409E8"/>
    <w:rsid w:val="003409EE"/>
    <w:rsid w:val="00340A06"/>
    <w:rsid w:val="00340A1E"/>
    <w:rsid w:val="00340A5E"/>
    <w:rsid w:val="00340AB3"/>
    <w:rsid w:val="00340ACB"/>
    <w:rsid w:val="00340B08"/>
    <w:rsid w:val="00340B26"/>
    <w:rsid w:val="00340B32"/>
    <w:rsid w:val="00340C81"/>
    <w:rsid w:val="00340C9D"/>
    <w:rsid w:val="00340CDB"/>
    <w:rsid w:val="00340CEB"/>
    <w:rsid w:val="00340D62"/>
    <w:rsid w:val="00340E37"/>
    <w:rsid w:val="00340E6B"/>
    <w:rsid w:val="00340E99"/>
    <w:rsid w:val="00340EA2"/>
    <w:rsid w:val="00340F47"/>
    <w:rsid w:val="00341063"/>
    <w:rsid w:val="00341141"/>
    <w:rsid w:val="00341146"/>
    <w:rsid w:val="003411A3"/>
    <w:rsid w:val="003411E3"/>
    <w:rsid w:val="00341208"/>
    <w:rsid w:val="003412D0"/>
    <w:rsid w:val="003414B9"/>
    <w:rsid w:val="0034150B"/>
    <w:rsid w:val="00341596"/>
    <w:rsid w:val="003415B6"/>
    <w:rsid w:val="00341676"/>
    <w:rsid w:val="0034168D"/>
    <w:rsid w:val="00341698"/>
    <w:rsid w:val="003416B0"/>
    <w:rsid w:val="003416F4"/>
    <w:rsid w:val="003416F6"/>
    <w:rsid w:val="0034170B"/>
    <w:rsid w:val="003417B4"/>
    <w:rsid w:val="00341879"/>
    <w:rsid w:val="00341958"/>
    <w:rsid w:val="003419F6"/>
    <w:rsid w:val="00341A57"/>
    <w:rsid w:val="00341AD9"/>
    <w:rsid w:val="00341B2D"/>
    <w:rsid w:val="00341B2E"/>
    <w:rsid w:val="00341B70"/>
    <w:rsid w:val="00341B84"/>
    <w:rsid w:val="00341C61"/>
    <w:rsid w:val="00341C96"/>
    <w:rsid w:val="00341E26"/>
    <w:rsid w:val="00341E3C"/>
    <w:rsid w:val="00341E45"/>
    <w:rsid w:val="00341E61"/>
    <w:rsid w:val="00341E8C"/>
    <w:rsid w:val="00341E93"/>
    <w:rsid w:val="00341ED6"/>
    <w:rsid w:val="00341EF7"/>
    <w:rsid w:val="00341FED"/>
    <w:rsid w:val="003420AE"/>
    <w:rsid w:val="003420E9"/>
    <w:rsid w:val="003421E1"/>
    <w:rsid w:val="00342319"/>
    <w:rsid w:val="00342349"/>
    <w:rsid w:val="00342363"/>
    <w:rsid w:val="00342378"/>
    <w:rsid w:val="00342381"/>
    <w:rsid w:val="003425BD"/>
    <w:rsid w:val="0034263D"/>
    <w:rsid w:val="00342663"/>
    <w:rsid w:val="00342689"/>
    <w:rsid w:val="003427FA"/>
    <w:rsid w:val="00342810"/>
    <w:rsid w:val="003428E1"/>
    <w:rsid w:val="00342924"/>
    <w:rsid w:val="003429A2"/>
    <w:rsid w:val="00342A00"/>
    <w:rsid w:val="00342B12"/>
    <w:rsid w:val="00342B39"/>
    <w:rsid w:val="00342C5D"/>
    <w:rsid w:val="00342CB6"/>
    <w:rsid w:val="00342D68"/>
    <w:rsid w:val="00342EC2"/>
    <w:rsid w:val="00342EF0"/>
    <w:rsid w:val="00342F88"/>
    <w:rsid w:val="00342FFA"/>
    <w:rsid w:val="00343002"/>
    <w:rsid w:val="00343041"/>
    <w:rsid w:val="0034306E"/>
    <w:rsid w:val="003430AF"/>
    <w:rsid w:val="003430DB"/>
    <w:rsid w:val="003430E8"/>
    <w:rsid w:val="00343171"/>
    <w:rsid w:val="00343222"/>
    <w:rsid w:val="003432F2"/>
    <w:rsid w:val="00343391"/>
    <w:rsid w:val="003433C6"/>
    <w:rsid w:val="003434C1"/>
    <w:rsid w:val="003434ED"/>
    <w:rsid w:val="00343574"/>
    <w:rsid w:val="003435C6"/>
    <w:rsid w:val="003435FC"/>
    <w:rsid w:val="0034377E"/>
    <w:rsid w:val="0034380F"/>
    <w:rsid w:val="00343851"/>
    <w:rsid w:val="003438FE"/>
    <w:rsid w:val="00343900"/>
    <w:rsid w:val="0034393A"/>
    <w:rsid w:val="0034393F"/>
    <w:rsid w:val="003439D2"/>
    <w:rsid w:val="003439FA"/>
    <w:rsid w:val="00343A07"/>
    <w:rsid w:val="00343A75"/>
    <w:rsid w:val="00343B3C"/>
    <w:rsid w:val="00343B83"/>
    <w:rsid w:val="00343B90"/>
    <w:rsid w:val="00343B93"/>
    <w:rsid w:val="00343CAB"/>
    <w:rsid w:val="00343D36"/>
    <w:rsid w:val="00343D3E"/>
    <w:rsid w:val="00344054"/>
    <w:rsid w:val="003440AE"/>
    <w:rsid w:val="00344116"/>
    <w:rsid w:val="0034411D"/>
    <w:rsid w:val="00344149"/>
    <w:rsid w:val="003441D1"/>
    <w:rsid w:val="0034441C"/>
    <w:rsid w:val="00344425"/>
    <w:rsid w:val="003445C4"/>
    <w:rsid w:val="003446CA"/>
    <w:rsid w:val="0034475E"/>
    <w:rsid w:val="003447C0"/>
    <w:rsid w:val="00344823"/>
    <w:rsid w:val="003448AD"/>
    <w:rsid w:val="003449A6"/>
    <w:rsid w:val="003449D1"/>
    <w:rsid w:val="00344A8C"/>
    <w:rsid w:val="00344AC3"/>
    <w:rsid w:val="00344AD4"/>
    <w:rsid w:val="00344B2A"/>
    <w:rsid w:val="00344C0B"/>
    <w:rsid w:val="00344C80"/>
    <w:rsid w:val="00344C9C"/>
    <w:rsid w:val="00344CD2"/>
    <w:rsid w:val="00344D12"/>
    <w:rsid w:val="00344D9E"/>
    <w:rsid w:val="00344DA0"/>
    <w:rsid w:val="00344DCD"/>
    <w:rsid w:val="00344E71"/>
    <w:rsid w:val="00344F5E"/>
    <w:rsid w:val="00344F6D"/>
    <w:rsid w:val="00344FB5"/>
    <w:rsid w:val="00345305"/>
    <w:rsid w:val="00345318"/>
    <w:rsid w:val="00345414"/>
    <w:rsid w:val="0034546F"/>
    <w:rsid w:val="00345533"/>
    <w:rsid w:val="003455B3"/>
    <w:rsid w:val="00345621"/>
    <w:rsid w:val="0034564E"/>
    <w:rsid w:val="003456CA"/>
    <w:rsid w:val="00345823"/>
    <w:rsid w:val="00345876"/>
    <w:rsid w:val="00345878"/>
    <w:rsid w:val="003458C6"/>
    <w:rsid w:val="0034592C"/>
    <w:rsid w:val="0034595A"/>
    <w:rsid w:val="0034595C"/>
    <w:rsid w:val="003459B2"/>
    <w:rsid w:val="003459B5"/>
    <w:rsid w:val="00345B5D"/>
    <w:rsid w:val="00345B61"/>
    <w:rsid w:val="00345C20"/>
    <w:rsid w:val="00345C49"/>
    <w:rsid w:val="00345CC2"/>
    <w:rsid w:val="00345CF6"/>
    <w:rsid w:val="00345CFB"/>
    <w:rsid w:val="00345DAE"/>
    <w:rsid w:val="00345DEE"/>
    <w:rsid w:val="00345DF1"/>
    <w:rsid w:val="00345EBC"/>
    <w:rsid w:val="00345F24"/>
    <w:rsid w:val="00345F4E"/>
    <w:rsid w:val="00345F76"/>
    <w:rsid w:val="00346007"/>
    <w:rsid w:val="003460B4"/>
    <w:rsid w:val="003460CC"/>
    <w:rsid w:val="00346156"/>
    <w:rsid w:val="0034616A"/>
    <w:rsid w:val="0034620E"/>
    <w:rsid w:val="003462D6"/>
    <w:rsid w:val="0034638A"/>
    <w:rsid w:val="003463A7"/>
    <w:rsid w:val="003463F5"/>
    <w:rsid w:val="003464E6"/>
    <w:rsid w:val="00346505"/>
    <w:rsid w:val="00346626"/>
    <w:rsid w:val="0034664E"/>
    <w:rsid w:val="0034666D"/>
    <w:rsid w:val="0034671D"/>
    <w:rsid w:val="00346753"/>
    <w:rsid w:val="0034676F"/>
    <w:rsid w:val="00346858"/>
    <w:rsid w:val="003468C7"/>
    <w:rsid w:val="003468F5"/>
    <w:rsid w:val="0034692E"/>
    <w:rsid w:val="00346986"/>
    <w:rsid w:val="003469FF"/>
    <w:rsid w:val="00346B45"/>
    <w:rsid w:val="00346B4B"/>
    <w:rsid w:val="00346B77"/>
    <w:rsid w:val="00346C76"/>
    <w:rsid w:val="00346C79"/>
    <w:rsid w:val="00346DBB"/>
    <w:rsid w:val="00346E2D"/>
    <w:rsid w:val="00346EAA"/>
    <w:rsid w:val="00346F30"/>
    <w:rsid w:val="00346F4D"/>
    <w:rsid w:val="00346F63"/>
    <w:rsid w:val="00346FD9"/>
    <w:rsid w:val="00346FE2"/>
    <w:rsid w:val="00347000"/>
    <w:rsid w:val="003470F0"/>
    <w:rsid w:val="00347202"/>
    <w:rsid w:val="00347280"/>
    <w:rsid w:val="00347348"/>
    <w:rsid w:val="00347373"/>
    <w:rsid w:val="0034749F"/>
    <w:rsid w:val="003474AB"/>
    <w:rsid w:val="003474B1"/>
    <w:rsid w:val="003474C6"/>
    <w:rsid w:val="00347527"/>
    <w:rsid w:val="003475C2"/>
    <w:rsid w:val="003475F0"/>
    <w:rsid w:val="0034764B"/>
    <w:rsid w:val="00347699"/>
    <w:rsid w:val="003476BE"/>
    <w:rsid w:val="003477A9"/>
    <w:rsid w:val="003477ED"/>
    <w:rsid w:val="00347806"/>
    <w:rsid w:val="0034783D"/>
    <w:rsid w:val="0034792C"/>
    <w:rsid w:val="00347956"/>
    <w:rsid w:val="003479C5"/>
    <w:rsid w:val="00347AE9"/>
    <w:rsid w:val="00347B42"/>
    <w:rsid w:val="00347B60"/>
    <w:rsid w:val="00347C28"/>
    <w:rsid w:val="00347CD8"/>
    <w:rsid w:val="00347EB0"/>
    <w:rsid w:val="00347EC2"/>
    <w:rsid w:val="00347EC7"/>
    <w:rsid w:val="00347FB0"/>
    <w:rsid w:val="00347FC5"/>
    <w:rsid w:val="0035002D"/>
    <w:rsid w:val="003500EC"/>
    <w:rsid w:val="00350132"/>
    <w:rsid w:val="003501FF"/>
    <w:rsid w:val="0035033F"/>
    <w:rsid w:val="0035035C"/>
    <w:rsid w:val="00350366"/>
    <w:rsid w:val="003503A2"/>
    <w:rsid w:val="003505BD"/>
    <w:rsid w:val="003505CE"/>
    <w:rsid w:val="003505D8"/>
    <w:rsid w:val="0035061C"/>
    <w:rsid w:val="0035062E"/>
    <w:rsid w:val="00350684"/>
    <w:rsid w:val="003506D8"/>
    <w:rsid w:val="003506DE"/>
    <w:rsid w:val="003506FB"/>
    <w:rsid w:val="0035075C"/>
    <w:rsid w:val="0035079C"/>
    <w:rsid w:val="003507B0"/>
    <w:rsid w:val="003507B5"/>
    <w:rsid w:val="0035091E"/>
    <w:rsid w:val="0035093F"/>
    <w:rsid w:val="003509CB"/>
    <w:rsid w:val="00350ABC"/>
    <w:rsid w:val="00350AC9"/>
    <w:rsid w:val="00350BE3"/>
    <w:rsid w:val="00350C09"/>
    <w:rsid w:val="00350D75"/>
    <w:rsid w:val="00350E15"/>
    <w:rsid w:val="00350E57"/>
    <w:rsid w:val="00350F8B"/>
    <w:rsid w:val="0035102D"/>
    <w:rsid w:val="00351074"/>
    <w:rsid w:val="00351091"/>
    <w:rsid w:val="003510E5"/>
    <w:rsid w:val="0035114A"/>
    <w:rsid w:val="003511AC"/>
    <w:rsid w:val="003511F6"/>
    <w:rsid w:val="003512B6"/>
    <w:rsid w:val="00351309"/>
    <w:rsid w:val="0035130A"/>
    <w:rsid w:val="0035136E"/>
    <w:rsid w:val="00351387"/>
    <w:rsid w:val="003513BD"/>
    <w:rsid w:val="003513CB"/>
    <w:rsid w:val="003513FE"/>
    <w:rsid w:val="0035147D"/>
    <w:rsid w:val="003514B2"/>
    <w:rsid w:val="003514B6"/>
    <w:rsid w:val="0035151E"/>
    <w:rsid w:val="00351560"/>
    <w:rsid w:val="0035158E"/>
    <w:rsid w:val="00351688"/>
    <w:rsid w:val="003516A2"/>
    <w:rsid w:val="003516D2"/>
    <w:rsid w:val="0035174F"/>
    <w:rsid w:val="003517E4"/>
    <w:rsid w:val="00351861"/>
    <w:rsid w:val="00351872"/>
    <w:rsid w:val="003518CA"/>
    <w:rsid w:val="00351913"/>
    <w:rsid w:val="003519B0"/>
    <w:rsid w:val="003519BE"/>
    <w:rsid w:val="00351AB0"/>
    <w:rsid w:val="00351B26"/>
    <w:rsid w:val="00351B9E"/>
    <w:rsid w:val="00351C00"/>
    <w:rsid w:val="00351C42"/>
    <w:rsid w:val="00351D21"/>
    <w:rsid w:val="00351E21"/>
    <w:rsid w:val="00351EDF"/>
    <w:rsid w:val="00351F34"/>
    <w:rsid w:val="00351F3A"/>
    <w:rsid w:val="00351F8F"/>
    <w:rsid w:val="00352022"/>
    <w:rsid w:val="00352023"/>
    <w:rsid w:val="0035203F"/>
    <w:rsid w:val="0035212F"/>
    <w:rsid w:val="00352196"/>
    <w:rsid w:val="003521C1"/>
    <w:rsid w:val="003522A5"/>
    <w:rsid w:val="0035231B"/>
    <w:rsid w:val="00352385"/>
    <w:rsid w:val="003523A2"/>
    <w:rsid w:val="003523D4"/>
    <w:rsid w:val="003523E0"/>
    <w:rsid w:val="00352440"/>
    <w:rsid w:val="003524DF"/>
    <w:rsid w:val="00352549"/>
    <w:rsid w:val="00352587"/>
    <w:rsid w:val="003525A2"/>
    <w:rsid w:val="00352648"/>
    <w:rsid w:val="003526E7"/>
    <w:rsid w:val="00352782"/>
    <w:rsid w:val="003527AA"/>
    <w:rsid w:val="003527EE"/>
    <w:rsid w:val="003528A2"/>
    <w:rsid w:val="00352981"/>
    <w:rsid w:val="00352A50"/>
    <w:rsid w:val="00352A76"/>
    <w:rsid w:val="00352AF5"/>
    <w:rsid w:val="00352B36"/>
    <w:rsid w:val="00352B4B"/>
    <w:rsid w:val="00352B7E"/>
    <w:rsid w:val="00352B9F"/>
    <w:rsid w:val="00352C0D"/>
    <w:rsid w:val="00352C3D"/>
    <w:rsid w:val="00352D12"/>
    <w:rsid w:val="00352DA5"/>
    <w:rsid w:val="00352DA6"/>
    <w:rsid w:val="00352FC0"/>
    <w:rsid w:val="0035301D"/>
    <w:rsid w:val="0035310D"/>
    <w:rsid w:val="00353170"/>
    <w:rsid w:val="003531E3"/>
    <w:rsid w:val="003531FF"/>
    <w:rsid w:val="00353204"/>
    <w:rsid w:val="00353256"/>
    <w:rsid w:val="00353280"/>
    <w:rsid w:val="00353293"/>
    <w:rsid w:val="003532B0"/>
    <w:rsid w:val="003532DC"/>
    <w:rsid w:val="003532F8"/>
    <w:rsid w:val="0035343C"/>
    <w:rsid w:val="00353484"/>
    <w:rsid w:val="003534BE"/>
    <w:rsid w:val="00353503"/>
    <w:rsid w:val="0035357C"/>
    <w:rsid w:val="003535D9"/>
    <w:rsid w:val="0035365D"/>
    <w:rsid w:val="00353671"/>
    <w:rsid w:val="003536EF"/>
    <w:rsid w:val="003538CE"/>
    <w:rsid w:val="003538D4"/>
    <w:rsid w:val="00353916"/>
    <w:rsid w:val="003539C6"/>
    <w:rsid w:val="00353B72"/>
    <w:rsid w:val="00353C92"/>
    <w:rsid w:val="00353D56"/>
    <w:rsid w:val="00353D82"/>
    <w:rsid w:val="00353DEA"/>
    <w:rsid w:val="00353E62"/>
    <w:rsid w:val="00353E8B"/>
    <w:rsid w:val="00353F03"/>
    <w:rsid w:val="00353F30"/>
    <w:rsid w:val="00353F5F"/>
    <w:rsid w:val="00353F93"/>
    <w:rsid w:val="00354011"/>
    <w:rsid w:val="00354088"/>
    <w:rsid w:val="0035409C"/>
    <w:rsid w:val="003540C2"/>
    <w:rsid w:val="003541CF"/>
    <w:rsid w:val="003541E3"/>
    <w:rsid w:val="00354366"/>
    <w:rsid w:val="003543C5"/>
    <w:rsid w:val="00354475"/>
    <w:rsid w:val="0035459D"/>
    <w:rsid w:val="003545B4"/>
    <w:rsid w:val="00354608"/>
    <w:rsid w:val="00354619"/>
    <w:rsid w:val="00354669"/>
    <w:rsid w:val="00354677"/>
    <w:rsid w:val="0035469C"/>
    <w:rsid w:val="003546E7"/>
    <w:rsid w:val="003546EA"/>
    <w:rsid w:val="003547D4"/>
    <w:rsid w:val="00354814"/>
    <w:rsid w:val="003548AF"/>
    <w:rsid w:val="003548FA"/>
    <w:rsid w:val="00354991"/>
    <w:rsid w:val="003549A1"/>
    <w:rsid w:val="003549F3"/>
    <w:rsid w:val="00354A54"/>
    <w:rsid w:val="00354AC9"/>
    <w:rsid w:val="00354BC0"/>
    <w:rsid w:val="00354C29"/>
    <w:rsid w:val="00354D73"/>
    <w:rsid w:val="00354DBA"/>
    <w:rsid w:val="00354E67"/>
    <w:rsid w:val="00354FE5"/>
    <w:rsid w:val="0035508A"/>
    <w:rsid w:val="003550DA"/>
    <w:rsid w:val="0035516A"/>
    <w:rsid w:val="003551D2"/>
    <w:rsid w:val="00355225"/>
    <w:rsid w:val="00355259"/>
    <w:rsid w:val="0035525C"/>
    <w:rsid w:val="00355350"/>
    <w:rsid w:val="0035536C"/>
    <w:rsid w:val="003553E9"/>
    <w:rsid w:val="003553EA"/>
    <w:rsid w:val="003554E7"/>
    <w:rsid w:val="00355526"/>
    <w:rsid w:val="00355533"/>
    <w:rsid w:val="003555C0"/>
    <w:rsid w:val="00355702"/>
    <w:rsid w:val="0035571C"/>
    <w:rsid w:val="003557EF"/>
    <w:rsid w:val="0035580F"/>
    <w:rsid w:val="003558D4"/>
    <w:rsid w:val="00355972"/>
    <w:rsid w:val="003559E1"/>
    <w:rsid w:val="00355BEE"/>
    <w:rsid w:val="00355CBF"/>
    <w:rsid w:val="00355E29"/>
    <w:rsid w:val="00355E61"/>
    <w:rsid w:val="00355E9C"/>
    <w:rsid w:val="00355FDF"/>
    <w:rsid w:val="0035600A"/>
    <w:rsid w:val="00356024"/>
    <w:rsid w:val="0035602B"/>
    <w:rsid w:val="00356050"/>
    <w:rsid w:val="00356073"/>
    <w:rsid w:val="00356159"/>
    <w:rsid w:val="00356185"/>
    <w:rsid w:val="003561A0"/>
    <w:rsid w:val="003561AB"/>
    <w:rsid w:val="00356214"/>
    <w:rsid w:val="003562FC"/>
    <w:rsid w:val="0035644D"/>
    <w:rsid w:val="0035654D"/>
    <w:rsid w:val="0035672A"/>
    <w:rsid w:val="00356867"/>
    <w:rsid w:val="003568A0"/>
    <w:rsid w:val="003568DD"/>
    <w:rsid w:val="003569A7"/>
    <w:rsid w:val="00356C3E"/>
    <w:rsid w:val="00356D06"/>
    <w:rsid w:val="00356D40"/>
    <w:rsid w:val="00356D57"/>
    <w:rsid w:val="00356DBC"/>
    <w:rsid w:val="00356E0A"/>
    <w:rsid w:val="00356E3E"/>
    <w:rsid w:val="00356E59"/>
    <w:rsid w:val="00356EC3"/>
    <w:rsid w:val="0035706B"/>
    <w:rsid w:val="003570A8"/>
    <w:rsid w:val="003570BB"/>
    <w:rsid w:val="003571B2"/>
    <w:rsid w:val="003571E4"/>
    <w:rsid w:val="0035721B"/>
    <w:rsid w:val="00357244"/>
    <w:rsid w:val="00357279"/>
    <w:rsid w:val="00357286"/>
    <w:rsid w:val="00357368"/>
    <w:rsid w:val="003573FC"/>
    <w:rsid w:val="00357409"/>
    <w:rsid w:val="0035741E"/>
    <w:rsid w:val="00357451"/>
    <w:rsid w:val="0035755F"/>
    <w:rsid w:val="00357656"/>
    <w:rsid w:val="003576F8"/>
    <w:rsid w:val="00357707"/>
    <w:rsid w:val="0035776C"/>
    <w:rsid w:val="0035776F"/>
    <w:rsid w:val="0035778D"/>
    <w:rsid w:val="003577B3"/>
    <w:rsid w:val="003577B5"/>
    <w:rsid w:val="003577DC"/>
    <w:rsid w:val="00357817"/>
    <w:rsid w:val="0035792A"/>
    <w:rsid w:val="0035795E"/>
    <w:rsid w:val="00357962"/>
    <w:rsid w:val="00357A68"/>
    <w:rsid w:val="00357AF7"/>
    <w:rsid w:val="00357B09"/>
    <w:rsid w:val="00357B3D"/>
    <w:rsid w:val="00357B5C"/>
    <w:rsid w:val="00357B66"/>
    <w:rsid w:val="00357C69"/>
    <w:rsid w:val="00357C76"/>
    <w:rsid w:val="00357CF8"/>
    <w:rsid w:val="00357D8E"/>
    <w:rsid w:val="00357E72"/>
    <w:rsid w:val="00357E7D"/>
    <w:rsid w:val="00357F5C"/>
    <w:rsid w:val="00357FC4"/>
    <w:rsid w:val="00360054"/>
    <w:rsid w:val="0036007A"/>
    <w:rsid w:val="00360094"/>
    <w:rsid w:val="003600FA"/>
    <w:rsid w:val="00360130"/>
    <w:rsid w:val="003601A6"/>
    <w:rsid w:val="003601DF"/>
    <w:rsid w:val="003602E5"/>
    <w:rsid w:val="0036036A"/>
    <w:rsid w:val="00360390"/>
    <w:rsid w:val="003603AE"/>
    <w:rsid w:val="003603E3"/>
    <w:rsid w:val="00360416"/>
    <w:rsid w:val="0036044C"/>
    <w:rsid w:val="003604E5"/>
    <w:rsid w:val="003604FF"/>
    <w:rsid w:val="00360500"/>
    <w:rsid w:val="0036052D"/>
    <w:rsid w:val="00360660"/>
    <w:rsid w:val="00360676"/>
    <w:rsid w:val="003606C8"/>
    <w:rsid w:val="003606D2"/>
    <w:rsid w:val="003607E5"/>
    <w:rsid w:val="00360831"/>
    <w:rsid w:val="00360844"/>
    <w:rsid w:val="003609B6"/>
    <w:rsid w:val="00360AB8"/>
    <w:rsid w:val="00360B1D"/>
    <w:rsid w:val="00360B36"/>
    <w:rsid w:val="00360D06"/>
    <w:rsid w:val="00360D0F"/>
    <w:rsid w:val="00360D82"/>
    <w:rsid w:val="00360D8B"/>
    <w:rsid w:val="00360E5F"/>
    <w:rsid w:val="00360F43"/>
    <w:rsid w:val="003610A6"/>
    <w:rsid w:val="003610AC"/>
    <w:rsid w:val="003610E0"/>
    <w:rsid w:val="003610EA"/>
    <w:rsid w:val="00361163"/>
    <w:rsid w:val="0036119A"/>
    <w:rsid w:val="00361242"/>
    <w:rsid w:val="003612A1"/>
    <w:rsid w:val="003612B2"/>
    <w:rsid w:val="00361308"/>
    <w:rsid w:val="00361335"/>
    <w:rsid w:val="00361490"/>
    <w:rsid w:val="0036162E"/>
    <w:rsid w:val="00361644"/>
    <w:rsid w:val="0036165C"/>
    <w:rsid w:val="00361669"/>
    <w:rsid w:val="003616CA"/>
    <w:rsid w:val="00361943"/>
    <w:rsid w:val="003619FE"/>
    <w:rsid w:val="00361A42"/>
    <w:rsid w:val="00361A69"/>
    <w:rsid w:val="00361ABA"/>
    <w:rsid w:val="00361ADE"/>
    <w:rsid w:val="00361BFD"/>
    <w:rsid w:val="00361C4D"/>
    <w:rsid w:val="00361C85"/>
    <w:rsid w:val="00361C94"/>
    <w:rsid w:val="00361CF0"/>
    <w:rsid w:val="00361D16"/>
    <w:rsid w:val="00361E12"/>
    <w:rsid w:val="00361E38"/>
    <w:rsid w:val="00361E72"/>
    <w:rsid w:val="00361F77"/>
    <w:rsid w:val="00361FD5"/>
    <w:rsid w:val="00362049"/>
    <w:rsid w:val="00362052"/>
    <w:rsid w:val="0036209D"/>
    <w:rsid w:val="00362131"/>
    <w:rsid w:val="003621C7"/>
    <w:rsid w:val="003621EC"/>
    <w:rsid w:val="00362272"/>
    <w:rsid w:val="003622E2"/>
    <w:rsid w:val="0036239A"/>
    <w:rsid w:val="0036239E"/>
    <w:rsid w:val="00362520"/>
    <w:rsid w:val="00362547"/>
    <w:rsid w:val="00362567"/>
    <w:rsid w:val="00362573"/>
    <w:rsid w:val="00362591"/>
    <w:rsid w:val="0036259B"/>
    <w:rsid w:val="003625CC"/>
    <w:rsid w:val="00362624"/>
    <w:rsid w:val="003626A6"/>
    <w:rsid w:val="00362783"/>
    <w:rsid w:val="003627FB"/>
    <w:rsid w:val="00362890"/>
    <w:rsid w:val="003628BB"/>
    <w:rsid w:val="003628CA"/>
    <w:rsid w:val="00362938"/>
    <w:rsid w:val="00362A12"/>
    <w:rsid w:val="00362A27"/>
    <w:rsid w:val="00362AD7"/>
    <w:rsid w:val="00362B4D"/>
    <w:rsid w:val="00362B90"/>
    <w:rsid w:val="00362BBF"/>
    <w:rsid w:val="00362C2B"/>
    <w:rsid w:val="00362C97"/>
    <w:rsid w:val="00362CAD"/>
    <w:rsid w:val="00362CD4"/>
    <w:rsid w:val="00362DCB"/>
    <w:rsid w:val="00362DE7"/>
    <w:rsid w:val="00362E77"/>
    <w:rsid w:val="00362E80"/>
    <w:rsid w:val="00362EB8"/>
    <w:rsid w:val="00362F56"/>
    <w:rsid w:val="00362F96"/>
    <w:rsid w:val="00362F9B"/>
    <w:rsid w:val="00362FD8"/>
    <w:rsid w:val="00363001"/>
    <w:rsid w:val="0036310E"/>
    <w:rsid w:val="00363144"/>
    <w:rsid w:val="003631D1"/>
    <w:rsid w:val="00363275"/>
    <w:rsid w:val="0036327A"/>
    <w:rsid w:val="00363587"/>
    <w:rsid w:val="003635E3"/>
    <w:rsid w:val="0036361B"/>
    <w:rsid w:val="003636B4"/>
    <w:rsid w:val="003636F5"/>
    <w:rsid w:val="00363781"/>
    <w:rsid w:val="003637D3"/>
    <w:rsid w:val="00363810"/>
    <w:rsid w:val="00363907"/>
    <w:rsid w:val="00363925"/>
    <w:rsid w:val="00363A76"/>
    <w:rsid w:val="00363ADB"/>
    <w:rsid w:val="00363B1B"/>
    <w:rsid w:val="00363B20"/>
    <w:rsid w:val="00363C05"/>
    <w:rsid w:val="00363C9E"/>
    <w:rsid w:val="00363D3F"/>
    <w:rsid w:val="00363DA9"/>
    <w:rsid w:val="00363E23"/>
    <w:rsid w:val="00363E74"/>
    <w:rsid w:val="00363F1F"/>
    <w:rsid w:val="00363F55"/>
    <w:rsid w:val="00363F9D"/>
    <w:rsid w:val="00363FA8"/>
    <w:rsid w:val="00363FB7"/>
    <w:rsid w:val="00364025"/>
    <w:rsid w:val="0036407E"/>
    <w:rsid w:val="0036417C"/>
    <w:rsid w:val="0036418A"/>
    <w:rsid w:val="003641B5"/>
    <w:rsid w:val="0036420C"/>
    <w:rsid w:val="00364253"/>
    <w:rsid w:val="00364276"/>
    <w:rsid w:val="0036429F"/>
    <w:rsid w:val="003642C0"/>
    <w:rsid w:val="003642D5"/>
    <w:rsid w:val="0036443C"/>
    <w:rsid w:val="00364501"/>
    <w:rsid w:val="00364528"/>
    <w:rsid w:val="00364534"/>
    <w:rsid w:val="00364550"/>
    <w:rsid w:val="00364563"/>
    <w:rsid w:val="00364571"/>
    <w:rsid w:val="003646B0"/>
    <w:rsid w:val="003647CD"/>
    <w:rsid w:val="00364833"/>
    <w:rsid w:val="003648CC"/>
    <w:rsid w:val="003648D1"/>
    <w:rsid w:val="003649AE"/>
    <w:rsid w:val="003649E8"/>
    <w:rsid w:val="00364A35"/>
    <w:rsid w:val="00364A4C"/>
    <w:rsid w:val="00364A97"/>
    <w:rsid w:val="00364AB1"/>
    <w:rsid w:val="00364B82"/>
    <w:rsid w:val="00364C73"/>
    <w:rsid w:val="00364CB5"/>
    <w:rsid w:val="00364F23"/>
    <w:rsid w:val="003650B7"/>
    <w:rsid w:val="00365181"/>
    <w:rsid w:val="003651AD"/>
    <w:rsid w:val="00365287"/>
    <w:rsid w:val="003652CB"/>
    <w:rsid w:val="00365341"/>
    <w:rsid w:val="003653B4"/>
    <w:rsid w:val="003653C8"/>
    <w:rsid w:val="0036556A"/>
    <w:rsid w:val="003657FC"/>
    <w:rsid w:val="00365819"/>
    <w:rsid w:val="00365A49"/>
    <w:rsid w:val="00365A61"/>
    <w:rsid w:val="00365A9A"/>
    <w:rsid w:val="00365BFC"/>
    <w:rsid w:val="00365C22"/>
    <w:rsid w:val="00365C90"/>
    <w:rsid w:val="00365C9D"/>
    <w:rsid w:val="00365CC8"/>
    <w:rsid w:val="00365DA7"/>
    <w:rsid w:val="00365DA9"/>
    <w:rsid w:val="00365E68"/>
    <w:rsid w:val="00365E8C"/>
    <w:rsid w:val="00365F7D"/>
    <w:rsid w:val="00366087"/>
    <w:rsid w:val="0036609E"/>
    <w:rsid w:val="003660C9"/>
    <w:rsid w:val="003660CB"/>
    <w:rsid w:val="00366148"/>
    <w:rsid w:val="00366166"/>
    <w:rsid w:val="00366174"/>
    <w:rsid w:val="003661C2"/>
    <w:rsid w:val="003661DB"/>
    <w:rsid w:val="0036636A"/>
    <w:rsid w:val="003663C2"/>
    <w:rsid w:val="0036642B"/>
    <w:rsid w:val="003664C3"/>
    <w:rsid w:val="0036656D"/>
    <w:rsid w:val="00366629"/>
    <w:rsid w:val="00366692"/>
    <w:rsid w:val="003666F6"/>
    <w:rsid w:val="00366763"/>
    <w:rsid w:val="003667AA"/>
    <w:rsid w:val="003667C4"/>
    <w:rsid w:val="00366847"/>
    <w:rsid w:val="0036685A"/>
    <w:rsid w:val="0036685F"/>
    <w:rsid w:val="0036689C"/>
    <w:rsid w:val="003668A1"/>
    <w:rsid w:val="00366983"/>
    <w:rsid w:val="00366AFB"/>
    <w:rsid w:val="00366CCC"/>
    <w:rsid w:val="00366D04"/>
    <w:rsid w:val="00366D88"/>
    <w:rsid w:val="00366E01"/>
    <w:rsid w:val="00366F03"/>
    <w:rsid w:val="00366FD8"/>
    <w:rsid w:val="003670D5"/>
    <w:rsid w:val="003670F8"/>
    <w:rsid w:val="00367201"/>
    <w:rsid w:val="0036727E"/>
    <w:rsid w:val="0036736F"/>
    <w:rsid w:val="00367387"/>
    <w:rsid w:val="003673A7"/>
    <w:rsid w:val="00367409"/>
    <w:rsid w:val="0036742C"/>
    <w:rsid w:val="00367457"/>
    <w:rsid w:val="00367466"/>
    <w:rsid w:val="00367582"/>
    <w:rsid w:val="00367644"/>
    <w:rsid w:val="00367674"/>
    <w:rsid w:val="003678F1"/>
    <w:rsid w:val="003679CE"/>
    <w:rsid w:val="00367A19"/>
    <w:rsid w:val="00367AC4"/>
    <w:rsid w:val="00367BEE"/>
    <w:rsid w:val="00367C2E"/>
    <w:rsid w:val="00367C48"/>
    <w:rsid w:val="00367C64"/>
    <w:rsid w:val="00367D0B"/>
    <w:rsid w:val="00367D65"/>
    <w:rsid w:val="00367D6A"/>
    <w:rsid w:val="00367D84"/>
    <w:rsid w:val="00367DD6"/>
    <w:rsid w:val="00367DDC"/>
    <w:rsid w:val="00367DDE"/>
    <w:rsid w:val="00367E19"/>
    <w:rsid w:val="00367E69"/>
    <w:rsid w:val="00367F09"/>
    <w:rsid w:val="00367F0B"/>
    <w:rsid w:val="00367F43"/>
    <w:rsid w:val="00367FD3"/>
    <w:rsid w:val="003700DC"/>
    <w:rsid w:val="0037018A"/>
    <w:rsid w:val="00370194"/>
    <w:rsid w:val="003701AF"/>
    <w:rsid w:val="003701D2"/>
    <w:rsid w:val="0037027C"/>
    <w:rsid w:val="003702A6"/>
    <w:rsid w:val="003703D4"/>
    <w:rsid w:val="003704AF"/>
    <w:rsid w:val="00370593"/>
    <w:rsid w:val="003705D7"/>
    <w:rsid w:val="003705DB"/>
    <w:rsid w:val="00370676"/>
    <w:rsid w:val="00370699"/>
    <w:rsid w:val="003706F4"/>
    <w:rsid w:val="00370749"/>
    <w:rsid w:val="0037078C"/>
    <w:rsid w:val="003707BF"/>
    <w:rsid w:val="003707E5"/>
    <w:rsid w:val="003708B5"/>
    <w:rsid w:val="0037098A"/>
    <w:rsid w:val="00370AE9"/>
    <w:rsid w:val="00370BBA"/>
    <w:rsid w:val="00370C1E"/>
    <w:rsid w:val="00370C77"/>
    <w:rsid w:val="00370D23"/>
    <w:rsid w:val="00370D85"/>
    <w:rsid w:val="00370DBE"/>
    <w:rsid w:val="00370E06"/>
    <w:rsid w:val="00370E52"/>
    <w:rsid w:val="00370E6C"/>
    <w:rsid w:val="00370F41"/>
    <w:rsid w:val="00370F80"/>
    <w:rsid w:val="00370F8E"/>
    <w:rsid w:val="00371033"/>
    <w:rsid w:val="003710DD"/>
    <w:rsid w:val="00371120"/>
    <w:rsid w:val="003711AA"/>
    <w:rsid w:val="003712CE"/>
    <w:rsid w:val="0037132D"/>
    <w:rsid w:val="00371341"/>
    <w:rsid w:val="0037134A"/>
    <w:rsid w:val="003713AA"/>
    <w:rsid w:val="003713CB"/>
    <w:rsid w:val="0037150C"/>
    <w:rsid w:val="00371530"/>
    <w:rsid w:val="0037156A"/>
    <w:rsid w:val="0037160A"/>
    <w:rsid w:val="003716C0"/>
    <w:rsid w:val="00371797"/>
    <w:rsid w:val="0037180B"/>
    <w:rsid w:val="00371851"/>
    <w:rsid w:val="0037187A"/>
    <w:rsid w:val="00371A28"/>
    <w:rsid w:val="00371A2A"/>
    <w:rsid w:val="00371A4C"/>
    <w:rsid w:val="00371AAC"/>
    <w:rsid w:val="00371B7B"/>
    <w:rsid w:val="00371B87"/>
    <w:rsid w:val="00371BD8"/>
    <w:rsid w:val="00371BE0"/>
    <w:rsid w:val="00371C07"/>
    <w:rsid w:val="00371C63"/>
    <w:rsid w:val="00371C8E"/>
    <w:rsid w:val="00371CE3"/>
    <w:rsid w:val="00371D13"/>
    <w:rsid w:val="00371DE6"/>
    <w:rsid w:val="00371DFF"/>
    <w:rsid w:val="00371E07"/>
    <w:rsid w:val="00371EE8"/>
    <w:rsid w:val="00371F01"/>
    <w:rsid w:val="00371F66"/>
    <w:rsid w:val="00371FDC"/>
    <w:rsid w:val="0037217C"/>
    <w:rsid w:val="0037221A"/>
    <w:rsid w:val="00372287"/>
    <w:rsid w:val="003722BE"/>
    <w:rsid w:val="003722D3"/>
    <w:rsid w:val="0037230B"/>
    <w:rsid w:val="00372321"/>
    <w:rsid w:val="00372327"/>
    <w:rsid w:val="0037232D"/>
    <w:rsid w:val="00372356"/>
    <w:rsid w:val="00372390"/>
    <w:rsid w:val="003723C2"/>
    <w:rsid w:val="00372473"/>
    <w:rsid w:val="00372475"/>
    <w:rsid w:val="003724C9"/>
    <w:rsid w:val="00372584"/>
    <w:rsid w:val="003725CC"/>
    <w:rsid w:val="00372714"/>
    <w:rsid w:val="00372735"/>
    <w:rsid w:val="003727AE"/>
    <w:rsid w:val="003727BD"/>
    <w:rsid w:val="003727DC"/>
    <w:rsid w:val="003727E3"/>
    <w:rsid w:val="0037280C"/>
    <w:rsid w:val="003728D8"/>
    <w:rsid w:val="003728DE"/>
    <w:rsid w:val="003729B3"/>
    <w:rsid w:val="00372A53"/>
    <w:rsid w:val="00372A79"/>
    <w:rsid w:val="00372B6A"/>
    <w:rsid w:val="00372BA7"/>
    <w:rsid w:val="00372C68"/>
    <w:rsid w:val="00372C82"/>
    <w:rsid w:val="00372D83"/>
    <w:rsid w:val="00372DA3"/>
    <w:rsid w:val="00372F80"/>
    <w:rsid w:val="003730F4"/>
    <w:rsid w:val="00373199"/>
    <w:rsid w:val="0037324F"/>
    <w:rsid w:val="003732AB"/>
    <w:rsid w:val="003732BF"/>
    <w:rsid w:val="0037332E"/>
    <w:rsid w:val="003733F0"/>
    <w:rsid w:val="003734C2"/>
    <w:rsid w:val="0037353C"/>
    <w:rsid w:val="00373574"/>
    <w:rsid w:val="003735CC"/>
    <w:rsid w:val="0037363B"/>
    <w:rsid w:val="003736A3"/>
    <w:rsid w:val="003736AC"/>
    <w:rsid w:val="00373822"/>
    <w:rsid w:val="0037399B"/>
    <w:rsid w:val="003739FE"/>
    <w:rsid w:val="00373A46"/>
    <w:rsid w:val="00373A8F"/>
    <w:rsid w:val="00373B4E"/>
    <w:rsid w:val="00373B5C"/>
    <w:rsid w:val="00373B85"/>
    <w:rsid w:val="00373BCF"/>
    <w:rsid w:val="00373C4A"/>
    <w:rsid w:val="00373CE0"/>
    <w:rsid w:val="00373D3D"/>
    <w:rsid w:val="00373D46"/>
    <w:rsid w:val="00373D9B"/>
    <w:rsid w:val="00373DF6"/>
    <w:rsid w:val="00373F0C"/>
    <w:rsid w:val="00373F43"/>
    <w:rsid w:val="00373FEA"/>
    <w:rsid w:val="00374049"/>
    <w:rsid w:val="00374063"/>
    <w:rsid w:val="003740EF"/>
    <w:rsid w:val="003740FA"/>
    <w:rsid w:val="00374125"/>
    <w:rsid w:val="00374142"/>
    <w:rsid w:val="0037416E"/>
    <w:rsid w:val="00374310"/>
    <w:rsid w:val="00374311"/>
    <w:rsid w:val="00374369"/>
    <w:rsid w:val="00374424"/>
    <w:rsid w:val="0037444A"/>
    <w:rsid w:val="0037451A"/>
    <w:rsid w:val="00374575"/>
    <w:rsid w:val="003745E2"/>
    <w:rsid w:val="0037461F"/>
    <w:rsid w:val="00374647"/>
    <w:rsid w:val="0037467E"/>
    <w:rsid w:val="003748C7"/>
    <w:rsid w:val="003748E6"/>
    <w:rsid w:val="00374AE9"/>
    <w:rsid w:val="00374BEC"/>
    <w:rsid w:val="00374C88"/>
    <w:rsid w:val="00374D65"/>
    <w:rsid w:val="00374E00"/>
    <w:rsid w:val="00374EE3"/>
    <w:rsid w:val="00374F0E"/>
    <w:rsid w:val="00374F29"/>
    <w:rsid w:val="003750A0"/>
    <w:rsid w:val="003750F7"/>
    <w:rsid w:val="003750FB"/>
    <w:rsid w:val="00375153"/>
    <w:rsid w:val="003752AF"/>
    <w:rsid w:val="003752E2"/>
    <w:rsid w:val="00375423"/>
    <w:rsid w:val="00375468"/>
    <w:rsid w:val="00375492"/>
    <w:rsid w:val="00375495"/>
    <w:rsid w:val="00375539"/>
    <w:rsid w:val="00375541"/>
    <w:rsid w:val="003755CF"/>
    <w:rsid w:val="0037562B"/>
    <w:rsid w:val="00375630"/>
    <w:rsid w:val="003756AE"/>
    <w:rsid w:val="003756D9"/>
    <w:rsid w:val="003757E9"/>
    <w:rsid w:val="00375832"/>
    <w:rsid w:val="003758D2"/>
    <w:rsid w:val="003759AB"/>
    <w:rsid w:val="003759E7"/>
    <w:rsid w:val="00375B01"/>
    <w:rsid w:val="00375BAB"/>
    <w:rsid w:val="00375CEB"/>
    <w:rsid w:val="00375D46"/>
    <w:rsid w:val="00375D48"/>
    <w:rsid w:val="00375D52"/>
    <w:rsid w:val="00375D84"/>
    <w:rsid w:val="00375D89"/>
    <w:rsid w:val="00375DD5"/>
    <w:rsid w:val="00375E88"/>
    <w:rsid w:val="00375EA1"/>
    <w:rsid w:val="00375F0A"/>
    <w:rsid w:val="00375F16"/>
    <w:rsid w:val="00375F3F"/>
    <w:rsid w:val="00376119"/>
    <w:rsid w:val="00376154"/>
    <w:rsid w:val="00376248"/>
    <w:rsid w:val="003762AD"/>
    <w:rsid w:val="003762B3"/>
    <w:rsid w:val="003762D5"/>
    <w:rsid w:val="0037630B"/>
    <w:rsid w:val="0037634C"/>
    <w:rsid w:val="003763D3"/>
    <w:rsid w:val="00376473"/>
    <w:rsid w:val="003764ED"/>
    <w:rsid w:val="00376549"/>
    <w:rsid w:val="003765B1"/>
    <w:rsid w:val="0037667E"/>
    <w:rsid w:val="003766DC"/>
    <w:rsid w:val="0037672B"/>
    <w:rsid w:val="003767A5"/>
    <w:rsid w:val="0037681F"/>
    <w:rsid w:val="00376868"/>
    <w:rsid w:val="003768C6"/>
    <w:rsid w:val="0037699D"/>
    <w:rsid w:val="003769F5"/>
    <w:rsid w:val="003769FB"/>
    <w:rsid w:val="00376A30"/>
    <w:rsid w:val="00376AA5"/>
    <w:rsid w:val="00376AE6"/>
    <w:rsid w:val="00376AEA"/>
    <w:rsid w:val="00376B03"/>
    <w:rsid w:val="00376C8B"/>
    <w:rsid w:val="00376E5C"/>
    <w:rsid w:val="00376EBB"/>
    <w:rsid w:val="00376EE0"/>
    <w:rsid w:val="00376F99"/>
    <w:rsid w:val="00376F9F"/>
    <w:rsid w:val="00377039"/>
    <w:rsid w:val="00377041"/>
    <w:rsid w:val="0037705B"/>
    <w:rsid w:val="0037709D"/>
    <w:rsid w:val="00377104"/>
    <w:rsid w:val="00377210"/>
    <w:rsid w:val="003772D0"/>
    <w:rsid w:val="003772D4"/>
    <w:rsid w:val="0037730E"/>
    <w:rsid w:val="00377323"/>
    <w:rsid w:val="00377341"/>
    <w:rsid w:val="00377370"/>
    <w:rsid w:val="0037738A"/>
    <w:rsid w:val="00377410"/>
    <w:rsid w:val="003774BB"/>
    <w:rsid w:val="003775DF"/>
    <w:rsid w:val="0037763F"/>
    <w:rsid w:val="003776EF"/>
    <w:rsid w:val="00377726"/>
    <w:rsid w:val="003777CD"/>
    <w:rsid w:val="00377851"/>
    <w:rsid w:val="00377926"/>
    <w:rsid w:val="00377940"/>
    <w:rsid w:val="00377963"/>
    <w:rsid w:val="00377A1A"/>
    <w:rsid w:val="00377AD7"/>
    <w:rsid w:val="00377B2B"/>
    <w:rsid w:val="00377BE3"/>
    <w:rsid w:val="00377C58"/>
    <w:rsid w:val="00377DF9"/>
    <w:rsid w:val="00377E63"/>
    <w:rsid w:val="00377FA9"/>
    <w:rsid w:val="003803ED"/>
    <w:rsid w:val="003804EA"/>
    <w:rsid w:val="00380522"/>
    <w:rsid w:val="00380586"/>
    <w:rsid w:val="003806BA"/>
    <w:rsid w:val="003808AD"/>
    <w:rsid w:val="003808E4"/>
    <w:rsid w:val="0038095D"/>
    <w:rsid w:val="0038099A"/>
    <w:rsid w:val="00380B49"/>
    <w:rsid w:val="00380C00"/>
    <w:rsid w:val="00380C78"/>
    <w:rsid w:val="00380CFB"/>
    <w:rsid w:val="00380D35"/>
    <w:rsid w:val="00380D4C"/>
    <w:rsid w:val="00380D55"/>
    <w:rsid w:val="00380DEC"/>
    <w:rsid w:val="00380E48"/>
    <w:rsid w:val="00380E57"/>
    <w:rsid w:val="00380F0D"/>
    <w:rsid w:val="00380F21"/>
    <w:rsid w:val="00380F49"/>
    <w:rsid w:val="00380F78"/>
    <w:rsid w:val="00380FD5"/>
    <w:rsid w:val="00381077"/>
    <w:rsid w:val="003810F2"/>
    <w:rsid w:val="00381124"/>
    <w:rsid w:val="0038112E"/>
    <w:rsid w:val="00381186"/>
    <w:rsid w:val="003811B0"/>
    <w:rsid w:val="0038121B"/>
    <w:rsid w:val="0038124D"/>
    <w:rsid w:val="00381335"/>
    <w:rsid w:val="0038133B"/>
    <w:rsid w:val="00381376"/>
    <w:rsid w:val="00381819"/>
    <w:rsid w:val="003818B4"/>
    <w:rsid w:val="003818F8"/>
    <w:rsid w:val="003819E9"/>
    <w:rsid w:val="00381A2B"/>
    <w:rsid w:val="00381ACD"/>
    <w:rsid w:val="00381B97"/>
    <w:rsid w:val="00381BCC"/>
    <w:rsid w:val="00381BFE"/>
    <w:rsid w:val="00381C14"/>
    <w:rsid w:val="00381CB4"/>
    <w:rsid w:val="00381D55"/>
    <w:rsid w:val="00381F3C"/>
    <w:rsid w:val="00381FD3"/>
    <w:rsid w:val="0038203E"/>
    <w:rsid w:val="003820E9"/>
    <w:rsid w:val="00382178"/>
    <w:rsid w:val="0038218F"/>
    <w:rsid w:val="003821D9"/>
    <w:rsid w:val="00382272"/>
    <w:rsid w:val="003822A3"/>
    <w:rsid w:val="003822B9"/>
    <w:rsid w:val="003823AD"/>
    <w:rsid w:val="0038241D"/>
    <w:rsid w:val="00382436"/>
    <w:rsid w:val="00382440"/>
    <w:rsid w:val="00382499"/>
    <w:rsid w:val="003824DD"/>
    <w:rsid w:val="00382526"/>
    <w:rsid w:val="00382533"/>
    <w:rsid w:val="00382555"/>
    <w:rsid w:val="003825DD"/>
    <w:rsid w:val="003825F1"/>
    <w:rsid w:val="00382659"/>
    <w:rsid w:val="003828B0"/>
    <w:rsid w:val="003828C8"/>
    <w:rsid w:val="003829C9"/>
    <w:rsid w:val="00382A07"/>
    <w:rsid w:val="00382A56"/>
    <w:rsid w:val="00382AA3"/>
    <w:rsid w:val="00382B1D"/>
    <w:rsid w:val="00382CB9"/>
    <w:rsid w:val="00382D15"/>
    <w:rsid w:val="00382D63"/>
    <w:rsid w:val="00382D7C"/>
    <w:rsid w:val="00382DFD"/>
    <w:rsid w:val="00382F23"/>
    <w:rsid w:val="00382FAC"/>
    <w:rsid w:val="00383072"/>
    <w:rsid w:val="0038315E"/>
    <w:rsid w:val="00383186"/>
    <w:rsid w:val="003831B1"/>
    <w:rsid w:val="00383253"/>
    <w:rsid w:val="00383368"/>
    <w:rsid w:val="003833CD"/>
    <w:rsid w:val="003833F0"/>
    <w:rsid w:val="00383468"/>
    <w:rsid w:val="003834E2"/>
    <w:rsid w:val="003834EA"/>
    <w:rsid w:val="00383524"/>
    <w:rsid w:val="003835EF"/>
    <w:rsid w:val="003836FE"/>
    <w:rsid w:val="0038370F"/>
    <w:rsid w:val="00383742"/>
    <w:rsid w:val="003837F6"/>
    <w:rsid w:val="0038383A"/>
    <w:rsid w:val="00383848"/>
    <w:rsid w:val="0038389D"/>
    <w:rsid w:val="003838DB"/>
    <w:rsid w:val="003838E4"/>
    <w:rsid w:val="00383926"/>
    <w:rsid w:val="003839D3"/>
    <w:rsid w:val="00383A8D"/>
    <w:rsid w:val="00383AD7"/>
    <w:rsid w:val="00383ADF"/>
    <w:rsid w:val="00383B37"/>
    <w:rsid w:val="00383B48"/>
    <w:rsid w:val="00383B77"/>
    <w:rsid w:val="00383C7A"/>
    <w:rsid w:val="00383CAF"/>
    <w:rsid w:val="00383DC4"/>
    <w:rsid w:val="00383E03"/>
    <w:rsid w:val="00383EF0"/>
    <w:rsid w:val="00383F04"/>
    <w:rsid w:val="00383F1F"/>
    <w:rsid w:val="00383F2A"/>
    <w:rsid w:val="00383F6B"/>
    <w:rsid w:val="00383F90"/>
    <w:rsid w:val="00384017"/>
    <w:rsid w:val="003840B3"/>
    <w:rsid w:val="003841DE"/>
    <w:rsid w:val="003842F6"/>
    <w:rsid w:val="00384388"/>
    <w:rsid w:val="00384403"/>
    <w:rsid w:val="00384418"/>
    <w:rsid w:val="0038444E"/>
    <w:rsid w:val="003844F1"/>
    <w:rsid w:val="00384533"/>
    <w:rsid w:val="00384535"/>
    <w:rsid w:val="00384571"/>
    <w:rsid w:val="00384573"/>
    <w:rsid w:val="0038458C"/>
    <w:rsid w:val="003845F7"/>
    <w:rsid w:val="00384753"/>
    <w:rsid w:val="003848C8"/>
    <w:rsid w:val="003849B5"/>
    <w:rsid w:val="00384A2C"/>
    <w:rsid w:val="00384A2F"/>
    <w:rsid w:val="00384BB8"/>
    <w:rsid w:val="00384BD3"/>
    <w:rsid w:val="00384C06"/>
    <w:rsid w:val="00384C99"/>
    <w:rsid w:val="00384CA8"/>
    <w:rsid w:val="00384D0C"/>
    <w:rsid w:val="00384D8F"/>
    <w:rsid w:val="00384DB2"/>
    <w:rsid w:val="00384ECA"/>
    <w:rsid w:val="00385025"/>
    <w:rsid w:val="003850A1"/>
    <w:rsid w:val="00385108"/>
    <w:rsid w:val="0038518B"/>
    <w:rsid w:val="003852D6"/>
    <w:rsid w:val="00385337"/>
    <w:rsid w:val="003853D7"/>
    <w:rsid w:val="003853DB"/>
    <w:rsid w:val="0038544F"/>
    <w:rsid w:val="00385458"/>
    <w:rsid w:val="00385478"/>
    <w:rsid w:val="003854D6"/>
    <w:rsid w:val="00385503"/>
    <w:rsid w:val="00385515"/>
    <w:rsid w:val="003855AA"/>
    <w:rsid w:val="003855AF"/>
    <w:rsid w:val="0038560D"/>
    <w:rsid w:val="00385674"/>
    <w:rsid w:val="003856D5"/>
    <w:rsid w:val="003856FA"/>
    <w:rsid w:val="0038576C"/>
    <w:rsid w:val="00385791"/>
    <w:rsid w:val="00385797"/>
    <w:rsid w:val="003857AA"/>
    <w:rsid w:val="003857BF"/>
    <w:rsid w:val="003857DD"/>
    <w:rsid w:val="003857FA"/>
    <w:rsid w:val="00385851"/>
    <w:rsid w:val="003858C2"/>
    <w:rsid w:val="00385A1F"/>
    <w:rsid w:val="00385C4B"/>
    <w:rsid w:val="00385D00"/>
    <w:rsid w:val="00385DA2"/>
    <w:rsid w:val="00385E0A"/>
    <w:rsid w:val="00385F6F"/>
    <w:rsid w:val="00386055"/>
    <w:rsid w:val="00386071"/>
    <w:rsid w:val="0038608D"/>
    <w:rsid w:val="003860AD"/>
    <w:rsid w:val="003860CA"/>
    <w:rsid w:val="00386112"/>
    <w:rsid w:val="0038615D"/>
    <w:rsid w:val="00386202"/>
    <w:rsid w:val="003862F1"/>
    <w:rsid w:val="00386323"/>
    <w:rsid w:val="003863BE"/>
    <w:rsid w:val="00386400"/>
    <w:rsid w:val="0038641B"/>
    <w:rsid w:val="00386425"/>
    <w:rsid w:val="0038655C"/>
    <w:rsid w:val="003865E2"/>
    <w:rsid w:val="003866D7"/>
    <w:rsid w:val="003866EF"/>
    <w:rsid w:val="00386710"/>
    <w:rsid w:val="003867D6"/>
    <w:rsid w:val="00386898"/>
    <w:rsid w:val="0038690C"/>
    <w:rsid w:val="00386924"/>
    <w:rsid w:val="003869A7"/>
    <w:rsid w:val="003869EC"/>
    <w:rsid w:val="00386A41"/>
    <w:rsid w:val="00386AC0"/>
    <w:rsid w:val="00386AD4"/>
    <w:rsid w:val="00386AF6"/>
    <w:rsid w:val="00386B48"/>
    <w:rsid w:val="00386B8E"/>
    <w:rsid w:val="00386BE5"/>
    <w:rsid w:val="00386D86"/>
    <w:rsid w:val="00386DB9"/>
    <w:rsid w:val="00386EBA"/>
    <w:rsid w:val="00386ECE"/>
    <w:rsid w:val="00386F61"/>
    <w:rsid w:val="00386FAB"/>
    <w:rsid w:val="0038701C"/>
    <w:rsid w:val="0038702D"/>
    <w:rsid w:val="00387078"/>
    <w:rsid w:val="00387096"/>
    <w:rsid w:val="003870C3"/>
    <w:rsid w:val="00387122"/>
    <w:rsid w:val="0038713F"/>
    <w:rsid w:val="0038719C"/>
    <w:rsid w:val="003871CB"/>
    <w:rsid w:val="003871F3"/>
    <w:rsid w:val="00387248"/>
    <w:rsid w:val="003872B0"/>
    <w:rsid w:val="0038732D"/>
    <w:rsid w:val="003873DE"/>
    <w:rsid w:val="003873F9"/>
    <w:rsid w:val="00387449"/>
    <w:rsid w:val="00387475"/>
    <w:rsid w:val="00387479"/>
    <w:rsid w:val="003874AE"/>
    <w:rsid w:val="003874C7"/>
    <w:rsid w:val="003875C5"/>
    <w:rsid w:val="0038779D"/>
    <w:rsid w:val="00387838"/>
    <w:rsid w:val="003878B2"/>
    <w:rsid w:val="0038795C"/>
    <w:rsid w:val="00387BD6"/>
    <w:rsid w:val="00387C7A"/>
    <w:rsid w:val="00387CB0"/>
    <w:rsid w:val="00387D7C"/>
    <w:rsid w:val="00387DF3"/>
    <w:rsid w:val="00387E71"/>
    <w:rsid w:val="00387E8F"/>
    <w:rsid w:val="00387EBC"/>
    <w:rsid w:val="00390048"/>
    <w:rsid w:val="00390101"/>
    <w:rsid w:val="00390136"/>
    <w:rsid w:val="00390140"/>
    <w:rsid w:val="00390321"/>
    <w:rsid w:val="0039036D"/>
    <w:rsid w:val="003903C4"/>
    <w:rsid w:val="003903FA"/>
    <w:rsid w:val="00390437"/>
    <w:rsid w:val="00390441"/>
    <w:rsid w:val="003904AC"/>
    <w:rsid w:val="003904B9"/>
    <w:rsid w:val="003904F7"/>
    <w:rsid w:val="0039057E"/>
    <w:rsid w:val="00390644"/>
    <w:rsid w:val="00390653"/>
    <w:rsid w:val="00390663"/>
    <w:rsid w:val="003906D0"/>
    <w:rsid w:val="00390712"/>
    <w:rsid w:val="00390725"/>
    <w:rsid w:val="003907DB"/>
    <w:rsid w:val="0039095A"/>
    <w:rsid w:val="003909AD"/>
    <w:rsid w:val="003909FA"/>
    <w:rsid w:val="00390A56"/>
    <w:rsid w:val="00390AF8"/>
    <w:rsid w:val="00390B30"/>
    <w:rsid w:val="00390B51"/>
    <w:rsid w:val="00390B6A"/>
    <w:rsid w:val="00390BFB"/>
    <w:rsid w:val="00390D2B"/>
    <w:rsid w:val="00390D76"/>
    <w:rsid w:val="00390D8B"/>
    <w:rsid w:val="00390D95"/>
    <w:rsid w:val="00390DE6"/>
    <w:rsid w:val="00390DFC"/>
    <w:rsid w:val="00390E12"/>
    <w:rsid w:val="00390E61"/>
    <w:rsid w:val="00390EC6"/>
    <w:rsid w:val="00390F20"/>
    <w:rsid w:val="00390F9B"/>
    <w:rsid w:val="0039100D"/>
    <w:rsid w:val="00391076"/>
    <w:rsid w:val="003910AE"/>
    <w:rsid w:val="00391187"/>
    <w:rsid w:val="0039120A"/>
    <w:rsid w:val="00391295"/>
    <w:rsid w:val="00391391"/>
    <w:rsid w:val="003913EA"/>
    <w:rsid w:val="00391503"/>
    <w:rsid w:val="00391590"/>
    <w:rsid w:val="00391621"/>
    <w:rsid w:val="00391823"/>
    <w:rsid w:val="00391A17"/>
    <w:rsid w:val="00391A3E"/>
    <w:rsid w:val="00391A73"/>
    <w:rsid w:val="00391B2B"/>
    <w:rsid w:val="00391B6E"/>
    <w:rsid w:val="00391B95"/>
    <w:rsid w:val="00391BDD"/>
    <w:rsid w:val="00391CA3"/>
    <w:rsid w:val="00391CB0"/>
    <w:rsid w:val="00391D4B"/>
    <w:rsid w:val="00391D5F"/>
    <w:rsid w:val="00391D91"/>
    <w:rsid w:val="00391E57"/>
    <w:rsid w:val="00391E89"/>
    <w:rsid w:val="00391EBB"/>
    <w:rsid w:val="00391F08"/>
    <w:rsid w:val="00391F66"/>
    <w:rsid w:val="00392012"/>
    <w:rsid w:val="00392099"/>
    <w:rsid w:val="003920B1"/>
    <w:rsid w:val="00392116"/>
    <w:rsid w:val="0039212C"/>
    <w:rsid w:val="0039218D"/>
    <w:rsid w:val="003921DB"/>
    <w:rsid w:val="003921E2"/>
    <w:rsid w:val="0039228B"/>
    <w:rsid w:val="0039234D"/>
    <w:rsid w:val="00392351"/>
    <w:rsid w:val="003923D9"/>
    <w:rsid w:val="003923E3"/>
    <w:rsid w:val="0039252C"/>
    <w:rsid w:val="0039255F"/>
    <w:rsid w:val="00392569"/>
    <w:rsid w:val="00392612"/>
    <w:rsid w:val="0039264D"/>
    <w:rsid w:val="00392695"/>
    <w:rsid w:val="00392707"/>
    <w:rsid w:val="003927AB"/>
    <w:rsid w:val="00392920"/>
    <w:rsid w:val="003929D6"/>
    <w:rsid w:val="00392A26"/>
    <w:rsid w:val="00392A80"/>
    <w:rsid w:val="00392ACD"/>
    <w:rsid w:val="00392AFF"/>
    <w:rsid w:val="00392B11"/>
    <w:rsid w:val="00392B2C"/>
    <w:rsid w:val="00392B77"/>
    <w:rsid w:val="00392BB8"/>
    <w:rsid w:val="00392CD6"/>
    <w:rsid w:val="00392CEF"/>
    <w:rsid w:val="00392D42"/>
    <w:rsid w:val="00392D5A"/>
    <w:rsid w:val="00392DF5"/>
    <w:rsid w:val="00392E13"/>
    <w:rsid w:val="00392E72"/>
    <w:rsid w:val="00392E7A"/>
    <w:rsid w:val="00392E94"/>
    <w:rsid w:val="00392E95"/>
    <w:rsid w:val="00392EE6"/>
    <w:rsid w:val="00392F40"/>
    <w:rsid w:val="00392F7B"/>
    <w:rsid w:val="0039307C"/>
    <w:rsid w:val="003930B8"/>
    <w:rsid w:val="00393142"/>
    <w:rsid w:val="003932FC"/>
    <w:rsid w:val="0039338D"/>
    <w:rsid w:val="00393419"/>
    <w:rsid w:val="00393461"/>
    <w:rsid w:val="003934E2"/>
    <w:rsid w:val="00393563"/>
    <w:rsid w:val="00393585"/>
    <w:rsid w:val="003935BC"/>
    <w:rsid w:val="0039360B"/>
    <w:rsid w:val="003936D2"/>
    <w:rsid w:val="003936F8"/>
    <w:rsid w:val="00393703"/>
    <w:rsid w:val="0039378E"/>
    <w:rsid w:val="003937AF"/>
    <w:rsid w:val="003938F3"/>
    <w:rsid w:val="00393923"/>
    <w:rsid w:val="00393ABC"/>
    <w:rsid w:val="00393B35"/>
    <w:rsid w:val="00393B9C"/>
    <w:rsid w:val="00393C01"/>
    <w:rsid w:val="00393D5D"/>
    <w:rsid w:val="00393DF3"/>
    <w:rsid w:val="00393E31"/>
    <w:rsid w:val="00393F95"/>
    <w:rsid w:val="0039408E"/>
    <w:rsid w:val="00394127"/>
    <w:rsid w:val="00394140"/>
    <w:rsid w:val="00394142"/>
    <w:rsid w:val="003941D7"/>
    <w:rsid w:val="00394215"/>
    <w:rsid w:val="0039428E"/>
    <w:rsid w:val="003942AA"/>
    <w:rsid w:val="0039435F"/>
    <w:rsid w:val="003943AE"/>
    <w:rsid w:val="00394479"/>
    <w:rsid w:val="003945AE"/>
    <w:rsid w:val="0039461E"/>
    <w:rsid w:val="00394626"/>
    <w:rsid w:val="00394663"/>
    <w:rsid w:val="003946D5"/>
    <w:rsid w:val="00394725"/>
    <w:rsid w:val="003947B5"/>
    <w:rsid w:val="003947C2"/>
    <w:rsid w:val="003947F5"/>
    <w:rsid w:val="00394806"/>
    <w:rsid w:val="0039489E"/>
    <w:rsid w:val="003949C5"/>
    <w:rsid w:val="00394AC5"/>
    <w:rsid w:val="00394B01"/>
    <w:rsid w:val="00394B1A"/>
    <w:rsid w:val="00394B2D"/>
    <w:rsid w:val="00394B38"/>
    <w:rsid w:val="00394B7F"/>
    <w:rsid w:val="00394C44"/>
    <w:rsid w:val="00394CE3"/>
    <w:rsid w:val="00394D02"/>
    <w:rsid w:val="00394D93"/>
    <w:rsid w:val="00394E7F"/>
    <w:rsid w:val="00394EF8"/>
    <w:rsid w:val="00394F17"/>
    <w:rsid w:val="00394F54"/>
    <w:rsid w:val="00394FA4"/>
    <w:rsid w:val="0039509C"/>
    <w:rsid w:val="00395146"/>
    <w:rsid w:val="00395147"/>
    <w:rsid w:val="003951A1"/>
    <w:rsid w:val="003951E4"/>
    <w:rsid w:val="00395227"/>
    <w:rsid w:val="0039522D"/>
    <w:rsid w:val="003952A2"/>
    <w:rsid w:val="00395408"/>
    <w:rsid w:val="003955B0"/>
    <w:rsid w:val="003955BE"/>
    <w:rsid w:val="0039562E"/>
    <w:rsid w:val="003956DE"/>
    <w:rsid w:val="00395756"/>
    <w:rsid w:val="003957FD"/>
    <w:rsid w:val="00395840"/>
    <w:rsid w:val="003958B8"/>
    <w:rsid w:val="0039594D"/>
    <w:rsid w:val="0039595D"/>
    <w:rsid w:val="00395A23"/>
    <w:rsid w:val="00395A32"/>
    <w:rsid w:val="00395BD0"/>
    <w:rsid w:val="00395C55"/>
    <w:rsid w:val="00395C5C"/>
    <w:rsid w:val="00395D20"/>
    <w:rsid w:val="00395E81"/>
    <w:rsid w:val="00395EA4"/>
    <w:rsid w:val="00395F98"/>
    <w:rsid w:val="00395FE6"/>
    <w:rsid w:val="00396069"/>
    <w:rsid w:val="00396142"/>
    <w:rsid w:val="003961C0"/>
    <w:rsid w:val="003961F6"/>
    <w:rsid w:val="0039620C"/>
    <w:rsid w:val="00396249"/>
    <w:rsid w:val="00396290"/>
    <w:rsid w:val="0039637E"/>
    <w:rsid w:val="003963F2"/>
    <w:rsid w:val="003963FA"/>
    <w:rsid w:val="00396469"/>
    <w:rsid w:val="003964DE"/>
    <w:rsid w:val="0039650F"/>
    <w:rsid w:val="00396539"/>
    <w:rsid w:val="0039659E"/>
    <w:rsid w:val="00396631"/>
    <w:rsid w:val="0039667A"/>
    <w:rsid w:val="00396781"/>
    <w:rsid w:val="003967F5"/>
    <w:rsid w:val="00396869"/>
    <w:rsid w:val="003968E6"/>
    <w:rsid w:val="0039698C"/>
    <w:rsid w:val="00396A37"/>
    <w:rsid w:val="00396C69"/>
    <w:rsid w:val="00396C6A"/>
    <w:rsid w:val="00396CC1"/>
    <w:rsid w:val="00396F07"/>
    <w:rsid w:val="00396F83"/>
    <w:rsid w:val="00396FE7"/>
    <w:rsid w:val="00397055"/>
    <w:rsid w:val="00397074"/>
    <w:rsid w:val="003970F5"/>
    <w:rsid w:val="00397116"/>
    <w:rsid w:val="003971A6"/>
    <w:rsid w:val="003971D5"/>
    <w:rsid w:val="00397334"/>
    <w:rsid w:val="00397387"/>
    <w:rsid w:val="00397443"/>
    <w:rsid w:val="0039749A"/>
    <w:rsid w:val="003975C0"/>
    <w:rsid w:val="003975DC"/>
    <w:rsid w:val="003976C2"/>
    <w:rsid w:val="00397761"/>
    <w:rsid w:val="003977B7"/>
    <w:rsid w:val="00397847"/>
    <w:rsid w:val="003979ED"/>
    <w:rsid w:val="00397B5B"/>
    <w:rsid w:val="00397B9E"/>
    <w:rsid w:val="00397BEE"/>
    <w:rsid w:val="00397C2D"/>
    <w:rsid w:val="00397CBF"/>
    <w:rsid w:val="00397DA4"/>
    <w:rsid w:val="00397DCD"/>
    <w:rsid w:val="00397EEB"/>
    <w:rsid w:val="00397EED"/>
    <w:rsid w:val="00397FA1"/>
    <w:rsid w:val="00397FB9"/>
    <w:rsid w:val="00397FC5"/>
    <w:rsid w:val="00397FE9"/>
    <w:rsid w:val="003A0072"/>
    <w:rsid w:val="003A021F"/>
    <w:rsid w:val="003A027F"/>
    <w:rsid w:val="003A02FE"/>
    <w:rsid w:val="003A04A3"/>
    <w:rsid w:val="003A0522"/>
    <w:rsid w:val="003A06CE"/>
    <w:rsid w:val="003A06F8"/>
    <w:rsid w:val="003A0766"/>
    <w:rsid w:val="003A081D"/>
    <w:rsid w:val="003A0869"/>
    <w:rsid w:val="003A08A8"/>
    <w:rsid w:val="003A098B"/>
    <w:rsid w:val="003A0995"/>
    <w:rsid w:val="003A0A29"/>
    <w:rsid w:val="003A0B25"/>
    <w:rsid w:val="003A0B6D"/>
    <w:rsid w:val="003A0B9F"/>
    <w:rsid w:val="003A0BAE"/>
    <w:rsid w:val="003A0C7D"/>
    <w:rsid w:val="003A0CD2"/>
    <w:rsid w:val="003A0D45"/>
    <w:rsid w:val="003A0D63"/>
    <w:rsid w:val="003A0E31"/>
    <w:rsid w:val="003A0E74"/>
    <w:rsid w:val="003A0E85"/>
    <w:rsid w:val="003A0F1C"/>
    <w:rsid w:val="003A0FE4"/>
    <w:rsid w:val="003A0FEA"/>
    <w:rsid w:val="003A1012"/>
    <w:rsid w:val="003A10E2"/>
    <w:rsid w:val="003A116E"/>
    <w:rsid w:val="003A11FC"/>
    <w:rsid w:val="003A1265"/>
    <w:rsid w:val="003A1282"/>
    <w:rsid w:val="003A1320"/>
    <w:rsid w:val="003A13DE"/>
    <w:rsid w:val="003A14A6"/>
    <w:rsid w:val="003A14B8"/>
    <w:rsid w:val="003A157F"/>
    <w:rsid w:val="003A15D9"/>
    <w:rsid w:val="003A175F"/>
    <w:rsid w:val="003A1788"/>
    <w:rsid w:val="003A17F9"/>
    <w:rsid w:val="003A18B7"/>
    <w:rsid w:val="003A1944"/>
    <w:rsid w:val="003A1A3B"/>
    <w:rsid w:val="003A1A6E"/>
    <w:rsid w:val="003A1A86"/>
    <w:rsid w:val="003A1AF5"/>
    <w:rsid w:val="003A1B08"/>
    <w:rsid w:val="003A1B29"/>
    <w:rsid w:val="003A1C74"/>
    <w:rsid w:val="003A1CF9"/>
    <w:rsid w:val="003A1D71"/>
    <w:rsid w:val="003A1D88"/>
    <w:rsid w:val="003A1DEB"/>
    <w:rsid w:val="003A1E24"/>
    <w:rsid w:val="003A1E2B"/>
    <w:rsid w:val="003A1E3B"/>
    <w:rsid w:val="003A1F34"/>
    <w:rsid w:val="003A2000"/>
    <w:rsid w:val="003A2044"/>
    <w:rsid w:val="003A2081"/>
    <w:rsid w:val="003A20A2"/>
    <w:rsid w:val="003A20A3"/>
    <w:rsid w:val="003A20A5"/>
    <w:rsid w:val="003A218F"/>
    <w:rsid w:val="003A21BE"/>
    <w:rsid w:val="003A2212"/>
    <w:rsid w:val="003A2295"/>
    <w:rsid w:val="003A22E0"/>
    <w:rsid w:val="003A23CB"/>
    <w:rsid w:val="003A24D3"/>
    <w:rsid w:val="003A2500"/>
    <w:rsid w:val="003A2506"/>
    <w:rsid w:val="003A2555"/>
    <w:rsid w:val="003A2591"/>
    <w:rsid w:val="003A25A6"/>
    <w:rsid w:val="003A2609"/>
    <w:rsid w:val="003A26AD"/>
    <w:rsid w:val="003A2709"/>
    <w:rsid w:val="003A2723"/>
    <w:rsid w:val="003A27C1"/>
    <w:rsid w:val="003A2884"/>
    <w:rsid w:val="003A2979"/>
    <w:rsid w:val="003A2A2A"/>
    <w:rsid w:val="003A2A2D"/>
    <w:rsid w:val="003A2AC9"/>
    <w:rsid w:val="003A2B25"/>
    <w:rsid w:val="003A2B91"/>
    <w:rsid w:val="003A2B97"/>
    <w:rsid w:val="003A2CBA"/>
    <w:rsid w:val="003A2CEF"/>
    <w:rsid w:val="003A2D0B"/>
    <w:rsid w:val="003A2D0F"/>
    <w:rsid w:val="003A2D24"/>
    <w:rsid w:val="003A2E71"/>
    <w:rsid w:val="003A2E9B"/>
    <w:rsid w:val="003A2EE5"/>
    <w:rsid w:val="003A2EEF"/>
    <w:rsid w:val="003A2F7E"/>
    <w:rsid w:val="003A305C"/>
    <w:rsid w:val="003A307C"/>
    <w:rsid w:val="003A30B8"/>
    <w:rsid w:val="003A30C2"/>
    <w:rsid w:val="003A336E"/>
    <w:rsid w:val="003A341C"/>
    <w:rsid w:val="003A34B0"/>
    <w:rsid w:val="003A34C2"/>
    <w:rsid w:val="003A3629"/>
    <w:rsid w:val="003A36B2"/>
    <w:rsid w:val="003A36D6"/>
    <w:rsid w:val="003A378E"/>
    <w:rsid w:val="003A37C5"/>
    <w:rsid w:val="003A3810"/>
    <w:rsid w:val="003A386F"/>
    <w:rsid w:val="003A3893"/>
    <w:rsid w:val="003A3896"/>
    <w:rsid w:val="003A38BB"/>
    <w:rsid w:val="003A38D4"/>
    <w:rsid w:val="003A38DD"/>
    <w:rsid w:val="003A3913"/>
    <w:rsid w:val="003A3963"/>
    <w:rsid w:val="003A39A9"/>
    <w:rsid w:val="003A3A3E"/>
    <w:rsid w:val="003A3A7B"/>
    <w:rsid w:val="003A3A86"/>
    <w:rsid w:val="003A3AF9"/>
    <w:rsid w:val="003A3B9E"/>
    <w:rsid w:val="003A3BF1"/>
    <w:rsid w:val="003A3C6D"/>
    <w:rsid w:val="003A3C93"/>
    <w:rsid w:val="003A3CC9"/>
    <w:rsid w:val="003A3CE6"/>
    <w:rsid w:val="003A3CE7"/>
    <w:rsid w:val="003A3CFD"/>
    <w:rsid w:val="003A3E14"/>
    <w:rsid w:val="003A3E56"/>
    <w:rsid w:val="003A3F5E"/>
    <w:rsid w:val="003A3F67"/>
    <w:rsid w:val="003A4176"/>
    <w:rsid w:val="003A41AC"/>
    <w:rsid w:val="003A41F3"/>
    <w:rsid w:val="003A4274"/>
    <w:rsid w:val="003A42C3"/>
    <w:rsid w:val="003A4308"/>
    <w:rsid w:val="003A433B"/>
    <w:rsid w:val="003A437A"/>
    <w:rsid w:val="003A43D4"/>
    <w:rsid w:val="003A448D"/>
    <w:rsid w:val="003A44D8"/>
    <w:rsid w:val="003A455E"/>
    <w:rsid w:val="003A45ED"/>
    <w:rsid w:val="003A4683"/>
    <w:rsid w:val="003A46B6"/>
    <w:rsid w:val="003A46D6"/>
    <w:rsid w:val="003A4892"/>
    <w:rsid w:val="003A48AC"/>
    <w:rsid w:val="003A496E"/>
    <w:rsid w:val="003A4AA4"/>
    <w:rsid w:val="003A4B69"/>
    <w:rsid w:val="003A4B78"/>
    <w:rsid w:val="003A4BA7"/>
    <w:rsid w:val="003A4D61"/>
    <w:rsid w:val="003A4F0B"/>
    <w:rsid w:val="003A4FBA"/>
    <w:rsid w:val="003A5276"/>
    <w:rsid w:val="003A5315"/>
    <w:rsid w:val="003A534E"/>
    <w:rsid w:val="003A55EE"/>
    <w:rsid w:val="003A56EA"/>
    <w:rsid w:val="003A5792"/>
    <w:rsid w:val="003A57B9"/>
    <w:rsid w:val="003A57FF"/>
    <w:rsid w:val="003A58A6"/>
    <w:rsid w:val="003A58E0"/>
    <w:rsid w:val="003A59E3"/>
    <w:rsid w:val="003A5A35"/>
    <w:rsid w:val="003A5ACB"/>
    <w:rsid w:val="003A5B23"/>
    <w:rsid w:val="003A5B4B"/>
    <w:rsid w:val="003A5B68"/>
    <w:rsid w:val="003A5B8B"/>
    <w:rsid w:val="003A5BC4"/>
    <w:rsid w:val="003A5BE1"/>
    <w:rsid w:val="003A5C8C"/>
    <w:rsid w:val="003A5CA1"/>
    <w:rsid w:val="003A5D7F"/>
    <w:rsid w:val="003A5DBC"/>
    <w:rsid w:val="003A5E97"/>
    <w:rsid w:val="003A5F1A"/>
    <w:rsid w:val="003A5F5D"/>
    <w:rsid w:val="003A6063"/>
    <w:rsid w:val="003A606D"/>
    <w:rsid w:val="003A60C2"/>
    <w:rsid w:val="003A60F2"/>
    <w:rsid w:val="003A623D"/>
    <w:rsid w:val="003A6260"/>
    <w:rsid w:val="003A6282"/>
    <w:rsid w:val="003A62B9"/>
    <w:rsid w:val="003A634B"/>
    <w:rsid w:val="003A6362"/>
    <w:rsid w:val="003A6440"/>
    <w:rsid w:val="003A64EE"/>
    <w:rsid w:val="003A6600"/>
    <w:rsid w:val="003A660A"/>
    <w:rsid w:val="003A66FA"/>
    <w:rsid w:val="003A6702"/>
    <w:rsid w:val="003A67AD"/>
    <w:rsid w:val="003A67F8"/>
    <w:rsid w:val="003A6832"/>
    <w:rsid w:val="003A68A6"/>
    <w:rsid w:val="003A69A8"/>
    <w:rsid w:val="003A69E8"/>
    <w:rsid w:val="003A6A73"/>
    <w:rsid w:val="003A6B12"/>
    <w:rsid w:val="003A6B9C"/>
    <w:rsid w:val="003A6BA4"/>
    <w:rsid w:val="003A6BD9"/>
    <w:rsid w:val="003A6D3F"/>
    <w:rsid w:val="003A6D55"/>
    <w:rsid w:val="003A6E60"/>
    <w:rsid w:val="003A6E7B"/>
    <w:rsid w:val="003A6E7C"/>
    <w:rsid w:val="003A6E98"/>
    <w:rsid w:val="003A6FED"/>
    <w:rsid w:val="003A7000"/>
    <w:rsid w:val="003A709E"/>
    <w:rsid w:val="003A70A8"/>
    <w:rsid w:val="003A70C3"/>
    <w:rsid w:val="003A7166"/>
    <w:rsid w:val="003A7211"/>
    <w:rsid w:val="003A723E"/>
    <w:rsid w:val="003A7252"/>
    <w:rsid w:val="003A72C1"/>
    <w:rsid w:val="003A7439"/>
    <w:rsid w:val="003A743F"/>
    <w:rsid w:val="003A7474"/>
    <w:rsid w:val="003A7491"/>
    <w:rsid w:val="003A7511"/>
    <w:rsid w:val="003A773E"/>
    <w:rsid w:val="003A78FE"/>
    <w:rsid w:val="003A7A12"/>
    <w:rsid w:val="003A7B80"/>
    <w:rsid w:val="003A7B86"/>
    <w:rsid w:val="003A7B9C"/>
    <w:rsid w:val="003A7C13"/>
    <w:rsid w:val="003A7CF2"/>
    <w:rsid w:val="003A7D87"/>
    <w:rsid w:val="003A7DD1"/>
    <w:rsid w:val="003A7E45"/>
    <w:rsid w:val="003A7EE5"/>
    <w:rsid w:val="003A7F08"/>
    <w:rsid w:val="003A7FA0"/>
    <w:rsid w:val="003A7FA1"/>
    <w:rsid w:val="003B002B"/>
    <w:rsid w:val="003B0049"/>
    <w:rsid w:val="003B005C"/>
    <w:rsid w:val="003B005D"/>
    <w:rsid w:val="003B0094"/>
    <w:rsid w:val="003B0098"/>
    <w:rsid w:val="003B01AC"/>
    <w:rsid w:val="003B01B6"/>
    <w:rsid w:val="003B02B5"/>
    <w:rsid w:val="003B032C"/>
    <w:rsid w:val="003B0343"/>
    <w:rsid w:val="003B03FB"/>
    <w:rsid w:val="003B0406"/>
    <w:rsid w:val="003B0488"/>
    <w:rsid w:val="003B04B7"/>
    <w:rsid w:val="003B0502"/>
    <w:rsid w:val="003B05B2"/>
    <w:rsid w:val="003B05CB"/>
    <w:rsid w:val="003B05F6"/>
    <w:rsid w:val="003B077D"/>
    <w:rsid w:val="003B07C4"/>
    <w:rsid w:val="003B07ED"/>
    <w:rsid w:val="003B084F"/>
    <w:rsid w:val="003B0857"/>
    <w:rsid w:val="003B0888"/>
    <w:rsid w:val="003B08A6"/>
    <w:rsid w:val="003B08D7"/>
    <w:rsid w:val="003B08E2"/>
    <w:rsid w:val="003B0992"/>
    <w:rsid w:val="003B0A20"/>
    <w:rsid w:val="003B0A96"/>
    <w:rsid w:val="003B0AA5"/>
    <w:rsid w:val="003B0B22"/>
    <w:rsid w:val="003B0B2F"/>
    <w:rsid w:val="003B0CEF"/>
    <w:rsid w:val="003B0CFC"/>
    <w:rsid w:val="003B0D13"/>
    <w:rsid w:val="003B0D36"/>
    <w:rsid w:val="003B0D62"/>
    <w:rsid w:val="003B0E41"/>
    <w:rsid w:val="003B102F"/>
    <w:rsid w:val="003B1133"/>
    <w:rsid w:val="003B1147"/>
    <w:rsid w:val="003B118C"/>
    <w:rsid w:val="003B12A8"/>
    <w:rsid w:val="003B12D1"/>
    <w:rsid w:val="003B12D8"/>
    <w:rsid w:val="003B137A"/>
    <w:rsid w:val="003B13DC"/>
    <w:rsid w:val="003B14AC"/>
    <w:rsid w:val="003B1522"/>
    <w:rsid w:val="003B1548"/>
    <w:rsid w:val="003B156A"/>
    <w:rsid w:val="003B15C0"/>
    <w:rsid w:val="003B1603"/>
    <w:rsid w:val="003B1628"/>
    <w:rsid w:val="003B170E"/>
    <w:rsid w:val="003B1711"/>
    <w:rsid w:val="003B171A"/>
    <w:rsid w:val="003B1720"/>
    <w:rsid w:val="003B173A"/>
    <w:rsid w:val="003B17BF"/>
    <w:rsid w:val="003B189D"/>
    <w:rsid w:val="003B18B2"/>
    <w:rsid w:val="003B18C9"/>
    <w:rsid w:val="003B1961"/>
    <w:rsid w:val="003B1968"/>
    <w:rsid w:val="003B19D3"/>
    <w:rsid w:val="003B19F1"/>
    <w:rsid w:val="003B1A34"/>
    <w:rsid w:val="003B1AA0"/>
    <w:rsid w:val="003B1C41"/>
    <w:rsid w:val="003B1CF7"/>
    <w:rsid w:val="003B1DEB"/>
    <w:rsid w:val="003B1E09"/>
    <w:rsid w:val="003B1E96"/>
    <w:rsid w:val="003B1ECF"/>
    <w:rsid w:val="003B2071"/>
    <w:rsid w:val="003B211D"/>
    <w:rsid w:val="003B217E"/>
    <w:rsid w:val="003B2211"/>
    <w:rsid w:val="003B222E"/>
    <w:rsid w:val="003B226F"/>
    <w:rsid w:val="003B2343"/>
    <w:rsid w:val="003B240E"/>
    <w:rsid w:val="003B24B8"/>
    <w:rsid w:val="003B2514"/>
    <w:rsid w:val="003B2518"/>
    <w:rsid w:val="003B2592"/>
    <w:rsid w:val="003B25D5"/>
    <w:rsid w:val="003B261C"/>
    <w:rsid w:val="003B271C"/>
    <w:rsid w:val="003B2737"/>
    <w:rsid w:val="003B2764"/>
    <w:rsid w:val="003B2863"/>
    <w:rsid w:val="003B2928"/>
    <w:rsid w:val="003B294A"/>
    <w:rsid w:val="003B2972"/>
    <w:rsid w:val="003B2A7C"/>
    <w:rsid w:val="003B2AA4"/>
    <w:rsid w:val="003B2ACD"/>
    <w:rsid w:val="003B2AF7"/>
    <w:rsid w:val="003B2B1E"/>
    <w:rsid w:val="003B2C02"/>
    <w:rsid w:val="003B2C19"/>
    <w:rsid w:val="003B2D0C"/>
    <w:rsid w:val="003B2D1B"/>
    <w:rsid w:val="003B2D2B"/>
    <w:rsid w:val="003B2D71"/>
    <w:rsid w:val="003B2DDB"/>
    <w:rsid w:val="003B2EC0"/>
    <w:rsid w:val="003B2F17"/>
    <w:rsid w:val="003B2F51"/>
    <w:rsid w:val="003B2F78"/>
    <w:rsid w:val="003B2FA0"/>
    <w:rsid w:val="003B2FAE"/>
    <w:rsid w:val="003B2FD3"/>
    <w:rsid w:val="003B304A"/>
    <w:rsid w:val="003B310C"/>
    <w:rsid w:val="003B3149"/>
    <w:rsid w:val="003B31CE"/>
    <w:rsid w:val="003B32CC"/>
    <w:rsid w:val="003B3391"/>
    <w:rsid w:val="003B33E9"/>
    <w:rsid w:val="003B34CE"/>
    <w:rsid w:val="003B351C"/>
    <w:rsid w:val="003B3557"/>
    <w:rsid w:val="003B3589"/>
    <w:rsid w:val="003B371E"/>
    <w:rsid w:val="003B376F"/>
    <w:rsid w:val="003B377B"/>
    <w:rsid w:val="003B37DD"/>
    <w:rsid w:val="003B38B1"/>
    <w:rsid w:val="003B3B11"/>
    <w:rsid w:val="003B3B51"/>
    <w:rsid w:val="003B3BC1"/>
    <w:rsid w:val="003B3BC5"/>
    <w:rsid w:val="003B3CA3"/>
    <w:rsid w:val="003B3CD4"/>
    <w:rsid w:val="003B3CD8"/>
    <w:rsid w:val="003B3CEF"/>
    <w:rsid w:val="003B3D3A"/>
    <w:rsid w:val="003B3D54"/>
    <w:rsid w:val="003B3DBE"/>
    <w:rsid w:val="003B3F58"/>
    <w:rsid w:val="003B3F7C"/>
    <w:rsid w:val="003B3FBF"/>
    <w:rsid w:val="003B3FF2"/>
    <w:rsid w:val="003B4074"/>
    <w:rsid w:val="003B407E"/>
    <w:rsid w:val="003B408C"/>
    <w:rsid w:val="003B40AE"/>
    <w:rsid w:val="003B40B3"/>
    <w:rsid w:val="003B4257"/>
    <w:rsid w:val="003B42A4"/>
    <w:rsid w:val="003B4393"/>
    <w:rsid w:val="003B4401"/>
    <w:rsid w:val="003B450B"/>
    <w:rsid w:val="003B45F6"/>
    <w:rsid w:val="003B4610"/>
    <w:rsid w:val="003B47FF"/>
    <w:rsid w:val="003B480C"/>
    <w:rsid w:val="003B480F"/>
    <w:rsid w:val="003B4941"/>
    <w:rsid w:val="003B4967"/>
    <w:rsid w:val="003B49AB"/>
    <w:rsid w:val="003B4A01"/>
    <w:rsid w:val="003B4A67"/>
    <w:rsid w:val="003B4ABF"/>
    <w:rsid w:val="003B4ACC"/>
    <w:rsid w:val="003B4B50"/>
    <w:rsid w:val="003B4BC6"/>
    <w:rsid w:val="003B4BD9"/>
    <w:rsid w:val="003B4C6A"/>
    <w:rsid w:val="003B4D2F"/>
    <w:rsid w:val="003B4F1C"/>
    <w:rsid w:val="003B4F40"/>
    <w:rsid w:val="003B4F43"/>
    <w:rsid w:val="003B4F67"/>
    <w:rsid w:val="003B4FFF"/>
    <w:rsid w:val="003B5009"/>
    <w:rsid w:val="003B505C"/>
    <w:rsid w:val="003B51B3"/>
    <w:rsid w:val="003B51B5"/>
    <w:rsid w:val="003B5234"/>
    <w:rsid w:val="003B52BE"/>
    <w:rsid w:val="003B53F4"/>
    <w:rsid w:val="003B541C"/>
    <w:rsid w:val="003B542F"/>
    <w:rsid w:val="003B546A"/>
    <w:rsid w:val="003B54ED"/>
    <w:rsid w:val="003B552A"/>
    <w:rsid w:val="003B558D"/>
    <w:rsid w:val="003B55C0"/>
    <w:rsid w:val="003B563B"/>
    <w:rsid w:val="003B5655"/>
    <w:rsid w:val="003B5750"/>
    <w:rsid w:val="003B57B2"/>
    <w:rsid w:val="003B57EF"/>
    <w:rsid w:val="003B5880"/>
    <w:rsid w:val="003B59F2"/>
    <w:rsid w:val="003B5BD3"/>
    <w:rsid w:val="003B5C1E"/>
    <w:rsid w:val="003B5D3B"/>
    <w:rsid w:val="003B5DBD"/>
    <w:rsid w:val="003B5E28"/>
    <w:rsid w:val="003B5E37"/>
    <w:rsid w:val="003B5F59"/>
    <w:rsid w:val="003B5F68"/>
    <w:rsid w:val="003B5F9C"/>
    <w:rsid w:val="003B6033"/>
    <w:rsid w:val="003B6112"/>
    <w:rsid w:val="003B62DD"/>
    <w:rsid w:val="003B63C1"/>
    <w:rsid w:val="003B6435"/>
    <w:rsid w:val="003B65F7"/>
    <w:rsid w:val="003B6610"/>
    <w:rsid w:val="003B6616"/>
    <w:rsid w:val="003B663A"/>
    <w:rsid w:val="003B672B"/>
    <w:rsid w:val="003B6733"/>
    <w:rsid w:val="003B6752"/>
    <w:rsid w:val="003B6793"/>
    <w:rsid w:val="003B67DB"/>
    <w:rsid w:val="003B6821"/>
    <w:rsid w:val="003B687D"/>
    <w:rsid w:val="003B6994"/>
    <w:rsid w:val="003B69EE"/>
    <w:rsid w:val="003B6A00"/>
    <w:rsid w:val="003B6A1F"/>
    <w:rsid w:val="003B6A67"/>
    <w:rsid w:val="003B6AF5"/>
    <w:rsid w:val="003B6BC5"/>
    <w:rsid w:val="003B6C09"/>
    <w:rsid w:val="003B6C19"/>
    <w:rsid w:val="003B6C5B"/>
    <w:rsid w:val="003B6C6B"/>
    <w:rsid w:val="003B6CA3"/>
    <w:rsid w:val="003B6CC4"/>
    <w:rsid w:val="003B6D3C"/>
    <w:rsid w:val="003B6D3E"/>
    <w:rsid w:val="003B6D8F"/>
    <w:rsid w:val="003B6DC1"/>
    <w:rsid w:val="003B6E35"/>
    <w:rsid w:val="003B6E4D"/>
    <w:rsid w:val="003B6E87"/>
    <w:rsid w:val="003B6EC8"/>
    <w:rsid w:val="003B6FB2"/>
    <w:rsid w:val="003B6FD0"/>
    <w:rsid w:val="003B6FD6"/>
    <w:rsid w:val="003B7032"/>
    <w:rsid w:val="003B703E"/>
    <w:rsid w:val="003B7071"/>
    <w:rsid w:val="003B70CB"/>
    <w:rsid w:val="003B7138"/>
    <w:rsid w:val="003B713F"/>
    <w:rsid w:val="003B7222"/>
    <w:rsid w:val="003B7382"/>
    <w:rsid w:val="003B73E8"/>
    <w:rsid w:val="003B742A"/>
    <w:rsid w:val="003B7589"/>
    <w:rsid w:val="003B7640"/>
    <w:rsid w:val="003B7769"/>
    <w:rsid w:val="003B7858"/>
    <w:rsid w:val="003B78A6"/>
    <w:rsid w:val="003B78A7"/>
    <w:rsid w:val="003B78B0"/>
    <w:rsid w:val="003B796C"/>
    <w:rsid w:val="003B79DD"/>
    <w:rsid w:val="003B7A3C"/>
    <w:rsid w:val="003B7A82"/>
    <w:rsid w:val="003B7B47"/>
    <w:rsid w:val="003B7B74"/>
    <w:rsid w:val="003B7C45"/>
    <w:rsid w:val="003B7D25"/>
    <w:rsid w:val="003B7E07"/>
    <w:rsid w:val="003B7E84"/>
    <w:rsid w:val="003B7EB0"/>
    <w:rsid w:val="003C0042"/>
    <w:rsid w:val="003C00C5"/>
    <w:rsid w:val="003C00F2"/>
    <w:rsid w:val="003C010D"/>
    <w:rsid w:val="003C020E"/>
    <w:rsid w:val="003C036E"/>
    <w:rsid w:val="003C03EC"/>
    <w:rsid w:val="003C0437"/>
    <w:rsid w:val="003C047C"/>
    <w:rsid w:val="003C052E"/>
    <w:rsid w:val="003C068A"/>
    <w:rsid w:val="003C0711"/>
    <w:rsid w:val="003C0794"/>
    <w:rsid w:val="003C0819"/>
    <w:rsid w:val="003C0823"/>
    <w:rsid w:val="003C08A0"/>
    <w:rsid w:val="003C0A1E"/>
    <w:rsid w:val="003C0AE9"/>
    <w:rsid w:val="003C0B22"/>
    <w:rsid w:val="003C0C2A"/>
    <w:rsid w:val="003C0C4F"/>
    <w:rsid w:val="003C0D82"/>
    <w:rsid w:val="003C0E9F"/>
    <w:rsid w:val="003C0F42"/>
    <w:rsid w:val="003C0F57"/>
    <w:rsid w:val="003C1172"/>
    <w:rsid w:val="003C125B"/>
    <w:rsid w:val="003C14A2"/>
    <w:rsid w:val="003C14DE"/>
    <w:rsid w:val="003C154F"/>
    <w:rsid w:val="003C1590"/>
    <w:rsid w:val="003C15A3"/>
    <w:rsid w:val="003C1615"/>
    <w:rsid w:val="003C1616"/>
    <w:rsid w:val="003C1679"/>
    <w:rsid w:val="003C16B0"/>
    <w:rsid w:val="003C1707"/>
    <w:rsid w:val="003C1810"/>
    <w:rsid w:val="003C182D"/>
    <w:rsid w:val="003C186F"/>
    <w:rsid w:val="003C1899"/>
    <w:rsid w:val="003C18A1"/>
    <w:rsid w:val="003C18D2"/>
    <w:rsid w:val="003C18EF"/>
    <w:rsid w:val="003C1963"/>
    <w:rsid w:val="003C19A5"/>
    <w:rsid w:val="003C1AE1"/>
    <w:rsid w:val="003C1AED"/>
    <w:rsid w:val="003C1B33"/>
    <w:rsid w:val="003C1B89"/>
    <w:rsid w:val="003C1BCC"/>
    <w:rsid w:val="003C1BF0"/>
    <w:rsid w:val="003C1C4A"/>
    <w:rsid w:val="003C1C9B"/>
    <w:rsid w:val="003C1CA8"/>
    <w:rsid w:val="003C1CC6"/>
    <w:rsid w:val="003C1D46"/>
    <w:rsid w:val="003C1DEE"/>
    <w:rsid w:val="003C1DEF"/>
    <w:rsid w:val="003C1DFD"/>
    <w:rsid w:val="003C1EF2"/>
    <w:rsid w:val="003C1FD8"/>
    <w:rsid w:val="003C2010"/>
    <w:rsid w:val="003C2064"/>
    <w:rsid w:val="003C20FA"/>
    <w:rsid w:val="003C215C"/>
    <w:rsid w:val="003C219A"/>
    <w:rsid w:val="003C22D3"/>
    <w:rsid w:val="003C2374"/>
    <w:rsid w:val="003C24E9"/>
    <w:rsid w:val="003C252A"/>
    <w:rsid w:val="003C256D"/>
    <w:rsid w:val="003C25BF"/>
    <w:rsid w:val="003C25ED"/>
    <w:rsid w:val="003C260C"/>
    <w:rsid w:val="003C26EF"/>
    <w:rsid w:val="003C2875"/>
    <w:rsid w:val="003C28DE"/>
    <w:rsid w:val="003C2912"/>
    <w:rsid w:val="003C2967"/>
    <w:rsid w:val="003C297A"/>
    <w:rsid w:val="003C2997"/>
    <w:rsid w:val="003C2A13"/>
    <w:rsid w:val="003C2BD3"/>
    <w:rsid w:val="003C2BD6"/>
    <w:rsid w:val="003C2C1E"/>
    <w:rsid w:val="003C2C43"/>
    <w:rsid w:val="003C2C7B"/>
    <w:rsid w:val="003C2CE5"/>
    <w:rsid w:val="003C2D8F"/>
    <w:rsid w:val="003C2DBB"/>
    <w:rsid w:val="003C2EAB"/>
    <w:rsid w:val="003C30BC"/>
    <w:rsid w:val="003C30BE"/>
    <w:rsid w:val="003C30D1"/>
    <w:rsid w:val="003C30FA"/>
    <w:rsid w:val="003C3103"/>
    <w:rsid w:val="003C311C"/>
    <w:rsid w:val="003C31B1"/>
    <w:rsid w:val="003C32B5"/>
    <w:rsid w:val="003C32D1"/>
    <w:rsid w:val="003C33B4"/>
    <w:rsid w:val="003C33C1"/>
    <w:rsid w:val="003C34F3"/>
    <w:rsid w:val="003C3568"/>
    <w:rsid w:val="003C3597"/>
    <w:rsid w:val="003C3599"/>
    <w:rsid w:val="003C35C6"/>
    <w:rsid w:val="003C3658"/>
    <w:rsid w:val="003C36B4"/>
    <w:rsid w:val="003C39A6"/>
    <w:rsid w:val="003C39E0"/>
    <w:rsid w:val="003C3A8A"/>
    <w:rsid w:val="003C3A92"/>
    <w:rsid w:val="003C3BFC"/>
    <w:rsid w:val="003C3CF9"/>
    <w:rsid w:val="003C3CFD"/>
    <w:rsid w:val="003C3D74"/>
    <w:rsid w:val="003C3DE9"/>
    <w:rsid w:val="003C3E6F"/>
    <w:rsid w:val="003C3F11"/>
    <w:rsid w:val="003C3FDD"/>
    <w:rsid w:val="003C4020"/>
    <w:rsid w:val="003C4042"/>
    <w:rsid w:val="003C408D"/>
    <w:rsid w:val="003C4097"/>
    <w:rsid w:val="003C409F"/>
    <w:rsid w:val="003C40E4"/>
    <w:rsid w:val="003C4126"/>
    <w:rsid w:val="003C428D"/>
    <w:rsid w:val="003C42A4"/>
    <w:rsid w:val="003C430B"/>
    <w:rsid w:val="003C43A0"/>
    <w:rsid w:val="003C4524"/>
    <w:rsid w:val="003C454B"/>
    <w:rsid w:val="003C455F"/>
    <w:rsid w:val="003C4671"/>
    <w:rsid w:val="003C469B"/>
    <w:rsid w:val="003C46BD"/>
    <w:rsid w:val="003C4702"/>
    <w:rsid w:val="003C4790"/>
    <w:rsid w:val="003C479A"/>
    <w:rsid w:val="003C47D1"/>
    <w:rsid w:val="003C4848"/>
    <w:rsid w:val="003C4AED"/>
    <w:rsid w:val="003C4B88"/>
    <w:rsid w:val="003C4C7C"/>
    <w:rsid w:val="003C4D85"/>
    <w:rsid w:val="003C4D9A"/>
    <w:rsid w:val="003C4DB4"/>
    <w:rsid w:val="003C4E11"/>
    <w:rsid w:val="003C4E59"/>
    <w:rsid w:val="003C4F14"/>
    <w:rsid w:val="003C4FDD"/>
    <w:rsid w:val="003C5077"/>
    <w:rsid w:val="003C508C"/>
    <w:rsid w:val="003C50B5"/>
    <w:rsid w:val="003C50E0"/>
    <w:rsid w:val="003C5108"/>
    <w:rsid w:val="003C5121"/>
    <w:rsid w:val="003C5180"/>
    <w:rsid w:val="003C51BC"/>
    <w:rsid w:val="003C5231"/>
    <w:rsid w:val="003C532E"/>
    <w:rsid w:val="003C53E6"/>
    <w:rsid w:val="003C53F3"/>
    <w:rsid w:val="003C5461"/>
    <w:rsid w:val="003C54A4"/>
    <w:rsid w:val="003C54C1"/>
    <w:rsid w:val="003C5568"/>
    <w:rsid w:val="003C55A7"/>
    <w:rsid w:val="003C55D7"/>
    <w:rsid w:val="003C55DD"/>
    <w:rsid w:val="003C5640"/>
    <w:rsid w:val="003C56B1"/>
    <w:rsid w:val="003C5736"/>
    <w:rsid w:val="003C57D4"/>
    <w:rsid w:val="003C5987"/>
    <w:rsid w:val="003C59AF"/>
    <w:rsid w:val="003C5A10"/>
    <w:rsid w:val="003C5A4C"/>
    <w:rsid w:val="003C5A80"/>
    <w:rsid w:val="003C5AE0"/>
    <w:rsid w:val="003C5AE2"/>
    <w:rsid w:val="003C5B45"/>
    <w:rsid w:val="003C5C66"/>
    <w:rsid w:val="003C5CDB"/>
    <w:rsid w:val="003C5D15"/>
    <w:rsid w:val="003C5DB6"/>
    <w:rsid w:val="003C5DC7"/>
    <w:rsid w:val="003C5DF4"/>
    <w:rsid w:val="003C5E45"/>
    <w:rsid w:val="003C5E70"/>
    <w:rsid w:val="003C5EA4"/>
    <w:rsid w:val="003C5F0A"/>
    <w:rsid w:val="003C5F5C"/>
    <w:rsid w:val="003C5FEA"/>
    <w:rsid w:val="003C6046"/>
    <w:rsid w:val="003C6075"/>
    <w:rsid w:val="003C611F"/>
    <w:rsid w:val="003C6180"/>
    <w:rsid w:val="003C61CB"/>
    <w:rsid w:val="003C621F"/>
    <w:rsid w:val="003C628B"/>
    <w:rsid w:val="003C631E"/>
    <w:rsid w:val="003C6326"/>
    <w:rsid w:val="003C6374"/>
    <w:rsid w:val="003C63BF"/>
    <w:rsid w:val="003C641D"/>
    <w:rsid w:val="003C64AB"/>
    <w:rsid w:val="003C64C9"/>
    <w:rsid w:val="003C6640"/>
    <w:rsid w:val="003C666F"/>
    <w:rsid w:val="003C66A7"/>
    <w:rsid w:val="003C678C"/>
    <w:rsid w:val="003C680B"/>
    <w:rsid w:val="003C6883"/>
    <w:rsid w:val="003C68AE"/>
    <w:rsid w:val="003C68D7"/>
    <w:rsid w:val="003C69A1"/>
    <w:rsid w:val="003C69B5"/>
    <w:rsid w:val="003C69C4"/>
    <w:rsid w:val="003C6A93"/>
    <w:rsid w:val="003C6AA5"/>
    <w:rsid w:val="003C6AB1"/>
    <w:rsid w:val="003C6B2D"/>
    <w:rsid w:val="003C6B9E"/>
    <w:rsid w:val="003C6BED"/>
    <w:rsid w:val="003C6BFB"/>
    <w:rsid w:val="003C6C67"/>
    <w:rsid w:val="003C6C91"/>
    <w:rsid w:val="003C6D29"/>
    <w:rsid w:val="003C6D4F"/>
    <w:rsid w:val="003C6D52"/>
    <w:rsid w:val="003C6DA6"/>
    <w:rsid w:val="003C6E92"/>
    <w:rsid w:val="003C6F87"/>
    <w:rsid w:val="003C6FA0"/>
    <w:rsid w:val="003C7002"/>
    <w:rsid w:val="003C7044"/>
    <w:rsid w:val="003C7091"/>
    <w:rsid w:val="003C709F"/>
    <w:rsid w:val="003C71F1"/>
    <w:rsid w:val="003C729F"/>
    <w:rsid w:val="003C73CF"/>
    <w:rsid w:val="003C73E8"/>
    <w:rsid w:val="003C7433"/>
    <w:rsid w:val="003C7444"/>
    <w:rsid w:val="003C7583"/>
    <w:rsid w:val="003C75C5"/>
    <w:rsid w:val="003C75C8"/>
    <w:rsid w:val="003C76EC"/>
    <w:rsid w:val="003C770B"/>
    <w:rsid w:val="003C7789"/>
    <w:rsid w:val="003C78BD"/>
    <w:rsid w:val="003C7A2A"/>
    <w:rsid w:val="003C7B0A"/>
    <w:rsid w:val="003C7BAE"/>
    <w:rsid w:val="003C7C2D"/>
    <w:rsid w:val="003C7CB5"/>
    <w:rsid w:val="003C7CDD"/>
    <w:rsid w:val="003C7CFC"/>
    <w:rsid w:val="003C7D28"/>
    <w:rsid w:val="003C7D5A"/>
    <w:rsid w:val="003C7E22"/>
    <w:rsid w:val="003C7ED9"/>
    <w:rsid w:val="003C7F38"/>
    <w:rsid w:val="003C7F5C"/>
    <w:rsid w:val="003C7F7F"/>
    <w:rsid w:val="003C7FFE"/>
    <w:rsid w:val="003D00CA"/>
    <w:rsid w:val="003D012F"/>
    <w:rsid w:val="003D01EA"/>
    <w:rsid w:val="003D0244"/>
    <w:rsid w:val="003D0248"/>
    <w:rsid w:val="003D0286"/>
    <w:rsid w:val="003D0297"/>
    <w:rsid w:val="003D02F5"/>
    <w:rsid w:val="003D033C"/>
    <w:rsid w:val="003D03EB"/>
    <w:rsid w:val="003D0447"/>
    <w:rsid w:val="003D04B2"/>
    <w:rsid w:val="003D0502"/>
    <w:rsid w:val="003D0517"/>
    <w:rsid w:val="003D05BD"/>
    <w:rsid w:val="003D05FA"/>
    <w:rsid w:val="003D060B"/>
    <w:rsid w:val="003D064C"/>
    <w:rsid w:val="003D06F0"/>
    <w:rsid w:val="003D0862"/>
    <w:rsid w:val="003D08D1"/>
    <w:rsid w:val="003D08DC"/>
    <w:rsid w:val="003D0947"/>
    <w:rsid w:val="003D0981"/>
    <w:rsid w:val="003D0A30"/>
    <w:rsid w:val="003D0A95"/>
    <w:rsid w:val="003D0AC4"/>
    <w:rsid w:val="003D0BAB"/>
    <w:rsid w:val="003D0BB2"/>
    <w:rsid w:val="003D0BD9"/>
    <w:rsid w:val="003D0BF8"/>
    <w:rsid w:val="003D0CF2"/>
    <w:rsid w:val="003D0D17"/>
    <w:rsid w:val="003D0D59"/>
    <w:rsid w:val="003D0E1E"/>
    <w:rsid w:val="003D1081"/>
    <w:rsid w:val="003D111E"/>
    <w:rsid w:val="003D11D2"/>
    <w:rsid w:val="003D157B"/>
    <w:rsid w:val="003D165E"/>
    <w:rsid w:val="003D177E"/>
    <w:rsid w:val="003D17A8"/>
    <w:rsid w:val="003D17E1"/>
    <w:rsid w:val="003D18C5"/>
    <w:rsid w:val="003D18E1"/>
    <w:rsid w:val="003D1963"/>
    <w:rsid w:val="003D1A6F"/>
    <w:rsid w:val="003D1B00"/>
    <w:rsid w:val="003D1BB2"/>
    <w:rsid w:val="003D1BED"/>
    <w:rsid w:val="003D1DBF"/>
    <w:rsid w:val="003D1EAC"/>
    <w:rsid w:val="003D1F27"/>
    <w:rsid w:val="003D1F75"/>
    <w:rsid w:val="003D1F87"/>
    <w:rsid w:val="003D2133"/>
    <w:rsid w:val="003D21C7"/>
    <w:rsid w:val="003D2266"/>
    <w:rsid w:val="003D22C2"/>
    <w:rsid w:val="003D237B"/>
    <w:rsid w:val="003D23C4"/>
    <w:rsid w:val="003D23DD"/>
    <w:rsid w:val="003D23F3"/>
    <w:rsid w:val="003D2456"/>
    <w:rsid w:val="003D248A"/>
    <w:rsid w:val="003D248D"/>
    <w:rsid w:val="003D24DF"/>
    <w:rsid w:val="003D24F0"/>
    <w:rsid w:val="003D2509"/>
    <w:rsid w:val="003D2573"/>
    <w:rsid w:val="003D26EF"/>
    <w:rsid w:val="003D2733"/>
    <w:rsid w:val="003D2749"/>
    <w:rsid w:val="003D2900"/>
    <w:rsid w:val="003D29DB"/>
    <w:rsid w:val="003D2A41"/>
    <w:rsid w:val="003D2C9D"/>
    <w:rsid w:val="003D2CA7"/>
    <w:rsid w:val="003D2D1E"/>
    <w:rsid w:val="003D2D2C"/>
    <w:rsid w:val="003D2D41"/>
    <w:rsid w:val="003D2D74"/>
    <w:rsid w:val="003D2DAA"/>
    <w:rsid w:val="003D2DDF"/>
    <w:rsid w:val="003D2F31"/>
    <w:rsid w:val="003D2F9C"/>
    <w:rsid w:val="003D2FEF"/>
    <w:rsid w:val="003D3001"/>
    <w:rsid w:val="003D3084"/>
    <w:rsid w:val="003D3098"/>
    <w:rsid w:val="003D31C5"/>
    <w:rsid w:val="003D3209"/>
    <w:rsid w:val="003D33CD"/>
    <w:rsid w:val="003D3442"/>
    <w:rsid w:val="003D3459"/>
    <w:rsid w:val="003D34CD"/>
    <w:rsid w:val="003D35D7"/>
    <w:rsid w:val="003D35E9"/>
    <w:rsid w:val="003D36AE"/>
    <w:rsid w:val="003D36C8"/>
    <w:rsid w:val="003D370E"/>
    <w:rsid w:val="003D385C"/>
    <w:rsid w:val="003D38B5"/>
    <w:rsid w:val="003D38BE"/>
    <w:rsid w:val="003D3991"/>
    <w:rsid w:val="003D399B"/>
    <w:rsid w:val="003D3AAD"/>
    <w:rsid w:val="003D3AF4"/>
    <w:rsid w:val="003D3B35"/>
    <w:rsid w:val="003D3C43"/>
    <w:rsid w:val="003D3C57"/>
    <w:rsid w:val="003D3D03"/>
    <w:rsid w:val="003D3D1E"/>
    <w:rsid w:val="003D3D87"/>
    <w:rsid w:val="003D3E71"/>
    <w:rsid w:val="003D3E8E"/>
    <w:rsid w:val="003D3EB6"/>
    <w:rsid w:val="003D3EE2"/>
    <w:rsid w:val="003D3F08"/>
    <w:rsid w:val="003D3F90"/>
    <w:rsid w:val="003D3F9C"/>
    <w:rsid w:val="003D3FDC"/>
    <w:rsid w:val="003D3FEC"/>
    <w:rsid w:val="003D4101"/>
    <w:rsid w:val="003D4133"/>
    <w:rsid w:val="003D4139"/>
    <w:rsid w:val="003D4160"/>
    <w:rsid w:val="003D4292"/>
    <w:rsid w:val="003D42A0"/>
    <w:rsid w:val="003D4310"/>
    <w:rsid w:val="003D44DB"/>
    <w:rsid w:val="003D454D"/>
    <w:rsid w:val="003D4599"/>
    <w:rsid w:val="003D45CF"/>
    <w:rsid w:val="003D4609"/>
    <w:rsid w:val="003D46FE"/>
    <w:rsid w:val="003D4754"/>
    <w:rsid w:val="003D47C4"/>
    <w:rsid w:val="003D4882"/>
    <w:rsid w:val="003D489E"/>
    <w:rsid w:val="003D48B3"/>
    <w:rsid w:val="003D48F4"/>
    <w:rsid w:val="003D499F"/>
    <w:rsid w:val="003D49B6"/>
    <w:rsid w:val="003D49EC"/>
    <w:rsid w:val="003D4AE5"/>
    <w:rsid w:val="003D4B13"/>
    <w:rsid w:val="003D4C12"/>
    <w:rsid w:val="003D4CDA"/>
    <w:rsid w:val="003D4CE4"/>
    <w:rsid w:val="003D4D35"/>
    <w:rsid w:val="003D4DAC"/>
    <w:rsid w:val="003D4F31"/>
    <w:rsid w:val="003D4FB4"/>
    <w:rsid w:val="003D4FEF"/>
    <w:rsid w:val="003D5069"/>
    <w:rsid w:val="003D50EE"/>
    <w:rsid w:val="003D51D8"/>
    <w:rsid w:val="003D520A"/>
    <w:rsid w:val="003D52A2"/>
    <w:rsid w:val="003D52F7"/>
    <w:rsid w:val="003D555C"/>
    <w:rsid w:val="003D561C"/>
    <w:rsid w:val="003D5688"/>
    <w:rsid w:val="003D568D"/>
    <w:rsid w:val="003D5743"/>
    <w:rsid w:val="003D577A"/>
    <w:rsid w:val="003D58AF"/>
    <w:rsid w:val="003D596F"/>
    <w:rsid w:val="003D5994"/>
    <w:rsid w:val="003D59B5"/>
    <w:rsid w:val="003D5A47"/>
    <w:rsid w:val="003D5B1B"/>
    <w:rsid w:val="003D5B24"/>
    <w:rsid w:val="003D5B26"/>
    <w:rsid w:val="003D5B2D"/>
    <w:rsid w:val="003D5B9B"/>
    <w:rsid w:val="003D5C7B"/>
    <w:rsid w:val="003D5C92"/>
    <w:rsid w:val="003D5D2B"/>
    <w:rsid w:val="003D5D33"/>
    <w:rsid w:val="003D5D75"/>
    <w:rsid w:val="003D5DA9"/>
    <w:rsid w:val="003D5E1F"/>
    <w:rsid w:val="003D5FF9"/>
    <w:rsid w:val="003D6017"/>
    <w:rsid w:val="003D605C"/>
    <w:rsid w:val="003D606D"/>
    <w:rsid w:val="003D60A0"/>
    <w:rsid w:val="003D60C2"/>
    <w:rsid w:val="003D6196"/>
    <w:rsid w:val="003D61C7"/>
    <w:rsid w:val="003D6221"/>
    <w:rsid w:val="003D62A0"/>
    <w:rsid w:val="003D630A"/>
    <w:rsid w:val="003D6373"/>
    <w:rsid w:val="003D6389"/>
    <w:rsid w:val="003D6393"/>
    <w:rsid w:val="003D63EE"/>
    <w:rsid w:val="003D6431"/>
    <w:rsid w:val="003D6441"/>
    <w:rsid w:val="003D650E"/>
    <w:rsid w:val="003D663C"/>
    <w:rsid w:val="003D66B3"/>
    <w:rsid w:val="003D66EC"/>
    <w:rsid w:val="003D6734"/>
    <w:rsid w:val="003D67F3"/>
    <w:rsid w:val="003D69BE"/>
    <w:rsid w:val="003D69D9"/>
    <w:rsid w:val="003D6A20"/>
    <w:rsid w:val="003D6A25"/>
    <w:rsid w:val="003D6A50"/>
    <w:rsid w:val="003D6ABF"/>
    <w:rsid w:val="003D6CB7"/>
    <w:rsid w:val="003D6D8A"/>
    <w:rsid w:val="003D6D9A"/>
    <w:rsid w:val="003D6DCD"/>
    <w:rsid w:val="003D6E1A"/>
    <w:rsid w:val="003D6E4F"/>
    <w:rsid w:val="003D6E66"/>
    <w:rsid w:val="003D6ED1"/>
    <w:rsid w:val="003D70C1"/>
    <w:rsid w:val="003D7171"/>
    <w:rsid w:val="003D71B0"/>
    <w:rsid w:val="003D7248"/>
    <w:rsid w:val="003D72E8"/>
    <w:rsid w:val="003D7336"/>
    <w:rsid w:val="003D7353"/>
    <w:rsid w:val="003D75B8"/>
    <w:rsid w:val="003D75CF"/>
    <w:rsid w:val="003D75F4"/>
    <w:rsid w:val="003D7671"/>
    <w:rsid w:val="003D76B2"/>
    <w:rsid w:val="003D76BF"/>
    <w:rsid w:val="003D76DA"/>
    <w:rsid w:val="003D777C"/>
    <w:rsid w:val="003D7898"/>
    <w:rsid w:val="003D79AC"/>
    <w:rsid w:val="003D7A03"/>
    <w:rsid w:val="003D7A34"/>
    <w:rsid w:val="003D7B2C"/>
    <w:rsid w:val="003D7C2D"/>
    <w:rsid w:val="003D7CA5"/>
    <w:rsid w:val="003D7D04"/>
    <w:rsid w:val="003D7D1E"/>
    <w:rsid w:val="003D7E11"/>
    <w:rsid w:val="003E000F"/>
    <w:rsid w:val="003E0011"/>
    <w:rsid w:val="003E0107"/>
    <w:rsid w:val="003E0166"/>
    <w:rsid w:val="003E0401"/>
    <w:rsid w:val="003E042D"/>
    <w:rsid w:val="003E0491"/>
    <w:rsid w:val="003E0546"/>
    <w:rsid w:val="003E054B"/>
    <w:rsid w:val="003E062F"/>
    <w:rsid w:val="003E06B8"/>
    <w:rsid w:val="003E06EF"/>
    <w:rsid w:val="003E06F7"/>
    <w:rsid w:val="003E075E"/>
    <w:rsid w:val="003E07DA"/>
    <w:rsid w:val="003E080F"/>
    <w:rsid w:val="003E08A8"/>
    <w:rsid w:val="003E08F9"/>
    <w:rsid w:val="003E0925"/>
    <w:rsid w:val="003E0938"/>
    <w:rsid w:val="003E0998"/>
    <w:rsid w:val="003E099A"/>
    <w:rsid w:val="003E09E5"/>
    <w:rsid w:val="003E0A4A"/>
    <w:rsid w:val="003E0AE7"/>
    <w:rsid w:val="003E0AEF"/>
    <w:rsid w:val="003E0BB8"/>
    <w:rsid w:val="003E0BC1"/>
    <w:rsid w:val="003E0CD4"/>
    <w:rsid w:val="003E0F01"/>
    <w:rsid w:val="003E0F1D"/>
    <w:rsid w:val="003E0FBD"/>
    <w:rsid w:val="003E0FD6"/>
    <w:rsid w:val="003E1019"/>
    <w:rsid w:val="003E10B9"/>
    <w:rsid w:val="003E10DD"/>
    <w:rsid w:val="003E1125"/>
    <w:rsid w:val="003E11EA"/>
    <w:rsid w:val="003E1225"/>
    <w:rsid w:val="003E1228"/>
    <w:rsid w:val="003E1233"/>
    <w:rsid w:val="003E12BB"/>
    <w:rsid w:val="003E12D9"/>
    <w:rsid w:val="003E1450"/>
    <w:rsid w:val="003E1528"/>
    <w:rsid w:val="003E154F"/>
    <w:rsid w:val="003E158D"/>
    <w:rsid w:val="003E15ED"/>
    <w:rsid w:val="003E1711"/>
    <w:rsid w:val="003E1728"/>
    <w:rsid w:val="003E1758"/>
    <w:rsid w:val="003E1788"/>
    <w:rsid w:val="003E17B2"/>
    <w:rsid w:val="003E17FE"/>
    <w:rsid w:val="003E184F"/>
    <w:rsid w:val="003E18D3"/>
    <w:rsid w:val="003E18D4"/>
    <w:rsid w:val="003E196D"/>
    <w:rsid w:val="003E1A5D"/>
    <w:rsid w:val="003E1ABE"/>
    <w:rsid w:val="003E1B2A"/>
    <w:rsid w:val="003E1C83"/>
    <w:rsid w:val="003E1C85"/>
    <w:rsid w:val="003E1DFA"/>
    <w:rsid w:val="003E1EE8"/>
    <w:rsid w:val="003E1F11"/>
    <w:rsid w:val="003E1F5C"/>
    <w:rsid w:val="003E20DB"/>
    <w:rsid w:val="003E2159"/>
    <w:rsid w:val="003E21FF"/>
    <w:rsid w:val="003E22FA"/>
    <w:rsid w:val="003E234C"/>
    <w:rsid w:val="003E2371"/>
    <w:rsid w:val="003E23C5"/>
    <w:rsid w:val="003E24D0"/>
    <w:rsid w:val="003E25CA"/>
    <w:rsid w:val="003E25E6"/>
    <w:rsid w:val="003E25F8"/>
    <w:rsid w:val="003E262F"/>
    <w:rsid w:val="003E270E"/>
    <w:rsid w:val="003E2729"/>
    <w:rsid w:val="003E27E6"/>
    <w:rsid w:val="003E2829"/>
    <w:rsid w:val="003E2880"/>
    <w:rsid w:val="003E28EB"/>
    <w:rsid w:val="003E2989"/>
    <w:rsid w:val="003E29F5"/>
    <w:rsid w:val="003E2B45"/>
    <w:rsid w:val="003E2B65"/>
    <w:rsid w:val="003E2C05"/>
    <w:rsid w:val="003E2C38"/>
    <w:rsid w:val="003E2C3E"/>
    <w:rsid w:val="003E2C64"/>
    <w:rsid w:val="003E2D93"/>
    <w:rsid w:val="003E2F0A"/>
    <w:rsid w:val="003E3062"/>
    <w:rsid w:val="003E30C1"/>
    <w:rsid w:val="003E30D2"/>
    <w:rsid w:val="003E3129"/>
    <w:rsid w:val="003E315D"/>
    <w:rsid w:val="003E3238"/>
    <w:rsid w:val="003E333C"/>
    <w:rsid w:val="003E33DD"/>
    <w:rsid w:val="003E3485"/>
    <w:rsid w:val="003E3555"/>
    <w:rsid w:val="003E358E"/>
    <w:rsid w:val="003E3832"/>
    <w:rsid w:val="003E3925"/>
    <w:rsid w:val="003E395F"/>
    <w:rsid w:val="003E39C3"/>
    <w:rsid w:val="003E3B3D"/>
    <w:rsid w:val="003E3B41"/>
    <w:rsid w:val="003E3B85"/>
    <w:rsid w:val="003E3C28"/>
    <w:rsid w:val="003E3C89"/>
    <w:rsid w:val="003E3D44"/>
    <w:rsid w:val="003E3D98"/>
    <w:rsid w:val="003E3E5F"/>
    <w:rsid w:val="003E3EB6"/>
    <w:rsid w:val="003E3F42"/>
    <w:rsid w:val="003E3F4E"/>
    <w:rsid w:val="003E400C"/>
    <w:rsid w:val="003E40B9"/>
    <w:rsid w:val="003E4172"/>
    <w:rsid w:val="003E418F"/>
    <w:rsid w:val="003E42C3"/>
    <w:rsid w:val="003E42FD"/>
    <w:rsid w:val="003E43BF"/>
    <w:rsid w:val="003E4429"/>
    <w:rsid w:val="003E446F"/>
    <w:rsid w:val="003E44E5"/>
    <w:rsid w:val="003E4524"/>
    <w:rsid w:val="003E452B"/>
    <w:rsid w:val="003E4568"/>
    <w:rsid w:val="003E45FB"/>
    <w:rsid w:val="003E4618"/>
    <w:rsid w:val="003E4621"/>
    <w:rsid w:val="003E4673"/>
    <w:rsid w:val="003E472C"/>
    <w:rsid w:val="003E4784"/>
    <w:rsid w:val="003E47C5"/>
    <w:rsid w:val="003E4816"/>
    <w:rsid w:val="003E4867"/>
    <w:rsid w:val="003E4A48"/>
    <w:rsid w:val="003E4A6C"/>
    <w:rsid w:val="003E4A6F"/>
    <w:rsid w:val="003E4A7C"/>
    <w:rsid w:val="003E4A84"/>
    <w:rsid w:val="003E4A9E"/>
    <w:rsid w:val="003E4B05"/>
    <w:rsid w:val="003E4B36"/>
    <w:rsid w:val="003E4BD9"/>
    <w:rsid w:val="003E4BFC"/>
    <w:rsid w:val="003E4C6B"/>
    <w:rsid w:val="003E4E16"/>
    <w:rsid w:val="003E4E92"/>
    <w:rsid w:val="003E4F3C"/>
    <w:rsid w:val="003E501A"/>
    <w:rsid w:val="003E5068"/>
    <w:rsid w:val="003E508F"/>
    <w:rsid w:val="003E5168"/>
    <w:rsid w:val="003E51BF"/>
    <w:rsid w:val="003E5386"/>
    <w:rsid w:val="003E53D0"/>
    <w:rsid w:val="003E53F9"/>
    <w:rsid w:val="003E542E"/>
    <w:rsid w:val="003E555B"/>
    <w:rsid w:val="003E557D"/>
    <w:rsid w:val="003E55C1"/>
    <w:rsid w:val="003E55ED"/>
    <w:rsid w:val="003E568D"/>
    <w:rsid w:val="003E575E"/>
    <w:rsid w:val="003E5765"/>
    <w:rsid w:val="003E5773"/>
    <w:rsid w:val="003E578B"/>
    <w:rsid w:val="003E57BD"/>
    <w:rsid w:val="003E5801"/>
    <w:rsid w:val="003E5811"/>
    <w:rsid w:val="003E58FD"/>
    <w:rsid w:val="003E591A"/>
    <w:rsid w:val="003E5962"/>
    <w:rsid w:val="003E596B"/>
    <w:rsid w:val="003E59BC"/>
    <w:rsid w:val="003E5B01"/>
    <w:rsid w:val="003E5B35"/>
    <w:rsid w:val="003E5B41"/>
    <w:rsid w:val="003E5B59"/>
    <w:rsid w:val="003E5BAE"/>
    <w:rsid w:val="003E5BB3"/>
    <w:rsid w:val="003E5C3B"/>
    <w:rsid w:val="003E5C42"/>
    <w:rsid w:val="003E5CF0"/>
    <w:rsid w:val="003E5DE1"/>
    <w:rsid w:val="003E5E31"/>
    <w:rsid w:val="003E5E95"/>
    <w:rsid w:val="003E5F77"/>
    <w:rsid w:val="003E5FC7"/>
    <w:rsid w:val="003E625D"/>
    <w:rsid w:val="003E62A2"/>
    <w:rsid w:val="003E638B"/>
    <w:rsid w:val="003E6414"/>
    <w:rsid w:val="003E649E"/>
    <w:rsid w:val="003E650F"/>
    <w:rsid w:val="003E65A4"/>
    <w:rsid w:val="003E6696"/>
    <w:rsid w:val="003E66E6"/>
    <w:rsid w:val="003E66EE"/>
    <w:rsid w:val="003E66FA"/>
    <w:rsid w:val="003E66FB"/>
    <w:rsid w:val="003E66FC"/>
    <w:rsid w:val="003E6710"/>
    <w:rsid w:val="003E6758"/>
    <w:rsid w:val="003E6779"/>
    <w:rsid w:val="003E681F"/>
    <w:rsid w:val="003E68E0"/>
    <w:rsid w:val="003E696B"/>
    <w:rsid w:val="003E6A9A"/>
    <w:rsid w:val="003E6AAC"/>
    <w:rsid w:val="003E6BAB"/>
    <w:rsid w:val="003E6C86"/>
    <w:rsid w:val="003E6CB6"/>
    <w:rsid w:val="003E6D94"/>
    <w:rsid w:val="003E6E25"/>
    <w:rsid w:val="003E6E62"/>
    <w:rsid w:val="003E6EBA"/>
    <w:rsid w:val="003E6EEC"/>
    <w:rsid w:val="003E7041"/>
    <w:rsid w:val="003E70F5"/>
    <w:rsid w:val="003E7360"/>
    <w:rsid w:val="003E73C3"/>
    <w:rsid w:val="003E7419"/>
    <w:rsid w:val="003E7470"/>
    <w:rsid w:val="003E752C"/>
    <w:rsid w:val="003E752E"/>
    <w:rsid w:val="003E75B4"/>
    <w:rsid w:val="003E764C"/>
    <w:rsid w:val="003E7661"/>
    <w:rsid w:val="003E76D4"/>
    <w:rsid w:val="003E76F6"/>
    <w:rsid w:val="003E77A3"/>
    <w:rsid w:val="003E77C1"/>
    <w:rsid w:val="003E7828"/>
    <w:rsid w:val="003E787B"/>
    <w:rsid w:val="003E788A"/>
    <w:rsid w:val="003E788B"/>
    <w:rsid w:val="003E78F3"/>
    <w:rsid w:val="003E7981"/>
    <w:rsid w:val="003E7A5E"/>
    <w:rsid w:val="003E7B3D"/>
    <w:rsid w:val="003E7B4D"/>
    <w:rsid w:val="003E7C09"/>
    <w:rsid w:val="003E7C14"/>
    <w:rsid w:val="003E7DD8"/>
    <w:rsid w:val="003E7E50"/>
    <w:rsid w:val="003E7EAC"/>
    <w:rsid w:val="003E7F8A"/>
    <w:rsid w:val="003E7FD5"/>
    <w:rsid w:val="003E7FF4"/>
    <w:rsid w:val="003F00AD"/>
    <w:rsid w:val="003F0143"/>
    <w:rsid w:val="003F021C"/>
    <w:rsid w:val="003F027D"/>
    <w:rsid w:val="003F0304"/>
    <w:rsid w:val="003F0420"/>
    <w:rsid w:val="003F0469"/>
    <w:rsid w:val="003F0483"/>
    <w:rsid w:val="003F053D"/>
    <w:rsid w:val="003F05B3"/>
    <w:rsid w:val="003F066C"/>
    <w:rsid w:val="003F06A2"/>
    <w:rsid w:val="003F0728"/>
    <w:rsid w:val="003F079F"/>
    <w:rsid w:val="003F07AA"/>
    <w:rsid w:val="003F0880"/>
    <w:rsid w:val="003F089F"/>
    <w:rsid w:val="003F0931"/>
    <w:rsid w:val="003F0946"/>
    <w:rsid w:val="003F0A5A"/>
    <w:rsid w:val="003F0A5E"/>
    <w:rsid w:val="003F0AC6"/>
    <w:rsid w:val="003F0B08"/>
    <w:rsid w:val="003F0BC6"/>
    <w:rsid w:val="003F0C30"/>
    <w:rsid w:val="003F0C85"/>
    <w:rsid w:val="003F0C9F"/>
    <w:rsid w:val="003F0DBE"/>
    <w:rsid w:val="003F10B0"/>
    <w:rsid w:val="003F10DF"/>
    <w:rsid w:val="003F1110"/>
    <w:rsid w:val="003F1170"/>
    <w:rsid w:val="003F11B8"/>
    <w:rsid w:val="003F1242"/>
    <w:rsid w:val="003F12F5"/>
    <w:rsid w:val="003F1305"/>
    <w:rsid w:val="003F1341"/>
    <w:rsid w:val="003F13B6"/>
    <w:rsid w:val="003F144A"/>
    <w:rsid w:val="003F14C1"/>
    <w:rsid w:val="003F1608"/>
    <w:rsid w:val="003F1694"/>
    <w:rsid w:val="003F1776"/>
    <w:rsid w:val="003F17C0"/>
    <w:rsid w:val="003F17C5"/>
    <w:rsid w:val="003F183F"/>
    <w:rsid w:val="003F18BD"/>
    <w:rsid w:val="003F1903"/>
    <w:rsid w:val="003F190C"/>
    <w:rsid w:val="003F192F"/>
    <w:rsid w:val="003F1977"/>
    <w:rsid w:val="003F19AD"/>
    <w:rsid w:val="003F1A2A"/>
    <w:rsid w:val="003F1BEC"/>
    <w:rsid w:val="003F1C1E"/>
    <w:rsid w:val="003F1C3D"/>
    <w:rsid w:val="003F1D04"/>
    <w:rsid w:val="003F1DBB"/>
    <w:rsid w:val="003F1DCD"/>
    <w:rsid w:val="003F1F8A"/>
    <w:rsid w:val="003F1F99"/>
    <w:rsid w:val="003F1FDC"/>
    <w:rsid w:val="003F203B"/>
    <w:rsid w:val="003F211D"/>
    <w:rsid w:val="003F21E6"/>
    <w:rsid w:val="003F236C"/>
    <w:rsid w:val="003F2459"/>
    <w:rsid w:val="003F24AA"/>
    <w:rsid w:val="003F24F3"/>
    <w:rsid w:val="003F24F7"/>
    <w:rsid w:val="003F251A"/>
    <w:rsid w:val="003F25DE"/>
    <w:rsid w:val="003F2609"/>
    <w:rsid w:val="003F26D5"/>
    <w:rsid w:val="003F2767"/>
    <w:rsid w:val="003F276C"/>
    <w:rsid w:val="003F2797"/>
    <w:rsid w:val="003F27DE"/>
    <w:rsid w:val="003F27E7"/>
    <w:rsid w:val="003F28AE"/>
    <w:rsid w:val="003F293F"/>
    <w:rsid w:val="003F2979"/>
    <w:rsid w:val="003F29A3"/>
    <w:rsid w:val="003F29D0"/>
    <w:rsid w:val="003F2A54"/>
    <w:rsid w:val="003F2A67"/>
    <w:rsid w:val="003F2A9E"/>
    <w:rsid w:val="003F2B44"/>
    <w:rsid w:val="003F2B8E"/>
    <w:rsid w:val="003F2BD0"/>
    <w:rsid w:val="003F2BDE"/>
    <w:rsid w:val="003F2C2C"/>
    <w:rsid w:val="003F2C92"/>
    <w:rsid w:val="003F2CAC"/>
    <w:rsid w:val="003F2D0A"/>
    <w:rsid w:val="003F2D9F"/>
    <w:rsid w:val="003F2E3F"/>
    <w:rsid w:val="003F2F6E"/>
    <w:rsid w:val="003F2FE3"/>
    <w:rsid w:val="003F3023"/>
    <w:rsid w:val="003F3090"/>
    <w:rsid w:val="003F30C8"/>
    <w:rsid w:val="003F3130"/>
    <w:rsid w:val="003F31EA"/>
    <w:rsid w:val="003F323C"/>
    <w:rsid w:val="003F325D"/>
    <w:rsid w:val="003F32BB"/>
    <w:rsid w:val="003F3380"/>
    <w:rsid w:val="003F33C9"/>
    <w:rsid w:val="003F3421"/>
    <w:rsid w:val="003F342B"/>
    <w:rsid w:val="003F354D"/>
    <w:rsid w:val="003F3760"/>
    <w:rsid w:val="003F3792"/>
    <w:rsid w:val="003F37CD"/>
    <w:rsid w:val="003F37DD"/>
    <w:rsid w:val="003F383C"/>
    <w:rsid w:val="003F3874"/>
    <w:rsid w:val="003F38BA"/>
    <w:rsid w:val="003F38E1"/>
    <w:rsid w:val="003F3A37"/>
    <w:rsid w:val="003F3A55"/>
    <w:rsid w:val="003F3AD2"/>
    <w:rsid w:val="003F3AF0"/>
    <w:rsid w:val="003F3B46"/>
    <w:rsid w:val="003F3CCD"/>
    <w:rsid w:val="003F3CFA"/>
    <w:rsid w:val="003F3D4C"/>
    <w:rsid w:val="003F3E26"/>
    <w:rsid w:val="003F3E2D"/>
    <w:rsid w:val="003F3E83"/>
    <w:rsid w:val="003F3F20"/>
    <w:rsid w:val="003F3F47"/>
    <w:rsid w:val="003F3F89"/>
    <w:rsid w:val="003F3F96"/>
    <w:rsid w:val="003F3FE2"/>
    <w:rsid w:val="003F404C"/>
    <w:rsid w:val="003F4270"/>
    <w:rsid w:val="003F427B"/>
    <w:rsid w:val="003F448E"/>
    <w:rsid w:val="003F44E5"/>
    <w:rsid w:val="003F4515"/>
    <w:rsid w:val="003F451E"/>
    <w:rsid w:val="003F4621"/>
    <w:rsid w:val="003F467B"/>
    <w:rsid w:val="003F4684"/>
    <w:rsid w:val="003F46E2"/>
    <w:rsid w:val="003F47B5"/>
    <w:rsid w:val="003F4854"/>
    <w:rsid w:val="003F4949"/>
    <w:rsid w:val="003F4ACC"/>
    <w:rsid w:val="003F4BAA"/>
    <w:rsid w:val="003F4CBA"/>
    <w:rsid w:val="003F4D66"/>
    <w:rsid w:val="003F4D6A"/>
    <w:rsid w:val="003F4D7F"/>
    <w:rsid w:val="003F4D92"/>
    <w:rsid w:val="003F4E64"/>
    <w:rsid w:val="003F4E66"/>
    <w:rsid w:val="003F4EC4"/>
    <w:rsid w:val="003F4ECA"/>
    <w:rsid w:val="003F4EE2"/>
    <w:rsid w:val="003F4F79"/>
    <w:rsid w:val="003F4FAF"/>
    <w:rsid w:val="003F4FE5"/>
    <w:rsid w:val="003F5037"/>
    <w:rsid w:val="003F50C3"/>
    <w:rsid w:val="003F5204"/>
    <w:rsid w:val="003F528F"/>
    <w:rsid w:val="003F5347"/>
    <w:rsid w:val="003F5383"/>
    <w:rsid w:val="003F5483"/>
    <w:rsid w:val="003F54A8"/>
    <w:rsid w:val="003F54B0"/>
    <w:rsid w:val="003F54E4"/>
    <w:rsid w:val="003F555C"/>
    <w:rsid w:val="003F5570"/>
    <w:rsid w:val="003F5611"/>
    <w:rsid w:val="003F56D7"/>
    <w:rsid w:val="003F56EB"/>
    <w:rsid w:val="003F5773"/>
    <w:rsid w:val="003F581A"/>
    <w:rsid w:val="003F58CF"/>
    <w:rsid w:val="003F595F"/>
    <w:rsid w:val="003F5A61"/>
    <w:rsid w:val="003F5AAF"/>
    <w:rsid w:val="003F5BA3"/>
    <w:rsid w:val="003F5C1A"/>
    <w:rsid w:val="003F5C28"/>
    <w:rsid w:val="003F5C9F"/>
    <w:rsid w:val="003F5CE7"/>
    <w:rsid w:val="003F5D62"/>
    <w:rsid w:val="003F5D6C"/>
    <w:rsid w:val="003F5D84"/>
    <w:rsid w:val="003F5D94"/>
    <w:rsid w:val="003F5E50"/>
    <w:rsid w:val="003F5EFC"/>
    <w:rsid w:val="003F5F16"/>
    <w:rsid w:val="003F5F32"/>
    <w:rsid w:val="003F5F4F"/>
    <w:rsid w:val="003F6104"/>
    <w:rsid w:val="003F610A"/>
    <w:rsid w:val="003F6112"/>
    <w:rsid w:val="003F612B"/>
    <w:rsid w:val="003F614B"/>
    <w:rsid w:val="003F6158"/>
    <w:rsid w:val="003F61E9"/>
    <w:rsid w:val="003F6260"/>
    <w:rsid w:val="003F6292"/>
    <w:rsid w:val="003F629E"/>
    <w:rsid w:val="003F633E"/>
    <w:rsid w:val="003F63A6"/>
    <w:rsid w:val="003F6407"/>
    <w:rsid w:val="003F6431"/>
    <w:rsid w:val="003F6457"/>
    <w:rsid w:val="003F6641"/>
    <w:rsid w:val="003F6689"/>
    <w:rsid w:val="003F66AE"/>
    <w:rsid w:val="003F6722"/>
    <w:rsid w:val="003F6746"/>
    <w:rsid w:val="003F67D3"/>
    <w:rsid w:val="003F684B"/>
    <w:rsid w:val="003F688E"/>
    <w:rsid w:val="003F68A1"/>
    <w:rsid w:val="003F697E"/>
    <w:rsid w:val="003F6A3B"/>
    <w:rsid w:val="003F6A6C"/>
    <w:rsid w:val="003F6A71"/>
    <w:rsid w:val="003F6B56"/>
    <w:rsid w:val="003F6B97"/>
    <w:rsid w:val="003F6BA0"/>
    <w:rsid w:val="003F6C63"/>
    <w:rsid w:val="003F6C8D"/>
    <w:rsid w:val="003F6CAF"/>
    <w:rsid w:val="003F6D31"/>
    <w:rsid w:val="003F6D5E"/>
    <w:rsid w:val="003F6D9B"/>
    <w:rsid w:val="003F6ED6"/>
    <w:rsid w:val="003F6F23"/>
    <w:rsid w:val="003F6F99"/>
    <w:rsid w:val="003F70C3"/>
    <w:rsid w:val="003F70D0"/>
    <w:rsid w:val="003F70FC"/>
    <w:rsid w:val="003F7125"/>
    <w:rsid w:val="003F71FD"/>
    <w:rsid w:val="003F7220"/>
    <w:rsid w:val="003F724D"/>
    <w:rsid w:val="003F743D"/>
    <w:rsid w:val="003F7487"/>
    <w:rsid w:val="003F7576"/>
    <w:rsid w:val="003F7625"/>
    <w:rsid w:val="003F7724"/>
    <w:rsid w:val="003F7767"/>
    <w:rsid w:val="003F7797"/>
    <w:rsid w:val="003F77D5"/>
    <w:rsid w:val="003F77DB"/>
    <w:rsid w:val="003F7801"/>
    <w:rsid w:val="003F789F"/>
    <w:rsid w:val="003F7940"/>
    <w:rsid w:val="003F7962"/>
    <w:rsid w:val="003F7A62"/>
    <w:rsid w:val="003F7B30"/>
    <w:rsid w:val="003F7B53"/>
    <w:rsid w:val="003F7B9B"/>
    <w:rsid w:val="003F7BC0"/>
    <w:rsid w:val="003F7C29"/>
    <w:rsid w:val="003F7EC3"/>
    <w:rsid w:val="003F7EC8"/>
    <w:rsid w:val="003F7EF9"/>
    <w:rsid w:val="003F7F49"/>
    <w:rsid w:val="0040003A"/>
    <w:rsid w:val="00400099"/>
    <w:rsid w:val="0040022D"/>
    <w:rsid w:val="00400233"/>
    <w:rsid w:val="00400273"/>
    <w:rsid w:val="0040029E"/>
    <w:rsid w:val="0040031F"/>
    <w:rsid w:val="004003D2"/>
    <w:rsid w:val="00400430"/>
    <w:rsid w:val="0040045B"/>
    <w:rsid w:val="004004A7"/>
    <w:rsid w:val="004004BD"/>
    <w:rsid w:val="00400805"/>
    <w:rsid w:val="00400908"/>
    <w:rsid w:val="0040090B"/>
    <w:rsid w:val="00400910"/>
    <w:rsid w:val="004009EB"/>
    <w:rsid w:val="00400A01"/>
    <w:rsid w:val="00400A7F"/>
    <w:rsid w:val="00400B06"/>
    <w:rsid w:val="00400B15"/>
    <w:rsid w:val="00400B42"/>
    <w:rsid w:val="00400B8E"/>
    <w:rsid w:val="00400B95"/>
    <w:rsid w:val="00400C48"/>
    <w:rsid w:val="00400CBE"/>
    <w:rsid w:val="00400D14"/>
    <w:rsid w:val="00400D92"/>
    <w:rsid w:val="00400E24"/>
    <w:rsid w:val="00400E59"/>
    <w:rsid w:val="00400E62"/>
    <w:rsid w:val="00400F49"/>
    <w:rsid w:val="00400F6C"/>
    <w:rsid w:val="0040105A"/>
    <w:rsid w:val="004010AC"/>
    <w:rsid w:val="00401171"/>
    <w:rsid w:val="00401255"/>
    <w:rsid w:val="00401259"/>
    <w:rsid w:val="0040137F"/>
    <w:rsid w:val="0040138A"/>
    <w:rsid w:val="004013BE"/>
    <w:rsid w:val="004013ED"/>
    <w:rsid w:val="004013F7"/>
    <w:rsid w:val="004013FA"/>
    <w:rsid w:val="00401424"/>
    <w:rsid w:val="00401509"/>
    <w:rsid w:val="00401581"/>
    <w:rsid w:val="004015FA"/>
    <w:rsid w:val="0040160B"/>
    <w:rsid w:val="00401610"/>
    <w:rsid w:val="0040161F"/>
    <w:rsid w:val="00401873"/>
    <w:rsid w:val="00401928"/>
    <w:rsid w:val="0040195D"/>
    <w:rsid w:val="004019E1"/>
    <w:rsid w:val="00401A17"/>
    <w:rsid w:val="00401A72"/>
    <w:rsid w:val="00401BCF"/>
    <w:rsid w:val="00401BFA"/>
    <w:rsid w:val="00401C2E"/>
    <w:rsid w:val="00401C56"/>
    <w:rsid w:val="00401C72"/>
    <w:rsid w:val="00401DC8"/>
    <w:rsid w:val="00401E02"/>
    <w:rsid w:val="00401E38"/>
    <w:rsid w:val="00401EAF"/>
    <w:rsid w:val="00401EEC"/>
    <w:rsid w:val="00401F2E"/>
    <w:rsid w:val="00401FC7"/>
    <w:rsid w:val="0040207B"/>
    <w:rsid w:val="00402127"/>
    <w:rsid w:val="0040216B"/>
    <w:rsid w:val="0040216E"/>
    <w:rsid w:val="004021EF"/>
    <w:rsid w:val="0040225B"/>
    <w:rsid w:val="0040228E"/>
    <w:rsid w:val="0040229A"/>
    <w:rsid w:val="0040229B"/>
    <w:rsid w:val="004022B3"/>
    <w:rsid w:val="004022D4"/>
    <w:rsid w:val="00402424"/>
    <w:rsid w:val="00402441"/>
    <w:rsid w:val="00402458"/>
    <w:rsid w:val="00402463"/>
    <w:rsid w:val="004024D9"/>
    <w:rsid w:val="004025B3"/>
    <w:rsid w:val="00402608"/>
    <w:rsid w:val="00402609"/>
    <w:rsid w:val="0040261A"/>
    <w:rsid w:val="00402676"/>
    <w:rsid w:val="0040268B"/>
    <w:rsid w:val="004026CA"/>
    <w:rsid w:val="00402700"/>
    <w:rsid w:val="00402703"/>
    <w:rsid w:val="0040276E"/>
    <w:rsid w:val="0040277E"/>
    <w:rsid w:val="0040290A"/>
    <w:rsid w:val="00402943"/>
    <w:rsid w:val="004029D1"/>
    <w:rsid w:val="00402A14"/>
    <w:rsid w:val="00402AC5"/>
    <w:rsid w:val="00402C00"/>
    <w:rsid w:val="00402C62"/>
    <w:rsid w:val="00402C8A"/>
    <w:rsid w:val="00402D1F"/>
    <w:rsid w:val="00402DC1"/>
    <w:rsid w:val="00402E66"/>
    <w:rsid w:val="00402E7B"/>
    <w:rsid w:val="00402E98"/>
    <w:rsid w:val="00402ED9"/>
    <w:rsid w:val="00402EFC"/>
    <w:rsid w:val="00402F24"/>
    <w:rsid w:val="00402F77"/>
    <w:rsid w:val="0040302C"/>
    <w:rsid w:val="00403052"/>
    <w:rsid w:val="004030AF"/>
    <w:rsid w:val="004030ED"/>
    <w:rsid w:val="0040312C"/>
    <w:rsid w:val="00403185"/>
    <w:rsid w:val="00403236"/>
    <w:rsid w:val="0040323C"/>
    <w:rsid w:val="0040334B"/>
    <w:rsid w:val="00403391"/>
    <w:rsid w:val="0040349F"/>
    <w:rsid w:val="004034A8"/>
    <w:rsid w:val="00403517"/>
    <w:rsid w:val="00403524"/>
    <w:rsid w:val="00403558"/>
    <w:rsid w:val="00403630"/>
    <w:rsid w:val="004036C2"/>
    <w:rsid w:val="00403703"/>
    <w:rsid w:val="00403771"/>
    <w:rsid w:val="004037A1"/>
    <w:rsid w:val="004037BB"/>
    <w:rsid w:val="00403925"/>
    <w:rsid w:val="00403932"/>
    <w:rsid w:val="004039D7"/>
    <w:rsid w:val="00403A42"/>
    <w:rsid w:val="00403A61"/>
    <w:rsid w:val="00403AA3"/>
    <w:rsid w:val="00403C55"/>
    <w:rsid w:val="00403CAC"/>
    <w:rsid w:val="00403D9D"/>
    <w:rsid w:val="00403DB7"/>
    <w:rsid w:val="00403E19"/>
    <w:rsid w:val="00403E70"/>
    <w:rsid w:val="00403E89"/>
    <w:rsid w:val="00403EB7"/>
    <w:rsid w:val="00403EE7"/>
    <w:rsid w:val="00403EED"/>
    <w:rsid w:val="00403EF0"/>
    <w:rsid w:val="00403F46"/>
    <w:rsid w:val="00403F84"/>
    <w:rsid w:val="0040401E"/>
    <w:rsid w:val="00404054"/>
    <w:rsid w:val="00404069"/>
    <w:rsid w:val="00404085"/>
    <w:rsid w:val="004040A6"/>
    <w:rsid w:val="00404126"/>
    <w:rsid w:val="004041CA"/>
    <w:rsid w:val="0040422B"/>
    <w:rsid w:val="0040422D"/>
    <w:rsid w:val="004042A6"/>
    <w:rsid w:val="00404312"/>
    <w:rsid w:val="00404365"/>
    <w:rsid w:val="0040440B"/>
    <w:rsid w:val="00404438"/>
    <w:rsid w:val="004044B3"/>
    <w:rsid w:val="0040452D"/>
    <w:rsid w:val="0040457F"/>
    <w:rsid w:val="004045CD"/>
    <w:rsid w:val="00404668"/>
    <w:rsid w:val="00404675"/>
    <w:rsid w:val="004046AE"/>
    <w:rsid w:val="0040489C"/>
    <w:rsid w:val="00404921"/>
    <w:rsid w:val="00404950"/>
    <w:rsid w:val="004049C3"/>
    <w:rsid w:val="00404B32"/>
    <w:rsid w:val="00404C5E"/>
    <w:rsid w:val="00404CE2"/>
    <w:rsid w:val="00404CF5"/>
    <w:rsid w:val="00404D7E"/>
    <w:rsid w:val="00404E02"/>
    <w:rsid w:val="00404E38"/>
    <w:rsid w:val="00404EC4"/>
    <w:rsid w:val="00404F3C"/>
    <w:rsid w:val="00404F67"/>
    <w:rsid w:val="0040503E"/>
    <w:rsid w:val="004050A0"/>
    <w:rsid w:val="004050F0"/>
    <w:rsid w:val="004052DD"/>
    <w:rsid w:val="004052E3"/>
    <w:rsid w:val="0040535C"/>
    <w:rsid w:val="004053DA"/>
    <w:rsid w:val="004053F4"/>
    <w:rsid w:val="004056CC"/>
    <w:rsid w:val="00405725"/>
    <w:rsid w:val="004057EE"/>
    <w:rsid w:val="00405863"/>
    <w:rsid w:val="004058D4"/>
    <w:rsid w:val="00405961"/>
    <w:rsid w:val="00405BD1"/>
    <w:rsid w:val="00405C58"/>
    <w:rsid w:val="00405CE5"/>
    <w:rsid w:val="00405D35"/>
    <w:rsid w:val="00405FE6"/>
    <w:rsid w:val="0040600D"/>
    <w:rsid w:val="00406059"/>
    <w:rsid w:val="00406123"/>
    <w:rsid w:val="0040615C"/>
    <w:rsid w:val="0040620E"/>
    <w:rsid w:val="00406255"/>
    <w:rsid w:val="00406274"/>
    <w:rsid w:val="004062D6"/>
    <w:rsid w:val="00406446"/>
    <w:rsid w:val="0040652E"/>
    <w:rsid w:val="00406572"/>
    <w:rsid w:val="004065DC"/>
    <w:rsid w:val="0040662D"/>
    <w:rsid w:val="00406638"/>
    <w:rsid w:val="0040670C"/>
    <w:rsid w:val="0040671A"/>
    <w:rsid w:val="0040671B"/>
    <w:rsid w:val="00406726"/>
    <w:rsid w:val="004067EE"/>
    <w:rsid w:val="00406899"/>
    <w:rsid w:val="004068BB"/>
    <w:rsid w:val="0040690C"/>
    <w:rsid w:val="00406A09"/>
    <w:rsid w:val="00406A4E"/>
    <w:rsid w:val="00406B7C"/>
    <w:rsid w:val="00406C4F"/>
    <w:rsid w:val="00406C55"/>
    <w:rsid w:val="00406D6F"/>
    <w:rsid w:val="00406DCE"/>
    <w:rsid w:val="00406F77"/>
    <w:rsid w:val="00406F8D"/>
    <w:rsid w:val="00406FDA"/>
    <w:rsid w:val="00406FE4"/>
    <w:rsid w:val="00407065"/>
    <w:rsid w:val="004070CC"/>
    <w:rsid w:val="00407210"/>
    <w:rsid w:val="0040725A"/>
    <w:rsid w:val="004072CF"/>
    <w:rsid w:val="00407336"/>
    <w:rsid w:val="00407339"/>
    <w:rsid w:val="0040735B"/>
    <w:rsid w:val="00407379"/>
    <w:rsid w:val="00407394"/>
    <w:rsid w:val="00407496"/>
    <w:rsid w:val="004074A3"/>
    <w:rsid w:val="00407545"/>
    <w:rsid w:val="004075A8"/>
    <w:rsid w:val="00407697"/>
    <w:rsid w:val="004076CB"/>
    <w:rsid w:val="0040789B"/>
    <w:rsid w:val="004078B5"/>
    <w:rsid w:val="004078C6"/>
    <w:rsid w:val="004078D9"/>
    <w:rsid w:val="004079C5"/>
    <w:rsid w:val="00407B8F"/>
    <w:rsid w:val="00407BBA"/>
    <w:rsid w:val="00407BC5"/>
    <w:rsid w:val="00407C0D"/>
    <w:rsid w:val="00407C22"/>
    <w:rsid w:val="00407D40"/>
    <w:rsid w:val="00407DB9"/>
    <w:rsid w:val="00407E99"/>
    <w:rsid w:val="0041002F"/>
    <w:rsid w:val="0041011E"/>
    <w:rsid w:val="0041016F"/>
    <w:rsid w:val="00410177"/>
    <w:rsid w:val="004101E1"/>
    <w:rsid w:val="00410328"/>
    <w:rsid w:val="00410377"/>
    <w:rsid w:val="00410381"/>
    <w:rsid w:val="00410414"/>
    <w:rsid w:val="004104B5"/>
    <w:rsid w:val="0041050A"/>
    <w:rsid w:val="00410616"/>
    <w:rsid w:val="0041069A"/>
    <w:rsid w:val="004106BD"/>
    <w:rsid w:val="004106C1"/>
    <w:rsid w:val="0041071D"/>
    <w:rsid w:val="0041078A"/>
    <w:rsid w:val="004107A9"/>
    <w:rsid w:val="004107BC"/>
    <w:rsid w:val="004107C2"/>
    <w:rsid w:val="00410847"/>
    <w:rsid w:val="004108A6"/>
    <w:rsid w:val="004108B1"/>
    <w:rsid w:val="0041092B"/>
    <w:rsid w:val="0041095E"/>
    <w:rsid w:val="00410A58"/>
    <w:rsid w:val="00410A5D"/>
    <w:rsid w:val="00410A9C"/>
    <w:rsid w:val="00410ADD"/>
    <w:rsid w:val="00410AF0"/>
    <w:rsid w:val="00410B87"/>
    <w:rsid w:val="00410BEE"/>
    <w:rsid w:val="00410C96"/>
    <w:rsid w:val="00410CE6"/>
    <w:rsid w:val="00410D29"/>
    <w:rsid w:val="00410D70"/>
    <w:rsid w:val="00410E76"/>
    <w:rsid w:val="00410E8F"/>
    <w:rsid w:val="00411052"/>
    <w:rsid w:val="00411185"/>
    <w:rsid w:val="004111FD"/>
    <w:rsid w:val="0041125F"/>
    <w:rsid w:val="004112B6"/>
    <w:rsid w:val="00411333"/>
    <w:rsid w:val="0041136D"/>
    <w:rsid w:val="004113A3"/>
    <w:rsid w:val="004113B9"/>
    <w:rsid w:val="004113BE"/>
    <w:rsid w:val="004113D5"/>
    <w:rsid w:val="004113E0"/>
    <w:rsid w:val="004113F3"/>
    <w:rsid w:val="00411530"/>
    <w:rsid w:val="0041155E"/>
    <w:rsid w:val="00411720"/>
    <w:rsid w:val="00411772"/>
    <w:rsid w:val="0041184E"/>
    <w:rsid w:val="00411855"/>
    <w:rsid w:val="00411973"/>
    <w:rsid w:val="004119C0"/>
    <w:rsid w:val="00411A1E"/>
    <w:rsid w:val="00411C98"/>
    <w:rsid w:val="00411D99"/>
    <w:rsid w:val="00411DC9"/>
    <w:rsid w:val="00411DD0"/>
    <w:rsid w:val="00411DF2"/>
    <w:rsid w:val="00411E78"/>
    <w:rsid w:val="00411E84"/>
    <w:rsid w:val="00411EB7"/>
    <w:rsid w:val="00411ECE"/>
    <w:rsid w:val="00411EDE"/>
    <w:rsid w:val="00411F46"/>
    <w:rsid w:val="00411F75"/>
    <w:rsid w:val="00411F8A"/>
    <w:rsid w:val="00411FC9"/>
    <w:rsid w:val="00412056"/>
    <w:rsid w:val="00412094"/>
    <w:rsid w:val="00412098"/>
    <w:rsid w:val="0041211C"/>
    <w:rsid w:val="0041216A"/>
    <w:rsid w:val="00412208"/>
    <w:rsid w:val="00412331"/>
    <w:rsid w:val="00412428"/>
    <w:rsid w:val="00412496"/>
    <w:rsid w:val="00412576"/>
    <w:rsid w:val="004125DF"/>
    <w:rsid w:val="004125FC"/>
    <w:rsid w:val="004126F4"/>
    <w:rsid w:val="00412711"/>
    <w:rsid w:val="0041277D"/>
    <w:rsid w:val="00412797"/>
    <w:rsid w:val="004127AE"/>
    <w:rsid w:val="004127B4"/>
    <w:rsid w:val="004127F5"/>
    <w:rsid w:val="0041288B"/>
    <w:rsid w:val="004128F5"/>
    <w:rsid w:val="00412A0E"/>
    <w:rsid w:val="00412A2C"/>
    <w:rsid w:val="00412A55"/>
    <w:rsid w:val="00412B95"/>
    <w:rsid w:val="00412C69"/>
    <w:rsid w:val="00412D76"/>
    <w:rsid w:val="00412DDE"/>
    <w:rsid w:val="00412EC1"/>
    <w:rsid w:val="00412FC7"/>
    <w:rsid w:val="00413018"/>
    <w:rsid w:val="00413048"/>
    <w:rsid w:val="00413068"/>
    <w:rsid w:val="00413099"/>
    <w:rsid w:val="004131AA"/>
    <w:rsid w:val="004131D3"/>
    <w:rsid w:val="004131EE"/>
    <w:rsid w:val="00413263"/>
    <w:rsid w:val="004132B8"/>
    <w:rsid w:val="00413341"/>
    <w:rsid w:val="00413364"/>
    <w:rsid w:val="004133A5"/>
    <w:rsid w:val="004133F6"/>
    <w:rsid w:val="004133FF"/>
    <w:rsid w:val="00413407"/>
    <w:rsid w:val="0041343E"/>
    <w:rsid w:val="004134AA"/>
    <w:rsid w:val="004134EE"/>
    <w:rsid w:val="004135FE"/>
    <w:rsid w:val="00413664"/>
    <w:rsid w:val="00413669"/>
    <w:rsid w:val="004136C0"/>
    <w:rsid w:val="0041371B"/>
    <w:rsid w:val="00413753"/>
    <w:rsid w:val="00413810"/>
    <w:rsid w:val="00413830"/>
    <w:rsid w:val="00413964"/>
    <w:rsid w:val="004139A5"/>
    <w:rsid w:val="004139D4"/>
    <w:rsid w:val="00413A98"/>
    <w:rsid w:val="00413AC4"/>
    <w:rsid w:val="00413B0A"/>
    <w:rsid w:val="00413B62"/>
    <w:rsid w:val="00413BF3"/>
    <w:rsid w:val="00413C05"/>
    <w:rsid w:val="00413C8E"/>
    <w:rsid w:val="00413C93"/>
    <w:rsid w:val="00413DDF"/>
    <w:rsid w:val="00413DEA"/>
    <w:rsid w:val="00413E2C"/>
    <w:rsid w:val="00413E3A"/>
    <w:rsid w:val="00413E5D"/>
    <w:rsid w:val="00413E8E"/>
    <w:rsid w:val="00413F07"/>
    <w:rsid w:val="00413F38"/>
    <w:rsid w:val="00413F69"/>
    <w:rsid w:val="0041400E"/>
    <w:rsid w:val="0041407B"/>
    <w:rsid w:val="004140B2"/>
    <w:rsid w:val="00414145"/>
    <w:rsid w:val="004142C7"/>
    <w:rsid w:val="004142D0"/>
    <w:rsid w:val="004143A1"/>
    <w:rsid w:val="00414524"/>
    <w:rsid w:val="0041460C"/>
    <w:rsid w:val="00414699"/>
    <w:rsid w:val="00414754"/>
    <w:rsid w:val="00414885"/>
    <w:rsid w:val="00414964"/>
    <w:rsid w:val="00414999"/>
    <w:rsid w:val="00414A8B"/>
    <w:rsid w:val="00414AEC"/>
    <w:rsid w:val="00414D2C"/>
    <w:rsid w:val="00414DED"/>
    <w:rsid w:val="00414F90"/>
    <w:rsid w:val="00414FB7"/>
    <w:rsid w:val="00414FEF"/>
    <w:rsid w:val="00415085"/>
    <w:rsid w:val="004150F4"/>
    <w:rsid w:val="004151B1"/>
    <w:rsid w:val="004152BF"/>
    <w:rsid w:val="004152FD"/>
    <w:rsid w:val="0041531C"/>
    <w:rsid w:val="0041541A"/>
    <w:rsid w:val="0041547D"/>
    <w:rsid w:val="004154C1"/>
    <w:rsid w:val="004154FE"/>
    <w:rsid w:val="00415567"/>
    <w:rsid w:val="0041561C"/>
    <w:rsid w:val="00415646"/>
    <w:rsid w:val="00415787"/>
    <w:rsid w:val="00415A46"/>
    <w:rsid w:val="00415B5C"/>
    <w:rsid w:val="00415B82"/>
    <w:rsid w:val="00415BC0"/>
    <w:rsid w:val="00415D47"/>
    <w:rsid w:val="00415D63"/>
    <w:rsid w:val="00415F06"/>
    <w:rsid w:val="00415F33"/>
    <w:rsid w:val="00415FD9"/>
    <w:rsid w:val="004160F5"/>
    <w:rsid w:val="0041616A"/>
    <w:rsid w:val="0041618F"/>
    <w:rsid w:val="004161EC"/>
    <w:rsid w:val="0041627B"/>
    <w:rsid w:val="00416353"/>
    <w:rsid w:val="00416361"/>
    <w:rsid w:val="0041641E"/>
    <w:rsid w:val="00416456"/>
    <w:rsid w:val="0041647C"/>
    <w:rsid w:val="00416509"/>
    <w:rsid w:val="00416659"/>
    <w:rsid w:val="00416699"/>
    <w:rsid w:val="00416718"/>
    <w:rsid w:val="0041673F"/>
    <w:rsid w:val="00416895"/>
    <w:rsid w:val="004168A3"/>
    <w:rsid w:val="00416938"/>
    <w:rsid w:val="004169B0"/>
    <w:rsid w:val="004169EF"/>
    <w:rsid w:val="00416A41"/>
    <w:rsid w:val="00416AFD"/>
    <w:rsid w:val="00416B04"/>
    <w:rsid w:val="00416B6F"/>
    <w:rsid w:val="00416CE4"/>
    <w:rsid w:val="00416D53"/>
    <w:rsid w:val="00416D77"/>
    <w:rsid w:val="00416F4B"/>
    <w:rsid w:val="00416F69"/>
    <w:rsid w:val="00416FC9"/>
    <w:rsid w:val="00416FD6"/>
    <w:rsid w:val="00416FF3"/>
    <w:rsid w:val="00417003"/>
    <w:rsid w:val="00417116"/>
    <w:rsid w:val="004171CA"/>
    <w:rsid w:val="004172AB"/>
    <w:rsid w:val="00417386"/>
    <w:rsid w:val="00417458"/>
    <w:rsid w:val="00417570"/>
    <w:rsid w:val="0041765B"/>
    <w:rsid w:val="00417692"/>
    <w:rsid w:val="004176D8"/>
    <w:rsid w:val="004176E8"/>
    <w:rsid w:val="00417771"/>
    <w:rsid w:val="00417781"/>
    <w:rsid w:val="004177E6"/>
    <w:rsid w:val="00417855"/>
    <w:rsid w:val="00417886"/>
    <w:rsid w:val="0041797C"/>
    <w:rsid w:val="004179AD"/>
    <w:rsid w:val="00417A8C"/>
    <w:rsid w:val="00417C43"/>
    <w:rsid w:val="00417D05"/>
    <w:rsid w:val="00417E00"/>
    <w:rsid w:val="00417E09"/>
    <w:rsid w:val="00417E17"/>
    <w:rsid w:val="00417E7F"/>
    <w:rsid w:val="00417E8B"/>
    <w:rsid w:val="00417EFA"/>
    <w:rsid w:val="00417F00"/>
    <w:rsid w:val="00417F78"/>
    <w:rsid w:val="00417FC0"/>
    <w:rsid w:val="00417FEC"/>
    <w:rsid w:val="00420028"/>
    <w:rsid w:val="0042004E"/>
    <w:rsid w:val="00420092"/>
    <w:rsid w:val="0042019F"/>
    <w:rsid w:val="004201E5"/>
    <w:rsid w:val="0042022B"/>
    <w:rsid w:val="00420266"/>
    <w:rsid w:val="004202AF"/>
    <w:rsid w:val="004202F4"/>
    <w:rsid w:val="00420309"/>
    <w:rsid w:val="00420404"/>
    <w:rsid w:val="0042042F"/>
    <w:rsid w:val="004204D2"/>
    <w:rsid w:val="004204ED"/>
    <w:rsid w:val="00420502"/>
    <w:rsid w:val="004205B1"/>
    <w:rsid w:val="0042063F"/>
    <w:rsid w:val="00420712"/>
    <w:rsid w:val="00420726"/>
    <w:rsid w:val="004208D4"/>
    <w:rsid w:val="00420957"/>
    <w:rsid w:val="00420963"/>
    <w:rsid w:val="0042096D"/>
    <w:rsid w:val="004209BF"/>
    <w:rsid w:val="00420A19"/>
    <w:rsid w:val="00420CDD"/>
    <w:rsid w:val="00420D26"/>
    <w:rsid w:val="00420D94"/>
    <w:rsid w:val="00420DB3"/>
    <w:rsid w:val="00420DEB"/>
    <w:rsid w:val="00420DF9"/>
    <w:rsid w:val="00420EA9"/>
    <w:rsid w:val="00420EEF"/>
    <w:rsid w:val="00420F59"/>
    <w:rsid w:val="004211EE"/>
    <w:rsid w:val="00421270"/>
    <w:rsid w:val="0042129A"/>
    <w:rsid w:val="004212E0"/>
    <w:rsid w:val="004212FC"/>
    <w:rsid w:val="0042131C"/>
    <w:rsid w:val="00421320"/>
    <w:rsid w:val="00421345"/>
    <w:rsid w:val="0042134D"/>
    <w:rsid w:val="00421372"/>
    <w:rsid w:val="00421379"/>
    <w:rsid w:val="00421391"/>
    <w:rsid w:val="00421480"/>
    <w:rsid w:val="00421486"/>
    <w:rsid w:val="00421529"/>
    <w:rsid w:val="0042157F"/>
    <w:rsid w:val="004216F2"/>
    <w:rsid w:val="00421718"/>
    <w:rsid w:val="00421738"/>
    <w:rsid w:val="004217DD"/>
    <w:rsid w:val="0042180D"/>
    <w:rsid w:val="00421892"/>
    <w:rsid w:val="00421980"/>
    <w:rsid w:val="00421997"/>
    <w:rsid w:val="00421A10"/>
    <w:rsid w:val="00421B2D"/>
    <w:rsid w:val="00421B6A"/>
    <w:rsid w:val="00421BBA"/>
    <w:rsid w:val="00421C6D"/>
    <w:rsid w:val="00421CDE"/>
    <w:rsid w:val="00421CEA"/>
    <w:rsid w:val="00421D4B"/>
    <w:rsid w:val="00421DF5"/>
    <w:rsid w:val="00421E4E"/>
    <w:rsid w:val="00421F33"/>
    <w:rsid w:val="00421F8C"/>
    <w:rsid w:val="00421FD8"/>
    <w:rsid w:val="00422037"/>
    <w:rsid w:val="00422067"/>
    <w:rsid w:val="0042206F"/>
    <w:rsid w:val="004220DA"/>
    <w:rsid w:val="004221C3"/>
    <w:rsid w:val="00422353"/>
    <w:rsid w:val="00422378"/>
    <w:rsid w:val="004223AE"/>
    <w:rsid w:val="004224BE"/>
    <w:rsid w:val="00422528"/>
    <w:rsid w:val="0042263A"/>
    <w:rsid w:val="00422700"/>
    <w:rsid w:val="0042277D"/>
    <w:rsid w:val="0042278D"/>
    <w:rsid w:val="00422835"/>
    <w:rsid w:val="004228B1"/>
    <w:rsid w:val="004228B4"/>
    <w:rsid w:val="0042296B"/>
    <w:rsid w:val="00422985"/>
    <w:rsid w:val="004229A7"/>
    <w:rsid w:val="00422B3B"/>
    <w:rsid w:val="00422B7E"/>
    <w:rsid w:val="00422C3C"/>
    <w:rsid w:val="00422C42"/>
    <w:rsid w:val="00422C49"/>
    <w:rsid w:val="00422CDD"/>
    <w:rsid w:val="00422E2D"/>
    <w:rsid w:val="00422F61"/>
    <w:rsid w:val="00423004"/>
    <w:rsid w:val="00423089"/>
    <w:rsid w:val="00423137"/>
    <w:rsid w:val="00423179"/>
    <w:rsid w:val="00423288"/>
    <w:rsid w:val="00423382"/>
    <w:rsid w:val="004233D6"/>
    <w:rsid w:val="00423485"/>
    <w:rsid w:val="004234BC"/>
    <w:rsid w:val="00423524"/>
    <w:rsid w:val="0042355D"/>
    <w:rsid w:val="00423596"/>
    <w:rsid w:val="0042364D"/>
    <w:rsid w:val="00423683"/>
    <w:rsid w:val="00423698"/>
    <w:rsid w:val="004237AA"/>
    <w:rsid w:val="0042383A"/>
    <w:rsid w:val="0042390D"/>
    <w:rsid w:val="00423989"/>
    <w:rsid w:val="004239AE"/>
    <w:rsid w:val="00423A52"/>
    <w:rsid w:val="00423A55"/>
    <w:rsid w:val="00423A97"/>
    <w:rsid w:val="00423AEB"/>
    <w:rsid w:val="00423B2B"/>
    <w:rsid w:val="00423C3E"/>
    <w:rsid w:val="00423D23"/>
    <w:rsid w:val="00423E4E"/>
    <w:rsid w:val="00423EAE"/>
    <w:rsid w:val="00423ECB"/>
    <w:rsid w:val="00423F8F"/>
    <w:rsid w:val="00423FD9"/>
    <w:rsid w:val="00424040"/>
    <w:rsid w:val="0042405B"/>
    <w:rsid w:val="004240EA"/>
    <w:rsid w:val="0042411A"/>
    <w:rsid w:val="00424267"/>
    <w:rsid w:val="0042427A"/>
    <w:rsid w:val="00424281"/>
    <w:rsid w:val="00424308"/>
    <w:rsid w:val="00424431"/>
    <w:rsid w:val="0042452C"/>
    <w:rsid w:val="00424608"/>
    <w:rsid w:val="00424680"/>
    <w:rsid w:val="00424696"/>
    <w:rsid w:val="0042486B"/>
    <w:rsid w:val="004248B3"/>
    <w:rsid w:val="00424913"/>
    <w:rsid w:val="00424986"/>
    <w:rsid w:val="00424A25"/>
    <w:rsid w:val="00424A52"/>
    <w:rsid w:val="00424B2E"/>
    <w:rsid w:val="00424C63"/>
    <w:rsid w:val="00424C9D"/>
    <w:rsid w:val="00424D30"/>
    <w:rsid w:val="00424DB1"/>
    <w:rsid w:val="00424E04"/>
    <w:rsid w:val="00424E06"/>
    <w:rsid w:val="00424E0F"/>
    <w:rsid w:val="00424E4D"/>
    <w:rsid w:val="00424FA8"/>
    <w:rsid w:val="0042505B"/>
    <w:rsid w:val="004250DD"/>
    <w:rsid w:val="00425141"/>
    <w:rsid w:val="00425206"/>
    <w:rsid w:val="00425230"/>
    <w:rsid w:val="004252D0"/>
    <w:rsid w:val="0042530A"/>
    <w:rsid w:val="0042547E"/>
    <w:rsid w:val="0042556F"/>
    <w:rsid w:val="0042568C"/>
    <w:rsid w:val="00425694"/>
    <w:rsid w:val="004256AF"/>
    <w:rsid w:val="0042591E"/>
    <w:rsid w:val="00425949"/>
    <w:rsid w:val="0042596E"/>
    <w:rsid w:val="004259AC"/>
    <w:rsid w:val="004259F4"/>
    <w:rsid w:val="00425A3B"/>
    <w:rsid w:val="00425AF6"/>
    <w:rsid w:val="00425B64"/>
    <w:rsid w:val="00425B7E"/>
    <w:rsid w:val="00425B81"/>
    <w:rsid w:val="00425C37"/>
    <w:rsid w:val="00425D2B"/>
    <w:rsid w:val="00425D35"/>
    <w:rsid w:val="00425DF4"/>
    <w:rsid w:val="00425E08"/>
    <w:rsid w:val="00425F3F"/>
    <w:rsid w:val="00425FD3"/>
    <w:rsid w:val="004260C9"/>
    <w:rsid w:val="00426114"/>
    <w:rsid w:val="004261F1"/>
    <w:rsid w:val="00426242"/>
    <w:rsid w:val="004262B2"/>
    <w:rsid w:val="004262BC"/>
    <w:rsid w:val="00426436"/>
    <w:rsid w:val="004264BD"/>
    <w:rsid w:val="0042652E"/>
    <w:rsid w:val="00426533"/>
    <w:rsid w:val="00426569"/>
    <w:rsid w:val="0042663F"/>
    <w:rsid w:val="00426673"/>
    <w:rsid w:val="0042677F"/>
    <w:rsid w:val="004267A7"/>
    <w:rsid w:val="00426825"/>
    <w:rsid w:val="00426A45"/>
    <w:rsid w:val="00426A80"/>
    <w:rsid w:val="00426A9D"/>
    <w:rsid w:val="00426AB7"/>
    <w:rsid w:val="00426B03"/>
    <w:rsid w:val="00426B3E"/>
    <w:rsid w:val="00426B76"/>
    <w:rsid w:val="00426BB8"/>
    <w:rsid w:val="00426CA6"/>
    <w:rsid w:val="00426CEB"/>
    <w:rsid w:val="00426D5B"/>
    <w:rsid w:val="00426DB7"/>
    <w:rsid w:val="00426DC3"/>
    <w:rsid w:val="00426ED6"/>
    <w:rsid w:val="00426EDD"/>
    <w:rsid w:val="00426F2F"/>
    <w:rsid w:val="00426F79"/>
    <w:rsid w:val="00427000"/>
    <w:rsid w:val="0042703F"/>
    <w:rsid w:val="00427040"/>
    <w:rsid w:val="0042706B"/>
    <w:rsid w:val="004271C3"/>
    <w:rsid w:val="004271F8"/>
    <w:rsid w:val="004272B1"/>
    <w:rsid w:val="004274A8"/>
    <w:rsid w:val="004274EE"/>
    <w:rsid w:val="004275D1"/>
    <w:rsid w:val="004276E4"/>
    <w:rsid w:val="0042773B"/>
    <w:rsid w:val="0042773C"/>
    <w:rsid w:val="00427792"/>
    <w:rsid w:val="004277A3"/>
    <w:rsid w:val="0042788D"/>
    <w:rsid w:val="004278EA"/>
    <w:rsid w:val="00427A65"/>
    <w:rsid w:val="00427C55"/>
    <w:rsid w:val="00427C5C"/>
    <w:rsid w:val="00427C84"/>
    <w:rsid w:val="00427CE6"/>
    <w:rsid w:val="00427D81"/>
    <w:rsid w:val="00427DBB"/>
    <w:rsid w:val="00427DCA"/>
    <w:rsid w:val="00427E21"/>
    <w:rsid w:val="00427F78"/>
    <w:rsid w:val="00427F94"/>
    <w:rsid w:val="00430183"/>
    <w:rsid w:val="004301E9"/>
    <w:rsid w:val="00430246"/>
    <w:rsid w:val="0043026A"/>
    <w:rsid w:val="00430286"/>
    <w:rsid w:val="0043037E"/>
    <w:rsid w:val="004303A5"/>
    <w:rsid w:val="00430455"/>
    <w:rsid w:val="00430496"/>
    <w:rsid w:val="0043049C"/>
    <w:rsid w:val="004304DF"/>
    <w:rsid w:val="00430533"/>
    <w:rsid w:val="0043055B"/>
    <w:rsid w:val="0043055F"/>
    <w:rsid w:val="00430576"/>
    <w:rsid w:val="004305F3"/>
    <w:rsid w:val="004306A6"/>
    <w:rsid w:val="00430701"/>
    <w:rsid w:val="00430743"/>
    <w:rsid w:val="00430745"/>
    <w:rsid w:val="00430811"/>
    <w:rsid w:val="00430826"/>
    <w:rsid w:val="0043087B"/>
    <w:rsid w:val="0043089C"/>
    <w:rsid w:val="00430909"/>
    <w:rsid w:val="0043090C"/>
    <w:rsid w:val="00430A21"/>
    <w:rsid w:val="00430A48"/>
    <w:rsid w:val="00430AAE"/>
    <w:rsid w:val="00430B6C"/>
    <w:rsid w:val="00430BF3"/>
    <w:rsid w:val="00430C31"/>
    <w:rsid w:val="00430CEB"/>
    <w:rsid w:val="00430D6E"/>
    <w:rsid w:val="00430DD2"/>
    <w:rsid w:val="00430FAD"/>
    <w:rsid w:val="00431251"/>
    <w:rsid w:val="0043129F"/>
    <w:rsid w:val="00431365"/>
    <w:rsid w:val="00431416"/>
    <w:rsid w:val="0043159A"/>
    <w:rsid w:val="00431800"/>
    <w:rsid w:val="00431948"/>
    <w:rsid w:val="00431B5A"/>
    <w:rsid w:val="00431BD4"/>
    <w:rsid w:val="00431C42"/>
    <w:rsid w:val="00431D98"/>
    <w:rsid w:val="00431DC3"/>
    <w:rsid w:val="00431E12"/>
    <w:rsid w:val="00431EED"/>
    <w:rsid w:val="00431F52"/>
    <w:rsid w:val="0043206F"/>
    <w:rsid w:val="004320AF"/>
    <w:rsid w:val="004321CF"/>
    <w:rsid w:val="0043225A"/>
    <w:rsid w:val="00432271"/>
    <w:rsid w:val="00432338"/>
    <w:rsid w:val="004323E4"/>
    <w:rsid w:val="004323FC"/>
    <w:rsid w:val="00432404"/>
    <w:rsid w:val="0043247B"/>
    <w:rsid w:val="004324CA"/>
    <w:rsid w:val="0043250A"/>
    <w:rsid w:val="00432539"/>
    <w:rsid w:val="004325E6"/>
    <w:rsid w:val="0043265D"/>
    <w:rsid w:val="0043272B"/>
    <w:rsid w:val="00432869"/>
    <w:rsid w:val="004328B1"/>
    <w:rsid w:val="00432946"/>
    <w:rsid w:val="00432ABF"/>
    <w:rsid w:val="00432B0E"/>
    <w:rsid w:val="00432B2B"/>
    <w:rsid w:val="00432B58"/>
    <w:rsid w:val="00432B8A"/>
    <w:rsid w:val="00432BC7"/>
    <w:rsid w:val="00432D8A"/>
    <w:rsid w:val="00432D93"/>
    <w:rsid w:val="00432EAB"/>
    <w:rsid w:val="00432ED4"/>
    <w:rsid w:val="00432EEC"/>
    <w:rsid w:val="00432FF6"/>
    <w:rsid w:val="004332EB"/>
    <w:rsid w:val="0043334A"/>
    <w:rsid w:val="00433385"/>
    <w:rsid w:val="004333AC"/>
    <w:rsid w:val="00433460"/>
    <w:rsid w:val="00433616"/>
    <w:rsid w:val="0043362E"/>
    <w:rsid w:val="004337F0"/>
    <w:rsid w:val="0043381E"/>
    <w:rsid w:val="004338DF"/>
    <w:rsid w:val="0043393D"/>
    <w:rsid w:val="00433943"/>
    <w:rsid w:val="00433A19"/>
    <w:rsid w:val="00433AE9"/>
    <w:rsid w:val="00433B34"/>
    <w:rsid w:val="00433C2C"/>
    <w:rsid w:val="00433CE0"/>
    <w:rsid w:val="00433D74"/>
    <w:rsid w:val="00434053"/>
    <w:rsid w:val="004340D2"/>
    <w:rsid w:val="004340E0"/>
    <w:rsid w:val="004340EB"/>
    <w:rsid w:val="004340F9"/>
    <w:rsid w:val="00434109"/>
    <w:rsid w:val="00434168"/>
    <w:rsid w:val="00434281"/>
    <w:rsid w:val="004344EA"/>
    <w:rsid w:val="00434596"/>
    <w:rsid w:val="004345D2"/>
    <w:rsid w:val="004346EC"/>
    <w:rsid w:val="004347B1"/>
    <w:rsid w:val="00434824"/>
    <w:rsid w:val="00434831"/>
    <w:rsid w:val="00434851"/>
    <w:rsid w:val="0043499F"/>
    <w:rsid w:val="00434A91"/>
    <w:rsid w:val="00434B44"/>
    <w:rsid w:val="00434B79"/>
    <w:rsid w:val="00434B83"/>
    <w:rsid w:val="00434C96"/>
    <w:rsid w:val="00434D97"/>
    <w:rsid w:val="00434E83"/>
    <w:rsid w:val="00434EA0"/>
    <w:rsid w:val="00435018"/>
    <w:rsid w:val="004350CE"/>
    <w:rsid w:val="00435196"/>
    <w:rsid w:val="004351A7"/>
    <w:rsid w:val="00435312"/>
    <w:rsid w:val="00435352"/>
    <w:rsid w:val="00435355"/>
    <w:rsid w:val="00435361"/>
    <w:rsid w:val="00435430"/>
    <w:rsid w:val="00435461"/>
    <w:rsid w:val="0043560D"/>
    <w:rsid w:val="0043568C"/>
    <w:rsid w:val="00435749"/>
    <w:rsid w:val="00435781"/>
    <w:rsid w:val="00435791"/>
    <w:rsid w:val="00435803"/>
    <w:rsid w:val="0043582D"/>
    <w:rsid w:val="0043583C"/>
    <w:rsid w:val="0043591B"/>
    <w:rsid w:val="00435924"/>
    <w:rsid w:val="004359BF"/>
    <w:rsid w:val="004359F9"/>
    <w:rsid w:val="00435A67"/>
    <w:rsid w:val="00435A85"/>
    <w:rsid w:val="00435B06"/>
    <w:rsid w:val="00435B19"/>
    <w:rsid w:val="00435B2E"/>
    <w:rsid w:val="00435B4F"/>
    <w:rsid w:val="00435B71"/>
    <w:rsid w:val="00435B8D"/>
    <w:rsid w:val="00435C0A"/>
    <w:rsid w:val="00435C54"/>
    <w:rsid w:val="00435C61"/>
    <w:rsid w:val="00435C62"/>
    <w:rsid w:val="00435CD4"/>
    <w:rsid w:val="00435D89"/>
    <w:rsid w:val="00435D9B"/>
    <w:rsid w:val="00435E18"/>
    <w:rsid w:val="00435E8F"/>
    <w:rsid w:val="00435F5C"/>
    <w:rsid w:val="00435FB0"/>
    <w:rsid w:val="0043605F"/>
    <w:rsid w:val="0043611C"/>
    <w:rsid w:val="004361EC"/>
    <w:rsid w:val="0043621E"/>
    <w:rsid w:val="00436256"/>
    <w:rsid w:val="00436272"/>
    <w:rsid w:val="004362D5"/>
    <w:rsid w:val="0043634C"/>
    <w:rsid w:val="00436351"/>
    <w:rsid w:val="0043643C"/>
    <w:rsid w:val="004365EC"/>
    <w:rsid w:val="004366A6"/>
    <w:rsid w:val="004366AF"/>
    <w:rsid w:val="004366DE"/>
    <w:rsid w:val="00436724"/>
    <w:rsid w:val="00436827"/>
    <w:rsid w:val="00436838"/>
    <w:rsid w:val="00436848"/>
    <w:rsid w:val="00436885"/>
    <w:rsid w:val="00436940"/>
    <w:rsid w:val="004369A8"/>
    <w:rsid w:val="00436A98"/>
    <w:rsid w:val="00436AB3"/>
    <w:rsid w:val="00436BCE"/>
    <w:rsid w:val="00436C81"/>
    <w:rsid w:val="00436CA3"/>
    <w:rsid w:val="00436CCF"/>
    <w:rsid w:val="00436D22"/>
    <w:rsid w:val="00436D48"/>
    <w:rsid w:val="00436D83"/>
    <w:rsid w:val="00436D88"/>
    <w:rsid w:val="00436E66"/>
    <w:rsid w:val="00437008"/>
    <w:rsid w:val="004370E5"/>
    <w:rsid w:val="0043719E"/>
    <w:rsid w:val="004371D9"/>
    <w:rsid w:val="00437377"/>
    <w:rsid w:val="004374F2"/>
    <w:rsid w:val="00437521"/>
    <w:rsid w:val="00437538"/>
    <w:rsid w:val="004375A0"/>
    <w:rsid w:val="004375A6"/>
    <w:rsid w:val="0043786F"/>
    <w:rsid w:val="00437871"/>
    <w:rsid w:val="004378E2"/>
    <w:rsid w:val="00437937"/>
    <w:rsid w:val="00437958"/>
    <w:rsid w:val="004379CF"/>
    <w:rsid w:val="00437AAF"/>
    <w:rsid w:val="00437BE9"/>
    <w:rsid w:val="00437C29"/>
    <w:rsid w:val="00437C85"/>
    <w:rsid w:val="00437CA6"/>
    <w:rsid w:val="00437D5F"/>
    <w:rsid w:val="00437DB1"/>
    <w:rsid w:val="00437DE1"/>
    <w:rsid w:val="00437E18"/>
    <w:rsid w:val="00437E3B"/>
    <w:rsid w:val="00437E92"/>
    <w:rsid w:val="00437EB6"/>
    <w:rsid w:val="00437EF9"/>
    <w:rsid w:val="00437F0E"/>
    <w:rsid w:val="00437F33"/>
    <w:rsid w:val="0043EAD6"/>
    <w:rsid w:val="00440041"/>
    <w:rsid w:val="004400A8"/>
    <w:rsid w:val="00440137"/>
    <w:rsid w:val="004401D8"/>
    <w:rsid w:val="0044021B"/>
    <w:rsid w:val="00440281"/>
    <w:rsid w:val="004402A8"/>
    <w:rsid w:val="00440423"/>
    <w:rsid w:val="00440600"/>
    <w:rsid w:val="00440627"/>
    <w:rsid w:val="0044064B"/>
    <w:rsid w:val="004406E4"/>
    <w:rsid w:val="00440739"/>
    <w:rsid w:val="00440769"/>
    <w:rsid w:val="004407DA"/>
    <w:rsid w:val="00440863"/>
    <w:rsid w:val="004408FE"/>
    <w:rsid w:val="00440903"/>
    <w:rsid w:val="00440986"/>
    <w:rsid w:val="0044098C"/>
    <w:rsid w:val="00440A33"/>
    <w:rsid w:val="00440AF0"/>
    <w:rsid w:val="00440B8A"/>
    <w:rsid w:val="00440CB9"/>
    <w:rsid w:val="00440D4D"/>
    <w:rsid w:val="00440EAB"/>
    <w:rsid w:val="00440EC0"/>
    <w:rsid w:val="00440FA6"/>
    <w:rsid w:val="00440FE3"/>
    <w:rsid w:val="00441038"/>
    <w:rsid w:val="0044109F"/>
    <w:rsid w:val="004410E1"/>
    <w:rsid w:val="0044112B"/>
    <w:rsid w:val="00441185"/>
    <w:rsid w:val="004411DB"/>
    <w:rsid w:val="004412BB"/>
    <w:rsid w:val="0044131A"/>
    <w:rsid w:val="00441348"/>
    <w:rsid w:val="004415BF"/>
    <w:rsid w:val="004415FD"/>
    <w:rsid w:val="0044174F"/>
    <w:rsid w:val="00441759"/>
    <w:rsid w:val="004417C5"/>
    <w:rsid w:val="00441811"/>
    <w:rsid w:val="00441835"/>
    <w:rsid w:val="004418E5"/>
    <w:rsid w:val="004418FA"/>
    <w:rsid w:val="0044193A"/>
    <w:rsid w:val="00441A0D"/>
    <w:rsid w:val="00441A43"/>
    <w:rsid w:val="00441AA9"/>
    <w:rsid w:val="00441B1C"/>
    <w:rsid w:val="00441B67"/>
    <w:rsid w:val="00441CBE"/>
    <w:rsid w:val="00441CC3"/>
    <w:rsid w:val="00441CF7"/>
    <w:rsid w:val="00441E79"/>
    <w:rsid w:val="00441EF2"/>
    <w:rsid w:val="004420EE"/>
    <w:rsid w:val="00442171"/>
    <w:rsid w:val="00442248"/>
    <w:rsid w:val="00442273"/>
    <w:rsid w:val="00442275"/>
    <w:rsid w:val="00442293"/>
    <w:rsid w:val="004422B4"/>
    <w:rsid w:val="00442306"/>
    <w:rsid w:val="0044239D"/>
    <w:rsid w:val="004423FB"/>
    <w:rsid w:val="004423FC"/>
    <w:rsid w:val="00442420"/>
    <w:rsid w:val="0044246B"/>
    <w:rsid w:val="0044257F"/>
    <w:rsid w:val="004425BA"/>
    <w:rsid w:val="004427D9"/>
    <w:rsid w:val="004427E9"/>
    <w:rsid w:val="004429E5"/>
    <w:rsid w:val="00442A24"/>
    <w:rsid w:val="00442A35"/>
    <w:rsid w:val="00442A55"/>
    <w:rsid w:val="00442A77"/>
    <w:rsid w:val="00442B8B"/>
    <w:rsid w:val="00442BD3"/>
    <w:rsid w:val="00442C64"/>
    <w:rsid w:val="00442D6A"/>
    <w:rsid w:val="00442E15"/>
    <w:rsid w:val="00442EA5"/>
    <w:rsid w:val="00442F09"/>
    <w:rsid w:val="00442F46"/>
    <w:rsid w:val="00442FB1"/>
    <w:rsid w:val="00443034"/>
    <w:rsid w:val="00443090"/>
    <w:rsid w:val="0044309A"/>
    <w:rsid w:val="004430F1"/>
    <w:rsid w:val="004433AE"/>
    <w:rsid w:val="00443418"/>
    <w:rsid w:val="0044346A"/>
    <w:rsid w:val="004434BD"/>
    <w:rsid w:val="0044350F"/>
    <w:rsid w:val="004435D2"/>
    <w:rsid w:val="004435D6"/>
    <w:rsid w:val="00443827"/>
    <w:rsid w:val="0044395A"/>
    <w:rsid w:val="00443998"/>
    <w:rsid w:val="004439C8"/>
    <w:rsid w:val="00443A3A"/>
    <w:rsid w:val="00443A6E"/>
    <w:rsid w:val="00443AC1"/>
    <w:rsid w:val="00443ACF"/>
    <w:rsid w:val="00443BC1"/>
    <w:rsid w:val="00443BD1"/>
    <w:rsid w:val="00443BFB"/>
    <w:rsid w:val="00443CB5"/>
    <w:rsid w:val="00443D09"/>
    <w:rsid w:val="00443D5B"/>
    <w:rsid w:val="00443D71"/>
    <w:rsid w:val="00443DA5"/>
    <w:rsid w:val="00443DDE"/>
    <w:rsid w:val="00443F14"/>
    <w:rsid w:val="00443FF3"/>
    <w:rsid w:val="0044403F"/>
    <w:rsid w:val="004440BC"/>
    <w:rsid w:val="004440C5"/>
    <w:rsid w:val="004440EA"/>
    <w:rsid w:val="0044413C"/>
    <w:rsid w:val="0044419B"/>
    <w:rsid w:val="00444255"/>
    <w:rsid w:val="00444262"/>
    <w:rsid w:val="004442E6"/>
    <w:rsid w:val="0044443F"/>
    <w:rsid w:val="00444490"/>
    <w:rsid w:val="004444E8"/>
    <w:rsid w:val="004444F2"/>
    <w:rsid w:val="00444544"/>
    <w:rsid w:val="0044457A"/>
    <w:rsid w:val="004445DA"/>
    <w:rsid w:val="0044474F"/>
    <w:rsid w:val="004448FD"/>
    <w:rsid w:val="0044491F"/>
    <w:rsid w:val="00444A6C"/>
    <w:rsid w:val="00444AD3"/>
    <w:rsid w:val="00444B34"/>
    <w:rsid w:val="00444B3B"/>
    <w:rsid w:val="00444B74"/>
    <w:rsid w:val="00444B82"/>
    <w:rsid w:val="00444BC3"/>
    <w:rsid w:val="00444BE6"/>
    <w:rsid w:val="00444C07"/>
    <w:rsid w:val="00444C12"/>
    <w:rsid w:val="00444C7E"/>
    <w:rsid w:val="00444D03"/>
    <w:rsid w:val="00444D91"/>
    <w:rsid w:val="00444F06"/>
    <w:rsid w:val="00444F24"/>
    <w:rsid w:val="00444F29"/>
    <w:rsid w:val="00444F35"/>
    <w:rsid w:val="00444FDE"/>
    <w:rsid w:val="00445060"/>
    <w:rsid w:val="0044507F"/>
    <w:rsid w:val="004450F0"/>
    <w:rsid w:val="0044511E"/>
    <w:rsid w:val="004451B5"/>
    <w:rsid w:val="004451FB"/>
    <w:rsid w:val="0044522F"/>
    <w:rsid w:val="004452B2"/>
    <w:rsid w:val="004453AC"/>
    <w:rsid w:val="00445416"/>
    <w:rsid w:val="00445485"/>
    <w:rsid w:val="00445537"/>
    <w:rsid w:val="004455A0"/>
    <w:rsid w:val="00445691"/>
    <w:rsid w:val="004456EC"/>
    <w:rsid w:val="00445719"/>
    <w:rsid w:val="004457D1"/>
    <w:rsid w:val="004457FD"/>
    <w:rsid w:val="0044595B"/>
    <w:rsid w:val="004459BE"/>
    <w:rsid w:val="00445A1C"/>
    <w:rsid w:val="00445A1F"/>
    <w:rsid w:val="00445A9C"/>
    <w:rsid w:val="00445AC3"/>
    <w:rsid w:val="00445BE5"/>
    <w:rsid w:val="00445BF5"/>
    <w:rsid w:val="00445C34"/>
    <w:rsid w:val="00445CB3"/>
    <w:rsid w:val="00445D96"/>
    <w:rsid w:val="00445DF5"/>
    <w:rsid w:val="00445E53"/>
    <w:rsid w:val="00445E61"/>
    <w:rsid w:val="00445EA6"/>
    <w:rsid w:val="00445FD3"/>
    <w:rsid w:val="00446046"/>
    <w:rsid w:val="0044604E"/>
    <w:rsid w:val="0044616E"/>
    <w:rsid w:val="004461D2"/>
    <w:rsid w:val="004461F2"/>
    <w:rsid w:val="00446226"/>
    <w:rsid w:val="004462BC"/>
    <w:rsid w:val="00446365"/>
    <w:rsid w:val="00446370"/>
    <w:rsid w:val="00446462"/>
    <w:rsid w:val="004464AC"/>
    <w:rsid w:val="004464CF"/>
    <w:rsid w:val="0044657E"/>
    <w:rsid w:val="00446667"/>
    <w:rsid w:val="00446672"/>
    <w:rsid w:val="00446734"/>
    <w:rsid w:val="004469B8"/>
    <w:rsid w:val="004469BB"/>
    <w:rsid w:val="004469C2"/>
    <w:rsid w:val="00446A17"/>
    <w:rsid w:val="00446A38"/>
    <w:rsid w:val="00446A56"/>
    <w:rsid w:val="00446A76"/>
    <w:rsid w:val="00446A8D"/>
    <w:rsid w:val="00446BAB"/>
    <w:rsid w:val="00446BAC"/>
    <w:rsid w:val="00446BE8"/>
    <w:rsid w:val="00446C39"/>
    <w:rsid w:val="00446C42"/>
    <w:rsid w:val="00446CB1"/>
    <w:rsid w:val="00446CED"/>
    <w:rsid w:val="00446D5A"/>
    <w:rsid w:val="00446DEC"/>
    <w:rsid w:val="00446F3E"/>
    <w:rsid w:val="00447046"/>
    <w:rsid w:val="00447171"/>
    <w:rsid w:val="00447173"/>
    <w:rsid w:val="00447177"/>
    <w:rsid w:val="00447193"/>
    <w:rsid w:val="004471AF"/>
    <w:rsid w:val="00447248"/>
    <w:rsid w:val="004472C8"/>
    <w:rsid w:val="004472CC"/>
    <w:rsid w:val="0044736A"/>
    <w:rsid w:val="00447471"/>
    <w:rsid w:val="004474B4"/>
    <w:rsid w:val="004474FB"/>
    <w:rsid w:val="00447596"/>
    <w:rsid w:val="0044759F"/>
    <w:rsid w:val="004475CD"/>
    <w:rsid w:val="004475E8"/>
    <w:rsid w:val="00447609"/>
    <w:rsid w:val="00447725"/>
    <w:rsid w:val="0044779D"/>
    <w:rsid w:val="00447858"/>
    <w:rsid w:val="0044788F"/>
    <w:rsid w:val="004478D5"/>
    <w:rsid w:val="004478E7"/>
    <w:rsid w:val="0044790C"/>
    <w:rsid w:val="004479BF"/>
    <w:rsid w:val="00447BD8"/>
    <w:rsid w:val="00447E0F"/>
    <w:rsid w:val="00447E49"/>
    <w:rsid w:val="00447ED9"/>
    <w:rsid w:val="00447F24"/>
    <w:rsid w:val="00447FEC"/>
    <w:rsid w:val="00450121"/>
    <w:rsid w:val="00450177"/>
    <w:rsid w:val="004501B9"/>
    <w:rsid w:val="004501CC"/>
    <w:rsid w:val="004501FB"/>
    <w:rsid w:val="00450212"/>
    <w:rsid w:val="00450230"/>
    <w:rsid w:val="00450367"/>
    <w:rsid w:val="0045040D"/>
    <w:rsid w:val="0045041B"/>
    <w:rsid w:val="0045041E"/>
    <w:rsid w:val="004504FC"/>
    <w:rsid w:val="0045051B"/>
    <w:rsid w:val="00450528"/>
    <w:rsid w:val="00450546"/>
    <w:rsid w:val="00450689"/>
    <w:rsid w:val="004506A9"/>
    <w:rsid w:val="0045082B"/>
    <w:rsid w:val="00450879"/>
    <w:rsid w:val="0045095A"/>
    <w:rsid w:val="00450982"/>
    <w:rsid w:val="004509A0"/>
    <w:rsid w:val="004509E1"/>
    <w:rsid w:val="00450A4C"/>
    <w:rsid w:val="00450AAC"/>
    <w:rsid w:val="00450AFC"/>
    <w:rsid w:val="00450B47"/>
    <w:rsid w:val="00450CA4"/>
    <w:rsid w:val="00450D09"/>
    <w:rsid w:val="00450D8C"/>
    <w:rsid w:val="00450DB5"/>
    <w:rsid w:val="00450DC1"/>
    <w:rsid w:val="00450ED2"/>
    <w:rsid w:val="00450F1E"/>
    <w:rsid w:val="00450FDC"/>
    <w:rsid w:val="00451023"/>
    <w:rsid w:val="0045108E"/>
    <w:rsid w:val="00451147"/>
    <w:rsid w:val="00451267"/>
    <w:rsid w:val="004512B9"/>
    <w:rsid w:val="00451398"/>
    <w:rsid w:val="00451431"/>
    <w:rsid w:val="00451451"/>
    <w:rsid w:val="00451492"/>
    <w:rsid w:val="004516D7"/>
    <w:rsid w:val="00451726"/>
    <w:rsid w:val="0045173A"/>
    <w:rsid w:val="0045175C"/>
    <w:rsid w:val="00451789"/>
    <w:rsid w:val="004517B7"/>
    <w:rsid w:val="00451805"/>
    <w:rsid w:val="0045181B"/>
    <w:rsid w:val="00451823"/>
    <w:rsid w:val="004519C7"/>
    <w:rsid w:val="004519FE"/>
    <w:rsid w:val="00451A43"/>
    <w:rsid w:val="00451A8C"/>
    <w:rsid w:val="00451AC8"/>
    <w:rsid w:val="00451ACF"/>
    <w:rsid w:val="00451BED"/>
    <w:rsid w:val="00451C4B"/>
    <w:rsid w:val="00451CB7"/>
    <w:rsid w:val="00451D8C"/>
    <w:rsid w:val="00451DE2"/>
    <w:rsid w:val="00451DE6"/>
    <w:rsid w:val="00451EB5"/>
    <w:rsid w:val="00451F11"/>
    <w:rsid w:val="00451FC7"/>
    <w:rsid w:val="00451FDC"/>
    <w:rsid w:val="00452055"/>
    <w:rsid w:val="004521B9"/>
    <w:rsid w:val="00452286"/>
    <w:rsid w:val="004522CF"/>
    <w:rsid w:val="004522F8"/>
    <w:rsid w:val="004522FD"/>
    <w:rsid w:val="004522FE"/>
    <w:rsid w:val="00452310"/>
    <w:rsid w:val="00452342"/>
    <w:rsid w:val="004523C2"/>
    <w:rsid w:val="00452457"/>
    <w:rsid w:val="00452481"/>
    <w:rsid w:val="004524B8"/>
    <w:rsid w:val="004524E2"/>
    <w:rsid w:val="00452523"/>
    <w:rsid w:val="00452605"/>
    <w:rsid w:val="0045284B"/>
    <w:rsid w:val="004529FB"/>
    <w:rsid w:val="00452A8D"/>
    <w:rsid w:val="00452ABC"/>
    <w:rsid w:val="00452ACE"/>
    <w:rsid w:val="00452AF6"/>
    <w:rsid w:val="00452B30"/>
    <w:rsid w:val="00452B3A"/>
    <w:rsid w:val="00452C3C"/>
    <w:rsid w:val="00452CF9"/>
    <w:rsid w:val="00452DC9"/>
    <w:rsid w:val="00452DF9"/>
    <w:rsid w:val="00452E7B"/>
    <w:rsid w:val="00452F5B"/>
    <w:rsid w:val="00452F6B"/>
    <w:rsid w:val="00452F8A"/>
    <w:rsid w:val="00453027"/>
    <w:rsid w:val="004530C2"/>
    <w:rsid w:val="00453112"/>
    <w:rsid w:val="0045314A"/>
    <w:rsid w:val="0045317C"/>
    <w:rsid w:val="004531B3"/>
    <w:rsid w:val="004531D2"/>
    <w:rsid w:val="00453200"/>
    <w:rsid w:val="00453211"/>
    <w:rsid w:val="00453326"/>
    <w:rsid w:val="00453346"/>
    <w:rsid w:val="0045335C"/>
    <w:rsid w:val="0045338E"/>
    <w:rsid w:val="004533AC"/>
    <w:rsid w:val="00453446"/>
    <w:rsid w:val="00453491"/>
    <w:rsid w:val="00453552"/>
    <w:rsid w:val="004535CE"/>
    <w:rsid w:val="00453633"/>
    <w:rsid w:val="004536A3"/>
    <w:rsid w:val="004536D1"/>
    <w:rsid w:val="00453755"/>
    <w:rsid w:val="0045375D"/>
    <w:rsid w:val="004537AB"/>
    <w:rsid w:val="004537B2"/>
    <w:rsid w:val="00453909"/>
    <w:rsid w:val="00453AD9"/>
    <w:rsid w:val="00453B5C"/>
    <w:rsid w:val="00453D63"/>
    <w:rsid w:val="00453D7D"/>
    <w:rsid w:val="00453D9A"/>
    <w:rsid w:val="00453F38"/>
    <w:rsid w:val="0045400D"/>
    <w:rsid w:val="0045400F"/>
    <w:rsid w:val="00454039"/>
    <w:rsid w:val="004540E4"/>
    <w:rsid w:val="00454112"/>
    <w:rsid w:val="004541A5"/>
    <w:rsid w:val="004541AC"/>
    <w:rsid w:val="00454213"/>
    <w:rsid w:val="00454274"/>
    <w:rsid w:val="004542BA"/>
    <w:rsid w:val="00454349"/>
    <w:rsid w:val="004543F7"/>
    <w:rsid w:val="0045443B"/>
    <w:rsid w:val="0045452D"/>
    <w:rsid w:val="004545E7"/>
    <w:rsid w:val="0045464B"/>
    <w:rsid w:val="004546B6"/>
    <w:rsid w:val="004547C7"/>
    <w:rsid w:val="004547D2"/>
    <w:rsid w:val="00454933"/>
    <w:rsid w:val="00454949"/>
    <w:rsid w:val="00454977"/>
    <w:rsid w:val="00454A5F"/>
    <w:rsid w:val="00454A72"/>
    <w:rsid w:val="00454C5F"/>
    <w:rsid w:val="00454C8C"/>
    <w:rsid w:val="00454CAA"/>
    <w:rsid w:val="00454CC6"/>
    <w:rsid w:val="00454CD8"/>
    <w:rsid w:val="00454D3E"/>
    <w:rsid w:val="00454E20"/>
    <w:rsid w:val="00454FB8"/>
    <w:rsid w:val="00454FE4"/>
    <w:rsid w:val="00455013"/>
    <w:rsid w:val="0045501F"/>
    <w:rsid w:val="0045505E"/>
    <w:rsid w:val="00455077"/>
    <w:rsid w:val="004550F9"/>
    <w:rsid w:val="0045519A"/>
    <w:rsid w:val="00455201"/>
    <w:rsid w:val="00455239"/>
    <w:rsid w:val="004552BB"/>
    <w:rsid w:val="004552CE"/>
    <w:rsid w:val="00455337"/>
    <w:rsid w:val="004553C4"/>
    <w:rsid w:val="004553C8"/>
    <w:rsid w:val="00455456"/>
    <w:rsid w:val="0045549A"/>
    <w:rsid w:val="004554B7"/>
    <w:rsid w:val="0045552A"/>
    <w:rsid w:val="004555FC"/>
    <w:rsid w:val="00455606"/>
    <w:rsid w:val="0045566C"/>
    <w:rsid w:val="004556D4"/>
    <w:rsid w:val="00455738"/>
    <w:rsid w:val="0045579A"/>
    <w:rsid w:val="004557C5"/>
    <w:rsid w:val="0045581B"/>
    <w:rsid w:val="004558F9"/>
    <w:rsid w:val="00455A1D"/>
    <w:rsid w:val="00455AC2"/>
    <w:rsid w:val="00455BB2"/>
    <w:rsid w:val="00455BFF"/>
    <w:rsid w:val="00455C9F"/>
    <w:rsid w:val="00455DDC"/>
    <w:rsid w:val="00455E04"/>
    <w:rsid w:val="00455E0F"/>
    <w:rsid w:val="00455EB6"/>
    <w:rsid w:val="00455F02"/>
    <w:rsid w:val="00455F1E"/>
    <w:rsid w:val="00455F5E"/>
    <w:rsid w:val="00456077"/>
    <w:rsid w:val="004560BB"/>
    <w:rsid w:val="0045612C"/>
    <w:rsid w:val="0045612E"/>
    <w:rsid w:val="00456173"/>
    <w:rsid w:val="004561EE"/>
    <w:rsid w:val="004562A0"/>
    <w:rsid w:val="0045634C"/>
    <w:rsid w:val="00456385"/>
    <w:rsid w:val="00456391"/>
    <w:rsid w:val="0045643C"/>
    <w:rsid w:val="00456492"/>
    <w:rsid w:val="00456555"/>
    <w:rsid w:val="00456578"/>
    <w:rsid w:val="00456611"/>
    <w:rsid w:val="00456633"/>
    <w:rsid w:val="004566E6"/>
    <w:rsid w:val="00456799"/>
    <w:rsid w:val="00456813"/>
    <w:rsid w:val="0045685B"/>
    <w:rsid w:val="00456891"/>
    <w:rsid w:val="00456942"/>
    <w:rsid w:val="0045694B"/>
    <w:rsid w:val="0045698E"/>
    <w:rsid w:val="00456ADD"/>
    <w:rsid w:val="00456BF1"/>
    <w:rsid w:val="00456C01"/>
    <w:rsid w:val="00456CC5"/>
    <w:rsid w:val="00456D5F"/>
    <w:rsid w:val="00456D60"/>
    <w:rsid w:val="00456DA0"/>
    <w:rsid w:val="00457046"/>
    <w:rsid w:val="0045716A"/>
    <w:rsid w:val="004571A3"/>
    <w:rsid w:val="004571AA"/>
    <w:rsid w:val="004571FD"/>
    <w:rsid w:val="00457226"/>
    <w:rsid w:val="0045727B"/>
    <w:rsid w:val="00457332"/>
    <w:rsid w:val="0045735A"/>
    <w:rsid w:val="0045736F"/>
    <w:rsid w:val="004573A9"/>
    <w:rsid w:val="004573BD"/>
    <w:rsid w:val="00457444"/>
    <w:rsid w:val="0045748A"/>
    <w:rsid w:val="00457514"/>
    <w:rsid w:val="004575EA"/>
    <w:rsid w:val="0045760E"/>
    <w:rsid w:val="0045767E"/>
    <w:rsid w:val="004576A7"/>
    <w:rsid w:val="004577ED"/>
    <w:rsid w:val="004578C5"/>
    <w:rsid w:val="004578C7"/>
    <w:rsid w:val="004578CF"/>
    <w:rsid w:val="004578DF"/>
    <w:rsid w:val="00457910"/>
    <w:rsid w:val="00457A00"/>
    <w:rsid w:val="00457A04"/>
    <w:rsid w:val="00457A71"/>
    <w:rsid w:val="00457C98"/>
    <w:rsid w:val="00457CD8"/>
    <w:rsid w:val="00457D8C"/>
    <w:rsid w:val="00457DF1"/>
    <w:rsid w:val="00457E65"/>
    <w:rsid w:val="00457E72"/>
    <w:rsid w:val="00457EEE"/>
    <w:rsid w:val="00457F4D"/>
    <w:rsid w:val="00457FF2"/>
    <w:rsid w:val="00460307"/>
    <w:rsid w:val="00460325"/>
    <w:rsid w:val="004603BA"/>
    <w:rsid w:val="004603F9"/>
    <w:rsid w:val="004604A2"/>
    <w:rsid w:val="004604D1"/>
    <w:rsid w:val="00460524"/>
    <w:rsid w:val="00460589"/>
    <w:rsid w:val="004605B4"/>
    <w:rsid w:val="004605C1"/>
    <w:rsid w:val="004606C8"/>
    <w:rsid w:val="004606CB"/>
    <w:rsid w:val="00460743"/>
    <w:rsid w:val="00460854"/>
    <w:rsid w:val="00460875"/>
    <w:rsid w:val="004608B7"/>
    <w:rsid w:val="004608F4"/>
    <w:rsid w:val="00460978"/>
    <w:rsid w:val="0046099A"/>
    <w:rsid w:val="004609B3"/>
    <w:rsid w:val="00460B3F"/>
    <w:rsid w:val="00460C54"/>
    <w:rsid w:val="00460D50"/>
    <w:rsid w:val="00460D66"/>
    <w:rsid w:val="00460DC6"/>
    <w:rsid w:val="00460EAF"/>
    <w:rsid w:val="00460F3F"/>
    <w:rsid w:val="00460F85"/>
    <w:rsid w:val="0046105B"/>
    <w:rsid w:val="004610CE"/>
    <w:rsid w:val="004610E0"/>
    <w:rsid w:val="004610EC"/>
    <w:rsid w:val="00461184"/>
    <w:rsid w:val="00461197"/>
    <w:rsid w:val="0046128E"/>
    <w:rsid w:val="00461318"/>
    <w:rsid w:val="00461389"/>
    <w:rsid w:val="004613C6"/>
    <w:rsid w:val="00461422"/>
    <w:rsid w:val="0046142A"/>
    <w:rsid w:val="00461462"/>
    <w:rsid w:val="004614B1"/>
    <w:rsid w:val="004616E1"/>
    <w:rsid w:val="004616E6"/>
    <w:rsid w:val="00461772"/>
    <w:rsid w:val="0046190E"/>
    <w:rsid w:val="00461993"/>
    <w:rsid w:val="004619CE"/>
    <w:rsid w:val="00461AFA"/>
    <w:rsid w:val="00461B77"/>
    <w:rsid w:val="00461C68"/>
    <w:rsid w:val="00461CA8"/>
    <w:rsid w:val="00461CC1"/>
    <w:rsid w:val="00461D3B"/>
    <w:rsid w:val="00461D61"/>
    <w:rsid w:val="00461D99"/>
    <w:rsid w:val="00461DBF"/>
    <w:rsid w:val="00461E91"/>
    <w:rsid w:val="00461EA8"/>
    <w:rsid w:val="00461EDE"/>
    <w:rsid w:val="00461FDF"/>
    <w:rsid w:val="0046211D"/>
    <w:rsid w:val="00462193"/>
    <w:rsid w:val="004621A5"/>
    <w:rsid w:val="00462252"/>
    <w:rsid w:val="0046242C"/>
    <w:rsid w:val="004624CD"/>
    <w:rsid w:val="004625D3"/>
    <w:rsid w:val="004625D5"/>
    <w:rsid w:val="004625E6"/>
    <w:rsid w:val="00462602"/>
    <w:rsid w:val="00462608"/>
    <w:rsid w:val="00462617"/>
    <w:rsid w:val="00462715"/>
    <w:rsid w:val="00462823"/>
    <w:rsid w:val="00462835"/>
    <w:rsid w:val="0046283F"/>
    <w:rsid w:val="00462876"/>
    <w:rsid w:val="004628E3"/>
    <w:rsid w:val="004629A2"/>
    <w:rsid w:val="004629D9"/>
    <w:rsid w:val="00462A37"/>
    <w:rsid w:val="00462A41"/>
    <w:rsid w:val="00462A46"/>
    <w:rsid w:val="00462A48"/>
    <w:rsid w:val="00462A5C"/>
    <w:rsid w:val="00462B20"/>
    <w:rsid w:val="00462BE5"/>
    <w:rsid w:val="00462BF7"/>
    <w:rsid w:val="00462C16"/>
    <w:rsid w:val="00462C30"/>
    <w:rsid w:val="00462C41"/>
    <w:rsid w:val="00462C4E"/>
    <w:rsid w:val="00462C83"/>
    <w:rsid w:val="00462C8D"/>
    <w:rsid w:val="00462CD6"/>
    <w:rsid w:val="00462CD9"/>
    <w:rsid w:val="00462CF4"/>
    <w:rsid w:val="00462D09"/>
    <w:rsid w:val="00462D5C"/>
    <w:rsid w:val="00462D97"/>
    <w:rsid w:val="00462E11"/>
    <w:rsid w:val="0046303E"/>
    <w:rsid w:val="00463096"/>
    <w:rsid w:val="0046310F"/>
    <w:rsid w:val="004631F3"/>
    <w:rsid w:val="004632BE"/>
    <w:rsid w:val="0046335B"/>
    <w:rsid w:val="0046336F"/>
    <w:rsid w:val="00463375"/>
    <w:rsid w:val="004633C7"/>
    <w:rsid w:val="004633DA"/>
    <w:rsid w:val="004633F3"/>
    <w:rsid w:val="0046341F"/>
    <w:rsid w:val="00463424"/>
    <w:rsid w:val="00463463"/>
    <w:rsid w:val="004634F9"/>
    <w:rsid w:val="004635CA"/>
    <w:rsid w:val="00463613"/>
    <w:rsid w:val="00463715"/>
    <w:rsid w:val="004637AA"/>
    <w:rsid w:val="004637D9"/>
    <w:rsid w:val="00463895"/>
    <w:rsid w:val="004638BA"/>
    <w:rsid w:val="004639BF"/>
    <w:rsid w:val="004639F2"/>
    <w:rsid w:val="00463A3D"/>
    <w:rsid w:val="00463AB8"/>
    <w:rsid w:val="00463ACE"/>
    <w:rsid w:val="00463C67"/>
    <w:rsid w:val="00463CFB"/>
    <w:rsid w:val="00463D02"/>
    <w:rsid w:val="00463D1F"/>
    <w:rsid w:val="00463DE1"/>
    <w:rsid w:val="00463E65"/>
    <w:rsid w:val="00463ECA"/>
    <w:rsid w:val="00463ED4"/>
    <w:rsid w:val="00463F0B"/>
    <w:rsid w:val="0046402E"/>
    <w:rsid w:val="0046406F"/>
    <w:rsid w:val="00464091"/>
    <w:rsid w:val="0046412C"/>
    <w:rsid w:val="0046452E"/>
    <w:rsid w:val="00464576"/>
    <w:rsid w:val="00464623"/>
    <w:rsid w:val="004646A7"/>
    <w:rsid w:val="00464879"/>
    <w:rsid w:val="00464918"/>
    <w:rsid w:val="00464980"/>
    <w:rsid w:val="004649B3"/>
    <w:rsid w:val="00464A31"/>
    <w:rsid w:val="00464A63"/>
    <w:rsid w:val="00464C2F"/>
    <w:rsid w:val="00464C38"/>
    <w:rsid w:val="00464D0A"/>
    <w:rsid w:val="00464D2D"/>
    <w:rsid w:val="00464DCD"/>
    <w:rsid w:val="00464E0F"/>
    <w:rsid w:val="00464EB4"/>
    <w:rsid w:val="00464F47"/>
    <w:rsid w:val="00464F8D"/>
    <w:rsid w:val="00464FCC"/>
    <w:rsid w:val="00464FF0"/>
    <w:rsid w:val="00465013"/>
    <w:rsid w:val="004650C2"/>
    <w:rsid w:val="004650D8"/>
    <w:rsid w:val="0046520A"/>
    <w:rsid w:val="00465280"/>
    <w:rsid w:val="0046534C"/>
    <w:rsid w:val="00465483"/>
    <w:rsid w:val="00465499"/>
    <w:rsid w:val="00465569"/>
    <w:rsid w:val="004655EB"/>
    <w:rsid w:val="004656E9"/>
    <w:rsid w:val="00465768"/>
    <w:rsid w:val="00465801"/>
    <w:rsid w:val="00465898"/>
    <w:rsid w:val="004658A0"/>
    <w:rsid w:val="00465953"/>
    <w:rsid w:val="004659A4"/>
    <w:rsid w:val="004659A8"/>
    <w:rsid w:val="00465AFA"/>
    <w:rsid w:val="00465B59"/>
    <w:rsid w:val="00465B65"/>
    <w:rsid w:val="00465C28"/>
    <w:rsid w:val="00465C6C"/>
    <w:rsid w:val="00465D9A"/>
    <w:rsid w:val="00465DA5"/>
    <w:rsid w:val="00465E0A"/>
    <w:rsid w:val="00465E63"/>
    <w:rsid w:val="00465E6F"/>
    <w:rsid w:val="00465F86"/>
    <w:rsid w:val="00465FEE"/>
    <w:rsid w:val="004660EE"/>
    <w:rsid w:val="00466128"/>
    <w:rsid w:val="004662F0"/>
    <w:rsid w:val="00466447"/>
    <w:rsid w:val="00466527"/>
    <w:rsid w:val="0046662E"/>
    <w:rsid w:val="00466657"/>
    <w:rsid w:val="0046668B"/>
    <w:rsid w:val="004666C3"/>
    <w:rsid w:val="00466709"/>
    <w:rsid w:val="0046670E"/>
    <w:rsid w:val="004667D1"/>
    <w:rsid w:val="004667DA"/>
    <w:rsid w:val="00466837"/>
    <w:rsid w:val="00466857"/>
    <w:rsid w:val="00466882"/>
    <w:rsid w:val="00466883"/>
    <w:rsid w:val="00466965"/>
    <w:rsid w:val="00466984"/>
    <w:rsid w:val="00466A09"/>
    <w:rsid w:val="00466A31"/>
    <w:rsid w:val="00466B68"/>
    <w:rsid w:val="00466BD3"/>
    <w:rsid w:val="00466C43"/>
    <w:rsid w:val="00466C74"/>
    <w:rsid w:val="00466C93"/>
    <w:rsid w:val="00466C9A"/>
    <w:rsid w:val="00466CB5"/>
    <w:rsid w:val="00466CE5"/>
    <w:rsid w:val="00466D1E"/>
    <w:rsid w:val="00466DDC"/>
    <w:rsid w:val="00466EA6"/>
    <w:rsid w:val="00466F02"/>
    <w:rsid w:val="004670ED"/>
    <w:rsid w:val="0046711B"/>
    <w:rsid w:val="00467143"/>
    <w:rsid w:val="00467234"/>
    <w:rsid w:val="00467253"/>
    <w:rsid w:val="00467258"/>
    <w:rsid w:val="00467273"/>
    <w:rsid w:val="004672BA"/>
    <w:rsid w:val="004672C6"/>
    <w:rsid w:val="004672E4"/>
    <w:rsid w:val="00467351"/>
    <w:rsid w:val="0046736E"/>
    <w:rsid w:val="00467395"/>
    <w:rsid w:val="004673BC"/>
    <w:rsid w:val="0046749E"/>
    <w:rsid w:val="004675A4"/>
    <w:rsid w:val="004675F5"/>
    <w:rsid w:val="004676DF"/>
    <w:rsid w:val="0046771F"/>
    <w:rsid w:val="0046776A"/>
    <w:rsid w:val="0046778F"/>
    <w:rsid w:val="004677DA"/>
    <w:rsid w:val="004679EA"/>
    <w:rsid w:val="00467A13"/>
    <w:rsid w:val="00467ABC"/>
    <w:rsid w:val="00467AC5"/>
    <w:rsid w:val="00467B17"/>
    <w:rsid w:val="00467BB4"/>
    <w:rsid w:val="00467BF8"/>
    <w:rsid w:val="00467C97"/>
    <w:rsid w:val="00467CB0"/>
    <w:rsid w:val="00467D47"/>
    <w:rsid w:val="00467D7F"/>
    <w:rsid w:val="00467DF6"/>
    <w:rsid w:val="00467E85"/>
    <w:rsid w:val="00467EC9"/>
    <w:rsid w:val="00467F0A"/>
    <w:rsid w:val="00467F2F"/>
    <w:rsid w:val="00467F4F"/>
    <w:rsid w:val="00467F5F"/>
    <w:rsid w:val="00467F72"/>
    <w:rsid w:val="00467FC2"/>
    <w:rsid w:val="00467FD9"/>
    <w:rsid w:val="004700DC"/>
    <w:rsid w:val="00470272"/>
    <w:rsid w:val="00470346"/>
    <w:rsid w:val="004703E0"/>
    <w:rsid w:val="0047044F"/>
    <w:rsid w:val="0047051B"/>
    <w:rsid w:val="0047056C"/>
    <w:rsid w:val="004705B7"/>
    <w:rsid w:val="004705C6"/>
    <w:rsid w:val="00470670"/>
    <w:rsid w:val="0047069F"/>
    <w:rsid w:val="0047079F"/>
    <w:rsid w:val="004707BC"/>
    <w:rsid w:val="004707EA"/>
    <w:rsid w:val="00470934"/>
    <w:rsid w:val="00470A9A"/>
    <w:rsid w:val="00470C12"/>
    <w:rsid w:val="00470C1B"/>
    <w:rsid w:val="00470C64"/>
    <w:rsid w:val="00470D7E"/>
    <w:rsid w:val="00470D87"/>
    <w:rsid w:val="00470DEA"/>
    <w:rsid w:val="00470EF8"/>
    <w:rsid w:val="00470F75"/>
    <w:rsid w:val="00470F80"/>
    <w:rsid w:val="004710AE"/>
    <w:rsid w:val="004710B5"/>
    <w:rsid w:val="004710F5"/>
    <w:rsid w:val="00471105"/>
    <w:rsid w:val="0047115F"/>
    <w:rsid w:val="004711A2"/>
    <w:rsid w:val="004711CB"/>
    <w:rsid w:val="00471221"/>
    <w:rsid w:val="00471243"/>
    <w:rsid w:val="004712D8"/>
    <w:rsid w:val="0047135B"/>
    <w:rsid w:val="004713A3"/>
    <w:rsid w:val="004713C2"/>
    <w:rsid w:val="004713C7"/>
    <w:rsid w:val="004713CE"/>
    <w:rsid w:val="00471491"/>
    <w:rsid w:val="0047149B"/>
    <w:rsid w:val="00471554"/>
    <w:rsid w:val="0047162A"/>
    <w:rsid w:val="00471652"/>
    <w:rsid w:val="0047165E"/>
    <w:rsid w:val="00471664"/>
    <w:rsid w:val="004716C9"/>
    <w:rsid w:val="004716D8"/>
    <w:rsid w:val="00471709"/>
    <w:rsid w:val="00471748"/>
    <w:rsid w:val="00471813"/>
    <w:rsid w:val="00471817"/>
    <w:rsid w:val="004718A1"/>
    <w:rsid w:val="00471967"/>
    <w:rsid w:val="0047199A"/>
    <w:rsid w:val="004719DB"/>
    <w:rsid w:val="00471A19"/>
    <w:rsid w:val="00471AEF"/>
    <w:rsid w:val="00471B09"/>
    <w:rsid w:val="00471B5E"/>
    <w:rsid w:val="00471B68"/>
    <w:rsid w:val="00471BB8"/>
    <w:rsid w:val="00471E1B"/>
    <w:rsid w:val="00471E3C"/>
    <w:rsid w:val="00471E42"/>
    <w:rsid w:val="00471E83"/>
    <w:rsid w:val="00471E90"/>
    <w:rsid w:val="00471F34"/>
    <w:rsid w:val="00471F78"/>
    <w:rsid w:val="0047203D"/>
    <w:rsid w:val="00472073"/>
    <w:rsid w:val="004720AA"/>
    <w:rsid w:val="004721D6"/>
    <w:rsid w:val="0047223E"/>
    <w:rsid w:val="00472295"/>
    <w:rsid w:val="00472419"/>
    <w:rsid w:val="0047245B"/>
    <w:rsid w:val="004725F1"/>
    <w:rsid w:val="0047266A"/>
    <w:rsid w:val="00472739"/>
    <w:rsid w:val="004727CD"/>
    <w:rsid w:val="004728DB"/>
    <w:rsid w:val="00472A03"/>
    <w:rsid w:val="00472AEE"/>
    <w:rsid w:val="00472CD0"/>
    <w:rsid w:val="00472CE5"/>
    <w:rsid w:val="00472CF8"/>
    <w:rsid w:val="00472D07"/>
    <w:rsid w:val="00472D24"/>
    <w:rsid w:val="00472DB0"/>
    <w:rsid w:val="00472E99"/>
    <w:rsid w:val="00472EC0"/>
    <w:rsid w:val="00472F2B"/>
    <w:rsid w:val="00472F7E"/>
    <w:rsid w:val="00472FA1"/>
    <w:rsid w:val="0047303C"/>
    <w:rsid w:val="00473048"/>
    <w:rsid w:val="004730B8"/>
    <w:rsid w:val="004730D5"/>
    <w:rsid w:val="00473111"/>
    <w:rsid w:val="00473281"/>
    <w:rsid w:val="004732B9"/>
    <w:rsid w:val="004732E9"/>
    <w:rsid w:val="00473348"/>
    <w:rsid w:val="0047339F"/>
    <w:rsid w:val="004733AA"/>
    <w:rsid w:val="0047341E"/>
    <w:rsid w:val="00473526"/>
    <w:rsid w:val="00473541"/>
    <w:rsid w:val="004735C9"/>
    <w:rsid w:val="004735FE"/>
    <w:rsid w:val="00473604"/>
    <w:rsid w:val="00473704"/>
    <w:rsid w:val="00473705"/>
    <w:rsid w:val="00473742"/>
    <w:rsid w:val="004737B8"/>
    <w:rsid w:val="00473844"/>
    <w:rsid w:val="00473857"/>
    <w:rsid w:val="004738E6"/>
    <w:rsid w:val="00473938"/>
    <w:rsid w:val="00473969"/>
    <w:rsid w:val="00473AC4"/>
    <w:rsid w:val="00473AE1"/>
    <w:rsid w:val="00473BCF"/>
    <w:rsid w:val="00473BDC"/>
    <w:rsid w:val="00473CBC"/>
    <w:rsid w:val="00473CBE"/>
    <w:rsid w:val="00473D2F"/>
    <w:rsid w:val="00473D53"/>
    <w:rsid w:val="00473DEF"/>
    <w:rsid w:val="00473DF8"/>
    <w:rsid w:val="00473E60"/>
    <w:rsid w:val="00473EB9"/>
    <w:rsid w:val="00473F0D"/>
    <w:rsid w:val="00473F48"/>
    <w:rsid w:val="00473F6C"/>
    <w:rsid w:val="0047407A"/>
    <w:rsid w:val="0047408B"/>
    <w:rsid w:val="00474267"/>
    <w:rsid w:val="0047426F"/>
    <w:rsid w:val="004742D6"/>
    <w:rsid w:val="00474309"/>
    <w:rsid w:val="004743DB"/>
    <w:rsid w:val="00474400"/>
    <w:rsid w:val="00474484"/>
    <w:rsid w:val="0047448F"/>
    <w:rsid w:val="00474513"/>
    <w:rsid w:val="0047454C"/>
    <w:rsid w:val="00474584"/>
    <w:rsid w:val="004745E5"/>
    <w:rsid w:val="00474816"/>
    <w:rsid w:val="00474879"/>
    <w:rsid w:val="004748B0"/>
    <w:rsid w:val="004748FB"/>
    <w:rsid w:val="00474906"/>
    <w:rsid w:val="00474930"/>
    <w:rsid w:val="004749A2"/>
    <w:rsid w:val="004749C3"/>
    <w:rsid w:val="00474A76"/>
    <w:rsid w:val="00474BD3"/>
    <w:rsid w:val="00474BFA"/>
    <w:rsid w:val="00474C1F"/>
    <w:rsid w:val="00474E0A"/>
    <w:rsid w:val="00474F91"/>
    <w:rsid w:val="00474FC2"/>
    <w:rsid w:val="00475050"/>
    <w:rsid w:val="004750FA"/>
    <w:rsid w:val="0047510C"/>
    <w:rsid w:val="0047526B"/>
    <w:rsid w:val="00475311"/>
    <w:rsid w:val="0047539F"/>
    <w:rsid w:val="004753B1"/>
    <w:rsid w:val="0047541E"/>
    <w:rsid w:val="00475441"/>
    <w:rsid w:val="004754DB"/>
    <w:rsid w:val="00475510"/>
    <w:rsid w:val="0047556A"/>
    <w:rsid w:val="0047558F"/>
    <w:rsid w:val="004755A5"/>
    <w:rsid w:val="004755F5"/>
    <w:rsid w:val="00475602"/>
    <w:rsid w:val="00475649"/>
    <w:rsid w:val="004756E4"/>
    <w:rsid w:val="0047573C"/>
    <w:rsid w:val="00475748"/>
    <w:rsid w:val="0047574F"/>
    <w:rsid w:val="00475759"/>
    <w:rsid w:val="00475772"/>
    <w:rsid w:val="0047577C"/>
    <w:rsid w:val="004758D7"/>
    <w:rsid w:val="004758DD"/>
    <w:rsid w:val="004758FD"/>
    <w:rsid w:val="00475992"/>
    <w:rsid w:val="004759B1"/>
    <w:rsid w:val="00475A85"/>
    <w:rsid w:val="00475AD4"/>
    <w:rsid w:val="00475B1C"/>
    <w:rsid w:val="00475B20"/>
    <w:rsid w:val="00475B6E"/>
    <w:rsid w:val="00475CF0"/>
    <w:rsid w:val="00475D11"/>
    <w:rsid w:val="00475D6C"/>
    <w:rsid w:val="00475D8C"/>
    <w:rsid w:val="00475DCE"/>
    <w:rsid w:val="00475E38"/>
    <w:rsid w:val="00475E73"/>
    <w:rsid w:val="00475F10"/>
    <w:rsid w:val="00475FEA"/>
    <w:rsid w:val="00476071"/>
    <w:rsid w:val="004760B3"/>
    <w:rsid w:val="0047610B"/>
    <w:rsid w:val="00476149"/>
    <w:rsid w:val="00476153"/>
    <w:rsid w:val="00476263"/>
    <w:rsid w:val="00476286"/>
    <w:rsid w:val="0047629C"/>
    <w:rsid w:val="00476311"/>
    <w:rsid w:val="00476468"/>
    <w:rsid w:val="0047649D"/>
    <w:rsid w:val="00476547"/>
    <w:rsid w:val="004765E0"/>
    <w:rsid w:val="004766FE"/>
    <w:rsid w:val="00476728"/>
    <w:rsid w:val="00476784"/>
    <w:rsid w:val="0047687D"/>
    <w:rsid w:val="00476898"/>
    <w:rsid w:val="004768B4"/>
    <w:rsid w:val="004769E4"/>
    <w:rsid w:val="00476B3F"/>
    <w:rsid w:val="00476C2B"/>
    <w:rsid w:val="00476C9E"/>
    <w:rsid w:val="00476F1A"/>
    <w:rsid w:val="00476F47"/>
    <w:rsid w:val="00476F5C"/>
    <w:rsid w:val="00476FCA"/>
    <w:rsid w:val="00476FD4"/>
    <w:rsid w:val="0047705E"/>
    <w:rsid w:val="004770D1"/>
    <w:rsid w:val="0047715E"/>
    <w:rsid w:val="0047718A"/>
    <w:rsid w:val="004771B8"/>
    <w:rsid w:val="00477289"/>
    <w:rsid w:val="00477313"/>
    <w:rsid w:val="0047737D"/>
    <w:rsid w:val="00477399"/>
    <w:rsid w:val="004773D4"/>
    <w:rsid w:val="004773DD"/>
    <w:rsid w:val="004774C8"/>
    <w:rsid w:val="0047752B"/>
    <w:rsid w:val="00477548"/>
    <w:rsid w:val="004775A5"/>
    <w:rsid w:val="00477610"/>
    <w:rsid w:val="00477614"/>
    <w:rsid w:val="004776D4"/>
    <w:rsid w:val="004776E9"/>
    <w:rsid w:val="00477736"/>
    <w:rsid w:val="00477756"/>
    <w:rsid w:val="00477798"/>
    <w:rsid w:val="004777E8"/>
    <w:rsid w:val="0047781A"/>
    <w:rsid w:val="0047785D"/>
    <w:rsid w:val="00477885"/>
    <w:rsid w:val="004778B1"/>
    <w:rsid w:val="00477968"/>
    <w:rsid w:val="00477990"/>
    <w:rsid w:val="00477AB5"/>
    <w:rsid w:val="00477AFC"/>
    <w:rsid w:val="00477B82"/>
    <w:rsid w:val="00477C74"/>
    <w:rsid w:val="00477CF1"/>
    <w:rsid w:val="00477D05"/>
    <w:rsid w:val="00477D20"/>
    <w:rsid w:val="00477D2C"/>
    <w:rsid w:val="00477E25"/>
    <w:rsid w:val="00477E73"/>
    <w:rsid w:val="004801DF"/>
    <w:rsid w:val="004801FC"/>
    <w:rsid w:val="00480212"/>
    <w:rsid w:val="004802FE"/>
    <w:rsid w:val="00480344"/>
    <w:rsid w:val="004804A3"/>
    <w:rsid w:val="004804BD"/>
    <w:rsid w:val="004804DB"/>
    <w:rsid w:val="0048051D"/>
    <w:rsid w:val="00480583"/>
    <w:rsid w:val="004805B0"/>
    <w:rsid w:val="004805EA"/>
    <w:rsid w:val="004805F4"/>
    <w:rsid w:val="00480604"/>
    <w:rsid w:val="004806B8"/>
    <w:rsid w:val="00480745"/>
    <w:rsid w:val="00480779"/>
    <w:rsid w:val="00480865"/>
    <w:rsid w:val="0048089E"/>
    <w:rsid w:val="004808BE"/>
    <w:rsid w:val="0048090A"/>
    <w:rsid w:val="0048094A"/>
    <w:rsid w:val="00480994"/>
    <w:rsid w:val="004809F9"/>
    <w:rsid w:val="004809FF"/>
    <w:rsid w:val="00480A63"/>
    <w:rsid w:val="00480BF5"/>
    <w:rsid w:val="00480C61"/>
    <w:rsid w:val="00480C6D"/>
    <w:rsid w:val="00480CE4"/>
    <w:rsid w:val="00480D7E"/>
    <w:rsid w:val="00480E42"/>
    <w:rsid w:val="0048103E"/>
    <w:rsid w:val="00481110"/>
    <w:rsid w:val="0048111C"/>
    <w:rsid w:val="00481184"/>
    <w:rsid w:val="004811B0"/>
    <w:rsid w:val="004811DF"/>
    <w:rsid w:val="0048122D"/>
    <w:rsid w:val="00481274"/>
    <w:rsid w:val="00481353"/>
    <w:rsid w:val="00481379"/>
    <w:rsid w:val="004813F2"/>
    <w:rsid w:val="004813F3"/>
    <w:rsid w:val="004814B9"/>
    <w:rsid w:val="00481554"/>
    <w:rsid w:val="0048168A"/>
    <w:rsid w:val="004816DF"/>
    <w:rsid w:val="0048171C"/>
    <w:rsid w:val="004817EF"/>
    <w:rsid w:val="004818CC"/>
    <w:rsid w:val="004818D2"/>
    <w:rsid w:val="0048192D"/>
    <w:rsid w:val="00481A1C"/>
    <w:rsid w:val="00481A3C"/>
    <w:rsid w:val="00481A66"/>
    <w:rsid w:val="00481A92"/>
    <w:rsid w:val="00481B45"/>
    <w:rsid w:val="00481B74"/>
    <w:rsid w:val="00481B7E"/>
    <w:rsid w:val="00481BC5"/>
    <w:rsid w:val="00481C54"/>
    <w:rsid w:val="00481CDE"/>
    <w:rsid w:val="00481D77"/>
    <w:rsid w:val="00481DC4"/>
    <w:rsid w:val="00481DE0"/>
    <w:rsid w:val="00481DEE"/>
    <w:rsid w:val="00481EF6"/>
    <w:rsid w:val="00481F50"/>
    <w:rsid w:val="00481F91"/>
    <w:rsid w:val="00482004"/>
    <w:rsid w:val="00482005"/>
    <w:rsid w:val="0048200E"/>
    <w:rsid w:val="0048217A"/>
    <w:rsid w:val="00482246"/>
    <w:rsid w:val="0048238C"/>
    <w:rsid w:val="00482411"/>
    <w:rsid w:val="00482565"/>
    <w:rsid w:val="00482761"/>
    <w:rsid w:val="004827F6"/>
    <w:rsid w:val="004827F9"/>
    <w:rsid w:val="0048296E"/>
    <w:rsid w:val="0048298E"/>
    <w:rsid w:val="00482A4C"/>
    <w:rsid w:val="00482A95"/>
    <w:rsid w:val="00482AA2"/>
    <w:rsid w:val="00482AD0"/>
    <w:rsid w:val="00482B2F"/>
    <w:rsid w:val="00482BA9"/>
    <w:rsid w:val="00482C9C"/>
    <w:rsid w:val="00482CB2"/>
    <w:rsid w:val="00482D93"/>
    <w:rsid w:val="00482E30"/>
    <w:rsid w:val="00482E96"/>
    <w:rsid w:val="00482EB3"/>
    <w:rsid w:val="00482EDB"/>
    <w:rsid w:val="00482EFB"/>
    <w:rsid w:val="00482F84"/>
    <w:rsid w:val="00482F99"/>
    <w:rsid w:val="00482FE5"/>
    <w:rsid w:val="00483035"/>
    <w:rsid w:val="00483044"/>
    <w:rsid w:val="00483128"/>
    <w:rsid w:val="0048319A"/>
    <w:rsid w:val="004831C6"/>
    <w:rsid w:val="004831EE"/>
    <w:rsid w:val="004832CA"/>
    <w:rsid w:val="0048339A"/>
    <w:rsid w:val="004833D2"/>
    <w:rsid w:val="004833DA"/>
    <w:rsid w:val="004833DD"/>
    <w:rsid w:val="004833E8"/>
    <w:rsid w:val="0048342B"/>
    <w:rsid w:val="0048345F"/>
    <w:rsid w:val="00483467"/>
    <w:rsid w:val="004834B6"/>
    <w:rsid w:val="004834E3"/>
    <w:rsid w:val="00483559"/>
    <w:rsid w:val="0048358E"/>
    <w:rsid w:val="0048372A"/>
    <w:rsid w:val="0048377C"/>
    <w:rsid w:val="00483799"/>
    <w:rsid w:val="0048382C"/>
    <w:rsid w:val="00483844"/>
    <w:rsid w:val="004838CD"/>
    <w:rsid w:val="004838D4"/>
    <w:rsid w:val="0048393E"/>
    <w:rsid w:val="00483A44"/>
    <w:rsid w:val="00483A54"/>
    <w:rsid w:val="00483AA5"/>
    <w:rsid w:val="00483BA6"/>
    <w:rsid w:val="00483BAE"/>
    <w:rsid w:val="00483D15"/>
    <w:rsid w:val="00483D29"/>
    <w:rsid w:val="00483D84"/>
    <w:rsid w:val="00483DB9"/>
    <w:rsid w:val="00483E89"/>
    <w:rsid w:val="00483FA4"/>
    <w:rsid w:val="00484038"/>
    <w:rsid w:val="004840F9"/>
    <w:rsid w:val="00484144"/>
    <w:rsid w:val="00484172"/>
    <w:rsid w:val="004841E0"/>
    <w:rsid w:val="004841ED"/>
    <w:rsid w:val="004841FC"/>
    <w:rsid w:val="004842CC"/>
    <w:rsid w:val="004842DE"/>
    <w:rsid w:val="0048441A"/>
    <w:rsid w:val="0048449F"/>
    <w:rsid w:val="004844A8"/>
    <w:rsid w:val="004844D5"/>
    <w:rsid w:val="004844F9"/>
    <w:rsid w:val="0048455F"/>
    <w:rsid w:val="0048456A"/>
    <w:rsid w:val="004845AB"/>
    <w:rsid w:val="004846CB"/>
    <w:rsid w:val="004846E0"/>
    <w:rsid w:val="0048470D"/>
    <w:rsid w:val="00484898"/>
    <w:rsid w:val="00484909"/>
    <w:rsid w:val="00484960"/>
    <w:rsid w:val="00484B25"/>
    <w:rsid w:val="00484B33"/>
    <w:rsid w:val="00484BDD"/>
    <w:rsid w:val="00484C0C"/>
    <w:rsid w:val="00484C8D"/>
    <w:rsid w:val="00484C94"/>
    <w:rsid w:val="00484CB6"/>
    <w:rsid w:val="00484DEF"/>
    <w:rsid w:val="00484E1D"/>
    <w:rsid w:val="00484FA1"/>
    <w:rsid w:val="004850DB"/>
    <w:rsid w:val="00485107"/>
    <w:rsid w:val="0048514B"/>
    <w:rsid w:val="00485160"/>
    <w:rsid w:val="00485165"/>
    <w:rsid w:val="004851D4"/>
    <w:rsid w:val="00485226"/>
    <w:rsid w:val="00485288"/>
    <w:rsid w:val="00485395"/>
    <w:rsid w:val="004853A0"/>
    <w:rsid w:val="004853A4"/>
    <w:rsid w:val="004853D7"/>
    <w:rsid w:val="004856BD"/>
    <w:rsid w:val="004857BF"/>
    <w:rsid w:val="00485803"/>
    <w:rsid w:val="004858B4"/>
    <w:rsid w:val="004858D1"/>
    <w:rsid w:val="00485961"/>
    <w:rsid w:val="00485A0C"/>
    <w:rsid w:val="00485A33"/>
    <w:rsid w:val="00485A8E"/>
    <w:rsid w:val="00485B2F"/>
    <w:rsid w:val="00485CC5"/>
    <w:rsid w:val="00485CE8"/>
    <w:rsid w:val="00485D8C"/>
    <w:rsid w:val="00485E0A"/>
    <w:rsid w:val="00485EF0"/>
    <w:rsid w:val="00485F7D"/>
    <w:rsid w:val="00485FBE"/>
    <w:rsid w:val="00485FCB"/>
    <w:rsid w:val="00485FDC"/>
    <w:rsid w:val="00486002"/>
    <w:rsid w:val="00486050"/>
    <w:rsid w:val="004860B0"/>
    <w:rsid w:val="0048615D"/>
    <w:rsid w:val="004861AA"/>
    <w:rsid w:val="004861DC"/>
    <w:rsid w:val="00486205"/>
    <w:rsid w:val="00486257"/>
    <w:rsid w:val="004862A4"/>
    <w:rsid w:val="004862F9"/>
    <w:rsid w:val="00486317"/>
    <w:rsid w:val="00486365"/>
    <w:rsid w:val="00486371"/>
    <w:rsid w:val="0048652C"/>
    <w:rsid w:val="00486547"/>
    <w:rsid w:val="004865A5"/>
    <w:rsid w:val="004865EC"/>
    <w:rsid w:val="00486625"/>
    <w:rsid w:val="00486682"/>
    <w:rsid w:val="0048668C"/>
    <w:rsid w:val="004866AA"/>
    <w:rsid w:val="0048676B"/>
    <w:rsid w:val="00486781"/>
    <w:rsid w:val="00486783"/>
    <w:rsid w:val="004868E8"/>
    <w:rsid w:val="00486998"/>
    <w:rsid w:val="004869F7"/>
    <w:rsid w:val="00486A01"/>
    <w:rsid w:val="00486A29"/>
    <w:rsid w:val="00486A5A"/>
    <w:rsid w:val="00486AA4"/>
    <w:rsid w:val="00486C5E"/>
    <w:rsid w:val="00486D4A"/>
    <w:rsid w:val="00486D64"/>
    <w:rsid w:val="00486D7D"/>
    <w:rsid w:val="00486D87"/>
    <w:rsid w:val="00486D92"/>
    <w:rsid w:val="00486DDE"/>
    <w:rsid w:val="00486E33"/>
    <w:rsid w:val="00486E8A"/>
    <w:rsid w:val="00486EA1"/>
    <w:rsid w:val="00486EBF"/>
    <w:rsid w:val="00486EDC"/>
    <w:rsid w:val="00486EE2"/>
    <w:rsid w:val="00486F72"/>
    <w:rsid w:val="00486F7E"/>
    <w:rsid w:val="00486F97"/>
    <w:rsid w:val="00486FB9"/>
    <w:rsid w:val="00486FE1"/>
    <w:rsid w:val="00486FE9"/>
    <w:rsid w:val="00486FF5"/>
    <w:rsid w:val="0048723F"/>
    <w:rsid w:val="00487249"/>
    <w:rsid w:val="00487282"/>
    <w:rsid w:val="00487486"/>
    <w:rsid w:val="004874BD"/>
    <w:rsid w:val="004874FA"/>
    <w:rsid w:val="00487677"/>
    <w:rsid w:val="004876B6"/>
    <w:rsid w:val="004876C9"/>
    <w:rsid w:val="00487904"/>
    <w:rsid w:val="0048796D"/>
    <w:rsid w:val="004879C6"/>
    <w:rsid w:val="00487A9F"/>
    <w:rsid w:val="00487AEB"/>
    <w:rsid w:val="00487B4B"/>
    <w:rsid w:val="00487BE1"/>
    <w:rsid w:val="00487CEB"/>
    <w:rsid w:val="00487CED"/>
    <w:rsid w:val="00487D54"/>
    <w:rsid w:val="00487E7B"/>
    <w:rsid w:val="00487F29"/>
    <w:rsid w:val="00487F36"/>
    <w:rsid w:val="00487F52"/>
    <w:rsid w:val="00487F9A"/>
    <w:rsid w:val="0049000E"/>
    <w:rsid w:val="004900B9"/>
    <w:rsid w:val="00490149"/>
    <w:rsid w:val="00490187"/>
    <w:rsid w:val="004901D9"/>
    <w:rsid w:val="004901EF"/>
    <w:rsid w:val="00490223"/>
    <w:rsid w:val="004902CC"/>
    <w:rsid w:val="004902D6"/>
    <w:rsid w:val="004903EE"/>
    <w:rsid w:val="00490475"/>
    <w:rsid w:val="00490485"/>
    <w:rsid w:val="00490682"/>
    <w:rsid w:val="004906F9"/>
    <w:rsid w:val="00490742"/>
    <w:rsid w:val="0049085D"/>
    <w:rsid w:val="004909DF"/>
    <w:rsid w:val="00490B4F"/>
    <w:rsid w:val="00490BB2"/>
    <w:rsid w:val="00490BC1"/>
    <w:rsid w:val="00490C27"/>
    <w:rsid w:val="00490C72"/>
    <w:rsid w:val="00490CEE"/>
    <w:rsid w:val="00490D2A"/>
    <w:rsid w:val="00490D4E"/>
    <w:rsid w:val="00490D51"/>
    <w:rsid w:val="00490E40"/>
    <w:rsid w:val="00490EE1"/>
    <w:rsid w:val="0049103B"/>
    <w:rsid w:val="00491049"/>
    <w:rsid w:val="00491067"/>
    <w:rsid w:val="00491097"/>
    <w:rsid w:val="004910B1"/>
    <w:rsid w:val="004910B4"/>
    <w:rsid w:val="004910CD"/>
    <w:rsid w:val="004910E2"/>
    <w:rsid w:val="004910E6"/>
    <w:rsid w:val="0049110F"/>
    <w:rsid w:val="0049121C"/>
    <w:rsid w:val="0049127B"/>
    <w:rsid w:val="00491282"/>
    <w:rsid w:val="004912F3"/>
    <w:rsid w:val="00491342"/>
    <w:rsid w:val="00491476"/>
    <w:rsid w:val="00491484"/>
    <w:rsid w:val="00491487"/>
    <w:rsid w:val="00491515"/>
    <w:rsid w:val="00491585"/>
    <w:rsid w:val="004915A6"/>
    <w:rsid w:val="004915AE"/>
    <w:rsid w:val="004916F4"/>
    <w:rsid w:val="004917AF"/>
    <w:rsid w:val="004918A7"/>
    <w:rsid w:val="00491902"/>
    <w:rsid w:val="0049190F"/>
    <w:rsid w:val="00491928"/>
    <w:rsid w:val="0049193A"/>
    <w:rsid w:val="004919C4"/>
    <w:rsid w:val="00491A26"/>
    <w:rsid w:val="00491A48"/>
    <w:rsid w:val="00491A9D"/>
    <w:rsid w:val="00491B19"/>
    <w:rsid w:val="00491B32"/>
    <w:rsid w:val="00491C19"/>
    <w:rsid w:val="00491C25"/>
    <w:rsid w:val="00491C64"/>
    <w:rsid w:val="00491CD3"/>
    <w:rsid w:val="00491D44"/>
    <w:rsid w:val="00491E82"/>
    <w:rsid w:val="00491EB5"/>
    <w:rsid w:val="00491F40"/>
    <w:rsid w:val="00491F4C"/>
    <w:rsid w:val="00491F65"/>
    <w:rsid w:val="00491FE5"/>
    <w:rsid w:val="00491FE6"/>
    <w:rsid w:val="00491FE8"/>
    <w:rsid w:val="00492038"/>
    <w:rsid w:val="00492086"/>
    <w:rsid w:val="00492124"/>
    <w:rsid w:val="0049212A"/>
    <w:rsid w:val="00492187"/>
    <w:rsid w:val="004921CA"/>
    <w:rsid w:val="004921F1"/>
    <w:rsid w:val="00492212"/>
    <w:rsid w:val="00492268"/>
    <w:rsid w:val="00492405"/>
    <w:rsid w:val="00492417"/>
    <w:rsid w:val="00492456"/>
    <w:rsid w:val="00492459"/>
    <w:rsid w:val="004924B7"/>
    <w:rsid w:val="004924ED"/>
    <w:rsid w:val="00492502"/>
    <w:rsid w:val="0049251E"/>
    <w:rsid w:val="00492555"/>
    <w:rsid w:val="004925D5"/>
    <w:rsid w:val="00492614"/>
    <w:rsid w:val="0049280F"/>
    <w:rsid w:val="00492847"/>
    <w:rsid w:val="00492892"/>
    <w:rsid w:val="004928E2"/>
    <w:rsid w:val="00492933"/>
    <w:rsid w:val="00492937"/>
    <w:rsid w:val="00492988"/>
    <w:rsid w:val="004929C8"/>
    <w:rsid w:val="004929E7"/>
    <w:rsid w:val="00492A5D"/>
    <w:rsid w:val="00492AAC"/>
    <w:rsid w:val="00492BF0"/>
    <w:rsid w:val="00492C44"/>
    <w:rsid w:val="00492C90"/>
    <w:rsid w:val="00492CC2"/>
    <w:rsid w:val="00492D34"/>
    <w:rsid w:val="00492D52"/>
    <w:rsid w:val="00492DAA"/>
    <w:rsid w:val="00492DBB"/>
    <w:rsid w:val="00492DED"/>
    <w:rsid w:val="00492F03"/>
    <w:rsid w:val="00492F2C"/>
    <w:rsid w:val="00492F41"/>
    <w:rsid w:val="00492FE9"/>
    <w:rsid w:val="0049303C"/>
    <w:rsid w:val="0049304A"/>
    <w:rsid w:val="004930B6"/>
    <w:rsid w:val="0049316C"/>
    <w:rsid w:val="004931A1"/>
    <w:rsid w:val="00493205"/>
    <w:rsid w:val="0049328E"/>
    <w:rsid w:val="00493356"/>
    <w:rsid w:val="00493372"/>
    <w:rsid w:val="004933C9"/>
    <w:rsid w:val="004933E2"/>
    <w:rsid w:val="00493431"/>
    <w:rsid w:val="00493477"/>
    <w:rsid w:val="004934A2"/>
    <w:rsid w:val="0049356F"/>
    <w:rsid w:val="004935A3"/>
    <w:rsid w:val="004935AB"/>
    <w:rsid w:val="004935D0"/>
    <w:rsid w:val="0049367E"/>
    <w:rsid w:val="004936B9"/>
    <w:rsid w:val="004936E7"/>
    <w:rsid w:val="00493711"/>
    <w:rsid w:val="0049388E"/>
    <w:rsid w:val="004938A2"/>
    <w:rsid w:val="004938B1"/>
    <w:rsid w:val="00493910"/>
    <w:rsid w:val="00493921"/>
    <w:rsid w:val="00493970"/>
    <w:rsid w:val="00493977"/>
    <w:rsid w:val="004939D2"/>
    <w:rsid w:val="004939E1"/>
    <w:rsid w:val="00493A0F"/>
    <w:rsid w:val="00493A61"/>
    <w:rsid w:val="00493B1D"/>
    <w:rsid w:val="00493B4E"/>
    <w:rsid w:val="00493C44"/>
    <w:rsid w:val="00493CEB"/>
    <w:rsid w:val="00493CFB"/>
    <w:rsid w:val="00493DE3"/>
    <w:rsid w:val="00493DF3"/>
    <w:rsid w:val="00493E4A"/>
    <w:rsid w:val="00493E96"/>
    <w:rsid w:val="00493F47"/>
    <w:rsid w:val="00493F69"/>
    <w:rsid w:val="00493F71"/>
    <w:rsid w:val="00493F95"/>
    <w:rsid w:val="00493FD5"/>
    <w:rsid w:val="00494052"/>
    <w:rsid w:val="00494099"/>
    <w:rsid w:val="0049409C"/>
    <w:rsid w:val="004941DF"/>
    <w:rsid w:val="004942B6"/>
    <w:rsid w:val="0049430B"/>
    <w:rsid w:val="004944A2"/>
    <w:rsid w:val="00494549"/>
    <w:rsid w:val="0049454C"/>
    <w:rsid w:val="00494560"/>
    <w:rsid w:val="0049459E"/>
    <w:rsid w:val="004945AF"/>
    <w:rsid w:val="004945D5"/>
    <w:rsid w:val="004945E3"/>
    <w:rsid w:val="0049466A"/>
    <w:rsid w:val="00494684"/>
    <w:rsid w:val="004946E1"/>
    <w:rsid w:val="0049472A"/>
    <w:rsid w:val="0049483C"/>
    <w:rsid w:val="00494866"/>
    <w:rsid w:val="004948D3"/>
    <w:rsid w:val="00494975"/>
    <w:rsid w:val="00494A2F"/>
    <w:rsid w:val="00494B1A"/>
    <w:rsid w:val="00494BC1"/>
    <w:rsid w:val="00494BF2"/>
    <w:rsid w:val="00494C56"/>
    <w:rsid w:val="00494D0D"/>
    <w:rsid w:val="00494D8F"/>
    <w:rsid w:val="00494D9B"/>
    <w:rsid w:val="00494DE8"/>
    <w:rsid w:val="00494E98"/>
    <w:rsid w:val="00494F72"/>
    <w:rsid w:val="0049512E"/>
    <w:rsid w:val="00495223"/>
    <w:rsid w:val="00495272"/>
    <w:rsid w:val="0049527A"/>
    <w:rsid w:val="0049548B"/>
    <w:rsid w:val="004954CA"/>
    <w:rsid w:val="0049552F"/>
    <w:rsid w:val="004955E0"/>
    <w:rsid w:val="00495661"/>
    <w:rsid w:val="0049569C"/>
    <w:rsid w:val="004956E4"/>
    <w:rsid w:val="004956F4"/>
    <w:rsid w:val="0049575E"/>
    <w:rsid w:val="0049576D"/>
    <w:rsid w:val="0049578B"/>
    <w:rsid w:val="004957A0"/>
    <w:rsid w:val="004957FA"/>
    <w:rsid w:val="0049580E"/>
    <w:rsid w:val="0049585D"/>
    <w:rsid w:val="0049588E"/>
    <w:rsid w:val="004958E0"/>
    <w:rsid w:val="0049597A"/>
    <w:rsid w:val="00495A3A"/>
    <w:rsid w:val="00495A67"/>
    <w:rsid w:val="00495A86"/>
    <w:rsid w:val="00495A93"/>
    <w:rsid w:val="00495BC0"/>
    <w:rsid w:val="00495CA1"/>
    <w:rsid w:val="00495CDE"/>
    <w:rsid w:val="00495CE7"/>
    <w:rsid w:val="00495EEA"/>
    <w:rsid w:val="00495F7A"/>
    <w:rsid w:val="00495F9C"/>
    <w:rsid w:val="00495FBD"/>
    <w:rsid w:val="0049610B"/>
    <w:rsid w:val="00496155"/>
    <w:rsid w:val="00496196"/>
    <w:rsid w:val="004961C9"/>
    <w:rsid w:val="004961E3"/>
    <w:rsid w:val="0049627F"/>
    <w:rsid w:val="00496296"/>
    <w:rsid w:val="004962E1"/>
    <w:rsid w:val="004963D3"/>
    <w:rsid w:val="0049641B"/>
    <w:rsid w:val="004964BB"/>
    <w:rsid w:val="00496604"/>
    <w:rsid w:val="0049668A"/>
    <w:rsid w:val="004966DE"/>
    <w:rsid w:val="00496784"/>
    <w:rsid w:val="00496816"/>
    <w:rsid w:val="00496858"/>
    <w:rsid w:val="004969EE"/>
    <w:rsid w:val="004969FB"/>
    <w:rsid w:val="00496A7A"/>
    <w:rsid w:val="00496AB2"/>
    <w:rsid w:val="00496B4C"/>
    <w:rsid w:val="00496BA2"/>
    <w:rsid w:val="00496C20"/>
    <w:rsid w:val="00496C43"/>
    <w:rsid w:val="00496CF1"/>
    <w:rsid w:val="00496D13"/>
    <w:rsid w:val="00496D3C"/>
    <w:rsid w:val="00496DBC"/>
    <w:rsid w:val="00496DBD"/>
    <w:rsid w:val="00496DD7"/>
    <w:rsid w:val="00496EC4"/>
    <w:rsid w:val="00496EC6"/>
    <w:rsid w:val="00496EF3"/>
    <w:rsid w:val="00496EF4"/>
    <w:rsid w:val="00496F17"/>
    <w:rsid w:val="00496F29"/>
    <w:rsid w:val="00497035"/>
    <w:rsid w:val="0049704B"/>
    <w:rsid w:val="0049705C"/>
    <w:rsid w:val="00497070"/>
    <w:rsid w:val="004970B9"/>
    <w:rsid w:val="004970C3"/>
    <w:rsid w:val="00497199"/>
    <w:rsid w:val="004971CB"/>
    <w:rsid w:val="00497230"/>
    <w:rsid w:val="0049727E"/>
    <w:rsid w:val="004972F3"/>
    <w:rsid w:val="00497540"/>
    <w:rsid w:val="004975B2"/>
    <w:rsid w:val="004975D8"/>
    <w:rsid w:val="0049767B"/>
    <w:rsid w:val="00497824"/>
    <w:rsid w:val="00497931"/>
    <w:rsid w:val="004979AF"/>
    <w:rsid w:val="00497A33"/>
    <w:rsid w:val="00497A35"/>
    <w:rsid w:val="00497AC7"/>
    <w:rsid w:val="00497B59"/>
    <w:rsid w:val="00497B7C"/>
    <w:rsid w:val="00497B9B"/>
    <w:rsid w:val="00497BC5"/>
    <w:rsid w:val="00497BFB"/>
    <w:rsid w:val="00497BFC"/>
    <w:rsid w:val="00497DF3"/>
    <w:rsid w:val="00497EE5"/>
    <w:rsid w:val="00497F30"/>
    <w:rsid w:val="00497F41"/>
    <w:rsid w:val="00497F4A"/>
    <w:rsid w:val="004A00A2"/>
    <w:rsid w:val="004A00A4"/>
    <w:rsid w:val="004A00CA"/>
    <w:rsid w:val="004A010D"/>
    <w:rsid w:val="004A0139"/>
    <w:rsid w:val="004A027C"/>
    <w:rsid w:val="004A029A"/>
    <w:rsid w:val="004A030F"/>
    <w:rsid w:val="004A0326"/>
    <w:rsid w:val="004A03A9"/>
    <w:rsid w:val="004A0447"/>
    <w:rsid w:val="004A046E"/>
    <w:rsid w:val="004A047D"/>
    <w:rsid w:val="004A0755"/>
    <w:rsid w:val="004A0764"/>
    <w:rsid w:val="004A07AC"/>
    <w:rsid w:val="004A07B5"/>
    <w:rsid w:val="004A07EA"/>
    <w:rsid w:val="004A0837"/>
    <w:rsid w:val="004A08E8"/>
    <w:rsid w:val="004A0927"/>
    <w:rsid w:val="004A094C"/>
    <w:rsid w:val="004A0B50"/>
    <w:rsid w:val="004A0B54"/>
    <w:rsid w:val="004A0B99"/>
    <w:rsid w:val="004A0C36"/>
    <w:rsid w:val="004A0C3B"/>
    <w:rsid w:val="004A0D4B"/>
    <w:rsid w:val="004A0D77"/>
    <w:rsid w:val="004A0DAF"/>
    <w:rsid w:val="004A0DFE"/>
    <w:rsid w:val="004A0E12"/>
    <w:rsid w:val="004A0E1D"/>
    <w:rsid w:val="004A0F12"/>
    <w:rsid w:val="004A0F5B"/>
    <w:rsid w:val="004A0FDF"/>
    <w:rsid w:val="004A1063"/>
    <w:rsid w:val="004A10D9"/>
    <w:rsid w:val="004A112B"/>
    <w:rsid w:val="004A11A0"/>
    <w:rsid w:val="004A12DA"/>
    <w:rsid w:val="004A1339"/>
    <w:rsid w:val="004A141D"/>
    <w:rsid w:val="004A1467"/>
    <w:rsid w:val="004A1483"/>
    <w:rsid w:val="004A163F"/>
    <w:rsid w:val="004A1703"/>
    <w:rsid w:val="004A17DE"/>
    <w:rsid w:val="004A17FB"/>
    <w:rsid w:val="004A183D"/>
    <w:rsid w:val="004A1882"/>
    <w:rsid w:val="004A199A"/>
    <w:rsid w:val="004A19C7"/>
    <w:rsid w:val="004A1A4A"/>
    <w:rsid w:val="004A1AFC"/>
    <w:rsid w:val="004A1B13"/>
    <w:rsid w:val="004A1BF7"/>
    <w:rsid w:val="004A1D0D"/>
    <w:rsid w:val="004A1D27"/>
    <w:rsid w:val="004A1D91"/>
    <w:rsid w:val="004A1D96"/>
    <w:rsid w:val="004A1DAA"/>
    <w:rsid w:val="004A1DE5"/>
    <w:rsid w:val="004A1EE1"/>
    <w:rsid w:val="004A1F0F"/>
    <w:rsid w:val="004A1FA3"/>
    <w:rsid w:val="004A1FD4"/>
    <w:rsid w:val="004A2016"/>
    <w:rsid w:val="004A208A"/>
    <w:rsid w:val="004A21BD"/>
    <w:rsid w:val="004A2239"/>
    <w:rsid w:val="004A22E3"/>
    <w:rsid w:val="004A2318"/>
    <w:rsid w:val="004A2470"/>
    <w:rsid w:val="004A247F"/>
    <w:rsid w:val="004A254D"/>
    <w:rsid w:val="004A2566"/>
    <w:rsid w:val="004A257B"/>
    <w:rsid w:val="004A2603"/>
    <w:rsid w:val="004A2646"/>
    <w:rsid w:val="004A26D2"/>
    <w:rsid w:val="004A274F"/>
    <w:rsid w:val="004A27C8"/>
    <w:rsid w:val="004A27E3"/>
    <w:rsid w:val="004A28F4"/>
    <w:rsid w:val="004A28F5"/>
    <w:rsid w:val="004A296B"/>
    <w:rsid w:val="004A2973"/>
    <w:rsid w:val="004A2976"/>
    <w:rsid w:val="004A2A2D"/>
    <w:rsid w:val="004A2BBB"/>
    <w:rsid w:val="004A2BC3"/>
    <w:rsid w:val="004A2BEC"/>
    <w:rsid w:val="004A2C29"/>
    <w:rsid w:val="004A2C5D"/>
    <w:rsid w:val="004A2DFC"/>
    <w:rsid w:val="004A2E68"/>
    <w:rsid w:val="004A2E6A"/>
    <w:rsid w:val="004A2E89"/>
    <w:rsid w:val="004A2EA2"/>
    <w:rsid w:val="004A3021"/>
    <w:rsid w:val="004A304A"/>
    <w:rsid w:val="004A3052"/>
    <w:rsid w:val="004A313A"/>
    <w:rsid w:val="004A31A1"/>
    <w:rsid w:val="004A3235"/>
    <w:rsid w:val="004A3236"/>
    <w:rsid w:val="004A32AA"/>
    <w:rsid w:val="004A32FA"/>
    <w:rsid w:val="004A3300"/>
    <w:rsid w:val="004A3303"/>
    <w:rsid w:val="004A33CC"/>
    <w:rsid w:val="004A357E"/>
    <w:rsid w:val="004A360A"/>
    <w:rsid w:val="004A366F"/>
    <w:rsid w:val="004A3777"/>
    <w:rsid w:val="004A37A3"/>
    <w:rsid w:val="004A380C"/>
    <w:rsid w:val="004A388F"/>
    <w:rsid w:val="004A3941"/>
    <w:rsid w:val="004A394D"/>
    <w:rsid w:val="004A399D"/>
    <w:rsid w:val="004A3A8F"/>
    <w:rsid w:val="004A3BF3"/>
    <w:rsid w:val="004A3BFE"/>
    <w:rsid w:val="004A3C31"/>
    <w:rsid w:val="004A3C37"/>
    <w:rsid w:val="004A3DE3"/>
    <w:rsid w:val="004A3E3E"/>
    <w:rsid w:val="004A3EB1"/>
    <w:rsid w:val="004A3F48"/>
    <w:rsid w:val="004A3F91"/>
    <w:rsid w:val="004A3FEB"/>
    <w:rsid w:val="004A3FFA"/>
    <w:rsid w:val="004A4044"/>
    <w:rsid w:val="004A40B1"/>
    <w:rsid w:val="004A4119"/>
    <w:rsid w:val="004A414F"/>
    <w:rsid w:val="004A42C6"/>
    <w:rsid w:val="004A430B"/>
    <w:rsid w:val="004A430E"/>
    <w:rsid w:val="004A4329"/>
    <w:rsid w:val="004A4405"/>
    <w:rsid w:val="004A441A"/>
    <w:rsid w:val="004A442F"/>
    <w:rsid w:val="004A4455"/>
    <w:rsid w:val="004A44CC"/>
    <w:rsid w:val="004A45A0"/>
    <w:rsid w:val="004A46D5"/>
    <w:rsid w:val="004A4747"/>
    <w:rsid w:val="004A47FA"/>
    <w:rsid w:val="004A47FC"/>
    <w:rsid w:val="004A4952"/>
    <w:rsid w:val="004A499E"/>
    <w:rsid w:val="004A4AB2"/>
    <w:rsid w:val="004A4B9E"/>
    <w:rsid w:val="004A4C3C"/>
    <w:rsid w:val="004A4EEC"/>
    <w:rsid w:val="004A4F23"/>
    <w:rsid w:val="004A4F5A"/>
    <w:rsid w:val="004A4F67"/>
    <w:rsid w:val="004A4FAC"/>
    <w:rsid w:val="004A4FC3"/>
    <w:rsid w:val="004A50BA"/>
    <w:rsid w:val="004A5246"/>
    <w:rsid w:val="004A52F4"/>
    <w:rsid w:val="004A533F"/>
    <w:rsid w:val="004A5342"/>
    <w:rsid w:val="004A5344"/>
    <w:rsid w:val="004A5368"/>
    <w:rsid w:val="004A53EB"/>
    <w:rsid w:val="004A53F5"/>
    <w:rsid w:val="004A55E5"/>
    <w:rsid w:val="004A55EE"/>
    <w:rsid w:val="004A5722"/>
    <w:rsid w:val="004A572B"/>
    <w:rsid w:val="004A5740"/>
    <w:rsid w:val="004A57B5"/>
    <w:rsid w:val="004A5801"/>
    <w:rsid w:val="004A5827"/>
    <w:rsid w:val="004A583A"/>
    <w:rsid w:val="004A5853"/>
    <w:rsid w:val="004A587F"/>
    <w:rsid w:val="004A5A0B"/>
    <w:rsid w:val="004A5AE3"/>
    <w:rsid w:val="004A5B2F"/>
    <w:rsid w:val="004A5B86"/>
    <w:rsid w:val="004A5C8F"/>
    <w:rsid w:val="004A5D97"/>
    <w:rsid w:val="004A5DD7"/>
    <w:rsid w:val="004A5E86"/>
    <w:rsid w:val="004A5E8D"/>
    <w:rsid w:val="004A5EB5"/>
    <w:rsid w:val="004A5EDA"/>
    <w:rsid w:val="004A5FBA"/>
    <w:rsid w:val="004A5FBB"/>
    <w:rsid w:val="004A5FE0"/>
    <w:rsid w:val="004A600B"/>
    <w:rsid w:val="004A6042"/>
    <w:rsid w:val="004A608A"/>
    <w:rsid w:val="004A6099"/>
    <w:rsid w:val="004A620A"/>
    <w:rsid w:val="004A624F"/>
    <w:rsid w:val="004A6253"/>
    <w:rsid w:val="004A62A8"/>
    <w:rsid w:val="004A635F"/>
    <w:rsid w:val="004A6363"/>
    <w:rsid w:val="004A6400"/>
    <w:rsid w:val="004A6405"/>
    <w:rsid w:val="004A6444"/>
    <w:rsid w:val="004A6516"/>
    <w:rsid w:val="004A65E9"/>
    <w:rsid w:val="004A665E"/>
    <w:rsid w:val="004A66CF"/>
    <w:rsid w:val="004A6753"/>
    <w:rsid w:val="004A6758"/>
    <w:rsid w:val="004A679D"/>
    <w:rsid w:val="004A67B7"/>
    <w:rsid w:val="004A6803"/>
    <w:rsid w:val="004A6868"/>
    <w:rsid w:val="004A68E4"/>
    <w:rsid w:val="004A6971"/>
    <w:rsid w:val="004A6B79"/>
    <w:rsid w:val="004A6C0E"/>
    <w:rsid w:val="004A6C24"/>
    <w:rsid w:val="004A6C49"/>
    <w:rsid w:val="004A6C55"/>
    <w:rsid w:val="004A6CE0"/>
    <w:rsid w:val="004A6D25"/>
    <w:rsid w:val="004A6D5B"/>
    <w:rsid w:val="004A6DF2"/>
    <w:rsid w:val="004A6DFB"/>
    <w:rsid w:val="004A6E24"/>
    <w:rsid w:val="004A6E2A"/>
    <w:rsid w:val="004A6EBC"/>
    <w:rsid w:val="004A6ECE"/>
    <w:rsid w:val="004A6FD8"/>
    <w:rsid w:val="004A6FF9"/>
    <w:rsid w:val="004A7025"/>
    <w:rsid w:val="004A7109"/>
    <w:rsid w:val="004A7165"/>
    <w:rsid w:val="004A71E3"/>
    <w:rsid w:val="004A72D9"/>
    <w:rsid w:val="004A7377"/>
    <w:rsid w:val="004A73B8"/>
    <w:rsid w:val="004A73BA"/>
    <w:rsid w:val="004A73F1"/>
    <w:rsid w:val="004A74F5"/>
    <w:rsid w:val="004A7531"/>
    <w:rsid w:val="004A75BB"/>
    <w:rsid w:val="004A7670"/>
    <w:rsid w:val="004A7672"/>
    <w:rsid w:val="004A774D"/>
    <w:rsid w:val="004A775F"/>
    <w:rsid w:val="004A7829"/>
    <w:rsid w:val="004A7948"/>
    <w:rsid w:val="004A7984"/>
    <w:rsid w:val="004A79E4"/>
    <w:rsid w:val="004A7B86"/>
    <w:rsid w:val="004A7C9C"/>
    <w:rsid w:val="004A7CD0"/>
    <w:rsid w:val="004A7CD1"/>
    <w:rsid w:val="004A7EE6"/>
    <w:rsid w:val="004A7F15"/>
    <w:rsid w:val="004A7F2A"/>
    <w:rsid w:val="004A7FCA"/>
    <w:rsid w:val="004A7FEE"/>
    <w:rsid w:val="004B0005"/>
    <w:rsid w:val="004B004F"/>
    <w:rsid w:val="004B011F"/>
    <w:rsid w:val="004B025A"/>
    <w:rsid w:val="004B0280"/>
    <w:rsid w:val="004B0328"/>
    <w:rsid w:val="004B034A"/>
    <w:rsid w:val="004B0358"/>
    <w:rsid w:val="004B0437"/>
    <w:rsid w:val="004B045E"/>
    <w:rsid w:val="004B04D4"/>
    <w:rsid w:val="004B04EF"/>
    <w:rsid w:val="004B0501"/>
    <w:rsid w:val="004B0593"/>
    <w:rsid w:val="004B05F1"/>
    <w:rsid w:val="004B062D"/>
    <w:rsid w:val="004B079C"/>
    <w:rsid w:val="004B07BD"/>
    <w:rsid w:val="004B0B0E"/>
    <w:rsid w:val="004B0B50"/>
    <w:rsid w:val="004B0B7F"/>
    <w:rsid w:val="004B0B95"/>
    <w:rsid w:val="004B0C78"/>
    <w:rsid w:val="004B0CFC"/>
    <w:rsid w:val="004B0DA7"/>
    <w:rsid w:val="004B0DC3"/>
    <w:rsid w:val="004B0E13"/>
    <w:rsid w:val="004B0E7A"/>
    <w:rsid w:val="004B1029"/>
    <w:rsid w:val="004B1343"/>
    <w:rsid w:val="004B1443"/>
    <w:rsid w:val="004B14C8"/>
    <w:rsid w:val="004B150E"/>
    <w:rsid w:val="004B1514"/>
    <w:rsid w:val="004B1661"/>
    <w:rsid w:val="004B16FD"/>
    <w:rsid w:val="004B187E"/>
    <w:rsid w:val="004B191A"/>
    <w:rsid w:val="004B196E"/>
    <w:rsid w:val="004B1972"/>
    <w:rsid w:val="004B19B1"/>
    <w:rsid w:val="004B19F6"/>
    <w:rsid w:val="004B1BC6"/>
    <w:rsid w:val="004B1C8A"/>
    <w:rsid w:val="004B1D8A"/>
    <w:rsid w:val="004B1EC9"/>
    <w:rsid w:val="004B1EEC"/>
    <w:rsid w:val="004B1F02"/>
    <w:rsid w:val="004B1F0C"/>
    <w:rsid w:val="004B1F46"/>
    <w:rsid w:val="004B1FD1"/>
    <w:rsid w:val="004B1FE8"/>
    <w:rsid w:val="004B2145"/>
    <w:rsid w:val="004B21A5"/>
    <w:rsid w:val="004B21AD"/>
    <w:rsid w:val="004B2268"/>
    <w:rsid w:val="004B2284"/>
    <w:rsid w:val="004B232C"/>
    <w:rsid w:val="004B23D6"/>
    <w:rsid w:val="004B23EF"/>
    <w:rsid w:val="004B24C4"/>
    <w:rsid w:val="004B2525"/>
    <w:rsid w:val="004B25E4"/>
    <w:rsid w:val="004B25EB"/>
    <w:rsid w:val="004B264F"/>
    <w:rsid w:val="004B269D"/>
    <w:rsid w:val="004B26C1"/>
    <w:rsid w:val="004B26CF"/>
    <w:rsid w:val="004B2700"/>
    <w:rsid w:val="004B275D"/>
    <w:rsid w:val="004B2781"/>
    <w:rsid w:val="004B27AA"/>
    <w:rsid w:val="004B2887"/>
    <w:rsid w:val="004B2999"/>
    <w:rsid w:val="004B29EE"/>
    <w:rsid w:val="004B29EF"/>
    <w:rsid w:val="004B2B1B"/>
    <w:rsid w:val="004B2BAE"/>
    <w:rsid w:val="004B2BE3"/>
    <w:rsid w:val="004B2C42"/>
    <w:rsid w:val="004B2C56"/>
    <w:rsid w:val="004B2CB4"/>
    <w:rsid w:val="004B2CE4"/>
    <w:rsid w:val="004B2D11"/>
    <w:rsid w:val="004B2FD8"/>
    <w:rsid w:val="004B307E"/>
    <w:rsid w:val="004B30DE"/>
    <w:rsid w:val="004B31BB"/>
    <w:rsid w:val="004B31DF"/>
    <w:rsid w:val="004B3200"/>
    <w:rsid w:val="004B3219"/>
    <w:rsid w:val="004B3261"/>
    <w:rsid w:val="004B32B3"/>
    <w:rsid w:val="004B3354"/>
    <w:rsid w:val="004B33DC"/>
    <w:rsid w:val="004B33DD"/>
    <w:rsid w:val="004B33FF"/>
    <w:rsid w:val="004B3436"/>
    <w:rsid w:val="004B3511"/>
    <w:rsid w:val="004B35C4"/>
    <w:rsid w:val="004B3675"/>
    <w:rsid w:val="004B36E8"/>
    <w:rsid w:val="004B3765"/>
    <w:rsid w:val="004B37B0"/>
    <w:rsid w:val="004B37BB"/>
    <w:rsid w:val="004B3852"/>
    <w:rsid w:val="004B38B1"/>
    <w:rsid w:val="004B394A"/>
    <w:rsid w:val="004B3968"/>
    <w:rsid w:val="004B3A4B"/>
    <w:rsid w:val="004B3A61"/>
    <w:rsid w:val="004B3A6C"/>
    <w:rsid w:val="004B3A74"/>
    <w:rsid w:val="004B3AAF"/>
    <w:rsid w:val="004B3AED"/>
    <w:rsid w:val="004B3AF6"/>
    <w:rsid w:val="004B3CB0"/>
    <w:rsid w:val="004B3D10"/>
    <w:rsid w:val="004B3D1B"/>
    <w:rsid w:val="004B3D44"/>
    <w:rsid w:val="004B3DB4"/>
    <w:rsid w:val="004B3EB5"/>
    <w:rsid w:val="004B3EF7"/>
    <w:rsid w:val="004B3FFD"/>
    <w:rsid w:val="004B400B"/>
    <w:rsid w:val="004B403C"/>
    <w:rsid w:val="004B406A"/>
    <w:rsid w:val="004B41CD"/>
    <w:rsid w:val="004B42F0"/>
    <w:rsid w:val="004B434B"/>
    <w:rsid w:val="004B437D"/>
    <w:rsid w:val="004B4489"/>
    <w:rsid w:val="004B44EB"/>
    <w:rsid w:val="004B45B0"/>
    <w:rsid w:val="004B45BA"/>
    <w:rsid w:val="004B461A"/>
    <w:rsid w:val="004B4696"/>
    <w:rsid w:val="004B47F7"/>
    <w:rsid w:val="004B4802"/>
    <w:rsid w:val="004B483A"/>
    <w:rsid w:val="004B4927"/>
    <w:rsid w:val="004B4959"/>
    <w:rsid w:val="004B4973"/>
    <w:rsid w:val="004B49C9"/>
    <w:rsid w:val="004B4A44"/>
    <w:rsid w:val="004B4B2A"/>
    <w:rsid w:val="004B4C5C"/>
    <w:rsid w:val="004B4CF2"/>
    <w:rsid w:val="004B4D19"/>
    <w:rsid w:val="004B4E0B"/>
    <w:rsid w:val="004B4E8C"/>
    <w:rsid w:val="004B4EA9"/>
    <w:rsid w:val="004B5019"/>
    <w:rsid w:val="004B5035"/>
    <w:rsid w:val="004B5163"/>
    <w:rsid w:val="004B51F6"/>
    <w:rsid w:val="004B5221"/>
    <w:rsid w:val="004B522A"/>
    <w:rsid w:val="004B5265"/>
    <w:rsid w:val="004B5397"/>
    <w:rsid w:val="004B544C"/>
    <w:rsid w:val="004B548D"/>
    <w:rsid w:val="004B549E"/>
    <w:rsid w:val="004B5523"/>
    <w:rsid w:val="004B552D"/>
    <w:rsid w:val="004B5582"/>
    <w:rsid w:val="004B55C7"/>
    <w:rsid w:val="004B5611"/>
    <w:rsid w:val="004B565F"/>
    <w:rsid w:val="004B5679"/>
    <w:rsid w:val="004B56B0"/>
    <w:rsid w:val="004B5713"/>
    <w:rsid w:val="004B5786"/>
    <w:rsid w:val="004B579A"/>
    <w:rsid w:val="004B57F9"/>
    <w:rsid w:val="004B582B"/>
    <w:rsid w:val="004B5925"/>
    <w:rsid w:val="004B595B"/>
    <w:rsid w:val="004B5AC0"/>
    <w:rsid w:val="004B5B7F"/>
    <w:rsid w:val="004B5B9A"/>
    <w:rsid w:val="004B5C57"/>
    <w:rsid w:val="004B5C5A"/>
    <w:rsid w:val="004B5C64"/>
    <w:rsid w:val="004B5C7E"/>
    <w:rsid w:val="004B5CDB"/>
    <w:rsid w:val="004B5D54"/>
    <w:rsid w:val="004B5DBB"/>
    <w:rsid w:val="004B5E6E"/>
    <w:rsid w:val="004B5E8F"/>
    <w:rsid w:val="004B5ED6"/>
    <w:rsid w:val="004B5EF1"/>
    <w:rsid w:val="004B5F27"/>
    <w:rsid w:val="004B5F56"/>
    <w:rsid w:val="004B5FA7"/>
    <w:rsid w:val="004B5FAE"/>
    <w:rsid w:val="004B6071"/>
    <w:rsid w:val="004B609B"/>
    <w:rsid w:val="004B611D"/>
    <w:rsid w:val="004B611F"/>
    <w:rsid w:val="004B61D8"/>
    <w:rsid w:val="004B625C"/>
    <w:rsid w:val="004B6272"/>
    <w:rsid w:val="004B630D"/>
    <w:rsid w:val="004B6470"/>
    <w:rsid w:val="004B648C"/>
    <w:rsid w:val="004B6520"/>
    <w:rsid w:val="004B654A"/>
    <w:rsid w:val="004B6607"/>
    <w:rsid w:val="004B6626"/>
    <w:rsid w:val="004B662C"/>
    <w:rsid w:val="004B6662"/>
    <w:rsid w:val="004B67A2"/>
    <w:rsid w:val="004B67E0"/>
    <w:rsid w:val="004B6912"/>
    <w:rsid w:val="004B6B3E"/>
    <w:rsid w:val="004B6CA8"/>
    <w:rsid w:val="004B6E1B"/>
    <w:rsid w:val="004B715E"/>
    <w:rsid w:val="004B7173"/>
    <w:rsid w:val="004B718A"/>
    <w:rsid w:val="004B71F4"/>
    <w:rsid w:val="004B7246"/>
    <w:rsid w:val="004B7270"/>
    <w:rsid w:val="004B728B"/>
    <w:rsid w:val="004B72B5"/>
    <w:rsid w:val="004B72FC"/>
    <w:rsid w:val="004B73FE"/>
    <w:rsid w:val="004B7489"/>
    <w:rsid w:val="004B74E1"/>
    <w:rsid w:val="004B7567"/>
    <w:rsid w:val="004B75FD"/>
    <w:rsid w:val="004B7720"/>
    <w:rsid w:val="004B7772"/>
    <w:rsid w:val="004B7782"/>
    <w:rsid w:val="004B779D"/>
    <w:rsid w:val="004B77E9"/>
    <w:rsid w:val="004B7960"/>
    <w:rsid w:val="004B7A15"/>
    <w:rsid w:val="004B7B06"/>
    <w:rsid w:val="004B7B0F"/>
    <w:rsid w:val="004B7B45"/>
    <w:rsid w:val="004B7C47"/>
    <w:rsid w:val="004B7C61"/>
    <w:rsid w:val="004B7C84"/>
    <w:rsid w:val="004B7CE8"/>
    <w:rsid w:val="004B7D19"/>
    <w:rsid w:val="004B7D85"/>
    <w:rsid w:val="004B7D89"/>
    <w:rsid w:val="004B7DF1"/>
    <w:rsid w:val="004B7F4F"/>
    <w:rsid w:val="004B7FB8"/>
    <w:rsid w:val="004B7FEC"/>
    <w:rsid w:val="004C004B"/>
    <w:rsid w:val="004C0083"/>
    <w:rsid w:val="004C0236"/>
    <w:rsid w:val="004C02E8"/>
    <w:rsid w:val="004C031C"/>
    <w:rsid w:val="004C0374"/>
    <w:rsid w:val="004C043C"/>
    <w:rsid w:val="004C0456"/>
    <w:rsid w:val="004C04DC"/>
    <w:rsid w:val="004C054D"/>
    <w:rsid w:val="004C058A"/>
    <w:rsid w:val="004C0686"/>
    <w:rsid w:val="004C06DA"/>
    <w:rsid w:val="004C0727"/>
    <w:rsid w:val="004C0795"/>
    <w:rsid w:val="004C07CE"/>
    <w:rsid w:val="004C07D2"/>
    <w:rsid w:val="004C081A"/>
    <w:rsid w:val="004C092E"/>
    <w:rsid w:val="004C099F"/>
    <w:rsid w:val="004C09C6"/>
    <w:rsid w:val="004C09F0"/>
    <w:rsid w:val="004C0A42"/>
    <w:rsid w:val="004C0AB9"/>
    <w:rsid w:val="004C0BCF"/>
    <w:rsid w:val="004C0C4B"/>
    <w:rsid w:val="004C0C6C"/>
    <w:rsid w:val="004C0DDC"/>
    <w:rsid w:val="004C0E1D"/>
    <w:rsid w:val="004C0E67"/>
    <w:rsid w:val="004C0EBD"/>
    <w:rsid w:val="004C0EE1"/>
    <w:rsid w:val="004C0F35"/>
    <w:rsid w:val="004C0F8C"/>
    <w:rsid w:val="004C1115"/>
    <w:rsid w:val="004C117B"/>
    <w:rsid w:val="004C11E5"/>
    <w:rsid w:val="004C1217"/>
    <w:rsid w:val="004C1254"/>
    <w:rsid w:val="004C125B"/>
    <w:rsid w:val="004C12A3"/>
    <w:rsid w:val="004C12F1"/>
    <w:rsid w:val="004C1384"/>
    <w:rsid w:val="004C13EA"/>
    <w:rsid w:val="004C1437"/>
    <w:rsid w:val="004C145A"/>
    <w:rsid w:val="004C1493"/>
    <w:rsid w:val="004C153B"/>
    <w:rsid w:val="004C153C"/>
    <w:rsid w:val="004C1574"/>
    <w:rsid w:val="004C1596"/>
    <w:rsid w:val="004C160D"/>
    <w:rsid w:val="004C1680"/>
    <w:rsid w:val="004C16B6"/>
    <w:rsid w:val="004C1714"/>
    <w:rsid w:val="004C178A"/>
    <w:rsid w:val="004C17C1"/>
    <w:rsid w:val="004C1885"/>
    <w:rsid w:val="004C18C3"/>
    <w:rsid w:val="004C1907"/>
    <w:rsid w:val="004C190E"/>
    <w:rsid w:val="004C195A"/>
    <w:rsid w:val="004C1A3E"/>
    <w:rsid w:val="004C1A61"/>
    <w:rsid w:val="004C1A99"/>
    <w:rsid w:val="004C1B46"/>
    <w:rsid w:val="004C1D33"/>
    <w:rsid w:val="004C1E5E"/>
    <w:rsid w:val="004C1EC2"/>
    <w:rsid w:val="004C1EE7"/>
    <w:rsid w:val="004C1EF9"/>
    <w:rsid w:val="004C1F2A"/>
    <w:rsid w:val="004C1F37"/>
    <w:rsid w:val="004C1F51"/>
    <w:rsid w:val="004C1F62"/>
    <w:rsid w:val="004C1F7C"/>
    <w:rsid w:val="004C1F83"/>
    <w:rsid w:val="004C2054"/>
    <w:rsid w:val="004C214F"/>
    <w:rsid w:val="004C2250"/>
    <w:rsid w:val="004C2480"/>
    <w:rsid w:val="004C2494"/>
    <w:rsid w:val="004C24C1"/>
    <w:rsid w:val="004C26C2"/>
    <w:rsid w:val="004C26DA"/>
    <w:rsid w:val="004C2714"/>
    <w:rsid w:val="004C27A0"/>
    <w:rsid w:val="004C27EF"/>
    <w:rsid w:val="004C2967"/>
    <w:rsid w:val="004C29AF"/>
    <w:rsid w:val="004C29BB"/>
    <w:rsid w:val="004C29CE"/>
    <w:rsid w:val="004C2A30"/>
    <w:rsid w:val="004C2A5F"/>
    <w:rsid w:val="004C2A82"/>
    <w:rsid w:val="004C2CF1"/>
    <w:rsid w:val="004C2DA6"/>
    <w:rsid w:val="004C2E03"/>
    <w:rsid w:val="004C2F88"/>
    <w:rsid w:val="004C3086"/>
    <w:rsid w:val="004C309D"/>
    <w:rsid w:val="004C30D1"/>
    <w:rsid w:val="004C30F0"/>
    <w:rsid w:val="004C30FB"/>
    <w:rsid w:val="004C3184"/>
    <w:rsid w:val="004C3188"/>
    <w:rsid w:val="004C31D7"/>
    <w:rsid w:val="004C31F3"/>
    <w:rsid w:val="004C32E5"/>
    <w:rsid w:val="004C32EB"/>
    <w:rsid w:val="004C3375"/>
    <w:rsid w:val="004C33C3"/>
    <w:rsid w:val="004C33F0"/>
    <w:rsid w:val="004C34D4"/>
    <w:rsid w:val="004C353B"/>
    <w:rsid w:val="004C3634"/>
    <w:rsid w:val="004C37DF"/>
    <w:rsid w:val="004C38A1"/>
    <w:rsid w:val="004C38F7"/>
    <w:rsid w:val="004C3930"/>
    <w:rsid w:val="004C399E"/>
    <w:rsid w:val="004C3B63"/>
    <w:rsid w:val="004C3BEF"/>
    <w:rsid w:val="004C3E21"/>
    <w:rsid w:val="004C3E9F"/>
    <w:rsid w:val="004C3F45"/>
    <w:rsid w:val="004C4052"/>
    <w:rsid w:val="004C4117"/>
    <w:rsid w:val="004C41AA"/>
    <w:rsid w:val="004C429B"/>
    <w:rsid w:val="004C42B8"/>
    <w:rsid w:val="004C42C8"/>
    <w:rsid w:val="004C440B"/>
    <w:rsid w:val="004C440D"/>
    <w:rsid w:val="004C443E"/>
    <w:rsid w:val="004C444C"/>
    <w:rsid w:val="004C4457"/>
    <w:rsid w:val="004C449C"/>
    <w:rsid w:val="004C44C9"/>
    <w:rsid w:val="004C45A7"/>
    <w:rsid w:val="004C4662"/>
    <w:rsid w:val="004C469D"/>
    <w:rsid w:val="004C46B4"/>
    <w:rsid w:val="004C46B7"/>
    <w:rsid w:val="004C46C0"/>
    <w:rsid w:val="004C47C1"/>
    <w:rsid w:val="004C49B5"/>
    <w:rsid w:val="004C49F2"/>
    <w:rsid w:val="004C4A60"/>
    <w:rsid w:val="004C4A7B"/>
    <w:rsid w:val="004C4CA3"/>
    <w:rsid w:val="004C4D12"/>
    <w:rsid w:val="004C4D2C"/>
    <w:rsid w:val="004C4E5A"/>
    <w:rsid w:val="004C4EC0"/>
    <w:rsid w:val="004C4F30"/>
    <w:rsid w:val="004C4F46"/>
    <w:rsid w:val="004C4FE6"/>
    <w:rsid w:val="004C503F"/>
    <w:rsid w:val="004C5091"/>
    <w:rsid w:val="004C5152"/>
    <w:rsid w:val="004C5195"/>
    <w:rsid w:val="004C5219"/>
    <w:rsid w:val="004C521D"/>
    <w:rsid w:val="004C526A"/>
    <w:rsid w:val="004C5301"/>
    <w:rsid w:val="004C535D"/>
    <w:rsid w:val="004C539E"/>
    <w:rsid w:val="004C5463"/>
    <w:rsid w:val="004C54E2"/>
    <w:rsid w:val="004C5585"/>
    <w:rsid w:val="004C5778"/>
    <w:rsid w:val="004C57D1"/>
    <w:rsid w:val="004C57D7"/>
    <w:rsid w:val="004C5838"/>
    <w:rsid w:val="004C589F"/>
    <w:rsid w:val="004C5932"/>
    <w:rsid w:val="004C5991"/>
    <w:rsid w:val="004C59A1"/>
    <w:rsid w:val="004C5A33"/>
    <w:rsid w:val="004C5A4B"/>
    <w:rsid w:val="004C5AFA"/>
    <w:rsid w:val="004C5DD1"/>
    <w:rsid w:val="004C5DE4"/>
    <w:rsid w:val="004C5E0D"/>
    <w:rsid w:val="004C5F3B"/>
    <w:rsid w:val="004C5F51"/>
    <w:rsid w:val="004C5F56"/>
    <w:rsid w:val="004C6073"/>
    <w:rsid w:val="004C6134"/>
    <w:rsid w:val="004C6221"/>
    <w:rsid w:val="004C623B"/>
    <w:rsid w:val="004C626A"/>
    <w:rsid w:val="004C62BA"/>
    <w:rsid w:val="004C640B"/>
    <w:rsid w:val="004C6443"/>
    <w:rsid w:val="004C648F"/>
    <w:rsid w:val="004C659E"/>
    <w:rsid w:val="004C660B"/>
    <w:rsid w:val="004C6625"/>
    <w:rsid w:val="004C6660"/>
    <w:rsid w:val="004C666A"/>
    <w:rsid w:val="004C6693"/>
    <w:rsid w:val="004C67B5"/>
    <w:rsid w:val="004C698B"/>
    <w:rsid w:val="004C6AE7"/>
    <w:rsid w:val="004C6BC9"/>
    <w:rsid w:val="004C6BCB"/>
    <w:rsid w:val="004C6C23"/>
    <w:rsid w:val="004C6C29"/>
    <w:rsid w:val="004C6C2B"/>
    <w:rsid w:val="004C6C3F"/>
    <w:rsid w:val="004C6CB9"/>
    <w:rsid w:val="004C6CCF"/>
    <w:rsid w:val="004C6DBA"/>
    <w:rsid w:val="004C6E06"/>
    <w:rsid w:val="004C6E5C"/>
    <w:rsid w:val="004C6E75"/>
    <w:rsid w:val="004C6F63"/>
    <w:rsid w:val="004C6F89"/>
    <w:rsid w:val="004C700C"/>
    <w:rsid w:val="004C703E"/>
    <w:rsid w:val="004C7041"/>
    <w:rsid w:val="004C7094"/>
    <w:rsid w:val="004C70A9"/>
    <w:rsid w:val="004C70DA"/>
    <w:rsid w:val="004C71E2"/>
    <w:rsid w:val="004C7289"/>
    <w:rsid w:val="004C7317"/>
    <w:rsid w:val="004C735D"/>
    <w:rsid w:val="004C736D"/>
    <w:rsid w:val="004C7386"/>
    <w:rsid w:val="004C7397"/>
    <w:rsid w:val="004C73C6"/>
    <w:rsid w:val="004C7412"/>
    <w:rsid w:val="004C75B6"/>
    <w:rsid w:val="004C7663"/>
    <w:rsid w:val="004C76D2"/>
    <w:rsid w:val="004C7727"/>
    <w:rsid w:val="004C7738"/>
    <w:rsid w:val="004C77AD"/>
    <w:rsid w:val="004C788C"/>
    <w:rsid w:val="004C7915"/>
    <w:rsid w:val="004C7AF2"/>
    <w:rsid w:val="004C7B26"/>
    <w:rsid w:val="004C7C29"/>
    <w:rsid w:val="004C7C2B"/>
    <w:rsid w:val="004C7C68"/>
    <w:rsid w:val="004C7D8B"/>
    <w:rsid w:val="004C7DD6"/>
    <w:rsid w:val="004C7DF6"/>
    <w:rsid w:val="004C7E32"/>
    <w:rsid w:val="004C7E52"/>
    <w:rsid w:val="004C7E88"/>
    <w:rsid w:val="004C7EEA"/>
    <w:rsid w:val="004C7F25"/>
    <w:rsid w:val="004C7F78"/>
    <w:rsid w:val="004C7FBB"/>
    <w:rsid w:val="004C7FDB"/>
    <w:rsid w:val="004C8637"/>
    <w:rsid w:val="004D0124"/>
    <w:rsid w:val="004D0170"/>
    <w:rsid w:val="004D01FF"/>
    <w:rsid w:val="004D02FD"/>
    <w:rsid w:val="004D0364"/>
    <w:rsid w:val="004D03BF"/>
    <w:rsid w:val="004D03DA"/>
    <w:rsid w:val="004D065B"/>
    <w:rsid w:val="004D069E"/>
    <w:rsid w:val="004D06B0"/>
    <w:rsid w:val="004D06C0"/>
    <w:rsid w:val="004D06D0"/>
    <w:rsid w:val="004D084B"/>
    <w:rsid w:val="004D0874"/>
    <w:rsid w:val="004D08EE"/>
    <w:rsid w:val="004D0913"/>
    <w:rsid w:val="004D096D"/>
    <w:rsid w:val="004D0A03"/>
    <w:rsid w:val="004D0B12"/>
    <w:rsid w:val="004D0B59"/>
    <w:rsid w:val="004D0B68"/>
    <w:rsid w:val="004D0BBC"/>
    <w:rsid w:val="004D0C4E"/>
    <w:rsid w:val="004D0CF1"/>
    <w:rsid w:val="004D0E08"/>
    <w:rsid w:val="004D0E23"/>
    <w:rsid w:val="004D0E30"/>
    <w:rsid w:val="004D0E6A"/>
    <w:rsid w:val="004D0FD8"/>
    <w:rsid w:val="004D1022"/>
    <w:rsid w:val="004D1030"/>
    <w:rsid w:val="004D1190"/>
    <w:rsid w:val="004D123C"/>
    <w:rsid w:val="004D126E"/>
    <w:rsid w:val="004D133F"/>
    <w:rsid w:val="004D1369"/>
    <w:rsid w:val="004D1373"/>
    <w:rsid w:val="004D1429"/>
    <w:rsid w:val="004D149B"/>
    <w:rsid w:val="004D14FF"/>
    <w:rsid w:val="004D1531"/>
    <w:rsid w:val="004D1562"/>
    <w:rsid w:val="004D156C"/>
    <w:rsid w:val="004D16A2"/>
    <w:rsid w:val="004D1712"/>
    <w:rsid w:val="004D1769"/>
    <w:rsid w:val="004D17AF"/>
    <w:rsid w:val="004D188E"/>
    <w:rsid w:val="004D18C4"/>
    <w:rsid w:val="004D18CB"/>
    <w:rsid w:val="004D18CC"/>
    <w:rsid w:val="004D19B1"/>
    <w:rsid w:val="004D1A26"/>
    <w:rsid w:val="004D1A35"/>
    <w:rsid w:val="004D1A8A"/>
    <w:rsid w:val="004D1B00"/>
    <w:rsid w:val="004D1BFA"/>
    <w:rsid w:val="004D1C65"/>
    <w:rsid w:val="004D1CAB"/>
    <w:rsid w:val="004D1D47"/>
    <w:rsid w:val="004D1D7E"/>
    <w:rsid w:val="004D1E6D"/>
    <w:rsid w:val="004D1E9F"/>
    <w:rsid w:val="004D1F00"/>
    <w:rsid w:val="004D1F80"/>
    <w:rsid w:val="004D2058"/>
    <w:rsid w:val="004D2182"/>
    <w:rsid w:val="004D21C7"/>
    <w:rsid w:val="004D2244"/>
    <w:rsid w:val="004D22A6"/>
    <w:rsid w:val="004D22DB"/>
    <w:rsid w:val="004D22E5"/>
    <w:rsid w:val="004D2407"/>
    <w:rsid w:val="004D2487"/>
    <w:rsid w:val="004D24F8"/>
    <w:rsid w:val="004D25AE"/>
    <w:rsid w:val="004D25CD"/>
    <w:rsid w:val="004D267F"/>
    <w:rsid w:val="004D26E3"/>
    <w:rsid w:val="004D2712"/>
    <w:rsid w:val="004D2719"/>
    <w:rsid w:val="004D274A"/>
    <w:rsid w:val="004D279C"/>
    <w:rsid w:val="004D2893"/>
    <w:rsid w:val="004D292F"/>
    <w:rsid w:val="004D2945"/>
    <w:rsid w:val="004D2980"/>
    <w:rsid w:val="004D29C9"/>
    <w:rsid w:val="004D29F5"/>
    <w:rsid w:val="004D2B2F"/>
    <w:rsid w:val="004D2B42"/>
    <w:rsid w:val="004D2B78"/>
    <w:rsid w:val="004D2CD4"/>
    <w:rsid w:val="004D2D33"/>
    <w:rsid w:val="004D2DA9"/>
    <w:rsid w:val="004D2DED"/>
    <w:rsid w:val="004D2E1C"/>
    <w:rsid w:val="004D2E28"/>
    <w:rsid w:val="004D2E56"/>
    <w:rsid w:val="004D2EA6"/>
    <w:rsid w:val="004D2F4D"/>
    <w:rsid w:val="004D3066"/>
    <w:rsid w:val="004D3200"/>
    <w:rsid w:val="004D3223"/>
    <w:rsid w:val="004D32BB"/>
    <w:rsid w:val="004D337C"/>
    <w:rsid w:val="004D3395"/>
    <w:rsid w:val="004D33F0"/>
    <w:rsid w:val="004D345F"/>
    <w:rsid w:val="004D3556"/>
    <w:rsid w:val="004D3566"/>
    <w:rsid w:val="004D3605"/>
    <w:rsid w:val="004D3632"/>
    <w:rsid w:val="004D363F"/>
    <w:rsid w:val="004D3640"/>
    <w:rsid w:val="004D3665"/>
    <w:rsid w:val="004D37E7"/>
    <w:rsid w:val="004D3846"/>
    <w:rsid w:val="004D398C"/>
    <w:rsid w:val="004D3A39"/>
    <w:rsid w:val="004D3BB1"/>
    <w:rsid w:val="004D3BCE"/>
    <w:rsid w:val="004D3C2E"/>
    <w:rsid w:val="004D3C51"/>
    <w:rsid w:val="004D3C83"/>
    <w:rsid w:val="004D3C8E"/>
    <w:rsid w:val="004D3CC4"/>
    <w:rsid w:val="004D3D46"/>
    <w:rsid w:val="004D3EB6"/>
    <w:rsid w:val="004D3FA7"/>
    <w:rsid w:val="004D409D"/>
    <w:rsid w:val="004D40A5"/>
    <w:rsid w:val="004D40E6"/>
    <w:rsid w:val="004D41AD"/>
    <w:rsid w:val="004D41B8"/>
    <w:rsid w:val="004D422D"/>
    <w:rsid w:val="004D4243"/>
    <w:rsid w:val="004D4367"/>
    <w:rsid w:val="004D4473"/>
    <w:rsid w:val="004D448E"/>
    <w:rsid w:val="004D44D8"/>
    <w:rsid w:val="004D4526"/>
    <w:rsid w:val="004D46F5"/>
    <w:rsid w:val="004D471E"/>
    <w:rsid w:val="004D47BA"/>
    <w:rsid w:val="004D4811"/>
    <w:rsid w:val="004D48A5"/>
    <w:rsid w:val="004D48B5"/>
    <w:rsid w:val="004D4998"/>
    <w:rsid w:val="004D49B6"/>
    <w:rsid w:val="004D4A21"/>
    <w:rsid w:val="004D4A40"/>
    <w:rsid w:val="004D4A56"/>
    <w:rsid w:val="004D4A7E"/>
    <w:rsid w:val="004D4B0F"/>
    <w:rsid w:val="004D4B6A"/>
    <w:rsid w:val="004D4B9F"/>
    <w:rsid w:val="004D4D82"/>
    <w:rsid w:val="004D4D98"/>
    <w:rsid w:val="004D4EFE"/>
    <w:rsid w:val="004D4F1A"/>
    <w:rsid w:val="004D4FDA"/>
    <w:rsid w:val="004D4FFC"/>
    <w:rsid w:val="004D505C"/>
    <w:rsid w:val="004D50D7"/>
    <w:rsid w:val="004D5122"/>
    <w:rsid w:val="004D5142"/>
    <w:rsid w:val="004D518E"/>
    <w:rsid w:val="004D5217"/>
    <w:rsid w:val="004D524D"/>
    <w:rsid w:val="004D52CC"/>
    <w:rsid w:val="004D5399"/>
    <w:rsid w:val="004D5471"/>
    <w:rsid w:val="004D550A"/>
    <w:rsid w:val="004D5559"/>
    <w:rsid w:val="004D55D5"/>
    <w:rsid w:val="004D5678"/>
    <w:rsid w:val="004D571C"/>
    <w:rsid w:val="004D58BE"/>
    <w:rsid w:val="004D5955"/>
    <w:rsid w:val="004D59C7"/>
    <w:rsid w:val="004D5A04"/>
    <w:rsid w:val="004D5A05"/>
    <w:rsid w:val="004D5B88"/>
    <w:rsid w:val="004D5BA7"/>
    <w:rsid w:val="004D5BF2"/>
    <w:rsid w:val="004D5BFB"/>
    <w:rsid w:val="004D5D14"/>
    <w:rsid w:val="004D5D1D"/>
    <w:rsid w:val="004D5D5C"/>
    <w:rsid w:val="004D5DD2"/>
    <w:rsid w:val="004D5DDC"/>
    <w:rsid w:val="004D5E29"/>
    <w:rsid w:val="004D5E72"/>
    <w:rsid w:val="004D5ED9"/>
    <w:rsid w:val="004D5FEA"/>
    <w:rsid w:val="004D6016"/>
    <w:rsid w:val="004D60D2"/>
    <w:rsid w:val="004D6134"/>
    <w:rsid w:val="004D61B2"/>
    <w:rsid w:val="004D623E"/>
    <w:rsid w:val="004D633D"/>
    <w:rsid w:val="004D639C"/>
    <w:rsid w:val="004D6422"/>
    <w:rsid w:val="004D6434"/>
    <w:rsid w:val="004D64FC"/>
    <w:rsid w:val="004D660C"/>
    <w:rsid w:val="004D6666"/>
    <w:rsid w:val="004D6735"/>
    <w:rsid w:val="004D6748"/>
    <w:rsid w:val="004D685F"/>
    <w:rsid w:val="004D6904"/>
    <w:rsid w:val="004D6941"/>
    <w:rsid w:val="004D6984"/>
    <w:rsid w:val="004D69BA"/>
    <w:rsid w:val="004D6A19"/>
    <w:rsid w:val="004D6A77"/>
    <w:rsid w:val="004D6ABF"/>
    <w:rsid w:val="004D6B24"/>
    <w:rsid w:val="004D6C56"/>
    <w:rsid w:val="004D6CAD"/>
    <w:rsid w:val="004D6CC0"/>
    <w:rsid w:val="004D6DA1"/>
    <w:rsid w:val="004D6DBD"/>
    <w:rsid w:val="004D6DED"/>
    <w:rsid w:val="004D6EB1"/>
    <w:rsid w:val="004D6ED6"/>
    <w:rsid w:val="004D6FAA"/>
    <w:rsid w:val="004D6FB9"/>
    <w:rsid w:val="004D6FDE"/>
    <w:rsid w:val="004D7012"/>
    <w:rsid w:val="004D704C"/>
    <w:rsid w:val="004D7173"/>
    <w:rsid w:val="004D7196"/>
    <w:rsid w:val="004D71A5"/>
    <w:rsid w:val="004D71AA"/>
    <w:rsid w:val="004D72A8"/>
    <w:rsid w:val="004D72B3"/>
    <w:rsid w:val="004D7433"/>
    <w:rsid w:val="004D7451"/>
    <w:rsid w:val="004D7460"/>
    <w:rsid w:val="004D74C0"/>
    <w:rsid w:val="004D74C2"/>
    <w:rsid w:val="004D75A5"/>
    <w:rsid w:val="004D75DE"/>
    <w:rsid w:val="004D761A"/>
    <w:rsid w:val="004D7672"/>
    <w:rsid w:val="004D7739"/>
    <w:rsid w:val="004D7818"/>
    <w:rsid w:val="004D789C"/>
    <w:rsid w:val="004D78AF"/>
    <w:rsid w:val="004D7A01"/>
    <w:rsid w:val="004D7A37"/>
    <w:rsid w:val="004D7AE4"/>
    <w:rsid w:val="004D7B13"/>
    <w:rsid w:val="004D7B34"/>
    <w:rsid w:val="004D7B67"/>
    <w:rsid w:val="004D7BEF"/>
    <w:rsid w:val="004D7C15"/>
    <w:rsid w:val="004D7C8D"/>
    <w:rsid w:val="004D7D25"/>
    <w:rsid w:val="004D7E01"/>
    <w:rsid w:val="004D7E20"/>
    <w:rsid w:val="004D7E3E"/>
    <w:rsid w:val="004D7E4F"/>
    <w:rsid w:val="004D7E7C"/>
    <w:rsid w:val="004D7E94"/>
    <w:rsid w:val="004D7F76"/>
    <w:rsid w:val="004E003C"/>
    <w:rsid w:val="004E00CC"/>
    <w:rsid w:val="004E00D2"/>
    <w:rsid w:val="004E0174"/>
    <w:rsid w:val="004E0217"/>
    <w:rsid w:val="004E02AC"/>
    <w:rsid w:val="004E0310"/>
    <w:rsid w:val="004E033D"/>
    <w:rsid w:val="004E0395"/>
    <w:rsid w:val="004E0525"/>
    <w:rsid w:val="004E061E"/>
    <w:rsid w:val="004E065B"/>
    <w:rsid w:val="004E06F1"/>
    <w:rsid w:val="004E0744"/>
    <w:rsid w:val="004E07A2"/>
    <w:rsid w:val="004E082C"/>
    <w:rsid w:val="004E0860"/>
    <w:rsid w:val="004E0980"/>
    <w:rsid w:val="004E0996"/>
    <w:rsid w:val="004E09F5"/>
    <w:rsid w:val="004E0AB7"/>
    <w:rsid w:val="004E0AF3"/>
    <w:rsid w:val="004E0B9A"/>
    <w:rsid w:val="004E0BF6"/>
    <w:rsid w:val="004E0D3F"/>
    <w:rsid w:val="004E0D50"/>
    <w:rsid w:val="004E0D58"/>
    <w:rsid w:val="004E0F67"/>
    <w:rsid w:val="004E0F7F"/>
    <w:rsid w:val="004E0FF4"/>
    <w:rsid w:val="004E1002"/>
    <w:rsid w:val="004E1063"/>
    <w:rsid w:val="004E11E2"/>
    <w:rsid w:val="004E1209"/>
    <w:rsid w:val="004E1402"/>
    <w:rsid w:val="004E14A8"/>
    <w:rsid w:val="004E1542"/>
    <w:rsid w:val="004E15AC"/>
    <w:rsid w:val="004E15AE"/>
    <w:rsid w:val="004E15E9"/>
    <w:rsid w:val="004E16B3"/>
    <w:rsid w:val="004E17B0"/>
    <w:rsid w:val="004E17D7"/>
    <w:rsid w:val="004E17F3"/>
    <w:rsid w:val="004E1859"/>
    <w:rsid w:val="004E18DB"/>
    <w:rsid w:val="004E18EF"/>
    <w:rsid w:val="004E1909"/>
    <w:rsid w:val="004E19EA"/>
    <w:rsid w:val="004E1A3E"/>
    <w:rsid w:val="004E1B2B"/>
    <w:rsid w:val="004E1BC2"/>
    <w:rsid w:val="004E1D44"/>
    <w:rsid w:val="004E1E3C"/>
    <w:rsid w:val="004E1EA2"/>
    <w:rsid w:val="004E1EED"/>
    <w:rsid w:val="004E1F1B"/>
    <w:rsid w:val="004E1F2C"/>
    <w:rsid w:val="004E1F5A"/>
    <w:rsid w:val="004E1F5B"/>
    <w:rsid w:val="004E1F86"/>
    <w:rsid w:val="004E2243"/>
    <w:rsid w:val="004E2279"/>
    <w:rsid w:val="004E22CA"/>
    <w:rsid w:val="004E2367"/>
    <w:rsid w:val="004E2385"/>
    <w:rsid w:val="004E23DD"/>
    <w:rsid w:val="004E23E5"/>
    <w:rsid w:val="004E2494"/>
    <w:rsid w:val="004E24AA"/>
    <w:rsid w:val="004E250F"/>
    <w:rsid w:val="004E256C"/>
    <w:rsid w:val="004E25AD"/>
    <w:rsid w:val="004E25C9"/>
    <w:rsid w:val="004E2611"/>
    <w:rsid w:val="004E262E"/>
    <w:rsid w:val="004E2639"/>
    <w:rsid w:val="004E2672"/>
    <w:rsid w:val="004E267C"/>
    <w:rsid w:val="004E270C"/>
    <w:rsid w:val="004E2799"/>
    <w:rsid w:val="004E282D"/>
    <w:rsid w:val="004E29B7"/>
    <w:rsid w:val="004E2ABD"/>
    <w:rsid w:val="004E2B6D"/>
    <w:rsid w:val="004E2C48"/>
    <w:rsid w:val="004E2C4A"/>
    <w:rsid w:val="004E2C62"/>
    <w:rsid w:val="004E2C76"/>
    <w:rsid w:val="004E2DF8"/>
    <w:rsid w:val="004E3021"/>
    <w:rsid w:val="004E3033"/>
    <w:rsid w:val="004E30C9"/>
    <w:rsid w:val="004E3196"/>
    <w:rsid w:val="004E329F"/>
    <w:rsid w:val="004E3364"/>
    <w:rsid w:val="004E35A3"/>
    <w:rsid w:val="004E35C9"/>
    <w:rsid w:val="004E3663"/>
    <w:rsid w:val="004E371D"/>
    <w:rsid w:val="004E372D"/>
    <w:rsid w:val="004E3937"/>
    <w:rsid w:val="004E3A99"/>
    <w:rsid w:val="004E3AE8"/>
    <w:rsid w:val="004E3B7A"/>
    <w:rsid w:val="004E3B83"/>
    <w:rsid w:val="004E3E01"/>
    <w:rsid w:val="004E3F49"/>
    <w:rsid w:val="004E3FF7"/>
    <w:rsid w:val="004E4062"/>
    <w:rsid w:val="004E40A3"/>
    <w:rsid w:val="004E413C"/>
    <w:rsid w:val="004E415D"/>
    <w:rsid w:val="004E4181"/>
    <w:rsid w:val="004E41FF"/>
    <w:rsid w:val="004E4263"/>
    <w:rsid w:val="004E42D2"/>
    <w:rsid w:val="004E42ED"/>
    <w:rsid w:val="004E43F0"/>
    <w:rsid w:val="004E440D"/>
    <w:rsid w:val="004E441B"/>
    <w:rsid w:val="004E4430"/>
    <w:rsid w:val="004E44F3"/>
    <w:rsid w:val="004E451C"/>
    <w:rsid w:val="004E455D"/>
    <w:rsid w:val="004E455F"/>
    <w:rsid w:val="004E456F"/>
    <w:rsid w:val="004E4608"/>
    <w:rsid w:val="004E4625"/>
    <w:rsid w:val="004E46DA"/>
    <w:rsid w:val="004E4798"/>
    <w:rsid w:val="004E48B7"/>
    <w:rsid w:val="004E48D9"/>
    <w:rsid w:val="004E4947"/>
    <w:rsid w:val="004E4980"/>
    <w:rsid w:val="004E4B96"/>
    <w:rsid w:val="004E4BAE"/>
    <w:rsid w:val="004E4BDB"/>
    <w:rsid w:val="004E4C73"/>
    <w:rsid w:val="004E4D8E"/>
    <w:rsid w:val="004E4DC9"/>
    <w:rsid w:val="004E4E1D"/>
    <w:rsid w:val="004E4F7F"/>
    <w:rsid w:val="004E5046"/>
    <w:rsid w:val="004E507E"/>
    <w:rsid w:val="004E508F"/>
    <w:rsid w:val="004E5115"/>
    <w:rsid w:val="004E517D"/>
    <w:rsid w:val="004E526D"/>
    <w:rsid w:val="004E5293"/>
    <w:rsid w:val="004E52C4"/>
    <w:rsid w:val="004E5329"/>
    <w:rsid w:val="004E532D"/>
    <w:rsid w:val="004E536E"/>
    <w:rsid w:val="004E5376"/>
    <w:rsid w:val="004E538B"/>
    <w:rsid w:val="004E5414"/>
    <w:rsid w:val="004E5430"/>
    <w:rsid w:val="004E558F"/>
    <w:rsid w:val="004E55B7"/>
    <w:rsid w:val="004E55C5"/>
    <w:rsid w:val="004E5625"/>
    <w:rsid w:val="004E5649"/>
    <w:rsid w:val="004E56AD"/>
    <w:rsid w:val="004E56BA"/>
    <w:rsid w:val="004E5706"/>
    <w:rsid w:val="004E576C"/>
    <w:rsid w:val="004E586D"/>
    <w:rsid w:val="004E590A"/>
    <w:rsid w:val="004E59D5"/>
    <w:rsid w:val="004E5A18"/>
    <w:rsid w:val="004E5A22"/>
    <w:rsid w:val="004E5B9E"/>
    <w:rsid w:val="004E5C55"/>
    <w:rsid w:val="004E5CDC"/>
    <w:rsid w:val="004E5D29"/>
    <w:rsid w:val="004E5D81"/>
    <w:rsid w:val="004E5E02"/>
    <w:rsid w:val="004E5FCF"/>
    <w:rsid w:val="004E602F"/>
    <w:rsid w:val="004E6041"/>
    <w:rsid w:val="004E6098"/>
    <w:rsid w:val="004E610C"/>
    <w:rsid w:val="004E6117"/>
    <w:rsid w:val="004E6196"/>
    <w:rsid w:val="004E6198"/>
    <w:rsid w:val="004E61AD"/>
    <w:rsid w:val="004E6231"/>
    <w:rsid w:val="004E6289"/>
    <w:rsid w:val="004E62A9"/>
    <w:rsid w:val="004E62F0"/>
    <w:rsid w:val="004E6353"/>
    <w:rsid w:val="004E6377"/>
    <w:rsid w:val="004E63FD"/>
    <w:rsid w:val="004E6630"/>
    <w:rsid w:val="004E6643"/>
    <w:rsid w:val="004E6719"/>
    <w:rsid w:val="004E6778"/>
    <w:rsid w:val="004E679A"/>
    <w:rsid w:val="004E67A5"/>
    <w:rsid w:val="004E67C9"/>
    <w:rsid w:val="004E67F6"/>
    <w:rsid w:val="004E6882"/>
    <w:rsid w:val="004E68FF"/>
    <w:rsid w:val="004E6993"/>
    <w:rsid w:val="004E6A0B"/>
    <w:rsid w:val="004E6A1B"/>
    <w:rsid w:val="004E6AA3"/>
    <w:rsid w:val="004E6AF5"/>
    <w:rsid w:val="004E6B58"/>
    <w:rsid w:val="004E6B6D"/>
    <w:rsid w:val="004E6D79"/>
    <w:rsid w:val="004E6DA4"/>
    <w:rsid w:val="004E6E34"/>
    <w:rsid w:val="004E6E42"/>
    <w:rsid w:val="004E6E4E"/>
    <w:rsid w:val="004E6E5F"/>
    <w:rsid w:val="004E6E8C"/>
    <w:rsid w:val="004E6ECD"/>
    <w:rsid w:val="004E6F9F"/>
    <w:rsid w:val="004E704A"/>
    <w:rsid w:val="004E70F4"/>
    <w:rsid w:val="004E71B0"/>
    <w:rsid w:val="004E71F9"/>
    <w:rsid w:val="004E7340"/>
    <w:rsid w:val="004E735B"/>
    <w:rsid w:val="004E736E"/>
    <w:rsid w:val="004E7400"/>
    <w:rsid w:val="004E754B"/>
    <w:rsid w:val="004E7612"/>
    <w:rsid w:val="004E764F"/>
    <w:rsid w:val="004E7673"/>
    <w:rsid w:val="004E76C5"/>
    <w:rsid w:val="004E77AD"/>
    <w:rsid w:val="004E77F1"/>
    <w:rsid w:val="004E7811"/>
    <w:rsid w:val="004E7854"/>
    <w:rsid w:val="004E7855"/>
    <w:rsid w:val="004E7861"/>
    <w:rsid w:val="004E786F"/>
    <w:rsid w:val="004E787D"/>
    <w:rsid w:val="004E78D6"/>
    <w:rsid w:val="004E78F0"/>
    <w:rsid w:val="004E7A8C"/>
    <w:rsid w:val="004E7ABB"/>
    <w:rsid w:val="004E7BCA"/>
    <w:rsid w:val="004E7BE5"/>
    <w:rsid w:val="004E7C30"/>
    <w:rsid w:val="004E7C79"/>
    <w:rsid w:val="004E7C7A"/>
    <w:rsid w:val="004E7CE6"/>
    <w:rsid w:val="004E7CEB"/>
    <w:rsid w:val="004E7D02"/>
    <w:rsid w:val="004E7D5D"/>
    <w:rsid w:val="004E7E0E"/>
    <w:rsid w:val="004E7E3A"/>
    <w:rsid w:val="004E7EEC"/>
    <w:rsid w:val="004E7F2C"/>
    <w:rsid w:val="004E7FDA"/>
    <w:rsid w:val="004E7FF9"/>
    <w:rsid w:val="004F0008"/>
    <w:rsid w:val="004F008A"/>
    <w:rsid w:val="004F00DE"/>
    <w:rsid w:val="004F0123"/>
    <w:rsid w:val="004F0127"/>
    <w:rsid w:val="004F01BC"/>
    <w:rsid w:val="004F01D9"/>
    <w:rsid w:val="004F0211"/>
    <w:rsid w:val="004F0290"/>
    <w:rsid w:val="004F02A2"/>
    <w:rsid w:val="004F02A4"/>
    <w:rsid w:val="004F02B2"/>
    <w:rsid w:val="004F0352"/>
    <w:rsid w:val="004F037F"/>
    <w:rsid w:val="004F03DC"/>
    <w:rsid w:val="004F0437"/>
    <w:rsid w:val="004F057C"/>
    <w:rsid w:val="004F05E5"/>
    <w:rsid w:val="004F06A3"/>
    <w:rsid w:val="004F07B2"/>
    <w:rsid w:val="004F0807"/>
    <w:rsid w:val="004F0917"/>
    <w:rsid w:val="004F092B"/>
    <w:rsid w:val="004F09A9"/>
    <w:rsid w:val="004F0A51"/>
    <w:rsid w:val="004F0BFC"/>
    <w:rsid w:val="004F0C5B"/>
    <w:rsid w:val="004F0C85"/>
    <w:rsid w:val="004F0C99"/>
    <w:rsid w:val="004F0CCE"/>
    <w:rsid w:val="004F0D2E"/>
    <w:rsid w:val="004F0D3A"/>
    <w:rsid w:val="004F0D92"/>
    <w:rsid w:val="004F0E57"/>
    <w:rsid w:val="004F0E89"/>
    <w:rsid w:val="004F0F0B"/>
    <w:rsid w:val="004F0F64"/>
    <w:rsid w:val="004F0F9B"/>
    <w:rsid w:val="004F0F9E"/>
    <w:rsid w:val="004F1065"/>
    <w:rsid w:val="004F10D1"/>
    <w:rsid w:val="004F10E5"/>
    <w:rsid w:val="004F113A"/>
    <w:rsid w:val="004F11C3"/>
    <w:rsid w:val="004F123D"/>
    <w:rsid w:val="004F127D"/>
    <w:rsid w:val="004F1280"/>
    <w:rsid w:val="004F13EB"/>
    <w:rsid w:val="004F1437"/>
    <w:rsid w:val="004F146B"/>
    <w:rsid w:val="004F1481"/>
    <w:rsid w:val="004F151B"/>
    <w:rsid w:val="004F1542"/>
    <w:rsid w:val="004F1565"/>
    <w:rsid w:val="004F15F7"/>
    <w:rsid w:val="004F162D"/>
    <w:rsid w:val="004F181C"/>
    <w:rsid w:val="004F198F"/>
    <w:rsid w:val="004F19A3"/>
    <w:rsid w:val="004F1B16"/>
    <w:rsid w:val="004F1B89"/>
    <w:rsid w:val="004F1BB2"/>
    <w:rsid w:val="004F1BE7"/>
    <w:rsid w:val="004F1BEF"/>
    <w:rsid w:val="004F1DFB"/>
    <w:rsid w:val="004F1E99"/>
    <w:rsid w:val="004F1EE8"/>
    <w:rsid w:val="004F20B0"/>
    <w:rsid w:val="004F2191"/>
    <w:rsid w:val="004F2200"/>
    <w:rsid w:val="004F2213"/>
    <w:rsid w:val="004F2252"/>
    <w:rsid w:val="004F2291"/>
    <w:rsid w:val="004F23E4"/>
    <w:rsid w:val="004F2474"/>
    <w:rsid w:val="004F250A"/>
    <w:rsid w:val="004F2593"/>
    <w:rsid w:val="004F2625"/>
    <w:rsid w:val="004F26F0"/>
    <w:rsid w:val="004F26F9"/>
    <w:rsid w:val="004F27EF"/>
    <w:rsid w:val="004F27FB"/>
    <w:rsid w:val="004F2847"/>
    <w:rsid w:val="004F2860"/>
    <w:rsid w:val="004F28C8"/>
    <w:rsid w:val="004F29BA"/>
    <w:rsid w:val="004F2AA2"/>
    <w:rsid w:val="004F2B7D"/>
    <w:rsid w:val="004F2C54"/>
    <w:rsid w:val="004F2C5A"/>
    <w:rsid w:val="004F2D78"/>
    <w:rsid w:val="004F2E3A"/>
    <w:rsid w:val="004F2EC3"/>
    <w:rsid w:val="004F2EC8"/>
    <w:rsid w:val="004F2F9C"/>
    <w:rsid w:val="004F2FC2"/>
    <w:rsid w:val="004F3061"/>
    <w:rsid w:val="004F3194"/>
    <w:rsid w:val="004F31B8"/>
    <w:rsid w:val="004F3365"/>
    <w:rsid w:val="004F3428"/>
    <w:rsid w:val="004F34CD"/>
    <w:rsid w:val="004F367B"/>
    <w:rsid w:val="004F36DD"/>
    <w:rsid w:val="004F3799"/>
    <w:rsid w:val="004F379C"/>
    <w:rsid w:val="004F384A"/>
    <w:rsid w:val="004F388D"/>
    <w:rsid w:val="004F3891"/>
    <w:rsid w:val="004F3894"/>
    <w:rsid w:val="004F38A8"/>
    <w:rsid w:val="004F38BA"/>
    <w:rsid w:val="004F395C"/>
    <w:rsid w:val="004F39C1"/>
    <w:rsid w:val="004F3A18"/>
    <w:rsid w:val="004F3A55"/>
    <w:rsid w:val="004F3B11"/>
    <w:rsid w:val="004F3B1E"/>
    <w:rsid w:val="004F3C59"/>
    <w:rsid w:val="004F3CA5"/>
    <w:rsid w:val="004F3CD4"/>
    <w:rsid w:val="004F3D9F"/>
    <w:rsid w:val="004F3DC9"/>
    <w:rsid w:val="004F3F9C"/>
    <w:rsid w:val="004F3FCB"/>
    <w:rsid w:val="004F3FEF"/>
    <w:rsid w:val="004F3FF4"/>
    <w:rsid w:val="004F405C"/>
    <w:rsid w:val="004F417E"/>
    <w:rsid w:val="004F41AA"/>
    <w:rsid w:val="004F41D9"/>
    <w:rsid w:val="004F4279"/>
    <w:rsid w:val="004F4381"/>
    <w:rsid w:val="004F44D1"/>
    <w:rsid w:val="004F4517"/>
    <w:rsid w:val="004F4521"/>
    <w:rsid w:val="004F45EA"/>
    <w:rsid w:val="004F4629"/>
    <w:rsid w:val="004F465E"/>
    <w:rsid w:val="004F470A"/>
    <w:rsid w:val="004F471D"/>
    <w:rsid w:val="004F4720"/>
    <w:rsid w:val="004F483C"/>
    <w:rsid w:val="004F4871"/>
    <w:rsid w:val="004F4912"/>
    <w:rsid w:val="004F493D"/>
    <w:rsid w:val="004F49AA"/>
    <w:rsid w:val="004F4ABC"/>
    <w:rsid w:val="004F4BD8"/>
    <w:rsid w:val="004F4CE9"/>
    <w:rsid w:val="004F4F51"/>
    <w:rsid w:val="004F5067"/>
    <w:rsid w:val="004F5071"/>
    <w:rsid w:val="004F510F"/>
    <w:rsid w:val="004F513B"/>
    <w:rsid w:val="004F5144"/>
    <w:rsid w:val="004F5160"/>
    <w:rsid w:val="004F51C0"/>
    <w:rsid w:val="004F521A"/>
    <w:rsid w:val="004F524C"/>
    <w:rsid w:val="004F5254"/>
    <w:rsid w:val="004F531D"/>
    <w:rsid w:val="004F5350"/>
    <w:rsid w:val="004F5355"/>
    <w:rsid w:val="004F5369"/>
    <w:rsid w:val="004F54AC"/>
    <w:rsid w:val="004F54FA"/>
    <w:rsid w:val="004F5605"/>
    <w:rsid w:val="004F5609"/>
    <w:rsid w:val="004F5662"/>
    <w:rsid w:val="004F56FB"/>
    <w:rsid w:val="004F5723"/>
    <w:rsid w:val="004F5742"/>
    <w:rsid w:val="004F57A3"/>
    <w:rsid w:val="004F57C1"/>
    <w:rsid w:val="004F57FE"/>
    <w:rsid w:val="004F5850"/>
    <w:rsid w:val="004F5945"/>
    <w:rsid w:val="004F5973"/>
    <w:rsid w:val="004F5980"/>
    <w:rsid w:val="004F59F8"/>
    <w:rsid w:val="004F5A21"/>
    <w:rsid w:val="004F5A75"/>
    <w:rsid w:val="004F5BB5"/>
    <w:rsid w:val="004F5BC0"/>
    <w:rsid w:val="004F5BD0"/>
    <w:rsid w:val="004F5C0A"/>
    <w:rsid w:val="004F5D7A"/>
    <w:rsid w:val="004F5D7D"/>
    <w:rsid w:val="004F5E1A"/>
    <w:rsid w:val="004F5E72"/>
    <w:rsid w:val="004F60C9"/>
    <w:rsid w:val="004F60E6"/>
    <w:rsid w:val="004F60F2"/>
    <w:rsid w:val="004F61A4"/>
    <w:rsid w:val="004F628D"/>
    <w:rsid w:val="004F63DD"/>
    <w:rsid w:val="004F6421"/>
    <w:rsid w:val="004F6446"/>
    <w:rsid w:val="004F679A"/>
    <w:rsid w:val="004F67E6"/>
    <w:rsid w:val="004F686C"/>
    <w:rsid w:val="004F69C6"/>
    <w:rsid w:val="004F6A2F"/>
    <w:rsid w:val="004F6A51"/>
    <w:rsid w:val="004F6A98"/>
    <w:rsid w:val="004F6AA3"/>
    <w:rsid w:val="004F6B0B"/>
    <w:rsid w:val="004F6BC2"/>
    <w:rsid w:val="004F6C1F"/>
    <w:rsid w:val="004F6C3E"/>
    <w:rsid w:val="004F6C57"/>
    <w:rsid w:val="004F6CB5"/>
    <w:rsid w:val="004F6CFA"/>
    <w:rsid w:val="004F6D0E"/>
    <w:rsid w:val="004F6F3F"/>
    <w:rsid w:val="004F6F7A"/>
    <w:rsid w:val="004F70D4"/>
    <w:rsid w:val="004F7100"/>
    <w:rsid w:val="004F71DB"/>
    <w:rsid w:val="004F721F"/>
    <w:rsid w:val="004F722A"/>
    <w:rsid w:val="004F7295"/>
    <w:rsid w:val="004F729F"/>
    <w:rsid w:val="004F72AB"/>
    <w:rsid w:val="004F73B6"/>
    <w:rsid w:val="004F73ED"/>
    <w:rsid w:val="004F74DF"/>
    <w:rsid w:val="004F7618"/>
    <w:rsid w:val="004F7624"/>
    <w:rsid w:val="004F768B"/>
    <w:rsid w:val="004F7696"/>
    <w:rsid w:val="004F76A9"/>
    <w:rsid w:val="004F76BB"/>
    <w:rsid w:val="004F77B6"/>
    <w:rsid w:val="004F77CA"/>
    <w:rsid w:val="004F7895"/>
    <w:rsid w:val="004F78B5"/>
    <w:rsid w:val="004F79D0"/>
    <w:rsid w:val="004F79E0"/>
    <w:rsid w:val="004F79FF"/>
    <w:rsid w:val="004F7A3C"/>
    <w:rsid w:val="004F7A50"/>
    <w:rsid w:val="004F7A76"/>
    <w:rsid w:val="004F7A9C"/>
    <w:rsid w:val="004F7B08"/>
    <w:rsid w:val="004F7B1E"/>
    <w:rsid w:val="004F7B5B"/>
    <w:rsid w:val="004F7BBE"/>
    <w:rsid w:val="004F7C3E"/>
    <w:rsid w:val="004F7C42"/>
    <w:rsid w:val="004F7C6D"/>
    <w:rsid w:val="004F7D16"/>
    <w:rsid w:val="004F7D17"/>
    <w:rsid w:val="004F7E09"/>
    <w:rsid w:val="004F7E9B"/>
    <w:rsid w:val="004F7EB3"/>
    <w:rsid w:val="004F7F3E"/>
    <w:rsid w:val="004F7F82"/>
    <w:rsid w:val="004F7F88"/>
    <w:rsid w:val="00500001"/>
    <w:rsid w:val="0050006F"/>
    <w:rsid w:val="005000F1"/>
    <w:rsid w:val="005001A9"/>
    <w:rsid w:val="005001F1"/>
    <w:rsid w:val="0050028E"/>
    <w:rsid w:val="0050034C"/>
    <w:rsid w:val="005003C7"/>
    <w:rsid w:val="0050043E"/>
    <w:rsid w:val="005004A7"/>
    <w:rsid w:val="005004C5"/>
    <w:rsid w:val="00500593"/>
    <w:rsid w:val="0050063B"/>
    <w:rsid w:val="005006D0"/>
    <w:rsid w:val="005007A0"/>
    <w:rsid w:val="005007B3"/>
    <w:rsid w:val="005008C3"/>
    <w:rsid w:val="005008D3"/>
    <w:rsid w:val="005009C9"/>
    <w:rsid w:val="00500ABE"/>
    <w:rsid w:val="00500B68"/>
    <w:rsid w:val="00500B8C"/>
    <w:rsid w:val="00500C2D"/>
    <w:rsid w:val="00500D21"/>
    <w:rsid w:val="00500D22"/>
    <w:rsid w:val="00500D51"/>
    <w:rsid w:val="00500DEB"/>
    <w:rsid w:val="00500E12"/>
    <w:rsid w:val="00500E8C"/>
    <w:rsid w:val="00500EAA"/>
    <w:rsid w:val="00500F48"/>
    <w:rsid w:val="00500FC4"/>
    <w:rsid w:val="005010BE"/>
    <w:rsid w:val="00501193"/>
    <w:rsid w:val="0050120F"/>
    <w:rsid w:val="0050125A"/>
    <w:rsid w:val="00501275"/>
    <w:rsid w:val="005012EF"/>
    <w:rsid w:val="00501364"/>
    <w:rsid w:val="005014FD"/>
    <w:rsid w:val="0050151B"/>
    <w:rsid w:val="0050151D"/>
    <w:rsid w:val="00501531"/>
    <w:rsid w:val="00501561"/>
    <w:rsid w:val="005015FD"/>
    <w:rsid w:val="0050160F"/>
    <w:rsid w:val="005016CB"/>
    <w:rsid w:val="00501757"/>
    <w:rsid w:val="0050178E"/>
    <w:rsid w:val="00501859"/>
    <w:rsid w:val="00501899"/>
    <w:rsid w:val="005018F6"/>
    <w:rsid w:val="00501986"/>
    <w:rsid w:val="005019D3"/>
    <w:rsid w:val="00501B8F"/>
    <w:rsid w:val="00501BB0"/>
    <w:rsid w:val="00501C15"/>
    <w:rsid w:val="00501C56"/>
    <w:rsid w:val="00501C84"/>
    <w:rsid w:val="00501D10"/>
    <w:rsid w:val="00501E66"/>
    <w:rsid w:val="00501F78"/>
    <w:rsid w:val="00501FC6"/>
    <w:rsid w:val="0050205F"/>
    <w:rsid w:val="00502063"/>
    <w:rsid w:val="00502075"/>
    <w:rsid w:val="0050217A"/>
    <w:rsid w:val="00502189"/>
    <w:rsid w:val="005021E0"/>
    <w:rsid w:val="0050224B"/>
    <w:rsid w:val="00502298"/>
    <w:rsid w:val="005022F6"/>
    <w:rsid w:val="005022FA"/>
    <w:rsid w:val="00502327"/>
    <w:rsid w:val="005023C8"/>
    <w:rsid w:val="00502403"/>
    <w:rsid w:val="0050241C"/>
    <w:rsid w:val="0050246C"/>
    <w:rsid w:val="005024A7"/>
    <w:rsid w:val="005024E6"/>
    <w:rsid w:val="00502501"/>
    <w:rsid w:val="00502553"/>
    <w:rsid w:val="00502573"/>
    <w:rsid w:val="005025B8"/>
    <w:rsid w:val="00502623"/>
    <w:rsid w:val="00502638"/>
    <w:rsid w:val="00502695"/>
    <w:rsid w:val="005026EC"/>
    <w:rsid w:val="00502701"/>
    <w:rsid w:val="00502751"/>
    <w:rsid w:val="00502829"/>
    <w:rsid w:val="0050284F"/>
    <w:rsid w:val="005028F9"/>
    <w:rsid w:val="00502958"/>
    <w:rsid w:val="00502A0A"/>
    <w:rsid w:val="00502A5C"/>
    <w:rsid w:val="00502B19"/>
    <w:rsid w:val="00502C02"/>
    <w:rsid w:val="00502C58"/>
    <w:rsid w:val="00502C72"/>
    <w:rsid w:val="00502CE8"/>
    <w:rsid w:val="00502D42"/>
    <w:rsid w:val="00502DB5"/>
    <w:rsid w:val="00502E37"/>
    <w:rsid w:val="00502E47"/>
    <w:rsid w:val="00502E5C"/>
    <w:rsid w:val="00502F8B"/>
    <w:rsid w:val="00502FAD"/>
    <w:rsid w:val="00503025"/>
    <w:rsid w:val="0050313A"/>
    <w:rsid w:val="00503163"/>
    <w:rsid w:val="0050316A"/>
    <w:rsid w:val="00503234"/>
    <w:rsid w:val="00503330"/>
    <w:rsid w:val="0050334D"/>
    <w:rsid w:val="00503411"/>
    <w:rsid w:val="005034B5"/>
    <w:rsid w:val="005034D7"/>
    <w:rsid w:val="005034DA"/>
    <w:rsid w:val="00503546"/>
    <w:rsid w:val="00503592"/>
    <w:rsid w:val="005035CA"/>
    <w:rsid w:val="005037ED"/>
    <w:rsid w:val="0050389D"/>
    <w:rsid w:val="005038B6"/>
    <w:rsid w:val="005038F8"/>
    <w:rsid w:val="00503900"/>
    <w:rsid w:val="0050399F"/>
    <w:rsid w:val="00503AC6"/>
    <w:rsid w:val="00503B14"/>
    <w:rsid w:val="00503CD4"/>
    <w:rsid w:val="00503D39"/>
    <w:rsid w:val="00503D65"/>
    <w:rsid w:val="00503D6F"/>
    <w:rsid w:val="00503F2B"/>
    <w:rsid w:val="00503F2D"/>
    <w:rsid w:val="00503F84"/>
    <w:rsid w:val="0050400D"/>
    <w:rsid w:val="00504082"/>
    <w:rsid w:val="005040B7"/>
    <w:rsid w:val="0050419B"/>
    <w:rsid w:val="005041C1"/>
    <w:rsid w:val="00504229"/>
    <w:rsid w:val="00504272"/>
    <w:rsid w:val="00504372"/>
    <w:rsid w:val="00504424"/>
    <w:rsid w:val="005044DE"/>
    <w:rsid w:val="0050457D"/>
    <w:rsid w:val="005045E5"/>
    <w:rsid w:val="00504625"/>
    <w:rsid w:val="005046D7"/>
    <w:rsid w:val="00504771"/>
    <w:rsid w:val="00504775"/>
    <w:rsid w:val="00504887"/>
    <w:rsid w:val="005048A8"/>
    <w:rsid w:val="005048A9"/>
    <w:rsid w:val="005048B8"/>
    <w:rsid w:val="005048EE"/>
    <w:rsid w:val="00504988"/>
    <w:rsid w:val="005049B6"/>
    <w:rsid w:val="00504ABE"/>
    <w:rsid w:val="00504B74"/>
    <w:rsid w:val="00504BCF"/>
    <w:rsid w:val="00504C20"/>
    <w:rsid w:val="00504DA3"/>
    <w:rsid w:val="00504E62"/>
    <w:rsid w:val="00504E8E"/>
    <w:rsid w:val="00504ED2"/>
    <w:rsid w:val="00504F4F"/>
    <w:rsid w:val="00504FCE"/>
    <w:rsid w:val="00505265"/>
    <w:rsid w:val="005052B5"/>
    <w:rsid w:val="00505320"/>
    <w:rsid w:val="005053CD"/>
    <w:rsid w:val="00505416"/>
    <w:rsid w:val="0050555B"/>
    <w:rsid w:val="0050559C"/>
    <w:rsid w:val="005055E5"/>
    <w:rsid w:val="00505687"/>
    <w:rsid w:val="005056A1"/>
    <w:rsid w:val="005056E2"/>
    <w:rsid w:val="005056E9"/>
    <w:rsid w:val="005057D2"/>
    <w:rsid w:val="0050584D"/>
    <w:rsid w:val="005058B5"/>
    <w:rsid w:val="00505952"/>
    <w:rsid w:val="005059A4"/>
    <w:rsid w:val="005059EE"/>
    <w:rsid w:val="00505A3E"/>
    <w:rsid w:val="00505A7B"/>
    <w:rsid w:val="00505C71"/>
    <w:rsid w:val="00505D38"/>
    <w:rsid w:val="00505E92"/>
    <w:rsid w:val="00505ECD"/>
    <w:rsid w:val="00505ED0"/>
    <w:rsid w:val="00505EDA"/>
    <w:rsid w:val="00505F3D"/>
    <w:rsid w:val="00505F8A"/>
    <w:rsid w:val="00505FC7"/>
    <w:rsid w:val="00505FD7"/>
    <w:rsid w:val="00506024"/>
    <w:rsid w:val="0050606B"/>
    <w:rsid w:val="0050606D"/>
    <w:rsid w:val="005060E4"/>
    <w:rsid w:val="0050619A"/>
    <w:rsid w:val="00506210"/>
    <w:rsid w:val="00506248"/>
    <w:rsid w:val="005062EA"/>
    <w:rsid w:val="00506330"/>
    <w:rsid w:val="0050639E"/>
    <w:rsid w:val="00506422"/>
    <w:rsid w:val="005064A1"/>
    <w:rsid w:val="005064AF"/>
    <w:rsid w:val="00506518"/>
    <w:rsid w:val="00506574"/>
    <w:rsid w:val="00506595"/>
    <w:rsid w:val="00506599"/>
    <w:rsid w:val="0050662A"/>
    <w:rsid w:val="0050668E"/>
    <w:rsid w:val="0050669B"/>
    <w:rsid w:val="005066A7"/>
    <w:rsid w:val="005066BB"/>
    <w:rsid w:val="005066D2"/>
    <w:rsid w:val="0050671B"/>
    <w:rsid w:val="0050674B"/>
    <w:rsid w:val="005067DE"/>
    <w:rsid w:val="00506856"/>
    <w:rsid w:val="0050685E"/>
    <w:rsid w:val="005068C1"/>
    <w:rsid w:val="005068E5"/>
    <w:rsid w:val="005068EE"/>
    <w:rsid w:val="00506A7C"/>
    <w:rsid w:val="00506B6D"/>
    <w:rsid w:val="00506BCF"/>
    <w:rsid w:val="00506BDE"/>
    <w:rsid w:val="00506C79"/>
    <w:rsid w:val="00506C94"/>
    <w:rsid w:val="00506DBA"/>
    <w:rsid w:val="00506DCA"/>
    <w:rsid w:val="00506DD5"/>
    <w:rsid w:val="00506EAB"/>
    <w:rsid w:val="00506FE7"/>
    <w:rsid w:val="00507024"/>
    <w:rsid w:val="0050710F"/>
    <w:rsid w:val="005071B6"/>
    <w:rsid w:val="005071BB"/>
    <w:rsid w:val="005071F5"/>
    <w:rsid w:val="00507326"/>
    <w:rsid w:val="00507358"/>
    <w:rsid w:val="005073B2"/>
    <w:rsid w:val="0050743B"/>
    <w:rsid w:val="005074FC"/>
    <w:rsid w:val="00507548"/>
    <w:rsid w:val="005075AB"/>
    <w:rsid w:val="005075DE"/>
    <w:rsid w:val="0050760E"/>
    <w:rsid w:val="005076B6"/>
    <w:rsid w:val="00507827"/>
    <w:rsid w:val="005078B0"/>
    <w:rsid w:val="005078D0"/>
    <w:rsid w:val="0050790C"/>
    <w:rsid w:val="00507921"/>
    <w:rsid w:val="00507AC2"/>
    <w:rsid w:val="00507B8D"/>
    <w:rsid w:val="00507BE8"/>
    <w:rsid w:val="00507C9E"/>
    <w:rsid w:val="00507CC6"/>
    <w:rsid w:val="00507D4B"/>
    <w:rsid w:val="00507D53"/>
    <w:rsid w:val="00507D6B"/>
    <w:rsid w:val="00507D6E"/>
    <w:rsid w:val="00507DC9"/>
    <w:rsid w:val="00507F16"/>
    <w:rsid w:val="00507F4F"/>
    <w:rsid w:val="00510079"/>
    <w:rsid w:val="00510199"/>
    <w:rsid w:val="005101B1"/>
    <w:rsid w:val="00510297"/>
    <w:rsid w:val="00510315"/>
    <w:rsid w:val="0051031F"/>
    <w:rsid w:val="00510371"/>
    <w:rsid w:val="005103CF"/>
    <w:rsid w:val="005103D9"/>
    <w:rsid w:val="005103E9"/>
    <w:rsid w:val="0051043F"/>
    <w:rsid w:val="00510486"/>
    <w:rsid w:val="00510538"/>
    <w:rsid w:val="00510667"/>
    <w:rsid w:val="00510725"/>
    <w:rsid w:val="0051078E"/>
    <w:rsid w:val="005107E2"/>
    <w:rsid w:val="005108F3"/>
    <w:rsid w:val="00510938"/>
    <w:rsid w:val="00510A44"/>
    <w:rsid w:val="00510AC9"/>
    <w:rsid w:val="00510B18"/>
    <w:rsid w:val="00510B4D"/>
    <w:rsid w:val="00510B85"/>
    <w:rsid w:val="00510CCB"/>
    <w:rsid w:val="00510D13"/>
    <w:rsid w:val="00510DCF"/>
    <w:rsid w:val="00510E13"/>
    <w:rsid w:val="00510EDE"/>
    <w:rsid w:val="00510EE6"/>
    <w:rsid w:val="00510F0C"/>
    <w:rsid w:val="00510F35"/>
    <w:rsid w:val="00510FF4"/>
    <w:rsid w:val="0051101F"/>
    <w:rsid w:val="005110B9"/>
    <w:rsid w:val="00511128"/>
    <w:rsid w:val="005113BD"/>
    <w:rsid w:val="00511405"/>
    <w:rsid w:val="005114A2"/>
    <w:rsid w:val="005114B0"/>
    <w:rsid w:val="00511574"/>
    <w:rsid w:val="005115AA"/>
    <w:rsid w:val="005115AF"/>
    <w:rsid w:val="005115C3"/>
    <w:rsid w:val="00511601"/>
    <w:rsid w:val="005116DC"/>
    <w:rsid w:val="0051173A"/>
    <w:rsid w:val="00511748"/>
    <w:rsid w:val="0051175C"/>
    <w:rsid w:val="0051176C"/>
    <w:rsid w:val="00511803"/>
    <w:rsid w:val="00511864"/>
    <w:rsid w:val="0051186F"/>
    <w:rsid w:val="0051188E"/>
    <w:rsid w:val="005118FA"/>
    <w:rsid w:val="0051196F"/>
    <w:rsid w:val="00511AA6"/>
    <w:rsid w:val="00511C8A"/>
    <w:rsid w:val="00511C98"/>
    <w:rsid w:val="00511CAA"/>
    <w:rsid w:val="00511CE5"/>
    <w:rsid w:val="00511CFC"/>
    <w:rsid w:val="00511D15"/>
    <w:rsid w:val="00511DD8"/>
    <w:rsid w:val="00511E0C"/>
    <w:rsid w:val="00511E62"/>
    <w:rsid w:val="00511EA2"/>
    <w:rsid w:val="00511EB8"/>
    <w:rsid w:val="00511F6C"/>
    <w:rsid w:val="00511FDD"/>
    <w:rsid w:val="00511FE3"/>
    <w:rsid w:val="00512049"/>
    <w:rsid w:val="00512053"/>
    <w:rsid w:val="00512113"/>
    <w:rsid w:val="0051213F"/>
    <w:rsid w:val="00512158"/>
    <w:rsid w:val="005121D0"/>
    <w:rsid w:val="0051221E"/>
    <w:rsid w:val="005122EF"/>
    <w:rsid w:val="0051238B"/>
    <w:rsid w:val="005123F6"/>
    <w:rsid w:val="00512534"/>
    <w:rsid w:val="00512547"/>
    <w:rsid w:val="00512685"/>
    <w:rsid w:val="0051273B"/>
    <w:rsid w:val="0051276D"/>
    <w:rsid w:val="00512777"/>
    <w:rsid w:val="005127AF"/>
    <w:rsid w:val="0051295C"/>
    <w:rsid w:val="005129F3"/>
    <w:rsid w:val="00512A16"/>
    <w:rsid w:val="00512A6C"/>
    <w:rsid w:val="00512B77"/>
    <w:rsid w:val="00512B85"/>
    <w:rsid w:val="00512BB2"/>
    <w:rsid w:val="00512C09"/>
    <w:rsid w:val="00512C80"/>
    <w:rsid w:val="00512DAF"/>
    <w:rsid w:val="00512DBE"/>
    <w:rsid w:val="00512FF7"/>
    <w:rsid w:val="0051303E"/>
    <w:rsid w:val="00513184"/>
    <w:rsid w:val="00513266"/>
    <w:rsid w:val="00513385"/>
    <w:rsid w:val="005133F0"/>
    <w:rsid w:val="005133F7"/>
    <w:rsid w:val="00513490"/>
    <w:rsid w:val="005134FF"/>
    <w:rsid w:val="00513558"/>
    <w:rsid w:val="00513565"/>
    <w:rsid w:val="005135A8"/>
    <w:rsid w:val="00513831"/>
    <w:rsid w:val="005138B6"/>
    <w:rsid w:val="00513928"/>
    <w:rsid w:val="00513937"/>
    <w:rsid w:val="00513A0E"/>
    <w:rsid w:val="00513A96"/>
    <w:rsid w:val="00513ABA"/>
    <w:rsid w:val="00513AD0"/>
    <w:rsid w:val="00513AE0"/>
    <w:rsid w:val="00513BB6"/>
    <w:rsid w:val="00513BF2"/>
    <w:rsid w:val="00513C38"/>
    <w:rsid w:val="00513C8A"/>
    <w:rsid w:val="00513D57"/>
    <w:rsid w:val="00513E34"/>
    <w:rsid w:val="00513E73"/>
    <w:rsid w:val="00513EE2"/>
    <w:rsid w:val="00514062"/>
    <w:rsid w:val="005140C1"/>
    <w:rsid w:val="00514115"/>
    <w:rsid w:val="00514116"/>
    <w:rsid w:val="005141E7"/>
    <w:rsid w:val="00514219"/>
    <w:rsid w:val="0051424D"/>
    <w:rsid w:val="00514255"/>
    <w:rsid w:val="00514262"/>
    <w:rsid w:val="005142AB"/>
    <w:rsid w:val="005142C7"/>
    <w:rsid w:val="005143EA"/>
    <w:rsid w:val="0051447A"/>
    <w:rsid w:val="00514519"/>
    <w:rsid w:val="005145B9"/>
    <w:rsid w:val="005145DF"/>
    <w:rsid w:val="00514616"/>
    <w:rsid w:val="00514767"/>
    <w:rsid w:val="0051480E"/>
    <w:rsid w:val="00514826"/>
    <w:rsid w:val="00514859"/>
    <w:rsid w:val="00514911"/>
    <w:rsid w:val="00514977"/>
    <w:rsid w:val="005149B0"/>
    <w:rsid w:val="00514A29"/>
    <w:rsid w:val="00514A7F"/>
    <w:rsid w:val="00514BA6"/>
    <w:rsid w:val="00514C45"/>
    <w:rsid w:val="00514C5E"/>
    <w:rsid w:val="00514CE9"/>
    <w:rsid w:val="00514D5D"/>
    <w:rsid w:val="00514D8F"/>
    <w:rsid w:val="00514E0E"/>
    <w:rsid w:val="00514F01"/>
    <w:rsid w:val="00514F44"/>
    <w:rsid w:val="00514FFB"/>
    <w:rsid w:val="005150AA"/>
    <w:rsid w:val="005150E5"/>
    <w:rsid w:val="00515136"/>
    <w:rsid w:val="0051517F"/>
    <w:rsid w:val="005151ED"/>
    <w:rsid w:val="00515214"/>
    <w:rsid w:val="00515297"/>
    <w:rsid w:val="005152D5"/>
    <w:rsid w:val="00515326"/>
    <w:rsid w:val="00515373"/>
    <w:rsid w:val="005153B2"/>
    <w:rsid w:val="005154B3"/>
    <w:rsid w:val="00515514"/>
    <w:rsid w:val="00515521"/>
    <w:rsid w:val="0051563E"/>
    <w:rsid w:val="005156BA"/>
    <w:rsid w:val="0051574B"/>
    <w:rsid w:val="005157C4"/>
    <w:rsid w:val="0051580C"/>
    <w:rsid w:val="005159EE"/>
    <w:rsid w:val="00515B05"/>
    <w:rsid w:val="00515BC8"/>
    <w:rsid w:val="00515BDD"/>
    <w:rsid w:val="00515D24"/>
    <w:rsid w:val="00515DA9"/>
    <w:rsid w:val="00515DCA"/>
    <w:rsid w:val="00515DFC"/>
    <w:rsid w:val="00515E41"/>
    <w:rsid w:val="00515ECF"/>
    <w:rsid w:val="00515F2B"/>
    <w:rsid w:val="00515FAB"/>
    <w:rsid w:val="00515FD4"/>
    <w:rsid w:val="00516002"/>
    <w:rsid w:val="0051602C"/>
    <w:rsid w:val="00516063"/>
    <w:rsid w:val="005160E1"/>
    <w:rsid w:val="00516162"/>
    <w:rsid w:val="00516269"/>
    <w:rsid w:val="00516391"/>
    <w:rsid w:val="005163A6"/>
    <w:rsid w:val="00516409"/>
    <w:rsid w:val="0051640E"/>
    <w:rsid w:val="0051642B"/>
    <w:rsid w:val="00516565"/>
    <w:rsid w:val="005165EB"/>
    <w:rsid w:val="00516606"/>
    <w:rsid w:val="00516633"/>
    <w:rsid w:val="0051663C"/>
    <w:rsid w:val="0051666D"/>
    <w:rsid w:val="00516683"/>
    <w:rsid w:val="0051669D"/>
    <w:rsid w:val="00516851"/>
    <w:rsid w:val="005168B0"/>
    <w:rsid w:val="00516984"/>
    <w:rsid w:val="00516A6E"/>
    <w:rsid w:val="00516B24"/>
    <w:rsid w:val="00516B64"/>
    <w:rsid w:val="00516BAE"/>
    <w:rsid w:val="00516BE2"/>
    <w:rsid w:val="00516C38"/>
    <w:rsid w:val="00516C6A"/>
    <w:rsid w:val="00516C8D"/>
    <w:rsid w:val="00516CC7"/>
    <w:rsid w:val="00516D28"/>
    <w:rsid w:val="00516D95"/>
    <w:rsid w:val="00516DB3"/>
    <w:rsid w:val="00516E48"/>
    <w:rsid w:val="00516EE9"/>
    <w:rsid w:val="00516F54"/>
    <w:rsid w:val="00516FB1"/>
    <w:rsid w:val="00517051"/>
    <w:rsid w:val="0051705E"/>
    <w:rsid w:val="00517172"/>
    <w:rsid w:val="0051717A"/>
    <w:rsid w:val="005172ED"/>
    <w:rsid w:val="005173DD"/>
    <w:rsid w:val="005173F0"/>
    <w:rsid w:val="005173F2"/>
    <w:rsid w:val="00517481"/>
    <w:rsid w:val="00517606"/>
    <w:rsid w:val="0051763B"/>
    <w:rsid w:val="00517656"/>
    <w:rsid w:val="00517663"/>
    <w:rsid w:val="00517666"/>
    <w:rsid w:val="0051767B"/>
    <w:rsid w:val="00517872"/>
    <w:rsid w:val="00517874"/>
    <w:rsid w:val="0051787F"/>
    <w:rsid w:val="005178BF"/>
    <w:rsid w:val="005178C7"/>
    <w:rsid w:val="005178E0"/>
    <w:rsid w:val="005179B8"/>
    <w:rsid w:val="00517A77"/>
    <w:rsid w:val="00517A94"/>
    <w:rsid w:val="00517AC3"/>
    <w:rsid w:val="00517B5F"/>
    <w:rsid w:val="00517BB1"/>
    <w:rsid w:val="00517C6E"/>
    <w:rsid w:val="00517CFC"/>
    <w:rsid w:val="00517ED3"/>
    <w:rsid w:val="0052005A"/>
    <w:rsid w:val="0052005C"/>
    <w:rsid w:val="0052012A"/>
    <w:rsid w:val="005201C8"/>
    <w:rsid w:val="00520461"/>
    <w:rsid w:val="005204BD"/>
    <w:rsid w:val="0052052F"/>
    <w:rsid w:val="0052059A"/>
    <w:rsid w:val="00520638"/>
    <w:rsid w:val="00520653"/>
    <w:rsid w:val="005206B7"/>
    <w:rsid w:val="00520806"/>
    <w:rsid w:val="00520918"/>
    <w:rsid w:val="00520920"/>
    <w:rsid w:val="00520988"/>
    <w:rsid w:val="005209A2"/>
    <w:rsid w:val="005209A3"/>
    <w:rsid w:val="005209CD"/>
    <w:rsid w:val="005209F4"/>
    <w:rsid w:val="005209FC"/>
    <w:rsid w:val="00520B1B"/>
    <w:rsid w:val="00520B56"/>
    <w:rsid w:val="00520B9F"/>
    <w:rsid w:val="00520BC1"/>
    <w:rsid w:val="00520C25"/>
    <w:rsid w:val="00520CE6"/>
    <w:rsid w:val="00520D3A"/>
    <w:rsid w:val="00520E08"/>
    <w:rsid w:val="00520E3C"/>
    <w:rsid w:val="00520EAE"/>
    <w:rsid w:val="00520F18"/>
    <w:rsid w:val="00520F59"/>
    <w:rsid w:val="00520F7D"/>
    <w:rsid w:val="00520FA9"/>
    <w:rsid w:val="0052101F"/>
    <w:rsid w:val="00521028"/>
    <w:rsid w:val="005210B3"/>
    <w:rsid w:val="00521152"/>
    <w:rsid w:val="00521183"/>
    <w:rsid w:val="00521196"/>
    <w:rsid w:val="005211A8"/>
    <w:rsid w:val="005212EF"/>
    <w:rsid w:val="005212F1"/>
    <w:rsid w:val="0052136C"/>
    <w:rsid w:val="005213CE"/>
    <w:rsid w:val="0052148E"/>
    <w:rsid w:val="0052151C"/>
    <w:rsid w:val="00521552"/>
    <w:rsid w:val="0052159A"/>
    <w:rsid w:val="005215AD"/>
    <w:rsid w:val="00521649"/>
    <w:rsid w:val="005217AF"/>
    <w:rsid w:val="0052181E"/>
    <w:rsid w:val="0052185E"/>
    <w:rsid w:val="00521911"/>
    <w:rsid w:val="0052194B"/>
    <w:rsid w:val="00521959"/>
    <w:rsid w:val="005219A5"/>
    <w:rsid w:val="00521ABD"/>
    <w:rsid w:val="00521B15"/>
    <w:rsid w:val="00521B35"/>
    <w:rsid w:val="00521B5E"/>
    <w:rsid w:val="00521B9D"/>
    <w:rsid w:val="00521BB5"/>
    <w:rsid w:val="00521C85"/>
    <w:rsid w:val="00521CBC"/>
    <w:rsid w:val="00521D2D"/>
    <w:rsid w:val="00521D8B"/>
    <w:rsid w:val="00521EED"/>
    <w:rsid w:val="00521F42"/>
    <w:rsid w:val="00522021"/>
    <w:rsid w:val="0052206A"/>
    <w:rsid w:val="005220B1"/>
    <w:rsid w:val="00522107"/>
    <w:rsid w:val="0052219B"/>
    <w:rsid w:val="005221BE"/>
    <w:rsid w:val="00522215"/>
    <w:rsid w:val="00522251"/>
    <w:rsid w:val="0052226C"/>
    <w:rsid w:val="0052231B"/>
    <w:rsid w:val="0052234E"/>
    <w:rsid w:val="00522392"/>
    <w:rsid w:val="0052241C"/>
    <w:rsid w:val="0052249E"/>
    <w:rsid w:val="005224A3"/>
    <w:rsid w:val="005225C3"/>
    <w:rsid w:val="005225EC"/>
    <w:rsid w:val="0052263A"/>
    <w:rsid w:val="00522671"/>
    <w:rsid w:val="00522766"/>
    <w:rsid w:val="005227B6"/>
    <w:rsid w:val="00522800"/>
    <w:rsid w:val="00522961"/>
    <w:rsid w:val="00522A12"/>
    <w:rsid w:val="00522A19"/>
    <w:rsid w:val="00522AB9"/>
    <w:rsid w:val="00522B2E"/>
    <w:rsid w:val="00522C05"/>
    <w:rsid w:val="00522C75"/>
    <w:rsid w:val="00522CBB"/>
    <w:rsid w:val="00522CE4"/>
    <w:rsid w:val="00522CEC"/>
    <w:rsid w:val="00522D7F"/>
    <w:rsid w:val="00522E00"/>
    <w:rsid w:val="00522F03"/>
    <w:rsid w:val="00522F08"/>
    <w:rsid w:val="00522FC3"/>
    <w:rsid w:val="005230CE"/>
    <w:rsid w:val="005230FA"/>
    <w:rsid w:val="00523141"/>
    <w:rsid w:val="00523157"/>
    <w:rsid w:val="00523237"/>
    <w:rsid w:val="00523280"/>
    <w:rsid w:val="005232A7"/>
    <w:rsid w:val="005232EB"/>
    <w:rsid w:val="00523388"/>
    <w:rsid w:val="00523423"/>
    <w:rsid w:val="0052343B"/>
    <w:rsid w:val="0052347A"/>
    <w:rsid w:val="00523519"/>
    <w:rsid w:val="00523575"/>
    <w:rsid w:val="005235A8"/>
    <w:rsid w:val="005235AA"/>
    <w:rsid w:val="005236C8"/>
    <w:rsid w:val="0052373C"/>
    <w:rsid w:val="005238DE"/>
    <w:rsid w:val="00523927"/>
    <w:rsid w:val="005239EC"/>
    <w:rsid w:val="00523A22"/>
    <w:rsid w:val="00523A99"/>
    <w:rsid w:val="00523B65"/>
    <w:rsid w:val="00523B7B"/>
    <w:rsid w:val="00523B82"/>
    <w:rsid w:val="00523CE4"/>
    <w:rsid w:val="00523D66"/>
    <w:rsid w:val="00523DFA"/>
    <w:rsid w:val="00523E09"/>
    <w:rsid w:val="00523EA3"/>
    <w:rsid w:val="00523EB4"/>
    <w:rsid w:val="00523F2C"/>
    <w:rsid w:val="00523F38"/>
    <w:rsid w:val="00523F99"/>
    <w:rsid w:val="00523FA8"/>
    <w:rsid w:val="00523FF4"/>
    <w:rsid w:val="0052403F"/>
    <w:rsid w:val="005240F6"/>
    <w:rsid w:val="0052411E"/>
    <w:rsid w:val="00524183"/>
    <w:rsid w:val="005241A7"/>
    <w:rsid w:val="0052426B"/>
    <w:rsid w:val="0052432C"/>
    <w:rsid w:val="00524347"/>
    <w:rsid w:val="00524383"/>
    <w:rsid w:val="005243C3"/>
    <w:rsid w:val="005244E7"/>
    <w:rsid w:val="005245B1"/>
    <w:rsid w:val="0052461D"/>
    <w:rsid w:val="00524664"/>
    <w:rsid w:val="005246D3"/>
    <w:rsid w:val="00524726"/>
    <w:rsid w:val="0052489A"/>
    <w:rsid w:val="005249AF"/>
    <w:rsid w:val="00524B49"/>
    <w:rsid w:val="00524BA0"/>
    <w:rsid w:val="00524BE3"/>
    <w:rsid w:val="00524BFE"/>
    <w:rsid w:val="00524C5A"/>
    <w:rsid w:val="00524C7E"/>
    <w:rsid w:val="00524D13"/>
    <w:rsid w:val="00524D24"/>
    <w:rsid w:val="00524D43"/>
    <w:rsid w:val="00524D66"/>
    <w:rsid w:val="00524D77"/>
    <w:rsid w:val="00524D81"/>
    <w:rsid w:val="00524DBF"/>
    <w:rsid w:val="00524EF9"/>
    <w:rsid w:val="00524F52"/>
    <w:rsid w:val="00524FED"/>
    <w:rsid w:val="00525059"/>
    <w:rsid w:val="00525138"/>
    <w:rsid w:val="0052513C"/>
    <w:rsid w:val="00525145"/>
    <w:rsid w:val="0052524B"/>
    <w:rsid w:val="00525320"/>
    <w:rsid w:val="00525375"/>
    <w:rsid w:val="0052538F"/>
    <w:rsid w:val="0052540D"/>
    <w:rsid w:val="00525493"/>
    <w:rsid w:val="005254DD"/>
    <w:rsid w:val="005254E4"/>
    <w:rsid w:val="005254E5"/>
    <w:rsid w:val="00525513"/>
    <w:rsid w:val="00525533"/>
    <w:rsid w:val="0052556F"/>
    <w:rsid w:val="0052558F"/>
    <w:rsid w:val="00525603"/>
    <w:rsid w:val="00525667"/>
    <w:rsid w:val="00525954"/>
    <w:rsid w:val="00525969"/>
    <w:rsid w:val="005259A4"/>
    <w:rsid w:val="00525A75"/>
    <w:rsid w:val="00525B3C"/>
    <w:rsid w:val="00525C03"/>
    <w:rsid w:val="00525CC0"/>
    <w:rsid w:val="00525CF7"/>
    <w:rsid w:val="00525D60"/>
    <w:rsid w:val="00525D81"/>
    <w:rsid w:val="00525EDF"/>
    <w:rsid w:val="00525EEC"/>
    <w:rsid w:val="00525F31"/>
    <w:rsid w:val="00525F5A"/>
    <w:rsid w:val="00525F77"/>
    <w:rsid w:val="00525FC6"/>
    <w:rsid w:val="005260CE"/>
    <w:rsid w:val="0052610E"/>
    <w:rsid w:val="0052612F"/>
    <w:rsid w:val="00526147"/>
    <w:rsid w:val="00526173"/>
    <w:rsid w:val="0052645F"/>
    <w:rsid w:val="005264A0"/>
    <w:rsid w:val="0052655B"/>
    <w:rsid w:val="0052656A"/>
    <w:rsid w:val="00526579"/>
    <w:rsid w:val="00526595"/>
    <w:rsid w:val="005265B0"/>
    <w:rsid w:val="00526624"/>
    <w:rsid w:val="005266A4"/>
    <w:rsid w:val="005266CC"/>
    <w:rsid w:val="005266F5"/>
    <w:rsid w:val="00526738"/>
    <w:rsid w:val="00526762"/>
    <w:rsid w:val="005267BB"/>
    <w:rsid w:val="0052681F"/>
    <w:rsid w:val="00526823"/>
    <w:rsid w:val="005268E1"/>
    <w:rsid w:val="00526A04"/>
    <w:rsid w:val="00526A2F"/>
    <w:rsid w:val="00526A99"/>
    <w:rsid w:val="00526AA5"/>
    <w:rsid w:val="00526AB6"/>
    <w:rsid w:val="00526D33"/>
    <w:rsid w:val="00526D66"/>
    <w:rsid w:val="00526D70"/>
    <w:rsid w:val="00526E97"/>
    <w:rsid w:val="00526F27"/>
    <w:rsid w:val="00527045"/>
    <w:rsid w:val="0052706C"/>
    <w:rsid w:val="00527218"/>
    <w:rsid w:val="005272D3"/>
    <w:rsid w:val="00527553"/>
    <w:rsid w:val="00527677"/>
    <w:rsid w:val="005276E9"/>
    <w:rsid w:val="00527708"/>
    <w:rsid w:val="00527733"/>
    <w:rsid w:val="00527776"/>
    <w:rsid w:val="00527779"/>
    <w:rsid w:val="005277AA"/>
    <w:rsid w:val="00527871"/>
    <w:rsid w:val="00527982"/>
    <w:rsid w:val="005279ED"/>
    <w:rsid w:val="00527A00"/>
    <w:rsid w:val="00527A24"/>
    <w:rsid w:val="00527B70"/>
    <w:rsid w:val="00527B90"/>
    <w:rsid w:val="00527B9B"/>
    <w:rsid w:val="00527BC5"/>
    <w:rsid w:val="00527C2F"/>
    <w:rsid w:val="00527D00"/>
    <w:rsid w:val="00527D44"/>
    <w:rsid w:val="00527D69"/>
    <w:rsid w:val="00527E1F"/>
    <w:rsid w:val="00527E54"/>
    <w:rsid w:val="00527E6D"/>
    <w:rsid w:val="00527EBF"/>
    <w:rsid w:val="00527F6B"/>
    <w:rsid w:val="0053009A"/>
    <w:rsid w:val="005301B1"/>
    <w:rsid w:val="0053037E"/>
    <w:rsid w:val="005303C4"/>
    <w:rsid w:val="00530462"/>
    <w:rsid w:val="0053049E"/>
    <w:rsid w:val="005305B7"/>
    <w:rsid w:val="00530633"/>
    <w:rsid w:val="005307CA"/>
    <w:rsid w:val="005308F6"/>
    <w:rsid w:val="005309F4"/>
    <w:rsid w:val="00530A0F"/>
    <w:rsid w:val="00530B63"/>
    <w:rsid w:val="00530C68"/>
    <w:rsid w:val="00530C81"/>
    <w:rsid w:val="00530CB7"/>
    <w:rsid w:val="00530CD4"/>
    <w:rsid w:val="00530D16"/>
    <w:rsid w:val="00530D80"/>
    <w:rsid w:val="00530F0A"/>
    <w:rsid w:val="00530F0D"/>
    <w:rsid w:val="00531038"/>
    <w:rsid w:val="005313A6"/>
    <w:rsid w:val="00531411"/>
    <w:rsid w:val="00531414"/>
    <w:rsid w:val="0053145F"/>
    <w:rsid w:val="0053146B"/>
    <w:rsid w:val="00531474"/>
    <w:rsid w:val="00531489"/>
    <w:rsid w:val="005314A2"/>
    <w:rsid w:val="005314DF"/>
    <w:rsid w:val="005314F6"/>
    <w:rsid w:val="00531557"/>
    <w:rsid w:val="0053162B"/>
    <w:rsid w:val="0053164B"/>
    <w:rsid w:val="00531678"/>
    <w:rsid w:val="00531691"/>
    <w:rsid w:val="0053172C"/>
    <w:rsid w:val="00531759"/>
    <w:rsid w:val="005317B7"/>
    <w:rsid w:val="005317CD"/>
    <w:rsid w:val="0053191C"/>
    <w:rsid w:val="00531933"/>
    <w:rsid w:val="00531935"/>
    <w:rsid w:val="0053194B"/>
    <w:rsid w:val="00531968"/>
    <w:rsid w:val="00531992"/>
    <w:rsid w:val="00531A47"/>
    <w:rsid w:val="00531B05"/>
    <w:rsid w:val="00531C15"/>
    <w:rsid w:val="00531C62"/>
    <w:rsid w:val="00531D18"/>
    <w:rsid w:val="00531D7B"/>
    <w:rsid w:val="00531E09"/>
    <w:rsid w:val="00531E0F"/>
    <w:rsid w:val="00531E17"/>
    <w:rsid w:val="00531ECA"/>
    <w:rsid w:val="00531F24"/>
    <w:rsid w:val="00531F41"/>
    <w:rsid w:val="00531F94"/>
    <w:rsid w:val="00531FA9"/>
    <w:rsid w:val="0053202F"/>
    <w:rsid w:val="00532086"/>
    <w:rsid w:val="00532099"/>
    <w:rsid w:val="0053223A"/>
    <w:rsid w:val="00532308"/>
    <w:rsid w:val="0053232C"/>
    <w:rsid w:val="0053234F"/>
    <w:rsid w:val="0053235A"/>
    <w:rsid w:val="00532389"/>
    <w:rsid w:val="00532413"/>
    <w:rsid w:val="00532447"/>
    <w:rsid w:val="00532541"/>
    <w:rsid w:val="00532546"/>
    <w:rsid w:val="005325D9"/>
    <w:rsid w:val="005325DF"/>
    <w:rsid w:val="0053263F"/>
    <w:rsid w:val="00532660"/>
    <w:rsid w:val="005326C2"/>
    <w:rsid w:val="0053288D"/>
    <w:rsid w:val="0053293E"/>
    <w:rsid w:val="00532944"/>
    <w:rsid w:val="00532A0E"/>
    <w:rsid w:val="00532AC0"/>
    <w:rsid w:val="00532AE3"/>
    <w:rsid w:val="00532B48"/>
    <w:rsid w:val="00532B86"/>
    <w:rsid w:val="00532B89"/>
    <w:rsid w:val="00532BEB"/>
    <w:rsid w:val="00532C96"/>
    <w:rsid w:val="00532D00"/>
    <w:rsid w:val="00532D73"/>
    <w:rsid w:val="00532DC0"/>
    <w:rsid w:val="00532DFA"/>
    <w:rsid w:val="00532E9D"/>
    <w:rsid w:val="005330BC"/>
    <w:rsid w:val="0053319B"/>
    <w:rsid w:val="005331A8"/>
    <w:rsid w:val="005331C4"/>
    <w:rsid w:val="005331FC"/>
    <w:rsid w:val="00533201"/>
    <w:rsid w:val="0053357C"/>
    <w:rsid w:val="00533602"/>
    <w:rsid w:val="0053368F"/>
    <w:rsid w:val="005336A2"/>
    <w:rsid w:val="005336E9"/>
    <w:rsid w:val="0053375F"/>
    <w:rsid w:val="00533833"/>
    <w:rsid w:val="0053383C"/>
    <w:rsid w:val="0053388B"/>
    <w:rsid w:val="005338DE"/>
    <w:rsid w:val="005339E8"/>
    <w:rsid w:val="00533A4E"/>
    <w:rsid w:val="00533AD2"/>
    <w:rsid w:val="00533B13"/>
    <w:rsid w:val="00533B69"/>
    <w:rsid w:val="00533B7C"/>
    <w:rsid w:val="00533B85"/>
    <w:rsid w:val="00533BA8"/>
    <w:rsid w:val="00533BCA"/>
    <w:rsid w:val="00533BCF"/>
    <w:rsid w:val="00533BD1"/>
    <w:rsid w:val="00533C8F"/>
    <w:rsid w:val="00533C96"/>
    <w:rsid w:val="00533E06"/>
    <w:rsid w:val="00533F34"/>
    <w:rsid w:val="00533F8F"/>
    <w:rsid w:val="00533FB0"/>
    <w:rsid w:val="00533FC0"/>
    <w:rsid w:val="0053408C"/>
    <w:rsid w:val="00534093"/>
    <w:rsid w:val="005340C1"/>
    <w:rsid w:val="0053410C"/>
    <w:rsid w:val="005341AF"/>
    <w:rsid w:val="005343B9"/>
    <w:rsid w:val="00534438"/>
    <w:rsid w:val="00534478"/>
    <w:rsid w:val="0053448B"/>
    <w:rsid w:val="005344B3"/>
    <w:rsid w:val="005344BA"/>
    <w:rsid w:val="005344C3"/>
    <w:rsid w:val="0053451F"/>
    <w:rsid w:val="00534763"/>
    <w:rsid w:val="00534778"/>
    <w:rsid w:val="0053485C"/>
    <w:rsid w:val="0053487E"/>
    <w:rsid w:val="0053496E"/>
    <w:rsid w:val="00534978"/>
    <w:rsid w:val="005349B6"/>
    <w:rsid w:val="005349E7"/>
    <w:rsid w:val="00534C39"/>
    <w:rsid w:val="00534CDA"/>
    <w:rsid w:val="00534E1B"/>
    <w:rsid w:val="00534ECA"/>
    <w:rsid w:val="00534FB4"/>
    <w:rsid w:val="00535026"/>
    <w:rsid w:val="0053506C"/>
    <w:rsid w:val="005350E9"/>
    <w:rsid w:val="005350F5"/>
    <w:rsid w:val="005350FC"/>
    <w:rsid w:val="005351E5"/>
    <w:rsid w:val="0053523E"/>
    <w:rsid w:val="005353A7"/>
    <w:rsid w:val="005353AB"/>
    <w:rsid w:val="005353BA"/>
    <w:rsid w:val="0053541A"/>
    <w:rsid w:val="005354B1"/>
    <w:rsid w:val="005354B6"/>
    <w:rsid w:val="00535538"/>
    <w:rsid w:val="00535557"/>
    <w:rsid w:val="0053556B"/>
    <w:rsid w:val="0053568D"/>
    <w:rsid w:val="005356B6"/>
    <w:rsid w:val="005356DE"/>
    <w:rsid w:val="005357AD"/>
    <w:rsid w:val="00535811"/>
    <w:rsid w:val="005358B3"/>
    <w:rsid w:val="005358F3"/>
    <w:rsid w:val="00535B25"/>
    <w:rsid w:val="00535B6E"/>
    <w:rsid w:val="00535BE3"/>
    <w:rsid w:val="00535C56"/>
    <w:rsid w:val="00535C64"/>
    <w:rsid w:val="00535C67"/>
    <w:rsid w:val="00535CA5"/>
    <w:rsid w:val="00535CA7"/>
    <w:rsid w:val="00535CA8"/>
    <w:rsid w:val="00535D0F"/>
    <w:rsid w:val="00535D32"/>
    <w:rsid w:val="00535D69"/>
    <w:rsid w:val="00535DA1"/>
    <w:rsid w:val="00535DCC"/>
    <w:rsid w:val="00535DE8"/>
    <w:rsid w:val="00535E11"/>
    <w:rsid w:val="00535E6B"/>
    <w:rsid w:val="00535FBF"/>
    <w:rsid w:val="005360E7"/>
    <w:rsid w:val="00536140"/>
    <w:rsid w:val="00536155"/>
    <w:rsid w:val="00536193"/>
    <w:rsid w:val="00536280"/>
    <w:rsid w:val="005362CA"/>
    <w:rsid w:val="005363F2"/>
    <w:rsid w:val="00536492"/>
    <w:rsid w:val="00536554"/>
    <w:rsid w:val="005365A6"/>
    <w:rsid w:val="005366B7"/>
    <w:rsid w:val="005366ED"/>
    <w:rsid w:val="00536833"/>
    <w:rsid w:val="00536918"/>
    <w:rsid w:val="0053694E"/>
    <w:rsid w:val="00536AF6"/>
    <w:rsid w:val="00536B93"/>
    <w:rsid w:val="00536C22"/>
    <w:rsid w:val="00536C27"/>
    <w:rsid w:val="00536C89"/>
    <w:rsid w:val="00536D21"/>
    <w:rsid w:val="00536D67"/>
    <w:rsid w:val="00536D68"/>
    <w:rsid w:val="00536D9D"/>
    <w:rsid w:val="00536E3C"/>
    <w:rsid w:val="00536EAB"/>
    <w:rsid w:val="00536F7B"/>
    <w:rsid w:val="00537004"/>
    <w:rsid w:val="00537065"/>
    <w:rsid w:val="0053706F"/>
    <w:rsid w:val="005370A3"/>
    <w:rsid w:val="0053717E"/>
    <w:rsid w:val="005371A6"/>
    <w:rsid w:val="005371B9"/>
    <w:rsid w:val="0053722E"/>
    <w:rsid w:val="00537292"/>
    <w:rsid w:val="00537344"/>
    <w:rsid w:val="0053739F"/>
    <w:rsid w:val="005373D0"/>
    <w:rsid w:val="005373F1"/>
    <w:rsid w:val="00537459"/>
    <w:rsid w:val="005374CD"/>
    <w:rsid w:val="0053759B"/>
    <w:rsid w:val="005375A5"/>
    <w:rsid w:val="005375DF"/>
    <w:rsid w:val="00537634"/>
    <w:rsid w:val="00537682"/>
    <w:rsid w:val="00537757"/>
    <w:rsid w:val="005377A3"/>
    <w:rsid w:val="005377D3"/>
    <w:rsid w:val="00537864"/>
    <w:rsid w:val="00537870"/>
    <w:rsid w:val="00537AFF"/>
    <w:rsid w:val="00537BB4"/>
    <w:rsid w:val="00537C5B"/>
    <w:rsid w:val="00537C9F"/>
    <w:rsid w:val="00537CFE"/>
    <w:rsid w:val="00537D3D"/>
    <w:rsid w:val="00537D5E"/>
    <w:rsid w:val="00537DB9"/>
    <w:rsid w:val="00537E18"/>
    <w:rsid w:val="00537EB3"/>
    <w:rsid w:val="00537F08"/>
    <w:rsid w:val="00537F27"/>
    <w:rsid w:val="0054016C"/>
    <w:rsid w:val="0054017E"/>
    <w:rsid w:val="00540186"/>
    <w:rsid w:val="005402A1"/>
    <w:rsid w:val="00540362"/>
    <w:rsid w:val="0054038D"/>
    <w:rsid w:val="005404AB"/>
    <w:rsid w:val="005404C6"/>
    <w:rsid w:val="005404CB"/>
    <w:rsid w:val="00540564"/>
    <w:rsid w:val="0054061A"/>
    <w:rsid w:val="0054065E"/>
    <w:rsid w:val="005406BA"/>
    <w:rsid w:val="005407DE"/>
    <w:rsid w:val="005407EB"/>
    <w:rsid w:val="00540845"/>
    <w:rsid w:val="005408FF"/>
    <w:rsid w:val="00540A4B"/>
    <w:rsid w:val="00540A87"/>
    <w:rsid w:val="00540AFD"/>
    <w:rsid w:val="00540B0A"/>
    <w:rsid w:val="00540B40"/>
    <w:rsid w:val="00540B4B"/>
    <w:rsid w:val="00540B56"/>
    <w:rsid w:val="00540D10"/>
    <w:rsid w:val="00540D4F"/>
    <w:rsid w:val="00540D94"/>
    <w:rsid w:val="00540F18"/>
    <w:rsid w:val="00540FF7"/>
    <w:rsid w:val="0054102F"/>
    <w:rsid w:val="005410A6"/>
    <w:rsid w:val="005410AA"/>
    <w:rsid w:val="0054112F"/>
    <w:rsid w:val="0054117D"/>
    <w:rsid w:val="005411BB"/>
    <w:rsid w:val="00541208"/>
    <w:rsid w:val="0054128A"/>
    <w:rsid w:val="00541329"/>
    <w:rsid w:val="00541365"/>
    <w:rsid w:val="005413A3"/>
    <w:rsid w:val="005413AB"/>
    <w:rsid w:val="005413D7"/>
    <w:rsid w:val="00541433"/>
    <w:rsid w:val="00541471"/>
    <w:rsid w:val="0054154E"/>
    <w:rsid w:val="005415BF"/>
    <w:rsid w:val="0054164D"/>
    <w:rsid w:val="00541674"/>
    <w:rsid w:val="0054169F"/>
    <w:rsid w:val="005416CC"/>
    <w:rsid w:val="005417EA"/>
    <w:rsid w:val="00541843"/>
    <w:rsid w:val="005418DD"/>
    <w:rsid w:val="0054191A"/>
    <w:rsid w:val="00541977"/>
    <w:rsid w:val="00541978"/>
    <w:rsid w:val="00541999"/>
    <w:rsid w:val="00541A4D"/>
    <w:rsid w:val="00541A63"/>
    <w:rsid w:val="00541AB1"/>
    <w:rsid w:val="00541BA4"/>
    <w:rsid w:val="00541BF6"/>
    <w:rsid w:val="00541C2F"/>
    <w:rsid w:val="00541CC2"/>
    <w:rsid w:val="00541D06"/>
    <w:rsid w:val="00541D8C"/>
    <w:rsid w:val="00541E6F"/>
    <w:rsid w:val="00541E95"/>
    <w:rsid w:val="00541F24"/>
    <w:rsid w:val="00541FC3"/>
    <w:rsid w:val="00541FEE"/>
    <w:rsid w:val="0054202E"/>
    <w:rsid w:val="0054203C"/>
    <w:rsid w:val="00542048"/>
    <w:rsid w:val="00542062"/>
    <w:rsid w:val="00542067"/>
    <w:rsid w:val="00542102"/>
    <w:rsid w:val="0054213E"/>
    <w:rsid w:val="00542247"/>
    <w:rsid w:val="0054227F"/>
    <w:rsid w:val="00542304"/>
    <w:rsid w:val="00542378"/>
    <w:rsid w:val="005423C9"/>
    <w:rsid w:val="00542460"/>
    <w:rsid w:val="005424CD"/>
    <w:rsid w:val="00542637"/>
    <w:rsid w:val="00542645"/>
    <w:rsid w:val="00542677"/>
    <w:rsid w:val="005426C9"/>
    <w:rsid w:val="00542762"/>
    <w:rsid w:val="005427D2"/>
    <w:rsid w:val="0054282B"/>
    <w:rsid w:val="00542875"/>
    <w:rsid w:val="005428F8"/>
    <w:rsid w:val="005429BC"/>
    <w:rsid w:val="00542AD2"/>
    <w:rsid w:val="00542AF1"/>
    <w:rsid w:val="00542B10"/>
    <w:rsid w:val="00542B16"/>
    <w:rsid w:val="00542BDB"/>
    <w:rsid w:val="00542C6B"/>
    <w:rsid w:val="00542CF1"/>
    <w:rsid w:val="00542D0B"/>
    <w:rsid w:val="00542EEE"/>
    <w:rsid w:val="00542EF8"/>
    <w:rsid w:val="00542F84"/>
    <w:rsid w:val="00542FD3"/>
    <w:rsid w:val="00542FD9"/>
    <w:rsid w:val="00542FF7"/>
    <w:rsid w:val="00543029"/>
    <w:rsid w:val="00543057"/>
    <w:rsid w:val="00543077"/>
    <w:rsid w:val="0054318B"/>
    <w:rsid w:val="0054319E"/>
    <w:rsid w:val="005431F0"/>
    <w:rsid w:val="005432C7"/>
    <w:rsid w:val="00543376"/>
    <w:rsid w:val="00543400"/>
    <w:rsid w:val="0054344C"/>
    <w:rsid w:val="0054344D"/>
    <w:rsid w:val="00543496"/>
    <w:rsid w:val="0054349F"/>
    <w:rsid w:val="005434D7"/>
    <w:rsid w:val="00543589"/>
    <w:rsid w:val="005435AD"/>
    <w:rsid w:val="005435F5"/>
    <w:rsid w:val="005436C3"/>
    <w:rsid w:val="005436C8"/>
    <w:rsid w:val="005436E0"/>
    <w:rsid w:val="005436FB"/>
    <w:rsid w:val="0054381D"/>
    <w:rsid w:val="00543824"/>
    <w:rsid w:val="0054384E"/>
    <w:rsid w:val="005438BC"/>
    <w:rsid w:val="005438CB"/>
    <w:rsid w:val="005438EA"/>
    <w:rsid w:val="00543A7E"/>
    <w:rsid w:val="00543B7A"/>
    <w:rsid w:val="00543BEC"/>
    <w:rsid w:val="00543C29"/>
    <w:rsid w:val="00543D34"/>
    <w:rsid w:val="00543D66"/>
    <w:rsid w:val="00543F02"/>
    <w:rsid w:val="00543F0E"/>
    <w:rsid w:val="00543F2A"/>
    <w:rsid w:val="00543F39"/>
    <w:rsid w:val="00543F87"/>
    <w:rsid w:val="00543F9D"/>
    <w:rsid w:val="00544018"/>
    <w:rsid w:val="00544082"/>
    <w:rsid w:val="005440F9"/>
    <w:rsid w:val="00544107"/>
    <w:rsid w:val="0054413E"/>
    <w:rsid w:val="0054415B"/>
    <w:rsid w:val="00544190"/>
    <w:rsid w:val="00544283"/>
    <w:rsid w:val="00544289"/>
    <w:rsid w:val="005442AC"/>
    <w:rsid w:val="005442B5"/>
    <w:rsid w:val="00544333"/>
    <w:rsid w:val="0054444F"/>
    <w:rsid w:val="005444B0"/>
    <w:rsid w:val="005444C2"/>
    <w:rsid w:val="00544651"/>
    <w:rsid w:val="005446E5"/>
    <w:rsid w:val="005446EF"/>
    <w:rsid w:val="00544764"/>
    <w:rsid w:val="00544898"/>
    <w:rsid w:val="0054499D"/>
    <w:rsid w:val="005449B5"/>
    <w:rsid w:val="005449CC"/>
    <w:rsid w:val="00544A68"/>
    <w:rsid w:val="00544B14"/>
    <w:rsid w:val="00544BF6"/>
    <w:rsid w:val="00544CBE"/>
    <w:rsid w:val="00544D68"/>
    <w:rsid w:val="00544D9E"/>
    <w:rsid w:val="00544DAF"/>
    <w:rsid w:val="00544F25"/>
    <w:rsid w:val="00544F54"/>
    <w:rsid w:val="00544FAA"/>
    <w:rsid w:val="00545052"/>
    <w:rsid w:val="005452CF"/>
    <w:rsid w:val="005452E9"/>
    <w:rsid w:val="005453CB"/>
    <w:rsid w:val="0054548E"/>
    <w:rsid w:val="005454CD"/>
    <w:rsid w:val="00545515"/>
    <w:rsid w:val="00545543"/>
    <w:rsid w:val="00545549"/>
    <w:rsid w:val="005455A9"/>
    <w:rsid w:val="005455D1"/>
    <w:rsid w:val="005455F7"/>
    <w:rsid w:val="00545677"/>
    <w:rsid w:val="005456D0"/>
    <w:rsid w:val="005456D5"/>
    <w:rsid w:val="0054572A"/>
    <w:rsid w:val="00545760"/>
    <w:rsid w:val="005457AD"/>
    <w:rsid w:val="00545847"/>
    <w:rsid w:val="0054589A"/>
    <w:rsid w:val="005458F9"/>
    <w:rsid w:val="005459A7"/>
    <w:rsid w:val="00545A5F"/>
    <w:rsid w:val="00545B5C"/>
    <w:rsid w:val="00545BC8"/>
    <w:rsid w:val="00545D5D"/>
    <w:rsid w:val="00545D89"/>
    <w:rsid w:val="00545DA7"/>
    <w:rsid w:val="00545E25"/>
    <w:rsid w:val="00545E70"/>
    <w:rsid w:val="00545E7A"/>
    <w:rsid w:val="00545E7B"/>
    <w:rsid w:val="00545EA7"/>
    <w:rsid w:val="00545EB2"/>
    <w:rsid w:val="00545EE9"/>
    <w:rsid w:val="00545F67"/>
    <w:rsid w:val="00545F6F"/>
    <w:rsid w:val="00545F8B"/>
    <w:rsid w:val="00545FCF"/>
    <w:rsid w:val="0054607E"/>
    <w:rsid w:val="00546099"/>
    <w:rsid w:val="005460A7"/>
    <w:rsid w:val="00546112"/>
    <w:rsid w:val="0054613E"/>
    <w:rsid w:val="00546157"/>
    <w:rsid w:val="005462FD"/>
    <w:rsid w:val="00546479"/>
    <w:rsid w:val="005464EA"/>
    <w:rsid w:val="0054663A"/>
    <w:rsid w:val="005466A8"/>
    <w:rsid w:val="005466F3"/>
    <w:rsid w:val="0054676B"/>
    <w:rsid w:val="005467E0"/>
    <w:rsid w:val="00546A0A"/>
    <w:rsid w:val="00546A70"/>
    <w:rsid w:val="00546AB2"/>
    <w:rsid w:val="00546B4C"/>
    <w:rsid w:val="00546B7A"/>
    <w:rsid w:val="00546B9C"/>
    <w:rsid w:val="00546BF7"/>
    <w:rsid w:val="00546C58"/>
    <w:rsid w:val="00546CB5"/>
    <w:rsid w:val="00546CE9"/>
    <w:rsid w:val="00546DEA"/>
    <w:rsid w:val="00546EE2"/>
    <w:rsid w:val="00546F1F"/>
    <w:rsid w:val="00547115"/>
    <w:rsid w:val="00547145"/>
    <w:rsid w:val="005471F7"/>
    <w:rsid w:val="005473F0"/>
    <w:rsid w:val="00547415"/>
    <w:rsid w:val="00547427"/>
    <w:rsid w:val="00547496"/>
    <w:rsid w:val="005475D4"/>
    <w:rsid w:val="0054777E"/>
    <w:rsid w:val="00547815"/>
    <w:rsid w:val="00547977"/>
    <w:rsid w:val="00547987"/>
    <w:rsid w:val="005479B8"/>
    <w:rsid w:val="005479FA"/>
    <w:rsid w:val="00547A01"/>
    <w:rsid w:val="00547A59"/>
    <w:rsid w:val="00547B60"/>
    <w:rsid w:val="00547D85"/>
    <w:rsid w:val="00547DD3"/>
    <w:rsid w:val="00547E3E"/>
    <w:rsid w:val="00547E8F"/>
    <w:rsid w:val="00547EB0"/>
    <w:rsid w:val="00547ECB"/>
    <w:rsid w:val="00547EE0"/>
    <w:rsid w:val="00547EFC"/>
    <w:rsid w:val="00547F37"/>
    <w:rsid w:val="00547FAB"/>
    <w:rsid w:val="00547FE0"/>
    <w:rsid w:val="0055010B"/>
    <w:rsid w:val="0055012B"/>
    <w:rsid w:val="0055013B"/>
    <w:rsid w:val="0055014E"/>
    <w:rsid w:val="00550297"/>
    <w:rsid w:val="005502E2"/>
    <w:rsid w:val="005502E5"/>
    <w:rsid w:val="005502E8"/>
    <w:rsid w:val="00550300"/>
    <w:rsid w:val="00550329"/>
    <w:rsid w:val="00550358"/>
    <w:rsid w:val="00550539"/>
    <w:rsid w:val="0055058B"/>
    <w:rsid w:val="0055058C"/>
    <w:rsid w:val="005505BF"/>
    <w:rsid w:val="00550666"/>
    <w:rsid w:val="00550686"/>
    <w:rsid w:val="0055069D"/>
    <w:rsid w:val="00550784"/>
    <w:rsid w:val="00550787"/>
    <w:rsid w:val="0055078A"/>
    <w:rsid w:val="0055079B"/>
    <w:rsid w:val="005507A1"/>
    <w:rsid w:val="00550802"/>
    <w:rsid w:val="00550830"/>
    <w:rsid w:val="00550836"/>
    <w:rsid w:val="0055086A"/>
    <w:rsid w:val="00550891"/>
    <w:rsid w:val="005508AF"/>
    <w:rsid w:val="00550951"/>
    <w:rsid w:val="00550986"/>
    <w:rsid w:val="005509B1"/>
    <w:rsid w:val="00550B3A"/>
    <w:rsid w:val="00550B3B"/>
    <w:rsid w:val="00550B68"/>
    <w:rsid w:val="00550C02"/>
    <w:rsid w:val="00550CC2"/>
    <w:rsid w:val="00550D19"/>
    <w:rsid w:val="00550D2B"/>
    <w:rsid w:val="00550E9B"/>
    <w:rsid w:val="00550EA0"/>
    <w:rsid w:val="00550ECC"/>
    <w:rsid w:val="00550EDF"/>
    <w:rsid w:val="00550EF4"/>
    <w:rsid w:val="00550F73"/>
    <w:rsid w:val="00550F8C"/>
    <w:rsid w:val="00550FA6"/>
    <w:rsid w:val="00550FCA"/>
    <w:rsid w:val="00550FF9"/>
    <w:rsid w:val="00551003"/>
    <w:rsid w:val="00551010"/>
    <w:rsid w:val="0055102E"/>
    <w:rsid w:val="0055102F"/>
    <w:rsid w:val="0055106C"/>
    <w:rsid w:val="005510A9"/>
    <w:rsid w:val="005510C8"/>
    <w:rsid w:val="005510D8"/>
    <w:rsid w:val="0055111F"/>
    <w:rsid w:val="00551283"/>
    <w:rsid w:val="005512A3"/>
    <w:rsid w:val="005512AB"/>
    <w:rsid w:val="0055130A"/>
    <w:rsid w:val="00551522"/>
    <w:rsid w:val="005516B0"/>
    <w:rsid w:val="005516D6"/>
    <w:rsid w:val="00551768"/>
    <w:rsid w:val="00551787"/>
    <w:rsid w:val="0055181F"/>
    <w:rsid w:val="0055187E"/>
    <w:rsid w:val="005518B7"/>
    <w:rsid w:val="005518D5"/>
    <w:rsid w:val="00551928"/>
    <w:rsid w:val="00551995"/>
    <w:rsid w:val="00551A15"/>
    <w:rsid w:val="00551A52"/>
    <w:rsid w:val="00551AA0"/>
    <w:rsid w:val="00551B08"/>
    <w:rsid w:val="00551B39"/>
    <w:rsid w:val="00551B85"/>
    <w:rsid w:val="00551C7D"/>
    <w:rsid w:val="00551C9B"/>
    <w:rsid w:val="00551CF7"/>
    <w:rsid w:val="00551D81"/>
    <w:rsid w:val="00551DF9"/>
    <w:rsid w:val="00551EAA"/>
    <w:rsid w:val="00551F4A"/>
    <w:rsid w:val="00551FA3"/>
    <w:rsid w:val="00552175"/>
    <w:rsid w:val="00552229"/>
    <w:rsid w:val="005522B2"/>
    <w:rsid w:val="005522CE"/>
    <w:rsid w:val="0055230F"/>
    <w:rsid w:val="00552315"/>
    <w:rsid w:val="00552323"/>
    <w:rsid w:val="005523DB"/>
    <w:rsid w:val="0055262F"/>
    <w:rsid w:val="00552646"/>
    <w:rsid w:val="0055264B"/>
    <w:rsid w:val="00552773"/>
    <w:rsid w:val="00552807"/>
    <w:rsid w:val="00552882"/>
    <w:rsid w:val="00552964"/>
    <w:rsid w:val="0055299E"/>
    <w:rsid w:val="00552A85"/>
    <w:rsid w:val="00552A95"/>
    <w:rsid w:val="00552B03"/>
    <w:rsid w:val="00552B88"/>
    <w:rsid w:val="00552BD9"/>
    <w:rsid w:val="00552BDE"/>
    <w:rsid w:val="00552CDD"/>
    <w:rsid w:val="00552D05"/>
    <w:rsid w:val="00552D2A"/>
    <w:rsid w:val="00552DAE"/>
    <w:rsid w:val="00552E19"/>
    <w:rsid w:val="00552EAF"/>
    <w:rsid w:val="00552F88"/>
    <w:rsid w:val="00553001"/>
    <w:rsid w:val="00553013"/>
    <w:rsid w:val="00553047"/>
    <w:rsid w:val="0055304A"/>
    <w:rsid w:val="00553054"/>
    <w:rsid w:val="0055305C"/>
    <w:rsid w:val="00553087"/>
    <w:rsid w:val="00553150"/>
    <w:rsid w:val="00553297"/>
    <w:rsid w:val="00553393"/>
    <w:rsid w:val="005533C0"/>
    <w:rsid w:val="005533CB"/>
    <w:rsid w:val="005534E2"/>
    <w:rsid w:val="0055355B"/>
    <w:rsid w:val="0055363B"/>
    <w:rsid w:val="00553677"/>
    <w:rsid w:val="0055379D"/>
    <w:rsid w:val="0055379F"/>
    <w:rsid w:val="005537F8"/>
    <w:rsid w:val="0055396F"/>
    <w:rsid w:val="005539E2"/>
    <w:rsid w:val="00553A34"/>
    <w:rsid w:val="00553AAF"/>
    <w:rsid w:val="00553AE0"/>
    <w:rsid w:val="00553BD3"/>
    <w:rsid w:val="00553BD4"/>
    <w:rsid w:val="00553C93"/>
    <w:rsid w:val="00553CE8"/>
    <w:rsid w:val="00553CFA"/>
    <w:rsid w:val="00553D6A"/>
    <w:rsid w:val="00553D73"/>
    <w:rsid w:val="00553D81"/>
    <w:rsid w:val="00553DF4"/>
    <w:rsid w:val="00553E43"/>
    <w:rsid w:val="00553E90"/>
    <w:rsid w:val="00553E91"/>
    <w:rsid w:val="00553E98"/>
    <w:rsid w:val="00553EA9"/>
    <w:rsid w:val="00553EB2"/>
    <w:rsid w:val="00553FB0"/>
    <w:rsid w:val="00553FD8"/>
    <w:rsid w:val="00554073"/>
    <w:rsid w:val="00554078"/>
    <w:rsid w:val="005540C6"/>
    <w:rsid w:val="00554133"/>
    <w:rsid w:val="00554151"/>
    <w:rsid w:val="005541CC"/>
    <w:rsid w:val="00554399"/>
    <w:rsid w:val="00554402"/>
    <w:rsid w:val="00554439"/>
    <w:rsid w:val="00554504"/>
    <w:rsid w:val="0055465F"/>
    <w:rsid w:val="0055466E"/>
    <w:rsid w:val="00554674"/>
    <w:rsid w:val="005547CB"/>
    <w:rsid w:val="005547CE"/>
    <w:rsid w:val="0055480B"/>
    <w:rsid w:val="005548C9"/>
    <w:rsid w:val="005548F0"/>
    <w:rsid w:val="00554907"/>
    <w:rsid w:val="0055491D"/>
    <w:rsid w:val="00554ADB"/>
    <w:rsid w:val="00554AE8"/>
    <w:rsid w:val="00554B0F"/>
    <w:rsid w:val="00554B69"/>
    <w:rsid w:val="00554BC8"/>
    <w:rsid w:val="00554C1E"/>
    <w:rsid w:val="00554D26"/>
    <w:rsid w:val="00554E5B"/>
    <w:rsid w:val="005550F3"/>
    <w:rsid w:val="00555190"/>
    <w:rsid w:val="005551CC"/>
    <w:rsid w:val="005551E2"/>
    <w:rsid w:val="00555220"/>
    <w:rsid w:val="00555261"/>
    <w:rsid w:val="005552BC"/>
    <w:rsid w:val="005552FD"/>
    <w:rsid w:val="00555330"/>
    <w:rsid w:val="00555397"/>
    <w:rsid w:val="00555593"/>
    <w:rsid w:val="0055559F"/>
    <w:rsid w:val="00555663"/>
    <w:rsid w:val="005556FF"/>
    <w:rsid w:val="00555753"/>
    <w:rsid w:val="0055577D"/>
    <w:rsid w:val="00555810"/>
    <w:rsid w:val="0055587F"/>
    <w:rsid w:val="005558C4"/>
    <w:rsid w:val="00555954"/>
    <w:rsid w:val="0055596B"/>
    <w:rsid w:val="00555A39"/>
    <w:rsid w:val="00555B38"/>
    <w:rsid w:val="00555C95"/>
    <w:rsid w:val="00555D58"/>
    <w:rsid w:val="00555E2C"/>
    <w:rsid w:val="00555E7D"/>
    <w:rsid w:val="00555EB0"/>
    <w:rsid w:val="00555ECF"/>
    <w:rsid w:val="00555FD8"/>
    <w:rsid w:val="00555FDB"/>
    <w:rsid w:val="005560A4"/>
    <w:rsid w:val="005561CE"/>
    <w:rsid w:val="005561F5"/>
    <w:rsid w:val="005561FF"/>
    <w:rsid w:val="00556315"/>
    <w:rsid w:val="00556325"/>
    <w:rsid w:val="005563C8"/>
    <w:rsid w:val="00556462"/>
    <w:rsid w:val="005564A1"/>
    <w:rsid w:val="00556515"/>
    <w:rsid w:val="00556559"/>
    <w:rsid w:val="005565FA"/>
    <w:rsid w:val="005566B4"/>
    <w:rsid w:val="005567E3"/>
    <w:rsid w:val="00556836"/>
    <w:rsid w:val="0055687D"/>
    <w:rsid w:val="005568F9"/>
    <w:rsid w:val="00556921"/>
    <w:rsid w:val="0055695E"/>
    <w:rsid w:val="00556995"/>
    <w:rsid w:val="00556999"/>
    <w:rsid w:val="005569BE"/>
    <w:rsid w:val="005569E5"/>
    <w:rsid w:val="00556A05"/>
    <w:rsid w:val="00556A0B"/>
    <w:rsid w:val="00556A58"/>
    <w:rsid w:val="00556A7D"/>
    <w:rsid w:val="00556B51"/>
    <w:rsid w:val="00556C13"/>
    <w:rsid w:val="00556C32"/>
    <w:rsid w:val="00556C6E"/>
    <w:rsid w:val="00556CBD"/>
    <w:rsid w:val="00556D21"/>
    <w:rsid w:val="00556D4E"/>
    <w:rsid w:val="00556D5C"/>
    <w:rsid w:val="00556DF4"/>
    <w:rsid w:val="00556F08"/>
    <w:rsid w:val="00556FF1"/>
    <w:rsid w:val="00557016"/>
    <w:rsid w:val="00557075"/>
    <w:rsid w:val="005570E6"/>
    <w:rsid w:val="005572CE"/>
    <w:rsid w:val="005572EA"/>
    <w:rsid w:val="00557303"/>
    <w:rsid w:val="0055732A"/>
    <w:rsid w:val="0055735E"/>
    <w:rsid w:val="00557382"/>
    <w:rsid w:val="00557582"/>
    <w:rsid w:val="0055762D"/>
    <w:rsid w:val="005576D6"/>
    <w:rsid w:val="005576F6"/>
    <w:rsid w:val="005577DB"/>
    <w:rsid w:val="00557839"/>
    <w:rsid w:val="005578BD"/>
    <w:rsid w:val="005579A8"/>
    <w:rsid w:val="00557A0E"/>
    <w:rsid w:val="00557A16"/>
    <w:rsid w:val="00557ABA"/>
    <w:rsid w:val="00557AE3"/>
    <w:rsid w:val="00557B02"/>
    <w:rsid w:val="00557B2A"/>
    <w:rsid w:val="00557C7A"/>
    <w:rsid w:val="00557D2C"/>
    <w:rsid w:val="00557D80"/>
    <w:rsid w:val="00557E39"/>
    <w:rsid w:val="00557EFD"/>
    <w:rsid w:val="00557F2D"/>
    <w:rsid w:val="00557F60"/>
    <w:rsid w:val="005600F3"/>
    <w:rsid w:val="0056014A"/>
    <w:rsid w:val="005601F1"/>
    <w:rsid w:val="0056035C"/>
    <w:rsid w:val="0056049D"/>
    <w:rsid w:val="00560512"/>
    <w:rsid w:val="00560581"/>
    <w:rsid w:val="005605A0"/>
    <w:rsid w:val="00560600"/>
    <w:rsid w:val="0056064E"/>
    <w:rsid w:val="005607A9"/>
    <w:rsid w:val="00560A2E"/>
    <w:rsid w:val="00560A52"/>
    <w:rsid w:val="00560A86"/>
    <w:rsid w:val="00560A98"/>
    <w:rsid w:val="00560B1B"/>
    <w:rsid w:val="00560B6F"/>
    <w:rsid w:val="00560C82"/>
    <w:rsid w:val="00560CB0"/>
    <w:rsid w:val="00560D3A"/>
    <w:rsid w:val="00560E3D"/>
    <w:rsid w:val="00560E90"/>
    <w:rsid w:val="00560EAF"/>
    <w:rsid w:val="00560ED3"/>
    <w:rsid w:val="00560F3C"/>
    <w:rsid w:val="00560F81"/>
    <w:rsid w:val="00560FE4"/>
    <w:rsid w:val="00561066"/>
    <w:rsid w:val="00561078"/>
    <w:rsid w:val="005610B2"/>
    <w:rsid w:val="0056114C"/>
    <w:rsid w:val="00561160"/>
    <w:rsid w:val="00561165"/>
    <w:rsid w:val="00561222"/>
    <w:rsid w:val="005612D4"/>
    <w:rsid w:val="005612E2"/>
    <w:rsid w:val="00561313"/>
    <w:rsid w:val="00561367"/>
    <w:rsid w:val="005613BB"/>
    <w:rsid w:val="0056143F"/>
    <w:rsid w:val="00561510"/>
    <w:rsid w:val="005615B8"/>
    <w:rsid w:val="005615E8"/>
    <w:rsid w:val="005616DF"/>
    <w:rsid w:val="0056173B"/>
    <w:rsid w:val="005617BF"/>
    <w:rsid w:val="0056187D"/>
    <w:rsid w:val="0056192E"/>
    <w:rsid w:val="0056195F"/>
    <w:rsid w:val="005619AB"/>
    <w:rsid w:val="00561A2A"/>
    <w:rsid w:val="00561ABE"/>
    <w:rsid w:val="00561BF1"/>
    <w:rsid w:val="00561C7E"/>
    <w:rsid w:val="00561C80"/>
    <w:rsid w:val="00561C8A"/>
    <w:rsid w:val="00561CC0"/>
    <w:rsid w:val="00561D84"/>
    <w:rsid w:val="00561DAC"/>
    <w:rsid w:val="00561E31"/>
    <w:rsid w:val="00561E79"/>
    <w:rsid w:val="00561E7D"/>
    <w:rsid w:val="00561EE5"/>
    <w:rsid w:val="0056203C"/>
    <w:rsid w:val="00562062"/>
    <w:rsid w:val="0056208F"/>
    <w:rsid w:val="005620A4"/>
    <w:rsid w:val="0056211A"/>
    <w:rsid w:val="00562179"/>
    <w:rsid w:val="005621B0"/>
    <w:rsid w:val="00562226"/>
    <w:rsid w:val="005622B9"/>
    <w:rsid w:val="0056233C"/>
    <w:rsid w:val="0056236C"/>
    <w:rsid w:val="0056236F"/>
    <w:rsid w:val="0056268B"/>
    <w:rsid w:val="005626CC"/>
    <w:rsid w:val="00562772"/>
    <w:rsid w:val="005627E7"/>
    <w:rsid w:val="00562806"/>
    <w:rsid w:val="00562827"/>
    <w:rsid w:val="0056289C"/>
    <w:rsid w:val="005628EC"/>
    <w:rsid w:val="00562A31"/>
    <w:rsid w:val="00562A36"/>
    <w:rsid w:val="00562A8F"/>
    <w:rsid w:val="00562AB3"/>
    <w:rsid w:val="00562AF7"/>
    <w:rsid w:val="00562BC3"/>
    <w:rsid w:val="00562C42"/>
    <w:rsid w:val="00562D09"/>
    <w:rsid w:val="00562D96"/>
    <w:rsid w:val="00562DE8"/>
    <w:rsid w:val="00562E86"/>
    <w:rsid w:val="00562E8A"/>
    <w:rsid w:val="00562F75"/>
    <w:rsid w:val="00562FAD"/>
    <w:rsid w:val="00562FC0"/>
    <w:rsid w:val="0056321B"/>
    <w:rsid w:val="00563248"/>
    <w:rsid w:val="00563269"/>
    <w:rsid w:val="0056329D"/>
    <w:rsid w:val="005632F1"/>
    <w:rsid w:val="00563324"/>
    <w:rsid w:val="0056334E"/>
    <w:rsid w:val="0056336E"/>
    <w:rsid w:val="00563395"/>
    <w:rsid w:val="0056339B"/>
    <w:rsid w:val="005633FE"/>
    <w:rsid w:val="00563468"/>
    <w:rsid w:val="005634D5"/>
    <w:rsid w:val="00563507"/>
    <w:rsid w:val="005636A3"/>
    <w:rsid w:val="005638F3"/>
    <w:rsid w:val="00563900"/>
    <w:rsid w:val="00563A0E"/>
    <w:rsid w:val="00563A2D"/>
    <w:rsid w:val="00563A2F"/>
    <w:rsid w:val="00563AF0"/>
    <w:rsid w:val="00563B16"/>
    <w:rsid w:val="00563B4A"/>
    <w:rsid w:val="00563B8E"/>
    <w:rsid w:val="00563BC3"/>
    <w:rsid w:val="00563BE1"/>
    <w:rsid w:val="00563C3F"/>
    <w:rsid w:val="00563CCC"/>
    <w:rsid w:val="00563D25"/>
    <w:rsid w:val="00563E84"/>
    <w:rsid w:val="00563EB2"/>
    <w:rsid w:val="00563F06"/>
    <w:rsid w:val="00563F4E"/>
    <w:rsid w:val="0056400E"/>
    <w:rsid w:val="0056404C"/>
    <w:rsid w:val="005641C0"/>
    <w:rsid w:val="0056422A"/>
    <w:rsid w:val="00564238"/>
    <w:rsid w:val="0056423A"/>
    <w:rsid w:val="0056429E"/>
    <w:rsid w:val="005642BC"/>
    <w:rsid w:val="005642E7"/>
    <w:rsid w:val="00564338"/>
    <w:rsid w:val="0056440E"/>
    <w:rsid w:val="0056448C"/>
    <w:rsid w:val="0056451D"/>
    <w:rsid w:val="00564566"/>
    <w:rsid w:val="00564592"/>
    <w:rsid w:val="00564602"/>
    <w:rsid w:val="00564609"/>
    <w:rsid w:val="00564645"/>
    <w:rsid w:val="00564867"/>
    <w:rsid w:val="00564868"/>
    <w:rsid w:val="0056488C"/>
    <w:rsid w:val="005648C9"/>
    <w:rsid w:val="0056495A"/>
    <w:rsid w:val="00564A7F"/>
    <w:rsid w:val="00564B95"/>
    <w:rsid w:val="00564BC5"/>
    <w:rsid w:val="00564C8B"/>
    <w:rsid w:val="00564C94"/>
    <w:rsid w:val="00564C95"/>
    <w:rsid w:val="00564D20"/>
    <w:rsid w:val="00564DB5"/>
    <w:rsid w:val="00564EB8"/>
    <w:rsid w:val="00564F32"/>
    <w:rsid w:val="00564FF2"/>
    <w:rsid w:val="00565042"/>
    <w:rsid w:val="005650B2"/>
    <w:rsid w:val="005650E7"/>
    <w:rsid w:val="00565150"/>
    <w:rsid w:val="005651AA"/>
    <w:rsid w:val="005651FC"/>
    <w:rsid w:val="00565228"/>
    <w:rsid w:val="00565283"/>
    <w:rsid w:val="005652BD"/>
    <w:rsid w:val="0056533F"/>
    <w:rsid w:val="0056536B"/>
    <w:rsid w:val="00565408"/>
    <w:rsid w:val="005654DB"/>
    <w:rsid w:val="005654F6"/>
    <w:rsid w:val="00565596"/>
    <w:rsid w:val="005655B4"/>
    <w:rsid w:val="00565603"/>
    <w:rsid w:val="0056562A"/>
    <w:rsid w:val="005656BD"/>
    <w:rsid w:val="005656F8"/>
    <w:rsid w:val="005658EA"/>
    <w:rsid w:val="005659EA"/>
    <w:rsid w:val="00565A18"/>
    <w:rsid w:val="00565C1E"/>
    <w:rsid w:val="00565C2D"/>
    <w:rsid w:val="00565DD8"/>
    <w:rsid w:val="00565E93"/>
    <w:rsid w:val="00565FA3"/>
    <w:rsid w:val="00566052"/>
    <w:rsid w:val="0056605B"/>
    <w:rsid w:val="0056607E"/>
    <w:rsid w:val="005660AA"/>
    <w:rsid w:val="00566183"/>
    <w:rsid w:val="005661BB"/>
    <w:rsid w:val="005662F1"/>
    <w:rsid w:val="0056639D"/>
    <w:rsid w:val="005663A9"/>
    <w:rsid w:val="005663CE"/>
    <w:rsid w:val="005664D2"/>
    <w:rsid w:val="005666B0"/>
    <w:rsid w:val="0056677A"/>
    <w:rsid w:val="00566881"/>
    <w:rsid w:val="00566AAA"/>
    <w:rsid w:val="00566B79"/>
    <w:rsid w:val="00566BA0"/>
    <w:rsid w:val="00566CE0"/>
    <w:rsid w:val="00566D3A"/>
    <w:rsid w:val="00566DF8"/>
    <w:rsid w:val="00566E19"/>
    <w:rsid w:val="00566E57"/>
    <w:rsid w:val="00566E98"/>
    <w:rsid w:val="00566E9C"/>
    <w:rsid w:val="00566EB9"/>
    <w:rsid w:val="00566F10"/>
    <w:rsid w:val="00566FB5"/>
    <w:rsid w:val="0056701C"/>
    <w:rsid w:val="00567096"/>
    <w:rsid w:val="00567120"/>
    <w:rsid w:val="00567195"/>
    <w:rsid w:val="0056729C"/>
    <w:rsid w:val="005672A8"/>
    <w:rsid w:val="005672D0"/>
    <w:rsid w:val="00567359"/>
    <w:rsid w:val="005674D1"/>
    <w:rsid w:val="005674FB"/>
    <w:rsid w:val="00567509"/>
    <w:rsid w:val="0056750E"/>
    <w:rsid w:val="0056752B"/>
    <w:rsid w:val="005675EE"/>
    <w:rsid w:val="00567640"/>
    <w:rsid w:val="0056768B"/>
    <w:rsid w:val="005676AC"/>
    <w:rsid w:val="005676E6"/>
    <w:rsid w:val="00567776"/>
    <w:rsid w:val="005677DB"/>
    <w:rsid w:val="005677E0"/>
    <w:rsid w:val="005677F5"/>
    <w:rsid w:val="005678CB"/>
    <w:rsid w:val="0056790B"/>
    <w:rsid w:val="00567917"/>
    <w:rsid w:val="00567974"/>
    <w:rsid w:val="005679DF"/>
    <w:rsid w:val="00567A1E"/>
    <w:rsid w:val="00567A41"/>
    <w:rsid w:val="00567A8D"/>
    <w:rsid w:val="00567C7F"/>
    <w:rsid w:val="00567CB7"/>
    <w:rsid w:val="00567D20"/>
    <w:rsid w:val="00567D3F"/>
    <w:rsid w:val="00567D52"/>
    <w:rsid w:val="00567DB0"/>
    <w:rsid w:val="00567E30"/>
    <w:rsid w:val="00567F16"/>
    <w:rsid w:val="00567F8F"/>
    <w:rsid w:val="00567FB3"/>
    <w:rsid w:val="005700D9"/>
    <w:rsid w:val="005700F2"/>
    <w:rsid w:val="005700F9"/>
    <w:rsid w:val="00570106"/>
    <w:rsid w:val="00570183"/>
    <w:rsid w:val="00570240"/>
    <w:rsid w:val="005702FC"/>
    <w:rsid w:val="00570400"/>
    <w:rsid w:val="00570418"/>
    <w:rsid w:val="00570588"/>
    <w:rsid w:val="005705BA"/>
    <w:rsid w:val="0057067F"/>
    <w:rsid w:val="005707D9"/>
    <w:rsid w:val="005707E2"/>
    <w:rsid w:val="00570839"/>
    <w:rsid w:val="0057092D"/>
    <w:rsid w:val="00570A04"/>
    <w:rsid w:val="00570A78"/>
    <w:rsid w:val="00570A99"/>
    <w:rsid w:val="00570AEB"/>
    <w:rsid w:val="00570B9E"/>
    <w:rsid w:val="00570D34"/>
    <w:rsid w:val="00570D49"/>
    <w:rsid w:val="00570DBC"/>
    <w:rsid w:val="00570E00"/>
    <w:rsid w:val="00570E56"/>
    <w:rsid w:val="00570F4B"/>
    <w:rsid w:val="0057109F"/>
    <w:rsid w:val="005710A8"/>
    <w:rsid w:val="00571131"/>
    <w:rsid w:val="00571176"/>
    <w:rsid w:val="0057117F"/>
    <w:rsid w:val="0057121D"/>
    <w:rsid w:val="0057136D"/>
    <w:rsid w:val="005715A1"/>
    <w:rsid w:val="00571729"/>
    <w:rsid w:val="005717C5"/>
    <w:rsid w:val="00571824"/>
    <w:rsid w:val="00571853"/>
    <w:rsid w:val="00571930"/>
    <w:rsid w:val="00571938"/>
    <w:rsid w:val="005719D3"/>
    <w:rsid w:val="005719EB"/>
    <w:rsid w:val="00571A96"/>
    <w:rsid w:val="00571BAB"/>
    <w:rsid w:val="00571C32"/>
    <w:rsid w:val="00571C37"/>
    <w:rsid w:val="00571C6A"/>
    <w:rsid w:val="00571D29"/>
    <w:rsid w:val="00571DF1"/>
    <w:rsid w:val="00571E41"/>
    <w:rsid w:val="00571ED8"/>
    <w:rsid w:val="00571EF8"/>
    <w:rsid w:val="00571F37"/>
    <w:rsid w:val="00571FDC"/>
    <w:rsid w:val="00571FF3"/>
    <w:rsid w:val="0057209D"/>
    <w:rsid w:val="005720EF"/>
    <w:rsid w:val="005720F5"/>
    <w:rsid w:val="00572123"/>
    <w:rsid w:val="005722FC"/>
    <w:rsid w:val="005723A2"/>
    <w:rsid w:val="005723D9"/>
    <w:rsid w:val="005724A6"/>
    <w:rsid w:val="005725C5"/>
    <w:rsid w:val="005725E8"/>
    <w:rsid w:val="005725F1"/>
    <w:rsid w:val="0057264A"/>
    <w:rsid w:val="0057264E"/>
    <w:rsid w:val="00572733"/>
    <w:rsid w:val="0057274A"/>
    <w:rsid w:val="005727CA"/>
    <w:rsid w:val="005727E1"/>
    <w:rsid w:val="00572802"/>
    <w:rsid w:val="00572928"/>
    <w:rsid w:val="0057297F"/>
    <w:rsid w:val="005729B5"/>
    <w:rsid w:val="00572A36"/>
    <w:rsid w:val="00572A77"/>
    <w:rsid w:val="00572AB5"/>
    <w:rsid w:val="00572C2D"/>
    <w:rsid w:val="00572C48"/>
    <w:rsid w:val="00572CBE"/>
    <w:rsid w:val="00572CC6"/>
    <w:rsid w:val="00572CC8"/>
    <w:rsid w:val="00572D91"/>
    <w:rsid w:val="00572E55"/>
    <w:rsid w:val="00572E77"/>
    <w:rsid w:val="00572E9A"/>
    <w:rsid w:val="00572F02"/>
    <w:rsid w:val="00572F29"/>
    <w:rsid w:val="00572FDB"/>
    <w:rsid w:val="00573016"/>
    <w:rsid w:val="0057306C"/>
    <w:rsid w:val="0057315A"/>
    <w:rsid w:val="0057317B"/>
    <w:rsid w:val="005731B5"/>
    <w:rsid w:val="005731D5"/>
    <w:rsid w:val="005731E2"/>
    <w:rsid w:val="00573350"/>
    <w:rsid w:val="00573390"/>
    <w:rsid w:val="00573490"/>
    <w:rsid w:val="00573700"/>
    <w:rsid w:val="00573729"/>
    <w:rsid w:val="0057374A"/>
    <w:rsid w:val="005737A7"/>
    <w:rsid w:val="005737B6"/>
    <w:rsid w:val="005737CC"/>
    <w:rsid w:val="005737CF"/>
    <w:rsid w:val="005738EE"/>
    <w:rsid w:val="00573924"/>
    <w:rsid w:val="0057393F"/>
    <w:rsid w:val="0057395D"/>
    <w:rsid w:val="005739C9"/>
    <w:rsid w:val="005739F9"/>
    <w:rsid w:val="00573A36"/>
    <w:rsid w:val="00573A6B"/>
    <w:rsid w:val="00573A84"/>
    <w:rsid w:val="00573ADA"/>
    <w:rsid w:val="00573B05"/>
    <w:rsid w:val="00573BFB"/>
    <w:rsid w:val="00573C08"/>
    <w:rsid w:val="00573D7C"/>
    <w:rsid w:val="00573E2F"/>
    <w:rsid w:val="00573F0C"/>
    <w:rsid w:val="00574005"/>
    <w:rsid w:val="00574091"/>
    <w:rsid w:val="0057416F"/>
    <w:rsid w:val="005741A8"/>
    <w:rsid w:val="005741E2"/>
    <w:rsid w:val="00574223"/>
    <w:rsid w:val="0057423E"/>
    <w:rsid w:val="0057425A"/>
    <w:rsid w:val="00574285"/>
    <w:rsid w:val="005742A9"/>
    <w:rsid w:val="005743FA"/>
    <w:rsid w:val="005744CF"/>
    <w:rsid w:val="0057460E"/>
    <w:rsid w:val="00574692"/>
    <w:rsid w:val="005746B2"/>
    <w:rsid w:val="005746CE"/>
    <w:rsid w:val="005747AD"/>
    <w:rsid w:val="005747ED"/>
    <w:rsid w:val="005747F8"/>
    <w:rsid w:val="0057480D"/>
    <w:rsid w:val="00574952"/>
    <w:rsid w:val="00574A90"/>
    <w:rsid w:val="00574B47"/>
    <w:rsid w:val="00574B6F"/>
    <w:rsid w:val="00574CB0"/>
    <w:rsid w:val="00574CE1"/>
    <w:rsid w:val="00574D17"/>
    <w:rsid w:val="00574D68"/>
    <w:rsid w:val="00574E2D"/>
    <w:rsid w:val="00574E31"/>
    <w:rsid w:val="00574F7D"/>
    <w:rsid w:val="00574FB8"/>
    <w:rsid w:val="00575063"/>
    <w:rsid w:val="005750C3"/>
    <w:rsid w:val="005750EE"/>
    <w:rsid w:val="005750F5"/>
    <w:rsid w:val="00575130"/>
    <w:rsid w:val="00575135"/>
    <w:rsid w:val="00575143"/>
    <w:rsid w:val="005751C8"/>
    <w:rsid w:val="00575241"/>
    <w:rsid w:val="005752AC"/>
    <w:rsid w:val="00575334"/>
    <w:rsid w:val="00575394"/>
    <w:rsid w:val="005753C2"/>
    <w:rsid w:val="0057544D"/>
    <w:rsid w:val="005754E0"/>
    <w:rsid w:val="005755A5"/>
    <w:rsid w:val="005756CC"/>
    <w:rsid w:val="00575724"/>
    <w:rsid w:val="00575727"/>
    <w:rsid w:val="0057574E"/>
    <w:rsid w:val="0057577C"/>
    <w:rsid w:val="005757CE"/>
    <w:rsid w:val="005757DA"/>
    <w:rsid w:val="00575833"/>
    <w:rsid w:val="0057585C"/>
    <w:rsid w:val="00575861"/>
    <w:rsid w:val="005758D2"/>
    <w:rsid w:val="0057596D"/>
    <w:rsid w:val="00575974"/>
    <w:rsid w:val="00575981"/>
    <w:rsid w:val="005759C9"/>
    <w:rsid w:val="005759F6"/>
    <w:rsid w:val="00575ADD"/>
    <w:rsid w:val="00575AF5"/>
    <w:rsid w:val="00575B56"/>
    <w:rsid w:val="00575B6C"/>
    <w:rsid w:val="00575B98"/>
    <w:rsid w:val="00575BAA"/>
    <w:rsid w:val="00575C14"/>
    <w:rsid w:val="00575C28"/>
    <w:rsid w:val="00575CC8"/>
    <w:rsid w:val="00575D75"/>
    <w:rsid w:val="00575D91"/>
    <w:rsid w:val="00575DE6"/>
    <w:rsid w:val="00575E49"/>
    <w:rsid w:val="00575ED6"/>
    <w:rsid w:val="00575FE9"/>
    <w:rsid w:val="00575FF9"/>
    <w:rsid w:val="00576028"/>
    <w:rsid w:val="005760DE"/>
    <w:rsid w:val="00576104"/>
    <w:rsid w:val="00576117"/>
    <w:rsid w:val="00576171"/>
    <w:rsid w:val="005761E3"/>
    <w:rsid w:val="00576216"/>
    <w:rsid w:val="0057621A"/>
    <w:rsid w:val="005762AA"/>
    <w:rsid w:val="005764C7"/>
    <w:rsid w:val="00576505"/>
    <w:rsid w:val="0057653A"/>
    <w:rsid w:val="0057653E"/>
    <w:rsid w:val="00576580"/>
    <w:rsid w:val="00576593"/>
    <w:rsid w:val="00576716"/>
    <w:rsid w:val="00576736"/>
    <w:rsid w:val="00576752"/>
    <w:rsid w:val="0057678F"/>
    <w:rsid w:val="0057681C"/>
    <w:rsid w:val="0057682E"/>
    <w:rsid w:val="00576888"/>
    <w:rsid w:val="0057692C"/>
    <w:rsid w:val="005769E8"/>
    <w:rsid w:val="00576A81"/>
    <w:rsid w:val="00576AAB"/>
    <w:rsid w:val="00576AB9"/>
    <w:rsid w:val="00576AC0"/>
    <w:rsid w:val="00576ADC"/>
    <w:rsid w:val="00576AE0"/>
    <w:rsid w:val="00576AFC"/>
    <w:rsid w:val="00576B1B"/>
    <w:rsid w:val="00576C6B"/>
    <w:rsid w:val="00576C84"/>
    <w:rsid w:val="00576C90"/>
    <w:rsid w:val="00576E21"/>
    <w:rsid w:val="00576EB3"/>
    <w:rsid w:val="00576EFD"/>
    <w:rsid w:val="00576EFF"/>
    <w:rsid w:val="00576F04"/>
    <w:rsid w:val="00576F5E"/>
    <w:rsid w:val="0057725F"/>
    <w:rsid w:val="005772D5"/>
    <w:rsid w:val="00577343"/>
    <w:rsid w:val="00577353"/>
    <w:rsid w:val="00577359"/>
    <w:rsid w:val="0057737C"/>
    <w:rsid w:val="00577386"/>
    <w:rsid w:val="005773AA"/>
    <w:rsid w:val="005773E5"/>
    <w:rsid w:val="0057740F"/>
    <w:rsid w:val="0057742D"/>
    <w:rsid w:val="0057743B"/>
    <w:rsid w:val="005774BB"/>
    <w:rsid w:val="00577540"/>
    <w:rsid w:val="005775B7"/>
    <w:rsid w:val="005775BA"/>
    <w:rsid w:val="005775BD"/>
    <w:rsid w:val="0057764D"/>
    <w:rsid w:val="0057768F"/>
    <w:rsid w:val="00577764"/>
    <w:rsid w:val="00577798"/>
    <w:rsid w:val="00577879"/>
    <w:rsid w:val="0057794E"/>
    <w:rsid w:val="005779A2"/>
    <w:rsid w:val="00577A79"/>
    <w:rsid w:val="00577C85"/>
    <w:rsid w:val="00577C8D"/>
    <w:rsid w:val="00577CD5"/>
    <w:rsid w:val="00577D07"/>
    <w:rsid w:val="00577D70"/>
    <w:rsid w:val="00577DD1"/>
    <w:rsid w:val="00577DDB"/>
    <w:rsid w:val="00577E76"/>
    <w:rsid w:val="00577ED0"/>
    <w:rsid w:val="00577EEC"/>
    <w:rsid w:val="00577F6B"/>
    <w:rsid w:val="00577F8A"/>
    <w:rsid w:val="00577FC9"/>
    <w:rsid w:val="00577FF9"/>
    <w:rsid w:val="005800EA"/>
    <w:rsid w:val="00580116"/>
    <w:rsid w:val="0058016D"/>
    <w:rsid w:val="005801CB"/>
    <w:rsid w:val="005802E8"/>
    <w:rsid w:val="00580315"/>
    <w:rsid w:val="00580354"/>
    <w:rsid w:val="00580395"/>
    <w:rsid w:val="005803D7"/>
    <w:rsid w:val="0058040D"/>
    <w:rsid w:val="00580471"/>
    <w:rsid w:val="005805B6"/>
    <w:rsid w:val="0058060C"/>
    <w:rsid w:val="0058069E"/>
    <w:rsid w:val="00580776"/>
    <w:rsid w:val="005807A2"/>
    <w:rsid w:val="00580878"/>
    <w:rsid w:val="005808B8"/>
    <w:rsid w:val="0058091D"/>
    <w:rsid w:val="005809B4"/>
    <w:rsid w:val="00580AC1"/>
    <w:rsid w:val="00580B70"/>
    <w:rsid w:val="00580B82"/>
    <w:rsid w:val="00580C4D"/>
    <w:rsid w:val="00580D09"/>
    <w:rsid w:val="00580D33"/>
    <w:rsid w:val="00580D7D"/>
    <w:rsid w:val="00580E25"/>
    <w:rsid w:val="00580E31"/>
    <w:rsid w:val="00580F2D"/>
    <w:rsid w:val="0058101A"/>
    <w:rsid w:val="00581023"/>
    <w:rsid w:val="005810DA"/>
    <w:rsid w:val="005811C2"/>
    <w:rsid w:val="005811C4"/>
    <w:rsid w:val="0058129D"/>
    <w:rsid w:val="00581329"/>
    <w:rsid w:val="0058135E"/>
    <w:rsid w:val="005813F1"/>
    <w:rsid w:val="0058146E"/>
    <w:rsid w:val="0058151B"/>
    <w:rsid w:val="0058154E"/>
    <w:rsid w:val="00581647"/>
    <w:rsid w:val="00581667"/>
    <w:rsid w:val="00581682"/>
    <w:rsid w:val="005817BA"/>
    <w:rsid w:val="005818D6"/>
    <w:rsid w:val="005819DF"/>
    <w:rsid w:val="00581AC8"/>
    <w:rsid w:val="00581B41"/>
    <w:rsid w:val="00581B7D"/>
    <w:rsid w:val="00581BAA"/>
    <w:rsid w:val="00581D5B"/>
    <w:rsid w:val="00581DAE"/>
    <w:rsid w:val="00581DBE"/>
    <w:rsid w:val="00581DEB"/>
    <w:rsid w:val="00581E07"/>
    <w:rsid w:val="00581E3D"/>
    <w:rsid w:val="00581F22"/>
    <w:rsid w:val="0058200D"/>
    <w:rsid w:val="00582037"/>
    <w:rsid w:val="00582063"/>
    <w:rsid w:val="005820F5"/>
    <w:rsid w:val="005822CF"/>
    <w:rsid w:val="00582386"/>
    <w:rsid w:val="0058238B"/>
    <w:rsid w:val="005823A5"/>
    <w:rsid w:val="005823B9"/>
    <w:rsid w:val="0058240F"/>
    <w:rsid w:val="00582479"/>
    <w:rsid w:val="0058247D"/>
    <w:rsid w:val="005824A3"/>
    <w:rsid w:val="005824C7"/>
    <w:rsid w:val="005824D3"/>
    <w:rsid w:val="00582567"/>
    <w:rsid w:val="005826AE"/>
    <w:rsid w:val="005826C2"/>
    <w:rsid w:val="00582737"/>
    <w:rsid w:val="0058274D"/>
    <w:rsid w:val="005827F7"/>
    <w:rsid w:val="0058285E"/>
    <w:rsid w:val="005828B8"/>
    <w:rsid w:val="005828E6"/>
    <w:rsid w:val="005828F2"/>
    <w:rsid w:val="00582952"/>
    <w:rsid w:val="00582AA7"/>
    <w:rsid w:val="00582BD5"/>
    <w:rsid w:val="00582C17"/>
    <w:rsid w:val="00582C6D"/>
    <w:rsid w:val="00582D25"/>
    <w:rsid w:val="00582D47"/>
    <w:rsid w:val="00582D55"/>
    <w:rsid w:val="00582D79"/>
    <w:rsid w:val="00582DE4"/>
    <w:rsid w:val="00582EA8"/>
    <w:rsid w:val="00582ED0"/>
    <w:rsid w:val="00582ED1"/>
    <w:rsid w:val="00582ED8"/>
    <w:rsid w:val="00582F06"/>
    <w:rsid w:val="00582FA2"/>
    <w:rsid w:val="00582FDD"/>
    <w:rsid w:val="00583174"/>
    <w:rsid w:val="00583183"/>
    <w:rsid w:val="00583216"/>
    <w:rsid w:val="00583218"/>
    <w:rsid w:val="0058337A"/>
    <w:rsid w:val="005833F9"/>
    <w:rsid w:val="0058345C"/>
    <w:rsid w:val="005835CD"/>
    <w:rsid w:val="00583670"/>
    <w:rsid w:val="00583723"/>
    <w:rsid w:val="00583766"/>
    <w:rsid w:val="0058379D"/>
    <w:rsid w:val="005837D0"/>
    <w:rsid w:val="0058394D"/>
    <w:rsid w:val="0058398A"/>
    <w:rsid w:val="005839C5"/>
    <w:rsid w:val="00583A1A"/>
    <w:rsid w:val="00583BB3"/>
    <w:rsid w:val="00583C44"/>
    <w:rsid w:val="00583C8B"/>
    <w:rsid w:val="00583C91"/>
    <w:rsid w:val="00583D54"/>
    <w:rsid w:val="00583E4F"/>
    <w:rsid w:val="00583E88"/>
    <w:rsid w:val="00583F1D"/>
    <w:rsid w:val="00583F5F"/>
    <w:rsid w:val="00583F96"/>
    <w:rsid w:val="00583FF5"/>
    <w:rsid w:val="0058400B"/>
    <w:rsid w:val="00584084"/>
    <w:rsid w:val="00584151"/>
    <w:rsid w:val="005841A3"/>
    <w:rsid w:val="005841D3"/>
    <w:rsid w:val="00584204"/>
    <w:rsid w:val="005843E0"/>
    <w:rsid w:val="00584438"/>
    <w:rsid w:val="005844EF"/>
    <w:rsid w:val="005844F6"/>
    <w:rsid w:val="00584540"/>
    <w:rsid w:val="00584567"/>
    <w:rsid w:val="00584654"/>
    <w:rsid w:val="0058469E"/>
    <w:rsid w:val="0058485C"/>
    <w:rsid w:val="00584893"/>
    <w:rsid w:val="005848F6"/>
    <w:rsid w:val="0058493B"/>
    <w:rsid w:val="0058498C"/>
    <w:rsid w:val="00584B68"/>
    <w:rsid w:val="00584B93"/>
    <w:rsid w:val="00584BF1"/>
    <w:rsid w:val="00584C1A"/>
    <w:rsid w:val="00584C87"/>
    <w:rsid w:val="00584CDE"/>
    <w:rsid w:val="00584D16"/>
    <w:rsid w:val="00584DD4"/>
    <w:rsid w:val="00584DF4"/>
    <w:rsid w:val="00584E19"/>
    <w:rsid w:val="00584EA6"/>
    <w:rsid w:val="00584F4B"/>
    <w:rsid w:val="0058504E"/>
    <w:rsid w:val="005850BB"/>
    <w:rsid w:val="0058516F"/>
    <w:rsid w:val="00585170"/>
    <w:rsid w:val="00585236"/>
    <w:rsid w:val="00585278"/>
    <w:rsid w:val="005852BC"/>
    <w:rsid w:val="005852D1"/>
    <w:rsid w:val="005854BF"/>
    <w:rsid w:val="0058562D"/>
    <w:rsid w:val="0058568C"/>
    <w:rsid w:val="005856C2"/>
    <w:rsid w:val="005856D8"/>
    <w:rsid w:val="00585702"/>
    <w:rsid w:val="005857D5"/>
    <w:rsid w:val="005857DA"/>
    <w:rsid w:val="00585835"/>
    <w:rsid w:val="00585840"/>
    <w:rsid w:val="0058597F"/>
    <w:rsid w:val="00585A44"/>
    <w:rsid w:val="00585A4F"/>
    <w:rsid w:val="00585A67"/>
    <w:rsid w:val="00585A70"/>
    <w:rsid w:val="00585B55"/>
    <w:rsid w:val="00585B57"/>
    <w:rsid w:val="00585B84"/>
    <w:rsid w:val="00585B85"/>
    <w:rsid w:val="00585B86"/>
    <w:rsid w:val="00585BAB"/>
    <w:rsid w:val="00585BF5"/>
    <w:rsid w:val="00585BFB"/>
    <w:rsid w:val="00585C92"/>
    <w:rsid w:val="00585CA0"/>
    <w:rsid w:val="00585D53"/>
    <w:rsid w:val="00585E05"/>
    <w:rsid w:val="00585E4B"/>
    <w:rsid w:val="00585E58"/>
    <w:rsid w:val="00585E97"/>
    <w:rsid w:val="00585E99"/>
    <w:rsid w:val="00585E9A"/>
    <w:rsid w:val="00585EC0"/>
    <w:rsid w:val="00585F69"/>
    <w:rsid w:val="00586019"/>
    <w:rsid w:val="005860BA"/>
    <w:rsid w:val="00586156"/>
    <w:rsid w:val="0058626C"/>
    <w:rsid w:val="00586395"/>
    <w:rsid w:val="0058667C"/>
    <w:rsid w:val="005866BF"/>
    <w:rsid w:val="005866D6"/>
    <w:rsid w:val="00586803"/>
    <w:rsid w:val="005868DB"/>
    <w:rsid w:val="005869D9"/>
    <w:rsid w:val="00586A50"/>
    <w:rsid w:val="00586A87"/>
    <w:rsid w:val="00586BF5"/>
    <w:rsid w:val="00586C2E"/>
    <w:rsid w:val="00586C33"/>
    <w:rsid w:val="00586CEB"/>
    <w:rsid w:val="00586D34"/>
    <w:rsid w:val="00586D74"/>
    <w:rsid w:val="00586DB7"/>
    <w:rsid w:val="00586DE3"/>
    <w:rsid w:val="00587064"/>
    <w:rsid w:val="0058709A"/>
    <w:rsid w:val="0058710B"/>
    <w:rsid w:val="00587135"/>
    <w:rsid w:val="00587145"/>
    <w:rsid w:val="0058715A"/>
    <w:rsid w:val="0058719E"/>
    <w:rsid w:val="005871B2"/>
    <w:rsid w:val="005871C6"/>
    <w:rsid w:val="00587241"/>
    <w:rsid w:val="00587253"/>
    <w:rsid w:val="00587283"/>
    <w:rsid w:val="00587471"/>
    <w:rsid w:val="005874BA"/>
    <w:rsid w:val="0058754D"/>
    <w:rsid w:val="005875A2"/>
    <w:rsid w:val="00587639"/>
    <w:rsid w:val="0058782B"/>
    <w:rsid w:val="0058792F"/>
    <w:rsid w:val="00587955"/>
    <w:rsid w:val="005879DA"/>
    <w:rsid w:val="00587A00"/>
    <w:rsid w:val="00587A06"/>
    <w:rsid w:val="00587A71"/>
    <w:rsid w:val="00587AC3"/>
    <w:rsid w:val="00587AD5"/>
    <w:rsid w:val="00587B5A"/>
    <w:rsid w:val="00587C14"/>
    <w:rsid w:val="00587C5A"/>
    <w:rsid w:val="00587C67"/>
    <w:rsid w:val="00587CD1"/>
    <w:rsid w:val="00587D49"/>
    <w:rsid w:val="00587DB4"/>
    <w:rsid w:val="00587E34"/>
    <w:rsid w:val="00587EA3"/>
    <w:rsid w:val="00587FA3"/>
    <w:rsid w:val="00587FBA"/>
    <w:rsid w:val="0059004B"/>
    <w:rsid w:val="00590071"/>
    <w:rsid w:val="00590117"/>
    <w:rsid w:val="0059014F"/>
    <w:rsid w:val="00590171"/>
    <w:rsid w:val="00590185"/>
    <w:rsid w:val="0059028B"/>
    <w:rsid w:val="005902F1"/>
    <w:rsid w:val="005903DB"/>
    <w:rsid w:val="00590511"/>
    <w:rsid w:val="00590572"/>
    <w:rsid w:val="00590586"/>
    <w:rsid w:val="00590617"/>
    <w:rsid w:val="0059063C"/>
    <w:rsid w:val="0059065B"/>
    <w:rsid w:val="00590667"/>
    <w:rsid w:val="00590785"/>
    <w:rsid w:val="00590799"/>
    <w:rsid w:val="005907F9"/>
    <w:rsid w:val="00590816"/>
    <w:rsid w:val="00590876"/>
    <w:rsid w:val="00590950"/>
    <w:rsid w:val="0059098A"/>
    <w:rsid w:val="00590998"/>
    <w:rsid w:val="00590A05"/>
    <w:rsid w:val="00590B3D"/>
    <w:rsid w:val="00590B86"/>
    <w:rsid w:val="00590BAF"/>
    <w:rsid w:val="00590C0F"/>
    <w:rsid w:val="00590C67"/>
    <w:rsid w:val="00590CE5"/>
    <w:rsid w:val="00590CEF"/>
    <w:rsid w:val="00590D7F"/>
    <w:rsid w:val="00590EDB"/>
    <w:rsid w:val="00590F48"/>
    <w:rsid w:val="00590FA2"/>
    <w:rsid w:val="00590FC1"/>
    <w:rsid w:val="00590FD9"/>
    <w:rsid w:val="0059113C"/>
    <w:rsid w:val="0059123A"/>
    <w:rsid w:val="005912A3"/>
    <w:rsid w:val="005912E4"/>
    <w:rsid w:val="00591400"/>
    <w:rsid w:val="00591402"/>
    <w:rsid w:val="0059142E"/>
    <w:rsid w:val="00591455"/>
    <w:rsid w:val="00591509"/>
    <w:rsid w:val="00591547"/>
    <w:rsid w:val="0059157F"/>
    <w:rsid w:val="00591685"/>
    <w:rsid w:val="0059168B"/>
    <w:rsid w:val="005916A7"/>
    <w:rsid w:val="005916D1"/>
    <w:rsid w:val="00591701"/>
    <w:rsid w:val="00591981"/>
    <w:rsid w:val="005919DF"/>
    <w:rsid w:val="00591AFD"/>
    <w:rsid w:val="00591B5A"/>
    <w:rsid w:val="00591BBA"/>
    <w:rsid w:val="00591C16"/>
    <w:rsid w:val="00591C88"/>
    <w:rsid w:val="00591C8E"/>
    <w:rsid w:val="00591D30"/>
    <w:rsid w:val="00591DB3"/>
    <w:rsid w:val="00591DEF"/>
    <w:rsid w:val="00591E12"/>
    <w:rsid w:val="00591E72"/>
    <w:rsid w:val="00591EBE"/>
    <w:rsid w:val="00592072"/>
    <w:rsid w:val="00592111"/>
    <w:rsid w:val="00592248"/>
    <w:rsid w:val="0059226F"/>
    <w:rsid w:val="00592282"/>
    <w:rsid w:val="005922E9"/>
    <w:rsid w:val="005923BA"/>
    <w:rsid w:val="005923C6"/>
    <w:rsid w:val="00592496"/>
    <w:rsid w:val="0059257B"/>
    <w:rsid w:val="0059263E"/>
    <w:rsid w:val="00592721"/>
    <w:rsid w:val="005927F9"/>
    <w:rsid w:val="00592894"/>
    <w:rsid w:val="005929B3"/>
    <w:rsid w:val="00592A68"/>
    <w:rsid w:val="00592AB9"/>
    <w:rsid w:val="00592B9C"/>
    <w:rsid w:val="00592C39"/>
    <w:rsid w:val="00592CD8"/>
    <w:rsid w:val="00592D1B"/>
    <w:rsid w:val="00592DD9"/>
    <w:rsid w:val="00592E17"/>
    <w:rsid w:val="00592E57"/>
    <w:rsid w:val="00592EAA"/>
    <w:rsid w:val="00592F09"/>
    <w:rsid w:val="00592F14"/>
    <w:rsid w:val="00592F5B"/>
    <w:rsid w:val="00592FA4"/>
    <w:rsid w:val="00593054"/>
    <w:rsid w:val="005930A6"/>
    <w:rsid w:val="00593108"/>
    <w:rsid w:val="00593203"/>
    <w:rsid w:val="00593206"/>
    <w:rsid w:val="00593226"/>
    <w:rsid w:val="00593299"/>
    <w:rsid w:val="005932E2"/>
    <w:rsid w:val="00593346"/>
    <w:rsid w:val="005933C2"/>
    <w:rsid w:val="00593436"/>
    <w:rsid w:val="00593585"/>
    <w:rsid w:val="00593594"/>
    <w:rsid w:val="005935F7"/>
    <w:rsid w:val="0059362B"/>
    <w:rsid w:val="005936C6"/>
    <w:rsid w:val="00593733"/>
    <w:rsid w:val="00593822"/>
    <w:rsid w:val="00593876"/>
    <w:rsid w:val="005938B9"/>
    <w:rsid w:val="005938F1"/>
    <w:rsid w:val="00593932"/>
    <w:rsid w:val="00593953"/>
    <w:rsid w:val="00593A24"/>
    <w:rsid w:val="00593A69"/>
    <w:rsid w:val="00593B49"/>
    <w:rsid w:val="00593B73"/>
    <w:rsid w:val="00593BF9"/>
    <w:rsid w:val="00593C1E"/>
    <w:rsid w:val="00593C24"/>
    <w:rsid w:val="00593D3D"/>
    <w:rsid w:val="00593DEB"/>
    <w:rsid w:val="00593E17"/>
    <w:rsid w:val="00593E69"/>
    <w:rsid w:val="00593F30"/>
    <w:rsid w:val="00593F69"/>
    <w:rsid w:val="00593FBD"/>
    <w:rsid w:val="0059401A"/>
    <w:rsid w:val="005940D9"/>
    <w:rsid w:val="0059413A"/>
    <w:rsid w:val="00594169"/>
    <w:rsid w:val="00594266"/>
    <w:rsid w:val="00594342"/>
    <w:rsid w:val="00594364"/>
    <w:rsid w:val="0059438B"/>
    <w:rsid w:val="0059439A"/>
    <w:rsid w:val="0059446E"/>
    <w:rsid w:val="00594497"/>
    <w:rsid w:val="005944C8"/>
    <w:rsid w:val="00594505"/>
    <w:rsid w:val="0059451B"/>
    <w:rsid w:val="00594652"/>
    <w:rsid w:val="00594691"/>
    <w:rsid w:val="00594717"/>
    <w:rsid w:val="0059475E"/>
    <w:rsid w:val="005947D7"/>
    <w:rsid w:val="005948A6"/>
    <w:rsid w:val="005948B9"/>
    <w:rsid w:val="005948FE"/>
    <w:rsid w:val="00594947"/>
    <w:rsid w:val="0059499B"/>
    <w:rsid w:val="00594AB5"/>
    <w:rsid w:val="00594AF8"/>
    <w:rsid w:val="00594B1F"/>
    <w:rsid w:val="00594BAF"/>
    <w:rsid w:val="00594BB0"/>
    <w:rsid w:val="00594C8B"/>
    <w:rsid w:val="00594CF7"/>
    <w:rsid w:val="00594CFE"/>
    <w:rsid w:val="00594D1F"/>
    <w:rsid w:val="00594DED"/>
    <w:rsid w:val="00594E61"/>
    <w:rsid w:val="00594F69"/>
    <w:rsid w:val="00594FAC"/>
    <w:rsid w:val="00594FB8"/>
    <w:rsid w:val="00594FC2"/>
    <w:rsid w:val="005950A2"/>
    <w:rsid w:val="0059511B"/>
    <w:rsid w:val="005951F2"/>
    <w:rsid w:val="0059520A"/>
    <w:rsid w:val="00595269"/>
    <w:rsid w:val="0059527D"/>
    <w:rsid w:val="005952EE"/>
    <w:rsid w:val="00595340"/>
    <w:rsid w:val="005953BF"/>
    <w:rsid w:val="0059549E"/>
    <w:rsid w:val="005955BA"/>
    <w:rsid w:val="00595668"/>
    <w:rsid w:val="00595683"/>
    <w:rsid w:val="005956B9"/>
    <w:rsid w:val="005958B9"/>
    <w:rsid w:val="005958EB"/>
    <w:rsid w:val="00595901"/>
    <w:rsid w:val="00595A38"/>
    <w:rsid w:val="00595BCE"/>
    <w:rsid w:val="00595BEE"/>
    <w:rsid w:val="00595E27"/>
    <w:rsid w:val="00595E2F"/>
    <w:rsid w:val="00595E38"/>
    <w:rsid w:val="00595F27"/>
    <w:rsid w:val="00596008"/>
    <w:rsid w:val="00596072"/>
    <w:rsid w:val="0059608B"/>
    <w:rsid w:val="005960AA"/>
    <w:rsid w:val="00596113"/>
    <w:rsid w:val="005962A8"/>
    <w:rsid w:val="005962AC"/>
    <w:rsid w:val="0059634B"/>
    <w:rsid w:val="0059638C"/>
    <w:rsid w:val="005963D5"/>
    <w:rsid w:val="005964DF"/>
    <w:rsid w:val="0059654A"/>
    <w:rsid w:val="0059657C"/>
    <w:rsid w:val="00596582"/>
    <w:rsid w:val="0059660F"/>
    <w:rsid w:val="00596643"/>
    <w:rsid w:val="00596676"/>
    <w:rsid w:val="005966A0"/>
    <w:rsid w:val="00596741"/>
    <w:rsid w:val="0059675B"/>
    <w:rsid w:val="005967B4"/>
    <w:rsid w:val="005967F8"/>
    <w:rsid w:val="00596865"/>
    <w:rsid w:val="005968CB"/>
    <w:rsid w:val="00596971"/>
    <w:rsid w:val="00596974"/>
    <w:rsid w:val="00596984"/>
    <w:rsid w:val="005969C1"/>
    <w:rsid w:val="00596A4D"/>
    <w:rsid w:val="00596B21"/>
    <w:rsid w:val="00596B93"/>
    <w:rsid w:val="00596BC3"/>
    <w:rsid w:val="00596C5E"/>
    <w:rsid w:val="00596C73"/>
    <w:rsid w:val="00596D77"/>
    <w:rsid w:val="00596E25"/>
    <w:rsid w:val="00596EC5"/>
    <w:rsid w:val="00596F1D"/>
    <w:rsid w:val="00596F25"/>
    <w:rsid w:val="00596F3C"/>
    <w:rsid w:val="00596F45"/>
    <w:rsid w:val="00596F56"/>
    <w:rsid w:val="00596FFE"/>
    <w:rsid w:val="005970D9"/>
    <w:rsid w:val="005970E6"/>
    <w:rsid w:val="00597100"/>
    <w:rsid w:val="00597166"/>
    <w:rsid w:val="005971BE"/>
    <w:rsid w:val="0059727D"/>
    <w:rsid w:val="00597284"/>
    <w:rsid w:val="005972C9"/>
    <w:rsid w:val="0059732B"/>
    <w:rsid w:val="005973A8"/>
    <w:rsid w:val="005973AD"/>
    <w:rsid w:val="005973E9"/>
    <w:rsid w:val="0059746F"/>
    <w:rsid w:val="005974F4"/>
    <w:rsid w:val="005975F5"/>
    <w:rsid w:val="005976EE"/>
    <w:rsid w:val="0059787C"/>
    <w:rsid w:val="00597882"/>
    <w:rsid w:val="00597887"/>
    <w:rsid w:val="0059795F"/>
    <w:rsid w:val="005979F7"/>
    <w:rsid w:val="00597A24"/>
    <w:rsid w:val="00597ACA"/>
    <w:rsid w:val="00597BAC"/>
    <w:rsid w:val="00597D50"/>
    <w:rsid w:val="00597D63"/>
    <w:rsid w:val="00597DC7"/>
    <w:rsid w:val="00597E19"/>
    <w:rsid w:val="00597F83"/>
    <w:rsid w:val="005A0016"/>
    <w:rsid w:val="005A005E"/>
    <w:rsid w:val="005A006B"/>
    <w:rsid w:val="005A0084"/>
    <w:rsid w:val="005A00AB"/>
    <w:rsid w:val="005A022E"/>
    <w:rsid w:val="005A02E2"/>
    <w:rsid w:val="005A031E"/>
    <w:rsid w:val="005A048B"/>
    <w:rsid w:val="005A05F3"/>
    <w:rsid w:val="005A0627"/>
    <w:rsid w:val="005A063E"/>
    <w:rsid w:val="005A0659"/>
    <w:rsid w:val="005A06B2"/>
    <w:rsid w:val="005A0726"/>
    <w:rsid w:val="005A07A7"/>
    <w:rsid w:val="005A07C1"/>
    <w:rsid w:val="005A07FE"/>
    <w:rsid w:val="005A087B"/>
    <w:rsid w:val="005A0895"/>
    <w:rsid w:val="005A0928"/>
    <w:rsid w:val="005A0983"/>
    <w:rsid w:val="005A0A56"/>
    <w:rsid w:val="005A0A58"/>
    <w:rsid w:val="005A0ADD"/>
    <w:rsid w:val="005A0B22"/>
    <w:rsid w:val="005A0B46"/>
    <w:rsid w:val="005A0B96"/>
    <w:rsid w:val="005A0BA3"/>
    <w:rsid w:val="005A0BA4"/>
    <w:rsid w:val="005A0BC5"/>
    <w:rsid w:val="005A0C50"/>
    <w:rsid w:val="005A0CE8"/>
    <w:rsid w:val="005A0D5C"/>
    <w:rsid w:val="005A0E8C"/>
    <w:rsid w:val="005A0F28"/>
    <w:rsid w:val="005A0FE9"/>
    <w:rsid w:val="005A101C"/>
    <w:rsid w:val="005A1108"/>
    <w:rsid w:val="005A1218"/>
    <w:rsid w:val="005A126E"/>
    <w:rsid w:val="005A128A"/>
    <w:rsid w:val="005A12A4"/>
    <w:rsid w:val="005A12CA"/>
    <w:rsid w:val="005A13DB"/>
    <w:rsid w:val="005A1427"/>
    <w:rsid w:val="005A14BB"/>
    <w:rsid w:val="005A1603"/>
    <w:rsid w:val="005A1630"/>
    <w:rsid w:val="005A1663"/>
    <w:rsid w:val="005A179A"/>
    <w:rsid w:val="005A17D2"/>
    <w:rsid w:val="005A1803"/>
    <w:rsid w:val="005A1834"/>
    <w:rsid w:val="005A1846"/>
    <w:rsid w:val="005A1952"/>
    <w:rsid w:val="005A19F7"/>
    <w:rsid w:val="005A19FA"/>
    <w:rsid w:val="005A1BA4"/>
    <w:rsid w:val="005A1C24"/>
    <w:rsid w:val="005A1CB9"/>
    <w:rsid w:val="005A1CDE"/>
    <w:rsid w:val="005A1D0A"/>
    <w:rsid w:val="005A1DA8"/>
    <w:rsid w:val="005A1DC2"/>
    <w:rsid w:val="005A1E23"/>
    <w:rsid w:val="005A1EB2"/>
    <w:rsid w:val="005A1F0E"/>
    <w:rsid w:val="005A1F9B"/>
    <w:rsid w:val="005A2027"/>
    <w:rsid w:val="005A2055"/>
    <w:rsid w:val="005A2191"/>
    <w:rsid w:val="005A22A3"/>
    <w:rsid w:val="005A22B9"/>
    <w:rsid w:val="005A23CE"/>
    <w:rsid w:val="005A23D4"/>
    <w:rsid w:val="005A23DB"/>
    <w:rsid w:val="005A25A4"/>
    <w:rsid w:val="005A2655"/>
    <w:rsid w:val="005A26D5"/>
    <w:rsid w:val="005A2768"/>
    <w:rsid w:val="005A278A"/>
    <w:rsid w:val="005A27A8"/>
    <w:rsid w:val="005A2815"/>
    <w:rsid w:val="005A285A"/>
    <w:rsid w:val="005A29F2"/>
    <w:rsid w:val="005A2A9F"/>
    <w:rsid w:val="005A2AF7"/>
    <w:rsid w:val="005A2B5B"/>
    <w:rsid w:val="005A2BB6"/>
    <w:rsid w:val="005A2C58"/>
    <w:rsid w:val="005A2D36"/>
    <w:rsid w:val="005A2DB1"/>
    <w:rsid w:val="005A2E16"/>
    <w:rsid w:val="005A2E4A"/>
    <w:rsid w:val="005A2E8A"/>
    <w:rsid w:val="005A2E9B"/>
    <w:rsid w:val="005A2EBE"/>
    <w:rsid w:val="005A2EC5"/>
    <w:rsid w:val="005A2F9D"/>
    <w:rsid w:val="005A3063"/>
    <w:rsid w:val="005A3169"/>
    <w:rsid w:val="005A31F2"/>
    <w:rsid w:val="005A32A1"/>
    <w:rsid w:val="005A32A9"/>
    <w:rsid w:val="005A335E"/>
    <w:rsid w:val="005A3471"/>
    <w:rsid w:val="005A351C"/>
    <w:rsid w:val="005A35C6"/>
    <w:rsid w:val="005A35C7"/>
    <w:rsid w:val="005A35F0"/>
    <w:rsid w:val="005A3733"/>
    <w:rsid w:val="005A376C"/>
    <w:rsid w:val="005A3823"/>
    <w:rsid w:val="005A3912"/>
    <w:rsid w:val="005A391E"/>
    <w:rsid w:val="005A39FB"/>
    <w:rsid w:val="005A3A9A"/>
    <w:rsid w:val="005A3B8D"/>
    <w:rsid w:val="005A3C9C"/>
    <w:rsid w:val="005A3CDC"/>
    <w:rsid w:val="005A3DEF"/>
    <w:rsid w:val="005A3E2C"/>
    <w:rsid w:val="005A3E6B"/>
    <w:rsid w:val="005A3FDA"/>
    <w:rsid w:val="005A408E"/>
    <w:rsid w:val="005A410B"/>
    <w:rsid w:val="005A4112"/>
    <w:rsid w:val="005A427B"/>
    <w:rsid w:val="005A430C"/>
    <w:rsid w:val="005A4379"/>
    <w:rsid w:val="005A437B"/>
    <w:rsid w:val="005A43D4"/>
    <w:rsid w:val="005A43EC"/>
    <w:rsid w:val="005A4424"/>
    <w:rsid w:val="005A442E"/>
    <w:rsid w:val="005A4447"/>
    <w:rsid w:val="005A44BF"/>
    <w:rsid w:val="005A44C3"/>
    <w:rsid w:val="005A44F9"/>
    <w:rsid w:val="005A4539"/>
    <w:rsid w:val="005A456C"/>
    <w:rsid w:val="005A4693"/>
    <w:rsid w:val="005A46C2"/>
    <w:rsid w:val="005A4867"/>
    <w:rsid w:val="005A4925"/>
    <w:rsid w:val="005A4990"/>
    <w:rsid w:val="005A4A12"/>
    <w:rsid w:val="005A4A55"/>
    <w:rsid w:val="005A4A76"/>
    <w:rsid w:val="005A4AB6"/>
    <w:rsid w:val="005A4B83"/>
    <w:rsid w:val="005A4C3E"/>
    <w:rsid w:val="005A4CB9"/>
    <w:rsid w:val="005A4CC2"/>
    <w:rsid w:val="005A4D0A"/>
    <w:rsid w:val="005A4DD7"/>
    <w:rsid w:val="005A4DE0"/>
    <w:rsid w:val="005A4E6E"/>
    <w:rsid w:val="005A4EAC"/>
    <w:rsid w:val="005A515E"/>
    <w:rsid w:val="005A51AF"/>
    <w:rsid w:val="005A535C"/>
    <w:rsid w:val="005A53CB"/>
    <w:rsid w:val="005A5428"/>
    <w:rsid w:val="005A54B4"/>
    <w:rsid w:val="005A555A"/>
    <w:rsid w:val="005A563A"/>
    <w:rsid w:val="005A564D"/>
    <w:rsid w:val="005A572E"/>
    <w:rsid w:val="005A575C"/>
    <w:rsid w:val="005A5826"/>
    <w:rsid w:val="005A5909"/>
    <w:rsid w:val="005A5913"/>
    <w:rsid w:val="005A596C"/>
    <w:rsid w:val="005A59BC"/>
    <w:rsid w:val="005A5A17"/>
    <w:rsid w:val="005A5B2C"/>
    <w:rsid w:val="005A5B8D"/>
    <w:rsid w:val="005A5BF7"/>
    <w:rsid w:val="005A5C09"/>
    <w:rsid w:val="005A5C72"/>
    <w:rsid w:val="005A5C85"/>
    <w:rsid w:val="005A5CB7"/>
    <w:rsid w:val="005A5D98"/>
    <w:rsid w:val="005A5EF3"/>
    <w:rsid w:val="005A5EF4"/>
    <w:rsid w:val="005A5F93"/>
    <w:rsid w:val="005A608F"/>
    <w:rsid w:val="005A612E"/>
    <w:rsid w:val="005A6182"/>
    <w:rsid w:val="005A618B"/>
    <w:rsid w:val="005A62ED"/>
    <w:rsid w:val="005A62F3"/>
    <w:rsid w:val="005A6326"/>
    <w:rsid w:val="005A636D"/>
    <w:rsid w:val="005A6383"/>
    <w:rsid w:val="005A63A9"/>
    <w:rsid w:val="005A645A"/>
    <w:rsid w:val="005A64E9"/>
    <w:rsid w:val="005A6506"/>
    <w:rsid w:val="005A652A"/>
    <w:rsid w:val="005A6585"/>
    <w:rsid w:val="005A660C"/>
    <w:rsid w:val="005A6623"/>
    <w:rsid w:val="005A6672"/>
    <w:rsid w:val="005A675D"/>
    <w:rsid w:val="005A67E9"/>
    <w:rsid w:val="005A67F6"/>
    <w:rsid w:val="005A6846"/>
    <w:rsid w:val="005A6889"/>
    <w:rsid w:val="005A69A1"/>
    <w:rsid w:val="005A6A0E"/>
    <w:rsid w:val="005A6B1C"/>
    <w:rsid w:val="005A6B97"/>
    <w:rsid w:val="005A6BBB"/>
    <w:rsid w:val="005A6BF0"/>
    <w:rsid w:val="005A6D40"/>
    <w:rsid w:val="005A6D78"/>
    <w:rsid w:val="005A6D93"/>
    <w:rsid w:val="005A6F06"/>
    <w:rsid w:val="005A6F3F"/>
    <w:rsid w:val="005A7073"/>
    <w:rsid w:val="005A72B6"/>
    <w:rsid w:val="005A7328"/>
    <w:rsid w:val="005A7333"/>
    <w:rsid w:val="005A736E"/>
    <w:rsid w:val="005A7496"/>
    <w:rsid w:val="005A750A"/>
    <w:rsid w:val="005A7563"/>
    <w:rsid w:val="005A7584"/>
    <w:rsid w:val="005A75DC"/>
    <w:rsid w:val="005A76A8"/>
    <w:rsid w:val="005A7732"/>
    <w:rsid w:val="005A77C3"/>
    <w:rsid w:val="005A77E7"/>
    <w:rsid w:val="005A7811"/>
    <w:rsid w:val="005A7859"/>
    <w:rsid w:val="005A785D"/>
    <w:rsid w:val="005A78AA"/>
    <w:rsid w:val="005A7963"/>
    <w:rsid w:val="005A7967"/>
    <w:rsid w:val="005A79F0"/>
    <w:rsid w:val="005A7B1B"/>
    <w:rsid w:val="005A7B2E"/>
    <w:rsid w:val="005A7BAD"/>
    <w:rsid w:val="005A7C28"/>
    <w:rsid w:val="005A7D72"/>
    <w:rsid w:val="005A7E0A"/>
    <w:rsid w:val="005A7E87"/>
    <w:rsid w:val="005A7EBF"/>
    <w:rsid w:val="005A7EE0"/>
    <w:rsid w:val="005A7FD2"/>
    <w:rsid w:val="005A7FE3"/>
    <w:rsid w:val="005B000B"/>
    <w:rsid w:val="005B0023"/>
    <w:rsid w:val="005B0087"/>
    <w:rsid w:val="005B00A1"/>
    <w:rsid w:val="005B00D2"/>
    <w:rsid w:val="005B00D3"/>
    <w:rsid w:val="005B0175"/>
    <w:rsid w:val="005B01EF"/>
    <w:rsid w:val="005B021E"/>
    <w:rsid w:val="005B02F0"/>
    <w:rsid w:val="005B0421"/>
    <w:rsid w:val="005B043D"/>
    <w:rsid w:val="005B0449"/>
    <w:rsid w:val="005B04C7"/>
    <w:rsid w:val="005B05C3"/>
    <w:rsid w:val="005B0608"/>
    <w:rsid w:val="005B06FE"/>
    <w:rsid w:val="005B0758"/>
    <w:rsid w:val="005B0805"/>
    <w:rsid w:val="005B08DF"/>
    <w:rsid w:val="005B098F"/>
    <w:rsid w:val="005B09D5"/>
    <w:rsid w:val="005B0A2A"/>
    <w:rsid w:val="005B0ABC"/>
    <w:rsid w:val="005B0AEA"/>
    <w:rsid w:val="005B0B56"/>
    <w:rsid w:val="005B0E0F"/>
    <w:rsid w:val="005B0E6C"/>
    <w:rsid w:val="005B0E83"/>
    <w:rsid w:val="005B0EA0"/>
    <w:rsid w:val="005B0ED8"/>
    <w:rsid w:val="005B0F2D"/>
    <w:rsid w:val="005B1028"/>
    <w:rsid w:val="005B110E"/>
    <w:rsid w:val="005B1113"/>
    <w:rsid w:val="005B1235"/>
    <w:rsid w:val="005B1241"/>
    <w:rsid w:val="005B1327"/>
    <w:rsid w:val="005B1470"/>
    <w:rsid w:val="005B152F"/>
    <w:rsid w:val="005B1594"/>
    <w:rsid w:val="005B15AB"/>
    <w:rsid w:val="005B15FF"/>
    <w:rsid w:val="005B1629"/>
    <w:rsid w:val="005B16A1"/>
    <w:rsid w:val="005B17CC"/>
    <w:rsid w:val="005B17D3"/>
    <w:rsid w:val="005B1855"/>
    <w:rsid w:val="005B1870"/>
    <w:rsid w:val="005B1884"/>
    <w:rsid w:val="005B18AB"/>
    <w:rsid w:val="005B19D3"/>
    <w:rsid w:val="005B1AC0"/>
    <w:rsid w:val="005B1B03"/>
    <w:rsid w:val="005B1B90"/>
    <w:rsid w:val="005B1CB1"/>
    <w:rsid w:val="005B1EAC"/>
    <w:rsid w:val="005B1FAE"/>
    <w:rsid w:val="005B205E"/>
    <w:rsid w:val="005B2077"/>
    <w:rsid w:val="005B20CF"/>
    <w:rsid w:val="005B21EA"/>
    <w:rsid w:val="005B220B"/>
    <w:rsid w:val="005B220E"/>
    <w:rsid w:val="005B2246"/>
    <w:rsid w:val="005B2286"/>
    <w:rsid w:val="005B22A2"/>
    <w:rsid w:val="005B2311"/>
    <w:rsid w:val="005B232A"/>
    <w:rsid w:val="005B2391"/>
    <w:rsid w:val="005B24F0"/>
    <w:rsid w:val="005B2503"/>
    <w:rsid w:val="005B2612"/>
    <w:rsid w:val="005B2643"/>
    <w:rsid w:val="005B2693"/>
    <w:rsid w:val="005B26C1"/>
    <w:rsid w:val="005B26E0"/>
    <w:rsid w:val="005B2707"/>
    <w:rsid w:val="005B2810"/>
    <w:rsid w:val="005B28BD"/>
    <w:rsid w:val="005B2910"/>
    <w:rsid w:val="005B2950"/>
    <w:rsid w:val="005B29C5"/>
    <w:rsid w:val="005B2A4B"/>
    <w:rsid w:val="005B2AAE"/>
    <w:rsid w:val="005B2AF9"/>
    <w:rsid w:val="005B2B5E"/>
    <w:rsid w:val="005B2D4C"/>
    <w:rsid w:val="005B2DD8"/>
    <w:rsid w:val="005B2DEC"/>
    <w:rsid w:val="005B2E26"/>
    <w:rsid w:val="005B2E48"/>
    <w:rsid w:val="005B2E53"/>
    <w:rsid w:val="005B309F"/>
    <w:rsid w:val="005B30A2"/>
    <w:rsid w:val="005B30D5"/>
    <w:rsid w:val="005B30DA"/>
    <w:rsid w:val="005B3145"/>
    <w:rsid w:val="005B3158"/>
    <w:rsid w:val="005B317B"/>
    <w:rsid w:val="005B3191"/>
    <w:rsid w:val="005B32B1"/>
    <w:rsid w:val="005B32BE"/>
    <w:rsid w:val="005B32BF"/>
    <w:rsid w:val="005B3371"/>
    <w:rsid w:val="005B33D5"/>
    <w:rsid w:val="005B33F6"/>
    <w:rsid w:val="005B3475"/>
    <w:rsid w:val="005B3488"/>
    <w:rsid w:val="005B34C1"/>
    <w:rsid w:val="005B3512"/>
    <w:rsid w:val="005B355F"/>
    <w:rsid w:val="005B35A6"/>
    <w:rsid w:val="005B35BA"/>
    <w:rsid w:val="005B35C4"/>
    <w:rsid w:val="005B3762"/>
    <w:rsid w:val="005B3795"/>
    <w:rsid w:val="005B379C"/>
    <w:rsid w:val="005B3849"/>
    <w:rsid w:val="005B38AB"/>
    <w:rsid w:val="005B3937"/>
    <w:rsid w:val="005B3BA6"/>
    <w:rsid w:val="005B3BF7"/>
    <w:rsid w:val="005B3CF4"/>
    <w:rsid w:val="005B3DEF"/>
    <w:rsid w:val="005B3E37"/>
    <w:rsid w:val="005B3EFC"/>
    <w:rsid w:val="005B3F09"/>
    <w:rsid w:val="005B3F13"/>
    <w:rsid w:val="005B3FD1"/>
    <w:rsid w:val="005B4054"/>
    <w:rsid w:val="005B40B5"/>
    <w:rsid w:val="005B40CB"/>
    <w:rsid w:val="005B4132"/>
    <w:rsid w:val="005B4194"/>
    <w:rsid w:val="005B41D5"/>
    <w:rsid w:val="005B4241"/>
    <w:rsid w:val="005B4253"/>
    <w:rsid w:val="005B42E3"/>
    <w:rsid w:val="005B4311"/>
    <w:rsid w:val="005B435E"/>
    <w:rsid w:val="005B4362"/>
    <w:rsid w:val="005B446D"/>
    <w:rsid w:val="005B4592"/>
    <w:rsid w:val="005B45B6"/>
    <w:rsid w:val="005B4610"/>
    <w:rsid w:val="005B4629"/>
    <w:rsid w:val="005B4637"/>
    <w:rsid w:val="005B4652"/>
    <w:rsid w:val="005B4675"/>
    <w:rsid w:val="005B4684"/>
    <w:rsid w:val="005B4712"/>
    <w:rsid w:val="005B4747"/>
    <w:rsid w:val="005B476E"/>
    <w:rsid w:val="005B4784"/>
    <w:rsid w:val="005B47D5"/>
    <w:rsid w:val="005B4805"/>
    <w:rsid w:val="005B48AE"/>
    <w:rsid w:val="005B48EE"/>
    <w:rsid w:val="005B4947"/>
    <w:rsid w:val="005B496C"/>
    <w:rsid w:val="005B49B9"/>
    <w:rsid w:val="005B49D7"/>
    <w:rsid w:val="005B4A97"/>
    <w:rsid w:val="005B4A9F"/>
    <w:rsid w:val="005B4ADE"/>
    <w:rsid w:val="005B4D13"/>
    <w:rsid w:val="005B4D3A"/>
    <w:rsid w:val="005B4D49"/>
    <w:rsid w:val="005B4D8A"/>
    <w:rsid w:val="005B4DCF"/>
    <w:rsid w:val="005B4E70"/>
    <w:rsid w:val="005B4E7D"/>
    <w:rsid w:val="005B4E8D"/>
    <w:rsid w:val="005B4F11"/>
    <w:rsid w:val="005B4F97"/>
    <w:rsid w:val="005B5011"/>
    <w:rsid w:val="005B5030"/>
    <w:rsid w:val="005B504A"/>
    <w:rsid w:val="005B51B5"/>
    <w:rsid w:val="005B51B7"/>
    <w:rsid w:val="005B5230"/>
    <w:rsid w:val="005B5282"/>
    <w:rsid w:val="005B53AD"/>
    <w:rsid w:val="005B53C5"/>
    <w:rsid w:val="005B53CC"/>
    <w:rsid w:val="005B53CF"/>
    <w:rsid w:val="005B543C"/>
    <w:rsid w:val="005B5455"/>
    <w:rsid w:val="005B54F9"/>
    <w:rsid w:val="005B5521"/>
    <w:rsid w:val="005B55D3"/>
    <w:rsid w:val="005B55EB"/>
    <w:rsid w:val="005B5869"/>
    <w:rsid w:val="005B58A6"/>
    <w:rsid w:val="005B5906"/>
    <w:rsid w:val="005B5950"/>
    <w:rsid w:val="005B5977"/>
    <w:rsid w:val="005B5A0F"/>
    <w:rsid w:val="005B5AC4"/>
    <w:rsid w:val="005B5AEC"/>
    <w:rsid w:val="005B5B38"/>
    <w:rsid w:val="005B5CE1"/>
    <w:rsid w:val="005B5DC3"/>
    <w:rsid w:val="005B5FAC"/>
    <w:rsid w:val="005B6005"/>
    <w:rsid w:val="005B60E4"/>
    <w:rsid w:val="005B614D"/>
    <w:rsid w:val="005B61F6"/>
    <w:rsid w:val="005B62F3"/>
    <w:rsid w:val="005B636D"/>
    <w:rsid w:val="005B639F"/>
    <w:rsid w:val="005B6404"/>
    <w:rsid w:val="005B6435"/>
    <w:rsid w:val="005B64E5"/>
    <w:rsid w:val="005B6560"/>
    <w:rsid w:val="005B6571"/>
    <w:rsid w:val="005B65A2"/>
    <w:rsid w:val="005B66C4"/>
    <w:rsid w:val="005B6751"/>
    <w:rsid w:val="005B67AC"/>
    <w:rsid w:val="005B67B6"/>
    <w:rsid w:val="005B6837"/>
    <w:rsid w:val="005B692F"/>
    <w:rsid w:val="005B6BCE"/>
    <w:rsid w:val="005B6D24"/>
    <w:rsid w:val="005B6D77"/>
    <w:rsid w:val="005B6DE4"/>
    <w:rsid w:val="005B6DF3"/>
    <w:rsid w:val="005B6E4F"/>
    <w:rsid w:val="005B6EE5"/>
    <w:rsid w:val="005B6F64"/>
    <w:rsid w:val="005B6F85"/>
    <w:rsid w:val="005B6FF9"/>
    <w:rsid w:val="005B7086"/>
    <w:rsid w:val="005B70CE"/>
    <w:rsid w:val="005B70D0"/>
    <w:rsid w:val="005B72D5"/>
    <w:rsid w:val="005B73C4"/>
    <w:rsid w:val="005B740F"/>
    <w:rsid w:val="005B749E"/>
    <w:rsid w:val="005B74BF"/>
    <w:rsid w:val="005B7505"/>
    <w:rsid w:val="005B7589"/>
    <w:rsid w:val="005B767C"/>
    <w:rsid w:val="005B76EF"/>
    <w:rsid w:val="005B7710"/>
    <w:rsid w:val="005B7767"/>
    <w:rsid w:val="005B777C"/>
    <w:rsid w:val="005B7827"/>
    <w:rsid w:val="005B789B"/>
    <w:rsid w:val="005B7922"/>
    <w:rsid w:val="005B7932"/>
    <w:rsid w:val="005B7AA8"/>
    <w:rsid w:val="005B7AA9"/>
    <w:rsid w:val="005B7ACC"/>
    <w:rsid w:val="005B7AEE"/>
    <w:rsid w:val="005B7B37"/>
    <w:rsid w:val="005B7DE9"/>
    <w:rsid w:val="005B7EE3"/>
    <w:rsid w:val="005B7FCC"/>
    <w:rsid w:val="005C00AA"/>
    <w:rsid w:val="005C010E"/>
    <w:rsid w:val="005C0219"/>
    <w:rsid w:val="005C0285"/>
    <w:rsid w:val="005C02EE"/>
    <w:rsid w:val="005C0371"/>
    <w:rsid w:val="005C03B2"/>
    <w:rsid w:val="005C03E0"/>
    <w:rsid w:val="005C03E9"/>
    <w:rsid w:val="005C04AA"/>
    <w:rsid w:val="005C04B0"/>
    <w:rsid w:val="005C04C7"/>
    <w:rsid w:val="005C05D4"/>
    <w:rsid w:val="005C05D5"/>
    <w:rsid w:val="005C06CE"/>
    <w:rsid w:val="005C0829"/>
    <w:rsid w:val="005C0963"/>
    <w:rsid w:val="005C0A5C"/>
    <w:rsid w:val="005C0A64"/>
    <w:rsid w:val="005C0AEC"/>
    <w:rsid w:val="005C0B68"/>
    <w:rsid w:val="005C0B6E"/>
    <w:rsid w:val="005C0CE1"/>
    <w:rsid w:val="005C0CE9"/>
    <w:rsid w:val="005C0CEE"/>
    <w:rsid w:val="005C0E27"/>
    <w:rsid w:val="005C0E68"/>
    <w:rsid w:val="005C0EB6"/>
    <w:rsid w:val="005C0EBB"/>
    <w:rsid w:val="005C0EBD"/>
    <w:rsid w:val="005C0F01"/>
    <w:rsid w:val="005C10B8"/>
    <w:rsid w:val="005C115B"/>
    <w:rsid w:val="005C1193"/>
    <w:rsid w:val="005C11AA"/>
    <w:rsid w:val="005C1203"/>
    <w:rsid w:val="005C123F"/>
    <w:rsid w:val="005C1343"/>
    <w:rsid w:val="005C13C2"/>
    <w:rsid w:val="005C147B"/>
    <w:rsid w:val="005C15B0"/>
    <w:rsid w:val="005C172D"/>
    <w:rsid w:val="005C173B"/>
    <w:rsid w:val="005C1790"/>
    <w:rsid w:val="005C179F"/>
    <w:rsid w:val="005C17B8"/>
    <w:rsid w:val="005C17C8"/>
    <w:rsid w:val="005C18DA"/>
    <w:rsid w:val="005C18DD"/>
    <w:rsid w:val="005C18F8"/>
    <w:rsid w:val="005C18FA"/>
    <w:rsid w:val="005C191D"/>
    <w:rsid w:val="005C193D"/>
    <w:rsid w:val="005C1966"/>
    <w:rsid w:val="005C196F"/>
    <w:rsid w:val="005C19C8"/>
    <w:rsid w:val="005C1A5D"/>
    <w:rsid w:val="005C1ABD"/>
    <w:rsid w:val="005C1B4C"/>
    <w:rsid w:val="005C1B74"/>
    <w:rsid w:val="005C1B89"/>
    <w:rsid w:val="005C1BE2"/>
    <w:rsid w:val="005C1C51"/>
    <w:rsid w:val="005C1C9D"/>
    <w:rsid w:val="005C1D28"/>
    <w:rsid w:val="005C1DD9"/>
    <w:rsid w:val="005C1E31"/>
    <w:rsid w:val="005C1F04"/>
    <w:rsid w:val="005C20B3"/>
    <w:rsid w:val="005C2160"/>
    <w:rsid w:val="005C220F"/>
    <w:rsid w:val="005C222B"/>
    <w:rsid w:val="005C2280"/>
    <w:rsid w:val="005C2291"/>
    <w:rsid w:val="005C232A"/>
    <w:rsid w:val="005C24CB"/>
    <w:rsid w:val="005C24D0"/>
    <w:rsid w:val="005C2509"/>
    <w:rsid w:val="005C251F"/>
    <w:rsid w:val="005C2535"/>
    <w:rsid w:val="005C2556"/>
    <w:rsid w:val="005C25BD"/>
    <w:rsid w:val="005C25CC"/>
    <w:rsid w:val="005C26BB"/>
    <w:rsid w:val="005C271F"/>
    <w:rsid w:val="005C272E"/>
    <w:rsid w:val="005C279B"/>
    <w:rsid w:val="005C27B3"/>
    <w:rsid w:val="005C28AC"/>
    <w:rsid w:val="005C2A3E"/>
    <w:rsid w:val="005C2B0C"/>
    <w:rsid w:val="005C2B11"/>
    <w:rsid w:val="005C2BAF"/>
    <w:rsid w:val="005C2BF5"/>
    <w:rsid w:val="005C2C53"/>
    <w:rsid w:val="005C2C96"/>
    <w:rsid w:val="005C2CC6"/>
    <w:rsid w:val="005C2D2E"/>
    <w:rsid w:val="005C2D88"/>
    <w:rsid w:val="005C2DD4"/>
    <w:rsid w:val="005C2F76"/>
    <w:rsid w:val="005C2F84"/>
    <w:rsid w:val="005C2FC0"/>
    <w:rsid w:val="005C3169"/>
    <w:rsid w:val="005C3180"/>
    <w:rsid w:val="005C31B5"/>
    <w:rsid w:val="005C31D5"/>
    <w:rsid w:val="005C31EB"/>
    <w:rsid w:val="005C3337"/>
    <w:rsid w:val="005C336E"/>
    <w:rsid w:val="005C33FE"/>
    <w:rsid w:val="005C3404"/>
    <w:rsid w:val="005C349D"/>
    <w:rsid w:val="005C3532"/>
    <w:rsid w:val="005C358B"/>
    <w:rsid w:val="005C35D8"/>
    <w:rsid w:val="005C35DD"/>
    <w:rsid w:val="005C35F8"/>
    <w:rsid w:val="005C3677"/>
    <w:rsid w:val="005C371D"/>
    <w:rsid w:val="005C3901"/>
    <w:rsid w:val="005C39AE"/>
    <w:rsid w:val="005C3A5A"/>
    <w:rsid w:val="005C3A98"/>
    <w:rsid w:val="005C3AC0"/>
    <w:rsid w:val="005C3B64"/>
    <w:rsid w:val="005C3B87"/>
    <w:rsid w:val="005C3BA5"/>
    <w:rsid w:val="005C3BB8"/>
    <w:rsid w:val="005C3BF6"/>
    <w:rsid w:val="005C3D28"/>
    <w:rsid w:val="005C3D31"/>
    <w:rsid w:val="005C3D3F"/>
    <w:rsid w:val="005C3D4B"/>
    <w:rsid w:val="005C3E99"/>
    <w:rsid w:val="005C3E9B"/>
    <w:rsid w:val="005C3EAF"/>
    <w:rsid w:val="005C3EFA"/>
    <w:rsid w:val="005C3F66"/>
    <w:rsid w:val="005C3F98"/>
    <w:rsid w:val="005C3FA8"/>
    <w:rsid w:val="005C3FE6"/>
    <w:rsid w:val="005C4025"/>
    <w:rsid w:val="005C4087"/>
    <w:rsid w:val="005C40B8"/>
    <w:rsid w:val="005C4146"/>
    <w:rsid w:val="005C4224"/>
    <w:rsid w:val="005C4252"/>
    <w:rsid w:val="005C4253"/>
    <w:rsid w:val="005C4267"/>
    <w:rsid w:val="005C4273"/>
    <w:rsid w:val="005C4276"/>
    <w:rsid w:val="005C4279"/>
    <w:rsid w:val="005C4288"/>
    <w:rsid w:val="005C4327"/>
    <w:rsid w:val="005C4409"/>
    <w:rsid w:val="005C454C"/>
    <w:rsid w:val="005C4590"/>
    <w:rsid w:val="005C4598"/>
    <w:rsid w:val="005C4630"/>
    <w:rsid w:val="005C4681"/>
    <w:rsid w:val="005C479A"/>
    <w:rsid w:val="005C47FB"/>
    <w:rsid w:val="005C4836"/>
    <w:rsid w:val="005C48CF"/>
    <w:rsid w:val="005C4A95"/>
    <w:rsid w:val="005C4B3C"/>
    <w:rsid w:val="005C4B7F"/>
    <w:rsid w:val="005C4B9B"/>
    <w:rsid w:val="005C4BA8"/>
    <w:rsid w:val="005C4D18"/>
    <w:rsid w:val="005C4DA6"/>
    <w:rsid w:val="005C4DE6"/>
    <w:rsid w:val="005C4E47"/>
    <w:rsid w:val="005C4F8A"/>
    <w:rsid w:val="005C5134"/>
    <w:rsid w:val="005C51BE"/>
    <w:rsid w:val="005C520F"/>
    <w:rsid w:val="005C5256"/>
    <w:rsid w:val="005C5265"/>
    <w:rsid w:val="005C528D"/>
    <w:rsid w:val="005C52B5"/>
    <w:rsid w:val="005C52F2"/>
    <w:rsid w:val="005C53B2"/>
    <w:rsid w:val="005C5404"/>
    <w:rsid w:val="005C5472"/>
    <w:rsid w:val="005C548B"/>
    <w:rsid w:val="005C558F"/>
    <w:rsid w:val="005C55A4"/>
    <w:rsid w:val="005C560E"/>
    <w:rsid w:val="005C567D"/>
    <w:rsid w:val="005C574A"/>
    <w:rsid w:val="005C580D"/>
    <w:rsid w:val="005C597B"/>
    <w:rsid w:val="005C5AA6"/>
    <w:rsid w:val="005C5AB3"/>
    <w:rsid w:val="005C5AB4"/>
    <w:rsid w:val="005C5B84"/>
    <w:rsid w:val="005C5C2F"/>
    <w:rsid w:val="005C5C45"/>
    <w:rsid w:val="005C5C4A"/>
    <w:rsid w:val="005C5C90"/>
    <w:rsid w:val="005C5C9B"/>
    <w:rsid w:val="005C5CB8"/>
    <w:rsid w:val="005C5D4F"/>
    <w:rsid w:val="005C5D64"/>
    <w:rsid w:val="005C5D99"/>
    <w:rsid w:val="005C5DC3"/>
    <w:rsid w:val="005C5F0E"/>
    <w:rsid w:val="005C5FD2"/>
    <w:rsid w:val="005C6011"/>
    <w:rsid w:val="005C610F"/>
    <w:rsid w:val="005C61F1"/>
    <w:rsid w:val="005C6227"/>
    <w:rsid w:val="005C6238"/>
    <w:rsid w:val="005C623D"/>
    <w:rsid w:val="005C632C"/>
    <w:rsid w:val="005C6434"/>
    <w:rsid w:val="005C6540"/>
    <w:rsid w:val="005C65AA"/>
    <w:rsid w:val="005C65CE"/>
    <w:rsid w:val="005C682A"/>
    <w:rsid w:val="005C68A9"/>
    <w:rsid w:val="005C68AF"/>
    <w:rsid w:val="005C68EE"/>
    <w:rsid w:val="005C69DA"/>
    <w:rsid w:val="005C6A3F"/>
    <w:rsid w:val="005C6A5F"/>
    <w:rsid w:val="005C6B50"/>
    <w:rsid w:val="005C6C41"/>
    <w:rsid w:val="005C6CE1"/>
    <w:rsid w:val="005C6CE4"/>
    <w:rsid w:val="005C6DC5"/>
    <w:rsid w:val="005C6E91"/>
    <w:rsid w:val="005C6F67"/>
    <w:rsid w:val="005C6F7B"/>
    <w:rsid w:val="005C6FA7"/>
    <w:rsid w:val="005C7058"/>
    <w:rsid w:val="005C7111"/>
    <w:rsid w:val="005C7129"/>
    <w:rsid w:val="005C7187"/>
    <w:rsid w:val="005C719E"/>
    <w:rsid w:val="005C71EF"/>
    <w:rsid w:val="005C7255"/>
    <w:rsid w:val="005C7269"/>
    <w:rsid w:val="005C7316"/>
    <w:rsid w:val="005C734D"/>
    <w:rsid w:val="005C734F"/>
    <w:rsid w:val="005C743F"/>
    <w:rsid w:val="005C75D3"/>
    <w:rsid w:val="005C7689"/>
    <w:rsid w:val="005C76CC"/>
    <w:rsid w:val="005C76E5"/>
    <w:rsid w:val="005C77AF"/>
    <w:rsid w:val="005C791C"/>
    <w:rsid w:val="005C7A63"/>
    <w:rsid w:val="005C7AD9"/>
    <w:rsid w:val="005C7BA7"/>
    <w:rsid w:val="005C7BF2"/>
    <w:rsid w:val="005C7E46"/>
    <w:rsid w:val="005C7EA4"/>
    <w:rsid w:val="005C7F31"/>
    <w:rsid w:val="005C7F93"/>
    <w:rsid w:val="005D00C7"/>
    <w:rsid w:val="005D01AB"/>
    <w:rsid w:val="005D01C9"/>
    <w:rsid w:val="005D01E8"/>
    <w:rsid w:val="005D0226"/>
    <w:rsid w:val="005D0268"/>
    <w:rsid w:val="005D02DF"/>
    <w:rsid w:val="005D0309"/>
    <w:rsid w:val="005D030A"/>
    <w:rsid w:val="005D03CE"/>
    <w:rsid w:val="005D04DD"/>
    <w:rsid w:val="005D04ED"/>
    <w:rsid w:val="005D04F0"/>
    <w:rsid w:val="005D0524"/>
    <w:rsid w:val="005D0525"/>
    <w:rsid w:val="005D0585"/>
    <w:rsid w:val="005D0598"/>
    <w:rsid w:val="005D065B"/>
    <w:rsid w:val="005D06E5"/>
    <w:rsid w:val="005D076E"/>
    <w:rsid w:val="005D07E9"/>
    <w:rsid w:val="005D0808"/>
    <w:rsid w:val="005D0815"/>
    <w:rsid w:val="005D0824"/>
    <w:rsid w:val="005D0859"/>
    <w:rsid w:val="005D0941"/>
    <w:rsid w:val="005D0944"/>
    <w:rsid w:val="005D0976"/>
    <w:rsid w:val="005D098B"/>
    <w:rsid w:val="005D0A7E"/>
    <w:rsid w:val="005D0B4A"/>
    <w:rsid w:val="005D0BCE"/>
    <w:rsid w:val="005D0D1A"/>
    <w:rsid w:val="005D0F08"/>
    <w:rsid w:val="005D0F52"/>
    <w:rsid w:val="005D1111"/>
    <w:rsid w:val="005D113E"/>
    <w:rsid w:val="005D1191"/>
    <w:rsid w:val="005D12A6"/>
    <w:rsid w:val="005D1374"/>
    <w:rsid w:val="005D13F8"/>
    <w:rsid w:val="005D1423"/>
    <w:rsid w:val="005D1430"/>
    <w:rsid w:val="005D1529"/>
    <w:rsid w:val="005D1585"/>
    <w:rsid w:val="005D1712"/>
    <w:rsid w:val="005D1767"/>
    <w:rsid w:val="005D17E1"/>
    <w:rsid w:val="005D1852"/>
    <w:rsid w:val="005D19B7"/>
    <w:rsid w:val="005D19DD"/>
    <w:rsid w:val="005D19F4"/>
    <w:rsid w:val="005D1ABD"/>
    <w:rsid w:val="005D1B0B"/>
    <w:rsid w:val="005D1B84"/>
    <w:rsid w:val="005D1C35"/>
    <w:rsid w:val="005D1C5D"/>
    <w:rsid w:val="005D1DEF"/>
    <w:rsid w:val="005D1E0E"/>
    <w:rsid w:val="005D1ED3"/>
    <w:rsid w:val="005D1F1B"/>
    <w:rsid w:val="005D2050"/>
    <w:rsid w:val="005D2077"/>
    <w:rsid w:val="005D2078"/>
    <w:rsid w:val="005D213B"/>
    <w:rsid w:val="005D2368"/>
    <w:rsid w:val="005D23FD"/>
    <w:rsid w:val="005D25CA"/>
    <w:rsid w:val="005D25DC"/>
    <w:rsid w:val="005D25FB"/>
    <w:rsid w:val="005D26C0"/>
    <w:rsid w:val="005D2770"/>
    <w:rsid w:val="005D2780"/>
    <w:rsid w:val="005D27BA"/>
    <w:rsid w:val="005D2911"/>
    <w:rsid w:val="005D292C"/>
    <w:rsid w:val="005D2972"/>
    <w:rsid w:val="005D2A1A"/>
    <w:rsid w:val="005D2A20"/>
    <w:rsid w:val="005D2AB5"/>
    <w:rsid w:val="005D2ABE"/>
    <w:rsid w:val="005D2B05"/>
    <w:rsid w:val="005D2B15"/>
    <w:rsid w:val="005D2B47"/>
    <w:rsid w:val="005D2C48"/>
    <w:rsid w:val="005D2C71"/>
    <w:rsid w:val="005D2D4C"/>
    <w:rsid w:val="005D2DAC"/>
    <w:rsid w:val="005D2DCB"/>
    <w:rsid w:val="005D2E44"/>
    <w:rsid w:val="005D2E65"/>
    <w:rsid w:val="005D2E67"/>
    <w:rsid w:val="005D2E7D"/>
    <w:rsid w:val="005D2EFB"/>
    <w:rsid w:val="005D2F1B"/>
    <w:rsid w:val="005D2F68"/>
    <w:rsid w:val="005D2F83"/>
    <w:rsid w:val="005D2FFB"/>
    <w:rsid w:val="005D3036"/>
    <w:rsid w:val="005D3070"/>
    <w:rsid w:val="005D3091"/>
    <w:rsid w:val="005D3214"/>
    <w:rsid w:val="005D32BE"/>
    <w:rsid w:val="005D32E8"/>
    <w:rsid w:val="005D3322"/>
    <w:rsid w:val="005D33C1"/>
    <w:rsid w:val="005D33F5"/>
    <w:rsid w:val="005D34B6"/>
    <w:rsid w:val="005D34D8"/>
    <w:rsid w:val="005D3584"/>
    <w:rsid w:val="005D35FD"/>
    <w:rsid w:val="005D36DF"/>
    <w:rsid w:val="005D372D"/>
    <w:rsid w:val="005D37C8"/>
    <w:rsid w:val="005D3899"/>
    <w:rsid w:val="005D39AA"/>
    <w:rsid w:val="005D39B2"/>
    <w:rsid w:val="005D3A28"/>
    <w:rsid w:val="005D3B8B"/>
    <w:rsid w:val="005D3B8C"/>
    <w:rsid w:val="005D3BE7"/>
    <w:rsid w:val="005D3D4C"/>
    <w:rsid w:val="005D3D6E"/>
    <w:rsid w:val="005D3DA6"/>
    <w:rsid w:val="005D3DAD"/>
    <w:rsid w:val="005D3DF6"/>
    <w:rsid w:val="005D3E4D"/>
    <w:rsid w:val="005D3E7B"/>
    <w:rsid w:val="005D3F47"/>
    <w:rsid w:val="005D4054"/>
    <w:rsid w:val="005D40CD"/>
    <w:rsid w:val="005D4250"/>
    <w:rsid w:val="005D4274"/>
    <w:rsid w:val="005D42E4"/>
    <w:rsid w:val="005D42F3"/>
    <w:rsid w:val="005D430F"/>
    <w:rsid w:val="005D436A"/>
    <w:rsid w:val="005D4373"/>
    <w:rsid w:val="005D43BA"/>
    <w:rsid w:val="005D43CA"/>
    <w:rsid w:val="005D43F7"/>
    <w:rsid w:val="005D4455"/>
    <w:rsid w:val="005D4494"/>
    <w:rsid w:val="005D44C1"/>
    <w:rsid w:val="005D455B"/>
    <w:rsid w:val="005D466C"/>
    <w:rsid w:val="005D479D"/>
    <w:rsid w:val="005D479E"/>
    <w:rsid w:val="005D486E"/>
    <w:rsid w:val="005D48C9"/>
    <w:rsid w:val="005D4961"/>
    <w:rsid w:val="005D4989"/>
    <w:rsid w:val="005D4A6A"/>
    <w:rsid w:val="005D4A80"/>
    <w:rsid w:val="005D4B58"/>
    <w:rsid w:val="005D4BBE"/>
    <w:rsid w:val="005D4E5B"/>
    <w:rsid w:val="005D4E78"/>
    <w:rsid w:val="005D4EB3"/>
    <w:rsid w:val="005D4F00"/>
    <w:rsid w:val="005D4F9A"/>
    <w:rsid w:val="005D5084"/>
    <w:rsid w:val="005D50A4"/>
    <w:rsid w:val="005D50C0"/>
    <w:rsid w:val="005D512F"/>
    <w:rsid w:val="005D5138"/>
    <w:rsid w:val="005D5163"/>
    <w:rsid w:val="005D5196"/>
    <w:rsid w:val="005D51BE"/>
    <w:rsid w:val="005D51C7"/>
    <w:rsid w:val="005D5225"/>
    <w:rsid w:val="005D5242"/>
    <w:rsid w:val="005D5288"/>
    <w:rsid w:val="005D529C"/>
    <w:rsid w:val="005D5466"/>
    <w:rsid w:val="005D54A8"/>
    <w:rsid w:val="005D54C9"/>
    <w:rsid w:val="005D54FC"/>
    <w:rsid w:val="005D55B9"/>
    <w:rsid w:val="005D570B"/>
    <w:rsid w:val="005D574C"/>
    <w:rsid w:val="005D57DC"/>
    <w:rsid w:val="005D57EC"/>
    <w:rsid w:val="005D57F6"/>
    <w:rsid w:val="005D5832"/>
    <w:rsid w:val="005D583F"/>
    <w:rsid w:val="005D592C"/>
    <w:rsid w:val="005D59ED"/>
    <w:rsid w:val="005D5A54"/>
    <w:rsid w:val="005D5AA9"/>
    <w:rsid w:val="005D5B44"/>
    <w:rsid w:val="005D5D6A"/>
    <w:rsid w:val="005D5DB9"/>
    <w:rsid w:val="005D5DF8"/>
    <w:rsid w:val="005D5EF7"/>
    <w:rsid w:val="005D5EF8"/>
    <w:rsid w:val="005D5F7D"/>
    <w:rsid w:val="005D607E"/>
    <w:rsid w:val="005D60B1"/>
    <w:rsid w:val="005D60DE"/>
    <w:rsid w:val="005D60FB"/>
    <w:rsid w:val="005D6271"/>
    <w:rsid w:val="005D62C8"/>
    <w:rsid w:val="005D6416"/>
    <w:rsid w:val="005D6432"/>
    <w:rsid w:val="005D64EC"/>
    <w:rsid w:val="005D65F3"/>
    <w:rsid w:val="005D665F"/>
    <w:rsid w:val="005D66AB"/>
    <w:rsid w:val="005D66AF"/>
    <w:rsid w:val="005D67AE"/>
    <w:rsid w:val="005D68BF"/>
    <w:rsid w:val="005D6922"/>
    <w:rsid w:val="005D6940"/>
    <w:rsid w:val="005D6958"/>
    <w:rsid w:val="005D69B3"/>
    <w:rsid w:val="005D6A0C"/>
    <w:rsid w:val="005D6A1F"/>
    <w:rsid w:val="005D6ADC"/>
    <w:rsid w:val="005D6D17"/>
    <w:rsid w:val="005D6EBC"/>
    <w:rsid w:val="005D6FE7"/>
    <w:rsid w:val="005D6FF3"/>
    <w:rsid w:val="005D7024"/>
    <w:rsid w:val="005D7133"/>
    <w:rsid w:val="005D718B"/>
    <w:rsid w:val="005D719B"/>
    <w:rsid w:val="005D71E6"/>
    <w:rsid w:val="005D71FD"/>
    <w:rsid w:val="005D726A"/>
    <w:rsid w:val="005D72BA"/>
    <w:rsid w:val="005D7311"/>
    <w:rsid w:val="005D7355"/>
    <w:rsid w:val="005D742C"/>
    <w:rsid w:val="005D750A"/>
    <w:rsid w:val="005D753B"/>
    <w:rsid w:val="005D761E"/>
    <w:rsid w:val="005D7896"/>
    <w:rsid w:val="005D78A3"/>
    <w:rsid w:val="005D7911"/>
    <w:rsid w:val="005D7930"/>
    <w:rsid w:val="005D7A1D"/>
    <w:rsid w:val="005D7A52"/>
    <w:rsid w:val="005D7B7F"/>
    <w:rsid w:val="005D7BAE"/>
    <w:rsid w:val="005D7C2C"/>
    <w:rsid w:val="005D7C33"/>
    <w:rsid w:val="005D7D4A"/>
    <w:rsid w:val="005D7DF8"/>
    <w:rsid w:val="005D7E46"/>
    <w:rsid w:val="005D7E8F"/>
    <w:rsid w:val="005D7ECC"/>
    <w:rsid w:val="005D7EF9"/>
    <w:rsid w:val="005D7FFA"/>
    <w:rsid w:val="005E019E"/>
    <w:rsid w:val="005E01AB"/>
    <w:rsid w:val="005E01B9"/>
    <w:rsid w:val="005E01C2"/>
    <w:rsid w:val="005E01E9"/>
    <w:rsid w:val="005E028F"/>
    <w:rsid w:val="005E02B9"/>
    <w:rsid w:val="005E02C5"/>
    <w:rsid w:val="005E030A"/>
    <w:rsid w:val="005E03EF"/>
    <w:rsid w:val="005E0429"/>
    <w:rsid w:val="005E0455"/>
    <w:rsid w:val="005E047A"/>
    <w:rsid w:val="005E04E0"/>
    <w:rsid w:val="005E058F"/>
    <w:rsid w:val="005E05A5"/>
    <w:rsid w:val="005E0611"/>
    <w:rsid w:val="005E06A4"/>
    <w:rsid w:val="005E06F0"/>
    <w:rsid w:val="005E0769"/>
    <w:rsid w:val="005E076D"/>
    <w:rsid w:val="005E07CB"/>
    <w:rsid w:val="005E07F4"/>
    <w:rsid w:val="005E0840"/>
    <w:rsid w:val="005E0861"/>
    <w:rsid w:val="005E0977"/>
    <w:rsid w:val="005E0A27"/>
    <w:rsid w:val="005E0ADA"/>
    <w:rsid w:val="005E0C44"/>
    <w:rsid w:val="005E0C9E"/>
    <w:rsid w:val="005E0CDB"/>
    <w:rsid w:val="005E0CE1"/>
    <w:rsid w:val="005E0D7F"/>
    <w:rsid w:val="005E0D89"/>
    <w:rsid w:val="005E0DF5"/>
    <w:rsid w:val="005E0E2A"/>
    <w:rsid w:val="005E0E40"/>
    <w:rsid w:val="005E0EA9"/>
    <w:rsid w:val="005E0EC7"/>
    <w:rsid w:val="005E0EF5"/>
    <w:rsid w:val="005E0F5A"/>
    <w:rsid w:val="005E0F6E"/>
    <w:rsid w:val="005E1044"/>
    <w:rsid w:val="005E1082"/>
    <w:rsid w:val="005E1142"/>
    <w:rsid w:val="005E1145"/>
    <w:rsid w:val="005E1181"/>
    <w:rsid w:val="005E1276"/>
    <w:rsid w:val="005E136E"/>
    <w:rsid w:val="005E138B"/>
    <w:rsid w:val="005E139E"/>
    <w:rsid w:val="005E1456"/>
    <w:rsid w:val="005E145B"/>
    <w:rsid w:val="005E14B6"/>
    <w:rsid w:val="005E14BE"/>
    <w:rsid w:val="005E14C1"/>
    <w:rsid w:val="005E1530"/>
    <w:rsid w:val="005E15BA"/>
    <w:rsid w:val="005E15EB"/>
    <w:rsid w:val="005E1606"/>
    <w:rsid w:val="005E1618"/>
    <w:rsid w:val="005E167A"/>
    <w:rsid w:val="005E16AA"/>
    <w:rsid w:val="005E16AE"/>
    <w:rsid w:val="005E1886"/>
    <w:rsid w:val="005E1894"/>
    <w:rsid w:val="005E1981"/>
    <w:rsid w:val="005E1993"/>
    <w:rsid w:val="005E19AD"/>
    <w:rsid w:val="005E1A28"/>
    <w:rsid w:val="005E1A69"/>
    <w:rsid w:val="005E1BE9"/>
    <w:rsid w:val="005E1CA6"/>
    <w:rsid w:val="005E1CB7"/>
    <w:rsid w:val="005E1D64"/>
    <w:rsid w:val="005E1D7A"/>
    <w:rsid w:val="005E1DB7"/>
    <w:rsid w:val="005E1E1A"/>
    <w:rsid w:val="005E1E94"/>
    <w:rsid w:val="005E1EA6"/>
    <w:rsid w:val="005E1ED8"/>
    <w:rsid w:val="005E1F3C"/>
    <w:rsid w:val="005E1FE4"/>
    <w:rsid w:val="005E2020"/>
    <w:rsid w:val="005E2155"/>
    <w:rsid w:val="005E2238"/>
    <w:rsid w:val="005E2342"/>
    <w:rsid w:val="005E236C"/>
    <w:rsid w:val="005E2450"/>
    <w:rsid w:val="005E2498"/>
    <w:rsid w:val="005E24D7"/>
    <w:rsid w:val="005E2554"/>
    <w:rsid w:val="005E255F"/>
    <w:rsid w:val="005E25CF"/>
    <w:rsid w:val="005E25DB"/>
    <w:rsid w:val="005E25EA"/>
    <w:rsid w:val="005E2669"/>
    <w:rsid w:val="005E26D2"/>
    <w:rsid w:val="005E27ED"/>
    <w:rsid w:val="005E27F4"/>
    <w:rsid w:val="005E2875"/>
    <w:rsid w:val="005E289D"/>
    <w:rsid w:val="005E28A3"/>
    <w:rsid w:val="005E294A"/>
    <w:rsid w:val="005E2951"/>
    <w:rsid w:val="005E2A30"/>
    <w:rsid w:val="005E2ABC"/>
    <w:rsid w:val="005E2DB8"/>
    <w:rsid w:val="005E2E75"/>
    <w:rsid w:val="005E2EEB"/>
    <w:rsid w:val="005E2F56"/>
    <w:rsid w:val="005E3118"/>
    <w:rsid w:val="005E32F1"/>
    <w:rsid w:val="005E3362"/>
    <w:rsid w:val="005E336B"/>
    <w:rsid w:val="005E33BD"/>
    <w:rsid w:val="005E3484"/>
    <w:rsid w:val="005E34BB"/>
    <w:rsid w:val="005E34E7"/>
    <w:rsid w:val="005E3527"/>
    <w:rsid w:val="005E3647"/>
    <w:rsid w:val="005E3652"/>
    <w:rsid w:val="005E375B"/>
    <w:rsid w:val="005E37D8"/>
    <w:rsid w:val="005E37F5"/>
    <w:rsid w:val="005E382B"/>
    <w:rsid w:val="005E38D1"/>
    <w:rsid w:val="005E39CD"/>
    <w:rsid w:val="005E39E4"/>
    <w:rsid w:val="005E39E8"/>
    <w:rsid w:val="005E3A20"/>
    <w:rsid w:val="005E3AB2"/>
    <w:rsid w:val="005E3ACE"/>
    <w:rsid w:val="005E3AD9"/>
    <w:rsid w:val="005E3B18"/>
    <w:rsid w:val="005E3B30"/>
    <w:rsid w:val="005E3B82"/>
    <w:rsid w:val="005E3BF0"/>
    <w:rsid w:val="005E3C34"/>
    <w:rsid w:val="005E3CC8"/>
    <w:rsid w:val="005E3D3A"/>
    <w:rsid w:val="005E3DFF"/>
    <w:rsid w:val="005E3EB4"/>
    <w:rsid w:val="005E3EF7"/>
    <w:rsid w:val="005E3F0A"/>
    <w:rsid w:val="005E3F30"/>
    <w:rsid w:val="005E410A"/>
    <w:rsid w:val="005E4172"/>
    <w:rsid w:val="005E4359"/>
    <w:rsid w:val="005E436E"/>
    <w:rsid w:val="005E43B4"/>
    <w:rsid w:val="005E43B6"/>
    <w:rsid w:val="005E447B"/>
    <w:rsid w:val="005E448D"/>
    <w:rsid w:val="005E44A3"/>
    <w:rsid w:val="005E454D"/>
    <w:rsid w:val="005E455E"/>
    <w:rsid w:val="005E4583"/>
    <w:rsid w:val="005E45C8"/>
    <w:rsid w:val="005E46D4"/>
    <w:rsid w:val="005E46ED"/>
    <w:rsid w:val="005E4730"/>
    <w:rsid w:val="005E4771"/>
    <w:rsid w:val="005E47F0"/>
    <w:rsid w:val="005E4867"/>
    <w:rsid w:val="005E4876"/>
    <w:rsid w:val="005E48D6"/>
    <w:rsid w:val="005E49B5"/>
    <w:rsid w:val="005E49C0"/>
    <w:rsid w:val="005E4A61"/>
    <w:rsid w:val="005E4B8E"/>
    <w:rsid w:val="005E4D1A"/>
    <w:rsid w:val="005E4D43"/>
    <w:rsid w:val="005E4D94"/>
    <w:rsid w:val="005E4E59"/>
    <w:rsid w:val="005E4E8D"/>
    <w:rsid w:val="005E4EC2"/>
    <w:rsid w:val="005E4EF8"/>
    <w:rsid w:val="005E4F95"/>
    <w:rsid w:val="005E5029"/>
    <w:rsid w:val="005E50CD"/>
    <w:rsid w:val="005E5147"/>
    <w:rsid w:val="005E5238"/>
    <w:rsid w:val="005E5248"/>
    <w:rsid w:val="005E52AF"/>
    <w:rsid w:val="005E52C9"/>
    <w:rsid w:val="005E52F7"/>
    <w:rsid w:val="005E5366"/>
    <w:rsid w:val="005E54C2"/>
    <w:rsid w:val="005E5633"/>
    <w:rsid w:val="005E56CC"/>
    <w:rsid w:val="005E57E4"/>
    <w:rsid w:val="005E5897"/>
    <w:rsid w:val="005E592C"/>
    <w:rsid w:val="005E5939"/>
    <w:rsid w:val="005E5A8B"/>
    <w:rsid w:val="005E5C68"/>
    <w:rsid w:val="005E5D0E"/>
    <w:rsid w:val="005E5E04"/>
    <w:rsid w:val="005E5E98"/>
    <w:rsid w:val="005E5EE1"/>
    <w:rsid w:val="005E5FB2"/>
    <w:rsid w:val="005E60FD"/>
    <w:rsid w:val="005E621E"/>
    <w:rsid w:val="005E6276"/>
    <w:rsid w:val="005E63E8"/>
    <w:rsid w:val="005E63F2"/>
    <w:rsid w:val="005E6475"/>
    <w:rsid w:val="005E6504"/>
    <w:rsid w:val="005E6539"/>
    <w:rsid w:val="005E65DE"/>
    <w:rsid w:val="005E6746"/>
    <w:rsid w:val="005E67E9"/>
    <w:rsid w:val="005E68E1"/>
    <w:rsid w:val="005E6983"/>
    <w:rsid w:val="005E6A88"/>
    <w:rsid w:val="005E6AB0"/>
    <w:rsid w:val="005E6AB2"/>
    <w:rsid w:val="005E6ABC"/>
    <w:rsid w:val="005E6AD1"/>
    <w:rsid w:val="005E6B3D"/>
    <w:rsid w:val="005E6B98"/>
    <w:rsid w:val="005E6CE7"/>
    <w:rsid w:val="005E6D4A"/>
    <w:rsid w:val="005E6E85"/>
    <w:rsid w:val="005E6F78"/>
    <w:rsid w:val="005E6F84"/>
    <w:rsid w:val="005E6F91"/>
    <w:rsid w:val="005E6F93"/>
    <w:rsid w:val="005E6FDE"/>
    <w:rsid w:val="005E6FF9"/>
    <w:rsid w:val="005E7010"/>
    <w:rsid w:val="005E7048"/>
    <w:rsid w:val="005E70D8"/>
    <w:rsid w:val="005E70D9"/>
    <w:rsid w:val="005E719E"/>
    <w:rsid w:val="005E71B5"/>
    <w:rsid w:val="005E72CA"/>
    <w:rsid w:val="005E7346"/>
    <w:rsid w:val="005E738B"/>
    <w:rsid w:val="005E7394"/>
    <w:rsid w:val="005E73D5"/>
    <w:rsid w:val="005E740E"/>
    <w:rsid w:val="005E7421"/>
    <w:rsid w:val="005E743B"/>
    <w:rsid w:val="005E7474"/>
    <w:rsid w:val="005E75AE"/>
    <w:rsid w:val="005E75C7"/>
    <w:rsid w:val="005E76C6"/>
    <w:rsid w:val="005E7786"/>
    <w:rsid w:val="005E779D"/>
    <w:rsid w:val="005E77C8"/>
    <w:rsid w:val="005E77E1"/>
    <w:rsid w:val="005E7874"/>
    <w:rsid w:val="005E78B2"/>
    <w:rsid w:val="005E7A2B"/>
    <w:rsid w:val="005E7A89"/>
    <w:rsid w:val="005E7B99"/>
    <w:rsid w:val="005E7BB9"/>
    <w:rsid w:val="005E7C79"/>
    <w:rsid w:val="005E7C9D"/>
    <w:rsid w:val="005E7CA0"/>
    <w:rsid w:val="005E7CC9"/>
    <w:rsid w:val="005E7D25"/>
    <w:rsid w:val="005E7DD3"/>
    <w:rsid w:val="005E7E5E"/>
    <w:rsid w:val="005E7EAA"/>
    <w:rsid w:val="005E7EC6"/>
    <w:rsid w:val="005E7EFE"/>
    <w:rsid w:val="005ED4C4"/>
    <w:rsid w:val="005F0011"/>
    <w:rsid w:val="005F0068"/>
    <w:rsid w:val="005F0143"/>
    <w:rsid w:val="005F01F8"/>
    <w:rsid w:val="005F026F"/>
    <w:rsid w:val="005F02A4"/>
    <w:rsid w:val="005F03E7"/>
    <w:rsid w:val="005F05C9"/>
    <w:rsid w:val="005F05E4"/>
    <w:rsid w:val="005F06E8"/>
    <w:rsid w:val="005F0856"/>
    <w:rsid w:val="005F0891"/>
    <w:rsid w:val="005F0897"/>
    <w:rsid w:val="005F094B"/>
    <w:rsid w:val="005F09D2"/>
    <w:rsid w:val="005F0A11"/>
    <w:rsid w:val="005F0A89"/>
    <w:rsid w:val="005F0AF9"/>
    <w:rsid w:val="005F0B34"/>
    <w:rsid w:val="005F0BAC"/>
    <w:rsid w:val="005F0BF9"/>
    <w:rsid w:val="005F0C0C"/>
    <w:rsid w:val="005F0CFF"/>
    <w:rsid w:val="005F0DCC"/>
    <w:rsid w:val="005F0DE9"/>
    <w:rsid w:val="005F0EC5"/>
    <w:rsid w:val="005F1044"/>
    <w:rsid w:val="005F1061"/>
    <w:rsid w:val="005F10AB"/>
    <w:rsid w:val="005F10D2"/>
    <w:rsid w:val="005F10E0"/>
    <w:rsid w:val="005F11AD"/>
    <w:rsid w:val="005F11E9"/>
    <w:rsid w:val="005F1279"/>
    <w:rsid w:val="005F1336"/>
    <w:rsid w:val="005F13B4"/>
    <w:rsid w:val="005F13BC"/>
    <w:rsid w:val="005F13C7"/>
    <w:rsid w:val="005F14B5"/>
    <w:rsid w:val="005F15B5"/>
    <w:rsid w:val="005F166B"/>
    <w:rsid w:val="005F1676"/>
    <w:rsid w:val="005F17CA"/>
    <w:rsid w:val="005F193F"/>
    <w:rsid w:val="005F196F"/>
    <w:rsid w:val="005F19E3"/>
    <w:rsid w:val="005F1A05"/>
    <w:rsid w:val="005F1A31"/>
    <w:rsid w:val="005F1B06"/>
    <w:rsid w:val="005F1BC3"/>
    <w:rsid w:val="005F1CB6"/>
    <w:rsid w:val="005F1D4B"/>
    <w:rsid w:val="005F1E20"/>
    <w:rsid w:val="005F1E96"/>
    <w:rsid w:val="005F1EBF"/>
    <w:rsid w:val="005F1EFE"/>
    <w:rsid w:val="005F1F50"/>
    <w:rsid w:val="005F1FD8"/>
    <w:rsid w:val="005F200B"/>
    <w:rsid w:val="005F20A1"/>
    <w:rsid w:val="005F20DC"/>
    <w:rsid w:val="005F2130"/>
    <w:rsid w:val="005F216B"/>
    <w:rsid w:val="005F2248"/>
    <w:rsid w:val="005F2353"/>
    <w:rsid w:val="005F2398"/>
    <w:rsid w:val="005F23D2"/>
    <w:rsid w:val="005F2429"/>
    <w:rsid w:val="005F244E"/>
    <w:rsid w:val="005F2462"/>
    <w:rsid w:val="005F2505"/>
    <w:rsid w:val="005F2536"/>
    <w:rsid w:val="005F265A"/>
    <w:rsid w:val="005F267A"/>
    <w:rsid w:val="005F26A3"/>
    <w:rsid w:val="005F26D2"/>
    <w:rsid w:val="005F275B"/>
    <w:rsid w:val="005F2818"/>
    <w:rsid w:val="005F2856"/>
    <w:rsid w:val="005F2A00"/>
    <w:rsid w:val="005F2A3D"/>
    <w:rsid w:val="005F2A6F"/>
    <w:rsid w:val="005F2A88"/>
    <w:rsid w:val="005F2B0A"/>
    <w:rsid w:val="005F2B61"/>
    <w:rsid w:val="005F2BAC"/>
    <w:rsid w:val="005F2C6E"/>
    <w:rsid w:val="005F2D13"/>
    <w:rsid w:val="005F2D19"/>
    <w:rsid w:val="005F2D29"/>
    <w:rsid w:val="005F2D60"/>
    <w:rsid w:val="005F2DE7"/>
    <w:rsid w:val="005F2E48"/>
    <w:rsid w:val="005F2E62"/>
    <w:rsid w:val="005F2E9B"/>
    <w:rsid w:val="005F2F88"/>
    <w:rsid w:val="005F2FC4"/>
    <w:rsid w:val="005F2FDB"/>
    <w:rsid w:val="005F306C"/>
    <w:rsid w:val="005F30BD"/>
    <w:rsid w:val="005F316A"/>
    <w:rsid w:val="005F31A8"/>
    <w:rsid w:val="005F334F"/>
    <w:rsid w:val="005F3396"/>
    <w:rsid w:val="005F33CA"/>
    <w:rsid w:val="005F3400"/>
    <w:rsid w:val="005F3409"/>
    <w:rsid w:val="005F3433"/>
    <w:rsid w:val="005F34A8"/>
    <w:rsid w:val="005F34B9"/>
    <w:rsid w:val="005F3543"/>
    <w:rsid w:val="005F35EE"/>
    <w:rsid w:val="005F360E"/>
    <w:rsid w:val="005F36B7"/>
    <w:rsid w:val="005F372C"/>
    <w:rsid w:val="005F37C3"/>
    <w:rsid w:val="005F3803"/>
    <w:rsid w:val="005F3852"/>
    <w:rsid w:val="005F391A"/>
    <w:rsid w:val="005F39ED"/>
    <w:rsid w:val="005F3A04"/>
    <w:rsid w:val="005F3A31"/>
    <w:rsid w:val="005F3AC0"/>
    <w:rsid w:val="005F3B96"/>
    <w:rsid w:val="005F3BAE"/>
    <w:rsid w:val="005F3BBE"/>
    <w:rsid w:val="005F3C3B"/>
    <w:rsid w:val="005F3CF5"/>
    <w:rsid w:val="005F3D24"/>
    <w:rsid w:val="005F3DAC"/>
    <w:rsid w:val="005F3E63"/>
    <w:rsid w:val="005F3EA7"/>
    <w:rsid w:val="005F3F48"/>
    <w:rsid w:val="005F3FAE"/>
    <w:rsid w:val="005F3FC1"/>
    <w:rsid w:val="005F4026"/>
    <w:rsid w:val="005F4060"/>
    <w:rsid w:val="005F40C1"/>
    <w:rsid w:val="005F4195"/>
    <w:rsid w:val="005F4205"/>
    <w:rsid w:val="005F4264"/>
    <w:rsid w:val="005F430C"/>
    <w:rsid w:val="005F430D"/>
    <w:rsid w:val="005F4326"/>
    <w:rsid w:val="005F439F"/>
    <w:rsid w:val="005F440E"/>
    <w:rsid w:val="005F4431"/>
    <w:rsid w:val="005F4455"/>
    <w:rsid w:val="005F445E"/>
    <w:rsid w:val="005F4612"/>
    <w:rsid w:val="005F4802"/>
    <w:rsid w:val="005F4807"/>
    <w:rsid w:val="005F4830"/>
    <w:rsid w:val="005F4832"/>
    <w:rsid w:val="005F490C"/>
    <w:rsid w:val="005F4CCA"/>
    <w:rsid w:val="005F4E24"/>
    <w:rsid w:val="005F4E65"/>
    <w:rsid w:val="005F4F34"/>
    <w:rsid w:val="005F4FB9"/>
    <w:rsid w:val="005F4FCD"/>
    <w:rsid w:val="005F507F"/>
    <w:rsid w:val="005F50BF"/>
    <w:rsid w:val="005F527A"/>
    <w:rsid w:val="005F52C9"/>
    <w:rsid w:val="005F530D"/>
    <w:rsid w:val="005F53B5"/>
    <w:rsid w:val="005F53E5"/>
    <w:rsid w:val="005F543B"/>
    <w:rsid w:val="005F5471"/>
    <w:rsid w:val="005F549A"/>
    <w:rsid w:val="005F5510"/>
    <w:rsid w:val="005F5584"/>
    <w:rsid w:val="005F56BE"/>
    <w:rsid w:val="005F571E"/>
    <w:rsid w:val="005F5759"/>
    <w:rsid w:val="005F586D"/>
    <w:rsid w:val="005F5929"/>
    <w:rsid w:val="005F5932"/>
    <w:rsid w:val="005F5954"/>
    <w:rsid w:val="005F59ED"/>
    <w:rsid w:val="005F5A41"/>
    <w:rsid w:val="005F5B5D"/>
    <w:rsid w:val="005F5C8C"/>
    <w:rsid w:val="005F5C90"/>
    <w:rsid w:val="005F5C98"/>
    <w:rsid w:val="005F5CA6"/>
    <w:rsid w:val="005F5CAD"/>
    <w:rsid w:val="005F5CF2"/>
    <w:rsid w:val="005F5CF3"/>
    <w:rsid w:val="005F5D0A"/>
    <w:rsid w:val="005F5D68"/>
    <w:rsid w:val="005F5DEB"/>
    <w:rsid w:val="005F5EB1"/>
    <w:rsid w:val="005F5EBF"/>
    <w:rsid w:val="005F5FDB"/>
    <w:rsid w:val="005F6187"/>
    <w:rsid w:val="005F61B0"/>
    <w:rsid w:val="005F61F4"/>
    <w:rsid w:val="005F6220"/>
    <w:rsid w:val="005F62ED"/>
    <w:rsid w:val="005F630D"/>
    <w:rsid w:val="005F633E"/>
    <w:rsid w:val="005F6350"/>
    <w:rsid w:val="005F63C1"/>
    <w:rsid w:val="005F63C6"/>
    <w:rsid w:val="005F63D2"/>
    <w:rsid w:val="005F6401"/>
    <w:rsid w:val="005F6557"/>
    <w:rsid w:val="005F65FA"/>
    <w:rsid w:val="005F66C1"/>
    <w:rsid w:val="005F6734"/>
    <w:rsid w:val="005F678F"/>
    <w:rsid w:val="005F682D"/>
    <w:rsid w:val="005F685A"/>
    <w:rsid w:val="005F688E"/>
    <w:rsid w:val="005F68C0"/>
    <w:rsid w:val="005F6970"/>
    <w:rsid w:val="005F69D3"/>
    <w:rsid w:val="005F6A52"/>
    <w:rsid w:val="005F6ADA"/>
    <w:rsid w:val="005F6AE4"/>
    <w:rsid w:val="005F6B9D"/>
    <w:rsid w:val="005F6BAC"/>
    <w:rsid w:val="005F6BF7"/>
    <w:rsid w:val="005F6CD2"/>
    <w:rsid w:val="005F6D73"/>
    <w:rsid w:val="005F6D89"/>
    <w:rsid w:val="005F6DA6"/>
    <w:rsid w:val="005F6DF2"/>
    <w:rsid w:val="005F6E2F"/>
    <w:rsid w:val="005F6E4C"/>
    <w:rsid w:val="005F6E5C"/>
    <w:rsid w:val="005F6E94"/>
    <w:rsid w:val="005F6ED4"/>
    <w:rsid w:val="005F6EE0"/>
    <w:rsid w:val="005F6EE4"/>
    <w:rsid w:val="005F7001"/>
    <w:rsid w:val="005F7033"/>
    <w:rsid w:val="005F71AF"/>
    <w:rsid w:val="005F71DE"/>
    <w:rsid w:val="005F7200"/>
    <w:rsid w:val="005F720A"/>
    <w:rsid w:val="005F724B"/>
    <w:rsid w:val="005F7275"/>
    <w:rsid w:val="005F7378"/>
    <w:rsid w:val="005F73D7"/>
    <w:rsid w:val="005F73DF"/>
    <w:rsid w:val="005F740D"/>
    <w:rsid w:val="005F7435"/>
    <w:rsid w:val="005F7480"/>
    <w:rsid w:val="005F758F"/>
    <w:rsid w:val="005F76E1"/>
    <w:rsid w:val="005F774E"/>
    <w:rsid w:val="005F7790"/>
    <w:rsid w:val="005F787B"/>
    <w:rsid w:val="005F7953"/>
    <w:rsid w:val="005F7999"/>
    <w:rsid w:val="005F7A57"/>
    <w:rsid w:val="005F7B23"/>
    <w:rsid w:val="005F7B57"/>
    <w:rsid w:val="005F7B99"/>
    <w:rsid w:val="005F7C43"/>
    <w:rsid w:val="005F7C92"/>
    <w:rsid w:val="005F7C97"/>
    <w:rsid w:val="005F7D99"/>
    <w:rsid w:val="005F7DF4"/>
    <w:rsid w:val="005F7E50"/>
    <w:rsid w:val="00600097"/>
    <w:rsid w:val="006000CF"/>
    <w:rsid w:val="006000DB"/>
    <w:rsid w:val="006000EB"/>
    <w:rsid w:val="0060014E"/>
    <w:rsid w:val="006001A9"/>
    <w:rsid w:val="006002B6"/>
    <w:rsid w:val="006002D4"/>
    <w:rsid w:val="00600313"/>
    <w:rsid w:val="0060039A"/>
    <w:rsid w:val="00600431"/>
    <w:rsid w:val="0060048F"/>
    <w:rsid w:val="006004A6"/>
    <w:rsid w:val="00600501"/>
    <w:rsid w:val="006005BB"/>
    <w:rsid w:val="006005C1"/>
    <w:rsid w:val="0060067C"/>
    <w:rsid w:val="00600705"/>
    <w:rsid w:val="0060074A"/>
    <w:rsid w:val="00600892"/>
    <w:rsid w:val="006008E7"/>
    <w:rsid w:val="00600997"/>
    <w:rsid w:val="006009ED"/>
    <w:rsid w:val="00600A0A"/>
    <w:rsid w:val="00600B32"/>
    <w:rsid w:val="00600BCB"/>
    <w:rsid w:val="00600C04"/>
    <w:rsid w:val="00600C11"/>
    <w:rsid w:val="00600D39"/>
    <w:rsid w:val="00600E01"/>
    <w:rsid w:val="00600E27"/>
    <w:rsid w:val="00600FD8"/>
    <w:rsid w:val="006010BB"/>
    <w:rsid w:val="0060110C"/>
    <w:rsid w:val="006011EE"/>
    <w:rsid w:val="00601213"/>
    <w:rsid w:val="0060127E"/>
    <w:rsid w:val="00601300"/>
    <w:rsid w:val="0060130A"/>
    <w:rsid w:val="00601316"/>
    <w:rsid w:val="0060134B"/>
    <w:rsid w:val="00601369"/>
    <w:rsid w:val="00601373"/>
    <w:rsid w:val="006013F9"/>
    <w:rsid w:val="00601441"/>
    <w:rsid w:val="006015D6"/>
    <w:rsid w:val="00601777"/>
    <w:rsid w:val="00601865"/>
    <w:rsid w:val="00601C12"/>
    <w:rsid w:val="00601D42"/>
    <w:rsid w:val="00601D5A"/>
    <w:rsid w:val="006020F8"/>
    <w:rsid w:val="006021DE"/>
    <w:rsid w:val="006022B2"/>
    <w:rsid w:val="0060254A"/>
    <w:rsid w:val="00602563"/>
    <w:rsid w:val="006025CA"/>
    <w:rsid w:val="0060271F"/>
    <w:rsid w:val="0060282C"/>
    <w:rsid w:val="0060292F"/>
    <w:rsid w:val="00602A61"/>
    <w:rsid w:val="00602AA9"/>
    <w:rsid w:val="00602AC3"/>
    <w:rsid w:val="00602B07"/>
    <w:rsid w:val="00602C3D"/>
    <w:rsid w:val="00602C48"/>
    <w:rsid w:val="00602D11"/>
    <w:rsid w:val="00602DDF"/>
    <w:rsid w:val="00602EA0"/>
    <w:rsid w:val="00602EAF"/>
    <w:rsid w:val="00602F0F"/>
    <w:rsid w:val="00602FA9"/>
    <w:rsid w:val="00602FC6"/>
    <w:rsid w:val="00602FC7"/>
    <w:rsid w:val="006030DC"/>
    <w:rsid w:val="0060310D"/>
    <w:rsid w:val="00603178"/>
    <w:rsid w:val="006031CD"/>
    <w:rsid w:val="006031E3"/>
    <w:rsid w:val="006031E8"/>
    <w:rsid w:val="006033B2"/>
    <w:rsid w:val="00603456"/>
    <w:rsid w:val="006034B1"/>
    <w:rsid w:val="006034DF"/>
    <w:rsid w:val="00603507"/>
    <w:rsid w:val="0060354B"/>
    <w:rsid w:val="0060361E"/>
    <w:rsid w:val="00603731"/>
    <w:rsid w:val="00603747"/>
    <w:rsid w:val="006037AD"/>
    <w:rsid w:val="006037DD"/>
    <w:rsid w:val="006037F9"/>
    <w:rsid w:val="00603801"/>
    <w:rsid w:val="00603814"/>
    <w:rsid w:val="00603886"/>
    <w:rsid w:val="0060391A"/>
    <w:rsid w:val="00603984"/>
    <w:rsid w:val="00603A37"/>
    <w:rsid w:val="00603A9A"/>
    <w:rsid w:val="00603ADD"/>
    <w:rsid w:val="00603AF9"/>
    <w:rsid w:val="00603B4C"/>
    <w:rsid w:val="00603B93"/>
    <w:rsid w:val="00603C12"/>
    <w:rsid w:val="00603D4D"/>
    <w:rsid w:val="00603EC5"/>
    <w:rsid w:val="00603EEC"/>
    <w:rsid w:val="00603F1B"/>
    <w:rsid w:val="00603F61"/>
    <w:rsid w:val="00603FCF"/>
    <w:rsid w:val="00604068"/>
    <w:rsid w:val="006040C1"/>
    <w:rsid w:val="006040E3"/>
    <w:rsid w:val="006041BC"/>
    <w:rsid w:val="006041E3"/>
    <w:rsid w:val="00604287"/>
    <w:rsid w:val="00604399"/>
    <w:rsid w:val="006044F9"/>
    <w:rsid w:val="0060454E"/>
    <w:rsid w:val="0060456C"/>
    <w:rsid w:val="006045EC"/>
    <w:rsid w:val="006046D1"/>
    <w:rsid w:val="006046E3"/>
    <w:rsid w:val="006046F8"/>
    <w:rsid w:val="00604761"/>
    <w:rsid w:val="00604783"/>
    <w:rsid w:val="006047D2"/>
    <w:rsid w:val="006048AC"/>
    <w:rsid w:val="00604ABF"/>
    <w:rsid w:val="00604B03"/>
    <w:rsid w:val="00604B37"/>
    <w:rsid w:val="00604B40"/>
    <w:rsid w:val="00604B5E"/>
    <w:rsid w:val="00604B66"/>
    <w:rsid w:val="00604B7D"/>
    <w:rsid w:val="00604BDF"/>
    <w:rsid w:val="00604C52"/>
    <w:rsid w:val="00604C97"/>
    <w:rsid w:val="00604CD1"/>
    <w:rsid w:val="00604CE0"/>
    <w:rsid w:val="00604CF0"/>
    <w:rsid w:val="00604D26"/>
    <w:rsid w:val="00604E15"/>
    <w:rsid w:val="00604F0E"/>
    <w:rsid w:val="00605006"/>
    <w:rsid w:val="006050AC"/>
    <w:rsid w:val="006050AD"/>
    <w:rsid w:val="006050EF"/>
    <w:rsid w:val="0060510A"/>
    <w:rsid w:val="00605194"/>
    <w:rsid w:val="00605228"/>
    <w:rsid w:val="006052DA"/>
    <w:rsid w:val="006052EA"/>
    <w:rsid w:val="00605326"/>
    <w:rsid w:val="006053F1"/>
    <w:rsid w:val="00605459"/>
    <w:rsid w:val="006054C7"/>
    <w:rsid w:val="00605517"/>
    <w:rsid w:val="006056BE"/>
    <w:rsid w:val="00605768"/>
    <w:rsid w:val="006057E4"/>
    <w:rsid w:val="006058E6"/>
    <w:rsid w:val="0060594E"/>
    <w:rsid w:val="006059F8"/>
    <w:rsid w:val="00605A95"/>
    <w:rsid w:val="00605B1B"/>
    <w:rsid w:val="00605C59"/>
    <w:rsid w:val="00605C74"/>
    <w:rsid w:val="00605CB0"/>
    <w:rsid w:val="00605CCC"/>
    <w:rsid w:val="00605D40"/>
    <w:rsid w:val="00605DAE"/>
    <w:rsid w:val="00605EAC"/>
    <w:rsid w:val="00605EBC"/>
    <w:rsid w:val="00605ED4"/>
    <w:rsid w:val="00605F2B"/>
    <w:rsid w:val="00605F98"/>
    <w:rsid w:val="00605FFE"/>
    <w:rsid w:val="00606004"/>
    <w:rsid w:val="00606086"/>
    <w:rsid w:val="006060FB"/>
    <w:rsid w:val="00606151"/>
    <w:rsid w:val="00606258"/>
    <w:rsid w:val="00606266"/>
    <w:rsid w:val="006062AC"/>
    <w:rsid w:val="0060636D"/>
    <w:rsid w:val="00606373"/>
    <w:rsid w:val="00606529"/>
    <w:rsid w:val="00606546"/>
    <w:rsid w:val="00606552"/>
    <w:rsid w:val="00606685"/>
    <w:rsid w:val="006066CC"/>
    <w:rsid w:val="00606723"/>
    <w:rsid w:val="00606892"/>
    <w:rsid w:val="006068E9"/>
    <w:rsid w:val="006068FC"/>
    <w:rsid w:val="00606976"/>
    <w:rsid w:val="00606979"/>
    <w:rsid w:val="006069F1"/>
    <w:rsid w:val="00606A4D"/>
    <w:rsid w:val="00606A97"/>
    <w:rsid w:val="00606BA7"/>
    <w:rsid w:val="00606BC8"/>
    <w:rsid w:val="00606C1E"/>
    <w:rsid w:val="00606C34"/>
    <w:rsid w:val="00606C91"/>
    <w:rsid w:val="00606D5F"/>
    <w:rsid w:val="00606D72"/>
    <w:rsid w:val="00606DD9"/>
    <w:rsid w:val="00606E28"/>
    <w:rsid w:val="00606F10"/>
    <w:rsid w:val="006070A0"/>
    <w:rsid w:val="0060712D"/>
    <w:rsid w:val="006071C1"/>
    <w:rsid w:val="006071CA"/>
    <w:rsid w:val="0060734A"/>
    <w:rsid w:val="006073FE"/>
    <w:rsid w:val="006074B6"/>
    <w:rsid w:val="00607508"/>
    <w:rsid w:val="00607643"/>
    <w:rsid w:val="00607854"/>
    <w:rsid w:val="0060788E"/>
    <w:rsid w:val="006078A9"/>
    <w:rsid w:val="00607936"/>
    <w:rsid w:val="0060799A"/>
    <w:rsid w:val="006079A6"/>
    <w:rsid w:val="00607A84"/>
    <w:rsid w:val="00607AE0"/>
    <w:rsid w:val="00607AF2"/>
    <w:rsid w:val="00607B3A"/>
    <w:rsid w:val="00607BE1"/>
    <w:rsid w:val="00607E24"/>
    <w:rsid w:val="00607E31"/>
    <w:rsid w:val="00607F0E"/>
    <w:rsid w:val="00607F48"/>
    <w:rsid w:val="00607F6E"/>
    <w:rsid w:val="00607FF5"/>
    <w:rsid w:val="006100C3"/>
    <w:rsid w:val="0061013F"/>
    <w:rsid w:val="00610145"/>
    <w:rsid w:val="006101F3"/>
    <w:rsid w:val="00610276"/>
    <w:rsid w:val="006102B7"/>
    <w:rsid w:val="006102D8"/>
    <w:rsid w:val="006103A4"/>
    <w:rsid w:val="006103FA"/>
    <w:rsid w:val="00610496"/>
    <w:rsid w:val="0061050A"/>
    <w:rsid w:val="00610527"/>
    <w:rsid w:val="0061053C"/>
    <w:rsid w:val="00610651"/>
    <w:rsid w:val="00610656"/>
    <w:rsid w:val="0061066C"/>
    <w:rsid w:val="00610689"/>
    <w:rsid w:val="006106C0"/>
    <w:rsid w:val="00610717"/>
    <w:rsid w:val="0061071A"/>
    <w:rsid w:val="00610741"/>
    <w:rsid w:val="00610808"/>
    <w:rsid w:val="0061080F"/>
    <w:rsid w:val="00610868"/>
    <w:rsid w:val="00610962"/>
    <w:rsid w:val="0061097E"/>
    <w:rsid w:val="0061098F"/>
    <w:rsid w:val="00610A09"/>
    <w:rsid w:val="00610A0A"/>
    <w:rsid w:val="00610A70"/>
    <w:rsid w:val="00610AC9"/>
    <w:rsid w:val="00610ACC"/>
    <w:rsid w:val="00610BBD"/>
    <w:rsid w:val="00610BC5"/>
    <w:rsid w:val="00610C3A"/>
    <w:rsid w:val="00610CA3"/>
    <w:rsid w:val="00610D46"/>
    <w:rsid w:val="00610D6B"/>
    <w:rsid w:val="00610E25"/>
    <w:rsid w:val="00610E65"/>
    <w:rsid w:val="00610ED0"/>
    <w:rsid w:val="00610F70"/>
    <w:rsid w:val="00610FAF"/>
    <w:rsid w:val="00610FCD"/>
    <w:rsid w:val="00610FEC"/>
    <w:rsid w:val="00611055"/>
    <w:rsid w:val="00611074"/>
    <w:rsid w:val="006111B3"/>
    <w:rsid w:val="00611206"/>
    <w:rsid w:val="0061125E"/>
    <w:rsid w:val="006112A2"/>
    <w:rsid w:val="006113A4"/>
    <w:rsid w:val="00611401"/>
    <w:rsid w:val="00611430"/>
    <w:rsid w:val="00611458"/>
    <w:rsid w:val="00611488"/>
    <w:rsid w:val="006114A3"/>
    <w:rsid w:val="006114DA"/>
    <w:rsid w:val="00611506"/>
    <w:rsid w:val="00611573"/>
    <w:rsid w:val="006115B4"/>
    <w:rsid w:val="0061162F"/>
    <w:rsid w:val="0061179E"/>
    <w:rsid w:val="00611824"/>
    <w:rsid w:val="0061182C"/>
    <w:rsid w:val="0061194B"/>
    <w:rsid w:val="0061197F"/>
    <w:rsid w:val="00611BC9"/>
    <w:rsid w:val="00611C1B"/>
    <w:rsid w:val="00611C59"/>
    <w:rsid w:val="00611C61"/>
    <w:rsid w:val="00611D27"/>
    <w:rsid w:val="00611D2D"/>
    <w:rsid w:val="00611EB1"/>
    <w:rsid w:val="00611F0E"/>
    <w:rsid w:val="00612101"/>
    <w:rsid w:val="006121A4"/>
    <w:rsid w:val="006121CF"/>
    <w:rsid w:val="006123D8"/>
    <w:rsid w:val="00612402"/>
    <w:rsid w:val="00612411"/>
    <w:rsid w:val="0061247F"/>
    <w:rsid w:val="006124E6"/>
    <w:rsid w:val="006125B1"/>
    <w:rsid w:val="00612638"/>
    <w:rsid w:val="00612653"/>
    <w:rsid w:val="00612714"/>
    <w:rsid w:val="006127E6"/>
    <w:rsid w:val="00612AA4"/>
    <w:rsid w:val="00612AC8"/>
    <w:rsid w:val="00612B4B"/>
    <w:rsid w:val="00612B6A"/>
    <w:rsid w:val="00612B87"/>
    <w:rsid w:val="00612BA0"/>
    <w:rsid w:val="00612CB4"/>
    <w:rsid w:val="00612E77"/>
    <w:rsid w:val="00612EB8"/>
    <w:rsid w:val="00612F10"/>
    <w:rsid w:val="00612FB5"/>
    <w:rsid w:val="00613007"/>
    <w:rsid w:val="006131C2"/>
    <w:rsid w:val="00613208"/>
    <w:rsid w:val="0061327D"/>
    <w:rsid w:val="00613368"/>
    <w:rsid w:val="006133C5"/>
    <w:rsid w:val="0061346C"/>
    <w:rsid w:val="00613556"/>
    <w:rsid w:val="006135BC"/>
    <w:rsid w:val="006135DA"/>
    <w:rsid w:val="006136CD"/>
    <w:rsid w:val="0061373D"/>
    <w:rsid w:val="006137AD"/>
    <w:rsid w:val="006137E7"/>
    <w:rsid w:val="00613824"/>
    <w:rsid w:val="00613832"/>
    <w:rsid w:val="00613876"/>
    <w:rsid w:val="00613A99"/>
    <w:rsid w:val="00613B11"/>
    <w:rsid w:val="00613B2A"/>
    <w:rsid w:val="00613BA0"/>
    <w:rsid w:val="00613C0D"/>
    <w:rsid w:val="00613C7F"/>
    <w:rsid w:val="00613C91"/>
    <w:rsid w:val="00613C97"/>
    <w:rsid w:val="00613D36"/>
    <w:rsid w:val="00613E24"/>
    <w:rsid w:val="00613F27"/>
    <w:rsid w:val="00613FB7"/>
    <w:rsid w:val="00614066"/>
    <w:rsid w:val="00614135"/>
    <w:rsid w:val="00614176"/>
    <w:rsid w:val="006141CC"/>
    <w:rsid w:val="006141DA"/>
    <w:rsid w:val="006143E4"/>
    <w:rsid w:val="00614435"/>
    <w:rsid w:val="00614450"/>
    <w:rsid w:val="00614516"/>
    <w:rsid w:val="00614521"/>
    <w:rsid w:val="00614537"/>
    <w:rsid w:val="0061464D"/>
    <w:rsid w:val="00614651"/>
    <w:rsid w:val="00614659"/>
    <w:rsid w:val="00614698"/>
    <w:rsid w:val="00614719"/>
    <w:rsid w:val="00614735"/>
    <w:rsid w:val="00614744"/>
    <w:rsid w:val="0061476D"/>
    <w:rsid w:val="00614775"/>
    <w:rsid w:val="006147C7"/>
    <w:rsid w:val="00614824"/>
    <w:rsid w:val="0061486A"/>
    <w:rsid w:val="00614928"/>
    <w:rsid w:val="0061497F"/>
    <w:rsid w:val="006149AA"/>
    <w:rsid w:val="006149C9"/>
    <w:rsid w:val="00614A30"/>
    <w:rsid w:val="00614A54"/>
    <w:rsid w:val="00614C10"/>
    <w:rsid w:val="00614CCF"/>
    <w:rsid w:val="00614D1F"/>
    <w:rsid w:val="00614D97"/>
    <w:rsid w:val="00614E04"/>
    <w:rsid w:val="00614F2A"/>
    <w:rsid w:val="00614F2F"/>
    <w:rsid w:val="00614F30"/>
    <w:rsid w:val="00615135"/>
    <w:rsid w:val="006151B6"/>
    <w:rsid w:val="00615211"/>
    <w:rsid w:val="006152FF"/>
    <w:rsid w:val="00615352"/>
    <w:rsid w:val="006153CA"/>
    <w:rsid w:val="0061547E"/>
    <w:rsid w:val="0061552C"/>
    <w:rsid w:val="006155A6"/>
    <w:rsid w:val="0061563F"/>
    <w:rsid w:val="00615690"/>
    <w:rsid w:val="006157CE"/>
    <w:rsid w:val="006157F3"/>
    <w:rsid w:val="00615859"/>
    <w:rsid w:val="00615880"/>
    <w:rsid w:val="00615987"/>
    <w:rsid w:val="0061599B"/>
    <w:rsid w:val="006159F6"/>
    <w:rsid w:val="00615B1D"/>
    <w:rsid w:val="00615B22"/>
    <w:rsid w:val="00615B3C"/>
    <w:rsid w:val="00615B67"/>
    <w:rsid w:val="00615B9B"/>
    <w:rsid w:val="00615BA1"/>
    <w:rsid w:val="00615BCC"/>
    <w:rsid w:val="00615C46"/>
    <w:rsid w:val="00615C93"/>
    <w:rsid w:val="00615CB7"/>
    <w:rsid w:val="00615DFF"/>
    <w:rsid w:val="00615E4C"/>
    <w:rsid w:val="00615EB9"/>
    <w:rsid w:val="00615F5F"/>
    <w:rsid w:val="00615FBF"/>
    <w:rsid w:val="006160B8"/>
    <w:rsid w:val="006160FE"/>
    <w:rsid w:val="006161D8"/>
    <w:rsid w:val="00616219"/>
    <w:rsid w:val="00616243"/>
    <w:rsid w:val="00616247"/>
    <w:rsid w:val="00616253"/>
    <w:rsid w:val="0061644B"/>
    <w:rsid w:val="0061646A"/>
    <w:rsid w:val="0061646C"/>
    <w:rsid w:val="006164C5"/>
    <w:rsid w:val="00616512"/>
    <w:rsid w:val="00616587"/>
    <w:rsid w:val="006165A0"/>
    <w:rsid w:val="00616630"/>
    <w:rsid w:val="0061667D"/>
    <w:rsid w:val="006166F0"/>
    <w:rsid w:val="0061673F"/>
    <w:rsid w:val="0061677F"/>
    <w:rsid w:val="006167A9"/>
    <w:rsid w:val="00616884"/>
    <w:rsid w:val="0061688F"/>
    <w:rsid w:val="0061695A"/>
    <w:rsid w:val="00616A75"/>
    <w:rsid w:val="00616ADF"/>
    <w:rsid w:val="00616B27"/>
    <w:rsid w:val="00616BBF"/>
    <w:rsid w:val="00616C14"/>
    <w:rsid w:val="00616C68"/>
    <w:rsid w:val="00616D3A"/>
    <w:rsid w:val="00616D7F"/>
    <w:rsid w:val="00616DF8"/>
    <w:rsid w:val="00616ECF"/>
    <w:rsid w:val="00616F68"/>
    <w:rsid w:val="00617103"/>
    <w:rsid w:val="00617134"/>
    <w:rsid w:val="0061713E"/>
    <w:rsid w:val="006171A2"/>
    <w:rsid w:val="006171FB"/>
    <w:rsid w:val="006172F5"/>
    <w:rsid w:val="00617323"/>
    <w:rsid w:val="0061736D"/>
    <w:rsid w:val="006173F9"/>
    <w:rsid w:val="006173FA"/>
    <w:rsid w:val="0061746B"/>
    <w:rsid w:val="006174BA"/>
    <w:rsid w:val="00617563"/>
    <w:rsid w:val="006175BC"/>
    <w:rsid w:val="00617616"/>
    <w:rsid w:val="0061763F"/>
    <w:rsid w:val="0061767D"/>
    <w:rsid w:val="00617682"/>
    <w:rsid w:val="0061771B"/>
    <w:rsid w:val="0061772C"/>
    <w:rsid w:val="0061776B"/>
    <w:rsid w:val="0061777D"/>
    <w:rsid w:val="00617784"/>
    <w:rsid w:val="00617807"/>
    <w:rsid w:val="0061787E"/>
    <w:rsid w:val="006178B1"/>
    <w:rsid w:val="006178B8"/>
    <w:rsid w:val="006178BC"/>
    <w:rsid w:val="006179FB"/>
    <w:rsid w:val="00617A19"/>
    <w:rsid w:val="00617A42"/>
    <w:rsid w:val="00617B38"/>
    <w:rsid w:val="00617B61"/>
    <w:rsid w:val="00617B6B"/>
    <w:rsid w:val="00617B78"/>
    <w:rsid w:val="00617BE2"/>
    <w:rsid w:val="00617BFB"/>
    <w:rsid w:val="00617C41"/>
    <w:rsid w:val="00617C80"/>
    <w:rsid w:val="00617C9C"/>
    <w:rsid w:val="00617CE5"/>
    <w:rsid w:val="00617D6E"/>
    <w:rsid w:val="00617EE4"/>
    <w:rsid w:val="0062002F"/>
    <w:rsid w:val="00620147"/>
    <w:rsid w:val="00620165"/>
    <w:rsid w:val="00620254"/>
    <w:rsid w:val="0062025F"/>
    <w:rsid w:val="006202CB"/>
    <w:rsid w:val="006203EC"/>
    <w:rsid w:val="0062041F"/>
    <w:rsid w:val="006204B9"/>
    <w:rsid w:val="006204F1"/>
    <w:rsid w:val="0062051A"/>
    <w:rsid w:val="0062064E"/>
    <w:rsid w:val="006206EB"/>
    <w:rsid w:val="006207C6"/>
    <w:rsid w:val="006207E6"/>
    <w:rsid w:val="006208B9"/>
    <w:rsid w:val="006209A9"/>
    <w:rsid w:val="00620AC4"/>
    <w:rsid w:val="00620AC9"/>
    <w:rsid w:val="00620B12"/>
    <w:rsid w:val="00620BE5"/>
    <w:rsid w:val="00620C58"/>
    <w:rsid w:val="00620D29"/>
    <w:rsid w:val="00620DA8"/>
    <w:rsid w:val="00620E73"/>
    <w:rsid w:val="00620E7F"/>
    <w:rsid w:val="00620E8F"/>
    <w:rsid w:val="00620EC4"/>
    <w:rsid w:val="00620ECB"/>
    <w:rsid w:val="00620ECC"/>
    <w:rsid w:val="00620ED2"/>
    <w:rsid w:val="00620EE0"/>
    <w:rsid w:val="00620FCB"/>
    <w:rsid w:val="00620FE3"/>
    <w:rsid w:val="0062105C"/>
    <w:rsid w:val="00621169"/>
    <w:rsid w:val="00621187"/>
    <w:rsid w:val="006211A2"/>
    <w:rsid w:val="006211FD"/>
    <w:rsid w:val="00621240"/>
    <w:rsid w:val="006212E5"/>
    <w:rsid w:val="0062134B"/>
    <w:rsid w:val="006214DB"/>
    <w:rsid w:val="0062159B"/>
    <w:rsid w:val="0062168E"/>
    <w:rsid w:val="006216B0"/>
    <w:rsid w:val="00621737"/>
    <w:rsid w:val="00621748"/>
    <w:rsid w:val="006217E2"/>
    <w:rsid w:val="00621820"/>
    <w:rsid w:val="00621856"/>
    <w:rsid w:val="0062186A"/>
    <w:rsid w:val="00621877"/>
    <w:rsid w:val="00621896"/>
    <w:rsid w:val="00621A21"/>
    <w:rsid w:val="00621A42"/>
    <w:rsid w:val="00621A96"/>
    <w:rsid w:val="00621AD0"/>
    <w:rsid w:val="00621B1B"/>
    <w:rsid w:val="00621B57"/>
    <w:rsid w:val="00621CF5"/>
    <w:rsid w:val="00621DA3"/>
    <w:rsid w:val="00621DA6"/>
    <w:rsid w:val="00621E29"/>
    <w:rsid w:val="00621E67"/>
    <w:rsid w:val="00621ED7"/>
    <w:rsid w:val="0062207A"/>
    <w:rsid w:val="006220AD"/>
    <w:rsid w:val="006220CE"/>
    <w:rsid w:val="00622107"/>
    <w:rsid w:val="0062211B"/>
    <w:rsid w:val="0062211F"/>
    <w:rsid w:val="00622131"/>
    <w:rsid w:val="0062222F"/>
    <w:rsid w:val="0062223D"/>
    <w:rsid w:val="006222A4"/>
    <w:rsid w:val="0062240F"/>
    <w:rsid w:val="0062263F"/>
    <w:rsid w:val="0062267D"/>
    <w:rsid w:val="006226B9"/>
    <w:rsid w:val="006226BD"/>
    <w:rsid w:val="006226DB"/>
    <w:rsid w:val="00622828"/>
    <w:rsid w:val="00622829"/>
    <w:rsid w:val="006228E7"/>
    <w:rsid w:val="0062295C"/>
    <w:rsid w:val="00622B15"/>
    <w:rsid w:val="00622B6C"/>
    <w:rsid w:val="00622B78"/>
    <w:rsid w:val="00622BCC"/>
    <w:rsid w:val="00622C8F"/>
    <w:rsid w:val="00622CC0"/>
    <w:rsid w:val="00622DC3"/>
    <w:rsid w:val="00622E05"/>
    <w:rsid w:val="00622E81"/>
    <w:rsid w:val="00622E8C"/>
    <w:rsid w:val="00622E9F"/>
    <w:rsid w:val="00622EC0"/>
    <w:rsid w:val="00622EEB"/>
    <w:rsid w:val="00622FF7"/>
    <w:rsid w:val="00623035"/>
    <w:rsid w:val="00623038"/>
    <w:rsid w:val="00623067"/>
    <w:rsid w:val="006230B0"/>
    <w:rsid w:val="00623110"/>
    <w:rsid w:val="00623118"/>
    <w:rsid w:val="006231FE"/>
    <w:rsid w:val="0062328A"/>
    <w:rsid w:val="006232AD"/>
    <w:rsid w:val="006233C1"/>
    <w:rsid w:val="006233F7"/>
    <w:rsid w:val="00623505"/>
    <w:rsid w:val="006235E4"/>
    <w:rsid w:val="006236E6"/>
    <w:rsid w:val="006236E9"/>
    <w:rsid w:val="006237C4"/>
    <w:rsid w:val="0062385F"/>
    <w:rsid w:val="006238F3"/>
    <w:rsid w:val="006239DC"/>
    <w:rsid w:val="00623A2C"/>
    <w:rsid w:val="00623A51"/>
    <w:rsid w:val="00623A52"/>
    <w:rsid w:val="00623A9B"/>
    <w:rsid w:val="00623AD8"/>
    <w:rsid w:val="00623B5C"/>
    <w:rsid w:val="00623B65"/>
    <w:rsid w:val="00623C72"/>
    <w:rsid w:val="00623D58"/>
    <w:rsid w:val="00623E3F"/>
    <w:rsid w:val="00623E4A"/>
    <w:rsid w:val="00623E71"/>
    <w:rsid w:val="00623EF0"/>
    <w:rsid w:val="00623F05"/>
    <w:rsid w:val="00623FE3"/>
    <w:rsid w:val="00624116"/>
    <w:rsid w:val="00624118"/>
    <w:rsid w:val="00624149"/>
    <w:rsid w:val="0062419D"/>
    <w:rsid w:val="006241E8"/>
    <w:rsid w:val="00624354"/>
    <w:rsid w:val="006243DF"/>
    <w:rsid w:val="00624415"/>
    <w:rsid w:val="0062444F"/>
    <w:rsid w:val="00624476"/>
    <w:rsid w:val="006244E5"/>
    <w:rsid w:val="006244E8"/>
    <w:rsid w:val="00624567"/>
    <w:rsid w:val="00624614"/>
    <w:rsid w:val="006246AD"/>
    <w:rsid w:val="0062486B"/>
    <w:rsid w:val="00624871"/>
    <w:rsid w:val="0062490B"/>
    <w:rsid w:val="00624947"/>
    <w:rsid w:val="00624955"/>
    <w:rsid w:val="0062499C"/>
    <w:rsid w:val="006249A1"/>
    <w:rsid w:val="00624A21"/>
    <w:rsid w:val="00624A22"/>
    <w:rsid w:val="00624AA9"/>
    <w:rsid w:val="00624B12"/>
    <w:rsid w:val="00624BEE"/>
    <w:rsid w:val="00624C14"/>
    <w:rsid w:val="00624C69"/>
    <w:rsid w:val="00624DAD"/>
    <w:rsid w:val="00624DE7"/>
    <w:rsid w:val="00624E15"/>
    <w:rsid w:val="00624E3E"/>
    <w:rsid w:val="00624E78"/>
    <w:rsid w:val="00624E7F"/>
    <w:rsid w:val="00624F0F"/>
    <w:rsid w:val="00624FDC"/>
    <w:rsid w:val="00624FE5"/>
    <w:rsid w:val="0062512E"/>
    <w:rsid w:val="00625205"/>
    <w:rsid w:val="006252A7"/>
    <w:rsid w:val="006252A9"/>
    <w:rsid w:val="006252BD"/>
    <w:rsid w:val="006252C7"/>
    <w:rsid w:val="00625417"/>
    <w:rsid w:val="00625670"/>
    <w:rsid w:val="00625733"/>
    <w:rsid w:val="00625771"/>
    <w:rsid w:val="00625785"/>
    <w:rsid w:val="00625794"/>
    <w:rsid w:val="006257B7"/>
    <w:rsid w:val="006257BF"/>
    <w:rsid w:val="0062590A"/>
    <w:rsid w:val="0062595B"/>
    <w:rsid w:val="006259AE"/>
    <w:rsid w:val="006259C2"/>
    <w:rsid w:val="006259FE"/>
    <w:rsid w:val="00625A55"/>
    <w:rsid w:val="00625A7D"/>
    <w:rsid w:val="00625AF8"/>
    <w:rsid w:val="00625B08"/>
    <w:rsid w:val="00625B7E"/>
    <w:rsid w:val="00625B8A"/>
    <w:rsid w:val="00625CDD"/>
    <w:rsid w:val="00625DDA"/>
    <w:rsid w:val="00625E10"/>
    <w:rsid w:val="00625E82"/>
    <w:rsid w:val="00625EF6"/>
    <w:rsid w:val="00625F34"/>
    <w:rsid w:val="00625F3A"/>
    <w:rsid w:val="00625F5E"/>
    <w:rsid w:val="00625FB8"/>
    <w:rsid w:val="00625FC1"/>
    <w:rsid w:val="00625FFF"/>
    <w:rsid w:val="006260DA"/>
    <w:rsid w:val="0062611B"/>
    <w:rsid w:val="00626186"/>
    <w:rsid w:val="00626214"/>
    <w:rsid w:val="0062622C"/>
    <w:rsid w:val="00626252"/>
    <w:rsid w:val="0062629B"/>
    <w:rsid w:val="006262D5"/>
    <w:rsid w:val="00626343"/>
    <w:rsid w:val="006263C4"/>
    <w:rsid w:val="006263FB"/>
    <w:rsid w:val="00626442"/>
    <w:rsid w:val="0062644D"/>
    <w:rsid w:val="006264C3"/>
    <w:rsid w:val="00626613"/>
    <w:rsid w:val="00626702"/>
    <w:rsid w:val="00626761"/>
    <w:rsid w:val="0062688C"/>
    <w:rsid w:val="0062689A"/>
    <w:rsid w:val="0062690F"/>
    <w:rsid w:val="00626B8A"/>
    <w:rsid w:val="00626D4E"/>
    <w:rsid w:val="00626EBF"/>
    <w:rsid w:val="00626F0D"/>
    <w:rsid w:val="00626F2C"/>
    <w:rsid w:val="00626FC4"/>
    <w:rsid w:val="00626FDC"/>
    <w:rsid w:val="00626FEC"/>
    <w:rsid w:val="006270BA"/>
    <w:rsid w:val="006270D3"/>
    <w:rsid w:val="006272EC"/>
    <w:rsid w:val="0062730A"/>
    <w:rsid w:val="00627329"/>
    <w:rsid w:val="00627341"/>
    <w:rsid w:val="006273E6"/>
    <w:rsid w:val="006273FC"/>
    <w:rsid w:val="0062743F"/>
    <w:rsid w:val="0062749B"/>
    <w:rsid w:val="00627501"/>
    <w:rsid w:val="0062755D"/>
    <w:rsid w:val="006275BD"/>
    <w:rsid w:val="0062764A"/>
    <w:rsid w:val="006276DA"/>
    <w:rsid w:val="006276EA"/>
    <w:rsid w:val="006277EE"/>
    <w:rsid w:val="0062781D"/>
    <w:rsid w:val="0062786C"/>
    <w:rsid w:val="006278BE"/>
    <w:rsid w:val="00627903"/>
    <w:rsid w:val="0062794C"/>
    <w:rsid w:val="0062796E"/>
    <w:rsid w:val="00627B51"/>
    <w:rsid w:val="00627B61"/>
    <w:rsid w:val="00627B69"/>
    <w:rsid w:val="00627BFA"/>
    <w:rsid w:val="00627C63"/>
    <w:rsid w:val="00627C76"/>
    <w:rsid w:val="00627C86"/>
    <w:rsid w:val="00627C96"/>
    <w:rsid w:val="00627CD4"/>
    <w:rsid w:val="00627CDB"/>
    <w:rsid w:val="00627D1D"/>
    <w:rsid w:val="00627DA0"/>
    <w:rsid w:val="00627E21"/>
    <w:rsid w:val="00627E2F"/>
    <w:rsid w:val="00627E93"/>
    <w:rsid w:val="00627EA1"/>
    <w:rsid w:val="00627F41"/>
    <w:rsid w:val="00627F77"/>
    <w:rsid w:val="0063003A"/>
    <w:rsid w:val="00630078"/>
    <w:rsid w:val="006300DA"/>
    <w:rsid w:val="006300F5"/>
    <w:rsid w:val="0063013F"/>
    <w:rsid w:val="00630199"/>
    <w:rsid w:val="006301C9"/>
    <w:rsid w:val="0063026A"/>
    <w:rsid w:val="0063026E"/>
    <w:rsid w:val="00630318"/>
    <w:rsid w:val="0063043E"/>
    <w:rsid w:val="00630481"/>
    <w:rsid w:val="00630486"/>
    <w:rsid w:val="006304DE"/>
    <w:rsid w:val="00630510"/>
    <w:rsid w:val="00630551"/>
    <w:rsid w:val="0063066C"/>
    <w:rsid w:val="006306D2"/>
    <w:rsid w:val="0063072F"/>
    <w:rsid w:val="0063075F"/>
    <w:rsid w:val="0063078A"/>
    <w:rsid w:val="006307F8"/>
    <w:rsid w:val="00630866"/>
    <w:rsid w:val="00630889"/>
    <w:rsid w:val="006309AD"/>
    <w:rsid w:val="00630A0F"/>
    <w:rsid w:val="00630BD2"/>
    <w:rsid w:val="00630BF7"/>
    <w:rsid w:val="00630CE3"/>
    <w:rsid w:val="00630D1F"/>
    <w:rsid w:val="00630D71"/>
    <w:rsid w:val="00630DFA"/>
    <w:rsid w:val="00630E21"/>
    <w:rsid w:val="00630F38"/>
    <w:rsid w:val="0063100E"/>
    <w:rsid w:val="0063102C"/>
    <w:rsid w:val="00631096"/>
    <w:rsid w:val="00631126"/>
    <w:rsid w:val="006311F5"/>
    <w:rsid w:val="006311FA"/>
    <w:rsid w:val="0063127C"/>
    <w:rsid w:val="006312EA"/>
    <w:rsid w:val="00631347"/>
    <w:rsid w:val="0063134F"/>
    <w:rsid w:val="0063136F"/>
    <w:rsid w:val="0063145F"/>
    <w:rsid w:val="00631472"/>
    <w:rsid w:val="006314EA"/>
    <w:rsid w:val="006316C4"/>
    <w:rsid w:val="0063177B"/>
    <w:rsid w:val="00631878"/>
    <w:rsid w:val="006318FC"/>
    <w:rsid w:val="00631914"/>
    <w:rsid w:val="00631964"/>
    <w:rsid w:val="00631965"/>
    <w:rsid w:val="00631981"/>
    <w:rsid w:val="0063198B"/>
    <w:rsid w:val="006319F5"/>
    <w:rsid w:val="00631A01"/>
    <w:rsid w:val="00631A35"/>
    <w:rsid w:val="00631A8B"/>
    <w:rsid w:val="00631B0E"/>
    <w:rsid w:val="00631B51"/>
    <w:rsid w:val="00631B78"/>
    <w:rsid w:val="00631B7D"/>
    <w:rsid w:val="00631BE2"/>
    <w:rsid w:val="00631C9D"/>
    <w:rsid w:val="00631D76"/>
    <w:rsid w:val="00631D83"/>
    <w:rsid w:val="00631E0C"/>
    <w:rsid w:val="00631F45"/>
    <w:rsid w:val="00631F59"/>
    <w:rsid w:val="00632012"/>
    <w:rsid w:val="0063219D"/>
    <w:rsid w:val="006321B2"/>
    <w:rsid w:val="006321D9"/>
    <w:rsid w:val="00632281"/>
    <w:rsid w:val="0063229D"/>
    <w:rsid w:val="006323CA"/>
    <w:rsid w:val="006323EB"/>
    <w:rsid w:val="0063244E"/>
    <w:rsid w:val="0063249A"/>
    <w:rsid w:val="006324A9"/>
    <w:rsid w:val="006324EC"/>
    <w:rsid w:val="0063250E"/>
    <w:rsid w:val="00632554"/>
    <w:rsid w:val="0063255A"/>
    <w:rsid w:val="00632576"/>
    <w:rsid w:val="00632678"/>
    <w:rsid w:val="006326E5"/>
    <w:rsid w:val="00632758"/>
    <w:rsid w:val="0063281A"/>
    <w:rsid w:val="0063282A"/>
    <w:rsid w:val="0063285F"/>
    <w:rsid w:val="006328D3"/>
    <w:rsid w:val="006328D6"/>
    <w:rsid w:val="00632926"/>
    <w:rsid w:val="00632929"/>
    <w:rsid w:val="0063293F"/>
    <w:rsid w:val="00632977"/>
    <w:rsid w:val="00632999"/>
    <w:rsid w:val="00632AA8"/>
    <w:rsid w:val="00632AEE"/>
    <w:rsid w:val="00632B56"/>
    <w:rsid w:val="00632BA1"/>
    <w:rsid w:val="00632BC3"/>
    <w:rsid w:val="00632C25"/>
    <w:rsid w:val="00632D1D"/>
    <w:rsid w:val="00632D3E"/>
    <w:rsid w:val="00632DBD"/>
    <w:rsid w:val="00632DEF"/>
    <w:rsid w:val="00632E6D"/>
    <w:rsid w:val="00632F63"/>
    <w:rsid w:val="00632F68"/>
    <w:rsid w:val="00632FB1"/>
    <w:rsid w:val="00633004"/>
    <w:rsid w:val="00633165"/>
    <w:rsid w:val="006331D3"/>
    <w:rsid w:val="006331E6"/>
    <w:rsid w:val="00633294"/>
    <w:rsid w:val="006332C3"/>
    <w:rsid w:val="006332D0"/>
    <w:rsid w:val="00633398"/>
    <w:rsid w:val="00633441"/>
    <w:rsid w:val="00633599"/>
    <w:rsid w:val="00633640"/>
    <w:rsid w:val="006336FE"/>
    <w:rsid w:val="006337F7"/>
    <w:rsid w:val="00633911"/>
    <w:rsid w:val="0063393A"/>
    <w:rsid w:val="00633978"/>
    <w:rsid w:val="00633A05"/>
    <w:rsid w:val="00633A43"/>
    <w:rsid w:val="00633A5B"/>
    <w:rsid w:val="00633BEA"/>
    <w:rsid w:val="00633D07"/>
    <w:rsid w:val="00633DCE"/>
    <w:rsid w:val="00633DE0"/>
    <w:rsid w:val="00633E0C"/>
    <w:rsid w:val="00633E38"/>
    <w:rsid w:val="00633EAF"/>
    <w:rsid w:val="00633F17"/>
    <w:rsid w:val="00633F66"/>
    <w:rsid w:val="00634010"/>
    <w:rsid w:val="006340A6"/>
    <w:rsid w:val="006340C9"/>
    <w:rsid w:val="00634104"/>
    <w:rsid w:val="00634116"/>
    <w:rsid w:val="00634172"/>
    <w:rsid w:val="00634287"/>
    <w:rsid w:val="006342A7"/>
    <w:rsid w:val="00634303"/>
    <w:rsid w:val="0063437B"/>
    <w:rsid w:val="006343C5"/>
    <w:rsid w:val="006344A3"/>
    <w:rsid w:val="006344CB"/>
    <w:rsid w:val="006344E9"/>
    <w:rsid w:val="006345E0"/>
    <w:rsid w:val="00634633"/>
    <w:rsid w:val="006346C7"/>
    <w:rsid w:val="00634736"/>
    <w:rsid w:val="0063473C"/>
    <w:rsid w:val="00634768"/>
    <w:rsid w:val="00634797"/>
    <w:rsid w:val="006347AD"/>
    <w:rsid w:val="006347D9"/>
    <w:rsid w:val="006347F4"/>
    <w:rsid w:val="00634854"/>
    <w:rsid w:val="00634869"/>
    <w:rsid w:val="0063488A"/>
    <w:rsid w:val="0063496A"/>
    <w:rsid w:val="006349E9"/>
    <w:rsid w:val="006349FD"/>
    <w:rsid w:val="00634A3E"/>
    <w:rsid w:val="00634A8B"/>
    <w:rsid w:val="00634B11"/>
    <w:rsid w:val="00634B69"/>
    <w:rsid w:val="00634BC5"/>
    <w:rsid w:val="00634BEB"/>
    <w:rsid w:val="00634C3D"/>
    <w:rsid w:val="00634C8E"/>
    <w:rsid w:val="00634CF5"/>
    <w:rsid w:val="00634CFA"/>
    <w:rsid w:val="00634DA0"/>
    <w:rsid w:val="00634DC8"/>
    <w:rsid w:val="00634E2B"/>
    <w:rsid w:val="00634EAA"/>
    <w:rsid w:val="00634EE1"/>
    <w:rsid w:val="00634F27"/>
    <w:rsid w:val="00634F8E"/>
    <w:rsid w:val="00634FAB"/>
    <w:rsid w:val="00634FDA"/>
    <w:rsid w:val="00635063"/>
    <w:rsid w:val="00635065"/>
    <w:rsid w:val="006350E3"/>
    <w:rsid w:val="0063510A"/>
    <w:rsid w:val="0063511A"/>
    <w:rsid w:val="00635281"/>
    <w:rsid w:val="00635295"/>
    <w:rsid w:val="00635308"/>
    <w:rsid w:val="00635402"/>
    <w:rsid w:val="006354BD"/>
    <w:rsid w:val="0063551C"/>
    <w:rsid w:val="006355AE"/>
    <w:rsid w:val="00635620"/>
    <w:rsid w:val="00635660"/>
    <w:rsid w:val="00635959"/>
    <w:rsid w:val="006359C8"/>
    <w:rsid w:val="00635A8D"/>
    <w:rsid w:val="00635D1D"/>
    <w:rsid w:val="00635D38"/>
    <w:rsid w:val="00635D3D"/>
    <w:rsid w:val="00635D45"/>
    <w:rsid w:val="00635E1A"/>
    <w:rsid w:val="00635E56"/>
    <w:rsid w:val="00635F30"/>
    <w:rsid w:val="00635F47"/>
    <w:rsid w:val="00635F66"/>
    <w:rsid w:val="00635F75"/>
    <w:rsid w:val="00635FF8"/>
    <w:rsid w:val="00636041"/>
    <w:rsid w:val="00636067"/>
    <w:rsid w:val="006360C6"/>
    <w:rsid w:val="006360CC"/>
    <w:rsid w:val="006360EA"/>
    <w:rsid w:val="0063610C"/>
    <w:rsid w:val="006361D3"/>
    <w:rsid w:val="00636228"/>
    <w:rsid w:val="00636239"/>
    <w:rsid w:val="00636246"/>
    <w:rsid w:val="00636567"/>
    <w:rsid w:val="0063657D"/>
    <w:rsid w:val="00636589"/>
    <w:rsid w:val="00636659"/>
    <w:rsid w:val="0063675F"/>
    <w:rsid w:val="0063679E"/>
    <w:rsid w:val="006367E7"/>
    <w:rsid w:val="006367F7"/>
    <w:rsid w:val="006368C9"/>
    <w:rsid w:val="00636906"/>
    <w:rsid w:val="00636920"/>
    <w:rsid w:val="0063693B"/>
    <w:rsid w:val="0063695E"/>
    <w:rsid w:val="0063696C"/>
    <w:rsid w:val="0063698F"/>
    <w:rsid w:val="006369F5"/>
    <w:rsid w:val="00636A55"/>
    <w:rsid w:val="00636AF9"/>
    <w:rsid w:val="00636B49"/>
    <w:rsid w:val="00636BD6"/>
    <w:rsid w:val="00636C0A"/>
    <w:rsid w:val="00636C8B"/>
    <w:rsid w:val="00636D16"/>
    <w:rsid w:val="00636D70"/>
    <w:rsid w:val="00636EF5"/>
    <w:rsid w:val="00636FB0"/>
    <w:rsid w:val="0063702E"/>
    <w:rsid w:val="00637041"/>
    <w:rsid w:val="00637076"/>
    <w:rsid w:val="00637083"/>
    <w:rsid w:val="00637157"/>
    <w:rsid w:val="006371D7"/>
    <w:rsid w:val="006371F8"/>
    <w:rsid w:val="00637339"/>
    <w:rsid w:val="00637393"/>
    <w:rsid w:val="0063745A"/>
    <w:rsid w:val="006374C7"/>
    <w:rsid w:val="006375F9"/>
    <w:rsid w:val="0063763E"/>
    <w:rsid w:val="0063781B"/>
    <w:rsid w:val="00637891"/>
    <w:rsid w:val="00637971"/>
    <w:rsid w:val="00637A41"/>
    <w:rsid w:val="00637AEE"/>
    <w:rsid w:val="00637BA6"/>
    <w:rsid w:val="00637BF2"/>
    <w:rsid w:val="00637CB5"/>
    <w:rsid w:val="00637CFD"/>
    <w:rsid w:val="00637DB5"/>
    <w:rsid w:val="00637F9A"/>
    <w:rsid w:val="00637FFB"/>
    <w:rsid w:val="00640026"/>
    <w:rsid w:val="00640081"/>
    <w:rsid w:val="00640099"/>
    <w:rsid w:val="006401E2"/>
    <w:rsid w:val="006402FD"/>
    <w:rsid w:val="00640333"/>
    <w:rsid w:val="0064033B"/>
    <w:rsid w:val="00640462"/>
    <w:rsid w:val="00640478"/>
    <w:rsid w:val="0064066B"/>
    <w:rsid w:val="006407A8"/>
    <w:rsid w:val="0064081B"/>
    <w:rsid w:val="0064081C"/>
    <w:rsid w:val="006408FB"/>
    <w:rsid w:val="00640A08"/>
    <w:rsid w:val="00640A29"/>
    <w:rsid w:val="00640A3B"/>
    <w:rsid w:val="00640A54"/>
    <w:rsid w:val="00640A81"/>
    <w:rsid w:val="00640B11"/>
    <w:rsid w:val="00640B3D"/>
    <w:rsid w:val="00640B9E"/>
    <w:rsid w:val="00640BAD"/>
    <w:rsid w:val="00640C12"/>
    <w:rsid w:val="00640DC4"/>
    <w:rsid w:val="00640EA0"/>
    <w:rsid w:val="00640ED7"/>
    <w:rsid w:val="00640EF2"/>
    <w:rsid w:val="00640F4C"/>
    <w:rsid w:val="00640F54"/>
    <w:rsid w:val="00640F9E"/>
    <w:rsid w:val="00640FC8"/>
    <w:rsid w:val="00640FCA"/>
    <w:rsid w:val="006410A2"/>
    <w:rsid w:val="00641101"/>
    <w:rsid w:val="006411AE"/>
    <w:rsid w:val="006412C5"/>
    <w:rsid w:val="006413F4"/>
    <w:rsid w:val="0064145E"/>
    <w:rsid w:val="006414D6"/>
    <w:rsid w:val="00641502"/>
    <w:rsid w:val="006415E1"/>
    <w:rsid w:val="00641693"/>
    <w:rsid w:val="006416FA"/>
    <w:rsid w:val="00641704"/>
    <w:rsid w:val="006417B7"/>
    <w:rsid w:val="0064182F"/>
    <w:rsid w:val="00641856"/>
    <w:rsid w:val="00641887"/>
    <w:rsid w:val="006418CE"/>
    <w:rsid w:val="006419B4"/>
    <w:rsid w:val="006419FC"/>
    <w:rsid w:val="00641A15"/>
    <w:rsid w:val="00641A6C"/>
    <w:rsid w:val="00641A83"/>
    <w:rsid w:val="00641AD5"/>
    <w:rsid w:val="00641C2B"/>
    <w:rsid w:val="00641CF0"/>
    <w:rsid w:val="00641D14"/>
    <w:rsid w:val="00641D2C"/>
    <w:rsid w:val="00641DEB"/>
    <w:rsid w:val="00641DF0"/>
    <w:rsid w:val="00641E54"/>
    <w:rsid w:val="00641E67"/>
    <w:rsid w:val="00641F7B"/>
    <w:rsid w:val="00642018"/>
    <w:rsid w:val="006420CC"/>
    <w:rsid w:val="00642126"/>
    <w:rsid w:val="00642171"/>
    <w:rsid w:val="00642175"/>
    <w:rsid w:val="00642229"/>
    <w:rsid w:val="006422A4"/>
    <w:rsid w:val="00642393"/>
    <w:rsid w:val="006423F0"/>
    <w:rsid w:val="00642485"/>
    <w:rsid w:val="0064256C"/>
    <w:rsid w:val="0064267E"/>
    <w:rsid w:val="00642684"/>
    <w:rsid w:val="0064272C"/>
    <w:rsid w:val="0064273D"/>
    <w:rsid w:val="0064280B"/>
    <w:rsid w:val="006428CE"/>
    <w:rsid w:val="006429C7"/>
    <w:rsid w:val="00642A01"/>
    <w:rsid w:val="00642C1F"/>
    <w:rsid w:val="00642CC2"/>
    <w:rsid w:val="00642D70"/>
    <w:rsid w:val="00642E33"/>
    <w:rsid w:val="00642F38"/>
    <w:rsid w:val="00642F78"/>
    <w:rsid w:val="00642FEE"/>
    <w:rsid w:val="00643092"/>
    <w:rsid w:val="006430A4"/>
    <w:rsid w:val="0064317F"/>
    <w:rsid w:val="006431CB"/>
    <w:rsid w:val="0064322C"/>
    <w:rsid w:val="006432D4"/>
    <w:rsid w:val="006432D6"/>
    <w:rsid w:val="00643320"/>
    <w:rsid w:val="00643324"/>
    <w:rsid w:val="00643329"/>
    <w:rsid w:val="006433FF"/>
    <w:rsid w:val="0064348A"/>
    <w:rsid w:val="006434CD"/>
    <w:rsid w:val="006434DA"/>
    <w:rsid w:val="00643552"/>
    <w:rsid w:val="006435A4"/>
    <w:rsid w:val="006435C3"/>
    <w:rsid w:val="006435E4"/>
    <w:rsid w:val="00643621"/>
    <w:rsid w:val="006436B0"/>
    <w:rsid w:val="006436EA"/>
    <w:rsid w:val="00643753"/>
    <w:rsid w:val="0064375F"/>
    <w:rsid w:val="0064393A"/>
    <w:rsid w:val="00643974"/>
    <w:rsid w:val="00643987"/>
    <w:rsid w:val="00643A52"/>
    <w:rsid w:val="00643BE5"/>
    <w:rsid w:val="00643C66"/>
    <w:rsid w:val="00643CEE"/>
    <w:rsid w:val="00643D2C"/>
    <w:rsid w:val="00643D3B"/>
    <w:rsid w:val="00643D87"/>
    <w:rsid w:val="00643DE1"/>
    <w:rsid w:val="00643E64"/>
    <w:rsid w:val="00643EBB"/>
    <w:rsid w:val="00643EEA"/>
    <w:rsid w:val="00643FF8"/>
    <w:rsid w:val="006440B2"/>
    <w:rsid w:val="006441AE"/>
    <w:rsid w:val="006441DE"/>
    <w:rsid w:val="006442F5"/>
    <w:rsid w:val="006443AF"/>
    <w:rsid w:val="006443CC"/>
    <w:rsid w:val="0064452C"/>
    <w:rsid w:val="00644567"/>
    <w:rsid w:val="00644577"/>
    <w:rsid w:val="00644596"/>
    <w:rsid w:val="00644627"/>
    <w:rsid w:val="0064464B"/>
    <w:rsid w:val="00644655"/>
    <w:rsid w:val="006446B4"/>
    <w:rsid w:val="006446BE"/>
    <w:rsid w:val="00644807"/>
    <w:rsid w:val="0064481B"/>
    <w:rsid w:val="0064491B"/>
    <w:rsid w:val="00644A6C"/>
    <w:rsid w:val="00644A77"/>
    <w:rsid w:val="00644A80"/>
    <w:rsid w:val="00644AC0"/>
    <w:rsid w:val="00644BF1"/>
    <w:rsid w:val="00644D0B"/>
    <w:rsid w:val="00644D84"/>
    <w:rsid w:val="00644FC9"/>
    <w:rsid w:val="0064503D"/>
    <w:rsid w:val="00645070"/>
    <w:rsid w:val="00645210"/>
    <w:rsid w:val="006453A0"/>
    <w:rsid w:val="006453C4"/>
    <w:rsid w:val="006453D6"/>
    <w:rsid w:val="0064547E"/>
    <w:rsid w:val="006454F1"/>
    <w:rsid w:val="00645532"/>
    <w:rsid w:val="00645551"/>
    <w:rsid w:val="00645585"/>
    <w:rsid w:val="00645664"/>
    <w:rsid w:val="0064569F"/>
    <w:rsid w:val="006456C4"/>
    <w:rsid w:val="0064572F"/>
    <w:rsid w:val="006458C5"/>
    <w:rsid w:val="0064598A"/>
    <w:rsid w:val="00645A4E"/>
    <w:rsid w:val="00645A7C"/>
    <w:rsid w:val="00645AAC"/>
    <w:rsid w:val="00645B29"/>
    <w:rsid w:val="00645B64"/>
    <w:rsid w:val="00645C4E"/>
    <w:rsid w:val="00645D74"/>
    <w:rsid w:val="00645DD3"/>
    <w:rsid w:val="00645E44"/>
    <w:rsid w:val="00645F21"/>
    <w:rsid w:val="006461E1"/>
    <w:rsid w:val="00646251"/>
    <w:rsid w:val="00646295"/>
    <w:rsid w:val="00646357"/>
    <w:rsid w:val="0064635A"/>
    <w:rsid w:val="0064635E"/>
    <w:rsid w:val="006463EE"/>
    <w:rsid w:val="006463F0"/>
    <w:rsid w:val="00646437"/>
    <w:rsid w:val="0064646E"/>
    <w:rsid w:val="00646486"/>
    <w:rsid w:val="006464B5"/>
    <w:rsid w:val="00646565"/>
    <w:rsid w:val="00646611"/>
    <w:rsid w:val="0064661F"/>
    <w:rsid w:val="00646683"/>
    <w:rsid w:val="00646711"/>
    <w:rsid w:val="0064675B"/>
    <w:rsid w:val="00646785"/>
    <w:rsid w:val="0064679E"/>
    <w:rsid w:val="0064685C"/>
    <w:rsid w:val="00646A26"/>
    <w:rsid w:val="00646A78"/>
    <w:rsid w:val="00646ADE"/>
    <w:rsid w:val="00646C14"/>
    <w:rsid w:val="00646C60"/>
    <w:rsid w:val="00646D10"/>
    <w:rsid w:val="00646E57"/>
    <w:rsid w:val="00646E71"/>
    <w:rsid w:val="00646E9E"/>
    <w:rsid w:val="00646EF5"/>
    <w:rsid w:val="0064701C"/>
    <w:rsid w:val="00647088"/>
    <w:rsid w:val="00647156"/>
    <w:rsid w:val="00647262"/>
    <w:rsid w:val="0064728D"/>
    <w:rsid w:val="006472BC"/>
    <w:rsid w:val="00647406"/>
    <w:rsid w:val="00647483"/>
    <w:rsid w:val="00647495"/>
    <w:rsid w:val="006474A4"/>
    <w:rsid w:val="00647514"/>
    <w:rsid w:val="006475E5"/>
    <w:rsid w:val="00647617"/>
    <w:rsid w:val="0064769E"/>
    <w:rsid w:val="0064777E"/>
    <w:rsid w:val="00647849"/>
    <w:rsid w:val="006478DF"/>
    <w:rsid w:val="006478F5"/>
    <w:rsid w:val="006479B9"/>
    <w:rsid w:val="006479F7"/>
    <w:rsid w:val="00647A48"/>
    <w:rsid w:val="00647B47"/>
    <w:rsid w:val="00647B4A"/>
    <w:rsid w:val="00647BC6"/>
    <w:rsid w:val="00647BF8"/>
    <w:rsid w:val="00647C8B"/>
    <w:rsid w:val="00647CB5"/>
    <w:rsid w:val="00647D20"/>
    <w:rsid w:val="00647D3C"/>
    <w:rsid w:val="00647EDA"/>
    <w:rsid w:val="00647FC4"/>
    <w:rsid w:val="00650003"/>
    <w:rsid w:val="006500D4"/>
    <w:rsid w:val="006501C3"/>
    <w:rsid w:val="0065022F"/>
    <w:rsid w:val="0065036C"/>
    <w:rsid w:val="006504FD"/>
    <w:rsid w:val="006505AE"/>
    <w:rsid w:val="006505DB"/>
    <w:rsid w:val="006506D6"/>
    <w:rsid w:val="0065078C"/>
    <w:rsid w:val="006507EA"/>
    <w:rsid w:val="00650826"/>
    <w:rsid w:val="0065086F"/>
    <w:rsid w:val="0065095C"/>
    <w:rsid w:val="00650971"/>
    <w:rsid w:val="0065097D"/>
    <w:rsid w:val="00650A3D"/>
    <w:rsid w:val="00650A46"/>
    <w:rsid w:val="00650ABA"/>
    <w:rsid w:val="00650AE9"/>
    <w:rsid w:val="00650B2E"/>
    <w:rsid w:val="00650B4C"/>
    <w:rsid w:val="00650CDF"/>
    <w:rsid w:val="00650D94"/>
    <w:rsid w:val="00650D9A"/>
    <w:rsid w:val="00650E1B"/>
    <w:rsid w:val="00650F0C"/>
    <w:rsid w:val="00650F46"/>
    <w:rsid w:val="00650F4F"/>
    <w:rsid w:val="00651105"/>
    <w:rsid w:val="00651191"/>
    <w:rsid w:val="006511D1"/>
    <w:rsid w:val="0065123C"/>
    <w:rsid w:val="0065125A"/>
    <w:rsid w:val="0065129C"/>
    <w:rsid w:val="006512D0"/>
    <w:rsid w:val="006512E5"/>
    <w:rsid w:val="006512E7"/>
    <w:rsid w:val="006512E9"/>
    <w:rsid w:val="0065136B"/>
    <w:rsid w:val="00651445"/>
    <w:rsid w:val="00651514"/>
    <w:rsid w:val="0065152C"/>
    <w:rsid w:val="00651538"/>
    <w:rsid w:val="0065159D"/>
    <w:rsid w:val="006515A2"/>
    <w:rsid w:val="0065160A"/>
    <w:rsid w:val="00651721"/>
    <w:rsid w:val="006517F7"/>
    <w:rsid w:val="0065186D"/>
    <w:rsid w:val="00651878"/>
    <w:rsid w:val="006518BA"/>
    <w:rsid w:val="00651983"/>
    <w:rsid w:val="006519CC"/>
    <w:rsid w:val="00651A12"/>
    <w:rsid w:val="00651A31"/>
    <w:rsid w:val="00651A96"/>
    <w:rsid w:val="00651AA8"/>
    <w:rsid w:val="00651AFE"/>
    <w:rsid w:val="00651B99"/>
    <w:rsid w:val="00651CC5"/>
    <w:rsid w:val="00651CD1"/>
    <w:rsid w:val="00651D37"/>
    <w:rsid w:val="00651DCC"/>
    <w:rsid w:val="00651E2E"/>
    <w:rsid w:val="00651F48"/>
    <w:rsid w:val="00651F86"/>
    <w:rsid w:val="00651FE3"/>
    <w:rsid w:val="006520EA"/>
    <w:rsid w:val="006520EC"/>
    <w:rsid w:val="00652129"/>
    <w:rsid w:val="0065213A"/>
    <w:rsid w:val="00652188"/>
    <w:rsid w:val="006521C9"/>
    <w:rsid w:val="006522C2"/>
    <w:rsid w:val="006522E3"/>
    <w:rsid w:val="00652328"/>
    <w:rsid w:val="006523C0"/>
    <w:rsid w:val="00652454"/>
    <w:rsid w:val="0065245E"/>
    <w:rsid w:val="00652486"/>
    <w:rsid w:val="00652498"/>
    <w:rsid w:val="006524AD"/>
    <w:rsid w:val="00652505"/>
    <w:rsid w:val="00652512"/>
    <w:rsid w:val="00652513"/>
    <w:rsid w:val="0065253E"/>
    <w:rsid w:val="00652576"/>
    <w:rsid w:val="006525A1"/>
    <w:rsid w:val="006525BB"/>
    <w:rsid w:val="006525CB"/>
    <w:rsid w:val="006525EC"/>
    <w:rsid w:val="006525F7"/>
    <w:rsid w:val="0065273A"/>
    <w:rsid w:val="00652792"/>
    <w:rsid w:val="00652836"/>
    <w:rsid w:val="0065285B"/>
    <w:rsid w:val="00652860"/>
    <w:rsid w:val="006528C0"/>
    <w:rsid w:val="006528CD"/>
    <w:rsid w:val="006529E8"/>
    <w:rsid w:val="00652A01"/>
    <w:rsid w:val="00652A24"/>
    <w:rsid w:val="00652A57"/>
    <w:rsid w:val="00652B58"/>
    <w:rsid w:val="00652BF3"/>
    <w:rsid w:val="00652C0B"/>
    <w:rsid w:val="00652C27"/>
    <w:rsid w:val="00652C33"/>
    <w:rsid w:val="00652C95"/>
    <w:rsid w:val="00652CD1"/>
    <w:rsid w:val="00652E61"/>
    <w:rsid w:val="00652F37"/>
    <w:rsid w:val="00652F6D"/>
    <w:rsid w:val="00653049"/>
    <w:rsid w:val="00653074"/>
    <w:rsid w:val="0065316B"/>
    <w:rsid w:val="006531C0"/>
    <w:rsid w:val="006531C7"/>
    <w:rsid w:val="006531CF"/>
    <w:rsid w:val="00653255"/>
    <w:rsid w:val="00653361"/>
    <w:rsid w:val="00653405"/>
    <w:rsid w:val="00653412"/>
    <w:rsid w:val="00653561"/>
    <w:rsid w:val="0065357C"/>
    <w:rsid w:val="00653591"/>
    <w:rsid w:val="006535D0"/>
    <w:rsid w:val="0065364A"/>
    <w:rsid w:val="00653657"/>
    <w:rsid w:val="00653733"/>
    <w:rsid w:val="006537BA"/>
    <w:rsid w:val="006537F5"/>
    <w:rsid w:val="00653803"/>
    <w:rsid w:val="0065380C"/>
    <w:rsid w:val="00653833"/>
    <w:rsid w:val="00653896"/>
    <w:rsid w:val="0065392B"/>
    <w:rsid w:val="00653A64"/>
    <w:rsid w:val="00653A86"/>
    <w:rsid w:val="00653B35"/>
    <w:rsid w:val="00653B73"/>
    <w:rsid w:val="00653C3B"/>
    <w:rsid w:val="00653C3D"/>
    <w:rsid w:val="00653C78"/>
    <w:rsid w:val="00653CB9"/>
    <w:rsid w:val="00653CED"/>
    <w:rsid w:val="00653D01"/>
    <w:rsid w:val="00653D15"/>
    <w:rsid w:val="00653D4D"/>
    <w:rsid w:val="00653DCF"/>
    <w:rsid w:val="00653E6B"/>
    <w:rsid w:val="00653EC9"/>
    <w:rsid w:val="00653EE7"/>
    <w:rsid w:val="00653F40"/>
    <w:rsid w:val="00653F65"/>
    <w:rsid w:val="00653F7D"/>
    <w:rsid w:val="00653F8E"/>
    <w:rsid w:val="00653FC7"/>
    <w:rsid w:val="00653FEB"/>
    <w:rsid w:val="00654053"/>
    <w:rsid w:val="00654207"/>
    <w:rsid w:val="00654366"/>
    <w:rsid w:val="006543CA"/>
    <w:rsid w:val="00654420"/>
    <w:rsid w:val="00654432"/>
    <w:rsid w:val="006544B3"/>
    <w:rsid w:val="0065458B"/>
    <w:rsid w:val="006545FC"/>
    <w:rsid w:val="00654648"/>
    <w:rsid w:val="00654650"/>
    <w:rsid w:val="00654656"/>
    <w:rsid w:val="00654683"/>
    <w:rsid w:val="0065471D"/>
    <w:rsid w:val="00654856"/>
    <w:rsid w:val="00654895"/>
    <w:rsid w:val="006548AD"/>
    <w:rsid w:val="006548FD"/>
    <w:rsid w:val="006549CB"/>
    <w:rsid w:val="00654A11"/>
    <w:rsid w:val="00654B57"/>
    <w:rsid w:val="00654C97"/>
    <w:rsid w:val="00654CD7"/>
    <w:rsid w:val="00654CDB"/>
    <w:rsid w:val="00654D0E"/>
    <w:rsid w:val="00654D71"/>
    <w:rsid w:val="00654DA1"/>
    <w:rsid w:val="00654DCC"/>
    <w:rsid w:val="00654E1B"/>
    <w:rsid w:val="00654E49"/>
    <w:rsid w:val="00654EE3"/>
    <w:rsid w:val="00654F5F"/>
    <w:rsid w:val="00654FA8"/>
    <w:rsid w:val="0065504F"/>
    <w:rsid w:val="006550AA"/>
    <w:rsid w:val="00655119"/>
    <w:rsid w:val="0065514B"/>
    <w:rsid w:val="006551E2"/>
    <w:rsid w:val="00655209"/>
    <w:rsid w:val="0065531B"/>
    <w:rsid w:val="006553AD"/>
    <w:rsid w:val="006553D2"/>
    <w:rsid w:val="006554E8"/>
    <w:rsid w:val="0065557B"/>
    <w:rsid w:val="00655594"/>
    <w:rsid w:val="00655630"/>
    <w:rsid w:val="00655658"/>
    <w:rsid w:val="00655678"/>
    <w:rsid w:val="006556CC"/>
    <w:rsid w:val="0065577C"/>
    <w:rsid w:val="006557D2"/>
    <w:rsid w:val="006557DA"/>
    <w:rsid w:val="006558B8"/>
    <w:rsid w:val="006558D2"/>
    <w:rsid w:val="006558E2"/>
    <w:rsid w:val="00655953"/>
    <w:rsid w:val="006559BB"/>
    <w:rsid w:val="006559DF"/>
    <w:rsid w:val="006559F8"/>
    <w:rsid w:val="00655A44"/>
    <w:rsid w:val="00655AE9"/>
    <w:rsid w:val="00655AED"/>
    <w:rsid w:val="00655B12"/>
    <w:rsid w:val="00655B2C"/>
    <w:rsid w:val="00655C1B"/>
    <w:rsid w:val="00655C24"/>
    <w:rsid w:val="00655D8C"/>
    <w:rsid w:val="00655D98"/>
    <w:rsid w:val="00655EB2"/>
    <w:rsid w:val="00655F23"/>
    <w:rsid w:val="00655F7B"/>
    <w:rsid w:val="00655F9A"/>
    <w:rsid w:val="0065607D"/>
    <w:rsid w:val="006560BC"/>
    <w:rsid w:val="006560EB"/>
    <w:rsid w:val="006560F0"/>
    <w:rsid w:val="006561A7"/>
    <w:rsid w:val="006562B3"/>
    <w:rsid w:val="00656358"/>
    <w:rsid w:val="00656435"/>
    <w:rsid w:val="006564EB"/>
    <w:rsid w:val="0065651D"/>
    <w:rsid w:val="0065653F"/>
    <w:rsid w:val="0065657F"/>
    <w:rsid w:val="006566F2"/>
    <w:rsid w:val="00656933"/>
    <w:rsid w:val="00656940"/>
    <w:rsid w:val="00656984"/>
    <w:rsid w:val="006569BC"/>
    <w:rsid w:val="006569F9"/>
    <w:rsid w:val="00656BE9"/>
    <w:rsid w:val="00656BF9"/>
    <w:rsid w:val="00656C93"/>
    <w:rsid w:val="00656D52"/>
    <w:rsid w:val="00656E38"/>
    <w:rsid w:val="00656ECE"/>
    <w:rsid w:val="00656F77"/>
    <w:rsid w:val="00656F8F"/>
    <w:rsid w:val="00656F92"/>
    <w:rsid w:val="0065706C"/>
    <w:rsid w:val="006570A9"/>
    <w:rsid w:val="00657170"/>
    <w:rsid w:val="0065718B"/>
    <w:rsid w:val="00657205"/>
    <w:rsid w:val="00657207"/>
    <w:rsid w:val="00657319"/>
    <w:rsid w:val="00657453"/>
    <w:rsid w:val="0065749B"/>
    <w:rsid w:val="00657530"/>
    <w:rsid w:val="00657624"/>
    <w:rsid w:val="006576FD"/>
    <w:rsid w:val="006577DA"/>
    <w:rsid w:val="0065780E"/>
    <w:rsid w:val="0065782E"/>
    <w:rsid w:val="00657976"/>
    <w:rsid w:val="00657985"/>
    <w:rsid w:val="00657A35"/>
    <w:rsid w:val="00657A61"/>
    <w:rsid w:val="00657A87"/>
    <w:rsid w:val="00657A89"/>
    <w:rsid w:val="00657A8A"/>
    <w:rsid w:val="00657B97"/>
    <w:rsid w:val="00657BBD"/>
    <w:rsid w:val="00657C29"/>
    <w:rsid w:val="00657E86"/>
    <w:rsid w:val="00657EA8"/>
    <w:rsid w:val="00657EEB"/>
    <w:rsid w:val="00657F1E"/>
    <w:rsid w:val="00657F7E"/>
    <w:rsid w:val="00657FB1"/>
    <w:rsid w:val="00657FC8"/>
    <w:rsid w:val="0066001F"/>
    <w:rsid w:val="00660045"/>
    <w:rsid w:val="00660084"/>
    <w:rsid w:val="006600D9"/>
    <w:rsid w:val="0066011D"/>
    <w:rsid w:val="0066013E"/>
    <w:rsid w:val="0066016A"/>
    <w:rsid w:val="00660210"/>
    <w:rsid w:val="0066021E"/>
    <w:rsid w:val="006603C7"/>
    <w:rsid w:val="006603E8"/>
    <w:rsid w:val="006603ED"/>
    <w:rsid w:val="0066043B"/>
    <w:rsid w:val="00660504"/>
    <w:rsid w:val="00660506"/>
    <w:rsid w:val="00660587"/>
    <w:rsid w:val="006605F6"/>
    <w:rsid w:val="00660631"/>
    <w:rsid w:val="006606D4"/>
    <w:rsid w:val="0066072B"/>
    <w:rsid w:val="00660797"/>
    <w:rsid w:val="006607CE"/>
    <w:rsid w:val="006608AA"/>
    <w:rsid w:val="006608AE"/>
    <w:rsid w:val="006608BE"/>
    <w:rsid w:val="00660980"/>
    <w:rsid w:val="006609A2"/>
    <w:rsid w:val="006609BE"/>
    <w:rsid w:val="00660A91"/>
    <w:rsid w:val="00660AB2"/>
    <w:rsid w:val="00660D0F"/>
    <w:rsid w:val="00660D99"/>
    <w:rsid w:val="00660DD4"/>
    <w:rsid w:val="00660E8D"/>
    <w:rsid w:val="00660ECF"/>
    <w:rsid w:val="00660EF1"/>
    <w:rsid w:val="0066101D"/>
    <w:rsid w:val="00661045"/>
    <w:rsid w:val="0066106A"/>
    <w:rsid w:val="0066107C"/>
    <w:rsid w:val="00661097"/>
    <w:rsid w:val="00661199"/>
    <w:rsid w:val="006611CE"/>
    <w:rsid w:val="00661220"/>
    <w:rsid w:val="006612FD"/>
    <w:rsid w:val="00661446"/>
    <w:rsid w:val="0066145D"/>
    <w:rsid w:val="00661485"/>
    <w:rsid w:val="00661495"/>
    <w:rsid w:val="006616A5"/>
    <w:rsid w:val="006617F1"/>
    <w:rsid w:val="00661810"/>
    <w:rsid w:val="00661830"/>
    <w:rsid w:val="00661852"/>
    <w:rsid w:val="00661882"/>
    <w:rsid w:val="00661960"/>
    <w:rsid w:val="00661AA0"/>
    <w:rsid w:val="00661AEB"/>
    <w:rsid w:val="00661B29"/>
    <w:rsid w:val="00661B79"/>
    <w:rsid w:val="00661C93"/>
    <w:rsid w:val="00661CE5"/>
    <w:rsid w:val="00661D19"/>
    <w:rsid w:val="00661E47"/>
    <w:rsid w:val="00661E85"/>
    <w:rsid w:val="00661F7F"/>
    <w:rsid w:val="00662029"/>
    <w:rsid w:val="006620B3"/>
    <w:rsid w:val="006620BC"/>
    <w:rsid w:val="0066217B"/>
    <w:rsid w:val="0066227A"/>
    <w:rsid w:val="006622B6"/>
    <w:rsid w:val="006623CF"/>
    <w:rsid w:val="00662513"/>
    <w:rsid w:val="0066264A"/>
    <w:rsid w:val="00662833"/>
    <w:rsid w:val="0066295C"/>
    <w:rsid w:val="00662981"/>
    <w:rsid w:val="0066298F"/>
    <w:rsid w:val="006629A8"/>
    <w:rsid w:val="00662A84"/>
    <w:rsid w:val="00662A9A"/>
    <w:rsid w:val="00662B39"/>
    <w:rsid w:val="00662BA5"/>
    <w:rsid w:val="00662BDB"/>
    <w:rsid w:val="00662CA8"/>
    <w:rsid w:val="00662CBA"/>
    <w:rsid w:val="00662E9F"/>
    <w:rsid w:val="00662F98"/>
    <w:rsid w:val="00662FB8"/>
    <w:rsid w:val="0066302A"/>
    <w:rsid w:val="00663047"/>
    <w:rsid w:val="006630C1"/>
    <w:rsid w:val="006630D9"/>
    <w:rsid w:val="006630F5"/>
    <w:rsid w:val="00663388"/>
    <w:rsid w:val="0066347A"/>
    <w:rsid w:val="006634E5"/>
    <w:rsid w:val="006634EF"/>
    <w:rsid w:val="00663658"/>
    <w:rsid w:val="00663677"/>
    <w:rsid w:val="0066368D"/>
    <w:rsid w:val="006636F0"/>
    <w:rsid w:val="006636F8"/>
    <w:rsid w:val="00663703"/>
    <w:rsid w:val="00663722"/>
    <w:rsid w:val="006637EE"/>
    <w:rsid w:val="00663843"/>
    <w:rsid w:val="006638E5"/>
    <w:rsid w:val="00663933"/>
    <w:rsid w:val="00663991"/>
    <w:rsid w:val="006639C5"/>
    <w:rsid w:val="00663AB2"/>
    <w:rsid w:val="00663AB4"/>
    <w:rsid w:val="00663AFF"/>
    <w:rsid w:val="00663BAF"/>
    <w:rsid w:val="00663C5A"/>
    <w:rsid w:val="00663CB9"/>
    <w:rsid w:val="00663D20"/>
    <w:rsid w:val="00663DC1"/>
    <w:rsid w:val="00663E6C"/>
    <w:rsid w:val="00663E79"/>
    <w:rsid w:val="00663F00"/>
    <w:rsid w:val="00663F88"/>
    <w:rsid w:val="00664038"/>
    <w:rsid w:val="00664064"/>
    <w:rsid w:val="006640A0"/>
    <w:rsid w:val="00664117"/>
    <w:rsid w:val="00664126"/>
    <w:rsid w:val="006641B3"/>
    <w:rsid w:val="006641D1"/>
    <w:rsid w:val="00664205"/>
    <w:rsid w:val="006643B0"/>
    <w:rsid w:val="00664490"/>
    <w:rsid w:val="006644B9"/>
    <w:rsid w:val="00664516"/>
    <w:rsid w:val="00664587"/>
    <w:rsid w:val="0066460A"/>
    <w:rsid w:val="006646EF"/>
    <w:rsid w:val="00664738"/>
    <w:rsid w:val="00664792"/>
    <w:rsid w:val="006647B4"/>
    <w:rsid w:val="006648E7"/>
    <w:rsid w:val="006648F8"/>
    <w:rsid w:val="006649BF"/>
    <w:rsid w:val="00664A1D"/>
    <w:rsid w:val="00664A94"/>
    <w:rsid w:val="00664AF5"/>
    <w:rsid w:val="00664B5E"/>
    <w:rsid w:val="00664B93"/>
    <w:rsid w:val="00664C32"/>
    <w:rsid w:val="00664C3E"/>
    <w:rsid w:val="00664C55"/>
    <w:rsid w:val="00664C7D"/>
    <w:rsid w:val="00664CD9"/>
    <w:rsid w:val="00664CE1"/>
    <w:rsid w:val="00664D14"/>
    <w:rsid w:val="00664D33"/>
    <w:rsid w:val="00664D4B"/>
    <w:rsid w:val="00664D8E"/>
    <w:rsid w:val="00664DC5"/>
    <w:rsid w:val="00664E66"/>
    <w:rsid w:val="00664EA6"/>
    <w:rsid w:val="00664ED7"/>
    <w:rsid w:val="00664F54"/>
    <w:rsid w:val="00664F61"/>
    <w:rsid w:val="00664FA1"/>
    <w:rsid w:val="00664FDF"/>
    <w:rsid w:val="00664FE4"/>
    <w:rsid w:val="0066508B"/>
    <w:rsid w:val="0066517C"/>
    <w:rsid w:val="00665199"/>
    <w:rsid w:val="006651A2"/>
    <w:rsid w:val="006651B2"/>
    <w:rsid w:val="00665319"/>
    <w:rsid w:val="0066534B"/>
    <w:rsid w:val="00665350"/>
    <w:rsid w:val="00665446"/>
    <w:rsid w:val="006654FA"/>
    <w:rsid w:val="006654FF"/>
    <w:rsid w:val="0066552E"/>
    <w:rsid w:val="00665562"/>
    <w:rsid w:val="00665710"/>
    <w:rsid w:val="0066574A"/>
    <w:rsid w:val="00665765"/>
    <w:rsid w:val="00665770"/>
    <w:rsid w:val="00665945"/>
    <w:rsid w:val="0066596F"/>
    <w:rsid w:val="006659DB"/>
    <w:rsid w:val="006659F4"/>
    <w:rsid w:val="00665A74"/>
    <w:rsid w:val="00665C42"/>
    <w:rsid w:val="00665C94"/>
    <w:rsid w:val="00665DC6"/>
    <w:rsid w:val="00665ED4"/>
    <w:rsid w:val="00665F39"/>
    <w:rsid w:val="00666077"/>
    <w:rsid w:val="006660F0"/>
    <w:rsid w:val="006661EC"/>
    <w:rsid w:val="006662A8"/>
    <w:rsid w:val="006662FD"/>
    <w:rsid w:val="00666320"/>
    <w:rsid w:val="00666373"/>
    <w:rsid w:val="00666435"/>
    <w:rsid w:val="0066648F"/>
    <w:rsid w:val="00666527"/>
    <w:rsid w:val="00666557"/>
    <w:rsid w:val="0066657D"/>
    <w:rsid w:val="006665E4"/>
    <w:rsid w:val="0066665D"/>
    <w:rsid w:val="00666673"/>
    <w:rsid w:val="0066668F"/>
    <w:rsid w:val="006666E6"/>
    <w:rsid w:val="0066672E"/>
    <w:rsid w:val="0066679D"/>
    <w:rsid w:val="006667ED"/>
    <w:rsid w:val="00666804"/>
    <w:rsid w:val="00666899"/>
    <w:rsid w:val="0066689F"/>
    <w:rsid w:val="006668AD"/>
    <w:rsid w:val="00666901"/>
    <w:rsid w:val="0066695F"/>
    <w:rsid w:val="0066696F"/>
    <w:rsid w:val="0066697B"/>
    <w:rsid w:val="0066698D"/>
    <w:rsid w:val="006669A0"/>
    <w:rsid w:val="006669FD"/>
    <w:rsid w:val="00666A1E"/>
    <w:rsid w:val="00666A82"/>
    <w:rsid w:val="00666A8F"/>
    <w:rsid w:val="00666AE6"/>
    <w:rsid w:val="00666B33"/>
    <w:rsid w:val="00666B39"/>
    <w:rsid w:val="00666B3C"/>
    <w:rsid w:val="00666B54"/>
    <w:rsid w:val="00666D09"/>
    <w:rsid w:val="00666E03"/>
    <w:rsid w:val="00666EBD"/>
    <w:rsid w:val="00666EBE"/>
    <w:rsid w:val="00666F01"/>
    <w:rsid w:val="00666F07"/>
    <w:rsid w:val="00666F45"/>
    <w:rsid w:val="00667089"/>
    <w:rsid w:val="00667139"/>
    <w:rsid w:val="0066718C"/>
    <w:rsid w:val="006671A0"/>
    <w:rsid w:val="00667201"/>
    <w:rsid w:val="00667275"/>
    <w:rsid w:val="00667375"/>
    <w:rsid w:val="006673AE"/>
    <w:rsid w:val="00667438"/>
    <w:rsid w:val="00667587"/>
    <w:rsid w:val="00667705"/>
    <w:rsid w:val="0066770F"/>
    <w:rsid w:val="00667807"/>
    <w:rsid w:val="00667852"/>
    <w:rsid w:val="006678D7"/>
    <w:rsid w:val="006678E2"/>
    <w:rsid w:val="0066793F"/>
    <w:rsid w:val="006679A6"/>
    <w:rsid w:val="006679B0"/>
    <w:rsid w:val="00667BE1"/>
    <w:rsid w:val="00667D5E"/>
    <w:rsid w:val="00667DE9"/>
    <w:rsid w:val="00667E15"/>
    <w:rsid w:val="00667F77"/>
    <w:rsid w:val="00670054"/>
    <w:rsid w:val="00670087"/>
    <w:rsid w:val="00670242"/>
    <w:rsid w:val="006702B3"/>
    <w:rsid w:val="00670382"/>
    <w:rsid w:val="00670497"/>
    <w:rsid w:val="006704ED"/>
    <w:rsid w:val="00670568"/>
    <w:rsid w:val="006705D0"/>
    <w:rsid w:val="006705D2"/>
    <w:rsid w:val="006705FB"/>
    <w:rsid w:val="006706A5"/>
    <w:rsid w:val="00670727"/>
    <w:rsid w:val="0067074A"/>
    <w:rsid w:val="006707CF"/>
    <w:rsid w:val="00670887"/>
    <w:rsid w:val="00670979"/>
    <w:rsid w:val="00670A33"/>
    <w:rsid w:val="00670A8A"/>
    <w:rsid w:val="00670B76"/>
    <w:rsid w:val="00670BAD"/>
    <w:rsid w:val="00670C75"/>
    <w:rsid w:val="00670D1C"/>
    <w:rsid w:val="00670D86"/>
    <w:rsid w:val="00670DB7"/>
    <w:rsid w:val="00670E0B"/>
    <w:rsid w:val="00670E48"/>
    <w:rsid w:val="00670E57"/>
    <w:rsid w:val="00670EE1"/>
    <w:rsid w:val="00670F6B"/>
    <w:rsid w:val="00670F78"/>
    <w:rsid w:val="00670FA6"/>
    <w:rsid w:val="00670FE3"/>
    <w:rsid w:val="00670FEC"/>
    <w:rsid w:val="00670FEF"/>
    <w:rsid w:val="00671016"/>
    <w:rsid w:val="00671082"/>
    <w:rsid w:val="00671128"/>
    <w:rsid w:val="00671175"/>
    <w:rsid w:val="00671179"/>
    <w:rsid w:val="006711A6"/>
    <w:rsid w:val="006711EA"/>
    <w:rsid w:val="006711F5"/>
    <w:rsid w:val="006711F9"/>
    <w:rsid w:val="00671292"/>
    <w:rsid w:val="0067132B"/>
    <w:rsid w:val="00671375"/>
    <w:rsid w:val="006713DF"/>
    <w:rsid w:val="006713F3"/>
    <w:rsid w:val="0067140E"/>
    <w:rsid w:val="0067141C"/>
    <w:rsid w:val="00671427"/>
    <w:rsid w:val="00671435"/>
    <w:rsid w:val="006714B8"/>
    <w:rsid w:val="006714F9"/>
    <w:rsid w:val="00671564"/>
    <w:rsid w:val="00671663"/>
    <w:rsid w:val="006716B4"/>
    <w:rsid w:val="006716BC"/>
    <w:rsid w:val="006716D0"/>
    <w:rsid w:val="0067185B"/>
    <w:rsid w:val="0067185C"/>
    <w:rsid w:val="006718EC"/>
    <w:rsid w:val="006719F2"/>
    <w:rsid w:val="00671A30"/>
    <w:rsid w:val="00671AB8"/>
    <w:rsid w:val="00671ACC"/>
    <w:rsid w:val="00671AE1"/>
    <w:rsid w:val="00671C46"/>
    <w:rsid w:val="00671D0F"/>
    <w:rsid w:val="00671D36"/>
    <w:rsid w:val="00671E52"/>
    <w:rsid w:val="00671F21"/>
    <w:rsid w:val="00671FE4"/>
    <w:rsid w:val="00672039"/>
    <w:rsid w:val="0067205C"/>
    <w:rsid w:val="00672064"/>
    <w:rsid w:val="006720C0"/>
    <w:rsid w:val="006720EA"/>
    <w:rsid w:val="006722A5"/>
    <w:rsid w:val="006722F8"/>
    <w:rsid w:val="00672317"/>
    <w:rsid w:val="006723CE"/>
    <w:rsid w:val="006723E6"/>
    <w:rsid w:val="00672446"/>
    <w:rsid w:val="0067245F"/>
    <w:rsid w:val="006724CF"/>
    <w:rsid w:val="006724F4"/>
    <w:rsid w:val="00672597"/>
    <w:rsid w:val="006726AF"/>
    <w:rsid w:val="0067271E"/>
    <w:rsid w:val="00672765"/>
    <w:rsid w:val="0067276D"/>
    <w:rsid w:val="006727A1"/>
    <w:rsid w:val="006729B2"/>
    <w:rsid w:val="00672A13"/>
    <w:rsid w:val="00672BA1"/>
    <w:rsid w:val="00672BFD"/>
    <w:rsid w:val="00672D44"/>
    <w:rsid w:val="00672DEA"/>
    <w:rsid w:val="00672DFE"/>
    <w:rsid w:val="00672E35"/>
    <w:rsid w:val="00672E7A"/>
    <w:rsid w:val="00672E8F"/>
    <w:rsid w:val="00672ECE"/>
    <w:rsid w:val="00672ED2"/>
    <w:rsid w:val="00672F19"/>
    <w:rsid w:val="00672F59"/>
    <w:rsid w:val="00672FFE"/>
    <w:rsid w:val="00673030"/>
    <w:rsid w:val="0067306E"/>
    <w:rsid w:val="00673100"/>
    <w:rsid w:val="00673108"/>
    <w:rsid w:val="006731CD"/>
    <w:rsid w:val="006732DF"/>
    <w:rsid w:val="006732E4"/>
    <w:rsid w:val="00673499"/>
    <w:rsid w:val="0067368C"/>
    <w:rsid w:val="006736C9"/>
    <w:rsid w:val="0067373A"/>
    <w:rsid w:val="006737C0"/>
    <w:rsid w:val="006737F5"/>
    <w:rsid w:val="00673835"/>
    <w:rsid w:val="0067385D"/>
    <w:rsid w:val="006738FB"/>
    <w:rsid w:val="00673967"/>
    <w:rsid w:val="00673987"/>
    <w:rsid w:val="00673A5A"/>
    <w:rsid w:val="00673A8B"/>
    <w:rsid w:val="00673AB9"/>
    <w:rsid w:val="00673ACF"/>
    <w:rsid w:val="00673B5A"/>
    <w:rsid w:val="00673B74"/>
    <w:rsid w:val="00673DD1"/>
    <w:rsid w:val="00673E8E"/>
    <w:rsid w:val="00673EA7"/>
    <w:rsid w:val="00673EF6"/>
    <w:rsid w:val="00673F30"/>
    <w:rsid w:val="00673FEC"/>
    <w:rsid w:val="0067407D"/>
    <w:rsid w:val="006740E6"/>
    <w:rsid w:val="00674144"/>
    <w:rsid w:val="0067415F"/>
    <w:rsid w:val="0067429E"/>
    <w:rsid w:val="006742EC"/>
    <w:rsid w:val="006743D1"/>
    <w:rsid w:val="00674400"/>
    <w:rsid w:val="006744F7"/>
    <w:rsid w:val="0067454C"/>
    <w:rsid w:val="0067457A"/>
    <w:rsid w:val="00674613"/>
    <w:rsid w:val="006746DE"/>
    <w:rsid w:val="006747A7"/>
    <w:rsid w:val="00674811"/>
    <w:rsid w:val="00674824"/>
    <w:rsid w:val="0067482E"/>
    <w:rsid w:val="006748A1"/>
    <w:rsid w:val="0067496F"/>
    <w:rsid w:val="006749CF"/>
    <w:rsid w:val="006749EA"/>
    <w:rsid w:val="00674A78"/>
    <w:rsid w:val="00674A98"/>
    <w:rsid w:val="00674ADA"/>
    <w:rsid w:val="00674AF5"/>
    <w:rsid w:val="00674B44"/>
    <w:rsid w:val="00674BD6"/>
    <w:rsid w:val="00674C2C"/>
    <w:rsid w:val="00674E2B"/>
    <w:rsid w:val="00674E65"/>
    <w:rsid w:val="00674EE9"/>
    <w:rsid w:val="00674F6E"/>
    <w:rsid w:val="00674FC7"/>
    <w:rsid w:val="006750B8"/>
    <w:rsid w:val="006750D7"/>
    <w:rsid w:val="006750F5"/>
    <w:rsid w:val="00675137"/>
    <w:rsid w:val="006751BE"/>
    <w:rsid w:val="00675296"/>
    <w:rsid w:val="0067534B"/>
    <w:rsid w:val="0067543E"/>
    <w:rsid w:val="0067548B"/>
    <w:rsid w:val="006754EA"/>
    <w:rsid w:val="0067573D"/>
    <w:rsid w:val="006757C4"/>
    <w:rsid w:val="00675803"/>
    <w:rsid w:val="006758CD"/>
    <w:rsid w:val="00675982"/>
    <w:rsid w:val="00675AC1"/>
    <w:rsid w:val="00675B6B"/>
    <w:rsid w:val="00675C1B"/>
    <w:rsid w:val="00675C46"/>
    <w:rsid w:val="00675D2E"/>
    <w:rsid w:val="00675E3D"/>
    <w:rsid w:val="00675E82"/>
    <w:rsid w:val="00675F08"/>
    <w:rsid w:val="00675FA4"/>
    <w:rsid w:val="00675FF7"/>
    <w:rsid w:val="00675FFB"/>
    <w:rsid w:val="00676023"/>
    <w:rsid w:val="00676088"/>
    <w:rsid w:val="0067608C"/>
    <w:rsid w:val="00676096"/>
    <w:rsid w:val="006760E0"/>
    <w:rsid w:val="0067618C"/>
    <w:rsid w:val="006761C8"/>
    <w:rsid w:val="00676219"/>
    <w:rsid w:val="006762B5"/>
    <w:rsid w:val="00676337"/>
    <w:rsid w:val="006765C3"/>
    <w:rsid w:val="00676730"/>
    <w:rsid w:val="00676801"/>
    <w:rsid w:val="006768E1"/>
    <w:rsid w:val="00676963"/>
    <w:rsid w:val="006769E6"/>
    <w:rsid w:val="00676A8A"/>
    <w:rsid w:val="00676AF3"/>
    <w:rsid w:val="00676AFD"/>
    <w:rsid w:val="00676C19"/>
    <w:rsid w:val="00676CB0"/>
    <w:rsid w:val="00676CBE"/>
    <w:rsid w:val="00676D6D"/>
    <w:rsid w:val="00676E8B"/>
    <w:rsid w:val="00676EAC"/>
    <w:rsid w:val="00676F11"/>
    <w:rsid w:val="00676FC4"/>
    <w:rsid w:val="00677037"/>
    <w:rsid w:val="006770CC"/>
    <w:rsid w:val="0067711B"/>
    <w:rsid w:val="00677165"/>
    <w:rsid w:val="0067721C"/>
    <w:rsid w:val="006772A4"/>
    <w:rsid w:val="00677303"/>
    <w:rsid w:val="00677329"/>
    <w:rsid w:val="00677395"/>
    <w:rsid w:val="006773F5"/>
    <w:rsid w:val="00677439"/>
    <w:rsid w:val="006774FB"/>
    <w:rsid w:val="0067752B"/>
    <w:rsid w:val="00677592"/>
    <w:rsid w:val="00677666"/>
    <w:rsid w:val="0067769F"/>
    <w:rsid w:val="00677773"/>
    <w:rsid w:val="006778A5"/>
    <w:rsid w:val="006779A9"/>
    <w:rsid w:val="00677A25"/>
    <w:rsid w:val="00677A4F"/>
    <w:rsid w:val="00677AC9"/>
    <w:rsid w:val="00677AFA"/>
    <w:rsid w:val="00677D38"/>
    <w:rsid w:val="00677D50"/>
    <w:rsid w:val="00677D5C"/>
    <w:rsid w:val="00677DE6"/>
    <w:rsid w:val="00677E17"/>
    <w:rsid w:val="00677EF2"/>
    <w:rsid w:val="0068000A"/>
    <w:rsid w:val="0068003B"/>
    <w:rsid w:val="0068015C"/>
    <w:rsid w:val="0068028E"/>
    <w:rsid w:val="00680364"/>
    <w:rsid w:val="006803DD"/>
    <w:rsid w:val="00680457"/>
    <w:rsid w:val="006804CB"/>
    <w:rsid w:val="0068052E"/>
    <w:rsid w:val="00680564"/>
    <w:rsid w:val="00680579"/>
    <w:rsid w:val="00680599"/>
    <w:rsid w:val="006805AD"/>
    <w:rsid w:val="006805D7"/>
    <w:rsid w:val="006805FD"/>
    <w:rsid w:val="00680618"/>
    <w:rsid w:val="0068073B"/>
    <w:rsid w:val="0068083D"/>
    <w:rsid w:val="006809E1"/>
    <w:rsid w:val="006809F1"/>
    <w:rsid w:val="00680A5B"/>
    <w:rsid w:val="00680CF3"/>
    <w:rsid w:val="00680D80"/>
    <w:rsid w:val="00680ED6"/>
    <w:rsid w:val="00680F35"/>
    <w:rsid w:val="00680F3B"/>
    <w:rsid w:val="00680FE9"/>
    <w:rsid w:val="00681009"/>
    <w:rsid w:val="00681077"/>
    <w:rsid w:val="0068115A"/>
    <w:rsid w:val="00681162"/>
    <w:rsid w:val="006811CD"/>
    <w:rsid w:val="006812E6"/>
    <w:rsid w:val="0068135D"/>
    <w:rsid w:val="00681427"/>
    <w:rsid w:val="00681430"/>
    <w:rsid w:val="006815BC"/>
    <w:rsid w:val="00681660"/>
    <w:rsid w:val="00681667"/>
    <w:rsid w:val="00681773"/>
    <w:rsid w:val="00681790"/>
    <w:rsid w:val="006817F1"/>
    <w:rsid w:val="00681821"/>
    <w:rsid w:val="0068186E"/>
    <w:rsid w:val="0068188C"/>
    <w:rsid w:val="006818F7"/>
    <w:rsid w:val="006819A2"/>
    <w:rsid w:val="006819BC"/>
    <w:rsid w:val="00681A91"/>
    <w:rsid w:val="00681B03"/>
    <w:rsid w:val="00681B61"/>
    <w:rsid w:val="00681B81"/>
    <w:rsid w:val="00681BBE"/>
    <w:rsid w:val="00681BDA"/>
    <w:rsid w:val="00681BEC"/>
    <w:rsid w:val="00681C61"/>
    <w:rsid w:val="00681CFC"/>
    <w:rsid w:val="00681D25"/>
    <w:rsid w:val="00681DB6"/>
    <w:rsid w:val="00681EAC"/>
    <w:rsid w:val="00681F06"/>
    <w:rsid w:val="00681F56"/>
    <w:rsid w:val="00681F8B"/>
    <w:rsid w:val="00681FF4"/>
    <w:rsid w:val="00682119"/>
    <w:rsid w:val="0068211D"/>
    <w:rsid w:val="006821B3"/>
    <w:rsid w:val="006821C5"/>
    <w:rsid w:val="0068221D"/>
    <w:rsid w:val="006822E9"/>
    <w:rsid w:val="0068238F"/>
    <w:rsid w:val="00682568"/>
    <w:rsid w:val="006825AE"/>
    <w:rsid w:val="006826F6"/>
    <w:rsid w:val="00682727"/>
    <w:rsid w:val="00682777"/>
    <w:rsid w:val="0068278E"/>
    <w:rsid w:val="006827F4"/>
    <w:rsid w:val="0068280F"/>
    <w:rsid w:val="0068283C"/>
    <w:rsid w:val="00682852"/>
    <w:rsid w:val="00682853"/>
    <w:rsid w:val="00682885"/>
    <w:rsid w:val="006828AE"/>
    <w:rsid w:val="006828CB"/>
    <w:rsid w:val="006828D5"/>
    <w:rsid w:val="00682A22"/>
    <w:rsid w:val="00682ABC"/>
    <w:rsid w:val="00682AF6"/>
    <w:rsid w:val="00682B0F"/>
    <w:rsid w:val="00682B12"/>
    <w:rsid w:val="00682B5A"/>
    <w:rsid w:val="00682C42"/>
    <w:rsid w:val="00682CC0"/>
    <w:rsid w:val="00682D54"/>
    <w:rsid w:val="00682DBF"/>
    <w:rsid w:val="00682E12"/>
    <w:rsid w:val="00682EB0"/>
    <w:rsid w:val="00682F2E"/>
    <w:rsid w:val="00682F6B"/>
    <w:rsid w:val="00682FE8"/>
    <w:rsid w:val="0068303A"/>
    <w:rsid w:val="00683067"/>
    <w:rsid w:val="006830BE"/>
    <w:rsid w:val="0068312A"/>
    <w:rsid w:val="00683239"/>
    <w:rsid w:val="00683394"/>
    <w:rsid w:val="00683488"/>
    <w:rsid w:val="006834B4"/>
    <w:rsid w:val="00683583"/>
    <w:rsid w:val="00683640"/>
    <w:rsid w:val="006836B6"/>
    <w:rsid w:val="0068374F"/>
    <w:rsid w:val="0068378F"/>
    <w:rsid w:val="0068387F"/>
    <w:rsid w:val="00683892"/>
    <w:rsid w:val="006838AB"/>
    <w:rsid w:val="00683915"/>
    <w:rsid w:val="00683932"/>
    <w:rsid w:val="0068393B"/>
    <w:rsid w:val="00683982"/>
    <w:rsid w:val="0068398C"/>
    <w:rsid w:val="006839F7"/>
    <w:rsid w:val="00683A1D"/>
    <w:rsid w:val="00683AAC"/>
    <w:rsid w:val="00683AD5"/>
    <w:rsid w:val="00683AE6"/>
    <w:rsid w:val="00683B2D"/>
    <w:rsid w:val="00683B8D"/>
    <w:rsid w:val="00683C16"/>
    <w:rsid w:val="00683C22"/>
    <w:rsid w:val="00683C33"/>
    <w:rsid w:val="00683DAC"/>
    <w:rsid w:val="00683E2D"/>
    <w:rsid w:val="00683F35"/>
    <w:rsid w:val="00683FA7"/>
    <w:rsid w:val="00683FE2"/>
    <w:rsid w:val="0068400F"/>
    <w:rsid w:val="00684011"/>
    <w:rsid w:val="0068403E"/>
    <w:rsid w:val="00684078"/>
    <w:rsid w:val="0068407B"/>
    <w:rsid w:val="006840A9"/>
    <w:rsid w:val="00684138"/>
    <w:rsid w:val="0068418A"/>
    <w:rsid w:val="0068418E"/>
    <w:rsid w:val="006841CA"/>
    <w:rsid w:val="006841F5"/>
    <w:rsid w:val="00684212"/>
    <w:rsid w:val="00684223"/>
    <w:rsid w:val="00684370"/>
    <w:rsid w:val="0068443E"/>
    <w:rsid w:val="00684487"/>
    <w:rsid w:val="006844C4"/>
    <w:rsid w:val="00684536"/>
    <w:rsid w:val="0068458E"/>
    <w:rsid w:val="00684694"/>
    <w:rsid w:val="0068478B"/>
    <w:rsid w:val="006847D2"/>
    <w:rsid w:val="006847FD"/>
    <w:rsid w:val="0068484D"/>
    <w:rsid w:val="00684862"/>
    <w:rsid w:val="00684891"/>
    <w:rsid w:val="006848D1"/>
    <w:rsid w:val="006849F1"/>
    <w:rsid w:val="00684B33"/>
    <w:rsid w:val="00684BDC"/>
    <w:rsid w:val="00684C87"/>
    <w:rsid w:val="00684C96"/>
    <w:rsid w:val="00684CFB"/>
    <w:rsid w:val="00684D27"/>
    <w:rsid w:val="00684D9F"/>
    <w:rsid w:val="00684F83"/>
    <w:rsid w:val="00684FAD"/>
    <w:rsid w:val="00684FE3"/>
    <w:rsid w:val="00685051"/>
    <w:rsid w:val="0068527D"/>
    <w:rsid w:val="0068543F"/>
    <w:rsid w:val="00685461"/>
    <w:rsid w:val="00685464"/>
    <w:rsid w:val="0068554B"/>
    <w:rsid w:val="0068559F"/>
    <w:rsid w:val="00685733"/>
    <w:rsid w:val="006857AE"/>
    <w:rsid w:val="00685800"/>
    <w:rsid w:val="006858E3"/>
    <w:rsid w:val="0068595D"/>
    <w:rsid w:val="00685962"/>
    <w:rsid w:val="0068598C"/>
    <w:rsid w:val="0068599B"/>
    <w:rsid w:val="00685C26"/>
    <w:rsid w:val="00685C4B"/>
    <w:rsid w:val="00685CD8"/>
    <w:rsid w:val="00685D2A"/>
    <w:rsid w:val="00685D61"/>
    <w:rsid w:val="00685DF7"/>
    <w:rsid w:val="00685DFB"/>
    <w:rsid w:val="00685FAC"/>
    <w:rsid w:val="006860BD"/>
    <w:rsid w:val="0068611C"/>
    <w:rsid w:val="0068626B"/>
    <w:rsid w:val="00686398"/>
    <w:rsid w:val="006863E3"/>
    <w:rsid w:val="0068643A"/>
    <w:rsid w:val="0068645C"/>
    <w:rsid w:val="006864A2"/>
    <w:rsid w:val="00686524"/>
    <w:rsid w:val="006865BB"/>
    <w:rsid w:val="006865C2"/>
    <w:rsid w:val="00686621"/>
    <w:rsid w:val="00686709"/>
    <w:rsid w:val="0068674D"/>
    <w:rsid w:val="0068675A"/>
    <w:rsid w:val="0068677C"/>
    <w:rsid w:val="00686781"/>
    <w:rsid w:val="006867AC"/>
    <w:rsid w:val="006867CD"/>
    <w:rsid w:val="00686907"/>
    <w:rsid w:val="00686983"/>
    <w:rsid w:val="006869CF"/>
    <w:rsid w:val="00686A21"/>
    <w:rsid w:val="00686ADD"/>
    <w:rsid w:val="00686B25"/>
    <w:rsid w:val="00686C20"/>
    <w:rsid w:val="00686C30"/>
    <w:rsid w:val="00686EBC"/>
    <w:rsid w:val="00686EE7"/>
    <w:rsid w:val="00686F01"/>
    <w:rsid w:val="00686F83"/>
    <w:rsid w:val="00686F94"/>
    <w:rsid w:val="00686F9D"/>
    <w:rsid w:val="00687089"/>
    <w:rsid w:val="006870AC"/>
    <w:rsid w:val="0068713F"/>
    <w:rsid w:val="00687156"/>
    <w:rsid w:val="00687161"/>
    <w:rsid w:val="00687191"/>
    <w:rsid w:val="006871FD"/>
    <w:rsid w:val="006872B1"/>
    <w:rsid w:val="0068742E"/>
    <w:rsid w:val="006874CC"/>
    <w:rsid w:val="0068750C"/>
    <w:rsid w:val="0068760A"/>
    <w:rsid w:val="0068770E"/>
    <w:rsid w:val="00687795"/>
    <w:rsid w:val="006877B9"/>
    <w:rsid w:val="006877FE"/>
    <w:rsid w:val="0068786E"/>
    <w:rsid w:val="006878DE"/>
    <w:rsid w:val="006879DF"/>
    <w:rsid w:val="006879EE"/>
    <w:rsid w:val="00687A0D"/>
    <w:rsid w:val="00687A11"/>
    <w:rsid w:val="00687A22"/>
    <w:rsid w:val="00687ADF"/>
    <w:rsid w:val="00687AEC"/>
    <w:rsid w:val="00687B8D"/>
    <w:rsid w:val="00687BC2"/>
    <w:rsid w:val="00687BD8"/>
    <w:rsid w:val="00687C15"/>
    <w:rsid w:val="00687C72"/>
    <w:rsid w:val="00687D1A"/>
    <w:rsid w:val="00687E2C"/>
    <w:rsid w:val="00687E45"/>
    <w:rsid w:val="00687E54"/>
    <w:rsid w:val="00687ECB"/>
    <w:rsid w:val="00687F01"/>
    <w:rsid w:val="006900C7"/>
    <w:rsid w:val="006900DE"/>
    <w:rsid w:val="00690158"/>
    <w:rsid w:val="006901B7"/>
    <w:rsid w:val="006901DD"/>
    <w:rsid w:val="006901FB"/>
    <w:rsid w:val="00690277"/>
    <w:rsid w:val="006902C0"/>
    <w:rsid w:val="006902F3"/>
    <w:rsid w:val="00690300"/>
    <w:rsid w:val="0069030D"/>
    <w:rsid w:val="006903C1"/>
    <w:rsid w:val="00690406"/>
    <w:rsid w:val="00690508"/>
    <w:rsid w:val="0069053F"/>
    <w:rsid w:val="00690555"/>
    <w:rsid w:val="0069056A"/>
    <w:rsid w:val="00690604"/>
    <w:rsid w:val="00690607"/>
    <w:rsid w:val="00690669"/>
    <w:rsid w:val="0069066C"/>
    <w:rsid w:val="006906DE"/>
    <w:rsid w:val="006907D7"/>
    <w:rsid w:val="00690823"/>
    <w:rsid w:val="00690854"/>
    <w:rsid w:val="00690892"/>
    <w:rsid w:val="006908F7"/>
    <w:rsid w:val="0069095B"/>
    <w:rsid w:val="00690963"/>
    <w:rsid w:val="00690B02"/>
    <w:rsid w:val="00690B46"/>
    <w:rsid w:val="00690B70"/>
    <w:rsid w:val="00690BEC"/>
    <w:rsid w:val="00690D46"/>
    <w:rsid w:val="00690D64"/>
    <w:rsid w:val="00690D6B"/>
    <w:rsid w:val="00690DDB"/>
    <w:rsid w:val="00690DE3"/>
    <w:rsid w:val="00690E2C"/>
    <w:rsid w:val="006911BB"/>
    <w:rsid w:val="00691228"/>
    <w:rsid w:val="006913B5"/>
    <w:rsid w:val="00691477"/>
    <w:rsid w:val="00691499"/>
    <w:rsid w:val="00691584"/>
    <w:rsid w:val="006915A5"/>
    <w:rsid w:val="00691605"/>
    <w:rsid w:val="00691610"/>
    <w:rsid w:val="00691626"/>
    <w:rsid w:val="00691627"/>
    <w:rsid w:val="00691693"/>
    <w:rsid w:val="006918D3"/>
    <w:rsid w:val="006918D6"/>
    <w:rsid w:val="006918E0"/>
    <w:rsid w:val="006918E2"/>
    <w:rsid w:val="00691914"/>
    <w:rsid w:val="006919D7"/>
    <w:rsid w:val="00691B05"/>
    <w:rsid w:val="00691B83"/>
    <w:rsid w:val="00691C14"/>
    <w:rsid w:val="00691C61"/>
    <w:rsid w:val="00691D59"/>
    <w:rsid w:val="00691EB4"/>
    <w:rsid w:val="00691F81"/>
    <w:rsid w:val="00692039"/>
    <w:rsid w:val="006920C1"/>
    <w:rsid w:val="006920F5"/>
    <w:rsid w:val="0069211F"/>
    <w:rsid w:val="00692122"/>
    <w:rsid w:val="00692124"/>
    <w:rsid w:val="00692202"/>
    <w:rsid w:val="00692222"/>
    <w:rsid w:val="00692225"/>
    <w:rsid w:val="006922F3"/>
    <w:rsid w:val="0069230C"/>
    <w:rsid w:val="0069244D"/>
    <w:rsid w:val="00692469"/>
    <w:rsid w:val="006924D1"/>
    <w:rsid w:val="006924DE"/>
    <w:rsid w:val="0069251F"/>
    <w:rsid w:val="00692540"/>
    <w:rsid w:val="00692564"/>
    <w:rsid w:val="006925F9"/>
    <w:rsid w:val="00692666"/>
    <w:rsid w:val="006927B6"/>
    <w:rsid w:val="006928CA"/>
    <w:rsid w:val="0069297F"/>
    <w:rsid w:val="006929A0"/>
    <w:rsid w:val="00692A39"/>
    <w:rsid w:val="00692AEA"/>
    <w:rsid w:val="00692B0F"/>
    <w:rsid w:val="00692B79"/>
    <w:rsid w:val="00692C28"/>
    <w:rsid w:val="00692C79"/>
    <w:rsid w:val="00692F6F"/>
    <w:rsid w:val="00692FAD"/>
    <w:rsid w:val="00692FBA"/>
    <w:rsid w:val="00693053"/>
    <w:rsid w:val="006930A7"/>
    <w:rsid w:val="006930F3"/>
    <w:rsid w:val="00693103"/>
    <w:rsid w:val="00693139"/>
    <w:rsid w:val="00693209"/>
    <w:rsid w:val="0069332D"/>
    <w:rsid w:val="006933C0"/>
    <w:rsid w:val="00693451"/>
    <w:rsid w:val="006935AC"/>
    <w:rsid w:val="006935E1"/>
    <w:rsid w:val="00693658"/>
    <w:rsid w:val="00693664"/>
    <w:rsid w:val="006936A2"/>
    <w:rsid w:val="0069381A"/>
    <w:rsid w:val="0069381D"/>
    <w:rsid w:val="00693844"/>
    <w:rsid w:val="00693887"/>
    <w:rsid w:val="00693891"/>
    <w:rsid w:val="006938A7"/>
    <w:rsid w:val="006938FD"/>
    <w:rsid w:val="00693928"/>
    <w:rsid w:val="0069394D"/>
    <w:rsid w:val="00693957"/>
    <w:rsid w:val="006939CD"/>
    <w:rsid w:val="00693D1E"/>
    <w:rsid w:val="00693DD0"/>
    <w:rsid w:val="00693DDA"/>
    <w:rsid w:val="00693DDD"/>
    <w:rsid w:val="00693DE5"/>
    <w:rsid w:val="00693DEE"/>
    <w:rsid w:val="00693E0A"/>
    <w:rsid w:val="00693E38"/>
    <w:rsid w:val="00693F67"/>
    <w:rsid w:val="00693FE3"/>
    <w:rsid w:val="0069402B"/>
    <w:rsid w:val="006940D6"/>
    <w:rsid w:val="006940EA"/>
    <w:rsid w:val="00694103"/>
    <w:rsid w:val="00694130"/>
    <w:rsid w:val="00694147"/>
    <w:rsid w:val="00694156"/>
    <w:rsid w:val="00694159"/>
    <w:rsid w:val="00694193"/>
    <w:rsid w:val="006941F7"/>
    <w:rsid w:val="00694308"/>
    <w:rsid w:val="0069435A"/>
    <w:rsid w:val="00694369"/>
    <w:rsid w:val="00694425"/>
    <w:rsid w:val="00694580"/>
    <w:rsid w:val="0069462C"/>
    <w:rsid w:val="0069465B"/>
    <w:rsid w:val="0069465E"/>
    <w:rsid w:val="006946C7"/>
    <w:rsid w:val="006946EF"/>
    <w:rsid w:val="006947A6"/>
    <w:rsid w:val="006947BB"/>
    <w:rsid w:val="0069480E"/>
    <w:rsid w:val="00694810"/>
    <w:rsid w:val="006949D2"/>
    <w:rsid w:val="006949FB"/>
    <w:rsid w:val="00694A4D"/>
    <w:rsid w:val="00694A9F"/>
    <w:rsid w:val="00694AE2"/>
    <w:rsid w:val="00694B81"/>
    <w:rsid w:val="00694B92"/>
    <w:rsid w:val="00694CB2"/>
    <w:rsid w:val="00694CDB"/>
    <w:rsid w:val="00694D3D"/>
    <w:rsid w:val="00694D9E"/>
    <w:rsid w:val="00694DBC"/>
    <w:rsid w:val="00694EAB"/>
    <w:rsid w:val="00694EB3"/>
    <w:rsid w:val="00695023"/>
    <w:rsid w:val="00695137"/>
    <w:rsid w:val="00695227"/>
    <w:rsid w:val="00695287"/>
    <w:rsid w:val="006952EF"/>
    <w:rsid w:val="006953AC"/>
    <w:rsid w:val="0069541E"/>
    <w:rsid w:val="0069546C"/>
    <w:rsid w:val="006954EF"/>
    <w:rsid w:val="006955E2"/>
    <w:rsid w:val="0069560C"/>
    <w:rsid w:val="00695661"/>
    <w:rsid w:val="006957F9"/>
    <w:rsid w:val="006958F0"/>
    <w:rsid w:val="006959C5"/>
    <w:rsid w:val="00695B48"/>
    <w:rsid w:val="00695B8E"/>
    <w:rsid w:val="00695B95"/>
    <w:rsid w:val="00695BB3"/>
    <w:rsid w:val="00695BD3"/>
    <w:rsid w:val="00695C19"/>
    <w:rsid w:val="00695C22"/>
    <w:rsid w:val="00695C93"/>
    <w:rsid w:val="00695C95"/>
    <w:rsid w:val="00695D75"/>
    <w:rsid w:val="00695D8F"/>
    <w:rsid w:val="00695DA1"/>
    <w:rsid w:val="00695E50"/>
    <w:rsid w:val="00695ED8"/>
    <w:rsid w:val="00695EDB"/>
    <w:rsid w:val="00695EE2"/>
    <w:rsid w:val="00695F08"/>
    <w:rsid w:val="00695FB3"/>
    <w:rsid w:val="00695FCB"/>
    <w:rsid w:val="00695FF0"/>
    <w:rsid w:val="0069603E"/>
    <w:rsid w:val="0069605B"/>
    <w:rsid w:val="006960D4"/>
    <w:rsid w:val="006961DF"/>
    <w:rsid w:val="00696276"/>
    <w:rsid w:val="0069632C"/>
    <w:rsid w:val="0069642A"/>
    <w:rsid w:val="00696450"/>
    <w:rsid w:val="006964BB"/>
    <w:rsid w:val="006965DB"/>
    <w:rsid w:val="006965DE"/>
    <w:rsid w:val="00696607"/>
    <w:rsid w:val="0069661D"/>
    <w:rsid w:val="0069662B"/>
    <w:rsid w:val="0069672E"/>
    <w:rsid w:val="00696748"/>
    <w:rsid w:val="00696864"/>
    <w:rsid w:val="006968B9"/>
    <w:rsid w:val="00696962"/>
    <w:rsid w:val="0069697E"/>
    <w:rsid w:val="00696987"/>
    <w:rsid w:val="0069699D"/>
    <w:rsid w:val="006969D5"/>
    <w:rsid w:val="006969F7"/>
    <w:rsid w:val="00696A5F"/>
    <w:rsid w:val="00696AE5"/>
    <w:rsid w:val="00696C4E"/>
    <w:rsid w:val="00696D14"/>
    <w:rsid w:val="00696D68"/>
    <w:rsid w:val="00696DC0"/>
    <w:rsid w:val="00696DF9"/>
    <w:rsid w:val="00696E25"/>
    <w:rsid w:val="00696EF8"/>
    <w:rsid w:val="00696F8C"/>
    <w:rsid w:val="00696FA3"/>
    <w:rsid w:val="00696FCD"/>
    <w:rsid w:val="00696FE1"/>
    <w:rsid w:val="00697012"/>
    <w:rsid w:val="0069705D"/>
    <w:rsid w:val="00697085"/>
    <w:rsid w:val="00697096"/>
    <w:rsid w:val="006970A0"/>
    <w:rsid w:val="006971A8"/>
    <w:rsid w:val="00697323"/>
    <w:rsid w:val="00697341"/>
    <w:rsid w:val="00697377"/>
    <w:rsid w:val="0069739E"/>
    <w:rsid w:val="006973B1"/>
    <w:rsid w:val="00697471"/>
    <w:rsid w:val="006975BE"/>
    <w:rsid w:val="0069768B"/>
    <w:rsid w:val="006976E6"/>
    <w:rsid w:val="00697857"/>
    <w:rsid w:val="0069786A"/>
    <w:rsid w:val="00697987"/>
    <w:rsid w:val="00697997"/>
    <w:rsid w:val="00697A57"/>
    <w:rsid w:val="00697AA3"/>
    <w:rsid w:val="00697C2D"/>
    <w:rsid w:val="00697C6C"/>
    <w:rsid w:val="00697CB0"/>
    <w:rsid w:val="00697CE6"/>
    <w:rsid w:val="00697D35"/>
    <w:rsid w:val="00697D79"/>
    <w:rsid w:val="00697E54"/>
    <w:rsid w:val="00697E72"/>
    <w:rsid w:val="00697EAF"/>
    <w:rsid w:val="00697ED5"/>
    <w:rsid w:val="00697EE7"/>
    <w:rsid w:val="00697EF7"/>
    <w:rsid w:val="00697F74"/>
    <w:rsid w:val="00697F83"/>
    <w:rsid w:val="00697FA9"/>
    <w:rsid w:val="00697FCA"/>
    <w:rsid w:val="006A0088"/>
    <w:rsid w:val="006A00F2"/>
    <w:rsid w:val="006A0114"/>
    <w:rsid w:val="006A012B"/>
    <w:rsid w:val="006A023C"/>
    <w:rsid w:val="006A044F"/>
    <w:rsid w:val="006A057D"/>
    <w:rsid w:val="006A05D3"/>
    <w:rsid w:val="006A061F"/>
    <w:rsid w:val="006A062E"/>
    <w:rsid w:val="006A07E6"/>
    <w:rsid w:val="006A07EA"/>
    <w:rsid w:val="006A07EB"/>
    <w:rsid w:val="006A07FD"/>
    <w:rsid w:val="006A0860"/>
    <w:rsid w:val="006A0861"/>
    <w:rsid w:val="006A089D"/>
    <w:rsid w:val="006A08BA"/>
    <w:rsid w:val="006A097C"/>
    <w:rsid w:val="006A097D"/>
    <w:rsid w:val="006A099F"/>
    <w:rsid w:val="006A09FF"/>
    <w:rsid w:val="006A0A47"/>
    <w:rsid w:val="006A0B07"/>
    <w:rsid w:val="006A0B8D"/>
    <w:rsid w:val="006A0BB3"/>
    <w:rsid w:val="006A0BB6"/>
    <w:rsid w:val="006A0C09"/>
    <w:rsid w:val="006A0CCF"/>
    <w:rsid w:val="006A0CE7"/>
    <w:rsid w:val="006A0D68"/>
    <w:rsid w:val="006A0DA2"/>
    <w:rsid w:val="006A0DD0"/>
    <w:rsid w:val="006A0E25"/>
    <w:rsid w:val="006A0EE1"/>
    <w:rsid w:val="006A0FB2"/>
    <w:rsid w:val="006A0FB4"/>
    <w:rsid w:val="006A1023"/>
    <w:rsid w:val="006A1152"/>
    <w:rsid w:val="006A1289"/>
    <w:rsid w:val="006A12BB"/>
    <w:rsid w:val="006A12C5"/>
    <w:rsid w:val="006A13BB"/>
    <w:rsid w:val="006A1406"/>
    <w:rsid w:val="006A142C"/>
    <w:rsid w:val="006A1464"/>
    <w:rsid w:val="006A155D"/>
    <w:rsid w:val="006A1655"/>
    <w:rsid w:val="006A1682"/>
    <w:rsid w:val="006A171F"/>
    <w:rsid w:val="006A1724"/>
    <w:rsid w:val="006A175A"/>
    <w:rsid w:val="006A17E7"/>
    <w:rsid w:val="006A1819"/>
    <w:rsid w:val="006A1821"/>
    <w:rsid w:val="006A185D"/>
    <w:rsid w:val="006A1870"/>
    <w:rsid w:val="006A188C"/>
    <w:rsid w:val="006A190B"/>
    <w:rsid w:val="006A1951"/>
    <w:rsid w:val="006A195D"/>
    <w:rsid w:val="006A19DD"/>
    <w:rsid w:val="006A19F2"/>
    <w:rsid w:val="006A1A42"/>
    <w:rsid w:val="006A1AF0"/>
    <w:rsid w:val="006A1BB7"/>
    <w:rsid w:val="006A1C19"/>
    <w:rsid w:val="006A1C2A"/>
    <w:rsid w:val="006A1EDC"/>
    <w:rsid w:val="006A1EEC"/>
    <w:rsid w:val="006A1F65"/>
    <w:rsid w:val="006A1F7E"/>
    <w:rsid w:val="006A1FE4"/>
    <w:rsid w:val="006A2010"/>
    <w:rsid w:val="006A2023"/>
    <w:rsid w:val="006A2154"/>
    <w:rsid w:val="006A2158"/>
    <w:rsid w:val="006A215F"/>
    <w:rsid w:val="006A2171"/>
    <w:rsid w:val="006A219D"/>
    <w:rsid w:val="006A2266"/>
    <w:rsid w:val="006A233F"/>
    <w:rsid w:val="006A2399"/>
    <w:rsid w:val="006A23C0"/>
    <w:rsid w:val="006A24D0"/>
    <w:rsid w:val="006A2546"/>
    <w:rsid w:val="006A25E9"/>
    <w:rsid w:val="006A2680"/>
    <w:rsid w:val="006A26D9"/>
    <w:rsid w:val="006A2787"/>
    <w:rsid w:val="006A278C"/>
    <w:rsid w:val="006A27CD"/>
    <w:rsid w:val="006A280D"/>
    <w:rsid w:val="006A2852"/>
    <w:rsid w:val="006A28F1"/>
    <w:rsid w:val="006A2936"/>
    <w:rsid w:val="006A2B46"/>
    <w:rsid w:val="006A2BD1"/>
    <w:rsid w:val="006A2BFD"/>
    <w:rsid w:val="006A2C12"/>
    <w:rsid w:val="006A2D0B"/>
    <w:rsid w:val="006A2D36"/>
    <w:rsid w:val="006A2D46"/>
    <w:rsid w:val="006A2E3E"/>
    <w:rsid w:val="006A2E9D"/>
    <w:rsid w:val="006A2F5A"/>
    <w:rsid w:val="006A2F6F"/>
    <w:rsid w:val="006A304A"/>
    <w:rsid w:val="006A308D"/>
    <w:rsid w:val="006A314D"/>
    <w:rsid w:val="006A3210"/>
    <w:rsid w:val="006A322F"/>
    <w:rsid w:val="006A3273"/>
    <w:rsid w:val="006A32F0"/>
    <w:rsid w:val="006A32FE"/>
    <w:rsid w:val="006A3326"/>
    <w:rsid w:val="006A3374"/>
    <w:rsid w:val="006A3376"/>
    <w:rsid w:val="006A3389"/>
    <w:rsid w:val="006A33E0"/>
    <w:rsid w:val="006A345E"/>
    <w:rsid w:val="006A34CB"/>
    <w:rsid w:val="006A34EB"/>
    <w:rsid w:val="006A35A3"/>
    <w:rsid w:val="006A38BB"/>
    <w:rsid w:val="006A38F3"/>
    <w:rsid w:val="006A38F6"/>
    <w:rsid w:val="006A3923"/>
    <w:rsid w:val="006A3A09"/>
    <w:rsid w:val="006A3AA6"/>
    <w:rsid w:val="006A3BD4"/>
    <w:rsid w:val="006A3C6F"/>
    <w:rsid w:val="006A3C88"/>
    <w:rsid w:val="006A3CB2"/>
    <w:rsid w:val="006A3D7E"/>
    <w:rsid w:val="006A3ED6"/>
    <w:rsid w:val="006A3F57"/>
    <w:rsid w:val="006A3F59"/>
    <w:rsid w:val="006A3FC3"/>
    <w:rsid w:val="006A400F"/>
    <w:rsid w:val="006A413B"/>
    <w:rsid w:val="006A4199"/>
    <w:rsid w:val="006A43A5"/>
    <w:rsid w:val="006A43FB"/>
    <w:rsid w:val="006A441A"/>
    <w:rsid w:val="006A449B"/>
    <w:rsid w:val="006A451C"/>
    <w:rsid w:val="006A463F"/>
    <w:rsid w:val="006A46A5"/>
    <w:rsid w:val="006A4732"/>
    <w:rsid w:val="006A478D"/>
    <w:rsid w:val="006A47A9"/>
    <w:rsid w:val="006A47BF"/>
    <w:rsid w:val="006A4848"/>
    <w:rsid w:val="006A4899"/>
    <w:rsid w:val="006A48D5"/>
    <w:rsid w:val="006A48DB"/>
    <w:rsid w:val="006A49AA"/>
    <w:rsid w:val="006A49BC"/>
    <w:rsid w:val="006A49F7"/>
    <w:rsid w:val="006A4AF4"/>
    <w:rsid w:val="006A4AFA"/>
    <w:rsid w:val="006A4C17"/>
    <w:rsid w:val="006A4C8B"/>
    <w:rsid w:val="006A4CA2"/>
    <w:rsid w:val="006A4CC1"/>
    <w:rsid w:val="006A4DC2"/>
    <w:rsid w:val="006A4ECA"/>
    <w:rsid w:val="006A4F36"/>
    <w:rsid w:val="006A4FEC"/>
    <w:rsid w:val="006A4FF0"/>
    <w:rsid w:val="006A50A3"/>
    <w:rsid w:val="006A50AB"/>
    <w:rsid w:val="006A5123"/>
    <w:rsid w:val="006A52CA"/>
    <w:rsid w:val="006A52DD"/>
    <w:rsid w:val="006A531E"/>
    <w:rsid w:val="006A53AE"/>
    <w:rsid w:val="006A54EF"/>
    <w:rsid w:val="006A5507"/>
    <w:rsid w:val="006A5565"/>
    <w:rsid w:val="006A5590"/>
    <w:rsid w:val="006A560E"/>
    <w:rsid w:val="006A56E0"/>
    <w:rsid w:val="006A56F1"/>
    <w:rsid w:val="006A571D"/>
    <w:rsid w:val="006A5805"/>
    <w:rsid w:val="006A58C5"/>
    <w:rsid w:val="006A59DA"/>
    <w:rsid w:val="006A59ED"/>
    <w:rsid w:val="006A5A2F"/>
    <w:rsid w:val="006A5A37"/>
    <w:rsid w:val="006A5A5C"/>
    <w:rsid w:val="006A5A78"/>
    <w:rsid w:val="006A5B5B"/>
    <w:rsid w:val="006A5CCE"/>
    <w:rsid w:val="006A5D09"/>
    <w:rsid w:val="006A5DB3"/>
    <w:rsid w:val="006A5F4D"/>
    <w:rsid w:val="006A5FA5"/>
    <w:rsid w:val="006A5FBC"/>
    <w:rsid w:val="006A5FC2"/>
    <w:rsid w:val="006A5FC8"/>
    <w:rsid w:val="006A5FEF"/>
    <w:rsid w:val="006A605E"/>
    <w:rsid w:val="006A60D6"/>
    <w:rsid w:val="006A615E"/>
    <w:rsid w:val="006A617E"/>
    <w:rsid w:val="006A6218"/>
    <w:rsid w:val="006A6275"/>
    <w:rsid w:val="006A6295"/>
    <w:rsid w:val="006A6297"/>
    <w:rsid w:val="006A62A4"/>
    <w:rsid w:val="006A6324"/>
    <w:rsid w:val="006A6336"/>
    <w:rsid w:val="006A6358"/>
    <w:rsid w:val="006A63C1"/>
    <w:rsid w:val="006A63C4"/>
    <w:rsid w:val="006A63DC"/>
    <w:rsid w:val="006A63E1"/>
    <w:rsid w:val="006A63E2"/>
    <w:rsid w:val="006A63FD"/>
    <w:rsid w:val="006A6418"/>
    <w:rsid w:val="006A651A"/>
    <w:rsid w:val="006A652E"/>
    <w:rsid w:val="006A6545"/>
    <w:rsid w:val="006A6695"/>
    <w:rsid w:val="006A66B5"/>
    <w:rsid w:val="006A66F6"/>
    <w:rsid w:val="006A676C"/>
    <w:rsid w:val="006A67A2"/>
    <w:rsid w:val="006A6835"/>
    <w:rsid w:val="006A6864"/>
    <w:rsid w:val="006A6899"/>
    <w:rsid w:val="006A694C"/>
    <w:rsid w:val="006A6A3E"/>
    <w:rsid w:val="006A6AD6"/>
    <w:rsid w:val="006A6B3A"/>
    <w:rsid w:val="006A6BB5"/>
    <w:rsid w:val="006A6C39"/>
    <w:rsid w:val="006A6CB6"/>
    <w:rsid w:val="006A6CC9"/>
    <w:rsid w:val="006A6D56"/>
    <w:rsid w:val="006A6E27"/>
    <w:rsid w:val="006A6E47"/>
    <w:rsid w:val="006A6EDF"/>
    <w:rsid w:val="006A6F39"/>
    <w:rsid w:val="006A6FE6"/>
    <w:rsid w:val="006A7041"/>
    <w:rsid w:val="006A70BF"/>
    <w:rsid w:val="006A7177"/>
    <w:rsid w:val="006A717E"/>
    <w:rsid w:val="006A7184"/>
    <w:rsid w:val="006A7333"/>
    <w:rsid w:val="006A733F"/>
    <w:rsid w:val="006A7345"/>
    <w:rsid w:val="006A734B"/>
    <w:rsid w:val="006A73F0"/>
    <w:rsid w:val="006A73FD"/>
    <w:rsid w:val="006A741A"/>
    <w:rsid w:val="006A763F"/>
    <w:rsid w:val="006A765E"/>
    <w:rsid w:val="006A7691"/>
    <w:rsid w:val="006A775E"/>
    <w:rsid w:val="006A77A1"/>
    <w:rsid w:val="006A77EF"/>
    <w:rsid w:val="006A780D"/>
    <w:rsid w:val="006A7B5E"/>
    <w:rsid w:val="006A7C62"/>
    <w:rsid w:val="006A7C85"/>
    <w:rsid w:val="006A7C99"/>
    <w:rsid w:val="006A7CB5"/>
    <w:rsid w:val="006A7D4B"/>
    <w:rsid w:val="006A7D8B"/>
    <w:rsid w:val="006A7DC2"/>
    <w:rsid w:val="006A7E35"/>
    <w:rsid w:val="006A7F62"/>
    <w:rsid w:val="006A7F99"/>
    <w:rsid w:val="006B0045"/>
    <w:rsid w:val="006B00D7"/>
    <w:rsid w:val="006B017E"/>
    <w:rsid w:val="006B01AB"/>
    <w:rsid w:val="006B02B1"/>
    <w:rsid w:val="006B030C"/>
    <w:rsid w:val="006B03CB"/>
    <w:rsid w:val="006B0425"/>
    <w:rsid w:val="006B0444"/>
    <w:rsid w:val="006B0483"/>
    <w:rsid w:val="006B0560"/>
    <w:rsid w:val="006B0574"/>
    <w:rsid w:val="006B0580"/>
    <w:rsid w:val="006B06EA"/>
    <w:rsid w:val="006B070B"/>
    <w:rsid w:val="006B0789"/>
    <w:rsid w:val="006B07EB"/>
    <w:rsid w:val="006B081B"/>
    <w:rsid w:val="006B0837"/>
    <w:rsid w:val="006B08B9"/>
    <w:rsid w:val="006B08CF"/>
    <w:rsid w:val="006B093A"/>
    <w:rsid w:val="006B09E7"/>
    <w:rsid w:val="006B0BE1"/>
    <w:rsid w:val="006B0BFC"/>
    <w:rsid w:val="006B0D20"/>
    <w:rsid w:val="006B0D68"/>
    <w:rsid w:val="006B0EE8"/>
    <w:rsid w:val="006B0F12"/>
    <w:rsid w:val="006B0F1A"/>
    <w:rsid w:val="006B0FA8"/>
    <w:rsid w:val="006B11D2"/>
    <w:rsid w:val="006B12C1"/>
    <w:rsid w:val="006B1385"/>
    <w:rsid w:val="006B1398"/>
    <w:rsid w:val="006B13C7"/>
    <w:rsid w:val="006B143C"/>
    <w:rsid w:val="006B1479"/>
    <w:rsid w:val="006B156D"/>
    <w:rsid w:val="006B165E"/>
    <w:rsid w:val="006B16A0"/>
    <w:rsid w:val="006B16C8"/>
    <w:rsid w:val="006B16F1"/>
    <w:rsid w:val="006B1762"/>
    <w:rsid w:val="006B188A"/>
    <w:rsid w:val="006B1896"/>
    <w:rsid w:val="006B18AC"/>
    <w:rsid w:val="006B18CB"/>
    <w:rsid w:val="006B198F"/>
    <w:rsid w:val="006B19C0"/>
    <w:rsid w:val="006B19FC"/>
    <w:rsid w:val="006B1A2A"/>
    <w:rsid w:val="006B1AC3"/>
    <w:rsid w:val="006B1B34"/>
    <w:rsid w:val="006B1B97"/>
    <w:rsid w:val="006B1BF1"/>
    <w:rsid w:val="006B1C60"/>
    <w:rsid w:val="006B1C78"/>
    <w:rsid w:val="006B1CA2"/>
    <w:rsid w:val="006B1D54"/>
    <w:rsid w:val="006B1DBC"/>
    <w:rsid w:val="006B1DE7"/>
    <w:rsid w:val="006B1E30"/>
    <w:rsid w:val="006B1EEF"/>
    <w:rsid w:val="006B204B"/>
    <w:rsid w:val="006B204D"/>
    <w:rsid w:val="006B212C"/>
    <w:rsid w:val="006B218F"/>
    <w:rsid w:val="006B21FC"/>
    <w:rsid w:val="006B22B3"/>
    <w:rsid w:val="006B22E8"/>
    <w:rsid w:val="006B2317"/>
    <w:rsid w:val="006B2477"/>
    <w:rsid w:val="006B24ED"/>
    <w:rsid w:val="006B24F2"/>
    <w:rsid w:val="006B2603"/>
    <w:rsid w:val="006B2653"/>
    <w:rsid w:val="006B26A8"/>
    <w:rsid w:val="006B26CC"/>
    <w:rsid w:val="006B2711"/>
    <w:rsid w:val="006B276F"/>
    <w:rsid w:val="006B293C"/>
    <w:rsid w:val="006B2ABE"/>
    <w:rsid w:val="006B2AD0"/>
    <w:rsid w:val="006B2B71"/>
    <w:rsid w:val="006B2BB3"/>
    <w:rsid w:val="006B2BBC"/>
    <w:rsid w:val="006B2C19"/>
    <w:rsid w:val="006B2C57"/>
    <w:rsid w:val="006B2C7D"/>
    <w:rsid w:val="006B2C9C"/>
    <w:rsid w:val="006B2CBC"/>
    <w:rsid w:val="006B2D3D"/>
    <w:rsid w:val="006B2DE0"/>
    <w:rsid w:val="006B2FE4"/>
    <w:rsid w:val="006B3053"/>
    <w:rsid w:val="006B3054"/>
    <w:rsid w:val="006B30C4"/>
    <w:rsid w:val="006B30FF"/>
    <w:rsid w:val="006B3111"/>
    <w:rsid w:val="006B314B"/>
    <w:rsid w:val="006B3280"/>
    <w:rsid w:val="006B32E2"/>
    <w:rsid w:val="006B3385"/>
    <w:rsid w:val="006B33A3"/>
    <w:rsid w:val="006B33CA"/>
    <w:rsid w:val="006B33D8"/>
    <w:rsid w:val="006B33DE"/>
    <w:rsid w:val="006B3568"/>
    <w:rsid w:val="006B3588"/>
    <w:rsid w:val="006B35B8"/>
    <w:rsid w:val="006B37EC"/>
    <w:rsid w:val="006B3886"/>
    <w:rsid w:val="006B38DE"/>
    <w:rsid w:val="006B393F"/>
    <w:rsid w:val="006B3940"/>
    <w:rsid w:val="006B39E1"/>
    <w:rsid w:val="006B39F9"/>
    <w:rsid w:val="006B39FA"/>
    <w:rsid w:val="006B3A26"/>
    <w:rsid w:val="006B3BAB"/>
    <w:rsid w:val="006B3BE0"/>
    <w:rsid w:val="006B3BFD"/>
    <w:rsid w:val="006B3C13"/>
    <w:rsid w:val="006B3C6F"/>
    <w:rsid w:val="006B3CE8"/>
    <w:rsid w:val="006B3D15"/>
    <w:rsid w:val="006B3DFC"/>
    <w:rsid w:val="006B3EF9"/>
    <w:rsid w:val="006B3F05"/>
    <w:rsid w:val="006B3F3C"/>
    <w:rsid w:val="006B404C"/>
    <w:rsid w:val="006B4058"/>
    <w:rsid w:val="006B40E0"/>
    <w:rsid w:val="006B412A"/>
    <w:rsid w:val="006B4136"/>
    <w:rsid w:val="006B41D4"/>
    <w:rsid w:val="006B4216"/>
    <w:rsid w:val="006B421C"/>
    <w:rsid w:val="006B425F"/>
    <w:rsid w:val="006B43C0"/>
    <w:rsid w:val="006B43D7"/>
    <w:rsid w:val="006B442D"/>
    <w:rsid w:val="006B443D"/>
    <w:rsid w:val="006B447F"/>
    <w:rsid w:val="006B4500"/>
    <w:rsid w:val="006B4648"/>
    <w:rsid w:val="006B46E7"/>
    <w:rsid w:val="006B46EA"/>
    <w:rsid w:val="006B4849"/>
    <w:rsid w:val="006B490B"/>
    <w:rsid w:val="006B498A"/>
    <w:rsid w:val="006B49D0"/>
    <w:rsid w:val="006B4A27"/>
    <w:rsid w:val="006B4AB8"/>
    <w:rsid w:val="006B4ACA"/>
    <w:rsid w:val="006B4BCA"/>
    <w:rsid w:val="006B4BEE"/>
    <w:rsid w:val="006B4E0E"/>
    <w:rsid w:val="006B4EE8"/>
    <w:rsid w:val="006B505F"/>
    <w:rsid w:val="006B50DD"/>
    <w:rsid w:val="006B5195"/>
    <w:rsid w:val="006B5289"/>
    <w:rsid w:val="006B52CA"/>
    <w:rsid w:val="006B538A"/>
    <w:rsid w:val="006B53D0"/>
    <w:rsid w:val="006B54BF"/>
    <w:rsid w:val="006B54D1"/>
    <w:rsid w:val="006B55F0"/>
    <w:rsid w:val="006B561A"/>
    <w:rsid w:val="006B5681"/>
    <w:rsid w:val="006B570B"/>
    <w:rsid w:val="006B57D1"/>
    <w:rsid w:val="006B57D3"/>
    <w:rsid w:val="006B589B"/>
    <w:rsid w:val="006B58B2"/>
    <w:rsid w:val="006B5934"/>
    <w:rsid w:val="006B5A07"/>
    <w:rsid w:val="006B5B1F"/>
    <w:rsid w:val="006B5B97"/>
    <w:rsid w:val="006B5BA0"/>
    <w:rsid w:val="006B5BE1"/>
    <w:rsid w:val="006B5CFD"/>
    <w:rsid w:val="006B5DA3"/>
    <w:rsid w:val="006B5E72"/>
    <w:rsid w:val="006B5F51"/>
    <w:rsid w:val="006B6136"/>
    <w:rsid w:val="006B6148"/>
    <w:rsid w:val="006B61B6"/>
    <w:rsid w:val="006B6238"/>
    <w:rsid w:val="006B62C3"/>
    <w:rsid w:val="006B62D2"/>
    <w:rsid w:val="006B6383"/>
    <w:rsid w:val="006B63F3"/>
    <w:rsid w:val="006B63F4"/>
    <w:rsid w:val="006B6408"/>
    <w:rsid w:val="006B6560"/>
    <w:rsid w:val="006B65E5"/>
    <w:rsid w:val="006B6651"/>
    <w:rsid w:val="006B667E"/>
    <w:rsid w:val="006B67C7"/>
    <w:rsid w:val="006B67EE"/>
    <w:rsid w:val="006B68B0"/>
    <w:rsid w:val="006B6981"/>
    <w:rsid w:val="006B69AD"/>
    <w:rsid w:val="006B69FA"/>
    <w:rsid w:val="006B6A02"/>
    <w:rsid w:val="006B6A46"/>
    <w:rsid w:val="006B6B12"/>
    <w:rsid w:val="006B6C58"/>
    <w:rsid w:val="006B6C78"/>
    <w:rsid w:val="006B6CF5"/>
    <w:rsid w:val="006B6D65"/>
    <w:rsid w:val="006B6D8B"/>
    <w:rsid w:val="006B6E9C"/>
    <w:rsid w:val="006B6E9D"/>
    <w:rsid w:val="006B6F33"/>
    <w:rsid w:val="006B701A"/>
    <w:rsid w:val="006B71A2"/>
    <w:rsid w:val="006B71E1"/>
    <w:rsid w:val="006B7203"/>
    <w:rsid w:val="006B722F"/>
    <w:rsid w:val="006B72CF"/>
    <w:rsid w:val="006B733D"/>
    <w:rsid w:val="006B7433"/>
    <w:rsid w:val="006B759F"/>
    <w:rsid w:val="006B7604"/>
    <w:rsid w:val="006B7636"/>
    <w:rsid w:val="006B76D8"/>
    <w:rsid w:val="006B7734"/>
    <w:rsid w:val="006B786C"/>
    <w:rsid w:val="006B789B"/>
    <w:rsid w:val="006B78B7"/>
    <w:rsid w:val="006B78C3"/>
    <w:rsid w:val="006B7921"/>
    <w:rsid w:val="006B79C0"/>
    <w:rsid w:val="006B79C6"/>
    <w:rsid w:val="006B79F8"/>
    <w:rsid w:val="006B7A9A"/>
    <w:rsid w:val="006B7AB8"/>
    <w:rsid w:val="006B7ADB"/>
    <w:rsid w:val="006B7B48"/>
    <w:rsid w:val="006B7B5F"/>
    <w:rsid w:val="006B7B81"/>
    <w:rsid w:val="006B7BC4"/>
    <w:rsid w:val="006B7C63"/>
    <w:rsid w:val="006B7CB3"/>
    <w:rsid w:val="006B7CC1"/>
    <w:rsid w:val="006B7D29"/>
    <w:rsid w:val="006B7D74"/>
    <w:rsid w:val="006B7DD8"/>
    <w:rsid w:val="006B7E5B"/>
    <w:rsid w:val="006B7E93"/>
    <w:rsid w:val="006C00A6"/>
    <w:rsid w:val="006C01EB"/>
    <w:rsid w:val="006C0234"/>
    <w:rsid w:val="006C0282"/>
    <w:rsid w:val="006C0305"/>
    <w:rsid w:val="006C033C"/>
    <w:rsid w:val="006C0355"/>
    <w:rsid w:val="006C0377"/>
    <w:rsid w:val="006C05A3"/>
    <w:rsid w:val="006C05AB"/>
    <w:rsid w:val="006C0690"/>
    <w:rsid w:val="006C06B0"/>
    <w:rsid w:val="006C06B7"/>
    <w:rsid w:val="006C0831"/>
    <w:rsid w:val="006C08DD"/>
    <w:rsid w:val="006C090A"/>
    <w:rsid w:val="006C090C"/>
    <w:rsid w:val="006C09FF"/>
    <w:rsid w:val="006C0AC3"/>
    <w:rsid w:val="006C0BAC"/>
    <w:rsid w:val="006C0BAF"/>
    <w:rsid w:val="006C0BF9"/>
    <w:rsid w:val="006C0D29"/>
    <w:rsid w:val="006C0F06"/>
    <w:rsid w:val="006C0F46"/>
    <w:rsid w:val="006C0F4C"/>
    <w:rsid w:val="006C0FF8"/>
    <w:rsid w:val="006C1156"/>
    <w:rsid w:val="006C11DC"/>
    <w:rsid w:val="006C12DC"/>
    <w:rsid w:val="006C12DF"/>
    <w:rsid w:val="006C14DB"/>
    <w:rsid w:val="006C1540"/>
    <w:rsid w:val="006C15AC"/>
    <w:rsid w:val="006C1726"/>
    <w:rsid w:val="006C1916"/>
    <w:rsid w:val="006C195C"/>
    <w:rsid w:val="006C1983"/>
    <w:rsid w:val="006C1991"/>
    <w:rsid w:val="006C1A00"/>
    <w:rsid w:val="006C1A3E"/>
    <w:rsid w:val="006C1B07"/>
    <w:rsid w:val="006C1B4C"/>
    <w:rsid w:val="006C1BA9"/>
    <w:rsid w:val="006C1BFE"/>
    <w:rsid w:val="006C1C55"/>
    <w:rsid w:val="006C1CEE"/>
    <w:rsid w:val="006C1CFA"/>
    <w:rsid w:val="006C1D16"/>
    <w:rsid w:val="006C1D74"/>
    <w:rsid w:val="006C1E47"/>
    <w:rsid w:val="006C1EAE"/>
    <w:rsid w:val="006C1ED3"/>
    <w:rsid w:val="006C1EFE"/>
    <w:rsid w:val="006C1F7F"/>
    <w:rsid w:val="006C1FA7"/>
    <w:rsid w:val="006C2085"/>
    <w:rsid w:val="006C208E"/>
    <w:rsid w:val="006C209B"/>
    <w:rsid w:val="006C210A"/>
    <w:rsid w:val="006C210C"/>
    <w:rsid w:val="006C21E4"/>
    <w:rsid w:val="006C21F1"/>
    <w:rsid w:val="006C21FD"/>
    <w:rsid w:val="006C22E2"/>
    <w:rsid w:val="006C234F"/>
    <w:rsid w:val="006C2462"/>
    <w:rsid w:val="006C24A4"/>
    <w:rsid w:val="006C24BF"/>
    <w:rsid w:val="006C2523"/>
    <w:rsid w:val="006C25F6"/>
    <w:rsid w:val="006C2619"/>
    <w:rsid w:val="006C2639"/>
    <w:rsid w:val="006C26A7"/>
    <w:rsid w:val="006C26D3"/>
    <w:rsid w:val="006C2737"/>
    <w:rsid w:val="006C2781"/>
    <w:rsid w:val="006C2831"/>
    <w:rsid w:val="006C284A"/>
    <w:rsid w:val="006C2923"/>
    <w:rsid w:val="006C2948"/>
    <w:rsid w:val="006C299D"/>
    <w:rsid w:val="006C2C0E"/>
    <w:rsid w:val="006C2C79"/>
    <w:rsid w:val="006C2D9D"/>
    <w:rsid w:val="006C2E08"/>
    <w:rsid w:val="006C2E94"/>
    <w:rsid w:val="006C2ECD"/>
    <w:rsid w:val="006C2EF6"/>
    <w:rsid w:val="006C2F9C"/>
    <w:rsid w:val="006C2FB2"/>
    <w:rsid w:val="006C2FFD"/>
    <w:rsid w:val="006C306A"/>
    <w:rsid w:val="006C3073"/>
    <w:rsid w:val="006C30D9"/>
    <w:rsid w:val="006C311C"/>
    <w:rsid w:val="006C317B"/>
    <w:rsid w:val="006C31E0"/>
    <w:rsid w:val="006C32A0"/>
    <w:rsid w:val="006C32AF"/>
    <w:rsid w:val="006C32E3"/>
    <w:rsid w:val="006C33CD"/>
    <w:rsid w:val="006C34C6"/>
    <w:rsid w:val="006C34F0"/>
    <w:rsid w:val="006C3680"/>
    <w:rsid w:val="006C378A"/>
    <w:rsid w:val="006C37C5"/>
    <w:rsid w:val="006C37F5"/>
    <w:rsid w:val="006C381D"/>
    <w:rsid w:val="006C38AF"/>
    <w:rsid w:val="006C3917"/>
    <w:rsid w:val="006C3994"/>
    <w:rsid w:val="006C3AD4"/>
    <w:rsid w:val="006C3AEB"/>
    <w:rsid w:val="006C3AF8"/>
    <w:rsid w:val="006C3BFE"/>
    <w:rsid w:val="006C3CCA"/>
    <w:rsid w:val="006C3EA1"/>
    <w:rsid w:val="006C3F81"/>
    <w:rsid w:val="006C3FE5"/>
    <w:rsid w:val="006C401D"/>
    <w:rsid w:val="006C404A"/>
    <w:rsid w:val="006C40AA"/>
    <w:rsid w:val="006C4201"/>
    <w:rsid w:val="006C4204"/>
    <w:rsid w:val="006C430A"/>
    <w:rsid w:val="006C43BF"/>
    <w:rsid w:val="006C43C1"/>
    <w:rsid w:val="006C4484"/>
    <w:rsid w:val="006C449C"/>
    <w:rsid w:val="006C44BE"/>
    <w:rsid w:val="006C4591"/>
    <w:rsid w:val="006C4594"/>
    <w:rsid w:val="006C4623"/>
    <w:rsid w:val="006C464E"/>
    <w:rsid w:val="006C4657"/>
    <w:rsid w:val="006C46B4"/>
    <w:rsid w:val="006C46C2"/>
    <w:rsid w:val="006C4780"/>
    <w:rsid w:val="006C4790"/>
    <w:rsid w:val="006C47B0"/>
    <w:rsid w:val="006C48A1"/>
    <w:rsid w:val="006C48F1"/>
    <w:rsid w:val="006C48F6"/>
    <w:rsid w:val="006C4A02"/>
    <w:rsid w:val="006C4A36"/>
    <w:rsid w:val="006C4A6C"/>
    <w:rsid w:val="006C4B1B"/>
    <w:rsid w:val="006C4B51"/>
    <w:rsid w:val="006C4BAC"/>
    <w:rsid w:val="006C4BC2"/>
    <w:rsid w:val="006C4BE8"/>
    <w:rsid w:val="006C4D35"/>
    <w:rsid w:val="006C4DEA"/>
    <w:rsid w:val="006C4E22"/>
    <w:rsid w:val="006C4E38"/>
    <w:rsid w:val="006C4EE8"/>
    <w:rsid w:val="006C4FB5"/>
    <w:rsid w:val="006C5070"/>
    <w:rsid w:val="006C5081"/>
    <w:rsid w:val="006C50B7"/>
    <w:rsid w:val="006C51E6"/>
    <w:rsid w:val="006C51F2"/>
    <w:rsid w:val="006C520B"/>
    <w:rsid w:val="006C5218"/>
    <w:rsid w:val="006C521E"/>
    <w:rsid w:val="006C52B0"/>
    <w:rsid w:val="006C52B1"/>
    <w:rsid w:val="006C545A"/>
    <w:rsid w:val="006C54A6"/>
    <w:rsid w:val="006C582C"/>
    <w:rsid w:val="006C58B1"/>
    <w:rsid w:val="006C58DD"/>
    <w:rsid w:val="006C5C2C"/>
    <w:rsid w:val="006C5CFD"/>
    <w:rsid w:val="006C5D43"/>
    <w:rsid w:val="006C5E4C"/>
    <w:rsid w:val="006C5F16"/>
    <w:rsid w:val="006C5F2A"/>
    <w:rsid w:val="006C5FAD"/>
    <w:rsid w:val="006C5FBD"/>
    <w:rsid w:val="006C6077"/>
    <w:rsid w:val="006C6080"/>
    <w:rsid w:val="006C60A8"/>
    <w:rsid w:val="006C62E9"/>
    <w:rsid w:val="006C6325"/>
    <w:rsid w:val="006C63CE"/>
    <w:rsid w:val="006C64C2"/>
    <w:rsid w:val="006C64DB"/>
    <w:rsid w:val="006C65BA"/>
    <w:rsid w:val="006C6640"/>
    <w:rsid w:val="006C668E"/>
    <w:rsid w:val="006C66E7"/>
    <w:rsid w:val="006C670F"/>
    <w:rsid w:val="006C674D"/>
    <w:rsid w:val="006C6754"/>
    <w:rsid w:val="006C679C"/>
    <w:rsid w:val="006C6803"/>
    <w:rsid w:val="006C68E7"/>
    <w:rsid w:val="006C68E8"/>
    <w:rsid w:val="006C6958"/>
    <w:rsid w:val="006C69BD"/>
    <w:rsid w:val="006C6A8C"/>
    <w:rsid w:val="006C6A98"/>
    <w:rsid w:val="006C6ABF"/>
    <w:rsid w:val="006C6ADF"/>
    <w:rsid w:val="006C6B13"/>
    <w:rsid w:val="006C6B95"/>
    <w:rsid w:val="006C6C24"/>
    <w:rsid w:val="006C6C7F"/>
    <w:rsid w:val="006C6C97"/>
    <w:rsid w:val="006C6CA1"/>
    <w:rsid w:val="006C6D2A"/>
    <w:rsid w:val="006C6E44"/>
    <w:rsid w:val="006C6E49"/>
    <w:rsid w:val="006C6F2E"/>
    <w:rsid w:val="006C7180"/>
    <w:rsid w:val="006C7267"/>
    <w:rsid w:val="006C72CC"/>
    <w:rsid w:val="006C7319"/>
    <w:rsid w:val="006C7403"/>
    <w:rsid w:val="006C7406"/>
    <w:rsid w:val="006C745B"/>
    <w:rsid w:val="006C745D"/>
    <w:rsid w:val="006C7547"/>
    <w:rsid w:val="006C7623"/>
    <w:rsid w:val="006C763D"/>
    <w:rsid w:val="006C7762"/>
    <w:rsid w:val="006C776C"/>
    <w:rsid w:val="006C778A"/>
    <w:rsid w:val="006C7817"/>
    <w:rsid w:val="006C7A43"/>
    <w:rsid w:val="006C7CB2"/>
    <w:rsid w:val="006C7E01"/>
    <w:rsid w:val="006C7E71"/>
    <w:rsid w:val="006C7F36"/>
    <w:rsid w:val="006C7F6E"/>
    <w:rsid w:val="006C7FA9"/>
    <w:rsid w:val="006C7FAE"/>
    <w:rsid w:val="006C7FDC"/>
    <w:rsid w:val="006C7FEB"/>
    <w:rsid w:val="006D0073"/>
    <w:rsid w:val="006D01BD"/>
    <w:rsid w:val="006D0233"/>
    <w:rsid w:val="006D0240"/>
    <w:rsid w:val="006D0254"/>
    <w:rsid w:val="006D0275"/>
    <w:rsid w:val="006D0278"/>
    <w:rsid w:val="006D0399"/>
    <w:rsid w:val="006D0430"/>
    <w:rsid w:val="006D0442"/>
    <w:rsid w:val="006D0475"/>
    <w:rsid w:val="006D0550"/>
    <w:rsid w:val="006D059C"/>
    <w:rsid w:val="006D05B8"/>
    <w:rsid w:val="006D05C8"/>
    <w:rsid w:val="006D0667"/>
    <w:rsid w:val="006D0670"/>
    <w:rsid w:val="006D08BF"/>
    <w:rsid w:val="006D0917"/>
    <w:rsid w:val="006D0973"/>
    <w:rsid w:val="006D0988"/>
    <w:rsid w:val="006D0AF6"/>
    <w:rsid w:val="006D0C00"/>
    <w:rsid w:val="006D0D4C"/>
    <w:rsid w:val="006D0DBD"/>
    <w:rsid w:val="006D0ECD"/>
    <w:rsid w:val="006D0F0E"/>
    <w:rsid w:val="006D0F1B"/>
    <w:rsid w:val="006D0F43"/>
    <w:rsid w:val="006D0FAD"/>
    <w:rsid w:val="006D0FC3"/>
    <w:rsid w:val="006D0FEB"/>
    <w:rsid w:val="006D1062"/>
    <w:rsid w:val="006D108E"/>
    <w:rsid w:val="006D1094"/>
    <w:rsid w:val="006D11CC"/>
    <w:rsid w:val="006D1221"/>
    <w:rsid w:val="006D124C"/>
    <w:rsid w:val="006D1335"/>
    <w:rsid w:val="006D13D5"/>
    <w:rsid w:val="006D14A3"/>
    <w:rsid w:val="006D15A7"/>
    <w:rsid w:val="006D1633"/>
    <w:rsid w:val="006D16F5"/>
    <w:rsid w:val="006D1759"/>
    <w:rsid w:val="006D1891"/>
    <w:rsid w:val="006D1952"/>
    <w:rsid w:val="006D1982"/>
    <w:rsid w:val="006D19CF"/>
    <w:rsid w:val="006D19E1"/>
    <w:rsid w:val="006D19FC"/>
    <w:rsid w:val="006D1B33"/>
    <w:rsid w:val="006D1B79"/>
    <w:rsid w:val="006D1BB5"/>
    <w:rsid w:val="006D1CA9"/>
    <w:rsid w:val="006D1D2B"/>
    <w:rsid w:val="006D1D6B"/>
    <w:rsid w:val="006D1DE4"/>
    <w:rsid w:val="006D1E1F"/>
    <w:rsid w:val="006D1E7B"/>
    <w:rsid w:val="006D1F56"/>
    <w:rsid w:val="006D1FBD"/>
    <w:rsid w:val="006D1FF6"/>
    <w:rsid w:val="006D205A"/>
    <w:rsid w:val="006D2076"/>
    <w:rsid w:val="006D207C"/>
    <w:rsid w:val="006D2179"/>
    <w:rsid w:val="006D21B5"/>
    <w:rsid w:val="006D223A"/>
    <w:rsid w:val="006D22DC"/>
    <w:rsid w:val="006D2303"/>
    <w:rsid w:val="006D23E1"/>
    <w:rsid w:val="006D2561"/>
    <w:rsid w:val="006D25F1"/>
    <w:rsid w:val="006D268E"/>
    <w:rsid w:val="006D27E1"/>
    <w:rsid w:val="006D2844"/>
    <w:rsid w:val="006D2897"/>
    <w:rsid w:val="006D2976"/>
    <w:rsid w:val="006D29CF"/>
    <w:rsid w:val="006D29D6"/>
    <w:rsid w:val="006D2B7F"/>
    <w:rsid w:val="006D2BE5"/>
    <w:rsid w:val="006D2BF8"/>
    <w:rsid w:val="006D2CC8"/>
    <w:rsid w:val="006D2D0B"/>
    <w:rsid w:val="006D2D60"/>
    <w:rsid w:val="006D2E9E"/>
    <w:rsid w:val="006D2EA5"/>
    <w:rsid w:val="006D2F40"/>
    <w:rsid w:val="006D30AB"/>
    <w:rsid w:val="006D311C"/>
    <w:rsid w:val="006D3171"/>
    <w:rsid w:val="006D3191"/>
    <w:rsid w:val="006D3221"/>
    <w:rsid w:val="006D32E6"/>
    <w:rsid w:val="006D3399"/>
    <w:rsid w:val="006D33C4"/>
    <w:rsid w:val="006D3400"/>
    <w:rsid w:val="006D3410"/>
    <w:rsid w:val="006D3434"/>
    <w:rsid w:val="006D343A"/>
    <w:rsid w:val="006D343E"/>
    <w:rsid w:val="006D34A7"/>
    <w:rsid w:val="006D35E3"/>
    <w:rsid w:val="006D36D4"/>
    <w:rsid w:val="006D36F5"/>
    <w:rsid w:val="006D371C"/>
    <w:rsid w:val="006D373F"/>
    <w:rsid w:val="006D3781"/>
    <w:rsid w:val="006D3884"/>
    <w:rsid w:val="006D389C"/>
    <w:rsid w:val="006D3900"/>
    <w:rsid w:val="006D3994"/>
    <w:rsid w:val="006D3A01"/>
    <w:rsid w:val="006D3A57"/>
    <w:rsid w:val="006D3B46"/>
    <w:rsid w:val="006D3B7C"/>
    <w:rsid w:val="006D3BDF"/>
    <w:rsid w:val="006D3C4C"/>
    <w:rsid w:val="006D3C89"/>
    <w:rsid w:val="006D3D6F"/>
    <w:rsid w:val="006D3DA1"/>
    <w:rsid w:val="006D3DE5"/>
    <w:rsid w:val="006D3E1C"/>
    <w:rsid w:val="006D3E95"/>
    <w:rsid w:val="006D3EAF"/>
    <w:rsid w:val="006D3EC3"/>
    <w:rsid w:val="006D3EDB"/>
    <w:rsid w:val="006D3F4B"/>
    <w:rsid w:val="006D3F9A"/>
    <w:rsid w:val="006D41A6"/>
    <w:rsid w:val="006D41C1"/>
    <w:rsid w:val="006D4237"/>
    <w:rsid w:val="006D423C"/>
    <w:rsid w:val="006D4272"/>
    <w:rsid w:val="006D428F"/>
    <w:rsid w:val="006D42D7"/>
    <w:rsid w:val="006D433B"/>
    <w:rsid w:val="006D43F0"/>
    <w:rsid w:val="006D4501"/>
    <w:rsid w:val="006D4580"/>
    <w:rsid w:val="006D459E"/>
    <w:rsid w:val="006D45C3"/>
    <w:rsid w:val="006D46E4"/>
    <w:rsid w:val="006D46EF"/>
    <w:rsid w:val="006D4706"/>
    <w:rsid w:val="006D472E"/>
    <w:rsid w:val="006D479D"/>
    <w:rsid w:val="006D4A6C"/>
    <w:rsid w:val="006D4AC3"/>
    <w:rsid w:val="006D4B6A"/>
    <w:rsid w:val="006D4C22"/>
    <w:rsid w:val="006D4CCD"/>
    <w:rsid w:val="006D4CF3"/>
    <w:rsid w:val="006D4D37"/>
    <w:rsid w:val="006D4E48"/>
    <w:rsid w:val="006D4EAA"/>
    <w:rsid w:val="006D4ECC"/>
    <w:rsid w:val="006D4EFD"/>
    <w:rsid w:val="006D50BB"/>
    <w:rsid w:val="006D50E6"/>
    <w:rsid w:val="006D5137"/>
    <w:rsid w:val="006D5159"/>
    <w:rsid w:val="006D5245"/>
    <w:rsid w:val="006D5386"/>
    <w:rsid w:val="006D539F"/>
    <w:rsid w:val="006D55F7"/>
    <w:rsid w:val="006D5686"/>
    <w:rsid w:val="006D5713"/>
    <w:rsid w:val="006D5770"/>
    <w:rsid w:val="006D5868"/>
    <w:rsid w:val="006D5A64"/>
    <w:rsid w:val="006D5A8F"/>
    <w:rsid w:val="006D5B18"/>
    <w:rsid w:val="006D5B44"/>
    <w:rsid w:val="006D5B99"/>
    <w:rsid w:val="006D5C94"/>
    <w:rsid w:val="006D5D6E"/>
    <w:rsid w:val="006D5DC1"/>
    <w:rsid w:val="006D5E3D"/>
    <w:rsid w:val="006D5FED"/>
    <w:rsid w:val="006D607A"/>
    <w:rsid w:val="006D6096"/>
    <w:rsid w:val="006D60D6"/>
    <w:rsid w:val="006D6185"/>
    <w:rsid w:val="006D6187"/>
    <w:rsid w:val="006D619F"/>
    <w:rsid w:val="006D620D"/>
    <w:rsid w:val="006D6304"/>
    <w:rsid w:val="006D6361"/>
    <w:rsid w:val="006D6365"/>
    <w:rsid w:val="006D63CD"/>
    <w:rsid w:val="006D63E6"/>
    <w:rsid w:val="006D6406"/>
    <w:rsid w:val="006D64CD"/>
    <w:rsid w:val="006D652C"/>
    <w:rsid w:val="006D65BF"/>
    <w:rsid w:val="006D65F7"/>
    <w:rsid w:val="006D669F"/>
    <w:rsid w:val="006D66C4"/>
    <w:rsid w:val="006D674B"/>
    <w:rsid w:val="006D67A9"/>
    <w:rsid w:val="006D684F"/>
    <w:rsid w:val="006D6879"/>
    <w:rsid w:val="006D68A4"/>
    <w:rsid w:val="006D6988"/>
    <w:rsid w:val="006D6A64"/>
    <w:rsid w:val="006D6A74"/>
    <w:rsid w:val="006D6A94"/>
    <w:rsid w:val="006D6AA9"/>
    <w:rsid w:val="006D6AD7"/>
    <w:rsid w:val="006D6AD8"/>
    <w:rsid w:val="006D6B2B"/>
    <w:rsid w:val="006D6B42"/>
    <w:rsid w:val="006D6B4D"/>
    <w:rsid w:val="006D6BFB"/>
    <w:rsid w:val="006D6D39"/>
    <w:rsid w:val="006D6D44"/>
    <w:rsid w:val="006D6E10"/>
    <w:rsid w:val="006D6E54"/>
    <w:rsid w:val="006D6E5B"/>
    <w:rsid w:val="006D6E65"/>
    <w:rsid w:val="006D6F0D"/>
    <w:rsid w:val="006D6F61"/>
    <w:rsid w:val="006D6F66"/>
    <w:rsid w:val="006D6F7D"/>
    <w:rsid w:val="006D6F93"/>
    <w:rsid w:val="006D6FDC"/>
    <w:rsid w:val="006D6FE0"/>
    <w:rsid w:val="006D704D"/>
    <w:rsid w:val="006D7085"/>
    <w:rsid w:val="006D7097"/>
    <w:rsid w:val="006D70CC"/>
    <w:rsid w:val="006D70DF"/>
    <w:rsid w:val="006D70F2"/>
    <w:rsid w:val="006D712C"/>
    <w:rsid w:val="006D7135"/>
    <w:rsid w:val="006D7186"/>
    <w:rsid w:val="006D7225"/>
    <w:rsid w:val="006D728F"/>
    <w:rsid w:val="006D7333"/>
    <w:rsid w:val="006D733D"/>
    <w:rsid w:val="006D742F"/>
    <w:rsid w:val="006D7494"/>
    <w:rsid w:val="006D749C"/>
    <w:rsid w:val="006D7524"/>
    <w:rsid w:val="006D760B"/>
    <w:rsid w:val="006D773F"/>
    <w:rsid w:val="006D7833"/>
    <w:rsid w:val="006D78AA"/>
    <w:rsid w:val="006D7960"/>
    <w:rsid w:val="006D7981"/>
    <w:rsid w:val="006D79C6"/>
    <w:rsid w:val="006D7A1C"/>
    <w:rsid w:val="006D7A43"/>
    <w:rsid w:val="006D7AED"/>
    <w:rsid w:val="006D7B3C"/>
    <w:rsid w:val="006D7B74"/>
    <w:rsid w:val="006D7C2A"/>
    <w:rsid w:val="006D7CCA"/>
    <w:rsid w:val="006D7DD2"/>
    <w:rsid w:val="006D7E5B"/>
    <w:rsid w:val="006D7F05"/>
    <w:rsid w:val="006D7F94"/>
    <w:rsid w:val="006D7FE5"/>
    <w:rsid w:val="006E00F0"/>
    <w:rsid w:val="006E00F4"/>
    <w:rsid w:val="006E023A"/>
    <w:rsid w:val="006E032B"/>
    <w:rsid w:val="006E03C6"/>
    <w:rsid w:val="006E0400"/>
    <w:rsid w:val="006E046B"/>
    <w:rsid w:val="006E048E"/>
    <w:rsid w:val="006E0532"/>
    <w:rsid w:val="006E0576"/>
    <w:rsid w:val="006E057A"/>
    <w:rsid w:val="006E05C0"/>
    <w:rsid w:val="006E05D7"/>
    <w:rsid w:val="006E063A"/>
    <w:rsid w:val="006E0680"/>
    <w:rsid w:val="006E071C"/>
    <w:rsid w:val="006E078E"/>
    <w:rsid w:val="006E08A5"/>
    <w:rsid w:val="006E0927"/>
    <w:rsid w:val="006E094B"/>
    <w:rsid w:val="006E0971"/>
    <w:rsid w:val="006E097F"/>
    <w:rsid w:val="006E0AE7"/>
    <w:rsid w:val="006E0B09"/>
    <w:rsid w:val="006E0B2C"/>
    <w:rsid w:val="006E0B5B"/>
    <w:rsid w:val="006E0BE3"/>
    <w:rsid w:val="006E0C1C"/>
    <w:rsid w:val="006E0C28"/>
    <w:rsid w:val="006E0C9B"/>
    <w:rsid w:val="006E0CB1"/>
    <w:rsid w:val="006E0DC0"/>
    <w:rsid w:val="006E0DE0"/>
    <w:rsid w:val="006E0E3D"/>
    <w:rsid w:val="006E0EAB"/>
    <w:rsid w:val="006E0F2D"/>
    <w:rsid w:val="006E108E"/>
    <w:rsid w:val="006E109A"/>
    <w:rsid w:val="006E10C3"/>
    <w:rsid w:val="006E1184"/>
    <w:rsid w:val="006E1237"/>
    <w:rsid w:val="006E129C"/>
    <w:rsid w:val="006E134C"/>
    <w:rsid w:val="006E138E"/>
    <w:rsid w:val="006E1511"/>
    <w:rsid w:val="006E1540"/>
    <w:rsid w:val="006E1563"/>
    <w:rsid w:val="006E159C"/>
    <w:rsid w:val="006E15A2"/>
    <w:rsid w:val="006E15CF"/>
    <w:rsid w:val="006E15E0"/>
    <w:rsid w:val="006E165D"/>
    <w:rsid w:val="006E1697"/>
    <w:rsid w:val="006E169A"/>
    <w:rsid w:val="006E169D"/>
    <w:rsid w:val="006E16F6"/>
    <w:rsid w:val="006E176A"/>
    <w:rsid w:val="006E1814"/>
    <w:rsid w:val="006E1831"/>
    <w:rsid w:val="006E1874"/>
    <w:rsid w:val="006E188C"/>
    <w:rsid w:val="006E195B"/>
    <w:rsid w:val="006E1960"/>
    <w:rsid w:val="006E1991"/>
    <w:rsid w:val="006E1A11"/>
    <w:rsid w:val="006E1ACA"/>
    <w:rsid w:val="006E1B1A"/>
    <w:rsid w:val="006E1B72"/>
    <w:rsid w:val="006E1CF7"/>
    <w:rsid w:val="006E1D82"/>
    <w:rsid w:val="006E1FCB"/>
    <w:rsid w:val="006E203A"/>
    <w:rsid w:val="006E209F"/>
    <w:rsid w:val="006E21CA"/>
    <w:rsid w:val="006E21EB"/>
    <w:rsid w:val="006E223F"/>
    <w:rsid w:val="006E229D"/>
    <w:rsid w:val="006E247C"/>
    <w:rsid w:val="006E24F5"/>
    <w:rsid w:val="006E2535"/>
    <w:rsid w:val="006E254F"/>
    <w:rsid w:val="006E25CB"/>
    <w:rsid w:val="006E25D3"/>
    <w:rsid w:val="006E25DD"/>
    <w:rsid w:val="006E261A"/>
    <w:rsid w:val="006E26E6"/>
    <w:rsid w:val="006E2752"/>
    <w:rsid w:val="006E27AE"/>
    <w:rsid w:val="006E281C"/>
    <w:rsid w:val="006E2869"/>
    <w:rsid w:val="006E2928"/>
    <w:rsid w:val="006E2962"/>
    <w:rsid w:val="006E2B0A"/>
    <w:rsid w:val="006E2B20"/>
    <w:rsid w:val="006E2BEC"/>
    <w:rsid w:val="006E2D59"/>
    <w:rsid w:val="006E2D78"/>
    <w:rsid w:val="006E2DCD"/>
    <w:rsid w:val="006E2E78"/>
    <w:rsid w:val="006E2EA3"/>
    <w:rsid w:val="006E2EE8"/>
    <w:rsid w:val="006E2F0F"/>
    <w:rsid w:val="006E307E"/>
    <w:rsid w:val="006E314B"/>
    <w:rsid w:val="006E31A9"/>
    <w:rsid w:val="006E322D"/>
    <w:rsid w:val="006E3369"/>
    <w:rsid w:val="006E338E"/>
    <w:rsid w:val="006E3514"/>
    <w:rsid w:val="006E3619"/>
    <w:rsid w:val="006E36D6"/>
    <w:rsid w:val="006E36D9"/>
    <w:rsid w:val="006E373D"/>
    <w:rsid w:val="006E3777"/>
    <w:rsid w:val="006E3808"/>
    <w:rsid w:val="006E383A"/>
    <w:rsid w:val="006E3879"/>
    <w:rsid w:val="006E3887"/>
    <w:rsid w:val="006E3895"/>
    <w:rsid w:val="006E38CE"/>
    <w:rsid w:val="006E3931"/>
    <w:rsid w:val="006E3A91"/>
    <w:rsid w:val="006E3A9B"/>
    <w:rsid w:val="006E3ACF"/>
    <w:rsid w:val="006E3B79"/>
    <w:rsid w:val="006E3C08"/>
    <w:rsid w:val="006E3E16"/>
    <w:rsid w:val="006E3E6D"/>
    <w:rsid w:val="006E3E7C"/>
    <w:rsid w:val="006E3E84"/>
    <w:rsid w:val="006E3EAB"/>
    <w:rsid w:val="006E3F7E"/>
    <w:rsid w:val="006E4032"/>
    <w:rsid w:val="006E40D4"/>
    <w:rsid w:val="006E4152"/>
    <w:rsid w:val="006E41CD"/>
    <w:rsid w:val="006E41D4"/>
    <w:rsid w:val="006E41E8"/>
    <w:rsid w:val="006E425F"/>
    <w:rsid w:val="006E42DE"/>
    <w:rsid w:val="006E42FE"/>
    <w:rsid w:val="006E4429"/>
    <w:rsid w:val="006E450D"/>
    <w:rsid w:val="006E4557"/>
    <w:rsid w:val="006E45F9"/>
    <w:rsid w:val="006E4658"/>
    <w:rsid w:val="006E4765"/>
    <w:rsid w:val="006E48B3"/>
    <w:rsid w:val="006E4911"/>
    <w:rsid w:val="006E4949"/>
    <w:rsid w:val="006E4A82"/>
    <w:rsid w:val="006E4A9C"/>
    <w:rsid w:val="006E4AA9"/>
    <w:rsid w:val="006E4B70"/>
    <w:rsid w:val="006E4B71"/>
    <w:rsid w:val="006E4B7A"/>
    <w:rsid w:val="006E4B80"/>
    <w:rsid w:val="006E4BAE"/>
    <w:rsid w:val="006E4C96"/>
    <w:rsid w:val="006E4CF4"/>
    <w:rsid w:val="006E4CF7"/>
    <w:rsid w:val="006E4D63"/>
    <w:rsid w:val="006E4EE3"/>
    <w:rsid w:val="006E4FB4"/>
    <w:rsid w:val="006E50EA"/>
    <w:rsid w:val="006E5153"/>
    <w:rsid w:val="006E52A4"/>
    <w:rsid w:val="006E53E3"/>
    <w:rsid w:val="006E5428"/>
    <w:rsid w:val="006E5571"/>
    <w:rsid w:val="006E55D0"/>
    <w:rsid w:val="006E5691"/>
    <w:rsid w:val="006E56AD"/>
    <w:rsid w:val="006E56FB"/>
    <w:rsid w:val="006E58FB"/>
    <w:rsid w:val="006E594F"/>
    <w:rsid w:val="006E5953"/>
    <w:rsid w:val="006E597D"/>
    <w:rsid w:val="006E59DB"/>
    <w:rsid w:val="006E5A0E"/>
    <w:rsid w:val="006E5A82"/>
    <w:rsid w:val="006E5B48"/>
    <w:rsid w:val="006E5B67"/>
    <w:rsid w:val="006E5BA9"/>
    <w:rsid w:val="006E5BF8"/>
    <w:rsid w:val="006E5C0F"/>
    <w:rsid w:val="006E5C45"/>
    <w:rsid w:val="006E5C88"/>
    <w:rsid w:val="006E5C9F"/>
    <w:rsid w:val="006E5CB9"/>
    <w:rsid w:val="006E5D1C"/>
    <w:rsid w:val="006E5D44"/>
    <w:rsid w:val="006E5D90"/>
    <w:rsid w:val="006E5F0E"/>
    <w:rsid w:val="006E5F85"/>
    <w:rsid w:val="006E5FB0"/>
    <w:rsid w:val="006E607C"/>
    <w:rsid w:val="006E608B"/>
    <w:rsid w:val="006E612F"/>
    <w:rsid w:val="006E6154"/>
    <w:rsid w:val="006E61D2"/>
    <w:rsid w:val="006E61DE"/>
    <w:rsid w:val="006E6209"/>
    <w:rsid w:val="006E6231"/>
    <w:rsid w:val="006E62FB"/>
    <w:rsid w:val="006E636A"/>
    <w:rsid w:val="006E6388"/>
    <w:rsid w:val="006E63D1"/>
    <w:rsid w:val="006E663F"/>
    <w:rsid w:val="006E66CD"/>
    <w:rsid w:val="006E678B"/>
    <w:rsid w:val="006E679C"/>
    <w:rsid w:val="006E67B5"/>
    <w:rsid w:val="006E67DE"/>
    <w:rsid w:val="006E6808"/>
    <w:rsid w:val="006E689D"/>
    <w:rsid w:val="006E68DC"/>
    <w:rsid w:val="006E6918"/>
    <w:rsid w:val="006E6939"/>
    <w:rsid w:val="006E69F3"/>
    <w:rsid w:val="006E6A18"/>
    <w:rsid w:val="006E6AA1"/>
    <w:rsid w:val="006E6AE9"/>
    <w:rsid w:val="006E6B5E"/>
    <w:rsid w:val="006E6B99"/>
    <w:rsid w:val="006E6C7A"/>
    <w:rsid w:val="006E6C9D"/>
    <w:rsid w:val="006E6CC2"/>
    <w:rsid w:val="006E6CDF"/>
    <w:rsid w:val="006E6D15"/>
    <w:rsid w:val="006E6DCD"/>
    <w:rsid w:val="006E6EBD"/>
    <w:rsid w:val="006E6EC4"/>
    <w:rsid w:val="006E6F47"/>
    <w:rsid w:val="006E70BA"/>
    <w:rsid w:val="006E70D9"/>
    <w:rsid w:val="006E7153"/>
    <w:rsid w:val="006E722C"/>
    <w:rsid w:val="006E72FA"/>
    <w:rsid w:val="006E73BE"/>
    <w:rsid w:val="006E7465"/>
    <w:rsid w:val="006E74E5"/>
    <w:rsid w:val="006E75AB"/>
    <w:rsid w:val="006E76B7"/>
    <w:rsid w:val="006E7778"/>
    <w:rsid w:val="006E779A"/>
    <w:rsid w:val="006E77BF"/>
    <w:rsid w:val="006E782F"/>
    <w:rsid w:val="006E7874"/>
    <w:rsid w:val="006E78B9"/>
    <w:rsid w:val="006E796F"/>
    <w:rsid w:val="006E7989"/>
    <w:rsid w:val="006E7A37"/>
    <w:rsid w:val="006E7B40"/>
    <w:rsid w:val="006E7D36"/>
    <w:rsid w:val="006E7E34"/>
    <w:rsid w:val="006E7E5B"/>
    <w:rsid w:val="006E7EF5"/>
    <w:rsid w:val="006E7FC1"/>
    <w:rsid w:val="006F0005"/>
    <w:rsid w:val="006F011D"/>
    <w:rsid w:val="006F013B"/>
    <w:rsid w:val="006F0146"/>
    <w:rsid w:val="006F0272"/>
    <w:rsid w:val="006F02ED"/>
    <w:rsid w:val="006F0343"/>
    <w:rsid w:val="006F03C7"/>
    <w:rsid w:val="006F0470"/>
    <w:rsid w:val="006F050E"/>
    <w:rsid w:val="006F0524"/>
    <w:rsid w:val="006F0526"/>
    <w:rsid w:val="006F0568"/>
    <w:rsid w:val="006F074E"/>
    <w:rsid w:val="006F0768"/>
    <w:rsid w:val="006F0856"/>
    <w:rsid w:val="006F08F6"/>
    <w:rsid w:val="006F0972"/>
    <w:rsid w:val="006F0A03"/>
    <w:rsid w:val="006F0A47"/>
    <w:rsid w:val="006F0AC5"/>
    <w:rsid w:val="006F0B59"/>
    <w:rsid w:val="006F0E29"/>
    <w:rsid w:val="006F0E55"/>
    <w:rsid w:val="006F0E88"/>
    <w:rsid w:val="006F0E92"/>
    <w:rsid w:val="006F0F06"/>
    <w:rsid w:val="006F0FE7"/>
    <w:rsid w:val="006F100C"/>
    <w:rsid w:val="006F10FC"/>
    <w:rsid w:val="006F11FB"/>
    <w:rsid w:val="006F1231"/>
    <w:rsid w:val="006F1235"/>
    <w:rsid w:val="006F12A9"/>
    <w:rsid w:val="006F12BD"/>
    <w:rsid w:val="006F1408"/>
    <w:rsid w:val="006F144D"/>
    <w:rsid w:val="006F146D"/>
    <w:rsid w:val="006F147A"/>
    <w:rsid w:val="006F1493"/>
    <w:rsid w:val="006F14F5"/>
    <w:rsid w:val="006F1527"/>
    <w:rsid w:val="006F15BA"/>
    <w:rsid w:val="006F16A7"/>
    <w:rsid w:val="006F16DA"/>
    <w:rsid w:val="006F17EC"/>
    <w:rsid w:val="006F1801"/>
    <w:rsid w:val="006F186A"/>
    <w:rsid w:val="006F19D6"/>
    <w:rsid w:val="006F1A8D"/>
    <w:rsid w:val="006F1B18"/>
    <w:rsid w:val="006F1B46"/>
    <w:rsid w:val="006F1C8A"/>
    <w:rsid w:val="006F1CB6"/>
    <w:rsid w:val="006F1D9E"/>
    <w:rsid w:val="006F1E3C"/>
    <w:rsid w:val="006F1E4E"/>
    <w:rsid w:val="006F1EF9"/>
    <w:rsid w:val="006F1F53"/>
    <w:rsid w:val="006F1FDB"/>
    <w:rsid w:val="006F1FDF"/>
    <w:rsid w:val="006F1FEF"/>
    <w:rsid w:val="006F209B"/>
    <w:rsid w:val="006F214D"/>
    <w:rsid w:val="006F2169"/>
    <w:rsid w:val="006F218A"/>
    <w:rsid w:val="006F2309"/>
    <w:rsid w:val="006F2362"/>
    <w:rsid w:val="006F23A2"/>
    <w:rsid w:val="006F2530"/>
    <w:rsid w:val="006F2531"/>
    <w:rsid w:val="006F25AF"/>
    <w:rsid w:val="006F25F2"/>
    <w:rsid w:val="006F2634"/>
    <w:rsid w:val="006F2720"/>
    <w:rsid w:val="006F27A5"/>
    <w:rsid w:val="006F2812"/>
    <w:rsid w:val="006F28B1"/>
    <w:rsid w:val="006F28E9"/>
    <w:rsid w:val="006F28F6"/>
    <w:rsid w:val="006F29C7"/>
    <w:rsid w:val="006F29F0"/>
    <w:rsid w:val="006F2A14"/>
    <w:rsid w:val="006F2A16"/>
    <w:rsid w:val="006F2A6C"/>
    <w:rsid w:val="006F2AA6"/>
    <w:rsid w:val="006F2AD7"/>
    <w:rsid w:val="006F2B0F"/>
    <w:rsid w:val="006F2B14"/>
    <w:rsid w:val="006F2C6A"/>
    <w:rsid w:val="006F2D44"/>
    <w:rsid w:val="006F2E9E"/>
    <w:rsid w:val="006F2F8C"/>
    <w:rsid w:val="006F3106"/>
    <w:rsid w:val="006F314A"/>
    <w:rsid w:val="006F31AF"/>
    <w:rsid w:val="006F31B6"/>
    <w:rsid w:val="006F31FF"/>
    <w:rsid w:val="006F3221"/>
    <w:rsid w:val="006F3237"/>
    <w:rsid w:val="006F329B"/>
    <w:rsid w:val="006F3391"/>
    <w:rsid w:val="006F3603"/>
    <w:rsid w:val="006F363C"/>
    <w:rsid w:val="006F365A"/>
    <w:rsid w:val="006F3681"/>
    <w:rsid w:val="006F36CC"/>
    <w:rsid w:val="006F3722"/>
    <w:rsid w:val="006F3783"/>
    <w:rsid w:val="006F3809"/>
    <w:rsid w:val="006F3842"/>
    <w:rsid w:val="006F3948"/>
    <w:rsid w:val="006F3986"/>
    <w:rsid w:val="006F3AF2"/>
    <w:rsid w:val="006F3BA0"/>
    <w:rsid w:val="006F3BED"/>
    <w:rsid w:val="006F3CB7"/>
    <w:rsid w:val="006F3CCB"/>
    <w:rsid w:val="006F3D70"/>
    <w:rsid w:val="006F3DA3"/>
    <w:rsid w:val="006F3DF6"/>
    <w:rsid w:val="006F3FA0"/>
    <w:rsid w:val="006F4006"/>
    <w:rsid w:val="006F4150"/>
    <w:rsid w:val="006F418C"/>
    <w:rsid w:val="006F41C6"/>
    <w:rsid w:val="006F4205"/>
    <w:rsid w:val="006F4234"/>
    <w:rsid w:val="006F4240"/>
    <w:rsid w:val="006F4257"/>
    <w:rsid w:val="006F42CA"/>
    <w:rsid w:val="006F42E3"/>
    <w:rsid w:val="006F4313"/>
    <w:rsid w:val="006F4384"/>
    <w:rsid w:val="006F438F"/>
    <w:rsid w:val="006F43CC"/>
    <w:rsid w:val="006F442C"/>
    <w:rsid w:val="006F4525"/>
    <w:rsid w:val="006F45A2"/>
    <w:rsid w:val="006F45D8"/>
    <w:rsid w:val="006F46E3"/>
    <w:rsid w:val="006F47B8"/>
    <w:rsid w:val="006F499A"/>
    <w:rsid w:val="006F49CE"/>
    <w:rsid w:val="006F4A1F"/>
    <w:rsid w:val="006F4A2A"/>
    <w:rsid w:val="006F4A58"/>
    <w:rsid w:val="006F4AC9"/>
    <w:rsid w:val="006F4B24"/>
    <w:rsid w:val="006F4B33"/>
    <w:rsid w:val="006F4B76"/>
    <w:rsid w:val="006F4C54"/>
    <w:rsid w:val="006F4C61"/>
    <w:rsid w:val="006F4C6C"/>
    <w:rsid w:val="006F4D51"/>
    <w:rsid w:val="006F4D80"/>
    <w:rsid w:val="006F4D9A"/>
    <w:rsid w:val="006F4DC4"/>
    <w:rsid w:val="006F4E55"/>
    <w:rsid w:val="006F4E9C"/>
    <w:rsid w:val="006F4F08"/>
    <w:rsid w:val="006F4F26"/>
    <w:rsid w:val="006F503F"/>
    <w:rsid w:val="006F504E"/>
    <w:rsid w:val="006F5057"/>
    <w:rsid w:val="006F5197"/>
    <w:rsid w:val="006F51DC"/>
    <w:rsid w:val="006F525C"/>
    <w:rsid w:val="006F5293"/>
    <w:rsid w:val="006F53B0"/>
    <w:rsid w:val="006F53FA"/>
    <w:rsid w:val="006F54ED"/>
    <w:rsid w:val="006F54EF"/>
    <w:rsid w:val="006F55B6"/>
    <w:rsid w:val="006F5690"/>
    <w:rsid w:val="006F56C0"/>
    <w:rsid w:val="006F56CE"/>
    <w:rsid w:val="006F56E4"/>
    <w:rsid w:val="006F56ED"/>
    <w:rsid w:val="006F57DD"/>
    <w:rsid w:val="006F58A4"/>
    <w:rsid w:val="006F58E7"/>
    <w:rsid w:val="006F59AA"/>
    <w:rsid w:val="006F59D8"/>
    <w:rsid w:val="006F59E5"/>
    <w:rsid w:val="006F5A32"/>
    <w:rsid w:val="006F5B06"/>
    <w:rsid w:val="006F5B77"/>
    <w:rsid w:val="006F5B78"/>
    <w:rsid w:val="006F5CF1"/>
    <w:rsid w:val="006F5D5F"/>
    <w:rsid w:val="006F5EF4"/>
    <w:rsid w:val="006F5F9F"/>
    <w:rsid w:val="006F5FAE"/>
    <w:rsid w:val="006F5FC3"/>
    <w:rsid w:val="006F600A"/>
    <w:rsid w:val="006F6060"/>
    <w:rsid w:val="006F6143"/>
    <w:rsid w:val="006F6275"/>
    <w:rsid w:val="006F6284"/>
    <w:rsid w:val="006F6398"/>
    <w:rsid w:val="006F6480"/>
    <w:rsid w:val="006F6549"/>
    <w:rsid w:val="006F657B"/>
    <w:rsid w:val="006F658F"/>
    <w:rsid w:val="006F65C1"/>
    <w:rsid w:val="006F6612"/>
    <w:rsid w:val="006F661D"/>
    <w:rsid w:val="006F662C"/>
    <w:rsid w:val="006F662D"/>
    <w:rsid w:val="006F67D9"/>
    <w:rsid w:val="006F6A19"/>
    <w:rsid w:val="006F6A51"/>
    <w:rsid w:val="006F6A7B"/>
    <w:rsid w:val="006F6AE2"/>
    <w:rsid w:val="006F6C78"/>
    <w:rsid w:val="006F6C9E"/>
    <w:rsid w:val="006F6CAB"/>
    <w:rsid w:val="006F6D57"/>
    <w:rsid w:val="006F6D71"/>
    <w:rsid w:val="006F6DDF"/>
    <w:rsid w:val="006F6EE3"/>
    <w:rsid w:val="006F6EFA"/>
    <w:rsid w:val="006F6FB8"/>
    <w:rsid w:val="006F7028"/>
    <w:rsid w:val="006F702C"/>
    <w:rsid w:val="006F7294"/>
    <w:rsid w:val="006F72DA"/>
    <w:rsid w:val="006F731A"/>
    <w:rsid w:val="006F73C4"/>
    <w:rsid w:val="006F7414"/>
    <w:rsid w:val="006F7473"/>
    <w:rsid w:val="006F74EC"/>
    <w:rsid w:val="006F74FE"/>
    <w:rsid w:val="006F75C8"/>
    <w:rsid w:val="006F775B"/>
    <w:rsid w:val="006F789D"/>
    <w:rsid w:val="006F78B2"/>
    <w:rsid w:val="006F7938"/>
    <w:rsid w:val="006F7945"/>
    <w:rsid w:val="006F7A1E"/>
    <w:rsid w:val="006F7A52"/>
    <w:rsid w:val="006F7B73"/>
    <w:rsid w:val="006F7B74"/>
    <w:rsid w:val="006F7BC6"/>
    <w:rsid w:val="006F7C18"/>
    <w:rsid w:val="006F7C22"/>
    <w:rsid w:val="006F7C59"/>
    <w:rsid w:val="006F7C90"/>
    <w:rsid w:val="006F7CEC"/>
    <w:rsid w:val="006F7D02"/>
    <w:rsid w:val="006F7D95"/>
    <w:rsid w:val="006F7D97"/>
    <w:rsid w:val="006F7DC3"/>
    <w:rsid w:val="006F7DF5"/>
    <w:rsid w:val="006F7EFA"/>
    <w:rsid w:val="006F7F17"/>
    <w:rsid w:val="006F7F6A"/>
    <w:rsid w:val="006F7F6E"/>
    <w:rsid w:val="006F7FEE"/>
    <w:rsid w:val="006F7FF2"/>
    <w:rsid w:val="00700043"/>
    <w:rsid w:val="0070007C"/>
    <w:rsid w:val="0070013C"/>
    <w:rsid w:val="0070019C"/>
    <w:rsid w:val="00700207"/>
    <w:rsid w:val="0070039C"/>
    <w:rsid w:val="0070056F"/>
    <w:rsid w:val="007005E8"/>
    <w:rsid w:val="00700659"/>
    <w:rsid w:val="00700668"/>
    <w:rsid w:val="0070071A"/>
    <w:rsid w:val="00700762"/>
    <w:rsid w:val="007007A5"/>
    <w:rsid w:val="00700823"/>
    <w:rsid w:val="00700829"/>
    <w:rsid w:val="00700888"/>
    <w:rsid w:val="0070096E"/>
    <w:rsid w:val="007009F7"/>
    <w:rsid w:val="00700A66"/>
    <w:rsid w:val="00700B07"/>
    <w:rsid w:val="00700B1A"/>
    <w:rsid w:val="00700C19"/>
    <w:rsid w:val="00700C24"/>
    <w:rsid w:val="00700DE8"/>
    <w:rsid w:val="00700EC5"/>
    <w:rsid w:val="00700F2F"/>
    <w:rsid w:val="00700F33"/>
    <w:rsid w:val="00700FB7"/>
    <w:rsid w:val="00701004"/>
    <w:rsid w:val="00701046"/>
    <w:rsid w:val="007010F7"/>
    <w:rsid w:val="0070115A"/>
    <w:rsid w:val="007011FB"/>
    <w:rsid w:val="00701206"/>
    <w:rsid w:val="007012C7"/>
    <w:rsid w:val="0070137A"/>
    <w:rsid w:val="007013C0"/>
    <w:rsid w:val="00701450"/>
    <w:rsid w:val="007014CD"/>
    <w:rsid w:val="007014D8"/>
    <w:rsid w:val="0070151B"/>
    <w:rsid w:val="00701565"/>
    <w:rsid w:val="00701580"/>
    <w:rsid w:val="007015A7"/>
    <w:rsid w:val="007015C9"/>
    <w:rsid w:val="007015FD"/>
    <w:rsid w:val="0070174D"/>
    <w:rsid w:val="0070176E"/>
    <w:rsid w:val="007017A0"/>
    <w:rsid w:val="007017D8"/>
    <w:rsid w:val="00701811"/>
    <w:rsid w:val="00701870"/>
    <w:rsid w:val="007018F2"/>
    <w:rsid w:val="0070192A"/>
    <w:rsid w:val="007019B5"/>
    <w:rsid w:val="00701A7C"/>
    <w:rsid w:val="00701AAE"/>
    <w:rsid w:val="00701B0F"/>
    <w:rsid w:val="00701B4B"/>
    <w:rsid w:val="00701C45"/>
    <w:rsid w:val="00701CC8"/>
    <w:rsid w:val="00701CD3"/>
    <w:rsid w:val="00701D30"/>
    <w:rsid w:val="00701E01"/>
    <w:rsid w:val="00701ED8"/>
    <w:rsid w:val="00701F23"/>
    <w:rsid w:val="00701F2F"/>
    <w:rsid w:val="007020FF"/>
    <w:rsid w:val="0070210D"/>
    <w:rsid w:val="0070218E"/>
    <w:rsid w:val="0070235C"/>
    <w:rsid w:val="00702367"/>
    <w:rsid w:val="007023E1"/>
    <w:rsid w:val="0070243A"/>
    <w:rsid w:val="007024A6"/>
    <w:rsid w:val="007024E5"/>
    <w:rsid w:val="00702536"/>
    <w:rsid w:val="0070255C"/>
    <w:rsid w:val="0070255E"/>
    <w:rsid w:val="0070257B"/>
    <w:rsid w:val="00702697"/>
    <w:rsid w:val="007026B1"/>
    <w:rsid w:val="00702721"/>
    <w:rsid w:val="007027AD"/>
    <w:rsid w:val="007027E8"/>
    <w:rsid w:val="00702914"/>
    <w:rsid w:val="0070292A"/>
    <w:rsid w:val="0070293C"/>
    <w:rsid w:val="00702A4C"/>
    <w:rsid w:val="00702A9D"/>
    <w:rsid w:val="00702AA3"/>
    <w:rsid w:val="00702AA5"/>
    <w:rsid w:val="00702B03"/>
    <w:rsid w:val="00702D78"/>
    <w:rsid w:val="00702E1E"/>
    <w:rsid w:val="00702E52"/>
    <w:rsid w:val="00702E72"/>
    <w:rsid w:val="00702E93"/>
    <w:rsid w:val="00702EB3"/>
    <w:rsid w:val="00702FD3"/>
    <w:rsid w:val="00702FE3"/>
    <w:rsid w:val="0070302C"/>
    <w:rsid w:val="007030F4"/>
    <w:rsid w:val="00703114"/>
    <w:rsid w:val="00703163"/>
    <w:rsid w:val="00703221"/>
    <w:rsid w:val="007032E9"/>
    <w:rsid w:val="00703300"/>
    <w:rsid w:val="007033A6"/>
    <w:rsid w:val="007033AD"/>
    <w:rsid w:val="007033E4"/>
    <w:rsid w:val="00703416"/>
    <w:rsid w:val="0070346A"/>
    <w:rsid w:val="007034A9"/>
    <w:rsid w:val="00703516"/>
    <w:rsid w:val="0070359B"/>
    <w:rsid w:val="00703609"/>
    <w:rsid w:val="00703748"/>
    <w:rsid w:val="007037DA"/>
    <w:rsid w:val="00703839"/>
    <w:rsid w:val="007038DC"/>
    <w:rsid w:val="00703941"/>
    <w:rsid w:val="00703965"/>
    <w:rsid w:val="00703AF4"/>
    <w:rsid w:val="00703B41"/>
    <w:rsid w:val="00703B85"/>
    <w:rsid w:val="00703BD0"/>
    <w:rsid w:val="00703DB9"/>
    <w:rsid w:val="00703DD9"/>
    <w:rsid w:val="00703EA1"/>
    <w:rsid w:val="00703F72"/>
    <w:rsid w:val="00704020"/>
    <w:rsid w:val="00704049"/>
    <w:rsid w:val="007041A9"/>
    <w:rsid w:val="00704253"/>
    <w:rsid w:val="00704266"/>
    <w:rsid w:val="007042E6"/>
    <w:rsid w:val="007042F5"/>
    <w:rsid w:val="00704426"/>
    <w:rsid w:val="00704499"/>
    <w:rsid w:val="007044A6"/>
    <w:rsid w:val="007044A7"/>
    <w:rsid w:val="00704545"/>
    <w:rsid w:val="0070458B"/>
    <w:rsid w:val="00704672"/>
    <w:rsid w:val="007046B7"/>
    <w:rsid w:val="007046D7"/>
    <w:rsid w:val="00704723"/>
    <w:rsid w:val="00704807"/>
    <w:rsid w:val="00704874"/>
    <w:rsid w:val="00704885"/>
    <w:rsid w:val="0070491F"/>
    <w:rsid w:val="00704B70"/>
    <w:rsid w:val="00704BC0"/>
    <w:rsid w:val="00704BFB"/>
    <w:rsid w:val="00704C38"/>
    <w:rsid w:val="00704CB0"/>
    <w:rsid w:val="00704D3C"/>
    <w:rsid w:val="00704D68"/>
    <w:rsid w:val="00704DD7"/>
    <w:rsid w:val="00704E64"/>
    <w:rsid w:val="00704EC7"/>
    <w:rsid w:val="00704F3C"/>
    <w:rsid w:val="007051C0"/>
    <w:rsid w:val="007051C2"/>
    <w:rsid w:val="00705293"/>
    <w:rsid w:val="007052DD"/>
    <w:rsid w:val="00705306"/>
    <w:rsid w:val="00705443"/>
    <w:rsid w:val="00705497"/>
    <w:rsid w:val="007054DB"/>
    <w:rsid w:val="0070552F"/>
    <w:rsid w:val="00705553"/>
    <w:rsid w:val="00705573"/>
    <w:rsid w:val="00705638"/>
    <w:rsid w:val="0070566A"/>
    <w:rsid w:val="007056AB"/>
    <w:rsid w:val="00705782"/>
    <w:rsid w:val="007057FC"/>
    <w:rsid w:val="007059CB"/>
    <w:rsid w:val="00705A03"/>
    <w:rsid w:val="00705AA1"/>
    <w:rsid w:val="00705AA5"/>
    <w:rsid w:val="00705AC6"/>
    <w:rsid w:val="00705B06"/>
    <w:rsid w:val="00705B9E"/>
    <w:rsid w:val="00705BCD"/>
    <w:rsid w:val="00705D92"/>
    <w:rsid w:val="00705DE3"/>
    <w:rsid w:val="00705E79"/>
    <w:rsid w:val="00705EA2"/>
    <w:rsid w:val="00705F60"/>
    <w:rsid w:val="00705FC1"/>
    <w:rsid w:val="00706133"/>
    <w:rsid w:val="007061B1"/>
    <w:rsid w:val="007062EF"/>
    <w:rsid w:val="00706329"/>
    <w:rsid w:val="007063D2"/>
    <w:rsid w:val="007064A3"/>
    <w:rsid w:val="007064C6"/>
    <w:rsid w:val="00706580"/>
    <w:rsid w:val="007065B1"/>
    <w:rsid w:val="00706632"/>
    <w:rsid w:val="007066E7"/>
    <w:rsid w:val="0070673A"/>
    <w:rsid w:val="007067B7"/>
    <w:rsid w:val="00706838"/>
    <w:rsid w:val="00706866"/>
    <w:rsid w:val="0070686E"/>
    <w:rsid w:val="00706957"/>
    <w:rsid w:val="0070697D"/>
    <w:rsid w:val="007069CA"/>
    <w:rsid w:val="00706A06"/>
    <w:rsid w:val="00706A83"/>
    <w:rsid w:val="00706AA3"/>
    <w:rsid w:val="00706B96"/>
    <w:rsid w:val="00706BC0"/>
    <w:rsid w:val="00706BC1"/>
    <w:rsid w:val="00706C08"/>
    <w:rsid w:val="00706C53"/>
    <w:rsid w:val="00706D30"/>
    <w:rsid w:val="00706D4D"/>
    <w:rsid w:val="00706D70"/>
    <w:rsid w:val="00706D9A"/>
    <w:rsid w:val="00706DA4"/>
    <w:rsid w:val="00706DC2"/>
    <w:rsid w:val="00706E30"/>
    <w:rsid w:val="00706E54"/>
    <w:rsid w:val="00706E8E"/>
    <w:rsid w:val="00706EB1"/>
    <w:rsid w:val="00706EE8"/>
    <w:rsid w:val="00706F78"/>
    <w:rsid w:val="00707178"/>
    <w:rsid w:val="00707192"/>
    <w:rsid w:val="007071FC"/>
    <w:rsid w:val="007071FD"/>
    <w:rsid w:val="007072A4"/>
    <w:rsid w:val="007073F1"/>
    <w:rsid w:val="00707410"/>
    <w:rsid w:val="00707432"/>
    <w:rsid w:val="00707471"/>
    <w:rsid w:val="00707488"/>
    <w:rsid w:val="00707515"/>
    <w:rsid w:val="0070755E"/>
    <w:rsid w:val="007075BE"/>
    <w:rsid w:val="00707755"/>
    <w:rsid w:val="007078DE"/>
    <w:rsid w:val="007078F8"/>
    <w:rsid w:val="0070797D"/>
    <w:rsid w:val="00707A9F"/>
    <w:rsid w:val="00707AD6"/>
    <w:rsid w:val="00707B32"/>
    <w:rsid w:val="00707B47"/>
    <w:rsid w:val="00707BEA"/>
    <w:rsid w:val="00707D2B"/>
    <w:rsid w:val="00707D6F"/>
    <w:rsid w:val="00707DEB"/>
    <w:rsid w:val="00707DF3"/>
    <w:rsid w:val="00707EA9"/>
    <w:rsid w:val="00707EBB"/>
    <w:rsid w:val="00707EDF"/>
    <w:rsid w:val="00707F1A"/>
    <w:rsid w:val="00707F3E"/>
    <w:rsid w:val="00710017"/>
    <w:rsid w:val="007100E9"/>
    <w:rsid w:val="007101CA"/>
    <w:rsid w:val="0071024C"/>
    <w:rsid w:val="007102A2"/>
    <w:rsid w:val="007102B5"/>
    <w:rsid w:val="00710388"/>
    <w:rsid w:val="00710441"/>
    <w:rsid w:val="0071046D"/>
    <w:rsid w:val="00710483"/>
    <w:rsid w:val="007104FA"/>
    <w:rsid w:val="00710585"/>
    <w:rsid w:val="007105C2"/>
    <w:rsid w:val="0071062A"/>
    <w:rsid w:val="00710692"/>
    <w:rsid w:val="00710707"/>
    <w:rsid w:val="00710744"/>
    <w:rsid w:val="0071078E"/>
    <w:rsid w:val="00710928"/>
    <w:rsid w:val="007109D7"/>
    <w:rsid w:val="00710A33"/>
    <w:rsid w:val="00710A73"/>
    <w:rsid w:val="00710AC3"/>
    <w:rsid w:val="00710B3B"/>
    <w:rsid w:val="00710B90"/>
    <w:rsid w:val="00710BC2"/>
    <w:rsid w:val="00710C30"/>
    <w:rsid w:val="00710CFD"/>
    <w:rsid w:val="00710E66"/>
    <w:rsid w:val="00710F23"/>
    <w:rsid w:val="0071100F"/>
    <w:rsid w:val="00711023"/>
    <w:rsid w:val="0071104F"/>
    <w:rsid w:val="007110E9"/>
    <w:rsid w:val="007110EB"/>
    <w:rsid w:val="00711140"/>
    <w:rsid w:val="0071125A"/>
    <w:rsid w:val="007112BD"/>
    <w:rsid w:val="0071137F"/>
    <w:rsid w:val="0071141A"/>
    <w:rsid w:val="00711489"/>
    <w:rsid w:val="00711523"/>
    <w:rsid w:val="007115A3"/>
    <w:rsid w:val="007115CD"/>
    <w:rsid w:val="00711601"/>
    <w:rsid w:val="00711630"/>
    <w:rsid w:val="007116FD"/>
    <w:rsid w:val="00711750"/>
    <w:rsid w:val="0071176C"/>
    <w:rsid w:val="007117DF"/>
    <w:rsid w:val="00711983"/>
    <w:rsid w:val="007119E5"/>
    <w:rsid w:val="00711A04"/>
    <w:rsid w:val="00711A59"/>
    <w:rsid w:val="00711AC5"/>
    <w:rsid w:val="00711B29"/>
    <w:rsid w:val="00711B47"/>
    <w:rsid w:val="00711B92"/>
    <w:rsid w:val="00711CE9"/>
    <w:rsid w:val="00711D0A"/>
    <w:rsid w:val="00711E25"/>
    <w:rsid w:val="00711E3B"/>
    <w:rsid w:val="00711EE8"/>
    <w:rsid w:val="00711FE5"/>
    <w:rsid w:val="00712050"/>
    <w:rsid w:val="007120DE"/>
    <w:rsid w:val="007121B5"/>
    <w:rsid w:val="007121C3"/>
    <w:rsid w:val="00712284"/>
    <w:rsid w:val="00712323"/>
    <w:rsid w:val="00712362"/>
    <w:rsid w:val="00712416"/>
    <w:rsid w:val="00712481"/>
    <w:rsid w:val="007124E3"/>
    <w:rsid w:val="007124F4"/>
    <w:rsid w:val="00712559"/>
    <w:rsid w:val="0071258A"/>
    <w:rsid w:val="007125B6"/>
    <w:rsid w:val="007125E3"/>
    <w:rsid w:val="00712602"/>
    <w:rsid w:val="00712695"/>
    <w:rsid w:val="007126D1"/>
    <w:rsid w:val="007126D6"/>
    <w:rsid w:val="007126E9"/>
    <w:rsid w:val="0071282D"/>
    <w:rsid w:val="0071288F"/>
    <w:rsid w:val="00712939"/>
    <w:rsid w:val="00712A32"/>
    <w:rsid w:val="00712B33"/>
    <w:rsid w:val="00712B66"/>
    <w:rsid w:val="00712BE6"/>
    <w:rsid w:val="00712C43"/>
    <w:rsid w:val="00712CE9"/>
    <w:rsid w:val="00712D2C"/>
    <w:rsid w:val="00712D63"/>
    <w:rsid w:val="00712DF2"/>
    <w:rsid w:val="00712E8B"/>
    <w:rsid w:val="00712E8E"/>
    <w:rsid w:val="00712E94"/>
    <w:rsid w:val="00712EE7"/>
    <w:rsid w:val="00712FA8"/>
    <w:rsid w:val="00712FE2"/>
    <w:rsid w:val="0071301E"/>
    <w:rsid w:val="0071313B"/>
    <w:rsid w:val="0071324A"/>
    <w:rsid w:val="00713270"/>
    <w:rsid w:val="00713279"/>
    <w:rsid w:val="007132D4"/>
    <w:rsid w:val="0071330D"/>
    <w:rsid w:val="0071338D"/>
    <w:rsid w:val="0071348C"/>
    <w:rsid w:val="007134F2"/>
    <w:rsid w:val="007135E5"/>
    <w:rsid w:val="007135FF"/>
    <w:rsid w:val="00713689"/>
    <w:rsid w:val="00713690"/>
    <w:rsid w:val="00713692"/>
    <w:rsid w:val="007136D3"/>
    <w:rsid w:val="007136DE"/>
    <w:rsid w:val="0071380D"/>
    <w:rsid w:val="00713834"/>
    <w:rsid w:val="00713862"/>
    <w:rsid w:val="00713898"/>
    <w:rsid w:val="007138C4"/>
    <w:rsid w:val="007138E9"/>
    <w:rsid w:val="0071390F"/>
    <w:rsid w:val="00713A40"/>
    <w:rsid w:val="00713A4E"/>
    <w:rsid w:val="00713B13"/>
    <w:rsid w:val="00713B61"/>
    <w:rsid w:val="00713B6B"/>
    <w:rsid w:val="00713BA3"/>
    <w:rsid w:val="00713BEC"/>
    <w:rsid w:val="00713C05"/>
    <w:rsid w:val="00713C95"/>
    <w:rsid w:val="00713CFD"/>
    <w:rsid w:val="00713CFE"/>
    <w:rsid w:val="00713D58"/>
    <w:rsid w:val="00713DFB"/>
    <w:rsid w:val="00713DFE"/>
    <w:rsid w:val="00713E85"/>
    <w:rsid w:val="00713EC0"/>
    <w:rsid w:val="00713F0F"/>
    <w:rsid w:val="00713F62"/>
    <w:rsid w:val="00713F68"/>
    <w:rsid w:val="0071409C"/>
    <w:rsid w:val="007140D9"/>
    <w:rsid w:val="00714141"/>
    <w:rsid w:val="00714158"/>
    <w:rsid w:val="00714243"/>
    <w:rsid w:val="007142D6"/>
    <w:rsid w:val="00714348"/>
    <w:rsid w:val="00714647"/>
    <w:rsid w:val="00714681"/>
    <w:rsid w:val="00714719"/>
    <w:rsid w:val="00714801"/>
    <w:rsid w:val="007148BA"/>
    <w:rsid w:val="007149DD"/>
    <w:rsid w:val="00714B11"/>
    <w:rsid w:val="00714BD7"/>
    <w:rsid w:val="00714C8D"/>
    <w:rsid w:val="00714CE9"/>
    <w:rsid w:val="00714E47"/>
    <w:rsid w:val="00714E5A"/>
    <w:rsid w:val="00714E98"/>
    <w:rsid w:val="00714EAD"/>
    <w:rsid w:val="00714EDF"/>
    <w:rsid w:val="00714F33"/>
    <w:rsid w:val="00714F5F"/>
    <w:rsid w:val="00714F89"/>
    <w:rsid w:val="00714F94"/>
    <w:rsid w:val="00714FBA"/>
    <w:rsid w:val="00715020"/>
    <w:rsid w:val="0071512A"/>
    <w:rsid w:val="0071519C"/>
    <w:rsid w:val="007151A9"/>
    <w:rsid w:val="007151B3"/>
    <w:rsid w:val="007151C5"/>
    <w:rsid w:val="00715305"/>
    <w:rsid w:val="00715309"/>
    <w:rsid w:val="00715399"/>
    <w:rsid w:val="0071542F"/>
    <w:rsid w:val="007154A6"/>
    <w:rsid w:val="007154D9"/>
    <w:rsid w:val="007155AB"/>
    <w:rsid w:val="007155C5"/>
    <w:rsid w:val="00715634"/>
    <w:rsid w:val="007156D1"/>
    <w:rsid w:val="00715731"/>
    <w:rsid w:val="00715797"/>
    <w:rsid w:val="0071582E"/>
    <w:rsid w:val="00715931"/>
    <w:rsid w:val="00715936"/>
    <w:rsid w:val="00715A1A"/>
    <w:rsid w:val="00715A88"/>
    <w:rsid w:val="00715AA4"/>
    <w:rsid w:val="00715B49"/>
    <w:rsid w:val="00715D00"/>
    <w:rsid w:val="00715D19"/>
    <w:rsid w:val="00715D36"/>
    <w:rsid w:val="00715D43"/>
    <w:rsid w:val="00715DFB"/>
    <w:rsid w:val="00715E71"/>
    <w:rsid w:val="00715EEA"/>
    <w:rsid w:val="00715EF7"/>
    <w:rsid w:val="00715F44"/>
    <w:rsid w:val="00715F67"/>
    <w:rsid w:val="00716055"/>
    <w:rsid w:val="0071606E"/>
    <w:rsid w:val="007160D6"/>
    <w:rsid w:val="007160EE"/>
    <w:rsid w:val="00716102"/>
    <w:rsid w:val="0071611B"/>
    <w:rsid w:val="0071625B"/>
    <w:rsid w:val="00716273"/>
    <w:rsid w:val="007162F5"/>
    <w:rsid w:val="007163B6"/>
    <w:rsid w:val="007163E5"/>
    <w:rsid w:val="007163FE"/>
    <w:rsid w:val="00716493"/>
    <w:rsid w:val="007164C4"/>
    <w:rsid w:val="007164E2"/>
    <w:rsid w:val="00716597"/>
    <w:rsid w:val="00716605"/>
    <w:rsid w:val="00716616"/>
    <w:rsid w:val="00716618"/>
    <w:rsid w:val="00716633"/>
    <w:rsid w:val="007168B9"/>
    <w:rsid w:val="007168DE"/>
    <w:rsid w:val="007168E2"/>
    <w:rsid w:val="00716906"/>
    <w:rsid w:val="00716B4C"/>
    <w:rsid w:val="00716B4E"/>
    <w:rsid w:val="00716BC6"/>
    <w:rsid w:val="00716C52"/>
    <w:rsid w:val="00716C86"/>
    <w:rsid w:val="00716D49"/>
    <w:rsid w:val="00716EFA"/>
    <w:rsid w:val="00716F01"/>
    <w:rsid w:val="00716F5D"/>
    <w:rsid w:val="00717126"/>
    <w:rsid w:val="007171A3"/>
    <w:rsid w:val="007171BB"/>
    <w:rsid w:val="00717300"/>
    <w:rsid w:val="00717318"/>
    <w:rsid w:val="00717396"/>
    <w:rsid w:val="00717471"/>
    <w:rsid w:val="007174F0"/>
    <w:rsid w:val="0071755E"/>
    <w:rsid w:val="00717566"/>
    <w:rsid w:val="00717567"/>
    <w:rsid w:val="0071759F"/>
    <w:rsid w:val="00717628"/>
    <w:rsid w:val="007176D4"/>
    <w:rsid w:val="00717843"/>
    <w:rsid w:val="00717862"/>
    <w:rsid w:val="0071788C"/>
    <w:rsid w:val="007179CB"/>
    <w:rsid w:val="007179FF"/>
    <w:rsid w:val="00717A38"/>
    <w:rsid w:val="00717A63"/>
    <w:rsid w:val="00717AA9"/>
    <w:rsid w:val="00717ADA"/>
    <w:rsid w:val="00717B46"/>
    <w:rsid w:val="00717CC7"/>
    <w:rsid w:val="00717D8E"/>
    <w:rsid w:val="00717EB3"/>
    <w:rsid w:val="00717EE5"/>
    <w:rsid w:val="00717EF1"/>
    <w:rsid w:val="00717F77"/>
    <w:rsid w:val="00717F89"/>
    <w:rsid w:val="00717FDC"/>
    <w:rsid w:val="0072002D"/>
    <w:rsid w:val="007200BB"/>
    <w:rsid w:val="007200EC"/>
    <w:rsid w:val="0072011A"/>
    <w:rsid w:val="00720130"/>
    <w:rsid w:val="00720137"/>
    <w:rsid w:val="0072015A"/>
    <w:rsid w:val="00720160"/>
    <w:rsid w:val="0072018B"/>
    <w:rsid w:val="007201E9"/>
    <w:rsid w:val="0072022B"/>
    <w:rsid w:val="00720245"/>
    <w:rsid w:val="007202C3"/>
    <w:rsid w:val="007202FC"/>
    <w:rsid w:val="00720418"/>
    <w:rsid w:val="0072044C"/>
    <w:rsid w:val="007204C4"/>
    <w:rsid w:val="0072052B"/>
    <w:rsid w:val="0072053D"/>
    <w:rsid w:val="00720553"/>
    <w:rsid w:val="007205BE"/>
    <w:rsid w:val="007206C6"/>
    <w:rsid w:val="0072078B"/>
    <w:rsid w:val="007207D2"/>
    <w:rsid w:val="0072088C"/>
    <w:rsid w:val="00720A43"/>
    <w:rsid w:val="00720A62"/>
    <w:rsid w:val="00720AC9"/>
    <w:rsid w:val="00720AD2"/>
    <w:rsid w:val="00720B2F"/>
    <w:rsid w:val="00720C18"/>
    <w:rsid w:val="00720CD4"/>
    <w:rsid w:val="00720D0B"/>
    <w:rsid w:val="00720D26"/>
    <w:rsid w:val="00720DB7"/>
    <w:rsid w:val="00720E45"/>
    <w:rsid w:val="00720EE9"/>
    <w:rsid w:val="00720FC6"/>
    <w:rsid w:val="0072119B"/>
    <w:rsid w:val="00721231"/>
    <w:rsid w:val="0072124B"/>
    <w:rsid w:val="00721325"/>
    <w:rsid w:val="0072132D"/>
    <w:rsid w:val="0072134B"/>
    <w:rsid w:val="00721381"/>
    <w:rsid w:val="007213EF"/>
    <w:rsid w:val="007213F2"/>
    <w:rsid w:val="00721472"/>
    <w:rsid w:val="007214F9"/>
    <w:rsid w:val="007214FD"/>
    <w:rsid w:val="00721504"/>
    <w:rsid w:val="007215F7"/>
    <w:rsid w:val="00721794"/>
    <w:rsid w:val="007217AB"/>
    <w:rsid w:val="007217DB"/>
    <w:rsid w:val="00721988"/>
    <w:rsid w:val="007219D3"/>
    <w:rsid w:val="007219F7"/>
    <w:rsid w:val="00721A9C"/>
    <w:rsid w:val="00721AB7"/>
    <w:rsid w:val="00721B0A"/>
    <w:rsid w:val="00721E9B"/>
    <w:rsid w:val="00721F1C"/>
    <w:rsid w:val="00721F4A"/>
    <w:rsid w:val="00721F60"/>
    <w:rsid w:val="0072203B"/>
    <w:rsid w:val="00722080"/>
    <w:rsid w:val="00722130"/>
    <w:rsid w:val="00722156"/>
    <w:rsid w:val="007221E2"/>
    <w:rsid w:val="007221E7"/>
    <w:rsid w:val="00722263"/>
    <w:rsid w:val="007222A1"/>
    <w:rsid w:val="007222AD"/>
    <w:rsid w:val="007222F1"/>
    <w:rsid w:val="00722314"/>
    <w:rsid w:val="0072249D"/>
    <w:rsid w:val="00722502"/>
    <w:rsid w:val="00722588"/>
    <w:rsid w:val="0072262B"/>
    <w:rsid w:val="0072262D"/>
    <w:rsid w:val="007226A1"/>
    <w:rsid w:val="007226C4"/>
    <w:rsid w:val="00722734"/>
    <w:rsid w:val="00722744"/>
    <w:rsid w:val="007227B7"/>
    <w:rsid w:val="007227F2"/>
    <w:rsid w:val="00722818"/>
    <w:rsid w:val="007228C6"/>
    <w:rsid w:val="00722A74"/>
    <w:rsid w:val="00722ACA"/>
    <w:rsid w:val="00722AD0"/>
    <w:rsid w:val="00722AEA"/>
    <w:rsid w:val="00722AEE"/>
    <w:rsid w:val="00722AF0"/>
    <w:rsid w:val="00722B60"/>
    <w:rsid w:val="00722BD6"/>
    <w:rsid w:val="00722BEF"/>
    <w:rsid w:val="00722C6F"/>
    <w:rsid w:val="00722CDB"/>
    <w:rsid w:val="00722D0C"/>
    <w:rsid w:val="00722E11"/>
    <w:rsid w:val="00722F75"/>
    <w:rsid w:val="00722FDA"/>
    <w:rsid w:val="00723229"/>
    <w:rsid w:val="0072324B"/>
    <w:rsid w:val="007232A6"/>
    <w:rsid w:val="007232B9"/>
    <w:rsid w:val="007232D4"/>
    <w:rsid w:val="0072332E"/>
    <w:rsid w:val="00723351"/>
    <w:rsid w:val="0072341B"/>
    <w:rsid w:val="00723473"/>
    <w:rsid w:val="007234E4"/>
    <w:rsid w:val="0072357A"/>
    <w:rsid w:val="00723608"/>
    <w:rsid w:val="00723668"/>
    <w:rsid w:val="0072366D"/>
    <w:rsid w:val="00723728"/>
    <w:rsid w:val="0072374A"/>
    <w:rsid w:val="007237A7"/>
    <w:rsid w:val="007237D5"/>
    <w:rsid w:val="0072389E"/>
    <w:rsid w:val="007238BF"/>
    <w:rsid w:val="007238DC"/>
    <w:rsid w:val="00723935"/>
    <w:rsid w:val="00723971"/>
    <w:rsid w:val="00723A23"/>
    <w:rsid w:val="00723A50"/>
    <w:rsid w:val="00723A5D"/>
    <w:rsid w:val="00723A66"/>
    <w:rsid w:val="00723A92"/>
    <w:rsid w:val="00723AB0"/>
    <w:rsid w:val="00723B3A"/>
    <w:rsid w:val="00723B88"/>
    <w:rsid w:val="00723C52"/>
    <w:rsid w:val="00723CF2"/>
    <w:rsid w:val="00723D03"/>
    <w:rsid w:val="00723D0E"/>
    <w:rsid w:val="00723D10"/>
    <w:rsid w:val="00723D5D"/>
    <w:rsid w:val="00723D67"/>
    <w:rsid w:val="00723DB7"/>
    <w:rsid w:val="00723DF0"/>
    <w:rsid w:val="00723E1A"/>
    <w:rsid w:val="00723F43"/>
    <w:rsid w:val="00723F88"/>
    <w:rsid w:val="00724038"/>
    <w:rsid w:val="007240FF"/>
    <w:rsid w:val="007241C3"/>
    <w:rsid w:val="007241F1"/>
    <w:rsid w:val="007241F5"/>
    <w:rsid w:val="00724274"/>
    <w:rsid w:val="00724282"/>
    <w:rsid w:val="007242A4"/>
    <w:rsid w:val="00724335"/>
    <w:rsid w:val="00724338"/>
    <w:rsid w:val="0072442C"/>
    <w:rsid w:val="007244FE"/>
    <w:rsid w:val="00724584"/>
    <w:rsid w:val="007245D1"/>
    <w:rsid w:val="007246A5"/>
    <w:rsid w:val="00724847"/>
    <w:rsid w:val="00724939"/>
    <w:rsid w:val="0072498A"/>
    <w:rsid w:val="0072498C"/>
    <w:rsid w:val="007249DD"/>
    <w:rsid w:val="007249E0"/>
    <w:rsid w:val="00724AE5"/>
    <w:rsid w:val="00724AF4"/>
    <w:rsid w:val="00724B01"/>
    <w:rsid w:val="00724B70"/>
    <w:rsid w:val="00724C3B"/>
    <w:rsid w:val="00724C59"/>
    <w:rsid w:val="00724C66"/>
    <w:rsid w:val="00724CDE"/>
    <w:rsid w:val="00724CEF"/>
    <w:rsid w:val="00724D19"/>
    <w:rsid w:val="00724DC0"/>
    <w:rsid w:val="00724E8A"/>
    <w:rsid w:val="00724EF2"/>
    <w:rsid w:val="0072502C"/>
    <w:rsid w:val="00725069"/>
    <w:rsid w:val="007250DC"/>
    <w:rsid w:val="007250E1"/>
    <w:rsid w:val="00725199"/>
    <w:rsid w:val="007251DA"/>
    <w:rsid w:val="007251DF"/>
    <w:rsid w:val="0072521B"/>
    <w:rsid w:val="007252A8"/>
    <w:rsid w:val="00725325"/>
    <w:rsid w:val="0072536C"/>
    <w:rsid w:val="007253FE"/>
    <w:rsid w:val="0072541F"/>
    <w:rsid w:val="00725471"/>
    <w:rsid w:val="007254D7"/>
    <w:rsid w:val="007254DE"/>
    <w:rsid w:val="0072551D"/>
    <w:rsid w:val="007255FB"/>
    <w:rsid w:val="007255FC"/>
    <w:rsid w:val="0072565B"/>
    <w:rsid w:val="00725696"/>
    <w:rsid w:val="007256C3"/>
    <w:rsid w:val="00725783"/>
    <w:rsid w:val="00725791"/>
    <w:rsid w:val="00725808"/>
    <w:rsid w:val="00725872"/>
    <w:rsid w:val="0072594E"/>
    <w:rsid w:val="007259CB"/>
    <w:rsid w:val="007259D5"/>
    <w:rsid w:val="00725A0C"/>
    <w:rsid w:val="00725A1D"/>
    <w:rsid w:val="00725A2C"/>
    <w:rsid w:val="00725A7D"/>
    <w:rsid w:val="00725A99"/>
    <w:rsid w:val="00725B89"/>
    <w:rsid w:val="00725C79"/>
    <w:rsid w:val="00725C8D"/>
    <w:rsid w:val="00725D5A"/>
    <w:rsid w:val="00725D62"/>
    <w:rsid w:val="00725EBC"/>
    <w:rsid w:val="00725F07"/>
    <w:rsid w:val="007260E3"/>
    <w:rsid w:val="00726110"/>
    <w:rsid w:val="00726177"/>
    <w:rsid w:val="007263CF"/>
    <w:rsid w:val="007263E3"/>
    <w:rsid w:val="007263EC"/>
    <w:rsid w:val="007263FB"/>
    <w:rsid w:val="0072646C"/>
    <w:rsid w:val="0072646E"/>
    <w:rsid w:val="007264F7"/>
    <w:rsid w:val="00726510"/>
    <w:rsid w:val="00726527"/>
    <w:rsid w:val="00726595"/>
    <w:rsid w:val="007265C9"/>
    <w:rsid w:val="0072661A"/>
    <w:rsid w:val="00726624"/>
    <w:rsid w:val="0072671D"/>
    <w:rsid w:val="00726755"/>
    <w:rsid w:val="0072675B"/>
    <w:rsid w:val="007268EE"/>
    <w:rsid w:val="007268EF"/>
    <w:rsid w:val="00726921"/>
    <w:rsid w:val="00726966"/>
    <w:rsid w:val="007269FB"/>
    <w:rsid w:val="00726A2D"/>
    <w:rsid w:val="00726B3D"/>
    <w:rsid w:val="00726B97"/>
    <w:rsid w:val="00726BA0"/>
    <w:rsid w:val="00726BD9"/>
    <w:rsid w:val="00726C15"/>
    <w:rsid w:val="00726C5E"/>
    <w:rsid w:val="00726CB1"/>
    <w:rsid w:val="00726CBC"/>
    <w:rsid w:val="00726CE6"/>
    <w:rsid w:val="00726D6A"/>
    <w:rsid w:val="00726D70"/>
    <w:rsid w:val="00726D9E"/>
    <w:rsid w:val="00726DC0"/>
    <w:rsid w:val="00726DD0"/>
    <w:rsid w:val="00726E11"/>
    <w:rsid w:val="00726E6B"/>
    <w:rsid w:val="00727060"/>
    <w:rsid w:val="007270AC"/>
    <w:rsid w:val="007270C6"/>
    <w:rsid w:val="007271E1"/>
    <w:rsid w:val="007272A0"/>
    <w:rsid w:val="007272D9"/>
    <w:rsid w:val="007273E3"/>
    <w:rsid w:val="007275C3"/>
    <w:rsid w:val="00727611"/>
    <w:rsid w:val="00727638"/>
    <w:rsid w:val="00727664"/>
    <w:rsid w:val="0072768F"/>
    <w:rsid w:val="007276E4"/>
    <w:rsid w:val="00727799"/>
    <w:rsid w:val="007277DC"/>
    <w:rsid w:val="0072784C"/>
    <w:rsid w:val="007278C7"/>
    <w:rsid w:val="007278E8"/>
    <w:rsid w:val="007279E2"/>
    <w:rsid w:val="00727A5F"/>
    <w:rsid w:val="00727ACF"/>
    <w:rsid w:val="00727ADB"/>
    <w:rsid w:val="00727AF2"/>
    <w:rsid w:val="00727B62"/>
    <w:rsid w:val="00727B6F"/>
    <w:rsid w:val="00727CA7"/>
    <w:rsid w:val="00727D73"/>
    <w:rsid w:val="00727E4F"/>
    <w:rsid w:val="00727EBC"/>
    <w:rsid w:val="00727F0A"/>
    <w:rsid w:val="00727F29"/>
    <w:rsid w:val="00727FCC"/>
    <w:rsid w:val="00727FD4"/>
    <w:rsid w:val="00730004"/>
    <w:rsid w:val="00730018"/>
    <w:rsid w:val="00730100"/>
    <w:rsid w:val="0073010C"/>
    <w:rsid w:val="00730140"/>
    <w:rsid w:val="007301C1"/>
    <w:rsid w:val="00730204"/>
    <w:rsid w:val="0073024B"/>
    <w:rsid w:val="007302C0"/>
    <w:rsid w:val="007302ED"/>
    <w:rsid w:val="007302F2"/>
    <w:rsid w:val="0073035D"/>
    <w:rsid w:val="007303F2"/>
    <w:rsid w:val="007303F7"/>
    <w:rsid w:val="007304D4"/>
    <w:rsid w:val="00730500"/>
    <w:rsid w:val="00730524"/>
    <w:rsid w:val="007305FF"/>
    <w:rsid w:val="0073063A"/>
    <w:rsid w:val="0073065D"/>
    <w:rsid w:val="007306C4"/>
    <w:rsid w:val="007306D0"/>
    <w:rsid w:val="00730824"/>
    <w:rsid w:val="00730836"/>
    <w:rsid w:val="007308FC"/>
    <w:rsid w:val="00730931"/>
    <w:rsid w:val="0073098D"/>
    <w:rsid w:val="00730AEF"/>
    <w:rsid w:val="00730B40"/>
    <w:rsid w:val="00730BC8"/>
    <w:rsid w:val="00730C35"/>
    <w:rsid w:val="00730C43"/>
    <w:rsid w:val="00730C53"/>
    <w:rsid w:val="00730C9B"/>
    <w:rsid w:val="00730D71"/>
    <w:rsid w:val="00730D97"/>
    <w:rsid w:val="00730DB1"/>
    <w:rsid w:val="00730E2B"/>
    <w:rsid w:val="00730F7F"/>
    <w:rsid w:val="00730FDD"/>
    <w:rsid w:val="00731125"/>
    <w:rsid w:val="00731169"/>
    <w:rsid w:val="00731274"/>
    <w:rsid w:val="007312E4"/>
    <w:rsid w:val="007313D4"/>
    <w:rsid w:val="00731413"/>
    <w:rsid w:val="0073142E"/>
    <w:rsid w:val="00731466"/>
    <w:rsid w:val="0073146F"/>
    <w:rsid w:val="00731470"/>
    <w:rsid w:val="007315C8"/>
    <w:rsid w:val="007315EC"/>
    <w:rsid w:val="007315EF"/>
    <w:rsid w:val="00731611"/>
    <w:rsid w:val="00731677"/>
    <w:rsid w:val="00731728"/>
    <w:rsid w:val="00731762"/>
    <w:rsid w:val="00731787"/>
    <w:rsid w:val="007317C7"/>
    <w:rsid w:val="00731825"/>
    <w:rsid w:val="00731898"/>
    <w:rsid w:val="007318BC"/>
    <w:rsid w:val="00731959"/>
    <w:rsid w:val="007319A9"/>
    <w:rsid w:val="00731A0C"/>
    <w:rsid w:val="00731A32"/>
    <w:rsid w:val="00731ABC"/>
    <w:rsid w:val="00731B7A"/>
    <w:rsid w:val="00731C62"/>
    <w:rsid w:val="00731C74"/>
    <w:rsid w:val="00731D3A"/>
    <w:rsid w:val="00731E42"/>
    <w:rsid w:val="00731E45"/>
    <w:rsid w:val="00731E91"/>
    <w:rsid w:val="00731EDD"/>
    <w:rsid w:val="00731EE1"/>
    <w:rsid w:val="00731F2C"/>
    <w:rsid w:val="00731FAC"/>
    <w:rsid w:val="00732181"/>
    <w:rsid w:val="007321CC"/>
    <w:rsid w:val="0073221F"/>
    <w:rsid w:val="00732253"/>
    <w:rsid w:val="0073225B"/>
    <w:rsid w:val="00732558"/>
    <w:rsid w:val="007325D3"/>
    <w:rsid w:val="0073262C"/>
    <w:rsid w:val="007327B4"/>
    <w:rsid w:val="007327C0"/>
    <w:rsid w:val="00732850"/>
    <w:rsid w:val="00732866"/>
    <w:rsid w:val="007328C0"/>
    <w:rsid w:val="00732A3E"/>
    <w:rsid w:val="00732A79"/>
    <w:rsid w:val="00732AE5"/>
    <w:rsid w:val="00732AFD"/>
    <w:rsid w:val="00732BAF"/>
    <w:rsid w:val="00732BFA"/>
    <w:rsid w:val="00732C47"/>
    <w:rsid w:val="00732C76"/>
    <w:rsid w:val="00732CEF"/>
    <w:rsid w:val="00732D44"/>
    <w:rsid w:val="00732D5A"/>
    <w:rsid w:val="00732DFC"/>
    <w:rsid w:val="00732E31"/>
    <w:rsid w:val="00732E5B"/>
    <w:rsid w:val="00732EB3"/>
    <w:rsid w:val="00732EDD"/>
    <w:rsid w:val="00732FC0"/>
    <w:rsid w:val="00733031"/>
    <w:rsid w:val="007330F4"/>
    <w:rsid w:val="0073310E"/>
    <w:rsid w:val="0073315C"/>
    <w:rsid w:val="00733182"/>
    <w:rsid w:val="007331FD"/>
    <w:rsid w:val="00733285"/>
    <w:rsid w:val="0073336E"/>
    <w:rsid w:val="007334AC"/>
    <w:rsid w:val="007334FA"/>
    <w:rsid w:val="00733519"/>
    <w:rsid w:val="00733598"/>
    <w:rsid w:val="007335F0"/>
    <w:rsid w:val="007336C1"/>
    <w:rsid w:val="007336C6"/>
    <w:rsid w:val="007336E5"/>
    <w:rsid w:val="007336F1"/>
    <w:rsid w:val="0073376A"/>
    <w:rsid w:val="00733847"/>
    <w:rsid w:val="007338A2"/>
    <w:rsid w:val="00733959"/>
    <w:rsid w:val="007339BD"/>
    <w:rsid w:val="007339CC"/>
    <w:rsid w:val="00733A57"/>
    <w:rsid w:val="00733A83"/>
    <w:rsid w:val="00733AAD"/>
    <w:rsid w:val="00733B3B"/>
    <w:rsid w:val="00733BD5"/>
    <w:rsid w:val="00733C0D"/>
    <w:rsid w:val="00733C85"/>
    <w:rsid w:val="00733D34"/>
    <w:rsid w:val="00733D68"/>
    <w:rsid w:val="00733DC8"/>
    <w:rsid w:val="00733E13"/>
    <w:rsid w:val="00734019"/>
    <w:rsid w:val="00734148"/>
    <w:rsid w:val="0073414D"/>
    <w:rsid w:val="00734183"/>
    <w:rsid w:val="0073435D"/>
    <w:rsid w:val="007343B5"/>
    <w:rsid w:val="0073456E"/>
    <w:rsid w:val="0073458C"/>
    <w:rsid w:val="00734651"/>
    <w:rsid w:val="007346A0"/>
    <w:rsid w:val="007346E3"/>
    <w:rsid w:val="00734805"/>
    <w:rsid w:val="00734928"/>
    <w:rsid w:val="007349F7"/>
    <w:rsid w:val="00734ACF"/>
    <w:rsid w:val="00734BF8"/>
    <w:rsid w:val="00734BFB"/>
    <w:rsid w:val="00734C96"/>
    <w:rsid w:val="00734DBA"/>
    <w:rsid w:val="00734E15"/>
    <w:rsid w:val="00734F1C"/>
    <w:rsid w:val="00735021"/>
    <w:rsid w:val="0073506A"/>
    <w:rsid w:val="007350DF"/>
    <w:rsid w:val="00735125"/>
    <w:rsid w:val="0073512A"/>
    <w:rsid w:val="00735138"/>
    <w:rsid w:val="007351FA"/>
    <w:rsid w:val="00735205"/>
    <w:rsid w:val="00735236"/>
    <w:rsid w:val="00735268"/>
    <w:rsid w:val="0073526A"/>
    <w:rsid w:val="00735305"/>
    <w:rsid w:val="0073536A"/>
    <w:rsid w:val="00735431"/>
    <w:rsid w:val="0073546A"/>
    <w:rsid w:val="007354D4"/>
    <w:rsid w:val="007355D3"/>
    <w:rsid w:val="007355D4"/>
    <w:rsid w:val="007356FE"/>
    <w:rsid w:val="00735781"/>
    <w:rsid w:val="00735806"/>
    <w:rsid w:val="007358A6"/>
    <w:rsid w:val="007358CD"/>
    <w:rsid w:val="00735938"/>
    <w:rsid w:val="00735963"/>
    <w:rsid w:val="00735988"/>
    <w:rsid w:val="007359CD"/>
    <w:rsid w:val="007359D9"/>
    <w:rsid w:val="00735A56"/>
    <w:rsid w:val="00735AD1"/>
    <w:rsid w:val="00735B0A"/>
    <w:rsid w:val="00735B8D"/>
    <w:rsid w:val="00735C01"/>
    <w:rsid w:val="00735C7C"/>
    <w:rsid w:val="00735C83"/>
    <w:rsid w:val="00735CE5"/>
    <w:rsid w:val="00735D05"/>
    <w:rsid w:val="00735ED1"/>
    <w:rsid w:val="00735F3C"/>
    <w:rsid w:val="00735FC9"/>
    <w:rsid w:val="00735FFB"/>
    <w:rsid w:val="00736020"/>
    <w:rsid w:val="007360C9"/>
    <w:rsid w:val="007360EA"/>
    <w:rsid w:val="0073613E"/>
    <w:rsid w:val="0073618E"/>
    <w:rsid w:val="00736386"/>
    <w:rsid w:val="00736393"/>
    <w:rsid w:val="00736397"/>
    <w:rsid w:val="007363F8"/>
    <w:rsid w:val="007364B9"/>
    <w:rsid w:val="00736659"/>
    <w:rsid w:val="007366C4"/>
    <w:rsid w:val="007366F7"/>
    <w:rsid w:val="007366FD"/>
    <w:rsid w:val="00736735"/>
    <w:rsid w:val="00736776"/>
    <w:rsid w:val="007367B3"/>
    <w:rsid w:val="007367C6"/>
    <w:rsid w:val="0073681E"/>
    <w:rsid w:val="0073687F"/>
    <w:rsid w:val="007368CE"/>
    <w:rsid w:val="007368DC"/>
    <w:rsid w:val="0073696C"/>
    <w:rsid w:val="007369B8"/>
    <w:rsid w:val="007369DF"/>
    <w:rsid w:val="00736A62"/>
    <w:rsid w:val="00736B1C"/>
    <w:rsid w:val="00736BF3"/>
    <w:rsid w:val="00736CDA"/>
    <w:rsid w:val="00736E88"/>
    <w:rsid w:val="00736EB3"/>
    <w:rsid w:val="00736EC9"/>
    <w:rsid w:val="00736EF3"/>
    <w:rsid w:val="00736F54"/>
    <w:rsid w:val="007370C5"/>
    <w:rsid w:val="00737140"/>
    <w:rsid w:val="00737167"/>
    <w:rsid w:val="0073720D"/>
    <w:rsid w:val="00737231"/>
    <w:rsid w:val="007372ED"/>
    <w:rsid w:val="007372FC"/>
    <w:rsid w:val="007373AD"/>
    <w:rsid w:val="007373DF"/>
    <w:rsid w:val="007373FC"/>
    <w:rsid w:val="00737409"/>
    <w:rsid w:val="0073745A"/>
    <w:rsid w:val="00737543"/>
    <w:rsid w:val="00737565"/>
    <w:rsid w:val="0073756B"/>
    <w:rsid w:val="007375AD"/>
    <w:rsid w:val="00737671"/>
    <w:rsid w:val="0073790A"/>
    <w:rsid w:val="00737A5C"/>
    <w:rsid w:val="00737AE9"/>
    <w:rsid w:val="00737BA1"/>
    <w:rsid w:val="00737C75"/>
    <w:rsid w:val="00737D18"/>
    <w:rsid w:val="00737DD8"/>
    <w:rsid w:val="00737E6D"/>
    <w:rsid w:val="00737F2A"/>
    <w:rsid w:val="00737F3C"/>
    <w:rsid w:val="00737FEC"/>
    <w:rsid w:val="00740034"/>
    <w:rsid w:val="007401B5"/>
    <w:rsid w:val="007401DF"/>
    <w:rsid w:val="00740251"/>
    <w:rsid w:val="00740311"/>
    <w:rsid w:val="0074043D"/>
    <w:rsid w:val="0074047E"/>
    <w:rsid w:val="0074048E"/>
    <w:rsid w:val="00740510"/>
    <w:rsid w:val="0074055D"/>
    <w:rsid w:val="007405A5"/>
    <w:rsid w:val="007405AC"/>
    <w:rsid w:val="007405B7"/>
    <w:rsid w:val="00740631"/>
    <w:rsid w:val="0074069B"/>
    <w:rsid w:val="0074072D"/>
    <w:rsid w:val="007407F3"/>
    <w:rsid w:val="00740815"/>
    <w:rsid w:val="0074097D"/>
    <w:rsid w:val="0074099C"/>
    <w:rsid w:val="007409C8"/>
    <w:rsid w:val="00740A25"/>
    <w:rsid w:val="00740A42"/>
    <w:rsid w:val="00740B93"/>
    <w:rsid w:val="00740CD7"/>
    <w:rsid w:val="00740D15"/>
    <w:rsid w:val="00740D96"/>
    <w:rsid w:val="00740DBE"/>
    <w:rsid w:val="00740EE3"/>
    <w:rsid w:val="00740F44"/>
    <w:rsid w:val="0074106D"/>
    <w:rsid w:val="007410F5"/>
    <w:rsid w:val="0074139E"/>
    <w:rsid w:val="007413A4"/>
    <w:rsid w:val="007413D1"/>
    <w:rsid w:val="0074146E"/>
    <w:rsid w:val="007414B7"/>
    <w:rsid w:val="007414DC"/>
    <w:rsid w:val="007414E6"/>
    <w:rsid w:val="007414E7"/>
    <w:rsid w:val="0074155D"/>
    <w:rsid w:val="0074156F"/>
    <w:rsid w:val="007415C5"/>
    <w:rsid w:val="0074163E"/>
    <w:rsid w:val="00741734"/>
    <w:rsid w:val="0074176A"/>
    <w:rsid w:val="0074178F"/>
    <w:rsid w:val="0074181D"/>
    <w:rsid w:val="00741920"/>
    <w:rsid w:val="00741939"/>
    <w:rsid w:val="00741A57"/>
    <w:rsid w:val="00741AE4"/>
    <w:rsid w:val="00741B35"/>
    <w:rsid w:val="00741BC7"/>
    <w:rsid w:val="00741D22"/>
    <w:rsid w:val="00741D54"/>
    <w:rsid w:val="00741D6D"/>
    <w:rsid w:val="00741DBD"/>
    <w:rsid w:val="00741E56"/>
    <w:rsid w:val="00741F6B"/>
    <w:rsid w:val="00741FFF"/>
    <w:rsid w:val="00742045"/>
    <w:rsid w:val="0074207F"/>
    <w:rsid w:val="0074221B"/>
    <w:rsid w:val="00742327"/>
    <w:rsid w:val="007423B4"/>
    <w:rsid w:val="00742491"/>
    <w:rsid w:val="007424B8"/>
    <w:rsid w:val="007424BD"/>
    <w:rsid w:val="0074251D"/>
    <w:rsid w:val="0074254A"/>
    <w:rsid w:val="0074266C"/>
    <w:rsid w:val="007426F0"/>
    <w:rsid w:val="0074271B"/>
    <w:rsid w:val="0074286D"/>
    <w:rsid w:val="0074289A"/>
    <w:rsid w:val="007429BB"/>
    <w:rsid w:val="007429BE"/>
    <w:rsid w:val="007429EC"/>
    <w:rsid w:val="007429ED"/>
    <w:rsid w:val="007429F6"/>
    <w:rsid w:val="00742A10"/>
    <w:rsid w:val="00742A2E"/>
    <w:rsid w:val="00742AE2"/>
    <w:rsid w:val="00742B46"/>
    <w:rsid w:val="00742D2A"/>
    <w:rsid w:val="00742D2F"/>
    <w:rsid w:val="00742E0E"/>
    <w:rsid w:val="00742E57"/>
    <w:rsid w:val="00742E67"/>
    <w:rsid w:val="00742F25"/>
    <w:rsid w:val="00742FFF"/>
    <w:rsid w:val="00743016"/>
    <w:rsid w:val="00743057"/>
    <w:rsid w:val="0074307D"/>
    <w:rsid w:val="00743205"/>
    <w:rsid w:val="00743266"/>
    <w:rsid w:val="007434C5"/>
    <w:rsid w:val="00743560"/>
    <w:rsid w:val="007435AC"/>
    <w:rsid w:val="00743645"/>
    <w:rsid w:val="00743664"/>
    <w:rsid w:val="007436DC"/>
    <w:rsid w:val="0074371B"/>
    <w:rsid w:val="00743723"/>
    <w:rsid w:val="00743816"/>
    <w:rsid w:val="00743884"/>
    <w:rsid w:val="007438B4"/>
    <w:rsid w:val="007438FC"/>
    <w:rsid w:val="0074391D"/>
    <w:rsid w:val="00743944"/>
    <w:rsid w:val="0074399C"/>
    <w:rsid w:val="007439A3"/>
    <w:rsid w:val="00743B99"/>
    <w:rsid w:val="00743D01"/>
    <w:rsid w:val="00743D4F"/>
    <w:rsid w:val="00743D67"/>
    <w:rsid w:val="00743D93"/>
    <w:rsid w:val="00743DA6"/>
    <w:rsid w:val="00743E64"/>
    <w:rsid w:val="00743ED7"/>
    <w:rsid w:val="00743EE7"/>
    <w:rsid w:val="00743EF0"/>
    <w:rsid w:val="00743FD1"/>
    <w:rsid w:val="00744081"/>
    <w:rsid w:val="007440A1"/>
    <w:rsid w:val="007440C4"/>
    <w:rsid w:val="007440DA"/>
    <w:rsid w:val="007441C2"/>
    <w:rsid w:val="00744211"/>
    <w:rsid w:val="00744239"/>
    <w:rsid w:val="00744415"/>
    <w:rsid w:val="0074442A"/>
    <w:rsid w:val="00744511"/>
    <w:rsid w:val="00744535"/>
    <w:rsid w:val="0074455F"/>
    <w:rsid w:val="00744566"/>
    <w:rsid w:val="0074456B"/>
    <w:rsid w:val="007445E8"/>
    <w:rsid w:val="007445F8"/>
    <w:rsid w:val="0074468C"/>
    <w:rsid w:val="007446D9"/>
    <w:rsid w:val="00744720"/>
    <w:rsid w:val="007448EB"/>
    <w:rsid w:val="00744964"/>
    <w:rsid w:val="00744A31"/>
    <w:rsid w:val="00744A5E"/>
    <w:rsid w:val="00744AF7"/>
    <w:rsid w:val="00744C01"/>
    <w:rsid w:val="00744C42"/>
    <w:rsid w:val="00744C80"/>
    <w:rsid w:val="00744CFB"/>
    <w:rsid w:val="00744D0E"/>
    <w:rsid w:val="00744D2F"/>
    <w:rsid w:val="00744F1C"/>
    <w:rsid w:val="00744F3D"/>
    <w:rsid w:val="00744F75"/>
    <w:rsid w:val="00744FDA"/>
    <w:rsid w:val="00745037"/>
    <w:rsid w:val="007450C3"/>
    <w:rsid w:val="0074525A"/>
    <w:rsid w:val="007452BD"/>
    <w:rsid w:val="00745304"/>
    <w:rsid w:val="0074532C"/>
    <w:rsid w:val="00745398"/>
    <w:rsid w:val="0074542A"/>
    <w:rsid w:val="007454D1"/>
    <w:rsid w:val="00745584"/>
    <w:rsid w:val="0074564B"/>
    <w:rsid w:val="007456A3"/>
    <w:rsid w:val="00745720"/>
    <w:rsid w:val="00745870"/>
    <w:rsid w:val="00745925"/>
    <w:rsid w:val="00745990"/>
    <w:rsid w:val="007459A2"/>
    <w:rsid w:val="007459D0"/>
    <w:rsid w:val="007459F8"/>
    <w:rsid w:val="00745A14"/>
    <w:rsid w:val="00745C61"/>
    <w:rsid w:val="00745CBA"/>
    <w:rsid w:val="00745D08"/>
    <w:rsid w:val="00745D6E"/>
    <w:rsid w:val="00745E15"/>
    <w:rsid w:val="00745F2A"/>
    <w:rsid w:val="00745FEB"/>
    <w:rsid w:val="0074604A"/>
    <w:rsid w:val="00746086"/>
    <w:rsid w:val="007460D8"/>
    <w:rsid w:val="00746118"/>
    <w:rsid w:val="0074612B"/>
    <w:rsid w:val="0074614D"/>
    <w:rsid w:val="007461C1"/>
    <w:rsid w:val="007461EA"/>
    <w:rsid w:val="007463B6"/>
    <w:rsid w:val="0074646A"/>
    <w:rsid w:val="0074647F"/>
    <w:rsid w:val="007464EF"/>
    <w:rsid w:val="00746562"/>
    <w:rsid w:val="00746569"/>
    <w:rsid w:val="0074662B"/>
    <w:rsid w:val="00746798"/>
    <w:rsid w:val="007467FB"/>
    <w:rsid w:val="007468AF"/>
    <w:rsid w:val="0074691C"/>
    <w:rsid w:val="0074692F"/>
    <w:rsid w:val="007469BF"/>
    <w:rsid w:val="00746A49"/>
    <w:rsid w:val="00746A50"/>
    <w:rsid w:val="00746B27"/>
    <w:rsid w:val="00746B2F"/>
    <w:rsid w:val="00746BAA"/>
    <w:rsid w:val="00746BD8"/>
    <w:rsid w:val="00746BE3"/>
    <w:rsid w:val="00746C6B"/>
    <w:rsid w:val="00746D9A"/>
    <w:rsid w:val="00746DCB"/>
    <w:rsid w:val="00746DF1"/>
    <w:rsid w:val="00746E68"/>
    <w:rsid w:val="00746F55"/>
    <w:rsid w:val="00746F66"/>
    <w:rsid w:val="00746F7B"/>
    <w:rsid w:val="00747062"/>
    <w:rsid w:val="00747115"/>
    <w:rsid w:val="00747130"/>
    <w:rsid w:val="007471D1"/>
    <w:rsid w:val="007471E0"/>
    <w:rsid w:val="007472E6"/>
    <w:rsid w:val="0074738C"/>
    <w:rsid w:val="007473BA"/>
    <w:rsid w:val="007474EC"/>
    <w:rsid w:val="00747568"/>
    <w:rsid w:val="007475BA"/>
    <w:rsid w:val="0074762A"/>
    <w:rsid w:val="007476D9"/>
    <w:rsid w:val="007477B6"/>
    <w:rsid w:val="00747828"/>
    <w:rsid w:val="0074784B"/>
    <w:rsid w:val="0074787E"/>
    <w:rsid w:val="007478C5"/>
    <w:rsid w:val="007479BA"/>
    <w:rsid w:val="00747A8C"/>
    <w:rsid w:val="00747AFD"/>
    <w:rsid w:val="00747BC3"/>
    <w:rsid w:val="00747BD7"/>
    <w:rsid w:val="00747DA2"/>
    <w:rsid w:val="00747DB4"/>
    <w:rsid w:val="00747E36"/>
    <w:rsid w:val="00747F10"/>
    <w:rsid w:val="00747F5A"/>
    <w:rsid w:val="00750074"/>
    <w:rsid w:val="007500A6"/>
    <w:rsid w:val="007501E5"/>
    <w:rsid w:val="007502E6"/>
    <w:rsid w:val="00750356"/>
    <w:rsid w:val="00750366"/>
    <w:rsid w:val="00750380"/>
    <w:rsid w:val="00750397"/>
    <w:rsid w:val="00750439"/>
    <w:rsid w:val="00750480"/>
    <w:rsid w:val="0075059E"/>
    <w:rsid w:val="007505B5"/>
    <w:rsid w:val="00750633"/>
    <w:rsid w:val="007506C8"/>
    <w:rsid w:val="007506CE"/>
    <w:rsid w:val="0075074C"/>
    <w:rsid w:val="007507D9"/>
    <w:rsid w:val="007507DB"/>
    <w:rsid w:val="00750868"/>
    <w:rsid w:val="007508C1"/>
    <w:rsid w:val="007508E6"/>
    <w:rsid w:val="0075093A"/>
    <w:rsid w:val="00750954"/>
    <w:rsid w:val="00750964"/>
    <w:rsid w:val="00750999"/>
    <w:rsid w:val="00750A9E"/>
    <w:rsid w:val="00750AC6"/>
    <w:rsid w:val="00750AF4"/>
    <w:rsid w:val="00750B72"/>
    <w:rsid w:val="00750C00"/>
    <w:rsid w:val="00750C88"/>
    <w:rsid w:val="00750DA4"/>
    <w:rsid w:val="00750DF5"/>
    <w:rsid w:val="00750DF7"/>
    <w:rsid w:val="00750E61"/>
    <w:rsid w:val="00750EB3"/>
    <w:rsid w:val="00750EC0"/>
    <w:rsid w:val="00750EC4"/>
    <w:rsid w:val="00750F31"/>
    <w:rsid w:val="0075100F"/>
    <w:rsid w:val="00751018"/>
    <w:rsid w:val="007512E4"/>
    <w:rsid w:val="00751307"/>
    <w:rsid w:val="00751321"/>
    <w:rsid w:val="00751341"/>
    <w:rsid w:val="00751425"/>
    <w:rsid w:val="007514B6"/>
    <w:rsid w:val="00751522"/>
    <w:rsid w:val="007516F0"/>
    <w:rsid w:val="00751887"/>
    <w:rsid w:val="00751918"/>
    <w:rsid w:val="0075198F"/>
    <w:rsid w:val="00751CE4"/>
    <w:rsid w:val="00751D0E"/>
    <w:rsid w:val="00751D66"/>
    <w:rsid w:val="00751E04"/>
    <w:rsid w:val="00751E36"/>
    <w:rsid w:val="00751F69"/>
    <w:rsid w:val="0075207F"/>
    <w:rsid w:val="007520C6"/>
    <w:rsid w:val="0075213A"/>
    <w:rsid w:val="00752186"/>
    <w:rsid w:val="0075223C"/>
    <w:rsid w:val="007522CD"/>
    <w:rsid w:val="00752336"/>
    <w:rsid w:val="0075246D"/>
    <w:rsid w:val="007524CE"/>
    <w:rsid w:val="007524F5"/>
    <w:rsid w:val="00752654"/>
    <w:rsid w:val="0075265F"/>
    <w:rsid w:val="007526EE"/>
    <w:rsid w:val="00752853"/>
    <w:rsid w:val="00752862"/>
    <w:rsid w:val="007528AE"/>
    <w:rsid w:val="007528E0"/>
    <w:rsid w:val="00752944"/>
    <w:rsid w:val="00752985"/>
    <w:rsid w:val="007529F4"/>
    <w:rsid w:val="00752A19"/>
    <w:rsid w:val="00752AF0"/>
    <w:rsid w:val="00752B84"/>
    <w:rsid w:val="00752BA5"/>
    <w:rsid w:val="00752C17"/>
    <w:rsid w:val="00752C35"/>
    <w:rsid w:val="00752D10"/>
    <w:rsid w:val="00752DF3"/>
    <w:rsid w:val="00752F5D"/>
    <w:rsid w:val="00752F90"/>
    <w:rsid w:val="0075302D"/>
    <w:rsid w:val="00753040"/>
    <w:rsid w:val="0075310F"/>
    <w:rsid w:val="00753140"/>
    <w:rsid w:val="00753192"/>
    <w:rsid w:val="0075324E"/>
    <w:rsid w:val="007532DD"/>
    <w:rsid w:val="00753331"/>
    <w:rsid w:val="007533D3"/>
    <w:rsid w:val="00753420"/>
    <w:rsid w:val="00753452"/>
    <w:rsid w:val="0075346B"/>
    <w:rsid w:val="00753476"/>
    <w:rsid w:val="00753575"/>
    <w:rsid w:val="007535C5"/>
    <w:rsid w:val="007535DE"/>
    <w:rsid w:val="00753660"/>
    <w:rsid w:val="00753673"/>
    <w:rsid w:val="0075371E"/>
    <w:rsid w:val="00753867"/>
    <w:rsid w:val="00753876"/>
    <w:rsid w:val="00753A52"/>
    <w:rsid w:val="00753B21"/>
    <w:rsid w:val="00753CAC"/>
    <w:rsid w:val="00753CB5"/>
    <w:rsid w:val="00753D41"/>
    <w:rsid w:val="00753D5F"/>
    <w:rsid w:val="00753D8B"/>
    <w:rsid w:val="00753E82"/>
    <w:rsid w:val="00753ED9"/>
    <w:rsid w:val="00753F2D"/>
    <w:rsid w:val="00753F30"/>
    <w:rsid w:val="00753F70"/>
    <w:rsid w:val="0075402D"/>
    <w:rsid w:val="007540CC"/>
    <w:rsid w:val="0075422A"/>
    <w:rsid w:val="007542A5"/>
    <w:rsid w:val="0075438D"/>
    <w:rsid w:val="00754429"/>
    <w:rsid w:val="00754531"/>
    <w:rsid w:val="0075458C"/>
    <w:rsid w:val="007545CB"/>
    <w:rsid w:val="007545F2"/>
    <w:rsid w:val="00754602"/>
    <w:rsid w:val="00754615"/>
    <w:rsid w:val="00754630"/>
    <w:rsid w:val="007546EF"/>
    <w:rsid w:val="0075474E"/>
    <w:rsid w:val="0075477D"/>
    <w:rsid w:val="00754839"/>
    <w:rsid w:val="0075485E"/>
    <w:rsid w:val="00754881"/>
    <w:rsid w:val="00754922"/>
    <w:rsid w:val="007549FA"/>
    <w:rsid w:val="00754AEA"/>
    <w:rsid w:val="00754AEE"/>
    <w:rsid w:val="00754B27"/>
    <w:rsid w:val="00754B7A"/>
    <w:rsid w:val="00754BC8"/>
    <w:rsid w:val="00754D0F"/>
    <w:rsid w:val="00754DC2"/>
    <w:rsid w:val="00754E67"/>
    <w:rsid w:val="00754EE5"/>
    <w:rsid w:val="00754EE8"/>
    <w:rsid w:val="00754F11"/>
    <w:rsid w:val="00754FB3"/>
    <w:rsid w:val="00754FC4"/>
    <w:rsid w:val="0075500B"/>
    <w:rsid w:val="0075501A"/>
    <w:rsid w:val="007550B1"/>
    <w:rsid w:val="007550D1"/>
    <w:rsid w:val="00755239"/>
    <w:rsid w:val="00755287"/>
    <w:rsid w:val="007553C6"/>
    <w:rsid w:val="007553ED"/>
    <w:rsid w:val="00755565"/>
    <w:rsid w:val="00755607"/>
    <w:rsid w:val="00755668"/>
    <w:rsid w:val="007556D1"/>
    <w:rsid w:val="007556D8"/>
    <w:rsid w:val="0075572C"/>
    <w:rsid w:val="00755771"/>
    <w:rsid w:val="007557CD"/>
    <w:rsid w:val="0075587F"/>
    <w:rsid w:val="007558A0"/>
    <w:rsid w:val="007558EE"/>
    <w:rsid w:val="007559B0"/>
    <w:rsid w:val="00755B5D"/>
    <w:rsid w:val="00755C5A"/>
    <w:rsid w:val="00755C63"/>
    <w:rsid w:val="00755C8B"/>
    <w:rsid w:val="00755C8C"/>
    <w:rsid w:val="00755C8E"/>
    <w:rsid w:val="00755E37"/>
    <w:rsid w:val="00755E97"/>
    <w:rsid w:val="00755EC1"/>
    <w:rsid w:val="00755F35"/>
    <w:rsid w:val="0075601F"/>
    <w:rsid w:val="00756078"/>
    <w:rsid w:val="007560A7"/>
    <w:rsid w:val="00756111"/>
    <w:rsid w:val="0075616B"/>
    <w:rsid w:val="007561FE"/>
    <w:rsid w:val="00756230"/>
    <w:rsid w:val="00756266"/>
    <w:rsid w:val="007563DA"/>
    <w:rsid w:val="00756418"/>
    <w:rsid w:val="00756448"/>
    <w:rsid w:val="00756493"/>
    <w:rsid w:val="007564BA"/>
    <w:rsid w:val="00756548"/>
    <w:rsid w:val="007565CF"/>
    <w:rsid w:val="007565EF"/>
    <w:rsid w:val="00756627"/>
    <w:rsid w:val="00756687"/>
    <w:rsid w:val="0075668B"/>
    <w:rsid w:val="0075670D"/>
    <w:rsid w:val="00756890"/>
    <w:rsid w:val="007568DC"/>
    <w:rsid w:val="007569A1"/>
    <w:rsid w:val="00756A61"/>
    <w:rsid w:val="00756B1E"/>
    <w:rsid w:val="00756B28"/>
    <w:rsid w:val="00756C8E"/>
    <w:rsid w:val="00756D69"/>
    <w:rsid w:val="00756DB0"/>
    <w:rsid w:val="00756DBB"/>
    <w:rsid w:val="00756DD1"/>
    <w:rsid w:val="00756E69"/>
    <w:rsid w:val="00756EA9"/>
    <w:rsid w:val="00756F11"/>
    <w:rsid w:val="00757041"/>
    <w:rsid w:val="007570CA"/>
    <w:rsid w:val="0075721F"/>
    <w:rsid w:val="00757281"/>
    <w:rsid w:val="0075734B"/>
    <w:rsid w:val="007573DE"/>
    <w:rsid w:val="0075742E"/>
    <w:rsid w:val="007574F6"/>
    <w:rsid w:val="0075759F"/>
    <w:rsid w:val="007576C5"/>
    <w:rsid w:val="007576F9"/>
    <w:rsid w:val="00757730"/>
    <w:rsid w:val="00757773"/>
    <w:rsid w:val="007577AA"/>
    <w:rsid w:val="007577BD"/>
    <w:rsid w:val="007577DA"/>
    <w:rsid w:val="007577E2"/>
    <w:rsid w:val="00757833"/>
    <w:rsid w:val="0075787F"/>
    <w:rsid w:val="007578D6"/>
    <w:rsid w:val="0075790B"/>
    <w:rsid w:val="00757A45"/>
    <w:rsid w:val="00757B33"/>
    <w:rsid w:val="00757B99"/>
    <w:rsid w:val="00757BCF"/>
    <w:rsid w:val="00757C46"/>
    <w:rsid w:val="00757C7B"/>
    <w:rsid w:val="00757D02"/>
    <w:rsid w:val="00757D57"/>
    <w:rsid w:val="00757E1B"/>
    <w:rsid w:val="00757EC5"/>
    <w:rsid w:val="00757ED7"/>
    <w:rsid w:val="00757F04"/>
    <w:rsid w:val="00757F4E"/>
    <w:rsid w:val="00757F54"/>
    <w:rsid w:val="0076015E"/>
    <w:rsid w:val="007601F2"/>
    <w:rsid w:val="00760238"/>
    <w:rsid w:val="007602B8"/>
    <w:rsid w:val="00760349"/>
    <w:rsid w:val="00760423"/>
    <w:rsid w:val="007605B9"/>
    <w:rsid w:val="00760644"/>
    <w:rsid w:val="00760710"/>
    <w:rsid w:val="00760785"/>
    <w:rsid w:val="007607C7"/>
    <w:rsid w:val="007608BA"/>
    <w:rsid w:val="00760A17"/>
    <w:rsid w:val="00760A6F"/>
    <w:rsid w:val="00760A81"/>
    <w:rsid w:val="00760B31"/>
    <w:rsid w:val="00760B9C"/>
    <w:rsid w:val="00760BC4"/>
    <w:rsid w:val="00760C02"/>
    <w:rsid w:val="00760CB7"/>
    <w:rsid w:val="00760D0A"/>
    <w:rsid w:val="00760D86"/>
    <w:rsid w:val="00760DEB"/>
    <w:rsid w:val="00760E25"/>
    <w:rsid w:val="00760E99"/>
    <w:rsid w:val="00760EA5"/>
    <w:rsid w:val="00760FDA"/>
    <w:rsid w:val="0076104B"/>
    <w:rsid w:val="00761081"/>
    <w:rsid w:val="00761188"/>
    <w:rsid w:val="00761212"/>
    <w:rsid w:val="007612FD"/>
    <w:rsid w:val="0076136D"/>
    <w:rsid w:val="007613FD"/>
    <w:rsid w:val="00761549"/>
    <w:rsid w:val="0076157C"/>
    <w:rsid w:val="0076159E"/>
    <w:rsid w:val="00761673"/>
    <w:rsid w:val="007616C3"/>
    <w:rsid w:val="00761715"/>
    <w:rsid w:val="00761799"/>
    <w:rsid w:val="007617F5"/>
    <w:rsid w:val="007617FF"/>
    <w:rsid w:val="007618E6"/>
    <w:rsid w:val="00761958"/>
    <w:rsid w:val="00761986"/>
    <w:rsid w:val="00761A1C"/>
    <w:rsid w:val="00761AB9"/>
    <w:rsid w:val="00761AE4"/>
    <w:rsid w:val="00761B92"/>
    <w:rsid w:val="00761BAA"/>
    <w:rsid w:val="00761BDF"/>
    <w:rsid w:val="00761C65"/>
    <w:rsid w:val="00761CD5"/>
    <w:rsid w:val="00761D24"/>
    <w:rsid w:val="00761DAD"/>
    <w:rsid w:val="00761DAF"/>
    <w:rsid w:val="00761DD6"/>
    <w:rsid w:val="00761E60"/>
    <w:rsid w:val="00761EE7"/>
    <w:rsid w:val="00761FE1"/>
    <w:rsid w:val="00762010"/>
    <w:rsid w:val="00762050"/>
    <w:rsid w:val="00762118"/>
    <w:rsid w:val="007621C0"/>
    <w:rsid w:val="007621DB"/>
    <w:rsid w:val="00762211"/>
    <w:rsid w:val="0076223D"/>
    <w:rsid w:val="007622D9"/>
    <w:rsid w:val="0076238F"/>
    <w:rsid w:val="007623BD"/>
    <w:rsid w:val="00762446"/>
    <w:rsid w:val="00762539"/>
    <w:rsid w:val="00762561"/>
    <w:rsid w:val="007625B2"/>
    <w:rsid w:val="007625C8"/>
    <w:rsid w:val="0076278C"/>
    <w:rsid w:val="00762899"/>
    <w:rsid w:val="007628FB"/>
    <w:rsid w:val="007628FD"/>
    <w:rsid w:val="0076293F"/>
    <w:rsid w:val="0076298F"/>
    <w:rsid w:val="007629B7"/>
    <w:rsid w:val="007629FB"/>
    <w:rsid w:val="00762A0D"/>
    <w:rsid w:val="00762A38"/>
    <w:rsid w:val="00762A3C"/>
    <w:rsid w:val="00762A94"/>
    <w:rsid w:val="00762AC0"/>
    <w:rsid w:val="00762B16"/>
    <w:rsid w:val="00762B26"/>
    <w:rsid w:val="00762B87"/>
    <w:rsid w:val="00762BD7"/>
    <w:rsid w:val="00762C08"/>
    <w:rsid w:val="00762C16"/>
    <w:rsid w:val="00762C1A"/>
    <w:rsid w:val="00762CCF"/>
    <w:rsid w:val="00762CEC"/>
    <w:rsid w:val="00762D0F"/>
    <w:rsid w:val="00762D5E"/>
    <w:rsid w:val="00762D63"/>
    <w:rsid w:val="00762D65"/>
    <w:rsid w:val="00762F18"/>
    <w:rsid w:val="00762F82"/>
    <w:rsid w:val="00762FCE"/>
    <w:rsid w:val="00763027"/>
    <w:rsid w:val="007630A0"/>
    <w:rsid w:val="0076315C"/>
    <w:rsid w:val="0076316E"/>
    <w:rsid w:val="007631AD"/>
    <w:rsid w:val="007631E3"/>
    <w:rsid w:val="007631FE"/>
    <w:rsid w:val="00763265"/>
    <w:rsid w:val="00763318"/>
    <w:rsid w:val="00763368"/>
    <w:rsid w:val="00763396"/>
    <w:rsid w:val="00763453"/>
    <w:rsid w:val="007634AA"/>
    <w:rsid w:val="007634AE"/>
    <w:rsid w:val="00763519"/>
    <w:rsid w:val="00763557"/>
    <w:rsid w:val="0076355C"/>
    <w:rsid w:val="00763584"/>
    <w:rsid w:val="007635F6"/>
    <w:rsid w:val="00763614"/>
    <w:rsid w:val="0076361C"/>
    <w:rsid w:val="007637D8"/>
    <w:rsid w:val="007637E4"/>
    <w:rsid w:val="00763828"/>
    <w:rsid w:val="00763833"/>
    <w:rsid w:val="0076389F"/>
    <w:rsid w:val="007638C3"/>
    <w:rsid w:val="0076394E"/>
    <w:rsid w:val="007639DB"/>
    <w:rsid w:val="007639E1"/>
    <w:rsid w:val="00763A07"/>
    <w:rsid w:val="00763A30"/>
    <w:rsid w:val="00763AFA"/>
    <w:rsid w:val="00763BBD"/>
    <w:rsid w:val="00763BE9"/>
    <w:rsid w:val="00763C11"/>
    <w:rsid w:val="00763C16"/>
    <w:rsid w:val="00763C73"/>
    <w:rsid w:val="00763DEB"/>
    <w:rsid w:val="00763E69"/>
    <w:rsid w:val="00763E85"/>
    <w:rsid w:val="00763F4F"/>
    <w:rsid w:val="00763FC5"/>
    <w:rsid w:val="00763FF0"/>
    <w:rsid w:val="0076410D"/>
    <w:rsid w:val="007641D2"/>
    <w:rsid w:val="00764288"/>
    <w:rsid w:val="00764324"/>
    <w:rsid w:val="00764334"/>
    <w:rsid w:val="0076435A"/>
    <w:rsid w:val="0076437D"/>
    <w:rsid w:val="00764405"/>
    <w:rsid w:val="0076453A"/>
    <w:rsid w:val="00764587"/>
    <w:rsid w:val="007645B4"/>
    <w:rsid w:val="00764618"/>
    <w:rsid w:val="00764637"/>
    <w:rsid w:val="0076463B"/>
    <w:rsid w:val="00764673"/>
    <w:rsid w:val="0076467B"/>
    <w:rsid w:val="0076468C"/>
    <w:rsid w:val="007646B5"/>
    <w:rsid w:val="0076489B"/>
    <w:rsid w:val="007648E0"/>
    <w:rsid w:val="007649B2"/>
    <w:rsid w:val="00764D95"/>
    <w:rsid w:val="00764E02"/>
    <w:rsid w:val="00764E10"/>
    <w:rsid w:val="00764E6C"/>
    <w:rsid w:val="00764F1F"/>
    <w:rsid w:val="00765072"/>
    <w:rsid w:val="0076514C"/>
    <w:rsid w:val="00765166"/>
    <w:rsid w:val="007652A7"/>
    <w:rsid w:val="00765366"/>
    <w:rsid w:val="0076537C"/>
    <w:rsid w:val="00765388"/>
    <w:rsid w:val="007653EA"/>
    <w:rsid w:val="00765559"/>
    <w:rsid w:val="00765577"/>
    <w:rsid w:val="007655B5"/>
    <w:rsid w:val="007655CA"/>
    <w:rsid w:val="00765664"/>
    <w:rsid w:val="0076579F"/>
    <w:rsid w:val="00765803"/>
    <w:rsid w:val="0076582C"/>
    <w:rsid w:val="00765973"/>
    <w:rsid w:val="00765BD7"/>
    <w:rsid w:val="00765BEA"/>
    <w:rsid w:val="00765C4B"/>
    <w:rsid w:val="00765CA6"/>
    <w:rsid w:val="00765DD3"/>
    <w:rsid w:val="00765E0D"/>
    <w:rsid w:val="00765E3F"/>
    <w:rsid w:val="00765E86"/>
    <w:rsid w:val="00765F39"/>
    <w:rsid w:val="00765F4A"/>
    <w:rsid w:val="00765F91"/>
    <w:rsid w:val="00766160"/>
    <w:rsid w:val="007661F1"/>
    <w:rsid w:val="0076625B"/>
    <w:rsid w:val="00766269"/>
    <w:rsid w:val="0076626F"/>
    <w:rsid w:val="0076628A"/>
    <w:rsid w:val="00766295"/>
    <w:rsid w:val="007662BC"/>
    <w:rsid w:val="0076635F"/>
    <w:rsid w:val="00766382"/>
    <w:rsid w:val="00766391"/>
    <w:rsid w:val="007663AD"/>
    <w:rsid w:val="0076649F"/>
    <w:rsid w:val="007664A7"/>
    <w:rsid w:val="007665BB"/>
    <w:rsid w:val="007665F7"/>
    <w:rsid w:val="00766670"/>
    <w:rsid w:val="007667C1"/>
    <w:rsid w:val="007667C5"/>
    <w:rsid w:val="007667CB"/>
    <w:rsid w:val="00766800"/>
    <w:rsid w:val="0076681F"/>
    <w:rsid w:val="0076688C"/>
    <w:rsid w:val="0076690A"/>
    <w:rsid w:val="00766A3E"/>
    <w:rsid w:val="00766A9A"/>
    <w:rsid w:val="00766AA3"/>
    <w:rsid w:val="00766AE2"/>
    <w:rsid w:val="00766BE9"/>
    <w:rsid w:val="00766D4C"/>
    <w:rsid w:val="00766DFE"/>
    <w:rsid w:val="00766E08"/>
    <w:rsid w:val="00766E2F"/>
    <w:rsid w:val="00766E39"/>
    <w:rsid w:val="00766E48"/>
    <w:rsid w:val="00766E70"/>
    <w:rsid w:val="00766ECD"/>
    <w:rsid w:val="00766EE5"/>
    <w:rsid w:val="00766F00"/>
    <w:rsid w:val="00766FB7"/>
    <w:rsid w:val="00767018"/>
    <w:rsid w:val="0076708F"/>
    <w:rsid w:val="00767108"/>
    <w:rsid w:val="00767119"/>
    <w:rsid w:val="00767302"/>
    <w:rsid w:val="00767357"/>
    <w:rsid w:val="0076736F"/>
    <w:rsid w:val="00767380"/>
    <w:rsid w:val="00767393"/>
    <w:rsid w:val="007673BD"/>
    <w:rsid w:val="0076741B"/>
    <w:rsid w:val="0076758E"/>
    <w:rsid w:val="0076763E"/>
    <w:rsid w:val="0076763F"/>
    <w:rsid w:val="0076777D"/>
    <w:rsid w:val="00767783"/>
    <w:rsid w:val="007677ED"/>
    <w:rsid w:val="0076786B"/>
    <w:rsid w:val="0076787D"/>
    <w:rsid w:val="00767885"/>
    <w:rsid w:val="007678C8"/>
    <w:rsid w:val="007678F1"/>
    <w:rsid w:val="0076793A"/>
    <w:rsid w:val="00767955"/>
    <w:rsid w:val="00767964"/>
    <w:rsid w:val="00767A96"/>
    <w:rsid w:val="00767AB9"/>
    <w:rsid w:val="00767B09"/>
    <w:rsid w:val="00767B5E"/>
    <w:rsid w:val="00767B80"/>
    <w:rsid w:val="00767BFB"/>
    <w:rsid w:val="00767C2F"/>
    <w:rsid w:val="00767C61"/>
    <w:rsid w:val="00767CC2"/>
    <w:rsid w:val="00767E0D"/>
    <w:rsid w:val="00767E48"/>
    <w:rsid w:val="00767E7F"/>
    <w:rsid w:val="00767EBD"/>
    <w:rsid w:val="00767EDD"/>
    <w:rsid w:val="00767F73"/>
    <w:rsid w:val="00770070"/>
    <w:rsid w:val="00770132"/>
    <w:rsid w:val="00770182"/>
    <w:rsid w:val="00770229"/>
    <w:rsid w:val="00770311"/>
    <w:rsid w:val="0077031A"/>
    <w:rsid w:val="00770368"/>
    <w:rsid w:val="0077051D"/>
    <w:rsid w:val="0077053A"/>
    <w:rsid w:val="0077063C"/>
    <w:rsid w:val="00770663"/>
    <w:rsid w:val="00770669"/>
    <w:rsid w:val="007706AF"/>
    <w:rsid w:val="00770718"/>
    <w:rsid w:val="00770774"/>
    <w:rsid w:val="00770785"/>
    <w:rsid w:val="0077084F"/>
    <w:rsid w:val="00770893"/>
    <w:rsid w:val="007708C7"/>
    <w:rsid w:val="00770900"/>
    <w:rsid w:val="007709AF"/>
    <w:rsid w:val="00770A05"/>
    <w:rsid w:val="00770A1F"/>
    <w:rsid w:val="00770A7A"/>
    <w:rsid w:val="00770AA4"/>
    <w:rsid w:val="00770AF9"/>
    <w:rsid w:val="00770B47"/>
    <w:rsid w:val="00770B68"/>
    <w:rsid w:val="00770B9F"/>
    <w:rsid w:val="00770DB5"/>
    <w:rsid w:val="00770FC4"/>
    <w:rsid w:val="00770FF1"/>
    <w:rsid w:val="007711D4"/>
    <w:rsid w:val="00771234"/>
    <w:rsid w:val="007712CE"/>
    <w:rsid w:val="007712F6"/>
    <w:rsid w:val="0077142E"/>
    <w:rsid w:val="007714B3"/>
    <w:rsid w:val="00771504"/>
    <w:rsid w:val="00771681"/>
    <w:rsid w:val="0077172F"/>
    <w:rsid w:val="00771744"/>
    <w:rsid w:val="0077176F"/>
    <w:rsid w:val="007717B6"/>
    <w:rsid w:val="00771ABC"/>
    <w:rsid w:val="00771B01"/>
    <w:rsid w:val="00771BDF"/>
    <w:rsid w:val="00771BFB"/>
    <w:rsid w:val="00771C21"/>
    <w:rsid w:val="00771C4A"/>
    <w:rsid w:val="00771C66"/>
    <w:rsid w:val="00771C81"/>
    <w:rsid w:val="00771CAA"/>
    <w:rsid w:val="00771D88"/>
    <w:rsid w:val="00771D8D"/>
    <w:rsid w:val="00771D95"/>
    <w:rsid w:val="00771D9A"/>
    <w:rsid w:val="00771EC1"/>
    <w:rsid w:val="00771F7D"/>
    <w:rsid w:val="007720E5"/>
    <w:rsid w:val="00772139"/>
    <w:rsid w:val="007721E4"/>
    <w:rsid w:val="007721EB"/>
    <w:rsid w:val="0077221D"/>
    <w:rsid w:val="007722F7"/>
    <w:rsid w:val="007723A4"/>
    <w:rsid w:val="00772597"/>
    <w:rsid w:val="007725D7"/>
    <w:rsid w:val="00772657"/>
    <w:rsid w:val="00772672"/>
    <w:rsid w:val="00772754"/>
    <w:rsid w:val="007727AA"/>
    <w:rsid w:val="00772830"/>
    <w:rsid w:val="00772953"/>
    <w:rsid w:val="00772957"/>
    <w:rsid w:val="00772B10"/>
    <w:rsid w:val="00772BEE"/>
    <w:rsid w:val="00772BF3"/>
    <w:rsid w:val="00772D0F"/>
    <w:rsid w:val="00772EFA"/>
    <w:rsid w:val="00772F6D"/>
    <w:rsid w:val="00772F6F"/>
    <w:rsid w:val="00772FB3"/>
    <w:rsid w:val="00772FC6"/>
    <w:rsid w:val="0077317C"/>
    <w:rsid w:val="00773203"/>
    <w:rsid w:val="0077325A"/>
    <w:rsid w:val="0077327E"/>
    <w:rsid w:val="00773379"/>
    <w:rsid w:val="007733AA"/>
    <w:rsid w:val="00773448"/>
    <w:rsid w:val="00773483"/>
    <w:rsid w:val="007734A0"/>
    <w:rsid w:val="007734FB"/>
    <w:rsid w:val="0077355C"/>
    <w:rsid w:val="007735C5"/>
    <w:rsid w:val="007735EF"/>
    <w:rsid w:val="00773670"/>
    <w:rsid w:val="00773730"/>
    <w:rsid w:val="00773780"/>
    <w:rsid w:val="00773800"/>
    <w:rsid w:val="0077381E"/>
    <w:rsid w:val="00773864"/>
    <w:rsid w:val="00773873"/>
    <w:rsid w:val="00773893"/>
    <w:rsid w:val="00773981"/>
    <w:rsid w:val="00773A34"/>
    <w:rsid w:val="00773A76"/>
    <w:rsid w:val="00773A9C"/>
    <w:rsid w:val="00773AE9"/>
    <w:rsid w:val="00773BB7"/>
    <w:rsid w:val="00773CC7"/>
    <w:rsid w:val="00773D3E"/>
    <w:rsid w:val="00773D6C"/>
    <w:rsid w:val="00773DCB"/>
    <w:rsid w:val="00773F57"/>
    <w:rsid w:val="00773FF0"/>
    <w:rsid w:val="0077400A"/>
    <w:rsid w:val="00774091"/>
    <w:rsid w:val="00774094"/>
    <w:rsid w:val="0077409A"/>
    <w:rsid w:val="007740B4"/>
    <w:rsid w:val="007740EB"/>
    <w:rsid w:val="007740EF"/>
    <w:rsid w:val="00774103"/>
    <w:rsid w:val="007741B3"/>
    <w:rsid w:val="0077420D"/>
    <w:rsid w:val="00774290"/>
    <w:rsid w:val="007742E7"/>
    <w:rsid w:val="00774308"/>
    <w:rsid w:val="0077431A"/>
    <w:rsid w:val="0077438D"/>
    <w:rsid w:val="00774396"/>
    <w:rsid w:val="007743D9"/>
    <w:rsid w:val="00774405"/>
    <w:rsid w:val="00774431"/>
    <w:rsid w:val="007744F6"/>
    <w:rsid w:val="00774534"/>
    <w:rsid w:val="00774546"/>
    <w:rsid w:val="007745A0"/>
    <w:rsid w:val="007745DB"/>
    <w:rsid w:val="0077463F"/>
    <w:rsid w:val="007746AB"/>
    <w:rsid w:val="00774714"/>
    <w:rsid w:val="00774787"/>
    <w:rsid w:val="007747DF"/>
    <w:rsid w:val="0077490B"/>
    <w:rsid w:val="00774A04"/>
    <w:rsid w:val="00774A44"/>
    <w:rsid w:val="00774BB2"/>
    <w:rsid w:val="00774BF3"/>
    <w:rsid w:val="00774CEA"/>
    <w:rsid w:val="00774D40"/>
    <w:rsid w:val="00774D80"/>
    <w:rsid w:val="00774F1E"/>
    <w:rsid w:val="00775045"/>
    <w:rsid w:val="0077507E"/>
    <w:rsid w:val="007750A6"/>
    <w:rsid w:val="007750D1"/>
    <w:rsid w:val="007751CE"/>
    <w:rsid w:val="007751F6"/>
    <w:rsid w:val="0077525F"/>
    <w:rsid w:val="00775296"/>
    <w:rsid w:val="00775309"/>
    <w:rsid w:val="00775321"/>
    <w:rsid w:val="007755C9"/>
    <w:rsid w:val="007755EC"/>
    <w:rsid w:val="00775698"/>
    <w:rsid w:val="007756A3"/>
    <w:rsid w:val="007756E2"/>
    <w:rsid w:val="0077576F"/>
    <w:rsid w:val="0077596F"/>
    <w:rsid w:val="007759F3"/>
    <w:rsid w:val="00775AF6"/>
    <w:rsid w:val="00775BC7"/>
    <w:rsid w:val="00775BD5"/>
    <w:rsid w:val="00775C3B"/>
    <w:rsid w:val="00775CA3"/>
    <w:rsid w:val="00775CBF"/>
    <w:rsid w:val="00775D38"/>
    <w:rsid w:val="00775D41"/>
    <w:rsid w:val="00775D46"/>
    <w:rsid w:val="00775DCC"/>
    <w:rsid w:val="00775DD4"/>
    <w:rsid w:val="00775ED6"/>
    <w:rsid w:val="00775EF1"/>
    <w:rsid w:val="00775F46"/>
    <w:rsid w:val="00775FE5"/>
    <w:rsid w:val="0077600C"/>
    <w:rsid w:val="0077605E"/>
    <w:rsid w:val="00776087"/>
    <w:rsid w:val="007760F7"/>
    <w:rsid w:val="00776137"/>
    <w:rsid w:val="00776184"/>
    <w:rsid w:val="00776312"/>
    <w:rsid w:val="00776347"/>
    <w:rsid w:val="007763AC"/>
    <w:rsid w:val="00776403"/>
    <w:rsid w:val="00776427"/>
    <w:rsid w:val="00776483"/>
    <w:rsid w:val="0077648E"/>
    <w:rsid w:val="007768EF"/>
    <w:rsid w:val="007768FA"/>
    <w:rsid w:val="00776906"/>
    <w:rsid w:val="00776927"/>
    <w:rsid w:val="00776992"/>
    <w:rsid w:val="007769E3"/>
    <w:rsid w:val="00776A08"/>
    <w:rsid w:val="00776A4D"/>
    <w:rsid w:val="00776B51"/>
    <w:rsid w:val="00776B5A"/>
    <w:rsid w:val="00776BAA"/>
    <w:rsid w:val="00776CBE"/>
    <w:rsid w:val="00776CC3"/>
    <w:rsid w:val="00776CC7"/>
    <w:rsid w:val="00776D52"/>
    <w:rsid w:val="00776D55"/>
    <w:rsid w:val="00776E94"/>
    <w:rsid w:val="00776F79"/>
    <w:rsid w:val="00776FB1"/>
    <w:rsid w:val="00776FB2"/>
    <w:rsid w:val="007770FF"/>
    <w:rsid w:val="00777114"/>
    <w:rsid w:val="00777128"/>
    <w:rsid w:val="00777129"/>
    <w:rsid w:val="0077717B"/>
    <w:rsid w:val="007772AB"/>
    <w:rsid w:val="007772E4"/>
    <w:rsid w:val="0077733E"/>
    <w:rsid w:val="0077734A"/>
    <w:rsid w:val="00777368"/>
    <w:rsid w:val="007773F9"/>
    <w:rsid w:val="007774D2"/>
    <w:rsid w:val="007774F5"/>
    <w:rsid w:val="007775E5"/>
    <w:rsid w:val="00777624"/>
    <w:rsid w:val="007776F6"/>
    <w:rsid w:val="00777713"/>
    <w:rsid w:val="00777718"/>
    <w:rsid w:val="0077776E"/>
    <w:rsid w:val="00777778"/>
    <w:rsid w:val="00777821"/>
    <w:rsid w:val="00777862"/>
    <w:rsid w:val="00777865"/>
    <w:rsid w:val="00777A1F"/>
    <w:rsid w:val="00777A52"/>
    <w:rsid w:val="00777A5E"/>
    <w:rsid w:val="00777A82"/>
    <w:rsid w:val="00777ADA"/>
    <w:rsid w:val="00777B15"/>
    <w:rsid w:val="00777B32"/>
    <w:rsid w:val="00777B60"/>
    <w:rsid w:val="00777BA7"/>
    <w:rsid w:val="00777D2E"/>
    <w:rsid w:val="00777DA3"/>
    <w:rsid w:val="00777E30"/>
    <w:rsid w:val="00777E54"/>
    <w:rsid w:val="00777EC8"/>
    <w:rsid w:val="00777F45"/>
    <w:rsid w:val="00777FDF"/>
    <w:rsid w:val="0077CC72"/>
    <w:rsid w:val="007801A4"/>
    <w:rsid w:val="007802E7"/>
    <w:rsid w:val="00780370"/>
    <w:rsid w:val="00780399"/>
    <w:rsid w:val="007803DB"/>
    <w:rsid w:val="007803EC"/>
    <w:rsid w:val="0078044C"/>
    <w:rsid w:val="00780453"/>
    <w:rsid w:val="0078046B"/>
    <w:rsid w:val="007805CD"/>
    <w:rsid w:val="00780642"/>
    <w:rsid w:val="0078064A"/>
    <w:rsid w:val="007806C2"/>
    <w:rsid w:val="00780710"/>
    <w:rsid w:val="00780781"/>
    <w:rsid w:val="0078080E"/>
    <w:rsid w:val="00780852"/>
    <w:rsid w:val="00780863"/>
    <w:rsid w:val="00780974"/>
    <w:rsid w:val="00780BDB"/>
    <w:rsid w:val="00780C8A"/>
    <w:rsid w:val="00780CC3"/>
    <w:rsid w:val="00780DA9"/>
    <w:rsid w:val="00780E53"/>
    <w:rsid w:val="00780E70"/>
    <w:rsid w:val="00780EDF"/>
    <w:rsid w:val="00780EFA"/>
    <w:rsid w:val="00780F00"/>
    <w:rsid w:val="00780F1F"/>
    <w:rsid w:val="00780FA5"/>
    <w:rsid w:val="00781038"/>
    <w:rsid w:val="0078103E"/>
    <w:rsid w:val="0078104F"/>
    <w:rsid w:val="007810AA"/>
    <w:rsid w:val="00781132"/>
    <w:rsid w:val="00781188"/>
    <w:rsid w:val="0078119E"/>
    <w:rsid w:val="007811C7"/>
    <w:rsid w:val="00781263"/>
    <w:rsid w:val="00781302"/>
    <w:rsid w:val="0078146F"/>
    <w:rsid w:val="0078169E"/>
    <w:rsid w:val="007816EE"/>
    <w:rsid w:val="007817CE"/>
    <w:rsid w:val="007817DB"/>
    <w:rsid w:val="0078180B"/>
    <w:rsid w:val="00781846"/>
    <w:rsid w:val="00781896"/>
    <w:rsid w:val="007818AB"/>
    <w:rsid w:val="00781911"/>
    <w:rsid w:val="00781924"/>
    <w:rsid w:val="00781B32"/>
    <w:rsid w:val="00781BA0"/>
    <w:rsid w:val="00781BAA"/>
    <w:rsid w:val="00781C4E"/>
    <w:rsid w:val="00781CB9"/>
    <w:rsid w:val="00781CEE"/>
    <w:rsid w:val="00781D9F"/>
    <w:rsid w:val="00781E1C"/>
    <w:rsid w:val="00781ECD"/>
    <w:rsid w:val="00781EF1"/>
    <w:rsid w:val="00781F22"/>
    <w:rsid w:val="00781F3F"/>
    <w:rsid w:val="00781F62"/>
    <w:rsid w:val="0078200B"/>
    <w:rsid w:val="00782030"/>
    <w:rsid w:val="0078209E"/>
    <w:rsid w:val="007820F7"/>
    <w:rsid w:val="00782119"/>
    <w:rsid w:val="0078217F"/>
    <w:rsid w:val="00782209"/>
    <w:rsid w:val="007823CB"/>
    <w:rsid w:val="007823E2"/>
    <w:rsid w:val="00782451"/>
    <w:rsid w:val="007824DD"/>
    <w:rsid w:val="00782502"/>
    <w:rsid w:val="007825AA"/>
    <w:rsid w:val="0078267F"/>
    <w:rsid w:val="00782765"/>
    <w:rsid w:val="00782769"/>
    <w:rsid w:val="00782849"/>
    <w:rsid w:val="0078290E"/>
    <w:rsid w:val="007829EC"/>
    <w:rsid w:val="00782A6E"/>
    <w:rsid w:val="00782AB5"/>
    <w:rsid w:val="00782AF3"/>
    <w:rsid w:val="00782AF9"/>
    <w:rsid w:val="00782B3E"/>
    <w:rsid w:val="00782B99"/>
    <w:rsid w:val="00782C6B"/>
    <w:rsid w:val="00782C92"/>
    <w:rsid w:val="00782E80"/>
    <w:rsid w:val="00782F18"/>
    <w:rsid w:val="00782F7A"/>
    <w:rsid w:val="00782F9C"/>
    <w:rsid w:val="00782FCA"/>
    <w:rsid w:val="0078304B"/>
    <w:rsid w:val="007830AC"/>
    <w:rsid w:val="007830C8"/>
    <w:rsid w:val="007832A1"/>
    <w:rsid w:val="007832F3"/>
    <w:rsid w:val="0078330A"/>
    <w:rsid w:val="00783351"/>
    <w:rsid w:val="007833D0"/>
    <w:rsid w:val="007833F0"/>
    <w:rsid w:val="00783467"/>
    <w:rsid w:val="0078357F"/>
    <w:rsid w:val="007835B4"/>
    <w:rsid w:val="007835C8"/>
    <w:rsid w:val="00783677"/>
    <w:rsid w:val="00783679"/>
    <w:rsid w:val="00783758"/>
    <w:rsid w:val="007837B9"/>
    <w:rsid w:val="00783A63"/>
    <w:rsid w:val="00783A75"/>
    <w:rsid w:val="00783AF2"/>
    <w:rsid w:val="00783B92"/>
    <w:rsid w:val="00783F09"/>
    <w:rsid w:val="0078401F"/>
    <w:rsid w:val="0078419F"/>
    <w:rsid w:val="007841B0"/>
    <w:rsid w:val="00784429"/>
    <w:rsid w:val="0078456A"/>
    <w:rsid w:val="0078456F"/>
    <w:rsid w:val="0078464E"/>
    <w:rsid w:val="00784703"/>
    <w:rsid w:val="00784717"/>
    <w:rsid w:val="007848AD"/>
    <w:rsid w:val="00784915"/>
    <w:rsid w:val="007849CD"/>
    <w:rsid w:val="00784A14"/>
    <w:rsid w:val="00784A80"/>
    <w:rsid w:val="00784ABE"/>
    <w:rsid w:val="00784B0A"/>
    <w:rsid w:val="00784B54"/>
    <w:rsid w:val="00784B8F"/>
    <w:rsid w:val="00784BBB"/>
    <w:rsid w:val="00784BEA"/>
    <w:rsid w:val="00784C9D"/>
    <w:rsid w:val="00784D50"/>
    <w:rsid w:val="00784D5E"/>
    <w:rsid w:val="00784DCB"/>
    <w:rsid w:val="00784E24"/>
    <w:rsid w:val="00784E4B"/>
    <w:rsid w:val="00784EE4"/>
    <w:rsid w:val="00784EF6"/>
    <w:rsid w:val="00784F23"/>
    <w:rsid w:val="00784F5D"/>
    <w:rsid w:val="0078501A"/>
    <w:rsid w:val="00785020"/>
    <w:rsid w:val="0078502E"/>
    <w:rsid w:val="0078504B"/>
    <w:rsid w:val="0078505D"/>
    <w:rsid w:val="007850BF"/>
    <w:rsid w:val="007850C2"/>
    <w:rsid w:val="007850C7"/>
    <w:rsid w:val="0078514F"/>
    <w:rsid w:val="007851FC"/>
    <w:rsid w:val="0078523F"/>
    <w:rsid w:val="00785268"/>
    <w:rsid w:val="0078531E"/>
    <w:rsid w:val="0078536E"/>
    <w:rsid w:val="00785386"/>
    <w:rsid w:val="00785395"/>
    <w:rsid w:val="0078539A"/>
    <w:rsid w:val="0078539F"/>
    <w:rsid w:val="0078541F"/>
    <w:rsid w:val="00785599"/>
    <w:rsid w:val="007855A8"/>
    <w:rsid w:val="007855AE"/>
    <w:rsid w:val="00785772"/>
    <w:rsid w:val="007857B5"/>
    <w:rsid w:val="00785884"/>
    <w:rsid w:val="007858BB"/>
    <w:rsid w:val="007858C4"/>
    <w:rsid w:val="00785925"/>
    <w:rsid w:val="00785929"/>
    <w:rsid w:val="007859CE"/>
    <w:rsid w:val="00785A21"/>
    <w:rsid w:val="00785C55"/>
    <w:rsid w:val="00785CE9"/>
    <w:rsid w:val="00785D6B"/>
    <w:rsid w:val="00785F7A"/>
    <w:rsid w:val="00785FDA"/>
    <w:rsid w:val="0078601E"/>
    <w:rsid w:val="007861AD"/>
    <w:rsid w:val="007862CB"/>
    <w:rsid w:val="00786323"/>
    <w:rsid w:val="00786334"/>
    <w:rsid w:val="0078635C"/>
    <w:rsid w:val="0078637E"/>
    <w:rsid w:val="007863BA"/>
    <w:rsid w:val="00786609"/>
    <w:rsid w:val="007867C7"/>
    <w:rsid w:val="007867FF"/>
    <w:rsid w:val="0078682A"/>
    <w:rsid w:val="00786882"/>
    <w:rsid w:val="007869D9"/>
    <w:rsid w:val="00786A78"/>
    <w:rsid w:val="00786AD7"/>
    <w:rsid w:val="00786AE9"/>
    <w:rsid w:val="00786AEB"/>
    <w:rsid w:val="00786BDC"/>
    <w:rsid w:val="00786C97"/>
    <w:rsid w:val="00786CDC"/>
    <w:rsid w:val="00786CFE"/>
    <w:rsid w:val="00786D5B"/>
    <w:rsid w:val="00786D87"/>
    <w:rsid w:val="00786DE7"/>
    <w:rsid w:val="00786E04"/>
    <w:rsid w:val="00786E58"/>
    <w:rsid w:val="00786EBC"/>
    <w:rsid w:val="00786FA5"/>
    <w:rsid w:val="00786FAE"/>
    <w:rsid w:val="00787051"/>
    <w:rsid w:val="0078708B"/>
    <w:rsid w:val="00787213"/>
    <w:rsid w:val="00787229"/>
    <w:rsid w:val="007874BE"/>
    <w:rsid w:val="007874CE"/>
    <w:rsid w:val="0078757B"/>
    <w:rsid w:val="007875D3"/>
    <w:rsid w:val="007875D5"/>
    <w:rsid w:val="007875FA"/>
    <w:rsid w:val="0078760E"/>
    <w:rsid w:val="00787610"/>
    <w:rsid w:val="00787678"/>
    <w:rsid w:val="00787699"/>
    <w:rsid w:val="007877CA"/>
    <w:rsid w:val="00787803"/>
    <w:rsid w:val="007878D1"/>
    <w:rsid w:val="007878D6"/>
    <w:rsid w:val="007878E3"/>
    <w:rsid w:val="0078791F"/>
    <w:rsid w:val="007879CF"/>
    <w:rsid w:val="00787AD8"/>
    <w:rsid w:val="00787BAF"/>
    <w:rsid w:val="00787BF9"/>
    <w:rsid w:val="00787C09"/>
    <w:rsid w:val="00787C11"/>
    <w:rsid w:val="00787C7F"/>
    <w:rsid w:val="00787D1C"/>
    <w:rsid w:val="00787D31"/>
    <w:rsid w:val="00787E08"/>
    <w:rsid w:val="00787E32"/>
    <w:rsid w:val="00787E39"/>
    <w:rsid w:val="00787E3A"/>
    <w:rsid w:val="0079001A"/>
    <w:rsid w:val="007901D8"/>
    <w:rsid w:val="007903C6"/>
    <w:rsid w:val="007903C9"/>
    <w:rsid w:val="00790510"/>
    <w:rsid w:val="0079052B"/>
    <w:rsid w:val="00790578"/>
    <w:rsid w:val="007905B4"/>
    <w:rsid w:val="00790675"/>
    <w:rsid w:val="0079067F"/>
    <w:rsid w:val="007906C0"/>
    <w:rsid w:val="0079073E"/>
    <w:rsid w:val="00790783"/>
    <w:rsid w:val="0079079B"/>
    <w:rsid w:val="00790896"/>
    <w:rsid w:val="007908B5"/>
    <w:rsid w:val="00790A00"/>
    <w:rsid w:val="00790A65"/>
    <w:rsid w:val="00790D6A"/>
    <w:rsid w:val="00790DA6"/>
    <w:rsid w:val="00790E1A"/>
    <w:rsid w:val="00790E3E"/>
    <w:rsid w:val="00790EDA"/>
    <w:rsid w:val="00790EF4"/>
    <w:rsid w:val="00790F64"/>
    <w:rsid w:val="00790FEB"/>
    <w:rsid w:val="00791002"/>
    <w:rsid w:val="007910AB"/>
    <w:rsid w:val="00791159"/>
    <w:rsid w:val="007912B2"/>
    <w:rsid w:val="0079134E"/>
    <w:rsid w:val="0079137F"/>
    <w:rsid w:val="00791381"/>
    <w:rsid w:val="00791425"/>
    <w:rsid w:val="00791434"/>
    <w:rsid w:val="00791441"/>
    <w:rsid w:val="00791467"/>
    <w:rsid w:val="0079149D"/>
    <w:rsid w:val="007914E3"/>
    <w:rsid w:val="0079153E"/>
    <w:rsid w:val="007916F3"/>
    <w:rsid w:val="00791734"/>
    <w:rsid w:val="00791788"/>
    <w:rsid w:val="00791792"/>
    <w:rsid w:val="0079189E"/>
    <w:rsid w:val="007918FF"/>
    <w:rsid w:val="00791923"/>
    <w:rsid w:val="00791963"/>
    <w:rsid w:val="007919DF"/>
    <w:rsid w:val="007919F8"/>
    <w:rsid w:val="00791A7C"/>
    <w:rsid w:val="00791AB6"/>
    <w:rsid w:val="00791AEC"/>
    <w:rsid w:val="00791C46"/>
    <w:rsid w:val="00791C72"/>
    <w:rsid w:val="00791CD5"/>
    <w:rsid w:val="00791CE7"/>
    <w:rsid w:val="00791D48"/>
    <w:rsid w:val="00791D93"/>
    <w:rsid w:val="00791DF1"/>
    <w:rsid w:val="00791E8C"/>
    <w:rsid w:val="00791ED7"/>
    <w:rsid w:val="00791FFA"/>
    <w:rsid w:val="0079203D"/>
    <w:rsid w:val="00792045"/>
    <w:rsid w:val="00792068"/>
    <w:rsid w:val="00792171"/>
    <w:rsid w:val="007921C6"/>
    <w:rsid w:val="007921CE"/>
    <w:rsid w:val="007921E6"/>
    <w:rsid w:val="0079225D"/>
    <w:rsid w:val="00792277"/>
    <w:rsid w:val="00792322"/>
    <w:rsid w:val="00792338"/>
    <w:rsid w:val="007923A6"/>
    <w:rsid w:val="007923FB"/>
    <w:rsid w:val="0079247E"/>
    <w:rsid w:val="00792498"/>
    <w:rsid w:val="00792605"/>
    <w:rsid w:val="00792633"/>
    <w:rsid w:val="007926EA"/>
    <w:rsid w:val="00792722"/>
    <w:rsid w:val="007927F7"/>
    <w:rsid w:val="00792814"/>
    <w:rsid w:val="0079285C"/>
    <w:rsid w:val="00792871"/>
    <w:rsid w:val="007928C1"/>
    <w:rsid w:val="007928D0"/>
    <w:rsid w:val="007928DB"/>
    <w:rsid w:val="0079290A"/>
    <w:rsid w:val="007929CD"/>
    <w:rsid w:val="00792AC8"/>
    <w:rsid w:val="00792AE5"/>
    <w:rsid w:val="00792B67"/>
    <w:rsid w:val="00792B77"/>
    <w:rsid w:val="00792C07"/>
    <w:rsid w:val="00792C0A"/>
    <w:rsid w:val="00792D15"/>
    <w:rsid w:val="00792D4A"/>
    <w:rsid w:val="00792D9C"/>
    <w:rsid w:val="00792DDE"/>
    <w:rsid w:val="00792E84"/>
    <w:rsid w:val="00792E9E"/>
    <w:rsid w:val="00792F2C"/>
    <w:rsid w:val="00792FF5"/>
    <w:rsid w:val="00793055"/>
    <w:rsid w:val="00793311"/>
    <w:rsid w:val="00793370"/>
    <w:rsid w:val="00793391"/>
    <w:rsid w:val="0079339B"/>
    <w:rsid w:val="00793416"/>
    <w:rsid w:val="00793442"/>
    <w:rsid w:val="007934A5"/>
    <w:rsid w:val="00793524"/>
    <w:rsid w:val="007935A5"/>
    <w:rsid w:val="00793686"/>
    <w:rsid w:val="00793924"/>
    <w:rsid w:val="00793A7E"/>
    <w:rsid w:val="00793B90"/>
    <w:rsid w:val="00793BBA"/>
    <w:rsid w:val="00793C52"/>
    <w:rsid w:val="00793C88"/>
    <w:rsid w:val="00793CAE"/>
    <w:rsid w:val="00793D88"/>
    <w:rsid w:val="00793DBE"/>
    <w:rsid w:val="00793DCA"/>
    <w:rsid w:val="00793E3A"/>
    <w:rsid w:val="00793E5C"/>
    <w:rsid w:val="00793E5E"/>
    <w:rsid w:val="00793E9C"/>
    <w:rsid w:val="00793EDE"/>
    <w:rsid w:val="00793EE6"/>
    <w:rsid w:val="00793F9A"/>
    <w:rsid w:val="00794010"/>
    <w:rsid w:val="00794095"/>
    <w:rsid w:val="00794190"/>
    <w:rsid w:val="0079422D"/>
    <w:rsid w:val="007942B4"/>
    <w:rsid w:val="00794318"/>
    <w:rsid w:val="00794442"/>
    <w:rsid w:val="0079444C"/>
    <w:rsid w:val="0079453C"/>
    <w:rsid w:val="0079473A"/>
    <w:rsid w:val="0079475E"/>
    <w:rsid w:val="00794781"/>
    <w:rsid w:val="007948B9"/>
    <w:rsid w:val="00794911"/>
    <w:rsid w:val="00794AE1"/>
    <w:rsid w:val="00794BF6"/>
    <w:rsid w:val="00794CCB"/>
    <w:rsid w:val="00794CDA"/>
    <w:rsid w:val="00794D1F"/>
    <w:rsid w:val="00794DC8"/>
    <w:rsid w:val="00794E13"/>
    <w:rsid w:val="00794E45"/>
    <w:rsid w:val="00794F38"/>
    <w:rsid w:val="00794F66"/>
    <w:rsid w:val="0079501B"/>
    <w:rsid w:val="007950D7"/>
    <w:rsid w:val="00795211"/>
    <w:rsid w:val="007953B8"/>
    <w:rsid w:val="00795459"/>
    <w:rsid w:val="00795488"/>
    <w:rsid w:val="007954BC"/>
    <w:rsid w:val="00795515"/>
    <w:rsid w:val="0079553C"/>
    <w:rsid w:val="00795560"/>
    <w:rsid w:val="00795668"/>
    <w:rsid w:val="0079568B"/>
    <w:rsid w:val="0079569C"/>
    <w:rsid w:val="007956DA"/>
    <w:rsid w:val="007956E7"/>
    <w:rsid w:val="0079570C"/>
    <w:rsid w:val="00795756"/>
    <w:rsid w:val="007957C8"/>
    <w:rsid w:val="007957D4"/>
    <w:rsid w:val="0079580F"/>
    <w:rsid w:val="0079586D"/>
    <w:rsid w:val="007958E4"/>
    <w:rsid w:val="007958E8"/>
    <w:rsid w:val="00795936"/>
    <w:rsid w:val="007959CE"/>
    <w:rsid w:val="00795A34"/>
    <w:rsid w:val="00795A89"/>
    <w:rsid w:val="00795AA0"/>
    <w:rsid w:val="00795B6F"/>
    <w:rsid w:val="00795BB7"/>
    <w:rsid w:val="00795C39"/>
    <w:rsid w:val="00795C4F"/>
    <w:rsid w:val="00795C9C"/>
    <w:rsid w:val="00795CAC"/>
    <w:rsid w:val="00795CE7"/>
    <w:rsid w:val="00795D0B"/>
    <w:rsid w:val="00795D5E"/>
    <w:rsid w:val="00795EC8"/>
    <w:rsid w:val="00795ECF"/>
    <w:rsid w:val="00795EF5"/>
    <w:rsid w:val="00795F78"/>
    <w:rsid w:val="00795FB1"/>
    <w:rsid w:val="00795FE3"/>
    <w:rsid w:val="00795FF1"/>
    <w:rsid w:val="0079602C"/>
    <w:rsid w:val="0079603F"/>
    <w:rsid w:val="007960AC"/>
    <w:rsid w:val="007960FA"/>
    <w:rsid w:val="0079612E"/>
    <w:rsid w:val="00796162"/>
    <w:rsid w:val="007961E1"/>
    <w:rsid w:val="007962D7"/>
    <w:rsid w:val="00796350"/>
    <w:rsid w:val="007963BA"/>
    <w:rsid w:val="007963CB"/>
    <w:rsid w:val="0079646C"/>
    <w:rsid w:val="0079655B"/>
    <w:rsid w:val="00796621"/>
    <w:rsid w:val="0079666F"/>
    <w:rsid w:val="00796674"/>
    <w:rsid w:val="007966BB"/>
    <w:rsid w:val="007966DE"/>
    <w:rsid w:val="007966E8"/>
    <w:rsid w:val="00796752"/>
    <w:rsid w:val="00796766"/>
    <w:rsid w:val="007967B6"/>
    <w:rsid w:val="007967EA"/>
    <w:rsid w:val="007967EE"/>
    <w:rsid w:val="00796860"/>
    <w:rsid w:val="007968D5"/>
    <w:rsid w:val="007969C5"/>
    <w:rsid w:val="007969EE"/>
    <w:rsid w:val="00796A1C"/>
    <w:rsid w:val="00796B36"/>
    <w:rsid w:val="00796CC6"/>
    <w:rsid w:val="00796CCE"/>
    <w:rsid w:val="00796CD1"/>
    <w:rsid w:val="00796CE8"/>
    <w:rsid w:val="00796E29"/>
    <w:rsid w:val="00796E83"/>
    <w:rsid w:val="00796EF3"/>
    <w:rsid w:val="00796F3A"/>
    <w:rsid w:val="00796F98"/>
    <w:rsid w:val="00796FEF"/>
    <w:rsid w:val="007970B0"/>
    <w:rsid w:val="007970B7"/>
    <w:rsid w:val="00797162"/>
    <w:rsid w:val="00797192"/>
    <w:rsid w:val="007971D3"/>
    <w:rsid w:val="00797243"/>
    <w:rsid w:val="007972E8"/>
    <w:rsid w:val="007972ED"/>
    <w:rsid w:val="007972FF"/>
    <w:rsid w:val="0079731C"/>
    <w:rsid w:val="00797466"/>
    <w:rsid w:val="007974F6"/>
    <w:rsid w:val="00797509"/>
    <w:rsid w:val="00797576"/>
    <w:rsid w:val="007975BD"/>
    <w:rsid w:val="00797621"/>
    <w:rsid w:val="0079763F"/>
    <w:rsid w:val="007976D3"/>
    <w:rsid w:val="007976D9"/>
    <w:rsid w:val="00797775"/>
    <w:rsid w:val="0079777B"/>
    <w:rsid w:val="00797859"/>
    <w:rsid w:val="007978BF"/>
    <w:rsid w:val="00797A11"/>
    <w:rsid w:val="00797AA6"/>
    <w:rsid w:val="00797B45"/>
    <w:rsid w:val="00797C5B"/>
    <w:rsid w:val="00797CD3"/>
    <w:rsid w:val="00797D05"/>
    <w:rsid w:val="00797D40"/>
    <w:rsid w:val="00797D4D"/>
    <w:rsid w:val="00797DF6"/>
    <w:rsid w:val="00797EE5"/>
    <w:rsid w:val="00797F92"/>
    <w:rsid w:val="007A00DC"/>
    <w:rsid w:val="007A0156"/>
    <w:rsid w:val="007A02D3"/>
    <w:rsid w:val="007A03C9"/>
    <w:rsid w:val="007A03E5"/>
    <w:rsid w:val="007A048D"/>
    <w:rsid w:val="007A048E"/>
    <w:rsid w:val="007A0530"/>
    <w:rsid w:val="007A0656"/>
    <w:rsid w:val="007A06E1"/>
    <w:rsid w:val="007A0716"/>
    <w:rsid w:val="007A071C"/>
    <w:rsid w:val="007A0770"/>
    <w:rsid w:val="007A078F"/>
    <w:rsid w:val="007A0900"/>
    <w:rsid w:val="007A0910"/>
    <w:rsid w:val="007A0921"/>
    <w:rsid w:val="007A0A4C"/>
    <w:rsid w:val="007A0A87"/>
    <w:rsid w:val="007A0A8F"/>
    <w:rsid w:val="007A0BEF"/>
    <w:rsid w:val="007A0C1A"/>
    <w:rsid w:val="007A0C30"/>
    <w:rsid w:val="007A0C84"/>
    <w:rsid w:val="007A0C89"/>
    <w:rsid w:val="007A0DE9"/>
    <w:rsid w:val="007A0E0F"/>
    <w:rsid w:val="007A0E92"/>
    <w:rsid w:val="007A0E94"/>
    <w:rsid w:val="007A11A9"/>
    <w:rsid w:val="007A121B"/>
    <w:rsid w:val="007A1320"/>
    <w:rsid w:val="007A14AB"/>
    <w:rsid w:val="007A14E0"/>
    <w:rsid w:val="007A1557"/>
    <w:rsid w:val="007A1560"/>
    <w:rsid w:val="007A1569"/>
    <w:rsid w:val="007A161F"/>
    <w:rsid w:val="007A1630"/>
    <w:rsid w:val="007A163A"/>
    <w:rsid w:val="007A1667"/>
    <w:rsid w:val="007A17B0"/>
    <w:rsid w:val="007A1820"/>
    <w:rsid w:val="007A185D"/>
    <w:rsid w:val="007A18DA"/>
    <w:rsid w:val="007A1983"/>
    <w:rsid w:val="007A19DF"/>
    <w:rsid w:val="007A1A2F"/>
    <w:rsid w:val="007A1A4D"/>
    <w:rsid w:val="007A1AA8"/>
    <w:rsid w:val="007A1B2B"/>
    <w:rsid w:val="007A1B83"/>
    <w:rsid w:val="007A1B8D"/>
    <w:rsid w:val="007A1BB1"/>
    <w:rsid w:val="007A1BD0"/>
    <w:rsid w:val="007A1C56"/>
    <w:rsid w:val="007A1C58"/>
    <w:rsid w:val="007A1E4C"/>
    <w:rsid w:val="007A1F40"/>
    <w:rsid w:val="007A1F92"/>
    <w:rsid w:val="007A1FED"/>
    <w:rsid w:val="007A205D"/>
    <w:rsid w:val="007A215D"/>
    <w:rsid w:val="007A21CB"/>
    <w:rsid w:val="007A21F3"/>
    <w:rsid w:val="007A22BD"/>
    <w:rsid w:val="007A22E5"/>
    <w:rsid w:val="007A2340"/>
    <w:rsid w:val="007A235B"/>
    <w:rsid w:val="007A2375"/>
    <w:rsid w:val="007A23A3"/>
    <w:rsid w:val="007A23D8"/>
    <w:rsid w:val="007A2467"/>
    <w:rsid w:val="007A24FA"/>
    <w:rsid w:val="007A2554"/>
    <w:rsid w:val="007A2615"/>
    <w:rsid w:val="007A2687"/>
    <w:rsid w:val="007A2739"/>
    <w:rsid w:val="007A2768"/>
    <w:rsid w:val="007A27B6"/>
    <w:rsid w:val="007A2828"/>
    <w:rsid w:val="007A28B5"/>
    <w:rsid w:val="007A2921"/>
    <w:rsid w:val="007A294F"/>
    <w:rsid w:val="007A2BA7"/>
    <w:rsid w:val="007A2BE6"/>
    <w:rsid w:val="007A2BE9"/>
    <w:rsid w:val="007A2C2D"/>
    <w:rsid w:val="007A2C47"/>
    <w:rsid w:val="007A2CE9"/>
    <w:rsid w:val="007A2E37"/>
    <w:rsid w:val="007A2E4E"/>
    <w:rsid w:val="007A2E9F"/>
    <w:rsid w:val="007A2F0E"/>
    <w:rsid w:val="007A2F53"/>
    <w:rsid w:val="007A30E3"/>
    <w:rsid w:val="007A3101"/>
    <w:rsid w:val="007A316E"/>
    <w:rsid w:val="007A31B3"/>
    <w:rsid w:val="007A324F"/>
    <w:rsid w:val="007A3253"/>
    <w:rsid w:val="007A328C"/>
    <w:rsid w:val="007A32CD"/>
    <w:rsid w:val="007A32E1"/>
    <w:rsid w:val="007A32F5"/>
    <w:rsid w:val="007A330E"/>
    <w:rsid w:val="007A343C"/>
    <w:rsid w:val="007A34E0"/>
    <w:rsid w:val="007A355F"/>
    <w:rsid w:val="007A357E"/>
    <w:rsid w:val="007A35DB"/>
    <w:rsid w:val="007A36D1"/>
    <w:rsid w:val="007A36FF"/>
    <w:rsid w:val="007A3717"/>
    <w:rsid w:val="007A3779"/>
    <w:rsid w:val="007A3788"/>
    <w:rsid w:val="007A378B"/>
    <w:rsid w:val="007A38EA"/>
    <w:rsid w:val="007A391F"/>
    <w:rsid w:val="007A392C"/>
    <w:rsid w:val="007A393E"/>
    <w:rsid w:val="007A395F"/>
    <w:rsid w:val="007A3B6D"/>
    <w:rsid w:val="007A3B76"/>
    <w:rsid w:val="007A3BD7"/>
    <w:rsid w:val="007A3BF7"/>
    <w:rsid w:val="007A3C4A"/>
    <w:rsid w:val="007A3D39"/>
    <w:rsid w:val="007A3D44"/>
    <w:rsid w:val="007A3F30"/>
    <w:rsid w:val="007A3F6C"/>
    <w:rsid w:val="007A3FC7"/>
    <w:rsid w:val="007A3FD0"/>
    <w:rsid w:val="007A3FE0"/>
    <w:rsid w:val="007A4073"/>
    <w:rsid w:val="007A4136"/>
    <w:rsid w:val="007A41AE"/>
    <w:rsid w:val="007A41EF"/>
    <w:rsid w:val="007A423F"/>
    <w:rsid w:val="007A4328"/>
    <w:rsid w:val="007A4356"/>
    <w:rsid w:val="007A444B"/>
    <w:rsid w:val="007A4580"/>
    <w:rsid w:val="007A458F"/>
    <w:rsid w:val="007A4598"/>
    <w:rsid w:val="007A45F9"/>
    <w:rsid w:val="007A462A"/>
    <w:rsid w:val="007A4740"/>
    <w:rsid w:val="007A474A"/>
    <w:rsid w:val="007A4778"/>
    <w:rsid w:val="007A47AA"/>
    <w:rsid w:val="007A47DE"/>
    <w:rsid w:val="007A4804"/>
    <w:rsid w:val="007A481A"/>
    <w:rsid w:val="007A48F9"/>
    <w:rsid w:val="007A49C4"/>
    <w:rsid w:val="007A49F0"/>
    <w:rsid w:val="007A4A21"/>
    <w:rsid w:val="007A4A74"/>
    <w:rsid w:val="007A4A9F"/>
    <w:rsid w:val="007A4AEF"/>
    <w:rsid w:val="007A4B92"/>
    <w:rsid w:val="007A4C43"/>
    <w:rsid w:val="007A4C9B"/>
    <w:rsid w:val="007A4D41"/>
    <w:rsid w:val="007A4D88"/>
    <w:rsid w:val="007A4DA7"/>
    <w:rsid w:val="007A4E00"/>
    <w:rsid w:val="007A4E7F"/>
    <w:rsid w:val="007A4F30"/>
    <w:rsid w:val="007A4F64"/>
    <w:rsid w:val="007A4F83"/>
    <w:rsid w:val="007A4FEC"/>
    <w:rsid w:val="007A5038"/>
    <w:rsid w:val="007A50AB"/>
    <w:rsid w:val="007A51A8"/>
    <w:rsid w:val="007A51C6"/>
    <w:rsid w:val="007A5312"/>
    <w:rsid w:val="007A534C"/>
    <w:rsid w:val="007A541A"/>
    <w:rsid w:val="007A554C"/>
    <w:rsid w:val="007A5606"/>
    <w:rsid w:val="007A56A0"/>
    <w:rsid w:val="007A56F4"/>
    <w:rsid w:val="007A570E"/>
    <w:rsid w:val="007A5770"/>
    <w:rsid w:val="007A5786"/>
    <w:rsid w:val="007A57BD"/>
    <w:rsid w:val="007A57E6"/>
    <w:rsid w:val="007A5850"/>
    <w:rsid w:val="007A5885"/>
    <w:rsid w:val="007A58DF"/>
    <w:rsid w:val="007A5971"/>
    <w:rsid w:val="007A59BA"/>
    <w:rsid w:val="007A59CB"/>
    <w:rsid w:val="007A59D2"/>
    <w:rsid w:val="007A5AF3"/>
    <w:rsid w:val="007A5BB9"/>
    <w:rsid w:val="007A5D5A"/>
    <w:rsid w:val="007A5E1D"/>
    <w:rsid w:val="007A5E3A"/>
    <w:rsid w:val="007A5E7A"/>
    <w:rsid w:val="007A5F2E"/>
    <w:rsid w:val="007A5F8E"/>
    <w:rsid w:val="007A5FE5"/>
    <w:rsid w:val="007A6059"/>
    <w:rsid w:val="007A6069"/>
    <w:rsid w:val="007A60F6"/>
    <w:rsid w:val="007A6128"/>
    <w:rsid w:val="007A61CA"/>
    <w:rsid w:val="007A620F"/>
    <w:rsid w:val="007A6219"/>
    <w:rsid w:val="007A6278"/>
    <w:rsid w:val="007A627E"/>
    <w:rsid w:val="007A6287"/>
    <w:rsid w:val="007A6330"/>
    <w:rsid w:val="007A6405"/>
    <w:rsid w:val="007A6481"/>
    <w:rsid w:val="007A64BA"/>
    <w:rsid w:val="007A676E"/>
    <w:rsid w:val="007A6782"/>
    <w:rsid w:val="007A67AD"/>
    <w:rsid w:val="007A67D8"/>
    <w:rsid w:val="007A68D8"/>
    <w:rsid w:val="007A694D"/>
    <w:rsid w:val="007A6951"/>
    <w:rsid w:val="007A6966"/>
    <w:rsid w:val="007A69AF"/>
    <w:rsid w:val="007A6AEA"/>
    <w:rsid w:val="007A6B92"/>
    <w:rsid w:val="007A6B9E"/>
    <w:rsid w:val="007A6BE9"/>
    <w:rsid w:val="007A6CAB"/>
    <w:rsid w:val="007A6D39"/>
    <w:rsid w:val="007A6E80"/>
    <w:rsid w:val="007A6F47"/>
    <w:rsid w:val="007A6F65"/>
    <w:rsid w:val="007A6F72"/>
    <w:rsid w:val="007A704F"/>
    <w:rsid w:val="007A713F"/>
    <w:rsid w:val="007A719D"/>
    <w:rsid w:val="007A71C7"/>
    <w:rsid w:val="007A7222"/>
    <w:rsid w:val="007A72D2"/>
    <w:rsid w:val="007A735D"/>
    <w:rsid w:val="007A73CF"/>
    <w:rsid w:val="007A73D4"/>
    <w:rsid w:val="007A744D"/>
    <w:rsid w:val="007A7482"/>
    <w:rsid w:val="007A7490"/>
    <w:rsid w:val="007A75BB"/>
    <w:rsid w:val="007A75C3"/>
    <w:rsid w:val="007A7608"/>
    <w:rsid w:val="007A7649"/>
    <w:rsid w:val="007A7660"/>
    <w:rsid w:val="007A7715"/>
    <w:rsid w:val="007A776A"/>
    <w:rsid w:val="007A7819"/>
    <w:rsid w:val="007A782F"/>
    <w:rsid w:val="007A787A"/>
    <w:rsid w:val="007A78AF"/>
    <w:rsid w:val="007A7943"/>
    <w:rsid w:val="007A79E7"/>
    <w:rsid w:val="007A7A67"/>
    <w:rsid w:val="007A7AC7"/>
    <w:rsid w:val="007A7C1A"/>
    <w:rsid w:val="007A7C33"/>
    <w:rsid w:val="007A7DD1"/>
    <w:rsid w:val="007A7DF3"/>
    <w:rsid w:val="007A7DF6"/>
    <w:rsid w:val="007A7EF1"/>
    <w:rsid w:val="007A7EF9"/>
    <w:rsid w:val="007A7F0C"/>
    <w:rsid w:val="007A7FD0"/>
    <w:rsid w:val="007B0207"/>
    <w:rsid w:val="007B0295"/>
    <w:rsid w:val="007B02B9"/>
    <w:rsid w:val="007B0328"/>
    <w:rsid w:val="007B035F"/>
    <w:rsid w:val="007B04B3"/>
    <w:rsid w:val="007B04EA"/>
    <w:rsid w:val="007B053D"/>
    <w:rsid w:val="007B0581"/>
    <w:rsid w:val="007B05FC"/>
    <w:rsid w:val="007B0665"/>
    <w:rsid w:val="007B06EC"/>
    <w:rsid w:val="007B08B3"/>
    <w:rsid w:val="007B09C7"/>
    <w:rsid w:val="007B0A4D"/>
    <w:rsid w:val="007B0CCA"/>
    <w:rsid w:val="007B0D8F"/>
    <w:rsid w:val="007B0E02"/>
    <w:rsid w:val="007B0E79"/>
    <w:rsid w:val="007B0F49"/>
    <w:rsid w:val="007B1104"/>
    <w:rsid w:val="007B11A0"/>
    <w:rsid w:val="007B12AB"/>
    <w:rsid w:val="007B13AA"/>
    <w:rsid w:val="007B1471"/>
    <w:rsid w:val="007B1490"/>
    <w:rsid w:val="007B1588"/>
    <w:rsid w:val="007B16E8"/>
    <w:rsid w:val="007B1915"/>
    <w:rsid w:val="007B19F1"/>
    <w:rsid w:val="007B1A80"/>
    <w:rsid w:val="007B1ABE"/>
    <w:rsid w:val="007B1B28"/>
    <w:rsid w:val="007B1BE4"/>
    <w:rsid w:val="007B1BFB"/>
    <w:rsid w:val="007B1D47"/>
    <w:rsid w:val="007B1D90"/>
    <w:rsid w:val="007B1DE1"/>
    <w:rsid w:val="007B1E7C"/>
    <w:rsid w:val="007B1F00"/>
    <w:rsid w:val="007B1F95"/>
    <w:rsid w:val="007B2034"/>
    <w:rsid w:val="007B2077"/>
    <w:rsid w:val="007B20D4"/>
    <w:rsid w:val="007B21C1"/>
    <w:rsid w:val="007B22E9"/>
    <w:rsid w:val="007B230E"/>
    <w:rsid w:val="007B234A"/>
    <w:rsid w:val="007B23DA"/>
    <w:rsid w:val="007B2460"/>
    <w:rsid w:val="007B24A8"/>
    <w:rsid w:val="007B25DA"/>
    <w:rsid w:val="007B2674"/>
    <w:rsid w:val="007B26C1"/>
    <w:rsid w:val="007B26D7"/>
    <w:rsid w:val="007B26E2"/>
    <w:rsid w:val="007B27C0"/>
    <w:rsid w:val="007B2803"/>
    <w:rsid w:val="007B2892"/>
    <w:rsid w:val="007B2961"/>
    <w:rsid w:val="007B29B1"/>
    <w:rsid w:val="007B29BA"/>
    <w:rsid w:val="007B29EC"/>
    <w:rsid w:val="007B2A20"/>
    <w:rsid w:val="007B2A35"/>
    <w:rsid w:val="007B2BB8"/>
    <w:rsid w:val="007B2CC6"/>
    <w:rsid w:val="007B2CCD"/>
    <w:rsid w:val="007B2CFC"/>
    <w:rsid w:val="007B2D15"/>
    <w:rsid w:val="007B2D27"/>
    <w:rsid w:val="007B2D85"/>
    <w:rsid w:val="007B2F00"/>
    <w:rsid w:val="007B2F2D"/>
    <w:rsid w:val="007B2FB2"/>
    <w:rsid w:val="007B3023"/>
    <w:rsid w:val="007B3098"/>
    <w:rsid w:val="007B30B1"/>
    <w:rsid w:val="007B30C7"/>
    <w:rsid w:val="007B314F"/>
    <w:rsid w:val="007B3159"/>
    <w:rsid w:val="007B31E4"/>
    <w:rsid w:val="007B3247"/>
    <w:rsid w:val="007B3359"/>
    <w:rsid w:val="007B3378"/>
    <w:rsid w:val="007B3397"/>
    <w:rsid w:val="007B3436"/>
    <w:rsid w:val="007B35D5"/>
    <w:rsid w:val="007B365A"/>
    <w:rsid w:val="007B369A"/>
    <w:rsid w:val="007B37BD"/>
    <w:rsid w:val="007B383D"/>
    <w:rsid w:val="007B3887"/>
    <w:rsid w:val="007B3996"/>
    <w:rsid w:val="007B3A5E"/>
    <w:rsid w:val="007B3B03"/>
    <w:rsid w:val="007B3BFF"/>
    <w:rsid w:val="007B3CBA"/>
    <w:rsid w:val="007B3D5F"/>
    <w:rsid w:val="007B3DA6"/>
    <w:rsid w:val="007B3E31"/>
    <w:rsid w:val="007B3E3F"/>
    <w:rsid w:val="007B3E85"/>
    <w:rsid w:val="007B3F18"/>
    <w:rsid w:val="007B3FC2"/>
    <w:rsid w:val="007B4079"/>
    <w:rsid w:val="007B40C0"/>
    <w:rsid w:val="007B4174"/>
    <w:rsid w:val="007B418D"/>
    <w:rsid w:val="007B4195"/>
    <w:rsid w:val="007B4330"/>
    <w:rsid w:val="007B436C"/>
    <w:rsid w:val="007B438B"/>
    <w:rsid w:val="007B4396"/>
    <w:rsid w:val="007B43A8"/>
    <w:rsid w:val="007B4516"/>
    <w:rsid w:val="007B45B3"/>
    <w:rsid w:val="007B4640"/>
    <w:rsid w:val="007B46C7"/>
    <w:rsid w:val="007B46D8"/>
    <w:rsid w:val="007B4727"/>
    <w:rsid w:val="007B47D9"/>
    <w:rsid w:val="007B482E"/>
    <w:rsid w:val="007B4839"/>
    <w:rsid w:val="007B49D6"/>
    <w:rsid w:val="007B4A3F"/>
    <w:rsid w:val="007B4A44"/>
    <w:rsid w:val="007B4A48"/>
    <w:rsid w:val="007B4B2B"/>
    <w:rsid w:val="007B4B8D"/>
    <w:rsid w:val="007B4B9C"/>
    <w:rsid w:val="007B4BC7"/>
    <w:rsid w:val="007B4C75"/>
    <w:rsid w:val="007B4CAC"/>
    <w:rsid w:val="007B4CF0"/>
    <w:rsid w:val="007B4D03"/>
    <w:rsid w:val="007B4D0F"/>
    <w:rsid w:val="007B4E20"/>
    <w:rsid w:val="007B4E4F"/>
    <w:rsid w:val="007B4E6B"/>
    <w:rsid w:val="007B4E92"/>
    <w:rsid w:val="007B4F88"/>
    <w:rsid w:val="007B4F93"/>
    <w:rsid w:val="007B5038"/>
    <w:rsid w:val="007B50C3"/>
    <w:rsid w:val="007B5127"/>
    <w:rsid w:val="007B5183"/>
    <w:rsid w:val="007B51DA"/>
    <w:rsid w:val="007B521A"/>
    <w:rsid w:val="007B542D"/>
    <w:rsid w:val="007B5467"/>
    <w:rsid w:val="007B5539"/>
    <w:rsid w:val="007B554C"/>
    <w:rsid w:val="007B5553"/>
    <w:rsid w:val="007B5559"/>
    <w:rsid w:val="007B556F"/>
    <w:rsid w:val="007B55BA"/>
    <w:rsid w:val="007B561F"/>
    <w:rsid w:val="007B5621"/>
    <w:rsid w:val="007B564E"/>
    <w:rsid w:val="007B5658"/>
    <w:rsid w:val="007B567C"/>
    <w:rsid w:val="007B56FB"/>
    <w:rsid w:val="007B5737"/>
    <w:rsid w:val="007B5819"/>
    <w:rsid w:val="007B586B"/>
    <w:rsid w:val="007B597F"/>
    <w:rsid w:val="007B5A0D"/>
    <w:rsid w:val="007B5A28"/>
    <w:rsid w:val="007B5A50"/>
    <w:rsid w:val="007B5ABC"/>
    <w:rsid w:val="007B5B7A"/>
    <w:rsid w:val="007B5BD0"/>
    <w:rsid w:val="007B5BEF"/>
    <w:rsid w:val="007B5CBF"/>
    <w:rsid w:val="007B5D09"/>
    <w:rsid w:val="007B5D0E"/>
    <w:rsid w:val="007B5DF8"/>
    <w:rsid w:val="007B5E11"/>
    <w:rsid w:val="007B5E28"/>
    <w:rsid w:val="007B5FB1"/>
    <w:rsid w:val="007B600B"/>
    <w:rsid w:val="007B6039"/>
    <w:rsid w:val="007B617A"/>
    <w:rsid w:val="007B61F4"/>
    <w:rsid w:val="007B6202"/>
    <w:rsid w:val="007B6296"/>
    <w:rsid w:val="007B63FC"/>
    <w:rsid w:val="007B641F"/>
    <w:rsid w:val="007B6426"/>
    <w:rsid w:val="007B642B"/>
    <w:rsid w:val="007B64A5"/>
    <w:rsid w:val="007B64CA"/>
    <w:rsid w:val="007B6533"/>
    <w:rsid w:val="007B6741"/>
    <w:rsid w:val="007B6817"/>
    <w:rsid w:val="007B68DE"/>
    <w:rsid w:val="007B6929"/>
    <w:rsid w:val="007B69A1"/>
    <w:rsid w:val="007B6A1A"/>
    <w:rsid w:val="007B6A42"/>
    <w:rsid w:val="007B6B85"/>
    <w:rsid w:val="007B6BE7"/>
    <w:rsid w:val="007B6C6C"/>
    <w:rsid w:val="007B6D1B"/>
    <w:rsid w:val="007B6D54"/>
    <w:rsid w:val="007B6D5E"/>
    <w:rsid w:val="007B6D66"/>
    <w:rsid w:val="007B6DA8"/>
    <w:rsid w:val="007B6E27"/>
    <w:rsid w:val="007B6E9D"/>
    <w:rsid w:val="007B6EC2"/>
    <w:rsid w:val="007B6ED3"/>
    <w:rsid w:val="007B6FC6"/>
    <w:rsid w:val="007B6FC8"/>
    <w:rsid w:val="007B706E"/>
    <w:rsid w:val="007B7089"/>
    <w:rsid w:val="007B70A0"/>
    <w:rsid w:val="007B7176"/>
    <w:rsid w:val="007B71B1"/>
    <w:rsid w:val="007B72DC"/>
    <w:rsid w:val="007B737F"/>
    <w:rsid w:val="007B73B4"/>
    <w:rsid w:val="007B7406"/>
    <w:rsid w:val="007B74E3"/>
    <w:rsid w:val="007B7547"/>
    <w:rsid w:val="007B7592"/>
    <w:rsid w:val="007B75C6"/>
    <w:rsid w:val="007B7640"/>
    <w:rsid w:val="007B778D"/>
    <w:rsid w:val="007B7804"/>
    <w:rsid w:val="007B7977"/>
    <w:rsid w:val="007B79C5"/>
    <w:rsid w:val="007B79C6"/>
    <w:rsid w:val="007B79F4"/>
    <w:rsid w:val="007B7A43"/>
    <w:rsid w:val="007B7B9F"/>
    <w:rsid w:val="007B7BF0"/>
    <w:rsid w:val="007B7BFB"/>
    <w:rsid w:val="007B7C35"/>
    <w:rsid w:val="007B7C5A"/>
    <w:rsid w:val="007B7CC8"/>
    <w:rsid w:val="007B7D63"/>
    <w:rsid w:val="007B7D80"/>
    <w:rsid w:val="007B7DC2"/>
    <w:rsid w:val="007B7E39"/>
    <w:rsid w:val="007B7F3B"/>
    <w:rsid w:val="007B7F6A"/>
    <w:rsid w:val="007B7FBC"/>
    <w:rsid w:val="007C0026"/>
    <w:rsid w:val="007C0052"/>
    <w:rsid w:val="007C015A"/>
    <w:rsid w:val="007C0162"/>
    <w:rsid w:val="007C01DF"/>
    <w:rsid w:val="007C026B"/>
    <w:rsid w:val="007C031F"/>
    <w:rsid w:val="007C0332"/>
    <w:rsid w:val="007C04FF"/>
    <w:rsid w:val="007C050B"/>
    <w:rsid w:val="007C0577"/>
    <w:rsid w:val="007C05BE"/>
    <w:rsid w:val="007C0602"/>
    <w:rsid w:val="007C0632"/>
    <w:rsid w:val="007C06CD"/>
    <w:rsid w:val="007C06E5"/>
    <w:rsid w:val="007C07C8"/>
    <w:rsid w:val="007C084A"/>
    <w:rsid w:val="007C08F7"/>
    <w:rsid w:val="007C0959"/>
    <w:rsid w:val="007C0A43"/>
    <w:rsid w:val="007C0A76"/>
    <w:rsid w:val="007C0AE6"/>
    <w:rsid w:val="007C0B22"/>
    <w:rsid w:val="007C0C36"/>
    <w:rsid w:val="007C0D49"/>
    <w:rsid w:val="007C0DC1"/>
    <w:rsid w:val="007C0E12"/>
    <w:rsid w:val="007C0ECF"/>
    <w:rsid w:val="007C0FB9"/>
    <w:rsid w:val="007C0FEF"/>
    <w:rsid w:val="007C0FFF"/>
    <w:rsid w:val="007C10F2"/>
    <w:rsid w:val="007C1122"/>
    <w:rsid w:val="007C11A6"/>
    <w:rsid w:val="007C1214"/>
    <w:rsid w:val="007C1289"/>
    <w:rsid w:val="007C1348"/>
    <w:rsid w:val="007C1374"/>
    <w:rsid w:val="007C138B"/>
    <w:rsid w:val="007C1446"/>
    <w:rsid w:val="007C1522"/>
    <w:rsid w:val="007C15FB"/>
    <w:rsid w:val="007C1758"/>
    <w:rsid w:val="007C18CB"/>
    <w:rsid w:val="007C18DE"/>
    <w:rsid w:val="007C19CE"/>
    <w:rsid w:val="007C19E4"/>
    <w:rsid w:val="007C1A00"/>
    <w:rsid w:val="007C1A11"/>
    <w:rsid w:val="007C1BBC"/>
    <w:rsid w:val="007C1D3F"/>
    <w:rsid w:val="007C1E9A"/>
    <w:rsid w:val="007C1FA4"/>
    <w:rsid w:val="007C1FB3"/>
    <w:rsid w:val="007C1FC2"/>
    <w:rsid w:val="007C2075"/>
    <w:rsid w:val="007C207C"/>
    <w:rsid w:val="007C208B"/>
    <w:rsid w:val="007C220F"/>
    <w:rsid w:val="007C2225"/>
    <w:rsid w:val="007C230D"/>
    <w:rsid w:val="007C2344"/>
    <w:rsid w:val="007C2372"/>
    <w:rsid w:val="007C2383"/>
    <w:rsid w:val="007C239F"/>
    <w:rsid w:val="007C2409"/>
    <w:rsid w:val="007C242C"/>
    <w:rsid w:val="007C2505"/>
    <w:rsid w:val="007C251C"/>
    <w:rsid w:val="007C2580"/>
    <w:rsid w:val="007C26D3"/>
    <w:rsid w:val="007C2713"/>
    <w:rsid w:val="007C2735"/>
    <w:rsid w:val="007C2771"/>
    <w:rsid w:val="007C277E"/>
    <w:rsid w:val="007C278E"/>
    <w:rsid w:val="007C27DB"/>
    <w:rsid w:val="007C2800"/>
    <w:rsid w:val="007C2824"/>
    <w:rsid w:val="007C2889"/>
    <w:rsid w:val="007C28B5"/>
    <w:rsid w:val="007C28C3"/>
    <w:rsid w:val="007C2A0F"/>
    <w:rsid w:val="007C2A29"/>
    <w:rsid w:val="007C2C24"/>
    <w:rsid w:val="007C2C3D"/>
    <w:rsid w:val="007C2C4C"/>
    <w:rsid w:val="007C2CF5"/>
    <w:rsid w:val="007C2DE1"/>
    <w:rsid w:val="007C2E0A"/>
    <w:rsid w:val="007C2E72"/>
    <w:rsid w:val="007C2E7C"/>
    <w:rsid w:val="007C2EEB"/>
    <w:rsid w:val="007C2F69"/>
    <w:rsid w:val="007C3058"/>
    <w:rsid w:val="007C3069"/>
    <w:rsid w:val="007C30E0"/>
    <w:rsid w:val="007C3160"/>
    <w:rsid w:val="007C3172"/>
    <w:rsid w:val="007C3192"/>
    <w:rsid w:val="007C31CC"/>
    <w:rsid w:val="007C31FD"/>
    <w:rsid w:val="007C329A"/>
    <w:rsid w:val="007C32B5"/>
    <w:rsid w:val="007C3308"/>
    <w:rsid w:val="007C3397"/>
    <w:rsid w:val="007C33D4"/>
    <w:rsid w:val="007C3410"/>
    <w:rsid w:val="007C3458"/>
    <w:rsid w:val="007C349A"/>
    <w:rsid w:val="007C34AA"/>
    <w:rsid w:val="007C3620"/>
    <w:rsid w:val="007C3651"/>
    <w:rsid w:val="007C3743"/>
    <w:rsid w:val="007C3762"/>
    <w:rsid w:val="007C3788"/>
    <w:rsid w:val="007C3868"/>
    <w:rsid w:val="007C38A0"/>
    <w:rsid w:val="007C38CA"/>
    <w:rsid w:val="007C3959"/>
    <w:rsid w:val="007C39F7"/>
    <w:rsid w:val="007C3A1B"/>
    <w:rsid w:val="007C3A4E"/>
    <w:rsid w:val="007C3AB4"/>
    <w:rsid w:val="007C3B2F"/>
    <w:rsid w:val="007C3B48"/>
    <w:rsid w:val="007C3CC6"/>
    <w:rsid w:val="007C3CCA"/>
    <w:rsid w:val="007C3D36"/>
    <w:rsid w:val="007C3D4C"/>
    <w:rsid w:val="007C3EFE"/>
    <w:rsid w:val="007C3F85"/>
    <w:rsid w:val="007C3FC2"/>
    <w:rsid w:val="007C3FC4"/>
    <w:rsid w:val="007C3FE2"/>
    <w:rsid w:val="007C3FFB"/>
    <w:rsid w:val="007C4049"/>
    <w:rsid w:val="007C40E1"/>
    <w:rsid w:val="007C40F2"/>
    <w:rsid w:val="007C4221"/>
    <w:rsid w:val="007C42D9"/>
    <w:rsid w:val="007C42E1"/>
    <w:rsid w:val="007C42F1"/>
    <w:rsid w:val="007C4367"/>
    <w:rsid w:val="007C43EE"/>
    <w:rsid w:val="007C446A"/>
    <w:rsid w:val="007C4492"/>
    <w:rsid w:val="007C44C8"/>
    <w:rsid w:val="007C4531"/>
    <w:rsid w:val="007C4544"/>
    <w:rsid w:val="007C4557"/>
    <w:rsid w:val="007C456B"/>
    <w:rsid w:val="007C459F"/>
    <w:rsid w:val="007C45A9"/>
    <w:rsid w:val="007C4707"/>
    <w:rsid w:val="007C47F9"/>
    <w:rsid w:val="007C4810"/>
    <w:rsid w:val="007C488E"/>
    <w:rsid w:val="007C4934"/>
    <w:rsid w:val="007C4942"/>
    <w:rsid w:val="007C49FA"/>
    <w:rsid w:val="007C4BB3"/>
    <w:rsid w:val="007C4C3B"/>
    <w:rsid w:val="007C4C45"/>
    <w:rsid w:val="007C4C9B"/>
    <w:rsid w:val="007C4CB7"/>
    <w:rsid w:val="007C4DD5"/>
    <w:rsid w:val="007C4DD6"/>
    <w:rsid w:val="007C4E2E"/>
    <w:rsid w:val="007C4E8F"/>
    <w:rsid w:val="007C4ECF"/>
    <w:rsid w:val="007C4F27"/>
    <w:rsid w:val="007C5295"/>
    <w:rsid w:val="007C52A0"/>
    <w:rsid w:val="007C52B2"/>
    <w:rsid w:val="007C5302"/>
    <w:rsid w:val="007C5362"/>
    <w:rsid w:val="007C54BE"/>
    <w:rsid w:val="007C54CC"/>
    <w:rsid w:val="007C54E9"/>
    <w:rsid w:val="007C552D"/>
    <w:rsid w:val="007C55E5"/>
    <w:rsid w:val="007C56D3"/>
    <w:rsid w:val="007C5773"/>
    <w:rsid w:val="007C57CA"/>
    <w:rsid w:val="007C57E7"/>
    <w:rsid w:val="007C58CA"/>
    <w:rsid w:val="007C59C4"/>
    <w:rsid w:val="007C5B5A"/>
    <w:rsid w:val="007C5CE8"/>
    <w:rsid w:val="007C5CF1"/>
    <w:rsid w:val="007C5CFB"/>
    <w:rsid w:val="007C5D17"/>
    <w:rsid w:val="007C5D2A"/>
    <w:rsid w:val="007C5D4D"/>
    <w:rsid w:val="007C5D94"/>
    <w:rsid w:val="007C5DF3"/>
    <w:rsid w:val="007C5E6A"/>
    <w:rsid w:val="007C5E94"/>
    <w:rsid w:val="007C5EF1"/>
    <w:rsid w:val="007C5F62"/>
    <w:rsid w:val="007C5F82"/>
    <w:rsid w:val="007C5F8E"/>
    <w:rsid w:val="007C5FE6"/>
    <w:rsid w:val="007C600B"/>
    <w:rsid w:val="007C61D0"/>
    <w:rsid w:val="007C61D1"/>
    <w:rsid w:val="007C625D"/>
    <w:rsid w:val="007C6364"/>
    <w:rsid w:val="007C63B8"/>
    <w:rsid w:val="007C6402"/>
    <w:rsid w:val="007C6496"/>
    <w:rsid w:val="007C64D7"/>
    <w:rsid w:val="007C656C"/>
    <w:rsid w:val="007C65A6"/>
    <w:rsid w:val="007C65A9"/>
    <w:rsid w:val="007C66CB"/>
    <w:rsid w:val="007C67F7"/>
    <w:rsid w:val="007C6843"/>
    <w:rsid w:val="007C687D"/>
    <w:rsid w:val="007C6888"/>
    <w:rsid w:val="007C68CE"/>
    <w:rsid w:val="007C69EE"/>
    <w:rsid w:val="007C6ABE"/>
    <w:rsid w:val="007C6AC5"/>
    <w:rsid w:val="007C6AC8"/>
    <w:rsid w:val="007C6ADA"/>
    <w:rsid w:val="007C6AF0"/>
    <w:rsid w:val="007C6B3F"/>
    <w:rsid w:val="007C6B8B"/>
    <w:rsid w:val="007C6BA6"/>
    <w:rsid w:val="007C6BE5"/>
    <w:rsid w:val="007C6C06"/>
    <w:rsid w:val="007C6D23"/>
    <w:rsid w:val="007C6D44"/>
    <w:rsid w:val="007C6DA9"/>
    <w:rsid w:val="007C6DFC"/>
    <w:rsid w:val="007C6E12"/>
    <w:rsid w:val="007C6E34"/>
    <w:rsid w:val="007C718A"/>
    <w:rsid w:val="007C7294"/>
    <w:rsid w:val="007C7331"/>
    <w:rsid w:val="007C737F"/>
    <w:rsid w:val="007C7525"/>
    <w:rsid w:val="007C7560"/>
    <w:rsid w:val="007C757D"/>
    <w:rsid w:val="007C7605"/>
    <w:rsid w:val="007C76E7"/>
    <w:rsid w:val="007C7814"/>
    <w:rsid w:val="007C782F"/>
    <w:rsid w:val="007C788E"/>
    <w:rsid w:val="007C7970"/>
    <w:rsid w:val="007C7975"/>
    <w:rsid w:val="007C7ACE"/>
    <w:rsid w:val="007C7AF9"/>
    <w:rsid w:val="007C7BA9"/>
    <w:rsid w:val="007C7BAA"/>
    <w:rsid w:val="007C7BE2"/>
    <w:rsid w:val="007C7C2F"/>
    <w:rsid w:val="007C7C32"/>
    <w:rsid w:val="007C7C91"/>
    <w:rsid w:val="007C7D0B"/>
    <w:rsid w:val="007C7DB0"/>
    <w:rsid w:val="007C7E61"/>
    <w:rsid w:val="007C7EE9"/>
    <w:rsid w:val="007C7FDE"/>
    <w:rsid w:val="007D0048"/>
    <w:rsid w:val="007D00B3"/>
    <w:rsid w:val="007D010A"/>
    <w:rsid w:val="007D0114"/>
    <w:rsid w:val="007D0136"/>
    <w:rsid w:val="007D017A"/>
    <w:rsid w:val="007D02A9"/>
    <w:rsid w:val="007D0347"/>
    <w:rsid w:val="007D0353"/>
    <w:rsid w:val="007D0360"/>
    <w:rsid w:val="007D0399"/>
    <w:rsid w:val="007D04CC"/>
    <w:rsid w:val="007D04F1"/>
    <w:rsid w:val="007D05AC"/>
    <w:rsid w:val="007D0617"/>
    <w:rsid w:val="007D063E"/>
    <w:rsid w:val="007D0722"/>
    <w:rsid w:val="007D07A7"/>
    <w:rsid w:val="007D0822"/>
    <w:rsid w:val="007D097A"/>
    <w:rsid w:val="007D09E5"/>
    <w:rsid w:val="007D09FB"/>
    <w:rsid w:val="007D0B25"/>
    <w:rsid w:val="007D0B57"/>
    <w:rsid w:val="007D0BC2"/>
    <w:rsid w:val="007D0D30"/>
    <w:rsid w:val="007D0D82"/>
    <w:rsid w:val="007D0E40"/>
    <w:rsid w:val="007D0F12"/>
    <w:rsid w:val="007D0F86"/>
    <w:rsid w:val="007D1087"/>
    <w:rsid w:val="007D11BD"/>
    <w:rsid w:val="007D1238"/>
    <w:rsid w:val="007D14EE"/>
    <w:rsid w:val="007D1503"/>
    <w:rsid w:val="007D1542"/>
    <w:rsid w:val="007D16AA"/>
    <w:rsid w:val="007D174B"/>
    <w:rsid w:val="007D179D"/>
    <w:rsid w:val="007D17CD"/>
    <w:rsid w:val="007D17D9"/>
    <w:rsid w:val="007D18E6"/>
    <w:rsid w:val="007D19C3"/>
    <w:rsid w:val="007D1A75"/>
    <w:rsid w:val="007D1B10"/>
    <w:rsid w:val="007D1B46"/>
    <w:rsid w:val="007D1B7D"/>
    <w:rsid w:val="007D1BF4"/>
    <w:rsid w:val="007D1DC1"/>
    <w:rsid w:val="007D1DE0"/>
    <w:rsid w:val="007D1DEE"/>
    <w:rsid w:val="007D1E0D"/>
    <w:rsid w:val="007D1E73"/>
    <w:rsid w:val="007D1EBD"/>
    <w:rsid w:val="007D2022"/>
    <w:rsid w:val="007D212F"/>
    <w:rsid w:val="007D2316"/>
    <w:rsid w:val="007D233D"/>
    <w:rsid w:val="007D2358"/>
    <w:rsid w:val="007D2447"/>
    <w:rsid w:val="007D2508"/>
    <w:rsid w:val="007D2547"/>
    <w:rsid w:val="007D2557"/>
    <w:rsid w:val="007D26D1"/>
    <w:rsid w:val="007D2725"/>
    <w:rsid w:val="007D27B1"/>
    <w:rsid w:val="007D27D7"/>
    <w:rsid w:val="007D2871"/>
    <w:rsid w:val="007D2A26"/>
    <w:rsid w:val="007D2A2E"/>
    <w:rsid w:val="007D2A63"/>
    <w:rsid w:val="007D2A84"/>
    <w:rsid w:val="007D2B9C"/>
    <w:rsid w:val="007D2C4E"/>
    <w:rsid w:val="007D2C87"/>
    <w:rsid w:val="007D2CC2"/>
    <w:rsid w:val="007D2CEA"/>
    <w:rsid w:val="007D2D6D"/>
    <w:rsid w:val="007D2E1B"/>
    <w:rsid w:val="007D2E86"/>
    <w:rsid w:val="007D2F23"/>
    <w:rsid w:val="007D2FE2"/>
    <w:rsid w:val="007D3016"/>
    <w:rsid w:val="007D3029"/>
    <w:rsid w:val="007D3096"/>
    <w:rsid w:val="007D30ED"/>
    <w:rsid w:val="007D32A5"/>
    <w:rsid w:val="007D33A8"/>
    <w:rsid w:val="007D33CB"/>
    <w:rsid w:val="007D33E7"/>
    <w:rsid w:val="007D346A"/>
    <w:rsid w:val="007D3550"/>
    <w:rsid w:val="007D3691"/>
    <w:rsid w:val="007D3696"/>
    <w:rsid w:val="007D36A0"/>
    <w:rsid w:val="007D36DD"/>
    <w:rsid w:val="007D3796"/>
    <w:rsid w:val="007D37D8"/>
    <w:rsid w:val="007D392A"/>
    <w:rsid w:val="007D39C6"/>
    <w:rsid w:val="007D3BA8"/>
    <w:rsid w:val="007D3BBA"/>
    <w:rsid w:val="007D3CF3"/>
    <w:rsid w:val="007D3D53"/>
    <w:rsid w:val="007D3DF2"/>
    <w:rsid w:val="007D3F24"/>
    <w:rsid w:val="007D3F30"/>
    <w:rsid w:val="007D3F6D"/>
    <w:rsid w:val="007D400C"/>
    <w:rsid w:val="007D40E7"/>
    <w:rsid w:val="007D40F2"/>
    <w:rsid w:val="007D41A4"/>
    <w:rsid w:val="007D41C0"/>
    <w:rsid w:val="007D424B"/>
    <w:rsid w:val="007D429E"/>
    <w:rsid w:val="007D435A"/>
    <w:rsid w:val="007D4364"/>
    <w:rsid w:val="007D43DE"/>
    <w:rsid w:val="007D442C"/>
    <w:rsid w:val="007D446C"/>
    <w:rsid w:val="007D45D9"/>
    <w:rsid w:val="007D46B1"/>
    <w:rsid w:val="007D4785"/>
    <w:rsid w:val="007D4887"/>
    <w:rsid w:val="007D4947"/>
    <w:rsid w:val="007D49C6"/>
    <w:rsid w:val="007D4A16"/>
    <w:rsid w:val="007D4AC9"/>
    <w:rsid w:val="007D4B18"/>
    <w:rsid w:val="007D4BFE"/>
    <w:rsid w:val="007D4C30"/>
    <w:rsid w:val="007D4C52"/>
    <w:rsid w:val="007D4CCD"/>
    <w:rsid w:val="007D4D23"/>
    <w:rsid w:val="007D4D65"/>
    <w:rsid w:val="007D4DFF"/>
    <w:rsid w:val="007D4E23"/>
    <w:rsid w:val="007D4EF4"/>
    <w:rsid w:val="007D4EFA"/>
    <w:rsid w:val="007D4F30"/>
    <w:rsid w:val="007D4FC6"/>
    <w:rsid w:val="007D5256"/>
    <w:rsid w:val="007D5266"/>
    <w:rsid w:val="007D528D"/>
    <w:rsid w:val="007D538A"/>
    <w:rsid w:val="007D5499"/>
    <w:rsid w:val="007D54DA"/>
    <w:rsid w:val="007D551E"/>
    <w:rsid w:val="007D5543"/>
    <w:rsid w:val="007D557B"/>
    <w:rsid w:val="007D559C"/>
    <w:rsid w:val="007D5614"/>
    <w:rsid w:val="007D5689"/>
    <w:rsid w:val="007D56BC"/>
    <w:rsid w:val="007D56DF"/>
    <w:rsid w:val="007D5705"/>
    <w:rsid w:val="007D5856"/>
    <w:rsid w:val="007D587F"/>
    <w:rsid w:val="007D59B0"/>
    <w:rsid w:val="007D59E7"/>
    <w:rsid w:val="007D5A92"/>
    <w:rsid w:val="007D5D0B"/>
    <w:rsid w:val="007D5D84"/>
    <w:rsid w:val="007D5DAF"/>
    <w:rsid w:val="007D5E33"/>
    <w:rsid w:val="007D5E76"/>
    <w:rsid w:val="007D5EAE"/>
    <w:rsid w:val="007D5EF9"/>
    <w:rsid w:val="007D5F3B"/>
    <w:rsid w:val="007D5F49"/>
    <w:rsid w:val="007D5FA2"/>
    <w:rsid w:val="007D60BF"/>
    <w:rsid w:val="007D60C8"/>
    <w:rsid w:val="007D61E9"/>
    <w:rsid w:val="007D61EC"/>
    <w:rsid w:val="007D6201"/>
    <w:rsid w:val="007D6258"/>
    <w:rsid w:val="007D62B7"/>
    <w:rsid w:val="007D62E6"/>
    <w:rsid w:val="007D634E"/>
    <w:rsid w:val="007D642F"/>
    <w:rsid w:val="007D649B"/>
    <w:rsid w:val="007D64E4"/>
    <w:rsid w:val="007D6524"/>
    <w:rsid w:val="007D6555"/>
    <w:rsid w:val="007D6587"/>
    <w:rsid w:val="007D65B4"/>
    <w:rsid w:val="007D6666"/>
    <w:rsid w:val="007D66FB"/>
    <w:rsid w:val="007D6724"/>
    <w:rsid w:val="007D6730"/>
    <w:rsid w:val="007D679A"/>
    <w:rsid w:val="007D67B5"/>
    <w:rsid w:val="007D68BC"/>
    <w:rsid w:val="007D6916"/>
    <w:rsid w:val="007D692B"/>
    <w:rsid w:val="007D6A63"/>
    <w:rsid w:val="007D6AFA"/>
    <w:rsid w:val="007D6B5C"/>
    <w:rsid w:val="007D6BE8"/>
    <w:rsid w:val="007D6C0A"/>
    <w:rsid w:val="007D6C21"/>
    <w:rsid w:val="007D6D5F"/>
    <w:rsid w:val="007D6D95"/>
    <w:rsid w:val="007D6DC3"/>
    <w:rsid w:val="007D6E0F"/>
    <w:rsid w:val="007D6F36"/>
    <w:rsid w:val="007D6F53"/>
    <w:rsid w:val="007D6FA1"/>
    <w:rsid w:val="007D70D3"/>
    <w:rsid w:val="007D71B5"/>
    <w:rsid w:val="007D71F9"/>
    <w:rsid w:val="007D7211"/>
    <w:rsid w:val="007D7231"/>
    <w:rsid w:val="007D7279"/>
    <w:rsid w:val="007D72A9"/>
    <w:rsid w:val="007D731D"/>
    <w:rsid w:val="007D733A"/>
    <w:rsid w:val="007D735C"/>
    <w:rsid w:val="007D74F0"/>
    <w:rsid w:val="007D7556"/>
    <w:rsid w:val="007D7612"/>
    <w:rsid w:val="007D7652"/>
    <w:rsid w:val="007D768C"/>
    <w:rsid w:val="007D7865"/>
    <w:rsid w:val="007D786A"/>
    <w:rsid w:val="007D7886"/>
    <w:rsid w:val="007D796C"/>
    <w:rsid w:val="007D7A21"/>
    <w:rsid w:val="007D7A67"/>
    <w:rsid w:val="007D7AD8"/>
    <w:rsid w:val="007D7AE5"/>
    <w:rsid w:val="007D7B64"/>
    <w:rsid w:val="007D7B98"/>
    <w:rsid w:val="007D7BFE"/>
    <w:rsid w:val="007D7CBC"/>
    <w:rsid w:val="007D7DFC"/>
    <w:rsid w:val="007D7E1E"/>
    <w:rsid w:val="007D7FC0"/>
    <w:rsid w:val="007D7FEA"/>
    <w:rsid w:val="007E008E"/>
    <w:rsid w:val="007E00E7"/>
    <w:rsid w:val="007E02C0"/>
    <w:rsid w:val="007E032B"/>
    <w:rsid w:val="007E037C"/>
    <w:rsid w:val="007E03F2"/>
    <w:rsid w:val="007E04AA"/>
    <w:rsid w:val="007E04E6"/>
    <w:rsid w:val="007E0587"/>
    <w:rsid w:val="007E066D"/>
    <w:rsid w:val="007E0798"/>
    <w:rsid w:val="007E07A6"/>
    <w:rsid w:val="007E07E4"/>
    <w:rsid w:val="007E087D"/>
    <w:rsid w:val="007E09A3"/>
    <w:rsid w:val="007E09B6"/>
    <w:rsid w:val="007E0A51"/>
    <w:rsid w:val="007E0AC2"/>
    <w:rsid w:val="007E0B9D"/>
    <w:rsid w:val="007E0C1F"/>
    <w:rsid w:val="007E0CFF"/>
    <w:rsid w:val="007E0D6A"/>
    <w:rsid w:val="007E0D7A"/>
    <w:rsid w:val="007E0DBC"/>
    <w:rsid w:val="007E0E7E"/>
    <w:rsid w:val="007E0EFE"/>
    <w:rsid w:val="007E0F0B"/>
    <w:rsid w:val="007E0F68"/>
    <w:rsid w:val="007E1001"/>
    <w:rsid w:val="007E1045"/>
    <w:rsid w:val="007E106C"/>
    <w:rsid w:val="007E109A"/>
    <w:rsid w:val="007E1126"/>
    <w:rsid w:val="007E11B9"/>
    <w:rsid w:val="007E1214"/>
    <w:rsid w:val="007E1226"/>
    <w:rsid w:val="007E122E"/>
    <w:rsid w:val="007E1248"/>
    <w:rsid w:val="007E12B9"/>
    <w:rsid w:val="007E12D8"/>
    <w:rsid w:val="007E1310"/>
    <w:rsid w:val="007E1393"/>
    <w:rsid w:val="007E1552"/>
    <w:rsid w:val="007E164D"/>
    <w:rsid w:val="007E1682"/>
    <w:rsid w:val="007E16A0"/>
    <w:rsid w:val="007E16A5"/>
    <w:rsid w:val="007E16E7"/>
    <w:rsid w:val="007E1745"/>
    <w:rsid w:val="007E17ED"/>
    <w:rsid w:val="007E18F5"/>
    <w:rsid w:val="007E194A"/>
    <w:rsid w:val="007E1951"/>
    <w:rsid w:val="007E195D"/>
    <w:rsid w:val="007E1B4A"/>
    <w:rsid w:val="007E1BEB"/>
    <w:rsid w:val="007E1C30"/>
    <w:rsid w:val="007E1C3B"/>
    <w:rsid w:val="007E1C98"/>
    <w:rsid w:val="007E1D51"/>
    <w:rsid w:val="007E1E42"/>
    <w:rsid w:val="007E1E7F"/>
    <w:rsid w:val="007E1F53"/>
    <w:rsid w:val="007E200D"/>
    <w:rsid w:val="007E20FB"/>
    <w:rsid w:val="007E210B"/>
    <w:rsid w:val="007E2186"/>
    <w:rsid w:val="007E21AA"/>
    <w:rsid w:val="007E21D3"/>
    <w:rsid w:val="007E2288"/>
    <w:rsid w:val="007E229C"/>
    <w:rsid w:val="007E2301"/>
    <w:rsid w:val="007E2312"/>
    <w:rsid w:val="007E23BD"/>
    <w:rsid w:val="007E23F0"/>
    <w:rsid w:val="007E2466"/>
    <w:rsid w:val="007E24F2"/>
    <w:rsid w:val="007E257F"/>
    <w:rsid w:val="007E258A"/>
    <w:rsid w:val="007E25A0"/>
    <w:rsid w:val="007E26A9"/>
    <w:rsid w:val="007E274C"/>
    <w:rsid w:val="007E2750"/>
    <w:rsid w:val="007E2807"/>
    <w:rsid w:val="007E2995"/>
    <w:rsid w:val="007E2A0F"/>
    <w:rsid w:val="007E2A1B"/>
    <w:rsid w:val="007E2A5A"/>
    <w:rsid w:val="007E2A97"/>
    <w:rsid w:val="007E2B09"/>
    <w:rsid w:val="007E2B22"/>
    <w:rsid w:val="007E2B71"/>
    <w:rsid w:val="007E2BAF"/>
    <w:rsid w:val="007E2BF2"/>
    <w:rsid w:val="007E2C58"/>
    <w:rsid w:val="007E2CAC"/>
    <w:rsid w:val="007E2CC0"/>
    <w:rsid w:val="007E2D39"/>
    <w:rsid w:val="007E2D58"/>
    <w:rsid w:val="007E2DDF"/>
    <w:rsid w:val="007E2E01"/>
    <w:rsid w:val="007E3051"/>
    <w:rsid w:val="007E3131"/>
    <w:rsid w:val="007E3147"/>
    <w:rsid w:val="007E327C"/>
    <w:rsid w:val="007E32BD"/>
    <w:rsid w:val="007E32C7"/>
    <w:rsid w:val="007E3336"/>
    <w:rsid w:val="007E33A8"/>
    <w:rsid w:val="007E33F1"/>
    <w:rsid w:val="007E3429"/>
    <w:rsid w:val="007E3597"/>
    <w:rsid w:val="007E35B0"/>
    <w:rsid w:val="007E35CC"/>
    <w:rsid w:val="007E3619"/>
    <w:rsid w:val="007E3737"/>
    <w:rsid w:val="007E3750"/>
    <w:rsid w:val="007E37DB"/>
    <w:rsid w:val="007E38F2"/>
    <w:rsid w:val="007E3AF5"/>
    <w:rsid w:val="007E3B2E"/>
    <w:rsid w:val="007E3BA1"/>
    <w:rsid w:val="007E3C9A"/>
    <w:rsid w:val="007E3CD0"/>
    <w:rsid w:val="007E3E17"/>
    <w:rsid w:val="007E3E6F"/>
    <w:rsid w:val="007E3EF9"/>
    <w:rsid w:val="007E3F23"/>
    <w:rsid w:val="007E3F43"/>
    <w:rsid w:val="007E4006"/>
    <w:rsid w:val="007E4096"/>
    <w:rsid w:val="007E40C4"/>
    <w:rsid w:val="007E4114"/>
    <w:rsid w:val="007E41BF"/>
    <w:rsid w:val="007E41E3"/>
    <w:rsid w:val="007E4279"/>
    <w:rsid w:val="007E42CF"/>
    <w:rsid w:val="007E4350"/>
    <w:rsid w:val="007E43D2"/>
    <w:rsid w:val="007E43EA"/>
    <w:rsid w:val="007E4490"/>
    <w:rsid w:val="007E45B5"/>
    <w:rsid w:val="007E45B8"/>
    <w:rsid w:val="007E466D"/>
    <w:rsid w:val="007E4680"/>
    <w:rsid w:val="007E46A8"/>
    <w:rsid w:val="007E4702"/>
    <w:rsid w:val="007E470D"/>
    <w:rsid w:val="007E478B"/>
    <w:rsid w:val="007E4810"/>
    <w:rsid w:val="007E4863"/>
    <w:rsid w:val="007E4870"/>
    <w:rsid w:val="007E4913"/>
    <w:rsid w:val="007E4940"/>
    <w:rsid w:val="007E4A09"/>
    <w:rsid w:val="007E4A19"/>
    <w:rsid w:val="007E4A45"/>
    <w:rsid w:val="007E4A78"/>
    <w:rsid w:val="007E4A8A"/>
    <w:rsid w:val="007E4A8D"/>
    <w:rsid w:val="007E4AAC"/>
    <w:rsid w:val="007E4AE0"/>
    <w:rsid w:val="007E4C0B"/>
    <w:rsid w:val="007E4C5E"/>
    <w:rsid w:val="007E4C89"/>
    <w:rsid w:val="007E4DC6"/>
    <w:rsid w:val="007E4E72"/>
    <w:rsid w:val="007E4F8D"/>
    <w:rsid w:val="007E4FD0"/>
    <w:rsid w:val="007E5025"/>
    <w:rsid w:val="007E506E"/>
    <w:rsid w:val="007E51AB"/>
    <w:rsid w:val="007E5206"/>
    <w:rsid w:val="007E52BC"/>
    <w:rsid w:val="007E5426"/>
    <w:rsid w:val="007E5453"/>
    <w:rsid w:val="007E5541"/>
    <w:rsid w:val="007E56B2"/>
    <w:rsid w:val="007E5711"/>
    <w:rsid w:val="007E5740"/>
    <w:rsid w:val="007E5815"/>
    <w:rsid w:val="007E5841"/>
    <w:rsid w:val="007E5846"/>
    <w:rsid w:val="007E584A"/>
    <w:rsid w:val="007E5873"/>
    <w:rsid w:val="007E5968"/>
    <w:rsid w:val="007E5A49"/>
    <w:rsid w:val="007E5A72"/>
    <w:rsid w:val="007E5A7D"/>
    <w:rsid w:val="007E5AEE"/>
    <w:rsid w:val="007E5B95"/>
    <w:rsid w:val="007E5C51"/>
    <w:rsid w:val="007E5CAE"/>
    <w:rsid w:val="007E5CEC"/>
    <w:rsid w:val="007E5D67"/>
    <w:rsid w:val="007E5D89"/>
    <w:rsid w:val="007E5D93"/>
    <w:rsid w:val="007E5DC9"/>
    <w:rsid w:val="007E5E18"/>
    <w:rsid w:val="007E5E36"/>
    <w:rsid w:val="007E5E6E"/>
    <w:rsid w:val="007E5EEF"/>
    <w:rsid w:val="007E5FB2"/>
    <w:rsid w:val="007E61EB"/>
    <w:rsid w:val="007E628A"/>
    <w:rsid w:val="007E63D1"/>
    <w:rsid w:val="007E642C"/>
    <w:rsid w:val="007E6510"/>
    <w:rsid w:val="007E65F7"/>
    <w:rsid w:val="007E66E6"/>
    <w:rsid w:val="007E6727"/>
    <w:rsid w:val="007E6764"/>
    <w:rsid w:val="007E6876"/>
    <w:rsid w:val="007E68E1"/>
    <w:rsid w:val="007E6906"/>
    <w:rsid w:val="007E692D"/>
    <w:rsid w:val="007E6A1E"/>
    <w:rsid w:val="007E6AB1"/>
    <w:rsid w:val="007E6B0C"/>
    <w:rsid w:val="007E6B21"/>
    <w:rsid w:val="007E6B41"/>
    <w:rsid w:val="007E6B88"/>
    <w:rsid w:val="007E6B96"/>
    <w:rsid w:val="007E6BAA"/>
    <w:rsid w:val="007E6BF8"/>
    <w:rsid w:val="007E6C2E"/>
    <w:rsid w:val="007E6C68"/>
    <w:rsid w:val="007E6C79"/>
    <w:rsid w:val="007E6CA0"/>
    <w:rsid w:val="007E6CD4"/>
    <w:rsid w:val="007E6DA0"/>
    <w:rsid w:val="007E6DD3"/>
    <w:rsid w:val="007E6E3A"/>
    <w:rsid w:val="007E6E64"/>
    <w:rsid w:val="007E6EE5"/>
    <w:rsid w:val="007E6F38"/>
    <w:rsid w:val="007E6F6E"/>
    <w:rsid w:val="007E6FFD"/>
    <w:rsid w:val="007E713F"/>
    <w:rsid w:val="007E732B"/>
    <w:rsid w:val="007E7354"/>
    <w:rsid w:val="007E737D"/>
    <w:rsid w:val="007E7468"/>
    <w:rsid w:val="007E74E7"/>
    <w:rsid w:val="007E7587"/>
    <w:rsid w:val="007E75F6"/>
    <w:rsid w:val="007E7672"/>
    <w:rsid w:val="007E76E0"/>
    <w:rsid w:val="007E7714"/>
    <w:rsid w:val="007E778D"/>
    <w:rsid w:val="007E7816"/>
    <w:rsid w:val="007E7885"/>
    <w:rsid w:val="007E7899"/>
    <w:rsid w:val="007E7912"/>
    <w:rsid w:val="007E7920"/>
    <w:rsid w:val="007E7937"/>
    <w:rsid w:val="007E7975"/>
    <w:rsid w:val="007E7A64"/>
    <w:rsid w:val="007E7A7C"/>
    <w:rsid w:val="007E7AA0"/>
    <w:rsid w:val="007E7B42"/>
    <w:rsid w:val="007E7B85"/>
    <w:rsid w:val="007E7CCA"/>
    <w:rsid w:val="007E7D75"/>
    <w:rsid w:val="007E7E5C"/>
    <w:rsid w:val="007E7EC0"/>
    <w:rsid w:val="007E7F7A"/>
    <w:rsid w:val="007F0041"/>
    <w:rsid w:val="007F004F"/>
    <w:rsid w:val="007F00B3"/>
    <w:rsid w:val="007F00E2"/>
    <w:rsid w:val="007F00FB"/>
    <w:rsid w:val="007F00FD"/>
    <w:rsid w:val="007F0169"/>
    <w:rsid w:val="007F01CC"/>
    <w:rsid w:val="007F0292"/>
    <w:rsid w:val="007F02C7"/>
    <w:rsid w:val="007F033B"/>
    <w:rsid w:val="007F0387"/>
    <w:rsid w:val="007F039B"/>
    <w:rsid w:val="007F0472"/>
    <w:rsid w:val="007F05B6"/>
    <w:rsid w:val="007F063C"/>
    <w:rsid w:val="007F06A3"/>
    <w:rsid w:val="007F08B0"/>
    <w:rsid w:val="007F08F3"/>
    <w:rsid w:val="007F0905"/>
    <w:rsid w:val="007F095A"/>
    <w:rsid w:val="007F0A0D"/>
    <w:rsid w:val="007F0AA6"/>
    <w:rsid w:val="007F0ADF"/>
    <w:rsid w:val="007F0B62"/>
    <w:rsid w:val="007F0B94"/>
    <w:rsid w:val="007F0BE3"/>
    <w:rsid w:val="007F0C86"/>
    <w:rsid w:val="007F0D41"/>
    <w:rsid w:val="007F0D87"/>
    <w:rsid w:val="007F0D8F"/>
    <w:rsid w:val="007F0E14"/>
    <w:rsid w:val="007F0E46"/>
    <w:rsid w:val="007F0E56"/>
    <w:rsid w:val="007F0E5C"/>
    <w:rsid w:val="007F0EFD"/>
    <w:rsid w:val="007F0F58"/>
    <w:rsid w:val="007F0FB1"/>
    <w:rsid w:val="007F1022"/>
    <w:rsid w:val="007F105D"/>
    <w:rsid w:val="007F1090"/>
    <w:rsid w:val="007F1091"/>
    <w:rsid w:val="007F117A"/>
    <w:rsid w:val="007F117B"/>
    <w:rsid w:val="007F12AF"/>
    <w:rsid w:val="007F13B3"/>
    <w:rsid w:val="007F13E6"/>
    <w:rsid w:val="007F142D"/>
    <w:rsid w:val="007F1478"/>
    <w:rsid w:val="007F15D7"/>
    <w:rsid w:val="007F167C"/>
    <w:rsid w:val="007F16B6"/>
    <w:rsid w:val="007F16ED"/>
    <w:rsid w:val="007F16EE"/>
    <w:rsid w:val="007F1752"/>
    <w:rsid w:val="007F1762"/>
    <w:rsid w:val="007F17DC"/>
    <w:rsid w:val="007F1800"/>
    <w:rsid w:val="007F182F"/>
    <w:rsid w:val="007F1861"/>
    <w:rsid w:val="007F1876"/>
    <w:rsid w:val="007F1913"/>
    <w:rsid w:val="007F1A27"/>
    <w:rsid w:val="007F1A50"/>
    <w:rsid w:val="007F1ADD"/>
    <w:rsid w:val="007F1BCF"/>
    <w:rsid w:val="007F1BEE"/>
    <w:rsid w:val="007F1CB6"/>
    <w:rsid w:val="007F1DB5"/>
    <w:rsid w:val="007F1E1A"/>
    <w:rsid w:val="007F1E8B"/>
    <w:rsid w:val="007F1E90"/>
    <w:rsid w:val="007F1F13"/>
    <w:rsid w:val="007F1F1E"/>
    <w:rsid w:val="007F1F6C"/>
    <w:rsid w:val="007F1FA0"/>
    <w:rsid w:val="007F1FAE"/>
    <w:rsid w:val="007F1FE3"/>
    <w:rsid w:val="007F2071"/>
    <w:rsid w:val="007F20C5"/>
    <w:rsid w:val="007F2140"/>
    <w:rsid w:val="007F21A7"/>
    <w:rsid w:val="007F2211"/>
    <w:rsid w:val="007F22F0"/>
    <w:rsid w:val="007F236E"/>
    <w:rsid w:val="007F2391"/>
    <w:rsid w:val="007F2437"/>
    <w:rsid w:val="007F24FB"/>
    <w:rsid w:val="007F2500"/>
    <w:rsid w:val="007F251A"/>
    <w:rsid w:val="007F2549"/>
    <w:rsid w:val="007F25A4"/>
    <w:rsid w:val="007F25DC"/>
    <w:rsid w:val="007F26EA"/>
    <w:rsid w:val="007F28D9"/>
    <w:rsid w:val="007F28E0"/>
    <w:rsid w:val="007F291F"/>
    <w:rsid w:val="007F2A02"/>
    <w:rsid w:val="007F2A05"/>
    <w:rsid w:val="007F2A79"/>
    <w:rsid w:val="007F2AC6"/>
    <w:rsid w:val="007F2AEF"/>
    <w:rsid w:val="007F2B72"/>
    <w:rsid w:val="007F2B86"/>
    <w:rsid w:val="007F2B9E"/>
    <w:rsid w:val="007F2CE8"/>
    <w:rsid w:val="007F2E63"/>
    <w:rsid w:val="007F2EA5"/>
    <w:rsid w:val="007F2EFA"/>
    <w:rsid w:val="007F2F1C"/>
    <w:rsid w:val="007F30A1"/>
    <w:rsid w:val="007F30FE"/>
    <w:rsid w:val="007F3147"/>
    <w:rsid w:val="007F31E2"/>
    <w:rsid w:val="007F326F"/>
    <w:rsid w:val="007F331B"/>
    <w:rsid w:val="007F33D5"/>
    <w:rsid w:val="007F341C"/>
    <w:rsid w:val="007F3436"/>
    <w:rsid w:val="007F348A"/>
    <w:rsid w:val="007F358C"/>
    <w:rsid w:val="007F363C"/>
    <w:rsid w:val="007F3654"/>
    <w:rsid w:val="007F36E6"/>
    <w:rsid w:val="007F3718"/>
    <w:rsid w:val="007F3776"/>
    <w:rsid w:val="007F3826"/>
    <w:rsid w:val="007F398F"/>
    <w:rsid w:val="007F39D5"/>
    <w:rsid w:val="007F3A0C"/>
    <w:rsid w:val="007F3A43"/>
    <w:rsid w:val="007F3A7F"/>
    <w:rsid w:val="007F3AEF"/>
    <w:rsid w:val="007F3B04"/>
    <w:rsid w:val="007F3B9E"/>
    <w:rsid w:val="007F3BB9"/>
    <w:rsid w:val="007F3C07"/>
    <w:rsid w:val="007F3C14"/>
    <w:rsid w:val="007F3C8F"/>
    <w:rsid w:val="007F3DF2"/>
    <w:rsid w:val="007F3ECD"/>
    <w:rsid w:val="007F3F1C"/>
    <w:rsid w:val="007F3F92"/>
    <w:rsid w:val="007F3F9D"/>
    <w:rsid w:val="007F3FFC"/>
    <w:rsid w:val="007F401F"/>
    <w:rsid w:val="007F407F"/>
    <w:rsid w:val="007F40DE"/>
    <w:rsid w:val="007F41AE"/>
    <w:rsid w:val="007F4225"/>
    <w:rsid w:val="007F42BF"/>
    <w:rsid w:val="007F42DD"/>
    <w:rsid w:val="007F4321"/>
    <w:rsid w:val="007F433D"/>
    <w:rsid w:val="007F43B5"/>
    <w:rsid w:val="007F4426"/>
    <w:rsid w:val="007F4539"/>
    <w:rsid w:val="007F4540"/>
    <w:rsid w:val="007F4562"/>
    <w:rsid w:val="007F45A4"/>
    <w:rsid w:val="007F4659"/>
    <w:rsid w:val="007F4665"/>
    <w:rsid w:val="007F468A"/>
    <w:rsid w:val="007F468E"/>
    <w:rsid w:val="007F46AC"/>
    <w:rsid w:val="007F46F1"/>
    <w:rsid w:val="007F477B"/>
    <w:rsid w:val="007F47E4"/>
    <w:rsid w:val="007F482C"/>
    <w:rsid w:val="007F4836"/>
    <w:rsid w:val="007F487B"/>
    <w:rsid w:val="007F48A9"/>
    <w:rsid w:val="007F4A9B"/>
    <w:rsid w:val="007F4C14"/>
    <w:rsid w:val="007F4C84"/>
    <w:rsid w:val="007F4D0E"/>
    <w:rsid w:val="007F4E5A"/>
    <w:rsid w:val="007F4EDF"/>
    <w:rsid w:val="007F4FA6"/>
    <w:rsid w:val="007F527A"/>
    <w:rsid w:val="007F52EE"/>
    <w:rsid w:val="007F5386"/>
    <w:rsid w:val="007F53F1"/>
    <w:rsid w:val="007F5511"/>
    <w:rsid w:val="007F5559"/>
    <w:rsid w:val="007F55CA"/>
    <w:rsid w:val="007F580B"/>
    <w:rsid w:val="007F582E"/>
    <w:rsid w:val="007F586F"/>
    <w:rsid w:val="007F5876"/>
    <w:rsid w:val="007F5A84"/>
    <w:rsid w:val="007F5A8A"/>
    <w:rsid w:val="007F5B8D"/>
    <w:rsid w:val="007F5BC6"/>
    <w:rsid w:val="007F5D10"/>
    <w:rsid w:val="007F5D66"/>
    <w:rsid w:val="007F5D91"/>
    <w:rsid w:val="007F5EF4"/>
    <w:rsid w:val="007F6014"/>
    <w:rsid w:val="007F604A"/>
    <w:rsid w:val="007F6061"/>
    <w:rsid w:val="007F6074"/>
    <w:rsid w:val="007F6089"/>
    <w:rsid w:val="007F60F8"/>
    <w:rsid w:val="007F6101"/>
    <w:rsid w:val="007F6150"/>
    <w:rsid w:val="007F6242"/>
    <w:rsid w:val="007F6252"/>
    <w:rsid w:val="007F62F0"/>
    <w:rsid w:val="007F6325"/>
    <w:rsid w:val="007F64A4"/>
    <w:rsid w:val="007F658E"/>
    <w:rsid w:val="007F67F7"/>
    <w:rsid w:val="007F688E"/>
    <w:rsid w:val="007F68E4"/>
    <w:rsid w:val="007F6A31"/>
    <w:rsid w:val="007F6ADE"/>
    <w:rsid w:val="007F6B70"/>
    <w:rsid w:val="007F6BB3"/>
    <w:rsid w:val="007F6CB6"/>
    <w:rsid w:val="007F6D2E"/>
    <w:rsid w:val="007F6D66"/>
    <w:rsid w:val="007F6D8C"/>
    <w:rsid w:val="007F6DF7"/>
    <w:rsid w:val="007F6E35"/>
    <w:rsid w:val="007F6ED2"/>
    <w:rsid w:val="007F6ED7"/>
    <w:rsid w:val="007F6FE4"/>
    <w:rsid w:val="007F7036"/>
    <w:rsid w:val="007F703D"/>
    <w:rsid w:val="007F70A0"/>
    <w:rsid w:val="007F71B9"/>
    <w:rsid w:val="007F721B"/>
    <w:rsid w:val="007F7276"/>
    <w:rsid w:val="007F72B6"/>
    <w:rsid w:val="007F7342"/>
    <w:rsid w:val="007F736F"/>
    <w:rsid w:val="007F73B3"/>
    <w:rsid w:val="007F73D1"/>
    <w:rsid w:val="007F7411"/>
    <w:rsid w:val="007F7433"/>
    <w:rsid w:val="007F7482"/>
    <w:rsid w:val="007F7504"/>
    <w:rsid w:val="007F7548"/>
    <w:rsid w:val="007F75AA"/>
    <w:rsid w:val="007F764A"/>
    <w:rsid w:val="007F76FD"/>
    <w:rsid w:val="007F776B"/>
    <w:rsid w:val="007F779B"/>
    <w:rsid w:val="007F7898"/>
    <w:rsid w:val="007F78AC"/>
    <w:rsid w:val="007F78FB"/>
    <w:rsid w:val="007F7944"/>
    <w:rsid w:val="007F7A92"/>
    <w:rsid w:val="007F7AA0"/>
    <w:rsid w:val="007F7B14"/>
    <w:rsid w:val="007F7B3B"/>
    <w:rsid w:val="007F7DD4"/>
    <w:rsid w:val="007F7E12"/>
    <w:rsid w:val="007F7E50"/>
    <w:rsid w:val="007F7EA2"/>
    <w:rsid w:val="007F7EA7"/>
    <w:rsid w:val="007F7ECC"/>
    <w:rsid w:val="00800075"/>
    <w:rsid w:val="00800087"/>
    <w:rsid w:val="0080011E"/>
    <w:rsid w:val="00800190"/>
    <w:rsid w:val="0080026A"/>
    <w:rsid w:val="008002FA"/>
    <w:rsid w:val="00800319"/>
    <w:rsid w:val="008003B1"/>
    <w:rsid w:val="008003B6"/>
    <w:rsid w:val="0080040C"/>
    <w:rsid w:val="0080044C"/>
    <w:rsid w:val="00800501"/>
    <w:rsid w:val="00800568"/>
    <w:rsid w:val="00800572"/>
    <w:rsid w:val="008005B2"/>
    <w:rsid w:val="00800664"/>
    <w:rsid w:val="008006D3"/>
    <w:rsid w:val="008007B8"/>
    <w:rsid w:val="0080081D"/>
    <w:rsid w:val="00800993"/>
    <w:rsid w:val="008009F6"/>
    <w:rsid w:val="00800A7B"/>
    <w:rsid w:val="00800B32"/>
    <w:rsid w:val="00800B64"/>
    <w:rsid w:val="00800D1C"/>
    <w:rsid w:val="00800E72"/>
    <w:rsid w:val="00800F06"/>
    <w:rsid w:val="00800F22"/>
    <w:rsid w:val="00800F6F"/>
    <w:rsid w:val="00800F71"/>
    <w:rsid w:val="00800FDB"/>
    <w:rsid w:val="008010B9"/>
    <w:rsid w:val="008010E6"/>
    <w:rsid w:val="00801151"/>
    <w:rsid w:val="008011B6"/>
    <w:rsid w:val="008011B8"/>
    <w:rsid w:val="008011FD"/>
    <w:rsid w:val="00801235"/>
    <w:rsid w:val="00801271"/>
    <w:rsid w:val="0080127F"/>
    <w:rsid w:val="008012AC"/>
    <w:rsid w:val="008012CC"/>
    <w:rsid w:val="008013F7"/>
    <w:rsid w:val="008013FD"/>
    <w:rsid w:val="0080146A"/>
    <w:rsid w:val="008014B6"/>
    <w:rsid w:val="0080158F"/>
    <w:rsid w:val="008015B0"/>
    <w:rsid w:val="008015D0"/>
    <w:rsid w:val="008015F9"/>
    <w:rsid w:val="0080161F"/>
    <w:rsid w:val="008016B8"/>
    <w:rsid w:val="008016F7"/>
    <w:rsid w:val="008017D1"/>
    <w:rsid w:val="00801819"/>
    <w:rsid w:val="00801927"/>
    <w:rsid w:val="00801A53"/>
    <w:rsid w:val="00801B27"/>
    <w:rsid w:val="00801B40"/>
    <w:rsid w:val="00801B54"/>
    <w:rsid w:val="00801BA2"/>
    <w:rsid w:val="00801BEA"/>
    <w:rsid w:val="00801C67"/>
    <w:rsid w:val="00801CFF"/>
    <w:rsid w:val="00801D27"/>
    <w:rsid w:val="00801D37"/>
    <w:rsid w:val="00801F0D"/>
    <w:rsid w:val="00801F1B"/>
    <w:rsid w:val="00801FCC"/>
    <w:rsid w:val="00801FD0"/>
    <w:rsid w:val="0080203F"/>
    <w:rsid w:val="0080205A"/>
    <w:rsid w:val="008020AA"/>
    <w:rsid w:val="008020E7"/>
    <w:rsid w:val="0080210C"/>
    <w:rsid w:val="00802158"/>
    <w:rsid w:val="0080216B"/>
    <w:rsid w:val="0080221A"/>
    <w:rsid w:val="00802297"/>
    <w:rsid w:val="008022AE"/>
    <w:rsid w:val="00802374"/>
    <w:rsid w:val="00802378"/>
    <w:rsid w:val="00802424"/>
    <w:rsid w:val="008025F5"/>
    <w:rsid w:val="00802649"/>
    <w:rsid w:val="00802783"/>
    <w:rsid w:val="008027E6"/>
    <w:rsid w:val="00802821"/>
    <w:rsid w:val="0080290B"/>
    <w:rsid w:val="00802994"/>
    <w:rsid w:val="00802A73"/>
    <w:rsid w:val="00802AD9"/>
    <w:rsid w:val="00802C74"/>
    <w:rsid w:val="00802E3E"/>
    <w:rsid w:val="00802EE4"/>
    <w:rsid w:val="0080302D"/>
    <w:rsid w:val="00803056"/>
    <w:rsid w:val="0080306A"/>
    <w:rsid w:val="00803091"/>
    <w:rsid w:val="008030D2"/>
    <w:rsid w:val="00803213"/>
    <w:rsid w:val="00803246"/>
    <w:rsid w:val="00803279"/>
    <w:rsid w:val="008032B3"/>
    <w:rsid w:val="00803388"/>
    <w:rsid w:val="008035DB"/>
    <w:rsid w:val="00803631"/>
    <w:rsid w:val="0080377C"/>
    <w:rsid w:val="0080378D"/>
    <w:rsid w:val="00803793"/>
    <w:rsid w:val="00803895"/>
    <w:rsid w:val="0080391E"/>
    <w:rsid w:val="00803941"/>
    <w:rsid w:val="00803968"/>
    <w:rsid w:val="008039AD"/>
    <w:rsid w:val="00803AEA"/>
    <w:rsid w:val="00803B39"/>
    <w:rsid w:val="00803B4F"/>
    <w:rsid w:val="00803B87"/>
    <w:rsid w:val="00803BC6"/>
    <w:rsid w:val="00803C25"/>
    <w:rsid w:val="00803C7C"/>
    <w:rsid w:val="00803C97"/>
    <w:rsid w:val="00803CD5"/>
    <w:rsid w:val="00803D6C"/>
    <w:rsid w:val="00803DAC"/>
    <w:rsid w:val="00803EB1"/>
    <w:rsid w:val="00803FB1"/>
    <w:rsid w:val="00803FF5"/>
    <w:rsid w:val="00804006"/>
    <w:rsid w:val="0080401F"/>
    <w:rsid w:val="00804037"/>
    <w:rsid w:val="008040CC"/>
    <w:rsid w:val="008041AF"/>
    <w:rsid w:val="008041BD"/>
    <w:rsid w:val="008041CE"/>
    <w:rsid w:val="0080421E"/>
    <w:rsid w:val="0080438E"/>
    <w:rsid w:val="0080449C"/>
    <w:rsid w:val="008044C0"/>
    <w:rsid w:val="008045A6"/>
    <w:rsid w:val="00804638"/>
    <w:rsid w:val="00804665"/>
    <w:rsid w:val="00804690"/>
    <w:rsid w:val="00804717"/>
    <w:rsid w:val="0080477A"/>
    <w:rsid w:val="0080478C"/>
    <w:rsid w:val="00804905"/>
    <w:rsid w:val="008049EA"/>
    <w:rsid w:val="00804AFE"/>
    <w:rsid w:val="00804B29"/>
    <w:rsid w:val="00804C5D"/>
    <w:rsid w:val="00804C9B"/>
    <w:rsid w:val="00804E90"/>
    <w:rsid w:val="00804F54"/>
    <w:rsid w:val="008050C0"/>
    <w:rsid w:val="008050EB"/>
    <w:rsid w:val="00805133"/>
    <w:rsid w:val="00805138"/>
    <w:rsid w:val="0080514A"/>
    <w:rsid w:val="008051A5"/>
    <w:rsid w:val="008052BF"/>
    <w:rsid w:val="0080530C"/>
    <w:rsid w:val="00805354"/>
    <w:rsid w:val="00805497"/>
    <w:rsid w:val="0080558E"/>
    <w:rsid w:val="0080560C"/>
    <w:rsid w:val="008056A6"/>
    <w:rsid w:val="008056C7"/>
    <w:rsid w:val="008056ED"/>
    <w:rsid w:val="00805706"/>
    <w:rsid w:val="00805733"/>
    <w:rsid w:val="0080574F"/>
    <w:rsid w:val="00805854"/>
    <w:rsid w:val="00805877"/>
    <w:rsid w:val="00805879"/>
    <w:rsid w:val="008058E3"/>
    <w:rsid w:val="00805A54"/>
    <w:rsid w:val="00805A6B"/>
    <w:rsid w:val="00805C3E"/>
    <w:rsid w:val="00805C46"/>
    <w:rsid w:val="00805C57"/>
    <w:rsid w:val="00805C89"/>
    <w:rsid w:val="00805D0F"/>
    <w:rsid w:val="00805DA2"/>
    <w:rsid w:val="00805DC1"/>
    <w:rsid w:val="00805DE9"/>
    <w:rsid w:val="00805EFA"/>
    <w:rsid w:val="00805F53"/>
    <w:rsid w:val="00805FFD"/>
    <w:rsid w:val="00806056"/>
    <w:rsid w:val="008060B3"/>
    <w:rsid w:val="008060FF"/>
    <w:rsid w:val="0080611A"/>
    <w:rsid w:val="00806213"/>
    <w:rsid w:val="00806240"/>
    <w:rsid w:val="00806276"/>
    <w:rsid w:val="008062DB"/>
    <w:rsid w:val="00806399"/>
    <w:rsid w:val="00806409"/>
    <w:rsid w:val="00806615"/>
    <w:rsid w:val="0080668A"/>
    <w:rsid w:val="008066EB"/>
    <w:rsid w:val="008067F1"/>
    <w:rsid w:val="0080680A"/>
    <w:rsid w:val="00806855"/>
    <w:rsid w:val="008068E5"/>
    <w:rsid w:val="00806908"/>
    <w:rsid w:val="008069A5"/>
    <w:rsid w:val="00806A2F"/>
    <w:rsid w:val="00806A38"/>
    <w:rsid w:val="00806AA7"/>
    <w:rsid w:val="00806B78"/>
    <w:rsid w:val="00806B79"/>
    <w:rsid w:val="00806BB9"/>
    <w:rsid w:val="00806BC8"/>
    <w:rsid w:val="00806CB1"/>
    <w:rsid w:val="00806D1A"/>
    <w:rsid w:val="00806D5A"/>
    <w:rsid w:val="00806DAF"/>
    <w:rsid w:val="00806DB9"/>
    <w:rsid w:val="00806E03"/>
    <w:rsid w:val="00806E5A"/>
    <w:rsid w:val="008070A9"/>
    <w:rsid w:val="008070AA"/>
    <w:rsid w:val="008070E1"/>
    <w:rsid w:val="008072C4"/>
    <w:rsid w:val="00807306"/>
    <w:rsid w:val="00807395"/>
    <w:rsid w:val="008073BA"/>
    <w:rsid w:val="00807405"/>
    <w:rsid w:val="00807422"/>
    <w:rsid w:val="0080749D"/>
    <w:rsid w:val="00807562"/>
    <w:rsid w:val="00807581"/>
    <w:rsid w:val="0080761F"/>
    <w:rsid w:val="00807647"/>
    <w:rsid w:val="00807651"/>
    <w:rsid w:val="0080766C"/>
    <w:rsid w:val="008076EB"/>
    <w:rsid w:val="0080782E"/>
    <w:rsid w:val="00807969"/>
    <w:rsid w:val="00807A2F"/>
    <w:rsid w:val="00807AC3"/>
    <w:rsid w:val="00807B2A"/>
    <w:rsid w:val="00807B8A"/>
    <w:rsid w:val="00807B8C"/>
    <w:rsid w:val="00807C29"/>
    <w:rsid w:val="00807C64"/>
    <w:rsid w:val="00807CB9"/>
    <w:rsid w:val="00807CE2"/>
    <w:rsid w:val="00807D09"/>
    <w:rsid w:val="00807E4D"/>
    <w:rsid w:val="00807F1E"/>
    <w:rsid w:val="00807F93"/>
    <w:rsid w:val="008101FF"/>
    <w:rsid w:val="008102AF"/>
    <w:rsid w:val="008102E9"/>
    <w:rsid w:val="0081038C"/>
    <w:rsid w:val="0081059D"/>
    <w:rsid w:val="008105EC"/>
    <w:rsid w:val="00810646"/>
    <w:rsid w:val="00810699"/>
    <w:rsid w:val="008106A1"/>
    <w:rsid w:val="008106B3"/>
    <w:rsid w:val="008106C0"/>
    <w:rsid w:val="008106C1"/>
    <w:rsid w:val="008106D2"/>
    <w:rsid w:val="008107E0"/>
    <w:rsid w:val="008107E6"/>
    <w:rsid w:val="00810880"/>
    <w:rsid w:val="00810882"/>
    <w:rsid w:val="00810915"/>
    <w:rsid w:val="00810937"/>
    <w:rsid w:val="00810974"/>
    <w:rsid w:val="008109DF"/>
    <w:rsid w:val="00810B5E"/>
    <w:rsid w:val="00810BD8"/>
    <w:rsid w:val="00810C72"/>
    <w:rsid w:val="00810C7A"/>
    <w:rsid w:val="00810CE3"/>
    <w:rsid w:val="00810D08"/>
    <w:rsid w:val="00810DC8"/>
    <w:rsid w:val="00810E38"/>
    <w:rsid w:val="00810E3D"/>
    <w:rsid w:val="00810ED6"/>
    <w:rsid w:val="00810EF0"/>
    <w:rsid w:val="00810F0F"/>
    <w:rsid w:val="00810F6B"/>
    <w:rsid w:val="00811273"/>
    <w:rsid w:val="00811383"/>
    <w:rsid w:val="008113F3"/>
    <w:rsid w:val="00811435"/>
    <w:rsid w:val="008114DB"/>
    <w:rsid w:val="0081151F"/>
    <w:rsid w:val="0081161C"/>
    <w:rsid w:val="008116FF"/>
    <w:rsid w:val="0081173A"/>
    <w:rsid w:val="0081173F"/>
    <w:rsid w:val="008117A8"/>
    <w:rsid w:val="008117F0"/>
    <w:rsid w:val="00811891"/>
    <w:rsid w:val="008118B8"/>
    <w:rsid w:val="008119C6"/>
    <w:rsid w:val="00811A07"/>
    <w:rsid w:val="00811A5E"/>
    <w:rsid w:val="00811AF6"/>
    <w:rsid w:val="00811B29"/>
    <w:rsid w:val="00811B8C"/>
    <w:rsid w:val="00811BC4"/>
    <w:rsid w:val="00811BE5"/>
    <w:rsid w:val="00811C05"/>
    <w:rsid w:val="00811C33"/>
    <w:rsid w:val="00811D9F"/>
    <w:rsid w:val="00811DAC"/>
    <w:rsid w:val="00811DD3"/>
    <w:rsid w:val="00811DDE"/>
    <w:rsid w:val="00811E42"/>
    <w:rsid w:val="00811EA8"/>
    <w:rsid w:val="00811ED8"/>
    <w:rsid w:val="00811EE0"/>
    <w:rsid w:val="00811EF9"/>
    <w:rsid w:val="00811EFD"/>
    <w:rsid w:val="00811FB2"/>
    <w:rsid w:val="008120C1"/>
    <w:rsid w:val="0081214D"/>
    <w:rsid w:val="00812197"/>
    <w:rsid w:val="0081227A"/>
    <w:rsid w:val="00812281"/>
    <w:rsid w:val="0081231F"/>
    <w:rsid w:val="0081236B"/>
    <w:rsid w:val="008123A6"/>
    <w:rsid w:val="008123CD"/>
    <w:rsid w:val="008123E0"/>
    <w:rsid w:val="008124C3"/>
    <w:rsid w:val="00812547"/>
    <w:rsid w:val="00812565"/>
    <w:rsid w:val="0081256E"/>
    <w:rsid w:val="008125C5"/>
    <w:rsid w:val="00812628"/>
    <w:rsid w:val="0081275E"/>
    <w:rsid w:val="008127C0"/>
    <w:rsid w:val="008128CB"/>
    <w:rsid w:val="00812973"/>
    <w:rsid w:val="008129CB"/>
    <w:rsid w:val="00812AA0"/>
    <w:rsid w:val="00812ADA"/>
    <w:rsid w:val="00812C2D"/>
    <w:rsid w:val="00812D71"/>
    <w:rsid w:val="00812D98"/>
    <w:rsid w:val="00812EAA"/>
    <w:rsid w:val="00812F39"/>
    <w:rsid w:val="00812F44"/>
    <w:rsid w:val="00812F80"/>
    <w:rsid w:val="00812FCF"/>
    <w:rsid w:val="00812FEF"/>
    <w:rsid w:val="00813055"/>
    <w:rsid w:val="0081314E"/>
    <w:rsid w:val="0081315F"/>
    <w:rsid w:val="00813165"/>
    <w:rsid w:val="00813169"/>
    <w:rsid w:val="00813287"/>
    <w:rsid w:val="0081334D"/>
    <w:rsid w:val="008133E3"/>
    <w:rsid w:val="00813445"/>
    <w:rsid w:val="0081345F"/>
    <w:rsid w:val="008134B1"/>
    <w:rsid w:val="0081363F"/>
    <w:rsid w:val="008137B3"/>
    <w:rsid w:val="0081382C"/>
    <w:rsid w:val="00813840"/>
    <w:rsid w:val="00813985"/>
    <w:rsid w:val="008139C6"/>
    <w:rsid w:val="00813A4C"/>
    <w:rsid w:val="00813A7B"/>
    <w:rsid w:val="00813A7F"/>
    <w:rsid w:val="00813AA0"/>
    <w:rsid w:val="00813AC2"/>
    <w:rsid w:val="00813B12"/>
    <w:rsid w:val="00813B58"/>
    <w:rsid w:val="00813B6E"/>
    <w:rsid w:val="00813BA0"/>
    <w:rsid w:val="00813BC5"/>
    <w:rsid w:val="00813D28"/>
    <w:rsid w:val="00813FBA"/>
    <w:rsid w:val="00814006"/>
    <w:rsid w:val="00814064"/>
    <w:rsid w:val="00814230"/>
    <w:rsid w:val="0081426F"/>
    <w:rsid w:val="00814280"/>
    <w:rsid w:val="008142EC"/>
    <w:rsid w:val="00814385"/>
    <w:rsid w:val="0081441B"/>
    <w:rsid w:val="00814512"/>
    <w:rsid w:val="0081456F"/>
    <w:rsid w:val="008145A3"/>
    <w:rsid w:val="00814612"/>
    <w:rsid w:val="00814619"/>
    <w:rsid w:val="0081463F"/>
    <w:rsid w:val="0081465D"/>
    <w:rsid w:val="008146D8"/>
    <w:rsid w:val="008146F5"/>
    <w:rsid w:val="00814792"/>
    <w:rsid w:val="00814793"/>
    <w:rsid w:val="008147D7"/>
    <w:rsid w:val="00814864"/>
    <w:rsid w:val="008148A7"/>
    <w:rsid w:val="008148EF"/>
    <w:rsid w:val="00814927"/>
    <w:rsid w:val="00814A0C"/>
    <w:rsid w:val="00814A93"/>
    <w:rsid w:val="00814B56"/>
    <w:rsid w:val="00814C10"/>
    <w:rsid w:val="00814C6D"/>
    <w:rsid w:val="00814D7C"/>
    <w:rsid w:val="00814D94"/>
    <w:rsid w:val="00814DF3"/>
    <w:rsid w:val="00814DFF"/>
    <w:rsid w:val="00814E63"/>
    <w:rsid w:val="00814EAE"/>
    <w:rsid w:val="00814FEA"/>
    <w:rsid w:val="00815081"/>
    <w:rsid w:val="0081508F"/>
    <w:rsid w:val="008150E7"/>
    <w:rsid w:val="00815163"/>
    <w:rsid w:val="00815238"/>
    <w:rsid w:val="008152E7"/>
    <w:rsid w:val="00815386"/>
    <w:rsid w:val="0081547D"/>
    <w:rsid w:val="00815577"/>
    <w:rsid w:val="0081558E"/>
    <w:rsid w:val="0081565D"/>
    <w:rsid w:val="00815663"/>
    <w:rsid w:val="00815690"/>
    <w:rsid w:val="00815699"/>
    <w:rsid w:val="008156C9"/>
    <w:rsid w:val="0081570E"/>
    <w:rsid w:val="00815797"/>
    <w:rsid w:val="00815876"/>
    <w:rsid w:val="0081590F"/>
    <w:rsid w:val="0081595A"/>
    <w:rsid w:val="00815AA2"/>
    <w:rsid w:val="00815ACD"/>
    <w:rsid w:val="00815B1C"/>
    <w:rsid w:val="00815B3A"/>
    <w:rsid w:val="00815B5B"/>
    <w:rsid w:val="00815C35"/>
    <w:rsid w:val="00815DEA"/>
    <w:rsid w:val="00815EC2"/>
    <w:rsid w:val="00815F02"/>
    <w:rsid w:val="00816011"/>
    <w:rsid w:val="0081602B"/>
    <w:rsid w:val="00816066"/>
    <w:rsid w:val="0081608B"/>
    <w:rsid w:val="008160ED"/>
    <w:rsid w:val="008160FB"/>
    <w:rsid w:val="008161FF"/>
    <w:rsid w:val="00816205"/>
    <w:rsid w:val="008162E0"/>
    <w:rsid w:val="00816317"/>
    <w:rsid w:val="0081631E"/>
    <w:rsid w:val="0081635D"/>
    <w:rsid w:val="00816475"/>
    <w:rsid w:val="0081672D"/>
    <w:rsid w:val="00816754"/>
    <w:rsid w:val="00816826"/>
    <w:rsid w:val="0081684A"/>
    <w:rsid w:val="008168C0"/>
    <w:rsid w:val="008168CC"/>
    <w:rsid w:val="00816911"/>
    <w:rsid w:val="00816926"/>
    <w:rsid w:val="0081694D"/>
    <w:rsid w:val="0081697B"/>
    <w:rsid w:val="00816AEC"/>
    <w:rsid w:val="00816BB7"/>
    <w:rsid w:val="00816BE1"/>
    <w:rsid w:val="00816C25"/>
    <w:rsid w:val="00816C4F"/>
    <w:rsid w:val="00816CDD"/>
    <w:rsid w:val="00816D18"/>
    <w:rsid w:val="00816E3E"/>
    <w:rsid w:val="00816E53"/>
    <w:rsid w:val="00816F82"/>
    <w:rsid w:val="00816FD0"/>
    <w:rsid w:val="00816FE9"/>
    <w:rsid w:val="008170AD"/>
    <w:rsid w:val="00817191"/>
    <w:rsid w:val="00817213"/>
    <w:rsid w:val="00817288"/>
    <w:rsid w:val="008172DA"/>
    <w:rsid w:val="008173B0"/>
    <w:rsid w:val="008173BE"/>
    <w:rsid w:val="008173FC"/>
    <w:rsid w:val="00817420"/>
    <w:rsid w:val="00817514"/>
    <w:rsid w:val="0081753C"/>
    <w:rsid w:val="00817562"/>
    <w:rsid w:val="0081758E"/>
    <w:rsid w:val="00817681"/>
    <w:rsid w:val="008176A1"/>
    <w:rsid w:val="008176F6"/>
    <w:rsid w:val="00817751"/>
    <w:rsid w:val="00817820"/>
    <w:rsid w:val="008178FD"/>
    <w:rsid w:val="008179D4"/>
    <w:rsid w:val="00817A0C"/>
    <w:rsid w:val="00817A61"/>
    <w:rsid w:val="00817BD4"/>
    <w:rsid w:val="00817C69"/>
    <w:rsid w:val="00817CBE"/>
    <w:rsid w:val="00817D41"/>
    <w:rsid w:val="00817D51"/>
    <w:rsid w:val="00817F8F"/>
    <w:rsid w:val="00817FC1"/>
    <w:rsid w:val="008200A3"/>
    <w:rsid w:val="008200DE"/>
    <w:rsid w:val="008200EB"/>
    <w:rsid w:val="00820154"/>
    <w:rsid w:val="00820206"/>
    <w:rsid w:val="00820282"/>
    <w:rsid w:val="008202B4"/>
    <w:rsid w:val="008202EB"/>
    <w:rsid w:val="008202F9"/>
    <w:rsid w:val="00820302"/>
    <w:rsid w:val="00820399"/>
    <w:rsid w:val="0082048A"/>
    <w:rsid w:val="008204CA"/>
    <w:rsid w:val="008205F3"/>
    <w:rsid w:val="008206A2"/>
    <w:rsid w:val="0082075E"/>
    <w:rsid w:val="00820769"/>
    <w:rsid w:val="00820774"/>
    <w:rsid w:val="008207D2"/>
    <w:rsid w:val="00820879"/>
    <w:rsid w:val="00820890"/>
    <w:rsid w:val="00820923"/>
    <w:rsid w:val="00820933"/>
    <w:rsid w:val="0082097F"/>
    <w:rsid w:val="008209BE"/>
    <w:rsid w:val="00820A65"/>
    <w:rsid w:val="00820AE7"/>
    <w:rsid w:val="00820BC9"/>
    <w:rsid w:val="00820C50"/>
    <w:rsid w:val="00820CD6"/>
    <w:rsid w:val="00820EE9"/>
    <w:rsid w:val="00820EF5"/>
    <w:rsid w:val="00820F68"/>
    <w:rsid w:val="008211C3"/>
    <w:rsid w:val="008211D6"/>
    <w:rsid w:val="00821206"/>
    <w:rsid w:val="008212BD"/>
    <w:rsid w:val="00821346"/>
    <w:rsid w:val="008213C7"/>
    <w:rsid w:val="0082141E"/>
    <w:rsid w:val="00821453"/>
    <w:rsid w:val="008214B3"/>
    <w:rsid w:val="008214F7"/>
    <w:rsid w:val="0082150B"/>
    <w:rsid w:val="0082157B"/>
    <w:rsid w:val="008215EC"/>
    <w:rsid w:val="00821620"/>
    <w:rsid w:val="008216C2"/>
    <w:rsid w:val="008216CA"/>
    <w:rsid w:val="008216F9"/>
    <w:rsid w:val="008219D6"/>
    <w:rsid w:val="00821A17"/>
    <w:rsid w:val="00821A2D"/>
    <w:rsid w:val="00821A54"/>
    <w:rsid w:val="00821A6E"/>
    <w:rsid w:val="00821AC0"/>
    <w:rsid w:val="00821ADA"/>
    <w:rsid w:val="00821AF3"/>
    <w:rsid w:val="00821BA3"/>
    <w:rsid w:val="00821BA7"/>
    <w:rsid w:val="00821CDA"/>
    <w:rsid w:val="00821D02"/>
    <w:rsid w:val="00821D6A"/>
    <w:rsid w:val="00821ED1"/>
    <w:rsid w:val="00821EE2"/>
    <w:rsid w:val="00821F8B"/>
    <w:rsid w:val="0082205A"/>
    <w:rsid w:val="0082215A"/>
    <w:rsid w:val="008221A6"/>
    <w:rsid w:val="008221B2"/>
    <w:rsid w:val="008222BE"/>
    <w:rsid w:val="00822329"/>
    <w:rsid w:val="0082233A"/>
    <w:rsid w:val="00822438"/>
    <w:rsid w:val="008225F7"/>
    <w:rsid w:val="0082262B"/>
    <w:rsid w:val="00822696"/>
    <w:rsid w:val="00822697"/>
    <w:rsid w:val="00822699"/>
    <w:rsid w:val="008226ED"/>
    <w:rsid w:val="0082272E"/>
    <w:rsid w:val="0082275E"/>
    <w:rsid w:val="008228DF"/>
    <w:rsid w:val="00822909"/>
    <w:rsid w:val="00822AA8"/>
    <w:rsid w:val="00822AD6"/>
    <w:rsid w:val="00822B8D"/>
    <w:rsid w:val="00822C01"/>
    <w:rsid w:val="00822C0E"/>
    <w:rsid w:val="00822C33"/>
    <w:rsid w:val="00822C9C"/>
    <w:rsid w:val="00822CE8"/>
    <w:rsid w:val="00822E26"/>
    <w:rsid w:val="00822EDC"/>
    <w:rsid w:val="00822F95"/>
    <w:rsid w:val="00822FF7"/>
    <w:rsid w:val="00823047"/>
    <w:rsid w:val="00823119"/>
    <w:rsid w:val="00823154"/>
    <w:rsid w:val="008231F5"/>
    <w:rsid w:val="00823216"/>
    <w:rsid w:val="0082329D"/>
    <w:rsid w:val="008232C5"/>
    <w:rsid w:val="008232C8"/>
    <w:rsid w:val="00823313"/>
    <w:rsid w:val="0082341C"/>
    <w:rsid w:val="0082345C"/>
    <w:rsid w:val="0082346F"/>
    <w:rsid w:val="0082348E"/>
    <w:rsid w:val="008234AC"/>
    <w:rsid w:val="00823532"/>
    <w:rsid w:val="00823587"/>
    <w:rsid w:val="008235AD"/>
    <w:rsid w:val="008236A4"/>
    <w:rsid w:val="00823799"/>
    <w:rsid w:val="00823825"/>
    <w:rsid w:val="008238CA"/>
    <w:rsid w:val="008238E8"/>
    <w:rsid w:val="00823A2B"/>
    <w:rsid w:val="00823A76"/>
    <w:rsid w:val="00823AE1"/>
    <w:rsid w:val="00823AE9"/>
    <w:rsid w:val="00823BB7"/>
    <w:rsid w:val="00823C1F"/>
    <w:rsid w:val="00823D5D"/>
    <w:rsid w:val="00823D6F"/>
    <w:rsid w:val="00823D95"/>
    <w:rsid w:val="00823DAB"/>
    <w:rsid w:val="00823F75"/>
    <w:rsid w:val="00823FE3"/>
    <w:rsid w:val="00824046"/>
    <w:rsid w:val="008240D9"/>
    <w:rsid w:val="0082410C"/>
    <w:rsid w:val="00824131"/>
    <w:rsid w:val="00824189"/>
    <w:rsid w:val="00824195"/>
    <w:rsid w:val="008241D2"/>
    <w:rsid w:val="008241D9"/>
    <w:rsid w:val="00824237"/>
    <w:rsid w:val="008242B9"/>
    <w:rsid w:val="008242C4"/>
    <w:rsid w:val="00824317"/>
    <w:rsid w:val="00824396"/>
    <w:rsid w:val="008244C3"/>
    <w:rsid w:val="008245F7"/>
    <w:rsid w:val="008245FA"/>
    <w:rsid w:val="00824690"/>
    <w:rsid w:val="00824715"/>
    <w:rsid w:val="00824741"/>
    <w:rsid w:val="008247C1"/>
    <w:rsid w:val="00824922"/>
    <w:rsid w:val="00824A31"/>
    <w:rsid w:val="00824AB1"/>
    <w:rsid w:val="00824AB5"/>
    <w:rsid w:val="00824ACA"/>
    <w:rsid w:val="00824C73"/>
    <w:rsid w:val="00824CD5"/>
    <w:rsid w:val="00824CF1"/>
    <w:rsid w:val="00824DD2"/>
    <w:rsid w:val="00824E0B"/>
    <w:rsid w:val="00824E56"/>
    <w:rsid w:val="00824EB8"/>
    <w:rsid w:val="00824EB9"/>
    <w:rsid w:val="00824FA4"/>
    <w:rsid w:val="00825064"/>
    <w:rsid w:val="008250CF"/>
    <w:rsid w:val="008250E5"/>
    <w:rsid w:val="008251DD"/>
    <w:rsid w:val="0082528F"/>
    <w:rsid w:val="008253A0"/>
    <w:rsid w:val="008253AC"/>
    <w:rsid w:val="008254C5"/>
    <w:rsid w:val="008254FA"/>
    <w:rsid w:val="00825542"/>
    <w:rsid w:val="0082554C"/>
    <w:rsid w:val="008255A9"/>
    <w:rsid w:val="0082568F"/>
    <w:rsid w:val="00825720"/>
    <w:rsid w:val="008257E5"/>
    <w:rsid w:val="00825805"/>
    <w:rsid w:val="00825834"/>
    <w:rsid w:val="00825886"/>
    <w:rsid w:val="00825895"/>
    <w:rsid w:val="0082593A"/>
    <w:rsid w:val="00825979"/>
    <w:rsid w:val="00825A71"/>
    <w:rsid w:val="00825B10"/>
    <w:rsid w:val="00825B90"/>
    <w:rsid w:val="00825C2A"/>
    <w:rsid w:val="00825C43"/>
    <w:rsid w:val="00825DC2"/>
    <w:rsid w:val="00825E10"/>
    <w:rsid w:val="00825E1F"/>
    <w:rsid w:val="00825E98"/>
    <w:rsid w:val="00825EBF"/>
    <w:rsid w:val="00825F38"/>
    <w:rsid w:val="00825FEB"/>
    <w:rsid w:val="00826084"/>
    <w:rsid w:val="008260F9"/>
    <w:rsid w:val="0082620F"/>
    <w:rsid w:val="00826210"/>
    <w:rsid w:val="008262C8"/>
    <w:rsid w:val="00826341"/>
    <w:rsid w:val="0082634F"/>
    <w:rsid w:val="00826387"/>
    <w:rsid w:val="008263F5"/>
    <w:rsid w:val="00826484"/>
    <w:rsid w:val="008264D6"/>
    <w:rsid w:val="008264EA"/>
    <w:rsid w:val="008267F3"/>
    <w:rsid w:val="0082685C"/>
    <w:rsid w:val="00826A25"/>
    <w:rsid w:val="00826A64"/>
    <w:rsid w:val="00826A97"/>
    <w:rsid w:val="00826B2F"/>
    <w:rsid w:val="00826B5B"/>
    <w:rsid w:val="00826BDB"/>
    <w:rsid w:val="00826C5B"/>
    <w:rsid w:val="00826C69"/>
    <w:rsid w:val="00826CAA"/>
    <w:rsid w:val="00826D0C"/>
    <w:rsid w:val="00826DD9"/>
    <w:rsid w:val="00826E0B"/>
    <w:rsid w:val="00826EF7"/>
    <w:rsid w:val="00826F12"/>
    <w:rsid w:val="00826F4F"/>
    <w:rsid w:val="00826F8E"/>
    <w:rsid w:val="00826F97"/>
    <w:rsid w:val="00826FD6"/>
    <w:rsid w:val="00827159"/>
    <w:rsid w:val="00827165"/>
    <w:rsid w:val="008271C2"/>
    <w:rsid w:val="008271C3"/>
    <w:rsid w:val="00827235"/>
    <w:rsid w:val="0082735C"/>
    <w:rsid w:val="008275BC"/>
    <w:rsid w:val="00827690"/>
    <w:rsid w:val="00827721"/>
    <w:rsid w:val="00827724"/>
    <w:rsid w:val="008277FF"/>
    <w:rsid w:val="00827842"/>
    <w:rsid w:val="008279D1"/>
    <w:rsid w:val="00827AB6"/>
    <w:rsid w:val="00827BB6"/>
    <w:rsid w:val="00827C8D"/>
    <w:rsid w:val="00827CF8"/>
    <w:rsid w:val="00827E3D"/>
    <w:rsid w:val="00827EAF"/>
    <w:rsid w:val="00827F36"/>
    <w:rsid w:val="00827F7E"/>
    <w:rsid w:val="00827FDE"/>
    <w:rsid w:val="00830057"/>
    <w:rsid w:val="00830098"/>
    <w:rsid w:val="008300CB"/>
    <w:rsid w:val="00830166"/>
    <w:rsid w:val="00830176"/>
    <w:rsid w:val="008301DD"/>
    <w:rsid w:val="0083031A"/>
    <w:rsid w:val="008303B7"/>
    <w:rsid w:val="008303CC"/>
    <w:rsid w:val="008303F8"/>
    <w:rsid w:val="0083043C"/>
    <w:rsid w:val="0083047E"/>
    <w:rsid w:val="008305BC"/>
    <w:rsid w:val="0083063E"/>
    <w:rsid w:val="0083066C"/>
    <w:rsid w:val="00830816"/>
    <w:rsid w:val="0083088C"/>
    <w:rsid w:val="008308E9"/>
    <w:rsid w:val="00830A4C"/>
    <w:rsid w:val="00830A56"/>
    <w:rsid w:val="00830AC8"/>
    <w:rsid w:val="00830C05"/>
    <w:rsid w:val="00830C19"/>
    <w:rsid w:val="00830EFD"/>
    <w:rsid w:val="00830F5B"/>
    <w:rsid w:val="00830F6D"/>
    <w:rsid w:val="00831044"/>
    <w:rsid w:val="0083106C"/>
    <w:rsid w:val="00831081"/>
    <w:rsid w:val="00831113"/>
    <w:rsid w:val="00831175"/>
    <w:rsid w:val="008311F9"/>
    <w:rsid w:val="00831230"/>
    <w:rsid w:val="00831243"/>
    <w:rsid w:val="0083136F"/>
    <w:rsid w:val="008314CA"/>
    <w:rsid w:val="00831668"/>
    <w:rsid w:val="00831687"/>
    <w:rsid w:val="008316E9"/>
    <w:rsid w:val="00831818"/>
    <w:rsid w:val="00831876"/>
    <w:rsid w:val="0083188F"/>
    <w:rsid w:val="008319A2"/>
    <w:rsid w:val="00831A05"/>
    <w:rsid w:val="00831ADC"/>
    <w:rsid w:val="00831B63"/>
    <w:rsid w:val="00831C1F"/>
    <w:rsid w:val="00831D47"/>
    <w:rsid w:val="00831E60"/>
    <w:rsid w:val="00831EF1"/>
    <w:rsid w:val="00831EFA"/>
    <w:rsid w:val="008320A6"/>
    <w:rsid w:val="0083216A"/>
    <w:rsid w:val="00832176"/>
    <w:rsid w:val="008322A0"/>
    <w:rsid w:val="0083231A"/>
    <w:rsid w:val="008323FF"/>
    <w:rsid w:val="00832414"/>
    <w:rsid w:val="008324FC"/>
    <w:rsid w:val="00832554"/>
    <w:rsid w:val="008325E9"/>
    <w:rsid w:val="0083272A"/>
    <w:rsid w:val="00832744"/>
    <w:rsid w:val="008327A7"/>
    <w:rsid w:val="008327B6"/>
    <w:rsid w:val="008327D5"/>
    <w:rsid w:val="008327DD"/>
    <w:rsid w:val="00832817"/>
    <w:rsid w:val="0083287A"/>
    <w:rsid w:val="008328BE"/>
    <w:rsid w:val="00832AD2"/>
    <w:rsid w:val="00832B16"/>
    <w:rsid w:val="00832B8C"/>
    <w:rsid w:val="00832C64"/>
    <w:rsid w:val="00832D25"/>
    <w:rsid w:val="00832E61"/>
    <w:rsid w:val="00832EC1"/>
    <w:rsid w:val="00832EC9"/>
    <w:rsid w:val="00832ED8"/>
    <w:rsid w:val="00832EF4"/>
    <w:rsid w:val="00832F9E"/>
    <w:rsid w:val="00833060"/>
    <w:rsid w:val="008330AE"/>
    <w:rsid w:val="008330AF"/>
    <w:rsid w:val="008330F8"/>
    <w:rsid w:val="008331B1"/>
    <w:rsid w:val="0083336D"/>
    <w:rsid w:val="008333B2"/>
    <w:rsid w:val="008333B6"/>
    <w:rsid w:val="008333DF"/>
    <w:rsid w:val="00833400"/>
    <w:rsid w:val="008334A3"/>
    <w:rsid w:val="00833534"/>
    <w:rsid w:val="00833578"/>
    <w:rsid w:val="00833579"/>
    <w:rsid w:val="0083367C"/>
    <w:rsid w:val="00833691"/>
    <w:rsid w:val="008336D3"/>
    <w:rsid w:val="0083385E"/>
    <w:rsid w:val="008338B0"/>
    <w:rsid w:val="00833975"/>
    <w:rsid w:val="008339EF"/>
    <w:rsid w:val="00833A2A"/>
    <w:rsid w:val="00833A5F"/>
    <w:rsid w:val="00833B98"/>
    <w:rsid w:val="00833BFA"/>
    <w:rsid w:val="00833C2D"/>
    <w:rsid w:val="00833C30"/>
    <w:rsid w:val="00833C4A"/>
    <w:rsid w:val="00833CA8"/>
    <w:rsid w:val="00833CFB"/>
    <w:rsid w:val="00833D85"/>
    <w:rsid w:val="00833DF2"/>
    <w:rsid w:val="00833E16"/>
    <w:rsid w:val="00833F40"/>
    <w:rsid w:val="00833F5F"/>
    <w:rsid w:val="00833FA5"/>
    <w:rsid w:val="00833FE3"/>
    <w:rsid w:val="008340CD"/>
    <w:rsid w:val="00834165"/>
    <w:rsid w:val="0083418D"/>
    <w:rsid w:val="00834207"/>
    <w:rsid w:val="00834269"/>
    <w:rsid w:val="00834333"/>
    <w:rsid w:val="0083437B"/>
    <w:rsid w:val="00834396"/>
    <w:rsid w:val="00834458"/>
    <w:rsid w:val="008344A0"/>
    <w:rsid w:val="00834510"/>
    <w:rsid w:val="0083456B"/>
    <w:rsid w:val="00834584"/>
    <w:rsid w:val="00834677"/>
    <w:rsid w:val="008346A7"/>
    <w:rsid w:val="008347D6"/>
    <w:rsid w:val="00834893"/>
    <w:rsid w:val="00834901"/>
    <w:rsid w:val="00834992"/>
    <w:rsid w:val="008349B4"/>
    <w:rsid w:val="00834ADB"/>
    <w:rsid w:val="00834C3A"/>
    <w:rsid w:val="00834D90"/>
    <w:rsid w:val="00834DA6"/>
    <w:rsid w:val="00834DE7"/>
    <w:rsid w:val="00834EA3"/>
    <w:rsid w:val="00834EE0"/>
    <w:rsid w:val="00834EF5"/>
    <w:rsid w:val="00834F09"/>
    <w:rsid w:val="00834F75"/>
    <w:rsid w:val="00834FB5"/>
    <w:rsid w:val="00834FCF"/>
    <w:rsid w:val="00834FDF"/>
    <w:rsid w:val="008350E6"/>
    <w:rsid w:val="00835193"/>
    <w:rsid w:val="008352AE"/>
    <w:rsid w:val="0083537A"/>
    <w:rsid w:val="0083537F"/>
    <w:rsid w:val="008353FE"/>
    <w:rsid w:val="00835547"/>
    <w:rsid w:val="00835601"/>
    <w:rsid w:val="0083560E"/>
    <w:rsid w:val="008356A5"/>
    <w:rsid w:val="008356BA"/>
    <w:rsid w:val="00835744"/>
    <w:rsid w:val="008357AE"/>
    <w:rsid w:val="008357C6"/>
    <w:rsid w:val="008357FD"/>
    <w:rsid w:val="00835846"/>
    <w:rsid w:val="008358A7"/>
    <w:rsid w:val="008358E9"/>
    <w:rsid w:val="00835950"/>
    <w:rsid w:val="008359D2"/>
    <w:rsid w:val="00835A0D"/>
    <w:rsid w:val="00835A14"/>
    <w:rsid w:val="00835A5D"/>
    <w:rsid w:val="00835AE6"/>
    <w:rsid w:val="00835B4E"/>
    <w:rsid w:val="00835B5C"/>
    <w:rsid w:val="00835C77"/>
    <w:rsid w:val="00835CDF"/>
    <w:rsid w:val="00835D73"/>
    <w:rsid w:val="00835DA7"/>
    <w:rsid w:val="00835E16"/>
    <w:rsid w:val="00835E38"/>
    <w:rsid w:val="00835E91"/>
    <w:rsid w:val="0083614D"/>
    <w:rsid w:val="0083617D"/>
    <w:rsid w:val="008361D8"/>
    <w:rsid w:val="00836294"/>
    <w:rsid w:val="008363A0"/>
    <w:rsid w:val="008363A3"/>
    <w:rsid w:val="008363D3"/>
    <w:rsid w:val="00836405"/>
    <w:rsid w:val="008364B6"/>
    <w:rsid w:val="00836528"/>
    <w:rsid w:val="0083666D"/>
    <w:rsid w:val="00836690"/>
    <w:rsid w:val="008366E2"/>
    <w:rsid w:val="0083679B"/>
    <w:rsid w:val="008367C0"/>
    <w:rsid w:val="0083682E"/>
    <w:rsid w:val="0083685F"/>
    <w:rsid w:val="008368BA"/>
    <w:rsid w:val="00836913"/>
    <w:rsid w:val="00836983"/>
    <w:rsid w:val="00836991"/>
    <w:rsid w:val="008369EE"/>
    <w:rsid w:val="00836ABE"/>
    <w:rsid w:val="00836CB5"/>
    <w:rsid w:val="00836E25"/>
    <w:rsid w:val="00836F06"/>
    <w:rsid w:val="00836F1A"/>
    <w:rsid w:val="00836F54"/>
    <w:rsid w:val="00836F88"/>
    <w:rsid w:val="00837006"/>
    <w:rsid w:val="008370DD"/>
    <w:rsid w:val="00837122"/>
    <w:rsid w:val="00837151"/>
    <w:rsid w:val="008371C2"/>
    <w:rsid w:val="00837206"/>
    <w:rsid w:val="00837279"/>
    <w:rsid w:val="008372DC"/>
    <w:rsid w:val="0083739A"/>
    <w:rsid w:val="00837431"/>
    <w:rsid w:val="00837457"/>
    <w:rsid w:val="00837474"/>
    <w:rsid w:val="008375F5"/>
    <w:rsid w:val="0083769B"/>
    <w:rsid w:val="008376E7"/>
    <w:rsid w:val="0083772C"/>
    <w:rsid w:val="0083786D"/>
    <w:rsid w:val="008378FD"/>
    <w:rsid w:val="00837932"/>
    <w:rsid w:val="008379DC"/>
    <w:rsid w:val="00837A14"/>
    <w:rsid w:val="00837BCD"/>
    <w:rsid w:val="00837C52"/>
    <w:rsid w:val="00837C5D"/>
    <w:rsid w:val="00837CE5"/>
    <w:rsid w:val="00837CFC"/>
    <w:rsid w:val="00837E16"/>
    <w:rsid w:val="00837E3C"/>
    <w:rsid w:val="00837E51"/>
    <w:rsid w:val="00837E58"/>
    <w:rsid w:val="00837FF9"/>
    <w:rsid w:val="00837FFA"/>
    <w:rsid w:val="0084004A"/>
    <w:rsid w:val="0084006F"/>
    <w:rsid w:val="0084008B"/>
    <w:rsid w:val="008400A0"/>
    <w:rsid w:val="008400FE"/>
    <w:rsid w:val="00840103"/>
    <w:rsid w:val="00840110"/>
    <w:rsid w:val="00840175"/>
    <w:rsid w:val="0084019E"/>
    <w:rsid w:val="0084022C"/>
    <w:rsid w:val="00840230"/>
    <w:rsid w:val="008402A3"/>
    <w:rsid w:val="008402BC"/>
    <w:rsid w:val="00840385"/>
    <w:rsid w:val="008403EC"/>
    <w:rsid w:val="0084043E"/>
    <w:rsid w:val="008404A9"/>
    <w:rsid w:val="008404E4"/>
    <w:rsid w:val="00840584"/>
    <w:rsid w:val="008405AA"/>
    <w:rsid w:val="0084064D"/>
    <w:rsid w:val="008406E0"/>
    <w:rsid w:val="00840713"/>
    <w:rsid w:val="00840796"/>
    <w:rsid w:val="008407D2"/>
    <w:rsid w:val="00840821"/>
    <w:rsid w:val="0084087D"/>
    <w:rsid w:val="008408EA"/>
    <w:rsid w:val="00840B09"/>
    <w:rsid w:val="00840BA2"/>
    <w:rsid w:val="00840BA8"/>
    <w:rsid w:val="00840BE2"/>
    <w:rsid w:val="00840BE6"/>
    <w:rsid w:val="00840BFE"/>
    <w:rsid w:val="00840C12"/>
    <w:rsid w:val="00840DA9"/>
    <w:rsid w:val="00840DAF"/>
    <w:rsid w:val="00840E3F"/>
    <w:rsid w:val="00840E9C"/>
    <w:rsid w:val="00840F6D"/>
    <w:rsid w:val="00840FDB"/>
    <w:rsid w:val="00840FE7"/>
    <w:rsid w:val="0084101F"/>
    <w:rsid w:val="0084108D"/>
    <w:rsid w:val="008411E4"/>
    <w:rsid w:val="00841205"/>
    <w:rsid w:val="0084120B"/>
    <w:rsid w:val="0084125D"/>
    <w:rsid w:val="00841336"/>
    <w:rsid w:val="008413B8"/>
    <w:rsid w:val="008413DB"/>
    <w:rsid w:val="0084143F"/>
    <w:rsid w:val="00841492"/>
    <w:rsid w:val="008414F5"/>
    <w:rsid w:val="008417F3"/>
    <w:rsid w:val="00841859"/>
    <w:rsid w:val="008419FC"/>
    <w:rsid w:val="00841ADF"/>
    <w:rsid w:val="00841AFF"/>
    <w:rsid w:val="00841B52"/>
    <w:rsid w:val="00841B86"/>
    <w:rsid w:val="00841C86"/>
    <w:rsid w:val="00841D8A"/>
    <w:rsid w:val="00841E31"/>
    <w:rsid w:val="00841EDA"/>
    <w:rsid w:val="00842066"/>
    <w:rsid w:val="008420DD"/>
    <w:rsid w:val="008421D7"/>
    <w:rsid w:val="0084220E"/>
    <w:rsid w:val="0084229F"/>
    <w:rsid w:val="008422AA"/>
    <w:rsid w:val="008422D7"/>
    <w:rsid w:val="008422E3"/>
    <w:rsid w:val="00842335"/>
    <w:rsid w:val="00842398"/>
    <w:rsid w:val="008423E0"/>
    <w:rsid w:val="0084248B"/>
    <w:rsid w:val="008424AF"/>
    <w:rsid w:val="00842503"/>
    <w:rsid w:val="00842526"/>
    <w:rsid w:val="00842552"/>
    <w:rsid w:val="00842596"/>
    <w:rsid w:val="008425D3"/>
    <w:rsid w:val="008425E4"/>
    <w:rsid w:val="00842634"/>
    <w:rsid w:val="0084272B"/>
    <w:rsid w:val="0084277F"/>
    <w:rsid w:val="00842840"/>
    <w:rsid w:val="00842843"/>
    <w:rsid w:val="0084284E"/>
    <w:rsid w:val="00842853"/>
    <w:rsid w:val="00842871"/>
    <w:rsid w:val="008428CF"/>
    <w:rsid w:val="008428E3"/>
    <w:rsid w:val="008428F0"/>
    <w:rsid w:val="00842918"/>
    <w:rsid w:val="00842939"/>
    <w:rsid w:val="0084297E"/>
    <w:rsid w:val="00842A12"/>
    <w:rsid w:val="00842A3A"/>
    <w:rsid w:val="00842A70"/>
    <w:rsid w:val="00842A76"/>
    <w:rsid w:val="00842AE2"/>
    <w:rsid w:val="00842C06"/>
    <w:rsid w:val="00842C63"/>
    <w:rsid w:val="00842D49"/>
    <w:rsid w:val="00842D99"/>
    <w:rsid w:val="00842DB8"/>
    <w:rsid w:val="00842EE1"/>
    <w:rsid w:val="00842F29"/>
    <w:rsid w:val="00842F94"/>
    <w:rsid w:val="00842FF1"/>
    <w:rsid w:val="0084300A"/>
    <w:rsid w:val="0084302D"/>
    <w:rsid w:val="00843045"/>
    <w:rsid w:val="00843057"/>
    <w:rsid w:val="00843067"/>
    <w:rsid w:val="00843097"/>
    <w:rsid w:val="008430A0"/>
    <w:rsid w:val="008430AE"/>
    <w:rsid w:val="008430B5"/>
    <w:rsid w:val="008430CC"/>
    <w:rsid w:val="00843126"/>
    <w:rsid w:val="008431DB"/>
    <w:rsid w:val="008431EF"/>
    <w:rsid w:val="00843240"/>
    <w:rsid w:val="008432A6"/>
    <w:rsid w:val="00843356"/>
    <w:rsid w:val="0084339B"/>
    <w:rsid w:val="0084342C"/>
    <w:rsid w:val="00843444"/>
    <w:rsid w:val="00843477"/>
    <w:rsid w:val="0084352F"/>
    <w:rsid w:val="0084354E"/>
    <w:rsid w:val="0084356A"/>
    <w:rsid w:val="008436FD"/>
    <w:rsid w:val="00843757"/>
    <w:rsid w:val="00843765"/>
    <w:rsid w:val="008438D7"/>
    <w:rsid w:val="00843985"/>
    <w:rsid w:val="00843A4C"/>
    <w:rsid w:val="00843A94"/>
    <w:rsid w:val="00843BDA"/>
    <w:rsid w:val="00843C0D"/>
    <w:rsid w:val="00843D43"/>
    <w:rsid w:val="00843D74"/>
    <w:rsid w:val="00843D93"/>
    <w:rsid w:val="00843DA4"/>
    <w:rsid w:val="00843DD4"/>
    <w:rsid w:val="00843E47"/>
    <w:rsid w:val="0084407C"/>
    <w:rsid w:val="00844088"/>
    <w:rsid w:val="0084415F"/>
    <w:rsid w:val="0084416A"/>
    <w:rsid w:val="00844177"/>
    <w:rsid w:val="0084423A"/>
    <w:rsid w:val="00844291"/>
    <w:rsid w:val="00844328"/>
    <w:rsid w:val="0084443F"/>
    <w:rsid w:val="00844440"/>
    <w:rsid w:val="0084446A"/>
    <w:rsid w:val="00844472"/>
    <w:rsid w:val="008444BB"/>
    <w:rsid w:val="00844547"/>
    <w:rsid w:val="0084473E"/>
    <w:rsid w:val="0084476E"/>
    <w:rsid w:val="008447B3"/>
    <w:rsid w:val="0084481B"/>
    <w:rsid w:val="008448A2"/>
    <w:rsid w:val="00844940"/>
    <w:rsid w:val="008449B3"/>
    <w:rsid w:val="00844B53"/>
    <w:rsid w:val="00844BAC"/>
    <w:rsid w:val="00844BFC"/>
    <w:rsid w:val="00844C04"/>
    <w:rsid w:val="00844C6D"/>
    <w:rsid w:val="00844CE9"/>
    <w:rsid w:val="00844D47"/>
    <w:rsid w:val="00844E34"/>
    <w:rsid w:val="00844E83"/>
    <w:rsid w:val="00844EB3"/>
    <w:rsid w:val="00844F3A"/>
    <w:rsid w:val="00844F5B"/>
    <w:rsid w:val="00844F7A"/>
    <w:rsid w:val="00845017"/>
    <w:rsid w:val="0084501B"/>
    <w:rsid w:val="00845140"/>
    <w:rsid w:val="00845144"/>
    <w:rsid w:val="00845145"/>
    <w:rsid w:val="00845200"/>
    <w:rsid w:val="00845220"/>
    <w:rsid w:val="00845221"/>
    <w:rsid w:val="00845364"/>
    <w:rsid w:val="00845380"/>
    <w:rsid w:val="0084540F"/>
    <w:rsid w:val="00845468"/>
    <w:rsid w:val="00845496"/>
    <w:rsid w:val="008454A5"/>
    <w:rsid w:val="00845586"/>
    <w:rsid w:val="008455B2"/>
    <w:rsid w:val="0084562D"/>
    <w:rsid w:val="0084566E"/>
    <w:rsid w:val="0084568F"/>
    <w:rsid w:val="008456A3"/>
    <w:rsid w:val="008456F8"/>
    <w:rsid w:val="00845706"/>
    <w:rsid w:val="00845730"/>
    <w:rsid w:val="008457C9"/>
    <w:rsid w:val="008458FB"/>
    <w:rsid w:val="0084599D"/>
    <w:rsid w:val="00845B22"/>
    <w:rsid w:val="00845BB6"/>
    <w:rsid w:val="00845BC4"/>
    <w:rsid w:val="00845C27"/>
    <w:rsid w:val="00845C61"/>
    <w:rsid w:val="00845D56"/>
    <w:rsid w:val="00845DEC"/>
    <w:rsid w:val="00845E30"/>
    <w:rsid w:val="00845E73"/>
    <w:rsid w:val="00845E8F"/>
    <w:rsid w:val="00845FA6"/>
    <w:rsid w:val="0084604E"/>
    <w:rsid w:val="008460BE"/>
    <w:rsid w:val="00846178"/>
    <w:rsid w:val="008461D3"/>
    <w:rsid w:val="0084623D"/>
    <w:rsid w:val="0084624D"/>
    <w:rsid w:val="00846365"/>
    <w:rsid w:val="008463C3"/>
    <w:rsid w:val="008463D7"/>
    <w:rsid w:val="00846470"/>
    <w:rsid w:val="00846493"/>
    <w:rsid w:val="0084659E"/>
    <w:rsid w:val="008465A8"/>
    <w:rsid w:val="0084664C"/>
    <w:rsid w:val="0084669D"/>
    <w:rsid w:val="008466FE"/>
    <w:rsid w:val="00846767"/>
    <w:rsid w:val="00846784"/>
    <w:rsid w:val="008467F6"/>
    <w:rsid w:val="008468E5"/>
    <w:rsid w:val="00846918"/>
    <w:rsid w:val="00846919"/>
    <w:rsid w:val="008469B7"/>
    <w:rsid w:val="008469E3"/>
    <w:rsid w:val="008469F6"/>
    <w:rsid w:val="00846AEB"/>
    <w:rsid w:val="00846AFB"/>
    <w:rsid w:val="00846B52"/>
    <w:rsid w:val="00846C7D"/>
    <w:rsid w:val="00846D05"/>
    <w:rsid w:val="00846D28"/>
    <w:rsid w:val="00846D77"/>
    <w:rsid w:val="00846DBF"/>
    <w:rsid w:val="00846DCF"/>
    <w:rsid w:val="00846E15"/>
    <w:rsid w:val="00846E52"/>
    <w:rsid w:val="00846E59"/>
    <w:rsid w:val="00846E5F"/>
    <w:rsid w:val="00846E7E"/>
    <w:rsid w:val="00846F72"/>
    <w:rsid w:val="00846FBC"/>
    <w:rsid w:val="00847041"/>
    <w:rsid w:val="00847074"/>
    <w:rsid w:val="008470B2"/>
    <w:rsid w:val="008470CF"/>
    <w:rsid w:val="0084711F"/>
    <w:rsid w:val="00847209"/>
    <w:rsid w:val="008472E6"/>
    <w:rsid w:val="00847358"/>
    <w:rsid w:val="00847393"/>
    <w:rsid w:val="00847428"/>
    <w:rsid w:val="00847473"/>
    <w:rsid w:val="0084749D"/>
    <w:rsid w:val="008474D8"/>
    <w:rsid w:val="00847545"/>
    <w:rsid w:val="0084755C"/>
    <w:rsid w:val="008475A7"/>
    <w:rsid w:val="008475DC"/>
    <w:rsid w:val="008475F0"/>
    <w:rsid w:val="0084779D"/>
    <w:rsid w:val="008478F3"/>
    <w:rsid w:val="008479A5"/>
    <w:rsid w:val="008479FC"/>
    <w:rsid w:val="00847A7A"/>
    <w:rsid w:val="00847AFF"/>
    <w:rsid w:val="00847B34"/>
    <w:rsid w:val="00847B47"/>
    <w:rsid w:val="00847B6D"/>
    <w:rsid w:val="00847BBA"/>
    <w:rsid w:val="00847BE6"/>
    <w:rsid w:val="00847C07"/>
    <w:rsid w:val="00847C10"/>
    <w:rsid w:val="00847CD8"/>
    <w:rsid w:val="00847CF8"/>
    <w:rsid w:val="00847D48"/>
    <w:rsid w:val="00847D4B"/>
    <w:rsid w:val="00847D65"/>
    <w:rsid w:val="00847D9C"/>
    <w:rsid w:val="00847DB1"/>
    <w:rsid w:val="00847DD2"/>
    <w:rsid w:val="00847E21"/>
    <w:rsid w:val="00847E56"/>
    <w:rsid w:val="00847E92"/>
    <w:rsid w:val="00847EAD"/>
    <w:rsid w:val="00847F40"/>
    <w:rsid w:val="0085003C"/>
    <w:rsid w:val="00850061"/>
    <w:rsid w:val="0085006F"/>
    <w:rsid w:val="0085008E"/>
    <w:rsid w:val="008500F6"/>
    <w:rsid w:val="008501BD"/>
    <w:rsid w:val="00850245"/>
    <w:rsid w:val="0085025B"/>
    <w:rsid w:val="00850262"/>
    <w:rsid w:val="0085034F"/>
    <w:rsid w:val="0085037A"/>
    <w:rsid w:val="0085037B"/>
    <w:rsid w:val="008503AE"/>
    <w:rsid w:val="00850447"/>
    <w:rsid w:val="0085057E"/>
    <w:rsid w:val="00850583"/>
    <w:rsid w:val="00850599"/>
    <w:rsid w:val="00850605"/>
    <w:rsid w:val="008507AA"/>
    <w:rsid w:val="008507B5"/>
    <w:rsid w:val="0085080E"/>
    <w:rsid w:val="00850894"/>
    <w:rsid w:val="008508F3"/>
    <w:rsid w:val="00850A01"/>
    <w:rsid w:val="00850A09"/>
    <w:rsid w:val="00850B15"/>
    <w:rsid w:val="00850BA9"/>
    <w:rsid w:val="00850BBB"/>
    <w:rsid w:val="00850BD1"/>
    <w:rsid w:val="00850C24"/>
    <w:rsid w:val="00850C34"/>
    <w:rsid w:val="00850C39"/>
    <w:rsid w:val="00850CDC"/>
    <w:rsid w:val="00850D08"/>
    <w:rsid w:val="00850E4F"/>
    <w:rsid w:val="00850E9B"/>
    <w:rsid w:val="00850F3A"/>
    <w:rsid w:val="00850F3E"/>
    <w:rsid w:val="00850F47"/>
    <w:rsid w:val="00850F55"/>
    <w:rsid w:val="00850F75"/>
    <w:rsid w:val="00850FEA"/>
    <w:rsid w:val="00850FFC"/>
    <w:rsid w:val="008510C2"/>
    <w:rsid w:val="008510FB"/>
    <w:rsid w:val="008510FF"/>
    <w:rsid w:val="0085110D"/>
    <w:rsid w:val="008511BE"/>
    <w:rsid w:val="008511D0"/>
    <w:rsid w:val="008511E5"/>
    <w:rsid w:val="008511E9"/>
    <w:rsid w:val="00851270"/>
    <w:rsid w:val="008512E6"/>
    <w:rsid w:val="008514E0"/>
    <w:rsid w:val="00851574"/>
    <w:rsid w:val="008515BC"/>
    <w:rsid w:val="008515E8"/>
    <w:rsid w:val="0085161A"/>
    <w:rsid w:val="0085162E"/>
    <w:rsid w:val="00851796"/>
    <w:rsid w:val="008517DD"/>
    <w:rsid w:val="00851824"/>
    <w:rsid w:val="008519BB"/>
    <w:rsid w:val="00851A24"/>
    <w:rsid w:val="00851A91"/>
    <w:rsid w:val="00851AE2"/>
    <w:rsid w:val="00851B90"/>
    <w:rsid w:val="00851BEC"/>
    <w:rsid w:val="00851C3A"/>
    <w:rsid w:val="00851E12"/>
    <w:rsid w:val="00851E50"/>
    <w:rsid w:val="00851E74"/>
    <w:rsid w:val="00851EA6"/>
    <w:rsid w:val="00851EB9"/>
    <w:rsid w:val="00851F12"/>
    <w:rsid w:val="00852059"/>
    <w:rsid w:val="00852083"/>
    <w:rsid w:val="00852084"/>
    <w:rsid w:val="0085208A"/>
    <w:rsid w:val="008520DD"/>
    <w:rsid w:val="008522FB"/>
    <w:rsid w:val="008523D0"/>
    <w:rsid w:val="00852416"/>
    <w:rsid w:val="00852439"/>
    <w:rsid w:val="00852475"/>
    <w:rsid w:val="0085256C"/>
    <w:rsid w:val="008525D2"/>
    <w:rsid w:val="0085267A"/>
    <w:rsid w:val="0085272A"/>
    <w:rsid w:val="00852741"/>
    <w:rsid w:val="008527B1"/>
    <w:rsid w:val="00852901"/>
    <w:rsid w:val="008529C6"/>
    <w:rsid w:val="008529D5"/>
    <w:rsid w:val="00852A1D"/>
    <w:rsid w:val="00852A51"/>
    <w:rsid w:val="00852A54"/>
    <w:rsid w:val="00852AE4"/>
    <w:rsid w:val="00852B6C"/>
    <w:rsid w:val="00852BAB"/>
    <w:rsid w:val="00852BB1"/>
    <w:rsid w:val="00852BE2"/>
    <w:rsid w:val="00852C38"/>
    <w:rsid w:val="00852D64"/>
    <w:rsid w:val="00852D77"/>
    <w:rsid w:val="00852D92"/>
    <w:rsid w:val="00852DCF"/>
    <w:rsid w:val="00852E2E"/>
    <w:rsid w:val="00852F67"/>
    <w:rsid w:val="00852F9E"/>
    <w:rsid w:val="00852FC3"/>
    <w:rsid w:val="008530D9"/>
    <w:rsid w:val="00853111"/>
    <w:rsid w:val="008532C0"/>
    <w:rsid w:val="008532FB"/>
    <w:rsid w:val="00853390"/>
    <w:rsid w:val="008533A3"/>
    <w:rsid w:val="008533FB"/>
    <w:rsid w:val="00853445"/>
    <w:rsid w:val="0085352D"/>
    <w:rsid w:val="008535C7"/>
    <w:rsid w:val="00853613"/>
    <w:rsid w:val="0085365D"/>
    <w:rsid w:val="00853707"/>
    <w:rsid w:val="008537A6"/>
    <w:rsid w:val="0085394D"/>
    <w:rsid w:val="00853A25"/>
    <w:rsid w:val="00853A35"/>
    <w:rsid w:val="00853A7E"/>
    <w:rsid w:val="00853A9B"/>
    <w:rsid w:val="00853AAF"/>
    <w:rsid w:val="00853B22"/>
    <w:rsid w:val="00853B88"/>
    <w:rsid w:val="00853BA3"/>
    <w:rsid w:val="00853DED"/>
    <w:rsid w:val="00853E07"/>
    <w:rsid w:val="00853E53"/>
    <w:rsid w:val="00853EDC"/>
    <w:rsid w:val="00853FAA"/>
    <w:rsid w:val="00854071"/>
    <w:rsid w:val="00854123"/>
    <w:rsid w:val="0085419F"/>
    <w:rsid w:val="008541C3"/>
    <w:rsid w:val="00854211"/>
    <w:rsid w:val="00854270"/>
    <w:rsid w:val="008542FA"/>
    <w:rsid w:val="00854315"/>
    <w:rsid w:val="0085446B"/>
    <w:rsid w:val="00854556"/>
    <w:rsid w:val="008545D8"/>
    <w:rsid w:val="00854605"/>
    <w:rsid w:val="00854673"/>
    <w:rsid w:val="0085467F"/>
    <w:rsid w:val="008546C7"/>
    <w:rsid w:val="0085475D"/>
    <w:rsid w:val="00854795"/>
    <w:rsid w:val="00854850"/>
    <w:rsid w:val="00854882"/>
    <w:rsid w:val="00854922"/>
    <w:rsid w:val="00854967"/>
    <w:rsid w:val="0085496F"/>
    <w:rsid w:val="008549AB"/>
    <w:rsid w:val="008549E6"/>
    <w:rsid w:val="00854A44"/>
    <w:rsid w:val="00854BF6"/>
    <w:rsid w:val="00854C31"/>
    <w:rsid w:val="00854C37"/>
    <w:rsid w:val="00854C52"/>
    <w:rsid w:val="00854CF5"/>
    <w:rsid w:val="00854DC0"/>
    <w:rsid w:val="00854DE9"/>
    <w:rsid w:val="00854E37"/>
    <w:rsid w:val="00854E52"/>
    <w:rsid w:val="00854EB9"/>
    <w:rsid w:val="00854F38"/>
    <w:rsid w:val="00854F49"/>
    <w:rsid w:val="00854F81"/>
    <w:rsid w:val="00854F8B"/>
    <w:rsid w:val="00854F9F"/>
    <w:rsid w:val="00854FF6"/>
    <w:rsid w:val="008550E8"/>
    <w:rsid w:val="00855309"/>
    <w:rsid w:val="008553EE"/>
    <w:rsid w:val="00855440"/>
    <w:rsid w:val="0085558E"/>
    <w:rsid w:val="008555C1"/>
    <w:rsid w:val="008555CF"/>
    <w:rsid w:val="00855623"/>
    <w:rsid w:val="0085562D"/>
    <w:rsid w:val="00855651"/>
    <w:rsid w:val="008556BD"/>
    <w:rsid w:val="0085578B"/>
    <w:rsid w:val="008557F4"/>
    <w:rsid w:val="00855855"/>
    <w:rsid w:val="00855894"/>
    <w:rsid w:val="008558BA"/>
    <w:rsid w:val="008558C7"/>
    <w:rsid w:val="00855945"/>
    <w:rsid w:val="0085598A"/>
    <w:rsid w:val="0085598D"/>
    <w:rsid w:val="008559B3"/>
    <w:rsid w:val="008559B9"/>
    <w:rsid w:val="008559C6"/>
    <w:rsid w:val="00855A02"/>
    <w:rsid w:val="00855AA6"/>
    <w:rsid w:val="00855C81"/>
    <w:rsid w:val="00855D79"/>
    <w:rsid w:val="00855DD0"/>
    <w:rsid w:val="00855EA2"/>
    <w:rsid w:val="00855EB5"/>
    <w:rsid w:val="00855EBB"/>
    <w:rsid w:val="00855F60"/>
    <w:rsid w:val="00855FAD"/>
    <w:rsid w:val="00855FB3"/>
    <w:rsid w:val="00856099"/>
    <w:rsid w:val="00856163"/>
    <w:rsid w:val="008561A9"/>
    <w:rsid w:val="008561E1"/>
    <w:rsid w:val="0085620D"/>
    <w:rsid w:val="008562C4"/>
    <w:rsid w:val="008562D9"/>
    <w:rsid w:val="008562E9"/>
    <w:rsid w:val="008562FB"/>
    <w:rsid w:val="008565BA"/>
    <w:rsid w:val="0085661F"/>
    <w:rsid w:val="0085662E"/>
    <w:rsid w:val="00856633"/>
    <w:rsid w:val="008566C2"/>
    <w:rsid w:val="008566F0"/>
    <w:rsid w:val="0085674F"/>
    <w:rsid w:val="00856758"/>
    <w:rsid w:val="00856896"/>
    <w:rsid w:val="008568BE"/>
    <w:rsid w:val="00856910"/>
    <w:rsid w:val="00856913"/>
    <w:rsid w:val="00856944"/>
    <w:rsid w:val="00856984"/>
    <w:rsid w:val="008569DC"/>
    <w:rsid w:val="008569FD"/>
    <w:rsid w:val="00856A75"/>
    <w:rsid w:val="00856A77"/>
    <w:rsid w:val="00856A79"/>
    <w:rsid w:val="00856ABF"/>
    <w:rsid w:val="00856AFD"/>
    <w:rsid w:val="00856B42"/>
    <w:rsid w:val="00856C45"/>
    <w:rsid w:val="00856C74"/>
    <w:rsid w:val="00856D14"/>
    <w:rsid w:val="00856D62"/>
    <w:rsid w:val="00856DFC"/>
    <w:rsid w:val="00856DFD"/>
    <w:rsid w:val="00856E0F"/>
    <w:rsid w:val="00856E39"/>
    <w:rsid w:val="00856EFB"/>
    <w:rsid w:val="00857100"/>
    <w:rsid w:val="0085730F"/>
    <w:rsid w:val="00857350"/>
    <w:rsid w:val="008573BD"/>
    <w:rsid w:val="008573D6"/>
    <w:rsid w:val="008573E5"/>
    <w:rsid w:val="00857462"/>
    <w:rsid w:val="00857470"/>
    <w:rsid w:val="008574B4"/>
    <w:rsid w:val="008574B6"/>
    <w:rsid w:val="008574D3"/>
    <w:rsid w:val="00857546"/>
    <w:rsid w:val="00857597"/>
    <w:rsid w:val="0085760C"/>
    <w:rsid w:val="0085760F"/>
    <w:rsid w:val="00857623"/>
    <w:rsid w:val="00857698"/>
    <w:rsid w:val="0085776F"/>
    <w:rsid w:val="00857774"/>
    <w:rsid w:val="00857819"/>
    <w:rsid w:val="0085782A"/>
    <w:rsid w:val="00857876"/>
    <w:rsid w:val="008578F9"/>
    <w:rsid w:val="00857A1F"/>
    <w:rsid w:val="00857A32"/>
    <w:rsid w:val="00857B89"/>
    <w:rsid w:val="00857BDF"/>
    <w:rsid w:val="00857C0D"/>
    <w:rsid w:val="00857CD9"/>
    <w:rsid w:val="00857D3A"/>
    <w:rsid w:val="00857D75"/>
    <w:rsid w:val="00857E11"/>
    <w:rsid w:val="00857E39"/>
    <w:rsid w:val="00857E6C"/>
    <w:rsid w:val="00857E9F"/>
    <w:rsid w:val="00857EB2"/>
    <w:rsid w:val="00857FB9"/>
    <w:rsid w:val="0086000D"/>
    <w:rsid w:val="00860016"/>
    <w:rsid w:val="00860038"/>
    <w:rsid w:val="0086006B"/>
    <w:rsid w:val="00860189"/>
    <w:rsid w:val="00860264"/>
    <w:rsid w:val="008603E1"/>
    <w:rsid w:val="00860435"/>
    <w:rsid w:val="0086044C"/>
    <w:rsid w:val="00860554"/>
    <w:rsid w:val="008605DD"/>
    <w:rsid w:val="0086064A"/>
    <w:rsid w:val="00860658"/>
    <w:rsid w:val="0086068F"/>
    <w:rsid w:val="008606BB"/>
    <w:rsid w:val="0086071C"/>
    <w:rsid w:val="00860763"/>
    <w:rsid w:val="008607AA"/>
    <w:rsid w:val="0086080A"/>
    <w:rsid w:val="008608A2"/>
    <w:rsid w:val="00860951"/>
    <w:rsid w:val="00860959"/>
    <w:rsid w:val="00860A3C"/>
    <w:rsid w:val="00860AB7"/>
    <w:rsid w:val="00860ABB"/>
    <w:rsid w:val="00860AD5"/>
    <w:rsid w:val="00860B2D"/>
    <w:rsid w:val="00860CC9"/>
    <w:rsid w:val="00860DF8"/>
    <w:rsid w:val="00860E5F"/>
    <w:rsid w:val="00860F1C"/>
    <w:rsid w:val="00860FB0"/>
    <w:rsid w:val="008610F8"/>
    <w:rsid w:val="0086115C"/>
    <w:rsid w:val="0086118A"/>
    <w:rsid w:val="008611D5"/>
    <w:rsid w:val="00861209"/>
    <w:rsid w:val="00861255"/>
    <w:rsid w:val="008612F4"/>
    <w:rsid w:val="0086131B"/>
    <w:rsid w:val="00861438"/>
    <w:rsid w:val="0086149E"/>
    <w:rsid w:val="008615E6"/>
    <w:rsid w:val="0086172C"/>
    <w:rsid w:val="0086181A"/>
    <w:rsid w:val="00861874"/>
    <w:rsid w:val="00861911"/>
    <w:rsid w:val="008619DF"/>
    <w:rsid w:val="00861B1B"/>
    <w:rsid w:val="00861BBA"/>
    <w:rsid w:val="00861C40"/>
    <w:rsid w:val="00861C9E"/>
    <w:rsid w:val="00861D43"/>
    <w:rsid w:val="00861E0E"/>
    <w:rsid w:val="00861E61"/>
    <w:rsid w:val="00861ED9"/>
    <w:rsid w:val="00861F90"/>
    <w:rsid w:val="00861FCF"/>
    <w:rsid w:val="00861FFC"/>
    <w:rsid w:val="00862020"/>
    <w:rsid w:val="00862110"/>
    <w:rsid w:val="0086224C"/>
    <w:rsid w:val="008622D2"/>
    <w:rsid w:val="008622E2"/>
    <w:rsid w:val="00862327"/>
    <w:rsid w:val="00862356"/>
    <w:rsid w:val="00862386"/>
    <w:rsid w:val="008624B9"/>
    <w:rsid w:val="008624CC"/>
    <w:rsid w:val="0086258B"/>
    <w:rsid w:val="008625D2"/>
    <w:rsid w:val="00862668"/>
    <w:rsid w:val="00862682"/>
    <w:rsid w:val="00862693"/>
    <w:rsid w:val="00862748"/>
    <w:rsid w:val="00862821"/>
    <w:rsid w:val="0086284B"/>
    <w:rsid w:val="00862851"/>
    <w:rsid w:val="00862879"/>
    <w:rsid w:val="00862921"/>
    <w:rsid w:val="0086295B"/>
    <w:rsid w:val="008629A2"/>
    <w:rsid w:val="00862AA5"/>
    <w:rsid w:val="00862ABA"/>
    <w:rsid w:val="00862B6C"/>
    <w:rsid w:val="00862C84"/>
    <w:rsid w:val="00862D31"/>
    <w:rsid w:val="00862D65"/>
    <w:rsid w:val="00862DB5"/>
    <w:rsid w:val="00862E18"/>
    <w:rsid w:val="00862E44"/>
    <w:rsid w:val="00862E4B"/>
    <w:rsid w:val="00862E5C"/>
    <w:rsid w:val="00862E7F"/>
    <w:rsid w:val="00862E8C"/>
    <w:rsid w:val="00862EA2"/>
    <w:rsid w:val="00862EE4"/>
    <w:rsid w:val="00862F06"/>
    <w:rsid w:val="00862F30"/>
    <w:rsid w:val="00862F5E"/>
    <w:rsid w:val="008631CE"/>
    <w:rsid w:val="00863222"/>
    <w:rsid w:val="008632F0"/>
    <w:rsid w:val="00863336"/>
    <w:rsid w:val="00863337"/>
    <w:rsid w:val="0086334E"/>
    <w:rsid w:val="00863350"/>
    <w:rsid w:val="008633B0"/>
    <w:rsid w:val="00863450"/>
    <w:rsid w:val="0086363A"/>
    <w:rsid w:val="008636DD"/>
    <w:rsid w:val="008637F5"/>
    <w:rsid w:val="00863928"/>
    <w:rsid w:val="00863986"/>
    <w:rsid w:val="00863ADA"/>
    <w:rsid w:val="00863AE5"/>
    <w:rsid w:val="00863B89"/>
    <w:rsid w:val="00863B92"/>
    <w:rsid w:val="00863BDC"/>
    <w:rsid w:val="00863C5D"/>
    <w:rsid w:val="00863CC3"/>
    <w:rsid w:val="00863CF6"/>
    <w:rsid w:val="00863D96"/>
    <w:rsid w:val="00863DD6"/>
    <w:rsid w:val="00863DE9"/>
    <w:rsid w:val="00863E72"/>
    <w:rsid w:val="00863F3F"/>
    <w:rsid w:val="00863FE3"/>
    <w:rsid w:val="00863FEA"/>
    <w:rsid w:val="00864070"/>
    <w:rsid w:val="0086407E"/>
    <w:rsid w:val="008640D2"/>
    <w:rsid w:val="008640ED"/>
    <w:rsid w:val="00864144"/>
    <w:rsid w:val="00864192"/>
    <w:rsid w:val="008641AF"/>
    <w:rsid w:val="008641C7"/>
    <w:rsid w:val="00864225"/>
    <w:rsid w:val="0086422A"/>
    <w:rsid w:val="0086424D"/>
    <w:rsid w:val="00864268"/>
    <w:rsid w:val="008642EF"/>
    <w:rsid w:val="00864336"/>
    <w:rsid w:val="008643BA"/>
    <w:rsid w:val="008643E6"/>
    <w:rsid w:val="00864451"/>
    <w:rsid w:val="00864575"/>
    <w:rsid w:val="00864599"/>
    <w:rsid w:val="008645D1"/>
    <w:rsid w:val="0086466F"/>
    <w:rsid w:val="00864727"/>
    <w:rsid w:val="008647C2"/>
    <w:rsid w:val="008648BF"/>
    <w:rsid w:val="00864924"/>
    <w:rsid w:val="00864A72"/>
    <w:rsid w:val="00864BC8"/>
    <w:rsid w:val="00864CA0"/>
    <w:rsid w:val="00864CA2"/>
    <w:rsid w:val="00864D81"/>
    <w:rsid w:val="00864E7D"/>
    <w:rsid w:val="00864FEE"/>
    <w:rsid w:val="008650D1"/>
    <w:rsid w:val="008650EA"/>
    <w:rsid w:val="008651F2"/>
    <w:rsid w:val="008652A5"/>
    <w:rsid w:val="008652AC"/>
    <w:rsid w:val="008653F8"/>
    <w:rsid w:val="00865485"/>
    <w:rsid w:val="0086548C"/>
    <w:rsid w:val="008654D7"/>
    <w:rsid w:val="008654D8"/>
    <w:rsid w:val="008654FD"/>
    <w:rsid w:val="008654FF"/>
    <w:rsid w:val="00865526"/>
    <w:rsid w:val="0086559B"/>
    <w:rsid w:val="008655BB"/>
    <w:rsid w:val="0086566B"/>
    <w:rsid w:val="0086571B"/>
    <w:rsid w:val="00865831"/>
    <w:rsid w:val="00865842"/>
    <w:rsid w:val="0086584D"/>
    <w:rsid w:val="0086585C"/>
    <w:rsid w:val="008658A2"/>
    <w:rsid w:val="008658FC"/>
    <w:rsid w:val="00865964"/>
    <w:rsid w:val="0086596D"/>
    <w:rsid w:val="00865A3D"/>
    <w:rsid w:val="00865AAB"/>
    <w:rsid w:val="00865ACF"/>
    <w:rsid w:val="00865BBE"/>
    <w:rsid w:val="00865BF7"/>
    <w:rsid w:val="00865C78"/>
    <w:rsid w:val="00865D78"/>
    <w:rsid w:val="00865DC2"/>
    <w:rsid w:val="00865E14"/>
    <w:rsid w:val="00865EB4"/>
    <w:rsid w:val="00865FAD"/>
    <w:rsid w:val="00865FC9"/>
    <w:rsid w:val="008660B1"/>
    <w:rsid w:val="008660D0"/>
    <w:rsid w:val="008660DC"/>
    <w:rsid w:val="00866194"/>
    <w:rsid w:val="00866202"/>
    <w:rsid w:val="0086622B"/>
    <w:rsid w:val="008662BA"/>
    <w:rsid w:val="00866344"/>
    <w:rsid w:val="00866358"/>
    <w:rsid w:val="008663A2"/>
    <w:rsid w:val="008663D0"/>
    <w:rsid w:val="00866457"/>
    <w:rsid w:val="00866481"/>
    <w:rsid w:val="008664B6"/>
    <w:rsid w:val="00866508"/>
    <w:rsid w:val="00866537"/>
    <w:rsid w:val="008665AC"/>
    <w:rsid w:val="00866742"/>
    <w:rsid w:val="008667AF"/>
    <w:rsid w:val="008667EA"/>
    <w:rsid w:val="0086681F"/>
    <w:rsid w:val="00866875"/>
    <w:rsid w:val="008668C5"/>
    <w:rsid w:val="008669DD"/>
    <w:rsid w:val="008669FF"/>
    <w:rsid w:val="00866AC7"/>
    <w:rsid w:val="00866B20"/>
    <w:rsid w:val="00866B32"/>
    <w:rsid w:val="00866B79"/>
    <w:rsid w:val="00866BF4"/>
    <w:rsid w:val="00866C7E"/>
    <w:rsid w:val="00866C87"/>
    <w:rsid w:val="00866D15"/>
    <w:rsid w:val="00866D29"/>
    <w:rsid w:val="00866D3F"/>
    <w:rsid w:val="00866D80"/>
    <w:rsid w:val="00866D9B"/>
    <w:rsid w:val="00866DA0"/>
    <w:rsid w:val="00866DD5"/>
    <w:rsid w:val="00866E5E"/>
    <w:rsid w:val="00866E63"/>
    <w:rsid w:val="00866F27"/>
    <w:rsid w:val="00866FCA"/>
    <w:rsid w:val="0086708C"/>
    <w:rsid w:val="00867143"/>
    <w:rsid w:val="0086714E"/>
    <w:rsid w:val="00867187"/>
    <w:rsid w:val="008671C4"/>
    <w:rsid w:val="00867341"/>
    <w:rsid w:val="0086736B"/>
    <w:rsid w:val="00867404"/>
    <w:rsid w:val="00867585"/>
    <w:rsid w:val="008675F0"/>
    <w:rsid w:val="0086769A"/>
    <w:rsid w:val="008677F8"/>
    <w:rsid w:val="008678B6"/>
    <w:rsid w:val="008678C5"/>
    <w:rsid w:val="00867A1B"/>
    <w:rsid w:val="00867B33"/>
    <w:rsid w:val="00867B3A"/>
    <w:rsid w:val="00867B93"/>
    <w:rsid w:val="00867BB6"/>
    <w:rsid w:val="00867C5E"/>
    <w:rsid w:val="00867C80"/>
    <w:rsid w:val="00867CE3"/>
    <w:rsid w:val="00867D7D"/>
    <w:rsid w:val="00867E29"/>
    <w:rsid w:val="00867EE3"/>
    <w:rsid w:val="00867F4E"/>
    <w:rsid w:val="00867FC8"/>
    <w:rsid w:val="00867FF4"/>
    <w:rsid w:val="00867FF8"/>
    <w:rsid w:val="008702BA"/>
    <w:rsid w:val="008703AE"/>
    <w:rsid w:val="008703EB"/>
    <w:rsid w:val="00870414"/>
    <w:rsid w:val="0087041D"/>
    <w:rsid w:val="0087046A"/>
    <w:rsid w:val="008704BD"/>
    <w:rsid w:val="008704E1"/>
    <w:rsid w:val="00870538"/>
    <w:rsid w:val="008705A7"/>
    <w:rsid w:val="00870684"/>
    <w:rsid w:val="008707D2"/>
    <w:rsid w:val="00870961"/>
    <w:rsid w:val="00870B03"/>
    <w:rsid w:val="00870B23"/>
    <w:rsid w:val="00870B81"/>
    <w:rsid w:val="00870BA1"/>
    <w:rsid w:val="00870BCA"/>
    <w:rsid w:val="00870C0B"/>
    <w:rsid w:val="00870C67"/>
    <w:rsid w:val="00870CAA"/>
    <w:rsid w:val="00870D08"/>
    <w:rsid w:val="00870D85"/>
    <w:rsid w:val="00870D88"/>
    <w:rsid w:val="00870E7C"/>
    <w:rsid w:val="00870EB9"/>
    <w:rsid w:val="00870EC8"/>
    <w:rsid w:val="00870EF7"/>
    <w:rsid w:val="00870F1F"/>
    <w:rsid w:val="00870F9E"/>
    <w:rsid w:val="008710F2"/>
    <w:rsid w:val="0087113A"/>
    <w:rsid w:val="0087114A"/>
    <w:rsid w:val="008711B7"/>
    <w:rsid w:val="008711BE"/>
    <w:rsid w:val="008711C1"/>
    <w:rsid w:val="0087132B"/>
    <w:rsid w:val="00871345"/>
    <w:rsid w:val="0087139F"/>
    <w:rsid w:val="008713EF"/>
    <w:rsid w:val="00871499"/>
    <w:rsid w:val="008714B0"/>
    <w:rsid w:val="008714BA"/>
    <w:rsid w:val="00871519"/>
    <w:rsid w:val="00871675"/>
    <w:rsid w:val="008716D1"/>
    <w:rsid w:val="008716F0"/>
    <w:rsid w:val="0087171F"/>
    <w:rsid w:val="00871811"/>
    <w:rsid w:val="0087190A"/>
    <w:rsid w:val="0087199A"/>
    <w:rsid w:val="00871A06"/>
    <w:rsid w:val="00871A72"/>
    <w:rsid w:val="00871AC5"/>
    <w:rsid w:val="00871AE3"/>
    <w:rsid w:val="00871B40"/>
    <w:rsid w:val="00871B8E"/>
    <w:rsid w:val="00871C05"/>
    <w:rsid w:val="00871C6B"/>
    <w:rsid w:val="00871C6C"/>
    <w:rsid w:val="00871CC9"/>
    <w:rsid w:val="00871D1D"/>
    <w:rsid w:val="00871DCE"/>
    <w:rsid w:val="00871E10"/>
    <w:rsid w:val="00871EBB"/>
    <w:rsid w:val="00871F09"/>
    <w:rsid w:val="00872028"/>
    <w:rsid w:val="0087202B"/>
    <w:rsid w:val="0087209C"/>
    <w:rsid w:val="00872221"/>
    <w:rsid w:val="00872252"/>
    <w:rsid w:val="00872576"/>
    <w:rsid w:val="008725CB"/>
    <w:rsid w:val="0087276A"/>
    <w:rsid w:val="008727B4"/>
    <w:rsid w:val="008727F5"/>
    <w:rsid w:val="00872850"/>
    <w:rsid w:val="008728AB"/>
    <w:rsid w:val="00872B42"/>
    <w:rsid w:val="00872C2A"/>
    <w:rsid w:val="00872C77"/>
    <w:rsid w:val="00872C8E"/>
    <w:rsid w:val="00872C98"/>
    <w:rsid w:val="00872D0A"/>
    <w:rsid w:val="00872D4A"/>
    <w:rsid w:val="00872F1C"/>
    <w:rsid w:val="00872F99"/>
    <w:rsid w:val="00872FDF"/>
    <w:rsid w:val="00873003"/>
    <w:rsid w:val="00873174"/>
    <w:rsid w:val="0087320E"/>
    <w:rsid w:val="008732EF"/>
    <w:rsid w:val="008732F5"/>
    <w:rsid w:val="008732FF"/>
    <w:rsid w:val="00873490"/>
    <w:rsid w:val="00873527"/>
    <w:rsid w:val="0087354F"/>
    <w:rsid w:val="008735DA"/>
    <w:rsid w:val="008735E6"/>
    <w:rsid w:val="008736A2"/>
    <w:rsid w:val="008736C3"/>
    <w:rsid w:val="0087374A"/>
    <w:rsid w:val="0087376E"/>
    <w:rsid w:val="008737C5"/>
    <w:rsid w:val="008737FD"/>
    <w:rsid w:val="0087389B"/>
    <w:rsid w:val="008738EA"/>
    <w:rsid w:val="00873910"/>
    <w:rsid w:val="00873990"/>
    <w:rsid w:val="00873A2A"/>
    <w:rsid w:val="00873C0B"/>
    <w:rsid w:val="00873C48"/>
    <w:rsid w:val="00873C70"/>
    <w:rsid w:val="00873D7A"/>
    <w:rsid w:val="00873EB0"/>
    <w:rsid w:val="00873EBA"/>
    <w:rsid w:val="00873EEF"/>
    <w:rsid w:val="00873F45"/>
    <w:rsid w:val="00873F46"/>
    <w:rsid w:val="00874050"/>
    <w:rsid w:val="0087408E"/>
    <w:rsid w:val="00874175"/>
    <w:rsid w:val="008742AA"/>
    <w:rsid w:val="008742F2"/>
    <w:rsid w:val="0087430A"/>
    <w:rsid w:val="00874346"/>
    <w:rsid w:val="008743AB"/>
    <w:rsid w:val="00874438"/>
    <w:rsid w:val="008745CB"/>
    <w:rsid w:val="008746A0"/>
    <w:rsid w:val="008746A1"/>
    <w:rsid w:val="00874745"/>
    <w:rsid w:val="00874766"/>
    <w:rsid w:val="0087480B"/>
    <w:rsid w:val="00874857"/>
    <w:rsid w:val="00874860"/>
    <w:rsid w:val="0087493C"/>
    <w:rsid w:val="008749BD"/>
    <w:rsid w:val="00874C11"/>
    <w:rsid w:val="00874C8D"/>
    <w:rsid w:val="00874D50"/>
    <w:rsid w:val="00874D65"/>
    <w:rsid w:val="00874DB8"/>
    <w:rsid w:val="00874E45"/>
    <w:rsid w:val="00874E5C"/>
    <w:rsid w:val="00874F70"/>
    <w:rsid w:val="0087500D"/>
    <w:rsid w:val="00875033"/>
    <w:rsid w:val="00875092"/>
    <w:rsid w:val="008750A4"/>
    <w:rsid w:val="00875142"/>
    <w:rsid w:val="0087514E"/>
    <w:rsid w:val="00875151"/>
    <w:rsid w:val="00875302"/>
    <w:rsid w:val="0087539E"/>
    <w:rsid w:val="008753D0"/>
    <w:rsid w:val="00875460"/>
    <w:rsid w:val="00875618"/>
    <w:rsid w:val="00875683"/>
    <w:rsid w:val="008756B3"/>
    <w:rsid w:val="00875773"/>
    <w:rsid w:val="00875819"/>
    <w:rsid w:val="00875856"/>
    <w:rsid w:val="008758CF"/>
    <w:rsid w:val="00875958"/>
    <w:rsid w:val="00875AE2"/>
    <w:rsid w:val="00875B1D"/>
    <w:rsid w:val="00875BB1"/>
    <w:rsid w:val="00875C02"/>
    <w:rsid w:val="00875CC8"/>
    <w:rsid w:val="00875FFE"/>
    <w:rsid w:val="008760B9"/>
    <w:rsid w:val="0087614F"/>
    <w:rsid w:val="00876192"/>
    <w:rsid w:val="00876304"/>
    <w:rsid w:val="00876372"/>
    <w:rsid w:val="00876433"/>
    <w:rsid w:val="008764E2"/>
    <w:rsid w:val="00876502"/>
    <w:rsid w:val="008765D1"/>
    <w:rsid w:val="008765DE"/>
    <w:rsid w:val="00876666"/>
    <w:rsid w:val="008766E1"/>
    <w:rsid w:val="008766ED"/>
    <w:rsid w:val="008769B8"/>
    <w:rsid w:val="00876A35"/>
    <w:rsid w:val="00876A5F"/>
    <w:rsid w:val="00876B25"/>
    <w:rsid w:val="00876B36"/>
    <w:rsid w:val="00876C23"/>
    <w:rsid w:val="00876C75"/>
    <w:rsid w:val="00876D79"/>
    <w:rsid w:val="00876E30"/>
    <w:rsid w:val="00876E9C"/>
    <w:rsid w:val="00876EA0"/>
    <w:rsid w:val="00876F28"/>
    <w:rsid w:val="00877002"/>
    <w:rsid w:val="008770B9"/>
    <w:rsid w:val="008770BE"/>
    <w:rsid w:val="008770C5"/>
    <w:rsid w:val="00877196"/>
    <w:rsid w:val="008771A4"/>
    <w:rsid w:val="008771E5"/>
    <w:rsid w:val="00877217"/>
    <w:rsid w:val="0087740A"/>
    <w:rsid w:val="0087740D"/>
    <w:rsid w:val="00877423"/>
    <w:rsid w:val="008774C2"/>
    <w:rsid w:val="00877647"/>
    <w:rsid w:val="008776DE"/>
    <w:rsid w:val="00877723"/>
    <w:rsid w:val="00877895"/>
    <w:rsid w:val="008779E9"/>
    <w:rsid w:val="008779EE"/>
    <w:rsid w:val="008779F3"/>
    <w:rsid w:val="00877AB7"/>
    <w:rsid w:val="00877B01"/>
    <w:rsid w:val="00877B2D"/>
    <w:rsid w:val="00877B63"/>
    <w:rsid w:val="00877D27"/>
    <w:rsid w:val="00877EA0"/>
    <w:rsid w:val="00877F40"/>
    <w:rsid w:val="00877F81"/>
    <w:rsid w:val="0088001E"/>
    <w:rsid w:val="008800BD"/>
    <w:rsid w:val="008800EF"/>
    <w:rsid w:val="00880144"/>
    <w:rsid w:val="008801DA"/>
    <w:rsid w:val="00880217"/>
    <w:rsid w:val="00880263"/>
    <w:rsid w:val="008802A4"/>
    <w:rsid w:val="00880310"/>
    <w:rsid w:val="008803DE"/>
    <w:rsid w:val="0088041A"/>
    <w:rsid w:val="008804AE"/>
    <w:rsid w:val="00880568"/>
    <w:rsid w:val="008805C8"/>
    <w:rsid w:val="00880616"/>
    <w:rsid w:val="008806BA"/>
    <w:rsid w:val="0088070F"/>
    <w:rsid w:val="00880810"/>
    <w:rsid w:val="008808A3"/>
    <w:rsid w:val="00880925"/>
    <w:rsid w:val="008809CF"/>
    <w:rsid w:val="00880A1B"/>
    <w:rsid w:val="00880B03"/>
    <w:rsid w:val="00880B4B"/>
    <w:rsid w:val="00880BB6"/>
    <w:rsid w:val="00880C26"/>
    <w:rsid w:val="00880C2A"/>
    <w:rsid w:val="00880C96"/>
    <w:rsid w:val="00880D26"/>
    <w:rsid w:val="00880D3A"/>
    <w:rsid w:val="00880EB5"/>
    <w:rsid w:val="0088100D"/>
    <w:rsid w:val="0088117C"/>
    <w:rsid w:val="008811D6"/>
    <w:rsid w:val="0088122E"/>
    <w:rsid w:val="008812EC"/>
    <w:rsid w:val="00881326"/>
    <w:rsid w:val="008813D9"/>
    <w:rsid w:val="0088142A"/>
    <w:rsid w:val="00881446"/>
    <w:rsid w:val="00881461"/>
    <w:rsid w:val="0088151F"/>
    <w:rsid w:val="0088155D"/>
    <w:rsid w:val="008815DE"/>
    <w:rsid w:val="008815E7"/>
    <w:rsid w:val="008817E6"/>
    <w:rsid w:val="0088190C"/>
    <w:rsid w:val="00881928"/>
    <w:rsid w:val="0088198D"/>
    <w:rsid w:val="00881A51"/>
    <w:rsid w:val="00881A9E"/>
    <w:rsid w:val="00881AFE"/>
    <w:rsid w:val="00881B07"/>
    <w:rsid w:val="00881BC3"/>
    <w:rsid w:val="00881C33"/>
    <w:rsid w:val="00881DB8"/>
    <w:rsid w:val="00881DC5"/>
    <w:rsid w:val="00881DC7"/>
    <w:rsid w:val="00881E08"/>
    <w:rsid w:val="00881E32"/>
    <w:rsid w:val="00881E95"/>
    <w:rsid w:val="00881E9B"/>
    <w:rsid w:val="00881EC1"/>
    <w:rsid w:val="00881F32"/>
    <w:rsid w:val="00881F40"/>
    <w:rsid w:val="00881FA8"/>
    <w:rsid w:val="00882250"/>
    <w:rsid w:val="0088225E"/>
    <w:rsid w:val="008822DF"/>
    <w:rsid w:val="008822E7"/>
    <w:rsid w:val="0088249B"/>
    <w:rsid w:val="00882742"/>
    <w:rsid w:val="00882763"/>
    <w:rsid w:val="0088278C"/>
    <w:rsid w:val="008827BD"/>
    <w:rsid w:val="00882835"/>
    <w:rsid w:val="00882873"/>
    <w:rsid w:val="00882883"/>
    <w:rsid w:val="0088297F"/>
    <w:rsid w:val="00882A0B"/>
    <w:rsid w:val="00882A11"/>
    <w:rsid w:val="00882A13"/>
    <w:rsid w:val="00882A63"/>
    <w:rsid w:val="00882A72"/>
    <w:rsid w:val="00882AAF"/>
    <w:rsid w:val="00882AB7"/>
    <w:rsid w:val="00882B21"/>
    <w:rsid w:val="00882B87"/>
    <w:rsid w:val="00882C3D"/>
    <w:rsid w:val="00882CE3"/>
    <w:rsid w:val="00882D5E"/>
    <w:rsid w:val="00882DD3"/>
    <w:rsid w:val="00882E13"/>
    <w:rsid w:val="00882EA2"/>
    <w:rsid w:val="00882ECF"/>
    <w:rsid w:val="00882EDE"/>
    <w:rsid w:val="00882F26"/>
    <w:rsid w:val="00882F40"/>
    <w:rsid w:val="00882F7F"/>
    <w:rsid w:val="00882F80"/>
    <w:rsid w:val="00882F8C"/>
    <w:rsid w:val="00882FAB"/>
    <w:rsid w:val="00882FB2"/>
    <w:rsid w:val="008830C1"/>
    <w:rsid w:val="0088315E"/>
    <w:rsid w:val="0088316C"/>
    <w:rsid w:val="008831B9"/>
    <w:rsid w:val="008831F9"/>
    <w:rsid w:val="0088330B"/>
    <w:rsid w:val="00883424"/>
    <w:rsid w:val="008834F6"/>
    <w:rsid w:val="008835C4"/>
    <w:rsid w:val="00883614"/>
    <w:rsid w:val="00883667"/>
    <w:rsid w:val="0088372E"/>
    <w:rsid w:val="0088377D"/>
    <w:rsid w:val="008837B0"/>
    <w:rsid w:val="00883825"/>
    <w:rsid w:val="0088386B"/>
    <w:rsid w:val="0088390D"/>
    <w:rsid w:val="008839E7"/>
    <w:rsid w:val="00883ACA"/>
    <w:rsid w:val="00883B66"/>
    <w:rsid w:val="00883BE1"/>
    <w:rsid w:val="00883C59"/>
    <w:rsid w:val="00883D6B"/>
    <w:rsid w:val="00883E19"/>
    <w:rsid w:val="00883E68"/>
    <w:rsid w:val="00883F5C"/>
    <w:rsid w:val="00883F71"/>
    <w:rsid w:val="00883F92"/>
    <w:rsid w:val="00883FCB"/>
    <w:rsid w:val="008840DC"/>
    <w:rsid w:val="008841D0"/>
    <w:rsid w:val="00884260"/>
    <w:rsid w:val="00884266"/>
    <w:rsid w:val="00884301"/>
    <w:rsid w:val="00884314"/>
    <w:rsid w:val="008843C8"/>
    <w:rsid w:val="00884453"/>
    <w:rsid w:val="00884528"/>
    <w:rsid w:val="00884572"/>
    <w:rsid w:val="00884633"/>
    <w:rsid w:val="00884685"/>
    <w:rsid w:val="00884716"/>
    <w:rsid w:val="0088472C"/>
    <w:rsid w:val="00884788"/>
    <w:rsid w:val="00884820"/>
    <w:rsid w:val="00884861"/>
    <w:rsid w:val="008849AF"/>
    <w:rsid w:val="008849B4"/>
    <w:rsid w:val="008849BB"/>
    <w:rsid w:val="00884A6B"/>
    <w:rsid w:val="00884A94"/>
    <w:rsid w:val="00884B1E"/>
    <w:rsid w:val="00884B6E"/>
    <w:rsid w:val="00884C95"/>
    <w:rsid w:val="00884CBE"/>
    <w:rsid w:val="00884D2E"/>
    <w:rsid w:val="00884E59"/>
    <w:rsid w:val="00884E66"/>
    <w:rsid w:val="00884EC0"/>
    <w:rsid w:val="00884F54"/>
    <w:rsid w:val="0088504C"/>
    <w:rsid w:val="0088513D"/>
    <w:rsid w:val="008851FB"/>
    <w:rsid w:val="00885202"/>
    <w:rsid w:val="00885231"/>
    <w:rsid w:val="008852C0"/>
    <w:rsid w:val="008852D7"/>
    <w:rsid w:val="008852DB"/>
    <w:rsid w:val="00885300"/>
    <w:rsid w:val="008853B8"/>
    <w:rsid w:val="00885430"/>
    <w:rsid w:val="00885543"/>
    <w:rsid w:val="00885547"/>
    <w:rsid w:val="00885561"/>
    <w:rsid w:val="0088559A"/>
    <w:rsid w:val="00885854"/>
    <w:rsid w:val="008858FE"/>
    <w:rsid w:val="00885966"/>
    <w:rsid w:val="00885989"/>
    <w:rsid w:val="008859D1"/>
    <w:rsid w:val="00885A50"/>
    <w:rsid w:val="00885A53"/>
    <w:rsid w:val="00885A8C"/>
    <w:rsid w:val="00885A96"/>
    <w:rsid w:val="00885B00"/>
    <w:rsid w:val="00885B25"/>
    <w:rsid w:val="00885B40"/>
    <w:rsid w:val="00885B42"/>
    <w:rsid w:val="00885BEE"/>
    <w:rsid w:val="00885C8E"/>
    <w:rsid w:val="00885D63"/>
    <w:rsid w:val="00885D67"/>
    <w:rsid w:val="00885DA8"/>
    <w:rsid w:val="00885DBF"/>
    <w:rsid w:val="00885DD4"/>
    <w:rsid w:val="00885DE8"/>
    <w:rsid w:val="00885FEE"/>
    <w:rsid w:val="00886025"/>
    <w:rsid w:val="0088602A"/>
    <w:rsid w:val="008860D0"/>
    <w:rsid w:val="0088612D"/>
    <w:rsid w:val="008861C2"/>
    <w:rsid w:val="0088620C"/>
    <w:rsid w:val="008862B8"/>
    <w:rsid w:val="0088632E"/>
    <w:rsid w:val="008863C0"/>
    <w:rsid w:val="008863C6"/>
    <w:rsid w:val="0088642A"/>
    <w:rsid w:val="0088645F"/>
    <w:rsid w:val="008864AF"/>
    <w:rsid w:val="00886500"/>
    <w:rsid w:val="00886508"/>
    <w:rsid w:val="00886512"/>
    <w:rsid w:val="0088652A"/>
    <w:rsid w:val="0088657D"/>
    <w:rsid w:val="008865A0"/>
    <w:rsid w:val="008866C9"/>
    <w:rsid w:val="00886766"/>
    <w:rsid w:val="00886812"/>
    <w:rsid w:val="008868C6"/>
    <w:rsid w:val="008869DB"/>
    <w:rsid w:val="008869F8"/>
    <w:rsid w:val="00886A53"/>
    <w:rsid w:val="00886A8A"/>
    <w:rsid w:val="00886ACB"/>
    <w:rsid w:val="00886C43"/>
    <w:rsid w:val="00886D6D"/>
    <w:rsid w:val="00886DA4"/>
    <w:rsid w:val="00886E6C"/>
    <w:rsid w:val="00886E8F"/>
    <w:rsid w:val="00886F1E"/>
    <w:rsid w:val="00886F5B"/>
    <w:rsid w:val="00886F88"/>
    <w:rsid w:val="0088703D"/>
    <w:rsid w:val="00887078"/>
    <w:rsid w:val="008870BB"/>
    <w:rsid w:val="00887113"/>
    <w:rsid w:val="00887165"/>
    <w:rsid w:val="0088722D"/>
    <w:rsid w:val="00887231"/>
    <w:rsid w:val="008872D5"/>
    <w:rsid w:val="008873C4"/>
    <w:rsid w:val="0088743A"/>
    <w:rsid w:val="0088745C"/>
    <w:rsid w:val="00887467"/>
    <w:rsid w:val="008875DB"/>
    <w:rsid w:val="0088769D"/>
    <w:rsid w:val="008876CE"/>
    <w:rsid w:val="0088779F"/>
    <w:rsid w:val="008877D8"/>
    <w:rsid w:val="00887841"/>
    <w:rsid w:val="00887847"/>
    <w:rsid w:val="008879E0"/>
    <w:rsid w:val="008879F1"/>
    <w:rsid w:val="00887A8B"/>
    <w:rsid w:val="00887B42"/>
    <w:rsid w:val="00887B90"/>
    <w:rsid w:val="00887C2E"/>
    <w:rsid w:val="00887C3F"/>
    <w:rsid w:val="00887CD1"/>
    <w:rsid w:val="00887D1D"/>
    <w:rsid w:val="00887DA7"/>
    <w:rsid w:val="00887E2A"/>
    <w:rsid w:val="00887E2D"/>
    <w:rsid w:val="00887EAC"/>
    <w:rsid w:val="00887F65"/>
    <w:rsid w:val="00890103"/>
    <w:rsid w:val="008901DF"/>
    <w:rsid w:val="0089021E"/>
    <w:rsid w:val="00890241"/>
    <w:rsid w:val="0089026B"/>
    <w:rsid w:val="0089027C"/>
    <w:rsid w:val="0089029B"/>
    <w:rsid w:val="008902A3"/>
    <w:rsid w:val="00890315"/>
    <w:rsid w:val="00890351"/>
    <w:rsid w:val="0089043A"/>
    <w:rsid w:val="00890495"/>
    <w:rsid w:val="0089056B"/>
    <w:rsid w:val="008905AA"/>
    <w:rsid w:val="008906EA"/>
    <w:rsid w:val="008906FA"/>
    <w:rsid w:val="0089071A"/>
    <w:rsid w:val="00890754"/>
    <w:rsid w:val="008907F3"/>
    <w:rsid w:val="00890871"/>
    <w:rsid w:val="00890879"/>
    <w:rsid w:val="0089094D"/>
    <w:rsid w:val="00890A13"/>
    <w:rsid w:val="00890A46"/>
    <w:rsid w:val="00890B42"/>
    <w:rsid w:val="00890C2A"/>
    <w:rsid w:val="00890C5D"/>
    <w:rsid w:val="00890CA8"/>
    <w:rsid w:val="00890CB9"/>
    <w:rsid w:val="00890D8F"/>
    <w:rsid w:val="00890DAB"/>
    <w:rsid w:val="00890E7B"/>
    <w:rsid w:val="00890EB8"/>
    <w:rsid w:val="0089104E"/>
    <w:rsid w:val="008910A6"/>
    <w:rsid w:val="008910D6"/>
    <w:rsid w:val="0089118A"/>
    <w:rsid w:val="00891214"/>
    <w:rsid w:val="0089129D"/>
    <w:rsid w:val="008912C7"/>
    <w:rsid w:val="008912D2"/>
    <w:rsid w:val="0089137C"/>
    <w:rsid w:val="008913A0"/>
    <w:rsid w:val="0089146F"/>
    <w:rsid w:val="008914C0"/>
    <w:rsid w:val="00891666"/>
    <w:rsid w:val="0089166D"/>
    <w:rsid w:val="00891700"/>
    <w:rsid w:val="0089173E"/>
    <w:rsid w:val="00891865"/>
    <w:rsid w:val="008918C2"/>
    <w:rsid w:val="00891902"/>
    <w:rsid w:val="00891968"/>
    <w:rsid w:val="0089198A"/>
    <w:rsid w:val="00891AB3"/>
    <w:rsid w:val="00891AC3"/>
    <w:rsid w:val="00891B4E"/>
    <w:rsid w:val="00891BB4"/>
    <w:rsid w:val="00891C31"/>
    <w:rsid w:val="00891CBA"/>
    <w:rsid w:val="00891CDD"/>
    <w:rsid w:val="00891CE9"/>
    <w:rsid w:val="00891E71"/>
    <w:rsid w:val="00891E9B"/>
    <w:rsid w:val="00891EB3"/>
    <w:rsid w:val="00891F31"/>
    <w:rsid w:val="00891F7E"/>
    <w:rsid w:val="00891FAE"/>
    <w:rsid w:val="00891FD1"/>
    <w:rsid w:val="00891FD4"/>
    <w:rsid w:val="00892174"/>
    <w:rsid w:val="00892184"/>
    <w:rsid w:val="00892187"/>
    <w:rsid w:val="0089218B"/>
    <w:rsid w:val="00892190"/>
    <w:rsid w:val="008921C0"/>
    <w:rsid w:val="00892237"/>
    <w:rsid w:val="00892292"/>
    <w:rsid w:val="0089235B"/>
    <w:rsid w:val="00892367"/>
    <w:rsid w:val="008923C1"/>
    <w:rsid w:val="008923CD"/>
    <w:rsid w:val="00892417"/>
    <w:rsid w:val="008924B3"/>
    <w:rsid w:val="008924C6"/>
    <w:rsid w:val="008925DC"/>
    <w:rsid w:val="00892615"/>
    <w:rsid w:val="00892831"/>
    <w:rsid w:val="00892851"/>
    <w:rsid w:val="00892867"/>
    <w:rsid w:val="008928C8"/>
    <w:rsid w:val="008928C9"/>
    <w:rsid w:val="008928D0"/>
    <w:rsid w:val="008929D4"/>
    <w:rsid w:val="008929F5"/>
    <w:rsid w:val="00892A0C"/>
    <w:rsid w:val="00892A5E"/>
    <w:rsid w:val="00892B88"/>
    <w:rsid w:val="00892C95"/>
    <w:rsid w:val="00892E78"/>
    <w:rsid w:val="00892E92"/>
    <w:rsid w:val="00892EB2"/>
    <w:rsid w:val="00892F91"/>
    <w:rsid w:val="00893060"/>
    <w:rsid w:val="00893131"/>
    <w:rsid w:val="008931A0"/>
    <w:rsid w:val="008931F0"/>
    <w:rsid w:val="00893261"/>
    <w:rsid w:val="00893268"/>
    <w:rsid w:val="0089326E"/>
    <w:rsid w:val="008932F2"/>
    <w:rsid w:val="008932F3"/>
    <w:rsid w:val="008932F8"/>
    <w:rsid w:val="00893364"/>
    <w:rsid w:val="00893407"/>
    <w:rsid w:val="00893412"/>
    <w:rsid w:val="0089343D"/>
    <w:rsid w:val="008934A5"/>
    <w:rsid w:val="00893505"/>
    <w:rsid w:val="00893537"/>
    <w:rsid w:val="008935C9"/>
    <w:rsid w:val="008935E7"/>
    <w:rsid w:val="00893641"/>
    <w:rsid w:val="00893726"/>
    <w:rsid w:val="00893777"/>
    <w:rsid w:val="0089378B"/>
    <w:rsid w:val="008937E7"/>
    <w:rsid w:val="0089385A"/>
    <w:rsid w:val="008938B4"/>
    <w:rsid w:val="008938ED"/>
    <w:rsid w:val="00893966"/>
    <w:rsid w:val="00893975"/>
    <w:rsid w:val="0089398B"/>
    <w:rsid w:val="008939DA"/>
    <w:rsid w:val="008939EB"/>
    <w:rsid w:val="00893AF1"/>
    <w:rsid w:val="00893B74"/>
    <w:rsid w:val="00893C65"/>
    <w:rsid w:val="00893C72"/>
    <w:rsid w:val="00893CC3"/>
    <w:rsid w:val="00893DF2"/>
    <w:rsid w:val="00893E1E"/>
    <w:rsid w:val="00893E26"/>
    <w:rsid w:val="00893F53"/>
    <w:rsid w:val="00893F54"/>
    <w:rsid w:val="00894036"/>
    <w:rsid w:val="00894097"/>
    <w:rsid w:val="008941B7"/>
    <w:rsid w:val="00894254"/>
    <w:rsid w:val="00894287"/>
    <w:rsid w:val="0089432B"/>
    <w:rsid w:val="008943D6"/>
    <w:rsid w:val="0089442C"/>
    <w:rsid w:val="008944E7"/>
    <w:rsid w:val="00894531"/>
    <w:rsid w:val="00894562"/>
    <w:rsid w:val="008945D6"/>
    <w:rsid w:val="008945DD"/>
    <w:rsid w:val="008945DF"/>
    <w:rsid w:val="008945FD"/>
    <w:rsid w:val="00894711"/>
    <w:rsid w:val="008947A1"/>
    <w:rsid w:val="008947C4"/>
    <w:rsid w:val="008947D9"/>
    <w:rsid w:val="0089498E"/>
    <w:rsid w:val="008949AC"/>
    <w:rsid w:val="008949CC"/>
    <w:rsid w:val="00894A0B"/>
    <w:rsid w:val="00894A32"/>
    <w:rsid w:val="00894A56"/>
    <w:rsid w:val="00894AA1"/>
    <w:rsid w:val="00894AA2"/>
    <w:rsid w:val="00894ADF"/>
    <w:rsid w:val="00894B00"/>
    <w:rsid w:val="00894B6D"/>
    <w:rsid w:val="00894B93"/>
    <w:rsid w:val="00894CE5"/>
    <w:rsid w:val="00894D1E"/>
    <w:rsid w:val="00894DBF"/>
    <w:rsid w:val="00894DFD"/>
    <w:rsid w:val="00894E00"/>
    <w:rsid w:val="00894E93"/>
    <w:rsid w:val="00894F2C"/>
    <w:rsid w:val="00894F41"/>
    <w:rsid w:val="00894F5E"/>
    <w:rsid w:val="00895065"/>
    <w:rsid w:val="008950B4"/>
    <w:rsid w:val="008950F9"/>
    <w:rsid w:val="00895129"/>
    <w:rsid w:val="0089527F"/>
    <w:rsid w:val="0089535F"/>
    <w:rsid w:val="0089540E"/>
    <w:rsid w:val="00895594"/>
    <w:rsid w:val="0089560B"/>
    <w:rsid w:val="00895673"/>
    <w:rsid w:val="00895681"/>
    <w:rsid w:val="008957EB"/>
    <w:rsid w:val="008957F6"/>
    <w:rsid w:val="00895804"/>
    <w:rsid w:val="008958A2"/>
    <w:rsid w:val="00895B5D"/>
    <w:rsid w:val="00895C72"/>
    <w:rsid w:val="00895CCD"/>
    <w:rsid w:val="00895CDF"/>
    <w:rsid w:val="00895CEE"/>
    <w:rsid w:val="00895D1C"/>
    <w:rsid w:val="00895D59"/>
    <w:rsid w:val="00895D68"/>
    <w:rsid w:val="00895D6E"/>
    <w:rsid w:val="00895E27"/>
    <w:rsid w:val="00895E76"/>
    <w:rsid w:val="00895EA2"/>
    <w:rsid w:val="00895EF8"/>
    <w:rsid w:val="00895F1E"/>
    <w:rsid w:val="00895F7B"/>
    <w:rsid w:val="00895FD0"/>
    <w:rsid w:val="00896006"/>
    <w:rsid w:val="0089610E"/>
    <w:rsid w:val="00896366"/>
    <w:rsid w:val="00896460"/>
    <w:rsid w:val="0089651D"/>
    <w:rsid w:val="00896535"/>
    <w:rsid w:val="008967FE"/>
    <w:rsid w:val="0089694B"/>
    <w:rsid w:val="00896975"/>
    <w:rsid w:val="008969B1"/>
    <w:rsid w:val="008969CE"/>
    <w:rsid w:val="00896ABD"/>
    <w:rsid w:val="00896B34"/>
    <w:rsid w:val="00896B4D"/>
    <w:rsid w:val="00896C0E"/>
    <w:rsid w:val="00896C13"/>
    <w:rsid w:val="00896C1E"/>
    <w:rsid w:val="00896CAD"/>
    <w:rsid w:val="00896D5C"/>
    <w:rsid w:val="00896DD6"/>
    <w:rsid w:val="00896F03"/>
    <w:rsid w:val="00896F0F"/>
    <w:rsid w:val="00896F25"/>
    <w:rsid w:val="00896F3E"/>
    <w:rsid w:val="00896F84"/>
    <w:rsid w:val="00896FD8"/>
    <w:rsid w:val="00896FE9"/>
    <w:rsid w:val="008970F3"/>
    <w:rsid w:val="0089718D"/>
    <w:rsid w:val="00897195"/>
    <w:rsid w:val="00897216"/>
    <w:rsid w:val="0089722E"/>
    <w:rsid w:val="0089723E"/>
    <w:rsid w:val="0089726C"/>
    <w:rsid w:val="0089729E"/>
    <w:rsid w:val="0089730F"/>
    <w:rsid w:val="00897515"/>
    <w:rsid w:val="0089752D"/>
    <w:rsid w:val="0089753A"/>
    <w:rsid w:val="008975FF"/>
    <w:rsid w:val="00897601"/>
    <w:rsid w:val="008976B7"/>
    <w:rsid w:val="00897762"/>
    <w:rsid w:val="00897767"/>
    <w:rsid w:val="00897776"/>
    <w:rsid w:val="00897786"/>
    <w:rsid w:val="00897809"/>
    <w:rsid w:val="0089785E"/>
    <w:rsid w:val="0089795E"/>
    <w:rsid w:val="00897993"/>
    <w:rsid w:val="0089799D"/>
    <w:rsid w:val="008979F6"/>
    <w:rsid w:val="00897BBE"/>
    <w:rsid w:val="00897C65"/>
    <w:rsid w:val="00897C6E"/>
    <w:rsid w:val="00897CEB"/>
    <w:rsid w:val="00897D7D"/>
    <w:rsid w:val="00897DAF"/>
    <w:rsid w:val="00897E3F"/>
    <w:rsid w:val="00897E81"/>
    <w:rsid w:val="00897E92"/>
    <w:rsid w:val="00897ECD"/>
    <w:rsid w:val="00897EEA"/>
    <w:rsid w:val="00897F01"/>
    <w:rsid w:val="00897F4F"/>
    <w:rsid w:val="00897F9F"/>
    <w:rsid w:val="00897FE8"/>
    <w:rsid w:val="008A0005"/>
    <w:rsid w:val="008A011D"/>
    <w:rsid w:val="008A014B"/>
    <w:rsid w:val="008A02C8"/>
    <w:rsid w:val="008A02E6"/>
    <w:rsid w:val="008A0301"/>
    <w:rsid w:val="008A0303"/>
    <w:rsid w:val="008A03BD"/>
    <w:rsid w:val="008A03D2"/>
    <w:rsid w:val="008A0404"/>
    <w:rsid w:val="008A045F"/>
    <w:rsid w:val="008A050F"/>
    <w:rsid w:val="008A0568"/>
    <w:rsid w:val="008A05A2"/>
    <w:rsid w:val="008A05FD"/>
    <w:rsid w:val="008A06D5"/>
    <w:rsid w:val="008A06F4"/>
    <w:rsid w:val="008A0853"/>
    <w:rsid w:val="008A08AC"/>
    <w:rsid w:val="008A08AF"/>
    <w:rsid w:val="008A090B"/>
    <w:rsid w:val="008A097D"/>
    <w:rsid w:val="008A09C9"/>
    <w:rsid w:val="008A0A00"/>
    <w:rsid w:val="008A0A14"/>
    <w:rsid w:val="008A0A99"/>
    <w:rsid w:val="008A0AA8"/>
    <w:rsid w:val="008A0B4A"/>
    <w:rsid w:val="008A0CD1"/>
    <w:rsid w:val="008A0CEF"/>
    <w:rsid w:val="008A0E4F"/>
    <w:rsid w:val="008A0F92"/>
    <w:rsid w:val="008A0FE3"/>
    <w:rsid w:val="008A1013"/>
    <w:rsid w:val="008A10CD"/>
    <w:rsid w:val="008A1153"/>
    <w:rsid w:val="008A115C"/>
    <w:rsid w:val="008A11A7"/>
    <w:rsid w:val="008A11C0"/>
    <w:rsid w:val="008A1251"/>
    <w:rsid w:val="008A12C9"/>
    <w:rsid w:val="008A135F"/>
    <w:rsid w:val="008A1399"/>
    <w:rsid w:val="008A1406"/>
    <w:rsid w:val="008A143C"/>
    <w:rsid w:val="008A147E"/>
    <w:rsid w:val="008A15EA"/>
    <w:rsid w:val="008A15ED"/>
    <w:rsid w:val="008A1657"/>
    <w:rsid w:val="008A16BD"/>
    <w:rsid w:val="008A1766"/>
    <w:rsid w:val="008A17B3"/>
    <w:rsid w:val="008A17EF"/>
    <w:rsid w:val="008A1812"/>
    <w:rsid w:val="008A18A3"/>
    <w:rsid w:val="008A18B4"/>
    <w:rsid w:val="008A18FF"/>
    <w:rsid w:val="008A1900"/>
    <w:rsid w:val="008A19E0"/>
    <w:rsid w:val="008A1A50"/>
    <w:rsid w:val="008A1B1D"/>
    <w:rsid w:val="008A1B26"/>
    <w:rsid w:val="008A1B5B"/>
    <w:rsid w:val="008A1C31"/>
    <w:rsid w:val="008A1CE1"/>
    <w:rsid w:val="008A1CE8"/>
    <w:rsid w:val="008A1D49"/>
    <w:rsid w:val="008A1DCE"/>
    <w:rsid w:val="008A1E7E"/>
    <w:rsid w:val="008A1EF4"/>
    <w:rsid w:val="008A1F83"/>
    <w:rsid w:val="008A1F97"/>
    <w:rsid w:val="008A1FFE"/>
    <w:rsid w:val="008A201E"/>
    <w:rsid w:val="008A203D"/>
    <w:rsid w:val="008A20CE"/>
    <w:rsid w:val="008A20DD"/>
    <w:rsid w:val="008A2192"/>
    <w:rsid w:val="008A22BC"/>
    <w:rsid w:val="008A2372"/>
    <w:rsid w:val="008A264F"/>
    <w:rsid w:val="008A2661"/>
    <w:rsid w:val="008A26C3"/>
    <w:rsid w:val="008A2888"/>
    <w:rsid w:val="008A2951"/>
    <w:rsid w:val="008A2B4D"/>
    <w:rsid w:val="008A2BCB"/>
    <w:rsid w:val="008A2C16"/>
    <w:rsid w:val="008A2C6B"/>
    <w:rsid w:val="008A2C9F"/>
    <w:rsid w:val="008A2CDA"/>
    <w:rsid w:val="008A2D0F"/>
    <w:rsid w:val="008A2DC0"/>
    <w:rsid w:val="008A2DD7"/>
    <w:rsid w:val="008A2E0D"/>
    <w:rsid w:val="008A2EAC"/>
    <w:rsid w:val="008A2ED9"/>
    <w:rsid w:val="008A2EF9"/>
    <w:rsid w:val="008A2FEC"/>
    <w:rsid w:val="008A3053"/>
    <w:rsid w:val="008A30FA"/>
    <w:rsid w:val="008A31A8"/>
    <w:rsid w:val="008A31B6"/>
    <w:rsid w:val="008A31C3"/>
    <w:rsid w:val="008A3293"/>
    <w:rsid w:val="008A3310"/>
    <w:rsid w:val="008A33C2"/>
    <w:rsid w:val="008A3420"/>
    <w:rsid w:val="008A3597"/>
    <w:rsid w:val="008A359D"/>
    <w:rsid w:val="008A35AE"/>
    <w:rsid w:val="008A35E5"/>
    <w:rsid w:val="008A3744"/>
    <w:rsid w:val="008A37A4"/>
    <w:rsid w:val="008A37F7"/>
    <w:rsid w:val="008A38EC"/>
    <w:rsid w:val="008A3950"/>
    <w:rsid w:val="008A3ABE"/>
    <w:rsid w:val="008A3BD3"/>
    <w:rsid w:val="008A3CE0"/>
    <w:rsid w:val="008A3CE1"/>
    <w:rsid w:val="008A3D30"/>
    <w:rsid w:val="008A3DB9"/>
    <w:rsid w:val="008A3E09"/>
    <w:rsid w:val="008A3F10"/>
    <w:rsid w:val="008A40C0"/>
    <w:rsid w:val="008A40CE"/>
    <w:rsid w:val="008A40DB"/>
    <w:rsid w:val="008A4103"/>
    <w:rsid w:val="008A4185"/>
    <w:rsid w:val="008A423B"/>
    <w:rsid w:val="008A42AB"/>
    <w:rsid w:val="008A42ED"/>
    <w:rsid w:val="008A44CD"/>
    <w:rsid w:val="008A4531"/>
    <w:rsid w:val="008A4571"/>
    <w:rsid w:val="008A458D"/>
    <w:rsid w:val="008A459B"/>
    <w:rsid w:val="008A45BB"/>
    <w:rsid w:val="008A4684"/>
    <w:rsid w:val="008A46A4"/>
    <w:rsid w:val="008A46ED"/>
    <w:rsid w:val="008A47B9"/>
    <w:rsid w:val="008A486A"/>
    <w:rsid w:val="008A487C"/>
    <w:rsid w:val="008A497F"/>
    <w:rsid w:val="008A49CB"/>
    <w:rsid w:val="008A4ABE"/>
    <w:rsid w:val="008A4B87"/>
    <w:rsid w:val="008A4C2B"/>
    <w:rsid w:val="008A4C74"/>
    <w:rsid w:val="008A4C7B"/>
    <w:rsid w:val="008A4D3B"/>
    <w:rsid w:val="008A4DFF"/>
    <w:rsid w:val="008A4E64"/>
    <w:rsid w:val="008A4E92"/>
    <w:rsid w:val="008A5120"/>
    <w:rsid w:val="008A5181"/>
    <w:rsid w:val="008A51D3"/>
    <w:rsid w:val="008A51EA"/>
    <w:rsid w:val="008A5216"/>
    <w:rsid w:val="008A52C1"/>
    <w:rsid w:val="008A52EC"/>
    <w:rsid w:val="008A5310"/>
    <w:rsid w:val="008A531B"/>
    <w:rsid w:val="008A538F"/>
    <w:rsid w:val="008A5401"/>
    <w:rsid w:val="008A5445"/>
    <w:rsid w:val="008A545E"/>
    <w:rsid w:val="008A54BB"/>
    <w:rsid w:val="008A5519"/>
    <w:rsid w:val="008A55AE"/>
    <w:rsid w:val="008A5607"/>
    <w:rsid w:val="008A5667"/>
    <w:rsid w:val="008A57E4"/>
    <w:rsid w:val="008A582A"/>
    <w:rsid w:val="008A586C"/>
    <w:rsid w:val="008A5886"/>
    <w:rsid w:val="008A58DF"/>
    <w:rsid w:val="008A5941"/>
    <w:rsid w:val="008A5946"/>
    <w:rsid w:val="008A5A01"/>
    <w:rsid w:val="008A5A38"/>
    <w:rsid w:val="008A5A93"/>
    <w:rsid w:val="008A5B40"/>
    <w:rsid w:val="008A5B69"/>
    <w:rsid w:val="008A5C29"/>
    <w:rsid w:val="008A5C82"/>
    <w:rsid w:val="008A5C8D"/>
    <w:rsid w:val="008A5D98"/>
    <w:rsid w:val="008A5DD8"/>
    <w:rsid w:val="008A5E69"/>
    <w:rsid w:val="008A5F63"/>
    <w:rsid w:val="008A601C"/>
    <w:rsid w:val="008A6148"/>
    <w:rsid w:val="008A6187"/>
    <w:rsid w:val="008A621B"/>
    <w:rsid w:val="008A6286"/>
    <w:rsid w:val="008A637A"/>
    <w:rsid w:val="008A6404"/>
    <w:rsid w:val="008A644B"/>
    <w:rsid w:val="008A6488"/>
    <w:rsid w:val="008A64D1"/>
    <w:rsid w:val="008A64E9"/>
    <w:rsid w:val="008A6560"/>
    <w:rsid w:val="008A6564"/>
    <w:rsid w:val="008A656C"/>
    <w:rsid w:val="008A6600"/>
    <w:rsid w:val="008A6619"/>
    <w:rsid w:val="008A66D2"/>
    <w:rsid w:val="008A66FB"/>
    <w:rsid w:val="008A684B"/>
    <w:rsid w:val="008A698E"/>
    <w:rsid w:val="008A6B8E"/>
    <w:rsid w:val="008A6BF3"/>
    <w:rsid w:val="008A6C04"/>
    <w:rsid w:val="008A6D91"/>
    <w:rsid w:val="008A6DB4"/>
    <w:rsid w:val="008A6E1A"/>
    <w:rsid w:val="008A6E23"/>
    <w:rsid w:val="008A6E6D"/>
    <w:rsid w:val="008A6EA9"/>
    <w:rsid w:val="008A6EFD"/>
    <w:rsid w:val="008A7016"/>
    <w:rsid w:val="008A706F"/>
    <w:rsid w:val="008A70CB"/>
    <w:rsid w:val="008A70E9"/>
    <w:rsid w:val="008A71D2"/>
    <w:rsid w:val="008A7289"/>
    <w:rsid w:val="008A729C"/>
    <w:rsid w:val="008A7308"/>
    <w:rsid w:val="008A7329"/>
    <w:rsid w:val="008A7420"/>
    <w:rsid w:val="008A7421"/>
    <w:rsid w:val="008A7533"/>
    <w:rsid w:val="008A754A"/>
    <w:rsid w:val="008A754D"/>
    <w:rsid w:val="008A756E"/>
    <w:rsid w:val="008A7592"/>
    <w:rsid w:val="008A75E1"/>
    <w:rsid w:val="008A7608"/>
    <w:rsid w:val="008A7685"/>
    <w:rsid w:val="008A76C2"/>
    <w:rsid w:val="008A7728"/>
    <w:rsid w:val="008A77B5"/>
    <w:rsid w:val="008A7ADB"/>
    <w:rsid w:val="008A7B01"/>
    <w:rsid w:val="008A7B14"/>
    <w:rsid w:val="008A7CD0"/>
    <w:rsid w:val="008A7D26"/>
    <w:rsid w:val="008A7E25"/>
    <w:rsid w:val="008A7E90"/>
    <w:rsid w:val="008A7E9B"/>
    <w:rsid w:val="008B0036"/>
    <w:rsid w:val="008B0069"/>
    <w:rsid w:val="008B008C"/>
    <w:rsid w:val="008B00C8"/>
    <w:rsid w:val="008B0178"/>
    <w:rsid w:val="008B01A5"/>
    <w:rsid w:val="008B01BF"/>
    <w:rsid w:val="008B01C3"/>
    <w:rsid w:val="008B027F"/>
    <w:rsid w:val="008B033B"/>
    <w:rsid w:val="008B0346"/>
    <w:rsid w:val="008B0406"/>
    <w:rsid w:val="008B0418"/>
    <w:rsid w:val="008B0457"/>
    <w:rsid w:val="008B04CE"/>
    <w:rsid w:val="008B04E6"/>
    <w:rsid w:val="008B0535"/>
    <w:rsid w:val="008B0546"/>
    <w:rsid w:val="008B060C"/>
    <w:rsid w:val="008B063B"/>
    <w:rsid w:val="008B0644"/>
    <w:rsid w:val="008B067F"/>
    <w:rsid w:val="008B069D"/>
    <w:rsid w:val="008B06DA"/>
    <w:rsid w:val="008B071F"/>
    <w:rsid w:val="008B07A2"/>
    <w:rsid w:val="008B0847"/>
    <w:rsid w:val="008B08E7"/>
    <w:rsid w:val="008B0939"/>
    <w:rsid w:val="008B09BE"/>
    <w:rsid w:val="008B0AE6"/>
    <w:rsid w:val="008B0BB5"/>
    <w:rsid w:val="008B0CA8"/>
    <w:rsid w:val="008B0CB7"/>
    <w:rsid w:val="008B0D24"/>
    <w:rsid w:val="008B0EBF"/>
    <w:rsid w:val="008B0F00"/>
    <w:rsid w:val="008B0F21"/>
    <w:rsid w:val="008B1065"/>
    <w:rsid w:val="008B109A"/>
    <w:rsid w:val="008B114A"/>
    <w:rsid w:val="008B11A3"/>
    <w:rsid w:val="008B11BD"/>
    <w:rsid w:val="008B11F4"/>
    <w:rsid w:val="008B12BF"/>
    <w:rsid w:val="008B1368"/>
    <w:rsid w:val="008B154C"/>
    <w:rsid w:val="008B1570"/>
    <w:rsid w:val="008B1598"/>
    <w:rsid w:val="008B15ED"/>
    <w:rsid w:val="008B15F9"/>
    <w:rsid w:val="008B1612"/>
    <w:rsid w:val="008B1621"/>
    <w:rsid w:val="008B1673"/>
    <w:rsid w:val="008B16A4"/>
    <w:rsid w:val="008B16AC"/>
    <w:rsid w:val="008B173C"/>
    <w:rsid w:val="008B1837"/>
    <w:rsid w:val="008B1918"/>
    <w:rsid w:val="008B1AA1"/>
    <w:rsid w:val="008B1B91"/>
    <w:rsid w:val="008B1C16"/>
    <w:rsid w:val="008B1C42"/>
    <w:rsid w:val="008B1D2E"/>
    <w:rsid w:val="008B1E78"/>
    <w:rsid w:val="008B1EC0"/>
    <w:rsid w:val="008B1FE7"/>
    <w:rsid w:val="008B2010"/>
    <w:rsid w:val="008B20B3"/>
    <w:rsid w:val="008B20B4"/>
    <w:rsid w:val="008B2123"/>
    <w:rsid w:val="008B216E"/>
    <w:rsid w:val="008B219C"/>
    <w:rsid w:val="008B220F"/>
    <w:rsid w:val="008B229C"/>
    <w:rsid w:val="008B239D"/>
    <w:rsid w:val="008B2424"/>
    <w:rsid w:val="008B2479"/>
    <w:rsid w:val="008B24AE"/>
    <w:rsid w:val="008B252B"/>
    <w:rsid w:val="008B25CA"/>
    <w:rsid w:val="008B2600"/>
    <w:rsid w:val="008B2613"/>
    <w:rsid w:val="008B2679"/>
    <w:rsid w:val="008B2695"/>
    <w:rsid w:val="008B26B6"/>
    <w:rsid w:val="008B273C"/>
    <w:rsid w:val="008B276D"/>
    <w:rsid w:val="008B2787"/>
    <w:rsid w:val="008B2818"/>
    <w:rsid w:val="008B284A"/>
    <w:rsid w:val="008B2853"/>
    <w:rsid w:val="008B298A"/>
    <w:rsid w:val="008B29A0"/>
    <w:rsid w:val="008B29FC"/>
    <w:rsid w:val="008B2A19"/>
    <w:rsid w:val="008B2A94"/>
    <w:rsid w:val="008B2CA1"/>
    <w:rsid w:val="008B2CAF"/>
    <w:rsid w:val="008B2E10"/>
    <w:rsid w:val="008B2E55"/>
    <w:rsid w:val="008B2E5F"/>
    <w:rsid w:val="008B303A"/>
    <w:rsid w:val="008B312A"/>
    <w:rsid w:val="008B3155"/>
    <w:rsid w:val="008B3170"/>
    <w:rsid w:val="008B3347"/>
    <w:rsid w:val="008B338A"/>
    <w:rsid w:val="008B3395"/>
    <w:rsid w:val="008B33BA"/>
    <w:rsid w:val="008B34D3"/>
    <w:rsid w:val="008B3583"/>
    <w:rsid w:val="008B35C7"/>
    <w:rsid w:val="008B3621"/>
    <w:rsid w:val="008B3633"/>
    <w:rsid w:val="008B369D"/>
    <w:rsid w:val="008B36DC"/>
    <w:rsid w:val="008B3747"/>
    <w:rsid w:val="008B37E8"/>
    <w:rsid w:val="008B3892"/>
    <w:rsid w:val="008B3A56"/>
    <w:rsid w:val="008B3A83"/>
    <w:rsid w:val="008B3AE7"/>
    <w:rsid w:val="008B3C52"/>
    <w:rsid w:val="008B3C57"/>
    <w:rsid w:val="008B3D02"/>
    <w:rsid w:val="008B3D06"/>
    <w:rsid w:val="008B3D30"/>
    <w:rsid w:val="008B3DEC"/>
    <w:rsid w:val="008B3E05"/>
    <w:rsid w:val="008B3E4A"/>
    <w:rsid w:val="008B3E72"/>
    <w:rsid w:val="008B3F05"/>
    <w:rsid w:val="008B3FF5"/>
    <w:rsid w:val="008B4060"/>
    <w:rsid w:val="008B41FD"/>
    <w:rsid w:val="008B4238"/>
    <w:rsid w:val="008B425E"/>
    <w:rsid w:val="008B4306"/>
    <w:rsid w:val="008B4367"/>
    <w:rsid w:val="008B4376"/>
    <w:rsid w:val="008B44E7"/>
    <w:rsid w:val="008B4522"/>
    <w:rsid w:val="008B4603"/>
    <w:rsid w:val="008B460C"/>
    <w:rsid w:val="008B4710"/>
    <w:rsid w:val="008B473C"/>
    <w:rsid w:val="008B4782"/>
    <w:rsid w:val="008B4890"/>
    <w:rsid w:val="008B4897"/>
    <w:rsid w:val="008B4914"/>
    <w:rsid w:val="008B49FF"/>
    <w:rsid w:val="008B4A31"/>
    <w:rsid w:val="008B4AEF"/>
    <w:rsid w:val="008B4B33"/>
    <w:rsid w:val="008B4B8D"/>
    <w:rsid w:val="008B4BCF"/>
    <w:rsid w:val="008B4C04"/>
    <w:rsid w:val="008B4C31"/>
    <w:rsid w:val="008B4C97"/>
    <w:rsid w:val="008B4CB6"/>
    <w:rsid w:val="008B4D03"/>
    <w:rsid w:val="008B4E55"/>
    <w:rsid w:val="008B4E7F"/>
    <w:rsid w:val="008B4EB5"/>
    <w:rsid w:val="008B4F4E"/>
    <w:rsid w:val="008B4FBA"/>
    <w:rsid w:val="008B50B7"/>
    <w:rsid w:val="008B5199"/>
    <w:rsid w:val="008B52A0"/>
    <w:rsid w:val="008B52B4"/>
    <w:rsid w:val="008B52CC"/>
    <w:rsid w:val="008B52CF"/>
    <w:rsid w:val="008B5309"/>
    <w:rsid w:val="008B5647"/>
    <w:rsid w:val="008B5657"/>
    <w:rsid w:val="008B570D"/>
    <w:rsid w:val="008B572B"/>
    <w:rsid w:val="008B5845"/>
    <w:rsid w:val="008B5861"/>
    <w:rsid w:val="008B58D1"/>
    <w:rsid w:val="008B5929"/>
    <w:rsid w:val="008B5997"/>
    <w:rsid w:val="008B5999"/>
    <w:rsid w:val="008B59B1"/>
    <w:rsid w:val="008B59CC"/>
    <w:rsid w:val="008B59F1"/>
    <w:rsid w:val="008B5A2D"/>
    <w:rsid w:val="008B5A3E"/>
    <w:rsid w:val="008B5A88"/>
    <w:rsid w:val="008B5B2E"/>
    <w:rsid w:val="008B5BC3"/>
    <w:rsid w:val="008B5C5C"/>
    <w:rsid w:val="008B5CB9"/>
    <w:rsid w:val="008B5CEA"/>
    <w:rsid w:val="008B5CEC"/>
    <w:rsid w:val="008B5CFF"/>
    <w:rsid w:val="008B5D4C"/>
    <w:rsid w:val="008B5D6B"/>
    <w:rsid w:val="008B5DB4"/>
    <w:rsid w:val="008B5E1B"/>
    <w:rsid w:val="008B5EB1"/>
    <w:rsid w:val="008B5EC7"/>
    <w:rsid w:val="008B5F9A"/>
    <w:rsid w:val="008B5F9E"/>
    <w:rsid w:val="008B605A"/>
    <w:rsid w:val="008B611C"/>
    <w:rsid w:val="008B621F"/>
    <w:rsid w:val="008B626A"/>
    <w:rsid w:val="008B62AE"/>
    <w:rsid w:val="008B62FA"/>
    <w:rsid w:val="008B631E"/>
    <w:rsid w:val="008B6454"/>
    <w:rsid w:val="008B6492"/>
    <w:rsid w:val="008B6493"/>
    <w:rsid w:val="008B65B1"/>
    <w:rsid w:val="008B65C0"/>
    <w:rsid w:val="008B66B9"/>
    <w:rsid w:val="008B66DB"/>
    <w:rsid w:val="008B676D"/>
    <w:rsid w:val="008B6774"/>
    <w:rsid w:val="008B678F"/>
    <w:rsid w:val="008B67AC"/>
    <w:rsid w:val="008B6868"/>
    <w:rsid w:val="008B691C"/>
    <w:rsid w:val="008B692B"/>
    <w:rsid w:val="008B69CD"/>
    <w:rsid w:val="008B6AC6"/>
    <w:rsid w:val="008B6ACA"/>
    <w:rsid w:val="008B6B46"/>
    <w:rsid w:val="008B6DFA"/>
    <w:rsid w:val="008B6E2A"/>
    <w:rsid w:val="008B6E6B"/>
    <w:rsid w:val="008B6EA3"/>
    <w:rsid w:val="008B6EEE"/>
    <w:rsid w:val="008B6F19"/>
    <w:rsid w:val="008B7023"/>
    <w:rsid w:val="008B70C3"/>
    <w:rsid w:val="008B716A"/>
    <w:rsid w:val="008B71F6"/>
    <w:rsid w:val="008B71FB"/>
    <w:rsid w:val="008B72D1"/>
    <w:rsid w:val="008B73E0"/>
    <w:rsid w:val="008B73FB"/>
    <w:rsid w:val="008B7426"/>
    <w:rsid w:val="008B750A"/>
    <w:rsid w:val="008B751A"/>
    <w:rsid w:val="008B776F"/>
    <w:rsid w:val="008B7813"/>
    <w:rsid w:val="008B781F"/>
    <w:rsid w:val="008B7854"/>
    <w:rsid w:val="008B788F"/>
    <w:rsid w:val="008B7895"/>
    <w:rsid w:val="008B7898"/>
    <w:rsid w:val="008B78D2"/>
    <w:rsid w:val="008B79A3"/>
    <w:rsid w:val="008B7AC1"/>
    <w:rsid w:val="008B7ADA"/>
    <w:rsid w:val="008B7B5D"/>
    <w:rsid w:val="008B7BF6"/>
    <w:rsid w:val="008B7C51"/>
    <w:rsid w:val="008B7D67"/>
    <w:rsid w:val="008B7D9B"/>
    <w:rsid w:val="008B7E50"/>
    <w:rsid w:val="008B7EDC"/>
    <w:rsid w:val="008B7F00"/>
    <w:rsid w:val="008B7F86"/>
    <w:rsid w:val="008C0085"/>
    <w:rsid w:val="008C0194"/>
    <w:rsid w:val="008C01D4"/>
    <w:rsid w:val="008C01DA"/>
    <w:rsid w:val="008C0351"/>
    <w:rsid w:val="008C03FD"/>
    <w:rsid w:val="008C0472"/>
    <w:rsid w:val="008C0662"/>
    <w:rsid w:val="008C0686"/>
    <w:rsid w:val="008C069E"/>
    <w:rsid w:val="008C07AE"/>
    <w:rsid w:val="008C087E"/>
    <w:rsid w:val="008C0885"/>
    <w:rsid w:val="008C08E3"/>
    <w:rsid w:val="008C09F4"/>
    <w:rsid w:val="008C0A94"/>
    <w:rsid w:val="008C0C06"/>
    <w:rsid w:val="008C0DB8"/>
    <w:rsid w:val="008C0DC2"/>
    <w:rsid w:val="008C0DDB"/>
    <w:rsid w:val="008C0E2C"/>
    <w:rsid w:val="008C0EBA"/>
    <w:rsid w:val="008C0EBD"/>
    <w:rsid w:val="008C0ECB"/>
    <w:rsid w:val="008C0FBD"/>
    <w:rsid w:val="008C0FF1"/>
    <w:rsid w:val="008C1008"/>
    <w:rsid w:val="008C104A"/>
    <w:rsid w:val="008C1053"/>
    <w:rsid w:val="008C1075"/>
    <w:rsid w:val="008C10A8"/>
    <w:rsid w:val="008C127C"/>
    <w:rsid w:val="008C12EE"/>
    <w:rsid w:val="008C1372"/>
    <w:rsid w:val="008C13FA"/>
    <w:rsid w:val="008C1421"/>
    <w:rsid w:val="008C143E"/>
    <w:rsid w:val="008C14EC"/>
    <w:rsid w:val="008C1503"/>
    <w:rsid w:val="008C158E"/>
    <w:rsid w:val="008C15B0"/>
    <w:rsid w:val="008C15B1"/>
    <w:rsid w:val="008C15C9"/>
    <w:rsid w:val="008C15E3"/>
    <w:rsid w:val="008C15FB"/>
    <w:rsid w:val="008C172F"/>
    <w:rsid w:val="008C1751"/>
    <w:rsid w:val="008C1890"/>
    <w:rsid w:val="008C18F5"/>
    <w:rsid w:val="008C190B"/>
    <w:rsid w:val="008C191E"/>
    <w:rsid w:val="008C196C"/>
    <w:rsid w:val="008C19D2"/>
    <w:rsid w:val="008C1A46"/>
    <w:rsid w:val="008C1AC8"/>
    <w:rsid w:val="008C1C08"/>
    <w:rsid w:val="008C1C2E"/>
    <w:rsid w:val="008C1CCA"/>
    <w:rsid w:val="008C1CD2"/>
    <w:rsid w:val="008C1D53"/>
    <w:rsid w:val="008C1D67"/>
    <w:rsid w:val="008C1DA3"/>
    <w:rsid w:val="008C1DA6"/>
    <w:rsid w:val="008C1F1D"/>
    <w:rsid w:val="008C1F74"/>
    <w:rsid w:val="008C20F9"/>
    <w:rsid w:val="008C2101"/>
    <w:rsid w:val="008C2142"/>
    <w:rsid w:val="008C2154"/>
    <w:rsid w:val="008C2181"/>
    <w:rsid w:val="008C21F4"/>
    <w:rsid w:val="008C220A"/>
    <w:rsid w:val="008C22CC"/>
    <w:rsid w:val="008C22E3"/>
    <w:rsid w:val="008C24EE"/>
    <w:rsid w:val="008C259C"/>
    <w:rsid w:val="008C2667"/>
    <w:rsid w:val="008C2713"/>
    <w:rsid w:val="008C27A8"/>
    <w:rsid w:val="008C27B8"/>
    <w:rsid w:val="008C284F"/>
    <w:rsid w:val="008C28E2"/>
    <w:rsid w:val="008C292F"/>
    <w:rsid w:val="008C2A6A"/>
    <w:rsid w:val="008C2AF2"/>
    <w:rsid w:val="008C2B58"/>
    <w:rsid w:val="008C2C59"/>
    <w:rsid w:val="008C2D0D"/>
    <w:rsid w:val="008C2E0C"/>
    <w:rsid w:val="008C2E4B"/>
    <w:rsid w:val="008C2E8A"/>
    <w:rsid w:val="008C2E8E"/>
    <w:rsid w:val="008C2F85"/>
    <w:rsid w:val="008C30B2"/>
    <w:rsid w:val="008C31DA"/>
    <w:rsid w:val="008C3227"/>
    <w:rsid w:val="008C3257"/>
    <w:rsid w:val="008C325A"/>
    <w:rsid w:val="008C326C"/>
    <w:rsid w:val="008C3325"/>
    <w:rsid w:val="008C3378"/>
    <w:rsid w:val="008C3473"/>
    <w:rsid w:val="008C3488"/>
    <w:rsid w:val="008C3584"/>
    <w:rsid w:val="008C35C6"/>
    <w:rsid w:val="008C363A"/>
    <w:rsid w:val="008C36A6"/>
    <w:rsid w:val="008C3717"/>
    <w:rsid w:val="008C37CE"/>
    <w:rsid w:val="008C3843"/>
    <w:rsid w:val="008C389C"/>
    <w:rsid w:val="008C389F"/>
    <w:rsid w:val="008C39F6"/>
    <w:rsid w:val="008C3AEC"/>
    <w:rsid w:val="008C3B1F"/>
    <w:rsid w:val="008C3B57"/>
    <w:rsid w:val="008C3C1A"/>
    <w:rsid w:val="008C3C41"/>
    <w:rsid w:val="008C3C5C"/>
    <w:rsid w:val="008C3E4C"/>
    <w:rsid w:val="008C3E52"/>
    <w:rsid w:val="008C3E6A"/>
    <w:rsid w:val="008C3ECF"/>
    <w:rsid w:val="008C3F91"/>
    <w:rsid w:val="008C3F9E"/>
    <w:rsid w:val="008C3FD5"/>
    <w:rsid w:val="008C3FD8"/>
    <w:rsid w:val="008C4008"/>
    <w:rsid w:val="008C40A2"/>
    <w:rsid w:val="008C414C"/>
    <w:rsid w:val="008C425D"/>
    <w:rsid w:val="008C42F5"/>
    <w:rsid w:val="008C4325"/>
    <w:rsid w:val="008C434C"/>
    <w:rsid w:val="008C4365"/>
    <w:rsid w:val="008C43A8"/>
    <w:rsid w:val="008C444D"/>
    <w:rsid w:val="008C44A5"/>
    <w:rsid w:val="008C4501"/>
    <w:rsid w:val="008C46C2"/>
    <w:rsid w:val="008C46D0"/>
    <w:rsid w:val="008C48CB"/>
    <w:rsid w:val="008C48E6"/>
    <w:rsid w:val="008C490D"/>
    <w:rsid w:val="008C496F"/>
    <w:rsid w:val="008C49B6"/>
    <w:rsid w:val="008C49C7"/>
    <w:rsid w:val="008C4BCC"/>
    <w:rsid w:val="008C4C51"/>
    <w:rsid w:val="008C4C53"/>
    <w:rsid w:val="008C4DFD"/>
    <w:rsid w:val="008C4E3B"/>
    <w:rsid w:val="008C4EBC"/>
    <w:rsid w:val="008C4EEC"/>
    <w:rsid w:val="008C5005"/>
    <w:rsid w:val="008C5079"/>
    <w:rsid w:val="008C5090"/>
    <w:rsid w:val="008C5143"/>
    <w:rsid w:val="008C516F"/>
    <w:rsid w:val="008C5342"/>
    <w:rsid w:val="008C535F"/>
    <w:rsid w:val="008C5381"/>
    <w:rsid w:val="008C53A5"/>
    <w:rsid w:val="008C544E"/>
    <w:rsid w:val="008C546B"/>
    <w:rsid w:val="008C54C0"/>
    <w:rsid w:val="008C553C"/>
    <w:rsid w:val="008C5627"/>
    <w:rsid w:val="008C579F"/>
    <w:rsid w:val="008C57B3"/>
    <w:rsid w:val="008C57B4"/>
    <w:rsid w:val="008C57BC"/>
    <w:rsid w:val="008C57C6"/>
    <w:rsid w:val="008C57E1"/>
    <w:rsid w:val="008C5806"/>
    <w:rsid w:val="008C5848"/>
    <w:rsid w:val="008C58C0"/>
    <w:rsid w:val="008C58EE"/>
    <w:rsid w:val="008C5906"/>
    <w:rsid w:val="008C5A0D"/>
    <w:rsid w:val="008C5A33"/>
    <w:rsid w:val="008C5AD9"/>
    <w:rsid w:val="008C5C3A"/>
    <w:rsid w:val="008C5C5E"/>
    <w:rsid w:val="008C5C7A"/>
    <w:rsid w:val="008C5CA1"/>
    <w:rsid w:val="008C5CCE"/>
    <w:rsid w:val="008C5D19"/>
    <w:rsid w:val="008C5DC8"/>
    <w:rsid w:val="008C5E0D"/>
    <w:rsid w:val="008C5E33"/>
    <w:rsid w:val="008C5F18"/>
    <w:rsid w:val="008C5F20"/>
    <w:rsid w:val="008C5F49"/>
    <w:rsid w:val="008C6022"/>
    <w:rsid w:val="008C6076"/>
    <w:rsid w:val="008C60A1"/>
    <w:rsid w:val="008C60E9"/>
    <w:rsid w:val="008C6123"/>
    <w:rsid w:val="008C613A"/>
    <w:rsid w:val="008C6191"/>
    <w:rsid w:val="008C61D1"/>
    <w:rsid w:val="008C6329"/>
    <w:rsid w:val="008C6382"/>
    <w:rsid w:val="008C63D6"/>
    <w:rsid w:val="008C644F"/>
    <w:rsid w:val="008C6453"/>
    <w:rsid w:val="008C648F"/>
    <w:rsid w:val="008C6495"/>
    <w:rsid w:val="008C64FB"/>
    <w:rsid w:val="008C6625"/>
    <w:rsid w:val="008C6679"/>
    <w:rsid w:val="008C67A0"/>
    <w:rsid w:val="008C67B0"/>
    <w:rsid w:val="008C67D5"/>
    <w:rsid w:val="008C683A"/>
    <w:rsid w:val="008C689C"/>
    <w:rsid w:val="008C68D5"/>
    <w:rsid w:val="008C693D"/>
    <w:rsid w:val="008C69F5"/>
    <w:rsid w:val="008C6A5B"/>
    <w:rsid w:val="008C6A84"/>
    <w:rsid w:val="008C6AEB"/>
    <w:rsid w:val="008C6B13"/>
    <w:rsid w:val="008C6B1E"/>
    <w:rsid w:val="008C6BCD"/>
    <w:rsid w:val="008C6C4A"/>
    <w:rsid w:val="008C6D46"/>
    <w:rsid w:val="008C7073"/>
    <w:rsid w:val="008C70B8"/>
    <w:rsid w:val="008C70CA"/>
    <w:rsid w:val="008C7247"/>
    <w:rsid w:val="008C7422"/>
    <w:rsid w:val="008C7528"/>
    <w:rsid w:val="008C7573"/>
    <w:rsid w:val="008C75AA"/>
    <w:rsid w:val="008C75BE"/>
    <w:rsid w:val="008C770F"/>
    <w:rsid w:val="008C776A"/>
    <w:rsid w:val="008C7908"/>
    <w:rsid w:val="008C7992"/>
    <w:rsid w:val="008C79E1"/>
    <w:rsid w:val="008C7A9C"/>
    <w:rsid w:val="008C7AD8"/>
    <w:rsid w:val="008C7B76"/>
    <w:rsid w:val="008C7CF1"/>
    <w:rsid w:val="008C7D45"/>
    <w:rsid w:val="008C7E19"/>
    <w:rsid w:val="008C7E6B"/>
    <w:rsid w:val="008C7EC4"/>
    <w:rsid w:val="008C7F1D"/>
    <w:rsid w:val="008D0003"/>
    <w:rsid w:val="008D0037"/>
    <w:rsid w:val="008D013F"/>
    <w:rsid w:val="008D0182"/>
    <w:rsid w:val="008D0185"/>
    <w:rsid w:val="008D01AA"/>
    <w:rsid w:val="008D02C5"/>
    <w:rsid w:val="008D0305"/>
    <w:rsid w:val="008D0338"/>
    <w:rsid w:val="008D0364"/>
    <w:rsid w:val="008D03CA"/>
    <w:rsid w:val="008D0400"/>
    <w:rsid w:val="008D0462"/>
    <w:rsid w:val="008D0476"/>
    <w:rsid w:val="008D04F7"/>
    <w:rsid w:val="008D052D"/>
    <w:rsid w:val="008D0548"/>
    <w:rsid w:val="008D05CA"/>
    <w:rsid w:val="008D05CF"/>
    <w:rsid w:val="008D05F2"/>
    <w:rsid w:val="008D0651"/>
    <w:rsid w:val="008D0685"/>
    <w:rsid w:val="008D074C"/>
    <w:rsid w:val="008D0781"/>
    <w:rsid w:val="008D07EA"/>
    <w:rsid w:val="008D099D"/>
    <w:rsid w:val="008D0A45"/>
    <w:rsid w:val="008D0A83"/>
    <w:rsid w:val="008D0AC9"/>
    <w:rsid w:val="008D0B0B"/>
    <w:rsid w:val="008D0B22"/>
    <w:rsid w:val="008D0BA9"/>
    <w:rsid w:val="008D0CF4"/>
    <w:rsid w:val="008D0D03"/>
    <w:rsid w:val="008D0D68"/>
    <w:rsid w:val="008D0DB7"/>
    <w:rsid w:val="008D0E92"/>
    <w:rsid w:val="008D0EF6"/>
    <w:rsid w:val="008D0F1C"/>
    <w:rsid w:val="008D0F2F"/>
    <w:rsid w:val="008D0F9E"/>
    <w:rsid w:val="008D0FBD"/>
    <w:rsid w:val="008D105F"/>
    <w:rsid w:val="008D10B2"/>
    <w:rsid w:val="008D10CD"/>
    <w:rsid w:val="008D10F2"/>
    <w:rsid w:val="008D11DF"/>
    <w:rsid w:val="008D11E3"/>
    <w:rsid w:val="008D11E6"/>
    <w:rsid w:val="008D126C"/>
    <w:rsid w:val="008D12CE"/>
    <w:rsid w:val="008D140B"/>
    <w:rsid w:val="008D1420"/>
    <w:rsid w:val="008D143E"/>
    <w:rsid w:val="008D1482"/>
    <w:rsid w:val="008D148A"/>
    <w:rsid w:val="008D1537"/>
    <w:rsid w:val="008D1563"/>
    <w:rsid w:val="008D1577"/>
    <w:rsid w:val="008D163D"/>
    <w:rsid w:val="008D16F2"/>
    <w:rsid w:val="008D1759"/>
    <w:rsid w:val="008D17E3"/>
    <w:rsid w:val="008D184C"/>
    <w:rsid w:val="008D18B7"/>
    <w:rsid w:val="008D18C0"/>
    <w:rsid w:val="008D1963"/>
    <w:rsid w:val="008D1A33"/>
    <w:rsid w:val="008D1A7B"/>
    <w:rsid w:val="008D1B19"/>
    <w:rsid w:val="008D1BA8"/>
    <w:rsid w:val="008D1BF1"/>
    <w:rsid w:val="008D1C87"/>
    <w:rsid w:val="008D1DA9"/>
    <w:rsid w:val="008D1DB5"/>
    <w:rsid w:val="008D1DD5"/>
    <w:rsid w:val="008D1E8B"/>
    <w:rsid w:val="008D1EF3"/>
    <w:rsid w:val="008D1EFD"/>
    <w:rsid w:val="008D1F6C"/>
    <w:rsid w:val="008D1F89"/>
    <w:rsid w:val="008D1FBC"/>
    <w:rsid w:val="008D1FC5"/>
    <w:rsid w:val="008D2062"/>
    <w:rsid w:val="008D20A7"/>
    <w:rsid w:val="008D20AB"/>
    <w:rsid w:val="008D20C3"/>
    <w:rsid w:val="008D20F2"/>
    <w:rsid w:val="008D2139"/>
    <w:rsid w:val="008D2160"/>
    <w:rsid w:val="008D217E"/>
    <w:rsid w:val="008D21A5"/>
    <w:rsid w:val="008D21CC"/>
    <w:rsid w:val="008D228D"/>
    <w:rsid w:val="008D22CA"/>
    <w:rsid w:val="008D2478"/>
    <w:rsid w:val="008D2516"/>
    <w:rsid w:val="008D251F"/>
    <w:rsid w:val="008D25D2"/>
    <w:rsid w:val="008D25E8"/>
    <w:rsid w:val="008D25FA"/>
    <w:rsid w:val="008D261C"/>
    <w:rsid w:val="008D26BC"/>
    <w:rsid w:val="008D27D5"/>
    <w:rsid w:val="008D27E8"/>
    <w:rsid w:val="008D2814"/>
    <w:rsid w:val="008D281C"/>
    <w:rsid w:val="008D287B"/>
    <w:rsid w:val="008D289C"/>
    <w:rsid w:val="008D28DA"/>
    <w:rsid w:val="008D2BD3"/>
    <w:rsid w:val="008D2C6E"/>
    <w:rsid w:val="008D2C94"/>
    <w:rsid w:val="008D2CF8"/>
    <w:rsid w:val="008D2D74"/>
    <w:rsid w:val="008D2E81"/>
    <w:rsid w:val="008D2ED0"/>
    <w:rsid w:val="008D3093"/>
    <w:rsid w:val="008D3103"/>
    <w:rsid w:val="008D314A"/>
    <w:rsid w:val="008D3156"/>
    <w:rsid w:val="008D3168"/>
    <w:rsid w:val="008D31B1"/>
    <w:rsid w:val="008D31E8"/>
    <w:rsid w:val="008D3466"/>
    <w:rsid w:val="008D34E1"/>
    <w:rsid w:val="008D3674"/>
    <w:rsid w:val="008D3725"/>
    <w:rsid w:val="008D373E"/>
    <w:rsid w:val="008D378B"/>
    <w:rsid w:val="008D3817"/>
    <w:rsid w:val="008D38CD"/>
    <w:rsid w:val="008D38E9"/>
    <w:rsid w:val="008D393F"/>
    <w:rsid w:val="008D39CF"/>
    <w:rsid w:val="008D3A9B"/>
    <w:rsid w:val="008D3AFD"/>
    <w:rsid w:val="008D3B1D"/>
    <w:rsid w:val="008D3C32"/>
    <w:rsid w:val="008D3CBC"/>
    <w:rsid w:val="008D3D0B"/>
    <w:rsid w:val="008D3D47"/>
    <w:rsid w:val="008D3E6D"/>
    <w:rsid w:val="008D3EDC"/>
    <w:rsid w:val="008D3F61"/>
    <w:rsid w:val="008D3F6F"/>
    <w:rsid w:val="008D4061"/>
    <w:rsid w:val="008D40D7"/>
    <w:rsid w:val="008D42F7"/>
    <w:rsid w:val="008D4367"/>
    <w:rsid w:val="008D4377"/>
    <w:rsid w:val="008D438F"/>
    <w:rsid w:val="008D4468"/>
    <w:rsid w:val="008D44DC"/>
    <w:rsid w:val="008D44EB"/>
    <w:rsid w:val="008D454C"/>
    <w:rsid w:val="008D4705"/>
    <w:rsid w:val="008D4706"/>
    <w:rsid w:val="008D470F"/>
    <w:rsid w:val="008D471B"/>
    <w:rsid w:val="008D4746"/>
    <w:rsid w:val="008D4761"/>
    <w:rsid w:val="008D4770"/>
    <w:rsid w:val="008D47FF"/>
    <w:rsid w:val="008D4866"/>
    <w:rsid w:val="008D48F6"/>
    <w:rsid w:val="008D4961"/>
    <w:rsid w:val="008D496C"/>
    <w:rsid w:val="008D4A76"/>
    <w:rsid w:val="008D4AB2"/>
    <w:rsid w:val="008D4AE8"/>
    <w:rsid w:val="008D4B85"/>
    <w:rsid w:val="008D4C90"/>
    <w:rsid w:val="008D4D69"/>
    <w:rsid w:val="008D4D76"/>
    <w:rsid w:val="008D4DD2"/>
    <w:rsid w:val="008D4E5C"/>
    <w:rsid w:val="008D504D"/>
    <w:rsid w:val="008D50EA"/>
    <w:rsid w:val="008D514E"/>
    <w:rsid w:val="008D524B"/>
    <w:rsid w:val="008D52F3"/>
    <w:rsid w:val="008D53D4"/>
    <w:rsid w:val="008D54DE"/>
    <w:rsid w:val="008D5521"/>
    <w:rsid w:val="008D56F1"/>
    <w:rsid w:val="008D5796"/>
    <w:rsid w:val="008D57E7"/>
    <w:rsid w:val="008D581F"/>
    <w:rsid w:val="008D58CA"/>
    <w:rsid w:val="008D58D8"/>
    <w:rsid w:val="008D593D"/>
    <w:rsid w:val="008D5A2C"/>
    <w:rsid w:val="008D5A2E"/>
    <w:rsid w:val="008D5A2F"/>
    <w:rsid w:val="008D5A32"/>
    <w:rsid w:val="008D5A68"/>
    <w:rsid w:val="008D5A7C"/>
    <w:rsid w:val="008D5AC6"/>
    <w:rsid w:val="008D5BA0"/>
    <w:rsid w:val="008D5D57"/>
    <w:rsid w:val="008D5D73"/>
    <w:rsid w:val="008D5DDA"/>
    <w:rsid w:val="008D5E0D"/>
    <w:rsid w:val="008D5E32"/>
    <w:rsid w:val="008D5EF2"/>
    <w:rsid w:val="008D604E"/>
    <w:rsid w:val="008D6058"/>
    <w:rsid w:val="008D6101"/>
    <w:rsid w:val="008D6192"/>
    <w:rsid w:val="008D6196"/>
    <w:rsid w:val="008D61C1"/>
    <w:rsid w:val="008D6209"/>
    <w:rsid w:val="008D633D"/>
    <w:rsid w:val="008D63C9"/>
    <w:rsid w:val="008D640F"/>
    <w:rsid w:val="008D6482"/>
    <w:rsid w:val="008D64BA"/>
    <w:rsid w:val="008D653B"/>
    <w:rsid w:val="008D656B"/>
    <w:rsid w:val="008D65C9"/>
    <w:rsid w:val="008D663D"/>
    <w:rsid w:val="008D668B"/>
    <w:rsid w:val="008D66E8"/>
    <w:rsid w:val="008D673B"/>
    <w:rsid w:val="008D6766"/>
    <w:rsid w:val="008D67A0"/>
    <w:rsid w:val="008D6822"/>
    <w:rsid w:val="008D687E"/>
    <w:rsid w:val="008D68E3"/>
    <w:rsid w:val="008D6AA3"/>
    <w:rsid w:val="008D6AD2"/>
    <w:rsid w:val="008D6AF8"/>
    <w:rsid w:val="008D6B86"/>
    <w:rsid w:val="008D6BF3"/>
    <w:rsid w:val="008D6D27"/>
    <w:rsid w:val="008D6DA2"/>
    <w:rsid w:val="008D6E4E"/>
    <w:rsid w:val="008D6E83"/>
    <w:rsid w:val="008D7033"/>
    <w:rsid w:val="008D704E"/>
    <w:rsid w:val="008D7100"/>
    <w:rsid w:val="008D718C"/>
    <w:rsid w:val="008D71B4"/>
    <w:rsid w:val="008D71E4"/>
    <w:rsid w:val="008D7349"/>
    <w:rsid w:val="008D7354"/>
    <w:rsid w:val="008D7394"/>
    <w:rsid w:val="008D7431"/>
    <w:rsid w:val="008D74F5"/>
    <w:rsid w:val="008D7553"/>
    <w:rsid w:val="008D758C"/>
    <w:rsid w:val="008D75D7"/>
    <w:rsid w:val="008D7626"/>
    <w:rsid w:val="008D7657"/>
    <w:rsid w:val="008D76AF"/>
    <w:rsid w:val="008D77CF"/>
    <w:rsid w:val="008D77D5"/>
    <w:rsid w:val="008D7860"/>
    <w:rsid w:val="008D78B7"/>
    <w:rsid w:val="008D7913"/>
    <w:rsid w:val="008D793D"/>
    <w:rsid w:val="008D796C"/>
    <w:rsid w:val="008D79AA"/>
    <w:rsid w:val="008D79F2"/>
    <w:rsid w:val="008D7A5F"/>
    <w:rsid w:val="008D7A94"/>
    <w:rsid w:val="008D7C3A"/>
    <w:rsid w:val="008D7C99"/>
    <w:rsid w:val="008D7C9A"/>
    <w:rsid w:val="008D7CA4"/>
    <w:rsid w:val="008D7D16"/>
    <w:rsid w:val="008D7DA7"/>
    <w:rsid w:val="008E0090"/>
    <w:rsid w:val="008E0199"/>
    <w:rsid w:val="008E021C"/>
    <w:rsid w:val="008E0346"/>
    <w:rsid w:val="008E03C2"/>
    <w:rsid w:val="008E0471"/>
    <w:rsid w:val="008E047B"/>
    <w:rsid w:val="008E0577"/>
    <w:rsid w:val="008E0688"/>
    <w:rsid w:val="008E080E"/>
    <w:rsid w:val="008E0A13"/>
    <w:rsid w:val="008E0A73"/>
    <w:rsid w:val="008E0B54"/>
    <w:rsid w:val="008E0B76"/>
    <w:rsid w:val="008E0C02"/>
    <w:rsid w:val="008E0CD0"/>
    <w:rsid w:val="008E0D24"/>
    <w:rsid w:val="008E0D56"/>
    <w:rsid w:val="008E0DD4"/>
    <w:rsid w:val="008E0DDE"/>
    <w:rsid w:val="008E0EC8"/>
    <w:rsid w:val="008E0F6A"/>
    <w:rsid w:val="008E0FE6"/>
    <w:rsid w:val="008E0FED"/>
    <w:rsid w:val="008E0FFA"/>
    <w:rsid w:val="008E1007"/>
    <w:rsid w:val="008E1033"/>
    <w:rsid w:val="008E10B1"/>
    <w:rsid w:val="008E1187"/>
    <w:rsid w:val="008E118B"/>
    <w:rsid w:val="008E11A1"/>
    <w:rsid w:val="008E11BD"/>
    <w:rsid w:val="008E11F9"/>
    <w:rsid w:val="008E1275"/>
    <w:rsid w:val="008E1288"/>
    <w:rsid w:val="008E1323"/>
    <w:rsid w:val="008E14D7"/>
    <w:rsid w:val="008E14FD"/>
    <w:rsid w:val="008E154C"/>
    <w:rsid w:val="008E1685"/>
    <w:rsid w:val="008E1784"/>
    <w:rsid w:val="008E17FB"/>
    <w:rsid w:val="008E1827"/>
    <w:rsid w:val="008E1899"/>
    <w:rsid w:val="008E1A6D"/>
    <w:rsid w:val="008E1A8C"/>
    <w:rsid w:val="008E1AF2"/>
    <w:rsid w:val="008E1BB1"/>
    <w:rsid w:val="008E1C38"/>
    <w:rsid w:val="008E1C54"/>
    <w:rsid w:val="008E1C57"/>
    <w:rsid w:val="008E1C5D"/>
    <w:rsid w:val="008E1C72"/>
    <w:rsid w:val="008E1C7A"/>
    <w:rsid w:val="008E1D1F"/>
    <w:rsid w:val="008E1DA5"/>
    <w:rsid w:val="008E1E58"/>
    <w:rsid w:val="008E1E9B"/>
    <w:rsid w:val="008E1EC7"/>
    <w:rsid w:val="008E1F41"/>
    <w:rsid w:val="008E1FA1"/>
    <w:rsid w:val="008E2002"/>
    <w:rsid w:val="008E200E"/>
    <w:rsid w:val="008E2089"/>
    <w:rsid w:val="008E219B"/>
    <w:rsid w:val="008E21A0"/>
    <w:rsid w:val="008E21AC"/>
    <w:rsid w:val="008E222A"/>
    <w:rsid w:val="008E22E9"/>
    <w:rsid w:val="008E22F7"/>
    <w:rsid w:val="008E2321"/>
    <w:rsid w:val="008E244D"/>
    <w:rsid w:val="008E2560"/>
    <w:rsid w:val="008E2599"/>
    <w:rsid w:val="008E25D7"/>
    <w:rsid w:val="008E25EB"/>
    <w:rsid w:val="008E260F"/>
    <w:rsid w:val="008E2686"/>
    <w:rsid w:val="008E2756"/>
    <w:rsid w:val="008E27B3"/>
    <w:rsid w:val="008E289E"/>
    <w:rsid w:val="008E28A6"/>
    <w:rsid w:val="008E28D3"/>
    <w:rsid w:val="008E29D5"/>
    <w:rsid w:val="008E29EC"/>
    <w:rsid w:val="008E29F3"/>
    <w:rsid w:val="008E2A46"/>
    <w:rsid w:val="008E2A6B"/>
    <w:rsid w:val="008E2B54"/>
    <w:rsid w:val="008E2BB0"/>
    <w:rsid w:val="008E2C62"/>
    <w:rsid w:val="008E2CA9"/>
    <w:rsid w:val="008E2CBE"/>
    <w:rsid w:val="008E2D72"/>
    <w:rsid w:val="008E2F2B"/>
    <w:rsid w:val="008E2FBB"/>
    <w:rsid w:val="008E3058"/>
    <w:rsid w:val="008E3086"/>
    <w:rsid w:val="008E3106"/>
    <w:rsid w:val="008E3156"/>
    <w:rsid w:val="008E315F"/>
    <w:rsid w:val="008E32E4"/>
    <w:rsid w:val="008E32F3"/>
    <w:rsid w:val="008E330F"/>
    <w:rsid w:val="008E3420"/>
    <w:rsid w:val="008E34B4"/>
    <w:rsid w:val="008E350C"/>
    <w:rsid w:val="008E3553"/>
    <w:rsid w:val="008E35CF"/>
    <w:rsid w:val="008E35D9"/>
    <w:rsid w:val="008E35EE"/>
    <w:rsid w:val="008E360B"/>
    <w:rsid w:val="008E3617"/>
    <w:rsid w:val="008E361C"/>
    <w:rsid w:val="008E3672"/>
    <w:rsid w:val="008E36E3"/>
    <w:rsid w:val="008E3701"/>
    <w:rsid w:val="008E396A"/>
    <w:rsid w:val="008E39F5"/>
    <w:rsid w:val="008E3A63"/>
    <w:rsid w:val="008E3B39"/>
    <w:rsid w:val="008E3B97"/>
    <w:rsid w:val="008E3BA0"/>
    <w:rsid w:val="008E3BC9"/>
    <w:rsid w:val="008E3C19"/>
    <w:rsid w:val="008E3C90"/>
    <w:rsid w:val="008E3CA9"/>
    <w:rsid w:val="008E3D08"/>
    <w:rsid w:val="008E3D2C"/>
    <w:rsid w:val="008E3D50"/>
    <w:rsid w:val="008E3DC1"/>
    <w:rsid w:val="008E3E29"/>
    <w:rsid w:val="008E3EBD"/>
    <w:rsid w:val="008E3F0B"/>
    <w:rsid w:val="008E3F64"/>
    <w:rsid w:val="008E4011"/>
    <w:rsid w:val="008E4030"/>
    <w:rsid w:val="008E4070"/>
    <w:rsid w:val="008E4106"/>
    <w:rsid w:val="008E41CD"/>
    <w:rsid w:val="008E42C2"/>
    <w:rsid w:val="008E4318"/>
    <w:rsid w:val="008E435E"/>
    <w:rsid w:val="008E4369"/>
    <w:rsid w:val="008E4394"/>
    <w:rsid w:val="008E43EA"/>
    <w:rsid w:val="008E43F0"/>
    <w:rsid w:val="008E4447"/>
    <w:rsid w:val="008E4465"/>
    <w:rsid w:val="008E44B8"/>
    <w:rsid w:val="008E451B"/>
    <w:rsid w:val="008E451C"/>
    <w:rsid w:val="008E470E"/>
    <w:rsid w:val="008E4736"/>
    <w:rsid w:val="008E47CA"/>
    <w:rsid w:val="008E47D1"/>
    <w:rsid w:val="008E481C"/>
    <w:rsid w:val="008E49F3"/>
    <w:rsid w:val="008E4BE8"/>
    <w:rsid w:val="008E4C25"/>
    <w:rsid w:val="008E4C67"/>
    <w:rsid w:val="008E4C86"/>
    <w:rsid w:val="008E4D1D"/>
    <w:rsid w:val="008E4D94"/>
    <w:rsid w:val="008E4DB4"/>
    <w:rsid w:val="008E4E58"/>
    <w:rsid w:val="008E4ECC"/>
    <w:rsid w:val="008E5061"/>
    <w:rsid w:val="008E50AC"/>
    <w:rsid w:val="008E50B4"/>
    <w:rsid w:val="008E50B5"/>
    <w:rsid w:val="008E50CE"/>
    <w:rsid w:val="008E52A3"/>
    <w:rsid w:val="008E52CE"/>
    <w:rsid w:val="008E5315"/>
    <w:rsid w:val="008E541F"/>
    <w:rsid w:val="008E5443"/>
    <w:rsid w:val="008E5513"/>
    <w:rsid w:val="008E5571"/>
    <w:rsid w:val="008E55A3"/>
    <w:rsid w:val="008E5640"/>
    <w:rsid w:val="008E578C"/>
    <w:rsid w:val="008E57C3"/>
    <w:rsid w:val="008E585F"/>
    <w:rsid w:val="008E58E2"/>
    <w:rsid w:val="008E5964"/>
    <w:rsid w:val="008E59AB"/>
    <w:rsid w:val="008E5AFE"/>
    <w:rsid w:val="008E5B23"/>
    <w:rsid w:val="008E5B49"/>
    <w:rsid w:val="008E5BA9"/>
    <w:rsid w:val="008E5C86"/>
    <w:rsid w:val="008E5CAB"/>
    <w:rsid w:val="008E5CD5"/>
    <w:rsid w:val="008E5D31"/>
    <w:rsid w:val="008E5DEA"/>
    <w:rsid w:val="008E5E0B"/>
    <w:rsid w:val="008E5E5D"/>
    <w:rsid w:val="008E5EA1"/>
    <w:rsid w:val="008E5F7B"/>
    <w:rsid w:val="008E6062"/>
    <w:rsid w:val="008E60EB"/>
    <w:rsid w:val="008E6124"/>
    <w:rsid w:val="008E61D1"/>
    <w:rsid w:val="008E621D"/>
    <w:rsid w:val="008E62A9"/>
    <w:rsid w:val="008E62C6"/>
    <w:rsid w:val="008E62F5"/>
    <w:rsid w:val="008E63C8"/>
    <w:rsid w:val="008E63E5"/>
    <w:rsid w:val="008E6498"/>
    <w:rsid w:val="008E64D6"/>
    <w:rsid w:val="008E6528"/>
    <w:rsid w:val="008E65DC"/>
    <w:rsid w:val="008E6624"/>
    <w:rsid w:val="008E6738"/>
    <w:rsid w:val="008E6772"/>
    <w:rsid w:val="008E681E"/>
    <w:rsid w:val="008E6896"/>
    <w:rsid w:val="008E68EE"/>
    <w:rsid w:val="008E6934"/>
    <w:rsid w:val="008E699A"/>
    <w:rsid w:val="008E6C58"/>
    <w:rsid w:val="008E6CA2"/>
    <w:rsid w:val="008E6CD3"/>
    <w:rsid w:val="008E6D5D"/>
    <w:rsid w:val="008E6D8C"/>
    <w:rsid w:val="008E6DF9"/>
    <w:rsid w:val="008E6E3A"/>
    <w:rsid w:val="008E6E5D"/>
    <w:rsid w:val="008E6E9C"/>
    <w:rsid w:val="008E6F50"/>
    <w:rsid w:val="008E7149"/>
    <w:rsid w:val="008E71D7"/>
    <w:rsid w:val="008E7336"/>
    <w:rsid w:val="008E735D"/>
    <w:rsid w:val="008E7418"/>
    <w:rsid w:val="008E7488"/>
    <w:rsid w:val="008E74D2"/>
    <w:rsid w:val="008E74D8"/>
    <w:rsid w:val="008E75A8"/>
    <w:rsid w:val="008E75B1"/>
    <w:rsid w:val="008E7614"/>
    <w:rsid w:val="008E7627"/>
    <w:rsid w:val="008E7679"/>
    <w:rsid w:val="008E76CB"/>
    <w:rsid w:val="008E77AD"/>
    <w:rsid w:val="008E78DB"/>
    <w:rsid w:val="008E790F"/>
    <w:rsid w:val="008E79CA"/>
    <w:rsid w:val="008E79DF"/>
    <w:rsid w:val="008E7A04"/>
    <w:rsid w:val="008E7A93"/>
    <w:rsid w:val="008E7AE3"/>
    <w:rsid w:val="008E7B3E"/>
    <w:rsid w:val="008E7C61"/>
    <w:rsid w:val="008E7C90"/>
    <w:rsid w:val="008E7D01"/>
    <w:rsid w:val="008E7D7A"/>
    <w:rsid w:val="008E7DB0"/>
    <w:rsid w:val="008E7E3B"/>
    <w:rsid w:val="008E7E47"/>
    <w:rsid w:val="008E7E6E"/>
    <w:rsid w:val="008E7EA5"/>
    <w:rsid w:val="008E7EF0"/>
    <w:rsid w:val="008E7F08"/>
    <w:rsid w:val="008E7F88"/>
    <w:rsid w:val="008E7F9E"/>
    <w:rsid w:val="008E7FE6"/>
    <w:rsid w:val="008F00BD"/>
    <w:rsid w:val="008F00E4"/>
    <w:rsid w:val="008F00E8"/>
    <w:rsid w:val="008F0119"/>
    <w:rsid w:val="008F0200"/>
    <w:rsid w:val="008F0241"/>
    <w:rsid w:val="008F02FD"/>
    <w:rsid w:val="008F036B"/>
    <w:rsid w:val="008F038F"/>
    <w:rsid w:val="008F03D1"/>
    <w:rsid w:val="008F0438"/>
    <w:rsid w:val="008F048F"/>
    <w:rsid w:val="008F0500"/>
    <w:rsid w:val="008F05F8"/>
    <w:rsid w:val="008F080B"/>
    <w:rsid w:val="008F0813"/>
    <w:rsid w:val="008F08D3"/>
    <w:rsid w:val="008F08FF"/>
    <w:rsid w:val="008F0927"/>
    <w:rsid w:val="008F0997"/>
    <w:rsid w:val="008F0A0D"/>
    <w:rsid w:val="008F0A22"/>
    <w:rsid w:val="008F0A54"/>
    <w:rsid w:val="008F0B30"/>
    <w:rsid w:val="008F0CBC"/>
    <w:rsid w:val="008F0CD4"/>
    <w:rsid w:val="008F0CE7"/>
    <w:rsid w:val="008F0CE9"/>
    <w:rsid w:val="008F0E19"/>
    <w:rsid w:val="008F0E74"/>
    <w:rsid w:val="008F11E6"/>
    <w:rsid w:val="008F1204"/>
    <w:rsid w:val="008F125A"/>
    <w:rsid w:val="008F1262"/>
    <w:rsid w:val="008F12DB"/>
    <w:rsid w:val="008F12EB"/>
    <w:rsid w:val="008F12F9"/>
    <w:rsid w:val="008F1318"/>
    <w:rsid w:val="008F1355"/>
    <w:rsid w:val="008F1358"/>
    <w:rsid w:val="008F142C"/>
    <w:rsid w:val="008F14ED"/>
    <w:rsid w:val="008F1646"/>
    <w:rsid w:val="008F164E"/>
    <w:rsid w:val="008F1671"/>
    <w:rsid w:val="008F16FA"/>
    <w:rsid w:val="008F183B"/>
    <w:rsid w:val="008F188E"/>
    <w:rsid w:val="008F1894"/>
    <w:rsid w:val="008F18B7"/>
    <w:rsid w:val="008F18B8"/>
    <w:rsid w:val="008F19FC"/>
    <w:rsid w:val="008F1A56"/>
    <w:rsid w:val="008F1B24"/>
    <w:rsid w:val="008F1C34"/>
    <w:rsid w:val="008F1C52"/>
    <w:rsid w:val="008F1CEF"/>
    <w:rsid w:val="008F1D3A"/>
    <w:rsid w:val="008F1E77"/>
    <w:rsid w:val="008F1F17"/>
    <w:rsid w:val="008F1F57"/>
    <w:rsid w:val="008F1FAE"/>
    <w:rsid w:val="008F202B"/>
    <w:rsid w:val="008F20DC"/>
    <w:rsid w:val="008F21C3"/>
    <w:rsid w:val="008F22F1"/>
    <w:rsid w:val="008F23CF"/>
    <w:rsid w:val="008F2474"/>
    <w:rsid w:val="008F2541"/>
    <w:rsid w:val="008F269F"/>
    <w:rsid w:val="008F26B2"/>
    <w:rsid w:val="008F26B5"/>
    <w:rsid w:val="008F2711"/>
    <w:rsid w:val="008F27F2"/>
    <w:rsid w:val="008F2915"/>
    <w:rsid w:val="008F2945"/>
    <w:rsid w:val="008F2968"/>
    <w:rsid w:val="008F2AA3"/>
    <w:rsid w:val="008F2BF5"/>
    <w:rsid w:val="008F2C50"/>
    <w:rsid w:val="008F2D4E"/>
    <w:rsid w:val="008F2E6A"/>
    <w:rsid w:val="008F2EA8"/>
    <w:rsid w:val="008F2F30"/>
    <w:rsid w:val="008F2F7F"/>
    <w:rsid w:val="008F2F88"/>
    <w:rsid w:val="008F30EB"/>
    <w:rsid w:val="008F3110"/>
    <w:rsid w:val="008F31E2"/>
    <w:rsid w:val="008F31EA"/>
    <w:rsid w:val="008F31EE"/>
    <w:rsid w:val="008F3259"/>
    <w:rsid w:val="008F325D"/>
    <w:rsid w:val="008F326D"/>
    <w:rsid w:val="008F32BB"/>
    <w:rsid w:val="008F32F8"/>
    <w:rsid w:val="008F3325"/>
    <w:rsid w:val="008F3360"/>
    <w:rsid w:val="008F3411"/>
    <w:rsid w:val="008F347E"/>
    <w:rsid w:val="008F3508"/>
    <w:rsid w:val="008F3595"/>
    <w:rsid w:val="008F35F0"/>
    <w:rsid w:val="008F3774"/>
    <w:rsid w:val="008F38FA"/>
    <w:rsid w:val="008F3AFD"/>
    <w:rsid w:val="008F3D2B"/>
    <w:rsid w:val="008F3E1D"/>
    <w:rsid w:val="008F3E1E"/>
    <w:rsid w:val="008F3E46"/>
    <w:rsid w:val="008F3F10"/>
    <w:rsid w:val="008F3F72"/>
    <w:rsid w:val="008F3FAE"/>
    <w:rsid w:val="008F40AD"/>
    <w:rsid w:val="008F420D"/>
    <w:rsid w:val="008F42AE"/>
    <w:rsid w:val="008F439B"/>
    <w:rsid w:val="008F4438"/>
    <w:rsid w:val="008F4490"/>
    <w:rsid w:val="008F4496"/>
    <w:rsid w:val="008F44A3"/>
    <w:rsid w:val="008F4531"/>
    <w:rsid w:val="008F462D"/>
    <w:rsid w:val="008F468E"/>
    <w:rsid w:val="008F474E"/>
    <w:rsid w:val="008F475D"/>
    <w:rsid w:val="008F4788"/>
    <w:rsid w:val="008F47AC"/>
    <w:rsid w:val="008F483C"/>
    <w:rsid w:val="008F4882"/>
    <w:rsid w:val="008F4906"/>
    <w:rsid w:val="008F4A71"/>
    <w:rsid w:val="008F4B33"/>
    <w:rsid w:val="008F4BAA"/>
    <w:rsid w:val="008F4BFA"/>
    <w:rsid w:val="008F4C7B"/>
    <w:rsid w:val="008F4D43"/>
    <w:rsid w:val="008F4D62"/>
    <w:rsid w:val="008F4E18"/>
    <w:rsid w:val="008F4F90"/>
    <w:rsid w:val="008F4F99"/>
    <w:rsid w:val="008F5031"/>
    <w:rsid w:val="008F5067"/>
    <w:rsid w:val="008F50B1"/>
    <w:rsid w:val="008F5192"/>
    <w:rsid w:val="008F519F"/>
    <w:rsid w:val="008F52DC"/>
    <w:rsid w:val="008F530E"/>
    <w:rsid w:val="008F535C"/>
    <w:rsid w:val="008F5422"/>
    <w:rsid w:val="008F55E4"/>
    <w:rsid w:val="008F55FA"/>
    <w:rsid w:val="008F563E"/>
    <w:rsid w:val="008F565A"/>
    <w:rsid w:val="008F56E8"/>
    <w:rsid w:val="008F56F1"/>
    <w:rsid w:val="008F572D"/>
    <w:rsid w:val="008F57A6"/>
    <w:rsid w:val="008F582B"/>
    <w:rsid w:val="008F588D"/>
    <w:rsid w:val="008F58C5"/>
    <w:rsid w:val="008F591C"/>
    <w:rsid w:val="008F591D"/>
    <w:rsid w:val="008F5A2F"/>
    <w:rsid w:val="008F5AAA"/>
    <w:rsid w:val="008F5ABD"/>
    <w:rsid w:val="008F5AE9"/>
    <w:rsid w:val="008F5BC7"/>
    <w:rsid w:val="008F5BE5"/>
    <w:rsid w:val="008F5C90"/>
    <w:rsid w:val="008F5CF2"/>
    <w:rsid w:val="008F5D26"/>
    <w:rsid w:val="008F5DC9"/>
    <w:rsid w:val="008F5DFB"/>
    <w:rsid w:val="008F5E0E"/>
    <w:rsid w:val="008F5E15"/>
    <w:rsid w:val="008F5E1F"/>
    <w:rsid w:val="008F5F7D"/>
    <w:rsid w:val="008F5FF7"/>
    <w:rsid w:val="008F602A"/>
    <w:rsid w:val="008F604E"/>
    <w:rsid w:val="008F6082"/>
    <w:rsid w:val="008F608A"/>
    <w:rsid w:val="008F608C"/>
    <w:rsid w:val="008F60A6"/>
    <w:rsid w:val="008F60AF"/>
    <w:rsid w:val="008F615F"/>
    <w:rsid w:val="008F61D7"/>
    <w:rsid w:val="008F62B2"/>
    <w:rsid w:val="008F62CD"/>
    <w:rsid w:val="008F630B"/>
    <w:rsid w:val="008F63CA"/>
    <w:rsid w:val="008F63FA"/>
    <w:rsid w:val="008F63FD"/>
    <w:rsid w:val="008F6436"/>
    <w:rsid w:val="008F647C"/>
    <w:rsid w:val="008F65D6"/>
    <w:rsid w:val="008F6680"/>
    <w:rsid w:val="008F66BB"/>
    <w:rsid w:val="008F6747"/>
    <w:rsid w:val="008F67F5"/>
    <w:rsid w:val="008F6811"/>
    <w:rsid w:val="008F685D"/>
    <w:rsid w:val="008F68BB"/>
    <w:rsid w:val="008F6952"/>
    <w:rsid w:val="008F69DA"/>
    <w:rsid w:val="008F6A7D"/>
    <w:rsid w:val="008F6C74"/>
    <w:rsid w:val="008F6CA5"/>
    <w:rsid w:val="008F6CD3"/>
    <w:rsid w:val="008F6CD6"/>
    <w:rsid w:val="008F6CFE"/>
    <w:rsid w:val="008F6D0F"/>
    <w:rsid w:val="008F6DDB"/>
    <w:rsid w:val="008F6ED0"/>
    <w:rsid w:val="008F6F4A"/>
    <w:rsid w:val="008F6FBA"/>
    <w:rsid w:val="008F705D"/>
    <w:rsid w:val="008F707A"/>
    <w:rsid w:val="008F713A"/>
    <w:rsid w:val="008F714E"/>
    <w:rsid w:val="008F716F"/>
    <w:rsid w:val="008F71B9"/>
    <w:rsid w:val="008F71FE"/>
    <w:rsid w:val="008F7265"/>
    <w:rsid w:val="008F7341"/>
    <w:rsid w:val="008F7391"/>
    <w:rsid w:val="008F7414"/>
    <w:rsid w:val="008F7467"/>
    <w:rsid w:val="008F74F7"/>
    <w:rsid w:val="008F74FA"/>
    <w:rsid w:val="008F74FC"/>
    <w:rsid w:val="008F75F4"/>
    <w:rsid w:val="008F7781"/>
    <w:rsid w:val="008F77D9"/>
    <w:rsid w:val="008F780C"/>
    <w:rsid w:val="008F783F"/>
    <w:rsid w:val="008F7878"/>
    <w:rsid w:val="008F78AB"/>
    <w:rsid w:val="008F7925"/>
    <w:rsid w:val="008F7930"/>
    <w:rsid w:val="008F7A9B"/>
    <w:rsid w:val="008F7B30"/>
    <w:rsid w:val="008F7B5F"/>
    <w:rsid w:val="008F7D06"/>
    <w:rsid w:val="008F7DA7"/>
    <w:rsid w:val="008F7DE0"/>
    <w:rsid w:val="008F7E05"/>
    <w:rsid w:val="008F7E60"/>
    <w:rsid w:val="008F7E89"/>
    <w:rsid w:val="008F7EA5"/>
    <w:rsid w:val="008F7FEA"/>
    <w:rsid w:val="009000EE"/>
    <w:rsid w:val="00900111"/>
    <w:rsid w:val="009001E0"/>
    <w:rsid w:val="009001FD"/>
    <w:rsid w:val="00900278"/>
    <w:rsid w:val="00900307"/>
    <w:rsid w:val="009003C9"/>
    <w:rsid w:val="009004A4"/>
    <w:rsid w:val="00900523"/>
    <w:rsid w:val="0090052B"/>
    <w:rsid w:val="009005C0"/>
    <w:rsid w:val="009005C8"/>
    <w:rsid w:val="009005D5"/>
    <w:rsid w:val="009006FF"/>
    <w:rsid w:val="009007A4"/>
    <w:rsid w:val="0090084E"/>
    <w:rsid w:val="00900876"/>
    <w:rsid w:val="009008A7"/>
    <w:rsid w:val="009008D3"/>
    <w:rsid w:val="009008E0"/>
    <w:rsid w:val="00900941"/>
    <w:rsid w:val="00900AED"/>
    <w:rsid w:val="00900B78"/>
    <w:rsid w:val="00900BE1"/>
    <w:rsid w:val="00900C78"/>
    <w:rsid w:val="00900CE7"/>
    <w:rsid w:val="00900F35"/>
    <w:rsid w:val="0090108A"/>
    <w:rsid w:val="00901177"/>
    <w:rsid w:val="00901188"/>
    <w:rsid w:val="009011B0"/>
    <w:rsid w:val="00901239"/>
    <w:rsid w:val="009012D8"/>
    <w:rsid w:val="0090134B"/>
    <w:rsid w:val="0090138C"/>
    <w:rsid w:val="009013E7"/>
    <w:rsid w:val="009013EF"/>
    <w:rsid w:val="00901476"/>
    <w:rsid w:val="0090148E"/>
    <w:rsid w:val="009014FE"/>
    <w:rsid w:val="00901579"/>
    <w:rsid w:val="0090158B"/>
    <w:rsid w:val="009015B2"/>
    <w:rsid w:val="009015FA"/>
    <w:rsid w:val="0090177E"/>
    <w:rsid w:val="00901798"/>
    <w:rsid w:val="009018AE"/>
    <w:rsid w:val="009019FC"/>
    <w:rsid w:val="00901A2B"/>
    <w:rsid w:val="00901C01"/>
    <w:rsid w:val="00901C65"/>
    <w:rsid w:val="00901C89"/>
    <w:rsid w:val="00901D4B"/>
    <w:rsid w:val="00901D5D"/>
    <w:rsid w:val="00901EA9"/>
    <w:rsid w:val="00901ED6"/>
    <w:rsid w:val="00901F3E"/>
    <w:rsid w:val="00901F4B"/>
    <w:rsid w:val="00901F67"/>
    <w:rsid w:val="00902098"/>
    <w:rsid w:val="009020D5"/>
    <w:rsid w:val="00902203"/>
    <w:rsid w:val="009023A0"/>
    <w:rsid w:val="00902411"/>
    <w:rsid w:val="009024A3"/>
    <w:rsid w:val="00902561"/>
    <w:rsid w:val="009025B3"/>
    <w:rsid w:val="00902688"/>
    <w:rsid w:val="009026BC"/>
    <w:rsid w:val="009026F0"/>
    <w:rsid w:val="0090281C"/>
    <w:rsid w:val="0090284D"/>
    <w:rsid w:val="00902887"/>
    <w:rsid w:val="009028AD"/>
    <w:rsid w:val="00902906"/>
    <w:rsid w:val="00902970"/>
    <w:rsid w:val="00902A24"/>
    <w:rsid w:val="00902A44"/>
    <w:rsid w:val="00902AAE"/>
    <w:rsid w:val="00902AE6"/>
    <w:rsid w:val="00902B17"/>
    <w:rsid w:val="00902B29"/>
    <w:rsid w:val="00902B85"/>
    <w:rsid w:val="00902C52"/>
    <w:rsid w:val="00902C9E"/>
    <w:rsid w:val="00902DA6"/>
    <w:rsid w:val="00902E38"/>
    <w:rsid w:val="00902E94"/>
    <w:rsid w:val="00902F69"/>
    <w:rsid w:val="00902FC2"/>
    <w:rsid w:val="00902FD4"/>
    <w:rsid w:val="00903029"/>
    <w:rsid w:val="009030AF"/>
    <w:rsid w:val="00903192"/>
    <w:rsid w:val="009031CB"/>
    <w:rsid w:val="00903263"/>
    <w:rsid w:val="00903276"/>
    <w:rsid w:val="00903307"/>
    <w:rsid w:val="00903346"/>
    <w:rsid w:val="009033A9"/>
    <w:rsid w:val="0090345E"/>
    <w:rsid w:val="00903482"/>
    <w:rsid w:val="009034CA"/>
    <w:rsid w:val="00903502"/>
    <w:rsid w:val="00903545"/>
    <w:rsid w:val="0090359C"/>
    <w:rsid w:val="009035D1"/>
    <w:rsid w:val="0090368E"/>
    <w:rsid w:val="009036D0"/>
    <w:rsid w:val="009036D3"/>
    <w:rsid w:val="00903775"/>
    <w:rsid w:val="009037A1"/>
    <w:rsid w:val="00903856"/>
    <w:rsid w:val="00903A6B"/>
    <w:rsid w:val="00903C6B"/>
    <w:rsid w:val="00903D14"/>
    <w:rsid w:val="00903E49"/>
    <w:rsid w:val="00903F00"/>
    <w:rsid w:val="00903F14"/>
    <w:rsid w:val="0090408B"/>
    <w:rsid w:val="009040EE"/>
    <w:rsid w:val="00904125"/>
    <w:rsid w:val="00904182"/>
    <w:rsid w:val="00904269"/>
    <w:rsid w:val="00904369"/>
    <w:rsid w:val="00904390"/>
    <w:rsid w:val="009043D3"/>
    <w:rsid w:val="0090442F"/>
    <w:rsid w:val="00904437"/>
    <w:rsid w:val="009045C8"/>
    <w:rsid w:val="009045C9"/>
    <w:rsid w:val="00904688"/>
    <w:rsid w:val="009046C2"/>
    <w:rsid w:val="00904703"/>
    <w:rsid w:val="0090472F"/>
    <w:rsid w:val="009048BA"/>
    <w:rsid w:val="009048DD"/>
    <w:rsid w:val="0090490E"/>
    <w:rsid w:val="00904927"/>
    <w:rsid w:val="0090492B"/>
    <w:rsid w:val="00904934"/>
    <w:rsid w:val="00904A02"/>
    <w:rsid w:val="00904B21"/>
    <w:rsid w:val="00904B8B"/>
    <w:rsid w:val="00904C27"/>
    <w:rsid w:val="00904C30"/>
    <w:rsid w:val="00904C85"/>
    <w:rsid w:val="00904C87"/>
    <w:rsid w:val="00904CC9"/>
    <w:rsid w:val="00904CEC"/>
    <w:rsid w:val="00904D05"/>
    <w:rsid w:val="00904D1B"/>
    <w:rsid w:val="00904D4D"/>
    <w:rsid w:val="00904D4F"/>
    <w:rsid w:val="00904D7C"/>
    <w:rsid w:val="00904DCB"/>
    <w:rsid w:val="00904E08"/>
    <w:rsid w:val="00904E14"/>
    <w:rsid w:val="00904F09"/>
    <w:rsid w:val="00904F23"/>
    <w:rsid w:val="00904FF4"/>
    <w:rsid w:val="00904FFE"/>
    <w:rsid w:val="0090502A"/>
    <w:rsid w:val="0090506A"/>
    <w:rsid w:val="00905090"/>
    <w:rsid w:val="009050DF"/>
    <w:rsid w:val="00905118"/>
    <w:rsid w:val="00905167"/>
    <w:rsid w:val="009051BD"/>
    <w:rsid w:val="009051BE"/>
    <w:rsid w:val="009053C8"/>
    <w:rsid w:val="00905430"/>
    <w:rsid w:val="00905469"/>
    <w:rsid w:val="009054B4"/>
    <w:rsid w:val="009054E3"/>
    <w:rsid w:val="0090551A"/>
    <w:rsid w:val="0090552D"/>
    <w:rsid w:val="00905579"/>
    <w:rsid w:val="009055C3"/>
    <w:rsid w:val="0090568A"/>
    <w:rsid w:val="009057B1"/>
    <w:rsid w:val="00905824"/>
    <w:rsid w:val="00905974"/>
    <w:rsid w:val="009059CD"/>
    <w:rsid w:val="00905A19"/>
    <w:rsid w:val="00905AE2"/>
    <w:rsid w:val="00905C50"/>
    <w:rsid w:val="00905C72"/>
    <w:rsid w:val="00905D32"/>
    <w:rsid w:val="00905E0A"/>
    <w:rsid w:val="00905ECA"/>
    <w:rsid w:val="00905F6E"/>
    <w:rsid w:val="00905F83"/>
    <w:rsid w:val="0090600C"/>
    <w:rsid w:val="00906015"/>
    <w:rsid w:val="0090607B"/>
    <w:rsid w:val="00906085"/>
    <w:rsid w:val="009060E4"/>
    <w:rsid w:val="00906136"/>
    <w:rsid w:val="00906194"/>
    <w:rsid w:val="009061A5"/>
    <w:rsid w:val="0090627A"/>
    <w:rsid w:val="009062B3"/>
    <w:rsid w:val="00906428"/>
    <w:rsid w:val="00906440"/>
    <w:rsid w:val="009064A1"/>
    <w:rsid w:val="00906508"/>
    <w:rsid w:val="00906538"/>
    <w:rsid w:val="00906585"/>
    <w:rsid w:val="00906623"/>
    <w:rsid w:val="009066A6"/>
    <w:rsid w:val="0090670A"/>
    <w:rsid w:val="0090670F"/>
    <w:rsid w:val="0090681E"/>
    <w:rsid w:val="0090682E"/>
    <w:rsid w:val="0090685A"/>
    <w:rsid w:val="0090688E"/>
    <w:rsid w:val="00906914"/>
    <w:rsid w:val="00906955"/>
    <w:rsid w:val="00906958"/>
    <w:rsid w:val="00906961"/>
    <w:rsid w:val="009069F0"/>
    <w:rsid w:val="00906A09"/>
    <w:rsid w:val="00906A58"/>
    <w:rsid w:val="00906B32"/>
    <w:rsid w:val="00906B5C"/>
    <w:rsid w:val="00906B85"/>
    <w:rsid w:val="00906C15"/>
    <w:rsid w:val="00906C52"/>
    <w:rsid w:val="00906D7A"/>
    <w:rsid w:val="00906DDA"/>
    <w:rsid w:val="00906DDC"/>
    <w:rsid w:val="00906E09"/>
    <w:rsid w:val="00906E5D"/>
    <w:rsid w:val="00906F86"/>
    <w:rsid w:val="009070A5"/>
    <w:rsid w:val="009072B7"/>
    <w:rsid w:val="009072FD"/>
    <w:rsid w:val="009073A1"/>
    <w:rsid w:val="00907436"/>
    <w:rsid w:val="00907440"/>
    <w:rsid w:val="00907471"/>
    <w:rsid w:val="00907490"/>
    <w:rsid w:val="0090749B"/>
    <w:rsid w:val="009074D2"/>
    <w:rsid w:val="009074EF"/>
    <w:rsid w:val="00907579"/>
    <w:rsid w:val="00907688"/>
    <w:rsid w:val="009076EA"/>
    <w:rsid w:val="0090772D"/>
    <w:rsid w:val="0090773A"/>
    <w:rsid w:val="00907759"/>
    <w:rsid w:val="00907801"/>
    <w:rsid w:val="00907849"/>
    <w:rsid w:val="009078C2"/>
    <w:rsid w:val="00907914"/>
    <w:rsid w:val="00907915"/>
    <w:rsid w:val="00907933"/>
    <w:rsid w:val="009079D7"/>
    <w:rsid w:val="00907AB1"/>
    <w:rsid w:val="00907AD3"/>
    <w:rsid w:val="00907B80"/>
    <w:rsid w:val="00907B93"/>
    <w:rsid w:val="00907C25"/>
    <w:rsid w:val="00907C3E"/>
    <w:rsid w:val="00907CB0"/>
    <w:rsid w:val="00907CB8"/>
    <w:rsid w:val="00907CF7"/>
    <w:rsid w:val="00907DAD"/>
    <w:rsid w:val="00907E1E"/>
    <w:rsid w:val="00907E7F"/>
    <w:rsid w:val="00907F43"/>
    <w:rsid w:val="0091011F"/>
    <w:rsid w:val="00910127"/>
    <w:rsid w:val="0091012D"/>
    <w:rsid w:val="0091019E"/>
    <w:rsid w:val="00910242"/>
    <w:rsid w:val="00910279"/>
    <w:rsid w:val="009102E5"/>
    <w:rsid w:val="009102FB"/>
    <w:rsid w:val="009103C6"/>
    <w:rsid w:val="00910508"/>
    <w:rsid w:val="00910556"/>
    <w:rsid w:val="0091057A"/>
    <w:rsid w:val="0091059F"/>
    <w:rsid w:val="009105D5"/>
    <w:rsid w:val="00910700"/>
    <w:rsid w:val="0091077B"/>
    <w:rsid w:val="009107AC"/>
    <w:rsid w:val="009107C9"/>
    <w:rsid w:val="009107D2"/>
    <w:rsid w:val="009107E7"/>
    <w:rsid w:val="00910801"/>
    <w:rsid w:val="00910809"/>
    <w:rsid w:val="00910812"/>
    <w:rsid w:val="00910848"/>
    <w:rsid w:val="00910867"/>
    <w:rsid w:val="00910947"/>
    <w:rsid w:val="00910993"/>
    <w:rsid w:val="009109E6"/>
    <w:rsid w:val="00910A37"/>
    <w:rsid w:val="00910AF9"/>
    <w:rsid w:val="00910B89"/>
    <w:rsid w:val="00910BA2"/>
    <w:rsid w:val="00910BF3"/>
    <w:rsid w:val="00910E5C"/>
    <w:rsid w:val="00910E97"/>
    <w:rsid w:val="00910F30"/>
    <w:rsid w:val="00910F76"/>
    <w:rsid w:val="00910F90"/>
    <w:rsid w:val="0091100D"/>
    <w:rsid w:val="00911046"/>
    <w:rsid w:val="00911141"/>
    <w:rsid w:val="00911184"/>
    <w:rsid w:val="009111F0"/>
    <w:rsid w:val="009111FB"/>
    <w:rsid w:val="0091123D"/>
    <w:rsid w:val="0091128B"/>
    <w:rsid w:val="009112B3"/>
    <w:rsid w:val="009112F4"/>
    <w:rsid w:val="0091153D"/>
    <w:rsid w:val="00911565"/>
    <w:rsid w:val="0091156D"/>
    <w:rsid w:val="009115EF"/>
    <w:rsid w:val="009116A1"/>
    <w:rsid w:val="00911721"/>
    <w:rsid w:val="0091172D"/>
    <w:rsid w:val="0091177C"/>
    <w:rsid w:val="0091177D"/>
    <w:rsid w:val="00911790"/>
    <w:rsid w:val="009117F7"/>
    <w:rsid w:val="009118F9"/>
    <w:rsid w:val="00911933"/>
    <w:rsid w:val="009119C7"/>
    <w:rsid w:val="009119CC"/>
    <w:rsid w:val="00911A37"/>
    <w:rsid w:val="00911A4B"/>
    <w:rsid w:val="00911A8E"/>
    <w:rsid w:val="00911AAF"/>
    <w:rsid w:val="00911AD1"/>
    <w:rsid w:val="00911B0B"/>
    <w:rsid w:val="00911BD2"/>
    <w:rsid w:val="00911C96"/>
    <w:rsid w:val="00911CF6"/>
    <w:rsid w:val="00911E1E"/>
    <w:rsid w:val="00911E43"/>
    <w:rsid w:val="00911F9E"/>
    <w:rsid w:val="00911FAC"/>
    <w:rsid w:val="00911FBE"/>
    <w:rsid w:val="00912024"/>
    <w:rsid w:val="009120B2"/>
    <w:rsid w:val="009120BA"/>
    <w:rsid w:val="009120FD"/>
    <w:rsid w:val="00912155"/>
    <w:rsid w:val="00912186"/>
    <w:rsid w:val="009121A0"/>
    <w:rsid w:val="0091224D"/>
    <w:rsid w:val="0091224F"/>
    <w:rsid w:val="00912369"/>
    <w:rsid w:val="0091241A"/>
    <w:rsid w:val="009124CD"/>
    <w:rsid w:val="0091254E"/>
    <w:rsid w:val="0091258B"/>
    <w:rsid w:val="009126CD"/>
    <w:rsid w:val="009126DC"/>
    <w:rsid w:val="0091273E"/>
    <w:rsid w:val="00912797"/>
    <w:rsid w:val="00912947"/>
    <w:rsid w:val="009129E2"/>
    <w:rsid w:val="00912A53"/>
    <w:rsid w:val="00912A7D"/>
    <w:rsid w:val="00912B47"/>
    <w:rsid w:val="00912BEF"/>
    <w:rsid w:val="00912C61"/>
    <w:rsid w:val="00912D1A"/>
    <w:rsid w:val="00912D61"/>
    <w:rsid w:val="00912D83"/>
    <w:rsid w:val="00912DF2"/>
    <w:rsid w:val="00912E05"/>
    <w:rsid w:val="00912E13"/>
    <w:rsid w:val="00912E62"/>
    <w:rsid w:val="00912E75"/>
    <w:rsid w:val="00912ECA"/>
    <w:rsid w:val="00912ED3"/>
    <w:rsid w:val="00912F84"/>
    <w:rsid w:val="00912FC8"/>
    <w:rsid w:val="00912FDD"/>
    <w:rsid w:val="00912FFD"/>
    <w:rsid w:val="009130AA"/>
    <w:rsid w:val="009131BE"/>
    <w:rsid w:val="009131E7"/>
    <w:rsid w:val="009131EA"/>
    <w:rsid w:val="00913249"/>
    <w:rsid w:val="009132EA"/>
    <w:rsid w:val="0091338F"/>
    <w:rsid w:val="00913404"/>
    <w:rsid w:val="00913595"/>
    <w:rsid w:val="009135B0"/>
    <w:rsid w:val="00913671"/>
    <w:rsid w:val="00913682"/>
    <w:rsid w:val="00913685"/>
    <w:rsid w:val="009136AE"/>
    <w:rsid w:val="0091370E"/>
    <w:rsid w:val="00913797"/>
    <w:rsid w:val="009137E7"/>
    <w:rsid w:val="009137F3"/>
    <w:rsid w:val="0091385C"/>
    <w:rsid w:val="0091389F"/>
    <w:rsid w:val="009138A2"/>
    <w:rsid w:val="00913961"/>
    <w:rsid w:val="00913A60"/>
    <w:rsid w:val="00913B89"/>
    <w:rsid w:val="00913C06"/>
    <w:rsid w:val="00913C72"/>
    <w:rsid w:val="00913C74"/>
    <w:rsid w:val="00913C80"/>
    <w:rsid w:val="00913D0C"/>
    <w:rsid w:val="00913D44"/>
    <w:rsid w:val="00913F1E"/>
    <w:rsid w:val="00913F35"/>
    <w:rsid w:val="00913F53"/>
    <w:rsid w:val="00914065"/>
    <w:rsid w:val="009140B0"/>
    <w:rsid w:val="009140C9"/>
    <w:rsid w:val="00914147"/>
    <w:rsid w:val="0091426C"/>
    <w:rsid w:val="00914279"/>
    <w:rsid w:val="009142E5"/>
    <w:rsid w:val="0091431A"/>
    <w:rsid w:val="00914343"/>
    <w:rsid w:val="009143F1"/>
    <w:rsid w:val="009143FF"/>
    <w:rsid w:val="00914467"/>
    <w:rsid w:val="0091447C"/>
    <w:rsid w:val="00914506"/>
    <w:rsid w:val="0091454A"/>
    <w:rsid w:val="009145C9"/>
    <w:rsid w:val="009145CD"/>
    <w:rsid w:val="009145D4"/>
    <w:rsid w:val="00914639"/>
    <w:rsid w:val="00914669"/>
    <w:rsid w:val="00914716"/>
    <w:rsid w:val="00914793"/>
    <w:rsid w:val="0091484B"/>
    <w:rsid w:val="009148D9"/>
    <w:rsid w:val="00914A08"/>
    <w:rsid w:val="00914A2A"/>
    <w:rsid w:val="00914AC7"/>
    <w:rsid w:val="00914B8E"/>
    <w:rsid w:val="00914BE7"/>
    <w:rsid w:val="00914C64"/>
    <w:rsid w:val="00914CA7"/>
    <w:rsid w:val="00914D27"/>
    <w:rsid w:val="00914DBA"/>
    <w:rsid w:val="00914E75"/>
    <w:rsid w:val="00914F26"/>
    <w:rsid w:val="00914FFB"/>
    <w:rsid w:val="0091505A"/>
    <w:rsid w:val="009151B5"/>
    <w:rsid w:val="00915231"/>
    <w:rsid w:val="0091533B"/>
    <w:rsid w:val="00915440"/>
    <w:rsid w:val="00915444"/>
    <w:rsid w:val="009154FB"/>
    <w:rsid w:val="0091553B"/>
    <w:rsid w:val="0091558B"/>
    <w:rsid w:val="00915667"/>
    <w:rsid w:val="0091570F"/>
    <w:rsid w:val="00915782"/>
    <w:rsid w:val="0091586A"/>
    <w:rsid w:val="009158A7"/>
    <w:rsid w:val="0091590A"/>
    <w:rsid w:val="00915912"/>
    <w:rsid w:val="00915948"/>
    <w:rsid w:val="00915A62"/>
    <w:rsid w:val="00915A6F"/>
    <w:rsid w:val="00915AC8"/>
    <w:rsid w:val="00915BBF"/>
    <w:rsid w:val="00915BC8"/>
    <w:rsid w:val="00915CB2"/>
    <w:rsid w:val="00915CB9"/>
    <w:rsid w:val="00915CBE"/>
    <w:rsid w:val="00915CD0"/>
    <w:rsid w:val="00915D25"/>
    <w:rsid w:val="00915D49"/>
    <w:rsid w:val="00915DC7"/>
    <w:rsid w:val="00915E43"/>
    <w:rsid w:val="00915ED7"/>
    <w:rsid w:val="00915F01"/>
    <w:rsid w:val="00915F04"/>
    <w:rsid w:val="00915F11"/>
    <w:rsid w:val="00915F91"/>
    <w:rsid w:val="00915FA2"/>
    <w:rsid w:val="00916033"/>
    <w:rsid w:val="00916094"/>
    <w:rsid w:val="00916096"/>
    <w:rsid w:val="009160A4"/>
    <w:rsid w:val="009160D3"/>
    <w:rsid w:val="0091611F"/>
    <w:rsid w:val="0091612D"/>
    <w:rsid w:val="009161E1"/>
    <w:rsid w:val="00916322"/>
    <w:rsid w:val="00916355"/>
    <w:rsid w:val="009163F4"/>
    <w:rsid w:val="009164BC"/>
    <w:rsid w:val="00916573"/>
    <w:rsid w:val="0091658D"/>
    <w:rsid w:val="009165B2"/>
    <w:rsid w:val="00916692"/>
    <w:rsid w:val="009166FD"/>
    <w:rsid w:val="00916788"/>
    <w:rsid w:val="009168C8"/>
    <w:rsid w:val="00916973"/>
    <w:rsid w:val="00916B4D"/>
    <w:rsid w:val="00916BD9"/>
    <w:rsid w:val="00916C72"/>
    <w:rsid w:val="00916CF5"/>
    <w:rsid w:val="00916D12"/>
    <w:rsid w:val="00916D66"/>
    <w:rsid w:val="00916D67"/>
    <w:rsid w:val="00916DD0"/>
    <w:rsid w:val="00916DD7"/>
    <w:rsid w:val="00916E52"/>
    <w:rsid w:val="00916EDB"/>
    <w:rsid w:val="00916FF9"/>
    <w:rsid w:val="00917053"/>
    <w:rsid w:val="00917070"/>
    <w:rsid w:val="0091707A"/>
    <w:rsid w:val="009170CC"/>
    <w:rsid w:val="009170F2"/>
    <w:rsid w:val="0091710F"/>
    <w:rsid w:val="00917245"/>
    <w:rsid w:val="00917255"/>
    <w:rsid w:val="0091728E"/>
    <w:rsid w:val="0091730D"/>
    <w:rsid w:val="00917311"/>
    <w:rsid w:val="0091731A"/>
    <w:rsid w:val="0091749B"/>
    <w:rsid w:val="00917505"/>
    <w:rsid w:val="00917649"/>
    <w:rsid w:val="009177B0"/>
    <w:rsid w:val="009177BE"/>
    <w:rsid w:val="009178D8"/>
    <w:rsid w:val="00917948"/>
    <w:rsid w:val="00917A3A"/>
    <w:rsid w:val="00917A9B"/>
    <w:rsid w:val="00917B81"/>
    <w:rsid w:val="00917C4D"/>
    <w:rsid w:val="00917C57"/>
    <w:rsid w:val="00917CE4"/>
    <w:rsid w:val="00917D18"/>
    <w:rsid w:val="00917EA5"/>
    <w:rsid w:val="00917F83"/>
    <w:rsid w:val="00917F99"/>
    <w:rsid w:val="00920045"/>
    <w:rsid w:val="009200DB"/>
    <w:rsid w:val="00920218"/>
    <w:rsid w:val="00920247"/>
    <w:rsid w:val="0092029E"/>
    <w:rsid w:val="009202B4"/>
    <w:rsid w:val="00920354"/>
    <w:rsid w:val="0092035D"/>
    <w:rsid w:val="009203B8"/>
    <w:rsid w:val="00920400"/>
    <w:rsid w:val="0092043A"/>
    <w:rsid w:val="0092057D"/>
    <w:rsid w:val="00920605"/>
    <w:rsid w:val="00920646"/>
    <w:rsid w:val="00920661"/>
    <w:rsid w:val="009206EE"/>
    <w:rsid w:val="009207BF"/>
    <w:rsid w:val="009207E4"/>
    <w:rsid w:val="009208FB"/>
    <w:rsid w:val="009208FD"/>
    <w:rsid w:val="00920979"/>
    <w:rsid w:val="00920A2A"/>
    <w:rsid w:val="00920BAD"/>
    <w:rsid w:val="00920D2C"/>
    <w:rsid w:val="00920D9C"/>
    <w:rsid w:val="00920E6F"/>
    <w:rsid w:val="00920F0B"/>
    <w:rsid w:val="00920F0C"/>
    <w:rsid w:val="00920F15"/>
    <w:rsid w:val="00920F7B"/>
    <w:rsid w:val="00920F91"/>
    <w:rsid w:val="00921029"/>
    <w:rsid w:val="00921075"/>
    <w:rsid w:val="00921097"/>
    <w:rsid w:val="009210F2"/>
    <w:rsid w:val="00921123"/>
    <w:rsid w:val="00921180"/>
    <w:rsid w:val="00921229"/>
    <w:rsid w:val="009212D6"/>
    <w:rsid w:val="00921372"/>
    <w:rsid w:val="009213CC"/>
    <w:rsid w:val="009214F4"/>
    <w:rsid w:val="00921539"/>
    <w:rsid w:val="009215E4"/>
    <w:rsid w:val="0092164D"/>
    <w:rsid w:val="0092168A"/>
    <w:rsid w:val="00921696"/>
    <w:rsid w:val="0092171B"/>
    <w:rsid w:val="00921759"/>
    <w:rsid w:val="009217C2"/>
    <w:rsid w:val="009218C1"/>
    <w:rsid w:val="009218F0"/>
    <w:rsid w:val="00921961"/>
    <w:rsid w:val="009219B3"/>
    <w:rsid w:val="00921A19"/>
    <w:rsid w:val="00921B7D"/>
    <w:rsid w:val="00921D70"/>
    <w:rsid w:val="00921DCB"/>
    <w:rsid w:val="00921E25"/>
    <w:rsid w:val="00921EC8"/>
    <w:rsid w:val="00921F70"/>
    <w:rsid w:val="00921FB7"/>
    <w:rsid w:val="00921FD6"/>
    <w:rsid w:val="009220B7"/>
    <w:rsid w:val="009220C3"/>
    <w:rsid w:val="00922118"/>
    <w:rsid w:val="00922156"/>
    <w:rsid w:val="009221C0"/>
    <w:rsid w:val="009221CC"/>
    <w:rsid w:val="009221F6"/>
    <w:rsid w:val="009222A9"/>
    <w:rsid w:val="0092230A"/>
    <w:rsid w:val="00922472"/>
    <w:rsid w:val="009225BD"/>
    <w:rsid w:val="00922624"/>
    <w:rsid w:val="00922625"/>
    <w:rsid w:val="0092263B"/>
    <w:rsid w:val="0092266E"/>
    <w:rsid w:val="0092267B"/>
    <w:rsid w:val="00922699"/>
    <w:rsid w:val="009226A7"/>
    <w:rsid w:val="009226E0"/>
    <w:rsid w:val="009227AE"/>
    <w:rsid w:val="00922801"/>
    <w:rsid w:val="009229D7"/>
    <w:rsid w:val="00922AC3"/>
    <w:rsid w:val="00922B7E"/>
    <w:rsid w:val="00922BB0"/>
    <w:rsid w:val="00922C40"/>
    <w:rsid w:val="00922CBE"/>
    <w:rsid w:val="00922DB9"/>
    <w:rsid w:val="00922DF0"/>
    <w:rsid w:val="00922E01"/>
    <w:rsid w:val="00922E52"/>
    <w:rsid w:val="00922ECD"/>
    <w:rsid w:val="00922EEA"/>
    <w:rsid w:val="00922F8F"/>
    <w:rsid w:val="00923132"/>
    <w:rsid w:val="00923188"/>
    <w:rsid w:val="00923245"/>
    <w:rsid w:val="00923299"/>
    <w:rsid w:val="00923309"/>
    <w:rsid w:val="009233AB"/>
    <w:rsid w:val="009233FD"/>
    <w:rsid w:val="00923437"/>
    <w:rsid w:val="00923476"/>
    <w:rsid w:val="00923516"/>
    <w:rsid w:val="00923529"/>
    <w:rsid w:val="009235BF"/>
    <w:rsid w:val="009235C0"/>
    <w:rsid w:val="00923609"/>
    <w:rsid w:val="0092362E"/>
    <w:rsid w:val="00923649"/>
    <w:rsid w:val="00923663"/>
    <w:rsid w:val="00923690"/>
    <w:rsid w:val="009237A5"/>
    <w:rsid w:val="009238C2"/>
    <w:rsid w:val="00923A70"/>
    <w:rsid w:val="00923A85"/>
    <w:rsid w:val="00923BB0"/>
    <w:rsid w:val="00923BC3"/>
    <w:rsid w:val="00923C0B"/>
    <w:rsid w:val="00923CC0"/>
    <w:rsid w:val="00923D35"/>
    <w:rsid w:val="00923D37"/>
    <w:rsid w:val="00923E58"/>
    <w:rsid w:val="00923EF4"/>
    <w:rsid w:val="00923F90"/>
    <w:rsid w:val="00923FB8"/>
    <w:rsid w:val="00923FC8"/>
    <w:rsid w:val="009240CD"/>
    <w:rsid w:val="009240D1"/>
    <w:rsid w:val="0092411D"/>
    <w:rsid w:val="009241BC"/>
    <w:rsid w:val="0092420F"/>
    <w:rsid w:val="00924216"/>
    <w:rsid w:val="0092421C"/>
    <w:rsid w:val="00924236"/>
    <w:rsid w:val="009242B5"/>
    <w:rsid w:val="0092436B"/>
    <w:rsid w:val="00924492"/>
    <w:rsid w:val="009244CD"/>
    <w:rsid w:val="00924522"/>
    <w:rsid w:val="0092453A"/>
    <w:rsid w:val="00924738"/>
    <w:rsid w:val="009247FE"/>
    <w:rsid w:val="00924882"/>
    <w:rsid w:val="0092492E"/>
    <w:rsid w:val="00924933"/>
    <w:rsid w:val="009249EE"/>
    <w:rsid w:val="00924ABC"/>
    <w:rsid w:val="00924AEB"/>
    <w:rsid w:val="00924B55"/>
    <w:rsid w:val="00924BB0"/>
    <w:rsid w:val="00924C0D"/>
    <w:rsid w:val="00924C81"/>
    <w:rsid w:val="00924D5D"/>
    <w:rsid w:val="00924DA9"/>
    <w:rsid w:val="00924E67"/>
    <w:rsid w:val="00925038"/>
    <w:rsid w:val="009252A2"/>
    <w:rsid w:val="009252F3"/>
    <w:rsid w:val="0092535B"/>
    <w:rsid w:val="00925391"/>
    <w:rsid w:val="00925417"/>
    <w:rsid w:val="009254CF"/>
    <w:rsid w:val="009254F7"/>
    <w:rsid w:val="00925505"/>
    <w:rsid w:val="009255CA"/>
    <w:rsid w:val="00925630"/>
    <w:rsid w:val="009256CF"/>
    <w:rsid w:val="0092574D"/>
    <w:rsid w:val="0092578F"/>
    <w:rsid w:val="009258B0"/>
    <w:rsid w:val="00925913"/>
    <w:rsid w:val="00925945"/>
    <w:rsid w:val="00925C0B"/>
    <w:rsid w:val="00925C3F"/>
    <w:rsid w:val="00925C45"/>
    <w:rsid w:val="00925D8D"/>
    <w:rsid w:val="00925DAE"/>
    <w:rsid w:val="00925E87"/>
    <w:rsid w:val="00925EDB"/>
    <w:rsid w:val="00925F40"/>
    <w:rsid w:val="00925F5C"/>
    <w:rsid w:val="00925F8F"/>
    <w:rsid w:val="00925FC5"/>
    <w:rsid w:val="0092604B"/>
    <w:rsid w:val="00926187"/>
    <w:rsid w:val="0092622C"/>
    <w:rsid w:val="0092625C"/>
    <w:rsid w:val="009262A2"/>
    <w:rsid w:val="009263BF"/>
    <w:rsid w:val="00926475"/>
    <w:rsid w:val="009264BC"/>
    <w:rsid w:val="009264E8"/>
    <w:rsid w:val="0092653E"/>
    <w:rsid w:val="0092666F"/>
    <w:rsid w:val="00926687"/>
    <w:rsid w:val="00926692"/>
    <w:rsid w:val="00926745"/>
    <w:rsid w:val="009267C0"/>
    <w:rsid w:val="00926802"/>
    <w:rsid w:val="00926820"/>
    <w:rsid w:val="009268FA"/>
    <w:rsid w:val="009269E4"/>
    <w:rsid w:val="009269FD"/>
    <w:rsid w:val="00926A38"/>
    <w:rsid w:val="00926A43"/>
    <w:rsid w:val="00926AE7"/>
    <w:rsid w:val="00926B03"/>
    <w:rsid w:val="00926C37"/>
    <w:rsid w:val="00926C43"/>
    <w:rsid w:val="00926CD4"/>
    <w:rsid w:val="00926D82"/>
    <w:rsid w:val="00926DFB"/>
    <w:rsid w:val="00926E13"/>
    <w:rsid w:val="00926F17"/>
    <w:rsid w:val="00927032"/>
    <w:rsid w:val="009270F0"/>
    <w:rsid w:val="009271B4"/>
    <w:rsid w:val="0092720C"/>
    <w:rsid w:val="00927252"/>
    <w:rsid w:val="0092727E"/>
    <w:rsid w:val="009272B4"/>
    <w:rsid w:val="009272D1"/>
    <w:rsid w:val="009272E4"/>
    <w:rsid w:val="0092742A"/>
    <w:rsid w:val="0092745A"/>
    <w:rsid w:val="009274B1"/>
    <w:rsid w:val="00927536"/>
    <w:rsid w:val="00927575"/>
    <w:rsid w:val="009275C9"/>
    <w:rsid w:val="009275F5"/>
    <w:rsid w:val="0092775C"/>
    <w:rsid w:val="00927769"/>
    <w:rsid w:val="00927889"/>
    <w:rsid w:val="009278D2"/>
    <w:rsid w:val="00927951"/>
    <w:rsid w:val="00927954"/>
    <w:rsid w:val="00927A0F"/>
    <w:rsid w:val="00927A29"/>
    <w:rsid w:val="00927ADB"/>
    <w:rsid w:val="00927ADE"/>
    <w:rsid w:val="00927B4A"/>
    <w:rsid w:val="00927B9C"/>
    <w:rsid w:val="00927BA2"/>
    <w:rsid w:val="00927C4D"/>
    <w:rsid w:val="00927CCE"/>
    <w:rsid w:val="00927D60"/>
    <w:rsid w:val="00927D99"/>
    <w:rsid w:val="00927DA8"/>
    <w:rsid w:val="00927E33"/>
    <w:rsid w:val="00927F25"/>
    <w:rsid w:val="00927FB0"/>
    <w:rsid w:val="00927FF1"/>
    <w:rsid w:val="009300DD"/>
    <w:rsid w:val="00930155"/>
    <w:rsid w:val="009301E6"/>
    <w:rsid w:val="009301F0"/>
    <w:rsid w:val="00930212"/>
    <w:rsid w:val="0093025F"/>
    <w:rsid w:val="0093037F"/>
    <w:rsid w:val="009303DD"/>
    <w:rsid w:val="009303FB"/>
    <w:rsid w:val="009304B2"/>
    <w:rsid w:val="009304F7"/>
    <w:rsid w:val="009305D4"/>
    <w:rsid w:val="009306CA"/>
    <w:rsid w:val="00930815"/>
    <w:rsid w:val="009308B9"/>
    <w:rsid w:val="00930963"/>
    <w:rsid w:val="0093096A"/>
    <w:rsid w:val="0093096F"/>
    <w:rsid w:val="009309C7"/>
    <w:rsid w:val="00930A1D"/>
    <w:rsid w:val="00930A5A"/>
    <w:rsid w:val="00930A87"/>
    <w:rsid w:val="00930AAB"/>
    <w:rsid w:val="00930B89"/>
    <w:rsid w:val="00930C03"/>
    <w:rsid w:val="00930C44"/>
    <w:rsid w:val="00930C81"/>
    <w:rsid w:val="00930C82"/>
    <w:rsid w:val="00930E28"/>
    <w:rsid w:val="00930EA3"/>
    <w:rsid w:val="00930F82"/>
    <w:rsid w:val="00931016"/>
    <w:rsid w:val="00931118"/>
    <w:rsid w:val="00931190"/>
    <w:rsid w:val="009311D6"/>
    <w:rsid w:val="00931201"/>
    <w:rsid w:val="00931313"/>
    <w:rsid w:val="00931317"/>
    <w:rsid w:val="0093133A"/>
    <w:rsid w:val="0093134F"/>
    <w:rsid w:val="00931422"/>
    <w:rsid w:val="009314D0"/>
    <w:rsid w:val="00931544"/>
    <w:rsid w:val="00931545"/>
    <w:rsid w:val="0093155B"/>
    <w:rsid w:val="009315B0"/>
    <w:rsid w:val="00931643"/>
    <w:rsid w:val="009316A0"/>
    <w:rsid w:val="009316BE"/>
    <w:rsid w:val="0093173F"/>
    <w:rsid w:val="00931860"/>
    <w:rsid w:val="00931873"/>
    <w:rsid w:val="009319FA"/>
    <w:rsid w:val="00931A56"/>
    <w:rsid w:val="00931A5C"/>
    <w:rsid w:val="00931B51"/>
    <w:rsid w:val="00931B89"/>
    <w:rsid w:val="00931BD3"/>
    <w:rsid w:val="00931C68"/>
    <w:rsid w:val="00931CAA"/>
    <w:rsid w:val="00931CAE"/>
    <w:rsid w:val="00931CC6"/>
    <w:rsid w:val="00931CD1"/>
    <w:rsid w:val="00931CF9"/>
    <w:rsid w:val="00931DC8"/>
    <w:rsid w:val="00931DE5"/>
    <w:rsid w:val="00931E4E"/>
    <w:rsid w:val="00931F62"/>
    <w:rsid w:val="009320F1"/>
    <w:rsid w:val="00932141"/>
    <w:rsid w:val="0093218C"/>
    <w:rsid w:val="009321D9"/>
    <w:rsid w:val="0093231B"/>
    <w:rsid w:val="009323C8"/>
    <w:rsid w:val="00932478"/>
    <w:rsid w:val="009324BD"/>
    <w:rsid w:val="00932505"/>
    <w:rsid w:val="00932543"/>
    <w:rsid w:val="0093261B"/>
    <w:rsid w:val="0093263A"/>
    <w:rsid w:val="00932687"/>
    <w:rsid w:val="009326A2"/>
    <w:rsid w:val="009327B1"/>
    <w:rsid w:val="009328B3"/>
    <w:rsid w:val="009328C0"/>
    <w:rsid w:val="00932A2A"/>
    <w:rsid w:val="00932A92"/>
    <w:rsid w:val="00932B51"/>
    <w:rsid w:val="00932BC9"/>
    <w:rsid w:val="00932BD5"/>
    <w:rsid w:val="00932C58"/>
    <w:rsid w:val="00932CEA"/>
    <w:rsid w:val="00932D25"/>
    <w:rsid w:val="00932D57"/>
    <w:rsid w:val="00932DCC"/>
    <w:rsid w:val="00932EA0"/>
    <w:rsid w:val="00932F3E"/>
    <w:rsid w:val="00932F85"/>
    <w:rsid w:val="0093300D"/>
    <w:rsid w:val="00933028"/>
    <w:rsid w:val="00933063"/>
    <w:rsid w:val="009330DC"/>
    <w:rsid w:val="00933118"/>
    <w:rsid w:val="00933213"/>
    <w:rsid w:val="00933379"/>
    <w:rsid w:val="00933381"/>
    <w:rsid w:val="0093338E"/>
    <w:rsid w:val="009333FA"/>
    <w:rsid w:val="00933439"/>
    <w:rsid w:val="00933488"/>
    <w:rsid w:val="0093358A"/>
    <w:rsid w:val="00933617"/>
    <w:rsid w:val="0093367E"/>
    <w:rsid w:val="009336FA"/>
    <w:rsid w:val="00933726"/>
    <w:rsid w:val="00933750"/>
    <w:rsid w:val="00933856"/>
    <w:rsid w:val="0093394A"/>
    <w:rsid w:val="009339C4"/>
    <w:rsid w:val="009339CC"/>
    <w:rsid w:val="00933A52"/>
    <w:rsid w:val="00933AC3"/>
    <w:rsid w:val="00933AFB"/>
    <w:rsid w:val="00933B3D"/>
    <w:rsid w:val="00933B3F"/>
    <w:rsid w:val="00933C3D"/>
    <w:rsid w:val="00933C7B"/>
    <w:rsid w:val="00933C90"/>
    <w:rsid w:val="00933C9E"/>
    <w:rsid w:val="00933CCA"/>
    <w:rsid w:val="00933DDB"/>
    <w:rsid w:val="00933E1A"/>
    <w:rsid w:val="00933E5F"/>
    <w:rsid w:val="00933FE2"/>
    <w:rsid w:val="00933FF8"/>
    <w:rsid w:val="00933FFA"/>
    <w:rsid w:val="009340C6"/>
    <w:rsid w:val="009341C0"/>
    <w:rsid w:val="00934250"/>
    <w:rsid w:val="00934369"/>
    <w:rsid w:val="00934476"/>
    <w:rsid w:val="009344A5"/>
    <w:rsid w:val="009344DD"/>
    <w:rsid w:val="00934509"/>
    <w:rsid w:val="0093457C"/>
    <w:rsid w:val="00934613"/>
    <w:rsid w:val="009346F3"/>
    <w:rsid w:val="00934776"/>
    <w:rsid w:val="009347FC"/>
    <w:rsid w:val="0093488D"/>
    <w:rsid w:val="009348F5"/>
    <w:rsid w:val="00934906"/>
    <w:rsid w:val="00934929"/>
    <w:rsid w:val="00934990"/>
    <w:rsid w:val="00934A22"/>
    <w:rsid w:val="00934A23"/>
    <w:rsid w:val="00934AC2"/>
    <w:rsid w:val="00934AC3"/>
    <w:rsid w:val="00934B75"/>
    <w:rsid w:val="00934BB5"/>
    <w:rsid w:val="00934BCC"/>
    <w:rsid w:val="00934BF2"/>
    <w:rsid w:val="00934C8D"/>
    <w:rsid w:val="00934E55"/>
    <w:rsid w:val="00934EB8"/>
    <w:rsid w:val="00934F7B"/>
    <w:rsid w:val="00934FC5"/>
    <w:rsid w:val="00935013"/>
    <w:rsid w:val="00935024"/>
    <w:rsid w:val="00935107"/>
    <w:rsid w:val="00935124"/>
    <w:rsid w:val="0093512B"/>
    <w:rsid w:val="009351B1"/>
    <w:rsid w:val="009351C3"/>
    <w:rsid w:val="00935228"/>
    <w:rsid w:val="0093522B"/>
    <w:rsid w:val="00935274"/>
    <w:rsid w:val="00935324"/>
    <w:rsid w:val="009353BB"/>
    <w:rsid w:val="00935425"/>
    <w:rsid w:val="009354B6"/>
    <w:rsid w:val="009354EB"/>
    <w:rsid w:val="0093557E"/>
    <w:rsid w:val="00935583"/>
    <w:rsid w:val="00935629"/>
    <w:rsid w:val="00935682"/>
    <w:rsid w:val="0093574B"/>
    <w:rsid w:val="0093587B"/>
    <w:rsid w:val="00935898"/>
    <w:rsid w:val="009358E7"/>
    <w:rsid w:val="00935903"/>
    <w:rsid w:val="009359BA"/>
    <w:rsid w:val="00935A18"/>
    <w:rsid w:val="00935A4C"/>
    <w:rsid w:val="00935B8C"/>
    <w:rsid w:val="00935B93"/>
    <w:rsid w:val="00935BDC"/>
    <w:rsid w:val="00935C18"/>
    <w:rsid w:val="00935F2E"/>
    <w:rsid w:val="00935FD7"/>
    <w:rsid w:val="0093607B"/>
    <w:rsid w:val="009360FA"/>
    <w:rsid w:val="00936135"/>
    <w:rsid w:val="00936175"/>
    <w:rsid w:val="0093622A"/>
    <w:rsid w:val="00936255"/>
    <w:rsid w:val="009362A1"/>
    <w:rsid w:val="009363B2"/>
    <w:rsid w:val="009363C5"/>
    <w:rsid w:val="00936486"/>
    <w:rsid w:val="0093648E"/>
    <w:rsid w:val="009366E6"/>
    <w:rsid w:val="00936735"/>
    <w:rsid w:val="00936786"/>
    <w:rsid w:val="00936798"/>
    <w:rsid w:val="0093679A"/>
    <w:rsid w:val="00936895"/>
    <w:rsid w:val="00936897"/>
    <w:rsid w:val="0093691C"/>
    <w:rsid w:val="00936929"/>
    <w:rsid w:val="00936991"/>
    <w:rsid w:val="00936A19"/>
    <w:rsid w:val="00936A45"/>
    <w:rsid w:val="00936A81"/>
    <w:rsid w:val="00936C56"/>
    <w:rsid w:val="00936C89"/>
    <w:rsid w:val="00936D0A"/>
    <w:rsid w:val="00936E41"/>
    <w:rsid w:val="00936E48"/>
    <w:rsid w:val="00936EB9"/>
    <w:rsid w:val="00936F3A"/>
    <w:rsid w:val="00936F40"/>
    <w:rsid w:val="00936F55"/>
    <w:rsid w:val="00936F84"/>
    <w:rsid w:val="00937055"/>
    <w:rsid w:val="00937097"/>
    <w:rsid w:val="009370DF"/>
    <w:rsid w:val="0093727C"/>
    <w:rsid w:val="0093731A"/>
    <w:rsid w:val="0093734C"/>
    <w:rsid w:val="00937359"/>
    <w:rsid w:val="00937430"/>
    <w:rsid w:val="009374E6"/>
    <w:rsid w:val="0093753D"/>
    <w:rsid w:val="009375D3"/>
    <w:rsid w:val="009375FE"/>
    <w:rsid w:val="0093761A"/>
    <w:rsid w:val="0093764D"/>
    <w:rsid w:val="0093765D"/>
    <w:rsid w:val="009376CF"/>
    <w:rsid w:val="0093772B"/>
    <w:rsid w:val="00937730"/>
    <w:rsid w:val="009377F3"/>
    <w:rsid w:val="00937817"/>
    <w:rsid w:val="00937821"/>
    <w:rsid w:val="0093782B"/>
    <w:rsid w:val="0093783D"/>
    <w:rsid w:val="0093789A"/>
    <w:rsid w:val="0093790C"/>
    <w:rsid w:val="00937943"/>
    <w:rsid w:val="00937970"/>
    <w:rsid w:val="0093797E"/>
    <w:rsid w:val="00937985"/>
    <w:rsid w:val="00937ADB"/>
    <w:rsid w:val="00937AEF"/>
    <w:rsid w:val="00937B42"/>
    <w:rsid w:val="00937C11"/>
    <w:rsid w:val="00937C8A"/>
    <w:rsid w:val="00937D2B"/>
    <w:rsid w:val="00937D4A"/>
    <w:rsid w:val="00937D75"/>
    <w:rsid w:val="00937DC9"/>
    <w:rsid w:val="00937DCD"/>
    <w:rsid w:val="00937E44"/>
    <w:rsid w:val="00937E4A"/>
    <w:rsid w:val="00937EF9"/>
    <w:rsid w:val="00937FA4"/>
    <w:rsid w:val="0094011B"/>
    <w:rsid w:val="009402B1"/>
    <w:rsid w:val="009402F6"/>
    <w:rsid w:val="009403C5"/>
    <w:rsid w:val="00940448"/>
    <w:rsid w:val="0094046F"/>
    <w:rsid w:val="0094047F"/>
    <w:rsid w:val="0094049D"/>
    <w:rsid w:val="009404E0"/>
    <w:rsid w:val="00940539"/>
    <w:rsid w:val="009405E9"/>
    <w:rsid w:val="0094064E"/>
    <w:rsid w:val="0094069F"/>
    <w:rsid w:val="009406C9"/>
    <w:rsid w:val="00940702"/>
    <w:rsid w:val="00940741"/>
    <w:rsid w:val="009407D0"/>
    <w:rsid w:val="009407E1"/>
    <w:rsid w:val="009407EE"/>
    <w:rsid w:val="0094083F"/>
    <w:rsid w:val="0094084F"/>
    <w:rsid w:val="009408EC"/>
    <w:rsid w:val="0094094A"/>
    <w:rsid w:val="00940975"/>
    <w:rsid w:val="0094097E"/>
    <w:rsid w:val="00940A16"/>
    <w:rsid w:val="00940A1B"/>
    <w:rsid w:val="00940A5E"/>
    <w:rsid w:val="00940A6E"/>
    <w:rsid w:val="00940AF5"/>
    <w:rsid w:val="00940B40"/>
    <w:rsid w:val="00940B9B"/>
    <w:rsid w:val="00940C55"/>
    <w:rsid w:val="00940CB6"/>
    <w:rsid w:val="00940DC5"/>
    <w:rsid w:val="00940EA0"/>
    <w:rsid w:val="00940ECA"/>
    <w:rsid w:val="00940FC4"/>
    <w:rsid w:val="009410A5"/>
    <w:rsid w:val="009411C6"/>
    <w:rsid w:val="009411F4"/>
    <w:rsid w:val="0094120A"/>
    <w:rsid w:val="00941212"/>
    <w:rsid w:val="00941229"/>
    <w:rsid w:val="009413EB"/>
    <w:rsid w:val="009414B5"/>
    <w:rsid w:val="009414E4"/>
    <w:rsid w:val="0094150D"/>
    <w:rsid w:val="0094155C"/>
    <w:rsid w:val="00941672"/>
    <w:rsid w:val="009416A8"/>
    <w:rsid w:val="009416C4"/>
    <w:rsid w:val="00941704"/>
    <w:rsid w:val="0094182D"/>
    <w:rsid w:val="009418D1"/>
    <w:rsid w:val="009418DE"/>
    <w:rsid w:val="009418E1"/>
    <w:rsid w:val="00941A09"/>
    <w:rsid w:val="00941A16"/>
    <w:rsid w:val="00941ACA"/>
    <w:rsid w:val="00941AF2"/>
    <w:rsid w:val="00941B23"/>
    <w:rsid w:val="00941B5A"/>
    <w:rsid w:val="00941B89"/>
    <w:rsid w:val="00941BEB"/>
    <w:rsid w:val="00941C57"/>
    <w:rsid w:val="00941C7C"/>
    <w:rsid w:val="00941CD0"/>
    <w:rsid w:val="00941D50"/>
    <w:rsid w:val="00941E3B"/>
    <w:rsid w:val="00941F94"/>
    <w:rsid w:val="00941FED"/>
    <w:rsid w:val="0094209F"/>
    <w:rsid w:val="009420A8"/>
    <w:rsid w:val="009420C0"/>
    <w:rsid w:val="009420F8"/>
    <w:rsid w:val="00942189"/>
    <w:rsid w:val="009422E6"/>
    <w:rsid w:val="0094235F"/>
    <w:rsid w:val="0094237F"/>
    <w:rsid w:val="0094239C"/>
    <w:rsid w:val="009423A3"/>
    <w:rsid w:val="00942444"/>
    <w:rsid w:val="00942466"/>
    <w:rsid w:val="009424A1"/>
    <w:rsid w:val="00942577"/>
    <w:rsid w:val="00942669"/>
    <w:rsid w:val="0094266A"/>
    <w:rsid w:val="009426BA"/>
    <w:rsid w:val="00942748"/>
    <w:rsid w:val="009427C4"/>
    <w:rsid w:val="0094285A"/>
    <w:rsid w:val="00942920"/>
    <w:rsid w:val="00942935"/>
    <w:rsid w:val="00942979"/>
    <w:rsid w:val="009429D2"/>
    <w:rsid w:val="00942B06"/>
    <w:rsid w:val="00942B12"/>
    <w:rsid w:val="00942BEC"/>
    <w:rsid w:val="00942C00"/>
    <w:rsid w:val="00942C51"/>
    <w:rsid w:val="00942CFD"/>
    <w:rsid w:val="00942DD1"/>
    <w:rsid w:val="00942E00"/>
    <w:rsid w:val="00942E78"/>
    <w:rsid w:val="00942F50"/>
    <w:rsid w:val="00943042"/>
    <w:rsid w:val="009430EF"/>
    <w:rsid w:val="00943112"/>
    <w:rsid w:val="00943138"/>
    <w:rsid w:val="00943189"/>
    <w:rsid w:val="009431A2"/>
    <w:rsid w:val="0094322C"/>
    <w:rsid w:val="00943240"/>
    <w:rsid w:val="009433CA"/>
    <w:rsid w:val="009433D0"/>
    <w:rsid w:val="009433E4"/>
    <w:rsid w:val="0094349C"/>
    <w:rsid w:val="009434BE"/>
    <w:rsid w:val="009434FB"/>
    <w:rsid w:val="00943A02"/>
    <w:rsid w:val="00943AA9"/>
    <w:rsid w:val="00943AC1"/>
    <w:rsid w:val="00943B99"/>
    <w:rsid w:val="00943CD5"/>
    <w:rsid w:val="00943D42"/>
    <w:rsid w:val="00943D6A"/>
    <w:rsid w:val="00943DE1"/>
    <w:rsid w:val="00943EC4"/>
    <w:rsid w:val="00943EC5"/>
    <w:rsid w:val="00944038"/>
    <w:rsid w:val="00944093"/>
    <w:rsid w:val="009440C5"/>
    <w:rsid w:val="009440D8"/>
    <w:rsid w:val="0094412E"/>
    <w:rsid w:val="009441AD"/>
    <w:rsid w:val="009441F1"/>
    <w:rsid w:val="00944221"/>
    <w:rsid w:val="009442DB"/>
    <w:rsid w:val="00944368"/>
    <w:rsid w:val="009443C5"/>
    <w:rsid w:val="00944402"/>
    <w:rsid w:val="00944468"/>
    <w:rsid w:val="0094448C"/>
    <w:rsid w:val="00944506"/>
    <w:rsid w:val="0094450B"/>
    <w:rsid w:val="00944531"/>
    <w:rsid w:val="00944581"/>
    <w:rsid w:val="009445CC"/>
    <w:rsid w:val="00944670"/>
    <w:rsid w:val="0094478C"/>
    <w:rsid w:val="009447E2"/>
    <w:rsid w:val="00944864"/>
    <w:rsid w:val="00944868"/>
    <w:rsid w:val="00944925"/>
    <w:rsid w:val="009449BE"/>
    <w:rsid w:val="009449D9"/>
    <w:rsid w:val="00944AFE"/>
    <w:rsid w:val="00944B22"/>
    <w:rsid w:val="00944B40"/>
    <w:rsid w:val="00944BA3"/>
    <w:rsid w:val="00944BDB"/>
    <w:rsid w:val="00944C3B"/>
    <w:rsid w:val="00944C67"/>
    <w:rsid w:val="00944C6D"/>
    <w:rsid w:val="00944CB3"/>
    <w:rsid w:val="00944D51"/>
    <w:rsid w:val="00944D6E"/>
    <w:rsid w:val="00944D7B"/>
    <w:rsid w:val="00944E34"/>
    <w:rsid w:val="00944E88"/>
    <w:rsid w:val="00944ED2"/>
    <w:rsid w:val="00944ED9"/>
    <w:rsid w:val="00944FCF"/>
    <w:rsid w:val="00945025"/>
    <w:rsid w:val="009450E0"/>
    <w:rsid w:val="0094510E"/>
    <w:rsid w:val="00945112"/>
    <w:rsid w:val="009451EA"/>
    <w:rsid w:val="00945277"/>
    <w:rsid w:val="00945293"/>
    <w:rsid w:val="009453A7"/>
    <w:rsid w:val="009453CB"/>
    <w:rsid w:val="0094547B"/>
    <w:rsid w:val="00945493"/>
    <w:rsid w:val="009454F4"/>
    <w:rsid w:val="009455FB"/>
    <w:rsid w:val="00945663"/>
    <w:rsid w:val="0094567F"/>
    <w:rsid w:val="00945688"/>
    <w:rsid w:val="0094573D"/>
    <w:rsid w:val="0094581F"/>
    <w:rsid w:val="009458D0"/>
    <w:rsid w:val="009458EE"/>
    <w:rsid w:val="00945922"/>
    <w:rsid w:val="0094592A"/>
    <w:rsid w:val="00945930"/>
    <w:rsid w:val="0094593E"/>
    <w:rsid w:val="00945A0B"/>
    <w:rsid w:val="00945AD6"/>
    <w:rsid w:val="00945AE1"/>
    <w:rsid w:val="00945B53"/>
    <w:rsid w:val="00945CF1"/>
    <w:rsid w:val="00945D51"/>
    <w:rsid w:val="00945D80"/>
    <w:rsid w:val="00945DE6"/>
    <w:rsid w:val="00945E2C"/>
    <w:rsid w:val="00945E97"/>
    <w:rsid w:val="00945EBB"/>
    <w:rsid w:val="00945ED3"/>
    <w:rsid w:val="00945EFD"/>
    <w:rsid w:val="00945F8A"/>
    <w:rsid w:val="00945FC9"/>
    <w:rsid w:val="00946002"/>
    <w:rsid w:val="0094605F"/>
    <w:rsid w:val="009460EE"/>
    <w:rsid w:val="009460F0"/>
    <w:rsid w:val="00946136"/>
    <w:rsid w:val="0094618A"/>
    <w:rsid w:val="00946205"/>
    <w:rsid w:val="00946214"/>
    <w:rsid w:val="00946266"/>
    <w:rsid w:val="0094627F"/>
    <w:rsid w:val="00946299"/>
    <w:rsid w:val="00946354"/>
    <w:rsid w:val="00946386"/>
    <w:rsid w:val="0094652B"/>
    <w:rsid w:val="0094653A"/>
    <w:rsid w:val="009465BA"/>
    <w:rsid w:val="009465F7"/>
    <w:rsid w:val="00946933"/>
    <w:rsid w:val="0094697B"/>
    <w:rsid w:val="00946A17"/>
    <w:rsid w:val="00946AEA"/>
    <w:rsid w:val="00946B3C"/>
    <w:rsid w:val="00946BAF"/>
    <w:rsid w:val="00946BBE"/>
    <w:rsid w:val="00946C92"/>
    <w:rsid w:val="00946CD0"/>
    <w:rsid w:val="00946D52"/>
    <w:rsid w:val="00946E10"/>
    <w:rsid w:val="00946E6A"/>
    <w:rsid w:val="0094709D"/>
    <w:rsid w:val="0094714F"/>
    <w:rsid w:val="0094719E"/>
    <w:rsid w:val="009471A8"/>
    <w:rsid w:val="00947238"/>
    <w:rsid w:val="00947292"/>
    <w:rsid w:val="009472E4"/>
    <w:rsid w:val="00947416"/>
    <w:rsid w:val="0094746B"/>
    <w:rsid w:val="00947549"/>
    <w:rsid w:val="009476E0"/>
    <w:rsid w:val="00947704"/>
    <w:rsid w:val="009477A0"/>
    <w:rsid w:val="0094786C"/>
    <w:rsid w:val="00947A4B"/>
    <w:rsid w:val="00947A62"/>
    <w:rsid w:val="00947AF6"/>
    <w:rsid w:val="00947B23"/>
    <w:rsid w:val="00947C69"/>
    <w:rsid w:val="00947CD6"/>
    <w:rsid w:val="00947DD1"/>
    <w:rsid w:val="00947EBD"/>
    <w:rsid w:val="00947FBE"/>
    <w:rsid w:val="00947FF7"/>
    <w:rsid w:val="0095001D"/>
    <w:rsid w:val="009501C4"/>
    <w:rsid w:val="009501E3"/>
    <w:rsid w:val="00950236"/>
    <w:rsid w:val="00950249"/>
    <w:rsid w:val="00950291"/>
    <w:rsid w:val="00950294"/>
    <w:rsid w:val="00950375"/>
    <w:rsid w:val="009503E6"/>
    <w:rsid w:val="00950531"/>
    <w:rsid w:val="009505D8"/>
    <w:rsid w:val="009505FE"/>
    <w:rsid w:val="0095067F"/>
    <w:rsid w:val="00950723"/>
    <w:rsid w:val="00950731"/>
    <w:rsid w:val="0095073B"/>
    <w:rsid w:val="009507C2"/>
    <w:rsid w:val="009507D4"/>
    <w:rsid w:val="009508C5"/>
    <w:rsid w:val="00950968"/>
    <w:rsid w:val="009509C3"/>
    <w:rsid w:val="009509F7"/>
    <w:rsid w:val="00950B8B"/>
    <w:rsid w:val="00950BF3"/>
    <w:rsid w:val="00950C0D"/>
    <w:rsid w:val="00950C31"/>
    <w:rsid w:val="00950C67"/>
    <w:rsid w:val="00950C92"/>
    <w:rsid w:val="00950D7E"/>
    <w:rsid w:val="00950DCA"/>
    <w:rsid w:val="00950E64"/>
    <w:rsid w:val="00950FF9"/>
    <w:rsid w:val="00951075"/>
    <w:rsid w:val="00951084"/>
    <w:rsid w:val="009510B8"/>
    <w:rsid w:val="0095126E"/>
    <w:rsid w:val="009512E3"/>
    <w:rsid w:val="00951379"/>
    <w:rsid w:val="0095143D"/>
    <w:rsid w:val="009514B4"/>
    <w:rsid w:val="009514DC"/>
    <w:rsid w:val="009514DD"/>
    <w:rsid w:val="009517F9"/>
    <w:rsid w:val="0095182B"/>
    <w:rsid w:val="0095191E"/>
    <w:rsid w:val="009519D9"/>
    <w:rsid w:val="009519F2"/>
    <w:rsid w:val="00951A5E"/>
    <w:rsid w:val="00951AA0"/>
    <w:rsid w:val="00951AA6"/>
    <w:rsid w:val="00951BE2"/>
    <w:rsid w:val="00951BE6"/>
    <w:rsid w:val="00951BF9"/>
    <w:rsid w:val="00951C41"/>
    <w:rsid w:val="00951C54"/>
    <w:rsid w:val="00951CCA"/>
    <w:rsid w:val="00951CF0"/>
    <w:rsid w:val="00951E17"/>
    <w:rsid w:val="00951E66"/>
    <w:rsid w:val="00951ECA"/>
    <w:rsid w:val="00951EE3"/>
    <w:rsid w:val="00951EEB"/>
    <w:rsid w:val="00951F39"/>
    <w:rsid w:val="00952031"/>
    <w:rsid w:val="00952039"/>
    <w:rsid w:val="00952048"/>
    <w:rsid w:val="0095207B"/>
    <w:rsid w:val="00952093"/>
    <w:rsid w:val="0095209F"/>
    <w:rsid w:val="00952259"/>
    <w:rsid w:val="00952358"/>
    <w:rsid w:val="00952390"/>
    <w:rsid w:val="009523BE"/>
    <w:rsid w:val="009523C2"/>
    <w:rsid w:val="009523FF"/>
    <w:rsid w:val="00952449"/>
    <w:rsid w:val="009524E3"/>
    <w:rsid w:val="00952538"/>
    <w:rsid w:val="00952567"/>
    <w:rsid w:val="009525ED"/>
    <w:rsid w:val="00952672"/>
    <w:rsid w:val="009526B2"/>
    <w:rsid w:val="00952709"/>
    <w:rsid w:val="00952732"/>
    <w:rsid w:val="0095273F"/>
    <w:rsid w:val="0095275F"/>
    <w:rsid w:val="009527BD"/>
    <w:rsid w:val="009527BE"/>
    <w:rsid w:val="009527C2"/>
    <w:rsid w:val="009528C2"/>
    <w:rsid w:val="009528E7"/>
    <w:rsid w:val="0095290C"/>
    <w:rsid w:val="009529CD"/>
    <w:rsid w:val="00952A45"/>
    <w:rsid w:val="00952A6A"/>
    <w:rsid w:val="00952A8A"/>
    <w:rsid w:val="00952ABE"/>
    <w:rsid w:val="00952B27"/>
    <w:rsid w:val="00952B51"/>
    <w:rsid w:val="00952B88"/>
    <w:rsid w:val="00952BA8"/>
    <w:rsid w:val="00952D19"/>
    <w:rsid w:val="00952D60"/>
    <w:rsid w:val="00952DC0"/>
    <w:rsid w:val="00952E95"/>
    <w:rsid w:val="00952EC0"/>
    <w:rsid w:val="00952F2A"/>
    <w:rsid w:val="00952FFC"/>
    <w:rsid w:val="00953105"/>
    <w:rsid w:val="0095315E"/>
    <w:rsid w:val="009531B8"/>
    <w:rsid w:val="009531D3"/>
    <w:rsid w:val="00953201"/>
    <w:rsid w:val="00953230"/>
    <w:rsid w:val="009532E3"/>
    <w:rsid w:val="0095331C"/>
    <w:rsid w:val="00953329"/>
    <w:rsid w:val="0095333B"/>
    <w:rsid w:val="009533A9"/>
    <w:rsid w:val="0095349C"/>
    <w:rsid w:val="00953520"/>
    <w:rsid w:val="0095364B"/>
    <w:rsid w:val="00953668"/>
    <w:rsid w:val="009536EC"/>
    <w:rsid w:val="0095370B"/>
    <w:rsid w:val="00953862"/>
    <w:rsid w:val="00953865"/>
    <w:rsid w:val="009538AA"/>
    <w:rsid w:val="009539BE"/>
    <w:rsid w:val="00953A59"/>
    <w:rsid w:val="00953A60"/>
    <w:rsid w:val="00953B3E"/>
    <w:rsid w:val="00953B67"/>
    <w:rsid w:val="00953B81"/>
    <w:rsid w:val="00953BA8"/>
    <w:rsid w:val="00953BD1"/>
    <w:rsid w:val="00953BFF"/>
    <w:rsid w:val="00953C59"/>
    <w:rsid w:val="00953C5C"/>
    <w:rsid w:val="00953CCA"/>
    <w:rsid w:val="00953CF5"/>
    <w:rsid w:val="00953D0F"/>
    <w:rsid w:val="00953D4B"/>
    <w:rsid w:val="00953D7A"/>
    <w:rsid w:val="00953D8F"/>
    <w:rsid w:val="00953DF8"/>
    <w:rsid w:val="00953EAC"/>
    <w:rsid w:val="00953F5A"/>
    <w:rsid w:val="0095404C"/>
    <w:rsid w:val="0095409B"/>
    <w:rsid w:val="009540B8"/>
    <w:rsid w:val="009540BE"/>
    <w:rsid w:val="009540BF"/>
    <w:rsid w:val="009540DA"/>
    <w:rsid w:val="009540FF"/>
    <w:rsid w:val="00954142"/>
    <w:rsid w:val="0095416A"/>
    <w:rsid w:val="009541B1"/>
    <w:rsid w:val="00954225"/>
    <w:rsid w:val="0095424E"/>
    <w:rsid w:val="0095427A"/>
    <w:rsid w:val="009542F5"/>
    <w:rsid w:val="009543B4"/>
    <w:rsid w:val="0095441C"/>
    <w:rsid w:val="00954456"/>
    <w:rsid w:val="00954630"/>
    <w:rsid w:val="009546B4"/>
    <w:rsid w:val="00954700"/>
    <w:rsid w:val="0095482C"/>
    <w:rsid w:val="00954848"/>
    <w:rsid w:val="00954875"/>
    <w:rsid w:val="0095492D"/>
    <w:rsid w:val="009549A9"/>
    <w:rsid w:val="009549D6"/>
    <w:rsid w:val="009549E7"/>
    <w:rsid w:val="009549EA"/>
    <w:rsid w:val="00954A19"/>
    <w:rsid w:val="00954AAB"/>
    <w:rsid w:val="00954AFB"/>
    <w:rsid w:val="00954B00"/>
    <w:rsid w:val="00954B11"/>
    <w:rsid w:val="00954B53"/>
    <w:rsid w:val="00954D1B"/>
    <w:rsid w:val="00954D7D"/>
    <w:rsid w:val="00954D82"/>
    <w:rsid w:val="009550B1"/>
    <w:rsid w:val="009550D1"/>
    <w:rsid w:val="009550FF"/>
    <w:rsid w:val="00955161"/>
    <w:rsid w:val="0095516B"/>
    <w:rsid w:val="009551E9"/>
    <w:rsid w:val="0095521F"/>
    <w:rsid w:val="00955283"/>
    <w:rsid w:val="00955286"/>
    <w:rsid w:val="009552AE"/>
    <w:rsid w:val="00955340"/>
    <w:rsid w:val="009553D2"/>
    <w:rsid w:val="009553D4"/>
    <w:rsid w:val="0095540D"/>
    <w:rsid w:val="00955424"/>
    <w:rsid w:val="0095542A"/>
    <w:rsid w:val="0095543C"/>
    <w:rsid w:val="0095545B"/>
    <w:rsid w:val="0095546A"/>
    <w:rsid w:val="00955498"/>
    <w:rsid w:val="009554CC"/>
    <w:rsid w:val="0095550D"/>
    <w:rsid w:val="009555B8"/>
    <w:rsid w:val="009555D7"/>
    <w:rsid w:val="00955601"/>
    <w:rsid w:val="0095561C"/>
    <w:rsid w:val="00955654"/>
    <w:rsid w:val="00955737"/>
    <w:rsid w:val="0095573D"/>
    <w:rsid w:val="0095587A"/>
    <w:rsid w:val="009558AA"/>
    <w:rsid w:val="009558FF"/>
    <w:rsid w:val="00955951"/>
    <w:rsid w:val="009559E9"/>
    <w:rsid w:val="00955A87"/>
    <w:rsid w:val="00955AA9"/>
    <w:rsid w:val="00955AB8"/>
    <w:rsid w:val="00955ABF"/>
    <w:rsid w:val="00955ACC"/>
    <w:rsid w:val="00955AE1"/>
    <w:rsid w:val="00955C8A"/>
    <w:rsid w:val="00955CEB"/>
    <w:rsid w:val="00955E7E"/>
    <w:rsid w:val="00955FA9"/>
    <w:rsid w:val="0095606D"/>
    <w:rsid w:val="0095609F"/>
    <w:rsid w:val="009561E7"/>
    <w:rsid w:val="009562DD"/>
    <w:rsid w:val="009562FD"/>
    <w:rsid w:val="00956300"/>
    <w:rsid w:val="00956351"/>
    <w:rsid w:val="00956468"/>
    <w:rsid w:val="00956528"/>
    <w:rsid w:val="0095658A"/>
    <w:rsid w:val="00956606"/>
    <w:rsid w:val="00956625"/>
    <w:rsid w:val="0095662E"/>
    <w:rsid w:val="009566D4"/>
    <w:rsid w:val="009566DF"/>
    <w:rsid w:val="00956714"/>
    <w:rsid w:val="0095672B"/>
    <w:rsid w:val="00956745"/>
    <w:rsid w:val="009567F4"/>
    <w:rsid w:val="00956861"/>
    <w:rsid w:val="00956868"/>
    <w:rsid w:val="009568B1"/>
    <w:rsid w:val="009569C4"/>
    <w:rsid w:val="00956A1D"/>
    <w:rsid w:val="00956A5A"/>
    <w:rsid w:val="00956A60"/>
    <w:rsid w:val="00956A7A"/>
    <w:rsid w:val="00956A98"/>
    <w:rsid w:val="00956AA1"/>
    <w:rsid w:val="00956AA5"/>
    <w:rsid w:val="00956AB9"/>
    <w:rsid w:val="00956C70"/>
    <w:rsid w:val="00956CD9"/>
    <w:rsid w:val="00956CEB"/>
    <w:rsid w:val="00956D24"/>
    <w:rsid w:val="00956D98"/>
    <w:rsid w:val="00956EED"/>
    <w:rsid w:val="00956FBB"/>
    <w:rsid w:val="00956FF6"/>
    <w:rsid w:val="00957211"/>
    <w:rsid w:val="00957245"/>
    <w:rsid w:val="00957297"/>
    <w:rsid w:val="00957308"/>
    <w:rsid w:val="00957310"/>
    <w:rsid w:val="009574F4"/>
    <w:rsid w:val="00957520"/>
    <w:rsid w:val="00957536"/>
    <w:rsid w:val="00957556"/>
    <w:rsid w:val="009575E7"/>
    <w:rsid w:val="00957720"/>
    <w:rsid w:val="009578AE"/>
    <w:rsid w:val="00957952"/>
    <w:rsid w:val="00957987"/>
    <w:rsid w:val="00957995"/>
    <w:rsid w:val="009579C0"/>
    <w:rsid w:val="009579C6"/>
    <w:rsid w:val="00957A25"/>
    <w:rsid w:val="00957A3D"/>
    <w:rsid w:val="00957A9D"/>
    <w:rsid w:val="00957B15"/>
    <w:rsid w:val="00957BAA"/>
    <w:rsid w:val="00957BE3"/>
    <w:rsid w:val="00957CB1"/>
    <w:rsid w:val="00957D5A"/>
    <w:rsid w:val="00957D99"/>
    <w:rsid w:val="00957DA4"/>
    <w:rsid w:val="00957DBD"/>
    <w:rsid w:val="00957E3C"/>
    <w:rsid w:val="00957E77"/>
    <w:rsid w:val="00957ECD"/>
    <w:rsid w:val="00957F17"/>
    <w:rsid w:val="00957F60"/>
    <w:rsid w:val="00960033"/>
    <w:rsid w:val="00960035"/>
    <w:rsid w:val="00960195"/>
    <w:rsid w:val="0096021D"/>
    <w:rsid w:val="009602A6"/>
    <w:rsid w:val="009602A8"/>
    <w:rsid w:val="009602C8"/>
    <w:rsid w:val="009603B0"/>
    <w:rsid w:val="009603BC"/>
    <w:rsid w:val="00960413"/>
    <w:rsid w:val="0096042B"/>
    <w:rsid w:val="0096044C"/>
    <w:rsid w:val="00960486"/>
    <w:rsid w:val="009605CD"/>
    <w:rsid w:val="0096069C"/>
    <w:rsid w:val="009606A4"/>
    <w:rsid w:val="00960792"/>
    <w:rsid w:val="009607FF"/>
    <w:rsid w:val="0096085B"/>
    <w:rsid w:val="0096086A"/>
    <w:rsid w:val="009608CC"/>
    <w:rsid w:val="009608DA"/>
    <w:rsid w:val="0096090A"/>
    <w:rsid w:val="00960948"/>
    <w:rsid w:val="00960959"/>
    <w:rsid w:val="00960A78"/>
    <w:rsid w:val="00960AF2"/>
    <w:rsid w:val="00960B53"/>
    <w:rsid w:val="00960BAD"/>
    <w:rsid w:val="00960BAF"/>
    <w:rsid w:val="00960C9B"/>
    <w:rsid w:val="00960D46"/>
    <w:rsid w:val="00960E26"/>
    <w:rsid w:val="00960E66"/>
    <w:rsid w:val="00960E7E"/>
    <w:rsid w:val="00960EAD"/>
    <w:rsid w:val="00960F6C"/>
    <w:rsid w:val="00960F87"/>
    <w:rsid w:val="00960F9B"/>
    <w:rsid w:val="0096100A"/>
    <w:rsid w:val="00961036"/>
    <w:rsid w:val="0096106E"/>
    <w:rsid w:val="00961081"/>
    <w:rsid w:val="009610CD"/>
    <w:rsid w:val="009610E3"/>
    <w:rsid w:val="009610F7"/>
    <w:rsid w:val="0096114A"/>
    <w:rsid w:val="00961179"/>
    <w:rsid w:val="009611BA"/>
    <w:rsid w:val="009611F0"/>
    <w:rsid w:val="00961342"/>
    <w:rsid w:val="009613AB"/>
    <w:rsid w:val="009613E1"/>
    <w:rsid w:val="0096141A"/>
    <w:rsid w:val="00961466"/>
    <w:rsid w:val="0096147C"/>
    <w:rsid w:val="009614C6"/>
    <w:rsid w:val="009615CC"/>
    <w:rsid w:val="00961680"/>
    <w:rsid w:val="00961690"/>
    <w:rsid w:val="00961835"/>
    <w:rsid w:val="00961898"/>
    <w:rsid w:val="009618A7"/>
    <w:rsid w:val="009618D0"/>
    <w:rsid w:val="009618D4"/>
    <w:rsid w:val="009619E0"/>
    <w:rsid w:val="009619ED"/>
    <w:rsid w:val="009619F7"/>
    <w:rsid w:val="00961A0B"/>
    <w:rsid w:val="00961A1D"/>
    <w:rsid w:val="00961A49"/>
    <w:rsid w:val="00961B69"/>
    <w:rsid w:val="00961BFB"/>
    <w:rsid w:val="00961C2D"/>
    <w:rsid w:val="00961C42"/>
    <w:rsid w:val="00961D94"/>
    <w:rsid w:val="00961E49"/>
    <w:rsid w:val="00961E78"/>
    <w:rsid w:val="00961E9F"/>
    <w:rsid w:val="00961EF1"/>
    <w:rsid w:val="00961F54"/>
    <w:rsid w:val="00961F8C"/>
    <w:rsid w:val="00961FDD"/>
    <w:rsid w:val="0096208E"/>
    <w:rsid w:val="0096216A"/>
    <w:rsid w:val="009621A2"/>
    <w:rsid w:val="009621DC"/>
    <w:rsid w:val="009621DF"/>
    <w:rsid w:val="00962209"/>
    <w:rsid w:val="00962243"/>
    <w:rsid w:val="00962325"/>
    <w:rsid w:val="00962433"/>
    <w:rsid w:val="0096251C"/>
    <w:rsid w:val="009625BC"/>
    <w:rsid w:val="009625FF"/>
    <w:rsid w:val="0096264E"/>
    <w:rsid w:val="0096266D"/>
    <w:rsid w:val="0096266E"/>
    <w:rsid w:val="00962710"/>
    <w:rsid w:val="00962771"/>
    <w:rsid w:val="00962782"/>
    <w:rsid w:val="009627BD"/>
    <w:rsid w:val="0096284F"/>
    <w:rsid w:val="00962850"/>
    <w:rsid w:val="009628B1"/>
    <w:rsid w:val="009628B7"/>
    <w:rsid w:val="00962AE4"/>
    <w:rsid w:val="00962B5F"/>
    <w:rsid w:val="00962BC4"/>
    <w:rsid w:val="00962C20"/>
    <w:rsid w:val="00962C4C"/>
    <w:rsid w:val="00962C65"/>
    <w:rsid w:val="00962D77"/>
    <w:rsid w:val="00962D91"/>
    <w:rsid w:val="00962E15"/>
    <w:rsid w:val="00962E36"/>
    <w:rsid w:val="00962FB6"/>
    <w:rsid w:val="00963000"/>
    <w:rsid w:val="0096300E"/>
    <w:rsid w:val="0096305F"/>
    <w:rsid w:val="00963068"/>
    <w:rsid w:val="00963205"/>
    <w:rsid w:val="009632C9"/>
    <w:rsid w:val="00963396"/>
    <w:rsid w:val="00963426"/>
    <w:rsid w:val="00963484"/>
    <w:rsid w:val="0096360E"/>
    <w:rsid w:val="0096379F"/>
    <w:rsid w:val="00963810"/>
    <w:rsid w:val="0096384D"/>
    <w:rsid w:val="00963874"/>
    <w:rsid w:val="0096394C"/>
    <w:rsid w:val="00963957"/>
    <w:rsid w:val="00963A29"/>
    <w:rsid w:val="00963A8D"/>
    <w:rsid w:val="00963AB1"/>
    <w:rsid w:val="00963BBF"/>
    <w:rsid w:val="00963BEF"/>
    <w:rsid w:val="00963C15"/>
    <w:rsid w:val="00963C1C"/>
    <w:rsid w:val="00963E16"/>
    <w:rsid w:val="00963E5E"/>
    <w:rsid w:val="00963EDB"/>
    <w:rsid w:val="00963F65"/>
    <w:rsid w:val="00963F6E"/>
    <w:rsid w:val="00963FF6"/>
    <w:rsid w:val="0096400A"/>
    <w:rsid w:val="009640C7"/>
    <w:rsid w:val="0096414B"/>
    <w:rsid w:val="00964196"/>
    <w:rsid w:val="009641E0"/>
    <w:rsid w:val="009642EA"/>
    <w:rsid w:val="009642F3"/>
    <w:rsid w:val="009643AB"/>
    <w:rsid w:val="009643F1"/>
    <w:rsid w:val="0096443E"/>
    <w:rsid w:val="009644DA"/>
    <w:rsid w:val="009644E6"/>
    <w:rsid w:val="00964522"/>
    <w:rsid w:val="009645E1"/>
    <w:rsid w:val="009645E3"/>
    <w:rsid w:val="0096464E"/>
    <w:rsid w:val="00964795"/>
    <w:rsid w:val="009647AC"/>
    <w:rsid w:val="0096480D"/>
    <w:rsid w:val="00964846"/>
    <w:rsid w:val="00964974"/>
    <w:rsid w:val="009649F6"/>
    <w:rsid w:val="00964A31"/>
    <w:rsid w:val="00964ABC"/>
    <w:rsid w:val="00964B22"/>
    <w:rsid w:val="00964BFC"/>
    <w:rsid w:val="00964CF2"/>
    <w:rsid w:val="00964D29"/>
    <w:rsid w:val="00964DA8"/>
    <w:rsid w:val="00964DBD"/>
    <w:rsid w:val="00964E78"/>
    <w:rsid w:val="00964E8A"/>
    <w:rsid w:val="00964F1E"/>
    <w:rsid w:val="00964FFA"/>
    <w:rsid w:val="0096500A"/>
    <w:rsid w:val="009650C1"/>
    <w:rsid w:val="0096514C"/>
    <w:rsid w:val="009651C5"/>
    <w:rsid w:val="00965332"/>
    <w:rsid w:val="00965351"/>
    <w:rsid w:val="00965377"/>
    <w:rsid w:val="00965384"/>
    <w:rsid w:val="00965398"/>
    <w:rsid w:val="0096542A"/>
    <w:rsid w:val="0096547E"/>
    <w:rsid w:val="00965481"/>
    <w:rsid w:val="009654DF"/>
    <w:rsid w:val="0096552B"/>
    <w:rsid w:val="0096556D"/>
    <w:rsid w:val="0096566A"/>
    <w:rsid w:val="00965693"/>
    <w:rsid w:val="009656D1"/>
    <w:rsid w:val="00965771"/>
    <w:rsid w:val="00965839"/>
    <w:rsid w:val="009658DB"/>
    <w:rsid w:val="0096591D"/>
    <w:rsid w:val="00965933"/>
    <w:rsid w:val="00965A87"/>
    <w:rsid w:val="00965A96"/>
    <w:rsid w:val="00965AFC"/>
    <w:rsid w:val="00965C30"/>
    <w:rsid w:val="00965C4F"/>
    <w:rsid w:val="00965C70"/>
    <w:rsid w:val="00965C87"/>
    <w:rsid w:val="00965C8C"/>
    <w:rsid w:val="00965CB8"/>
    <w:rsid w:val="00965D24"/>
    <w:rsid w:val="00965D34"/>
    <w:rsid w:val="00965DC5"/>
    <w:rsid w:val="00965DC9"/>
    <w:rsid w:val="00965E08"/>
    <w:rsid w:val="00965FC5"/>
    <w:rsid w:val="0096604C"/>
    <w:rsid w:val="00966096"/>
    <w:rsid w:val="009660DB"/>
    <w:rsid w:val="009660E1"/>
    <w:rsid w:val="009660E9"/>
    <w:rsid w:val="009661A7"/>
    <w:rsid w:val="009662C6"/>
    <w:rsid w:val="009665A5"/>
    <w:rsid w:val="009665C9"/>
    <w:rsid w:val="009666DB"/>
    <w:rsid w:val="009666E5"/>
    <w:rsid w:val="00966873"/>
    <w:rsid w:val="0096690B"/>
    <w:rsid w:val="0096690E"/>
    <w:rsid w:val="009669AE"/>
    <w:rsid w:val="00966A16"/>
    <w:rsid w:val="00966A26"/>
    <w:rsid w:val="00966A70"/>
    <w:rsid w:val="00966AF8"/>
    <w:rsid w:val="00966B35"/>
    <w:rsid w:val="00966B9D"/>
    <w:rsid w:val="00966C4B"/>
    <w:rsid w:val="00966D60"/>
    <w:rsid w:val="00966DD5"/>
    <w:rsid w:val="00966EFC"/>
    <w:rsid w:val="00966FBB"/>
    <w:rsid w:val="009670EE"/>
    <w:rsid w:val="009671DF"/>
    <w:rsid w:val="0096721A"/>
    <w:rsid w:val="0096721F"/>
    <w:rsid w:val="0096747C"/>
    <w:rsid w:val="009674B6"/>
    <w:rsid w:val="0096750D"/>
    <w:rsid w:val="0096750F"/>
    <w:rsid w:val="0096752C"/>
    <w:rsid w:val="00967530"/>
    <w:rsid w:val="009675A1"/>
    <w:rsid w:val="00967638"/>
    <w:rsid w:val="0096764E"/>
    <w:rsid w:val="009676B8"/>
    <w:rsid w:val="00967728"/>
    <w:rsid w:val="0096776A"/>
    <w:rsid w:val="009677C3"/>
    <w:rsid w:val="0096782E"/>
    <w:rsid w:val="00967856"/>
    <w:rsid w:val="00967ACA"/>
    <w:rsid w:val="00967AD1"/>
    <w:rsid w:val="00967BB7"/>
    <w:rsid w:val="00967C23"/>
    <w:rsid w:val="00967CA2"/>
    <w:rsid w:val="00967D29"/>
    <w:rsid w:val="00967E13"/>
    <w:rsid w:val="00967E29"/>
    <w:rsid w:val="00967E6C"/>
    <w:rsid w:val="00967E77"/>
    <w:rsid w:val="00967F5C"/>
    <w:rsid w:val="0097008F"/>
    <w:rsid w:val="00970100"/>
    <w:rsid w:val="00970268"/>
    <w:rsid w:val="009702CF"/>
    <w:rsid w:val="009703AC"/>
    <w:rsid w:val="00970451"/>
    <w:rsid w:val="0097059F"/>
    <w:rsid w:val="009705C3"/>
    <w:rsid w:val="009705DA"/>
    <w:rsid w:val="0097063B"/>
    <w:rsid w:val="00970766"/>
    <w:rsid w:val="0097078C"/>
    <w:rsid w:val="0097083F"/>
    <w:rsid w:val="0097086C"/>
    <w:rsid w:val="009708BB"/>
    <w:rsid w:val="00970900"/>
    <w:rsid w:val="00970A7C"/>
    <w:rsid w:val="00970AB9"/>
    <w:rsid w:val="00970B49"/>
    <w:rsid w:val="00970B57"/>
    <w:rsid w:val="00970BAC"/>
    <w:rsid w:val="00970BAF"/>
    <w:rsid w:val="00970BBB"/>
    <w:rsid w:val="00970CB5"/>
    <w:rsid w:val="00970CEF"/>
    <w:rsid w:val="00970DE9"/>
    <w:rsid w:val="00970E0E"/>
    <w:rsid w:val="00970E77"/>
    <w:rsid w:val="00970E82"/>
    <w:rsid w:val="00970E8C"/>
    <w:rsid w:val="00970E94"/>
    <w:rsid w:val="00970F22"/>
    <w:rsid w:val="00970F4D"/>
    <w:rsid w:val="00971128"/>
    <w:rsid w:val="00971146"/>
    <w:rsid w:val="0097116B"/>
    <w:rsid w:val="00971211"/>
    <w:rsid w:val="00971347"/>
    <w:rsid w:val="009713C1"/>
    <w:rsid w:val="009713C9"/>
    <w:rsid w:val="0097146F"/>
    <w:rsid w:val="009714BF"/>
    <w:rsid w:val="009714C4"/>
    <w:rsid w:val="009714CF"/>
    <w:rsid w:val="009714E3"/>
    <w:rsid w:val="009714F8"/>
    <w:rsid w:val="00971501"/>
    <w:rsid w:val="00971517"/>
    <w:rsid w:val="00971567"/>
    <w:rsid w:val="00971578"/>
    <w:rsid w:val="00971581"/>
    <w:rsid w:val="00971596"/>
    <w:rsid w:val="00971619"/>
    <w:rsid w:val="00971681"/>
    <w:rsid w:val="009716F1"/>
    <w:rsid w:val="009716FF"/>
    <w:rsid w:val="009717E0"/>
    <w:rsid w:val="009718D9"/>
    <w:rsid w:val="00971945"/>
    <w:rsid w:val="00971B03"/>
    <w:rsid w:val="00971BF4"/>
    <w:rsid w:val="00971C06"/>
    <w:rsid w:val="00971C30"/>
    <w:rsid w:val="0097209E"/>
    <w:rsid w:val="009720A8"/>
    <w:rsid w:val="009720BC"/>
    <w:rsid w:val="009721E1"/>
    <w:rsid w:val="00972262"/>
    <w:rsid w:val="00972355"/>
    <w:rsid w:val="00972364"/>
    <w:rsid w:val="0097238A"/>
    <w:rsid w:val="009723CD"/>
    <w:rsid w:val="009723D2"/>
    <w:rsid w:val="009725F5"/>
    <w:rsid w:val="00972639"/>
    <w:rsid w:val="00972699"/>
    <w:rsid w:val="0097282D"/>
    <w:rsid w:val="0097283A"/>
    <w:rsid w:val="00972890"/>
    <w:rsid w:val="009728EE"/>
    <w:rsid w:val="00972998"/>
    <w:rsid w:val="00972AD0"/>
    <w:rsid w:val="00972B15"/>
    <w:rsid w:val="00972B30"/>
    <w:rsid w:val="00972B43"/>
    <w:rsid w:val="00972B8F"/>
    <w:rsid w:val="00972C34"/>
    <w:rsid w:val="00972C5F"/>
    <w:rsid w:val="00972D1E"/>
    <w:rsid w:val="00972D72"/>
    <w:rsid w:val="00972E3A"/>
    <w:rsid w:val="00972F6B"/>
    <w:rsid w:val="00972FB2"/>
    <w:rsid w:val="00973050"/>
    <w:rsid w:val="00973098"/>
    <w:rsid w:val="009731F1"/>
    <w:rsid w:val="0097320B"/>
    <w:rsid w:val="0097321D"/>
    <w:rsid w:val="009732FC"/>
    <w:rsid w:val="00973479"/>
    <w:rsid w:val="009734CA"/>
    <w:rsid w:val="009734D1"/>
    <w:rsid w:val="00973504"/>
    <w:rsid w:val="00973512"/>
    <w:rsid w:val="009735B0"/>
    <w:rsid w:val="009735FB"/>
    <w:rsid w:val="00973632"/>
    <w:rsid w:val="0097369C"/>
    <w:rsid w:val="009736B0"/>
    <w:rsid w:val="009736B3"/>
    <w:rsid w:val="009736DD"/>
    <w:rsid w:val="0097375A"/>
    <w:rsid w:val="0097375E"/>
    <w:rsid w:val="00973781"/>
    <w:rsid w:val="00973797"/>
    <w:rsid w:val="009737C1"/>
    <w:rsid w:val="0097382E"/>
    <w:rsid w:val="0097385A"/>
    <w:rsid w:val="009738EF"/>
    <w:rsid w:val="0097397C"/>
    <w:rsid w:val="00973A1B"/>
    <w:rsid w:val="00973A85"/>
    <w:rsid w:val="00973ADF"/>
    <w:rsid w:val="00973B72"/>
    <w:rsid w:val="00973B98"/>
    <w:rsid w:val="00973BC0"/>
    <w:rsid w:val="00973BC6"/>
    <w:rsid w:val="00973BD6"/>
    <w:rsid w:val="00973C86"/>
    <w:rsid w:val="00973C9E"/>
    <w:rsid w:val="00973E43"/>
    <w:rsid w:val="00973FA2"/>
    <w:rsid w:val="00973FFD"/>
    <w:rsid w:val="009740A9"/>
    <w:rsid w:val="00974298"/>
    <w:rsid w:val="009742F6"/>
    <w:rsid w:val="00974365"/>
    <w:rsid w:val="009743CB"/>
    <w:rsid w:val="009743DD"/>
    <w:rsid w:val="009743F6"/>
    <w:rsid w:val="0097445E"/>
    <w:rsid w:val="009744C4"/>
    <w:rsid w:val="00974557"/>
    <w:rsid w:val="00974582"/>
    <w:rsid w:val="00974631"/>
    <w:rsid w:val="00974665"/>
    <w:rsid w:val="009747B7"/>
    <w:rsid w:val="00974806"/>
    <w:rsid w:val="00974962"/>
    <w:rsid w:val="009749D4"/>
    <w:rsid w:val="00974A16"/>
    <w:rsid w:val="00974A53"/>
    <w:rsid w:val="00974A67"/>
    <w:rsid w:val="00974BB4"/>
    <w:rsid w:val="00974BD8"/>
    <w:rsid w:val="00974C2A"/>
    <w:rsid w:val="00974C31"/>
    <w:rsid w:val="00974C97"/>
    <w:rsid w:val="00974EA8"/>
    <w:rsid w:val="00974EB3"/>
    <w:rsid w:val="00974ED3"/>
    <w:rsid w:val="00974F28"/>
    <w:rsid w:val="00975064"/>
    <w:rsid w:val="009750DA"/>
    <w:rsid w:val="009750F8"/>
    <w:rsid w:val="00975363"/>
    <w:rsid w:val="00975367"/>
    <w:rsid w:val="00975381"/>
    <w:rsid w:val="0097547F"/>
    <w:rsid w:val="009754A8"/>
    <w:rsid w:val="009754B1"/>
    <w:rsid w:val="009754FA"/>
    <w:rsid w:val="0097559A"/>
    <w:rsid w:val="009755C3"/>
    <w:rsid w:val="0097562B"/>
    <w:rsid w:val="00975703"/>
    <w:rsid w:val="009757EE"/>
    <w:rsid w:val="00975849"/>
    <w:rsid w:val="00975889"/>
    <w:rsid w:val="0097593B"/>
    <w:rsid w:val="009759DE"/>
    <w:rsid w:val="00975A84"/>
    <w:rsid w:val="00975C22"/>
    <w:rsid w:val="00975D66"/>
    <w:rsid w:val="00975E57"/>
    <w:rsid w:val="00975E98"/>
    <w:rsid w:val="00975EA6"/>
    <w:rsid w:val="00975F41"/>
    <w:rsid w:val="00975F56"/>
    <w:rsid w:val="00975F5A"/>
    <w:rsid w:val="00975F5B"/>
    <w:rsid w:val="00975FFD"/>
    <w:rsid w:val="0097601E"/>
    <w:rsid w:val="00976061"/>
    <w:rsid w:val="009760BA"/>
    <w:rsid w:val="009761D4"/>
    <w:rsid w:val="009761FC"/>
    <w:rsid w:val="00976378"/>
    <w:rsid w:val="0097645D"/>
    <w:rsid w:val="009764A4"/>
    <w:rsid w:val="0097653F"/>
    <w:rsid w:val="009765C7"/>
    <w:rsid w:val="0097660B"/>
    <w:rsid w:val="00976655"/>
    <w:rsid w:val="0097668C"/>
    <w:rsid w:val="009766AA"/>
    <w:rsid w:val="009766E7"/>
    <w:rsid w:val="009767DB"/>
    <w:rsid w:val="009767FC"/>
    <w:rsid w:val="0097686A"/>
    <w:rsid w:val="009768D1"/>
    <w:rsid w:val="00976927"/>
    <w:rsid w:val="00976948"/>
    <w:rsid w:val="0097694B"/>
    <w:rsid w:val="00976A0C"/>
    <w:rsid w:val="00976A16"/>
    <w:rsid w:val="00976A57"/>
    <w:rsid w:val="00976A97"/>
    <w:rsid w:val="00976B39"/>
    <w:rsid w:val="00976B86"/>
    <w:rsid w:val="00976CAE"/>
    <w:rsid w:val="00976CBD"/>
    <w:rsid w:val="00976D3E"/>
    <w:rsid w:val="00976D44"/>
    <w:rsid w:val="00976DB3"/>
    <w:rsid w:val="00976DD0"/>
    <w:rsid w:val="00976DEB"/>
    <w:rsid w:val="00976F1E"/>
    <w:rsid w:val="00976FAA"/>
    <w:rsid w:val="00977031"/>
    <w:rsid w:val="009770C0"/>
    <w:rsid w:val="009770E3"/>
    <w:rsid w:val="00977121"/>
    <w:rsid w:val="0097713E"/>
    <w:rsid w:val="0097715B"/>
    <w:rsid w:val="009771E1"/>
    <w:rsid w:val="009771F2"/>
    <w:rsid w:val="0097720D"/>
    <w:rsid w:val="00977299"/>
    <w:rsid w:val="009772B3"/>
    <w:rsid w:val="0097730E"/>
    <w:rsid w:val="00977328"/>
    <w:rsid w:val="009773AF"/>
    <w:rsid w:val="0097745F"/>
    <w:rsid w:val="009775BF"/>
    <w:rsid w:val="009775C1"/>
    <w:rsid w:val="00977697"/>
    <w:rsid w:val="009776C5"/>
    <w:rsid w:val="009777C5"/>
    <w:rsid w:val="009777C9"/>
    <w:rsid w:val="009777FA"/>
    <w:rsid w:val="00977820"/>
    <w:rsid w:val="00977950"/>
    <w:rsid w:val="00977991"/>
    <w:rsid w:val="00977BBC"/>
    <w:rsid w:val="00977CB7"/>
    <w:rsid w:val="00977CDD"/>
    <w:rsid w:val="00977D3F"/>
    <w:rsid w:val="00977D8A"/>
    <w:rsid w:val="00977DC6"/>
    <w:rsid w:val="00980015"/>
    <w:rsid w:val="009800A8"/>
    <w:rsid w:val="00980155"/>
    <w:rsid w:val="0098018A"/>
    <w:rsid w:val="009801F6"/>
    <w:rsid w:val="0098024B"/>
    <w:rsid w:val="0098026C"/>
    <w:rsid w:val="009802BB"/>
    <w:rsid w:val="00980324"/>
    <w:rsid w:val="00980389"/>
    <w:rsid w:val="009803D1"/>
    <w:rsid w:val="00980537"/>
    <w:rsid w:val="009805B0"/>
    <w:rsid w:val="00980688"/>
    <w:rsid w:val="009806BC"/>
    <w:rsid w:val="009807C3"/>
    <w:rsid w:val="009807FB"/>
    <w:rsid w:val="00980816"/>
    <w:rsid w:val="0098085B"/>
    <w:rsid w:val="009808DA"/>
    <w:rsid w:val="009808E2"/>
    <w:rsid w:val="00980952"/>
    <w:rsid w:val="00980A3D"/>
    <w:rsid w:val="00980B90"/>
    <w:rsid w:val="00980B98"/>
    <w:rsid w:val="00980C30"/>
    <w:rsid w:val="00980C73"/>
    <w:rsid w:val="00980CF1"/>
    <w:rsid w:val="00980D14"/>
    <w:rsid w:val="00980DAA"/>
    <w:rsid w:val="00980DD2"/>
    <w:rsid w:val="00980E6D"/>
    <w:rsid w:val="00980EC2"/>
    <w:rsid w:val="00980ECA"/>
    <w:rsid w:val="00980EEA"/>
    <w:rsid w:val="00980F08"/>
    <w:rsid w:val="00981080"/>
    <w:rsid w:val="009810B3"/>
    <w:rsid w:val="009810BF"/>
    <w:rsid w:val="00981103"/>
    <w:rsid w:val="00981165"/>
    <w:rsid w:val="0098122D"/>
    <w:rsid w:val="0098131F"/>
    <w:rsid w:val="00981327"/>
    <w:rsid w:val="00981450"/>
    <w:rsid w:val="00981455"/>
    <w:rsid w:val="00981536"/>
    <w:rsid w:val="00981555"/>
    <w:rsid w:val="00981657"/>
    <w:rsid w:val="009816DF"/>
    <w:rsid w:val="00981786"/>
    <w:rsid w:val="0098178C"/>
    <w:rsid w:val="009818C4"/>
    <w:rsid w:val="00981921"/>
    <w:rsid w:val="00981985"/>
    <w:rsid w:val="009819C8"/>
    <w:rsid w:val="009819CD"/>
    <w:rsid w:val="00981A64"/>
    <w:rsid w:val="00981B22"/>
    <w:rsid w:val="00981B43"/>
    <w:rsid w:val="00981B5B"/>
    <w:rsid w:val="00981BA1"/>
    <w:rsid w:val="00981BFE"/>
    <w:rsid w:val="00981C52"/>
    <w:rsid w:val="00981D18"/>
    <w:rsid w:val="00981E2A"/>
    <w:rsid w:val="00981E55"/>
    <w:rsid w:val="00981E9A"/>
    <w:rsid w:val="00981ED8"/>
    <w:rsid w:val="00981EDE"/>
    <w:rsid w:val="00981F07"/>
    <w:rsid w:val="00982060"/>
    <w:rsid w:val="00982159"/>
    <w:rsid w:val="00982177"/>
    <w:rsid w:val="009822BB"/>
    <w:rsid w:val="0098246B"/>
    <w:rsid w:val="0098250D"/>
    <w:rsid w:val="00982571"/>
    <w:rsid w:val="00982575"/>
    <w:rsid w:val="009825BC"/>
    <w:rsid w:val="009825CC"/>
    <w:rsid w:val="00982742"/>
    <w:rsid w:val="00982758"/>
    <w:rsid w:val="009827FB"/>
    <w:rsid w:val="00982805"/>
    <w:rsid w:val="00982845"/>
    <w:rsid w:val="009828EF"/>
    <w:rsid w:val="0098293A"/>
    <w:rsid w:val="0098295F"/>
    <w:rsid w:val="009829AB"/>
    <w:rsid w:val="009829F5"/>
    <w:rsid w:val="00982AE3"/>
    <w:rsid w:val="00982B2D"/>
    <w:rsid w:val="00982C8E"/>
    <w:rsid w:val="00982E59"/>
    <w:rsid w:val="00982E9A"/>
    <w:rsid w:val="00983008"/>
    <w:rsid w:val="0098303F"/>
    <w:rsid w:val="00983086"/>
    <w:rsid w:val="009830F9"/>
    <w:rsid w:val="0098317D"/>
    <w:rsid w:val="009832A5"/>
    <w:rsid w:val="00983369"/>
    <w:rsid w:val="0098336B"/>
    <w:rsid w:val="009833B2"/>
    <w:rsid w:val="009834C5"/>
    <w:rsid w:val="00983559"/>
    <w:rsid w:val="009835B9"/>
    <w:rsid w:val="009835BE"/>
    <w:rsid w:val="00983661"/>
    <w:rsid w:val="00983799"/>
    <w:rsid w:val="0098389C"/>
    <w:rsid w:val="009838B5"/>
    <w:rsid w:val="009838F9"/>
    <w:rsid w:val="00983973"/>
    <w:rsid w:val="00983980"/>
    <w:rsid w:val="00983987"/>
    <w:rsid w:val="009839FD"/>
    <w:rsid w:val="00983A6A"/>
    <w:rsid w:val="00983B41"/>
    <w:rsid w:val="00983B89"/>
    <w:rsid w:val="00983BB5"/>
    <w:rsid w:val="00983D1E"/>
    <w:rsid w:val="00983F0D"/>
    <w:rsid w:val="00983F88"/>
    <w:rsid w:val="00984165"/>
    <w:rsid w:val="00984173"/>
    <w:rsid w:val="00984178"/>
    <w:rsid w:val="009841E5"/>
    <w:rsid w:val="00984261"/>
    <w:rsid w:val="00984294"/>
    <w:rsid w:val="00984310"/>
    <w:rsid w:val="009843D8"/>
    <w:rsid w:val="0098440C"/>
    <w:rsid w:val="00984450"/>
    <w:rsid w:val="00984483"/>
    <w:rsid w:val="0098449D"/>
    <w:rsid w:val="009844A1"/>
    <w:rsid w:val="009844B0"/>
    <w:rsid w:val="009844C5"/>
    <w:rsid w:val="0098454B"/>
    <w:rsid w:val="00984569"/>
    <w:rsid w:val="00984603"/>
    <w:rsid w:val="00984613"/>
    <w:rsid w:val="009846CB"/>
    <w:rsid w:val="00984703"/>
    <w:rsid w:val="00984721"/>
    <w:rsid w:val="0098476F"/>
    <w:rsid w:val="00984795"/>
    <w:rsid w:val="0098479B"/>
    <w:rsid w:val="009847B6"/>
    <w:rsid w:val="00984811"/>
    <w:rsid w:val="0098482E"/>
    <w:rsid w:val="00984871"/>
    <w:rsid w:val="009848C5"/>
    <w:rsid w:val="0098490D"/>
    <w:rsid w:val="00984A85"/>
    <w:rsid w:val="00984A8F"/>
    <w:rsid w:val="00984AFB"/>
    <w:rsid w:val="00984BBC"/>
    <w:rsid w:val="00984C07"/>
    <w:rsid w:val="00984C34"/>
    <w:rsid w:val="00984E65"/>
    <w:rsid w:val="00984EBF"/>
    <w:rsid w:val="00985032"/>
    <w:rsid w:val="009850C2"/>
    <w:rsid w:val="0098511C"/>
    <w:rsid w:val="00985125"/>
    <w:rsid w:val="00985210"/>
    <w:rsid w:val="00985253"/>
    <w:rsid w:val="00985259"/>
    <w:rsid w:val="009852ED"/>
    <w:rsid w:val="009852F9"/>
    <w:rsid w:val="00985323"/>
    <w:rsid w:val="0098536F"/>
    <w:rsid w:val="0098537D"/>
    <w:rsid w:val="00985416"/>
    <w:rsid w:val="00985430"/>
    <w:rsid w:val="00985630"/>
    <w:rsid w:val="0098563D"/>
    <w:rsid w:val="00985789"/>
    <w:rsid w:val="009857AA"/>
    <w:rsid w:val="0098581B"/>
    <w:rsid w:val="0098584C"/>
    <w:rsid w:val="0098591A"/>
    <w:rsid w:val="00985967"/>
    <w:rsid w:val="0098596E"/>
    <w:rsid w:val="0098597C"/>
    <w:rsid w:val="009859DC"/>
    <w:rsid w:val="00985A3D"/>
    <w:rsid w:val="00985AC2"/>
    <w:rsid w:val="00985BC6"/>
    <w:rsid w:val="00985BF8"/>
    <w:rsid w:val="00985C58"/>
    <w:rsid w:val="00985C9E"/>
    <w:rsid w:val="00985CA2"/>
    <w:rsid w:val="00985CE4"/>
    <w:rsid w:val="00985D5C"/>
    <w:rsid w:val="00985E0A"/>
    <w:rsid w:val="00985E3A"/>
    <w:rsid w:val="00985E7C"/>
    <w:rsid w:val="00985E9A"/>
    <w:rsid w:val="00985ED4"/>
    <w:rsid w:val="00985F70"/>
    <w:rsid w:val="00985F81"/>
    <w:rsid w:val="00986025"/>
    <w:rsid w:val="00986057"/>
    <w:rsid w:val="00986099"/>
    <w:rsid w:val="009861D4"/>
    <w:rsid w:val="00986282"/>
    <w:rsid w:val="009862A5"/>
    <w:rsid w:val="009862B3"/>
    <w:rsid w:val="009862C5"/>
    <w:rsid w:val="00986404"/>
    <w:rsid w:val="0098646B"/>
    <w:rsid w:val="009864FD"/>
    <w:rsid w:val="00986530"/>
    <w:rsid w:val="00986534"/>
    <w:rsid w:val="0098654A"/>
    <w:rsid w:val="00986568"/>
    <w:rsid w:val="00986638"/>
    <w:rsid w:val="009866D3"/>
    <w:rsid w:val="00986808"/>
    <w:rsid w:val="009868B3"/>
    <w:rsid w:val="009868D5"/>
    <w:rsid w:val="009869BE"/>
    <w:rsid w:val="009869FB"/>
    <w:rsid w:val="00986A3B"/>
    <w:rsid w:val="00986A4E"/>
    <w:rsid w:val="00986A62"/>
    <w:rsid w:val="00986AEE"/>
    <w:rsid w:val="00986B29"/>
    <w:rsid w:val="00986B35"/>
    <w:rsid w:val="00986BBD"/>
    <w:rsid w:val="00986CB5"/>
    <w:rsid w:val="00986CCF"/>
    <w:rsid w:val="00986D65"/>
    <w:rsid w:val="00986D87"/>
    <w:rsid w:val="00986F16"/>
    <w:rsid w:val="00986F1F"/>
    <w:rsid w:val="00986F4A"/>
    <w:rsid w:val="00986FEE"/>
    <w:rsid w:val="0098701F"/>
    <w:rsid w:val="0098702F"/>
    <w:rsid w:val="00987034"/>
    <w:rsid w:val="0098710C"/>
    <w:rsid w:val="009871AD"/>
    <w:rsid w:val="009871B9"/>
    <w:rsid w:val="009871C9"/>
    <w:rsid w:val="009871CF"/>
    <w:rsid w:val="00987334"/>
    <w:rsid w:val="00987400"/>
    <w:rsid w:val="00987462"/>
    <w:rsid w:val="00987559"/>
    <w:rsid w:val="009875DB"/>
    <w:rsid w:val="009875E4"/>
    <w:rsid w:val="00987612"/>
    <w:rsid w:val="009876DE"/>
    <w:rsid w:val="00987873"/>
    <w:rsid w:val="009878CB"/>
    <w:rsid w:val="00987990"/>
    <w:rsid w:val="0098799D"/>
    <w:rsid w:val="009879B2"/>
    <w:rsid w:val="009879DA"/>
    <w:rsid w:val="009879E6"/>
    <w:rsid w:val="00987A42"/>
    <w:rsid w:val="00987A7B"/>
    <w:rsid w:val="00987AFB"/>
    <w:rsid w:val="00987B28"/>
    <w:rsid w:val="00987B3C"/>
    <w:rsid w:val="00987BB5"/>
    <w:rsid w:val="00987DED"/>
    <w:rsid w:val="00987F05"/>
    <w:rsid w:val="00987F28"/>
    <w:rsid w:val="00987FBD"/>
    <w:rsid w:val="009900E1"/>
    <w:rsid w:val="0099010B"/>
    <w:rsid w:val="0099010D"/>
    <w:rsid w:val="00990214"/>
    <w:rsid w:val="0099024F"/>
    <w:rsid w:val="00990461"/>
    <w:rsid w:val="009904AB"/>
    <w:rsid w:val="009905C7"/>
    <w:rsid w:val="009907B1"/>
    <w:rsid w:val="009907D5"/>
    <w:rsid w:val="00990844"/>
    <w:rsid w:val="009908B7"/>
    <w:rsid w:val="009908EA"/>
    <w:rsid w:val="009909ED"/>
    <w:rsid w:val="00990A22"/>
    <w:rsid w:val="00990A54"/>
    <w:rsid w:val="00990B76"/>
    <w:rsid w:val="00990C19"/>
    <w:rsid w:val="00990C22"/>
    <w:rsid w:val="00990C5E"/>
    <w:rsid w:val="00990CBB"/>
    <w:rsid w:val="00990D44"/>
    <w:rsid w:val="00990E87"/>
    <w:rsid w:val="00990E90"/>
    <w:rsid w:val="00990F9C"/>
    <w:rsid w:val="00990FA4"/>
    <w:rsid w:val="00990FFD"/>
    <w:rsid w:val="009910F5"/>
    <w:rsid w:val="00991214"/>
    <w:rsid w:val="0099122D"/>
    <w:rsid w:val="0099126E"/>
    <w:rsid w:val="00991290"/>
    <w:rsid w:val="00991308"/>
    <w:rsid w:val="00991333"/>
    <w:rsid w:val="009913FE"/>
    <w:rsid w:val="00991444"/>
    <w:rsid w:val="009914EB"/>
    <w:rsid w:val="009915B8"/>
    <w:rsid w:val="0099178F"/>
    <w:rsid w:val="009917F4"/>
    <w:rsid w:val="00991815"/>
    <w:rsid w:val="00991858"/>
    <w:rsid w:val="00991958"/>
    <w:rsid w:val="00991999"/>
    <w:rsid w:val="00991AA6"/>
    <w:rsid w:val="00991BAA"/>
    <w:rsid w:val="00991C37"/>
    <w:rsid w:val="00991CD0"/>
    <w:rsid w:val="00991DA4"/>
    <w:rsid w:val="00991DAE"/>
    <w:rsid w:val="00991E62"/>
    <w:rsid w:val="00991E87"/>
    <w:rsid w:val="00991EB7"/>
    <w:rsid w:val="00991EC5"/>
    <w:rsid w:val="00991F05"/>
    <w:rsid w:val="00991F3E"/>
    <w:rsid w:val="00991F4C"/>
    <w:rsid w:val="00991F5A"/>
    <w:rsid w:val="009920BB"/>
    <w:rsid w:val="0099217E"/>
    <w:rsid w:val="00992200"/>
    <w:rsid w:val="009922D3"/>
    <w:rsid w:val="0099234C"/>
    <w:rsid w:val="0099237F"/>
    <w:rsid w:val="00992390"/>
    <w:rsid w:val="0099240E"/>
    <w:rsid w:val="009925AC"/>
    <w:rsid w:val="009925D9"/>
    <w:rsid w:val="009926A8"/>
    <w:rsid w:val="00992732"/>
    <w:rsid w:val="00992755"/>
    <w:rsid w:val="009928B7"/>
    <w:rsid w:val="009928ED"/>
    <w:rsid w:val="0099293C"/>
    <w:rsid w:val="00992957"/>
    <w:rsid w:val="00992977"/>
    <w:rsid w:val="009929D9"/>
    <w:rsid w:val="00992A29"/>
    <w:rsid w:val="00992A41"/>
    <w:rsid w:val="00992B9B"/>
    <w:rsid w:val="00992C1F"/>
    <w:rsid w:val="00992C47"/>
    <w:rsid w:val="00992CA2"/>
    <w:rsid w:val="00992CC7"/>
    <w:rsid w:val="00992D56"/>
    <w:rsid w:val="00992D58"/>
    <w:rsid w:val="00992E3F"/>
    <w:rsid w:val="00992E84"/>
    <w:rsid w:val="00992F19"/>
    <w:rsid w:val="00992F61"/>
    <w:rsid w:val="00992F9F"/>
    <w:rsid w:val="00993044"/>
    <w:rsid w:val="00993062"/>
    <w:rsid w:val="00993176"/>
    <w:rsid w:val="0099319D"/>
    <w:rsid w:val="009931A4"/>
    <w:rsid w:val="009931C1"/>
    <w:rsid w:val="009931E2"/>
    <w:rsid w:val="00993265"/>
    <w:rsid w:val="00993269"/>
    <w:rsid w:val="0099334E"/>
    <w:rsid w:val="0099341D"/>
    <w:rsid w:val="00993482"/>
    <w:rsid w:val="00993490"/>
    <w:rsid w:val="009935A1"/>
    <w:rsid w:val="009935BE"/>
    <w:rsid w:val="00993610"/>
    <w:rsid w:val="009936A8"/>
    <w:rsid w:val="00993747"/>
    <w:rsid w:val="00993759"/>
    <w:rsid w:val="0099375E"/>
    <w:rsid w:val="00993773"/>
    <w:rsid w:val="00993782"/>
    <w:rsid w:val="00993788"/>
    <w:rsid w:val="009937B1"/>
    <w:rsid w:val="00993830"/>
    <w:rsid w:val="0099383D"/>
    <w:rsid w:val="009938A0"/>
    <w:rsid w:val="009938B0"/>
    <w:rsid w:val="0099396A"/>
    <w:rsid w:val="00993A60"/>
    <w:rsid w:val="00993B3F"/>
    <w:rsid w:val="00993B48"/>
    <w:rsid w:val="00993BA8"/>
    <w:rsid w:val="00993BB9"/>
    <w:rsid w:val="00993C5B"/>
    <w:rsid w:val="00993C9B"/>
    <w:rsid w:val="00993CB7"/>
    <w:rsid w:val="00993CF4"/>
    <w:rsid w:val="00993E45"/>
    <w:rsid w:val="00993E73"/>
    <w:rsid w:val="00993FB5"/>
    <w:rsid w:val="00994011"/>
    <w:rsid w:val="0099407B"/>
    <w:rsid w:val="0099409D"/>
    <w:rsid w:val="0099409E"/>
    <w:rsid w:val="009940D1"/>
    <w:rsid w:val="009940F0"/>
    <w:rsid w:val="00994119"/>
    <w:rsid w:val="0099415E"/>
    <w:rsid w:val="00994250"/>
    <w:rsid w:val="0099425D"/>
    <w:rsid w:val="00994287"/>
    <w:rsid w:val="009942EF"/>
    <w:rsid w:val="00994379"/>
    <w:rsid w:val="009944B3"/>
    <w:rsid w:val="009944CD"/>
    <w:rsid w:val="0099451E"/>
    <w:rsid w:val="0099454D"/>
    <w:rsid w:val="00994638"/>
    <w:rsid w:val="0099474B"/>
    <w:rsid w:val="009947B2"/>
    <w:rsid w:val="00994B31"/>
    <w:rsid w:val="00994B3A"/>
    <w:rsid w:val="00994B76"/>
    <w:rsid w:val="00994BFB"/>
    <w:rsid w:val="00994C0A"/>
    <w:rsid w:val="00994C64"/>
    <w:rsid w:val="00994CCE"/>
    <w:rsid w:val="00994CE9"/>
    <w:rsid w:val="00994D10"/>
    <w:rsid w:val="00994DF3"/>
    <w:rsid w:val="00994E53"/>
    <w:rsid w:val="00994E5D"/>
    <w:rsid w:val="00994EF5"/>
    <w:rsid w:val="00994F4D"/>
    <w:rsid w:val="00994FEB"/>
    <w:rsid w:val="00995004"/>
    <w:rsid w:val="0099500B"/>
    <w:rsid w:val="00995020"/>
    <w:rsid w:val="009950C4"/>
    <w:rsid w:val="00995123"/>
    <w:rsid w:val="0099516A"/>
    <w:rsid w:val="0099518C"/>
    <w:rsid w:val="009951BC"/>
    <w:rsid w:val="0099524F"/>
    <w:rsid w:val="0099525C"/>
    <w:rsid w:val="009952D0"/>
    <w:rsid w:val="00995321"/>
    <w:rsid w:val="009953D5"/>
    <w:rsid w:val="00995408"/>
    <w:rsid w:val="009954A8"/>
    <w:rsid w:val="009955B7"/>
    <w:rsid w:val="0099563F"/>
    <w:rsid w:val="00995702"/>
    <w:rsid w:val="009957E8"/>
    <w:rsid w:val="0099584C"/>
    <w:rsid w:val="0099586B"/>
    <w:rsid w:val="0099587D"/>
    <w:rsid w:val="00995888"/>
    <w:rsid w:val="00995A19"/>
    <w:rsid w:val="00995A81"/>
    <w:rsid w:val="00995A92"/>
    <w:rsid w:val="00995AC3"/>
    <w:rsid w:val="00995ACF"/>
    <w:rsid w:val="00995C15"/>
    <w:rsid w:val="00995D90"/>
    <w:rsid w:val="00995E71"/>
    <w:rsid w:val="00995EC5"/>
    <w:rsid w:val="00995FBA"/>
    <w:rsid w:val="0099600C"/>
    <w:rsid w:val="00996017"/>
    <w:rsid w:val="009960F0"/>
    <w:rsid w:val="00996141"/>
    <w:rsid w:val="00996158"/>
    <w:rsid w:val="0099619C"/>
    <w:rsid w:val="009961A3"/>
    <w:rsid w:val="009962D5"/>
    <w:rsid w:val="0099633C"/>
    <w:rsid w:val="00996369"/>
    <w:rsid w:val="00996505"/>
    <w:rsid w:val="009965DB"/>
    <w:rsid w:val="009965EF"/>
    <w:rsid w:val="00996674"/>
    <w:rsid w:val="0099674A"/>
    <w:rsid w:val="0099675E"/>
    <w:rsid w:val="0099677F"/>
    <w:rsid w:val="00996787"/>
    <w:rsid w:val="00996868"/>
    <w:rsid w:val="009968F4"/>
    <w:rsid w:val="00996929"/>
    <w:rsid w:val="0099695B"/>
    <w:rsid w:val="00996A1C"/>
    <w:rsid w:val="00996A22"/>
    <w:rsid w:val="00996A54"/>
    <w:rsid w:val="00996A5F"/>
    <w:rsid w:val="00996AF0"/>
    <w:rsid w:val="00996AFD"/>
    <w:rsid w:val="00996B02"/>
    <w:rsid w:val="00996B73"/>
    <w:rsid w:val="00996B9F"/>
    <w:rsid w:val="00996BE6"/>
    <w:rsid w:val="00996BF4"/>
    <w:rsid w:val="00996C50"/>
    <w:rsid w:val="00996C86"/>
    <w:rsid w:val="00996CBE"/>
    <w:rsid w:val="00996DF9"/>
    <w:rsid w:val="00996E0F"/>
    <w:rsid w:val="00996E42"/>
    <w:rsid w:val="00996F3B"/>
    <w:rsid w:val="00996F7C"/>
    <w:rsid w:val="00997029"/>
    <w:rsid w:val="009970A2"/>
    <w:rsid w:val="00997125"/>
    <w:rsid w:val="00997170"/>
    <w:rsid w:val="009971DB"/>
    <w:rsid w:val="009971F5"/>
    <w:rsid w:val="00997232"/>
    <w:rsid w:val="00997250"/>
    <w:rsid w:val="00997280"/>
    <w:rsid w:val="00997320"/>
    <w:rsid w:val="009973E0"/>
    <w:rsid w:val="00997431"/>
    <w:rsid w:val="009974BF"/>
    <w:rsid w:val="0099752E"/>
    <w:rsid w:val="0099753D"/>
    <w:rsid w:val="00997564"/>
    <w:rsid w:val="009975A8"/>
    <w:rsid w:val="0099765A"/>
    <w:rsid w:val="0099767E"/>
    <w:rsid w:val="009976C7"/>
    <w:rsid w:val="009976D6"/>
    <w:rsid w:val="00997759"/>
    <w:rsid w:val="00997777"/>
    <w:rsid w:val="009977A8"/>
    <w:rsid w:val="009977B1"/>
    <w:rsid w:val="00997899"/>
    <w:rsid w:val="00997916"/>
    <w:rsid w:val="00997A09"/>
    <w:rsid w:val="00997AD3"/>
    <w:rsid w:val="00997AF2"/>
    <w:rsid w:val="00997B35"/>
    <w:rsid w:val="00997B82"/>
    <w:rsid w:val="00997BDF"/>
    <w:rsid w:val="00997C6E"/>
    <w:rsid w:val="00997C7E"/>
    <w:rsid w:val="00997DDC"/>
    <w:rsid w:val="00997F07"/>
    <w:rsid w:val="00997F19"/>
    <w:rsid w:val="00997F5A"/>
    <w:rsid w:val="00997F9D"/>
    <w:rsid w:val="0099C629"/>
    <w:rsid w:val="009A0053"/>
    <w:rsid w:val="009A005B"/>
    <w:rsid w:val="009A00B7"/>
    <w:rsid w:val="009A013D"/>
    <w:rsid w:val="009A0161"/>
    <w:rsid w:val="009A0169"/>
    <w:rsid w:val="009A0182"/>
    <w:rsid w:val="009A01D1"/>
    <w:rsid w:val="009A036A"/>
    <w:rsid w:val="009A0399"/>
    <w:rsid w:val="009A03A7"/>
    <w:rsid w:val="009A0445"/>
    <w:rsid w:val="009A04DD"/>
    <w:rsid w:val="009A051A"/>
    <w:rsid w:val="009A056E"/>
    <w:rsid w:val="009A0585"/>
    <w:rsid w:val="009A05A0"/>
    <w:rsid w:val="009A06D3"/>
    <w:rsid w:val="009A0735"/>
    <w:rsid w:val="009A0792"/>
    <w:rsid w:val="009A07CE"/>
    <w:rsid w:val="009A08C0"/>
    <w:rsid w:val="009A0A47"/>
    <w:rsid w:val="009A0C20"/>
    <w:rsid w:val="009A0C85"/>
    <w:rsid w:val="009A0C9F"/>
    <w:rsid w:val="009A0CBE"/>
    <w:rsid w:val="009A0CD7"/>
    <w:rsid w:val="009A0D3E"/>
    <w:rsid w:val="009A0D68"/>
    <w:rsid w:val="009A0DF2"/>
    <w:rsid w:val="009A0E21"/>
    <w:rsid w:val="009A0E91"/>
    <w:rsid w:val="009A0EFF"/>
    <w:rsid w:val="009A0F18"/>
    <w:rsid w:val="009A0FB2"/>
    <w:rsid w:val="009A0FDC"/>
    <w:rsid w:val="009A1138"/>
    <w:rsid w:val="009A1170"/>
    <w:rsid w:val="009A13E1"/>
    <w:rsid w:val="009A13E9"/>
    <w:rsid w:val="009A144B"/>
    <w:rsid w:val="009A14DF"/>
    <w:rsid w:val="009A156F"/>
    <w:rsid w:val="009A1592"/>
    <w:rsid w:val="009A1655"/>
    <w:rsid w:val="009A1662"/>
    <w:rsid w:val="009A16C6"/>
    <w:rsid w:val="009A16D4"/>
    <w:rsid w:val="009A170A"/>
    <w:rsid w:val="009A1727"/>
    <w:rsid w:val="009A17CA"/>
    <w:rsid w:val="009A1966"/>
    <w:rsid w:val="009A1968"/>
    <w:rsid w:val="009A197F"/>
    <w:rsid w:val="009A19A4"/>
    <w:rsid w:val="009A19B8"/>
    <w:rsid w:val="009A19C7"/>
    <w:rsid w:val="009A1C54"/>
    <w:rsid w:val="009A1C96"/>
    <w:rsid w:val="009A1CA7"/>
    <w:rsid w:val="009A1CB6"/>
    <w:rsid w:val="009A1CF6"/>
    <w:rsid w:val="009A1E24"/>
    <w:rsid w:val="009A1EC9"/>
    <w:rsid w:val="009A1F14"/>
    <w:rsid w:val="009A1F94"/>
    <w:rsid w:val="009A2016"/>
    <w:rsid w:val="009A205B"/>
    <w:rsid w:val="009A209A"/>
    <w:rsid w:val="009A212B"/>
    <w:rsid w:val="009A21AB"/>
    <w:rsid w:val="009A21F4"/>
    <w:rsid w:val="009A2213"/>
    <w:rsid w:val="009A2228"/>
    <w:rsid w:val="009A2261"/>
    <w:rsid w:val="009A22D0"/>
    <w:rsid w:val="009A233E"/>
    <w:rsid w:val="009A24A6"/>
    <w:rsid w:val="009A24EB"/>
    <w:rsid w:val="009A253B"/>
    <w:rsid w:val="009A25B8"/>
    <w:rsid w:val="009A25F2"/>
    <w:rsid w:val="009A263A"/>
    <w:rsid w:val="009A26C7"/>
    <w:rsid w:val="009A27B1"/>
    <w:rsid w:val="009A280B"/>
    <w:rsid w:val="009A2822"/>
    <w:rsid w:val="009A2844"/>
    <w:rsid w:val="009A28E1"/>
    <w:rsid w:val="009A28F7"/>
    <w:rsid w:val="009A2955"/>
    <w:rsid w:val="009A29AD"/>
    <w:rsid w:val="009A2A14"/>
    <w:rsid w:val="009A2A92"/>
    <w:rsid w:val="009A2B69"/>
    <w:rsid w:val="009A2C72"/>
    <w:rsid w:val="009A2C73"/>
    <w:rsid w:val="009A2D8F"/>
    <w:rsid w:val="009A2E39"/>
    <w:rsid w:val="009A2E3B"/>
    <w:rsid w:val="009A2E6F"/>
    <w:rsid w:val="009A2EA6"/>
    <w:rsid w:val="009A2F96"/>
    <w:rsid w:val="009A2F9A"/>
    <w:rsid w:val="009A3104"/>
    <w:rsid w:val="009A3112"/>
    <w:rsid w:val="009A3162"/>
    <w:rsid w:val="009A3192"/>
    <w:rsid w:val="009A31D4"/>
    <w:rsid w:val="009A3201"/>
    <w:rsid w:val="009A3213"/>
    <w:rsid w:val="009A3368"/>
    <w:rsid w:val="009A33AA"/>
    <w:rsid w:val="009A33B0"/>
    <w:rsid w:val="009A33FE"/>
    <w:rsid w:val="009A34BA"/>
    <w:rsid w:val="009A34C1"/>
    <w:rsid w:val="009A34E5"/>
    <w:rsid w:val="009A35EC"/>
    <w:rsid w:val="009A3628"/>
    <w:rsid w:val="009A367D"/>
    <w:rsid w:val="009A36A1"/>
    <w:rsid w:val="009A3701"/>
    <w:rsid w:val="009A377F"/>
    <w:rsid w:val="009A382A"/>
    <w:rsid w:val="009A397B"/>
    <w:rsid w:val="009A399F"/>
    <w:rsid w:val="009A39FE"/>
    <w:rsid w:val="009A3A1C"/>
    <w:rsid w:val="009A3A95"/>
    <w:rsid w:val="009A3AAA"/>
    <w:rsid w:val="009A3AF1"/>
    <w:rsid w:val="009A3BCD"/>
    <w:rsid w:val="009A3C09"/>
    <w:rsid w:val="009A3C3F"/>
    <w:rsid w:val="009A3C6C"/>
    <w:rsid w:val="009A3C86"/>
    <w:rsid w:val="009A3D8C"/>
    <w:rsid w:val="009A3E74"/>
    <w:rsid w:val="009A3FF1"/>
    <w:rsid w:val="009A413A"/>
    <w:rsid w:val="009A4181"/>
    <w:rsid w:val="009A418E"/>
    <w:rsid w:val="009A41B5"/>
    <w:rsid w:val="009A4493"/>
    <w:rsid w:val="009A44C2"/>
    <w:rsid w:val="009A454A"/>
    <w:rsid w:val="009A4625"/>
    <w:rsid w:val="009A46AE"/>
    <w:rsid w:val="009A46C4"/>
    <w:rsid w:val="009A46D2"/>
    <w:rsid w:val="009A4719"/>
    <w:rsid w:val="009A4787"/>
    <w:rsid w:val="009A4821"/>
    <w:rsid w:val="009A4828"/>
    <w:rsid w:val="009A48BD"/>
    <w:rsid w:val="009A48EE"/>
    <w:rsid w:val="009A4999"/>
    <w:rsid w:val="009A49D2"/>
    <w:rsid w:val="009A4A25"/>
    <w:rsid w:val="009A4A9A"/>
    <w:rsid w:val="009A4ABB"/>
    <w:rsid w:val="009A4B0F"/>
    <w:rsid w:val="009A4B9C"/>
    <w:rsid w:val="009A4BF5"/>
    <w:rsid w:val="009A4C61"/>
    <w:rsid w:val="009A4C9C"/>
    <w:rsid w:val="009A4D0A"/>
    <w:rsid w:val="009A4DBA"/>
    <w:rsid w:val="009A4DC6"/>
    <w:rsid w:val="009A4DD3"/>
    <w:rsid w:val="009A4DDE"/>
    <w:rsid w:val="009A4E1E"/>
    <w:rsid w:val="009A4ED1"/>
    <w:rsid w:val="009A4EDE"/>
    <w:rsid w:val="009A4EF9"/>
    <w:rsid w:val="009A4F3F"/>
    <w:rsid w:val="009A4F82"/>
    <w:rsid w:val="009A4F84"/>
    <w:rsid w:val="009A5027"/>
    <w:rsid w:val="009A5106"/>
    <w:rsid w:val="009A511E"/>
    <w:rsid w:val="009A5144"/>
    <w:rsid w:val="009A51BD"/>
    <w:rsid w:val="009A51DE"/>
    <w:rsid w:val="009A5253"/>
    <w:rsid w:val="009A5258"/>
    <w:rsid w:val="009A52AB"/>
    <w:rsid w:val="009A52D6"/>
    <w:rsid w:val="009A5331"/>
    <w:rsid w:val="009A53F2"/>
    <w:rsid w:val="009A5400"/>
    <w:rsid w:val="009A54DC"/>
    <w:rsid w:val="009A557B"/>
    <w:rsid w:val="009A55AC"/>
    <w:rsid w:val="009A55CA"/>
    <w:rsid w:val="009A56BA"/>
    <w:rsid w:val="009A584A"/>
    <w:rsid w:val="009A58AA"/>
    <w:rsid w:val="009A591B"/>
    <w:rsid w:val="009A5938"/>
    <w:rsid w:val="009A59F3"/>
    <w:rsid w:val="009A59F6"/>
    <w:rsid w:val="009A5A26"/>
    <w:rsid w:val="009A5A7D"/>
    <w:rsid w:val="009A5ABB"/>
    <w:rsid w:val="009A5AFB"/>
    <w:rsid w:val="009A5B47"/>
    <w:rsid w:val="009A5BB7"/>
    <w:rsid w:val="009A5BEB"/>
    <w:rsid w:val="009A5CEE"/>
    <w:rsid w:val="009A5DAC"/>
    <w:rsid w:val="009A5E9F"/>
    <w:rsid w:val="009A5EDD"/>
    <w:rsid w:val="009A5F9B"/>
    <w:rsid w:val="009A60E8"/>
    <w:rsid w:val="009A61CB"/>
    <w:rsid w:val="009A624B"/>
    <w:rsid w:val="009A624E"/>
    <w:rsid w:val="009A626D"/>
    <w:rsid w:val="009A62E2"/>
    <w:rsid w:val="009A62F3"/>
    <w:rsid w:val="009A63F5"/>
    <w:rsid w:val="009A658A"/>
    <w:rsid w:val="009A6615"/>
    <w:rsid w:val="009A6694"/>
    <w:rsid w:val="009A67AA"/>
    <w:rsid w:val="009A68CA"/>
    <w:rsid w:val="009A691D"/>
    <w:rsid w:val="009A696B"/>
    <w:rsid w:val="009A6991"/>
    <w:rsid w:val="009A69BE"/>
    <w:rsid w:val="009A69F9"/>
    <w:rsid w:val="009A6A02"/>
    <w:rsid w:val="009A6A72"/>
    <w:rsid w:val="009A6ABB"/>
    <w:rsid w:val="009A6AF3"/>
    <w:rsid w:val="009A6B63"/>
    <w:rsid w:val="009A6BA5"/>
    <w:rsid w:val="009A6C24"/>
    <w:rsid w:val="009A6C54"/>
    <w:rsid w:val="009A6C58"/>
    <w:rsid w:val="009A6CD0"/>
    <w:rsid w:val="009A6D85"/>
    <w:rsid w:val="009A6DC3"/>
    <w:rsid w:val="009A6E27"/>
    <w:rsid w:val="009A6F1F"/>
    <w:rsid w:val="009A6F21"/>
    <w:rsid w:val="009A6F50"/>
    <w:rsid w:val="009A700D"/>
    <w:rsid w:val="009A702F"/>
    <w:rsid w:val="009A7051"/>
    <w:rsid w:val="009A70CD"/>
    <w:rsid w:val="009A70DF"/>
    <w:rsid w:val="009A7115"/>
    <w:rsid w:val="009A712D"/>
    <w:rsid w:val="009A7165"/>
    <w:rsid w:val="009A719C"/>
    <w:rsid w:val="009A7259"/>
    <w:rsid w:val="009A72AC"/>
    <w:rsid w:val="009A7479"/>
    <w:rsid w:val="009A756B"/>
    <w:rsid w:val="009A758E"/>
    <w:rsid w:val="009A7608"/>
    <w:rsid w:val="009A766D"/>
    <w:rsid w:val="009A76C6"/>
    <w:rsid w:val="009A7708"/>
    <w:rsid w:val="009A77EC"/>
    <w:rsid w:val="009A780F"/>
    <w:rsid w:val="009A7828"/>
    <w:rsid w:val="009A7946"/>
    <w:rsid w:val="009A7A45"/>
    <w:rsid w:val="009A7A64"/>
    <w:rsid w:val="009A7A82"/>
    <w:rsid w:val="009A7B99"/>
    <w:rsid w:val="009A7CEC"/>
    <w:rsid w:val="009A7D22"/>
    <w:rsid w:val="009A7D41"/>
    <w:rsid w:val="009A7DC2"/>
    <w:rsid w:val="009A7E63"/>
    <w:rsid w:val="009B0160"/>
    <w:rsid w:val="009B0201"/>
    <w:rsid w:val="009B0264"/>
    <w:rsid w:val="009B02C5"/>
    <w:rsid w:val="009B04B5"/>
    <w:rsid w:val="009B04FC"/>
    <w:rsid w:val="009B051B"/>
    <w:rsid w:val="009B0612"/>
    <w:rsid w:val="009B0668"/>
    <w:rsid w:val="009B06D6"/>
    <w:rsid w:val="009B07CD"/>
    <w:rsid w:val="009B0857"/>
    <w:rsid w:val="009B0884"/>
    <w:rsid w:val="009B0958"/>
    <w:rsid w:val="009B0A44"/>
    <w:rsid w:val="009B0A48"/>
    <w:rsid w:val="009B0A8F"/>
    <w:rsid w:val="009B0AA7"/>
    <w:rsid w:val="009B0B5E"/>
    <w:rsid w:val="009B0C9D"/>
    <w:rsid w:val="009B0D34"/>
    <w:rsid w:val="009B0EE0"/>
    <w:rsid w:val="009B0EFB"/>
    <w:rsid w:val="009B0F08"/>
    <w:rsid w:val="009B0F43"/>
    <w:rsid w:val="009B0FA4"/>
    <w:rsid w:val="009B0FAA"/>
    <w:rsid w:val="009B0FD9"/>
    <w:rsid w:val="009B1032"/>
    <w:rsid w:val="009B110C"/>
    <w:rsid w:val="009B1186"/>
    <w:rsid w:val="009B12CE"/>
    <w:rsid w:val="009B134B"/>
    <w:rsid w:val="009B13B6"/>
    <w:rsid w:val="009B13DE"/>
    <w:rsid w:val="009B14D3"/>
    <w:rsid w:val="009B15FB"/>
    <w:rsid w:val="009B1676"/>
    <w:rsid w:val="009B1739"/>
    <w:rsid w:val="009B174D"/>
    <w:rsid w:val="009B177B"/>
    <w:rsid w:val="009B1817"/>
    <w:rsid w:val="009B19BC"/>
    <w:rsid w:val="009B19C5"/>
    <w:rsid w:val="009B19CB"/>
    <w:rsid w:val="009B19D1"/>
    <w:rsid w:val="009B1A8C"/>
    <w:rsid w:val="009B1A98"/>
    <w:rsid w:val="009B1B1D"/>
    <w:rsid w:val="009B1B41"/>
    <w:rsid w:val="009B1C38"/>
    <w:rsid w:val="009B1C3E"/>
    <w:rsid w:val="009B1CCA"/>
    <w:rsid w:val="009B1DC9"/>
    <w:rsid w:val="009B1E0E"/>
    <w:rsid w:val="009B1E6D"/>
    <w:rsid w:val="009B1EAA"/>
    <w:rsid w:val="009B1F44"/>
    <w:rsid w:val="009B1F54"/>
    <w:rsid w:val="009B1F5F"/>
    <w:rsid w:val="009B1FE2"/>
    <w:rsid w:val="009B1FFD"/>
    <w:rsid w:val="009B208A"/>
    <w:rsid w:val="009B20D2"/>
    <w:rsid w:val="009B2275"/>
    <w:rsid w:val="009B2282"/>
    <w:rsid w:val="009B23BA"/>
    <w:rsid w:val="009B23F0"/>
    <w:rsid w:val="009B23F1"/>
    <w:rsid w:val="009B24A2"/>
    <w:rsid w:val="009B24F2"/>
    <w:rsid w:val="009B251E"/>
    <w:rsid w:val="009B2526"/>
    <w:rsid w:val="009B2556"/>
    <w:rsid w:val="009B264C"/>
    <w:rsid w:val="009B2663"/>
    <w:rsid w:val="009B267F"/>
    <w:rsid w:val="009B26A0"/>
    <w:rsid w:val="009B27AD"/>
    <w:rsid w:val="009B27FB"/>
    <w:rsid w:val="009B2827"/>
    <w:rsid w:val="009B2834"/>
    <w:rsid w:val="009B289F"/>
    <w:rsid w:val="009B295A"/>
    <w:rsid w:val="009B2B2B"/>
    <w:rsid w:val="009B2B96"/>
    <w:rsid w:val="009B2C00"/>
    <w:rsid w:val="009B2CD3"/>
    <w:rsid w:val="009B2D64"/>
    <w:rsid w:val="009B2DB5"/>
    <w:rsid w:val="009B2EA9"/>
    <w:rsid w:val="009B2ED7"/>
    <w:rsid w:val="009B2EDA"/>
    <w:rsid w:val="009B2FC8"/>
    <w:rsid w:val="009B2FE4"/>
    <w:rsid w:val="009B300B"/>
    <w:rsid w:val="009B302B"/>
    <w:rsid w:val="009B308F"/>
    <w:rsid w:val="009B30EA"/>
    <w:rsid w:val="009B3139"/>
    <w:rsid w:val="009B3148"/>
    <w:rsid w:val="009B3195"/>
    <w:rsid w:val="009B31B4"/>
    <w:rsid w:val="009B3318"/>
    <w:rsid w:val="009B3326"/>
    <w:rsid w:val="009B33AC"/>
    <w:rsid w:val="009B33BB"/>
    <w:rsid w:val="009B33C8"/>
    <w:rsid w:val="009B341C"/>
    <w:rsid w:val="009B34AB"/>
    <w:rsid w:val="009B34E3"/>
    <w:rsid w:val="009B356E"/>
    <w:rsid w:val="009B3587"/>
    <w:rsid w:val="009B3591"/>
    <w:rsid w:val="009B35BD"/>
    <w:rsid w:val="009B3648"/>
    <w:rsid w:val="009B3656"/>
    <w:rsid w:val="009B37A2"/>
    <w:rsid w:val="009B382C"/>
    <w:rsid w:val="009B3835"/>
    <w:rsid w:val="009B3878"/>
    <w:rsid w:val="009B39D2"/>
    <w:rsid w:val="009B39FC"/>
    <w:rsid w:val="009B3A4F"/>
    <w:rsid w:val="009B3A54"/>
    <w:rsid w:val="009B3ACD"/>
    <w:rsid w:val="009B3AF2"/>
    <w:rsid w:val="009B3B22"/>
    <w:rsid w:val="009B3B41"/>
    <w:rsid w:val="009B3C62"/>
    <w:rsid w:val="009B3CB5"/>
    <w:rsid w:val="009B3CF4"/>
    <w:rsid w:val="009B3D20"/>
    <w:rsid w:val="009B3D43"/>
    <w:rsid w:val="009B3D97"/>
    <w:rsid w:val="009B3DB0"/>
    <w:rsid w:val="009B3DB6"/>
    <w:rsid w:val="009B3DD1"/>
    <w:rsid w:val="009B3E35"/>
    <w:rsid w:val="009B403E"/>
    <w:rsid w:val="009B40A5"/>
    <w:rsid w:val="009B40BB"/>
    <w:rsid w:val="009B413B"/>
    <w:rsid w:val="009B414E"/>
    <w:rsid w:val="009B415F"/>
    <w:rsid w:val="009B41E8"/>
    <w:rsid w:val="009B432F"/>
    <w:rsid w:val="009B440C"/>
    <w:rsid w:val="009B4414"/>
    <w:rsid w:val="009B4486"/>
    <w:rsid w:val="009B4515"/>
    <w:rsid w:val="009B459D"/>
    <w:rsid w:val="009B460D"/>
    <w:rsid w:val="009B4611"/>
    <w:rsid w:val="009B4705"/>
    <w:rsid w:val="009B474C"/>
    <w:rsid w:val="009B4784"/>
    <w:rsid w:val="009B47FA"/>
    <w:rsid w:val="009B4825"/>
    <w:rsid w:val="009B4834"/>
    <w:rsid w:val="009B4975"/>
    <w:rsid w:val="009B4976"/>
    <w:rsid w:val="009B4997"/>
    <w:rsid w:val="009B4A47"/>
    <w:rsid w:val="009B4A58"/>
    <w:rsid w:val="009B4AAE"/>
    <w:rsid w:val="009B4AE4"/>
    <w:rsid w:val="009B4AE6"/>
    <w:rsid w:val="009B4B07"/>
    <w:rsid w:val="009B4BD9"/>
    <w:rsid w:val="009B4C23"/>
    <w:rsid w:val="009B4CC9"/>
    <w:rsid w:val="009B4DC0"/>
    <w:rsid w:val="009B4EC0"/>
    <w:rsid w:val="009B4F71"/>
    <w:rsid w:val="009B4F97"/>
    <w:rsid w:val="009B4FE5"/>
    <w:rsid w:val="009B4FFD"/>
    <w:rsid w:val="009B500A"/>
    <w:rsid w:val="009B502B"/>
    <w:rsid w:val="009B5086"/>
    <w:rsid w:val="009B50E2"/>
    <w:rsid w:val="009B50F4"/>
    <w:rsid w:val="009B5189"/>
    <w:rsid w:val="009B51C2"/>
    <w:rsid w:val="009B51CF"/>
    <w:rsid w:val="009B51F3"/>
    <w:rsid w:val="009B52E7"/>
    <w:rsid w:val="009B5353"/>
    <w:rsid w:val="009B5405"/>
    <w:rsid w:val="009B5419"/>
    <w:rsid w:val="009B541C"/>
    <w:rsid w:val="009B543A"/>
    <w:rsid w:val="009B54CA"/>
    <w:rsid w:val="009B5551"/>
    <w:rsid w:val="009B55D8"/>
    <w:rsid w:val="009B567B"/>
    <w:rsid w:val="009B5684"/>
    <w:rsid w:val="009B5695"/>
    <w:rsid w:val="009B569C"/>
    <w:rsid w:val="009B5784"/>
    <w:rsid w:val="009B57CD"/>
    <w:rsid w:val="009B5845"/>
    <w:rsid w:val="009B584C"/>
    <w:rsid w:val="009B585F"/>
    <w:rsid w:val="009B58A0"/>
    <w:rsid w:val="009B5905"/>
    <w:rsid w:val="009B592C"/>
    <w:rsid w:val="009B598D"/>
    <w:rsid w:val="009B598F"/>
    <w:rsid w:val="009B59A1"/>
    <w:rsid w:val="009B59B5"/>
    <w:rsid w:val="009B59EB"/>
    <w:rsid w:val="009B5A68"/>
    <w:rsid w:val="009B5ABC"/>
    <w:rsid w:val="009B5B09"/>
    <w:rsid w:val="009B5B36"/>
    <w:rsid w:val="009B5B9A"/>
    <w:rsid w:val="009B5CCC"/>
    <w:rsid w:val="009B5D0B"/>
    <w:rsid w:val="009B5D35"/>
    <w:rsid w:val="009B5D9F"/>
    <w:rsid w:val="009B5DD6"/>
    <w:rsid w:val="009B5DE2"/>
    <w:rsid w:val="009B5EE4"/>
    <w:rsid w:val="009B6038"/>
    <w:rsid w:val="009B6078"/>
    <w:rsid w:val="009B6193"/>
    <w:rsid w:val="009B62A4"/>
    <w:rsid w:val="009B6348"/>
    <w:rsid w:val="009B63CD"/>
    <w:rsid w:val="009B6431"/>
    <w:rsid w:val="009B649A"/>
    <w:rsid w:val="009B6519"/>
    <w:rsid w:val="009B662C"/>
    <w:rsid w:val="009B662F"/>
    <w:rsid w:val="009B6790"/>
    <w:rsid w:val="009B67AD"/>
    <w:rsid w:val="009B6863"/>
    <w:rsid w:val="009B68F7"/>
    <w:rsid w:val="009B6A4A"/>
    <w:rsid w:val="009B6A57"/>
    <w:rsid w:val="009B6A94"/>
    <w:rsid w:val="009B6AB1"/>
    <w:rsid w:val="009B6BF0"/>
    <w:rsid w:val="009B6C15"/>
    <w:rsid w:val="009B6CC2"/>
    <w:rsid w:val="009B6DE9"/>
    <w:rsid w:val="009B6E45"/>
    <w:rsid w:val="009B6F4D"/>
    <w:rsid w:val="009B7059"/>
    <w:rsid w:val="009B7077"/>
    <w:rsid w:val="009B70AF"/>
    <w:rsid w:val="009B712E"/>
    <w:rsid w:val="009B7264"/>
    <w:rsid w:val="009B72CE"/>
    <w:rsid w:val="009B73E2"/>
    <w:rsid w:val="009B7439"/>
    <w:rsid w:val="009B752A"/>
    <w:rsid w:val="009B759C"/>
    <w:rsid w:val="009B75E6"/>
    <w:rsid w:val="009B765C"/>
    <w:rsid w:val="009B76DF"/>
    <w:rsid w:val="009B7715"/>
    <w:rsid w:val="009B771B"/>
    <w:rsid w:val="009B7765"/>
    <w:rsid w:val="009B782A"/>
    <w:rsid w:val="009B787C"/>
    <w:rsid w:val="009B78DE"/>
    <w:rsid w:val="009B79BF"/>
    <w:rsid w:val="009B7A68"/>
    <w:rsid w:val="009B7BDE"/>
    <w:rsid w:val="009B7BFA"/>
    <w:rsid w:val="009B7CE8"/>
    <w:rsid w:val="009B7DA7"/>
    <w:rsid w:val="009B7F22"/>
    <w:rsid w:val="009B7F72"/>
    <w:rsid w:val="009B7F7A"/>
    <w:rsid w:val="009B7FE2"/>
    <w:rsid w:val="009B7FEC"/>
    <w:rsid w:val="009C0049"/>
    <w:rsid w:val="009C0099"/>
    <w:rsid w:val="009C00AC"/>
    <w:rsid w:val="009C0107"/>
    <w:rsid w:val="009C01A4"/>
    <w:rsid w:val="009C0249"/>
    <w:rsid w:val="009C0278"/>
    <w:rsid w:val="009C0300"/>
    <w:rsid w:val="009C0309"/>
    <w:rsid w:val="009C033F"/>
    <w:rsid w:val="009C0432"/>
    <w:rsid w:val="009C045B"/>
    <w:rsid w:val="009C0483"/>
    <w:rsid w:val="009C04C2"/>
    <w:rsid w:val="009C04C6"/>
    <w:rsid w:val="009C0504"/>
    <w:rsid w:val="009C050F"/>
    <w:rsid w:val="009C065A"/>
    <w:rsid w:val="009C0679"/>
    <w:rsid w:val="009C06BA"/>
    <w:rsid w:val="009C06C3"/>
    <w:rsid w:val="009C073A"/>
    <w:rsid w:val="009C077B"/>
    <w:rsid w:val="009C07C8"/>
    <w:rsid w:val="009C0956"/>
    <w:rsid w:val="009C09B0"/>
    <w:rsid w:val="009C09E0"/>
    <w:rsid w:val="009C0A04"/>
    <w:rsid w:val="009C0AC7"/>
    <w:rsid w:val="009C0AED"/>
    <w:rsid w:val="009C0B27"/>
    <w:rsid w:val="009C0CAA"/>
    <w:rsid w:val="009C0CE3"/>
    <w:rsid w:val="009C0D14"/>
    <w:rsid w:val="009C0D69"/>
    <w:rsid w:val="009C0DF7"/>
    <w:rsid w:val="009C0E17"/>
    <w:rsid w:val="009C0EE5"/>
    <w:rsid w:val="009C0F30"/>
    <w:rsid w:val="009C0FBE"/>
    <w:rsid w:val="009C1003"/>
    <w:rsid w:val="009C1029"/>
    <w:rsid w:val="009C1088"/>
    <w:rsid w:val="009C10F8"/>
    <w:rsid w:val="009C113E"/>
    <w:rsid w:val="009C1141"/>
    <w:rsid w:val="009C1165"/>
    <w:rsid w:val="009C118A"/>
    <w:rsid w:val="009C1250"/>
    <w:rsid w:val="009C1290"/>
    <w:rsid w:val="009C1331"/>
    <w:rsid w:val="009C1349"/>
    <w:rsid w:val="009C149D"/>
    <w:rsid w:val="009C14DE"/>
    <w:rsid w:val="009C15D2"/>
    <w:rsid w:val="009C16E6"/>
    <w:rsid w:val="009C17B4"/>
    <w:rsid w:val="009C17D9"/>
    <w:rsid w:val="009C183B"/>
    <w:rsid w:val="009C1910"/>
    <w:rsid w:val="009C197F"/>
    <w:rsid w:val="009C19A4"/>
    <w:rsid w:val="009C19BB"/>
    <w:rsid w:val="009C1A62"/>
    <w:rsid w:val="009C1B65"/>
    <w:rsid w:val="009C1C1F"/>
    <w:rsid w:val="009C1C3D"/>
    <w:rsid w:val="009C1C41"/>
    <w:rsid w:val="009C1CA2"/>
    <w:rsid w:val="009C1CBE"/>
    <w:rsid w:val="009C1DA5"/>
    <w:rsid w:val="009C1E02"/>
    <w:rsid w:val="009C1EE8"/>
    <w:rsid w:val="009C1F09"/>
    <w:rsid w:val="009C1F5D"/>
    <w:rsid w:val="009C2038"/>
    <w:rsid w:val="009C2039"/>
    <w:rsid w:val="009C2050"/>
    <w:rsid w:val="009C2112"/>
    <w:rsid w:val="009C211C"/>
    <w:rsid w:val="009C211F"/>
    <w:rsid w:val="009C2133"/>
    <w:rsid w:val="009C21B7"/>
    <w:rsid w:val="009C21FC"/>
    <w:rsid w:val="009C2271"/>
    <w:rsid w:val="009C2285"/>
    <w:rsid w:val="009C232A"/>
    <w:rsid w:val="009C2349"/>
    <w:rsid w:val="009C23CD"/>
    <w:rsid w:val="009C2408"/>
    <w:rsid w:val="009C2449"/>
    <w:rsid w:val="009C2456"/>
    <w:rsid w:val="009C24B1"/>
    <w:rsid w:val="009C24BA"/>
    <w:rsid w:val="009C2509"/>
    <w:rsid w:val="009C2533"/>
    <w:rsid w:val="009C2869"/>
    <w:rsid w:val="009C2897"/>
    <w:rsid w:val="009C29A9"/>
    <w:rsid w:val="009C2B15"/>
    <w:rsid w:val="009C2B64"/>
    <w:rsid w:val="009C2B65"/>
    <w:rsid w:val="009C2BA6"/>
    <w:rsid w:val="009C2BCD"/>
    <w:rsid w:val="009C2C6B"/>
    <w:rsid w:val="009C2D17"/>
    <w:rsid w:val="009C2E0A"/>
    <w:rsid w:val="009C2FAE"/>
    <w:rsid w:val="009C2FBE"/>
    <w:rsid w:val="009C303E"/>
    <w:rsid w:val="009C312A"/>
    <w:rsid w:val="009C319D"/>
    <w:rsid w:val="009C31E4"/>
    <w:rsid w:val="009C320B"/>
    <w:rsid w:val="009C329B"/>
    <w:rsid w:val="009C32F0"/>
    <w:rsid w:val="009C3411"/>
    <w:rsid w:val="009C3480"/>
    <w:rsid w:val="009C34A3"/>
    <w:rsid w:val="009C35EA"/>
    <w:rsid w:val="009C3639"/>
    <w:rsid w:val="009C36D7"/>
    <w:rsid w:val="009C385E"/>
    <w:rsid w:val="009C3879"/>
    <w:rsid w:val="009C3930"/>
    <w:rsid w:val="009C39A6"/>
    <w:rsid w:val="009C3A27"/>
    <w:rsid w:val="009C3A4D"/>
    <w:rsid w:val="009C3A8A"/>
    <w:rsid w:val="009C3B66"/>
    <w:rsid w:val="009C3BB3"/>
    <w:rsid w:val="009C3BDC"/>
    <w:rsid w:val="009C3BEE"/>
    <w:rsid w:val="009C3D03"/>
    <w:rsid w:val="009C3D2A"/>
    <w:rsid w:val="009C3D44"/>
    <w:rsid w:val="009C3D7D"/>
    <w:rsid w:val="009C3EB5"/>
    <w:rsid w:val="009C3F71"/>
    <w:rsid w:val="009C3FD7"/>
    <w:rsid w:val="009C4026"/>
    <w:rsid w:val="009C4096"/>
    <w:rsid w:val="009C40B8"/>
    <w:rsid w:val="009C414C"/>
    <w:rsid w:val="009C4159"/>
    <w:rsid w:val="009C4177"/>
    <w:rsid w:val="009C4184"/>
    <w:rsid w:val="009C431A"/>
    <w:rsid w:val="009C4435"/>
    <w:rsid w:val="009C4479"/>
    <w:rsid w:val="009C4499"/>
    <w:rsid w:val="009C44C7"/>
    <w:rsid w:val="009C4682"/>
    <w:rsid w:val="009C46CD"/>
    <w:rsid w:val="009C46D7"/>
    <w:rsid w:val="009C47B8"/>
    <w:rsid w:val="009C47BE"/>
    <w:rsid w:val="009C4851"/>
    <w:rsid w:val="009C4872"/>
    <w:rsid w:val="009C48A0"/>
    <w:rsid w:val="009C48DA"/>
    <w:rsid w:val="009C4936"/>
    <w:rsid w:val="009C495E"/>
    <w:rsid w:val="009C4987"/>
    <w:rsid w:val="009C498C"/>
    <w:rsid w:val="009C4A2C"/>
    <w:rsid w:val="009C4B75"/>
    <w:rsid w:val="009C4CBE"/>
    <w:rsid w:val="009C4D6D"/>
    <w:rsid w:val="009C4DC2"/>
    <w:rsid w:val="009C4FA4"/>
    <w:rsid w:val="009C5041"/>
    <w:rsid w:val="009C523A"/>
    <w:rsid w:val="009C52C9"/>
    <w:rsid w:val="009C52D4"/>
    <w:rsid w:val="009C534E"/>
    <w:rsid w:val="009C538C"/>
    <w:rsid w:val="009C546C"/>
    <w:rsid w:val="009C5494"/>
    <w:rsid w:val="009C551A"/>
    <w:rsid w:val="009C5573"/>
    <w:rsid w:val="009C55C7"/>
    <w:rsid w:val="009C55F4"/>
    <w:rsid w:val="009C560C"/>
    <w:rsid w:val="009C565C"/>
    <w:rsid w:val="009C5671"/>
    <w:rsid w:val="009C56BF"/>
    <w:rsid w:val="009C56D9"/>
    <w:rsid w:val="009C5763"/>
    <w:rsid w:val="009C57DC"/>
    <w:rsid w:val="009C58F8"/>
    <w:rsid w:val="009C5A6A"/>
    <w:rsid w:val="009C5AA9"/>
    <w:rsid w:val="009C5B46"/>
    <w:rsid w:val="009C5B6C"/>
    <w:rsid w:val="009C5C45"/>
    <w:rsid w:val="009C5CDA"/>
    <w:rsid w:val="009C5DDE"/>
    <w:rsid w:val="009C5E73"/>
    <w:rsid w:val="009C5E7E"/>
    <w:rsid w:val="009C5F8D"/>
    <w:rsid w:val="009C5FC7"/>
    <w:rsid w:val="009C5FF3"/>
    <w:rsid w:val="009C6037"/>
    <w:rsid w:val="009C608F"/>
    <w:rsid w:val="009C60B3"/>
    <w:rsid w:val="009C62DF"/>
    <w:rsid w:val="009C63BC"/>
    <w:rsid w:val="009C6446"/>
    <w:rsid w:val="009C64B7"/>
    <w:rsid w:val="009C64E3"/>
    <w:rsid w:val="009C6510"/>
    <w:rsid w:val="009C6524"/>
    <w:rsid w:val="009C664D"/>
    <w:rsid w:val="009C668F"/>
    <w:rsid w:val="009C66FD"/>
    <w:rsid w:val="009C6765"/>
    <w:rsid w:val="009C67B9"/>
    <w:rsid w:val="009C6840"/>
    <w:rsid w:val="009C6977"/>
    <w:rsid w:val="009C69A3"/>
    <w:rsid w:val="009C6A9C"/>
    <w:rsid w:val="009C6B3C"/>
    <w:rsid w:val="009C6DA6"/>
    <w:rsid w:val="009C6DCE"/>
    <w:rsid w:val="009C6E90"/>
    <w:rsid w:val="009C6F9F"/>
    <w:rsid w:val="009C6FDB"/>
    <w:rsid w:val="009C7035"/>
    <w:rsid w:val="009C7062"/>
    <w:rsid w:val="009C7110"/>
    <w:rsid w:val="009C711A"/>
    <w:rsid w:val="009C719D"/>
    <w:rsid w:val="009C71BD"/>
    <w:rsid w:val="009C71D0"/>
    <w:rsid w:val="009C7269"/>
    <w:rsid w:val="009C7278"/>
    <w:rsid w:val="009C72B9"/>
    <w:rsid w:val="009C72D8"/>
    <w:rsid w:val="009C73FC"/>
    <w:rsid w:val="009C7407"/>
    <w:rsid w:val="009C746D"/>
    <w:rsid w:val="009C7516"/>
    <w:rsid w:val="009C7690"/>
    <w:rsid w:val="009C76B2"/>
    <w:rsid w:val="009C76FE"/>
    <w:rsid w:val="009C770B"/>
    <w:rsid w:val="009C7735"/>
    <w:rsid w:val="009C78B9"/>
    <w:rsid w:val="009C7A47"/>
    <w:rsid w:val="009C7A79"/>
    <w:rsid w:val="009C7AE6"/>
    <w:rsid w:val="009C7B1C"/>
    <w:rsid w:val="009C7BBD"/>
    <w:rsid w:val="009C7BF7"/>
    <w:rsid w:val="009C7C04"/>
    <w:rsid w:val="009C7CDA"/>
    <w:rsid w:val="009C7CF8"/>
    <w:rsid w:val="009C7D35"/>
    <w:rsid w:val="009C7D3B"/>
    <w:rsid w:val="009C7E0B"/>
    <w:rsid w:val="009C7E85"/>
    <w:rsid w:val="009C7F06"/>
    <w:rsid w:val="009D0066"/>
    <w:rsid w:val="009D00FF"/>
    <w:rsid w:val="009D0142"/>
    <w:rsid w:val="009D0150"/>
    <w:rsid w:val="009D0165"/>
    <w:rsid w:val="009D01E4"/>
    <w:rsid w:val="009D024C"/>
    <w:rsid w:val="009D02C9"/>
    <w:rsid w:val="009D034D"/>
    <w:rsid w:val="009D0371"/>
    <w:rsid w:val="009D0381"/>
    <w:rsid w:val="009D0391"/>
    <w:rsid w:val="009D03FF"/>
    <w:rsid w:val="009D0434"/>
    <w:rsid w:val="009D0543"/>
    <w:rsid w:val="009D055A"/>
    <w:rsid w:val="009D0615"/>
    <w:rsid w:val="009D096A"/>
    <w:rsid w:val="009D09DD"/>
    <w:rsid w:val="009D0AA2"/>
    <w:rsid w:val="009D0AF1"/>
    <w:rsid w:val="009D0B0E"/>
    <w:rsid w:val="009D0B49"/>
    <w:rsid w:val="009D0B67"/>
    <w:rsid w:val="009D0C94"/>
    <w:rsid w:val="009D0CB6"/>
    <w:rsid w:val="009D0CDD"/>
    <w:rsid w:val="009D0D02"/>
    <w:rsid w:val="009D0EC5"/>
    <w:rsid w:val="009D0F0A"/>
    <w:rsid w:val="009D0F38"/>
    <w:rsid w:val="009D0FC8"/>
    <w:rsid w:val="009D101B"/>
    <w:rsid w:val="009D1029"/>
    <w:rsid w:val="009D1042"/>
    <w:rsid w:val="009D10BB"/>
    <w:rsid w:val="009D1110"/>
    <w:rsid w:val="009D1153"/>
    <w:rsid w:val="009D1170"/>
    <w:rsid w:val="009D138C"/>
    <w:rsid w:val="009D14C2"/>
    <w:rsid w:val="009D1536"/>
    <w:rsid w:val="009D163E"/>
    <w:rsid w:val="009D1655"/>
    <w:rsid w:val="009D1770"/>
    <w:rsid w:val="009D188C"/>
    <w:rsid w:val="009D1993"/>
    <w:rsid w:val="009D19CF"/>
    <w:rsid w:val="009D19DA"/>
    <w:rsid w:val="009D19F1"/>
    <w:rsid w:val="009D1A7B"/>
    <w:rsid w:val="009D1AB4"/>
    <w:rsid w:val="009D1AEA"/>
    <w:rsid w:val="009D1B5C"/>
    <w:rsid w:val="009D1B95"/>
    <w:rsid w:val="009D1BD5"/>
    <w:rsid w:val="009D1BD7"/>
    <w:rsid w:val="009D1DA7"/>
    <w:rsid w:val="009D1E2B"/>
    <w:rsid w:val="009D1E2F"/>
    <w:rsid w:val="009D1E35"/>
    <w:rsid w:val="009D1E7F"/>
    <w:rsid w:val="009D1E81"/>
    <w:rsid w:val="009D1E83"/>
    <w:rsid w:val="009D1F74"/>
    <w:rsid w:val="009D1FDB"/>
    <w:rsid w:val="009D208A"/>
    <w:rsid w:val="009D20A3"/>
    <w:rsid w:val="009D2148"/>
    <w:rsid w:val="009D21E5"/>
    <w:rsid w:val="009D2255"/>
    <w:rsid w:val="009D231D"/>
    <w:rsid w:val="009D2377"/>
    <w:rsid w:val="009D2614"/>
    <w:rsid w:val="009D2631"/>
    <w:rsid w:val="009D263B"/>
    <w:rsid w:val="009D2684"/>
    <w:rsid w:val="009D268B"/>
    <w:rsid w:val="009D276B"/>
    <w:rsid w:val="009D27A0"/>
    <w:rsid w:val="009D27B0"/>
    <w:rsid w:val="009D27BF"/>
    <w:rsid w:val="009D27F6"/>
    <w:rsid w:val="009D28BC"/>
    <w:rsid w:val="009D2975"/>
    <w:rsid w:val="009D2999"/>
    <w:rsid w:val="009D2ACC"/>
    <w:rsid w:val="009D2AFC"/>
    <w:rsid w:val="009D2B07"/>
    <w:rsid w:val="009D2B12"/>
    <w:rsid w:val="009D2BCC"/>
    <w:rsid w:val="009D2C28"/>
    <w:rsid w:val="009D2D8B"/>
    <w:rsid w:val="009D2E7A"/>
    <w:rsid w:val="009D3033"/>
    <w:rsid w:val="009D3084"/>
    <w:rsid w:val="009D32DB"/>
    <w:rsid w:val="009D3339"/>
    <w:rsid w:val="009D33CF"/>
    <w:rsid w:val="009D34A0"/>
    <w:rsid w:val="009D350D"/>
    <w:rsid w:val="009D351B"/>
    <w:rsid w:val="009D3572"/>
    <w:rsid w:val="009D3580"/>
    <w:rsid w:val="009D3665"/>
    <w:rsid w:val="009D3723"/>
    <w:rsid w:val="009D37D5"/>
    <w:rsid w:val="009D37F2"/>
    <w:rsid w:val="009D37F3"/>
    <w:rsid w:val="009D389E"/>
    <w:rsid w:val="009D3A6B"/>
    <w:rsid w:val="009D3B05"/>
    <w:rsid w:val="009D3B18"/>
    <w:rsid w:val="009D3B1D"/>
    <w:rsid w:val="009D3D04"/>
    <w:rsid w:val="009D3EE8"/>
    <w:rsid w:val="009D3F43"/>
    <w:rsid w:val="009D3FC1"/>
    <w:rsid w:val="009D4096"/>
    <w:rsid w:val="009D430E"/>
    <w:rsid w:val="009D4350"/>
    <w:rsid w:val="009D440A"/>
    <w:rsid w:val="009D45B8"/>
    <w:rsid w:val="009D46B0"/>
    <w:rsid w:val="009D478B"/>
    <w:rsid w:val="009D486D"/>
    <w:rsid w:val="009D4879"/>
    <w:rsid w:val="009D489D"/>
    <w:rsid w:val="009D48A7"/>
    <w:rsid w:val="009D48D8"/>
    <w:rsid w:val="009D49D2"/>
    <w:rsid w:val="009D49EA"/>
    <w:rsid w:val="009D4A0A"/>
    <w:rsid w:val="009D4A0F"/>
    <w:rsid w:val="009D4A2D"/>
    <w:rsid w:val="009D4A67"/>
    <w:rsid w:val="009D4A8C"/>
    <w:rsid w:val="009D4AA2"/>
    <w:rsid w:val="009D4AD6"/>
    <w:rsid w:val="009D4AE8"/>
    <w:rsid w:val="009D4B7C"/>
    <w:rsid w:val="009D4B9A"/>
    <w:rsid w:val="009D4E03"/>
    <w:rsid w:val="009D4E25"/>
    <w:rsid w:val="009D4E37"/>
    <w:rsid w:val="009D5012"/>
    <w:rsid w:val="009D5028"/>
    <w:rsid w:val="009D50B0"/>
    <w:rsid w:val="009D51B8"/>
    <w:rsid w:val="009D5267"/>
    <w:rsid w:val="009D52FA"/>
    <w:rsid w:val="009D5337"/>
    <w:rsid w:val="009D5339"/>
    <w:rsid w:val="009D5353"/>
    <w:rsid w:val="009D53BA"/>
    <w:rsid w:val="009D5404"/>
    <w:rsid w:val="009D5434"/>
    <w:rsid w:val="009D5553"/>
    <w:rsid w:val="009D5598"/>
    <w:rsid w:val="009D55C3"/>
    <w:rsid w:val="009D55CD"/>
    <w:rsid w:val="009D55DD"/>
    <w:rsid w:val="009D5766"/>
    <w:rsid w:val="009D579C"/>
    <w:rsid w:val="009D584B"/>
    <w:rsid w:val="009D587B"/>
    <w:rsid w:val="009D59D5"/>
    <w:rsid w:val="009D59E7"/>
    <w:rsid w:val="009D59F0"/>
    <w:rsid w:val="009D5AFC"/>
    <w:rsid w:val="009D5BF8"/>
    <w:rsid w:val="009D5C55"/>
    <w:rsid w:val="009D5C62"/>
    <w:rsid w:val="009D5CAF"/>
    <w:rsid w:val="009D5CCC"/>
    <w:rsid w:val="009D5E17"/>
    <w:rsid w:val="009D5EA3"/>
    <w:rsid w:val="009D5F14"/>
    <w:rsid w:val="009D5F6D"/>
    <w:rsid w:val="009D5FE5"/>
    <w:rsid w:val="009D60E9"/>
    <w:rsid w:val="009D6124"/>
    <w:rsid w:val="009D6147"/>
    <w:rsid w:val="009D616D"/>
    <w:rsid w:val="009D617C"/>
    <w:rsid w:val="009D61B5"/>
    <w:rsid w:val="009D6250"/>
    <w:rsid w:val="009D63BB"/>
    <w:rsid w:val="009D63F0"/>
    <w:rsid w:val="009D63FF"/>
    <w:rsid w:val="009D6451"/>
    <w:rsid w:val="009D6489"/>
    <w:rsid w:val="009D64DE"/>
    <w:rsid w:val="009D6503"/>
    <w:rsid w:val="009D656C"/>
    <w:rsid w:val="009D66AC"/>
    <w:rsid w:val="009D672C"/>
    <w:rsid w:val="009D6764"/>
    <w:rsid w:val="009D6798"/>
    <w:rsid w:val="009D68A9"/>
    <w:rsid w:val="009D6902"/>
    <w:rsid w:val="009D69B3"/>
    <w:rsid w:val="009D6A51"/>
    <w:rsid w:val="009D6DC3"/>
    <w:rsid w:val="009D6E27"/>
    <w:rsid w:val="009D6E52"/>
    <w:rsid w:val="009D6EB9"/>
    <w:rsid w:val="009D6EC1"/>
    <w:rsid w:val="009D6FCB"/>
    <w:rsid w:val="009D6FF4"/>
    <w:rsid w:val="009D6FF8"/>
    <w:rsid w:val="009D7152"/>
    <w:rsid w:val="009D718B"/>
    <w:rsid w:val="009D724A"/>
    <w:rsid w:val="009D7259"/>
    <w:rsid w:val="009D7330"/>
    <w:rsid w:val="009D7349"/>
    <w:rsid w:val="009D75BC"/>
    <w:rsid w:val="009D75D0"/>
    <w:rsid w:val="009D75DF"/>
    <w:rsid w:val="009D767B"/>
    <w:rsid w:val="009D76BA"/>
    <w:rsid w:val="009D76D8"/>
    <w:rsid w:val="009D76DD"/>
    <w:rsid w:val="009D775B"/>
    <w:rsid w:val="009D7771"/>
    <w:rsid w:val="009D77D0"/>
    <w:rsid w:val="009D7806"/>
    <w:rsid w:val="009D7857"/>
    <w:rsid w:val="009D7901"/>
    <w:rsid w:val="009D7B1E"/>
    <w:rsid w:val="009D7B52"/>
    <w:rsid w:val="009D7BFC"/>
    <w:rsid w:val="009D7C07"/>
    <w:rsid w:val="009D7CC3"/>
    <w:rsid w:val="009D7DAE"/>
    <w:rsid w:val="009D7DD9"/>
    <w:rsid w:val="009D7DDD"/>
    <w:rsid w:val="009D7EF5"/>
    <w:rsid w:val="009D7F72"/>
    <w:rsid w:val="009D7F99"/>
    <w:rsid w:val="009D7F9C"/>
    <w:rsid w:val="009D7F9E"/>
    <w:rsid w:val="009D7F9F"/>
    <w:rsid w:val="009D7FC7"/>
    <w:rsid w:val="009DAC0D"/>
    <w:rsid w:val="009E0092"/>
    <w:rsid w:val="009E0143"/>
    <w:rsid w:val="009E015D"/>
    <w:rsid w:val="009E0191"/>
    <w:rsid w:val="009E0276"/>
    <w:rsid w:val="009E02A8"/>
    <w:rsid w:val="009E02CF"/>
    <w:rsid w:val="009E0310"/>
    <w:rsid w:val="009E0391"/>
    <w:rsid w:val="009E03E0"/>
    <w:rsid w:val="009E03F7"/>
    <w:rsid w:val="009E0405"/>
    <w:rsid w:val="009E0525"/>
    <w:rsid w:val="009E0542"/>
    <w:rsid w:val="009E0604"/>
    <w:rsid w:val="009E060B"/>
    <w:rsid w:val="009E061F"/>
    <w:rsid w:val="009E0770"/>
    <w:rsid w:val="009E077A"/>
    <w:rsid w:val="009E081F"/>
    <w:rsid w:val="009E08A5"/>
    <w:rsid w:val="009E08AD"/>
    <w:rsid w:val="009E08F6"/>
    <w:rsid w:val="009E094A"/>
    <w:rsid w:val="009E09C6"/>
    <w:rsid w:val="009E09FB"/>
    <w:rsid w:val="009E0A4A"/>
    <w:rsid w:val="009E0A4E"/>
    <w:rsid w:val="009E0A8B"/>
    <w:rsid w:val="009E0B18"/>
    <w:rsid w:val="009E0CE9"/>
    <w:rsid w:val="009E0D12"/>
    <w:rsid w:val="009E0E8E"/>
    <w:rsid w:val="009E0F18"/>
    <w:rsid w:val="009E0FB0"/>
    <w:rsid w:val="009E0FFB"/>
    <w:rsid w:val="009E105B"/>
    <w:rsid w:val="009E107E"/>
    <w:rsid w:val="009E109A"/>
    <w:rsid w:val="009E10F8"/>
    <w:rsid w:val="009E1142"/>
    <w:rsid w:val="009E1162"/>
    <w:rsid w:val="009E11A2"/>
    <w:rsid w:val="009E11B8"/>
    <w:rsid w:val="009E11D1"/>
    <w:rsid w:val="009E11DA"/>
    <w:rsid w:val="009E11EB"/>
    <w:rsid w:val="009E13EE"/>
    <w:rsid w:val="009E13F9"/>
    <w:rsid w:val="009E146D"/>
    <w:rsid w:val="009E1587"/>
    <w:rsid w:val="009E15CE"/>
    <w:rsid w:val="009E1622"/>
    <w:rsid w:val="009E16DD"/>
    <w:rsid w:val="009E1847"/>
    <w:rsid w:val="009E1866"/>
    <w:rsid w:val="009E18D2"/>
    <w:rsid w:val="009E18D3"/>
    <w:rsid w:val="009E19A7"/>
    <w:rsid w:val="009E1BB4"/>
    <w:rsid w:val="009E1CA5"/>
    <w:rsid w:val="009E1CBD"/>
    <w:rsid w:val="009E1CE6"/>
    <w:rsid w:val="009E1CF3"/>
    <w:rsid w:val="009E1DFE"/>
    <w:rsid w:val="009E1E78"/>
    <w:rsid w:val="009E1EF4"/>
    <w:rsid w:val="009E1EFD"/>
    <w:rsid w:val="009E2040"/>
    <w:rsid w:val="009E2191"/>
    <w:rsid w:val="009E2256"/>
    <w:rsid w:val="009E2268"/>
    <w:rsid w:val="009E2286"/>
    <w:rsid w:val="009E22FD"/>
    <w:rsid w:val="009E2372"/>
    <w:rsid w:val="009E2398"/>
    <w:rsid w:val="009E23EF"/>
    <w:rsid w:val="009E2412"/>
    <w:rsid w:val="009E2590"/>
    <w:rsid w:val="009E261C"/>
    <w:rsid w:val="009E2681"/>
    <w:rsid w:val="009E26E5"/>
    <w:rsid w:val="009E28A5"/>
    <w:rsid w:val="009E299C"/>
    <w:rsid w:val="009E29D5"/>
    <w:rsid w:val="009E2A2A"/>
    <w:rsid w:val="009E2ADB"/>
    <w:rsid w:val="009E2BD2"/>
    <w:rsid w:val="009E2D82"/>
    <w:rsid w:val="009E2E67"/>
    <w:rsid w:val="009E2ED1"/>
    <w:rsid w:val="009E2F9E"/>
    <w:rsid w:val="009E3020"/>
    <w:rsid w:val="009E3056"/>
    <w:rsid w:val="009E30C8"/>
    <w:rsid w:val="009E31C2"/>
    <w:rsid w:val="009E31C3"/>
    <w:rsid w:val="009E31DD"/>
    <w:rsid w:val="009E3211"/>
    <w:rsid w:val="009E331F"/>
    <w:rsid w:val="009E33F2"/>
    <w:rsid w:val="009E3436"/>
    <w:rsid w:val="009E3485"/>
    <w:rsid w:val="009E34F8"/>
    <w:rsid w:val="009E353F"/>
    <w:rsid w:val="009E3558"/>
    <w:rsid w:val="009E359E"/>
    <w:rsid w:val="009E395D"/>
    <w:rsid w:val="009E396E"/>
    <w:rsid w:val="009E39A2"/>
    <w:rsid w:val="009E3A42"/>
    <w:rsid w:val="009E3B17"/>
    <w:rsid w:val="009E3C5E"/>
    <w:rsid w:val="009E3C87"/>
    <w:rsid w:val="009E3C95"/>
    <w:rsid w:val="009E3C98"/>
    <w:rsid w:val="009E3D01"/>
    <w:rsid w:val="009E3D0A"/>
    <w:rsid w:val="009E3D2D"/>
    <w:rsid w:val="009E3D53"/>
    <w:rsid w:val="009E3E49"/>
    <w:rsid w:val="009E3E93"/>
    <w:rsid w:val="009E3EAD"/>
    <w:rsid w:val="009E3EF9"/>
    <w:rsid w:val="009E3F4E"/>
    <w:rsid w:val="009E409B"/>
    <w:rsid w:val="009E40C2"/>
    <w:rsid w:val="009E413D"/>
    <w:rsid w:val="009E4162"/>
    <w:rsid w:val="009E4183"/>
    <w:rsid w:val="009E4214"/>
    <w:rsid w:val="009E430E"/>
    <w:rsid w:val="009E431F"/>
    <w:rsid w:val="009E43CC"/>
    <w:rsid w:val="009E44F0"/>
    <w:rsid w:val="009E45A4"/>
    <w:rsid w:val="009E45B1"/>
    <w:rsid w:val="009E4795"/>
    <w:rsid w:val="009E4818"/>
    <w:rsid w:val="009E4826"/>
    <w:rsid w:val="009E482E"/>
    <w:rsid w:val="009E493F"/>
    <w:rsid w:val="009E4ABB"/>
    <w:rsid w:val="009E4ACB"/>
    <w:rsid w:val="009E4AE9"/>
    <w:rsid w:val="009E4AF5"/>
    <w:rsid w:val="009E4C69"/>
    <w:rsid w:val="009E4CCA"/>
    <w:rsid w:val="009E4D1B"/>
    <w:rsid w:val="009E4DC9"/>
    <w:rsid w:val="009E4EA3"/>
    <w:rsid w:val="009E4EA5"/>
    <w:rsid w:val="009E4F4D"/>
    <w:rsid w:val="009E4F69"/>
    <w:rsid w:val="009E4F73"/>
    <w:rsid w:val="009E4F89"/>
    <w:rsid w:val="009E4FBB"/>
    <w:rsid w:val="009E505B"/>
    <w:rsid w:val="009E52BC"/>
    <w:rsid w:val="009E53F9"/>
    <w:rsid w:val="009E5569"/>
    <w:rsid w:val="009E55A7"/>
    <w:rsid w:val="009E5665"/>
    <w:rsid w:val="009E56B0"/>
    <w:rsid w:val="009E577F"/>
    <w:rsid w:val="009E57DC"/>
    <w:rsid w:val="009E5846"/>
    <w:rsid w:val="009E5864"/>
    <w:rsid w:val="009E5889"/>
    <w:rsid w:val="009E592E"/>
    <w:rsid w:val="009E5958"/>
    <w:rsid w:val="009E5A24"/>
    <w:rsid w:val="009E5A8D"/>
    <w:rsid w:val="009E5AA2"/>
    <w:rsid w:val="009E5ABB"/>
    <w:rsid w:val="009E5C00"/>
    <w:rsid w:val="009E5CF9"/>
    <w:rsid w:val="009E5D2D"/>
    <w:rsid w:val="009E5D50"/>
    <w:rsid w:val="009E5DE5"/>
    <w:rsid w:val="009E5E63"/>
    <w:rsid w:val="009E5E74"/>
    <w:rsid w:val="009E5F35"/>
    <w:rsid w:val="009E5F59"/>
    <w:rsid w:val="009E5F64"/>
    <w:rsid w:val="009E5FA3"/>
    <w:rsid w:val="009E6070"/>
    <w:rsid w:val="009E6095"/>
    <w:rsid w:val="009E60A4"/>
    <w:rsid w:val="009E60D7"/>
    <w:rsid w:val="009E614E"/>
    <w:rsid w:val="009E61A6"/>
    <w:rsid w:val="009E61B3"/>
    <w:rsid w:val="009E61F6"/>
    <w:rsid w:val="009E6218"/>
    <w:rsid w:val="009E627C"/>
    <w:rsid w:val="009E629F"/>
    <w:rsid w:val="009E631E"/>
    <w:rsid w:val="009E6437"/>
    <w:rsid w:val="009E6470"/>
    <w:rsid w:val="009E654B"/>
    <w:rsid w:val="009E66C1"/>
    <w:rsid w:val="009E6757"/>
    <w:rsid w:val="009E6785"/>
    <w:rsid w:val="009E67A9"/>
    <w:rsid w:val="009E6889"/>
    <w:rsid w:val="009E68E6"/>
    <w:rsid w:val="009E6A10"/>
    <w:rsid w:val="009E6A40"/>
    <w:rsid w:val="009E6A9B"/>
    <w:rsid w:val="009E6AA5"/>
    <w:rsid w:val="009E6B21"/>
    <w:rsid w:val="009E6B3D"/>
    <w:rsid w:val="009E6B78"/>
    <w:rsid w:val="009E6CBF"/>
    <w:rsid w:val="009E6CF1"/>
    <w:rsid w:val="009E6CF8"/>
    <w:rsid w:val="009E6D62"/>
    <w:rsid w:val="009E6D9E"/>
    <w:rsid w:val="009E6DA9"/>
    <w:rsid w:val="009E6DDF"/>
    <w:rsid w:val="009E6EE5"/>
    <w:rsid w:val="009E6EF1"/>
    <w:rsid w:val="009E6F83"/>
    <w:rsid w:val="009E700A"/>
    <w:rsid w:val="009E71C4"/>
    <w:rsid w:val="009E720D"/>
    <w:rsid w:val="009E7223"/>
    <w:rsid w:val="009E7312"/>
    <w:rsid w:val="009E732C"/>
    <w:rsid w:val="009E73FA"/>
    <w:rsid w:val="009E742F"/>
    <w:rsid w:val="009E7498"/>
    <w:rsid w:val="009E7528"/>
    <w:rsid w:val="009E75D9"/>
    <w:rsid w:val="009E7640"/>
    <w:rsid w:val="009E7710"/>
    <w:rsid w:val="009E787A"/>
    <w:rsid w:val="009E78D9"/>
    <w:rsid w:val="009E7964"/>
    <w:rsid w:val="009E797F"/>
    <w:rsid w:val="009E7A64"/>
    <w:rsid w:val="009E7B40"/>
    <w:rsid w:val="009E7BFE"/>
    <w:rsid w:val="009E7C19"/>
    <w:rsid w:val="009E7D87"/>
    <w:rsid w:val="009E7DC9"/>
    <w:rsid w:val="009E7E1C"/>
    <w:rsid w:val="009E7E7B"/>
    <w:rsid w:val="009E7F3F"/>
    <w:rsid w:val="009F00D9"/>
    <w:rsid w:val="009F0157"/>
    <w:rsid w:val="009F0187"/>
    <w:rsid w:val="009F0252"/>
    <w:rsid w:val="009F0369"/>
    <w:rsid w:val="009F03F2"/>
    <w:rsid w:val="009F0434"/>
    <w:rsid w:val="009F04E4"/>
    <w:rsid w:val="009F05F0"/>
    <w:rsid w:val="009F062D"/>
    <w:rsid w:val="009F0689"/>
    <w:rsid w:val="009F06BE"/>
    <w:rsid w:val="009F077A"/>
    <w:rsid w:val="009F0792"/>
    <w:rsid w:val="009F079E"/>
    <w:rsid w:val="009F07B0"/>
    <w:rsid w:val="009F0806"/>
    <w:rsid w:val="009F080A"/>
    <w:rsid w:val="009F0846"/>
    <w:rsid w:val="009F0855"/>
    <w:rsid w:val="009F08D3"/>
    <w:rsid w:val="009F0997"/>
    <w:rsid w:val="009F09B8"/>
    <w:rsid w:val="009F0AB5"/>
    <w:rsid w:val="009F0B17"/>
    <w:rsid w:val="009F0C50"/>
    <w:rsid w:val="009F0C56"/>
    <w:rsid w:val="009F0CC3"/>
    <w:rsid w:val="009F0E7C"/>
    <w:rsid w:val="009F0F31"/>
    <w:rsid w:val="009F0F81"/>
    <w:rsid w:val="009F100B"/>
    <w:rsid w:val="009F1075"/>
    <w:rsid w:val="009F1154"/>
    <w:rsid w:val="009F11AF"/>
    <w:rsid w:val="009F11E7"/>
    <w:rsid w:val="009F127A"/>
    <w:rsid w:val="009F129B"/>
    <w:rsid w:val="009F12BC"/>
    <w:rsid w:val="009F12BE"/>
    <w:rsid w:val="009F12EF"/>
    <w:rsid w:val="009F1396"/>
    <w:rsid w:val="009F1487"/>
    <w:rsid w:val="009F152A"/>
    <w:rsid w:val="009F1546"/>
    <w:rsid w:val="009F155F"/>
    <w:rsid w:val="009F157E"/>
    <w:rsid w:val="009F15C8"/>
    <w:rsid w:val="009F16A1"/>
    <w:rsid w:val="009F1714"/>
    <w:rsid w:val="009F1748"/>
    <w:rsid w:val="009F17CA"/>
    <w:rsid w:val="009F18A0"/>
    <w:rsid w:val="009F18C6"/>
    <w:rsid w:val="009F18CB"/>
    <w:rsid w:val="009F1970"/>
    <w:rsid w:val="009F19F0"/>
    <w:rsid w:val="009F1AE1"/>
    <w:rsid w:val="009F1B26"/>
    <w:rsid w:val="009F1B58"/>
    <w:rsid w:val="009F1B68"/>
    <w:rsid w:val="009F1B9B"/>
    <w:rsid w:val="009F1BAF"/>
    <w:rsid w:val="009F1C65"/>
    <w:rsid w:val="009F1E6A"/>
    <w:rsid w:val="009F1E86"/>
    <w:rsid w:val="009F1F01"/>
    <w:rsid w:val="009F209A"/>
    <w:rsid w:val="009F211D"/>
    <w:rsid w:val="009F212B"/>
    <w:rsid w:val="009F21CD"/>
    <w:rsid w:val="009F2250"/>
    <w:rsid w:val="009F22AE"/>
    <w:rsid w:val="009F230D"/>
    <w:rsid w:val="009F240B"/>
    <w:rsid w:val="009F24FE"/>
    <w:rsid w:val="009F2701"/>
    <w:rsid w:val="009F275A"/>
    <w:rsid w:val="009F2787"/>
    <w:rsid w:val="009F2851"/>
    <w:rsid w:val="009F28A1"/>
    <w:rsid w:val="009F28B0"/>
    <w:rsid w:val="009F292D"/>
    <w:rsid w:val="009F2992"/>
    <w:rsid w:val="009F2AF3"/>
    <w:rsid w:val="009F2CE3"/>
    <w:rsid w:val="009F2D5A"/>
    <w:rsid w:val="009F2DD4"/>
    <w:rsid w:val="009F2E85"/>
    <w:rsid w:val="009F2ECD"/>
    <w:rsid w:val="009F2EEC"/>
    <w:rsid w:val="009F2F6F"/>
    <w:rsid w:val="009F2FCB"/>
    <w:rsid w:val="009F3067"/>
    <w:rsid w:val="009F314C"/>
    <w:rsid w:val="009F31DE"/>
    <w:rsid w:val="009F32B9"/>
    <w:rsid w:val="009F32F7"/>
    <w:rsid w:val="009F342D"/>
    <w:rsid w:val="009F34D5"/>
    <w:rsid w:val="009F35DC"/>
    <w:rsid w:val="009F35E2"/>
    <w:rsid w:val="009F361D"/>
    <w:rsid w:val="009F36EC"/>
    <w:rsid w:val="009F37A4"/>
    <w:rsid w:val="009F37B2"/>
    <w:rsid w:val="009F37CB"/>
    <w:rsid w:val="009F3864"/>
    <w:rsid w:val="009F3880"/>
    <w:rsid w:val="009F3899"/>
    <w:rsid w:val="009F38E7"/>
    <w:rsid w:val="009F38FB"/>
    <w:rsid w:val="009F396F"/>
    <w:rsid w:val="009F39B6"/>
    <w:rsid w:val="009F3A00"/>
    <w:rsid w:val="009F3A3C"/>
    <w:rsid w:val="009F3A40"/>
    <w:rsid w:val="009F3A88"/>
    <w:rsid w:val="009F3BE7"/>
    <w:rsid w:val="009F3C5F"/>
    <w:rsid w:val="009F3C60"/>
    <w:rsid w:val="009F3CA6"/>
    <w:rsid w:val="009F3CEA"/>
    <w:rsid w:val="009F3D19"/>
    <w:rsid w:val="009F3E40"/>
    <w:rsid w:val="009F3EE1"/>
    <w:rsid w:val="009F3F10"/>
    <w:rsid w:val="009F3F1F"/>
    <w:rsid w:val="009F3F6A"/>
    <w:rsid w:val="009F4002"/>
    <w:rsid w:val="009F4060"/>
    <w:rsid w:val="009F40D1"/>
    <w:rsid w:val="009F413F"/>
    <w:rsid w:val="009F418E"/>
    <w:rsid w:val="009F4243"/>
    <w:rsid w:val="009F4256"/>
    <w:rsid w:val="009F4281"/>
    <w:rsid w:val="009F42AE"/>
    <w:rsid w:val="009F434E"/>
    <w:rsid w:val="009F4351"/>
    <w:rsid w:val="009F4405"/>
    <w:rsid w:val="009F443F"/>
    <w:rsid w:val="009F44B2"/>
    <w:rsid w:val="009F44BF"/>
    <w:rsid w:val="009F4506"/>
    <w:rsid w:val="009F450D"/>
    <w:rsid w:val="009F4515"/>
    <w:rsid w:val="009F455E"/>
    <w:rsid w:val="009F45D4"/>
    <w:rsid w:val="009F4690"/>
    <w:rsid w:val="009F469E"/>
    <w:rsid w:val="009F46EE"/>
    <w:rsid w:val="009F46F4"/>
    <w:rsid w:val="009F47CD"/>
    <w:rsid w:val="009F4882"/>
    <w:rsid w:val="009F48E1"/>
    <w:rsid w:val="009F49AC"/>
    <w:rsid w:val="009F49BD"/>
    <w:rsid w:val="009F4A44"/>
    <w:rsid w:val="009F4AAA"/>
    <w:rsid w:val="009F4AFC"/>
    <w:rsid w:val="009F4B12"/>
    <w:rsid w:val="009F4B74"/>
    <w:rsid w:val="009F4C37"/>
    <w:rsid w:val="009F4C88"/>
    <w:rsid w:val="009F4D80"/>
    <w:rsid w:val="009F4E70"/>
    <w:rsid w:val="009F4F1E"/>
    <w:rsid w:val="009F4F22"/>
    <w:rsid w:val="009F50BB"/>
    <w:rsid w:val="009F50C5"/>
    <w:rsid w:val="009F5119"/>
    <w:rsid w:val="009F519C"/>
    <w:rsid w:val="009F53E6"/>
    <w:rsid w:val="009F53FA"/>
    <w:rsid w:val="009F5622"/>
    <w:rsid w:val="009F578C"/>
    <w:rsid w:val="009F57DE"/>
    <w:rsid w:val="009F58C7"/>
    <w:rsid w:val="009F5925"/>
    <w:rsid w:val="009F5926"/>
    <w:rsid w:val="009F599C"/>
    <w:rsid w:val="009F59F6"/>
    <w:rsid w:val="009F5A34"/>
    <w:rsid w:val="009F5A5E"/>
    <w:rsid w:val="009F5AAF"/>
    <w:rsid w:val="009F5B73"/>
    <w:rsid w:val="009F5D2C"/>
    <w:rsid w:val="009F5D45"/>
    <w:rsid w:val="009F5D6A"/>
    <w:rsid w:val="009F5E2C"/>
    <w:rsid w:val="009F5E33"/>
    <w:rsid w:val="009F5E50"/>
    <w:rsid w:val="009F5EFC"/>
    <w:rsid w:val="009F5F6F"/>
    <w:rsid w:val="009F5FF7"/>
    <w:rsid w:val="009F6053"/>
    <w:rsid w:val="009F609D"/>
    <w:rsid w:val="009F60A0"/>
    <w:rsid w:val="009F60FF"/>
    <w:rsid w:val="009F6142"/>
    <w:rsid w:val="009F6178"/>
    <w:rsid w:val="009F6196"/>
    <w:rsid w:val="009F6226"/>
    <w:rsid w:val="009F6297"/>
    <w:rsid w:val="009F6305"/>
    <w:rsid w:val="009F6333"/>
    <w:rsid w:val="009F63B0"/>
    <w:rsid w:val="009F641F"/>
    <w:rsid w:val="009F651E"/>
    <w:rsid w:val="009F6560"/>
    <w:rsid w:val="009F6655"/>
    <w:rsid w:val="009F666B"/>
    <w:rsid w:val="009F6702"/>
    <w:rsid w:val="009F6855"/>
    <w:rsid w:val="009F68B6"/>
    <w:rsid w:val="009F68EC"/>
    <w:rsid w:val="009F690F"/>
    <w:rsid w:val="009F691D"/>
    <w:rsid w:val="009F69B9"/>
    <w:rsid w:val="009F6B7F"/>
    <w:rsid w:val="009F6BAE"/>
    <w:rsid w:val="009F6BCD"/>
    <w:rsid w:val="009F6CCF"/>
    <w:rsid w:val="009F6DEF"/>
    <w:rsid w:val="009F6E03"/>
    <w:rsid w:val="009F6F86"/>
    <w:rsid w:val="009F700B"/>
    <w:rsid w:val="009F70C8"/>
    <w:rsid w:val="009F7125"/>
    <w:rsid w:val="009F7159"/>
    <w:rsid w:val="009F717A"/>
    <w:rsid w:val="009F7187"/>
    <w:rsid w:val="009F721E"/>
    <w:rsid w:val="009F728B"/>
    <w:rsid w:val="009F730D"/>
    <w:rsid w:val="009F733E"/>
    <w:rsid w:val="009F740F"/>
    <w:rsid w:val="009F744E"/>
    <w:rsid w:val="009F753E"/>
    <w:rsid w:val="009F762B"/>
    <w:rsid w:val="009F76F2"/>
    <w:rsid w:val="009F772F"/>
    <w:rsid w:val="009F7775"/>
    <w:rsid w:val="009F77A2"/>
    <w:rsid w:val="009F7888"/>
    <w:rsid w:val="009F7964"/>
    <w:rsid w:val="009F798A"/>
    <w:rsid w:val="009F7A5E"/>
    <w:rsid w:val="009F7B48"/>
    <w:rsid w:val="009F7BA2"/>
    <w:rsid w:val="009F7BC6"/>
    <w:rsid w:val="009F7D6D"/>
    <w:rsid w:val="009F7D88"/>
    <w:rsid w:val="009F7E1C"/>
    <w:rsid w:val="009F7E28"/>
    <w:rsid w:val="009F7E8D"/>
    <w:rsid w:val="009F7EC8"/>
    <w:rsid w:val="00A0022E"/>
    <w:rsid w:val="00A002CB"/>
    <w:rsid w:val="00A00301"/>
    <w:rsid w:val="00A00320"/>
    <w:rsid w:val="00A00361"/>
    <w:rsid w:val="00A0037E"/>
    <w:rsid w:val="00A00417"/>
    <w:rsid w:val="00A0044B"/>
    <w:rsid w:val="00A0044F"/>
    <w:rsid w:val="00A00472"/>
    <w:rsid w:val="00A004C9"/>
    <w:rsid w:val="00A00518"/>
    <w:rsid w:val="00A00573"/>
    <w:rsid w:val="00A0057E"/>
    <w:rsid w:val="00A0058E"/>
    <w:rsid w:val="00A005CF"/>
    <w:rsid w:val="00A005E7"/>
    <w:rsid w:val="00A0065A"/>
    <w:rsid w:val="00A00782"/>
    <w:rsid w:val="00A007C0"/>
    <w:rsid w:val="00A007CF"/>
    <w:rsid w:val="00A007F1"/>
    <w:rsid w:val="00A0081B"/>
    <w:rsid w:val="00A00829"/>
    <w:rsid w:val="00A00831"/>
    <w:rsid w:val="00A0086F"/>
    <w:rsid w:val="00A00899"/>
    <w:rsid w:val="00A008A7"/>
    <w:rsid w:val="00A008EB"/>
    <w:rsid w:val="00A0094E"/>
    <w:rsid w:val="00A00970"/>
    <w:rsid w:val="00A0099F"/>
    <w:rsid w:val="00A009D1"/>
    <w:rsid w:val="00A009FC"/>
    <w:rsid w:val="00A00A31"/>
    <w:rsid w:val="00A00A54"/>
    <w:rsid w:val="00A00A7D"/>
    <w:rsid w:val="00A00C1D"/>
    <w:rsid w:val="00A00C3E"/>
    <w:rsid w:val="00A00C5F"/>
    <w:rsid w:val="00A00CBA"/>
    <w:rsid w:val="00A00E30"/>
    <w:rsid w:val="00A00F42"/>
    <w:rsid w:val="00A01119"/>
    <w:rsid w:val="00A011FD"/>
    <w:rsid w:val="00A01215"/>
    <w:rsid w:val="00A01244"/>
    <w:rsid w:val="00A01269"/>
    <w:rsid w:val="00A0127A"/>
    <w:rsid w:val="00A0149C"/>
    <w:rsid w:val="00A0157C"/>
    <w:rsid w:val="00A015CF"/>
    <w:rsid w:val="00A015E4"/>
    <w:rsid w:val="00A015E6"/>
    <w:rsid w:val="00A016BD"/>
    <w:rsid w:val="00A01731"/>
    <w:rsid w:val="00A017C0"/>
    <w:rsid w:val="00A0185C"/>
    <w:rsid w:val="00A01869"/>
    <w:rsid w:val="00A018C5"/>
    <w:rsid w:val="00A01910"/>
    <w:rsid w:val="00A019B9"/>
    <w:rsid w:val="00A019C6"/>
    <w:rsid w:val="00A019E4"/>
    <w:rsid w:val="00A01A09"/>
    <w:rsid w:val="00A01A0B"/>
    <w:rsid w:val="00A01BB9"/>
    <w:rsid w:val="00A01C07"/>
    <w:rsid w:val="00A01C2C"/>
    <w:rsid w:val="00A01D2E"/>
    <w:rsid w:val="00A01DE1"/>
    <w:rsid w:val="00A01E42"/>
    <w:rsid w:val="00A01EF0"/>
    <w:rsid w:val="00A01FAF"/>
    <w:rsid w:val="00A01FE7"/>
    <w:rsid w:val="00A02026"/>
    <w:rsid w:val="00A02046"/>
    <w:rsid w:val="00A02073"/>
    <w:rsid w:val="00A0209C"/>
    <w:rsid w:val="00A020C2"/>
    <w:rsid w:val="00A020ED"/>
    <w:rsid w:val="00A0213C"/>
    <w:rsid w:val="00A02178"/>
    <w:rsid w:val="00A02188"/>
    <w:rsid w:val="00A021B2"/>
    <w:rsid w:val="00A021FC"/>
    <w:rsid w:val="00A0230D"/>
    <w:rsid w:val="00A0240E"/>
    <w:rsid w:val="00A024A7"/>
    <w:rsid w:val="00A024BD"/>
    <w:rsid w:val="00A02582"/>
    <w:rsid w:val="00A02616"/>
    <w:rsid w:val="00A02689"/>
    <w:rsid w:val="00A02768"/>
    <w:rsid w:val="00A028BC"/>
    <w:rsid w:val="00A0297B"/>
    <w:rsid w:val="00A02A58"/>
    <w:rsid w:val="00A02AA3"/>
    <w:rsid w:val="00A02B36"/>
    <w:rsid w:val="00A02C03"/>
    <w:rsid w:val="00A02CBC"/>
    <w:rsid w:val="00A02D03"/>
    <w:rsid w:val="00A02D91"/>
    <w:rsid w:val="00A02D98"/>
    <w:rsid w:val="00A02DC2"/>
    <w:rsid w:val="00A02F50"/>
    <w:rsid w:val="00A02F6D"/>
    <w:rsid w:val="00A0304F"/>
    <w:rsid w:val="00A03080"/>
    <w:rsid w:val="00A0317F"/>
    <w:rsid w:val="00A03213"/>
    <w:rsid w:val="00A03229"/>
    <w:rsid w:val="00A03265"/>
    <w:rsid w:val="00A0328D"/>
    <w:rsid w:val="00A032D9"/>
    <w:rsid w:val="00A032EC"/>
    <w:rsid w:val="00A033A1"/>
    <w:rsid w:val="00A03436"/>
    <w:rsid w:val="00A03459"/>
    <w:rsid w:val="00A0353B"/>
    <w:rsid w:val="00A0357C"/>
    <w:rsid w:val="00A035A0"/>
    <w:rsid w:val="00A035A3"/>
    <w:rsid w:val="00A0364C"/>
    <w:rsid w:val="00A036DA"/>
    <w:rsid w:val="00A0373E"/>
    <w:rsid w:val="00A0374F"/>
    <w:rsid w:val="00A03795"/>
    <w:rsid w:val="00A0379A"/>
    <w:rsid w:val="00A0379D"/>
    <w:rsid w:val="00A0389A"/>
    <w:rsid w:val="00A038D8"/>
    <w:rsid w:val="00A038EE"/>
    <w:rsid w:val="00A03915"/>
    <w:rsid w:val="00A0396D"/>
    <w:rsid w:val="00A03998"/>
    <w:rsid w:val="00A03A2C"/>
    <w:rsid w:val="00A03A55"/>
    <w:rsid w:val="00A03AF3"/>
    <w:rsid w:val="00A03C73"/>
    <w:rsid w:val="00A03CBB"/>
    <w:rsid w:val="00A03D36"/>
    <w:rsid w:val="00A03D61"/>
    <w:rsid w:val="00A03D93"/>
    <w:rsid w:val="00A03E7B"/>
    <w:rsid w:val="00A03E8D"/>
    <w:rsid w:val="00A03EC9"/>
    <w:rsid w:val="00A03F9C"/>
    <w:rsid w:val="00A04072"/>
    <w:rsid w:val="00A040DD"/>
    <w:rsid w:val="00A040F7"/>
    <w:rsid w:val="00A041DC"/>
    <w:rsid w:val="00A0422F"/>
    <w:rsid w:val="00A042F9"/>
    <w:rsid w:val="00A0432A"/>
    <w:rsid w:val="00A043B3"/>
    <w:rsid w:val="00A043BD"/>
    <w:rsid w:val="00A044B0"/>
    <w:rsid w:val="00A044EE"/>
    <w:rsid w:val="00A047F2"/>
    <w:rsid w:val="00A0485A"/>
    <w:rsid w:val="00A0491A"/>
    <w:rsid w:val="00A04937"/>
    <w:rsid w:val="00A04939"/>
    <w:rsid w:val="00A049A2"/>
    <w:rsid w:val="00A049B3"/>
    <w:rsid w:val="00A049F1"/>
    <w:rsid w:val="00A04A6A"/>
    <w:rsid w:val="00A04A99"/>
    <w:rsid w:val="00A04B0F"/>
    <w:rsid w:val="00A04B63"/>
    <w:rsid w:val="00A04B66"/>
    <w:rsid w:val="00A04B94"/>
    <w:rsid w:val="00A04BE3"/>
    <w:rsid w:val="00A04C52"/>
    <w:rsid w:val="00A04CA1"/>
    <w:rsid w:val="00A04DAB"/>
    <w:rsid w:val="00A04E69"/>
    <w:rsid w:val="00A04EDF"/>
    <w:rsid w:val="00A04EF1"/>
    <w:rsid w:val="00A04F0E"/>
    <w:rsid w:val="00A04F14"/>
    <w:rsid w:val="00A04FB7"/>
    <w:rsid w:val="00A05012"/>
    <w:rsid w:val="00A05024"/>
    <w:rsid w:val="00A05033"/>
    <w:rsid w:val="00A051C7"/>
    <w:rsid w:val="00A051DC"/>
    <w:rsid w:val="00A051FA"/>
    <w:rsid w:val="00A05288"/>
    <w:rsid w:val="00A052B9"/>
    <w:rsid w:val="00A05370"/>
    <w:rsid w:val="00A05386"/>
    <w:rsid w:val="00A05450"/>
    <w:rsid w:val="00A054A2"/>
    <w:rsid w:val="00A054CC"/>
    <w:rsid w:val="00A05507"/>
    <w:rsid w:val="00A05614"/>
    <w:rsid w:val="00A059CA"/>
    <w:rsid w:val="00A059F3"/>
    <w:rsid w:val="00A05A36"/>
    <w:rsid w:val="00A05AB6"/>
    <w:rsid w:val="00A05B06"/>
    <w:rsid w:val="00A05C12"/>
    <w:rsid w:val="00A05C73"/>
    <w:rsid w:val="00A05C87"/>
    <w:rsid w:val="00A05CD2"/>
    <w:rsid w:val="00A05CD7"/>
    <w:rsid w:val="00A05D32"/>
    <w:rsid w:val="00A05E49"/>
    <w:rsid w:val="00A0608D"/>
    <w:rsid w:val="00A060FD"/>
    <w:rsid w:val="00A0610D"/>
    <w:rsid w:val="00A06130"/>
    <w:rsid w:val="00A0616E"/>
    <w:rsid w:val="00A061B5"/>
    <w:rsid w:val="00A061C2"/>
    <w:rsid w:val="00A06252"/>
    <w:rsid w:val="00A06258"/>
    <w:rsid w:val="00A062C4"/>
    <w:rsid w:val="00A0634D"/>
    <w:rsid w:val="00A063D8"/>
    <w:rsid w:val="00A06423"/>
    <w:rsid w:val="00A06505"/>
    <w:rsid w:val="00A06508"/>
    <w:rsid w:val="00A06557"/>
    <w:rsid w:val="00A066EE"/>
    <w:rsid w:val="00A0678F"/>
    <w:rsid w:val="00A067AE"/>
    <w:rsid w:val="00A067B8"/>
    <w:rsid w:val="00A06A44"/>
    <w:rsid w:val="00A06A6E"/>
    <w:rsid w:val="00A06AEA"/>
    <w:rsid w:val="00A06B11"/>
    <w:rsid w:val="00A06C04"/>
    <w:rsid w:val="00A06C7E"/>
    <w:rsid w:val="00A06CCC"/>
    <w:rsid w:val="00A06D5D"/>
    <w:rsid w:val="00A06DA1"/>
    <w:rsid w:val="00A06E51"/>
    <w:rsid w:val="00A06EDC"/>
    <w:rsid w:val="00A06EFE"/>
    <w:rsid w:val="00A07099"/>
    <w:rsid w:val="00A0716E"/>
    <w:rsid w:val="00A07174"/>
    <w:rsid w:val="00A071AE"/>
    <w:rsid w:val="00A071CD"/>
    <w:rsid w:val="00A07273"/>
    <w:rsid w:val="00A073BC"/>
    <w:rsid w:val="00A073F6"/>
    <w:rsid w:val="00A0744A"/>
    <w:rsid w:val="00A07466"/>
    <w:rsid w:val="00A07547"/>
    <w:rsid w:val="00A07585"/>
    <w:rsid w:val="00A07598"/>
    <w:rsid w:val="00A0768B"/>
    <w:rsid w:val="00A076C5"/>
    <w:rsid w:val="00A07787"/>
    <w:rsid w:val="00A07789"/>
    <w:rsid w:val="00A07854"/>
    <w:rsid w:val="00A078C2"/>
    <w:rsid w:val="00A078F0"/>
    <w:rsid w:val="00A0793E"/>
    <w:rsid w:val="00A07A43"/>
    <w:rsid w:val="00A07A4B"/>
    <w:rsid w:val="00A07A61"/>
    <w:rsid w:val="00A07AAF"/>
    <w:rsid w:val="00A07B43"/>
    <w:rsid w:val="00A07BA2"/>
    <w:rsid w:val="00A07D44"/>
    <w:rsid w:val="00A07E29"/>
    <w:rsid w:val="00A07E68"/>
    <w:rsid w:val="00A07EB6"/>
    <w:rsid w:val="00A07EC9"/>
    <w:rsid w:val="00A10047"/>
    <w:rsid w:val="00A1009C"/>
    <w:rsid w:val="00A100E2"/>
    <w:rsid w:val="00A10140"/>
    <w:rsid w:val="00A1015B"/>
    <w:rsid w:val="00A10163"/>
    <w:rsid w:val="00A10174"/>
    <w:rsid w:val="00A101F0"/>
    <w:rsid w:val="00A102CA"/>
    <w:rsid w:val="00A102FC"/>
    <w:rsid w:val="00A10317"/>
    <w:rsid w:val="00A10324"/>
    <w:rsid w:val="00A10416"/>
    <w:rsid w:val="00A10470"/>
    <w:rsid w:val="00A10669"/>
    <w:rsid w:val="00A10701"/>
    <w:rsid w:val="00A1071F"/>
    <w:rsid w:val="00A10727"/>
    <w:rsid w:val="00A10759"/>
    <w:rsid w:val="00A107BA"/>
    <w:rsid w:val="00A10837"/>
    <w:rsid w:val="00A10851"/>
    <w:rsid w:val="00A10A6C"/>
    <w:rsid w:val="00A10B39"/>
    <w:rsid w:val="00A10BBC"/>
    <w:rsid w:val="00A10C76"/>
    <w:rsid w:val="00A10C8F"/>
    <w:rsid w:val="00A10D3B"/>
    <w:rsid w:val="00A10D98"/>
    <w:rsid w:val="00A10E2D"/>
    <w:rsid w:val="00A10E8A"/>
    <w:rsid w:val="00A10F6F"/>
    <w:rsid w:val="00A10FDE"/>
    <w:rsid w:val="00A11039"/>
    <w:rsid w:val="00A1106B"/>
    <w:rsid w:val="00A110B2"/>
    <w:rsid w:val="00A111A0"/>
    <w:rsid w:val="00A111BA"/>
    <w:rsid w:val="00A1123D"/>
    <w:rsid w:val="00A112CF"/>
    <w:rsid w:val="00A112D8"/>
    <w:rsid w:val="00A11319"/>
    <w:rsid w:val="00A1131E"/>
    <w:rsid w:val="00A11380"/>
    <w:rsid w:val="00A1154C"/>
    <w:rsid w:val="00A11564"/>
    <w:rsid w:val="00A115CE"/>
    <w:rsid w:val="00A115FF"/>
    <w:rsid w:val="00A11628"/>
    <w:rsid w:val="00A1162C"/>
    <w:rsid w:val="00A11659"/>
    <w:rsid w:val="00A11691"/>
    <w:rsid w:val="00A116A3"/>
    <w:rsid w:val="00A116D6"/>
    <w:rsid w:val="00A11711"/>
    <w:rsid w:val="00A11713"/>
    <w:rsid w:val="00A1171A"/>
    <w:rsid w:val="00A11729"/>
    <w:rsid w:val="00A117CB"/>
    <w:rsid w:val="00A11844"/>
    <w:rsid w:val="00A11863"/>
    <w:rsid w:val="00A1195C"/>
    <w:rsid w:val="00A11A3F"/>
    <w:rsid w:val="00A11B8D"/>
    <w:rsid w:val="00A11C03"/>
    <w:rsid w:val="00A11C45"/>
    <w:rsid w:val="00A11C64"/>
    <w:rsid w:val="00A11D05"/>
    <w:rsid w:val="00A11DC0"/>
    <w:rsid w:val="00A11E3A"/>
    <w:rsid w:val="00A11E67"/>
    <w:rsid w:val="00A11EEC"/>
    <w:rsid w:val="00A12026"/>
    <w:rsid w:val="00A1207F"/>
    <w:rsid w:val="00A120C9"/>
    <w:rsid w:val="00A12110"/>
    <w:rsid w:val="00A1226A"/>
    <w:rsid w:val="00A122A4"/>
    <w:rsid w:val="00A123DB"/>
    <w:rsid w:val="00A12452"/>
    <w:rsid w:val="00A1248E"/>
    <w:rsid w:val="00A124B1"/>
    <w:rsid w:val="00A1258D"/>
    <w:rsid w:val="00A125A8"/>
    <w:rsid w:val="00A125DC"/>
    <w:rsid w:val="00A12688"/>
    <w:rsid w:val="00A12756"/>
    <w:rsid w:val="00A1281D"/>
    <w:rsid w:val="00A12827"/>
    <w:rsid w:val="00A12889"/>
    <w:rsid w:val="00A12892"/>
    <w:rsid w:val="00A128E0"/>
    <w:rsid w:val="00A12972"/>
    <w:rsid w:val="00A12A1E"/>
    <w:rsid w:val="00A12A9D"/>
    <w:rsid w:val="00A12AE5"/>
    <w:rsid w:val="00A12B8A"/>
    <w:rsid w:val="00A12BB2"/>
    <w:rsid w:val="00A12BD3"/>
    <w:rsid w:val="00A12BDB"/>
    <w:rsid w:val="00A12CA8"/>
    <w:rsid w:val="00A12CAA"/>
    <w:rsid w:val="00A12CDC"/>
    <w:rsid w:val="00A12D1F"/>
    <w:rsid w:val="00A12D26"/>
    <w:rsid w:val="00A12E2A"/>
    <w:rsid w:val="00A12E33"/>
    <w:rsid w:val="00A12EF5"/>
    <w:rsid w:val="00A12EF9"/>
    <w:rsid w:val="00A12F0E"/>
    <w:rsid w:val="00A12FB6"/>
    <w:rsid w:val="00A1306F"/>
    <w:rsid w:val="00A1310A"/>
    <w:rsid w:val="00A131D0"/>
    <w:rsid w:val="00A13242"/>
    <w:rsid w:val="00A13283"/>
    <w:rsid w:val="00A132BA"/>
    <w:rsid w:val="00A13300"/>
    <w:rsid w:val="00A133A7"/>
    <w:rsid w:val="00A13413"/>
    <w:rsid w:val="00A13475"/>
    <w:rsid w:val="00A134AB"/>
    <w:rsid w:val="00A13574"/>
    <w:rsid w:val="00A13596"/>
    <w:rsid w:val="00A136A9"/>
    <w:rsid w:val="00A136BD"/>
    <w:rsid w:val="00A13738"/>
    <w:rsid w:val="00A1379A"/>
    <w:rsid w:val="00A137C4"/>
    <w:rsid w:val="00A137F7"/>
    <w:rsid w:val="00A13966"/>
    <w:rsid w:val="00A13A1D"/>
    <w:rsid w:val="00A13A79"/>
    <w:rsid w:val="00A13B0B"/>
    <w:rsid w:val="00A13B55"/>
    <w:rsid w:val="00A13B75"/>
    <w:rsid w:val="00A13C0D"/>
    <w:rsid w:val="00A13C1F"/>
    <w:rsid w:val="00A13D48"/>
    <w:rsid w:val="00A13D6A"/>
    <w:rsid w:val="00A13D75"/>
    <w:rsid w:val="00A13D7B"/>
    <w:rsid w:val="00A13E85"/>
    <w:rsid w:val="00A13F74"/>
    <w:rsid w:val="00A13F82"/>
    <w:rsid w:val="00A13FDE"/>
    <w:rsid w:val="00A140A0"/>
    <w:rsid w:val="00A140A5"/>
    <w:rsid w:val="00A140CF"/>
    <w:rsid w:val="00A1419D"/>
    <w:rsid w:val="00A14215"/>
    <w:rsid w:val="00A1425F"/>
    <w:rsid w:val="00A1431B"/>
    <w:rsid w:val="00A143C6"/>
    <w:rsid w:val="00A144C0"/>
    <w:rsid w:val="00A144D6"/>
    <w:rsid w:val="00A145E0"/>
    <w:rsid w:val="00A146C1"/>
    <w:rsid w:val="00A146D5"/>
    <w:rsid w:val="00A14718"/>
    <w:rsid w:val="00A1472D"/>
    <w:rsid w:val="00A147F8"/>
    <w:rsid w:val="00A14806"/>
    <w:rsid w:val="00A148CF"/>
    <w:rsid w:val="00A1495A"/>
    <w:rsid w:val="00A1496A"/>
    <w:rsid w:val="00A14A31"/>
    <w:rsid w:val="00A14BBE"/>
    <w:rsid w:val="00A14C62"/>
    <w:rsid w:val="00A14D03"/>
    <w:rsid w:val="00A14D30"/>
    <w:rsid w:val="00A14D4A"/>
    <w:rsid w:val="00A14DBA"/>
    <w:rsid w:val="00A14E7D"/>
    <w:rsid w:val="00A14EC9"/>
    <w:rsid w:val="00A14F39"/>
    <w:rsid w:val="00A14F57"/>
    <w:rsid w:val="00A14F83"/>
    <w:rsid w:val="00A14F88"/>
    <w:rsid w:val="00A14F93"/>
    <w:rsid w:val="00A1500A"/>
    <w:rsid w:val="00A150CD"/>
    <w:rsid w:val="00A1512A"/>
    <w:rsid w:val="00A151EE"/>
    <w:rsid w:val="00A152A6"/>
    <w:rsid w:val="00A15312"/>
    <w:rsid w:val="00A15483"/>
    <w:rsid w:val="00A15490"/>
    <w:rsid w:val="00A15526"/>
    <w:rsid w:val="00A1555A"/>
    <w:rsid w:val="00A1555E"/>
    <w:rsid w:val="00A155B3"/>
    <w:rsid w:val="00A156C1"/>
    <w:rsid w:val="00A15700"/>
    <w:rsid w:val="00A15758"/>
    <w:rsid w:val="00A1578E"/>
    <w:rsid w:val="00A15893"/>
    <w:rsid w:val="00A1599E"/>
    <w:rsid w:val="00A159C8"/>
    <w:rsid w:val="00A15A7E"/>
    <w:rsid w:val="00A15AFA"/>
    <w:rsid w:val="00A15B14"/>
    <w:rsid w:val="00A15BBD"/>
    <w:rsid w:val="00A15C59"/>
    <w:rsid w:val="00A15C69"/>
    <w:rsid w:val="00A15CC3"/>
    <w:rsid w:val="00A15D0E"/>
    <w:rsid w:val="00A15DF5"/>
    <w:rsid w:val="00A15E00"/>
    <w:rsid w:val="00A15F89"/>
    <w:rsid w:val="00A15F9F"/>
    <w:rsid w:val="00A15FC5"/>
    <w:rsid w:val="00A15FEC"/>
    <w:rsid w:val="00A160FA"/>
    <w:rsid w:val="00A16214"/>
    <w:rsid w:val="00A162FD"/>
    <w:rsid w:val="00A1631B"/>
    <w:rsid w:val="00A16345"/>
    <w:rsid w:val="00A16359"/>
    <w:rsid w:val="00A16382"/>
    <w:rsid w:val="00A163BF"/>
    <w:rsid w:val="00A164C7"/>
    <w:rsid w:val="00A164F6"/>
    <w:rsid w:val="00A1650B"/>
    <w:rsid w:val="00A165C2"/>
    <w:rsid w:val="00A16651"/>
    <w:rsid w:val="00A1669D"/>
    <w:rsid w:val="00A166B1"/>
    <w:rsid w:val="00A166F0"/>
    <w:rsid w:val="00A1679B"/>
    <w:rsid w:val="00A1689F"/>
    <w:rsid w:val="00A168D7"/>
    <w:rsid w:val="00A16942"/>
    <w:rsid w:val="00A16953"/>
    <w:rsid w:val="00A16BBE"/>
    <w:rsid w:val="00A16C7C"/>
    <w:rsid w:val="00A16CBE"/>
    <w:rsid w:val="00A16CC4"/>
    <w:rsid w:val="00A16D64"/>
    <w:rsid w:val="00A16D9F"/>
    <w:rsid w:val="00A16E65"/>
    <w:rsid w:val="00A16F09"/>
    <w:rsid w:val="00A16F21"/>
    <w:rsid w:val="00A16F5E"/>
    <w:rsid w:val="00A16F78"/>
    <w:rsid w:val="00A16F8F"/>
    <w:rsid w:val="00A16FB9"/>
    <w:rsid w:val="00A1705B"/>
    <w:rsid w:val="00A172A1"/>
    <w:rsid w:val="00A173A2"/>
    <w:rsid w:val="00A173EB"/>
    <w:rsid w:val="00A17596"/>
    <w:rsid w:val="00A175E1"/>
    <w:rsid w:val="00A177B1"/>
    <w:rsid w:val="00A177B7"/>
    <w:rsid w:val="00A17826"/>
    <w:rsid w:val="00A17834"/>
    <w:rsid w:val="00A178F3"/>
    <w:rsid w:val="00A17942"/>
    <w:rsid w:val="00A179A1"/>
    <w:rsid w:val="00A179D5"/>
    <w:rsid w:val="00A17A09"/>
    <w:rsid w:val="00A17A6D"/>
    <w:rsid w:val="00A17B62"/>
    <w:rsid w:val="00A17BE9"/>
    <w:rsid w:val="00A17CCA"/>
    <w:rsid w:val="00A17CD1"/>
    <w:rsid w:val="00A17D5C"/>
    <w:rsid w:val="00A17DCE"/>
    <w:rsid w:val="00A17F3F"/>
    <w:rsid w:val="00A17F70"/>
    <w:rsid w:val="00A17FF8"/>
    <w:rsid w:val="00A20021"/>
    <w:rsid w:val="00A20124"/>
    <w:rsid w:val="00A2017F"/>
    <w:rsid w:val="00A20183"/>
    <w:rsid w:val="00A201A9"/>
    <w:rsid w:val="00A201AB"/>
    <w:rsid w:val="00A20219"/>
    <w:rsid w:val="00A20239"/>
    <w:rsid w:val="00A202A0"/>
    <w:rsid w:val="00A20356"/>
    <w:rsid w:val="00A203BE"/>
    <w:rsid w:val="00A203DD"/>
    <w:rsid w:val="00A20480"/>
    <w:rsid w:val="00A204E8"/>
    <w:rsid w:val="00A2050D"/>
    <w:rsid w:val="00A206C0"/>
    <w:rsid w:val="00A2071D"/>
    <w:rsid w:val="00A20862"/>
    <w:rsid w:val="00A20895"/>
    <w:rsid w:val="00A208C7"/>
    <w:rsid w:val="00A2090A"/>
    <w:rsid w:val="00A20914"/>
    <w:rsid w:val="00A209A4"/>
    <w:rsid w:val="00A209FF"/>
    <w:rsid w:val="00A20C0D"/>
    <w:rsid w:val="00A20C59"/>
    <w:rsid w:val="00A20C70"/>
    <w:rsid w:val="00A20CA0"/>
    <w:rsid w:val="00A20CCB"/>
    <w:rsid w:val="00A20D1A"/>
    <w:rsid w:val="00A20E16"/>
    <w:rsid w:val="00A20ED7"/>
    <w:rsid w:val="00A20EE6"/>
    <w:rsid w:val="00A20F01"/>
    <w:rsid w:val="00A20F15"/>
    <w:rsid w:val="00A20F21"/>
    <w:rsid w:val="00A20F55"/>
    <w:rsid w:val="00A21037"/>
    <w:rsid w:val="00A21088"/>
    <w:rsid w:val="00A210CC"/>
    <w:rsid w:val="00A210FC"/>
    <w:rsid w:val="00A21108"/>
    <w:rsid w:val="00A2117A"/>
    <w:rsid w:val="00A21262"/>
    <w:rsid w:val="00A2133A"/>
    <w:rsid w:val="00A21521"/>
    <w:rsid w:val="00A2153D"/>
    <w:rsid w:val="00A2156E"/>
    <w:rsid w:val="00A215F8"/>
    <w:rsid w:val="00A21703"/>
    <w:rsid w:val="00A2181A"/>
    <w:rsid w:val="00A219F6"/>
    <w:rsid w:val="00A21B2D"/>
    <w:rsid w:val="00A21B36"/>
    <w:rsid w:val="00A21B7D"/>
    <w:rsid w:val="00A21D14"/>
    <w:rsid w:val="00A21D55"/>
    <w:rsid w:val="00A21D8E"/>
    <w:rsid w:val="00A21E21"/>
    <w:rsid w:val="00A21E7F"/>
    <w:rsid w:val="00A21F5D"/>
    <w:rsid w:val="00A21FAC"/>
    <w:rsid w:val="00A21FB4"/>
    <w:rsid w:val="00A22010"/>
    <w:rsid w:val="00A2209D"/>
    <w:rsid w:val="00A220EE"/>
    <w:rsid w:val="00A22169"/>
    <w:rsid w:val="00A2228A"/>
    <w:rsid w:val="00A222AC"/>
    <w:rsid w:val="00A22339"/>
    <w:rsid w:val="00A2241D"/>
    <w:rsid w:val="00A22586"/>
    <w:rsid w:val="00A225F8"/>
    <w:rsid w:val="00A2262C"/>
    <w:rsid w:val="00A22634"/>
    <w:rsid w:val="00A2276A"/>
    <w:rsid w:val="00A227BA"/>
    <w:rsid w:val="00A22843"/>
    <w:rsid w:val="00A22894"/>
    <w:rsid w:val="00A2293A"/>
    <w:rsid w:val="00A229A5"/>
    <w:rsid w:val="00A229B6"/>
    <w:rsid w:val="00A229BB"/>
    <w:rsid w:val="00A229E3"/>
    <w:rsid w:val="00A22AB3"/>
    <w:rsid w:val="00A22B0F"/>
    <w:rsid w:val="00A22B36"/>
    <w:rsid w:val="00A22C05"/>
    <w:rsid w:val="00A22D03"/>
    <w:rsid w:val="00A22E68"/>
    <w:rsid w:val="00A22EBF"/>
    <w:rsid w:val="00A22F01"/>
    <w:rsid w:val="00A22FA6"/>
    <w:rsid w:val="00A22FB8"/>
    <w:rsid w:val="00A2315D"/>
    <w:rsid w:val="00A2321D"/>
    <w:rsid w:val="00A2327F"/>
    <w:rsid w:val="00A232E6"/>
    <w:rsid w:val="00A232E9"/>
    <w:rsid w:val="00A23310"/>
    <w:rsid w:val="00A2335E"/>
    <w:rsid w:val="00A2336D"/>
    <w:rsid w:val="00A23377"/>
    <w:rsid w:val="00A23418"/>
    <w:rsid w:val="00A2358C"/>
    <w:rsid w:val="00A235DF"/>
    <w:rsid w:val="00A235E0"/>
    <w:rsid w:val="00A23609"/>
    <w:rsid w:val="00A23696"/>
    <w:rsid w:val="00A23791"/>
    <w:rsid w:val="00A2388A"/>
    <w:rsid w:val="00A238A8"/>
    <w:rsid w:val="00A238AA"/>
    <w:rsid w:val="00A238E7"/>
    <w:rsid w:val="00A239BD"/>
    <w:rsid w:val="00A23A51"/>
    <w:rsid w:val="00A23A65"/>
    <w:rsid w:val="00A23BBD"/>
    <w:rsid w:val="00A23BFB"/>
    <w:rsid w:val="00A23C1B"/>
    <w:rsid w:val="00A23D4A"/>
    <w:rsid w:val="00A23DB6"/>
    <w:rsid w:val="00A240FE"/>
    <w:rsid w:val="00A24220"/>
    <w:rsid w:val="00A24263"/>
    <w:rsid w:val="00A243DD"/>
    <w:rsid w:val="00A24405"/>
    <w:rsid w:val="00A24512"/>
    <w:rsid w:val="00A24573"/>
    <w:rsid w:val="00A24661"/>
    <w:rsid w:val="00A24695"/>
    <w:rsid w:val="00A24791"/>
    <w:rsid w:val="00A247B1"/>
    <w:rsid w:val="00A24826"/>
    <w:rsid w:val="00A24948"/>
    <w:rsid w:val="00A24968"/>
    <w:rsid w:val="00A24993"/>
    <w:rsid w:val="00A249C9"/>
    <w:rsid w:val="00A24A93"/>
    <w:rsid w:val="00A24AF8"/>
    <w:rsid w:val="00A24B3F"/>
    <w:rsid w:val="00A24B4F"/>
    <w:rsid w:val="00A24B80"/>
    <w:rsid w:val="00A25137"/>
    <w:rsid w:val="00A25252"/>
    <w:rsid w:val="00A252E9"/>
    <w:rsid w:val="00A25324"/>
    <w:rsid w:val="00A25378"/>
    <w:rsid w:val="00A253F4"/>
    <w:rsid w:val="00A2549C"/>
    <w:rsid w:val="00A254E2"/>
    <w:rsid w:val="00A25519"/>
    <w:rsid w:val="00A255AE"/>
    <w:rsid w:val="00A255FF"/>
    <w:rsid w:val="00A2562E"/>
    <w:rsid w:val="00A2568E"/>
    <w:rsid w:val="00A256A1"/>
    <w:rsid w:val="00A256CB"/>
    <w:rsid w:val="00A256DF"/>
    <w:rsid w:val="00A25773"/>
    <w:rsid w:val="00A25779"/>
    <w:rsid w:val="00A257AE"/>
    <w:rsid w:val="00A2582D"/>
    <w:rsid w:val="00A25942"/>
    <w:rsid w:val="00A259CA"/>
    <w:rsid w:val="00A25A24"/>
    <w:rsid w:val="00A25A7B"/>
    <w:rsid w:val="00A25B27"/>
    <w:rsid w:val="00A25B28"/>
    <w:rsid w:val="00A25B7D"/>
    <w:rsid w:val="00A25D23"/>
    <w:rsid w:val="00A25EB3"/>
    <w:rsid w:val="00A25FB5"/>
    <w:rsid w:val="00A260CC"/>
    <w:rsid w:val="00A2617B"/>
    <w:rsid w:val="00A26292"/>
    <w:rsid w:val="00A262E9"/>
    <w:rsid w:val="00A26502"/>
    <w:rsid w:val="00A2651C"/>
    <w:rsid w:val="00A26521"/>
    <w:rsid w:val="00A26533"/>
    <w:rsid w:val="00A265BE"/>
    <w:rsid w:val="00A26633"/>
    <w:rsid w:val="00A266FC"/>
    <w:rsid w:val="00A26722"/>
    <w:rsid w:val="00A267CF"/>
    <w:rsid w:val="00A2683A"/>
    <w:rsid w:val="00A268C8"/>
    <w:rsid w:val="00A26906"/>
    <w:rsid w:val="00A26950"/>
    <w:rsid w:val="00A26976"/>
    <w:rsid w:val="00A269BD"/>
    <w:rsid w:val="00A269F6"/>
    <w:rsid w:val="00A26A19"/>
    <w:rsid w:val="00A26A35"/>
    <w:rsid w:val="00A26A46"/>
    <w:rsid w:val="00A26AFE"/>
    <w:rsid w:val="00A26B70"/>
    <w:rsid w:val="00A26BE7"/>
    <w:rsid w:val="00A26C54"/>
    <w:rsid w:val="00A26CC8"/>
    <w:rsid w:val="00A26DB8"/>
    <w:rsid w:val="00A26E0D"/>
    <w:rsid w:val="00A26E5B"/>
    <w:rsid w:val="00A26EA6"/>
    <w:rsid w:val="00A26EDA"/>
    <w:rsid w:val="00A26EE6"/>
    <w:rsid w:val="00A26F2F"/>
    <w:rsid w:val="00A27001"/>
    <w:rsid w:val="00A27145"/>
    <w:rsid w:val="00A27179"/>
    <w:rsid w:val="00A271AD"/>
    <w:rsid w:val="00A271BB"/>
    <w:rsid w:val="00A271BC"/>
    <w:rsid w:val="00A271F1"/>
    <w:rsid w:val="00A27298"/>
    <w:rsid w:val="00A272F1"/>
    <w:rsid w:val="00A272FC"/>
    <w:rsid w:val="00A27365"/>
    <w:rsid w:val="00A273D0"/>
    <w:rsid w:val="00A27465"/>
    <w:rsid w:val="00A274A6"/>
    <w:rsid w:val="00A274E1"/>
    <w:rsid w:val="00A274F1"/>
    <w:rsid w:val="00A27511"/>
    <w:rsid w:val="00A27542"/>
    <w:rsid w:val="00A27580"/>
    <w:rsid w:val="00A278D0"/>
    <w:rsid w:val="00A27910"/>
    <w:rsid w:val="00A27A05"/>
    <w:rsid w:val="00A27A09"/>
    <w:rsid w:val="00A27A1E"/>
    <w:rsid w:val="00A27A5D"/>
    <w:rsid w:val="00A27B6F"/>
    <w:rsid w:val="00A27B73"/>
    <w:rsid w:val="00A27CCB"/>
    <w:rsid w:val="00A27D60"/>
    <w:rsid w:val="00A27DA6"/>
    <w:rsid w:val="00A27DC5"/>
    <w:rsid w:val="00A27E47"/>
    <w:rsid w:val="00A27E8E"/>
    <w:rsid w:val="00A27EA3"/>
    <w:rsid w:val="00A27F66"/>
    <w:rsid w:val="00A27FCF"/>
    <w:rsid w:val="00A30012"/>
    <w:rsid w:val="00A30044"/>
    <w:rsid w:val="00A30095"/>
    <w:rsid w:val="00A300AC"/>
    <w:rsid w:val="00A30130"/>
    <w:rsid w:val="00A3018C"/>
    <w:rsid w:val="00A301DC"/>
    <w:rsid w:val="00A3024E"/>
    <w:rsid w:val="00A30254"/>
    <w:rsid w:val="00A3025E"/>
    <w:rsid w:val="00A30269"/>
    <w:rsid w:val="00A302AE"/>
    <w:rsid w:val="00A3030D"/>
    <w:rsid w:val="00A304FB"/>
    <w:rsid w:val="00A30535"/>
    <w:rsid w:val="00A305B0"/>
    <w:rsid w:val="00A305E5"/>
    <w:rsid w:val="00A30641"/>
    <w:rsid w:val="00A306B6"/>
    <w:rsid w:val="00A30752"/>
    <w:rsid w:val="00A30868"/>
    <w:rsid w:val="00A3086E"/>
    <w:rsid w:val="00A30901"/>
    <w:rsid w:val="00A30958"/>
    <w:rsid w:val="00A3097B"/>
    <w:rsid w:val="00A309B9"/>
    <w:rsid w:val="00A30A30"/>
    <w:rsid w:val="00A30AB2"/>
    <w:rsid w:val="00A30B74"/>
    <w:rsid w:val="00A30C34"/>
    <w:rsid w:val="00A30D27"/>
    <w:rsid w:val="00A30DE8"/>
    <w:rsid w:val="00A30DF9"/>
    <w:rsid w:val="00A30E05"/>
    <w:rsid w:val="00A30E88"/>
    <w:rsid w:val="00A30F54"/>
    <w:rsid w:val="00A30F7A"/>
    <w:rsid w:val="00A30F7C"/>
    <w:rsid w:val="00A310F2"/>
    <w:rsid w:val="00A311BE"/>
    <w:rsid w:val="00A31218"/>
    <w:rsid w:val="00A312BE"/>
    <w:rsid w:val="00A312E3"/>
    <w:rsid w:val="00A31330"/>
    <w:rsid w:val="00A31454"/>
    <w:rsid w:val="00A3148C"/>
    <w:rsid w:val="00A31520"/>
    <w:rsid w:val="00A3152D"/>
    <w:rsid w:val="00A3153B"/>
    <w:rsid w:val="00A315E7"/>
    <w:rsid w:val="00A31610"/>
    <w:rsid w:val="00A31630"/>
    <w:rsid w:val="00A31655"/>
    <w:rsid w:val="00A316FF"/>
    <w:rsid w:val="00A31755"/>
    <w:rsid w:val="00A31778"/>
    <w:rsid w:val="00A3179C"/>
    <w:rsid w:val="00A317CA"/>
    <w:rsid w:val="00A317F4"/>
    <w:rsid w:val="00A318D9"/>
    <w:rsid w:val="00A319CF"/>
    <w:rsid w:val="00A31A0A"/>
    <w:rsid w:val="00A31A1A"/>
    <w:rsid w:val="00A31A45"/>
    <w:rsid w:val="00A31A6B"/>
    <w:rsid w:val="00A31A6E"/>
    <w:rsid w:val="00A31B23"/>
    <w:rsid w:val="00A31C15"/>
    <w:rsid w:val="00A31C33"/>
    <w:rsid w:val="00A31C39"/>
    <w:rsid w:val="00A31C6C"/>
    <w:rsid w:val="00A31CB1"/>
    <w:rsid w:val="00A31CC3"/>
    <w:rsid w:val="00A31D18"/>
    <w:rsid w:val="00A31D7C"/>
    <w:rsid w:val="00A31DCB"/>
    <w:rsid w:val="00A31E3D"/>
    <w:rsid w:val="00A31E8A"/>
    <w:rsid w:val="00A31EC0"/>
    <w:rsid w:val="00A31F23"/>
    <w:rsid w:val="00A32175"/>
    <w:rsid w:val="00A322AB"/>
    <w:rsid w:val="00A32371"/>
    <w:rsid w:val="00A3237C"/>
    <w:rsid w:val="00A32394"/>
    <w:rsid w:val="00A32467"/>
    <w:rsid w:val="00A324B4"/>
    <w:rsid w:val="00A324DB"/>
    <w:rsid w:val="00A32549"/>
    <w:rsid w:val="00A32639"/>
    <w:rsid w:val="00A32640"/>
    <w:rsid w:val="00A32650"/>
    <w:rsid w:val="00A3287D"/>
    <w:rsid w:val="00A3288A"/>
    <w:rsid w:val="00A328EC"/>
    <w:rsid w:val="00A32905"/>
    <w:rsid w:val="00A32969"/>
    <w:rsid w:val="00A32976"/>
    <w:rsid w:val="00A329CB"/>
    <w:rsid w:val="00A329DC"/>
    <w:rsid w:val="00A32A83"/>
    <w:rsid w:val="00A32AD4"/>
    <w:rsid w:val="00A32AF4"/>
    <w:rsid w:val="00A32C3C"/>
    <w:rsid w:val="00A32CA1"/>
    <w:rsid w:val="00A32F01"/>
    <w:rsid w:val="00A32F0D"/>
    <w:rsid w:val="00A32F12"/>
    <w:rsid w:val="00A33097"/>
    <w:rsid w:val="00A33168"/>
    <w:rsid w:val="00A33253"/>
    <w:rsid w:val="00A33333"/>
    <w:rsid w:val="00A3340D"/>
    <w:rsid w:val="00A33423"/>
    <w:rsid w:val="00A33466"/>
    <w:rsid w:val="00A33496"/>
    <w:rsid w:val="00A334AB"/>
    <w:rsid w:val="00A334CD"/>
    <w:rsid w:val="00A33535"/>
    <w:rsid w:val="00A33552"/>
    <w:rsid w:val="00A335E5"/>
    <w:rsid w:val="00A33622"/>
    <w:rsid w:val="00A3362F"/>
    <w:rsid w:val="00A3371D"/>
    <w:rsid w:val="00A33749"/>
    <w:rsid w:val="00A33762"/>
    <w:rsid w:val="00A3378A"/>
    <w:rsid w:val="00A337A7"/>
    <w:rsid w:val="00A33884"/>
    <w:rsid w:val="00A338DC"/>
    <w:rsid w:val="00A3392F"/>
    <w:rsid w:val="00A33984"/>
    <w:rsid w:val="00A339BF"/>
    <w:rsid w:val="00A339CD"/>
    <w:rsid w:val="00A33A67"/>
    <w:rsid w:val="00A33B9B"/>
    <w:rsid w:val="00A33BED"/>
    <w:rsid w:val="00A33C4E"/>
    <w:rsid w:val="00A33C80"/>
    <w:rsid w:val="00A33C95"/>
    <w:rsid w:val="00A33D5A"/>
    <w:rsid w:val="00A33E3B"/>
    <w:rsid w:val="00A33F3A"/>
    <w:rsid w:val="00A3404F"/>
    <w:rsid w:val="00A3407F"/>
    <w:rsid w:val="00A34094"/>
    <w:rsid w:val="00A340D0"/>
    <w:rsid w:val="00A340E7"/>
    <w:rsid w:val="00A340EC"/>
    <w:rsid w:val="00A34171"/>
    <w:rsid w:val="00A3436A"/>
    <w:rsid w:val="00A343D4"/>
    <w:rsid w:val="00A34406"/>
    <w:rsid w:val="00A34415"/>
    <w:rsid w:val="00A344A8"/>
    <w:rsid w:val="00A34577"/>
    <w:rsid w:val="00A346C7"/>
    <w:rsid w:val="00A346CD"/>
    <w:rsid w:val="00A346D5"/>
    <w:rsid w:val="00A346F4"/>
    <w:rsid w:val="00A34764"/>
    <w:rsid w:val="00A3476D"/>
    <w:rsid w:val="00A34770"/>
    <w:rsid w:val="00A347FA"/>
    <w:rsid w:val="00A348B3"/>
    <w:rsid w:val="00A348BE"/>
    <w:rsid w:val="00A3495D"/>
    <w:rsid w:val="00A349B0"/>
    <w:rsid w:val="00A34A75"/>
    <w:rsid w:val="00A34A97"/>
    <w:rsid w:val="00A34C29"/>
    <w:rsid w:val="00A34D57"/>
    <w:rsid w:val="00A34FA6"/>
    <w:rsid w:val="00A35048"/>
    <w:rsid w:val="00A350C4"/>
    <w:rsid w:val="00A350FC"/>
    <w:rsid w:val="00A351AA"/>
    <w:rsid w:val="00A352D7"/>
    <w:rsid w:val="00A353AD"/>
    <w:rsid w:val="00A3563E"/>
    <w:rsid w:val="00A35681"/>
    <w:rsid w:val="00A356A2"/>
    <w:rsid w:val="00A357A2"/>
    <w:rsid w:val="00A3590B"/>
    <w:rsid w:val="00A35C12"/>
    <w:rsid w:val="00A35C7C"/>
    <w:rsid w:val="00A35D0C"/>
    <w:rsid w:val="00A35D5D"/>
    <w:rsid w:val="00A35D72"/>
    <w:rsid w:val="00A35E19"/>
    <w:rsid w:val="00A35EF3"/>
    <w:rsid w:val="00A35F10"/>
    <w:rsid w:val="00A35F2C"/>
    <w:rsid w:val="00A35F2E"/>
    <w:rsid w:val="00A35F91"/>
    <w:rsid w:val="00A3600F"/>
    <w:rsid w:val="00A36190"/>
    <w:rsid w:val="00A36292"/>
    <w:rsid w:val="00A362A1"/>
    <w:rsid w:val="00A362BE"/>
    <w:rsid w:val="00A362EC"/>
    <w:rsid w:val="00A363B6"/>
    <w:rsid w:val="00A363DF"/>
    <w:rsid w:val="00A3642B"/>
    <w:rsid w:val="00A364AA"/>
    <w:rsid w:val="00A364D9"/>
    <w:rsid w:val="00A36571"/>
    <w:rsid w:val="00A365A4"/>
    <w:rsid w:val="00A365C6"/>
    <w:rsid w:val="00A3660B"/>
    <w:rsid w:val="00A36679"/>
    <w:rsid w:val="00A3667A"/>
    <w:rsid w:val="00A36732"/>
    <w:rsid w:val="00A36786"/>
    <w:rsid w:val="00A36857"/>
    <w:rsid w:val="00A3688F"/>
    <w:rsid w:val="00A3691E"/>
    <w:rsid w:val="00A369B2"/>
    <w:rsid w:val="00A36B00"/>
    <w:rsid w:val="00A36B03"/>
    <w:rsid w:val="00A36B6F"/>
    <w:rsid w:val="00A36B82"/>
    <w:rsid w:val="00A36CA7"/>
    <w:rsid w:val="00A36D64"/>
    <w:rsid w:val="00A36E69"/>
    <w:rsid w:val="00A36E97"/>
    <w:rsid w:val="00A36EC3"/>
    <w:rsid w:val="00A36F98"/>
    <w:rsid w:val="00A37162"/>
    <w:rsid w:val="00A371CA"/>
    <w:rsid w:val="00A371DA"/>
    <w:rsid w:val="00A37215"/>
    <w:rsid w:val="00A37222"/>
    <w:rsid w:val="00A37279"/>
    <w:rsid w:val="00A3731C"/>
    <w:rsid w:val="00A3733C"/>
    <w:rsid w:val="00A373B9"/>
    <w:rsid w:val="00A37405"/>
    <w:rsid w:val="00A37432"/>
    <w:rsid w:val="00A374F1"/>
    <w:rsid w:val="00A375AE"/>
    <w:rsid w:val="00A375E9"/>
    <w:rsid w:val="00A3766C"/>
    <w:rsid w:val="00A376F4"/>
    <w:rsid w:val="00A37725"/>
    <w:rsid w:val="00A37809"/>
    <w:rsid w:val="00A3780B"/>
    <w:rsid w:val="00A378BC"/>
    <w:rsid w:val="00A37992"/>
    <w:rsid w:val="00A379A3"/>
    <w:rsid w:val="00A37AFA"/>
    <w:rsid w:val="00A37AFC"/>
    <w:rsid w:val="00A37B4B"/>
    <w:rsid w:val="00A37B9C"/>
    <w:rsid w:val="00A37BB7"/>
    <w:rsid w:val="00A37C53"/>
    <w:rsid w:val="00A37C5B"/>
    <w:rsid w:val="00A37CB7"/>
    <w:rsid w:val="00A37D0E"/>
    <w:rsid w:val="00A37D63"/>
    <w:rsid w:val="00A37D66"/>
    <w:rsid w:val="00A37DF5"/>
    <w:rsid w:val="00A37F94"/>
    <w:rsid w:val="00A4008E"/>
    <w:rsid w:val="00A4010E"/>
    <w:rsid w:val="00A40138"/>
    <w:rsid w:val="00A4017D"/>
    <w:rsid w:val="00A401AE"/>
    <w:rsid w:val="00A401BD"/>
    <w:rsid w:val="00A402EC"/>
    <w:rsid w:val="00A40369"/>
    <w:rsid w:val="00A40382"/>
    <w:rsid w:val="00A403B9"/>
    <w:rsid w:val="00A403FF"/>
    <w:rsid w:val="00A405D9"/>
    <w:rsid w:val="00A40661"/>
    <w:rsid w:val="00A406B7"/>
    <w:rsid w:val="00A406BF"/>
    <w:rsid w:val="00A407B8"/>
    <w:rsid w:val="00A407DA"/>
    <w:rsid w:val="00A40852"/>
    <w:rsid w:val="00A408B1"/>
    <w:rsid w:val="00A408BA"/>
    <w:rsid w:val="00A40916"/>
    <w:rsid w:val="00A40967"/>
    <w:rsid w:val="00A40983"/>
    <w:rsid w:val="00A409B4"/>
    <w:rsid w:val="00A409E8"/>
    <w:rsid w:val="00A40A47"/>
    <w:rsid w:val="00A40AA8"/>
    <w:rsid w:val="00A40ABC"/>
    <w:rsid w:val="00A40B0B"/>
    <w:rsid w:val="00A40B18"/>
    <w:rsid w:val="00A40B57"/>
    <w:rsid w:val="00A40BB8"/>
    <w:rsid w:val="00A40C2E"/>
    <w:rsid w:val="00A40CF8"/>
    <w:rsid w:val="00A40D2D"/>
    <w:rsid w:val="00A40D9C"/>
    <w:rsid w:val="00A40E82"/>
    <w:rsid w:val="00A40ECD"/>
    <w:rsid w:val="00A40F4D"/>
    <w:rsid w:val="00A40FAF"/>
    <w:rsid w:val="00A40FFB"/>
    <w:rsid w:val="00A410A6"/>
    <w:rsid w:val="00A410B5"/>
    <w:rsid w:val="00A4112D"/>
    <w:rsid w:val="00A412B5"/>
    <w:rsid w:val="00A41304"/>
    <w:rsid w:val="00A413AC"/>
    <w:rsid w:val="00A41505"/>
    <w:rsid w:val="00A41557"/>
    <w:rsid w:val="00A415EC"/>
    <w:rsid w:val="00A41730"/>
    <w:rsid w:val="00A4175D"/>
    <w:rsid w:val="00A41770"/>
    <w:rsid w:val="00A41798"/>
    <w:rsid w:val="00A417E0"/>
    <w:rsid w:val="00A418A5"/>
    <w:rsid w:val="00A4192E"/>
    <w:rsid w:val="00A41935"/>
    <w:rsid w:val="00A41997"/>
    <w:rsid w:val="00A419E1"/>
    <w:rsid w:val="00A41A1B"/>
    <w:rsid w:val="00A41B65"/>
    <w:rsid w:val="00A41BA6"/>
    <w:rsid w:val="00A41C9B"/>
    <w:rsid w:val="00A41D1A"/>
    <w:rsid w:val="00A41D27"/>
    <w:rsid w:val="00A41D41"/>
    <w:rsid w:val="00A41D7B"/>
    <w:rsid w:val="00A41E0B"/>
    <w:rsid w:val="00A41F8B"/>
    <w:rsid w:val="00A41F99"/>
    <w:rsid w:val="00A41FD6"/>
    <w:rsid w:val="00A4217E"/>
    <w:rsid w:val="00A42212"/>
    <w:rsid w:val="00A42271"/>
    <w:rsid w:val="00A422EC"/>
    <w:rsid w:val="00A4230C"/>
    <w:rsid w:val="00A4235A"/>
    <w:rsid w:val="00A4237C"/>
    <w:rsid w:val="00A42416"/>
    <w:rsid w:val="00A424C1"/>
    <w:rsid w:val="00A425C7"/>
    <w:rsid w:val="00A425F4"/>
    <w:rsid w:val="00A4260A"/>
    <w:rsid w:val="00A42700"/>
    <w:rsid w:val="00A4271E"/>
    <w:rsid w:val="00A42757"/>
    <w:rsid w:val="00A4286B"/>
    <w:rsid w:val="00A42883"/>
    <w:rsid w:val="00A42915"/>
    <w:rsid w:val="00A429C8"/>
    <w:rsid w:val="00A429CB"/>
    <w:rsid w:val="00A42A08"/>
    <w:rsid w:val="00A42A0F"/>
    <w:rsid w:val="00A42A43"/>
    <w:rsid w:val="00A42A4C"/>
    <w:rsid w:val="00A42A7B"/>
    <w:rsid w:val="00A42BBA"/>
    <w:rsid w:val="00A42C30"/>
    <w:rsid w:val="00A42C71"/>
    <w:rsid w:val="00A42CE2"/>
    <w:rsid w:val="00A42D51"/>
    <w:rsid w:val="00A42FD2"/>
    <w:rsid w:val="00A42FDF"/>
    <w:rsid w:val="00A42FF9"/>
    <w:rsid w:val="00A43045"/>
    <w:rsid w:val="00A430BE"/>
    <w:rsid w:val="00A43175"/>
    <w:rsid w:val="00A431BF"/>
    <w:rsid w:val="00A4324A"/>
    <w:rsid w:val="00A432DD"/>
    <w:rsid w:val="00A432E5"/>
    <w:rsid w:val="00A432F0"/>
    <w:rsid w:val="00A4336A"/>
    <w:rsid w:val="00A43373"/>
    <w:rsid w:val="00A43383"/>
    <w:rsid w:val="00A43409"/>
    <w:rsid w:val="00A4343B"/>
    <w:rsid w:val="00A43464"/>
    <w:rsid w:val="00A43657"/>
    <w:rsid w:val="00A43663"/>
    <w:rsid w:val="00A436DB"/>
    <w:rsid w:val="00A436ED"/>
    <w:rsid w:val="00A43725"/>
    <w:rsid w:val="00A4373B"/>
    <w:rsid w:val="00A43863"/>
    <w:rsid w:val="00A4389B"/>
    <w:rsid w:val="00A43973"/>
    <w:rsid w:val="00A4399F"/>
    <w:rsid w:val="00A43A70"/>
    <w:rsid w:val="00A43A8E"/>
    <w:rsid w:val="00A43AAB"/>
    <w:rsid w:val="00A43ACF"/>
    <w:rsid w:val="00A43C06"/>
    <w:rsid w:val="00A43CFE"/>
    <w:rsid w:val="00A43D78"/>
    <w:rsid w:val="00A43D86"/>
    <w:rsid w:val="00A43DCF"/>
    <w:rsid w:val="00A43DDC"/>
    <w:rsid w:val="00A43E66"/>
    <w:rsid w:val="00A43F9D"/>
    <w:rsid w:val="00A43FAB"/>
    <w:rsid w:val="00A43FDB"/>
    <w:rsid w:val="00A43FE8"/>
    <w:rsid w:val="00A4412B"/>
    <w:rsid w:val="00A44215"/>
    <w:rsid w:val="00A4428C"/>
    <w:rsid w:val="00A442A5"/>
    <w:rsid w:val="00A442B6"/>
    <w:rsid w:val="00A443DC"/>
    <w:rsid w:val="00A443DD"/>
    <w:rsid w:val="00A444DE"/>
    <w:rsid w:val="00A44529"/>
    <w:rsid w:val="00A4460C"/>
    <w:rsid w:val="00A44611"/>
    <w:rsid w:val="00A446F7"/>
    <w:rsid w:val="00A44702"/>
    <w:rsid w:val="00A4488F"/>
    <w:rsid w:val="00A4490E"/>
    <w:rsid w:val="00A44948"/>
    <w:rsid w:val="00A44989"/>
    <w:rsid w:val="00A449BC"/>
    <w:rsid w:val="00A449DE"/>
    <w:rsid w:val="00A449EF"/>
    <w:rsid w:val="00A44A3A"/>
    <w:rsid w:val="00A44C1C"/>
    <w:rsid w:val="00A44CB8"/>
    <w:rsid w:val="00A44CEA"/>
    <w:rsid w:val="00A44CED"/>
    <w:rsid w:val="00A44D0A"/>
    <w:rsid w:val="00A44D56"/>
    <w:rsid w:val="00A44D71"/>
    <w:rsid w:val="00A44DD0"/>
    <w:rsid w:val="00A44DE8"/>
    <w:rsid w:val="00A44E8A"/>
    <w:rsid w:val="00A44E9B"/>
    <w:rsid w:val="00A44EAF"/>
    <w:rsid w:val="00A44F8B"/>
    <w:rsid w:val="00A44FD3"/>
    <w:rsid w:val="00A45000"/>
    <w:rsid w:val="00A45089"/>
    <w:rsid w:val="00A4509C"/>
    <w:rsid w:val="00A45127"/>
    <w:rsid w:val="00A45223"/>
    <w:rsid w:val="00A4524E"/>
    <w:rsid w:val="00A45317"/>
    <w:rsid w:val="00A453AD"/>
    <w:rsid w:val="00A4549C"/>
    <w:rsid w:val="00A454A8"/>
    <w:rsid w:val="00A4572D"/>
    <w:rsid w:val="00A45760"/>
    <w:rsid w:val="00A457C3"/>
    <w:rsid w:val="00A457D5"/>
    <w:rsid w:val="00A45829"/>
    <w:rsid w:val="00A458A4"/>
    <w:rsid w:val="00A4591A"/>
    <w:rsid w:val="00A45932"/>
    <w:rsid w:val="00A4593F"/>
    <w:rsid w:val="00A459DC"/>
    <w:rsid w:val="00A45A11"/>
    <w:rsid w:val="00A45A3E"/>
    <w:rsid w:val="00A45A48"/>
    <w:rsid w:val="00A45A4A"/>
    <w:rsid w:val="00A45A71"/>
    <w:rsid w:val="00A45ACB"/>
    <w:rsid w:val="00A45AED"/>
    <w:rsid w:val="00A45AF2"/>
    <w:rsid w:val="00A45B53"/>
    <w:rsid w:val="00A45BC2"/>
    <w:rsid w:val="00A45BDA"/>
    <w:rsid w:val="00A45C40"/>
    <w:rsid w:val="00A45CFD"/>
    <w:rsid w:val="00A45D5C"/>
    <w:rsid w:val="00A45D73"/>
    <w:rsid w:val="00A45DF6"/>
    <w:rsid w:val="00A45E25"/>
    <w:rsid w:val="00A45ED3"/>
    <w:rsid w:val="00A45EF0"/>
    <w:rsid w:val="00A45F3D"/>
    <w:rsid w:val="00A46023"/>
    <w:rsid w:val="00A46041"/>
    <w:rsid w:val="00A4604B"/>
    <w:rsid w:val="00A4609D"/>
    <w:rsid w:val="00A460A2"/>
    <w:rsid w:val="00A4610F"/>
    <w:rsid w:val="00A4618D"/>
    <w:rsid w:val="00A46192"/>
    <w:rsid w:val="00A461ED"/>
    <w:rsid w:val="00A462B1"/>
    <w:rsid w:val="00A46357"/>
    <w:rsid w:val="00A46363"/>
    <w:rsid w:val="00A463F7"/>
    <w:rsid w:val="00A4647E"/>
    <w:rsid w:val="00A465BD"/>
    <w:rsid w:val="00A466E1"/>
    <w:rsid w:val="00A46756"/>
    <w:rsid w:val="00A46774"/>
    <w:rsid w:val="00A467DA"/>
    <w:rsid w:val="00A46823"/>
    <w:rsid w:val="00A46915"/>
    <w:rsid w:val="00A469DC"/>
    <w:rsid w:val="00A46A0F"/>
    <w:rsid w:val="00A46A74"/>
    <w:rsid w:val="00A46AAD"/>
    <w:rsid w:val="00A46ADA"/>
    <w:rsid w:val="00A46AF6"/>
    <w:rsid w:val="00A46B4C"/>
    <w:rsid w:val="00A46D05"/>
    <w:rsid w:val="00A46D11"/>
    <w:rsid w:val="00A46E1A"/>
    <w:rsid w:val="00A46E52"/>
    <w:rsid w:val="00A46F52"/>
    <w:rsid w:val="00A46FAC"/>
    <w:rsid w:val="00A47019"/>
    <w:rsid w:val="00A4704E"/>
    <w:rsid w:val="00A47087"/>
    <w:rsid w:val="00A470F0"/>
    <w:rsid w:val="00A47139"/>
    <w:rsid w:val="00A47170"/>
    <w:rsid w:val="00A47178"/>
    <w:rsid w:val="00A4718D"/>
    <w:rsid w:val="00A4721F"/>
    <w:rsid w:val="00A472C7"/>
    <w:rsid w:val="00A472DA"/>
    <w:rsid w:val="00A4738F"/>
    <w:rsid w:val="00A4744C"/>
    <w:rsid w:val="00A474A8"/>
    <w:rsid w:val="00A474D6"/>
    <w:rsid w:val="00A474DE"/>
    <w:rsid w:val="00A47508"/>
    <w:rsid w:val="00A475A2"/>
    <w:rsid w:val="00A475EC"/>
    <w:rsid w:val="00A476EB"/>
    <w:rsid w:val="00A476F3"/>
    <w:rsid w:val="00A47861"/>
    <w:rsid w:val="00A47872"/>
    <w:rsid w:val="00A47894"/>
    <w:rsid w:val="00A478F9"/>
    <w:rsid w:val="00A4790E"/>
    <w:rsid w:val="00A47992"/>
    <w:rsid w:val="00A47B67"/>
    <w:rsid w:val="00A47B9E"/>
    <w:rsid w:val="00A47BBE"/>
    <w:rsid w:val="00A47CAD"/>
    <w:rsid w:val="00A47E01"/>
    <w:rsid w:val="00A47E1A"/>
    <w:rsid w:val="00A47E3D"/>
    <w:rsid w:val="00A47F73"/>
    <w:rsid w:val="00A47F7B"/>
    <w:rsid w:val="00A50042"/>
    <w:rsid w:val="00A5004F"/>
    <w:rsid w:val="00A50133"/>
    <w:rsid w:val="00A50180"/>
    <w:rsid w:val="00A501A3"/>
    <w:rsid w:val="00A502A2"/>
    <w:rsid w:val="00A502C5"/>
    <w:rsid w:val="00A503B7"/>
    <w:rsid w:val="00A50431"/>
    <w:rsid w:val="00A50558"/>
    <w:rsid w:val="00A5063A"/>
    <w:rsid w:val="00A5069C"/>
    <w:rsid w:val="00A506B7"/>
    <w:rsid w:val="00A50724"/>
    <w:rsid w:val="00A507E7"/>
    <w:rsid w:val="00A50800"/>
    <w:rsid w:val="00A5087E"/>
    <w:rsid w:val="00A508A6"/>
    <w:rsid w:val="00A508C8"/>
    <w:rsid w:val="00A50951"/>
    <w:rsid w:val="00A50953"/>
    <w:rsid w:val="00A509E3"/>
    <w:rsid w:val="00A50A79"/>
    <w:rsid w:val="00A50AC2"/>
    <w:rsid w:val="00A50AF5"/>
    <w:rsid w:val="00A50B60"/>
    <w:rsid w:val="00A50C0A"/>
    <w:rsid w:val="00A50C6E"/>
    <w:rsid w:val="00A50C72"/>
    <w:rsid w:val="00A50C75"/>
    <w:rsid w:val="00A50D0C"/>
    <w:rsid w:val="00A50D0E"/>
    <w:rsid w:val="00A50D54"/>
    <w:rsid w:val="00A50DD8"/>
    <w:rsid w:val="00A50E0B"/>
    <w:rsid w:val="00A50E11"/>
    <w:rsid w:val="00A50E29"/>
    <w:rsid w:val="00A50EE5"/>
    <w:rsid w:val="00A5125D"/>
    <w:rsid w:val="00A512FE"/>
    <w:rsid w:val="00A5135A"/>
    <w:rsid w:val="00A51388"/>
    <w:rsid w:val="00A51405"/>
    <w:rsid w:val="00A51475"/>
    <w:rsid w:val="00A51578"/>
    <w:rsid w:val="00A515DC"/>
    <w:rsid w:val="00A51618"/>
    <w:rsid w:val="00A5168B"/>
    <w:rsid w:val="00A5181F"/>
    <w:rsid w:val="00A51821"/>
    <w:rsid w:val="00A51829"/>
    <w:rsid w:val="00A51838"/>
    <w:rsid w:val="00A518CA"/>
    <w:rsid w:val="00A51B75"/>
    <w:rsid w:val="00A51C48"/>
    <w:rsid w:val="00A51DB5"/>
    <w:rsid w:val="00A51DF1"/>
    <w:rsid w:val="00A51E9C"/>
    <w:rsid w:val="00A51EF3"/>
    <w:rsid w:val="00A51F07"/>
    <w:rsid w:val="00A52061"/>
    <w:rsid w:val="00A520AD"/>
    <w:rsid w:val="00A520B3"/>
    <w:rsid w:val="00A520C6"/>
    <w:rsid w:val="00A520E6"/>
    <w:rsid w:val="00A520EE"/>
    <w:rsid w:val="00A52171"/>
    <w:rsid w:val="00A521C2"/>
    <w:rsid w:val="00A522A2"/>
    <w:rsid w:val="00A52301"/>
    <w:rsid w:val="00A5231D"/>
    <w:rsid w:val="00A5240E"/>
    <w:rsid w:val="00A5248C"/>
    <w:rsid w:val="00A524CE"/>
    <w:rsid w:val="00A524F4"/>
    <w:rsid w:val="00A52564"/>
    <w:rsid w:val="00A52570"/>
    <w:rsid w:val="00A5258A"/>
    <w:rsid w:val="00A52633"/>
    <w:rsid w:val="00A52766"/>
    <w:rsid w:val="00A528B9"/>
    <w:rsid w:val="00A528D5"/>
    <w:rsid w:val="00A528E3"/>
    <w:rsid w:val="00A529CA"/>
    <w:rsid w:val="00A529D3"/>
    <w:rsid w:val="00A529F0"/>
    <w:rsid w:val="00A52A11"/>
    <w:rsid w:val="00A52A71"/>
    <w:rsid w:val="00A52A78"/>
    <w:rsid w:val="00A52B03"/>
    <w:rsid w:val="00A52BFE"/>
    <w:rsid w:val="00A52C37"/>
    <w:rsid w:val="00A52E26"/>
    <w:rsid w:val="00A52ED5"/>
    <w:rsid w:val="00A52ED6"/>
    <w:rsid w:val="00A52F80"/>
    <w:rsid w:val="00A52F8C"/>
    <w:rsid w:val="00A52F96"/>
    <w:rsid w:val="00A52FCE"/>
    <w:rsid w:val="00A53013"/>
    <w:rsid w:val="00A5302C"/>
    <w:rsid w:val="00A53146"/>
    <w:rsid w:val="00A531E5"/>
    <w:rsid w:val="00A53203"/>
    <w:rsid w:val="00A5320E"/>
    <w:rsid w:val="00A53214"/>
    <w:rsid w:val="00A53292"/>
    <w:rsid w:val="00A532AB"/>
    <w:rsid w:val="00A532E6"/>
    <w:rsid w:val="00A532F2"/>
    <w:rsid w:val="00A5330F"/>
    <w:rsid w:val="00A5337F"/>
    <w:rsid w:val="00A53382"/>
    <w:rsid w:val="00A5342A"/>
    <w:rsid w:val="00A5344E"/>
    <w:rsid w:val="00A5354F"/>
    <w:rsid w:val="00A53575"/>
    <w:rsid w:val="00A53757"/>
    <w:rsid w:val="00A5380E"/>
    <w:rsid w:val="00A53A28"/>
    <w:rsid w:val="00A53A87"/>
    <w:rsid w:val="00A53A8D"/>
    <w:rsid w:val="00A53ADB"/>
    <w:rsid w:val="00A53BF7"/>
    <w:rsid w:val="00A53C85"/>
    <w:rsid w:val="00A53E4C"/>
    <w:rsid w:val="00A53E76"/>
    <w:rsid w:val="00A53EEE"/>
    <w:rsid w:val="00A53F6B"/>
    <w:rsid w:val="00A53FB5"/>
    <w:rsid w:val="00A54011"/>
    <w:rsid w:val="00A5404E"/>
    <w:rsid w:val="00A5405F"/>
    <w:rsid w:val="00A540AD"/>
    <w:rsid w:val="00A54142"/>
    <w:rsid w:val="00A541A8"/>
    <w:rsid w:val="00A542E8"/>
    <w:rsid w:val="00A54320"/>
    <w:rsid w:val="00A54355"/>
    <w:rsid w:val="00A54358"/>
    <w:rsid w:val="00A5444A"/>
    <w:rsid w:val="00A5448A"/>
    <w:rsid w:val="00A545E9"/>
    <w:rsid w:val="00A545EC"/>
    <w:rsid w:val="00A546F7"/>
    <w:rsid w:val="00A54736"/>
    <w:rsid w:val="00A5477A"/>
    <w:rsid w:val="00A54831"/>
    <w:rsid w:val="00A54855"/>
    <w:rsid w:val="00A548BD"/>
    <w:rsid w:val="00A549DD"/>
    <w:rsid w:val="00A549EE"/>
    <w:rsid w:val="00A54A35"/>
    <w:rsid w:val="00A54A4C"/>
    <w:rsid w:val="00A54B63"/>
    <w:rsid w:val="00A54B6E"/>
    <w:rsid w:val="00A54CC7"/>
    <w:rsid w:val="00A54CCA"/>
    <w:rsid w:val="00A54CDD"/>
    <w:rsid w:val="00A54CF4"/>
    <w:rsid w:val="00A54D09"/>
    <w:rsid w:val="00A54D25"/>
    <w:rsid w:val="00A54E9F"/>
    <w:rsid w:val="00A54F31"/>
    <w:rsid w:val="00A54F4E"/>
    <w:rsid w:val="00A54F68"/>
    <w:rsid w:val="00A54FA3"/>
    <w:rsid w:val="00A54FDE"/>
    <w:rsid w:val="00A5500F"/>
    <w:rsid w:val="00A55051"/>
    <w:rsid w:val="00A550D9"/>
    <w:rsid w:val="00A550FB"/>
    <w:rsid w:val="00A55112"/>
    <w:rsid w:val="00A5523F"/>
    <w:rsid w:val="00A55253"/>
    <w:rsid w:val="00A55399"/>
    <w:rsid w:val="00A5539F"/>
    <w:rsid w:val="00A553E5"/>
    <w:rsid w:val="00A553E7"/>
    <w:rsid w:val="00A5540D"/>
    <w:rsid w:val="00A554FD"/>
    <w:rsid w:val="00A55661"/>
    <w:rsid w:val="00A55670"/>
    <w:rsid w:val="00A556BE"/>
    <w:rsid w:val="00A557A4"/>
    <w:rsid w:val="00A557B2"/>
    <w:rsid w:val="00A557EC"/>
    <w:rsid w:val="00A558C4"/>
    <w:rsid w:val="00A55953"/>
    <w:rsid w:val="00A559A9"/>
    <w:rsid w:val="00A559FC"/>
    <w:rsid w:val="00A55A1C"/>
    <w:rsid w:val="00A55C35"/>
    <w:rsid w:val="00A55C50"/>
    <w:rsid w:val="00A55CCB"/>
    <w:rsid w:val="00A55D95"/>
    <w:rsid w:val="00A55DDF"/>
    <w:rsid w:val="00A55DE7"/>
    <w:rsid w:val="00A55E63"/>
    <w:rsid w:val="00A55F3B"/>
    <w:rsid w:val="00A55F45"/>
    <w:rsid w:val="00A560E9"/>
    <w:rsid w:val="00A560EF"/>
    <w:rsid w:val="00A560FE"/>
    <w:rsid w:val="00A5618C"/>
    <w:rsid w:val="00A561C3"/>
    <w:rsid w:val="00A561E0"/>
    <w:rsid w:val="00A5620B"/>
    <w:rsid w:val="00A56233"/>
    <w:rsid w:val="00A56243"/>
    <w:rsid w:val="00A56250"/>
    <w:rsid w:val="00A5634B"/>
    <w:rsid w:val="00A56351"/>
    <w:rsid w:val="00A56355"/>
    <w:rsid w:val="00A563E4"/>
    <w:rsid w:val="00A56471"/>
    <w:rsid w:val="00A56495"/>
    <w:rsid w:val="00A564C6"/>
    <w:rsid w:val="00A5655A"/>
    <w:rsid w:val="00A5655D"/>
    <w:rsid w:val="00A56584"/>
    <w:rsid w:val="00A56614"/>
    <w:rsid w:val="00A5665D"/>
    <w:rsid w:val="00A566AD"/>
    <w:rsid w:val="00A5677A"/>
    <w:rsid w:val="00A567C7"/>
    <w:rsid w:val="00A5683F"/>
    <w:rsid w:val="00A568C1"/>
    <w:rsid w:val="00A568E0"/>
    <w:rsid w:val="00A569CF"/>
    <w:rsid w:val="00A56A10"/>
    <w:rsid w:val="00A56A71"/>
    <w:rsid w:val="00A56A7B"/>
    <w:rsid w:val="00A56B92"/>
    <w:rsid w:val="00A56B9D"/>
    <w:rsid w:val="00A56BA1"/>
    <w:rsid w:val="00A56BB4"/>
    <w:rsid w:val="00A56BB5"/>
    <w:rsid w:val="00A56BBE"/>
    <w:rsid w:val="00A56C43"/>
    <w:rsid w:val="00A56C58"/>
    <w:rsid w:val="00A56C8F"/>
    <w:rsid w:val="00A56CD2"/>
    <w:rsid w:val="00A56D06"/>
    <w:rsid w:val="00A5703F"/>
    <w:rsid w:val="00A570CD"/>
    <w:rsid w:val="00A57104"/>
    <w:rsid w:val="00A57164"/>
    <w:rsid w:val="00A57174"/>
    <w:rsid w:val="00A5717C"/>
    <w:rsid w:val="00A57210"/>
    <w:rsid w:val="00A5728D"/>
    <w:rsid w:val="00A57290"/>
    <w:rsid w:val="00A572D5"/>
    <w:rsid w:val="00A57313"/>
    <w:rsid w:val="00A57345"/>
    <w:rsid w:val="00A57350"/>
    <w:rsid w:val="00A574D9"/>
    <w:rsid w:val="00A5751F"/>
    <w:rsid w:val="00A57521"/>
    <w:rsid w:val="00A5758A"/>
    <w:rsid w:val="00A575C6"/>
    <w:rsid w:val="00A575FD"/>
    <w:rsid w:val="00A5765A"/>
    <w:rsid w:val="00A57803"/>
    <w:rsid w:val="00A5784C"/>
    <w:rsid w:val="00A57865"/>
    <w:rsid w:val="00A578AA"/>
    <w:rsid w:val="00A579FD"/>
    <w:rsid w:val="00A57A09"/>
    <w:rsid w:val="00A57A3B"/>
    <w:rsid w:val="00A57A3F"/>
    <w:rsid w:val="00A57A7A"/>
    <w:rsid w:val="00A57AB0"/>
    <w:rsid w:val="00A57AB5"/>
    <w:rsid w:val="00A57B9A"/>
    <w:rsid w:val="00A57C99"/>
    <w:rsid w:val="00A57CC4"/>
    <w:rsid w:val="00A57E22"/>
    <w:rsid w:val="00A6011F"/>
    <w:rsid w:val="00A60142"/>
    <w:rsid w:val="00A601C3"/>
    <w:rsid w:val="00A6024C"/>
    <w:rsid w:val="00A6025B"/>
    <w:rsid w:val="00A6029A"/>
    <w:rsid w:val="00A602A9"/>
    <w:rsid w:val="00A602ED"/>
    <w:rsid w:val="00A604AF"/>
    <w:rsid w:val="00A604BA"/>
    <w:rsid w:val="00A60608"/>
    <w:rsid w:val="00A60631"/>
    <w:rsid w:val="00A60678"/>
    <w:rsid w:val="00A606C7"/>
    <w:rsid w:val="00A606F3"/>
    <w:rsid w:val="00A607B2"/>
    <w:rsid w:val="00A60838"/>
    <w:rsid w:val="00A6085B"/>
    <w:rsid w:val="00A60939"/>
    <w:rsid w:val="00A60AD3"/>
    <w:rsid w:val="00A60AF5"/>
    <w:rsid w:val="00A60B38"/>
    <w:rsid w:val="00A60B6B"/>
    <w:rsid w:val="00A60B7A"/>
    <w:rsid w:val="00A60C0B"/>
    <w:rsid w:val="00A60C26"/>
    <w:rsid w:val="00A60C3F"/>
    <w:rsid w:val="00A60C49"/>
    <w:rsid w:val="00A60C4E"/>
    <w:rsid w:val="00A60D2C"/>
    <w:rsid w:val="00A60DCE"/>
    <w:rsid w:val="00A60DF9"/>
    <w:rsid w:val="00A60DFA"/>
    <w:rsid w:val="00A60E9E"/>
    <w:rsid w:val="00A60ECA"/>
    <w:rsid w:val="00A60FB5"/>
    <w:rsid w:val="00A60FF2"/>
    <w:rsid w:val="00A6117B"/>
    <w:rsid w:val="00A6129D"/>
    <w:rsid w:val="00A613AA"/>
    <w:rsid w:val="00A613BC"/>
    <w:rsid w:val="00A613CA"/>
    <w:rsid w:val="00A61451"/>
    <w:rsid w:val="00A61484"/>
    <w:rsid w:val="00A6157E"/>
    <w:rsid w:val="00A615AD"/>
    <w:rsid w:val="00A615D3"/>
    <w:rsid w:val="00A615F3"/>
    <w:rsid w:val="00A6168D"/>
    <w:rsid w:val="00A616D8"/>
    <w:rsid w:val="00A61890"/>
    <w:rsid w:val="00A618F3"/>
    <w:rsid w:val="00A61A0E"/>
    <w:rsid w:val="00A61A78"/>
    <w:rsid w:val="00A61BD2"/>
    <w:rsid w:val="00A61C1A"/>
    <w:rsid w:val="00A61C44"/>
    <w:rsid w:val="00A61D81"/>
    <w:rsid w:val="00A61E2E"/>
    <w:rsid w:val="00A61E60"/>
    <w:rsid w:val="00A61E7E"/>
    <w:rsid w:val="00A61FBC"/>
    <w:rsid w:val="00A6205B"/>
    <w:rsid w:val="00A62163"/>
    <w:rsid w:val="00A621E2"/>
    <w:rsid w:val="00A6229E"/>
    <w:rsid w:val="00A622E9"/>
    <w:rsid w:val="00A6231E"/>
    <w:rsid w:val="00A623B3"/>
    <w:rsid w:val="00A623CA"/>
    <w:rsid w:val="00A624DC"/>
    <w:rsid w:val="00A6250C"/>
    <w:rsid w:val="00A6256D"/>
    <w:rsid w:val="00A625C5"/>
    <w:rsid w:val="00A625DF"/>
    <w:rsid w:val="00A62647"/>
    <w:rsid w:val="00A62736"/>
    <w:rsid w:val="00A627EB"/>
    <w:rsid w:val="00A62808"/>
    <w:rsid w:val="00A6287F"/>
    <w:rsid w:val="00A628E2"/>
    <w:rsid w:val="00A6292D"/>
    <w:rsid w:val="00A62965"/>
    <w:rsid w:val="00A629A4"/>
    <w:rsid w:val="00A629A8"/>
    <w:rsid w:val="00A629C4"/>
    <w:rsid w:val="00A62A04"/>
    <w:rsid w:val="00A62A4E"/>
    <w:rsid w:val="00A62AAB"/>
    <w:rsid w:val="00A62ABF"/>
    <w:rsid w:val="00A62B8B"/>
    <w:rsid w:val="00A62C18"/>
    <w:rsid w:val="00A62C6E"/>
    <w:rsid w:val="00A62D69"/>
    <w:rsid w:val="00A62E35"/>
    <w:rsid w:val="00A62E95"/>
    <w:rsid w:val="00A62EC3"/>
    <w:rsid w:val="00A62F54"/>
    <w:rsid w:val="00A62F5C"/>
    <w:rsid w:val="00A6302F"/>
    <w:rsid w:val="00A63045"/>
    <w:rsid w:val="00A6307E"/>
    <w:rsid w:val="00A630F0"/>
    <w:rsid w:val="00A630F6"/>
    <w:rsid w:val="00A63116"/>
    <w:rsid w:val="00A63179"/>
    <w:rsid w:val="00A6319A"/>
    <w:rsid w:val="00A631A2"/>
    <w:rsid w:val="00A6323F"/>
    <w:rsid w:val="00A63249"/>
    <w:rsid w:val="00A63309"/>
    <w:rsid w:val="00A6332D"/>
    <w:rsid w:val="00A633B3"/>
    <w:rsid w:val="00A634B4"/>
    <w:rsid w:val="00A634B7"/>
    <w:rsid w:val="00A63527"/>
    <w:rsid w:val="00A63582"/>
    <w:rsid w:val="00A63594"/>
    <w:rsid w:val="00A635C7"/>
    <w:rsid w:val="00A6373E"/>
    <w:rsid w:val="00A6375B"/>
    <w:rsid w:val="00A637D2"/>
    <w:rsid w:val="00A638CE"/>
    <w:rsid w:val="00A639B5"/>
    <w:rsid w:val="00A63A12"/>
    <w:rsid w:val="00A63A20"/>
    <w:rsid w:val="00A63AC9"/>
    <w:rsid w:val="00A63B1B"/>
    <w:rsid w:val="00A63B32"/>
    <w:rsid w:val="00A63B5F"/>
    <w:rsid w:val="00A63BF7"/>
    <w:rsid w:val="00A63C06"/>
    <w:rsid w:val="00A63C08"/>
    <w:rsid w:val="00A63C56"/>
    <w:rsid w:val="00A63C83"/>
    <w:rsid w:val="00A63DB6"/>
    <w:rsid w:val="00A63DE7"/>
    <w:rsid w:val="00A63E1D"/>
    <w:rsid w:val="00A63E58"/>
    <w:rsid w:val="00A63F17"/>
    <w:rsid w:val="00A63F7D"/>
    <w:rsid w:val="00A63F89"/>
    <w:rsid w:val="00A63FA5"/>
    <w:rsid w:val="00A63FB5"/>
    <w:rsid w:val="00A6402D"/>
    <w:rsid w:val="00A64177"/>
    <w:rsid w:val="00A64403"/>
    <w:rsid w:val="00A64407"/>
    <w:rsid w:val="00A644FF"/>
    <w:rsid w:val="00A6454B"/>
    <w:rsid w:val="00A6454D"/>
    <w:rsid w:val="00A6466C"/>
    <w:rsid w:val="00A646BB"/>
    <w:rsid w:val="00A64762"/>
    <w:rsid w:val="00A64796"/>
    <w:rsid w:val="00A647CD"/>
    <w:rsid w:val="00A648AF"/>
    <w:rsid w:val="00A648C3"/>
    <w:rsid w:val="00A6492C"/>
    <w:rsid w:val="00A64944"/>
    <w:rsid w:val="00A64948"/>
    <w:rsid w:val="00A649F1"/>
    <w:rsid w:val="00A64ABB"/>
    <w:rsid w:val="00A64AC3"/>
    <w:rsid w:val="00A64B59"/>
    <w:rsid w:val="00A64B69"/>
    <w:rsid w:val="00A64C51"/>
    <w:rsid w:val="00A64CF4"/>
    <w:rsid w:val="00A64D20"/>
    <w:rsid w:val="00A64D27"/>
    <w:rsid w:val="00A64D8C"/>
    <w:rsid w:val="00A64E1A"/>
    <w:rsid w:val="00A64E4E"/>
    <w:rsid w:val="00A64E7E"/>
    <w:rsid w:val="00A64F52"/>
    <w:rsid w:val="00A65067"/>
    <w:rsid w:val="00A65143"/>
    <w:rsid w:val="00A65146"/>
    <w:rsid w:val="00A653C2"/>
    <w:rsid w:val="00A65423"/>
    <w:rsid w:val="00A6545C"/>
    <w:rsid w:val="00A65487"/>
    <w:rsid w:val="00A65491"/>
    <w:rsid w:val="00A654DE"/>
    <w:rsid w:val="00A65506"/>
    <w:rsid w:val="00A65630"/>
    <w:rsid w:val="00A65641"/>
    <w:rsid w:val="00A6570D"/>
    <w:rsid w:val="00A6576D"/>
    <w:rsid w:val="00A6580D"/>
    <w:rsid w:val="00A65835"/>
    <w:rsid w:val="00A658A2"/>
    <w:rsid w:val="00A65905"/>
    <w:rsid w:val="00A65929"/>
    <w:rsid w:val="00A6592B"/>
    <w:rsid w:val="00A659A2"/>
    <w:rsid w:val="00A65A56"/>
    <w:rsid w:val="00A65B06"/>
    <w:rsid w:val="00A65B0A"/>
    <w:rsid w:val="00A65B81"/>
    <w:rsid w:val="00A65C08"/>
    <w:rsid w:val="00A65C10"/>
    <w:rsid w:val="00A65CD3"/>
    <w:rsid w:val="00A65D4C"/>
    <w:rsid w:val="00A65D6E"/>
    <w:rsid w:val="00A65D7A"/>
    <w:rsid w:val="00A65ED6"/>
    <w:rsid w:val="00A65FF2"/>
    <w:rsid w:val="00A660A4"/>
    <w:rsid w:val="00A660AB"/>
    <w:rsid w:val="00A660B4"/>
    <w:rsid w:val="00A6616E"/>
    <w:rsid w:val="00A66289"/>
    <w:rsid w:val="00A662FD"/>
    <w:rsid w:val="00A66328"/>
    <w:rsid w:val="00A66340"/>
    <w:rsid w:val="00A6642D"/>
    <w:rsid w:val="00A6646E"/>
    <w:rsid w:val="00A665D2"/>
    <w:rsid w:val="00A665F7"/>
    <w:rsid w:val="00A6662C"/>
    <w:rsid w:val="00A666DC"/>
    <w:rsid w:val="00A666F5"/>
    <w:rsid w:val="00A666F7"/>
    <w:rsid w:val="00A6670D"/>
    <w:rsid w:val="00A66722"/>
    <w:rsid w:val="00A66811"/>
    <w:rsid w:val="00A66929"/>
    <w:rsid w:val="00A669A3"/>
    <w:rsid w:val="00A66A0D"/>
    <w:rsid w:val="00A66A23"/>
    <w:rsid w:val="00A66A35"/>
    <w:rsid w:val="00A66A4D"/>
    <w:rsid w:val="00A66A63"/>
    <w:rsid w:val="00A66B8C"/>
    <w:rsid w:val="00A66BC7"/>
    <w:rsid w:val="00A66BD7"/>
    <w:rsid w:val="00A66C52"/>
    <w:rsid w:val="00A66C5F"/>
    <w:rsid w:val="00A66C7F"/>
    <w:rsid w:val="00A66D14"/>
    <w:rsid w:val="00A66DD3"/>
    <w:rsid w:val="00A66E8F"/>
    <w:rsid w:val="00A66E93"/>
    <w:rsid w:val="00A66EAF"/>
    <w:rsid w:val="00A6715D"/>
    <w:rsid w:val="00A672F5"/>
    <w:rsid w:val="00A67330"/>
    <w:rsid w:val="00A673A5"/>
    <w:rsid w:val="00A673AF"/>
    <w:rsid w:val="00A674E9"/>
    <w:rsid w:val="00A675DC"/>
    <w:rsid w:val="00A67672"/>
    <w:rsid w:val="00A676A3"/>
    <w:rsid w:val="00A676ED"/>
    <w:rsid w:val="00A67706"/>
    <w:rsid w:val="00A67739"/>
    <w:rsid w:val="00A678F9"/>
    <w:rsid w:val="00A679F8"/>
    <w:rsid w:val="00A67A18"/>
    <w:rsid w:val="00A67A96"/>
    <w:rsid w:val="00A67B40"/>
    <w:rsid w:val="00A67B64"/>
    <w:rsid w:val="00A67B6D"/>
    <w:rsid w:val="00A67BCA"/>
    <w:rsid w:val="00A67D45"/>
    <w:rsid w:val="00A67E37"/>
    <w:rsid w:val="00A67E6D"/>
    <w:rsid w:val="00A67E70"/>
    <w:rsid w:val="00A67ED0"/>
    <w:rsid w:val="00A67F3C"/>
    <w:rsid w:val="00A67F46"/>
    <w:rsid w:val="00A70045"/>
    <w:rsid w:val="00A70154"/>
    <w:rsid w:val="00A7019E"/>
    <w:rsid w:val="00A701AC"/>
    <w:rsid w:val="00A701D4"/>
    <w:rsid w:val="00A702EC"/>
    <w:rsid w:val="00A7033D"/>
    <w:rsid w:val="00A7033F"/>
    <w:rsid w:val="00A703D2"/>
    <w:rsid w:val="00A703FC"/>
    <w:rsid w:val="00A70464"/>
    <w:rsid w:val="00A70497"/>
    <w:rsid w:val="00A70510"/>
    <w:rsid w:val="00A7051C"/>
    <w:rsid w:val="00A70543"/>
    <w:rsid w:val="00A70554"/>
    <w:rsid w:val="00A705BE"/>
    <w:rsid w:val="00A70641"/>
    <w:rsid w:val="00A708A6"/>
    <w:rsid w:val="00A708FA"/>
    <w:rsid w:val="00A70964"/>
    <w:rsid w:val="00A70993"/>
    <w:rsid w:val="00A70997"/>
    <w:rsid w:val="00A70A26"/>
    <w:rsid w:val="00A70C41"/>
    <w:rsid w:val="00A70C71"/>
    <w:rsid w:val="00A70D17"/>
    <w:rsid w:val="00A70D2C"/>
    <w:rsid w:val="00A70D7C"/>
    <w:rsid w:val="00A70DA5"/>
    <w:rsid w:val="00A70DE2"/>
    <w:rsid w:val="00A70EE7"/>
    <w:rsid w:val="00A70F58"/>
    <w:rsid w:val="00A70FB1"/>
    <w:rsid w:val="00A710A4"/>
    <w:rsid w:val="00A7116A"/>
    <w:rsid w:val="00A711A9"/>
    <w:rsid w:val="00A7129A"/>
    <w:rsid w:val="00A712AA"/>
    <w:rsid w:val="00A712D8"/>
    <w:rsid w:val="00A712F8"/>
    <w:rsid w:val="00A713B2"/>
    <w:rsid w:val="00A714E9"/>
    <w:rsid w:val="00A715B9"/>
    <w:rsid w:val="00A71619"/>
    <w:rsid w:val="00A716A5"/>
    <w:rsid w:val="00A716C9"/>
    <w:rsid w:val="00A716DE"/>
    <w:rsid w:val="00A7172B"/>
    <w:rsid w:val="00A71751"/>
    <w:rsid w:val="00A71833"/>
    <w:rsid w:val="00A718BA"/>
    <w:rsid w:val="00A718CE"/>
    <w:rsid w:val="00A718E8"/>
    <w:rsid w:val="00A7194C"/>
    <w:rsid w:val="00A7197C"/>
    <w:rsid w:val="00A719DC"/>
    <w:rsid w:val="00A71A14"/>
    <w:rsid w:val="00A71A56"/>
    <w:rsid w:val="00A71A89"/>
    <w:rsid w:val="00A71C19"/>
    <w:rsid w:val="00A71C1E"/>
    <w:rsid w:val="00A71C38"/>
    <w:rsid w:val="00A71CB8"/>
    <w:rsid w:val="00A71CCC"/>
    <w:rsid w:val="00A71D36"/>
    <w:rsid w:val="00A71E49"/>
    <w:rsid w:val="00A71F80"/>
    <w:rsid w:val="00A7203B"/>
    <w:rsid w:val="00A72052"/>
    <w:rsid w:val="00A7209C"/>
    <w:rsid w:val="00A7216C"/>
    <w:rsid w:val="00A721E1"/>
    <w:rsid w:val="00A721F2"/>
    <w:rsid w:val="00A72298"/>
    <w:rsid w:val="00A7239E"/>
    <w:rsid w:val="00A723B8"/>
    <w:rsid w:val="00A723F3"/>
    <w:rsid w:val="00A7244D"/>
    <w:rsid w:val="00A72456"/>
    <w:rsid w:val="00A7255B"/>
    <w:rsid w:val="00A72620"/>
    <w:rsid w:val="00A726DF"/>
    <w:rsid w:val="00A726F5"/>
    <w:rsid w:val="00A72846"/>
    <w:rsid w:val="00A729FE"/>
    <w:rsid w:val="00A72A21"/>
    <w:rsid w:val="00A72A5D"/>
    <w:rsid w:val="00A72C0F"/>
    <w:rsid w:val="00A72C21"/>
    <w:rsid w:val="00A72C46"/>
    <w:rsid w:val="00A72C5B"/>
    <w:rsid w:val="00A72C6B"/>
    <w:rsid w:val="00A72C86"/>
    <w:rsid w:val="00A72CEA"/>
    <w:rsid w:val="00A72D02"/>
    <w:rsid w:val="00A72D40"/>
    <w:rsid w:val="00A72E29"/>
    <w:rsid w:val="00A72E9D"/>
    <w:rsid w:val="00A72EA4"/>
    <w:rsid w:val="00A72F10"/>
    <w:rsid w:val="00A72FDF"/>
    <w:rsid w:val="00A7310D"/>
    <w:rsid w:val="00A731C3"/>
    <w:rsid w:val="00A731F1"/>
    <w:rsid w:val="00A73201"/>
    <w:rsid w:val="00A7321C"/>
    <w:rsid w:val="00A7326D"/>
    <w:rsid w:val="00A73271"/>
    <w:rsid w:val="00A7328E"/>
    <w:rsid w:val="00A7328F"/>
    <w:rsid w:val="00A73459"/>
    <w:rsid w:val="00A73482"/>
    <w:rsid w:val="00A73512"/>
    <w:rsid w:val="00A73551"/>
    <w:rsid w:val="00A735CD"/>
    <w:rsid w:val="00A735D4"/>
    <w:rsid w:val="00A7361A"/>
    <w:rsid w:val="00A7369C"/>
    <w:rsid w:val="00A736BF"/>
    <w:rsid w:val="00A7371B"/>
    <w:rsid w:val="00A7374D"/>
    <w:rsid w:val="00A73787"/>
    <w:rsid w:val="00A73835"/>
    <w:rsid w:val="00A73854"/>
    <w:rsid w:val="00A73885"/>
    <w:rsid w:val="00A738E7"/>
    <w:rsid w:val="00A73913"/>
    <w:rsid w:val="00A7399F"/>
    <w:rsid w:val="00A739C7"/>
    <w:rsid w:val="00A739F0"/>
    <w:rsid w:val="00A73A84"/>
    <w:rsid w:val="00A73B47"/>
    <w:rsid w:val="00A73B48"/>
    <w:rsid w:val="00A73BFD"/>
    <w:rsid w:val="00A73C30"/>
    <w:rsid w:val="00A73C40"/>
    <w:rsid w:val="00A73C70"/>
    <w:rsid w:val="00A73C82"/>
    <w:rsid w:val="00A73C89"/>
    <w:rsid w:val="00A73D22"/>
    <w:rsid w:val="00A73D29"/>
    <w:rsid w:val="00A73DCE"/>
    <w:rsid w:val="00A73DDC"/>
    <w:rsid w:val="00A73E16"/>
    <w:rsid w:val="00A73E7B"/>
    <w:rsid w:val="00A73E95"/>
    <w:rsid w:val="00A73EF2"/>
    <w:rsid w:val="00A74030"/>
    <w:rsid w:val="00A7418C"/>
    <w:rsid w:val="00A741B8"/>
    <w:rsid w:val="00A741FE"/>
    <w:rsid w:val="00A743CB"/>
    <w:rsid w:val="00A74448"/>
    <w:rsid w:val="00A7451C"/>
    <w:rsid w:val="00A74528"/>
    <w:rsid w:val="00A745BB"/>
    <w:rsid w:val="00A74663"/>
    <w:rsid w:val="00A74799"/>
    <w:rsid w:val="00A747E2"/>
    <w:rsid w:val="00A7482A"/>
    <w:rsid w:val="00A74867"/>
    <w:rsid w:val="00A748F3"/>
    <w:rsid w:val="00A748FB"/>
    <w:rsid w:val="00A748FC"/>
    <w:rsid w:val="00A749B4"/>
    <w:rsid w:val="00A74B71"/>
    <w:rsid w:val="00A74B87"/>
    <w:rsid w:val="00A74C6A"/>
    <w:rsid w:val="00A74C9E"/>
    <w:rsid w:val="00A74CCD"/>
    <w:rsid w:val="00A74D0D"/>
    <w:rsid w:val="00A74D1B"/>
    <w:rsid w:val="00A74E5B"/>
    <w:rsid w:val="00A74E7C"/>
    <w:rsid w:val="00A74F4E"/>
    <w:rsid w:val="00A75022"/>
    <w:rsid w:val="00A75057"/>
    <w:rsid w:val="00A750AB"/>
    <w:rsid w:val="00A750B4"/>
    <w:rsid w:val="00A750E3"/>
    <w:rsid w:val="00A7510A"/>
    <w:rsid w:val="00A75149"/>
    <w:rsid w:val="00A75173"/>
    <w:rsid w:val="00A75188"/>
    <w:rsid w:val="00A7520B"/>
    <w:rsid w:val="00A75225"/>
    <w:rsid w:val="00A7528C"/>
    <w:rsid w:val="00A752E7"/>
    <w:rsid w:val="00A753D4"/>
    <w:rsid w:val="00A75413"/>
    <w:rsid w:val="00A75418"/>
    <w:rsid w:val="00A7547F"/>
    <w:rsid w:val="00A7550C"/>
    <w:rsid w:val="00A7553E"/>
    <w:rsid w:val="00A75541"/>
    <w:rsid w:val="00A75552"/>
    <w:rsid w:val="00A7555F"/>
    <w:rsid w:val="00A75572"/>
    <w:rsid w:val="00A75581"/>
    <w:rsid w:val="00A75613"/>
    <w:rsid w:val="00A75638"/>
    <w:rsid w:val="00A7567D"/>
    <w:rsid w:val="00A7573C"/>
    <w:rsid w:val="00A75892"/>
    <w:rsid w:val="00A758AB"/>
    <w:rsid w:val="00A758D0"/>
    <w:rsid w:val="00A75906"/>
    <w:rsid w:val="00A7593E"/>
    <w:rsid w:val="00A759B5"/>
    <w:rsid w:val="00A75A6C"/>
    <w:rsid w:val="00A75A83"/>
    <w:rsid w:val="00A75B4C"/>
    <w:rsid w:val="00A75BF0"/>
    <w:rsid w:val="00A75C6D"/>
    <w:rsid w:val="00A75E47"/>
    <w:rsid w:val="00A75E63"/>
    <w:rsid w:val="00A75F74"/>
    <w:rsid w:val="00A75F93"/>
    <w:rsid w:val="00A7603E"/>
    <w:rsid w:val="00A76133"/>
    <w:rsid w:val="00A761FB"/>
    <w:rsid w:val="00A7635A"/>
    <w:rsid w:val="00A76392"/>
    <w:rsid w:val="00A763BC"/>
    <w:rsid w:val="00A76411"/>
    <w:rsid w:val="00A7670A"/>
    <w:rsid w:val="00A7670F"/>
    <w:rsid w:val="00A76790"/>
    <w:rsid w:val="00A7684F"/>
    <w:rsid w:val="00A7695D"/>
    <w:rsid w:val="00A769D7"/>
    <w:rsid w:val="00A76AFF"/>
    <w:rsid w:val="00A76B21"/>
    <w:rsid w:val="00A76B24"/>
    <w:rsid w:val="00A76B66"/>
    <w:rsid w:val="00A76D12"/>
    <w:rsid w:val="00A76D40"/>
    <w:rsid w:val="00A76D8E"/>
    <w:rsid w:val="00A76DB6"/>
    <w:rsid w:val="00A76E93"/>
    <w:rsid w:val="00A76EB5"/>
    <w:rsid w:val="00A76EC0"/>
    <w:rsid w:val="00A76EEB"/>
    <w:rsid w:val="00A76EF1"/>
    <w:rsid w:val="00A77071"/>
    <w:rsid w:val="00A77078"/>
    <w:rsid w:val="00A770FA"/>
    <w:rsid w:val="00A77140"/>
    <w:rsid w:val="00A7718D"/>
    <w:rsid w:val="00A7732A"/>
    <w:rsid w:val="00A77414"/>
    <w:rsid w:val="00A77419"/>
    <w:rsid w:val="00A7741B"/>
    <w:rsid w:val="00A7746A"/>
    <w:rsid w:val="00A77516"/>
    <w:rsid w:val="00A7751A"/>
    <w:rsid w:val="00A77555"/>
    <w:rsid w:val="00A775D2"/>
    <w:rsid w:val="00A7760E"/>
    <w:rsid w:val="00A77747"/>
    <w:rsid w:val="00A77801"/>
    <w:rsid w:val="00A77831"/>
    <w:rsid w:val="00A77902"/>
    <w:rsid w:val="00A77916"/>
    <w:rsid w:val="00A779C2"/>
    <w:rsid w:val="00A77A14"/>
    <w:rsid w:val="00A77A62"/>
    <w:rsid w:val="00A77A75"/>
    <w:rsid w:val="00A77BB9"/>
    <w:rsid w:val="00A77BD2"/>
    <w:rsid w:val="00A77BE3"/>
    <w:rsid w:val="00A77C24"/>
    <w:rsid w:val="00A77C4D"/>
    <w:rsid w:val="00A77CF1"/>
    <w:rsid w:val="00A77E31"/>
    <w:rsid w:val="00A800A5"/>
    <w:rsid w:val="00A80173"/>
    <w:rsid w:val="00A8017F"/>
    <w:rsid w:val="00A801AB"/>
    <w:rsid w:val="00A801C2"/>
    <w:rsid w:val="00A801DC"/>
    <w:rsid w:val="00A80233"/>
    <w:rsid w:val="00A80282"/>
    <w:rsid w:val="00A8028A"/>
    <w:rsid w:val="00A802C5"/>
    <w:rsid w:val="00A80323"/>
    <w:rsid w:val="00A80385"/>
    <w:rsid w:val="00A803FC"/>
    <w:rsid w:val="00A80470"/>
    <w:rsid w:val="00A80602"/>
    <w:rsid w:val="00A806C1"/>
    <w:rsid w:val="00A806F3"/>
    <w:rsid w:val="00A80735"/>
    <w:rsid w:val="00A80747"/>
    <w:rsid w:val="00A808B5"/>
    <w:rsid w:val="00A808D8"/>
    <w:rsid w:val="00A80913"/>
    <w:rsid w:val="00A809C6"/>
    <w:rsid w:val="00A809D1"/>
    <w:rsid w:val="00A80A4A"/>
    <w:rsid w:val="00A80A98"/>
    <w:rsid w:val="00A80B13"/>
    <w:rsid w:val="00A80B2C"/>
    <w:rsid w:val="00A80B5F"/>
    <w:rsid w:val="00A80BCB"/>
    <w:rsid w:val="00A80CF3"/>
    <w:rsid w:val="00A80D22"/>
    <w:rsid w:val="00A80D93"/>
    <w:rsid w:val="00A80DC3"/>
    <w:rsid w:val="00A80EA4"/>
    <w:rsid w:val="00A80F37"/>
    <w:rsid w:val="00A80F41"/>
    <w:rsid w:val="00A81028"/>
    <w:rsid w:val="00A811DC"/>
    <w:rsid w:val="00A8120B"/>
    <w:rsid w:val="00A81238"/>
    <w:rsid w:val="00A81261"/>
    <w:rsid w:val="00A8128D"/>
    <w:rsid w:val="00A81362"/>
    <w:rsid w:val="00A813A4"/>
    <w:rsid w:val="00A813A6"/>
    <w:rsid w:val="00A8143C"/>
    <w:rsid w:val="00A81442"/>
    <w:rsid w:val="00A8145A"/>
    <w:rsid w:val="00A81477"/>
    <w:rsid w:val="00A81590"/>
    <w:rsid w:val="00A81595"/>
    <w:rsid w:val="00A81706"/>
    <w:rsid w:val="00A81739"/>
    <w:rsid w:val="00A8189D"/>
    <w:rsid w:val="00A818CB"/>
    <w:rsid w:val="00A818ED"/>
    <w:rsid w:val="00A819A2"/>
    <w:rsid w:val="00A81A06"/>
    <w:rsid w:val="00A81A73"/>
    <w:rsid w:val="00A81A7E"/>
    <w:rsid w:val="00A81B96"/>
    <w:rsid w:val="00A81BF0"/>
    <w:rsid w:val="00A81C07"/>
    <w:rsid w:val="00A81CF1"/>
    <w:rsid w:val="00A81D36"/>
    <w:rsid w:val="00A81D68"/>
    <w:rsid w:val="00A81D93"/>
    <w:rsid w:val="00A81DC0"/>
    <w:rsid w:val="00A81EC2"/>
    <w:rsid w:val="00A81EF8"/>
    <w:rsid w:val="00A820D0"/>
    <w:rsid w:val="00A82214"/>
    <w:rsid w:val="00A82234"/>
    <w:rsid w:val="00A8224C"/>
    <w:rsid w:val="00A82279"/>
    <w:rsid w:val="00A8233E"/>
    <w:rsid w:val="00A824C6"/>
    <w:rsid w:val="00A824C9"/>
    <w:rsid w:val="00A824DF"/>
    <w:rsid w:val="00A82541"/>
    <w:rsid w:val="00A8257B"/>
    <w:rsid w:val="00A825E1"/>
    <w:rsid w:val="00A8270F"/>
    <w:rsid w:val="00A8271B"/>
    <w:rsid w:val="00A82800"/>
    <w:rsid w:val="00A82832"/>
    <w:rsid w:val="00A8286B"/>
    <w:rsid w:val="00A8288B"/>
    <w:rsid w:val="00A828D4"/>
    <w:rsid w:val="00A828E9"/>
    <w:rsid w:val="00A82904"/>
    <w:rsid w:val="00A82963"/>
    <w:rsid w:val="00A82984"/>
    <w:rsid w:val="00A82A7C"/>
    <w:rsid w:val="00A82AB8"/>
    <w:rsid w:val="00A82B6C"/>
    <w:rsid w:val="00A82BBE"/>
    <w:rsid w:val="00A82CAA"/>
    <w:rsid w:val="00A82CE5"/>
    <w:rsid w:val="00A82D59"/>
    <w:rsid w:val="00A82D87"/>
    <w:rsid w:val="00A82D99"/>
    <w:rsid w:val="00A82DCC"/>
    <w:rsid w:val="00A83028"/>
    <w:rsid w:val="00A8309E"/>
    <w:rsid w:val="00A830A2"/>
    <w:rsid w:val="00A830C1"/>
    <w:rsid w:val="00A83105"/>
    <w:rsid w:val="00A8313F"/>
    <w:rsid w:val="00A83145"/>
    <w:rsid w:val="00A83167"/>
    <w:rsid w:val="00A83276"/>
    <w:rsid w:val="00A832EA"/>
    <w:rsid w:val="00A8333D"/>
    <w:rsid w:val="00A83354"/>
    <w:rsid w:val="00A8336A"/>
    <w:rsid w:val="00A833EC"/>
    <w:rsid w:val="00A83447"/>
    <w:rsid w:val="00A8344B"/>
    <w:rsid w:val="00A8345D"/>
    <w:rsid w:val="00A83487"/>
    <w:rsid w:val="00A835CD"/>
    <w:rsid w:val="00A83753"/>
    <w:rsid w:val="00A83760"/>
    <w:rsid w:val="00A83816"/>
    <w:rsid w:val="00A838AE"/>
    <w:rsid w:val="00A838B0"/>
    <w:rsid w:val="00A838FC"/>
    <w:rsid w:val="00A83A84"/>
    <w:rsid w:val="00A83AB9"/>
    <w:rsid w:val="00A83AFF"/>
    <w:rsid w:val="00A83C43"/>
    <w:rsid w:val="00A83C94"/>
    <w:rsid w:val="00A83C9C"/>
    <w:rsid w:val="00A83CF8"/>
    <w:rsid w:val="00A83DA3"/>
    <w:rsid w:val="00A83E27"/>
    <w:rsid w:val="00A83F22"/>
    <w:rsid w:val="00A83F3A"/>
    <w:rsid w:val="00A84073"/>
    <w:rsid w:val="00A841AA"/>
    <w:rsid w:val="00A84295"/>
    <w:rsid w:val="00A842C8"/>
    <w:rsid w:val="00A842ED"/>
    <w:rsid w:val="00A84402"/>
    <w:rsid w:val="00A84407"/>
    <w:rsid w:val="00A8441D"/>
    <w:rsid w:val="00A844AB"/>
    <w:rsid w:val="00A84708"/>
    <w:rsid w:val="00A847A0"/>
    <w:rsid w:val="00A8497C"/>
    <w:rsid w:val="00A849A7"/>
    <w:rsid w:val="00A849C5"/>
    <w:rsid w:val="00A84A10"/>
    <w:rsid w:val="00A84A32"/>
    <w:rsid w:val="00A84A39"/>
    <w:rsid w:val="00A84A61"/>
    <w:rsid w:val="00A84A6E"/>
    <w:rsid w:val="00A84AEC"/>
    <w:rsid w:val="00A84B1D"/>
    <w:rsid w:val="00A84C5B"/>
    <w:rsid w:val="00A84CD5"/>
    <w:rsid w:val="00A84D1B"/>
    <w:rsid w:val="00A84E2A"/>
    <w:rsid w:val="00A84E78"/>
    <w:rsid w:val="00A84FAF"/>
    <w:rsid w:val="00A85013"/>
    <w:rsid w:val="00A85035"/>
    <w:rsid w:val="00A85084"/>
    <w:rsid w:val="00A850C0"/>
    <w:rsid w:val="00A851E3"/>
    <w:rsid w:val="00A851F4"/>
    <w:rsid w:val="00A8528C"/>
    <w:rsid w:val="00A8528E"/>
    <w:rsid w:val="00A8536D"/>
    <w:rsid w:val="00A853A8"/>
    <w:rsid w:val="00A85434"/>
    <w:rsid w:val="00A854FD"/>
    <w:rsid w:val="00A8558D"/>
    <w:rsid w:val="00A855C2"/>
    <w:rsid w:val="00A85708"/>
    <w:rsid w:val="00A8576D"/>
    <w:rsid w:val="00A85783"/>
    <w:rsid w:val="00A8578A"/>
    <w:rsid w:val="00A8582C"/>
    <w:rsid w:val="00A85848"/>
    <w:rsid w:val="00A8587F"/>
    <w:rsid w:val="00A858ED"/>
    <w:rsid w:val="00A859BF"/>
    <w:rsid w:val="00A859F5"/>
    <w:rsid w:val="00A85B7F"/>
    <w:rsid w:val="00A85C4B"/>
    <w:rsid w:val="00A85C74"/>
    <w:rsid w:val="00A85CC3"/>
    <w:rsid w:val="00A85DF6"/>
    <w:rsid w:val="00A85E26"/>
    <w:rsid w:val="00A85E5E"/>
    <w:rsid w:val="00A85E91"/>
    <w:rsid w:val="00A85ECD"/>
    <w:rsid w:val="00A85F7E"/>
    <w:rsid w:val="00A86023"/>
    <w:rsid w:val="00A860C3"/>
    <w:rsid w:val="00A860DF"/>
    <w:rsid w:val="00A860F6"/>
    <w:rsid w:val="00A86123"/>
    <w:rsid w:val="00A8626B"/>
    <w:rsid w:val="00A86324"/>
    <w:rsid w:val="00A8632A"/>
    <w:rsid w:val="00A8637D"/>
    <w:rsid w:val="00A863D1"/>
    <w:rsid w:val="00A863E8"/>
    <w:rsid w:val="00A86477"/>
    <w:rsid w:val="00A86503"/>
    <w:rsid w:val="00A86529"/>
    <w:rsid w:val="00A8654F"/>
    <w:rsid w:val="00A86562"/>
    <w:rsid w:val="00A8658C"/>
    <w:rsid w:val="00A865F3"/>
    <w:rsid w:val="00A86878"/>
    <w:rsid w:val="00A868B9"/>
    <w:rsid w:val="00A868F9"/>
    <w:rsid w:val="00A8692B"/>
    <w:rsid w:val="00A86A6D"/>
    <w:rsid w:val="00A86B70"/>
    <w:rsid w:val="00A86B92"/>
    <w:rsid w:val="00A86C0E"/>
    <w:rsid w:val="00A86C69"/>
    <w:rsid w:val="00A86C76"/>
    <w:rsid w:val="00A86CDD"/>
    <w:rsid w:val="00A86E66"/>
    <w:rsid w:val="00A86E76"/>
    <w:rsid w:val="00A86F7A"/>
    <w:rsid w:val="00A87029"/>
    <w:rsid w:val="00A8709F"/>
    <w:rsid w:val="00A870B9"/>
    <w:rsid w:val="00A870CB"/>
    <w:rsid w:val="00A8716C"/>
    <w:rsid w:val="00A871E8"/>
    <w:rsid w:val="00A8727F"/>
    <w:rsid w:val="00A87307"/>
    <w:rsid w:val="00A87328"/>
    <w:rsid w:val="00A87383"/>
    <w:rsid w:val="00A873BB"/>
    <w:rsid w:val="00A87429"/>
    <w:rsid w:val="00A87487"/>
    <w:rsid w:val="00A8751A"/>
    <w:rsid w:val="00A8761C"/>
    <w:rsid w:val="00A87659"/>
    <w:rsid w:val="00A87660"/>
    <w:rsid w:val="00A87666"/>
    <w:rsid w:val="00A8766C"/>
    <w:rsid w:val="00A876F3"/>
    <w:rsid w:val="00A877E8"/>
    <w:rsid w:val="00A87810"/>
    <w:rsid w:val="00A878B6"/>
    <w:rsid w:val="00A878EF"/>
    <w:rsid w:val="00A879C3"/>
    <w:rsid w:val="00A879F8"/>
    <w:rsid w:val="00A87A96"/>
    <w:rsid w:val="00A87AF2"/>
    <w:rsid w:val="00A87B85"/>
    <w:rsid w:val="00A87C3B"/>
    <w:rsid w:val="00A87C85"/>
    <w:rsid w:val="00A87CC3"/>
    <w:rsid w:val="00A87D2C"/>
    <w:rsid w:val="00A87EBD"/>
    <w:rsid w:val="00A87F83"/>
    <w:rsid w:val="00A9007E"/>
    <w:rsid w:val="00A900D4"/>
    <w:rsid w:val="00A90114"/>
    <w:rsid w:val="00A9013A"/>
    <w:rsid w:val="00A901F0"/>
    <w:rsid w:val="00A90203"/>
    <w:rsid w:val="00A90492"/>
    <w:rsid w:val="00A9052C"/>
    <w:rsid w:val="00A906CE"/>
    <w:rsid w:val="00A90796"/>
    <w:rsid w:val="00A907DE"/>
    <w:rsid w:val="00A907F2"/>
    <w:rsid w:val="00A908F9"/>
    <w:rsid w:val="00A9091A"/>
    <w:rsid w:val="00A90920"/>
    <w:rsid w:val="00A90A23"/>
    <w:rsid w:val="00A90AEA"/>
    <w:rsid w:val="00A90B05"/>
    <w:rsid w:val="00A90BA2"/>
    <w:rsid w:val="00A90C58"/>
    <w:rsid w:val="00A90D15"/>
    <w:rsid w:val="00A90D52"/>
    <w:rsid w:val="00A90DC0"/>
    <w:rsid w:val="00A90DE7"/>
    <w:rsid w:val="00A90DFC"/>
    <w:rsid w:val="00A90E8E"/>
    <w:rsid w:val="00A90FB4"/>
    <w:rsid w:val="00A91043"/>
    <w:rsid w:val="00A91141"/>
    <w:rsid w:val="00A91204"/>
    <w:rsid w:val="00A9122F"/>
    <w:rsid w:val="00A9126A"/>
    <w:rsid w:val="00A912D2"/>
    <w:rsid w:val="00A9131A"/>
    <w:rsid w:val="00A91355"/>
    <w:rsid w:val="00A91389"/>
    <w:rsid w:val="00A91458"/>
    <w:rsid w:val="00A91512"/>
    <w:rsid w:val="00A915D7"/>
    <w:rsid w:val="00A915DE"/>
    <w:rsid w:val="00A91626"/>
    <w:rsid w:val="00A917BB"/>
    <w:rsid w:val="00A917D2"/>
    <w:rsid w:val="00A9180A"/>
    <w:rsid w:val="00A91885"/>
    <w:rsid w:val="00A9189D"/>
    <w:rsid w:val="00A918F4"/>
    <w:rsid w:val="00A919E5"/>
    <w:rsid w:val="00A91A12"/>
    <w:rsid w:val="00A91A31"/>
    <w:rsid w:val="00A91A35"/>
    <w:rsid w:val="00A91A80"/>
    <w:rsid w:val="00A91A95"/>
    <w:rsid w:val="00A91C6F"/>
    <w:rsid w:val="00A91DCE"/>
    <w:rsid w:val="00A91E0C"/>
    <w:rsid w:val="00A91E7F"/>
    <w:rsid w:val="00A91F67"/>
    <w:rsid w:val="00A91F83"/>
    <w:rsid w:val="00A91FA6"/>
    <w:rsid w:val="00A92007"/>
    <w:rsid w:val="00A920A7"/>
    <w:rsid w:val="00A92231"/>
    <w:rsid w:val="00A92271"/>
    <w:rsid w:val="00A9231F"/>
    <w:rsid w:val="00A9233C"/>
    <w:rsid w:val="00A9237B"/>
    <w:rsid w:val="00A923EA"/>
    <w:rsid w:val="00A92403"/>
    <w:rsid w:val="00A9242C"/>
    <w:rsid w:val="00A9243A"/>
    <w:rsid w:val="00A92497"/>
    <w:rsid w:val="00A924EB"/>
    <w:rsid w:val="00A925D2"/>
    <w:rsid w:val="00A92600"/>
    <w:rsid w:val="00A9265F"/>
    <w:rsid w:val="00A926A9"/>
    <w:rsid w:val="00A926E5"/>
    <w:rsid w:val="00A926FD"/>
    <w:rsid w:val="00A9277F"/>
    <w:rsid w:val="00A927CC"/>
    <w:rsid w:val="00A927F3"/>
    <w:rsid w:val="00A92801"/>
    <w:rsid w:val="00A9287A"/>
    <w:rsid w:val="00A9288F"/>
    <w:rsid w:val="00A92945"/>
    <w:rsid w:val="00A9294D"/>
    <w:rsid w:val="00A92A16"/>
    <w:rsid w:val="00A92A7B"/>
    <w:rsid w:val="00A92B72"/>
    <w:rsid w:val="00A92BB1"/>
    <w:rsid w:val="00A92C28"/>
    <w:rsid w:val="00A92C2E"/>
    <w:rsid w:val="00A92CDA"/>
    <w:rsid w:val="00A92CF7"/>
    <w:rsid w:val="00A92DF8"/>
    <w:rsid w:val="00A92E67"/>
    <w:rsid w:val="00A92FC7"/>
    <w:rsid w:val="00A93002"/>
    <w:rsid w:val="00A93041"/>
    <w:rsid w:val="00A93050"/>
    <w:rsid w:val="00A93156"/>
    <w:rsid w:val="00A9315A"/>
    <w:rsid w:val="00A93270"/>
    <w:rsid w:val="00A932D1"/>
    <w:rsid w:val="00A93310"/>
    <w:rsid w:val="00A93320"/>
    <w:rsid w:val="00A93355"/>
    <w:rsid w:val="00A93397"/>
    <w:rsid w:val="00A9339C"/>
    <w:rsid w:val="00A93402"/>
    <w:rsid w:val="00A934AB"/>
    <w:rsid w:val="00A935B2"/>
    <w:rsid w:val="00A93674"/>
    <w:rsid w:val="00A936A3"/>
    <w:rsid w:val="00A936BF"/>
    <w:rsid w:val="00A93712"/>
    <w:rsid w:val="00A93792"/>
    <w:rsid w:val="00A937E9"/>
    <w:rsid w:val="00A93816"/>
    <w:rsid w:val="00A93979"/>
    <w:rsid w:val="00A93998"/>
    <w:rsid w:val="00A939D1"/>
    <w:rsid w:val="00A93A1F"/>
    <w:rsid w:val="00A93A67"/>
    <w:rsid w:val="00A93AFE"/>
    <w:rsid w:val="00A93C2B"/>
    <w:rsid w:val="00A93C39"/>
    <w:rsid w:val="00A93C86"/>
    <w:rsid w:val="00A93D11"/>
    <w:rsid w:val="00A93D9E"/>
    <w:rsid w:val="00A93DEA"/>
    <w:rsid w:val="00A93E16"/>
    <w:rsid w:val="00A93E23"/>
    <w:rsid w:val="00A93E55"/>
    <w:rsid w:val="00A93F43"/>
    <w:rsid w:val="00A9406F"/>
    <w:rsid w:val="00A940A0"/>
    <w:rsid w:val="00A940A2"/>
    <w:rsid w:val="00A94234"/>
    <w:rsid w:val="00A9427F"/>
    <w:rsid w:val="00A9431C"/>
    <w:rsid w:val="00A94403"/>
    <w:rsid w:val="00A9443E"/>
    <w:rsid w:val="00A9459A"/>
    <w:rsid w:val="00A945B5"/>
    <w:rsid w:val="00A945C6"/>
    <w:rsid w:val="00A94634"/>
    <w:rsid w:val="00A9476A"/>
    <w:rsid w:val="00A948D0"/>
    <w:rsid w:val="00A949A0"/>
    <w:rsid w:val="00A94A58"/>
    <w:rsid w:val="00A94B3D"/>
    <w:rsid w:val="00A94B49"/>
    <w:rsid w:val="00A94B9C"/>
    <w:rsid w:val="00A94C00"/>
    <w:rsid w:val="00A94C1D"/>
    <w:rsid w:val="00A94C2B"/>
    <w:rsid w:val="00A94C4F"/>
    <w:rsid w:val="00A94DD2"/>
    <w:rsid w:val="00A94DFC"/>
    <w:rsid w:val="00A94E98"/>
    <w:rsid w:val="00A94F0D"/>
    <w:rsid w:val="00A94F4F"/>
    <w:rsid w:val="00A94F5A"/>
    <w:rsid w:val="00A94FA4"/>
    <w:rsid w:val="00A95027"/>
    <w:rsid w:val="00A950F5"/>
    <w:rsid w:val="00A952B2"/>
    <w:rsid w:val="00A952D2"/>
    <w:rsid w:val="00A95344"/>
    <w:rsid w:val="00A95347"/>
    <w:rsid w:val="00A95398"/>
    <w:rsid w:val="00A953A3"/>
    <w:rsid w:val="00A953A5"/>
    <w:rsid w:val="00A95486"/>
    <w:rsid w:val="00A9551C"/>
    <w:rsid w:val="00A9554F"/>
    <w:rsid w:val="00A955F2"/>
    <w:rsid w:val="00A95603"/>
    <w:rsid w:val="00A957BA"/>
    <w:rsid w:val="00A957CD"/>
    <w:rsid w:val="00A95B53"/>
    <w:rsid w:val="00A95CCB"/>
    <w:rsid w:val="00A95D3D"/>
    <w:rsid w:val="00A95D9E"/>
    <w:rsid w:val="00A95DE7"/>
    <w:rsid w:val="00A95E29"/>
    <w:rsid w:val="00A95E3E"/>
    <w:rsid w:val="00A95EAC"/>
    <w:rsid w:val="00A95EC7"/>
    <w:rsid w:val="00A95FA9"/>
    <w:rsid w:val="00A95FBF"/>
    <w:rsid w:val="00A9608B"/>
    <w:rsid w:val="00A9611D"/>
    <w:rsid w:val="00A9625E"/>
    <w:rsid w:val="00A96275"/>
    <w:rsid w:val="00A96331"/>
    <w:rsid w:val="00A9635D"/>
    <w:rsid w:val="00A963FF"/>
    <w:rsid w:val="00A964CF"/>
    <w:rsid w:val="00A964ED"/>
    <w:rsid w:val="00A96527"/>
    <w:rsid w:val="00A9669F"/>
    <w:rsid w:val="00A96726"/>
    <w:rsid w:val="00A967EB"/>
    <w:rsid w:val="00A968C9"/>
    <w:rsid w:val="00A96992"/>
    <w:rsid w:val="00A969A3"/>
    <w:rsid w:val="00A969AF"/>
    <w:rsid w:val="00A96A0F"/>
    <w:rsid w:val="00A96A28"/>
    <w:rsid w:val="00A96B72"/>
    <w:rsid w:val="00A96BA8"/>
    <w:rsid w:val="00A96BCD"/>
    <w:rsid w:val="00A96C37"/>
    <w:rsid w:val="00A96C58"/>
    <w:rsid w:val="00A96C6C"/>
    <w:rsid w:val="00A96DB7"/>
    <w:rsid w:val="00A96DD8"/>
    <w:rsid w:val="00A96DF3"/>
    <w:rsid w:val="00A96ED5"/>
    <w:rsid w:val="00A96EF6"/>
    <w:rsid w:val="00A96FAB"/>
    <w:rsid w:val="00A96FF8"/>
    <w:rsid w:val="00A970AB"/>
    <w:rsid w:val="00A97239"/>
    <w:rsid w:val="00A972DD"/>
    <w:rsid w:val="00A97323"/>
    <w:rsid w:val="00A97403"/>
    <w:rsid w:val="00A97567"/>
    <w:rsid w:val="00A975ED"/>
    <w:rsid w:val="00A97618"/>
    <w:rsid w:val="00A976CD"/>
    <w:rsid w:val="00A976D4"/>
    <w:rsid w:val="00A976F8"/>
    <w:rsid w:val="00A9770E"/>
    <w:rsid w:val="00A977AB"/>
    <w:rsid w:val="00A977E8"/>
    <w:rsid w:val="00A9781E"/>
    <w:rsid w:val="00A9789D"/>
    <w:rsid w:val="00A97900"/>
    <w:rsid w:val="00A97919"/>
    <w:rsid w:val="00A9799C"/>
    <w:rsid w:val="00A979C1"/>
    <w:rsid w:val="00A979D9"/>
    <w:rsid w:val="00A97A63"/>
    <w:rsid w:val="00A97AFC"/>
    <w:rsid w:val="00A97BD3"/>
    <w:rsid w:val="00A97BF9"/>
    <w:rsid w:val="00A97CF4"/>
    <w:rsid w:val="00A97D29"/>
    <w:rsid w:val="00A97D3C"/>
    <w:rsid w:val="00A97D99"/>
    <w:rsid w:val="00A97DA5"/>
    <w:rsid w:val="00A97DE8"/>
    <w:rsid w:val="00A97E07"/>
    <w:rsid w:val="00A97EC7"/>
    <w:rsid w:val="00A97F0C"/>
    <w:rsid w:val="00A97FBB"/>
    <w:rsid w:val="00AA0065"/>
    <w:rsid w:val="00AA0093"/>
    <w:rsid w:val="00AA0119"/>
    <w:rsid w:val="00AA0192"/>
    <w:rsid w:val="00AA01B4"/>
    <w:rsid w:val="00AA01EF"/>
    <w:rsid w:val="00AA02C4"/>
    <w:rsid w:val="00AA03AD"/>
    <w:rsid w:val="00AA03C1"/>
    <w:rsid w:val="00AA041B"/>
    <w:rsid w:val="00AA0461"/>
    <w:rsid w:val="00AA049E"/>
    <w:rsid w:val="00AA04C2"/>
    <w:rsid w:val="00AA0571"/>
    <w:rsid w:val="00AA05C2"/>
    <w:rsid w:val="00AA0609"/>
    <w:rsid w:val="00AA0681"/>
    <w:rsid w:val="00AA06B4"/>
    <w:rsid w:val="00AA07D0"/>
    <w:rsid w:val="00AA08C6"/>
    <w:rsid w:val="00AA08E2"/>
    <w:rsid w:val="00AA0932"/>
    <w:rsid w:val="00AA09A8"/>
    <w:rsid w:val="00AA09F0"/>
    <w:rsid w:val="00AA0A03"/>
    <w:rsid w:val="00AA0A5B"/>
    <w:rsid w:val="00AA0A6B"/>
    <w:rsid w:val="00AA0B3A"/>
    <w:rsid w:val="00AA0B99"/>
    <w:rsid w:val="00AA0BAF"/>
    <w:rsid w:val="00AA0BC3"/>
    <w:rsid w:val="00AA0F7C"/>
    <w:rsid w:val="00AA0F7D"/>
    <w:rsid w:val="00AA0FA3"/>
    <w:rsid w:val="00AA0FB9"/>
    <w:rsid w:val="00AA116D"/>
    <w:rsid w:val="00AA118E"/>
    <w:rsid w:val="00AA11A6"/>
    <w:rsid w:val="00AA11E9"/>
    <w:rsid w:val="00AA14DD"/>
    <w:rsid w:val="00AA160D"/>
    <w:rsid w:val="00AA18ED"/>
    <w:rsid w:val="00AA1919"/>
    <w:rsid w:val="00AA1BC5"/>
    <w:rsid w:val="00AA1BDD"/>
    <w:rsid w:val="00AA1C0E"/>
    <w:rsid w:val="00AA1C10"/>
    <w:rsid w:val="00AA1C5A"/>
    <w:rsid w:val="00AA1C86"/>
    <w:rsid w:val="00AA1CCF"/>
    <w:rsid w:val="00AA1D66"/>
    <w:rsid w:val="00AA1DDB"/>
    <w:rsid w:val="00AA1E20"/>
    <w:rsid w:val="00AA1EFE"/>
    <w:rsid w:val="00AA1F02"/>
    <w:rsid w:val="00AA2078"/>
    <w:rsid w:val="00AA20DE"/>
    <w:rsid w:val="00AA2157"/>
    <w:rsid w:val="00AA2294"/>
    <w:rsid w:val="00AA2330"/>
    <w:rsid w:val="00AA2369"/>
    <w:rsid w:val="00AA237E"/>
    <w:rsid w:val="00AA23B4"/>
    <w:rsid w:val="00AA23C4"/>
    <w:rsid w:val="00AA254F"/>
    <w:rsid w:val="00AA2599"/>
    <w:rsid w:val="00AA25C1"/>
    <w:rsid w:val="00AA25C5"/>
    <w:rsid w:val="00AA26C1"/>
    <w:rsid w:val="00AA272D"/>
    <w:rsid w:val="00AA2738"/>
    <w:rsid w:val="00AA283B"/>
    <w:rsid w:val="00AA2857"/>
    <w:rsid w:val="00AA291D"/>
    <w:rsid w:val="00AA294B"/>
    <w:rsid w:val="00AA29B5"/>
    <w:rsid w:val="00AA2A72"/>
    <w:rsid w:val="00AA2D55"/>
    <w:rsid w:val="00AA2F3A"/>
    <w:rsid w:val="00AA2F90"/>
    <w:rsid w:val="00AA3091"/>
    <w:rsid w:val="00AA30B2"/>
    <w:rsid w:val="00AA311C"/>
    <w:rsid w:val="00AA3132"/>
    <w:rsid w:val="00AA318D"/>
    <w:rsid w:val="00AA3256"/>
    <w:rsid w:val="00AA3263"/>
    <w:rsid w:val="00AA3409"/>
    <w:rsid w:val="00AA345A"/>
    <w:rsid w:val="00AA3525"/>
    <w:rsid w:val="00AA374E"/>
    <w:rsid w:val="00AA378D"/>
    <w:rsid w:val="00AA380C"/>
    <w:rsid w:val="00AA3816"/>
    <w:rsid w:val="00AA38E1"/>
    <w:rsid w:val="00AA38EF"/>
    <w:rsid w:val="00AA3915"/>
    <w:rsid w:val="00AA39A3"/>
    <w:rsid w:val="00AA39B0"/>
    <w:rsid w:val="00AA3A5F"/>
    <w:rsid w:val="00AA3A81"/>
    <w:rsid w:val="00AA3A98"/>
    <w:rsid w:val="00AA3ADA"/>
    <w:rsid w:val="00AA3AFB"/>
    <w:rsid w:val="00AA3B97"/>
    <w:rsid w:val="00AA3BDF"/>
    <w:rsid w:val="00AA3D05"/>
    <w:rsid w:val="00AA3D4C"/>
    <w:rsid w:val="00AA3DA1"/>
    <w:rsid w:val="00AA3F36"/>
    <w:rsid w:val="00AA411B"/>
    <w:rsid w:val="00AA4218"/>
    <w:rsid w:val="00AA42A7"/>
    <w:rsid w:val="00AA42C0"/>
    <w:rsid w:val="00AA4347"/>
    <w:rsid w:val="00AA4384"/>
    <w:rsid w:val="00AA4393"/>
    <w:rsid w:val="00AA43D7"/>
    <w:rsid w:val="00AA43FE"/>
    <w:rsid w:val="00AA441B"/>
    <w:rsid w:val="00AA441D"/>
    <w:rsid w:val="00AA4487"/>
    <w:rsid w:val="00AA44BF"/>
    <w:rsid w:val="00AA44C5"/>
    <w:rsid w:val="00AA4593"/>
    <w:rsid w:val="00AA45A3"/>
    <w:rsid w:val="00AA45AE"/>
    <w:rsid w:val="00AA45F6"/>
    <w:rsid w:val="00AA46BC"/>
    <w:rsid w:val="00AA4703"/>
    <w:rsid w:val="00AA471F"/>
    <w:rsid w:val="00AA4833"/>
    <w:rsid w:val="00AA484A"/>
    <w:rsid w:val="00AA492F"/>
    <w:rsid w:val="00AA49CB"/>
    <w:rsid w:val="00AA4A07"/>
    <w:rsid w:val="00AA4A45"/>
    <w:rsid w:val="00AA4AB3"/>
    <w:rsid w:val="00AA4D85"/>
    <w:rsid w:val="00AA4DDA"/>
    <w:rsid w:val="00AA4E10"/>
    <w:rsid w:val="00AA4ED6"/>
    <w:rsid w:val="00AA4F09"/>
    <w:rsid w:val="00AA4F67"/>
    <w:rsid w:val="00AA4FA3"/>
    <w:rsid w:val="00AA4FB0"/>
    <w:rsid w:val="00AA4FBD"/>
    <w:rsid w:val="00AA502B"/>
    <w:rsid w:val="00AA5121"/>
    <w:rsid w:val="00AA51A2"/>
    <w:rsid w:val="00AA524C"/>
    <w:rsid w:val="00AA52AB"/>
    <w:rsid w:val="00AA52DF"/>
    <w:rsid w:val="00AA5310"/>
    <w:rsid w:val="00AA532B"/>
    <w:rsid w:val="00AA5362"/>
    <w:rsid w:val="00AA5394"/>
    <w:rsid w:val="00AA53B3"/>
    <w:rsid w:val="00AA5411"/>
    <w:rsid w:val="00AA543A"/>
    <w:rsid w:val="00AA54A3"/>
    <w:rsid w:val="00AA54C9"/>
    <w:rsid w:val="00AA554D"/>
    <w:rsid w:val="00AA560E"/>
    <w:rsid w:val="00AA56A8"/>
    <w:rsid w:val="00AA56D5"/>
    <w:rsid w:val="00AA5745"/>
    <w:rsid w:val="00AA579C"/>
    <w:rsid w:val="00AA58BE"/>
    <w:rsid w:val="00AA5953"/>
    <w:rsid w:val="00AA5964"/>
    <w:rsid w:val="00AA597C"/>
    <w:rsid w:val="00AA5A0A"/>
    <w:rsid w:val="00AA5A34"/>
    <w:rsid w:val="00AA5A4F"/>
    <w:rsid w:val="00AA5AB0"/>
    <w:rsid w:val="00AA5C66"/>
    <w:rsid w:val="00AA5C7D"/>
    <w:rsid w:val="00AA5CB1"/>
    <w:rsid w:val="00AA5D3E"/>
    <w:rsid w:val="00AA5D65"/>
    <w:rsid w:val="00AA5D77"/>
    <w:rsid w:val="00AA5D99"/>
    <w:rsid w:val="00AA5DC0"/>
    <w:rsid w:val="00AA5DEF"/>
    <w:rsid w:val="00AA5E45"/>
    <w:rsid w:val="00AA5E59"/>
    <w:rsid w:val="00AA5E8C"/>
    <w:rsid w:val="00AA5EBE"/>
    <w:rsid w:val="00AA5F0E"/>
    <w:rsid w:val="00AA5F64"/>
    <w:rsid w:val="00AA5F7D"/>
    <w:rsid w:val="00AA6043"/>
    <w:rsid w:val="00AA619A"/>
    <w:rsid w:val="00AA62AA"/>
    <w:rsid w:val="00AA6372"/>
    <w:rsid w:val="00AA6377"/>
    <w:rsid w:val="00AA637A"/>
    <w:rsid w:val="00AA639E"/>
    <w:rsid w:val="00AA63E3"/>
    <w:rsid w:val="00AA646D"/>
    <w:rsid w:val="00AA64F2"/>
    <w:rsid w:val="00AA6501"/>
    <w:rsid w:val="00AA650A"/>
    <w:rsid w:val="00AA6576"/>
    <w:rsid w:val="00AA6582"/>
    <w:rsid w:val="00AA6619"/>
    <w:rsid w:val="00AA6667"/>
    <w:rsid w:val="00AA6683"/>
    <w:rsid w:val="00AA671C"/>
    <w:rsid w:val="00AA67D0"/>
    <w:rsid w:val="00AA6847"/>
    <w:rsid w:val="00AA68D6"/>
    <w:rsid w:val="00AA691C"/>
    <w:rsid w:val="00AA6939"/>
    <w:rsid w:val="00AA699F"/>
    <w:rsid w:val="00AA6A16"/>
    <w:rsid w:val="00AA6AAD"/>
    <w:rsid w:val="00AA6AE8"/>
    <w:rsid w:val="00AA6BE4"/>
    <w:rsid w:val="00AA6C68"/>
    <w:rsid w:val="00AA6CBA"/>
    <w:rsid w:val="00AA6D10"/>
    <w:rsid w:val="00AA6D19"/>
    <w:rsid w:val="00AA6D32"/>
    <w:rsid w:val="00AA6D75"/>
    <w:rsid w:val="00AA6DDD"/>
    <w:rsid w:val="00AA6EAF"/>
    <w:rsid w:val="00AA6EEE"/>
    <w:rsid w:val="00AA6F93"/>
    <w:rsid w:val="00AA6FBD"/>
    <w:rsid w:val="00AA71F5"/>
    <w:rsid w:val="00AA720A"/>
    <w:rsid w:val="00AA728D"/>
    <w:rsid w:val="00AA72E5"/>
    <w:rsid w:val="00AA7384"/>
    <w:rsid w:val="00AA748C"/>
    <w:rsid w:val="00AA7493"/>
    <w:rsid w:val="00AA74A4"/>
    <w:rsid w:val="00AA74B5"/>
    <w:rsid w:val="00AA756E"/>
    <w:rsid w:val="00AA75D8"/>
    <w:rsid w:val="00AA75DE"/>
    <w:rsid w:val="00AA75E9"/>
    <w:rsid w:val="00AA75FA"/>
    <w:rsid w:val="00AA7605"/>
    <w:rsid w:val="00AA7627"/>
    <w:rsid w:val="00AA770B"/>
    <w:rsid w:val="00AA77EA"/>
    <w:rsid w:val="00AA7809"/>
    <w:rsid w:val="00AA7833"/>
    <w:rsid w:val="00AA7864"/>
    <w:rsid w:val="00AA7A04"/>
    <w:rsid w:val="00AA7B40"/>
    <w:rsid w:val="00AA7B48"/>
    <w:rsid w:val="00AA7B50"/>
    <w:rsid w:val="00AA7C44"/>
    <w:rsid w:val="00AA7C87"/>
    <w:rsid w:val="00AA7D3E"/>
    <w:rsid w:val="00AA7DCE"/>
    <w:rsid w:val="00AA7DE1"/>
    <w:rsid w:val="00AA7E10"/>
    <w:rsid w:val="00AA7E18"/>
    <w:rsid w:val="00AA7F8F"/>
    <w:rsid w:val="00AA7F93"/>
    <w:rsid w:val="00AA7FCE"/>
    <w:rsid w:val="00AA7FEA"/>
    <w:rsid w:val="00AB0036"/>
    <w:rsid w:val="00AB0098"/>
    <w:rsid w:val="00AB00DB"/>
    <w:rsid w:val="00AB012F"/>
    <w:rsid w:val="00AB0156"/>
    <w:rsid w:val="00AB0163"/>
    <w:rsid w:val="00AB01DC"/>
    <w:rsid w:val="00AB0202"/>
    <w:rsid w:val="00AB0236"/>
    <w:rsid w:val="00AB023B"/>
    <w:rsid w:val="00AB02E0"/>
    <w:rsid w:val="00AB032B"/>
    <w:rsid w:val="00AB03F4"/>
    <w:rsid w:val="00AB0416"/>
    <w:rsid w:val="00AB048C"/>
    <w:rsid w:val="00AB0530"/>
    <w:rsid w:val="00AB0557"/>
    <w:rsid w:val="00AB05D9"/>
    <w:rsid w:val="00AB05F4"/>
    <w:rsid w:val="00AB095C"/>
    <w:rsid w:val="00AB0999"/>
    <w:rsid w:val="00AB0A1B"/>
    <w:rsid w:val="00AB0AA4"/>
    <w:rsid w:val="00AB0B26"/>
    <w:rsid w:val="00AB0B3D"/>
    <w:rsid w:val="00AB0D89"/>
    <w:rsid w:val="00AB0DF3"/>
    <w:rsid w:val="00AB0F7B"/>
    <w:rsid w:val="00AB0F96"/>
    <w:rsid w:val="00AB0F9D"/>
    <w:rsid w:val="00AB0FA0"/>
    <w:rsid w:val="00AB0FCD"/>
    <w:rsid w:val="00AB105A"/>
    <w:rsid w:val="00AB112F"/>
    <w:rsid w:val="00AB1138"/>
    <w:rsid w:val="00AB1167"/>
    <w:rsid w:val="00AB1389"/>
    <w:rsid w:val="00AB13A5"/>
    <w:rsid w:val="00AB13DC"/>
    <w:rsid w:val="00AB145D"/>
    <w:rsid w:val="00AB1501"/>
    <w:rsid w:val="00AB150E"/>
    <w:rsid w:val="00AB15DE"/>
    <w:rsid w:val="00AB15E5"/>
    <w:rsid w:val="00AB1677"/>
    <w:rsid w:val="00AB16AE"/>
    <w:rsid w:val="00AB1707"/>
    <w:rsid w:val="00AB174C"/>
    <w:rsid w:val="00AB17D6"/>
    <w:rsid w:val="00AB1817"/>
    <w:rsid w:val="00AB18B2"/>
    <w:rsid w:val="00AB1A6F"/>
    <w:rsid w:val="00AB1B3D"/>
    <w:rsid w:val="00AB1BB4"/>
    <w:rsid w:val="00AB1C4F"/>
    <w:rsid w:val="00AB1D66"/>
    <w:rsid w:val="00AB1E21"/>
    <w:rsid w:val="00AB1ECF"/>
    <w:rsid w:val="00AB1F48"/>
    <w:rsid w:val="00AB1F57"/>
    <w:rsid w:val="00AB1FB1"/>
    <w:rsid w:val="00AB1FB6"/>
    <w:rsid w:val="00AB21AF"/>
    <w:rsid w:val="00AB21DA"/>
    <w:rsid w:val="00AB2235"/>
    <w:rsid w:val="00AB22A9"/>
    <w:rsid w:val="00AB2447"/>
    <w:rsid w:val="00AB24AB"/>
    <w:rsid w:val="00AB2522"/>
    <w:rsid w:val="00AB253F"/>
    <w:rsid w:val="00AB2591"/>
    <w:rsid w:val="00AB25D0"/>
    <w:rsid w:val="00AB2625"/>
    <w:rsid w:val="00AB2777"/>
    <w:rsid w:val="00AB28B8"/>
    <w:rsid w:val="00AB28D0"/>
    <w:rsid w:val="00AB28E2"/>
    <w:rsid w:val="00AB28E3"/>
    <w:rsid w:val="00AB2936"/>
    <w:rsid w:val="00AB293E"/>
    <w:rsid w:val="00AB2963"/>
    <w:rsid w:val="00AB29E6"/>
    <w:rsid w:val="00AB2A58"/>
    <w:rsid w:val="00AB2AF3"/>
    <w:rsid w:val="00AB2B5E"/>
    <w:rsid w:val="00AB2BAF"/>
    <w:rsid w:val="00AB2BC2"/>
    <w:rsid w:val="00AB2BE3"/>
    <w:rsid w:val="00AB2CA9"/>
    <w:rsid w:val="00AB2CCB"/>
    <w:rsid w:val="00AB2CF3"/>
    <w:rsid w:val="00AB2DD2"/>
    <w:rsid w:val="00AB2DF5"/>
    <w:rsid w:val="00AB2E79"/>
    <w:rsid w:val="00AB2E93"/>
    <w:rsid w:val="00AB2EBB"/>
    <w:rsid w:val="00AB2F67"/>
    <w:rsid w:val="00AB2F7C"/>
    <w:rsid w:val="00AB2FD2"/>
    <w:rsid w:val="00AB3123"/>
    <w:rsid w:val="00AB31D3"/>
    <w:rsid w:val="00AB3206"/>
    <w:rsid w:val="00AB3239"/>
    <w:rsid w:val="00AB326B"/>
    <w:rsid w:val="00AB32E4"/>
    <w:rsid w:val="00AB3314"/>
    <w:rsid w:val="00AB3326"/>
    <w:rsid w:val="00AB334A"/>
    <w:rsid w:val="00AB336C"/>
    <w:rsid w:val="00AB3415"/>
    <w:rsid w:val="00AB348D"/>
    <w:rsid w:val="00AB354F"/>
    <w:rsid w:val="00AB3572"/>
    <w:rsid w:val="00AB35D5"/>
    <w:rsid w:val="00AB36F8"/>
    <w:rsid w:val="00AB378D"/>
    <w:rsid w:val="00AB37DF"/>
    <w:rsid w:val="00AB38C4"/>
    <w:rsid w:val="00AB3928"/>
    <w:rsid w:val="00AB394A"/>
    <w:rsid w:val="00AB39BD"/>
    <w:rsid w:val="00AB3A2E"/>
    <w:rsid w:val="00AB3A35"/>
    <w:rsid w:val="00AB3AD5"/>
    <w:rsid w:val="00AB3AE2"/>
    <w:rsid w:val="00AB3B93"/>
    <w:rsid w:val="00AB3BE3"/>
    <w:rsid w:val="00AB3C05"/>
    <w:rsid w:val="00AB3DDB"/>
    <w:rsid w:val="00AB3F30"/>
    <w:rsid w:val="00AB3F77"/>
    <w:rsid w:val="00AB4018"/>
    <w:rsid w:val="00AB405D"/>
    <w:rsid w:val="00AB4075"/>
    <w:rsid w:val="00AB4096"/>
    <w:rsid w:val="00AB419E"/>
    <w:rsid w:val="00AB41D0"/>
    <w:rsid w:val="00AB4293"/>
    <w:rsid w:val="00AB42AD"/>
    <w:rsid w:val="00AB42CF"/>
    <w:rsid w:val="00AB437B"/>
    <w:rsid w:val="00AB4496"/>
    <w:rsid w:val="00AB4532"/>
    <w:rsid w:val="00AB453B"/>
    <w:rsid w:val="00AB4718"/>
    <w:rsid w:val="00AB4726"/>
    <w:rsid w:val="00AB47B5"/>
    <w:rsid w:val="00AB47C7"/>
    <w:rsid w:val="00AB47DA"/>
    <w:rsid w:val="00AB4875"/>
    <w:rsid w:val="00AB4889"/>
    <w:rsid w:val="00AB49D9"/>
    <w:rsid w:val="00AB4A3A"/>
    <w:rsid w:val="00AB4A60"/>
    <w:rsid w:val="00AB4AC1"/>
    <w:rsid w:val="00AB4B68"/>
    <w:rsid w:val="00AB4CB1"/>
    <w:rsid w:val="00AB4D3F"/>
    <w:rsid w:val="00AB4E13"/>
    <w:rsid w:val="00AB4F64"/>
    <w:rsid w:val="00AB4F7E"/>
    <w:rsid w:val="00AB4FCF"/>
    <w:rsid w:val="00AB5028"/>
    <w:rsid w:val="00AB504F"/>
    <w:rsid w:val="00AB5059"/>
    <w:rsid w:val="00AB50C4"/>
    <w:rsid w:val="00AB5121"/>
    <w:rsid w:val="00AB518E"/>
    <w:rsid w:val="00AB5272"/>
    <w:rsid w:val="00AB5319"/>
    <w:rsid w:val="00AB5345"/>
    <w:rsid w:val="00AB53B2"/>
    <w:rsid w:val="00AB5402"/>
    <w:rsid w:val="00AB5535"/>
    <w:rsid w:val="00AB5596"/>
    <w:rsid w:val="00AB5600"/>
    <w:rsid w:val="00AB5662"/>
    <w:rsid w:val="00AB56F1"/>
    <w:rsid w:val="00AB571B"/>
    <w:rsid w:val="00AB5745"/>
    <w:rsid w:val="00AB5843"/>
    <w:rsid w:val="00AB58AC"/>
    <w:rsid w:val="00AB5973"/>
    <w:rsid w:val="00AB597E"/>
    <w:rsid w:val="00AB599C"/>
    <w:rsid w:val="00AB59C7"/>
    <w:rsid w:val="00AB5B0D"/>
    <w:rsid w:val="00AB5C19"/>
    <w:rsid w:val="00AB5C4B"/>
    <w:rsid w:val="00AB5C69"/>
    <w:rsid w:val="00AB5C9B"/>
    <w:rsid w:val="00AB5CB7"/>
    <w:rsid w:val="00AB5CFB"/>
    <w:rsid w:val="00AB5D41"/>
    <w:rsid w:val="00AB5D58"/>
    <w:rsid w:val="00AB5D5A"/>
    <w:rsid w:val="00AB5DE0"/>
    <w:rsid w:val="00AB5DF2"/>
    <w:rsid w:val="00AB5EDE"/>
    <w:rsid w:val="00AB5EEC"/>
    <w:rsid w:val="00AB5EF5"/>
    <w:rsid w:val="00AB5F62"/>
    <w:rsid w:val="00AB5F77"/>
    <w:rsid w:val="00AB6177"/>
    <w:rsid w:val="00AB6273"/>
    <w:rsid w:val="00AB636D"/>
    <w:rsid w:val="00AB63A4"/>
    <w:rsid w:val="00AB63FD"/>
    <w:rsid w:val="00AB6444"/>
    <w:rsid w:val="00AB6471"/>
    <w:rsid w:val="00AB64A6"/>
    <w:rsid w:val="00AB6568"/>
    <w:rsid w:val="00AB65BF"/>
    <w:rsid w:val="00AB670C"/>
    <w:rsid w:val="00AB67A7"/>
    <w:rsid w:val="00AB67E7"/>
    <w:rsid w:val="00AB681D"/>
    <w:rsid w:val="00AB686D"/>
    <w:rsid w:val="00AB68F4"/>
    <w:rsid w:val="00AB68F8"/>
    <w:rsid w:val="00AB69AE"/>
    <w:rsid w:val="00AB6A45"/>
    <w:rsid w:val="00AB6A91"/>
    <w:rsid w:val="00AB6BA1"/>
    <w:rsid w:val="00AB6BE4"/>
    <w:rsid w:val="00AB6C5A"/>
    <w:rsid w:val="00AB6D49"/>
    <w:rsid w:val="00AB6E3B"/>
    <w:rsid w:val="00AB6E3E"/>
    <w:rsid w:val="00AB7060"/>
    <w:rsid w:val="00AB70D6"/>
    <w:rsid w:val="00AB73AF"/>
    <w:rsid w:val="00AB73EA"/>
    <w:rsid w:val="00AB7439"/>
    <w:rsid w:val="00AB746B"/>
    <w:rsid w:val="00AB7592"/>
    <w:rsid w:val="00AB7655"/>
    <w:rsid w:val="00AB765C"/>
    <w:rsid w:val="00AB7702"/>
    <w:rsid w:val="00AB7740"/>
    <w:rsid w:val="00AB77E6"/>
    <w:rsid w:val="00AB786F"/>
    <w:rsid w:val="00AB790A"/>
    <w:rsid w:val="00AB7918"/>
    <w:rsid w:val="00AB7940"/>
    <w:rsid w:val="00AB7ADF"/>
    <w:rsid w:val="00AB7BEF"/>
    <w:rsid w:val="00AB7D16"/>
    <w:rsid w:val="00AB7DC7"/>
    <w:rsid w:val="00AB7E16"/>
    <w:rsid w:val="00AB7E23"/>
    <w:rsid w:val="00AB7E6D"/>
    <w:rsid w:val="00AB7EA9"/>
    <w:rsid w:val="00AB7EDD"/>
    <w:rsid w:val="00AB7F80"/>
    <w:rsid w:val="00AB7F8E"/>
    <w:rsid w:val="00AC002A"/>
    <w:rsid w:val="00AC0042"/>
    <w:rsid w:val="00AC010D"/>
    <w:rsid w:val="00AC014D"/>
    <w:rsid w:val="00AC0182"/>
    <w:rsid w:val="00AC01B6"/>
    <w:rsid w:val="00AC01E2"/>
    <w:rsid w:val="00AC029D"/>
    <w:rsid w:val="00AC03FF"/>
    <w:rsid w:val="00AC04E2"/>
    <w:rsid w:val="00AC050E"/>
    <w:rsid w:val="00AC0565"/>
    <w:rsid w:val="00AC0599"/>
    <w:rsid w:val="00AC061F"/>
    <w:rsid w:val="00AC0647"/>
    <w:rsid w:val="00AC06C2"/>
    <w:rsid w:val="00AC06DC"/>
    <w:rsid w:val="00AC071B"/>
    <w:rsid w:val="00AC07B2"/>
    <w:rsid w:val="00AC07EE"/>
    <w:rsid w:val="00AC07F9"/>
    <w:rsid w:val="00AC08CA"/>
    <w:rsid w:val="00AC090F"/>
    <w:rsid w:val="00AC091A"/>
    <w:rsid w:val="00AC0A9F"/>
    <w:rsid w:val="00AC0C22"/>
    <w:rsid w:val="00AC0C98"/>
    <w:rsid w:val="00AC0D07"/>
    <w:rsid w:val="00AC0D99"/>
    <w:rsid w:val="00AC0DB3"/>
    <w:rsid w:val="00AC0EDE"/>
    <w:rsid w:val="00AC0F9C"/>
    <w:rsid w:val="00AC1079"/>
    <w:rsid w:val="00AC107C"/>
    <w:rsid w:val="00AC1086"/>
    <w:rsid w:val="00AC1145"/>
    <w:rsid w:val="00AC116D"/>
    <w:rsid w:val="00AC11D4"/>
    <w:rsid w:val="00AC1387"/>
    <w:rsid w:val="00AC145F"/>
    <w:rsid w:val="00AC149B"/>
    <w:rsid w:val="00AC14B7"/>
    <w:rsid w:val="00AC1550"/>
    <w:rsid w:val="00AC1654"/>
    <w:rsid w:val="00AC16F9"/>
    <w:rsid w:val="00AC178F"/>
    <w:rsid w:val="00AC17E2"/>
    <w:rsid w:val="00AC186E"/>
    <w:rsid w:val="00AC1874"/>
    <w:rsid w:val="00AC1AEF"/>
    <w:rsid w:val="00AC1B58"/>
    <w:rsid w:val="00AC1B99"/>
    <w:rsid w:val="00AC1BC1"/>
    <w:rsid w:val="00AC1BD1"/>
    <w:rsid w:val="00AC1C65"/>
    <w:rsid w:val="00AC1C6B"/>
    <w:rsid w:val="00AC1D79"/>
    <w:rsid w:val="00AC1DBD"/>
    <w:rsid w:val="00AC1E2A"/>
    <w:rsid w:val="00AC1F1F"/>
    <w:rsid w:val="00AC1F4F"/>
    <w:rsid w:val="00AC1FC5"/>
    <w:rsid w:val="00AC2095"/>
    <w:rsid w:val="00AC21C4"/>
    <w:rsid w:val="00AC236C"/>
    <w:rsid w:val="00AC236F"/>
    <w:rsid w:val="00AC2438"/>
    <w:rsid w:val="00AC24A0"/>
    <w:rsid w:val="00AC24C8"/>
    <w:rsid w:val="00AC252D"/>
    <w:rsid w:val="00AC2590"/>
    <w:rsid w:val="00AC259B"/>
    <w:rsid w:val="00AC25AC"/>
    <w:rsid w:val="00AC2607"/>
    <w:rsid w:val="00AC26DF"/>
    <w:rsid w:val="00AC26F4"/>
    <w:rsid w:val="00AC2779"/>
    <w:rsid w:val="00AC2A19"/>
    <w:rsid w:val="00AC2A4B"/>
    <w:rsid w:val="00AC2A96"/>
    <w:rsid w:val="00AC2B69"/>
    <w:rsid w:val="00AC2C8F"/>
    <w:rsid w:val="00AC2CF7"/>
    <w:rsid w:val="00AC2D17"/>
    <w:rsid w:val="00AC2DF2"/>
    <w:rsid w:val="00AC2E54"/>
    <w:rsid w:val="00AC2EDF"/>
    <w:rsid w:val="00AC2FAC"/>
    <w:rsid w:val="00AC2FE2"/>
    <w:rsid w:val="00AC300B"/>
    <w:rsid w:val="00AC30BC"/>
    <w:rsid w:val="00AC31DA"/>
    <w:rsid w:val="00AC3284"/>
    <w:rsid w:val="00AC329D"/>
    <w:rsid w:val="00AC32F2"/>
    <w:rsid w:val="00AC32FF"/>
    <w:rsid w:val="00AC337B"/>
    <w:rsid w:val="00AC34BA"/>
    <w:rsid w:val="00AC352C"/>
    <w:rsid w:val="00AC357E"/>
    <w:rsid w:val="00AC35B8"/>
    <w:rsid w:val="00AC35BC"/>
    <w:rsid w:val="00AC3604"/>
    <w:rsid w:val="00AC3628"/>
    <w:rsid w:val="00AC36B9"/>
    <w:rsid w:val="00AC36EE"/>
    <w:rsid w:val="00AC3717"/>
    <w:rsid w:val="00AC3735"/>
    <w:rsid w:val="00AC3888"/>
    <w:rsid w:val="00AC38D8"/>
    <w:rsid w:val="00AC3947"/>
    <w:rsid w:val="00AC394E"/>
    <w:rsid w:val="00AC3951"/>
    <w:rsid w:val="00AC397F"/>
    <w:rsid w:val="00AC39E5"/>
    <w:rsid w:val="00AC3ABC"/>
    <w:rsid w:val="00AC3ABF"/>
    <w:rsid w:val="00AC3B08"/>
    <w:rsid w:val="00AC3B8B"/>
    <w:rsid w:val="00AC3BBA"/>
    <w:rsid w:val="00AC3BD0"/>
    <w:rsid w:val="00AC3BFE"/>
    <w:rsid w:val="00AC3C7E"/>
    <w:rsid w:val="00AC3CEF"/>
    <w:rsid w:val="00AC3D0F"/>
    <w:rsid w:val="00AC3D2C"/>
    <w:rsid w:val="00AC3D6B"/>
    <w:rsid w:val="00AC3FCA"/>
    <w:rsid w:val="00AC3FCC"/>
    <w:rsid w:val="00AC3FED"/>
    <w:rsid w:val="00AC40B2"/>
    <w:rsid w:val="00AC41A8"/>
    <w:rsid w:val="00AC41CE"/>
    <w:rsid w:val="00AC41E4"/>
    <w:rsid w:val="00AC42A2"/>
    <w:rsid w:val="00AC42E1"/>
    <w:rsid w:val="00AC4342"/>
    <w:rsid w:val="00AC43C9"/>
    <w:rsid w:val="00AC4484"/>
    <w:rsid w:val="00AC44B4"/>
    <w:rsid w:val="00AC44EC"/>
    <w:rsid w:val="00AC4559"/>
    <w:rsid w:val="00AC4562"/>
    <w:rsid w:val="00AC45A6"/>
    <w:rsid w:val="00AC4657"/>
    <w:rsid w:val="00AC4674"/>
    <w:rsid w:val="00AC46B7"/>
    <w:rsid w:val="00AC46EF"/>
    <w:rsid w:val="00AC46F8"/>
    <w:rsid w:val="00AC4710"/>
    <w:rsid w:val="00AC4725"/>
    <w:rsid w:val="00AC481F"/>
    <w:rsid w:val="00AC4827"/>
    <w:rsid w:val="00AC4909"/>
    <w:rsid w:val="00AC4966"/>
    <w:rsid w:val="00AC49AA"/>
    <w:rsid w:val="00AC49CA"/>
    <w:rsid w:val="00AC4A5E"/>
    <w:rsid w:val="00AC4AE1"/>
    <w:rsid w:val="00AC4AF2"/>
    <w:rsid w:val="00AC4B19"/>
    <w:rsid w:val="00AC4B3C"/>
    <w:rsid w:val="00AC4C3A"/>
    <w:rsid w:val="00AC4CE2"/>
    <w:rsid w:val="00AC4CF8"/>
    <w:rsid w:val="00AC4D34"/>
    <w:rsid w:val="00AC4D3C"/>
    <w:rsid w:val="00AC4D86"/>
    <w:rsid w:val="00AC4DA7"/>
    <w:rsid w:val="00AC4E03"/>
    <w:rsid w:val="00AC4EF4"/>
    <w:rsid w:val="00AC4F05"/>
    <w:rsid w:val="00AC4F51"/>
    <w:rsid w:val="00AC4F68"/>
    <w:rsid w:val="00AC4F9C"/>
    <w:rsid w:val="00AC4F9F"/>
    <w:rsid w:val="00AC5012"/>
    <w:rsid w:val="00AC504B"/>
    <w:rsid w:val="00AC5065"/>
    <w:rsid w:val="00AC5109"/>
    <w:rsid w:val="00AC5178"/>
    <w:rsid w:val="00AC5180"/>
    <w:rsid w:val="00AC522C"/>
    <w:rsid w:val="00AC523F"/>
    <w:rsid w:val="00AC537C"/>
    <w:rsid w:val="00AC53E5"/>
    <w:rsid w:val="00AC5444"/>
    <w:rsid w:val="00AC544A"/>
    <w:rsid w:val="00AC5455"/>
    <w:rsid w:val="00AC547E"/>
    <w:rsid w:val="00AC5593"/>
    <w:rsid w:val="00AC5753"/>
    <w:rsid w:val="00AC578B"/>
    <w:rsid w:val="00AC57AF"/>
    <w:rsid w:val="00AC5840"/>
    <w:rsid w:val="00AC584C"/>
    <w:rsid w:val="00AC596A"/>
    <w:rsid w:val="00AC59DB"/>
    <w:rsid w:val="00AC5A41"/>
    <w:rsid w:val="00AC5B1E"/>
    <w:rsid w:val="00AC5B52"/>
    <w:rsid w:val="00AC5BB5"/>
    <w:rsid w:val="00AC5BC9"/>
    <w:rsid w:val="00AC5C93"/>
    <w:rsid w:val="00AC5D05"/>
    <w:rsid w:val="00AC5E02"/>
    <w:rsid w:val="00AC5E25"/>
    <w:rsid w:val="00AC5F61"/>
    <w:rsid w:val="00AC60A5"/>
    <w:rsid w:val="00AC6104"/>
    <w:rsid w:val="00AC6161"/>
    <w:rsid w:val="00AC6179"/>
    <w:rsid w:val="00AC6197"/>
    <w:rsid w:val="00AC6252"/>
    <w:rsid w:val="00AC62AC"/>
    <w:rsid w:val="00AC62B7"/>
    <w:rsid w:val="00AC6319"/>
    <w:rsid w:val="00AC63D4"/>
    <w:rsid w:val="00AC645B"/>
    <w:rsid w:val="00AC64AD"/>
    <w:rsid w:val="00AC6507"/>
    <w:rsid w:val="00AC6704"/>
    <w:rsid w:val="00AC6706"/>
    <w:rsid w:val="00AC67B1"/>
    <w:rsid w:val="00AC6819"/>
    <w:rsid w:val="00AC6831"/>
    <w:rsid w:val="00AC6923"/>
    <w:rsid w:val="00AC699C"/>
    <w:rsid w:val="00AC699D"/>
    <w:rsid w:val="00AC6AEE"/>
    <w:rsid w:val="00AC6BB3"/>
    <w:rsid w:val="00AC6C1B"/>
    <w:rsid w:val="00AC6C22"/>
    <w:rsid w:val="00AC6C6D"/>
    <w:rsid w:val="00AC6D6A"/>
    <w:rsid w:val="00AC6DDF"/>
    <w:rsid w:val="00AC6DE3"/>
    <w:rsid w:val="00AC6DEC"/>
    <w:rsid w:val="00AC6EB0"/>
    <w:rsid w:val="00AC6EE8"/>
    <w:rsid w:val="00AC7135"/>
    <w:rsid w:val="00AC7190"/>
    <w:rsid w:val="00AC7271"/>
    <w:rsid w:val="00AC7298"/>
    <w:rsid w:val="00AC72B1"/>
    <w:rsid w:val="00AC7346"/>
    <w:rsid w:val="00AC7354"/>
    <w:rsid w:val="00AC7369"/>
    <w:rsid w:val="00AC73A6"/>
    <w:rsid w:val="00AC7594"/>
    <w:rsid w:val="00AC75D1"/>
    <w:rsid w:val="00AC760D"/>
    <w:rsid w:val="00AC762E"/>
    <w:rsid w:val="00AC766E"/>
    <w:rsid w:val="00AC76CE"/>
    <w:rsid w:val="00AC7732"/>
    <w:rsid w:val="00AC7748"/>
    <w:rsid w:val="00AC77DB"/>
    <w:rsid w:val="00AC7894"/>
    <w:rsid w:val="00AC7965"/>
    <w:rsid w:val="00AC79F5"/>
    <w:rsid w:val="00AC7A30"/>
    <w:rsid w:val="00AC7B4F"/>
    <w:rsid w:val="00AC7BE1"/>
    <w:rsid w:val="00AC7C08"/>
    <w:rsid w:val="00AC7C4A"/>
    <w:rsid w:val="00AC7CC1"/>
    <w:rsid w:val="00AC7CE4"/>
    <w:rsid w:val="00AC7D63"/>
    <w:rsid w:val="00AC7D6B"/>
    <w:rsid w:val="00AC7E79"/>
    <w:rsid w:val="00AC7E81"/>
    <w:rsid w:val="00AC7EEA"/>
    <w:rsid w:val="00AC7F0C"/>
    <w:rsid w:val="00AC7F22"/>
    <w:rsid w:val="00AD0129"/>
    <w:rsid w:val="00AD014E"/>
    <w:rsid w:val="00AD0167"/>
    <w:rsid w:val="00AD01A3"/>
    <w:rsid w:val="00AD01C2"/>
    <w:rsid w:val="00AD01D5"/>
    <w:rsid w:val="00AD0202"/>
    <w:rsid w:val="00AD0224"/>
    <w:rsid w:val="00AD0257"/>
    <w:rsid w:val="00AD0299"/>
    <w:rsid w:val="00AD02BF"/>
    <w:rsid w:val="00AD02D5"/>
    <w:rsid w:val="00AD02E6"/>
    <w:rsid w:val="00AD043E"/>
    <w:rsid w:val="00AD0476"/>
    <w:rsid w:val="00AD047A"/>
    <w:rsid w:val="00AD04C3"/>
    <w:rsid w:val="00AD05FE"/>
    <w:rsid w:val="00AD0623"/>
    <w:rsid w:val="00AD06C0"/>
    <w:rsid w:val="00AD06CA"/>
    <w:rsid w:val="00AD071B"/>
    <w:rsid w:val="00AD07E5"/>
    <w:rsid w:val="00AD0885"/>
    <w:rsid w:val="00AD08AE"/>
    <w:rsid w:val="00AD08F0"/>
    <w:rsid w:val="00AD0942"/>
    <w:rsid w:val="00AD095A"/>
    <w:rsid w:val="00AD0A05"/>
    <w:rsid w:val="00AD0A08"/>
    <w:rsid w:val="00AD0A3B"/>
    <w:rsid w:val="00AD0A68"/>
    <w:rsid w:val="00AD0AF7"/>
    <w:rsid w:val="00AD0B08"/>
    <w:rsid w:val="00AD0BA9"/>
    <w:rsid w:val="00AD0BFB"/>
    <w:rsid w:val="00AD0C5A"/>
    <w:rsid w:val="00AD0CAD"/>
    <w:rsid w:val="00AD0CBD"/>
    <w:rsid w:val="00AD0CDA"/>
    <w:rsid w:val="00AD0D32"/>
    <w:rsid w:val="00AD0D6E"/>
    <w:rsid w:val="00AD0DE6"/>
    <w:rsid w:val="00AD0DEF"/>
    <w:rsid w:val="00AD0E33"/>
    <w:rsid w:val="00AD0F42"/>
    <w:rsid w:val="00AD0F8F"/>
    <w:rsid w:val="00AD1021"/>
    <w:rsid w:val="00AD106C"/>
    <w:rsid w:val="00AD1220"/>
    <w:rsid w:val="00AD135D"/>
    <w:rsid w:val="00AD1368"/>
    <w:rsid w:val="00AD13C1"/>
    <w:rsid w:val="00AD13EF"/>
    <w:rsid w:val="00AD1406"/>
    <w:rsid w:val="00AD14D8"/>
    <w:rsid w:val="00AD151D"/>
    <w:rsid w:val="00AD157C"/>
    <w:rsid w:val="00AD15C8"/>
    <w:rsid w:val="00AD162C"/>
    <w:rsid w:val="00AD166C"/>
    <w:rsid w:val="00AD1700"/>
    <w:rsid w:val="00AD1704"/>
    <w:rsid w:val="00AD171C"/>
    <w:rsid w:val="00AD1736"/>
    <w:rsid w:val="00AD17FA"/>
    <w:rsid w:val="00AD1839"/>
    <w:rsid w:val="00AD1844"/>
    <w:rsid w:val="00AD18CB"/>
    <w:rsid w:val="00AD1967"/>
    <w:rsid w:val="00AD199D"/>
    <w:rsid w:val="00AD19C1"/>
    <w:rsid w:val="00AD1A60"/>
    <w:rsid w:val="00AD1A8B"/>
    <w:rsid w:val="00AD1AA9"/>
    <w:rsid w:val="00AD1B2E"/>
    <w:rsid w:val="00AD1B75"/>
    <w:rsid w:val="00AD1BBD"/>
    <w:rsid w:val="00AD1BC1"/>
    <w:rsid w:val="00AD1BD4"/>
    <w:rsid w:val="00AD1C15"/>
    <w:rsid w:val="00AD1C5A"/>
    <w:rsid w:val="00AD1CD5"/>
    <w:rsid w:val="00AD1D47"/>
    <w:rsid w:val="00AD1DCD"/>
    <w:rsid w:val="00AD1EF4"/>
    <w:rsid w:val="00AD1FAB"/>
    <w:rsid w:val="00AD1FB9"/>
    <w:rsid w:val="00AD203B"/>
    <w:rsid w:val="00AD212E"/>
    <w:rsid w:val="00AD2158"/>
    <w:rsid w:val="00AD217F"/>
    <w:rsid w:val="00AD21A6"/>
    <w:rsid w:val="00AD2237"/>
    <w:rsid w:val="00AD22B3"/>
    <w:rsid w:val="00AD22B8"/>
    <w:rsid w:val="00AD232C"/>
    <w:rsid w:val="00AD2334"/>
    <w:rsid w:val="00AD2383"/>
    <w:rsid w:val="00AD23AF"/>
    <w:rsid w:val="00AD23D7"/>
    <w:rsid w:val="00AD23E2"/>
    <w:rsid w:val="00AD23FD"/>
    <w:rsid w:val="00AD2499"/>
    <w:rsid w:val="00AD24E0"/>
    <w:rsid w:val="00AD24FB"/>
    <w:rsid w:val="00AD256A"/>
    <w:rsid w:val="00AD2576"/>
    <w:rsid w:val="00AD2606"/>
    <w:rsid w:val="00AD281B"/>
    <w:rsid w:val="00AD2823"/>
    <w:rsid w:val="00AD283C"/>
    <w:rsid w:val="00AD28C6"/>
    <w:rsid w:val="00AD29BC"/>
    <w:rsid w:val="00AD2A17"/>
    <w:rsid w:val="00AD2A36"/>
    <w:rsid w:val="00AD2A37"/>
    <w:rsid w:val="00AD2AFA"/>
    <w:rsid w:val="00AD2BAC"/>
    <w:rsid w:val="00AD2C43"/>
    <w:rsid w:val="00AD2CB3"/>
    <w:rsid w:val="00AD2D18"/>
    <w:rsid w:val="00AD2D5C"/>
    <w:rsid w:val="00AD2D61"/>
    <w:rsid w:val="00AD2DAB"/>
    <w:rsid w:val="00AD2DD8"/>
    <w:rsid w:val="00AD2E4A"/>
    <w:rsid w:val="00AD2E5C"/>
    <w:rsid w:val="00AD2F26"/>
    <w:rsid w:val="00AD2FB8"/>
    <w:rsid w:val="00AD2FDF"/>
    <w:rsid w:val="00AD3047"/>
    <w:rsid w:val="00AD3053"/>
    <w:rsid w:val="00AD30AA"/>
    <w:rsid w:val="00AD30CD"/>
    <w:rsid w:val="00AD3105"/>
    <w:rsid w:val="00AD312C"/>
    <w:rsid w:val="00AD31A2"/>
    <w:rsid w:val="00AD3233"/>
    <w:rsid w:val="00AD323C"/>
    <w:rsid w:val="00AD32D5"/>
    <w:rsid w:val="00AD32E7"/>
    <w:rsid w:val="00AD335D"/>
    <w:rsid w:val="00AD339F"/>
    <w:rsid w:val="00AD33D1"/>
    <w:rsid w:val="00AD3429"/>
    <w:rsid w:val="00AD3433"/>
    <w:rsid w:val="00AD3483"/>
    <w:rsid w:val="00AD3492"/>
    <w:rsid w:val="00AD34CD"/>
    <w:rsid w:val="00AD3550"/>
    <w:rsid w:val="00AD3612"/>
    <w:rsid w:val="00AD3636"/>
    <w:rsid w:val="00AD364A"/>
    <w:rsid w:val="00AD37F4"/>
    <w:rsid w:val="00AD3847"/>
    <w:rsid w:val="00AD3989"/>
    <w:rsid w:val="00AD39CF"/>
    <w:rsid w:val="00AD39E8"/>
    <w:rsid w:val="00AD3A1F"/>
    <w:rsid w:val="00AD3A55"/>
    <w:rsid w:val="00AD3A9B"/>
    <w:rsid w:val="00AD3B1E"/>
    <w:rsid w:val="00AD3B52"/>
    <w:rsid w:val="00AD3B7E"/>
    <w:rsid w:val="00AD4060"/>
    <w:rsid w:val="00AD417D"/>
    <w:rsid w:val="00AD4308"/>
    <w:rsid w:val="00AD4397"/>
    <w:rsid w:val="00AD43F2"/>
    <w:rsid w:val="00AD44AB"/>
    <w:rsid w:val="00AD44D7"/>
    <w:rsid w:val="00AD4563"/>
    <w:rsid w:val="00AD4749"/>
    <w:rsid w:val="00AD47DD"/>
    <w:rsid w:val="00AD47FC"/>
    <w:rsid w:val="00AD486F"/>
    <w:rsid w:val="00AD4890"/>
    <w:rsid w:val="00AD495A"/>
    <w:rsid w:val="00AD49A0"/>
    <w:rsid w:val="00AD4A5F"/>
    <w:rsid w:val="00AD4B71"/>
    <w:rsid w:val="00AD4B8B"/>
    <w:rsid w:val="00AD4BD7"/>
    <w:rsid w:val="00AD4BE7"/>
    <w:rsid w:val="00AD4C52"/>
    <w:rsid w:val="00AD4D0C"/>
    <w:rsid w:val="00AD4D64"/>
    <w:rsid w:val="00AD4EE9"/>
    <w:rsid w:val="00AD4EFB"/>
    <w:rsid w:val="00AD4F83"/>
    <w:rsid w:val="00AD4F90"/>
    <w:rsid w:val="00AD4FBB"/>
    <w:rsid w:val="00AD4FE1"/>
    <w:rsid w:val="00AD500A"/>
    <w:rsid w:val="00AD503B"/>
    <w:rsid w:val="00AD5041"/>
    <w:rsid w:val="00AD50EE"/>
    <w:rsid w:val="00AD51F8"/>
    <w:rsid w:val="00AD5227"/>
    <w:rsid w:val="00AD52A3"/>
    <w:rsid w:val="00AD52A9"/>
    <w:rsid w:val="00AD53AF"/>
    <w:rsid w:val="00AD542E"/>
    <w:rsid w:val="00AD5527"/>
    <w:rsid w:val="00AD5591"/>
    <w:rsid w:val="00AD5594"/>
    <w:rsid w:val="00AD5788"/>
    <w:rsid w:val="00AD5868"/>
    <w:rsid w:val="00AD58B7"/>
    <w:rsid w:val="00AD5A31"/>
    <w:rsid w:val="00AD5BE2"/>
    <w:rsid w:val="00AD5C7B"/>
    <w:rsid w:val="00AD5CAD"/>
    <w:rsid w:val="00AD5D5B"/>
    <w:rsid w:val="00AD5D9D"/>
    <w:rsid w:val="00AD6032"/>
    <w:rsid w:val="00AD604F"/>
    <w:rsid w:val="00AD6068"/>
    <w:rsid w:val="00AD6239"/>
    <w:rsid w:val="00AD62BD"/>
    <w:rsid w:val="00AD62E9"/>
    <w:rsid w:val="00AD62F4"/>
    <w:rsid w:val="00AD6324"/>
    <w:rsid w:val="00AD63E6"/>
    <w:rsid w:val="00AD6512"/>
    <w:rsid w:val="00AD6528"/>
    <w:rsid w:val="00AD6560"/>
    <w:rsid w:val="00AD6579"/>
    <w:rsid w:val="00AD65AF"/>
    <w:rsid w:val="00AD661A"/>
    <w:rsid w:val="00AD6654"/>
    <w:rsid w:val="00AD66D1"/>
    <w:rsid w:val="00AD672A"/>
    <w:rsid w:val="00AD685E"/>
    <w:rsid w:val="00AD6A5A"/>
    <w:rsid w:val="00AD6AC2"/>
    <w:rsid w:val="00AD6B00"/>
    <w:rsid w:val="00AD6BEE"/>
    <w:rsid w:val="00AD6C01"/>
    <w:rsid w:val="00AD6C0C"/>
    <w:rsid w:val="00AD6C34"/>
    <w:rsid w:val="00AD6C7D"/>
    <w:rsid w:val="00AD6D3A"/>
    <w:rsid w:val="00AD6D46"/>
    <w:rsid w:val="00AD6D6E"/>
    <w:rsid w:val="00AD6DA7"/>
    <w:rsid w:val="00AD6E00"/>
    <w:rsid w:val="00AD6E15"/>
    <w:rsid w:val="00AD6E1E"/>
    <w:rsid w:val="00AD6E21"/>
    <w:rsid w:val="00AD6E43"/>
    <w:rsid w:val="00AD6EA5"/>
    <w:rsid w:val="00AD6EEA"/>
    <w:rsid w:val="00AD6F02"/>
    <w:rsid w:val="00AD6FF0"/>
    <w:rsid w:val="00AD70DE"/>
    <w:rsid w:val="00AD7106"/>
    <w:rsid w:val="00AD71EE"/>
    <w:rsid w:val="00AD721F"/>
    <w:rsid w:val="00AD729A"/>
    <w:rsid w:val="00AD72BF"/>
    <w:rsid w:val="00AD73C6"/>
    <w:rsid w:val="00AD743E"/>
    <w:rsid w:val="00AD74AC"/>
    <w:rsid w:val="00AD74AF"/>
    <w:rsid w:val="00AD74D3"/>
    <w:rsid w:val="00AD74E7"/>
    <w:rsid w:val="00AD7502"/>
    <w:rsid w:val="00AD7539"/>
    <w:rsid w:val="00AD759F"/>
    <w:rsid w:val="00AD75A9"/>
    <w:rsid w:val="00AD770C"/>
    <w:rsid w:val="00AD7799"/>
    <w:rsid w:val="00AD77EF"/>
    <w:rsid w:val="00AD781D"/>
    <w:rsid w:val="00AD782D"/>
    <w:rsid w:val="00AD7847"/>
    <w:rsid w:val="00AD785D"/>
    <w:rsid w:val="00AD7986"/>
    <w:rsid w:val="00AD7A60"/>
    <w:rsid w:val="00AD7A6B"/>
    <w:rsid w:val="00AD7A7D"/>
    <w:rsid w:val="00AD7C6E"/>
    <w:rsid w:val="00AD7CD2"/>
    <w:rsid w:val="00AD7CEF"/>
    <w:rsid w:val="00AD7CF9"/>
    <w:rsid w:val="00AD7D33"/>
    <w:rsid w:val="00AD7D34"/>
    <w:rsid w:val="00AD7DA7"/>
    <w:rsid w:val="00AD7DC7"/>
    <w:rsid w:val="00AD7E38"/>
    <w:rsid w:val="00AD7E3B"/>
    <w:rsid w:val="00AD7F90"/>
    <w:rsid w:val="00AD7FFC"/>
    <w:rsid w:val="00AE0022"/>
    <w:rsid w:val="00AE0169"/>
    <w:rsid w:val="00AE01EA"/>
    <w:rsid w:val="00AE02D0"/>
    <w:rsid w:val="00AE043F"/>
    <w:rsid w:val="00AE053C"/>
    <w:rsid w:val="00AE05A6"/>
    <w:rsid w:val="00AE05FA"/>
    <w:rsid w:val="00AE0717"/>
    <w:rsid w:val="00AE073F"/>
    <w:rsid w:val="00AE0751"/>
    <w:rsid w:val="00AE0799"/>
    <w:rsid w:val="00AE0886"/>
    <w:rsid w:val="00AE0927"/>
    <w:rsid w:val="00AE095A"/>
    <w:rsid w:val="00AE0987"/>
    <w:rsid w:val="00AE09CD"/>
    <w:rsid w:val="00AE0A1D"/>
    <w:rsid w:val="00AE0AAE"/>
    <w:rsid w:val="00AE0B74"/>
    <w:rsid w:val="00AE0BA9"/>
    <w:rsid w:val="00AE0C50"/>
    <w:rsid w:val="00AE0D6C"/>
    <w:rsid w:val="00AE0DEE"/>
    <w:rsid w:val="00AE0E34"/>
    <w:rsid w:val="00AE0E78"/>
    <w:rsid w:val="00AE0ED5"/>
    <w:rsid w:val="00AE0EE0"/>
    <w:rsid w:val="00AE0FD0"/>
    <w:rsid w:val="00AE10A1"/>
    <w:rsid w:val="00AE1116"/>
    <w:rsid w:val="00AE1122"/>
    <w:rsid w:val="00AE115B"/>
    <w:rsid w:val="00AE1165"/>
    <w:rsid w:val="00AE11C2"/>
    <w:rsid w:val="00AE127B"/>
    <w:rsid w:val="00AE138B"/>
    <w:rsid w:val="00AE14D0"/>
    <w:rsid w:val="00AE160F"/>
    <w:rsid w:val="00AE1630"/>
    <w:rsid w:val="00AE1767"/>
    <w:rsid w:val="00AE17F6"/>
    <w:rsid w:val="00AE17FA"/>
    <w:rsid w:val="00AE17FE"/>
    <w:rsid w:val="00AE1839"/>
    <w:rsid w:val="00AE1895"/>
    <w:rsid w:val="00AE18FD"/>
    <w:rsid w:val="00AE1A3A"/>
    <w:rsid w:val="00AE1A89"/>
    <w:rsid w:val="00AE1A8D"/>
    <w:rsid w:val="00AE1A99"/>
    <w:rsid w:val="00AE1AED"/>
    <w:rsid w:val="00AE1AF2"/>
    <w:rsid w:val="00AE1C14"/>
    <w:rsid w:val="00AE1C17"/>
    <w:rsid w:val="00AE1C87"/>
    <w:rsid w:val="00AE1CF4"/>
    <w:rsid w:val="00AE1E82"/>
    <w:rsid w:val="00AE1EA3"/>
    <w:rsid w:val="00AE1F62"/>
    <w:rsid w:val="00AE2144"/>
    <w:rsid w:val="00AE21FE"/>
    <w:rsid w:val="00AE2215"/>
    <w:rsid w:val="00AE22D9"/>
    <w:rsid w:val="00AE230D"/>
    <w:rsid w:val="00AE23E1"/>
    <w:rsid w:val="00AE2416"/>
    <w:rsid w:val="00AE2473"/>
    <w:rsid w:val="00AE2480"/>
    <w:rsid w:val="00AE2483"/>
    <w:rsid w:val="00AE2484"/>
    <w:rsid w:val="00AE24E6"/>
    <w:rsid w:val="00AE25C2"/>
    <w:rsid w:val="00AE25FA"/>
    <w:rsid w:val="00AE264D"/>
    <w:rsid w:val="00AE269C"/>
    <w:rsid w:val="00AE27BC"/>
    <w:rsid w:val="00AE27D5"/>
    <w:rsid w:val="00AE2880"/>
    <w:rsid w:val="00AE2A68"/>
    <w:rsid w:val="00AE2AC9"/>
    <w:rsid w:val="00AE2ACB"/>
    <w:rsid w:val="00AE2B5F"/>
    <w:rsid w:val="00AE2D4F"/>
    <w:rsid w:val="00AE2D53"/>
    <w:rsid w:val="00AE2E49"/>
    <w:rsid w:val="00AE2E94"/>
    <w:rsid w:val="00AE2F0E"/>
    <w:rsid w:val="00AE2F8E"/>
    <w:rsid w:val="00AE2FA7"/>
    <w:rsid w:val="00AE301C"/>
    <w:rsid w:val="00AE3252"/>
    <w:rsid w:val="00AE3284"/>
    <w:rsid w:val="00AE3294"/>
    <w:rsid w:val="00AE32E9"/>
    <w:rsid w:val="00AE332C"/>
    <w:rsid w:val="00AE34FB"/>
    <w:rsid w:val="00AE3539"/>
    <w:rsid w:val="00AE36CE"/>
    <w:rsid w:val="00AE3763"/>
    <w:rsid w:val="00AE38A9"/>
    <w:rsid w:val="00AE38F9"/>
    <w:rsid w:val="00AE3920"/>
    <w:rsid w:val="00AE3A44"/>
    <w:rsid w:val="00AE3A8D"/>
    <w:rsid w:val="00AE3C15"/>
    <w:rsid w:val="00AE3C6C"/>
    <w:rsid w:val="00AE3C8F"/>
    <w:rsid w:val="00AE3CC1"/>
    <w:rsid w:val="00AE3CD6"/>
    <w:rsid w:val="00AE3D28"/>
    <w:rsid w:val="00AE3D89"/>
    <w:rsid w:val="00AE3D93"/>
    <w:rsid w:val="00AE3DDE"/>
    <w:rsid w:val="00AE3DE4"/>
    <w:rsid w:val="00AE3EB7"/>
    <w:rsid w:val="00AE3EDF"/>
    <w:rsid w:val="00AE3F8C"/>
    <w:rsid w:val="00AE3FC8"/>
    <w:rsid w:val="00AE40B3"/>
    <w:rsid w:val="00AE40EA"/>
    <w:rsid w:val="00AE4107"/>
    <w:rsid w:val="00AE422A"/>
    <w:rsid w:val="00AE4283"/>
    <w:rsid w:val="00AE42C1"/>
    <w:rsid w:val="00AE4346"/>
    <w:rsid w:val="00AE4363"/>
    <w:rsid w:val="00AE43AD"/>
    <w:rsid w:val="00AE43D7"/>
    <w:rsid w:val="00AE4452"/>
    <w:rsid w:val="00AE4489"/>
    <w:rsid w:val="00AE44E2"/>
    <w:rsid w:val="00AE4507"/>
    <w:rsid w:val="00AE4567"/>
    <w:rsid w:val="00AE4694"/>
    <w:rsid w:val="00AE4746"/>
    <w:rsid w:val="00AE4752"/>
    <w:rsid w:val="00AE4775"/>
    <w:rsid w:val="00AE4796"/>
    <w:rsid w:val="00AE48A4"/>
    <w:rsid w:val="00AE49CD"/>
    <w:rsid w:val="00AE49D8"/>
    <w:rsid w:val="00AE4B88"/>
    <w:rsid w:val="00AE4C96"/>
    <w:rsid w:val="00AE4CBE"/>
    <w:rsid w:val="00AE4CE7"/>
    <w:rsid w:val="00AE4D22"/>
    <w:rsid w:val="00AE4D74"/>
    <w:rsid w:val="00AE4EA2"/>
    <w:rsid w:val="00AE4F14"/>
    <w:rsid w:val="00AE4F6F"/>
    <w:rsid w:val="00AE4F93"/>
    <w:rsid w:val="00AE50DE"/>
    <w:rsid w:val="00AE5170"/>
    <w:rsid w:val="00AE51E6"/>
    <w:rsid w:val="00AE5255"/>
    <w:rsid w:val="00AE529F"/>
    <w:rsid w:val="00AE536B"/>
    <w:rsid w:val="00AE53C8"/>
    <w:rsid w:val="00AE54B8"/>
    <w:rsid w:val="00AE5565"/>
    <w:rsid w:val="00AE55A6"/>
    <w:rsid w:val="00AE55CD"/>
    <w:rsid w:val="00AE5658"/>
    <w:rsid w:val="00AE56D1"/>
    <w:rsid w:val="00AE56E0"/>
    <w:rsid w:val="00AE574E"/>
    <w:rsid w:val="00AE5755"/>
    <w:rsid w:val="00AE576E"/>
    <w:rsid w:val="00AE57F9"/>
    <w:rsid w:val="00AE58BA"/>
    <w:rsid w:val="00AE5913"/>
    <w:rsid w:val="00AE59AE"/>
    <w:rsid w:val="00AE5A13"/>
    <w:rsid w:val="00AE5A9D"/>
    <w:rsid w:val="00AE5B33"/>
    <w:rsid w:val="00AE5BA1"/>
    <w:rsid w:val="00AE5BA8"/>
    <w:rsid w:val="00AE5BFB"/>
    <w:rsid w:val="00AE5C1E"/>
    <w:rsid w:val="00AE5C3C"/>
    <w:rsid w:val="00AE5C85"/>
    <w:rsid w:val="00AE5C8F"/>
    <w:rsid w:val="00AE5D07"/>
    <w:rsid w:val="00AE5D35"/>
    <w:rsid w:val="00AE5D68"/>
    <w:rsid w:val="00AE5E2E"/>
    <w:rsid w:val="00AE5E36"/>
    <w:rsid w:val="00AE5E74"/>
    <w:rsid w:val="00AE5ED3"/>
    <w:rsid w:val="00AE5F28"/>
    <w:rsid w:val="00AE5F76"/>
    <w:rsid w:val="00AE5F86"/>
    <w:rsid w:val="00AE5FBE"/>
    <w:rsid w:val="00AE600A"/>
    <w:rsid w:val="00AE600F"/>
    <w:rsid w:val="00AE605A"/>
    <w:rsid w:val="00AE60E6"/>
    <w:rsid w:val="00AE6100"/>
    <w:rsid w:val="00AE628A"/>
    <w:rsid w:val="00AE62F7"/>
    <w:rsid w:val="00AE6310"/>
    <w:rsid w:val="00AE637D"/>
    <w:rsid w:val="00AE6409"/>
    <w:rsid w:val="00AE6450"/>
    <w:rsid w:val="00AE6479"/>
    <w:rsid w:val="00AE64AE"/>
    <w:rsid w:val="00AE6523"/>
    <w:rsid w:val="00AE6569"/>
    <w:rsid w:val="00AE6663"/>
    <w:rsid w:val="00AE66BD"/>
    <w:rsid w:val="00AE66D9"/>
    <w:rsid w:val="00AE67C8"/>
    <w:rsid w:val="00AE6874"/>
    <w:rsid w:val="00AE690B"/>
    <w:rsid w:val="00AE6935"/>
    <w:rsid w:val="00AE6A67"/>
    <w:rsid w:val="00AE6A6D"/>
    <w:rsid w:val="00AE6AAA"/>
    <w:rsid w:val="00AE6BE0"/>
    <w:rsid w:val="00AE6C94"/>
    <w:rsid w:val="00AE6D24"/>
    <w:rsid w:val="00AE6E04"/>
    <w:rsid w:val="00AE6E0C"/>
    <w:rsid w:val="00AE703A"/>
    <w:rsid w:val="00AE70F9"/>
    <w:rsid w:val="00AE712F"/>
    <w:rsid w:val="00AE7163"/>
    <w:rsid w:val="00AE7201"/>
    <w:rsid w:val="00AE737D"/>
    <w:rsid w:val="00AE73D6"/>
    <w:rsid w:val="00AE7436"/>
    <w:rsid w:val="00AE7444"/>
    <w:rsid w:val="00AE749A"/>
    <w:rsid w:val="00AE756D"/>
    <w:rsid w:val="00AE75ED"/>
    <w:rsid w:val="00AE769E"/>
    <w:rsid w:val="00AE76B5"/>
    <w:rsid w:val="00AE76FF"/>
    <w:rsid w:val="00AE7955"/>
    <w:rsid w:val="00AE7A76"/>
    <w:rsid w:val="00AE7C10"/>
    <w:rsid w:val="00AE7C8A"/>
    <w:rsid w:val="00AE7CA3"/>
    <w:rsid w:val="00AE7CCF"/>
    <w:rsid w:val="00AE7D41"/>
    <w:rsid w:val="00AE7E75"/>
    <w:rsid w:val="00AE7EDA"/>
    <w:rsid w:val="00AF0058"/>
    <w:rsid w:val="00AF0098"/>
    <w:rsid w:val="00AF018A"/>
    <w:rsid w:val="00AF0203"/>
    <w:rsid w:val="00AF0239"/>
    <w:rsid w:val="00AF049D"/>
    <w:rsid w:val="00AF04EB"/>
    <w:rsid w:val="00AF0611"/>
    <w:rsid w:val="00AF068D"/>
    <w:rsid w:val="00AF06DB"/>
    <w:rsid w:val="00AF0706"/>
    <w:rsid w:val="00AF0739"/>
    <w:rsid w:val="00AF0781"/>
    <w:rsid w:val="00AF0886"/>
    <w:rsid w:val="00AF0972"/>
    <w:rsid w:val="00AF099B"/>
    <w:rsid w:val="00AF09C7"/>
    <w:rsid w:val="00AF0A80"/>
    <w:rsid w:val="00AF0AAB"/>
    <w:rsid w:val="00AF0AED"/>
    <w:rsid w:val="00AF0B0D"/>
    <w:rsid w:val="00AF0CC1"/>
    <w:rsid w:val="00AF0EA6"/>
    <w:rsid w:val="00AF0F29"/>
    <w:rsid w:val="00AF0FC2"/>
    <w:rsid w:val="00AF100A"/>
    <w:rsid w:val="00AF1022"/>
    <w:rsid w:val="00AF111F"/>
    <w:rsid w:val="00AF1250"/>
    <w:rsid w:val="00AF12CF"/>
    <w:rsid w:val="00AF1313"/>
    <w:rsid w:val="00AF13AD"/>
    <w:rsid w:val="00AF13C3"/>
    <w:rsid w:val="00AF1501"/>
    <w:rsid w:val="00AF1552"/>
    <w:rsid w:val="00AF1585"/>
    <w:rsid w:val="00AF15EF"/>
    <w:rsid w:val="00AF1604"/>
    <w:rsid w:val="00AF16EE"/>
    <w:rsid w:val="00AF1747"/>
    <w:rsid w:val="00AF180E"/>
    <w:rsid w:val="00AF1888"/>
    <w:rsid w:val="00AF18ED"/>
    <w:rsid w:val="00AF18EE"/>
    <w:rsid w:val="00AF194D"/>
    <w:rsid w:val="00AF1963"/>
    <w:rsid w:val="00AF1985"/>
    <w:rsid w:val="00AF19B6"/>
    <w:rsid w:val="00AF19FE"/>
    <w:rsid w:val="00AF1A20"/>
    <w:rsid w:val="00AF1A22"/>
    <w:rsid w:val="00AF1A55"/>
    <w:rsid w:val="00AF1B13"/>
    <w:rsid w:val="00AF1B93"/>
    <w:rsid w:val="00AF1BC7"/>
    <w:rsid w:val="00AF1BCD"/>
    <w:rsid w:val="00AF1C10"/>
    <w:rsid w:val="00AF1D36"/>
    <w:rsid w:val="00AF1DA6"/>
    <w:rsid w:val="00AF1E5D"/>
    <w:rsid w:val="00AF1F4C"/>
    <w:rsid w:val="00AF1F52"/>
    <w:rsid w:val="00AF1FFE"/>
    <w:rsid w:val="00AF20BA"/>
    <w:rsid w:val="00AF20D9"/>
    <w:rsid w:val="00AF2183"/>
    <w:rsid w:val="00AF2253"/>
    <w:rsid w:val="00AF2277"/>
    <w:rsid w:val="00AF2289"/>
    <w:rsid w:val="00AF22B7"/>
    <w:rsid w:val="00AF22FC"/>
    <w:rsid w:val="00AF23C2"/>
    <w:rsid w:val="00AF2467"/>
    <w:rsid w:val="00AF248A"/>
    <w:rsid w:val="00AF24A0"/>
    <w:rsid w:val="00AF24F3"/>
    <w:rsid w:val="00AF2791"/>
    <w:rsid w:val="00AF2B50"/>
    <w:rsid w:val="00AF2B6A"/>
    <w:rsid w:val="00AF2C2A"/>
    <w:rsid w:val="00AF2C34"/>
    <w:rsid w:val="00AF2C53"/>
    <w:rsid w:val="00AF2C62"/>
    <w:rsid w:val="00AF2DDE"/>
    <w:rsid w:val="00AF2DF9"/>
    <w:rsid w:val="00AF2E91"/>
    <w:rsid w:val="00AF2F03"/>
    <w:rsid w:val="00AF2F73"/>
    <w:rsid w:val="00AF2FB6"/>
    <w:rsid w:val="00AF3110"/>
    <w:rsid w:val="00AF3124"/>
    <w:rsid w:val="00AF315D"/>
    <w:rsid w:val="00AF317A"/>
    <w:rsid w:val="00AF318F"/>
    <w:rsid w:val="00AF31BC"/>
    <w:rsid w:val="00AF34AE"/>
    <w:rsid w:val="00AF3500"/>
    <w:rsid w:val="00AF35E9"/>
    <w:rsid w:val="00AF36B7"/>
    <w:rsid w:val="00AF36BA"/>
    <w:rsid w:val="00AF36CD"/>
    <w:rsid w:val="00AF3804"/>
    <w:rsid w:val="00AF381C"/>
    <w:rsid w:val="00AF396A"/>
    <w:rsid w:val="00AF3989"/>
    <w:rsid w:val="00AF39A7"/>
    <w:rsid w:val="00AF3ADF"/>
    <w:rsid w:val="00AF3B7E"/>
    <w:rsid w:val="00AF3BEA"/>
    <w:rsid w:val="00AF3D19"/>
    <w:rsid w:val="00AF3D1D"/>
    <w:rsid w:val="00AF3EA8"/>
    <w:rsid w:val="00AF3EE8"/>
    <w:rsid w:val="00AF3F54"/>
    <w:rsid w:val="00AF3FB8"/>
    <w:rsid w:val="00AF4047"/>
    <w:rsid w:val="00AF41F5"/>
    <w:rsid w:val="00AF4202"/>
    <w:rsid w:val="00AF4233"/>
    <w:rsid w:val="00AF4369"/>
    <w:rsid w:val="00AF43E6"/>
    <w:rsid w:val="00AF444B"/>
    <w:rsid w:val="00AF44F4"/>
    <w:rsid w:val="00AF455F"/>
    <w:rsid w:val="00AF45F0"/>
    <w:rsid w:val="00AF462B"/>
    <w:rsid w:val="00AF464C"/>
    <w:rsid w:val="00AF4682"/>
    <w:rsid w:val="00AF46CA"/>
    <w:rsid w:val="00AF47C6"/>
    <w:rsid w:val="00AF4891"/>
    <w:rsid w:val="00AF48B3"/>
    <w:rsid w:val="00AF4AC0"/>
    <w:rsid w:val="00AF4B0D"/>
    <w:rsid w:val="00AF4BB3"/>
    <w:rsid w:val="00AF4BB8"/>
    <w:rsid w:val="00AF4CB6"/>
    <w:rsid w:val="00AF4D8D"/>
    <w:rsid w:val="00AF4D90"/>
    <w:rsid w:val="00AF4DA2"/>
    <w:rsid w:val="00AF4DB6"/>
    <w:rsid w:val="00AF4E2A"/>
    <w:rsid w:val="00AF4EB0"/>
    <w:rsid w:val="00AF4ED6"/>
    <w:rsid w:val="00AF4F62"/>
    <w:rsid w:val="00AF506D"/>
    <w:rsid w:val="00AF5073"/>
    <w:rsid w:val="00AF51EE"/>
    <w:rsid w:val="00AF521A"/>
    <w:rsid w:val="00AF5224"/>
    <w:rsid w:val="00AF523D"/>
    <w:rsid w:val="00AF5242"/>
    <w:rsid w:val="00AF524A"/>
    <w:rsid w:val="00AF5268"/>
    <w:rsid w:val="00AF52D0"/>
    <w:rsid w:val="00AF5426"/>
    <w:rsid w:val="00AF54AA"/>
    <w:rsid w:val="00AF54EC"/>
    <w:rsid w:val="00AF55A1"/>
    <w:rsid w:val="00AF55C6"/>
    <w:rsid w:val="00AF55F9"/>
    <w:rsid w:val="00AF565E"/>
    <w:rsid w:val="00AF5728"/>
    <w:rsid w:val="00AF57F2"/>
    <w:rsid w:val="00AF58EC"/>
    <w:rsid w:val="00AF590A"/>
    <w:rsid w:val="00AF5A3F"/>
    <w:rsid w:val="00AF5B20"/>
    <w:rsid w:val="00AF5CA1"/>
    <w:rsid w:val="00AF5CEF"/>
    <w:rsid w:val="00AF5D45"/>
    <w:rsid w:val="00AF5D74"/>
    <w:rsid w:val="00AF5DB5"/>
    <w:rsid w:val="00AF5FFD"/>
    <w:rsid w:val="00AF6058"/>
    <w:rsid w:val="00AF619C"/>
    <w:rsid w:val="00AF62F3"/>
    <w:rsid w:val="00AF63AC"/>
    <w:rsid w:val="00AF63AE"/>
    <w:rsid w:val="00AF6401"/>
    <w:rsid w:val="00AF6416"/>
    <w:rsid w:val="00AF64F8"/>
    <w:rsid w:val="00AF6579"/>
    <w:rsid w:val="00AF65A1"/>
    <w:rsid w:val="00AF65D5"/>
    <w:rsid w:val="00AF6669"/>
    <w:rsid w:val="00AF666A"/>
    <w:rsid w:val="00AF6780"/>
    <w:rsid w:val="00AF67C4"/>
    <w:rsid w:val="00AF67EC"/>
    <w:rsid w:val="00AF67ED"/>
    <w:rsid w:val="00AF6883"/>
    <w:rsid w:val="00AF6896"/>
    <w:rsid w:val="00AF692F"/>
    <w:rsid w:val="00AF6B35"/>
    <w:rsid w:val="00AF6B47"/>
    <w:rsid w:val="00AF6B5F"/>
    <w:rsid w:val="00AF6B96"/>
    <w:rsid w:val="00AF6C00"/>
    <w:rsid w:val="00AF6D91"/>
    <w:rsid w:val="00AF6E3A"/>
    <w:rsid w:val="00AF6F3A"/>
    <w:rsid w:val="00AF6FB8"/>
    <w:rsid w:val="00AF6FCF"/>
    <w:rsid w:val="00AF708E"/>
    <w:rsid w:val="00AF70D0"/>
    <w:rsid w:val="00AF70FE"/>
    <w:rsid w:val="00AF710A"/>
    <w:rsid w:val="00AF7114"/>
    <w:rsid w:val="00AF7133"/>
    <w:rsid w:val="00AF7198"/>
    <w:rsid w:val="00AF71AB"/>
    <w:rsid w:val="00AF72BD"/>
    <w:rsid w:val="00AF7332"/>
    <w:rsid w:val="00AF7447"/>
    <w:rsid w:val="00AF754C"/>
    <w:rsid w:val="00AF7599"/>
    <w:rsid w:val="00AF7627"/>
    <w:rsid w:val="00AF766E"/>
    <w:rsid w:val="00AF768C"/>
    <w:rsid w:val="00AF76E3"/>
    <w:rsid w:val="00AF7710"/>
    <w:rsid w:val="00AF7845"/>
    <w:rsid w:val="00AF798B"/>
    <w:rsid w:val="00AF7B40"/>
    <w:rsid w:val="00AF7BD8"/>
    <w:rsid w:val="00AF7BDB"/>
    <w:rsid w:val="00AF7BFA"/>
    <w:rsid w:val="00AF7C67"/>
    <w:rsid w:val="00AF7C6F"/>
    <w:rsid w:val="00AF7CE0"/>
    <w:rsid w:val="00AF7D02"/>
    <w:rsid w:val="00AF7D55"/>
    <w:rsid w:val="00AF7D8D"/>
    <w:rsid w:val="00AF7DF7"/>
    <w:rsid w:val="00AF7E04"/>
    <w:rsid w:val="00AF7E7C"/>
    <w:rsid w:val="00AF7EA9"/>
    <w:rsid w:val="00AF7EE7"/>
    <w:rsid w:val="00AF7F7B"/>
    <w:rsid w:val="00AF7F88"/>
    <w:rsid w:val="00B0005D"/>
    <w:rsid w:val="00B000E0"/>
    <w:rsid w:val="00B000EC"/>
    <w:rsid w:val="00B00176"/>
    <w:rsid w:val="00B001CA"/>
    <w:rsid w:val="00B001D3"/>
    <w:rsid w:val="00B0029D"/>
    <w:rsid w:val="00B002F2"/>
    <w:rsid w:val="00B00307"/>
    <w:rsid w:val="00B00370"/>
    <w:rsid w:val="00B00399"/>
    <w:rsid w:val="00B00480"/>
    <w:rsid w:val="00B00491"/>
    <w:rsid w:val="00B0057A"/>
    <w:rsid w:val="00B00587"/>
    <w:rsid w:val="00B005AF"/>
    <w:rsid w:val="00B0062A"/>
    <w:rsid w:val="00B00637"/>
    <w:rsid w:val="00B00671"/>
    <w:rsid w:val="00B0070B"/>
    <w:rsid w:val="00B00928"/>
    <w:rsid w:val="00B0099F"/>
    <w:rsid w:val="00B009BB"/>
    <w:rsid w:val="00B00A37"/>
    <w:rsid w:val="00B00A3F"/>
    <w:rsid w:val="00B00A9E"/>
    <w:rsid w:val="00B00AC9"/>
    <w:rsid w:val="00B00B16"/>
    <w:rsid w:val="00B00B25"/>
    <w:rsid w:val="00B00BAA"/>
    <w:rsid w:val="00B00C1B"/>
    <w:rsid w:val="00B00C8D"/>
    <w:rsid w:val="00B00C9D"/>
    <w:rsid w:val="00B00CB4"/>
    <w:rsid w:val="00B00CE2"/>
    <w:rsid w:val="00B00E35"/>
    <w:rsid w:val="00B00F39"/>
    <w:rsid w:val="00B00FC4"/>
    <w:rsid w:val="00B01041"/>
    <w:rsid w:val="00B01132"/>
    <w:rsid w:val="00B01158"/>
    <w:rsid w:val="00B011B7"/>
    <w:rsid w:val="00B01257"/>
    <w:rsid w:val="00B01405"/>
    <w:rsid w:val="00B01420"/>
    <w:rsid w:val="00B01448"/>
    <w:rsid w:val="00B015CC"/>
    <w:rsid w:val="00B01639"/>
    <w:rsid w:val="00B016B1"/>
    <w:rsid w:val="00B01746"/>
    <w:rsid w:val="00B018B1"/>
    <w:rsid w:val="00B018C1"/>
    <w:rsid w:val="00B018C4"/>
    <w:rsid w:val="00B018EB"/>
    <w:rsid w:val="00B01929"/>
    <w:rsid w:val="00B019BC"/>
    <w:rsid w:val="00B019E4"/>
    <w:rsid w:val="00B01B42"/>
    <w:rsid w:val="00B01B55"/>
    <w:rsid w:val="00B01C07"/>
    <w:rsid w:val="00B01C4C"/>
    <w:rsid w:val="00B01C70"/>
    <w:rsid w:val="00B01C72"/>
    <w:rsid w:val="00B01C9E"/>
    <w:rsid w:val="00B01EE5"/>
    <w:rsid w:val="00B01EF3"/>
    <w:rsid w:val="00B01EF4"/>
    <w:rsid w:val="00B01FA7"/>
    <w:rsid w:val="00B01FF6"/>
    <w:rsid w:val="00B020A9"/>
    <w:rsid w:val="00B020CD"/>
    <w:rsid w:val="00B0216E"/>
    <w:rsid w:val="00B02239"/>
    <w:rsid w:val="00B0224B"/>
    <w:rsid w:val="00B022A8"/>
    <w:rsid w:val="00B022E1"/>
    <w:rsid w:val="00B0234D"/>
    <w:rsid w:val="00B02371"/>
    <w:rsid w:val="00B0237D"/>
    <w:rsid w:val="00B0247C"/>
    <w:rsid w:val="00B024F5"/>
    <w:rsid w:val="00B02544"/>
    <w:rsid w:val="00B02593"/>
    <w:rsid w:val="00B025E0"/>
    <w:rsid w:val="00B025E6"/>
    <w:rsid w:val="00B025FC"/>
    <w:rsid w:val="00B027B5"/>
    <w:rsid w:val="00B02840"/>
    <w:rsid w:val="00B028B2"/>
    <w:rsid w:val="00B02919"/>
    <w:rsid w:val="00B02938"/>
    <w:rsid w:val="00B029D3"/>
    <w:rsid w:val="00B02A8F"/>
    <w:rsid w:val="00B02A95"/>
    <w:rsid w:val="00B02A99"/>
    <w:rsid w:val="00B02AB8"/>
    <w:rsid w:val="00B02BEB"/>
    <w:rsid w:val="00B02C2A"/>
    <w:rsid w:val="00B02D07"/>
    <w:rsid w:val="00B02D7A"/>
    <w:rsid w:val="00B02D9C"/>
    <w:rsid w:val="00B02DC7"/>
    <w:rsid w:val="00B02E60"/>
    <w:rsid w:val="00B02E87"/>
    <w:rsid w:val="00B02EFC"/>
    <w:rsid w:val="00B02F4F"/>
    <w:rsid w:val="00B02F87"/>
    <w:rsid w:val="00B02FA3"/>
    <w:rsid w:val="00B0308A"/>
    <w:rsid w:val="00B030BA"/>
    <w:rsid w:val="00B030D6"/>
    <w:rsid w:val="00B0315C"/>
    <w:rsid w:val="00B031C9"/>
    <w:rsid w:val="00B031DB"/>
    <w:rsid w:val="00B031F4"/>
    <w:rsid w:val="00B03236"/>
    <w:rsid w:val="00B03241"/>
    <w:rsid w:val="00B0333A"/>
    <w:rsid w:val="00B033E4"/>
    <w:rsid w:val="00B03413"/>
    <w:rsid w:val="00B0343A"/>
    <w:rsid w:val="00B0355D"/>
    <w:rsid w:val="00B035BA"/>
    <w:rsid w:val="00B036D2"/>
    <w:rsid w:val="00B03764"/>
    <w:rsid w:val="00B03776"/>
    <w:rsid w:val="00B03783"/>
    <w:rsid w:val="00B0381D"/>
    <w:rsid w:val="00B03887"/>
    <w:rsid w:val="00B039E7"/>
    <w:rsid w:val="00B03A28"/>
    <w:rsid w:val="00B03A4C"/>
    <w:rsid w:val="00B03A82"/>
    <w:rsid w:val="00B03B37"/>
    <w:rsid w:val="00B03BBE"/>
    <w:rsid w:val="00B03C1E"/>
    <w:rsid w:val="00B03CEC"/>
    <w:rsid w:val="00B03D0F"/>
    <w:rsid w:val="00B03E4B"/>
    <w:rsid w:val="00B03EB5"/>
    <w:rsid w:val="00B03EE0"/>
    <w:rsid w:val="00B04001"/>
    <w:rsid w:val="00B040C8"/>
    <w:rsid w:val="00B040CD"/>
    <w:rsid w:val="00B04108"/>
    <w:rsid w:val="00B0413E"/>
    <w:rsid w:val="00B041B5"/>
    <w:rsid w:val="00B041C2"/>
    <w:rsid w:val="00B042E0"/>
    <w:rsid w:val="00B04322"/>
    <w:rsid w:val="00B04323"/>
    <w:rsid w:val="00B0436D"/>
    <w:rsid w:val="00B043DA"/>
    <w:rsid w:val="00B04452"/>
    <w:rsid w:val="00B044B9"/>
    <w:rsid w:val="00B04507"/>
    <w:rsid w:val="00B045B1"/>
    <w:rsid w:val="00B0466A"/>
    <w:rsid w:val="00B046F1"/>
    <w:rsid w:val="00B04733"/>
    <w:rsid w:val="00B04735"/>
    <w:rsid w:val="00B047D9"/>
    <w:rsid w:val="00B04886"/>
    <w:rsid w:val="00B04917"/>
    <w:rsid w:val="00B04A69"/>
    <w:rsid w:val="00B04B2D"/>
    <w:rsid w:val="00B04B32"/>
    <w:rsid w:val="00B04B93"/>
    <w:rsid w:val="00B04BF1"/>
    <w:rsid w:val="00B04CD4"/>
    <w:rsid w:val="00B04CF9"/>
    <w:rsid w:val="00B04D52"/>
    <w:rsid w:val="00B04DE1"/>
    <w:rsid w:val="00B04E5D"/>
    <w:rsid w:val="00B04FCF"/>
    <w:rsid w:val="00B04FF3"/>
    <w:rsid w:val="00B05119"/>
    <w:rsid w:val="00B051C1"/>
    <w:rsid w:val="00B051C5"/>
    <w:rsid w:val="00B0521C"/>
    <w:rsid w:val="00B05299"/>
    <w:rsid w:val="00B052B6"/>
    <w:rsid w:val="00B0531D"/>
    <w:rsid w:val="00B0531F"/>
    <w:rsid w:val="00B0541E"/>
    <w:rsid w:val="00B05440"/>
    <w:rsid w:val="00B05451"/>
    <w:rsid w:val="00B054E2"/>
    <w:rsid w:val="00B0553D"/>
    <w:rsid w:val="00B05638"/>
    <w:rsid w:val="00B0571F"/>
    <w:rsid w:val="00B05774"/>
    <w:rsid w:val="00B0581F"/>
    <w:rsid w:val="00B058BA"/>
    <w:rsid w:val="00B058D0"/>
    <w:rsid w:val="00B058DC"/>
    <w:rsid w:val="00B058F4"/>
    <w:rsid w:val="00B05A85"/>
    <w:rsid w:val="00B05AD9"/>
    <w:rsid w:val="00B05B3D"/>
    <w:rsid w:val="00B05C90"/>
    <w:rsid w:val="00B05C99"/>
    <w:rsid w:val="00B05D16"/>
    <w:rsid w:val="00B05DAA"/>
    <w:rsid w:val="00B05DBB"/>
    <w:rsid w:val="00B05F05"/>
    <w:rsid w:val="00B05F62"/>
    <w:rsid w:val="00B05FB3"/>
    <w:rsid w:val="00B06029"/>
    <w:rsid w:val="00B060EA"/>
    <w:rsid w:val="00B06237"/>
    <w:rsid w:val="00B0624B"/>
    <w:rsid w:val="00B06311"/>
    <w:rsid w:val="00B064F5"/>
    <w:rsid w:val="00B0650F"/>
    <w:rsid w:val="00B065B3"/>
    <w:rsid w:val="00B06649"/>
    <w:rsid w:val="00B06676"/>
    <w:rsid w:val="00B066CF"/>
    <w:rsid w:val="00B06803"/>
    <w:rsid w:val="00B06848"/>
    <w:rsid w:val="00B0685A"/>
    <w:rsid w:val="00B068DA"/>
    <w:rsid w:val="00B06A34"/>
    <w:rsid w:val="00B06AF8"/>
    <w:rsid w:val="00B06B31"/>
    <w:rsid w:val="00B06BAA"/>
    <w:rsid w:val="00B06BB3"/>
    <w:rsid w:val="00B06BDE"/>
    <w:rsid w:val="00B06D16"/>
    <w:rsid w:val="00B06D23"/>
    <w:rsid w:val="00B06D34"/>
    <w:rsid w:val="00B06DFF"/>
    <w:rsid w:val="00B06E64"/>
    <w:rsid w:val="00B06F97"/>
    <w:rsid w:val="00B06FA6"/>
    <w:rsid w:val="00B070BE"/>
    <w:rsid w:val="00B07123"/>
    <w:rsid w:val="00B07138"/>
    <w:rsid w:val="00B071D0"/>
    <w:rsid w:val="00B07209"/>
    <w:rsid w:val="00B0730A"/>
    <w:rsid w:val="00B07325"/>
    <w:rsid w:val="00B07352"/>
    <w:rsid w:val="00B0736C"/>
    <w:rsid w:val="00B07390"/>
    <w:rsid w:val="00B073F6"/>
    <w:rsid w:val="00B074FA"/>
    <w:rsid w:val="00B075D0"/>
    <w:rsid w:val="00B07622"/>
    <w:rsid w:val="00B0767F"/>
    <w:rsid w:val="00B07743"/>
    <w:rsid w:val="00B077A8"/>
    <w:rsid w:val="00B07802"/>
    <w:rsid w:val="00B078C1"/>
    <w:rsid w:val="00B0794F"/>
    <w:rsid w:val="00B07980"/>
    <w:rsid w:val="00B079F6"/>
    <w:rsid w:val="00B07A14"/>
    <w:rsid w:val="00B07ADB"/>
    <w:rsid w:val="00B07B8F"/>
    <w:rsid w:val="00B07D1F"/>
    <w:rsid w:val="00B07D73"/>
    <w:rsid w:val="00B07DD5"/>
    <w:rsid w:val="00B07EC7"/>
    <w:rsid w:val="00B07EE7"/>
    <w:rsid w:val="00B07F62"/>
    <w:rsid w:val="00B10055"/>
    <w:rsid w:val="00B100BE"/>
    <w:rsid w:val="00B100CC"/>
    <w:rsid w:val="00B10228"/>
    <w:rsid w:val="00B1028C"/>
    <w:rsid w:val="00B102FF"/>
    <w:rsid w:val="00B106E9"/>
    <w:rsid w:val="00B10904"/>
    <w:rsid w:val="00B10A42"/>
    <w:rsid w:val="00B10A45"/>
    <w:rsid w:val="00B10A6B"/>
    <w:rsid w:val="00B10A7C"/>
    <w:rsid w:val="00B10B22"/>
    <w:rsid w:val="00B10B3A"/>
    <w:rsid w:val="00B10BCE"/>
    <w:rsid w:val="00B10BD3"/>
    <w:rsid w:val="00B10BE1"/>
    <w:rsid w:val="00B10CA5"/>
    <w:rsid w:val="00B10E67"/>
    <w:rsid w:val="00B10EE5"/>
    <w:rsid w:val="00B10F13"/>
    <w:rsid w:val="00B10F55"/>
    <w:rsid w:val="00B11011"/>
    <w:rsid w:val="00B11052"/>
    <w:rsid w:val="00B11123"/>
    <w:rsid w:val="00B11136"/>
    <w:rsid w:val="00B11172"/>
    <w:rsid w:val="00B11233"/>
    <w:rsid w:val="00B11239"/>
    <w:rsid w:val="00B11325"/>
    <w:rsid w:val="00B11326"/>
    <w:rsid w:val="00B113A0"/>
    <w:rsid w:val="00B1142C"/>
    <w:rsid w:val="00B1148F"/>
    <w:rsid w:val="00B114CA"/>
    <w:rsid w:val="00B11638"/>
    <w:rsid w:val="00B1164D"/>
    <w:rsid w:val="00B1165E"/>
    <w:rsid w:val="00B11671"/>
    <w:rsid w:val="00B1173D"/>
    <w:rsid w:val="00B11774"/>
    <w:rsid w:val="00B1179E"/>
    <w:rsid w:val="00B117CB"/>
    <w:rsid w:val="00B11869"/>
    <w:rsid w:val="00B11886"/>
    <w:rsid w:val="00B118CA"/>
    <w:rsid w:val="00B118F8"/>
    <w:rsid w:val="00B11918"/>
    <w:rsid w:val="00B119AE"/>
    <w:rsid w:val="00B119B3"/>
    <w:rsid w:val="00B11ACB"/>
    <w:rsid w:val="00B11AF5"/>
    <w:rsid w:val="00B11B11"/>
    <w:rsid w:val="00B11B49"/>
    <w:rsid w:val="00B11C1B"/>
    <w:rsid w:val="00B11C1D"/>
    <w:rsid w:val="00B11CDC"/>
    <w:rsid w:val="00B11D0A"/>
    <w:rsid w:val="00B11D94"/>
    <w:rsid w:val="00B11DBA"/>
    <w:rsid w:val="00B11E14"/>
    <w:rsid w:val="00B11E4B"/>
    <w:rsid w:val="00B11F04"/>
    <w:rsid w:val="00B12031"/>
    <w:rsid w:val="00B1209E"/>
    <w:rsid w:val="00B120CC"/>
    <w:rsid w:val="00B122D3"/>
    <w:rsid w:val="00B122E2"/>
    <w:rsid w:val="00B123B5"/>
    <w:rsid w:val="00B123E9"/>
    <w:rsid w:val="00B12543"/>
    <w:rsid w:val="00B1255D"/>
    <w:rsid w:val="00B12571"/>
    <w:rsid w:val="00B125EB"/>
    <w:rsid w:val="00B1260A"/>
    <w:rsid w:val="00B126C6"/>
    <w:rsid w:val="00B12859"/>
    <w:rsid w:val="00B128E2"/>
    <w:rsid w:val="00B12913"/>
    <w:rsid w:val="00B12B06"/>
    <w:rsid w:val="00B12B1E"/>
    <w:rsid w:val="00B12C66"/>
    <w:rsid w:val="00B12C86"/>
    <w:rsid w:val="00B12C96"/>
    <w:rsid w:val="00B12D3A"/>
    <w:rsid w:val="00B12D62"/>
    <w:rsid w:val="00B12EA6"/>
    <w:rsid w:val="00B12EB1"/>
    <w:rsid w:val="00B1305A"/>
    <w:rsid w:val="00B13084"/>
    <w:rsid w:val="00B13088"/>
    <w:rsid w:val="00B131D1"/>
    <w:rsid w:val="00B131DE"/>
    <w:rsid w:val="00B13223"/>
    <w:rsid w:val="00B134D9"/>
    <w:rsid w:val="00B1355D"/>
    <w:rsid w:val="00B13615"/>
    <w:rsid w:val="00B13700"/>
    <w:rsid w:val="00B1370E"/>
    <w:rsid w:val="00B137B2"/>
    <w:rsid w:val="00B137BD"/>
    <w:rsid w:val="00B137DD"/>
    <w:rsid w:val="00B1388F"/>
    <w:rsid w:val="00B138AF"/>
    <w:rsid w:val="00B138B8"/>
    <w:rsid w:val="00B13989"/>
    <w:rsid w:val="00B13A27"/>
    <w:rsid w:val="00B13A4A"/>
    <w:rsid w:val="00B13ABC"/>
    <w:rsid w:val="00B13ABD"/>
    <w:rsid w:val="00B13B62"/>
    <w:rsid w:val="00B13B7A"/>
    <w:rsid w:val="00B13BB1"/>
    <w:rsid w:val="00B13C2D"/>
    <w:rsid w:val="00B13C42"/>
    <w:rsid w:val="00B13C47"/>
    <w:rsid w:val="00B13C64"/>
    <w:rsid w:val="00B13C7E"/>
    <w:rsid w:val="00B13DD8"/>
    <w:rsid w:val="00B13DF1"/>
    <w:rsid w:val="00B13E6B"/>
    <w:rsid w:val="00B13ED1"/>
    <w:rsid w:val="00B13F01"/>
    <w:rsid w:val="00B13F1E"/>
    <w:rsid w:val="00B13F35"/>
    <w:rsid w:val="00B13F38"/>
    <w:rsid w:val="00B13F87"/>
    <w:rsid w:val="00B14128"/>
    <w:rsid w:val="00B14231"/>
    <w:rsid w:val="00B142AE"/>
    <w:rsid w:val="00B14409"/>
    <w:rsid w:val="00B14463"/>
    <w:rsid w:val="00B144A1"/>
    <w:rsid w:val="00B145BF"/>
    <w:rsid w:val="00B14681"/>
    <w:rsid w:val="00B14686"/>
    <w:rsid w:val="00B146BE"/>
    <w:rsid w:val="00B1470B"/>
    <w:rsid w:val="00B1470F"/>
    <w:rsid w:val="00B14717"/>
    <w:rsid w:val="00B1472E"/>
    <w:rsid w:val="00B1474A"/>
    <w:rsid w:val="00B147A2"/>
    <w:rsid w:val="00B147D3"/>
    <w:rsid w:val="00B147E3"/>
    <w:rsid w:val="00B14814"/>
    <w:rsid w:val="00B14833"/>
    <w:rsid w:val="00B148C9"/>
    <w:rsid w:val="00B148E3"/>
    <w:rsid w:val="00B149A4"/>
    <w:rsid w:val="00B149D2"/>
    <w:rsid w:val="00B14A2D"/>
    <w:rsid w:val="00B14A76"/>
    <w:rsid w:val="00B14A7D"/>
    <w:rsid w:val="00B14AE5"/>
    <w:rsid w:val="00B14B1E"/>
    <w:rsid w:val="00B14C1B"/>
    <w:rsid w:val="00B14DC2"/>
    <w:rsid w:val="00B14E95"/>
    <w:rsid w:val="00B14ED4"/>
    <w:rsid w:val="00B14EDE"/>
    <w:rsid w:val="00B14F48"/>
    <w:rsid w:val="00B15126"/>
    <w:rsid w:val="00B15196"/>
    <w:rsid w:val="00B151E8"/>
    <w:rsid w:val="00B1522F"/>
    <w:rsid w:val="00B152B1"/>
    <w:rsid w:val="00B153B7"/>
    <w:rsid w:val="00B1549E"/>
    <w:rsid w:val="00B1574C"/>
    <w:rsid w:val="00B15772"/>
    <w:rsid w:val="00B1588B"/>
    <w:rsid w:val="00B158AD"/>
    <w:rsid w:val="00B158E9"/>
    <w:rsid w:val="00B15970"/>
    <w:rsid w:val="00B159B4"/>
    <w:rsid w:val="00B15A90"/>
    <w:rsid w:val="00B15A94"/>
    <w:rsid w:val="00B15ACF"/>
    <w:rsid w:val="00B15AD8"/>
    <w:rsid w:val="00B15B65"/>
    <w:rsid w:val="00B15B8C"/>
    <w:rsid w:val="00B15BB0"/>
    <w:rsid w:val="00B15C47"/>
    <w:rsid w:val="00B15D14"/>
    <w:rsid w:val="00B15D32"/>
    <w:rsid w:val="00B15DBA"/>
    <w:rsid w:val="00B15DCA"/>
    <w:rsid w:val="00B15E4E"/>
    <w:rsid w:val="00B15E54"/>
    <w:rsid w:val="00B15F07"/>
    <w:rsid w:val="00B15F7D"/>
    <w:rsid w:val="00B15F85"/>
    <w:rsid w:val="00B16024"/>
    <w:rsid w:val="00B16072"/>
    <w:rsid w:val="00B160B2"/>
    <w:rsid w:val="00B160D7"/>
    <w:rsid w:val="00B16127"/>
    <w:rsid w:val="00B16199"/>
    <w:rsid w:val="00B16331"/>
    <w:rsid w:val="00B16343"/>
    <w:rsid w:val="00B16443"/>
    <w:rsid w:val="00B16499"/>
    <w:rsid w:val="00B1657B"/>
    <w:rsid w:val="00B16598"/>
    <w:rsid w:val="00B16599"/>
    <w:rsid w:val="00B1659F"/>
    <w:rsid w:val="00B165C0"/>
    <w:rsid w:val="00B165C4"/>
    <w:rsid w:val="00B165F7"/>
    <w:rsid w:val="00B1660C"/>
    <w:rsid w:val="00B1677E"/>
    <w:rsid w:val="00B16870"/>
    <w:rsid w:val="00B1687B"/>
    <w:rsid w:val="00B168FE"/>
    <w:rsid w:val="00B16914"/>
    <w:rsid w:val="00B1693F"/>
    <w:rsid w:val="00B1695F"/>
    <w:rsid w:val="00B16965"/>
    <w:rsid w:val="00B16985"/>
    <w:rsid w:val="00B16A0F"/>
    <w:rsid w:val="00B16A16"/>
    <w:rsid w:val="00B16B03"/>
    <w:rsid w:val="00B16B55"/>
    <w:rsid w:val="00B16BE5"/>
    <w:rsid w:val="00B16BE8"/>
    <w:rsid w:val="00B16C05"/>
    <w:rsid w:val="00B16C06"/>
    <w:rsid w:val="00B16C0B"/>
    <w:rsid w:val="00B16C2A"/>
    <w:rsid w:val="00B16CB9"/>
    <w:rsid w:val="00B16CC2"/>
    <w:rsid w:val="00B16D21"/>
    <w:rsid w:val="00B16D82"/>
    <w:rsid w:val="00B16E78"/>
    <w:rsid w:val="00B16EAC"/>
    <w:rsid w:val="00B16F0B"/>
    <w:rsid w:val="00B16FAD"/>
    <w:rsid w:val="00B1706A"/>
    <w:rsid w:val="00B170D1"/>
    <w:rsid w:val="00B17134"/>
    <w:rsid w:val="00B1716B"/>
    <w:rsid w:val="00B171C5"/>
    <w:rsid w:val="00B171FD"/>
    <w:rsid w:val="00B17268"/>
    <w:rsid w:val="00B17353"/>
    <w:rsid w:val="00B173CC"/>
    <w:rsid w:val="00B173D3"/>
    <w:rsid w:val="00B173EB"/>
    <w:rsid w:val="00B17429"/>
    <w:rsid w:val="00B174BC"/>
    <w:rsid w:val="00B174D9"/>
    <w:rsid w:val="00B174F7"/>
    <w:rsid w:val="00B17626"/>
    <w:rsid w:val="00B176F3"/>
    <w:rsid w:val="00B1771F"/>
    <w:rsid w:val="00B17853"/>
    <w:rsid w:val="00B17912"/>
    <w:rsid w:val="00B17A30"/>
    <w:rsid w:val="00B17A58"/>
    <w:rsid w:val="00B17A6E"/>
    <w:rsid w:val="00B17AA5"/>
    <w:rsid w:val="00B17B1B"/>
    <w:rsid w:val="00B17BF1"/>
    <w:rsid w:val="00B17C74"/>
    <w:rsid w:val="00B17C96"/>
    <w:rsid w:val="00B17CE4"/>
    <w:rsid w:val="00B17D28"/>
    <w:rsid w:val="00B17E5B"/>
    <w:rsid w:val="00B17E6D"/>
    <w:rsid w:val="00B17E8A"/>
    <w:rsid w:val="00B17F0B"/>
    <w:rsid w:val="00B17FB8"/>
    <w:rsid w:val="00B20085"/>
    <w:rsid w:val="00B2012B"/>
    <w:rsid w:val="00B20143"/>
    <w:rsid w:val="00B20171"/>
    <w:rsid w:val="00B201A2"/>
    <w:rsid w:val="00B20211"/>
    <w:rsid w:val="00B20247"/>
    <w:rsid w:val="00B2030D"/>
    <w:rsid w:val="00B20442"/>
    <w:rsid w:val="00B2045A"/>
    <w:rsid w:val="00B204E7"/>
    <w:rsid w:val="00B204E9"/>
    <w:rsid w:val="00B204FF"/>
    <w:rsid w:val="00B20539"/>
    <w:rsid w:val="00B20599"/>
    <w:rsid w:val="00B205C1"/>
    <w:rsid w:val="00B20654"/>
    <w:rsid w:val="00B20660"/>
    <w:rsid w:val="00B20672"/>
    <w:rsid w:val="00B2075F"/>
    <w:rsid w:val="00B207A6"/>
    <w:rsid w:val="00B207C5"/>
    <w:rsid w:val="00B20873"/>
    <w:rsid w:val="00B20888"/>
    <w:rsid w:val="00B208B8"/>
    <w:rsid w:val="00B208F5"/>
    <w:rsid w:val="00B20998"/>
    <w:rsid w:val="00B20ACA"/>
    <w:rsid w:val="00B20AFB"/>
    <w:rsid w:val="00B20B89"/>
    <w:rsid w:val="00B20B9E"/>
    <w:rsid w:val="00B20BA9"/>
    <w:rsid w:val="00B20C49"/>
    <w:rsid w:val="00B20C80"/>
    <w:rsid w:val="00B20CC0"/>
    <w:rsid w:val="00B20D73"/>
    <w:rsid w:val="00B20E3B"/>
    <w:rsid w:val="00B20EA3"/>
    <w:rsid w:val="00B20F3D"/>
    <w:rsid w:val="00B21091"/>
    <w:rsid w:val="00B210A7"/>
    <w:rsid w:val="00B21120"/>
    <w:rsid w:val="00B2116F"/>
    <w:rsid w:val="00B211EC"/>
    <w:rsid w:val="00B2134E"/>
    <w:rsid w:val="00B21381"/>
    <w:rsid w:val="00B2140D"/>
    <w:rsid w:val="00B214BD"/>
    <w:rsid w:val="00B21574"/>
    <w:rsid w:val="00B21582"/>
    <w:rsid w:val="00B2158C"/>
    <w:rsid w:val="00B215CE"/>
    <w:rsid w:val="00B21663"/>
    <w:rsid w:val="00B216DC"/>
    <w:rsid w:val="00B21717"/>
    <w:rsid w:val="00B217E0"/>
    <w:rsid w:val="00B218A3"/>
    <w:rsid w:val="00B21977"/>
    <w:rsid w:val="00B219F6"/>
    <w:rsid w:val="00B21A3F"/>
    <w:rsid w:val="00B21AB0"/>
    <w:rsid w:val="00B21B42"/>
    <w:rsid w:val="00B21BBC"/>
    <w:rsid w:val="00B21BD6"/>
    <w:rsid w:val="00B21C62"/>
    <w:rsid w:val="00B21C8D"/>
    <w:rsid w:val="00B21C95"/>
    <w:rsid w:val="00B21DB5"/>
    <w:rsid w:val="00B21E88"/>
    <w:rsid w:val="00B21EA3"/>
    <w:rsid w:val="00B21EB8"/>
    <w:rsid w:val="00B21F03"/>
    <w:rsid w:val="00B21FCC"/>
    <w:rsid w:val="00B21FE1"/>
    <w:rsid w:val="00B220B6"/>
    <w:rsid w:val="00B2219F"/>
    <w:rsid w:val="00B22235"/>
    <w:rsid w:val="00B2226B"/>
    <w:rsid w:val="00B222B1"/>
    <w:rsid w:val="00B222D1"/>
    <w:rsid w:val="00B22368"/>
    <w:rsid w:val="00B223FD"/>
    <w:rsid w:val="00B2240E"/>
    <w:rsid w:val="00B22496"/>
    <w:rsid w:val="00B224A0"/>
    <w:rsid w:val="00B225A4"/>
    <w:rsid w:val="00B22691"/>
    <w:rsid w:val="00B226BD"/>
    <w:rsid w:val="00B226F0"/>
    <w:rsid w:val="00B227AD"/>
    <w:rsid w:val="00B2283E"/>
    <w:rsid w:val="00B22843"/>
    <w:rsid w:val="00B2293F"/>
    <w:rsid w:val="00B22942"/>
    <w:rsid w:val="00B22969"/>
    <w:rsid w:val="00B22B11"/>
    <w:rsid w:val="00B22B64"/>
    <w:rsid w:val="00B22BB5"/>
    <w:rsid w:val="00B22C08"/>
    <w:rsid w:val="00B22C53"/>
    <w:rsid w:val="00B22D0C"/>
    <w:rsid w:val="00B22D2E"/>
    <w:rsid w:val="00B22D8A"/>
    <w:rsid w:val="00B22F5A"/>
    <w:rsid w:val="00B2314C"/>
    <w:rsid w:val="00B23300"/>
    <w:rsid w:val="00B23347"/>
    <w:rsid w:val="00B23383"/>
    <w:rsid w:val="00B233CB"/>
    <w:rsid w:val="00B23422"/>
    <w:rsid w:val="00B23491"/>
    <w:rsid w:val="00B23532"/>
    <w:rsid w:val="00B23752"/>
    <w:rsid w:val="00B2375F"/>
    <w:rsid w:val="00B237B0"/>
    <w:rsid w:val="00B237B7"/>
    <w:rsid w:val="00B237B9"/>
    <w:rsid w:val="00B237D1"/>
    <w:rsid w:val="00B2389A"/>
    <w:rsid w:val="00B2390A"/>
    <w:rsid w:val="00B23918"/>
    <w:rsid w:val="00B2391A"/>
    <w:rsid w:val="00B239AB"/>
    <w:rsid w:val="00B239C9"/>
    <w:rsid w:val="00B239F1"/>
    <w:rsid w:val="00B23A06"/>
    <w:rsid w:val="00B23A5D"/>
    <w:rsid w:val="00B23B42"/>
    <w:rsid w:val="00B23BB4"/>
    <w:rsid w:val="00B23BC7"/>
    <w:rsid w:val="00B23C18"/>
    <w:rsid w:val="00B23C1A"/>
    <w:rsid w:val="00B23D27"/>
    <w:rsid w:val="00B23DD1"/>
    <w:rsid w:val="00B23ED8"/>
    <w:rsid w:val="00B23F06"/>
    <w:rsid w:val="00B23F9F"/>
    <w:rsid w:val="00B23FC5"/>
    <w:rsid w:val="00B240E5"/>
    <w:rsid w:val="00B240E9"/>
    <w:rsid w:val="00B2412B"/>
    <w:rsid w:val="00B24144"/>
    <w:rsid w:val="00B2415D"/>
    <w:rsid w:val="00B24277"/>
    <w:rsid w:val="00B243DA"/>
    <w:rsid w:val="00B24405"/>
    <w:rsid w:val="00B2449A"/>
    <w:rsid w:val="00B244ED"/>
    <w:rsid w:val="00B24508"/>
    <w:rsid w:val="00B245B2"/>
    <w:rsid w:val="00B245DC"/>
    <w:rsid w:val="00B2463F"/>
    <w:rsid w:val="00B24722"/>
    <w:rsid w:val="00B2473C"/>
    <w:rsid w:val="00B247AB"/>
    <w:rsid w:val="00B2481B"/>
    <w:rsid w:val="00B24862"/>
    <w:rsid w:val="00B248AE"/>
    <w:rsid w:val="00B2496D"/>
    <w:rsid w:val="00B24A28"/>
    <w:rsid w:val="00B24AFC"/>
    <w:rsid w:val="00B24B6E"/>
    <w:rsid w:val="00B24B9B"/>
    <w:rsid w:val="00B24C11"/>
    <w:rsid w:val="00B24C68"/>
    <w:rsid w:val="00B24C70"/>
    <w:rsid w:val="00B24C8A"/>
    <w:rsid w:val="00B24C8B"/>
    <w:rsid w:val="00B24CE4"/>
    <w:rsid w:val="00B24CF2"/>
    <w:rsid w:val="00B24D06"/>
    <w:rsid w:val="00B24D68"/>
    <w:rsid w:val="00B24F52"/>
    <w:rsid w:val="00B24F7A"/>
    <w:rsid w:val="00B24FDE"/>
    <w:rsid w:val="00B2509F"/>
    <w:rsid w:val="00B250CE"/>
    <w:rsid w:val="00B250D3"/>
    <w:rsid w:val="00B25143"/>
    <w:rsid w:val="00B251EA"/>
    <w:rsid w:val="00B251F6"/>
    <w:rsid w:val="00B251F8"/>
    <w:rsid w:val="00B25272"/>
    <w:rsid w:val="00B25288"/>
    <w:rsid w:val="00B25322"/>
    <w:rsid w:val="00B25338"/>
    <w:rsid w:val="00B253E6"/>
    <w:rsid w:val="00B25489"/>
    <w:rsid w:val="00B254AB"/>
    <w:rsid w:val="00B254BA"/>
    <w:rsid w:val="00B2553F"/>
    <w:rsid w:val="00B25561"/>
    <w:rsid w:val="00B255E8"/>
    <w:rsid w:val="00B255EA"/>
    <w:rsid w:val="00B25681"/>
    <w:rsid w:val="00B25684"/>
    <w:rsid w:val="00B256E9"/>
    <w:rsid w:val="00B257C0"/>
    <w:rsid w:val="00B25832"/>
    <w:rsid w:val="00B2585A"/>
    <w:rsid w:val="00B259C7"/>
    <w:rsid w:val="00B25A04"/>
    <w:rsid w:val="00B25A64"/>
    <w:rsid w:val="00B25ADA"/>
    <w:rsid w:val="00B25B9F"/>
    <w:rsid w:val="00B25BDD"/>
    <w:rsid w:val="00B25CCD"/>
    <w:rsid w:val="00B25CFD"/>
    <w:rsid w:val="00B25D7E"/>
    <w:rsid w:val="00B25DEE"/>
    <w:rsid w:val="00B25ED6"/>
    <w:rsid w:val="00B25F48"/>
    <w:rsid w:val="00B25F4E"/>
    <w:rsid w:val="00B25F72"/>
    <w:rsid w:val="00B25F8D"/>
    <w:rsid w:val="00B25FAC"/>
    <w:rsid w:val="00B26085"/>
    <w:rsid w:val="00B260B5"/>
    <w:rsid w:val="00B260F6"/>
    <w:rsid w:val="00B26179"/>
    <w:rsid w:val="00B26199"/>
    <w:rsid w:val="00B26216"/>
    <w:rsid w:val="00B2624D"/>
    <w:rsid w:val="00B263A3"/>
    <w:rsid w:val="00B263A8"/>
    <w:rsid w:val="00B26443"/>
    <w:rsid w:val="00B2656F"/>
    <w:rsid w:val="00B265B9"/>
    <w:rsid w:val="00B2662F"/>
    <w:rsid w:val="00B266A0"/>
    <w:rsid w:val="00B266A6"/>
    <w:rsid w:val="00B266A9"/>
    <w:rsid w:val="00B267DA"/>
    <w:rsid w:val="00B268B8"/>
    <w:rsid w:val="00B268E4"/>
    <w:rsid w:val="00B2691A"/>
    <w:rsid w:val="00B269A1"/>
    <w:rsid w:val="00B269E9"/>
    <w:rsid w:val="00B26A19"/>
    <w:rsid w:val="00B26BF5"/>
    <w:rsid w:val="00B26C94"/>
    <w:rsid w:val="00B26CEE"/>
    <w:rsid w:val="00B26D24"/>
    <w:rsid w:val="00B26E5F"/>
    <w:rsid w:val="00B26E9F"/>
    <w:rsid w:val="00B26F84"/>
    <w:rsid w:val="00B26FDF"/>
    <w:rsid w:val="00B27027"/>
    <w:rsid w:val="00B2729F"/>
    <w:rsid w:val="00B272E8"/>
    <w:rsid w:val="00B272F7"/>
    <w:rsid w:val="00B27343"/>
    <w:rsid w:val="00B275F2"/>
    <w:rsid w:val="00B27604"/>
    <w:rsid w:val="00B27668"/>
    <w:rsid w:val="00B278D6"/>
    <w:rsid w:val="00B278F2"/>
    <w:rsid w:val="00B27961"/>
    <w:rsid w:val="00B27974"/>
    <w:rsid w:val="00B27B66"/>
    <w:rsid w:val="00B27B87"/>
    <w:rsid w:val="00B27BC5"/>
    <w:rsid w:val="00B27D9C"/>
    <w:rsid w:val="00B27DAC"/>
    <w:rsid w:val="00B27E03"/>
    <w:rsid w:val="00B27E07"/>
    <w:rsid w:val="00B27FD2"/>
    <w:rsid w:val="00B30034"/>
    <w:rsid w:val="00B300CC"/>
    <w:rsid w:val="00B3010E"/>
    <w:rsid w:val="00B3032D"/>
    <w:rsid w:val="00B3037F"/>
    <w:rsid w:val="00B304FD"/>
    <w:rsid w:val="00B305F5"/>
    <w:rsid w:val="00B30621"/>
    <w:rsid w:val="00B307D1"/>
    <w:rsid w:val="00B30858"/>
    <w:rsid w:val="00B308B9"/>
    <w:rsid w:val="00B308EB"/>
    <w:rsid w:val="00B308EF"/>
    <w:rsid w:val="00B30925"/>
    <w:rsid w:val="00B30927"/>
    <w:rsid w:val="00B30997"/>
    <w:rsid w:val="00B309C0"/>
    <w:rsid w:val="00B309C5"/>
    <w:rsid w:val="00B30A23"/>
    <w:rsid w:val="00B30B95"/>
    <w:rsid w:val="00B30BC0"/>
    <w:rsid w:val="00B30C04"/>
    <w:rsid w:val="00B30C97"/>
    <w:rsid w:val="00B30CCD"/>
    <w:rsid w:val="00B30E58"/>
    <w:rsid w:val="00B30E72"/>
    <w:rsid w:val="00B30EE2"/>
    <w:rsid w:val="00B30F6A"/>
    <w:rsid w:val="00B31071"/>
    <w:rsid w:val="00B31104"/>
    <w:rsid w:val="00B311A9"/>
    <w:rsid w:val="00B31323"/>
    <w:rsid w:val="00B3133D"/>
    <w:rsid w:val="00B3135F"/>
    <w:rsid w:val="00B31401"/>
    <w:rsid w:val="00B3140F"/>
    <w:rsid w:val="00B314F0"/>
    <w:rsid w:val="00B316F8"/>
    <w:rsid w:val="00B316FE"/>
    <w:rsid w:val="00B31724"/>
    <w:rsid w:val="00B31749"/>
    <w:rsid w:val="00B3175C"/>
    <w:rsid w:val="00B31772"/>
    <w:rsid w:val="00B317DA"/>
    <w:rsid w:val="00B31975"/>
    <w:rsid w:val="00B319F7"/>
    <w:rsid w:val="00B31A75"/>
    <w:rsid w:val="00B31A95"/>
    <w:rsid w:val="00B31C10"/>
    <w:rsid w:val="00B31C33"/>
    <w:rsid w:val="00B31C8A"/>
    <w:rsid w:val="00B31CE9"/>
    <w:rsid w:val="00B31D21"/>
    <w:rsid w:val="00B31D4D"/>
    <w:rsid w:val="00B31D97"/>
    <w:rsid w:val="00B31EBC"/>
    <w:rsid w:val="00B31F19"/>
    <w:rsid w:val="00B32033"/>
    <w:rsid w:val="00B3219E"/>
    <w:rsid w:val="00B3226C"/>
    <w:rsid w:val="00B32288"/>
    <w:rsid w:val="00B322AD"/>
    <w:rsid w:val="00B32318"/>
    <w:rsid w:val="00B32319"/>
    <w:rsid w:val="00B32338"/>
    <w:rsid w:val="00B32397"/>
    <w:rsid w:val="00B323B6"/>
    <w:rsid w:val="00B32412"/>
    <w:rsid w:val="00B3244A"/>
    <w:rsid w:val="00B324EE"/>
    <w:rsid w:val="00B3254D"/>
    <w:rsid w:val="00B325ED"/>
    <w:rsid w:val="00B327A9"/>
    <w:rsid w:val="00B32953"/>
    <w:rsid w:val="00B32A28"/>
    <w:rsid w:val="00B32A29"/>
    <w:rsid w:val="00B32B08"/>
    <w:rsid w:val="00B32BBC"/>
    <w:rsid w:val="00B32CFB"/>
    <w:rsid w:val="00B32DCD"/>
    <w:rsid w:val="00B32E66"/>
    <w:rsid w:val="00B32F44"/>
    <w:rsid w:val="00B32F54"/>
    <w:rsid w:val="00B33226"/>
    <w:rsid w:val="00B33285"/>
    <w:rsid w:val="00B332CA"/>
    <w:rsid w:val="00B33326"/>
    <w:rsid w:val="00B33331"/>
    <w:rsid w:val="00B33406"/>
    <w:rsid w:val="00B334D9"/>
    <w:rsid w:val="00B334DB"/>
    <w:rsid w:val="00B33563"/>
    <w:rsid w:val="00B33654"/>
    <w:rsid w:val="00B33692"/>
    <w:rsid w:val="00B3379F"/>
    <w:rsid w:val="00B33857"/>
    <w:rsid w:val="00B3386A"/>
    <w:rsid w:val="00B33930"/>
    <w:rsid w:val="00B33A5A"/>
    <w:rsid w:val="00B33AA7"/>
    <w:rsid w:val="00B33B26"/>
    <w:rsid w:val="00B33B4E"/>
    <w:rsid w:val="00B33B88"/>
    <w:rsid w:val="00B33B8C"/>
    <w:rsid w:val="00B33B99"/>
    <w:rsid w:val="00B33C55"/>
    <w:rsid w:val="00B33CEC"/>
    <w:rsid w:val="00B33D4F"/>
    <w:rsid w:val="00B33E02"/>
    <w:rsid w:val="00B33E0E"/>
    <w:rsid w:val="00B33E92"/>
    <w:rsid w:val="00B33ED2"/>
    <w:rsid w:val="00B33F06"/>
    <w:rsid w:val="00B33F8C"/>
    <w:rsid w:val="00B33F9E"/>
    <w:rsid w:val="00B33FC7"/>
    <w:rsid w:val="00B33FD4"/>
    <w:rsid w:val="00B34016"/>
    <w:rsid w:val="00B3420D"/>
    <w:rsid w:val="00B342A6"/>
    <w:rsid w:val="00B342FA"/>
    <w:rsid w:val="00B343EF"/>
    <w:rsid w:val="00B343FE"/>
    <w:rsid w:val="00B34466"/>
    <w:rsid w:val="00B3450D"/>
    <w:rsid w:val="00B345F2"/>
    <w:rsid w:val="00B345FD"/>
    <w:rsid w:val="00B34644"/>
    <w:rsid w:val="00B3478B"/>
    <w:rsid w:val="00B347E2"/>
    <w:rsid w:val="00B34840"/>
    <w:rsid w:val="00B348CC"/>
    <w:rsid w:val="00B3492B"/>
    <w:rsid w:val="00B34942"/>
    <w:rsid w:val="00B349C7"/>
    <w:rsid w:val="00B349D3"/>
    <w:rsid w:val="00B34B09"/>
    <w:rsid w:val="00B34BD6"/>
    <w:rsid w:val="00B34C42"/>
    <w:rsid w:val="00B34C4D"/>
    <w:rsid w:val="00B34C79"/>
    <w:rsid w:val="00B34DFC"/>
    <w:rsid w:val="00B34E73"/>
    <w:rsid w:val="00B34EE7"/>
    <w:rsid w:val="00B34EF6"/>
    <w:rsid w:val="00B34EFC"/>
    <w:rsid w:val="00B34FDA"/>
    <w:rsid w:val="00B35021"/>
    <w:rsid w:val="00B350AE"/>
    <w:rsid w:val="00B3515C"/>
    <w:rsid w:val="00B3516B"/>
    <w:rsid w:val="00B3517B"/>
    <w:rsid w:val="00B351A4"/>
    <w:rsid w:val="00B351BB"/>
    <w:rsid w:val="00B3528B"/>
    <w:rsid w:val="00B35333"/>
    <w:rsid w:val="00B35342"/>
    <w:rsid w:val="00B354A5"/>
    <w:rsid w:val="00B355AA"/>
    <w:rsid w:val="00B355F5"/>
    <w:rsid w:val="00B35629"/>
    <w:rsid w:val="00B3577E"/>
    <w:rsid w:val="00B35869"/>
    <w:rsid w:val="00B358B9"/>
    <w:rsid w:val="00B358C7"/>
    <w:rsid w:val="00B35930"/>
    <w:rsid w:val="00B35994"/>
    <w:rsid w:val="00B359F2"/>
    <w:rsid w:val="00B359F4"/>
    <w:rsid w:val="00B35A11"/>
    <w:rsid w:val="00B35A79"/>
    <w:rsid w:val="00B35AB6"/>
    <w:rsid w:val="00B35B3B"/>
    <w:rsid w:val="00B35B3C"/>
    <w:rsid w:val="00B35B4C"/>
    <w:rsid w:val="00B35B9D"/>
    <w:rsid w:val="00B35BBF"/>
    <w:rsid w:val="00B35D1C"/>
    <w:rsid w:val="00B35D60"/>
    <w:rsid w:val="00B35D6E"/>
    <w:rsid w:val="00B35EAB"/>
    <w:rsid w:val="00B35F13"/>
    <w:rsid w:val="00B35F9C"/>
    <w:rsid w:val="00B35FA3"/>
    <w:rsid w:val="00B3607F"/>
    <w:rsid w:val="00B360E9"/>
    <w:rsid w:val="00B36132"/>
    <w:rsid w:val="00B361AA"/>
    <w:rsid w:val="00B363EA"/>
    <w:rsid w:val="00B363F7"/>
    <w:rsid w:val="00B36408"/>
    <w:rsid w:val="00B3641A"/>
    <w:rsid w:val="00B36469"/>
    <w:rsid w:val="00B3649A"/>
    <w:rsid w:val="00B364F3"/>
    <w:rsid w:val="00B36530"/>
    <w:rsid w:val="00B365BC"/>
    <w:rsid w:val="00B36611"/>
    <w:rsid w:val="00B36724"/>
    <w:rsid w:val="00B36776"/>
    <w:rsid w:val="00B368D0"/>
    <w:rsid w:val="00B368DB"/>
    <w:rsid w:val="00B36983"/>
    <w:rsid w:val="00B369C3"/>
    <w:rsid w:val="00B36A31"/>
    <w:rsid w:val="00B36A84"/>
    <w:rsid w:val="00B36ACF"/>
    <w:rsid w:val="00B36BE2"/>
    <w:rsid w:val="00B36C17"/>
    <w:rsid w:val="00B36C2B"/>
    <w:rsid w:val="00B36CB5"/>
    <w:rsid w:val="00B36E8A"/>
    <w:rsid w:val="00B36F41"/>
    <w:rsid w:val="00B36F50"/>
    <w:rsid w:val="00B36FAF"/>
    <w:rsid w:val="00B37069"/>
    <w:rsid w:val="00B37118"/>
    <w:rsid w:val="00B3719D"/>
    <w:rsid w:val="00B371A3"/>
    <w:rsid w:val="00B37201"/>
    <w:rsid w:val="00B37202"/>
    <w:rsid w:val="00B3723A"/>
    <w:rsid w:val="00B37249"/>
    <w:rsid w:val="00B37254"/>
    <w:rsid w:val="00B372E2"/>
    <w:rsid w:val="00B374A6"/>
    <w:rsid w:val="00B37519"/>
    <w:rsid w:val="00B3754D"/>
    <w:rsid w:val="00B375D1"/>
    <w:rsid w:val="00B375D7"/>
    <w:rsid w:val="00B375DB"/>
    <w:rsid w:val="00B375E0"/>
    <w:rsid w:val="00B37655"/>
    <w:rsid w:val="00B376C9"/>
    <w:rsid w:val="00B376CC"/>
    <w:rsid w:val="00B376FD"/>
    <w:rsid w:val="00B37765"/>
    <w:rsid w:val="00B37794"/>
    <w:rsid w:val="00B37822"/>
    <w:rsid w:val="00B37871"/>
    <w:rsid w:val="00B378FE"/>
    <w:rsid w:val="00B37938"/>
    <w:rsid w:val="00B37960"/>
    <w:rsid w:val="00B37971"/>
    <w:rsid w:val="00B37AEA"/>
    <w:rsid w:val="00B37B34"/>
    <w:rsid w:val="00B37BA2"/>
    <w:rsid w:val="00B37BCD"/>
    <w:rsid w:val="00B37BF6"/>
    <w:rsid w:val="00B37C1F"/>
    <w:rsid w:val="00B37C30"/>
    <w:rsid w:val="00B37D6F"/>
    <w:rsid w:val="00B37E0E"/>
    <w:rsid w:val="00B37E6F"/>
    <w:rsid w:val="00B37E98"/>
    <w:rsid w:val="00B37EAC"/>
    <w:rsid w:val="00B37EDA"/>
    <w:rsid w:val="00B37F05"/>
    <w:rsid w:val="00B37FA5"/>
    <w:rsid w:val="00B37FAE"/>
    <w:rsid w:val="00B37FF4"/>
    <w:rsid w:val="00B4009B"/>
    <w:rsid w:val="00B400C4"/>
    <w:rsid w:val="00B400F8"/>
    <w:rsid w:val="00B40160"/>
    <w:rsid w:val="00B401DF"/>
    <w:rsid w:val="00B4021E"/>
    <w:rsid w:val="00B40220"/>
    <w:rsid w:val="00B40233"/>
    <w:rsid w:val="00B40310"/>
    <w:rsid w:val="00B40413"/>
    <w:rsid w:val="00B40427"/>
    <w:rsid w:val="00B40552"/>
    <w:rsid w:val="00B4055C"/>
    <w:rsid w:val="00B4059F"/>
    <w:rsid w:val="00B405D3"/>
    <w:rsid w:val="00B405F1"/>
    <w:rsid w:val="00B4064B"/>
    <w:rsid w:val="00B406B4"/>
    <w:rsid w:val="00B40727"/>
    <w:rsid w:val="00B40797"/>
    <w:rsid w:val="00B40866"/>
    <w:rsid w:val="00B40888"/>
    <w:rsid w:val="00B408E6"/>
    <w:rsid w:val="00B4096A"/>
    <w:rsid w:val="00B40990"/>
    <w:rsid w:val="00B40B04"/>
    <w:rsid w:val="00B40BA9"/>
    <w:rsid w:val="00B40BFE"/>
    <w:rsid w:val="00B40C40"/>
    <w:rsid w:val="00B40C83"/>
    <w:rsid w:val="00B40C91"/>
    <w:rsid w:val="00B40D81"/>
    <w:rsid w:val="00B40E9D"/>
    <w:rsid w:val="00B40EC3"/>
    <w:rsid w:val="00B40EF2"/>
    <w:rsid w:val="00B40F4C"/>
    <w:rsid w:val="00B40F6E"/>
    <w:rsid w:val="00B4106F"/>
    <w:rsid w:val="00B410AF"/>
    <w:rsid w:val="00B410FC"/>
    <w:rsid w:val="00B41126"/>
    <w:rsid w:val="00B41134"/>
    <w:rsid w:val="00B412ED"/>
    <w:rsid w:val="00B41397"/>
    <w:rsid w:val="00B413CD"/>
    <w:rsid w:val="00B413F6"/>
    <w:rsid w:val="00B414DB"/>
    <w:rsid w:val="00B41573"/>
    <w:rsid w:val="00B4161C"/>
    <w:rsid w:val="00B416AC"/>
    <w:rsid w:val="00B41733"/>
    <w:rsid w:val="00B417A1"/>
    <w:rsid w:val="00B417CC"/>
    <w:rsid w:val="00B41805"/>
    <w:rsid w:val="00B4180F"/>
    <w:rsid w:val="00B41862"/>
    <w:rsid w:val="00B41863"/>
    <w:rsid w:val="00B418F5"/>
    <w:rsid w:val="00B4190E"/>
    <w:rsid w:val="00B41996"/>
    <w:rsid w:val="00B419A9"/>
    <w:rsid w:val="00B419E5"/>
    <w:rsid w:val="00B41A00"/>
    <w:rsid w:val="00B41AAC"/>
    <w:rsid w:val="00B41B14"/>
    <w:rsid w:val="00B41BFD"/>
    <w:rsid w:val="00B41D03"/>
    <w:rsid w:val="00B41E2F"/>
    <w:rsid w:val="00B41F77"/>
    <w:rsid w:val="00B41F88"/>
    <w:rsid w:val="00B420A2"/>
    <w:rsid w:val="00B420FE"/>
    <w:rsid w:val="00B42120"/>
    <w:rsid w:val="00B421A2"/>
    <w:rsid w:val="00B42277"/>
    <w:rsid w:val="00B422BA"/>
    <w:rsid w:val="00B422CC"/>
    <w:rsid w:val="00B422EB"/>
    <w:rsid w:val="00B422F2"/>
    <w:rsid w:val="00B423B1"/>
    <w:rsid w:val="00B4240F"/>
    <w:rsid w:val="00B424F3"/>
    <w:rsid w:val="00B4251C"/>
    <w:rsid w:val="00B42529"/>
    <w:rsid w:val="00B42540"/>
    <w:rsid w:val="00B4254A"/>
    <w:rsid w:val="00B425A0"/>
    <w:rsid w:val="00B426C4"/>
    <w:rsid w:val="00B427D7"/>
    <w:rsid w:val="00B42813"/>
    <w:rsid w:val="00B4290D"/>
    <w:rsid w:val="00B429F8"/>
    <w:rsid w:val="00B42B2E"/>
    <w:rsid w:val="00B42B3E"/>
    <w:rsid w:val="00B42C36"/>
    <w:rsid w:val="00B42C3B"/>
    <w:rsid w:val="00B42C76"/>
    <w:rsid w:val="00B42D45"/>
    <w:rsid w:val="00B42E11"/>
    <w:rsid w:val="00B42E72"/>
    <w:rsid w:val="00B42F2F"/>
    <w:rsid w:val="00B42F42"/>
    <w:rsid w:val="00B42FB6"/>
    <w:rsid w:val="00B43033"/>
    <w:rsid w:val="00B4307F"/>
    <w:rsid w:val="00B43110"/>
    <w:rsid w:val="00B43146"/>
    <w:rsid w:val="00B431CB"/>
    <w:rsid w:val="00B431D4"/>
    <w:rsid w:val="00B43209"/>
    <w:rsid w:val="00B43355"/>
    <w:rsid w:val="00B43366"/>
    <w:rsid w:val="00B433AD"/>
    <w:rsid w:val="00B4349F"/>
    <w:rsid w:val="00B434AC"/>
    <w:rsid w:val="00B43525"/>
    <w:rsid w:val="00B4352C"/>
    <w:rsid w:val="00B43569"/>
    <w:rsid w:val="00B435F0"/>
    <w:rsid w:val="00B43631"/>
    <w:rsid w:val="00B43682"/>
    <w:rsid w:val="00B436ED"/>
    <w:rsid w:val="00B43707"/>
    <w:rsid w:val="00B437CA"/>
    <w:rsid w:val="00B437FE"/>
    <w:rsid w:val="00B4390A"/>
    <w:rsid w:val="00B43A3B"/>
    <w:rsid w:val="00B43A46"/>
    <w:rsid w:val="00B43A4E"/>
    <w:rsid w:val="00B43A9F"/>
    <w:rsid w:val="00B43BCF"/>
    <w:rsid w:val="00B43C23"/>
    <w:rsid w:val="00B43C5B"/>
    <w:rsid w:val="00B43D19"/>
    <w:rsid w:val="00B43DC0"/>
    <w:rsid w:val="00B43DEF"/>
    <w:rsid w:val="00B43DFA"/>
    <w:rsid w:val="00B43F12"/>
    <w:rsid w:val="00B43F7C"/>
    <w:rsid w:val="00B43F97"/>
    <w:rsid w:val="00B4406A"/>
    <w:rsid w:val="00B44075"/>
    <w:rsid w:val="00B440E7"/>
    <w:rsid w:val="00B44144"/>
    <w:rsid w:val="00B4424D"/>
    <w:rsid w:val="00B442D2"/>
    <w:rsid w:val="00B44378"/>
    <w:rsid w:val="00B443B2"/>
    <w:rsid w:val="00B44416"/>
    <w:rsid w:val="00B444D1"/>
    <w:rsid w:val="00B444EC"/>
    <w:rsid w:val="00B4463A"/>
    <w:rsid w:val="00B44654"/>
    <w:rsid w:val="00B4469E"/>
    <w:rsid w:val="00B446C4"/>
    <w:rsid w:val="00B446CF"/>
    <w:rsid w:val="00B446D7"/>
    <w:rsid w:val="00B44716"/>
    <w:rsid w:val="00B4479C"/>
    <w:rsid w:val="00B447B1"/>
    <w:rsid w:val="00B447BC"/>
    <w:rsid w:val="00B44869"/>
    <w:rsid w:val="00B4486F"/>
    <w:rsid w:val="00B4487A"/>
    <w:rsid w:val="00B448AC"/>
    <w:rsid w:val="00B4494C"/>
    <w:rsid w:val="00B44B50"/>
    <w:rsid w:val="00B44BC7"/>
    <w:rsid w:val="00B44BD8"/>
    <w:rsid w:val="00B44C19"/>
    <w:rsid w:val="00B44D20"/>
    <w:rsid w:val="00B44E17"/>
    <w:rsid w:val="00B44F24"/>
    <w:rsid w:val="00B4502B"/>
    <w:rsid w:val="00B450B8"/>
    <w:rsid w:val="00B4510E"/>
    <w:rsid w:val="00B451CD"/>
    <w:rsid w:val="00B4531D"/>
    <w:rsid w:val="00B45367"/>
    <w:rsid w:val="00B45378"/>
    <w:rsid w:val="00B45380"/>
    <w:rsid w:val="00B453C0"/>
    <w:rsid w:val="00B45402"/>
    <w:rsid w:val="00B4552B"/>
    <w:rsid w:val="00B4554A"/>
    <w:rsid w:val="00B455BA"/>
    <w:rsid w:val="00B455C1"/>
    <w:rsid w:val="00B4562F"/>
    <w:rsid w:val="00B45659"/>
    <w:rsid w:val="00B4569F"/>
    <w:rsid w:val="00B456B0"/>
    <w:rsid w:val="00B456D7"/>
    <w:rsid w:val="00B4570F"/>
    <w:rsid w:val="00B4577F"/>
    <w:rsid w:val="00B45834"/>
    <w:rsid w:val="00B45853"/>
    <w:rsid w:val="00B45865"/>
    <w:rsid w:val="00B45A95"/>
    <w:rsid w:val="00B45B46"/>
    <w:rsid w:val="00B45B88"/>
    <w:rsid w:val="00B45BCC"/>
    <w:rsid w:val="00B45C38"/>
    <w:rsid w:val="00B45D2B"/>
    <w:rsid w:val="00B45DE5"/>
    <w:rsid w:val="00B45E82"/>
    <w:rsid w:val="00B45F0F"/>
    <w:rsid w:val="00B4602E"/>
    <w:rsid w:val="00B4604D"/>
    <w:rsid w:val="00B461C5"/>
    <w:rsid w:val="00B46207"/>
    <w:rsid w:val="00B46225"/>
    <w:rsid w:val="00B4633E"/>
    <w:rsid w:val="00B4634A"/>
    <w:rsid w:val="00B463CF"/>
    <w:rsid w:val="00B46448"/>
    <w:rsid w:val="00B464C5"/>
    <w:rsid w:val="00B46711"/>
    <w:rsid w:val="00B46726"/>
    <w:rsid w:val="00B46733"/>
    <w:rsid w:val="00B46759"/>
    <w:rsid w:val="00B46770"/>
    <w:rsid w:val="00B4677C"/>
    <w:rsid w:val="00B468A8"/>
    <w:rsid w:val="00B46915"/>
    <w:rsid w:val="00B46950"/>
    <w:rsid w:val="00B46AC9"/>
    <w:rsid w:val="00B46AE8"/>
    <w:rsid w:val="00B46AF3"/>
    <w:rsid w:val="00B46B0C"/>
    <w:rsid w:val="00B46B1E"/>
    <w:rsid w:val="00B46B93"/>
    <w:rsid w:val="00B46C0A"/>
    <w:rsid w:val="00B46C11"/>
    <w:rsid w:val="00B46C3A"/>
    <w:rsid w:val="00B46C3C"/>
    <w:rsid w:val="00B46C9D"/>
    <w:rsid w:val="00B46D1E"/>
    <w:rsid w:val="00B46DB2"/>
    <w:rsid w:val="00B46DD8"/>
    <w:rsid w:val="00B46E5A"/>
    <w:rsid w:val="00B46E85"/>
    <w:rsid w:val="00B46EB7"/>
    <w:rsid w:val="00B46EE4"/>
    <w:rsid w:val="00B46FE9"/>
    <w:rsid w:val="00B46FFF"/>
    <w:rsid w:val="00B470FC"/>
    <w:rsid w:val="00B47135"/>
    <w:rsid w:val="00B47189"/>
    <w:rsid w:val="00B47213"/>
    <w:rsid w:val="00B4721C"/>
    <w:rsid w:val="00B47274"/>
    <w:rsid w:val="00B47280"/>
    <w:rsid w:val="00B47288"/>
    <w:rsid w:val="00B47307"/>
    <w:rsid w:val="00B4732D"/>
    <w:rsid w:val="00B47350"/>
    <w:rsid w:val="00B47394"/>
    <w:rsid w:val="00B473E2"/>
    <w:rsid w:val="00B47423"/>
    <w:rsid w:val="00B4752D"/>
    <w:rsid w:val="00B47567"/>
    <w:rsid w:val="00B475C9"/>
    <w:rsid w:val="00B4760D"/>
    <w:rsid w:val="00B47698"/>
    <w:rsid w:val="00B47824"/>
    <w:rsid w:val="00B47882"/>
    <w:rsid w:val="00B478E0"/>
    <w:rsid w:val="00B47907"/>
    <w:rsid w:val="00B47A47"/>
    <w:rsid w:val="00B47B65"/>
    <w:rsid w:val="00B47B79"/>
    <w:rsid w:val="00B47BC0"/>
    <w:rsid w:val="00B47BD0"/>
    <w:rsid w:val="00B47D5F"/>
    <w:rsid w:val="00B47DA1"/>
    <w:rsid w:val="00B47DF0"/>
    <w:rsid w:val="00B47E66"/>
    <w:rsid w:val="00B47E67"/>
    <w:rsid w:val="00B47FA2"/>
    <w:rsid w:val="00B500B8"/>
    <w:rsid w:val="00B500BC"/>
    <w:rsid w:val="00B500FD"/>
    <w:rsid w:val="00B50103"/>
    <w:rsid w:val="00B50175"/>
    <w:rsid w:val="00B501A5"/>
    <w:rsid w:val="00B501FC"/>
    <w:rsid w:val="00B50212"/>
    <w:rsid w:val="00B50265"/>
    <w:rsid w:val="00B50275"/>
    <w:rsid w:val="00B502C9"/>
    <w:rsid w:val="00B502D8"/>
    <w:rsid w:val="00B502DF"/>
    <w:rsid w:val="00B503FF"/>
    <w:rsid w:val="00B5041A"/>
    <w:rsid w:val="00B50533"/>
    <w:rsid w:val="00B50688"/>
    <w:rsid w:val="00B506A0"/>
    <w:rsid w:val="00B506EA"/>
    <w:rsid w:val="00B5076D"/>
    <w:rsid w:val="00B50836"/>
    <w:rsid w:val="00B5084E"/>
    <w:rsid w:val="00B50850"/>
    <w:rsid w:val="00B50872"/>
    <w:rsid w:val="00B5088D"/>
    <w:rsid w:val="00B508BB"/>
    <w:rsid w:val="00B50947"/>
    <w:rsid w:val="00B5096A"/>
    <w:rsid w:val="00B50971"/>
    <w:rsid w:val="00B509B5"/>
    <w:rsid w:val="00B509FB"/>
    <w:rsid w:val="00B50A80"/>
    <w:rsid w:val="00B50C54"/>
    <w:rsid w:val="00B50CAE"/>
    <w:rsid w:val="00B50CF1"/>
    <w:rsid w:val="00B50DAF"/>
    <w:rsid w:val="00B50E65"/>
    <w:rsid w:val="00B50E8D"/>
    <w:rsid w:val="00B50E91"/>
    <w:rsid w:val="00B50F3A"/>
    <w:rsid w:val="00B50F78"/>
    <w:rsid w:val="00B50F7E"/>
    <w:rsid w:val="00B50F8C"/>
    <w:rsid w:val="00B5106B"/>
    <w:rsid w:val="00B510E0"/>
    <w:rsid w:val="00B510E2"/>
    <w:rsid w:val="00B51120"/>
    <w:rsid w:val="00B51124"/>
    <w:rsid w:val="00B51142"/>
    <w:rsid w:val="00B511A4"/>
    <w:rsid w:val="00B511FC"/>
    <w:rsid w:val="00B51217"/>
    <w:rsid w:val="00B513AE"/>
    <w:rsid w:val="00B514E8"/>
    <w:rsid w:val="00B515AC"/>
    <w:rsid w:val="00B515D0"/>
    <w:rsid w:val="00B515E5"/>
    <w:rsid w:val="00B5163B"/>
    <w:rsid w:val="00B5163C"/>
    <w:rsid w:val="00B5163E"/>
    <w:rsid w:val="00B516B3"/>
    <w:rsid w:val="00B51714"/>
    <w:rsid w:val="00B518BE"/>
    <w:rsid w:val="00B51928"/>
    <w:rsid w:val="00B51AAD"/>
    <w:rsid w:val="00B51B12"/>
    <w:rsid w:val="00B51B13"/>
    <w:rsid w:val="00B51B2A"/>
    <w:rsid w:val="00B51B7A"/>
    <w:rsid w:val="00B51BE9"/>
    <w:rsid w:val="00B51C43"/>
    <w:rsid w:val="00B51CA6"/>
    <w:rsid w:val="00B51CB2"/>
    <w:rsid w:val="00B51CCB"/>
    <w:rsid w:val="00B51D2A"/>
    <w:rsid w:val="00B51D48"/>
    <w:rsid w:val="00B51D8C"/>
    <w:rsid w:val="00B51E7D"/>
    <w:rsid w:val="00B51EC8"/>
    <w:rsid w:val="00B51EF9"/>
    <w:rsid w:val="00B52071"/>
    <w:rsid w:val="00B520B6"/>
    <w:rsid w:val="00B52121"/>
    <w:rsid w:val="00B52127"/>
    <w:rsid w:val="00B52166"/>
    <w:rsid w:val="00B52170"/>
    <w:rsid w:val="00B5217B"/>
    <w:rsid w:val="00B5219A"/>
    <w:rsid w:val="00B521C7"/>
    <w:rsid w:val="00B52277"/>
    <w:rsid w:val="00B52286"/>
    <w:rsid w:val="00B522D0"/>
    <w:rsid w:val="00B52329"/>
    <w:rsid w:val="00B52386"/>
    <w:rsid w:val="00B52447"/>
    <w:rsid w:val="00B52449"/>
    <w:rsid w:val="00B524E9"/>
    <w:rsid w:val="00B52634"/>
    <w:rsid w:val="00B52683"/>
    <w:rsid w:val="00B5269D"/>
    <w:rsid w:val="00B526D9"/>
    <w:rsid w:val="00B5278E"/>
    <w:rsid w:val="00B527A1"/>
    <w:rsid w:val="00B52858"/>
    <w:rsid w:val="00B528AF"/>
    <w:rsid w:val="00B5293F"/>
    <w:rsid w:val="00B529AD"/>
    <w:rsid w:val="00B52A6D"/>
    <w:rsid w:val="00B52B24"/>
    <w:rsid w:val="00B52BA0"/>
    <w:rsid w:val="00B52BE3"/>
    <w:rsid w:val="00B52CDD"/>
    <w:rsid w:val="00B52CDE"/>
    <w:rsid w:val="00B52D11"/>
    <w:rsid w:val="00B52D32"/>
    <w:rsid w:val="00B52D35"/>
    <w:rsid w:val="00B52E44"/>
    <w:rsid w:val="00B52EB0"/>
    <w:rsid w:val="00B52F10"/>
    <w:rsid w:val="00B52F83"/>
    <w:rsid w:val="00B53020"/>
    <w:rsid w:val="00B5314A"/>
    <w:rsid w:val="00B532B4"/>
    <w:rsid w:val="00B53301"/>
    <w:rsid w:val="00B5332A"/>
    <w:rsid w:val="00B53342"/>
    <w:rsid w:val="00B53345"/>
    <w:rsid w:val="00B53347"/>
    <w:rsid w:val="00B533EE"/>
    <w:rsid w:val="00B53597"/>
    <w:rsid w:val="00B535B7"/>
    <w:rsid w:val="00B535E0"/>
    <w:rsid w:val="00B5367B"/>
    <w:rsid w:val="00B53705"/>
    <w:rsid w:val="00B53800"/>
    <w:rsid w:val="00B53844"/>
    <w:rsid w:val="00B538BF"/>
    <w:rsid w:val="00B539E5"/>
    <w:rsid w:val="00B53A21"/>
    <w:rsid w:val="00B53A8B"/>
    <w:rsid w:val="00B53B10"/>
    <w:rsid w:val="00B53B2D"/>
    <w:rsid w:val="00B53B4A"/>
    <w:rsid w:val="00B53B66"/>
    <w:rsid w:val="00B53BB5"/>
    <w:rsid w:val="00B53D74"/>
    <w:rsid w:val="00B53E69"/>
    <w:rsid w:val="00B53F6D"/>
    <w:rsid w:val="00B540CE"/>
    <w:rsid w:val="00B54179"/>
    <w:rsid w:val="00B54278"/>
    <w:rsid w:val="00B54331"/>
    <w:rsid w:val="00B54429"/>
    <w:rsid w:val="00B544AE"/>
    <w:rsid w:val="00B5451D"/>
    <w:rsid w:val="00B54547"/>
    <w:rsid w:val="00B545D9"/>
    <w:rsid w:val="00B54609"/>
    <w:rsid w:val="00B546D9"/>
    <w:rsid w:val="00B546F3"/>
    <w:rsid w:val="00B5479A"/>
    <w:rsid w:val="00B54889"/>
    <w:rsid w:val="00B548A0"/>
    <w:rsid w:val="00B548CE"/>
    <w:rsid w:val="00B54918"/>
    <w:rsid w:val="00B5499B"/>
    <w:rsid w:val="00B549F7"/>
    <w:rsid w:val="00B54A8F"/>
    <w:rsid w:val="00B54B08"/>
    <w:rsid w:val="00B54BEB"/>
    <w:rsid w:val="00B54BFF"/>
    <w:rsid w:val="00B54C48"/>
    <w:rsid w:val="00B54C8A"/>
    <w:rsid w:val="00B54CB0"/>
    <w:rsid w:val="00B54EA9"/>
    <w:rsid w:val="00B54EFA"/>
    <w:rsid w:val="00B54F05"/>
    <w:rsid w:val="00B54FF3"/>
    <w:rsid w:val="00B55010"/>
    <w:rsid w:val="00B551E3"/>
    <w:rsid w:val="00B55202"/>
    <w:rsid w:val="00B5521A"/>
    <w:rsid w:val="00B5523F"/>
    <w:rsid w:val="00B55331"/>
    <w:rsid w:val="00B553A7"/>
    <w:rsid w:val="00B55426"/>
    <w:rsid w:val="00B5543A"/>
    <w:rsid w:val="00B554A3"/>
    <w:rsid w:val="00B554BD"/>
    <w:rsid w:val="00B554C9"/>
    <w:rsid w:val="00B55506"/>
    <w:rsid w:val="00B55550"/>
    <w:rsid w:val="00B55554"/>
    <w:rsid w:val="00B555F3"/>
    <w:rsid w:val="00B5565B"/>
    <w:rsid w:val="00B5566D"/>
    <w:rsid w:val="00B556A6"/>
    <w:rsid w:val="00B557EE"/>
    <w:rsid w:val="00B55853"/>
    <w:rsid w:val="00B5588A"/>
    <w:rsid w:val="00B558A4"/>
    <w:rsid w:val="00B558BA"/>
    <w:rsid w:val="00B558BB"/>
    <w:rsid w:val="00B558D0"/>
    <w:rsid w:val="00B55906"/>
    <w:rsid w:val="00B559A5"/>
    <w:rsid w:val="00B55A4F"/>
    <w:rsid w:val="00B55AAD"/>
    <w:rsid w:val="00B55ACC"/>
    <w:rsid w:val="00B55AF9"/>
    <w:rsid w:val="00B55B2E"/>
    <w:rsid w:val="00B55C82"/>
    <w:rsid w:val="00B55CE7"/>
    <w:rsid w:val="00B55DC5"/>
    <w:rsid w:val="00B55E87"/>
    <w:rsid w:val="00B55ECC"/>
    <w:rsid w:val="00B55F08"/>
    <w:rsid w:val="00B560A4"/>
    <w:rsid w:val="00B560C9"/>
    <w:rsid w:val="00B560DE"/>
    <w:rsid w:val="00B561C2"/>
    <w:rsid w:val="00B561DA"/>
    <w:rsid w:val="00B561FD"/>
    <w:rsid w:val="00B5621B"/>
    <w:rsid w:val="00B56337"/>
    <w:rsid w:val="00B56363"/>
    <w:rsid w:val="00B5636E"/>
    <w:rsid w:val="00B56375"/>
    <w:rsid w:val="00B5637B"/>
    <w:rsid w:val="00B56422"/>
    <w:rsid w:val="00B5648E"/>
    <w:rsid w:val="00B564D0"/>
    <w:rsid w:val="00B564E7"/>
    <w:rsid w:val="00B56677"/>
    <w:rsid w:val="00B566DE"/>
    <w:rsid w:val="00B56713"/>
    <w:rsid w:val="00B56818"/>
    <w:rsid w:val="00B56844"/>
    <w:rsid w:val="00B568E6"/>
    <w:rsid w:val="00B5699A"/>
    <w:rsid w:val="00B56A8E"/>
    <w:rsid w:val="00B56AA2"/>
    <w:rsid w:val="00B56AC8"/>
    <w:rsid w:val="00B56B42"/>
    <w:rsid w:val="00B56B8D"/>
    <w:rsid w:val="00B56BA4"/>
    <w:rsid w:val="00B56BEF"/>
    <w:rsid w:val="00B56C1C"/>
    <w:rsid w:val="00B56D11"/>
    <w:rsid w:val="00B56DB4"/>
    <w:rsid w:val="00B56DEB"/>
    <w:rsid w:val="00B56ED9"/>
    <w:rsid w:val="00B56FCC"/>
    <w:rsid w:val="00B57050"/>
    <w:rsid w:val="00B570C8"/>
    <w:rsid w:val="00B571A5"/>
    <w:rsid w:val="00B571F5"/>
    <w:rsid w:val="00B5746A"/>
    <w:rsid w:val="00B57515"/>
    <w:rsid w:val="00B5771A"/>
    <w:rsid w:val="00B5773B"/>
    <w:rsid w:val="00B57767"/>
    <w:rsid w:val="00B57784"/>
    <w:rsid w:val="00B57870"/>
    <w:rsid w:val="00B57886"/>
    <w:rsid w:val="00B578C9"/>
    <w:rsid w:val="00B57931"/>
    <w:rsid w:val="00B579DE"/>
    <w:rsid w:val="00B57A3B"/>
    <w:rsid w:val="00B57B65"/>
    <w:rsid w:val="00B57BD6"/>
    <w:rsid w:val="00B57D00"/>
    <w:rsid w:val="00B57DC0"/>
    <w:rsid w:val="00B57DE0"/>
    <w:rsid w:val="00B57E94"/>
    <w:rsid w:val="00B57E9E"/>
    <w:rsid w:val="00B57EF9"/>
    <w:rsid w:val="00B57FF5"/>
    <w:rsid w:val="00B6007D"/>
    <w:rsid w:val="00B600F3"/>
    <w:rsid w:val="00B6012F"/>
    <w:rsid w:val="00B601AE"/>
    <w:rsid w:val="00B601F2"/>
    <w:rsid w:val="00B60275"/>
    <w:rsid w:val="00B6038E"/>
    <w:rsid w:val="00B603B7"/>
    <w:rsid w:val="00B6041E"/>
    <w:rsid w:val="00B6044B"/>
    <w:rsid w:val="00B60454"/>
    <w:rsid w:val="00B60456"/>
    <w:rsid w:val="00B60463"/>
    <w:rsid w:val="00B60471"/>
    <w:rsid w:val="00B604D6"/>
    <w:rsid w:val="00B60541"/>
    <w:rsid w:val="00B6060F"/>
    <w:rsid w:val="00B60687"/>
    <w:rsid w:val="00B606C3"/>
    <w:rsid w:val="00B60718"/>
    <w:rsid w:val="00B60756"/>
    <w:rsid w:val="00B6095E"/>
    <w:rsid w:val="00B6097F"/>
    <w:rsid w:val="00B6098E"/>
    <w:rsid w:val="00B60AB0"/>
    <w:rsid w:val="00B60AD6"/>
    <w:rsid w:val="00B60B30"/>
    <w:rsid w:val="00B60B94"/>
    <w:rsid w:val="00B60C1C"/>
    <w:rsid w:val="00B60E19"/>
    <w:rsid w:val="00B60E4C"/>
    <w:rsid w:val="00B60E65"/>
    <w:rsid w:val="00B60ECE"/>
    <w:rsid w:val="00B60EFD"/>
    <w:rsid w:val="00B60F51"/>
    <w:rsid w:val="00B60F55"/>
    <w:rsid w:val="00B6101D"/>
    <w:rsid w:val="00B6103C"/>
    <w:rsid w:val="00B6104C"/>
    <w:rsid w:val="00B61098"/>
    <w:rsid w:val="00B610A6"/>
    <w:rsid w:val="00B6110C"/>
    <w:rsid w:val="00B6114D"/>
    <w:rsid w:val="00B6115E"/>
    <w:rsid w:val="00B61233"/>
    <w:rsid w:val="00B61272"/>
    <w:rsid w:val="00B612B5"/>
    <w:rsid w:val="00B612EF"/>
    <w:rsid w:val="00B613F7"/>
    <w:rsid w:val="00B6144E"/>
    <w:rsid w:val="00B6167A"/>
    <w:rsid w:val="00B61767"/>
    <w:rsid w:val="00B6185E"/>
    <w:rsid w:val="00B6190A"/>
    <w:rsid w:val="00B61A29"/>
    <w:rsid w:val="00B61ACE"/>
    <w:rsid w:val="00B61BEC"/>
    <w:rsid w:val="00B61C0F"/>
    <w:rsid w:val="00B61C18"/>
    <w:rsid w:val="00B61C3C"/>
    <w:rsid w:val="00B61CB3"/>
    <w:rsid w:val="00B61D96"/>
    <w:rsid w:val="00B61F89"/>
    <w:rsid w:val="00B61FB7"/>
    <w:rsid w:val="00B620F1"/>
    <w:rsid w:val="00B62195"/>
    <w:rsid w:val="00B62241"/>
    <w:rsid w:val="00B62483"/>
    <w:rsid w:val="00B624E0"/>
    <w:rsid w:val="00B624F7"/>
    <w:rsid w:val="00B6251A"/>
    <w:rsid w:val="00B62573"/>
    <w:rsid w:val="00B62600"/>
    <w:rsid w:val="00B62687"/>
    <w:rsid w:val="00B62719"/>
    <w:rsid w:val="00B62755"/>
    <w:rsid w:val="00B6277A"/>
    <w:rsid w:val="00B62783"/>
    <w:rsid w:val="00B627AD"/>
    <w:rsid w:val="00B628C3"/>
    <w:rsid w:val="00B62954"/>
    <w:rsid w:val="00B62959"/>
    <w:rsid w:val="00B629F9"/>
    <w:rsid w:val="00B62A49"/>
    <w:rsid w:val="00B62A4E"/>
    <w:rsid w:val="00B62ABC"/>
    <w:rsid w:val="00B62ACC"/>
    <w:rsid w:val="00B62B3C"/>
    <w:rsid w:val="00B62B40"/>
    <w:rsid w:val="00B62B43"/>
    <w:rsid w:val="00B62B92"/>
    <w:rsid w:val="00B62CB9"/>
    <w:rsid w:val="00B62F20"/>
    <w:rsid w:val="00B62F22"/>
    <w:rsid w:val="00B63052"/>
    <w:rsid w:val="00B6309F"/>
    <w:rsid w:val="00B630D6"/>
    <w:rsid w:val="00B630DF"/>
    <w:rsid w:val="00B631E2"/>
    <w:rsid w:val="00B631ED"/>
    <w:rsid w:val="00B63266"/>
    <w:rsid w:val="00B632CF"/>
    <w:rsid w:val="00B6331E"/>
    <w:rsid w:val="00B63325"/>
    <w:rsid w:val="00B633A3"/>
    <w:rsid w:val="00B633C9"/>
    <w:rsid w:val="00B63441"/>
    <w:rsid w:val="00B63451"/>
    <w:rsid w:val="00B6350F"/>
    <w:rsid w:val="00B635EF"/>
    <w:rsid w:val="00B635FA"/>
    <w:rsid w:val="00B636A7"/>
    <w:rsid w:val="00B63754"/>
    <w:rsid w:val="00B637A1"/>
    <w:rsid w:val="00B637AC"/>
    <w:rsid w:val="00B63818"/>
    <w:rsid w:val="00B6389A"/>
    <w:rsid w:val="00B638C0"/>
    <w:rsid w:val="00B6399E"/>
    <w:rsid w:val="00B639F1"/>
    <w:rsid w:val="00B639FD"/>
    <w:rsid w:val="00B63A36"/>
    <w:rsid w:val="00B63AB0"/>
    <w:rsid w:val="00B63AF4"/>
    <w:rsid w:val="00B63B25"/>
    <w:rsid w:val="00B63BBA"/>
    <w:rsid w:val="00B63C33"/>
    <w:rsid w:val="00B63C84"/>
    <w:rsid w:val="00B63EFA"/>
    <w:rsid w:val="00B63FFC"/>
    <w:rsid w:val="00B64093"/>
    <w:rsid w:val="00B640BC"/>
    <w:rsid w:val="00B641B7"/>
    <w:rsid w:val="00B641E5"/>
    <w:rsid w:val="00B641F9"/>
    <w:rsid w:val="00B642F6"/>
    <w:rsid w:val="00B64362"/>
    <w:rsid w:val="00B643FB"/>
    <w:rsid w:val="00B64534"/>
    <w:rsid w:val="00B645AC"/>
    <w:rsid w:val="00B646DE"/>
    <w:rsid w:val="00B64851"/>
    <w:rsid w:val="00B6492C"/>
    <w:rsid w:val="00B6499E"/>
    <w:rsid w:val="00B649A8"/>
    <w:rsid w:val="00B649B1"/>
    <w:rsid w:val="00B649BB"/>
    <w:rsid w:val="00B64A09"/>
    <w:rsid w:val="00B64A29"/>
    <w:rsid w:val="00B64A63"/>
    <w:rsid w:val="00B64A74"/>
    <w:rsid w:val="00B64ACA"/>
    <w:rsid w:val="00B64B16"/>
    <w:rsid w:val="00B64B46"/>
    <w:rsid w:val="00B64C08"/>
    <w:rsid w:val="00B64C69"/>
    <w:rsid w:val="00B64CB8"/>
    <w:rsid w:val="00B64D45"/>
    <w:rsid w:val="00B64D4E"/>
    <w:rsid w:val="00B64D6E"/>
    <w:rsid w:val="00B64DC7"/>
    <w:rsid w:val="00B64DF3"/>
    <w:rsid w:val="00B64EA4"/>
    <w:rsid w:val="00B64F25"/>
    <w:rsid w:val="00B64F48"/>
    <w:rsid w:val="00B65023"/>
    <w:rsid w:val="00B65034"/>
    <w:rsid w:val="00B651EB"/>
    <w:rsid w:val="00B6528A"/>
    <w:rsid w:val="00B6530A"/>
    <w:rsid w:val="00B65443"/>
    <w:rsid w:val="00B654C4"/>
    <w:rsid w:val="00B65517"/>
    <w:rsid w:val="00B6551F"/>
    <w:rsid w:val="00B655A3"/>
    <w:rsid w:val="00B655FD"/>
    <w:rsid w:val="00B65603"/>
    <w:rsid w:val="00B65612"/>
    <w:rsid w:val="00B6565B"/>
    <w:rsid w:val="00B6570F"/>
    <w:rsid w:val="00B657AE"/>
    <w:rsid w:val="00B657E5"/>
    <w:rsid w:val="00B6588B"/>
    <w:rsid w:val="00B658A4"/>
    <w:rsid w:val="00B65920"/>
    <w:rsid w:val="00B659B7"/>
    <w:rsid w:val="00B659ED"/>
    <w:rsid w:val="00B659F3"/>
    <w:rsid w:val="00B65BD9"/>
    <w:rsid w:val="00B65BDF"/>
    <w:rsid w:val="00B65BE1"/>
    <w:rsid w:val="00B65C8A"/>
    <w:rsid w:val="00B65DB7"/>
    <w:rsid w:val="00B65DDC"/>
    <w:rsid w:val="00B65E09"/>
    <w:rsid w:val="00B65E5C"/>
    <w:rsid w:val="00B65E7B"/>
    <w:rsid w:val="00B65EB6"/>
    <w:rsid w:val="00B65F5A"/>
    <w:rsid w:val="00B65F9C"/>
    <w:rsid w:val="00B65FB6"/>
    <w:rsid w:val="00B65FBA"/>
    <w:rsid w:val="00B66112"/>
    <w:rsid w:val="00B66114"/>
    <w:rsid w:val="00B66139"/>
    <w:rsid w:val="00B66186"/>
    <w:rsid w:val="00B661B8"/>
    <w:rsid w:val="00B6620E"/>
    <w:rsid w:val="00B66234"/>
    <w:rsid w:val="00B662A3"/>
    <w:rsid w:val="00B662E3"/>
    <w:rsid w:val="00B66424"/>
    <w:rsid w:val="00B66431"/>
    <w:rsid w:val="00B66592"/>
    <w:rsid w:val="00B665CD"/>
    <w:rsid w:val="00B66636"/>
    <w:rsid w:val="00B666AE"/>
    <w:rsid w:val="00B66708"/>
    <w:rsid w:val="00B66883"/>
    <w:rsid w:val="00B668A0"/>
    <w:rsid w:val="00B669D9"/>
    <w:rsid w:val="00B66A87"/>
    <w:rsid w:val="00B66ABA"/>
    <w:rsid w:val="00B66B69"/>
    <w:rsid w:val="00B66C08"/>
    <w:rsid w:val="00B66CA1"/>
    <w:rsid w:val="00B66D66"/>
    <w:rsid w:val="00B66D9E"/>
    <w:rsid w:val="00B66DCD"/>
    <w:rsid w:val="00B66E9D"/>
    <w:rsid w:val="00B66EA5"/>
    <w:rsid w:val="00B66EF4"/>
    <w:rsid w:val="00B66FE9"/>
    <w:rsid w:val="00B67050"/>
    <w:rsid w:val="00B67182"/>
    <w:rsid w:val="00B6718F"/>
    <w:rsid w:val="00B672A0"/>
    <w:rsid w:val="00B672B7"/>
    <w:rsid w:val="00B67314"/>
    <w:rsid w:val="00B67393"/>
    <w:rsid w:val="00B673FF"/>
    <w:rsid w:val="00B6757E"/>
    <w:rsid w:val="00B675BA"/>
    <w:rsid w:val="00B67787"/>
    <w:rsid w:val="00B677BA"/>
    <w:rsid w:val="00B677C5"/>
    <w:rsid w:val="00B6787A"/>
    <w:rsid w:val="00B6789A"/>
    <w:rsid w:val="00B6794C"/>
    <w:rsid w:val="00B67978"/>
    <w:rsid w:val="00B679C7"/>
    <w:rsid w:val="00B67A01"/>
    <w:rsid w:val="00B67A71"/>
    <w:rsid w:val="00B67AC3"/>
    <w:rsid w:val="00B67BD6"/>
    <w:rsid w:val="00B67C40"/>
    <w:rsid w:val="00B67C41"/>
    <w:rsid w:val="00B67C6F"/>
    <w:rsid w:val="00B67D1E"/>
    <w:rsid w:val="00B67DED"/>
    <w:rsid w:val="00B67E50"/>
    <w:rsid w:val="00B67FE4"/>
    <w:rsid w:val="00B70005"/>
    <w:rsid w:val="00B7000F"/>
    <w:rsid w:val="00B700F3"/>
    <w:rsid w:val="00B70154"/>
    <w:rsid w:val="00B7029C"/>
    <w:rsid w:val="00B702E0"/>
    <w:rsid w:val="00B703B9"/>
    <w:rsid w:val="00B70406"/>
    <w:rsid w:val="00B7041A"/>
    <w:rsid w:val="00B704AD"/>
    <w:rsid w:val="00B7052C"/>
    <w:rsid w:val="00B7053E"/>
    <w:rsid w:val="00B705D5"/>
    <w:rsid w:val="00B70707"/>
    <w:rsid w:val="00B7070D"/>
    <w:rsid w:val="00B70730"/>
    <w:rsid w:val="00B7075A"/>
    <w:rsid w:val="00B7077A"/>
    <w:rsid w:val="00B70898"/>
    <w:rsid w:val="00B708AD"/>
    <w:rsid w:val="00B70940"/>
    <w:rsid w:val="00B70951"/>
    <w:rsid w:val="00B70968"/>
    <w:rsid w:val="00B70989"/>
    <w:rsid w:val="00B709C4"/>
    <w:rsid w:val="00B70A6C"/>
    <w:rsid w:val="00B70B81"/>
    <w:rsid w:val="00B70C43"/>
    <w:rsid w:val="00B70CAA"/>
    <w:rsid w:val="00B70CAB"/>
    <w:rsid w:val="00B70D0E"/>
    <w:rsid w:val="00B70D46"/>
    <w:rsid w:val="00B70D5F"/>
    <w:rsid w:val="00B70E58"/>
    <w:rsid w:val="00B70F61"/>
    <w:rsid w:val="00B710BE"/>
    <w:rsid w:val="00B710C7"/>
    <w:rsid w:val="00B71245"/>
    <w:rsid w:val="00B7125F"/>
    <w:rsid w:val="00B7130E"/>
    <w:rsid w:val="00B713EC"/>
    <w:rsid w:val="00B71448"/>
    <w:rsid w:val="00B71483"/>
    <w:rsid w:val="00B714D4"/>
    <w:rsid w:val="00B717C7"/>
    <w:rsid w:val="00B717D1"/>
    <w:rsid w:val="00B71862"/>
    <w:rsid w:val="00B718DB"/>
    <w:rsid w:val="00B71961"/>
    <w:rsid w:val="00B7199A"/>
    <w:rsid w:val="00B719A8"/>
    <w:rsid w:val="00B71A99"/>
    <w:rsid w:val="00B71AAA"/>
    <w:rsid w:val="00B71B02"/>
    <w:rsid w:val="00B71B15"/>
    <w:rsid w:val="00B71B80"/>
    <w:rsid w:val="00B71BF5"/>
    <w:rsid w:val="00B71D4E"/>
    <w:rsid w:val="00B71DED"/>
    <w:rsid w:val="00B71E39"/>
    <w:rsid w:val="00B71E44"/>
    <w:rsid w:val="00B71E53"/>
    <w:rsid w:val="00B71EA2"/>
    <w:rsid w:val="00B71FED"/>
    <w:rsid w:val="00B72109"/>
    <w:rsid w:val="00B7211A"/>
    <w:rsid w:val="00B72126"/>
    <w:rsid w:val="00B72138"/>
    <w:rsid w:val="00B7216E"/>
    <w:rsid w:val="00B721C7"/>
    <w:rsid w:val="00B72291"/>
    <w:rsid w:val="00B722AD"/>
    <w:rsid w:val="00B7238E"/>
    <w:rsid w:val="00B72416"/>
    <w:rsid w:val="00B724D3"/>
    <w:rsid w:val="00B72524"/>
    <w:rsid w:val="00B7253B"/>
    <w:rsid w:val="00B72563"/>
    <w:rsid w:val="00B725A9"/>
    <w:rsid w:val="00B725C9"/>
    <w:rsid w:val="00B72679"/>
    <w:rsid w:val="00B72696"/>
    <w:rsid w:val="00B726B2"/>
    <w:rsid w:val="00B726BE"/>
    <w:rsid w:val="00B7273A"/>
    <w:rsid w:val="00B7281F"/>
    <w:rsid w:val="00B72A82"/>
    <w:rsid w:val="00B72BA5"/>
    <w:rsid w:val="00B72BC2"/>
    <w:rsid w:val="00B72D12"/>
    <w:rsid w:val="00B72D74"/>
    <w:rsid w:val="00B72E3C"/>
    <w:rsid w:val="00B72EA7"/>
    <w:rsid w:val="00B72F69"/>
    <w:rsid w:val="00B72F73"/>
    <w:rsid w:val="00B73081"/>
    <w:rsid w:val="00B730FA"/>
    <w:rsid w:val="00B73133"/>
    <w:rsid w:val="00B7317F"/>
    <w:rsid w:val="00B732C2"/>
    <w:rsid w:val="00B734A3"/>
    <w:rsid w:val="00B73557"/>
    <w:rsid w:val="00B735A9"/>
    <w:rsid w:val="00B73615"/>
    <w:rsid w:val="00B73762"/>
    <w:rsid w:val="00B73766"/>
    <w:rsid w:val="00B7380E"/>
    <w:rsid w:val="00B73812"/>
    <w:rsid w:val="00B738FF"/>
    <w:rsid w:val="00B73911"/>
    <w:rsid w:val="00B73929"/>
    <w:rsid w:val="00B739C9"/>
    <w:rsid w:val="00B73A88"/>
    <w:rsid w:val="00B73AD0"/>
    <w:rsid w:val="00B73B0B"/>
    <w:rsid w:val="00B73B41"/>
    <w:rsid w:val="00B73C8B"/>
    <w:rsid w:val="00B73CAA"/>
    <w:rsid w:val="00B73CAD"/>
    <w:rsid w:val="00B73D53"/>
    <w:rsid w:val="00B73E0D"/>
    <w:rsid w:val="00B73E64"/>
    <w:rsid w:val="00B73F6F"/>
    <w:rsid w:val="00B74025"/>
    <w:rsid w:val="00B74072"/>
    <w:rsid w:val="00B740E9"/>
    <w:rsid w:val="00B740F1"/>
    <w:rsid w:val="00B7410A"/>
    <w:rsid w:val="00B7413A"/>
    <w:rsid w:val="00B74144"/>
    <w:rsid w:val="00B7415F"/>
    <w:rsid w:val="00B74211"/>
    <w:rsid w:val="00B74283"/>
    <w:rsid w:val="00B74299"/>
    <w:rsid w:val="00B742C0"/>
    <w:rsid w:val="00B743A3"/>
    <w:rsid w:val="00B743BF"/>
    <w:rsid w:val="00B743E1"/>
    <w:rsid w:val="00B74413"/>
    <w:rsid w:val="00B74468"/>
    <w:rsid w:val="00B745E6"/>
    <w:rsid w:val="00B74626"/>
    <w:rsid w:val="00B7464F"/>
    <w:rsid w:val="00B746D6"/>
    <w:rsid w:val="00B7475C"/>
    <w:rsid w:val="00B7478C"/>
    <w:rsid w:val="00B74891"/>
    <w:rsid w:val="00B748E2"/>
    <w:rsid w:val="00B748F4"/>
    <w:rsid w:val="00B74A4C"/>
    <w:rsid w:val="00B74AC7"/>
    <w:rsid w:val="00B74B03"/>
    <w:rsid w:val="00B74C2D"/>
    <w:rsid w:val="00B74D0A"/>
    <w:rsid w:val="00B74D41"/>
    <w:rsid w:val="00B74D5E"/>
    <w:rsid w:val="00B74DD2"/>
    <w:rsid w:val="00B74DEF"/>
    <w:rsid w:val="00B74DFA"/>
    <w:rsid w:val="00B74EA1"/>
    <w:rsid w:val="00B74EA9"/>
    <w:rsid w:val="00B74F23"/>
    <w:rsid w:val="00B74F2C"/>
    <w:rsid w:val="00B74F52"/>
    <w:rsid w:val="00B74FD0"/>
    <w:rsid w:val="00B75009"/>
    <w:rsid w:val="00B750B2"/>
    <w:rsid w:val="00B750E8"/>
    <w:rsid w:val="00B7517A"/>
    <w:rsid w:val="00B75193"/>
    <w:rsid w:val="00B75307"/>
    <w:rsid w:val="00B753A0"/>
    <w:rsid w:val="00B75437"/>
    <w:rsid w:val="00B75446"/>
    <w:rsid w:val="00B75475"/>
    <w:rsid w:val="00B754D4"/>
    <w:rsid w:val="00B7556C"/>
    <w:rsid w:val="00B755E8"/>
    <w:rsid w:val="00B75754"/>
    <w:rsid w:val="00B75798"/>
    <w:rsid w:val="00B757E1"/>
    <w:rsid w:val="00B757E6"/>
    <w:rsid w:val="00B7587E"/>
    <w:rsid w:val="00B75880"/>
    <w:rsid w:val="00B758B5"/>
    <w:rsid w:val="00B758D3"/>
    <w:rsid w:val="00B75907"/>
    <w:rsid w:val="00B7593A"/>
    <w:rsid w:val="00B759CC"/>
    <w:rsid w:val="00B759ED"/>
    <w:rsid w:val="00B75AEA"/>
    <w:rsid w:val="00B75BEF"/>
    <w:rsid w:val="00B75C1B"/>
    <w:rsid w:val="00B75C2E"/>
    <w:rsid w:val="00B75C6E"/>
    <w:rsid w:val="00B75CA3"/>
    <w:rsid w:val="00B75CCE"/>
    <w:rsid w:val="00B75CE1"/>
    <w:rsid w:val="00B75D83"/>
    <w:rsid w:val="00B75E88"/>
    <w:rsid w:val="00B75EBE"/>
    <w:rsid w:val="00B75F6B"/>
    <w:rsid w:val="00B75FE8"/>
    <w:rsid w:val="00B76020"/>
    <w:rsid w:val="00B7603E"/>
    <w:rsid w:val="00B76078"/>
    <w:rsid w:val="00B761DB"/>
    <w:rsid w:val="00B761F8"/>
    <w:rsid w:val="00B76216"/>
    <w:rsid w:val="00B76222"/>
    <w:rsid w:val="00B7622C"/>
    <w:rsid w:val="00B7626F"/>
    <w:rsid w:val="00B762AF"/>
    <w:rsid w:val="00B762FB"/>
    <w:rsid w:val="00B7632A"/>
    <w:rsid w:val="00B76370"/>
    <w:rsid w:val="00B76404"/>
    <w:rsid w:val="00B764CD"/>
    <w:rsid w:val="00B764F1"/>
    <w:rsid w:val="00B76537"/>
    <w:rsid w:val="00B765FE"/>
    <w:rsid w:val="00B76613"/>
    <w:rsid w:val="00B76655"/>
    <w:rsid w:val="00B7668E"/>
    <w:rsid w:val="00B76732"/>
    <w:rsid w:val="00B76747"/>
    <w:rsid w:val="00B7675B"/>
    <w:rsid w:val="00B7675D"/>
    <w:rsid w:val="00B767F1"/>
    <w:rsid w:val="00B768DC"/>
    <w:rsid w:val="00B768E5"/>
    <w:rsid w:val="00B769AB"/>
    <w:rsid w:val="00B76A53"/>
    <w:rsid w:val="00B76A8C"/>
    <w:rsid w:val="00B76B2F"/>
    <w:rsid w:val="00B76BB0"/>
    <w:rsid w:val="00B76BC7"/>
    <w:rsid w:val="00B76CED"/>
    <w:rsid w:val="00B76CF2"/>
    <w:rsid w:val="00B76D0C"/>
    <w:rsid w:val="00B76D79"/>
    <w:rsid w:val="00B76D93"/>
    <w:rsid w:val="00B76DA5"/>
    <w:rsid w:val="00B76DAE"/>
    <w:rsid w:val="00B76E34"/>
    <w:rsid w:val="00B76E80"/>
    <w:rsid w:val="00B76ECF"/>
    <w:rsid w:val="00B76F62"/>
    <w:rsid w:val="00B76FB2"/>
    <w:rsid w:val="00B77074"/>
    <w:rsid w:val="00B7716E"/>
    <w:rsid w:val="00B772FD"/>
    <w:rsid w:val="00B7735E"/>
    <w:rsid w:val="00B7737F"/>
    <w:rsid w:val="00B773C3"/>
    <w:rsid w:val="00B77457"/>
    <w:rsid w:val="00B7745D"/>
    <w:rsid w:val="00B774A1"/>
    <w:rsid w:val="00B774FF"/>
    <w:rsid w:val="00B77508"/>
    <w:rsid w:val="00B77587"/>
    <w:rsid w:val="00B7759F"/>
    <w:rsid w:val="00B77621"/>
    <w:rsid w:val="00B776D1"/>
    <w:rsid w:val="00B776E1"/>
    <w:rsid w:val="00B7777E"/>
    <w:rsid w:val="00B778E7"/>
    <w:rsid w:val="00B77995"/>
    <w:rsid w:val="00B779C6"/>
    <w:rsid w:val="00B779FE"/>
    <w:rsid w:val="00B77A19"/>
    <w:rsid w:val="00B77A3B"/>
    <w:rsid w:val="00B77A5B"/>
    <w:rsid w:val="00B77B53"/>
    <w:rsid w:val="00B77B6A"/>
    <w:rsid w:val="00B77C01"/>
    <w:rsid w:val="00B77C14"/>
    <w:rsid w:val="00B77C56"/>
    <w:rsid w:val="00B77E9D"/>
    <w:rsid w:val="00B77FA9"/>
    <w:rsid w:val="00B8002A"/>
    <w:rsid w:val="00B800E8"/>
    <w:rsid w:val="00B8013B"/>
    <w:rsid w:val="00B801B7"/>
    <w:rsid w:val="00B801E5"/>
    <w:rsid w:val="00B80292"/>
    <w:rsid w:val="00B80367"/>
    <w:rsid w:val="00B803B8"/>
    <w:rsid w:val="00B803C2"/>
    <w:rsid w:val="00B80419"/>
    <w:rsid w:val="00B80478"/>
    <w:rsid w:val="00B80498"/>
    <w:rsid w:val="00B804E5"/>
    <w:rsid w:val="00B80526"/>
    <w:rsid w:val="00B80595"/>
    <w:rsid w:val="00B80682"/>
    <w:rsid w:val="00B8074F"/>
    <w:rsid w:val="00B8078D"/>
    <w:rsid w:val="00B807A7"/>
    <w:rsid w:val="00B80802"/>
    <w:rsid w:val="00B8081E"/>
    <w:rsid w:val="00B80878"/>
    <w:rsid w:val="00B808E7"/>
    <w:rsid w:val="00B80967"/>
    <w:rsid w:val="00B80AF0"/>
    <w:rsid w:val="00B80B90"/>
    <w:rsid w:val="00B80CCE"/>
    <w:rsid w:val="00B80D83"/>
    <w:rsid w:val="00B80EDD"/>
    <w:rsid w:val="00B80F06"/>
    <w:rsid w:val="00B80F92"/>
    <w:rsid w:val="00B80F94"/>
    <w:rsid w:val="00B81121"/>
    <w:rsid w:val="00B8114C"/>
    <w:rsid w:val="00B81199"/>
    <w:rsid w:val="00B81222"/>
    <w:rsid w:val="00B81227"/>
    <w:rsid w:val="00B81340"/>
    <w:rsid w:val="00B813D7"/>
    <w:rsid w:val="00B8141A"/>
    <w:rsid w:val="00B81485"/>
    <w:rsid w:val="00B815EA"/>
    <w:rsid w:val="00B81753"/>
    <w:rsid w:val="00B81779"/>
    <w:rsid w:val="00B8181A"/>
    <w:rsid w:val="00B81A0C"/>
    <w:rsid w:val="00B81A4B"/>
    <w:rsid w:val="00B81A56"/>
    <w:rsid w:val="00B81AC7"/>
    <w:rsid w:val="00B81BC7"/>
    <w:rsid w:val="00B81BCB"/>
    <w:rsid w:val="00B81BE5"/>
    <w:rsid w:val="00B81C2D"/>
    <w:rsid w:val="00B81CEB"/>
    <w:rsid w:val="00B81D21"/>
    <w:rsid w:val="00B81DBE"/>
    <w:rsid w:val="00B81DDF"/>
    <w:rsid w:val="00B81DF1"/>
    <w:rsid w:val="00B81E0D"/>
    <w:rsid w:val="00B81E7A"/>
    <w:rsid w:val="00B81EA4"/>
    <w:rsid w:val="00B81FC4"/>
    <w:rsid w:val="00B82090"/>
    <w:rsid w:val="00B8209D"/>
    <w:rsid w:val="00B82116"/>
    <w:rsid w:val="00B821BF"/>
    <w:rsid w:val="00B821EE"/>
    <w:rsid w:val="00B82278"/>
    <w:rsid w:val="00B82345"/>
    <w:rsid w:val="00B823CF"/>
    <w:rsid w:val="00B823F5"/>
    <w:rsid w:val="00B82410"/>
    <w:rsid w:val="00B825A9"/>
    <w:rsid w:val="00B82672"/>
    <w:rsid w:val="00B827C9"/>
    <w:rsid w:val="00B8285F"/>
    <w:rsid w:val="00B828B0"/>
    <w:rsid w:val="00B828ED"/>
    <w:rsid w:val="00B82908"/>
    <w:rsid w:val="00B82928"/>
    <w:rsid w:val="00B82AC3"/>
    <w:rsid w:val="00B82AE6"/>
    <w:rsid w:val="00B82BA8"/>
    <w:rsid w:val="00B82BD7"/>
    <w:rsid w:val="00B82BFD"/>
    <w:rsid w:val="00B82C0F"/>
    <w:rsid w:val="00B82CF1"/>
    <w:rsid w:val="00B82D48"/>
    <w:rsid w:val="00B82D6D"/>
    <w:rsid w:val="00B82D87"/>
    <w:rsid w:val="00B82D97"/>
    <w:rsid w:val="00B82DB0"/>
    <w:rsid w:val="00B82DCF"/>
    <w:rsid w:val="00B82E8F"/>
    <w:rsid w:val="00B82E91"/>
    <w:rsid w:val="00B82E98"/>
    <w:rsid w:val="00B82F77"/>
    <w:rsid w:val="00B8300A"/>
    <w:rsid w:val="00B831B0"/>
    <w:rsid w:val="00B831EE"/>
    <w:rsid w:val="00B832E4"/>
    <w:rsid w:val="00B833AF"/>
    <w:rsid w:val="00B8341F"/>
    <w:rsid w:val="00B834BE"/>
    <w:rsid w:val="00B834FB"/>
    <w:rsid w:val="00B83582"/>
    <w:rsid w:val="00B836EB"/>
    <w:rsid w:val="00B83775"/>
    <w:rsid w:val="00B839C9"/>
    <w:rsid w:val="00B839EF"/>
    <w:rsid w:val="00B83A0B"/>
    <w:rsid w:val="00B83A56"/>
    <w:rsid w:val="00B83A8D"/>
    <w:rsid w:val="00B83AE2"/>
    <w:rsid w:val="00B83B7E"/>
    <w:rsid w:val="00B83BF2"/>
    <w:rsid w:val="00B83C5F"/>
    <w:rsid w:val="00B83C94"/>
    <w:rsid w:val="00B83CB2"/>
    <w:rsid w:val="00B83CC2"/>
    <w:rsid w:val="00B83EEB"/>
    <w:rsid w:val="00B83F64"/>
    <w:rsid w:val="00B83F82"/>
    <w:rsid w:val="00B84079"/>
    <w:rsid w:val="00B8407D"/>
    <w:rsid w:val="00B8414F"/>
    <w:rsid w:val="00B841A6"/>
    <w:rsid w:val="00B84208"/>
    <w:rsid w:val="00B8423A"/>
    <w:rsid w:val="00B84255"/>
    <w:rsid w:val="00B84288"/>
    <w:rsid w:val="00B842AF"/>
    <w:rsid w:val="00B84397"/>
    <w:rsid w:val="00B843B9"/>
    <w:rsid w:val="00B844B4"/>
    <w:rsid w:val="00B8467E"/>
    <w:rsid w:val="00B84680"/>
    <w:rsid w:val="00B84687"/>
    <w:rsid w:val="00B84709"/>
    <w:rsid w:val="00B84865"/>
    <w:rsid w:val="00B848EE"/>
    <w:rsid w:val="00B84922"/>
    <w:rsid w:val="00B84961"/>
    <w:rsid w:val="00B84995"/>
    <w:rsid w:val="00B84D91"/>
    <w:rsid w:val="00B84E8C"/>
    <w:rsid w:val="00B84F47"/>
    <w:rsid w:val="00B84F91"/>
    <w:rsid w:val="00B850CB"/>
    <w:rsid w:val="00B850F0"/>
    <w:rsid w:val="00B850F9"/>
    <w:rsid w:val="00B85174"/>
    <w:rsid w:val="00B851F6"/>
    <w:rsid w:val="00B852CD"/>
    <w:rsid w:val="00B852F3"/>
    <w:rsid w:val="00B853C8"/>
    <w:rsid w:val="00B85411"/>
    <w:rsid w:val="00B85488"/>
    <w:rsid w:val="00B85495"/>
    <w:rsid w:val="00B854D7"/>
    <w:rsid w:val="00B85553"/>
    <w:rsid w:val="00B85577"/>
    <w:rsid w:val="00B85580"/>
    <w:rsid w:val="00B85597"/>
    <w:rsid w:val="00B855FB"/>
    <w:rsid w:val="00B8561F"/>
    <w:rsid w:val="00B8571B"/>
    <w:rsid w:val="00B8573A"/>
    <w:rsid w:val="00B85762"/>
    <w:rsid w:val="00B85819"/>
    <w:rsid w:val="00B85867"/>
    <w:rsid w:val="00B85888"/>
    <w:rsid w:val="00B8588D"/>
    <w:rsid w:val="00B858DA"/>
    <w:rsid w:val="00B85905"/>
    <w:rsid w:val="00B8591C"/>
    <w:rsid w:val="00B859DC"/>
    <w:rsid w:val="00B85A92"/>
    <w:rsid w:val="00B85ADD"/>
    <w:rsid w:val="00B85AEA"/>
    <w:rsid w:val="00B85C0E"/>
    <w:rsid w:val="00B85C49"/>
    <w:rsid w:val="00B85C6C"/>
    <w:rsid w:val="00B85C76"/>
    <w:rsid w:val="00B85D77"/>
    <w:rsid w:val="00B85DB2"/>
    <w:rsid w:val="00B85E6C"/>
    <w:rsid w:val="00B85F85"/>
    <w:rsid w:val="00B85FE2"/>
    <w:rsid w:val="00B86010"/>
    <w:rsid w:val="00B8607D"/>
    <w:rsid w:val="00B860D3"/>
    <w:rsid w:val="00B86100"/>
    <w:rsid w:val="00B86275"/>
    <w:rsid w:val="00B86333"/>
    <w:rsid w:val="00B8639A"/>
    <w:rsid w:val="00B863B0"/>
    <w:rsid w:val="00B86408"/>
    <w:rsid w:val="00B8651F"/>
    <w:rsid w:val="00B865B2"/>
    <w:rsid w:val="00B86611"/>
    <w:rsid w:val="00B866CB"/>
    <w:rsid w:val="00B867DA"/>
    <w:rsid w:val="00B867E5"/>
    <w:rsid w:val="00B86819"/>
    <w:rsid w:val="00B868D9"/>
    <w:rsid w:val="00B8690E"/>
    <w:rsid w:val="00B8691A"/>
    <w:rsid w:val="00B86972"/>
    <w:rsid w:val="00B86A9A"/>
    <w:rsid w:val="00B86AB0"/>
    <w:rsid w:val="00B86AE8"/>
    <w:rsid w:val="00B86B00"/>
    <w:rsid w:val="00B86B76"/>
    <w:rsid w:val="00B86BAF"/>
    <w:rsid w:val="00B86BCC"/>
    <w:rsid w:val="00B86C7F"/>
    <w:rsid w:val="00B86C8C"/>
    <w:rsid w:val="00B86D51"/>
    <w:rsid w:val="00B86D93"/>
    <w:rsid w:val="00B86E35"/>
    <w:rsid w:val="00B86F64"/>
    <w:rsid w:val="00B86F7E"/>
    <w:rsid w:val="00B87076"/>
    <w:rsid w:val="00B87123"/>
    <w:rsid w:val="00B8713E"/>
    <w:rsid w:val="00B871DB"/>
    <w:rsid w:val="00B8724A"/>
    <w:rsid w:val="00B8724B"/>
    <w:rsid w:val="00B8727E"/>
    <w:rsid w:val="00B872CA"/>
    <w:rsid w:val="00B874B6"/>
    <w:rsid w:val="00B874E9"/>
    <w:rsid w:val="00B874EB"/>
    <w:rsid w:val="00B87506"/>
    <w:rsid w:val="00B8755A"/>
    <w:rsid w:val="00B875DF"/>
    <w:rsid w:val="00B87619"/>
    <w:rsid w:val="00B87645"/>
    <w:rsid w:val="00B87665"/>
    <w:rsid w:val="00B87692"/>
    <w:rsid w:val="00B87801"/>
    <w:rsid w:val="00B87810"/>
    <w:rsid w:val="00B8781A"/>
    <w:rsid w:val="00B8781E"/>
    <w:rsid w:val="00B87850"/>
    <w:rsid w:val="00B87878"/>
    <w:rsid w:val="00B87918"/>
    <w:rsid w:val="00B879E2"/>
    <w:rsid w:val="00B87A49"/>
    <w:rsid w:val="00B87ABD"/>
    <w:rsid w:val="00B87AED"/>
    <w:rsid w:val="00B87B05"/>
    <w:rsid w:val="00B87BA5"/>
    <w:rsid w:val="00B87C0C"/>
    <w:rsid w:val="00B87C96"/>
    <w:rsid w:val="00B87E7D"/>
    <w:rsid w:val="00B87F22"/>
    <w:rsid w:val="00B87F7F"/>
    <w:rsid w:val="00B87FB5"/>
    <w:rsid w:val="00B87FF1"/>
    <w:rsid w:val="00B9014A"/>
    <w:rsid w:val="00B90321"/>
    <w:rsid w:val="00B904EC"/>
    <w:rsid w:val="00B90593"/>
    <w:rsid w:val="00B905E6"/>
    <w:rsid w:val="00B907B2"/>
    <w:rsid w:val="00B90920"/>
    <w:rsid w:val="00B90935"/>
    <w:rsid w:val="00B90946"/>
    <w:rsid w:val="00B909B2"/>
    <w:rsid w:val="00B90A97"/>
    <w:rsid w:val="00B90B0D"/>
    <w:rsid w:val="00B90B30"/>
    <w:rsid w:val="00B90C39"/>
    <w:rsid w:val="00B90CB7"/>
    <w:rsid w:val="00B90CE4"/>
    <w:rsid w:val="00B90D16"/>
    <w:rsid w:val="00B90D4F"/>
    <w:rsid w:val="00B90DC6"/>
    <w:rsid w:val="00B90E08"/>
    <w:rsid w:val="00B90E13"/>
    <w:rsid w:val="00B90E18"/>
    <w:rsid w:val="00B90E4C"/>
    <w:rsid w:val="00B90EEB"/>
    <w:rsid w:val="00B90F81"/>
    <w:rsid w:val="00B90FD1"/>
    <w:rsid w:val="00B91049"/>
    <w:rsid w:val="00B911BF"/>
    <w:rsid w:val="00B912D2"/>
    <w:rsid w:val="00B912D3"/>
    <w:rsid w:val="00B9132D"/>
    <w:rsid w:val="00B91360"/>
    <w:rsid w:val="00B91423"/>
    <w:rsid w:val="00B914BD"/>
    <w:rsid w:val="00B915B1"/>
    <w:rsid w:val="00B9160F"/>
    <w:rsid w:val="00B91695"/>
    <w:rsid w:val="00B91696"/>
    <w:rsid w:val="00B916E0"/>
    <w:rsid w:val="00B91734"/>
    <w:rsid w:val="00B9176B"/>
    <w:rsid w:val="00B91785"/>
    <w:rsid w:val="00B917AB"/>
    <w:rsid w:val="00B917F0"/>
    <w:rsid w:val="00B9180E"/>
    <w:rsid w:val="00B9185E"/>
    <w:rsid w:val="00B91890"/>
    <w:rsid w:val="00B918CF"/>
    <w:rsid w:val="00B918DF"/>
    <w:rsid w:val="00B918EA"/>
    <w:rsid w:val="00B9199E"/>
    <w:rsid w:val="00B919D7"/>
    <w:rsid w:val="00B91B29"/>
    <w:rsid w:val="00B91BFC"/>
    <w:rsid w:val="00B91C11"/>
    <w:rsid w:val="00B91E79"/>
    <w:rsid w:val="00B91E95"/>
    <w:rsid w:val="00B91EE3"/>
    <w:rsid w:val="00B91F5F"/>
    <w:rsid w:val="00B91F6E"/>
    <w:rsid w:val="00B91FEC"/>
    <w:rsid w:val="00B91FF2"/>
    <w:rsid w:val="00B92120"/>
    <w:rsid w:val="00B92337"/>
    <w:rsid w:val="00B92361"/>
    <w:rsid w:val="00B924EB"/>
    <w:rsid w:val="00B9265B"/>
    <w:rsid w:val="00B9266C"/>
    <w:rsid w:val="00B926B7"/>
    <w:rsid w:val="00B926B8"/>
    <w:rsid w:val="00B926F0"/>
    <w:rsid w:val="00B9271A"/>
    <w:rsid w:val="00B92764"/>
    <w:rsid w:val="00B9276E"/>
    <w:rsid w:val="00B9276F"/>
    <w:rsid w:val="00B92826"/>
    <w:rsid w:val="00B92897"/>
    <w:rsid w:val="00B928BB"/>
    <w:rsid w:val="00B92926"/>
    <w:rsid w:val="00B92964"/>
    <w:rsid w:val="00B92974"/>
    <w:rsid w:val="00B92A0C"/>
    <w:rsid w:val="00B92B46"/>
    <w:rsid w:val="00B92C0C"/>
    <w:rsid w:val="00B92C15"/>
    <w:rsid w:val="00B92C90"/>
    <w:rsid w:val="00B92CAF"/>
    <w:rsid w:val="00B92D0B"/>
    <w:rsid w:val="00B92D12"/>
    <w:rsid w:val="00B92DB5"/>
    <w:rsid w:val="00B92DBA"/>
    <w:rsid w:val="00B92DD6"/>
    <w:rsid w:val="00B92FA1"/>
    <w:rsid w:val="00B9306D"/>
    <w:rsid w:val="00B930D5"/>
    <w:rsid w:val="00B930E1"/>
    <w:rsid w:val="00B93112"/>
    <w:rsid w:val="00B9311A"/>
    <w:rsid w:val="00B931A1"/>
    <w:rsid w:val="00B932C9"/>
    <w:rsid w:val="00B932FB"/>
    <w:rsid w:val="00B934AF"/>
    <w:rsid w:val="00B93636"/>
    <w:rsid w:val="00B936AD"/>
    <w:rsid w:val="00B93826"/>
    <w:rsid w:val="00B938D4"/>
    <w:rsid w:val="00B9395A"/>
    <w:rsid w:val="00B939B5"/>
    <w:rsid w:val="00B939BB"/>
    <w:rsid w:val="00B939FB"/>
    <w:rsid w:val="00B93A15"/>
    <w:rsid w:val="00B93A25"/>
    <w:rsid w:val="00B93A62"/>
    <w:rsid w:val="00B93A66"/>
    <w:rsid w:val="00B93ADC"/>
    <w:rsid w:val="00B93AEE"/>
    <w:rsid w:val="00B93B31"/>
    <w:rsid w:val="00B93C43"/>
    <w:rsid w:val="00B93CC5"/>
    <w:rsid w:val="00B93DE1"/>
    <w:rsid w:val="00B93E5B"/>
    <w:rsid w:val="00B93E72"/>
    <w:rsid w:val="00B93E8A"/>
    <w:rsid w:val="00B93EC0"/>
    <w:rsid w:val="00B93ED2"/>
    <w:rsid w:val="00B93F5D"/>
    <w:rsid w:val="00B94031"/>
    <w:rsid w:val="00B940CA"/>
    <w:rsid w:val="00B94134"/>
    <w:rsid w:val="00B941B9"/>
    <w:rsid w:val="00B941CA"/>
    <w:rsid w:val="00B9422D"/>
    <w:rsid w:val="00B94241"/>
    <w:rsid w:val="00B94251"/>
    <w:rsid w:val="00B94290"/>
    <w:rsid w:val="00B9437B"/>
    <w:rsid w:val="00B94489"/>
    <w:rsid w:val="00B94553"/>
    <w:rsid w:val="00B9457B"/>
    <w:rsid w:val="00B94618"/>
    <w:rsid w:val="00B9464D"/>
    <w:rsid w:val="00B946B6"/>
    <w:rsid w:val="00B94721"/>
    <w:rsid w:val="00B94745"/>
    <w:rsid w:val="00B947AE"/>
    <w:rsid w:val="00B947CE"/>
    <w:rsid w:val="00B94810"/>
    <w:rsid w:val="00B94823"/>
    <w:rsid w:val="00B949BB"/>
    <w:rsid w:val="00B94A6D"/>
    <w:rsid w:val="00B94AC9"/>
    <w:rsid w:val="00B94AD3"/>
    <w:rsid w:val="00B94BA8"/>
    <w:rsid w:val="00B94C0D"/>
    <w:rsid w:val="00B94C23"/>
    <w:rsid w:val="00B94C2C"/>
    <w:rsid w:val="00B94CBC"/>
    <w:rsid w:val="00B94DAE"/>
    <w:rsid w:val="00B94DFE"/>
    <w:rsid w:val="00B94E36"/>
    <w:rsid w:val="00B94E72"/>
    <w:rsid w:val="00B94EC6"/>
    <w:rsid w:val="00B94F15"/>
    <w:rsid w:val="00B94F16"/>
    <w:rsid w:val="00B94FEC"/>
    <w:rsid w:val="00B950D1"/>
    <w:rsid w:val="00B950D3"/>
    <w:rsid w:val="00B950F3"/>
    <w:rsid w:val="00B95136"/>
    <w:rsid w:val="00B9524E"/>
    <w:rsid w:val="00B952C1"/>
    <w:rsid w:val="00B952FC"/>
    <w:rsid w:val="00B95316"/>
    <w:rsid w:val="00B95346"/>
    <w:rsid w:val="00B95422"/>
    <w:rsid w:val="00B95463"/>
    <w:rsid w:val="00B954F9"/>
    <w:rsid w:val="00B9550C"/>
    <w:rsid w:val="00B9551F"/>
    <w:rsid w:val="00B9559E"/>
    <w:rsid w:val="00B955F1"/>
    <w:rsid w:val="00B95649"/>
    <w:rsid w:val="00B957A5"/>
    <w:rsid w:val="00B957D0"/>
    <w:rsid w:val="00B95897"/>
    <w:rsid w:val="00B9589D"/>
    <w:rsid w:val="00B95905"/>
    <w:rsid w:val="00B95946"/>
    <w:rsid w:val="00B95969"/>
    <w:rsid w:val="00B9597E"/>
    <w:rsid w:val="00B95A05"/>
    <w:rsid w:val="00B95A56"/>
    <w:rsid w:val="00B95ADE"/>
    <w:rsid w:val="00B95BA5"/>
    <w:rsid w:val="00B95BAF"/>
    <w:rsid w:val="00B95BD3"/>
    <w:rsid w:val="00B95C5C"/>
    <w:rsid w:val="00B95CCA"/>
    <w:rsid w:val="00B95D2D"/>
    <w:rsid w:val="00B95D62"/>
    <w:rsid w:val="00B95D96"/>
    <w:rsid w:val="00B95DDE"/>
    <w:rsid w:val="00B95E27"/>
    <w:rsid w:val="00B95E6E"/>
    <w:rsid w:val="00B95EED"/>
    <w:rsid w:val="00B960DB"/>
    <w:rsid w:val="00B96176"/>
    <w:rsid w:val="00B96194"/>
    <w:rsid w:val="00B9622D"/>
    <w:rsid w:val="00B9625A"/>
    <w:rsid w:val="00B96277"/>
    <w:rsid w:val="00B96298"/>
    <w:rsid w:val="00B96363"/>
    <w:rsid w:val="00B9639B"/>
    <w:rsid w:val="00B963E2"/>
    <w:rsid w:val="00B96490"/>
    <w:rsid w:val="00B964E4"/>
    <w:rsid w:val="00B96514"/>
    <w:rsid w:val="00B96516"/>
    <w:rsid w:val="00B965F5"/>
    <w:rsid w:val="00B96619"/>
    <w:rsid w:val="00B9662D"/>
    <w:rsid w:val="00B96704"/>
    <w:rsid w:val="00B967DC"/>
    <w:rsid w:val="00B968DC"/>
    <w:rsid w:val="00B9691A"/>
    <w:rsid w:val="00B96942"/>
    <w:rsid w:val="00B969E3"/>
    <w:rsid w:val="00B969EE"/>
    <w:rsid w:val="00B96A7F"/>
    <w:rsid w:val="00B96A9F"/>
    <w:rsid w:val="00B96C3E"/>
    <w:rsid w:val="00B96C55"/>
    <w:rsid w:val="00B96CAB"/>
    <w:rsid w:val="00B96E35"/>
    <w:rsid w:val="00B96EF0"/>
    <w:rsid w:val="00B96F3B"/>
    <w:rsid w:val="00B96F79"/>
    <w:rsid w:val="00B96F98"/>
    <w:rsid w:val="00B97136"/>
    <w:rsid w:val="00B97167"/>
    <w:rsid w:val="00B97258"/>
    <w:rsid w:val="00B9731D"/>
    <w:rsid w:val="00B9742B"/>
    <w:rsid w:val="00B9742F"/>
    <w:rsid w:val="00B974CC"/>
    <w:rsid w:val="00B9753E"/>
    <w:rsid w:val="00B975B1"/>
    <w:rsid w:val="00B975C7"/>
    <w:rsid w:val="00B975F8"/>
    <w:rsid w:val="00B9764A"/>
    <w:rsid w:val="00B97656"/>
    <w:rsid w:val="00B9775F"/>
    <w:rsid w:val="00B97898"/>
    <w:rsid w:val="00B978C2"/>
    <w:rsid w:val="00B97944"/>
    <w:rsid w:val="00B979C9"/>
    <w:rsid w:val="00B979F6"/>
    <w:rsid w:val="00B97A99"/>
    <w:rsid w:val="00B97AC7"/>
    <w:rsid w:val="00B97AD2"/>
    <w:rsid w:val="00B97C61"/>
    <w:rsid w:val="00B97DED"/>
    <w:rsid w:val="00B97E27"/>
    <w:rsid w:val="00B97E5C"/>
    <w:rsid w:val="00B97EBF"/>
    <w:rsid w:val="00B97F00"/>
    <w:rsid w:val="00B97F0F"/>
    <w:rsid w:val="00B97F49"/>
    <w:rsid w:val="00B97F5A"/>
    <w:rsid w:val="00BA004B"/>
    <w:rsid w:val="00BA01D4"/>
    <w:rsid w:val="00BA01E9"/>
    <w:rsid w:val="00BA020F"/>
    <w:rsid w:val="00BA024E"/>
    <w:rsid w:val="00BA0315"/>
    <w:rsid w:val="00BA033C"/>
    <w:rsid w:val="00BA0384"/>
    <w:rsid w:val="00BA03C3"/>
    <w:rsid w:val="00BA03E7"/>
    <w:rsid w:val="00BA0422"/>
    <w:rsid w:val="00BA044D"/>
    <w:rsid w:val="00BA0454"/>
    <w:rsid w:val="00BA05EE"/>
    <w:rsid w:val="00BA062D"/>
    <w:rsid w:val="00BA06A2"/>
    <w:rsid w:val="00BA0701"/>
    <w:rsid w:val="00BA073E"/>
    <w:rsid w:val="00BA074E"/>
    <w:rsid w:val="00BA0770"/>
    <w:rsid w:val="00BA07AF"/>
    <w:rsid w:val="00BA0A87"/>
    <w:rsid w:val="00BA0B24"/>
    <w:rsid w:val="00BA0B46"/>
    <w:rsid w:val="00BA0BD9"/>
    <w:rsid w:val="00BA0C14"/>
    <w:rsid w:val="00BA0C97"/>
    <w:rsid w:val="00BA0CB3"/>
    <w:rsid w:val="00BA0D6F"/>
    <w:rsid w:val="00BA0D90"/>
    <w:rsid w:val="00BA0E79"/>
    <w:rsid w:val="00BA0E84"/>
    <w:rsid w:val="00BA0E8B"/>
    <w:rsid w:val="00BA0E92"/>
    <w:rsid w:val="00BA0ECA"/>
    <w:rsid w:val="00BA0F93"/>
    <w:rsid w:val="00BA1068"/>
    <w:rsid w:val="00BA1098"/>
    <w:rsid w:val="00BA11AD"/>
    <w:rsid w:val="00BA11BD"/>
    <w:rsid w:val="00BA11D8"/>
    <w:rsid w:val="00BA1219"/>
    <w:rsid w:val="00BA1475"/>
    <w:rsid w:val="00BA14A0"/>
    <w:rsid w:val="00BA16FD"/>
    <w:rsid w:val="00BA1741"/>
    <w:rsid w:val="00BA175A"/>
    <w:rsid w:val="00BA1777"/>
    <w:rsid w:val="00BA177F"/>
    <w:rsid w:val="00BA1788"/>
    <w:rsid w:val="00BA17AB"/>
    <w:rsid w:val="00BA17E3"/>
    <w:rsid w:val="00BA1802"/>
    <w:rsid w:val="00BA189A"/>
    <w:rsid w:val="00BA18AE"/>
    <w:rsid w:val="00BA19C3"/>
    <w:rsid w:val="00BA19DA"/>
    <w:rsid w:val="00BA1A03"/>
    <w:rsid w:val="00BA1A37"/>
    <w:rsid w:val="00BA1A9D"/>
    <w:rsid w:val="00BA1AAC"/>
    <w:rsid w:val="00BA1AE6"/>
    <w:rsid w:val="00BA1AF0"/>
    <w:rsid w:val="00BA1AF7"/>
    <w:rsid w:val="00BA1B55"/>
    <w:rsid w:val="00BA1B64"/>
    <w:rsid w:val="00BA1B76"/>
    <w:rsid w:val="00BA1BD4"/>
    <w:rsid w:val="00BA1C9C"/>
    <w:rsid w:val="00BA1CB2"/>
    <w:rsid w:val="00BA1D31"/>
    <w:rsid w:val="00BA1D49"/>
    <w:rsid w:val="00BA1E28"/>
    <w:rsid w:val="00BA1E87"/>
    <w:rsid w:val="00BA1F4F"/>
    <w:rsid w:val="00BA1F8F"/>
    <w:rsid w:val="00BA2049"/>
    <w:rsid w:val="00BA2068"/>
    <w:rsid w:val="00BA225B"/>
    <w:rsid w:val="00BA22A9"/>
    <w:rsid w:val="00BA24A3"/>
    <w:rsid w:val="00BA2528"/>
    <w:rsid w:val="00BA254A"/>
    <w:rsid w:val="00BA25E5"/>
    <w:rsid w:val="00BA26D4"/>
    <w:rsid w:val="00BA2759"/>
    <w:rsid w:val="00BA2826"/>
    <w:rsid w:val="00BA286D"/>
    <w:rsid w:val="00BA2878"/>
    <w:rsid w:val="00BA2B24"/>
    <w:rsid w:val="00BA2B4C"/>
    <w:rsid w:val="00BA2B7F"/>
    <w:rsid w:val="00BA2D6B"/>
    <w:rsid w:val="00BA2E03"/>
    <w:rsid w:val="00BA2E1A"/>
    <w:rsid w:val="00BA2E2A"/>
    <w:rsid w:val="00BA2E8E"/>
    <w:rsid w:val="00BA2EA4"/>
    <w:rsid w:val="00BA2F01"/>
    <w:rsid w:val="00BA2FB7"/>
    <w:rsid w:val="00BA2FE5"/>
    <w:rsid w:val="00BA3081"/>
    <w:rsid w:val="00BA30DE"/>
    <w:rsid w:val="00BA311A"/>
    <w:rsid w:val="00BA3148"/>
    <w:rsid w:val="00BA31B3"/>
    <w:rsid w:val="00BA31CA"/>
    <w:rsid w:val="00BA3279"/>
    <w:rsid w:val="00BA32AA"/>
    <w:rsid w:val="00BA32BC"/>
    <w:rsid w:val="00BA32DB"/>
    <w:rsid w:val="00BA33D9"/>
    <w:rsid w:val="00BA34D5"/>
    <w:rsid w:val="00BA35D1"/>
    <w:rsid w:val="00BA3670"/>
    <w:rsid w:val="00BA36A3"/>
    <w:rsid w:val="00BA37A0"/>
    <w:rsid w:val="00BA3818"/>
    <w:rsid w:val="00BA3865"/>
    <w:rsid w:val="00BA3949"/>
    <w:rsid w:val="00BA39CB"/>
    <w:rsid w:val="00BA3AE0"/>
    <w:rsid w:val="00BA3AF3"/>
    <w:rsid w:val="00BA3B98"/>
    <w:rsid w:val="00BA3BDC"/>
    <w:rsid w:val="00BA3C2F"/>
    <w:rsid w:val="00BA3D10"/>
    <w:rsid w:val="00BA3D29"/>
    <w:rsid w:val="00BA3D61"/>
    <w:rsid w:val="00BA3DBC"/>
    <w:rsid w:val="00BA3DD0"/>
    <w:rsid w:val="00BA3E23"/>
    <w:rsid w:val="00BA3E2B"/>
    <w:rsid w:val="00BA3FB7"/>
    <w:rsid w:val="00BA3FD7"/>
    <w:rsid w:val="00BA4370"/>
    <w:rsid w:val="00BA44AE"/>
    <w:rsid w:val="00BA44B7"/>
    <w:rsid w:val="00BA4512"/>
    <w:rsid w:val="00BA4516"/>
    <w:rsid w:val="00BA45A0"/>
    <w:rsid w:val="00BA4691"/>
    <w:rsid w:val="00BA46A3"/>
    <w:rsid w:val="00BA46C5"/>
    <w:rsid w:val="00BA4819"/>
    <w:rsid w:val="00BA4825"/>
    <w:rsid w:val="00BA4886"/>
    <w:rsid w:val="00BA4921"/>
    <w:rsid w:val="00BA496B"/>
    <w:rsid w:val="00BA49E9"/>
    <w:rsid w:val="00BA4A03"/>
    <w:rsid w:val="00BA4A86"/>
    <w:rsid w:val="00BA4A99"/>
    <w:rsid w:val="00BA4AD0"/>
    <w:rsid w:val="00BA4AE1"/>
    <w:rsid w:val="00BA4AE9"/>
    <w:rsid w:val="00BA4C0C"/>
    <w:rsid w:val="00BA4C39"/>
    <w:rsid w:val="00BA4C9D"/>
    <w:rsid w:val="00BA4D3D"/>
    <w:rsid w:val="00BA4E81"/>
    <w:rsid w:val="00BA4FD2"/>
    <w:rsid w:val="00BA50CD"/>
    <w:rsid w:val="00BA51D8"/>
    <w:rsid w:val="00BA520D"/>
    <w:rsid w:val="00BA52D9"/>
    <w:rsid w:val="00BA52EF"/>
    <w:rsid w:val="00BA5329"/>
    <w:rsid w:val="00BA5331"/>
    <w:rsid w:val="00BA53F3"/>
    <w:rsid w:val="00BA5446"/>
    <w:rsid w:val="00BA5479"/>
    <w:rsid w:val="00BA5519"/>
    <w:rsid w:val="00BA5525"/>
    <w:rsid w:val="00BA55BF"/>
    <w:rsid w:val="00BA571E"/>
    <w:rsid w:val="00BA5740"/>
    <w:rsid w:val="00BA5747"/>
    <w:rsid w:val="00BA5759"/>
    <w:rsid w:val="00BA57F3"/>
    <w:rsid w:val="00BA5813"/>
    <w:rsid w:val="00BA5837"/>
    <w:rsid w:val="00BA5874"/>
    <w:rsid w:val="00BA5935"/>
    <w:rsid w:val="00BA5980"/>
    <w:rsid w:val="00BA59DC"/>
    <w:rsid w:val="00BA5A14"/>
    <w:rsid w:val="00BA5A41"/>
    <w:rsid w:val="00BA5A59"/>
    <w:rsid w:val="00BA5A63"/>
    <w:rsid w:val="00BA5A6D"/>
    <w:rsid w:val="00BA5A7B"/>
    <w:rsid w:val="00BA5AF8"/>
    <w:rsid w:val="00BA5B11"/>
    <w:rsid w:val="00BA5BAA"/>
    <w:rsid w:val="00BA5C9A"/>
    <w:rsid w:val="00BA5DC9"/>
    <w:rsid w:val="00BA5F35"/>
    <w:rsid w:val="00BA5F79"/>
    <w:rsid w:val="00BA5F95"/>
    <w:rsid w:val="00BA5FBC"/>
    <w:rsid w:val="00BA6082"/>
    <w:rsid w:val="00BA609B"/>
    <w:rsid w:val="00BA613E"/>
    <w:rsid w:val="00BA62A2"/>
    <w:rsid w:val="00BA62B3"/>
    <w:rsid w:val="00BA630E"/>
    <w:rsid w:val="00BA632D"/>
    <w:rsid w:val="00BA6522"/>
    <w:rsid w:val="00BA6537"/>
    <w:rsid w:val="00BA65AF"/>
    <w:rsid w:val="00BA65DD"/>
    <w:rsid w:val="00BA6659"/>
    <w:rsid w:val="00BA66CF"/>
    <w:rsid w:val="00BA6721"/>
    <w:rsid w:val="00BA6741"/>
    <w:rsid w:val="00BA6763"/>
    <w:rsid w:val="00BA68A3"/>
    <w:rsid w:val="00BA68B6"/>
    <w:rsid w:val="00BA68FE"/>
    <w:rsid w:val="00BA6924"/>
    <w:rsid w:val="00BA6B2C"/>
    <w:rsid w:val="00BA6B31"/>
    <w:rsid w:val="00BA6B4A"/>
    <w:rsid w:val="00BA6D2D"/>
    <w:rsid w:val="00BA6DF8"/>
    <w:rsid w:val="00BA6E7E"/>
    <w:rsid w:val="00BA6E9B"/>
    <w:rsid w:val="00BA6EF1"/>
    <w:rsid w:val="00BA6F17"/>
    <w:rsid w:val="00BA6F7E"/>
    <w:rsid w:val="00BA704D"/>
    <w:rsid w:val="00BA70BD"/>
    <w:rsid w:val="00BA7121"/>
    <w:rsid w:val="00BA7175"/>
    <w:rsid w:val="00BA717E"/>
    <w:rsid w:val="00BA729D"/>
    <w:rsid w:val="00BA7455"/>
    <w:rsid w:val="00BA74AC"/>
    <w:rsid w:val="00BA75AB"/>
    <w:rsid w:val="00BA767C"/>
    <w:rsid w:val="00BA76AE"/>
    <w:rsid w:val="00BA778F"/>
    <w:rsid w:val="00BA77A6"/>
    <w:rsid w:val="00BA77E4"/>
    <w:rsid w:val="00BA781D"/>
    <w:rsid w:val="00BA786D"/>
    <w:rsid w:val="00BA787C"/>
    <w:rsid w:val="00BA78CB"/>
    <w:rsid w:val="00BA794D"/>
    <w:rsid w:val="00BA7996"/>
    <w:rsid w:val="00BA7A64"/>
    <w:rsid w:val="00BA7A91"/>
    <w:rsid w:val="00BA7B5D"/>
    <w:rsid w:val="00BA7BCC"/>
    <w:rsid w:val="00BA7E88"/>
    <w:rsid w:val="00BA7F54"/>
    <w:rsid w:val="00BA7FD6"/>
    <w:rsid w:val="00BB0019"/>
    <w:rsid w:val="00BB0057"/>
    <w:rsid w:val="00BB00A3"/>
    <w:rsid w:val="00BB00B4"/>
    <w:rsid w:val="00BB00C4"/>
    <w:rsid w:val="00BB02A8"/>
    <w:rsid w:val="00BB0342"/>
    <w:rsid w:val="00BB0413"/>
    <w:rsid w:val="00BB0438"/>
    <w:rsid w:val="00BB0461"/>
    <w:rsid w:val="00BB050C"/>
    <w:rsid w:val="00BB063D"/>
    <w:rsid w:val="00BB066B"/>
    <w:rsid w:val="00BB07CD"/>
    <w:rsid w:val="00BB07DC"/>
    <w:rsid w:val="00BB08C4"/>
    <w:rsid w:val="00BB09F1"/>
    <w:rsid w:val="00BB0A47"/>
    <w:rsid w:val="00BB0B1A"/>
    <w:rsid w:val="00BB0B78"/>
    <w:rsid w:val="00BB0BAC"/>
    <w:rsid w:val="00BB0C28"/>
    <w:rsid w:val="00BB0C2D"/>
    <w:rsid w:val="00BB0C7F"/>
    <w:rsid w:val="00BB0C9F"/>
    <w:rsid w:val="00BB0D40"/>
    <w:rsid w:val="00BB0D9A"/>
    <w:rsid w:val="00BB0E6F"/>
    <w:rsid w:val="00BB0EA9"/>
    <w:rsid w:val="00BB1062"/>
    <w:rsid w:val="00BB1115"/>
    <w:rsid w:val="00BB1197"/>
    <w:rsid w:val="00BB11B0"/>
    <w:rsid w:val="00BB120F"/>
    <w:rsid w:val="00BB1273"/>
    <w:rsid w:val="00BB12DE"/>
    <w:rsid w:val="00BB13F3"/>
    <w:rsid w:val="00BB143D"/>
    <w:rsid w:val="00BB16CF"/>
    <w:rsid w:val="00BB1806"/>
    <w:rsid w:val="00BB180E"/>
    <w:rsid w:val="00BB18A1"/>
    <w:rsid w:val="00BB18B3"/>
    <w:rsid w:val="00BB18D1"/>
    <w:rsid w:val="00BB1969"/>
    <w:rsid w:val="00BB1A47"/>
    <w:rsid w:val="00BB1AB4"/>
    <w:rsid w:val="00BB1C55"/>
    <w:rsid w:val="00BB1CA3"/>
    <w:rsid w:val="00BB1CD2"/>
    <w:rsid w:val="00BB1D7C"/>
    <w:rsid w:val="00BB1D93"/>
    <w:rsid w:val="00BB1DCC"/>
    <w:rsid w:val="00BB1DDE"/>
    <w:rsid w:val="00BB1F94"/>
    <w:rsid w:val="00BB1FE2"/>
    <w:rsid w:val="00BB1FEC"/>
    <w:rsid w:val="00BB2040"/>
    <w:rsid w:val="00BB208B"/>
    <w:rsid w:val="00BB20B4"/>
    <w:rsid w:val="00BB2123"/>
    <w:rsid w:val="00BB21AA"/>
    <w:rsid w:val="00BB226E"/>
    <w:rsid w:val="00BB227A"/>
    <w:rsid w:val="00BB22A2"/>
    <w:rsid w:val="00BB238A"/>
    <w:rsid w:val="00BB23A7"/>
    <w:rsid w:val="00BB23F2"/>
    <w:rsid w:val="00BB244C"/>
    <w:rsid w:val="00BB2492"/>
    <w:rsid w:val="00BB2506"/>
    <w:rsid w:val="00BB25EF"/>
    <w:rsid w:val="00BB273E"/>
    <w:rsid w:val="00BB2833"/>
    <w:rsid w:val="00BB28B5"/>
    <w:rsid w:val="00BB29AD"/>
    <w:rsid w:val="00BB2AB0"/>
    <w:rsid w:val="00BB2CF1"/>
    <w:rsid w:val="00BB2F35"/>
    <w:rsid w:val="00BB2F5B"/>
    <w:rsid w:val="00BB30B4"/>
    <w:rsid w:val="00BB30B6"/>
    <w:rsid w:val="00BB310A"/>
    <w:rsid w:val="00BB3145"/>
    <w:rsid w:val="00BB3164"/>
    <w:rsid w:val="00BB3192"/>
    <w:rsid w:val="00BB3319"/>
    <w:rsid w:val="00BB355A"/>
    <w:rsid w:val="00BB35C4"/>
    <w:rsid w:val="00BB35CA"/>
    <w:rsid w:val="00BB3617"/>
    <w:rsid w:val="00BB36A9"/>
    <w:rsid w:val="00BB375C"/>
    <w:rsid w:val="00BB3822"/>
    <w:rsid w:val="00BB38E7"/>
    <w:rsid w:val="00BB3907"/>
    <w:rsid w:val="00BB3942"/>
    <w:rsid w:val="00BB399A"/>
    <w:rsid w:val="00BB39A3"/>
    <w:rsid w:val="00BB39AB"/>
    <w:rsid w:val="00BB39B3"/>
    <w:rsid w:val="00BB3A50"/>
    <w:rsid w:val="00BB3A5C"/>
    <w:rsid w:val="00BB3A7B"/>
    <w:rsid w:val="00BB3ABC"/>
    <w:rsid w:val="00BB3AFC"/>
    <w:rsid w:val="00BB3B13"/>
    <w:rsid w:val="00BB3B6F"/>
    <w:rsid w:val="00BB3B76"/>
    <w:rsid w:val="00BB3D5E"/>
    <w:rsid w:val="00BB3E17"/>
    <w:rsid w:val="00BB3E93"/>
    <w:rsid w:val="00BB3F4D"/>
    <w:rsid w:val="00BB3FA4"/>
    <w:rsid w:val="00BB4066"/>
    <w:rsid w:val="00BB406E"/>
    <w:rsid w:val="00BB4406"/>
    <w:rsid w:val="00BB4437"/>
    <w:rsid w:val="00BB447D"/>
    <w:rsid w:val="00BB454E"/>
    <w:rsid w:val="00BB4570"/>
    <w:rsid w:val="00BB4657"/>
    <w:rsid w:val="00BB471B"/>
    <w:rsid w:val="00BB4769"/>
    <w:rsid w:val="00BB479F"/>
    <w:rsid w:val="00BB47F4"/>
    <w:rsid w:val="00BB47FC"/>
    <w:rsid w:val="00BB4855"/>
    <w:rsid w:val="00BB48A8"/>
    <w:rsid w:val="00BB49BA"/>
    <w:rsid w:val="00BB4A13"/>
    <w:rsid w:val="00BB4A26"/>
    <w:rsid w:val="00BB4B39"/>
    <w:rsid w:val="00BB4CAA"/>
    <w:rsid w:val="00BB4CEC"/>
    <w:rsid w:val="00BB4E01"/>
    <w:rsid w:val="00BB4EAE"/>
    <w:rsid w:val="00BB4ED3"/>
    <w:rsid w:val="00BB4F1C"/>
    <w:rsid w:val="00BB4FFD"/>
    <w:rsid w:val="00BB502C"/>
    <w:rsid w:val="00BB5077"/>
    <w:rsid w:val="00BB51AB"/>
    <w:rsid w:val="00BB51AE"/>
    <w:rsid w:val="00BB520A"/>
    <w:rsid w:val="00BB5215"/>
    <w:rsid w:val="00BB52CE"/>
    <w:rsid w:val="00BB52D1"/>
    <w:rsid w:val="00BB5321"/>
    <w:rsid w:val="00BB546D"/>
    <w:rsid w:val="00BB550F"/>
    <w:rsid w:val="00BB5569"/>
    <w:rsid w:val="00BB55C3"/>
    <w:rsid w:val="00BB565D"/>
    <w:rsid w:val="00BB56CC"/>
    <w:rsid w:val="00BB56EA"/>
    <w:rsid w:val="00BB57E3"/>
    <w:rsid w:val="00BB5801"/>
    <w:rsid w:val="00BB5907"/>
    <w:rsid w:val="00BB590D"/>
    <w:rsid w:val="00BB5AC0"/>
    <w:rsid w:val="00BB5AC2"/>
    <w:rsid w:val="00BB5C36"/>
    <w:rsid w:val="00BB5CCE"/>
    <w:rsid w:val="00BB5CDC"/>
    <w:rsid w:val="00BB5D3F"/>
    <w:rsid w:val="00BB5D7E"/>
    <w:rsid w:val="00BB5DC4"/>
    <w:rsid w:val="00BB5E0B"/>
    <w:rsid w:val="00BB5E6D"/>
    <w:rsid w:val="00BB5E8E"/>
    <w:rsid w:val="00BB5FA1"/>
    <w:rsid w:val="00BB602D"/>
    <w:rsid w:val="00BB6163"/>
    <w:rsid w:val="00BB6179"/>
    <w:rsid w:val="00BB6196"/>
    <w:rsid w:val="00BB6288"/>
    <w:rsid w:val="00BB63EF"/>
    <w:rsid w:val="00BB6425"/>
    <w:rsid w:val="00BB65FC"/>
    <w:rsid w:val="00BB66F6"/>
    <w:rsid w:val="00BB67EA"/>
    <w:rsid w:val="00BB681A"/>
    <w:rsid w:val="00BB6871"/>
    <w:rsid w:val="00BB69FF"/>
    <w:rsid w:val="00BB6AF1"/>
    <w:rsid w:val="00BB6B6A"/>
    <w:rsid w:val="00BB6BA6"/>
    <w:rsid w:val="00BB6BF9"/>
    <w:rsid w:val="00BB6D0B"/>
    <w:rsid w:val="00BB6DD2"/>
    <w:rsid w:val="00BB6E04"/>
    <w:rsid w:val="00BB6E7C"/>
    <w:rsid w:val="00BB6EA8"/>
    <w:rsid w:val="00BB6F70"/>
    <w:rsid w:val="00BB6FC6"/>
    <w:rsid w:val="00BB6FDD"/>
    <w:rsid w:val="00BB707B"/>
    <w:rsid w:val="00BB709D"/>
    <w:rsid w:val="00BB7154"/>
    <w:rsid w:val="00BB71F7"/>
    <w:rsid w:val="00BB72B9"/>
    <w:rsid w:val="00BB72EC"/>
    <w:rsid w:val="00BB72ED"/>
    <w:rsid w:val="00BB7316"/>
    <w:rsid w:val="00BB7399"/>
    <w:rsid w:val="00BB745D"/>
    <w:rsid w:val="00BB7483"/>
    <w:rsid w:val="00BB749C"/>
    <w:rsid w:val="00BB74BE"/>
    <w:rsid w:val="00BB751B"/>
    <w:rsid w:val="00BB758D"/>
    <w:rsid w:val="00BB7594"/>
    <w:rsid w:val="00BB761F"/>
    <w:rsid w:val="00BB77F6"/>
    <w:rsid w:val="00BB7831"/>
    <w:rsid w:val="00BB794D"/>
    <w:rsid w:val="00BB7989"/>
    <w:rsid w:val="00BB7A51"/>
    <w:rsid w:val="00BB7A8A"/>
    <w:rsid w:val="00BB7AAC"/>
    <w:rsid w:val="00BB7B65"/>
    <w:rsid w:val="00BB7BE7"/>
    <w:rsid w:val="00BB7C23"/>
    <w:rsid w:val="00BB7C82"/>
    <w:rsid w:val="00BB7CAA"/>
    <w:rsid w:val="00BB7D54"/>
    <w:rsid w:val="00BB7D99"/>
    <w:rsid w:val="00BB7DC8"/>
    <w:rsid w:val="00BB7DEE"/>
    <w:rsid w:val="00BB7E49"/>
    <w:rsid w:val="00BB7E50"/>
    <w:rsid w:val="00BB7E6C"/>
    <w:rsid w:val="00BB7F2F"/>
    <w:rsid w:val="00BC0064"/>
    <w:rsid w:val="00BC006F"/>
    <w:rsid w:val="00BC00CE"/>
    <w:rsid w:val="00BC010C"/>
    <w:rsid w:val="00BC01B6"/>
    <w:rsid w:val="00BC02C7"/>
    <w:rsid w:val="00BC037B"/>
    <w:rsid w:val="00BC037C"/>
    <w:rsid w:val="00BC03DE"/>
    <w:rsid w:val="00BC04D3"/>
    <w:rsid w:val="00BC0528"/>
    <w:rsid w:val="00BC0584"/>
    <w:rsid w:val="00BC066D"/>
    <w:rsid w:val="00BC068F"/>
    <w:rsid w:val="00BC06F0"/>
    <w:rsid w:val="00BC076E"/>
    <w:rsid w:val="00BC0899"/>
    <w:rsid w:val="00BC0A34"/>
    <w:rsid w:val="00BC0A47"/>
    <w:rsid w:val="00BC0B06"/>
    <w:rsid w:val="00BC0C1A"/>
    <w:rsid w:val="00BC0C6E"/>
    <w:rsid w:val="00BC0C9A"/>
    <w:rsid w:val="00BC0CE1"/>
    <w:rsid w:val="00BC0D8E"/>
    <w:rsid w:val="00BC0E27"/>
    <w:rsid w:val="00BC0E5C"/>
    <w:rsid w:val="00BC0E89"/>
    <w:rsid w:val="00BC0E91"/>
    <w:rsid w:val="00BC0ED6"/>
    <w:rsid w:val="00BC0F86"/>
    <w:rsid w:val="00BC1074"/>
    <w:rsid w:val="00BC10AB"/>
    <w:rsid w:val="00BC115C"/>
    <w:rsid w:val="00BC11AB"/>
    <w:rsid w:val="00BC12A6"/>
    <w:rsid w:val="00BC13BE"/>
    <w:rsid w:val="00BC1474"/>
    <w:rsid w:val="00BC14A8"/>
    <w:rsid w:val="00BC1522"/>
    <w:rsid w:val="00BC15AF"/>
    <w:rsid w:val="00BC15D1"/>
    <w:rsid w:val="00BC1645"/>
    <w:rsid w:val="00BC166A"/>
    <w:rsid w:val="00BC172E"/>
    <w:rsid w:val="00BC1730"/>
    <w:rsid w:val="00BC175A"/>
    <w:rsid w:val="00BC17C7"/>
    <w:rsid w:val="00BC17D7"/>
    <w:rsid w:val="00BC1812"/>
    <w:rsid w:val="00BC196F"/>
    <w:rsid w:val="00BC1AE5"/>
    <w:rsid w:val="00BC1B03"/>
    <w:rsid w:val="00BC1BE3"/>
    <w:rsid w:val="00BC1CF0"/>
    <w:rsid w:val="00BC1DA3"/>
    <w:rsid w:val="00BC1E00"/>
    <w:rsid w:val="00BC1FFC"/>
    <w:rsid w:val="00BC1FFF"/>
    <w:rsid w:val="00BC206A"/>
    <w:rsid w:val="00BC209B"/>
    <w:rsid w:val="00BC216A"/>
    <w:rsid w:val="00BC21B2"/>
    <w:rsid w:val="00BC21F6"/>
    <w:rsid w:val="00BC2200"/>
    <w:rsid w:val="00BC224C"/>
    <w:rsid w:val="00BC2263"/>
    <w:rsid w:val="00BC22A2"/>
    <w:rsid w:val="00BC239C"/>
    <w:rsid w:val="00BC23FD"/>
    <w:rsid w:val="00BC2434"/>
    <w:rsid w:val="00BC24C1"/>
    <w:rsid w:val="00BC24E6"/>
    <w:rsid w:val="00BC27D6"/>
    <w:rsid w:val="00BC2860"/>
    <w:rsid w:val="00BC28E2"/>
    <w:rsid w:val="00BC2914"/>
    <w:rsid w:val="00BC291D"/>
    <w:rsid w:val="00BC2994"/>
    <w:rsid w:val="00BC29C1"/>
    <w:rsid w:val="00BC29F8"/>
    <w:rsid w:val="00BC2B59"/>
    <w:rsid w:val="00BC2B67"/>
    <w:rsid w:val="00BC2C23"/>
    <w:rsid w:val="00BC2C45"/>
    <w:rsid w:val="00BC2C59"/>
    <w:rsid w:val="00BC2C72"/>
    <w:rsid w:val="00BC2D3B"/>
    <w:rsid w:val="00BC2E42"/>
    <w:rsid w:val="00BC2EEE"/>
    <w:rsid w:val="00BC2F63"/>
    <w:rsid w:val="00BC2F81"/>
    <w:rsid w:val="00BC2F92"/>
    <w:rsid w:val="00BC2FA9"/>
    <w:rsid w:val="00BC2FDA"/>
    <w:rsid w:val="00BC3072"/>
    <w:rsid w:val="00BC31EA"/>
    <w:rsid w:val="00BC33F2"/>
    <w:rsid w:val="00BC34F3"/>
    <w:rsid w:val="00BC3513"/>
    <w:rsid w:val="00BC35EC"/>
    <w:rsid w:val="00BC3626"/>
    <w:rsid w:val="00BC367B"/>
    <w:rsid w:val="00BC36BC"/>
    <w:rsid w:val="00BC36E1"/>
    <w:rsid w:val="00BC3718"/>
    <w:rsid w:val="00BC3766"/>
    <w:rsid w:val="00BC37B7"/>
    <w:rsid w:val="00BC37BD"/>
    <w:rsid w:val="00BC38BE"/>
    <w:rsid w:val="00BC390F"/>
    <w:rsid w:val="00BC395B"/>
    <w:rsid w:val="00BC3A20"/>
    <w:rsid w:val="00BC3A91"/>
    <w:rsid w:val="00BC3B05"/>
    <w:rsid w:val="00BC3B4A"/>
    <w:rsid w:val="00BC3BE1"/>
    <w:rsid w:val="00BC3C40"/>
    <w:rsid w:val="00BC3C61"/>
    <w:rsid w:val="00BC3CC2"/>
    <w:rsid w:val="00BC3D0D"/>
    <w:rsid w:val="00BC3E00"/>
    <w:rsid w:val="00BC3E21"/>
    <w:rsid w:val="00BC3E2E"/>
    <w:rsid w:val="00BC3EA9"/>
    <w:rsid w:val="00BC3F30"/>
    <w:rsid w:val="00BC3F72"/>
    <w:rsid w:val="00BC3FF1"/>
    <w:rsid w:val="00BC407C"/>
    <w:rsid w:val="00BC4128"/>
    <w:rsid w:val="00BC41B1"/>
    <w:rsid w:val="00BC41DE"/>
    <w:rsid w:val="00BC4257"/>
    <w:rsid w:val="00BC4285"/>
    <w:rsid w:val="00BC4299"/>
    <w:rsid w:val="00BC42F4"/>
    <w:rsid w:val="00BC42F7"/>
    <w:rsid w:val="00BC433F"/>
    <w:rsid w:val="00BC440F"/>
    <w:rsid w:val="00BC44FD"/>
    <w:rsid w:val="00BC4521"/>
    <w:rsid w:val="00BC453E"/>
    <w:rsid w:val="00BC4566"/>
    <w:rsid w:val="00BC45D7"/>
    <w:rsid w:val="00BC4718"/>
    <w:rsid w:val="00BC481D"/>
    <w:rsid w:val="00BC48FC"/>
    <w:rsid w:val="00BC49B3"/>
    <w:rsid w:val="00BC4A7D"/>
    <w:rsid w:val="00BC4B47"/>
    <w:rsid w:val="00BC4BCC"/>
    <w:rsid w:val="00BC4CD8"/>
    <w:rsid w:val="00BC4DEF"/>
    <w:rsid w:val="00BC4F40"/>
    <w:rsid w:val="00BC509B"/>
    <w:rsid w:val="00BC5110"/>
    <w:rsid w:val="00BC5140"/>
    <w:rsid w:val="00BC52DB"/>
    <w:rsid w:val="00BC53D1"/>
    <w:rsid w:val="00BC5422"/>
    <w:rsid w:val="00BC54E0"/>
    <w:rsid w:val="00BC54F4"/>
    <w:rsid w:val="00BC54F6"/>
    <w:rsid w:val="00BC55A5"/>
    <w:rsid w:val="00BC55C6"/>
    <w:rsid w:val="00BC55DA"/>
    <w:rsid w:val="00BC5669"/>
    <w:rsid w:val="00BC566C"/>
    <w:rsid w:val="00BC5674"/>
    <w:rsid w:val="00BC568A"/>
    <w:rsid w:val="00BC56A6"/>
    <w:rsid w:val="00BC578F"/>
    <w:rsid w:val="00BC57E2"/>
    <w:rsid w:val="00BC5809"/>
    <w:rsid w:val="00BC5896"/>
    <w:rsid w:val="00BC58A8"/>
    <w:rsid w:val="00BC58E7"/>
    <w:rsid w:val="00BC59EC"/>
    <w:rsid w:val="00BC5A15"/>
    <w:rsid w:val="00BC5A75"/>
    <w:rsid w:val="00BC5B5F"/>
    <w:rsid w:val="00BC5B70"/>
    <w:rsid w:val="00BC5BD9"/>
    <w:rsid w:val="00BC5C91"/>
    <w:rsid w:val="00BC5D09"/>
    <w:rsid w:val="00BC5D80"/>
    <w:rsid w:val="00BC5DE5"/>
    <w:rsid w:val="00BC5E1A"/>
    <w:rsid w:val="00BC5F47"/>
    <w:rsid w:val="00BC6037"/>
    <w:rsid w:val="00BC60A7"/>
    <w:rsid w:val="00BC612A"/>
    <w:rsid w:val="00BC614B"/>
    <w:rsid w:val="00BC6168"/>
    <w:rsid w:val="00BC6207"/>
    <w:rsid w:val="00BC6284"/>
    <w:rsid w:val="00BC6311"/>
    <w:rsid w:val="00BC6396"/>
    <w:rsid w:val="00BC63A0"/>
    <w:rsid w:val="00BC64B2"/>
    <w:rsid w:val="00BC657F"/>
    <w:rsid w:val="00BC66B2"/>
    <w:rsid w:val="00BC66CF"/>
    <w:rsid w:val="00BC6756"/>
    <w:rsid w:val="00BC6783"/>
    <w:rsid w:val="00BC679C"/>
    <w:rsid w:val="00BC6810"/>
    <w:rsid w:val="00BC6845"/>
    <w:rsid w:val="00BC68AE"/>
    <w:rsid w:val="00BC6A1A"/>
    <w:rsid w:val="00BC6A9B"/>
    <w:rsid w:val="00BC6B27"/>
    <w:rsid w:val="00BC6B65"/>
    <w:rsid w:val="00BC6BB1"/>
    <w:rsid w:val="00BC6D0F"/>
    <w:rsid w:val="00BC6D6F"/>
    <w:rsid w:val="00BC6D86"/>
    <w:rsid w:val="00BC6D87"/>
    <w:rsid w:val="00BC6DC9"/>
    <w:rsid w:val="00BC6DCF"/>
    <w:rsid w:val="00BC6DD3"/>
    <w:rsid w:val="00BC6E24"/>
    <w:rsid w:val="00BC6FD7"/>
    <w:rsid w:val="00BC706D"/>
    <w:rsid w:val="00BC70E7"/>
    <w:rsid w:val="00BC716B"/>
    <w:rsid w:val="00BC734A"/>
    <w:rsid w:val="00BC7551"/>
    <w:rsid w:val="00BC769E"/>
    <w:rsid w:val="00BC76BA"/>
    <w:rsid w:val="00BC76C1"/>
    <w:rsid w:val="00BC76CB"/>
    <w:rsid w:val="00BC7763"/>
    <w:rsid w:val="00BC7769"/>
    <w:rsid w:val="00BC7830"/>
    <w:rsid w:val="00BC79D6"/>
    <w:rsid w:val="00BC7A51"/>
    <w:rsid w:val="00BC7AC2"/>
    <w:rsid w:val="00BC7B05"/>
    <w:rsid w:val="00BC7CA7"/>
    <w:rsid w:val="00BC7CC3"/>
    <w:rsid w:val="00BC7CF7"/>
    <w:rsid w:val="00BC7DA1"/>
    <w:rsid w:val="00BC7E33"/>
    <w:rsid w:val="00BC7ED7"/>
    <w:rsid w:val="00BD0076"/>
    <w:rsid w:val="00BD00AC"/>
    <w:rsid w:val="00BD013B"/>
    <w:rsid w:val="00BD02E3"/>
    <w:rsid w:val="00BD02FE"/>
    <w:rsid w:val="00BD030A"/>
    <w:rsid w:val="00BD03CE"/>
    <w:rsid w:val="00BD03FE"/>
    <w:rsid w:val="00BD0430"/>
    <w:rsid w:val="00BD067C"/>
    <w:rsid w:val="00BD06F2"/>
    <w:rsid w:val="00BD0702"/>
    <w:rsid w:val="00BD0741"/>
    <w:rsid w:val="00BD0761"/>
    <w:rsid w:val="00BD07CB"/>
    <w:rsid w:val="00BD07DD"/>
    <w:rsid w:val="00BD07EB"/>
    <w:rsid w:val="00BD088E"/>
    <w:rsid w:val="00BD08F2"/>
    <w:rsid w:val="00BD0993"/>
    <w:rsid w:val="00BD0A38"/>
    <w:rsid w:val="00BD0B02"/>
    <w:rsid w:val="00BD0C96"/>
    <w:rsid w:val="00BD0CD1"/>
    <w:rsid w:val="00BD0D09"/>
    <w:rsid w:val="00BD0E80"/>
    <w:rsid w:val="00BD0FDF"/>
    <w:rsid w:val="00BD11D9"/>
    <w:rsid w:val="00BD128D"/>
    <w:rsid w:val="00BD12C6"/>
    <w:rsid w:val="00BD130A"/>
    <w:rsid w:val="00BD1373"/>
    <w:rsid w:val="00BD13B5"/>
    <w:rsid w:val="00BD13FA"/>
    <w:rsid w:val="00BD15D2"/>
    <w:rsid w:val="00BD1682"/>
    <w:rsid w:val="00BD1853"/>
    <w:rsid w:val="00BD18F7"/>
    <w:rsid w:val="00BD1BFD"/>
    <w:rsid w:val="00BD1C3A"/>
    <w:rsid w:val="00BD1C45"/>
    <w:rsid w:val="00BD1C4A"/>
    <w:rsid w:val="00BD1CB6"/>
    <w:rsid w:val="00BD1CD2"/>
    <w:rsid w:val="00BD1CE8"/>
    <w:rsid w:val="00BD1CF8"/>
    <w:rsid w:val="00BD1D40"/>
    <w:rsid w:val="00BD1D53"/>
    <w:rsid w:val="00BD1D91"/>
    <w:rsid w:val="00BD1DC0"/>
    <w:rsid w:val="00BD1DCD"/>
    <w:rsid w:val="00BD1DFF"/>
    <w:rsid w:val="00BD1E00"/>
    <w:rsid w:val="00BD1E13"/>
    <w:rsid w:val="00BD1E23"/>
    <w:rsid w:val="00BD1EEB"/>
    <w:rsid w:val="00BD1F1A"/>
    <w:rsid w:val="00BD1F70"/>
    <w:rsid w:val="00BD202E"/>
    <w:rsid w:val="00BD2043"/>
    <w:rsid w:val="00BD2078"/>
    <w:rsid w:val="00BD2105"/>
    <w:rsid w:val="00BD215C"/>
    <w:rsid w:val="00BD21AD"/>
    <w:rsid w:val="00BD21F5"/>
    <w:rsid w:val="00BD225C"/>
    <w:rsid w:val="00BD22E3"/>
    <w:rsid w:val="00BD2386"/>
    <w:rsid w:val="00BD23AB"/>
    <w:rsid w:val="00BD2404"/>
    <w:rsid w:val="00BD2433"/>
    <w:rsid w:val="00BD2444"/>
    <w:rsid w:val="00BD257A"/>
    <w:rsid w:val="00BD258A"/>
    <w:rsid w:val="00BD268A"/>
    <w:rsid w:val="00BD27BE"/>
    <w:rsid w:val="00BD27F5"/>
    <w:rsid w:val="00BD281B"/>
    <w:rsid w:val="00BD284F"/>
    <w:rsid w:val="00BD28C5"/>
    <w:rsid w:val="00BD2917"/>
    <w:rsid w:val="00BD2974"/>
    <w:rsid w:val="00BD297B"/>
    <w:rsid w:val="00BD29F3"/>
    <w:rsid w:val="00BD2A71"/>
    <w:rsid w:val="00BD2AAD"/>
    <w:rsid w:val="00BD2AF0"/>
    <w:rsid w:val="00BD2B32"/>
    <w:rsid w:val="00BD2B6D"/>
    <w:rsid w:val="00BD2BC7"/>
    <w:rsid w:val="00BD2C77"/>
    <w:rsid w:val="00BD2CC1"/>
    <w:rsid w:val="00BD2DA3"/>
    <w:rsid w:val="00BD2E5A"/>
    <w:rsid w:val="00BD2EC9"/>
    <w:rsid w:val="00BD2EE8"/>
    <w:rsid w:val="00BD3093"/>
    <w:rsid w:val="00BD30AB"/>
    <w:rsid w:val="00BD311A"/>
    <w:rsid w:val="00BD313F"/>
    <w:rsid w:val="00BD31C5"/>
    <w:rsid w:val="00BD343C"/>
    <w:rsid w:val="00BD3453"/>
    <w:rsid w:val="00BD3456"/>
    <w:rsid w:val="00BD3481"/>
    <w:rsid w:val="00BD34EF"/>
    <w:rsid w:val="00BD359D"/>
    <w:rsid w:val="00BD362B"/>
    <w:rsid w:val="00BD3661"/>
    <w:rsid w:val="00BD369D"/>
    <w:rsid w:val="00BD36D8"/>
    <w:rsid w:val="00BD372B"/>
    <w:rsid w:val="00BD3784"/>
    <w:rsid w:val="00BD37A9"/>
    <w:rsid w:val="00BD3829"/>
    <w:rsid w:val="00BD3908"/>
    <w:rsid w:val="00BD3A8C"/>
    <w:rsid w:val="00BD3AFF"/>
    <w:rsid w:val="00BD3B2C"/>
    <w:rsid w:val="00BD3BB0"/>
    <w:rsid w:val="00BD3BB1"/>
    <w:rsid w:val="00BD3CE5"/>
    <w:rsid w:val="00BD3D31"/>
    <w:rsid w:val="00BD3D5C"/>
    <w:rsid w:val="00BD3DED"/>
    <w:rsid w:val="00BD3E3D"/>
    <w:rsid w:val="00BD3EED"/>
    <w:rsid w:val="00BD4001"/>
    <w:rsid w:val="00BD40CA"/>
    <w:rsid w:val="00BD4118"/>
    <w:rsid w:val="00BD411B"/>
    <w:rsid w:val="00BD41BE"/>
    <w:rsid w:val="00BD4264"/>
    <w:rsid w:val="00BD42B7"/>
    <w:rsid w:val="00BD433E"/>
    <w:rsid w:val="00BD433F"/>
    <w:rsid w:val="00BD4343"/>
    <w:rsid w:val="00BD43B3"/>
    <w:rsid w:val="00BD43FF"/>
    <w:rsid w:val="00BD4524"/>
    <w:rsid w:val="00BD4568"/>
    <w:rsid w:val="00BD4621"/>
    <w:rsid w:val="00BD4679"/>
    <w:rsid w:val="00BD467A"/>
    <w:rsid w:val="00BD46FA"/>
    <w:rsid w:val="00BD4711"/>
    <w:rsid w:val="00BD4716"/>
    <w:rsid w:val="00BD4728"/>
    <w:rsid w:val="00BD4729"/>
    <w:rsid w:val="00BD47B2"/>
    <w:rsid w:val="00BD4969"/>
    <w:rsid w:val="00BD4A66"/>
    <w:rsid w:val="00BD4B1F"/>
    <w:rsid w:val="00BD4B89"/>
    <w:rsid w:val="00BD4C32"/>
    <w:rsid w:val="00BD4C5F"/>
    <w:rsid w:val="00BD4C89"/>
    <w:rsid w:val="00BD4D69"/>
    <w:rsid w:val="00BD4E02"/>
    <w:rsid w:val="00BD4E18"/>
    <w:rsid w:val="00BD4E1A"/>
    <w:rsid w:val="00BD4E3C"/>
    <w:rsid w:val="00BD4FCE"/>
    <w:rsid w:val="00BD5026"/>
    <w:rsid w:val="00BD5040"/>
    <w:rsid w:val="00BD5058"/>
    <w:rsid w:val="00BD5133"/>
    <w:rsid w:val="00BD5184"/>
    <w:rsid w:val="00BD538D"/>
    <w:rsid w:val="00BD53BD"/>
    <w:rsid w:val="00BD5447"/>
    <w:rsid w:val="00BD5468"/>
    <w:rsid w:val="00BD5501"/>
    <w:rsid w:val="00BD553A"/>
    <w:rsid w:val="00BD554A"/>
    <w:rsid w:val="00BD558C"/>
    <w:rsid w:val="00BD55B7"/>
    <w:rsid w:val="00BD56EA"/>
    <w:rsid w:val="00BD57BA"/>
    <w:rsid w:val="00BD5812"/>
    <w:rsid w:val="00BD58A9"/>
    <w:rsid w:val="00BD58C9"/>
    <w:rsid w:val="00BD5983"/>
    <w:rsid w:val="00BD5996"/>
    <w:rsid w:val="00BD59B5"/>
    <w:rsid w:val="00BD59F5"/>
    <w:rsid w:val="00BD59F6"/>
    <w:rsid w:val="00BD5A0B"/>
    <w:rsid w:val="00BD5B64"/>
    <w:rsid w:val="00BD5BD4"/>
    <w:rsid w:val="00BD5C98"/>
    <w:rsid w:val="00BD5D0D"/>
    <w:rsid w:val="00BD5D32"/>
    <w:rsid w:val="00BD5EBF"/>
    <w:rsid w:val="00BD5ECE"/>
    <w:rsid w:val="00BD5F00"/>
    <w:rsid w:val="00BD5F97"/>
    <w:rsid w:val="00BD5FE0"/>
    <w:rsid w:val="00BD6002"/>
    <w:rsid w:val="00BD6051"/>
    <w:rsid w:val="00BD60B0"/>
    <w:rsid w:val="00BD60B2"/>
    <w:rsid w:val="00BD61B8"/>
    <w:rsid w:val="00BD6260"/>
    <w:rsid w:val="00BD6359"/>
    <w:rsid w:val="00BD637C"/>
    <w:rsid w:val="00BD6431"/>
    <w:rsid w:val="00BD6476"/>
    <w:rsid w:val="00BD6487"/>
    <w:rsid w:val="00BD6582"/>
    <w:rsid w:val="00BD658E"/>
    <w:rsid w:val="00BD65B0"/>
    <w:rsid w:val="00BD6684"/>
    <w:rsid w:val="00BD66AB"/>
    <w:rsid w:val="00BD676A"/>
    <w:rsid w:val="00BD67C9"/>
    <w:rsid w:val="00BD67D5"/>
    <w:rsid w:val="00BD680C"/>
    <w:rsid w:val="00BD6847"/>
    <w:rsid w:val="00BD692E"/>
    <w:rsid w:val="00BD6944"/>
    <w:rsid w:val="00BD6949"/>
    <w:rsid w:val="00BD6AAD"/>
    <w:rsid w:val="00BD6B18"/>
    <w:rsid w:val="00BD6B41"/>
    <w:rsid w:val="00BD6BB6"/>
    <w:rsid w:val="00BD6C6D"/>
    <w:rsid w:val="00BD6CEF"/>
    <w:rsid w:val="00BD6D3F"/>
    <w:rsid w:val="00BD6DF6"/>
    <w:rsid w:val="00BD6E09"/>
    <w:rsid w:val="00BD6E61"/>
    <w:rsid w:val="00BD6E90"/>
    <w:rsid w:val="00BD6EB5"/>
    <w:rsid w:val="00BD7040"/>
    <w:rsid w:val="00BD704F"/>
    <w:rsid w:val="00BD70F2"/>
    <w:rsid w:val="00BD7115"/>
    <w:rsid w:val="00BD71B1"/>
    <w:rsid w:val="00BD71CD"/>
    <w:rsid w:val="00BD71F3"/>
    <w:rsid w:val="00BD7210"/>
    <w:rsid w:val="00BD729D"/>
    <w:rsid w:val="00BD7341"/>
    <w:rsid w:val="00BD7381"/>
    <w:rsid w:val="00BD7417"/>
    <w:rsid w:val="00BD747E"/>
    <w:rsid w:val="00BD74F5"/>
    <w:rsid w:val="00BD7515"/>
    <w:rsid w:val="00BD7678"/>
    <w:rsid w:val="00BD76BF"/>
    <w:rsid w:val="00BD76C5"/>
    <w:rsid w:val="00BD77B3"/>
    <w:rsid w:val="00BD783D"/>
    <w:rsid w:val="00BD78A9"/>
    <w:rsid w:val="00BD78E4"/>
    <w:rsid w:val="00BD79C3"/>
    <w:rsid w:val="00BD7A6E"/>
    <w:rsid w:val="00BD7AED"/>
    <w:rsid w:val="00BD7B53"/>
    <w:rsid w:val="00BD7D69"/>
    <w:rsid w:val="00BD7DC0"/>
    <w:rsid w:val="00BD7DEE"/>
    <w:rsid w:val="00BD7E23"/>
    <w:rsid w:val="00BD7E5F"/>
    <w:rsid w:val="00BD7E7C"/>
    <w:rsid w:val="00BD7E87"/>
    <w:rsid w:val="00BD7EBB"/>
    <w:rsid w:val="00BD7ED1"/>
    <w:rsid w:val="00BD7F34"/>
    <w:rsid w:val="00BD7F3B"/>
    <w:rsid w:val="00BD7F3F"/>
    <w:rsid w:val="00BD7FA4"/>
    <w:rsid w:val="00BD7FD1"/>
    <w:rsid w:val="00BD7FFB"/>
    <w:rsid w:val="00BE007D"/>
    <w:rsid w:val="00BE0084"/>
    <w:rsid w:val="00BE00A1"/>
    <w:rsid w:val="00BE00C9"/>
    <w:rsid w:val="00BE0119"/>
    <w:rsid w:val="00BE0182"/>
    <w:rsid w:val="00BE02A1"/>
    <w:rsid w:val="00BE0455"/>
    <w:rsid w:val="00BE0521"/>
    <w:rsid w:val="00BE055B"/>
    <w:rsid w:val="00BE05C5"/>
    <w:rsid w:val="00BE0692"/>
    <w:rsid w:val="00BE06F1"/>
    <w:rsid w:val="00BE0747"/>
    <w:rsid w:val="00BE0760"/>
    <w:rsid w:val="00BE0778"/>
    <w:rsid w:val="00BE07C9"/>
    <w:rsid w:val="00BE07D1"/>
    <w:rsid w:val="00BE0848"/>
    <w:rsid w:val="00BE085B"/>
    <w:rsid w:val="00BE08CB"/>
    <w:rsid w:val="00BE08EE"/>
    <w:rsid w:val="00BE092F"/>
    <w:rsid w:val="00BE097B"/>
    <w:rsid w:val="00BE09AC"/>
    <w:rsid w:val="00BE09B2"/>
    <w:rsid w:val="00BE09C6"/>
    <w:rsid w:val="00BE0A4A"/>
    <w:rsid w:val="00BE0AC3"/>
    <w:rsid w:val="00BE0AD2"/>
    <w:rsid w:val="00BE0AE7"/>
    <w:rsid w:val="00BE0AEC"/>
    <w:rsid w:val="00BE0BAB"/>
    <w:rsid w:val="00BE0BFC"/>
    <w:rsid w:val="00BE0CDF"/>
    <w:rsid w:val="00BE0D61"/>
    <w:rsid w:val="00BE0EAF"/>
    <w:rsid w:val="00BE0EB6"/>
    <w:rsid w:val="00BE0ED9"/>
    <w:rsid w:val="00BE0F7E"/>
    <w:rsid w:val="00BE0F98"/>
    <w:rsid w:val="00BE1000"/>
    <w:rsid w:val="00BE1030"/>
    <w:rsid w:val="00BE10AE"/>
    <w:rsid w:val="00BE11BF"/>
    <w:rsid w:val="00BE11F7"/>
    <w:rsid w:val="00BE1219"/>
    <w:rsid w:val="00BE1229"/>
    <w:rsid w:val="00BE13A7"/>
    <w:rsid w:val="00BE1439"/>
    <w:rsid w:val="00BE14CC"/>
    <w:rsid w:val="00BE14E3"/>
    <w:rsid w:val="00BE161E"/>
    <w:rsid w:val="00BE170B"/>
    <w:rsid w:val="00BE1731"/>
    <w:rsid w:val="00BE1894"/>
    <w:rsid w:val="00BE18E9"/>
    <w:rsid w:val="00BE1903"/>
    <w:rsid w:val="00BE1925"/>
    <w:rsid w:val="00BE192A"/>
    <w:rsid w:val="00BE1963"/>
    <w:rsid w:val="00BE198A"/>
    <w:rsid w:val="00BE19C7"/>
    <w:rsid w:val="00BE1AD9"/>
    <w:rsid w:val="00BE1B25"/>
    <w:rsid w:val="00BE1BE3"/>
    <w:rsid w:val="00BE1C11"/>
    <w:rsid w:val="00BE1CA1"/>
    <w:rsid w:val="00BE1D32"/>
    <w:rsid w:val="00BE1D9F"/>
    <w:rsid w:val="00BE1DD2"/>
    <w:rsid w:val="00BE1DEE"/>
    <w:rsid w:val="00BE1FB3"/>
    <w:rsid w:val="00BE1FBB"/>
    <w:rsid w:val="00BE1FBE"/>
    <w:rsid w:val="00BE1FF6"/>
    <w:rsid w:val="00BE2117"/>
    <w:rsid w:val="00BE229B"/>
    <w:rsid w:val="00BE2490"/>
    <w:rsid w:val="00BE24AD"/>
    <w:rsid w:val="00BE24E7"/>
    <w:rsid w:val="00BE254D"/>
    <w:rsid w:val="00BE26E3"/>
    <w:rsid w:val="00BE2709"/>
    <w:rsid w:val="00BE2770"/>
    <w:rsid w:val="00BE2785"/>
    <w:rsid w:val="00BE27A1"/>
    <w:rsid w:val="00BE27D1"/>
    <w:rsid w:val="00BE285D"/>
    <w:rsid w:val="00BE28DC"/>
    <w:rsid w:val="00BE28FC"/>
    <w:rsid w:val="00BE2942"/>
    <w:rsid w:val="00BE29F7"/>
    <w:rsid w:val="00BE2A02"/>
    <w:rsid w:val="00BE2A52"/>
    <w:rsid w:val="00BE2BEA"/>
    <w:rsid w:val="00BE2D2B"/>
    <w:rsid w:val="00BE2E26"/>
    <w:rsid w:val="00BE2E6C"/>
    <w:rsid w:val="00BE2E9B"/>
    <w:rsid w:val="00BE2F36"/>
    <w:rsid w:val="00BE2FC1"/>
    <w:rsid w:val="00BE2FEE"/>
    <w:rsid w:val="00BE3062"/>
    <w:rsid w:val="00BE311B"/>
    <w:rsid w:val="00BE3164"/>
    <w:rsid w:val="00BE31BE"/>
    <w:rsid w:val="00BE3241"/>
    <w:rsid w:val="00BE3263"/>
    <w:rsid w:val="00BE326A"/>
    <w:rsid w:val="00BE32A7"/>
    <w:rsid w:val="00BE3314"/>
    <w:rsid w:val="00BE348D"/>
    <w:rsid w:val="00BE34EB"/>
    <w:rsid w:val="00BE352D"/>
    <w:rsid w:val="00BE366F"/>
    <w:rsid w:val="00BE3675"/>
    <w:rsid w:val="00BE3699"/>
    <w:rsid w:val="00BE3789"/>
    <w:rsid w:val="00BE37F9"/>
    <w:rsid w:val="00BE38D4"/>
    <w:rsid w:val="00BE3942"/>
    <w:rsid w:val="00BE3967"/>
    <w:rsid w:val="00BE3992"/>
    <w:rsid w:val="00BE39A2"/>
    <w:rsid w:val="00BE3B08"/>
    <w:rsid w:val="00BE3DB0"/>
    <w:rsid w:val="00BE3DBE"/>
    <w:rsid w:val="00BE3E06"/>
    <w:rsid w:val="00BE3E5F"/>
    <w:rsid w:val="00BE3E68"/>
    <w:rsid w:val="00BE3E95"/>
    <w:rsid w:val="00BE3F11"/>
    <w:rsid w:val="00BE3F97"/>
    <w:rsid w:val="00BE3FCF"/>
    <w:rsid w:val="00BE4011"/>
    <w:rsid w:val="00BE403B"/>
    <w:rsid w:val="00BE403E"/>
    <w:rsid w:val="00BE4048"/>
    <w:rsid w:val="00BE4119"/>
    <w:rsid w:val="00BE4147"/>
    <w:rsid w:val="00BE41C0"/>
    <w:rsid w:val="00BE4283"/>
    <w:rsid w:val="00BE431E"/>
    <w:rsid w:val="00BE43BC"/>
    <w:rsid w:val="00BE43C1"/>
    <w:rsid w:val="00BE4412"/>
    <w:rsid w:val="00BE448F"/>
    <w:rsid w:val="00BE4572"/>
    <w:rsid w:val="00BE4674"/>
    <w:rsid w:val="00BE467E"/>
    <w:rsid w:val="00BE46A9"/>
    <w:rsid w:val="00BE46BC"/>
    <w:rsid w:val="00BE46D9"/>
    <w:rsid w:val="00BE4751"/>
    <w:rsid w:val="00BE4800"/>
    <w:rsid w:val="00BE4869"/>
    <w:rsid w:val="00BE4967"/>
    <w:rsid w:val="00BE4989"/>
    <w:rsid w:val="00BE49D9"/>
    <w:rsid w:val="00BE49F8"/>
    <w:rsid w:val="00BE4A24"/>
    <w:rsid w:val="00BE4A7A"/>
    <w:rsid w:val="00BE4ABF"/>
    <w:rsid w:val="00BE4B1F"/>
    <w:rsid w:val="00BE4B5E"/>
    <w:rsid w:val="00BE4D25"/>
    <w:rsid w:val="00BE4D60"/>
    <w:rsid w:val="00BE4D61"/>
    <w:rsid w:val="00BE4DD0"/>
    <w:rsid w:val="00BE4E1A"/>
    <w:rsid w:val="00BE4E23"/>
    <w:rsid w:val="00BE4E2C"/>
    <w:rsid w:val="00BE4F1C"/>
    <w:rsid w:val="00BE4F62"/>
    <w:rsid w:val="00BE4F7C"/>
    <w:rsid w:val="00BE4FF5"/>
    <w:rsid w:val="00BE506C"/>
    <w:rsid w:val="00BE5256"/>
    <w:rsid w:val="00BE541C"/>
    <w:rsid w:val="00BE545C"/>
    <w:rsid w:val="00BE5518"/>
    <w:rsid w:val="00BE5596"/>
    <w:rsid w:val="00BE5688"/>
    <w:rsid w:val="00BE56DA"/>
    <w:rsid w:val="00BE5852"/>
    <w:rsid w:val="00BE58C2"/>
    <w:rsid w:val="00BE58CC"/>
    <w:rsid w:val="00BE590C"/>
    <w:rsid w:val="00BE5A6C"/>
    <w:rsid w:val="00BE5A8B"/>
    <w:rsid w:val="00BE5AF1"/>
    <w:rsid w:val="00BE5AFC"/>
    <w:rsid w:val="00BE5C92"/>
    <w:rsid w:val="00BE5CAA"/>
    <w:rsid w:val="00BE5CB5"/>
    <w:rsid w:val="00BE5D06"/>
    <w:rsid w:val="00BE5D3C"/>
    <w:rsid w:val="00BE5D53"/>
    <w:rsid w:val="00BE5D56"/>
    <w:rsid w:val="00BE5D60"/>
    <w:rsid w:val="00BE5DB6"/>
    <w:rsid w:val="00BE5E70"/>
    <w:rsid w:val="00BE61B5"/>
    <w:rsid w:val="00BE6335"/>
    <w:rsid w:val="00BE63E8"/>
    <w:rsid w:val="00BE6415"/>
    <w:rsid w:val="00BE64F7"/>
    <w:rsid w:val="00BE6522"/>
    <w:rsid w:val="00BE6560"/>
    <w:rsid w:val="00BE6625"/>
    <w:rsid w:val="00BE6689"/>
    <w:rsid w:val="00BE66E5"/>
    <w:rsid w:val="00BE66EB"/>
    <w:rsid w:val="00BE68C5"/>
    <w:rsid w:val="00BE6917"/>
    <w:rsid w:val="00BE6922"/>
    <w:rsid w:val="00BE6934"/>
    <w:rsid w:val="00BE697E"/>
    <w:rsid w:val="00BE6A1C"/>
    <w:rsid w:val="00BE6B0A"/>
    <w:rsid w:val="00BE6BB8"/>
    <w:rsid w:val="00BE6D78"/>
    <w:rsid w:val="00BE6DBC"/>
    <w:rsid w:val="00BE6E00"/>
    <w:rsid w:val="00BE6E4A"/>
    <w:rsid w:val="00BE6EC6"/>
    <w:rsid w:val="00BE6F0C"/>
    <w:rsid w:val="00BE6F70"/>
    <w:rsid w:val="00BE70AE"/>
    <w:rsid w:val="00BE70DF"/>
    <w:rsid w:val="00BE716F"/>
    <w:rsid w:val="00BE7191"/>
    <w:rsid w:val="00BE724F"/>
    <w:rsid w:val="00BE7354"/>
    <w:rsid w:val="00BE7409"/>
    <w:rsid w:val="00BE7517"/>
    <w:rsid w:val="00BE7519"/>
    <w:rsid w:val="00BE75A6"/>
    <w:rsid w:val="00BE76CE"/>
    <w:rsid w:val="00BE774C"/>
    <w:rsid w:val="00BE77C0"/>
    <w:rsid w:val="00BE79A5"/>
    <w:rsid w:val="00BE79B8"/>
    <w:rsid w:val="00BE7A76"/>
    <w:rsid w:val="00BE7B3D"/>
    <w:rsid w:val="00BE7BA7"/>
    <w:rsid w:val="00BE7BB7"/>
    <w:rsid w:val="00BE7BFD"/>
    <w:rsid w:val="00BE7C63"/>
    <w:rsid w:val="00BE7C6B"/>
    <w:rsid w:val="00BE7C9A"/>
    <w:rsid w:val="00BE7D7E"/>
    <w:rsid w:val="00BE7D99"/>
    <w:rsid w:val="00BE7E3D"/>
    <w:rsid w:val="00BE7F34"/>
    <w:rsid w:val="00BE7F6A"/>
    <w:rsid w:val="00BE7FA8"/>
    <w:rsid w:val="00BF00A8"/>
    <w:rsid w:val="00BF00B7"/>
    <w:rsid w:val="00BF00F5"/>
    <w:rsid w:val="00BF013F"/>
    <w:rsid w:val="00BF01D1"/>
    <w:rsid w:val="00BF01DA"/>
    <w:rsid w:val="00BF02F7"/>
    <w:rsid w:val="00BF030F"/>
    <w:rsid w:val="00BF0328"/>
    <w:rsid w:val="00BF0355"/>
    <w:rsid w:val="00BF03EB"/>
    <w:rsid w:val="00BF048E"/>
    <w:rsid w:val="00BF0490"/>
    <w:rsid w:val="00BF04AD"/>
    <w:rsid w:val="00BF0538"/>
    <w:rsid w:val="00BF058A"/>
    <w:rsid w:val="00BF05CC"/>
    <w:rsid w:val="00BF05D0"/>
    <w:rsid w:val="00BF06F1"/>
    <w:rsid w:val="00BF0743"/>
    <w:rsid w:val="00BF0858"/>
    <w:rsid w:val="00BF08A6"/>
    <w:rsid w:val="00BF0AFB"/>
    <w:rsid w:val="00BF0BB5"/>
    <w:rsid w:val="00BF0BEC"/>
    <w:rsid w:val="00BF0C09"/>
    <w:rsid w:val="00BF0CA4"/>
    <w:rsid w:val="00BF0D63"/>
    <w:rsid w:val="00BF0D75"/>
    <w:rsid w:val="00BF0E39"/>
    <w:rsid w:val="00BF0EE6"/>
    <w:rsid w:val="00BF0FBB"/>
    <w:rsid w:val="00BF1035"/>
    <w:rsid w:val="00BF105E"/>
    <w:rsid w:val="00BF10B0"/>
    <w:rsid w:val="00BF10D3"/>
    <w:rsid w:val="00BF1110"/>
    <w:rsid w:val="00BF1116"/>
    <w:rsid w:val="00BF11DC"/>
    <w:rsid w:val="00BF120B"/>
    <w:rsid w:val="00BF124D"/>
    <w:rsid w:val="00BF125F"/>
    <w:rsid w:val="00BF134B"/>
    <w:rsid w:val="00BF135D"/>
    <w:rsid w:val="00BF1474"/>
    <w:rsid w:val="00BF14B7"/>
    <w:rsid w:val="00BF14C8"/>
    <w:rsid w:val="00BF151E"/>
    <w:rsid w:val="00BF15E4"/>
    <w:rsid w:val="00BF1652"/>
    <w:rsid w:val="00BF16F8"/>
    <w:rsid w:val="00BF177A"/>
    <w:rsid w:val="00BF17CC"/>
    <w:rsid w:val="00BF185A"/>
    <w:rsid w:val="00BF19F2"/>
    <w:rsid w:val="00BF1ADD"/>
    <w:rsid w:val="00BF1B24"/>
    <w:rsid w:val="00BF1B4A"/>
    <w:rsid w:val="00BF1BB3"/>
    <w:rsid w:val="00BF1CAD"/>
    <w:rsid w:val="00BF1CB4"/>
    <w:rsid w:val="00BF1CDB"/>
    <w:rsid w:val="00BF1D04"/>
    <w:rsid w:val="00BF1D09"/>
    <w:rsid w:val="00BF1D2A"/>
    <w:rsid w:val="00BF1DF1"/>
    <w:rsid w:val="00BF1E2D"/>
    <w:rsid w:val="00BF1E54"/>
    <w:rsid w:val="00BF1E94"/>
    <w:rsid w:val="00BF1F94"/>
    <w:rsid w:val="00BF1FAB"/>
    <w:rsid w:val="00BF1FF7"/>
    <w:rsid w:val="00BF2033"/>
    <w:rsid w:val="00BF2163"/>
    <w:rsid w:val="00BF21B9"/>
    <w:rsid w:val="00BF2287"/>
    <w:rsid w:val="00BF22BD"/>
    <w:rsid w:val="00BF2355"/>
    <w:rsid w:val="00BF24C3"/>
    <w:rsid w:val="00BF24E6"/>
    <w:rsid w:val="00BF2644"/>
    <w:rsid w:val="00BF2654"/>
    <w:rsid w:val="00BF26A2"/>
    <w:rsid w:val="00BF26E8"/>
    <w:rsid w:val="00BF2722"/>
    <w:rsid w:val="00BF279D"/>
    <w:rsid w:val="00BF27B6"/>
    <w:rsid w:val="00BF27E5"/>
    <w:rsid w:val="00BF27EE"/>
    <w:rsid w:val="00BF2804"/>
    <w:rsid w:val="00BF2877"/>
    <w:rsid w:val="00BF292E"/>
    <w:rsid w:val="00BF2956"/>
    <w:rsid w:val="00BF2989"/>
    <w:rsid w:val="00BF2B66"/>
    <w:rsid w:val="00BF2C21"/>
    <w:rsid w:val="00BF2CFC"/>
    <w:rsid w:val="00BF2D88"/>
    <w:rsid w:val="00BF2D9E"/>
    <w:rsid w:val="00BF2F41"/>
    <w:rsid w:val="00BF2F57"/>
    <w:rsid w:val="00BF2FDD"/>
    <w:rsid w:val="00BF30F8"/>
    <w:rsid w:val="00BF323C"/>
    <w:rsid w:val="00BF325E"/>
    <w:rsid w:val="00BF3299"/>
    <w:rsid w:val="00BF3331"/>
    <w:rsid w:val="00BF33D6"/>
    <w:rsid w:val="00BF3405"/>
    <w:rsid w:val="00BF34D6"/>
    <w:rsid w:val="00BF3554"/>
    <w:rsid w:val="00BF3571"/>
    <w:rsid w:val="00BF3609"/>
    <w:rsid w:val="00BF3658"/>
    <w:rsid w:val="00BF3679"/>
    <w:rsid w:val="00BF3736"/>
    <w:rsid w:val="00BF3794"/>
    <w:rsid w:val="00BF3928"/>
    <w:rsid w:val="00BF39B4"/>
    <w:rsid w:val="00BF3A10"/>
    <w:rsid w:val="00BF3A31"/>
    <w:rsid w:val="00BF3B9B"/>
    <w:rsid w:val="00BF3C09"/>
    <w:rsid w:val="00BF3C34"/>
    <w:rsid w:val="00BF3C9F"/>
    <w:rsid w:val="00BF3DCC"/>
    <w:rsid w:val="00BF3E1D"/>
    <w:rsid w:val="00BF3F84"/>
    <w:rsid w:val="00BF3FD8"/>
    <w:rsid w:val="00BF3FFB"/>
    <w:rsid w:val="00BF4062"/>
    <w:rsid w:val="00BF40FA"/>
    <w:rsid w:val="00BF4131"/>
    <w:rsid w:val="00BF41D8"/>
    <w:rsid w:val="00BF41E3"/>
    <w:rsid w:val="00BF4274"/>
    <w:rsid w:val="00BF42CD"/>
    <w:rsid w:val="00BF43CA"/>
    <w:rsid w:val="00BF43E0"/>
    <w:rsid w:val="00BF4489"/>
    <w:rsid w:val="00BF4534"/>
    <w:rsid w:val="00BF4571"/>
    <w:rsid w:val="00BF4604"/>
    <w:rsid w:val="00BF4620"/>
    <w:rsid w:val="00BF4663"/>
    <w:rsid w:val="00BF4685"/>
    <w:rsid w:val="00BF46A1"/>
    <w:rsid w:val="00BF46F0"/>
    <w:rsid w:val="00BF47DA"/>
    <w:rsid w:val="00BF4901"/>
    <w:rsid w:val="00BF499A"/>
    <w:rsid w:val="00BF4A43"/>
    <w:rsid w:val="00BF4B3A"/>
    <w:rsid w:val="00BF4C1A"/>
    <w:rsid w:val="00BF4CED"/>
    <w:rsid w:val="00BF4D1E"/>
    <w:rsid w:val="00BF4D94"/>
    <w:rsid w:val="00BF4E15"/>
    <w:rsid w:val="00BF4E63"/>
    <w:rsid w:val="00BF4EBF"/>
    <w:rsid w:val="00BF4F3A"/>
    <w:rsid w:val="00BF4F5E"/>
    <w:rsid w:val="00BF4F7C"/>
    <w:rsid w:val="00BF4FAC"/>
    <w:rsid w:val="00BF4FCF"/>
    <w:rsid w:val="00BF501F"/>
    <w:rsid w:val="00BF50E2"/>
    <w:rsid w:val="00BF512F"/>
    <w:rsid w:val="00BF5144"/>
    <w:rsid w:val="00BF51CE"/>
    <w:rsid w:val="00BF5268"/>
    <w:rsid w:val="00BF526A"/>
    <w:rsid w:val="00BF52DC"/>
    <w:rsid w:val="00BF5318"/>
    <w:rsid w:val="00BF534A"/>
    <w:rsid w:val="00BF53C2"/>
    <w:rsid w:val="00BF53DF"/>
    <w:rsid w:val="00BF5401"/>
    <w:rsid w:val="00BF546E"/>
    <w:rsid w:val="00BF5484"/>
    <w:rsid w:val="00BF54A1"/>
    <w:rsid w:val="00BF54D4"/>
    <w:rsid w:val="00BF5551"/>
    <w:rsid w:val="00BF5570"/>
    <w:rsid w:val="00BF55A9"/>
    <w:rsid w:val="00BF55F7"/>
    <w:rsid w:val="00BF5626"/>
    <w:rsid w:val="00BF5765"/>
    <w:rsid w:val="00BF57D5"/>
    <w:rsid w:val="00BF57EC"/>
    <w:rsid w:val="00BF5892"/>
    <w:rsid w:val="00BF58C6"/>
    <w:rsid w:val="00BF59BC"/>
    <w:rsid w:val="00BF59DF"/>
    <w:rsid w:val="00BF5A9E"/>
    <w:rsid w:val="00BF5B0B"/>
    <w:rsid w:val="00BF5B31"/>
    <w:rsid w:val="00BF5B37"/>
    <w:rsid w:val="00BF5BC5"/>
    <w:rsid w:val="00BF5BCD"/>
    <w:rsid w:val="00BF5C10"/>
    <w:rsid w:val="00BF5E63"/>
    <w:rsid w:val="00BF5EF4"/>
    <w:rsid w:val="00BF5F07"/>
    <w:rsid w:val="00BF5F66"/>
    <w:rsid w:val="00BF5FA0"/>
    <w:rsid w:val="00BF6186"/>
    <w:rsid w:val="00BF630F"/>
    <w:rsid w:val="00BF6317"/>
    <w:rsid w:val="00BF63E2"/>
    <w:rsid w:val="00BF64D3"/>
    <w:rsid w:val="00BF6662"/>
    <w:rsid w:val="00BF6733"/>
    <w:rsid w:val="00BF6750"/>
    <w:rsid w:val="00BF676F"/>
    <w:rsid w:val="00BF6803"/>
    <w:rsid w:val="00BF6891"/>
    <w:rsid w:val="00BF68E7"/>
    <w:rsid w:val="00BF690C"/>
    <w:rsid w:val="00BF69A4"/>
    <w:rsid w:val="00BF69F8"/>
    <w:rsid w:val="00BF6AD2"/>
    <w:rsid w:val="00BF6B10"/>
    <w:rsid w:val="00BF6B14"/>
    <w:rsid w:val="00BF6B72"/>
    <w:rsid w:val="00BF6CB0"/>
    <w:rsid w:val="00BF6CF9"/>
    <w:rsid w:val="00BF6D68"/>
    <w:rsid w:val="00BF6D94"/>
    <w:rsid w:val="00BF6E35"/>
    <w:rsid w:val="00BF6E5A"/>
    <w:rsid w:val="00BF6E64"/>
    <w:rsid w:val="00BF6F46"/>
    <w:rsid w:val="00BF6FCE"/>
    <w:rsid w:val="00BF703D"/>
    <w:rsid w:val="00BF7049"/>
    <w:rsid w:val="00BF70C6"/>
    <w:rsid w:val="00BF70F9"/>
    <w:rsid w:val="00BF71A4"/>
    <w:rsid w:val="00BF72C4"/>
    <w:rsid w:val="00BF7359"/>
    <w:rsid w:val="00BF7478"/>
    <w:rsid w:val="00BF74E4"/>
    <w:rsid w:val="00BF75BB"/>
    <w:rsid w:val="00BF75CB"/>
    <w:rsid w:val="00BF75CE"/>
    <w:rsid w:val="00BF7669"/>
    <w:rsid w:val="00BF766F"/>
    <w:rsid w:val="00BF76E7"/>
    <w:rsid w:val="00BF774F"/>
    <w:rsid w:val="00BF7779"/>
    <w:rsid w:val="00BF77B2"/>
    <w:rsid w:val="00BF77B3"/>
    <w:rsid w:val="00BF796C"/>
    <w:rsid w:val="00BF7A45"/>
    <w:rsid w:val="00BF7AB7"/>
    <w:rsid w:val="00BF7AC4"/>
    <w:rsid w:val="00BF7CA2"/>
    <w:rsid w:val="00BF7DC9"/>
    <w:rsid w:val="00BF7E5A"/>
    <w:rsid w:val="00BF7E7D"/>
    <w:rsid w:val="00BF7E83"/>
    <w:rsid w:val="00BF7F05"/>
    <w:rsid w:val="00C00021"/>
    <w:rsid w:val="00C00147"/>
    <w:rsid w:val="00C001A6"/>
    <w:rsid w:val="00C001DA"/>
    <w:rsid w:val="00C0022B"/>
    <w:rsid w:val="00C00243"/>
    <w:rsid w:val="00C00273"/>
    <w:rsid w:val="00C00293"/>
    <w:rsid w:val="00C002EB"/>
    <w:rsid w:val="00C00480"/>
    <w:rsid w:val="00C0054C"/>
    <w:rsid w:val="00C005C9"/>
    <w:rsid w:val="00C00729"/>
    <w:rsid w:val="00C007AD"/>
    <w:rsid w:val="00C007E5"/>
    <w:rsid w:val="00C00808"/>
    <w:rsid w:val="00C00882"/>
    <w:rsid w:val="00C00898"/>
    <w:rsid w:val="00C008E0"/>
    <w:rsid w:val="00C0090C"/>
    <w:rsid w:val="00C0095B"/>
    <w:rsid w:val="00C0096B"/>
    <w:rsid w:val="00C00990"/>
    <w:rsid w:val="00C00B43"/>
    <w:rsid w:val="00C00BCD"/>
    <w:rsid w:val="00C00BE1"/>
    <w:rsid w:val="00C00CE2"/>
    <w:rsid w:val="00C00D6A"/>
    <w:rsid w:val="00C00E67"/>
    <w:rsid w:val="00C00E8E"/>
    <w:rsid w:val="00C00F79"/>
    <w:rsid w:val="00C00F95"/>
    <w:rsid w:val="00C00FCC"/>
    <w:rsid w:val="00C00FCF"/>
    <w:rsid w:val="00C010A2"/>
    <w:rsid w:val="00C01171"/>
    <w:rsid w:val="00C01264"/>
    <w:rsid w:val="00C0130C"/>
    <w:rsid w:val="00C01328"/>
    <w:rsid w:val="00C0137D"/>
    <w:rsid w:val="00C01389"/>
    <w:rsid w:val="00C013AE"/>
    <w:rsid w:val="00C01414"/>
    <w:rsid w:val="00C01471"/>
    <w:rsid w:val="00C01492"/>
    <w:rsid w:val="00C01501"/>
    <w:rsid w:val="00C0164C"/>
    <w:rsid w:val="00C01665"/>
    <w:rsid w:val="00C01678"/>
    <w:rsid w:val="00C0172E"/>
    <w:rsid w:val="00C017D6"/>
    <w:rsid w:val="00C01859"/>
    <w:rsid w:val="00C01913"/>
    <w:rsid w:val="00C01982"/>
    <w:rsid w:val="00C019F0"/>
    <w:rsid w:val="00C01A05"/>
    <w:rsid w:val="00C01A0C"/>
    <w:rsid w:val="00C01B9A"/>
    <w:rsid w:val="00C01BD8"/>
    <w:rsid w:val="00C01CD5"/>
    <w:rsid w:val="00C01E1B"/>
    <w:rsid w:val="00C01E6D"/>
    <w:rsid w:val="00C01F3E"/>
    <w:rsid w:val="00C01F78"/>
    <w:rsid w:val="00C01F85"/>
    <w:rsid w:val="00C01FA6"/>
    <w:rsid w:val="00C01FF0"/>
    <w:rsid w:val="00C01FF3"/>
    <w:rsid w:val="00C01FF4"/>
    <w:rsid w:val="00C022ED"/>
    <w:rsid w:val="00C02347"/>
    <w:rsid w:val="00C0239E"/>
    <w:rsid w:val="00C023D7"/>
    <w:rsid w:val="00C02418"/>
    <w:rsid w:val="00C0246E"/>
    <w:rsid w:val="00C024B0"/>
    <w:rsid w:val="00C024C1"/>
    <w:rsid w:val="00C0252B"/>
    <w:rsid w:val="00C02543"/>
    <w:rsid w:val="00C025B2"/>
    <w:rsid w:val="00C025C5"/>
    <w:rsid w:val="00C025D9"/>
    <w:rsid w:val="00C0264E"/>
    <w:rsid w:val="00C026D3"/>
    <w:rsid w:val="00C026F2"/>
    <w:rsid w:val="00C02722"/>
    <w:rsid w:val="00C02771"/>
    <w:rsid w:val="00C02783"/>
    <w:rsid w:val="00C027D1"/>
    <w:rsid w:val="00C02921"/>
    <w:rsid w:val="00C02945"/>
    <w:rsid w:val="00C02BE0"/>
    <w:rsid w:val="00C02BE6"/>
    <w:rsid w:val="00C02BEE"/>
    <w:rsid w:val="00C02C74"/>
    <w:rsid w:val="00C02E6F"/>
    <w:rsid w:val="00C03075"/>
    <w:rsid w:val="00C031AA"/>
    <w:rsid w:val="00C03201"/>
    <w:rsid w:val="00C03216"/>
    <w:rsid w:val="00C03263"/>
    <w:rsid w:val="00C033B5"/>
    <w:rsid w:val="00C033ED"/>
    <w:rsid w:val="00C034CA"/>
    <w:rsid w:val="00C034DB"/>
    <w:rsid w:val="00C03554"/>
    <w:rsid w:val="00C03567"/>
    <w:rsid w:val="00C03636"/>
    <w:rsid w:val="00C03669"/>
    <w:rsid w:val="00C036F4"/>
    <w:rsid w:val="00C0381F"/>
    <w:rsid w:val="00C03867"/>
    <w:rsid w:val="00C0389D"/>
    <w:rsid w:val="00C038D0"/>
    <w:rsid w:val="00C0394D"/>
    <w:rsid w:val="00C039C0"/>
    <w:rsid w:val="00C03A48"/>
    <w:rsid w:val="00C03B32"/>
    <w:rsid w:val="00C03BA7"/>
    <w:rsid w:val="00C03CF2"/>
    <w:rsid w:val="00C03D17"/>
    <w:rsid w:val="00C03D74"/>
    <w:rsid w:val="00C03D78"/>
    <w:rsid w:val="00C03DB2"/>
    <w:rsid w:val="00C03E1D"/>
    <w:rsid w:val="00C03E88"/>
    <w:rsid w:val="00C03F86"/>
    <w:rsid w:val="00C04023"/>
    <w:rsid w:val="00C0409C"/>
    <w:rsid w:val="00C0414B"/>
    <w:rsid w:val="00C04247"/>
    <w:rsid w:val="00C0428F"/>
    <w:rsid w:val="00C04335"/>
    <w:rsid w:val="00C043C9"/>
    <w:rsid w:val="00C043F9"/>
    <w:rsid w:val="00C04410"/>
    <w:rsid w:val="00C04414"/>
    <w:rsid w:val="00C0452B"/>
    <w:rsid w:val="00C04654"/>
    <w:rsid w:val="00C046E7"/>
    <w:rsid w:val="00C0478D"/>
    <w:rsid w:val="00C0482E"/>
    <w:rsid w:val="00C0483B"/>
    <w:rsid w:val="00C04865"/>
    <w:rsid w:val="00C04890"/>
    <w:rsid w:val="00C0497B"/>
    <w:rsid w:val="00C049BE"/>
    <w:rsid w:val="00C04A8E"/>
    <w:rsid w:val="00C04B22"/>
    <w:rsid w:val="00C04B29"/>
    <w:rsid w:val="00C04B44"/>
    <w:rsid w:val="00C04BDB"/>
    <w:rsid w:val="00C04C3F"/>
    <w:rsid w:val="00C04C9B"/>
    <w:rsid w:val="00C04DA3"/>
    <w:rsid w:val="00C04DF4"/>
    <w:rsid w:val="00C04E8C"/>
    <w:rsid w:val="00C04E92"/>
    <w:rsid w:val="00C04EA6"/>
    <w:rsid w:val="00C04F60"/>
    <w:rsid w:val="00C051D3"/>
    <w:rsid w:val="00C051E9"/>
    <w:rsid w:val="00C05268"/>
    <w:rsid w:val="00C05313"/>
    <w:rsid w:val="00C053A4"/>
    <w:rsid w:val="00C053DC"/>
    <w:rsid w:val="00C05495"/>
    <w:rsid w:val="00C054C7"/>
    <w:rsid w:val="00C0559C"/>
    <w:rsid w:val="00C05656"/>
    <w:rsid w:val="00C056AA"/>
    <w:rsid w:val="00C05803"/>
    <w:rsid w:val="00C058C2"/>
    <w:rsid w:val="00C05A3E"/>
    <w:rsid w:val="00C05A5B"/>
    <w:rsid w:val="00C05B3B"/>
    <w:rsid w:val="00C05B60"/>
    <w:rsid w:val="00C05C2F"/>
    <w:rsid w:val="00C05C50"/>
    <w:rsid w:val="00C05CE4"/>
    <w:rsid w:val="00C05DE3"/>
    <w:rsid w:val="00C05E0D"/>
    <w:rsid w:val="00C05E4F"/>
    <w:rsid w:val="00C05E81"/>
    <w:rsid w:val="00C05F13"/>
    <w:rsid w:val="00C05F49"/>
    <w:rsid w:val="00C06011"/>
    <w:rsid w:val="00C060AE"/>
    <w:rsid w:val="00C060CA"/>
    <w:rsid w:val="00C060E6"/>
    <w:rsid w:val="00C0612F"/>
    <w:rsid w:val="00C06314"/>
    <w:rsid w:val="00C06531"/>
    <w:rsid w:val="00C06550"/>
    <w:rsid w:val="00C06554"/>
    <w:rsid w:val="00C0656D"/>
    <w:rsid w:val="00C0659D"/>
    <w:rsid w:val="00C065D3"/>
    <w:rsid w:val="00C065F9"/>
    <w:rsid w:val="00C0663C"/>
    <w:rsid w:val="00C068D2"/>
    <w:rsid w:val="00C06922"/>
    <w:rsid w:val="00C06B2D"/>
    <w:rsid w:val="00C06B8B"/>
    <w:rsid w:val="00C06C3B"/>
    <w:rsid w:val="00C06C9A"/>
    <w:rsid w:val="00C06CAC"/>
    <w:rsid w:val="00C06D21"/>
    <w:rsid w:val="00C06D64"/>
    <w:rsid w:val="00C06DA1"/>
    <w:rsid w:val="00C06DE2"/>
    <w:rsid w:val="00C06E3D"/>
    <w:rsid w:val="00C06F7E"/>
    <w:rsid w:val="00C07048"/>
    <w:rsid w:val="00C072EC"/>
    <w:rsid w:val="00C07419"/>
    <w:rsid w:val="00C0753B"/>
    <w:rsid w:val="00C076CE"/>
    <w:rsid w:val="00C0781C"/>
    <w:rsid w:val="00C0784A"/>
    <w:rsid w:val="00C0787A"/>
    <w:rsid w:val="00C07902"/>
    <w:rsid w:val="00C079F3"/>
    <w:rsid w:val="00C07AB6"/>
    <w:rsid w:val="00C07C62"/>
    <w:rsid w:val="00C07D38"/>
    <w:rsid w:val="00C07F0B"/>
    <w:rsid w:val="00C07F4B"/>
    <w:rsid w:val="00C10120"/>
    <w:rsid w:val="00C10182"/>
    <w:rsid w:val="00C10190"/>
    <w:rsid w:val="00C101F2"/>
    <w:rsid w:val="00C10259"/>
    <w:rsid w:val="00C102BD"/>
    <w:rsid w:val="00C102EF"/>
    <w:rsid w:val="00C10323"/>
    <w:rsid w:val="00C103A1"/>
    <w:rsid w:val="00C10411"/>
    <w:rsid w:val="00C10458"/>
    <w:rsid w:val="00C1048A"/>
    <w:rsid w:val="00C104AB"/>
    <w:rsid w:val="00C104EA"/>
    <w:rsid w:val="00C105B9"/>
    <w:rsid w:val="00C1060F"/>
    <w:rsid w:val="00C10636"/>
    <w:rsid w:val="00C106CD"/>
    <w:rsid w:val="00C106D4"/>
    <w:rsid w:val="00C106D6"/>
    <w:rsid w:val="00C106F3"/>
    <w:rsid w:val="00C10713"/>
    <w:rsid w:val="00C1085C"/>
    <w:rsid w:val="00C10A1A"/>
    <w:rsid w:val="00C10C07"/>
    <w:rsid w:val="00C10C12"/>
    <w:rsid w:val="00C10CCD"/>
    <w:rsid w:val="00C10D49"/>
    <w:rsid w:val="00C10D6A"/>
    <w:rsid w:val="00C10E12"/>
    <w:rsid w:val="00C10E3B"/>
    <w:rsid w:val="00C10F97"/>
    <w:rsid w:val="00C10F9C"/>
    <w:rsid w:val="00C10FBE"/>
    <w:rsid w:val="00C11043"/>
    <w:rsid w:val="00C11060"/>
    <w:rsid w:val="00C110CB"/>
    <w:rsid w:val="00C110E9"/>
    <w:rsid w:val="00C1118A"/>
    <w:rsid w:val="00C1122E"/>
    <w:rsid w:val="00C11396"/>
    <w:rsid w:val="00C113BE"/>
    <w:rsid w:val="00C113C9"/>
    <w:rsid w:val="00C11461"/>
    <w:rsid w:val="00C114D3"/>
    <w:rsid w:val="00C11520"/>
    <w:rsid w:val="00C1152B"/>
    <w:rsid w:val="00C115C0"/>
    <w:rsid w:val="00C115E8"/>
    <w:rsid w:val="00C1165B"/>
    <w:rsid w:val="00C116CB"/>
    <w:rsid w:val="00C118AD"/>
    <w:rsid w:val="00C11917"/>
    <w:rsid w:val="00C11975"/>
    <w:rsid w:val="00C11A51"/>
    <w:rsid w:val="00C11A9F"/>
    <w:rsid w:val="00C11B08"/>
    <w:rsid w:val="00C11B0C"/>
    <w:rsid w:val="00C11B15"/>
    <w:rsid w:val="00C11B85"/>
    <w:rsid w:val="00C11BD8"/>
    <w:rsid w:val="00C11CC5"/>
    <w:rsid w:val="00C11CF5"/>
    <w:rsid w:val="00C11E5F"/>
    <w:rsid w:val="00C11E76"/>
    <w:rsid w:val="00C11E82"/>
    <w:rsid w:val="00C11EC8"/>
    <w:rsid w:val="00C11F24"/>
    <w:rsid w:val="00C11F44"/>
    <w:rsid w:val="00C11F8E"/>
    <w:rsid w:val="00C11FB4"/>
    <w:rsid w:val="00C12026"/>
    <w:rsid w:val="00C1207A"/>
    <w:rsid w:val="00C1209C"/>
    <w:rsid w:val="00C1211B"/>
    <w:rsid w:val="00C12122"/>
    <w:rsid w:val="00C12145"/>
    <w:rsid w:val="00C121EE"/>
    <w:rsid w:val="00C1220A"/>
    <w:rsid w:val="00C1221C"/>
    <w:rsid w:val="00C122F4"/>
    <w:rsid w:val="00C1233B"/>
    <w:rsid w:val="00C12494"/>
    <w:rsid w:val="00C124A7"/>
    <w:rsid w:val="00C12501"/>
    <w:rsid w:val="00C12525"/>
    <w:rsid w:val="00C1263D"/>
    <w:rsid w:val="00C126F1"/>
    <w:rsid w:val="00C1274D"/>
    <w:rsid w:val="00C12753"/>
    <w:rsid w:val="00C127FC"/>
    <w:rsid w:val="00C12828"/>
    <w:rsid w:val="00C12836"/>
    <w:rsid w:val="00C1287F"/>
    <w:rsid w:val="00C128C7"/>
    <w:rsid w:val="00C12943"/>
    <w:rsid w:val="00C129CF"/>
    <w:rsid w:val="00C12AAB"/>
    <w:rsid w:val="00C12AD1"/>
    <w:rsid w:val="00C12B35"/>
    <w:rsid w:val="00C12B63"/>
    <w:rsid w:val="00C12B7A"/>
    <w:rsid w:val="00C12C09"/>
    <w:rsid w:val="00C12CF8"/>
    <w:rsid w:val="00C12D5F"/>
    <w:rsid w:val="00C12DF2"/>
    <w:rsid w:val="00C12F2A"/>
    <w:rsid w:val="00C12FDE"/>
    <w:rsid w:val="00C13037"/>
    <w:rsid w:val="00C13084"/>
    <w:rsid w:val="00C1309C"/>
    <w:rsid w:val="00C131C3"/>
    <w:rsid w:val="00C131DE"/>
    <w:rsid w:val="00C13229"/>
    <w:rsid w:val="00C132EE"/>
    <w:rsid w:val="00C13458"/>
    <w:rsid w:val="00C13496"/>
    <w:rsid w:val="00C1355B"/>
    <w:rsid w:val="00C13589"/>
    <w:rsid w:val="00C13687"/>
    <w:rsid w:val="00C138EB"/>
    <w:rsid w:val="00C13905"/>
    <w:rsid w:val="00C13919"/>
    <w:rsid w:val="00C13977"/>
    <w:rsid w:val="00C1397C"/>
    <w:rsid w:val="00C13A59"/>
    <w:rsid w:val="00C13B10"/>
    <w:rsid w:val="00C13BC4"/>
    <w:rsid w:val="00C13BCC"/>
    <w:rsid w:val="00C13C7D"/>
    <w:rsid w:val="00C13C7E"/>
    <w:rsid w:val="00C13C84"/>
    <w:rsid w:val="00C13CFD"/>
    <w:rsid w:val="00C13DED"/>
    <w:rsid w:val="00C13E9F"/>
    <w:rsid w:val="00C13EED"/>
    <w:rsid w:val="00C13F48"/>
    <w:rsid w:val="00C13FCA"/>
    <w:rsid w:val="00C140E6"/>
    <w:rsid w:val="00C14117"/>
    <w:rsid w:val="00C14199"/>
    <w:rsid w:val="00C141B0"/>
    <w:rsid w:val="00C142A6"/>
    <w:rsid w:val="00C142CD"/>
    <w:rsid w:val="00C14328"/>
    <w:rsid w:val="00C1435A"/>
    <w:rsid w:val="00C14402"/>
    <w:rsid w:val="00C1442A"/>
    <w:rsid w:val="00C14563"/>
    <w:rsid w:val="00C14727"/>
    <w:rsid w:val="00C14735"/>
    <w:rsid w:val="00C14751"/>
    <w:rsid w:val="00C14769"/>
    <w:rsid w:val="00C1488A"/>
    <w:rsid w:val="00C148E7"/>
    <w:rsid w:val="00C14A62"/>
    <w:rsid w:val="00C14A6C"/>
    <w:rsid w:val="00C14BAF"/>
    <w:rsid w:val="00C14C88"/>
    <w:rsid w:val="00C14E24"/>
    <w:rsid w:val="00C14E8C"/>
    <w:rsid w:val="00C14EE6"/>
    <w:rsid w:val="00C14F30"/>
    <w:rsid w:val="00C14F73"/>
    <w:rsid w:val="00C14F7A"/>
    <w:rsid w:val="00C1528B"/>
    <w:rsid w:val="00C152AA"/>
    <w:rsid w:val="00C15313"/>
    <w:rsid w:val="00C154CF"/>
    <w:rsid w:val="00C1559D"/>
    <w:rsid w:val="00C155B6"/>
    <w:rsid w:val="00C15651"/>
    <w:rsid w:val="00C1569C"/>
    <w:rsid w:val="00C156C7"/>
    <w:rsid w:val="00C15725"/>
    <w:rsid w:val="00C157FF"/>
    <w:rsid w:val="00C1581C"/>
    <w:rsid w:val="00C1582A"/>
    <w:rsid w:val="00C15877"/>
    <w:rsid w:val="00C158C2"/>
    <w:rsid w:val="00C15945"/>
    <w:rsid w:val="00C15A70"/>
    <w:rsid w:val="00C15BA1"/>
    <w:rsid w:val="00C15BAA"/>
    <w:rsid w:val="00C15C08"/>
    <w:rsid w:val="00C15C3E"/>
    <w:rsid w:val="00C15C4E"/>
    <w:rsid w:val="00C15CA0"/>
    <w:rsid w:val="00C15CFC"/>
    <w:rsid w:val="00C15D27"/>
    <w:rsid w:val="00C15D54"/>
    <w:rsid w:val="00C15E58"/>
    <w:rsid w:val="00C15ECE"/>
    <w:rsid w:val="00C15F38"/>
    <w:rsid w:val="00C160CF"/>
    <w:rsid w:val="00C1619E"/>
    <w:rsid w:val="00C16212"/>
    <w:rsid w:val="00C163A1"/>
    <w:rsid w:val="00C16427"/>
    <w:rsid w:val="00C16480"/>
    <w:rsid w:val="00C164B2"/>
    <w:rsid w:val="00C16622"/>
    <w:rsid w:val="00C1673B"/>
    <w:rsid w:val="00C1681F"/>
    <w:rsid w:val="00C1689E"/>
    <w:rsid w:val="00C16986"/>
    <w:rsid w:val="00C16996"/>
    <w:rsid w:val="00C16A0F"/>
    <w:rsid w:val="00C16A3F"/>
    <w:rsid w:val="00C16A6A"/>
    <w:rsid w:val="00C16A9E"/>
    <w:rsid w:val="00C16AE6"/>
    <w:rsid w:val="00C16AEB"/>
    <w:rsid w:val="00C16B4F"/>
    <w:rsid w:val="00C16B64"/>
    <w:rsid w:val="00C16BA1"/>
    <w:rsid w:val="00C16C35"/>
    <w:rsid w:val="00C16CF2"/>
    <w:rsid w:val="00C16D21"/>
    <w:rsid w:val="00C16D2D"/>
    <w:rsid w:val="00C16E4F"/>
    <w:rsid w:val="00C16EEF"/>
    <w:rsid w:val="00C16EFF"/>
    <w:rsid w:val="00C16F34"/>
    <w:rsid w:val="00C16FFE"/>
    <w:rsid w:val="00C1700C"/>
    <w:rsid w:val="00C170DB"/>
    <w:rsid w:val="00C170FF"/>
    <w:rsid w:val="00C17141"/>
    <w:rsid w:val="00C171AC"/>
    <w:rsid w:val="00C17299"/>
    <w:rsid w:val="00C172C7"/>
    <w:rsid w:val="00C17371"/>
    <w:rsid w:val="00C17467"/>
    <w:rsid w:val="00C174BE"/>
    <w:rsid w:val="00C17513"/>
    <w:rsid w:val="00C175AC"/>
    <w:rsid w:val="00C175B1"/>
    <w:rsid w:val="00C175E9"/>
    <w:rsid w:val="00C1764C"/>
    <w:rsid w:val="00C17653"/>
    <w:rsid w:val="00C17798"/>
    <w:rsid w:val="00C177F4"/>
    <w:rsid w:val="00C177FD"/>
    <w:rsid w:val="00C178BA"/>
    <w:rsid w:val="00C1792E"/>
    <w:rsid w:val="00C179DB"/>
    <w:rsid w:val="00C17A24"/>
    <w:rsid w:val="00C17A3B"/>
    <w:rsid w:val="00C17A44"/>
    <w:rsid w:val="00C17A66"/>
    <w:rsid w:val="00C17C17"/>
    <w:rsid w:val="00C17C6D"/>
    <w:rsid w:val="00C17CE3"/>
    <w:rsid w:val="00C17D3A"/>
    <w:rsid w:val="00C17D3B"/>
    <w:rsid w:val="00C17D90"/>
    <w:rsid w:val="00C17D9C"/>
    <w:rsid w:val="00C17DF7"/>
    <w:rsid w:val="00C17E6A"/>
    <w:rsid w:val="00C17E6C"/>
    <w:rsid w:val="00C200B9"/>
    <w:rsid w:val="00C200BB"/>
    <w:rsid w:val="00C201B9"/>
    <w:rsid w:val="00C20350"/>
    <w:rsid w:val="00C203C1"/>
    <w:rsid w:val="00C20419"/>
    <w:rsid w:val="00C204B9"/>
    <w:rsid w:val="00C204F1"/>
    <w:rsid w:val="00C2068D"/>
    <w:rsid w:val="00C20694"/>
    <w:rsid w:val="00C206BA"/>
    <w:rsid w:val="00C206C8"/>
    <w:rsid w:val="00C206D1"/>
    <w:rsid w:val="00C20797"/>
    <w:rsid w:val="00C2080D"/>
    <w:rsid w:val="00C20815"/>
    <w:rsid w:val="00C20847"/>
    <w:rsid w:val="00C20931"/>
    <w:rsid w:val="00C20959"/>
    <w:rsid w:val="00C20A64"/>
    <w:rsid w:val="00C20A89"/>
    <w:rsid w:val="00C20AD4"/>
    <w:rsid w:val="00C20ADE"/>
    <w:rsid w:val="00C20B58"/>
    <w:rsid w:val="00C20B9D"/>
    <w:rsid w:val="00C20BE1"/>
    <w:rsid w:val="00C20C77"/>
    <w:rsid w:val="00C20C83"/>
    <w:rsid w:val="00C20CDB"/>
    <w:rsid w:val="00C20D28"/>
    <w:rsid w:val="00C20E75"/>
    <w:rsid w:val="00C20E87"/>
    <w:rsid w:val="00C20F15"/>
    <w:rsid w:val="00C21023"/>
    <w:rsid w:val="00C210D9"/>
    <w:rsid w:val="00C21181"/>
    <w:rsid w:val="00C2119C"/>
    <w:rsid w:val="00C211DB"/>
    <w:rsid w:val="00C212F4"/>
    <w:rsid w:val="00C21330"/>
    <w:rsid w:val="00C21432"/>
    <w:rsid w:val="00C214E5"/>
    <w:rsid w:val="00C2156A"/>
    <w:rsid w:val="00C215B3"/>
    <w:rsid w:val="00C21615"/>
    <w:rsid w:val="00C21680"/>
    <w:rsid w:val="00C21697"/>
    <w:rsid w:val="00C216B9"/>
    <w:rsid w:val="00C216C9"/>
    <w:rsid w:val="00C216F5"/>
    <w:rsid w:val="00C216FE"/>
    <w:rsid w:val="00C21746"/>
    <w:rsid w:val="00C2184F"/>
    <w:rsid w:val="00C218BA"/>
    <w:rsid w:val="00C218D7"/>
    <w:rsid w:val="00C2190B"/>
    <w:rsid w:val="00C21926"/>
    <w:rsid w:val="00C21962"/>
    <w:rsid w:val="00C219AA"/>
    <w:rsid w:val="00C21A78"/>
    <w:rsid w:val="00C21BBD"/>
    <w:rsid w:val="00C21D2B"/>
    <w:rsid w:val="00C21D7E"/>
    <w:rsid w:val="00C21DCB"/>
    <w:rsid w:val="00C21E23"/>
    <w:rsid w:val="00C21E58"/>
    <w:rsid w:val="00C21E9C"/>
    <w:rsid w:val="00C21FFA"/>
    <w:rsid w:val="00C22047"/>
    <w:rsid w:val="00C221B5"/>
    <w:rsid w:val="00C221DB"/>
    <w:rsid w:val="00C221F3"/>
    <w:rsid w:val="00C2222D"/>
    <w:rsid w:val="00C22246"/>
    <w:rsid w:val="00C2228D"/>
    <w:rsid w:val="00C222C9"/>
    <w:rsid w:val="00C22382"/>
    <w:rsid w:val="00C223D7"/>
    <w:rsid w:val="00C22464"/>
    <w:rsid w:val="00C224F0"/>
    <w:rsid w:val="00C2254F"/>
    <w:rsid w:val="00C225CB"/>
    <w:rsid w:val="00C225DE"/>
    <w:rsid w:val="00C225F8"/>
    <w:rsid w:val="00C2263C"/>
    <w:rsid w:val="00C22661"/>
    <w:rsid w:val="00C226F5"/>
    <w:rsid w:val="00C22782"/>
    <w:rsid w:val="00C2284D"/>
    <w:rsid w:val="00C22861"/>
    <w:rsid w:val="00C22942"/>
    <w:rsid w:val="00C22952"/>
    <w:rsid w:val="00C22A77"/>
    <w:rsid w:val="00C22A8E"/>
    <w:rsid w:val="00C22BFA"/>
    <w:rsid w:val="00C22CDD"/>
    <w:rsid w:val="00C22D04"/>
    <w:rsid w:val="00C22D54"/>
    <w:rsid w:val="00C22D7D"/>
    <w:rsid w:val="00C22D80"/>
    <w:rsid w:val="00C22E5D"/>
    <w:rsid w:val="00C22E68"/>
    <w:rsid w:val="00C22F16"/>
    <w:rsid w:val="00C2304D"/>
    <w:rsid w:val="00C23067"/>
    <w:rsid w:val="00C23073"/>
    <w:rsid w:val="00C23092"/>
    <w:rsid w:val="00C230B6"/>
    <w:rsid w:val="00C230FA"/>
    <w:rsid w:val="00C23150"/>
    <w:rsid w:val="00C23190"/>
    <w:rsid w:val="00C2320F"/>
    <w:rsid w:val="00C2327F"/>
    <w:rsid w:val="00C23370"/>
    <w:rsid w:val="00C233FD"/>
    <w:rsid w:val="00C234DC"/>
    <w:rsid w:val="00C235B8"/>
    <w:rsid w:val="00C235DB"/>
    <w:rsid w:val="00C2365C"/>
    <w:rsid w:val="00C2378E"/>
    <w:rsid w:val="00C237F8"/>
    <w:rsid w:val="00C2392A"/>
    <w:rsid w:val="00C23A4A"/>
    <w:rsid w:val="00C23A6E"/>
    <w:rsid w:val="00C23AAA"/>
    <w:rsid w:val="00C23AB9"/>
    <w:rsid w:val="00C23B26"/>
    <w:rsid w:val="00C23BC9"/>
    <w:rsid w:val="00C23C0D"/>
    <w:rsid w:val="00C23CBB"/>
    <w:rsid w:val="00C23CDD"/>
    <w:rsid w:val="00C23CF7"/>
    <w:rsid w:val="00C23D93"/>
    <w:rsid w:val="00C23E07"/>
    <w:rsid w:val="00C23E0D"/>
    <w:rsid w:val="00C23E49"/>
    <w:rsid w:val="00C23EA3"/>
    <w:rsid w:val="00C23F94"/>
    <w:rsid w:val="00C240E5"/>
    <w:rsid w:val="00C24193"/>
    <w:rsid w:val="00C241C3"/>
    <w:rsid w:val="00C24238"/>
    <w:rsid w:val="00C24249"/>
    <w:rsid w:val="00C242D3"/>
    <w:rsid w:val="00C2434F"/>
    <w:rsid w:val="00C243CE"/>
    <w:rsid w:val="00C24407"/>
    <w:rsid w:val="00C244EB"/>
    <w:rsid w:val="00C2451F"/>
    <w:rsid w:val="00C2454C"/>
    <w:rsid w:val="00C2463D"/>
    <w:rsid w:val="00C2464F"/>
    <w:rsid w:val="00C247A0"/>
    <w:rsid w:val="00C247D7"/>
    <w:rsid w:val="00C2484B"/>
    <w:rsid w:val="00C24855"/>
    <w:rsid w:val="00C24888"/>
    <w:rsid w:val="00C2493F"/>
    <w:rsid w:val="00C24942"/>
    <w:rsid w:val="00C24970"/>
    <w:rsid w:val="00C24A46"/>
    <w:rsid w:val="00C24A63"/>
    <w:rsid w:val="00C24A6C"/>
    <w:rsid w:val="00C24B00"/>
    <w:rsid w:val="00C24B15"/>
    <w:rsid w:val="00C24BA2"/>
    <w:rsid w:val="00C24C10"/>
    <w:rsid w:val="00C24C65"/>
    <w:rsid w:val="00C24C91"/>
    <w:rsid w:val="00C24CB7"/>
    <w:rsid w:val="00C24DD2"/>
    <w:rsid w:val="00C24DDA"/>
    <w:rsid w:val="00C24DDB"/>
    <w:rsid w:val="00C24E04"/>
    <w:rsid w:val="00C24E18"/>
    <w:rsid w:val="00C24EF3"/>
    <w:rsid w:val="00C24F94"/>
    <w:rsid w:val="00C250D2"/>
    <w:rsid w:val="00C2512C"/>
    <w:rsid w:val="00C251C0"/>
    <w:rsid w:val="00C2531B"/>
    <w:rsid w:val="00C253A6"/>
    <w:rsid w:val="00C25414"/>
    <w:rsid w:val="00C254A4"/>
    <w:rsid w:val="00C254CB"/>
    <w:rsid w:val="00C254F5"/>
    <w:rsid w:val="00C254FE"/>
    <w:rsid w:val="00C25508"/>
    <w:rsid w:val="00C25581"/>
    <w:rsid w:val="00C255CB"/>
    <w:rsid w:val="00C256FD"/>
    <w:rsid w:val="00C25848"/>
    <w:rsid w:val="00C25968"/>
    <w:rsid w:val="00C259E1"/>
    <w:rsid w:val="00C259E6"/>
    <w:rsid w:val="00C25AB1"/>
    <w:rsid w:val="00C25B18"/>
    <w:rsid w:val="00C25BF4"/>
    <w:rsid w:val="00C25C2B"/>
    <w:rsid w:val="00C25C36"/>
    <w:rsid w:val="00C25C4A"/>
    <w:rsid w:val="00C25C79"/>
    <w:rsid w:val="00C25CCD"/>
    <w:rsid w:val="00C25E49"/>
    <w:rsid w:val="00C25E4E"/>
    <w:rsid w:val="00C25E6F"/>
    <w:rsid w:val="00C25F05"/>
    <w:rsid w:val="00C25F11"/>
    <w:rsid w:val="00C25F87"/>
    <w:rsid w:val="00C25FD5"/>
    <w:rsid w:val="00C260C9"/>
    <w:rsid w:val="00C260E7"/>
    <w:rsid w:val="00C26120"/>
    <w:rsid w:val="00C261B6"/>
    <w:rsid w:val="00C2624E"/>
    <w:rsid w:val="00C2625D"/>
    <w:rsid w:val="00C2626D"/>
    <w:rsid w:val="00C262C0"/>
    <w:rsid w:val="00C262F7"/>
    <w:rsid w:val="00C2631B"/>
    <w:rsid w:val="00C263DC"/>
    <w:rsid w:val="00C26417"/>
    <w:rsid w:val="00C26418"/>
    <w:rsid w:val="00C2643F"/>
    <w:rsid w:val="00C264FB"/>
    <w:rsid w:val="00C26600"/>
    <w:rsid w:val="00C26673"/>
    <w:rsid w:val="00C266F5"/>
    <w:rsid w:val="00C26752"/>
    <w:rsid w:val="00C26760"/>
    <w:rsid w:val="00C26818"/>
    <w:rsid w:val="00C26896"/>
    <w:rsid w:val="00C2696C"/>
    <w:rsid w:val="00C26A3D"/>
    <w:rsid w:val="00C26A4B"/>
    <w:rsid w:val="00C26A4C"/>
    <w:rsid w:val="00C26A8A"/>
    <w:rsid w:val="00C26AE7"/>
    <w:rsid w:val="00C26BEE"/>
    <w:rsid w:val="00C26CAE"/>
    <w:rsid w:val="00C26CE0"/>
    <w:rsid w:val="00C26D10"/>
    <w:rsid w:val="00C26D2F"/>
    <w:rsid w:val="00C26DED"/>
    <w:rsid w:val="00C26E3B"/>
    <w:rsid w:val="00C26E75"/>
    <w:rsid w:val="00C26EA2"/>
    <w:rsid w:val="00C26EAA"/>
    <w:rsid w:val="00C26F5F"/>
    <w:rsid w:val="00C27039"/>
    <w:rsid w:val="00C270A9"/>
    <w:rsid w:val="00C27261"/>
    <w:rsid w:val="00C27485"/>
    <w:rsid w:val="00C2759C"/>
    <w:rsid w:val="00C275B7"/>
    <w:rsid w:val="00C27617"/>
    <w:rsid w:val="00C2774E"/>
    <w:rsid w:val="00C2781B"/>
    <w:rsid w:val="00C27858"/>
    <w:rsid w:val="00C2790E"/>
    <w:rsid w:val="00C27954"/>
    <w:rsid w:val="00C27995"/>
    <w:rsid w:val="00C279E7"/>
    <w:rsid w:val="00C27BB3"/>
    <w:rsid w:val="00C27CC8"/>
    <w:rsid w:val="00C27DAD"/>
    <w:rsid w:val="00C27DCB"/>
    <w:rsid w:val="00C27EB6"/>
    <w:rsid w:val="00C27EE3"/>
    <w:rsid w:val="00C27F45"/>
    <w:rsid w:val="00C27F96"/>
    <w:rsid w:val="00C27FB9"/>
    <w:rsid w:val="00C30015"/>
    <w:rsid w:val="00C30081"/>
    <w:rsid w:val="00C300FB"/>
    <w:rsid w:val="00C301C2"/>
    <w:rsid w:val="00C30485"/>
    <w:rsid w:val="00C3050E"/>
    <w:rsid w:val="00C30519"/>
    <w:rsid w:val="00C305F3"/>
    <w:rsid w:val="00C30610"/>
    <w:rsid w:val="00C30627"/>
    <w:rsid w:val="00C30650"/>
    <w:rsid w:val="00C306A6"/>
    <w:rsid w:val="00C3072F"/>
    <w:rsid w:val="00C3073B"/>
    <w:rsid w:val="00C30740"/>
    <w:rsid w:val="00C3076F"/>
    <w:rsid w:val="00C3081B"/>
    <w:rsid w:val="00C308BD"/>
    <w:rsid w:val="00C3092C"/>
    <w:rsid w:val="00C30953"/>
    <w:rsid w:val="00C309C6"/>
    <w:rsid w:val="00C30A7E"/>
    <w:rsid w:val="00C30B30"/>
    <w:rsid w:val="00C30B57"/>
    <w:rsid w:val="00C30BD5"/>
    <w:rsid w:val="00C30C6B"/>
    <w:rsid w:val="00C30D56"/>
    <w:rsid w:val="00C30D64"/>
    <w:rsid w:val="00C30D7F"/>
    <w:rsid w:val="00C30DB9"/>
    <w:rsid w:val="00C30DE2"/>
    <w:rsid w:val="00C30E6C"/>
    <w:rsid w:val="00C30EDD"/>
    <w:rsid w:val="00C30F25"/>
    <w:rsid w:val="00C31015"/>
    <w:rsid w:val="00C31241"/>
    <w:rsid w:val="00C313FD"/>
    <w:rsid w:val="00C315F7"/>
    <w:rsid w:val="00C3166A"/>
    <w:rsid w:val="00C31685"/>
    <w:rsid w:val="00C316B9"/>
    <w:rsid w:val="00C316C0"/>
    <w:rsid w:val="00C3179D"/>
    <w:rsid w:val="00C317F9"/>
    <w:rsid w:val="00C318EF"/>
    <w:rsid w:val="00C31B50"/>
    <w:rsid w:val="00C31B72"/>
    <w:rsid w:val="00C31B9F"/>
    <w:rsid w:val="00C31BA2"/>
    <w:rsid w:val="00C31BDC"/>
    <w:rsid w:val="00C31E02"/>
    <w:rsid w:val="00C31E6A"/>
    <w:rsid w:val="00C31F0B"/>
    <w:rsid w:val="00C31F76"/>
    <w:rsid w:val="00C32077"/>
    <w:rsid w:val="00C321DD"/>
    <w:rsid w:val="00C3222A"/>
    <w:rsid w:val="00C32271"/>
    <w:rsid w:val="00C322EA"/>
    <w:rsid w:val="00C3231A"/>
    <w:rsid w:val="00C3241D"/>
    <w:rsid w:val="00C32482"/>
    <w:rsid w:val="00C324E6"/>
    <w:rsid w:val="00C325C4"/>
    <w:rsid w:val="00C32603"/>
    <w:rsid w:val="00C32607"/>
    <w:rsid w:val="00C32609"/>
    <w:rsid w:val="00C32769"/>
    <w:rsid w:val="00C327CC"/>
    <w:rsid w:val="00C327D9"/>
    <w:rsid w:val="00C32886"/>
    <w:rsid w:val="00C328D0"/>
    <w:rsid w:val="00C328E5"/>
    <w:rsid w:val="00C32911"/>
    <w:rsid w:val="00C3298C"/>
    <w:rsid w:val="00C329DF"/>
    <w:rsid w:val="00C32CE4"/>
    <w:rsid w:val="00C32D85"/>
    <w:rsid w:val="00C32EEB"/>
    <w:rsid w:val="00C32FA0"/>
    <w:rsid w:val="00C32FD4"/>
    <w:rsid w:val="00C3306A"/>
    <w:rsid w:val="00C33128"/>
    <w:rsid w:val="00C33167"/>
    <w:rsid w:val="00C33253"/>
    <w:rsid w:val="00C33405"/>
    <w:rsid w:val="00C3341E"/>
    <w:rsid w:val="00C33435"/>
    <w:rsid w:val="00C33465"/>
    <w:rsid w:val="00C3346D"/>
    <w:rsid w:val="00C3346F"/>
    <w:rsid w:val="00C33482"/>
    <w:rsid w:val="00C33499"/>
    <w:rsid w:val="00C3350E"/>
    <w:rsid w:val="00C33575"/>
    <w:rsid w:val="00C335DE"/>
    <w:rsid w:val="00C3361B"/>
    <w:rsid w:val="00C3367B"/>
    <w:rsid w:val="00C3368E"/>
    <w:rsid w:val="00C336E6"/>
    <w:rsid w:val="00C33833"/>
    <w:rsid w:val="00C338A7"/>
    <w:rsid w:val="00C3390A"/>
    <w:rsid w:val="00C339AD"/>
    <w:rsid w:val="00C33A29"/>
    <w:rsid w:val="00C33A2D"/>
    <w:rsid w:val="00C33A82"/>
    <w:rsid w:val="00C33AB2"/>
    <w:rsid w:val="00C33B1B"/>
    <w:rsid w:val="00C33BF1"/>
    <w:rsid w:val="00C33BF9"/>
    <w:rsid w:val="00C33CA7"/>
    <w:rsid w:val="00C33CEC"/>
    <w:rsid w:val="00C33DAB"/>
    <w:rsid w:val="00C33DE6"/>
    <w:rsid w:val="00C33E18"/>
    <w:rsid w:val="00C33E19"/>
    <w:rsid w:val="00C33E44"/>
    <w:rsid w:val="00C33E4A"/>
    <w:rsid w:val="00C33E59"/>
    <w:rsid w:val="00C33E6A"/>
    <w:rsid w:val="00C33E6D"/>
    <w:rsid w:val="00C33E73"/>
    <w:rsid w:val="00C33ED0"/>
    <w:rsid w:val="00C33FB0"/>
    <w:rsid w:val="00C33FDE"/>
    <w:rsid w:val="00C3401E"/>
    <w:rsid w:val="00C3408C"/>
    <w:rsid w:val="00C34228"/>
    <w:rsid w:val="00C34254"/>
    <w:rsid w:val="00C34325"/>
    <w:rsid w:val="00C343C9"/>
    <w:rsid w:val="00C3451C"/>
    <w:rsid w:val="00C3452E"/>
    <w:rsid w:val="00C3456C"/>
    <w:rsid w:val="00C3460B"/>
    <w:rsid w:val="00C34626"/>
    <w:rsid w:val="00C34749"/>
    <w:rsid w:val="00C347D2"/>
    <w:rsid w:val="00C347E1"/>
    <w:rsid w:val="00C348CC"/>
    <w:rsid w:val="00C3491F"/>
    <w:rsid w:val="00C34A1A"/>
    <w:rsid w:val="00C34AA7"/>
    <w:rsid w:val="00C34AED"/>
    <w:rsid w:val="00C34B21"/>
    <w:rsid w:val="00C34B49"/>
    <w:rsid w:val="00C34C2B"/>
    <w:rsid w:val="00C34CD1"/>
    <w:rsid w:val="00C34D62"/>
    <w:rsid w:val="00C34D85"/>
    <w:rsid w:val="00C34D94"/>
    <w:rsid w:val="00C34E19"/>
    <w:rsid w:val="00C34E3D"/>
    <w:rsid w:val="00C34E86"/>
    <w:rsid w:val="00C34E8F"/>
    <w:rsid w:val="00C34E9C"/>
    <w:rsid w:val="00C3501F"/>
    <w:rsid w:val="00C35129"/>
    <w:rsid w:val="00C351BD"/>
    <w:rsid w:val="00C351F5"/>
    <w:rsid w:val="00C35353"/>
    <w:rsid w:val="00C354A5"/>
    <w:rsid w:val="00C354E1"/>
    <w:rsid w:val="00C355B0"/>
    <w:rsid w:val="00C3560A"/>
    <w:rsid w:val="00C35676"/>
    <w:rsid w:val="00C356B2"/>
    <w:rsid w:val="00C35727"/>
    <w:rsid w:val="00C35732"/>
    <w:rsid w:val="00C35798"/>
    <w:rsid w:val="00C357A6"/>
    <w:rsid w:val="00C357F5"/>
    <w:rsid w:val="00C35973"/>
    <w:rsid w:val="00C35977"/>
    <w:rsid w:val="00C3598D"/>
    <w:rsid w:val="00C359A7"/>
    <w:rsid w:val="00C359CF"/>
    <w:rsid w:val="00C359D3"/>
    <w:rsid w:val="00C35AA4"/>
    <w:rsid w:val="00C35ABD"/>
    <w:rsid w:val="00C35C18"/>
    <w:rsid w:val="00C35C2A"/>
    <w:rsid w:val="00C35C35"/>
    <w:rsid w:val="00C35C72"/>
    <w:rsid w:val="00C35DA9"/>
    <w:rsid w:val="00C35DCA"/>
    <w:rsid w:val="00C35DCB"/>
    <w:rsid w:val="00C35E95"/>
    <w:rsid w:val="00C35ECB"/>
    <w:rsid w:val="00C35EE3"/>
    <w:rsid w:val="00C35F4B"/>
    <w:rsid w:val="00C35F53"/>
    <w:rsid w:val="00C36042"/>
    <w:rsid w:val="00C36053"/>
    <w:rsid w:val="00C361AF"/>
    <w:rsid w:val="00C36242"/>
    <w:rsid w:val="00C362A8"/>
    <w:rsid w:val="00C36410"/>
    <w:rsid w:val="00C36444"/>
    <w:rsid w:val="00C36475"/>
    <w:rsid w:val="00C3657E"/>
    <w:rsid w:val="00C36594"/>
    <w:rsid w:val="00C365E8"/>
    <w:rsid w:val="00C3668F"/>
    <w:rsid w:val="00C366E9"/>
    <w:rsid w:val="00C36769"/>
    <w:rsid w:val="00C367C1"/>
    <w:rsid w:val="00C367ED"/>
    <w:rsid w:val="00C367EE"/>
    <w:rsid w:val="00C36831"/>
    <w:rsid w:val="00C368D0"/>
    <w:rsid w:val="00C36A46"/>
    <w:rsid w:val="00C36A54"/>
    <w:rsid w:val="00C36A96"/>
    <w:rsid w:val="00C36AF3"/>
    <w:rsid w:val="00C36B79"/>
    <w:rsid w:val="00C36BBA"/>
    <w:rsid w:val="00C36BE6"/>
    <w:rsid w:val="00C36EE8"/>
    <w:rsid w:val="00C36EEF"/>
    <w:rsid w:val="00C37066"/>
    <w:rsid w:val="00C371EA"/>
    <w:rsid w:val="00C37214"/>
    <w:rsid w:val="00C37253"/>
    <w:rsid w:val="00C3726A"/>
    <w:rsid w:val="00C37272"/>
    <w:rsid w:val="00C3729C"/>
    <w:rsid w:val="00C372A5"/>
    <w:rsid w:val="00C372CC"/>
    <w:rsid w:val="00C372F0"/>
    <w:rsid w:val="00C37318"/>
    <w:rsid w:val="00C37424"/>
    <w:rsid w:val="00C3750E"/>
    <w:rsid w:val="00C3758B"/>
    <w:rsid w:val="00C37609"/>
    <w:rsid w:val="00C37698"/>
    <w:rsid w:val="00C376FF"/>
    <w:rsid w:val="00C37776"/>
    <w:rsid w:val="00C377CA"/>
    <w:rsid w:val="00C377CE"/>
    <w:rsid w:val="00C377E6"/>
    <w:rsid w:val="00C377FB"/>
    <w:rsid w:val="00C3791C"/>
    <w:rsid w:val="00C37935"/>
    <w:rsid w:val="00C37959"/>
    <w:rsid w:val="00C37971"/>
    <w:rsid w:val="00C379D5"/>
    <w:rsid w:val="00C37AF5"/>
    <w:rsid w:val="00C37B2B"/>
    <w:rsid w:val="00C37B55"/>
    <w:rsid w:val="00C37B57"/>
    <w:rsid w:val="00C37B5E"/>
    <w:rsid w:val="00C37C2F"/>
    <w:rsid w:val="00C37C57"/>
    <w:rsid w:val="00C37D29"/>
    <w:rsid w:val="00C37D47"/>
    <w:rsid w:val="00C37D90"/>
    <w:rsid w:val="00C37DF6"/>
    <w:rsid w:val="00C37E2E"/>
    <w:rsid w:val="00C37E9D"/>
    <w:rsid w:val="00C37F61"/>
    <w:rsid w:val="00C37FD8"/>
    <w:rsid w:val="00C400FA"/>
    <w:rsid w:val="00C40112"/>
    <w:rsid w:val="00C40120"/>
    <w:rsid w:val="00C40144"/>
    <w:rsid w:val="00C40214"/>
    <w:rsid w:val="00C402A7"/>
    <w:rsid w:val="00C4031D"/>
    <w:rsid w:val="00C40336"/>
    <w:rsid w:val="00C4040E"/>
    <w:rsid w:val="00C40483"/>
    <w:rsid w:val="00C4049A"/>
    <w:rsid w:val="00C4049B"/>
    <w:rsid w:val="00C404CF"/>
    <w:rsid w:val="00C4051E"/>
    <w:rsid w:val="00C405AB"/>
    <w:rsid w:val="00C4060C"/>
    <w:rsid w:val="00C40658"/>
    <w:rsid w:val="00C4065F"/>
    <w:rsid w:val="00C40672"/>
    <w:rsid w:val="00C40684"/>
    <w:rsid w:val="00C406E3"/>
    <w:rsid w:val="00C4087E"/>
    <w:rsid w:val="00C40899"/>
    <w:rsid w:val="00C40921"/>
    <w:rsid w:val="00C4096E"/>
    <w:rsid w:val="00C409CC"/>
    <w:rsid w:val="00C409CF"/>
    <w:rsid w:val="00C40A35"/>
    <w:rsid w:val="00C40A4F"/>
    <w:rsid w:val="00C40A75"/>
    <w:rsid w:val="00C40A88"/>
    <w:rsid w:val="00C40AA8"/>
    <w:rsid w:val="00C40ACC"/>
    <w:rsid w:val="00C40B90"/>
    <w:rsid w:val="00C40B95"/>
    <w:rsid w:val="00C40BBD"/>
    <w:rsid w:val="00C40C53"/>
    <w:rsid w:val="00C40C6D"/>
    <w:rsid w:val="00C40CBE"/>
    <w:rsid w:val="00C40CC0"/>
    <w:rsid w:val="00C40CC7"/>
    <w:rsid w:val="00C40D52"/>
    <w:rsid w:val="00C40DC7"/>
    <w:rsid w:val="00C40DCD"/>
    <w:rsid w:val="00C40E4E"/>
    <w:rsid w:val="00C40E56"/>
    <w:rsid w:val="00C40EE5"/>
    <w:rsid w:val="00C40FB5"/>
    <w:rsid w:val="00C41028"/>
    <w:rsid w:val="00C411AE"/>
    <w:rsid w:val="00C411BF"/>
    <w:rsid w:val="00C412C0"/>
    <w:rsid w:val="00C412F0"/>
    <w:rsid w:val="00C413C3"/>
    <w:rsid w:val="00C413F5"/>
    <w:rsid w:val="00C41478"/>
    <w:rsid w:val="00C414BA"/>
    <w:rsid w:val="00C41585"/>
    <w:rsid w:val="00C415BF"/>
    <w:rsid w:val="00C41603"/>
    <w:rsid w:val="00C41617"/>
    <w:rsid w:val="00C41651"/>
    <w:rsid w:val="00C4168C"/>
    <w:rsid w:val="00C416E4"/>
    <w:rsid w:val="00C41736"/>
    <w:rsid w:val="00C417EE"/>
    <w:rsid w:val="00C418E5"/>
    <w:rsid w:val="00C41944"/>
    <w:rsid w:val="00C41997"/>
    <w:rsid w:val="00C419E6"/>
    <w:rsid w:val="00C41A30"/>
    <w:rsid w:val="00C41A40"/>
    <w:rsid w:val="00C41AC1"/>
    <w:rsid w:val="00C41AEB"/>
    <w:rsid w:val="00C41B5F"/>
    <w:rsid w:val="00C41C31"/>
    <w:rsid w:val="00C41CB1"/>
    <w:rsid w:val="00C41CC8"/>
    <w:rsid w:val="00C41D1B"/>
    <w:rsid w:val="00C41D8A"/>
    <w:rsid w:val="00C41DA0"/>
    <w:rsid w:val="00C41F0F"/>
    <w:rsid w:val="00C41F7D"/>
    <w:rsid w:val="00C4205D"/>
    <w:rsid w:val="00C42096"/>
    <w:rsid w:val="00C420E3"/>
    <w:rsid w:val="00C420ED"/>
    <w:rsid w:val="00C420EF"/>
    <w:rsid w:val="00C4213D"/>
    <w:rsid w:val="00C42143"/>
    <w:rsid w:val="00C42250"/>
    <w:rsid w:val="00C42297"/>
    <w:rsid w:val="00C42334"/>
    <w:rsid w:val="00C42432"/>
    <w:rsid w:val="00C42433"/>
    <w:rsid w:val="00C4243B"/>
    <w:rsid w:val="00C4248D"/>
    <w:rsid w:val="00C424A9"/>
    <w:rsid w:val="00C4254D"/>
    <w:rsid w:val="00C42613"/>
    <w:rsid w:val="00C426C2"/>
    <w:rsid w:val="00C4284E"/>
    <w:rsid w:val="00C4288C"/>
    <w:rsid w:val="00C42A53"/>
    <w:rsid w:val="00C42AFF"/>
    <w:rsid w:val="00C42BE2"/>
    <w:rsid w:val="00C42C92"/>
    <w:rsid w:val="00C42CD1"/>
    <w:rsid w:val="00C42CF0"/>
    <w:rsid w:val="00C42D0A"/>
    <w:rsid w:val="00C42DCB"/>
    <w:rsid w:val="00C42E36"/>
    <w:rsid w:val="00C42E3E"/>
    <w:rsid w:val="00C42E86"/>
    <w:rsid w:val="00C42EE7"/>
    <w:rsid w:val="00C42FE2"/>
    <w:rsid w:val="00C43063"/>
    <w:rsid w:val="00C430E5"/>
    <w:rsid w:val="00C4313A"/>
    <w:rsid w:val="00C4318E"/>
    <w:rsid w:val="00C431CC"/>
    <w:rsid w:val="00C4333B"/>
    <w:rsid w:val="00C43486"/>
    <w:rsid w:val="00C434D0"/>
    <w:rsid w:val="00C43503"/>
    <w:rsid w:val="00C43575"/>
    <w:rsid w:val="00C435CC"/>
    <w:rsid w:val="00C4362C"/>
    <w:rsid w:val="00C436BA"/>
    <w:rsid w:val="00C437FD"/>
    <w:rsid w:val="00C4385F"/>
    <w:rsid w:val="00C438F1"/>
    <w:rsid w:val="00C43946"/>
    <w:rsid w:val="00C43970"/>
    <w:rsid w:val="00C43AFD"/>
    <w:rsid w:val="00C43B6D"/>
    <w:rsid w:val="00C43B70"/>
    <w:rsid w:val="00C43B75"/>
    <w:rsid w:val="00C43BBB"/>
    <w:rsid w:val="00C43C26"/>
    <w:rsid w:val="00C43CB1"/>
    <w:rsid w:val="00C43D3B"/>
    <w:rsid w:val="00C43DBB"/>
    <w:rsid w:val="00C43DDD"/>
    <w:rsid w:val="00C43E83"/>
    <w:rsid w:val="00C43F24"/>
    <w:rsid w:val="00C43F66"/>
    <w:rsid w:val="00C4402A"/>
    <w:rsid w:val="00C44051"/>
    <w:rsid w:val="00C44195"/>
    <w:rsid w:val="00C44228"/>
    <w:rsid w:val="00C44257"/>
    <w:rsid w:val="00C442E3"/>
    <w:rsid w:val="00C442EC"/>
    <w:rsid w:val="00C442F3"/>
    <w:rsid w:val="00C44318"/>
    <w:rsid w:val="00C44490"/>
    <w:rsid w:val="00C444C9"/>
    <w:rsid w:val="00C44536"/>
    <w:rsid w:val="00C44609"/>
    <w:rsid w:val="00C446C9"/>
    <w:rsid w:val="00C446FD"/>
    <w:rsid w:val="00C44730"/>
    <w:rsid w:val="00C447D2"/>
    <w:rsid w:val="00C44803"/>
    <w:rsid w:val="00C44877"/>
    <w:rsid w:val="00C4496E"/>
    <w:rsid w:val="00C44A12"/>
    <w:rsid w:val="00C44A77"/>
    <w:rsid w:val="00C44AA4"/>
    <w:rsid w:val="00C44C13"/>
    <w:rsid w:val="00C44C9C"/>
    <w:rsid w:val="00C44CBC"/>
    <w:rsid w:val="00C44CE6"/>
    <w:rsid w:val="00C44CF2"/>
    <w:rsid w:val="00C44CFD"/>
    <w:rsid w:val="00C44D7D"/>
    <w:rsid w:val="00C44D8A"/>
    <w:rsid w:val="00C44E4A"/>
    <w:rsid w:val="00C44E5F"/>
    <w:rsid w:val="00C44EBC"/>
    <w:rsid w:val="00C44EE0"/>
    <w:rsid w:val="00C44F2C"/>
    <w:rsid w:val="00C44F3C"/>
    <w:rsid w:val="00C44F66"/>
    <w:rsid w:val="00C450B6"/>
    <w:rsid w:val="00C450FC"/>
    <w:rsid w:val="00C450FD"/>
    <w:rsid w:val="00C45118"/>
    <w:rsid w:val="00C45138"/>
    <w:rsid w:val="00C4513A"/>
    <w:rsid w:val="00C45150"/>
    <w:rsid w:val="00C4517C"/>
    <w:rsid w:val="00C451D0"/>
    <w:rsid w:val="00C45209"/>
    <w:rsid w:val="00C45222"/>
    <w:rsid w:val="00C4524E"/>
    <w:rsid w:val="00C45297"/>
    <w:rsid w:val="00C4529B"/>
    <w:rsid w:val="00C4530A"/>
    <w:rsid w:val="00C45378"/>
    <w:rsid w:val="00C453A1"/>
    <w:rsid w:val="00C453A2"/>
    <w:rsid w:val="00C454EC"/>
    <w:rsid w:val="00C45501"/>
    <w:rsid w:val="00C4553D"/>
    <w:rsid w:val="00C455E2"/>
    <w:rsid w:val="00C4566C"/>
    <w:rsid w:val="00C456F1"/>
    <w:rsid w:val="00C45775"/>
    <w:rsid w:val="00C457D1"/>
    <w:rsid w:val="00C4586B"/>
    <w:rsid w:val="00C458A8"/>
    <w:rsid w:val="00C458D4"/>
    <w:rsid w:val="00C45AB8"/>
    <w:rsid w:val="00C45AC3"/>
    <w:rsid w:val="00C45B63"/>
    <w:rsid w:val="00C45BE5"/>
    <w:rsid w:val="00C45C6A"/>
    <w:rsid w:val="00C45CE1"/>
    <w:rsid w:val="00C45D01"/>
    <w:rsid w:val="00C45D69"/>
    <w:rsid w:val="00C45DBE"/>
    <w:rsid w:val="00C45E7E"/>
    <w:rsid w:val="00C45EA3"/>
    <w:rsid w:val="00C45F16"/>
    <w:rsid w:val="00C45FEE"/>
    <w:rsid w:val="00C45FFF"/>
    <w:rsid w:val="00C46002"/>
    <w:rsid w:val="00C46126"/>
    <w:rsid w:val="00C46134"/>
    <w:rsid w:val="00C4614C"/>
    <w:rsid w:val="00C461CC"/>
    <w:rsid w:val="00C461F3"/>
    <w:rsid w:val="00C46200"/>
    <w:rsid w:val="00C4623B"/>
    <w:rsid w:val="00C46241"/>
    <w:rsid w:val="00C462ED"/>
    <w:rsid w:val="00C465DF"/>
    <w:rsid w:val="00C46745"/>
    <w:rsid w:val="00C4679F"/>
    <w:rsid w:val="00C467A9"/>
    <w:rsid w:val="00C467F1"/>
    <w:rsid w:val="00C468B9"/>
    <w:rsid w:val="00C468DA"/>
    <w:rsid w:val="00C469A5"/>
    <w:rsid w:val="00C469BC"/>
    <w:rsid w:val="00C46B09"/>
    <w:rsid w:val="00C46B1F"/>
    <w:rsid w:val="00C46BB7"/>
    <w:rsid w:val="00C46C75"/>
    <w:rsid w:val="00C46C7D"/>
    <w:rsid w:val="00C46C90"/>
    <w:rsid w:val="00C46CFD"/>
    <w:rsid w:val="00C46D08"/>
    <w:rsid w:val="00C46D49"/>
    <w:rsid w:val="00C46D59"/>
    <w:rsid w:val="00C46DED"/>
    <w:rsid w:val="00C46F40"/>
    <w:rsid w:val="00C46F4E"/>
    <w:rsid w:val="00C46FBA"/>
    <w:rsid w:val="00C47017"/>
    <w:rsid w:val="00C4719F"/>
    <w:rsid w:val="00C471CC"/>
    <w:rsid w:val="00C471FE"/>
    <w:rsid w:val="00C4733B"/>
    <w:rsid w:val="00C47340"/>
    <w:rsid w:val="00C4736D"/>
    <w:rsid w:val="00C473C6"/>
    <w:rsid w:val="00C473F7"/>
    <w:rsid w:val="00C47447"/>
    <w:rsid w:val="00C474DF"/>
    <w:rsid w:val="00C47511"/>
    <w:rsid w:val="00C47603"/>
    <w:rsid w:val="00C4760B"/>
    <w:rsid w:val="00C47613"/>
    <w:rsid w:val="00C4766F"/>
    <w:rsid w:val="00C47B5E"/>
    <w:rsid w:val="00C47C02"/>
    <w:rsid w:val="00C47C14"/>
    <w:rsid w:val="00C47C76"/>
    <w:rsid w:val="00C47D4E"/>
    <w:rsid w:val="00C47D86"/>
    <w:rsid w:val="00C47DA2"/>
    <w:rsid w:val="00C47DD2"/>
    <w:rsid w:val="00C47DDC"/>
    <w:rsid w:val="00C47DEA"/>
    <w:rsid w:val="00C47DF4"/>
    <w:rsid w:val="00C47E69"/>
    <w:rsid w:val="00C47E85"/>
    <w:rsid w:val="00C47E90"/>
    <w:rsid w:val="00C47F6C"/>
    <w:rsid w:val="00C47F8B"/>
    <w:rsid w:val="00C47FDD"/>
    <w:rsid w:val="00C47FE8"/>
    <w:rsid w:val="00C5004D"/>
    <w:rsid w:val="00C5009D"/>
    <w:rsid w:val="00C500A9"/>
    <w:rsid w:val="00C500B3"/>
    <w:rsid w:val="00C5011D"/>
    <w:rsid w:val="00C501DE"/>
    <w:rsid w:val="00C5026D"/>
    <w:rsid w:val="00C5028D"/>
    <w:rsid w:val="00C5029B"/>
    <w:rsid w:val="00C50374"/>
    <w:rsid w:val="00C50435"/>
    <w:rsid w:val="00C504A5"/>
    <w:rsid w:val="00C505A3"/>
    <w:rsid w:val="00C505A8"/>
    <w:rsid w:val="00C5060B"/>
    <w:rsid w:val="00C506E4"/>
    <w:rsid w:val="00C50712"/>
    <w:rsid w:val="00C50856"/>
    <w:rsid w:val="00C5088B"/>
    <w:rsid w:val="00C50951"/>
    <w:rsid w:val="00C509B7"/>
    <w:rsid w:val="00C50B87"/>
    <w:rsid w:val="00C50C64"/>
    <w:rsid w:val="00C50CAA"/>
    <w:rsid w:val="00C50CFA"/>
    <w:rsid w:val="00C50F6F"/>
    <w:rsid w:val="00C5111C"/>
    <w:rsid w:val="00C5113F"/>
    <w:rsid w:val="00C51197"/>
    <w:rsid w:val="00C511AE"/>
    <w:rsid w:val="00C511B3"/>
    <w:rsid w:val="00C511FC"/>
    <w:rsid w:val="00C511FD"/>
    <w:rsid w:val="00C51206"/>
    <w:rsid w:val="00C5120D"/>
    <w:rsid w:val="00C51235"/>
    <w:rsid w:val="00C512CB"/>
    <w:rsid w:val="00C51319"/>
    <w:rsid w:val="00C51323"/>
    <w:rsid w:val="00C51339"/>
    <w:rsid w:val="00C5134F"/>
    <w:rsid w:val="00C513B6"/>
    <w:rsid w:val="00C513BB"/>
    <w:rsid w:val="00C513E7"/>
    <w:rsid w:val="00C5140D"/>
    <w:rsid w:val="00C5147A"/>
    <w:rsid w:val="00C5147B"/>
    <w:rsid w:val="00C51490"/>
    <w:rsid w:val="00C51555"/>
    <w:rsid w:val="00C51580"/>
    <w:rsid w:val="00C515B7"/>
    <w:rsid w:val="00C515C3"/>
    <w:rsid w:val="00C5167B"/>
    <w:rsid w:val="00C516C2"/>
    <w:rsid w:val="00C516CA"/>
    <w:rsid w:val="00C51770"/>
    <w:rsid w:val="00C517B6"/>
    <w:rsid w:val="00C51828"/>
    <w:rsid w:val="00C518EE"/>
    <w:rsid w:val="00C5191B"/>
    <w:rsid w:val="00C51927"/>
    <w:rsid w:val="00C519A0"/>
    <w:rsid w:val="00C519BA"/>
    <w:rsid w:val="00C519D9"/>
    <w:rsid w:val="00C51A4C"/>
    <w:rsid w:val="00C51B8E"/>
    <w:rsid w:val="00C51BE5"/>
    <w:rsid w:val="00C51C71"/>
    <w:rsid w:val="00C51D0A"/>
    <w:rsid w:val="00C51D84"/>
    <w:rsid w:val="00C51DEC"/>
    <w:rsid w:val="00C51F14"/>
    <w:rsid w:val="00C51F18"/>
    <w:rsid w:val="00C51F94"/>
    <w:rsid w:val="00C51FEE"/>
    <w:rsid w:val="00C52056"/>
    <w:rsid w:val="00C52060"/>
    <w:rsid w:val="00C52104"/>
    <w:rsid w:val="00C52155"/>
    <w:rsid w:val="00C521F8"/>
    <w:rsid w:val="00C52226"/>
    <w:rsid w:val="00C5225C"/>
    <w:rsid w:val="00C5254A"/>
    <w:rsid w:val="00C525A4"/>
    <w:rsid w:val="00C5264D"/>
    <w:rsid w:val="00C526A0"/>
    <w:rsid w:val="00C526A9"/>
    <w:rsid w:val="00C526C3"/>
    <w:rsid w:val="00C527D4"/>
    <w:rsid w:val="00C527D7"/>
    <w:rsid w:val="00C5287C"/>
    <w:rsid w:val="00C528D5"/>
    <w:rsid w:val="00C52A59"/>
    <w:rsid w:val="00C52A76"/>
    <w:rsid w:val="00C52AE6"/>
    <w:rsid w:val="00C52BF5"/>
    <w:rsid w:val="00C52D59"/>
    <w:rsid w:val="00C52DEF"/>
    <w:rsid w:val="00C52E9B"/>
    <w:rsid w:val="00C52F24"/>
    <w:rsid w:val="00C52F5C"/>
    <w:rsid w:val="00C52FA4"/>
    <w:rsid w:val="00C5302A"/>
    <w:rsid w:val="00C53030"/>
    <w:rsid w:val="00C5317D"/>
    <w:rsid w:val="00C5318B"/>
    <w:rsid w:val="00C532E8"/>
    <w:rsid w:val="00C5336E"/>
    <w:rsid w:val="00C53397"/>
    <w:rsid w:val="00C534CE"/>
    <w:rsid w:val="00C535C7"/>
    <w:rsid w:val="00C53615"/>
    <w:rsid w:val="00C53707"/>
    <w:rsid w:val="00C5389E"/>
    <w:rsid w:val="00C538C9"/>
    <w:rsid w:val="00C538E2"/>
    <w:rsid w:val="00C538FF"/>
    <w:rsid w:val="00C53A48"/>
    <w:rsid w:val="00C53AD4"/>
    <w:rsid w:val="00C53B1A"/>
    <w:rsid w:val="00C53BE9"/>
    <w:rsid w:val="00C53D36"/>
    <w:rsid w:val="00C53E52"/>
    <w:rsid w:val="00C53E63"/>
    <w:rsid w:val="00C53EAC"/>
    <w:rsid w:val="00C53EC7"/>
    <w:rsid w:val="00C53EDD"/>
    <w:rsid w:val="00C53FE1"/>
    <w:rsid w:val="00C540AD"/>
    <w:rsid w:val="00C5412F"/>
    <w:rsid w:val="00C54162"/>
    <w:rsid w:val="00C54190"/>
    <w:rsid w:val="00C54251"/>
    <w:rsid w:val="00C5425A"/>
    <w:rsid w:val="00C54264"/>
    <w:rsid w:val="00C542B0"/>
    <w:rsid w:val="00C543E5"/>
    <w:rsid w:val="00C54440"/>
    <w:rsid w:val="00C54512"/>
    <w:rsid w:val="00C5464E"/>
    <w:rsid w:val="00C546B0"/>
    <w:rsid w:val="00C5471F"/>
    <w:rsid w:val="00C54800"/>
    <w:rsid w:val="00C548CA"/>
    <w:rsid w:val="00C548EC"/>
    <w:rsid w:val="00C54A08"/>
    <w:rsid w:val="00C54A0E"/>
    <w:rsid w:val="00C54A25"/>
    <w:rsid w:val="00C54AC0"/>
    <w:rsid w:val="00C54AC5"/>
    <w:rsid w:val="00C54ACE"/>
    <w:rsid w:val="00C54AD9"/>
    <w:rsid w:val="00C54B44"/>
    <w:rsid w:val="00C54B55"/>
    <w:rsid w:val="00C54C2D"/>
    <w:rsid w:val="00C54C53"/>
    <w:rsid w:val="00C54D05"/>
    <w:rsid w:val="00C54D49"/>
    <w:rsid w:val="00C54D7E"/>
    <w:rsid w:val="00C550EE"/>
    <w:rsid w:val="00C55106"/>
    <w:rsid w:val="00C55110"/>
    <w:rsid w:val="00C551D3"/>
    <w:rsid w:val="00C551F7"/>
    <w:rsid w:val="00C55254"/>
    <w:rsid w:val="00C55257"/>
    <w:rsid w:val="00C5527C"/>
    <w:rsid w:val="00C552B0"/>
    <w:rsid w:val="00C552D0"/>
    <w:rsid w:val="00C55378"/>
    <w:rsid w:val="00C5537A"/>
    <w:rsid w:val="00C55391"/>
    <w:rsid w:val="00C55392"/>
    <w:rsid w:val="00C55396"/>
    <w:rsid w:val="00C553B3"/>
    <w:rsid w:val="00C553C0"/>
    <w:rsid w:val="00C553FD"/>
    <w:rsid w:val="00C554B3"/>
    <w:rsid w:val="00C554C8"/>
    <w:rsid w:val="00C555E1"/>
    <w:rsid w:val="00C5567B"/>
    <w:rsid w:val="00C55757"/>
    <w:rsid w:val="00C557BD"/>
    <w:rsid w:val="00C557DD"/>
    <w:rsid w:val="00C558A0"/>
    <w:rsid w:val="00C558E2"/>
    <w:rsid w:val="00C558EA"/>
    <w:rsid w:val="00C558ED"/>
    <w:rsid w:val="00C558F3"/>
    <w:rsid w:val="00C55942"/>
    <w:rsid w:val="00C559EA"/>
    <w:rsid w:val="00C55A27"/>
    <w:rsid w:val="00C55A4A"/>
    <w:rsid w:val="00C55B67"/>
    <w:rsid w:val="00C55C5F"/>
    <w:rsid w:val="00C55C68"/>
    <w:rsid w:val="00C55C6B"/>
    <w:rsid w:val="00C55D78"/>
    <w:rsid w:val="00C55D98"/>
    <w:rsid w:val="00C55DC9"/>
    <w:rsid w:val="00C55E0F"/>
    <w:rsid w:val="00C55ECA"/>
    <w:rsid w:val="00C55EE2"/>
    <w:rsid w:val="00C55F83"/>
    <w:rsid w:val="00C55F88"/>
    <w:rsid w:val="00C56038"/>
    <w:rsid w:val="00C56048"/>
    <w:rsid w:val="00C56074"/>
    <w:rsid w:val="00C561B1"/>
    <w:rsid w:val="00C56251"/>
    <w:rsid w:val="00C56261"/>
    <w:rsid w:val="00C56289"/>
    <w:rsid w:val="00C56340"/>
    <w:rsid w:val="00C56398"/>
    <w:rsid w:val="00C56611"/>
    <w:rsid w:val="00C5666F"/>
    <w:rsid w:val="00C5669B"/>
    <w:rsid w:val="00C56707"/>
    <w:rsid w:val="00C567E5"/>
    <w:rsid w:val="00C56853"/>
    <w:rsid w:val="00C568A9"/>
    <w:rsid w:val="00C568DF"/>
    <w:rsid w:val="00C569B1"/>
    <w:rsid w:val="00C569D2"/>
    <w:rsid w:val="00C56A88"/>
    <w:rsid w:val="00C56B17"/>
    <w:rsid w:val="00C56C32"/>
    <w:rsid w:val="00C56C58"/>
    <w:rsid w:val="00C56C75"/>
    <w:rsid w:val="00C56D31"/>
    <w:rsid w:val="00C56D47"/>
    <w:rsid w:val="00C56DC5"/>
    <w:rsid w:val="00C56FF3"/>
    <w:rsid w:val="00C56FFB"/>
    <w:rsid w:val="00C570C6"/>
    <w:rsid w:val="00C5714A"/>
    <w:rsid w:val="00C5718B"/>
    <w:rsid w:val="00C5726C"/>
    <w:rsid w:val="00C57280"/>
    <w:rsid w:val="00C572FF"/>
    <w:rsid w:val="00C573B4"/>
    <w:rsid w:val="00C573CA"/>
    <w:rsid w:val="00C57410"/>
    <w:rsid w:val="00C574D0"/>
    <w:rsid w:val="00C57516"/>
    <w:rsid w:val="00C5753F"/>
    <w:rsid w:val="00C57631"/>
    <w:rsid w:val="00C57645"/>
    <w:rsid w:val="00C57689"/>
    <w:rsid w:val="00C57733"/>
    <w:rsid w:val="00C57772"/>
    <w:rsid w:val="00C57884"/>
    <w:rsid w:val="00C57975"/>
    <w:rsid w:val="00C57BBC"/>
    <w:rsid w:val="00C57C1D"/>
    <w:rsid w:val="00C57C5B"/>
    <w:rsid w:val="00C57CA1"/>
    <w:rsid w:val="00C57CE7"/>
    <w:rsid w:val="00C57D26"/>
    <w:rsid w:val="00C57D3E"/>
    <w:rsid w:val="00C57D4F"/>
    <w:rsid w:val="00C57D73"/>
    <w:rsid w:val="00C57D80"/>
    <w:rsid w:val="00C57EB8"/>
    <w:rsid w:val="00C57EDD"/>
    <w:rsid w:val="00C57EE2"/>
    <w:rsid w:val="00C57F86"/>
    <w:rsid w:val="00C57FC4"/>
    <w:rsid w:val="00C57FF9"/>
    <w:rsid w:val="00C6004B"/>
    <w:rsid w:val="00C6017D"/>
    <w:rsid w:val="00C60184"/>
    <w:rsid w:val="00C602E0"/>
    <w:rsid w:val="00C602ED"/>
    <w:rsid w:val="00C6039D"/>
    <w:rsid w:val="00C60411"/>
    <w:rsid w:val="00C604E0"/>
    <w:rsid w:val="00C605BA"/>
    <w:rsid w:val="00C605BB"/>
    <w:rsid w:val="00C605E2"/>
    <w:rsid w:val="00C60606"/>
    <w:rsid w:val="00C6072B"/>
    <w:rsid w:val="00C6078B"/>
    <w:rsid w:val="00C607C0"/>
    <w:rsid w:val="00C607EE"/>
    <w:rsid w:val="00C6082E"/>
    <w:rsid w:val="00C60863"/>
    <w:rsid w:val="00C60A37"/>
    <w:rsid w:val="00C60B1C"/>
    <w:rsid w:val="00C60B21"/>
    <w:rsid w:val="00C60B45"/>
    <w:rsid w:val="00C60B96"/>
    <w:rsid w:val="00C60BD3"/>
    <w:rsid w:val="00C60BFC"/>
    <w:rsid w:val="00C60C01"/>
    <w:rsid w:val="00C60C53"/>
    <w:rsid w:val="00C60C61"/>
    <w:rsid w:val="00C60C96"/>
    <w:rsid w:val="00C60D08"/>
    <w:rsid w:val="00C60D1E"/>
    <w:rsid w:val="00C60DFD"/>
    <w:rsid w:val="00C60F26"/>
    <w:rsid w:val="00C60F4E"/>
    <w:rsid w:val="00C60FF3"/>
    <w:rsid w:val="00C61006"/>
    <w:rsid w:val="00C61095"/>
    <w:rsid w:val="00C61156"/>
    <w:rsid w:val="00C61215"/>
    <w:rsid w:val="00C61251"/>
    <w:rsid w:val="00C612AB"/>
    <w:rsid w:val="00C61423"/>
    <w:rsid w:val="00C61446"/>
    <w:rsid w:val="00C6146D"/>
    <w:rsid w:val="00C61586"/>
    <w:rsid w:val="00C615D8"/>
    <w:rsid w:val="00C6166A"/>
    <w:rsid w:val="00C6168B"/>
    <w:rsid w:val="00C61918"/>
    <w:rsid w:val="00C6195B"/>
    <w:rsid w:val="00C61992"/>
    <w:rsid w:val="00C619E0"/>
    <w:rsid w:val="00C619F5"/>
    <w:rsid w:val="00C61AD0"/>
    <w:rsid w:val="00C61BB9"/>
    <w:rsid w:val="00C61BDD"/>
    <w:rsid w:val="00C61C69"/>
    <w:rsid w:val="00C61CC7"/>
    <w:rsid w:val="00C61DC1"/>
    <w:rsid w:val="00C61DEB"/>
    <w:rsid w:val="00C61E62"/>
    <w:rsid w:val="00C61F39"/>
    <w:rsid w:val="00C61FA5"/>
    <w:rsid w:val="00C61FD7"/>
    <w:rsid w:val="00C62058"/>
    <w:rsid w:val="00C62106"/>
    <w:rsid w:val="00C62299"/>
    <w:rsid w:val="00C622D0"/>
    <w:rsid w:val="00C62315"/>
    <w:rsid w:val="00C624C7"/>
    <w:rsid w:val="00C62540"/>
    <w:rsid w:val="00C625E7"/>
    <w:rsid w:val="00C626FA"/>
    <w:rsid w:val="00C6272F"/>
    <w:rsid w:val="00C62787"/>
    <w:rsid w:val="00C627F6"/>
    <w:rsid w:val="00C62801"/>
    <w:rsid w:val="00C62837"/>
    <w:rsid w:val="00C62948"/>
    <w:rsid w:val="00C62A48"/>
    <w:rsid w:val="00C62AFA"/>
    <w:rsid w:val="00C62B56"/>
    <w:rsid w:val="00C62BE3"/>
    <w:rsid w:val="00C62BFB"/>
    <w:rsid w:val="00C62CC3"/>
    <w:rsid w:val="00C62CEA"/>
    <w:rsid w:val="00C62E43"/>
    <w:rsid w:val="00C62E46"/>
    <w:rsid w:val="00C62E94"/>
    <w:rsid w:val="00C62EAD"/>
    <w:rsid w:val="00C62EF2"/>
    <w:rsid w:val="00C62F1C"/>
    <w:rsid w:val="00C632A5"/>
    <w:rsid w:val="00C632C6"/>
    <w:rsid w:val="00C633F2"/>
    <w:rsid w:val="00C63403"/>
    <w:rsid w:val="00C634C4"/>
    <w:rsid w:val="00C634C6"/>
    <w:rsid w:val="00C63540"/>
    <w:rsid w:val="00C635FC"/>
    <w:rsid w:val="00C6360C"/>
    <w:rsid w:val="00C6362F"/>
    <w:rsid w:val="00C63640"/>
    <w:rsid w:val="00C63722"/>
    <w:rsid w:val="00C637BE"/>
    <w:rsid w:val="00C63900"/>
    <w:rsid w:val="00C6394A"/>
    <w:rsid w:val="00C639BA"/>
    <w:rsid w:val="00C63A08"/>
    <w:rsid w:val="00C63A7C"/>
    <w:rsid w:val="00C63AE8"/>
    <w:rsid w:val="00C63B21"/>
    <w:rsid w:val="00C63BA6"/>
    <w:rsid w:val="00C63C6D"/>
    <w:rsid w:val="00C63CBD"/>
    <w:rsid w:val="00C63D68"/>
    <w:rsid w:val="00C63DC4"/>
    <w:rsid w:val="00C63E2A"/>
    <w:rsid w:val="00C63E34"/>
    <w:rsid w:val="00C63E8D"/>
    <w:rsid w:val="00C63F55"/>
    <w:rsid w:val="00C63FAD"/>
    <w:rsid w:val="00C64090"/>
    <w:rsid w:val="00C640C9"/>
    <w:rsid w:val="00C64114"/>
    <w:rsid w:val="00C6412B"/>
    <w:rsid w:val="00C6412F"/>
    <w:rsid w:val="00C64240"/>
    <w:rsid w:val="00C64241"/>
    <w:rsid w:val="00C6424E"/>
    <w:rsid w:val="00C643BC"/>
    <w:rsid w:val="00C645DA"/>
    <w:rsid w:val="00C6465B"/>
    <w:rsid w:val="00C646A9"/>
    <w:rsid w:val="00C647D8"/>
    <w:rsid w:val="00C647E7"/>
    <w:rsid w:val="00C64814"/>
    <w:rsid w:val="00C648E4"/>
    <w:rsid w:val="00C64910"/>
    <w:rsid w:val="00C64919"/>
    <w:rsid w:val="00C64950"/>
    <w:rsid w:val="00C6497A"/>
    <w:rsid w:val="00C649D4"/>
    <w:rsid w:val="00C64A17"/>
    <w:rsid w:val="00C64A42"/>
    <w:rsid w:val="00C64B1C"/>
    <w:rsid w:val="00C64BF3"/>
    <w:rsid w:val="00C64C7E"/>
    <w:rsid w:val="00C64CA7"/>
    <w:rsid w:val="00C64CE5"/>
    <w:rsid w:val="00C64D8E"/>
    <w:rsid w:val="00C64DBA"/>
    <w:rsid w:val="00C64E5A"/>
    <w:rsid w:val="00C64E90"/>
    <w:rsid w:val="00C64EF3"/>
    <w:rsid w:val="00C64FB9"/>
    <w:rsid w:val="00C64FDC"/>
    <w:rsid w:val="00C64FFF"/>
    <w:rsid w:val="00C65039"/>
    <w:rsid w:val="00C65173"/>
    <w:rsid w:val="00C651AB"/>
    <w:rsid w:val="00C65264"/>
    <w:rsid w:val="00C65275"/>
    <w:rsid w:val="00C652FE"/>
    <w:rsid w:val="00C653BC"/>
    <w:rsid w:val="00C65433"/>
    <w:rsid w:val="00C65458"/>
    <w:rsid w:val="00C65461"/>
    <w:rsid w:val="00C65527"/>
    <w:rsid w:val="00C655C7"/>
    <w:rsid w:val="00C655CC"/>
    <w:rsid w:val="00C6569A"/>
    <w:rsid w:val="00C656D1"/>
    <w:rsid w:val="00C656F0"/>
    <w:rsid w:val="00C656FC"/>
    <w:rsid w:val="00C65761"/>
    <w:rsid w:val="00C658E7"/>
    <w:rsid w:val="00C65968"/>
    <w:rsid w:val="00C6599E"/>
    <w:rsid w:val="00C65A52"/>
    <w:rsid w:val="00C65A8A"/>
    <w:rsid w:val="00C65C93"/>
    <w:rsid w:val="00C65D3A"/>
    <w:rsid w:val="00C65D4D"/>
    <w:rsid w:val="00C65D8F"/>
    <w:rsid w:val="00C65DDE"/>
    <w:rsid w:val="00C65EF0"/>
    <w:rsid w:val="00C65F0E"/>
    <w:rsid w:val="00C65F7D"/>
    <w:rsid w:val="00C65FB1"/>
    <w:rsid w:val="00C65FC8"/>
    <w:rsid w:val="00C66029"/>
    <w:rsid w:val="00C6608E"/>
    <w:rsid w:val="00C660D2"/>
    <w:rsid w:val="00C66167"/>
    <w:rsid w:val="00C6617C"/>
    <w:rsid w:val="00C661C0"/>
    <w:rsid w:val="00C661CC"/>
    <w:rsid w:val="00C66273"/>
    <w:rsid w:val="00C66281"/>
    <w:rsid w:val="00C662A7"/>
    <w:rsid w:val="00C662F9"/>
    <w:rsid w:val="00C66314"/>
    <w:rsid w:val="00C66333"/>
    <w:rsid w:val="00C66476"/>
    <w:rsid w:val="00C66491"/>
    <w:rsid w:val="00C665C8"/>
    <w:rsid w:val="00C66608"/>
    <w:rsid w:val="00C66618"/>
    <w:rsid w:val="00C666B6"/>
    <w:rsid w:val="00C666B8"/>
    <w:rsid w:val="00C666F4"/>
    <w:rsid w:val="00C667DC"/>
    <w:rsid w:val="00C6687D"/>
    <w:rsid w:val="00C668BA"/>
    <w:rsid w:val="00C6691D"/>
    <w:rsid w:val="00C66A1C"/>
    <w:rsid w:val="00C66A27"/>
    <w:rsid w:val="00C66A5B"/>
    <w:rsid w:val="00C66B1A"/>
    <w:rsid w:val="00C66B92"/>
    <w:rsid w:val="00C66C56"/>
    <w:rsid w:val="00C66C83"/>
    <w:rsid w:val="00C66CE5"/>
    <w:rsid w:val="00C66CEE"/>
    <w:rsid w:val="00C66D93"/>
    <w:rsid w:val="00C66EFE"/>
    <w:rsid w:val="00C66FCF"/>
    <w:rsid w:val="00C670A8"/>
    <w:rsid w:val="00C670F5"/>
    <w:rsid w:val="00C671D3"/>
    <w:rsid w:val="00C67337"/>
    <w:rsid w:val="00C67491"/>
    <w:rsid w:val="00C67566"/>
    <w:rsid w:val="00C67580"/>
    <w:rsid w:val="00C6759E"/>
    <w:rsid w:val="00C6765D"/>
    <w:rsid w:val="00C67682"/>
    <w:rsid w:val="00C6777E"/>
    <w:rsid w:val="00C677BE"/>
    <w:rsid w:val="00C67835"/>
    <w:rsid w:val="00C67888"/>
    <w:rsid w:val="00C678D3"/>
    <w:rsid w:val="00C6790F"/>
    <w:rsid w:val="00C67970"/>
    <w:rsid w:val="00C679C1"/>
    <w:rsid w:val="00C67A1C"/>
    <w:rsid w:val="00C67A98"/>
    <w:rsid w:val="00C67AB4"/>
    <w:rsid w:val="00C67B64"/>
    <w:rsid w:val="00C67B94"/>
    <w:rsid w:val="00C67BF1"/>
    <w:rsid w:val="00C67CA7"/>
    <w:rsid w:val="00C67D92"/>
    <w:rsid w:val="00C67DAD"/>
    <w:rsid w:val="00C67E8A"/>
    <w:rsid w:val="00C67F3D"/>
    <w:rsid w:val="00C7003F"/>
    <w:rsid w:val="00C70058"/>
    <w:rsid w:val="00C7012A"/>
    <w:rsid w:val="00C70266"/>
    <w:rsid w:val="00C70279"/>
    <w:rsid w:val="00C70291"/>
    <w:rsid w:val="00C702A4"/>
    <w:rsid w:val="00C7030E"/>
    <w:rsid w:val="00C70404"/>
    <w:rsid w:val="00C7041B"/>
    <w:rsid w:val="00C70433"/>
    <w:rsid w:val="00C70556"/>
    <w:rsid w:val="00C7057C"/>
    <w:rsid w:val="00C705EC"/>
    <w:rsid w:val="00C70618"/>
    <w:rsid w:val="00C7065C"/>
    <w:rsid w:val="00C70840"/>
    <w:rsid w:val="00C70932"/>
    <w:rsid w:val="00C70959"/>
    <w:rsid w:val="00C70987"/>
    <w:rsid w:val="00C7099E"/>
    <w:rsid w:val="00C70AD5"/>
    <w:rsid w:val="00C70B91"/>
    <w:rsid w:val="00C70BB0"/>
    <w:rsid w:val="00C70C58"/>
    <w:rsid w:val="00C71012"/>
    <w:rsid w:val="00C71028"/>
    <w:rsid w:val="00C7107A"/>
    <w:rsid w:val="00C71118"/>
    <w:rsid w:val="00C7133C"/>
    <w:rsid w:val="00C713B4"/>
    <w:rsid w:val="00C7143F"/>
    <w:rsid w:val="00C714D4"/>
    <w:rsid w:val="00C71517"/>
    <w:rsid w:val="00C7151B"/>
    <w:rsid w:val="00C7158A"/>
    <w:rsid w:val="00C715EA"/>
    <w:rsid w:val="00C715F9"/>
    <w:rsid w:val="00C71670"/>
    <w:rsid w:val="00C716B9"/>
    <w:rsid w:val="00C716F3"/>
    <w:rsid w:val="00C71759"/>
    <w:rsid w:val="00C71877"/>
    <w:rsid w:val="00C719CA"/>
    <w:rsid w:val="00C719F8"/>
    <w:rsid w:val="00C71A0F"/>
    <w:rsid w:val="00C71A2C"/>
    <w:rsid w:val="00C71A39"/>
    <w:rsid w:val="00C71A87"/>
    <w:rsid w:val="00C71B1C"/>
    <w:rsid w:val="00C71B36"/>
    <w:rsid w:val="00C71BE1"/>
    <w:rsid w:val="00C71C06"/>
    <w:rsid w:val="00C71D32"/>
    <w:rsid w:val="00C71D62"/>
    <w:rsid w:val="00C71DF0"/>
    <w:rsid w:val="00C71DFB"/>
    <w:rsid w:val="00C71E52"/>
    <w:rsid w:val="00C71E53"/>
    <w:rsid w:val="00C71E6D"/>
    <w:rsid w:val="00C71F20"/>
    <w:rsid w:val="00C71F58"/>
    <w:rsid w:val="00C71F7D"/>
    <w:rsid w:val="00C72044"/>
    <w:rsid w:val="00C72069"/>
    <w:rsid w:val="00C72121"/>
    <w:rsid w:val="00C7217B"/>
    <w:rsid w:val="00C72195"/>
    <w:rsid w:val="00C7224F"/>
    <w:rsid w:val="00C72254"/>
    <w:rsid w:val="00C722C8"/>
    <w:rsid w:val="00C723B4"/>
    <w:rsid w:val="00C723F8"/>
    <w:rsid w:val="00C72435"/>
    <w:rsid w:val="00C7248D"/>
    <w:rsid w:val="00C7251E"/>
    <w:rsid w:val="00C7257D"/>
    <w:rsid w:val="00C725F3"/>
    <w:rsid w:val="00C7261A"/>
    <w:rsid w:val="00C72621"/>
    <w:rsid w:val="00C72662"/>
    <w:rsid w:val="00C7274D"/>
    <w:rsid w:val="00C728A2"/>
    <w:rsid w:val="00C728BE"/>
    <w:rsid w:val="00C7299F"/>
    <w:rsid w:val="00C729B4"/>
    <w:rsid w:val="00C72A7B"/>
    <w:rsid w:val="00C72AB1"/>
    <w:rsid w:val="00C72AEA"/>
    <w:rsid w:val="00C72B0C"/>
    <w:rsid w:val="00C72B57"/>
    <w:rsid w:val="00C72CB6"/>
    <w:rsid w:val="00C72DF4"/>
    <w:rsid w:val="00C72E8D"/>
    <w:rsid w:val="00C72F36"/>
    <w:rsid w:val="00C72FAE"/>
    <w:rsid w:val="00C7307F"/>
    <w:rsid w:val="00C73094"/>
    <w:rsid w:val="00C730BD"/>
    <w:rsid w:val="00C73153"/>
    <w:rsid w:val="00C73164"/>
    <w:rsid w:val="00C731B5"/>
    <w:rsid w:val="00C731E4"/>
    <w:rsid w:val="00C73270"/>
    <w:rsid w:val="00C732A2"/>
    <w:rsid w:val="00C732E9"/>
    <w:rsid w:val="00C7333D"/>
    <w:rsid w:val="00C733AC"/>
    <w:rsid w:val="00C73426"/>
    <w:rsid w:val="00C7344F"/>
    <w:rsid w:val="00C734D1"/>
    <w:rsid w:val="00C735C4"/>
    <w:rsid w:val="00C735D3"/>
    <w:rsid w:val="00C73625"/>
    <w:rsid w:val="00C736A7"/>
    <w:rsid w:val="00C73717"/>
    <w:rsid w:val="00C7376B"/>
    <w:rsid w:val="00C73772"/>
    <w:rsid w:val="00C73783"/>
    <w:rsid w:val="00C737C7"/>
    <w:rsid w:val="00C737F6"/>
    <w:rsid w:val="00C738FA"/>
    <w:rsid w:val="00C7396A"/>
    <w:rsid w:val="00C739BD"/>
    <w:rsid w:val="00C739EF"/>
    <w:rsid w:val="00C73A0B"/>
    <w:rsid w:val="00C73AA1"/>
    <w:rsid w:val="00C73AD6"/>
    <w:rsid w:val="00C73BC5"/>
    <w:rsid w:val="00C73C84"/>
    <w:rsid w:val="00C73CCC"/>
    <w:rsid w:val="00C73DEA"/>
    <w:rsid w:val="00C73F2D"/>
    <w:rsid w:val="00C73F35"/>
    <w:rsid w:val="00C73FC8"/>
    <w:rsid w:val="00C74003"/>
    <w:rsid w:val="00C74010"/>
    <w:rsid w:val="00C740DA"/>
    <w:rsid w:val="00C74160"/>
    <w:rsid w:val="00C7419C"/>
    <w:rsid w:val="00C74201"/>
    <w:rsid w:val="00C7426E"/>
    <w:rsid w:val="00C742A9"/>
    <w:rsid w:val="00C742E8"/>
    <w:rsid w:val="00C742F5"/>
    <w:rsid w:val="00C74308"/>
    <w:rsid w:val="00C74328"/>
    <w:rsid w:val="00C743C1"/>
    <w:rsid w:val="00C74408"/>
    <w:rsid w:val="00C7458F"/>
    <w:rsid w:val="00C745AD"/>
    <w:rsid w:val="00C7461D"/>
    <w:rsid w:val="00C74628"/>
    <w:rsid w:val="00C7466B"/>
    <w:rsid w:val="00C7473B"/>
    <w:rsid w:val="00C747D9"/>
    <w:rsid w:val="00C748BA"/>
    <w:rsid w:val="00C748C5"/>
    <w:rsid w:val="00C7492F"/>
    <w:rsid w:val="00C74966"/>
    <w:rsid w:val="00C74AEC"/>
    <w:rsid w:val="00C74B05"/>
    <w:rsid w:val="00C74B51"/>
    <w:rsid w:val="00C74C2F"/>
    <w:rsid w:val="00C74C42"/>
    <w:rsid w:val="00C74D35"/>
    <w:rsid w:val="00C74E7F"/>
    <w:rsid w:val="00C74E81"/>
    <w:rsid w:val="00C74FB8"/>
    <w:rsid w:val="00C750EE"/>
    <w:rsid w:val="00C75181"/>
    <w:rsid w:val="00C75277"/>
    <w:rsid w:val="00C75291"/>
    <w:rsid w:val="00C75300"/>
    <w:rsid w:val="00C753BF"/>
    <w:rsid w:val="00C75491"/>
    <w:rsid w:val="00C75503"/>
    <w:rsid w:val="00C7555F"/>
    <w:rsid w:val="00C75663"/>
    <w:rsid w:val="00C75732"/>
    <w:rsid w:val="00C75762"/>
    <w:rsid w:val="00C757BE"/>
    <w:rsid w:val="00C757E7"/>
    <w:rsid w:val="00C75870"/>
    <w:rsid w:val="00C75A1E"/>
    <w:rsid w:val="00C75A23"/>
    <w:rsid w:val="00C75A56"/>
    <w:rsid w:val="00C75A77"/>
    <w:rsid w:val="00C75AF4"/>
    <w:rsid w:val="00C75B2A"/>
    <w:rsid w:val="00C75B58"/>
    <w:rsid w:val="00C75B90"/>
    <w:rsid w:val="00C75D08"/>
    <w:rsid w:val="00C75D96"/>
    <w:rsid w:val="00C75D9A"/>
    <w:rsid w:val="00C75DB6"/>
    <w:rsid w:val="00C75F01"/>
    <w:rsid w:val="00C75F60"/>
    <w:rsid w:val="00C75F76"/>
    <w:rsid w:val="00C75F80"/>
    <w:rsid w:val="00C7602A"/>
    <w:rsid w:val="00C76046"/>
    <w:rsid w:val="00C76151"/>
    <w:rsid w:val="00C76161"/>
    <w:rsid w:val="00C7625D"/>
    <w:rsid w:val="00C7627F"/>
    <w:rsid w:val="00C762B1"/>
    <w:rsid w:val="00C76582"/>
    <w:rsid w:val="00C765BC"/>
    <w:rsid w:val="00C765BF"/>
    <w:rsid w:val="00C76615"/>
    <w:rsid w:val="00C7662D"/>
    <w:rsid w:val="00C7663B"/>
    <w:rsid w:val="00C76652"/>
    <w:rsid w:val="00C76688"/>
    <w:rsid w:val="00C767F9"/>
    <w:rsid w:val="00C76808"/>
    <w:rsid w:val="00C768C7"/>
    <w:rsid w:val="00C768D1"/>
    <w:rsid w:val="00C768DA"/>
    <w:rsid w:val="00C76929"/>
    <w:rsid w:val="00C769D0"/>
    <w:rsid w:val="00C76A13"/>
    <w:rsid w:val="00C76A2A"/>
    <w:rsid w:val="00C76B4B"/>
    <w:rsid w:val="00C76B56"/>
    <w:rsid w:val="00C76BE3"/>
    <w:rsid w:val="00C76DB7"/>
    <w:rsid w:val="00C770DA"/>
    <w:rsid w:val="00C77195"/>
    <w:rsid w:val="00C7721A"/>
    <w:rsid w:val="00C772B5"/>
    <w:rsid w:val="00C7744E"/>
    <w:rsid w:val="00C774B6"/>
    <w:rsid w:val="00C7758A"/>
    <w:rsid w:val="00C775F6"/>
    <w:rsid w:val="00C7768F"/>
    <w:rsid w:val="00C77790"/>
    <w:rsid w:val="00C777B0"/>
    <w:rsid w:val="00C777BA"/>
    <w:rsid w:val="00C777D7"/>
    <w:rsid w:val="00C777F4"/>
    <w:rsid w:val="00C778CC"/>
    <w:rsid w:val="00C77908"/>
    <w:rsid w:val="00C77951"/>
    <w:rsid w:val="00C77A08"/>
    <w:rsid w:val="00C77A1B"/>
    <w:rsid w:val="00C77C79"/>
    <w:rsid w:val="00C77C91"/>
    <w:rsid w:val="00C77CF4"/>
    <w:rsid w:val="00C77D14"/>
    <w:rsid w:val="00C77D99"/>
    <w:rsid w:val="00C77E4D"/>
    <w:rsid w:val="00C77E5C"/>
    <w:rsid w:val="00C77E82"/>
    <w:rsid w:val="00C77E84"/>
    <w:rsid w:val="00C77F25"/>
    <w:rsid w:val="00C8011C"/>
    <w:rsid w:val="00C801FE"/>
    <w:rsid w:val="00C8026B"/>
    <w:rsid w:val="00C80277"/>
    <w:rsid w:val="00C802A6"/>
    <w:rsid w:val="00C802BB"/>
    <w:rsid w:val="00C8030C"/>
    <w:rsid w:val="00C8032F"/>
    <w:rsid w:val="00C8035C"/>
    <w:rsid w:val="00C803E2"/>
    <w:rsid w:val="00C8045D"/>
    <w:rsid w:val="00C80514"/>
    <w:rsid w:val="00C805B6"/>
    <w:rsid w:val="00C805F4"/>
    <w:rsid w:val="00C80640"/>
    <w:rsid w:val="00C80644"/>
    <w:rsid w:val="00C8068E"/>
    <w:rsid w:val="00C806D2"/>
    <w:rsid w:val="00C806F6"/>
    <w:rsid w:val="00C80732"/>
    <w:rsid w:val="00C807AA"/>
    <w:rsid w:val="00C80801"/>
    <w:rsid w:val="00C8083F"/>
    <w:rsid w:val="00C8091D"/>
    <w:rsid w:val="00C80A4D"/>
    <w:rsid w:val="00C80ABA"/>
    <w:rsid w:val="00C80AF2"/>
    <w:rsid w:val="00C80C2D"/>
    <w:rsid w:val="00C80D2E"/>
    <w:rsid w:val="00C80D8A"/>
    <w:rsid w:val="00C80DF5"/>
    <w:rsid w:val="00C80DFE"/>
    <w:rsid w:val="00C80F14"/>
    <w:rsid w:val="00C81036"/>
    <w:rsid w:val="00C81071"/>
    <w:rsid w:val="00C81073"/>
    <w:rsid w:val="00C8109D"/>
    <w:rsid w:val="00C81100"/>
    <w:rsid w:val="00C81118"/>
    <w:rsid w:val="00C81194"/>
    <w:rsid w:val="00C811D8"/>
    <w:rsid w:val="00C81255"/>
    <w:rsid w:val="00C812E3"/>
    <w:rsid w:val="00C81301"/>
    <w:rsid w:val="00C81364"/>
    <w:rsid w:val="00C8136F"/>
    <w:rsid w:val="00C81411"/>
    <w:rsid w:val="00C81455"/>
    <w:rsid w:val="00C81492"/>
    <w:rsid w:val="00C814F0"/>
    <w:rsid w:val="00C81531"/>
    <w:rsid w:val="00C8153D"/>
    <w:rsid w:val="00C815A3"/>
    <w:rsid w:val="00C815C0"/>
    <w:rsid w:val="00C81656"/>
    <w:rsid w:val="00C816C5"/>
    <w:rsid w:val="00C81720"/>
    <w:rsid w:val="00C81725"/>
    <w:rsid w:val="00C81776"/>
    <w:rsid w:val="00C8183B"/>
    <w:rsid w:val="00C818C4"/>
    <w:rsid w:val="00C819D3"/>
    <w:rsid w:val="00C81A11"/>
    <w:rsid w:val="00C81B8D"/>
    <w:rsid w:val="00C81BDB"/>
    <w:rsid w:val="00C81C9A"/>
    <w:rsid w:val="00C81CBB"/>
    <w:rsid w:val="00C81D50"/>
    <w:rsid w:val="00C81E12"/>
    <w:rsid w:val="00C81E2F"/>
    <w:rsid w:val="00C81F77"/>
    <w:rsid w:val="00C81FFE"/>
    <w:rsid w:val="00C82000"/>
    <w:rsid w:val="00C82070"/>
    <w:rsid w:val="00C8207A"/>
    <w:rsid w:val="00C820CB"/>
    <w:rsid w:val="00C82102"/>
    <w:rsid w:val="00C82188"/>
    <w:rsid w:val="00C82239"/>
    <w:rsid w:val="00C822D5"/>
    <w:rsid w:val="00C822DD"/>
    <w:rsid w:val="00C822E1"/>
    <w:rsid w:val="00C823B2"/>
    <w:rsid w:val="00C823EA"/>
    <w:rsid w:val="00C8248F"/>
    <w:rsid w:val="00C824AD"/>
    <w:rsid w:val="00C82567"/>
    <w:rsid w:val="00C826D0"/>
    <w:rsid w:val="00C826E0"/>
    <w:rsid w:val="00C826F1"/>
    <w:rsid w:val="00C8272A"/>
    <w:rsid w:val="00C82772"/>
    <w:rsid w:val="00C82794"/>
    <w:rsid w:val="00C8288D"/>
    <w:rsid w:val="00C82910"/>
    <w:rsid w:val="00C82992"/>
    <w:rsid w:val="00C829BF"/>
    <w:rsid w:val="00C829D9"/>
    <w:rsid w:val="00C82A18"/>
    <w:rsid w:val="00C82A9C"/>
    <w:rsid w:val="00C82AE1"/>
    <w:rsid w:val="00C82B4B"/>
    <w:rsid w:val="00C82B8B"/>
    <w:rsid w:val="00C82C70"/>
    <w:rsid w:val="00C82CBA"/>
    <w:rsid w:val="00C82DAC"/>
    <w:rsid w:val="00C82DDF"/>
    <w:rsid w:val="00C82E41"/>
    <w:rsid w:val="00C82EA2"/>
    <w:rsid w:val="00C82F26"/>
    <w:rsid w:val="00C8305C"/>
    <w:rsid w:val="00C8312C"/>
    <w:rsid w:val="00C83151"/>
    <w:rsid w:val="00C83162"/>
    <w:rsid w:val="00C83225"/>
    <w:rsid w:val="00C83565"/>
    <w:rsid w:val="00C83660"/>
    <w:rsid w:val="00C836AA"/>
    <w:rsid w:val="00C836AE"/>
    <w:rsid w:val="00C83751"/>
    <w:rsid w:val="00C83863"/>
    <w:rsid w:val="00C838C8"/>
    <w:rsid w:val="00C83943"/>
    <w:rsid w:val="00C83948"/>
    <w:rsid w:val="00C839C0"/>
    <w:rsid w:val="00C83A27"/>
    <w:rsid w:val="00C83B03"/>
    <w:rsid w:val="00C83C90"/>
    <w:rsid w:val="00C83D5A"/>
    <w:rsid w:val="00C83D74"/>
    <w:rsid w:val="00C83DBF"/>
    <w:rsid w:val="00C83E41"/>
    <w:rsid w:val="00C83EDA"/>
    <w:rsid w:val="00C83F4E"/>
    <w:rsid w:val="00C83F8A"/>
    <w:rsid w:val="00C83F8B"/>
    <w:rsid w:val="00C83FC9"/>
    <w:rsid w:val="00C8412E"/>
    <w:rsid w:val="00C84149"/>
    <w:rsid w:val="00C841B7"/>
    <w:rsid w:val="00C841F1"/>
    <w:rsid w:val="00C8425A"/>
    <w:rsid w:val="00C8427B"/>
    <w:rsid w:val="00C842AF"/>
    <w:rsid w:val="00C842FA"/>
    <w:rsid w:val="00C843FE"/>
    <w:rsid w:val="00C84453"/>
    <w:rsid w:val="00C84504"/>
    <w:rsid w:val="00C8455E"/>
    <w:rsid w:val="00C846CB"/>
    <w:rsid w:val="00C84823"/>
    <w:rsid w:val="00C8485A"/>
    <w:rsid w:val="00C848BA"/>
    <w:rsid w:val="00C8490C"/>
    <w:rsid w:val="00C8490D"/>
    <w:rsid w:val="00C84A04"/>
    <w:rsid w:val="00C84A91"/>
    <w:rsid w:val="00C84AFD"/>
    <w:rsid w:val="00C84C29"/>
    <w:rsid w:val="00C84C77"/>
    <w:rsid w:val="00C84CE6"/>
    <w:rsid w:val="00C84D40"/>
    <w:rsid w:val="00C84D79"/>
    <w:rsid w:val="00C84E0F"/>
    <w:rsid w:val="00C84F03"/>
    <w:rsid w:val="00C84F4C"/>
    <w:rsid w:val="00C84F5C"/>
    <w:rsid w:val="00C84F9D"/>
    <w:rsid w:val="00C84FB7"/>
    <w:rsid w:val="00C84FE8"/>
    <w:rsid w:val="00C85000"/>
    <w:rsid w:val="00C85005"/>
    <w:rsid w:val="00C8503B"/>
    <w:rsid w:val="00C850E7"/>
    <w:rsid w:val="00C85271"/>
    <w:rsid w:val="00C852AB"/>
    <w:rsid w:val="00C852C4"/>
    <w:rsid w:val="00C85371"/>
    <w:rsid w:val="00C8537C"/>
    <w:rsid w:val="00C853C0"/>
    <w:rsid w:val="00C853D6"/>
    <w:rsid w:val="00C8554D"/>
    <w:rsid w:val="00C857D6"/>
    <w:rsid w:val="00C858CE"/>
    <w:rsid w:val="00C85B5A"/>
    <w:rsid w:val="00C85B9C"/>
    <w:rsid w:val="00C85D36"/>
    <w:rsid w:val="00C85D7E"/>
    <w:rsid w:val="00C85E39"/>
    <w:rsid w:val="00C85E73"/>
    <w:rsid w:val="00C85ECE"/>
    <w:rsid w:val="00C85FA5"/>
    <w:rsid w:val="00C860EA"/>
    <w:rsid w:val="00C86297"/>
    <w:rsid w:val="00C862B2"/>
    <w:rsid w:val="00C862BB"/>
    <w:rsid w:val="00C863A2"/>
    <w:rsid w:val="00C86422"/>
    <w:rsid w:val="00C8645E"/>
    <w:rsid w:val="00C86582"/>
    <w:rsid w:val="00C866E6"/>
    <w:rsid w:val="00C8670B"/>
    <w:rsid w:val="00C86728"/>
    <w:rsid w:val="00C8683E"/>
    <w:rsid w:val="00C8692B"/>
    <w:rsid w:val="00C869A0"/>
    <w:rsid w:val="00C86A10"/>
    <w:rsid w:val="00C86A32"/>
    <w:rsid w:val="00C86A3E"/>
    <w:rsid w:val="00C86A6C"/>
    <w:rsid w:val="00C86A80"/>
    <w:rsid w:val="00C86AA5"/>
    <w:rsid w:val="00C86AB8"/>
    <w:rsid w:val="00C86AB9"/>
    <w:rsid w:val="00C86ABA"/>
    <w:rsid w:val="00C86B55"/>
    <w:rsid w:val="00C86BFF"/>
    <w:rsid w:val="00C86C4B"/>
    <w:rsid w:val="00C86CD1"/>
    <w:rsid w:val="00C86CED"/>
    <w:rsid w:val="00C86D1C"/>
    <w:rsid w:val="00C86D71"/>
    <w:rsid w:val="00C86DC0"/>
    <w:rsid w:val="00C86DED"/>
    <w:rsid w:val="00C86EE0"/>
    <w:rsid w:val="00C86F13"/>
    <w:rsid w:val="00C86F4F"/>
    <w:rsid w:val="00C86FF5"/>
    <w:rsid w:val="00C8702E"/>
    <w:rsid w:val="00C87191"/>
    <w:rsid w:val="00C871C6"/>
    <w:rsid w:val="00C8727D"/>
    <w:rsid w:val="00C8728E"/>
    <w:rsid w:val="00C8729F"/>
    <w:rsid w:val="00C87378"/>
    <w:rsid w:val="00C873B4"/>
    <w:rsid w:val="00C873EE"/>
    <w:rsid w:val="00C874A3"/>
    <w:rsid w:val="00C87506"/>
    <w:rsid w:val="00C87516"/>
    <w:rsid w:val="00C875CF"/>
    <w:rsid w:val="00C876D5"/>
    <w:rsid w:val="00C876F4"/>
    <w:rsid w:val="00C877A8"/>
    <w:rsid w:val="00C877EA"/>
    <w:rsid w:val="00C878A7"/>
    <w:rsid w:val="00C878B0"/>
    <w:rsid w:val="00C878E3"/>
    <w:rsid w:val="00C878EB"/>
    <w:rsid w:val="00C87903"/>
    <w:rsid w:val="00C87936"/>
    <w:rsid w:val="00C87BDF"/>
    <w:rsid w:val="00C87C17"/>
    <w:rsid w:val="00C87C7D"/>
    <w:rsid w:val="00C87CF5"/>
    <w:rsid w:val="00C87E2B"/>
    <w:rsid w:val="00C87FA6"/>
    <w:rsid w:val="00C90058"/>
    <w:rsid w:val="00C90120"/>
    <w:rsid w:val="00C9016B"/>
    <w:rsid w:val="00C90170"/>
    <w:rsid w:val="00C90250"/>
    <w:rsid w:val="00C9025C"/>
    <w:rsid w:val="00C90272"/>
    <w:rsid w:val="00C902A2"/>
    <w:rsid w:val="00C902C8"/>
    <w:rsid w:val="00C90393"/>
    <w:rsid w:val="00C903F6"/>
    <w:rsid w:val="00C90407"/>
    <w:rsid w:val="00C9042B"/>
    <w:rsid w:val="00C90437"/>
    <w:rsid w:val="00C904ED"/>
    <w:rsid w:val="00C90581"/>
    <w:rsid w:val="00C905EA"/>
    <w:rsid w:val="00C905F5"/>
    <w:rsid w:val="00C9066D"/>
    <w:rsid w:val="00C906D4"/>
    <w:rsid w:val="00C9076A"/>
    <w:rsid w:val="00C90808"/>
    <w:rsid w:val="00C908E8"/>
    <w:rsid w:val="00C90947"/>
    <w:rsid w:val="00C909D9"/>
    <w:rsid w:val="00C90A82"/>
    <w:rsid w:val="00C90AEF"/>
    <w:rsid w:val="00C90B21"/>
    <w:rsid w:val="00C90BC2"/>
    <w:rsid w:val="00C90C46"/>
    <w:rsid w:val="00C90D01"/>
    <w:rsid w:val="00C90D50"/>
    <w:rsid w:val="00C90D62"/>
    <w:rsid w:val="00C90D9D"/>
    <w:rsid w:val="00C90E35"/>
    <w:rsid w:val="00C90E8D"/>
    <w:rsid w:val="00C90ED1"/>
    <w:rsid w:val="00C90EF7"/>
    <w:rsid w:val="00C90FD1"/>
    <w:rsid w:val="00C9105E"/>
    <w:rsid w:val="00C9109D"/>
    <w:rsid w:val="00C910E1"/>
    <w:rsid w:val="00C91132"/>
    <w:rsid w:val="00C911CA"/>
    <w:rsid w:val="00C9123F"/>
    <w:rsid w:val="00C91248"/>
    <w:rsid w:val="00C9129D"/>
    <w:rsid w:val="00C912F4"/>
    <w:rsid w:val="00C91327"/>
    <w:rsid w:val="00C913B7"/>
    <w:rsid w:val="00C9147F"/>
    <w:rsid w:val="00C914CB"/>
    <w:rsid w:val="00C914F0"/>
    <w:rsid w:val="00C91526"/>
    <w:rsid w:val="00C9168F"/>
    <w:rsid w:val="00C916C2"/>
    <w:rsid w:val="00C916CD"/>
    <w:rsid w:val="00C91841"/>
    <w:rsid w:val="00C91886"/>
    <w:rsid w:val="00C918D2"/>
    <w:rsid w:val="00C919EB"/>
    <w:rsid w:val="00C91A05"/>
    <w:rsid w:val="00C91ACF"/>
    <w:rsid w:val="00C91BCD"/>
    <w:rsid w:val="00C91BE6"/>
    <w:rsid w:val="00C91C15"/>
    <w:rsid w:val="00C91C62"/>
    <w:rsid w:val="00C91C93"/>
    <w:rsid w:val="00C91E8E"/>
    <w:rsid w:val="00C91E91"/>
    <w:rsid w:val="00C91F12"/>
    <w:rsid w:val="00C91F72"/>
    <w:rsid w:val="00C920D9"/>
    <w:rsid w:val="00C9219B"/>
    <w:rsid w:val="00C92283"/>
    <w:rsid w:val="00C922CD"/>
    <w:rsid w:val="00C923A7"/>
    <w:rsid w:val="00C923B8"/>
    <w:rsid w:val="00C9246B"/>
    <w:rsid w:val="00C925A3"/>
    <w:rsid w:val="00C9260C"/>
    <w:rsid w:val="00C92664"/>
    <w:rsid w:val="00C9268B"/>
    <w:rsid w:val="00C926C2"/>
    <w:rsid w:val="00C92708"/>
    <w:rsid w:val="00C9283C"/>
    <w:rsid w:val="00C92858"/>
    <w:rsid w:val="00C92878"/>
    <w:rsid w:val="00C928D9"/>
    <w:rsid w:val="00C928F0"/>
    <w:rsid w:val="00C9295E"/>
    <w:rsid w:val="00C929BE"/>
    <w:rsid w:val="00C92A0D"/>
    <w:rsid w:val="00C92A2E"/>
    <w:rsid w:val="00C92AB8"/>
    <w:rsid w:val="00C92C1C"/>
    <w:rsid w:val="00C92C44"/>
    <w:rsid w:val="00C92C95"/>
    <w:rsid w:val="00C92D80"/>
    <w:rsid w:val="00C92DB8"/>
    <w:rsid w:val="00C92F4B"/>
    <w:rsid w:val="00C92F60"/>
    <w:rsid w:val="00C92F76"/>
    <w:rsid w:val="00C93059"/>
    <w:rsid w:val="00C9306E"/>
    <w:rsid w:val="00C930B8"/>
    <w:rsid w:val="00C930DB"/>
    <w:rsid w:val="00C93117"/>
    <w:rsid w:val="00C9315F"/>
    <w:rsid w:val="00C93185"/>
    <w:rsid w:val="00C93197"/>
    <w:rsid w:val="00C93217"/>
    <w:rsid w:val="00C93242"/>
    <w:rsid w:val="00C93258"/>
    <w:rsid w:val="00C932B2"/>
    <w:rsid w:val="00C932E8"/>
    <w:rsid w:val="00C93447"/>
    <w:rsid w:val="00C93596"/>
    <w:rsid w:val="00C935A4"/>
    <w:rsid w:val="00C9362C"/>
    <w:rsid w:val="00C93697"/>
    <w:rsid w:val="00C936B9"/>
    <w:rsid w:val="00C936BB"/>
    <w:rsid w:val="00C93729"/>
    <w:rsid w:val="00C93758"/>
    <w:rsid w:val="00C93768"/>
    <w:rsid w:val="00C937C7"/>
    <w:rsid w:val="00C937FB"/>
    <w:rsid w:val="00C93958"/>
    <w:rsid w:val="00C93977"/>
    <w:rsid w:val="00C939AE"/>
    <w:rsid w:val="00C939DD"/>
    <w:rsid w:val="00C93A15"/>
    <w:rsid w:val="00C93A18"/>
    <w:rsid w:val="00C93B0D"/>
    <w:rsid w:val="00C93C6B"/>
    <w:rsid w:val="00C93D29"/>
    <w:rsid w:val="00C93D7A"/>
    <w:rsid w:val="00C93DA1"/>
    <w:rsid w:val="00C93E8E"/>
    <w:rsid w:val="00C93EB4"/>
    <w:rsid w:val="00C93F25"/>
    <w:rsid w:val="00C93F52"/>
    <w:rsid w:val="00C93F6A"/>
    <w:rsid w:val="00C940A8"/>
    <w:rsid w:val="00C94100"/>
    <w:rsid w:val="00C94111"/>
    <w:rsid w:val="00C941D6"/>
    <w:rsid w:val="00C941FD"/>
    <w:rsid w:val="00C94234"/>
    <w:rsid w:val="00C9427F"/>
    <w:rsid w:val="00C94300"/>
    <w:rsid w:val="00C94366"/>
    <w:rsid w:val="00C943C8"/>
    <w:rsid w:val="00C943DF"/>
    <w:rsid w:val="00C943E6"/>
    <w:rsid w:val="00C943F8"/>
    <w:rsid w:val="00C94519"/>
    <w:rsid w:val="00C945C7"/>
    <w:rsid w:val="00C94702"/>
    <w:rsid w:val="00C9472D"/>
    <w:rsid w:val="00C94837"/>
    <w:rsid w:val="00C94944"/>
    <w:rsid w:val="00C94958"/>
    <w:rsid w:val="00C949C6"/>
    <w:rsid w:val="00C94A24"/>
    <w:rsid w:val="00C94A2A"/>
    <w:rsid w:val="00C94A33"/>
    <w:rsid w:val="00C94A62"/>
    <w:rsid w:val="00C94A8B"/>
    <w:rsid w:val="00C94AFA"/>
    <w:rsid w:val="00C94AFE"/>
    <w:rsid w:val="00C94B0D"/>
    <w:rsid w:val="00C94B4F"/>
    <w:rsid w:val="00C94BBB"/>
    <w:rsid w:val="00C94C0E"/>
    <w:rsid w:val="00C94CA8"/>
    <w:rsid w:val="00C94CBB"/>
    <w:rsid w:val="00C94D6E"/>
    <w:rsid w:val="00C94DF4"/>
    <w:rsid w:val="00C94FB8"/>
    <w:rsid w:val="00C950BF"/>
    <w:rsid w:val="00C9510E"/>
    <w:rsid w:val="00C95195"/>
    <w:rsid w:val="00C95204"/>
    <w:rsid w:val="00C95281"/>
    <w:rsid w:val="00C952E3"/>
    <w:rsid w:val="00C952E6"/>
    <w:rsid w:val="00C953B4"/>
    <w:rsid w:val="00C9540B"/>
    <w:rsid w:val="00C95502"/>
    <w:rsid w:val="00C9553D"/>
    <w:rsid w:val="00C955F3"/>
    <w:rsid w:val="00C9567A"/>
    <w:rsid w:val="00C95692"/>
    <w:rsid w:val="00C957D2"/>
    <w:rsid w:val="00C958D1"/>
    <w:rsid w:val="00C959E4"/>
    <w:rsid w:val="00C95A21"/>
    <w:rsid w:val="00C95A41"/>
    <w:rsid w:val="00C95A45"/>
    <w:rsid w:val="00C95A9A"/>
    <w:rsid w:val="00C95AAD"/>
    <w:rsid w:val="00C95B2F"/>
    <w:rsid w:val="00C95C6B"/>
    <w:rsid w:val="00C95CD8"/>
    <w:rsid w:val="00C95CE4"/>
    <w:rsid w:val="00C95E0F"/>
    <w:rsid w:val="00C95E3B"/>
    <w:rsid w:val="00C95ED0"/>
    <w:rsid w:val="00C95F6E"/>
    <w:rsid w:val="00C9604D"/>
    <w:rsid w:val="00C96051"/>
    <w:rsid w:val="00C960EF"/>
    <w:rsid w:val="00C96134"/>
    <w:rsid w:val="00C961F5"/>
    <w:rsid w:val="00C962B5"/>
    <w:rsid w:val="00C964F2"/>
    <w:rsid w:val="00C966F8"/>
    <w:rsid w:val="00C9674E"/>
    <w:rsid w:val="00C96819"/>
    <w:rsid w:val="00C96890"/>
    <w:rsid w:val="00C968D9"/>
    <w:rsid w:val="00C96944"/>
    <w:rsid w:val="00C9695B"/>
    <w:rsid w:val="00C96973"/>
    <w:rsid w:val="00C96A29"/>
    <w:rsid w:val="00C96AB7"/>
    <w:rsid w:val="00C96ACB"/>
    <w:rsid w:val="00C96AD0"/>
    <w:rsid w:val="00C96B73"/>
    <w:rsid w:val="00C96C34"/>
    <w:rsid w:val="00C96CCA"/>
    <w:rsid w:val="00C96D4F"/>
    <w:rsid w:val="00C96D8C"/>
    <w:rsid w:val="00C96D8E"/>
    <w:rsid w:val="00C96D92"/>
    <w:rsid w:val="00C96E57"/>
    <w:rsid w:val="00C96E89"/>
    <w:rsid w:val="00C96F5E"/>
    <w:rsid w:val="00C96F8D"/>
    <w:rsid w:val="00C97001"/>
    <w:rsid w:val="00C97015"/>
    <w:rsid w:val="00C9704E"/>
    <w:rsid w:val="00C970B0"/>
    <w:rsid w:val="00C970FA"/>
    <w:rsid w:val="00C97139"/>
    <w:rsid w:val="00C9713C"/>
    <w:rsid w:val="00C97149"/>
    <w:rsid w:val="00C971EB"/>
    <w:rsid w:val="00C971EF"/>
    <w:rsid w:val="00C97303"/>
    <w:rsid w:val="00C97357"/>
    <w:rsid w:val="00C973E2"/>
    <w:rsid w:val="00C973E9"/>
    <w:rsid w:val="00C97420"/>
    <w:rsid w:val="00C9742C"/>
    <w:rsid w:val="00C974D9"/>
    <w:rsid w:val="00C97509"/>
    <w:rsid w:val="00C97592"/>
    <w:rsid w:val="00C975C0"/>
    <w:rsid w:val="00C97631"/>
    <w:rsid w:val="00C97760"/>
    <w:rsid w:val="00C97770"/>
    <w:rsid w:val="00C97771"/>
    <w:rsid w:val="00C97780"/>
    <w:rsid w:val="00C9778A"/>
    <w:rsid w:val="00C9781C"/>
    <w:rsid w:val="00C9788A"/>
    <w:rsid w:val="00C978D7"/>
    <w:rsid w:val="00C978FD"/>
    <w:rsid w:val="00C97B28"/>
    <w:rsid w:val="00C97B4E"/>
    <w:rsid w:val="00C97B74"/>
    <w:rsid w:val="00C97B90"/>
    <w:rsid w:val="00C97BC1"/>
    <w:rsid w:val="00C97BFA"/>
    <w:rsid w:val="00C97C08"/>
    <w:rsid w:val="00C97C13"/>
    <w:rsid w:val="00C97C3A"/>
    <w:rsid w:val="00C97C69"/>
    <w:rsid w:val="00C97C9D"/>
    <w:rsid w:val="00C97CA5"/>
    <w:rsid w:val="00C97E2C"/>
    <w:rsid w:val="00C97E36"/>
    <w:rsid w:val="00C97EE6"/>
    <w:rsid w:val="00C97EEF"/>
    <w:rsid w:val="00C97F86"/>
    <w:rsid w:val="00CA0069"/>
    <w:rsid w:val="00CA00D4"/>
    <w:rsid w:val="00CA00FA"/>
    <w:rsid w:val="00CA014E"/>
    <w:rsid w:val="00CA0161"/>
    <w:rsid w:val="00CA0343"/>
    <w:rsid w:val="00CA036A"/>
    <w:rsid w:val="00CA0376"/>
    <w:rsid w:val="00CA03AC"/>
    <w:rsid w:val="00CA043F"/>
    <w:rsid w:val="00CA0508"/>
    <w:rsid w:val="00CA059A"/>
    <w:rsid w:val="00CA05E9"/>
    <w:rsid w:val="00CA0612"/>
    <w:rsid w:val="00CA064A"/>
    <w:rsid w:val="00CA0654"/>
    <w:rsid w:val="00CA0662"/>
    <w:rsid w:val="00CA0678"/>
    <w:rsid w:val="00CA0704"/>
    <w:rsid w:val="00CA0769"/>
    <w:rsid w:val="00CA0783"/>
    <w:rsid w:val="00CA07B3"/>
    <w:rsid w:val="00CA07C1"/>
    <w:rsid w:val="00CA07ED"/>
    <w:rsid w:val="00CA0810"/>
    <w:rsid w:val="00CA08B8"/>
    <w:rsid w:val="00CA08FC"/>
    <w:rsid w:val="00CA0963"/>
    <w:rsid w:val="00CA09C0"/>
    <w:rsid w:val="00CA09DA"/>
    <w:rsid w:val="00CA0AC7"/>
    <w:rsid w:val="00CA0B53"/>
    <w:rsid w:val="00CA0B85"/>
    <w:rsid w:val="00CA0BB3"/>
    <w:rsid w:val="00CA0CD3"/>
    <w:rsid w:val="00CA0CF6"/>
    <w:rsid w:val="00CA0DB6"/>
    <w:rsid w:val="00CA0E44"/>
    <w:rsid w:val="00CA0EC6"/>
    <w:rsid w:val="00CA0EF9"/>
    <w:rsid w:val="00CA0F15"/>
    <w:rsid w:val="00CA0F1F"/>
    <w:rsid w:val="00CA1026"/>
    <w:rsid w:val="00CA109D"/>
    <w:rsid w:val="00CA11A0"/>
    <w:rsid w:val="00CA11EF"/>
    <w:rsid w:val="00CA121A"/>
    <w:rsid w:val="00CA12AF"/>
    <w:rsid w:val="00CA12D9"/>
    <w:rsid w:val="00CA1348"/>
    <w:rsid w:val="00CA1353"/>
    <w:rsid w:val="00CA13C6"/>
    <w:rsid w:val="00CA13EF"/>
    <w:rsid w:val="00CA144E"/>
    <w:rsid w:val="00CA1484"/>
    <w:rsid w:val="00CA14A8"/>
    <w:rsid w:val="00CA14C9"/>
    <w:rsid w:val="00CA14E3"/>
    <w:rsid w:val="00CA152D"/>
    <w:rsid w:val="00CA1615"/>
    <w:rsid w:val="00CA1657"/>
    <w:rsid w:val="00CA166D"/>
    <w:rsid w:val="00CA1787"/>
    <w:rsid w:val="00CA17F2"/>
    <w:rsid w:val="00CA181F"/>
    <w:rsid w:val="00CA1966"/>
    <w:rsid w:val="00CA1997"/>
    <w:rsid w:val="00CA19CA"/>
    <w:rsid w:val="00CA1AF7"/>
    <w:rsid w:val="00CA1B68"/>
    <w:rsid w:val="00CA1B7C"/>
    <w:rsid w:val="00CA1B92"/>
    <w:rsid w:val="00CA1BE2"/>
    <w:rsid w:val="00CA1BED"/>
    <w:rsid w:val="00CA1C58"/>
    <w:rsid w:val="00CA1CC0"/>
    <w:rsid w:val="00CA1D86"/>
    <w:rsid w:val="00CA1DE7"/>
    <w:rsid w:val="00CA1E03"/>
    <w:rsid w:val="00CA1EE9"/>
    <w:rsid w:val="00CA1F5A"/>
    <w:rsid w:val="00CA1FBC"/>
    <w:rsid w:val="00CA2069"/>
    <w:rsid w:val="00CA211C"/>
    <w:rsid w:val="00CA2204"/>
    <w:rsid w:val="00CA2240"/>
    <w:rsid w:val="00CA224C"/>
    <w:rsid w:val="00CA225D"/>
    <w:rsid w:val="00CA2279"/>
    <w:rsid w:val="00CA228D"/>
    <w:rsid w:val="00CA239E"/>
    <w:rsid w:val="00CA242A"/>
    <w:rsid w:val="00CA24BB"/>
    <w:rsid w:val="00CA254F"/>
    <w:rsid w:val="00CA2568"/>
    <w:rsid w:val="00CA26AF"/>
    <w:rsid w:val="00CA26E3"/>
    <w:rsid w:val="00CA2757"/>
    <w:rsid w:val="00CA27C6"/>
    <w:rsid w:val="00CA27E0"/>
    <w:rsid w:val="00CA27EC"/>
    <w:rsid w:val="00CA283D"/>
    <w:rsid w:val="00CA2845"/>
    <w:rsid w:val="00CA286C"/>
    <w:rsid w:val="00CA28ED"/>
    <w:rsid w:val="00CA2927"/>
    <w:rsid w:val="00CA2954"/>
    <w:rsid w:val="00CA29E4"/>
    <w:rsid w:val="00CA2A7A"/>
    <w:rsid w:val="00CA2B0D"/>
    <w:rsid w:val="00CA2D70"/>
    <w:rsid w:val="00CA2E07"/>
    <w:rsid w:val="00CA2F9C"/>
    <w:rsid w:val="00CA2FCE"/>
    <w:rsid w:val="00CA3048"/>
    <w:rsid w:val="00CA304E"/>
    <w:rsid w:val="00CA3155"/>
    <w:rsid w:val="00CA3163"/>
    <w:rsid w:val="00CA317C"/>
    <w:rsid w:val="00CA3244"/>
    <w:rsid w:val="00CA3289"/>
    <w:rsid w:val="00CA3298"/>
    <w:rsid w:val="00CA32C9"/>
    <w:rsid w:val="00CA3360"/>
    <w:rsid w:val="00CA338C"/>
    <w:rsid w:val="00CA344B"/>
    <w:rsid w:val="00CA34AE"/>
    <w:rsid w:val="00CA34C3"/>
    <w:rsid w:val="00CA35B6"/>
    <w:rsid w:val="00CA368A"/>
    <w:rsid w:val="00CA36BA"/>
    <w:rsid w:val="00CA36BB"/>
    <w:rsid w:val="00CA37A1"/>
    <w:rsid w:val="00CA3844"/>
    <w:rsid w:val="00CA38C2"/>
    <w:rsid w:val="00CA38EE"/>
    <w:rsid w:val="00CA3970"/>
    <w:rsid w:val="00CA39A8"/>
    <w:rsid w:val="00CA39C3"/>
    <w:rsid w:val="00CA3A86"/>
    <w:rsid w:val="00CA3B4C"/>
    <w:rsid w:val="00CA3BD8"/>
    <w:rsid w:val="00CA3DAE"/>
    <w:rsid w:val="00CA3E49"/>
    <w:rsid w:val="00CA3FBA"/>
    <w:rsid w:val="00CA3FC5"/>
    <w:rsid w:val="00CA4009"/>
    <w:rsid w:val="00CA407C"/>
    <w:rsid w:val="00CA40AF"/>
    <w:rsid w:val="00CA40B2"/>
    <w:rsid w:val="00CA40C7"/>
    <w:rsid w:val="00CA4246"/>
    <w:rsid w:val="00CA4284"/>
    <w:rsid w:val="00CA43B7"/>
    <w:rsid w:val="00CA4567"/>
    <w:rsid w:val="00CA4599"/>
    <w:rsid w:val="00CA45E6"/>
    <w:rsid w:val="00CA468C"/>
    <w:rsid w:val="00CA4754"/>
    <w:rsid w:val="00CA4797"/>
    <w:rsid w:val="00CA47E8"/>
    <w:rsid w:val="00CA4820"/>
    <w:rsid w:val="00CA4909"/>
    <w:rsid w:val="00CA498D"/>
    <w:rsid w:val="00CA49CA"/>
    <w:rsid w:val="00CA4A26"/>
    <w:rsid w:val="00CA4A3F"/>
    <w:rsid w:val="00CA4A5E"/>
    <w:rsid w:val="00CA4A85"/>
    <w:rsid w:val="00CA4B63"/>
    <w:rsid w:val="00CA4BC2"/>
    <w:rsid w:val="00CA4BE6"/>
    <w:rsid w:val="00CA4C54"/>
    <w:rsid w:val="00CA4D20"/>
    <w:rsid w:val="00CA4DB5"/>
    <w:rsid w:val="00CA4E63"/>
    <w:rsid w:val="00CA4E95"/>
    <w:rsid w:val="00CA4EAE"/>
    <w:rsid w:val="00CA4FCB"/>
    <w:rsid w:val="00CA513F"/>
    <w:rsid w:val="00CA5235"/>
    <w:rsid w:val="00CA5285"/>
    <w:rsid w:val="00CA52E6"/>
    <w:rsid w:val="00CA52FF"/>
    <w:rsid w:val="00CA537E"/>
    <w:rsid w:val="00CA53AF"/>
    <w:rsid w:val="00CA53C1"/>
    <w:rsid w:val="00CA5454"/>
    <w:rsid w:val="00CA553B"/>
    <w:rsid w:val="00CA55A7"/>
    <w:rsid w:val="00CA577A"/>
    <w:rsid w:val="00CA57B8"/>
    <w:rsid w:val="00CA5801"/>
    <w:rsid w:val="00CA58A5"/>
    <w:rsid w:val="00CA5997"/>
    <w:rsid w:val="00CA5B75"/>
    <w:rsid w:val="00CA5B9B"/>
    <w:rsid w:val="00CA5D5F"/>
    <w:rsid w:val="00CA5DA3"/>
    <w:rsid w:val="00CA5E80"/>
    <w:rsid w:val="00CA5EBC"/>
    <w:rsid w:val="00CA5F58"/>
    <w:rsid w:val="00CA5F5D"/>
    <w:rsid w:val="00CA604E"/>
    <w:rsid w:val="00CA60AB"/>
    <w:rsid w:val="00CA60B1"/>
    <w:rsid w:val="00CA62C3"/>
    <w:rsid w:val="00CA631A"/>
    <w:rsid w:val="00CA63F8"/>
    <w:rsid w:val="00CA63FA"/>
    <w:rsid w:val="00CA6529"/>
    <w:rsid w:val="00CA671B"/>
    <w:rsid w:val="00CA6774"/>
    <w:rsid w:val="00CA6810"/>
    <w:rsid w:val="00CA6819"/>
    <w:rsid w:val="00CA681F"/>
    <w:rsid w:val="00CA691E"/>
    <w:rsid w:val="00CA6989"/>
    <w:rsid w:val="00CA69CF"/>
    <w:rsid w:val="00CA6AFD"/>
    <w:rsid w:val="00CA6BA3"/>
    <w:rsid w:val="00CA6BC8"/>
    <w:rsid w:val="00CA6BE6"/>
    <w:rsid w:val="00CA6BFF"/>
    <w:rsid w:val="00CA6C57"/>
    <w:rsid w:val="00CA6C69"/>
    <w:rsid w:val="00CA6DA0"/>
    <w:rsid w:val="00CA6EF2"/>
    <w:rsid w:val="00CA6F19"/>
    <w:rsid w:val="00CA6F8D"/>
    <w:rsid w:val="00CA7029"/>
    <w:rsid w:val="00CA70AC"/>
    <w:rsid w:val="00CA70B0"/>
    <w:rsid w:val="00CA70CA"/>
    <w:rsid w:val="00CA714F"/>
    <w:rsid w:val="00CA7178"/>
    <w:rsid w:val="00CA71A4"/>
    <w:rsid w:val="00CA71D6"/>
    <w:rsid w:val="00CA724B"/>
    <w:rsid w:val="00CA728B"/>
    <w:rsid w:val="00CA72BC"/>
    <w:rsid w:val="00CA732A"/>
    <w:rsid w:val="00CA73E7"/>
    <w:rsid w:val="00CA7415"/>
    <w:rsid w:val="00CA74CA"/>
    <w:rsid w:val="00CA755D"/>
    <w:rsid w:val="00CA7577"/>
    <w:rsid w:val="00CA75C5"/>
    <w:rsid w:val="00CA762A"/>
    <w:rsid w:val="00CA76B9"/>
    <w:rsid w:val="00CA76EC"/>
    <w:rsid w:val="00CA76F1"/>
    <w:rsid w:val="00CA77C9"/>
    <w:rsid w:val="00CA77DA"/>
    <w:rsid w:val="00CA7815"/>
    <w:rsid w:val="00CA7859"/>
    <w:rsid w:val="00CA7865"/>
    <w:rsid w:val="00CA7917"/>
    <w:rsid w:val="00CA79A9"/>
    <w:rsid w:val="00CA7A7C"/>
    <w:rsid w:val="00CA7AA0"/>
    <w:rsid w:val="00CA7AA6"/>
    <w:rsid w:val="00CA7AC5"/>
    <w:rsid w:val="00CA7AD3"/>
    <w:rsid w:val="00CA7B1C"/>
    <w:rsid w:val="00CA7B7E"/>
    <w:rsid w:val="00CA7CC0"/>
    <w:rsid w:val="00CA7D5A"/>
    <w:rsid w:val="00CA7D8E"/>
    <w:rsid w:val="00CA7DA3"/>
    <w:rsid w:val="00CA7DDF"/>
    <w:rsid w:val="00CA7DE4"/>
    <w:rsid w:val="00CA7ECA"/>
    <w:rsid w:val="00CA7EDD"/>
    <w:rsid w:val="00CA7EE2"/>
    <w:rsid w:val="00CA7F65"/>
    <w:rsid w:val="00CA7FEF"/>
    <w:rsid w:val="00CB0137"/>
    <w:rsid w:val="00CB0175"/>
    <w:rsid w:val="00CB0190"/>
    <w:rsid w:val="00CB01EF"/>
    <w:rsid w:val="00CB0229"/>
    <w:rsid w:val="00CB027F"/>
    <w:rsid w:val="00CB0292"/>
    <w:rsid w:val="00CB02AB"/>
    <w:rsid w:val="00CB03B1"/>
    <w:rsid w:val="00CB0413"/>
    <w:rsid w:val="00CB0429"/>
    <w:rsid w:val="00CB0439"/>
    <w:rsid w:val="00CB04FF"/>
    <w:rsid w:val="00CB0528"/>
    <w:rsid w:val="00CB05A5"/>
    <w:rsid w:val="00CB05FF"/>
    <w:rsid w:val="00CB0647"/>
    <w:rsid w:val="00CB0679"/>
    <w:rsid w:val="00CB06B9"/>
    <w:rsid w:val="00CB06DB"/>
    <w:rsid w:val="00CB0704"/>
    <w:rsid w:val="00CB08F4"/>
    <w:rsid w:val="00CB0A3A"/>
    <w:rsid w:val="00CB0B00"/>
    <w:rsid w:val="00CB0B41"/>
    <w:rsid w:val="00CB0B6E"/>
    <w:rsid w:val="00CB0BD7"/>
    <w:rsid w:val="00CB0C1B"/>
    <w:rsid w:val="00CB0CB2"/>
    <w:rsid w:val="00CB0DF4"/>
    <w:rsid w:val="00CB0ECE"/>
    <w:rsid w:val="00CB0F1D"/>
    <w:rsid w:val="00CB0F2A"/>
    <w:rsid w:val="00CB0F71"/>
    <w:rsid w:val="00CB0F72"/>
    <w:rsid w:val="00CB0F8D"/>
    <w:rsid w:val="00CB0FBC"/>
    <w:rsid w:val="00CB1094"/>
    <w:rsid w:val="00CB11AD"/>
    <w:rsid w:val="00CB121F"/>
    <w:rsid w:val="00CB1327"/>
    <w:rsid w:val="00CB14AC"/>
    <w:rsid w:val="00CB159A"/>
    <w:rsid w:val="00CB1632"/>
    <w:rsid w:val="00CB1671"/>
    <w:rsid w:val="00CB17CD"/>
    <w:rsid w:val="00CB17E9"/>
    <w:rsid w:val="00CB180F"/>
    <w:rsid w:val="00CB1821"/>
    <w:rsid w:val="00CB1827"/>
    <w:rsid w:val="00CB1845"/>
    <w:rsid w:val="00CB1896"/>
    <w:rsid w:val="00CB18BE"/>
    <w:rsid w:val="00CB18F6"/>
    <w:rsid w:val="00CB1943"/>
    <w:rsid w:val="00CB19C0"/>
    <w:rsid w:val="00CB19DC"/>
    <w:rsid w:val="00CB1A70"/>
    <w:rsid w:val="00CB1B3A"/>
    <w:rsid w:val="00CB1BB6"/>
    <w:rsid w:val="00CB1C61"/>
    <w:rsid w:val="00CB1CE0"/>
    <w:rsid w:val="00CB1D2B"/>
    <w:rsid w:val="00CB1DB4"/>
    <w:rsid w:val="00CB1DD0"/>
    <w:rsid w:val="00CB1E12"/>
    <w:rsid w:val="00CB1E3D"/>
    <w:rsid w:val="00CB1FAA"/>
    <w:rsid w:val="00CB2176"/>
    <w:rsid w:val="00CB2181"/>
    <w:rsid w:val="00CB2189"/>
    <w:rsid w:val="00CB21D8"/>
    <w:rsid w:val="00CB225B"/>
    <w:rsid w:val="00CB2285"/>
    <w:rsid w:val="00CB22A7"/>
    <w:rsid w:val="00CB23A9"/>
    <w:rsid w:val="00CB23BE"/>
    <w:rsid w:val="00CB2403"/>
    <w:rsid w:val="00CB2406"/>
    <w:rsid w:val="00CB2485"/>
    <w:rsid w:val="00CB24F2"/>
    <w:rsid w:val="00CB2554"/>
    <w:rsid w:val="00CB25A2"/>
    <w:rsid w:val="00CB25A5"/>
    <w:rsid w:val="00CB25D2"/>
    <w:rsid w:val="00CB2708"/>
    <w:rsid w:val="00CB2757"/>
    <w:rsid w:val="00CB2776"/>
    <w:rsid w:val="00CB2855"/>
    <w:rsid w:val="00CB289F"/>
    <w:rsid w:val="00CB28DB"/>
    <w:rsid w:val="00CB2907"/>
    <w:rsid w:val="00CB2914"/>
    <w:rsid w:val="00CB2931"/>
    <w:rsid w:val="00CB2941"/>
    <w:rsid w:val="00CB2959"/>
    <w:rsid w:val="00CB2999"/>
    <w:rsid w:val="00CB29AC"/>
    <w:rsid w:val="00CB2A71"/>
    <w:rsid w:val="00CB2AA2"/>
    <w:rsid w:val="00CB2AD3"/>
    <w:rsid w:val="00CB2AD4"/>
    <w:rsid w:val="00CB2C01"/>
    <w:rsid w:val="00CB2C16"/>
    <w:rsid w:val="00CB2C4A"/>
    <w:rsid w:val="00CB2C5E"/>
    <w:rsid w:val="00CB2CAB"/>
    <w:rsid w:val="00CB2CDC"/>
    <w:rsid w:val="00CB2D1E"/>
    <w:rsid w:val="00CB2D92"/>
    <w:rsid w:val="00CB2DA7"/>
    <w:rsid w:val="00CB2E29"/>
    <w:rsid w:val="00CB2E44"/>
    <w:rsid w:val="00CB2EAD"/>
    <w:rsid w:val="00CB2EEF"/>
    <w:rsid w:val="00CB2F1C"/>
    <w:rsid w:val="00CB2F51"/>
    <w:rsid w:val="00CB3077"/>
    <w:rsid w:val="00CB30A9"/>
    <w:rsid w:val="00CB30D0"/>
    <w:rsid w:val="00CB3195"/>
    <w:rsid w:val="00CB31E7"/>
    <w:rsid w:val="00CB31E9"/>
    <w:rsid w:val="00CB335F"/>
    <w:rsid w:val="00CB33BA"/>
    <w:rsid w:val="00CB33EE"/>
    <w:rsid w:val="00CB3409"/>
    <w:rsid w:val="00CB3417"/>
    <w:rsid w:val="00CB3440"/>
    <w:rsid w:val="00CB346D"/>
    <w:rsid w:val="00CB347E"/>
    <w:rsid w:val="00CB3610"/>
    <w:rsid w:val="00CB3623"/>
    <w:rsid w:val="00CB363E"/>
    <w:rsid w:val="00CB36E3"/>
    <w:rsid w:val="00CB37B2"/>
    <w:rsid w:val="00CB398B"/>
    <w:rsid w:val="00CB3A40"/>
    <w:rsid w:val="00CB3AB9"/>
    <w:rsid w:val="00CB3ACC"/>
    <w:rsid w:val="00CB3ADC"/>
    <w:rsid w:val="00CB3B21"/>
    <w:rsid w:val="00CB3B50"/>
    <w:rsid w:val="00CB3B5A"/>
    <w:rsid w:val="00CB3B9B"/>
    <w:rsid w:val="00CB3C03"/>
    <w:rsid w:val="00CB3C60"/>
    <w:rsid w:val="00CB3CBF"/>
    <w:rsid w:val="00CB3CD2"/>
    <w:rsid w:val="00CB3DA0"/>
    <w:rsid w:val="00CB3E3C"/>
    <w:rsid w:val="00CB3E75"/>
    <w:rsid w:val="00CB3EEE"/>
    <w:rsid w:val="00CB3FCD"/>
    <w:rsid w:val="00CB4028"/>
    <w:rsid w:val="00CB40C6"/>
    <w:rsid w:val="00CB41FB"/>
    <w:rsid w:val="00CB420C"/>
    <w:rsid w:val="00CB421D"/>
    <w:rsid w:val="00CB4256"/>
    <w:rsid w:val="00CB42B1"/>
    <w:rsid w:val="00CB42CE"/>
    <w:rsid w:val="00CB430F"/>
    <w:rsid w:val="00CB431E"/>
    <w:rsid w:val="00CB43B8"/>
    <w:rsid w:val="00CB44A1"/>
    <w:rsid w:val="00CB4558"/>
    <w:rsid w:val="00CB462D"/>
    <w:rsid w:val="00CB4668"/>
    <w:rsid w:val="00CB46BF"/>
    <w:rsid w:val="00CB46E4"/>
    <w:rsid w:val="00CB4742"/>
    <w:rsid w:val="00CB497A"/>
    <w:rsid w:val="00CB4B74"/>
    <w:rsid w:val="00CB4BE6"/>
    <w:rsid w:val="00CB4C1E"/>
    <w:rsid w:val="00CB4CCF"/>
    <w:rsid w:val="00CB4D16"/>
    <w:rsid w:val="00CB4D7F"/>
    <w:rsid w:val="00CB4DD2"/>
    <w:rsid w:val="00CB4E02"/>
    <w:rsid w:val="00CB4E8C"/>
    <w:rsid w:val="00CB4F35"/>
    <w:rsid w:val="00CB4F8C"/>
    <w:rsid w:val="00CB5053"/>
    <w:rsid w:val="00CB519D"/>
    <w:rsid w:val="00CB51B5"/>
    <w:rsid w:val="00CB5232"/>
    <w:rsid w:val="00CB523E"/>
    <w:rsid w:val="00CB524C"/>
    <w:rsid w:val="00CB530F"/>
    <w:rsid w:val="00CB5360"/>
    <w:rsid w:val="00CB5374"/>
    <w:rsid w:val="00CB5415"/>
    <w:rsid w:val="00CB5462"/>
    <w:rsid w:val="00CB54BE"/>
    <w:rsid w:val="00CB54C3"/>
    <w:rsid w:val="00CB54E3"/>
    <w:rsid w:val="00CB557D"/>
    <w:rsid w:val="00CB5632"/>
    <w:rsid w:val="00CB5639"/>
    <w:rsid w:val="00CB564B"/>
    <w:rsid w:val="00CB565C"/>
    <w:rsid w:val="00CB576F"/>
    <w:rsid w:val="00CB578E"/>
    <w:rsid w:val="00CB5794"/>
    <w:rsid w:val="00CB5858"/>
    <w:rsid w:val="00CB595E"/>
    <w:rsid w:val="00CB59B8"/>
    <w:rsid w:val="00CB5A90"/>
    <w:rsid w:val="00CB5AFF"/>
    <w:rsid w:val="00CB5B1E"/>
    <w:rsid w:val="00CB5C3E"/>
    <w:rsid w:val="00CB5D45"/>
    <w:rsid w:val="00CB5D49"/>
    <w:rsid w:val="00CB5D6E"/>
    <w:rsid w:val="00CB5D8F"/>
    <w:rsid w:val="00CB5DFF"/>
    <w:rsid w:val="00CB5F26"/>
    <w:rsid w:val="00CB5FBB"/>
    <w:rsid w:val="00CB6084"/>
    <w:rsid w:val="00CB6133"/>
    <w:rsid w:val="00CB6227"/>
    <w:rsid w:val="00CB6249"/>
    <w:rsid w:val="00CB6278"/>
    <w:rsid w:val="00CB6320"/>
    <w:rsid w:val="00CB632B"/>
    <w:rsid w:val="00CB6375"/>
    <w:rsid w:val="00CB63C5"/>
    <w:rsid w:val="00CB6479"/>
    <w:rsid w:val="00CB6529"/>
    <w:rsid w:val="00CB6565"/>
    <w:rsid w:val="00CB65D8"/>
    <w:rsid w:val="00CB66DD"/>
    <w:rsid w:val="00CB66F2"/>
    <w:rsid w:val="00CB675C"/>
    <w:rsid w:val="00CB6776"/>
    <w:rsid w:val="00CB680D"/>
    <w:rsid w:val="00CB6848"/>
    <w:rsid w:val="00CB695D"/>
    <w:rsid w:val="00CB6979"/>
    <w:rsid w:val="00CB6981"/>
    <w:rsid w:val="00CB69A6"/>
    <w:rsid w:val="00CB69E5"/>
    <w:rsid w:val="00CB69F8"/>
    <w:rsid w:val="00CB6AEE"/>
    <w:rsid w:val="00CB6B91"/>
    <w:rsid w:val="00CB6C0A"/>
    <w:rsid w:val="00CB6CA7"/>
    <w:rsid w:val="00CB6D5C"/>
    <w:rsid w:val="00CB6D8C"/>
    <w:rsid w:val="00CB6DE9"/>
    <w:rsid w:val="00CB6ECE"/>
    <w:rsid w:val="00CB6F77"/>
    <w:rsid w:val="00CB70A4"/>
    <w:rsid w:val="00CB725C"/>
    <w:rsid w:val="00CB728B"/>
    <w:rsid w:val="00CB72E1"/>
    <w:rsid w:val="00CB731F"/>
    <w:rsid w:val="00CB733F"/>
    <w:rsid w:val="00CB7340"/>
    <w:rsid w:val="00CB73C7"/>
    <w:rsid w:val="00CB74EC"/>
    <w:rsid w:val="00CB7540"/>
    <w:rsid w:val="00CB75A7"/>
    <w:rsid w:val="00CB75CA"/>
    <w:rsid w:val="00CB7616"/>
    <w:rsid w:val="00CB7683"/>
    <w:rsid w:val="00CB7698"/>
    <w:rsid w:val="00CB76E4"/>
    <w:rsid w:val="00CB785C"/>
    <w:rsid w:val="00CB7962"/>
    <w:rsid w:val="00CB799A"/>
    <w:rsid w:val="00CB7A48"/>
    <w:rsid w:val="00CB7A56"/>
    <w:rsid w:val="00CB7A91"/>
    <w:rsid w:val="00CB7B0E"/>
    <w:rsid w:val="00CB7BFD"/>
    <w:rsid w:val="00CB7D50"/>
    <w:rsid w:val="00CB7D74"/>
    <w:rsid w:val="00CB7DAD"/>
    <w:rsid w:val="00CB7DDE"/>
    <w:rsid w:val="00CB7DE8"/>
    <w:rsid w:val="00CB7E4F"/>
    <w:rsid w:val="00CB7E65"/>
    <w:rsid w:val="00CB7E88"/>
    <w:rsid w:val="00CB7E90"/>
    <w:rsid w:val="00CB7F43"/>
    <w:rsid w:val="00CB7F82"/>
    <w:rsid w:val="00CC0054"/>
    <w:rsid w:val="00CC0077"/>
    <w:rsid w:val="00CC01C5"/>
    <w:rsid w:val="00CC0269"/>
    <w:rsid w:val="00CC042F"/>
    <w:rsid w:val="00CC0454"/>
    <w:rsid w:val="00CC04B7"/>
    <w:rsid w:val="00CC05CA"/>
    <w:rsid w:val="00CC05D4"/>
    <w:rsid w:val="00CC0681"/>
    <w:rsid w:val="00CC06A5"/>
    <w:rsid w:val="00CC07ED"/>
    <w:rsid w:val="00CC07F5"/>
    <w:rsid w:val="00CC0812"/>
    <w:rsid w:val="00CC086A"/>
    <w:rsid w:val="00CC0893"/>
    <w:rsid w:val="00CC0AA7"/>
    <w:rsid w:val="00CC0B65"/>
    <w:rsid w:val="00CC0BD7"/>
    <w:rsid w:val="00CC0C2A"/>
    <w:rsid w:val="00CC0C48"/>
    <w:rsid w:val="00CC0C5C"/>
    <w:rsid w:val="00CC0CCF"/>
    <w:rsid w:val="00CC0D05"/>
    <w:rsid w:val="00CC0DA3"/>
    <w:rsid w:val="00CC0EB1"/>
    <w:rsid w:val="00CC100D"/>
    <w:rsid w:val="00CC1013"/>
    <w:rsid w:val="00CC10D3"/>
    <w:rsid w:val="00CC119A"/>
    <w:rsid w:val="00CC11B7"/>
    <w:rsid w:val="00CC1215"/>
    <w:rsid w:val="00CC1253"/>
    <w:rsid w:val="00CC135C"/>
    <w:rsid w:val="00CC1478"/>
    <w:rsid w:val="00CC1518"/>
    <w:rsid w:val="00CC15AF"/>
    <w:rsid w:val="00CC1677"/>
    <w:rsid w:val="00CC16E2"/>
    <w:rsid w:val="00CC17EA"/>
    <w:rsid w:val="00CC180D"/>
    <w:rsid w:val="00CC1865"/>
    <w:rsid w:val="00CC189C"/>
    <w:rsid w:val="00CC18D6"/>
    <w:rsid w:val="00CC1907"/>
    <w:rsid w:val="00CC191B"/>
    <w:rsid w:val="00CC1A7B"/>
    <w:rsid w:val="00CC1A8F"/>
    <w:rsid w:val="00CC1AF3"/>
    <w:rsid w:val="00CC1B41"/>
    <w:rsid w:val="00CC1B54"/>
    <w:rsid w:val="00CC1B5B"/>
    <w:rsid w:val="00CC1CD2"/>
    <w:rsid w:val="00CC1D0A"/>
    <w:rsid w:val="00CC1D1A"/>
    <w:rsid w:val="00CC1DF9"/>
    <w:rsid w:val="00CC1E87"/>
    <w:rsid w:val="00CC1E9F"/>
    <w:rsid w:val="00CC1F12"/>
    <w:rsid w:val="00CC1FAA"/>
    <w:rsid w:val="00CC1FBB"/>
    <w:rsid w:val="00CC1FD1"/>
    <w:rsid w:val="00CC20AD"/>
    <w:rsid w:val="00CC2173"/>
    <w:rsid w:val="00CC21BF"/>
    <w:rsid w:val="00CC224C"/>
    <w:rsid w:val="00CC2265"/>
    <w:rsid w:val="00CC230B"/>
    <w:rsid w:val="00CC2340"/>
    <w:rsid w:val="00CC23BA"/>
    <w:rsid w:val="00CC2439"/>
    <w:rsid w:val="00CC24A9"/>
    <w:rsid w:val="00CC24AE"/>
    <w:rsid w:val="00CC24C8"/>
    <w:rsid w:val="00CC2504"/>
    <w:rsid w:val="00CC2587"/>
    <w:rsid w:val="00CC25A4"/>
    <w:rsid w:val="00CC2725"/>
    <w:rsid w:val="00CC279E"/>
    <w:rsid w:val="00CC27E0"/>
    <w:rsid w:val="00CC27EC"/>
    <w:rsid w:val="00CC2813"/>
    <w:rsid w:val="00CC2841"/>
    <w:rsid w:val="00CC28B6"/>
    <w:rsid w:val="00CC2905"/>
    <w:rsid w:val="00CC2949"/>
    <w:rsid w:val="00CC29CC"/>
    <w:rsid w:val="00CC29E0"/>
    <w:rsid w:val="00CC2A23"/>
    <w:rsid w:val="00CC2A7F"/>
    <w:rsid w:val="00CC2AA6"/>
    <w:rsid w:val="00CC2B30"/>
    <w:rsid w:val="00CC2BE3"/>
    <w:rsid w:val="00CC2BF7"/>
    <w:rsid w:val="00CC2C42"/>
    <w:rsid w:val="00CC2C5B"/>
    <w:rsid w:val="00CC2C96"/>
    <w:rsid w:val="00CC2D2B"/>
    <w:rsid w:val="00CC2DDF"/>
    <w:rsid w:val="00CC2F97"/>
    <w:rsid w:val="00CC2FC3"/>
    <w:rsid w:val="00CC2FE6"/>
    <w:rsid w:val="00CC3006"/>
    <w:rsid w:val="00CC30FB"/>
    <w:rsid w:val="00CC3132"/>
    <w:rsid w:val="00CC318F"/>
    <w:rsid w:val="00CC3230"/>
    <w:rsid w:val="00CC3231"/>
    <w:rsid w:val="00CC3256"/>
    <w:rsid w:val="00CC3263"/>
    <w:rsid w:val="00CC32A2"/>
    <w:rsid w:val="00CC32CA"/>
    <w:rsid w:val="00CC32D3"/>
    <w:rsid w:val="00CC3310"/>
    <w:rsid w:val="00CC3328"/>
    <w:rsid w:val="00CC3381"/>
    <w:rsid w:val="00CC338C"/>
    <w:rsid w:val="00CC3485"/>
    <w:rsid w:val="00CC34F5"/>
    <w:rsid w:val="00CC35BD"/>
    <w:rsid w:val="00CC35C1"/>
    <w:rsid w:val="00CC364D"/>
    <w:rsid w:val="00CC371C"/>
    <w:rsid w:val="00CC373C"/>
    <w:rsid w:val="00CC37F3"/>
    <w:rsid w:val="00CC3802"/>
    <w:rsid w:val="00CC3826"/>
    <w:rsid w:val="00CC39B4"/>
    <w:rsid w:val="00CC39BC"/>
    <w:rsid w:val="00CC3A5A"/>
    <w:rsid w:val="00CC3ABF"/>
    <w:rsid w:val="00CC3AC3"/>
    <w:rsid w:val="00CC3D63"/>
    <w:rsid w:val="00CC3EC0"/>
    <w:rsid w:val="00CC3EE9"/>
    <w:rsid w:val="00CC3F3A"/>
    <w:rsid w:val="00CC4055"/>
    <w:rsid w:val="00CC4132"/>
    <w:rsid w:val="00CC4209"/>
    <w:rsid w:val="00CC4243"/>
    <w:rsid w:val="00CC426C"/>
    <w:rsid w:val="00CC42B0"/>
    <w:rsid w:val="00CC42D2"/>
    <w:rsid w:val="00CC43E5"/>
    <w:rsid w:val="00CC4480"/>
    <w:rsid w:val="00CC451A"/>
    <w:rsid w:val="00CC4553"/>
    <w:rsid w:val="00CC456B"/>
    <w:rsid w:val="00CC45B8"/>
    <w:rsid w:val="00CC4618"/>
    <w:rsid w:val="00CC4648"/>
    <w:rsid w:val="00CC4738"/>
    <w:rsid w:val="00CC477B"/>
    <w:rsid w:val="00CC47D7"/>
    <w:rsid w:val="00CC481C"/>
    <w:rsid w:val="00CC4A34"/>
    <w:rsid w:val="00CC4A7A"/>
    <w:rsid w:val="00CC4B83"/>
    <w:rsid w:val="00CC4CB9"/>
    <w:rsid w:val="00CC4D49"/>
    <w:rsid w:val="00CC4DA1"/>
    <w:rsid w:val="00CC4DA8"/>
    <w:rsid w:val="00CC4DB8"/>
    <w:rsid w:val="00CC4E8E"/>
    <w:rsid w:val="00CC4EC5"/>
    <w:rsid w:val="00CC4F51"/>
    <w:rsid w:val="00CC4F70"/>
    <w:rsid w:val="00CC4FD4"/>
    <w:rsid w:val="00CC51FE"/>
    <w:rsid w:val="00CC520B"/>
    <w:rsid w:val="00CC5278"/>
    <w:rsid w:val="00CC5291"/>
    <w:rsid w:val="00CC529D"/>
    <w:rsid w:val="00CC52AA"/>
    <w:rsid w:val="00CC52BA"/>
    <w:rsid w:val="00CC52BC"/>
    <w:rsid w:val="00CC54C1"/>
    <w:rsid w:val="00CC54C5"/>
    <w:rsid w:val="00CC55B5"/>
    <w:rsid w:val="00CC55F7"/>
    <w:rsid w:val="00CC5647"/>
    <w:rsid w:val="00CC5669"/>
    <w:rsid w:val="00CC56A6"/>
    <w:rsid w:val="00CC57D5"/>
    <w:rsid w:val="00CC5862"/>
    <w:rsid w:val="00CC5968"/>
    <w:rsid w:val="00CC5AD0"/>
    <w:rsid w:val="00CC5B00"/>
    <w:rsid w:val="00CC5BB4"/>
    <w:rsid w:val="00CC5C3C"/>
    <w:rsid w:val="00CC5C4A"/>
    <w:rsid w:val="00CC5C9D"/>
    <w:rsid w:val="00CC5D62"/>
    <w:rsid w:val="00CC5D6E"/>
    <w:rsid w:val="00CC5D7E"/>
    <w:rsid w:val="00CC5E03"/>
    <w:rsid w:val="00CC5E9E"/>
    <w:rsid w:val="00CC5ED5"/>
    <w:rsid w:val="00CC5FFF"/>
    <w:rsid w:val="00CC60AD"/>
    <w:rsid w:val="00CC60F0"/>
    <w:rsid w:val="00CC61B4"/>
    <w:rsid w:val="00CC621A"/>
    <w:rsid w:val="00CC6238"/>
    <w:rsid w:val="00CC62CA"/>
    <w:rsid w:val="00CC6306"/>
    <w:rsid w:val="00CC6314"/>
    <w:rsid w:val="00CC63BF"/>
    <w:rsid w:val="00CC6513"/>
    <w:rsid w:val="00CC65DF"/>
    <w:rsid w:val="00CC6646"/>
    <w:rsid w:val="00CC66A8"/>
    <w:rsid w:val="00CC66B3"/>
    <w:rsid w:val="00CC67C5"/>
    <w:rsid w:val="00CC67D7"/>
    <w:rsid w:val="00CC681D"/>
    <w:rsid w:val="00CC6909"/>
    <w:rsid w:val="00CC6915"/>
    <w:rsid w:val="00CC691B"/>
    <w:rsid w:val="00CC69E8"/>
    <w:rsid w:val="00CC6A53"/>
    <w:rsid w:val="00CC6AC8"/>
    <w:rsid w:val="00CC6B79"/>
    <w:rsid w:val="00CC6C5D"/>
    <w:rsid w:val="00CC6C62"/>
    <w:rsid w:val="00CC6CA3"/>
    <w:rsid w:val="00CC6CB8"/>
    <w:rsid w:val="00CC6D30"/>
    <w:rsid w:val="00CC6D9F"/>
    <w:rsid w:val="00CC6DD1"/>
    <w:rsid w:val="00CC6EF0"/>
    <w:rsid w:val="00CC6F2D"/>
    <w:rsid w:val="00CC6FBB"/>
    <w:rsid w:val="00CC6FFD"/>
    <w:rsid w:val="00CC7012"/>
    <w:rsid w:val="00CC7081"/>
    <w:rsid w:val="00CC70DC"/>
    <w:rsid w:val="00CC7170"/>
    <w:rsid w:val="00CC7247"/>
    <w:rsid w:val="00CC72BC"/>
    <w:rsid w:val="00CC7437"/>
    <w:rsid w:val="00CC7468"/>
    <w:rsid w:val="00CC747D"/>
    <w:rsid w:val="00CC7481"/>
    <w:rsid w:val="00CC748F"/>
    <w:rsid w:val="00CC751D"/>
    <w:rsid w:val="00CC7558"/>
    <w:rsid w:val="00CC7569"/>
    <w:rsid w:val="00CC75B6"/>
    <w:rsid w:val="00CC76AC"/>
    <w:rsid w:val="00CC76C5"/>
    <w:rsid w:val="00CC7731"/>
    <w:rsid w:val="00CC7791"/>
    <w:rsid w:val="00CC77C2"/>
    <w:rsid w:val="00CC77C3"/>
    <w:rsid w:val="00CC77D0"/>
    <w:rsid w:val="00CC77D8"/>
    <w:rsid w:val="00CC780B"/>
    <w:rsid w:val="00CC786A"/>
    <w:rsid w:val="00CC7925"/>
    <w:rsid w:val="00CC7953"/>
    <w:rsid w:val="00CC7A87"/>
    <w:rsid w:val="00CC7ADE"/>
    <w:rsid w:val="00CC7B50"/>
    <w:rsid w:val="00CC7C38"/>
    <w:rsid w:val="00CC7C71"/>
    <w:rsid w:val="00CC7CE7"/>
    <w:rsid w:val="00CC7D06"/>
    <w:rsid w:val="00CC7D41"/>
    <w:rsid w:val="00CC7D85"/>
    <w:rsid w:val="00CC7E3D"/>
    <w:rsid w:val="00CC7EC8"/>
    <w:rsid w:val="00CC7F12"/>
    <w:rsid w:val="00CC7F24"/>
    <w:rsid w:val="00CD0055"/>
    <w:rsid w:val="00CD01FB"/>
    <w:rsid w:val="00CD031D"/>
    <w:rsid w:val="00CD031F"/>
    <w:rsid w:val="00CD0486"/>
    <w:rsid w:val="00CD0505"/>
    <w:rsid w:val="00CD0544"/>
    <w:rsid w:val="00CD0552"/>
    <w:rsid w:val="00CD0604"/>
    <w:rsid w:val="00CD0638"/>
    <w:rsid w:val="00CD063C"/>
    <w:rsid w:val="00CD06A8"/>
    <w:rsid w:val="00CD06D7"/>
    <w:rsid w:val="00CD074D"/>
    <w:rsid w:val="00CD0766"/>
    <w:rsid w:val="00CD086B"/>
    <w:rsid w:val="00CD0957"/>
    <w:rsid w:val="00CD097D"/>
    <w:rsid w:val="00CD0A06"/>
    <w:rsid w:val="00CD0A31"/>
    <w:rsid w:val="00CD0A3A"/>
    <w:rsid w:val="00CD0A69"/>
    <w:rsid w:val="00CD0AD2"/>
    <w:rsid w:val="00CD0B2A"/>
    <w:rsid w:val="00CD0C47"/>
    <w:rsid w:val="00CD0C8C"/>
    <w:rsid w:val="00CD0CBA"/>
    <w:rsid w:val="00CD0D6E"/>
    <w:rsid w:val="00CD0DF2"/>
    <w:rsid w:val="00CD0E75"/>
    <w:rsid w:val="00CD0F20"/>
    <w:rsid w:val="00CD1052"/>
    <w:rsid w:val="00CD10D2"/>
    <w:rsid w:val="00CD11C4"/>
    <w:rsid w:val="00CD126A"/>
    <w:rsid w:val="00CD12B3"/>
    <w:rsid w:val="00CD12BD"/>
    <w:rsid w:val="00CD133C"/>
    <w:rsid w:val="00CD143E"/>
    <w:rsid w:val="00CD1449"/>
    <w:rsid w:val="00CD144A"/>
    <w:rsid w:val="00CD14F3"/>
    <w:rsid w:val="00CD15A3"/>
    <w:rsid w:val="00CD1649"/>
    <w:rsid w:val="00CD1756"/>
    <w:rsid w:val="00CD17E7"/>
    <w:rsid w:val="00CD1818"/>
    <w:rsid w:val="00CD1860"/>
    <w:rsid w:val="00CD187D"/>
    <w:rsid w:val="00CD1A17"/>
    <w:rsid w:val="00CD1A5A"/>
    <w:rsid w:val="00CD1B4B"/>
    <w:rsid w:val="00CD1B6A"/>
    <w:rsid w:val="00CD1BC9"/>
    <w:rsid w:val="00CD1BD4"/>
    <w:rsid w:val="00CD1C0C"/>
    <w:rsid w:val="00CD1C36"/>
    <w:rsid w:val="00CD1C80"/>
    <w:rsid w:val="00CD1D97"/>
    <w:rsid w:val="00CD1E44"/>
    <w:rsid w:val="00CD1E5B"/>
    <w:rsid w:val="00CD1E9F"/>
    <w:rsid w:val="00CD1EB2"/>
    <w:rsid w:val="00CD1ED8"/>
    <w:rsid w:val="00CD1F2A"/>
    <w:rsid w:val="00CD1F90"/>
    <w:rsid w:val="00CD1FB9"/>
    <w:rsid w:val="00CD1FC1"/>
    <w:rsid w:val="00CD1FC5"/>
    <w:rsid w:val="00CD2023"/>
    <w:rsid w:val="00CD202C"/>
    <w:rsid w:val="00CD213C"/>
    <w:rsid w:val="00CD2173"/>
    <w:rsid w:val="00CD2285"/>
    <w:rsid w:val="00CD2291"/>
    <w:rsid w:val="00CD2317"/>
    <w:rsid w:val="00CD2319"/>
    <w:rsid w:val="00CD23A6"/>
    <w:rsid w:val="00CD23BA"/>
    <w:rsid w:val="00CD23CF"/>
    <w:rsid w:val="00CD244B"/>
    <w:rsid w:val="00CD248F"/>
    <w:rsid w:val="00CD251A"/>
    <w:rsid w:val="00CD25CD"/>
    <w:rsid w:val="00CD269E"/>
    <w:rsid w:val="00CD270B"/>
    <w:rsid w:val="00CD272A"/>
    <w:rsid w:val="00CD278E"/>
    <w:rsid w:val="00CD27BD"/>
    <w:rsid w:val="00CD27D1"/>
    <w:rsid w:val="00CD283C"/>
    <w:rsid w:val="00CD28BF"/>
    <w:rsid w:val="00CD293D"/>
    <w:rsid w:val="00CD2942"/>
    <w:rsid w:val="00CD295E"/>
    <w:rsid w:val="00CD2976"/>
    <w:rsid w:val="00CD29D5"/>
    <w:rsid w:val="00CD29DE"/>
    <w:rsid w:val="00CD2A06"/>
    <w:rsid w:val="00CD2A08"/>
    <w:rsid w:val="00CD2A55"/>
    <w:rsid w:val="00CD2ABF"/>
    <w:rsid w:val="00CD2B87"/>
    <w:rsid w:val="00CD2B9B"/>
    <w:rsid w:val="00CD2BD0"/>
    <w:rsid w:val="00CD2CA4"/>
    <w:rsid w:val="00CD2CF8"/>
    <w:rsid w:val="00CD2D27"/>
    <w:rsid w:val="00CD2D2C"/>
    <w:rsid w:val="00CD2D31"/>
    <w:rsid w:val="00CD2DA1"/>
    <w:rsid w:val="00CD2DAC"/>
    <w:rsid w:val="00CD2DED"/>
    <w:rsid w:val="00CD2DF8"/>
    <w:rsid w:val="00CD2E6F"/>
    <w:rsid w:val="00CD2E96"/>
    <w:rsid w:val="00CD2F42"/>
    <w:rsid w:val="00CD2F71"/>
    <w:rsid w:val="00CD30CA"/>
    <w:rsid w:val="00CD30CB"/>
    <w:rsid w:val="00CD30CD"/>
    <w:rsid w:val="00CD30EB"/>
    <w:rsid w:val="00CD3183"/>
    <w:rsid w:val="00CD31F2"/>
    <w:rsid w:val="00CD3200"/>
    <w:rsid w:val="00CD3216"/>
    <w:rsid w:val="00CD322A"/>
    <w:rsid w:val="00CD3312"/>
    <w:rsid w:val="00CD3338"/>
    <w:rsid w:val="00CD33B4"/>
    <w:rsid w:val="00CD33DE"/>
    <w:rsid w:val="00CD33E2"/>
    <w:rsid w:val="00CD344F"/>
    <w:rsid w:val="00CD3496"/>
    <w:rsid w:val="00CD34AE"/>
    <w:rsid w:val="00CD34F3"/>
    <w:rsid w:val="00CD3543"/>
    <w:rsid w:val="00CD35F8"/>
    <w:rsid w:val="00CD3612"/>
    <w:rsid w:val="00CD36BB"/>
    <w:rsid w:val="00CD3771"/>
    <w:rsid w:val="00CD379C"/>
    <w:rsid w:val="00CD383D"/>
    <w:rsid w:val="00CD38A0"/>
    <w:rsid w:val="00CD39A3"/>
    <w:rsid w:val="00CD39BA"/>
    <w:rsid w:val="00CD3A34"/>
    <w:rsid w:val="00CD3A4A"/>
    <w:rsid w:val="00CD3AE4"/>
    <w:rsid w:val="00CD3BC1"/>
    <w:rsid w:val="00CD3D36"/>
    <w:rsid w:val="00CD3D5E"/>
    <w:rsid w:val="00CD3DD8"/>
    <w:rsid w:val="00CD3ECC"/>
    <w:rsid w:val="00CD3FC4"/>
    <w:rsid w:val="00CD3FC5"/>
    <w:rsid w:val="00CD4039"/>
    <w:rsid w:val="00CD40B6"/>
    <w:rsid w:val="00CD425E"/>
    <w:rsid w:val="00CD42AE"/>
    <w:rsid w:val="00CD448A"/>
    <w:rsid w:val="00CD44C7"/>
    <w:rsid w:val="00CD454C"/>
    <w:rsid w:val="00CD4579"/>
    <w:rsid w:val="00CD45AB"/>
    <w:rsid w:val="00CD46C5"/>
    <w:rsid w:val="00CD47E5"/>
    <w:rsid w:val="00CD4846"/>
    <w:rsid w:val="00CD4860"/>
    <w:rsid w:val="00CD48FE"/>
    <w:rsid w:val="00CD490F"/>
    <w:rsid w:val="00CD4985"/>
    <w:rsid w:val="00CD49BA"/>
    <w:rsid w:val="00CD49DF"/>
    <w:rsid w:val="00CD4AB5"/>
    <w:rsid w:val="00CD4ABA"/>
    <w:rsid w:val="00CD4AE9"/>
    <w:rsid w:val="00CD4BA3"/>
    <w:rsid w:val="00CD4BC8"/>
    <w:rsid w:val="00CD4BE4"/>
    <w:rsid w:val="00CD4C29"/>
    <w:rsid w:val="00CD4C2E"/>
    <w:rsid w:val="00CD4C66"/>
    <w:rsid w:val="00CD4E12"/>
    <w:rsid w:val="00CD4E7B"/>
    <w:rsid w:val="00CD4E9E"/>
    <w:rsid w:val="00CD4EA2"/>
    <w:rsid w:val="00CD4ED5"/>
    <w:rsid w:val="00CD4F8A"/>
    <w:rsid w:val="00CD4FD0"/>
    <w:rsid w:val="00CD50DA"/>
    <w:rsid w:val="00CD5116"/>
    <w:rsid w:val="00CD512D"/>
    <w:rsid w:val="00CD522C"/>
    <w:rsid w:val="00CD5288"/>
    <w:rsid w:val="00CD5373"/>
    <w:rsid w:val="00CD54A6"/>
    <w:rsid w:val="00CD5539"/>
    <w:rsid w:val="00CD5597"/>
    <w:rsid w:val="00CD55E9"/>
    <w:rsid w:val="00CD56AD"/>
    <w:rsid w:val="00CD57B8"/>
    <w:rsid w:val="00CD593A"/>
    <w:rsid w:val="00CD59B4"/>
    <w:rsid w:val="00CD5D8D"/>
    <w:rsid w:val="00CD5DEE"/>
    <w:rsid w:val="00CD5E0A"/>
    <w:rsid w:val="00CD5E2C"/>
    <w:rsid w:val="00CD5E5E"/>
    <w:rsid w:val="00CD5E60"/>
    <w:rsid w:val="00CD5F0B"/>
    <w:rsid w:val="00CD5F31"/>
    <w:rsid w:val="00CD5FA5"/>
    <w:rsid w:val="00CD6127"/>
    <w:rsid w:val="00CD616A"/>
    <w:rsid w:val="00CD61F1"/>
    <w:rsid w:val="00CD6249"/>
    <w:rsid w:val="00CD6269"/>
    <w:rsid w:val="00CD6271"/>
    <w:rsid w:val="00CD62E1"/>
    <w:rsid w:val="00CD6433"/>
    <w:rsid w:val="00CD643A"/>
    <w:rsid w:val="00CD6451"/>
    <w:rsid w:val="00CD6512"/>
    <w:rsid w:val="00CD6597"/>
    <w:rsid w:val="00CD6608"/>
    <w:rsid w:val="00CD6635"/>
    <w:rsid w:val="00CD667F"/>
    <w:rsid w:val="00CD6693"/>
    <w:rsid w:val="00CD6733"/>
    <w:rsid w:val="00CD6882"/>
    <w:rsid w:val="00CD69A1"/>
    <w:rsid w:val="00CD6A1F"/>
    <w:rsid w:val="00CD6A50"/>
    <w:rsid w:val="00CD6A6E"/>
    <w:rsid w:val="00CD6AAD"/>
    <w:rsid w:val="00CD6BDC"/>
    <w:rsid w:val="00CD6BE5"/>
    <w:rsid w:val="00CD6C1B"/>
    <w:rsid w:val="00CD6CF9"/>
    <w:rsid w:val="00CD6D58"/>
    <w:rsid w:val="00CD6D7A"/>
    <w:rsid w:val="00CD6DFC"/>
    <w:rsid w:val="00CD6E5E"/>
    <w:rsid w:val="00CD6F1E"/>
    <w:rsid w:val="00CD6F2B"/>
    <w:rsid w:val="00CD6F67"/>
    <w:rsid w:val="00CD7042"/>
    <w:rsid w:val="00CD70C0"/>
    <w:rsid w:val="00CD7217"/>
    <w:rsid w:val="00CD72B5"/>
    <w:rsid w:val="00CD7377"/>
    <w:rsid w:val="00CD7463"/>
    <w:rsid w:val="00CD7469"/>
    <w:rsid w:val="00CD7488"/>
    <w:rsid w:val="00CD74A2"/>
    <w:rsid w:val="00CD7519"/>
    <w:rsid w:val="00CD7564"/>
    <w:rsid w:val="00CD76AA"/>
    <w:rsid w:val="00CD76D5"/>
    <w:rsid w:val="00CD7785"/>
    <w:rsid w:val="00CD7969"/>
    <w:rsid w:val="00CD7AA4"/>
    <w:rsid w:val="00CD7AB7"/>
    <w:rsid w:val="00CD7B24"/>
    <w:rsid w:val="00CD7BB5"/>
    <w:rsid w:val="00CD7BFF"/>
    <w:rsid w:val="00CD7D3B"/>
    <w:rsid w:val="00CD7D3F"/>
    <w:rsid w:val="00CD7D4D"/>
    <w:rsid w:val="00CD7D6C"/>
    <w:rsid w:val="00CD7EBB"/>
    <w:rsid w:val="00CD7F8E"/>
    <w:rsid w:val="00CD7FB1"/>
    <w:rsid w:val="00CD7FF8"/>
    <w:rsid w:val="00CE002E"/>
    <w:rsid w:val="00CE0165"/>
    <w:rsid w:val="00CE01B3"/>
    <w:rsid w:val="00CE01B8"/>
    <w:rsid w:val="00CE01C7"/>
    <w:rsid w:val="00CE01E4"/>
    <w:rsid w:val="00CE027F"/>
    <w:rsid w:val="00CE02AE"/>
    <w:rsid w:val="00CE02D0"/>
    <w:rsid w:val="00CE02E6"/>
    <w:rsid w:val="00CE031E"/>
    <w:rsid w:val="00CE0330"/>
    <w:rsid w:val="00CE0331"/>
    <w:rsid w:val="00CE03EA"/>
    <w:rsid w:val="00CE047E"/>
    <w:rsid w:val="00CE0546"/>
    <w:rsid w:val="00CE0575"/>
    <w:rsid w:val="00CE0615"/>
    <w:rsid w:val="00CE067D"/>
    <w:rsid w:val="00CE06F9"/>
    <w:rsid w:val="00CE07CF"/>
    <w:rsid w:val="00CE0843"/>
    <w:rsid w:val="00CE091F"/>
    <w:rsid w:val="00CE09B2"/>
    <w:rsid w:val="00CE09DB"/>
    <w:rsid w:val="00CE09E3"/>
    <w:rsid w:val="00CE09E4"/>
    <w:rsid w:val="00CE0A00"/>
    <w:rsid w:val="00CE0B6A"/>
    <w:rsid w:val="00CE0B6F"/>
    <w:rsid w:val="00CE0C80"/>
    <w:rsid w:val="00CE0C84"/>
    <w:rsid w:val="00CE0CFA"/>
    <w:rsid w:val="00CE0D58"/>
    <w:rsid w:val="00CE0DE6"/>
    <w:rsid w:val="00CE0E8E"/>
    <w:rsid w:val="00CE0F09"/>
    <w:rsid w:val="00CE0F90"/>
    <w:rsid w:val="00CE106E"/>
    <w:rsid w:val="00CE1174"/>
    <w:rsid w:val="00CE117F"/>
    <w:rsid w:val="00CE12E8"/>
    <w:rsid w:val="00CE1369"/>
    <w:rsid w:val="00CE1396"/>
    <w:rsid w:val="00CE143B"/>
    <w:rsid w:val="00CE14B9"/>
    <w:rsid w:val="00CE155A"/>
    <w:rsid w:val="00CE1676"/>
    <w:rsid w:val="00CE1681"/>
    <w:rsid w:val="00CE16C6"/>
    <w:rsid w:val="00CE16CD"/>
    <w:rsid w:val="00CE180E"/>
    <w:rsid w:val="00CE1847"/>
    <w:rsid w:val="00CE18A8"/>
    <w:rsid w:val="00CE198D"/>
    <w:rsid w:val="00CE199D"/>
    <w:rsid w:val="00CE19BF"/>
    <w:rsid w:val="00CE19EB"/>
    <w:rsid w:val="00CE1A51"/>
    <w:rsid w:val="00CE1AA6"/>
    <w:rsid w:val="00CE1B5F"/>
    <w:rsid w:val="00CE1C1E"/>
    <w:rsid w:val="00CE1C32"/>
    <w:rsid w:val="00CE1C45"/>
    <w:rsid w:val="00CE1C80"/>
    <w:rsid w:val="00CE1CB4"/>
    <w:rsid w:val="00CE1CBF"/>
    <w:rsid w:val="00CE1E80"/>
    <w:rsid w:val="00CE1EBD"/>
    <w:rsid w:val="00CE2003"/>
    <w:rsid w:val="00CE2065"/>
    <w:rsid w:val="00CE20C3"/>
    <w:rsid w:val="00CE211E"/>
    <w:rsid w:val="00CE21CE"/>
    <w:rsid w:val="00CE221D"/>
    <w:rsid w:val="00CE2222"/>
    <w:rsid w:val="00CE2234"/>
    <w:rsid w:val="00CE2286"/>
    <w:rsid w:val="00CE235F"/>
    <w:rsid w:val="00CE23C6"/>
    <w:rsid w:val="00CE23D5"/>
    <w:rsid w:val="00CE24A0"/>
    <w:rsid w:val="00CE24EA"/>
    <w:rsid w:val="00CE2514"/>
    <w:rsid w:val="00CE25E5"/>
    <w:rsid w:val="00CE25F2"/>
    <w:rsid w:val="00CE2656"/>
    <w:rsid w:val="00CE265E"/>
    <w:rsid w:val="00CE26B8"/>
    <w:rsid w:val="00CE273D"/>
    <w:rsid w:val="00CE2792"/>
    <w:rsid w:val="00CE2798"/>
    <w:rsid w:val="00CE27E8"/>
    <w:rsid w:val="00CE2996"/>
    <w:rsid w:val="00CE2A53"/>
    <w:rsid w:val="00CE2B01"/>
    <w:rsid w:val="00CE2B19"/>
    <w:rsid w:val="00CE2B23"/>
    <w:rsid w:val="00CE2B5B"/>
    <w:rsid w:val="00CE2B88"/>
    <w:rsid w:val="00CE2D43"/>
    <w:rsid w:val="00CE2D51"/>
    <w:rsid w:val="00CE2D60"/>
    <w:rsid w:val="00CE2EF3"/>
    <w:rsid w:val="00CE2F9A"/>
    <w:rsid w:val="00CE312E"/>
    <w:rsid w:val="00CE3214"/>
    <w:rsid w:val="00CE3253"/>
    <w:rsid w:val="00CE32EA"/>
    <w:rsid w:val="00CE33D1"/>
    <w:rsid w:val="00CE3404"/>
    <w:rsid w:val="00CE3426"/>
    <w:rsid w:val="00CE34BA"/>
    <w:rsid w:val="00CE3519"/>
    <w:rsid w:val="00CE3569"/>
    <w:rsid w:val="00CE35EE"/>
    <w:rsid w:val="00CE3608"/>
    <w:rsid w:val="00CE3668"/>
    <w:rsid w:val="00CE372B"/>
    <w:rsid w:val="00CE3735"/>
    <w:rsid w:val="00CE3754"/>
    <w:rsid w:val="00CE380E"/>
    <w:rsid w:val="00CE3867"/>
    <w:rsid w:val="00CE39F6"/>
    <w:rsid w:val="00CE3A7C"/>
    <w:rsid w:val="00CE3ABD"/>
    <w:rsid w:val="00CE3BA8"/>
    <w:rsid w:val="00CE3BAD"/>
    <w:rsid w:val="00CE3C3E"/>
    <w:rsid w:val="00CE3C92"/>
    <w:rsid w:val="00CE3CAF"/>
    <w:rsid w:val="00CE3CD6"/>
    <w:rsid w:val="00CE3EE0"/>
    <w:rsid w:val="00CE3F01"/>
    <w:rsid w:val="00CE4033"/>
    <w:rsid w:val="00CE4060"/>
    <w:rsid w:val="00CE40B7"/>
    <w:rsid w:val="00CE41DA"/>
    <w:rsid w:val="00CE4214"/>
    <w:rsid w:val="00CE4342"/>
    <w:rsid w:val="00CE4348"/>
    <w:rsid w:val="00CE434E"/>
    <w:rsid w:val="00CE43DF"/>
    <w:rsid w:val="00CE43EF"/>
    <w:rsid w:val="00CE4431"/>
    <w:rsid w:val="00CE443B"/>
    <w:rsid w:val="00CE44D4"/>
    <w:rsid w:val="00CE45AA"/>
    <w:rsid w:val="00CE45BD"/>
    <w:rsid w:val="00CE45DC"/>
    <w:rsid w:val="00CE4632"/>
    <w:rsid w:val="00CE47DC"/>
    <w:rsid w:val="00CE4911"/>
    <w:rsid w:val="00CE4939"/>
    <w:rsid w:val="00CE496D"/>
    <w:rsid w:val="00CE49AD"/>
    <w:rsid w:val="00CE49E3"/>
    <w:rsid w:val="00CE4A7F"/>
    <w:rsid w:val="00CE4A9C"/>
    <w:rsid w:val="00CE4AC1"/>
    <w:rsid w:val="00CE4B0F"/>
    <w:rsid w:val="00CE4B65"/>
    <w:rsid w:val="00CE4BC4"/>
    <w:rsid w:val="00CE4C05"/>
    <w:rsid w:val="00CE4C3C"/>
    <w:rsid w:val="00CE4C55"/>
    <w:rsid w:val="00CE4DC6"/>
    <w:rsid w:val="00CE4E06"/>
    <w:rsid w:val="00CE4E99"/>
    <w:rsid w:val="00CE4EC8"/>
    <w:rsid w:val="00CE4F4F"/>
    <w:rsid w:val="00CE50C0"/>
    <w:rsid w:val="00CE50CF"/>
    <w:rsid w:val="00CE524A"/>
    <w:rsid w:val="00CE52DD"/>
    <w:rsid w:val="00CE52EE"/>
    <w:rsid w:val="00CE5355"/>
    <w:rsid w:val="00CE5362"/>
    <w:rsid w:val="00CE5431"/>
    <w:rsid w:val="00CE54F3"/>
    <w:rsid w:val="00CE5552"/>
    <w:rsid w:val="00CE55D7"/>
    <w:rsid w:val="00CE55DB"/>
    <w:rsid w:val="00CE568F"/>
    <w:rsid w:val="00CE56A8"/>
    <w:rsid w:val="00CE587E"/>
    <w:rsid w:val="00CE5A82"/>
    <w:rsid w:val="00CE5AEE"/>
    <w:rsid w:val="00CE5B57"/>
    <w:rsid w:val="00CE5C6D"/>
    <w:rsid w:val="00CE5D38"/>
    <w:rsid w:val="00CE5DA4"/>
    <w:rsid w:val="00CE5EE5"/>
    <w:rsid w:val="00CE5F4F"/>
    <w:rsid w:val="00CE5FD9"/>
    <w:rsid w:val="00CE60A7"/>
    <w:rsid w:val="00CE6121"/>
    <w:rsid w:val="00CE6132"/>
    <w:rsid w:val="00CE61C3"/>
    <w:rsid w:val="00CE61DD"/>
    <w:rsid w:val="00CE6256"/>
    <w:rsid w:val="00CE641B"/>
    <w:rsid w:val="00CE64DD"/>
    <w:rsid w:val="00CE658C"/>
    <w:rsid w:val="00CE65B7"/>
    <w:rsid w:val="00CE6761"/>
    <w:rsid w:val="00CE67F5"/>
    <w:rsid w:val="00CE6818"/>
    <w:rsid w:val="00CE6828"/>
    <w:rsid w:val="00CE6877"/>
    <w:rsid w:val="00CE68E1"/>
    <w:rsid w:val="00CE68FE"/>
    <w:rsid w:val="00CE695B"/>
    <w:rsid w:val="00CE6A44"/>
    <w:rsid w:val="00CE6AF2"/>
    <w:rsid w:val="00CE6B3E"/>
    <w:rsid w:val="00CE6B59"/>
    <w:rsid w:val="00CE6C18"/>
    <w:rsid w:val="00CE6CE1"/>
    <w:rsid w:val="00CE6DEB"/>
    <w:rsid w:val="00CE6EB8"/>
    <w:rsid w:val="00CE6EEB"/>
    <w:rsid w:val="00CE6EF0"/>
    <w:rsid w:val="00CE6FCC"/>
    <w:rsid w:val="00CE703D"/>
    <w:rsid w:val="00CE706F"/>
    <w:rsid w:val="00CE7104"/>
    <w:rsid w:val="00CE711C"/>
    <w:rsid w:val="00CE71E2"/>
    <w:rsid w:val="00CE7532"/>
    <w:rsid w:val="00CE7586"/>
    <w:rsid w:val="00CE760E"/>
    <w:rsid w:val="00CE772E"/>
    <w:rsid w:val="00CE7768"/>
    <w:rsid w:val="00CE7815"/>
    <w:rsid w:val="00CE7839"/>
    <w:rsid w:val="00CE786C"/>
    <w:rsid w:val="00CE78EB"/>
    <w:rsid w:val="00CE79B2"/>
    <w:rsid w:val="00CE79F7"/>
    <w:rsid w:val="00CE7A07"/>
    <w:rsid w:val="00CE7A0F"/>
    <w:rsid w:val="00CE7A1C"/>
    <w:rsid w:val="00CE7A33"/>
    <w:rsid w:val="00CE7A49"/>
    <w:rsid w:val="00CE7A5B"/>
    <w:rsid w:val="00CE7A5D"/>
    <w:rsid w:val="00CE7B78"/>
    <w:rsid w:val="00CE7B8D"/>
    <w:rsid w:val="00CE7BE3"/>
    <w:rsid w:val="00CE7CEE"/>
    <w:rsid w:val="00CE7DA4"/>
    <w:rsid w:val="00CE7DCF"/>
    <w:rsid w:val="00CE7E78"/>
    <w:rsid w:val="00CE7F38"/>
    <w:rsid w:val="00CF001C"/>
    <w:rsid w:val="00CF00C5"/>
    <w:rsid w:val="00CF0227"/>
    <w:rsid w:val="00CF02EC"/>
    <w:rsid w:val="00CF035C"/>
    <w:rsid w:val="00CF045E"/>
    <w:rsid w:val="00CF0482"/>
    <w:rsid w:val="00CF04D3"/>
    <w:rsid w:val="00CF0507"/>
    <w:rsid w:val="00CF053B"/>
    <w:rsid w:val="00CF05FB"/>
    <w:rsid w:val="00CF0656"/>
    <w:rsid w:val="00CF0704"/>
    <w:rsid w:val="00CF073E"/>
    <w:rsid w:val="00CF073F"/>
    <w:rsid w:val="00CF078E"/>
    <w:rsid w:val="00CF0806"/>
    <w:rsid w:val="00CF0858"/>
    <w:rsid w:val="00CF085F"/>
    <w:rsid w:val="00CF08BC"/>
    <w:rsid w:val="00CF0A2C"/>
    <w:rsid w:val="00CF0AFD"/>
    <w:rsid w:val="00CF0B28"/>
    <w:rsid w:val="00CF0B2E"/>
    <w:rsid w:val="00CF0B7D"/>
    <w:rsid w:val="00CF0B8D"/>
    <w:rsid w:val="00CF0BC3"/>
    <w:rsid w:val="00CF0C06"/>
    <w:rsid w:val="00CF0C23"/>
    <w:rsid w:val="00CF0C2B"/>
    <w:rsid w:val="00CF0E50"/>
    <w:rsid w:val="00CF0F07"/>
    <w:rsid w:val="00CF0F3C"/>
    <w:rsid w:val="00CF1020"/>
    <w:rsid w:val="00CF110B"/>
    <w:rsid w:val="00CF116E"/>
    <w:rsid w:val="00CF118A"/>
    <w:rsid w:val="00CF11A6"/>
    <w:rsid w:val="00CF11CA"/>
    <w:rsid w:val="00CF1219"/>
    <w:rsid w:val="00CF1370"/>
    <w:rsid w:val="00CF14BC"/>
    <w:rsid w:val="00CF1760"/>
    <w:rsid w:val="00CF1779"/>
    <w:rsid w:val="00CF17AE"/>
    <w:rsid w:val="00CF185A"/>
    <w:rsid w:val="00CF18A3"/>
    <w:rsid w:val="00CF1927"/>
    <w:rsid w:val="00CF194B"/>
    <w:rsid w:val="00CF19EB"/>
    <w:rsid w:val="00CF1A3B"/>
    <w:rsid w:val="00CF1A74"/>
    <w:rsid w:val="00CF1B71"/>
    <w:rsid w:val="00CF1BC0"/>
    <w:rsid w:val="00CF1BCA"/>
    <w:rsid w:val="00CF1BF8"/>
    <w:rsid w:val="00CF1C05"/>
    <w:rsid w:val="00CF1C5C"/>
    <w:rsid w:val="00CF1CCF"/>
    <w:rsid w:val="00CF1CD8"/>
    <w:rsid w:val="00CF1DA2"/>
    <w:rsid w:val="00CF1E32"/>
    <w:rsid w:val="00CF1E5B"/>
    <w:rsid w:val="00CF1E78"/>
    <w:rsid w:val="00CF1E7B"/>
    <w:rsid w:val="00CF1ECD"/>
    <w:rsid w:val="00CF1ED3"/>
    <w:rsid w:val="00CF1FCE"/>
    <w:rsid w:val="00CF20FA"/>
    <w:rsid w:val="00CF20FC"/>
    <w:rsid w:val="00CF21B7"/>
    <w:rsid w:val="00CF21BA"/>
    <w:rsid w:val="00CF2281"/>
    <w:rsid w:val="00CF23F5"/>
    <w:rsid w:val="00CF2511"/>
    <w:rsid w:val="00CF258B"/>
    <w:rsid w:val="00CF25B9"/>
    <w:rsid w:val="00CF2642"/>
    <w:rsid w:val="00CF26BB"/>
    <w:rsid w:val="00CF27D0"/>
    <w:rsid w:val="00CF27FD"/>
    <w:rsid w:val="00CF2823"/>
    <w:rsid w:val="00CF284D"/>
    <w:rsid w:val="00CF284E"/>
    <w:rsid w:val="00CF290F"/>
    <w:rsid w:val="00CF293C"/>
    <w:rsid w:val="00CF29E5"/>
    <w:rsid w:val="00CF2A14"/>
    <w:rsid w:val="00CF2A33"/>
    <w:rsid w:val="00CF2A3A"/>
    <w:rsid w:val="00CF2C4E"/>
    <w:rsid w:val="00CF2D7D"/>
    <w:rsid w:val="00CF2DF6"/>
    <w:rsid w:val="00CF2EC0"/>
    <w:rsid w:val="00CF2EC1"/>
    <w:rsid w:val="00CF2F1A"/>
    <w:rsid w:val="00CF2FEC"/>
    <w:rsid w:val="00CF3002"/>
    <w:rsid w:val="00CF3134"/>
    <w:rsid w:val="00CF314B"/>
    <w:rsid w:val="00CF31CF"/>
    <w:rsid w:val="00CF321A"/>
    <w:rsid w:val="00CF3232"/>
    <w:rsid w:val="00CF3239"/>
    <w:rsid w:val="00CF327D"/>
    <w:rsid w:val="00CF328B"/>
    <w:rsid w:val="00CF329F"/>
    <w:rsid w:val="00CF32D6"/>
    <w:rsid w:val="00CF32E4"/>
    <w:rsid w:val="00CF337A"/>
    <w:rsid w:val="00CF347E"/>
    <w:rsid w:val="00CF34FC"/>
    <w:rsid w:val="00CF35A7"/>
    <w:rsid w:val="00CF35C4"/>
    <w:rsid w:val="00CF35E2"/>
    <w:rsid w:val="00CF3601"/>
    <w:rsid w:val="00CF3648"/>
    <w:rsid w:val="00CF365A"/>
    <w:rsid w:val="00CF369C"/>
    <w:rsid w:val="00CF36C1"/>
    <w:rsid w:val="00CF38A9"/>
    <w:rsid w:val="00CF3900"/>
    <w:rsid w:val="00CF3A2A"/>
    <w:rsid w:val="00CF3A50"/>
    <w:rsid w:val="00CF3A5B"/>
    <w:rsid w:val="00CF3ABA"/>
    <w:rsid w:val="00CF3B8B"/>
    <w:rsid w:val="00CF3CA2"/>
    <w:rsid w:val="00CF3D0D"/>
    <w:rsid w:val="00CF3DA7"/>
    <w:rsid w:val="00CF3DBC"/>
    <w:rsid w:val="00CF3E3E"/>
    <w:rsid w:val="00CF3EAC"/>
    <w:rsid w:val="00CF3EAE"/>
    <w:rsid w:val="00CF3ECC"/>
    <w:rsid w:val="00CF3F2C"/>
    <w:rsid w:val="00CF3F37"/>
    <w:rsid w:val="00CF3F52"/>
    <w:rsid w:val="00CF3F8B"/>
    <w:rsid w:val="00CF40AD"/>
    <w:rsid w:val="00CF4200"/>
    <w:rsid w:val="00CF42ED"/>
    <w:rsid w:val="00CF4307"/>
    <w:rsid w:val="00CF4309"/>
    <w:rsid w:val="00CF437A"/>
    <w:rsid w:val="00CF43F1"/>
    <w:rsid w:val="00CF45CD"/>
    <w:rsid w:val="00CF45EE"/>
    <w:rsid w:val="00CF4617"/>
    <w:rsid w:val="00CF46C3"/>
    <w:rsid w:val="00CF46CB"/>
    <w:rsid w:val="00CF46DD"/>
    <w:rsid w:val="00CF4705"/>
    <w:rsid w:val="00CF4771"/>
    <w:rsid w:val="00CF47B0"/>
    <w:rsid w:val="00CF47B9"/>
    <w:rsid w:val="00CF4828"/>
    <w:rsid w:val="00CF4892"/>
    <w:rsid w:val="00CF4950"/>
    <w:rsid w:val="00CF495C"/>
    <w:rsid w:val="00CF4962"/>
    <w:rsid w:val="00CF49B4"/>
    <w:rsid w:val="00CF4AAC"/>
    <w:rsid w:val="00CF4AE6"/>
    <w:rsid w:val="00CF4B8F"/>
    <w:rsid w:val="00CF4C05"/>
    <w:rsid w:val="00CF4C0E"/>
    <w:rsid w:val="00CF4C15"/>
    <w:rsid w:val="00CF4CDB"/>
    <w:rsid w:val="00CF4CDF"/>
    <w:rsid w:val="00CF4E34"/>
    <w:rsid w:val="00CF4E47"/>
    <w:rsid w:val="00CF4F72"/>
    <w:rsid w:val="00CF4FCF"/>
    <w:rsid w:val="00CF4FF0"/>
    <w:rsid w:val="00CF5001"/>
    <w:rsid w:val="00CF507D"/>
    <w:rsid w:val="00CF5092"/>
    <w:rsid w:val="00CF5154"/>
    <w:rsid w:val="00CF51CF"/>
    <w:rsid w:val="00CF5205"/>
    <w:rsid w:val="00CF5228"/>
    <w:rsid w:val="00CF5274"/>
    <w:rsid w:val="00CF5295"/>
    <w:rsid w:val="00CF5311"/>
    <w:rsid w:val="00CF5316"/>
    <w:rsid w:val="00CF5325"/>
    <w:rsid w:val="00CF54BC"/>
    <w:rsid w:val="00CF54FB"/>
    <w:rsid w:val="00CF5545"/>
    <w:rsid w:val="00CF561A"/>
    <w:rsid w:val="00CF564D"/>
    <w:rsid w:val="00CF5701"/>
    <w:rsid w:val="00CF5753"/>
    <w:rsid w:val="00CF5867"/>
    <w:rsid w:val="00CF5985"/>
    <w:rsid w:val="00CF59A2"/>
    <w:rsid w:val="00CF59D2"/>
    <w:rsid w:val="00CF59DE"/>
    <w:rsid w:val="00CF59E5"/>
    <w:rsid w:val="00CF5B72"/>
    <w:rsid w:val="00CF5BF5"/>
    <w:rsid w:val="00CF5C26"/>
    <w:rsid w:val="00CF5C4E"/>
    <w:rsid w:val="00CF5C63"/>
    <w:rsid w:val="00CF5C8D"/>
    <w:rsid w:val="00CF5CCA"/>
    <w:rsid w:val="00CF5D22"/>
    <w:rsid w:val="00CF5D75"/>
    <w:rsid w:val="00CF5D7D"/>
    <w:rsid w:val="00CF5DB3"/>
    <w:rsid w:val="00CF5E8F"/>
    <w:rsid w:val="00CF606E"/>
    <w:rsid w:val="00CF610B"/>
    <w:rsid w:val="00CF610E"/>
    <w:rsid w:val="00CF616B"/>
    <w:rsid w:val="00CF62C8"/>
    <w:rsid w:val="00CF62D2"/>
    <w:rsid w:val="00CF639F"/>
    <w:rsid w:val="00CF63A5"/>
    <w:rsid w:val="00CF6526"/>
    <w:rsid w:val="00CF65AE"/>
    <w:rsid w:val="00CF65C1"/>
    <w:rsid w:val="00CF65D4"/>
    <w:rsid w:val="00CF65F2"/>
    <w:rsid w:val="00CF668E"/>
    <w:rsid w:val="00CF67A2"/>
    <w:rsid w:val="00CF67E4"/>
    <w:rsid w:val="00CF6877"/>
    <w:rsid w:val="00CF6956"/>
    <w:rsid w:val="00CF6992"/>
    <w:rsid w:val="00CF69C4"/>
    <w:rsid w:val="00CF6A0D"/>
    <w:rsid w:val="00CF6A53"/>
    <w:rsid w:val="00CF6B2E"/>
    <w:rsid w:val="00CF6B69"/>
    <w:rsid w:val="00CF6BB8"/>
    <w:rsid w:val="00CF6BBD"/>
    <w:rsid w:val="00CF6BCB"/>
    <w:rsid w:val="00CF6C09"/>
    <w:rsid w:val="00CF6CA7"/>
    <w:rsid w:val="00CF6CCB"/>
    <w:rsid w:val="00CF6D0F"/>
    <w:rsid w:val="00CF6D1B"/>
    <w:rsid w:val="00CF6D64"/>
    <w:rsid w:val="00CF6F57"/>
    <w:rsid w:val="00CF71BC"/>
    <w:rsid w:val="00CF725B"/>
    <w:rsid w:val="00CF7271"/>
    <w:rsid w:val="00CF7303"/>
    <w:rsid w:val="00CF734D"/>
    <w:rsid w:val="00CF73C2"/>
    <w:rsid w:val="00CF73E9"/>
    <w:rsid w:val="00CF7452"/>
    <w:rsid w:val="00CF75BC"/>
    <w:rsid w:val="00CF75F8"/>
    <w:rsid w:val="00CF7623"/>
    <w:rsid w:val="00CF766E"/>
    <w:rsid w:val="00CF7670"/>
    <w:rsid w:val="00CF76F7"/>
    <w:rsid w:val="00CF7761"/>
    <w:rsid w:val="00CF7797"/>
    <w:rsid w:val="00CF77A5"/>
    <w:rsid w:val="00CF77C3"/>
    <w:rsid w:val="00CF77CC"/>
    <w:rsid w:val="00CF782B"/>
    <w:rsid w:val="00CF7844"/>
    <w:rsid w:val="00CF7906"/>
    <w:rsid w:val="00CF7957"/>
    <w:rsid w:val="00CF79EB"/>
    <w:rsid w:val="00CF7A02"/>
    <w:rsid w:val="00CF7A78"/>
    <w:rsid w:val="00CF7B8B"/>
    <w:rsid w:val="00CF7BB9"/>
    <w:rsid w:val="00CF7C15"/>
    <w:rsid w:val="00CF7C73"/>
    <w:rsid w:val="00CF7CB5"/>
    <w:rsid w:val="00CF7CF8"/>
    <w:rsid w:val="00CF7D11"/>
    <w:rsid w:val="00CF7D2D"/>
    <w:rsid w:val="00CF7E04"/>
    <w:rsid w:val="00CF7ED3"/>
    <w:rsid w:val="00CF7ED5"/>
    <w:rsid w:val="00CF7F29"/>
    <w:rsid w:val="00CF7F36"/>
    <w:rsid w:val="00CF7FA2"/>
    <w:rsid w:val="00CF7FEA"/>
    <w:rsid w:val="00D000A5"/>
    <w:rsid w:val="00D000DE"/>
    <w:rsid w:val="00D000EE"/>
    <w:rsid w:val="00D00150"/>
    <w:rsid w:val="00D0015C"/>
    <w:rsid w:val="00D00188"/>
    <w:rsid w:val="00D00293"/>
    <w:rsid w:val="00D0029C"/>
    <w:rsid w:val="00D0036E"/>
    <w:rsid w:val="00D0038B"/>
    <w:rsid w:val="00D003FB"/>
    <w:rsid w:val="00D004EA"/>
    <w:rsid w:val="00D00531"/>
    <w:rsid w:val="00D005A3"/>
    <w:rsid w:val="00D00641"/>
    <w:rsid w:val="00D0065F"/>
    <w:rsid w:val="00D006DD"/>
    <w:rsid w:val="00D00743"/>
    <w:rsid w:val="00D00792"/>
    <w:rsid w:val="00D008FC"/>
    <w:rsid w:val="00D00912"/>
    <w:rsid w:val="00D0093E"/>
    <w:rsid w:val="00D00944"/>
    <w:rsid w:val="00D00A35"/>
    <w:rsid w:val="00D00A82"/>
    <w:rsid w:val="00D00A93"/>
    <w:rsid w:val="00D00AB4"/>
    <w:rsid w:val="00D00AE1"/>
    <w:rsid w:val="00D00AF4"/>
    <w:rsid w:val="00D00C3A"/>
    <w:rsid w:val="00D00C4D"/>
    <w:rsid w:val="00D00C84"/>
    <w:rsid w:val="00D00E51"/>
    <w:rsid w:val="00D00F9D"/>
    <w:rsid w:val="00D00FBE"/>
    <w:rsid w:val="00D00FC6"/>
    <w:rsid w:val="00D0100C"/>
    <w:rsid w:val="00D0116A"/>
    <w:rsid w:val="00D0122B"/>
    <w:rsid w:val="00D01274"/>
    <w:rsid w:val="00D01289"/>
    <w:rsid w:val="00D012E5"/>
    <w:rsid w:val="00D01339"/>
    <w:rsid w:val="00D013F0"/>
    <w:rsid w:val="00D013F1"/>
    <w:rsid w:val="00D013FF"/>
    <w:rsid w:val="00D01578"/>
    <w:rsid w:val="00D015B0"/>
    <w:rsid w:val="00D0176E"/>
    <w:rsid w:val="00D01836"/>
    <w:rsid w:val="00D0184B"/>
    <w:rsid w:val="00D0186C"/>
    <w:rsid w:val="00D01967"/>
    <w:rsid w:val="00D01B33"/>
    <w:rsid w:val="00D01B96"/>
    <w:rsid w:val="00D01D1C"/>
    <w:rsid w:val="00D01D89"/>
    <w:rsid w:val="00D01DBA"/>
    <w:rsid w:val="00D01E29"/>
    <w:rsid w:val="00D01E80"/>
    <w:rsid w:val="00D01E9D"/>
    <w:rsid w:val="00D02006"/>
    <w:rsid w:val="00D020D4"/>
    <w:rsid w:val="00D02123"/>
    <w:rsid w:val="00D02338"/>
    <w:rsid w:val="00D023C7"/>
    <w:rsid w:val="00D02409"/>
    <w:rsid w:val="00D024E3"/>
    <w:rsid w:val="00D02528"/>
    <w:rsid w:val="00D02730"/>
    <w:rsid w:val="00D0281B"/>
    <w:rsid w:val="00D02A20"/>
    <w:rsid w:val="00D02A80"/>
    <w:rsid w:val="00D02AF7"/>
    <w:rsid w:val="00D02B25"/>
    <w:rsid w:val="00D02B4F"/>
    <w:rsid w:val="00D02BB1"/>
    <w:rsid w:val="00D02CAE"/>
    <w:rsid w:val="00D02CC0"/>
    <w:rsid w:val="00D02CC6"/>
    <w:rsid w:val="00D02CD6"/>
    <w:rsid w:val="00D02CEC"/>
    <w:rsid w:val="00D02F01"/>
    <w:rsid w:val="00D02F70"/>
    <w:rsid w:val="00D02FBC"/>
    <w:rsid w:val="00D03015"/>
    <w:rsid w:val="00D03038"/>
    <w:rsid w:val="00D03165"/>
    <w:rsid w:val="00D031E0"/>
    <w:rsid w:val="00D0321A"/>
    <w:rsid w:val="00D0328F"/>
    <w:rsid w:val="00D03389"/>
    <w:rsid w:val="00D0345C"/>
    <w:rsid w:val="00D03499"/>
    <w:rsid w:val="00D034B0"/>
    <w:rsid w:val="00D034E3"/>
    <w:rsid w:val="00D03631"/>
    <w:rsid w:val="00D03679"/>
    <w:rsid w:val="00D037B8"/>
    <w:rsid w:val="00D038A6"/>
    <w:rsid w:val="00D03963"/>
    <w:rsid w:val="00D0399C"/>
    <w:rsid w:val="00D039D3"/>
    <w:rsid w:val="00D03A46"/>
    <w:rsid w:val="00D03BA0"/>
    <w:rsid w:val="00D03BDC"/>
    <w:rsid w:val="00D03C6A"/>
    <w:rsid w:val="00D03CDB"/>
    <w:rsid w:val="00D03CE1"/>
    <w:rsid w:val="00D03CF8"/>
    <w:rsid w:val="00D03D31"/>
    <w:rsid w:val="00D03D52"/>
    <w:rsid w:val="00D03D69"/>
    <w:rsid w:val="00D03D6F"/>
    <w:rsid w:val="00D03D70"/>
    <w:rsid w:val="00D03DB1"/>
    <w:rsid w:val="00D03E30"/>
    <w:rsid w:val="00D03E44"/>
    <w:rsid w:val="00D03E5F"/>
    <w:rsid w:val="00D03E9C"/>
    <w:rsid w:val="00D03ED4"/>
    <w:rsid w:val="00D03EDA"/>
    <w:rsid w:val="00D03F1E"/>
    <w:rsid w:val="00D03FEC"/>
    <w:rsid w:val="00D04024"/>
    <w:rsid w:val="00D040F4"/>
    <w:rsid w:val="00D040F9"/>
    <w:rsid w:val="00D04132"/>
    <w:rsid w:val="00D04160"/>
    <w:rsid w:val="00D04295"/>
    <w:rsid w:val="00D044B6"/>
    <w:rsid w:val="00D044EF"/>
    <w:rsid w:val="00D04578"/>
    <w:rsid w:val="00D045D8"/>
    <w:rsid w:val="00D04637"/>
    <w:rsid w:val="00D04668"/>
    <w:rsid w:val="00D04692"/>
    <w:rsid w:val="00D0469E"/>
    <w:rsid w:val="00D0492E"/>
    <w:rsid w:val="00D04A5F"/>
    <w:rsid w:val="00D04AA4"/>
    <w:rsid w:val="00D04B04"/>
    <w:rsid w:val="00D04BD3"/>
    <w:rsid w:val="00D04CA5"/>
    <w:rsid w:val="00D04D4A"/>
    <w:rsid w:val="00D04D6C"/>
    <w:rsid w:val="00D04D87"/>
    <w:rsid w:val="00D04D9B"/>
    <w:rsid w:val="00D04DBC"/>
    <w:rsid w:val="00D04EA8"/>
    <w:rsid w:val="00D04EFF"/>
    <w:rsid w:val="00D04FB9"/>
    <w:rsid w:val="00D05054"/>
    <w:rsid w:val="00D0526E"/>
    <w:rsid w:val="00D0537C"/>
    <w:rsid w:val="00D0537F"/>
    <w:rsid w:val="00D05447"/>
    <w:rsid w:val="00D054F2"/>
    <w:rsid w:val="00D05513"/>
    <w:rsid w:val="00D0559C"/>
    <w:rsid w:val="00D05612"/>
    <w:rsid w:val="00D05629"/>
    <w:rsid w:val="00D05670"/>
    <w:rsid w:val="00D058D6"/>
    <w:rsid w:val="00D058EB"/>
    <w:rsid w:val="00D0591C"/>
    <w:rsid w:val="00D059A8"/>
    <w:rsid w:val="00D05AD3"/>
    <w:rsid w:val="00D05B00"/>
    <w:rsid w:val="00D05B18"/>
    <w:rsid w:val="00D05B3C"/>
    <w:rsid w:val="00D05B6F"/>
    <w:rsid w:val="00D05B8F"/>
    <w:rsid w:val="00D05BFC"/>
    <w:rsid w:val="00D05D22"/>
    <w:rsid w:val="00D05D68"/>
    <w:rsid w:val="00D05DBA"/>
    <w:rsid w:val="00D05EA1"/>
    <w:rsid w:val="00D05F18"/>
    <w:rsid w:val="00D05FAF"/>
    <w:rsid w:val="00D0601C"/>
    <w:rsid w:val="00D060CE"/>
    <w:rsid w:val="00D06157"/>
    <w:rsid w:val="00D061B9"/>
    <w:rsid w:val="00D0623E"/>
    <w:rsid w:val="00D06268"/>
    <w:rsid w:val="00D06280"/>
    <w:rsid w:val="00D062D4"/>
    <w:rsid w:val="00D06365"/>
    <w:rsid w:val="00D063A6"/>
    <w:rsid w:val="00D063B7"/>
    <w:rsid w:val="00D063F4"/>
    <w:rsid w:val="00D0644E"/>
    <w:rsid w:val="00D06534"/>
    <w:rsid w:val="00D06560"/>
    <w:rsid w:val="00D0657F"/>
    <w:rsid w:val="00D065D7"/>
    <w:rsid w:val="00D0663A"/>
    <w:rsid w:val="00D0675A"/>
    <w:rsid w:val="00D067EF"/>
    <w:rsid w:val="00D0681B"/>
    <w:rsid w:val="00D06999"/>
    <w:rsid w:val="00D06B46"/>
    <w:rsid w:val="00D06CBD"/>
    <w:rsid w:val="00D06D2E"/>
    <w:rsid w:val="00D06D4F"/>
    <w:rsid w:val="00D06E53"/>
    <w:rsid w:val="00D07070"/>
    <w:rsid w:val="00D07087"/>
    <w:rsid w:val="00D07100"/>
    <w:rsid w:val="00D07165"/>
    <w:rsid w:val="00D07198"/>
    <w:rsid w:val="00D07206"/>
    <w:rsid w:val="00D0721A"/>
    <w:rsid w:val="00D07228"/>
    <w:rsid w:val="00D072AC"/>
    <w:rsid w:val="00D07409"/>
    <w:rsid w:val="00D07455"/>
    <w:rsid w:val="00D074DD"/>
    <w:rsid w:val="00D0756F"/>
    <w:rsid w:val="00D075FD"/>
    <w:rsid w:val="00D07693"/>
    <w:rsid w:val="00D076B9"/>
    <w:rsid w:val="00D0774E"/>
    <w:rsid w:val="00D077BA"/>
    <w:rsid w:val="00D07904"/>
    <w:rsid w:val="00D07941"/>
    <w:rsid w:val="00D07A83"/>
    <w:rsid w:val="00D07A9D"/>
    <w:rsid w:val="00D07AFA"/>
    <w:rsid w:val="00D07BAF"/>
    <w:rsid w:val="00D07BB4"/>
    <w:rsid w:val="00D07BC7"/>
    <w:rsid w:val="00D07BD1"/>
    <w:rsid w:val="00D07C0A"/>
    <w:rsid w:val="00D07CB9"/>
    <w:rsid w:val="00D07D55"/>
    <w:rsid w:val="00D07DAE"/>
    <w:rsid w:val="00D07DC6"/>
    <w:rsid w:val="00D07E3F"/>
    <w:rsid w:val="00D07F32"/>
    <w:rsid w:val="00D07F7A"/>
    <w:rsid w:val="00D07F7E"/>
    <w:rsid w:val="00D07FF2"/>
    <w:rsid w:val="00D100B6"/>
    <w:rsid w:val="00D103D4"/>
    <w:rsid w:val="00D1040A"/>
    <w:rsid w:val="00D105D0"/>
    <w:rsid w:val="00D105EB"/>
    <w:rsid w:val="00D10677"/>
    <w:rsid w:val="00D1074F"/>
    <w:rsid w:val="00D10764"/>
    <w:rsid w:val="00D10765"/>
    <w:rsid w:val="00D10767"/>
    <w:rsid w:val="00D107CD"/>
    <w:rsid w:val="00D10834"/>
    <w:rsid w:val="00D108A7"/>
    <w:rsid w:val="00D10944"/>
    <w:rsid w:val="00D1097F"/>
    <w:rsid w:val="00D109AD"/>
    <w:rsid w:val="00D109F7"/>
    <w:rsid w:val="00D10A14"/>
    <w:rsid w:val="00D10A41"/>
    <w:rsid w:val="00D10B28"/>
    <w:rsid w:val="00D10B61"/>
    <w:rsid w:val="00D10BAB"/>
    <w:rsid w:val="00D10C36"/>
    <w:rsid w:val="00D10C80"/>
    <w:rsid w:val="00D10CC0"/>
    <w:rsid w:val="00D10CEE"/>
    <w:rsid w:val="00D10F13"/>
    <w:rsid w:val="00D10F85"/>
    <w:rsid w:val="00D11021"/>
    <w:rsid w:val="00D1104C"/>
    <w:rsid w:val="00D11076"/>
    <w:rsid w:val="00D11107"/>
    <w:rsid w:val="00D1111C"/>
    <w:rsid w:val="00D11134"/>
    <w:rsid w:val="00D1123A"/>
    <w:rsid w:val="00D1127E"/>
    <w:rsid w:val="00D112DC"/>
    <w:rsid w:val="00D1139F"/>
    <w:rsid w:val="00D1141D"/>
    <w:rsid w:val="00D1148C"/>
    <w:rsid w:val="00D1158F"/>
    <w:rsid w:val="00D115C3"/>
    <w:rsid w:val="00D11693"/>
    <w:rsid w:val="00D116AD"/>
    <w:rsid w:val="00D116E9"/>
    <w:rsid w:val="00D116FE"/>
    <w:rsid w:val="00D1175F"/>
    <w:rsid w:val="00D11809"/>
    <w:rsid w:val="00D1191F"/>
    <w:rsid w:val="00D11943"/>
    <w:rsid w:val="00D11A12"/>
    <w:rsid w:val="00D11AC5"/>
    <w:rsid w:val="00D11BEA"/>
    <w:rsid w:val="00D11C03"/>
    <w:rsid w:val="00D11C93"/>
    <w:rsid w:val="00D11E06"/>
    <w:rsid w:val="00D11E9A"/>
    <w:rsid w:val="00D11F10"/>
    <w:rsid w:val="00D12046"/>
    <w:rsid w:val="00D12050"/>
    <w:rsid w:val="00D122E2"/>
    <w:rsid w:val="00D12327"/>
    <w:rsid w:val="00D12488"/>
    <w:rsid w:val="00D124E3"/>
    <w:rsid w:val="00D125DD"/>
    <w:rsid w:val="00D12616"/>
    <w:rsid w:val="00D12626"/>
    <w:rsid w:val="00D1272B"/>
    <w:rsid w:val="00D1275A"/>
    <w:rsid w:val="00D12762"/>
    <w:rsid w:val="00D127AA"/>
    <w:rsid w:val="00D12825"/>
    <w:rsid w:val="00D128C0"/>
    <w:rsid w:val="00D1294E"/>
    <w:rsid w:val="00D129D7"/>
    <w:rsid w:val="00D12A5F"/>
    <w:rsid w:val="00D12A6E"/>
    <w:rsid w:val="00D12BCE"/>
    <w:rsid w:val="00D12C60"/>
    <w:rsid w:val="00D12CC1"/>
    <w:rsid w:val="00D12CCD"/>
    <w:rsid w:val="00D12CFE"/>
    <w:rsid w:val="00D12DE7"/>
    <w:rsid w:val="00D12E00"/>
    <w:rsid w:val="00D12E13"/>
    <w:rsid w:val="00D12E36"/>
    <w:rsid w:val="00D12E91"/>
    <w:rsid w:val="00D12EE3"/>
    <w:rsid w:val="00D12F19"/>
    <w:rsid w:val="00D12FEF"/>
    <w:rsid w:val="00D130B7"/>
    <w:rsid w:val="00D130BE"/>
    <w:rsid w:val="00D130C6"/>
    <w:rsid w:val="00D131BD"/>
    <w:rsid w:val="00D131DD"/>
    <w:rsid w:val="00D13242"/>
    <w:rsid w:val="00D132BA"/>
    <w:rsid w:val="00D132E3"/>
    <w:rsid w:val="00D1332B"/>
    <w:rsid w:val="00D13349"/>
    <w:rsid w:val="00D1344A"/>
    <w:rsid w:val="00D13468"/>
    <w:rsid w:val="00D134EE"/>
    <w:rsid w:val="00D1359C"/>
    <w:rsid w:val="00D135A6"/>
    <w:rsid w:val="00D135F9"/>
    <w:rsid w:val="00D13663"/>
    <w:rsid w:val="00D13678"/>
    <w:rsid w:val="00D136F5"/>
    <w:rsid w:val="00D1373A"/>
    <w:rsid w:val="00D137C2"/>
    <w:rsid w:val="00D137D7"/>
    <w:rsid w:val="00D13843"/>
    <w:rsid w:val="00D13845"/>
    <w:rsid w:val="00D13883"/>
    <w:rsid w:val="00D13919"/>
    <w:rsid w:val="00D13A09"/>
    <w:rsid w:val="00D13A0F"/>
    <w:rsid w:val="00D13B61"/>
    <w:rsid w:val="00D13D22"/>
    <w:rsid w:val="00D13D5C"/>
    <w:rsid w:val="00D13D93"/>
    <w:rsid w:val="00D13E2B"/>
    <w:rsid w:val="00D13EC8"/>
    <w:rsid w:val="00D13ED3"/>
    <w:rsid w:val="00D13F89"/>
    <w:rsid w:val="00D13FB8"/>
    <w:rsid w:val="00D13FCC"/>
    <w:rsid w:val="00D13FEE"/>
    <w:rsid w:val="00D14266"/>
    <w:rsid w:val="00D14283"/>
    <w:rsid w:val="00D142F6"/>
    <w:rsid w:val="00D142FB"/>
    <w:rsid w:val="00D14454"/>
    <w:rsid w:val="00D14582"/>
    <w:rsid w:val="00D145F0"/>
    <w:rsid w:val="00D14671"/>
    <w:rsid w:val="00D1467A"/>
    <w:rsid w:val="00D146F1"/>
    <w:rsid w:val="00D14707"/>
    <w:rsid w:val="00D14723"/>
    <w:rsid w:val="00D147EA"/>
    <w:rsid w:val="00D14832"/>
    <w:rsid w:val="00D148A5"/>
    <w:rsid w:val="00D14BD1"/>
    <w:rsid w:val="00D14C09"/>
    <w:rsid w:val="00D14C86"/>
    <w:rsid w:val="00D14D18"/>
    <w:rsid w:val="00D14D1A"/>
    <w:rsid w:val="00D14DA2"/>
    <w:rsid w:val="00D14DF7"/>
    <w:rsid w:val="00D14E31"/>
    <w:rsid w:val="00D14EF7"/>
    <w:rsid w:val="00D150A0"/>
    <w:rsid w:val="00D150CB"/>
    <w:rsid w:val="00D151A6"/>
    <w:rsid w:val="00D15259"/>
    <w:rsid w:val="00D152B4"/>
    <w:rsid w:val="00D15330"/>
    <w:rsid w:val="00D15439"/>
    <w:rsid w:val="00D154F4"/>
    <w:rsid w:val="00D15559"/>
    <w:rsid w:val="00D155B6"/>
    <w:rsid w:val="00D155CC"/>
    <w:rsid w:val="00D156CC"/>
    <w:rsid w:val="00D15703"/>
    <w:rsid w:val="00D157B1"/>
    <w:rsid w:val="00D157C9"/>
    <w:rsid w:val="00D1586D"/>
    <w:rsid w:val="00D158CB"/>
    <w:rsid w:val="00D158E5"/>
    <w:rsid w:val="00D15B0B"/>
    <w:rsid w:val="00D15BFD"/>
    <w:rsid w:val="00D15D59"/>
    <w:rsid w:val="00D15D5F"/>
    <w:rsid w:val="00D15D8C"/>
    <w:rsid w:val="00D15EB0"/>
    <w:rsid w:val="00D15F1F"/>
    <w:rsid w:val="00D16050"/>
    <w:rsid w:val="00D1605A"/>
    <w:rsid w:val="00D161EE"/>
    <w:rsid w:val="00D1620A"/>
    <w:rsid w:val="00D1629A"/>
    <w:rsid w:val="00D162A9"/>
    <w:rsid w:val="00D16320"/>
    <w:rsid w:val="00D163D3"/>
    <w:rsid w:val="00D1640F"/>
    <w:rsid w:val="00D16413"/>
    <w:rsid w:val="00D1651E"/>
    <w:rsid w:val="00D1659D"/>
    <w:rsid w:val="00D165CB"/>
    <w:rsid w:val="00D165E1"/>
    <w:rsid w:val="00D165FD"/>
    <w:rsid w:val="00D16643"/>
    <w:rsid w:val="00D166B5"/>
    <w:rsid w:val="00D16740"/>
    <w:rsid w:val="00D1689D"/>
    <w:rsid w:val="00D168A9"/>
    <w:rsid w:val="00D16926"/>
    <w:rsid w:val="00D1694B"/>
    <w:rsid w:val="00D16993"/>
    <w:rsid w:val="00D16A75"/>
    <w:rsid w:val="00D16A84"/>
    <w:rsid w:val="00D16BB1"/>
    <w:rsid w:val="00D16C45"/>
    <w:rsid w:val="00D16C4A"/>
    <w:rsid w:val="00D16CC1"/>
    <w:rsid w:val="00D16CC7"/>
    <w:rsid w:val="00D16D23"/>
    <w:rsid w:val="00D16E8E"/>
    <w:rsid w:val="00D16F39"/>
    <w:rsid w:val="00D16F7C"/>
    <w:rsid w:val="00D16F88"/>
    <w:rsid w:val="00D16FEC"/>
    <w:rsid w:val="00D1700C"/>
    <w:rsid w:val="00D1702F"/>
    <w:rsid w:val="00D1704A"/>
    <w:rsid w:val="00D170A3"/>
    <w:rsid w:val="00D170C9"/>
    <w:rsid w:val="00D17156"/>
    <w:rsid w:val="00D171A6"/>
    <w:rsid w:val="00D171AA"/>
    <w:rsid w:val="00D172EB"/>
    <w:rsid w:val="00D17366"/>
    <w:rsid w:val="00D17370"/>
    <w:rsid w:val="00D174AC"/>
    <w:rsid w:val="00D174D5"/>
    <w:rsid w:val="00D1750D"/>
    <w:rsid w:val="00D17567"/>
    <w:rsid w:val="00D175BD"/>
    <w:rsid w:val="00D175C3"/>
    <w:rsid w:val="00D17630"/>
    <w:rsid w:val="00D1763A"/>
    <w:rsid w:val="00D17652"/>
    <w:rsid w:val="00D176D1"/>
    <w:rsid w:val="00D17741"/>
    <w:rsid w:val="00D177E3"/>
    <w:rsid w:val="00D1783D"/>
    <w:rsid w:val="00D17842"/>
    <w:rsid w:val="00D1785F"/>
    <w:rsid w:val="00D178AC"/>
    <w:rsid w:val="00D179F0"/>
    <w:rsid w:val="00D17BE9"/>
    <w:rsid w:val="00D17C60"/>
    <w:rsid w:val="00D17CFE"/>
    <w:rsid w:val="00D17DBD"/>
    <w:rsid w:val="00D17DBE"/>
    <w:rsid w:val="00D17EAA"/>
    <w:rsid w:val="00D17EB2"/>
    <w:rsid w:val="00D17ECF"/>
    <w:rsid w:val="00D17F66"/>
    <w:rsid w:val="00D17F67"/>
    <w:rsid w:val="00D2000F"/>
    <w:rsid w:val="00D20074"/>
    <w:rsid w:val="00D2013E"/>
    <w:rsid w:val="00D2016B"/>
    <w:rsid w:val="00D201C2"/>
    <w:rsid w:val="00D20220"/>
    <w:rsid w:val="00D2039C"/>
    <w:rsid w:val="00D203B2"/>
    <w:rsid w:val="00D203E5"/>
    <w:rsid w:val="00D203ED"/>
    <w:rsid w:val="00D20426"/>
    <w:rsid w:val="00D2045E"/>
    <w:rsid w:val="00D204AD"/>
    <w:rsid w:val="00D204EE"/>
    <w:rsid w:val="00D204FB"/>
    <w:rsid w:val="00D20591"/>
    <w:rsid w:val="00D205BC"/>
    <w:rsid w:val="00D205D9"/>
    <w:rsid w:val="00D205E2"/>
    <w:rsid w:val="00D206AD"/>
    <w:rsid w:val="00D2072F"/>
    <w:rsid w:val="00D207CE"/>
    <w:rsid w:val="00D20823"/>
    <w:rsid w:val="00D2083B"/>
    <w:rsid w:val="00D20851"/>
    <w:rsid w:val="00D20972"/>
    <w:rsid w:val="00D209C7"/>
    <w:rsid w:val="00D20A73"/>
    <w:rsid w:val="00D20AFA"/>
    <w:rsid w:val="00D20B00"/>
    <w:rsid w:val="00D20B1B"/>
    <w:rsid w:val="00D20B93"/>
    <w:rsid w:val="00D20BF4"/>
    <w:rsid w:val="00D20C76"/>
    <w:rsid w:val="00D20C79"/>
    <w:rsid w:val="00D20C7D"/>
    <w:rsid w:val="00D20E47"/>
    <w:rsid w:val="00D20F85"/>
    <w:rsid w:val="00D21232"/>
    <w:rsid w:val="00D21245"/>
    <w:rsid w:val="00D212E9"/>
    <w:rsid w:val="00D2134B"/>
    <w:rsid w:val="00D21440"/>
    <w:rsid w:val="00D21465"/>
    <w:rsid w:val="00D214BF"/>
    <w:rsid w:val="00D2156D"/>
    <w:rsid w:val="00D215A5"/>
    <w:rsid w:val="00D21635"/>
    <w:rsid w:val="00D21719"/>
    <w:rsid w:val="00D21766"/>
    <w:rsid w:val="00D217A2"/>
    <w:rsid w:val="00D217AC"/>
    <w:rsid w:val="00D217B9"/>
    <w:rsid w:val="00D217BD"/>
    <w:rsid w:val="00D21820"/>
    <w:rsid w:val="00D21868"/>
    <w:rsid w:val="00D21924"/>
    <w:rsid w:val="00D219A3"/>
    <w:rsid w:val="00D219B8"/>
    <w:rsid w:val="00D219E5"/>
    <w:rsid w:val="00D219E7"/>
    <w:rsid w:val="00D21AF7"/>
    <w:rsid w:val="00D21B40"/>
    <w:rsid w:val="00D21BCF"/>
    <w:rsid w:val="00D21BFE"/>
    <w:rsid w:val="00D21C7F"/>
    <w:rsid w:val="00D21D6C"/>
    <w:rsid w:val="00D21E99"/>
    <w:rsid w:val="00D21EB5"/>
    <w:rsid w:val="00D21F74"/>
    <w:rsid w:val="00D21FD3"/>
    <w:rsid w:val="00D220D4"/>
    <w:rsid w:val="00D22136"/>
    <w:rsid w:val="00D221C7"/>
    <w:rsid w:val="00D221E5"/>
    <w:rsid w:val="00D22262"/>
    <w:rsid w:val="00D222A9"/>
    <w:rsid w:val="00D223B5"/>
    <w:rsid w:val="00D22418"/>
    <w:rsid w:val="00D22446"/>
    <w:rsid w:val="00D224BC"/>
    <w:rsid w:val="00D224CC"/>
    <w:rsid w:val="00D224E4"/>
    <w:rsid w:val="00D22508"/>
    <w:rsid w:val="00D22577"/>
    <w:rsid w:val="00D225ED"/>
    <w:rsid w:val="00D22684"/>
    <w:rsid w:val="00D2277D"/>
    <w:rsid w:val="00D2280C"/>
    <w:rsid w:val="00D2281F"/>
    <w:rsid w:val="00D228A9"/>
    <w:rsid w:val="00D22912"/>
    <w:rsid w:val="00D22986"/>
    <w:rsid w:val="00D22996"/>
    <w:rsid w:val="00D22B2E"/>
    <w:rsid w:val="00D22BCF"/>
    <w:rsid w:val="00D22D04"/>
    <w:rsid w:val="00D22D2E"/>
    <w:rsid w:val="00D22D65"/>
    <w:rsid w:val="00D22D8F"/>
    <w:rsid w:val="00D22DF2"/>
    <w:rsid w:val="00D22EBD"/>
    <w:rsid w:val="00D22EF3"/>
    <w:rsid w:val="00D22F29"/>
    <w:rsid w:val="00D232CD"/>
    <w:rsid w:val="00D23361"/>
    <w:rsid w:val="00D23380"/>
    <w:rsid w:val="00D2353F"/>
    <w:rsid w:val="00D2359E"/>
    <w:rsid w:val="00D23615"/>
    <w:rsid w:val="00D236BF"/>
    <w:rsid w:val="00D2371D"/>
    <w:rsid w:val="00D2372F"/>
    <w:rsid w:val="00D237D9"/>
    <w:rsid w:val="00D237F8"/>
    <w:rsid w:val="00D23857"/>
    <w:rsid w:val="00D2387B"/>
    <w:rsid w:val="00D238A8"/>
    <w:rsid w:val="00D238E1"/>
    <w:rsid w:val="00D2390D"/>
    <w:rsid w:val="00D23927"/>
    <w:rsid w:val="00D23998"/>
    <w:rsid w:val="00D23A0F"/>
    <w:rsid w:val="00D23B56"/>
    <w:rsid w:val="00D23BCC"/>
    <w:rsid w:val="00D23BDE"/>
    <w:rsid w:val="00D23C34"/>
    <w:rsid w:val="00D23D49"/>
    <w:rsid w:val="00D23D5B"/>
    <w:rsid w:val="00D23DDE"/>
    <w:rsid w:val="00D23E4B"/>
    <w:rsid w:val="00D23E82"/>
    <w:rsid w:val="00D23E9F"/>
    <w:rsid w:val="00D2407D"/>
    <w:rsid w:val="00D240BD"/>
    <w:rsid w:val="00D24100"/>
    <w:rsid w:val="00D24165"/>
    <w:rsid w:val="00D241D2"/>
    <w:rsid w:val="00D24203"/>
    <w:rsid w:val="00D2423E"/>
    <w:rsid w:val="00D2425B"/>
    <w:rsid w:val="00D24289"/>
    <w:rsid w:val="00D24388"/>
    <w:rsid w:val="00D243AA"/>
    <w:rsid w:val="00D24476"/>
    <w:rsid w:val="00D244F4"/>
    <w:rsid w:val="00D24643"/>
    <w:rsid w:val="00D24670"/>
    <w:rsid w:val="00D24700"/>
    <w:rsid w:val="00D2473A"/>
    <w:rsid w:val="00D247DD"/>
    <w:rsid w:val="00D2481F"/>
    <w:rsid w:val="00D24895"/>
    <w:rsid w:val="00D24992"/>
    <w:rsid w:val="00D24AAC"/>
    <w:rsid w:val="00D24BF6"/>
    <w:rsid w:val="00D24C42"/>
    <w:rsid w:val="00D24D22"/>
    <w:rsid w:val="00D24F6B"/>
    <w:rsid w:val="00D24FEB"/>
    <w:rsid w:val="00D24FF7"/>
    <w:rsid w:val="00D250BE"/>
    <w:rsid w:val="00D250CE"/>
    <w:rsid w:val="00D250F9"/>
    <w:rsid w:val="00D250FE"/>
    <w:rsid w:val="00D250FF"/>
    <w:rsid w:val="00D2513B"/>
    <w:rsid w:val="00D25150"/>
    <w:rsid w:val="00D25178"/>
    <w:rsid w:val="00D25272"/>
    <w:rsid w:val="00D252A8"/>
    <w:rsid w:val="00D25343"/>
    <w:rsid w:val="00D253A3"/>
    <w:rsid w:val="00D25402"/>
    <w:rsid w:val="00D25490"/>
    <w:rsid w:val="00D254A1"/>
    <w:rsid w:val="00D254BE"/>
    <w:rsid w:val="00D25574"/>
    <w:rsid w:val="00D255BF"/>
    <w:rsid w:val="00D255FC"/>
    <w:rsid w:val="00D2569F"/>
    <w:rsid w:val="00D257F0"/>
    <w:rsid w:val="00D25819"/>
    <w:rsid w:val="00D258D2"/>
    <w:rsid w:val="00D259E7"/>
    <w:rsid w:val="00D25A88"/>
    <w:rsid w:val="00D25A97"/>
    <w:rsid w:val="00D25AFB"/>
    <w:rsid w:val="00D25D2A"/>
    <w:rsid w:val="00D26004"/>
    <w:rsid w:val="00D26069"/>
    <w:rsid w:val="00D26104"/>
    <w:rsid w:val="00D26161"/>
    <w:rsid w:val="00D261B5"/>
    <w:rsid w:val="00D26210"/>
    <w:rsid w:val="00D26238"/>
    <w:rsid w:val="00D26293"/>
    <w:rsid w:val="00D263C5"/>
    <w:rsid w:val="00D263F4"/>
    <w:rsid w:val="00D263FC"/>
    <w:rsid w:val="00D26547"/>
    <w:rsid w:val="00D2661E"/>
    <w:rsid w:val="00D26645"/>
    <w:rsid w:val="00D26733"/>
    <w:rsid w:val="00D2682A"/>
    <w:rsid w:val="00D26854"/>
    <w:rsid w:val="00D26962"/>
    <w:rsid w:val="00D269BC"/>
    <w:rsid w:val="00D26A7D"/>
    <w:rsid w:val="00D26A89"/>
    <w:rsid w:val="00D26B11"/>
    <w:rsid w:val="00D26B1F"/>
    <w:rsid w:val="00D26BEF"/>
    <w:rsid w:val="00D26CFE"/>
    <w:rsid w:val="00D26D2D"/>
    <w:rsid w:val="00D26D8A"/>
    <w:rsid w:val="00D26D8C"/>
    <w:rsid w:val="00D26E0B"/>
    <w:rsid w:val="00D26EBA"/>
    <w:rsid w:val="00D26ECD"/>
    <w:rsid w:val="00D26EE8"/>
    <w:rsid w:val="00D26F84"/>
    <w:rsid w:val="00D26F95"/>
    <w:rsid w:val="00D26FCB"/>
    <w:rsid w:val="00D27060"/>
    <w:rsid w:val="00D270CD"/>
    <w:rsid w:val="00D270F7"/>
    <w:rsid w:val="00D2725D"/>
    <w:rsid w:val="00D272A1"/>
    <w:rsid w:val="00D272CD"/>
    <w:rsid w:val="00D272FC"/>
    <w:rsid w:val="00D2731C"/>
    <w:rsid w:val="00D27382"/>
    <w:rsid w:val="00D273AE"/>
    <w:rsid w:val="00D273D8"/>
    <w:rsid w:val="00D273DC"/>
    <w:rsid w:val="00D27499"/>
    <w:rsid w:val="00D275F3"/>
    <w:rsid w:val="00D27636"/>
    <w:rsid w:val="00D27653"/>
    <w:rsid w:val="00D27692"/>
    <w:rsid w:val="00D276C2"/>
    <w:rsid w:val="00D2787A"/>
    <w:rsid w:val="00D278C5"/>
    <w:rsid w:val="00D278C6"/>
    <w:rsid w:val="00D278F0"/>
    <w:rsid w:val="00D27946"/>
    <w:rsid w:val="00D279C3"/>
    <w:rsid w:val="00D279E3"/>
    <w:rsid w:val="00D27A28"/>
    <w:rsid w:val="00D27A50"/>
    <w:rsid w:val="00D27A8C"/>
    <w:rsid w:val="00D27AC9"/>
    <w:rsid w:val="00D27B12"/>
    <w:rsid w:val="00D27B5E"/>
    <w:rsid w:val="00D27B69"/>
    <w:rsid w:val="00D27CED"/>
    <w:rsid w:val="00D27D9C"/>
    <w:rsid w:val="00D27DA2"/>
    <w:rsid w:val="00D27DD8"/>
    <w:rsid w:val="00D30179"/>
    <w:rsid w:val="00D3021E"/>
    <w:rsid w:val="00D3029C"/>
    <w:rsid w:val="00D303D4"/>
    <w:rsid w:val="00D303E0"/>
    <w:rsid w:val="00D3042A"/>
    <w:rsid w:val="00D30478"/>
    <w:rsid w:val="00D30570"/>
    <w:rsid w:val="00D305D0"/>
    <w:rsid w:val="00D305EA"/>
    <w:rsid w:val="00D3073D"/>
    <w:rsid w:val="00D30744"/>
    <w:rsid w:val="00D307E6"/>
    <w:rsid w:val="00D30866"/>
    <w:rsid w:val="00D308A8"/>
    <w:rsid w:val="00D308B9"/>
    <w:rsid w:val="00D309DC"/>
    <w:rsid w:val="00D30A33"/>
    <w:rsid w:val="00D30A92"/>
    <w:rsid w:val="00D30AC1"/>
    <w:rsid w:val="00D30ACD"/>
    <w:rsid w:val="00D30B04"/>
    <w:rsid w:val="00D30BC3"/>
    <w:rsid w:val="00D30D30"/>
    <w:rsid w:val="00D30D86"/>
    <w:rsid w:val="00D30D8F"/>
    <w:rsid w:val="00D30DC8"/>
    <w:rsid w:val="00D30DCE"/>
    <w:rsid w:val="00D30E79"/>
    <w:rsid w:val="00D30EA7"/>
    <w:rsid w:val="00D30FA7"/>
    <w:rsid w:val="00D3104E"/>
    <w:rsid w:val="00D31104"/>
    <w:rsid w:val="00D31136"/>
    <w:rsid w:val="00D311A5"/>
    <w:rsid w:val="00D3137F"/>
    <w:rsid w:val="00D31394"/>
    <w:rsid w:val="00D31436"/>
    <w:rsid w:val="00D3143B"/>
    <w:rsid w:val="00D31490"/>
    <w:rsid w:val="00D314AA"/>
    <w:rsid w:val="00D3155A"/>
    <w:rsid w:val="00D3157A"/>
    <w:rsid w:val="00D315EE"/>
    <w:rsid w:val="00D3164D"/>
    <w:rsid w:val="00D316A5"/>
    <w:rsid w:val="00D316CA"/>
    <w:rsid w:val="00D316DE"/>
    <w:rsid w:val="00D316FA"/>
    <w:rsid w:val="00D31799"/>
    <w:rsid w:val="00D31843"/>
    <w:rsid w:val="00D3187A"/>
    <w:rsid w:val="00D318CA"/>
    <w:rsid w:val="00D318CC"/>
    <w:rsid w:val="00D318D8"/>
    <w:rsid w:val="00D31952"/>
    <w:rsid w:val="00D319A2"/>
    <w:rsid w:val="00D31AB5"/>
    <w:rsid w:val="00D31B1F"/>
    <w:rsid w:val="00D31C54"/>
    <w:rsid w:val="00D31D58"/>
    <w:rsid w:val="00D31DF5"/>
    <w:rsid w:val="00D31E10"/>
    <w:rsid w:val="00D31E37"/>
    <w:rsid w:val="00D31F5C"/>
    <w:rsid w:val="00D32126"/>
    <w:rsid w:val="00D3219D"/>
    <w:rsid w:val="00D32200"/>
    <w:rsid w:val="00D3231A"/>
    <w:rsid w:val="00D3231C"/>
    <w:rsid w:val="00D32327"/>
    <w:rsid w:val="00D32367"/>
    <w:rsid w:val="00D3236E"/>
    <w:rsid w:val="00D32455"/>
    <w:rsid w:val="00D32514"/>
    <w:rsid w:val="00D32564"/>
    <w:rsid w:val="00D3257A"/>
    <w:rsid w:val="00D325ED"/>
    <w:rsid w:val="00D32694"/>
    <w:rsid w:val="00D32701"/>
    <w:rsid w:val="00D32710"/>
    <w:rsid w:val="00D32712"/>
    <w:rsid w:val="00D3275E"/>
    <w:rsid w:val="00D32784"/>
    <w:rsid w:val="00D327C9"/>
    <w:rsid w:val="00D327CE"/>
    <w:rsid w:val="00D3285B"/>
    <w:rsid w:val="00D328AD"/>
    <w:rsid w:val="00D3294C"/>
    <w:rsid w:val="00D329CB"/>
    <w:rsid w:val="00D329ED"/>
    <w:rsid w:val="00D32A36"/>
    <w:rsid w:val="00D32B02"/>
    <w:rsid w:val="00D32B16"/>
    <w:rsid w:val="00D32BC4"/>
    <w:rsid w:val="00D32C1A"/>
    <w:rsid w:val="00D32C36"/>
    <w:rsid w:val="00D32D46"/>
    <w:rsid w:val="00D32D6A"/>
    <w:rsid w:val="00D32E00"/>
    <w:rsid w:val="00D32F72"/>
    <w:rsid w:val="00D330FB"/>
    <w:rsid w:val="00D33189"/>
    <w:rsid w:val="00D331EE"/>
    <w:rsid w:val="00D33205"/>
    <w:rsid w:val="00D33278"/>
    <w:rsid w:val="00D33304"/>
    <w:rsid w:val="00D3337D"/>
    <w:rsid w:val="00D333DE"/>
    <w:rsid w:val="00D334A8"/>
    <w:rsid w:val="00D33505"/>
    <w:rsid w:val="00D3352A"/>
    <w:rsid w:val="00D33558"/>
    <w:rsid w:val="00D335BE"/>
    <w:rsid w:val="00D335C9"/>
    <w:rsid w:val="00D33605"/>
    <w:rsid w:val="00D33721"/>
    <w:rsid w:val="00D337CF"/>
    <w:rsid w:val="00D338E9"/>
    <w:rsid w:val="00D339E1"/>
    <w:rsid w:val="00D33A22"/>
    <w:rsid w:val="00D33AEF"/>
    <w:rsid w:val="00D33B07"/>
    <w:rsid w:val="00D33B2A"/>
    <w:rsid w:val="00D33D43"/>
    <w:rsid w:val="00D33D5A"/>
    <w:rsid w:val="00D33FF3"/>
    <w:rsid w:val="00D34017"/>
    <w:rsid w:val="00D34031"/>
    <w:rsid w:val="00D3405E"/>
    <w:rsid w:val="00D34070"/>
    <w:rsid w:val="00D34079"/>
    <w:rsid w:val="00D3411E"/>
    <w:rsid w:val="00D341C4"/>
    <w:rsid w:val="00D341C7"/>
    <w:rsid w:val="00D34213"/>
    <w:rsid w:val="00D3426B"/>
    <w:rsid w:val="00D3429A"/>
    <w:rsid w:val="00D3432D"/>
    <w:rsid w:val="00D34351"/>
    <w:rsid w:val="00D34516"/>
    <w:rsid w:val="00D345F9"/>
    <w:rsid w:val="00D34669"/>
    <w:rsid w:val="00D346BF"/>
    <w:rsid w:val="00D34775"/>
    <w:rsid w:val="00D34844"/>
    <w:rsid w:val="00D34890"/>
    <w:rsid w:val="00D348AE"/>
    <w:rsid w:val="00D349A3"/>
    <w:rsid w:val="00D349B0"/>
    <w:rsid w:val="00D349E6"/>
    <w:rsid w:val="00D349FD"/>
    <w:rsid w:val="00D34AAF"/>
    <w:rsid w:val="00D34ACA"/>
    <w:rsid w:val="00D34B3E"/>
    <w:rsid w:val="00D34BA1"/>
    <w:rsid w:val="00D34CFB"/>
    <w:rsid w:val="00D34DCD"/>
    <w:rsid w:val="00D34DD5"/>
    <w:rsid w:val="00D34E2D"/>
    <w:rsid w:val="00D34EF5"/>
    <w:rsid w:val="00D3509B"/>
    <w:rsid w:val="00D350C0"/>
    <w:rsid w:val="00D350FB"/>
    <w:rsid w:val="00D35167"/>
    <w:rsid w:val="00D351B8"/>
    <w:rsid w:val="00D3521A"/>
    <w:rsid w:val="00D35309"/>
    <w:rsid w:val="00D3532B"/>
    <w:rsid w:val="00D35352"/>
    <w:rsid w:val="00D3536F"/>
    <w:rsid w:val="00D35388"/>
    <w:rsid w:val="00D3548D"/>
    <w:rsid w:val="00D35594"/>
    <w:rsid w:val="00D35614"/>
    <w:rsid w:val="00D35643"/>
    <w:rsid w:val="00D356BE"/>
    <w:rsid w:val="00D356F9"/>
    <w:rsid w:val="00D3580B"/>
    <w:rsid w:val="00D3587E"/>
    <w:rsid w:val="00D358EF"/>
    <w:rsid w:val="00D359B8"/>
    <w:rsid w:val="00D359C8"/>
    <w:rsid w:val="00D359D5"/>
    <w:rsid w:val="00D35A24"/>
    <w:rsid w:val="00D35A43"/>
    <w:rsid w:val="00D35AE7"/>
    <w:rsid w:val="00D35B4F"/>
    <w:rsid w:val="00D35B57"/>
    <w:rsid w:val="00D35BB7"/>
    <w:rsid w:val="00D35BC2"/>
    <w:rsid w:val="00D35CAD"/>
    <w:rsid w:val="00D35CC2"/>
    <w:rsid w:val="00D35D87"/>
    <w:rsid w:val="00D35E4D"/>
    <w:rsid w:val="00D35EA7"/>
    <w:rsid w:val="00D35EDA"/>
    <w:rsid w:val="00D35F10"/>
    <w:rsid w:val="00D35F58"/>
    <w:rsid w:val="00D35F6C"/>
    <w:rsid w:val="00D35FF2"/>
    <w:rsid w:val="00D3603B"/>
    <w:rsid w:val="00D360BA"/>
    <w:rsid w:val="00D3614D"/>
    <w:rsid w:val="00D36250"/>
    <w:rsid w:val="00D36267"/>
    <w:rsid w:val="00D362DF"/>
    <w:rsid w:val="00D3643C"/>
    <w:rsid w:val="00D3646F"/>
    <w:rsid w:val="00D364BF"/>
    <w:rsid w:val="00D36547"/>
    <w:rsid w:val="00D3665A"/>
    <w:rsid w:val="00D36742"/>
    <w:rsid w:val="00D367AD"/>
    <w:rsid w:val="00D369E8"/>
    <w:rsid w:val="00D36AAB"/>
    <w:rsid w:val="00D36B51"/>
    <w:rsid w:val="00D36BCF"/>
    <w:rsid w:val="00D36C2C"/>
    <w:rsid w:val="00D36C3E"/>
    <w:rsid w:val="00D36CF0"/>
    <w:rsid w:val="00D36DD8"/>
    <w:rsid w:val="00D36DE4"/>
    <w:rsid w:val="00D36F0F"/>
    <w:rsid w:val="00D36F82"/>
    <w:rsid w:val="00D36F8C"/>
    <w:rsid w:val="00D36FC6"/>
    <w:rsid w:val="00D37083"/>
    <w:rsid w:val="00D370FA"/>
    <w:rsid w:val="00D37255"/>
    <w:rsid w:val="00D3729E"/>
    <w:rsid w:val="00D37332"/>
    <w:rsid w:val="00D373EA"/>
    <w:rsid w:val="00D3753C"/>
    <w:rsid w:val="00D375E9"/>
    <w:rsid w:val="00D3763C"/>
    <w:rsid w:val="00D37695"/>
    <w:rsid w:val="00D37750"/>
    <w:rsid w:val="00D3775C"/>
    <w:rsid w:val="00D377A4"/>
    <w:rsid w:val="00D37818"/>
    <w:rsid w:val="00D37855"/>
    <w:rsid w:val="00D37919"/>
    <w:rsid w:val="00D37930"/>
    <w:rsid w:val="00D37961"/>
    <w:rsid w:val="00D379B4"/>
    <w:rsid w:val="00D37D92"/>
    <w:rsid w:val="00D37E87"/>
    <w:rsid w:val="00D37EAD"/>
    <w:rsid w:val="00D37F4F"/>
    <w:rsid w:val="00D4000A"/>
    <w:rsid w:val="00D40065"/>
    <w:rsid w:val="00D400D8"/>
    <w:rsid w:val="00D40216"/>
    <w:rsid w:val="00D40219"/>
    <w:rsid w:val="00D40296"/>
    <w:rsid w:val="00D402F3"/>
    <w:rsid w:val="00D402F7"/>
    <w:rsid w:val="00D4030D"/>
    <w:rsid w:val="00D403E3"/>
    <w:rsid w:val="00D404A5"/>
    <w:rsid w:val="00D404BE"/>
    <w:rsid w:val="00D40506"/>
    <w:rsid w:val="00D405C2"/>
    <w:rsid w:val="00D4066F"/>
    <w:rsid w:val="00D40765"/>
    <w:rsid w:val="00D40767"/>
    <w:rsid w:val="00D40828"/>
    <w:rsid w:val="00D40881"/>
    <w:rsid w:val="00D408FA"/>
    <w:rsid w:val="00D4097A"/>
    <w:rsid w:val="00D409FF"/>
    <w:rsid w:val="00D40A1F"/>
    <w:rsid w:val="00D40A45"/>
    <w:rsid w:val="00D40A83"/>
    <w:rsid w:val="00D40AB7"/>
    <w:rsid w:val="00D40ACF"/>
    <w:rsid w:val="00D40B76"/>
    <w:rsid w:val="00D40C20"/>
    <w:rsid w:val="00D40C8B"/>
    <w:rsid w:val="00D40CA7"/>
    <w:rsid w:val="00D40CED"/>
    <w:rsid w:val="00D40D02"/>
    <w:rsid w:val="00D40DD7"/>
    <w:rsid w:val="00D40DFC"/>
    <w:rsid w:val="00D40E57"/>
    <w:rsid w:val="00D40E65"/>
    <w:rsid w:val="00D40EBA"/>
    <w:rsid w:val="00D41049"/>
    <w:rsid w:val="00D4116C"/>
    <w:rsid w:val="00D41175"/>
    <w:rsid w:val="00D411B1"/>
    <w:rsid w:val="00D411D7"/>
    <w:rsid w:val="00D41292"/>
    <w:rsid w:val="00D412AD"/>
    <w:rsid w:val="00D412C3"/>
    <w:rsid w:val="00D412D4"/>
    <w:rsid w:val="00D4132A"/>
    <w:rsid w:val="00D41549"/>
    <w:rsid w:val="00D41598"/>
    <w:rsid w:val="00D415FB"/>
    <w:rsid w:val="00D41857"/>
    <w:rsid w:val="00D4189D"/>
    <w:rsid w:val="00D4195A"/>
    <w:rsid w:val="00D41A27"/>
    <w:rsid w:val="00D41A4C"/>
    <w:rsid w:val="00D41A7D"/>
    <w:rsid w:val="00D41AD2"/>
    <w:rsid w:val="00D41B3C"/>
    <w:rsid w:val="00D41BA6"/>
    <w:rsid w:val="00D41C15"/>
    <w:rsid w:val="00D41C6C"/>
    <w:rsid w:val="00D41C86"/>
    <w:rsid w:val="00D41CD3"/>
    <w:rsid w:val="00D41CF9"/>
    <w:rsid w:val="00D41D13"/>
    <w:rsid w:val="00D41D2B"/>
    <w:rsid w:val="00D41D36"/>
    <w:rsid w:val="00D41D6C"/>
    <w:rsid w:val="00D41ED8"/>
    <w:rsid w:val="00D42112"/>
    <w:rsid w:val="00D42123"/>
    <w:rsid w:val="00D42161"/>
    <w:rsid w:val="00D421DF"/>
    <w:rsid w:val="00D421EA"/>
    <w:rsid w:val="00D42272"/>
    <w:rsid w:val="00D422AD"/>
    <w:rsid w:val="00D42398"/>
    <w:rsid w:val="00D4239E"/>
    <w:rsid w:val="00D425AD"/>
    <w:rsid w:val="00D42621"/>
    <w:rsid w:val="00D4267C"/>
    <w:rsid w:val="00D426E6"/>
    <w:rsid w:val="00D427F0"/>
    <w:rsid w:val="00D42841"/>
    <w:rsid w:val="00D42906"/>
    <w:rsid w:val="00D4293E"/>
    <w:rsid w:val="00D42A2E"/>
    <w:rsid w:val="00D42A55"/>
    <w:rsid w:val="00D42A84"/>
    <w:rsid w:val="00D42ADA"/>
    <w:rsid w:val="00D42B55"/>
    <w:rsid w:val="00D42CAA"/>
    <w:rsid w:val="00D42D04"/>
    <w:rsid w:val="00D42DB2"/>
    <w:rsid w:val="00D42E4F"/>
    <w:rsid w:val="00D42E6B"/>
    <w:rsid w:val="00D42E6E"/>
    <w:rsid w:val="00D42EB9"/>
    <w:rsid w:val="00D42EDD"/>
    <w:rsid w:val="00D42FD1"/>
    <w:rsid w:val="00D43057"/>
    <w:rsid w:val="00D4314B"/>
    <w:rsid w:val="00D431F9"/>
    <w:rsid w:val="00D4320C"/>
    <w:rsid w:val="00D43222"/>
    <w:rsid w:val="00D4324E"/>
    <w:rsid w:val="00D432B1"/>
    <w:rsid w:val="00D432D2"/>
    <w:rsid w:val="00D43336"/>
    <w:rsid w:val="00D43367"/>
    <w:rsid w:val="00D4339D"/>
    <w:rsid w:val="00D433C5"/>
    <w:rsid w:val="00D433D8"/>
    <w:rsid w:val="00D43419"/>
    <w:rsid w:val="00D4341A"/>
    <w:rsid w:val="00D43548"/>
    <w:rsid w:val="00D4379B"/>
    <w:rsid w:val="00D437A2"/>
    <w:rsid w:val="00D437D2"/>
    <w:rsid w:val="00D437D5"/>
    <w:rsid w:val="00D438F9"/>
    <w:rsid w:val="00D438FE"/>
    <w:rsid w:val="00D43905"/>
    <w:rsid w:val="00D4390C"/>
    <w:rsid w:val="00D43910"/>
    <w:rsid w:val="00D43A21"/>
    <w:rsid w:val="00D43A28"/>
    <w:rsid w:val="00D43A57"/>
    <w:rsid w:val="00D43A7D"/>
    <w:rsid w:val="00D43ABB"/>
    <w:rsid w:val="00D43AE1"/>
    <w:rsid w:val="00D43B37"/>
    <w:rsid w:val="00D43C17"/>
    <w:rsid w:val="00D43CDA"/>
    <w:rsid w:val="00D43D32"/>
    <w:rsid w:val="00D43E0A"/>
    <w:rsid w:val="00D43F6C"/>
    <w:rsid w:val="00D43F90"/>
    <w:rsid w:val="00D441AB"/>
    <w:rsid w:val="00D44265"/>
    <w:rsid w:val="00D44311"/>
    <w:rsid w:val="00D443A8"/>
    <w:rsid w:val="00D443BF"/>
    <w:rsid w:val="00D443FA"/>
    <w:rsid w:val="00D4455A"/>
    <w:rsid w:val="00D44733"/>
    <w:rsid w:val="00D447A7"/>
    <w:rsid w:val="00D4485E"/>
    <w:rsid w:val="00D448B3"/>
    <w:rsid w:val="00D448CB"/>
    <w:rsid w:val="00D44931"/>
    <w:rsid w:val="00D449B9"/>
    <w:rsid w:val="00D44A57"/>
    <w:rsid w:val="00D44A6F"/>
    <w:rsid w:val="00D44A83"/>
    <w:rsid w:val="00D44B51"/>
    <w:rsid w:val="00D44CED"/>
    <w:rsid w:val="00D44DA3"/>
    <w:rsid w:val="00D44E05"/>
    <w:rsid w:val="00D44E0B"/>
    <w:rsid w:val="00D44FB6"/>
    <w:rsid w:val="00D45037"/>
    <w:rsid w:val="00D4505D"/>
    <w:rsid w:val="00D450FC"/>
    <w:rsid w:val="00D45115"/>
    <w:rsid w:val="00D45193"/>
    <w:rsid w:val="00D451BE"/>
    <w:rsid w:val="00D4527A"/>
    <w:rsid w:val="00D45316"/>
    <w:rsid w:val="00D4535F"/>
    <w:rsid w:val="00D45371"/>
    <w:rsid w:val="00D45378"/>
    <w:rsid w:val="00D45390"/>
    <w:rsid w:val="00D453A5"/>
    <w:rsid w:val="00D45406"/>
    <w:rsid w:val="00D454CE"/>
    <w:rsid w:val="00D45592"/>
    <w:rsid w:val="00D455E8"/>
    <w:rsid w:val="00D4564D"/>
    <w:rsid w:val="00D456BA"/>
    <w:rsid w:val="00D4575F"/>
    <w:rsid w:val="00D4576F"/>
    <w:rsid w:val="00D45788"/>
    <w:rsid w:val="00D457EC"/>
    <w:rsid w:val="00D4585C"/>
    <w:rsid w:val="00D4588C"/>
    <w:rsid w:val="00D458FE"/>
    <w:rsid w:val="00D459CB"/>
    <w:rsid w:val="00D45AD5"/>
    <w:rsid w:val="00D45B0D"/>
    <w:rsid w:val="00D45B52"/>
    <w:rsid w:val="00D45D07"/>
    <w:rsid w:val="00D45D28"/>
    <w:rsid w:val="00D45D37"/>
    <w:rsid w:val="00D45D64"/>
    <w:rsid w:val="00D45E1C"/>
    <w:rsid w:val="00D45EBD"/>
    <w:rsid w:val="00D45ECD"/>
    <w:rsid w:val="00D45F0D"/>
    <w:rsid w:val="00D45FCA"/>
    <w:rsid w:val="00D46033"/>
    <w:rsid w:val="00D460B5"/>
    <w:rsid w:val="00D460C5"/>
    <w:rsid w:val="00D46157"/>
    <w:rsid w:val="00D46372"/>
    <w:rsid w:val="00D46484"/>
    <w:rsid w:val="00D4649A"/>
    <w:rsid w:val="00D4650E"/>
    <w:rsid w:val="00D465D2"/>
    <w:rsid w:val="00D46615"/>
    <w:rsid w:val="00D4669F"/>
    <w:rsid w:val="00D466AD"/>
    <w:rsid w:val="00D466C0"/>
    <w:rsid w:val="00D467D8"/>
    <w:rsid w:val="00D46878"/>
    <w:rsid w:val="00D46956"/>
    <w:rsid w:val="00D469E5"/>
    <w:rsid w:val="00D469EE"/>
    <w:rsid w:val="00D46A4D"/>
    <w:rsid w:val="00D46B27"/>
    <w:rsid w:val="00D46B94"/>
    <w:rsid w:val="00D46BFE"/>
    <w:rsid w:val="00D46CB2"/>
    <w:rsid w:val="00D46CE1"/>
    <w:rsid w:val="00D46D0B"/>
    <w:rsid w:val="00D46D24"/>
    <w:rsid w:val="00D46D9A"/>
    <w:rsid w:val="00D46D9E"/>
    <w:rsid w:val="00D46DF4"/>
    <w:rsid w:val="00D46EEB"/>
    <w:rsid w:val="00D46F0A"/>
    <w:rsid w:val="00D46F16"/>
    <w:rsid w:val="00D46FEB"/>
    <w:rsid w:val="00D4704E"/>
    <w:rsid w:val="00D47069"/>
    <w:rsid w:val="00D47166"/>
    <w:rsid w:val="00D47283"/>
    <w:rsid w:val="00D472C4"/>
    <w:rsid w:val="00D47386"/>
    <w:rsid w:val="00D47430"/>
    <w:rsid w:val="00D4743F"/>
    <w:rsid w:val="00D47494"/>
    <w:rsid w:val="00D4753D"/>
    <w:rsid w:val="00D4755F"/>
    <w:rsid w:val="00D47580"/>
    <w:rsid w:val="00D47597"/>
    <w:rsid w:val="00D475B2"/>
    <w:rsid w:val="00D475EB"/>
    <w:rsid w:val="00D475EF"/>
    <w:rsid w:val="00D47643"/>
    <w:rsid w:val="00D476FD"/>
    <w:rsid w:val="00D47737"/>
    <w:rsid w:val="00D47804"/>
    <w:rsid w:val="00D47905"/>
    <w:rsid w:val="00D47954"/>
    <w:rsid w:val="00D47965"/>
    <w:rsid w:val="00D47988"/>
    <w:rsid w:val="00D4799A"/>
    <w:rsid w:val="00D479B8"/>
    <w:rsid w:val="00D47A90"/>
    <w:rsid w:val="00D47B3F"/>
    <w:rsid w:val="00D47C4C"/>
    <w:rsid w:val="00D47CB5"/>
    <w:rsid w:val="00D47CE8"/>
    <w:rsid w:val="00D47DF7"/>
    <w:rsid w:val="00D47E1F"/>
    <w:rsid w:val="00D47E50"/>
    <w:rsid w:val="00D47EBE"/>
    <w:rsid w:val="00D47F04"/>
    <w:rsid w:val="00D47F2B"/>
    <w:rsid w:val="00D47F4F"/>
    <w:rsid w:val="00D47F72"/>
    <w:rsid w:val="00D47FD7"/>
    <w:rsid w:val="00D47FDD"/>
    <w:rsid w:val="00D5005A"/>
    <w:rsid w:val="00D50154"/>
    <w:rsid w:val="00D501CB"/>
    <w:rsid w:val="00D501D7"/>
    <w:rsid w:val="00D50320"/>
    <w:rsid w:val="00D5032E"/>
    <w:rsid w:val="00D50358"/>
    <w:rsid w:val="00D50386"/>
    <w:rsid w:val="00D503B2"/>
    <w:rsid w:val="00D50558"/>
    <w:rsid w:val="00D505E3"/>
    <w:rsid w:val="00D50651"/>
    <w:rsid w:val="00D506B2"/>
    <w:rsid w:val="00D507E8"/>
    <w:rsid w:val="00D507F0"/>
    <w:rsid w:val="00D5095C"/>
    <w:rsid w:val="00D509A0"/>
    <w:rsid w:val="00D509B8"/>
    <w:rsid w:val="00D509F3"/>
    <w:rsid w:val="00D50A0E"/>
    <w:rsid w:val="00D50A38"/>
    <w:rsid w:val="00D50A4D"/>
    <w:rsid w:val="00D50C00"/>
    <w:rsid w:val="00D50C64"/>
    <w:rsid w:val="00D50C80"/>
    <w:rsid w:val="00D50CF8"/>
    <w:rsid w:val="00D50DA3"/>
    <w:rsid w:val="00D50E29"/>
    <w:rsid w:val="00D50EEA"/>
    <w:rsid w:val="00D50F49"/>
    <w:rsid w:val="00D51089"/>
    <w:rsid w:val="00D5109E"/>
    <w:rsid w:val="00D510DC"/>
    <w:rsid w:val="00D5112E"/>
    <w:rsid w:val="00D511BF"/>
    <w:rsid w:val="00D5127F"/>
    <w:rsid w:val="00D51291"/>
    <w:rsid w:val="00D512FB"/>
    <w:rsid w:val="00D51314"/>
    <w:rsid w:val="00D51355"/>
    <w:rsid w:val="00D51374"/>
    <w:rsid w:val="00D513F5"/>
    <w:rsid w:val="00D513F7"/>
    <w:rsid w:val="00D5145A"/>
    <w:rsid w:val="00D5149A"/>
    <w:rsid w:val="00D514AA"/>
    <w:rsid w:val="00D514D7"/>
    <w:rsid w:val="00D5152E"/>
    <w:rsid w:val="00D516B6"/>
    <w:rsid w:val="00D51702"/>
    <w:rsid w:val="00D517F6"/>
    <w:rsid w:val="00D5180E"/>
    <w:rsid w:val="00D5188B"/>
    <w:rsid w:val="00D518EB"/>
    <w:rsid w:val="00D5191B"/>
    <w:rsid w:val="00D51992"/>
    <w:rsid w:val="00D51A3C"/>
    <w:rsid w:val="00D51AD7"/>
    <w:rsid w:val="00D51B20"/>
    <w:rsid w:val="00D51B57"/>
    <w:rsid w:val="00D51BAA"/>
    <w:rsid w:val="00D51BB8"/>
    <w:rsid w:val="00D51C16"/>
    <w:rsid w:val="00D51C68"/>
    <w:rsid w:val="00D51C7F"/>
    <w:rsid w:val="00D51CA1"/>
    <w:rsid w:val="00D51CF6"/>
    <w:rsid w:val="00D51D04"/>
    <w:rsid w:val="00D51D57"/>
    <w:rsid w:val="00D51D7A"/>
    <w:rsid w:val="00D51E5E"/>
    <w:rsid w:val="00D51FDD"/>
    <w:rsid w:val="00D51FF9"/>
    <w:rsid w:val="00D52045"/>
    <w:rsid w:val="00D52067"/>
    <w:rsid w:val="00D520BA"/>
    <w:rsid w:val="00D52141"/>
    <w:rsid w:val="00D52147"/>
    <w:rsid w:val="00D52216"/>
    <w:rsid w:val="00D52217"/>
    <w:rsid w:val="00D5254D"/>
    <w:rsid w:val="00D52570"/>
    <w:rsid w:val="00D52578"/>
    <w:rsid w:val="00D5257E"/>
    <w:rsid w:val="00D52649"/>
    <w:rsid w:val="00D5264A"/>
    <w:rsid w:val="00D52654"/>
    <w:rsid w:val="00D526BE"/>
    <w:rsid w:val="00D526D3"/>
    <w:rsid w:val="00D5278D"/>
    <w:rsid w:val="00D52A09"/>
    <w:rsid w:val="00D52A86"/>
    <w:rsid w:val="00D52AB7"/>
    <w:rsid w:val="00D52AF6"/>
    <w:rsid w:val="00D52B4F"/>
    <w:rsid w:val="00D52B93"/>
    <w:rsid w:val="00D52CC6"/>
    <w:rsid w:val="00D52CE2"/>
    <w:rsid w:val="00D52E99"/>
    <w:rsid w:val="00D53085"/>
    <w:rsid w:val="00D5316C"/>
    <w:rsid w:val="00D53180"/>
    <w:rsid w:val="00D531A1"/>
    <w:rsid w:val="00D53212"/>
    <w:rsid w:val="00D532A3"/>
    <w:rsid w:val="00D53347"/>
    <w:rsid w:val="00D533A3"/>
    <w:rsid w:val="00D5347E"/>
    <w:rsid w:val="00D534D0"/>
    <w:rsid w:val="00D53547"/>
    <w:rsid w:val="00D535D8"/>
    <w:rsid w:val="00D53694"/>
    <w:rsid w:val="00D53797"/>
    <w:rsid w:val="00D537CD"/>
    <w:rsid w:val="00D537E2"/>
    <w:rsid w:val="00D537F5"/>
    <w:rsid w:val="00D53821"/>
    <w:rsid w:val="00D538DA"/>
    <w:rsid w:val="00D538DD"/>
    <w:rsid w:val="00D5391C"/>
    <w:rsid w:val="00D53970"/>
    <w:rsid w:val="00D53A16"/>
    <w:rsid w:val="00D53A36"/>
    <w:rsid w:val="00D53A47"/>
    <w:rsid w:val="00D53A7E"/>
    <w:rsid w:val="00D53AA5"/>
    <w:rsid w:val="00D53B83"/>
    <w:rsid w:val="00D53C78"/>
    <w:rsid w:val="00D53C91"/>
    <w:rsid w:val="00D53C9D"/>
    <w:rsid w:val="00D53CA6"/>
    <w:rsid w:val="00D53CC1"/>
    <w:rsid w:val="00D53DC5"/>
    <w:rsid w:val="00D53DE4"/>
    <w:rsid w:val="00D53DF8"/>
    <w:rsid w:val="00D53E34"/>
    <w:rsid w:val="00D53EA8"/>
    <w:rsid w:val="00D53F22"/>
    <w:rsid w:val="00D53F61"/>
    <w:rsid w:val="00D53F64"/>
    <w:rsid w:val="00D53F8D"/>
    <w:rsid w:val="00D53FAC"/>
    <w:rsid w:val="00D54037"/>
    <w:rsid w:val="00D540B4"/>
    <w:rsid w:val="00D540C7"/>
    <w:rsid w:val="00D540EA"/>
    <w:rsid w:val="00D54135"/>
    <w:rsid w:val="00D54166"/>
    <w:rsid w:val="00D541F6"/>
    <w:rsid w:val="00D54223"/>
    <w:rsid w:val="00D54240"/>
    <w:rsid w:val="00D542BE"/>
    <w:rsid w:val="00D54392"/>
    <w:rsid w:val="00D5453E"/>
    <w:rsid w:val="00D54549"/>
    <w:rsid w:val="00D545BC"/>
    <w:rsid w:val="00D54696"/>
    <w:rsid w:val="00D54697"/>
    <w:rsid w:val="00D546BE"/>
    <w:rsid w:val="00D5476E"/>
    <w:rsid w:val="00D54849"/>
    <w:rsid w:val="00D5485A"/>
    <w:rsid w:val="00D54A9B"/>
    <w:rsid w:val="00D54AC5"/>
    <w:rsid w:val="00D54B05"/>
    <w:rsid w:val="00D54B06"/>
    <w:rsid w:val="00D54CE4"/>
    <w:rsid w:val="00D54DEE"/>
    <w:rsid w:val="00D54E5C"/>
    <w:rsid w:val="00D54EF8"/>
    <w:rsid w:val="00D54F4F"/>
    <w:rsid w:val="00D54F8E"/>
    <w:rsid w:val="00D54F92"/>
    <w:rsid w:val="00D55035"/>
    <w:rsid w:val="00D55057"/>
    <w:rsid w:val="00D550C8"/>
    <w:rsid w:val="00D55146"/>
    <w:rsid w:val="00D5525A"/>
    <w:rsid w:val="00D55291"/>
    <w:rsid w:val="00D55356"/>
    <w:rsid w:val="00D5554E"/>
    <w:rsid w:val="00D555ED"/>
    <w:rsid w:val="00D55644"/>
    <w:rsid w:val="00D55753"/>
    <w:rsid w:val="00D55754"/>
    <w:rsid w:val="00D55889"/>
    <w:rsid w:val="00D55899"/>
    <w:rsid w:val="00D558DB"/>
    <w:rsid w:val="00D558F9"/>
    <w:rsid w:val="00D55915"/>
    <w:rsid w:val="00D55949"/>
    <w:rsid w:val="00D55962"/>
    <w:rsid w:val="00D559B7"/>
    <w:rsid w:val="00D559CD"/>
    <w:rsid w:val="00D55A31"/>
    <w:rsid w:val="00D55A51"/>
    <w:rsid w:val="00D55B62"/>
    <w:rsid w:val="00D55D17"/>
    <w:rsid w:val="00D55DA6"/>
    <w:rsid w:val="00D55DF2"/>
    <w:rsid w:val="00D55E24"/>
    <w:rsid w:val="00D55F0A"/>
    <w:rsid w:val="00D55F37"/>
    <w:rsid w:val="00D55F7F"/>
    <w:rsid w:val="00D55F89"/>
    <w:rsid w:val="00D56056"/>
    <w:rsid w:val="00D5626D"/>
    <w:rsid w:val="00D5629B"/>
    <w:rsid w:val="00D562BC"/>
    <w:rsid w:val="00D562EC"/>
    <w:rsid w:val="00D56368"/>
    <w:rsid w:val="00D563A8"/>
    <w:rsid w:val="00D563AA"/>
    <w:rsid w:val="00D5641C"/>
    <w:rsid w:val="00D564D5"/>
    <w:rsid w:val="00D56543"/>
    <w:rsid w:val="00D56547"/>
    <w:rsid w:val="00D565D9"/>
    <w:rsid w:val="00D56622"/>
    <w:rsid w:val="00D56689"/>
    <w:rsid w:val="00D566E5"/>
    <w:rsid w:val="00D566F7"/>
    <w:rsid w:val="00D56733"/>
    <w:rsid w:val="00D5678F"/>
    <w:rsid w:val="00D567A9"/>
    <w:rsid w:val="00D567AB"/>
    <w:rsid w:val="00D5680C"/>
    <w:rsid w:val="00D56835"/>
    <w:rsid w:val="00D56869"/>
    <w:rsid w:val="00D568ED"/>
    <w:rsid w:val="00D5699A"/>
    <w:rsid w:val="00D569E5"/>
    <w:rsid w:val="00D56B26"/>
    <w:rsid w:val="00D56BF3"/>
    <w:rsid w:val="00D56CAB"/>
    <w:rsid w:val="00D56D16"/>
    <w:rsid w:val="00D56D6D"/>
    <w:rsid w:val="00D56D94"/>
    <w:rsid w:val="00D56DF5"/>
    <w:rsid w:val="00D56E8A"/>
    <w:rsid w:val="00D56EB0"/>
    <w:rsid w:val="00D56F55"/>
    <w:rsid w:val="00D56F5B"/>
    <w:rsid w:val="00D571C4"/>
    <w:rsid w:val="00D57223"/>
    <w:rsid w:val="00D57293"/>
    <w:rsid w:val="00D572BC"/>
    <w:rsid w:val="00D5733E"/>
    <w:rsid w:val="00D57353"/>
    <w:rsid w:val="00D5738E"/>
    <w:rsid w:val="00D5746A"/>
    <w:rsid w:val="00D57509"/>
    <w:rsid w:val="00D5760A"/>
    <w:rsid w:val="00D57636"/>
    <w:rsid w:val="00D57672"/>
    <w:rsid w:val="00D5767B"/>
    <w:rsid w:val="00D576D2"/>
    <w:rsid w:val="00D57811"/>
    <w:rsid w:val="00D5791B"/>
    <w:rsid w:val="00D5791C"/>
    <w:rsid w:val="00D57A21"/>
    <w:rsid w:val="00D57A70"/>
    <w:rsid w:val="00D57B3A"/>
    <w:rsid w:val="00D57C22"/>
    <w:rsid w:val="00D57C8F"/>
    <w:rsid w:val="00D57D33"/>
    <w:rsid w:val="00D57D89"/>
    <w:rsid w:val="00D57DC9"/>
    <w:rsid w:val="00D57E92"/>
    <w:rsid w:val="00D57F66"/>
    <w:rsid w:val="00D57F91"/>
    <w:rsid w:val="00D57FC9"/>
    <w:rsid w:val="00D60078"/>
    <w:rsid w:val="00D600D7"/>
    <w:rsid w:val="00D600EB"/>
    <w:rsid w:val="00D601AC"/>
    <w:rsid w:val="00D6023C"/>
    <w:rsid w:val="00D60247"/>
    <w:rsid w:val="00D60304"/>
    <w:rsid w:val="00D6034D"/>
    <w:rsid w:val="00D6035A"/>
    <w:rsid w:val="00D60377"/>
    <w:rsid w:val="00D603EB"/>
    <w:rsid w:val="00D60404"/>
    <w:rsid w:val="00D60424"/>
    <w:rsid w:val="00D60495"/>
    <w:rsid w:val="00D604CB"/>
    <w:rsid w:val="00D604CD"/>
    <w:rsid w:val="00D6052D"/>
    <w:rsid w:val="00D60559"/>
    <w:rsid w:val="00D6057C"/>
    <w:rsid w:val="00D606A3"/>
    <w:rsid w:val="00D606C2"/>
    <w:rsid w:val="00D606DB"/>
    <w:rsid w:val="00D606E8"/>
    <w:rsid w:val="00D60714"/>
    <w:rsid w:val="00D60792"/>
    <w:rsid w:val="00D607B7"/>
    <w:rsid w:val="00D607CE"/>
    <w:rsid w:val="00D60874"/>
    <w:rsid w:val="00D608B3"/>
    <w:rsid w:val="00D60939"/>
    <w:rsid w:val="00D609B7"/>
    <w:rsid w:val="00D60A11"/>
    <w:rsid w:val="00D60AE9"/>
    <w:rsid w:val="00D60AF3"/>
    <w:rsid w:val="00D60B32"/>
    <w:rsid w:val="00D60BD8"/>
    <w:rsid w:val="00D60BF5"/>
    <w:rsid w:val="00D60C81"/>
    <w:rsid w:val="00D60C93"/>
    <w:rsid w:val="00D60DB4"/>
    <w:rsid w:val="00D60E18"/>
    <w:rsid w:val="00D60EBB"/>
    <w:rsid w:val="00D60ED4"/>
    <w:rsid w:val="00D60EED"/>
    <w:rsid w:val="00D60F4D"/>
    <w:rsid w:val="00D60F6E"/>
    <w:rsid w:val="00D61010"/>
    <w:rsid w:val="00D61013"/>
    <w:rsid w:val="00D61043"/>
    <w:rsid w:val="00D61165"/>
    <w:rsid w:val="00D61293"/>
    <w:rsid w:val="00D61295"/>
    <w:rsid w:val="00D615DA"/>
    <w:rsid w:val="00D61617"/>
    <w:rsid w:val="00D6168E"/>
    <w:rsid w:val="00D6171B"/>
    <w:rsid w:val="00D61787"/>
    <w:rsid w:val="00D6179D"/>
    <w:rsid w:val="00D617B3"/>
    <w:rsid w:val="00D618AD"/>
    <w:rsid w:val="00D61985"/>
    <w:rsid w:val="00D61BAF"/>
    <w:rsid w:val="00D61EB5"/>
    <w:rsid w:val="00D61EDE"/>
    <w:rsid w:val="00D61EEF"/>
    <w:rsid w:val="00D61EFF"/>
    <w:rsid w:val="00D61F28"/>
    <w:rsid w:val="00D6204E"/>
    <w:rsid w:val="00D6204F"/>
    <w:rsid w:val="00D6206D"/>
    <w:rsid w:val="00D6215B"/>
    <w:rsid w:val="00D621FC"/>
    <w:rsid w:val="00D622D0"/>
    <w:rsid w:val="00D6230D"/>
    <w:rsid w:val="00D6234F"/>
    <w:rsid w:val="00D623C4"/>
    <w:rsid w:val="00D624D6"/>
    <w:rsid w:val="00D624E3"/>
    <w:rsid w:val="00D62608"/>
    <w:rsid w:val="00D6279D"/>
    <w:rsid w:val="00D627AF"/>
    <w:rsid w:val="00D627F5"/>
    <w:rsid w:val="00D62884"/>
    <w:rsid w:val="00D62942"/>
    <w:rsid w:val="00D62972"/>
    <w:rsid w:val="00D62979"/>
    <w:rsid w:val="00D62999"/>
    <w:rsid w:val="00D629C2"/>
    <w:rsid w:val="00D629F0"/>
    <w:rsid w:val="00D62A33"/>
    <w:rsid w:val="00D62AAA"/>
    <w:rsid w:val="00D62B43"/>
    <w:rsid w:val="00D62B6B"/>
    <w:rsid w:val="00D62CC8"/>
    <w:rsid w:val="00D62CFD"/>
    <w:rsid w:val="00D62D57"/>
    <w:rsid w:val="00D62E67"/>
    <w:rsid w:val="00D62E69"/>
    <w:rsid w:val="00D62EDB"/>
    <w:rsid w:val="00D62EF1"/>
    <w:rsid w:val="00D62F77"/>
    <w:rsid w:val="00D63087"/>
    <w:rsid w:val="00D631F8"/>
    <w:rsid w:val="00D63210"/>
    <w:rsid w:val="00D632B6"/>
    <w:rsid w:val="00D633B1"/>
    <w:rsid w:val="00D63484"/>
    <w:rsid w:val="00D63549"/>
    <w:rsid w:val="00D63567"/>
    <w:rsid w:val="00D635D0"/>
    <w:rsid w:val="00D635EF"/>
    <w:rsid w:val="00D637EB"/>
    <w:rsid w:val="00D63864"/>
    <w:rsid w:val="00D6395E"/>
    <w:rsid w:val="00D639AE"/>
    <w:rsid w:val="00D639D3"/>
    <w:rsid w:val="00D63A1D"/>
    <w:rsid w:val="00D63A7C"/>
    <w:rsid w:val="00D63AC2"/>
    <w:rsid w:val="00D63AED"/>
    <w:rsid w:val="00D63AEE"/>
    <w:rsid w:val="00D63B12"/>
    <w:rsid w:val="00D63BC1"/>
    <w:rsid w:val="00D63C91"/>
    <w:rsid w:val="00D63DAE"/>
    <w:rsid w:val="00D63ED8"/>
    <w:rsid w:val="00D6407F"/>
    <w:rsid w:val="00D6411A"/>
    <w:rsid w:val="00D64121"/>
    <w:rsid w:val="00D641A7"/>
    <w:rsid w:val="00D641CB"/>
    <w:rsid w:val="00D64208"/>
    <w:rsid w:val="00D64214"/>
    <w:rsid w:val="00D6439C"/>
    <w:rsid w:val="00D643B2"/>
    <w:rsid w:val="00D643B9"/>
    <w:rsid w:val="00D6441B"/>
    <w:rsid w:val="00D645CC"/>
    <w:rsid w:val="00D64885"/>
    <w:rsid w:val="00D64953"/>
    <w:rsid w:val="00D64A7D"/>
    <w:rsid w:val="00D64ACD"/>
    <w:rsid w:val="00D64B36"/>
    <w:rsid w:val="00D64B57"/>
    <w:rsid w:val="00D64B71"/>
    <w:rsid w:val="00D64BE1"/>
    <w:rsid w:val="00D64C46"/>
    <w:rsid w:val="00D64C6E"/>
    <w:rsid w:val="00D64C82"/>
    <w:rsid w:val="00D64DA4"/>
    <w:rsid w:val="00D64DC0"/>
    <w:rsid w:val="00D64DDF"/>
    <w:rsid w:val="00D64E14"/>
    <w:rsid w:val="00D64E8F"/>
    <w:rsid w:val="00D64EE3"/>
    <w:rsid w:val="00D64F4E"/>
    <w:rsid w:val="00D64F5A"/>
    <w:rsid w:val="00D65013"/>
    <w:rsid w:val="00D650A8"/>
    <w:rsid w:val="00D65143"/>
    <w:rsid w:val="00D6516B"/>
    <w:rsid w:val="00D65176"/>
    <w:rsid w:val="00D65199"/>
    <w:rsid w:val="00D65228"/>
    <w:rsid w:val="00D652B7"/>
    <w:rsid w:val="00D6535A"/>
    <w:rsid w:val="00D65395"/>
    <w:rsid w:val="00D653C9"/>
    <w:rsid w:val="00D65500"/>
    <w:rsid w:val="00D65673"/>
    <w:rsid w:val="00D6567A"/>
    <w:rsid w:val="00D6576A"/>
    <w:rsid w:val="00D659F7"/>
    <w:rsid w:val="00D65A22"/>
    <w:rsid w:val="00D65AB7"/>
    <w:rsid w:val="00D65B06"/>
    <w:rsid w:val="00D65B3D"/>
    <w:rsid w:val="00D65B8D"/>
    <w:rsid w:val="00D65BB6"/>
    <w:rsid w:val="00D65BB9"/>
    <w:rsid w:val="00D65BC3"/>
    <w:rsid w:val="00D65D1A"/>
    <w:rsid w:val="00D65D3B"/>
    <w:rsid w:val="00D65EF7"/>
    <w:rsid w:val="00D65F81"/>
    <w:rsid w:val="00D65F96"/>
    <w:rsid w:val="00D65FE9"/>
    <w:rsid w:val="00D66044"/>
    <w:rsid w:val="00D66058"/>
    <w:rsid w:val="00D6607C"/>
    <w:rsid w:val="00D6611C"/>
    <w:rsid w:val="00D6615F"/>
    <w:rsid w:val="00D66227"/>
    <w:rsid w:val="00D66265"/>
    <w:rsid w:val="00D6627C"/>
    <w:rsid w:val="00D6629A"/>
    <w:rsid w:val="00D663D0"/>
    <w:rsid w:val="00D663E2"/>
    <w:rsid w:val="00D66461"/>
    <w:rsid w:val="00D6648D"/>
    <w:rsid w:val="00D66527"/>
    <w:rsid w:val="00D66614"/>
    <w:rsid w:val="00D66674"/>
    <w:rsid w:val="00D666DB"/>
    <w:rsid w:val="00D666EB"/>
    <w:rsid w:val="00D666EF"/>
    <w:rsid w:val="00D66715"/>
    <w:rsid w:val="00D66761"/>
    <w:rsid w:val="00D66771"/>
    <w:rsid w:val="00D66861"/>
    <w:rsid w:val="00D669A5"/>
    <w:rsid w:val="00D669AB"/>
    <w:rsid w:val="00D66A63"/>
    <w:rsid w:val="00D66A64"/>
    <w:rsid w:val="00D66A76"/>
    <w:rsid w:val="00D66A7D"/>
    <w:rsid w:val="00D66AD8"/>
    <w:rsid w:val="00D66CA5"/>
    <w:rsid w:val="00D66CA7"/>
    <w:rsid w:val="00D66D70"/>
    <w:rsid w:val="00D66E2B"/>
    <w:rsid w:val="00D66EE4"/>
    <w:rsid w:val="00D66F55"/>
    <w:rsid w:val="00D66FAC"/>
    <w:rsid w:val="00D6702C"/>
    <w:rsid w:val="00D67060"/>
    <w:rsid w:val="00D67073"/>
    <w:rsid w:val="00D67093"/>
    <w:rsid w:val="00D67119"/>
    <w:rsid w:val="00D6712D"/>
    <w:rsid w:val="00D671FE"/>
    <w:rsid w:val="00D67222"/>
    <w:rsid w:val="00D6723B"/>
    <w:rsid w:val="00D67248"/>
    <w:rsid w:val="00D67298"/>
    <w:rsid w:val="00D673F1"/>
    <w:rsid w:val="00D674C0"/>
    <w:rsid w:val="00D675A0"/>
    <w:rsid w:val="00D67678"/>
    <w:rsid w:val="00D67706"/>
    <w:rsid w:val="00D677C0"/>
    <w:rsid w:val="00D677DF"/>
    <w:rsid w:val="00D678BE"/>
    <w:rsid w:val="00D678FD"/>
    <w:rsid w:val="00D67948"/>
    <w:rsid w:val="00D679DC"/>
    <w:rsid w:val="00D67A9F"/>
    <w:rsid w:val="00D67AA1"/>
    <w:rsid w:val="00D67AE1"/>
    <w:rsid w:val="00D67B15"/>
    <w:rsid w:val="00D67B99"/>
    <w:rsid w:val="00D67BBD"/>
    <w:rsid w:val="00D67BCC"/>
    <w:rsid w:val="00D67D0D"/>
    <w:rsid w:val="00D67D68"/>
    <w:rsid w:val="00D67DE2"/>
    <w:rsid w:val="00D67E17"/>
    <w:rsid w:val="00D67EC3"/>
    <w:rsid w:val="00D67ED6"/>
    <w:rsid w:val="00D67F11"/>
    <w:rsid w:val="00D67FE9"/>
    <w:rsid w:val="00D67FEB"/>
    <w:rsid w:val="00D700A2"/>
    <w:rsid w:val="00D700EE"/>
    <w:rsid w:val="00D70297"/>
    <w:rsid w:val="00D70322"/>
    <w:rsid w:val="00D703B3"/>
    <w:rsid w:val="00D70576"/>
    <w:rsid w:val="00D7061D"/>
    <w:rsid w:val="00D70653"/>
    <w:rsid w:val="00D7065F"/>
    <w:rsid w:val="00D70694"/>
    <w:rsid w:val="00D706E3"/>
    <w:rsid w:val="00D706FC"/>
    <w:rsid w:val="00D7086B"/>
    <w:rsid w:val="00D70A0C"/>
    <w:rsid w:val="00D70C56"/>
    <w:rsid w:val="00D70C6A"/>
    <w:rsid w:val="00D70D71"/>
    <w:rsid w:val="00D70D94"/>
    <w:rsid w:val="00D70DD8"/>
    <w:rsid w:val="00D70EC2"/>
    <w:rsid w:val="00D70FCA"/>
    <w:rsid w:val="00D71071"/>
    <w:rsid w:val="00D710A1"/>
    <w:rsid w:val="00D710A3"/>
    <w:rsid w:val="00D71204"/>
    <w:rsid w:val="00D7129D"/>
    <w:rsid w:val="00D712E6"/>
    <w:rsid w:val="00D71343"/>
    <w:rsid w:val="00D71356"/>
    <w:rsid w:val="00D7136C"/>
    <w:rsid w:val="00D71431"/>
    <w:rsid w:val="00D71533"/>
    <w:rsid w:val="00D7153B"/>
    <w:rsid w:val="00D71582"/>
    <w:rsid w:val="00D71590"/>
    <w:rsid w:val="00D715E0"/>
    <w:rsid w:val="00D71606"/>
    <w:rsid w:val="00D71635"/>
    <w:rsid w:val="00D71636"/>
    <w:rsid w:val="00D7169B"/>
    <w:rsid w:val="00D716B0"/>
    <w:rsid w:val="00D7177C"/>
    <w:rsid w:val="00D717D7"/>
    <w:rsid w:val="00D718A0"/>
    <w:rsid w:val="00D71910"/>
    <w:rsid w:val="00D71915"/>
    <w:rsid w:val="00D71932"/>
    <w:rsid w:val="00D7196D"/>
    <w:rsid w:val="00D719CF"/>
    <w:rsid w:val="00D71A17"/>
    <w:rsid w:val="00D71AB7"/>
    <w:rsid w:val="00D71B0F"/>
    <w:rsid w:val="00D71B4D"/>
    <w:rsid w:val="00D71BA8"/>
    <w:rsid w:val="00D71BF3"/>
    <w:rsid w:val="00D71C4E"/>
    <w:rsid w:val="00D71C78"/>
    <w:rsid w:val="00D71C9D"/>
    <w:rsid w:val="00D71CD1"/>
    <w:rsid w:val="00D71D3B"/>
    <w:rsid w:val="00D71DCA"/>
    <w:rsid w:val="00D71DCB"/>
    <w:rsid w:val="00D71E14"/>
    <w:rsid w:val="00D71E3A"/>
    <w:rsid w:val="00D71E9F"/>
    <w:rsid w:val="00D71F63"/>
    <w:rsid w:val="00D71FFB"/>
    <w:rsid w:val="00D72046"/>
    <w:rsid w:val="00D72096"/>
    <w:rsid w:val="00D72161"/>
    <w:rsid w:val="00D72182"/>
    <w:rsid w:val="00D72192"/>
    <w:rsid w:val="00D72197"/>
    <w:rsid w:val="00D72312"/>
    <w:rsid w:val="00D723BC"/>
    <w:rsid w:val="00D723FF"/>
    <w:rsid w:val="00D72484"/>
    <w:rsid w:val="00D726DB"/>
    <w:rsid w:val="00D72732"/>
    <w:rsid w:val="00D72772"/>
    <w:rsid w:val="00D727A0"/>
    <w:rsid w:val="00D72830"/>
    <w:rsid w:val="00D72904"/>
    <w:rsid w:val="00D7292E"/>
    <w:rsid w:val="00D729BF"/>
    <w:rsid w:val="00D72A45"/>
    <w:rsid w:val="00D72A80"/>
    <w:rsid w:val="00D72AC7"/>
    <w:rsid w:val="00D72AF7"/>
    <w:rsid w:val="00D72C00"/>
    <w:rsid w:val="00D72C14"/>
    <w:rsid w:val="00D72C8E"/>
    <w:rsid w:val="00D72CD3"/>
    <w:rsid w:val="00D72D15"/>
    <w:rsid w:val="00D72DCA"/>
    <w:rsid w:val="00D72E87"/>
    <w:rsid w:val="00D72FA0"/>
    <w:rsid w:val="00D72FE9"/>
    <w:rsid w:val="00D73124"/>
    <w:rsid w:val="00D7312F"/>
    <w:rsid w:val="00D73405"/>
    <w:rsid w:val="00D7340A"/>
    <w:rsid w:val="00D73694"/>
    <w:rsid w:val="00D736B5"/>
    <w:rsid w:val="00D73771"/>
    <w:rsid w:val="00D737A8"/>
    <w:rsid w:val="00D737E6"/>
    <w:rsid w:val="00D7386F"/>
    <w:rsid w:val="00D738A0"/>
    <w:rsid w:val="00D73945"/>
    <w:rsid w:val="00D73975"/>
    <w:rsid w:val="00D73A99"/>
    <w:rsid w:val="00D73B0F"/>
    <w:rsid w:val="00D73B1D"/>
    <w:rsid w:val="00D73BE5"/>
    <w:rsid w:val="00D73C7E"/>
    <w:rsid w:val="00D73CFC"/>
    <w:rsid w:val="00D73D06"/>
    <w:rsid w:val="00D73D31"/>
    <w:rsid w:val="00D73D3D"/>
    <w:rsid w:val="00D73D8A"/>
    <w:rsid w:val="00D73DDD"/>
    <w:rsid w:val="00D73EB4"/>
    <w:rsid w:val="00D73ECD"/>
    <w:rsid w:val="00D73F6D"/>
    <w:rsid w:val="00D73FB9"/>
    <w:rsid w:val="00D73FD8"/>
    <w:rsid w:val="00D73FF6"/>
    <w:rsid w:val="00D74014"/>
    <w:rsid w:val="00D740AC"/>
    <w:rsid w:val="00D7413E"/>
    <w:rsid w:val="00D74164"/>
    <w:rsid w:val="00D74331"/>
    <w:rsid w:val="00D743B1"/>
    <w:rsid w:val="00D743EB"/>
    <w:rsid w:val="00D74655"/>
    <w:rsid w:val="00D74683"/>
    <w:rsid w:val="00D747BA"/>
    <w:rsid w:val="00D747E6"/>
    <w:rsid w:val="00D747FB"/>
    <w:rsid w:val="00D7488F"/>
    <w:rsid w:val="00D74919"/>
    <w:rsid w:val="00D7498A"/>
    <w:rsid w:val="00D74A2D"/>
    <w:rsid w:val="00D74A36"/>
    <w:rsid w:val="00D74AD9"/>
    <w:rsid w:val="00D74AE8"/>
    <w:rsid w:val="00D74B05"/>
    <w:rsid w:val="00D74B12"/>
    <w:rsid w:val="00D74B3F"/>
    <w:rsid w:val="00D74B6D"/>
    <w:rsid w:val="00D74B76"/>
    <w:rsid w:val="00D74BBE"/>
    <w:rsid w:val="00D74C1C"/>
    <w:rsid w:val="00D74C24"/>
    <w:rsid w:val="00D74C58"/>
    <w:rsid w:val="00D74C99"/>
    <w:rsid w:val="00D74DB2"/>
    <w:rsid w:val="00D74ECF"/>
    <w:rsid w:val="00D74EFC"/>
    <w:rsid w:val="00D74F16"/>
    <w:rsid w:val="00D74F5D"/>
    <w:rsid w:val="00D74F80"/>
    <w:rsid w:val="00D74FEA"/>
    <w:rsid w:val="00D75006"/>
    <w:rsid w:val="00D7504C"/>
    <w:rsid w:val="00D75118"/>
    <w:rsid w:val="00D75166"/>
    <w:rsid w:val="00D7518A"/>
    <w:rsid w:val="00D751D0"/>
    <w:rsid w:val="00D75284"/>
    <w:rsid w:val="00D752A8"/>
    <w:rsid w:val="00D7534A"/>
    <w:rsid w:val="00D753A9"/>
    <w:rsid w:val="00D753DF"/>
    <w:rsid w:val="00D7547B"/>
    <w:rsid w:val="00D754CC"/>
    <w:rsid w:val="00D7558B"/>
    <w:rsid w:val="00D75591"/>
    <w:rsid w:val="00D755B4"/>
    <w:rsid w:val="00D7562E"/>
    <w:rsid w:val="00D756E4"/>
    <w:rsid w:val="00D75791"/>
    <w:rsid w:val="00D757E8"/>
    <w:rsid w:val="00D7583E"/>
    <w:rsid w:val="00D75873"/>
    <w:rsid w:val="00D7589D"/>
    <w:rsid w:val="00D758AF"/>
    <w:rsid w:val="00D7593C"/>
    <w:rsid w:val="00D759BC"/>
    <w:rsid w:val="00D75A82"/>
    <w:rsid w:val="00D75C05"/>
    <w:rsid w:val="00D75C9A"/>
    <w:rsid w:val="00D75D3A"/>
    <w:rsid w:val="00D75D52"/>
    <w:rsid w:val="00D75D98"/>
    <w:rsid w:val="00D75E66"/>
    <w:rsid w:val="00D75EF1"/>
    <w:rsid w:val="00D75F3F"/>
    <w:rsid w:val="00D75F9D"/>
    <w:rsid w:val="00D75FD4"/>
    <w:rsid w:val="00D76035"/>
    <w:rsid w:val="00D76095"/>
    <w:rsid w:val="00D76173"/>
    <w:rsid w:val="00D76290"/>
    <w:rsid w:val="00D7631B"/>
    <w:rsid w:val="00D76346"/>
    <w:rsid w:val="00D76390"/>
    <w:rsid w:val="00D763B7"/>
    <w:rsid w:val="00D764DB"/>
    <w:rsid w:val="00D76599"/>
    <w:rsid w:val="00D765A5"/>
    <w:rsid w:val="00D76653"/>
    <w:rsid w:val="00D76862"/>
    <w:rsid w:val="00D76932"/>
    <w:rsid w:val="00D76A29"/>
    <w:rsid w:val="00D76A3B"/>
    <w:rsid w:val="00D76AD4"/>
    <w:rsid w:val="00D76B05"/>
    <w:rsid w:val="00D76C0F"/>
    <w:rsid w:val="00D76C1A"/>
    <w:rsid w:val="00D76C1D"/>
    <w:rsid w:val="00D76CE6"/>
    <w:rsid w:val="00D76CFE"/>
    <w:rsid w:val="00D76D2F"/>
    <w:rsid w:val="00D76DBD"/>
    <w:rsid w:val="00D76DBF"/>
    <w:rsid w:val="00D76F14"/>
    <w:rsid w:val="00D76F3C"/>
    <w:rsid w:val="00D76FC8"/>
    <w:rsid w:val="00D77022"/>
    <w:rsid w:val="00D77028"/>
    <w:rsid w:val="00D77059"/>
    <w:rsid w:val="00D7714B"/>
    <w:rsid w:val="00D771CF"/>
    <w:rsid w:val="00D7728A"/>
    <w:rsid w:val="00D772CE"/>
    <w:rsid w:val="00D772EC"/>
    <w:rsid w:val="00D773E0"/>
    <w:rsid w:val="00D77486"/>
    <w:rsid w:val="00D77536"/>
    <w:rsid w:val="00D77560"/>
    <w:rsid w:val="00D776BD"/>
    <w:rsid w:val="00D77704"/>
    <w:rsid w:val="00D7789E"/>
    <w:rsid w:val="00D778E4"/>
    <w:rsid w:val="00D77A77"/>
    <w:rsid w:val="00D77A7D"/>
    <w:rsid w:val="00D77ABE"/>
    <w:rsid w:val="00D77C1B"/>
    <w:rsid w:val="00D77C91"/>
    <w:rsid w:val="00D77CB9"/>
    <w:rsid w:val="00D77D95"/>
    <w:rsid w:val="00D77DA0"/>
    <w:rsid w:val="00D77E39"/>
    <w:rsid w:val="00D77E4C"/>
    <w:rsid w:val="00D77E72"/>
    <w:rsid w:val="00D77EF4"/>
    <w:rsid w:val="00D77F9F"/>
    <w:rsid w:val="00D77FBD"/>
    <w:rsid w:val="00D77FE0"/>
    <w:rsid w:val="00D80151"/>
    <w:rsid w:val="00D80257"/>
    <w:rsid w:val="00D80291"/>
    <w:rsid w:val="00D802F5"/>
    <w:rsid w:val="00D80365"/>
    <w:rsid w:val="00D80405"/>
    <w:rsid w:val="00D80484"/>
    <w:rsid w:val="00D8051A"/>
    <w:rsid w:val="00D805F3"/>
    <w:rsid w:val="00D8068C"/>
    <w:rsid w:val="00D806C7"/>
    <w:rsid w:val="00D806F6"/>
    <w:rsid w:val="00D808D2"/>
    <w:rsid w:val="00D8098C"/>
    <w:rsid w:val="00D80A2C"/>
    <w:rsid w:val="00D80AB0"/>
    <w:rsid w:val="00D80B76"/>
    <w:rsid w:val="00D80B77"/>
    <w:rsid w:val="00D80B8B"/>
    <w:rsid w:val="00D80BE9"/>
    <w:rsid w:val="00D80CC3"/>
    <w:rsid w:val="00D80E06"/>
    <w:rsid w:val="00D80E72"/>
    <w:rsid w:val="00D80EA9"/>
    <w:rsid w:val="00D80F32"/>
    <w:rsid w:val="00D81098"/>
    <w:rsid w:val="00D81140"/>
    <w:rsid w:val="00D81188"/>
    <w:rsid w:val="00D81190"/>
    <w:rsid w:val="00D811B7"/>
    <w:rsid w:val="00D814DE"/>
    <w:rsid w:val="00D8161D"/>
    <w:rsid w:val="00D8162D"/>
    <w:rsid w:val="00D816BE"/>
    <w:rsid w:val="00D816EC"/>
    <w:rsid w:val="00D8175D"/>
    <w:rsid w:val="00D8176E"/>
    <w:rsid w:val="00D81779"/>
    <w:rsid w:val="00D81790"/>
    <w:rsid w:val="00D81878"/>
    <w:rsid w:val="00D81916"/>
    <w:rsid w:val="00D81A29"/>
    <w:rsid w:val="00D81A6E"/>
    <w:rsid w:val="00D81B1D"/>
    <w:rsid w:val="00D81C3A"/>
    <w:rsid w:val="00D81D16"/>
    <w:rsid w:val="00D81D24"/>
    <w:rsid w:val="00D81D31"/>
    <w:rsid w:val="00D81D64"/>
    <w:rsid w:val="00D81D70"/>
    <w:rsid w:val="00D81DB3"/>
    <w:rsid w:val="00D8212C"/>
    <w:rsid w:val="00D821BB"/>
    <w:rsid w:val="00D821FB"/>
    <w:rsid w:val="00D8220E"/>
    <w:rsid w:val="00D82415"/>
    <w:rsid w:val="00D827E7"/>
    <w:rsid w:val="00D82873"/>
    <w:rsid w:val="00D82926"/>
    <w:rsid w:val="00D82940"/>
    <w:rsid w:val="00D82958"/>
    <w:rsid w:val="00D829E6"/>
    <w:rsid w:val="00D82A09"/>
    <w:rsid w:val="00D82AA1"/>
    <w:rsid w:val="00D82B3D"/>
    <w:rsid w:val="00D82B3F"/>
    <w:rsid w:val="00D82B56"/>
    <w:rsid w:val="00D82BC1"/>
    <w:rsid w:val="00D82BD6"/>
    <w:rsid w:val="00D82C6B"/>
    <w:rsid w:val="00D82D04"/>
    <w:rsid w:val="00D82D89"/>
    <w:rsid w:val="00D82DAD"/>
    <w:rsid w:val="00D82DBC"/>
    <w:rsid w:val="00D82E14"/>
    <w:rsid w:val="00D82F90"/>
    <w:rsid w:val="00D83164"/>
    <w:rsid w:val="00D831A6"/>
    <w:rsid w:val="00D831CC"/>
    <w:rsid w:val="00D83223"/>
    <w:rsid w:val="00D83235"/>
    <w:rsid w:val="00D8328B"/>
    <w:rsid w:val="00D832CB"/>
    <w:rsid w:val="00D83336"/>
    <w:rsid w:val="00D833F7"/>
    <w:rsid w:val="00D83420"/>
    <w:rsid w:val="00D8345A"/>
    <w:rsid w:val="00D83475"/>
    <w:rsid w:val="00D83611"/>
    <w:rsid w:val="00D83626"/>
    <w:rsid w:val="00D8367D"/>
    <w:rsid w:val="00D837F2"/>
    <w:rsid w:val="00D83800"/>
    <w:rsid w:val="00D8380B"/>
    <w:rsid w:val="00D83878"/>
    <w:rsid w:val="00D83896"/>
    <w:rsid w:val="00D838BC"/>
    <w:rsid w:val="00D838C3"/>
    <w:rsid w:val="00D839E1"/>
    <w:rsid w:val="00D83A6E"/>
    <w:rsid w:val="00D83A8C"/>
    <w:rsid w:val="00D83AA1"/>
    <w:rsid w:val="00D83B2F"/>
    <w:rsid w:val="00D83BF3"/>
    <w:rsid w:val="00D83C31"/>
    <w:rsid w:val="00D83C7F"/>
    <w:rsid w:val="00D83C93"/>
    <w:rsid w:val="00D83CF0"/>
    <w:rsid w:val="00D83D1A"/>
    <w:rsid w:val="00D83D77"/>
    <w:rsid w:val="00D83D8D"/>
    <w:rsid w:val="00D83DBA"/>
    <w:rsid w:val="00D83DD7"/>
    <w:rsid w:val="00D83E05"/>
    <w:rsid w:val="00D83E58"/>
    <w:rsid w:val="00D83E98"/>
    <w:rsid w:val="00D8401E"/>
    <w:rsid w:val="00D8402B"/>
    <w:rsid w:val="00D84112"/>
    <w:rsid w:val="00D84157"/>
    <w:rsid w:val="00D84208"/>
    <w:rsid w:val="00D843EF"/>
    <w:rsid w:val="00D84485"/>
    <w:rsid w:val="00D84530"/>
    <w:rsid w:val="00D8456C"/>
    <w:rsid w:val="00D84571"/>
    <w:rsid w:val="00D84598"/>
    <w:rsid w:val="00D845B1"/>
    <w:rsid w:val="00D84645"/>
    <w:rsid w:val="00D846F8"/>
    <w:rsid w:val="00D84719"/>
    <w:rsid w:val="00D84734"/>
    <w:rsid w:val="00D847F5"/>
    <w:rsid w:val="00D849BC"/>
    <w:rsid w:val="00D84A41"/>
    <w:rsid w:val="00D84B18"/>
    <w:rsid w:val="00D84BA1"/>
    <w:rsid w:val="00D84BC4"/>
    <w:rsid w:val="00D84C93"/>
    <w:rsid w:val="00D84CDD"/>
    <w:rsid w:val="00D84D42"/>
    <w:rsid w:val="00D84D4D"/>
    <w:rsid w:val="00D84D4E"/>
    <w:rsid w:val="00D84DE3"/>
    <w:rsid w:val="00D84E03"/>
    <w:rsid w:val="00D84E44"/>
    <w:rsid w:val="00D84F97"/>
    <w:rsid w:val="00D84FE2"/>
    <w:rsid w:val="00D8507E"/>
    <w:rsid w:val="00D850B5"/>
    <w:rsid w:val="00D851E2"/>
    <w:rsid w:val="00D851E9"/>
    <w:rsid w:val="00D85408"/>
    <w:rsid w:val="00D8543D"/>
    <w:rsid w:val="00D85443"/>
    <w:rsid w:val="00D8545D"/>
    <w:rsid w:val="00D8551E"/>
    <w:rsid w:val="00D855C0"/>
    <w:rsid w:val="00D85735"/>
    <w:rsid w:val="00D85982"/>
    <w:rsid w:val="00D85994"/>
    <w:rsid w:val="00D859CA"/>
    <w:rsid w:val="00D859EF"/>
    <w:rsid w:val="00D85A04"/>
    <w:rsid w:val="00D85A3B"/>
    <w:rsid w:val="00D85A3C"/>
    <w:rsid w:val="00D85ABB"/>
    <w:rsid w:val="00D85AF4"/>
    <w:rsid w:val="00D85B0F"/>
    <w:rsid w:val="00D85B1F"/>
    <w:rsid w:val="00D85BAD"/>
    <w:rsid w:val="00D85C7A"/>
    <w:rsid w:val="00D85CA1"/>
    <w:rsid w:val="00D85EAA"/>
    <w:rsid w:val="00D85FB5"/>
    <w:rsid w:val="00D8603A"/>
    <w:rsid w:val="00D86067"/>
    <w:rsid w:val="00D860BB"/>
    <w:rsid w:val="00D86136"/>
    <w:rsid w:val="00D86190"/>
    <w:rsid w:val="00D86222"/>
    <w:rsid w:val="00D86288"/>
    <w:rsid w:val="00D862E2"/>
    <w:rsid w:val="00D86342"/>
    <w:rsid w:val="00D8636F"/>
    <w:rsid w:val="00D864C2"/>
    <w:rsid w:val="00D86524"/>
    <w:rsid w:val="00D865C8"/>
    <w:rsid w:val="00D867CC"/>
    <w:rsid w:val="00D8680D"/>
    <w:rsid w:val="00D86840"/>
    <w:rsid w:val="00D8689F"/>
    <w:rsid w:val="00D868A6"/>
    <w:rsid w:val="00D869A4"/>
    <w:rsid w:val="00D869FE"/>
    <w:rsid w:val="00D86A54"/>
    <w:rsid w:val="00D86A60"/>
    <w:rsid w:val="00D86B04"/>
    <w:rsid w:val="00D86B49"/>
    <w:rsid w:val="00D86BEC"/>
    <w:rsid w:val="00D86C07"/>
    <w:rsid w:val="00D86C34"/>
    <w:rsid w:val="00D86CB4"/>
    <w:rsid w:val="00D86CC7"/>
    <w:rsid w:val="00D86D9D"/>
    <w:rsid w:val="00D86DCE"/>
    <w:rsid w:val="00D86E17"/>
    <w:rsid w:val="00D86E36"/>
    <w:rsid w:val="00D86E5B"/>
    <w:rsid w:val="00D86E5D"/>
    <w:rsid w:val="00D86F7C"/>
    <w:rsid w:val="00D86FF2"/>
    <w:rsid w:val="00D8702D"/>
    <w:rsid w:val="00D870AB"/>
    <w:rsid w:val="00D870E1"/>
    <w:rsid w:val="00D87118"/>
    <w:rsid w:val="00D871FC"/>
    <w:rsid w:val="00D87215"/>
    <w:rsid w:val="00D87290"/>
    <w:rsid w:val="00D87344"/>
    <w:rsid w:val="00D873CD"/>
    <w:rsid w:val="00D874A0"/>
    <w:rsid w:val="00D87575"/>
    <w:rsid w:val="00D87643"/>
    <w:rsid w:val="00D8765E"/>
    <w:rsid w:val="00D8769D"/>
    <w:rsid w:val="00D87745"/>
    <w:rsid w:val="00D87769"/>
    <w:rsid w:val="00D8776C"/>
    <w:rsid w:val="00D877A3"/>
    <w:rsid w:val="00D87871"/>
    <w:rsid w:val="00D8788D"/>
    <w:rsid w:val="00D878DA"/>
    <w:rsid w:val="00D87991"/>
    <w:rsid w:val="00D87AF4"/>
    <w:rsid w:val="00D87B39"/>
    <w:rsid w:val="00D87B76"/>
    <w:rsid w:val="00D87B79"/>
    <w:rsid w:val="00D87BD0"/>
    <w:rsid w:val="00D87C9B"/>
    <w:rsid w:val="00D87CF9"/>
    <w:rsid w:val="00D87D42"/>
    <w:rsid w:val="00D87E11"/>
    <w:rsid w:val="00D87E53"/>
    <w:rsid w:val="00D87E6D"/>
    <w:rsid w:val="00D87F20"/>
    <w:rsid w:val="00D87F35"/>
    <w:rsid w:val="00D87F5B"/>
    <w:rsid w:val="00D87F82"/>
    <w:rsid w:val="00D87FAF"/>
    <w:rsid w:val="00D90089"/>
    <w:rsid w:val="00D900AA"/>
    <w:rsid w:val="00D900AC"/>
    <w:rsid w:val="00D9010B"/>
    <w:rsid w:val="00D90114"/>
    <w:rsid w:val="00D90180"/>
    <w:rsid w:val="00D901C7"/>
    <w:rsid w:val="00D902FC"/>
    <w:rsid w:val="00D9031F"/>
    <w:rsid w:val="00D9037B"/>
    <w:rsid w:val="00D90490"/>
    <w:rsid w:val="00D90588"/>
    <w:rsid w:val="00D90615"/>
    <w:rsid w:val="00D9063B"/>
    <w:rsid w:val="00D90640"/>
    <w:rsid w:val="00D907DA"/>
    <w:rsid w:val="00D907F4"/>
    <w:rsid w:val="00D9083C"/>
    <w:rsid w:val="00D9088F"/>
    <w:rsid w:val="00D90917"/>
    <w:rsid w:val="00D90942"/>
    <w:rsid w:val="00D90A01"/>
    <w:rsid w:val="00D90AC0"/>
    <w:rsid w:val="00D90C5C"/>
    <w:rsid w:val="00D90CC1"/>
    <w:rsid w:val="00D90CCD"/>
    <w:rsid w:val="00D90D30"/>
    <w:rsid w:val="00D90D95"/>
    <w:rsid w:val="00D90D9C"/>
    <w:rsid w:val="00D90EBA"/>
    <w:rsid w:val="00D90EBB"/>
    <w:rsid w:val="00D90EFF"/>
    <w:rsid w:val="00D90F2D"/>
    <w:rsid w:val="00D90F63"/>
    <w:rsid w:val="00D90F99"/>
    <w:rsid w:val="00D90FE0"/>
    <w:rsid w:val="00D9109B"/>
    <w:rsid w:val="00D911A1"/>
    <w:rsid w:val="00D912A7"/>
    <w:rsid w:val="00D912C1"/>
    <w:rsid w:val="00D912DD"/>
    <w:rsid w:val="00D913DB"/>
    <w:rsid w:val="00D914AA"/>
    <w:rsid w:val="00D914DA"/>
    <w:rsid w:val="00D91511"/>
    <w:rsid w:val="00D91535"/>
    <w:rsid w:val="00D915AD"/>
    <w:rsid w:val="00D91736"/>
    <w:rsid w:val="00D9180C"/>
    <w:rsid w:val="00D91865"/>
    <w:rsid w:val="00D918B9"/>
    <w:rsid w:val="00D91A46"/>
    <w:rsid w:val="00D91A5C"/>
    <w:rsid w:val="00D91AA2"/>
    <w:rsid w:val="00D91D88"/>
    <w:rsid w:val="00D91DA2"/>
    <w:rsid w:val="00D91E9C"/>
    <w:rsid w:val="00D91EA6"/>
    <w:rsid w:val="00D91EED"/>
    <w:rsid w:val="00D91F29"/>
    <w:rsid w:val="00D91F57"/>
    <w:rsid w:val="00D91F62"/>
    <w:rsid w:val="00D91F8A"/>
    <w:rsid w:val="00D91F8F"/>
    <w:rsid w:val="00D91FF4"/>
    <w:rsid w:val="00D92100"/>
    <w:rsid w:val="00D9211B"/>
    <w:rsid w:val="00D92181"/>
    <w:rsid w:val="00D921E1"/>
    <w:rsid w:val="00D92217"/>
    <w:rsid w:val="00D922AF"/>
    <w:rsid w:val="00D922E3"/>
    <w:rsid w:val="00D92362"/>
    <w:rsid w:val="00D9240A"/>
    <w:rsid w:val="00D92481"/>
    <w:rsid w:val="00D92530"/>
    <w:rsid w:val="00D92541"/>
    <w:rsid w:val="00D926D9"/>
    <w:rsid w:val="00D92711"/>
    <w:rsid w:val="00D9272C"/>
    <w:rsid w:val="00D92869"/>
    <w:rsid w:val="00D929AA"/>
    <w:rsid w:val="00D92A2B"/>
    <w:rsid w:val="00D92A34"/>
    <w:rsid w:val="00D92A42"/>
    <w:rsid w:val="00D92A56"/>
    <w:rsid w:val="00D92A8E"/>
    <w:rsid w:val="00D92ABB"/>
    <w:rsid w:val="00D92B0C"/>
    <w:rsid w:val="00D92B3E"/>
    <w:rsid w:val="00D92B90"/>
    <w:rsid w:val="00D92C1E"/>
    <w:rsid w:val="00D92C27"/>
    <w:rsid w:val="00D92CD7"/>
    <w:rsid w:val="00D92D5D"/>
    <w:rsid w:val="00D92E14"/>
    <w:rsid w:val="00D92E30"/>
    <w:rsid w:val="00D92E5A"/>
    <w:rsid w:val="00D92E6F"/>
    <w:rsid w:val="00D92F10"/>
    <w:rsid w:val="00D92F16"/>
    <w:rsid w:val="00D92F21"/>
    <w:rsid w:val="00D92F41"/>
    <w:rsid w:val="00D93050"/>
    <w:rsid w:val="00D93090"/>
    <w:rsid w:val="00D930B2"/>
    <w:rsid w:val="00D930D2"/>
    <w:rsid w:val="00D9310F"/>
    <w:rsid w:val="00D93177"/>
    <w:rsid w:val="00D931CF"/>
    <w:rsid w:val="00D931E0"/>
    <w:rsid w:val="00D931E4"/>
    <w:rsid w:val="00D9323D"/>
    <w:rsid w:val="00D9334D"/>
    <w:rsid w:val="00D93386"/>
    <w:rsid w:val="00D933C1"/>
    <w:rsid w:val="00D9350E"/>
    <w:rsid w:val="00D93536"/>
    <w:rsid w:val="00D935DC"/>
    <w:rsid w:val="00D93651"/>
    <w:rsid w:val="00D936BA"/>
    <w:rsid w:val="00D93799"/>
    <w:rsid w:val="00D938A5"/>
    <w:rsid w:val="00D9398D"/>
    <w:rsid w:val="00D93A07"/>
    <w:rsid w:val="00D93A46"/>
    <w:rsid w:val="00D93B22"/>
    <w:rsid w:val="00D93B4F"/>
    <w:rsid w:val="00D93BF7"/>
    <w:rsid w:val="00D93C29"/>
    <w:rsid w:val="00D93D0D"/>
    <w:rsid w:val="00D93D6A"/>
    <w:rsid w:val="00D93E26"/>
    <w:rsid w:val="00D93ED5"/>
    <w:rsid w:val="00D93FBA"/>
    <w:rsid w:val="00D940E4"/>
    <w:rsid w:val="00D9413B"/>
    <w:rsid w:val="00D94184"/>
    <w:rsid w:val="00D942D4"/>
    <w:rsid w:val="00D94364"/>
    <w:rsid w:val="00D943D8"/>
    <w:rsid w:val="00D944B0"/>
    <w:rsid w:val="00D944C9"/>
    <w:rsid w:val="00D945AF"/>
    <w:rsid w:val="00D945B1"/>
    <w:rsid w:val="00D9463D"/>
    <w:rsid w:val="00D9465C"/>
    <w:rsid w:val="00D9466D"/>
    <w:rsid w:val="00D946B6"/>
    <w:rsid w:val="00D9470A"/>
    <w:rsid w:val="00D947AC"/>
    <w:rsid w:val="00D947E5"/>
    <w:rsid w:val="00D94886"/>
    <w:rsid w:val="00D949D0"/>
    <w:rsid w:val="00D94A14"/>
    <w:rsid w:val="00D94A29"/>
    <w:rsid w:val="00D94A2F"/>
    <w:rsid w:val="00D94A35"/>
    <w:rsid w:val="00D94A6F"/>
    <w:rsid w:val="00D94AE5"/>
    <w:rsid w:val="00D94B73"/>
    <w:rsid w:val="00D94BC4"/>
    <w:rsid w:val="00D94C13"/>
    <w:rsid w:val="00D94C67"/>
    <w:rsid w:val="00D94CA5"/>
    <w:rsid w:val="00D94D0F"/>
    <w:rsid w:val="00D94EAB"/>
    <w:rsid w:val="00D94EC2"/>
    <w:rsid w:val="00D94F1D"/>
    <w:rsid w:val="00D94F2D"/>
    <w:rsid w:val="00D94F90"/>
    <w:rsid w:val="00D94F9D"/>
    <w:rsid w:val="00D950D4"/>
    <w:rsid w:val="00D950F0"/>
    <w:rsid w:val="00D9511A"/>
    <w:rsid w:val="00D95179"/>
    <w:rsid w:val="00D951AF"/>
    <w:rsid w:val="00D951FC"/>
    <w:rsid w:val="00D9526C"/>
    <w:rsid w:val="00D9528A"/>
    <w:rsid w:val="00D9529E"/>
    <w:rsid w:val="00D952BE"/>
    <w:rsid w:val="00D95324"/>
    <w:rsid w:val="00D95381"/>
    <w:rsid w:val="00D9540B"/>
    <w:rsid w:val="00D954A2"/>
    <w:rsid w:val="00D95520"/>
    <w:rsid w:val="00D955E9"/>
    <w:rsid w:val="00D9569B"/>
    <w:rsid w:val="00D9592E"/>
    <w:rsid w:val="00D95973"/>
    <w:rsid w:val="00D95AC4"/>
    <w:rsid w:val="00D95B8E"/>
    <w:rsid w:val="00D95C61"/>
    <w:rsid w:val="00D95CBC"/>
    <w:rsid w:val="00D95CFC"/>
    <w:rsid w:val="00D95D40"/>
    <w:rsid w:val="00D95D69"/>
    <w:rsid w:val="00D95DAE"/>
    <w:rsid w:val="00D95E42"/>
    <w:rsid w:val="00D95FC0"/>
    <w:rsid w:val="00D960DA"/>
    <w:rsid w:val="00D9610D"/>
    <w:rsid w:val="00D9619A"/>
    <w:rsid w:val="00D9629A"/>
    <w:rsid w:val="00D962A1"/>
    <w:rsid w:val="00D962C4"/>
    <w:rsid w:val="00D9634F"/>
    <w:rsid w:val="00D963E6"/>
    <w:rsid w:val="00D96421"/>
    <w:rsid w:val="00D964B6"/>
    <w:rsid w:val="00D965A1"/>
    <w:rsid w:val="00D965A8"/>
    <w:rsid w:val="00D96627"/>
    <w:rsid w:val="00D96735"/>
    <w:rsid w:val="00D96796"/>
    <w:rsid w:val="00D967AA"/>
    <w:rsid w:val="00D967D4"/>
    <w:rsid w:val="00D967D5"/>
    <w:rsid w:val="00D96871"/>
    <w:rsid w:val="00D9695A"/>
    <w:rsid w:val="00D96964"/>
    <w:rsid w:val="00D96970"/>
    <w:rsid w:val="00D96972"/>
    <w:rsid w:val="00D96A1E"/>
    <w:rsid w:val="00D96AB5"/>
    <w:rsid w:val="00D96AD6"/>
    <w:rsid w:val="00D96B93"/>
    <w:rsid w:val="00D96C7D"/>
    <w:rsid w:val="00D96C83"/>
    <w:rsid w:val="00D96CA7"/>
    <w:rsid w:val="00D96CCE"/>
    <w:rsid w:val="00D96E22"/>
    <w:rsid w:val="00D96E48"/>
    <w:rsid w:val="00D96E50"/>
    <w:rsid w:val="00D96FAB"/>
    <w:rsid w:val="00D96FAE"/>
    <w:rsid w:val="00D970AE"/>
    <w:rsid w:val="00D970CE"/>
    <w:rsid w:val="00D9712E"/>
    <w:rsid w:val="00D97159"/>
    <w:rsid w:val="00D971BF"/>
    <w:rsid w:val="00D971CB"/>
    <w:rsid w:val="00D9740B"/>
    <w:rsid w:val="00D9748C"/>
    <w:rsid w:val="00D9751E"/>
    <w:rsid w:val="00D9761D"/>
    <w:rsid w:val="00D9764D"/>
    <w:rsid w:val="00D9765B"/>
    <w:rsid w:val="00D976BA"/>
    <w:rsid w:val="00D978C6"/>
    <w:rsid w:val="00D979E2"/>
    <w:rsid w:val="00D97A89"/>
    <w:rsid w:val="00D97B16"/>
    <w:rsid w:val="00D97B22"/>
    <w:rsid w:val="00D97B4C"/>
    <w:rsid w:val="00D97C6C"/>
    <w:rsid w:val="00D97C91"/>
    <w:rsid w:val="00D97D96"/>
    <w:rsid w:val="00D97DC5"/>
    <w:rsid w:val="00D97E6D"/>
    <w:rsid w:val="00D97EB4"/>
    <w:rsid w:val="00D97F72"/>
    <w:rsid w:val="00DA01F0"/>
    <w:rsid w:val="00DA0262"/>
    <w:rsid w:val="00DA0283"/>
    <w:rsid w:val="00DA036B"/>
    <w:rsid w:val="00DA03DE"/>
    <w:rsid w:val="00DA0433"/>
    <w:rsid w:val="00DA057A"/>
    <w:rsid w:val="00DA058D"/>
    <w:rsid w:val="00DA05B6"/>
    <w:rsid w:val="00DA0628"/>
    <w:rsid w:val="00DA0729"/>
    <w:rsid w:val="00DA0890"/>
    <w:rsid w:val="00DA0984"/>
    <w:rsid w:val="00DA0986"/>
    <w:rsid w:val="00DA09F7"/>
    <w:rsid w:val="00DA0AA8"/>
    <w:rsid w:val="00DA0B38"/>
    <w:rsid w:val="00DA0C13"/>
    <w:rsid w:val="00DA0C43"/>
    <w:rsid w:val="00DA0CB9"/>
    <w:rsid w:val="00DA0CD3"/>
    <w:rsid w:val="00DA0CF2"/>
    <w:rsid w:val="00DA0DAA"/>
    <w:rsid w:val="00DA0E6C"/>
    <w:rsid w:val="00DA0EA4"/>
    <w:rsid w:val="00DA0EE5"/>
    <w:rsid w:val="00DA0F65"/>
    <w:rsid w:val="00DA0F8C"/>
    <w:rsid w:val="00DA0FEE"/>
    <w:rsid w:val="00DA1066"/>
    <w:rsid w:val="00DA1187"/>
    <w:rsid w:val="00DA12C1"/>
    <w:rsid w:val="00DA12D5"/>
    <w:rsid w:val="00DA148A"/>
    <w:rsid w:val="00DA14FD"/>
    <w:rsid w:val="00DA151F"/>
    <w:rsid w:val="00DA160A"/>
    <w:rsid w:val="00DA1643"/>
    <w:rsid w:val="00DA167E"/>
    <w:rsid w:val="00DA16ED"/>
    <w:rsid w:val="00DA16F4"/>
    <w:rsid w:val="00DA17DD"/>
    <w:rsid w:val="00DA18E3"/>
    <w:rsid w:val="00DA1969"/>
    <w:rsid w:val="00DA19B4"/>
    <w:rsid w:val="00DA19E0"/>
    <w:rsid w:val="00DA1A28"/>
    <w:rsid w:val="00DA1A32"/>
    <w:rsid w:val="00DA1A6D"/>
    <w:rsid w:val="00DA1AD0"/>
    <w:rsid w:val="00DA1B08"/>
    <w:rsid w:val="00DA1B21"/>
    <w:rsid w:val="00DA1E99"/>
    <w:rsid w:val="00DA1F33"/>
    <w:rsid w:val="00DA1F50"/>
    <w:rsid w:val="00DA1F8B"/>
    <w:rsid w:val="00DA202A"/>
    <w:rsid w:val="00DA20A9"/>
    <w:rsid w:val="00DA2109"/>
    <w:rsid w:val="00DA2136"/>
    <w:rsid w:val="00DA2270"/>
    <w:rsid w:val="00DA2271"/>
    <w:rsid w:val="00DA22E6"/>
    <w:rsid w:val="00DA2388"/>
    <w:rsid w:val="00DA240B"/>
    <w:rsid w:val="00DA24A0"/>
    <w:rsid w:val="00DA24B1"/>
    <w:rsid w:val="00DA24CA"/>
    <w:rsid w:val="00DA25D2"/>
    <w:rsid w:val="00DA2719"/>
    <w:rsid w:val="00DA271A"/>
    <w:rsid w:val="00DA2725"/>
    <w:rsid w:val="00DA27A0"/>
    <w:rsid w:val="00DA27EC"/>
    <w:rsid w:val="00DA2832"/>
    <w:rsid w:val="00DA2872"/>
    <w:rsid w:val="00DA2915"/>
    <w:rsid w:val="00DA29FD"/>
    <w:rsid w:val="00DA2A52"/>
    <w:rsid w:val="00DA2AA6"/>
    <w:rsid w:val="00DA2AD8"/>
    <w:rsid w:val="00DA2BF7"/>
    <w:rsid w:val="00DA2C36"/>
    <w:rsid w:val="00DA2CC0"/>
    <w:rsid w:val="00DA2CC5"/>
    <w:rsid w:val="00DA2D84"/>
    <w:rsid w:val="00DA2E40"/>
    <w:rsid w:val="00DA2E51"/>
    <w:rsid w:val="00DA2E9C"/>
    <w:rsid w:val="00DA2EE5"/>
    <w:rsid w:val="00DA2F0C"/>
    <w:rsid w:val="00DA2F20"/>
    <w:rsid w:val="00DA2FDC"/>
    <w:rsid w:val="00DA3002"/>
    <w:rsid w:val="00DA3025"/>
    <w:rsid w:val="00DA3056"/>
    <w:rsid w:val="00DA30D2"/>
    <w:rsid w:val="00DA3176"/>
    <w:rsid w:val="00DA31E0"/>
    <w:rsid w:val="00DA3295"/>
    <w:rsid w:val="00DA3303"/>
    <w:rsid w:val="00DA336E"/>
    <w:rsid w:val="00DA33A1"/>
    <w:rsid w:val="00DA3469"/>
    <w:rsid w:val="00DA35FD"/>
    <w:rsid w:val="00DA377A"/>
    <w:rsid w:val="00DA37DC"/>
    <w:rsid w:val="00DA390E"/>
    <w:rsid w:val="00DA39B5"/>
    <w:rsid w:val="00DA39DD"/>
    <w:rsid w:val="00DA3AC4"/>
    <w:rsid w:val="00DA3AF7"/>
    <w:rsid w:val="00DA3BC5"/>
    <w:rsid w:val="00DA3C2A"/>
    <w:rsid w:val="00DA3C9D"/>
    <w:rsid w:val="00DA3CDE"/>
    <w:rsid w:val="00DA3DB0"/>
    <w:rsid w:val="00DA3DD0"/>
    <w:rsid w:val="00DA3DD2"/>
    <w:rsid w:val="00DA3E6B"/>
    <w:rsid w:val="00DA3F0B"/>
    <w:rsid w:val="00DA3F14"/>
    <w:rsid w:val="00DA3F37"/>
    <w:rsid w:val="00DA40C0"/>
    <w:rsid w:val="00DA418B"/>
    <w:rsid w:val="00DA41F3"/>
    <w:rsid w:val="00DA421B"/>
    <w:rsid w:val="00DA4274"/>
    <w:rsid w:val="00DA429B"/>
    <w:rsid w:val="00DA42A5"/>
    <w:rsid w:val="00DA42BA"/>
    <w:rsid w:val="00DA42E4"/>
    <w:rsid w:val="00DA4362"/>
    <w:rsid w:val="00DA43A3"/>
    <w:rsid w:val="00DA4409"/>
    <w:rsid w:val="00DA4418"/>
    <w:rsid w:val="00DA445F"/>
    <w:rsid w:val="00DA4521"/>
    <w:rsid w:val="00DA45A1"/>
    <w:rsid w:val="00DA46AD"/>
    <w:rsid w:val="00DA47DF"/>
    <w:rsid w:val="00DA4836"/>
    <w:rsid w:val="00DA484D"/>
    <w:rsid w:val="00DA4937"/>
    <w:rsid w:val="00DA4950"/>
    <w:rsid w:val="00DA4A07"/>
    <w:rsid w:val="00DA4A25"/>
    <w:rsid w:val="00DA4A5C"/>
    <w:rsid w:val="00DA4AB4"/>
    <w:rsid w:val="00DA4B2B"/>
    <w:rsid w:val="00DA4B7A"/>
    <w:rsid w:val="00DA4BDC"/>
    <w:rsid w:val="00DA4C5A"/>
    <w:rsid w:val="00DA4CBF"/>
    <w:rsid w:val="00DA4CD8"/>
    <w:rsid w:val="00DA4CFF"/>
    <w:rsid w:val="00DA4D16"/>
    <w:rsid w:val="00DA4E44"/>
    <w:rsid w:val="00DA4FE2"/>
    <w:rsid w:val="00DA50E7"/>
    <w:rsid w:val="00DA5157"/>
    <w:rsid w:val="00DA5173"/>
    <w:rsid w:val="00DA539E"/>
    <w:rsid w:val="00DA53D0"/>
    <w:rsid w:val="00DA556C"/>
    <w:rsid w:val="00DA5598"/>
    <w:rsid w:val="00DA55A9"/>
    <w:rsid w:val="00DA5657"/>
    <w:rsid w:val="00DA58AF"/>
    <w:rsid w:val="00DA58B6"/>
    <w:rsid w:val="00DA5923"/>
    <w:rsid w:val="00DA5ACB"/>
    <w:rsid w:val="00DA5B9B"/>
    <w:rsid w:val="00DA5BD6"/>
    <w:rsid w:val="00DA5C4B"/>
    <w:rsid w:val="00DA5C7F"/>
    <w:rsid w:val="00DA5CEC"/>
    <w:rsid w:val="00DA5D92"/>
    <w:rsid w:val="00DA5DFF"/>
    <w:rsid w:val="00DA5E0D"/>
    <w:rsid w:val="00DA5E18"/>
    <w:rsid w:val="00DA5E87"/>
    <w:rsid w:val="00DA620E"/>
    <w:rsid w:val="00DA623C"/>
    <w:rsid w:val="00DA6382"/>
    <w:rsid w:val="00DA63D7"/>
    <w:rsid w:val="00DA6433"/>
    <w:rsid w:val="00DA645E"/>
    <w:rsid w:val="00DA6494"/>
    <w:rsid w:val="00DA655A"/>
    <w:rsid w:val="00DA65A7"/>
    <w:rsid w:val="00DA6629"/>
    <w:rsid w:val="00DA670D"/>
    <w:rsid w:val="00DA675F"/>
    <w:rsid w:val="00DA67DE"/>
    <w:rsid w:val="00DA67DF"/>
    <w:rsid w:val="00DA6849"/>
    <w:rsid w:val="00DA6862"/>
    <w:rsid w:val="00DA68DC"/>
    <w:rsid w:val="00DA6973"/>
    <w:rsid w:val="00DA6AEB"/>
    <w:rsid w:val="00DA6CE8"/>
    <w:rsid w:val="00DA6DAE"/>
    <w:rsid w:val="00DA6DB1"/>
    <w:rsid w:val="00DA6ECF"/>
    <w:rsid w:val="00DA6F03"/>
    <w:rsid w:val="00DA6F41"/>
    <w:rsid w:val="00DA6F87"/>
    <w:rsid w:val="00DA6FD0"/>
    <w:rsid w:val="00DA6FD9"/>
    <w:rsid w:val="00DA712F"/>
    <w:rsid w:val="00DA7132"/>
    <w:rsid w:val="00DA71BE"/>
    <w:rsid w:val="00DA71CC"/>
    <w:rsid w:val="00DA7259"/>
    <w:rsid w:val="00DA728A"/>
    <w:rsid w:val="00DA7362"/>
    <w:rsid w:val="00DA7405"/>
    <w:rsid w:val="00DA745C"/>
    <w:rsid w:val="00DA74A4"/>
    <w:rsid w:val="00DA74C8"/>
    <w:rsid w:val="00DA74DD"/>
    <w:rsid w:val="00DA758A"/>
    <w:rsid w:val="00DA75F7"/>
    <w:rsid w:val="00DA767F"/>
    <w:rsid w:val="00DA7689"/>
    <w:rsid w:val="00DA76D2"/>
    <w:rsid w:val="00DA7711"/>
    <w:rsid w:val="00DA7719"/>
    <w:rsid w:val="00DA78B8"/>
    <w:rsid w:val="00DA78FC"/>
    <w:rsid w:val="00DA7984"/>
    <w:rsid w:val="00DA7996"/>
    <w:rsid w:val="00DA799F"/>
    <w:rsid w:val="00DA79B6"/>
    <w:rsid w:val="00DA7A0A"/>
    <w:rsid w:val="00DA7A87"/>
    <w:rsid w:val="00DA7C01"/>
    <w:rsid w:val="00DA7C2A"/>
    <w:rsid w:val="00DA7D01"/>
    <w:rsid w:val="00DA7D76"/>
    <w:rsid w:val="00DA7D93"/>
    <w:rsid w:val="00DA7E8D"/>
    <w:rsid w:val="00DB0070"/>
    <w:rsid w:val="00DB010D"/>
    <w:rsid w:val="00DB019E"/>
    <w:rsid w:val="00DB024E"/>
    <w:rsid w:val="00DB0295"/>
    <w:rsid w:val="00DB02BB"/>
    <w:rsid w:val="00DB0326"/>
    <w:rsid w:val="00DB03F0"/>
    <w:rsid w:val="00DB0548"/>
    <w:rsid w:val="00DB05C0"/>
    <w:rsid w:val="00DB0634"/>
    <w:rsid w:val="00DB0714"/>
    <w:rsid w:val="00DB07EE"/>
    <w:rsid w:val="00DB0839"/>
    <w:rsid w:val="00DB090D"/>
    <w:rsid w:val="00DB09D0"/>
    <w:rsid w:val="00DB09DB"/>
    <w:rsid w:val="00DB0AE3"/>
    <w:rsid w:val="00DB0AF6"/>
    <w:rsid w:val="00DB0B1B"/>
    <w:rsid w:val="00DB0B6C"/>
    <w:rsid w:val="00DB0B70"/>
    <w:rsid w:val="00DB0B83"/>
    <w:rsid w:val="00DB0B8D"/>
    <w:rsid w:val="00DB0C43"/>
    <w:rsid w:val="00DB0D93"/>
    <w:rsid w:val="00DB0E31"/>
    <w:rsid w:val="00DB0E32"/>
    <w:rsid w:val="00DB0E39"/>
    <w:rsid w:val="00DB0E4F"/>
    <w:rsid w:val="00DB0E79"/>
    <w:rsid w:val="00DB0EA2"/>
    <w:rsid w:val="00DB0EE1"/>
    <w:rsid w:val="00DB0F40"/>
    <w:rsid w:val="00DB0F73"/>
    <w:rsid w:val="00DB121B"/>
    <w:rsid w:val="00DB122E"/>
    <w:rsid w:val="00DB123C"/>
    <w:rsid w:val="00DB127F"/>
    <w:rsid w:val="00DB1386"/>
    <w:rsid w:val="00DB13AA"/>
    <w:rsid w:val="00DB140F"/>
    <w:rsid w:val="00DB1592"/>
    <w:rsid w:val="00DB168D"/>
    <w:rsid w:val="00DB1765"/>
    <w:rsid w:val="00DB1824"/>
    <w:rsid w:val="00DB182E"/>
    <w:rsid w:val="00DB197A"/>
    <w:rsid w:val="00DB1A45"/>
    <w:rsid w:val="00DB1A77"/>
    <w:rsid w:val="00DB1B16"/>
    <w:rsid w:val="00DB1B53"/>
    <w:rsid w:val="00DB1CBC"/>
    <w:rsid w:val="00DB1D15"/>
    <w:rsid w:val="00DB1EA6"/>
    <w:rsid w:val="00DB1F91"/>
    <w:rsid w:val="00DB1FD3"/>
    <w:rsid w:val="00DB209B"/>
    <w:rsid w:val="00DB209E"/>
    <w:rsid w:val="00DB20BF"/>
    <w:rsid w:val="00DB2258"/>
    <w:rsid w:val="00DB2301"/>
    <w:rsid w:val="00DB2307"/>
    <w:rsid w:val="00DB2353"/>
    <w:rsid w:val="00DB2498"/>
    <w:rsid w:val="00DB267B"/>
    <w:rsid w:val="00DB274D"/>
    <w:rsid w:val="00DB278C"/>
    <w:rsid w:val="00DB27D1"/>
    <w:rsid w:val="00DB27D8"/>
    <w:rsid w:val="00DB28C2"/>
    <w:rsid w:val="00DB28E4"/>
    <w:rsid w:val="00DB2977"/>
    <w:rsid w:val="00DB29F7"/>
    <w:rsid w:val="00DB2B45"/>
    <w:rsid w:val="00DB2B55"/>
    <w:rsid w:val="00DB2CEB"/>
    <w:rsid w:val="00DB2D1C"/>
    <w:rsid w:val="00DB2DB3"/>
    <w:rsid w:val="00DB2E55"/>
    <w:rsid w:val="00DB302C"/>
    <w:rsid w:val="00DB3081"/>
    <w:rsid w:val="00DB30C3"/>
    <w:rsid w:val="00DB3188"/>
    <w:rsid w:val="00DB31F0"/>
    <w:rsid w:val="00DB31FB"/>
    <w:rsid w:val="00DB328F"/>
    <w:rsid w:val="00DB32DD"/>
    <w:rsid w:val="00DB32E7"/>
    <w:rsid w:val="00DB32F7"/>
    <w:rsid w:val="00DB32FC"/>
    <w:rsid w:val="00DB3302"/>
    <w:rsid w:val="00DB3372"/>
    <w:rsid w:val="00DB3421"/>
    <w:rsid w:val="00DB3440"/>
    <w:rsid w:val="00DB34F6"/>
    <w:rsid w:val="00DB34F7"/>
    <w:rsid w:val="00DB3508"/>
    <w:rsid w:val="00DB3651"/>
    <w:rsid w:val="00DB379C"/>
    <w:rsid w:val="00DB37E1"/>
    <w:rsid w:val="00DB37ED"/>
    <w:rsid w:val="00DB3864"/>
    <w:rsid w:val="00DB38EF"/>
    <w:rsid w:val="00DB395C"/>
    <w:rsid w:val="00DB3982"/>
    <w:rsid w:val="00DB3998"/>
    <w:rsid w:val="00DB3A35"/>
    <w:rsid w:val="00DB3A38"/>
    <w:rsid w:val="00DB3A73"/>
    <w:rsid w:val="00DB3BD2"/>
    <w:rsid w:val="00DB3BE4"/>
    <w:rsid w:val="00DB3BE5"/>
    <w:rsid w:val="00DB3C3A"/>
    <w:rsid w:val="00DB3CA7"/>
    <w:rsid w:val="00DB3E47"/>
    <w:rsid w:val="00DB3F40"/>
    <w:rsid w:val="00DB3FC8"/>
    <w:rsid w:val="00DB40F8"/>
    <w:rsid w:val="00DB4102"/>
    <w:rsid w:val="00DB4112"/>
    <w:rsid w:val="00DB4168"/>
    <w:rsid w:val="00DB418D"/>
    <w:rsid w:val="00DB41B9"/>
    <w:rsid w:val="00DB41E0"/>
    <w:rsid w:val="00DB4250"/>
    <w:rsid w:val="00DB42A8"/>
    <w:rsid w:val="00DB42AF"/>
    <w:rsid w:val="00DB438C"/>
    <w:rsid w:val="00DB43BB"/>
    <w:rsid w:val="00DB440F"/>
    <w:rsid w:val="00DB4463"/>
    <w:rsid w:val="00DB4479"/>
    <w:rsid w:val="00DB44C8"/>
    <w:rsid w:val="00DB460B"/>
    <w:rsid w:val="00DB46F7"/>
    <w:rsid w:val="00DB4816"/>
    <w:rsid w:val="00DB481D"/>
    <w:rsid w:val="00DB4835"/>
    <w:rsid w:val="00DB48D0"/>
    <w:rsid w:val="00DB4917"/>
    <w:rsid w:val="00DB4947"/>
    <w:rsid w:val="00DB495F"/>
    <w:rsid w:val="00DB49D0"/>
    <w:rsid w:val="00DB49F1"/>
    <w:rsid w:val="00DB4A31"/>
    <w:rsid w:val="00DB4B16"/>
    <w:rsid w:val="00DB4C03"/>
    <w:rsid w:val="00DB4C07"/>
    <w:rsid w:val="00DB4C48"/>
    <w:rsid w:val="00DB4C4F"/>
    <w:rsid w:val="00DB4C7E"/>
    <w:rsid w:val="00DB4C9F"/>
    <w:rsid w:val="00DB4CF8"/>
    <w:rsid w:val="00DB4D21"/>
    <w:rsid w:val="00DB4E0E"/>
    <w:rsid w:val="00DB4E35"/>
    <w:rsid w:val="00DB4E9B"/>
    <w:rsid w:val="00DB4FC7"/>
    <w:rsid w:val="00DB5024"/>
    <w:rsid w:val="00DB5046"/>
    <w:rsid w:val="00DB5066"/>
    <w:rsid w:val="00DB50B9"/>
    <w:rsid w:val="00DB50C5"/>
    <w:rsid w:val="00DB5143"/>
    <w:rsid w:val="00DB51AF"/>
    <w:rsid w:val="00DB51B4"/>
    <w:rsid w:val="00DB53DE"/>
    <w:rsid w:val="00DB53F1"/>
    <w:rsid w:val="00DB5492"/>
    <w:rsid w:val="00DB54AF"/>
    <w:rsid w:val="00DB54CE"/>
    <w:rsid w:val="00DB5535"/>
    <w:rsid w:val="00DB5585"/>
    <w:rsid w:val="00DB55E3"/>
    <w:rsid w:val="00DB5642"/>
    <w:rsid w:val="00DB567D"/>
    <w:rsid w:val="00DB56BF"/>
    <w:rsid w:val="00DB56F5"/>
    <w:rsid w:val="00DB5710"/>
    <w:rsid w:val="00DB5749"/>
    <w:rsid w:val="00DB5757"/>
    <w:rsid w:val="00DB57FC"/>
    <w:rsid w:val="00DB5828"/>
    <w:rsid w:val="00DB585E"/>
    <w:rsid w:val="00DB58C7"/>
    <w:rsid w:val="00DB59AA"/>
    <w:rsid w:val="00DB59D6"/>
    <w:rsid w:val="00DB5A6A"/>
    <w:rsid w:val="00DB5A75"/>
    <w:rsid w:val="00DB5B56"/>
    <w:rsid w:val="00DB5BAC"/>
    <w:rsid w:val="00DB5BD8"/>
    <w:rsid w:val="00DB5C1E"/>
    <w:rsid w:val="00DB5C6F"/>
    <w:rsid w:val="00DB5D92"/>
    <w:rsid w:val="00DB5DA0"/>
    <w:rsid w:val="00DB5DCC"/>
    <w:rsid w:val="00DB5DD3"/>
    <w:rsid w:val="00DB5DDF"/>
    <w:rsid w:val="00DB5F21"/>
    <w:rsid w:val="00DB5F78"/>
    <w:rsid w:val="00DB603C"/>
    <w:rsid w:val="00DB60DB"/>
    <w:rsid w:val="00DB60E9"/>
    <w:rsid w:val="00DB6109"/>
    <w:rsid w:val="00DB616E"/>
    <w:rsid w:val="00DB616F"/>
    <w:rsid w:val="00DB61BE"/>
    <w:rsid w:val="00DB61F5"/>
    <w:rsid w:val="00DB61F7"/>
    <w:rsid w:val="00DB6355"/>
    <w:rsid w:val="00DB63BD"/>
    <w:rsid w:val="00DB6411"/>
    <w:rsid w:val="00DB64A5"/>
    <w:rsid w:val="00DB658E"/>
    <w:rsid w:val="00DB66F6"/>
    <w:rsid w:val="00DB67DA"/>
    <w:rsid w:val="00DB67E0"/>
    <w:rsid w:val="00DB6888"/>
    <w:rsid w:val="00DB697F"/>
    <w:rsid w:val="00DB6988"/>
    <w:rsid w:val="00DB69D9"/>
    <w:rsid w:val="00DB69FB"/>
    <w:rsid w:val="00DB69FD"/>
    <w:rsid w:val="00DB6A07"/>
    <w:rsid w:val="00DB6A2B"/>
    <w:rsid w:val="00DB6A63"/>
    <w:rsid w:val="00DB6ABE"/>
    <w:rsid w:val="00DB6BD3"/>
    <w:rsid w:val="00DB6C78"/>
    <w:rsid w:val="00DB6C7F"/>
    <w:rsid w:val="00DB6C99"/>
    <w:rsid w:val="00DB6D63"/>
    <w:rsid w:val="00DB6E18"/>
    <w:rsid w:val="00DB6E6F"/>
    <w:rsid w:val="00DB6F0F"/>
    <w:rsid w:val="00DB70E5"/>
    <w:rsid w:val="00DB7113"/>
    <w:rsid w:val="00DB714E"/>
    <w:rsid w:val="00DB71A6"/>
    <w:rsid w:val="00DB71EC"/>
    <w:rsid w:val="00DB72AE"/>
    <w:rsid w:val="00DB72B4"/>
    <w:rsid w:val="00DB74DE"/>
    <w:rsid w:val="00DB7513"/>
    <w:rsid w:val="00DB7557"/>
    <w:rsid w:val="00DB77BE"/>
    <w:rsid w:val="00DB7859"/>
    <w:rsid w:val="00DB792C"/>
    <w:rsid w:val="00DB7A36"/>
    <w:rsid w:val="00DB7A4D"/>
    <w:rsid w:val="00DB7B02"/>
    <w:rsid w:val="00DB7B33"/>
    <w:rsid w:val="00DB7B90"/>
    <w:rsid w:val="00DB7C73"/>
    <w:rsid w:val="00DB7CDA"/>
    <w:rsid w:val="00DB7D05"/>
    <w:rsid w:val="00DB7E39"/>
    <w:rsid w:val="00DB7EAB"/>
    <w:rsid w:val="00DB7FC3"/>
    <w:rsid w:val="00DC001C"/>
    <w:rsid w:val="00DC0040"/>
    <w:rsid w:val="00DC0063"/>
    <w:rsid w:val="00DC019D"/>
    <w:rsid w:val="00DC01A6"/>
    <w:rsid w:val="00DC0299"/>
    <w:rsid w:val="00DC0320"/>
    <w:rsid w:val="00DC0337"/>
    <w:rsid w:val="00DC033C"/>
    <w:rsid w:val="00DC03E0"/>
    <w:rsid w:val="00DC0440"/>
    <w:rsid w:val="00DC0512"/>
    <w:rsid w:val="00DC0551"/>
    <w:rsid w:val="00DC055D"/>
    <w:rsid w:val="00DC0596"/>
    <w:rsid w:val="00DC0815"/>
    <w:rsid w:val="00DC0859"/>
    <w:rsid w:val="00DC08A7"/>
    <w:rsid w:val="00DC08C8"/>
    <w:rsid w:val="00DC0908"/>
    <w:rsid w:val="00DC0B3A"/>
    <w:rsid w:val="00DC0BE0"/>
    <w:rsid w:val="00DC0C20"/>
    <w:rsid w:val="00DC0CD7"/>
    <w:rsid w:val="00DC0DBA"/>
    <w:rsid w:val="00DC0DF5"/>
    <w:rsid w:val="00DC0E3A"/>
    <w:rsid w:val="00DC0E58"/>
    <w:rsid w:val="00DC0E9A"/>
    <w:rsid w:val="00DC0F0E"/>
    <w:rsid w:val="00DC0F83"/>
    <w:rsid w:val="00DC1022"/>
    <w:rsid w:val="00DC1024"/>
    <w:rsid w:val="00DC111F"/>
    <w:rsid w:val="00DC1196"/>
    <w:rsid w:val="00DC11E6"/>
    <w:rsid w:val="00DC11EC"/>
    <w:rsid w:val="00DC123E"/>
    <w:rsid w:val="00DC124B"/>
    <w:rsid w:val="00DC1260"/>
    <w:rsid w:val="00DC128B"/>
    <w:rsid w:val="00DC1409"/>
    <w:rsid w:val="00DC1454"/>
    <w:rsid w:val="00DC1487"/>
    <w:rsid w:val="00DC14B6"/>
    <w:rsid w:val="00DC14C9"/>
    <w:rsid w:val="00DC15AD"/>
    <w:rsid w:val="00DC1602"/>
    <w:rsid w:val="00DC1675"/>
    <w:rsid w:val="00DC16A0"/>
    <w:rsid w:val="00DC16C3"/>
    <w:rsid w:val="00DC16EE"/>
    <w:rsid w:val="00DC17DA"/>
    <w:rsid w:val="00DC1922"/>
    <w:rsid w:val="00DC1967"/>
    <w:rsid w:val="00DC1980"/>
    <w:rsid w:val="00DC19D5"/>
    <w:rsid w:val="00DC1A8F"/>
    <w:rsid w:val="00DC1B17"/>
    <w:rsid w:val="00DC1BAC"/>
    <w:rsid w:val="00DC1C30"/>
    <w:rsid w:val="00DC1CA2"/>
    <w:rsid w:val="00DC1DC1"/>
    <w:rsid w:val="00DC1E22"/>
    <w:rsid w:val="00DC1E5F"/>
    <w:rsid w:val="00DC2048"/>
    <w:rsid w:val="00DC207D"/>
    <w:rsid w:val="00DC2136"/>
    <w:rsid w:val="00DC216D"/>
    <w:rsid w:val="00DC21B4"/>
    <w:rsid w:val="00DC233F"/>
    <w:rsid w:val="00DC23AE"/>
    <w:rsid w:val="00DC23B9"/>
    <w:rsid w:val="00DC2435"/>
    <w:rsid w:val="00DC2438"/>
    <w:rsid w:val="00DC2498"/>
    <w:rsid w:val="00DC24D5"/>
    <w:rsid w:val="00DC24F6"/>
    <w:rsid w:val="00DC2506"/>
    <w:rsid w:val="00DC25EC"/>
    <w:rsid w:val="00DC2644"/>
    <w:rsid w:val="00DC26BB"/>
    <w:rsid w:val="00DC26BD"/>
    <w:rsid w:val="00DC2795"/>
    <w:rsid w:val="00DC280F"/>
    <w:rsid w:val="00DC2814"/>
    <w:rsid w:val="00DC2874"/>
    <w:rsid w:val="00DC2951"/>
    <w:rsid w:val="00DC297C"/>
    <w:rsid w:val="00DC2A86"/>
    <w:rsid w:val="00DC2A8D"/>
    <w:rsid w:val="00DC2BA8"/>
    <w:rsid w:val="00DC2C09"/>
    <w:rsid w:val="00DC2E11"/>
    <w:rsid w:val="00DC2E1E"/>
    <w:rsid w:val="00DC2E50"/>
    <w:rsid w:val="00DC2F87"/>
    <w:rsid w:val="00DC3059"/>
    <w:rsid w:val="00DC30E4"/>
    <w:rsid w:val="00DC3144"/>
    <w:rsid w:val="00DC31D2"/>
    <w:rsid w:val="00DC31EE"/>
    <w:rsid w:val="00DC31FD"/>
    <w:rsid w:val="00DC3219"/>
    <w:rsid w:val="00DC3221"/>
    <w:rsid w:val="00DC3248"/>
    <w:rsid w:val="00DC32B4"/>
    <w:rsid w:val="00DC3336"/>
    <w:rsid w:val="00DC3382"/>
    <w:rsid w:val="00DC3427"/>
    <w:rsid w:val="00DC3451"/>
    <w:rsid w:val="00DC3462"/>
    <w:rsid w:val="00DC34F8"/>
    <w:rsid w:val="00DC355F"/>
    <w:rsid w:val="00DC3589"/>
    <w:rsid w:val="00DC35E0"/>
    <w:rsid w:val="00DC3657"/>
    <w:rsid w:val="00DC3712"/>
    <w:rsid w:val="00DC379C"/>
    <w:rsid w:val="00DC37AF"/>
    <w:rsid w:val="00DC3811"/>
    <w:rsid w:val="00DC3815"/>
    <w:rsid w:val="00DC3845"/>
    <w:rsid w:val="00DC39A8"/>
    <w:rsid w:val="00DC3A19"/>
    <w:rsid w:val="00DC3ABA"/>
    <w:rsid w:val="00DC3B1E"/>
    <w:rsid w:val="00DC3B34"/>
    <w:rsid w:val="00DC3BB3"/>
    <w:rsid w:val="00DC3C7E"/>
    <w:rsid w:val="00DC3D78"/>
    <w:rsid w:val="00DC3F41"/>
    <w:rsid w:val="00DC3F72"/>
    <w:rsid w:val="00DC3F93"/>
    <w:rsid w:val="00DC40C0"/>
    <w:rsid w:val="00DC40E5"/>
    <w:rsid w:val="00DC40F7"/>
    <w:rsid w:val="00DC43C1"/>
    <w:rsid w:val="00DC43F6"/>
    <w:rsid w:val="00DC44AD"/>
    <w:rsid w:val="00DC451C"/>
    <w:rsid w:val="00DC4642"/>
    <w:rsid w:val="00DC4681"/>
    <w:rsid w:val="00DC4684"/>
    <w:rsid w:val="00DC472B"/>
    <w:rsid w:val="00DC489C"/>
    <w:rsid w:val="00DC48EF"/>
    <w:rsid w:val="00DC49D0"/>
    <w:rsid w:val="00DC4AC1"/>
    <w:rsid w:val="00DC4B88"/>
    <w:rsid w:val="00DC4BBF"/>
    <w:rsid w:val="00DC4BC7"/>
    <w:rsid w:val="00DC4BD9"/>
    <w:rsid w:val="00DC4CBC"/>
    <w:rsid w:val="00DC4D28"/>
    <w:rsid w:val="00DC4DC1"/>
    <w:rsid w:val="00DC4EB6"/>
    <w:rsid w:val="00DC4F8B"/>
    <w:rsid w:val="00DC4FA4"/>
    <w:rsid w:val="00DC4FC2"/>
    <w:rsid w:val="00DC4FD2"/>
    <w:rsid w:val="00DC5086"/>
    <w:rsid w:val="00DC5100"/>
    <w:rsid w:val="00DC517C"/>
    <w:rsid w:val="00DC5184"/>
    <w:rsid w:val="00DC51E4"/>
    <w:rsid w:val="00DC51EA"/>
    <w:rsid w:val="00DC51F7"/>
    <w:rsid w:val="00DC5247"/>
    <w:rsid w:val="00DC52BD"/>
    <w:rsid w:val="00DC5491"/>
    <w:rsid w:val="00DC549C"/>
    <w:rsid w:val="00DC54E0"/>
    <w:rsid w:val="00DC54E3"/>
    <w:rsid w:val="00DC54F7"/>
    <w:rsid w:val="00DC554C"/>
    <w:rsid w:val="00DC55F5"/>
    <w:rsid w:val="00DC5608"/>
    <w:rsid w:val="00DC5673"/>
    <w:rsid w:val="00DC56F2"/>
    <w:rsid w:val="00DC5722"/>
    <w:rsid w:val="00DC5777"/>
    <w:rsid w:val="00DC581F"/>
    <w:rsid w:val="00DC5824"/>
    <w:rsid w:val="00DC58D3"/>
    <w:rsid w:val="00DC58FB"/>
    <w:rsid w:val="00DC58FE"/>
    <w:rsid w:val="00DC591F"/>
    <w:rsid w:val="00DC59B6"/>
    <w:rsid w:val="00DC5A16"/>
    <w:rsid w:val="00DC5AA9"/>
    <w:rsid w:val="00DC5B77"/>
    <w:rsid w:val="00DC5BD8"/>
    <w:rsid w:val="00DC5C1D"/>
    <w:rsid w:val="00DC5C9B"/>
    <w:rsid w:val="00DC5CAF"/>
    <w:rsid w:val="00DC5D3F"/>
    <w:rsid w:val="00DC5DD1"/>
    <w:rsid w:val="00DC5DED"/>
    <w:rsid w:val="00DC5EB7"/>
    <w:rsid w:val="00DC5F1B"/>
    <w:rsid w:val="00DC5F4C"/>
    <w:rsid w:val="00DC5F72"/>
    <w:rsid w:val="00DC5F7A"/>
    <w:rsid w:val="00DC5F95"/>
    <w:rsid w:val="00DC5FCB"/>
    <w:rsid w:val="00DC605A"/>
    <w:rsid w:val="00DC634C"/>
    <w:rsid w:val="00DC6387"/>
    <w:rsid w:val="00DC6441"/>
    <w:rsid w:val="00DC644E"/>
    <w:rsid w:val="00DC6514"/>
    <w:rsid w:val="00DC65AD"/>
    <w:rsid w:val="00DC662C"/>
    <w:rsid w:val="00DC6643"/>
    <w:rsid w:val="00DC6927"/>
    <w:rsid w:val="00DC69EB"/>
    <w:rsid w:val="00DC6A10"/>
    <w:rsid w:val="00DC6A13"/>
    <w:rsid w:val="00DC6A62"/>
    <w:rsid w:val="00DC6AD3"/>
    <w:rsid w:val="00DC6B2C"/>
    <w:rsid w:val="00DC6B45"/>
    <w:rsid w:val="00DC6CCB"/>
    <w:rsid w:val="00DC6CE6"/>
    <w:rsid w:val="00DC6F65"/>
    <w:rsid w:val="00DC70B6"/>
    <w:rsid w:val="00DC715E"/>
    <w:rsid w:val="00DC720C"/>
    <w:rsid w:val="00DC7222"/>
    <w:rsid w:val="00DC7248"/>
    <w:rsid w:val="00DC7265"/>
    <w:rsid w:val="00DC72DA"/>
    <w:rsid w:val="00DC7393"/>
    <w:rsid w:val="00DC740D"/>
    <w:rsid w:val="00DC7454"/>
    <w:rsid w:val="00DC7488"/>
    <w:rsid w:val="00DC751D"/>
    <w:rsid w:val="00DC75DE"/>
    <w:rsid w:val="00DC75F5"/>
    <w:rsid w:val="00DC765B"/>
    <w:rsid w:val="00DC77A0"/>
    <w:rsid w:val="00DC7891"/>
    <w:rsid w:val="00DC78D5"/>
    <w:rsid w:val="00DC78E6"/>
    <w:rsid w:val="00DC79C3"/>
    <w:rsid w:val="00DC79F6"/>
    <w:rsid w:val="00DC7B2B"/>
    <w:rsid w:val="00DC7B44"/>
    <w:rsid w:val="00DC7B82"/>
    <w:rsid w:val="00DC7BC1"/>
    <w:rsid w:val="00DC7C5B"/>
    <w:rsid w:val="00DC7CF7"/>
    <w:rsid w:val="00DC7E3E"/>
    <w:rsid w:val="00DC7E92"/>
    <w:rsid w:val="00DC7F32"/>
    <w:rsid w:val="00DC7F6C"/>
    <w:rsid w:val="00DC7FB6"/>
    <w:rsid w:val="00DC7FC1"/>
    <w:rsid w:val="00DD0006"/>
    <w:rsid w:val="00DD0033"/>
    <w:rsid w:val="00DD00CB"/>
    <w:rsid w:val="00DD0282"/>
    <w:rsid w:val="00DD0297"/>
    <w:rsid w:val="00DD03DC"/>
    <w:rsid w:val="00DD04C0"/>
    <w:rsid w:val="00DD052C"/>
    <w:rsid w:val="00DD055D"/>
    <w:rsid w:val="00DD05E8"/>
    <w:rsid w:val="00DD0645"/>
    <w:rsid w:val="00DD064A"/>
    <w:rsid w:val="00DD06CF"/>
    <w:rsid w:val="00DD070C"/>
    <w:rsid w:val="00DD07C2"/>
    <w:rsid w:val="00DD084E"/>
    <w:rsid w:val="00DD0B35"/>
    <w:rsid w:val="00DD0BAB"/>
    <w:rsid w:val="00DD0BF5"/>
    <w:rsid w:val="00DD0C23"/>
    <w:rsid w:val="00DD0C3D"/>
    <w:rsid w:val="00DD0C43"/>
    <w:rsid w:val="00DD0C9D"/>
    <w:rsid w:val="00DD0CAC"/>
    <w:rsid w:val="00DD0D68"/>
    <w:rsid w:val="00DD0E05"/>
    <w:rsid w:val="00DD0E6C"/>
    <w:rsid w:val="00DD0E97"/>
    <w:rsid w:val="00DD0EBF"/>
    <w:rsid w:val="00DD0EDF"/>
    <w:rsid w:val="00DD0F00"/>
    <w:rsid w:val="00DD0F79"/>
    <w:rsid w:val="00DD10A3"/>
    <w:rsid w:val="00DD112C"/>
    <w:rsid w:val="00DD138B"/>
    <w:rsid w:val="00DD13E5"/>
    <w:rsid w:val="00DD142B"/>
    <w:rsid w:val="00DD1452"/>
    <w:rsid w:val="00DD15AE"/>
    <w:rsid w:val="00DD1700"/>
    <w:rsid w:val="00DD1746"/>
    <w:rsid w:val="00DD1843"/>
    <w:rsid w:val="00DD1991"/>
    <w:rsid w:val="00DD1993"/>
    <w:rsid w:val="00DD19C4"/>
    <w:rsid w:val="00DD1AEF"/>
    <w:rsid w:val="00DD1B7B"/>
    <w:rsid w:val="00DD1BC3"/>
    <w:rsid w:val="00DD1C7C"/>
    <w:rsid w:val="00DD1D7E"/>
    <w:rsid w:val="00DD202C"/>
    <w:rsid w:val="00DD20F4"/>
    <w:rsid w:val="00DD2136"/>
    <w:rsid w:val="00DD21C4"/>
    <w:rsid w:val="00DD21DA"/>
    <w:rsid w:val="00DD21F8"/>
    <w:rsid w:val="00DD22CC"/>
    <w:rsid w:val="00DD22F8"/>
    <w:rsid w:val="00DD239A"/>
    <w:rsid w:val="00DD2457"/>
    <w:rsid w:val="00DD24DA"/>
    <w:rsid w:val="00DD2519"/>
    <w:rsid w:val="00DD2537"/>
    <w:rsid w:val="00DD262E"/>
    <w:rsid w:val="00DD263B"/>
    <w:rsid w:val="00DD267D"/>
    <w:rsid w:val="00DD269B"/>
    <w:rsid w:val="00DD271F"/>
    <w:rsid w:val="00DD283A"/>
    <w:rsid w:val="00DD2895"/>
    <w:rsid w:val="00DD289E"/>
    <w:rsid w:val="00DD28E6"/>
    <w:rsid w:val="00DD293B"/>
    <w:rsid w:val="00DD2974"/>
    <w:rsid w:val="00DD2A16"/>
    <w:rsid w:val="00DD2AA2"/>
    <w:rsid w:val="00DD2AEA"/>
    <w:rsid w:val="00DD2B2E"/>
    <w:rsid w:val="00DD2B4A"/>
    <w:rsid w:val="00DD2C87"/>
    <w:rsid w:val="00DD2CC6"/>
    <w:rsid w:val="00DD2E1B"/>
    <w:rsid w:val="00DD2EE5"/>
    <w:rsid w:val="00DD30D9"/>
    <w:rsid w:val="00DD3175"/>
    <w:rsid w:val="00DD319C"/>
    <w:rsid w:val="00DD31DA"/>
    <w:rsid w:val="00DD33DD"/>
    <w:rsid w:val="00DD3400"/>
    <w:rsid w:val="00DD3517"/>
    <w:rsid w:val="00DD3638"/>
    <w:rsid w:val="00DD37AE"/>
    <w:rsid w:val="00DD39C6"/>
    <w:rsid w:val="00DD3A5F"/>
    <w:rsid w:val="00DD3A63"/>
    <w:rsid w:val="00DD3ACD"/>
    <w:rsid w:val="00DD3B0D"/>
    <w:rsid w:val="00DD3B25"/>
    <w:rsid w:val="00DD3B3F"/>
    <w:rsid w:val="00DD3B8F"/>
    <w:rsid w:val="00DD3D14"/>
    <w:rsid w:val="00DD3D72"/>
    <w:rsid w:val="00DD3DE9"/>
    <w:rsid w:val="00DD3E15"/>
    <w:rsid w:val="00DD3E2A"/>
    <w:rsid w:val="00DD3FD1"/>
    <w:rsid w:val="00DD409D"/>
    <w:rsid w:val="00DD4101"/>
    <w:rsid w:val="00DD4179"/>
    <w:rsid w:val="00DD423B"/>
    <w:rsid w:val="00DD42F6"/>
    <w:rsid w:val="00DD4306"/>
    <w:rsid w:val="00DD4348"/>
    <w:rsid w:val="00DD4376"/>
    <w:rsid w:val="00DD440A"/>
    <w:rsid w:val="00DD4499"/>
    <w:rsid w:val="00DD45E9"/>
    <w:rsid w:val="00DD46BF"/>
    <w:rsid w:val="00DD46E2"/>
    <w:rsid w:val="00DD4777"/>
    <w:rsid w:val="00DD481A"/>
    <w:rsid w:val="00DD4847"/>
    <w:rsid w:val="00DD4857"/>
    <w:rsid w:val="00DD4876"/>
    <w:rsid w:val="00DD487F"/>
    <w:rsid w:val="00DD4925"/>
    <w:rsid w:val="00DD493A"/>
    <w:rsid w:val="00DD497F"/>
    <w:rsid w:val="00DD49AA"/>
    <w:rsid w:val="00DD49C9"/>
    <w:rsid w:val="00DD49EA"/>
    <w:rsid w:val="00DD4A2D"/>
    <w:rsid w:val="00DD4A45"/>
    <w:rsid w:val="00DD4AD6"/>
    <w:rsid w:val="00DD4BFD"/>
    <w:rsid w:val="00DD4C5F"/>
    <w:rsid w:val="00DD4CB0"/>
    <w:rsid w:val="00DD4D21"/>
    <w:rsid w:val="00DD4D23"/>
    <w:rsid w:val="00DD4DA1"/>
    <w:rsid w:val="00DD4EC4"/>
    <w:rsid w:val="00DD4EE8"/>
    <w:rsid w:val="00DD4F15"/>
    <w:rsid w:val="00DD4F6A"/>
    <w:rsid w:val="00DD4FFB"/>
    <w:rsid w:val="00DD4FFD"/>
    <w:rsid w:val="00DD504D"/>
    <w:rsid w:val="00DD5145"/>
    <w:rsid w:val="00DD51A3"/>
    <w:rsid w:val="00DD5242"/>
    <w:rsid w:val="00DD54CA"/>
    <w:rsid w:val="00DD553F"/>
    <w:rsid w:val="00DD559E"/>
    <w:rsid w:val="00DD55DC"/>
    <w:rsid w:val="00DD5675"/>
    <w:rsid w:val="00DD5779"/>
    <w:rsid w:val="00DD57AE"/>
    <w:rsid w:val="00DD57EB"/>
    <w:rsid w:val="00DD57F8"/>
    <w:rsid w:val="00DD5858"/>
    <w:rsid w:val="00DD58C2"/>
    <w:rsid w:val="00DD58E8"/>
    <w:rsid w:val="00DD597C"/>
    <w:rsid w:val="00DD5AFE"/>
    <w:rsid w:val="00DD5BE3"/>
    <w:rsid w:val="00DD5C25"/>
    <w:rsid w:val="00DD5C34"/>
    <w:rsid w:val="00DD5C3F"/>
    <w:rsid w:val="00DD5C60"/>
    <w:rsid w:val="00DD5CD4"/>
    <w:rsid w:val="00DD5DB9"/>
    <w:rsid w:val="00DD5EAD"/>
    <w:rsid w:val="00DD5F0C"/>
    <w:rsid w:val="00DD5F57"/>
    <w:rsid w:val="00DD5F6A"/>
    <w:rsid w:val="00DD5F8E"/>
    <w:rsid w:val="00DD5FBB"/>
    <w:rsid w:val="00DD5FD0"/>
    <w:rsid w:val="00DD6017"/>
    <w:rsid w:val="00DD6039"/>
    <w:rsid w:val="00DD6052"/>
    <w:rsid w:val="00DD6053"/>
    <w:rsid w:val="00DD60B4"/>
    <w:rsid w:val="00DD610B"/>
    <w:rsid w:val="00DD6170"/>
    <w:rsid w:val="00DD61B9"/>
    <w:rsid w:val="00DD61D2"/>
    <w:rsid w:val="00DD61DA"/>
    <w:rsid w:val="00DD6209"/>
    <w:rsid w:val="00DD6321"/>
    <w:rsid w:val="00DD643C"/>
    <w:rsid w:val="00DD647B"/>
    <w:rsid w:val="00DD64B6"/>
    <w:rsid w:val="00DD64BD"/>
    <w:rsid w:val="00DD64E2"/>
    <w:rsid w:val="00DD65D6"/>
    <w:rsid w:val="00DD65E2"/>
    <w:rsid w:val="00DD662A"/>
    <w:rsid w:val="00DD66C5"/>
    <w:rsid w:val="00DD66D2"/>
    <w:rsid w:val="00DD6707"/>
    <w:rsid w:val="00DD67AD"/>
    <w:rsid w:val="00DD6880"/>
    <w:rsid w:val="00DD68CE"/>
    <w:rsid w:val="00DD69FA"/>
    <w:rsid w:val="00DD6A22"/>
    <w:rsid w:val="00DD6A76"/>
    <w:rsid w:val="00DD6AA2"/>
    <w:rsid w:val="00DD6BFD"/>
    <w:rsid w:val="00DD6C1E"/>
    <w:rsid w:val="00DD6C74"/>
    <w:rsid w:val="00DD6C81"/>
    <w:rsid w:val="00DD6D49"/>
    <w:rsid w:val="00DD6D5A"/>
    <w:rsid w:val="00DD6D6E"/>
    <w:rsid w:val="00DD6DB1"/>
    <w:rsid w:val="00DD6DDA"/>
    <w:rsid w:val="00DD6E2E"/>
    <w:rsid w:val="00DD6F25"/>
    <w:rsid w:val="00DD6F33"/>
    <w:rsid w:val="00DD6F40"/>
    <w:rsid w:val="00DD6FB7"/>
    <w:rsid w:val="00DD70F0"/>
    <w:rsid w:val="00DD717B"/>
    <w:rsid w:val="00DD7195"/>
    <w:rsid w:val="00DD721C"/>
    <w:rsid w:val="00DD729E"/>
    <w:rsid w:val="00DD7331"/>
    <w:rsid w:val="00DD7343"/>
    <w:rsid w:val="00DD73E0"/>
    <w:rsid w:val="00DD7542"/>
    <w:rsid w:val="00DD75A5"/>
    <w:rsid w:val="00DD76B7"/>
    <w:rsid w:val="00DD76C6"/>
    <w:rsid w:val="00DD77BA"/>
    <w:rsid w:val="00DD787B"/>
    <w:rsid w:val="00DD78B2"/>
    <w:rsid w:val="00DD7913"/>
    <w:rsid w:val="00DD799E"/>
    <w:rsid w:val="00DD79B9"/>
    <w:rsid w:val="00DD7B92"/>
    <w:rsid w:val="00DD7B9B"/>
    <w:rsid w:val="00DD7B9E"/>
    <w:rsid w:val="00DD7BCD"/>
    <w:rsid w:val="00DD7C32"/>
    <w:rsid w:val="00DD7C7E"/>
    <w:rsid w:val="00DD7CA8"/>
    <w:rsid w:val="00DD7CD7"/>
    <w:rsid w:val="00DD7D1C"/>
    <w:rsid w:val="00DD7E06"/>
    <w:rsid w:val="00DD7EDD"/>
    <w:rsid w:val="00DD7F87"/>
    <w:rsid w:val="00DD7FA0"/>
    <w:rsid w:val="00DD7FAC"/>
    <w:rsid w:val="00DE0060"/>
    <w:rsid w:val="00DE0107"/>
    <w:rsid w:val="00DE0148"/>
    <w:rsid w:val="00DE01FA"/>
    <w:rsid w:val="00DE020E"/>
    <w:rsid w:val="00DE0227"/>
    <w:rsid w:val="00DE0286"/>
    <w:rsid w:val="00DE02D8"/>
    <w:rsid w:val="00DE03BA"/>
    <w:rsid w:val="00DE0416"/>
    <w:rsid w:val="00DE0438"/>
    <w:rsid w:val="00DE04BC"/>
    <w:rsid w:val="00DE051E"/>
    <w:rsid w:val="00DE05DE"/>
    <w:rsid w:val="00DE0638"/>
    <w:rsid w:val="00DE0694"/>
    <w:rsid w:val="00DE072D"/>
    <w:rsid w:val="00DE077A"/>
    <w:rsid w:val="00DE0788"/>
    <w:rsid w:val="00DE07F1"/>
    <w:rsid w:val="00DE087C"/>
    <w:rsid w:val="00DE088D"/>
    <w:rsid w:val="00DE08BB"/>
    <w:rsid w:val="00DE096B"/>
    <w:rsid w:val="00DE0AB9"/>
    <w:rsid w:val="00DE0B36"/>
    <w:rsid w:val="00DE0BC5"/>
    <w:rsid w:val="00DE0CE1"/>
    <w:rsid w:val="00DE0D3E"/>
    <w:rsid w:val="00DE0E28"/>
    <w:rsid w:val="00DE0E7C"/>
    <w:rsid w:val="00DE0FA9"/>
    <w:rsid w:val="00DE0FDF"/>
    <w:rsid w:val="00DE1031"/>
    <w:rsid w:val="00DE1075"/>
    <w:rsid w:val="00DE10EB"/>
    <w:rsid w:val="00DE1154"/>
    <w:rsid w:val="00DE11EC"/>
    <w:rsid w:val="00DE1215"/>
    <w:rsid w:val="00DE1228"/>
    <w:rsid w:val="00DE123D"/>
    <w:rsid w:val="00DE1299"/>
    <w:rsid w:val="00DE12C2"/>
    <w:rsid w:val="00DE1301"/>
    <w:rsid w:val="00DE1367"/>
    <w:rsid w:val="00DE142A"/>
    <w:rsid w:val="00DE144B"/>
    <w:rsid w:val="00DE14D4"/>
    <w:rsid w:val="00DE16A0"/>
    <w:rsid w:val="00DE1770"/>
    <w:rsid w:val="00DE17A1"/>
    <w:rsid w:val="00DE17D2"/>
    <w:rsid w:val="00DE17F3"/>
    <w:rsid w:val="00DE18AA"/>
    <w:rsid w:val="00DE191B"/>
    <w:rsid w:val="00DE19C6"/>
    <w:rsid w:val="00DE1A49"/>
    <w:rsid w:val="00DE1BC7"/>
    <w:rsid w:val="00DE1CC1"/>
    <w:rsid w:val="00DE1CCE"/>
    <w:rsid w:val="00DE1CE3"/>
    <w:rsid w:val="00DE1D81"/>
    <w:rsid w:val="00DE1E02"/>
    <w:rsid w:val="00DE1E1A"/>
    <w:rsid w:val="00DE1E24"/>
    <w:rsid w:val="00DE1E67"/>
    <w:rsid w:val="00DE1F1B"/>
    <w:rsid w:val="00DE1F3D"/>
    <w:rsid w:val="00DE206B"/>
    <w:rsid w:val="00DE20FA"/>
    <w:rsid w:val="00DE2137"/>
    <w:rsid w:val="00DE214C"/>
    <w:rsid w:val="00DE21D1"/>
    <w:rsid w:val="00DE21F4"/>
    <w:rsid w:val="00DE2282"/>
    <w:rsid w:val="00DE239D"/>
    <w:rsid w:val="00DE23A6"/>
    <w:rsid w:val="00DE23AE"/>
    <w:rsid w:val="00DE2482"/>
    <w:rsid w:val="00DE24B1"/>
    <w:rsid w:val="00DE24D2"/>
    <w:rsid w:val="00DE2527"/>
    <w:rsid w:val="00DE2578"/>
    <w:rsid w:val="00DE25F3"/>
    <w:rsid w:val="00DE26DC"/>
    <w:rsid w:val="00DE2730"/>
    <w:rsid w:val="00DE2731"/>
    <w:rsid w:val="00DE277E"/>
    <w:rsid w:val="00DE27EB"/>
    <w:rsid w:val="00DE294D"/>
    <w:rsid w:val="00DE29DF"/>
    <w:rsid w:val="00DE29EF"/>
    <w:rsid w:val="00DE2B61"/>
    <w:rsid w:val="00DE2BB3"/>
    <w:rsid w:val="00DE2BE0"/>
    <w:rsid w:val="00DE2C0D"/>
    <w:rsid w:val="00DE2C1F"/>
    <w:rsid w:val="00DE2C83"/>
    <w:rsid w:val="00DE2CC6"/>
    <w:rsid w:val="00DE2DA6"/>
    <w:rsid w:val="00DE2DC8"/>
    <w:rsid w:val="00DE2E0A"/>
    <w:rsid w:val="00DE2E69"/>
    <w:rsid w:val="00DE2EF1"/>
    <w:rsid w:val="00DE2F78"/>
    <w:rsid w:val="00DE2FAD"/>
    <w:rsid w:val="00DE3028"/>
    <w:rsid w:val="00DE3059"/>
    <w:rsid w:val="00DE3060"/>
    <w:rsid w:val="00DE30EA"/>
    <w:rsid w:val="00DE310A"/>
    <w:rsid w:val="00DE316A"/>
    <w:rsid w:val="00DE31F0"/>
    <w:rsid w:val="00DE31FF"/>
    <w:rsid w:val="00DE320E"/>
    <w:rsid w:val="00DE3272"/>
    <w:rsid w:val="00DE32E5"/>
    <w:rsid w:val="00DE33B9"/>
    <w:rsid w:val="00DE3429"/>
    <w:rsid w:val="00DE35E8"/>
    <w:rsid w:val="00DE3717"/>
    <w:rsid w:val="00DE3760"/>
    <w:rsid w:val="00DE37A8"/>
    <w:rsid w:val="00DE37C1"/>
    <w:rsid w:val="00DE37F7"/>
    <w:rsid w:val="00DE39D9"/>
    <w:rsid w:val="00DE3A8B"/>
    <w:rsid w:val="00DE3AE0"/>
    <w:rsid w:val="00DE3B4C"/>
    <w:rsid w:val="00DE3CB2"/>
    <w:rsid w:val="00DE3CC5"/>
    <w:rsid w:val="00DE3CEF"/>
    <w:rsid w:val="00DE3D8E"/>
    <w:rsid w:val="00DE3E01"/>
    <w:rsid w:val="00DE3FB9"/>
    <w:rsid w:val="00DE3FDA"/>
    <w:rsid w:val="00DE3FF6"/>
    <w:rsid w:val="00DE4026"/>
    <w:rsid w:val="00DE4092"/>
    <w:rsid w:val="00DE40AB"/>
    <w:rsid w:val="00DE4152"/>
    <w:rsid w:val="00DE4213"/>
    <w:rsid w:val="00DE42C2"/>
    <w:rsid w:val="00DE4316"/>
    <w:rsid w:val="00DE4396"/>
    <w:rsid w:val="00DE43BA"/>
    <w:rsid w:val="00DE4431"/>
    <w:rsid w:val="00DE4437"/>
    <w:rsid w:val="00DE4450"/>
    <w:rsid w:val="00DE448E"/>
    <w:rsid w:val="00DE44E9"/>
    <w:rsid w:val="00DE451F"/>
    <w:rsid w:val="00DE4668"/>
    <w:rsid w:val="00DE46F3"/>
    <w:rsid w:val="00DE474B"/>
    <w:rsid w:val="00DE4804"/>
    <w:rsid w:val="00DE4831"/>
    <w:rsid w:val="00DE48A6"/>
    <w:rsid w:val="00DE4982"/>
    <w:rsid w:val="00DE498A"/>
    <w:rsid w:val="00DE49BF"/>
    <w:rsid w:val="00DE49FA"/>
    <w:rsid w:val="00DE4A27"/>
    <w:rsid w:val="00DE4A32"/>
    <w:rsid w:val="00DE4A51"/>
    <w:rsid w:val="00DE4A83"/>
    <w:rsid w:val="00DE4A9A"/>
    <w:rsid w:val="00DE4AC3"/>
    <w:rsid w:val="00DE4B47"/>
    <w:rsid w:val="00DE4B96"/>
    <w:rsid w:val="00DE4C51"/>
    <w:rsid w:val="00DE4C7B"/>
    <w:rsid w:val="00DE4CE8"/>
    <w:rsid w:val="00DE4D55"/>
    <w:rsid w:val="00DE4F86"/>
    <w:rsid w:val="00DE4FA0"/>
    <w:rsid w:val="00DE511A"/>
    <w:rsid w:val="00DE511C"/>
    <w:rsid w:val="00DE51D9"/>
    <w:rsid w:val="00DE51F6"/>
    <w:rsid w:val="00DE5275"/>
    <w:rsid w:val="00DE5287"/>
    <w:rsid w:val="00DE528D"/>
    <w:rsid w:val="00DE5293"/>
    <w:rsid w:val="00DE5298"/>
    <w:rsid w:val="00DE5340"/>
    <w:rsid w:val="00DE543F"/>
    <w:rsid w:val="00DE54A0"/>
    <w:rsid w:val="00DE54CD"/>
    <w:rsid w:val="00DE5550"/>
    <w:rsid w:val="00DE5556"/>
    <w:rsid w:val="00DE56B4"/>
    <w:rsid w:val="00DE5826"/>
    <w:rsid w:val="00DE5859"/>
    <w:rsid w:val="00DE58A4"/>
    <w:rsid w:val="00DE590C"/>
    <w:rsid w:val="00DE5960"/>
    <w:rsid w:val="00DE5984"/>
    <w:rsid w:val="00DE598C"/>
    <w:rsid w:val="00DE59AE"/>
    <w:rsid w:val="00DE59D1"/>
    <w:rsid w:val="00DE5A8E"/>
    <w:rsid w:val="00DE5AFF"/>
    <w:rsid w:val="00DE5B7E"/>
    <w:rsid w:val="00DE5BBC"/>
    <w:rsid w:val="00DE5C4C"/>
    <w:rsid w:val="00DE5CE4"/>
    <w:rsid w:val="00DE5DC3"/>
    <w:rsid w:val="00DE5DFD"/>
    <w:rsid w:val="00DE5F1B"/>
    <w:rsid w:val="00DE603C"/>
    <w:rsid w:val="00DE6101"/>
    <w:rsid w:val="00DE61C3"/>
    <w:rsid w:val="00DE61F2"/>
    <w:rsid w:val="00DE63CA"/>
    <w:rsid w:val="00DE6421"/>
    <w:rsid w:val="00DE6454"/>
    <w:rsid w:val="00DE6474"/>
    <w:rsid w:val="00DE64D0"/>
    <w:rsid w:val="00DE66E0"/>
    <w:rsid w:val="00DE66FA"/>
    <w:rsid w:val="00DE67D2"/>
    <w:rsid w:val="00DE68AB"/>
    <w:rsid w:val="00DE68AE"/>
    <w:rsid w:val="00DE697A"/>
    <w:rsid w:val="00DE69BB"/>
    <w:rsid w:val="00DE69D5"/>
    <w:rsid w:val="00DE6A04"/>
    <w:rsid w:val="00DE6A7E"/>
    <w:rsid w:val="00DE6B31"/>
    <w:rsid w:val="00DE6B7E"/>
    <w:rsid w:val="00DE6C18"/>
    <w:rsid w:val="00DE6C30"/>
    <w:rsid w:val="00DE6C4C"/>
    <w:rsid w:val="00DE6D7C"/>
    <w:rsid w:val="00DE6F05"/>
    <w:rsid w:val="00DE6F53"/>
    <w:rsid w:val="00DE7020"/>
    <w:rsid w:val="00DE716D"/>
    <w:rsid w:val="00DE7204"/>
    <w:rsid w:val="00DE7252"/>
    <w:rsid w:val="00DE727B"/>
    <w:rsid w:val="00DE72B7"/>
    <w:rsid w:val="00DE7393"/>
    <w:rsid w:val="00DE7396"/>
    <w:rsid w:val="00DE73B0"/>
    <w:rsid w:val="00DE740A"/>
    <w:rsid w:val="00DE74CB"/>
    <w:rsid w:val="00DE74E5"/>
    <w:rsid w:val="00DE75FB"/>
    <w:rsid w:val="00DE7639"/>
    <w:rsid w:val="00DE7687"/>
    <w:rsid w:val="00DE76B5"/>
    <w:rsid w:val="00DE76D8"/>
    <w:rsid w:val="00DE771D"/>
    <w:rsid w:val="00DE779E"/>
    <w:rsid w:val="00DE77B0"/>
    <w:rsid w:val="00DE77F8"/>
    <w:rsid w:val="00DE7802"/>
    <w:rsid w:val="00DE78A9"/>
    <w:rsid w:val="00DE7921"/>
    <w:rsid w:val="00DE7972"/>
    <w:rsid w:val="00DE7A04"/>
    <w:rsid w:val="00DE7AB7"/>
    <w:rsid w:val="00DE7AFA"/>
    <w:rsid w:val="00DE7B04"/>
    <w:rsid w:val="00DE7C2D"/>
    <w:rsid w:val="00DE7D7A"/>
    <w:rsid w:val="00DE7D7B"/>
    <w:rsid w:val="00DE7DBA"/>
    <w:rsid w:val="00DE7DDB"/>
    <w:rsid w:val="00DE7E8B"/>
    <w:rsid w:val="00DE7EA5"/>
    <w:rsid w:val="00DE7EB1"/>
    <w:rsid w:val="00DE7FA5"/>
    <w:rsid w:val="00DE7FA6"/>
    <w:rsid w:val="00DE7FC4"/>
    <w:rsid w:val="00DF0141"/>
    <w:rsid w:val="00DF014C"/>
    <w:rsid w:val="00DF0245"/>
    <w:rsid w:val="00DF0281"/>
    <w:rsid w:val="00DF0302"/>
    <w:rsid w:val="00DF0311"/>
    <w:rsid w:val="00DF0457"/>
    <w:rsid w:val="00DF04B8"/>
    <w:rsid w:val="00DF05A0"/>
    <w:rsid w:val="00DF05E3"/>
    <w:rsid w:val="00DF05E9"/>
    <w:rsid w:val="00DF064E"/>
    <w:rsid w:val="00DF068F"/>
    <w:rsid w:val="00DF06BD"/>
    <w:rsid w:val="00DF06D5"/>
    <w:rsid w:val="00DF0799"/>
    <w:rsid w:val="00DF0826"/>
    <w:rsid w:val="00DF0848"/>
    <w:rsid w:val="00DF0923"/>
    <w:rsid w:val="00DF094C"/>
    <w:rsid w:val="00DF09F2"/>
    <w:rsid w:val="00DF0A47"/>
    <w:rsid w:val="00DF0A4D"/>
    <w:rsid w:val="00DF0A54"/>
    <w:rsid w:val="00DF0AC6"/>
    <w:rsid w:val="00DF0B21"/>
    <w:rsid w:val="00DF0B66"/>
    <w:rsid w:val="00DF0B83"/>
    <w:rsid w:val="00DF0BEA"/>
    <w:rsid w:val="00DF0C71"/>
    <w:rsid w:val="00DF0D02"/>
    <w:rsid w:val="00DF0D68"/>
    <w:rsid w:val="00DF0D94"/>
    <w:rsid w:val="00DF0E01"/>
    <w:rsid w:val="00DF0F22"/>
    <w:rsid w:val="00DF107A"/>
    <w:rsid w:val="00DF1093"/>
    <w:rsid w:val="00DF1094"/>
    <w:rsid w:val="00DF10C3"/>
    <w:rsid w:val="00DF1112"/>
    <w:rsid w:val="00DF113F"/>
    <w:rsid w:val="00DF1154"/>
    <w:rsid w:val="00DF1176"/>
    <w:rsid w:val="00DF1194"/>
    <w:rsid w:val="00DF13F7"/>
    <w:rsid w:val="00DF1415"/>
    <w:rsid w:val="00DF1439"/>
    <w:rsid w:val="00DF14D1"/>
    <w:rsid w:val="00DF15DD"/>
    <w:rsid w:val="00DF15ED"/>
    <w:rsid w:val="00DF16DA"/>
    <w:rsid w:val="00DF1745"/>
    <w:rsid w:val="00DF1747"/>
    <w:rsid w:val="00DF1808"/>
    <w:rsid w:val="00DF189F"/>
    <w:rsid w:val="00DF191C"/>
    <w:rsid w:val="00DF1930"/>
    <w:rsid w:val="00DF1941"/>
    <w:rsid w:val="00DF19F5"/>
    <w:rsid w:val="00DF1A36"/>
    <w:rsid w:val="00DF1AF0"/>
    <w:rsid w:val="00DF1BFB"/>
    <w:rsid w:val="00DF1C77"/>
    <w:rsid w:val="00DF1D84"/>
    <w:rsid w:val="00DF1DC9"/>
    <w:rsid w:val="00DF1E7B"/>
    <w:rsid w:val="00DF1E88"/>
    <w:rsid w:val="00DF1EE6"/>
    <w:rsid w:val="00DF1F31"/>
    <w:rsid w:val="00DF1F97"/>
    <w:rsid w:val="00DF2023"/>
    <w:rsid w:val="00DF2099"/>
    <w:rsid w:val="00DF20A3"/>
    <w:rsid w:val="00DF211C"/>
    <w:rsid w:val="00DF2174"/>
    <w:rsid w:val="00DF2228"/>
    <w:rsid w:val="00DF2256"/>
    <w:rsid w:val="00DF2334"/>
    <w:rsid w:val="00DF2347"/>
    <w:rsid w:val="00DF236D"/>
    <w:rsid w:val="00DF23C4"/>
    <w:rsid w:val="00DF24EA"/>
    <w:rsid w:val="00DF274D"/>
    <w:rsid w:val="00DF27AA"/>
    <w:rsid w:val="00DF2851"/>
    <w:rsid w:val="00DF28D4"/>
    <w:rsid w:val="00DF290E"/>
    <w:rsid w:val="00DF2941"/>
    <w:rsid w:val="00DF29D9"/>
    <w:rsid w:val="00DF2ACF"/>
    <w:rsid w:val="00DF2B13"/>
    <w:rsid w:val="00DF2B95"/>
    <w:rsid w:val="00DF2BA9"/>
    <w:rsid w:val="00DF2BF6"/>
    <w:rsid w:val="00DF2C2D"/>
    <w:rsid w:val="00DF2CB2"/>
    <w:rsid w:val="00DF2CD0"/>
    <w:rsid w:val="00DF2CDA"/>
    <w:rsid w:val="00DF2D7C"/>
    <w:rsid w:val="00DF2E5F"/>
    <w:rsid w:val="00DF3037"/>
    <w:rsid w:val="00DF3077"/>
    <w:rsid w:val="00DF318C"/>
    <w:rsid w:val="00DF31EF"/>
    <w:rsid w:val="00DF3362"/>
    <w:rsid w:val="00DF3382"/>
    <w:rsid w:val="00DF33DC"/>
    <w:rsid w:val="00DF33F6"/>
    <w:rsid w:val="00DF3439"/>
    <w:rsid w:val="00DF3527"/>
    <w:rsid w:val="00DF3739"/>
    <w:rsid w:val="00DF376D"/>
    <w:rsid w:val="00DF3851"/>
    <w:rsid w:val="00DF3903"/>
    <w:rsid w:val="00DF397C"/>
    <w:rsid w:val="00DF3A5F"/>
    <w:rsid w:val="00DF3A86"/>
    <w:rsid w:val="00DF3AF5"/>
    <w:rsid w:val="00DF3B4F"/>
    <w:rsid w:val="00DF3CA9"/>
    <w:rsid w:val="00DF3CD1"/>
    <w:rsid w:val="00DF3D4E"/>
    <w:rsid w:val="00DF3D69"/>
    <w:rsid w:val="00DF3DE7"/>
    <w:rsid w:val="00DF3E07"/>
    <w:rsid w:val="00DF3F2B"/>
    <w:rsid w:val="00DF3F45"/>
    <w:rsid w:val="00DF3FA3"/>
    <w:rsid w:val="00DF4172"/>
    <w:rsid w:val="00DF4189"/>
    <w:rsid w:val="00DF4214"/>
    <w:rsid w:val="00DF4257"/>
    <w:rsid w:val="00DF42F5"/>
    <w:rsid w:val="00DF42FE"/>
    <w:rsid w:val="00DF43C3"/>
    <w:rsid w:val="00DF43C6"/>
    <w:rsid w:val="00DF4414"/>
    <w:rsid w:val="00DF44AF"/>
    <w:rsid w:val="00DF455D"/>
    <w:rsid w:val="00DF4574"/>
    <w:rsid w:val="00DF4666"/>
    <w:rsid w:val="00DF468E"/>
    <w:rsid w:val="00DF46A2"/>
    <w:rsid w:val="00DF46FB"/>
    <w:rsid w:val="00DF471B"/>
    <w:rsid w:val="00DF479F"/>
    <w:rsid w:val="00DF47A9"/>
    <w:rsid w:val="00DF47F0"/>
    <w:rsid w:val="00DF47FB"/>
    <w:rsid w:val="00DF492B"/>
    <w:rsid w:val="00DF49EB"/>
    <w:rsid w:val="00DF4A03"/>
    <w:rsid w:val="00DF4A28"/>
    <w:rsid w:val="00DF4A3D"/>
    <w:rsid w:val="00DF4A8D"/>
    <w:rsid w:val="00DF4AA3"/>
    <w:rsid w:val="00DF4ADB"/>
    <w:rsid w:val="00DF4B31"/>
    <w:rsid w:val="00DF4B6C"/>
    <w:rsid w:val="00DF4DDC"/>
    <w:rsid w:val="00DF4DF6"/>
    <w:rsid w:val="00DF4E7B"/>
    <w:rsid w:val="00DF4ED8"/>
    <w:rsid w:val="00DF4FBA"/>
    <w:rsid w:val="00DF501F"/>
    <w:rsid w:val="00DF5037"/>
    <w:rsid w:val="00DF50A4"/>
    <w:rsid w:val="00DF50C5"/>
    <w:rsid w:val="00DF512E"/>
    <w:rsid w:val="00DF5145"/>
    <w:rsid w:val="00DF5289"/>
    <w:rsid w:val="00DF5374"/>
    <w:rsid w:val="00DF53DD"/>
    <w:rsid w:val="00DF54F7"/>
    <w:rsid w:val="00DF5548"/>
    <w:rsid w:val="00DF55A2"/>
    <w:rsid w:val="00DF560C"/>
    <w:rsid w:val="00DF5617"/>
    <w:rsid w:val="00DF56C4"/>
    <w:rsid w:val="00DF5728"/>
    <w:rsid w:val="00DF579A"/>
    <w:rsid w:val="00DF5824"/>
    <w:rsid w:val="00DF5844"/>
    <w:rsid w:val="00DF5846"/>
    <w:rsid w:val="00DF58D5"/>
    <w:rsid w:val="00DF596C"/>
    <w:rsid w:val="00DF59D3"/>
    <w:rsid w:val="00DF59D4"/>
    <w:rsid w:val="00DF5A72"/>
    <w:rsid w:val="00DF5A9F"/>
    <w:rsid w:val="00DF5B28"/>
    <w:rsid w:val="00DF5BE0"/>
    <w:rsid w:val="00DF5C50"/>
    <w:rsid w:val="00DF5CAC"/>
    <w:rsid w:val="00DF5D0A"/>
    <w:rsid w:val="00DF5D66"/>
    <w:rsid w:val="00DF5D7E"/>
    <w:rsid w:val="00DF5DD5"/>
    <w:rsid w:val="00DF5DF4"/>
    <w:rsid w:val="00DF5EB7"/>
    <w:rsid w:val="00DF5F04"/>
    <w:rsid w:val="00DF5F59"/>
    <w:rsid w:val="00DF5F75"/>
    <w:rsid w:val="00DF5FCE"/>
    <w:rsid w:val="00DF60E4"/>
    <w:rsid w:val="00DF61B3"/>
    <w:rsid w:val="00DF61F5"/>
    <w:rsid w:val="00DF620C"/>
    <w:rsid w:val="00DF6252"/>
    <w:rsid w:val="00DF636E"/>
    <w:rsid w:val="00DF645B"/>
    <w:rsid w:val="00DF650A"/>
    <w:rsid w:val="00DF6510"/>
    <w:rsid w:val="00DF653A"/>
    <w:rsid w:val="00DF6615"/>
    <w:rsid w:val="00DF6619"/>
    <w:rsid w:val="00DF661E"/>
    <w:rsid w:val="00DF66D1"/>
    <w:rsid w:val="00DF6775"/>
    <w:rsid w:val="00DF6776"/>
    <w:rsid w:val="00DF6820"/>
    <w:rsid w:val="00DF6846"/>
    <w:rsid w:val="00DF68DD"/>
    <w:rsid w:val="00DF6989"/>
    <w:rsid w:val="00DF6999"/>
    <w:rsid w:val="00DF69AA"/>
    <w:rsid w:val="00DF69E1"/>
    <w:rsid w:val="00DF6A4F"/>
    <w:rsid w:val="00DF6B2D"/>
    <w:rsid w:val="00DF6B83"/>
    <w:rsid w:val="00DF6CE8"/>
    <w:rsid w:val="00DF6CFB"/>
    <w:rsid w:val="00DF6D5E"/>
    <w:rsid w:val="00DF6DC8"/>
    <w:rsid w:val="00DF6E3E"/>
    <w:rsid w:val="00DF6E9D"/>
    <w:rsid w:val="00DF70DD"/>
    <w:rsid w:val="00DF7156"/>
    <w:rsid w:val="00DF716C"/>
    <w:rsid w:val="00DF71D7"/>
    <w:rsid w:val="00DF720B"/>
    <w:rsid w:val="00DF7278"/>
    <w:rsid w:val="00DF72CB"/>
    <w:rsid w:val="00DF743A"/>
    <w:rsid w:val="00DF743C"/>
    <w:rsid w:val="00DF74D9"/>
    <w:rsid w:val="00DF7576"/>
    <w:rsid w:val="00DF76D1"/>
    <w:rsid w:val="00DF7791"/>
    <w:rsid w:val="00DF7883"/>
    <w:rsid w:val="00DF78AC"/>
    <w:rsid w:val="00DF78F3"/>
    <w:rsid w:val="00DF7958"/>
    <w:rsid w:val="00DF7A8B"/>
    <w:rsid w:val="00DF7B1D"/>
    <w:rsid w:val="00DF7C76"/>
    <w:rsid w:val="00DF7CA3"/>
    <w:rsid w:val="00DF7D0C"/>
    <w:rsid w:val="00DF7E08"/>
    <w:rsid w:val="00DF7E2E"/>
    <w:rsid w:val="00DF7EDD"/>
    <w:rsid w:val="00DF7FB0"/>
    <w:rsid w:val="00E00086"/>
    <w:rsid w:val="00E000A3"/>
    <w:rsid w:val="00E000E7"/>
    <w:rsid w:val="00E00136"/>
    <w:rsid w:val="00E0013A"/>
    <w:rsid w:val="00E001BB"/>
    <w:rsid w:val="00E001DB"/>
    <w:rsid w:val="00E0024F"/>
    <w:rsid w:val="00E00441"/>
    <w:rsid w:val="00E00551"/>
    <w:rsid w:val="00E005E3"/>
    <w:rsid w:val="00E005F4"/>
    <w:rsid w:val="00E006A7"/>
    <w:rsid w:val="00E006E3"/>
    <w:rsid w:val="00E00707"/>
    <w:rsid w:val="00E007AB"/>
    <w:rsid w:val="00E007E0"/>
    <w:rsid w:val="00E00895"/>
    <w:rsid w:val="00E008AD"/>
    <w:rsid w:val="00E00981"/>
    <w:rsid w:val="00E009C7"/>
    <w:rsid w:val="00E00A00"/>
    <w:rsid w:val="00E00A83"/>
    <w:rsid w:val="00E00B55"/>
    <w:rsid w:val="00E00B6B"/>
    <w:rsid w:val="00E00C7D"/>
    <w:rsid w:val="00E00D66"/>
    <w:rsid w:val="00E00F00"/>
    <w:rsid w:val="00E00F0F"/>
    <w:rsid w:val="00E00F2F"/>
    <w:rsid w:val="00E01040"/>
    <w:rsid w:val="00E010B9"/>
    <w:rsid w:val="00E010CD"/>
    <w:rsid w:val="00E01112"/>
    <w:rsid w:val="00E01223"/>
    <w:rsid w:val="00E01304"/>
    <w:rsid w:val="00E01322"/>
    <w:rsid w:val="00E013D7"/>
    <w:rsid w:val="00E013E8"/>
    <w:rsid w:val="00E01513"/>
    <w:rsid w:val="00E015A7"/>
    <w:rsid w:val="00E015C7"/>
    <w:rsid w:val="00E01602"/>
    <w:rsid w:val="00E01617"/>
    <w:rsid w:val="00E01649"/>
    <w:rsid w:val="00E01721"/>
    <w:rsid w:val="00E01731"/>
    <w:rsid w:val="00E01791"/>
    <w:rsid w:val="00E017A0"/>
    <w:rsid w:val="00E017B0"/>
    <w:rsid w:val="00E017BC"/>
    <w:rsid w:val="00E018D7"/>
    <w:rsid w:val="00E018DA"/>
    <w:rsid w:val="00E0195E"/>
    <w:rsid w:val="00E01980"/>
    <w:rsid w:val="00E0199F"/>
    <w:rsid w:val="00E019DA"/>
    <w:rsid w:val="00E01AF0"/>
    <w:rsid w:val="00E01AF3"/>
    <w:rsid w:val="00E01B08"/>
    <w:rsid w:val="00E01B45"/>
    <w:rsid w:val="00E01BF0"/>
    <w:rsid w:val="00E01C56"/>
    <w:rsid w:val="00E01CAE"/>
    <w:rsid w:val="00E01CBC"/>
    <w:rsid w:val="00E01E56"/>
    <w:rsid w:val="00E01E6C"/>
    <w:rsid w:val="00E01EE1"/>
    <w:rsid w:val="00E01F20"/>
    <w:rsid w:val="00E01F84"/>
    <w:rsid w:val="00E01FC6"/>
    <w:rsid w:val="00E01FD4"/>
    <w:rsid w:val="00E01FDE"/>
    <w:rsid w:val="00E0203B"/>
    <w:rsid w:val="00E02045"/>
    <w:rsid w:val="00E020CD"/>
    <w:rsid w:val="00E020F1"/>
    <w:rsid w:val="00E02143"/>
    <w:rsid w:val="00E02193"/>
    <w:rsid w:val="00E021CB"/>
    <w:rsid w:val="00E021F3"/>
    <w:rsid w:val="00E021F6"/>
    <w:rsid w:val="00E02240"/>
    <w:rsid w:val="00E022D2"/>
    <w:rsid w:val="00E02356"/>
    <w:rsid w:val="00E02372"/>
    <w:rsid w:val="00E02376"/>
    <w:rsid w:val="00E0241B"/>
    <w:rsid w:val="00E02454"/>
    <w:rsid w:val="00E024C1"/>
    <w:rsid w:val="00E024D2"/>
    <w:rsid w:val="00E02561"/>
    <w:rsid w:val="00E02592"/>
    <w:rsid w:val="00E02615"/>
    <w:rsid w:val="00E02747"/>
    <w:rsid w:val="00E02753"/>
    <w:rsid w:val="00E027D4"/>
    <w:rsid w:val="00E02891"/>
    <w:rsid w:val="00E0291F"/>
    <w:rsid w:val="00E029A8"/>
    <w:rsid w:val="00E029B9"/>
    <w:rsid w:val="00E029DB"/>
    <w:rsid w:val="00E029E4"/>
    <w:rsid w:val="00E029FE"/>
    <w:rsid w:val="00E02A42"/>
    <w:rsid w:val="00E02A46"/>
    <w:rsid w:val="00E02A47"/>
    <w:rsid w:val="00E02C22"/>
    <w:rsid w:val="00E02C4C"/>
    <w:rsid w:val="00E02CC4"/>
    <w:rsid w:val="00E02D21"/>
    <w:rsid w:val="00E02DB0"/>
    <w:rsid w:val="00E02DFC"/>
    <w:rsid w:val="00E02E6D"/>
    <w:rsid w:val="00E02EFD"/>
    <w:rsid w:val="00E02F33"/>
    <w:rsid w:val="00E03063"/>
    <w:rsid w:val="00E030BA"/>
    <w:rsid w:val="00E030BD"/>
    <w:rsid w:val="00E03176"/>
    <w:rsid w:val="00E03257"/>
    <w:rsid w:val="00E032AC"/>
    <w:rsid w:val="00E03330"/>
    <w:rsid w:val="00E0338C"/>
    <w:rsid w:val="00E033E5"/>
    <w:rsid w:val="00E03406"/>
    <w:rsid w:val="00E03468"/>
    <w:rsid w:val="00E034C0"/>
    <w:rsid w:val="00E0356B"/>
    <w:rsid w:val="00E03613"/>
    <w:rsid w:val="00E036AA"/>
    <w:rsid w:val="00E036B2"/>
    <w:rsid w:val="00E036E9"/>
    <w:rsid w:val="00E03719"/>
    <w:rsid w:val="00E03726"/>
    <w:rsid w:val="00E03813"/>
    <w:rsid w:val="00E03846"/>
    <w:rsid w:val="00E03851"/>
    <w:rsid w:val="00E03857"/>
    <w:rsid w:val="00E03867"/>
    <w:rsid w:val="00E038F9"/>
    <w:rsid w:val="00E03948"/>
    <w:rsid w:val="00E03968"/>
    <w:rsid w:val="00E03B30"/>
    <w:rsid w:val="00E03B5A"/>
    <w:rsid w:val="00E03B5E"/>
    <w:rsid w:val="00E03C13"/>
    <w:rsid w:val="00E03C2F"/>
    <w:rsid w:val="00E03D96"/>
    <w:rsid w:val="00E03DC4"/>
    <w:rsid w:val="00E03E3B"/>
    <w:rsid w:val="00E03E48"/>
    <w:rsid w:val="00E03F22"/>
    <w:rsid w:val="00E04036"/>
    <w:rsid w:val="00E04178"/>
    <w:rsid w:val="00E041B8"/>
    <w:rsid w:val="00E041D7"/>
    <w:rsid w:val="00E04216"/>
    <w:rsid w:val="00E04229"/>
    <w:rsid w:val="00E0429F"/>
    <w:rsid w:val="00E042E0"/>
    <w:rsid w:val="00E04360"/>
    <w:rsid w:val="00E0439E"/>
    <w:rsid w:val="00E0440B"/>
    <w:rsid w:val="00E044F8"/>
    <w:rsid w:val="00E04534"/>
    <w:rsid w:val="00E045C5"/>
    <w:rsid w:val="00E045FF"/>
    <w:rsid w:val="00E046CF"/>
    <w:rsid w:val="00E04704"/>
    <w:rsid w:val="00E048AF"/>
    <w:rsid w:val="00E048F2"/>
    <w:rsid w:val="00E049FF"/>
    <w:rsid w:val="00E04B0B"/>
    <w:rsid w:val="00E04B23"/>
    <w:rsid w:val="00E04BFA"/>
    <w:rsid w:val="00E04C90"/>
    <w:rsid w:val="00E04CD0"/>
    <w:rsid w:val="00E04D16"/>
    <w:rsid w:val="00E04D30"/>
    <w:rsid w:val="00E04D71"/>
    <w:rsid w:val="00E04D95"/>
    <w:rsid w:val="00E04DDA"/>
    <w:rsid w:val="00E04DE3"/>
    <w:rsid w:val="00E04EFE"/>
    <w:rsid w:val="00E0501E"/>
    <w:rsid w:val="00E05082"/>
    <w:rsid w:val="00E05097"/>
    <w:rsid w:val="00E050CD"/>
    <w:rsid w:val="00E05104"/>
    <w:rsid w:val="00E05107"/>
    <w:rsid w:val="00E0516D"/>
    <w:rsid w:val="00E05187"/>
    <w:rsid w:val="00E05196"/>
    <w:rsid w:val="00E051BC"/>
    <w:rsid w:val="00E052BF"/>
    <w:rsid w:val="00E052D7"/>
    <w:rsid w:val="00E0536C"/>
    <w:rsid w:val="00E0536E"/>
    <w:rsid w:val="00E05386"/>
    <w:rsid w:val="00E0538B"/>
    <w:rsid w:val="00E053E3"/>
    <w:rsid w:val="00E05593"/>
    <w:rsid w:val="00E055BD"/>
    <w:rsid w:val="00E0564A"/>
    <w:rsid w:val="00E05791"/>
    <w:rsid w:val="00E057D9"/>
    <w:rsid w:val="00E057DE"/>
    <w:rsid w:val="00E0583B"/>
    <w:rsid w:val="00E05A31"/>
    <w:rsid w:val="00E05A89"/>
    <w:rsid w:val="00E05BCD"/>
    <w:rsid w:val="00E05C5A"/>
    <w:rsid w:val="00E05CB0"/>
    <w:rsid w:val="00E05CB9"/>
    <w:rsid w:val="00E05D38"/>
    <w:rsid w:val="00E05DC9"/>
    <w:rsid w:val="00E05DF4"/>
    <w:rsid w:val="00E05E6E"/>
    <w:rsid w:val="00E05E93"/>
    <w:rsid w:val="00E05ECC"/>
    <w:rsid w:val="00E05ECE"/>
    <w:rsid w:val="00E05F1D"/>
    <w:rsid w:val="00E0614E"/>
    <w:rsid w:val="00E06191"/>
    <w:rsid w:val="00E06239"/>
    <w:rsid w:val="00E062C0"/>
    <w:rsid w:val="00E06383"/>
    <w:rsid w:val="00E06430"/>
    <w:rsid w:val="00E064DD"/>
    <w:rsid w:val="00E0657D"/>
    <w:rsid w:val="00E065A9"/>
    <w:rsid w:val="00E065E4"/>
    <w:rsid w:val="00E0669B"/>
    <w:rsid w:val="00E066B6"/>
    <w:rsid w:val="00E066C9"/>
    <w:rsid w:val="00E066FB"/>
    <w:rsid w:val="00E06748"/>
    <w:rsid w:val="00E06795"/>
    <w:rsid w:val="00E067FC"/>
    <w:rsid w:val="00E06812"/>
    <w:rsid w:val="00E06831"/>
    <w:rsid w:val="00E068D4"/>
    <w:rsid w:val="00E0695A"/>
    <w:rsid w:val="00E0698B"/>
    <w:rsid w:val="00E06A21"/>
    <w:rsid w:val="00E06A38"/>
    <w:rsid w:val="00E06A55"/>
    <w:rsid w:val="00E06A7B"/>
    <w:rsid w:val="00E06B67"/>
    <w:rsid w:val="00E06CC1"/>
    <w:rsid w:val="00E06CEF"/>
    <w:rsid w:val="00E06CFA"/>
    <w:rsid w:val="00E06DA0"/>
    <w:rsid w:val="00E06DA8"/>
    <w:rsid w:val="00E06DAF"/>
    <w:rsid w:val="00E06EAD"/>
    <w:rsid w:val="00E06F4E"/>
    <w:rsid w:val="00E06F67"/>
    <w:rsid w:val="00E0701B"/>
    <w:rsid w:val="00E07030"/>
    <w:rsid w:val="00E07168"/>
    <w:rsid w:val="00E071D1"/>
    <w:rsid w:val="00E07228"/>
    <w:rsid w:val="00E0722D"/>
    <w:rsid w:val="00E07283"/>
    <w:rsid w:val="00E072D5"/>
    <w:rsid w:val="00E0730A"/>
    <w:rsid w:val="00E0730B"/>
    <w:rsid w:val="00E07367"/>
    <w:rsid w:val="00E073C6"/>
    <w:rsid w:val="00E07403"/>
    <w:rsid w:val="00E07458"/>
    <w:rsid w:val="00E07470"/>
    <w:rsid w:val="00E07549"/>
    <w:rsid w:val="00E07570"/>
    <w:rsid w:val="00E07585"/>
    <w:rsid w:val="00E075E9"/>
    <w:rsid w:val="00E07670"/>
    <w:rsid w:val="00E076C0"/>
    <w:rsid w:val="00E07711"/>
    <w:rsid w:val="00E0771B"/>
    <w:rsid w:val="00E077AD"/>
    <w:rsid w:val="00E0780B"/>
    <w:rsid w:val="00E07815"/>
    <w:rsid w:val="00E0782C"/>
    <w:rsid w:val="00E07840"/>
    <w:rsid w:val="00E0789E"/>
    <w:rsid w:val="00E0790C"/>
    <w:rsid w:val="00E07B26"/>
    <w:rsid w:val="00E07B4C"/>
    <w:rsid w:val="00E07BD7"/>
    <w:rsid w:val="00E07CDF"/>
    <w:rsid w:val="00E07DA7"/>
    <w:rsid w:val="00E07DFA"/>
    <w:rsid w:val="00E07E3A"/>
    <w:rsid w:val="00E07EEB"/>
    <w:rsid w:val="00E07EED"/>
    <w:rsid w:val="00E07F14"/>
    <w:rsid w:val="00E07FC2"/>
    <w:rsid w:val="00E10108"/>
    <w:rsid w:val="00E10193"/>
    <w:rsid w:val="00E10196"/>
    <w:rsid w:val="00E101A0"/>
    <w:rsid w:val="00E101FE"/>
    <w:rsid w:val="00E10209"/>
    <w:rsid w:val="00E10250"/>
    <w:rsid w:val="00E10267"/>
    <w:rsid w:val="00E102F6"/>
    <w:rsid w:val="00E10333"/>
    <w:rsid w:val="00E1050C"/>
    <w:rsid w:val="00E1054C"/>
    <w:rsid w:val="00E10578"/>
    <w:rsid w:val="00E1061D"/>
    <w:rsid w:val="00E106A7"/>
    <w:rsid w:val="00E106B6"/>
    <w:rsid w:val="00E10747"/>
    <w:rsid w:val="00E107C1"/>
    <w:rsid w:val="00E107C7"/>
    <w:rsid w:val="00E10843"/>
    <w:rsid w:val="00E108DA"/>
    <w:rsid w:val="00E1091F"/>
    <w:rsid w:val="00E10950"/>
    <w:rsid w:val="00E10A4E"/>
    <w:rsid w:val="00E10B46"/>
    <w:rsid w:val="00E10B5D"/>
    <w:rsid w:val="00E10BC5"/>
    <w:rsid w:val="00E10CF3"/>
    <w:rsid w:val="00E10E2E"/>
    <w:rsid w:val="00E10E91"/>
    <w:rsid w:val="00E10EEF"/>
    <w:rsid w:val="00E10F25"/>
    <w:rsid w:val="00E10F44"/>
    <w:rsid w:val="00E10F48"/>
    <w:rsid w:val="00E10F4C"/>
    <w:rsid w:val="00E11098"/>
    <w:rsid w:val="00E110CC"/>
    <w:rsid w:val="00E11134"/>
    <w:rsid w:val="00E111A9"/>
    <w:rsid w:val="00E11201"/>
    <w:rsid w:val="00E11235"/>
    <w:rsid w:val="00E1138F"/>
    <w:rsid w:val="00E114FB"/>
    <w:rsid w:val="00E11527"/>
    <w:rsid w:val="00E1152D"/>
    <w:rsid w:val="00E11534"/>
    <w:rsid w:val="00E116B3"/>
    <w:rsid w:val="00E1176F"/>
    <w:rsid w:val="00E117AE"/>
    <w:rsid w:val="00E117BE"/>
    <w:rsid w:val="00E1193E"/>
    <w:rsid w:val="00E11A1B"/>
    <w:rsid w:val="00E11A33"/>
    <w:rsid w:val="00E11B69"/>
    <w:rsid w:val="00E11C1E"/>
    <w:rsid w:val="00E11C38"/>
    <w:rsid w:val="00E11C43"/>
    <w:rsid w:val="00E11C65"/>
    <w:rsid w:val="00E11CC2"/>
    <w:rsid w:val="00E11D56"/>
    <w:rsid w:val="00E11D6E"/>
    <w:rsid w:val="00E11D80"/>
    <w:rsid w:val="00E11E35"/>
    <w:rsid w:val="00E11E62"/>
    <w:rsid w:val="00E11E7C"/>
    <w:rsid w:val="00E11EC0"/>
    <w:rsid w:val="00E11FC6"/>
    <w:rsid w:val="00E12021"/>
    <w:rsid w:val="00E12026"/>
    <w:rsid w:val="00E12080"/>
    <w:rsid w:val="00E1215A"/>
    <w:rsid w:val="00E1222E"/>
    <w:rsid w:val="00E122BE"/>
    <w:rsid w:val="00E122CB"/>
    <w:rsid w:val="00E1237A"/>
    <w:rsid w:val="00E123D0"/>
    <w:rsid w:val="00E123E3"/>
    <w:rsid w:val="00E12463"/>
    <w:rsid w:val="00E124B2"/>
    <w:rsid w:val="00E12537"/>
    <w:rsid w:val="00E12618"/>
    <w:rsid w:val="00E1267F"/>
    <w:rsid w:val="00E126E6"/>
    <w:rsid w:val="00E12707"/>
    <w:rsid w:val="00E127E3"/>
    <w:rsid w:val="00E12850"/>
    <w:rsid w:val="00E1288B"/>
    <w:rsid w:val="00E12893"/>
    <w:rsid w:val="00E1296A"/>
    <w:rsid w:val="00E1296F"/>
    <w:rsid w:val="00E129C7"/>
    <w:rsid w:val="00E129EB"/>
    <w:rsid w:val="00E12A2F"/>
    <w:rsid w:val="00E12A72"/>
    <w:rsid w:val="00E12B3E"/>
    <w:rsid w:val="00E12B5F"/>
    <w:rsid w:val="00E12C30"/>
    <w:rsid w:val="00E12CB5"/>
    <w:rsid w:val="00E12CBE"/>
    <w:rsid w:val="00E12CC4"/>
    <w:rsid w:val="00E12CCB"/>
    <w:rsid w:val="00E12D75"/>
    <w:rsid w:val="00E12DA2"/>
    <w:rsid w:val="00E12F56"/>
    <w:rsid w:val="00E12F6B"/>
    <w:rsid w:val="00E12FE1"/>
    <w:rsid w:val="00E13026"/>
    <w:rsid w:val="00E1302F"/>
    <w:rsid w:val="00E130D9"/>
    <w:rsid w:val="00E130E9"/>
    <w:rsid w:val="00E1311B"/>
    <w:rsid w:val="00E13150"/>
    <w:rsid w:val="00E1315E"/>
    <w:rsid w:val="00E131E9"/>
    <w:rsid w:val="00E13218"/>
    <w:rsid w:val="00E1322D"/>
    <w:rsid w:val="00E13299"/>
    <w:rsid w:val="00E132BB"/>
    <w:rsid w:val="00E132E2"/>
    <w:rsid w:val="00E13319"/>
    <w:rsid w:val="00E13407"/>
    <w:rsid w:val="00E1346A"/>
    <w:rsid w:val="00E134A4"/>
    <w:rsid w:val="00E134AD"/>
    <w:rsid w:val="00E13533"/>
    <w:rsid w:val="00E135E7"/>
    <w:rsid w:val="00E1369C"/>
    <w:rsid w:val="00E136BF"/>
    <w:rsid w:val="00E13745"/>
    <w:rsid w:val="00E137AC"/>
    <w:rsid w:val="00E137CA"/>
    <w:rsid w:val="00E137D4"/>
    <w:rsid w:val="00E138C4"/>
    <w:rsid w:val="00E138E8"/>
    <w:rsid w:val="00E13941"/>
    <w:rsid w:val="00E13A47"/>
    <w:rsid w:val="00E13A7F"/>
    <w:rsid w:val="00E13ACF"/>
    <w:rsid w:val="00E13BE8"/>
    <w:rsid w:val="00E13C5E"/>
    <w:rsid w:val="00E13C95"/>
    <w:rsid w:val="00E13D0B"/>
    <w:rsid w:val="00E13D54"/>
    <w:rsid w:val="00E13D6E"/>
    <w:rsid w:val="00E13D93"/>
    <w:rsid w:val="00E13DF3"/>
    <w:rsid w:val="00E13E8E"/>
    <w:rsid w:val="00E13FED"/>
    <w:rsid w:val="00E1421D"/>
    <w:rsid w:val="00E1424E"/>
    <w:rsid w:val="00E1426C"/>
    <w:rsid w:val="00E1427E"/>
    <w:rsid w:val="00E142F8"/>
    <w:rsid w:val="00E1433E"/>
    <w:rsid w:val="00E143AD"/>
    <w:rsid w:val="00E14460"/>
    <w:rsid w:val="00E14475"/>
    <w:rsid w:val="00E14479"/>
    <w:rsid w:val="00E144F9"/>
    <w:rsid w:val="00E145EB"/>
    <w:rsid w:val="00E145F1"/>
    <w:rsid w:val="00E1462F"/>
    <w:rsid w:val="00E14761"/>
    <w:rsid w:val="00E147BD"/>
    <w:rsid w:val="00E147CC"/>
    <w:rsid w:val="00E1481E"/>
    <w:rsid w:val="00E1482A"/>
    <w:rsid w:val="00E1482C"/>
    <w:rsid w:val="00E1487C"/>
    <w:rsid w:val="00E148A6"/>
    <w:rsid w:val="00E1492E"/>
    <w:rsid w:val="00E1496D"/>
    <w:rsid w:val="00E1496E"/>
    <w:rsid w:val="00E149DE"/>
    <w:rsid w:val="00E14ABF"/>
    <w:rsid w:val="00E14AED"/>
    <w:rsid w:val="00E14BF3"/>
    <w:rsid w:val="00E14C25"/>
    <w:rsid w:val="00E14D1F"/>
    <w:rsid w:val="00E14D99"/>
    <w:rsid w:val="00E14DA0"/>
    <w:rsid w:val="00E14DDA"/>
    <w:rsid w:val="00E14EC3"/>
    <w:rsid w:val="00E14F83"/>
    <w:rsid w:val="00E14F91"/>
    <w:rsid w:val="00E14FC2"/>
    <w:rsid w:val="00E15081"/>
    <w:rsid w:val="00E150A0"/>
    <w:rsid w:val="00E151B3"/>
    <w:rsid w:val="00E151D7"/>
    <w:rsid w:val="00E15220"/>
    <w:rsid w:val="00E15291"/>
    <w:rsid w:val="00E1535C"/>
    <w:rsid w:val="00E154D6"/>
    <w:rsid w:val="00E154DF"/>
    <w:rsid w:val="00E15511"/>
    <w:rsid w:val="00E15636"/>
    <w:rsid w:val="00E15637"/>
    <w:rsid w:val="00E15882"/>
    <w:rsid w:val="00E15940"/>
    <w:rsid w:val="00E15B07"/>
    <w:rsid w:val="00E15B0D"/>
    <w:rsid w:val="00E15B30"/>
    <w:rsid w:val="00E15C36"/>
    <w:rsid w:val="00E15CC8"/>
    <w:rsid w:val="00E15D43"/>
    <w:rsid w:val="00E15DAE"/>
    <w:rsid w:val="00E15DB1"/>
    <w:rsid w:val="00E15DD9"/>
    <w:rsid w:val="00E15DFD"/>
    <w:rsid w:val="00E15E01"/>
    <w:rsid w:val="00E15E34"/>
    <w:rsid w:val="00E15E9C"/>
    <w:rsid w:val="00E15EED"/>
    <w:rsid w:val="00E15F8C"/>
    <w:rsid w:val="00E16012"/>
    <w:rsid w:val="00E16015"/>
    <w:rsid w:val="00E16073"/>
    <w:rsid w:val="00E160A6"/>
    <w:rsid w:val="00E16169"/>
    <w:rsid w:val="00E16242"/>
    <w:rsid w:val="00E16268"/>
    <w:rsid w:val="00E162E9"/>
    <w:rsid w:val="00E1634C"/>
    <w:rsid w:val="00E16380"/>
    <w:rsid w:val="00E1649F"/>
    <w:rsid w:val="00E164A7"/>
    <w:rsid w:val="00E164E8"/>
    <w:rsid w:val="00E164F8"/>
    <w:rsid w:val="00E1650F"/>
    <w:rsid w:val="00E1658D"/>
    <w:rsid w:val="00E16641"/>
    <w:rsid w:val="00E166A0"/>
    <w:rsid w:val="00E166A1"/>
    <w:rsid w:val="00E166C1"/>
    <w:rsid w:val="00E166DB"/>
    <w:rsid w:val="00E16718"/>
    <w:rsid w:val="00E16722"/>
    <w:rsid w:val="00E16729"/>
    <w:rsid w:val="00E16732"/>
    <w:rsid w:val="00E1678D"/>
    <w:rsid w:val="00E16795"/>
    <w:rsid w:val="00E16816"/>
    <w:rsid w:val="00E16849"/>
    <w:rsid w:val="00E16985"/>
    <w:rsid w:val="00E16988"/>
    <w:rsid w:val="00E169C3"/>
    <w:rsid w:val="00E16C83"/>
    <w:rsid w:val="00E16CD9"/>
    <w:rsid w:val="00E16DC3"/>
    <w:rsid w:val="00E16E38"/>
    <w:rsid w:val="00E16E58"/>
    <w:rsid w:val="00E16EDE"/>
    <w:rsid w:val="00E16EE5"/>
    <w:rsid w:val="00E16F42"/>
    <w:rsid w:val="00E16F97"/>
    <w:rsid w:val="00E16F9C"/>
    <w:rsid w:val="00E1702B"/>
    <w:rsid w:val="00E170D6"/>
    <w:rsid w:val="00E171F0"/>
    <w:rsid w:val="00E172DC"/>
    <w:rsid w:val="00E17462"/>
    <w:rsid w:val="00E17487"/>
    <w:rsid w:val="00E17494"/>
    <w:rsid w:val="00E17512"/>
    <w:rsid w:val="00E17549"/>
    <w:rsid w:val="00E175B8"/>
    <w:rsid w:val="00E175D7"/>
    <w:rsid w:val="00E1785F"/>
    <w:rsid w:val="00E178BF"/>
    <w:rsid w:val="00E17911"/>
    <w:rsid w:val="00E17937"/>
    <w:rsid w:val="00E1798A"/>
    <w:rsid w:val="00E17A19"/>
    <w:rsid w:val="00E17A2C"/>
    <w:rsid w:val="00E17A9A"/>
    <w:rsid w:val="00E17A9E"/>
    <w:rsid w:val="00E17B9D"/>
    <w:rsid w:val="00E17BF3"/>
    <w:rsid w:val="00E17D37"/>
    <w:rsid w:val="00E17D8C"/>
    <w:rsid w:val="00E17D91"/>
    <w:rsid w:val="00E17DC1"/>
    <w:rsid w:val="00E17F02"/>
    <w:rsid w:val="00E17F14"/>
    <w:rsid w:val="00E17FC1"/>
    <w:rsid w:val="00E17FD7"/>
    <w:rsid w:val="00E20051"/>
    <w:rsid w:val="00E200E3"/>
    <w:rsid w:val="00E2013C"/>
    <w:rsid w:val="00E20182"/>
    <w:rsid w:val="00E201CF"/>
    <w:rsid w:val="00E201EC"/>
    <w:rsid w:val="00E202FA"/>
    <w:rsid w:val="00E203F1"/>
    <w:rsid w:val="00E204A2"/>
    <w:rsid w:val="00E20546"/>
    <w:rsid w:val="00E2054D"/>
    <w:rsid w:val="00E20643"/>
    <w:rsid w:val="00E206AB"/>
    <w:rsid w:val="00E206B2"/>
    <w:rsid w:val="00E206F2"/>
    <w:rsid w:val="00E2073B"/>
    <w:rsid w:val="00E20744"/>
    <w:rsid w:val="00E20833"/>
    <w:rsid w:val="00E20899"/>
    <w:rsid w:val="00E20929"/>
    <w:rsid w:val="00E2094A"/>
    <w:rsid w:val="00E2098E"/>
    <w:rsid w:val="00E209F7"/>
    <w:rsid w:val="00E20A45"/>
    <w:rsid w:val="00E20BB0"/>
    <w:rsid w:val="00E20BFF"/>
    <w:rsid w:val="00E20CCC"/>
    <w:rsid w:val="00E20D17"/>
    <w:rsid w:val="00E20D22"/>
    <w:rsid w:val="00E20D45"/>
    <w:rsid w:val="00E20D5D"/>
    <w:rsid w:val="00E20D7D"/>
    <w:rsid w:val="00E20E09"/>
    <w:rsid w:val="00E20E0C"/>
    <w:rsid w:val="00E20E1E"/>
    <w:rsid w:val="00E20E39"/>
    <w:rsid w:val="00E20F30"/>
    <w:rsid w:val="00E20F6E"/>
    <w:rsid w:val="00E21169"/>
    <w:rsid w:val="00E21228"/>
    <w:rsid w:val="00E212D4"/>
    <w:rsid w:val="00E21304"/>
    <w:rsid w:val="00E2134B"/>
    <w:rsid w:val="00E213DA"/>
    <w:rsid w:val="00E21440"/>
    <w:rsid w:val="00E21451"/>
    <w:rsid w:val="00E2148F"/>
    <w:rsid w:val="00E21524"/>
    <w:rsid w:val="00E2152B"/>
    <w:rsid w:val="00E21555"/>
    <w:rsid w:val="00E215E3"/>
    <w:rsid w:val="00E215F1"/>
    <w:rsid w:val="00E21606"/>
    <w:rsid w:val="00E21608"/>
    <w:rsid w:val="00E21675"/>
    <w:rsid w:val="00E216C4"/>
    <w:rsid w:val="00E21721"/>
    <w:rsid w:val="00E2188A"/>
    <w:rsid w:val="00E2192B"/>
    <w:rsid w:val="00E2198A"/>
    <w:rsid w:val="00E21A39"/>
    <w:rsid w:val="00E21A3D"/>
    <w:rsid w:val="00E21C13"/>
    <w:rsid w:val="00E21C5C"/>
    <w:rsid w:val="00E21CC7"/>
    <w:rsid w:val="00E21D99"/>
    <w:rsid w:val="00E21E03"/>
    <w:rsid w:val="00E21E0D"/>
    <w:rsid w:val="00E21E89"/>
    <w:rsid w:val="00E21FE6"/>
    <w:rsid w:val="00E22088"/>
    <w:rsid w:val="00E22100"/>
    <w:rsid w:val="00E22222"/>
    <w:rsid w:val="00E2226B"/>
    <w:rsid w:val="00E222E8"/>
    <w:rsid w:val="00E223DE"/>
    <w:rsid w:val="00E2242E"/>
    <w:rsid w:val="00E224B6"/>
    <w:rsid w:val="00E22604"/>
    <w:rsid w:val="00E2264F"/>
    <w:rsid w:val="00E22678"/>
    <w:rsid w:val="00E22691"/>
    <w:rsid w:val="00E227BF"/>
    <w:rsid w:val="00E227D7"/>
    <w:rsid w:val="00E227E5"/>
    <w:rsid w:val="00E2289A"/>
    <w:rsid w:val="00E228B2"/>
    <w:rsid w:val="00E228D5"/>
    <w:rsid w:val="00E229F3"/>
    <w:rsid w:val="00E22A1B"/>
    <w:rsid w:val="00E22A3B"/>
    <w:rsid w:val="00E22A72"/>
    <w:rsid w:val="00E22B75"/>
    <w:rsid w:val="00E22D23"/>
    <w:rsid w:val="00E22D35"/>
    <w:rsid w:val="00E22E36"/>
    <w:rsid w:val="00E22E90"/>
    <w:rsid w:val="00E22EA4"/>
    <w:rsid w:val="00E22F49"/>
    <w:rsid w:val="00E22F5B"/>
    <w:rsid w:val="00E22FB0"/>
    <w:rsid w:val="00E2302F"/>
    <w:rsid w:val="00E23131"/>
    <w:rsid w:val="00E23136"/>
    <w:rsid w:val="00E23168"/>
    <w:rsid w:val="00E232A3"/>
    <w:rsid w:val="00E23304"/>
    <w:rsid w:val="00E23469"/>
    <w:rsid w:val="00E234F8"/>
    <w:rsid w:val="00E23519"/>
    <w:rsid w:val="00E23528"/>
    <w:rsid w:val="00E23592"/>
    <w:rsid w:val="00E236E2"/>
    <w:rsid w:val="00E2370C"/>
    <w:rsid w:val="00E237CE"/>
    <w:rsid w:val="00E238A1"/>
    <w:rsid w:val="00E238B6"/>
    <w:rsid w:val="00E23925"/>
    <w:rsid w:val="00E2395F"/>
    <w:rsid w:val="00E2396A"/>
    <w:rsid w:val="00E23993"/>
    <w:rsid w:val="00E239AA"/>
    <w:rsid w:val="00E239D2"/>
    <w:rsid w:val="00E23A77"/>
    <w:rsid w:val="00E23B68"/>
    <w:rsid w:val="00E23B9C"/>
    <w:rsid w:val="00E23BAD"/>
    <w:rsid w:val="00E23C29"/>
    <w:rsid w:val="00E23CF3"/>
    <w:rsid w:val="00E23D02"/>
    <w:rsid w:val="00E23D1D"/>
    <w:rsid w:val="00E23E8C"/>
    <w:rsid w:val="00E23E9C"/>
    <w:rsid w:val="00E23EB7"/>
    <w:rsid w:val="00E23ED1"/>
    <w:rsid w:val="00E23EEA"/>
    <w:rsid w:val="00E23EEE"/>
    <w:rsid w:val="00E24337"/>
    <w:rsid w:val="00E24350"/>
    <w:rsid w:val="00E2439F"/>
    <w:rsid w:val="00E243C1"/>
    <w:rsid w:val="00E243CB"/>
    <w:rsid w:val="00E243FE"/>
    <w:rsid w:val="00E24487"/>
    <w:rsid w:val="00E246C1"/>
    <w:rsid w:val="00E246DE"/>
    <w:rsid w:val="00E2475A"/>
    <w:rsid w:val="00E247A5"/>
    <w:rsid w:val="00E247D7"/>
    <w:rsid w:val="00E248B9"/>
    <w:rsid w:val="00E248DD"/>
    <w:rsid w:val="00E248DF"/>
    <w:rsid w:val="00E248ED"/>
    <w:rsid w:val="00E24910"/>
    <w:rsid w:val="00E2491A"/>
    <w:rsid w:val="00E249AB"/>
    <w:rsid w:val="00E24A1A"/>
    <w:rsid w:val="00E24AF9"/>
    <w:rsid w:val="00E24B27"/>
    <w:rsid w:val="00E24D02"/>
    <w:rsid w:val="00E24DA0"/>
    <w:rsid w:val="00E24E6E"/>
    <w:rsid w:val="00E24ECD"/>
    <w:rsid w:val="00E24F1D"/>
    <w:rsid w:val="00E24FA5"/>
    <w:rsid w:val="00E25009"/>
    <w:rsid w:val="00E25084"/>
    <w:rsid w:val="00E25085"/>
    <w:rsid w:val="00E250B8"/>
    <w:rsid w:val="00E2512C"/>
    <w:rsid w:val="00E2512D"/>
    <w:rsid w:val="00E251E4"/>
    <w:rsid w:val="00E25223"/>
    <w:rsid w:val="00E2529F"/>
    <w:rsid w:val="00E25341"/>
    <w:rsid w:val="00E25411"/>
    <w:rsid w:val="00E254A4"/>
    <w:rsid w:val="00E254B5"/>
    <w:rsid w:val="00E25542"/>
    <w:rsid w:val="00E255CD"/>
    <w:rsid w:val="00E2562C"/>
    <w:rsid w:val="00E2576D"/>
    <w:rsid w:val="00E257CC"/>
    <w:rsid w:val="00E2580A"/>
    <w:rsid w:val="00E2586F"/>
    <w:rsid w:val="00E258BE"/>
    <w:rsid w:val="00E259D7"/>
    <w:rsid w:val="00E25A35"/>
    <w:rsid w:val="00E25A98"/>
    <w:rsid w:val="00E25ADB"/>
    <w:rsid w:val="00E25C55"/>
    <w:rsid w:val="00E25D69"/>
    <w:rsid w:val="00E25DC5"/>
    <w:rsid w:val="00E25DFA"/>
    <w:rsid w:val="00E25F2E"/>
    <w:rsid w:val="00E25F92"/>
    <w:rsid w:val="00E26055"/>
    <w:rsid w:val="00E26148"/>
    <w:rsid w:val="00E26286"/>
    <w:rsid w:val="00E2628A"/>
    <w:rsid w:val="00E262E9"/>
    <w:rsid w:val="00E262F7"/>
    <w:rsid w:val="00E2635C"/>
    <w:rsid w:val="00E2637A"/>
    <w:rsid w:val="00E26380"/>
    <w:rsid w:val="00E263E8"/>
    <w:rsid w:val="00E26421"/>
    <w:rsid w:val="00E264B0"/>
    <w:rsid w:val="00E264E9"/>
    <w:rsid w:val="00E26502"/>
    <w:rsid w:val="00E265CB"/>
    <w:rsid w:val="00E26659"/>
    <w:rsid w:val="00E2666A"/>
    <w:rsid w:val="00E26676"/>
    <w:rsid w:val="00E26687"/>
    <w:rsid w:val="00E26748"/>
    <w:rsid w:val="00E267A5"/>
    <w:rsid w:val="00E2686B"/>
    <w:rsid w:val="00E26880"/>
    <w:rsid w:val="00E268B5"/>
    <w:rsid w:val="00E26977"/>
    <w:rsid w:val="00E269C9"/>
    <w:rsid w:val="00E26A5D"/>
    <w:rsid w:val="00E26A81"/>
    <w:rsid w:val="00E26ABE"/>
    <w:rsid w:val="00E26AF5"/>
    <w:rsid w:val="00E26B4B"/>
    <w:rsid w:val="00E26BE8"/>
    <w:rsid w:val="00E26E19"/>
    <w:rsid w:val="00E26E6E"/>
    <w:rsid w:val="00E26EF0"/>
    <w:rsid w:val="00E26FA0"/>
    <w:rsid w:val="00E2714A"/>
    <w:rsid w:val="00E27214"/>
    <w:rsid w:val="00E27219"/>
    <w:rsid w:val="00E2723B"/>
    <w:rsid w:val="00E27253"/>
    <w:rsid w:val="00E2725B"/>
    <w:rsid w:val="00E27296"/>
    <w:rsid w:val="00E272EF"/>
    <w:rsid w:val="00E27303"/>
    <w:rsid w:val="00E27340"/>
    <w:rsid w:val="00E273BF"/>
    <w:rsid w:val="00E274A4"/>
    <w:rsid w:val="00E2753F"/>
    <w:rsid w:val="00E27769"/>
    <w:rsid w:val="00E277EA"/>
    <w:rsid w:val="00E278B1"/>
    <w:rsid w:val="00E278B2"/>
    <w:rsid w:val="00E27944"/>
    <w:rsid w:val="00E279B9"/>
    <w:rsid w:val="00E27B33"/>
    <w:rsid w:val="00E27B37"/>
    <w:rsid w:val="00E27B9C"/>
    <w:rsid w:val="00E27BFD"/>
    <w:rsid w:val="00E27C5B"/>
    <w:rsid w:val="00E27C6A"/>
    <w:rsid w:val="00E27C6F"/>
    <w:rsid w:val="00E27CB1"/>
    <w:rsid w:val="00E27DAE"/>
    <w:rsid w:val="00E27DF8"/>
    <w:rsid w:val="00E27E56"/>
    <w:rsid w:val="00E27E9A"/>
    <w:rsid w:val="00E27F9D"/>
    <w:rsid w:val="00E27FC2"/>
    <w:rsid w:val="00E27FD5"/>
    <w:rsid w:val="00E3004E"/>
    <w:rsid w:val="00E3008C"/>
    <w:rsid w:val="00E3009A"/>
    <w:rsid w:val="00E300C1"/>
    <w:rsid w:val="00E300F9"/>
    <w:rsid w:val="00E30196"/>
    <w:rsid w:val="00E301C2"/>
    <w:rsid w:val="00E30317"/>
    <w:rsid w:val="00E30331"/>
    <w:rsid w:val="00E303B0"/>
    <w:rsid w:val="00E30406"/>
    <w:rsid w:val="00E3043C"/>
    <w:rsid w:val="00E3043E"/>
    <w:rsid w:val="00E3045F"/>
    <w:rsid w:val="00E3047B"/>
    <w:rsid w:val="00E3047F"/>
    <w:rsid w:val="00E304B9"/>
    <w:rsid w:val="00E30508"/>
    <w:rsid w:val="00E3057F"/>
    <w:rsid w:val="00E305B6"/>
    <w:rsid w:val="00E306BB"/>
    <w:rsid w:val="00E306C0"/>
    <w:rsid w:val="00E306E0"/>
    <w:rsid w:val="00E3071C"/>
    <w:rsid w:val="00E30730"/>
    <w:rsid w:val="00E30784"/>
    <w:rsid w:val="00E307A3"/>
    <w:rsid w:val="00E307B9"/>
    <w:rsid w:val="00E30829"/>
    <w:rsid w:val="00E308E4"/>
    <w:rsid w:val="00E30957"/>
    <w:rsid w:val="00E30AAC"/>
    <w:rsid w:val="00E30AC1"/>
    <w:rsid w:val="00E30AFA"/>
    <w:rsid w:val="00E30B5B"/>
    <w:rsid w:val="00E30B5E"/>
    <w:rsid w:val="00E30DF1"/>
    <w:rsid w:val="00E30F7B"/>
    <w:rsid w:val="00E3101B"/>
    <w:rsid w:val="00E31033"/>
    <w:rsid w:val="00E3105A"/>
    <w:rsid w:val="00E310B0"/>
    <w:rsid w:val="00E31136"/>
    <w:rsid w:val="00E311E2"/>
    <w:rsid w:val="00E31280"/>
    <w:rsid w:val="00E31294"/>
    <w:rsid w:val="00E312A5"/>
    <w:rsid w:val="00E31330"/>
    <w:rsid w:val="00E313B0"/>
    <w:rsid w:val="00E31439"/>
    <w:rsid w:val="00E314D5"/>
    <w:rsid w:val="00E314EA"/>
    <w:rsid w:val="00E3153B"/>
    <w:rsid w:val="00E31570"/>
    <w:rsid w:val="00E3158D"/>
    <w:rsid w:val="00E3159B"/>
    <w:rsid w:val="00E315AD"/>
    <w:rsid w:val="00E315E0"/>
    <w:rsid w:val="00E31796"/>
    <w:rsid w:val="00E31801"/>
    <w:rsid w:val="00E3183C"/>
    <w:rsid w:val="00E3199D"/>
    <w:rsid w:val="00E31A45"/>
    <w:rsid w:val="00E31A83"/>
    <w:rsid w:val="00E31C0D"/>
    <w:rsid w:val="00E31CAE"/>
    <w:rsid w:val="00E31CB2"/>
    <w:rsid w:val="00E31CC8"/>
    <w:rsid w:val="00E31D5B"/>
    <w:rsid w:val="00E31DA6"/>
    <w:rsid w:val="00E31DB8"/>
    <w:rsid w:val="00E31F40"/>
    <w:rsid w:val="00E31F56"/>
    <w:rsid w:val="00E31F6B"/>
    <w:rsid w:val="00E31FD8"/>
    <w:rsid w:val="00E32032"/>
    <w:rsid w:val="00E32101"/>
    <w:rsid w:val="00E3216C"/>
    <w:rsid w:val="00E32265"/>
    <w:rsid w:val="00E32297"/>
    <w:rsid w:val="00E322BE"/>
    <w:rsid w:val="00E322CB"/>
    <w:rsid w:val="00E322D2"/>
    <w:rsid w:val="00E322FC"/>
    <w:rsid w:val="00E32329"/>
    <w:rsid w:val="00E32337"/>
    <w:rsid w:val="00E323E1"/>
    <w:rsid w:val="00E325B4"/>
    <w:rsid w:val="00E325E0"/>
    <w:rsid w:val="00E3265A"/>
    <w:rsid w:val="00E32672"/>
    <w:rsid w:val="00E3276D"/>
    <w:rsid w:val="00E327A1"/>
    <w:rsid w:val="00E32811"/>
    <w:rsid w:val="00E32844"/>
    <w:rsid w:val="00E3287C"/>
    <w:rsid w:val="00E32890"/>
    <w:rsid w:val="00E3292E"/>
    <w:rsid w:val="00E32943"/>
    <w:rsid w:val="00E329F2"/>
    <w:rsid w:val="00E32A34"/>
    <w:rsid w:val="00E32A9B"/>
    <w:rsid w:val="00E32A9D"/>
    <w:rsid w:val="00E32B5E"/>
    <w:rsid w:val="00E32BA0"/>
    <w:rsid w:val="00E32C58"/>
    <w:rsid w:val="00E32C96"/>
    <w:rsid w:val="00E32CAF"/>
    <w:rsid w:val="00E32D32"/>
    <w:rsid w:val="00E32E02"/>
    <w:rsid w:val="00E32F36"/>
    <w:rsid w:val="00E32F7F"/>
    <w:rsid w:val="00E32F8B"/>
    <w:rsid w:val="00E32F9F"/>
    <w:rsid w:val="00E33078"/>
    <w:rsid w:val="00E3317D"/>
    <w:rsid w:val="00E3319E"/>
    <w:rsid w:val="00E3322F"/>
    <w:rsid w:val="00E33248"/>
    <w:rsid w:val="00E33290"/>
    <w:rsid w:val="00E332FF"/>
    <w:rsid w:val="00E333AA"/>
    <w:rsid w:val="00E33530"/>
    <w:rsid w:val="00E335C3"/>
    <w:rsid w:val="00E335DE"/>
    <w:rsid w:val="00E33621"/>
    <w:rsid w:val="00E33686"/>
    <w:rsid w:val="00E3370E"/>
    <w:rsid w:val="00E33834"/>
    <w:rsid w:val="00E3391B"/>
    <w:rsid w:val="00E33921"/>
    <w:rsid w:val="00E3392F"/>
    <w:rsid w:val="00E3395E"/>
    <w:rsid w:val="00E33A3A"/>
    <w:rsid w:val="00E33B16"/>
    <w:rsid w:val="00E33B3B"/>
    <w:rsid w:val="00E33C19"/>
    <w:rsid w:val="00E33C35"/>
    <w:rsid w:val="00E33D8C"/>
    <w:rsid w:val="00E33DAF"/>
    <w:rsid w:val="00E33E96"/>
    <w:rsid w:val="00E33ECB"/>
    <w:rsid w:val="00E33F25"/>
    <w:rsid w:val="00E33F8F"/>
    <w:rsid w:val="00E34043"/>
    <w:rsid w:val="00E3418D"/>
    <w:rsid w:val="00E341F4"/>
    <w:rsid w:val="00E34215"/>
    <w:rsid w:val="00E3421C"/>
    <w:rsid w:val="00E34232"/>
    <w:rsid w:val="00E342D4"/>
    <w:rsid w:val="00E343A2"/>
    <w:rsid w:val="00E34479"/>
    <w:rsid w:val="00E344A4"/>
    <w:rsid w:val="00E34504"/>
    <w:rsid w:val="00E34506"/>
    <w:rsid w:val="00E3455B"/>
    <w:rsid w:val="00E34562"/>
    <w:rsid w:val="00E3457E"/>
    <w:rsid w:val="00E3468E"/>
    <w:rsid w:val="00E3469B"/>
    <w:rsid w:val="00E346D8"/>
    <w:rsid w:val="00E348CA"/>
    <w:rsid w:val="00E34A37"/>
    <w:rsid w:val="00E34B4A"/>
    <w:rsid w:val="00E34BBE"/>
    <w:rsid w:val="00E34BDA"/>
    <w:rsid w:val="00E34D02"/>
    <w:rsid w:val="00E34D10"/>
    <w:rsid w:val="00E34D43"/>
    <w:rsid w:val="00E34D9B"/>
    <w:rsid w:val="00E34DC8"/>
    <w:rsid w:val="00E34EA1"/>
    <w:rsid w:val="00E34EB2"/>
    <w:rsid w:val="00E34EDD"/>
    <w:rsid w:val="00E34F3E"/>
    <w:rsid w:val="00E34FEA"/>
    <w:rsid w:val="00E3500A"/>
    <w:rsid w:val="00E35042"/>
    <w:rsid w:val="00E350A0"/>
    <w:rsid w:val="00E350ED"/>
    <w:rsid w:val="00E350F6"/>
    <w:rsid w:val="00E35136"/>
    <w:rsid w:val="00E3513F"/>
    <w:rsid w:val="00E3528D"/>
    <w:rsid w:val="00E35338"/>
    <w:rsid w:val="00E353B1"/>
    <w:rsid w:val="00E35400"/>
    <w:rsid w:val="00E3543C"/>
    <w:rsid w:val="00E35467"/>
    <w:rsid w:val="00E354FE"/>
    <w:rsid w:val="00E355E7"/>
    <w:rsid w:val="00E35616"/>
    <w:rsid w:val="00E356B7"/>
    <w:rsid w:val="00E356BF"/>
    <w:rsid w:val="00E356CF"/>
    <w:rsid w:val="00E356D2"/>
    <w:rsid w:val="00E3571E"/>
    <w:rsid w:val="00E35724"/>
    <w:rsid w:val="00E3587B"/>
    <w:rsid w:val="00E358AC"/>
    <w:rsid w:val="00E35943"/>
    <w:rsid w:val="00E35AB7"/>
    <w:rsid w:val="00E35AE1"/>
    <w:rsid w:val="00E35BEC"/>
    <w:rsid w:val="00E35C04"/>
    <w:rsid w:val="00E35C4C"/>
    <w:rsid w:val="00E35CFD"/>
    <w:rsid w:val="00E35D03"/>
    <w:rsid w:val="00E35D22"/>
    <w:rsid w:val="00E35D74"/>
    <w:rsid w:val="00E35D89"/>
    <w:rsid w:val="00E35EEA"/>
    <w:rsid w:val="00E35F2A"/>
    <w:rsid w:val="00E360FC"/>
    <w:rsid w:val="00E3610B"/>
    <w:rsid w:val="00E3610F"/>
    <w:rsid w:val="00E361BB"/>
    <w:rsid w:val="00E36211"/>
    <w:rsid w:val="00E36234"/>
    <w:rsid w:val="00E36388"/>
    <w:rsid w:val="00E36445"/>
    <w:rsid w:val="00E36471"/>
    <w:rsid w:val="00E3658F"/>
    <w:rsid w:val="00E368BB"/>
    <w:rsid w:val="00E368FC"/>
    <w:rsid w:val="00E369BD"/>
    <w:rsid w:val="00E369D4"/>
    <w:rsid w:val="00E36AC9"/>
    <w:rsid w:val="00E36AF2"/>
    <w:rsid w:val="00E36BE8"/>
    <w:rsid w:val="00E36BF3"/>
    <w:rsid w:val="00E36C64"/>
    <w:rsid w:val="00E36CA3"/>
    <w:rsid w:val="00E36D81"/>
    <w:rsid w:val="00E36E74"/>
    <w:rsid w:val="00E36F4F"/>
    <w:rsid w:val="00E36F91"/>
    <w:rsid w:val="00E36FAF"/>
    <w:rsid w:val="00E36FD6"/>
    <w:rsid w:val="00E3713A"/>
    <w:rsid w:val="00E3715C"/>
    <w:rsid w:val="00E37241"/>
    <w:rsid w:val="00E3725B"/>
    <w:rsid w:val="00E37273"/>
    <w:rsid w:val="00E372F3"/>
    <w:rsid w:val="00E37358"/>
    <w:rsid w:val="00E373C9"/>
    <w:rsid w:val="00E37401"/>
    <w:rsid w:val="00E3747F"/>
    <w:rsid w:val="00E37510"/>
    <w:rsid w:val="00E375A3"/>
    <w:rsid w:val="00E37723"/>
    <w:rsid w:val="00E377DF"/>
    <w:rsid w:val="00E3788C"/>
    <w:rsid w:val="00E378BA"/>
    <w:rsid w:val="00E37A03"/>
    <w:rsid w:val="00E37A51"/>
    <w:rsid w:val="00E37A55"/>
    <w:rsid w:val="00E37A7D"/>
    <w:rsid w:val="00E37AB9"/>
    <w:rsid w:val="00E37BEC"/>
    <w:rsid w:val="00E37C0F"/>
    <w:rsid w:val="00E37C72"/>
    <w:rsid w:val="00E37CC5"/>
    <w:rsid w:val="00E37CFE"/>
    <w:rsid w:val="00E37CFF"/>
    <w:rsid w:val="00E37D3A"/>
    <w:rsid w:val="00E37F1B"/>
    <w:rsid w:val="00E37F78"/>
    <w:rsid w:val="00E40093"/>
    <w:rsid w:val="00E400AA"/>
    <w:rsid w:val="00E400B0"/>
    <w:rsid w:val="00E400F1"/>
    <w:rsid w:val="00E40144"/>
    <w:rsid w:val="00E401B0"/>
    <w:rsid w:val="00E401BF"/>
    <w:rsid w:val="00E401D2"/>
    <w:rsid w:val="00E402C0"/>
    <w:rsid w:val="00E402E1"/>
    <w:rsid w:val="00E402EE"/>
    <w:rsid w:val="00E402F4"/>
    <w:rsid w:val="00E403C0"/>
    <w:rsid w:val="00E4042A"/>
    <w:rsid w:val="00E40450"/>
    <w:rsid w:val="00E4053B"/>
    <w:rsid w:val="00E4056B"/>
    <w:rsid w:val="00E40571"/>
    <w:rsid w:val="00E4057C"/>
    <w:rsid w:val="00E40602"/>
    <w:rsid w:val="00E406B0"/>
    <w:rsid w:val="00E4074B"/>
    <w:rsid w:val="00E407F3"/>
    <w:rsid w:val="00E40817"/>
    <w:rsid w:val="00E40897"/>
    <w:rsid w:val="00E40898"/>
    <w:rsid w:val="00E4090D"/>
    <w:rsid w:val="00E4096B"/>
    <w:rsid w:val="00E40976"/>
    <w:rsid w:val="00E40A86"/>
    <w:rsid w:val="00E40B65"/>
    <w:rsid w:val="00E40B9C"/>
    <w:rsid w:val="00E40BE8"/>
    <w:rsid w:val="00E40C05"/>
    <w:rsid w:val="00E40C56"/>
    <w:rsid w:val="00E40CA9"/>
    <w:rsid w:val="00E40DC3"/>
    <w:rsid w:val="00E40DD6"/>
    <w:rsid w:val="00E40F63"/>
    <w:rsid w:val="00E40FB3"/>
    <w:rsid w:val="00E41088"/>
    <w:rsid w:val="00E4111F"/>
    <w:rsid w:val="00E41129"/>
    <w:rsid w:val="00E41132"/>
    <w:rsid w:val="00E411F6"/>
    <w:rsid w:val="00E41335"/>
    <w:rsid w:val="00E413B1"/>
    <w:rsid w:val="00E4149A"/>
    <w:rsid w:val="00E414EA"/>
    <w:rsid w:val="00E41603"/>
    <w:rsid w:val="00E4166E"/>
    <w:rsid w:val="00E416B1"/>
    <w:rsid w:val="00E41725"/>
    <w:rsid w:val="00E4177A"/>
    <w:rsid w:val="00E4181C"/>
    <w:rsid w:val="00E4188F"/>
    <w:rsid w:val="00E418B0"/>
    <w:rsid w:val="00E419F1"/>
    <w:rsid w:val="00E41A01"/>
    <w:rsid w:val="00E41ADE"/>
    <w:rsid w:val="00E41B73"/>
    <w:rsid w:val="00E41BCF"/>
    <w:rsid w:val="00E41D50"/>
    <w:rsid w:val="00E41D7D"/>
    <w:rsid w:val="00E41DDB"/>
    <w:rsid w:val="00E41E11"/>
    <w:rsid w:val="00E41E47"/>
    <w:rsid w:val="00E41F8C"/>
    <w:rsid w:val="00E41FAB"/>
    <w:rsid w:val="00E41FD2"/>
    <w:rsid w:val="00E42085"/>
    <w:rsid w:val="00E420D4"/>
    <w:rsid w:val="00E420E4"/>
    <w:rsid w:val="00E421FF"/>
    <w:rsid w:val="00E4229E"/>
    <w:rsid w:val="00E423BA"/>
    <w:rsid w:val="00E423D5"/>
    <w:rsid w:val="00E423E8"/>
    <w:rsid w:val="00E42458"/>
    <w:rsid w:val="00E424F0"/>
    <w:rsid w:val="00E424FC"/>
    <w:rsid w:val="00E42509"/>
    <w:rsid w:val="00E425CF"/>
    <w:rsid w:val="00E42646"/>
    <w:rsid w:val="00E426D1"/>
    <w:rsid w:val="00E4279A"/>
    <w:rsid w:val="00E427C8"/>
    <w:rsid w:val="00E42841"/>
    <w:rsid w:val="00E42873"/>
    <w:rsid w:val="00E4297F"/>
    <w:rsid w:val="00E42997"/>
    <w:rsid w:val="00E429C6"/>
    <w:rsid w:val="00E42A05"/>
    <w:rsid w:val="00E42A3F"/>
    <w:rsid w:val="00E42AB5"/>
    <w:rsid w:val="00E42AC5"/>
    <w:rsid w:val="00E42B81"/>
    <w:rsid w:val="00E42DE1"/>
    <w:rsid w:val="00E42E06"/>
    <w:rsid w:val="00E42EA4"/>
    <w:rsid w:val="00E42EDE"/>
    <w:rsid w:val="00E42F95"/>
    <w:rsid w:val="00E43000"/>
    <w:rsid w:val="00E43159"/>
    <w:rsid w:val="00E431D6"/>
    <w:rsid w:val="00E435AB"/>
    <w:rsid w:val="00E43605"/>
    <w:rsid w:val="00E4366C"/>
    <w:rsid w:val="00E436B8"/>
    <w:rsid w:val="00E43725"/>
    <w:rsid w:val="00E43737"/>
    <w:rsid w:val="00E4374B"/>
    <w:rsid w:val="00E437BF"/>
    <w:rsid w:val="00E43800"/>
    <w:rsid w:val="00E43881"/>
    <w:rsid w:val="00E43992"/>
    <w:rsid w:val="00E43A89"/>
    <w:rsid w:val="00E43B39"/>
    <w:rsid w:val="00E43C62"/>
    <w:rsid w:val="00E43CA2"/>
    <w:rsid w:val="00E43CDE"/>
    <w:rsid w:val="00E43CF9"/>
    <w:rsid w:val="00E43DA9"/>
    <w:rsid w:val="00E43E0D"/>
    <w:rsid w:val="00E43E3A"/>
    <w:rsid w:val="00E43E92"/>
    <w:rsid w:val="00E43EF1"/>
    <w:rsid w:val="00E43F1B"/>
    <w:rsid w:val="00E43FAF"/>
    <w:rsid w:val="00E43FFB"/>
    <w:rsid w:val="00E44013"/>
    <w:rsid w:val="00E44073"/>
    <w:rsid w:val="00E44097"/>
    <w:rsid w:val="00E440B8"/>
    <w:rsid w:val="00E44157"/>
    <w:rsid w:val="00E441AA"/>
    <w:rsid w:val="00E44201"/>
    <w:rsid w:val="00E4424E"/>
    <w:rsid w:val="00E443C1"/>
    <w:rsid w:val="00E44405"/>
    <w:rsid w:val="00E444A1"/>
    <w:rsid w:val="00E4461D"/>
    <w:rsid w:val="00E446EA"/>
    <w:rsid w:val="00E4472F"/>
    <w:rsid w:val="00E4473C"/>
    <w:rsid w:val="00E4474A"/>
    <w:rsid w:val="00E4476B"/>
    <w:rsid w:val="00E447B8"/>
    <w:rsid w:val="00E4483A"/>
    <w:rsid w:val="00E44901"/>
    <w:rsid w:val="00E44966"/>
    <w:rsid w:val="00E449C0"/>
    <w:rsid w:val="00E44A2F"/>
    <w:rsid w:val="00E44B05"/>
    <w:rsid w:val="00E44CD4"/>
    <w:rsid w:val="00E44D9E"/>
    <w:rsid w:val="00E44DFC"/>
    <w:rsid w:val="00E44EDF"/>
    <w:rsid w:val="00E44EF5"/>
    <w:rsid w:val="00E44F19"/>
    <w:rsid w:val="00E44F24"/>
    <w:rsid w:val="00E44FB7"/>
    <w:rsid w:val="00E44FF3"/>
    <w:rsid w:val="00E4504C"/>
    <w:rsid w:val="00E4507A"/>
    <w:rsid w:val="00E45095"/>
    <w:rsid w:val="00E450EF"/>
    <w:rsid w:val="00E45165"/>
    <w:rsid w:val="00E45234"/>
    <w:rsid w:val="00E45262"/>
    <w:rsid w:val="00E45269"/>
    <w:rsid w:val="00E45336"/>
    <w:rsid w:val="00E453D1"/>
    <w:rsid w:val="00E45445"/>
    <w:rsid w:val="00E4548B"/>
    <w:rsid w:val="00E45495"/>
    <w:rsid w:val="00E454A1"/>
    <w:rsid w:val="00E454DB"/>
    <w:rsid w:val="00E454EA"/>
    <w:rsid w:val="00E45521"/>
    <w:rsid w:val="00E45527"/>
    <w:rsid w:val="00E4556C"/>
    <w:rsid w:val="00E455DA"/>
    <w:rsid w:val="00E4563F"/>
    <w:rsid w:val="00E45667"/>
    <w:rsid w:val="00E4567F"/>
    <w:rsid w:val="00E45690"/>
    <w:rsid w:val="00E456A2"/>
    <w:rsid w:val="00E45713"/>
    <w:rsid w:val="00E4573B"/>
    <w:rsid w:val="00E457F6"/>
    <w:rsid w:val="00E4587D"/>
    <w:rsid w:val="00E458A0"/>
    <w:rsid w:val="00E4590B"/>
    <w:rsid w:val="00E45978"/>
    <w:rsid w:val="00E459AA"/>
    <w:rsid w:val="00E45A61"/>
    <w:rsid w:val="00E45B2A"/>
    <w:rsid w:val="00E45CA2"/>
    <w:rsid w:val="00E45DA2"/>
    <w:rsid w:val="00E45DE5"/>
    <w:rsid w:val="00E45E43"/>
    <w:rsid w:val="00E45FB8"/>
    <w:rsid w:val="00E45FBC"/>
    <w:rsid w:val="00E461A6"/>
    <w:rsid w:val="00E46217"/>
    <w:rsid w:val="00E4621E"/>
    <w:rsid w:val="00E46261"/>
    <w:rsid w:val="00E4629F"/>
    <w:rsid w:val="00E462AE"/>
    <w:rsid w:val="00E46300"/>
    <w:rsid w:val="00E4635C"/>
    <w:rsid w:val="00E46522"/>
    <w:rsid w:val="00E4654C"/>
    <w:rsid w:val="00E4655E"/>
    <w:rsid w:val="00E465FF"/>
    <w:rsid w:val="00E46645"/>
    <w:rsid w:val="00E46675"/>
    <w:rsid w:val="00E466BB"/>
    <w:rsid w:val="00E46701"/>
    <w:rsid w:val="00E467B2"/>
    <w:rsid w:val="00E4682F"/>
    <w:rsid w:val="00E46849"/>
    <w:rsid w:val="00E4684A"/>
    <w:rsid w:val="00E4684D"/>
    <w:rsid w:val="00E468FF"/>
    <w:rsid w:val="00E469B6"/>
    <w:rsid w:val="00E46AC8"/>
    <w:rsid w:val="00E46B2A"/>
    <w:rsid w:val="00E46B60"/>
    <w:rsid w:val="00E46B9A"/>
    <w:rsid w:val="00E46BCE"/>
    <w:rsid w:val="00E46C7E"/>
    <w:rsid w:val="00E46E50"/>
    <w:rsid w:val="00E46E55"/>
    <w:rsid w:val="00E46EED"/>
    <w:rsid w:val="00E46F4C"/>
    <w:rsid w:val="00E46F7B"/>
    <w:rsid w:val="00E46FC0"/>
    <w:rsid w:val="00E46FF0"/>
    <w:rsid w:val="00E47025"/>
    <w:rsid w:val="00E4708D"/>
    <w:rsid w:val="00E4720E"/>
    <w:rsid w:val="00E47237"/>
    <w:rsid w:val="00E472A5"/>
    <w:rsid w:val="00E472C7"/>
    <w:rsid w:val="00E472DB"/>
    <w:rsid w:val="00E472F2"/>
    <w:rsid w:val="00E47347"/>
    <w:rsid w:val="00E4739F"/>
    <w:rsid w:val="00E473FB"/>
    <w:rsid w:val="00E47468"/>
    <w:rsid w:val="00E47525"/>
    <w:rsid w:val="00E4757C"/>
    <w:rsid w:val="00E475AC"/>
    <w:rsid w:val="00E475DB"/>
    <w:rsid w:val="00E476EF"/>
    <w:rsid w:val="00E47728"/>
    <w:rsid w:val="00E47793"/>
    <w:rsid w:val="00E47795"/>
    <w:rsid w:val="00E477D5"/>
    <w:rsid w:val="00E477D8"/>
    <w:rsid w:val="00E47830"/>
    <w:rsid w:val="00E4797E"/>
    <w:rsid w:val="00E47A07"/>
    <w:rsid w:val="00E47A0D"/>
    <w:rsid w:val="00E47A66"/>
    <w:rsid w:val="00E47AE8"/>
    <w:rsid w:val="00E47BA0"/>
    <w:rsid w:val="00E47BBC"/>
    <w:rsid w:val="00E47BC8"/>
    <w:rsid w:val="00E47C24"/>
    <w:rsid w:val="00E47CE9"/>
    <w:rsid w:val="00E47D04"/>
    <w:rsid w:val="00E47D34"/>
    <w:rsid w:val="00E47D4A"/>
    <w:rsid w:val="00E47D57"/>
    <w:rsid w:val="00E47E4C"/>
    <w:rsid w:val="00E47EBF"/>
    <w:rsid w:val="00E47ED4"/>
    <w:rsid w:val="00E47F1E"/>
    <w:rsid w:val="00E47F38"/>
    <w:rsid w:val="00E47F6D"/>
    <w:rsid w:val="00E47FA9"/>
    <w:rsid w:val="00E47FBD"/>
    <w:rsid w:val="00E47FCB"/>
    <w:rsid w:val="00E50158"/>
    <w:rsid w:val="00E50196"/>
    <w:rsid w:val="00E50231"/>
    <w:rsid w:val="00E503A0"/>
    <w:rsid w:val="00E5047C"/>
    <w:rsid w:val="00E5048C"/>
    <w:rsid w:val="00E504CB"/>
    <w:rsid w:val="00E504DE"/>
    <w:rsid w:val="00E5051E"/>
    <w:rsid w:val="00E50562"/>
    <w:rsid w:val="00E5056B"/>
    <w:rsid w:val="00E5057E"/>
    <w:rsid w:val="00E505A9"/>
    <w:rsid w:val="00E505FF"/>
    <w:rsid w:val="00E5062C"/>
    <w:rsid w:val="00E5063E"/>
    <w:rsid w:val="00E50682"/>
    <w:rsid w:val="00E50716"/>
    <w:rsid w:val="00E50734"/>
    <w:rsid w:val="00E50771"/>
    <w:rsid w:val="00E507A2"/>
    <w:rsid w:val="00E50810"/>
    <w:rsid w:val="00E50831"/>
    <w:rsid w:val="00E50845"/>
    <w:rsid w:val="00E50893"/>
    <w:rsid w:val="00E508D6"/>
    <w:rsid w:val="00E50986"/>
    <w:rsid w:val="00E50992"/>
    <w:rsid w:val="00E50ADD"/>
    <w:rsid w:val="00E50B31"/>
    <w:rsid w:val="00E50B3F"/>
    <w:rsid w:val="00E50B6E"/>
    <w:rsid w:val="00E50BC6"/>
    <w:rsid w:val="00E50C25"/>
    <w:rsid w:val="00E50CB6"/>
    <w:rsid w:val="00E50D63"/>
    <w:rsid w:val="00E50ECF"/>
    <w:rsid w:val="00E50F11"/>
    <w:rsid w:val="00E50F15"/>
    <w:rsid w:val="00E51003"/>
    <w:rsid w:val="00E51011"/>
    <w:rsid w:val="00E5101D"/>
    <w:rsid w:val="00E510E1"/>
    <w:rsid w:val="00E51160"/>
    <w:rsid w:val="00E51174"/>
    <w:rsid w:val="00E51372"/>
    <w:rsid w:val="00E513A0"/>
    <w:rsid w:val="00E513E2"/>
    <w:rsid w:val="00E5158F"/>
    <w:rsid w:val="00E515D6"/>
    <w:rsid w:val="00E51647"/>
    <w:rsid w:val="00E5173E"/>
    <w:rsid w:val="00E517CB"/>
    <w:rsid w:val="00E517CC"/>
    <w:rsid w:val="00E51873"/>
    <w:rsid w:val="00E518B1"/>
    <w:rsid w:val="00E51926"/>
    <w:rsid w:val="00E51978"/>
    <w:rsid w:val="00E519AA"/>
    <w:rsid w:val="00E51A5E"/>
    <w:rsid w:val="00E51AB6"/>
    <w:rsid w:val="00E51AE0"/>
    <w:rsid w:val="00E51B14"/>
    <w:rsid w:val="00E51C38"/>
    <w:rsid w:val="00E51C80"/>
    <w:rsid w:val="00E51F04"/>
    <w:rsid w:val="00E521ED"/>
    <w:rsid w:val="00E5229D"/>
    <w:rsid w:val="00E52350"/>
    <w:rsid w:val="00E523EC"/>
    <w:rsid w:val="00E52452"/>
    <w:rsid w:val="00E524A6"/>
    <w:rsid w:val="00E524CD"/>
    <w:rsid w:val="00E52626"/>
    <w:rsid w:val="00E52655"/>
    <w:rsid w:val="00E52721"/>
    <w:rsid w:val="00E52772"/>
    <w:rsid w:val="00E5277F"/>
    <w:rsid w:val="00E527EA"/>
    <w:rsid w:val="00E527F6"/>
    <w:rsid w:val="00E52A57"/>
    <w:rsid w:val="00E52AB1"/>
    <w:rsid w:val="00E52B1F"/>
    <w:rsid w:val="00E52B22"/>
    <w:rsid w:val="00E52B2C"/>
    <w:rsid w:val="00E52B53"/>
    <w:rsid w:val="00E52BCE"/>
    <w:rsid w:val="00E52C3F"/>
    <w:rsid w:val="00E52D19"/>
    <w:rsid w:val="00E52D58"/>
    <w:rsid w:val="00E52D75"/>
    <w:rsid w:val="00E52D7F"/>
    <w:rsid w:val="00E52D9E"/>
    <w:rsid w:val="00E52DDC"/>
    <w:rsid w:val="00E52EBE"/>
    <w:rsid w:val="00E52EDF"/>
    <w:rsid w:val="00E52F3B"/>
    <w:rsid w:val="00E5303D"/>
    <w:rsid w:val="00E5304F"/>
    <w:rsid w:val="00E530CD"/>
    <w:rsid w:val="00E53153"/>
    <w:rsid w:val="00E53177"/>
    <w:rsid w:val="00E531DB"/>
    <w:rsid w:val="00E532A0"/>
    <w:rsid w:val="00E53310"/>
    <w:rsid w:val="00E53385"/>
    <w:rsid w:val="00E5341E"/>
    <w:rsid w:val="00E53445"/>
    <w:rsid w:val="00E5344C"/>
    <w:rsid w:val="00E534C0"/>
    <w:rsid w:val="00E534FE"/>
    <w:rsid w:val="00E536D8"/>
    <w:rsid w:val="00E536F5"/>
    <w:rsid w:val="00E5370B"/>
    <w:rsid w:val="00E537E6"/>
    <w:rsid w:val="00E53836"/>
    <w:rsid w:val="00E53882"/>
    <w:rsid w:val="00E538EA"/>
    <w:rsid w:val="00E53936"/>
    <w:rsid w:val="00E5393C"/>
    <w:rsid w:val="00E539B3"/>
    <w:rsid w:val="00E53A15"/>
    <w:rsid w:val="00E53A1F"/>
    <w:rsid w:val="00E53A48"/>
    <w:rsid w:val="00E53AB8"/>
    <w:rsid w:val="00E53C53"/>
    <w:rsid w:val="00E53C62"/>
    <w:rsid w:val="00E53C90"/>
    <w:rsid w:val="00E53D63"/>
    <w:rsid w:val="00E54168"/>
    <w:rsid w:val="00E5425B"/>
    <w:rsid w:val="00E54300"/>
    <w:rsid w:val="00E54357"/>
    <w:rsid w:val="00E54364"/>
    <w:rsid w:val="00E5438F"/>
    <w:rsid w:val="00E54449"/>
    <w:rsid w:val="00E54488"/>
    <w:rsid w:val="00E54491"/>
    <w:rsid w:val="00E545FA"/>
    <w:rsid w:val="00E54636"/>
    <w:rsid w:val="00E546E5"/>
    <w:rsid w:val="00E547CA"/>
    <w:rsid w:val="00E549ED"/>
    <w:rsid w:val="00E54A2C"/>
    <w:rsid w:val="00E54A43"/>
    <w:rsid w:val="00E54A99"/>
    <w:rsid w:val="00E54B81"/>
    <w:rsid w:val="00E54BC2"/>
    <w:rsid w:val="00E54CCA"/>
    <w:rsid w:val="00E54D40"/>
    <w:rsid w:val="00E54D5F"/>
    <w:rsid w:val="00E54DE7"/>
    <w:rsid w:val="00E54EDA"/>
    <w:rsid w:val="00E54F4C"/>
    <w:rsid w:val="00E54F7D"/>
    <w:rsid w:val="00E54F86"/>
    <w:rsid w:val="00E54F8B"/>
    <w:rsid w:val="00E54FA3"/>
    <w:rsid w:val="00E54FDE"/>
    <w:rsid w:val="00E55129"/>
    <w:rsid w:val="00E551CB"/>
    <w:rsid w:val="00E551D2"/>
    <w:rsid w:val="00E55227"/>
    <w:rsid w:val="00E55351"/>
    <w:rsid w:val="00E55416"/>
    <w:rsid w:val="00E55495"/>
    <w:rsid w:val="00E554AF"/>
    <w:rsid w:val="00E554BB"/>
    <w:rsid w:val="00E55508"/>
    <w:rsid w:val="00E55516"/>
    <w:rsid w:val="00E5551A"/>
    <w:rsid w:val="00E555DF"/>
    <w:rsid w:val="00E555F5"/>
    <w:rsid w:val="00E556EB"/>
    <w:rsid w:val="00E5573C"/>
    <w:rsid w:val="00E5583A"/>
    <w:rsid w:val="00E558F1"/>
    <w:rsid w:val="00E5590D"/>
    <w:rsid w:val="00E55911"/>
    <w:rsid w:val="00E55912"/>
    <w:rsid w:val="00E55922"/>
    <w:rsid w:val="00E5594C"/>
    <w:rsid w:val="00E55A5D"/>
    <w:rsid w:val="00E55B9F"/>
    <w:rsid w:val="00E55C0F"/>
    <w:rsid w:val="00E55C3F"/>
    <w:rsid w:val="00E55C70"/>
    <w:rsid w:val="00E55CC5"/>
    <w:rsid w:val="00E55D47"/>
    <w:rsid w:val="00E55D65"/>
    <w:rsid w:val="00E55E43"/>
    <w:rsid w:val="00E55F69"/>
    <w:rsid w:val="00E55F6E"/>
    <w:rsid w:val="00E55FD3"/>
    <w:rsid w:val="00E5604A"/>
    <w:rsid w:val="00E56110"/>
    <w:rsid w:val="00E56121"/>
    <w:rsid w:val="00E5613A"/>
    <w:rsid w:val="00E56146"/>
    <w:rsid w:val="00E5619D"/>
    <w:rsid w:val="00E561DE"/>
    <w:rsid w:val="00E561FB"/>
    <w:rsid w:val="00E5627B"/>
    <w:rsid w:val="00E5629A"/>
    <w:rsid w:val="00E563C6"/>
    <w:rsid w:val="00E563E8"/>
    <w:rsid w:val="00E5644B"/>
    <w:rsid w:val="00E56470"/>
    <w:rsid w:val="00E564D9"/>
    <w:rsid w:val="00E564F8"/>
    <w:rsid w:val="00E565B5"/>
    <w:rsid w:val="00E56609"/>
    <w:rsid w:val="00E5678E"/>
    <w:rsid w:val="00E567A6"/>
    <w:rsid w:val="00E567B0"/>
    <w:rsid w:val="00E567C9"/>
    <w:rsid w:val="00E567D6"/>
    <w:rsid w:val="00E567F3"/>
    <w:rsid w:val="00E56850"/>
    <w:rsid w:val="00E568F8"/>
    <w:rsid w:val="00E569B8"/>
    <w:rsid w:val="00E56B14"/>
    <w:rsid w:val="00E56BB6"/>
    <w:rsid w:val="00E56BD1"/>
    <w:rsid w:val="00E56C18"/>
    <w:rsid w:val="00E56C30"/>
    <w:rsid w:val="00E56CE7"/>
    <w:rsid w:val="00E56CF1"/>
    <w:rsid w:val="00E56DBF"/>
    <w:rsid w:val="00E56FB3"/>
    <w:rsid w:val="00E57297"/>
    <w:rsid w:val="00E5740B"/>
    <w:rsid w:val="00E57447"/>
    <w:rsid w:val="00E574D5"/>
    <w:rsid w:val="00E574DB"/>
    <w:rsid w:val="00E57507"/>
    <w:rsid w:val="00E5753D"/>
    <w:rsid w:val="00E5765F"/>
    <w:rsid w:val="00E57665"/>
    <w:rsid w:val="00E576CD"/>
    <w:rsid w:val="00E5776F"/>
    <w:rsid w:val="00E577A9"/>
    <w:rsid w:val="00E5783A"/>
    <w:rsid w:val="00E5789B"/>
    <w:rsid w:val="00E578C4"/>
    <w:rsid w:val="00E57923"/>
    <w:rsid w:val="00E57939"/>
    <w:rsid w:val="00E5796D"/>
    <w:rsid w:val="00E57993"/>
    <w:rsid w:val="00E579F5"/>
    <w:rsid w:val="00E57BA6"/>
    <w:rsid w:val="00E57BEF"/>
    <w:rsid w:val="00E57D2E"/>
    <w:rsid w:val="00E57E0A"/>
    <w:rsid w:val="00E57EC3"/>
    <w:rsid w:val="00E57EE1"/>
    <w:rsid w:val="00E57F0E"/>
    <w:rsid w:val="00E6005B"/>
    <w:rsid w:val="00E6009E"/>
    <w:rsid w:val="00E600DE"/>
    <w:rsid w:val="00E60136"/>
    <w:rsid w:val="00E60194"/>
    <w:rsid w:val="00E601B6"/>
    <w:rsid w:val="00E601D2"/>
    <w:rsid w:val="00E60253"/>
    <w:rsid w:val="00E6031C"/>
    <w:rsid w:val="00E60338"/>
    <w:rsid w:val="00E60396"/>
    <w:rsid w:val="00E603BB"/>
    <w:rsid w:val="00E6041F"/>
    <w:rsid w:val="00E604B4"/>
    <w:rsid w:val="00E60516"/>
    <w:rsid w:val="00E605FF"/>
    <w:rsid w:val="00E60633"/>
    <w:rsid w:val="00E6064B"/>
    <w:rsid w:val="00E60815"/>
    <w:rsid w:val="00E60823"/>
    <w:rsid w:val="00E60852"/>
    <w:rsid w:val="00E60855"/>
    <w:rsid w:val="00E608FF"/>
    <w:rsid w:val="00E60955"/>
    <w:rsid w:val="00E609CF"/>
    <w:rsid w:val="00E60A2A"/>
    <w:rsid w:val="00E60B16"/>
    <w:rsid w:val="00E60B1C"/>
    <w:rsid w:val="00E60B25"/>
    <w:rsid w:val="00E60D2D"/>
    <w:rsid w:val="00E60DB8"/>
    <w:rsid w:val="00E60DDA"/>
    <w:rsid w:val="00E60EA4"/>
    <w:rsid w:val="00E60F1A"/>
    <w:rsid w:val="00E60F6A"/>
    <w:rsid w:val="00E60F7B"/>
    <w:rsid w:val="00E60F83"/>
    <w:rsid w:val="00E60FE0"/>
    <w:rsid w:val="00E61048"/>
    <w:rsid w:val="00E610C0"/>
    <w:rsid w:val="00E611B5"/>
    <w:rsid w:val="00E61208"/>
    <w:rsid w:val="00E6129B"/>
    <w:rsid w:val="00E612EE"/>
    <w:rsid w:val="00E612F2"/>
    <w:rsid w:val="00E61384"/>
    <w:rsid w:val="00E613B1"/>
    <w:rsid w:val="00E6144E"/>
    <w:rsid w:val="00E61485"/>
    <w:rsid w:val="00E614E3"/>
    <w:rsid w:val="00E614F0"/>
    <w:rsid w:val="00E6159C"/>
    <w:rsid w:val="00E6168D"/>
    <w:rsid w:val="00E616A5"/>
    <w:rsid w:val="00E6177E"/>
    <w:rsid w:val="00E617A9"/>
    <w:rsid w:val="00E617EB"/>
    <w:rsid w:val="00E6185F"/>
    <w:rsid w:val="00E61922"/>
    <w:rsid w:val="00E619A1"/>
    <w:rsid w:val="00E61AA0"/>
    <w:rsid w:val="00E61AD5"/>
    <w:rsid w:val="00E61B00"/>
    <w:rsid w:val="00E61B62"/>
    <w:rsid w:val="00E61B70"/>
    <w:rsid w:val="00E61B80"/>
    <w:rsid w:val="00E61BA1"/>
    <w:rsid w:val="00E61C2D"/>
    <w:rsid w:val="00E61CBD"/>
    <w:rsid w:val="00E61D05"/>
    <w:rsid w:val="00E61DA5"/>
    <w:rsid w:val="00E61E19"/>
    <w:rsid w:val="00E61E81"/>
    <w:rsid w:val="00E61EA8"/>
    <w:rsid w:val="00E61F51"/>
    <w:rsid w:val="00E61FCC"/>
    <w:rsid w:val="00E61FF0"/>
    <w:rsid w:val="00E62020"/>
    <w:rsid w:val="00E62097"/>
    <w:rsid w:val="00E62134"/>
    <w:rsid w:val="00E621C1"/>
    <w:rsid w:val="00E622B2"/>
    <w:rsid w:val="00E6231A"/>
    <w:rsid w:val="00E6240E"/>
    <w:rsid w:val="00E62416"/>
    <w:rsid w:val="00E625F9"/>
    <w:rsid w:val="00E627A9"/>
    <w:rsid w:val="00E6282B"/>
    <w:rsid w:val="00E6282F"/>
    <w:rsid w:val="00E62830"/>
    <w:rsid w:val="00E62872"/>
    <w:rsid w:val="00E628B5"/>
    <w:rsid w:val="00E6298F"/>
    <w:rsid w:val="00E62993"/>
    <w:rsid w:val="00E629C3"/>
    <w:rsid w:val="00E62A98"/>
    <w:rsid w:val="00E62BCF"/>
    <w:rsid w:val="00E62C15"/>
    <w:rsid w:val="00E62CCA"/>
    <w:rsid w:val="00E62CD1"/>
    <w:rsid w:val="00E62D1E"/>
    <w:rsid w:val="00E62D39"/>
    <w:rsid w:val="00E62D88"/>
    <w:rsid w:val="00E62E3E"/>
    <w:rsid w:val="00E62E47"/>
    <w:rsid w:val="00E62E78"/>
    <w:rsid w:val="00E62EDB"/>
    <w:rsid w:val="00E62EF7"/>
    <w:rsid w:val="00E62F16"/>
    <w:rsid w:val="00E62F8E"/>
    <w:rsid w:val="00E62FAD"/>
    <w:rsid w:val="00E63005"/>
    <w:rsid w:val="00E63106"/>
    <w:rsid w:val="00E63297"/>
    <w:rsid w:val="00E632C5"/>
    <w:rsid w:val="00E63344"/>
    <w:rsid w:val="00E633DD"/>
    <w:rsid w:val="00E633E4"/>
    <w:rsid w:val="00E634EC"/>
    <w:rsid w:val="00E635DE"/>
    <w:rsid w:val="00E636C1"/>
    <w:rsid w:val="00E636D8"/>
    <w:rsid w:val="00E636FE"/>
    <w:rsid w:val="00E638F0"/>
    <w:rsid w:val="00E638FF"/>
    <w:rsid w:val="00E6390A"/>
    <w:rsid w:val="00E6399E"/>
    <w:rsid w:val="00E639A9"/>
    <w:rsid w:val="00E63A70"/>
    <w:rsid w:val="00E63B04"/>
    <w:rsid w:val="00E63C04"/>
    <w:rsid w:val="00E63D1C"/>
    <w:rsid w:val="00E63D5D"/>
    <w:rsid w:val="00E63DA5"/>
    <w:rsid w:val="00E63E46"/>
    <w:rsid w:val="00E63E9E"/>
    <w:rsid w:val="00E63EED"/>
    <w:rsid w:val="00E6401F"/>
    <w:rsid w:val="00E6406B"/>
    <w:rsid w:val="00E6416D"/>
    <w:rsid w:val="00E64177"/>
    <w:rsid w:val="00E64192"/>
    <w:rsid w:val="00E641BD"/>
    <w:rsid w:val="00E641E4"/>
    <w:rsid w:val="00E64203"/>
    <w:rsid w:val="00E64291"/>
    <w:rsid w:val="00E6440B"/>
    <w:rsid w:val="00E6443D"/>
    <w:rsid w:val="00E64468"/>
    <w:rsid w:val="00E6465B"/>
    <w:rsid w:val="00E64754"/>
    <w:rsid w:val="00E6478D"/>
    <w:rsid w:val="00E6480C"/>
    <w:rsid w:val="00E64867"/>
    <w:rsid w:val="00E648EF"/>
    <w:rsid w:val="00E64A05"/>
    <w:rsid w:val="00E64B6A"/>
    <w:rsid w:val="00E64BFF"/>
    <w:rsid w:val="00E64C1D"/>
    <w:rsid w:val="00E64D38"/>
    <w:rsid w:val="00E64D82"/>
    <w:rsid w:val="00E64E31"/>
    <w:rsid w:val="00E64EBA"/>
    <w:rsid w:val="00E64EBD"/>
    <w:rsid w:val="00E65071"/>
    <w:rsid w:val="00E650F1"/>
    <w:rsid w:val="00E65137"/>
    <w:rsid w:val="00E651AE"/>
    <w:rsid w:val="00E65226"/>
    <w:rsid w:val="00E6533D"/>
    <w:rsid w:val="00E65360"/>
    <w:rsid w:val="00E653FB"/>
    <w:rsid w:val="00E65417"/>
    <w:rsid w:val="00E65491"/>
    <w:rsid w:val="00E6552F"/>
    <w:rsid w:val="00E65568"/>
    <w:rsid w:val="00E65656"/>
    <w:rsid w:val="00E6566C"/>
    <w:rsid w:val="00E656BE"/>
    <w:rsid w:val="00E65759"/>
    <w:rsid w:val="00E657A1"/>
    <w:rsid w:val="00E65844"/>
    <w:rsid w:val="00E65869"/>
    <w:rsid w:val="00E658D4"/>
    <w:rsid w:val="00E6592F"/>
    <w:rsid w:val="00E65954"/>
    <w:rsid w:val="00E65A25"/>
    <w:rsid w:val="00E65B09"/>
    <w:rsid w:val="00E65BC8"/>
    <w:rsid w:val="00E65BD3"/>
    <w:rsid w:val="00E65C2C"/>
    <w:rsid w:val="00E65C49"/>
    <w:rsid w:val="00E65D60"/>
    <w:rsid w:val="00E65E4F"/>
    <w:rsid w:val="00E65EA2"/>
    <w:rsid w:val="00E65EE7"/>
    <w:rsid w:val="00E65F63"/>
    <w:rsid w:val="00E65F81"/>
    <w:rsid w:val="00E6602E"/>
    <w:rsid w:val="00E6604D"/>
    <w:rsid w:val="00E660B1"/>
    <w:rsid w:val="00E660BA"/>
    <w:rsid w:val="00E66129"/>
    <w:rsid w:val="00E661D6"/>
    <w:rsid w:val="00E66246"/>
    <w:rsid w:val="00E662CC"/>
    <w:rsid w:val="00E66333"/>
    <w:rsid w:val="00E66375"/>
    <w:rsid w:val="00E663D1"/>
    <w:rsid w:val="00E66434"/>
    <w:rsid w:val="00E6645E"/>
    <w:rsid w:val="00E664AD"/>
    <w:rsid w:val="00E664CE"/>
    <w:rsid w:val="00E66579"/>
    <w:rsid w:val="00E66583"/>
    <w:rsid w:val="00E665A3"/>
    <w:rsid w:val="00E665ED"/>
    <w:rsid w:val="00E66624"/>
    <w:rsid w:val="00E66668"/>
    <w:rsid w:val="00E6668B"/>
    <w:rsid w:val="00E66696"/>
    <w:rsid w:val="00E666E4"/>
    <w:rsid w:val="00E66703"/>
    <w:rsid w:val="00E66728"/>
    <w:rsid w:val="00E66748"/>
    <w:rsid w:val="00E66774"/>
    <w:rsid w:val="00E66791"/>
    <w:rsid w:val="00E6697B"/>
    <w:rsid w:val="00E66A18"/>
    <w:rsid w:val="00E66A80"/>
    <w:rsid w:val="00E66ADD"/>
    <w:rsid w:val="00E66B74"/>
    <w:rsid w:val="00E66C3B"/>
    <w:rsid w:val="00E66CD0"/>
    <w:rsid w:val="00E66D39"/>
    <w:rsid w:val="00E66D62"/>
    <w:rsid w:val="00E66D77"/>
    <w:rsid w:val="00E66DB7"/>
    <w:rsid w:val="00E66E1D"/>
    <w:rsid w:val="00E66FBA"/>
    <w:rsid w:val="00E66FDE"/>
    <w:rsid w:val="00E66FE0"/>
    <w:rsid w:val="00E6702F"/>
    <w:rsid w:val="00E6713D"/>
    <w:rsid w:val="00E67193"/>
    <w:rsid w:val="00E671EA"/>
    <w:rsid w:val="00E67226"/>
    <w:rsid w:val="00E6722A"/>
    <w:rsid w:val="00E67261"/>
    <w:rsid w:val="00E672ED"/>
    <w:rsid w:val="00E672EF"/>
    <w:rsid w:val="00E6733D"/>
    <w:rsid w:val="00E6737C"/>
    <w:rsid w:val="00E67396"/>
    <w:rsid w:val="00E6741F"/>
    <w:rsid w:val="00E67473"/>
    <w:rsid w:val="00E67513"/>
    <w:rsid w:val="00E67658"/>
    <w:rsid w:val="00E676C1"/>
    <w:rsid w:val="00E67816"/>
    <w:rsid w:val="00E67822"/>
    <w:rsid w:val="00E678BD"/>
    <w:rsid w:val="00E679BB"/>
    <w:rsid w:val="00E67A16"/>
    <w:rsid w:val="00E67A95"/>
    <w:rsid w:val="00E67BA4"/>
    <w:rsid w:val="00E67BCA"/>
    <w:rsid w:val="00E67BD5"/>
    <w:rsid w:val="00E67CAD"/>
    <w:rsid w:val="00E67FBF"/>
    <w:rsid w:val="00E7010E"/>
    <w:rsid w:val="00E70154"/>
    <w:rsid w:val="00E70190"/>
    <w:rsid w:val="00E701FF"/>
    <w:rsid w:val="00E70307"/>
    <w:rsid w:val="00E7033E"/>
    <w:rsid w:val="00E7037D"/>
    <w:rsid w:val="00E703AE"/>
    <w:rsid w:val="00E703B4"/>
    <w:rsid w:val="00E7043A"/>
    <w:rsid w:val="00E704A3"/>
    <w:rsid w:val="00E704C9"/>
    <w:rsid w:val="00E70554"/>
    <w:rsid w:val="00E705B8"/>
    <w:rsid w:val="00E706AB"/>
    <w:rsid w:val="00E70757"/>
    <w:rsid w:val="00E7079A"/>
    <w:rsid w:val="00E707A1"/>
    <w:rsid w:val="00E708B6"/>
    <w:rsid w:val="00E70A71"/>
    <w:rsid w:val="00E70AC2"/>
    <w:rsid w:val="00E70B36"/>
    <w:rsid w:val="00E70BDD"/>
    <w:rsid w:val="00E70BE5"/>
    <w:rsid w:val="00E70D2B"/>
    <w:rsid w:val="00E70E04"/>
    <w:rsid w:val="00E70F22"/>
    <w:rsid w:val="00E70F2F"/>
    <w:rsid w:val="00E70FC8"/>
    <w:rsid w:val="00E7102C"/>
    <w:rsid w:val="00E71153"/>
    <w:rsid w:val="00E7118A"/>
    <w:rsid w:val="00E711C2"/>
    <w:rsid w:val="00E7120A"/>
    <w:rsid w:val="00E71261"/>
    <w:rsid w:val="00E713F6"/>
    <w:rsid w:val="00E71459"/>
    <w:rsid w:val="00E714C8"/>
    <w:rsid w:val="00E715E4"/>
    <w:rsid w:val="00E716FC"/>
    <w:rsid w:val="00E71731"/>
    <w:rsid w:val="00E7177A"/>
    <w:rsid w:val="00E71787"/>
    <w:rsid w:val="00E717CC"/>
    <w:rsid w:val="00E71842"/>
    <w:rsid w:val="00E7188A"/>
    <w:rsid w:val="00E71894"/>
    <w:rsid w:val="00E718D0"/>
    <w:rsid w:val="00E718FB"/>
    <w:rsid w:val="00E71946"/>
    <w:rsid w:val="00E719FE"/>
    <w:rsid w:val="00E71A3F"/>
    <w:rsid w:val="00E71A4B"/>
    <w:rsid w:val="00E71A51"/>
    <w:rsid w:val="00E71AFD"/>
    <w:rsid w:val="00E71B69"/>
    <w:rsid w:val="00E71C24"/>
    <w:rsid w:val="00E71C25"/>
    <w:rsid w:val="00E71CA2"/>
    <w:rsid w:val="00E71CAF"/>
    <w:rsid w:val="00E71CE7"/>
    <w:rsid w:val="00E71D26"/>
    <w:rsid w:val="00E71DD4"/>
    <w:rsid w:val="00E71E90"/>
    <w:rsid w:val="00E71EB2"/>
    <w:rsid w:val="00E71F0B"/>
    <w:rsid w:val="00E71F17"/>
    <w:rsid w:val="00E71F18"/>
    <w:rsid w:val="00E71FD7"/>
    <w:rsid w:val="00E720EE"/>
    <w:rsid w:val="00E721AB"/>
    <w:rsid w:val="00E722BE"/>
    <w:rsid w:val="00E72366"/>
    <w:rsid w:val="00E7249F"/>
    <w:rsid w:val="00E725D0"/>
    <w:rsid w:val="00E72630"/>
    <w:rsid w:val="00E72665"/>
    <w:rsid w:val="00E72679"/>
    <w:rsid w:val="00E7269F"/>
    <w:rsid w:val="00E7270F"/>
    <w:rsid w:val="00E72764"/>
    <w:rsid w:val="00E728B3"/>
    <w:rsid w:val="00E728EE"/>
    <w:rsid w:val="00E72911"/>
    <w:rsid w:val="00E7291D"/>
    <w:rsid w:val="00E7295D"/>
    <w:rsid w:val="00E72B00"/>
    <w:rsid w:val="00E72B08"/>
    <w:rsid w:val="00E72C52"/>
    <w:rsid w:val="00E72C68"/>
    <w:rsid w:val="00E72CDE"/>
    <w:rsid w:val="00E72D0C"/>
    <w:rsid w:val="00E72D8A"/>
    <w:rsid w:val="00E72DA4"/>
    <w:rsid w:val="00E72DB4"/>
    <w:rsid w:val="00E72E5D"/>
    <w:rsid w:val="00E72EA1"/>
    <w:rsid w:val="00E72F55"/>
    <w:rsid w:val="00E72FAB"/>
    <w:rsid w:val="00E72FE5"/>
    <w:rsid w:val="00E7301C"/>
    <w:rsid w:val="00E7304F"/>
    <w:rsid w:val="00E7308A"/>
    <w:rsid w:val="00E730C3"/>
    <w:rsid w:val="00E731BA"/>
    <w:rsid w:val="00E73207"/>
    <w:rsid w:val="00E73210"/>
    <w:rsid w:val="00E7328C"/>
    <w:rsid w:val="00E732DF"/>
    <w:rsid w:val="00E734C1"/>
    <w:rsid w:val="00E73588"/>
    <w:rsid w:val="00E736CD"/>
    <w:rsid w:val="00E73731"/>
    <w:rsid w:val="00E737AA"/>
    <w:rsid w:val="00E737E3"/>
    <w:rsid w:val="00E737F7"/>
    <w:rsid w:val="00E73867"/>
    <w:rsid w:val="00E7387D"/>
    <w:rsid w:val="00E73895"/>
    <w:rsid w:val="00E738FC"/>
    <w:rsid w:val="00E7392F"/>
    <w:rsid w:val="00E739D4"/>
    <w:rsid w:val="00E73A30"/>
    <w:rsid w:val="00E73A7D"/>
    <w:rsid w:val="00E73ADD"/>
    <w:rsid w:val="00E73ADF"/>
    <w:rsid w:val="00E73AEF"/>
    <w:rsid w:val="00E73B7C"/>
    <w:rsid w:val="00E73C30"/>
    <w:rsid w:val="00E73CDB"/>
    <w:rsid w:val="00E73D8C"/>
    <w:rsid w:val="00E73E09"/>
    <w:rsid w:val="00E73E0F"/>
    <w:rsid w:val="00E73EA3"/>
    <w:rsid w:val="00E73F03"/>
    <w:rsid w:val="00E73F82"/>
    <w:rsid w:val="00E73F93"/>
    <w:rsid w:val="00E73FBC"/>
    <w:rsid w:val="00E740A4"/>
    <w:rsid w:val="00E740AC"/>
    <w:rsid w:val="00E740C1"/>
    <w:rsid w:val="00E74101"/>
    <w:rsid w:val="00E74145"/>
    <w:rsid w:val="00E7425D"/>
    <w:rsid w:val="00E74294"/>
    <w:rsid w:val="00E742FD"/>
    <w:rsid w:val="00E743D0"/>
    <w:rsid w:val="00E7446F"/>
    <w:rsid w:val="00E74520"/>
    <w:rsid w:val="00E746A5"/>
    <w:rsid w:val="00E746C0"/>
    <w:rsid w:val="00E746D8"/>
    <w:rsid w:val="00E74710"/>
    <w:rsid w:val="00E747AB"/>
    <w:rsid w:val="00E747CB"/>
    <w:rsid w:val="00E7481D"/>
    <w:rsid w:val="00E748E1"/>
    <w:rsid w:val="00E749C7"/>
    <w:rsid w:val="00E74A15"/>
    <w:rsid w:val="00E74A16"/>
    <w:rsid w:val="00E74A3A"/>
    <w:rsid w:val="00E74A9B"/>
    <w:rsid w:val="00E74AFE"/>
    <w:rsid w:val="00E74B31"/>
    <w:rsid w:val="00E74CA3"/>
    <w:rsid w:val="00E74D35"/>
    <w:rsid w:val="00E74D79"/>
    <w:rsid w:val="00E74DFD"/>
    <w:rsid w:val="00E74E35"/>
    <w:rsid w:val="00E74E71"/>
    <w:rsid w:val="00E74EA0"/>
    <w:rsid w:val="00E74F6B"/>
    <w:rsid w:val="00E74F96"/>
    <w:rsid w:val="00E75018"/>
    <w:rsid w:val="00E7501B"/>
    <w:rsid w:val="00E7508B"/>
    <w:rsid w:val="00E7513D"/>
    <w:rsid w:val="00E7515B"/>
    <w:rsid w:val="00E7516D"/>
    <w:rsid w:val="00E7523D"/>
    <w:rsid w:val="00E7524E"/>
    <w:rsid w:val="00E752B7"/>
    <w:rsid w:val="00E752F6"/>
    <w:rsid w:val="00E7533C"/>
    <w:rsid w:val="00E75392"/>
    <w:rsid w:val="00E753C2"/>
    <w:rsid w:val="00E7547B"/>
    <w:rsid w:val="00E75483"/>
    <w:rsid w:val="00E754A6"/>
    <w:rsid w:val="00E754E0"/>
    <w:rsid w:val="00E75557"/>
    <w:rsid w:val="00E755B2"/>
    <w:rsid w:val="00E755DA"/>
    <w:rsid w:val="00E75603"/>
    <w:rsid w:val="00E75633"/>
    <w:rsid w:val="00E75659"/>
    <w:rsid w:val="00E756A7"/>
    <w:rsid w:val="00E756B6"/>
    <w:rsid w:val="00E757AD"/>
    <w:rsid w:val="00E75838"/>
    <w:rsid w:val="00E75A82"/>
    <w:rsid w:val="00E75A9F"/>
    <w:rsid w:val="00E75B04"/>
    <w:rsid w:val="00E75BBC"/>
    <w:rsid w:val="00E75BEC"/>
    <w:rsid w:val="00E75BFD"/>
    <w:rsid w:val="00E75CD0"/>
    <w:rsid w:val="00E75D77"/>
    <w:rsid w:val="00E75DD6"/>
    <w:rsid w:val="00E75E98"/>
    <w:rsid w:val="00E75EB9"/>
    <w:rsid w:val="00E75FB8"/>
    <w:rsid w:val="00E75FBC"/>
    <w:rsid w:val="00E75FE1"/>
    <w:rsid w:val="00E75FFD"/>
    <w:rsid w:val="00E76032"/>
    <w:rsid w:val="00E76057"/>
    <w:rsid w:val="00E76080"/>
    <w:rsid w:val="00E760E0"/>
    <w:rsid w:val="00E76161"/>
    <w:rsid w:val="00E76189"/>
    <w:rsid w:val="00E76363"/>
    <w:rsid w:val="00E763A1"/>
    <w:rsid w:val="00E765D2"/>
    <w:rsid w:val="00E766C1"/>
    <w:rsid w:val="00E7675A"/>
    <w:rsid w:val="00E767AF"/>
    <w:rsid w:val="00E768D9"/>
    <w:rsid w:val="00E7691D"/>
    <w:rsid w:val="00E76925"/>
    <w:rsid w:val="00E76980"/>
    <w:rsid w:val="00E76ACB"/>
    <w:rsid w:val="00E76B5C"/>
    <w:rsid w:val="00E76C86"/>
    <w:rsid w:val="00E76C98"/>
    <w:rsid w:val="00E76CA0"/>
    <w:rsid w:val="00E76CB9"/>
    <w:rsid w:val="00E76CBB"/>
    <w:rsid w:val="00E76D1C"/>
    <w:rsid w:val="00E76D79"/>
    <w:rsid w:val="00E76EDE"/>
    <w:rsid w:val="00E76F13"/>
    <w:rsid w:val="00E76F43"/>
    <w:rsid w:val="00E770AE"/>
    <w:rsid w:val="00E770E0"/>
    <w:rsid w:val="00E77232"/>
    <w:rsid w:val="00E772E8"/>
    <w:rsid w:val="00E77324"/>
    <w:rsid w:val="00E77374"/>
    <w:rsid w:val="00E77375"/>
    <w:rsid w:val="00E773AF"/>
    <w:rsid w:val="00E773C5"/>
    <w:rsid w:val="00E773DB"/>
    <w:rsid w:val="00E7743D"/>
    <w:rsid w:val="00E7757B"/>
    <w:rsid w:val="00E775DF"/>
    <w:rsid w:val="00E775F3"/>
    <w:rsid w:val="00E77616"/>
    <w:rsid w:val="00E776F7"/>
    <w:rsid w:val="00E77798"/>
    <w:rsid w:val="00E77803"/>
    <w:rsid w:val="00E77816"/>
    <w:rsid w:val="00E7783B"/>
    <w:rsid w:val="00E77A09"/>
    <w:rsid w:val="00E77A3E"/>
    <w:rsid w:val="00E77AEC"/>
    <w:rsid w:val="00E77B8C"/>
    <w:rsid w:val="00E77BE7"/>
    <w:rsid w:val="00E77BF6"/>
    <w:rsid w:val="00E77C21"/>
    <w:rsid w:val="00E77C4E"/>
    <w:rsid w:val="00E77C93"/>
    <w:rsid w:val="00E77CC9"/>
    <w:rsid w:val="00E77CE6"/>
    <w:rsid w:val="00E77DCE"/>
    <w:rsid w:val="00E77E15"/>
    <w:rsid w:val="00E77E90"/>
    <w:rsid w:val="00E77F98"/>
    <w:rsid w:val="00E77FFC"/>
    <w:rsid w:val="00E8005C"/>
    <w:rsid w:val="00E800C2"/>
    <w:rsid w:val="00E800ED"/>
    <w:rsid w:val="00E8013D"/>
    <w:rsid w:val="00E8016A"/>
    <w:rsid w:val="00E80177"/>
    <w:rsid w:val="00E801CE"/>
    <w:rsid w:val="00E80269"/>
    <w:rsid w:val="00E802BB"/>
    <w:rsid w:val="00E802F9"/>
    <w:rsid w:val="00E8033C"/>
    <w:rsid w:val="00E803B2"/>
    <w:rsid w:val="00E803EE"/>
    <w:rsid w:val="00E80436"/>
    <w:rsid w:val="00E804B7"/>
    <w:rsid w:val="00E8054E"/>
    <w:rsid w:val="00E80550"/>
    <w:rsid w:val="00E8059B"/>
    <w:rsid w:val="00E80678"/>
    <w:rsid w:val="00E8071C"/>
    <w:rsid w:val="00E80734"/>
    <w:rsid w:val="00E80743"/>
    <w:rsid w:val="00E80748"/>
    <w:rsid w:val="00E807B1"/>
    <w:rsid w:val="00E807B2"/>
    <w:rsid w:val="00E8083D"/>
    <w:rsid w:val="00E808A0"/>
    <w:rsid w:val="00E808F0"/>
    <w:rsid w:val="00E809B2"/>
    <w:rsid w:val="00E809D5"/>
    <w:rsid w:val="00E80A12"/>
    <w:rsid w:val="00E80A69"/>
    <w:rsid w:val="00E80AF3"/>
    <w:rsid w:val="00E80C71"/>
    <w:rsid w:val="00E80C85"/>
    <w:rsid w:val="00E80CCB"/>
    <w:rsid w:val="00E80CD9"/>
    <w:rsid w:val="00E80D44"/>
    <w:rsid w:val="00E80EE2"/>
    <w:rsid w:val="00E80F3F"/>
    <w:rsid w:val="00E80F55"/>
    <w:rsid w:val="00E80F7B"/>
    <w:rsid w:val="00E80F99"/>
    <w:rsid w:val="00E811A5"/>
    <w:rsid w:val="00E811BC"/>
    <w:rsid w:val="00E8120A"/>
    <w:rsid w:val="00E8127B"/>
    <w:rsid w:val="00E813BB"/>
    <w:rsid w:val="00E814BD"/>
    <w:rsid w:val="00E81546"/>
    <w:rsid w:val="00E815AC"/>
    <w:rsid w:val="00E8169B"/>
    <w:rsid w:val="00E8170A"/>
    <w:rsid w:val="00E817D1"/>
    <w:rsid w:val="00E8188A"/>
    <w:rsid w:val="00E819C2"/>
    <w:rsid w:val="00E81AED"/>
    <w:rsid w:val="00E81BDB"/>
    <w:rsid w:val="00E81C51"/>
    <w:rsid w:val="00E81CBE"/>
    <w:rsid w:val="00E81D19"/>
    <w:rsid w:val="00E81DBD"/>
    <w:rsid w:val="00E81E7A"/>
    <w:rsid w:val="00E81F04"/>
    <w:rsid w:val="00E8201E"/>
    <w:rsid w:val="00E82058"/>
    <w:rsid w:val="00E8208A"/>
    <w:rsid w:val="00E820B5"/>
    <w:rsid w:val="00E82132"/>
    <w:rsid w:val="00E82153"/>
    <w:rsid w:val="00E82275"/>
    <w:rsid w:val="00E82329"/>
    <w:rsid w:val="00E82372"/>
    <w:rsid w:val="00E82462"/>
    <w:rsid w:val="00E824F3"/>
    <w:rsid w:val="00E8260F"/>
    <w:rsid w:val="00E826EE"/>
    <w:rsid w:val="00E82705"/>
    <w:rsid w:val="00E827BB"/>
    <w:rsid w:val="00E827EB"/>
    <w:rsid w:val="00E828AE"/>
    <w:rsid w:val="00E828E8"/>
    <w:rsid w:val="00E829FB"/>
    <w:rsid w:val="00E82A5C"/>
    <w:rsid w:val="00E82C5B"/>
    <w:rsid w:val="00E82C66"/>
    <w:rsid w:val="00E82CE2"/>
    <w:rsid w:val="00E82E47"/>
    <w:rsid w:val="00E82EB8"/>
    <w:rsid w:val="00E82FC9"/>
    <w:rsid w:val="00E82FEF"/>
    <w:rsid w:val="00E83007"/>
    <w:rsid w:val="00E83045"/>
    <w:rsid w:val="00E8306D"/>
    <w:rsid w:val="00E83106"/>
    <w:rsid w:val="00E83223"/>
    <w:rsid w:val="00E83281"/>
    <w:rsid w:val="00E832BB"/>
    <w:rsid w:val="00E83347"/>
    <w:rsid w:val="00E83413"/>
    <w:rsid w:val="00E83445"/>
    <w:rsid w:val="00E835C7"/>
    <w:rsid w:val="00E835DA"/>
    <w:rsid w:val="00E83650"/>
    <w:rsid w:val="00E836C8"/>
    <w:rsid w:val="00E8376B"/>
    <w:rsid w:val="00E8378A"/>
    <w:rsid w:val="00E83831"/>
    <w:rsid w:val="00E83835"/>
    <w:rsid w:val="00E83857"/>
    <w:rsid w:val="00E83894"/>
    <w:rsid w:val="00E838A0"/>
    <w:rsid w:val="00E838A3"/>
    <w:rsid w:val="00E838BD"/>
    <w:rsid w:val="00E839A7"/>
    <w:rsid w:val="00E839D5"/>
    <w:rsid w:val="00E83A22"/>
    <w:rsid w:val="00E83A54"/>
    <w:rsid w:val="00E83A9B"/>
    <w:rsid w:val="00E83B85"/>
    <w:rsid w:val="00E83B8F"/>
    <w:rsid w:val="00E83BF1"/>
    <w:rsid w:val="00E83BF5"/>
    <w:rsid w:val="00E83C09"/>
    <w:rsid w:val="00E83DBF"/>
    <w:rsid w:val="00E83DEC"/>
    <w:rsid w:val="00E83E51"/>
    <w:rsid w:val="00E83E75"/>
    <w:rsid w:val="00E83E79"/>
    <w:rsid w:val="00E83ECA"/>
    <w:rsid w:val="00E83F16"/>
    <w:rsid w:val="00E83F4B"/>
    <w:rsid w:val="00E83F66"/>
    <w:rsid w:val="00E83FF7"/>
    <w:rsid w:val="00E8401C"/>
    <w:rsid w:val="00E8408F"/>
    <w:rsid w:val="00E840A5"/>
    <w:rsid w:val="00E840C7"/>
    <w:rsid w:val="00E84147"/>
    <w:rsid w:val="00E8434F"/>
    <w:rsid w:val="00E84357"/>
    <w:rsid w:val="00E843F5"/>
    <w:rsid w:val="00E8444F"/>
    <w:rsid w:val="00E84464"/>
    <w:rsid w:val="00E844CE"/>
    <w:rsid w:val="00E845F6"/>
    <w:rsid w:val="00E84674"/>
    <w:rsid w:val="00E84799"/>
    <w:rsid w:val="00E847D4"/>
    <w:rsid w:val="00E847E6"/>
    <w:rsid w:val="00E84880"/>
    <w:rsid w:val="00E84883"/>
    <w:rsid w:val="00E848DE"/>
    <w:rsid w:val="00E848EC"/>
    <w:rsid w:val="00E848F7"/>
    <w:rsid w:val="00E84973"/>
    <w:rsid w:val="00E84976"/>
    <w:rsid w:val="00E849B0"/>
    <w:rsid w:val="00E84A65"/>
    <w:rsid w:val="00E84A76"/>
    <w:rsid w:val="00E84A8A"/>
    <w:rsid w:val="00E84B2B"/>
    <w:rsid w:val="00E84B36"/>
    <w:rsid w:val="00E84B7D"/>
    <w:rsid w:val="00E84BB5"/>
    <w:rsid w:val="00E84BC5"/>
    <w:rsid w:val="00E84C02"/>
    <w:rsid w:val="00E84C54"/>
    <w:rsid w:val="00E84C6F"/>
    <w:rsid w:val="00E84D79"/>
    <w:rsid w:val="00E84E80"/>
    <w:rsid w:val="00E84E92"/>
    <w:rsid w:val="00E84EF5"/>
    <w:rsid w:val="00E84F9E"/>
    <w:rsid w:val="00E84FB0"/>
    <w:rsid w:val="00E8505F"/>
    <w:rsid w:val="00E85190"/>
    <w:rsid w:val="00E851AA"/>
    <w:rsid w:val="00E853FD"/>
    <w:rsid w:val="00E85419"/>
    <w:rsid w:val="00E85504"/>
    <w:rsid w:val="00E8554F"/>
    <w:rsid w:val="00E85847"/>
    <w:rsid w:val="00E858B0"/>
    <w:rsid w:val="00E858DA"/>
    <w:rsid w:val="00E85965"/>
    <w:rsid w:val="00E85981"/>
    <w:rsid w:val="00E85A19"/>
    <w:rsid w:val="00E85A1C"/>
    <w:rsid w:val="00E85A94"/>
    <w:rsid w:val="00E85AC3"/>
    <w:rsid w:val="00E85ACA"/>
    <w:rsid w:val="00E85B5D"/>
    <w:rsid w:val="00E85B6C"/>
    <w:rsid w:val="00E85BDF"/>
    <w:rsid w:val="00E85C27"/>
    <w:rsid w:val="00E85C53"/>
    <w:rsid w:val="00E85C87"/>
    <w:rsid w:val="00E85CC7"/>
    <w:rsid w:val="00E85CCD"/>
    <w:rsid w:val="00E85CE1"/>
    <w:rsid w:val="00E85D4D"/>
    <w:rsid w:val="00E85E67"/>
    <w:rsid w:val="00E86044"/>
    <w:rsid w:val="00E86048"/>
    <w:rsid w:val="00E86052"/>
    <w:rsid w:val="00E860AE"/>
    <w:rsid w:val="00E860EB"/>
    <w:rsid w:val="00E860F9"/>
    <w:rsid w:val="00E860FB"/>
    <w:rsid w:val="00E86145"/>
    <w:rsid w:val="00E86172"/>
    <w:rsid w:val="00E861DA"/>
    <w:rsid w:val="00E861DF"/>
    <w:rsid w:val="00E86204"/>
    <w:rsid w:val="00E86271"/>
    <w:rsid w:val="00E86387"/>
    <w:rsid w:val="00E86394"/>
    <w:rsid w:val="00E86640"/>
    <w:rsid w:val="00E866F0"/>
    <w:rsid w:val="00E86737"/>
    <w:rsid w:val="00E867A9"/>
    <w:rsid w:val="00E867BC"/>
    <w:rsid w:val="00E868DA"/>
    <w:rsid w:val="00E86918"/>
    <w:rsid w:val="00E86957"/>
    <w:rsid w:val="00E86B6E"/>
    <w:rsid w:val="00E86C03"/>
    <w:rsid w:val="00E86C26"/>
    <w:rsid w:val="00E86C38"/>
    <w:rsid w:val="00E86C96"/>
    <w:rsid w:val="00E86CF2"/>
    <w:rsid w:val="00E86D1C"/>
    <w:rsid w:val="00E86E3C"/>
    <w:rsid w:val="00E86E6A"/>
    <w:rsid w:val="00E86E74"/>
    <w:rsid w:val="00E86E75"/>
    <w:rsid w:val="00E86E79"/>
    <w:rsid w:val="00E86ED8"/>
    <w:rsid w:val="00E86F8D"/>
    <w:rsid w:val="00E8701C"/>
    <w:rsid w:val="00E8709E"/>
    <w:rsid w:val="00E870DF"/>
    <w:rsid w:val="00E8718F"/>
    <w:rsid w:val="00E873DC"/>
    <w:rsid w:val="00E874DB"/>
    <w:rsid w:val="00E875AE"/>
    <w:rsid w:val="00E875D1"/>
    <w:rsid w:val="00E8766A"/>
    <w:rsid w:val="00E876A3"/>
    <w:rsid w:val="00E877A9"/>
    <w:rsid w:val="00E877B6"/>
    <w:rsid w:val="00E8784C"/>
    <w:rsid w:val="00E8787B"/>
    <w:rsid w:val="00E8790A"/>
    <w:rsid w:val="00E87931"/>
    <w:rsid w:val="00E879F9"/>
    <w:rsid w:val="00E87A23"/>
    <w:rsid w:val="00E87A57"/>
    <w:rsid w:val="00E87A61"/>
    <w:rsid w:val="00E87A66"/>
    <w:rsid w:val="00E87A92"/>
    <w:rsid w:val="00E87ABC"/>
    <w:rsid w:val="00E87C93"/>
    <w:rsid w:val="00E87CBD"/>
    <w:rsid w:val="00E87DAE"/>
    <w:rsid w:val="00E87E1D"/>
    <w:rsid w:val="00E87E2C"/>
    <w:rsid w:val="00E87E76"/>
    <w:rsid w:val="00E87EEC"/>
    <w:rsid w:val="00E87FF7"/>
    <w:rsid w:val="00E90071"/>
    <w:rsid w:val="00E900AF"/>
    <w:rsid w:val="00E900B4"/>
    <w:rsid w:val="00E9016F"/>
    <w:rsid w:val="00E90188"/>
    <w:rsid w:val="00E90299"/>
    <w:rsid w:val="00E903B7"/>
    <w:rsid w:val="00E903DB"/>
    <w:rsid w:val="00E90443"/>
    <w:rsid w:val="00E90452"/>
    <w:rsid w:val="00E9046B"/>
    <w:rsid w:val="00E904A9"/>
    <w:rsid w:val="00E9057E"/>
    <w:rsid w:val="00E905A5"/>
    <w:rsid w:val="00E90631"/>
    <w:rsid w:val="00E90649"/>
    <w:rsid w:val="00E906F9"/>
    <w:rsid w:val="00E90703"/>
    <w:rsid w:val="00E90741"/>
    <w:rsid w:val="00E90777"/>
    <w:rsid w:val="00E9077F"/>
    <w:rsid w:val="00E907EF"/>
    <w:rsid w:val="00E90843"/>
    <w:rsid w:val="00E90880"/>
    <w:rsid w:val="00E909BD"/>
    <w:rsid w:val="00E90AA5"/>
    <w:rsid w:val="00E90AF7"/>
    <w:rsid w:val="00E90B11"/>
    <w:rsid w:val="00E90B77"/>
    <w:rsid w:val="00E90B9D"/>
    <w:rsid w:val="00E90BEB"/>
    <w:rsid w:val="00E90C55"/>
    <w:rsid w:val="00E90CE0"/>
    <w:rsid w:val="00E90D00"/>
    <w:rsid w:val="00E90D6F"/>
    <w:rsid w:val="00E90DB7"/>
    <w:rsid w:val="00E90DE0"/>
    <w:rsid w:val="00E90E8F"/>
    <w:rsid w:val="00E90F31"/>
    <w:rsid w:val="00E90F9C"/>
    <w:rsid w:val="00E91020"/>
    <w:rsid w:val="00E910F8"/>
    <w:rsid w:val="00E9112C"/>
    <w:rsid w:val="00E9112D"/>
    <w:rsid w:val="00E91144"/>
    <w:rsid w:val="00E91193"/>
    <w:rsid w:val="00E911D3"/>
    <w:rsid w:val="00E9125C"/>
    <w:rsid w:val="00E91263"/>
    <w:rsid w:val="00E91266"/>
    <w:rsid w:val="00E912C7"/>
    <w:rsid w:val="00E91420"/>
    <w:rsid w:val="00E9149D"/>
    <w:rsid w:val="00E915D4"/>
    <w:rsid w:val="00E91612"/>
    <w:rsid w:val="00E91637"/>
    <w:rsid w:val="00E916E5"/>
    <w:rsid w:val="00E91753"/>
    <w:rsid w:val="00E919F7"/>
    <w:rsid w:val="00E91A5A"/>
    <w:rsid w:val="00E91B1E"/>
    <w:rsid w:val="00E91B65"/>
    <w:rsid w:val="00E91BC5"/>
    <w:rsid w:val="00E91CEB"/>
    <w:rsid w:val="00E91D04"/>
    <w:rsid w:val="00E91D5C"/>
    <w:rsid w:val="00E91DFB"/>
    <w:rsid w:val="00E91EE6"/>
    <w:rsid w:val="00E920D0"/>
    <w:rsid w:val="00E920FB"/>
    <w:rsid w:val="00E92102"/>
    <w:rsid w:val="00E92104"/>
    <w:rsid w:val="00E92124"/>
    <w:rsid w:val="00E921C0"/>
    <w:rsid w:val="00E9229B"/>
    <w:rsid w:val="00E92360"/>
    <w:rsid w:val="00E9243B"/>
    <w:rsid w:val="00E92441"/>
    <w:rsid w:val="00E924F7"/>
    <w:rsid w:val="00E92556"/>
    <w:rsid w:val="00E92559"/>
    <w:rsid w:val="00E9274D"/>
    <w:rsid w:val="00E928D8"/>
    <w:rsid w:val="00E929CF"/>
    <w:rsid w:val="00E92A52"/>
    <w:rsid w:val="00E92AC2"/>
    <w:rsid w:val="00E92ADB"/>
    <w:rsid w:val="00E92AFD"/>
    <w:rsid w:val="00E92B2F"/>
    <w:rsid w:val="00E92D54"/>
    <w:rsid w:val="00E92D64"/>
    <w:rsid w:val="00E92E68"/>
    <w:rsid w:val="00E92F14"/>
    <w:rsid w:val="00E92F4F"/>
    <w:rsid w:val="00E93024"/>
    <w:rsid w:val="00E9305F"/>
    <w:rsid w:val="00E9307A"/>
    <w:rsid w:val="00E9308F"/>
    <w:rsid w:val="00E930C3"/>
    <w:rsid w:val="00E930C8"/>
    <w:rsid w:val="00E931F5"/>
    <w:rsid w:val="00E93211"/>
    <w:rsid w:val="00E932F1"/>
    <w:rsid w:val="00E934E5"/>
    <w:rsid w:val="00E9351C"/>
    <w:rsid w:val="00E93532"/>
    <w:rsid w:val="00E936FD"/>
    <w:rsid w:val="00E93768"/>
    <w:rsid w:val="00E9376C"/>
    <w:rsid w:val="00E93895"/>
    <w:rsid w:val="00E938A4"/>
    <w:rsid w:val="00E93923"/>
    <w:rsid w:val="00E939A0"/>
    <w:rsid w:val="00E939B1"/>
    <w:rsid w:val="00E93C10"/>
    <w:rsid w:val="00E93C9D"/>
    <w:rsid w:val="00E93CE3"/>
    <w:rsid w:val="00E93D08"/>
    <w:rsid w:val="00E93D1D"/>
    <w:rsid w:val="00E93D8C"/>
    <w:rsid w:val="00E93E15"/>
    <w:rsid w:val="00E93E86"/>
    <w:rsid w:val="00E93FCB"/>
    <w:rsid w:val="00E94114"/>
    <w:rsid w:val="00E94157"/>
    <w:rsid w:val="00E942E2"/>
    <w:rsid w:val="00E942F5"/>
    <w:rsid w:val="00E9431D"/>
    <w:rsid w:val="00E943AA"/>
    <w:rsid w:val="00E943C7"/>
    <w:rsid w:val="00E94485"/>
    <w:rsid w:val="00E9452D"/>
    <w:rsid w:val="00E945D5"/>
    <w:rsid w:val="00E946CB"/>
    <w:rsid w:val="00E94749"/>
    <w:rsid w:val="00E9480D"/>
    <w:rsid w:val="00E94815"/>
    <w:rsid w:val="00E948B0"/>
    <w:rsid w:val="00E948CC"/>
    <w:rsid w:val="00E9498D"/>
    <w:rsid w:val="00E94A23"/>
    <w:rsid w:val="00E94B1F"/>
    <w:rsid w:val="00E94BA1"/>
    <w:rsid w:val="00E94BD9"/>
    <w:rsid w:val="00E94D6D"/>
    <w:rsid w:val="00E94DD6"/>
    <w:rsid w:val="00E94E0B"/>
    <w:rsid w:val="00E94E98"/>
    <w:rsid w:val="00E94E9A"/>
    <w:rsid w:val="00E94F37"/>
    <w:rsid w:val="00E950FC"/>
    <w:rsid w:val="00E9521D"/>
    <w:rsid w:val="00E9523F"/>
    <w:rsid w:val="00E9529B"/>
    <w:rsid w:val="00E95349"/>
    <w:rsid w:val="00E95358"/>
    <w:rsid w:val="00E9535E"/>
    <w:rsid w:val="00E9543B"/>
    <w:rsid w:val="00E95499"/>
    <w:rsid w:val="00E9550E"/>
    <w:rsid w:val="00E955A6"/>
    <w:rsid w:val="00E95632"/>
    <w:rsid w:val="00E95647"/>
    <w:rsid w:val="00E95657"/>
    <w:rsid w:val="00E9572F"/>
    <w:rsid w:val="00E95767"/>
    <w:rsid w:val="00E9591B"/>
    <w:rsid w:val="00E95980"/>
    <w:rsid w:val="00E959F6"/>
    <w:rsid w:val="00E95A1E"/>
    <w:rsid w:val="00E95B06"/>
    <w:rsid w:val="00E95DB3"/>
    <w:rsid w:val="00E95DC6"/>
    <w:rsid w:val="00E95DC9"/>
    <w:rsid w:val="00E95DCD"/>
    <w:rsid w:val="00E95FA9"/>
    <w:rsid w:val="00E96043"/>
    <w:rsid w:val="00E960AA"/>
    <w:rsid w:val="00E960CF"/>
    <w:rsid w:val="00E960F6"/>
    <w:rsid w:val="00E9620F"/>
    <w:rsid w:val="00E96268"/>
    <w:rsid w:val="00E9629C"/>
    <w:rsid w:val="00E9637C"/>
    <w:rsid w:val="00E9638F"/>
    <w:rsid w:val="00E96423"/>
    <w:rsid w:val="00E96449"/>
    <w:rsid w:val="00E96505"/>
    <w:rsid w:val="00E96569"/>
    <w:rsid w:val="00E9664D"/>
    <w:rsid w:val="00E96722"/>
    <w:rsid w:val="00E9672A"/>
    <w:rsid w:val="00E9677F"/>
    <w:rsid w:val="00E96796"/>
    <w:rsid w:val="00E967DE"/>
    <w:rsid w:val="00E96859"/>
    <w:rsid w:val="00E969A9"/>
    <w:rsid w:val="00E969AD"/>
    <w:rsid w:val="00E969D6"/>
    <w:rsid w:val="00E96A1A"/>
    <w:rsid w:val="00E96A96"/>
    <w:rsid w:val="00E96B22"/>
    <w:rsid w:val="00E96B58"/>
    <w:rsid w:val="00E96BB3"/>
    <w:rsid w:val="00E96C05"/>
    <w:rsid w:val="00E96CB3"/>
    <w:rsid w:val="00E96D12"/>
    <w:rsid w:val="00E96DB3"/>
    <w:rsid w:val="00E96E41"/>
    <w:rsid w:val="00E96E62"/>
    <w:rsid w:val="00E96E84"/>
    <w:rsid w:val="00E96EDD"/>
    <w:rsid w:val="00E96F1C"/>
    <w:rsid w:val="00E96FC1"/>
    <w:rsid w:val="00E97302"/>
    <w:rsid w:val="00E9730D"/>
    <w:rsid w:val="00E9742B"/>
    <w:rsid w:val="00E9743C"/>
    <w:rsid w:val="00E97482"/>
    <w:rsid w:val="00E9748D"/>
    <w:rsid w:val="00E9749B"/>
    <w:rsid w:val="00E975EB"/>
    <w:rsid w:val="00E97619"/>
    <w:rsid w:val="00E97659"/>
    <w:rsid w:val="00E9768C"/>
    <w:rsid w:val="00E976FF"/>
    <w:rsid w:val="00E9770C"/>
    <w:rsid w:val="00E97775"/>
    <w:rsid w:val="00E977A3"/>
    <w:rsid w:val="00E977F2"/>
    <w:rsid w:val="00E978FC"/>
    <w:rsid w:val="00E9795C"/>
    <w:rsid w:val="00E97996"/>
    <w:rsid w:val="00E97AC6"/>
    <w:rsid w:val="00E97B9C"/>
    <w:rsid w:val="00E97D05"/>
    <w:rsid w:val="00E97D84"/>
    <w:rsid w:val="00E97DDB"/>
    <w:rsid w:val="00E97E6F"/>
    <w:rsid w:val="00E97EBB"/>
    <w:rsid w:val="00EA0056"/>
    <w:rsid w:val="00EA00B0"/>
    <w:rsid w:val="00EA00FC"/>
    <w:rsid w:val="00EA018B"/>
    <w:rsid w:val="00EA019B"/>
    <w:rsid w:val="00EA0236"/>
    <w:rsid w:val="00EA041A"/>
    <w:rsid w:val="00EA0451"/>
    <w:rsid w:val="00EA04B5"/>
    <w:rsid w:val="00EA04CC"/>
    <w:rsid w:val="00EA0585"/>
    <w:rsid w:val="00EA05A5"/>
    <w:rsid w:val="00EA05B4"/>
    <w:rsid w:val="00EA05C9"/>
    <w:rsid w:val="00EA05E9"/>
    <w:rsid w:val="00EA0672"/>
    <w:rsid w:val="00EA06D7"/>
    <w:rsid w:val="00EA0706"/>
    <w:rsid w:val="00EA0765"/>
    <w:rsid w:val="00EA07FA"/>
    <w:rsid w:val="00EA081F"/>
    <w:rsid w:val="00EA0857"/>
    <w:rsid w:val="00EA0887"/>
    <w:rsid w:val="00EA090B"/>
    <w:rsid w:val="00EA09B2"/>
    <w:rsid w:val="00EA0A6D"/>
    <w:rsid w:val="00EA0A95"/>
    <w:rsid w:val="00EA0AA6"/>
    <w:rsid w:val="00EA0AE7"/>
    <w:rsid w:val="00EA0AE8"/>
    <w:rsid w:val="00EA0B00"/>
    <w:rsid w:val="00EA0B1C"/>
    <w:rsid w:val="00EA0C41"/>
    <w:rsid w:val="00EA0C5C"/>
    <w:rsid w:val="00EA0CE3"/>
    <w:rsid w:val="00EA0DAB"/>
    <w:rsid w:val="00EA0E18"/>
    <w:rsid w:val="00EA0F3F"/>
    <w:rsid w:val="00EA1108"/>
    <w:rsid w:val="00EA115B"/>
    <w:rsid w:val="00EA11FC"/>
    <w:rsid w:val="00EA1201"/>
    <w:rsid w:val="00EA124F"/>
    <w:rsid w:val="00EA1320"/>
    <w:rsid w:val="00EA15EF"/>
    <w:rsid w:val="00EA16B2"/>
    <w:rsid w:val="00EA16C3"/>
    <w:rsid w:val="00EA16C7"/>
    <w:rsid w:val="00EA16E1"/>
    <w:rsid w:val="00EA171B"/>
    <w:rsid w:val="00EA1835"/>
    <w:rsid w:val="00EA1899"/>
    <w:rsid w:val="00EA18D7"/>
    <w:rsid w:val="00EA1944"/>
    <w:rsid w:val="00EA1A1B"/>
    <w:rsid w:val="00EA1AC3"/>
    <w:rsid w:val="00EA1AE7"/>
    <w:rsid w:val="00EA1B7C"/>
    <w:rsid w:val="00EA1B7E"/>
    <w:rsid w:val="00EA1C0B"/>
    <w:rsid w:val="00EA1CB3"/>
    <w:rsid w:val="00EA1D4C"/>
    <w:rsid w:val="00EA1D64"/>
    <w:rsid w:val="00EA1E64"/>
    <w:rsid w:val="00EA1F17"/>
    <w:rsid w:val="00EA1F1C"/>
    <w:rsid w:val="00EA1F5B"/>
    <w:rsid w:val="00EA1FF0"/>
    <w:rsid w:val="00EA2006"/>
    <w:rsid w:val="00EA2013"/>
    <w:rsid w:val="00EA207A"/>
    <w:rsid w:val="00EA2147"/>
    <w:rsid w:val="00EA2178"/>
    <w:rsid w:val="00EA21C6"/>
    <w:rsid w:val="00EA21D1"/>
    <w:rsid w:val="00EA222C"/>
    <w:rsid w:val="00EA2358"/>
    <w:rsid w:val="00EA236F"/>
    <w:rsid w:val="00EA23A2"/>
    <w:rsid w:val="00EA2456"/>
    <w:rsid w:val="00EA2515"/>
    <w:rsid w:val="00EA256F"/>
    <w:rsid w:val="00EA25BE"/>
    <w:rsid w:val="00EA25D3"/>
    <w:rsid w:val="00EA2623"/>
    <w:rsid w:val="00EA2633"/>
    <w:rsid w:val="00EA279A"/>
    <w:rsid w:val="00EA27FF"/>
    <w:rsid w:val="00EA2880"/>
    <w:rsid w:val="00EA2942"/>
    <w:rsid w:val="00EA2979"/>
    <w:rsid w:val="00EA298D"/>
    <w:rsid w:val="00EA29ED"/>
    <w:rsid w:val="00EA2A41"/>
    <w:rsid w:val="00EA2AB9"/>
    <w:rsid w:val="00EA2B27"/>
    <w:rsid w:val="00EA2BD3"/>
    <w:rsid w:val="00EA2E25"/>
    <w:rsid w:val="00EA2E44"/>
    <w:rsid w:val="00EA2F5F"/>
    <w:rsid w:val="00EA2F66"/>
    <w:rsid w:val="00EA2FAC"/>
    <w:rsid w:val="00EA2FDE"/>
    <w:rsid w:val="00EA317C"/>
    <w:rsid w:val="00EA319D"/>
    <w:rsid w:val="00EA321F"/>
    <w:rsid w:val="00EA3283"/>
    <w:rsid w:val="00EA32C7"/>
    <w:rsid w:val="00EA32D0"/>
    <w:rsid w:val="00EA3310"/>
    <w:rsid w:val="00EA331C"/>
    <w:rsid w:val="00EA3332"/>
    <w:rsid w:val="00EA338D"/>
    <w:rsid w:val="00EA3449"/>
    <w:rsid w:val="00EA34CC"/>
    <w:rsid w:val="00EA3547"/>
    <w:rsid w:val="00EA358B"/>
    <w:rsid w:val="00EA35AF"/>
    <w:rsid w:val="00EA3637"/>
    <w:rsid w:val="00EA36FF"/>
    <w:rsid w:val="00EA384C"/>
    <w:rsid w:val="00EA3853"/>
    <w:rsid w:val="00EA3913"/>
    <w:rsid w:val="00EA3944"/>
    <w:rsid w:val="00EA3C26"/>
    <w:rsid w:val="00EA3C8D"/>
    <w:rsid w:val="00EA3CDC"/>
    <w:rsid w:val="00EA3CE8"/>
    <w:rsid w:val="00EA3D13"/>
    <w:rsid w:val="00EA3D46"/>
    <w:rsid w:val="00EA3F0A"/>
    <w:rsid w:val="00EA3FF0"/>
    <w:rsid w:val="00EA4006"/>
    <w:rsid w:val="00EA4071"/>
    <w:rsid w:val="00EA407A"/>
    <w:rsid w:val="00EA40CB"/>
    <w:rsid w:val="00EA40F3"/>
    <w:rsid w:val="00EA4129"/>
    <w:rsid w:val="00EA4159"/>
    <w:rsid w:val="00EA41A7"/>
    <w:rsid w:val="00EA41F1"/>
    <w:rsid w:val="00EA432A"/>
    <w:rsid w:val="00EA43FC"/>
    <w:rsid w:val="00EA4416"/>
    <w:rsid w:val="00EA448C"/>
    <w:rsid w:val="00EA4595"/>
    <w:rsid w:val="00EA45B0"/>
    <w:rsid w:val="00EA461C"/>
    <w:rsid w:val="00EA46BB"/>
    <w:rsid w:val="00EA4726"/>
    <w:rsid w:val="00EA4868"/>
    <w:rsid w:val="00EA48FF"/>
    <w:rsid w:val="00EA4AB1"/>
    <w:rsid w:val="00EA4B27"/>
    <w:rsid w:val="00EA4B3A"/>
    <w:rsid w:val="00EA4B4C"/>
    <w:rsid w:val="00EA4B76"/>
    <w:rsid w:val="00EA4BFB"/>
    <w:rsid w:val="00EA4C09"/>
    <w:rsid w:val="00EA4D99"/>
    <w:rsid w:val="00EA4E20"/>
    <w:rsid w:val="00EA4E5F"/>
    <w:rsid w:val="00EA4F19"/>
    <w:rsid w:val="00EA4FEB"/>
    <w:rsid w:val="00EA502A"/>
    <w:rsid w:val="00EA509E"/>
    <w:rsid w:val="00EA50C3"/>
    <w:rsid w:val="00EA5294"/>
    <w:rsid w:val="00EA529C"/>
    <w:rsid w:val="00EA53DA"/>
    <w:rsid w:val="00EA54A5"/>
    <w:rsid w:val="00EA54B5"/>
    <w:rsid w:val="00EA54F6"/>
    <w:rsid w:val="00EA55B2"/>
    <w:rsid w:val="00EA55F1"/>
    <w:rsid w:val="00EA5652"/>
    <w:rsid w:val="00EA5683"/>
    <w:rsid w:val="00EA571D"/>
    <w:rsid w:val="00EA5743"/>
    <w:rsid w:val="00EA577B"/>
    <w:rsid w:val="00EA57D3"/>
    <w:rsid w:val="00EA5892"/>
    <w:rsid w:val="00EA58B2"/>
    <w:rsid w:val="00EA5974"/>
    <w:rsid w:val="00EA5AC6"/>
    <w:rsid w:val="00EA5BC1"/>
    <w:rsid w:val="00EA5CA0"/>
    <w:rsid w:val="00EA5CE5"/>
    <w:rsid w:val="00EA5DF1"/>
    <w:rsid w:val="00EA5E37"/>
    <w:rsid w:val="00EA5E86"/>
    <w:rsid w:val="00EA5F51"/>
    <w:rsid w:val="00EA601B"/>
    <w:rsid w:val="00EA602A"/>
    <w:rsid w:val="00EA6055"/>
    <w:rsid w:val="00EA60C7"/>
    <w:rsid w:val="00EA60FD"/>
    <w:rsid w:val="00EA6196"/>
    <w:rsid w:val="00EA61E7"/>
    <w:rsid w:val="00EA6215"/>
    <w:rsid w:val="00EA62AD"/>
    <w:rsid w:val="00EA62D2"/>
    <w:rsid w:val="00EA62ED"/>
    <w:rsid w:val="00EA6340"/>
    <w:rsid w:val="00EA634F"/>
    <w:rsid w:val="00EA63C4"/>
    <w:rsid w:val="00EA6408"/>
    <w:rsid w:val="00EA64FF"/>
    <w:rsid w:val="00EA666B"/>
    <w:rsid w:val="00EA674F"/>
    <w:rsid w:val="00EA6768"/>
    <w:rsid w:val="00EA678E"/>
    <w:rsid w:val="00EA682D"/>
    <w:rsid w:val="00EA68E3"/>
    <w:rsid w:val="00EA694A"/>
    <w:rsid w:val="00EA69A0"/>
    <w:rsid w:val="00EA6A9A"/>
    <w:rsid w:val="00EA6AAA"/>
    <w:rsid w:val="00EA6AFC"/>
    <w:rsid w:val="00EA6B0F"/>
    <w:rsid w:val="00EA6C8D"/>
    <w:rsid w:val="00EA6CB5"/>
    <w:rsid w:val="00EA6E7F"/>
    <w:rsid w:val="00EA6EE8"/>
    <w:rsid w:val="00EA6F40"/>
    <w:rsid w:val="00EA6F51"/>
    <w:rsid w:val="00EA70B6"/>
    <w:rsid w:val="00EA712B"/>
    <w:rsid w:val="00EA7144"/>
    <w:rsid w:val="00EA71EC"/>
    <w:rsid w:val="00EA722B"/>
    <w:rsid w:val="00EA7269"/>
    <w:rsid w:val="00EA727E"/>
    <w:rsid w:val="00EA72F1"/>
    <w:rsid w:val="00EA7425"/>
    <w:rsid w:val="00EA744F"/>
    <w:rsid w:val="00EA74B9"/>
    <w:rsid w:val="00EA74D3"/>
    <w:rsid w:val="00EA7522"/>
    <w:rsid w:val="00EA75C1"/>
    <w:rsid w:val="00EA75CC"/>
    <w:rsid w:val="00EA75E0"/>
    <w:rsid w:val="00EA75E2"/>
    <w:rsid w:val="00EA7651"/>
    <w:rsid w:val="00EA766E"/>
    <w:rsid w:val="00EA768B"/>
    <w:rsid w:val="00EA76B3"/>
    <w:rsid w:val="00EA76D3"/>
    <w:rsid w:val="00EA771D"/>
    <w:rsid w:val="00EA77F0"/>
    <w:rsid w:val="00EA7809"/>
    <w:rsid w:val="00EA7837"/>
    <w:rsid w:val="00EA7989"/>
    <w:rsid w:val="00EA79B3"/>
    <w:rsid w:val="00EA79C1"/>
    <w:rsid w:val="00EA79E2"/>
    <w:rsid w:val="00EA7A41"/>
    <w:rsid w:val="00EA7A4D"/>
    <w:rsid w:val="00EA7A99"/>
    <w:rsid w:val="00EA7ADB"/>
    <w:rsid w:val="00EA7B49"/>
    <w:rsid w:val="00EA7BA2"/>
    <w:rsid w:val="00EA7C55"/>
    <w:rsid w:val="00EA7C9D"/>
    <w:rsid w:val="00EA7CEC"/>
    <w:rsid w:val="00EA7E23"/>
    <w:rsid w:val="00EA7F00"/>
    <w:rsid w:val="00EA7FE5"/>
    <w:rsid w:val="00EB007A"/>
    <w:rsid w:val="00EB00F0"/>
    <w:rsid w:val="00EB0166"/>
    <w:rsid w:val="00EB0170"/>
    <w:rsid w:val="00EB01AA"/>
    <w:rsid w:val="00EB038A"/>
    <w:rsid w:val="00EB03FB"/>
    <w:rsid w:val="00EB0417"/>
    <w:rsid w:val="00EB04F0"/>
    <w:rsid w:val="00EB0504"/>
    <w:rsid w:val="00EB0580"/>
    <w:rsid w:val="00EB05B3"/>
    <w:rsid w:val="00EB05F3"/>
    <w:rsid w:val="00EB05F6"/>
    <w:rsid w:val="00EB06F2"/>
    <w:rsid w:val="00EB0752"/>
    <w:rsid w:val="00EB077B"/>
    <w:rsid w:val="00EB077C"/>
    <w:rsid w:val="00EB0892"/>
    <w:rsid w:val="00EB08C6"/>
    <w:rsid w:val="00EB098F"/>
    <w:rsid w:val="00EB09BD"/>
    <w:rsid w:val="00EB0A8D"/>
    <w:rsid w:val="00EB0AF8"/>
    <w:rsid w:val="00EB0B91"/>
    <w:rsid w:val="00EB0B9A"/>
    <w:rsid w:val="00EB0DCE"/>
    <w:rsid w:val="00EB0DF8"/>
    <w:rsid w:val="00EB0E3A"/>
    <w:rsid w:val="00EB0EA6"/>
    <w:rsid w:val="00EB0F41"/>
    <w:rsid w:val="00EB0F65"/>
    <w:rsid w:val="00EB0FF9"/>
    <w:rsid w:val="00EB1003"/>
    <w:rsid w:val="00EB1029"/>
    <w:rsid w:val="00EB102F"/>
    <w:rsid w:val="00EB10ED"/>
    <w:rsid w:val="00EB1119"/>
    <w:rsid w:val="00EB111D"/>
    <w:rsid w:val="00EB1144"/>
    <w:rsid w:val="00EB1160"/>
    <w:rsid w:val="00EB11EE"/>
    <w:rsid w:val="00EB1226"/>
    <w:rsid w:val="00EB132B"/>
    <w:rsid w:val="00EB134E"/>
    <w:rsid w:val="00EB137D"/>
    <w:rsid w:val="00EB13E8"/>
    <w:rsid w:val="00EB1466"/>
    <w:rsid w:val="00EB148E"/>
    <w:rsid w:val="00EB14A8"/>
    <w:rsid w:val="00EB14C0"/>
    <w:rsid w:val="00EB14E5"/>
    <w:rsid w:val="00EB15DC"/>
    <w:rsid w:val="00EB1612"/>
    <w:rsid w:val="00EB1678"/>
    <w:rsid w:val="00EB168C"/>
    <w:rsid w:val="00EB170F"/>
    <w:rsid w:val="00EB173E"/>
    <w:rsid w:val="00EB174A"/>
    <w:rsid w:val="00EB1894"/>
    <w:rsid w:val="00EB1974"/>
    <w:rsid w:val="00EB1983"/>
    <w:rsid w:val="00EB19B2"/>
    <w:rsid w:val="00EB1B62"/>
    <w:rsid w:val="00EB1B65"/>
    <w:rsid w:val="00EB1C12"/>
    <w:rsid w:val="00EB1C57"/>
    <w:rsid w:val="00EB1C95"/>
    <w:rsid w:val="00EB1CB6"/>
    <w:rsid w:val="00EB1D65"/>
    <w:rsid w:val="00EB1EE1"/>
    <w:rsid w:val="00EB1F63"/>
    <w:rsid w:val="00EB1FA8"/>
    <w:rsid w:val="00EB1FE7"/>
    <w:rsid w:val="00EB2036"/>
    <w:rsid w:val="00EB21CF"/>
    <w:rsid w:val="00EB220D"/>
    <w:rsid w:val="00EB22B8"/>
    <w:rsid w:val="00EB22D5"/>
    <w:rsid w:val="00EB22F2"/>
    <w:rsid w:val="00EB2300"/>
    <w:rsid w:val="00EB232B"/>
    <w:rsid w:val="00EB23DD"/>
    <w:rsid w:val="00EB2427"/>
    <w:rsid w:val="00EB243D"/>
    <w:rsid w:val="00EB2583"/>
    <w:rsid w:val="00EB2598"/>
    <w:rsid w:val="00EB25B2"/>
    <w:rsid w:val="00EB26A0"/>
    <w:rsid w:val="00EB26AC"/>
    <w:rsid w:val="00EB27B4"/>
    <w:rsid w:val="00EB27EC"/>
    <w:rsid w:val="00EB27F3"/>
    <w:rsid w:val="00EB2818"/>
    <w:rsid w:val="00EB2825"/>
    <w:rsid w:val="00EB29E4"/>
    <w:rsid w:val="00EB29E9"/>
    <w:rsid w:val="00EB2AC4"/>
    <w:rsid w:val="00EB2BB0"/>
    <w:rsid w:val="00EB2BD2"/>
    <w:rsid w:val="00EB2BE7"/>
    <w:rsid w:val="00EB2C32"/>
    <w:rsid w:val="00EB2C5C"/>
    <w:rsid w:val="00EB2CAC"/>
    <w:rsid w:val="00EB2CC5"/>
    <w:rsid w:val="00EB2D9B"/>
    <w:rsid w:val="00EB2D9D"/>
    <w:rsid w:val="00EB2DBC"/>
    <w:rsid w:val="00EB2DC2"/>
    <w:rsid w:val="00EB2E0A"/>
    <w:rsid w:val="00EB2E6F"/>
    <w:rsid w:val="00EB2FD1"/>
    <w:rsid w:val="00EB300A"/>
    <w:rsid w:val="00EB305C"/>
    <w:rsid w:val="00EB3111"/>
    <w:rsid w:val="00EB317A"/>
    <w:rsid w:val="00EB323C"/>
    <w:rsid w:val="00EB3244"/>
    <w:rsid w:val="00EB3338"/>
    <w:rsid w:val="00EB3374"/>
    <w:rsid w:val="00EB33D0"/>
    <w:rsid w:val="00EB3463"/>
    <w:rsid w:val="00EB3469"/>
    <w:rsid w:val="00EB3567"/>
    <w:rsid w:val="00EB361F"/>
    <w:rsid w:val="00EB36ED"/>
    <w:rsid w:val="00EB36F9"/>
    <w:rsid w:val="00EB373E"/>
    <w:rsid w:val="00EB37D1"/>
    <w:rsid w:val="00EB3954"/>
    <w:rsid w:val="00EB3997"/>
    <w:rsid w:val="00EB39E8"/>
    <w:rsid w:val="00EB3A40"/>
    <w:rsid w:val="00EB3A7B"/>
    <w:rsid w:val="00EB3AB4"/>
    <w:rsid w:val="00EB3B50"/>
    <w:rsid w:val="00EB3B61"/>
    <w:rsid w:val="00EB3BD2"/>
    <w:rsid w:val="00EB3BEF"/>
    <w:rsid w:val="00EB3CFA"/>
    <w:rsid w:val="00EB3DB5"/>
    <w:rsid w:val="00EB3E8E"/>
    <w:rsid w:val="00EB3ECA"/>
    <w:rsid w:val="00EB3F5B"/>
    <w:rsid w:val="00EB3FE1"/>
    <w:rsid w:val="00EB4130"/>
    <w:rsid w:val="00EB415A"/>
    <w:rsid w:val="00EB42C7"/>
    <w:rsid w:val="00EB42CB"/>
    <w:rsid w:val="00EB42CD"/>
    <w:rsid w:val="00EB44A2"/>
    <w:rsid w:val="00EB44FC"/>
    <w:rsid w:val="00EB458D"/>
    <w:rsid w:val="00EB45E5"/>
    <w:rsid w:val="00EB45F8"/>
    <w:rsid w:val="00EB46D4"/>
    <w:rsid w:val="00EB46DF"/>
    <w:rsid w:val="00EB4705"/>
    <w:rsid w:val="00EB4708"/>
    <w:rsid w:val="00EB49A1"/>
    <w:rsid w:val="00EB49B2"/>
    <w:rsid w:val="00EB49DF"/>
    <w:rsid w:val="00EB4A74"/>
    <w:rsid w:val="00EB4A95"/>
    <w:rsid w:val="00EB4B07"/>
    <w:rsid w:val="00EB4B11"/>
    <w:rsid w:val="00EB4B22"/>
    <w:rsid w:val="00EB4B49"/>
    <w:rsid w:val="00EB4C11"/>
    <w:rsid w:val="00EB4C57"/>
    <w:rsid w:val="00EB4D44"/>
    <w:rsid w:val="00EB4D4B"/>
    <w:rsid w:val="00EB4D56"/>
    <w:rsid w:val="00EB4D5D"/>
    <w:rsid w:val="00EB4EE7"/>
    <w:rsid w:val="00EB5003"/>
    <w:rsid w:val="00EB5013"/>
    <w:rsid w:val="00EB502C"/>
    <w:rsid w:val="00EB5064"/>
    <w:rsid w:val="00EB5081"/>
    <w:rsid w:val="00EB50FE"/>
    <w:rsid w:val="00EB516A"/>
    <w:rsid w:val="00EB51C8"/>
    <w:rsid w:val="00EB5212"/>
    <w:rsid w:val="00EB5225"/>
    <w:rsid w:val="00EB5254"/>
    <w:rsid w:val="00EB53DF"/>
    <w:rsid w:val="00EB53F6"/>
    <w:rsid w:val="00EB542D"/>
    <w:rsid w:val="00EB546A"/>
    <w:rsid w:val="00EB54CA"/>
    <w:rsid w:val="00EB551C"/>
    <w:rsid w:val="00EB552A"/>
    <w:rsid w:val="00EB561D"/>
    <w:rsid w:val="00EB5626"/>
    <w:rsid w:val="00EB5653"/>
    <w:rsid w:val="00EB567D"/>
    <w:rsid w:val="00EB5850"/>
    <w:rsid w:val="00EB58C7"/>
    <w:rsid w:val="00EB58EF"/>
    <w:rsid w:val="00EB5A43"/>
    <w:rsid w:val="00EB5AC9"/>
    <w:rsid w:val="00EB5AEF"/>
    <w:rsid w:val="00EB5B8B"/>
    <w:rsid w:val="00EB5BB0"/>
    <w:rsid w:val="00EB5C4B"/>
    <w:rsid w:val="00EB5C81"/>
    <w:rsid w:val="00EB5DD0"/>
    <w:rsid w:val="00EB5E5B"/>
    <w:rsid w:val="00EB5F19"/>
    <w:rsid w:val="00EB5F72"/>
    <w:rsid w:val="00EB5F8A"/>
    <w:rsid w:val="00EB5FD7"/>
    <w:rsid w:val="00EB6089"/>
    <w:rsid w:val="00EB6091"/>
    <w:rsid w:val="00EB6124"/>
    <w:rsid w:val="00EB6298"/>
    <w:rsid w:val="00EB62E9"/>
    <w:rsid w:val="00EB62EE"/>
    <w:rsid w:val="00EB632E"/>
    <w:rsid w:val="00EB6390"/>
    <w:rsid w:val="00EB639A"/>
    <w:rsid w:val="00EB64CF"/>
    <w:rsid w:val="00EB6554"/>
    <w:rsid w:val="00EB6574"/>
    <w:rsid w:val="00EB6625"/>
    <w:rsid w:val="00EB66C2"/>
    <w:rsid w:val="00EB66E7"/>
    <w:rsid w:val="00EB672E"/>
    <w:rsid w:val="00EB6773"/>
    <w:rsid w:val="00EB67A6"/>
    <w:rsid w:val="00EB67CC"/>
    <w:rsid w:val="00EB6806"/>
    <w:rsid w:val="00EB6874"/>
    <w:rsid w:val="00EB68D9"/>
    <w:rsid w:val="00EB694D"/>
    <w:rsid w:val="00EB6958"/>
    <w:rsid w:val="00EB6989"/>
    <w:rsid w:val="00EB69B2"/>
    <w:rsid w:val="00EB6A80"/>
    <w:rsid w:val="00EB6AF8"/>
    <w:rsid w:val="00EB6BF1"/>
    <w:rsid w:val="00EB6C24"/>
    <w:rsid w:val="00EB6C3D"/>
    <w:rsid w:val="00EB6CE5"/>
    <w:rsid w:val="00EB6D36"/>
    <w:rsid w:val="00EB6D4C"/>
    <w:rsid w:val="00EB6DF8"/>
    <w:rsid w:val="00EB6E09"/>
    <w:rsid w:val="00EB6E82"/>
    <w:rsid w:val="00EB6E85"/>
    <w:rsid w:val="00EB6E8C"/>
    <w:rsid w:val="00EB6F6E"/>
    <w:rsid w:val="00EB6F81"/>
    <w:rsid w:val="00EB701A"/>
    <w:rsid w:val="00EB707D"/>
    <w:rsid w:val="00EB7083"/>
    <w:rsid w:val="00EB7085"/>
    <w:rsid w:val="00EB70A3"/>
    <w:rsid w:val="00EB70AB"/>
    <w:rsid w:val="00EB70C0"/>
    <w:rsid w:val="00EB7215"/>
    <w:rsid w:val="00EB72CA"/>
    <w:rsid w:val="00EB732A"/>
    <w:rsid w:val="00EB7337"/>
    <w:rsid w:val="00EB7386"/>
    <w:rsid w:val="00EB73B5"/>
    <w:rsid w:val="00EB73B6"/>
    <w:rsid w:val="00EB73C1"/>
    <w:rsid w:val="00EB73D6"/>
    <w:rsid w:val="00EB73FC"/>
    <w:rsid w:val="00EB740C"/>
    <w:rsid w:val="00EB7432"/>
    <w:rsid w:val="00EB74AD"/>
    <w:rsid w:val="00EB74C3"/>
    <w:rsid w:val="00EB74E1"/>
    <w:rsid w:val="00EB7500"/>
    <w:rsid w:val="00EB7504"/>
    <w:rsid w:val="00EB7646"/>
    <w:rsid w:val="00EB7676"/>
    <w:rsid w:val="00EB774C"/>
    <w:rsid w:val="00EB7772"/>
    <w:rsid w:val="00EB77CD"/>
    <w:rsid w:val="00EB7873"/>
    <w:rsid w:val="00EB7A30"/>
    <w:rsid w:val="00EB7A71"/>
    <w:rsid w:val="00EB7AD0"/>
    <w:rsid w:val="00EB7B41"/>
    <w:rsid w:val="00EB7B9C"/>
    <w:rsid w:val="00EB7D1A"/>
    <w:rsid w:val="00EB7DF7"/>
    <w:rsid w:val="00EB7EDA"/>
    <w:rsid w:val="00EB7F2E"/>
    <w:rsid w:val="00EB7F89"/>
    <w:rsid w:val="00EC0075"/>
    <w:rsid w:val="00EC007A"/>
    <w:rsid w:val="00EC0081"/>
    <w:rsid w:val="00EC00A9"/>
    <w:rsid w:val="00EC018C"/>
    <w:rsid w:val="00EC01BE"/>
    <w:rsid w:val="00EC01DA"/>
    <w:rsid w:val="00EC01ED"/>
    <w:rsid w:val="00EC02E4"/>
    <w:rsid w:val="00EC0419"/>
    <w:rsid w:val="00EC042E"/>
    <w:rsid w:val="00EC044E"/>
    <w:rsid w:val="00EC0579"/>
    <w:rsid w:val="00EC057A"/>
    <w:rsid w:val="00EC063E"/>
    <w:rsid w:val="00EC0688"/>
    <w:rsid w:val="00EC077D"/>
    <w:rsid w:val="00EC07E3"/>
    <w:rsid w:val="00EC0808"/>
    <w:rsid w:val="00EC08D9"/>
    <w:rsid w:val="00EC0947"/>
    <w:rsid w:val="00EC09EA"/>
    <w:rsid w:val="00EC0A1E"/>
    <w:rsid w:val="00EC0A2D"/>
    <w:rsid w:val="00EC0A37"/>
    <w:rsid w:val="00EC0A3B"/>
    <w:rsid w:val="00EC0AA5"/>
    <w:rsid w:val="00EC0BAB"/>
    <w:rsid w:val="00EC0BE5"/>
    <w:rsid w:val="00EC0C70"/>
    <w:rsid w:val="00EC0C9D"/>
    <w:rsid w:val="00EC0CEC"/>
    <w:rsid w:val="00EC0E6B"/>
    <w:rsid w:val="00EC0E6E"/>
    <w:rsid w:val="00EC0F0F"/>
    <w:rsid w:val="00EC0F7F"/>
    <w:rsid w:val="00EC0FA9"/>
    <w:rsid w:val="00EC10DE"/>
    <w:rsid w:val="00EC10F9"/>
    <w:rsid w:val="00EC1162"/>
    <w:rsid w:val="00EC11CA"/>
    <w:rsid w:val="00EC123D"/>
    <w:rsid w:val="00EC130D"/>
    <w:rsid w:val="00EC1320"/>
    <w:rsid w:val="00EC148E"/>
    <w:rsid w:val="00EC150D"/>
    <w:rsid w:val="00EC1553"/>
    <w:rsid w:val="00EC165E"/>
    <w:rsid w:val="00EC169B"/>
    <w:rsid w:val="00EC1700"/>
    <w:rsid w:val="00EC1706"/>
    <w:rsid w:val="00EC1711"/>
    <w:rsid w:val="00EC175A"/>
    <w:rsid w:val="00EC1799"/>
    <w:rsid w:val="00EC17F4"/>
    <w:rsid w:val="00EC1810"/>
    <w:rsid w:val="00EC1883"/>
    <w:rsid w:val="00EC1884"/>
    <w:rsid w:val="00EC18BF"/>
    <w:rsid w:val="00EC190B"/>
    <w:rsid w:val="00EC19A0"/>
    <w:rsid w:val="00EC19A9"/>
    <w:rsid w:val="00EC1A05"/>
    <w:rsid w:val="00EC1A8E"/>
    <w:rsid w:val="00EC1B3B"/>
    <w:rsid w:val="00EC1CDC"/>
    <w:rsid w:val="00EC1CFA"/>
    <w:rsid w:val="00EC1D4E"/>
    <w:rsid w:val="00EC1D73"/>
    <w:rsid w:val="00EC1D97"/>
    <w:rsid w:val="00EC1DB3"/>
    <w:rsid w:val="00EC1DFE"/>
    <w:rsid w:val="00EC1F1E"/>
    <w:rsid w:val="00EC2060"/>
    <w:rsid w:val="00EC20C1"/>
    <w:rsid w:val="00EC2113"/>
    <w:rsid w:val="00EC222E"/>
    <w:rsid w:val="00EC2263"/>
    <w:rsid w:val="00EC228F"/>
    <w:rsid w:val="00EC234B"/>
    <w:rsid w:val="00EC2559"/>
    <w:rsid w:val="00EC26A5"/>
    <w:rsid w:val="00EC2750"/>
    <w:rsid w:val="00EC276A"/>
    <w:rsid w:val="00EC282C"/>
    <w:rsid w:val="00EC28FD"/>
    <w:rsid w:val="00EC2972"/>
    <w:rsid w:val="00EC2983"/>
    <w:rsid w:val="00EC2995"/>
    <w:rsid w:val="00EC29DA"/>
    <w:rsid w:val="00EC29DD"/>
    <w:rsid w:val="00EC2AC1"/>
    <w:rsid w:val="00EC2BC2"/>
    <w:rsid w:val="00EC2BE4"/>
    <w:rsid w:val="00EC2CFD"/>
    <w:rsid w:val="00EC2E6B"/>
    <w:rsid w:val="00EC2F74"/>
    <w:rsid w:val="00EC2F89"/>
    <w:rsid w:val="00EC2FE0"/>
    <w:rsid w:val="00EC2FE1"/>
    <w:rsid w:val="00EC2FF8"/>
    <w:rsid w:val="00EC30D0"/>
    <w:rsid w:val="00EC313E"/>
    <w:rsid w:val="00EC327E"/>
    <w:rsid w:val="00EC32A6"/>
    <w:rsid w:val="00EC3359"/>
    <w:rsid w:val="00EC335E"/>
    <w:rsid w:val="00EC3364"/>
    <w:rsid w:val="00EC3392"/>
    <w:rsid w:val="00EC33DB"/>
    <w:rsid w:val="00EC34CC"/>
    <w:rsid w:val="00EC34DC"/>
    <w:rsid w:val="00EC34F5"/>
    <w:rsid w:val="00EC3568"/>
    <w:rsid w:val="00EC3609"/>
    <w:rsid w:val="00EC36D2"/>
    <w:rsid w:val="00EC37C1"/>
    <w:rsid w:val="00EC3820"/>
    <w:rsid w:val="00EC3842"/>
    <w:rsid w:val="00EC385D"/>
    <w:rsid w:val="00EC3860"/>
    <w:rsid w:val="00EC3869"/>
    <w:rsid w:val="00EC386D"/>
    <w:rsid w:val="00EC39DF"/>
    <w:rsid w:val="00EC3A14"/>
    <w:rsid w:val="00EC3A20"/>
    <w:rsid w:val="00EC3A6F"/>
    <w:rsid w:val="00EC3B70"/>
    <w:rsid w:val="00EC3DA9"/>
    <w:rsid w:val="00EC3ECD"/>
    <w:rsid w:val="00EC3FD7"/>
    <w:rsid w:val="00EC40B6"/>
    <w:rsid w:val="00EC4110"/>
    <w:rsid w:val="00EC4119"/>
    <w:rsid w:val="00EC411B"/>
    <w:rsid w:val="00EC414D"/>
    <w:rsid w:val="00EC41C0"/>
    <w:rsid w:val="00EC4243"/>
    <w:rsid w:val="00EC4246"/>
    <w:rsid w:val="00EC43A7"/>
    <w:rsid w:val="00EC4435"/>
    <w:rsid w:val="00EC44D9"/>
    <w:rsid w:val="00EC4579"/>
    <w:rsid w:val="00EC45B0"/>
    <w:rsid w:val="00EC4644"/>
    <w:rsid w:val="00EC4741"/>
    <w:rsid w:val="00EC47F3"/>
    <w:rsid w:val="00EC48E4"/>
    <w:rsid w:val="00EC4900"/>
    <w:rsid w:val="00EC49A2"/>
    <w:rsid w:val="00EC49A7"/>
    <w:rsid w:val="00EC49FE"/>
    <w:rsid w:val="00EC4A15"/>
    <w:rsid w:val="00EC4A6A"/>
    <w:rsid w:val="00EC4B2F"/>
    <w:rsid w:val="00EC4B35"/>
    <w:rsid w:val="00EC4BB1"/>
    <w:rsid w:val="00EC4BF4"/>
    <w:rsid w:val="00EC4C19"/>
    <w:rsid w:val="00EC4D92"/>
    <w:rsid w:val="00EC4DE6"/>
    <w:rsid w:val="00EC4E02"/>
    <w:rsid w:val="00EC4E6A"/>
    <w:rsid w:val="00EC4F19"/>
    <w:rsid w:val="00EC4F66"/>
    <w:rsid w:val="00EC4F9B"/>
    <w:rsid w:val="00EC4FB1"/>
    <w:rsid w:val="00EC5041"/>
    <w:rsid w:val="00EC50ED"/>
    <w:rsid w:val="00EC5123"/>
    <w:rsid w:val="00EC5279"/>
    <w:rsid w:val="00EC5371"/>
    <w:rsid w:val="00EC53DC"/>
    <w:rsid w:val="00EC5432"/>
    <w:rsid w:val="00EC5437"/>
    <w:rsid w:val="00EC5438"/>
    <w:rsid w:val="00EC5448"/>
    <w:rsid w:val="00EC5450"/>
    <w:rsid w:val="00EC551C"/>
    <w:rsid w:val="00EC559A"/>
    <w:rsid w:val="00EC55EE"/>
    <w:rsid w:val="00EC5612"/>
    <w:rsid w:val="00EC5689"/>
    <w:rsid w:val="00EC56D7"/>
    <w:rsid w:val="00EC56FD"/>
    <w:rsid w:val="00EC5838"/>
    <w:rsid w:val="00EC583F"/>
    <w:rsid w:val="00EC587F"/>
    <w:rsid w:val="00EC58A8"/>
    <w:rsid w:val="00EC58BF"/>
    <w:rsid w:val="00EC59B1"/>
    <w:rsid w:val="00EC59E1"/>
    <w:rsid w:val="00EC59EC"/>
    <w:rsid w:val="00EC59ED"/>
    <w:rsid w:val="00EC5A38"/>
    <w:rsid w:val="00EC5A6D"/>
    <w:rsid w:val="00EC5BA9"/>
    <w:rsid w:val="00EC5BBC"/>
    <w:rsid w:val="00EC5D3D"/>
    <w:rsid w:val="00EC5D70"/>
    <w:rsid w:val="00EC5ED5"/>
    <w:rsid w:val="00EC5EF7"/>
    <w:rsid w:val="00EC5FC8"/>
    <w:rsid w:val="00EC606C"/>
    <w:rsid w:val="00EC6104"/>
    <w:rsid w:val="00EC6200"/>
    <w:rsid w:val="00EC63AD"/>
    <w:rsid w:val="00EC65D5"/>
    <w:rsid w:val="00EC65D6"/>
    <w:rsid w:val="00EC65FE"/>
    <w:rsid w:val="00EC6653"/>
    <w:rsid w:val="00EC66A2"/>
    <w:rsid w:val="00EC66DE"/>
    <w:rsid w:val="00EC6745"/>
    <w:rsid w:val="00EC6750"/>
    <w:rsid w:val="00EC6812"/>
    <w:rsid w:val="00EC684C"/>
    <w:rsid w:val="00EC6883"/>
    <w:rsid w:val="00EC6947"/>
    <w:rsid w:val="00EC69AB"/>
    <w:rsid w:val="00EC6A16"/>
    <w:rsid w:val="00EC6AB1"/>
    <w:rsid w:val="00EC6ABE"/>
    <w:rsid w:val="00EC6B8C"/>
    <w:rsid w:val="00EC6BD0"/>
    <w:rsid w:val="00EC6CCB"/>
    <w:rsid w:val="00EC6D12"/>
    <w:rsid w:val="00EC6D7A"/>
    <w:rsid w:val="00EC6DC7"/>
    <w:rsid w:val="00EC6E34"/>
    <w:rsid w:val="00EC6F27"/>
    <w:rsid w:val="00EC6F46"/>
    <w:rsid w:val="00EC6F9C"/>
    <w:rsid w:val="00EC7021"/>
    <w:rsid w:val="00EC703F"/>
    <w:rsid w:val="00EC706B"/>
    <w:rsid w:val="00EC7086"/>
    <w:rsid w:val="00EC70EC"/>
    <w:rsid w:val="00EC71AC"/>
    <w:rsid w:val="00EC71CF"/>
    <w:rsid w:val="00EC7212"/>
    <w:rsid w:val="00EC722E"/>
    <w:rsid w:val="00EC7248"/>
    <w:rsid w:val="00EC7355"/>
    <w:rsid w:val="00EC7376"/>
    <w:rsid w:val="00EC7399"/>
    <w:rsid w:val="00EC7449"/>
    <w:rsid w:val="00EC744F"/>
    <w:rsid w:val="00EC7475"/>
    <w:rsid w:val="00EC7570"/>
    <w:rsid w:val="00EC76C0"/>
    <w:rsid w:val="00EC77A2"/>
    <w:rsid w:val="00EC77C4"/>
    <w:rsid w:val="00EC77F9"/>
    <w:rsid w:val="00EC7919"/>
    <w:rsid w:val="00EC7B84"/>
    <w:rsid w:val="00EC7BF4"/>
    <w:rsid w:val="00EC7C07"/>
    <w:rsid w:val="00EC7C13"/>
    <w:rsid w:val="00EC7C4B"/>
    <w:rsid w:val="00EC7D08"/>
    <w:rsid w:val="00EC7D33"/>
    <w:rsid w:val="00EC7D56"/>
    <w:rsid w:val="00EC7DE6"/>
    <w:rsid w:val="00EC7E30"/>
    <w:rsid w:val="00EC7ECE"/>
    <w:rsid w:val="00EC7F9A"/>
    <w:rsid w:val="00EC7FB0"/>
    <w:rsid w:val="00EC7FEB"/>
    <w:rsid w:val="00ED003F"/>
    <w:rsid w:val="00ED0093"/>
    <w:rsid w:val="00ED00E4"/>
    <w:rsid w:val="00ED01B1"/>
    <w:rsid w:val="00ED020E"/>
    <w:rsid w:val="00ED022B"/>
    <w:rsid w:val="00ED02A4"/>
    <w:rsid w:val="00ED02D5"/>
    <w:rsid w:val="00ED0397"/>
    <w:rsid w:val="00ED051A"/>
    <w:rsid w:val="00ED0530"/>
    <w:rsid w:val="00ED053F"/>
    <w:rsid w:val="00ED055C"/>
    <w:rsid w:val="00ED055D"/>
    <w:rsid w:val="00ED0571"/>
    <w:rsid w:val="00ED05BF"/>
    <w:rsid w:val="00ED0651"/>
    <w:rsid w:val="00ED0735"/>
    <w:rsid w:val="00ED0792"/>
    <w:rsid w:val="00ED08EA"/>
    <w:rsid w:val="00ED08F7"/>
    <w:rsid w:val="00ED0B4E"/>
    <w:rsid w:val="00ED0B83"/>
    <w:rsid w:val="00ED0BA7"/>
    <w:rsid w:val="00ED0BE9"/>
    <w:rsid w:val="00ED0BEB"/>
    <w:rsid w:val="00ED0BFA"/>
    <w:rsid w:val="00ED0C69"/>
    <w:rsid w:val="00ED0D05"/>
    <w:rsid w:val="00ED0DA3"/>
    <w:rsid w:val="00ED0DA8"/>
    <w:rsid w:val="00ED0EFF"/>
    <w:rsid w:val="00ED10D6"/>
    <w:rsid w:val="00ED1159"/>
    <w:rsid w:val="00ED1274"/>
    <w:rsid w:val="00ED128C"/>
    <w:rsid w:val="00ED12D4"/>
    <w:rsid w:val="00ED1300"/>
    <w:rsid w:val="00ED13CC"/>
    <w:rsid w:val="00ED13E5"/>
    <w:rsid w:val="00ED1491"/>
    <w:rsid w:val="00ED150D"/>
    <w:rsid w:val="00ED1597"/>
    <w:rsid w:val="00ED15C1"/>
    <w:rsid w:val="00ED1697"/>
    <w:rsid w:val="00ED16B4"/>
    <w:rsid w:val="00ED171F"/>
    <w:rsid w:val="00ED1766"/>
    <w:rsid w:val="00ED178C"/>
    <w:rsid w:val="00ED18AC"/>
    <w:rsid w:val="00ED1910"/>
    <w:rsid w:val="00ED1A55"/>
    <w:rsid w:val="00ED1A9F"/>
    <w:rsid w:val="00ED1ABB"/>
    <w:rsid w:val="00ED1AF4"/>
    <w:rsid w:val="00ED1B1D"/>
    <w:rsid w:val="00ED1BD6"/>
    <w:rsid w:val="00ED1BE7"/>
    <w:rsid w:val="00ED1D35"/>
    <w:rsid w:val="00ED1D94"/>
    <w:rsid w:val="00ED1DC9"/>
    <w:rsid w:val="00ED1E46"/>
    <w:rsid w:val="00ED1E5F"/>
    <w:rsid w:val="00ED1E89"/>
    <w:rsid w:val="00ED1EAF"/>
    <w:rsid w:val="00ED1F76"/>
    <w:rsid w:val="00ED1FC4"/>
    <w:rsid w:val="00ED1FD5"/>
    <w:rsid w:val="00ED1FFA"/>
    <w:rsid w:val="00ED20CC"/>
    <w:rsid w:val="00ED213D"/>
    <w:rsid w:val="00ED222E"/>
    <w:rsid w:val="00ED2249"/>
    <w:rsid w:val="00ED2301"/>
    <w:rsid w:val="00ED23F1"/>
    <w:rsid w:val="00ED23FE"/>
    <w:rsid w:val="00ED247A"/>
    <w:rsid w:val="00ED24E5"/>
    <w:rsid w:val="00ED2516"/>
    <w:rsid w:val="00ED261B"/>
    <w:rsid w:val="00ED261C"/>
    <w:rsid w:val="00ED26B5"/>
    <w:rsid w:val="00ED27AB"/>
    <w:rsid w:val="00ED284B"/>
    <w:rsid w:val="00ED2890"/>
    <w:rsid w:val="00ED28BB"/>
    <w:rsid w:val="00ED28BD"/>
    <w:rsid w:val="00ED29F8"/>
    <w:rsid w:val="00ED2AD2"/>
    <w:rsid w:val="00ED2B00"/>
    <w:rsid w:val="00ED2BBC"/>
    <w:rsid w:val="00ED2C3A"/>
    <w:rsid w:val="00ED2CBD"/>
    <w:rsid w:val="00ED2D08"/>
    <w:rsid w:val="00ED2D56"/>
    <w:rsid w:val="00ED2D8A"/>
    <w:rsid w:val="00ED2DA2"/>
    <w:rsid w:val="00ED2DFA"/>
    <w:rsid w:val="00ED2EA8"/>
    <w:rsid w:val="00ED2F43"/>
    <w:rsid w:val="00ED2F78"/>
    <w:rsid w:val="00ED2F98"/>
    <w:rsid w:val="00ED2FAD"/>
    <w:rsid w:val="00ED2FFB"/>
    <w:rsid w:val="00ED3121"/>
    <w:rsid w:val="00ED3141"/>
    <w:rsid w:val="00ED3393"/>
    <w:rsid w:val="00ED33CD"/>
    <w:rsid w:val="00ED3401"/>
    <w:rsid w:val="00ED3456"/>
    <w:rsid w:val="00ED3471"/>
    <w:rsid w:val="00ED34DC"/>
    <w:rsid w:val="00ED34DE"/>
    <w:rsid w:val="00ED3566"/>
    <w:rsid w:val="00ED35C5"/>
    <w:rsid w:val="00ED3660"/>
    <w:rsid w:val="00ED3670"/>
    <w:rsid w:val="00ED37A8"/>
    <w:rsid w:val="00ED37C7"/>
    <w:rsid w:val="00ED3817"/>
    <w:rsid w:val="00ED3821"/>
    <w:rsid w:val="00ED394E"/>
    <w:rsid w:val="00ED3A31"/>
    <w:rsid w:val="00ED3B60"/>
    <w:rsid w:val="00ED3B86"/>
    <w:rsid w:val="00ED3CFE"/>
    <w:rsid w:val="00ED3E71"/>
    <w:rsid w:val="00ED3ECC"/>
    <w:rsid w:val="00ED3EDE"/>
    <w:rsid w:val="00ED3F17"/>
    <w:rsid w:val="00ED3F63"/>
    <w:rsid w:val="00ED3FBE"/>
    <w:rsid w:val="00ED4018"/>
    <w:rsid w:val="00ED402A"/>
    <w:rsid w:val="00ED4052"/>
    <w:rsid w:val="00ED4123"/>
    <w:rsid w:val="00ED412C"/>
    <w:rsid w:val="00ED4176"/>
    <w:rsid w:val="00ED41A4"/>
    <w:rsid w:val="00ED42BF"/>
    <w:rsid w:val="00ED4301"/>
    <w:rsid w:val="00ED4307"/>
    <w:rsid w:val="00ED4410"/>
    <w:rsid w:val="00ED4441"/>
    <w:rsid w:val="00ED461F"/>
    <w:rsid w:val="00ED46F7"/>
    <w:rsid w:val="00ED4776"/>
    <w:rsid w:val="00ED485F"/>
    <w:rsid w:val="00ED4936"/>
    <w:rsid w:val="00ED4941"/>
    <w:rsid w:val="00ED49C0"/>
    <w:rsid w:val="00ED49F0"/>
    <w:rsid w:val="00ED4A78"/>
    <w:rsid w:val="00ED4AD2"/>
    <w:rsid w:val="00ED4CFC"/>
    <w:rsid w:val="00ED4DA0"/>
    <w:rsid w:val="00ED4DB3"/>
    <w:rsid w:val="00ED4E37"/>
    <w:rsid w:val="00ED4E83"/>
    <w:rsid w:val="00ED4ED9"/>
    <w:rsid w:val="00ED4F46"/>
    <w:rsid w:val="00ED4F6D"/>
    <w:rsid w:val="00ED4FEB"/>
    <w:rsid w:val="00ED4FEE"/>
    <w:rsid w:val="00ED5128"/>
    <w:rsid w:val="00ED51DE"/>
    <w:rsid w:val="00ED5202"/>
    <w:rsid w:val="00ED520F"/>
    <w:rsid w:val="00ED528C"/>
    <w:rsid w:val="00ED531E"/>
    <w:rsid w:val="00ED53A7"/>
    <w:rsid w:val="00ED53FC"/>
    <w:rsid w:val="00ED545E"/>
    <w:rsid w:val="00ED55D6"/>
    <w:rsid w:val="00ED56C3"/>
    <w:rsid w:val="00ED56EC"/>
    <w:rsid w:val="00ED5A03"/>
    <w:rsid w:val="00ED5AB7"/>
    <w:rsid w:val="00ED5B3D"/>
    <w:rsid w:val="00ED5B64"/>
    <w:rsid w:val="00ED5B6E"/>
    <w:rsid w:val="00ED5B8C"/>
    <w:rsid w:val="00ED5CD5"/>
    <w:rsid w:val="00ED5CF9"/>
    <w:rsid w:val="00ED5EDD"/>
    <w:rsid w:val="00ED5FB4"/>
    <w:rsid w:val="00ED6089"/>
    <w:rsid w:val="00ED62B2"/>
    <w:rsid w:val="00ED6394"/>
    <w:rsid w:val="00ED647A"/>
    <w:rsid w:val="00ED64F2"/>
    <w:rsid w:val="00ED6596"/>
    <w:rsid w:val="00ED662F"/>
    <w:rsid w:val="00ED66AE"/>
    <w:rsid w:val="00ED66E3"/>
    <w:rsid w:val="00ED67EB"/>
    <w:rsid w:val="00ED6800"/>
    <w:rsid w:val="00ED68FC"/>
    <w:rsid w:val="00ED694A"/>
    <w:rsid w:val="00ED69C0"/>
    <w:rsid w:val="00ED69D0"/>
    <w:rsid w:val="00ED69F7"/>
    <w:rsid w:val="00ED6AA7"/>
    <w:rsid w:val="00ED6B77"/>
    <w:rsid w:val="00ED6BDE"/>
    <w:rsid w:val="00ED6C2B"/>
    <w:rsid w:val="00ED6C35"/>
    <w:rsid w:val="00ED6C50"/>
    <w:rsid w:val="00ED6C8A"/>
    <w:rsid w:val="00ED6C91"/>
    <w:rsid w:val="00ED6CD3"/>
    <w:rsid w:val="00ED6CE5"/>
    <w:rsid w:val="00ED6D0F"/>
    <w:rsid w:val="00ED6D57"/>
    <w:rsid w:val="00ED6E20"/>
    <w:rsid w:val="00ED6EBE"/>
    <w:rsid w:val="00ED6F61"/>
    <w:rsid w:val="00ED6FA2"/>
    <w:rsid w:val="00ED6FFF"/>
    <w:rsid w:val="00ED7143"/>
    <w:rsid w:val="00ED7152"/>
    <w:rsid w:val="00ED7204"/>
    <w:rsid w:val="00ED72A6"/>
    <w:rsid w:val="00ED72EF"/>
    <w:rsid w:val="00ED730D"/>
    <w:rsid w:val="00ED73A6"/>
    <w:rsid w:val="00ED73E5"/>
    <w:rsid w:val="00ED73EC"/>
    <w:rsid w:val="00ED7505"/>
    <w:rsid w:val="00ED7526"/>
    <w:rsid w:val="00ED75EB"/>
    <w:rsid w:val="00ED7624"/>
    <w:rsid w:val="00ED76F8"/>
    <w:rsid w:val="00ED777E"/>
    <w:rsid w:val="00ED77A3"/>
    <w:rsid w:val="00ED7800"/>
    <w:rsid w:val="00ED7A74"/>
    <w:rsid w:val="00ED7AC0"/>
    <w:rsid w:val="00ED7AD7"/>
    <w:rsid w:val="00ED7ADA"/>
    <w:rsid w:val="00ED7ADD"/>
    <w:rsid w:val="00ED7B6A"/>
    <w:rsid w:val="00ED7C69"/>
    <w:rsid w:val="00ED7D24"/>
    <w:rsid w:val="00ED7D7B"/>
    <w:rsid w:val="00ED7E21"/>
    <w:rsid w:val="00ED7E4B"/>
    <w:rsid w:val="00ED7EE7"/>
    <w:rsid w:val="00ED7F5D"/>
    <w:rsid w:val="00EE006E"/>
    <w:rsid w:val="00EE0186"/>
    <w:rsid w:val="00EE025E"/>
    <w:rsid w:val="00EE0321"/>
    <w:rsid w:val="00EE0418"/>
    <w:rsid w:val="00EE045B"/>
    <w:rsid w:val="00EE05CA"/>
    <w:rsid w:val="00EE05CC"/>
    <w:rsid w:val="00EE07E7"/>
    <w:rsid w:val="00EE0889"/>
    <w:rsid w:val="00EE08E6"/>
    <w:rsid w:val="00EE093F"/>
    <w:rsid w:val="00EE09EF"/>
    <w:rsid w:val="00EE0A15"/>
    <w:rsid w:val="00EE0A7A"/>
    <w:rsid w:val="00EE0AB0"/>
    <w:rsid w:val="00EE0B0B"/>
    <w:rsid w:val="00EE0BD2"/>
    <w:rsid w:val="00EE0BEF"/>
    <w:rsid w:val="00EE0C28"/>
    <w:rsid w:val="00EE0C56"/>
    <w:rsid w:val="00EE0D26"/>
    <w:rsid w:val="00EE0D4B"/>
    <w:rsid w:val="00EE0D83"/>
    <w:rsid w:val="00EE0DA0"/>
    <w:rsid w:val="00EE0E54"/>
    <w:rsid w:val="00EE0F63"/>
    <w:rsid w:val="00EE0F79"/>
    <w:rsid w:val="00EE0FB6"/>
    <w:rsid w:val="00EE0FD9"/>
    <w:rsid w:val="00EE1029"/>
    <w:rsid w:val="00EE10D9"/>
    <w:rsid w:val="00EE11E2"/>
    <w:rsid w:val="00EE1298"/>
    <w:rsid w:val="00EE12F5"/>
    <w:rsid w:val="00EE1331"/>
    <w:rsid w:val="00EE13D5"/>
    <w:rsid w:val="00EE141C"/>
    <w:rsid w:val="00EE1562"/>
    <w:rsid w:val="00EE15BE"/>
    <w:rsid w:val="00EE16A9"/>
    <w:rsid w:val="00EE16D6"/>
    <w:rsid w:val="00EE16EE"/>
    <w:rsid w:val="00EE1702"/>
    <w:rsid w:val="00EE176A"/>
    <w:rsid w:val="00EE1834"/>
    <w:rsid w:val="00EE1863"/>
    <w:rsid w:val="00EE18D9"/>
    <w:rsid w:val="00EE1976"/>
    <w:rsid w:val="00EE19FC"/>
    <w:rsid w:val="00EE1A14"/>
    <w:rsid w:val="00EE1B55"/>
    <w:rsid w:val="00EE1B82"/>
    <w:rsid w:val="00EE1C05"/>
    <w:rsid w:val="00EE1C65"/>
    <w:rsid w:val="00EE1CFC"/>
    <w:rsid w:val="00EE1E2A"/>
    <w:rsid w:val="00EE1F64"/>
    <w:rsid w:val="00EE1FC7"/>
    <w:rsid w:val="00EE2005"/>
    <w:rsid w:val="00EE2052"/>
    <w:rsid w:val="00EE209E"/>
    <w:rsid w:val="00EE20F6"/>
    <w:rsid w:val="00EE210A"/>
    <w:rsid w:val="00EE2176"/>
    <w:rsid w:val="00EE21C1"/>
    <w:rsid w:val="00EE221D"/>
    <w:rsid w:val="00EE22AB"/>
    <w:rsid w:val="00EE2418"/>
    <w:rsid w:val="00EE2441"/>
    <w:rsid w:val="00EE244B"/>
    <w:rsid w:val="00EE2472"/>
    <w:rsid w:val="00EE2490"/>
    <w:rsid w:val="00EE24CB"/>
    <w:rsid w:val="00EE24DA"/>
    <w:rsid w:val="00EE252D"/>
    <w:rsid w:val="00EE2572"/>
    <w:rsid w:val="00EE25AE"/>
    <w:rsid w:val="00EE25F5"/>
    <w:rsid w:val="00EE262A"/>
    <w:rsid w:val="00EE2754"/>
    <w:rsid w:val="00EE276C"/>
    <w:rsid w:val="00EE2853"/>
    <w:rsid w:val="00EE28AA"/>
    <w:rsid w:val="00EE2983"/>
    <w:rsid w:val="00EE29A0"/>
    <w:rsid w:val="00EE29F0"/>
    <w:rsid w:val="00EE2A37"/>
    <w:rsid w:val="00EE2ADD"/>
    <w:rsid w:val="00EE2AFC"/>
    <w:rsid w:val="00EE2B2D"/>
    <w:rsid w:val="00EE2B5A"/>
    <w:rsid w:val="00EE2BA6"/>
    <w:rsid w:val="00EE2BCD"/>
    <w:rsid w:val="00EE2BD1"/>
    <w:rsid w:val="00EE2C76"/>
    <w:rsid w:val="00EE2D1B"/>
    <w:rsid w:val="00EE2D26"/>
    <w:rsid w:val="00EE2D67"/>
    <w:rsid w:val="00EE2DAC"/>
    <w:rsid w:val="00EE2E0A"/>
    <w:rsid w:val="00EE2E62"/>
    <w:rsid w:val="00EE2EE0"/>
    <w:rsid w:val="00EE2F94"/>
    <w:rsid w:val="00EE2FD7"/>
    <w:rsid w:val="00EE30FF"/>
    <w:rsid w:val="00EE31B8"/>
    <w:rsid w:val="00EE325E"/>
    <w:rsid w:val="00EE3265"/>
    <w:rsid w:val="00EE3385"/>
    <w:rsid w:val="00EE33B4"/>
    <w:rsid w:val="00EE3425"/>
    <w:rsid w:val="00EE34C6"/>
    <w:rsid w:val="00EE34E3"/>
    <w:rsid w:val="00EE350D"/>
    <w:rsid w:val="00EE3537"/>
    <w:rsid w:val="00EE3580"/>
    <w:rsid w:val="00EE35DA"/>
    <w:rsid w:val="00EE37ED"/>
    <w:rsid w:val="00EE37FB"/>
    <w:rsid w:val="00EE3865"/>
    <w:rsid w:val="00EE3976"/>
    <w:rsid w:val="00EE3994"/>
    <w:rsid w:val="00EE3A66"/>
    <w:rsid w:val="00EE3AAC"/>
    <w:rsid w:val="00EE3B76"/>
    <w:rsid w:val="00EE3BBC"/>
    <w:rsid w:val="00EE3C11"/>
    <w:rsid w:val="00EE3CCE"/>
    <w:rsid w:val="00EE3D3E"/>
    <w:rsid w:val="00EE3EC7"/>
    <w:rsid w:val="00EE3EF8"/>
    <w:rsid w:val="00EE3F92"/>
    <w:rsid w:val="00EE3FB1"/>
    <w:rsid w:val="00EE4047"/>
    <w:rsid w:val="00EE417E"/>
    <w:rsid w:val="00EE41D4"/>
    <w:rsid w:val="00EE4303"/>
    <w:rsid w:val="00EE430B"/>
    <w:rsid w:val="00EE43CD"/>
    <w:rsid w:val="00EE4495"/>
    <w:rsid w:val="00EE45CC"/>
    <w:rsid w:val="00EE4699"/>
    <w:rsid w:val="00EE46AD"/>
    <w:rsid w:val="00EE4708"/>
    <w:rsid w:val="00EE4722"/>
    <w:rsid w:val="00EE4789"/>
    <w:rsid w:val="00EE478B"/>
    <w:rsid w:val="00EE4804"/>
    <w:rsid w:val="00EE482F"/>
    <w:rsid w:val="00EE4886"/>
    <w:rsid w:val="00EE4952"/>
    <w:rsid w:val="00EE49C8"/>
    <w:rsid w:val="00EE49DC"/>
    <w:rsid w:val="00EE4A9D"/>
    <w:rsid w:val="00EE4ADD"/>
    <w:rsid w:val="00EE4AF0"/>
    <w:rsid w:val="00EE4C54"/>
    <w:rsid w:val="00EE4E8C"/>
    <w:rsid w:val="00EE4F15"/>
    <w:rsid w:val="00EE4FAF"/>
    <w:rsid w:val="00EE4FB4"/>
    <w:rsid w:val="00EE4FFE"/>
    <w:rsid w:val="00EE5016"/>
    <w:rsid w:val="00EE51C0"/>
    <w:rsid w:val="00EE51C1"/>
    <w:rsid w:val="00EE5392"/>
    <w:rsid w:val="00EE5436"/>
    <w:rsid w:val="00EE5483"/>
    <w:rsid w:val="00EE549B"/>
    <w:rsid w:val="00EE551F"/>
    <w:rsid w:val="00EE5546"/>
    <w:rsid w:val="00EE55BB"/>
    <w:rsid w:val="00EE55BE"/>
    <w:rsid w:val="00EE55E5"/>
    <w:rsid w:val="00EE5647"/>
    <w:rsid w:val="00EE570E"/>
    <w:rsid w:val="00EE57DF"/>
    <w:rsid w:val="00EE5882"/>
    <w:rsid w:val="00EE5975"/>
    <w:rsid w:val="00EE5997"/>
    <w:rsid w:val="00EE59F8"/>
    <w:rsid w:val="00EE5A30"/>
    <w:rsid w:val="00EE5A4E"/>
    <w:rsid w:val="00EE5A54"/>
    <w:rsid w:val="00EE5AED"/>
    <w:rsid w:val="00EE5BAF"/>
    <w:rsid w:val="00EE5C08"/>
    <w:rsid w:val="00EE5D62"/>
    <w:rsid w:val="00EE5D7C"/>
    <w:rsid w:val="00EE5D89"/>
    <w:rsid w:val="00EE5E0E"/>
    <w:rsid w:val="00EE5E17"/>
    <w:rsid w:val="00EE5E31"/>
    <w:rsid w:val="00EE5ED2"/>
    <w:rsid w:val="00EE5F4A"/>
    <w:rsid w:val="00EE5F89"/>
    <w:rsid w:val="00EE605E"/>
    <w:rsid w:val="00EE60F3"/>
    <w:rsid w:val="00EE6120"/>
    <w:rsid w:val="00EE6202"/>
    <w:rsid w:val="00EE6207"/>
    <w:rsid w:val="00EE62D9"/>
    <w:rsid w:val="00EE63F7"/>
    <w:rsid w:val="00EE6420"/>
    <w:rsid w:val="00EE6485"/>
    <w:rsid w:val="00EE64C4"/>
    <w:rsid w:val="00EE6574"/>
    <w:rsid w:val="00EE65D7"/>
    <w:rsid w:val="00EE68A9"/>
    <w:rsid w:val="00EE68B7"/>
    <w:rsid w:val="00EE697A"/>
    <w:rsid w:val="00EE69B3"/>
    <w:rsid w:val="00EE6B3B"/>
    <w:rsid w:val="00EE6B49"/>
    <w:rsid w:val="00EE6B84"/>
    <w:rsid w:val="00EE6BD9"/>
    <w:rsid w:val="00EE6BE0"/>
    <w:rsid w:val="00EE6C19"/>
    <w:rsid w:val="00EE6C31"/>
    <w:rsid w:val="00EE6C60"/>
    <w:rsid w:val="00EE6CEF"/>
    <w:rsid w:val="00EE6DA9"/>
    <w:rsid w:val="00EE6E61"/>
    <w:rsid w:val="00EE6EC0"/>
    <w:rsid w:val="00EE6F62"/>
    <w:rsid w:val="00EE6FE8"/>
    <w:rsid w:val="00EE7053"/>
    <w:rsid w:val="00EE7082"/>
    <w:rsid w:val="00EE7136"/>
    <w:rsid w:val="00EE716B"/>
    <w:rsid w:val="00EE7191"/>
    <w:rsid w:val="00EE71DB"/>
    <w:rsid w:val="00EE72DB"/>
    <w:rsid w:val="00EE734B"/>
    <w:rsid w:val="00EE7514"/>
    <w:rsid w:val="00EE7552"/>
    <w:rsid w:val="00EE7597"/>
    <w:rsid w:val="00EE75F1"/>
    <w:rsid w:val="00EE7658"/>
    <w:rsid w:val="00EE769B"/>
    <w:rsid w:val="00EE773D"/>
    <w:rsid w:val="00EE77DE"/>
    <w:rsid w:val="00EE7898"/>
    <w:rsid w:val="00EE789B"/>
    <w:rsid w:val="00EE78C5"/>
    <w:rsid w:val="00EE7905"/>
    <w:rsid w:val="00EE7909"/>
    <w:rsid w:val="00EE790B"/>
    <w:rsid w:val="00EE7943"/>
    <w:rsid w:val="00EE7960"/>
    <w:rsid w:val="00EE797D"/>
    <w:rsid w:val="00EE79A0"/>
    <w:rsid w:val="00EE79F9"/>
    <w:rsid w:val="00EE7B97"/>
    <w:rsid w:val="00EE7C7E"/>
    <w:rsid w:val="00EE7C9B"/>
    <w:rsid w:val="00EE7E09"/>
    <w:rsid w:val="00EE7F5D"/>
    <w:rsid w:val="00EE7F6D"/>
    <w:rsid w:val="00EE7F7F"/>
    <w:rsid w:val="00EF0004"/>
    <w:rsid w:val="00EF0092"/>
    <w:rsid w:val="00EF00BA"/>
    <w:rsid w:val="00EF0116"/>
    <w:rsid w:val="00EF0188"/>
    <w:rsid w:val="00EF0207"/>
    <w:rsid w:val="00EF0263"/>
    <w:rsid w:val="00EF02AD"/>
    <w:rsid w:val="00EF02C2"/>
    <w:rsid w:val="00EF0382"/>
    <w:rsid w:val="00EF03F8"/>
    <w:rsid w:val="00EF0400"/>
    <w:rsid w:val="00EF043F"/>
    <w:rsid w:val="00EF04D6"/>
    <w:rsid w:val="00EF04EF"/>
    <w:rsid w:val="00EF0511"/>
    <w:rsid w:val="00EF0522"/>
    <w:rsid w:val="00EF0591"/>
    <w:rsid w:val="00EF0616"/>
    <w:rsid w:val="00EF0691"/>
    <w:rsid w:val="00EF06FE"/>
    <w:rsid w:val="00EF0745"/>
    <w:rsid w:val="00EF075A"/>
    <w:rsid w:val="00EF07C1"/>
    <w:rsid w:val="00EF07CA"/>
    <w:rsid w:val="00EF0893"/>
    <w:rsid w:val="00EF0898"/>
    <w:rsid w:val="00EF08A3"/>
    <w:rsid w:val="00EF0923"/>
    <w:rsid w:val="00EF0988"/>
    <w:rsid w:val="00EF099E"/>
    <w:rsid w:val="00EF09D4"/>
    <w:rsid w:val="00EF09D8"/>
    <w:rsid w:val="00EF0A2D"/>
    <w:rsid w:val="00EF0A37"/>
    <w:rsid w:val="00EF0A38"/>
    <w:rsid w:val="00EF0AB0"/>
    <w:rsid w:val="00EF0BA0"/>
    <w:rsid w:val="00EF0DB1"/>
    <w:rsid w:val="00EF0EEB"/>
    <w:rsid w:val="00EF0EF3"/>
    <w:rsid w:val="00EF0FA2"/>
    <w:rsid w:val="00EF1027"/>
    <w:rsid w:val="00EF1044"/>
    <w:rsid w:val="00EF10F7"/>
    <w:rsid w:val="00EF1258"/>
    <w:rsid w:val="00EF1268"/>
    <w:rsid w:val="00EF1270"/>
    <w:rsid w:val="00EF1404"/>
    <w:rsid w:val="00EF146A"/>
    <w:rsid w:val="00EF16A9"/>
    <w:rsid w:val="00EF16E8"/>
    <w:rsid w:val="00EF16F4"/>
    <w:rsid w:val="00EF16FE"/>
    <w:rsid w:val="00EF175F"/>
    <w:rsid w:val="00EF17C2"/>
    <w:rsid w:val="00EF1814"/>
    <w:rsid w:val="00EF18A4"/>
    <w:rsid w:val="00EF18F3"/>
    <w:rsid w:val="00EF1A17"/>
    <w:rsid w:val="00EF1A9E"/>
    <w:rsid w:val="00EF1AC9"/>
    <w:rsid w:val="00EF1ADC"/>
    <w:rsid w:val="00EF1BF4"/>
    <w:rsid w:val="00EF1C51"/>
    <w:rsid w:val="00EF1C6D"/>
    <w:rsid w:val="00EF1CE4"/>
    <w:rsid w:val="00EF1D1D"/>
    <w:rsid w:val="00EF1DB1"/>
    <w:rsid w:val="00EF1DD2"/>
    <w:rsid w:val="00EF1F32"/>
    <w:rsid w:val="00EF1F58"/>
    <w:rsid w:val="00EF1F90"/>
    <w:rsid w:val="00EF1FB1"/>
    <w:rsid w:val="00EF2096"/>
    <w:rsid w:val="00EF2131"/>
    <w:rsid w:val="00EF2199"/>
    <w:rsid w:val="00EF21DB"/>
    <w:rsid w:val="00EF2274"/>
    <w:rsid w:val="00EF2389"/>
    <w:rsid w:val="00EF23B3"/>
    <w:rsid w:val="00EF2425"/>
    <w:rsid w:val="00EF24A3"/>
    <w:rsid w:val="00EF24A7"/>
    <w:rsid w:val="00EF250D"/>
    <w:rsid w:val="00EF260B"/>
    <w:rsid w:val="00EF265B"/>
    <w:rsid w:val="00EF2689"/>
    <w:rsid w:val="00EF2827"/>
    <w:rsid w:val="00EF2923"/>
    <w:rsid w:val="00EF2965"/>
    <w:rsid w:val="00EF2A17"/>
    <w:rsid w:val="00EF2B2E"/>
    <w:rsid w:val="00EF2B6C"/>
    <w:rsid w:val="00EF2BE9"/>
    <w:rsid w:val="00EF2C13"/>
    <w:rsid w:val="00EF2C26"/>
    <w:rsid w:val="00EF2C75"/>
    <w:rsid w:val="00EF2DE6"/>
    <w:rsid w:val="00EF2DEF"/>
    <w:rsid w:val="00EF2E3C"/>
    <w:rsid w:val="00EF2E50"/>
    <w:rsid w:val="00EF2E66"/>
    <w:rsid w:val="00EF2E87"/>
    <w:rsid w:val="00EF2E94"/>
    <w:rsid w:val="00EF2EBF"/>
    <w:rsid w:val="00EF2EF8"/>
    <w:rsid w:val="00EF2F1C"/>
    <w:rsid w:val="00EF2F6F"/>
    <w:rsid w:val="00EF2F85"/>
    <w:rsid w:val="00EF3043"/>
    <w:rsid w:val="00EF307C"/>
    <w:rsid w:val="00EF31FC"/>
    <w:rsid w:val="00EF329A"/>
    <w:rsid w:val="00EF32BC"/>
    <w:rsid w:val="00EF332A"/>
    <w:rsid w:val="00EF3382"/>
    <w:rsid w:val="00EF3441"/>
    <w:rsid w:val="00EF34BE"/>
    <w:rsid w:val="00EF34CF"/>
    <w:rsid w:val="00EF39DD"/>
    <w:rsid w:val="00EF3A96"/>
    <w:rsid w:val="00EF3C4C"/>
    <w:rsid w:val="00EF3C5D"/>
    <w:rsid w:val="00EF3D1E"/>
    <w:rsid w:val="00EF3DBE"/>
    <w:rsid w:val="00EF3E27"/>
    <w:rsid w:val="00EF3E59"/>
    <w:rsid w:val="00EF3E82"/>
    <w:rsid w:val="00EF3EE0"/>
    <w:rsid w:val="00EF40A8"/>
    <w:rsid w:val="00EF40D1"/>
    <w:rsid w:val="00EF41C2"/>
    <w:rsid w:val="00EF4213"/>
    <w:rsid w:val="00EF4216"/>
    <w:rsid w:val="00EF4294"/>
    <w:rsid w:val="00EF42D0"/>
    <w:rsid w:val="00EF4356"/>
    <w:rsid w:val="00EF4380"/>
    <w:rsid w:val="00EF4424"/>
    <w:rsid w:val="00EF442E"/>
    <w:rsid w:val="00EF44FC"/>
    <w:rsid w:val="00EF450E"/>
    <w:rsid w:val="00EF4622"/>
    <w:rsid w:val="00EF46AB"/>
    <w:rsid w:val="00EF46DE"/>
    <w:rsid w:val="00EF46E9"/>
    <w:rsid w:val="00EF46EC"/>
    <w:rsid w:val="00EF485A"/>
    <w:rsid w:val="00EF4863"/>
    <w:rsid w:val="00EF48B5"/>
    <w:rsid w:val="00EF48D8"/>
    <w:rsid w:val="00EF4947"/>
    <w:rsid w:val="00EF4A19"/>
    <w:rsid w:val="00EF4A24"/>
    <w:rsid w:val="00EF4A6E"/>
    <w:rsid w:val="00EF4A7E"/>
    <w:rsid w:val="00EF4B40"/>
    <w:rsid w:val="00EF4B6A"/>
    <w:rsid w:val="00EF4C73"/>
    <w:rsid w:val="00EF4C74"/>
    <w:rsid w:val="00EF4CC6"/>
    <w:rsid w:val="00EF4CF4"/>
    <w:rsid w:val="00EF4D47"/>
    <w:rsid w:val="00EF4E17"/>
    <w:rsid w:val="00EF4EA6"/>
    <w:rsid w:val="00EF4EFD"/>
    <w:rsid w:val="00EF4F1D"/>
    <w:rsid w:val="00EF4F95"/>
    <w:rsid w:val="00EF4FB4"/>
    <w:rsid w:val="00EF4FE6"/>
    <w:rsid w:val="00EF5090"/>
    <w:rsid w:val="00EF50B6"/>
    <w:rsid w:val="00EF5117"/>
    <w:rsid w:val="00EF51CE"/>
    <w:rsid w:val="00EF51DC"/>
    <w:rsid w:val="00EF52D0"/>
    <w:rsid w:val="00EF52E5"/>
    <w:rsid w:val="00EF52FA"/>
    <w:rsid w:val="00EF5458"/>
    <w:rsid w:val="00EF555F"/>
    <w:rsid w:val="00EF560F"/>
    <w:rsid w:val="00EF5682"/>
    <w:rsid w:val="00EF56E9"/>
    <w:rsid w:val="00EF573A"/>
    <w:rsid w:val="00EF5769"/>
    <w:rsid w:val="00EF57F1"/>
    <w:rsid w:val="00EF586A"/>
    <w:rsid w:val="00EF5879"/>
    <w:rsid w:val="00EF58CC"/>
    <w:rsid w:val="00EF5999"/>
    <w:rsid w:val="00EF59B1"/>
    <w:rsid w:val="00EF5B14"/>
    <w:rsid w:val="00EF5B97"/>
    <w:rsid w:val="00EF5BA5"/>
    <w:rsid w:val="00EF5BC1"/>
    <w:rsid w:val="00EF5BD9"/>
    <w:rsid w:val="00EF5C4B"/>
    <w:rsid w:val="00EF5C98"/>
    <w:rsid w:val="00EF5DD5"/>
    <w:rsid w:val="00EF5E1F"/>
    <w:rsid w:val="00EF5E26"/>
    <w:rsid w:val="00EF5E6D"/>
    <w:rsid w:val="00EF5EC6"/>
    <w:rsid w:val="00EF5ED6"/>
    <w:rsid w:val="00EF5EDF"/>
    <w:rsid w:val="00EF5F3E"/>
    <w:rsid w:val="00EF5F87"/>
    <w:rsid w:val="00EF5FB4"/>
    <w:rsid w:val="00EF5FE1"/>
    <w:rsid w:val="00EF604D"/>
    <w:rsid w:val="00EF6071"/>
    <w:rsid w:val="00EF61B0"/>
    <w:rsid w:val="00EF62ED"/>
    <w:rsid w:val="00EF633A"/>
    <w:rsid w:val="00EF6353"/>
    <w:rsid w:val="00EF637E"/>
    <w:rsid w:val="00EF644C"/>
    <w:rsid w:val="00EF647B"/>
    <w:rsid w:val="00EF64CE"/>
    <w:rsid w:val="00EF660B"/>
    <w:rsid w:val="00EF661B"/>
    <w:rsid w:val="00EF664C"/>
    <w:rsid w:val="00EF665C"/>
    <w:rsid w:val="00EF668F"/>
    <w:rsid w:val="00EF6726"/>
    <w:rsid w:val="00EF673F"/>
    <w:rsid w:val="00EF6837"/>
    <w:rsid w:val="00EF695B"/>
    <w:rsid w:val="00EF698A"/>
    <w:rsid w:val="00EF6A06"/>
    <w:rsid w:val="00EF6ADE"/>
    <w:rsid w:val="00EF6BEC"/>
    <w:rsid w:val="00EF6CB7"/>
    <w:rsid w:val="00EF6CFC"/>
    <w:rsid w:val="00EF6D9D"/>
    <w:rsid w:val="00EF6EC7"/>
    <w:rsid w:val="00EF6F5A"/>
    <w:rsid w:val="00EF6F6A"/>
    <w:rsid w:val="00EF6F9F"/>
    <w:rsid w:val="00EF6FE0"/>
    <w:rsid w:val="00EF6FF8"/>
    <w:rsid w:val="00EF701A"/>
    <w:rsid w:val="00EF701E"/>
    <w:rsid w:val="00EF7051"/>
    <w:rsid w:val="00EF70EC"/>
    <w:rsid w:val="00EF7143"/>
    <w:rsid w:val="00EF7193"/>
    <w:rsid w:val="00EF7264"/>
    <w:rsid w:val="00EF72CE"/>
    <w:rsid w:val="00EF72FD"/>
    <w:rsid w:val="00EF737D"/>
    <w:rsid w:val="00EF74CE"/>
    <w:rsid w:val="00EF769F"/>
    <w:rsid w:val="00EF76B6"/>
    <w:rsid w:val="00EF76BC"/>
    <w:rsid w:val="00EF773A"/>
    <w:rsid w:val="00EF786F"/>
    <w:rsid w:val="00EF7879"/>
    <w:rsid w:val="00EF7901"/>
    <w:rsid w:val="00EF7999"/>
    <w:rsid w:val="00EF7A3C"/>
    <w:rsid w:val="00EF7A45"/>
    <w:rsid w:val="00EF7A78"/>
    <w:rsid w:val="00EF7AEE"/>
    <w:rsid w:val="00EF7B15"/>
    <w:rsid w:val="00EF7B96"/>
    <w:rsid w:val="00EF7BD2"/>
    <w:rsid w:val="00EF7BEB"/>
    <w:rsid w:val="00EF7C2B"/>
    <w:rsid w:val="00EF7C75"/>
    <w:rsid w:val="00EF7CAB"/>
    <w:rsid w:val="00EF7D0D"/>
    <w:rsid w:val="00EF7DD4"/>
    <w:rsid w:val="00EF7DEF"/>
    <w:rsid w:val="00F00091"/>
    <w:rsid w:val="00F000CF"/>
    <w:rsid w:val="00F000E6"/>
    <w:rsid w:val="00F00128"/>
    <w:rsid w:val="00F00140"/>
    <w:rsid w:val="00F001E6"/>
    <w:rsid w:val="00F0028B"/>
    <w:rsid w:val="00F0030F"/>
    <w:rsid w:val="00F0039A"/>
    <w:rsid w:val="00F004D8"/>
    <w:rsid w:val="00F00567"/>
    <w:rsid w:val="00F00579"/>
    <w:rsid w:val="00F00580"/>
    <w:rsid w:val="00F005F6"/>
    <w:rsid w:val="00F00618"/>
    <w:rsid w:val="00F006B4"/>
    <w:rsid w:val="00F0085D"/>
    <w:rsid w:val="00F00874"/>
    <w:rsid w:val="00F008A1"/>
    <w:rsid w:val="00F00945"/>
    <w:rsid w:val="00F0098A"/>
    <w:rsid w:val="00F00A52"/>
    <w:rsid w:val="00F00AA8"/>
    <w:rsid w:val="00F00AD0"/>
    <w:rsid w:val="00F00B30"/>
    <w:rsid w:val="00F00BD1"/>
    <w:rsid w:val="00F00BE4"/>
    <w:rsid w:val="00F00D00"/>
    <w:rsid w:val="00F00D74"/>
    <w:rsid w:val="00F00DC6"/>
    <w:rsid w:val="00F00E76"/>
    <w:rsid w:val="00F00ECB"/>
    <w:rsid w:val="00F00FAD"/>
    <w:rsid w:val="00F01115"/>
    <w:rsid w:val="00F01127"/>
    <w:rsid w:val="00F011D4"/>
    <w:rsid w:val="00F0120D"/>
    <w:rsid w:val="00F0126C"/>
    <w:rsid w:val="00F012A9"/>
    <w:rsid w:val="00F012AE"/>
    <w:rsid w:val="00F01316"/>
    <w:rsid w:val="00F01350"/>
    <w:rsid w:val="00F0136F"/>
    <w:rsid w:val="00F013AB"/>
    <w:rsid w:val="00F013F6"/>
    <w:rsid w:val="00F01414"/>
    <w:rsid w:val="00F014C7"/>
    <w:rsid w:val="00F016A8"/>
    <w:rsid w:val="00F016AD"/>
    <w:rsid w:val="00F01800"/>
    <w:rsid w:val="00F0188C"/>
    <w:rsid w:val="00F01961"/>
    <w:rsid w:val="00F019CF"/>
    <w:rsid w:val="00F019D7"/>
    <w:rsid w:val="00F01A41"/>
    <w:rsid w:val="00F01B0E"/>
    <w:rsid w:val="00F01B85"/>
    <w:rsid w:val="00F01BD7"/>
    <w:rsid w:val="00F01C8A"/>
    <w:rsid w:val="00F01CB0"/>
    <w:rsid w:val="00F01CED"/>
    <w:rsid w:val="00F01D6E"/>
    <w:rsid w:val="00F01F5A"/>
    <w:rsid w:val="00F01F7B"/>
    <w:rsid w:val="00F01FCF"/>
    <w:rsid w:val="00F01FF1"/>
    <w:rsid w:val="00F02095"/>
    <w:rsid w:val="00F020BA"/>
    <w:rsid w:val="00F02112"/>
    <w:rsid w:val="00F02185"/>
    <w:rsid w:val="00F02187"/>
    <w:rsid w:val="00F0219B"/>
    <w:rsid w:val="00F02252"/>
    <w:rsid w:val="00F022AA"/>
    <w:rsid w:val="00F0235C"/>
    <w:rsid w:val="00F0242E"/>
    <w:rsid w:val="00F0256F"/>
    <w:rsid w:val="00F0259E"/>
    <w:rsid w:val="00F025ED"/>
    <w:rsid w:val="00F025F8"/>
    <w:rsid w:val="00F02617"/>
    <w:rsid w:val="00F02689"/>
    <w:rsid w:val="00F0272B"/>
    <w:rsid w:val="00F027CA"/>
    <w:rsid w:val="00F02808"/>
    <w:rsid w:val="00F0280F"/>
    <w:rsid w:val="00F0283A"/>
    <w:rsid w:val="00F028D3"/>
    <w:rsid w:val="00F028DD"/>
    <w:rsid w:val="00F0291A"/>
    <w:rsid w:val="00F02996"/>
    <w:rsid w:val="00F02AEB"/>
    <w:rsid w:val="00F02B7B"/>
    <w:rsid w:val="00F02CFD"/>
    <w:rsid w:val="00F02E30"/>
    <w:rsid w:val="00F02E6E"/>
    <w:rsid w:val="00F02E6F"/>
    <w:rsid w:val="00F02EB2"/>
    <w:rsid w:val="00F02ED2"/>
    <w:rsid w:val="00F02FDF"/>
    <w:rsid w:val="00F03169"/>
    <w:rsid w:val="00F031FE"/>
    <w:rsid w:val="00F032A3"/>
    <w:rsid w:val="00F03316"/>
    <w:rsid w:val="00F033BB"/>
    <w:rsid w:val="00F03417"/>
    <w:rsid w:val="00F034FF"/>
    <w:rsid w:val="00F03530"/>
    <w:rsid w:val="00F035B3"/>
    <w:rsid w:val="00F035D0"/>
    <w:rsid w:val="00F03602"/>
    <w:rsid w:val="00F0366F"/>
    <w:rsid w:val="00F036D6"/>
    <w:rsid w:val="00F03754"/>
    <w:rsid w:val="00F037EF"/>
    <w:rsid w:val="00F037F4"/>
    <w:rsid w:val="00F03851"/>
    <w:rsid w:val="00F038B6"/>
    <w:rsid w:val="00F038C2"/>
    <w:rsid w:val="00F038F0"/>
    <w:rsid w:val="00F03923"/>
    <w:rsid w:val="00F0392B"/>
    <w:rsid w:val="00F03944"/>
    <w:rsid w:val="00F0395B"/>
    <w:rsid w:val="00F0395C"/>
    <w:rsid w:val="00F0396E"/>
    <w:rsid w:val="00F039CB"/>
    <w:rsid w:val="00F039EE"/>
    <w:rsid w:val="00F03A00"/>
    <w:rsid w:val="00F03A0E"/>
    <w:rsid w:val="00F03AD7"/>
    <w:rsid w:val="00F03C0A"/>
    <w:rsid w:val="00F03C48"/>
    <w:rsid w:val="00F03C78"/>
    <w:rsid w:val="00F03E17"/>
    <w:rsid w:val="00F03EF3"/>
    <w:rsid w:val="00F03F8F"/>
    <w:rsid w:val="00F04087"/>
    <w:rsid w:val="00F0421B"/>
    <w:rsid w:val="00F04228"/>
    <w:rsid w:val="00F04271"/>
    <w:rsid w:val="00F042D0"/>
    <w:rsid w:val="00F04305"/>
    <w:rsid w:val="00F04363"/>
    <w:rsid w:val="00F043BE"/>
    <w:rsid w:val="00F04457"/>
    <w:rsid w:val="00F0446D"/>
    <w:rsid w:val="00F044BB"/>
    <w:rsid w:val="00F044EC"/>
    <w:rsid w:val="00F0452F"/>
    <w:rsid w:val="00F0453A"/>
    <w:rsid w:val="00F04648"/>
    <w:rsid w:val="00F047CF"/>
    <w:rsid w:val="00F04871"/>
    <w:rsid w:val="00F048E2"/>
    <w:rsid w:val="00F048E6"/>
    <w:rsid w:val="00F04996"/>
    <w:rsid w:val="00F049DC"/>
    <w:rsid w:val="00F04A5B"/>
    <w:rsid w:val="00F04A99"/>
    <w:rsid w:val="00F04BC9"/>
    <w:rsid w:val="00F04CFE"/>
    <w:rsid w:val="00F04D25"/>
    <w:rsid w:val="00F04D79"/>
    <w:rsid w:val="00F04DDA"/>
    <w:rsid w:val="00F04DE0"/>
    <w:rsid w:val="00F04E49"/>
    <w:rsid w:val="00F04EDE"/>
    <w:rsid w:val="00F0500A"/>
    <w:rsid w:val="00F0500C"/>
    <w:rsid w:val="00F05084"/>
    <w:rsid w:val="00F05194"/>
    <w:rsid w:val="00F051E2"/>
    <w:rsid w:val="00F0523E"/>
    <w:rsid w:val="00F05277"/>
    <w:rsid w:val="00F052D2"/>
    <w:rsid w:val="00F052F2"/>
    <w:rsid w:val="00F0536F"/>
    <w:rsid w:val="00F054B4"/>
    <w:rsid w:val="00F05792"/>
    <w:rsid w:val="00F0580E"/>
    <w:rsid w:val="00F0598D"/>
    <w:rsid w:val="00F059AE"/>
    <w:rsid w:val="00F059EB"/>
    <w:rsid w:val="00F05A10"/>
    <w:rsid w:val="00F05A48"/>
    <w:rsid w:val="00F05A8E"/>
    <w:rsid w:val="00F05BD6"/>
    <w:rsid w:val="00F05D05"/>
    <w:rsid w:val="00F05DB7"/>
    <w:rsid w:val="00F05E80"/>
    <w:rsid w:val="00F05F2B"/>
    <w:rsid w:val="00F05F4C"/>
    <w:rsid w:val="00F05FA3"/>
    <w:rsid w:val="00F05FC9"/>
    <w:rsid w:val="00F05FEE"/>
    <w:rsid w:val="00F05FF7"/>
    <w:rsid w:val="00F06040"/>
    <w:rsid w:val="00F060D0"/>
    <w:rsid w:val="00F06130"/>
    <w:rsid w:val="00F06154"/>
    <w:rsid w:val="00F0616D"/>
    <w:rsid w:val="00F061E3"/>
    <w:rsid w:val="00F062C3"/>
    <w:rsid w:val="00F062EE"/>
    <w:rsid w:val="00F062F9"/>
    <w:rsid w:val="00F06301"/>
    <w:rsid w:val="00F06330"/>
    <w:rsid w:val="00F06336"/>
    <w:rsid w:val="00F06356"/>
    <w:rsid w:val="00F06389"/>
    <w:rsid w:val="00F06404"/>
    <w:rsid w:val="00F0640A"/>
    <w:rsid w:val="00F064AA"/>
    <w:rsid w:val="00F0665E"/>
    <w:rsid w:val="00F06774"/>
    <w:rsid w:val="00F0694D"/>
    <w:rsid w:val="00F069A0"/>
    <w:rsid w:val="00F069C1"/>
    <w:rsid w:val="00F06AA4"/>
    <w:rsid w:val="00F06AB3"/>
    <w:rsid w:val="00F06ACE"/>
    <w:rsid w:val="00F06AE0"/>
    <w:rsid w:val="00F06AE3"/>
    <w:rsid w:val="00F06BB2"/>
    <w:rsid w:val="00F06BCF"/>
    <w:rsid w:val="00F06BF1"/>
    <w:rsid w:val="00F06C0C"/>
    <w:rsid w:val="00F06C3C"/>
    <w:rsid w:val="00F06D74"/>
    <w:rsid w:val="00F06D7F"/>
    <w:rsid w:val="00F06ED1"/>
    <w:rsid w:val="00F06EDF"/>
    <w:rsid w:val="00F06EE1"/>
    <w:rsid w:val="00F06FE6"/>
    <w:rsid w:val="00F07006"/>
    <w:rsid w:val="00F07155"/>
    <w:rsid w:val="00F071F9"/>
    <w:rsid w:val="00F07290"/>
    <w:rsid w:val="00F07417"/>
    <w:rsid w:val="00F07674"/>
    <w:rsid w:val="00F076A3"/>
    <w:rsid w:val="00F076CE"/>
    <w:rsid w:val="00F0770B"/>
    <w:rsid w:val="00F077CC"/>
    <w:rsid w:val="00F077D0"/>
    <w:rsid w:val="00F0784D"/>
    <w:rsid w:val="00F0785A"/>
    <w:rsid w:val="00F0786F"/>
    <w:rsid w:val="00F0789F"/>
    <w:rsid w:val="00F078FF"/>
    <w:rsid w:val="00F07A0F"/>
    <w:rsid w:val="00F07ABA"/>
    <w:rsid w:val="00F07B34"/>
    <w:rsid w:val="00F07B54"/>
    <w:rsid w:val="00F07CE4"/>
    <w:rsid w:val="00F07DA6"/>
    <w:rsid w:val="00F07DF2"/>
    <w:rsid w:val="00F07E0F"/>
    <w:rsid w:val="00F07E95"/>
    <w:rsid w:val="00F07EBC"/>
    <w:rsid w:val="00F07FAA"/>
    <w:rsid w:val="00F100C9"/>
    <w:rsid w:val="00F100D9"/>
    <w:rsid w:val="00F10109"/>
    <w:rsid w:val="00F1016F"/>
    <w:rsid w:val="00F101CA"/>
    <w:rsid w:val="00F101F2"/>
    <w:rsid w:val="00F1024C"/>
    <w:rsid w:val="00F10258"/>
    <w:rsid w:val="00F102C6"/>
    <w:rsid w:val="00F10346"/>
    <w:rsid w:val="00F10385"/>
    <w:rsid w:val="00F10440"/>
    <w:rsid w:val="00F10529"/>
    <w:rsid w:val="00F10566"/>
    <w:rsid w:val="00F1056D"/>
    <w:rsid w:val="00F10589"/>
    <w:rsid w:val="00F105A4"/>
    <w:rsid w:val="00F106E2"/>
    <w:rsid w:val="00F10726"/>
    <w:rsid w:val="00F10775"/>
    <w:rsid w:val="00F107D2"/>
    <w:rsid w:val="00F107F4"/>
    <w:rsid w:val="00F10939"/>
    <w:rsid w:val="00F109E8"/>
    <w:rsid w:val="00F10A52"/>
    <w:rsid w:val="00F10AB0"/>
    <w:rsid w:val="00F10B3F"/>
    <w:rsid w:val="00F10B45"/>
    <w:rsid w:val="00F10B4B"/>
    <w:rsid w:val="00F10D2F"/>
    <w:rsid w:val="00F10D86"/>
    <w:rsid w:val="00F10DDB"/>
    <w:rsid w:val="00F10DFB"/>
    <w:rsid w:val="00F10E21"/>
    <w:rsid w:val="00F10EB0"/>
    <w:rsid w:val="00F10EED"/>
    <w:rsid w:val="00F10F04"/>
    <w:rsid w:val="00F10F1C"/>
    <w:rsid w:val="00F10F64"/>
    <w:rsid w:val="00F10FBF"/>
    <w:rsid w:val="00F1105C"/>
    <w:rsid w:val="00F110AB"/>
    <w:rsid w:val="00F11197"/>
    <w:rsid w:val="00F111AE"/>
    <w:rsid w:val="00F112F9"/>
    <w:rsid w:val="00F113B9"/>
    <w:rsid w:val="00F11439"/>
    <w:rsid w:val="00F1149A"/>
    <w:rsid w:val="00F115B6"/>
    <w:rsid w:val="00F115DD"/>
    <w:rsid w:val="00F11615"/>
    <w:rsid w:val="00F11683"/>
    <w:rsid w:val="00F116BF"/>
    <w:rsid w:val="00F116C1"/>
    <w:rsid w:val="00F1170D"/>
    <w:rsid w:val="00F11748"/>
    <w:rsid w:val="00F1178C"/>
    <w:rsid w:val="00F1183A"/>
    <w:rsid w:val="00F11891"/>
    <w:rsid w:val="00F1189B"/>
    <w:rsid w:val="00F118EE"/>
    <w:rsid w:val="00F11A68"/>
    <w:rsid w:val="00F11B7F"/>
    <w:rsid w:val="00F11CE2"/>
    <w:rsid w:val="00F11D8E"/>
    <w:rsid w:val="00F11D91"/>
    <w:rsid w:val="00F11DF8"/>
    <w:rsid w:val="00F11FA1"/>
    <w:rsid w:val="00F12021"/>
    <w:rsid w:val="00F12092"/>
    <w:rsid w:val="00F1223B"/>
    <w:rsid w:val="00F12287"/>
    <w:rsid w:val="00F12389"/>
    <w:rsid w:val="00F12405"/>
    <w:rsid w:val="00F12429"/>
    <w:rsid w:val="00F12500"/>
    <w:rsid w:val="00F125D5"/>
    <w:rsid w:val="00F126AB"/>
    <w:rsid w:val="00F126E1"/>
    <w:rsid w:val="00F1279C"/>
    <w:rsid w:val="00F129EA"/>
    <w:rsid w:val="00F12AA1"/>
    <w:rsid w:val="00F12ABB"/>
    <w:rsid w:val="00F12BD9"/>
    <w:rsid w:val="00F12BDC"/>
    <w:rsid w:val="00F12C97"/>
    <w:rsid w:val="00F12DA1"/>
    <w:rsid w:val="00F12F25"/>
    <w:rsid w:val="00F12FB1"/>
    <w:rsid w:val="00F13043"/>
    <w:rsid w:val="00F13072"/>
    <w:rsid w:val="00F13175"/>
    <w:rsid w:val="00F1326B"/>
    <w:rsid w:val="00F132D1"/>
    <w:rsid w:val="00F13306"/>
    <w:rsid w:val="00F134FA"/>
    <w:rsid w:val="00F1368F"/>
    <w:rsid w:val="00F136EE"/>
    <w:rsid w:val="00F13730"/>
    <w:rsid w:val="00F13733"/>
    <w:rsid w:val="00F1376A"/>
    <w:rsid w:val="00F137A3"/>
    <w:rsid w:val="00F137B9"/>
    <w:rsid w:val="00F138BA"/>
    <w:rsid w:val="00F138BE"/>
    <w:rsid w:val="00F139A7"/>
    <w:rsid w:val="00F139BC"/>
    <w:rsid w:val="00F13A91"/>
    <w:rsid w:val="00F13AA1"/>
    <w:rsid w:val="00F13B5B"/>
    <w:rsid w:val="00F13C09"/>
    <w:rsid w:val="00F13CBB"/>
    <w:rsid w:val="00F13CDD"/>
    <w:rsid w:val="00F13D30"/>
    <w:rsid w:val="00F13D73"/>
    <w:rsid w:val="00F13F52"/>
    <w:rsid w:val="00F13FD3"/>
    <w:rsid w:val="00F13FE5"/>
    <w:rsid w:val="00F13FED"/>
    <w:rsid w:val="00F141EC"/>
    <w:rsid w:val="00F14228"/>
    <w:rsid w:val="00F14242"/>
    <w:rsid w:val="00F142A1"/>
    <w:rsid w:val="00F142C5"/>
    <w:rsid w:val="00F142C9"/>
    <w:rsid w:val="00F14398"/>
    <w:rsid w:val="00F143D3"/>
    <w:rsid w:val="00F1440F"/>
    <w:rsid w:val="00F14424"/>
    <w:rsid w:val="00F14461"/>
    <w:rsid w:val="00F144C0"/>
    <w:rsid w:val="00F1455C"/>
    <w:rsid w:val="00F145A7"/>
    <w:rsid w:val="00F1460A"/>
    <w:rsid w:val="00F14641"/>
    <w:rsid w:val="00F14918"/>
    <w:rsid w:val="00F14A4D"/>
    <w:rsid w:val="00F14B1E"/>
    <w:rsid w:val="00F14B57"/>
    <w:rsid w:val="00F14BA0"/>
    <w:rsid w:val="00F14BD1"/>
    <w:rsid w:val="00F14C84"/>
    <w:rsid w:val="00F14CEE"/>
    <w:rsid w:val="00F14D5E"/>
    <w:rsid w:val="00F14D73"/>
    <w:rsid w:val="00F14E7B"/>
    <w:rsid w:val="00F14F24"/>
    <w:rsid w:val="00F14F4D"/>
    <w:rsid w:val="00F14F83"/>
    <w:rsid w:val="00F14F8F"/>
    <w:rsid w:val="00F14FAE"/>
    <w:rsid w:val="00F150C4"/>
    <w:rsid w:val="00F1514E"/>
    <w:rsid w:val="00F151F6"/>
    <w:rsid w:val="00F15228"/>
    <w:rsid w:val="00F15234"/>
    <w:rsid w:val="00F153CE"/>
    <w:rsid w:val="00F15449"/>
    <w:rsid w:val="00F154BF"/>
    <w:rsid w:val="00F15517"/>
    <w:rsid w:val="00F15531"/>
    <w:rsid w:val="00F1555C"/>
    <w:rsid w:val="00F155E0"/>
    <w:rsid w:val="00F155F9"/>
    <w:rsid w:val="00F156CF"/>
    <w:rsid w:val="00F15757"/>
    <w:rsid w:val="00F157B1"/>
    <w:rsid w:val="00F1580C"/>
    <w:rsid w:val="00F1586C"/>
    <w:rsid w:val="00F15900"/>
    <w:rsid w:val="00F15A22"/>
    <w:rsid w:val="00F15AE7"/>
    <w:rsid w:val="00F15B82"/>
    <w:rsid w:val="00F15B87"/>
    <w:rsid w:val="00F15BA5"/>
    <w:rsid w:val="00F15C54"/>
    <w:rsid w:val="00F15CCC"/>
    <w:rsid w:val="00F15DB8"/>
    <w:rsid w:val="00F15DD1"/>
    <w:rsid w:val="00F15E40"/>
    <w:rsid w:val="00F15ED8"/>
    <w:rsid w:val="00F15F67"/>
    <w:rsid w:val="00F16014"/>
    <w:rsid w:val="00F16098"/>
    <w:rsid w:val="00F160C7"/>
    <w:rsid w:val="00F160FB"/>
    <w:rsid w:val="00F161C2"/>
    <w:rsid w:val="00F1624E"/>
    <w:rsid w:val="00F16336"/>
    <w:rsid w:val="00F163AC"/>
    <w:rsid w:val="00F164FF"/>
    <w:rsid w:val="00F16558"/>
    <w:rsid w:val="00F16657"/>
    <w:rsid w:val="00F1667D"/>
    <w:rsid w:val="00F16698"/>
    <w:rsid w:val="00F1669B"/>
    <w:rsid w:val="00F1669E"/>
    <w:rsid w:val="00F166CC"/>
    <w:rsid w:val="00F167DE"/>
    <w:rsid w:val="00F167FC"/>
    <w:rsid w:val="00F16894"/>
    <w:rsid w:val="00F168F9"/>
    <w:rsid w:val="00F169A2"/>
    <w:rsid w:val="00F169E8"/>
    <w:rsid w:val="00F169F1"/>
    <w:rsid w:val="00F16A4D"/>
    <w:rsid w:val="00F16A6E"/>
    <w:rsid w:val="00F16A80"/>
    <w:rsid w:val="00F16A9B"/>
    <w:rsid w:val="00F16AC4"/>
    <w:rsid w:val="00F16AED"/>
    <w:rsid w:val="00F16B26"/>
    <w:rsid w:val="00F16B87"/>
    <w:rsid w:val="00F16BC2"/>
    <w:rsid w:val="00F16BCE"/>
    <w:rsid w:val="00F16C78"/>
    <w:rsid w:val="00F16CEF"/>
    <w:rsid w:val="00F16CF4"/>
    <w:rsid w:val="00F16D9D"/>
    <w:rsid w:val="00F16E25"/>
    <w:rsid w:val="00F16E61"/>
    <w:rsid w:val="00F16ECF"/>
    <w:rsid w:val="00F16F22"/>
    <w:rsid w:val="00F16F40"/>
    <w:rsid w:val="00F16F96"/>
    <w:rsid w:val="00F16FD2"/>
    <w:rsid w:val="00F16FD6"/>
    <w:rsid w:val="00F16FF1"/>
    <w:rsid w:val="00F17016"/>
    <w:rsid w:val="00F17049"/>
    <w:rsid w:val="00F17126"/>
    <w:rsid w:val="00F1718E"/>
    <w:rsid w:val="00F17265"/>
    <w:rsid w:val="00F172BC"/>
    <w:rsid w:val="00F17315"/>
    <w:rsid w:val="00F1740E"/>
    <w:rsid w:val="00F17445"/>
    <w:rsid w:val="00F17462"/>
    <w:rsid w:val="00F17489"/>
    <w:rsid w:val="00F174DF"/>
    <w:rsid w:val="00F175A8"/>
    <w:rsid w:val="00F1760F"/>
    <w:rsid w:val="00F17695"/>
    <w:rsid w:val="00F176C1"/>
    <w:rsid w:val="00F176E5"/>
    <w:rsid w:val="00F17711"/>
    <w:rsid w:val="00F178F2"/>
    <w:rsid w:val="00F17902"/>
    <w:rsid w:val="00F17A5E"/>
    <w:rsid w:val="00F17C7D"/>
    <w:rsid w:val="00F17C9B"/>
    <w:rsid w:val="00F17CA9"/>
    <w:rsid w:val="00F17DB3"/>
    <w:rsid w:val="00F17DF1"/>
    <w:rsid w:val="00F17F03"/>
    <w:rsid w:val="00F17F57"/>
    <w:rsid w:val="00F17F60"/>
    <w:rsid w:val="00F17F66"/>
    <w:rsid w:val="00F17F7E"/>
    <w:rsid w:val="00F17F86"/>
    <w:rsid w:val="00F17FBD"/>
    <w:rsid w:val="00F17FDB"/>
    <w:rsid w:val="00F20091"/>
    <w:rsid w:val="00F200A6"/>
    <w:rsid w:val="00F200EB"/>
    <w:rsid w:val="00F20131"/>
    <w:rsid w:val="00F201DC"/>
    <w:rsid w:val="00F202FF"/>
    <w:rsid w:val="00F20338"/>
    <w:rsid w:val="00F20342"/>
    <w:rsid w:val="00F203D2"/>
    <w:rsid w:val="00F203D5"/>
    <w:rsid w:val="00F203DF"/>
    <w:rsid w:val="00F20485"/>
    <w:rsid w:val="00F204E5"/>
    <w:rsid w:val="00F2055D"/>
    <w:rsid w:val="00F2057D"/>
    <w:rsid w:val="00F2059D"/>
    <w:rsid w:val="00F20697"/>
    <w:rsid w:val="00F20879"/>
    <w:rsid w:val="00F208DD"/>
    <w:rsid w:val="00F208FD"/>
    <w:rsid w:val="00F2092F"/>
    <w:rsid w:val="00F209E6"/>
    <w:rsid w:val="00F20B06"/>
    <w:rsid w:val="00F20B77"/>
    <w:rsid w:val="00F20C12"/>
    <w:rsid w:val="00F20CAA"/>
    <w:rsid w:val="00F20E71"/>
    <w:rsid w:val="00F20EC5"/>
    <w:rsid w:val="00F20ED4"/>
    <w:rsid w:val="00F20F6F"/>
    <w:rsid w:val="00F21032"/>
    <w:rsid w:val="00F21043"/>
    <w:rsid w:val="00F21060"/>
    <w:rsid w:val="00F210C8"/>
    <w:rsid w:val="00F210CC"/>
    <w:rsid w:val="00F210F0"/>
    <w:rsid w:val="00F212B8"/>
    <w:rsid w:val="00F21333"/>
    <w:rsid w:val="00F2134C"/>
    <w:rsid w:val="00F21388"/>
    <w:rsid w:val="00F21423"/>
    <w:rsid w:val="00F214D9"/>
    <w:rsid w:val="00F214DD"/>
    <w:rsid w:val="00F21501"/>
    <w:rsid w:val="00F21553"/>
    <w:rsid w:val="00F21561"/>
    <w:rsid w:val="00F21602"/>
    <w:rsid w:val="00F2161A"/>
    <w:rsid w:val="00F216BD"/>
    <w:rsid w:val="00F2182A"/>
    <w:rsid w:val="00F2187F"/>
    <w:rsid w:val="00F219E8"/>
    <w:rsid w:val="00F21A16"/>
    <w:rsid w:val="00F21AF3"/>
    <w:rsid w:val="00F21B5D"/>
    <w:rsid w:val="00F21BBF"/>
    <w:rsid w:val="00F21C82"/>
    <w:rsid w:val="00F21D87"/>
    <w:rsid w:val="00F21E08"/>
    <w:rsid w:val="00F21F16"/>
    <w:rsid w:val="00F21F4A"/>
    <w:rsid w:val="00F21F86"/>
    <w:rsid w:val="00F21FF1"/>
    <w:rsid w:val="00F22035"/>
    <w:rsid w:val="00F221F3"/>
    <w:rsid w:val="00F22210"/>
    <w:rsid w:val="00F2224A"/>
    <w:rsid w:val="00F2228B"/>
    <w:rsid w:val="00F2232C"/>
    <w:rsid w:val="00F223FC"/>
    <w:rsid w:val="00F224C4"/>
    <w:rsid w:val="00F225E7"/>
    <w:rsid w:val="00F2261F"/>
    <w:rsid w:val="00F22658"/>
    <w:rsid w:val="00F22739"/>
    <w:rsid w:val="00F2273A"/>
    <w:rsid w:val="00F2274F"/>
    <w:rsid w:val="00F22753"/>
    <w:rsid w:val="00F22774"/>
    <w:rsid w:val="00F2282C"/>
    <w:rsid w:val="00F22854"/>
    <w:rsid w:val="00F22A57"/>
    <w:rsid w:val="00F22A79"/>
    <w:rsid w:val="00F22BA4"/>
    <w:rsid w:val="00F22BA7"/>
    <w:rsid w:val="00F22C4E"/>
    <w:rsid w:val="00F22C64"/>
    <w:rsid w:val="00F22CC3"/>
    <w:rsid w:val="00F22CCA"/>
    <w:rsid w:val="00F22CDC"/>
    <w:rsid w:val="00F22D4D"/>
    <w:rsid w:val="00F22F18"/>
    <w:rsid w:val="00F22F61"/>
    <w:rsid w:val="00F22FA4"/>
    <w:rsid w:val="00F22FE8"/>
    <w:rsid w:val="00F23079"/>
    <w:rsid w:val="00F23105"/>
    <w:rsid w:val="00F23116"/>
    <w:rsid w:val="00F23159"/>
    <w:rsid w:val="00F23194"/>
    <w:rsid w:val="00F231CD"/>
    <w:rsid w:val="00F2325A"/>
    <w:rsid w:val="00F23469"/>
    <w:rsid w:val="00F234D7"/>
    <w:rsid w:val="00F234E8"/>
    <w:rsid w:val="00F2350E"/>
    <w:rsid w:val="00F23536"/>
    <w:rsid w:val="00F23553"/>
    <w:rsid w:val="00F235D9"/>
    <w:rsid w:val="00F2360B"/>
    <w:rsid w:val="00F23705"/>
    <w:rsid w:val="00F237C2"/>
    <w:rsid w:val="00F238BD"/>
    <w:rsid w:val="00F238DA"/>
    <w:rsid w:val="00F23AAD"/>
    <w:rsid w:val="00F23BAE"/>
    <w:rsid w:val="00F23BF2"/>
    <w:rsid w:val="00F23BFA"/>
    <w:rsid w:val="00F23C2B"/>
    <w:rsid w:val="00F23CCA"/>
    <w:rsid w:val="00F23CFC"/>
    <w:rsid w:val="00F23D35"/>
    <w:rsid w:val="00F23D9B"/>
    <w:rsid w:val="00F23E76"/>
    <w:rsid w:val="00F23E84"/>
    <w:rsid w:val="00F23F9A"/>
    <w:rsid w:val="00F24015"/>
    <w:rsid w:val="00F24081"/>
    <w:rsid w:val="00F240AE"/>
    <w:rsid w:val="00F240F8"/>
    <w:rsid w:val="00F241B8"/>
    <w:rsid w:val="00F24264"/>
    <w:rsid w:val="00F242FF"/>
    <w:rsid w:val="00F2430A"/>
    <w:rsid w:val="00F244EE"/>
    <w:rsid w:val="00F2454C"/>
    <w:rsid w:val="00F24677"/>
    <w:rsid w:val="00F24682"/>
    <w:rsid w:val="00F246D9"/>
    <w:rsid w:val="00F246E0"/>
    <w:rsid w:val="00F24729"/>
    <w:rsid w:val="00F2496D"/>
    <w:rsid w:val="00F24A31"/>
    <w:rsid w:val="00F24A98"/>
    <w:rsid w:val="00F24AB7"/>
    <w:rsid w:val="00F24ADE"/>
    <w:rsid w:val="00F24B67"/>
    <w:rsid w:val="00F24C41"/>
    <w:rsid w:val="00F24D58"/>
    <w:rsid w:val="00F24D6E"/>
    <w:rsid w:val="00F25042"/>
    <w:rsid w:val="00F250C6"/>
    <w:rsid w:val="00F2513F"/>
    <w:rsid w:val="00F251C2"/>
    <w:rsid w:val="00F251CB"/>
    <w:rsid w:val="00F251F0"/>
    <w:rsid w:val="00F2538C"/>
    <w:rsid w:val="00F253F2"/>
    <w:rsid w:val="00F2544E"/>
    <w:rsid w:val="00F25451"/>
    <w:rsid w:val="00F254E4"/>
    <w:rsid w:val="00F2562C"/>
    <w:rsid w:val="00F256CC"/>
    <w:rsid w:val="00F25892"/>
    <w:rsid w:val="00F258E3"/>
    <w:rsid w:val="00F2591B"/>
    <w:rsid w:val="00F25A2B"/>
    <w:rsid w:val="00F25A38"/>
    <w:rsid w:val="00F25A3A"/>
    <w:rsid w:val="00F25A5A"/>
    <w:rsid w:val="00F25AEA"/>
    <w:rsid w:val="00F25B62"/>
    <w:rsid w:val="00F25B72"/>
    <w:rsid w:val="00F25B80"/>
    <w:rsid w:val="00F25BBA"/>
    <w:rsid w:val="00F25C2D"/>
    <w:rsid w:val="00F25C4A"/>
    <w:rsid w:val="00F25CEE"/>
    <w:rsid w:val="00F25CEF"/>
    <w:rsid w:val="00F25DB2"/>
    <w:rsid w:val="00F25E3C"/>
    <w:rsid w:val="00F25F25"/>
    <w:rsid w:val="00F25F79"/>
    <w:rsid w:val="00F25FA0"/>
    <w:rsid w:val="00F25FA9"/>
    <w:rsid w:val="00F25FC2"/>
    <w:rsid w:val="00F260E6"/>
    <w:rsid w:val="00F261E8"/>
    <w:rsid w:val="00F26284"/>
    <w:rsid w:val="00F262A2"/>
    <w:rsid w:val="00F262BB"/>
    <w:rsid w:val="00F26325"/>
    <w:rsid w:val="00F26394"/>
    <w:rsid w:val="00F26492"/>
    <w:rsid w:val="00F26545"/>
    <w:rsid w:val="00F265C0"/>
    <w:rsid w:val="00F26739"/>
    <w:rsid w:val="00F26792"/>
    <w:rsid w:val="00F2679B"/>
    <w:rsid w:val="00F267DE"/>
    <w:rsid w:val="00F267FE"/>
    <w:rsid w:val="00F26840"/>
    <w:rsid w:val="00F269C1"/>
    <w:rsid w:val="00F269CB"/>
    <w:rsid w:val="00F26A46"/>
    <w:rsid w:val="00F26C14"/>
    <w:rsid w:val="00F26C3B"/>
    <w:rsid w:val="00F26C61"/>
    <w:rsid w:val="00F26CAC"/>
    <w:rsid w:val="00F26D12"/>
    <w:rsid w:val="00F26D1A"/>
    <w:rsid w:val="00F26DC7"/>
    <w:rsid w:val="00F26DCE"/>
    <w:rsid w:val="00F26DF5"/>
    <w:rsid w:val="00F26E38"/>
    <w:rsid w:val="00F26E74"/>
    <w:rsid w:val="00F26F38"/>
    <w:rsid w:val="00F26F5F"/>
    <w:rsid w:val="00F2706D"/>
    <w:rsid w:val="00F27093"/>
    <w:rsid w:val="00F270DB"/>
    <w:rsid w:val="00F270FC"/>
    <w:rsid w:val="00F2713E"/>
    <w:rsid w:val="00F27175"/>
    <w:rsid w:val="00F271C5"/>
    <w:rsid w:val="00F27210"/>
    <w:rsid w:val="00F2726D"/>
    <w:rsid w:val="00F27280"/>
    <w:rsid w:val="00F27313"/>
    <w:rsid w:val="00F27402"/>
    <w:rsid w:val="00F2744B"/>
    <w:rsid w:val="00F2744E"/>
    <w:rsid w:val="00F2759F"/>
    <w:rsid w:val="00F2760E"/>
    <w:rsid w:val="00F27640"/>
    <w:rsid w:val="00F276AF"/>
    <w:rsid w:val="00F276EB"/>
    <w:rsid w:val="00F277A5"/>
    <w:rsid w:val="00F27843"/>
    <w:rsid w:val="00F27872"/>
    <w:rsid w:val="00F2789F"/>
    <w:rsid w:val="00F2790D"/>
    <w:rsid w:val="00F27977"/>
    <w:rsid w:val="00F2797C"/>
    <w:rsid w:val="00F27994"/>
    <w:rsid w:val="00F279F3"/>
    <w:rsid w:val="00F279FA"/>
    <w:rsid w:val="00F27A52"/>
    <w:rsid w:val="00F27B0A"/>
    <w:rsid w:val="00F27C34"/>
    <w:rsid w:val="00F27C49"/>
    <w:rsid w:val="00F27D0E"/>
    <w:rsid w:val="00F27D34"/>
    <w:rsid w:val="00F27E34"/>
    <w:rsid w:val="00F27EAC"/>
    <w:rsid w:val="00F27FCE"/>
    <w:rsid w:val="00F27FEF"/>
    <w:rsid w:val="00F3000B"/>
    <w:rsid w:val="00F3006A"/>
    <w:rsid w:val="00F30134"/>
    <w:rsid w:val="00F3021A"/>
    <w:rsid w:val="00F3023D"/>
    <w:rsid w:val="00F3027D"/>
    <w:rsid w:val="00F302E2"/>
    <w:rsid w:val="00F30310"/>
    <w:rsid w:val="00F303DB"/>
    <w:rsid w:val="00F3043A"/>
    <w:rsid w:val="00F30452"/>
    <w:rsid w:val="00F304EE"/>
    <w:rsid w:val="00F30594"/>
    <w:rsid w:val="00F30613"/>
    <w:rsid w:val="00F30635"/>
    <w:rsid w:val="00F30688"/>
    <w:rsid w:val="00F306AA"/>
    <w:rsid w:val="00F30721"/>
    <w:rsid w:val="00F3080F"/>
    <w:rsid w:val="00F3081E"/>
    <w:rsid w:val="00F3083E"/>
    <w:rsid w:val="00F3090A"/>
    <w:rsid w:val="00F3092A"/>
    <w:rsid w:val="00F3094B"/>
    <w:rsid w:val="00F309B5"/>
    <w:rsid w:val="00F30A13"/>
    <w:rsid w:val="00F30A40"/>
    <w:rsid w:val="00F30A52"/>
    <w:rsid w:val="00F30AC7"/>
    <w:rsid w:val="00F30AEC"/>
    <w:rsid w:val="00F30B53"/>
    <w:rsid w:val="00F30BB8"/>
    <w:rsid w:val="00F30BD7"/>
    <w:rsid w:val="00F30F06"/>
    <w:rsid w:val="00F30F78"/>
    <w:rsid w:val="00F30F97"/>
    <w:rsid w:val="00F30FC4"/>
    <w:rsid w:val="00F30FD3"/>
    <w:rsid w:val="00F31044"/>
    <w:rsid w:val="00F31076"/>
    <w:rsid w:val="00F31090"/>
    <w:rsid w:val="00F311B8"/>
    <w:rsid w:val="00F311CF"/>
    <w:rsid w:val="00F31234"/>
    <w:rsid w:val="00F312C3"/>
    <w:rsid w:val="00F31350"/>
    <w:rsid w:val="00F313A3"/>
    <w:rsid w:val="00F313D5"/>
    <w:rsid w:val="00F314B3"/>
    <w:rsid w:val="00F31532"/>
    <w:rsid w:val="00F315C8"/>
    <w:rsid w:val="00F31671"/>
    <w:rsid w:val="00F3173D"/>
    <w:rsid w:val="00F31825"/>
    <w:rsid w:val="00F318A5"/>
    <w:rsid w:val="00F3192C"/>
    <w:rsid w:val="00F31938"/>
    <w:rsid w:val="00F31988"/>
    <w:rsid w:val="00F31A95"/>
    <w:rsid w:val="00F31AC9"/>
    <w:rsid w:val="00F31AEB"/>
    <w:rsid w:val="00F31BAF"/>
    <w:rsid w:val="00F31BBA"/>
    <w:rsid w:val="00F31CA5"/>
    <w:rsid w:val="00F31D1C"/>
    <w:rsid w:val="00F31D3F"/>
    <w:rsid w:val="00F31D4E"/>
    <w:rsid w:val="00F31D4F"/>
    <w:rsid w:val="00F31E4A"/>
    <w:rsid w:val="00F31E74"/>
    <w:rsid w:val="00F31F57"/>
    <w:rsid w:val="00F31FD2"/>
    <w:rsid w:val="00F32000"/>
    <w:rsid w:val="00F3204A"/>
    <w:rsid w:val="00F32057"/>
    <w:rsid w:val="00F320AA"/>
    <w:rsid w:val="00F320AD"/>
    <w:rsid w:val="00F32105"/>
    <w:rsid w:val="00F32132"/>
    <w:rsid w:val="00F321A0"/>
    <w:rsid w:val="00F322A1"/>
    <w:rsid w:val="00F3239B"/>
    <w:rsid w:val="00F323BB"/>
    <w:rsid w:val="00F32418"/>
    <w:rsid w:val="00F3241F"/>
    <w:rsid w:val="00F3243E"/>
    <w:rsid w:val="00F32474"/>
    <w:rsid w:val="00F3250F"/>
    <w:rsid w:val="00F32525"/>
    <w:rsid w:val="00F32545"/>
    <w:rsid w:val="00F32681"/>
    <w:rsid w:val="00F326C4"/>
    <w:rsid w:val="00F326D4"/>
    <w:rsid w:val="00F32817"/>
    <w:rsid w:val="00F32937"/>
    <w:rsid w:val="00F329D5"/>
    <w:rsid w:val="00F32A84"/>
    <w:rsid w:val="00F32AE9"/>
    <w:rsid w:val="00F32B62"/>
    <w:rsid w:val="00F32CAC"/>
    <w:rsid w:val="00F32D10"/>
    <w:rsid w:val="00F32DDF"/>
    <w:rsid w:val="00F32DE2"/>
    <w:rsid w:val="00F32E1F"/>
    <w:rsid w:val="00F32E3B"/>
    <w:rsid w:val="00F32E78"/>
    <w:rsid w:val="00F32E9E"/>
    <w:rsid w:val="00F32ED3"/>
    <w:rsid w:val="00F32F0C"/>
    <w:rsid w:val="00F32F8A"/>
    <w:rsid w:val="00F32F8B"/>
    <w:rsid w:val="00F32FEE"/>
    <w:rsid w:val="00F33066"/>
    <w:rsid w:val="00F33146"/>
    <w:rsid w:val="00F33159"/>
    <w:rsid w:val="00F33163"/>
    <w:rsid w:val="00F331C7"/>
    <w:rsid w:val="00F3327D"/>
    <w:rsid w:val="00F332F4"/>
    <w:rsid w:val="00F334AB"/>
    <w:rsid w:val="00F334F1"/>
    <w:rsid w:val="00F334FF"/>
    <w:rsid w:val="00F3354C"/>
    <w:rsid w:val="00F3355C"/>
    <w:rsid w:val="00F335AE"/>
    <w:rsid w:val="00F33621"/>
    <w:rsid w:val="00F33662"/>
    <w:rsid w:val="00F33754"/>
    <w:rsid w:val="00F3381F"/>
    <w:rsid w:val="00F33A04"/>
    <w:rsid w:val="00F33B69"/>
    <w:rsid w:val="00F33C06"/>
    <w:rsid w:val="00F33C73"/>
    <w:rsid w:val="00F33CDA"/>
    <w:rsid w:val="00F33CF8"/>
    <w:rsid w:val="00F33D73"/>
    <w:rsid w:val="00F33E56"/>
    <w:rsid w:val="00F33FC2"/>
    <w:rsid w:val="00F340B8"/>
    <w:rsid w:val="00F3411D"/>
    <w:rsid w:val="00F34128"/>
    <w:rsid w:val="00F342C3"/>
    <w:rsid w:val="00F3434E"/>
    <w:rsid w:val="00F343CA"/>
    <w:rsid w:val="00F343EC"/>
    <w:rsid w:val="00F345AC"/>
    <w:rsid w:val="00F345B7"/>
    <w:rsid w:val="00F3463C"/>
    <w:rsid w:val="00F346B8"/>
    <w:rsid w:val="00F346C3"/>
    <w:rsid w:val="00F34746"/>
    <w:rsid w:val="00F3474C"/>
    <w:rsid w:val="00F347B8"/>
    <w:rsid w:val="00F347E5"/>
    <w:rsid w:val="00F34987"/>
    <w:rsid w:val="00F34A34"/>
    <w:rsid w:val="00F34B07"/>
    <w:rsid w:val="00F34BD3"/>
    <w:rsid w:val="00F34BF2"/>
    <w:rsid w:val="00F34C1C"/>
    <w:rsid w:val="00F34C31"/>
    <w:rsid w:val="00F34C81"/>
    <w:rsid w:val="00F34DFC"/>
    <w:rsid w:val="00F34F5C"/>
    <w:rsid w:val="00F34F85"/>
    <w:rsid w:val="00F3501C"/>
    <w:rsid w:val="00F35030"/>
    <w:rsid w:val="00F3503E"/>
    <w:rsid w:val="00F350B0"/>
    <w:rsid w:val="00F3514E"/>
    <w:rsid w:val="00F3528A"/>
    <w:rsid w:val="00F35298"/>
    <w:rsid w:val="00F35311"/>
    <w:rsid w:val="00F35426"/>
    <w:rsid w:val="00F35539"/>
    <w:rsid w:val="00F35642"/>
    <w:rsid w:val="00F35791"/>
    <w:rsid w:val="00F357A9"/>
    <w:rsid w:val="00F357C8"/>
    <w:rsid w:val="00F357D2"/>
    <w:rsid w:val="00F35881"/>
    <w:rsid w:val="00F35886"/>
    <w:rsid w:val="00F358C8"/>
    <w:rsid w:val="00F358D1"/>
    <w:rsid w:val="00F35929"/>
    <w:rsid w:val="00F359E0"/>
    <w:rsid w:val="00F359F8"/>
    <w:rsid w:val="00F35A53"/>
    <w:rsid w:val="00F35C6D"/>
    <w:rsid w:val="00F35D1A"/>
    <w:rsid w:val="00F35DB4"/>
    <w:rsid w:val="00F360B0"/>
    <w:rsid w:val="00F36104"/>
    <w:rsid w:val="00F3616F"/>
    <w:rsid w:val="00F361D0"/>
    <w:rsid w:val="00F361D1"/>
    <w:rsid w:val="00F362BD"/>
    <w:rsid w:val="00F36402"/>
    <w:rsid w:val="00F3640F"/>
    <w:rsid w:val="00F364D9"/>
    <w:rsid w:val="00F36534"/>
    <w:rsid w:val="00F3654E"/>
    <w:rsid w:val="00F36693"/>
    <w:rsid w:val="00F366A9"/>
    <w:rsid w:val="00F366C4"/>
    <w:rsid w:val="00F366FA"/>
    <w:rsid w:val="00F366FB"/>
    <w:rsid w:val="00F3676E"/>
    <w:rsid w:val="00F3684A"/>
    <w:rsid w:val="00F3684F"/>
    <w:rsid w:val="00F36881"/>
    <w:rsid w:val="00F36901"/>
    <w:rsid w:val="00F369B0"/>
    <w:rsid w:val="00F36A82"/>
    <w:rsid w:val="00F36AFF"/>
    <w:rsid w:val="00F36B8E"/>
    <w:rsid w:val="00F36BE2"/>
    <w:rsid w:val="00F36C0B"/>
    <w:rsid w:val="00F36C48"/>
    <w:rsid w:val="00F36C5E"/>
    <w:rsid w:val="00F36C6B"/>
    <w:rsid w:val="00F36C6C"/>
    <w:rsid w:val="00F36DA0"/>
    <w:rsid w:val="00F36DDA"/>
    <w:rsid w:val="00F36E55"/>
    <w:rsid w:val="00F36F4A"/>
    <w:rsid w:val="00F36FE3"/>
    <w:rsid w:val="00F370A2"/>
    <w:rsid w:val="00F37111"/>
    <w:rsid w:val="00F371D5"/>
    <w:rsid w:val="00F37228"/>
    <w:rsid w:val="00F37311"/>
    <w:rsid w:val="00F37375"/>
    <w:rsid w:val="00F37377"/>
    <w:rsid w:val="00F37388"/>
    <w:rsid w:val="00F37441"/>
    <w:rsid w:val="00F374E2"/>
    <w:rsid w:val="00F3759C"/>
    <w:rsid w:val="00F375E7"/>
    <w:rsid w:val="00F37606"/>
    <w:rsid w:val="00F37688"/>
    <w:rsid w:val="00F3768E"/>
    <w:rsid w:val="00F377E8"/>
    <w:rsid w:val="00F377F3"/>
    <w:rsid w:val="00F37821"/>
    <w:rsid w:val="00F3782D"/>
    <w:rsid w:val="00F3785D"/>
    <w:rsid w:val="00F37A14"/>
    <w:rsid w:val="00F37B2C"/>
    <w:rsid w:val="00F37B5F"/>
    <w:rsid w:val="00F37BA0"/>
    <w:rsid w:val="00F37C01"/>
    <w:rsid w:val="00F37C1E"/>
    <w:rsid w:val="00F37CE5"/>
    <w:rsid w:val="00F37D49"/>
    <w:rsid w:val="00F37D6A"/>
    <w:rsid w:val="00F37D8A"/>
    <w:rsid w:val="00F37D9E"/>
    <w:rsid w:val="00F37DDC"/>
    <w:rsid w:val="00F37E55"/>
    <w:rsid w:val="00F37F1B"/>
    <w:rsid w:val="00F37FB0"/>
    <w:rsid w:val="00F4007E"/>
    <w:rsid w:val="00F40080"/>
    <w:rsid w:val="00F400EE"/>
    <w:rsid w:val="00F40186"/>
    <w:rsid w:val="00F40286"/>
    <w:rsid w:val="00F402AA"/>
    <w:rsid w:val="00F402AF"/>
    <w:rsid w:val="00F40340"/>
    <w:rsid w:val="00F403B2"/>
    <w:rsid w:val="00F403BC"/>
    <w:rsid w:val="00F403FE"/>
    <w:rsid w:val="00F40427"/>
    <w:rsid w:val="00F40546"/>
    <w:rsid w:val="00F405AB"/>
    <w:rsid w:val="00F40615"/>
    <w:rsid w:val="00F406A9"/>
    <w:rsid w:val="00F4079D"/>
    <w:rsid w:val="00F407DB"/>
    <w:rsid w:val="00F407ED"/>
    <w:rsid w:val="00F40803"/>
    <w:rsid w:val="00F408AE"/>
    <w:rsid w:val="00F40BA0"/>
    <w:rsid w:val="00F40C63"/>
    <w:rsid w:val="00F40C76"/>
    <w:rsid w:val="00F40D66"/>
    <w:rsid w:val="00F40DC4"/>
    <w:rsid w:val="00F40DD2"/>
    <w:rsid w:val="00F40DE5"/>
    <w:rsid w:val="00F40DFA"/>
    <w:rsid w:val="00F411B7"/>
    <w:rsid w:val="00F4122B"/>
    <w:rsid w:val="00F412B7"/>
    <w:rsid w:val="00F41315"/>
    <w:rsid w:val="00F413CC"/>
    <w:rsid w:val="00F414F6"/>
    <w:rsid w:val="00F41528"/>
    <w:rsid w:val="00F41559"/>
    <w:rsid w:val="00F415BA"/>
    <w:rsid w:val="00F415C1"/>
    <w:rsid w:val="00F415FF"/>
    <w:rsid w:val="00F4167B"/>
    <w:rsid w:val="00F416A5"/>
    <w:rsid w:val="00F416CA"/>
    <w:rsid w:val="00F41726"/>
    <w:rsid w:val="00F419F9"/>
    <w:rsid w:val="00F41A2F"/>
    <w:rsid w:val="00F41AB7"/>
    <w:rsid w:val="00F41B0A"/>
    <w:rsid w:val="00F41B28"/>
    <w:rsid w:val="00F41B9D"/>
    <w:rsid w:val="00F41BFB"/>
    <w:rsid w:val="00F41D16"/>
    <w:rsid w:val="00F41D52"/>
    <w:rsid w:val="00F41DA3"/>
    <w:rsid w:val="00F41E36"/>
    <w:rsid w:val="00F41EC3"/>
    <w:rsid w:val="00F41ED7"/>
    <w:rsid w:val="00F41EEA"/>
    <w:rsid w:val="00F41F28"/>
    <w:rsid w:val="00F41F55"/>
    <w:rsid w:val="00F41F87"/>
    <w:rsid w:val="00F41FBC"/>
    <w:rsid w:val="00F41FC9"/>
    <w:rsid w:val="00F4204C"/>
    <w:rsid w:val="00F4207E"/>
    <w:rsid w:val="00F420D0"/>
    <w:rsid w:val="00F42150"/>
    <w:rsid w:val="00F42163"/>
    <w:rsid w:val="00F42180"/>
    <w:rsid w:val="00F422F1"/>
    <w:rsid w:val="00F4232D"/>
    <w:rsid w:val="00F4247D"/>
    <w:rsid w:val="00F42519"/>
    <w:rsid w:val="00F42720"/>
    <w:rsid w:val="00F42747"/>
    <w:rsid w:val="00F42811"/>
    <w:rsid w:val="00F42866"/>
    <w:rsid w:val="00F428B2"/>
    <w:rsid w:val="00F4290A"/>
    <w:rsid w:val="00F42925"/>
    <w:rsid w:val="00F42926"/>
    <w:rsid w:val="00F4299D"/>
    <w:rsid w:val="00F429BE"/>
    <w:rsid w:val="00F429C5"/>
    <w:rsid w:val="00F429F0"/>
    <w:rsid w:val="00F42A43"/>
    <w:rsid w:val="00F42BA7"/>
    <w:rsid w:val="00F42C31"/>
    <w:rsid w:val="00F42C76"/>
    <w:rsid w:val="00F42CDF"/>
    <w:rsid w:val="00F42DC4"/>
    <w:rsid w:val="00F42DD7"/>
    <w:rsid w:val="00F42E63"/>
    <w:rsid w:val="00F42E8A"/>
    <w:rsid w:val="00F4307F"/>
    <w:rsid w:val="00F431A9"/>
    <w:rsid w:val="00F431D3"/>
    <w:rsid w:val="00F43237"/>
    <w:rsid w:val="00F43264"/>
    <w:rsid w:val="00F43267"/>
    <w:rsid w:val="00F432B3"/>
    <w:rsid w:val="00F433F8"/>
    <w:rsid w:val="00F43417"/>
    <w:rsid w:val="00F43426"/>
    <w:rsid w:val="00F4344F"/>
    <w:rsid w:val="00F4346E"/>
    <w:rsid w:val="00F434DE"/>
    <w:rsid w:val="00F4350E"/>
    <w:rsid w:val="00F4365B"/>
    <w:rsid w:val="00F4366E"/>
    <w:rsid w:val="00F436E2"/>
    <w:rsid w:val="00F43733"/>
    <w:rsid w:val="00F43743"/>
    <w:rsid w:val="00F4377C"/>
    <w:rsid w:val="00F4391D"/>
    <w:rsid w:val="00F43960"/>
    <w:rsid w:val="00F439D4"/>
    <w:rsid w:val="00F43A3A"/>
    <w:rsid w:val="00F43A90"/>
    <w:rsid w:val="00F43B06"/>
    <w:rsid w:val="00F43C6E"/>
    <w:rsid w:val="00F43CEA"/>
    <w:rsid w:val="00F43DD9"/>
    <w:rsid w:val="00F43DE1"/>
    <w:rsid w:val="00F43DF5"/>
    <w:rsid w:val="00F43DF9"/>
    <w:rsid w:val="00F43E64"/>
    <w:rsid w:val="00F43EA0"/>
    <w:rsid w:val="00F44021"/>
    <w:rsid w:val="00F4405E"/>
    <w:rsid w:val="00F44063"/>
    <w:rsid w:val="00F44081"/>
    <w:rsid w:val="00F44108"/>
    <w:rsid w:val="00F44162"/>
    <w:rsid w:val="00F4418C"/>
    <w:rsid w:val="00F442E7"/>
    <w:rsid w:val="00F4434E"/>
    <w:rsid w:val="00F44353"/>
    <w:rsid w:val="00F445BA"/>
    <w:rsid w:val="00F445D5"/>
    <w:rsid w:val="00F447A0"/>
    <w:rsid w:val="00F4489D"/>
    <w:rsid w:val="00F448B5"/>
    <w:rsid w:val="00F449B2"/>
    <w:rsid w:val="00F44ADD"/>
    <w:rsid w:val="00F44B22"/>
    <w:rsid w:val="00F44B2F"/>
    <w:rsid w:val="00F44BBD"/>
    <w:rsid w:val="00F44D35"/>
    <w:rsid w:val="00F44D47"/>
    <w:rsid w:val="00F44D68"/>
    <w:rsid w:val="00F44DD5"/>
    <w:rsid w:val="00F44ECE"/>
    <w:rsid w:val="00F44F03"/>
    <w:rsid w:val="00F44F57"/>
    <w:rsid w:val="00F44F62"/>
    <w:rsid w:val="00F44F7B"/>
    <w:rsid w:val="00F44FAC"/>
    <w:rsid w:val="00F44FB1"/>
    <w:rsid w:val="00F44FF6"/>
    <w:rsid w:val="00F4513F"/>
    <w:rsid w:val="00F45225"/>
    <w:rsid w:val="00F45253"/>
    <w:rsid w:val="00F4526E"/>
    <w:rsid w:val="00F45270"/>
    <w:rsid w:val="00F4533D"/>
    <w:rsid w:val="00F453A0"/>
    <w:rsid w:val="00F453BC"/>
    <w:rsid w:val="00F453EA"/>
    <w:rsid w:val="00F45532"/>
    <w:rsid w:val="00F4569B"/>
    <w:rsid w:val="00F456B1"/>
    <w:rsid w:val="00F45718"/>
    <w:rsid w:val="00F45743"/>
    <w:rsid w:val="00F4574E"/>
    <w:rsid w:val="00F457A9"/>
    <w:rsid w:val="00F457ED"/>
    <w:rsid w:val="00F45802"/>
    <w:rsid w:val="00F45830"/>
    <w:rsid w:val="00F45834"/>
    <w:rsid w:val="00F458CA"/>
    <w:rsid w:val="00F45906"/>
    <w:rsid w:val="00F459E9"/>
    <w:rsid w:val="00F45B2B"/>
    <w:rsid w:val="00F45B53"/>
    <w:rsid w:val="00F45BA3"/>
    <w:rsid w:val="00F45BB1"/>
    <w:rsid w:val="00F45BFA"/>
    <w:rsid w:val="00F45DE4"/>
    <w:rsid w:val="00F45DF5"/>
    <w:rsid w:val="00F45E49"/>
    <w:rsid w:val="00F45E7A"/>
    <w:rsid w:val="00F45EA0"/>
    <w:rsid w:val="00F45EC2"/>
    <w:rsid w:val="00F45F41"/>
    <w:rsid w:val="00F45F56"/>
    <w:rsid w:val="00F45F7D"/>
    <w:rsid w:val="00F45FB9"/>
    <w:rsid w:val="00F45FF3"/>
    <w:rsid w:val="00F4600B"/>
    <w:rsid w:val="00F4610E"/>
    <w:rsid w:val="00F461F3"/>
    <w:rsid w:val="00F46308"/>
    <w:rsid w:val="00F46474"/>
    <w:rsid w:val="00F46490"/>
    <w:rsid w:val="00F46498"/>
    <w:rsid w:val="00F465D5"/>
    <w:rsid w:val="00F46609"/>
    <w:rsid w:val="00F4663E"/>
    <w:rsid w:val="00F466F5"/>
    <w:rsid w:val="00F46752"/>
    <w:rsid w:val="00F468C1"/>
    <w:rsid w:val="00F468EE"/>
    <w:rsid w:val="00F468F9"/>
    <w:rsid w:val="00F469CE"/>
    <w:rsid w:val="00F46A0D"/>
    <w:rsid w:val="00F46A61"/>
    <w:rsid w:val="00F46B97"/>
    <w:rsid w:val="00F46BBA"/>
    <w:rsid w:val="00F46BD2"/>
    <w:rsid w:val="00F46BDB"/>
    <w:rsid w:val="00F46C00"/>
    <w:rsid w:val="00F46C0C"/>
    <w:rsid w:val="00F46D14"/>
    <w:rsid w:val="00F46D62"/>
    <w:rsid w:val="00F46D6C"/>
    <w:rsid w:val="00F46E02"/>
    <w:rsid w:val="00F46EDA"/>
    <w:rsid w:val="00F46F2F"/>
    <w:rsid w:val="00F4707B"/>
    <w:rsid w:val="00F470C5"/>
    <w:rsid w:val="00F470E1"/>
    <w:rsid w:val="00F4715D"/>
    <w:rsid w:val="00F4723E"/>
    <w:rsid w:val="00F472F1"/>
    <w:rsid w:val="00F47317"/>
    <w:rsid w:val="00F47360"/>
    <w:rsid w:val="00F47364"/>
    <w:rsid w:val="00F47377"/>
    <w:rsid w:val="00F473AF"/>
    <w:rsid w:val="00F473DB"/>
    <w:rsid w:val="00F4740B"/>
    <w:rsid w:val="00F4741F"/>
    <w:rsid w:val="00F47434"/>
    <w:rsid w:val="00F4746E"/>
    <w:rsid w:val="00F475C9"/>
    <w:rsid w:val="00F47611"/>
    <w:rsid w:val="00F47638"/>
    <w:rsid w:val="00F47671"/>
    <w:rsid w:val="00F476E2"/>
    <w:rsid w:val="00F476EC"/>
    <w:rsid w:val="00F47731"/>
    <w:rsid w:val="00F47780"/>
    <w:rsid w:val="00F4785A"/>
    <w:rsid w:val="00F478C6"/>
    <w:rsid w:val="00F478E3"/>
    <w:rsid w:val="00F47900"/>
    <w:rsid w:val="00F4799D"/>
    <w:rsid w:val="00F479C9"/>
    <w:rsid w:val="00F47ABE"/>
    <w:rsid w:val="00F47B84"/>
    <w:rsid w:val="00F47BC3"/>
    <w:rsid w:val="00F47D5E"/>
    <w:rsid w:val="00F47D5F"/>
    <w:rsid w:val="00F47E60"/>
    <w:rsid w:val="00F47EC0"/>
    <w:rsid w:val="00F47F31"/>
    <w:rsid w:val="00F47F91"/>
    <w:rsid w:val="00F5003A"/>
    <w:rsid w:val="00F50094"/>
    <w:rsid w:val="00F50099"/>
    <w:rsid w:val="00F500C6"/>
    <w:rsid w:val="00F50375"/>
    <w:rsid w:val="00F50376"/>
    <w:rsid w:val="00F503B8"/>
    <w:rsid w:val="00F503DE"/>
    <w:rsid w:val="00F50443"/>
    <w:rsid w:val="00F50559"/>
    <w:rsid w:val="00F5060D"/>
    <w:rsid w:val="00F50641"/>
    <w:rsid w:val="00F5067F"/>
    <w:rsid w:val="00F506E5"/>
    <w:rsid w:val="00F506FC"/>
    <w:rsid w:val="00F507CF"/>
    <w:rsid w:val="00F5081E"/>
    <w:rsid w:val="00F50865"/>
    <w:rsid w:val="00F509A3"/>
    <w:rsid w:val="00F50AD6"/>
    <w:rsid w:val="00F50AF0"/>
    <w:rsid w:val="00F50B2C"/>
    <w:rsid w:val="00F50B84"/>
    <w:rsid w:val="00F50C06"/>
    <w:rsid w:val="00F50C70"/>
    <w:rsid w:val="00F50CB1"/>
    <w:rsid w:val="00F50CF0"/>
    <w:rsid w:val="00F50D0F"/>
    <w:rsid w:val="00F50D5C"/>
    <w:rsid w:val="00F50DDD"/>
    <w:rsid w:val="00F50E0A"/>
    <w:rsid w:val="00F50F44"/>
    <w:rsid w:val="00F50F5C"/>
    <w:rsid w:val="00F50FD8"/>
    <w:rsid w:val="00F5101D"/>
    <w:rsid w:val="00F51087"/>
    <w:rsid w:val="00F511D7"/>
    <w:rsid w:val="00F5125E"/>
    <w:rsid w:val="00F51359"/>
    <w:rsid w:val="00F5146D"/>
    <w:rsid w:val="00F51486"/>
    <w:rsid w:val="00F514B3"/>
    <w:rsid w:val="00F51530"/>
    <w:rsid w:val="00F51606"/>
    <w:rsid w:val="00F516FE"/>
    <w:rsid w:val="00F51702"/>
    <w:rsid w:val="00F517B1"/>
    <w:rsid w:val="00F5197A"/>
    <w:rsid w:val="00F51A05"/>
    <w:rsid w:val="00F51AED"/>
    <w:rsid w:val="00F51B97"/>
    <w:rsid w:val="00F51BC9"/>
    <w:rsid w:val="00F51E0A"/>
    <w:rsid w:val="00F51F4A"/>
    <w:rsid w:val="00F520D0"/>
    <w:rsid w:val="00F5217A"/>
    <w:rsid w:val="00F52193"/>
    <w:rsid w:val="00F52241"/>
    <w:rsid w:val="00F522B4"/>
    <w:rsid w:val="00F52306"/>
    <w:rsid w:val="00F523D1"/>
    <w:rsid w:val="00F5250B"/>
    <w:rsid w:val="00F5256E"/>
    <w:rsid w:val="00F52572"/>
    <w:rsid w:val="00F52573"/>
    <w:rsid w:val="00F52599"/>
    <w:rsid w:val="00F52637"/>
    <w:rsid w:val="00F5264B"/>
    <w:rsid w:val="00F5268C"/>
    <w:rsid w:val="00F5278E"/>
    <w:rsid w:val="00F527AE"/>
    <w:rsid w:val="00F527E6"/>
    <w:rsid w:val="00F5286C"/>
    <w:rsid w:val="00F528C5"/>
    <w:rsid w:val="00F52A1A"/>
    <w:rsid w:val="00F52A95"/>
    <w:rsid w:val="00F52AD8"/>
    <w:rsid w:val="00F52D3F"/>
    <w:rsid w:val="00F52DC3"/>
    <w:rsid w:val="00F52DF6"/>
    <w:rsid w:val="00F52E75"/>
    <w:rsid w:val="00F52FA3"/>
    <w:rsid w:val="00F52FB9"/>
    <w:rsid w:val="00F53086"/>
    <w:rsid w:val="00F53116"/>
    <w:rsid w:val="00F531DF"/>
    <w:rsid w:val="00F531F2"/>
    <w:rsid w:val="00F53232"/>
    <w:rsid w:val="00F5329B"/>
    <w:rsid w:val="00F532FE"/>
    <w:rsid w:val="00F53335"/>
    <w:rsid w:val="00F53411"/>
    <w:rsid w:val="00F53417"/>
    <w:rsid w:val="00F53447"/>
    <w:rsid w:val="00F53462"/>
    <w:rsid w:val="00F53476"/>
    <w:rsid w:val="00F534A3"/>
    <w:rsid w:val="00F5352B"/>
    <w:rsid w:val="00F5376D"/>
    <w:rsid w:val="00F537A0"/>
    <w:rsid w:val="00F5380B"/>
    <w:rsid w:val="00F53A2E"/>
    <w:rsid w:val="00F53A74"/>
    <w:rsid w:val="00F53A99"/>
    <w:rsid w:val="00F53AB7"/>
    <w:rsid w:val="00F53B10"/>
    <w:rsid w:val="00F53B1D"/>
    <w:rsid w:val="00F53B1E"/>
    <w:rsid w:val="00F53C55"/>
    <w:rsid w:val="00F53C74"/>
    <w:rsid w:val="00F53D71"/>
    <w:rsid w:val="00F53EB5"/>
    <w:rsid w:val="00F53EEC"/>
    <w:rsid w:val="00F53F23"/>
    <w:rsid w:val="00F53FA8"/>
    <w:rsid w:val="00F54053"/>
    <w:rsid w:val="00F54062"/>
    <w:rsid w:val="00F540AD"/>
    <w:rsid w:val="00F54160"/>
    <w:rsid w:val="00F54192"/>
    <w:rsid w:val="00F541C4"/>
    <w:rsid w:val="00F54205"/>
    <w:rsid w:val="00F54293"/>
    <w:rsid w:val="00F54386"/>
    <w:rsid w:val="00F543B7"/>
    <w:rsid w:val="00F54431"/>
    <w:rsid w:val="00F5449B"/>
    <w:rsid w:val="00F544BA"/>
    <w:rsid w:val="00F544E6"/>
    <w:rsid w:val="00F54542"/>
    <w:rsid w:val="00F5454B"/>
    <w:rsid w:val="00F54552"/>
    <w:rsid w:val="00F54592"/>
    <w:rsid w:val="00F545AE"/>
    <w:rsid w:val="00F545C1"/>
    <w:rsid w:val="00F545D2"/>
    <w:rsid w:val="00F54638"/>
    <w:rsid w:val="00F54766"/>
    <w:rsid w:val="00F547A6"/>
    <w:rsid w:val="00F547E4"/>
    <w:rsid w:val="00F548C8"/>
    <w:rsid w:val="00F5490B"/>
    <w:rsid w:val="00F5495B"/>
    <w:rsid w:val="00F5497B"/>
    <w:rsid w:val="00F5499E"/>
    <w:rsid w:val="00F54AB6"/>
    <w:rsid w:val="00F54B3D"/>
    <w:rsid w:val="00F54B72"/>
    <w:rsid w:val="00F54BDD"/>
    <w:rsid w:val="00F54C15"/>
    <w:rsid w:val="00F54C29"/>
    <w:rsid w:val="00F54CB1"/>
    <w:rsid w:val="00F54D7A"/>
    <w:rsid w:val="00F54E12"/>
    <w:rsid w:val="00F54E13"/>
    <w:rsid w:val="00F54E3A"/>
    <w:rsid w:val="00F54EA1"/>
    <w:rsid w:val="00F54ED0"/>
    <w:rsid w:val="00F54F4B"/>
    <w:rsid w:val="00F54F57"/>
    <w:rsid w:val="00F54F9D"/>
    <w:rsid w:val="00F54FD6"/>
    <w:rsid w:val="00F55004"/>
    <w:rsid w:val="00F55019"/>
    <w:rsid w:val="00F5506B"/>
    <w:rsid w:val="00F55130"/>
    <w:rsid w:val="00F5513D"/>
    <w:rsid w:val="00F551C1"/>
    <w:rsid w:val="00F551DD"/>
    <w:rsid w:val="00F55229"/>
    <w:rsid w:val="00F552E3"/>
    <w:rsid w:val="00F55327"/>
    <w:rsid w:val="00F5533D"/>
    <w:rsid w:val="00F55413"/>
    <w:rsid w:val="00F55437"/>
    <w:rsid w:val="00F5544D"/>
    <w:rsid w:val="00F5546D"/>
    <w:rsid w:val="00F55494"/>
    <w:rsid w:val="00F555C1"/>
    <w:rsid w:val="00F555CB"/>
    <w:rsid w:val="00F555F5"/>
    <w:rsid w:val="00F556EA"/>
    <w:rsid w:val="00F556EB"/>
    <w:rsid w:val="00F5572D"/>
    <w:rsid w:val="00F55792"/>
    <w:rsid w:val="00F557B7"/>
    <w:rsid w:val="00F557D8"/>
    <w:rsid w:val="00F55850"/>
    <w:rsid w:val="00F558EF"/>
    <w:rsid w:val="00F55921"/>
    <w:rsid w:val="00F559A2"/>
    <w:rsid w:val="00F559D6"/>
    <w:rsid w:val="00F559FA"/>
    <w:rsid w:val="00F55AC2"/>
    <w:rsid w:val="00F55ACF"/>
    <w:rsid w:val="00F55AD2"/>
    <w:rsid w:val="00F55B2E"/>
    <w:rsid w:val="00F55B60"/>
    <w:rsid w:val="00F55BB9"/>
    <w:rsid w:val="00F55C13"/>
    <w:rsid w:val="00F55C18"/>
    <w:rsid w:val="00F55C8E"/>
    <w:rsid w:val="00F55CBA"/>
    <w:rsid w:val="00F55CE9"/>
    <w:rsid w:val="00F55D53"/>
    <w:rsid w:val="00F55DA0"/>
    <w:rsid w:val="00F55DEF"/>
    <w:rsid w:val="00F55E26"/>
    <w:rsid w:val="00F55E7E"/>
    <w:rsid w:val="00F55EE9"/>
    <w:rsid w:val="00F55F88"/>
    <w:rsid w:val="00F56027"/>
    <w:rsid w:val="00F56110"/>
    <w:rsid w:val="00F56177"/>
    <w:rsid w:val="00F56197"/>
    <w:rsid w:val="00F562FB"/>
    <w:rsid w:val="00F56359"/>
    <w:rsid w:val="00F565FA"/>
    <w:rsid w:val="00F56605"/>
    <w:rsid w:val="00F566B0"/>
    <w:rsid w:val="00F566B8"/>
    <w:rsid w:val="00F56755"/>
    <w:rsid w:val="00F567B3"/>
    <w:rsid w:val="00F56823"/>
    <w:rsid w:val="00F56852"/>
    <w:rsid w:val="00F56856"/>
    <w:rsid w:val="00F56947"/>
    <w:rsid w:val="00F56A44"/>
    <w:rsid w:val="00F56AB4"/>
    <w:rsid w:val="00F56B18"/>
    <w:rsid w:val="00F56B8C"/>
    <w:rsid w:val="00F56B96"/>
    <w:rsid w:val="00F56B9C"/>
    <w:rsid w:val="00F56BB9"/>
    <w:rsid w:val="00F56C01"/>
    <w:rsid w:val="00F56C24"/>
    <w:rsid w:val="00F56C75"/>
    <w:rsid w:val="00F56CBA"/>
    <w:rsid w:val="00F56CBC"/>
    <w:rsid w:val="00F56DB0"/>
    <w:rsid w:val="00F56DFB"/>
    <w:rsid w:val="00F56E19"/>
    <w:rsid w:val="00F56EA9"/>
    <w:rsid w:val="00F56F46"/>
    <w:rsid w:val="00F56F48"/>
    <w:rsid w:val="00F56FCB"/>
    <w:rsid w:val="00F5702A"/>
    <w:rsid w:val="00F57084"/>
    <w:rsid w:val="00F57128"/>
    <w:rsid w:val="00F5719E"/>
    <w:rsid w:val="00F571E4"/>
    <w:rsid w:val="00F57255"/>
    <w:rsid w:val="00F57262"/>
    <w:rsid w:val="00F5727D"/>
    <w:rsid w:val="00F572B1"/>
    <w:rsid w:val="00F5734E"/>
    <w:rsid w:val="00F5735C"/>
    <w:rsid w:val="00F57376"/>
    <w:rsid w:val="00F57488"/>
    <w:rsid w:val="00F5748D"/>
    <w:rsid w:val="00F57544"/>
    <w:rsid w:val="00F57640"/>
    <w:rsid w:val="00F5764D"/>
    <w:rsid w:val="00F5775E"/>
    <w:rsid w:val="00F5776E"/>
    <w:rsid w:val="00F577DC"/>
    <w:rsid w:val="00F57829"/>
    <w:rsid w:val="00F57864"/>
    <w:rsid w:val="00F57899"/>
    <w:rsid w:val="00F57A21"/>
    <w:rsid w:val="00F57A9B"/>
    <w:rsid w:val="00F57AF2"/>
    <w:rsid w:val="00F57B1B"/>
    <w:rsid w:val="00F57B70"/>
    <w:rsid w:val="00F57E08"/>
    <w:rsid w:val="00F57EEF"/>
    <w:rsid w:val="00F57F13"/>
    <w:rsid w:val="00F57FBA"/>
    <w:rsid w:val="00F60059"/>
    <w:rsid w:val="00F6007E"/>
    <w:rsid w:val="00F600C4"/>
    <w:rsid w:val="00F601E7"/>
    <w:rsid w:val="00F6024B"/>
    <w:rsid w:val="00F60279"/>
    <w:rsid w:val="00F602DA"/>
    <w:rsid w:val="00F60404"/>
    <w:rsid w:val="00F604E9"/>
    <w:rsid w:val="00F60537"/>
    <w:rsid w:val="00F605A2"/>
    <w:rsid w:val="00F60723"/>
    <w:rsid w:val="00F607CD"/>
    <w:rsid w:val="00F607D5"/>
    <w:rsid w:val="00F60826"/>
    <w:rsid w:val="00F608CF"/>
    <w:rsid w:val="00F60B33"/>
    <w:rsid w:val="00F60BE4"/>
    <w:rsid w:val="00F60BEE"/>
    <w:rsid w:val="00F60EB1"/>
    <w:rsid w:val="00F60F75"/>
    <w:rsid w:val="00F60F91"/>
    <w:rsid w:val="00F61027"/>
    <w:rsid w:val="00F6105C"/>
    <w:rsid w:val="00F6106D"/>
    <w:rsid w:val="00F610A2"/>
    <w:rsid w:val="00F610BE"/>
    <w:rsid w:val="00F610D2"/>
    <w:rsid w:val="00F610DF"/>
    <w:rsid w:val="00F611FF"/>
    <w:rsid w:val="00F61208"/>
    <w:rsid w:val="00F612A7"/>
    <w:rsid w:val="00F612E2"/>
    <w:rsid w:val="00F61386"/>
    <w:rsid w:val="00F614CD"/>
    <w:rsid w:val="00F61595"/>
    <w:rsid w:val="00F61650"/>
    <w:rsid w:val="00F61684"/>
    <w:rsid w:val="00F61757"/>
    <w:rsid w:val="00F617A2"/>
    <w:rsid w:val="00F618C7"/>
    <w:rsid w:val="00F618FD"/>
    <w:rsid w:val="00F6192B"/>
    <w:rsid w:val="00F61953"/>
    <w:rsid w:val="00F6196D"/>
    <w:rsid w:val="00F6198F"/>
    <w:rsid w:val="00F61997"/>
    <w:rsid w:val="00F619B2"/>
    <w:rsid w:val="00F619D4"/>
    <w:rsid w:val="00F619FC"/>
    <w:rsid w:val="00F61A99"/>
    <w:rsid w:val="00F61B1F"/>
    <w:rsid w:val="00F61B9D"/>
    <w:rsid w:val="00F61BA1"/>
    <w:rsid w:val="00F61C4E"/>
    <w:rsid w:val="00F61E16"/>
    <w:rsid w:val="00F61EB2"/>
    <w:rsid w:val="00F61FC9"/>
    <w:rsid w:val="00F620FB"/>
    <w:rsid w:val="00F62125"/>
    <w:rsid w:val="00F621D8"/>
    <w:rsid w:val="00F621EC"/>
    <w:rsid w:val="00F622D0"/>
    <w:rsid w:val="00F6242F"/>
    <w:rsid w:val="00F62470"/>
    <w:rsid w:val="00F6247C"/>
    <w:rsid w:val="00F6249B"/>
    <w:rsid w:val="00F62549"/>
    <w:rsid w:val="00F625FD"/>
    <w:rsid w:val="00F626B3"/>
    <w:rsid w:val="00F62709"/>
    <w:rsid w:val="00F627B0"/>
    <w:rsid w:val="00F6282D"/>
    <w:rsid w:val="00F62837"/>
    <w:rsid w:val="00F629E1"/>
    <w:rsid w:val="00F629FD"/>
    <w:rsid w:val="00F62ABF"/>
    <w:rsid w:val="00F62AC0"/>
    <w:rsid w:val="00F62D7D"/>
    <w:rsid w:val="00F62D85"/>
    <w:rsid w:val="00F62E56"/>
    <w:rsid w:val="00F62E5D"/>
    <w:rsid w:val="00F62E8B"/>
    <w:rsid w:val="00F62E99"/>
    <w:rsid w:val="00F62EAC"/>
    <w:rsid w:val="00F62FB7"/>
    <w:rsid w:val="00F63078"/>
    <w:rsid w:val="00F63092"/>
    <w:rsid w:val="00F630B5"/>
    <w:rsid w:val="00F630BA"/>
    <w:rsid w:val="00F6318C"/>
    <w:rsid w:val="00F63240"/>
    <w:rsid w:val="00F63246"/>
    <w:rsid w:val="00F6324D"/>
    <w:rsid w:val="00F63258"/>
    <w:rsid w:val="00F63275"/>
    <w:rsid w:val="00F632BB"/>
    <w:rsid w:val="00F6337D"/>
    <w:rsid w:val="00F63396"/>
    <w:rsid w:val="00F635BB"/>
    <w:rsid w:val="00F6362A"/>
    <w:rsid w:val="00F6371B"/>
    <w:rsid w:val="00F63733"/>
    <w:rsid w:val="00F63799"/>
    <w:rsid w:val="00F6385C"/>
    <w:rsid w:val="00F63877"/>
    <w:rsid w:val="00F63A4E"/>
    <w:rsid w:val="00F63A77"/>
    <w:rsid w:val="00F63AC6"/>
    <w:rsid w:val="00F63B11"/>
    <w:rsid w:val="00F63B55"/>
    <w:rsid w:val="00F63BF2"/>
    <w:rsid w:val="00F63C72"/>
    <w:rsid w:val="00F63C74"/>
    <w:rsid w:val="00F63CEE"/>
    <w:rsid w:val="00F63DBB"/>
    <w:rsid w:val="00F63E20"/>
    <w:rsid w:val="00F63E29"/>
    <w:rsid w:val="00F63E91"/>
    <w:rsid w:val="00F63EE7"/>
    <w:rsid w:val="00F63FDB"/>
    <w:rsid w:val="00F640D5"/>
    <w:rsid w:val="00F640D8"/>
    <w:rsid w:val="00F640F4"/>
    <w:rsid w:val="00F64124"/>
    <w:rsid w:val="00F641FD"/>
    <w:rsid w:val="00F64213"/>
    <w:rsid w:val="00F6426D"/>
    <w:rsid w:val="00F6428A"/>
    <w:rsid w:val="00F6431E"/>
    <w:rsid w:val="00F64359"/>
    <w:rsid w:val="00F64444"/>
    <w:rsid w:val="00F644C1"/>
    <w:rsid w:val="00F644D7"/>
    <w:rsid w:val="00F644D9"/>
    <w:rsid w:val="00F644E1"/>
    <w:rsid w:val="00F64670"/>
    <w:rsid w:val="00F64819"/>
    <w:rsid w:val="00F64830"/>
    <w:rsid w:val="00F64846"/>
    <w:rsid w:val="00F648CE"/>
    <w:rsid w:val="00F648D0"/>
    <w:rsid w:val="00F6494F"/>
    <w:rsid w:val="00F64AEE"/>
    <w:rsid w:val="00F64B30"/>
    <w:rsid w:val="00F64BA0"/>
    <w:rsid w:val="00F64BD2"/>
    <w:rsid w:val="00F64C25"/>
    <w:rsid w:val="00F64D14"/>
    <w:rsid w:val="00F64D5E"/>
    <w:rsid w:val="00F64E2E"/>
    <w:rsid w:val="00F64F84"/>
    <w:rsid w:val="00F64F8C"/>
    <w:rsid w:val="00F65057"/>
    <w:rsid w:val="00F6508D"/>
    <w:rsid w:val="00F650E1"/>
    <w:rsid w:val="00F651FA"/>
    <w:rsid w:val="00F65206"/>
    <w:rsid w:val="00F6521F"/>
    <w:rsid w:val="00F6524C"/>
    <w:rsid w:val="00F652A2"/>
    <w:rsid w:val="00F652BF"/>
    <w:rsid w:val="00F652C2"/>
    <w:rsid w:val="00F6543F"/>
    <w:rsid w:val="00F656BD"/>
    <w:rsid w:val="00F656D0"/>
    <w:rsid w:val="00F656F1"/>
    <w:rsid w:val="00F65710"/>
    <w:rsid w:val="00F657FF"/>
    <w:rsid w:val="00F65810"/>
    <w:rsid w:val="00F658C8"/>
    <w:rsid w:val="00F65A1F"/>
    <w:rsid w:val="00F65A2A"/>
    <w:rsid w:val="00F65A52"/>
    <w:rsid w:val="00F65A88"/>
    <w:rsid w:val="00F65ABA"/>
    <w:rsid w:val="00F65ABD"/>
    <w:rsid w:val="00F65AD6"/>
    <w:rsid w:val="00F65AFC"/>
    <w:rsid w:val="00F65B39"/>
    <w:rsid w:val="00F65C2D"/>
    <w:rsid w:val="00F65C5A"/>
    <w:rsid w:val="00F65E37"/>
    <w:rsid w:val="00F65EA8"/>
    <w:rsid w:val="00F65EC0"/>
    <w:rsid w:val="00F65F32"/>
    <w:rsid w:val="00F65F61"/>
    <w:rsid w:val="00F65F69"/>
    <w:rsid w:val="00F6601F"/>
    <w:rsid w:val="00F6607A"/>
    <w:rsid w:val="00F66190"/>
    <w:rsid w:val="00F66192"/>
    <w:rsid w:val="00F6627A"/>
    <w:rsid w:val="00F662FF"/>
    <w:rsid w:val="00F66353"/>
    <w:rsid w:val="00F66377"/>
    <w:rsid w:val="00F66378"/>
    <w:rsid w:val="00F663D5"/>
    <w:rsid w:val="00F66407"/>
    <w:rsid w:val="00F6654A"/>
    <w:rsid w:val="00F66552"/>
    <w:rsid w:val="00F66704"/>
    <w:rsid w:val="00F6678C"/>
    <w:rsid w:val="00F667A4"/>
    <w:rsid w:val="00F6689A"/>
    <w:rsid w:val="00F669CB"/>
    <w:rsid w:val="00F66A6A"/>
    <w:rsid w:val="00F66CEB"/>
    <w:rsid w:val="00F66CF3"/>
    <w:rsid w:val="00F66D1F"/>
    <w:rsid w:val="00F66D93"/>
    <w:rsid w:val="00F66DDE"/>
    <w:rsid w:val="00F66ED1"/>
    <w:rsid w:val="00F66EFB"/>
    <w:rsid w:val="00F66F26"/>
    <w:rsid w:val="00F66F44"/>
    <w:rsid w:val="00F66F92"/>
    <w:rsid w:val="00F66FB7"/>
    <w:rsid w:val="00F66FD0"/>
    <w:rsid w:val="00F66FF3"/>
    <w:rsid w:val="00F670BA"/>
    <w:rsid w:val="00F670D8"/>
    <w:rsid w:val="00F670E1"/>
    <w:rsid w:val="00F67138"/>
    <w:rsid w:val="00F67254"/>
    <w:rsid w:val="00F672E7"/>
    <w:rsid w:val="00F67376"/>
    <w:rsid w:val="00F67395"/>
    <w:rsid w:val="00F6740B"/>
    <w:rsid w:val="00F67455"/>
    <w:rsid w:val="00F67560"/>
    <w:rsid w:val="00F675E1"/>
    <w:rsid w:val="00F675E5"/>
    <w:rsid w:val="00F675E6"/>
    <w:rsid w:val="00F675F0"/>
    <w:rsid w:val="00F67622"/>
    <w:rsid w:val="00F67640"/>
    <w:rsid w:val="00F6767A"/>
    <w:rsid w:val="00F6769B"/>
    <w:rsid w:val="00F67894"/>
    <w:rsid w:val="00F67984"/>
    <w:rsid w:val="00F67A3E"/>
    <w:rsid w:val="00F67AE2"/>
    <w:rsid w:val="00F67B6A"/>
    <w:rsid w:val="00F67BF2"/>
    <w:rsid w:val="00F67CDA"/>
    <w:rsid w:val="00F67DDD"/>
    <w:rsid w:val="00F67E60"/>
    <w:rsid w:val="00F67F36"/>
    <w:rsid w:val="00F67F9F"/>
    <w:rsid w:val="00F7000A"/>
    <w:rsid w:val="00F70028"/>
    <w:rsid w:val="00F700B1"/>
    <w:rsid w:val="00F700FC"/>
    <w:rsid w:val="00F701A6"/>
    <w:rsid w:val="00F701DC"/>
    <w:rsid w:val="00F7020B"/>
    <w:rsid w:val="00F70249"/>
    <w:rsid w:val="00F70303"/>
    <w:rsid w:val="00F70374"/>
    <w:rsid w:val="00F703D0"/>
    <w:rsid w:val="00F703F4"/>
    <w:rsid w:val="00F70677"/>
    <w:rsid w:val="00F706C6"/>
    <w:rsid w:val="00F706EA"/>
    <w:rsid w:val="00F7071F"/>
    <w:rsid w:val="00F70787"/>
    <w:rsid w:val="00F70789"/>
    <w:rsid w:val="00F707CE"/>
    <w:rsid w:val="00F70805"/>
    <w:rsid w:val="00F70811"/>
    <w:rsid w:val="00F708AF"/>
    <w:rsid w:val="00F7092E"/>
    <w:rsid w:val="00F70B4C"/>
    <w:rsid w:val="00F70B5E"/>
    <w:rsid w:val="00F70BA7"/>
    <w:rsid w:val="00F70C45"/>
    <w:rsid w:val="00F70CA1"/>
    <w:rsid w:val="00F70CD9"/>
    <w:rsid w:val="00F70E20"/>
    <w:rsid w:val="00F70EA3"/>
    <w:rsid w:val="00F70ECE"/>
    <w:rsid w:val="00F71140"/>
    <w:rsid w:val="00F71148"/>
    <w:rsid w:val="00F711D3"/>
    <w:rsid w:val="00F71215"/>
    <w:rsid w:val="00F71262"/>
    <w:rsid w:val="00F712AD"/>
    <w:rsid w:val="00F712BC"/>
    <w:rsid w:val="00F7131B"/>
    <w:rsid w:val="00F7131E"/>
    <w:rsid w:val="00F713CF"/>
    <w:rsid w:val="00F7145B"/>
    <w:rsid w:val="00F714B8"/>
    <w:rsid w:val="00F714B9"/>
    <w:rsid w:val="00F714C7"/>
    <w:rsid w:val="00F715C8"/>
    <w:rsid w:val="00F716CD"/>
    <w:rsid w:val="00F717A9"/>
    <w:rsid w:val="00F718A0"/>
    <w:rsid w:val="00F718CA"/>
    <w:rsid w:val="00F71949"/>
    <w:rsid w:val="00F719F4"/>
    <w:rsid w:val="00F71B40"/>
    <w:rsid w:val="00F71B59"/>
    <w:rsid w:val="00F71CB7"/>
    <w:rsid w:val="00F71D5D"/>
    <w:rsid w:val="00F71DC9"/>
    <w:rsid w:val="00F71DCD"/>
    <w:rsid w:val="00F71DD7"/>
    <w:rsid w:val="00F71E71"/>
    <w:rsid w:val="00F71F61"/>
    <w:rsid w:val="00F72010"/>
    <w:rsid w:val="00F7205D"/>
    <w:rsid w:val="00F720E1"/>
    <w:rsid w:val="00F72103"/>
    <w:rsid w:val="00F72199"/>
    <w:rsid w:val="00F72264"/>
    <w:rsid w:val="00F72291"/>
    <w:rsid w:val="00F722C5"/>
    <w:rsid w:val="00F723F8"/>
    <w:rsid w:val="00F72486"/>
    <w:rsid w:val="00F724A9"/>
    <w:rsid w:val="00F72509"/>
    <w:rsid w:val="00F725CD"/>
    <w:rsid w:val="00F725D3"/>
    <w:rsid w:val="00F726BA"/>
    <w:rsid w:val="00F726E7"/>
    <w:rsid w:val="00F7270F"/>
    <w:rsid w:val="00F7277F"/>
    <w:rsid w:val="00F72887"/>
    <w:rsid w:val="00F7289B"/>
    <w:rsid w:val="00F7296E"/>
    <w:rsid w:val="00F729D7"/>
    <w:rsid w:val="00F729F4"/>
    <w:rsid w:val="00F72A2F"/>
    <w:rsid w:val="00F72B58"/>
    <w:rsid w:val="00F72B8F"/>
    <w:rsid w:val="00F72C0A"/>
    <w:rsid w:val="00F72C28"/>
    <w:rsid w:val="00F72C7E"/>
    <w:rsid w:val="00F72CC7"/>
    <w:rsid w:val="00F72D05"/>
    <w:rsid w:val="00F72D8E"/>
    <w:rsid w:val="00F72D9B"/>
    <w:rsid w:val="00F72EE1"/>
    <w:rsid w:val="00F72F8E"/>
    <w:rsid w:val="00F72FF2"/>
    <w:rsid w:val="00F72FF8"/>
    <w:rsid w:val="00F73033"/>
    <w:rsid w:val="00F730C3"/>
    <w:rsid w:val="00F731B6"/>
    <w:rsid w:val="00F73253"/>
    <w:rsid w:val="00F73278"/>
    <w:rsid w:val="00F73317"/>
    <w:rsid w:val="00F7335C"/>
    <w:rsid w:val="00F73402"/>
    <w:rsid w:val="00F73456"/>
    <w:rsid w:val="00F73461"/>
    <w:rsid w:val="00F7348F"/>
    <w:rsid w:val="00F7349E"/>
    <w:rsid w:val="00F734DA"/>
    <w:rsid w:val="00F7358B"/>
    <w:rsid w:val="00F735BF"/>
    <w:rsid w:val="00F736B0"/>
    <w:rsid w:val="00F736FA"/>
    <w:rsid w:val="00F73701"/>
    <w:rsid w:val="00F7371F"/>
    <w:rsid w:val="00F737A7"/>
    <w:rsid w:val="00F73860"/>
    <w:rsid w:val="00F73880"/>
    <w:rsid w:val="00F7389A"/>
    <w:rsid w:val="00F7395E"/>
    <w:rsid w:val="00F73979"/>
    <w:rsid w:val="00F739F1"/>
    <w:rsid w:val="00F73A12"/>
    <w:rsid w:val="00F73A85"/>
    <w:rsid w:val="00F73B3F"/>
    <w:rsid w:val="00F73B46"/>
    <w:rsid w:val="00F73BF2"/>
    <w:rsid w:val="00F73D10"/>
    <w:rsid w:val="00F73D1D"/>
    <w:rsid w:val="00F73D7A"/>
    <w:rsid w:val="00F73F4A"/>
    <w:rsid w:val="00F73FD8"/>
    <w:rsid w:val="00F7408B"/>
    <w:rsid w:val="00F740E5"/>
    <w:rsid w:val="00F740F3"/>
    <w:rsid w:val="00F741D0"/>
    <w:rsid w:val="00F74316"/>
    <w:rsid w:val="00F74319"/>
    <w:rsid w:val="00F74356"/>
    <w:rsid w:val="00F74443"/>
    <w:rsid w:val="00F74500"/>
    <w:rsid w:val="00F74504"/>
    <w:rsid w:val="00F74681"/>
    <w:rsid w:val="00F74902"/>
    <w:rsid w:val="00F7491C"/>
    <w:rsid w:val="00F74933"/>
    <w:rsid w:val="00F74AAB"/>
    <w:rsid w:val="00F74B2C"/>
    <w:rsid w:val="00F74B70"/>
    <w:rsid w:val="00F74C11"/>
    <w:rsid w:val="00F74C1A"/>
    <w:rsid w:val="00F74D2E"/>
    <w:rsid w:val="00F74D5E"/>
    <w:rsid w:val="00F74DA2"/>
    <w:rsid w:val="00F74E0F"/>
    <w:rsid w:val="00F74EA8"/>
    <w:rsid w:val="00F74F4E"/>
    <w:rsid w:val="00F74FB8"/>
    <w:rsid w:val="00F74FEE"/>
    <w:rsid w:val="00F75004"/>
    <w:rsid w:val="00F75091"/>
    <w:rsid w:val="00F75110"/>
    <w:rsid w:val="00F75303"/>
    <w:rsid w:val="00F75364"/>
    <w:rsid w:val="00F753E2"/>
    <w:rsid w:val="00F75481"/>
    <w:rsid w:val="00F754C7"/>
    <w:rsid w:val="00F754F2"/>
    <w:rsid w:val="00F75551"/>
    <w:rsid w:val="00F75555"/>
    <w:rsid w:val="00F75752"/>
    <w:rsid w:val="00F75797"/>
    <w:rsid w:val="00F757CC"/>
    <w:rsid w:val="00F758CE"/>
    <w:rsid w:val="00F758FC"/>
    <w:rsid w:val="00F75979"/>
    <w:rsid w:val="00F7597A"/>
    <w:rsid w:val="00F759AC"/>
    <w:rsid w:val="00F75B47"/>
    <w:rsid w:val="00F75C22"/>
    <w:rsid w:val="00F75C61"/>
    <w:rsid w:val="00F75C6B"/>
    <w:rsid w:val="00F75C93"/>
    <w:rsid w:val="00F75DAF"/>
    <w:rsid w:val="00F75DB9"/>
    <w:rsid w:val="00F75E03"/>
    <w:rsid w:val="00F75E08"/>
    <w:rsid w:val="00F75F15"/>
    <w:rsid w:val="00F75FC7"/>
    <w:rsid w:val="00F75FE6"/>
    <w:rsid w:val="00F760BA"/>
    <w:rsid w:val="00F7625E"/>
    <w:rsid w:val="00F7642C"/>
    <w:rsid w:val="00F76455"/>
    <w:rsid w:val="00F76460"/>
    <w:rsid w:val="00F76465"/>
    <w:rsid w:val="00F764BC"/>
    <w:rsid w:val="00F764BD"/>
    <w:rsid w:val="00F76525"/>
    <w:rsid w:val="00F76528"/>
    <w:rsid w:val="00F7656D"/>
    <w:rsid w:val="00F76586"/>
    <w:rsid w:val="00F7662C"/>
    <w:rsid w:val="00F76669"/>
    <w:rsid w:val="00F76695"/>
    <w:rsid w:val="00F76732"/>
    <w:rsid w:val="00F7675D"/>
    <w:rsid w:val="00F76785"/>
    <w:rsid w:val="00F76926"/>
    <w:rsid w:val="00F76A57"/>
    <w:rsid w:val="00F76B55"/>
    <w:rsid w:val="00F76BAE"/>
    <w:rsid w:val="00F76E03"/>
    <w:rsid w:val="00F76E39"/>
    <w:rsid w:val="00F76F42"/>
    <w:rsid w:val="00F76FB7"/>
    <w:rsid w:val="00F76FCF"/>
    <w:rsid w:val="00F77081"/>
    <w:rsid w:val="00F7709D"/>
    <w:rsid w:val="00F770D4"/>
    <w:rsid w:val="00F771B5"/>
    <w:rsid w:val="00F77332"/>
    <w:rsid w:val="00F7735B"/>
    <w:rsid w:val="00F774A5"/>
    <w:rsid w:val="00F774CA"/>
    <w:rsid w:val="00F7754D"/>
    <w:rsid w:val="00F77566"/>
    <w:rsid w:val="00F776C8"/>
    <w:rsid w:val="00F776F9"/>
    <w:rsid w:val="00F7772A"/>
    <w:rsid w:val="00F7778E"/>
    <w:rsid w:val="00F777A7"/>
    <w:rsid w:val="00F77873"/>
    <w:rsid w:val="00F77995"/>
    <w:rsid w:val="00F77ADB"/>
    <w:rsid w:val="00F77AF3"/>
    <w:rsid w:val="00F77AF8"/>
    <w:rsid w:val="00F77C87"/>
    <w:rsid w:val="00F77C91"/>
    <w:rsid w:val="00F77CAD"/>
    <w:rsid w:val="00F77CF9"/>
    <w:rsid w:val="00F77D69"/>
    <w:rsid w:val="00F77D81"/>
    <w:rsid w:val="00F77D85"/>
    <w:rsid w:val="00F77DF9"/>
    <w:rsid w:val="00F77ECE"/>
    <w:rsid w:val="00F77F21"/>
    <w:rsid w:val="00F77F4C"/>
    <w:rsid w:val="00F77F7C"/>
    <w:rsid w:val="00F77F81"/>
    <w:rsid w:val="00F77F83"/>
    <w:rsid w:val="00F77FB8"/>
    <w:rsid w:val="00F8009B"/>
    <w:rsid w:val="00F800DE"/>
    <w:rsid w:val="00F80153"/>
    <w:rsid w:val="00F801B6"/>
    <w:rsid w:val="00F80203"/>
    <w:rsid w:val="00F80267"/>
    <w:rsid w:val="00F802C4"/>
    <w:rsid w:val="00F80349"/>
    <w:rsid w:val="00F803D6"/>
    <w:rsid w:val="00F8072D"/>
    <w:rsid w:val="00F807BF"/>
    <w:rsid w:val="00F807E3"/>
    <w:rsid w:val="00F808B8"/>
    <w:rsid w:val="00F80914"/>
    <w:rsid w:val="00F80921"/>
    <w:rsid w:val="00F80956"/>
    <w:rsid w:val="00F80A10"/>
    <w:rsid w:val="00F80A45"/>
    <w:rsid w:val="00F80A4B"/>
    <w:rsid w:val="00F80A5B"/>
    <w:rsid w:val="00F80A73"/>
    <w:rsid w:val="00F80B5F"/>
    <w:rsid w:val="00F80BFC"/>
    <w:rsid w:val="00F80BFD"/>
    <w:rsid w:val="00F80D4D"/>
    <w:rsid w:val="00F80D87"/>
    <w:rsid w:val="00F80F92"/>
    <w:rsid w:val="00F80FE6"/>
    <w:rsid w:val="00F81031"/>
    <w:rsid w:val="00F8106E"/>
    <w:rsid w:val="00F81073"/>
    <w:rsid w:val="00F81105"/>
    <w:rsid w:val="00F811A7"/>
    <w:rsid w:val="00F811C6"/>
    <w:rsid w:val="00F81229"/>
    <w:rsid w:val="00F81254"/>
    <w:rsid w:val="00F81262"/>
    <w:rsid w:val="00F81395"/>
    <w:rsid w:val="00F813DC"/>
    <w:rsid w:val="00F813E3"/>
    <w:rsid w:val="00F81443"/>
    <w:rsid w:val="00F814A9"/>
    <w:rsid w:val="00F8152A"/>
    <w:rsid w:val="00F8155E"/>
    <w:rsid w:val="00F8156C"/>
    <w:rsid w:val="00F815C5"/>
    <w:rsid w:val="00F815DF"/>
    <w:rsid w:val="00F81605"/>
    <w:rsid w:val="00F8165A"/>
    <w:rsid w:val="00F81692"/>
    <w:rsid w:val="00F816DD"/>
    <w:rsid w:val="00F8175B"/>
    <w:rsid w:val="00F8175D"/>
    <w:rsid w:val="00F8179A"/>
    <w:rsid w:val="00F8188A"/>
    <w:rsid w:val="00F81952"/>
    <w:rsid w:val="00F819BF"/>
    <w:rsid w:val="00F81A98"/>
    <w:rsid w:val="00F81B14"/>
    <w:rsid w:val="00F81B44"/>
    <w:rsid w:val="00F81B48"/>
    <w:rsid w:val="00F81B4A"/>
    <w:rsid w:val="00F81CE1"/>
    <w:rsid w:val="00F81CE4"/>
    <w:rsid w:val="00F81D2B"/>
    <w:rsid w:val="00F81DF6"/>
    <w:rsid w:val="00F81E83"/>
    <w:rsid w:val="00F81EDF"/>
    <w:rsid w:val="00F81FC3"/>
    <w:rsid w:val="00F82053"/>
    <w:rsid w:val="00F82122"/>
    <w:rsid w:val="00F82229"/>
    <w:rsid w:val="00F82259"/>
    <w:rsid w:val="00F822D8"/>
    <w:rsid w:val="00F822EF"/>
    <w:rsid w:val="00F823BE"/>
    <w:rsid w:val="00F823F8"/>
    <w:rsid w:val="00F82401"/>
    <w:rsid w:val="00F8242E"/>
    <w:rsid w:val="00F82522"/>
    <w:rsid w:val="00F8253B"/>
    <w:rsid w:val="00F8255D"/>
    <w:rsid w:val="00F826FB"/>
    <w:rsid w:val="00F82850"/>
    <w:rsid w:val="00F82851"/>
    <w:rsid w:val="00F82868"/>
    <w:rsid w:val="00F8286E"/>
    <w:rsid w:val="00F82894"/>
    <w:rsid w:val="00F82954"/>
    <w:rsid w:val="00F8298C"/>
    <w:rsid w:val="00F82996"/>
    <w:rsid w:val="00F829BC"/>
    <w:rsid w:val="00F82A5E"/>
    <w:rsid w:val="00F82AB8"/>
    <w:rsid w:val="00F82AE7"/>
    <w:rsid w:val="00F82AF9"/>
    <w:rsid w:val="00F82B20"/>
    <w:rsid w:val="00F82BCB"/>
    <w:rsid w:val="00F82BDB"/>
    <w:rsid w:val="00F82C16"/>
    <w:rsid w:val="00F82C83"/>
    <w:rsid w:val="00F82DB1"/>
    <w:rsid w:val="00F82DDF"/>
    <w:rsid w:val="00F82EAF"/>
    <w:rsid w:val="00F82F83"/>
    <w:rsid w:val="00F82F8B"/>
    <w:rsid w:val="00F8304C"/>
    <w:rsid w:val="00F83162"/>
    <w:rsid w:val="00F83192"/>
    <w:rsid w:val="00F83244"/>
    <w:rsid w:val="00F83328"/>
    <w:rsid w:val="00F83329"/>
    <w:rsid w:val="00F833AA"/>
    <w:rsid w:val="00F834FC"/>
    <w:rsid w:val="00F83569"/>
    <w:rsid w:val="00F8358E"/>
    <w:rsid w:val="00F835B7"/>
    <w:rsid w:val="00F835C9"/>
    <w:rsid w:val="00F83606"/>
    <w:rsid w:val="00F83632"/>
    <w:rsid w:val="00F8368F"/>
    <w:rsid w:val="00F837ED"/>
    <w:rsid w:val="00F8380B"/>
    <w:rsid w:val="00F83871"/>
    <w:rsid w:val="00F83902"/>
    <w:rsid w:val="00F83915"/>
    <w:rsid w:val="00F839C4"/>
    <w:rsid w:val="00F83A3D"/>
    <w:rsid w:val="00F83B04"/>
    <w:rsid w:val="00F83BBF"/>
    <w:rsid w:val="00F83C88"/>
    <w:rsid w:val="00F83D53"/>
    <w:rsid w:val="00F83D58"/>
    <w:rsid w:val="00F83E87"/>
    <w:rsid w:val="00F83F86"/>
    <w:rsid w:val="00F83F8A"/>
    <w:rsid w:val="00F83FD4"/>
    <w:rsid w:val="00F8404C"/>
    <w:rsid w:val="00F8409A"/>
    <w:rsid w:val="00F84140"/>
    <w:rsid w:val="00F8415C"/>
    <w:rsid w:val="00F8420C"/>
    <w:rsid w:val="00F8423F"/>
    <w:rsid w:val="00F84276"/>
    <w:rsid w:val="00F84285"/>
    <w:rsid w:val="00F8429E"/>
    <w:rsid w:val="00F842A6"/>
    <w:rsid w:val="00F842CC"/>
    <w:rsid w:val="00F8432C"/>
    <w:rsid w:val="00F84360"/>
    <w:rsid w:val="00F843AC"/>
    <w:rsid w:val="00F843C3"/>
    <w:rsid w:val="00F8442C"/>
    <w:rsid w:val="00F8446A"/>
    <w:rsid w:val="00F84479"/>
    <w:rsid w:val="00F8448D"/>
    <w:rsid w:val="00F84536"/>
    <w:rsid w:val="00F84574"/>
    <w:rsid w:val="00F8457D"/>
    <w:rsid w:val="00F8458E"/>
    <w:rsid w:val="00F845AE"/>
    <w:rsid w:val="00F8464A"/>
    <w:rsid w:val="00F84681"/>
    <w:rsid w:val="00F8468F"/>
    <w:rsid w:val="00F84699"/>
    <w:rsid w:val="00F84706"/>
    <w:rsid w:val="00F84748"/>
    <w:rsid w:val="00F84784"/>
    <w:rsid w:val="00F84851"/>
    <w:rsid w:val="00F848C6"/>
    <w:rsid w:val="00F8491A"/>
    <w:rsid w:val="00F84993"/>
    <w:rsid w:val="00F849AE"/>
    <w:rsid w:val="00F849FF"/>
    <w:rsid w:val="00F84A0B"/>
    <w:rsid w:val="00F84A37"/>
    <w:rsid w:val="00F84A86"/>
    <w:rsid w:val="00F84A90"/>
    <w:rsid w:val="00F84AA7"/>
    <w:rsid w:val="00F84B08"/>
    <w:rsid w:val="00F84C8D"/>
    <w:rsid w:val="00F84CDE"/>
    <w:rsid w:val="00F84CFB"/>
    <w:rsid w:val="00F84D05"/>
    <w:rsid w:val="00F84D49"/>
    <w:rsid w:val="00F84DBB"/>
    <w:rsid w:val="00F84E0B"/>
    <w:rsid w:val="00F84E5A"/>
    <w:rsid w:val="00F85056"/>
    <w:rsid w:val="00F85086"/>
    <w:rsid w:val="00F8509A"/>
    <w:rsid w:val="00F850A4"/>
    <w:rsid w:val="00F850B2"/>
    <w:rsid w:val="00F8512A"/>
    <w:rsid w:val="00F85190"/>
    <w:rsid w:val="00F851B5"/>
    <w:rsid w:val="00F8526E"/>
    <w:rsid w:val="00F8527B"/>
    <w:rsid w:val="00F8528B"/>
    <w:rsid w:val="00F85396"/>
    <w:rsid w:val="00F8540D"/>
    <w:rsid w:val="00F8545F"/>
    <w:rsid w:val="00F8549D"/>
    <w:rsid w:val="00F854FC"/>
    <w:rsid w:val="00F8550D"/>
    <w:rsid w:val="00F8552C"/>
    <w:rsid w:val="00F856E6"/>
    <w:rsid w:val="00F85705"/>
    <w:rsid w:val="00F85723"/>
    <w:rsid w:val="00F8582D"/>
    <w:rsid w:val="00F8585B"/>
    <w:rsid w:val="00F8585D"/>
    <w:rsid w:val="00F8593D"/>
    <w:rsid w:val="00F8594A"/>
    <w:rsid w:val="00F85971"/>
    <w:rsid w:val="00F8598F"/>
    <w:rsid w:val="00F859A5"/>
    <w:rsid w:val="00F859E7"/>
    <w:rsid w:val="00F85A7F"/>
    <w:rsid w:val="00F85A97"/>
    <w:rsid w:val="00F85ADA"/>
    <w:rsid w:val="00F85ADB"/>
    <w:rsid w:val="00F85B16"/>
    <w:rsid w:val="00F85B7D"/>
    <w:rsid w:val="00F85B7E"/>
    <w:rsid w:val="00F85BA5"/>
    <w:rsid w:val="00F85BD0"/>
    <w:rsid w:val="00F85CA5"/>
    <w:rsid w:val="00F85E43"/>
    <w:rsid w:val="00F85ED4"/>
    <w:rsid w:val="00F85FE6"/>
    <w:rsid w:val="00F86143"/>
    <w:rsid w:val="00F8614F"/>
    <w:rsid w:val="00F861DF"/>
    <w:rsid w:val="00F86202"/>
    <w:rsid w:val="00F86244"/>
    <w:rsid w:val="00F8625F"/>
    <w:rsid w:val="00F8626E"/>
    <w:rsid w:val="00F8633F"/>
    <w:rsid w:val="00F863F9"/>
    <w:rsid w:val="00F86439"/>
    <w:rsid w:val="00F864C2"/>
    <w:rsid w:val="00F864FE"/>
    <w:rsid w:val="00F86528"/>
    <w:rsid w:val="00F86533"/>
    <w:rsid w:val="00F86570"/>
    <w:rsid w:val="00F865D6"/>
    <w:rsid w:val="00F86602"/>
    <w:rsid w:val="00F867D2"/>
    <w:rsid w:val="00F86810"/>
    <w:rsid w:val="00F86825"/>
    <w:rsid w:val="00F8685C"/>
    <w:rsid w:val="00F8685D"/>
    <w:rsid w:val="00F86890"/>
    <w:rsid w:val="00F869DF"/>
    <w:rsid w:val="00F86A08"/>
    <w:rsid w:val="00F86A17"/>
    <w:rsid w:val="00F86A8A"/>
    <w:rsid w:val="00F86C3C"/>
    <w:rsid w:val="00F86C4D"/>
    <w:rsid w:val="00F86C66"/>
    <w:rsid w:val="00F86D73"/>
    <w:rsid w:val="00F86DBA"/>
    <w:rsid w:val="00F86DBC"/>
    <w:rsid w:val="00F86EBE"/>
    <w:rsid w:val="00F86EDE"/>
    <w:rsid w:val="00F86F04"/>
    <w:rsid w:val="00F86FB0"/>
    <w:rsid w:val="00F870B8"/>
    <w:rsid w:val="00F870E0"/>
    <w:rsid w:val="00F870E4"/>
    <w:rsid w:val="00F87145"/>
    <w:rsid w:val="00F8719D"/>
    <w:rsid w:val="00F871E4"/>
    <w:rsid w:val="00F871EE"/>
    <w:rsid w:val="00F871EF"/>
    <w:rsid w:val="00F87224"/>
    <w:rsid w:val="00F8723F"/>
    <w:rsid w:val="00F87256"/>
    <w:rsid w:val="00F872A4"/>
    <w:rsid w:val="00F87368"/>
    <w:rsid w:val="00F8749D"/>
    <w:rsid w:val="00F875F9"/>
    <w:rsid w:val="00F8786F"/>
    <w:rsid w:val="00F8787B"/>
    <w:rsid w:val="00F8793C"/>
    <w:rsid w:val="00F8795A"/>
    <w:rsid w:val="00F8798E"/>
    <w:rsid w:val="00F879D1"/>
    <w:rsid w:val="00F87A5A"/>
    <w:rsid w:val="00F87A9E"/>
    <w:rsid w:val="00F87CAC"/>
    <w:rsid w:val="00F87D9D"/>
    <w:rsid w:val="00F87DFF"/>
    <w:rsid w:val="00F87EAA"/>
    <w:rsid w:val="00F87EF5"/>
    <w:rsid w:val="00F87F81"/>
    <w:rsid w:val="00F87F92"/>
    <w:rsid w:val="00F87FB7"/>
    <w:rsid w:val="00F87FD9"/>
    <w:rsid w:val="00F90038"/>
    <w:rsid w:val="00F90060"/>
    <w:rsid w:val="00F9007B"/>
    <w:rsid w:val="00F9016E"/>
    <w:rsid w:val="00F90224"/>
    <w:rsid w:val="00F9022B"/>
    <w:rsid w:val="00F90238"/>
    <w:rsid w:val="00F9031D"/>
    <w:rsid w:val="00F90324"/>
    <w:rsid w:val="00F90365"/>
    <w:rsid w:val="00F903EF"/>
    <w:rsid w:val="00F903F9"/>
    <w:rsid w:val="00F9043B"/>
    <w:rsid w:val="00F905F2"/>
    <w:rsid w:val="00F90637"/>
    <w:rsid w:val="00F9065C"/>
    <w:rsid w:val="00F906B1"/>
    <w:rsid w:val="00F9078B"/>
    <w:rsid w:val="00F907AE"/>
    <w:rsid w:val="00F90832"/>
    <w:rsid w:val="00F90928"/>
    <w:rsid w:val="00F90962"/>
    <w:rsid w:val="00F90995"/>
    <w:rsid w:val="00F909F4"/>
    <w:rsid w:val="00F90B74"/>
    <w:rsid w:val="00F90BF9"/>
    <w:rsid w:val="00F90C18"/>
    <w:rsid w:val="00F90D7E"/>
    <w:rsid w:val="00F90E7F"/>
    <w:rsid w:val="00F90E8A"/>
    <w:rsid w:val="00F90E9D"/>
    <w:rsid w:val="00F90F5A"/>
    <w:rsid w:val="00F90FF4"/>
    <w:rsid w:val="00F9103D"/>
    <w:rsid w:val="00F91097"/>
    <w:rsid w:val="00F91112"/>
    <w:rsid w:val="00F911B4"/>
    <w:rsid w:val="00F91210"/>
    <w:rsid w:val="00F9134D"/>
    <w:rsid w:val="00F91386"/>
    <w:rsid w:val="00F913B2"/>
    <w:rsid w:val="00F9143D"/>
    <w:rsid w:val="00F91444"/>
    <w:rsid w:val="00F91447"/>
    <w:rsid w:val="00F9148F"/>
    <w:rsid w:val="00F9153B"/>
    <w:rsid w:val="00F91676"/>
    <w:rsid w:val="00F91684"/>
    <w:rsid w:val="00F9175B"/>
    <w:rsid w:val="00F9175C"/>
    <w:rsid w:val="00F9182F"/>
    <w:rsid w:val="00F91859"/>
    <w:rsid w:val="00F91869"/>
    <w:rsid w:val="00F918A3"/>
    <w:rsid w:val="00F91911"/>
    <w:rsid w:val="00F9192E"/>
    <w:rsid w:val="00F91973"/>
    <w:rsid w:val="00F919C5"/>
    <w:rsid w:val="00F919DD"/>
    <w:rsid w:val="00F919EE"/>
    <w:rsid w:val="00F919F9"/>
    <w:rsid w:val="00F91A64"/>
    <w:rsid w:val="00F91A82"/>
    <w:rsid w:val="00F91A8A"/>
    <w:rsid w:val="00F91AC2"/>
    <w:rsid w:val="00F91AD7"/>
    <w:rsid w:val="00F91B28"/>
    <w:rsid w:val="00F91BBE"/>
    <w:rsid w:val="00F91D2A"/>
    <w:rsid w:val="00F91DA7"/>
    <w:rsid w:val="00F91DBF"/>
    <w:rsid w:val="00F91E10"/>
    <w:rsid w:val="00F91E37"/>
    <w:rsid w:val="00F91E3B"/>
    <w:rsid w:val="00F91E40"/>
    <w:rsid w:val="00F91E51"/>
    <w:rsid w:val="00F91F78"/>
    <w:rsid w:val="00F91FE4"/>
    <w:rsid w:val="00F9205A"/>
    <w:rsid w:val="00F920D7"/>
    <w:rsid w:val="00F92104"/>
    <w:rsid w:val="00F9210C"/>
    <w:rsid w:val="00F9212B"/>
    <w:rsid w:val="00F921B3"/>
    <w:rsid w:val="00F922F9"/>
    <w:rsid w:val="00F92319"/>
    <w:rsid w:val="00F92332"/>
    <w:rsid w:val="00F9237A"/>
    <w:rsid w:val="00F92459"/>
    <w:rsid w:val="00F925D4"/>
    <w:rsid w:val="00F925E2"/>
    <w:rsid w:val="00F9263E"/>
    <w:rsid w:val="00F9264C"/>
    <w:rsid w:val="00F9265C"/>
    <w:rsid w:val="00F92772"/>
    <w:rsid w:val="00F92781"/>
    <w:rsid w:val="00F927C4"/>
    <w:rsid w:val="00F927CA"/>
    <w:rsid w:val="00F927DB"/>
    <w:rsid w:val="00F92812"/>
    <w:rsid w:val="00F92840"/>
    <w:rsid w:val="00F92882"/>
    <w:rsid w:val="00F9288A"/>
    <w:rsid w:val="00F928CA"/>
    <w:rsid w:val="00F928E9"/>
    <w:rsid w:val="00F929F5"/>
    <w:rsid w:val="00F929F8"/>
    <w:rsid w:val="00F92AA2"/>
    <w:rsid w:val="00F92AFC"/>
    <w:rsid w:val="00F92B3E"/>
    <w:rsid w:val="00F92B86"/>
    <w:rsid w:val="00F92BB4"/>
    <w:rsid w:val="00F92C0F"/>
    <w:rsid w:val="00F92C4B"/>
    <w:rsid w:val="00F92C62"/>
    <w:rsid w:val="00F92CA1"/>
    <w:rsid w:val="00F92CB9"/>
    <w:rsid w:val="00F92CD7"/>
    <w:rsid w:val="00F92D55"/>
    <w:rsid w:val="00F92D6D"/>
    <w:rsid w:val="00F92DC8"/>
    <w:rsid w:val="00F92DF7"/>
    <w:rsid w:val="00F92E37"/>
    <w:rsid w:val="00F92E4C"/>
    <w:rsid w:val="00F92E88"/>
    <w:rsid w:val="00F92EE0"/>
    <w:rsid w:val="00F92F79"/>
    <w:rsid w:val="00F92F87"/>
    <w:rsid w:val="00F92FB1"/>
    <w:rsid w:val="00F931F1"/>
    <w:rsid w:val="00F93256"/>
    <w:rsid w:val="00F9328E"/>
    <w:rsid w:val="00F93381"/>
    <w:rsid w:val="00F933A7"/>
    <w:rsid w:val="00F93454"/>
    <w:rsid w:val="00F93464"/>
    <w:rsid w:val="00F9347C"/>
    <w:rsid w:val="00F934CF"/>
    <w:rsid w:val="00F93566"/>
    <w:rsid w:val="00F9358B"/>
    <w:rsid w:val="00F93593"/>
    <w:rsid w:val="00F93594"/>
    <w:rsid w:val="00F9365C"/>
    <w:rsid w:val="00F93671"/>
    <w:rsid w:val="00F936AF"/>
    <w:rsid w:val="00F93716"/>
    <w:rsid w:val="00F9389E"/>
    <w:rsid w:val="00F938C5"/>
    <w:rsid w:val="00F9394A"/>
    <w:rsid w:val="00F93983"/>
    <w:rsid w:val="00F93A0F"/>
    <w:rsid w:val="00F93AF7"/>
    <w:rsid w:val="00F93B1C"/>
    <w:rsid w:val="00F93B61"/>
    <w:rsid w:val="00F93C33"/>
    <w:rsid w:val="00F93C5D"/>
    <w:rsid w:val="00F93CD4"/>
    <w:rsid w:val="00F93CE7"/>
    <w:rsid w:val="00F93CEF"/>
    <w:rsid w:val="00F93D99"/>
    <w:rsid w:val="00F93DF5"/>
    <w:rsid w:val="00F93E43"/>
    <w:rsid w:val="00F93E81"/>
    <w:rsid w:val="00F93EB1"/>
    <w:rsid w:val="00F93EE6"/>
    <w:rsid w:val="00F93F27"/>
    <w:rsid w:val="00F93F50"/>
    <w:rsid w:val="00F93F6C"/>
    <w:rsid w:val="00F940A9"/>
    <w:rsid w:val="00F940BC"/>
    <w:rsid w:val="00F940DC"/>
    <w:rsid w:val="00F940F7"/>
    <w:rsid w:val="00F94171"/>
    <w:rsid w:val="00F94221"/>
    <w:rsid w:val="00F94246"/>
    <w:rsid w:val="00F942E3"/>
    <w:rsid w:val="00F943AE"/>
    <w:rsid w:val="00F94437"/>
    <w:rsid w:val="00F94439"/>
    <w:rsid w:val="00F9443E"/>
    <w:rsid w:val="00F944F5"/>
    <w:rsid w:val="00F9450B"/>
    <w:rsid w:val="00F94547"/>
    <w:rsid w:val="00F945BB"/>
    <w:rsid w:val="00F94641"/>
    <w:rsid w:val="00F94652"/>
    <w:rsid w:val="00F946FB"/>
    <w:rsid w:val="00F94800"/>
    <w:rsid w:val="00F948D6"/>
    <w:rsid w:val="00F94920"/>
    <w:rsid w:val="00F94922"/>
    <w:rsid w:val="00F9493D"/>
    <w:rsid w:val="00F949CA"/>
    <w:rsid w:val="00F94A06"/>
    <w:rsid w:val="00F94B64"/>
    <w:rsid w:val="00F94BF4"/>
    <w:rsid w:val="00F94D76"/>
    <w:rsid w:val="00F94E3B"/>
    <w:rsid w:val="00F94EC5"/>
    <w:rsid w:val="00F94EE8"/>
    <w:rsid w:val="00F94EF1"/>
    <w:rsid w:val="00F94EF8"/>
    <w:rsid w:val="00F94F7F"/>
    <w:rsid w:val="00F94FE3"/>
    <w:rsid w:val="00F9505A"/>
    <w:rsid w:val="00F950B8"/>
    <w:rsid w:val="00F950E0"/>
    <w:rsid w:val="00F950EE"/>
    <w:rsid w:val="00F9516E"/>
    <w:rsid w:val="00F951DE"/>
    <w:rsid w:val="00F951E0"/>
    <w:rsid w:val="00F95241"/>
    <w:rsid w:val="00F9543D"/>
    <w:rsid w:val="00F95478"/>
    <w:rsid w:val="00F955C0"/>
    <w:rsid w:val="00F9564D"/>
    <w:rsid w:val="00F9566A"/>
    <w:rsid w:val="00F95737"/>
    <w:rsid w:val="00F9576A"/>
    <w:rsid w:val="00F95790"/>
    <w:rsid w:val="00F957B7"/>
    <w:rsid w:val="00F95876"/>
    <w:rsid w:val="00F958D7"/>
    <w:rsid w:val="00F959EA"/>
    <w:rsid w:val="00F95A80"/>
    <w:rsid w:val="00F95AB5"/>
    <w:rsid w:val="00F95AF1"/>
    <w:rsid w:val="00F95C21"/>
    <w:rsid w:val="00F95C2A"/>
    <w:rsid w:val="00F95C50"/>
    <w:rsid w:val="00F95C6C"/>
    <w:rsid w:val="00F95CD6"/>
    <w:rsid w:val="00F95D41"/>
    <w:rsid w:val="00F95DCE"/>
    <w:rsid w:val="00F95DD8"/>
    <w:rsid w:val="00F95E02"/>
    <w:rsid w:val="00F95EC7"/>
    <w:rsid w:val="00F95FBA"/>
    <w:rsid w:val="00F95FC8"/>
    <w:rsid w:val="00F95FCF"/>
    <w:rsid w:val="00F95FD1"/>
    <w:rsid w:val="00F95FDE"/>
    <w:rsid w:val="00F9608D"/>
    <w:rsid w:val="00F9612C"/>
    <w:rsid w:val="00F96207"/>
    <w:rsid w:val="00F9621A"/>
    <w:rsid w:val="00F962A9"/>
    <w:rsid w:val="00F962E2"/>
    <w:rsid w:val="00F96462"/>
    <w:rsid w:val="00F965AC"/>
    <w:rsid w:val="00F96615"/>
    <w:rsid w:val="00F966A7"/>
    <w:rsid w:val="00F96774"/>
    <w:rsid w:val="00F967F8"/>
    <w:rsid w:val="00F96817"/>
    <w:rsid w:val="00F96851"/>
    <w:rsid w:val="00F96936"/>
    <w:rsid w:val="00F9695D"/>
    <w:rsid w:val="00F96991"/>
    <w:rsid w:val="00F969C1"/>
    <w:rsid w:val="00F96B05"/>
    <w:rsid w:val="00F96BCB"/>
    <w:rsid w:val="00F96C0C"/>
    <w:rsid w:val="00F96C0F"/>
    <w:rsid w:val="00F96C32"/>
    <w:rsid w:val="00F96C66"/>
    <w:rsid w:val="00F96CA2"/>
    <w:rsid w:val="00F96CFB"/>
    <w:rsid w:val="00F96D08"/>
    <w:rsid w:val="00F96D6F"/>
    <w:rsid w:val="00F96DD4"/>
    <w:rsid w:val="00F96E70"/>
    <w:rsid w:val="00F96FC6"/>
    <w:rsid w:val="00F96FE7"/>
    <w:rsid w:val="00F97079"/>
    <w:rsid w:val="00F9707D"/>
    <w:rsid w:val="00F9707E"/>
    <w:rsid w:val="00F971A1"/>
    <w:rsid w:val="00F97257"/>
    <w:rsid w:val="00F973C0"/>
    <w:rsid w:val="00F973EC"/>
    <w:rsid w:val="00F97434"/>
    <w:rsid w:val="00F974A1"/>
    <w:rsid w:val="00F974DB"/>
    <w:rsid w:val="00F974FF"/>
    <w:rsid w:val="00F9757B"/>
    <w:rsid w:val="00F975DC"/>
    <w:rsid w:val="00F97645"/>
    <w:rsid w:val="00F97688"/>
    <w:rsid w:val="00F97691"/>
    <w:rsid w:val="00F9770A"/>
    <w:rsid w:val="00F977E2"/>
    <w:rsid w:val="00F97919"/>
    <w:rsid w:val="00F97A26"/>
    <w:rsid w:val="00F97A83"/>
    <w:rsid w:val="00F97B80"/>
    <w:rsid w:val="00F97B90"/>
    <w:rsid w:val="00F97BD3"/>
    <w:rsid w:val="00F97BDB"/>
    <w:rsid w:val="00F97C8A"/>
    <w:rsid w:val="00F97CBC"/>
    <w:rsid w:val="00F97CC8"/>
    <w:rsid w:val="00F97D84"/>
    <w:rsid w:val="00F97DB3"/>
    <w:rsid w:val="00F97DF8"/>
    <w:rsid w:val="00F97FF7"/>
    <w:rsid w:val="00FA0077"/>
    <w:rsid w:val="00FA0110"/>
    <w:rsid w:val="00FA0120"/>
    <w:rsid w:val="00FA0167"/>
    <w:rsid w:val="00FA02AF"/>
    <w:rsid w:val="00FA0386"/>
    <w:rsid w:val="00FA038C"/>
    <w:rsid w:val="00FA03F3"/>
    <w:rsid w:val="00FA042B"/>
    <w:rsid w:val="00FA043D"/>
    <w:rsid w:val="00FA04FC"/>
    <w:rsid w:val="00FA05CA"/>
    <w:rsid w:val="00FA05F9"/>
    <w:rsid w:val="00FA063A"/>
    <w:rsid w:val="00FA0762"/>
    <w:rsid w:val="00FA0767"/>
    <w:rsid w:val="00FA076D"/>
    <w:rsid w:val="00FA08E4"/>
    <w:rsid w:val="00FA09B3"/>
    <w:rsid w:val="00FA0A4D"/>
    <w:rsid w:val="00FA0A5C"/>
    <w:rsid w:val="00FA0C1D"/>
    <w:rsid w:val="00FA0C75"/>
    <w:rsid w:val="00FA0D90"/>
    <w:rsid w:val="00FA0D9C"/>
    <w:rsid w:val="00FA0DC1"/>
    <w:rsid w:val="00FA0DD2"/>
    <w:rsid w:val="00FA0E2F"/>
    <w:rsid w:val="00FA0EFA"/>
    <w:rsid w:val="00FA0F65"/>
    <w:rsid w:val="00FA0FB2"/>
    <w:rsid w:val="00FA1005"/>
    <w:rsid w:val="00FA109B"/>
    <w:rsid w:val="00FA10B2"/>
    <w:rsid w:val="00FA1135"/>
    <w:rsid w:val="00FA124F"/>
    <w:rsid w:val="00FA1288"/>
    <w:rsid w:val="00FA1308"/>
    <w:rsid w:val="00FA1326"/>
    <w:rsid w:val="00FA133F"/>
    <w:rsid w:val="00FA1357"/>
    <w:rsid w:val="00FA13A6"/>
    <w:rsid w:val="00FA1465"/>
    <w:rsid w:val="00FA1466"/>
    <w:rsid w:val="00FA1495"/>
    <w:rsid w:val="00FA1534"/>
    <w:rsid w:val="00FA158A"/>
    <w:rsid w:val="00FA1616"/>
    <w:rsid w:val="00FA161E"/>
    <w:rsid w:val="00FA1627"/>
    <w:rsid w:val="00FA16BF"/>
    <w:rsid w:val="00FA17B8"/>
    <w:rsid w:val="00FA17DB"/>
    <w:rsid w:val="00FA181B"/>
    <w:rsid w:val="00FA183B"/>
    <w:rsid w:val="00FA189E"/>
    <w:rsid w:val="00FA1A03"/>
    <w:rsid w:val="00FA1A96"/>
    <w:rsid w:val="00FA1B1E"/>
    <w:rsid w:val="00FA1B3F"/>
    <w:rsid w:val="00FA1C83"/>
    <w:rsid w:val="00FA1D25"/>
    <w:rsid w:val="00FA1E43"/>
    <w:rsid w:val="00FA1E6B"/>
    <w:rsid w:val="00FA1E86"/>
    <w:rsid w:val="00FA1F36"/>
    <w:rsid w:val="00FA201C"/>
    <w:rsid w:val="00FA20DA"/>
    <w:rsid w:val="00FA2111"/>
    <w:rsid w:val="00FA21C4"/>
    <w:rsid w:val="00FA223F"/>
    <w:rsid w:val="00FA22EA"/>
    <w:rsid w:val="00FA234D"/>
    <w:rsid w:val="00FA2394"/>
    <w:rsid w:val="00FA23A6"/>
    <w:rsid w:val="00FA23E6"/>
    <w:rsid w:val="00FA23F8"/>
    <w:rsid w:val="00FA2400"/>
    <w:rsid w:val="00FA2459"/>
    <w:rsid w:val="00FA2463"/>
    <w:rsid w:val="00FA2504"/>
    <w:rsid w:val="00FA2505"/>
    <w:rsid w:val="00FA25E7"/>
    <w:rsid w:val="00FA2635"/>
    <w:rsid w:val="00FA2816"/>
    <w:rsid w:val="00FA2828"/>
    <w:rsid w:val="00FA2879"/>
    <w:rsid w:val="00FA29E4"/>
    <w:rsid w:val="00FA2AE1"/>
    <w:rsid w:val="00FA2B73"/>
    <w:rsid w:val="00FA2BDF"/>
    <w:rsid w:val="00FA2C73"/>
    <w:rsid w:val="00FA2D6E"/>
    <w:rsid w:val="00FA2DAA"/>
    <w:rsid w:val="00FA2FB5"/>
    <w:rsid w:val="00FA3044"/>
    <w:rsid w:val="00FA30B4"/>
    <w:rsid w:val="00FA310C"/>
    <w:rsid w:val="00FA3252"/>
    <w:rsid w:val="00FA3337"/>
    <w:rsid w:val="00FA33A5"/>
    <w:rsid w:val="00FA342A"/>
    <w:rsid w:val="00FA36DE"/>
    <w:rsid w:val="00FA3747"/>
    <w:rsid w:val="00FA3751"/>
    <w:rsid w:val="00FA3803"/>
    <w:rsid w:val="00FA38BF"/>
    <w:rsid w:val="00FA39CE"/>
    <w:rsid w:val="00FA3A0D"/>
    <w:rsid w:val="00FA3A1C"/>
    <w:rsid w:val="00FA3A5E"/>
    <w:rsid w:val="00FA3AF6"/>
    <w:rsid w:val="00FA3B38"/>
    <w:rsid w:val="00FA3BA7"/>
    <w:rsid w:val="00FA3BD9"/>
    <w:rsid w:val="00FA3BEC"/>
    <w:rsid w:val="00FA3C27"/>
    <w:rsid w:val="00FA3C3B"/>
    <w:rsid w:val="00FA3C6B"/>
    <w:rsid w:val="00FA3DCF"/>
    <w:rsid w:val="00FA3ECB"/>
    <w:rsid w:val="00FA418E"/>
    <w:rsid w:val="00FA420A"/>
    <w:rsid w:val="00FA427B"/>
    <w:rsid w:val="00FA4281"/>
    <w:rsid w:val="00FA4287"/>
    <w:rsid w:val="00FA4363"/>
    <w:rsid w:val="00FA456A"/>
    <w:rsid w:val="00FA45C2"/>
    <w:rsid w:val="00FA45EA"/>
    <w:rsid w:val="00FA4638"/>
    <w:rsid w:val="00FA4654"/>
    <w:rsid w:val="00FA46C8"/>
    <w:rsid w:val="00FA46E0"/>
    <w:rsid w:val="00FA47E4"/>
    <w:rsid w:val="00FA491D"/>
    <w:rsid w:val="00FA497C"/>
    <w:rsid w:val="00FA4A2F"/>
    <w:rsid w:val="00FA4A63"/>
    <w:rsid w:val="00FA4AEC"/>
    <w:rsid w:val="00FA4B06"/>
    <w:rsid w:val="00FA4BEE"/>
    <w:rsid w:val="00FA4C55"/>
    <w:rsid w:val="00FA4C76"/>
    <w:rsid w:val="00FA4D24"/>
    <w:rsid w:val="00FA4D7B"/>
    <w:rsid w:val="00FA4F65"/>
    <w:rsid w:val="00FA4F83"/>
    <w:rsid w:val="00FA50D4"/>
    <w:rsid w:val="00FA512F"/>
    <w:rsid w:val="00FA514C"/>
    <w:rsid w:val="00FA51DB"/>
    <w:rsid w:val="00FA51E9"/>
    <w:rsid w:val="00FA5280"/>
    <w:rsid w:val="00FA52B4"/>
    <w:rsid w:val="00FA5320"/>
    <w:rsid w:val="00FA538C"/>
    <w:rsid w:val="00FA54D1"/>
    <w:rsid w:val="00FA552F"/>
    <w:rsid w:val="00FA55B6"/>
    <w:rsid w:val="00FA5703"/>
    <w:rsid w:val="00FA570E"/>
    <w:rsid w:val="00FA5733"/>
    <w:rsid w:val="00FA58A9"/>
    <w:rsid w:val="00FA5AB5"/>
    <w:rsid w:val="00FA5B0F"/>
    <w:rsid w:val="00FA5B1E"/>
    <w:rsid w:val="00FA5B32"/>
    <w:rsid w:val="00FA5B4B"/>
    <w:rsid w:val="00FA5BD9"/>
    <w:rsid w:val="00FA5BE7"/>
    <w:rsid w:val="00FA5C5E"/>
    <w:rsid w:val="00FA5D6C"/>
    <w:rsid w:val="00FA5E24"/>
    <w:rsid w:val="00FA5F2D"/>
    <w:rsid w:val="00FA5FBD"/>
    <w:rsid w:val="00FA6060"/>
    <w:rsid w:val="00FA6143"/>
    <w:rsid w:val="00FA6180"/>
    <w:rsid w:val="00FA62EE"/>
    <w:rsid w:val="00FA6331"/>
    <w:rsid w:val="00FA634F"/>
    <w:rsid w:val="00FA6427"/>
    <w:rsid w:val="00FA64C2"/>
    <w:rsid w:val="00FA6507"/>
    <w:rsid w:val="00FA65A4"/>
    <w:rsid w:val="00FA65E3"/>
    <w:rsid w:val="00FA6684"/>
    <w:rsid w:val="00FA66AE"/>
    <w:rsid w:val="00FA6738"/>
    <w:rsid w:val="00FA67A9"/>
    <w:rsid w:val="00FA67BE"/>
    <w:rsid w:val="00FA6817"/>
    <w:rsid w:val="00FA6A0B"/>
    <w:rsid w:val="00FA6A65"/>
    <w:rsid w:val="00FA6AAE"/>
    <w:rsid w:val="00FA6B2A"/>
    <w:rsid w:val="00FA6B52"/>
    <w:rsid w:val="00FA6B7F"/>
    <w:rsid w:val="00FA6B91"/>
    <w:rsid w:val="00FA6C6D"/>
    <w:rsid w:val="00FA6C8C"/>
    <w:rsid w:val="00FA6CF2"/>
    <w:rsid w:val="00FA6DFA"/>
    <w:rsid w:val="00FA6E0E"/>
    <w:rsid w:val="00FA6E11"/>
    <w:rsid w:val="00FA6F1A"/>
    <w:rsid w:val="00FA6FC3"/>
    <w:rsid w:val="00FA6FD5"/>
    <w:rsid w:val="00FA7018"/>
    <w:rsid w:val="00FA709F"/>
    <w:rsid w:val="00FA70A7"/>
    <w:rsid w:val="00FA712F"/>
    <w:rsid w:val="00FA7148"/>
    <w:rsid w:val="00FA714E"/>
    <w:rsid w:val="00FA71B9"/>
    <w:rsid w:val="00FA7278"/>
    <w:rsid w:val="00FA72DA"/>
    <w:rsid w:val="00FA72E6"/>
    <w:rsid w:val="00FA732F"/>
    <w:rsid w:val="00FA7375"/>
    <w:rsid w:val="00FA7446"/>
    <w:rsid w:val="00FA74D4"/>
    <w:rsid w:val="00FA74F0"/>
    <w:rsid w:val="00FA7516"/>
    <w:rsid w:val="00FA7536"/>
    <w:rsid w:val="00FA7565"/>
    <w:rsid w:val="00FA7649"/>
    <w:rsid w:val="00FA76B0"/>
    <w:rsid w:val="00FA7700"/>
    <w:rsid w:val="00FA7749"/>
    <w:rsid w:val="00FA7761"/>
    <w:rsid w:val="00FA77F0"/>
    <w:rsid w:val="00FA77FA"/>
    <w:rsid w:val="00FA781E"/>
    <w:rsid w:val="00FA7831"/>
    <w:rsid w:val="00FA7835"/>
    <w:rsid w:val="00FA7A56"/>
    <w:rsid w:val="00FA7A57"/>
    <w:rsid w:val="00FA7A5A"/>
    <w:rsid w:val="00FA7AB8"/>
    <w:rsid w:val="00FA7AFE"/>
    <w:rsid w:val="00FA7B52"/>
    <w:rsid w:val="00FA7BFD"/>
    <w:rsid w:val="00FA7C74"/>
    <w:rsid w:val="00FA7D9B"/>
    <w:rsid w:val="00FA7DA5"/>
    <w:rsid w:val="00FA7DFD"/>
    <w:rsid w:val="00FA7F03"/>
    <w:rsid w:val="00FA7F9F"/>
    <w:rsid w:val="00FB00C7"/>
    <w:rsid w:val="00FB00E0"/>
    <w:rsid w:val="00FB00E5"/>
    <w:rsid w:val="00FB0193"/>
    <w:rsid w:val="00FB03D7"/>
    <w:rsid w:val="00FB04FC"/>
    <w:rsid w:val="00FB0577"/>
    <w:rsid w:val="00FB0587"/>
    <w:rsid w:val="00FB059E"/>
    <w:rsid w:val="00FB05B1"/>
    <w:rsid w:val="00FB067F"/>
    <w:rsid w:val="00FB0689"/>
    <w:rsid w:val="00FB0719"/>
    <w:rsid w:val="00FB0748"/>
    <w:rsid w:val="00FB0896"/>
    <w:rsid w:val="00FB08C1"/>
    <w:rsid w:val="00FB0984"/>
    <w:rsid w:val="00FB098C"/>
    <w:rsid w:val="00FB0A07"/>
    <w:rsid w:val="00FB0A0E"/>
    <w:rsid w:val="00FB0A11"/>
    <w:rsid w:val="00FB0A2D"/>
    <w:rsid w:val="00FB0A4B"/>
    <w:rsid w:val="00FB0AAA"/>
    <w:rsid w:val="00FB0ABE"/>
    <w:rsid w:val="00FB0B12"/>
    <w:rsid w:val="00FB0B30"/>
    <w:rsid w:val="00FB0B78"/>
    <w:rsid w:val="00FB0C03"/>
    <w:rsid w:val="00FB0C5A"/>
    <w:rsid w:val="00FB0C6A"/>
    <w:rsid w:val="00FB0CB4"/>
    <w:rsid w:val="00FB0D6B"/>
    <w:rsid w:val="00FB0DEE"/>
    <w:rsid w:val="00FB0E7F"/>
    <w:rsid w:val="00FB0ECB"/>
    <w:rsid w:val="00FB0FD3"/>
    <w:rsid w:val="00FB1008"/>
    <w:rsid w:val="00FB101D"/>
    <w:rsid w:val="00FB1022"/>
    <w:rsid w:val="00FB103D"/>
    <w:rsid w:val="00FB10DB"/>
    <w:rsid w:val="00FB1135"/>
    <w:rsid w:val="00FB11AB"/>
    <w:rsid w:val="00FB122E"/>
    <w:rsid w:val="00FB1261"/>
    <w:rsid w:val="00FB126D"/>
    <w:rsid w:val="00FB1271"/>
    <w:rsid w:val="00FB12CA"/>
    <w:rsid w:val="00FB12DB"/>
    <w:rsid w:val="00FB1302"/>
    <w:rsid w:val="00FB1354"/>
    <w:rsid w:val="00FB1591"/>
    <w:rsid w:val="00FB15B5"/>
    <w:rsid w:val="00FB16C1"/>
    <w:rsid w:val="00FB16DD"/>
    <w:rsid w:val="00FB1789"/>
    <w:rsid w:val="00FB181E"/>
    <w:rsid w:val="00FB1859"/>
    <w:rsid w:val="00FB186C"/>
    <w:rsid w:val="00FB18E4"/>
    <w:rsid w:val="00FB1984"/>
    <w:rsid w:val="00FB1995"/>
    <w:rsid w:val="00FB1A06"/>
    <w:rsid w:val="00FB1A6A"/>
    <w:rsid w:val="00FB1AAF"/>
    <w:rsid w:val="00FB1B7D"/>
    <w:rsid w:val="00FB1BDC"/>
    <w:rsid w:val="00FB1CC5"/>
    <w:rsid w:val="00FB1CE8"/>
    <w:rsid w:val="00FB1D21"/>
    <w:rsid w:val="00FB1D85"/>
    <w:rsid w:val="00FB1DDA"/>
    <w:rsid w:val="00FB1DDD"/>
    <w:rsid w:val="00FB1DF0"/>
    <w:rsid w:val="00FB1E5D"/>
    <w:rsid w:val="00FB1E8E"/>
    <w:rsid w:val="00FB1F78"/>
    <w:rsid w:val="00FB1FD3"/>
    <w:rsid w:val="00FB20D8"/>
    <w:rsid w:val="00FB2106"/>
    <w:rsid w:val="00FB2125"/>
    <w:rsid w:val="00FB2194"/>
    <w:rsid w:val="00FB21CE"/>
    <w:rsid w:val="00FB21D8"/>
    <w:rsid w:val="00FB2239"/>
    <w:rsid w:val="00FB2310"/>
    <w:rsid w:val="00FB2417"/>
    <w:rsid w:val="00FB251C"/>
    <w:rsid w:val="00FB2595"/>
    <w:rsid w:val="00FB2633"/>
    <w:rsid w:val="00FB2672"/>
    <w:rsid w:val="00FB267C"/>
    <w:rsid w:val="00FB26F3"/>
    <w:rsid w:val="00FB2720"/>
    <w:rsid w:val="00FB281B"/>
    <w:rsid w:val="00FB28E6"/>
    <w:rsid w:val="00FB2927"/>
    <w:rsid w:val="00FB2937"/>
    <w:rsid w:val="00FB297E"/>
    <w:rsid w:val="00FB29EC"/>
    <w:rsid w:val="00FB2A8B"/>
    <w:rsid w:val="00FB2A9B"/>
    <w:rsid w:val="00FB2ADA"/>
    <w:rsid w:val="00FB2AEE"/>
    <w:rsid w:val="00FB2B48"/>
    <w:rsid w:val="00FB2C18"/>
    <w:rsid w:val="00FB2C41"/>
    <w:rsid w:val="00FB2C8F"/>
    <w:rsid w:val="00FB2D6D"/>
    <w:rsid w:val="00FB2E26"/>
    <w:rsid w:val="00FB2F2D"/>
    <w:rsid w:val="00FB2FBF"/>
    <w:rsid w:val="00FB3064"/>
    <w:rsid w:val="00FB3128"/>
    <w:rsid w:val="00FB3156"/>
    <w:rsid w:val="00FB319A"/>
    <w:rsid w:val="00FB31B5"/>
    <w:rsid w:val="00FB31F7"/>
    <w:rsid w:val="00FB3297"/>
    <w:rsid w:val="00FB3301"/>
    <w:rsid w:val="00FB3306"/>
    <w:rsid w:val="00FB3330"/>
    <w:rsid w:val="00FB3370"/>
    <w:rsid w:val="00FB350C"/>
    <w:rsid w:val="00FB357D"/>
    <w:rsid w:val="00FB35CF"/>
    <w:rsid w:val="00FB35D4"/>
    <w:rsid w:val="00FB35DA"/>
    <w:rsid w:val="00FB35E1"/>
    <w:rsid w:val="00FB3604"/>
    <w:rsid w:val="00FB3667"/>
    <w:rsid w:val="00FB366A"/>
    <w:rsid w:val="00FB36F6"/>
    <w:rsid w:val="00FB380A"/>
    <w:rsid w:val="00FB3863"/>
    <w:rsid w:val="00FB38D1"/>
    <w:rsid w:val="00FB398E"/>
    <w:rsid w:val="00FB3A85"/>
    <w:rsid w:val="00FB3B8E"/>
    <w:rsid w:val="00FB3BBA"/>
    <w:rsid w:val="00FB3BCB"/>
    <w:rsid w:val="00FB3C4F"/>
    <w:rsid w:val="00FB3C54"/>
    <w:rsid w:val="00FB3D1E"/>
    <w:rsid w:val="00FB3D43"/>
    <w:rsid w:val="00FB3F68"/>
    <w:rsid w:val="00FB3F88"/>
    <w:rsid w:val="00FB40B3"/>
    <w:rsid w:val="00FB40FA"/>
    <w:rsid w:val="00FB4126"/>
    <w:rsid w:val="00FB426D"/>
    <w:rsid w:val="00FB43C8"/>
    <w:rsid w:val="00FB43E4"/>
    <w:rsid w:val="00FB4485"/>
    <w:rsid w:val="00FB44BA"/>
    <w:rsid w:val="00FB46B4"/>
    <w:rsid w:val="00FB47A0"/>
    <w:rsid w:val="00FB499A"/>
    <w:rsid w:val="00FB4A4C"/>
    <w:rsid w:val="00FB4A6C"/>
    <w:rsid w:val="00FB4A76"/>
    <w:rsid w:val="00FB4CA7"/>
    <w:rsid w:val="00FB4D01"/>
    <w:rsid w:val="00FB4D04"/>
    <w:rsid w:val="00FB4D70"/>
    <w:rsid w:val="00FB4E8A"/>
    <w:rsid w:val="00FB4F97"/>
    <w:rsid w:val="00FB50C1"/>
    <w:rsid w:val="00FB50DB"/>
    <w:rsid w:val="00FB516A"/>
    <w:rsid w:val="00FB518F"/>
    <w:rsid w:val="00FB52A3"/>
    <w:rsid w:val="00FB5320"/>
    <w:rsid w:val="00FB5456"/>
    <w:rsid w:val="00FB5556"/>
    <w:rsid w:val="00FB55AD"/>
    <w:rsid w:val="00FB55BA"/>
    <w:rsid w:val="00FB56BF"/>
    <w:rsid w:val="00FB5723"/>
    <w:rsid w:val="00FB5883"/>
    <w:rsid w:val="00FB58BF"/>
    <w:rsid w:val="00FB5900"/>
    <w:rsid w:val="00FB59FF"/>
    <w:rsid w:val="00FB5A33"/>
    <w:rsid w:val="00FB5AAA"/>
    <w:rsid w:val="00FB5AB4"/>
    <w:rsid w:val="00FB5ADF"/>
    <w:rsid w:val="00FB5C1E"/>
    <w:rsid w:val="00FB5CB8"/>
    <w:rsid w:val="00FB5CDA"/>
    <w:rsid w:val="00FB5D4A"/>
    <w:rsid w:val="00FB5E05"/>
    <w:rsid w:val="00FB5F76"/>
    <w:rsid w:val="00FB5FFA"/>
    <w:rsid w:val="00FB6147"/>
    <w:rsid w:val="00FB6166"/>
    <w:rsid w:val="00FB61EB"/>
    <w:rsid w:val="00FB623E"/>
    <w:rsid w:val="00FB628E"/>
    <w:rsid w:val="00FB62F5"/>
    <w:rsid w:val="00FB633B"/>
    <w:rsid w:val="00FB64D7"/>
    <w:rsid w:val="00FB64FD"/>
    <w:rsid w:val="00FB6582"/>
    <w:rsid w:val="00FB6599"/>
    <w:rsid w:val="00FB6625"/>
    <w:rsid w:val="00FB66FE"/>
    <w:rsid w:val="00FB67FE"/>
    <w:rsid w:val="00FB67FF"/>
    <w:rsid w:val="00FB682E"/>
    <w:rsid w:val="00FB683B"/>
    <w:rsid w:val="00FB684D"/>
    <w:rsid w:val="00FB6870"/>
    <w:rsid w:val="00FB69AC"/>
    <w:rsid w:val="00FB6ACE"/>
    <w:rsid w:val="00FB6B53"/>
    <w:rsid w:val="00FB6BC4"/>
    <w:rsid w:val="00FB6C0D"/>
    <w:rsid w:val="00FB6C54"/>
    <w:rsid w:val="00FB6CE0"/>
    <w:rsid w:val="00FB6D20"/>
    <w:rsid w:val="00FB6D88"/>
    <w:rsid w:val="00FB6DC8"/>
    <w:rsid w:val="00FB6DD0"/>
    <w:rsid w:val="00FB6F1A"/>
    <w:rsid w:val="00FB7047"/>
    <w:rsid w:val="00FB7120"/>
    <w:rsid w:val="00FB7163"/>
    <w:rsid w:val="00FB724C"/>
    <w:rsid w:val="00FB7252"/>
    <w:rsid w:val="00FB72B0"/>
    <w:rsid w:val="00FB73C2"/>
    <w:rsid w:val="00FB74B1"/>
    <w:rsid w:val="00FB74E7"/>
    <w:rsid w:val="00FB7661"/>
    <w:rsid w:val="00FB766D"/>
    <w:rsid w:val="00FB76CA"/>
    <w:rsid w:val="00FB76F4"/>
    <w:rsid w:val="00FB77D8"/>
    <w:rsid w:val="00FB7884"/>
    <w:rsid w:val="00FB7885"/>
    <w:rsid w:val="00FB78D9"/>
    <w:rsid w:val="00FB78E7"/>
    <w:rsid w:val="00FB7909"/>
    <w:rsid w:val="00FB7931"/>
    <w:rsid w:val="00FB7962"/>
    <w:rsid w:val="00FB7A1D"/>
    <w:rsid w:val="00FB7AA0"/>
    <w:rsid w:val="00FB7AC0"/>
    <w:rsid w:val="00FB7B9A"/>
    <w:rsid w:val="00FB7C8F"/>
    <w:rsid w:val="00FB7CA2"/>
    <w:rsid w:val="00FB7CBE"/>
    <w:rsid w:val="00FB7D33"/>
    <w:rsid w:val="00FB7E0E"/>
    <w:rsid w:val="00FB7E4E"/>
    <w:rsid w:val="00FB7E58"/>
    <w:rsid w:val="00FB7FA9"/>
    <w:rsid w:val="00FC0005"/>
    <w:rsid w:val="00FC01BA"/>
    <w:rsid w:val="00FC0203"/>
    <w:rsid w:val="00FC02C4"/>
    <w:rsid w:val="00FC03DB"/>
    <w:rsid w:val="00FC03DC"/>
    <w:rsid w:val="00FC0407"/>
    <w:rsid w:val="00FC04A1"/>
    <w:rsid w:val="00FC04B4"/>
    <w:rsid w:val="00FC04C0"/>
    <w:rsid w:val="00FC0562"/>
    <w:rsid w:val="00FC0563"/>
    <w:rsid w:val="00FC05C5"/>
    <w:rsid w:val="00FC0724"/>
    <w:rsid w:val="00FC0739"/>
    <w:rsid w:val="00FC0881"/>
    <w:rsid w:val="00FC08FE"/>
    <w:rsid w:val="00FC0959"/>
    <w:rsid w:val="00FC09A8"/>
    <w:rsid w:val="00FC09B8"/>
    <w:rsid w:val="00FC09FC"/>
    <w:rsid w:val="00FC0A0F"/>
    <w:rsid w:val="00FC0AB8"/>
    <w:rsid w:val="00FC0B84"/>
    <w:rsid w:val="00FC0B89"/>
    <w:rsid w:val="00FC0BA6"/>
    <w:rsid w:val="00FC0BF9"/>
    <w:rsid w:val="00FC0D1A"/>
    <w:rsid w:val="00FC0D5E"/>
    <w:rsid w:val="00FC0D68"/>
    <w:rsid w:val="00FC0D76"/>
    <w:rsid w:val="00FC0E30"/>
    <w:rsid w:val="00FC0E43"/>
    <w:rsid w:val="00FC0E7D"/>
    <w:rsid w:val="00FC0EA3"/>
    <w:rsid w:val="00FC0EDA"/>
    <w:rsid w:val="00FC0EF8"/>
    <w:rsid w:val="00FC0F1C"/>
    <w:rsid w:val="00FC0F94"/>
    <w:rsid w:val="00FC0FAF"/>
    <w:rsid w:val="00FC0FE9"/>
    <w:rsid w:val="00FC10DA"/>
    <w:rsid w:val="00FC1115"/>
    <w:rsid w:val="00FC1116"/>
    <w:rsid w:val="00FC11BD"/>
    <w:rsid w:val="00FC1210"/>
    <w:rsid w:val="00FC123A"/>
    <w:rsid w:val="00FC1299"/>
    <w:rsid w:val="00FC1381"/>
    <w:rsid w:val="00FC143C"/>
    <w:rsid w:val="00FC1462"/>
    <w:rsid w:val="00FC14DD"/>
    <w:rsid w:val="00FC15E5"/>
    <w:rsid w:val="00FC1650"/>
    <w:rsid w:val="00FC1684"/>
    <w:rsid w:val="00FC1733"/>
    <w:rsid w:val="00FC17A5"/>
    <w:rsid w:val="00FC17C7"/>
    <w:rsid w:val="00FC1800"/>
    <w:rsid w:val="00FC1A9C"/>
    <w:rsid w:val="00FC1AB7"/>
    <w:rsid w:val="00FC1AE2"/>
    <w:rsid w:val="00FC1B1A"/>
    <w:rsid w:val="00FC1B2B"/>
    <w:rsid w:val="00FC1B34"/>
    <w:rsid w:val="00FC1C0E"/>
    <w:rsid w:val="00FC1C7C"/>
    <w:rsid w:val="00FC1CE4"/>
    <w:rsid w:val="00FC1CEA"/>
    <w:rsid w:val="00FC1D5F"/>
    <w:rsid w:val="00FC1D8E"/>
    <w:rsid w:val="00FC1E51"/>
    <w:rsid w:val="00FC1F1A"/>
    <w:rsid w:val="00FC2123"/>
    <w:rsid w:val="00FC2149"/>
    <w:rsid w:val="00FC214B"/>
    <w:rsid w:val="00FC2234"/>
    <w:rsid w:val="00FC232E"/>
    <w:rsid w:val="00FC234B"/>
    <w:rsid w:val="00FC234E"/>
    <w:rsid w:val="00FC240E"/>
    <w:rsid w:val="00FC24D0"/>
    <w:rsid w:val="00FC24E4"/>
    <w:rsid w:val="00FC2501"/>
    <w:rsid w:val="00FC250D"/>
    <w:rsid w:val="00FC25A6"/>
    <w:rsid w:val="00FC25C8"/>
    <w:rsid w:val="00FC2661"/>
    <w:rsid w:val="00FC26B0"/>
    <w:rsid w:val="00FC27A3"/>
    <w:rsid w:val="00FC27B6"/>
    <w:rsid w:val="00FC27EA"/>
    <w:rsid w:val="00FC2854"/>
    <w:rsid w:val="00FC2877"/>
    <w:rsid w:val="00FC289F"/>
    <w:rsid w:val="00FC28AE"/>
    <w:rsid w:val="00FC2902"/>
    <w:rsid w:val="00FC2911"/>
    <w:rsid w:val="00FC295F"/>
    <w:rsid w:val="00FC29C2"/>
    <w:rsid w:val="00FC2A54"/>
    <w:rsid w:val="00FC2B60"/>
    <w:rsid w:val="00FC2C18"/>
    <w:rsid w:val="00FC2C9D"/>
    <w:rsid w:val="00FC2CE5"/>
    <w:rsid w:val="00FC2CED"/>
    <w:rsid w:val="00FC2CFF"/>
    <w:rsid w:val="00FC2D54"/>
    <w:rsid w:val="00FC2E01"/>
    <w:rsid w:val="00FC2E60"/>
    <w:rsid w:val="00FC2E95"/>
    <w:rsid w:val="00FC2EE8"/>
    <w:rsid w:val="00FC2F41"/>
    <w:rsid w:val="00FC2FD2"/>
    <w:rsid w:val="00FC2FFB"/>
    <w:rsid w:val="00FC300E"/>
    <w:rsid w:val="00FC30AD"/>
    <w:rsid w:val="00FC3156"/>
    <w:rsid w:val="00FC315B"/>
    <w:rsid w:val="00FC3164"/>
    <w:rsid w:val="00FC31EB"/>
    <w:rsid w:val="00FC32DA"/>
    <w:rsid w:val="00FC331F"/>
    <w:rsid w:val="00FC340B"/>
    <w:rsid w:val="00FC346D"/>
    <w:rsid w:val="00FC34F9"/>
    <w:rsid w:val="00FC3531"/>
    <w:rsid w:val="00FC3543"/>
    <w:rsid w:val="00FC35AF"/>
    <w:rsid w:val="00FC367A"/>
    <w:rsid w:val="00FC3688"/>
    <w:rsid w:val="00FC36C5"/>
    <w:rsid w:val="00FC372E"/>
    <w:rsid w:val="00FC3748"/>
    <w:rsid w:val="00FC38CB"/>
    <w:rsid w:val="00FC38CE"/>
    <w:rsid w:val="00FC38FA"/>
    <w:rsid w:val="00FC3933"/>
    <w:rsid w:val="00FC393F"/>
    <w:rsid w:val="00FC394B"/>
    <w:rsid w:val="00FC394E"/>
    <w:rsid w:val="00FC395F"/>
    <w:rsid w:val="00FC3AFA"/>
    <w:rsid w:val="00FC3B4F"/>
    <w:rsid w:val="00FC3C1C"/>
    <w:rsid w:val="00FC3C24"/>
    <w:rsid w:val="00FC3C77"/>
    <w:rsid w:val="00FC3CB1"/>
    <w:rsid w:val="00FC3CCC"/>
    <w:rsid w:val="00FC3CE5"/>
    <w:rsid w:val="00FC3F18"/>
    <w:rsid w:val="00FC4057"/>
    <w:rsid w:val="00FC4090"/>
    <w:rsid w:val="00FC4092"/>
    <w:rsid w:val="00FC40A9"/>
    <w:rsid w:val="00FC40F6"/>
    <w:rsid w:val="00FC4150"/>
    <w:rsid w:val="00FC4194"/>
    <w:rsid w:val="00FC4197"/>
    <w:rsid w:val="00FC4250"/>
    <w:rsid w:val="00FC4295"/>
    <w:rsid w:val="00FC42A3"/>
    <w:rsid w:val="00FC42C1"/>
    <w:rsid w:val="00FC43E8"/>
    <w:rsid w:val="00FC43EE"/>
    <w:rsid w:val="00FC44B3"/>
    <w:rsid w:val="00FC45A7"/>
    <w:rsid w:val="00FC45BF"/>
    <w:rsid w:val="00FC46B1"/>
    <w:rsid w:val="00FC4767"/>
    <w:rsid w:val="00FC4838"/>
    <w:rsid w:val="00FC484F"/>
    <w:rsid w:val="00FC491B"/>
    <w:rsid w:val="00FC4982"/>
    <w:rsid w:val="00FC4A54"/>
    <w:rsid w:val="00FC4B3C"/>
    <w:rsid w:val="00FC4B4C"/>
    <w:rsid w:val="00FC4BEB"/>
    <w:rsid w:val="00FC4D41"/>
    <w:rsid w:val="00FC4D8E"/>
    <w:rsid w:val="00FC4E40"/>
    <w:rsid w:val="00FC4E72"/>
    <w:rsid w:val="00FC4E8F"/>
    <w:rsid w:val="00FC4EF8"/>
    <w:rsid w:val="00FC4FB8"/>
    <w:rsid w:val="00FC4FDB"/>
    <w:rsid w:val="00FC4FE1"/>
    <w:rsid w:val="00FC50AF"/>
    <w:rsid w:val="00FC50C0"/>
    <w:rsid w:val="00FC5141"/>
    <w:rsid w:val="00FC519E"/>
    <w:rsid w:val="00FC51AA"/>
    <w:rsid w:val="00FC526C"/>
    <w:rsid w:val="00FC539D"/>
    <w:rsid w:val="00FC5495"/>
    <w:rsid w:val="00FC5540"/>
    <w:rsid w:val="00FC5629"/>
    <w:rsid w:val="00FC56AF"/>
    <w:rsid w:val="00FC56F9"/>
    <w:rsid w:val="00FC58AE"/>
    <w:rsid w:val="00FC58B4"/>
    <w:rsid w:val="00FC58BC"/>
    <w:rsid w:val="00FC58BE"/>
    <w:rsid w:val="00FC58C3"/>
    <w:rsid w:val="00FC5B67"/>
    <w:rsid w:val="00FC5B78"/>
    <w:rsid w:val="00FC5B99"/>
    <w:rsid w:val="00FC5CF0"/>
    <w:rsid w:val="00FC5D3D"/>
    <w:rsid w:val="00FC5D65"/>
    <w:rsid w:val="00FC5D8D"/>
    <w:rsid w:val="00FC5E81"/>
    <w:rsid w:val="00FC5E92"/>
    <w:rsid w:val="00FC5EB2"/>
    <w:rsid w:val="00FC5F32"/>
    <w:rsid w:val="00FC5FCA"/>
    <w:rsid w:val="00FC601B"/>
    <w:rsid w:val="00FC603B"/>
    <w:rsid w:val="00FC60BD"/>
    <w:rsid w:val="00FC6172"/>
    <w:rsid w:val="00FC61BD"/>
    <w:rsid w:val="00FC61D4"/>
    <w:rsid w:val="00FC6292"/>
    <w:rsid w:val="00FC6377"/>
    <w:rsid w:val="00FC6586"/>
    <w:rsid w:val="00FC660A"/>
    <w:rsid w:val="00FC662C"/>
    <w:rsid w:val="00FC66AC"/>
    <w:rsid w:val="00FC66BD"/>
    <w:rsid w:val="00FC66F4"/>
    <w:rsid w:val="00FC678B"/>
    <w:rsid w:val="00FC68C5"/>
    <w:rsid w:val="00FC6986"/>
    <w:rsid w:val="00FC6AA6"/>
    <w:rsid w:val="00FC6AB8"/>
    <w:rsid w:val="00FC6B37"/>
    <w:rsid w:val="00FC6B4A"/>
    <w:rsid w:val="00FC6B63"/>
    <w:rsid w:val="00FC6B89"/>
    <w:rsid w:val="00FC6BA0"/>
    <w:rsid w:val="00FC6BB5"/>
    <w:rsid w:val="00FC6C9A"/>
    <w:rsid w:val="00FC6CC8"/>
    <w:rsid w:val="00FC6CD9"/>
    <w:rsid w:val="00FC6D3A"/>
    <w:rsid w:val="00FC6E19"/>
    <w:rsid w:val="00FC6E82"/>
    <w:rsid w:val="00FC6FBC"/>
    <w:rsid w:val="00FC737D"/>
    <w:rsid w:val="00FC73B7"/>
    <w:rsid w:val="00FC7473"/>
    <w:rsid w:val="00FC756A"/>
    <w:rsid w:val="00FC75E4"/>
    <w:rsid w:val="00FC75F8"/>
    <w:rsid w:val="00FC7640"/>
    <w:rsid w:val="00FC764D"/>
    <w:rsid w:val="00FC767D"/>
    <w:rsid w:val="00FC7680"/>
    <w:rsid w:val="00FC76DE"/>
    <w:rsid w:val="00FC7749"/>
    <w:rsid w:val="00FC7793"/>
    <w:rsid w:val="00FC7805"/>
    <w:rsid w:val="00FC79BA"/>
    <w:rsid w:val="00FC7A16"/>
    <w:rsid w:val="00FC7AA4"/>
    <w:rsid w:val="00FC7ADE"/>
    <w:rsid w:val="00FC7B37"/>
    <w:rsid w:val="00FC7B4A"/>
    <w:rsid w:val="00FC7C2B"/>
    <w:rsid w:val="00FC7C93"/>
    <w:rsid w:val="00FC7CEC"/>
    <w:rsid w:val="00FC7E90"/>
    <w:rsid w:val="00FC7EAD"/>
    <w:rsid w:val="00FC7EBF"/>
    <w:rsid w:val="00FD0035"/>
    <w:rsid w:val="00FD005C"/>
    <w:rsid w:val="00FD0095"/>
    <w:rsid w:val="00FD00D0"/>
    <w:rsid w:val="00FD00E5"/>
    <w:rsid w:val="00FD024A"/>
    <w:rsid w:val="00FD027D"/>
    <w:rsid w:val="00FD0287"/>
    <w:rsid w:val="00FD02C1"/>
    <w:rsid w:val="00FD0478"/>
    <w:rsid w:val="00FD04C5"/>
    <w:rsid w:val="00FD04E2"/>
    <w:rsid w:val="00FD0511"/>
    <w:rsid w:val="00FD053B"/>
    <w:rsid w:val="00FD0572"/>
    <w:rsid w:val="00FD063A"/>
    <w:rsid w:val="00FD07BB"/>
    <w:rsid w:val="00FD07D0"/>
    <w:rsid w:val="00FD07FF"/>
    <w:rsid w:val="00FD0830"/>
    <w:rsid w:val="00FD083D"/>
    <w:rsid w:val="00FD0879"/>
    <w:rsid w:val="00FD092E"/>
    <w:rsid w:val="00FD093E"/>
    <w:rsid w:val="00FD097F"/>
    <w:rsid w:val="00FD0A4F"/>
    <w:rsid w:val="00FD0A83"/>
    <w:rsid w:val="00FD0B38"/>
    <w:rsid w:val="00FD0BEB"/>
    <w:rsid w:val="00FD0C1B"/>
    <w:rsid w:val="00FD0C3F"/>
    <w:rsid w:val="00FD0C8E"/>
    <w:rsid w:val="00FD0CDD"/>
    <w:rsid w:val="00FD0D08"/>
    <w:rsid w:val="00FD0DA6"/>
    <w:rsid w:val="00FD0E9B"/>
    <w:rsid w:val="00FD0F81"/>
    <w:rsid w:val="00FD0FB6"/>
    <w:rsid w:val="00FD104F"/>
    <w:rsid w:val="00FD10B0"/>
    <w:rsid w:val="00FD10C0"/>
    <w:rsid w:val="00FD1179"/>
    <w:rsid w:val="00FD1200"/>
    <w:rsid w:val="00FD1219"/>
    <w:rsid w:val="00FD1247"/>
    <w:rsid w:val="00FD125F"/>
    <w:rsid w:val="00FD1281"/>
    <w:rsid w:val="00FD1367"/>
    <w:rsid w:val="00FD1372"/>
    <w:rsid w:val="00FD13E3"/>
    <w:rsid w:val="00FD13ED"/>
    <w:rsid w:val="00FD144E"/>
    <w:rsid w:val="00FD1494"/>
    <w:rsid w:val="00FD149D"/>
    <w:rsid w:val="00FD1583"/>
    <w:rsid w:val="00FD15D3"/>
    <w:rsid w:val="00FD1682"/>
    <w:rsid w:val="00FD16A8"/>
    <w:rsid w:val="00FD16E3"/>
    <w:rsid w:val="00FD1712"/>
    <w:rsid w:val="00FD1733"/>
    <w:rsid w:val="00FD1815"/>
    <w:rsid w:val="00FD1935"/>
    <w:rsid w:val="00FD1937"/>
    <w:rsid w:val="00FD1947"/>
    <w:rsid w:val="00FD19E0"/>
    <w:rsid w:val="00FD1A89"/>
    <w:rsid w:val="00FD1ADF"/>
    <w:rsid w:val="00FD1BB6"/>
    <w:rsid w:val="00FD1C26"/>
    <w:rsid w:val="00FD1CA2"/>
    <w:rsid w:val="00FD1CC1"/>
    <w:rsid w:val="00FD1D38"/>
    <w:rsid w:val="00FD1D47"/>
    <w:rsid w:val="00FD1D9E"/>
    <w:rsid w:val="00FD1E98"/>
    <w:rsid w:val="00FD1FE1"/>
    <w:rsid w:val="00FD2039"/>
    <w:rsid w:val="00FD205E"/>
    <w:rsid w:val="00FD2188"/>
    <w:rsid w:val="00FD220B"/>
    <w:rsid w:val="00FD22D4"/>
    <w:rsid w:val="00FD239D"/>
    <w:rsid w:val="00FD23F0"/>
    <w:rsid w:val="00FD2400"/>
    <w:rsid w:val="00FD2450"/>
    <w:rsid w:val="00FD24E8"/>
    <w:rsid w:val="00FD2528"/>
    <w:rsid w:val="00FD2540"/>
    <w:rsid w:val="00FD2579"/>
    <w:rsid w:val="00FD25C6"/>
    <w:rsid w:val="00FD2681"/>
    <w:rsid w:val="00FD26C6"/>
    <w:rsid w:val="00FD26CF"/>
    <w:rsid w:val="00FD2823"/>
    <w:rsid w:val="00FD28A3"/>
    <w:rsid w:val="00FD2930"/>
    <w:rsid w:val="00FD29ED"/>
    <w:rsid w:val="00FD2AB3"/>
    <w:rsid w:val="00FD2B40"/>
    <w:rsid w:val="00FD2C4A"/>
    <w:rsid w:val="00FD2CD5"/>
    <w:rsid w:val="00FD2CD7"/>
    <w:rsid w:val="00FD2D21"/>
    <w:rsid w:val="00FD2D7A"/>
    <w:rsid w:val="00FD2D9D"/>
    <w:rsid w:val="00FD2E8F"/>
    <w:rsid w:val="00FD2E9E"/>
    <w:rsid w:val="00FD30D0"/>
    <w:rsid w:val="00FD3178"/>
    <w:rsid w:val="00FD32AB"/>
    <w:rsid w:val="00FD33CA"/>
    <w:rsid w:val="00FD341F"/>
    <w:rsid w:val="00FD34A2"/>
    <w:rsid w:val="00FD34A3"/>
    <w:rsid w:val="00FD351A"/>
    <w:rsid w:val="00FD366E"/>
    <w:rsid w:val="00FD3674"/>
    <w:rsid w:val="00FD3685"/>
    <w:rsid w:val="00FD36B7"/>
    <w:rsid w:val="00FD36D6"/>
    <w:rsid w:val="00FD3714"/>
    <w:rsid w:val="00FD3718"/>
    <w:rsid w:val="00FD37BA"/>
    <w:rsid w:val="00FD3800"/>
    <w:rsid w:val="00FD386D"/>
    <w:rsid w:val="00FD3959"/>
    <w:rsid w:val="00FD3A4E"/>
    <w:rsid w:val="00FD3A7C"/>
    <w:rsid w:val="00FD3C9E"/>
    <w:rsid w:val="00FD3CA9"/>
    <w:rsid w:val="00FD3E50"/>
    <w:rsid w:val="00FD3EDC"/>
    <w:rsid w:val="00FD3EF8"/>
    <w:rsid w:val="00FD4011"/>
    <w:rsid w:val="00FD4122"/>
    <w:rsid w:val="00FD414C"/>
    <w:rsid w:val="00FD41BC"/>
    <w:rsid w:val="00FD42AA"/>
    <w:rsid w:val="00FD42BC"/>
    <w:rsid w:val="00FD42D5"/>
    <w:rsid w:val="00FD4302"/>
    <w:rsid w:val="00FD43AA"/>
    <w:rsid w:val="00FD45F5"/>
    <w:rsid w:val="00FD47A4"/>
    <w:rsid w:val="00FD489C"/>
    <w:rsid w:val="00FD4913"/>
    <w:rsid w:val="00FD492F"/>
    <w:rsid w:val="00FD495A"/>
    <w:rsid w:val="00FD4964"/>
    <w:rsid w:val="00FD49EA"/>
    <w:rsid w:val="00FD4A29"/>
    <w:rsid w:val="00FD4AF6"/>
    <w:rsid w:val="00FD4C20"/>
    <w:rsid w:val="00FD4C30"/>
    <w:rsid w:val="00FD4D0A"/>
    <w:rsid w:val="00FD4D33"/>
    <w:rsid w:val="00FD4D4C"/>
    <w:rsid w:val="00FD4D88"/>
    <w:rsid w:val="00FD4DA6"/>
    <w:rsid w:val="00FD4ED3"/>
    <w:rsid w:val="00FD4EF5"/>
    <w:rsid w:val="00FD4F2B"/>
    <w:rsid w:val="00FD4F6F"/>
    <w:rsid w:val="00FD5098"/>
    <w:rsid w:val="00FD509B"/>
    <w:rsid w:val="00FD5320"/>
    <w:rsid w:val="00FD5366"/>
    <w:rsid w:val="00FD5388"/>
    <w:rsid w:val="00FD542F"/>
    <w:rsid w:val="00FD5512"/>
    <w:rsid w:val="00FD556B"/>
    <w:rsid w:val="00FD55BE"/>
    <w:rsid w:val="00FD5629"/>
    <w:rsid w:val="00FD56A4"/>
    <w:rsid w:val="00FD56AF"/>
    <w:rsid w:val="00FD5772"/>
    <w:rsid w:val="00FD5836"/>
    <w:rsid w:val="00FD5900"/>
    <w:rsid w:val="00FD591E"/>
    <w:rsid w:val="00FD5963"/>
    <w:rsid w:val="00FD59B8"/>
    <w:rsid w:val="00FD5B13"/>
    <w:rsid w:val="00FD5B70"/>
    <w:rsid w:val="00FD5B98"/>
    <w:rsid w:val="00FD5D49"/>
    <w:rsid w:val="00FD5EB1"/>
    <w:rsid w:val="00FD5F44"/>
    <w:rsid w:val="00FD6039"/>
    <w:rsid w:val="00FD6182"/>
    <w:rsid w:val="00FD61EB"/>
    <w:rsid w:val="00FD625C"/>
    <w:rsid w:val="00FD6316"/>
    <w:rsid w:val="00FD6543"/>
    <w:rsid w:val="00FD65A5"/>
    <w:rsid w:val="00FD680A"/>
    <w:rsid w:val="00FD693A"/>
    <w:rsid w:val="00FD6963"/>
    <w:rsid w:val="00FD6ABE"/>
    <w:rsid w:val="00FD6D19"/>
    <w:rsid w:val="00FD6D69"/>
    <w:rsid w:val="00FD6D9E"/>
    <w:rsid w:val="00FD6DA9"/>
    <w:rsid w:val="00FD6E04"/>
    <w:rsid w:val="00FD6E32"/>
    <w:rsid w:val="00FD6E7C"/>
    <w:rsid w:val="00FD6F26"/>
    <w:rsid w:val="00FD6F37"/>
    <w:rsid w:val="00FD6F57"/>
    <w:rsid w:val="00FD6FC8"/>
    <w:rsid w:val="00FD7067"/>
    <w:rsid w:val="00FD71F9"/>
    <w:rsid w:val="00FD7288"/>
    <w:rsid w:val="00FD7410"/>
    <w:rsid w:val="00FD7487"/>
    <w:rsid w:val="00FD754C"/>
    <w:rsid w:val="00FD759B"/>
    <w:rsid w:val="00FD75E6"/>
    <w:rsid w:val="00FD764A"/>
    <w:rsid w:val="00FD765F"/>
    <w:rsid w:val="00FD76F3"/>
    <w:rsid w:val="00FD7710"/>
    <w:rsid w:val="00FD7769"/>
    <w:rsid w:val="00FD791C"/>
    <w:rsid w:val="00FD7951"/>
    <w:rsid w:val="00FD796A"/>
    <w:rsid w:val="00FD796F"/>
    <w:rsid w:val="00FD7995"/>
    <w:rsid w:val="00FD7A5C"/>
    <w:rsid w:val="00FD7A6A"/>
    <w:rsid w:val="00FD7A7F"/>
    <w:rsid w:val="00FD7A89"/>
    <w:rsid w:val="00FD7B79"/>
    <w:rsid w:val="00FD7B95"/>
    <w:rsid w:val="00FD7BA5"/>
    <w:rsid w:val="00FD7C78"/>
    <w:rsid w:val="00FD7C8C"/>
    <w:rsid w:val="00FD7D07"/>
    <w:rsid w:val="00FD7DD6"/>
    <w:rsid w:val="00FD7E0F"/>
    <w:rsid w:val="00FD7E1F"/>
    <w:rsid w:val="00FD7E48"/>
    <w:rsid w:val="00FD7E82"/>
    <w:rsid w:val="00FD7EC6"/>
    <w:rsid w:val="00FE0086"/>
    <w:rsid w:val="00FE008B"/>
    <w:rsid w:val="00FE0185"/>
    <w:rsid w:val="00FE02D3"/>
    <w:rsid w:val="00FE031B"/>
    <w:rsid w:val="00FE03A0"/>
    <w:rsid w:val="00FE0434"/>
    <w:rsid w:val="00FE04A3"/>
    <w:rsid w:val="00FE04C5"/>
    <w:rsid w:val="00FE0558"/>
    <w:rsid w:val="00FE0576"/>
    <w:rsid w:val="00FE05D2"/>
    <w:rsid w:val="00FE0623"/>
    <w:rsid w:val="00FE064C"/>
    <w:rsid w:val="00FE0710"/>
    <w:rsid w:val="00FE072E"/>
    <w:rsid w:val="00FE078B"/>
    <w:rsid w:val="00FE0811"/>
    <w:rsid w:val="00FE090F"/>
    <w:rsid w:val="00FE093D"/>
    <w:rsid w:val="00FE09DB"/>
    <w:rsid w:val="00FE09FD"/>
    <w:rsid w:val="00FE0A34"/>
    <w:rsid w:val="00FE0A6C"/>
    <w:rsid w:val="00FE0A82"/>
    <w:rsid w:val="00FE0B42"/>
    <w:rsid w:val="00FE0B4A"/>
    <w:rsid w:val="00FE0B6A"/>
    <w:rsid w:val="00FE0B7E"/>
    <w:rsid w:val="00FE0C8B"/>
    <w:rsid w:val="00FE0CAF"/>
    <w:rsid w:val="00FE0D2B"/>
    <w:rsid w:val="00FE0D37"/>
    <w:rsid w:val="00FE0D47"/>
    <w:rsid w:val="00FE0DF0"/>
    <w:rsid w:val="00FE0E49"/>
    <w:rsid w:val="00FE0EA9"/>
    <w:rsid w:val="00FE0EAF"/>
    <w:rsid w:val="00FE0ECD"/>
    <w:rsid w:val="00FE0F40"/>
    <w:rsid w:val="00FE0F73"/>
    <w:rsid w:val="00FE0FAD"/>
    <w:rsid w:val="00FE0FC9"/>
    <w:rsid w:val="00FE0FE4"/>
    <w:rsid w:val="00FE1049"/>
    <w:rsid w:val="00FE10A5"/>
    <w:rsid w:val="00FE10EB"/>
    <w:rsid w:val="00FE1131"/>
    <w:rsid w:val="00FE11C3"/>
    <w:rsid w:val="00FE12DC"/>
    <w:rsid w:val="00FE1319"/>
    <w:rsid w:val="00FE1329"/>
    <w:rsid w:val="00FE1375"/>
    <w:rsid w:val="00FE14D8"/>
    <w:rsid w:val="00FE14EE"/>
    <w:rsid w:val="00FE1563"/>
    <w:rsid w:val="00FE15CE"/>
    <w:rsid w:val="00FE15DF"/>
    <w:rsid w:val="00FE1651"/>
    <w:rsid w:val="00FE1784"/>
    <w:rsid w:val="00FE1789"/>
    <w:rsid w:val="00FE1851"/>
    <w:rsid w:val="00FE186A"/>
    <w:rsid w:val="00FE18B3"/>
    <w:rsid w:val="00FE1970"/>
    <w:rsid w:val="00FE1A46"/>
    <w:rsid w:val="00FE1AE9"/>
    <w:rsid w:val="00FE1AF8"/>
    <w:rsid w:val="00FE1B6B"/>
    <w:rsid w:val="00FE1BB6"/>
    <w:rsid w:val="00FE1C4D"/>
    <w:rsid w:val="00FE1C5A"/>
    <w:rsid w:val="00FE1CD9"/>
    <w:rsid w:val="00FE1CF5"/>
    <w:rsid w:val="00FE1D38"/>
    <w:rsid w:val="00FE1D80"/>
    <w:rsid w:val="00FE1E24"/>
    <w:rsid w:val="00FE1ECE"/>
    <w:rsid w:val="00FE1F1F"/>
    <w:rsid w:val="00FE1F52"/>
    <w:rsid w:val="00FE1F62"/>
    <w:rsid w:val="00FE1F68"/>
    <w:rsid w:val="00FE2071"/>
    <w:rsid w:val="00FE2125"/>
    <w:rsid w:val="00FE223B"/>
    <w:rsid w:val="00FE241A"/>
    <w:rsid w:val="00FE249E"/>
    <w:rsid w:val="00FE25D1"/>
    <w:rsid w:val="00FE2626"/>
    <w:rsid w:val="00FE262B"/>
    <w:rsid w:val="00FE2633"/>
    <w:rsid w:val="00FE26A2"/>
    <w:rsid w:val="00FE26B3"/>
    <w:rsid w:val="00FE2708"/>
    <w:rsid w:val="00FE2785"/>
    <w:rsid w:val="00FE278F"/>
    <w:rsid w:val="00FE2816"/>
    <w:rsid w:val="00FE28DB"/>
    <w:rsid w:val="00FE2919"/>
    <w:rsid w:val="00FE294F"/>
    <w:rsid w:val="00FE2B93"/>
    <w:rsid w:val="00FE2BED"/>
    <w:rsid w:val="00FE2D6C"/>
    <w:rsid w:val="00FE2DA3"/>
    <w:rsid w:val="00FE2DEE"/>
    <w:rsid w:val="00FE2F17"/>
    <w:rsid w:val="00FE2F21"/>
    <w:rsid w:val="00FE307F"/>
    <w:rsid w:val="00FE3085"/>
    <w:rsid w:val="00FE3142"/>
    <w:rsid w:val="00FE3164"/>
    <w:rsid w:val="00FE316D"/>
    <w:rsid w:val="00FE31BD"/>
    <w:rsid w:val="00FE3233"/>
    <w:rsid w:val="00FE3397"/>
    <w:rsid w:val="00FE33BF"/>
    <w:rsid w:val="00FE3492"/>
    <w:rsid w:val="00FE3535"/>
    <w:rsid w:val="00FE3542"/>
    <w:rsid w:val="00FE355E"/>
    <w:rsid w:val="00FE37F6"/>
    <w:rsid w:val="00FE3858"/>
    <w:rsid w:val="00FE38AF"/>
    <w:rsid w:val="00FE38C6"/>
    <w:rsid w:val="00FE3914"/>
    <w:rsid w:val="00FE3922"/>
    <w:rsid w:val="00FE39E2"/>
    <w:rsid w:val="00FE39F6"/>
    <w:rsid w:val="00FE3A3B"/>
    <w:rsid w:val="00FE3AD4"/>
    <w:rsid w:val="00FE3ADE"/>
    <w:rsid w:val="00FE3BCA"/>
    <w:rsid w:val="00FE3C72"/>
    <w:rsid w:val="00FE3C81"/>
    <w:rsid w:val="00FE3CB9"/>
    <w:rsid w:val="00FE3D93"/>
    <w:rsid w:val="00FE3DF2"/>
    <w:rsid w:val="00FE3DF7"/>
    <w:rsid w:val="00FE3E18"/>
    <w:rsid w:val="00FE3E37"/>
    <w:rsid w:val="00FE3E80"/>
    <w:rsid w:val="00FE3ED4"/>
    <w:rsid w:val="00FE3EE0"/>
    <w:rsid w:val="00FE401D"/>
    <w:rsid w:val="00FE402E"/>
    <w:rsid w:val="00FE41A6"/>
    <w:rsid w:val="00FE41FC"/>
    <w:rsid w:val="00FE4202"/>
    <w:rsid w:val="00FE427E"/>
    <w:rsid w:val="00FE4413"/>
    <w:rsid w:val="00FE4481"/>
    <w:rsid w:val="00FE449C"/>
    <w:rsid w:val="00FE44A4"/>
    <w:rsid w:val="00FE44C6"/>
    <w:rsid w:val="00FE4555"/>
    <w:rsid w:val="00FE4722"/>
    <w:rsid w:val="00FE472A"/>
    <w:rsid w:val="00FE4783"/>
    <w:rsid w:val="00FE47C9"/>
    <w:rsid w:val="00FE47E9"/>
    <w:rsid w:val="00FE487B"/>
    <w:rsid w:val="00FE48B1"/>
    <w:rsid w:val="00FE48F2"/>
    <w:rsid w:val="00FE48F7"/>
    <w:rsid w:val="00FE499B"/>
    <w:rsid w:val="00FE49C2"/>
    <w:rsid w:val="00FE4A12"/>
    <w:rsid w:val="00FE4A56"/>
    <w:rsid w:val="00FE4A74"/>
    <w:rsid w:val="00FE4BCD"/>
    <w:rsid w:val="00FE4C09"/>
    <w:rsid w:val="00FE4C87"/>
    <w:rsid w:val="00FE4E67"/>
    <w:rsid w:val="00FE4E77"/>
    <w:rsid w:val="00FE4F95"/>
    <w:rsid w:val="00FE4FCB"/>
    <w:rsid w:val="00FE5024"/>
    <w:rsid w:val="00FE5047"/>
    <w:rsid w:val="00FE50A8"/>
    <w:rsid w:val="00FE5174"/>
    <w:rsid w:val="00FE518E"/>
    <w:rsid w:val="00FE5216"/>
    <w:rsid w:val="00FE5332"/>
    <w:rsid w:val="00FE53E5"/>
    <w:rsid w:val="00FE53E6"/>
    <w:rsid w:val="00FE53FC"/>
    <w:rsid w:val="00FE541D"/>
    <w:rsid w:val="00FE54BD"/>
    <w:rsid w:val="00FE5541"/>
    <w:rsid w:val="00FE55F6"/>
    <w:rsid w:val="00FE56E4"/>
    <w:rsid w:val="00FE5712"/>
    <w:rsid w:val="00FE5741"/>
    <w:rsid w:val="00FE5761"/>
    <w:rsid w:val="00FE57F3"/>
    <w:rsid w:val="00FE5831"/>
    <w:rsid w:val="00FE5863"/>
    <w:rsid w:val="00FE58FC"/>
    <w:rsid w:val="00FE593C"/>
    <w:rsid w:val="00FE59BB"/>
    <w:rsid w:val="00FE59EA"/>
    <w:rsid w:val="00FE5A12"/>
    <w:rsid w:val="00FE5A62"/>
    <w:rsid w:val="00FE5B25"/>
    <w:rsid w:val="00FE5B42"/>
    <w:rsid w:val="00FE5C63"/>
    <w:rsid w:val="00FE5CE9"/>
    <w:rsid w:val="00FE5CED"/>
    <w:rsid w:val="00FE5E66"/>
    <w:rsid w:val="00FE5E70"/>
    <w:rsid w:val="00FE5F27"/>
    <w:rsid w:val="00FE5F44"/>
    <w:rsid w:val="00FE5F48"/>
    <w:rsid w:val="00FE5F70"/>
    <w:rsid w:val="00FE602C"/>
    <w:rsid w:val="00FE6103"/>
    <w:rsid w:val="00FE6105"/>
    <w:rsid w:val="00FE6165"/>
    <w:rsid w:val="00FE6236"/>
    <w:rsid w:val="00FE623F"/>
    <w:rsid w:val="00FE6245"/>
    <w:rsid w:val="00FE629C"/>
    <w:rsid w:val="00FE63A2"/>
    <w:rsid w:val="00FE63D0"/>
    <w:rsid w:val="00FE6499"/>
    <w:rsid w:val="00FE6513"/>
    <w:rsid w:val="00FE6526"/>
    <w:rsid w:val="00FE653A"/>
    <w:rsid w:val="00FE6553"/>
    <w:rsid w:val="00FE65D5"/>
    <w:rsid w:val="00FE65F2"/>
    <w:rsid w:val="00FE6617"/>
    <w:rsid w:val="00FE6641"/>
    <w:rsid w:val="00FE6650"/>
    <w:rsid w:val="00FE6703"/>
    <w:rsid w:val="00FE6756"/>
    <w:rsid w:val="00FE6787"/>
    <w:rsid w:val="00FE679A"/>
    <w:rsid w:val="00FE6894"/>
    <w:rsid w:val="00FE68FA"/>
    <w:rsid w:val="00FE695C"/>
    <w:rsid w:val="00FE6999"/>
    <w:rsid w:val="00FE6A16"/>
    <w:rsid w:val="00FE6B23"/>
    <w:rsid w:val="00FE6B45"/>
    <w:rsid w:val="00FE6B53"/>
    <w:rsid w:val="00FE6BC5"/>
    <w:rsid w:val="00FE6C28"/>
    <w:rsid w:val="00FE6D8F"/>
    <w:rsid w:val="00FE6D90"/>
    <w:rsid w:val="00FE6D92"/>
    <w:rsid w:val="00FE6E20"/>
    <w:rsid w:val="00FE6EC8"/>
    <w:rsid w:val="00FE6F26"/>
    <w:rsid w:val="00FE6F36"/>
    <w:rsid w:val="00FE6F4D"/>
    <w:rsid w:val="00FE7002"/>
    <w:rsid w:val="00FE71CA"/>
    <w:rsid w:val="00FE71E0"/>
    <w:rsid w:val="00FE71F2"/>
    <w:rsid w:val="00FE7348"/>
    <w:rsid w:val="00FE73B9"/>
    <w:rsid w:val="00FE7430"/>
    <w:rsid w:val="00FE743B"/>
    <w:rsid w:val="00FE754A"/>
    <w:rsid w:val="00FE75FA"/>
    <w:rsid w:val="00FE76E8"/>
    <w:rsid w:val="00FE7704"/>
    <w:rsid w:val="00FE773A"/>
    <w:rsid w:val="00FE7808"/>
    <w:rsid w:val="00FE7846"/>
    <w:rsid w:val="00FE7BAC"/>
    <w:rsid w:val="00FE7C5F"/>
    <w:rsid w:val="00FE7CEC"/>
    <w:rsid w:val="00FE7D26"/>
    <w:rsid w:val="00FE7E4D"/>
    <w:rsid w:val="00FE7E57"/>
    <w:rsid w:val="00FF0031"/>
    <w:rsid w:val="00FF0165"/>
    <w:rsid w:val="00FF0184"/>
    <w:rsid w:val="00FF01A3"/>
    <w:rsid w:val="00FF0220"/>
    <w:rsid w:val="00FF02E3"/>
    <w:rsid w:val="00FF0348"/>
    <w:rsid w:val="00FF0354"/>
    <w:rsid w:val="00FF039E"/>
    <w:rsid w:val="00FF0418"/>
    <w:rsid w:val="00FF0447"/>
    <w:rsid w:val="00FF04AE"/>
    <w:rsid w:val="00FF04D7"/>
    <w:rsid w:val="00FF04F5"/>
    <w:rsid w:val="00FF0515"/>
    <w:rsid w:val="00FF0578"/>
    <w:rsid w:val="00FF0631"/>
    <w:rsid w:val="00FF0695"/>
    <w:rsid w:val="00FF06EE"/>
    <w:rsid w:val="00FF0740"/>
    <w:rsid w:val="00FF079F"/>
    <w:rsid w:val="00FF0A16"/>
    <w:rsid w:val="00FF0B92"/>
    <w:rsid w:val="00FF0BCD"/>
    <w:rsid w:val="00FF0CA9"/>
    <w:rsid w:val="00FF0CC1"/>
    <w:rsid w:val="00FF0E09"/>
    <w:rsid w:val="00FF0E4E"/>
    <w:rsid w:val="00FF0EAD"/>
    <w:rsid w:val="00FF0EC7"/>
    <w:rsid w:val="00FF0EF0"/>
    <w:rsid w:val="00FF0F05"/>
    <w:rsid w:val="00FF0FE6"/>
    <w:rsid w:val="00FF0FF2"/>
    <w:rsid w:val="00FF1040"/>
    <w:rsid w:val="00FF10C0"/>
    <w:rsid w:val="00FF114C"/>
    <w:rsid w:val="00FF12B1"/>
    <w:rsid w:val="00FF12ED"/>
    <w:rsid w:val="00FF1388"/>
    <w:rsid w:val="00FF13F0"/>
    <w:rsid w:val="00FF14A8"/>
    <w:rsid w:val="00FF14FE"/>
    <w:rsid w:val="00FF150E"/>
    <w:rsid w:val="00FF15C1"/>
    <w:rsid w:val="00FF167A"/>
    <w:rsid w:val="00FF17D7"/>
    <w:rsid w:val="00FF187F"/>
    <w:rsid w:val="00FF188E"/>
    <w:rsid w:val="00FF189A"/>
    <w:rsid w:val="00FF19C8"/>
    <w:rsid w:val="00FF1A4B"/>
    <w:rsid w:val="00FF1CA8"/>
    <w:rsid w:val="00FF1D1D"/>
    <w:rsid w:val="00FF1DE0"/>
    <w:rsid w:val="00FF1E24"/>
    <w:rsid w:val="00FF1EB8"/>
    <w:rsid w:val="00FF1FBA"/>
    <w:rsid w:val="00FF2092"/>
    <w:rsid w:val="00FF20CA"/>
    <w:rsid w:val="00FF2107"/>
    <w:rsid w:val="00FF215C"/>
    <w:rsid w:val="00FF2163"/>
    <w:rsid w:val="00FF21AB"/>
    <w:rsid w:val="00FF2314"/>
    <w:rsid w:val="00FF23A6"/>
    <w:rsid w:val="00FF23FC"/>
    <w:rsid w:val="00FF245D"/>
    <w:rsid w:val="00FF24B0"/>
    <w:rsid w:val="00FF25BD"/>
    <w:rsid w:val="00FF25F8"/>
    <w:rsid w:val="00FF260F"/>
    <w:rsid w:val="00FF2667"/>
    <w:rsid w:val="00FF26A7"/>
    <w:rsid w:val="00FF26EC"/>
    <w:rsid w:val="00FF277D"/>
    <w:rsid w:val="00FF278E"/>
    <w:rsid w:val="00FF2799"/>
    <w:rsid w:val="00FF27C1"/>
    <w:rsid w:val="00FF27FE"/>
    <w:rsid w:val="00FF281F"/>
    <w:rsid w:val="00FF28A0"/>
    <w:rsid w:val="00FF2970"/>
    <w:rsid w:val="00FF2A45"/>
    <w:rsid w:val="00FF2A5C"/>
    <w:rsid w:val="00FF2A68"/>
    <w:rsid w:val="00FF2A86"/>
    <w:rsid w:val="00FF2AD6"/>
    <w:rsid w:val="00FF2B8C"/>
    <w:rsid w:val="00FF2B90"/>
    <w:rsid w:val="00FF2BD5"/>
    <w:rsid w:val="00FF2CC0"/>
    <w:rsid w:val="00FF2D71"/>
    <w:rsid w:val="00FF2D85"/>
    <w:rsid w:val="00FF2DAC"/>
    <w:rsid w:val="00FF2DBB"/>
    <w:rsid w:val="00FF2E47"/>
    <w:rsid w:val="00FF2E9D"/>
    <w:rsid w:val="00FF2F1E"/>
    <w:rsid w:val="00FF2FF4"/>
    <w:rsid w:val="00FF3031"/>
    <w:rsid w:val="00FF3088"/>
    <w:rsid w:val="00FF30F7"/>
    <w:rsid w:val="00FF3135"/>
    <w:rsid w:val="00FF317A"/>
    <w:rsid w:val="00FF31A8"/>
    <w:rsid w:val="00FF32A3"/>
    <w:rsid w:val="00FF334B"/>
    <w:rsid w:val="00FF3374"/>
    <w:rsid w:val="00FF33C0"/>
    <w:rsid w:val="00FF3526"/>
    <w:rsid w:val="00FF352E"/>
    <w:rsid w:val="00FF3555"/>
    <w:rsid w:val="00FF356C"/>
    <w:rsid w:val="00FF36BC"/>
    <w:rsid w:val="00FF36F5"/>
    <w:rsid w:val="00FF3743"/>
    <w:rsid w:val="00FF374D"/>
    <w:rsid w:val="00FF3764"/>
    <w:rsid w:val="00FF384A"/>
    <w:rsid w:val="00FF395D"/>
    <w:rsid w:val="00FF399D"/>
    <w:rsid w:val="00FF3A06"/>
    <w:rsid w:val="00FF3A9B"/>
    <w:rsid w:val="00FF3ABA"/>
    <w:rsid w:val="00FF3B85"/>
    <w:rsid w:val="00FF3CA9"/>
    <w:rsid w:val="00FF3D10"/>
    <w:rsid w:val="00FF3D46"/>
    <w:rsid w:val="00FF3D82"/>
    <w:rsid w:val="00FF3F93"/>
    <w:rsid w:val="00FF3FC0"/>
    <w:rsid w:val="00FF401D"/>
    <w:rsid w:val="00FF420F"/>
    <w:rsid w:val="00FF422E"/>
    <w:rsid w:val="00FF4324"/>
    <w:rsid w:val="00FF4370"/>
    <w:rsid w:val="00FF43F8"/>
    <w:rsid w:val="00FF44EC"/>
    <w:rsid w:val="00FF45BE"/>
    <w:rsid w:val="00FF46EB"/>
    <w:rsid w:val="00FF4784"/>
    <w:rsid w:val="00FF48B0"/>
    <w:rsid w:val="00FF48D4"/>
    <w:rsid w:val="00FF49E3"/>
    <w:rsid w:val="00FF49E5"/>
    <w:rsid w:val="00FF4A78"/>
    <w:rsid w:val="00FF4AD1"/>
    <w:rsid w:val="00FF4B38"/>
    <w:rsid w:val="00FF4C38"/>
    <w:rsid w:val="00FF4C88"/>
    <w:rsid w:val="00FF4D22"/>
    <w:rsid w:val="00FF4D4F"/>
    <w:rsid w:val="00FF4E4F"/>
    <w:rsid w:val="00FF4FC5"/>
    <w:rsid w:val="00FF4FE8"/>
    <w:rsid w:val="00FF50C3"/>
    <w:rsid w:val="00FF5173"/>
    <w:rsid w:val="00FF5188"/>
    <w:rsid w:val="00FF51F6"/>
    <w:rsid w:val="00FF51F7"/>
    <w:rsid w:val="00FF5210"/>
    <w:rsid w:val="00FF5293"/>
    <w:rsid w:val="00FF530A"/>
    <w:rsid w:val="00FF5482"/>
    <w:rsid w:val="00FF55F9"/>
    <w:rsid w:val="00FF5666"/>
    <w:rsid w:val="00FF5739"/>
    <w:rsid w:val="00FF576F"/>
    <w:rsid w:val="00FF5849"/>
    <w:rsid w:val="00FF584F"/>
    <w:rsid w:val="00FF5875"/>
    <w:rsid w:val="00FF5948"/>
    <w:rsid w:val="00FF59E4"/>
    <w:rsid w:val="00FF59FD"/>
    <w:rsid w:val="00FF5BCB"/>
    <w:rsid w:val="00FF5C4D"/>
    <w:rsid w:val="00FF5D1A"/>
    <w:rsid w:val="00FF5D1E"/>
    <w:rsid w:val="00FF5DF5"/>
    <w:rsid w:val="00FF5ECD"/>
    <w:rsid w:val="00FF5EE9"/>
    <w:rsid w:val="00FF5F05"/>
    <w:rsid w:val="00FF61A7"/>
    <w:rsid w:val="00FF61AA"/>
    <w:rsid w:val="00FF6215"/>
    <w:rsid w:val="00FF621A"/>
    <w:rsid w:val="00FF62F0"/>
    <w:rsid w:val="00FF6414"/>
    <w:rsid w:val="00FF6441"/>
    <w:rsid w:val="00FF64EC"/>
    <w:rsid w:val="00FF6693"/>
    <w:rsid w:val="00FF66CE"/>
    <w:rsid w:val="00FF66D3"/>
    <w:rsid w:val="00FF670E"/>
    <w:rsid w:val="00FF673F"/>
    <w:rsid w:val="00FF6755"/>
    <w:rsid w:val="00FF6825"/>
    <w:rsid w:val="00FF6898"/>
    <w:rsid w:val="00FF68B9"/>
    <w:rsid w:val="00FF6968"/>
    <w:rsid w:val="00FF6A6B"/>
    <w:rsid w:val="00FF6B81"/>
    <w:rsid w:val="00FF6BDB"/>
    <w:rsid w:val="00FF6BF6"/>
    <w:rsid w:val="00FF6C02"/>
    <w:rsid w:val="00FF6C16"/>
    <w:rsid w:val="00FF6D13"/>
    <w:rsid w:val="00FF6D16"/>
    <w:rsid w:val="00FF6D35"/>
    <w:rsid w:val="00FF6D71"/>
    <w:rsid w:val="00FF6DC7"/>
    <w:rsid w:val="00FF6E5B"/>
    <w:rsid w:val="00FF6F8C"/>
    <w:rsid w:val="00FF7011"/>
    <w:rsid w:val="00FF704C"/>
    <w:rsid w:val="00FF709E"/>
    <w:rsid w:val="00FF70FE"/>
    <w:rsid w:val="00FF7106"/>
    <w:rsid w:val="00FF7166"/>
    <w:rsid w:val="00FF7274"/>
    <w:rsid w:val="00FF72D4"/>
    <w:rsid w:val="00FF72E8"/>
    <w:rsid w:val="00FF7318"/>
    <w:rsid w:val="00FF733E"/>
    <w:rsid w:val="00FF73BB"/>
    <w:rsid w:val="00FF73F2"/>
    <w:rsid w:val="00FF7429"/>
    <w:rsid w:val="00FF74A2"/>
    <w:rsid w:val="00FF74C0"/>
    <w:rsid w:val="00FF74E2"/>
    <w:rsid w:val="00FF753C"/>
    <w:rsid w:val="00FF7599"/>
    <w:rsid w:val="00FF76AA"/>
    <w:rsid w:val="00FF76F5"/>
    <w:rsid w:val="00FF771C"/>
    <w:rsid w:val="00FF7729"/>
    <w:rsid w:val="00FF7743"/>
    <w:rsid w:val="00FF7749"/>
    <w:rsid w:val="00FF79BF"/>
    <w:rsid w:val="00FF79FB"/>
    <w:rsid w:val="00FF7A01"/>
    <w:rsid w:val="00FF7A02"/>
    <w:rsid w:val="00FF7AEB"/>
    <w:rsid w:val="00FF7B1E"/>
    <w:rsid w:val="00FF7BC1"/>
    <w:rsid w:val="00FF7CDB"/>
    <w:rsid w:val="00FF7D47"/>
    <w:rsid w:val="00FF7E02"/>
    <w:rsid w:val="00FF7E31"/>
    <w:rsid w:val="00FF7E55"/>
    <w:rsid w:val="00FF7E94"/>
    <w:rsid w:val="00FF7F04"/>
    <w:rsid w:val="00FF7F2F"/>
    <w:rsid w:val="00FF7FF7"/>
    <w:rsid w:val="01185B6F"/>
    <w:rsid w:val="0119EF06"/>
    <w:rsid w:val="0126D0D8"/>
    <w:rsid w:val="013F8369"/>
    <w:rsid w:val="015BFAA5"/>
    <w:rsid w:val="015DB640"/>
    <w:rsid w:val="01776D5B"/>
    <w:rsid w:val="01B1AF16"/>
    <w:rsid w:val="01B734EF"/>
    <w:rsid w:val="01D5E3AB"/>
    <w:rsid w:val="01DFB858"/>
    <w:rsid w:val="01DFC64B"/>
    <w:rsid w:val="0213EC7E"/>
    <w:rsid w:val="02147859"/>
    <w:rsid w:val="02193202"/>
    <w:rsid w:val="021CF90C"/>
    <w:rsid w:val="022EEF0E"/>
    <w:rsid w:val="0238106B"/>
    <w:rsid w:val="026AEF68"/>
    <w:rsid w:val="0272A301"/>
    <w:rsid w:val="0290BC6D"/>
    <w:rsid w:val="02A8ECC2"/>
    <w:rsid w:val="02AA3C54"/>
    <w:rsid w:val="02C00EE4"/>
    <w:rsid w:val="02C04ADB"/>
    <w:rsid w:val="02C18D11"/>
    <w:rsid w:val="02CA2AE7"/>
    <w:rsid w:val="02D43C13"/>
    <w:rsid w:val="02D6F4F6"/>
    <w:rsid w:val="02DF2867"/>
    <w:rsid w:val="02E7FE74"/>
    <w:rsid w:val="0303F439"/>
    <w:rsid w:val="0304ADC0"/>
    <w:rsid w:val="0338302B"/>
    <w:rsid w:val="0353F7DE"/>
    <w:rsid w:val="035C42DB"/>
    <w:rsid w:val="03803727"/>
    <w:rsid w:val="03961762"/>
    <w:rsid w:val="03A04326"/>
    <w:rsid w:val="03AAF67D"/>
    <w:rsid w:val="03AB780B"/>
    <w:rsid w:val="03B59CF1"/>
    <w:rsid w:val="03BC1A35"/>
    <w:rsid w:val="03D17DCF"/>
    <w:rsid w:val="03E55E11"/>
    <w:rsid w:val="03F34F35"/>
    <w:rsid w:val="03FA6D75"/>
    <w:rsid w:val="03FF9AE1"/>
    <w:rsid w:val="0400C39C"/>
    <w:rsid w:val="04130761"/>
    <w:rsid w:val="04232D90"/>
    <w:rsid w:val="042F337D"/>
    <w:rsid w:val="043C5925"/>
    <w:rsid w:val="0442A6A1"/>
    <w:rsid w:val="0444E5A3"/>
    <w:rsid w:val="04616345"/>
    <w:rsid w:val="04670616"/>
    <w:rsid w:val="0467D7B6"/>
    <w:rsid w:val="047B445B"/>
    <w:rsid w:val="049249C1"/>
    <w:rsid w:val="049A3782"/>
    <w:rsid w:val="04A41F26"/>
    <w:rsid w:val="04A68F35"/>
    <w:rsid w:val="04B6ECDC"/>
    <w:rsid w:val="04BCEBE4"/>
    <w:rsid w:val="04E6AF5B"/>
    <w:rsid w:val="05218733"/>
    <w:rsid w:val="0527C762"/>
    <w:rsid w:val="052B7C1E"/>
    <w:rsid w:val="0552A4DF"/>
    <w:rsid w:val="05831330"/>
    <w:rsid w:val="0589FE73"/>
    <w:rsid w:val="05925EB1"/>
    <w:rsid w:val="059DAA5A"/>
    <w:rsid w:val="05B861E1"/>
    <w:rsid w:val="05D6A909"/>
    <w:rsid w:val="05E0D18A"/>
    <w:rsid w:val="05E72788"/>
    <w:rsid w:val="05F50416"/>
    <w:rsid w:val="06126C7B"/>
    <w:rsid w:val="0631731D"/>
    <w:rsid w:val="0637FE24"/>
    <w:rsid w:val="066076EF"/>
    <w:rsid w:val="066CCE9B"/>
    <w:rsid w:val="067E3BD4"/>
    <w:rsid w:val="068B9B30"/>
    <w:rsid w:val="068F71D0"/>
    <w:rsid w:val="06965F51"/>
    <w:rsid w:val="069E38A8"/>
    <w:rsid w:val="06A00B6E"/>
    <w:rsid w:val="06A7A03B"/>
    <w:rsid w:val="06AE84A3"/>
    <w:rsid w:val="06AEEE6B"/>
    <w:rsid w:val="06C85AC4"/>
    <w:rsid w:val="06E4441D"/>
    <w:rsid w:val="0721124B"/>
    <w:rsid w:val="0755FE27"/>
    <w:rsid w:val="0761EEEA"/>
    <w:rsid w:val="0777BD35"/>
    <w:rsid w:val="077AFD6D"/>
    <w:rsid w:val="07A587A0"/>
    <w:rsid w:val="07BAC39C"/>
    <w:rsid w:val="07BE9961"/>
    <w:rsid w:val="07CFE825"/>
    <w:rsid w:val="07F040CA"/>
    <w:rsid w:val="07F0F9B9"/>
    <w:rsid w:val="080663AA"/>
    <w:rsid w:val="080A50CC"/>
    <w:rsid w:val="081A3F42"/>
    <w:rsid w:val="081F145F"/>
    <w:rsid w:val="082311D9"/>
    <w:rsid w:val="082403DF"/>
    <w:rsid w:val="08298382"/>
    <w:rsid w:val="083A18A3"/>
    <w:rsid w:val="0845B82C"/>
    <w:rsid w:val="0857B23D"/>
    <w:rsid w:val="085BA843"/>
    <w:rsid w:val="086D1E6F"/>
    <w:rsid w:val="0871050C"/>
    <w:rsid w:val="087E802A"/>
    <w:rsid w:val="08B06E01"/>
    <w:rsid w:val="08BBFACE"/>
    <w:rsid w:val="08BD50C2"/>
    <w:rsid w:val="08BF3767"/>
    <w:rsid w:val="08C16DC7"/>
    <w:rsid w:val="08C2AD59"/>
    <w:rsid w:val="08C6B3C1"/>
    <w:rsid w:val="08CA951C"/>
    <w:rsid w:val="08CD7ADE"/>
    <w:rsid w:val="08E06A56"/>
    <w:rsid w:val="08E4FF9C"/>
    <w:rsid w:val="08F76F63"/>
    <w:rsid w:val="092221B1"/>
    <w:rsid w:val="094006B3"/>
    <w:rsid w:val="0945A9DB"/>
    <w:rsid w:val="09476883"/>
    <w:rsid w:val="094D961F"/>
    <w:rsid w:val="0965FBCB"/>
    <w:rsid w:val="0991F0FE"/>
    <w:rsid w:val="09A34C7E"/>
    <w:rsid w:val="09ABFDDE"/>
    <w:rsid w:val="09D8746E"/>
    <w:rsid w:val="09E1B824"/>
    <w:rsid w:val="09E2AE74"/>
    <w:rsid w:val="09E9AD14"/>
    <w:rsid w:val="09FAFE6D"/>
    <w:rsid w:val="0A058579"/>
    <w:rsid w:val="0A0BC130"/>
    <w:rsid w:val="0A2D69C6"/>
    <w:rsid w:val="0A4015F0"/>
    <w:rsid w:val="0A420801"/>
    <w:rsid w:val="0A43F9BC"/>
    <w:rsid w:val="0A4630B9"/>
    <w:rsid w:val="0A50F849"/>
    <w:rsid w:val="0A529DED"/>
    <w:rsid w:val="0A6397F3"/>
    <w:rsid w:val="0A6736E7"/>
    <w:rsid w:val="0A72E020"/>
    <w:rsid w:val="0A87BF44"/>
    <w:rsid w:val="0A91C62D"/>
    <w:rsid w:val="0ABA58E4"/>
    <w:rsid w:val="0ABCFBDE"/>
    <w:rsid w:val="0ABE8D8F"/>
    <w:rsid w:val="0AC09697"/>
    <w:rsid w:val="0AFAA9EA"/>
    <w:rsid w:val="0B45DA59"/>
    <w:rsid w:val="0B4C334D"/>
    <w:rsid w:val="0B57B568"/>
    <w:rsid w:val="0B5CE9F0"/>
    <w:rsid w:val="0B853AF4"/>
    <w:rsid w:val="0B9B718A"/>
    <w:rsid w:val="0B9B9A29"/>
    <w:rsid w:val="0BC8F7C4"/>
    <w:rsid w:val="0BD270CC"/>
    <w:rsid w:val="0BD6B6A0"/>
    <w:rsid w:val="0BE57023"/>
    <w:rsid w:val="0BE8B0A7"/>
    <w:rsid w:val="0BF01D6E"/>
    <w:rsid w:val="0BF7F7C2"/>
    <w:rsid w:val="0BFD328C"/>
    <w:rsid w:val="0C1E0389"/>
    <w:rsid w:val="0C21F529"/>
    <w:rsid w:val="0C4924FF"/>
    <w:rsid w:val="0C62E1F3"/>
    <w:rsid w:val="0C666BD4"/>
    <w:rsid w:val="0C6CF3C2"/>
    <w:rsid w:val="0C86BC43"/>
    <w:rsid w:val="0C8EB366"/>
    <w:rsid w:val="0CAD844D"/>
    <w:rsid w:val="0CBE1B45"/>
    <w:rsid w:val="0CCB5FCF"/>
    <w:rsid w:val="0CDEBC28"/>
    <w:rsid w:val="0D05AC35"/>
    <w:rsid w:val="0D0E1398"/>
    <w:rsid w:val="0D32818C"/>
    <w:rsid w:val="0D416E00"/>
    <w:rsid w:val="0D60147F"/>
    <w:rsid w:val="0D67BD5A"/>
    <w:rsid w:val="0D6FB234"/>
    <w:rsid w:val="0D743C0F"/>
    <w:rsid w:val="0D88E171"/>
    <w:rsid w:val="0DAC0768"/>
    <w:rsid w:val="0DC9414C"/>
    <w:rsid w:val="0DE13895"/>
    <w:rsid w:val="0DEF70A1"/>
    <w:rsid w:val="0E2746F8"/>
    <w:rsid w:val="0E32DCE6"/>
    <w:rsid w:val="0E3C3EE5"/>
    <w:rsid w:val="0E5728D2"/>
    <w:rsid w:val="0E5A953B"/>
    <w:rsid w:val="0E5E3EE4"/>
    <w:rsid w:val="0E78C367"/>
    <w:rsid w:val="0E883FDF"/>
    <w:rsid w:val="0E9A6711"/>
    <w:rsid w:val="0EA892A8"/>
    <w:rsid w:val="0ED51E60"/>
    <w:rsid w:val="0F029781"/>
    <w:rsid w:val="0F141829"/>
    <w:rsid w:val="0F18E823"/>
    <w:rsid w:val="0F1DDF6D"/>
    <w:rsid w:val="0F35430D"/>
    <w:rsid w:val="0F497F45"/>
    <w:rsid w:val="0F69969D"/>
    <w:rsid w:val="0F6C18B5"/>
    <w:rsid w:val="0F6D19C6"/>
    <w:rsid w:val="0F781E03"/>
    <w:rsid w:val="0F795867"/>
    <w:rsid w:val="0F9C1392"/>
    <w:rsid w:val="0FA300ED"/>
    <w:rsid w:val="0FB35F19"/>
    <w:rsid w:val="0FC2A1B2"/>
    <w:rsid w:val="0FD0828A"/>
    <w:rsid w:val="0FDE9633"/>
    <w:rsid w:val="0FE09103"/>
    <w:rsid w:val="0FE0EC89"/>
    <w:rsid w:val="0FEC002D"/>
    <w:rsid w:val="0FF0E131"/>
    <w:rsid w:val="1000D0DB"/>
    <w:rsid w:val="10053D85"/>
    <w:rsid w:val="1006700B"/>
    <w:rsid w:val="1007A766"/>
    <w:rsid w:val="1016E7D0"/>
    <w:rsid w:val="101EC2BB"/>
    <w:rsid w:val="1023F1BE"/>
    <w:rsid w:val="10275D55"/>
    <w:rsid w:val="10483590"/>
    <w:rsid w:val="104C57DC"/>
    <w:rsid w:val="105B5619"/>
    <w:rsid w:val="1078B71D"/>
    <w:rsid w:val="1095A9CC"/>
    <w:rsid w:val="109EE6FB"/>
    <w:rsid w:val="10B0955B"/>
    <w:rsid w:val="10B9637D"/>
    <w:rsid w:val="10C30CE4"/>
    <w:rsid w:val="10CE0A6E"/>
    <w:rsid w:val="10D12284"/>
    <w:rsid w:val="10D3495A"/>
    <w:rsid w:val="10E0B5BA"/>
    <w:rsid w:val="1101BC74"/>
    <w:rsid w:val="11116A91"/>
    <w:rsid w:val="1118D957"/>
    <w:rsid w:val="1139F3D2"/>
    <w:rsid w:val="1141F72D"/>
    <w:rsid w:val="114CEB17"/>
    <w:rsid w:val="114ECAD3"/>
    <w:rsid w:val="1156B3E0"/>
    <w:rsid w:val="115976A8"/>
    <w:rsid w:val="119DAE47"/>
    <w:rsid w:val="11B957FF"/>
    <w:rsid w:val="11BDB261"/>
    <w:rsid w:val="11C06105"/>
    <w:rsid w:val="11CF5570"/>
    <w:rsid w:val="11D0DB2A"/>
    <w:rsid w:val="12240894"/>
    <w:rsid w:val="12247D92"/>
    <w:rsid w:val="1227FF52"/>
    <w:rsid w:val="12366289"/>
    <w:rsid w:val="123F1B8C"/>
    <w:rsid w:val="12615730"/>
    <w:rsid w:val="126375F9"/>
    <w:rsid w:val="1263F865"/>
    <w:rsid w:val="12690280"/>
    <w:rsid w:val="12AF274D"/>
    <w:rsid w:val="12B6E4B0"/>
    <w:rsid w:val="12DD74D3"/>
    <w:rsid w:val="12E76BE0"/>
    <w:rsid w:val="13181AD8"/>
    <w:rsid w:val="13382888"/>
    <w:rsid w:val="133AB3B7"/>
    <w:rsid w:val="135E6D94"/>
    <w:rsid w:val="136FBD54"/>
    <w:rsid w:val="1376455D"/>
    <w:rsid w:val="137B6F10"/>
    <w:rsid w:val="138A0382"/>
    <w:rsid w:val="1395908B"/>
    <w:rsid w:val="13A034D4"/>
    <w:rsid w:val="13A372A2"/>
    <w:rsid w:val="13CF71C5"/>
    <w:rsid w:val="13E5D8FD"/>
    <w:rsid w:val="13EBD4CC"/>
    <w:rsid w:val="13F21260"/>
    <w:rsid w:val="13F534C2"/>
    <w:rsid w:val="13F780C7"/>
    <w:rsid w:val="13FD4FE8"/>
    <w:rsid w:val="140FE28C"/>
    <w:rsid w:val="14141B52"/>
    <w:rsid w:val="14315A73"/>
    <w:rsid w:val="143EE934"/>
    <w:rsid w:val="14418708"/>
    <w:rsid w:val="144B5130"/>
    <w:rsid w:val="144C7A49"/>
    <w:rsid w:val="144E7694"/>
    <w:rsid w:val="146082B0"/>
    <w:rsid w:val="14686F05"/>
    <w:rsid w:val="14803461"/>
    <w:rsid w:val="148D8FA1"/>
    <w:rsid w:val="14DA29A1"/>
    <w:rsid w:val="14DD1D37"/>
    <w:rsid w:val="14E0ABCC"/>
    <w:rsid w:val="14FBA42C"/>
    <w:rsid w:val="150E603A"/>
    <w:rsid w:val="1512FF1C"/>
    <w:rsid w:val="1544906B"/>
    <w:rsid w:val="155CC677"/>
    <w:rsid w:val="1567A34B"/>
    <w:rsid w:val="156B7E4F"/>
    <w:rsid w:val="156EB7B0"/>
    <w:rsid w:val="1581ADEC"/>
    <w:rsid w:val="1581CE63"/>
    <w:rsid w:val="158E4FA6"/>
    <w:rsid w:val="15972722"/>
    <w:rsid w:val="159CDD23"/>
    <w:rsid w:val="15B36EB3"/>
    <w:rsid w:val="15C6BFBD"/>
    <w:rsid w:val="15CBBF19"/>
    <w:rsid w:val="15CFBE64"/>
    <w:rsid w:val="160458E9"/>
    <w:rsid w:val="1607DFF2"/>
    <w:rsid w:val="160B8B97"/>
    <w:rsid w:val="160FA920"/>
    <w:rsid w:val="16131F03"/>
    <w:rsid w:val="1614B78E"/>
    <w:rsid w:val="1618F286"/>
    <w:rsid w:val="16418ECD"/>
    <w:rsid w:val="16419111"/>
    <w:rsid w:val="1641FD2A"/>
    <w:rsid w:val="16677026"/>
    <w:rsid w:val="167066E8"/>
    <w:rsid w:val="16ACAF57"/>
    <w:rsid w:val="16B7ECA5"/>
    <w:rsid w:val="16DC57CA"/>
    <w:rsid w:val="16EBFCAA"/>
    <w:rsid w:val="16F65D29"/>
    <w:rsid w:val="16F965C5"/>
    <w:rsid w:val="16FADEB8"/>
    <w:rsid w:val="1707CAD1"/>
    <w:rsid w:val="170C440C"/>
    <w:rsid w:val="171C5C70"/>
    <w:rsid w:val="171C6894"/>
    <w:rsid w:val="171FD3D5"/>
    <w:rsid w:val="17573F24"/>
    <w:rsid w:val="175D14F1"/>
    <w:rsid w:val="175D499B"/>
    <w:rsid w:val="1768CAF6"/>
    <w:rsid w:val="1768E4E1"/>
    <w:rsid w:val="177719B4"/>
    <w:rsid w:val="177914E7"/>
    <w:rsid w:val="17802309"/>
    <w:rsid w:val="1798484B"/>
    <w:rsid w:val="17D470A9"/>
    <w:rsid w:val="17FD6BCD"/>
    <w:rsid w:val="18005C72"/>
    <w:rsid w:val="18030531"/>
    <w:rsid w:val="181315CC"/>
    <w:rsid w:val="1818B7FB"/>
    <w:rsid w:val="181CBD0B"/>
    <w:rsid w:val="181E3555"/>
    <w:rsid w:val="1828269F"/>
    <w:rsid w:val="182E1701"/>
    <w:rsid w:val="182F2B82"/>
    <w:rsid w:val="183BBAA2"/>
    <w:rsid w:val="183D2AB4"/>
    <w:rsid w:val="184F8B70"/>
    <w:rsid w:val="185823BE"/>
    <w:rsid w:val="186CAA4C"/>
    <w:rsid w:val="1876BE6E"/>
    <w:rsid w:val="18797195"/>
    <w:rsid w:val="187A66EE"/>
    <w:rsid w:val="18956616"/>
    <w:rsid w:val="189A3C6F"/>
    <w:rsid w:val="189AE22A"/>
    <w:rsid w:val="189D900B"/>
    <w:rsid w:val="189E5018"/>
    <w:rsid w:val="18AC497D"/>
    <w:rsid w:val="18AD7602"/>
    <w:rsid w:val="18ADBFC2"/>
    <w:rsid w:val="18B1E39D"/>
    <w:rsid w:val="18B3ABEB"/>
    <w:rsid w:val="18DE5064"/>
    <w:rsid w:val="18DE667F"/>
    <w:rsid w:val="18EAC749"/>
    <w:rsid w:val="1907AECB"/>
    <w:rsid w:val="1911EAE0"/>
    <w:rsid w:val="191BC322"/>
    <w:rsid w:val="1937D661"/>
    <w:rsid w:val="19605AED"/>
    <w:rsid w:val="197D1E49"/>
    <w:rsid w:val="199ED592"/>
    <w:rsid w:val="19CF0417"/>
    <w:rsid w:val="19D53C96"/>
    <w:rsid w:val="19E1B1E9"/>
    <w:rsid w:val="19EA6CF3"/>
    <w:rsid w:val="19FDD809"/>
    <w:rsid w:val="1A07365A"/>
    <w:rsid w:val="1A0A402F"/>
    <w:rsid w:val="1A1175C9"/>
    <w:rsid w:val="1A23D2FC"/>
    <w:rsid w:val="1A3DD4A9"/>
    <w:rsid w:val="1A6A036D"/>
    <w:rsid w:val="1A761C14"/>
    <w:rsid w:val="1A76540F"/>
    <w:rsid w:val="1A882BC0"/>
    <w:rsid w:val="1AA0F67F"/>
    <w:rsid w:val="1AB3FDA8"/>
    <w:rsid w:val="1AB6B3CF"/>
    <w:rsid w:val="1AC1D18D"/>
    <w:rsid w:val="1AC40A21"/>
    <w:rsid w:val="1AC77C83"/>
    <w:rsid w:val="1ACB97C4"/>
    <w:rsid w:val="1ACD8756"/>
    <w:rsid w:val="1ADE70CA"/>
    <w:rsid w:val="1AF32758"/>
    <w:rsid w:val="1B015E4C"/>
    <w:rsid w:val="1B0171F1"/>
    <w:rsid w:val="1B01E392"/>
    <w:rsid w:val="1B081C52"/>
    <w:rsid w:val="1B2FC225"/>
    <w:rsid w:val="1B49D976"/>
    <w:rsid w:val="1B55A1DD"/>
    <w:rsid w:val="1B62B699"/>
    <w:rsid w:val="1B7411FE"/>
    <w:rsid w:val="1B7E529D"/>
    <w:rsid w:val="1B83C40A"/>
    <w:rsid w:val="1B8C4E34"/>
    <w:rsid w:val="1B93AC31"/>
    <w:rsid w:val="1B93D4C3"/>
    <w:rsid w:val="1B93D516"/>
    <w:rsid w:val="1B9AA250"/>
    <w:rsid w:val="1B9C0A8D"/>
    <w:rsid w:val="1B9D612D"/>
    <w:rsid w:val="1BA89A33"/>
    <w:rsid w:val="1BBCC85B"/>
    <w:rsid w:val="1BBDB3DC"/>
    <w:rsid w:val="1BBF952D"/>
    <w:rsid w:val="1BC92CAF"/>
    <w:rsid w:val="1BD2B7F1"/>
    <w:rsid w:val="1BD8194D"/>
    <w:rsid w:val="1C2FE2BA"/>
    <w:rsid w:val="1C4C7218"/>
    <w:rsid w:val="1C7F2A21"/>
    <w:rsid w:val="1C8A2AC0"/>
    <w:rsid w:val="1CA645A4"/>
    <w:rsid w:val="1CA9B10D"/>
    <w:rsid w:val="1CAA1B61"/>
    <w:rsid w:val="1CB1CAFF"/>
    <w:rsid w:val="1CB5FEEC"/>
    <w:rsid w:val="1CDD1026"/>
    <w:rsid w:val="1D002488"/>
    <w:rsid w:val="1D0854A6"/>
    <w:rsid w:val="1D18DAA7"/>
    <w:rsid w:val="1D21A8AF"/>
    <w:rsid w:val="1D22C205"/>
    <w:rsid w:val="1D5B378B"/>
    <w:rsid w:val="1D795437"/>
    <w:rsid w:val="1D8DDEB5"/>
    <w:rsid w:val="1D9B625F"/>
    <w:rsid w:val="1DB05813"/>
    <w:rsid w:val="1DC5C0CF"/>
    <w:rsid w:val="1DD99E4A"/>
    <w:rsid w:val="1E05AF0D"/>
    <w:rsid w:val="1E0B0745"/>
    <w:rsid w:val="1E0E3131"/>
    <w:rsid w:val="1E15472F"/>
    <w:rsid w:val="1E1548D6"/>
    <w:rsid w:val="1E177C0F"/>
    <w:rsid w:val="1E2822DC"/>
    <w:rsid w:val="1E2A71AB"/>
    <w:rsid w:val="1E535515"/>
    <w:rsid w:val="1E56B1EE"/>
    <w:rsid w:val="1E6061CA"/>
    <w:rsid w:val="1E67BD39"/>
    <w:rsid w:val="1E76B13F"/>
    <w:rsid w:val="1E7E928C"/>
    <w:rsid w:val="1E8375E5"/>
    <w:rsid w:val="1E8B1EB9"/>
    <w:rsid w:val="1E8F0772"/>
    <w:rsid w:val="1E9BB86C"/>
    <w:rsid w:val="1EB935E2"/>
    <w:rsid w:val="1EC7DC45"/>
    <w:rsid w:val="1EDBA85F"/>
    <w:rsid w:val="1EE370EA"/>
    <w:rsid w:val="1EEA3FEA"/>
    <w:rsid w:val="1F00A225"/>
    <w:rsid w:val="1F0DAED1"/>
    <w:rsid w:val="1F1CA107"/>
    <w:rsid w:val="1F30CA70"/>
    <w:rsid w:val="1F36EB1E"/>
    <w:rsid w:val="1F5414FF"/>
    <w:rsid w:val="1F5E05C1"/>
    <w:rsid w:val="1F5E628B"/>
    <w:rsid w:val="1F775184"/>
    <w:rsid w:val="1F8C37D8"/>
    <w:rsid w:val="1F99F320"/>
    <w:rsid w:val="1FA37710"/>
    <w:rsid w:val="1FAD0DF2"/>
    <w:rsid w:val="1FBE8A38"/>
    <w:rsid w:val="1FBF6ED2"/>
    <w:rsid w:val="1FE44AFF"/>
    <w:rsid w:val="1FE687B8"/>
    <w:rsid w:val="1FEFEC51"/>
    <w:rsid w:val="2024F20A"/>
    <w:rsid w:val="202B3086"/>
    <w:rsid w:val="202DCB38"/>
    <w:rsid w:val="20346821"/>
    <w:rsid w:val="20412022"/>
    <w:rsid w:val="204DB7CA"/>
    <w:rsid w:val="205335EC"/>
    <w:rsid w:val="2057AAD0"/>
    <w:rsid w:val="20762487"/>
    <w:rsid w:val="2079AFF0"/>
    <w:rsid w:val="208884B8"/>
    <w:rsid w:val="209A53BE"/>
    <w:rsid w:val="20A453E1"/>
    <w:rsid w:val="20AC88CE"/>
    <w:rsid w:val="20B160CD"/>
    <w:rsid w:val="20B256BF"/>
    <w:rsid w:val="20B58AD6"/>
    <w:rsid w:val="20C5ED8A"/>
    <w:rsid w:val="20DC646B"/>
    <w:rsid w:val="20F29603"/>
    <w:rsid w:val="21048B94"/>
    <w:rsid w:val="2144F41D"/>
    <w:rsid w:val="21480EA8"/>
    <w:rsid w:val="215771B4"/>
    <w:rsid w:val="2159B866"/>
    <w:rsid w:val="2166244C"/>
    <w:rsid w:val="217D20CF"/>
    <w:rsid w:val="2188A2C4"/>
    <w:rsid w:val="21A41DC9"/>
    <w:rsid w:val="21B7FA36"/>
    <w:rsid w:val="21C4C4BD"/>
    <w:rsid w:val="21E23563"/>
    <w:rsid w:val="21E7C17C"/>
    <w:rsid w:val="21E90F4B"/>
    <w:rsid w:val="21EF72F8"/>
    <w:rsid w:val="21F9B076"/>
    <w:rsid w:val="220C8616"/>
    <w:rsid w:val="22132E2E"/>
    <w:rsid w:val="22140547"/>
    <w:rsid w:val="2219ACA2"/>
    <w:rsid w:val="2233C38B"/>
    <w:rsid w:val="22352830"/>
    <w:rsid w:val="22385FED"/>
    <w:rsid w:val="223AEED9"/>
    <w:rsid w:val="2244C5EE"/>
    <w:rsid w:val="225559FD"/>
    <w:rsid w:val="226FC140"/>
    <w:rsid w:val="227E9E37"/>
    <w:rsid w:val="229B41C0"/>
    <w:rsid w:val="22A37C5D"/>
    <w:rsid w:val="22A9AEC3"/>
    <w:rsid w:val="22B68F35"/>
    <w:rsid w:val="22C99CD1"/>
    <w:rsid w:val="22E26E88"/>
    <w:rsid w:val="22E3DF26"/>
    <w:rsid w:val="22E82577"/>
    <w:rsid w:val="23004011"/>
    <w:rsid w:val="2310663E"/>
    <w:rsid w:val="23120F09"/>
    <w:rsid w:val="23184699"/>
    <w:rsid w:val="2334BABC"/>
    <w:rsid w:val="2339F113"/>
    <w:rsid w:val="2340BDBF"/>
    <w:rsid w:val="2342B3D6"/>
    <w:rsid w:val="234AED91"/>
    <w:rsid w:val="235AD831"/>
    <w:rsid w:val="235BFFA2"/>
    <w:rsid w:val="235D280E"/>
    <w:rsid w:val="236214A8"/>
    <w:rsid w:val="236B8161"/>
    <w:rsid w:val="236C54B0"/>
    <w:rsid w:val="237436F8"/>
    <w:rsid w:val="23A817A2"/>
    <w:rsid w:val="23B10E1B"/>
    <w:rsid w:val="23B72D05"/>
    <w:rsid w:val="23D653D7"/>
    <w:rsid w:val="23DDC198"/>
    <w:rsid w:val="23DDEBE4"/>
    <w:rsid w:val="23DEEE5E"/>
    <w:rsid w:val="23EC73A8"/>
    <w:rsid w:val="23F8A53E"/>
    <w:rsid w:val="23FAE158"/>
    <w:rsid w:val="240A335C"/>
    <w:rsid w:val="24302BFD"/>
    <w:rsid w:val="243AA861"/>
    <w:rsid w:val="2462E575"/>
    <w:rsid w:val="24704CCB"/>
    <w:rsid w:val="24711198"/>
    <w:rsid w:val="248C81D5"/>
    <w:rsid w:val="24A990B6"/>
    <w:rsid w:val="24B0DA70"/>
    <w:rsid w:val="24CB4E74"/>
    <w:rsid w:val="24E57DE3"/>
    <w:rsid w:val="2541501B"/>
    <w:rsid w:val="254325A7"/>
    <w:rsid w:val="255069DC"/>
    <w:rsid w:val="2552147A"/>
    <w:rsid w:val="255FE717"/>
    <w:rsid w:val="2564FCE6"/>
    <w:rsid w:val="2578C214"/>
    <w:rsid w:val="2588C0A5"/>
    <w:rsid w:val="2592622C"/>
    <w:rsid w:val="25A17E18"/>
    <w:rsid w:val="25AF815E"/>
    <w:rsid w:val="25B5537D"/>
    <w:rsid w:val="25D4FCC7"/>
    <w:rsid w:val="25ECF680"/>
    <w:rsid w:val="25FF37C2"/>
    <w:rsid w:val="2609E4DB"/>
    <w:rsid w:val="260E6081"/>
    <w:rsid w:val="262C4EED"/>
    <w:rsid w:val="2637368F"/>
    <w:rsid w:val="26395DEE"/>
    <w:rsid w:val="264DE623"/>
    <w:rsid w:val="26558F9F"/>
    <w:rsid w:val="265F6151"/>
    <w:rsid w:val="2690251D"/>
    <w:rsid w:val="26A5DEE5"/>
    <w:rsid w:val="26C27F74"/>
    <w:rsid w:val="26D39100"/>
    <w:rsid w:val="26D6034F"/>
    <w:rsid w:val="26E8C819"/>
    <w:rsid w:val="26F30567"/>
    <w:rsid w:val="26FD0C84"/>
    <w:rsid w:val="27050C53"/>
    <w:rsid w:val="27160210"/>
    <w:rsid w:val="271FC847"/>
    <w:rsid w:val="2734022C"/>
    <w:rsid w:val="27423F2E"/>
    <w:rsid w:val="2751460C"/>
    <w:rsid w:val="27655FA8"/>
    <w:rsid w:val="2776503C"/>
    <w:rsid w:val="2782B63A"/>
    <w:rsid w:val="2792199C"/>
    <w:rsid w:val="279FAB0D"/>
    <w:rsid w:val="27BAE56B"/>
    <w:rsid w:val="27D1C8D5"/>
    <w:rsid w:val="27D61C2F"/>
    <w:rsid w:val="27DF512F"/>
    <w:rsid w:val="27E41403"/>
    <w:rsid w:val="27F273AC"/>
    <w:rsid w:val="27F57722"/>
    <w:rsid w:val="2811E45F"/>
    <w:rsid w:val="28248A94"/>
    <w:rsid w:val="283F8DFF"/>
    <w:rsid w:val="2841D5AB"/>
    <w:rsid w:val="284AFA49"/>
    <w:rsid w:val="284B7280"/>
    <w:rsid w:val="2861D383"/>
    <w:rsid w:val="286336F0"/>
    <w:rsid w:val="28659712"/>
    <w:rsid w:val="286BD140"/>
    <w:rsid w:val="287581DF"/>
    <w:rsid w:val="2883FDC4"/>
    <w:rsid w:val="288EB7D0"/>
    <w:rsid w:val="2891FA5E"/>
    <w:rsid w:val="2895B94E"/>
    <w:rsid w:val="28A1BA0E"/>
    <w:rsid w:val="28B810D7"/>
    <w:rsid w:val="28C86B6F"/>
    <w:rsid w:val="28D030B7"/>
    <w:rsid w:val="28D419D0"/>
    <w:rsid w:val="28DDF452"/>
    <w:rsid w:val="28E71B6D"/>
    <w:rsid w:val="29077325"/>
    <w:rsid w:val="290A91EC"/>
    <w:rsid w:val="290CBB45"/>
    <w:rsid w:val="291CE737"/>
    <w:rsid w:val="2924D1D3"/>
    <w:rsid w:val="293DE345"/>
    <w:rsid w:val="294D1758"/>
    <w:rsid w:val="29509028"/>
    <w:rsid w:val="29562D8F"/>
    <w:rsid w:val="2958F704"/>
    <w:rsid w:val="295E18BB"/>
    <w:rsid w:val="2972088A"/>
    <w:rsid w:val="298E9314"/>
    <w:rsid w:val="298F9919"/>
    <w:rsid w:val="29914ADC"/>
    <w:rsid w:val="299298C9"/>
    <w:rsid w:val="29AC46F1"/>
    <w:rsid w:val="29B494B5"/>
    <w:rsid w:val="29BC4054"/>
    <w:rsid w:val="29BDDF5E"/>
    <w:rsid w:val="29FD9DF5"/>
    <w:rsid w:val="2A2E90C2"/>
    <w:rsid w:val="2A372832"/>
    <w:rsid w:val="2A4ADFE2"/>
    <w:rsid w:val="2A4B9737"/>
    <w:rsid w:val="2A4F88AE"/>
    <w:rsid w:val="2A5FD85A"/>
    <w:rsid w:val="2A6792EB"/>
    <w:rsid w:val="2A8B2521"/>
    <w:rsid w:val="2AA5AF8A"/>
    <w:rsid w:val="2AA5D293"/>
    <w:rsid w:val="2AA6BBBB"/>
    <w:rsid w:val="2AB6C298"/>
    <w:rsid w:val="2ABAC964"/>
    <w:rsid w:val="2AC0B0C6"/>
    <w:rsid w:val="2AC4A490"/>
    <w:rsid w:val="2AD651D3"/>
    <w:rsid w:val="2ADF4F3C"/>
    <w:rsid w:val="2AE0552D"/>
    <w:rsid w:val="2AEFF9F5"/>
    <w:rsid w:val="2B0F0FF2"/>
    <w:rsid w:val="2B28638F"/>
    <w:rsid w:val="2B3A0751"/>
    <w:rsid w:val="2B3B754F"/>
    <w:rsid w:val="2B3C2EFF"/>
    <w:rsid w:val="2B42301C"/>
    <w:rsid w:val="2B427BBB"/>
    <w:rsid w:val="2B4900ED"/>
    <w:rsid w:val="2B77CABA"/>
    <w:rsid w:val="2B869117"/>
    <w:rsid w:val="2B8C2270"/>
    <w:rsid w:val="2B92C969"/>
    <w:rsid w:val="2B93A84A"/>
    <w:rsid w:val="2B94D8DB"/>
    <w:rsid w:val="2BA0AA54"/>
    <w:rsid w:val="2BA4F811"/>
    <w:rsid w:val="2BA62903"/>
    <w:rsid w:val="2BB0D04B"/>
    <w:rsid w:val="2BBF03FB"/>
    <w:rsid w:val="2BC3BBDF"/>
    <w:rsid w:val="2BCDC8AC"/>
    <w:rsid w:val="2BD24571"/>
    <w:rsid w:val="2BD45602"/>
    <w:rsid w:val="2BD545BD"/>
    <w:rsid w:val="2BEAAD86"/>
    <w:rsid w:val="2BEFCC84"/>
    <w:rsid w:val="2BF03E6D"/>
    <w:rsid w:val="2C027A1D"/>
    <w:rsid w:val="2C05C147"/>
    <w:rsid w:val="2C0A7F4B"/>
    <w:rsid w:val="2C0FF54B"/>
    <w:rsid w:val="2C15AB82"/>
    <w:rsid w:val="2C2366A2"/>
    <w:rsid w:val="2C37AB8C"/>
    <w:rsid w:val="2C3F91A7"/>
    <w:rsid w:val="2C42381F"/>
    <w:rsid w:val="2C47A35D"/>
    <w:rsid w:val="2C6741CF"/>
    <w:rsid w:val="2C781886"/>
    <w:rsid w:val="2C7AE7A6"/>
    <w:rsid w:val="2CA4F7E5"/>
    <w:rsid w:val="2CA9A0DC"/>
    <w:rsid w:val="2CAACE9C"/>
    <w:rsid w:val="2CEB8EF3"/>
    <w:rsid w:val="2CEF032C"/>
    <w:rsid w:val="2D012CB8"/>
    <w:rsid w:val="2D0E0C3B"/>
    <w:rsid w:val="2D13D19C"/>
    <w:rsid w:val="2D26251D"/>
    <w:rsid w:val="2D47D489"/>
    <w:rsid w:val="2D4D20E7"/>
    <w:rsid w:val="2D695643"/>
    <w:rsid w:val="2D6BBA67"/>
    <w:rsid w:val="2D6BC8BD"/>
    <w:rsid w:val="2D6E1127"/>
    <w:rsid w:val="2D815565"/>
    <w:rsid w:val="2D86FD37"/>
    <w:rsid w:val="2D92ABAD"/>
    <w:rsid w:val="2D92F66D"/>
    <w:rsid w:val="2DA8289A"/>
    <w:rsid w:val="2DAAFCA6"/>
    <w:rsid w:val="2DC7DC54"/>
    <w:rsid w:val="2DD5F299"/>
    <w:rsid w:val="2DD762B0"/>
    <w:rsid w:val="2DE09558"/>
    <w:rsid w:val="2DE26FBB"/>
    <w:rsid w:val="2DE4D6A1"/>
    <w:rsid w:val="2DE59EB1"/>
    <w:rsid w:val="2E25A259"/>
    <w:rsid w:val="2E3E145C"/>
    <w:rsid w:val="2E4244A0"/>
    <w:rsid w:val="2E6076C1"/>
    <w:rsid w:val="2E98546E"/>
    <w:rsid w:val="2EC9E7D3"/>
    <w:rsid w:val="2ECBCAF1"/>
    <w:rsid w:val="2EDACAC0"/>
    <w:rsid w:val="2EDED2AF"/>
    <w:rsid w:val="2EE5F71E"/>
    <w:rsid w:val="2EFCC913"/>
    <w:rsid w:val="2EFD60EF"/>
    <w:rsid w:val="2EFE5819"/>
    <w:rsid w:val="2F068AD2"/>
    <w:rsid w:val="2F1EA59E"/>
    <w:rsid w:val="2F44625B"/>
    <w:rsid w:val="2F6C3C70"/>
    <w:rsid w:val="2F6E696F"/>
    <w:rsid w:val="2F7C5747"/>
    <w:rsid w:val="2F85BA98"/>
    <w:rsid w:val="2F8B594B"/>
    <w:rsid w:val="2F8C0A7A"/>
    <w:rsid w:val="2F8CA32C"/>
    <w:rsid w:val="2F98653B"/>
    <w:rsid w:val="2F9D84A7"/>
    <w:rsid w:val="2FB07090"/>
    <w:rsid w:val="2FBA1572"/>
    <w:rsid w:val="2FBCCB5D"/>
    <w:rsid w:val="2FBD99E7"/>
    <w:rsid w:val="2FD1F68D"/>
    <w:rsid w:val="2FD510C3"/>
    <w:rsid w:val="2FE991BC"/>
    <w:rsid w:val="2FEE7240"/>
    <w:rsid w:val="2FF3F6F3"/>
    <w:rsid w:val="2FFEE3C8"/>
    <w:rsid w:val="30394F6C"/>
    <w:rsid w:val="303EE63A"/>
    <w:rsid w:val="3044D35F"/>
    <w:rsid w:val="307F97A5"/>
    <w:rsid w:val="30852B4D"/>
    <w:rsid w:val="30990FB5"/>
    <w:rsid w:val="309C69F7"/>
    <w:rsid w:val="30A84313"/>
    <w:rsid w:val="30AB7D74"/>
    <w:rsid w:val="30B0237F"/>
    <w:rsid w:val="30B32B5C"/>
    <w:rsid w:val="31002EDB"/>
    <w:rsid w:val="310F88B0"/>
    <w:rsid w:val="312DFE07"/>
    <w:rsid w:val="313F1FFE"/>
    <w:rsid w:val="314CE7E0"/>
    <w:rsid w:val="314E3A8B"/>
    <w:rsid w:val="3155BA69"/>
    <w:rsid w:val="315FB002"/>
    <w:rsid w:val="3176DCC0"/>
    <w:rsid w:val="317A1833"/>
    <w:rsid w:val="31A089ED"/>
    <w:rsid w:val="31A4B773"/>
    <w:rsid w:val="31C5E19D"/>
    <w:rsid w:val="31C771FF"/>
    <w:rsid w:val="31D03FD1"/>
    <w:rsid w:val="31D10EB6"/>
    <w:rsid w:val="31EB20FC"/>
    <w:rsid w:val="31EB7341"/>
    <w:rsid w:val="31FC21F1"/>
    <w:rsid w:val="320281A2"/>
    <w:rsid w:val="320E5F73"/>
    <w:rsid w:val="3212D357"/>
    <w:rsid w:val="3226C71E"/>
    <w:rsid w:val="3245DEB4"/>
    <w:rsid w:val="3248951A"/>
    <w:rsid w:val="32558ACC"/>
    <w:rsid w:val="3279085E"/>
    <w:rsid w:val="327D1CC2"/>
    <w:rsid w:val="329AF9C2"/>
    <w:rsid w:val="32AA97DE"/>
    <w:rsid w:val="32AE15CE"/>
    <w:rsid w:val="32B0C6D8"/>
    <w:rsid w:val="32EF2D01"/>
    <w:rsid w:val="32F09A54"/>
    <w:rsid w:val="33073613"/>
    <w:rsid w:val="33304F0D"/>
    <w:rsid w:val="3339D8A4"/>
    <w:rsid w:val="333A7251"/>
    <w:rsid w:val="333AE05D"/>
    <w:rsid w:val="333D227A"/>
    <w:rsid w:val="334AD72B"/>
    <w:rsid w:val="33555E68"/>
    <w:rsid w:val="335FDAE6"/>
    <w:rsid w:val="337308DB"/>
    <w:rsid w:val="339213BA"/>
    <w:rsid w:val="339EEECE"/>
    <w:rsid w:val="33A26385"/>
    <w:rsid w:val="33A80344"/>
    <w:rsid w:val="33C03B09"/>
    <w:rsid w:val="33C5089E"/>
    <w:rsid w:val="33C70562"/>
    <w:rsid w:val="33DF7557"/>
    <w:rsid w:val="33E5C8FE"/>
    <w:rsid w:val="33E8C1E7"/>
    <w:rsid w:val="340211E3"/>
    <w:rsid w:val="34131D8E"/>
    <w:rsid w:val="341BE2AD"/>
    <w:rsid w:val="34239246"/>
    <w:rsid w:val="3431129F"/>
    <w:rsid w:val="343FCAB9"/>
    <w:rsid w:val="346BED5B"/>
    <w:rsid w:val="3485C4FA"/>
    <w:rsid w:val="34A3C8D7"/>
    <w:rsid w:val="34B08DBD"/>
    <w:rsid w:val="34BFFDAB"/>
    <w:rsid w:val="34D62AA7"/>
    <w:rsid w:val="34DCBB53"/>
    <w:rsid w:val="34E36040"/>
    <w:rsid w:val="34F83EBA"/>
    <w:rsid w:val="34FB53E2"/>
    <w:rsid w:val="35085B73"/>
    <w:rsid w:val="350DC2C6"/>
    <w:rsid w:val="3529C2CD"/>
    <w:rsid w:val="352B8C98"/>
    <w:rsid w:val="353A1E51"/>
    <w:rsid w:val="353C9E1F"/>
    <w:rsid w:val="354332E8"/>
    <w:rsid w:val="354EECDD"/>
    <w:rsid w:val="3554905A"/>
    <w:rsid w:val="3561918F"/>
    <w:rsid w:val="3563C782"/>
    <w:rsid w:val="3568039E"/>
    <w:rsid w:val="35718837"/>
    <w:rsid w:val="35789010"/>
    <w:rsid w:val="35829BA3"/>
    <w:rsid w:val="35891A94"/>
    <w:rsid w:val="3599CCF5"/>
    <w:rsid w:val="35B4197C"/>
    <w:rsid w:val="35B8AFC5"/>
    <w:rsid w:val="35CA89F9"/>
    <w:rsid w:val="35E6C9DE"/>
    <w:rsid w:val="35F20217"/>
    <w:rsid w:val="35FCCF52"/>
    <w:rsid w:val="36035767"/>
    <w:rsid w:val="360E6555"/>
    <w:rsid w:val="3613E232"/>
    <w:rsid w:val="364F86C0"/>
    <w:rsid w:val="364FA5ED"/>
    <w:rsid w:val="3655EBFA"/>
    <w:rsid w:val="36687271"/>
    <w:rsid w:val="36763607"/>
    <w:rsid w:val="367EEF37"/>
    <w:rsid w:val="3692D3F0"/>
    <w:rsid w:val="369C550D"/>
    <w:rsid w:val="36A7CAF8"/>
    <w:rsid w:val="36A9D476"/>
    <w:rsid w:val="36EC7B49"/>
    <w:rsid w:val="3702FC5A"/>
    <w:rsid w:val="370702C4"/>
    <w:rsid w:val="3709F3D7"/>
    <w:rsid w:val="370AE04A"/>
    <w:rsid w:val="3718F901"/>
    <w:rsid w:val="37268024"/>
    <w:rsid w:val="37381EAB"/>
    <w:rsid w:val="37415800"/>
    <w:rsid w:val="374ED8F1"/>
    <w:rsid w:val="376B92D4"/>
    <w:rsid w:val="37880583"/>
    <w:rsid w:val="37888C9B"/>
    <w:rsid w:val="37987192"/>
    <w:rsid w:val="37D2EDD9"/>
    <w:rsid w:val="37E3BBF6"/>
    <w:rsid w:val="37E722D5"/>
    <w:rsid w:val="37EBB555"/>
    <w:rsid w:val="381419DB"/>
    <w:rsid w:val="3831D271"/>
    <w:rsid w:val="38365F41"/>
    <w:rsid w:val="383E71D6"/>
    <w:rsid w:val="386DA128"/>
    <w:rsid w:val="386F9966"/>
    <w:rsid w:val="38805FBA"/>
    <w:rsid w:val="38810AE5"/>
    <w:rsid w:val="38A6AE82"/>
    <w:rsid w:val="38AECC8F"/>
    <w:rsid w:val="38B36165"/>
    <w:rsid w:val="38D863EA"/>
    <w:rsid w:val="38EDF172"/>
    <w:rsid w:val="38F4F3BD"/>
    <w:rsid w:val="38F4F843"/>
    <w:rsid w:val="38F4FF16"/>
    <w:rsid w:val="38FE524A"/>
    <w:rsid w:val="39028332"/>
    <w:rsid w:val="390531D7"/>
    <w:rsid w:val="39054489"/>
    <w:rsid w:val="391241D7"/>
    <w:rsid w:val="3929A63D"/>
    <w:rsid w:val="392D8D52"/>
    <w:rsid w:val="39384BE8"/>
    <w:rsid w:val="39557A86"/>
    <w:rsid w:val="396B3115"/>
    <w:rsid w:val="397F10F5"/>
    <w:rsid w:val="39830523"/>
    <w:rsid w:val="399CE299"/>
    <w:rsid w:val="39A1C783"/>
    <w:rsid w:val="39B21774"/>
    <w:rsid w:val="39B37B82"/>
    <w:rsid w:val="39C520FE"/>
    <w:rsid w:val="39CBA3A2"/>
    <w:rsid w:val="39E2B6B7"/>
    <w:rsid w:val="39F37720"/>
    <w:rsid w:val="39FCF111"/>
    <w:rsid w:val="39FF9471"/>
    <w:rsid w:val="3A07B914"/>
    <w:rsid w:val="3A0C72B2"/>
    <w:rsid w:val="3A2980A2"/>
    <w:rsid w:val="3A45A70B"/>
    <w:rsid w:val="3A490CA8"/>
    <w:rsid w:val="3A97F2BB"/>
    <w:rsid w:val="3A9DE360"/>
    <w:rsid w:val="3A9F5EC8"/>
    <w:rsid w:val="3AA8E36E"/>
    <w:rsid w:val="3AB21891"/>
    <w:rsid w:val="3AFCFC61"/>
    <w:rsid w:val="3B0B2B48"/>
    <w:rsid w:val="3B1DDD13"/>
    <w:rsid w:val="3B372941"/>
    <w:rsid w:val="3B6CA8FB"/>
    <w:rsid w:val="3B83D00C"/>
    <w:rsid w:val="3B92C6E4"/>
    <w:rsid w:val="3BDBCFDF"/>
    <w:rsid w:val="3BE0FCEB"/>
    <w:rsid w:val="3BE16B27"/>
    <w:rsid w:val="3BEAD0B6"/>
    <w:rsid w:val="3C2B859F"/>
    <w:rsid w:val="3C2BC3AF"/>
    <w:rsid w:val="3C315A13"/>
    <w:rsid w:val="3C5E2F81"/>
    <w:rsid w:val="3C771E98"/>
    <w:rsid w:val="3C872752"/>
    <w:rsid w:val="3C9D26DB"/>
    <w:rsid w:val="3CAE190C"/>
    <w:rsid w:val="3CB3BDED"/>
    <w:rsid w:val="3CCB1EF9"/>
    <w:rsid w:val="3CE8B2D5"/>
    <w:rsid w:val="3CED2B87"/>
    <w:rsid w:val="3CEE9317"/>
    <w:rsid w:val="3D0451F2"/>
    <w:rsid w:val="3D0A23A8"/>
    <w:rsid w:val="3D1CCAA2"/>
    <w:rsid w:val="3D1F37DC"/>
    <w:rsid w:val="3D21799D"/>
    <w:rsid w:val="3D262D98"/>
    <w:rsid w:val="3D353753"/>
    <w:rsid w:val="3D369DBB"/>
    <w:rsid w:val="3D3C99BC"/>
    <w:rsid w:val="3D3E5B45"/>
    <w:rsid w:val="3D3EBC41"/>
    <w:rsid w:val="3D48939E"/>
    <w:rsid w:val="3D55E4ED"/>
    <w:rsid w:val="3DC0CB77"/>
    <w:rsid w:val="3DE1E139"/>
    <w:rsid w:val="3E0138DD"/>
    <w:rsid w:val="3E14A19D"/>
    <w:rsid w:val="3E150327"/>
    <w:rsid w:val="3E1681E2"/>
    <w:rsid w:val="3E1E54D6"/>
    <w:rsid w:val="3E4CD1A9"/>
    <w:rsid w:val="3E56324C"/>
    <w:rsid w:val="3E5669FD"/>
    <w:rsid w:val="3E8345EC"/>
    <w:rsid w:val="3EA2BA09"/>
    <w:rsid w:val="3EC4BD34"/>
    <w:rsid w:val="3ECBA62A"/>
    <w:rsid w:val="3EE1B0B5"/>
    <w:rsid w:val="3EEA2A2D"/>
    <w:rsid w:val="3EEDE8D7"/>
    <w:rsid w:val="3EF015C1"/>
    <w:rsid w:val="3F063C53"/>
    <w:rsid w:val="3F096435"/>
    <w:rsid w:val="3F11D37F"/>
    <w:rsid w:val="3F1CF7FA"/>
    <w:rsid w:val="3F1D289F"/>
    <w:rsid w:val="3F244723"/>
    <w:rsid w:val="3F32F6C0"/>
    <w:rsid w:val="3F34C8AA"/>
    <w:rsid w:val="3F367ED4"/>
    <w:rsid w:val="3F3AAAF7"/>
    <w:rsid w:val="3F3AC901"/>
    <w:rsid w:val="3F58A379"/>
    <w:rsid w:val="3F5B30D8"/>
    <w:rsid w:val="3F6314DF"/>
    <w:rsid w:val="3F790780"/>
    <w:rsid w:val="3F7956ED"/>
    <w:rsid w:val="3F7BC7C1"/>
    <w:rsid w:val="3F7EADBB"/>
    <w:rsid w:val="3F889E49"/>
    <w:rsid w:val="3F89A2AD"/>
    <w:rsid w:val="3FA6F3EF"/>
    <w:rsid w:val="3FB5CCA3"/>
    <w:rsid w:val="3FB9D194"/>
    <w:rsid w:val="3FC047C1"/>
    <w:rsid w:val="3FDE09D9"/>
    <w:rsid w:val="3FE08F6D"/>
    <w:rsid w:val="3FE1B013"/>
    <w:rsid w:val="4036932E"/>
    <w:rsid w:val="403B9240"/>
    <w:rsid w:val="40494D13"/>
    <w:rsid w:val="40630E99"/>
    <w:rsid w:val="406BBBF6"/>
    <w:rsid w:val="406CB901"/>
    <w:rsid w:val="407FF4B8"/>
    <w:rsid w:val="40AC2CFF"/>
    <w:rsid w:val="40AE4217"/>
    <w:rsid w:val="40BD1334"/>
    <w:rsid w:val="40C82F1E"/>
    <w:rsid w:val="40D67CCF"/>
    <w:rsid w:val="40D87FAF"/>
    <w:rsid w:val="40E95ECF"/>
    <w:rsid w:val="40F54730"/>
    <w:rsid w:val="40FF3B8C"/>
    <w:rsid w:val="411157E3"/>
    <w:rsid w:val="414D5956"/>
    <w:rsid w:val="41591913"/>
    <w:rsid w:val="41656716"/>
    <w:rsid w:val="417F8D5F"/>
    <w:rsid w:val="41820994"/>
    <w:rsid w:val="418F19CB"/>
    <w:rsid w:val="41903A12"/>
    <w:rsid w:val="41909DAB"/>
    <w:rsid w:val="4198596E"/>
    <w:rsid w:val="41B0E314"/>
    <w:rsid w:val="41B5E05C"/>
    <w:rsid w:val="41D1F60B"/>
    <w:rsid w:val="41E57D13"/>
    <w:rsid w:val="4233F380"/>
    <w:rsid w:val="423D8EF5"/>
    <w:rsid w:val="42423629"/>
    <w:rsid w:val="4242C4CE"/>
    <w:rsid w:val="425D0632"/>
    <w:rsid w:val="425F11B4"/>
    <w:rsid w:val="42700D58"/>
    <w:rsid w:val="427E29D0"/>
    <w:rsid w:val="428CBBEE"/>
    <w:rsid w:val="428F2D7C"/>
    <w:rsid w:val="429976D4"/>
    <w:rsid w:val="42AD73B2"/>
    <w:rsid w:val="42BA3A42"/>
    <w:rsid w:val="42BD9F74"/>
    <w:rsid w:val="42C53453"/>
    <w:rsid w:val="42D1FA49"/>
    <w:rsid w:val="42D4F201"/>
    <w:rsid w:val="42D5BCED"/>
    <w:rsid w:val="42D748E5"/>
    <w:rsid w:val="42E49A07"/>
    <w:rsid w:val="43127D6F"/>
    <w:rsid w:val="43194E67"/>
    <w:rsid w:val="431B2049"/>
    <w:rsid w:val="431E72AD"/>
    <w:rsid w:val="4333F9C9"/>
    <w:rsid w:val="43345D2C"/>
    <w:rsid w:val="43407CFF"/>
    <w:rsid w:val="4341C673"/>
    <w:rsid w:val="43464BE9"/>
    <w:rsid w:val="434AAC02"/>
    <w:rsid w:val="4364FA16"/>
    <w:rsid w:val="43854AEE"/>
    <w:rsid w:val="43878626"/>
    <w:rsid w:val="43A63383"/>
    <w:rsid w:val="43B4CB4C"/>
    <w:rsid w:val="43C2AD9F"/>
    <w:rsid w:val="43D2348D"/>
    <w:rsid w:val="43DAA17B"/>
    <w:rsid w:val="43FDC8A0"/>
    <w:rsid w:val="441F7B5F"/>
    <w:rsid w:val="4435E408"/>
    <w:rsid w:val="443D6EA6"/>
    <w:rsid w:val="44478592"/>
    <w:rsid w:val="4458200C"/>
    <w:rsid w:val="445AA716"/>
    <w:rsid w:val="446D83A7"/>
    <w:rsid w:val="44707871"/>
    <w:rsid w:val="44908EF8"/>
    <w:rsid w:val="44969996"/>
    <w:rsid w:val="44A02D96"/>
    <w:rsid w:val="44B04653"/>
    <w:rsid w:val="44E2472E"/>
    <w:rsid w:val="44FA3CB1"/>
    <w:rsid w:val="44FA5AD1"/>
    <w:rsid w:val="45057BB5"/>
    <w:rsid w:val="45067F4F"/>
    <w:rsid w:val="450979AF"/>
    <w:rsid w:val="45104DD0"/>
    <w:rsid w:val="45160BCA"/>
    <w:rsid w:val="45177EDA"/>
    <w:rsid w:val="452351B4"/>
    <w:rsid w:val="45241969"/>
    <w:rsid w:val="45272B28"/>
    <w:rsid w:val="45291C3D"/>
    <w:rsid w:val="452C8EE7"/>
    <w:rsid w:val="453403AC"/>
    <w:rsid w:val="45399C74"/>
    <w:rsid w:val="453B6E0D"/>
    <w:rsid w:val="453CB66C"/>
    <w:rsid w:val="454039BB"/>
    <w:rsid w:val="456C6D35"/>
    <w:rsid w:val="4587A0C8"/>
    <w:rsid w:val="459107B2"/>
    <w:rsid w:val="45A350C6"/>
    <w:rsid w:val="45B09608"/>
    <w:rsid w:val="45B2B656"/>
    <w:rsid w:val="45CBEC94"/>
    <w:rsid w:val="45D5D6C0"/>
    <w:rsid w:val="45F3D008"/>
    <w:rsid w:val="45FEFF7D"/>
    <w:rsid w:val="46094F89"/>
    <w:rsid w:val="46100CAC"/>
    <w:rsid w:val="463905D2"/>
    <w:rsid w:val="463CFCB8"/>
    <w:rsid w:val="463CFCFD"/>
    <w:rsid w:val="46400067"/>
    <w:rsid w:val="464CD049"/>
    <w:rsid w:val="46515BF9"/>
    <w:rsid w:val="465CB2FA"/>
    <w:rsid w:val="46652AD3"/>
    <w:rsid w:val="4668794D"/>
    <w:rsid w:val="46700B39"/>
    <w:rsid w:val="46728293"/>
    <w:rsid w:val="46737587"/>
    <w:rsid w:val="4673C6C2"/>
    <w:rsid w:val="46800040"/>
    <w:rsid w:val="4686A90C"/>
    <w:rsid w:val="468C0DFF"/>
    <w:rsid w:val="46922A16"/>
    <w:rsid w:val="469E6A1B"/>
    <w:rsid w:val="46A399F4"/>
    <w:rsid w:val="46AFF02E"/>
    <w:rsid w:val="46CE2827"/>
    <w:rsid w:val="46D82F29"/>
    <w:rsid w:val="46DE986C"/>
    <w:rsid w:val="46E9AD50"/>
    <w:rsid w:val="46EBB488"/>
    <w:rsid w:val="4705DB8A"/>
    <w:rsid w:val="470A57C0"/>
    <w:rsid w:val="471A755B"/>
    <w:rsid w:val="471B1F15"/>
    <w:rsid w:val="47227075"/>
    <w:rsid w:val="47318D5F"/>
    <w:rsid w:val="474612E2"/>
    <w:rsid w:val="47670A95"/>
    <w:rsid w:val="478104EB"/>
    <w:rsid w:val="47848F73"/>
    <w:rsid w:val="4784AD59"/>
    <w:rsid w:val="478691F7"/>
    <w:rsid w:val="47BACDE6"/>
    <w:rsid w:val="47BCC876"/>
    <w:rsid w:val="47BE3A3D"/>
    <w:rsid w:val="47C89D2C"/>
    <w:rsid w:val="48006B85"/>
    <w:rsid w:val="48038A07"/>
    <w:rsid w:val="480DAADA"/>
    <w:rsid w:val="481AC49D"/>
    <w:rsid w:val="4828B932"/>
    <w:rsid w:val="4832C17E"/>
    <w:rsid w:val="4832F09A"/>
    <w:rsid w:val="486DD461"/>
    <w:rsid w:val="48709896"/>
    <w:rsid w:val="48792CA7"/>
    <w:rsid w:val="48875B2D"/>
    <w:rsid w:val="488F0345"/>
    <w:rsid w:val="48C73637"/>
    <w:rsid w:val="48D453B5"/>
    <w:rsid w:val="48E58665"/>
    <w:rsid w:val="48E64E80"/>
    <w:rsid w:val="48F8B16D"/>
    <w:rsid w:val="490BFD42"/>
    <w:rsid w:val="49424DA2"/>
    <w:rsid w:val="4943B0CB"/>
    <w:rsid w:val="494EA559"/>
    <w:rsid w:val="495F9189"/>
    <w:rsid w:val="4967FF89"/>
    <w:rsid w:val="496F9AF9"/>
    <w:rsid w:val="498A170F"/>
    <w:rsid w:val="498AD8BF"/>
    <w:rsid w:val="49A6B54C"/>
    <w:rsid w:val="49BBC65E"/>
    <w:rsid w:val="49C37E7F"/>
    <w:rsid w:val="49C588DD"/>
    <w:rsid w:val="49CA732D"/>
    <w:rsid w:val="49D9E6A5"/>
    <w:rsid w:val="49E10A8D"/>
    <w:rsid w:val="4A0A4B10"/>
    <w:rsid w:val="4A0C899A"/>
    <w:rsid w:val="4A384D26"/>
    <w:rsid w:val="4A71BC2B"/>
    <w:rsid w:val="4A82802B"/>
    <w:rsid w:val="4A96AD07"/>
    <w:rsid w:val="4AB5A64D"/>
    <w:rsid w:val="4AC60F56"/>
    <w:rsid w:val="4AD20CA0"/>
    <w:rsid w:val="4ADD6107"/>
    <w:rsid w:val="4AE310DF"/>
    <w:rsid w:val="4AE86E89"/>
    <w:rsid w:val="4AF2139E"/>
    <w:rsid w:val="4AF70251"/>
    <w:rsid w:val="4B277703"/>
    <w:rsid w:val="4B5DB1D5"/>
    <w:rsid w:val="4B7EB3DA"/>
    <w:rsid w:val="4B871AAF"/>
    <w:rsid w:val="4B87F227"/>
    <w:rsid w:val="4BBFB741"/>
    <w:rsid w:val="4BE0AB92"/>
    <w:rsid w:val="4C3F7269"/>
    <w:rsid w:val="4C41470C"/>
    <w:rsid w:val="4C4A2F25"/>
    <w:rsid w:val="4C73F490"/>
    <w:rsid w:val="4C7AD3FE"/>
    <w:rsid w:val="4C878409"/>
    <w:rsid w:val="4C89EADE"/>
    <w:rsid w:val="4C9BF9D4"/>
    <w:rsid w:val="4CC38AAC"/>
    <w:rsid w:val="4CD99087"/>
    <w:rsid w:val="4CDC2350"/>
    <w:rsid w:val="4CDED553"/>
    <w:rsid w:val="4CEB861D"/>
    <w:rsid w:val="4CF3F87F"/>
    <w:rsid w:val="4D06C242"/>
    <w:rsid w:val="4D356BC0"/>
    <w:rsid w:val="4D4DC167"/>
    <w:rsid w:val="4D5461F8"/>
    <w:rsid w:val="4D56AA15"/>
    <w:rsid w:val="4D592C78"/>
    <w:rsid w:val="4D7790EA"/>
    <w:rsid w:val="4D84C819"/>
    <w:rsid w:val="4D966E64"/>
    <w:rsid w:val="4DA209D7"/>
    <w:rsid w:val="4DA954A8"/>
    <w:rsid w:val="4DB044C1"/>
    <w:rsid w:val="4DB5098E"/>
    <w:rsid w:val="4DB63E23"/>
    <w:rsid w:val="4DED533F"/>
    <w:rsid w:val="4E1BC835"/>
    <w:rsid w:val="4E27CFD8"/>
    <w:rsid w:val="4E291EDB"/>
    <w:rsid w:val="4E2CD87D"/>
    <w:rsid w:val="4E364828"/>
    <w:rsid w:val="4E3696F4"/>
    <w:rsid w:val="4E3829F1"/>
    <w:rsid w:val="4E388333"/>
    <w:rsid w:val="4E3FE62C"/>
    <w:rsid w:val="4E440732"/>
    <w:rsid w:val="4E455B0F"/>
    <w:rsid w:val="4E4E81D5"/>
    <w:rsid w:val="4E562A47"/>
    <w:rsid w:val="4E64B959"/>
    <w:rsid w:val="4E775851"/>
    <w:rsid w:val="4E7E3588"/>
    <w:rsid w:val="4E831D24"/>
    <w:rsid w:val="4E8B1D66"/>
    <w:rsid w:val="4EADAA58"/>
    <w:rsid w:val="4EB5D007"/>
    <w:rsid w:val="4EBB69FC"/>
    <w:rsid w:val="4ECB979F"/>
    <w:rsid w:val="4EDE0B42"/>
    <w:rsid w:val="4EE79DDA"/>
    <w:rsid w:val="4EF4971E"/>
    <w:rsid w:val="4EF5D90F"/>
    <w:rsid w:val="4EF830DF"/>
    <w:rsid w:val="4EF8D6A3"/>
    <w:rsid w:val="4EF8F402"/>
    <w:rsid w:val="4EFE408D"/>
    <w:rsid w:val="4F26C41C"/>
    <w:rsid w:val="4F26E657"/>
    <w:rsid w:val="4F33B3AB"/>
    <w:rsid w:val="4F34DDE8"/>
    <w:rsid w:val="4F450192"/>
    <w:rsid w:val="4F5B580E"/>
    <w:rsid w:val="4F94449A"/>
    <w:rsid w:val="4F94A793"/>
    <w:rsid w:val="4FA669F1"/>
    <w:rsid w:val="4FA7052A"/>
    <w:rsid w:val="4FAB77B1"/>
    <w:rsid w:val="4FC780B4"/>
    <w:rsid w:val="4FCE7120"/>
    <w:rsid w:val="4FD5357F"/>
    <w:rsid w:val="4FDBC991"/>
    <w:rsid w:val="4FE0298C"/>
    <w:rsid w:val="4FE17B92"/>
    <w:rsid w:val="4FE9AE9B"/>
    <w:rsid w:val="4FEFC69F"/>
    <w:rsid w:val="4FEFDD8D"/>
    <w:rsid w:val="4FF7D73A"/>
    <w:rsid w:val="5000CD5D"/>
    <w:rsid w:val="5008BB22"/>
    <w:rsid w:val="502A622E"/>
    <w:rsid w:val="502B23A2"/>
    <w:rsid w:val="5041090E"/>
    <w:rsid w:val="5048033C"/>
    <w:rsid w:val="504A8C6A"/>
    <w:rsid w:val="5065AE04"/>
    <w:rsid w:val="507576FF"/>
    <w:rsid w:val="5076B29A"/>
    <w:rsid w:val="508598D7"/>
    <w:rsid w:val="50874FF2"/>
    <w:rsid w:val="508C6855"/>
    <w:rsid w:val="50999819"/>
    <w:rsid w:val="509CE2D2"/>
    <w:rsid w:val="50B043F3"/>
    <w:rsid w:val="50B40B46"/>
    <w:rsid w:val="50BB3766"/>
    <w:rsid w:val="50BB6260"/>
    <w:rsid w:val="50D0B080"/>
    <w:rsid w:val="50D76CDF"/>
    <w:rsid w:val="50DFEEAE"/>
    <w:rsid w:val="50E60681"/>
    <w:rsid w:val="50E67CA7"/>
    <w:rsid w:val="50EC3389"/>
    <w:rsid w:val="50F3CC9E"/>
    <w:rsid w:val="50FD4D5F"/>
    <w:rsid w:val="5106215C"/>
    <w:rsid w:val="51226DE2"/>
    <w:rsid w:val="514350E1"/>
    <w:rsid w:val="5146A0B7"/>
    <w:rsid w:val="515D29F7"/>
    <w:rsid w:val="5164A18B"/>
    <w:rsid w:val="51869D8A"/>
    <w:rsid w:val="519E6DCE"/>
    <w:rsid w:val="51A52C7F"/>
    <w:rsid w:val="51C7937F"/>
    <w:rsid w:val="51E2E32A"/>
    <w:rsid w:val="51ECD57D"/>
    <w:rsid w:val="51ED5065"/>
    <w:rsid w:val="520154FF"/>
    <w:rsid w:val="52083E39"/>
    <w:rsid w:val="52104AD1"/>
    <w:rsid w:val="5210DD63"/>
    <w:rsid w:val="52188423"/>
    <w:rsid w:val="521FDA31"/>
    <w:rsid w:val="5224EC4A"/>
    <w:rsid w:val="523EDD8A"/>
    <w:rsid w:val="5244F263"/>
    <w:rsid w:val="5256A15D"/>
    <w:rsid w:val="528158FC"/>
    <w:rsid w:val="52875CA7"/>
    <w:rsid w:val="52944F3B"/>
    <w:rsid w:val="52A39109"/>
    <w:rsid w:val="52BCD0FF"/>
    <w:rsid w:val="52CDBDA9"/>
    <w:rsid w:val="52DF38F8"/>
    <w:rsid w:val="52E4F06E"/>
    <w:rsid w:val="52EA2E3C"/>
    <w:rsid w:val="52EC0802"/>
    <w:rsid w:val="52FA24C4"/>
    <w:rsid w:val="53063B0F"/>
    <w:rsid w:val="5318903A"/>
    <w:rsid w:val="532CFB91"/>
    <w:rsid w:val="53520A39"/>
    <w:rsid w:val="5375DB7F"/>
    <w:rsid w:val="539D97BA"/>
    <w:rsid w:val="53A34E69"/>
    <w:rsid w:val="53E0A9CF"/>
    <w:rsid w:val="53E93BCA"/>
    <w:rsid w:val="53ED9314"/>
    <w:rsid w:val="53EE1B57"/>
    <w:rsid w:val="5409B104"/>
    <w:rsid w:val="54125ABE"/>
    <w:rsid w:val="5414CE30"/>
    <w:rsid w:val="5419A4E8"/>
    <w:rsid w:val="54278F19"/>
    <w:rsid w:val="5439269A"/>
    <w:rsid w:val="5446F979"/>
    <w:rsid w:val="544843D1"/>
    <w:rsid w:val="5474801A"/>
    <w:rsid w:val="5474B206"/>
    <w:rsid w:val="547B951D"/>
    <w:rsid w:val="5487CCD8"/>
    <w:rsid w:val="548D2031"/>
    <w:rsid w:val="5490D942"/>
    <w:rsid w:val="54972084"/>
    <w:rsid w:val="549CC5EC"/>
    <w:rsid w:val="54B6E061"/>
    <w:rsid w:val="54C0ADCB"/>
    <w:rsid w:val="54CC610B"/>
    <w:rsid w:val="54F2671E"/>
    <w:rsid w:val="54F62471"/>
    <w:rsid w:val="54FEBB4C"/>
    <w:rsid w:val="5504090F"/>
    <w:rsid w:val="5508B574"/>
    <w:rsid w:val="55176101"/>
    <w:rsid w:val="551822A7"/>
    <w:rsid w:val="551B1873"/>
    <w:rsid w:val="5523715B"/>
    <w:rsid w:val="5530B967"/>
    <w:rsid w:val="5541B310"/>
    <w:rsid w:val="554D365E"/>
    <w:rsid w:val="554E0F43"/>
    <w:rsid w:val="556138C1"/>
    <w:rsid w:val="5577D705"/>
    <w:rsid w:val="55885A77"/>
    <w:rsid w:val="55936CA0"/>
    <w:rsid w:val="5596CD60"/>
    <w:rsid w:val="559BBAF6"/>
    <w:rsid w:val="55A160E8"/>
    <w:rsid w:val="55BDD759"/>
    <w:rsid w:val="55C71C87"/>
    <w:rsid w:val="55F46F90"/>
    <w:rsid w:val="55FB7E3C"/>
    <w:rsid w:val="561AC6F1"/>
    <w:rsid w:val="564AC07E"/>
    <w:rsid w:val="56553CF5"/>
    <w:rsid w:val="56566637"/>
    <w:rsid w:val="5660CA62"/>
    <w:rsid w:val="5683C5E1"/>
    <w:rsid w:val="56942A41"/>
    <w:rsid w:val="56976CA4"/>
    <w:rsid w:val="569ACF0B"/>
    <w:rsid w:val="56A869D6"/>
    <w:rsid w:val="56AD9A40"/>
    <w:rsid w:val="56BCCCB5"/>
    <w:rsid w:val="56CA002F"/>
    <w:rsid w:val="56F8CB3D"/>
    <w:rsid w:val="5709B02F"/>
    <w:rsid w:val="5734C781"/>
    <w:rsid w:val="57362996"/>
    <w:rsid w:val="573D6A36"/>
    <w:rsid w:val="57428B71"/>
    <w:rsid w:val="57643E3E"/>
    <w:rsid w:val="576689C7"/>
    <w:rsid w:val="57A529AA"/>
    <w:rsid w:val="57AA4982"/>
    <w:rsid w:val="57ADEB6B"/>
    <w:rsid w:val="57C8C5F0"/>
    <w:rsid w:val="580431FC"/>
    <w:rsid w:val="58102939"/>
    <w:rsid w:val="581BC859"/>
    <w:rsid w:val="5836DB9B"/>
    <w:rsid w:val="583E3C1F"/>
    <w:rsid w:val="584527FA"/>
    <w:rsid w:val="58593C5C"/>
    <w:rsid w:val="58618A10"/>
    <w:rsid w:val="586484BD"/>
    <w:rsid w:val="5868BAF5"/>
    <w:rsid w:val="586F0325"/>
    <w:rsid w:val="586F79A1"/>
    <w:rsid w:val="587B79AE"/>
    <w:rsid w:val="58908004"/>
    <w:rsid w:val="58A19511"/>
    <w:rsid w:val="58D21C51"/>
    <w:rsid w:val="58DE65D2"/>
    <w:rsid w:val="58ED86E9"/>
    <w:rsid w:val="58FB8F61"/>
    <w:rsid w:val="590F26CC"/>
    <w:rsid w:val="592618B6"/>
    <w:rsid w:val="592F2159"/>
    <w:rsid w:val="59314C80"/>
    <w:rsid w:val="593334C3"/>
    <w:rsid w:val="594B4476"/>
    <w:rsid w:val="594C3245"/>
    <w:rsid w:val="594F81BC"/>
    <w:rsid w:val="5952CA7B"/>
    <w:rsid w:val="595E495C"/>
    <w:rsid w:val="59805715"/>
    <w:rsid w:val="59994A9A"/>
    <w:rsid w:val="59D3386A"/>
    <w:rsid w:val="59E20E0A"/>
    <w:rsid w:val="5A086D6E"/>
    <w:rsid w:val="5A0ED1AD"/>
    <w:rsid w:val="5A131669"/>
    <w:rsid w:val="5A1E6655"/>
    <w:rsid w:val="5A1FEEE2"/>
    <w:rsid w:val="5A3ED051"/>
    <w:rsid w:val="5A476C6F"/>
    <w:rsid w:val="5A499F19"/>
    <w:rsid w:val="5A5521E9"/>
    <w:rsid w:val="5A56E02A"/>
    <w:rsid w:val="5A6137E4"/>
    <w:rsid w:val="5A6532F8"/>
    <w:rsid w:val="5A6C7B1D"/>
    <w:rsid w:val="5A701F90"/>
    <w:rsid w:val="5A737B10"/>
    <w:rsid w:val="5A76C535"/>
    <w:rsid w:val="5A810464"/>
    <w:rsid w:val="5A9BE468"/>
    <w:rsid w:val="5AAEA8D1"/>
    <w:rsid w:val="5AC06DE0"/>
    <w:rsid w:val="5ADF1A1E"/>
    <w:rsid w:val="5AEB1702"/>
    <w:rsid w:val="5AEBD836"/>
    <w:rsid w:val="5AEE29DD"/>
    <w:rsid w:val="5B0B516F"/>
    <w:rsid w:val="5B1BD3A3"/>
    <w:rsid w:val="5B1E602C"/>
    <w:rsid w:val="5B241E40"/>
    <w:rsid w:val="5B246455"/>
    <w:rsid w:val="5B287EF6"/>
    <w:rsid w:val="5B2D562D"/>
    <w:rsid w:val="5B438EF0"/>
    <w:rsid w:val="5B4585B0"/>
    <w:rsid w:val="5B4784CA"/>
    <w:rsid w:val="5B479611"/>
    <w:rsid w:val="5B6022C0"/>
    <w:rsid w:val="5B863196"/>
    <w:rsid w:val="5BA03B50"/>
    <w:rsid w:val="5BC4E9A7"/>
    <w:rsid w:val="5BE69A52"/>
    <w:rsid w:val="5C008604"/>
    <w:rsid w:val="5C016AE6"/>
    <w:rsid w:val="5C020423"/>
    <w:rsid w:val="5C086BC9"/>
    <w:rsid w:val="5C179B0F"/>
    <w:rsid w:val="5C182E9D"/>
    <w:rsid w:val="5C1EBA95"/>
    <w:rsid w:val="5C3DAB01"/>
    <w:rsid w:val="5C53ED2E"/>
    <w:rsid w:val="5C61D361"/>
    <w:rsid w:val="5C6BC6A0"/>
    <w:rsid w:val="5C92E3CD"/>
    <w:rsid w:val="5CA2176E"/>
    <w:rsid w:val="5CA98D9D"/>
    <w:rsid w:val="5CAE7082"/>
    <w:rsid w:val="5CB2C4B5"/>
    <w:rsid w:val="5CB6220D"/>
    <w:rsid w:val="5CB7B2D7"/>
    <w:rsid w:val="5CC2F899"/>
    <w:rsid w:val="5CCF11AD"/>
    <w:rsid w:val="5CD74B3D"/>
    <w:rsid w:val="5CEFCCB4"/>
    <w:rsid w:val="5D19DC90"/>
    <w:rsid w:val="5D24A750"/>
    <w:rsid w:val="5D2B93B4"/>
    <w:rsid w:val="5D390772"/>
    <w:rsid w:val="5D4606F6"/>
    <w:rsid w:val="5D51E87E"/>
    <w:rsid w:val="5D7125E2"/>
    <w:rsid w:val="5D7259DF"/>
    <w:rsid w:val="5D73227F"/>
    <w:rsid w:val="5D7861EC"/>
    <w:rsid w:val="5D8333F7"/>
    <w:rsid w:val="5D834ACE"/>
    <w:rsid w:val="5D9B6C94"/>
    <w:rsid w:val="5DBC2335"/>
    <w:rsid w:val="5DC74B58"/>
    <w:rsid w:val="5DE7BC32"/>
    <w:rsid w:val="5DF4592B"/>
    <w:rsid w:val="5E17925C"/>
    <w:rsid w:val="5E370F53"/>
    <w:rsid w:val="5E458C09"/>
    <w:rsid w:val="5E8CAF6A"/>
    <w:rsid w:val="5E8FDE96"/>
    <w:rsid w:val="5EA3035A"/>
    <w:rsid w:val="5EB7CDB6"/>
    <w:rsid w:val="5EB897C8"/>
    <w:rsid w:val="5EEDFDBE"/>
    <w:rsid w:val="5EFBCF6E"/>
    <w:rsid w:val="5F018EFF"/>
    <w:rsid w:val="5F1F0FEB"/>
    <w:rsid w:val="5F23C10C"/>
    <w:rsid w:val="5F393148"/>
    <w:rsid w:val="5F4B8119"/>
    <w:rsid w:val="5F575E09"/>
    <w:rsid w:val="5F6EAC98"/>
    <w:rsid w:val="5F71CBDC"/>
    <w:rsid w:val="5F79EB53"/>
    <w:rsid w:val="5FC542B5"/>
    <w:rsid w:val="5FCC603B"/>
    <w:rsid w:val="5FDAA127"/>
    <w:rsid w:val="5FDC4D8B"/>
    <w:rsid w:val="5FFD31C3"/>
    <w:rsid w:val="600C2ED1"/>
    <w:rsid w:val="60157F6D"/>
    <w:rsid w:val="60251817"/>
    <w:rsid w:val="60395506"/>
    <w:rsid w:val="604F2474"/>
    <w:rsid w:val="605A04CE"/>
    <w:rsid w:val="606B2BEC"/>
    <w:rsid w:val="608A40C2"/>
    <w:rsid w:val="60982686"/>
    <w:rsid w:val="609C2F90"/>
    <w:rsid w:val="60E32283"/>
    <w:rsid w:val="60EEBDE0"/>
    <w:rsid w:val="60F9064F"/>
    <w:rsid w:val="61026DA4"/>
    <w:rsid w:val="610A1CA2"/>
    <w:rsid w:val="61305C89"/>
    <w:rsid w:val="61438E50"/>
    <w:rsid w:val="614FBE50"/>
    <w:rsid w:val="61527646"/>
    <w:rsid w:val="61547066"/>
    <w:rsid w:val="6154CE0B"/>
    <w:rsid w:val="61820560"/>
    <w:rsid w:val="618D7A1B"/>
    <w:rsid w:val="619834C4"/>
    <w:rsid w:val="61B12CCE"/>
    <w:rsid w:val="61B9FA37"/>
    <w:rsid w:val="61BC48CD"/>
    <w:rsid w:val="61C04CCF"/>
    <w:rsid w:val="61C2FE5A"/>
    <w:rsid w:val="61D801F5"/>
    <w:rsid w:val="61D8CD40"/>
    <w:rsid w:val="620BB807"/>
    <w:rsid w:val="62174138"/>
    <w:rsid w:val="622C9FC2"/>
    <w:rsid w:val="623C2BCF"/>
    <w:rsid w:val="624D4E3A"/>
    <w:rsid w:val="625AC084"/>
    <w:rsid w:val="6269AB02"/>
    <w:rsid w:val="626DE7F8"/>
    <w:rsid w:val="627AD457"/>
    <w:rsid w:val="62924F4C"/>
    <w:rsid w:val="62A0D36A"/>
    <w:rsid w:val="62B7EECF"/>
    <w:rsid w:val="62BB8DB0"/>
    <w:rsid w:val="62C5293A"/>
    <w:rsid w:val="62E7F6EF"/>
    <w:rsid w:val="62E95134"/>
    <w:rsid w:val="62ED08C5"/>
    <w:rsid w:val="62F10E18"/>
    <w:rsid w:val="62F5CC79"/>
    <w:rsid w:val="62F7ABD8"/>
    <w:rsid w:val="63219281"/>
    <w:rsid w:val="6334747F"/>
    <w:rsid w:val="63355B1A"/>
    <w:rsid w:val="634CC5DD"/>
    <w:rsid w:val="635C6078"/>
    <w:rsid w:val="63624645"/>
    <w:rsid w:val="636D2631"/>
    <w:rsid w:val="637A1B61"/>
    <w:rsid w:val="637FF46D"/>
    <w:rsid w:val="6381636F"/>
    <w:rsid w:val="63845CD9"/>
    <w:rsid w:val="63849D0F"/>
    <w:rsid w:val="6387DE07"/>
    <w:rsid w:val="639990DB"/>
    <w:rsid w:val="63A27D92"/>
    <w:rsid w:val="63A350F5"/>
    <w:rsid w:val="63A5C130"/>
    <w:rsid w:val="63A6A516"/>
    <w:rsid w:val="63A87E7B"/>
    <w:rsid w:val="63AC9739"/>
    <w:rsid w:val="63ACFF56"/>
    <w:rsid w:val="63AD25A2"/>
    <w:rsid w:val="63B6E27D"/>
    <w:rsid w:val="63C4420A"/>
    <w:rsid w:val="63CF7362"/>
    <w:rsid w:val="63FABAF3"/>
    <w:rsid w:val="63FD90BE"/>
    <w:rsid w:val="640BF5CA"/>
    <w:rsid w:val="640BFAE3"/>
    <w:rsid w:val="6418398F"/>
    <w:rsid w:val="641F9583"/>
    <w:rsid w:val="642ACC43"/>
    <w:rsid w:val="6431C6BD"/>
    <w:rsid w:val="6454E5FF"/>
    <w:rsid w:val="64707735"/>
    <w:rsid w:val="647539C1"/>
    <w:rsid w:val="6480524F"/>
    <w:rsid w:val="648D4B0A"/>
    <w:rsid w:val="64AC6784"/>
    <w:rsid w:val="64B04916"/>
    <w:rsid w:val="64B72830"/>
    <w:rsid w:val="64C392DC"/>
    <w:rsid w:val="64D198D4"/>
    <w:rsid w:val="64D2DC5D"/>
    <w:rsid w:val="64DB5D12"/>
    <w:rsid w:val="64EE8B47"/>
    <w:rsid w:val="650F4F86"/>
    <w:rsid w:val="651E88A8"/>
    <w:rsid w:val="652DD647"/>
    <w:rsid w:val="652FE147"/>
    <w:rsid w:val="6540CCE1"/>
    <w:rsid w:val="65543205"/>
    <w:rsid w:val="6581BDE7"/>
    <w:rsid w:val="658A28EA"/>
    <w:rsid w:val="658D200E"/>
    <w:rsid w:val="65A2DEC9"/>
    <w:rsid w:val="65A6BD99"/>
    <w:rsid w:val="65ADF40F"/>
    <w:rsid w:val="65B785E0"/>
    <w:rsid w:val="65C2B061"/>
    <w:rsid w:val="65C56D68"/>
    <w:rsid w:val="65CAE463"/>
    <w:rsid w:val="65CF4A8C"/>
    <w:rsid w:val="65DCB02D"/>
    <w:rsid w:val="65ED9AE5"/>
    <w:rsid w:val="661025B2"/>
    <w:rsid w:val="66320145"/>
    <w:rsid w:val="6632252C"/>
    <w:rsid w:val="664503D5"/>
    <w:rsid w:val="6654A259"/>
    <w:rsid w:val="6672C047"/>
    <w:rsid w:val="6677B6B7"/>
    <w:rsid w:val="6680CA9E"/>
    <w:rsid w:val="668B8DDA"/>
    <w:rsid w:val="6697F86F"/>
    <w:rsid w:val="66A214E3"/>
    <w:rsid w:val="66C4FE0B"/>
    <w:rsid w:val="66E1D734"/>
    <w:rsid w:val="66E86BB8"/>
    <w:rsid w:val="66F20D29"/>
    <w:rsid w:val="66F35876"/>
    <w:rsid w:val="66F70387"/>
    <w:rsid w:val="66FEED18"/>
    <w:rsid w:val="6720DA67"/>
    <w:rsid w:val="67329A33"/>
    <w:rsid w:val="673A0A64"/>
    <w:rsid w:val="67442DDC"/>
    <w:rsid w:val="674AFFDE"/>
    <w:rsid w:val="676D4CE0"/>
    <w:rsid w:val="676E8AEE"/>
    <w:rsid w:val="677BFB4A"/>
    <w:rsid w:val="677ED67B"/>
    <w:rsid w:val="678DF0BF"/>
    <w:rsid w:val="67A4B13C"/>
    <w:rsid w:val="67A54C45"/>
    <w:rsid w:val="67C340C5"/>
    <w:rsid w:val="67C5F0E9"/>
    <w:rsid w:val="67C5FC86"/>
    <w:rsid w:val="67C6A742"/>
    <w:rsid w:val="67C6C7F3"/>
    <w:rsid w:val="67F10945"/>
    <w:rsid w:val="67F185E5"/>
    <w:rsid w:val="67F82C71"/>
    <w:rsid w:val="67F96640"/>
    <w:rsid w:val="68139EBD"/>
    <w:rsid w:val="68199858"/>
    <w:rsid w:val="681CAD2F"/>
    <w:rsid w:val="6821267A"/>
    <w:rsid w:val="682BFB8A"/>
    <w:rsid w:val="683ADA09"/>
    <w:rsid w:val="6857D73F"/>
    <w:rsid w:val="6858F42B"/>
    <w:rsid w:val="6868F813"/>
    <w:rsid w:val="6894864C"/>
    <w:rsid w:val="689A8C2E"/>
    <w:rsid w:val="68A0FBC3"/>
    <w:rsid w:val="68A11F34"/>
    <w:rsid w:val="68BAE223"/>
    <w:rsid w:val="68C3E871"/>
    <w:rsid w:val="68C6665F"/>
    <w:rsid w:val="68D80163"/>
    <w:rsid w:val="68E74901"/>
    <w:rsid w:val="6908CCFD"/>
    <w:rsid w:val="690928BE"/>
    <w:rsid w:val="691F9884"/>
    <w:rsid w:val="69261B71"/>
    <w:rsid w:val="692CB3B4"/>
    <w:rsid w:val="69825675"/>
    <w:rsid w:val="69873093"/>
    <w:rsid w:val="69BD285D"/>
    <w:rsid w:val="69C9F346"/>
    <w:rsid w:val="69D37C25"/>
    <w:rsid w:val="69DB2EF5"/>
    <w:rsid w:val="69F7DB20"/>
    <w:rsid w:val="6A02CCDA"/>
    <w:rsid w:val="6A0D11F8"/>
    <w:rsid w:val="6A3CFA4F"/>
    <w:rsid w:val="6A4B2881"/>
    <w:rsid w:val="6A4E5379"/>
    <w:rsid w:val="6A644E8B"/>
    <w:rsid w:val="6A88B944"/>
    <w:rsid w:val="6A916F6B"/>
    <w:rsid w:val="6A9448B4"/>
    <w:rsid w:val="6AB6AE1B"/>
    <w:rsid w:val="6ABA89D5"/>
    <w:rsid w:val="6ABF041F"/>
    <w:rsid w:val="6AC87894"/>
    <w:rsid w:val="6ACAF49C"/>
    <w:rsid w:val="6ACF8D85"/>
    <w:rsid w:val="6AD39C50"/>
    <w:rsid w:val="6AD6E843"/>
    <w:rsid w:val="6AE54D44"/>
    <w:rsid w:val="6AF2898F"/>
    <w:rsid w:val="6AF7B393"/>
    <w:rsid w:val="6AF90D16"/>
    <w:rsid w:val="6B030D61"/>
    <w:rsid w:val="6B069DCE"/>
    <w:rsid w:val="6B1AC58B"/>
    <w:rsid w:val="6B45E571"/>
    <w:rsid w:val="6B652628"/>
    <w:rsid w:val="6B7E1222"/>
    <w:rsid w:val="6B7F5496"/>
    <w:rsid w:val="6B8F0AE6"/>
    <w:rsid w:val="6B9B02E9"/>
    <w:rsid w:val="6BA08E18"/>
    <w:rsid w:val="6BA6F95D"/>
    <w:rsid w:val="6BABD847"/>
    <w:rsid w:val="6BBE62C0"/>
    <w:rsid w:val="6BBE7901"/>
    <w:rsid w:val="6BC2BA2D"/>
    <w:rsid w:val="6BC40923"/>
    <w:rsid w:val="6BC6C097"/>
    <w:rsid w:val="6BCFE9BD"/>
    <w:rsid w:val="6BD96113"/>
    <w:rsid w:val="6BE58259"/>
    <w:rsid w:val="6BF14CDE"/>
    <w:rsid w:val="6BF61475"/>
    <w:rsid w:val="6BFCECA9"/>
    <w:rsid w:val="6C071DAF"/>
    <w:rsid w:val="6C1C4638"/>
    <w:rsid w:val="6C2D417A"/>
    <w:rsid w:val="6C372C75"/>
    <w:rsid w:val="6C3A174B"/>
    <w:rsid w:val="6C3FAC03"/>
    <w:rsid w:val="6C558437"/>
    <w:rsid w:val="6C5B54C4"/>
    <w:rsid w:val="6C5E8DCA"/>
    <w:rsid w:val="6C5EF812"/>
    <w:rsid w:val="6C9868D9"/>
    <w:rsid w:val="6CA25B25"/>
    <w:rsid w:val="6CAE36AE"/>
    <w:rsid w:val="6CB52F05"/>
    <w:rsid w:val="6CCDE0AD"/>
    <w:rsid w:val="6CD00F61"/>
    <w:rsid w:val="6CEA74C5"/>
    <w:rsid w:val="6CF706BA"/>
    <w:rsid w:val="6D01003B"/>
    <w:rsid w:val="6D02DCC8"/>
    <w:rsid w:val="6D0690B9"/>
    <w:rsid w:val="6D0B70AE"/>
    <w:rsid w:val="6D0CD43E"/>
    <w:rsid w:val="6D2EE406"/>
    <w:rsid w:val="6D307EC9"/>
    <w:rsid w:val="6D331642"/>
    <w:rsid w:val="6D3A3948"/>
    <w:rsid w:val="6D4EA5E5"/>
    <w:rsid w:val="6D56D457"/>
    <w:rsid w:val="6D5BC930"/>
    <w:rsid w:val="6D5F6302"/>
    <w:rsid w:val="6D6BE8E3"/>
    <w:rsid w:val="6D71053C"/>
    <w:rsid w:val="6D7DCCC1"/>
    <w:rsid w:val="6D7F20CA"/>
    <w:rsid w:val="6D8B89A8"/>
    <w:rsid w:val="6D9562B5"/>
    <w:rsid w:val="6D9B895F"/>
    <w:rsid w:val="6DADE70F"/>
    <w:rsid w:val="6DAE649C"/>
    <w:rsid w:val="6DC8E969"/>
    <w:rsid w:val="6DD21471"/>
    <w:rsid w:val="6DDE13BB"/>
    <w:rsid w:val="6DF67210"/>
    <w:rsid w:val="6E16D84C"/>
    <w:rsid w:val="6E1B3945"/>
    <w:rsid w:val="6E220ECC"/>
    <w:rsid w:val="6E274EB8"/>
    <w:rsid w:val="6E2CA173"/>
    <w:rsid w:val="6E2DF8E4"/>
    <w:rsid w:val="6E39BD0D"/>
    <w:rsid w:val="6E39F6F4"/>
    <w:rsid w:val="6E3C80BB"/>
    <w:rsid w:val="6E3CEA5A"/>
    <w:rsid w:val="6E4827F0"/>
    <w:rsid w:val="6E6B0B8A"/>
    <w:rsid w:val="6EA3DE9A"/>
    <w:rsid w:val="6ED9A0A3"/>
    <w:rsid w:val="6EDAD016"/>
    <w:rsid w:val="6EED0416"/>
    <w:rsid w:val="6EF40393"/>
    <w:rsid w:val="6EFC85F1"/>
    <w:rsid w:val="6F18BEBF"/>
    <w:rsid w:val="6F20C214"/>
    <w:rsid w:val="6F29DC05"/>
    <w:rsid w:val="6F747955"/>
    <w:rsid w:val="6FD2DBD8"/>
    <w:rsid w:val="6FD6AF4D"/>
    <w:rsid w:val="6FDBED6A"/>
    <w:rsid w:val="6FF2B301"/>
    <w:rsid w:val="6FFA86C7"/>
    <w:rsid w:val="70030AB4"/>
    <w:rsid w:val="700A92C5"/>
    <w:rsid w:val="70117CBA"/>
    <w:rsid w:val="7018B756"/>
    <w:rsid w:val="70229AA9"/>
    <w:rsid w:val="70251CA4"/>
    <w:rsid w:val="7033791F"/>
    <w:rsid w:val="7035AC9A"/>
    <w:rsid w:val="704B15F8"/>
    <w:rsid w:val="705A64F7"/>
    <w:rsid w:val="705E500F"/>
    <w:rsid w:val="707C1699"/>
    <w:rsid w:val="707DC003"/>
    <w:rsid w:val="708751DC"/>
    <w:rsid w:val="7098C8A6"/>
    <w:rsid w:val="7099008B"/>
    <w:rsid w:val="70AC7356"/>
    <w:rsid w:val="70B08FE9"/>
    <w:rsid w:val="70B57543"/>
    <w:rsid w:val="70D39F3F"/>
    <w:rsid w:val="70E28C47"/>
    <w:rsid w:val="70F08CF5"/>
    <w:rsid w:val="70FAF802"/>
    <w:rsid w:val="71057CF7"/>
    <w:rsid w:val="71101DC3"/>
    <w:rsid w:val="71129A3B"/>
    <w:rsid w:val="711AC637"/>
    <w:rsid w:val="712DCFE4"/>
    <w:rsid w:val="712E223F"/>
    <w:rsid w:val="7132E72B"/>
    <w:rsid w:val="716D8C96"/>
    <w:rsid w:val="7177E765"/>
    <w:rsid w:val="717F2466"/>
    <w:rsid w:val="7187AABB"/>
    <w:rsid w:val="7195576B"/>
    <w:rsid w:val="719B03D5"/>
    <w:rsid w:val="71A2E72C"/>
    <w:rsid w:val="71C22643"/>
    <w:rsid w:val="71DBAAC0"/>
    <w:rsid w:val="71DF7921"/>
    <w:rsid w:val="71E7F5EA"/>
    <w:rsid w:val="72052DD8"/>
    <w:rsid w:val="720B2179"/>
    <w:rsid w:val="722B0082"/>
    <w:rsid w:val="722C93BF"/>
    <w:rsid w:val="7238BC57"/>
    <w:rsid w:val="723ECC73"/>
    <w:rsid w:val="7248EE67"/>
    <w:rsid w:val="7258BAA1"/>
    <w:rsid w:val="7261B010"/>
    <w:rsid w:val="726A576B"/>
    <w:rsid w:val="726D0E74"/>
    <w:rsid w:val="728DD59D"/>
    <w:rsid w:val="72A77F05"/>
    <w:rsid w:val="72A78D51"/>
    <w:rsid w:val="72BFB385"/>
    <w:rsid w:val="72D7C034"/>
    <w:rsid w:val="72E1495A"/>
    <w:rsid w:val="72FB586A"/>
    <w:rsid w:val="72FC85DC"/>
    <w:rsid w:val="7300C26D"/>
    <w:rsid w:val="7337687E"/>
    <w:rsid w:val="733B838A"/>
    <w:rsid w:val="734328FA"/>
    <w:rsid w:val="73441F5F"/>
    <w:rsid w:val="7371198D"/>
    <w:rsid w:val="737D89E4"/>
    <w:rsid w:val="7392A294"/>
    <w:rsid w:val="739AD75C"/>
    <w:rsid w:val="73BD9E9D"/>
    <w:rsid w:val="73BF788F"/>
    <w:rsid w:val="73C2FE70"/>
    <w:rsid w:val="73CA282C"/>
    <w:rsid w:val="73D0EAFC"/>
    <w:rsid w:val="73E7B948"/>
    <w:rsid w:val="73FD51CA"/>
    <w:rsid w:val="740B254E"/>
    <w:rsid w:val="740C23AF"/>
    <w:rsid w:val="740E152D"/>
    <w:rsid w:val="7419CCF4"/>
    <w:rsid w:val="741B1CBC"/>
    <w:rsid w:val="741D0FD0"/>
    <w:rsid w:val="7446FC8C"/>
    <w:rsid w:val="746E4704"/>
    <w:rsid w:val="747A1DF7"/>
    <w:rsid w:val="748637FA"/>
    <w:rsid w:val="7491700E"/>
    <w:rsid w:val="74A50057"/>
    <w:rsid w:val="74ACEC13"/>
    <w:rsid w:val="74C8A777"/>
    <w:rsid w:val="74D5C306"/>
    <w:rsid w:val="74D61097"/>
    <w:rsid w:val="74FAF934"/>
    <w:rsid w:val="75030333"/>
    <w:rsid w:val="750B7AA2"/>
    <w:rsid w:val="754CD76B"/>
    <w:rsid w:val="7554F3AA"/>
    <w:rsid w:val="7558AC3E"/>
    <w:rsid w:val="755A0FC0"/>
    <w:rsid w:val="757FB613"/>
    <w:rsid w:val="75811BE4"/>
    <w:rsid w:val="75980A95"/>
    <w:rsid w:val="75982149"/>
    <w:rsid w:val="75DD2656"/>
    <w:rsid w:val="75EB02AA"/>
    <w:rsid w:val="75EF81C4"/>
    <w:rsid w:val="75F10D46"/>
    <w:rsid w:val="7604E7EE"/>
    <w:rsid w:val="760C3F45"/>
    <w:rsid w:val="760D23CE"/>
    <w:rsid w:val="762BE14E"/>
    <w:rsid w:val="76329923"/>
    <w:rsid w:val="76474C46"/>
    <w:rsid w:val="765976ED"/>
    <w:rsid w:val="765B70BA"/>
    <w:rsid w:val="76664456"/>
    <w:rsid w:val="766B3C3F"/>
    <w:rsid w:val="7676F5EA"/>
    <w:rsid w:val="768A74CA"/>
    <w:rsid w:val="769797FE"/>
    <w:rsid w:val="76A72A7B"/>
    <w:rsid w:val="76BE587C"/>
    <w:rsid w:val="76C2EAFB"/>
    <w:rsid w:val="76CB7D20"/>
    <w:rsid w:val="7718C382"/>
    <w:rsid w:val="774510D6"/>
    <w:rsid w:val="774B5372"/>
    <w:rsid w:val="7771B68E"/>
    <w:rsid w:val="77724D20"/>
    <w:rsid w:val="778CD7BE"/>
    <w:rsid w:val="77AA372E"/>
    <w:rsid w:val="77AB0330"/>
    <w:rsid w:val="77BA7CE8"/>
    <w:rsid w:val="77D52438"/>
    <w:rsid w:val="77F85A7A"/>
    <w:rsid w:val="77FC8E83"/>
    <w:rsid w:val="78035010"/>
    <w:rsid w:val="780E7F23"/>
    <w:rsid w:val="781A838D"/>
    <w:rsid w:val="783D909A"/>
    <w:rsid w:val="784099AF"/>
    <w:rsid w:val="784A9A8D"/>
    <w:rsid w:val="784BA684"/>
    <w:rsid w:val="785CD430"/>
    <w:rsid w:val="7862A1CD"/>
    <w:rsid w:val="7867C5A8"/>
    <w:rsid w:val="787234AE"/>
    <w:rsid w:val="787ED4BD"/>
    <w:rsid w:val="78808870"/>
    <w:rsid w:val="7881A5BF"/>
    <w:rsid w:val="788CF7C3"/>
    <w:rsid w:val="78ACB384"/>
    <w:rsid w:val="78B48FD7"/>
    <w:rsid w:val="78BE206A"/>
    <w:rsid w:val="78DC9E5D"/>
    <w:rsid w:val="78E23556"/>
    <w:rsid w:val="78EA2042"/>
    <w:rsid w:val="78F72320"/>
    <w:rsid w:val="78FC3BAD"/>
    <w:rsid w:val="78FD2B24"/>
    <w:rsid w:val="78FFF464"/>
    <w:rsid w:val="79134A72"/>
    <w:rsid w:val="7919BF03"/>
    <w:rsid w:val="791C503D"/>
    <w:rsid w:val="7929C05C"/>
    <w:rsid w:val="793A438A"/>
    <w:rsid w:val="793C97A9"/>
    <w:rsid w:val="79420D42"/>
    <w:rsid w:val="794BFB63"/>
    <w:rsid w:val="79557865"/>
    <w:rsid w:val="79657BF6"/>
    <w:rsid w:val="7965E4AD"/>
    <w:rsid w:val="79661112"/>
    <w:rsid w:val="796A9333"/>
    <w:rsid w:val="79790945"/>
    <w:rsid w:val="797AF591"/>
    <w:rsid w:val="797BD066"/>
    <w:rsid w:val="7984B4DF"/>
    <w:rsid w:val="79901C6C"/>
    <w:rsid w:val="79943A5D"/>
    <w:rsid w:val="799E5993"/>
    <w:rsid w:val="79AB761B"/>
    <w:rsid w:val="79CEC7E1"/>
    <w:rsid w:val="79D6EAA9"/>
    <w:rsid w:val="79DD814F"/>
    <w:rsid w:val="79E4A1EB"/>
    <w:rsid w:val="79F6BC71"/>
    <w:rsid w:val="7A07D2DC"/>
    <w:rsid w:val="7A1E49F4"/>
    <w:rsid w:val="7A35DC78"/>
    <w:rsid w:val="7A3F7670"/>
    <w:rsid w:val="7A45C76D"/>
    <w:rsid w:val="7A5B13A8"/>
    <w:rsid w:val="7A8172A6"/>
    <w:rsid w:val="7AA202D0"/>
    <w:rsid w:val="7AA8E27E"/>
    <w:rsid w:val="7ABB4FBD"/>
    <w:rsid w:val="7ACD469C"/>
    <w:rsid w:val="7AE4B7A1"/>
    <w:rsid w:val="7AF4526B"/>
    <w:rsid w:val="7B03112A"/>
    <w:rsid w:val="7B16FF02"/>
    <w:rsid w:val="7B2CA8E6"/>
    <w:rsid w:val="7B5B8520"/>
    <w:rsid w:val="7B739FEC"/>
    <w:rsid w:val="7B7B9563"/>
    <w:rsid w:val="7B9045B5"/>
    <w:rsid w:val="7BA06031"/>
    <w:rsid w:val="7BAA8FE4"/>
    <w:rsid w:val="7BAE3C56"/>
    <w:rsid w:val="7BB03FF0"/>
    <w:rsid w:val="7BC4C2BD"/>
    <w:rsid w:val="7BE3D4B3"/>
    <w:rsid w:val="7BEDD774"/>
    <w:rsid w:val="7BFD2F99"/>
    <w:rsid w:val="7C05CD1A"/>
    <w:rsid w:val="7C08A749"/>
    <w:rsid w:val="7C0F8C3D"/>
    <w:rsid w:val="7C5760F4"/>
    <w:rsid w:val="7C731FE0"/>
    <w:rsid w:val="7C7565B8"/>
    <w:rsid w:val="7C88D0CC"/>
    <w:rsid w:val="7C9E13B0"/>
    <w:rsid w:val="7CA78087"/>
    <w:rsid w:val="7CD270DF"/>
    <w:rsid w:val="7CEDE1F3"/>
    <w:rsid w:val="7D111FD4"/>
    <w:rsid w:val="7D22396A"/>
    <w:rsid w:val="7D252BD4"/>
    <w:rsid w:val="7D2C0503"/>
    <w:rsid w:val="7D2E6172"/>
    <w:rsid w:val="7D6E7CC4"/>
    <w:rsid w:val="7D7CC31C"/>
    <w:rsid w:val="7D890DA1"/>
    <w:rsid w:val="7DBA1E18"/>
    <w:rsid w:val="7DBEDB63"/>
    <w:rsid w:val="7DC6CFEB"/>
    <w:rsid w:val="7DCDE391"/>
    <w:rsid w:val="7DDE87EB"/>
    <w:rsid w:val="7DE00A86"/>
    <w:rsid w:val="7DF98EB7"/>
    <w:rsid w:val="7DFCC1A3"/>
    <w:rsid w:val="7E1DC13D"/>
    <w:rsid w:val="7E27B87B"/>
    <w:rsid w:val="7E5845E4"/>
    <w:rsid w:val="7E6659C1"/>
    <w:rsid w:val="7E784344"/>
    <w:rsid w:val="7E85AD59"/>
    <w:rsid w:val="7E893C20"/>
    <w:rsid w:val="7ECDC127"/>
    <w:rsid w:val="7EDAD312"/>
    <w:rsid w:val="7EDBCB00"/>
    <w:rsid w:val="7F167784"/>
    <w:rsid w:val="7F19D070"/>
    <w:rsid w:val="7F1E1439"/>
    <w:rsid w:val="7F47A6CC"/>
    <w:rsid w:val="7F51ED56"/>
    <w:rsid w:val="7F53A4A8"/>
    <w:rsid w:val="7F577E99"/>
    <w:rsid w:val="7F70E7A6"/>
    <w:rsid w:val="7F72A1A2"/>
    <w:rsid w:val="7F80888F"/>
    <w:rsid w:val="7F85556E"/>
    <w:rsid w:val="7F907C3B"/>
    <w:rsid w:val="7F927E4E"/>
    <w:rsid w:val="7FA1F624"/>
    <w:rsid w:val="7FA57826"/>
    <w:rsid w:val="7FB5FA00"/>
    <w:rsid w:val="7FC3AD0B"/>
    <w:rsid w:val="7FCC3138"/>
    <w:rsid w:val="7FCC36D7"/>
    <w:rsid w:val="7FD26CA8"/>
    <w:rsid w:val="7FEBC5BC"/>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9112EDC"/>
  <w15:docId w15:val="{A6AED053-EA94-4979-BE10-3EEA23D15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EYInterstate Light" w:eastAsiaTheme="minorHAnsi" w:hAnsi="EYInterstate Light" w:cstheme="minorBidi"/>
        <w:lang w:val="nl-BE"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2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2" w:semiHidden="1" w:unhideWhenUsed="1"/>
    <w:lsdException w:name="List 3"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iPriority="0" w:unhideWhenUsed="1"/>
    <w:lsdException w:name="Table Simple 3" w:semiHidden="1" w:unhideWhenUsed="1"/>
    <w:lsdException w:name="Table Classic 1" w:semiHidden="1" w:uiPriority="0" w:unhideWhenUsed="1"/>
    <w:lsdException w:name="Table Classic 2" w:semiHidden="1" w:uiPriority="0"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iPriority="0"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TEXT"/>
    <w:qFormat/>
    <w:rsid w:val="00A84AEC"/>
    <w:pPr>
      <w:spacing w:after="120"/>
      <w:jc w:val="both"/>
    </w:pPr>
    <w:rPr>
      <w:rFonts w:asciiTheme="minorHAnsi" w:eastAsia="Times New Roman" w:hAnsiTheme="minorHAnsi" w:cs="Times New Roman"/>
      <w:szCs w:val="24"/>
      <w:lang w:val="en-GB" w:eastAsia="fr-FR"/>
    </w:rPr>
  </w:style>
  <w:style w:type="paragraph" w:styleId="Heading1">
    <w:name w:val="heading 1"/>
    <w:aliases w:val="(Section),cover1,intoduction,head1,h1,Heading 1a,H1,1,Header 1,Heading 1 CFMU,Para 1,OS1,Headline,Numbered 1 (SBC),Arial 14 Fett,Arial 14 Fett1,Arial 14 Fett2,Heading 1- SBC,l1,Head1,Heading apps,Opening,BMS Heading 1,Heading 0,VIS"/>
    <w:basedOn w:val="Normal"/>
    <w:next w:val="Normal"/>
    <w:link w:val="Heading1Char"/>
    <w:autoRedefine/>
    <w:qFormat/>
    <w:rsid w:val="00A84AEC"/>
    <w:pPr>
      <w:keepNext/>
      <w:keepLines/>
      <w:pageBreakBefore/>
      <w:numPr>
        <w:numId w:val="35"/>
      </w:numPr>
      <w:spacing w:before="240" w:after="240"/>
      <w:jc w:val="left"/>
      <w:outlineLvl w:val="0"/>
    </w:pPr>
    <w:rPr>
      <w:rFonts w:ascii="Calibri" w:eastAsiaTheme="majorEastAsia" w:hAnsi="Calibri" w:cs="Arial"/>
      <w:b/>
      <w:bCs/>
      <w:color w:val="595959" w:themeColor="text1" w:themeTint="A6"/>
      <w:sz w:val="48"/>
      <w:szCs w:val="28"/>
      <w:lang w:eastAsia="en-GB"/>
    </w:rPr>
  </w:style>
  <w:style w:type="paragraph" w:styleId="Heading2">
    <w:name w:val="heading 2"/>
    <w:basedOn w:val="Normal"/>
    <w:next w:val="Normal"/>
    <w:link w:val="Heading2Char"/>
    <w:qFormat/>
    <w:rsid w:val="00A84AEC"/>
    <w:pPr>
      <w:keepNext/>
      <w:keepLines/>
      <w:numPr>
        <w:ilvl w:val="1"/>
        <w:numId w:val="49"/>
      </w:numPr>
      <w:spacing w:before="360" w:after="160"/>
      <w:outlineLvl w:val="1"/>
    </w:pPr>
    <w:rPr>
      <w:rFonts w:ascii="Calibri" w:eastAsiaTheme="majorEastAsia" w:hAnsi="Calibri" w:cs="Arial"/>
      <w:b/>
      <w:bCs/>
      <w:color w:val="595959" w:themeColor="text1" w:themeTint="A6"/>
      <w:sz w:val="36"/>
      <w:szCs w:val="26"/>
    </w:rPr>
  </w:style>
  <w:style w:type="paragraph" w:styleId="Heading3">
    <w:name w:val="heading 3"/>
    <w:aliases w:val="h3,Punt 3,H3,Heading 3 CFMU,Para 3,Punt 3 Char,Arial 12 Fett,1.1.1 Heading 3,Numbered 3 (SBC),Sub-Title,Heading 3 - SBC,V_Head3,Podkapitola2,h3 sub heading,(Alt+3),Table Attribute Heading,Heading C,sub Italic,proj3,proj31,H31,l3"/>
    <w:basedOn w:val="Normal"/>
    <w:next w:val="Normal"/>
    <w:link w:val="Heading3Char"/>
    <w:uiPriority w:val="9"/>
    <w:qFormat/>
    <w:rsid w:val="00103D47"/>
    <w:pPr>
      <w:keepNext/>
      <w:keepLines/>
      <w:tabs>
        <w:tab w:val="left" w:pos="851"/>
      </w:tabs>
      <w:spacing w:before="200" w:after="60"/>
      <w:ind w:left="1084" w:hanging="1080"/>
      <w:outlineLvl w:val="2"/>
    </w:pPr>
    <w:rPr>
      <w:rFonts w:ascii="EYInterstate Regular" w:eastAsiaTheme="majorEastAsia" w:hAnsi="EYInterstate Regular" w:cstheme="majorBidi"/>
      <w:b/>
      <w:bCs/>
      <w:color w:val="7F7F7F" w:themeColor="text1" w:themeTint="80"/>
      <w:sz w:val="28"/>
      <w:lang w:val="en-US"/>
    </w:rPr>
  </w:style>
  <w:style w:type="paragraph" w:styleId="Heading4">
    <w:name w:val="heading 4"/>
    <w:aliases w:val="Title 4,level 3 subhead,PA Micro Section,(Alt+4),H41,(Alt+4)1,H42,(Alt+4)2,H43,(Alt+4)3,H44,(Alt+4)4,H45,(Alt+4)5,H411,(Alt+4)11,H421,(Alt+4)21,H431,(Alt+4)31,H46,(Alt+4)6,H412,(Alt+4)12,H422,(Alt+4)22,H432,(Alt+4)32,H47,(Alt+4)7,H48,(Alt+4)8"/>
    <w:basedOn w:val="Normal"/>
    <w:next w:val="Normal"/>
    <w:link w:val="Heading4Char"/>
    <w:uiPriority w:val="9"/>
    <w:qFormat/>
    <w:rsid w:val="00DD0B35"/>
    <w:pPr>
      <w:keepNext/>
      <w:keepLines/>
      <w:spacing w:before="200" w:after="100"/>
      <w:ind w:left="1444" w:hanging="1440"/>
      <w:outlineLvl w:val="3"/>
    </w:pPr>
    <w:rPr>
      <w:rFonts w:ascii="Calibri" w:eastAsiaTheme="majorEastAsia" w:hAnsi="Calibri" w:cstheme="majorBidi"/>
      <w:b/>
      <w:bCs/>
      <w:i/>
      <w:iCs/>
      <w:color w:val="646464" w:themeColor="background1"/>
      <w:lang w:val="en-US"/>
    </w:rPr>
  </w:style>
  <w:style w:type="paragraph" w:styleId="Heading5">
    <w:name w:val="heading 5"/>
    <w:aliases w:val="sub1,Roman list,5,H5,Heading 5 CFMU,Para 5,h5,Header 5,Numbered 5 (SBC),UEH5,Subhead 1"/>
    <w:basedOn w:val="Subtitle"/>
    <w:next w:val="Normal"/>
    <w:link w:val="Heading5Char"/>
    <w:uiPriority w:val="20"/>
    <w:qFormat/>
    <w:rsid w:val="002A629D"/>
    <w:pPr>
      <w:keepNext/>
      <w:numPr>
        <w:ilvl w:val="0"/>
      </w:numPr>
      <w:outlineLvl w:val="4"/>
    </w:pPr>
    <w:rPr>
      <w:sz w:val="24"/>
    </w:rPr>
  </w:style>
  <w:style w:type="paragraph" w:styleId="Heading6">
    <w:name w:val="heading 6"/>
    <w:aliases w:val="sub2,b,Heading 6 CFMU,h6,Header 6,UEH6,Heading 6 CFMU1,Heading 6 CFMU2,Heading 6 CFMU3,Heading 6 CFMU4,Heading 6 CFMU5,Para 6,H6,Legal Level 1.,Heading 6  Appendix Y &amp; Z"/>
    <w:basedOn w:val="Normal"/>
    <w:next w:val="Normal"/>
    <w:link w:val="Heading6Char"/>
    <w:uiPriority w:val="99"/>
    <w:qFormat/>
    <w:rsid w:val="002A629D"/>
    <w:pPr>
      <w:keepNext/>
      <w:keepLines/>
      <w:spacing w:before="200"/>
      <w:outlineLvl w:val="5"/>
    </w:pPr>
    <w:rPr>
      <w:rFonts w:ascii="Times New Roman" w:eastAsiaTheme="majorEastAsia" w:hAnsi="Times New Roman" w:cstheme="majorBidi"/>
      <w:i/>
      <w:iCs/>
      <w:color w:val="3F3E40" w:themeColor="accent1" w:themeShade="7F"/>
      <w:sz w:val="22"/>
    </w:rPr>
  </w:style>
  <w:style w:type="paragraph" w:styleId="Heading7">
    <w:name w:val="heading 7"/>
    <w:aliases w:val="letter list,lettered list,Heading 7 CFMU,h7,Header 7,Legal Level 1.1.,sub3,Heading 7 (do not use),Para 7,H7,TITRE PARTIE"/>
    <w:basedOn w:val="Normal"/>
    <w:next w:val="Normal"/>
    <w:link w:val="Heading7Char"/>
    <w:uiPriority w:val="99"/>
    <w:qFormat/>
    <w:rsid w:val="002A629D"/>
    <w:pPr>
      <w:keepNext/>
      <w:keepLines/>
      <w:spacing w:before="200"/>
      <w:outlineLvl w:val="6"/>
    </w:pPr>
    <w:rPr>
      <w:rFonts w:ascii="Times New Roman" w:eastAsiaTheme="majorEastAsia" w:hAnsi="Times New Roman" w:cstheme="majorBidi"/>
      <w:i/>
      <w:iCs/>
      <w:color w:val="404040" w:themeColor="text1" w:themeTint="BF"/>
    </w:rPr>
  </w:style>
  <w:style w:type="paragraph" w:styleId="Heading8">
    <w:name w:val="heading 8"/>
    <w:aliases w:val="sub4,Heading 8 (do not use),Heading 8 CFMU,h8,Header 8,ASAPHeading 8,8,Titolo8,action,action1,action2,action11,action3,action4,action5,action6,action7,action12,action21,action111,action31,action8,action13,action22,action112,action32"/>
    <w:basedOn w:val="Normal"/>
    <w:next w:val="Normal"/>
    <w:link w:val="Heading8Char"/>
    <w:uiPriority w:val="99"/>
    <w:qFormat/>
    <w:rsid w:val="002A629D"/>
    <w:pPr>
      <w:keepNext/>
      <w:keepLines/>
      <w:spacing w:before="200"/>
      <w:outlineLvl w:val="7"/>
    </w:pPr>
    <w:rPr>
      <w:rFonts w:ascii="Times New Roman" w:eastAsiaTheme="majorEastAsia" w:hAnsi="Times New Roman" w:cstheme="majorBidi"/>
      <w:color w:val="404040" w:themeColor="text1" w:themeTint="BF"/>
    </w:rPr>
  </w:style>
  <w:style w:type="paragraph" w:styleId="Heading9">
    <w:name w:val="heading 9"/>
    <w:aliases w:val="sub5,Heading 9 (do not use),App Heading,Heading 9 CFMU,h9,Header 9,ASAPHeading 9,Appendix,9,Titolo9,progress,progress1,progress2,progress11,progress3,progress4,progress5,progress6,progress7,progress12,progress21,progress111,progress31,App1"/>
    <w:basedOn w:val="Normal"/>
    <w:next w:val="Normal"/>
    <w:link w:val="Heading9Char"/>
    <w:uiPriority w:val="99"/>
    <w:qFormat/>
    <w:rsid w:val="002A629D"/>
    <w:pPr>
      <w:keepNext/>
      <w:keepLines/>
      <w:spacing w:before="200"/>
      <w:outlineLvl w:val="8"/>
    </w:pPr>
    <w:rPr>
      <w:rFonts w:ascii="Times New Roman" w:eastAsiaTheme="majorEastAsia" w:hAnsi="Times New Roman" w:cstheme="majorBidi"/>
      <w:i/>
      <w:iCs/>
      <w:color w:val="404040" w:themeColor="text1" w:themeTint="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 Char,cover1 Char,intoduction Char,head1 Char,h1 Char,Heading 1a Char,H1 Char,1 Char,Header 1 Char,Heading 1 CFMU Char,Para 1 Char,OS1 Char,Headline Char,Numbered 1 (SBC) Char,Arial 14 Fett Char,Arial 14 Fett1 Char,l1 Char"/>
    <w:basedOn w:val="DefaultParagraphFont"/>
    <w:link w:val="Heading1"/>
    <w:rsid w:val="00A84AEC"/>
    <w:rPr>
      <w:rFonts w:ascii="Calibri" w:eastAsiaTheme="majorEastAsia" w:hAnsi="Calibri" w:cs="Arial"/>
      <w:b/>
      <w:bCs/>
      <w:color w:val="595959" w:themeColor="text1" w:themeTint="A6"/>
      <w:sz w:val="48"/>
      <w:szCs w:val="28"/>
      <w:lang w:val="en-GB" w:eastAsia="en-GB"/>
    </w:rPr>
  </w:style>
  <w:style w:type="character" w:customStyle="1" w:styleId="Heading2Char">
    <w:name w:val="Heading 2 Char"/>
    <w:basedOn w:val="DefaultParagraphFont"/>
    <w:link w:val="Heading2"/>
    <w:rsid w:val="00A84AEC"/>
    <w:rPr>
      <w:rFonts w:ascii="Calibri" w:eastAsiaTheme="majorEastAsia" w:hAnsi="Calibri" w:cs="Arial"/>
      <w:b/>
      <w:bCs/>
      <w:color w:val="595959" w:themeColor="text1" w:themeTint="A6"/>
      <w:sz w:val="36"/>
      <w:szCs w:val="26"/>
      <w:lang w:val="en-GB" w:eastAsia="fr-FR"/>
    </w:rPr>
  </w:style>
  <w:style w:type="character" w:customStyle="1" w:styleId="Heading3Char">
    <w:name w:val="Heading 3 Char"/>
    <w:aliases w:val="h3 Char,Punt 3 Char1,H3 Char,Heading 3 CFMU Char,Para 3 Char,Punt 3 Char Char,Arial 12 Fett Char,1.1.1 Heading 3 Char,Numbered 3 (SBC) Char,Sub-Title Char,Heading 3 - SBC Char,V_Head3 Char,Podkapitola2 Char,h3 sub heading Char,proj3 Char"/>
    <w:basedOn w:val="DefaultParagraphFont"/>
    <w:link w:val="Heading3"/>
    <w:uiPriority w:val="9"/>
    <w:rsid w:val="00B743A3"/>
    <w:rPr>
      <w:rFonts w:ascii="EYInterstate Regular" w:eastAsiaTheme="majorEastAsia" w:hAnsi="EYInterstate Regular" w:cstheme="majorBidi"/>
      <w:b/>
      <w:bCs/>
      <w:color w:val="7F7F7F" w:themeColor="text1" w:themeTint="80"/>
      <w:sz w:val="28"/>
      <w:szCs w:val="24"/>
      <w:lang w:val="en-US" w:eastAsia="fr-FR"/>
    </w:rPr>
  </w:style>
  <w:style w:type="character" w:customStyle="1" w:styleId="Heading4Char">
    <w:name w:val="Heading 4 Char"/>
    <w:aliases w:val="Title 4 Char,level 3 subhead Char,PA Micro Section Char,(Alt+4) Char,H41 Char,(Alt+4)1 Char,H42 Char,(Alt+4)2 Char,H43 Char,(Alt+4)3 Char,H44 Char,(Alt+4)4 Char,H45 Char,(Alt+4)5 Char,H411 Char,(Alt+4)11 Char,H421 Char,(Alt+4)21 Char"/>
    <w:basedOn w:val="DefaultParagraphFont"/>
    <w:link w:val="Heading4"/>
    <w:uiPriority w:val="9"/>
    <w:rsid w:val="00DD0B35"/>
    <w:rPr>
      <w:rFonts w:ascii="Calibri" w:eastAsiaTheme="majorEastAsia" w:hAnsi="Calibri" w:cstheme="majorBidi"/>
      <w:b/>
      <w:bCs/>
      <w:i/>
      <w:iCs/>
      <w:color w:val="646464" w:themeColor="background1"/>
      <w:szCs w:val="24"/>
      <w:lang w:val="en-US" w:eastAsia="fr-FR"/>
    </w:rPr>
  </w:style>
  <w:style w:type="paragraph" w:styleId="Subtitle">
    <w:name w:val="Subtitle"/>
    <w:basedOn w:val="Normal"/>
    <w:next w:val="Normal"/>
    <w:link w:val="SubtitleChar"/>
    <w:uiPriority w:val="11"/>
    <w:qFormat/>
    <w:rsid w:val="000041A8"/>
    <w:pPr>
      <w:numPr>
        <w:ilvl w:val="1"/>
      </w:numPr>
    </w:pPr>
    <w:rPr>
      <w:rFonts w:eastAsiaTheme="majorEastAsia" w:cstheme="majorBidi"/>
      <w:b/>
      <w:iCs/>
      <w:spacing w:val="15"/>
    </w:rPr>
  </w:style>
  <w:style w:type="character" w:customStyle="1" w:styleId="SubtitleChar">
    <w:name w:val="Subtitle Char"/>
    <w:basedOn w:val="DefaultParagraphFont"/>
    <w:link w:val="Subtitle"/>
    <w:uiPriority w:val="11"/>
    <w:rsid w:val="007C38CA"/>
    <w:rPr>
      <w:rFonts w:eastAsiaTheme="majorEastAsia" w:cstheme="majorBidi"/>
      <w:b/>
      <w:iCs/>
      <w:spacing w:val="15"/>
      <w:szCs w:val="24"/>
      <w:lang w:val="en-GB" w:eastAsia="fr-FR"/>
    </w:rPr>
  </w:style>
  <w:style w:type="character" w:customStyle="1" w:styleId="Heading5Char">
    <w:name w:val="Heading 5 Char"/>
    <w:aliases w:val="sub1 Char,Roman list Char,5 Char,H5 Char,Heading 5 CFMU Char,Para 5 Char,h5 Char,Header 5 Char,Numbered 5 (SBC) Char,UEH5 Char,Subhead 1 Char"/>
    <w:basedOn w:val="DefaultParagraphFont"/>
    <w:link w:val="Heading5"/>
    <w:uiPriority w:val="20"/>
    <w:rsid w:val="002A629D"/>
    <w:rPr>
      <w:rFonts w:ascii="EYInterstate Regular" w:eastAsiaTheme="majorEastAsia" w:hAnsi="EYInterstate Regular" w:cstheme="majorBidi"/>
      <w:b/>
      <w:iCs/>
      <w:spacing w:val="15"/>
      <w:sz w:val="24"/>
      <w:szCs w:val="24"/>
    </w:rPr>
  </w:style>
  <w:style w:type="character" w:customStyle="1" w:styleId="Heading6Char">
    <w:name w:val="Heading 6 Char"/>
    <w:aliases w:val="sub2 Char,b Char,Heading 6 CFMU Char,h6 Char,Header 6 Char,UEH6 Char,Heading 6 CFMU1 Char,Heading 6 CFMU2 Char,Heading 6 CFMU3 Char,Heading 6 CFMU4 Char,Heading 6 CFMU5 Char,Para 6 Char,H6 Char,Legal Level 1. Char"/>
    <w:basedOn w:val="DefaultParagraphFont"/>
    <w:link w:val="Heading6"/>
    <w:uiPriority w:val="99"/>
    <w:rsid w:val="002A629D"/>
    <w:rPr>
      <w:rFonts w:ascii="Times New Roman" w:eastAsiaTheme="majorEastAsia" w:hAnsi="Times New Roman" w:cstheme="majorBidi"/>
      <w:i/>
      <w:iCs/>
      <w:color w:val="3F3E40" w:themeColor="accent1" w:themeShade="7F"/>
      <w:sz w:val="22"/>
      <w:szCs w:val="24"/>
      <w:lang w:val="fr-FR" w:eastAsia="fr-FR"/>
    </w:rPr>
  </w:style>
  <w:style w:type="character" w:customStyle="1" w:styleId="Heading7Char">
    <w:name w:val="Heading 7 Char"/>
    <w:aliases w:val="letter list Char,lettered list Char,Heading 7 CFMU Char,h7 Char,Header 7 Char,Legal Level 1.1. Char,sub3 Char,Heading 7 (do not use) Char,Para 7 Char,H7 Char,TITRE PARTIE Char"/>
    <w:basedOn w:val="DefaultParagraphFont"/>
    <w:link w:val="Heading7"/>
    <w:uiPriority w:val="99"/>
    <w:rsid w:val="002A629D"/>
    <w:rPr>
      <w:rFonts w:ascii="Times New Roman" w:eastAsiaTheme="majorEastAsia" w:hAnsi="Times New Roman" w:cstheme="majorBidi"/>
      <w:i/>
      <w:iCs/>
      <w:color w:val="404040" w:themeColor="text1" w:themeTint="BF"/>
      <w:szCs w:val="24"/>
      <w:lang w:val="fr-FR" w:eastAsia="fr-FR"/>
    </w:rPr>
  </w:style>
  <w:style w:type="character" w:customStyle="1" w:styleId="Heading8Char">
    <w:name w:val="Heading 8 Char"/>
    <w:aliases w:val="sub4 Char,Heading 8 (do not use) Char,Heading 8 CFMU Char,h8 Char,Header 8 Char,ASAPHeading 8 Char,8 Char,Titolo8 Char,action Char,action1 Char,action2 Char,action11 Char,action3 Char,action4 Char,action5 Char,action6 Char,action7 Char"/>
    <w:basedOn w:val="DefaultParagraphFont"/>
    <w:link w:val="Heading8"/>
    <w:uiPriority w:val="99"/>
    <w:rsid w:val="002A629D"/>
    <w:rPr>
      <w:rFonts w:ascii="Times New Roman" w:eastAsiaTheme="majorEastAsia" w:hAnsi="Times New Roman" w:cstheme="majorBidi"/>
      <w:color w:val="404040" w:themeColor="text1" w:themeTint="BF"/>
      <w:szCs w:val="24"/>
      <w:lang w:val="fr-FR" w:eastAsia="fr-FR"/>
    </w:rPr>
  </w:style>
  <w:style w:type="character" w:customStyle="1" w:styleId="Heading9Char">
    <w:name w:val="Heading 9 Char"/>
    <w:aliases w:val="sub5 Char,Heading 9 (do not use) Char,App Heading Char,Heading 9 CFMU Char,h9 Char,Header 9 Char,ASAPHeading 9 Char,Appendix Char,9 Char,Titolo9 Char,progress Char,progress1 Char,progress2 Char,progress11 Char,progress3 Char,App1 Char"/>
    <w:basedOn w:val="DefaultParagraphFont"/>
    <w:link w:val="Heading9"/>
    <w:uiPriority w:val="99"/>
    <w:rsid w:val="002A629D"/>
    <w:rPr>
      <w:rFonts w:ascii="Times New Roman" w:eastAsiaTheme="majorEastAsia" w:hAnsi="Times New Roman" w:cstheme="majorBidi"/>
      <w:i/>
      <w:iCs/>
      <w:color w:val="404040" w:themeColor="text1" w:themeTint="BF"/>
      <w:szCs w:val="24"/>
      <w:lang w:val="fr-FR" w:eastAsia="fr-FR"/>
    </w:rPr>
  </w:style>
  <w:style w:type="paragraph" w:styleId="BodyText">
    <w:name w:val="Body Text"/>
    <w:basedOn w:val="Normal"/>
    <w:link w:val="BodyTextChar"/>
    <w:rsid w:val="00B743A3"/>
  </w:style>
  <w:style w:type="paragraph" w:customStyle="1" w:styleId="FootnoteReference1">
    <w:name w:val="Footnote Reference1"/>
    <w:basedOn w:val="EndnoteText"/>
    <w:qFormat/>
    <w:rsid w:val="00B743A3"/>
    <w:rPr>
      <w:vertAlign w:val="superscript"/>
    </w:rPr>
  </w:style>
  <w:style w:type="paragraph" w:styleId="BalloonText">
    <w:name w:val="Balloon Text"/>
    <w:basedOn w:val="Normal"/>
    <w:link w:val="BalloonTextChar"/>
    <w:uiPriority w:val="99"/>
    <w:semiHidden/>
    <w:unhideWhenUsed/>
    <w:rsid w:val="00E601B6"/>
    <w:rPr>
      <w:rFonts w:ascii="Tahoma" w:hAnsi="Tahoma" w:cs="Tahoma"/>
      <w:sz w:val="16"/>
      <w:szCs w:val="16"/>
    </w:rPr>
  </w:style>
  <w:style w:type="paragraph" w:customStyle="1" w:styleId="Tableboxtext">
    <w:name w:val="Table/box text"/>
    <w:basedOn w:val="Normal"/>
    <w:link w:val="TableboxtextChar"/>
    <w:uiPriority w:val="99"/>
    <w:qFormat/>
    <w:rsid w:val="00D5180E"/>
    <w:rPr>
      <w:rFonts w:ascii="Times New Roman" w:hAnsi="Times New Roman"/>
      <w:sz w:val="18"/>
    </w:rPr>
  </w:style>
  <w:style w:type="paragraph" w:styleId="EndnoteText">
    <w:name w:val="endnote text"/>
    <w:basedOn w:val="Normal"/>
    <w:link w:val="EndnoteTextChar"/>
    <w:uiPriority w:val="99"/>
    <w:rsid w:val="00891FAE"/>
    <w:rPr>
      <w:rFonts w:ascii="Times New Roman" w:hAnsi="Times New Roman"/>
    </w:rPr>
  </w:style>
  <w:style w:type="character" w:styleId="SubtleEmphasis">
    <w:name w:val="Subtle Emphasis"/>
    <w:aliases w:val="Subtitle 2"/>
    <w:basedOn w:val="DefaultParagraphFont"/>
    <w:uiPriority w:val="19"/>
    <w:qFormat/>
    <w:rsid w:val="00F470E1"/>
    <w:rPr>
      <w:rFonts w:asciiTheme="minorHAnsi" w:hAnsiTheme="minorHAnsi"/>
      <w:b/>
      <w:i w:val="0"/>
      <w:iCs/>
      <w:color w:val="0070C0"/>
      <w:sz w:val="24"/>
    </w:rPr>
  </w:style>
  <w:style w:type="character" w:styleId="FootnoteReference">
    <w:name w:val="footnote reference"/>
    <w:aliases w:val="Footnote Reference Superscript,Footnote symbol,Voetnootverwijzing,Times 10 Point,Exposant 3 Point,Footnote Reference Number,Footnote reference number,Ref,de nota al pie,note TESI,SUPERS,EN Footnote Reference,footnote ref,FR, BVI fnr"/>
    <w:basedOn w:val="DefaultParagraphFont"/>
    <w:link w:val="SUPERSCharCharCharCharCharCharCharChar"/>
    <w:uiPriority w:val="99"/>
    <w:qFormat/>
    <w:rsid w:val="002A629D"/>
    <w:rPr>
      <w:vertAlign w:val="superscript"/>
    </w:rPr>
  </w:style>
  <w:style w:type="paragraph" w:styleId="ListContinue">
    <w:name w:val="List Continue"/>
    <w:basedOn w:val="Normal"/>
    <w:uiPriority w:val="99"/>
    <w:rsid w:val="00FE2071"/>
    <w:pPr>
      <w:ind w:left="283"/>
      <w:contextualSpacing/>
    </w:pPr>
  </w:style>
  <w:style w:type="paragraph" w:styleId="IntenseQuote">
    <w:name w:val="Intense Quote"/>
    <w:basedOn w:val="Normal"/>
    <w:next w:val="Normal"/>
    <w:link w:val="IntenseQuoteChar"/>
    <w:uiPriority w:val="30"/>
    <w:qFormat/>
    <w:rsid w:val="001F15A9"/>
    <w:pPr>
      <w:pBdr>
        <w:bottom w:val="single" w:sz="4" w:space="4" w:color="7F7E82" w:themeColor="accent1"/>
      </w:pBdr>
      <w:spacing w:before="200" w:after="280"/>
      <w:ind w:left="936" w:right="936"/>
    </w:pPr>
    <w:rPr>
      <w:b/>
      <w:bCs/>
      <w:i/>
      <w:iCs/>
      <w:color w:val="7F7E82" w:themeColor="accent1"/>
    </w:rPr>
  </w:style>
  <w:style w:type="character" w:customStyle="1" w:styleId="IntenseQuoteChar">
    <w:name w:val="Intense Quote Char"/>
    <w:basedOn w:val="DefaultParagraphFont"/>
    <w:link w:val="IntenseQuote"/>
    <w:uiPriority w:val="30"/>
    <w:rsid w:val="00B743A3"/>
    <w:rPr>
      <w:b/>
      <w:bCs/>
      <w:i/>
      <w:iCs/>
      <w:color w:val="7F7E82" w:themeColor="accent1"/>
    </w:rPr>
  </w:style>
  <w:style w:type="character" w:customStyle="1" w:styleId="EndnoteTextChar">
    <w:name w:val="Endnote Text Char"/>
    <w:basedOn w:val="DefaultParagraphFont"/>
    <w:link w:val="EndnoteText"/>
    <w:uiPriority w:val="99"/>
    <w:rsid w:val="00B743A3"/>
    <w:rPr>
      <w:rFonts w:ascii="Times New Roman" w:eastAsia="Times New Roman" w:hAnsi="Times New Roman" w:cs="Times New Roman"/>
      <w:szCs w:val="24"/>
      <w:lang w:val="fr-FR" w:eastAsia="fr-FR"/>
    </w:rPr>
  </w:style>
  <w:style w:type="paragraph" w:styleId="Caption">
    <w:name w:val="caption"/>
    <w:aliases w:val="Caption (ALL),Caption - Centre Graphic,Caption (all),Inscription,Beschriftung Char Char Char,Beschriftung Char,Caption2,figura,figura1,figura2,ITT d,Table Title,cp + Justified,Left:  2,5 cm,First ...,cp,ref,Fig &amp; Table Title,CaptionCFMU,Ca,Ch,C"/>
    <w:basedOn w:val="Normal"/>
    <w:next w:val="Normal"/>
    <w:link w:val="CaptionChar"/>
    <w:uiPriority w:val="35"/>
    <w:qFormat/>
    <w:rsid w:val="00835547"/>
    <w:pPr>
      <w:keepNext/>
      <w:spacing w:before="200"/>
      <w:jc w:val="center"/>
    </w:pPr>
    <w:rPr>
      <w:bCs/>
      <w:sz w:val="18"/>
      <w:szCs w:val="18"/>
    </w:rPr>
  </w:style>
  <w:style w:type="character" w:customStyle="1" w:styleId="CaptionChar">
    <w:name w:val="Caption Char"/>
    <w:aliases w:val="Caption (ALL) Char,Caption - Centre Graphic Char,Caption (all) Char,Inscription Char,Beschriftung Char Char Char Char,Beschriftung Char Char,Caption2 Char,figura Char,figura1 Char,figura2 Char,ITT d Char,Table Title Char,cp + Justified Char"/>
    <w:basedOn w:val="DefaultParagraphFont"/>
    <w:link w:val="Caption"/>
    <w:uiPriority w:val="35"/>
    <w:qFormat/>
    <w:rsid w:val="00835547"/>
    <w:rPr>
      <w:rFonts w:asciiTheme="minorHAnsi" w:eastAsia="Times New Roman" w:hAnsiTheme="minorHAnsi" w:cs="Times New Roman"/>
      <w:bCs/>
      <w:sz w:val="18"/>
      <w:szCs w:val="18"/>
      <w:lang w:val="en-GB" w:eastAsia="fr-FR"/>
    </w:rPr>
  </w:style>
  <w:style w:type="table" w:styleId="TableGrid">
    <w:name w:val="Table Grid"/>
    <w:aliases w:val="CV1,TabelEcorys,CV table,Deloitte,Table Grid IDEA,Table EY,Document Table,tableau 1,chiffres,Tableau D,EY Table,Table Grid Green IRG,HTG,Simple table,simple table,Check(v),TabelrasterTNO,Tabellengitternetz,Gena,Table Format 1,Tabela Renova"/>
    <w:basedOn w:val="TableNormal"/>
    <w:uiPriority w:val="39"/>
    <w:rsid w:val="00D518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
    <w:qFormat/>
    <w:rsid w:val="00005ABA"/>
    <w:pPr>
      <w:numPr>
        <w:numId w:val="17"/>
      </w:numPr>
      <w:tabs>
        <w:tab w:val="left" w:pos="907"/>
      </w:tabs>
      <w:suppressAutoHyphens/>
      <w:spacing w:before="60" w:after="60"/>
    </w:pPr>
    <w:rPr>
      <w:rFonts w:ascii="Consolas" w:hAnsi="Consolas"/>
      <w:kern w:val="12"/>
      <w:sz w:val="18"/>
      <w:lang w:val="en-US" w:eastAsia="ar-SA"/>
    </w:rPr>
  </w:style>
  <w:style w:type="table" w:styleId="LightShading-Accent3">
    <w:name w:val="Light Shading Accent 3"/>
    <w:basedOn w:val="TableNormal"/>
    <w:uiPriority w:val="60"/>
    <w:rsid w:val="00C96CCA"/>
    <w:pPr>
      <w:spacing w:before="40" w:after="40"/>
    </w:pPr>
    <w:rPr>
      <w:color w:val="727272" w:themeColor="accent3" w:themeShade="BF"/>
      <w:sz w:val="18"/>
    </w:rPr>
    <w:tblPr>
      <w:tblStyleRowBandSize w:val="1"/>
      <w:tblStyleColBandSize w:val="1"/>
      <w:tblBorders>
        <w:top w:val="single" w:sz="18" w:space="0" w:color="7F7E82" w:themeColor="accent1"/>
      </w:tblBorders>
    </w:tblPr>
    <w:tblStylePr w:type="firstRow">
      <w:pPr>
        <w:spacing w:before="0" w:after="0" w:line="240" w:lineRule="auto"/>
      </w:pPr>
      <w:rPr>
        <w:rFonts w:ascii="Aptos Narrow" w:hAnsi="Aptos Narrow"/>
        <w:b/>
        <w:bCs/>
        <w:sz w:val="18"/>
      </w:rPr>
      <w:tblPr/>
      <w:tcPr>
        <w:shd w:val="clear" w:color="auto" w:fill="FFC000"/>
      </w:tcPr>
    </w:tblStylePr>
    <w:tblStylePr w:type="lastRow">
      <w:pPr>
        <w:spacing w:before="0" w:after="0" w:line="240" w:lineRule="auto"/>
      </w:pPr>
      <w:rPr>
        <w:rFonts w:ascii="Aptos Narrow" w:hAnsi="Aptos Narrow"/>
        <w:b/>
        <w:bCs/>
      </w:rPr>
      <w:tblPr/>
      <w:tcPr>
        <w:tcBorders>
          <w:top w:val="single" w:sz="4" w:space="0" w:color="FFFFFF" w:themeColor="text2"/>
          <w:left w:val="single" w:sz="4" w:space="0" w:color="FFFFFF" w:themeColor="text2"/>
          <w:bottom w:val="single" w:sz="12" w:space="0" w:color="646464" w:themeColor="background1"/>
          <w:right w:val="single" w:sz="4" w:space="0" w:color="FFFFFF" w:themeColor="text2"/>
          <w:insideH w:val="single" w:sz="4" w:space="0" w:color="FFFFFF" w:themeColor="text2"/>
          <w:insideV w:val="single" w:sz="4" w:space="0" w:color="FFFFFF" w:themeColor="text2"/>
        </w:tcBorders>
      </w:tcPr>
    </w:tblStylePr>
    <w:tblStylePr w:type="firstCol">
      <w:rPr>
        <w:b/>
        <w:bCs/>
      </w:rPr>
    </w:tblStylePr>
    <w:tblStylePr w:type="lastCol">
      <w:rPr>
        <w:b/>
        <w:bCs/>
      </w:rPr>
    </w:tblStylePr>
    <w:tblStylePr w:type="band2Vert">
      <w:rPr>
        <w:rFonts w:ascii="Aptos Narrow" w:hAnsi="Aptos Narrow"/>
      </w:rPr>
    </w:tblStylePr>
    <w:tblStylePr w:type="band1Horz">
      <w:tblPr/>
      <w:tcPr>
        <w:tcBorders>
          <w:left w:val="nil"/>
          <w:right w:val="nil"/>
          <w:insideH w:val="nil"/>
          <w:insideV w:val="nil"/>
        </w:tcBorders>
        <w:shd w:val="clear" w:color="auto" w:fill="E5E5E5" w:themeFill="accent3" w:themeFillTint="3F"/>
      </w:tcPr>
    </w:tblStylePr>
  </w:style>
  <w:style w:type="table" w:styleId="LightList-Accent3">
    <w:name w:val="Light List Accent 3"/>
    <w:basedOn w:val="TableNormal"/>
    <w:uiPriority w:val="61"/>
    <w:rsid w:val="00D5180E"/>
    <w:pPr>
      <w:spacing w:after="0"/>
    </w:pPr>
    <w:tblPr>
      <w:tblStyleRowBandSize w:val="1"/>
      <w:tblStyleColBandSize w:val="1"/>
      <w:tblBorders>
        <w:top w:val="single" w:sz="8" w:space="0" w:color="999999" w:themeColor="accent3"/>
        <w:left w:val="single" w:sz="8" w:space="0" w:color="999999" w:themeColor="accent3"/>
        <w:bottom w:val="single" w:sz="8" w:space="0" w:color="999999" w:themeColor="accent3"/>
        <w:right w:val="single" w:sz="8" w:space="0" w:color="999999" w:themeColor="accent3"/>
      </w:tblBorders>
    </w:tblPr>
    <w:tblStylePr w:type="firstRow">
      <w:pPr>
        <w:spacing w:before="0" w:after="0" w:line="240" w:lineRule="auto"/>
      </w:pPr>
      <w:rPr>
        <w:b/>
        <w:bCs/>
        <w:color w:val="646464" w:themeColor="background1"/>
      </w:rPr>
      <w:tblPr/>
      <w:tcPr>
        <w:shd w:val="clear" w:color="auto" w:fill="999999" w:themeFill="accent3"/>
      </w:tcPr>
    </w:tblStylePr>
    <w:tblStylePr w:type="lastRow">
      <w:pPr>
        <w:spacing w:before="0" w:after="0" w:line="240" w:lineRule="auto"/>
      </w:pPr>
      <w:rPr>
        <w:b/>
        <w:bCs/>
      </w:rPr>
      <w:tblPr/>
      <w:tcPr>
        <w:tcBorders>
          <w:top w:val="double" w:sz="6" w:space="0" w:color="999999" w:themeColor="accent3"/>
          <w:left w:val="single" w:sz="8" w:space="0" w:color="999999" w:themeColor="accent3"/>
          <w:bottom w:val="single" w:sz="8" w:space="0" w:color="999999" w:themeColor="accent3"/>
          <w:right w:val="single" w:sz="8" w:space="0" w:color="999999" w:themeColor="accent3"/>
        </w:tcBorders>
      </w:tcPr>
    </w:tblStylePr>
    <w:tblStylePr w:type="firstCol">
      <w:rPr>
        <w:b/>
        <w:bCs/>
      </w:rPr>
    </w:tblStylePr>
    <w:tblStylePr w:type="lastCol">
      <w:rPr>
        <w:b/>
        <w:bCs/>
      </w:rPr>
    </w:tblStylePr>
    <w:tblStylePr w:type="band1Vert">
      <w:tblPr/>
      <w:tcPr>
        <w:tcBorders>
          <w:top w:val="single" w:sz="8" w:space="0" w:color="999999" w:themeColor="accent3"/>
          <w:left w:val="single" w:sz="8" w:space="0" w:color="999999" w:themeColor="accent3"/>
          <w:bottom w:val="single" w:sz="8" w:space="0" w:color="999999" w:themeColor="accent3"/>
          <w:right w:val="single" w:sz="8" w:space="0" w:color="999999" w:themeColor="accent3"/>
        </w:tcBorders>
      </w:tcPr>
    </w:tblStylePr>
    <w:tblStylePr w:type="band1Horz">
      <w:tblPr/>
      <w:tcPr>
        <w:tcBorders>
          <w:top w:val="single" w:sz="8" w:space="0" w:color="999999" w:themeColor="accent3"/>
          <w:left w:val="single" w:sz="8" w:space="0" w:color="999999" w:themeColor="accent3"/>
          <w:bottom w:val="single" w:sz="8" w:space="0" w:color="999999" w:themeColor="accent3"/>
          <w:right w:val="single" w:sz="8" w:space="0" w:color="999999" w:themeColor="accent3"/>
        </w:tcBorders>
      </w:tcPr>
    </w:tblStylePr>
  </w:style>
  <w:style w:type="table" w:styleId="MediumShading1-Accent2">
    <w:name w:val="Medium Shading 1 Accent 2"/>
    <w:basedOn w:val="TableNormal"/>
    <w:uiPriority w:val="63"/>
    <w:rsid w:val="00D5180E"/>
    <w:pPr>
      <w:spacing w:after="0"/>
    </w:pPr>
    <w:tblPr>
      <w:tblStyleRowBandSize w:val="1"/>
      <w:tblStyleColBandSize w:val="1"/>
      <w:tblBorders>
        <w:top w:val="single" w:sz="8" w:space="0" w:color="FFEC40" w:themeColor="accent2" w:themeTint="BF"/>
        <w:left w:val="single" w:sz="8" w:space="0" w:color="FFEC40" w:themeColor="accent2" w:themeTint="BF"/>
        <w:bottom w:val="single" w:sz="8" w:space="0" w:color="FFEC40" w:themeColor="accent2" w:themeTint="BF"/>
        <w:right w:val="single" w:sz="8" w:space="0" w:color="FFEC40" w:themeColor="accent2" w:themeTint="BF"/>
        <w:insideH w:val="single" w:sz="8" w:space="0" w:color="FFEC40" w:themeColor="accent2" w:themeTint="BF"/>
      </w:tblBorders>
    </w:tblPr>
    <w:tblStylePr w:type="firstRow">
      <w:pPr>
        <w:spacing w:before="0" w:after="0" w:line="240" w:lineRule="auto"/>
      </w:pPr>
      <w:rPr>
        <w:b/>
        <w:bCs/>
        <w:color w:val="646464" w:themeColor="background1"/>
      </w:rPr>
      <w:tblPr/>
      <w:tcPr>
        <w:tcBorders>
          <w:top w:val="single" w:sz="8" w:space="0" w:color="FFEC40" w:themeColor="accent2" w:themeTint="BF"/>
          <w:left w:val="single" w:sz="8" w:space="0" w:color="FFEC40" w:themeColor="accent2" w:themeTint="BF"/>
          <w:bottom w:val="single" w:sz="8" w:space="0" w:color="FFEC40" w:themeColor="accent2" w:themeTint="BF"/>
          <w:right w:val="single" w:sz="8" w:space="0" w:color="FFEC40" w:themeColor="accent2" w:themeTint="BF"/>
          <w:insideH w:val="nil"/>
          <w:insideV w:val="nil"/>
        </w:tcBorders>
        <w:shd w:val="clear" w:color="auto" w:fill="FFE600" w:themeFill="accent2"/>
      </w:tcPr>
    </w:tblStylePr>
    <w:tblStylePr w:type="lastRow">
      <w:pPr>
        <w:spacing w:before="0" w:after="0" w:line="240" w:lineRule="auto"/>
      </w:pPr>
      <w:rPr>
        <w:b/>
        <w:bCs/>
      </w:rPr>
      <w:tblPr/>
      <w:tcPr>
        <w:tcBorders>
          <w:top w:val="double" w:sz="6" w:space="0" w:color="FFEC40" w:themeColor="accent2" w:themeTint="BF"/>
          <w:left w:val="single" w:sz="8" w:space="0" w:color="FFEC40" w:themeColor="accent2" w:themeTint="BF"/>
          <w:bottom w:val="single" w:sz="8" w:space="0" w:color="FFEC40" w:themeColor="accent2" w:themeTint="BF"/>
          <w:right w:val="single" w:sz="8" w:space="0" w:color="FFEC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F8C0" w:themeFill="accent2" w:themeFillTint="3F"/>
      </w:tcPr>
    </w:tblStylePr>
    <w:tblStylePr w:type="band1Horz">
      <w:tblPr/>
      <w:tcPr>
        <w:tcBorders>
          <w:insideH w:val="nil"/>
          <w:insideV w:val="nil"/>
        </w:tcBorders>
        <w:shd w:val="clear" w:color="auto" w:fill="FFF8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9"/>
    <w:rsid w:val="00D5180E"/>
    <w:pPr>
      <w:spacing w:after="0"/>
    </w:pPr>
    <w:tblPr>
      <w:tblStyleRowBandSize w:val="1"/>
      <w:tblStyleColBandSize w:val="1"/>
      <w:tblBorders>
        <w:top w:val="single" w:sz="8" w:space="0" w:color="B2B2B2" w:themeColor="accent3" w:themeTint="BF"/>
        <w:left w:val="single" w:sz="8" w:space="0" w:color="B2B2B2" w:themeColor="accent3" w:themeTint="BF"/>
        <w:bottom w:val="single" w:sz="8" w:space="0" w:color="B2B2B2" w:themeColor="accent3" w:themeTint="BF"/>
        <w:right w:val="single" w:sz="8" w:space="0" w:color="B2B2B2" w:themeColor="accent3" w:themeTint="BF"/>
        <w:insideH w:val="single" w:sz="8" w:space="0" w:color="B2B2B2" w:themeColor="accent3" w:themeTint="BF"/>
      </w:tblBorders>
    </w:tblPr>
    <w:tblStylePr w:type="firstRow">
      <w:pPr>
        <w:spacing w:before="0" w:after="0" w:line="240" w:lineRule="auto"/>
      </w:pPr>
      <w:rPr>
        <w:b/>
        <w:bCs/>
        <w:color w:val="646464" w:themeColor="background1"/>
      </w:rPr>
      <w:tblPr/>
      <w:tcPr>
        <w:tcBorders>
          <w:top w:val="single" w:sz="8" w:space="0" w:color="B2B2B2" w:themeColor="accent3" w:themeTint="BF"/>
          <w:left w:val="single" w:sz="8" w:space="0" w:color="B2B2B2" w:themeColor="accent3" w:themeTint="BF"/>
          <w:bottom w:val="single" w:sz="8" w:space="0" w:color="B2B2B2" w:themeColor="accent3" w:themeTint="BF"/>
          <w:right w:val="single" w:sz="8" w:space="0" w:color="B2B2B2" w:themeColor="accent3" w:themeTint="BF"/>
          <w:insideH w:val="nil"/>
          <w:insideV w:val="nil"/>
        </w:tcBorders>
        <w:shd w:val="clear" w:color="auto" w:fill="999999" w:themeFill="accent3"/>
      </w:tcPr>
    </w:tblStylePr>
    <w:tblStylePr w:type="lastRow">
      <w:pPr>
        <w:spacing w:before="0" w:after="0" w:line="240" w:lineRule="auto"/>
      </w:pPr>
      <w:rPr>
        <w:b/>
        <w:bCs/>
      </w:rPr>
      <w:tblPr/>
      <w:tcPr>
        <w:tcBorders>
          <w:top w:val="double" w:sz="6" w:space="0" w:color="B2B2B2" w:themeColor="accent3" w:themeTint="BF"/>
          <w:left w:val="single" w:sz="8" w:space="0" w:color="B2B2B2" w:themeColor="accent3" w:themeTint="BF"/>
          <w:bottom w:val="single" w:sz="8" w:space="0" w:color="B2B2B2" w:themeColor="accent3" w:themeTint="BF"/>
          <w:right w:val="single" w:sz="8" w:space="0" w:color="B2B2B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List2-Accent2">
    <w:name w:val="Medium List 2 Accent 2"/>
    <w:basedOn w:val="TableNormal"/>
    <w:uiPriority w:val="66"/>
    <w:rsid w:val="00D5180E"/>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FE600" w:themeColor="accent2"/>
        <w:left w:val="single" w:sz="8" w:space="0" w:color="FFE600" w:themeColor="accent2"/>
        <w:bottom w:val="single" w:sz="8" w:space="0" w:color="FFE600" w:themeColor="accent2"/>
        <w:right w:val="single" w:sz="8" w:space="0" w:color="FFE600" w:themeColor="accent2"/>
      </w:tblBorders>
    </w:tblPr>
    <w:tblStylePr w:type="firstRow">
      <w:rPr>
        <w:sz w:val="24"/>
        <w:szCs w:val="24"/>
      </w:rPr>
      <w:tblPr/>
      <w:tcPr>
        <w:tcBorders>
          <w:top w:val="nil"/>
          <w:left w:val="nil"/>
          <w:bottom w:val="single" w:sz="24" w:space="0" w:color="FFE600" w:themeColor="accent2"/>
          <w:right w:val="nil"/>
          <w:insideH w:val="nil"/>
          <w:insideV w:val="nil"/>
        </w:tcBorders>
        <w:shd w:val="clear" w:color="auto" w:fill="646464" w:themeFill="background1"/>
      </w:tcPr>
    </w:tblStylePr>
    <w:tblStylePr w:type="lastRow">
      <w:tblPr/>
      <w:tcPr>
        <w:tcBorders>
          <w:top w:val="single" w:sz="8" w:space="0" w:color="FFE600" w:themeColor="accent2"/>
          <w:left w:val="nil"/>
          <w:bottom w:val="nil"/>
          <w:right w:val="nil"/>
          <w:insideH w:val="nil"/>
          <w:insideV w:val="nil"/>
        </w:tcBorders>
        <w:shd w:val="clear" w:color="auto" w:fill="646464" w:themeFill="background1"/>
      </w:tcPr>
    </w:tblStylePr>
    <w:tblStylePr w:type="firstCol">
      <w:tblPr/>
      <w:tcPr>
        <w:tcBorders>
          <w:top w:val="nil"/>
          <w:left w:val="nil"/>
          <w:bottom w:val="nil"/>
          <w:right w:val="single" w:sz="8" w:space="0" w:color="FFE600" w:themeColor="accent2"/>
          <w:insideH w:val="nil"/>
          <w:insideV w:val="nil"/>
        </w:tcBorders>
        <w:shd w:val="clear" w:color="auto" w:fill="646464" w:themeFill="background1"/>
      </w:tcPr>
    </w:tblStylePr>
    <w:tblStylePr w:type="lastCol">
      <w:tblPr/>
      <w:tcPr>
        <w:tcBorders>
          <w:top w:val="nil"/>
          <w:left w:val="single" w:sz="8" w:space="0" w:color="FFE600" w:themeColor="accent2"/>
          <w:bottom w:val="nil"/>
          <w:right w:val="nil"/>
          <w:insideH w:val="nil"/>
          <w:insideV w:val="nil"/>
        </w:tcBorders>
        <w:shd w:val="clear" w:color="auto" w:fill="646464" w:themeFill="background1"/>
      </w:tcPr>
    </w:tblStylePr>
    <w:tblStylePr w:type="band1Vert">
      <w:tblPr/>
      <w:tcPr>
        <w:tcBorders>
          <w:left w:val="nil"/>
          <w:right w:val="nil"/>
          <w:insideH w:val="nil"/>
          <w:insideV w:val="nil"/>
        </w:tcBorders>
        <w:shd w:val="clear" w:color="auto" w:fill="FFF8C0" w:themeFill="accent2" w:themeFillTint="3F"/>
      </w:tcPr>
    </w:tblStylePr>
    <w:tblStylePr w:type="band1Horz">
      <w:tblPr/>
      <w:tcPr>
        <w:tcBorders>
          <w:top w:val="nil"/>
          <w:bottom w:val="nil"/>
          <w:insideH w:val="nil"/>
          <w:insideV w:val="nil"/>
        </w:tcBorders>
        <w:shd w:val="clear" w:color="auto" w:fill="FFF8C0" w:themeFill="accent2" w:themeFillTint="3F"/>
      </w:tcPr>
    </w:tblStylePr>
    <w:tblStylePr w:type="nwCell">
      <w:tblPr/>
      <w:tcPr>
        <w:shd w:val="clear" w:color="auto" w:fill="646464" w:themeFill="background1"/>
      </w:tcPr>
    </w:tblStylePr>
    <w:tblStylePr w:type="swCell">
      <w:tblPr/>
      <w:tcPr>
        <w:tcBorders>
          <w:top w:val="nil"/>
        </w:tcBorders>
      </w:tcPr>
    </w:tblStylePr>
  </w:style>
  <w:style w:type="character" w:styleId="SubtleReference">
    <w:name w:val="Subtle Reference"/>
    <w:basedOn w:val="DefaultParagraphFont"/>
    <w:uiPriority w:val="31"/>
    <w:qFormat/>
    <w:rsid w:val="00B743A3"/>
    <w:rPr>
      <w:smallCaps/>
      <w:color w:val="4A4A4A" w:themeColor="background1" w:themeShade="BF"/>
      <w:u w:val="single"/>
    </w:rPr>
  </w:style>
  <w:style w:type="paragraph" w:styleId="TOCHeading">
    <w:name w:val="TOC Heading"/>
    <w:basedOn w:val="Heading1"/>
    <w:next w:val="Normal"/>
    <w:uiPriority w:val="39"/>
    <w:qFormat/>
    <w:rsid w:val="00447193"/>
    <w:pPr>
      <w:pageBreakBefore w:val="0"/>
      <w:spacing w:before="1080" w:after="480"/>
      <w:ind w:left="0" w:firstLine="0"/>
      <w:outlineLvl w:val="9"/>
    </w:pPr>
    <w:rPr>
      <w:sz w:val="40"/>
      <w:lang w:val="en-US"/>
    </w:rPr>
  </w:style>
  <w:style w:type="paragraph" w:styleId="TOC1">
    <w:name w:val="toc 1"/>
    <w:basedOn w:val="Normal"/>
    <w:next w:val="Normal"/>
    <w:link w:val="TOC1Char"/>
    <w:autoRedefine/>
    <w:uiPriority w:val="39"/>
    <w:rsid w:val="000B26C0"/>
    <w:pPr>
      <w:tabs>
        <w:tab w:val="left" w:pos="709"/>
        <w:tab w:val="right" w:pos="9628"/>
      </w:tabs>
      <w:spacing w:before="240" w:after="0"/>
    </w:pPr>
    <w:rPr>
      <w:b/>
      <w:sz w:val="22"/>
      <w:szCs w:val="28"/>
    </w:rPr>
  </w:style>
  <w:style w:type="paragraph" w:styleId="TOC2">
    <w:name w:val="toc 2"/>
    <w:basedOn w:val="Normal"/>
    <w:next w:val="Normal"/>
    <w:autoRedefine/>
    <w:uiPriority w:val="39"/>
    <w:rsid w:val="00331926"/>
    <w:pPr>
      <w:tabs>
        <w:tab w:val="right" w:pos="9628"/>
      </w:tabs>
      <w:spacing w:after="100"/>
      <w:ind w:left="220"/>
    </w:pPr>
    <w:rPr>
      <w:i/>
    </w:rPr>
  </w:style>
  <w:style w:type="character" w:styleId="Hyperlink">
    <w:name w:val="Hyperlink"/>
    <w:aliases w:val="Hyperlink - Header"/>
    <w:basedOn w:val="DefaultParagraphFont"/>
    <w:uiPriority w:val="99"/>
    <w:qFormat/>
    <w:rsid w:val="007628FD"/>
    <w:rPr>
      <w:color w:val="336699" w:themeColor="hyperlink"/>
      <w:u w:val="single"/>
    </w:rPr>
  </w:style>
  <w:style w:type="character" w:customStyle="1" w:styleId="BalloonTextChar">
    <w:name w:val="Balloon Text Char"/>
    <w:basedOn w:val="DefaultParagraphFont"/>
    <w:link w:val="BalloonText"/>
    <w:uiPriority w:val="99"/>
    <w:semiHidden/>
    <w:rsid w:val="00E601B6"/>
    <w:rPr>
      <w:rFonts w:ascii="Tahoma" w:eastAsia="Times New Roman" w:hAnsi="Tahoma" w:cs="Tahoma"/>
      <w:sz w:val="16"/>
      <w:szCs w:val="16"/>
      <w:lang w:val="fr-FR" w:eastAsia="fr-FR"/>
    </w:rPr>
  </w:style>
  <w:style w:type="character" w:styleId="IntenseReference">
    <w:name w:val="Intense Reference"/>
    <w:basedOn w:val="DefaultParagraphFont"/>
    <w:uiPriority w:val="32"/>
    <w:qFormat/>
    <w:rsid w:val="00B743A3"/>
    <w:rPr>
      <w:b/>
      <w:bCs/>
      <w:smallCaps/>
      <w:color w:val="4A4A4A" w:themeColor="background1" w:themeShade="BF"/>
      <w:spacing w:val="5"/>
      <w:u w:val="single"/>
    </w:rPr>
  </w:style>
  <w:style w:type="table" w:styleId="ColorfulList-Accent3">
    <w:name w:val="Colorful List Accent 3"/>
    <w:basedOn w:val="TableNormal"/>
    <w:uiPriority w:val="72"/>
    <w:rsid w:val="007628FD"/>
    <w:pPr>
      <w:spacing w:after="0"/>
    </w:pPr>
    <w:rPr>
      <w:color w:val="000000" w:themeColor="text1"/>
    </w:rPr>
    <w:tblPr>
      <w:tblStyleRowBandSize w:val="1"/>
      <w:tblStyleColBandSize w:val="1"/>
    </w:tblPr>
    <w:tcPr>
      <w:shd w:val="clear" w:color="auto" w:fill="F5F5F5" w:themeFill="accent3" w:themeFillTint="19"/>
    </w:tcPr>
    <w:tblStylePr w:type="firstRow">
      <w:rPr>
        <w:b/>
        <w:bCs/>
        <w:color w:val="646464" w:themeColor="background1"/>
      </w:rPr>
      <w:tblPr/>
      <w:tcPr>
        <w:tcBorders>
          <w:bottom w:val="single" w:sz="12" w:space="0" w:color="646464" w:themeColor="background1"/>
        </w:tcBorders>
        <w:shd w:val="clear" w:color="auto" w:fill="C0C0C0" w:themeFill="accent4" w:themeFillShade="CC"/>
      </w:tcPr>
    </w:tblStylePr>
    <w:tblStylePr w:type="lastRow">
      <w:rPr>
        <w:b/>
        <w:bCs/>
        <w:color w:val="C0C0C0" w:themeColor="accent4" w:themeShade="CC"/>
      </w:rPr>
      <w:tblPr/>
      <w:tcPr>
        <w:tcBorders>
          <w:top w:val="single" w:sz="12" w:space="0" w:color="000000" w:themeColor="text1"/>
        </w:tcBorders>
        <w:shd w:val="clear" w:color="auto" w:fill="646464"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paragraph" w:styleId="TOC3">
    <w:name w:val="toc 3"/>
    <w:basedOn w:val="Normal"/>
    <w:next w:val="Normal"/>
    <w:autoRedefine/>
    <w:uiPriority w:val="39"/>
    <w:rsid w:val="0086708C"/>
    <w:pPr>
      <w:tabs>
        <w:tab w:val="left" w:pos="1200"/>
        <w:tab w:val="right" w:leader="dot" w:pos="9062"/>
      </w:tabs>
      <w:spacing w:after="100"/>
      <w:ind w:left="709"/>
    </w:pPr>
  </w:style>
  <w:style w:type="character" w:customStyle="1" w:styleId="BodyTextChar">
    <w:name w:val="Body Text Char"/>
    <w:basedOn w:val="DefaultParagraphFont"/>
    <w:link w:val="BodyText"/>
    <w:rsid w:val="00B743A3"/>
  </w:style>
  <w:style w:type="paragraph" w:styleId="FootnoteText">
    <w:name w:val="footnote text"/>
    <w:aliases w:val="Fußnotentextf,Note de bas de page Car Car,Note de bas de page Car Car Car Car Car,Note de bas de page Car Car Car Car,Note de bas de page Car Car Car,stile 1,Footnote,Footnote1,Footnote2,Footnote3,Footnote4,Footnote5,Footnote6,ft,Fußnote,f"/>
    <w:basedOn w:val="Normal"/>
    <w:link w:val="FootnoteTextChar"/>
    <w:uiPriority w:val="99"/>
    <w:qFormat/>
    <w:rsid w:val="002A629D"/>
    <w:rPr>
      <w:rFonts w:ascii="Times New Roman" w:hAnsi="Times New Roman"/>
      <w:sz w:val="18"/>
    </w:rPr>
  </w:style>
  <w:style w:type="character" w:customStyle="1" w:styleId="FootnoteTextChar">
    <w:name w:val="Footnote Text Char"/>
    <w:aliases w:val="Fußnotentextf Char,Note de bas de page Car Car Char,Note de bas de page Car Car Car Car Car Char,Note de bas de page Car Car Car Car Char,Note de bas de page Car Car Car Char,stile 1 Char,Footnote Char,Footnote1 Char,Footnote2 Char"/>
    <w:basedOn w:val="DefaultParagraphFont"/>
    <w:link w:val="FootnoteText"/>
    <w:uiPriority w:val="99"/>
    <w:qFormat/>
    <w:rsid w:val="002A629D"/>
    <w:rPr>
      <w:rFonts w:ascii="Times New Roman" w:eastAsia="Times New Roman" w:hAnsi="Times New Roman" w:cs="Times New Roman"/>
      <w:sz w:val="18"/>
      <w:szCs w:val="24"/>
      <w:lang w:val="fr-FR" w:eastAsia="fr-FR"/>
    </w:rPr>
  </w:style>
  <w:style w:type="paragraph" w:styleId="BodyText2">
    <w:name w:val="Body Text 2"/>
    <w:basedOn w:val="Normal"/>
    <w:link w:val="BodyText2Char"/>
    <w:rsid w:val="00B743A3"/>
    <w:pPr>
      <w:spacing w:line="480" w:lineRule="auto"/>
    </w:pPr>
  </w:style>
  <w:style w:type="character" w:customStyle="1" w:styleId="BodyText2Char">
    <w:name w:val="Body Text 2 Char"/>
    <w:basedOn w:val="DefaultParagraphFont"/>
    <w:link w:val="BodyText2"/>
    <w:rsid w:val="00B743A3"/>
  </w:style>
  <w:style w:type="paragraph" w:styleId="BodyTextIndent">
    <w:name w:val="Body Text Indent"/>
    <w:basedOn w:val="Normal"/>
    <w:link w:val="BodyTextIndentChar"/>
    <w:rsid w:val="00B743A3"/>
    <w:pPr>
      <w:ind w:left="283"/>
    </w:pPr>
  </w:style>
  <w:style w:type="character" w:customStyle="1" w:styleId="BodyTextIndentChar">
    <w:name w:val="Body Text Indent Char"/>
    <w:basedOn w:val="DefaultParagraphFont"/>
    <w:link w:val="BodyTextIndent"/>
    <w:rsid w:val="00B743A3"/>
  </w:style>
  <w:style w:type="paragraph" w:styleId="ListNumber">
    <w:name w:val="List Number"/>
    <w:basedOn w:val="Normal"/>
    <w:uiPriority w:val="99"/>
    <w:rsid w:val="002A629D"/>
    <w:pPr>
      <w:numPr>
        <w:numId w:val="6"/>
      </w:numPr>
      <w:contextualSpacing/>
    </w:pPr>
    <w:rPr>
      <w:rFonts w:ascii="Consolas" w:hAnsi="Consolas"/>
    </w:rPr>
  </w:style>
  <w:style w:type="paragraph" w:styleId="ListBullet">
    <w:name w:val="List Bullet"/>
    <w:aliases w:val="First Tier Bullet,résumé,UL,List Bullet2,List Bullet Char1 Char,List Bullet Char Char Char,List Bullet Char1 Char Char Char,List Bullet Char Char Char Char Char,List Bullet Char Char1"/>
    <w:basedOn w:val="Normal"/>
    <w:rsid w:val="002A629D"/>
    <w:pPr>
      <w:numPr>
        <w:numId w:val="10"/>
      </w:numPr>
      <w:contextualSpacing/>
    </w:pPr>
    <w:rPr>
      <w:rFonts w:ascii="Consolas" w:hAnsi="Consolas"/>
    </w:rPr>
  </w:style>
  <w:style w:type="paragraph" w:styleId="ListBullet2">
    <w:name w:val="List Bullet 2"/>
    <w:basedOn w:val="Normal"/>
    <w:uiPriority w:val="99"/>
    <w:rsid w:val="002A629D"/>
    <w:pPr>
      <w:numPr>
        <w:numId w:val="7"/>
      </w:numPr>
      <w:contextualSpacing/>
    </w:pPr>
    <w:rPr>
      <w:rFonts w:ascii="Consolas" w:hAnsi="Consolas"/>
    </w:rPr>
  </w:style>
  <w:style w:type="paragraph" w:styleId="ListContinue2">
    <w:name w:val="List Continue 2"/>
    <w:basedOn w:val="Normal"/>
    <w:uiPriority w:val="99"/>
    <w:rsid w:val="00FE2071"/>
    <w:pPr>
      <w:ind w:left="566"/>
      <w:contextualSpacing/>
    </w:pPr>
  </w:style>
  <w:style w:type="paragraph" w:styleId="ListContinue3">
    <w:name w:val="List Continue 3"/>
    <w:basedOn w:val="Normal"/>
    <w:uiPriority w:val="99"/>
    <w:rsid w:val="00FE2071"/>
    <w:pPr>
      <w:ind w:left="849"/>
      <w:contextualSpacing/>
    </w:pPr>
  </w:style>
  <w:style w:type="paragraph" w:styleId="ListNumber2">
    <w:name w:val="List Number 2"/>
    <w:basedOn w:val="Normal"/>
    <w:rsid w:val="00FE2071"/>
    <w:pPr>
      <w:numPr>
        <w:numId w:val="3"/>
      </w:numPr>
      <w:contextualSpacing/>
    </w:pPr>
    <w:rPr>
      <w:rFonts w:ascii="Consolas" w:hAnsi="Consolas"/>
    </w:rPr>
  </w:style>
  <w:style w:type="paragraph" w:styleId="ListNumber3">
    <w:name w:val="List Number 3"/>
    <w:basedOn w:val="Normal"/>
    <w:uiPriority w:val="99"/>
    <w:rsid w:val="00FE2071"/>
    <w:pPr>
      <w:numPr>
        <w:numId w:val="8"/>
      </w:numPr>
      <w:contextualSpacing/>
    </w:pPr>
    <w:rPr>
      <w:rFonts w:ascii="Consolas" w:hAnsi="Consolas"/>
    </w:rPr>
  </w:style>
  <w:style w:type="paragraph" w:customStyle="1" w:styleId="Tablebullet">
    <w:name w:val="Table bullet"/>
    <w:basedOn w:val="Normal"/>
    <w:uiPriority w:val="99"/>
    <w:rsid w:val="00FE2071"/>
    <w:pPr>
      <w:widowControl w:val="0"/>
      <w:numPr>
        <w:numId w:val="1"/>
      </w:numPr>
      <w:adjustRightInd w:val="0"/>
      <w:textAlignment w:val="baseline"/>
    </w:pPr>
    <w:rPr>
      <w:rFonts w:ascii="Consolas" w:hAnsi="Consolas"/>
      <w:sz w:val="18"/>
      <w:lang w:val="en-US"/>
    </w:rPr>
  </w:style>
  <w:style w:type="paragraph" w:styleId="ListNumber4">
    <w:name w:val="List Number 4"/>
    <w:basedOn w:val="Normal"/>
    <w:uiPriority w:val="99"/>
    <w:rsid w:val="00FE2071"/>
    <w:pPr>
      <w:numPr>
        <w:numId w:val="9"/>
      </w:numPr>
      <w:contextualSpacing/>
    </w:pPr>
    <w:rPr>
      <w:rFonts w:ascii="Consolas" w:hAnsi="Consolas"/>
    </w:rPr>
  </w:style>
  <w:style w:type="paragraph" w:customStyle="1" w:styleId="Style3">
    <w:name w:val="Style3"/>
    <w:basedOn w:val="Normal"/>
    <w:next w:val="Normal"/>
    <w:link w:val="Style3Char"/>
    <w:autoRedefine/>
    <w:uiPriority w:val="99"/>
    <w:qFormat/>
    <w:rsid w:val="00DF113F"/>
    <w:pPr>
      <w:keepNext/>
      <w:tabs>
        <w:tab w:val="left" w:pos="1080"/>
        <w:tab w:val="num" w:pos="1277"/>
      </w:tabs>
      <w:overflowPunct w:val="0"/>
      <w:autoSpaceDE w:val="0"/>
      <w:autoSpaceDN w:val="0"/>
      <w:adjustRightInd w:val="0"/>
      <w:spacing w:before="360" w:after="240"/>
      <w:ind w:left="1277" w:hanging="851"/>
      <w:textAlignment w:val="baseline"/>
    </w:pPr>
    <w:rPr>
      <w:rFonts w:ascii="EYInterstate Regular" w:hAnsi="EYInterstate Regular"/>
      <w:b/>
      <w:color w:val="5F5F5F"/>
    </w:rPr>
  </w:style>
  <w:style w:type="paragraph" w:styleId="ListNumber5">
    <w:name w:val="List Number 5"/>
    <w:basedOn w:val="Normal"/>
    <w:uiPriority w:val="99"/>
    <w:rsid w:val="00FE2071"/>
    <w:pPr>
      <w:tabs>
        <w:tab w:val="num" w:pos="1492"/>
      </w:tabs>
      <w:ind w:left="1492" w:hanging="360"/>
      <w:contextualSpacing/>
    </w:pPr>
    <w:rPr>
      <w:rFonts w:ascii="Times New Roman" w:hAnsi="Times New Roman"/>
    </w:rPr>
  </w:style>
  <w:style w:type="paragraph" w:styleId="MacroText">
    <w:name w:val="macro"/>
    <w:link w:val="MacroTextChar"/>
    <w:uiPriority w:val="99"/>
    <w:rsid w:val="00FE2071"/>
    <w:pPr>
      <w:tabs>
        <w:tab w:val="left" w:pos="480"/>
        <w:tab w:val="left" w:pos="960"/>
        <w:tab w:val="left" w:pos="1440"/>
        <w:tab w:val="left" w:pos="1920"/>
        <w:tab w:val="left" w:pos="2400"/>
        <w:tab w:val="left" w:pos="2880"/>
        <w:tab w:val="left" w:pos="3360"/>
        <w:tab w:val="left" w:pos="3840"/>
        <w:tab w:val="left" w:pos="4320"/>
      </w:tabs>
      <w:spacing w:after="0"/>
      <w:jc w:val="both"/>
    </w:pPr>
    <w:rPr>
      <w:rFonts w:ascii="Consolas" w:hAnsi="Consolas" w:cs="Consolas"/>
    </w:rPr>
  </w:style>
  <w:style w:type="paragraph" w:customStyle="1" w:styleId="Style4bis-smallerparagraph">
    <w:name w:val="Style4 bis - smaller paragraph"/>
    <w:basedOn w:val="Normal"/>
    <w:link w:val="Style4bis-smallerparagraphChar"/>
    <w:uiPriority w:val="99"/>
    <w:qFormat/>
    <w:rsid w:val="00C33482"/>
    <w:pPr>
      <w:keepNext/>
      <w:overflowPunct w:val="0"/>
      <w:autoSpaceDE w:val="0"/>
      <w:autoSpaceDN w:val="0"/>
      <w:adjustRightInd w:val="0"/>
      <w:spacing w:before="200"/>
      <w:jc w:val="left"/>
      <w:textAlignment w:val="baseline"/>
    </w:pPr>
    <w:rPr>
      <w:rFonts w:ascii="EYInterstate Regular" w:hAnsi="EYInterstate Regular"/>
      <w:b/>
      <w:i/>
      <w:noProof/>
      <w:color w:val="808080"/>
      <w:lang w:eastAsia="nl-BE"/>
    </w:rPr>
  </w:style>
  <w:style w:type="character" w:customStyle="1" w:styleId="Style4bis-smallerparagraphChar">
    <w:name w:val="Style4 bis - smaller paragraph Char"/>
    <w:basedOn w:val="DefaultParagraphFont"/>
    <w:link w:val="Style4bis-smallerparagraph"/>
    <w:uiPriority w:val="99"/>
    <w:rsid w:val="00C33482"/>
    <w:rPr>
      <w:rFonts w:ascii="EYInterstate Regular" w:eastAsia="Times New Roman" w:hAnsi="EYInterstate Regular" w:cs="Times New Roman"/>
      <w:b/>
      <w:i/>
      <w:noProof/>
      <w:color w:val="808080"/>
      <w:szCs w:val="24"/>
      <w:lang w:val="fr-FR" w:eastAsia="nl-BE"/>
    </w:rPr>
  </w:style>
  <w:style w:type="paragraph" w:customStyle="1" w:styleId="Style4">
    <w:name w:val="Style4"/>
    <w:basedOn w:val="Heading5"/>
    <w:link w:val="Style4Char"/>
    <w:uiPriority w:val="99"/>
    <w:qFormat/>
    <w:rsid w:val="00F113B9"/>
    <w:pPr>
      <w:spacing w:before="240" w:line="240" w:lineRule="atLeast"/>
    </w:pPr>
    <w:rPr>
      <w:rFonts w:eastAsia="Times New Roman" w:cs="Times New Roman"/>
      <w:bCs/>
      <w:i/>
      <w:noProof/>
      <w:color w:val="262626" w:themeColor="text1" w:themeTint="D9"/>
      <w:spacing w:val="0"/>
      <w:sz w:val="22"/>
      <w:szCs w:val="20"/>
      <w:lang w:eastAsia="nl-BE"/>
    </w:rPr>
  </w:style>
  <w:style w:type="paragraph" w:styleId="NormalWeb">
    <w:name w:val="Normal (Web)"/>
    <w:basedOn w:val="Normal"/>
    <w:uiPriority w:val="99"/>
    <w:rsid w:val="00DF23C4"/>
    <w:pPr>
      <w:spacing w:before="100" w:beforeAutospacing="1" w:after="100" w:afterAutospacing="1"/>
      <w:jc w:val="left"/>
    </w:pPr>
    <w:rPr>
      <w:rFonts w:eastAsiaTheme="minorEastAsia"/>
      <w:lang w:val="it-IT" w:eastAsia="it-IT"/>
    </w:rPr>
  </w:style>
  <w:style w:type="paragraph" w:customStyle="1" w:styleId="Tableheading1">
    <w:name w:val="Table heading 1"/>
    <w:basedOn w:val="Normal"/>
    <w:next w:val="Normal"/>
    <w:qFormat/>
    <w:rsid w:val="00344054"/>
    <w:pPr>
      <w:keepNext/>
      <w:overflowPunct w:val="0"/>
      <w:autoSpaceDE w:val="0"/>
      <w:autoSpaceDN w:val="0"/>
      <w:adjustRightInd w:val="0"/>
      <w:spacing w:line="260" w:lineRule="atLeast"/>
      <w:jc w:val="left"/>
      <w:textAlignment w:val="baseline"/>
    </w:pPr>
    <w:rPr>
      <w:rFonts w:ascii="Times New Roman" w:hAnsi="Times New Roman"/>
      <w:b/>
      <w:color w:val="646464" w:themeColor="background1"/>
      <w:kern w:val="12"/>
      <w:sz w:val="22"/>
      <w:lang w:val="nl-NL"/>
    </w:rPr>
  </w:style>
  <w:style w:type="table" w:customStyle="1" w:styleId="LightShading-Accent31">
    <w:name w:val="Light Shading - Accent 31"/>
    <w:basedOn w:val="TableNormal"/>
    <w:next w:val="LightShading-Accent3"/>
    <w:uiPriority w:val="60"/>
    <w:rsid w:val="004F3D9F"/>
    <w:pPr>
      <w:spacing w:after="0"/>
    </w:pPr>
    <w:rPr>
      <w:color w:val="727272" w:themeColor="accent3" w:themeShade="BF"/>
    </w:rPr>
    <w:tblPr>
      <w:tblStyleRowBandSize w:val="1"/>
      <w:tblStyleColBandSize w:val="1"/>
      <w:tblBorders>
        <w:top w:val="single" w:sz="8" w:space="0" w:color="999999" w:themeColor="accent3"/>
        <w:bottom w:val="single" w:sz="8" w:space="0" w:color="999999" w:themeColor="accent3"/>
      </w:tblBorders>
    </w:tblPr>
    <w:tblStylePr w:type="firstRow">
      <w:pPr>
        <w:spacing w:before="0" w:after="0" w:line="240" w:lineRule="auto"/>
      </w:pPr>
      <w:rPr>
        <w:b/>
        <w:bCs/>
      </w:rPr>
      <w:tblPr/>
      <w:tcPr>
        <w:tcBorders>
          <w:top w:val="single" w:sz="8" w:space="0" w:color="999999" w:themeColor="accent3"/>
          <w:left w:val="nil"/>
          <w:bottom w:val="single" w:sz="8" w:space="0" w:color="999999" w:themeColor="accent3"/>
          <w:right w:val="nil"/>
          <w:insideH w:val="nil"/>
          <w:insideV w:val="nil"/>
        </w:tcBorders>
      </w:tcPr>
    </w:tblStylePr>
    <w:tblStylePr w:type="lastRow">
      <w:pPr>
        <w:spacing w:before="0" w:after="0" w:line="240" w:lineRule="auto"/>
      </w:pPr>
      <w:rPr>
        <w:b/>
        <w:bCs/>
      </w:rPr>
      <w:tblPr/>
      <w:tcPr>
        <w:tcBorders>
          <w:top w:val="single" w:sz="8" w:space="0" w:color="999999" w:themeColor="accent3"/>
          <w:left w:val="nil"/>
          <w:bottom w:val="single" w:sz="8" w:space="0" w:color="99999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character" w:customStyle="1" w:styleId="MacroTextChar">
    <w:name w:val="Macro Text Char"/>
    <w:basedOn w:val="DefaultParagraphFont"/>
    <w:link w:val="MacroText"/>
    <w:uiPriority w:val="99"/>
    <w:rsid w:val="00FE2071"/>
    <w:rPr>
      <w:rFonts w:ascii="Consolas" w:hAnsi="Consolas" w:cs="Consolas"/>
    </w:rPr>
  </w:style>
  <w:style w:type="paragraph" w:styleId="MessageHeader">
    <w:name w:val="Message Header"/>
    <w:basedOn w:val="Normal"/>
    <w:link w:val="MessageHeaderChar"/>
    <w:uiPriority w:val="99"/>
    <w:rsid w:val="00FE2071"/>
    <w:pPr>
      <w:framePr w:wrap="around" w:vAnchor="text" w:hAnchor="text" w:y="1"/>
      <w:pBdr>
        <w:top w:val="single" w:sz="6" w:space="1" w:color="FFC000"/>
        <w:left w:val="single" w:sz="6" w:space="1" w:color="FFC000"/>
        <w:bottom w:val="single" w:sz="6" w:space="1" w:color="FFC000"/>
        <w:right w:val="single" w:sz="6" w:space="1" w:color="FFC000"/>
      </w:pBdr>
      <w:shd w:val="clear" w:color="auto" w:fill="FFFACC" w:themeFill="accent2" w:themeFillTint="33"/>
    </w:pPr>
    <w:rPr>
      <w:rFonts w:ascii="Times New Roman" w:eastAsiaTheme="majorEastAsia" w:hAnsi="Times New Roman" w:cstheme="majorBidi"/>
      <w:sz w:val="18"/>
    </w:rPr>
  </w:style>
  <w:style w:type="character" w:customStyle="1" w:styleId="MessageHeaderChar">
    <w:name w:val="Message Header Char"/>
    <w:basedOn w:val="DefaultParagraphFont"/>
    <w:link w:val="MessageHeader"/>
    <w:uiPriority w:val="99"/>
    <w:rsid w:val="00FE2071"/>
    <w:rPr>
      <w:rFonts w:ascii="Times New Roman" w:eastAsiaTheme="majorEastAsia" w:hAnsi="Times New Roman" w:cstheme="majorBidi"/>
      <w:sz w:val="18"/>
      <w:szCs w:val="24"/>
      <w:shd w:val="clear" w:color="auto" w:fill="FFFACC" w:themeFill="accent2" w:themeFillTint="33"/>
      <w:lang w:val="fr-FR" w:eastAsia="fr-FR"/>
    </w:rPr>
  </w:style>
  <w:style w:type="paragraph" w:styleId="PlainText">
    <w:name w:val="Plain Text"/>
    <w:basedOn w:val="Normal"/>
    <w:link w:val="PlainTextChar"/>
    <w:uiPriority w:val="99"/>
    <w:rsid w:val="00FE2071"/>
    <w:rPr>
      <w:rFonts w:ascii="Times New Roman" w:hAnsi="Times New Roman" w:cs="Consolas"/>
      <w:sz w:val="21"/>
      <w:szCs w:val="21"/>
    </w:rPr>
  </w:style>
  <w:style w:type="character" w:customStyle="1" w:styleId="PlainTextChar">
    <w:name w:val="Plain Text Char"/>
    <w:basedOn w:val="DefaultParagraphFont"/>
    <w:link w:val="PlainText"/>
    <w:uiPriority w:val="99"/>
    <w:rsid w:val="00FE2071"/>
    <w:rPr>
      <w:rFonts w:ascii="Times New Roman" w:eastAsia="Times New Roman" w:hAnsi="Times New Roman" w:cs="Consolas"/>
      <w:sz w:val="21"/>
      <w:szCs w:val="21"/>
      <w:lang w:val="fr-FR" w:eastAsia="fr-FR"/>
    </w:rPr>
  </w:style>
  <w:style w:type="table" w:customStyle="1" w:styleId="Style2">
    <w:name w:val="Style2"/>
    <w:basedOn w:val="TableNormal"/>
    <w:uiPriority w:val="99"/>
    <w:rsid w:val="0032172C"/>
    <w:pPr>
      <w:spacing w:after="0"/>
    </w:pPr>
    <w:tblPr/>
  </w:style>
  <w:style w:type="paragraph" w:styleId="Revision">
    <w:name w:val="Revision"/>
    <w:hidden/>
    <w:uiPriority w:val="99"/>
    <w:semiHidden/>
    <w:rsid w:val="002531AB"/>
    <w:pPr>
      <w:spacing w:after="0"/>
    </w:pPr>
    <w:rPr>
      <w:lang w:val="en-GB"/>
    </w:rPr>
  </w:style>
  <w:style w:type="paragraph" w:customStyle="1" w:styleId="BoxBullet">
    <w:name w:val="Box Bullet"/>
    <w:basedOn w:val="ListParagraph"/>
    <w:link w:val="BoxBulletChar"/>
    <w:qFormat/>
    <w:rsid w:val="006336FE"/>
    <w:pPr>
      <w:numPr>
        <w:numId w:val="12"/>
      </w:numPr>
    </w:pPr>
    <w:rPr>
      <w:szCs w:val="18"/>
      <w:lang w:val="en-US" w:eastAsia="en-GB"/>
    </w:rPr>
  </w:style>
  <w:style w:type="character" w:customStyle="1" w:styleId="BoxBulletChar">
    <w:name w:val="Box Bullet Char"/>
    <w:basedOn w:val="DefaultParagraphFont"/>
    <w:link w:val="BoxBullet"/>
    <w:rsid w:val="006336FE"/>
    <w:rPr>
      <w:rFonts w:asciiTheme="minorHAnsi" w:eastAsia="Times New Roman" w:hAnsiTheme="minorHAnsi" w:cs="Times New Roman"/>
      <w:szCs w:val="18"/>
      <w:lang w:val="en-US" w:eastAsia="en-GB"/>
    </w:rPr>
  </w:style>
  <w:style w:type="paragraph" w:styleId="ListParagraph">
    <w:name w:val="List Paragraph"/>
    <w:aliases w:val="Normal bullet 2,Bullet list,Numbered List,List Paragraph1,1st level - Bullet List Paragraph,Lettre d'introduction,Paragrafo elenco,Paragraph,Bullet EY,List Paragraph11,Normal bullet 21,List Paragraph111,Bullet list1,Bullet point 1,Bullets"/>
    <w:basedOn w:val="Normal"/>
    <w:link w:val="ListParagraphChar"/>
    <w:qFormat/>
    <w:rsid w:val="00FE2071"/>
    <w:pPr>
      <w:ind w:left="720"/>
      <w:contextualSpacing/>
    </w:pPr>
  </w:style>
  <w:style w:type="character" w:customStyle="1" w:styleId="TableBox-txtChar">
    <w:name w:val="Table/Box - txt Char"/>
    <w:basedOn w:val="DefaultParagraphFont"/>
    <w:link w:val="TableBox-txt"/>
    <w:rsid w:val="009B1186"/>
    <w:rPr>
      <w:sz w:val="18"/>
      <w:szCs w:val="18"/>
      <w:lang w:val="fr-FR"/>
    </w:rPr>
  </w:style>
  <w:style w:type="character" w:customStyle="1" w:styleId="ListParagraphChar">
    <w:name w:val="List Paragraph Char"/>
    <w:aliases w:val="Normal bullet 2 Char,Bullet list Char,Numbered List Char,List Paragraph1 Char,1st level - Bullet List Paragraph Char,Lettre d'introduction Char,Paragrafo elenco Char,Paragraph Char,Bullet EY Char,List Paragraph11 Char,Bullets Char"/>
    <w:basedOn w:val="DefaultParagraphFont"/>
    <w:link w:val="ListParagraph"/>
    <w:uiPriority w:val="34"/>
    <w:qFormat/>
    <w:rsid w:val="00623067"/>
  </w:style>
  <w:style w:type="paragraph" w:customStyle="1" w:styleId="Source">
    <w:name w:val="Source"/>
    <w:basedOn w:val="Normal"/>
    <w:link w:val="SourceChar"/>
    <w:qFormat/>
    <w:rsid w:val="00BF1DF1"/>
    <w:pPr>
      <w:ind w:left="284"/>
      <w:jc w:val="center"/>
    </w:pPr>
    <w:rPr>
      <w:i/>
      <w:color w:val="646464" w:themeColor="background2"/>
      <w:sz w:val="18"/>
    </w:rPr>
  </w:style>
  <w:style w:type="character" w:customStyle="1" w:styleId="SourceChar">
    <w:name w:val="Source Char"/>
    <w:basedOn w:val="DefaultParagraphFont"/>
    <w:link w:val="Source"/>
    <w:rsid w:val="00BF1DF1"/>
    <w:rPr>
      <w:rFonts w:ascii="EYInterstate Light" w:hAnsi="EYInterstate Light"/>
      <w:i/>
      <w:color w:val="646464" w:themeColor="background2"/>
      <w:sz w:val="18"/>
      <w:lang w:val="en-GB"/>
    </w:rPr>
  </w:style>
  <w:style w:type="table" w:customStyle="1" w:styleId="Style5">
    <w:name w:val="Style5"/>
    <w:basedOn w:val="TableNormal"/>
    <w:uiPriority w:val="99"/>
    <w:rsid w:val="0023763A"/>
    <w:pPr>
      <w:spacing w:after="0"/>
    </w:pPr>
    <w:tblPr/>
    <w:tblStylePr w:type="firstRow">
      <w:rPr>
        <w:rFonts w:ascii="Aptos Narrow" w:hAnsi="Aptos Narrow"/>
        <w:sz w:val="18"/>
      </w:rPr>
      <w:tblPr/>
      <w:tcPr>
        <w:tcBorders>
          <w:top w:val="nil"/>
          <w:left w:val="nil"/>
          <w:bottom w:val="nil"/>
          <w:right w:val="nil"/>
          <w:insideH w:val="nil"/>
          <w:insideV w:val="nil"/>
          <w:tl2br w:val="nil"/>
          <w:tr2bl w:val="nil"/>
        </w:tcBorders>
      </w:tcPr>
    </w:tblStylePr>
  </w:style>
  <w:style w:type="paragraph" w:customStyle="1" w:styleId="TableBox-txt">
    <w:name w:val="Table/Box - txt"/>
    <w:basedOn w:val="Normal"/>
    <w:link w:val="TableBox-txtChar"/>
    <w:qFormat/>
    <w:rsid w:val="009B1186"/>
    <w:pPr>
      <w:tabs>
        <w:tab w:val="left" w:pos="651"/>
        <w:tab w:val="left" w:pos="907"/>
      </w:tabs>
      <w:spacing w:before="60" w:after="60" w:line="200" w:lineRule="atLeast"/>
      <w:jc w:val="left"/>
    </w:pPr>
    <w:rPr>
      <w:sz w:val="18"/>
      <w:szCs w:val="18"/>
    </w:rPr>
  </w:style>
  <w:style w:type="table" w:customStyle="1" w:styleId="LightShading-Accent32">
    <w:name w:val="Light Shading - Accent 32"/>
    <w:basedOn w:val="TableNormal"/>
    <w:next w:val="LightShading-Accent3"/>
    <w:uiPriority w:val="99"/>
    <w:rsid w:val="00707192"/>
    <w:pPr>
      <w:spacing w:after="0"/>
    </w:pPr>
    <w:rPr>
      <w:rFonts w:ascii="Calibri" w:eastAsia="Calibri" w:hAnsi="Calibri" w:cs="Times New Roman"/>
      <w:color w:val="727272"/>
      <w:lang w:val="en-GB" w:eastAsia="en-GB"/>
    </w:rPr>
    <w:tblPr>
      <w:tblStyleRowBandSize w:val="1"/>
      <w:tblStyleColBandSize w:val="1"/>
      <w:tblBorders>
        <w:top w:val="single" w:sz="8" w:space="0" w:color="999999"/>
        <w:bottom w:val="single" w:sz="8" w:space="0" w:color="999999"/>
      </w:tblBorders>
    </w:tblPr>
    <w:tblStylePr w:type="firstRow">
      <w:pPr>
        <w:spacing w:before="0" w:after="0"/>
      </w:pPr>
      <w:rPr>
        <w:rFonts w:cs="Times New Roman"/>
        <w:b/>
        <w:bCs/>
      </w:rPr>
      <w:tblPr/>
      <w:tcPr>
        <w:tcBorders>
          <w:top w:val="single" w:sz="8" w:space="0" w:color="999999"/>
          <w:left w:val="nil"/>
          <w:bottom w:val="single" w:sz="8" w:space="0" w:color="999999"/>
          <w:right w:val="nil"/>
          <w:insideH w:val="nil"/>
          <w:insideV w:val="nil"/>
        </w:tcBorders>
      </w:tcPr>
    </w:tblStylePr>
    <w:tblStylePr w:type="lastRow">
      <w:pPr>
        <w:spacing w:before="0" w:after="0"/>
      </w:pPr>
      <w:rPr>
        <w:rFonts w:cs="Times New Roman"/>
        <w:b/>
        <w:bCs/>
      </w:rPr>
      <w:tblPr/>
      <w:tcPr>
        <w:tcBorders>
          <w:top w:val="single" w:sz="8" w:space="0" w:color="999999"/>
          <w:left w:val="nil"/>
          <w:bottom w:val="single" w:sz="8" w:space="0" w:color="999999"/>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E5E5E5"/>
      </w:tcPr>
    </w:tblStylePr>
    <w:tblStylePr w:type="band1Horz">
      <w:rPr>
        <w:rFonts w:cs="Times New Roman"/>
      </w:rPr>
      <w:tblPr/>
      <w:tcPr>
        <w:tcBorders>
          <w:left w:val="nil"/>
          <w:right w:val="nil"/>
          <w:insideH w:val="nil"/>
          <w:insideV w:val="nil"/>
        </w:tcBorders>
        <w:shd w:val="clear" w:color="auto" w:fill="E5E5E5"/>
      </w:tcPr>
    </w:tblStylePr>
  </w:style>
  <w:style w:type="table" w:customStyle="1" w:styleId="LightList-Accent31">
    <w:name w:val="Light List - Accent 31"/>
    <w:basedOn w:val="TableNormal"/>
    <w:next w:val="LightList-Accent3"/>
    <w:uiPriority w:val="99"/>
    <w:rsid w:val="00707192"/>
    <w:pPr>
      <w:spacing w:after="0"/>
    </w:pPr>
    <w:rPr>
      <w:rFonts w:ascii="Calibri" w:eastAsia="Calibri" w:hAnsi="Calibri" w:cs="Times New Roman"/>
      <w:lang w:val="en-GB" w:eastAsia="en-GB"/>
    </w:rPr>
    <w:tblPr>
      <w:tblStyleRowBandSize w:val="1"/>
      <w:tblStyleColBandSize w:val="1"/>
      <w:tblBorders>
        <w:top w:val="single" w:sz="8" w:space="0" w:color="999999"/>
        <w:left w:val="single" w:sz="8" w:space="0" w:color="999999"/>
        <w:bottom w:val="single" w:sz="8" w:space="0" w:color="999999"/>
        <w:right w:val="single" w:sz="8" w:space="0" w:color="999999"/>
      </w:tblBorders>
    </w:tblPr>
    <w:tblStylePr w:type="firstRow">
      <w:pPr>
        <w:spacing w:before="0" w:after="0"/>
      </w:pPr>
      <w:rPr>
        <w:rFonts w:cs="Times New Roman"/>
        <w:b/>
        <w:bCs/>
        <w:color w:val="646464"/>
      </w:rPr>
      <w:tblPr/>
      <w:tcPr>
        <w:shd w:val="clear" w:color="auto" w:fill="999999"/>
      </w:tcPr>
    </w:tblStylePr>
    <w:tblStylePr w:type="lastRow">
      <w:pPr>
        <w:spacing w:before="0" w:after="0"/>
      </w:pPr>
      <w:rPr>
        <w:rFonts w:cs="Times New Roman"/>
        <w:b/>
        <w:bCs/>
      </w:rPr>
      <w:tblPr/>
      <w:tcPr>
        <w:tcBorders>
          <w:top w:val="double" w:sz="6" w:space="0" w:color="999999"/>
          <w:left w:val="single" w:sz="8" w:space="0" w:color="999999"/>
          <w:bottom w:val="single" w:sz="8" w:space="0" w:color="999999"/>
          <w:right w:val="single" w:sz="8" w:space="0" w:color="999999"/>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999999"/>
          <w:left w:val="single" w:sz="8" w:space="0" w:color="999999"/>
          <w:bottom w:val="single" w:sz="8" w:space="0" w:color="999999"/>
          <w:right w:val="single" w:sz="8" w:space="0" w:color="999999"/>
        </w:tcBorders>
      </w:tcPr>
    </w:tblStylePr>
    <w:tblStylePr w:type="band1Horz">
      <w:rPr>
        <w:rFonts w:cs="Times New Roman"/>
      </w:rPr>
      <w:tblPr/>
      <w:tcPr>
        <w:tcBorders>
          <w:top w:val="single" w:sz="8" w:space="0" w:color="999999"/>
          <w:left w:val="single" w:sz="8" w:space="0" w:color="999999"/>
          <w:bottom w:val="single" w:sz="8" w:space="0" w:color="999999"/>
          <w:right w:val="single" w:sz="8" w:space="0" w:color="999999"/>
        </w:tcBorders>
      </w:tcPr>
    </w:tblStylePr>
  </w:style>
  <w:style w:type="paragraph" w:customStyle="1" w:styleId="SUPERSCharCharCharCharCharCharCharChar">
    <w:name w:val="SUPERS Char Char Char Char Char Char Char Char"/>
    <w:aliases w:val="SUPERS Tegn Char Char Char Char Char Char Char Char Char,Footnote Reference Number Tegn Char Char Char Char Char Char Char Char Char"/>
    <w:basedOn w:val="Normal"/>
    <w:link w:val="FootnoteReference"/>
    <w:uiPriority w:val="99"/>
    <w:qFormat/>
    <w:rsid w:val="009B1186"/>
    <w:pPr>
      <w:tabs>
        <w:tab w:val="left" w:pos="907"/>
      </w:tabs>
      <w:spacing w:before="60" w:after="160" w:line="240" w:lineRule="exact"/>
    </w:pPr>
    <w:rPr>
      <w:vertAlign w:val="superscript"/>
    </w:rPr>
  </w:style>
  <w:style w:type="table" w:customStyle="1" w:styleId="MediumShading1-Accent31">
    <w:name w:val="Medium Shading 1 - Accent 31"/>
    <w:basedOn w:val="TableNormal"/>
    <w:next w:val="MediumShading1-Accent3"/>
    <w:uiPriority w:val="99"/>
    <w:rsid w:val="00E601B6"/>
    <w:pPr>
      <w:spacing w:after="0"/>
    </w:pPr>
    <w:rPr>
      <w:rFonts w:eastAsia="Calibri" w:cs="Times New Roman"/>
      <w:sz w:val="18"/>
      <w:lang w:val="en-GB" w:eastAsia="en-GB"/>
    </w:rPr>
    <w:tblPr>
      <w:tblStyleRowBandSize w:val="1"/>
      <w:tblStyleColBandSize w:val="1"/>
      <w:tblBorders>
        <w:top w:val="single" w:sz="8" w:space="0" w:color="B2B2B2"/>
        <w:left w:val="single" w:sz="8" w:space="0" w:color="B2B2B2"/>
        <w:bottom w:val="single" w:sz="8" w:space="0" w:color="B2B2B2"/>
        <w:right w:val="single" w:sz="8" w:space="0" w:color="B2B2B2"/>
        <w:insideH w:val="single" w:sz="8" w:space="0" w:color="B2B2B2"/>
      </w:tblBorders>
    </w:tblPr>
    <w:tblStylePr w:type="firstRow">
      <w:pPr>
        <w:spacing w:before="0" w:after="0"/>
      </w:pPr>
      <w:rPr>
        <w:rFonts w:cs="Times New Roman"/>
        <w:b/>
        <w:bCs/>
        <w:color w:val="646464"/>
      </w:rPr>
      <w:tblPr/>
      <w:tcPr>
        <w:tcBorders>
          <w:top w:val="single" w:sz="8" w:space="0" w:color="B2B2B2"/>
          <w:left w:val="single" w:sz="8" w:space="0" w:color="B2B2B2"/>
          <w:bottom w:val="single" w:sz="8" w:space="0" w:color="B2B2B2"/>
          <w:right w:val="single" w:sz="8" w:space="0" w:color="B2B2B2"/>
          <w:insideH w:val="nil"/>
          <w:insideV w:val="nil"/>
        </w:tcBorders>
        <w:shd w:val="clear" w:color="auto" w:fill="999999"/>
      </w:tcPr>
    </w:tblStylePr>
    <w:tblStylePr w:type="lastRow">
      <w:pPr>
        <w:spacing w:before="0" w:after="0"/>
      </w:pPr>
      <w:rPr>
        <w:rFonts w:cs="Times New Roman"/>
        <w:b/>
        <w:bCs/>
      </w:rPr>
      <w:tblPr/>
      <w:tcPr>
        <w:tcBorders>
          <w:top w:val="double" w:sz="6" w:space="0" w:color="B2B2B2"/>
          <w:left w:val="single" w:sz="8" w:space="0" w:color="B2B2B2"/>
          <w:bottom w:val="single" w:sz="8" w:space="0" w:color="B2B2B2"/>
          <w:right w:val="single" w:sz="8" w:space="0" w:color="B2B2B2"/>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E5E5E5"/>
      </w:tcPr>
    </w:tblStylePr>
    <w:tblStylePr w:type="band1Horz">
      <w:rPr>
        <w:rFonts w:cs="Times New Roman"/>
      </w:rPr>
      <w:tblPr/>
      <w:tcPr>
        <w:tcBorders>
          <w:insideH w:val="nil"/>
          <w:insideV w:val="nil"/>
        </w:tcBorders>
        <w:shd w:val="clear" w:color="auto" w:fill="E5E5E5"/>
      </w:tcPr>
    </w:tblStylePr>
    <w:tblStylePr w:type="band2Horz">
      <w:rPr>
        <w:rFonts w:cs="Times New Roman"/>
      </w:rPr>
      <w:tblPr/>
      <w:tcPr>
        <w:tcBorders>
          <w:insideH w:val="nil"/>
          <w:insideV w:val="nil"/>
        </w:tcBorders>
      </w:tcPr>
    </w:tblStylePr>
  </w:style>
  <w:style w:type="table" w:customStyle="1" w:styleId="MediumList2-Accent21">
    <w:name w:val="Medium List 2 - Accent 21"/>
    <w:basedOn w:val="TableNormal"/>
    <w:uiPriority w:val="99"/>
    <w:rsid w:val="00C87903"/>
    <w:pPr>
      <w:spacing w:after="0"/>
    </w:pPr>
    <w:rPr>
      <w:rFonts w:eastAsia="Times New Roman" w:cs="Times New Roman"/>
      <w:color w:val="000000"/>
      <w:sz w:val="18"/>
      <w:lang w:val="en-GB" w:eastAsia="en-GB"/>
    </w:rPr>
    <w:tblPr>
      <w:tblStyleRowBandSize w:val="1"/>
      <w:tblStyleColBandSize w:val="1"/>
      <w:tbl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blBorders>
    </w:tblPr>
    <w:tcPr>
      <w:shd w:val="clear" w:color="auto" w:fill="F0F0F0" w:themeFill="accent4"/>
    </w:tcPr>
    <w:tblStylePr w:type="firstRow">
      <w:rPr>
        <w:rFonts w:ascii="Aptos Narrow" w:hAnsi="Aptos Narrow" w:cs="Times New Roman"/>
        <w:sz w:val="24"/>
        <w:szCs w:val="24"/>
      </w:rPr>
      <w:tblPr/>
      <w:tcPr>
        <w:shd w:val="clear" w:color="auto" w:fill="C1C1C1" w:themeFill="background1" w:themeFillTint="66"/>
      </w:tcPr>
    </w:tblStylePr>
    <w:tblStylePr w:type="lastRow">
      <w:rPr>
        <w:rFonts w:ascii="Aptos Narrow" w:hAnsi="Aptos Narrow" w:cs="Times New Roman"/>
        <w:color w:val="auto"/>
        <w:sz w:val="18"/>
      </w:rPr>
      <w:tblPr/>
      <w:tcPr>
        <w:shd w:val="clear" w:color="auto" w:fill="F0F0F0" w:themeFill="accent4"/>
      </w:tcPr>
    </w:tblStylePr>
    <w:tblStylePr w:type="firstCol">
      <w:rPr>
        <w:rFonts w:ascii="Aptos Narrow" w:hAnsi="Aptos Narrow" w:cs="Times New Roman"/>
        <w:sz w:val="18"/>
      </w:rPr>
    </w:tblStylePr>
    <w:tblStylePr w:type="lastCol">
      <w:rPr>
        <w:rFonts w:ascii="Aptos Narrow" w:hAnsi="Aptos Narrow" w:cs="Times New Roman"/>
        <w:sz w:val="18"/>
      </w:rPr>
    </w:tblStylePr>
    <w:tblStylePr w:type="band1Vert">
      <w:rPr>
        <w:rFonts w:ascii="Aptos Narrow" w:hAnsi="Aptos Narrow" w:cs="Times New Roman"/>
        <w:sz w:val="18"/>
      </w:rPr>
    </w:tblStylePr>
    <w:tblStylePr w:type="band2Vert">
      <w:rPr>
        <w:rFonts w:ascii="Aptos Narrow" w:hAnsi="Aptos Narrow"/>
        <w:sz w:val="18"/>
      </w:rPr>
    </w:tblStylePr>
    <w:tblStylePr w:type="band1Horz">
      <w:rPr>
        <w:rFonts w:ascii="Aptos Narrow" w:hAnsi="Aptos Narrow" w:cs="Times New Roman"/>
        <w:sz w:val="18"/>
      </w:rPr>
      <w:tblPr/>
      <w:tcPr>
        <w:shd w:val="clear" w:color="auto" w:fill="E0E0E0" w:themeFill="background1" w:themeFillTint="33"/>
      </w:tcPr>
    </w:tblStylePr>
    <w:tblStylePr w:type="band2Horz">
      <w:rPr>
        <w:rFonts w:ascii="Aptos Narrow" w:hAnsi="Aptos Narrow"/>
        <w:sz w:val="18"/>
      </w:rPr>
      <w:tblPr/>
      <w:tcPr>
        <w:shd w:val="clear" w:color="auto" w:fill="F0F0F0" w:themeFill="accent4"/>
      </w:tcPr>
    </w:tblStylePr>
    <w:tblStylePr w:type="neCell">
      <w:rPr>
        <w:rFonts w:ascii="Aptos Narrow" w:hAnsi="Aptos Narrow"/>
        <w:sz w:val="18"/>
      </w:rPr>
      <w:tblPr/>
      <w:tcPr>
        <w:shd w:val="clear" w:color="auto" w:fill="C1C1C1" w:themeFill="background1" w:themeFillTint="66"/>
      </w:tcPr>
    </w:tblStylePr>
    <w:tblStylePr w:type="nwCell">
      <w:rPr>
        <w:rFonts w:cs="Times New Roman"/>
      </w:rPr>
      <w:tblPr/>
      <w:tcPr>
        <w:shd w:val="clear" w:color="auto" w:fill="C1C1C1" w:themeFill="background1" w:themeFillTint="66"/>
      </w:tcPr>
    </w:tblStylePr>
    <w:tblStylePr w:type="seCell">
      <w:rPr>
        <w:rFonts w:ascii="Aptos Narrow" w:hAnsi="Aptos Narrow"/>
        <w:sz w:val="18"/>
      </w:rPr>
    </w:tblStylePr>
    <w:tblStylePr w:type="swCell">
      <w:rPr>
        <w:rFonts w:ascii="Aptos Narrow" w:hAnsi="Aptos Narrow" w:cs="Times New Roman"/>
        <w:sz w:val="18"/>
      </w:rPr>
    </w:tblStylePr>
  </w:style>
  <w:style w:type="table" w:customStyle="1" w:styleId="ColorfulList-Accent32">
    <w:name w:val="Colorful List - Accent 32"/>
    <w:basedOn w:val="TableNormal"/>
    <w:next w:val="ColorfulList-Accent3"/>
    <w:uiPriority w:val="99"/>
    <w:rsid w:val="00707192"/>
    <w:pPr>
      <w:spacing w:after="0"/>
    </w:pPr>
    <w:rPr>
      <w:rFonts w:ascii="Calibri" w:eastAsia="Calibri" w:hAnsi="Calibri" w:cs="Times New Roman"/>
      <w:color w:val="000000"/>
      <w:lang w:val="en-GB" w:eastAsia="en-GB"/>
    </w:rPr>
    <w:tblPr>
      <w:tblStyleRowBandSize w:val="1"/>
      <w:tblStyleColBandSize w:val="1"/>
    </w:tblPr>
    <w:tcPr>
      <w:shd w:val="clear" w:color="auto" w:fill="F5F5F5"/>
    </w:tcPr>
    <w:tblStylePr w:type="firstRow">
      <w:rPr>
        <w:rFonts w:cs="Times New Roman"/>
        <w:b/>
        <w:bCs/>
        <w:color w:val="646464"/>
      </w:rPr>
      <w:tblPr/>
      <w:tcPr>
        <w:tcBorders>
          <w:bottom w:val="single" w:sz="12" w:space="0" w:color="646464"/>
        </w:tcBorders>
        <w:shd w:val="clear" w:color="auto" w:fill="C0C0C0"/>
      </w:tcPr>
    </w:tblStylePr>
    <w:tblStylePr w:type="lastRow">
      <w:rPr>
        <w:rFonts w:cs="Times New Roman"/>
        <w:b/>
        <w:bCs/>
        <w:color w:val="C0C0C0"/>
      </w:rPr>
      <w:tblPr/>
      <w:tcPr>
        <w:tcBorders>
          <w:top w:val="single" w:sz="12" w:space="0" w:color="000000"/>
        </w:tcBorders>
        <w:shd w:val="clear" w:color="auto" w:fill="646464"/>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E5E5E5"/>
      </w:tcPr>
    </w:tblStylePr>
    <w:tblStylePr w:type="band1Horz">
      <w:rPr>
        <w:rFonts w:cs="Times New Roman"/>
      </w:rPr>
      <w:tblPr/>
      <w:tcPr>
        <w:shd w:val="clear" w:color="auto" w:fill="EAEAEA"/>
      </w:tcPr>
    </w:tblStylePr>
  </w:style>
  <w:style w:type="paragraph" w:customStyle="1" w:styleId="Bullettabella">
    <w:name w:val="Bullet tabella"/>
    <w:basedOn w:val="ListParagraph"/>
    <w:uiPriority w:val="99"/>
    <w:qFormat/>
    <w:rsid w:val="009B1186"/>
    <w:pPr>
      <w:widowControl w:val="0"/>
      <w:adjustRightInd w:val="0"/>
      <w:spacing w:line="276" w:lineRule="auto"/>
      <w:ind w:left="360" w:hanging="360"/>
      <w:contextualSpacing w:val="0"/>
      <w:textAlignment w:val="baseline"/>
    </w:pPr>
    <w:rPr>
      <w:rFonts w:ascii="Times New Roman" w:hAnsi="Times New Roman"/>
      <w:sz w:val="18"/>
      <w:szCs w:val="22"/>
    </w:rPr>
  </w:style>
  <w:style w:type="paragraph" w:customStyle="1" w:styleId="Style1">
    <w:name w:val="Style1"/>
    <w:basedOn w:val="ListParagraph"/>
    <w:qFormat/>
    <w:rsid w:val="0078502E"/>
    <w:pPr>
      <w:overflowPunct w:val="0"/>
      <w:autoSpaceDE w:val="0"/>
      <w:autoSpaceDN w:val="0"/>
      <w:adjustRightInd w:val="0"/>
      <w:spacing w:before="60" w:line="276" w:lineRule="auto"/>
      <w:ind w:left="1440" w:hanging="360"/>
      <w:contextualSpacing w:val="0"/>
      <w:textAlignment w:val="baseline"/>
    </w:pPr>
    <w:rPr>
      <w:rFonts w:ascii="Times New Roman" w:eastAsia="Calibri" w:hAnsi="Times New Roman" w:cs="EYInterstate Light"/>
      <w:szCs w:val="22"/>
    </w:rPr>
  </w:style>
  <w:style w:type="character" w:customStyle="1" w:styleId="CommentSubjectChar1">
    <w:name w:val="Comment Subject Char1"/>
    <w:basedOn w:val="DefaultParagraphFont"/>
    <w:uiPriority w:val="99"/>
    <w:semiHidden/>
    <w:locked/>
    <w:rsid w:val="008F55E4"/>
    <w:rPr>
      <w:rFonts w:ascii="EYInterstate Light" w:hAnsi="EYInterstate Light" w:cs="Times New Roman"/>
      <w:b/>
      <w:bCs/>
      <w:sz w:val="20"/>
      <w:szCs w:val="20"/>
      <w:lang w:val="en-GB" w:eastAsia="en-US"/>
    </w:rPr>
  </w:style>
  <w:style w:type="table" w:customStyle="1" w:styleId="LightShading-Accent111">
    <w:name w:val="Light Shading - Accent 111"/>
    <w:uiPriority w:val="99"/>
    <w:rsid w:val="00707192"/>
    <w:pPr>
      <w:spacing w:after="0"/>
    </w:pPr>
    <w:rPr>
      <w:rFonts w:ascii="Calibri" w:eastAsia="Calibri" w:hAnsi="Calibri" w:cs="Times New Roman"/>
      <w:color w:val="5F5E61"/>
      <w:lang w:val="en-GB" w:eastAsia="en-GB"/>
    </w:rPr>
    <w:tblPr>
      <w:tblStyleRowBandSize w:val="1"/>
      <w:tblStyleColBandSize w:val="1"/>
      <w:tblInd w:w="0" w:type="dxa"/>
      <w:tblBorders>
        <w:top w:val="single" w:sz="8" w:space="0" w:color="7F7E82"/>
        <w:bottom w:val="single" w:sz="8" w:space="0" w:color="7F7E82"/>
      </w:tblBorders>
      <w:tblCellMar>
        <w:top w:w="0" w:type="dxa"/>
        <w:left w:w="108" w:type="dxa"/>
        <w:bottom w:w="0" w:type="dxa"/>
        <w:right w:w="108" w:type="dxa"/>
      </w:tblCellMar>
    </w:tblPr>
  </w:style>
  <w:style w:type="paragraph" w:customStyle="1" w:styleId="Style9">
    <w:name w:val="Style9"/>
    <w:basedOn w:val="Normal"/>
    <w:link w:val="Style9Char"/>
    <w:qFormat/>
    <w:rsid w:val="00522961"/>
    <w:pPr>
      <w:numPr>
        <w:numId w:val="13"/>
      </w:numPr>
      <w:spacing w:after="60" w:line="276" w:lineRule="auto"/>
    </w:pPr>
    <w:rPr>
      <w:rFonts w:ascii="Consolas" w:eastAsia="Tahoma" w:hAnsi="Consolas"/>
      <w:szCs w:val="22"/>
    </w:rPr>
  </w:style>
  <w:style w:type="table" w:styleId="ColorfulShading-Accent2">
    <w:name w:val="Colorful Shading Accent 2"/>
    <w:basedOn w:val="TableNormal"/>
    <w:uiPriority w:val="71"/>
    <w:rsid w:val="00F1669E"/>
    <w:pPr>
      <w:spacing w:after="0"/>
    </w:pPr>
    <w:rPr>
      <w:color w:val="000000" w:themeColor="text1"/>
    </w:rPr>
    <w:tblPr>
      <w:tblStyleRowBandSize w:val="1"/>
      <w:tblStyleColBandSize w:val="1"/>
      <w:tblBorders>
        <w:top w:val="single" w:sz="24" w:space="0" w:color="FFE600" w:themeColor="accent2"/>
        <w:left w:val="single" w:sz="4" w:space="0" w:color="FFE600" w:themeColor="accent2"/>
        <w:bottom w:val="single" w:sz="4" w:space="0" w:color="FFE600" w:themeColor="accent2"/>
        <w:right w:val="single" w:sz="4" w:space="0" w:color="FFE600" w:themeColor="accent2"/>
        <w:insideH w:val="single" w:sz="4" w:space="0" w:color="646464" w:themeColor="background1"/>
        <w:insideV w:val="single" w:sz="4" w:space="0" w:color="646464" w:themeColor="background1"/>
      </w:tblBorders>
    </w:tblPr>
    <w:tcPr>
      <w:shd w:val="clear" w:color="auto" w:fill="FFE600" w:themeFill="accent2"/>
    </w:tcPr>
    <w:tblStylePr w:type="firstRow">
      <w:rPr>
        <w:b/>
        <w:bCs/>
      </w:rPr>
      <w:tblPr/>
      <w:tcPr>
        <w:tcBorders>
          <w:top w:val="nil"/>
          <w:left w:val="nil"/>
          <w:bottom w:val="single" w:sz="24" w:space="0" w:color="FFE600" w:themeColor="accent2"/>
          <w:right w:val="nil"/>
          <w:insideH w:val="nil"/>
          <w:insideV w:val="nil"/>
        </w:tcBorders>
        <w:shd w:val="clear" w:color="auto" w:fill="646464" w:themeFill="background1"/>
      </w:tcPr>
    </w:tblStylePr>
    <w:tblStylePr w:type="lastRow">
      <w:rPr>
        <w:b/>
        <w:bCs/>
        <w:color w:val="646464" w:themeColor="background1"/>
      </w:rPr>
      <w:tblPr/>
      <w:tcPr>
        <w:tcBorders>
          <w:top w:val="single" w:sz="6" w:space="0" w:color="646464" w:themeColor="background1"/>
        </w:tcBorders>
        <w:shd w:val="clear" w:color="auto" w:fill="998A00" w:themeFill="accent2" w:themeFillShade="99"/>
      </w:tcPr>
    </w:tblStylePr>
    <w:tblStylePr w:type="firstCol">
      <w:rPr>
        <w:color w:val="646464" w:themeColor="background1"/>
      </w:rPr>
      <w:tblPr/>
      <w:tcPr>
        <w:tcBorders>
          <w:top w:val="nil"/>
          <w:left w:val="nil"/>
          <w:bottom w:val="nil"/>
          <w:right w:val="nil"/>
          <w:insideH w:val="single" w:sz="4" w:space="0" w:color="998A00" w:themeColor="accent2" w:themeShade="99"/>
          <w:insideV w:val="nil"/>
        </w:tcBorders>
        <w:shd w:val="clear" w:color="auto" w:fill="998A00" w:themeFill="accent2" w:themeFillShade="99"/>
      </w:tcPr>
    </w:tblStylePr>
    <w:tblStylePr w:type="lastCol">
      <w:rPr>
        <w:color w:val="646464" w:themeColor="background1"/>
      </w:rPr>
      <w:tblPr/>
      <w:tcPr>
        <w:tcBorders>
          <w:top w:val="nil"/>
          <w:left w:val="nil"/>
          <w:bottom w:val="nil"/>
          <w:right w:val="nil"/>
          <w:insideH w:val="nil"/>
          <w:insideV w:val="nil"/>
        </w:tcBorders>
        <w:shd w:val="clear" w:color="auto" w:fill="998A00" w:themeFill="accent2" w:themeFillShade="99"/>
      </w:tcPr>
    </w:tblStylePr>
    <w:tblStylePr w:type="band1Vert">
      <w:tblPr/>
      <w:tcPr>
        <w:shd w:val="clear" w:color="auto" w:fill="FFF599" w:themeFill="accent2" w:themeFillTint="66"/>
      </w:tcPr>
    </w:tblStylePr>
    <w:tblStylePr w:type="band1Horz">
      <w:tblPr/>
      <w:tcPr>
        <w:shd w:val="clear" w:color="auto" w:fill="FFF280" w:themeFill="accent2" w:themeFillTint="7F"/>
      </w:tcPr>
    </w:tblStylePr>
    <w:tblStylePr w:type="neCell">
      <w:rPr>
        <w:color w:val="000000" w:themeColor="text1"/>
      </w:rPr>
    </w:tblStylePr>
    <w:tblStylePr w:type="nwCell">
      <w:rPr>
        <w:color w:val="000000" w:themeColor="text1"/>
      </w:rPr>
    </w:tblStylePr>
  </w:style>
  <w:style w:type="table" w:styleId="ColorfulShading-Accent4">
    <w:name w:val="Colorful Shading Accent 4"/>
    <w:basedOn w:val="TableNormal"/>
    <w:uiPriority w:val="71"/>
    <w:rsid w:val="00F1669E"/>
    <w:pPr>
      <w:spacing w:after="0"/>
    </w:pPr>
    <w:rPr>
      <w:color w:val="000000" w:themeColor="text1"/>
    </w:rPr>
    <w:tblPr>
      <w:tblStyleRowBandSize w:val="1"/>
      <w:tblStyleColBandSize w:val="1"/>
      <w:tblBorders>
        <w:top w:val="single" w:sz="24" w:space="0" w:color="999999" w:themeColor="accent3"/>
        <w:left w:val="single" w:sz="4" w:space="0" w:color="F0F0F0" w:themeColor="accent4"/>
        <w:bottom w:val="single" w:sz="4" w:space="0" w:color="F0F0F0" w:themeColor="accent4"/>
        <w:right w:val="single" w:sz="4" w:space="0" w:color="F0F0F0" w:themeColor="accent4"/>
        <w:insideH w:val="single" w:sz="4" w:space="0" w:color="646464" w:themeColor="background1"/>
        <w:insideV w:val="single" w:sz="4" w:space="0" w:color="646464" w:themeColor="background1"/>
      </w:tblBorders>
    </w:tblPr>
    <w:tcPr>
      <w:shd w:val="clear" w:color="auto" w:fill="FDFDFD" w:themeFill="accent4" w:themeFillTint="19"/>
    </w:tcPr>
    <w:tblStylePr w:type="firstRow">
      <w:rPr>
        <w:b/>
        <w:bCs/>
      </w:rPr>
      <w:tblPr/>
      <w:tcPr>
        <w:tcBorders>
          <w:top w:val="nil"/>
          <w:left w:val="nil"/>
          <w:bottom w:val="single" w:sz="24" w:space="0" w:color="999999" w:themeColor="accent3"/>
          <w:right w:val="nil"/>
          <w:insideH w:val="nil"/>
          <w:insideV w:val="nil"/>
        </w:tcBorders>
        <w:shd w:val="clear" w:color="auto" w:fill="646464" w:themeFill="background1"/>
      </w:tcPr>
    </w:tblStylePr>
    <w:tblStylePr w:type="lastRow">
      <w:rPr>
        <w:b/>
        <w:bCs/>
        <w:color w:val="646464" w:themeColor="background1"/>
      </w:rPr>
      <w:tblPr/>
      <w:tcPr>
        <w:tcBorders>
          <w:top w:val="single" w:sz="6" w:space="0" w:color="646464" w:themeColor="background1"/>
        </w:tcBorders>
        <w:shd w:val="clear" w:color="auto" w:fill="909090" w:themeFill="accent4" w:themeFillShade="99"/>
      </w:tcPr>
    </w:tblStylePr>
    <w:tblStylePr w:type="firstCol">
      <w:rPr>
        <w:color w:val="646464" w:themeColor="background1"/>
      </w:rPr>
      <w:tblPr/>
      <w:tcPr>
        <w:tcBorders>
          <w:top w:val="nil"/>
          <w:left w:val="nil"/>
          <w:bottom w:val="nil"/>
          <w:right w:val="nil"/>
          <w:insideH w:val="single" w:sz="4" w:space="0" w:color="909090" w:themeColor="accent4" w:themeShade="99"/>
          <w:insideV w:val="nil"/>
        </w:tcBorders>
        <w:shd w:val="clear" w:color="auto" w:fill="909090" w:themeFill="accent4" w:themeFillShade="99"/>
      </w:tcPr>
    </w:tblStylePr>
    <w:tblStylePr w:type="lastCol">
      <w:rPr>
        <w:color w:val="646464" w:themeColor="background1"/>
      </w:rPr>
      <w:tblPr/>
      <w:tcPr>
        <w:tcBorders>
          <w:top w:val="nil"/>
          <w:left w:val="nil"/>
          <w:bottom w:val="nil"/>
          <w:right w:val="nil"/>
          <w:insideH w:val="nil"/>
          <w:insideV w:val="nil"/>
        </w:tcBorders>
        <w:shd w:val="clear" w:color="auto" w:fill="909090" w:themeFill="accent4" w:themeFillShade="99"/>
      </w:tcPr>
    </w:tblStylePr>
    <w:tblStylePr w:type="band1Vert">
      <w:tblPr/>
      <w:tcPr>
        <w:shd w:val="clear" w:color="auto" w:fill="F9F9F9" w:themeFill="accent4" w:themeFillTint="66"/>
      </w:tcPr>
    </w:tblStylePr>
    <w:tblStylePr w:type="band1Horz">
      <w:tblPr/>
      <w:tcPr>
        <w:shd w:val="clear" w:color="auto" w:fill="F7F7F7" w:themeFill="accent4" w:themeFillTint="7F"/>
      </w:tcPr>
    </w:tblStylePr>
    <w:tblStylePr w:type="neCell">
      <w:rPr>
        <w:color w:val="000000" w:themeColor="text1"/>
      </w:rPr>
    </w:tblStylePr>
    <w:tblStylePr w:type="nwCell">
      <w:rPr>
        <w:color w:val="000000" w:themeColor="text1"/>
      </w:rPr>
    </w:tblStylePr>
  </w:style>
  <w:style w:type="table" w:styleId="ColorfulList-Accent1">
    <w:name w:val="Colorful List Accent 1"/>
    <w:basedOn w:val="TableNormal"/>
    <w:uiPriority w:val="72"/>
    <w:rsid w:val="00F1669E"/>
    <w:pPr>
      <w:spacing w:after="0"/>
    </w:pPr>
    <w:rPr>
      <w:color w:val="000000" w:themeColor="text1"/>
    </w:rPr>
    <w:tblPr>
      <w:tblStyleRowBandSize w:val="1"/>
      <w:tblStyleColBandSize w:val="1"/>
    </w:tblPr>
    <w:tcPr>
      <w:shd w:val="clear" w:color="auto" w:fill="F2F2F2" w:themeFill="accent1" w:themeFillTint="19"/>
    </w:tcPr>
    <w:tblStylePr w:type="firstRow">
      <w:rPr>
        <w:b/>
        <w:bCs/>
        <w:color w:val="646464" w:themeColor="background1"/>
      </w:rPr>
      <w:tblPr/>
      <w:tcPr>
        <w:tcBorders>
          <w:bottom w:val="single" w:sz="12" w:space="0" w:color="646464" w:themeColor="background1"/>
        </w:tcBorders>
        <w:shd w:val="clear" w:color="auto" w:fill="CCB800" w:themeFill="accent2" w:themeFillShade="CC"/>
      </w:tcPr>
    </w:tblStylePr>
    <w:tblStylePr w:type="lastRow">
      <w:rPr>
        <w:b/>
        <w:bCs/>
        <w:color w:val="CCB800" w:themeColor="accent2" w:themeShade="CC"/>
      </w:rPr>
      <w:tblPr/>
      <w:tcPr>
        <w:tcBorders>
          <w:top w:val="single" w:sz="12" w:space="0" w:color="000000" w:themeColor="text1"/>
        </w:tcBorders>
        <w:shd w:val="clear" w:color="auto" w:fill="646464"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E0" w:themeFill="accent1" w:themeFillTint="3F"/>
      </w:tcPr>
    </w:tblStylePr>
    <w:tblStylePr w:type="band1Horz">
      <w:tblPr/>
      <w:tcPr>
        <w:shd w:val="clear" w:color="auto" w:fill="E5E5E6" w:themeFill="accent1" w:themeFillTint="33"/>
      </w:tcPr>
    </w:tblStylePr>
  </w:style>
  <w:style w:type="table" w:styleId="MediumGrid1-Accent4">
    <w:name w:val="Medium Grid 1 Accent 4"/>
    <w:basedOn w:val="TableNormal"/>
    <w:uiPriority w:val="67"/>
    <w:rsid w:val="00F1669E"/>
    <w:pPr>
      <w:spacing w:after="0"/>
    </w:pPr>
    <w:tblPr>
      <w:tblStyleRowBandSize w:val="1"/>
      <w:tblStyleColBandSize w:val="1"/>
      <w:tblBorders>
        <w:top w:val="single" w:sz="8" w:space="0" w:color="F3F3F3" w:themeColor="accent4" w:themeTint="BF"/>
        <w:left w:val="single" w:sz="8" w:space="0" w:color="F3F3F3" w:themeColor="accent4" w:themeTint="BF"/>
        <w:bottom w:val="single" w:sz="8" w:space="0" w:color="F3F3F3" w:themeColor="accent4" w:themeTint="BF"/>
        <w:right w:val="single" w:sz="8" w:space="0" w:color="F3F3F3" w:themeColor="accent4" w:themeTint="BF"/>
        <w:insideH w:val="single" w:sz="8" w:space="0" w:color="F3F3F3" w:themeColor="accent4" w:themeTint="BF"/>
        <w:insideV w:val="single" w:sz="8" w:space="0" w:color="F3F3F3" w:themeColor="accent4" w:themeTint="BF"/>
      </w:tblBorders>
    </w:tblPr>
    <w:tcPr>
      <w:shd w:val="clear" w:color="auto" w:fill="FBFBFB" w:themeFill="accent4" w:themeFillTint="3F"/>
    </w:tcPr>
    <w:tblStylePr w:type="firstRow">
      <w:rPr>
        <w:b/>
        <w:bCs/>
      </w:rPr>
    </w:tblStylePr>
    <w:tblStylePr w:type="lastRow">
      <w:rPr>
        <w:b/>
        <w:bCs/>
      </w:rPr>
      <w:tblPr/>
      <w:tcPr>
        <w:tcBorders>
          <w:top w:val="single" w:sz="18" w:space="0" w:color="F3F3F3" w:themeColor="accent4" w:themeTint="BF"/>
        </w:tcBorders>
      </w:tcPr>
    </w:tblStylePr>
    <w:tblStylePr w:type="firstCol">
      <w:rPr>
        <w:b/>
        <w:bCs/>
      </w:rPr>
    </w:tblStylePr>
    <w:tblStylePr w:type="lastCol">
      <w:rPr>
        <w:b/>
        <w:bCs/>
      </w:rPr>
    </w:tblStylePr>
    <w:tblStylePr w:type="band1Vert">
      <w:tblPr/>
      <w:tcPr>
        <w:shd w:val="clear" w:color="auto" w:fill="F7F7F7" w:themeFill="accent4" w:themeFillTint="7F"/>
      </w:tcPr>
    </w:tblStylePr>
    <w:tblStylePr w:type="band1Horz">
      <w:tblPr/>
      <w:tcPr>
        <w:shd w:val="clear" w:color="auto" w:fill="F7F7F7" w:themeFill="accent4" w:themeFillTint="7F"/>
      </w:tcPr>
    </w:tblStylePr>
  </w:style>
  <w:style w:type="character" w:styleId="Emphasis">
    <w:name w:val="Emphasis"/>
    <w:basedOn w:val="DefaultParagraphFont"/>
    <w:uiPriority w:val="20"/>
    <w:qFormat/>
    <w:rsid w:val="00F83F86"/>
    <w:rPr>
      <w:i/>
      <w:iCs/>
    </w:rPr>
  </w:style>
  <w:style w:type="table" w:styleId="LightList-Accent2">
    <w:name w:val="Light List Accent 2"/>
    <w:basedOn w:val="TableNormal"/>
    <w:uiPriority w:val="61"/>
    <w:rsid w:val="00DB567D"/>
    <w:pPr>
      <w:spacing w:after="0"/>
    </w:pPr>
    <w:tblPr>
      <w:tblStyleRowBandSize w:val="1"/>
      <w:tblStyleColBandSize w:val="1"/>
      <w:tblBorders>
        <w:top w:val="single" w:sz="8" w:space="0" w:color="FFE600" w:themeColor="accent2"/>
        <w:left w:val="single" w:sz="8" w:space="0" w:color="FFE600" w:themeColor="accent2"/>
        <w:bottom w:val="single" w:sz="8" w:space="0" w:color="FFE600" w:themeColor="accent2"/>
        <w:right w:val="single" w:sz="8" w:space="0" w:color="FFE600" w:themeColor="accent2"/>
      </w:tblBorders>
    </w:tblPr>
    <w:tblStylePr w:type="firstRow">
      <w:pPr>
        <w:spacing w:before="0" w:after="0" w:line="240" w:lineRule="auto"/>
      </w:pPr>
      <w:rPr>
        <w:b/>
        <w:bCs/>
        <w:color w:val="646464" w:themeColor="background1"/>
      </w:rPr>
      <w:tblPr/>
      <w:tcPr>
        <w:shd w:val="clear" w:color="auto" w:fill="FFE600" w:themeFill="accent2"/>
      </w:tcPr>
    </w:tblStylePr>
    <w:tblStylePr w:type="lastRow">
      <w:pPr>
        <w:spacing w:before="0" w:after="0" w:line="240" w:lineRule="auto"/>
      </w:pPr>
      <w:rPr>
        <w:b/>
        <w:bCs/>
      </w:rPr>
      <w:tblPr/>
      <w:tcPr>
        <w:tcBorders>
          <w:top w:val="double" w:sz="6" w:space="0" w:color="FFE600" w:themeColor="accent2"/>
          <w:left w:val="single" w:sz="8" w:space="0" w:color="FFE600" w:themeColor="accent2"/>
          <w:bottom w:val="single" w:sz="8" w:space="0" w:color="FFE600" w:themeColor="accent2"/>
          <w:right w:val="single" w:sz="8" w:space="0" w:color="FFE600" w:themeColor="accent2"/>
        </w:tcBorders>
      </w:tcPr>
    </w:tblStylePr>
    <w:tblStylePr w:type="firstCol">
      <w:rPr>
        <w:b/>
        <w:bCs/>
      </w:rPr>
    </w:tblStylePr>
    <w:tblStylePr w:type="lastCol">
      <w:rPr>
        <w:b/>
        <w:bCs/>
      </w:rPr>
    </w:tblStylePr>
    <w:tblStylePr w:type="band1Vert">
      <w:tblPr/>
      <w:tcPr>
        <w:tcBorders>
          <w:top w:val="single" w:sz="8" w:space="0" w:color="FFE600" w:themeColor="accent2"/>
          <w:left w:val="single" w:sz="8" w:space="0" w:color="FFE600" w:themeColor="accent2"/>
          <w:bottom w:val="single" w:sz="8" w:space="0" w:color="FFE600" w:themeColor="accent2"/>
          <w:right w:val="single" w:sz="8" w:space="0" w:color="FFE600" w:themeColor="accent2"/>
        </w:tcBorders>
      </w:tcPr>
    </w:tblStylePr>
    <w:tblStylePr w:type="band1Horz">
      <w:tblPr/>
      <w:tcPr>
        <w:tcBorders>
          <w:top w:val="single" w:sz="8" w:space="0" w:color="FFE600" w:themeColor="accent2"/>
          <w:left w:val="single" w:sz="8" w:space="0" w:color="FFE600" w:themeColor="accent2"/>
          <w:bottom w:val="single" w:sz="8" w:space="0" w:color="FFE600" w:themeColor="accent2"/>
          <w:right w:val="single" w:sz="8" w:space="0" w:color="FFE600" w:themeColor="accent2"/>
        </w:tcBorders>
      </w:tcPr>
    </w:tblStylePr>
  </w:style>
  <w:style w:type="paragraph" w:customStyle="1" w:styleId="Legende">
    <w:name w:val="Legende"/>
    <w:basedOn w:val="Normal"/>
    <w:rsid w:val="001839AB"/>
    <w:pPr>
      <w:spacing w:line="320" w:lineRule="exact"/>
    </w:pPr>
    <w:rPr>
      <w:rFonts w:ascii="Times New Roman" w:hAnsi="Times New Roman"/>
      <w:i/>
      <w:color w:val="646464"/>
      <w:sz w:val="18"/>
      <w:szCs w:val="18"/>
    </w:rPr>
  </w:style>
  <w:style w:type="character" w:customStyle="1" w:styleId="TOC1Char">
    <w:name w:val="TOC 1 Char"/>
    <w:basedOn w:val="DefaultParagraphFont"/>
    <w:link w:val="TOC1"/>
    <w:uiPriority w:val="39"/>
    <w:rsid w:val="000B26C0"/>
    <w:rPr>
      <w:rFonts w:eastAsia="Times New Roman" w:cs="Times New Roman"/>
      <w:b/>
      <w:sz w:val="22"/>
      <w:szCs w:val="28"/>
      <w:lang w:val="en-GB" w:eastAsia="fr-FR"/>
    </w:rPr>
  </w:style>
  <w:style w:type="table" w:customStyle="1" w:styleId="Table-standard">
    <w:name w:val="Table - standard"/>
    <w:basedOn w:val="TableNormal"/>
    <w:rsid w:val="0023763A"/>
    <w:pPr>
      <w:spacing w:after="0"/>
    </w:pPr>
    <w:rPr>
      <w:rFonts w:eastAsia="Times New Roman" w:cs="Times New Roman"/>
      <w:lang w:val="fr-FR" w:eastAsia="fr-FR"/>
    </w:rPr>
    <w:tblPr>
      <w:tbl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blBorders>
    </w:tblPr>
    <w:tcPr>
      <w:shd w:val="clear" w:color="auto" w:fill="F0F0F0" w:themeFill="accent4"/>
    </w:tcPr>
    <w:tblStylePr w:type="firstRow">
      <w:rPr>
        <w:rFonts w:ascii="Aptos Narrow" w:hAnsi="Aptos Narrow"/>
        <w:sz w:val="18"/>
      </w:rPr>
      <w:tblPr/>
      <w:tcPr>
        <w:shd w:val="clear" w:color="auto" w:fill="FFC000"/>
      </w:tcPr>
    </w:tblStylePr>
    <w:tblStylePr w:type="lastRow">
      <w:rPr>
        <w:rFonts w:ascii="Aptos Narrow" w:hAnsi="Aptos Narrow"/>
      </w:rPr>
    </w:tblStylePr>
  </w:style>
  <w:style w:type="paragraph" w:customStyle="1" w:styleId="Imageplaceholder">
    <w:name w:val="Image placeholder"/>
    <w:qFormat/>
    <w:rsid w:val="002D0217"/>
    <w:pPr>
      <w:spacing w:after="0"/>
      <w:jc w:val="center"/>
    </w:pPr>
    <w:rPr>
      <w:rFonts w:ascii="EYInterstate Regular" w:eastAsia="Times New Roman" w:hAnsi="EYInterstate Regular" w:cs="Times New Roman"/>
      <w:color w:val="FFFFFF"/>
      <w:sz w:val="28"/>
      <w:szCs w:val="24"/>
      <w:lang w:val="en-GB"/>
    </w:rPr>
  </w:style>
  <w:style w:type="paragraph" w:styleId="TOC9">
    <w:name w:val="toc 9"/>
    <w:basedOn w:val="Normal"/>
    <w:next w:val="Normal"/>
    <w:uiPriority w:val="39"/>
    <w:rsid w:val="00B743A3"/>
    <w:pPr>
      <w:tabs>
        <w:tab w:val="right" w:leader="dot" w:pos="6634"/>
      </w:tabs>
      <w:overflowPunct w:val="0"/>
      <w:autoSpaceDE w:val="0"/>
      <w:autoSpaceDN w:val="0"/>
      <w:adjustRightInd w:val="0"/>
      <w:spacing w:before="80" w:line="280" w:lineRule="exact"/>
      <w:ind w:left="1600"/>
      <w:textAlignment w:val="baseline"/>
    </w:pPr>
    <w:rPr>
      <w:rFonts w:ascii="Times New Roman" w:hAnsi="Times New Roman"/>
      <w:sz w:val="22"/>
    </w:rPr>
  </w:style>
  <w:style w:type="paragraph" w:styleId="Index1">
    <w:name w:val="index 1"/>
    <w:basedOn w:val="Normal"/>
    <w:next w:val="Normal"/>
    <w:autoRedefine/>
    <w:rsid w:val="001839AB"/>
    <w:pPr>
      <w:ind w:left="180" w:hanging="180"/>
    </w:pPr>
    <w:rPr>
      <w:rFonts w:ascii="Times New Roman" w:hAnsi="Times New Roman"/>
    </w:rPr>
  </w:style>
  <w:style w:type="paragraph" w:styleId="IndexHeading">
    <w:name w:val="index heading"/>
    <w:basedOn w:val="Normal"/>
    <w:next w:val="Index1"/>
    <w:rsid w:val="00891FAE"/>
    <w:pPr>
      <w:overflowPunct w:val="0"/>
      <w:autoSpaceDE w:val="0"/>
      <w:autoSpaceDN w:val="0"/>
      <w:adjustRightInd w:val="0"/>
      <w:spacing w:before="80" w:line="280" w:lineRule="exact"/>
      <w:textAlignment w:val="baseline"/>
    </w:pPr>
    <w:rPr>
      <w:rFonts w:ascii="Times New Roman" w:hAnsi="Times New Roman"/>
      <w:sz w:val="22"/>
    </w:rPr>
  </w:style>
  <w:style w:type="paragraph" w:styleId="TOC4">
    <w:name w:val="toc 4"/>
    <w:basedOn w:val="Normal"/>
    <w:next w:val="Normal"/>
    <w:autoRedefine/>
    <w:uiPriority w:val="39"/>
    <w:rsid w:val="002D0217"/>
    <w:pPr>
      <w:tabs>
        <w:tab w:val="left" w:pos="993"/>
        <w:tab w:val="right" w:pos="9204"/>
      </w:tabs>
      <w:ind w:left="998"/>
    </w:pPr>
    <w:rPr>
      <w:rFonts w:ascii="Times New Roman" w:hAnsi="Times New Roman"/>
      <w:i/>
    </w:rPr>
  </w:style>
  <w:style w:type="paragraph" w:styleId="TOC5">
    <w:name w:val="toc 5"/>
    <w:basedOn w:val="Normal"/>
    <w:next w:val="Normal"/>
    <w:uiPriority w:val="39"/>
    <w:rsid w:val="00B743A3"/>
    <w:pPr>
      <w:tabs>
        <w:tab w:val="right" w:leader="dot" w:pos="6634"/>
      </w:tabs>
      <w:overflowPunct w:val="0"/>
      <w:autoSpaceDE w:val="0"/>
      <w:autoSpaceDN w:val="0"/>
      <w:adjustRightInd w:val="0"/>
      <w:spacing w:before="80" w:line="280" w:lineRule="exact"/>
      <w:ind w:left="800"/>
      <w:textAlignment w:val="baseline"/>
    </w:pPr>
    <w:rPr>
      <w:rFonts w:ascii="Times New Roman" w:hAnsi="Times New Roman"/>
      <w:sz w:val="22"/>
    </w:rPr>
  </w:style>
  <w:style w:type="paragraph" w:styleId="TOC6">
    <w:name w:val="toc 6"/>
    <w:basedOn w:val="Normal"/>
    <w:next w:val="Normal"/>
    <w:uiPriority w:val="39"/>
    <w:rsid w:val="00B743A3"/>
    <w:pPr>
      <w:tabs>
        <w:tab w:val="right" w:leader="dot" w:pos="6634"/>
      </w:tabs>
      <w:overflowPunct w:val="0"/>
      <w:autoSpaceDE w:val="0"/>
      <w:autoSpaceDN w:val="0"/>
      <w:adjustRightInd w:val="0"/>
      <w:spacing w:before="80" w:line="280" w:lineRule="exact"/>
      <w:ind w:left="1000"/>
      <w:textAlignment w:val="baseline"/>
    </w:pPr>
    <w:rPr>
      <w:rFonts w:ascii="Times New Roman" w:hAnsi="Times New Roman"/>
      <w:sz w:val="22"/>
    </w:rPr>
  </w:style>
  <w:style w:type="paragraph" w:styleId="TOC7">
    <w:name w:val="toc 7"/>
    <w:basedOn w:val="Normal"/>
    <w:next w:val="Normal"/>
    <w:uiPriority w:val="39"/>
    <w:rsid w:val="00B743A3"/>
    <w:pPr>
      <w:tabs>
        <w:tab w:val="right" w:leader="dot" w:pos="6634"/>
      </w:tabs>
      <w:overflowPunct w:val="0"/>
      <w:autoSpaceDE w:val="0"/>
      <w:autoSpaceDN w:val="0"/>
      <w:adjustRightInd w:val="0"/>
      <w:spacing w:before="80" w:line="280" w:lineRule="exact"/>
      <w:ind w:left="1200"/>
      <w:textAlignment w:val="baseline"/>
    </w:pPr>
    <w:rPr>
      <w:rFonts w:ascii="Times New Roman" w:hAnsi="Times New Roman"/>
      <w:sz w:val="22"/>
    </w:rPr>
  </w:style>
  <w:style w:type="paragraph" w:styleId="TOC8">
    <w:name w:val="toc 8"/>
    <w:basedOn w:val="Normal"/>
    <w:next w:val="Normal"/>
    <w:uiPriority w:val="39"/>
    <w:rsid w:val="00B743A3"/>
    <w:pPr>
      <w:tabs>
        <w:tab w:val="right" w:leader="dot" w:pos="6634"/>
      </w:tabs>
      <w:overflowPunct w:val="0"/>
      <w:autoSpaceDE w:val="0"/>
      <w:autoSpaceDN w:val="0"/>
      <w:adjustRightInd w:val="0"/>
      <w:spacing w:before="80" w:line="280" w:lineRule="exact"/>
      <w:ind w:left="1400"/>
      <w:textAlignment w:val="baseline"/>
    </w:pPr>
    <w:rPr>
      <w:rFonts w:ascii="Times New Roman" w:hAnsi="Times New Roman"/>
      <w:sz w:val="22"/>
    </w:rPr>
  </w:style>
  <w:style w:type="character" w:styleId="EndnoteReference">
    <w:name w:val="endnote reference"/>
    <w:basedOn w:val="DefaultParagraphFont"/>
    <w:rsid w:val="001839AB"/>
    <w:rPr>
      <w:rFonts w:ascii="EYInterstate Light" w:hAnsi="EYInterstate Light"/>
      <w:sz w:val="18"/>
      <w:vertAlign w:val="superscript"/>
    </w:rPr>
  </w:style>
  <w:style w:type="paragraph" w:styleId="Index2">
    <w:name w:val="index 2"/>
    <w:basedOn w:val="Normal"/>
    <w:next w:val="Normal"/>
    <w:rsid w:val="00891FAE"/>
    <w:pPr>
      <w:tabs>
        <w:tab w:val="right" w:leader="dot" w:pos="9883"/>
      </w:tabs>
      <w:overflowPunct w:val="0"/>
      <w:autoSpaceDE w:val="0"/>
      <w:autoSpaceDN w:val="0"/>
      <w:adjustRightInd w:val="0"/>
      <w:spacing w:before="80" w:line="280" w:lineRule="exact"/>
      <w:ind w:left="400" w:hanging="200"/>
      <w:textAlignment w:val="baseline"/>
    </w:pPr>
    <w:rPr>
      <w:rFonts w:ascii="Times New Roman" w:hAnsi="Times New Roman"/>
      <w:sz w:val="22"/>
    </w:rPr>
  </w:style>
  <w:style w:type="paragraph" w:styleId="Index3">
    <w:name w:val="index 3"/>
    <w:basedOn w:val="Normal"/>
    <w:next w:val="Normal"/>
    <w:rsid w:val="00891FAE"/>
    <w:pPr>
      <w:tabs>
        <w:tab w:val="right" w:leader="dot" w:pos="9883"/>
      </w:tabs>
      <w:overflowPunct w:val="0"/>
      <w:autoSpaceDE w:val="0"/>
      <w:autoSpaceDN w:val="0"/>
      <w:adjustRightInd w:val="0"/>
      <w:spacing w:before="80" w:line="280" w:lineRule="exact"/>
      <w:ind w:left="600" w:hanging="200"/>
      <w:textAlignment w:val="baseline"/>
    </w:pPr>
    <w:rPr>
      <w:rFonts w:ascii="Times New Roman" w:hAnsi="Times New Roman"/>
      <w:sz w:val="22"/>
    </w:rPr>
  </w:style>
  <w:style w:type="paragraph" w:styleId="Index4">
    <w:name w:val="index 4"/>
    <w:basedOn w:val="Normal"/>
    <w:next w:val="Normal"/>
    <w:rsid w:val="00891FAE"/>
    <w:pPr>
      <w:tabs>
        <w:tab w:val="right" w:leader="dot" w:pos="9883"/>
      </w:tabs>
      <w:overflowPunct w:val="0"/>
      <w:autoSpaceDE w:val="0"/>
      <w:autoSpaceDN w:val="0"/>
      <w:adjustRightInd w:val="0"/>
      <w:spacing w:before="80" w:line="280" w:lineRule="exact"/>
      <w:ind w:left="800" w:hanging="200"/>
      <w:textAlignment w:val="baseline"/>
    </w:pPr>
    <w:rPr>
      <w:rFonts w:ascii="Times New Roman" w:hAnsi="Times New Roman"/>
      <w:sz w:val="22"/>
    </w:rPr>
  </w:style>
  <w:style w:type="paragraph" w:styleId="Index5">
    <w:name w:val="index 5"/>
    <w:basedOn w:val="Normal"/>
    <w:next w:val="Normal"/>
    <w:rsid w:val="00891FAE"/>
    <w:pPr>
      <w:tabs>
        <w:tab w:val="right" w:leader="dot" w:pos="9883"/>
      </w:tabs>
      <w:overflowPunct w:val="0"/>
      <w:autoSpaceDE w:val="0"/>
      <w:autoSpaceDN w:val="0"/>
      <w:adjustRightInd w:val="0"/>
      <w:spacing w:before="80" w:line="280" w:lineRule="exact"/>
      <w:ind w:left="1000" w:hanging="200"/>
      <w:textAlignment w:val="baseline"/>
    </w:pPr>
    <w:rPr>
      <w:rFonts w:ascii="Times New Roman" w:hAnsi="Times New Roman"/>
      <w:sz w:val="22"/>
    </w:rPr>
  </w:style>
  <w:style w:type="paragraph" w:styleId="Index6">
    <w:name w:val="index 6"/>
    <w:basedOn w:val="Normal"/>
    <w:next w:val="Normal"/>
    <w:rsid w:val="00891FAE"/>
    <w:pPr>
      <w:tabs>
        <w:tab w:val="right" w:leader="dot" w:pos="9883"/>
      </w:tabs>
      <w:overflowPunct w:val="0"/>
      <w:autoSpaceDE w:val="0"/>
      <w:autoSpaceDN w:val="0"/>
      <w:adjustRightInd w:val="0"/>
      <w:spacing w:before="80" w:line="280" w:lineRule="exact"/>
      <w:ind w:left="1200" w:hanging="200"/>
      <w:textAlignment w:val="baseline"/>
    </w:pPr>
    <w:rPr>
      <w:rFonts w:ascii="Times New Roman" w:hAnsi="Times New Roman"/>
      <w:sz w:val="22"/>
    </w:rPr>
  </w:style>
  <w:style w:type="paragraph" w:styleId="Index7">
    <w:name w:val="index 7"/>
    <w:basedOn w:val="Normal"/>
    <w:next w:val="Normal"/>
    <w:rsid w:val="00891FAE"/>
    <w:pPr>
      <w:tabs>
        <w:tab w:val="right" w:leader="dot" w:pos="9883"/>
      </w:tabs>
      <w:overflowPunct w:val="0"/>
      <w:autoSpaceDE w:val="0"/>
      <w:autoSpaceDN w:val="0"/>
      <w:adjustRightInd w:val="0"/>
      <w:spacing w:before="80" w:line="280" w:lineRule="exact"/>
      <w:ind w:left="1400" w:hanging="200"/>
      <w:textAlignment w:val="baseline"/>
    </w:pPr>
    <w:rPr>
      <w:rFonts w:ascii="Times New Roman" w:hAnsi="Times New Roman"/>
      <w:sz w:val="22"/>
    </w:rPr>
  </w:style>
  <w:style w:type="paragraph" w:styleId="Index8">
    <w:name w:val="index 8"/>
    <w:basedOn w:val="Normal"/>
    <w:next w:val="Normal"/>
    <w:rsid w:val="00891FAE"/>
    <w:pPr>
      <w:tabs>
        <w:tab w:val="right" w:leader="dot" w:pos="9883"/>
      </w:tabs>
      <w:overflowPunct w:val="0"/>
      <w:autoSpaceDE w:val="0"/>
      <w:autoSpaceDN w:val="0"/>
      <w:adjustRightInd w:val="0"/>
      <w:spacing w:before="80" w:line="280" w:lineRule="exact"/>
      <w:ind w:left="1600" w:hanging="200"/>
      <w:textAlignment w:val="baseline"/>
    </w:pPr>
    <w:rPr>
      <w:rFonts w:ascii="Times New Roman" w:hAnsi="Times New Roman"/>
      <w:sz w:val="22"/>
    </w:rPr>
  </w:style>
  <w:style w:type="paragraph" w:styleId="Index9">
    <w:name w:val="index 9"/>
    <w:basedOn w:val="Normal"/>
    <w:next w:val="Normal"/>
    <w:rsid w:val="00891FAE"/>
    <w:pPr>
      <w:tabs>
        <w:tab w:val="right" w:leader="dot" w:pos="9883"/>
      </w:tabs>
      <w:overflowPunct w:val="0"/>
      <w:autoSpaceDE w:val="0"/>
      <w:autoSpaceDN w:val="0"/>
      <w:adjustRightInd w:val="0"/>
      <w:spacing w:before="80" w:line="280" w:lineRule="exact"/>
      <w:ind w:left="1800" w:hanging="200"/>
      <w:textAlignment w:val="baseline"/>
    </w:pPr>
    <w:rPr>
      <w:rFonts w:ascii="Times New Roman" w:hAnsi="Times New Roman"/>
      <w:sz w:val="22"/>
    </w:rPr>
  </w:style>
  <w:style w:type="paragraph" w:customStyle="1" w:styleId="Boxtext">
    <w:name w:val="Box text"/>
    <w:basedOn w:val="Normal"/>
    <w:rsid w:val="00794190"/>
    <w:pPr>
      <w:spacing w:before="240"/>
    </w:pPr>
    <w:rPr>
      <w:rFonts w:ascii="Times New Roman" w:hAnsi="Times New Roman"/>
      <w:sz w:val="18"/>
      <w:szCs w:val="18"/>
    </w:rPr>
  </w:style>
  <w:style w:type="character" w:styleId="FollowedHyperlink">
    <w:name w:val="FollowedHyperlink"/>
    <w:basedOn w:val="DefaultParagraphFont"/>
    <w:uiPriority w:val="99"/>
    <w:rsid w:val="002D0217"/>
    <w:rPr>
      <w:color w:val="800080"/>
      <w:sz w:val="20"/>
      <w:u w:val="single"/>
    </w:rPr>
  </w:style>
  <w:style w:type="paragraph" w:customStyle="1" w:styleId="TableContent">
    <w:name w:val="Table Content"/>
    <w:basedOn w:val="Normal"/>
    <w:rsid w:val="001F080D"/>
    <w:pPr>
      <w:spacing w:before="60" w:after="60"/>
    </w:pPr>
    <w:rPr>
      <w:rFonts w:ascii="Times New Roman" w:hAnsi="Times New Roman"/>
      <w:sz w:val="18"/>
      <w:lang w:val="en-US"/>
    </w:rPr>
  </w:style>
  <w:style w:type="paragraph" w:customStyle="1" w:styleId="TableBullet0">
    <w:name w:val="Table Bullet"/>
    <w:basedOn w:val="Normal"/>
    <w:rsid w:val="00B743A3"/>
    <w:pPr>
      <w:numPr>
        <w:numId w:val="2"/>
      </w:numPr>
      <w:suppressAutoHyphens/>
    </w:pPr>
    <w:rPr>
      <w:rFonts w:ascii="Consolas" w:hAnsi="Consolas"/>
      <w:sz w:val="18"/>
      <w:lang w:val="en-US" w:eastAsia="ar-SA"/>
    </w:rPr>
  </w:style>
  <w:style w:type="table" w:styleId="MediumShading2-Accent3">
    <w:name w:val="Medium Shading 2 Accent 3"/>
    <w:basedOn w:val="TableNormal"/>
    <w:uiPriority w:val="64"/>
    <w:rsid w:val="002D0217"/>
    <w:pPr>
      <w:spacing w:after="0"/>
    </w:pPr>
    <w:rPr>
      <w:rFonts w:ascii="Times New Roman" w:eastAsia="Times New Roman" w:hAnsi="Times New Roman" w:cs="Times New Roman"/>
      <w:lang w:val="fr-FR"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646464" w:themeColor="background1"/>
      </w:rPr>
      <w:tblPr/>
      <w:tcPr>
        <w:tcBorders>
          <w:top w:val="single" w:sz="18" w:space="0" w:color="auto"/>
          <w:left w:val="nil"/>
          <w:bottom w:val="single" w:sz="18" w:space="0" w:color="auto"/>
          <w:right w:val="nil"/>
          <w:insideH w:val="nil"/>
          <w:insideV w:val="nil"/>
        </w:tcBorders>
        <w:shd w:val="clear" w:color="auto" w:fill="99999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646464" w:themeFill="background1"/>
      </w:tcPr>
    </w:tblStylePr>
    <w:tblStylePr w:type="firstCol">
      <w:rPr>
        <w:b/>
        <w:bCs/>
        <w:color w:val="646464" w:themeColor="background1"/>
      </w:rPr>
      <w:tblPr/>
      <w:tcPr>
        <w:tcBorders>
          <w:top w:val="nil"/>
          <w:left w:val="nil"/>
          <w:bottom w:val="single" w:sz="18" w:space="0" w:color="auto"/>
          <w:right w:val="nil"/>
          <w:insideH w:val="nil"/>
          <w:insideV w:val="nil"/>
        </w:tcBorders>
        <w:shd w:val="clear" w:color="auto" w:fill="999999" w:themeFill="accent3"/>
      </w:tcPr>
    </w:tblStylePr>
    <w:tblStylePr w:type="lastCol">
      <w:rPr>
        <w:b/>
        <w:bCs/>
        <w:color w:val="646464" w:themeColor="background1"/>
      </w:rPr>
      <w:tblPr/>
      <w:tcPr>
        <w:tcBorders>
          <w:left w:val="nil"/>
          <w:right w:val="nil"/>
          <w:insideH w:val="nil"/>
          <w:insideV w:val="nil"/>
        </w:tcBorders>
        <w:shd w:val="clear" w:color="auto" w:fill="999999" w:themeFill="accent3"/>
      </w:tcPr>
    </w:tblStylePr>
    <w:tblStylePr w:type="band1Vert">
      <w:tblPr/>
      <w:tcPr>
        <w:tcBorders>
          <w:left w:val="nil"/>
          <w:right w:val="nil"/>
          <w:insideH w:val="nil"/>
          <w:insideV w:val="nil"/>
        </w:tcBorders>
        <w:shd w:val="clear" w:color="auto" w:fill="545454" w:themeFill="background1" w:themeFillShade="D8"/>
      </w:tcPr>
    </w:tblStylePr>
    <w:tblStylePr w:type="band1Horz">
      <w:tblPr/>
      <w:tcPr>
        <w:shd w:val="clear" w:color="auto" w:fill="545454"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646464" w:themeColor="background1"/>
      </w:rPr>
      <w:tblPr/>
      <w:tcPr>
        <w:tcBorders>
          <w:top w:val="single" w:sz="18" w:space="0" w:color="auto"/>
          <w:left w:val="nil"/>
          <w:bottom w:val="single" w:sz="18" w:space="0" w:color="auto"/>
          <w:right w:val="nil"/>
          <w:insideH w:val="nil"/>
          <w:insideV w:val="nil"/>
        </w:tcBorders>
      </w:tcPr>
    </w:tblStylePr>
  </w:style>
  <w:style w:type="table" w:styleId="MediumGrid3-Accent1">
    <w:name w:val="Medium Grid 3 Accent 1"/>
    <w:basedOn w:val="TableNormal"/>
    <w:uiPriority w:val="69"/>
    <w:rsid w:val="002D0217"/>
    <w:pPr>
      <w:spacing w:after="0"/>
    </w:pPr>
    <w:rPr>
      <w:rFonts w:ascii="Times New Roman" w:eastAsia="Times New Roman" w:hAnsi="Times New Roman" w:cs="Times New Roman"/>
      <w:lang w:val="fr-FR" w:eastAsia="fr-FR"/>
    </w:rPr>
    <w:tblPr>
      <w:tblStyleRowBandSize w:val="1"/>
      <w:tblStyleColBandSize w:val="1"/>
      <w:tblBorders>
        <w:top w:val="single" w:sz="8" w:space="0" w:color="646464" w:themeColor="background1"/>
        <w:left w:val="single" w:sz="8" w:space="0" w:color="646464" w:themeColor="background1"/>
        <w:bottom w:val="single" w:sz="8" w:space="0" w:color="646464" w:themeColor="background1"/>
        <w:right w:val="single" w:sz="8" w:space="0" w:color="646464" w:themeColor="background1"/>
        <w:insideH w:val="single" w:sz="6" w:space="0" w:color="646464" w:themeColor="background1"/>
        <w:insideV w:val="single" w:sz="6" w:space="0" w:color="646464" w:themeColor="background1"/>
      </w:tblBorders>
    </w:tblPr>
    <w:tcPr>
      <w:shd w:val="clear" w:color="auto" w:fill="DFDFE0" w:themeFill="accent1" w:themeFillTint="3F"/>
    </w:tcPr>
    <w:tblStylePr w:type="firstRow">
      <w:rPr>
        <w:b/>
        <w:bCs/>
        <w:i w:val="0"/>
        <w:iCs w:val="0"/>
        <w:color w:val="646464" w:themeColor="background1"/>
      </w:rPr>
      <w:tblPr/>
      <w:tcPr>
        <w:tcBorders>
          <w:top w:val="single" w:sz="8" w:space="0" w:color="646464" w:themeColor="background1"/>
          <w:left w:val="single" w:sz="8" w:space="0" w:color="646464" w:themeColor="background1"/>
          <w:bottom w:val="single" w:sz="24" w:space="0" w:color="646464" w:themeColor="background1"/>
          <w:right w:val="single" w:sz="8" w:space="0" w:color="646464" w:themeColor="background1"/>
          <w:insideH w:val="nil"/>
          <w:insideV w:val="single" w:sz="8" w:space="0" w:color="646464" w:themeColor="background1"/>
        </w:tcBorders>
        <w:shd w:val="clear" w:color="auto" w:fill="7F7E82" w:themeFill="accent1"/>
      </w:tcPr>
    </w:tblStylePr>
    <w:tblStylePr w:type="lastRow">
      <w:rPr>
        <w:b/>
        <w:bCs/>
        <w:i w:val="0"/>
        <w:iCs w:val="0"/>
        <w:color w:val="646464" w:themeColor="background1"/>
      </w:rPr>
      <w:tblPr/>
      <w:tcPr>
        <w:tcBorders>
          <w:top w:val="single" w:sz="24" w:space="0" w:color="646464" w:themeColor="background1"/>
          <w:left w:val="single" w:sz="8" w:space="0" w:color="646464" w:themeColor="background1"/>
          <w:bottom w:val="single" w:sz="8" w:space="0" w:color="646464" w:themeColor="background1"/>
          <w:right w:val="single" w:sz="8" w:space="0" w:color="646464" w:themeColor="background1"/>
          <w:insideH w:val="nil"/>
          <w:insideV w:val="single" w:sz="8" w:space="0" w:color="646464" w:themeColor="background1"/>
        </w:tcBorders>
        <w:shd w:val="clear" w:color="auto" w:fill="7F7E82" w:themeFill="accent1"/>
      </w:tcPr>
    </w:tblStylePr>
    <w:tblStylePr w:type="firstCol">
      <w:rPr>
        <w:b/>
        <w:bCs/>
        <w:i w:val="0"/>
        <w:iCs w:val="0"/>
        <w:color w:val="646464" w:themeColor="background1"/>
      </w:rPr>
      <w:tblPr/>
      <w:tcPr>
        <w:tcBorders>
          <w:left w:val="single" w:sz="8" w:space="0" w:color="646464" w:themeColor="background1"/>
          <w:right w:val="single" w:sz="24" w:space="0" w:color="646464" w:themeColor="background1"/>
          <w:insideH w:val="nil"/>
          <w:insideV w:val="nil"/>
        </w:tcBorders>
        <w:shd w:val="clear" w:color="auto" w:fill="7F7E82" w:themeFill="accent1"/>
      </w:tcPr>
    </w:tblStylePr>
    <w:tblStylePr w:type="lastCol">
      <w:rPr>
        <w:b/>
        <w:bCs/>
        <w:i w:val="0"/>
        <w:iCs w:val="0"/>
        <w:color w:val="646464" w:themeColor="background1"/>
      </w:rPr>
      <w:tblPr/>
      <w:tcPr>
        <w:tcBorders>
          <w:top w:val="nil"/>
          <w:left w:val="single" w:sz="24" w:space="0" w:color="646464" w:themeColor="background1"/>
          <w:bottom w:val="nil"/>
          <w:right w:val="nil"/>
          <w:insideH w:val="nil"/>
          <w:insideV w:val="nil"/>
        </w:tcBorders>
        <w:shd w:val="clear" w:color="auto" w:fill="7F7E82" w:themeFill="accent1"/>
      </w:tcPr>
    </w:tblStylePr>
    <w:tblStylePr w:type="band1Vert">
      <w:tblPr/>
      <w:tcPr>
        <w:tcBorders>
          <w:top w:val="single" w:sz="8" w:space="0" w:color="646464" w:themeColor="background1"/>
          <w:left w:val="single" w:sz="8" w:space="0" w:color="646464" w:themeColor="background1"/>
          <w:bottom w:val="single" w:sz="8" w:space="0" w:color="646464" w:themeColor="background1"/>
          <w:right w:val="single" w:sz="8" w:space="0" w:color="646464" w:themeColor="background1"/>
          <w:insideH w:val="nil"/>
          <w:insideV w:val="nil"/>
        </w:tcBorders>
        <w:shd w:val="clear" w:color="auto" w:fill="BFBEC0" w:themeFill="accent1" w:themeFillTint="7F"/>
      </w:tcPr>
    </w:tblStylePr>
    <w:tblStylePr w:type="band1Horz">
      <w:tblPr/>
      <w:tcPr>
        <w:tcBorders>
          <w:top w:val="single" w:sz="8" w:space="0" w:color="646464" w:themeColor="background1"/>
          <w:left w:val="single" w:sz="8" w:space="0" w:color="646464" w:themeColor="background1"/>
          <w:bottom w:val="single" w:sz="8" w:space="0" w:color="646464" w:themeColor="background1"/>
          <w:right w:val="single" w:sz="8" w:space="0" w:color="646464" w:themeColor="background1"/>
          <w:insideH w:val="single" w:sz="8" w:space="0" w:color="646464" w:themeColor="background1"/>
          <w:insideV w:val="single" w:sz="8" w:space="0" w:color="646464" w:themeColor="background1"/>
        </w:tcBorders>
        <w:shd w:val="clear" w:color="auto" w:fill="BFBEC0" w:themeFill="accent1" w:themeFillTint="7F"/>
      </w:tcPr>
    </w:tblStylePr>
  </w:style>
  <w:style w:type="paragraph" w:customStyle="1" w:styleId="AppendixHeading1">
    <w:name w:val="Appendix Heading 1"/>
    <w:basedOn w:val="Heading1"/>
    <w:next w:val="Normal"/>
    <w:autoRedefine/>
    <w:qFormat/>
    <w:rsid w:val="00A84AEC"/>
    <w:pPr>
      <w:pageBreakBefore w:val="0"/>
      <w:numPr>
        <w:numId w:val="4"/>
      </w:numPr>
      <w:spacing w:before="120"/>
    </w:pPr>
    <w:rPr>
      <w:rFonts w:eastAsia="Consolas" w:cs="Consolas"/>
      <w:color w:val="4A4A4A" w:themeColor="background1" w:themeShade="BF"/>
      <w:sz w:val="32"/>
      <w:lang w:eastAsia="nl-BE"/>
    </w:rPr>
  </w:style>
  <w:style w:type="character" w:customStyle="1" w:styleId="TableboxtextChar">
    <w:name w:val="Table/box text Char"/>
    <w:basedOn w:val="DefaultParagraphFont"/>
    <w:link w:val="Tableboxtext"/>
    <w:uiPriority w:val="99"/>
    <w:rsid w:val="0025050F"/>
    <w:rPr>
      <w:rFonts w:ascii="Times New Roman" w:eastAsia="Times New Roman" w:hAnsi="Times New Roman" w:cs="Times New Roman"/>
      <w:sz w:val="18"/>
      <w:szCs w:val="24"/>
      <w:lang w:val="fr-FR" w:eastAsia="fr-FR"/>
    </w:rPr>
  </w:style>
  <w:style w:type="character" w:customStyle="1" w:styleId="Style9Char">
    <w:name w:val="Style9 Char"/>
    <w:link w:val="Style9"/>
    <w:rsid w:val="00522961"/>
    <w:rPr>
      <w:rFonts w:ascii="Consolas" w:eastAsia="Tahoma" w:hAnsi="Consolas" w:cs="Times New Roman"/>
      <w:szCs w:val="22"/>
      <w:lang w:val="en-GB" w:eastAsia="fr-FR"/>
    </w:rPr>
  </w:style>
  <w:style w:type="table" w:customStyle="1" w:styleId="LightList-Accent21">
    <w:name w:val="Light List - Accent 21"/>
    <w:basedOn w:val="TableNormal"/>
    <w:next w:val="LightList-Accent2"/>
    <w:uiPriority w:val="61"/>
    <w:rsid w:val="0025168A"/>
    <w:pPr>
      <w:spacing w:after="0"/>
    </w:pPr>
    <w:rPr>
      <w:rFonts w:ascii="Calibri" w:eastAsia="Calibri" w:hAnsi="Calibri" w:cs="Times New Roman"/>
      <w:lang w:val="it-IT" w:eastAsia="it-IT"/>
    </w:rPr>
    <w:tblPr>
      <w:tblStyleRowBandSize w:val="1"/>
      <w:tblStyleColBandSize w:val="1"/>
      <w:tblBorders>
        <w:top w:val="single" w:sz="8" w:space="0" w:color="FFE600"/>
        <w:left w:val="single" w:sz="8" w:space="0" w:color="FFE600"/>
        <w:bottom w:val="single" w:sz="8" w:space="0" w:color="FFE600"/>
        <w:right w:val="single" w:sz="8" w:space="0" w:color="FFE600"/>
      </w:tblBorders>
    </w:tblPr>
    <w:tblStylePr w:type="firstRow">
      <w:pPr>
        <w:spacing w:before="0" w:after="0" w:line="240" w:lineRule="auto"/>
      </w:pPr>
      <w:rPr>
        <w:b/>
        <w:bCs/>
        <w:color w:val="646464"/>
      </w:rPr>
      <w:tblPr/>
      <w:tcPr>
        <w:shd w:val="clear" w:color="auto" w:fill="FFE600"/>
      </w:tcPr>
    </w:tblStylePr>
    <w:tblStylePr w:type="lastRow">
      <w:pPr>
        <w:spacing w:before="0" w:after="0" w:line="240" w:lineRule="auto"/>
      </w:pPr>
      <w:rPr>
        <w:b/>
        <w:bCs/>
      </w:rPr>
      <w:tblPr/>
      <w:tcPr>
        <w:tcBorders>
          <w:top w:val="double" w:sz="6" w:space="0" w:color="FFE600"/>
          <w:left w:val="single" w:sz="8" w:space="0" w:color="FFE600"/>
          <w:bottom w:val="single" w:sz="8" w:space="0" w:color="FFE600"/>
          <w:right w:val="single" w:sz="8" w:space="0" w:color="FFE600"/>
        </w:tcBorders>
      </w:tcPr>
    </w:tblStylePr>
    <w:tblStylePr w:type="firstCol">
      <w:rPr>
        <w:b/>
        <w:bCs/>
      </w:rPr>
    </w:tblStylePr>
    <w:tblStylePr w:type="lastCol">
      <w:rPr>
        <w:b/>
        <w:bCs/>
      </w:rPr>
    </w:tblStylePr>
    <w:tblStylePr w:type="band1Vert">
      <w:tblPr/>
      <w:tcPr>
        <w:tcBorders>
          <w:top w:val="single" w:sz="8" w:space="0" w:color="FFE600"/>
          <w:left w:val="single" w:sz="8" w:space="0" w:color="FFE600"/>
          <w:bottom w:val="single" w:sz="8" w:space="0" w:color="FFE600"/>
          <w:right w:val="single" w:sz="8" w:space="0" w:color="FFE600"/>
        </w:tcBorders>
      </w:tcPr>
    </w:tblStylePr>
    <w:tblStylePr w:type="band1Horz">
      <w:tblPr/>
      <w:tcPr>
        <w:tcBorders>
          <w:top w:val="single" w:sz="8" w:space="0" w:color="FFE600"/>
          <w:left w:val="single" w:sz="8" w:space="0" w:color="FFE600"/>
          <w:bottom w:val="single" w:sz="8" w:space="0" w:color="FFE600"/>
          <w:right w:val="single" w:sz="8" w:space="0" w:color="FFE600"/>
        </w:tcBorders>
      </w:tcPr>
    </w:tblStylePr>
  </w:style>
  <w:style w:type="paragraph" w:styleId="Quote">
    <w:name w:val="Quote"/>
    <w:basedOn w:val="Normal"/>
    <w:next w:val="Normal"/>
    <w:link w:val="QuoteChar"/>
    <w:uiPriority w:val="29"/>
    <w:qFormat/>
    <w:rsid w:val="00B743A3"/>
    <w:rPr>
      <w:i/>
      <w:iCs/>
      <w:color w:val="000000" w:themeColor="text1"/>
      <w:lang w:val="en-US"/>
    </w:rPr>
  </w:style>
  <w:style w:type="character" w:customStyle="1" w:styleId="QuoteChar">
    <w:name w:val="Quote Char"/>
    <w:basedOn w:val="DefaultParagraphFont"/>
    <w:link w:val="Quote"/>
    <w:uiPriority w:val="29"/>
    <w:rsid w:val="00B743A3"/>
    <w:rPr>
      <w:i/>
      <w:iCs/>
      <w:color w:val="000000" w:themeColor="text1"/>
      <w:lang w:val="en-US"/>
    </w:rPr>
  </w:style>
  <w:style w:type="character" w:customStyle="1" w:styleId="Style3Char">
    <w:name w:val="Style3 Char"/>
    <w:basedOn w:val="DefaultParagraphFont"/>
    <w:link w:val="Style3"/>
    <w:uiPriority w:val="99"/>
    <w:rsid w:val="00DF113F"/>
    <w:rPr>
      <w:rFonts w:ascii="EYInterstate Regular" w:eastAsia="Times New Roman" w:hAnsi="EYInterstate Regular" w:cs="Times New Roman"/>
      <w:b/>
      <w:color w:val="5F5F5F"/>
      <w:szCs w:val="24"/>
      <w:lang w:val="fr-FR" w:eastAsia="fr-FR"/>
    </w:rPr>
  </w:style>
  <w:style w:type="character" w:styleId="BookTitle">
    <w:name w:val="Book Title"/>
    <w:uiPriority w:val="33"/>
    <w:qFormat/>
    <w:rsid w:val="00262C3B"/>
    <w:rPr>
      <w:i/>
      <w:iCs/>
      <w:smallCaps/>
      <w:spacing w:val="5"/>
    </w:rPr>
  </w:style>
  <w:style w:type="paragraph" w:customStyle="1" w:styleId="EYTableNormal">
    <w:name w:val="EY Table Normal"/>
    <w:basedOn w:val="Normal"/>
    <w:autoRedefine/>
    <w:rsid w:val="00C45FEE"/>
    <w:pPr>
      <w:jc w:val="left"/>
    </w:pPr>
    <w:rPr>
      <w:rFonts w:ascii="Times New Roman" w:hAnsi="Times New Roman"/>
      <w:color w:val="000000"/>
      <w:sz w:val="18"/>
      <w:lang w:val="en-US" w:eastAsia="en-GB"/>
    </w:rPr>
  </w:style>
  <w:style w:type="paragraph" w:customStyle="1" w:styleId="EYTableHeadingWhite">
    <w:name w:val="EY Table Heading (White)"/>
    <w:basedOn w:val="Normal"/>
    <w:rsid w:val="00A94B9C"/>
    <w:pPr>
      <w:spacing w:before="60" w:after="60"/>
      <w:jc w:val="left"/>
    </w:pPr>
    <w:rPr>
      <w:rFonts w:ascii="EYInterstate Regular" w:hAnsi="EYInterstate Regular"/>
      <w:bCs/>
      <w:color w:val="FFFFFF"/>
      <w:sz w:val="18"/>
      <w:lang w:val="en-US"/>
    </w:rPr>
  </w:style>
  <w:style w:type="table" w:customStyle="1" w:styleId="LightShading-Accent42">
    <w:name w:val="Light Shading - Accent 42"/>
    <w:basedOn w:val="TableNormal"/>
    <w:next w:val="LightShading-Accent4"/>
    <w:uiPriority w:val="60"/>
    <w:rsid w:val="008742F2"/>
    <w:pPr>
      <w:spacing w:after="0"/>
    </w:pPr>
    <w:rPr>
      <w:color w:val="5F497A"/>
      <w:lang w:val="it-IT"/>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4">
    <w:name w:val="Light Shading Accent 4"/>
    <w:basedOn w:val="TableNormal"/>
    <w:uiPriority w:val="60"/>
    <w:rsid w:val="008742F2"/>
    <w:pPr>
      <w:spacing w:after="0"/>
    </w:pPr>
    <w:rPr>
      <w:color w:val="B3B3B3" w:themeColor="accent4" w:themeShade="BF"/>
    </w:rPr>
    <w:tblPr>
      <w:tblStyleRowBandSize w:val="1"/>
      <w:tblStyleColBandSize w:val="1"/>
      <w:tblBorders>
        <w:top w:val="single" w:sz="8" w:space="0" w:color="F0F0F0" w:themeColor="accent4"/>
        <w:bottom w:val="single" w:sz="8" w:space="0" w:color="F0F0F0" w:themeColor="accent4"/>
      </w:tblBorders>
    </w:tblPr>
    <w:tblStylePr w:type="firstRow">
      <w:pPr>
        <w:spacing w:before="0" w:after="0" w:line="240" w:lineRule="auto"/>
      </w:pPr>
      <w:rPr>
        <w:b/>
        <w:bCs/>
      </w:rPr>
      <w:tblPr/>
      <w:tcPr>
        <w:tcBorders>
          <w:top w:val="single" w:sz="8" w:space="0" w:color="F0F0F0" w:themeColor="accent4"/>
          <w:left w:val="nil"/>
          <w:bottom w:val="single" w:sz="8" w:space="0" w:color="F0F0F0" w:themeColor="accent4"/>
          <w:right w:val="nil"/>
          <w:insideH w:val="nil"/>
          <w:insideV w:val="nil"/>
        </w:tcBorders>
      </w:tcPr>
    </w:tblStylePr>
    <w:tblStylePr w:type="lastRow">
      <w:pPr>
        <w:spacing w:before="0" w:after="0" w:line="240" w:lineRule="auto"/>
      </w:pPr>
      <w:rPr>
        <w:b/>
        <w:bCs/>
      </w:rPr>
      <w:tblPr/>
      <w:tcPr>
        <w:tcBorders>
          <w:top w:val="single" w:sz="8" w:space="0" w:color="F0F0F0" w:themeColor="accent4"/>
          <w:left w:val="nil"/>
          <w:bottom w:val="single" w:sz="8" w:space="0" w:color="F0F0F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FBFB" w:themeFill="accent4" w:themeFillTint="3F"/>
      </w:tcPr>
    </w:tblStylePr>
    <w:tblStylePr w:type="band1Horz">
      <w:tblPr/>
      <w:tcPr>
        <w:tcBorders>
          <w:left w:val="nil"/>
          <w:right w:val="nil"/>
          <w:insideH w:val="nil"/>
          <w:insideV w:val="nil"/>
        </w:tcBorders>
        <w:shd w:val="clear" w:color="auto" w:fill="FBFBFB" w:themeFill="accent4" w:themeFillTint="3F"/>
      </w:tcPr>
    </w:tblStylePr>
  </w:style>
  <w:style w:type="paragraph" w:customStyle="1" w:styleId="Tablerowheader">
    <w:name w:val="Table row header"/>
    <w:basedOn w:val="Normal"/>
    <w:rsid w:val="00DF23C4"/>
    <w:pPr>
      <w:jc w:val="left"/>
    </w:pPr>
    <w:rPr>
      <w:rFonts w:ascii="Times New Roman" w:hAnsi="Times New Roman"/>
      <w:b/>
      <w:color w:val="000000"/>
      <w:sz w:val="18"/>
    </w:rPr>
  </w:style>
  <w:style w:type="character" w:customStyle="1" w:styleId="Style4Char">
    <w:name w:val="Style4 Char"/>
    <w:link w:val="Style4"/>
    <w:uiPriority w:val="99"/>
    <w:rsid w:val="00F113B9"/>
    <w:rPr>
      <w:rFonts w:ascii="EYInterstate Regular" w:eastAsia="Times New Roman" w:hAnsi="EYInterstate Regular" w:cs="Times New Roman"/>
      <w:b/>
      <w:bCs/>
      <w:i/>
      <w:iCs/>
      <w:noProof/>
      <w:color w:val="262626" w:themeColor="text1" w:themeTint="D9"/>
      <w:sz w:val="22"/>
      <w:lang w:eastAsia="nl-BE"/>
    </w:rPr>
  </w:style>
  <w:style w:type="character" w:styleId="PlaceholderText">
    <w:name w:val="Placeholder Text"/>
    <w:basedOn w:val="DefaultParagraphFont"/>
    <w:uiPriority w:val="99"/>
    <w:rsid w:val="008742F2"/>
    <w:rPr>
      <w:color w:val="808080"/>
    </w:rPr>
  </w:style>
  <w:style w:type="paragraph" w:customStyle="1" w:styleId="AppendixHeading2">
    <w:name w:val="Appendix Heading 2"/>
    <w:basedOn w:val="Normal"/>
    <w:rsid w:val="001F15A9"/>
    <w:pPr>
      <w:keepNext/>
      <w:numPr>
        <w:ilvl w:val="1"/>
        <w:numId w:val="5"/>
      </w:numPr>
    </w:pPr>
    <w:rPr>
      <w:rFonts w:ascii="EYInterstate Regular" w:hAnsi="EYInterstate Regular"/>
      <w:b/>
      <w:color w:val="4A4A4A" w:themeColor="background1" w:themeShade="BF"/>
      <w:sz w:val="28"/>
    </w:rPr>
  </w:style>
  <w:style w:type="paragraph" w:customStyle="1" w:styleId="AppendixHeading3">
    <w:name w:val="Appendix Heading 3"/>
    <w:basedOn w:val="Normal"/>
    <w:rsid w:val="001F15A9"/>
    <w:pPr>
      <w:keepNext/>
      <w:numPr>
        <w:ilvl w:val="2"/>
        <w:numId w:val="5"/>
      </w:numPr>
    </w:pPr>
    <w:rPr>
      <w:rFonts w:ascii="EYInterstate Regular" w:hAnsi="EYInterstate Regular"/>
      <w:b/>
      <w:color w:val="333333"/>
    </w:rPr>
  </w:style>
  <w:style w:type="paragraph" w:customStyle="1" w:styleId="Default">
    <w:name w:val="Default"/>
    <w:rsid w:val="00AE0DEE"/>
    <w:pPr>
      <w:autoSpaceDE w:val="0"/>
      <w:autoSpaceDN w:val="0"/>
      <w:adjustRightInd w:val="0"/>
      <w:spacing w:after="0"/>
    </w:pPr>
    <w:rPr>
      <w:rFonts w:ascii="Times New Roman" w:hAnsi="Times New Roman" w:cs="Times New Roman"/>
      <w:color w:val="000000"/>
      <w:sz w:val="24"/>
      <w:szCs w:val="24"/>
      <w:lang w:val="it-IT"/>
    </w:rPr>
  </w:style>
  <w:style w:type="paragraph" w:customStyle="1" w:styleId="Bullet11">
    <w:name w:val="Bullet 1"/>
    <w:basedOn w:val="ListParagraph"/>
    <w:link w:val="Bullet1Char"/>
    <w:qFormat/>
    <w:rsid w:val="00C71A87"/>
    <w:pPr>
      <w:spacing w:line="276" w:lineRule="auto"/>
      <w:ind w:hanging="360"/>
    </w:pPr>
    <w:rPr>
      <w:szCs w:val="22"/>
    </w:rPr>
  </w:style>
  <w:style w:type="character" w:customStyle="1" w:styleId="Bullet1Char">
    <w:name w:val="Bullet 1 Char"/>
    <w:basedOn w:val="DefaultParagraphFont"/>
    <w:link w:val="Bullet11"/>
    <w:rsid w:val="00C71A87"/>
    <w:rPr>
      <w:szCs w:val="22"/>
      <w:lang w:val="en-US"/>
    </w:rPr>
  </w:style>
  <w:style w:type="character" w:styleId="CommentReference">
    <w:name w:val="annotation reference"/>
    <w:basedOn w:val="DefaultParagraphFont"/>
    <w:uiPriority w:val="99"/>
    <w:rsid w:val="00C71A87"/>
    <w:rPr>
      <w:sz w:val="16"/>
      <w:szCs w:val="16"/>
    </w:rPr>
  </w:style>
  <w:style w:type="paragraph" w:styleId="CommentText">
    <w:name w:val="annotation text"/>
    <w:basedOn w:val="Normal"/>
    <w:link w:val="CommentTextChar"/>
    <w:uiPriority w:val="99"/>
    <w:rsid w:val="00C71A87"/>
  </w:style>
  <w:style w:type="character" w:customStyle="1" w:styleId="CommentTextChar">
    <w:name w:val="Comment Text Char"/>
    <w:basedOn w:val="DefaultParagraphFont"/>
    <w:link w:val="CommentText"/>
    <w:uiPriority w:val="99"/>
    <w:rsid w:val="00C71A87"/>
    <w:rPr>
      <w:lang w:val="en-US"/>
    </w:rPr>
  </w:style>
  <w:style w:type="paragraph" w:styleId="CommentSubject">
    <w:name w:val="annotation subject"/>
    <w:basedOn w:val="CommentText"/>
    <w:next w:val="CommentText"/>
    <w:link w:val="CommentSubjectChar"/>
    <w:rsid w:val="00C71A87"/>
    <w:rPr>
      <w:b/>
      <w:bCs/>
    </w:rPr>
  </w:style>
  <w:style w:type="character" w:customStyle="1" w:styleId="CommentSubjectChar">
    <w:name w:val="Comment Subject Char"/>
    <w:basedOn w:val="CommentTextChar"/>
    <w:link w:val="CommentSubject"/>
    <w:rsid w:val="00C71A87"/>
    <w:rPr>
      <w:b/>
      <w:bCs/>
      <w:lang w:val="en-US"/>
    </w:rPr>
  </w:style>
  <w:style w:type="paragraph" w:customStyle="1" w:styleId="Bulletcoretext">
    <w:name w:val="Bullet core text"/>
    <w:basedOn w:val="ListParagraph"/>
    <w:link w:val="BulletcoretextChar"/>
    <w:qFormat/>
    <w:rsid w:val="00A84AEC"/>
    <w:pPr>
      <w:numPr>
        <w:numId w:val="11"/>
      </w:numPr>
      <w:spacing w:line="276" w:lineRule="auto"/>
    </w:pPr>
    <w:rPr>
      <w:rFonts w:ascii="Calibri" w:hAnsi="Calibri"/>
      <w:szCs w:val="22"/>
    </w:rPr>
  </w:style>
  <w:style w:type="character" w:customStyle="1" w:styleId="BulletcoretextChar">
    <w:name w:val="Bullet core text Char"/>
    <w:basedOn w:val="DefaultParagraphFont"/>
    <w:link w:val="Bulletcoretext"/>
    <w:rsid w:val="00A84AEC"/>
    <w:rPr>
      <w:rFonts w:ascii="Calibri" w:eastAsia="Times New Roman" w:hAnsi="Calibri" w:cs="Times New Roman"/>
      <w:szCs w:val="22"/>
      <w:lang w:val="en-GB" w:eastAsia="fr-FR"/>
    </w:rPr>
  </w:style>
  <w:style w:type="paragraph" w:customStyle="1" w:styleId="ListepuceCV">
    <w:name w:val="Liste puce CV"/>
    <w:basedOn w:val="Normal"/>
    <w:qFormat/>
    <w:rsid w:val="008367C0"/>
    <w:pPr>
      <w:numPr>
        <w:numId w:val="14"/>
      </w:numPr>
      <w:spacing w:before="20" w:line="276" w:lineRule="auto"/>
    </w:pPr>
    <w:rPr>
      <w:rFonts w:ascii="Consolas" w:hAnsi="Consolas"/>
      <w:color w:val="C00000"/>
    </w:rPr>
  </w:style>
  <w:style w:type="table" w:styleId="LightGrid-Accent4">
    <w:name w:val="Light Grid Accent 4"/>
    <w:basedOn w:val="TableNormal"/>
    <w:uiPriority w:val="62"/>
    <w:rsid w:val="00C45FEE"/>
    <w:pPr>
      <w:spacing w:after="0"/>
    </w:pPr>
    <w:rPr>
      <w:sz w:val="18"/>
    </w:rPr>
    <w:tblPr>
      <w:tblStyleRowBandSize w:val="1"/>
      <w:tblStyleColBandSize w:val="1"/>
      <w:tblBorders>
        <w:top w:val="single" w:sz="8" w:space="0" w:color="F0F0F0" w:themeColor="accent4"/>
        <w:left w:val="single" w:sz="8" w:space="0" w:color="F0F0F0" w:themeColor="accent4"/>
        <w:bottom w:val="single" w:sz="8" w:space="0" w:color="F0F0F0" w:themeColor="accent4"/>
        <w:right w:val="single" w:sz="8" w:space="0" w:color="F0F0F0" w:themeColor="accent4"/>
        <w:insideH w:val="single" w:sz="8" w:space="0" w:color="F0F0F0" w:themeColor="accent4"/>
        <w:insideV w:val="single" w:sz="8" w:space="0" w:color="F0F0F0" w:themeColor="accent4"/>
      </w:tblBorders>
    </w:tblPr>
    <w:tblStylePr w:type="firstRow">
      <w:pPr>
        <w:spacing w:before="0" w:after="0" w:line="240" w:lineRule="auto"/>
      </w:pPr>
      <w:rPr>
        <w:rFonts w:ascii="Aptos Narrow" w:eastAsiaTheme="majorEastAsia" w:hAnsi="Aptos Narrow" w:cstheme="majorBidi"/>
        <w:b/>
        <w:bCs/>
        <w:sz w:val="18"/>
      </w:rPr>
      <w:tblPr/>
      <w:tcPr>
        <w:tcBorders>
          <w:top w:val="single" w:sz="8" w:space="0" w:color="F0F0F0" w:themeColor="accent4"/>
          <w:left w:val="single" w:sz="8" w:space="0" w:color="F0F0F0" w:themeColor="accent4"/>
          <w:bottom w:val="single" w:sz="18" w:space="0" w:color="F0F0F0" w:themeColor="accent4"/>
          <w:right w:val="single" w:sz="8" w:space="0" w:color="F0F0F0" w:themeColor="accent4"/>
          <w:insideH w:val="nil"/>
          <w:insideV w:val="single" w:sz="8" w:space="0" w:color="F0F0F0" w:themeColor="accent4"/>
        </w:tcBorders>
      </w:tcPr>
    </w:tblStylePr>
    <w:tblStylePr w:type="lastRow">
      <w:pPr>
        <w:spacing w:before="0" w:after="0" w:line="240" w:lineRule="auto"/>
      </w:pPr>
      <w:rPr>
        <w:rFonts w:ascii="Aptos Narrow" w:eastAsiaTheme="majorEastAsia" w:hAnsi="Aptos Narrow" w:cstheme="majorBidi"/>
        <w:b/>
        <w:bCs/>
        <w:sz w:val="18"/>
      </w:rPr>
      <w:tblPr/>
      <w:tcPr>
        <w:tcBorders>
          <w:top w:val="double" w:sz="6" w:space="0" w:color="F0F0F0" w:themeColor="accent4"/>
          <w:left w:val="single" w:sz="8" w:space="0" w:color="F0F0F0" w:themeColor="accent4"/>
          <w:bottom w:val="single" w:sz="8" w:space="0" w:color="F0F0F0" w:themeColor="accent4"/>
          <w:right w:val="single" w:sz="8" w:space="0" w:color="F0F0F0" w:themeColor="accent4"/>
          <w:insideH w:val="nil"/>
          <w:insideV w:val="single" w:sz="8" w:space="0" w:color="F0F0F0" w:themeColor="accent4"/>
        </w:tcBorders>
      </w:tcPr>
    </w:tblStylePr>
    <w:tblStylePr w:type="firstCol">
      <w:rPr>
        <w:rFonts w:ascii="Aptos Narrow" w:eastAsiaTheme="majorEastAsia" w:hAnsi="Aptos Narrow" w:cstheme="majorBidi"/>
        <w:b/>
        <w:bCs/>
        <w:sz w:val="18"/>
      </w:rPr>
    </w:tblStylePr>
    <w:tblStylePr w:type="lastCol">
      <w:rPr>
        <w:rFonts w:ascii="Aptos Narrow" w:eastAsiaTheme="majorEastAsia" w:hAnsi="Aptos Narrow" w:cstheme="majorBidi"/>
        <w:b/>
        <w:bCs/>
      </w:rPr>
      <w:tblPr/>
      <w:tcPr>
        <w:tcBorders>
          <w:top w:val="single" w:sz="8" w:space="0" w:color="F0F0F0" w:themeColor="accent4"/>
          <w:left w:val="single" w:sz="8" w:space="0" w:color="F0F0F0" w:themeColor="accent4"/>
          <w:bottom w:val="single" w:sz="8" w:space="0" w:color="F0F0F0" w:themeColor="accent4"/>
          <w:right w:val="single" w:sz="8" w:space="0" w:color="F0F0F0" w:themeColor="accent4"/>
        </w:tcBorders>
      </w:tcPr>
    </w:tblStylePr>
    <w:tblStylePr w:type="band1Vert">
      <w:tblPr/>
      <w:tcPr>
        <w:tcBorders>
          <w:top w:val="single" w:sz="8" w:space="0" w:color="F0F0F0" w:themeColor="accent4"/>
          <w:left w:val="single" w:sz="8" w:space="0" w:color="F0F0F0" w:themeColor="accent4"/>
          <w:bottom w:val="single" w:sz="8" w:space="0" w:color="F0F0F0" w:themeColor="accent4"/>
          <w:right w:val="single" w:sz="8" w:space="0" w:color="F0F0F0" w:themeColor="accent4"/>
        </w:tcBorders>
        <w:shd w:val="clear" w:color="auto" w:fill="FBFBFB" w:themeFill="accent4" w:themeFillTint="3F"/>
      </w:tcPr>
    </w:tblStylePr>
    <w:tblStylePr w:type="band2Vert">
      <w:rPr>
        <w:rFonts w:ascii="Aptos Narrow" w:hAnsi="Aptos Narrow"/>
        <w:sz w:val="18"/>
      </w:rPr>
    </w:tblStylePr>
    <w:tblStylePr w:type="band1Horz">
      <w:rPr>
        <w:rFonts w:ascii="Aptos Narrow" w:hAnsi="Aptos Narrow"/>
      </w:rPr>
      <w:tblPr/>
      <w:tcPr>
        <w:tcBorders>
          <w:top w:val="single" w:sz="8" w:space="0" w:color="F0F0F0" w:themeColor="accent4"/>
          <w:left w:val="single" w:sz="8" w:space="0" w:color="F0F0F0" w:themeColor="accent4"/>
          <w:bottom w:val="single" w:sz="8" w:space="0" w:color="F0F0F0" w:themeColor="accent4"/>
          <w:right w:val="single" w:sz="8" w:space="0" w:color="F0F0F0" w:themeColor="accent4"/>
          <w:insideV w:val="single" w:sz="8" w:space="0" w:color="F0F0F0" w:themeColor="accent4"/>
        </w:tcBorders>
        <w:shd w:val="clear" w:color="auto" w:fill="FBFBFB" w:themeFill="accent4" w:themeFillTint="3F"/>
      </w:tcPr>
    </w:tblStylePr>
    <w:tblStylePr w:type="band2Horz">
      <w:rPr>
        <w:rFonts w:ascii="Aptos Narrow" w:hAnsi="Aptos Narrow"/>
      </w:rPr>
      <w:tblPr/>
      <w:tcPr>
        <w:tcBorders>
          <w:top w:val="single" w:sz="8" w:space="0" w:color="F0F0F0" w:themeColor="accent4"/>
          <w:left w:val="single" w:sz="8" w:space="0" w:color="F0F0F0" w:themeColor="accent4"/>
          <w:bottom w:val="single" w:sz="8" w:space="0" w:color="F0F0F0" w:themeColor="accent4"/>
          <w:right w:val="single" w:sz="8" w:space="0" w:color="F0F0F0" w:themeColor="accent4"/>
          <w:insideV w:val="single" w:sz="8" w:space="0" w:color="F0F0F0" w:themeColor="accent4"/>
        </w:tcBorders>
      </w:tcPr>
    </w:tblStylePr>
  </w:style>
  <w:style w:type="paragraph" w:customStyle="1" w:styleId="Style6">
    <w:name w:val="Style6"/>
    <w:basedOn w:val="TOC1"/>
    <w:link w:val="Style6Char"/>
    <w:qFormat/>
    <w:rsid w:val="00317850"/>
    <w:pPr>
      <w:overflowPunct w:val="0"/>
      <w:autoSpaceDE w:val="0"/>
      <w:autoSpaceDN w:val="0"/>
      <w:adjustRightInd w:val="0"/>
      <w:spacing w:after="120" w:line="260" w:lineRule="atLeast"/>
      <w:ind w:left="360" w:hanging="360"/>
      <w:textAlignment w:val="baseline"/>
    </w:pPr>
    <w:rPr>
      <w:rFonts w:ascii="Times New Roman" w:hAnsi="Times New Roman"/>
      <w:b w:val="0"/>
      <w:bCs/>
      <w:noProof/>
      <w:szCs w:val="18"/>
      <w:lang w:eastAsia="nl-BE"/>
    </w:rPr>
  </w:style>
  <w:style w:type="character" w:customStyle="1" w:styleId="Style6Char">
    <w:name w:val="Style6 Char"/>
    <w:basedOn w:val="TOC1Char"/>
    <w:link w:val="Style6"/>
    <w:rsid w:val="00317850"/>
    <w:rPr>
      <w:rFonts w:ascii="Times New Roman" w:eastAsia="Times New Roman" w:hAnsi="Times New Roman" w:cs="Times New Roman"/>
      <w:b w:val="0"/>
      <w:bCs/>
      <w:noProof/>
      <w:sz w:val="22"/>
      <w:szCs w:val="18"/>
      <w:lang w:val="fr-FR" w:eastAsia="nl-BE"/>
    </w:rPr>
  </w:style>
  <w:style w:type="table" w:customStyle="1" w:styleId="CV2">
    <w:name w:val="CV2"/>
    <w:basedOn w:val="TableNormal"/>
    <w:rsid w:val="00E96569"/>
    <w:pPr>
      <w:spacing w:after="0"/>
    </w:pPr>
    <w:rPr>
      <w:rFonts w:ascii="EYInterstate Regular" w:eastAsia="Times New Roman" w:hAnsi="EYInterstate Regular" w:cs="Times New Roman"/>
      <w:sz w:val="16"/>
      <w:szCs w:val="16"/>
      <w:lang w:val="fr-FR" w:eastAsia="fr-FR"/>
    </w:rPr>
    <w:tblPr>
      <w:tblBorders>
        <w:top w:val="single" w:sz="8" w:space="0" w:color="808080"/>
        <w:bottom w:val="single" w:sz="8" w:space="0" w:color="808080"/>
        <w:insideH w:val="single" w:sz="2" w:space="0" w:color="808080"/>
      </w:tblBorders>
      <w:tblCellMar>
        <w:top w:w="85" w:type="dxa"/>
      </w:tblCellMar>
    </w:tblPr>
    <w:tcPr>
      <w:shd w:val="clear" w:color="auto" w:fill="auto"/>
    </w:tcPr>
    <w:tblStylePr w:type="firstRow">
      <w:pPr>
        <w:wordWrap/>
        <w:spacing w:line="240" w:lineRule="auto"/>
      </w:pPr>
      <w:rPr>
        <w:rFonts w:ascii="Aptos Narrow" w:hAnsi="Aptos Narrow"/>
        <w:b w:val="0"/>
        <w:bCs/>
        <w:color w:val="auto"/>
        <w:sz w:val="16"/>
      </w:rPr>
      <w:tblPr/>
      <w:tcPr>
        <w:tcBorders>
          <w:top w:val="nil"/>
          <w:left w:val="nil"/>
          <w:bottom w:val="nil"/>
          <w:right w:val="nil"/>
          <w:insideH w:val="nil"/>
          <w:insideV w:val="nil"/>
          <w:tl2br w:val="nil"/>
          <w:tr2bl w:val="nil"/>
        </w:tcBorders>
        <w:shd w:val="clear" w:color="auto" w:fill="FFD200"/>
      </w:tcPr>
    </w:tblStylePr>
    <w:tblStylePr w:type="nwCell">
      <w:pPr>
        <w:wordWrap/>
        <w:spacing w:line="240" w:lineRule="auto"/>
      </w:pPr>
      <w:rPr>
        <w:rFonts w:ascii="Aptos Narrow" w:hAnsi="Aptos Narrow"/>
      </w:rPr>
      <w:tblPr/>
      <w:tcPr>
        <w:tcBorders>
          <w:top w:val="nil"/>
          <w:left w:val="nil"/>
          <w:bottom w:val="nil"/>
          <w:right w:val="nil"/>
          <w:insideH w:val="nil"/>
          <w:insideV w:val="nil"/>
          <w:tl2br w:val="nil"/>
          <w:tr2bl w:val="nil"/>
        </w:tcBorders>
        <w:shd w:val="clear" w:color="auto" w:fill="FFD200"/>
      </w:tcPr>
    </w:tblStylePr>
  </w:style>
  <w:style w:type="table" w:styleId="LightShading">
    <w:name w:val="Light Shading"/>
    <w:basedOn w:val="TableNormal"/>
    <w:uiPriority w:val="60"/>
    <w:rsid w:val="00E601B6"/>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2">
    <w:name w:val="Light Shading Accent 2"/>
    <w:basedOn w:val="TableNormal"/>
    <w:uiPriority w:val="60"/>
    <w:rsid w:val="00E601B6"/>
    <w:pPr>
      <w:spacing w:after="0"/>
    </w:pPr>
    <w:rPr>
      <w:color w:val="BFAC00" w:themeColor="accent2" w:themeShade="BF"/>
      <w:sz w:val="18"/>
    </w:rPr>
    <w:tblPr>
      <w:tblStyleRowBandSize w:val="1"/>
      <w:tblStyleColBandSize w:val="1"/>
      <w:tblBorders>
        <w:top w:val="single" w:sz="8" w:space="0" w:color="FFE600" w:themeColor="accent2"/>
        <w:bottom w:val="single" w:sz="8" w:space="0" w:color="FFE600" w:themeColor="accent2"/>
      </w:tblBorders>
    </w:tblPr>
    <w:tblStylePr w:type="firstRow">
      <w:pPr>
        <w:spacing w:before="0" w:after="0" w:line="240" w:lineRule="auto"/>
      </w:pPr>
      <w:rPr>
        <w:b/>
        <w:bCs/>
      </w:rPr>
      <w:tblPr/>
      <w:tcPr>
        <w:tcBorders>
          <w:top w:val="single" w:sz="8" w:space="0" w:color="FFE600" w:themeColor="accent2"/>
          <w:left w:val="nil"/>
          <w:bottom w:val="single" w:sz="8" w:space="0" w:color="FFE600" w:themeColor="accent2"/>
          <w:right w:val="nil"/>
          <w:insideH w:val="nil"/>
          <w:insideV w:val="nil"/>
        </w:tcBorders>
      </w:tcPr>
    </w:tblStylePr>
    <w:tblStylePr w:type="lastRow">
      <w:pPr>
        <w:spacing w:before="0" w:after="0" w:line="240" w:lineRule="auto"/>
      </w:pPr>
      <w:rPr>
        <w:b/>
        <w:bCs/>
      </w:rPr>
      <w:tblPr/>
      <w:tcPr>
        <w:tcBorders>
          <w:top w:val="single" w:sz="8" w:space="0" w:color="FFE600" w:themeColor="accent2"/>
          <w:left w:val="nil"/>
          <w:bottom w:val="single" w:sz="8" w:space="0" w:color="FFE6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8C0" w:themeFill="accent2" w:themeFillTint="3F"/>
      </w:tcPr>
    </w:tblStylePr>
    <w:tblStylePr w:type="band1Horz">
      <w:tblPr/>
      <w:tcPr>
        <w:tcBorders>
          <w:left w:val="nil"/>
          <w:right w:val="nil"/>
          <w:insideH w:val="nil"/>
          <w:insideV w:val="nil"/>
        </w:tcBorders>
        <w:shd w:val="clear" w:color="auto" w:fill="FFF8C0" w:themeFill="accent2" w:themeFillTint="3F"/>
      </w:tcPr>
    </w:tblStylePr>
  </w:style>
  <w:style w:type="table" w:styleId="LightShading-Accent1">
    <w:name w:val="Light Shading Accent 1"/>
    <w:basedOn w:val="TableNormal"/>
    <w:uiPriority w:val="60"/>
    <w:rsid w:val="00E601B6"/>
    <w:pPr>
      <w:spacing w:after="0"/>
    </w:pPr>
    <w:rPr>
      <w:color w:val="5F5E61" w:themeColor="accent1" w:themeShade="BF"/>
      <w:sz w:val="18"/>
    </w:rPr>
    <w:tblPr>
      <w:tblStyleRowBandSize w:val="1"/>
      <w:tblStyleColBandSize w:val="1"/>
      <w:tblBorders>
        <w:top w:val="single" w:sz="8" w:space="0" w:color="7F7E82" w:themeColor="accent1"/>
        <w:bottom w:val="single" w:sz="8" w:space="0" w:color="7F7E82" w:themeColor="accent1"/>
      </w:tblBorders>
    </w:tblPr>
    <w:tblStylePr w:type="firstRow">
      <w:pPr>
        <w:spacing w:before="0" w:after="0" w:line="240" w:lineRule="auto"/>
      </w:pPr>
      <w:rPr>
        <w:b/>
        <w:bCs/>
      </w:rPr>
      <w:tblPr/>
      <w:tcPr>
        <w:tcBorders>
          <w:top w:val="single" w:sz="8" w:space="0" w:color="7F7E82" w:themeColor="accent1"/>
          <w:left w:val="nil"/>
          <w:bottom w:val="single" w:sz="8" w:space="0" w:color="7F7E82" w:themeColor="accent1"/>
          <w:right w:val="nil"/>
          <w:insideH w:val="nil"/>
          <w:insideV w:val="nil"/>
        </w:tcBorders>
      </w:tcPr>
    </w:tblStylePr>
    <w:tblStylePr w:type="lastRow">
      <w:pPr>
        <w:spacing w:before="0" w:after="0" w:line="240" w:lineRule="auto"/>
      </w:pPr>
      <w:rPr>
        <w:b/>
        <w:bCs/>
      </w:rPr>
      <w:tblPr/>
      <w:tcPr>
        <w:tcBorders>
          <w:top w:val="single" w:sz="8" w:space="0" w:color="7F7E82" w:themeColor="accent1"/>
          <w:left w:val="nil"/>
          <w:bottom w:val="single" w:sz="8" w:space="0" w:color="7F7E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E0" w:themeFill="accent1" w:themeFillTint="3F"/>
      </w:tcPr>
    </w:tblStylePr>
    <w:tblStylePr w:type="band1Horz">
      <w:tblPr/>
      <w:tcPr>
        <w:tcBorders>
          <w:left w:val="nil"/>
          <w:right w:val="nil"/>
          <w:insideH w:val="nil"/>
          <w:insideV w:val="nil"/>
        </w:tcBorders>
        <w:shd w:val="clear" w:color="auto" w:fill="DFDFE0" w:themeFill="accent1" w:themeFillTint="3F"/>
      </w:tcPr>
    </w:tblStylePr>
  </w:style>
  <w:style w:type="paragraph" w:customStyle="1" w:styleId="Lettrepuce2">
    <w:name w:val="Lettre puce 2"/>
    <w:basedOn w:val="Normal"/>
    <w:uiPriority w:val="99"/>
    <w:rsid w:val="00E96569"/>
    <w:pPr>
      <w:numPr>
        <w:numId w:val="15"/>
      </w:numPr>
      <w:tabs>
        <w:tab w:val="left" w:pos="560"/>
      </w:tabs>
      <w:spacing w:before="60" w:after="60" w:line="276" w:lineRule="auto"/>
    </w:pPr>
    <w:rPr>
      <w:rFonts w:ascii="Consolas" w:hAnsi="Consolas"/>
      <w:szCs w:val="18"/>
    </w:rPr>
  </w:style>
  <w:style w:type="table" w:customStyle="1" w:styleId="ColorfulList-Accent31">
    <w:name w:val="Colorful List - Accent 31"/>
    <w:basedOn w:val="TableNormal"/>
    <w:uiPriority w:val="72"/>
    <w:rsid w:val="00982571"/>
    <w:pPr>
      <w:spacing w:after="0"/>
    </w:pPr>
    <w:rPr>
      <w:rFonts w:asciiTheme="minorHAnsi" w:hAnsiTheme="minorHAnsi"/>
      <w:color w:val="000000"/>
      <w:sz w:val="22"/>
      <w:szCs w:val="22"/>
    </w:rPr>
    <w:tblPr>
      <w:tblStyleRowBandSize w:val="1"/>
      <w:tblStyleColBandSize w:val="1"/>
    </w:tblPr>
    <w:tcPr>
      <w:shd w:val="clear" w:color="auto" w:fill="F5F5F5"/>
    </w:tcPr>
    <w:tblStylePr w:type="firstRow">
      <w:rPr>
        <w:b/>
        <w:bCs/>
        <w:color w:val="646464"/>
      </w:rPr>
      <w:tblPr/>
      <w:tcPr>
        <w:tcBorders>
          <w:bottom w:val="single" w:sz="12" w:space="0" w:color="646464"/>
        </w:tcBorders>
        <w:shd w:val="clear" w:color="auto" w:fill="C0C0C0"/>
      </w:tcPr>
    </w:tblStylePr>
    <w:tblStylePr w:type="lastRow">
      <w:rPr>
        <w:b/>
        <w:bCs/>
        <w:color w:val="C0C0C0"/>
      </w:rPr>
      <w:tblPr/>
      <w:tcPr>
        <w:tcBorders>
          <w:top w:val="single" w:sz="12" w:space="0" w:color="000000"/>
        </w:tcBorders>
        <w:shd w:val="clear" w:color="auto" w:fill="646464"/>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cPr>
    </w:tblStylePr>
    <w:tblStylePr w:type="band1Horz">
      <w:tblPr/>
      <w:tcPr>
        <w:shd w:val="clear" w:color="auto" w:fill="EAEAEA"/>
      </w:tcPr>
    </w:tblStylePr>
  </w:style>
  <w:style w:type="paragraph" w:styleId="Header">
    <w:name w:val="header"/>
    <w:aliases w:val="hd,Even,L1 Header,ContentsHeader,heading 3 after h2,h,h3+,EY Header"/>
    <w:basedOn w:val="Normal"/>
    <w:link w:val="HeaderChar"/>
    <w:rsid w:val="00BD4729"/>
    <w:pPr>
      <w:tabs>
        <w:tab w:val="center" w:pos="4819"/>
        <w:tab w:val="right" w:pos="9638"/>
      </w:tabs>
    </w:pPr>
    <w:rPr>
      <w:rFonts w:ascii="Times New Roman" w:hAnsi="Times New Roman"/>
    </w:rPr>
  </w:style>
  <w:style w:type="character" w:customStyle="1" w:styleId="HeaderChar">
    <w:name w:val="Header Char"/>
    <w:aliases w:val="hd Char,Even Char,L1 Header Char,ContentsHeader Char,heading 3 after h2 Char,h Char,h3+ Char,EY Header Char"/>
    <w:basedOn w:val="DefaultParagraphFont"/>
    <w:link w:val="Header"/>
    <w:rsid w:val="00BD4729"/>
    <w:rPr>
      <w:rFonts w:ascii="Times New Roman" w:eastAsia="Times New Roman" w:hAnsi="Times New Roman" w:cs="Times New Roman"/>
      <w:szCs w:val="24"/>
      <w:lang w:val="fr-FR" w:eastAsia="fr-FR"/>
    </w:rPr>
  </w:style>
  <w:style w:type="paragraph" w:styleId="Footer">
    <w:name w:val="footer"/>
    <w:aliases w:val="source tab,EY Footer"/>
    <w:basedOn w:val="Normal"/>
    <w:link w:val="FooterChar"/>
    <w:uiPriority w:val="99"/>
    <w:rsid w:val="00BD4729"/>
    <w:pPr>
      <w:tabs>
        <w:tab w:val="center" w:pos="4819"/>
        <w:tab w:val="right" w:pos="9638"/>
      </w:tabs>
    </w:pPr>
    <w:rPr>
      <w:rFonts w:ascii="Times New Roman" w:hAnsi="Times New Roman"/>
    </w:rPr>
  </w:style>
  <w:style w:type="character" w:customStyle="1" w:styleId="FooterChar">
    <w:name w:val="Footer Char"/>
    <w:aliases w:val="source tab Char,EY Footer Char"/>
    <w:basedOn w:val="DefaultParagraphFont"/>
    <w:link w:val="Footer"/>
    <w:uiPriority w:val="99"/>
    <w:rsid w:val="00BD4729"/>
    <w:rPr>
      <w:rFonts w:ascii="Times New Roman" w:eastAsia="Times New Roman" w:hAnsi="Times New Roman" w:cs="Times New Roman"/>
      <w:szCs w:val="24"/>
      <w:lang w:val="fr-FR" w:eastAsia="fr-FR"/>
    </w:rPr>
  </w:style>
  <w:style w:type="table" w:customStyle="1" w:styleId="TabelEcorys1">
    <w:name w:val="TabelEcorys1"/>
    <w:basedOn w:val="TableNormal"/>
    <w:next w:val="TableGrid"/>
    <w:uiPriority w:val="59"/>
    <w:rsid w:val="00DD263B"/>
    <w:pPr>
      <w:spacing w:after="0"/>
    </w:pPr>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00">
    <w:name w:val="000"/>
    <w:aliases w:val="standaard,standaard uitvullen,standaard (alt-s),stan084daard,standaard 04...,standaard 155,standaard uitv042ullen,sta550ndaard,standaard 040,standaard81,0001,standaard 042,standaard1,standaard uitvullen1,standaard (alt-s)1,stan084daard1,standaard811"/>
    <w:basedOn w:val="Normal"/>
    <w:link w:val="000Char"/>
    <w:rsid w:val="00181FF4"/>
    <w:pPr>
      <w:tabs>
        <w:tab w:val="left" w:pos="907"/>
      </w:tabs>
      <w:overflowPunct w:val="0"/>
      <w:autoSpaceDE w:val="0"/>
      <w:autoSpaceDN w:val="0"/>
      <w:adjustRightInd w:val="0"/>
      <w:spacing w:before="60" w:after="60" w:line="260" w:lineRule="atLeast"/>
      <w:jc w:val="left"/>
      <w:textAlignment w:val="baseline"/>
    </w:pPr>
    <w:rPr>
      <w:rFonts w:ascii="Times New Roman" w:hAnsi="Times New Roman"/>
      <w:kern w:val="12"/>
      <w:lang w:val="en-US"/>
    </w:rPr>
  </w:style>
  <w:style w:type="character" w:customStyle="1" w:styleId="000Char">
    <w:name w:val="000 Char"/>
    <w:aliases w:val="standaard Char,standaard uitvullen Char,stan084daard Char,standaard (alt-s) Char,standaard uitvull0083 Char,standaard 040 Char,standaard 042 Char,standaard 155 Char,standaard81 Char,standaard uitv042ullen Char,standaard uitvulle045n Char"/>
    <w:basedOn w:val="DefaultParagraphFont"/>
    <w:link w:val="000"/>
    <w:rsid w:val="00181FF4"/>
    <w:rPr>
      <w:rFonts w:ascii="Times New Roman" w:eastAsia="Times New Roman" w:hAnsi="Times New Roman" w:cs="Times New Roman"/>
      <w:kern w:val="12"/>
      <w:szCs w:val="24"/>
      <w:lang w:val="en-US" w:eastAsia="fr-FR"/>
    </w:rPr>
  </w:style>
  <w:style w:type="paragraph" w:customStyle="1" w:styleId="EYBodytextnoparaspace">
    <w:name w:val="EY Body text (no para space)"/>
    <w:basedOn w:val="000"/>
    <w:link w:val="EYBodytextnoparaspaceChar"/>
    <w:rsid w:val="00181FF4"/>
  </w:style>
  <w:style w:type="paragraph" w:customStyle="1" w:styleId="Listepuces1">
    <w:name w:val="Liste à puces 1"/>
    <w:basedOn w:val="Normal"/>
    <w:rsid w:val="00181FF4"/>
    <w:pPr>
      <w:numPr>
        <w:numId w:val="16"/>
      </w:numPr>
      <w:tabs>
        <w:tab w:val="left" w:pos="907"/>
      </w:tabs>
      <w:spacing w:before="60" w:line="276" w:lineRule="auto"/>
    </w:pPr>
    <w:rPr>
      <w:rFonts w:ascii="Consolas" w:hAnsi="Consolas"/>
      <w:color w:val="000000"/>
      <w:kern w:val="12"/>
      <w:szCs w:val="18"/>
    </w:rPr>
  </w:style>
  <w:style w:type="character" w:customStyle="1" w:styleId="EYBodytextnoparaspaceChar">
    <w:name w:val="EY Body text (no para space) Char"/>
    <w:basedOn w:val="000Char"/>
    <w:link w:val="EYBodytextnoparaspace"/>
    <w:rsid w:val="00181FF4"/>
    <w:rPr>
      <w:rFonts w:ascii="Times New Roman" w:eastAsia="Times New Roman" w:hAnsi="Times New Roman" w:cs="Times New Roman"/>
      <w:kern w:val="12"/>
      <w:szCs w:val="24"/>
      <w:lang w:val="en-US" w:eastAsia="fr-FR"/>
    </w:rPr>
  </w:style>
  <w:style w:type="paragraph" w:customStyle="1" w:styleId="table">
    <w:name w:val="table"/>
    <w:basedOn w:val="Normal"/>
    <w:qFormat/>
    <w:rsid w:val="00181FF4"/>
    <w:pPr>
      <w:contextualSpacing/>
      <w:jc w:val="left"/>
    </w:pPr>
    <w:rPr>
      <w:rFonts w:ascii="Times New Roman" w:hAnsi="Times New Roman"/>
      <w:sz w:val="18"/>
      <w:szCs w:val="18"/>
      <w:lang w:val="en-US"/>
    </w:rPr>
  </w:style>
  <w:style w:type="paragraph" w:customStyle="1" w:styleId="Caption1">
    <w:name w:val="Caption1"/>
    <w:basedOn w:val="Normal"/>
    <w:link w:val="CaptionCar"/>
    <w:autoRedefine/>
    <w:qFormat/>
    <w:rsid w:val="00A84AEC"/>
    <w:pPr>
      <w:keepNext/>
      <w:spacing w:before="200"/>
      <w:jc w:val="center"/>
    </w:pPr>
    <w:rPr>
      <w:rFonts w:ascii="Calibri" w:eastAsia="Calibri" w:hAnsi="Calibri"/>
      <w:b/>
      <w:bCs/>
      <w:szCs w:val="18"/>
    </w:rPr>
  </w:style>
  <w:style w:type="character" w:customStyle="1" w:styleId="CaptionCar">
    <w:name w:val="Caption Car"/>
    <w:basedOn w:val="DefaultParagraphFont"/>
    <w:link w:val="Caption1"/>
    <w:rsid w:val="00A84AEC"/>
    <w:rPr>
      <w:rFonts w:ascii="Calibri" w:eastAsia="Calibri" w:hAnsi="Calibri" w:cs="Times New Roman"/>
      <w:b/>
      <w:bCs/>
      <w:szCs w:val="18"/>
      <w:lang w:val="en-GB" w:eastAsia="fr-FR"/>
    </w:rPr>
  </w:style>
  <w:style w:type="table" w:customStyle="1" w:styleId="CV13">
    <w:name w:val="CV13"/>
    <w:basedOn w:val="TableNormal"/>
    <w:next w:val="TableGrid"/>
    <w:uiPriority w:val="59"/>
    <w:rsid w:val="004037BB"/>
    <w:pPr>
      <w:spacing w:after="0"/>
    </w:pPr>
    <w:rPr>
      <w:rFonts w:ascii="Calibri" w:eastAsia="Calibri" w:hAnsi="Calibri" w:cs="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unhideWhenUsed/>
    <w:rsid w:val="005E01E9"/>
    <w:rPr>
      <w:color w:val="605E5C"/>
      <w:shd w:val="clear" w:color="auto" w:fill="E1DFDD"/>
    </w:rPr>
  </w:style>
  <w:style w:type="character" w:styleId="Strong">
    <w:name w:val="Strong"/>
    <w:basedOn w:val="DefaultParagraphFont"/>
    <w:uiPriority w:val="22"/>
    <w:qFormat/>
    <w:rsid w:val="00881BC3"/>
    <w:rPr>
      <w:b/>
      <w:bCs/>
    </w:rPr>
  </w:style>
  <w:style w:type="paragraph" w:customStyle="1" w:styleId="bullet10">
    <w:name w:val="bullet 1"/>
    <w:basedOn w:val="Normal"/>
    <w:link w:val="bullet1Char0"/>
    <w:qFormat/>
    <w:rsid w:val="004A0927"/>
    <w:pPr>
      <w:numPr>
        <w:numId w:val="18"/>
      </w:numPr>
      <w:spacing w:before="60" w:after="60"/>
    </w:pPr>
  </w:style>
  <w:style w:type="character" w:customStyle="1" w:styleId="bullet1Char0">
    <w:name w:val="bullet 1 Char"/>
    <w:link w:val="bullet10"/>
    <w:rsid w:val="00F66353"/>
    <w:rPr>
      <w:rFonts w:asciiTheme="minorHAnsi" w:eastAsia="Times New Roman" w:hAnsiTheme="minorHAnsi" w:cs="Times New Roman"/>
      <w:szCs w:val="24"/>
      <w:lang w:val="en-GB" w:eastAsia="fr-FR"/>
    </w:rPr>
  </w:style>
  <w:style w:type="paragraph" w:customStyle="1" w:styleId="bodyArial">
    <w:name w:val="_body_Arial"/>
    <w:rsid w:val="00F66353"/>
    <w:pPr>
      <w:spacing w:before="120" w:after="120" w:line="240" w:lineRule="exact"/>
    </w:pPr>
    <w:rPr>
      <w:rFonts w:asciiTheme="minorHAnsi" w:eastAsiaTheme="minorEastAsia" w:hAnsiTheme="minorHAnsi" w:cstheme="minorHAnsi"/>
      <w:sz w:val="22"/>
      <w:szCs w:val="24"/>
      <w:lang w:val="en-US"/>
    </w:rPr>
  </w:style>
  <w:style w:type="paragraph" w:customStyle="1" w:styleId="EYBulletcopy">
    <w:name w:val="EY Bullet copy"/>
    <w:basedOn w:val="Normal"/>
    <w:link w:val="EYBulletcopyChar"/>
    <w:autoRedefine/>
    <w:qFormat/>
    <w:rsid w:val="00FB6D20"/>
    <w:pPr>
      <w:numPr>
        <w:numId w:val="42"/>
      </w:numPr>
      <w:spacing w:before="240" w:line="240" w:lineRule="exact"/>
    </w:pPr>
    <w:rPr>
      <w:rFonts w:cstheme="minorHAnsi"/>
      <w:b/>
      <w:bCs/>
      <w:kern w:val="2"/>
      <w:szCs w:val="20"/>
      <w:lang w:val="en-US" w:eastAsia="en-US"/>
      <w14:ligatures w14:val="standardContextual"/>
    </w:rPr>
  </w:style>
  <w:style w:type="character" w:customStyle="1" w:styleId="EYBulletcopyChar">
    <w:name w:val="EY Bullet copy Char"/>
    <w:basedOn w:val="DefaultParagraphFont"/>
    <w:link w:val="EYBulletcopy"/>
    <w:rsid w:val="00FB6D20"/>
    <w:rPr>
      <w:rFonts w:asciiTheme="minorHAnsi" w:eastAsia="Times New Roman" w:hAnsiTheme="minorHAnsi" w:cstheme="minorHAnsi"/>
      <w:b/>
      <w:bCs/>
      <w:kern w:val="2"/>
      <w:lang w:val="en-US"/>
      <w14:ligatures w14:val="standardContextual"/>
    </w:rPr>
  </w:style>
  <w:style w:type="paragraph" w:customStyle="1" w:styleId="Tableboxlist">
    <w:name w:val="Table/box list"/>
    <w:basedOn w:val="Normal"/>
    <w:uiPriority w:val="99"/>
    <w:qFormat/>
    <w:rsid w:val="00733285"/>
    <w:pPr>
      <w:numPr>
        <w:numId w:val="19"/>
      </w:numPr>
      <w:spacing w:after="80"/>
      <w:contextualSpacing/>
    </w:pPr>
    <w:rPr>
      <w:rFonts w:ascii="Consolas" w:hAnsi="Consolas"/>
      <w:sz w:val="18"/>
      <w:szCs w:val="22"/>
    </w:rPr>
  </w:style>
  <w:style w:type="paragraph" w:customStyle="1" w:styleId="EYBodytextwithparaspace">
    <w:name w:val="EY Body text (with para space)"/>
    <w:basedOn w:val="Normal"/>
    <w:rsid w:val="006100C3"/>
    <w:pPr>
      <w:numPr>
        <w:ilvl w:val="4"/>
        <w:numId w:val="20"/>
      </w:numPr>
      <w:spacing w:after="240"/>
      <w:jc w:val="left"/>
    </w:pPr>
    <w:rPr>
      <w:kern w:val="12"/>
      <w:lang w:val="en-US"/>
    </w:rPr>
  </w:style>
  <w:style w:type="paragraph" w:customStyle="1" w:styleId="Bullet">
    <w:name w:val="Bullet"/>
    <w:basedOn w:val="ListParagraph"/>
    <w:link w:val="BulletChar"/>
    <w:qFormat/>
    <w:rsid w:val="00733285"/>
    <w:pPr>
      <w:numPr>
        <w:numId w:val="21"/>
      </w:numPr>
      <w:overflowPunct w:val="0"/>
      <w:autoSpaceDE w:val="0"/>
      <w:autoSpaceDN w:val="0"/>
      <w:adjustRightInd w:val="0"/>
      <w:spacing w:line="240" w:lineRule="exact"/>
      <w:contextualSpacing w:val="0"/>
      <w:textAlignment w:val="baseline"/>
    </w:pPr>
    <w:rPr>
      <w:rFonts w:eastAsia="Tahoma"/>
      <w:kern w:val="12"/>
      <w:szCs w:val="22"/>
      <w:lang w:val="en"/>
    </w:rPr>
  </w:style>
  <w:style w:type="character" w:customStyle="1" w:styleId="BulletChar">
    <w:name w:val="Bullet Char"/>
    <w:basedOn w:val="DefaultParagraphFont"/>
    <w:link w:val="Bullet"/>
    <w:rsid w:val="006100C3"/>
    <w:rPr>
      <w:rFonts w:asciiTheme="minorHAnsi" w:eastAsia="Tahoma" w:hAnsiTheme="minorHAnsi" w:cs="Times New Roman"/>
      <w:kern w:val="12"/>
      <w:szCs w:val="22"/>
      <w:lang w:val="en" w:eastAsia="fr-FR"/>
    </w:rPr>
  </w:style>
  <w:style w:type="paragraph" w:customStyle="1" w:styleId="ECVSubSectionHeading">
    <w:name w:val="_ECV_SubSectionHeading"/>
    <w:basedOn w:val="Normal"/>
    <w:rsid w:val="006100C3"/>
    <w:pPr>
      <w:widowControl w:val="0"/>
      <w:suppressLineNumbers/>
      <w:suppressAutoHyphens/>
      <w:spacing w:line="100" w:lineRule="atLeast"/>
      <w:jc w:val="left"/>
    </w:pPr>
    <w:rPr>
      <w:rFonts w:eastAsia="SimSun" w:cs="Mangal"/>
      <w:color w:val="0E4194"/>
      <w:spacing w:val="-6"/>
      <w:kern w:val="1"/>
      <w:sz w:val="22"/>
      <w:lang w:eastAsia="zh-CN" w:bidi="hi-IN"/>
    </w:rPr>
  </w:style>
  <w:style w:type="paragraph" w:customStyle="1" w:styleId="SSubtitle">
    <w:name w:val="SSubtitle"/>
    <w:basedOn w:val="EYBodytextnoparaspace"/>
    <w:link w:val="SSubtitleChar"/>
    <w:qFormat/>
    <w:rsid w:val="006100C3"/>
    <w:pPr>
      <w:spacing w:line="240" w:lineRule="auto"/>
      <w:jc w:val="both"/>
    </w:pPr>
    <w:rPr>
      <w:b/>
      <w:i/>
      <w:szCs w:val="22"/>
      <w:lang w:val="en-GB"/>
    </w:rPr>
  </w:style>
  <w:style w:type="character" w:customStyle="1" w:styleId="SSubtitleChar">
    <w:name w:val="SSubtitle Char"/>
    <w:basedOn w:val="EYBodytextnoparaspaceChar"/>
    <w:link w:val="SSubtitle"/>
    <w:rsid w:val="006100C3"/>
    <w:rPr>
      <w:rFonts w:ascii="Times New Roman" w:eastAsia="Times New Roman" w:hAnsi="Times New Roman" w:cs="Times New Roman"/>
      <w:b/>
      <w:i/>
      <w:kern w:val="12"/>
      <w:szCs w:val="22"/>
      <w:lang w:val="en-GB" w:eastAsia="fr-FR"/>
    </w:rPr>
  </w:style>
  <w:style w:type="character" w:styleId="Mention">
    <w:name w:val="Mention"/>
    <w:basedOn w:val="DefaultParagraphFont"/>
    <w:uiPriority w:val="99"/>
    <w:unhideWhenUsed/>
    <w:rsid w:val="00EA384C"/>
    <w:rPr>
      <w:color w:val="2B579A"/>
      <w:shd w:val="clear" w:color="auto" w:fill="E1DFDD"/>
    </w:rPr>
  </w:style>
  <w:style w:type="character" w:customStyle="1" w:styleId="wtoffscreen">
    <w:name w:val="wtoffscreen"/>
    <w:basedOn w:val="DefaultParagraphFont"/>
    <w:rsid w:val="00EB3BEF"/>
  </w:style>
  <w:style w:type="character" w:customStyle="1" w:styleId="Style2Char">
    <w:name w:val="Style2 Char"/>
    <w:basedOn w:val="DefaultParagraphFont"/>
    <w:rsid w:val="00993773"/>
    <w:rPr>
      <w:rFonts w:ascii="Georgia" w:hAnsi="Georgia"/>
      <w:sz w:val="20"/>
      <w:szCs w:val="24"/>
      <w:lang w:eastAsia="en-US"/>
    </w:rPr>
  </w:style>
  <w:style w:type="paragraph" w:customStyle="1" w:styleId="source0">
    <w:name w:val="source"/>
    <w:basedOn w:val="Normal"/>
    <w:link w:val="sourceChar0"/>
    <w:qFormat/>
    <w:rsid w:val="00FA0C75"/>
    <w:pPr>
      <w:jc w:val="center"/>
    </w:pPr>
    <w:rPr>
      <w:rFonts w:ascii="Georgia" w:hAnsi="Georgia"/>
      <w:sz w:val="16"/>
    </w:rPr>
  </w:style>
  <w:style w:type="character" w:customStyle="1" w:styleId="sourceChar0">
    <w:name w:val="source Char"/>
    <w:link w:val="source0"/>
    <w:rsid w:val="00FA0C75"/>
    <w:rPr>
      <w:rFonts w:ascii="Georgia" w:eastAsia="Times New Roman" w:hAnsi="Georgia" w:cs="Times New Roman"/>
      <w:sz w:val="16"/>
      <w:szCs w:val="24"/>
      <w:lang w:val="fr-FR" w:eastAsia="fr-FR"/>
    </w:rPr>
  </w:style>
  <w:style w:type="paragraph" w:customStyle="1" w:styleId="Bullet1">
    <w:name w:val="*Bullet 1"/>
    <w:basedOn w:val="Normal"/>
    <w:link w:val="Bullet1Char1"/>
    <w:qFormat/>
    <w:rsid w:val="0094064E"/>
    <w:pPr>
      <w:numPr>
        <w:numId w:val="22"/>
      </w:numPr>
      <w:contextualSpacing/>
    </w:pPr>
    <w:rPr>
      <w:lang w:val="en-US"/>
    </w:rPr>
  </w:style>
  <w:style w:type="character" w:customStyle="1" w:styleId="Bullet1Char1">
    <w:name w:val="*Bullet 1 Char"/>
    <w:basedOn w:val="DefaultParagraphFont"/>
    <w:link w:val="Bullet1"/>
    <w:rsid w:val="003F2F6E"/>
    <w:rPr>
      <w:rFonts w:asciiTheme="minorHAnsi" w:eastAsia="Times New Roman" w:hAnsiTheme="minorHAnsi" w:cs="Times New Roman"/>
      <w:szCs w:val="24"/>
      <w:lang w:val="en-US" w:eastAsia="fr-FR"/>
    </w:rPr>
  </w:style>
  <w:style w:type="paragraph" w:customStyle="1" w:styleId="Bullet2">
    <w:name w:val="*Bullet 2"/>
    <w:basedOn w:val="Bullet1"/>
    <w:qFormat/>
    <w:rsid w:val="003F2F6E"/>
    <w:pPr>
      <w:numPr>
        <w:ilvl w:val="1"/>
      </w:numPr>
    </w:pPr>
  </w:style>
  <w:style w:type="paragraph" w:customStyle="1" w:styleId="Bullet3">
    <w:name w:val="*Bullet 3"/>
    <w:basedOn w:val="Bullet2"/>
    <w:qFormat/>
    <w:rsid w:val="003F2F6E"/>
    <w:pPr>
      <w:numPr>
        <w:ilvl w:val="2"/>
      </w:numPr>
    </w:pPr>
  </w:style>
  <w:style w:type="table" w:customStyle="1" w:styleId="EYTable21">
    <w:name w:val="EY Table 21"/>
    <w:basedOn w:val="TableGrid"/>
    <w:next w:val="TableNormal"/>
    <w:rsid w:val="00F84285"/>
    <w:pPr>
      <w:overflowPunct w:val="0"/>
      <w:autoSpaceDE w:val="0"/>
      <w:autoSpaceDN w:val="0"/>
      <w:adjustRightInd w:val="0"/>
      <w:textAlignment w:val="baseline"/>
    </w:pPr>
    <w:rPr>
      <w:rFonts w:eastAsia="Times New Roman" w:cs="Times New Roman"/>
      <w:sz w:val="18"/>
      <w:lang w:val="en-US"/>
    </w:rPr>
    <w:tblPr>
      <w:tblStyleRowBandSize w:val="1"/>
      <w:tblInd w:w="108" w:type="dxa"/>
      <w:tblBorders>
        <w:top w:val="none" w:sz="0" w:space="0" w:color="auto"/>
        <w:left w:val="none" w:sz="0" w:space="0" w:color="auto"/>
        <w:bottom w:val="none" w:sz="0" w:space="0" w:color="auto"/>
        <w:right w:val="none" w:sz="0" w:space="0" w:color="auto"/>
        <w:insideH w:val="single" w:sz="8" w:space="0" w:color="FFFFFF"/>
        <w:insideV w:val="single" w:sz="8" w:space="0" w:color="FFFFFF"/>
      </w:tblBorders>
      <w:tblCellMar>
        <w:top w:w="57" w:type="dxa"/>
        <w:bottom w:w="57" w:type="dxa"/>
      </w:tblCellMar>
    </w:tblPr>
    <w:tcPr>
      <w:shd w:val="clear" w:color="auto" w:fill="F0F0F0"/>
    </w:tcPr>
    <w:tblStylePr w:type="firstRow">
      <w:rPr>
        <w:rFonts w:ascii="Aptos Narrow" w:hAnsi="Aptos Narrow"/>
        <w:b/>
        <w:i w:val="0"/>
        <w:color w:val="646464"/>
        <w:sz w:val="20"/>
      </w:rPr>
      <w:tblPr/>
      <w:tcPr>
        <w:shd w:val="clear" w:color="auto" w:fill="FFE600"/>
      </w:tcPr>
    </w:tblStylePr>
    <w:tblStylePr w:type="lastRow">
      <w:tblPr/>
      <w:tcPr>
        <w:tcBorders>
          <w:bottom w:val="nil"/>
        </w:tcBorders>
        <w:shd w:val="clear" w:color="auto" w:fill="F0F0F0"/>
      </w:tcPr>
    </w:tblStylePr>
    <w:tblStylePr w:type="band1Horz">
      <w:tblPr/>
      <w:tcPr>
        <w:tcBorders>
          <w:bottom w:val="nil"/>
          <w:insideH w:val="nil"/>
        </w:tcBorders>
      </w:tcPr>
    </w:tblStylePr>
    <w:tblStylePr w:type="band2Horz">
      <w:tblPr/>
      <w:tcPr>
        <w:tcBorders>
          <w:bottom w:val="nil"/>
          <w:insideH w:val="single" w:sz="4" w:space="0" w:color="7F7E82"/>
        </w:tcBorders>
      </w:tcPr>
    </w:tblStylePr>
  </w:style>
  <w:style w:type="character" w:customStyle="1" w:styleId="text-color-purple">
    <w:name w:val="text-color-purple"/>
    <w:basedOn w:val="DefaultParagraphFont"/>
    <w:rsid w:val="003F2F6E"/>
  </w:style>
  <w:style w:type="character" w:customStyle="1" w:styleId="text-color-red">
    <w:name w:val="text-color-red"/>
    <w:basedOn w:val="DefaultParagraphFont"/>
    <w:rsid w:val="003F2F6E"/>
  </w:style>
  <w:style w:type="paragraph" w:customStyle="1" w:styleId="Textbody">
    <w:name w:val="Text body"/>
    <w:basedOn w:val="Normal"/>
    <w:rsid w:val="008C0DB8"/>
    <w:pPr>
      <w:suppressAutoHyphens/>
      <w:autoSpaceDN w:val="0"/>
      <w:jc w:val="left"/>
    </w:pPr>
    <w:rPr>
      <w:rFonts w:ascii="Times New Roman" w:hAnsi="Times New Roman"/>
      <w:kern w:val="3"/>
      <w:lang w:eastAsia="zh-CN"/>
    </w:rPr>
  </w:style>
  <w:style w:type="paragraph" w:styleId="HTMLPreformatted">
    <w:name w:val="HTML Preformatted"/>
    <w:basedOn w:val="Normal"/>
    <w:link w:val="HTMLPreformattedChar"/>
    <w:uiPriority w:val="99"/>
    <w:semiHidden/>
    <w:unhideWhenUsed/>
    <w:rsid w:val="00033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Policepardfaut1">
    <w:name w:val="Police par défaut1"/>
    <w:rsid w:val="003648CC"/>
  </w:style>
  <w:style w:type="character" w:customStyle="1" w:styleId="HTMLPreformattedChar">
    <w:name w:val="HTML Preformatted Char"/>
    <w:basedOn w:val="DefaultParagraphFont"/>
    <w:link w:val="HTMLPreformatted"/>
    <w:uiPriority w:val="99"/>
    <w:semiHidden/>
    <w:rsid w:val="00033147"/>
    <w:rPr>
      <w:rFonts w:ascii="Courier New" w:eastAsia="Times New Roman" w:hAnsi="Courier New" w:cs="Courier New"/>
      <w:szCs w:val="24"/>
      <w:lang w:val="fr-FR" w:eastAsia="fr-FR"/>
    </w:rPr>
  </w:style>
  <w:style w:type="character" w:customStyle="1" w:styleId="y2iqfc">
    <w:name w:val="y2iqfc"/>
    <w:basedOn w:val="DefaultParagraphFont"/>
    <w:rsid w:val="00033147"/>
  </w:style>
  <w:style w:type="character" w:customStyle="1" w:styleId="EuropassTextBoldAndUnderline">
    <w:name w:val="Europass_Text_Bold_And_Underline"/>
    <w:rsid w:val="007A782F"/>
    <w:rPr>
      <w:rFonts w:ascii="Arial" w:hAnsi="Arial"/>
      <w:b/>
      <w:sz w:val="18"/>
      <w:u w:val="single"/>
    </w:rPr>
  </w:style>
  <w:style w:type="character" w:customStyle="1" w:styleId="Policepardfaut2">
    <w:name w:val="Police par défaut2"/>
    <w:rsid w:val="008A51D3"/>
  </w:style>
  <w:style w:type="character" w:customStyle="1" w:styleId="Policepardfaut3">
    <w:name w:val="Police par défaut3"/>
    <w:rsid w:val="00FD1247"/>
  </w:style>
  <w:style w:type="paragraph" w:customStyle="1" w:styleId="EuropassSectionDetails">
    <w:name w:val="Europass_SectionDetails"/>
    <w:basedOn w:val="Normal"/>
    <w:rsid w:val="007A782F"/>
    <w:pPr>
      <w:widowControl w:val="0"/>
      <w:suppressLineNumbers/>
      <w:suppressAutoHyphens/>
      <w:autoSpaceDE w:val="0"/>
      <w:spacing w:before="28" w:after="56" w:line="100" w:lineRule="atLeast"/>
      <w:jc w:val="left"/>
    </w:pPr>
    <w:rPr>
      <w:rFonts w:eastAsia="SimSun" w:cs="Mangal"/>
      <w:color w:val="3F3A38"/>
      <w:spacing w:val="-6"/>
      <w:kern w:val="1"/>
      <w:sz w:val="18"/>
      <w:lang w:eastAsia="zh-CN" w:bidi="hi-IN"/>
    </w:rPr>
  </w:style>
  <w:style w:type="table" w:customStyle="1" w:styleId="TableauD1">
    <w:name w:val="Tableau D1"/>
    <w:basedOn w:val="TableNormal"/>
    <w:next w:val="TableGrid"/>
    <w:rsid w:val="00B700F3"/>
    <w:pPr>
      <w:spacing w:after="0"/>
      <w:jc w:val="both"/>
    </w:pPr>
    <w:rPr>
      <w:rFonts w:ascii="Arial" w:eastAsia="Times New Roman" w:hAnsi="Arial" w:cs="Times New Roman"/>
      <w:lang w:val="fr-FR" w:eastAsia="fr-FR"/>
    </w:rPr>
    <w:tblPr/>
    <w:tblStylePr w:type="firstRow">
      <w:tblPr/>
      <w:tcPr>
        <w:tcBorders>
          <w:top w:val="nil"/>
          <w:left w:val="nil"/>
          <w:bottom w:val="nil"/>
          <w:right w:val="nil"/>
          <w:insideH w:val="nil"/>
          <w:insideV w:val="nil"/>
          <w:tl2br w:val="nil"/>
          <w:tr2bl w:val="nil"/>
        </w:tcBorders>
      </w:tcPr>
    </w:tblStylePr>
    <w:tblStylePr w:type="lastRow">
      <w:tblPr/>
      <w:tcPr>
        <w:tcBorders>
          <w:top w:val="nil"/>
          <w:left w:val="nil"/>
          <w:bottom w:val="nil"/>
          <w:right w:val="nil"/>
          <w:insideH w:val="nil"/>
          <w:insideV w:val="nil"/>
          <w:tl2br w:val="nil"/>
          <w:tr2bl w:val="nil"/>
        </w:tcBorders>
      </w:tcPr>
    </w:tblStylePr>
  </w:style>
  <w:style w:type="paragraph" w:customStyle="1" w:styleId="HeaderEY">
    <w:name w:val="Header EY"/>
    <w:basedOn w:val="Header"/>
    <w:link w:val="HeaderEYChar"/>
    <w:qFormat/>
    <w:rsid w:val="00B700F3"/>
    <w:pPr>
      <w:tabs>
        <w:tab w:val="clear" w:pos="4819"/>
        <w:tab w:val="clear" w:pos="9638"/>
      </w:tabs>
      <w:spacing w:line="200" w:lineRule="exact"/>
      <w:ind w:left="1134"/>
      <w:jc w:val="left"/>
    </w:pPr>
    <w:rPr>
      <w:rFonts w:ascii="EYInterstate Regular" w:hAnsi="EYInterstate Regular" w:cs="Arial"/>
      <w:b/>
      <w:color w:val="646464"/>
      <w:sz w:val="14"/>
      <w:szCs w:val="16"/>
    </w:rPr>
  </w:style>
  <w:style w:type="character" w:customStyle="1" w:styleId="HeaderEYChar">
    <w:name w:val="Header EY Char"/>
    <w:basedOn w:val="DefaultParagraphFont"/>
    <w:link w:val="HeaderEY"/>
    <w:rsid w:val="00B700F3"/>
    <w:rPr>
      <w:rFonts w:ascii="EYInterstate Regular" w:eastAsia="Times New Roman" w:hAnsi="EYInterstate Regular" w:cs="Arial"/>
      <w:b/>
      <w:color w:val="646464"/>
      <w:sz w:val="14"/>
      <w:szCs w:val="16"/>
      <w:lang w:val="fr-FR" w:eastAsia="fr-FR"/>
    </w:rPr>
  </w:style>
  <w:style w:type="character" w:customStyle="1" w:styleId="footnotereference0">
    <w:name w:val="footnotereference"/>
    <w:basedOn w:val="DefaultParagraphFont"/>
    <w:rsid w:val="00C9147F"/>
  </w:style>
  <w:style w:type="table" w:customStyle="1" w:styleId="none1">
    <w:name w:val="none1"/>
    <w:basedOn w:val="TableNormal"/>
    <w:next w:val="TableGrid"/>
    <w:uiPriority w:val="59"/>
    <w:rsid w:val="00824A31"/>
    <w:pPr>
      <w:spacing w:after="0"/>
    </w:pPr>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ne2">
    <w:name w:val="none2"/>
    <w:basedOn w:val="TableNormal"/>
    <w:next w:val="TableGrid"/>
    <w:uiPriority w:val="59"/>
    <w:rsid w:val="00CE6256"/>
    <w:pPr>
      <w:spacing w:after="0"/>
    </w:pPr>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list--remove-bulletslist-item">
    <w:name w:val="ce-list--remove-bullets__list-item"/>
    <w:basedOn w:val="Normal"/>
    <w:rsid w:val="00313741"/>
    <w:pPr>
      <w:spacing w:before="100" w:beforeAutospacing="1" w:after="100" w:afterAutospacing="1"/>
      <w:jc w:val="left"/>
    </w:pPr>
    <w:rPr>
      <w:rFonts w:ascii="Times New Roman" w:hAnsi="Times New Roman"/>
      <w:lang w:val="en-US"/>
    </w:rPr>
  </w:style>
  <w:style w:type="character" w:customStyle="1" w:styleId="label">
    <w:name w:val="label"/>
    <w:basedOn w:val="DefaultParagraphFont"/>
    <w:rsid w:val="00313741"/>
  </w:style>
  <w:style w:type="paragraph" w:customStyle="1" w:styleId="EYHeading1">
    <w:name w:val="EY Heading 1"/>
    <w:basedOn w:val="Normal"/>
    <w:next w:val="Normal"/>
    <w:qFormat/>
    <w:rsid w:val="00C929BE"/>
    <w:pPr>
      <w:pageBreakBefore/>
      <w:numPr>
        <w:numId w:val="23"/>
      </w:numPr>
      <w:spacing w:before="240"/>
      <w:outlineLvl w:val="0"/>
    </w:pPr>
    <w:rPr>
      <w:rFonts w:eastAsia="Consolas" w:cs="Consolas"/>
      <w:b/>
      <w:bCs/>
      <w:color w:val="FFE600" w:themeColor="accent2"/>
      <w:sz w:val="32"/>
    </w:rPr>
  </w:style>
  <w:style w:type="paragraph" w:customStyle="1" w:styleId="EYHeading2">
    <w:name w:val="EY Heading 2"/>
    <w:basedOn w:val="EYHeading1"/>
    <w:next w:val="Normal"/>
    <w:qFormat/>
    <w:rsid w:val="00C929BE"/>
    <w:pPr>
      <w:keepNext/>
      <w:pageBreakBefore w:val="0"/>
      <w:numPr>
        <w:ilvl w:val="1"/>
      </w:numPr>
      <w:spacing w:before="120"/>
      <w:jc w:val="left"/>
      <w:outlineLvl w:val="1"/>
    </w:pPr>
    <w:rPr>
      <w:rFonts w:ascii="EYInterstate" w:hAnsi="EYInterstate"/>
      <w:color w:val="auto"/>
      <w:kern w:val="12"/>
      <w:sz w:val="28"/>
      <w:u w:val="single"/>
      <w:lang w:eastAsia="en-US"/>
    </w:rPr>
  </w:style>
  <w:style w:type="paragraph" w:customStyle="1" w:styleId="EYHeading3">
    <w:name w:val="EY Heading 3"/>
    <w:basedOn w:val="Normal"/>
    <w:next w:val="Normal"/>
    <w:link w:val="EYHeading3Char"/>
    <w:autoRedefine/>
    <w:qFormat/>
    <w:rsid w:val="002238C5"/>
    <w:pPr>
      <w:keepNext/>
      <w:keepLines/>
      <w:numPr>
        <w:ilvl w:val="2"/>
        <w:numId w:val="28"/>
      </w:numPr>
      <w:tabs>
        <w:tab w:val="left" w:pos="851"/>
      </w:tabs>
      <w:spacing w:before="200"/>
      <w:outlineLvl w:val="2"/>
    </w:pPr>
    <w:rPr>
      <w:rFonts w:ascii="Calibri" w:eastAsia="MS Gothic" w:hAnsi="Calibri"/>
      <w:b/>
      <w:bCs/>
      <w:color w:val="000000" w:themeColor="text1"/>
      <w:sz w:val="28"/>
      <w:szCs w:val="20"/>
    </w:rPr>
  </w:style>
  <w:style w:type="paragraph" w:customStyle="1" w:styleId="EYHeading4">
    <w:name w:val="EY Heading 4"/>
    <w:basedOn w:val="EYHeading3"/>
    <w:next w:val="Normal"/>
    <w:autoRedefine/>
    <w:qFormat/>
    <w:rsid w:val="00E65BC8"/>
    <w:pPr>
      <w:numPr>
        <w:ilvl w:val="3"/>
      </w:numPr>
      <w:tabs>
        <w:tab w:val="clear" w:pos="851"/>
        <w:tab w:val="left" w:pos="993"/>
      </w:tabs>
      <w:spacing w:before="240"/>
      <w:outlineLvl w:val="3"/>
    </w:pPr>
    <w:rPr>
      <w:bCs w:val="0"/>
      <w:color w:val="auto"/>
      <w:sz w:val="20"/>
      <w:szCs w:val="22"/>
      <w:lang w:eastAsia="nl-BE"/>
    </w:rPr>
  </w:style>
  <w:style w:type="table" w:styleId="ColorfulList-Accent2">
    <w:name w:val="Colorful List Accent 2"/>
    <w:basedOn w:val="TableNormal"/>
    <w:uiPriority w:val="72"/>
    <w:rsid w:val="0035343C"/>
    <w:pPr>
      <w:spacing w:after="0"/>
      <w:jc w:val="both"/>
    </w:pPr>
    <w:rPr>
      <w:rFonts w:ascii="Myriad Pro" w:eastAsia="Calibri" w:hAnsi="Myriad Pro" w:cs="Times New Roman"/>
      <w:color w:val="000000" w:themeColor="text1"/>
      <w:sz w:val="21"/>
      <w:szCs w:val="21"/>
      <w:lang w:val="de-DE" w:eastAsia="de-DE"/>
    </w:rPr>
    <w:tblPr>
      <w:tblStyleRowBandSize w:val="1"/>
      <w:tblStyleColBandSize w:val="1"/>
    </w:tblPr>
    <w:tcPr>
      <w:shd w:val="clear" w:color="auto" w:fill="FFFCE6" w:themeFill="accent2" w:themeFillTint="19"/>
    </w:tcPr>
    <w:tblStylePr w:type="firstRow">
      <w:rPr>
        <w:b/>
        <w:bCs/>
        <w:color w:val="646464" w:themeColor="background1"/>
      </w:rPr>
      <w:tblPr/>
      <w:tcPr>
        <w:tcBorders>
          <w:bottom w:val="single" w:sz="12" w:space="0" w:color="646464" w:themeColor="background1"/>
        </w:tcBorders>
        <w:shd w:val="clear" w:color="auto" w:fill="CCB800" w:themeFill="accent2" w:themeFillShade="CC"/>
      </w:tcPr>
    </w:tblStylePr>
    <w:tblStylePr w:type="lastRow">
      <w:rPr>
        <w:b/>
        <w:bCs/>
        <w:color w:val="CCB800" w:themeColor="accent2" w:themeShade="CC"/>
      </w:rPr>
      <w:tblPr/>
      <w:tcPr>
        <w:tcBorders>
          <w:top w:val="single" w:sz="12" w:space="0" w:color="000000" w:themeColor="text1"/>
        </w:tcBorders>
        <w:shd w:val="clear" w:color="auto" w:fill="646464"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8C0" w:themeFill="accent2" w:themeFillTint="3F"/>
      </w:tcPr>
    </w:tblStylePr>
    <w:tblStylePr w:type="band1Horz">
      <w:tblPr/>
      <w:tcPr>
        <w:shd w:val="clear" w:color="auto" w:fill="FFFACC" w:themeFill="accent2" w:themeFillTint="33"/>
      </w:tcPr>
    </w:tblStylePr>
  </w:style>
  <w:style w:type="table" w:customStyle="1" w:styleId="TableauListe3-Accentuation11">
    <w:name w:val="Tableau Liste 3 - Accentuation 11"/>
    <w:basedOn w:val="TableNormal"/>
    <w:next w:val="ListTable3-Accent1"/>
    <w:uiPriority w:val="48"/>
    <w:rsid w:val="003B371E"/>
    <w:pPr>
      <w:spacing w:after="0"/>
    </w:pPr>
    <w:rPr>
      <w:rFonts w:ascii="Calibri" w:hAnsi="Calibri"/>
      <w:sz w:val="22"/>
      <w:szCs w:val="22"/>
      <w:lang w:val="fr-FR"/>
    </w:rPr>
    <w:tblPr>
      <w:tblStyleRowBandSize w:val="1"/>
      <w:tblStyleColBandSize w:val="1"/>
      <w:tblBorders>
        <w:top w:val="single" w:sz="4" w:space="0" w:color="7F7E82"/>
        <w:left w:val="single" w:sz="4" w:space="0" w:color="7F7E82"/>
        <w:bottom w:val="single" w:sz="4" w:space="0" w:color="7F7E82"/>
        <w:right w:val="single" w:sz="4" w:space="0" w:color="7F7E82"/>
      </w:tblBorders>
    </w:tblPr>
    <w:tblStylePr w:type="firstRow">
      <w:rPr>
        <w:b/>
        <w:bCs/>
        <w:color w:val="FFFFFF"/>
      </w:rPr>
      <w:tblPr/>
      <w:tcPr>
        <w:shd w:val="clear" w:color="auto" w:fill="7F7E82"/>
      </w:tcPr>
    </w:tblStylePr>
    <w:tblStylePr w:type="lastRow">
      <w:rPr>
        <w:b/>
        <w:bCs/>
      </w:rPr>
      <w:tblPr/>
      <w:tcPr>
        <w:tcBorders>
          <w:top w:val="double" w:sz="4" w:space="0" w:color="7F7E8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F7E82"/>
          <w:right w:val="single" w:sz="4" w:space="0" w:color="7F7E82"/>
        </w:tcBorders>
      </w:tcPr>
    </w:tblStylePr>
    <w:tblStylePr w:type="band1Horz">
      <w:tblPr/>
      <w:tcPr>
        <w:tcBorders>
          <w:top w:val="single" w:sz="4" w:space="0" w:color="7F7E82"/>
          <w:bottom w:val="single" w:sz="4" w:space="0" w:color="7F7E8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F7E82"/>
          <w:left w:val="nil"/>
        </w:tcBorders>
      </w:tcPr>
    </w:tblStylePr>
    <w:tblStylePr w:type="swCell">
      <w:tblPr/>
      <w:tcPr>
        <w:tcBorders>
          <w:top w:val="double" w:sz="4" w:space="0" w:color="7F7E82"/>
          <w:right w:val="nil"/>
        </w:tcBorders>
      </w:tcPr>
    </w:tblStylePr>
  </w:style>
  <w:style w:type="table" w:styleId="ListTable3-Accent1">
    <w:name w:val="List Table 3 Accent 1"/>
    <w:basedOn w:val="TableNormal"/>
    <w:uiPriority w:val="48"/>
    <w:rsid w:val="003B371E"/>
    <w:pPr>
      <w:spacing w:after="0"/>
    </w:pPr>
    <w:tblPr>
      <w:tblStyleRowBandSize w:val="1"/>
      <w:tblStyleColBandSize w:val="1"/>
      <w:tblBorders>
        <w:top w:val="single" w:sz="4" w:space="0" w:color="7F7E82" w:themeColor="accent1"/>
        <w:left w:val="single" w:sz="4" w:space="0" w:color="7F7E82" w:themeColor="accent1"/>
        <w:bottom w:val="single" w:sz="4" w:space="0" w:color="7F7E82" w:themeColor="accent1"/>
        <w:right w:val="single" w:sz="4" w:space="0" w:color="7F7E82" w:themeColor="accent1"/>
      </w:tblBorders>
    </w:tblPr>
    <w:tblStylePr w:type="firstRow">
      <w:rPr>
        <w:b/>
        <w:bCs/>
        <w:color w:val="646464" w:themeColor="background1"/>
      </w:rPr>
      <w:tblPr/>
      <w:tcPr>
        <w:shd w:val="clear" w:color="auto" w:fill="7F7E82" w:themeFill="accent1"/>
      </w:tcPr>
    </w:tblStylePr>
    <w:tblStylePr w:type="lastRow">
      <w:rPr>
        <w:b/>
        <w:bCs/>
      </w:rPr>
      <w:tblPr/>
      <w:tcPr>
        <w:tcBorders>
          <w:top w:val="double" w:sz="4" w:space="0" w:color="7F7E82" w:themeColor="accent1"/>
        </w:tcBorders>
        <w:shd w:val="clear" w:color="auto" w:fill="646464" w:themeFill="background1"/>
      </w:tcPr>
    </w:tblStylePr>
    <w:tblStylePr w:type="firstCol">
      <w:rPr>
        <w:b/>
        <w:bCs/>
      </w:rPr>
      <w:tblPr/>
      <w:tcPr>
        <w:tcBorders>
          <w:right w:val="nil"/>
        </w:tcBorders>
        <w:shd w:val="clear" w:color="auto" w:fill="646464" w:themeFill="background1"/>
      </w:tcPr>
    </w:tblStylePr>
    <w:tblStylePr w:type="lastCol">
      <w:rPr>
        <w:b/>
        <w:bCs/>
      </w:rPr>
      <w:tblPr/>
      <w:tcPr>
        <w:tcBorders>
          <w:left w:val="nil"/>
        </w:tcBorders>
        <w:shd w:val="clear" w:color="auto" w:fill="646464" w:themeFill="background1"/>
      </w:tcPr>
    </w:tblStylePr>
    <w:tblStylePr w:type="band1Vert">
      <w:tblPr/>
      <w:tcPr>
        <w:tcBorders>
          <w:left w:val="single" w:sz="4" w:space="0" w:color="7F7E82" w:themeColor="accent1"/>
          <w:right w:val="single" w:sz="4" w:space="0" w:color="7F7E82" w:themeColor="accent1"/>
        </w:tcBorders>
      </w:tcPr>
    </w:tblStylePr>
    <w:tblStylePr w:type="band1Horz">
      <w:tblPr/>
      <w:tcPr>
        <w:tcBorders>
          <w:top w:val="single" w:sz="4" w:space="0" w:color="7F7E82" w:themeColor="accent1"/>
          <w:bottom w:val="single" w:sz="4" w:space="0" w:color="7F7E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F7E82" w:themeColor="accent1"/>
          <w:left w:val="nil"/>
        </w:tcBorders>
      </w:tcPr>
    </w:tblStylePr>
    <w:tblStylePr w:type="swCell">
      <w:tblPr/>
      <w:tcPr>
        <w:tcBorders>
          <w:top w:val="double" w:sz="4" w:space="0" w:color="7F7E82" w:themeColor="accent1"/>
          <w:right w:val="nil"/>
        </w:tcBorders>
      </w:tcPr>
    </w:tblStylePr>
  </w:style>
  <w:style w:type="paragraph" w:customStyle="1" w:styleId="paragraph">
    <w:name w:val="paragraph"/>
    <w:basedOn w:val="Normal"/>
    <w:rsid w:val="008F6A7D"/>
    <w:pPr>
      <w:spacing w:before="100" w:beforeAutospacing="1" w:after="100" w:afterAutospacing="1"/>
      <w:jc w:val="left"/>
    </w:pPr>
    <w:rPr>
      <w:rFonts w:ascii="Times New Roman" w:hAnsi="Times New Roman"/>
    </w:rPr>
  </w:style>
  <w:style w:type="character" w:customStyle="1" w:styleId="normaltextrun">
    <w:name w:val="normaltextrun"/>
    <w:basedOn w:val="DefaultParagraphFont"/>
    <w:rsid w:val="00407C22"/>
  </w:style>
  <w:style w:type="character" w:customStyle="1" w:styleId="eop">
    <w:name w:val="eop"/>
    <w:basedOn w:val="DefaultParagraphFont"/>
    <w:rsid w:val="00407C22"/>
  </w:style>
  <w:style w:type="character" w:customStyle="1" w:styleId="apple-converted-space">
    <w:name w:val="apple-converted-space"/>
    <w:basedOn w:val="DefaultParagraphFont"/>
    <w:rsid w:val="00774D80"/>
  </w:style>
  <w:style w:type="paragraph" w:customStyle="1" w:styleId="xxmsonormal">
    <w:name w:val="x_x_msonormal"/>
    <w:basedOn w:val="Normal"/>
    <w:rsid w:val="00774D80"/>
    <w:pPr>
      <w:spacing w:before="100" w:beforeAutospacing="1" w:after="100" w:afterAutospacing="1"/>
      <w:jc w:val="left"/>
    </w:pPr>
    <w:rPr>
      <w:rFonts w:ascii="Times New Roman" w:hAnsi="Times New Roman"/>
      <w:sz w:val="24"/>
      <w:lang w:val="en-US" w:eastAsia="en-GB"/>
    </w:rPr>
  </w:style>
  <w:style w:type="numbering" w:customStyle="1" w:styleId="Listeactuelle1">
    <w:name w:val="Liste actuelle1"/>
    <w:uiPriority w:val="99"/>
    <w:rsid w:val="00D56F5B"/>
    <w:pPr>
      <w:numPr>
        <w:numId w:val="23"/>
      </w:numPr>
    </w:pPr>
  </w:style>
  <w:style w:type="numbering" w:customStyle="1" w:styleId="Listeactuelle2">
    <w:name w:val="Liste actuelle2"/>
    <w:uiPriority w:val="99"/>
    <w:rsid w:val="003E3062"/>
    <w:pPr>
      <w:numPr>
        <w:numId w:val="26"/>
      </w:numPr>
    </w:pPr>
  </w:style>
  <w:style w:type="paragraph" w:customStyle="1" w:styleId="ssrcss-30fcoe-metadatastripitem">
    <w:name w:val="ssrcss-30fcoe-metadatastripitem"/>
    <w:basedOn w:val="Normal"/>
    <w:rsid w:val="00023F72"/>
    <w:pPr>
      <w:spacing w:before="100" w:beforeAutospacing="1" w:after="100" w:afterAutospacing="1"/>
      <w:jc w:val="left"/>
    </w:pPr>
    <w:rPr>
      <w:rFonts w:ascii="Times New Roman" w:hAnsi="Times New Roman"/>
      <w:sz w:val="24"/>
    </w:rPr>
  </w:style>
  <w:style w:type="numbering" w:customStyle="1" w:styleId="Listeactuelle3">
    <w:name w:val="Liste actuelle3"/>
    <w:uiPriority w:val="99"/>
    <w:rsid w:val="00D56F5B"/>
    <w:pPr>
      <w:numPr>
        <w:numId w:val="44"/>
      </w:numPr>
    </w:pPr>
  </w:style>
  <w:style w:type="numbering" w:customStyle="1" w:styleId="Listeactuelle4">
    <w:name w:val="Liste actuelle4"/>
    <w:uiPriority w:val="99"/>
    <w:rsid w:val="00D56F5B"/>
    <w:pPr>
      <w:numPr>
        <w:numId w:val="27"/>
      </w:numPr>
    </w:pPr>
  </w:style>
  <w:style w:type="numbering" w:customStyle="1" w:styleId="Listeactuelle5">
    <w:name w:val="Liste actuelle5"/>
    <w:uiPriority w:val="99"/>
    <w:rsid w:val="00D56F5B"/>
    <w:pPr>
      <w:numPr>
        <w:numId w:val="25"/>
      </w:numPr>
    </w:pPr>
  </w:style>
  <w:style w:type="numbering" w:customStyle="1" w:styleId="Listeactuelle6">
    <w:name w:val="Liste actuelle6"/>
    <w:uiPriority w:val="99"/>
    <w:rsid w:val="00D56F5B"/>
    <w:pPr>
      <w:numPr>
        <w:numId w:val="24"/>
      </w:numPr>
    </w:pPr>
  </w:style>
  <w:style w:type="paragraph" w:customStyle="1" w:styleId="ECVOrganisationDetails">
    <w:name w:val="_ECV_OrganisationDetails"/>
    <w:basedOn w:val="Normal"/>
    <w:rsid w:val="00BD3EED"/>
    <w:pPr>
      <w:widowControl w:val="0"/>
      <w:suppressLineNumbers/>
      <w:suppressAutoHyphens/>
      <w:autoSpaceDE w:val="0"/>
      <w:spacing w:before="57" w:after="85" w:line="100" w:lineRule="atLeast"/>
      <w:jc w:val="left"/>
    </w:pPr>
    <w:rPr>
      <w:rFonts w:eastAsia="ArialMT" w:cs="ArialMT"/>
      <w:color w:val="3F3A38"/>
      <w:spacing w:val="-6"/>
      <w:kern w:val="1"/>
      <w:szCs w:val="20"/>
      <w:lang w:eastAsia="zh-CN" w:bidi="hi-IN"/>
    </w:rPr>
  </w:style>
  <w:style w:type="character" w:customStyle="1" w:styleId="ECVHeadingContactDetails">
    <w:name w:val="_ECV_HeadingContactDetails"/>
    <w:rsid w:val="001806D3"/>
    <w:rPr>
      <w:rFonts w:ascii="Arial" w:hAnsi="Arial"/>
      <w:color w:val="1593CB"/>
      <w:sz w:val="18"/>
      <w:szCs w:val="18"/>
      <w:shd w:val="clear" w:color="auto" w:fill="auto"/>
    </w:rPr>
  </w:style>
  <w:style w:type="paragraph" w:customStyle="1" w:styleId="ECVLeftHeading">
    <w:name w:val="_ECV_LeftHeading"/>
    <w:basedOn w:val="Normal"/>
    <w:rsid w:val="000E6256"/>
    <w:pPr>
      <w:widowControl w:val="0"/>
      <w:suppressLineNumbers/>
      <w:suppressAutoHyphens/>
      <w:spacing w:after="0"/>
      <w:ind w:right="283"/>
      <w:jc w:val="right"/>
    </w:pPr>
    <w:rPr>
      <w:rFonts w:eastAsia="SimSun" w:cs="Mangal"/>
      <w:caps/>
      <w:color w:val="0E4194"/>
      <w:spacing w:val="-6"/>
      <w:kern w:val="1"/>
      <w:sz w:val="18"/>
      <w:lang w:eastAsia="zh-CN" w:bidi="hi-IN"/>
    </w:rPr>
  </w:style>
  <w:style w:type="paragraph" w:customStyle="1" w:styleId="ECVRightColumn">
    <w:name w:val="_ECV_RightColumn"/>
    <w:basedOn w:val="Normal"/>
    <w:rsid w:val="000E6256"/>
    <w:pPr>
      <w:widowControl w:val="0"/>
      <w:suppressLineNumbers/>
      <w:suppressAutoHyphens/>
      <w:spacing w:before="62" w:after="0"/>
      <w:jc w:val="left"/>
    </w:pPr>
    <w:rPr>
      <w:rFonts w:eastAsia="SimSun" w:cs="Mangal"/>
      <w:color w:val="404040"/>
      <w:spacing w:val="-6"/>
      <w:kern w:val="1"/>
      <w:sz w:val="16"/>
      <w:lang w:eastAsia="zh-CN" w:bidi="hi-IN"/>
    </w:rPr>
  </w:style>
  <w:style w:type="paragraph" w:customStyle="1" w:styleId="ECVNameField">
    <w:name w:val="_ECV_NameField"/>
    <w:basedOn w:val="ECVRightColumn"/>
    <w:rsid w:val="000E6256"/>
    <w:pPr>
      <w:spacing w:before="0" w:line="100" w:lineRule="atLeast"/>
    </w:pPr>
    <w:rPr>
      <w:color w:val="3F3A38"/>
      <w:sz w:val="26"/>
      <w:szCs w:val="18"/>
    </w:rPr>
  </w:style>
  <w:style w:type="paragraph" w:customStyle="1" w:styleId="ECVRightHeading">
    <w:name w:val="_ECV_RightHeading"/>
    <w:basedOn w:val="ECVNameField"/>
    <w:rsid w:val="000E6256"/>
    <w:pPr>
      <w:spacing w:before="62"/>
      <w:jc w:val="right"/>
    </w:pPr>
    <w:rPr>
      <w:color w:val="1593CB"/>
      <w:sz w:val="15"/>
    </w:rPr>
  </w:style>
  <w:style w:type="paragraph" w:customStyle="1" w:styleId="ECVContactDetails">
    <w:name w:val="_ECV_ContactDetails"/>
    <w:basedOn w:val="ECVNameField"/>
    <w:rsid w:val="000E6256"/>
    <w:pPr>
      <w:textAlignment w:val="center"/>
    </w:pPr>
    <w:rPr>
      <w:kern w:val="0"/>
      <w:sz w:val="18"/>
    </w:rPr>
  </w:style>
  <w:style w:type="paragraph" w:customStyle="1" w:styleId="ECVDate">
    <w:name w:val="_ECV_Date"/>
    <w:basedOn w:val="ECVLeftHeading"/>
    <w:rsid w:val="000E6256"/>
    <w:pPr>
      <w:spacing w:before="28" w:line="100" w:lineRule="atLeast"/>
      <w:textAlignment w:val="top"/>
    </w:pPr>
    <w:rPr>
      <w:caps w:val="0"/>
    </w:rPr>
  </w:style>
  <w:style w:type="paragraph" w:customStyle="1" w:styleId="ECVLeftDetails">
    <w:name w:val="_ECV_LeftDetails"/>
    <w:basedOn w:val="ECVLeftHeading"/>
    <w:rsid w:val="000E6256"/>
    <w:pPr>
      <w:spacing w:before="23"/>
    </w:pPr>
    <w:rPr>
      <w:caps w:val="0"/>
    </w:rPr>
  </w:style>
  <w:style w:type="paragraph" w:customStyle="1" w:styleId="ECVLanguageHeading">
    <w:name w:val="_ECV_LanguageHeading"/>
    <w:basedOn w:val="ECVRightColumn"/>
    <w:rsid w:val="000E6256"/>
    <w:pPr>
      <w:spacing w:before="0"/>
      <w:jc w:val="center"/>
    </w:pPr>
    <w:rPr>
      <w:caps/>
      <w:color w:val="0E4194"/>
      <w:sz w:val="14"/>
    </w:rPr>
  </w:style>
  <w:style w:type="paragraph" w:customStyle="1" w:styleId="ECVLanguageSubHeading">
    <w:name w:val="_ECV_LanguageSubHeading"/>
    <w:basedOn w:val="ECVLanguageHeading"/>
    <w:rsid w:val="000E6256"/>
    <w:pPr>
      <w:spacing w:line="100" w:lineRule="atLeast"/>
    </w:pPr>
    <w:rPr>
      <w:caps w:val="0"/>
      <w:sz w:val="16"/>
    </w:rPr>
  </w:style>
  <w:style w:type="paragraph" w:customStyle="1" w:styleId="ECVLanguageLevel">
    <w:name w:val="_ECV_LanguageLevel"/>
    <w:basedOn w:val="EuropassSectionDetails"/>
    <w:rsid w:val="000E6256"/>
    <w:pPr>
      <w:jc w:val="center"/>
      <w:textAlignment w:val="center"/>
    </w:pPr>
    <w:rPr>
      <w:caps/>
    </w:rPr>
  </w:style>
  <w:style w:type="paragraph" w:customStyle="1" w:styleId="ECVLanguageExplanation">
    <w:name w:val="_ECV_LanguageExplanation"/>
    <w:basedOn w:val="Normal"/>
    <w:rsid w:val="000E6256"/>
    <w:pPr>
      <w:widowControl w:val="0"/>
      <w:suppressAutoHyphens/>
      <w:autoSpaceDE w:val="0"/>
      <w:spacing w:after="0" w:line="100" w:lineRule="atLeast"/>
      <w:jc w:val="left"/>
    </w:pPr>
    <w:rPr>
      <w:rFonts w:eastAsia="SimSun" w:cs="Mangal"/>
      <w:color w:val="0E4194"/>
      <w:spacing w:val="-6"/>
      <w:kern w:val="1"/>
      <w:sz w:val="15"/>
      <w:lang w:eastAsia="zh-CN" w:bidi="hi-IN"/>
    </w:rPr>
  </w:style>
  <w:style w:type="paragraph" w:customStyle="1" w:styleId="ECVText">
    <w:name w:val="_ECV_Text"/>
    <w:basedOn w:val="BodyText"/>
    <w:rsid w:val="000E6256"/>
    <w:pPr>
      <w:widowControl w:val="0"/>
      <w:suppressAutoHyphens/>
      <w:spacing w:after="0" w:line="100" w:lineRule="atLeast"/>
      <w:jc w:val="left"/>
    </w:pPr>
    <w:rPr>
      <w:rFonts w:eastAsia="SimSun" w:cs="Mangal"/>
      <w:color w:val="3F3A38"/>
      <w:spacing w:val="-6"/>
      <w:kern w:val="1"/>
      <w:sz w:val="16"/>
      <w:lang w:eastAsia="zh-CN" w:bidi="hi-IN"/>
    </w:rPr>
  </w:style>
  <w:style w:type="paragraph" w:customStyle="1" w:styleId="ECVLanguageName">
    <w:name w:val="_ECV_LanguageName"/>
    <w:basedOn w:val="Normal"/>
    <w:rsid w:val="000E6256"/>
    <w:pPr>
      <w:widowControl w:val="0"/>
      <w:suppressLineNumbers/>
      <w:suppressAutoHyphens/>
      <w:spacing w:after="0" w:line="100" w:lineRule="atLeast"/>
      <w:ind w:right="283"/>
      <w:jc w:val="right"/>
    </w:pPr>
    <w:rPr>
      <w:rFonts w:eastAsia="SimSun" w:cs="Mangal"/>
      <w:color w:val="3F3A38"/>
      <w:spacing w:val="-6"/>
      <w:kern w:val="1"/>
      <w:sz w:val="18"/>
      <w:lang w:eastAsia="zh-CN" w:bidi="hi-IN"/>
    </w:rPr>
  </w:style>
  <w:style w:type="paragraph" w:customStyle="1" w:styleId="ECVPersonalInfoHeading">
    <w:name w:val="_ECV_PersonalInfoHeading"/>
    <w:basedOn w:val="ECVLeftHeading"/>
    <w:rsid w:val="000E6256"/>
    <w:pPr>
      <w:spacing w:before="57"/>
    </w:pPr>
  </w:style>
  <w:style w:type="paragraph" w:customStyle="1" w:styleId="ECVBlueBox">
    <w:name w:val="_ECV_BlueBox"/>
    <w:basedOn w:val="Normal"/>
    <w:rsid w:val="000E6256"/>
    <w:pPr>
      <w:widowControl w:val="0"/>
      <w:suppressLineNumbers/>
      <w:suppressAutoHyphens/>
      <w:spacing w:after="0"/>
      <w:jc w:val="right"/>
      <w:textAlignment w:val="bottom"/>
    </w:pPr>
    <w:rPr>
      <w:rFonts w:eastAsia="SimSun" w:cs="Mangal"/>
      <w:color w:val="402C24"/>
      <w:kern w:val="1"/>
      <w:sz w:val="8"/>
      <w:szCs w:val="10"/>
      <w:lang w:eastAsia="zh-CN" w:bidi="hi-IN"/>
    </w:rPr>
  </w:style>
  <w:style w:type="paragraph" w:customStyle="1" w:styleId="europass5fbulleted5flist">
    <w:name w:val="europass_5f_bulleted_5f_list"/>
    <w:basedOn w:val="EuropassSectionDetails"/>
    <w:rsid w:val="000E6256"/>
  </w:style>
  <w:style w:type="character" w:customStyle="1" w:styleId="tlid-translation">
    <w:name w:val="tlid-translation"/>
    <w:basedOn w:val="DefaultParagraphFont"/>
    <w:rsid w:val="000E6256"/>
  </w:style>
  <w:style w:type="paragraph" w:customStyle="1" w:styleId="ECVBusinessSectorRow">
    <w:name w:val="_ECV_BusinessSectorRow"/>
    <w:basedOn w:val="Normal"/>
    <w:uiPriority w:val="4"/>
    <w:rsid w:val="00B86D51"/>
    <w:pPr>
      <w:widowControl w:val="0"/>
      <w:suppressAutoHyphens/>
      <w:spacing w:after="0"/>
      <w:jc w:val="left"/>
    </w:pPr>
    <w:rPr>
      <w:rFonts w:eastAsia="SimSun" w:cs="Mangal"/>
      <w:color w:val="3F3A38"/>
      <w:spacing w:val="-6"/>
      <w:kern w:val="1"/>
      <w:sz w:val="16"/>
      <w:lang w:eastAsia="zh-CN" w:bidi="hi-IN"/>
    </w:rPr>
  </w:style>
  <w:style w:type="paragraph" w:customStyle="1" w:styleId="CVHeading1">
    <w:name w:val="CV Heading 1"/>
    <w:basedOn w:val="Normal"/>
    <w:rsid w:val="00B86D51"/>
    <w:pPr>
      <w:widowControl w:val="0"/>
      <w:suppressAutoHyphens/>
      <w:spacing w:after="0"/>
      <w:jc w:val="left"/>
    </w:pPr>
    <w:rPr>
      <w:rFonts w:eastAsia="SimSun" w:cs="Mangal"/>
      <w:caps/>
      <w:spacing w:val="-6"/>
      <w:kern w:val="26"/>
      <w:sz w:val="26"/>
      <w:szCs w:val="18"/>
      <w:lang w:eastAsia="zh-CN" w:bidi="hi-IN"/>
    </w:rPr>
  </w:style>
  <w:style w:type="paragraph" w:customStyle="1" w:styleId="CVLabel1">
    <w:name w:val="CV Label 1"/>
    <w:basedOn w:val="Normal"/>
    <w:rsid w:val="00B86D51"/>
    <w:pPr>
      <w:widowControl w:val="0"/>
      <w:suppressAutoHyphens/>
      <w:spacing w:after="0"/>
      <w:jc w:val="right"/>
    </w:pPr>
    <w:rPr>
      <w:rFonts w:eastAsia="SimSun" w:cs="Mangal"/>
      <w:caps/>
      <w:color w:val="0E4194"/>
      <w:spacing w:val="-6"/>
      <w:kern w:val="1"/>
      <w:sz w:val="18"/>
      <w:lang w:eastAsia="zh-CN" w:bidi="hi-IN"/>
    </w:rPr>
  </w:style>
  <w:style w:type="paragraph" w:customStyle="1" w:styleId="CVLabel2">
    <w:name w:val="CV Label 2"/>
    <w:basedOn w:val="CVLabel1"/>
    <w:rsid w:val="00B86D51"/>
    <w:pPr>
      <w:spacing w:line="100" w:lineRule="atLeast"/>
    </w:pPr>
    <w:rPr>
      <w:caps w:val="0"/>
      <w:kern w:val="18"/>
    </w:rPr>
  </w:style>
  <w:style w:type="paragraph" w:customStyle="1" w:styleId="CVBodyText">
    <w:name w:val="CV Body Text"/>
    <w:basedOn w:val="ECVNameField"/>
    <w:rsid w:val="00B86D51"/>
    <w:pPr>
      <w:spacing w:after="120"/>
    </w:pPr>
    <w:rPr>
      <w:noProof/>
      <w:sz w:val="18"/>
      <w:lang w:val="en-US" w:eastAsia="en-US" w:bidi="ar-SA"/>
    </w:rPr>
  </w:style>
  <w:style w:type="paragraph" w:customStyle="1" w:styleId="CVHeading2">
    <w:name w:val="CV Heading 2"/>
    <w:basedOn w:val="CVHeading1"/>
    <w:rsid w:val="00B86D51"/>
    <w:rPr>
      <w:caps w:val="0"/>
      <w:color w:val="0E4194"/>
      <w:sz w:val="22"/>
    </w:rPr>
  </w:style>
  <w:style w:type="paragraph" w:customStyle="1" w:styleId="CVBodyTextNoSpace">
    <w:name w:val="CV Body Text NoSpace"/>
    <w:basedOn w:val="CVBodyText"/>
    <w:rsid w:val="00B86D51"/>
    <w:pPr>
      <w:spacing w:after="0"/>
    </w:pPr>
  </w:style>
  <w:style w:type="paragraph" w:customStyle="1" w:styleId="Photo">
    <w:name w:val="Photo"/>
    <w:basedOn w:val="Normal"/>
    <w:qFormat/>
    <w:rsid w:val="003D3001"/>
    <w:pPr>
      <w:spacing w:after="0" w:line="270" w:lineRule="atLeast"/>
      <w:ind w:left="-57"/>
      <w:jc w:val="left"/>
    </w:pPr>
    <w:rPr>
      <w:rFonts w:ascii="Times New Roman" w:hAnsi="Times New Roman"/>
      <w:sz w:val="23"/>
      <w:szCs w:val="20"/>
      <w:lang w:val="da-DK" w:eastAsia="da-DK"/>
    </w:rPr>
  </w:style>
  <w:style w:type="paragraph" w:customStyle="1" w:styleId="ECVSectionBullet">
    <w:name w:val="_ECV_SectionBullet"/>
    <w:basedOn w:val="EuropassSectionDetails"/>
    <w:rsid w:val="00AA2330"/>
    <w:pPr>
      <w:spacing w:before="0" w:after="0"/>
    </w:pPr>
  </w:style>
  <w:style w:type="character" w:customStyle="1" w:styleId="ECVHeadingBusinessSector">
    <w:name w:val="_ECV_HeadingBusinessSector"/>
    <w:uiPriority w:val="4"/>
    <w:rsid w:val="00464F47"/>
    <w:rPr>
      <w:rFonts w:ascii="Arial" w:hAnsi="Arial"/>
      <w:color w:val="1593CB"/>
      <w:spacing w:val="-6"/>
      <w:sz w:val="18"/>
      <w:szCs w:val="18"/>
      <w:shd w:val="clear" w:color="auto" w:fill="auto"/>
    </w:rPr>
  </w:style>
  <w:style w:type="character" w:customStyle="1" w:styleId="ui-provider">
    <w:name w:val="ui-provider"/>
    <w:basedOn w:val="DefaultParagraphFont"/>
    <w:rsid w:val="00AF4891"/>
  </w:style>
  <w:style w:type="paragraph" w:customStyle="1" w:styleId="ECVSectionDetails">
    <w:name w:val="_ECV_SectionDetails"/>
    <w:basedOn w:val="Normal"/>
    <w:uiPriority w:val="4"/>
    <w:rsid w:val="00CE7BE3"/>
    <w:pPr>
      <w:widowControl w:val="0"/>
      <w:suppressLineNumbers/>
      <w:suppressAutoHyphens/>
      <w:autoSpaceDE w:val="0"/>
      <w:spacing w:before="28" w:after="0" w:line="100" w:lineRule="atLeast"/>
      <w:jc w:val="left"/>
    </w:pPr>
    <w:rPr>
      <w:rFonts w:eastAsia="SimSun" w:cs="Mangal"/>
      <w:color w:val="3F3A38"/>
      <w:spacing w:val="-6"/>
      <w:kern w:val="1"/>
      <w:sz w:val="18"/>
      <w:lang w:eastAsia="zh-CN" w:bidi="hi-IN"/>
    </w:rPr>
  </w:style>
  <w:style w:type="character" w:customStyle="1" w:styleId="ECVInternetLink">
    <w:name w:val="_ECV_InternetLink"/>
    <w:rsid w:val="00BA0E84"/>
    <w:rPr>
      <w:rFonts w:ascii="Arial" w:hAnsi="Arial"/>
      <w:color w:val="3F3A38"/>
      <w:sz w:val="18"/>
      <w:u w:val="single"/>
      <w:shd w:val="clear" w:color="auto" w:fill="auto"/>
      <w:lang w:val="en-GB"/>
    </w:rPr>
  </w:style>
  <w:style w:type="paragraph" w:customStyle="1" w:styleId="ECVComments">
    <w:name w:val="_ECV_Comments"/>
    <w:basedOn w:val="ECVText"/>
    <w:rsid w:val="00BA0E84"/>
    <w:pPr>
      <w:tabs>
        <w:tab w:val="num" w:pos="720"/>
      </w:tabs>
      <w:ind w:left="720" w:hanging="360"/>
      <w:jc w:val="center"/>
    </w:pPr>
    <w:rPr>
      <w:rFonts w:eastAsia="OpenSymbol" w:cs="Franklin Gothic Medium"/>
      <w:color w:val="FF0000"/>
    </w:rPr>
  </w:style>
  <w:style w:type="paragraph" w:customStyle="1" w:styleId="ECVGenderRow">
    <w:name w:val="_ECV_GenderRow"/>
    <w:basedOn w:val="Normal"/>
    <w:rsid w:val="00724335"/>
    <w:pPr>
      <w:widowControl w:val="0"/>
      <w:suppressAutoHyphens/>
      <w:spacing w:before="85" w:after="0"/>
      <w:jc w:val="left"/>
    </w:pPr>
    <w:rPr>
      <w:rFonts w:eastAsia="SimSun" w:cs="Mangal"/>
      <w:color w:val="1593CB"/>
      <w:spacing w:val="-6"/>
      <w:kern w:val="1"/>
      <w:sz w:val="16"/>
      <w:lang w:eastAsia="zh-CN" w:bidi="hi-IN"/>
    </w:rPr>
  </w:style>
  <w:style w:type="paragraph" w:customStyle="1" w:styleId="CVeuro-listbullet">
    <w:name w:val="CV euro - list bullet"/>
    <w:basedOn w:val="ListBullet"/>
    <w:rsid w:val="00BA0E84"/>
    <w:pPr>
      <w:numPr>
        <w:numId w:val="0"/>
      </w:numPr>
      <w:tabs>
        <w:tab w:val="left" w:pos="0"/>
        <w:tab w:val="left" w:pos="284"/>
      </w:tabs>
      <w:overflowPunct w:val="0"/>
      <w:autoSpaceDE w:val="0"/>
      <w:autoSpaceDN w:val="0"/>
      <w:adjustRightInd w:val="0"/>
      <w:spacing w:before="240" w:after="0" w:line="288" w:lineRule="auto"/>
      <w:contextualSpacing w:val="0"/>
      <w:textAlignment w:val="baseline"/>
    </w:pPr>
    <w:rPr>
      <w:rFonts w:ascii="Georgia" w:hAnsi="Georgia"/>
      <w:b/>
      <w:szCs w:val="20"/>
      <w:lang w:eastAsia="en-US"/>
    </w:rPr>
  </w:style>
  <w:style w:type="paragraph" w:customStyle="1" w:styleId="CVNormal">
    <w:name w:val="CV Normal"/>
    <w:basedOn w:val="Normal"/>
    <w:rsid w:val="00BA0E84"/>
    <w:pPr>
      <w:suppressAutoHyphens/>
      <w:spacing w:after="0"/>
      <w:ind w:left="113" w:right="113"/>
      <w:jc w:val="left"/>
    </w:pPr>
    <w:rPr>
      <w:rFonts w:ascii="Arial Narrow" w:hAnsi="Arial Narrow"/>
      <w:szCs w:val="20"/>
      <w:lang w:eastAsia="ar-SA"/>
    </w:rPr>
  </w:style>
  <w:style w:type="character" w:customStyle="1" w:styleId="st">
    <w:name w:val="st"/>
    <w:rsid w:val="00724335"/>
  </w:style>
  <w:style w:type="table" w:styleId="GridTable2-Accent3">
    <w:name w:val="Grid Table 2 Accent 3"/>
    <w:basedOn w:val="TableNormal"/>
    <w:uiPriority w:val="47"/>
    <w:rsid w:val="00435924"/>
    <w:pPr>
      <w:spacing w:after="0"/>
    </w:pPr>
    <w:rPr>
      <w:rFonts w:asciiTheme="minorHAnsi" w:hAnsiTheme="minorHAnsi"/>
      <w:sz w:val="22"/>
      <w:szCs w:val="22"/>
    </w:rPr>
    <w:tblPr>
      <w:tblStyleRowBandSize w:val="1"/>
      <w:tblStyleColBandSize w:val="1"/>
      <w:tblBorders>
        <w:top w:val="single" w:sz="2" w:space="0" w:color="C1C1C1" w:themeColor="accent3" w:themeTint="99"/>
        <w:bottom w:val="single" w:sz="2" w:space="0" w:color="C1C1C1" w:themeColor="accent3" w:themeTint="99"/>
        <w:insideH w:val="single" w:sz="2" w:space="0" w:color="C1C1C1" w:themeColor="accent3" w:themeTint="99"/>
        <w:insideV w:val="single" w:sz="2" w:space="0" w:color="C1C1C1" w:themeColor="accent3" w:themeTint="99"/>
      </w:tblBorders>
    </w:tblPr>
    <w:tblStylePr w:type="firstRow">
      <w:rPr>
        <w:b/>
        <w:bCs/>
      </w:rPr>
      <w:tblPr/>
      <w:tcPr>
        <w:tcBorders>
          <w:top w:val="nil"/>
          <w:bottom w:val="single" w:sz="12" w:space="0" w:color="C1C1C1" w:themeColor="accent3" w:themeTint="99"/>
          <w:insideH w:val="nil"/>
          <w:insideV w:val="nil"/>
        </w:tcBorders>
        <w:shd w:val="clear" w:color="auto" w:fill="646464" w:themeFill="background1"/>
      </w:tcPr>
    </w:tblStylePr>
    <w:tblStylePr w:type="lastRow">
      <w:rPr>
        <w:b/>
        <w:bCs/>
      </w:rPr>
      <w:tblPr/>
      <w:tcPr>
        <w:tcBorders>
          <w:top w:val="double" w:sz="2" w:space="0" w:color="C1C1C1" w:themeColor="accent3" w:themeTint="99"/>
          <w:bottom w:val="nil"/>
          <w:insideH w:val="nil"/>
          <w:insideV w:val="nil"/>
        </w:tcBorders>
        <w:shd w:val="clear" w:color="auto" w:fill="646464" w:themeFill="background1"/>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character" w:styleId="IntenseEmphasis">
    <w:name w:val="Intense Emphasis"/>
    <w:basedOn w:val="DefaultParagraphFont"/>
    <w:uiPriority w:val="21"/>
    <w:qFormat/>
    <w:rsid w:val="00D219E7"/>
    <w:rPr>
      <w:i/>
      <w:iCs/>
      <w:color w:val="7F7E82" w:themeColor="accent1"/>
    </w:rPr>
  </w:style>
  <w:style w:type="paragraph" w:customStyle="1" w:styleId="xmsonormal">
    <w:name w:val="x_msonormal"/>
    <w:basedOn w:val="Normal"/>
    <w:rsid w:val="006344A3"/>
    <w:pPr>
      <w:spacing w:after="0"/>
      <w:jc w:val="left"/>
    </w:pPr>
    <w:rPr>
      <w:rFonts w:ascii="Calibri" w:eastAsiaTheme="minorHAnsi" w:hAnsi="Calibri" w:cs="Calibri"/>
      <w:sz w:val="22"/>
      <w:szCs w:val="22"/>
      <w:lang w:eastAsia="en-GB"/>
      <w14:ligatures w14:val="standardContextual"/>
    </w:rPr>
  </w:style>
  <w:style w:type="paragraph" w:customStyle="1" w:styleId="xmsolistparagraph">
    <w:name w:val="x_msolistparagraph"/>
    <w:basedOn w:val="Normal"/>
    <w:rsid w:val="006344A3"/>
    <w:pPr>
      <w:spacing w:after="160" w:line="252" w:lineRule="auto"/>
      <w:ind w:left="720"/>
      <w:jc w:val="left"/>
    </w:pPr>
    <w:rPr>
      <w:rFonts w:ascii="Calibri" w:eastAsiaTheme="minorHAnsi" w:hAnsi="Calibri" w:cs="Calibri"/>
      <w:sz w:val="22"/>
      <w:szCs w:val="22"/>
      <w:lang w:eastAsia="en-GB"/>
      <w14:ligatures w14:val="standardContextual"/>
    </w:rPr>
  </w:style>
  <w:style w:type="paragraph" w:customStyle="1" w:styleId="FGBBodytext">
    <w:name w:val="FGB_Bodytext"/>
    <w:basedOn w:val="Normal"/>
    <w:qFormat/>
    <w:rsid w:val="000F7E04"/>
    <w:pPr>
      <w:spacing w:line="276" w:lineRule="auto"/>
    </w:pPr>
    <w:rPr>
      <w:rFonts w:eastAsia="Barlow" w:cs="Barlow"/>
      <w:color w:val="1D1D1B"/>
      <w:szCs w:val="20"/>
      <w:lang w:val="en-US" w:eastAsia="en-US"/>
    </w:rPr>
  </w:style>
  <w:style w:type="character" w:customStyle="1" w:styleId="cf01">
    <w:name w:val="cf01"/>
    <w:basedOn w:val="DefaultParagraphFont"/>
    <w:rsid w:val="00C47E69"/>
    <w:rPr>
      <w:rFonts w:ascii="Segoe UI" w:hAnsi="Segoe UI" w:cs="Segoe UI" w:hint="default"/>
      <w:sz w:val="18"/>
      <w:szCs w:val="18"/>
    </w:rPr>
  </w:style>
  <w:style w:type="paragraph" w:customStyle="1" w:styleId="Headline1">
    <w:name w:val="Headline 1"/>
    <w:link w:val="Headline1Char"/>
    <w:rsid w:val="00955737"/>
    <w:pPr>
      <w:spacing w:after="240"/>
    </w:pPr>
    <w:rPr>
      <w:rFonts w:ascii="EYInterstate Regular" w:eastAsia="Times New Roman" w:hAnsi="EYInterstate Regular" w:cs="Arial"/>
      <w:bCs/>
      <w:color w:val="808080"/>
      <w:sz w:val="48"/>
      <w:szCs w:val="48"/>
      <w:lang w:val="en-US"/>
    </w:rPr>
  </w:style>
  <w:style w:type="character" w:customStyle="1" w:styleId="Headline1Char">
    <w:name w:val="Headline 1 Char"/>
    <w:basedOn w:val="DefaultParagraphFont"/>
    <w:link w:val="Headline1"/>
    <w:rsid w:val="00955737"/>
    <w:rPr>
      <w:rFonts w:ascii="EYInterstate Regular" w:eastAsia="Times New Roman" w:hAnsi="EYInterstate Regular" w:cs="Arial"/>
      <w:bCs/>
      <w:color w:val="808080"/>
      <w:sz w:val="48"/>
      <w:szCs w:val="48"/>
      <w:lang w:val="en-US"/>
    </w:rPr>
  </w:style>
  <w:style w:type="paragraph" w:customStyle="1" w:styleId="Headline2">
    <w:name w:val="Headline 2"/>
    <w:rsid w:val="00955737"/>
    <w:pPr>
      <w:spacing w:after="0" w:line="400" w:lineRule="exact"/>
    </w:pPr>
    <w:rPr>
      <w:rFonts w:ascii="EYInterstate Regular" w:eastAsia="Times New Roman" w:hAnsi="EYInterstate Regular" w:cs="Arial"/>
      <w:bCs/>
      <w:color w:val="808080"/>
      <w:sz w:val="36"/>
      <w:szCs w:val="48"/>
      <w:lang w:val="en-GB"/>
    </w:rPr>
  </w:style>
  <w:style w:type="table" w:customStyle="1" w:styleId="Table-standard1">
    <w:name w:val="Table - standard1"/>
    <w:basedOn w:val="TableNormal"/>
    <w:rsid w:val="00DC30E4"/>
    <w:pPr>
      <w:spacing w:after="0"/>
    </w:pPr>
    <w:rPr>
      <w:rFonts w:eastAsia="Times New Roman" w:cs="Times New Roman"/>
      <w:lang w:val="fr-FR" w:eastAsia="fr-FR"/>
    </w:rPr>
    <w:tblP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Pr>
    <w:tcPr>
      <w:shd w:val="clear" w:color="auto" w:fill="F0F0F0"/>
    </w:tcPr>
    <w:tblStylePr w:type="firstRow">
      <w:rPr>
        <w:rFonts w:ascii="Aptos Narrow" w:hAnsi="Aptos Narrow"/>
        <w:sz w:val="18"/>
      </w:rPr>
      <w:tblPr/>
      <w:tcPr>
        <w:shd w:val="clear" w:color="auto" w:fill="FFC000"/>
      </w:tcPr>
    </w:tblStylePr>
    <w:tblStylePr w:type="lastRow">
      <w:rPr>
        <w:rFonts w:ascii="Aptos Narrow" w:hAnsi="Aptos Narrow"/>
      </w:rPr>
    </w:tblStylePr>
  </w:style>
  <w:style w:type="character" w:customStyle="1" w:styleId="BoilerplatecopyItalic">
    <w:name w:val="Boilerplate copy Italic"/>
    <w:uiPriority w:val="99"/>
    <w:rsid w:val="00393142"/>
    <w:rPr>
      <w:rFonts w:ascii="EYInterstate (TT) LightItalic" w:hAnsi="EYInterstate (TT) LightItalic" w:cs="EYInterstate (TT) LightItalic"/>
      <w:i/>
      <w:iCs/>
      <w:color w:val="000000"/>
      <w:spacing w:val="-3"/>
      <w:w w:val="100"/>
      <w:position w:val="0"/>
      <w:sz w:val="16"/>
      <w:szCs w:val="16"/>
      <w:vertAlign w:val="baseline"/>
      <w:lang w:val="en-GB"/>
    </w:rPr>
  </w:style>
  <w:style w:type="paragraph" w:customStyle="1" w:styleId="CopyheadlineCover">
    <w:name w:val="Copy headline (Cover)"/>
    <w:basedOn w:val="Normal"/>
    <w:uiPriority w:val="99"/>
    <w:rsid w:val="00393142"/>
    <w:pPr>
      <w:widowControl w:val="0"/>
      <w:suppressAutoHyphens/>
      <w:autoSpaceDE w:val="0"/>
      <w:autoSpaceDN w:val="0"/>
      <w:adjustRightInd w:val="0"/>
      <w:spacing w:after="0" w:line="210" w:lineRule="atLeast"/>
      <w:jc w:val="left"/>
      <w:textAlignment w:val="top"/>
    </w:pPr>
    <w:rPr>
      <w:rFonts w:ascii="EYInterstate-Regular" w:eastAsiaTheme="minorEastAsia" w:hAnsi="EYInterstate-Regular" w:cs="EYInterstate-Regular"/>
      <w:color w:val="000000"/>
      <w:spacing w:val="-3"/>
      <w:sz w:val="16"/>
      <w:szCs w:val="16"/>
      <w:lang w:eastAsia="en-US"/>
    </w:rPr>
  </w:style>
  <w:style w:type="paragraph" w:customStyle="1" w:styleId="CopyCover">
    <w:name w:val="Copy (Cover)"/>
    <w:basedOn w:val="Normal"/>
    <w:uiPriority w:val="99"/>
    <w:rsid w:val="00393142"/>
    <w:pPr>
      <w:widowControl w:val="0"/>
      <w:suppressAutoHyphens/>
      <w:autoSpaceDE w:val="0"/>
      <w:autoSpaceDN w:val="0"/>
      <w:adjustRightInd w:val="0"/>
      <w:spacing w:after="105" w:line="210" w:lineRule="atLeast"/>
      <w:jc w:val="left"/>
      <w:textAlignment w:val="top"/>
    </w:pPr>
    <w:rPr>
      <w:rFonts w:ascii="EYInterstate-Light" w:eastAsiaTheme="minorEastAsia" w:hAnsi="EYInterstate-Light" w:cs="EYInterstate-Light"/>
      <w:color w:val="000000"/>
      <w:spacing w:val="-3"/>
      <w:sz w:val="16"/>
      <w:szCs w:val="16"/>
      <w:lang w:eastAsia="en-US"/>
    </w:rPr>
  </w:style>
  <w:style w:type="paragraph" w:customStyle="1" w:styleId="WebsiteCover">
    <w:name w:val="Website (Cover)"/>
    <w:basedOn w:val="Normal"/>
    <w:uiPriority w:val="99"/>
    <w:rsid w:val="00393142"/>
    <w:pPr>
      <w:widowControl w:val="0"/>
      <w:suppressAutoHyphens/>
      <w:autoSpaceDE w:val="0"/>
      <w:autoSpaceDN w:val="0"/>
      <w:adjustRightInd w:val="0"/>
      <w:spacing w:before="40" w:after="201" w:line="260" w:lineRule="atLeast"/>
      <w:jc w:val="left"/>
      <w:textAlignment w:val="top"/>
    </w:pPr>
    <w:rPr>
      <w:rFonts w:ascii="EYInterstate-Regular" w:eastAsiaTheme="minorEastAsia" w:hAnsi="EYInterstate-Regular" w:cs="EYInterstate-Regular"/>
      <w:color w:val="000000"/>
      <w:spacing w:val="-4"/>
      <w:szCs w:val="20"/>
      <w:lang w:eastAsia="en-US"/>
    </w:rPr>
  </w:style>
  <w:style w:type="paragraph" w:customStyle="1" w:styleId="CopyrightCover">
    <w:name w:val="Copyright (Cover)"/>
    <w:basedOn w:val="Normal"/>
    <w:uiPriority w:val="99"/>
    <w:rsid w:val="00393142"/>
    <w:pPr>
      <w:widowControl w:val="0"/>
      <w:suppressAutoHyphens/>
      <w:autoSpaceDE w:val="0"/>
      <w:autoSpaceDN w:val="0"/>
      <w:adjustRightInd w:val="0"/>
      <w:spacing w:after="204" w:line="210" w:lineRule="atLeast"/>
      <w:jc w:val="left"/>
      <w:textAlignment w:val="baseline"/>
    </w:pPr>
    <w:rPr>
      <w:rFonts w:ascii="EYInterstate-Light" w:eastAsiaTheme="minorEastAsia" w:hAnsi="EYInterstate-Light" w:cs="EYInterstate-Light"/>
      <w:color w:val="000000"/>
      <w:spacing w:val="-3"/>
      <w:sz w:val="16"/>
      <w:szCs w:val="16"/>
      <w:lang w:eastAsia="en-US"/>
    </w:rPr>
  </w:style>
  <w:style w:type="paragraph" w:customStyle="1" w:styleId="Level4">
    <w:name w:val="Level 4"/>
    <w:basedOn w:val="Heading4"/>
    <w:qFormat/>
    <w:rsid w:val="008F6D0F"/>
    <w:pPr>
      <w:spacing w:before="0" w:after="0" w:line="360" w:lineRule="auto"/>
      <w:ind w:left="862" w:hanging="862"/>
    </w:pPr>
    <w:rPr>
      <w:rFonts w:ascii="Arial" w:hAnsi="Arial" w:cs="Arial"/>
      <w:b w:val="0"/>
      <w:color w:val="091C39"/>
      <w:sz w:val="24"/>
      <w:szCs w:val="22"/>
      <w:lang w:val="en-GB" w:eastAsia="en-US"/>
    </w:rPr>
  </w:style>
  <w:style w:type="paragraph" w:customStyle="1" w:styleId="Level2">
    <w:name w:val="Level 2"/>
    <w:basedOn w:val="Heading2"/>
    <w:qFormat/>
    <w:rsid w:val="008F6D0F"/>
    <w:pPr>
      <w:spacing w:before="0" w:after="0" w:line="360" w:lineRule="auto"/>
      <w:ind w:left="578" w:hanging="578"/>
    </w:pPr>
    <w:rPr>
      <w:rFonts w:ascii="Arial" w:hAnsi="Arial"/>
      <w:color w:val="091C39"/>
      <w:sz w:val="26"/>
      <w:lang w:eastAsia="en-US"/>
    </w:rPr>
  </w:style>
  <w:style w:type="paragraph" w:customStyle="1" w:styleId="Level3">
    <w:name w:val="Level 3"/>
    <w:basedOn w:val="Heading3"/>
    <w:qFormat/>
    <w:rsid w:val="008F6D0F"/>
    <w:pPr>
      <w:tabs>
        <w:tab w:val="clear" w:pos="851"/>
      </w:tabs>
      <w:spacing w:before="0" w:after="0" w:line="360" w:lineRule="auto"/>
      <w:ind w:left="2160" w:hanging="180"/>
    </w:pPr>
    <w:rPr>
      <w:rFonts w:ascii="Arial" w:hAnsi="Arial" w:cs="Arial"/>
      <w:b w:val="0"/>
      <w:color w:val="091C39"/>
      <w:sz w:val="24"/>
      <w:szCs w:val="22"/>
      <w:u w:val="single"/>
      <w:lang w:val="en-GB" w:eastAsia="en-US"/>
    </w:rPr>
  </w:style>
  <w:style w:type="paragraph" w:customStyle="1" w:styleId="Bullet30">
    <w:name w:val="Bullet 3"/>
    <w:basedOn w:val="Bullet11"/>
    <w:qFormat/>
    <w:rsid w:val="008F6D0F"/>
    <w:pPr>
      <w:spacing w:after="240" w:line="264" w:lineRule="auto"/>
      <w:ind w:left="1560" w:hanging="357"/>
      <w:contextualSpacing w:val="0"/>
    </w:pPr>
    <w:rPr>
      <w:rFonts w:eastAsiaTheme="minorHAnsi" w:cs="Arial"/>
      <w:lang w:eastAsia="en-US"/>
    </w:rPr>
  </w:style>
  <w:style w:type="paragraph" w:customStyle="1" w:styleId="Tableheader">
    <w:name w:val="Table header"/>
    <w:basedOn w:val="Normal"/>
    <w:link w:val="TableheaderChar"/>
    <w:qFormat/>
    <w:rsid w:val="0020757E"/>
    <w:pPr>
      <w:spacing w:before="60" w:after="60"/>
      <w:jc w:val="center"/>
    </w:pPr>
    <w:rPr>
      <w:rFonts w:eastAsiaTheme="minorHAnsi" w:cs="Arial"/>
      <w:b/>
      <w:color w:val="646464" w:themeColor="background1"/>
      <w:sz w:val="18"/>
      <w:szCs w:val="18"/>
      <w:lang w:eastAsia="en-US"/>
    </w:rPr>
  </w:style>
  <w:style w:type="character" w:customStyle="1" w:styleId="TableheaderChar">
    <w:name w:val="Table header Char"/>
    <w:basedOn w:val="DefaultParagraphFont"/>
    <w:link w:val="Tableheader"/>
    <w:rsid w:val="0020757E"/>
    <w:rPr>
      <w:rFonts w:ascii="Arial" w:hAnsi="Arial" w:cs="Arial"/>
      <w:b/>
      <w:color w:val="646464" w:themeColor="background1"/>
      <w:sz w:val="18"/>
      <w:szCs w:val="18"/>
      <w:lang w:val="en-GB"/>
    </w:rPr>
  </w:style>
  <w:style w:type="character" w:customStyle="1" w:styleId="advancedproofingissue">
    <w:name w:val="advancedproofingissue"/>
    <w:basedOn w:val="DefaultParagraphFont"/>
    <w:rsid w:val="0020757E"/>
  </w:style>
  <w:style w:type="table" w:customStyle="1" w:styleId="VVATable">
    <w:name w:val="VVA Table"/>
    <w:basedOn w:val="TableNormal"/>
    <w:uiPriority w:val="99"/>
    <w:rsid w:val="009618D4"/>
    <w:pPr>
      <w:spacing w:after="0"/>
    </w:pPr>
    <w:rPr>
      <w:rFonts w:ascii="Segoe UI" w:hAnsi="Segoe UI"/>
      <w:sz w:val="17"/>
      <w:szCs w:val="22"/>
      <w:lang w:val="en-GB"/>
    </w:rPr>
    <w:tblPr>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0D0D0D" w:themeColor="text1" w:themeTint="F2"/>
        <w:insideV w:val="single" w:sz="4" w:space="0" w:color="0D0D0D" w:themeColor="text1" w:themeTint="F2"/>
      </w:tblBorders>
    </w:tblPr>
    <w:tcPr>
      <w:shd w:val="clear" w:color="auto" w:fill="646464" w:themeFill="background1"/>
    </w:tcPr>
    <w:tblStylePr w:type="firstRow">
      <w:pPr>
        <w:wordWrap/>
        <w:jc w:val="center"/>
      </w:pPr>
      <w:rPr>
        <w:rFonts w:ascii="Aptos Narrow" w:hAnsi="Aptos Narrow"/>
        <w:b w:val="0"/>
        <w:color w:val="646464" w:themeColor="background1"/>
        <w:sz w:val="18"/>
      </w:rPr>
      <w:tblPr/>
      <w:tcPr>
        <w:shd w:val="clear" w:color="auto" w:fill="2B986D"/>
      </w:tcPr>
    </w:tblStylePr>
    <w:tblStylePr w:type="firstCol">
      <w:tblPr/>
      <w:tcPr>
        <w:shd w:val="clear" w:color="auto" w:fill="5E5E5E" w:themeFill="background1" w:themeFillShade="F2"/>
      </w:tcPr>
    </w:tblStylePr>
  </w:style>
  <w:style w:type="paragraph" w:customStyle="1" w:styleId="Tabletext0">
    <w:name w:val="Table text"/>
    <w:basedOn w:val="Normal"/>
    <w:link w:val="TabletextChar"/>
    <w:qFormat/>
    <w:rsid w:val="009618D4"/>
    <w:pPr>
      <w:spacing w:before="60" w:after="60"/>
    </w:pPr>
    <w:rPr>
      <w:rFonts w:ascii="Segoe UI" w:eastAsiaTheme="minorHAnsi" w:hAnsi="Segoe UI" w:cs="Arial"/>
      <w:sz w:val="16"/>
      <w:szCs w:val="18"/>
      <w:lang w:eastAsia="en-US"/>
    </w:rPr>
  </w:style>
  <w:style w:type="character" w:customStyle="1" w:styleId="TabletextChar">
    <w:name w:val="Table text Char"/>
    <w:basedOn w:val="DefaultParagraphFont"/>
    <w:link w:val="Tabletext0"/>
    <w:rsid w:val="009618D4"/>
    <w:rPr>
      <w:rFonts w:ascii="Segoe UI" w:hAnsi="Segoe UI" w:cs="Arial"/>
      <w:sz w:val="16"/>
      <w:szCs w:val="18"/>
      <w:lang w:val="en-GB"/>
    </w:rPr>
  </w:style>
  <w:style w:type="paragraph" w:customStyle="1" w:styleId="BodyText0">
    <w:name w:val="BodyText"/>
    <w:basedOn w:val="Normal"/>
    <w:link w:val="BodyTextChar0"/>
    <w:autoRedefine/>
    <w:qFormat/>
    <w:rsid w:val="00697012"/>
    <w:pPr>
      <w:spacing w:line="259" w:lineRule="auto"/>
      <w:contextualSpacing/>
      <w:jc w:val="left"/>
    </w:pPr>
    <w:rPr>
      <w:rFonts w:eastAsiaTheme="minorHAnsi" w:cstheme="minorBidi"/>
      <w:sz w:val="18"/>
      <w:szCs w:val="20"/>
      <w:lang w:eastAsia="en-US"/>
    </w:rPr>
  </w:style>
  <w:style w:type="character" w:customStyle="1" w:styleId="BodyTextChar0">
    <w:name w:val="BodyText Char"/>
    <w:basedOn w:val="DefaultParagraphFont"/>
    <w:link w:val="BodyText0"/>
    <w:rsid w:val="00697012"/>
    <w:rPr>
      <w:rFonts w:asciiTheme="minorHAnsi" w:hAnsiTheme="minorHAnsi"/>
      <w:sz w:val="18"/>
      <w:lang w:val="en-GB"/>
    </w:rPr>
  </w:style>
  <w:style w:type="paragraph" w:styleId="Title">
    <w:name w:val="Title"/>
    <w:basedOn w:val="Normal"/>
    <w:next w:val="Normal"/>
    <w:link w:val="TitleChar"/>
    <w:uiPriority w:val="10"/>
    <w:qFormat/>
    <w:rsid w:val="00E47525"/>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525"/>
    <w:rPr>
      <w:rFonts w:asciiTheme="majorHAnsi" w:eastAsiaTheme="majorEastAsia" w:hAnsiTheme="majorHAnsi" w:cstheme="majorBidi"/>
      <w:spacing w:val="-10"/>
      <w:kern w:val="28"/>
      <w:sz w:val="56"/>
      <w:szCs w:val="56"/>
      <w:lang w:val="en-GB" w:eastAsia="fr-FR"/>
    </w:rPr>
  </w:style>
  <w:style w:type="table" w:styleId="PlainTable1">
    <w:name w:val="Plain Table 1"/>
    <w:basedOn w:val="TableNormal"/>
    <w:uiPriority w:val="41"/>
    <w:rsid w:val="00A45B53"/>
    <w:pPr>
      <w:spacing w:after="0"/>
    </w:pPr>
    <w:tblPr>
      <w:tblStyleRowBandSize w:val="1"/>
      <w:tblStyleColBandSize w:val="1"/>
      <w:tblBorders>
        <w:top w:val="single" w:sz="4" w:space="0" w:color="4A4A4A" w:themeColor="background1" w:themeShade="BF"/>
        <w:left w:val="single" w:sz="4" w:space="0" w:color="4A4A4A" w:themeColor="background1" w:themeShade="BF"/>
        <w:bottom w:val="single" w:sz="4" w:space="0" w:color="4A4A4A" w:themeColor="background1" w:themeShade="BF"/>
        <w:right w:val="single" w:sz="4" w:space="0" w:color="4A4A4A" w:themeColor="background1" w:themeShade="BF"/>
        <w:insideH w:val="single" w:sz="4" w:space="0" w:color="4A4A4A" w:themeColor="background1" w:themeShade="BF"/>
        <w:insideV w:val="single" w:sz="4" w:space="0" w:color="4A4A4A" w:themeColor="background1" w:themeShade="BF"/>
      </w:tblBorders>
    </w:tblPr>
    <w:tblStylePr w:type="firstRow">
      <w:rPr>
        <w:b/>
        <w:bCs/>
      </w:rPr>
    </w:tblStylePr>
    <w:tblStylePr w:type="lastRow">
      <w:rPr>
        <w:b/>
        <w:bCs/>
      </w:rPr>
      <w:tblPr/>
      <w:tcPr>
        <w:tcBorders>
          <w:top w:val="double" w:sz="4" w:space="0" w:color="4A4A4A" w:themeColor="background1" w:themeShade="BF"/>
        </w:tcBorders>
      </w:tcPr>
    </w:tblStylePr>
    <w:tblStylePr w:type="firstCol">
      <w:rPr>
        <w:b/>
        <w:bCs/>
      </w:rPr>
    </w:tblStylePr>
    <w:tblStylePr w:type="lastCol">
      <w:rPr>
        <w:b/>
        <w:bCs/>
      </w:rPr>
    </w:tblStylePr>
    <w:tblStylePr w:type="band1Vert">
      <w:tblPr/>
      <w:tcPr>
        <w:shd w:val="clear" w:color="auto" w:fill="5E5E5E" w:themeFill="background1" w:themeFillShade="F2"/>
      </w:tcPr>
    </w:tblStylePr>
    <w:tblStylePr w:type="band1Horz">
      <w:tblPr/>
      <w:tcPr>
        <w:shd w:val="clear" w:color="auto" w:fill="5E5E5E" w:themeFill="background1" w:themeFillShade="F2"/>
      </w:tcPr>
    </w:tblStylePr>
  </w:style>
  <w:style w:type="paragraph" w:customStyle="1" w:styleId="msonormal0">
    <w:name w:val="msonormal"/>
    <w:basedOn w:val="Normal"/>
    <w:rsid w:val="00A05C73"/>
    <w:pPr>
      <w:spacing w:before="100" w:beforeAutospacing="1" w:after="100" w:afterAutospacing="1"/>
      <w:jc w:val="left"/>
    </w:pPr>
    <w:rPr>
      <w:rFonts w:ascii="Times New Roman" w:hAnsi="Times New Roman"/>
      <w:sz w:val="24"/>
      <w:lang w:val="en-US" w:eastAsia="en-US"/>
    </w:rPr>
  </w:style>
  <w:style w:type="paragraph" w:customStyle="1" w:styleId="xl65">
    <w:name w:val="xl65"/>
    <w:basedOn w:val="Normal"/>
    <w:rsid w:val="00A05C73"/>
    <w:pPr>
      <w:spacing w:before="100" w:beforeAutospacing="1" w:after="100" w:afterAutospacing="1"/>
      <w:jc w:val="left"/>
      <w:textAlignment w:val="center"/>
    </w:pPr>
    <w:rPr>
      <w:rFonts w:ascii="Times New Roman" w:hAnsi="Times New Roman"/>
      <w:color w:val="467886"/>
      <w:sz w:val="24"/>
      <w:u w:val="single"/>
      <w:lang w:val="en-US" w:eastAsia="en-US"/>
    </w:rPr>
  </w:style>
  <w:style w:type="paragraph" w:customStyle="1" w:styleId="xl66">
    <w:name w:val="xl66"/>
    <w:basedOn w:val="Normal"/>
    <w:rsid w:val="00A05C73"/>
    <w:pPr>
      <w:spacing w:before="100" w:beforeAutospacing="1" w:after="100" w:afterAutospacing="1"/>
      <w:jc w:val="left"/>
      <w:textAlignment w:val="center"/>
    </w:pPr>
    <w:rPr>
      <w:rFonts w:ascii="ey_interstate" w:hAnsi="ey_interstate"/>
      <w:sz w:val="19"/>
      <w:szCs w:val="19"/>
      <w:lang w:val="en-US" w:eastAsia="en-US"/>
    </w:rPr>
  </w:style>
  <w:style w:type="paragraph" w:customStyle="1" w:styleId="xl67">
    <w:name w:val="xl67"/>
    <w:basedOn w:val="Normal"/>
    <w:rsid w:val="00A05C73"/>
    <w:pPr>
      <w:spacing w:before="100" w:beforeAutospacing="1" w:after="100" w:afterAutospacing="1"/>
      <w:jc w:val="left"/>
      <w:textAlignment w:val="center"/>
    </w:pPr>
    <w:rPr>
      <w:rFonts w:ascii="Times New Roman" w:hAnsi="Times New Roman"/>
      <w:sz w:val="24"/>
      <w:u w:val="single"/>
      <w:lang w:val="en-US" w:eastAsia="en-US"/>
    </w:rPr>
  </w:style>
  <w:style w:type="paragraph" w:customStyle="1" w:styleId="xl68">
    <w:name w:val="xl68"/>
    <w:basedOn w:val="Normal"/>
    <w:rsid w:val="00A05C73"/>
    <w:pPr>
      <w:spacing w:before="100" w:beforeAutospacing="1" w:after="100" w:afterAutospacing="1"/>
      <w:jc w:val="left"/>
      <w:textAlignment w:val="center"/>
    </w:pPr>
    <w:rPr>
      <w:rFonts w:ascii="ey_interstate" w:hAnsi="ey_interstate"/>
      <w:sz w:val="19"/>
      <w:szCs w:val="19"/>
      <w:lang w:val="en-US" w:eastAsia="en-US"/>
    </w:rPr>
  </w:style>
  <w:style w:type="paragraph" w:customStyle="1" w:styleId="xl69">
    <w:name w:val="xl69"/>
    <w:basedOn w:val="Normal"/>
    <w:rsid w:val="00A05C73"/>
    <w:pPr>
      <w:spacing w:before="100" w:beforeAutospacing="1" w:after="100" w:afterAutospacing="1"/>
      <w:jc w:val="left"/>
    </w:pPr>
    <w:rPr>
      <w:rFonts w:ascii="Times New Roman" w:hAnsi="Times New Roman"/>
      <w:sz w:val="24"/>
      <w:lang w:val="en-US" w:eastAsia="en-US"/>
    </w:rPr>
  </w:style>
  <w:style w:type="paragraph" w:customStyle="1" w:styleId="xl70">
    <w:name w:val="xl70"/>
    <w:basedOn w:val="Normal"/>
    <w:rsid w:val="00A05C73"/>
    <w:pPr>
      <w:spacing w:before="100" w:beforeAutospacing="1" w:after="100" w:afterAutospacing="1"/>
      <w:jc w:val="center"/>
      <w:textAlignment w:val="center"/>
    </w:pPr>
    <w:rPr>
      <w:rFonts w:ascii="ey_interstate" w:hAnsi="ey_interstate"/>
      <w:color w:val="F2F2F2"/>
      <w:sz w:val="19"/>
      <w:szCs w:val="19"/>
      <w:lang w:val="en-US" w:eastAsia="en-US"/>
    </w:rPr>
  </w:style>
  <w:style w:type="paragraph" w:customStyle="1" w:styleId="xl71">
    <w:name w:val="xl71"/>
    <w:basedOn w:val="Normal"/>
    <w:rsid w:val="00A05C73"/>
    <w:pPr>
      <w:spacing w:before="100" w:beforeAutospacing="1" w:after="100" w:afterAutospacing="1"/>
      <w:jc w:val="center"/>
      <w:textAlignment w:val="center"/>
    </w:pPr>
    <w:rPr>
      <w:rFonts w:ascii="Times New Roman" w:hAnsi="Times New Roman"/>
      <w:sz w:val="24"/>
      <w:u w:val="single"/>
      <w:lang w:val="en-US" w:eastAsia="en-US"/>
    </w:rPr>
  </w:style>
  <w:style w:type="paragraph" w:customStyle="1" w:styleId="xl72">
    <w:name w:val="xl72"/>
    <w:basedOn w:val="Normal"/>
    <w:rsid w:val="00A05C73"/>
    <w:pPr>
      <w:spacing w:before="100" w:beforeAutospacing="1" w:after="100" w:afterAutospacing="1"/>
      <w:jc w:val="left"/>
      <w:textAlignment w:val="center"/>
    </w:pPr>
    <w:rPr>
      <w:rFonts w:ascii="Times New Roman" w:hAnsi="Times New Roman"/>
      <w:b/>
      <w:bCs/>
      <w:sz w:val="24"/>
      <w:lang w:val="en-US" w:eastAsia="en-US"/>
    </w:rPr>
  </w:style>
  <w:style w:type="paragraph" w:customStyle="1" w:styleId="xl73">
    <w:name w:val="xl73"/>
    <w:basedOn w:val="Normal"/>
    <w:rsid w:val="00A05C73"/>
    <w:pPr>
      <w:spacing w:before="100" w:beforeAutospacing="1" w:after="100" w:afterAutospacing="1"/>
      <w:jc w:val="left"/>
      <w:textAlignment w:val="center"/>
    </w:pPr>
    <w:rPr>
      <w:rFonts w:ascii="Times New Roman" w:hAnsi="Times New Roman"/>
      <w:sz w:val="24"/>
      <w:lang w:val="en-US" w:eastAsia="en-US"/>
    </w:rPr>
  </w:style>
  <w:style w:type="paragraph" w:customStyle="1" w:styleId="xl74">
    <w:name w:val="xl74"/>
    <w:basedOn w:val="Normal"/>
    <w:rsid w:val="00A05C73"/>
    <w:pPr>
      <w:spacing w:before="100" w:beforeAutospacing="1" w:after="100" w:afterAutospacing="1"/>
      <w:jc w:val="center"/>
      <w:textAlignment w:val="center"/>
    </w:pPr>
    <w:rPr>
      <w:rFonts w:ascii="Times New Roman" w:hAnsi="Times New Roman"/>
      <w:sz w:val="24"/>
      <w:lang w:val="en-US" w:eastAsia="en-US"/>
    </w:rPr>
  </w:style>
  <w:style w:type="table" w:customStyle="1" w:styleId="VVATextBox">
    <w:name w:val="VVA Text Box"/>
    <w:basedOn w:val="TableNormal"/>
    <w:uiPriority w:val="99"/>
    <w:rsid w:val="00E32101"/>
    <w:pPr>
      <w:spacing w:before="40" w:after="40"/>
    </w:pPr>
    <w:rPr>
      <w:rFonts w:ascii="Segoe UI" w:hAnsi="Segoe UI"/>
      <w:sz w:val="18"/>
      <w:szCs w:val="22"/>
      <w:lang w:val="en-GB"/>
    </w:rPr>
    <w:tblPr>
      <w:tblInd w:w="0" w:type="nil"/>
    </w:tblPr>
    <w:tcPr>
      <w:shd w:val="clear" w:color="auto" w:fill="646464" w:themeFill="background2"/>
      <w:vAlign w:val="center"/>
    </w:tcPr>
  </w:style>
  <w:style w:type="table" w:customStyle="1" w:styleId="TabelaRenova1">
    <w:name w:val="Tabela Renova1"/>
    <w:basedOn w:val="TableNormal"/>
    <w:next w:val="TableGrid"/>
    <w:uiPriority w:val="39"/>
    <w:rsid w:val="00D70D94"/>
    <w:pPr>
      <w:spacing w:after="0"/>
    </w:pPr>
    <w:rPr>
      <w:rFonts w:eastAsia="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andard2">
    <w:name w:val="Table - standard2"/>
    <w:basedOn w:val="TableNormal"/>
    <w:rsid w:val="00E6168D"/>
    <w:pPr>
      <w:spacing w:after="0"/>
    </w:pPr>
    <w:rPr>
      <w:rFonts w:eastAsia="Times New Roman" w:cs="Times New Roman"/>
      <w:lang w:val="fr-FR" w:eastAsia="fr-FR"/>
    </w:rPr>
    <w:tblPr>
      <w:tblInd w:w="0" w:type="nil"/>
      <w:tbl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blBorders>
    </w:tblPr>
    <w:tcPr>
      <w:shd w:val="clear" w:color="auto" w:fill="F0F0F0" w:themeFill="accent4"/>
    </w:tcPr>
    <w:tblStylePr w:type="firstRow">
      <w:rPr>
        <w:rFonts w:ascii="Aptos Narrow" w:hAnsi="Aptos Narrow" w:hint="default"/>
        <w:sz w:val="18"/>
        <w:szCs w:val="18"/>
      </w:rPr>
      <w:tblPr/>
      <w:tcPr>
        <w:shd w:val="clear" w:color="auto" w:fill="FFC000"/>
      </w:tcPr>
    </w:tblStylePr>
    <w:tblStylePr w:type="lastRow">
      <w:rPr>
        <w:rFonts w:ascii="Aptos Narrow" w:hAnsi="Aptos Narrow" w:hint="default"/>
      </w:rPr>
    </w:tblStylePr>
  </w:style>
  <w:style w:type="table" w:customStyle="1" w:styleId="CV21">
    <w:name w:val="CV21"/>
    <w:basedOn w:val="TableNormal"/>
    <w:rsid w:val="008A35E5"/>
    <w:pPr>
      <w:spacing w:after="0"/>
    </w:pPr>
    <w:rPr>
      <w:rFonts w:ascii="EYInterstate Regular" w:eastAsia="Times New Roman" w:hAnsi="EYInterstate Regular" w:cs="Times New Roman"/>
      <w:sz w:val="16"/>
      <w:szCs w:val="16"/>
      <w:lang w:val="fr-FR" w:eastAsia="fr-FR"/>
    </w:rPr>
    <w:tblPr>
      <w:tblInd w:w="0" w:type="nil"/>
      <w:tblBorders>
        <w:top w:val="single" w:sz="8" w:space="0" w:color="808080"/>
        <w:bottom w:val="single" w:sz="8" w:space="0" w:color="808080"/>
        <w:insideH w:val="single" w:sz="2" w:space="0" w:color="808080"/>
      </w:tblBorders>
      <w:tblCellMar>
        <w:top w:w="85" w:type="dxa"/>
      </w:tblCellMar>
    </w:tblPr>
    <w:tblStylePr w:type="firstRow">
      <w:pPr>
        <w:wordWrap/>
        <w:spacing w:line="240" w:lineRule="auto"/>
      </w:pPr>
      <w:rPr>
        <w:rFonts w:ascii="Aptos Narrow" w:hAnsi="Aptos Narrow" w:hint="default"/>
        <w:b w:val="0"/>
        <w:bCs/>
        <w:color w:val="auto"/>
        <w:sz w:val="16"/>
        <w:szCs w:val="16"/>
      </w:rPr>
      <w:tblPr/>
      <w:tcPr>
        <w:tcBorders>
          <w:top w:val="nil"/>
          <w:left w:val="nil"/>
          <w:bottom w:val="nil"/>
          <w:right w:val="nil"/>
          <w:insideH w:val="nil"/>
          <w:insideV w:val="nil"/>
          <w:tl2br w:val="nil"/>
          <w:tr2bl w:val="nil"/>
        </w:tcBorders>
        <w:shd w:val="clear" w:color="auto" w:fill="FFD200"/>
      </w:tcPr>
    </w:tblStylePr>
    <w:tblStylePr w:type="nwCell">
      <w:pPr>
        <w:wordWrap/>
        <w:spacing w:line="240" w:lineRule="auto"/>
      </w:pPr>
      <w:rPr>
        <w:rFonts w:ascii="Aptos Narrow" w:hAnsi="Aptos Narrow" w:hint="default"/>
      </w:rPr>
      <w:tblPr/>
      <w:tcPr>
        <w:tcBorders>
          <w:top w:val="nil"/>
          <w:left w:val="nil"/>
          <w:bottom w:val="nil"/>
          <w:right w:val="nil"/>
          <w:insideH w:val="nil"/>
          <w:insideV w:val="nil"/>
          <w:tl2br w:val="nil"/>
          <w:tr2bl w:val="nil"/>
        </w:tcBorders>
        <w:shd w:val="clear" w:color="auto" w:fill="FFD200"/>
      </w:tcPr>
    </w:tblStylePr>
  </w:style>
  <w:style w:type="table" w:customStyle="1" w:styleId="CV22">
    <w:name w:val="CV22"/>
    <w:basedOn w:val="TableNormal"/>
    <w:rsid w:val="008011B6"/>
    <w:pPr>
      <w:spacing w:after="0"/>
    </w:pPr>
    <w:rPr>
      <w:rFonts w:ascii="EYInterstate Regular" w:eastAsia="Times New Roman" w:hAnsi="EYInterstate Regular" w:cs="Times New Roman"/>
      <w:sz w:val="16"/>
      <w:szCs w:val="16"/>
      <w:lang w:val="fr-FR" w:eastAsia="fr-FR"/>
    </w:rPr>
    <w:tblPr>
      <w:tblInd w:w="0" w:type="nil"/>
      <w:tblBorders>
        <w:top w:val="single" w:sz="8" w:space="0" w:color="808080"/>
        <w:bottom w:val="single" w:sz="8" w:space="0" w:color="808080"/>
        <w:insideH w:val="single" w:sz="2" w:space="0" w:color="808080"/>
      </w:tblBorders>
      <w:tblCellMar>
        <w:top w:w="85" w:type="dxa"/>
      </w:tblCellMar>
    </w:tblPr>
    <w:tblStylePr w:type="firstRow">
      <w:pPr>
        <w:wordWrap/>
        <w:spacing w:line="240" w:lineRule="auto"/>
      </w:pPr>
      <w:rPr>
        <w:rFonts w:ascii="Aptos Narrow" w:hAnsi="Aptos Narrow" w:hint="default"/>
        <w:b w:val="0"/>
        <w:bCs/>
        <w:color w:val="auto"/>
        <w:sz w:val="16"/>
        <w:szCs w:val="16"/>
      </w:rPr>
      <w:tblPr/>
      <w:tcPr>
        <w:tcBorders>
          <w:top w:val="nil"/>
          <w:left w:val="nil"/>
          <w:bottom w:val="nil"/>
          <w:right w:val="nil"/>
          <w:insideH w:val="nil"/>
          <w:insideV w:val="nil"/>
          <w:tl2br w:val="nil"/>
          <w:tr2bl w:val="nil"/>
        </w:tcBorders>
        <w:shd w:val="clear" w:color="auto" w:fill="FFD200"/>
      </w:tcPr>
    </w:tblStylePr>
    <w:tblStylePr w:type="nwCell">
      <w:pPr>
        <w:wordWrap/>
        <w:spacing w:line="240" w:lineRule="auto"/>
      </w:pPr>
      <w:rPr>
        <w:rFonts w:ascii="Aptos Narrow" w:hAnsi="Aptos Narrow" w:hint="default"/>
      </w:rPr>
      <w:tblPr/>
      <w:tcPr>
        <w:tcBorders>
          <w:top w:val="nil"/>
          <w:left w:val="nil"/>
          <w:bottom w:val="nil"/>
          <w:right w:val="nil"/>
          <w:insideH w:val="nil"/>
          <w:insideV w:val="nil"/>
          <w:tl2br w:val="nil"/>
          <w:tr2bl w:val="nil"/>
        </w:tcBorders>
        <w:shd w:val="clear" w:color="auto" w:fill="FFD200"/>
      </w:tcPr>
    </w:tblStylePr>
  </w:style>
  <w:style w:type="table" w:customStyle="1" w:styleId="Table-standard3">
    <w:name w:val="Table - standard3"/>
    <w:basedOn w:val="TableNormal"/>
    <w:rsid w:val="004759B1"/>
    <w:pPr>
      <w:spacing w:after="0"/>
    </w:pPr>
    <w:rPr>
      <w:rFonts w:eastAsia="Times New Roman" w:cs="Times New Roman"/>
      <w:lang w:val="fr-FR" w:eastAsia="fr-FR"/>
    </w:rPr>
    <w:tblPr>
      <w:tblInd w:w="0" w:type="nil"/>
      <w:tbl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blBorders>
    </w:tblPr>
    <w:tcPr>
      <w:shd w:val="clear" w:color="auto" w:fill="F0F0F0" w:themeFill="accent4"/>
    </w:tcPr>
    <w:tblStylePr w:type="firstRow">
      <w:rPr>
        <w:rFonts w:ascii="Aptos Narrow" w:hAnsi="Aptos Narrow" w:hint="default"/>
        <w:sz w:val="18"/>
        <w:szCs w:val="18"/>
      </w:rPr>
      <w:tblPr/>
      <w:tcPr>
        <w:shd w:val="clear" w:color="auto" w:fill="FFC000"/>
      </w:tcPr>
    </w:tblStylePr>
    <w:tblStylePr w:type="lastRow">
      <w:rPr>
        <w:rFonts w:ascii="Aptos Narrow" w:hAnsi="Aptos Narrow" w:hint="default"/>
      </w:rPr>
    </w:tblStylePr>
  </w:style>
  <w:style w:type="numbering" w:customStyle="1" w:styleId="NoList1">
    <w:name w:val="No List1"/>
    <w:next w:val="NoList"/>
    <w:uiPriority w:val="99"/>
    <w:semiHidden/>
    <w:unhideWhenUsed/>
    <w:rsid w:val="007A0E92"/>
  </w:style>
  <w:style w:type="numbering" w:customStyle="1" w:styleId="NoList2">
    <w:name w:val="No List2"/>
    <w:next w:val="NoList"/>
    <w:uiPriority w:val="99"/>
    <w:semiHidden/>
    <w:unhideWhenUsed/>
    <w:rsid w:val="001F3FF9"/>
  </w:style>
  <w:style w:type="table" w:customStyle="1" w:styleId="EYQuestionTable1">
    <w:name w:val="EY Question Table1"/>
    <w:basedOn w:val="TableNormal"/>
    <w:next w:val="TableGrid"/>
    <w:uiPriority w:val="59"/>
    <w:rsid w:val="00F54293"/>
    <w:pPr>
      <w:overflowPunct w:val="0"/>
      <w:autoSpaceDE w:val="0"/>
      <w:autoSpaceDN w:val="0"/>
      <w:adjustRightInd w:val="0"/>
      <w:spacing w:after="0"/>
      <w:textAlignment w:val="baseline"/>
    </w:pPr>
    <w:rPr>
      <w:rFonts w:eastAsia="Times New Roman" w:cs="Times New Roman"/>
      <w:szCs w:val="16"/>
      <w:lang w:val="nl-NL" w:eastAsia="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YHeading3Char">
    <w:name w:val="EY Heading 3 Char"/>
    <w:basedOn w:val="DefaultParagraphFont"/>
    <w:link w:val="EYHeading3"/>
    <w:rsid w:val="002238C5"/>
    <w:rPr>
      <w:rFonts w:ascii="Calibri" w:eastAsia="MS Gothic" w:hAnsi="Calibri" w:cs="Times New Roman"/>
      <w:b/>
      <w:bCs/>
      <w:color w:val="000000" w:themeColor="text1"/>
      <w:sz w:val="28"/>
      <w:lang w:val="en-GB" w:eastAsia="fr-FR"/>
    </w:rPr>
  </w:style>
  <w:style w:type="table" w:customStyle="1" w:styleId="TableGrid1">
    <w:name w:val="Table Grid1"/>
    <w:basedOn w:val="TableNormal"/>
    <w:next w:val="TableGrid"/>
    <w:uiPriority w:val="39"/>
    <w:rsid w:val="00997B82"/>
    <w:pPr>
      <w:spacing w:after="0"/>
    </w:pPr>
    <w:rPr>
      <w:rFonts w:ascii="Aptos" w:hAnsi="Aptos"/>
      <w:kern w:val="2"/>
      <w:sz w:val="22"/>
      <w:szCs w:val="2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3C39A6"/>
    <w:pPr>
      <w:spacing w:after="0"/>
    </w:pPr>
    <w:rPr>
      <w:rFonts w:ascii="Aptos" w:hAnsi="Aptos"/>
      <w:kern w:val="2"/>
      <w:sz w:val="22"/>
      <w:szCs w:val="2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andard4">
    <w:name w:val="Table - standard4"/>
    <w:basedOn w:val="TableNormal"/>
    <w:rsid w:val="0028388E"/>
    <w:pPr>
      <w:spacing w:after="0"/>
    </w:pPr>
    <w:rPr>
      <w:rFonts w:eastAsia="Times New Roman" w:cs="Times New Roman"/>
      <w:lang w:val="fr-FR" w:eastAsia="fr-FR"/>
    </w:rPr>
    <w:tblPr>
      <w:tbl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blBorders>
    </w:tblPr>
    <w:tcPr>
      <w:shd w:val="clear" w:color="auto" w:fill="F0F0F0" w:themeFill="accent4"/>
    </w:tcPr>
    <w:tblStylePr w:type="firstRow">
      <w:rPr>
        <w:rFonts w:ascii="Aptos Narrow" w:hAnsi="Aptos Narrow"/>
        <w:sz w:val="18"/>
      </w:rPr>
      <w:tblPr/>
      <w:tcPr>
        <w:shd w:val="clear" w:color="auto" w:fill="FFC000"/>
      </w:tcPr>
    </w:tblStylePr>
    <w:tblStylePr w:type="lastRow">
      <w:rPr>
        <w:rFonts w:ascii="Aptos Narrow" w:hAnsi="Aptos Narrow"/>
      </w:rPr>
    </w:tblStylePr>
  </w:style>
  <w:style w:type="table" w:customStyle="1" w:styleId="CV23">
    <w:name w:val="CV23"/>
    <w:basedOn w:val="TableNormal"/>
    <w:rsid w:val="00DC4D28"/>
    <w:pPr>
      <w:spacing w:after="0"/>
    </w:pPr>
    <w:rPr>
      <w:rFonts w:ascii="EYInterstate Regular" w:eastAsia="Times New Roman" w:hAnsi="EYInterstate Regular" w:cs="Times New Roman"/>
      <w:sz w:val="16"/>
      <w:szCs w:val="16"/>
      <w:lang w:val="fr-FR" w:eastAsia="fr-FR"/>
    </w:rPr>
    <w:tblPr>
      <w:tblBorders>
        <w:top w:val="single" w:sz="8" w:space="0" w:color="808080"/>
        <w:bottom w:val="single" w:sz="8" w:space="0" w:color="808080"/>
        <w:insideH w:val="single" w:sz="2" w:space="0" w:color="808080"/>
      </w:tblBorders>
      <w:tblCellMar>
        <w:top w:w="85" w:type="dxa"/>
      </w:tblCellMar>
    </w:tblPr>
    <w:tcPr>
      <w:shd w:val="clear" w:color="auto" w:fill="auto"/>
    </w:tcPr>
    <w:tblStylePr w:type="firstRow">
      <w:pPr>
        <w:wordWrap/>
        <w:spacing w:line="240" w:lineRule="auto"/>
      </w:pPr>
      <w:rPr>
        <w:rFonts w:ascii="Aptos Narrow" w:hAnsi="Aptos Narrow"/>
        <w:b w:val="0"/>
        <w:bCs/>
        <w:color w:val="auto"/>
        <w:sz w:val="16"/>
      </w:rPr>
      <w:tblPr/>
      <w:tcPr>
        <w:tcBorders>
          <w:top w:val="nil"/>
          <w:left w:val="nil"/>
          <w:bottom w:val="nil"/>
          <w:right w:val="nil"/>
          <w:insideH w:val="nil"/>
          <w:insideV w:val="nil"/>
          <w:tl2br w:val="nil"/>
          <w:tr2bl w:val="nil"/>
        </w:tcBorders>
        <w:shd w:val="clear" w:color="auto" w:fill="FFD200"/>
      </w:tcPr>
    </w:tblStylePr>
    <w:tblStylePr w:type="nwCell">
      <w:pPr>
        <w:wordWrap/>
        <w:spacing w:line="240" w:lineRule="auto"/>
      </w:pPr>
      <w:rPr>
        <w:rFonts w:ascii="Aptos Narrow" w:hAnsi="Aptos Narrow"/>
      </w:rPr>
      <w:tblPr/>
      <w:tcPr>
        <w:tcBorders>
          <w:top w:val="nil"/>
          <w:left w:val="nil"/>
          <w:bottom w:val="nil"/>
          <w:right w:val="nil"/>
          <w:insideH w:val="nil"/>
          <w:insideV w:val="nil"/>
          <w:tl2br w:val="nil"/>
          <w:tr2bl w:val="nil"/>
        </w:tcBorders>
        <w:shd w:val="clear" w:color="auto" w:fill="FFD200"/>
      </w:tcPr>
    </w:tblStylePr>
  </w:style>
  <w:style w:type="table" w:customStyle="1" w:styleId="Table-standard5">
    <w:name w:val="Table - standard5"/>
    <w:basedOn w:val="TableNormal"/>
    <w:rsid w:val="00A9242C"/>
    <w:pPr>
      <w:spacing w:after="0"/>
    </w:pPr>
    <w:rPr>
      <w:rFonts w:eastAsia="Times New Roman" w:cs="Times New Roman"/>
      <w:lang w:val="fr-FR" w:eastAsia="fr-FR"/>
    </w:rPr>
    <w:tblPr>
      <w:tbl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blBorders>
    </w:tblPr>
    <w:tcPr>
      <w:shd w:val="clear" w:color="auto" w:fill="F0F0F0" w:themeFill="accent4"/>
    </w:tcPr>
    <w:tblStylePr w:type="firstRow">
      <w:rPr>
        <w:rFonts w:ascii="Aptos Narrow" w:hAnsi="Aptos Narrow"/>
        <w:sz w:val="18"/>
      </w:rPr>
      <w:tblPr/>
      <w:tcPr>
        <w:shd w:val="clear" w:color="auto" w:fill="FFC000"/>
      </w:tcPr>
    </w:tblStylePr>
    <w:tblStylePr w:type="lastRow">
      <w:rPr>
        <w:rFonts w:ascii="Aptos Narrow" w:hAnsi="Aptos Narrow"/>
      </w:rPr>
    </w:tblStylePr>
  </w:style>
  <w:style w:type="table" w:customStyle="1" w:styleId="Table-standard6">
    <w:name w:val="Table - standard6"/>
    <w:basedOn w:val="TableNormal"/>
    <w:rsid w:val="00C4760B"/>
    <w:pPr>
      <w:spacing w:after="0"/>
    </w:pPr>
    <w:rPr>
      <w:rFonts w:eastAsia="Times New Roman" w:cs="Times New Roman"/>
      <w:lang w:val="fr-FR" w:eastAsia="fr-FR"/>
    </w:rPr>
    <w:tblPr>
      <w:tbl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blBorders>
    </w:tblPr>
    <w:tcPr>
      <w:shd w:val="clear" w:color="auto" w:fill="F0F0F0" w:themeFill="accent4"/>
    </w:tcPr>
    <w:tblStylePr w:type="firstRow">
      <w:rPr>
        <w:rFonts w:ascii="Aptos Narrow" w:hAnsi="Aptos Narrow"/>
        <w:sz w:val="18"/>
      </w:rPr>
      <w:tblPr/>
      <w:tcPr>
        <w:shd w:val="clear" w:color="auto" w:fill="FFC000"/>
      </w:tcPr>
    </w:tblStylePr>
    <w:tblStylePr w:type="lastRow">
      <w:rPr>
        <w:rFonts w:ascii="Aptos Narrow" w:hAnsi="Aptos Narrow"/>
      </w:rPr>
    </w:tblStylePr>
  </w:style>
  <w:style w:type="table" w:customStyle="1" w:styleId="Table-standard7">
    <w:name w:val="Table - standard7"/>
    <w:basedOn w:val="TableNormal"/>
    <w:rsid w:val="00C81A11"/>
    <w:pPr>
      <w:spacing w:after="0"/>
    </w:pPr>
    <w:rPr>
      <w:rFonts w:eastAsia="Times New Roman" w:cs="Times New Roman"/>
      <w:lang w:val="fr-FR" w:eastAsia="fr-FR"/>
    </w:rPr>
    <w:tblPr>
      <w:tblBorders>
        <w:top w:val="single" w:sz="8" w:space="0" w:color="FFFFFF" w:themeColor="text2"/>
        <w:left w:val="single" w:sz="8" w:space="0" w:color="FFFFFF" w:themeColor="text2"/>
        <w:bottom w:val="single" w:sz="8" w:space="0" w:color="FFFFFF" w:themeColor="text2"/>
        <w:right w:val="single" w:sz="8" w:space="0" w:color="FFFFFF" w:themeColor="text2"/>
        <w:insideH w:val="single" w:sz="8" w:space="0" w:color="FFFFFF" w:themeColor="text2"/>
        <w:insideV w:val="single" w:sz="8" w:space="0" w:color="FFFFFF" w:themeColor="text2"/>
      </w:tblBorders>
    </w:tblPr>
    <w:tcPr>
      <w:shd w:val="clear" w:color="auto" w:fill="F0F0F0" w:themeFill="accent4"/>
    </w:tcPr>
    <w:tblStylePr w:type="firstRow">
      <w:rPr>
        <w:rFonts w:ascii="Aptos Narrow" w:hAnsi="Aptos Narrow"/>
        <w:sz w:val="18"/>
      </w:rPr>
      <w:tblPr/>
      <w:tcPr>
        <w:shd w:val="clear" w:color="auto" w:fill="FFC000"/>
      </w:tcPr>
    </w:tblStylePr>
    <w:tblStylePr w:type="lastRow">
      <w:rPr>
        <w:rFonts w:ascii="Aptos Narrow" w:hAnsi="Aptos Narrow"/>
      </w:rPr>
    </w:tblStylePr>
  </w:style>
  <w:style w:type="paragraph" w:styleId="TableofFigures">
    <w:name w:val="table of figures"/>
    <w:basedOn w:val="Normal"/>
    <w:next w:val="Normal"/>
    <w:uiPriority w:val="99"/>
    <w:unhideWhenUsed/>
    <w:rsid w:val="00EC6BD0"/>
    <w:pPr>
      <w:spacing w:after="0"/>
    </w:pPr>
  </w:style>
  <w:style w:type="paragraph" w:customStyle="1" w:styleId="font0">
    <w:name w:val="font0"/>
    <w:basedOn w:val="Normal"/>
    <w:rsid w:val="008C4C53"/>
    <w:pPr>
      <w:spacing w:before="100" w:beforeAutospacing="1" w:after="100" w:afterAutospacing="1"/>
      <w:jc w:val="left"/>
    </w:pPr>
    <w:rPr>
      <w:rFonts w:ascii="Aptos Narrow" w:hAnsi="Aptos Narrow"/>
      <w:color w:val="000000"/>
      <w:sz w:val="22"/>
      <w:szCs w:val="22"/>
      <w:lang w:val="nl-BE" w:eastAsia="nl-BE"/>
    </w:rPr>
  </w:style>
  <w:style w:type="paragraph" w:customStyle="1" w:styleId="font5">
    <w:name w:val="font5"/>
    <w:basedOn w:val="Normal"/>
    <w:rsid w:val="008C4C53"/>
    <w:pPr>
      <w:spacing w:before="100" w:beforeAutospacing="1" w:after="100" w:afterAutospacing="1"/>
      <w:jc w:val="left"/>
    </w:pPr>
    <w:rPr>
      <w:rFonts w:ascii="Aptos Narrow" w:hAnsi="Aptos Narrow"/>
      <w:b/>
      <w:bCs/>
      <w:color w:val="000000"/>
      <w:sz w:val="22"/>
      <w:szCs w:val="22"/>
      <w:lang w:val="nl-BE" w:eastAsia="nl-BE"/>
    </w:rPr>
  </w:style>
  <w:style w:type="paragraph" w:customStyle="1" w:styleId="font6">
    <w:name w:val="font6"/>
    <w:basedOn w:val="Normal"/>
    <w:rsid w:val="008C4C53"/>
    <w:pPr>
      <w:spacing w:before="100" w:beforeAutospacing="1" w:after="100" w:afterAutospacing="1"/>
      <w:jc w:val="left"/>
    </w:pPr>
    <w:rPr>
      <w:rFonts w:ascii="Aptos Narrow" w:hAnsi="Aptos Narrow"/>
      <w:color w:val="FF0000"/>
      <w:sz w:val="22"/>
      <w:szCs w:val="22"/>
      <w:lang w:val="nl-BE" w:eastAsia="nl-BE"/>
    </w:rPr>
  </w:style>
  <w:style w:type="paragraph" w:customStyle="1" w:styleId="font7">
    <w:name w:val="font7"/>
    <w:basedOn w:val="Normal"/>
    <w:rsid w:val="008C4C53"/>
    <w:pPr>
      <w:spacing w:before="100" w:beforeAutospacing="1" w:after="100" w:afterAutospacing="1"/>
      <w:jc w:val="left"/>
    </w:pPr>
    <w:rPr>
      <w:rFonts w:ascii="Aptos Narrow" w:hAnsi="Aptos Narrow"/>
      <w:b/>
      <w:bCs/>
      <w:color w:val="FF0000"/>
      <w:sz w:val="22"/>
      <w:szCs w:val="22"/>
      <w:lang w:val="nl-BE" w:eastAsia="nl-BE"/>
    </w:rPr>
  </w:style>
  <w:style w:type="paragraph" w:customStyle="1" w:styleId="font8">
    <w:name w:val="font8"/>
    <w:basedOn w:val="Normal"/>
    <w:rsid w:val="008C4C53"/>
    <w:pPr>
      <w:spacing w:before="100" w:beforeAutospacing="1" w:after="100" w:afterAutospacing="1"/>
      <w:jc w:val="left"/>
    </w:pPr>
    <w:rPr>
      <w:rFonts w:ascii="Aptos Narrow" w:hAnsi="Aptos Narrow"/>
      <w:sz w:val="22"/>
      <w:szCs w:val="22"/>
      <w:lang w:val="nl-BE" w:eastAsia="nl-BE"/>
    </w:rPr>
  </w:style>
  <w:style w:type="paragraph" w:customStyle="1" w:styleId="font9">
    <w:name w:val="font9"/>
    <w:basedOn w:val="Normal"/>
    <w:rsid w:val="008C4C53"/>
    <w:pPr>
      <w:spacing w:before="100" w:beforeAutospacing="1" w:after="100" w:afterAutospacing="1"/>
      <w:jc w:val="left"/>
    </w:pPr>
    <w:rPr>
      <w:rFonts w:ascii="Aptos Narrow" w:hAnsi="Aptos Narrow"/>
      <w:b/>
      <w:bCs/>
      <w:sz w:val="22"/>
      <w:szCs w:val="22"/>
      <w:lang w:val="nl-BE" w:eastAsia="nl-BE"/>
    </w:rPr>
  </w:style>
  <w:style w:type="paragraph" w:customStyle="1" w:styleId="font10">
    <w:name w:val="font10"/>
    <w:basedOn w:val="Normal"/>
    <w:rsid w:val="008C4C53"/>
    <w:pPr>
      <w:spacing w:before="100" w:beforeAutospacing="1" w:after="100" w:afterAutospacing="1"/>
      <w:jc w:val="left"/>
    </w:pPr>
    <w:rPr>
      <w:rFonts w:ascii="Aptos Narrow" w:hAnsi="Aptos Narrow"/>
      <w:sz w:val="16"/>
      <w:szCs w:val="16"/>
      <w:lang w:val="nl-BE" w:eastAsia="nl-BE"/>
    </w:rPr>
  </w:style>
  <w:style w:type="paragraph" w:customStyle="1" w:styleId="font11">
    <w:name w:val="font11"/>
    <w:basedOn w:val="Normal"/>
    <w:rsid w:val="008C4C53"/>
    <w:pPr>
      <w:spacing w:before="100" w:beforeAutospacing="1" w:after="100" w:afterAutospacing="1"/>
      <w:jc w:val="left"/>
    </w:pPr>
    <w:rPr>
      <w:rFonts w:ascii="Aptos Narrow" w:hAnsi="Aptos Narrow"/>
      <w:color w:val="FF0000"/>
      <w:sz w:val="16"/>
      <w:szCs w:val="16"/>
      <w:lang w:val="nl-BE" w:eastAsia="nl-BE"/>
    </w:rPr>
  </w:style>
  <w:style w:type="paragraph" w:customStyle="1" w:styleId="xl63">
    <w:name w:val="xl63"/>
    <w:basedOn w:val="Normal"/>
    <w:rsid w:val="008C4C53"/>
    <w:pPr>
      <w:pBdr>
        <w:top w:val="single" w:sz="4" w:space="0" w:color="auto"/>
        <w:left w:val="single" w:sz="4" w:space="0" w:color="auto"/>
        <w:bottom w:val="single" w:sz="4" w:space="0" w:color="auto"/>
        <w:right w:val="single" w:sz="4" w:space="0" w:color="auto"/>
      </w:pBdr>
      <w:shd w:val="clear" w:color="000000" w:fill="FEE600"/>
      <w:spacing w:before="100" w:beforeAutospacing="1" w:after="100" w:afterAutospacing="1"/>
      <w:jc w:val="center"/>
      <w:textAlignment w:val="center"/>
    </w:pPr>
    <w:rPr>
      <w:rFonts w:ascii="Times New Roman" w:hAnsi="Times New Roman"/>
      <w:b/>
      <w:bCs/>
      <w:sz w:val="24"/>
      <w:lang w:val="nl-BE" w:eastAsia="nl-BE"/>
    </w:rPr>
  </w:style>
  <w:style w:type="paragraph" w:customStyle="1" w:styleId="xl64">
    <w:name w:val="xl64"/>
    <w:basedOn w:val="Normal"/>
    <w:rsid w:val="008C4C53"/>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jc w:val="center"/>
      <w:textAlignment w:val="center"/>
    </w:pPr>
    <w:rPr>
      <w:rFonts w:ascii="Times New Roman" w:hAnsi="Times New Roman"/>
      <w:i/>
      <w:iCs/>
      <w:sz w:val="24"/>
      <w:lang w:val="nl-BE" w:eastAsia="nl-BE"/>
    </w:rPr>
  </w:style>
  <w:style w:type="paragraph" w:customStyle="1" w:styleId="xl75">
    <w:name w:val="xl75"/>
    <w:basedOn w:val="Normal"/>
    <w:rsid w:val="008C4C5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hAnsi="Times New Roman"/>
      <w:sz w:val="24"/>
      <w:lang w:val="nl-BE" w:eastAsia="nl-BE"/>
    </w:rPr>
  </w:style>
  <w:style w:type="paragraph" w:customStyle="1" w:styleId="xl76">
    <w:name w:val="xl76"/>
    <w:basedOn w:val="Normal"/>
    <w:rsid w:val="008C4C5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hAnsi="Times New Roman"/>
      <w:sz w:val="24"/>
      <w:lang w:val="nl-BE" w:eastAsia="nl-BE"/>
    </w:rPr>
  </w:style>
  <w:style w:type="paragraph" w:customStyle="1" w:styleId="xl77">
    <w:name w:val="xl77"/>
    <w:basedOn w:val="Normal"/>
    <w:rsid w:val="008C4C53"/>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sz w:val="24"/>
      <w:lang w:val="nl-BE" w:eastAsia="nl-BE"/>
    </w:rPr>
  </w:style>
  <w:style w:type="paragraph" w:customStyle="1" w:styleId="xl78">
    <w:name w:val="xl78"/>
    <w:basedOn w:val="Normal"/>
    <w:rsid w:val="008C4C53"/>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rFonts w:ascii="Times New Roman" w:hAnsi="Times New Roman"/>
      <w:sz w:val="24"/>
      <w:lang w:val="nl-BE" w:eastAsia="nl-BE"/>
    </w:rPr>
  </w:style>
  <w:style w:type="paragraph" w:customStyle="1" w:styleId="xl79">
    <w:name w:val="xl79"/>
    <w:basedOn w:val="Normal"/>
    <w:rsid w:val="008C4C5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FF0000"/>
      <w:sz w:val="24"/>
      <w:lang w:val="nl-BE" w:eastAsia="nl-BE"/>
    </w:rPr>
  </w:style>
  <w:style w:type="paragraph" w:customStyle="1" w:styleId="xl80">
    <w:name w:val="xl80"/>
    <w:basedOn w:val="Normal"/>
    <w:rsid w:val="008C4C53"/>
    <w:pPr>
      <w:pBdr>
        <w:top w:val="single" w:sz="4" w:space="0" w:color="44B3E1"/>
        <w:left w:val="single" w:sz="4" w:space="0" w:color="44B3E1"/>
        <w:bottom w:val="single" w:sz="4" w:space="0" w:color="44B3E1"/>
      </w:pBdr>
      <w:shd w:val="clear" w:color="000000" w:fill="FFFF00"/>
      <w:spacing w:before="100" w:beforeAutospacing="1" w:after="100" w:afterAutospacing="1"/>
      <w:jc w:val="left"/>
    </w:pPr>
    <w:rPr>
      <w:rFonts w:ascii="Times New Roman" w:hAnsi="Times New Roman"/>
      <w:sz w:val="24"/>
      <w:lang w:val="nl-BE" w:eastAsia="nl-BE"/>
    </w:rPr>
  </w:style>
  <w:style w:type="paragraph" w:customStyle="1" w:styleId="xl81">
    <w:name w:val="xl81"/>
    <w:basedOn w:val="Normal"/>
    <w:rsid w:val="008C4C53"/>
    <w:pPr>
      <w:pBdr>
        <w:top w:val="single" w:sz="4" w:space="0" w:color="44B3E1"/>
        <w:bottom w:val="single" w:sz="4" w:space="0" w:color="44B3E1"/>
      </w:pBdr>
      <w:shd w:val="clear" w:color="000000" w:fill="FFFF00"/>
      <w:spacing w:before="100" w:beforeAutospacing="1" w:after="100" w:afterAutospacing="1"/>
      <w:jc w:val="left"/>
    </w:pPr>
    <w:rPr>
      <w:rFonts w:ascii="Times New Roman" w:hAnsi="Times New Roman"/>
      <w:sz w:val="24"/>
      <w:lang w:val="nl-BE" w:eastAsia="nl-BE"/>
    </w:rPr>
  </w:style>
  <w:style w:type="paragraph" w:customStyle="1" w:styleId="xl82">
    <w:name w:val="xl82"/>
    <w:basedOn w:val="Normal"/>
    <w:rsid w:val="008C4C53"/>
    <w:pPr>
      <w:pBdr>
        <w:top w:val="single" w:sz="4" w:space="0" w:color="44B3E1"/>
        <w:bottom w:val="single" w:sz="4" w:space="0" w:color="44B3E1"/>
        <w:right w:val="single" w:sz="4" w:space="0" w:color="44B3E1"/>
      </w:pBdr>
      <w:shd w:val="clear" w:color="000000" w:fill="FFFF00"/>
      <w:spacing w:before="100" w:beforeAutospacing="1" w:after="100" w:afterAutospacing="1"/>
      <w:jc w:val="left"/>
    </w:pPr>
    <w:rPr>
      <w:rFonts w:ascii="Times New Roman" w:hAnsi="Times New Roman"/>
      <w:sz w:val="24"/>
      <w:lang w:val="nl-BE" w:eastAsia="nl-BE"/>
    </w:rPr>
  </w:style>
  <w:style w:type="paragraph" w:customStyle="1" w:styleId="xl83">
    <w:name w:val="xl83"/>
    <w:basedOn w:val="Normal"/>
    <w:rsid w:val="008C4C53"/>
    <w:pPr>
      <w:pBdr>
        <w:top w:val="single" w:sz="4" w:space="0" w:color="44B3E1"/>
        <w:left w:val="single" w:sz="4" w:space="0" w:color="44B3E1"/>
        <w:bottom w:val="single" w:sz="4" w:space="0" w:color="44B3E1"/>
      </w:pBdr>
      <w:shd w:val="clear" w:color="000000" w:fill="FFFF00"/>
      <w:spacing w:before="100" w:beforeAutospacing="1" w:after="100" w:afterAutospacing="1"/>
      <w:jc w:val="left"/>
      <w:textAlignment w:val="top"/>
    </w:pPr>
    <w:rPr>
      <w:rFonts w:ascii="Times New Roman" w:hAnsi="Times New Roman"/>
      <w:sz w:val="24"/>
      <w:lang w:val="nl-BE" w:eastAsia="nl-BE"/>
    </w:rPr>
  </w:style>
  <w:style w:type="paragraph" w:customStyle="1" w:styleId="xl84">
    <w:name w:val="xl84"/>
    <w:basedOn w:val="Normal"/>
    <w:rsid w:val="008C4C53"/>
    <w:pPr>
      <w:pBdr>
        <w:top w:val="single" w:sz="4" w:space="0" w:color="44B3E1"/>
        <w:bottom w:val="single" w:sz="4" w:space="0" w:color="44B3E1"/>
      </w:pBdr>
      <w:shd w:val="clear" w:color="000000" w:fill="FFFF00"/>
      <w:spacing w:before="100" w:beforeAutospacing="1" w:after="100" w:afterAutospacing="1"/>
      <w:jc w:val="left"/>
      <w:textAlignment w:val="top"/>
    </w:pPr>
    <w:rPr>
      <w:rFonts w:ascii="Times New Roman" w:hAnsi="Times New Roman"/>
      <w:sz w:val="24"/>
      <w:lang w:val="nl-BE" w:eastAsia="nl-BE"/>
    </w:rPr>
  </w:style>
  <w:style w:type="paragraph" w:customStyle="1" w:styleId="xl85">
    <w:name w:val="xl85"/>
    <w:basedOn w:val="Normal"/>
    <w:rsid w:val="008C4C53"/>
    <w:pPr>
      <w:pBdr>
        <w:top w:val="single" w:sz="4" w:space="0" w:color="44B3E1"/>
        <w:bottom w:val="single" w:sz="4" w:space="0" w:color="44B3E1"/>
        <w:right w:val="single" w:sz="4" w:space="0" w:color="44B3E1"/>
      </w:pBdr>
      <w:shd w:val="clear" w:color="000000" w:fill="FFFF00"/>
      <w:spacing w:before="100" w:beforeAutospacing="1" w:after="100" w:afterAutospacing="1"/>
      <w:jc w:val="left"/>
      <w:textAlignment w:val="top"/>
    </w:pPr>
    <w:rPr>
      <w:rFonts w:ascii="Times New Roman" w:hAnsi="Times New Roman"/>
      <w:sz w:val="24"/>
      <w:lang w:val="nl-BE" w:eastAsia="nl-BE"/>
    </w:rPr>
  </w:style>
  <w:style w:type="paragraph" w:customStyle="1" w:styleId="xl86">
    <w:name w:val="xl86"/>
    <w:basedOn w:val="Normal"/>
    <w:rsid w:val="008C4C53"/>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jc w:val="center"/>
      <w:textAlignment w:val="top"/>
    </w:pPr>
    <w:rPr>
      <w:rFonts w:ascii="Times New Roman" w:hAnsi="Times New Roman"/>
      <w:i/>
      <w:iCs/>
      <w:sz w:val="24"/>
      <w:lang w:val="nl-BE" w:eastAsia="nl-BE"/>
    </w:rPr>
  </w:style>
  <w:style w:type="paragraph" w:customStyle="1" w:styleId="xl87">
    <w:name w:val="xl87"/>
    <w:basedOn w:val="Normal"/>
    <w:rsid w:val="008C4C53"/>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jc w:val="center"/>
      <w:textAlignment w:val="top"/>
    </w:pPr>
    <w:rPr>
      <w:rFonts w:ascii="Times New Roman" w:hAnsi="Times New Roman"/>
      <w:sz w:val="24"/>
      <w:lang w:val="nl-BE" w:eastAsia="nl-BE"/>
    </w:rPr>
  </w:style>
  <w:style w:type="paragraph" w:customStyle="1" w:styleId="xl88">
    <w:name w:val="xl88"/>
    <w:basedOn w:val="Normal"/>
    <w:rsid w:val="008C4C53"/>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textAlignment w:val="center"/>
    </w:pPr>
    <w:rPr>
      <w:rFonts w:ascii="Times New Roman" w:hAnsi="Times New Roman"/>
      <w:sz w:val="24"/>
      <w:lang w:val="nl-BE" w:eastAsia="nl-BE"/>
    </w:rPr>
  </w:style>
  <w:style w:type="paragraph" w:customStyle="1" w:styleId="xl89">
    <w:name w:val="xl89"/>
    <w:basedOn w:val="Normal"/>
    <w:rsid w:val="008C4C5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FF0000"/>
      <w:sz w:val="16"/>
      <w:szCs w:val="16"/>
      <w:lang w:val="nl-BE" w:eastAsia="nl-BE"/>
    </w:rPr>
  </w:style>
  <w:style w:type="paragraph" w:customStyle="1" w:styleId="xl90">
    <w:name w:val="xl90"/>
    <w:basedOn w:val="Normal"/>
    <w:rsid w:val="008C4C53"/>
    <w:pPr>
      <w:spacing w:before="100" w:beforeAutospacing="1" w:after="100" w:afterAutospacing="1"/>
      <w:jc w:val="left"/>
      <w:textAlignment w:val="center"/>
    </w:pPr>
    <w:rPr>
      <w:rFonts w:ascii="Segoe UI" w:hAnsi="Segoe UI" w:cs="Segoe UI"/>
      <w:sz w:val="16"/>
      <w:szCs w:val="16"/>
      <w:lang w:val="nl-BE" w:eastAsia="nl-BE"/>
    </w:rPr>
  </w:style>
  <w:style w:type="paragraph" w:customStyle="1" w:styleId="xl91">
    <w:name w:val="xl91"/>
    <w:basedOn w:val="Normal"/>
    <w:rsid w:val="008C4C5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Segoe UI" w:hAnsi="Segoe UI" w:cs="Segoe UI"/>
      <w:sz w:val="16"/>
      <w:szCs w:val="16"/>
      <w:lang w:val="nl-BE" w:eastAsia="nl-BE"/>
    </w:rPr>
  </w:style>
  <w:style w:type="paragraph" w:customStyle="1" w:styleId="xl92">
    <w:name w:val="xl92"/>
    <w:basedOn w:val="Normal"/>
    <w:rsid w:val="008C4C53"/>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hAnsi="Times New Roman"/>
      <w:b/>
      <w:bCs/>
      <w:sz w:val="24"/>
      <w:lang w:val="nl-BE" w:eastAsia="nl-BE"/>
    </w:rPr>
  </w:style>
  <w:style w:type="paragraph" w:customStyle="1" w:styleId="xl93">
    <w:name w:val="xl93"/>
    <w:basedOn w:val="Normal"/>
    <w:rsid w:val="008C4C53"/>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4"/>
      <w:lang w:val="nl-BE" w:eastAsia="nl-BE"/>
    </w:rPr>
  </w:style>
  <w:style w:type="paragraph" w:customStyle="1" w:styleId="xl94">
    <w:name w:val="xl94"/>
    <w:basedOn w:val="Normal"/>
    <w:rsid w:val="008C4C53"/>
    <w:pPr>
      <w:pBdr>
        <w:top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sz w:val="24"/>
      <w:lang w:val="nl-BE" w:eastAsia="nl-BE"/>
    </w:rPr>
  </w:style>
  <w:style w:type="paragraph" w:customStyle="1" w:styleId="xl95">
    <w:name w:val="xl95"/>
    <w:basedOn w:val="Normal"/>
    <w:rsid w:val="008C4C53"/>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sz w:val="24"/>
      <w:lang w:val="nl-BE" w:eastAsia="nl-BE"/>
    </w:rPr>
  </w:style>
  <w:style w:type="paragraph" w:customStyle="1" w:styleId="xl96">
    <w:name w:val="xl96"/>
    <w:basedOn w:val="Normal"/>
    <w:rsid w:val="008C4C53"/>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4"/>
      <w:lang w:val="nl-BE" w:eastAsia="nl-BE"/>
    </w:rPr>
  </w:style>
  <w:style w:type="paragraph" w:customStyle="1" w:styleId="xl97">
    <w:name w:val="xl97"/>
    <w:basedOn w:val="Normal"/>
    <w:rsid w:val="008C4C53"/>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sz w:val="16"/>
      <w:szCs w:val="16"/>
      <w:lang w:val="nl-BE" w:eastAsia="nl-BE"/>
    </w:rPr>
  </w:style>
  <w:style w:type="paragraph" w:customStyle="1" w:styleId="xl98">
    <w:name w:val="xl98"/>
    <w:basedOn w:val="Normal"/>
    <w:rsid w:val="008C4C53"/>
    <w:pPr>
      <w:pBdr>
        <w:top w:val="single" w:sz="4" w:space="0" w:color="44B3E1"/>
        <w:left w:val="single" w:sz="4" w:space="0" w:color="44B3E1"/>
      </w:pBdr>
      <w:shd w:val="clear" w:color="000000" w:fill="FFFF00"/>
      <w:spacing w:before="100" w:beforeAutospacing="1" w:after="100" w:afterAutospacing="1"/>
      <w:jc w:val="left"/>
    </w:pPr>
    <w:rPr>
      <w:rFonts w:ascii="Times New Roman" w:hAnsi="Times New Roman"/>
      <w:sz w:val="24"/>
      <w:lang w:val="nl-BE" w:eastAsia="nl-BE"/>
    </w:rPr>
  </w:style>
  <w:style w:type="paragraph" w:customStyle="1" w:styleId="xl99">
    <w:name w:val="xl99"/>
    <w:basedOn w:val="Normal"/>
    <w:rsid w:val="008C4C53"/>
    <w:pPr>
      <w:pBdr>
        <w:top w:val="single" w:sz="4" w:space="0" w:color="auto"/>
        <w:left w:val="single" w:sz="4" w:space="0" w:color="auto"/>
        <w:bottom w:val="single" w:sz="4" w:space="0" w:color="auto"/>
        <w:right w:val="single" w:sz="4" w:space="0" w:color="auto"/>
      </w:pBdr>
      <w:shd w:val="clear" w:color="000000" w:fill="BE5014"/>
      <w:spacing w:before="100" w:beforeAutospacing="1" w:after="100" w:afterAutospacing="1"/>
      <w:jc w:val="left"/>
      <w:textAlignment w:val="center"/>
    </w:pPr>
    <w:rPr>
      <w:rFonts w:ascii="Times New Roman" w:hAnsi="Times New Roman"/>
      <w:sz w:val="24"/>
      <w:lang w:val="nl-BE" w:eastAsia="nl-BE"/>
    </w:rPr>
  </w:style>
  <w:style w:type="paragraph" w:customStyle="1" w:styleId="xl100">
    <w:name w:val="xl100"/>
    <w:basedOn w:val="Normal"/>
    <w:rsid w:val="008C4C53"/>
    <w:pPr>
      <w:pBdr>
        <w:top w:val="single" w:sz="4" w:space="0" w:color="auto"/>
        <w:left w:val="single" w:sz="4" w:space="0" w:color="auto"/>
        <w:bottom w:val="single" w:sz="4" w:space="0" w:color="auto"/>
        <w:right w:val="single" w:sz="4" w:space="0" w:color="auto"/>
      </w:pBdr>
      <w:shd w:val="clear" w:color="000000" w:fill="BE5014"/>
      <w:spacing w:before="100" w:beforeAutospacing="1" w:after="100" w:afterAutospacing="1"/>
      <w:jc w:val="left"/>
    </w:pPr>
    <w:rPr>
      <w:rFonts w:ascii="Times New Roman" w:hAnsi="Times New Roman"/>
      <w:sz w:val="24"/>
      <w:lang w:val="nl-BE" w:eastAsia="nl-BE"/>
    </w:rPr>
  </w:style>
  <w:style w:type="paragraph" w:customStyle="1" w:styleId="xl101">
    <w:name w:val="xl101"/>
    <w:basedOn w:val="Normal"/>
    <w:rsid w:val="008C4C53"/>
    <w:pPr>
      <w:pBdr>
        <w:top w:val="single" w:sz="4" w:space="0" w:color="auto"/>
        <w:left w:val="single" w:sz="4" w:space="0" w:color="auto"/>
        <w:bottom w:val="single" w:sz="4" w:space="0" w:color="auto"/>
        <w:right w:val="single" w:sz="4" w:space="0" w:color="auto"/>
      </w:pBdr>
      <w:shd w:val="clear" w:color="000000" w:fill="BE5014"/>
      <w:spacing w:before="100" w:beforeAutospacing="1" w:after="100" w:afterAutospacing="1"/>
      <w:jc w:val="left"/>
      <w:textAlignment w:val="center"/>
    </w:pPr>
    <w:rPr>
      <w:rFonts w:ascii="Times New Roman" w:hAnsi="Times New Roman"/>
      <w:sz w:val="24"/>
      <w:lang w:val="nl-BE" w:eastAsia="nl-BE"/>
    </w:rPr>
  </w:style>
  <w:style w:type="paragraph" w:customStyle="1" w:styleId="xl102">
    <w:name w:val="xl102"/>
    <w:basedOn w:val="Normal"/>
    <w:rsid w:val="008C4C53"/>
    <w:pPr>
      <w:pBdr>
        <w:top w:val="single" w:sz="4" w:space="0" w:color="auto"/>
        <w:left w:val="single" w:sz="4" w:space="0" w:color="auto"/>
        <w:bottom w:val="single" w:sz="4" w:space="0" w:color="auto"/>
        <w:right w:val="single" w:sz="4" w:space="0" w:color="auto"/>
      </w:pBdr>
      <w:shd w:val="clear" w:color="000000" w:fill="FEE600"/>
      <w:spacing w:before="100" w:beforeAutospacing="1" w:after="100" w:afterAutospacing="1"/>
      <w:jc w:val="center"/>
      <w:textAlignment w:val="center"/>
    </w:pPr>
    <w:rPr>
      <w:rFonts w:ascii="Times New Roman" w:hAnsi="Times New Roman"/>
      <w:b/>
      <w:bCs/>
      <w:sz w:val="16"/>
      <w:szCs w:val="16"/>
      <w:lang w:val="nl-BE" w:eastAsia="nl-BE"/>
    </w:rPr>
  </w:style>
  <w:style w:type="paragraph" w:customStyle="1" w:styleId="xl103">
    <w:name w:val="xl103"/>
    <w:basedOn w:val="Normal"/>
    <w:rsid w:val="008C4C53"/>
    <w:pPr>
      <w:pBdr>
        <w:top w:val="single" w:sz="4" w:space="0" w:color="auto"/>
        <w:left w:val="single" w:sz="4" w:space="0" w:color="auto"/>
        <w:bottom w:val="single" w:sz="4" w:space="0" w:color="auto"/>
        <w:right w:val="single" w:sz="4" w:space="0" w:color="auto"/>
      </w:pBdr>
      <w:shd w:val="clear" w:color="000000" w:fill="D0D0D0"/>
      <w:spacing w:before="100" w:beforeAutospacing="1" w:after="100" w:afterAutospacing="1"/>
      <w:jc w:val="center"/>
      <w:textAlignment w:val="center"/>
    </w:pPr>
    <w:rPr>
      <w:rFonts w:ascii="Times New Roman" w:hAnsi="Times New Roman"/>
      <w:b/>
      <w:bCs/>
      <w:sz w:val="24"/>
      <w:lang w:val="nl-BE" w:eastAsia="nl-BE"/>
    </w:rPr>
  </w:style>
  <w:style w:type="paragraph" w:customStyle="1" w:styleId="xl104">
    <w:name w:val="xl104"/>
    <w:basedOn w:val="Normal"/>
    <w:rsid w:val="008C4C53"/>
    <w:pPr>
      <w:pBdr>
        <w:top w:val="single" w:sz="4" w:space="0" w:color="auto"/>
        <w:left w:val="single" w:sz="4" w:space="0" w:color="auto"/>
        <w:bottom w:val="single" w:sz="4" w:space="0" w:color="auto"/>
        <w:right w:val="single" w:sz="4" w:space="0" w:color="auto"/>
      </w:pBdr>
      <w:shd w:val="clear" w:color="000000" w:fill="D0D0D0"/>
      <w:spacing w:before="100" w:beforeAutospacing="1" w:after="100" w:afterAutospacing="1"/>
      <w:jc w:val="center"/>
      <w:textAlignment w:val="center"/>
    </w:pPr>
    <w:rPr>
      <w:rFonts w:ascii="Times New Roman" w:hAnsi="Times New Roman"/>
      <w:b/>
      <w:bCs/>
      <w:sz w:val="16"/>
      <w:szCs w:val="16"/>
      <w:lang w:val="nl-BE" w:eastAsia="nl-BE"/>
    </w:rPr>
  </w:style>
  <w:style w:type="paragraph" w:customStyle="1" w:styleId="xl105">
    <w:name w:val="xl105"/>
    <w:basedOn w:val="Normal"/>
    <w:rsid w:val="008C4C53"/>
    <w:pPr>
      <w:spacing w:before="100" w:beforeAutospacing="1" w:after="100" w:afterAutospacing="1"/>
      <w:jc w:val="left"/>
    </w:pPr>
    <w:rPr>
      <w:rFonts w:ascii="Times New Roman" w:hAnsi="Times New Roman"/>
      <w:sz w:val="16"/>
      <w:szCs w:val="16"/>
      <w:lang w:val="nl-BE" w:eastAsia="nl-BE"/>
    </w:rPr>
  </w:style>
  <w:style w:type="paragraph" w:customStyle="1" w:styleId="xl106">
    <w:name w:val="xl106"/>
    <w:basedOn w:val="Normal"/>
    <w:rsid w:val="007A2687"/>
    <w:pPr>
      <w:pBdr>
        <w:top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color w:val="FF0000"/>
      <w:sz w:val="24"/>
      <w:lang w:val="nl-BE" w:eastAsia="nl-BE"/>
    </w:rPr>
  </w:style>
  <w:style w:type="paragraph" w:customStyle="1" w:styleId="xl107">
    <w:name w:val="xl107"/>
    <w:basedOn w:val="Normal"/>
    <w:rsid w:val="007A2687"/>
    <w:pPr>
      <w:pBdr>
        <w:top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sz w:val="24"/>
      <w:lang w:val="nl-BE" w:eastAsia="nl-BE"/>
    </w:rPr>
  </w:style>
  <w:style w:type="paragraph" w:customStyle="1" w:styleId="ESPINormal">
    <w:name w:val="ESPI Normal"/>
    <w:basedOn w:val="Normal"/>
    <w:link w:val="ESPINormalZchn"/>
    <w:uiPriority w:val="1"/>
    <w:qFormat/>
    <w:rsid w:val="1023F1BE"/>
    <w:rPr>
      <w:rFonts w:eastAsiaTheme="minorEastAsia" w:cstheme="minorBidi"/>
      <w:sz w:val="22"/>
      <w:szCs w:val="22"/>
    </w:rPr>
  </w:style>
  <w:style w:type="character" w:customStyle="1" w:styleId="ESPINormalZchn">
    <w:name w:val="ESPI Normal Zchn"/>
    <w:basedOn w:val="DefaultParagraphFont"/>
    <w:link w:val="ESPINormal"/>
    <w:uiPriority w:val="1"/>
    <w:rsid w:val="1023F1BE"/>
    <w:rPr>
      <w:rFonts w:asciiTheme="minorHAnsi" w:eastAsiaTheme="minorEastAsia" w:hAnsiTheme="minorHAnsi"/>
      <w:sz w:val="22"/>
      <w:szCs w:val="22"/>
      <w:lang w:val="en-GB" w:eastAsia="fr-FR"/>
    </w:rPr>
  </w:style>
  <w:style w:type="paragraph" w:styleId="NoSpacing">
    <w:name w:val="No Spacing"/>
    <w:uiPriority w:val="1"/>
    <w:qFormat/>
    <w:rsid w:val="00932505"/>
    <w:pPr>
      <w:spacing w:after="0"/>
      <w:jc w:val="both"/>
    </w:pPr>
    <w:rPr>
      <w:rFonts w:eastAsia="Times New Roman" w:cs="Times New Roman"/>
      <w:szCs w:val="24"/>
      <w:lang w:val="en-GB" w:eastAsia="fr-FR"/>
      <w14:ligatures w14:val="standardContextual"/>
    </w:rPr>
  </w:style>
  <w:style w:type="paragraph" w:customStyle="1" w:styleId="Title1No">
    <w:name w:val="Title1 No"/>
    <w:basedOn w:val="Heading1"/>
    <w:next w:val="Title2No"/>
    <w:link w:val="Title1NoZchn"/>
    <w:uiPriority w:val="3"/>
    <w:qFormat/>
    <w:rsid w:val="0063496A"/>
    <w:pPr>
      <w:pageBreakBefore w:val="0"/>
      <w:numPr>
        <w:numId w:val="38"/>
      </w:numPr>
      <w:spacing w:before="320"/>
    </w:pPr>
    <w:rPr>
      <w:rFonts w:asciiTheme="majorHAnsi" w:hAnsiTheme="majorHAnsi" w:cstheme="majorBidi"/>
      <w:bCs w:val="0"/>
      <w:caps/>
      <w:color w:val="000000" w:themeColor="text1"/>
      <w:spacing w:val="4"/>
      <w:kern w:val="2"/>
      <w:sz w:val="28"/>
      <w:lang w:val="en-US"/>
      <w14:ligatures w14:val="standardContextual"/>
    </w:rPr>
  </w:style>
  <w:style w:type="character" w:customStyle="1" w:styleId="Title1NoZchn">
    <w:name w:val="Title1 No Zchn"/>
    <w:basedOn w:val="Heading1Char"/>
    <w:link w:val="Title1No"/>
    <w:uiPriority w:val="3"/>
    <w:rsid w:val="0063496A"/>
    <w:rPr>
      <w:rFonts w:asciiTheme="majorHAnsi" w:eastAsiaTheme="majorEastAsia" w:hAnsiTheme="majorHAnsi" w:cstheme="majorBidi"/>
      <w:b/>
      <w:bCs w:val="0"/>
      <w:caps/>
      <w:color w:val="000000" w:themeColor="text1"/>
      <w:spacing w:val="4"/>
      <w:kern w:val="2"/>
      <w:sz w:val="28"/>
      <w:szCs w:val="28"/>
      <w:lang w:val="en-US" w:eastAsia="en-GB"/>
      <w14:ligatures w14:val="standardContextual"/>
    </w:rPr>
  </w:style>
  <w:style w:type="paragraph" w:customStyle="1" w:styleId="Title2No">
    <w:name w:val="Title2 No"/>
    <w:basedOn w:val="Heading2"/>
    <w:next w:val="ESPINormal"/>
    <w:link w:val="Title2NoZchn"/>
    <w:uiPriority w:val="3"/>
    <w:qFormat/>
    <w:rsid w:val="0063496A"/>
    <w:pPr>
      <w:numPr>
        <w:numId w:val="38"/>
      </w:numPr>
      <w:jc w:val="left"/>
    </w:pPr>
    <w:rPr>
      <w:rFonts w:asciiTheme="majorHAnsi" w:hAnsiTheme="majorHAnsi" w:cstheme="majorBidi"/>
      <w:bCs w:val="0"/>
      <w:color w:val="FFFFFF" w:themeColor="text2"/>
      <w:kern w:val="2"/>
      <w:sz w:val="24"/>
      <w:szCs w:val="24"/>
      <w:lang w:val="en-US"/>
      <w14:ligatures w14:val="standardContextual"/>
    </w:rPr>
  </w:style>
  <w:style w:type="character" w:customStyle="1" w:styleId="Title2NoZchn">
    <w:name w:val="Title2 No Zchn"/>
    <w:basedOn w:val="Heading2Char"/>
    <w:link w:val="Title2No"/>
    <w:uiPriority w:val="3"/>
    <w:rsid w:val="0063496A"/>
    <w:rPr>
      <w:rFonts w:asciiTheme="majorHAnsi" w:eastAsiaTheme="majorEastAsia" w:hAnsiTheme="majorHAnsi" w:cstheme="majorBidi"/>
      <w:b/>
      <w:bCs w:val="0"/>
      <w:color w:val="FFFFFF" w:themeColor="text2"/>
      <w:kern w:val="2"/>
      <w:sz w:val="24"/>
      <w:szCs w:val="24"/>
      <w:lang w:val="en-US" w:eastAsia="fr-FR"/>
      <w14:ligatures w14:val="standardContextual"/>
    </w:rPr>
  </w:style>
  <w:style w:type="paragraph" w:customStyle="1" w:styleId="Title3No">
    <w:name w:val="Title3 No"/>
    <w:basedOn w:val="Heading3"/>
    <w:next w:val="ESPINormal"/>
    <w:link w:val="Title3NoZchn"/>
    <w:uiPriority w:val="3"/>
    <w:qFormat/>
    <w:rsid w:val="0063496A"/>
    <w:pPr>
      <w:numPr>
        <w:ilvl w:val="2"/>
        <w:numId w:val="38"/>
      </w:numPr>
      <w:tabs>
        <w:tab w:val="clear" w:pos="851"/>
      </w:tabs>
      <w:spacing w:before="240" w:after="160"/>
      <w:jc w:val="left"/>
    </w:pPr>
    <w:rPr>
      <w:rFonts w:asciiTheme="minorHAnsi" w:hAnsiTheme="minorHAnsi"/>
      <w:bCs w:val="0"/>
      <w:color w:val="FFFFFF" w:themeColor="text2"/>
      <w:kern w:val="2"/>
      <w:sz w:val="22"/>
      <w:szCs w:val="28"/>
      <w14:ligatures w14:val="standardContextual"/>
    </w:rPr>
  </w:style>
  <w:style w:type="character" w:customStyle="1" w:styleId="Title3NoZchn">
    <w:name w:val="Title3 No Zchn"/>
    <w:basedOn w:val="Heading3Char"/>
    <w:link w:val="Title3No"/>
    <w:uiPriority w:val="3"/>
    <w:rsid w:val="0063496A"/>
    <w:rPr>
      <w:rFonts w:asciiTheme="minorHAnsi" w:eastAsiaTheme="majorEastAsia" w:hAnsiTheme="minorHAnsi" w:cstheme="majorBidi"/>
      <w:b/>
      <w:bCs w:val="0"/>
      <w:color w:val="FFFFFF" w:themeColor="text2"/>
      <w:kern w:val="2"/>
      <w:sz w:val="22"/>
      <w:szCs w:val="28"/>
      <w:lang w:val="en-US" w:eastAsia="fr-FR"/>
      <w14:ligatures w14:val="standardContextual"/>
    </w:rPr>
  </w:style>
  <w:style w:type="paragraph" w:customStyle="1" w:styleId="List1">
    <w:name w:val="List1"/>
    <w:basedOn w:val="Normal"/>
    <w:link w:val="List1Zchn"/>
    <w:uiPriority w:val="5"/>
    <w:qFormat/>
    <w:rsid w:val="0063496A"/>
    <w:pPr>
      <w:numPr>
        <w:numId w:val="39"/>
      </w:numPr>
      <w:jc w:val="left"/>
    </w:pPr>
    <w:rPr>
      <w:rFonts w:eastAsiaTheme="minorHAnsi" w:cstheme="minorBidi"/>
      <w:kern w:val="2"/>
      <w:sz w:val="22"/>
      <w:szCs w:val="20"/>
      <w:lang w:val="en-US" w:eastAsia="en-US"/>
      <w14:ligatures w14:val="standardContextual"/>
    </w:rPr>
  </w:style>
  <w:style w:type="character" w:customStyle="1" w:styleId="List1Zchn">
    <w:name w:val="List1 Zchn"/>
    <w:basedOn w:val="DefaultParagraphFont"/>
    <w:link w:val="List1"/>
    <w:uiPriority w:val="5"/>
    <w:rsid w:val="0063496A"/>
    <w:rPr>
      <w:rFonts w:asciiTheme="minorHAnsi" w:hAnsiTheme="minorHAnsi"/>
      <w:kern w:val="2"/>
      <w:sz w:val="22"/>
      <w:lang w:val="en-US"/>
      <w14:ligatures w14:val="standardContextual"/>
    </w:rPr>
  </w:style>
  <w:style w:type="paragraph" w:customStyle="1" w:styleId="List2">
    <w:name w:val="List2"/>
    <w:basedOn w:val="List1"/>
    <w:link w:val="List2Zchn"/>
    <w:uiPriority w:val="5"/>
    <w:qFormat/>
    <w:rsid w:val="0063496A"/>
    <w:pPr>
      <w:numPr>
        <w:ilvl w:val="1"/>
      </w:numPr>
    </w:pPr>
  </w:style>
  <w:style w:type="character" w:customStyle="1" w:styleId="List2Zchn">
    <w:name w:val="List2 Zchn"/>
    <w:basedOn w:val="List1Zchn"/>
    <w:link w:val="List2"/>
    <w:uiPriority w:val="5"/>
    <w:rsid w:val="0063496A"/>
    <w:rPr>
      <w:rFonts w:asciiTheme="minorHAnsi" w:hAnsiTheme="minorHAnsi"/>
      <w:kern w:val="2"/>
      <w:sz w:val="22"/>
      <w:lang w:val="en-US"/>
      <w14:ligatures w14:val="standardContextual"/>
    </w:rPr>
  </w:style>
  <w:style w:type="paragraph" w:customStyle="1" w:styleId="List3">
    <w:name w:val="List3"/>
    <w:basedOn w:val="List2"/>
    <w:link w:val="List3Zchn"/>
    <w:uiPriority w:val="5"/>
    <w:qFormat/>
    <w:rsid w:val="0063496A"/>
    <w:pPr>
      <w:numPr>
        <w:ilvl w:val="2"/>
      </w:numPr>
    </w:pPr>
  </w:style>
  <w:style w:type="character" w:customStyle="1" w:styleId="List3Zchn">
    <w:name w:val="List3 Zchn"/>
    <w:basedOn w:val="List2Zchn"/>
    <w:link w:val="List3"/>
    <w:uiPriority w:val="5"/>
    <w:rsid w:val="0063496A"/>
    <w:rPr>
      <w:rFonts w:asciiTheme="minorHAnsi" w:hAnsiTheme="minorHAnsi"/>
      <w:kern w:val="2"/>
      <w:sz w:val="22"/>
      <w:lang w:val="en-US"/>
      <w14:ligatures w14:val="standardContextual"/>
    </w:rPr>
  </w:style>
  <w:style w:type="paragraph" w:customStyle="1" w:styleId="List4">
    <w:name w:val="List4"/>
    <w:basedOn w:val="List3"/>
    <w:uiPriority w:val="5"/>
    <w:qFormat/>
    <w:rsid w:val="0063496A"/>
    <w:pPr>
      <w:numPr>
        <w:ilvl w:val="3"/>
      </w:numPr>
      <w:tabs>
        <w:tab w:val="num" w:pos="360"/>
        <w:tab w:val="num" w:pos="1728"/>
      </w:tabs>
    </w:pPr>
  </w:style>
  <w:style w:type="table" w:customStyle="1" w:styleId="ESPITable">
    <w:name w:val="ESPI Table"/>
    <w:basedOn w:val="TableNormal"/>
    <w:uiPriority w:val="99"/>
    <w:rsid w:val="0063496A"/>
    <w:pPr>
      <w:spacing w:after="0"/>
      <w:jc w:val="center"/>
    </w:pPr>
    <w:rPr>
      <w:rFonts w:asciiTheme="minorHAnsi" w:hAnsiTheme="minorHAnsi"/>
      <w:kern w:val="2"/>
      <w:lang w:val="de-AT"/>
      <w14:ligatures w14:val="standardContextual"/>
    </w:rPr>
    <w:tblPr>
      <w:tblBorders>
        <w:insideH w:val="single" w:sz="4" w:space="0" w:color="646464" w:themeColor="background1"/>
        <w:insideV w:val="single" w:sz="4" w:space="0" w:color="646464" w:themeColor="background1"/>
      </w:tblBorders>
    </w:tblPr>
    <w:tcPr>
      <w:shd w:val="clear" w:color="auto" w:fill="F2F2F2"/>
      <w:vAlign w:val="center"/>
    </w:tcPr>
    <w:tblStylePr w:type="firstRow">
      <w:pPr>
        <w:jc w:val="center"/>
      </w:pPr>
      <w:rPr>
        <w:b/>
        <w:color w:val="646464" w:themeColor="background1"/>
      </w:rPr>
      <w:tblPr/>
      <w:tcPr>
        <w:shd w:val="clear" w:color="auto" w:fill="FFFFFF" w:themeFill="text2"/>
      </w:tcPr>
    </w:tblStylePr>
    <w:tblStylePr w:type="lastRow">
      <w:tblPr/>
      <w:tcPr>
        <w:shd w:val="clear" w:color="auto" w:fill="E9E9E9"/>
      </w:tcPr>
    </w:tblStylePr>
    <w:tblStylePr w:type="firstCol">
      <w:tblPr/>
      <w:tcPr>
        <w:shd w:val="clear" w:color="auto" w:fill="E9E9E9"/>
      </w:tcPr>
    </w:tblStylePr>
  </w:style>
  <w:style w:type="paragraph" w:customStyle="1" w:styleId="HIGHLIGHT1">
    <w:name w:val="HIGHLIGHT 1"/>
    <w:link w:val="HIGHLIGHT1Char"/>
    <w:autoRedefine/>
    <w:qFormat/>
    <w:rsid w:val="00A84AEC"/>
    <w:pPr>
      <w:numPr>
        <w:numId w:val="41"/>
      </w:numPr>
      <w:spacing w:before="240" w:after="120"/>
    </w:pPr>
    <w:rPr>
      <w:rFonts w:ascii="Calibri" w:eastAsia="Times New Roman" w:hAnsi="Calibri" w:cs="Times New Roman"/>
      <w:kern w:val="12"/>
      <w:u w:val="single"/>
      <w:lang w:val="en-US"/>
    </w:rPr>
  </w:style>
  <w:style w:type="character" w:customStyle="1" w:styleId="HIGHLIGHT1Char">
    <w:name w:val="HIGHLIGHT 1 Char"/>
    <w:basedOn w:val="DefaultParagraphFont"/>
    <w:link w:val="HIGHLIGHT1"/>
    <w:rsid w:val="00A84AEC"/>
    <w:rPr>
      <w:rFonts w:ascii="Calibri" w:eastAsia="Times New Roman" w:hAnsi="Calibri" w:cs="Times New Roman"/>
      <w:kern w:val="12"/>
      <w:u w:val="single"/>
      <w:lang w:val="en-US"/>
    </w:rPr>
  </w:style>
  <w:style w:type="paragraph" w:customStyle="1" w:styleId="isselectedend">
    <w:name w:val="isselectedend"/>
    <w:basedOn w:val="Normal"/>
    <w:rsid w:val="000025AC"/>
    <w:pPr>
      <w:spacing w:before="100" w:beforeAutospacing="1" w:after="100" w:afterAutospacing="1"/>
      <w:jc w:val="left"/>
    </w:pPr>
    <w:rPr>
      <w:rFonts w:ascii="Times New Roman" w:hAnsi="Times New Roman"/>
      <w:sz w:val="24"/>
    </w:rPr>
  </w:style>
  <w:style w:type="table" w:styleId="GridTable5Dark-Accent4">
    <w:name w:val="Grid Table 5 Dark Accent 4"/>
    <w:basedOn w:val="TableNormal"/>
    <w:uiPriority w:val="50"/>
    <w:rsid w:val="008A621B"/>
    <w:pPr>
      <w:spacing w:after="0"/>
    </w:pPr>
    <w:rPr>
      <w:rFonts w:asciiTheme="minorHAnsi" w:eastAsiaTheme="minorEastAsia" w:hAnsiTheme="minorHAnsi"/>
      <w:kern w:val="2"/>
      <w:sz w:val="24"/>
      <w:szCs w:val="24"/>
      <w:lang w:val="en-US" w:eastAsia="zh-CN"/>
      <w14:ligatures w14:val="standardContextual"/>
    </w:rPr>
    <w:tblPr>
      <w:tblStyleRowBandSize w:val="1"/>
      <w:tblStyleColBandSize w:val="1"/>
      <w:tblBorders>
        <w:top w:val="single" w:sz="4" w:space="0" w:color="646464" w:themeColor="background1"/>
        <w:left w:val="single" w:sz="4" w:space="0" w:color="646464" w:themeColor="background1"/>
        <w:bottom w:val="single" w:sz="4" w:space="0" w:color="646464" w:themeColor="background1"/>
        <w:right w:val="single" w:sz="4" w:space="0" w:color="646464" w:themeColor="background1"/>
        <w:insideH w:val="single" w:sz="4" w:space="0" w:color="646464" w:themeColor="background1"/>
        <w:insideV w:val="single" w:sz="4" w:space="0" w:color="646464" w:themeColor="background1"/>
      </w:tblBorders>
    </w:tblPr>
    <w:tcPr>
      <w:shd w:val="clear" w:color="auto" w:fill="FCFCFC" w:themeFill="accent4" w:themeFillTint="33"/>
    </w:tcPr>
    <w:tblStylePr w:type="firstRow">
      <w:rPr>
        <w:b/>
        <w:bCs/>
        <w:color w:val="646464" w:themeColor="background1"/>
      </w:rPr>
      <w:tblPr/>
      <w:tcPr>
        <w:tcBorders>
          <w:top w:val="single" w:sz="4" w:space="0" w:color="646464" w:themeColor="background1"/>
          <w:left w:val="single" w:sz="4" w:space="0" w:color="646464" w:themeColor="background1"/>
          <w:right w:val="single" w:sz="4" w:space="0" w:color="646464" w:themeColor="background1"/>
          <w:insideH w:val="nil"/>
          <w:insideV w:val="nil"/>
        </w:tcBorders>
        <w:shd w:val="clear" w:color="auto" w:fill="F0F0F0" w:themeFill="accent4"/>
      </w:tcPr>
    </w:tblStylePr>
    <w:tblStylePr w:type="lastRow">
      <w:rPr>
        <w:b/>
        <w:bCs/>
        <w:color w:val="646464" w:themeColor="background1"/>
      </w:rPr>
      <w:tblPr/>
      <w:tcPr>
        <w:tcBorders>
          <w:left w:val="single" w:sz="4" w:space="0" w:color="646464" w:themeColor="background1"/>
          <w:bottom w:val="single" w:sz="4" w:space="0" w:color="646464" w:themeColor="background1"/>
          <w:right w:val="single" w:sz="4" w:space="0" w:color="646464" w:themeColor="background1"/>
          <w:insideH w:val="nil"/>
          <w:insideV w:val="nil"/>
        </w:tcBorders>
        <w:shd w:val="clear" w:color="auto" w:fill="F0F0F0" w:themeFill="accent4"/>
      </w:tcPr>
    </w:tblStylePr>
    <w:tblStylePr w:type="firstCol">
      <w:rPr>
        <w:b/>
        <w:bCs/>
        <w:color w:val="646464" w:themeColor="background1"/>
      </w:rPr>
      <w:tblPr/>
      <w:tcPr>
        <w:tcBorders>
          <w:top w:val="single" w:sz="4" w:space="0" w:color="646464" w:themeColor="background1"/>
          <w:left w:val="single" w:sz="4" w:space="0" w:color="646464" w:themeColor="background1"/>
          <w:bottom w:val="single" w:sz="4" w:space="0" w:color="646464" w:themeColor="background1"/>
          <w:insideV w:val="nil"/>
        </w:tcBorders>
        <w:shd w:val="clear" w:color="auto" w:fill="F0F0F0" w:themeFill="accent4"/>
      </w:tcPr>
    </w:tblStylePr>
    <w:tblStylePr w:type="lastCol">
      <w:rPr>
        <w:b/>
        <w:bCs/>
        <w:color w:val="646464" w:themeColor="background1"/>
      </w:rPr>
      <w:tblPr/>
      <w:tcPr>
        <w:tcBorders>
          <w:top w:val="single" w:sz="4" w:space="0" w:color="646464" w:themeColor="background1"/>
          <w:bottom w:val="single" w:sz="4" w:space="0" w:color="646464" w:themeColor="background1"/>
          <w:right w:val="single" w:sz="4" w:space="0" w:color="646464" w:themeColor="background1"/>
          <w:insideV w:val="nil"/>
        </w:tcBorders>
        <w:shd w:val="clear" w:color="auto" w:fill="F0F0F0" w:themeFill="accent4"/>
      </w:tcPr>
    </w:tblStylePr>
    <w:tblStylePr w:type="band1Vert">
      <w:tblPr/>
      <w:tcPr>
        <w:shd w:val="clear" w:color="auto" w:fill="F9F9F9" w:themeFill="accent4" w:themeFillTint="66"/>
      </w:tcPr>
    </w:tblStylePr>
    <w:tblStylePr w:type="band1Horz">
      <w:tblPr/>
      <w:tcPr>
        <w:shd w:val="clear" w:color="auto" w:fill="F9F9F9" w:themeFill="accent4" w:themeFillTint="66"/>
      </w:tcPr>
    </w:tblStylePr>
  </w:style>
  <w:style w:type="table" w:customStyle="1" w:styleId="EYTable211">
    <w:name w:val="EY Table 211"/>
    <w:basedOn w:val="TableGrid"/>
    <w:next w:val="TableNormal"/>
    <w:rsid w:val="008444BB"/>
    <w:pPr>
      <w:overflowPunct w:val="0"/>
      <w:autoSpaceDE w:val="0"/>
      <w:autoSpaceDN w:val="0"/>
      <w:adjustRightInd w:val="0"/>
      <w:textAlignment w:val="baseline"/>
    </w:pPr>
    <w:rPr>
      <w:rFonts w:eastAsia="Times New Roman" w:cs="Times New Roman"/>
      <w:sz w:val="18"/>
      <w:lang w:val="en-US"/>
    </w:rPr>
    <w:tblPr>
      <w:tblStyleRowBandSize w:val="1"/>
      <w:tblInd w:w="108" w:type="dxa"/>
      <w:tblBorders>
        <w:top w:val="none" w:sz="0" w:space="0" w:color="auto"/>
        <w:left w:val="none" w:sz="0" w:space="0" w:color="auto"/>
        <w:bottom w:val="none" w:sz="0" w:space="0" w:color="auto"/>
        <w:right w:val="none" w:sz="0" w:space="0" w:color="auto"/>
        <w:insideH w:val="single" w:sz="8" w:space="0" w:color="FFFFFF"/>
        <w:insideV w:val="single" w:sz="8" w:space="0" w:color="FFFFFF"/>
      </w:tblBorders>
      <w:tblCellMar>
        <w:top w:w="57" w:type="dxa"/>
        <w:bottom w:w="57" w:type="dxa"/>
      </w:tblCellMar>
    </w:tblPr>
    <w:tcPr>
      <w:shd w:val="clear" w:color="auto" w:fill="F0F0F0"/>
    </w:tcPr>
    <w:tblStylePr w:type="firstRow">
      <w:rPr>
        <w:rFonts w:ascii="Aptos Narrow" w:hAnsi="Aptos Narrow"/>
        <w:b/>
        <w:i w:val="0"/>
        <w:color w:val="646464"/>
        <w:sz w:val="20"/>
      </w:rPr>
      <w:tblPr/>
      <w:tcPr>
        <w:shd w:val="clear" w:color="auto" w:fill="FFE600"/>
      </w:tcPr>
    </w:tblStylePr>
    <w:tblStylePr w:type="lastRow">
      <w:tblPr/>
      <w:tcPr>
        <w:tcBorders>
          <w:bottom w:val="nil"/>
        </w:tcBorders>
        <w:shd w:val="clear" w:color="auto" w:fill="F0F0F0"/>
      </w:tcPr>
    </w:tblStylePr>
    <w:tblStylePr w:type="band1Horz">
      <w:tblPr/>
      <w:tcPr>
        <w:tcBorders>
          <w:bottom w:val="nil"/>
          <w:insideH w:val="nil"/>
        </w:tcBorders>
      </w:tcPr>
    </w:tblStylePr>
    <w:tblStylePr w:type="band2Horz">
      <w:tblPr/>
      <w:tcPr>
        <w:tcBorders>
          <w:bottom w:val="nil"/>
          <w:insideH w:val="single" w:sz="4" w:space="0" w:color="7F7E82"/>
        </w:tcBorders>
      </w:tcPr>
    </w:tblStylePr>
  </w:style>
  <w:style w:type="table" w:styleId="GridTable5Dark">
    <w:name w:val="Grid Table 5 Dark"/>
    <w:basedOn w:val="TableNormal"/>
    <w:uiPriority w:val="50"/>
    <w:rsid w:val="00960948"/>
    <w:pPr>
      <w:spacing w:after="0"/>
    </w:pPr>
    <w:rPr>
      <w:rFonts w:asciiTheme="minorHAnsi" w:hAnsiTheme="minorHAnsi"/>
      <w:kern w:val="2"/>
      <w:sz w:val="24"/>
      <w:szCs w:val="24"/>
      <w14:ligatures w14:val="standardContextual"/>
    </w:rPr>
    <w:tblPr>
      <w:tblStyleRowBandSize w:val="1"/>
      <w:tblStyleColBandSize w:val="1"/>
      <w:tblBorders>
        <w:top w:val="single" w:sz="4" w:space="0" w:color="646464" w:themeColor="background1"/>
        <w:left w:val="single" w:sz="4" w:space="0" w:color="646464" w:themeColor="background1"/>
        <w:bottom w:val="single" w:sz="4" w:space="0" w:color="646464" w:themeColor="background1"/>
        <w:right w:val="single" w:sz="4" w:space="0" w:color="646464" w:themeColor="background1"/>
        <w:insideH w:val="single" w:sz="4" w:space="0" w:color="646464" w:themeColor="background1"/>
        <w:insideV w:val="single" w:sz="4" w:space="0" w:color="646464" w:themeColor="background1"/>
      </w:tblBorders>
    </w:tblPr>
    <w:tcPr>
      <w:shd w:val="clear" w:color="auto" w:fill="CCCCCC" w:themeFill="text1" w:themeFillTint="33"/>
    </w:tcPr>
    <w:tblStylePr w:type="firstRow">
      <w:rPr>
        <w:b/>
        <w:bCs/>
        <w:color w:val="646464" w:themeColor="background1"/>
      </w:rPr>
      <w:tblPr/>
      <w:tcPr>
        <w:tcBorders>
          <w:top w:val="single" w:sz="4" w:space="0" w:color="646464" w:themeColor="background1"/>
          <w:left w:val="single" w:sz="4" w:space="0" w:color="646464" w:themeColor="background1"/>
          <w:right w:val="single" w:sz="4" w:space="0" w:color="646464" w:themeColor="background1"/>
          <w:insideH w:val="nil"/>
          <w:insideV w:val="nil"/>
        </w:tcBorders>
        <w:shd w:val="clear" w:color="auto" w:fill="000000" w:themeFill="text1"/>
      </w:tcPr>
    </w:tblStylePr>
    <w:tblStylePr w:type="lastRow">
      <w:rPr>
        <w:b/>
        <w:bCs/>
        <w:color w:val="646464" w:themeColor="background1"/>
      </w:rPr>
      <w:tblPr/>
      <w:tcPr>
        <w:tcBorders>
          <w:left w:val="single" w:sz="4" w:space="0" w:color="646464" w:themeColor="background1"/>
          <w:bottom w:val="single" w:sz="4" w:space="0" w:color="646464" w:themeColor="background1"/>
          <w:right w:val="single" w:sz="4" w:space="0" w:color="646464" w:themeColor="background1"/>
          <w:insideH w:val="nil"/>
          <w:insideV w:val="nil"/>
        </w:tcBorders>
        <w:shd w:val="clear" w:color="auto" w:fill="000000" w:themeFill="text1"/>
      </w:tcPr>
    </w:tblStylePr>
    <w:tblStylePr w:type="firstCol">
      <w:rPr>
        <w:b/>
        <w:bCs/>
        <w:color w:val="646464" w:themeColor="background1"/>
      </w:rPr>
      <w:tblPr/>
      <w:tcPr>
        <w:tcBorders>
          <w:top w:val="single" w:sz="4" w:space="0" w:color="646464" w:themeColor="background1"/>
          <w:left w:val="single" w:sz="4" w:space="0" w:color="646464" w:themeColor="background1"/>
          <w:bottom w:val="single" w:sz="4" w:space="0" w:color="646464" w:themeColor="background1"/>
          <w:insideV w:val="nil"/>
        </w:tcBorders>
        <w:shd w:val="clear" w:color="auto" w:fill="000000" w:themeFill="text1"/>
      </w:tcPr>
    </w:tblStylePr>
    <w:tblStylePr w:type="lastCol">
      <w:rPr>
        <w:b/>
        <w:bCs/>
        <w:color w:val="646464" w:themeColor="background1"/>
      </w:rPr>
      <w:tblPr/>
      <w:tcPr>
        <w:tcBorders>
          <w:top w:val="single" w:sz="4" w:space="0" w:color="646464" w:themeColor="background1"/>
          <w:bottom w:val="single" w:sz="4" w:space="0" w:color="646464" w:themeColor="background1"/>
          <w:right w:val="single" w:sz="4" w:space="0" w:color="646464"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customStyle="1" w:styleId="textrun">
    <w:name w:val="textrun"/>
    <w:basedOn w:val="DefaultParagraphFont"/>
    <w:rsid w:val="0061787E"/>
  </w:style>
  <w:style w:type="table" w:styleId="GridTable5Dark-Accent2">
    <w:name w:val="Grid Table 5 Dark Accent 2"/>
    <w:basedOn w:val="TableNormal"/>
    <w:uiPriority w:val="50"/>
    <w:rsid w:val="003254F2"/>
    <w:pPr>
      <w:spacing w:after="0"/>
    </w:pPr>
    <w:tblPr>
      <w:tblStyleRowBandSize w:val="1"/>
      <w:tblStyleColBandSize w:val="1"/>
      <w:tblBorders>
        <w:top w:val="single" w:sz="4" w:space="0" w:color="646464" w:themeColor="background1"/>
        <w:left w:val="single" w:sz="4" w:space="0" w:color="646464" w:themeColor="background1"/>
        <w:bottom w:val="single" w:sz="4" w:space="0" w:color="646464" w:themeColor="background1"/>
        <w:right w:val="single" w:sz="4" w:space="0" w:color="646464" w:themeColor="background1"/>
        <w:insideH w:val="single" w:sz="4" w:space="0" w:color="646464" w:themeColor="background1"/>
        <w:insideV w:val="single" w:sz="4" w:space="0" w:color="646464" w:themeColor="background1"/>
      </w:tblBorders>
    </w:tblPr>
    <w:tcPr>
      <w:shd w:val="clear" w:color="auto" w:fill="FFFACC" w:themeFill="accent2" w:themeFillTint="33"/>
    </w:tcPr>
    <w:tblStylePr w:type="firstRow">
      <w:rPr>
        <w:b/>
        <w:bCs/>
        <w:color w:val="646464" w:themeColor="background1"/>
      </w:rPr>
      <w:tblPr/>
      <w:tcPr>
        <w:tcBorders>
          <w:top w:val="single" w:sz="4" w:space="0" w:color="646464" w:themeColor="background1"/>
          <w:left w:val="single" w:sz="4" w:space="0" w:color="646464" w:themeColor="background1"/>
          <w:right w:val="single" w:sz="4" w:space="0" w:color="646464" w:themeColor="background1"/>
          <w:insideH w:val="nil"/>
          <w:insideV w:val="nil"/>
        </w:tcBorders>
        <w:shd w:val="clear" w:color="auto" w:fill="FFE600" w:themeFill="accent2"/>
      </w:tcPr>
    </w:tblStylePr>
    <w:tblStylePr w:type="lastRow">
      <w:rPr>
        <w:b/>
        <w:bCs/>
        <w:color w:val="646464" w:themeColor="background1"/>
      </w:rPr>
      <w:tblPr/>
      <w:tcPr>
        <w:tcBorders>
          <w:left w:val="single" w:sz="4" w:space="0" w:color="646464" w:themeColor="background1"/>
          <w:bottom w:val="single" w:sz="4" w:space="0" w:color="646464" w:themeColor="background1"/>
          <w:right w:val="single" w:sz="4" w:space="0" w:color="646464" w:themeColor="background1"/>
          <w:insideH w:val="nil"/>
          <w:insideV w:val="nil"/>
        </w:tcBorders>
        <w:shd w:val="clear" w:color="auto" w:fill="FFE600" w:themeFill="accent2"/>
      </w:tcPr>
    </w:tblStylePr>
    <w:tblStylePr w:type="firstCol">
      <w:rPr>
        <w:b/>
        <w:bCs/>
        <w:color w:val="646464" w:themeColor="background1"/>
      </w:rPr>
      <w:tblPr/>
      <w:tcPr>
        <w:tcBorders>
          <w:top w:val="single" w:sz="4" w:space="0" w:color="646464" w:themeColor="background1"/>
          <w:left w:val="single" w:sz="4" w:space="0" w:color="646464" w:themeColor="background1"/>
          <w:bottom w:val="single" w:sz="4" w:space="0" w:color="646464" w:themeColor="background1"/>
          <w:insideV w:val="nil"/>
        </w:tcBorders>
        <w:shd w:val="clear" w:color="auto" w:fill="FFE600" w:themeFill="accent2"/>
      </w:tcPr>
    </w:tblStylePr>
    <w:tblStylePr w:type="lastCol">
      <w:rPr>
        <w:b/>
        <w:bCs/>
        <w:color w:val="646464" w:themeColor="background1"/>
      </w:rPr>
      <w:tblPr/>
      <w:tcPr>
        <w:tcBorders>
          <w:top w:val="single" w:sz="4" w:space="0" w:color="646464" w:themeColor="background1"/>
          <w:bottom w:val="single" w:sz="4" w:space="0" w:color="646464" w:themeColor="background1"/>
          <w:right w:val="single" w:sz="4" w:space="0" w:color="646464" w:themeColor="background1"/>
          <w:insideV w:val="nil"/>
        </w:tcBorders>
        <w:shd w:val="clear" w:color="auto" w:fill="FFE600" w:themeFill="accent2"/>
      </w:tcPr>
    </w:tblStylePr>
    <w:tblStylePr w:type="band1Vert">
      <w:tblPr/>
      <w:tcPr>
        <w:shd w:val="clear" w:color="auto" w:fill="FFF599" w:themeFill="accent2" w:themeFillTint="66"/>
      </w:tcPr>
    </w:tblStylePr>
    <w:tblStylePr w:type="band1Horz">
      <w:tblPr/>
      <w:tcPr>
        <w:shd w:val="clear" w:color="auto" w:fill="FFF599" w:themeFill="accent2" w:themeFillTint="66"/>
      </w:tcPr>
    </w:tblStylePr>
  </w:style>
  <w:style w:type="paragraph" w:customStyle="1" w:styleId="Strong1">
    <w:name w:val="Strong1"/>
    <w:qFormat/>
    <w:rsid w:val="00055A9F"/>
    <w:pPr>
      <w:spacing w:after="120"/>
    </w:pPr>
    <w:rPr>
      <w:rFonts w:ascii="Calibri" w:eastAsia="Calibri" w:hAnsi="Calibri" w:cs="Calibri"/>
      <w:b/>
      <w:bCs/>
      <w:lang w:eastAsia="nl-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8826">
      <w:bodyDiv w:val="1"/>
      <w:marLeft w:val="0"/>
      <w:marRight w:val="0"/>
      <w:marTop w:val="0"/>
      <w:marBottom w:val="0"/>
      <w:divBdr>
        <w:top w:val="none" w:sz="0" w:space="0" w:color="auto"/>
        <w:left w:val="none" w:sz="0" w:space="0" w:color="auto"/>
        <w:bottom w:val="none" w:sz="0" w:space="0" w:color="auto"/>
        <w:right w:val="none" w:sz="0" w:space="0" w:color="auto"/>
      </w:divBdr>
    </w:div>
    <w:div w:id="8725444">
      <w:bodyDiv w:val="1"/>
      <w:marLeft w:val="0"/>
      <w:marRight w:val="0"/>
      <w:marTop w:val="0"/>
      <w:marBottom w:val="0"/>
      <w:divBdr>
        <w:top w:val="none" w:sz="0" w:space="0" w:color="auto"/>
        <w:left w:val="none" w:sz="0" w:space="0" w:color="auto"/>
        <w:bottom w:val="none" w:sz="0" w:space="0" w:color="auto"/>
        <w:right w:val="none" w:sz="0" w:space="0" w:color="auto"/>
      </w:divBdr>
    </w:div>
    <w:div w:id="9797324">
      <w:bodyDiv w:val="1"/>
      <w:marLeft w:val="0"/>
      <w:marRight w:val="0"/>
      <w:marTop w:val="0"/>
      <w:marBottom w:val="0"/>
      <w:divBdr>
        <w:top w:val="none" w:sz="0" w:space="0" w:color="auto"/>
        <w:left w:val="none" w:sz="0" w:space="0" w:color="auto"/>
        <w:bottom w:val="none" w:sz="0" w:space="0" w:color="auto"/>
        <w:right w:val="none" w:sz="0" w:space="0" w:color="auto"/>
      </w:divBdr>
    </w:div>
    <w:div w:id="11078069">
      <w:bodyDiv w:val="1"/>
      <w:marLeft w:val="0"/>
      <w:marRight w:val="0"/>
      <w:marTop w:val="0"/>
      <w:marBottom w:val="0"/>
      <w:divBdr>
        <w:top w:val="none" w:sz="0" w:space="0" w:color="auto"/>
        <w:left w:val="none" w:sz="0" w:space="0" w:color="auto"/>
        <w:bottom w:val="none" w:sz="0" w:space="0" w:color="auto"/>
        <w:right w:val="none" w:sz="0" w:space="0" w:color="auto"/>
      </w:divBdr>
    </w:div>
    <w:div w:id="12341036">
      <w:marLeft w:val="0"/>
      <w:marRight w:val="0"/>
      <w:marTop w:val="0"/>
      <w:marBottom w:val="0"/>
      <w:divBdr>
        <w:top w:val="none" w:sz="0" w:space="0" w:color="auto"/>
        <w:left w:val="none" w:sz="0" w:space="0" w:color="auto"/>
        <w:bottom w:val="none" w:sz="0" w:space="0" w:color="auto"/>
        <w:right w:val="none" w:sz="0" w:space="0" w:color="auto"/>
      </w:divBdr>
    </w:div>
    <w:div w:id="27872909">
      <w:bodyDiv w:val="1"/>
      <w:marLeft w:val="0"/>
      <w:marRight w:val="0"/>
      <w:marTop w:val="0"/>
      <w:marBottom w:val="0"/>
      <w:divBdr>
        <w:top w:val="none" w:sz="0" w:space="0" w:color="auto"/>
        <w:left w:val="none" w:sz="0" w:space="0" w:color="auto"/>
        <w:bottom w:val="none" w:sz="0" w:space="0" w:color="auto"/>
        <w:right w:val="none" w:sz="0" w:space="0" w:color="auto"/>
      </w:divBdr>
      <w:divsChild>
        <w:div w:id="1303803412">
          <w:marLeft w:val="0"/>
          <w:marRight w:val="0"/>
          <w:marTop w:val="0"/>
          <w:marBottom w:val="0"/>
          <w:divBdr>
            <w:top w:val="single" w:sz="2" w:space="0" w:color="auto"/>
            <w:left w:val="single" w:sz="2" w:space="0" w:color="auto"/>
            <w:bottom w:val="single" w:sz="2" w:space="0" w:color="auto"/>
            <w:right w:val="single" w:sz="2" w:space="0" w:color="auto"/>
          </w:divBdr>
          <w:divsChild>
            <w:div w:id="123472395">
              <w:marLeft w:val="0"/>
              <w:marRight w:val="0"/>
              <w:marTop w:val="0"/>
              <w:marBottom w:val="0"/>
              <w:divBdr>
                <w:top w:val="single" w:sz="2" w:space="0" w:color="auto"/>
                <w:left w:val="single" w:sz="2" w:space="0" w:color="auto"/>
                <w:bottom w:val="single" w:sz="2" w:space="0" w:color="auto"/>
                <w:right w:val="single" w:sz="2" w:space="0" w:color="auto"/>
              </w:divBdr>
              <w:divsChild>
                <w:div w:id="1299342303">
                  <w:marLeft w:val="0"/>
                  <w:marRight w:val="0"/>
                  <w:marTop w:val="0"/>
                  <w:marBottom w:val="0"/>
                  <w:divBdr>
                    <w:top w:val="single" w:sz="2" w:space="0" w:color="auto"/>
                    <w:left w:val="single" w:sz="2" w:space="0" w:color="auto"/>
                    <w:bottom w:val="single" w:sz="2" w:space="0" w:color="auto"/>
                    <w:right w:val="single" w:sz="2" w:space="0" w:color="auto"/>
                  </w:divBdr>
                  <w:divsChild>
                    <w:div w:id="2029599563">
                      <w:marLeft w:val="0"/>
                      <w:marRight w:val="0"/>
                      <w:marTop w:val="0"/>
                      <w:marBottom w:val="0"/>
                      <w:divBdr>
                        <w:top w:val="single" w:sz="2" w:space="0" w:color="auto"/>
                        <w:left w:val="single" w:sz="2" w:space="0" w:color="auto"/>
                        <w:bottom w:val="single" w:sz="2" w:space="0" w:color="auto"/>
                        <w:right w:val="single" w:sz="2" w:space="0" w:color="auto"/>
                      </w:divBdr>
                      <w:divsChild>
                        <w:div w:id="440730984">
                          <w:marLeft w:val="0"/>
                          <w:marRight w:val="0"/>
                          <w:marTop w:val="0"/>
                          <w:marBottom w:val="0"/>
                          <w:divBdr>
                            <w:top w:val="single" w:sz="2" w:space="0" w:color="auto"/>
                            <w:left w:val="single" w:sz="2" w:space="0" w:color="auto"/>
                            <w:bottom w:val="single" w:sz="2" w:space="0" w:color="auto"/>
                            <w:right w:val="single" w:sz="2" w:space="0" w:color="auto"/>
                          </w:divBdr>
                          <w:divsChild>
                            <w:div w:id="60492508">
                              <w:marLeft w:val="0"/>
                              <w:marRight w:val="0"/>
                              <w:marTop w:val="0"/>
                              <w:marBottom w:val="0"/>
                              <w:divBdr>
                                <w:top w:val="single" w:sz="2" w:space="0" w:color="auto"/>
                                <w:left w:val="single" w:sz="2" w:space="0" w:color="auto"/>
                                <w:bottom w:val="single" w:sz="2" w:space="0" w:color="auto"/>
                                <w:right w:val="single" w:sz="2" w:space="0" w:color="auto"/>
                              </w:divBdr>
                              <w:divsChild>
                                <w:div w:id="14002544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8146321">
      <w:bodyDiv w:val="1"/>
      <w:marLeft w:val="0"/>
      <w:marRight w:val="0"/>
      <w:marTop w:val="0"/>
      <w:marBottom w:val="0"/>
      <w:divBdr>
        <w:top w:val="none" w:sz="0" w:space="0" w:color="auto"/>
        <w:left w:val="none" w:sz="0" w:space="0" w:color="auto"/>
        <w:bottom w:val="none" w:sz="0" w:space="0" w:color="auto"/>
        <w:right w:val="none" w:sz="0" w:space="0" w:color="auto"/>
      </w:divBdr>
    </w:div>
    <w:div w:id="28262838">
      <w:bodyDiv w:val="1"/>
      <w:marLeft w:val="0"/>
      <w:marRight w:val="0"/>
      <w:marTop w:val="0"/>
      <w:marBottom w:val="0"/>
      <w:divBdr>
        <w:top w:val="none" w:sz="0" w:space="0" w:color="auto"/>
        <w:left w:val="none" w:sz="0" w:space="0" w:color="auto"/>
        <w:bottom w:val="none" w:sz="0" w:space="0" w:color="auto"/>
        <w:right w:val="none" w:sz="0" w:space="0" w:color="auto"/>
      </w:divBdr>
    </w:div>
    <w:div w:id="28848011">
      <w:bodyDiv w:val="1"/>
      <w:marLeft w:val="0"/>
      <w:marRight w:val="0"/>
      <w:marTop w:val="0"/>
      <w:marBottom w:val="0"/>
      <w:divBdr>
        <w:top w:val="none" w:sz="0" w:space="0" w:color="auto"/>
        <w:left w:val="none" w:sz="0" w:space="0" w:color="auto"/>
        <w:bottom w:val="none" w:sz="0" w:space="0" w:color="auto"/>
        <w:right w:val="none" w:sz="0" w:space="0" w:color="auto"/>
      </w:divBdr>
      <w:divsChild>
        <w:div w:id="1956324628">
          <w:marLeft w:val="0"/>
          <w:marRight w:val="0"/>
          <w:marTop w:val="0"/>
          <w:marBottom w:val="0"/>
          <w:divBdr>
            <w:top w:val="none" w:sz="0" w:space="0" w:color="auto"/>
            <w:left w:val="none" w:sz="0" w:space="0" w:color="auto"/>
            <w:bottom w:val="none" w:sz="0" w:space="0" w:color="auto"/>
            <w:right w:val="none" w:sz="0" w:space="0" w:color="auto"/>
          </w:divBdr>
          <w:divsChild>
            <w:div w:id="1154370375">
              <w:marLeft w:val="0"/>
              <w:marRight w:val="0"/>
              <w:marTop w:val="0"/>
              <w:marBottom w:val="0"/>
              <w:divBdr>
                <w:top w:val="none" w:sz="0" w:space="0" w:color="auto"/>
                <w:left w:val="none" w:sz="0" w:space="0" w:color="auto"/>
                <w:bottom w:val="none" w:sz="0" w:space="0" w:color="auto"/>
                <w:right w:val="none" w:sz="0" w:space="0" w:color="auto"/>
              </w:divBdr>
              <w:divsChild>
                <w:div w:id="1748114789">
                  <w:marLeft w:val="0"/>
                  <w:marRight w:val="0"/>
                  <w:marTop w:val="0"/>
                  <w:marBottom w:val="0"/>
                  <w:divBdr>
                    <w:top w:val="none" w:sz="0" w:space="0" w:color="auto"/>
                    <w:left w:val="none" w:sz="0" w:space="0" w:color="auto"/>
                    <w:bottom w:val="none" w:sz="0" w:space="0" w:color="auto"/>
                    <w:right w:val="none" w:sz="0" w:space="0" w:color="auto"/>
                  </w:divBdr>
                  <w:divsChild>
                    <w:div w:id="171331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59061">
      <w:bodyDiv w:val="1"/>
      <w:marLeft w:val="0"/>
      <w:marRight w:val="0"/>
      <w:marTop w:val="0"/>
      <w:marBottom w:val="0"/>
      <w:divBdr>
        <w:top w:val="none" w:sz="0" w:space="0" w:color="auto"/>
        <w:left w:val="none" w:sz="0" w:space="0" w:color="auto"/>
        <w:bottom w:val="none" w:sz="0" w:space="0" w:color="auto"/>
        <w:right w:val="none" w:sz="0" w:space="0" w:color="auto"/>
      </w:divBdr>
    </w:div>
    <w:div w:id="44647278">
      <w:bodyDiv w:val="1"/>
      <w:marLeft w:val="0"/>
      <w:marRight w:val="0"/>
      <w:marTop w:val="0"/>
      <w:marBottom w:val="0"/>
      <w:divBdr>
        <w:top w:val="none" w:sz="0" w:space="0" w:color="auto"/>
        <w:left w:val="none" w:sz="0" w:space="0" w:color="auto"/>
        <w:bottom w:val="none" w:sz="0" w:space="0" w:color="auto"/>
        <w:right w:val="none" w:sz="0" w:space="0" w:color="auto"/>
      </w:divBdr>
    </w:div>
    <w:div w:id="45614691">
      <w:bodyDiv w:val="1"/>
      <w:marLeft w:val="0"/>
      <w:marRight w:val="0"/>
      <w:marTop w:val="0"/>
      <w:marBottom w:val="0"/>
      <w:divBdr>
        <w:top w:val="none" w:sz="0" w:space="0" w:color="auto"/>
        <w:left w:val="none" w:sz="0" w:space="0" w:color="auto"/>
        <w:bottom w:val="none" w:sz="0" w:space="0" w:color="auto"/>
        <w:right w:val="none" w:sz="0" w:space="0" w:color="auto"/>
      </w:divBdr>
    </w:div>
    <w:div w:id="64962564">
      <w:bodyDiv w:val="1"/>
      <w:marLeft w:val="0"/>
      <w:marRight w:val="0"/>
      <w:marTop w:val="0"/>
      <w:marBottom w:val="0"/>
      <w:divBdr>
        <w:top w:val="none" w:sz="0" w:space="0" w:color="auto"/>
        <w:left w:val="none" w:sz="0" w:space="0" w:color="auto"/>
        <w:bottom w:val="none" w:sz="0" w:space="0" w:color="auto"/>
        <w:right w:val="none" w:sz="0" w:space="0" w:color="auto"/>
      </w:divBdr>
    </w:div>
    <w:div w:id="65342613">
      <w:bodyDiv w:val="1"/>
      <w:marLeft w:val="0"/>
      <w:marRight w:val="0"/>
      <w:marTop w:val="0"/>
      <w:marBottom w:val="0"/>
      <w:divBdr>
        <w:top w:val="none" w:sz="0" w:space="0" w:color="auto"/>
        <w:left w:val="none" w:sz="0" w:space="0" w:color="auto"/>
        <w:bottom w:val="none" w:sz="0" w:space="0" w:color="auto"/>
        <w:right w:val="none" w:sz="0" w:space="0" w:color="auto"/>
      </w:divBdr>
    </w:div>
    <w:div w:id="65959091">
      <w:bodyDiv w:val="1"/>
      <w:marLeft w:val="0"/>
      <w:marRight w:val="0"/>
      <w:marTop w:val="0"/>
      <w:marBottom w:val="0"/>
      <w:divBdr>
        <w:top w:val="none" w:sz="0" w:space="0" w:color="auto"/>
        <w:left w:val="none" w:sz="0" w:space="0" w:color="auto"/>
        <w:bottom w:val="none" w:sz="0" w:space="0" w:color="auto"/>
        <w:right w:val="none" w:sz="0" w:space="0" w:color="auto"/>
      </w:divBdr>
    </w:div>
    <w:div w:id="87965308">
      <w:bodyDiv w:val="1"/>
      <w:marLeft w:val="0"/>
      <w:marRight w:val="0"/>
      <w:marTop w:val="0"/>
      <w:marBottom w:val="0"/>
      <w:divBdr>
        <w:top w:val="none" w:sz="0" w:space="0" w:color="auto"/>
        <w:left w:val="none" w:sz="0" w:space="0" w:color="auto"/>
        <w:bottom w:val="none" w:sz="0" w:space="0" w:color="auto"/>
        <w:right w:val="none" w:sz="0" w:space="0" w:color="auto"/>
      </w:divBdr>
    </w:div>
    <w:div w:id="92014714">
      <w:bodyDiv w:val="1"/>
      <w:marLeft w:val="0"/>
      <w:marRight w:val="0"/>
      <w:marTop w:val="0"/>
      <w:marBottom w:val="0"/>
      <w:divBdr>
        <w:top w:val="none" w:sz="0" w:space="0" w:color="auto"/>
        <w:left w:val="none" w:sz="0" w:space="0" w:color="auto"/>
        <w:bottom w:val="none" w:sz="0" w:space="0" w:color="auto"/>
        <w:right w:val="none" w:sz="0" w:space="0" w:color="auto"/>
      </w:divBdr>
      <w:divsChild>
        <w:div w:id="321549857">
          <w:marLeft w:val="0"/>
          <w:marRight w:val="0"/>
          <w:marTop w:val="0"/>
          <w:marBottom w:val="0"/>
          <w:divBdr>
            <w:top w:val="none" w:sz="0" w:space="0" w:color="auto"/>
            <w:left w:val="none" w:sz="0" w:space="0" w:color="auto"/>
            <w:bottom w:val="none" w:sz="0" w:space="0" w:color="auto"/>
            <w:right w:val="none" w:sz="0" w:space="0" w:color="auto"/>
          </w:divBdr>
          <w:divsChild>
            <w:div w:id="311177333">
              <w:marLeft w:val="0"/>
              <w:marRight w:val="0"/>
              <w:marTop w:val="0"/>
              <w:marBottom w:val="0"/>
              <w:divBdr>
                <w:top w:val="none" w:sz="0" w:space="0" w:color="auto"/>
                <w:left w:val="none" w:sz="0" w:space="0" w:color="auto"/>
                <w:bottom w:val="none" w:sz="0" w:space="0" w:color="auto"/>
                <w:right w:val="none" w:sz="0" w:space="0" w:color="auto"/>
              </w:divBdr>
              <w:divsChild>
                <w:div w:id="516315540">
                  <w:marLeft w:val="0"/>
                  <w:marRight w:val="0"/>
                  <w:marTop w:val="0"/>
                  <w:marBottom w:val="0"/>
                  <w:divBdr>
                    <w:top w:val="none" w:sz="0" w:space="0" w:color="auto"/>
                    <w:left w:val="none" w:sz="0" w:space="0" w:color="auto"/>
                    <w:bottom w:val="none" w:sz="0" w:space="0" w:color="auto"/>
                    <w:right w:val="none" w:sz="0" w:space="0" w:color="auto"/>
                  </w:divBdr>
                  <w:divsChild>
                    <w:div w:id="1287930592">
                      <w:marLeft w:val="0"/>
                      <w:marRight w:val="0"/>
                      <w:marTop w:val="0"/>
                      <w:marBottom w:val="0"/>
                      <w:divBdr>
                        <w:top w:val="none" w:sz="0" w:space="0" w:color="auto"/>
                        <w:left w:val="none" w:sz="0" w:space="0" w:color="auto"/>
                        <w:bottom w:val="none" w:sz="0" w:space="0" w:color="auto"/>
                        <w:right w:val="none" w:sz="0" w:space="0" w:color="auto"/>
                      </w:divBdr>
                      <w:divsChild>
                        <w:div w:id="166134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509789">
          <w:marLeft w:val="0"/>
          <w:marRight w:val="0"/>
          <w:marTop w:val="0"/>
          <w:marBottom w:val="0"/>
          <w:divBdr>
            <w:top w:val="none" w:sz="0" w:space="0" w:color="auto"/>
            <w:left w:val="none" w:sz="0" w:space="0" w:color="auto"/>
            <w:bottom w:val="none" w:sz="0" w:space="0" w:color="auto"/>
            <w:right w:val="none" w:sz="0" w:space="0" w:color="auto"/>
          </w:divBdr>
          <w:divsChild>
            <w:div w:id="1181893877">
              <w:marLeft w:val="0"/>
              <w:marRight w:val="0"/>
              <w:marTop w:val="0"/>
              <w:marBottom w:val="0"/>
              <w:divBdr>
                <w:top w:val="none" w:sz="0" w:space="0" w:color="auto"/>
                <w:left w:val="none" w:sz="0" w:space="0" w:color="auto"/>
                <w:bottom w:val="none" w:sz="0" w:space="0" w:color="auto"/>
                <w:right w:val="none" w:sz="0" w:space="0" w:color="auto"/>
              </w:divBdr>
              <w:divsChild>
                <w:div w:id="1297301787">
                  <w:marLeft w:val="0"/>
                  <w:marRight w:val="0"/>
                  <w:marTop w:val="0"/>
                  <w:marBottom w:val="0"/>
                  <w:divBdr>
                    <w:top w:val="none" w:sz="0" w:space="0" w:color="auto"/>
                    <w:left w:val="none" w:sz="0" w:space="0" w:color="auto"/>
                    <w:bottom w:val="none" w:sz="0" w:space="0" w:color="auto"/>
                    <w:right w:val="none" w:sz="0" w:space="0" w:color="auto"/>
                  </w:divBdr>
                </w:div>
              </w:divsChild>
            </w:div>
            <w:div w:id="1672219966">
              <w:marLeft w:val="0"/>
              <w:marRight w:val="0"/>
              <w:marTop w:val="0"/>
              <w:marBottom w:val="0"/>
              <w:divBdr>
                <w:top w:val="none" w:sz="0" w:space="0" w:color="auto"/>
                <w:left w:val="none" w:sz="0" w:space="0" w:color="auto"/>
                <w:bottom w:val="none" w:sz="0" w:space="0" w:color="auto"/>
                <w:right w:val="none" w:sz="0" w:space="0" w:color="auto"/>
              </w:divBdr>
              <w:divsChild>
                <w:div w:id="357194588">
                  <w:marLeft w:val="0"/>
                  <w:marRight w:val="0"/>
                  <w:marTop w:val="0"/>
                  <w:marBottom w:val="0"/>
                  <w:divBdr>
                    <w:top w:val="none" w:sz="0" w:space="0" w:color="auto"/>
                    <w:left w:val="none" w:sz="0" w:space="0" w:color="auto"/>
                    <w:bottom w:val="none" w:sz="0" w:space="0" w:color="auto"/>
                    <w:right w:val="none" w:sz="0" w:space="0" w:color="auto"/>
                  </w:divBdr>
                </w:div>
                <w:div w:id="1761634997">
                  <w:marLeft w:val="0"/>
                  <w:marRight w:val="0"/>
                  <w:marTop w:val="0"/>
                  <w:marBottom w:val="0"/>
                  <w:divBdr>
                    <w:top w:val="none" w:sz="0" w:space="0" w:color="auto"/>
                    <w:left w:val="none" w:sz="0" w:space="0" w:color="auto"/>
                    <w:bottom w:val="none" w:sz="0" w:space="0" w:color="auto"/>
                    <w:right w:val="none" w:sz="0" w:space="0" w:color="auto"/>
                  </w:divBdr>
                </w:div>
                <w:div w:id="2007973605">
                  <w:marLeft w:val="0"/>
                  <w:marRight w:val="0"/>
                  <w:marTop w:val="0"/>
                  <w:marBottom w:val="0"/>
                  <w:divBdr>
                    <w:top w:val="none" w:sz="0" w:space="0" w:color="auto"/>
                    <w:left w:val="none" w:sz="0" w:space="0" w:color="auto"/>
                    <w:bottom w:val="none" w:sz="0" w:space="0" w:color="auto"/>
                    <w:right w:val="none" w:sz="0" w:space="0" w:color="auto"/>
                  </w:divBdr>
                  <w:divsChild>
                    <w:div w:id="1981760286">
                      <w:marLeft w:val="0"/>
                      <w:marRight w:val="0"/>
                      <w:marTop w:val="0"/>
                      <w:marBottom w:val="0"/>
                      <w:divBdr>
                        <w:top w:val="none" w:sz="0" w:space="0" w:color="auto"/>
                        <w:left w:val="none" w:sz="0" w:space="0" w:color="auto"/>
                        <w:bottom w:val="none" w:sz="0" w:space="0" w:color="auto"/>
                        <w:right w:val="none" w:sz="0" w:space="0" w:color="auto"/>
                      </w:divBdr>
                      <w:divsChild>
                        <w:div w:id="147837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221689">
          <w:marLeft w:val="0"/>
          <w:marRight w:val="0"/>
          <w:marTop w:val="0"/>
          <w:marBottom w:val="0"/>
          <w:divBdr>
            <w:top w:val="none" w:sz="0" w:space="0" w:color="auto"/>
            <w:left w:val="none" w:sz="0" w:space="0" w:color="auto"/>
            <w:bottom w:val="none" w:sz="0" w:space="0" w:color="auto"/>
            <w:right w:val="none" w:sz="0" w:space="0" w:color="auto"/>
          </w:divBdr>
          <w:divsChild>
            <w:div w:id="1739211773">
              <w:marLeft w:val="0"/>
              <w:marRight w:val="0"/>
              <w:marTop w:val="0"/>
              <w:marBottom w:val="0"/>
              <w:divBdr>
                <w:top w:val="none" w:sz="0" w:space="0" w:color="auto"/>
                <w:left w:val="none" w:sz="0" w:space="0" w:color="auto"/>
                <w:bottom w:val="none" w:sz="0" w:space="0" w:color="auto"/>
                <w:right w:val="none" w:sz="0" w:space="0" w:color="auto"/>
              </w:divBdr>
              <w:divsChild>
                <w:div w:id="131556486">
                  <w:marLeft w:val="0"/>
                  <w:marRight w:val="0"/>
                  <w:marTop w:val="0"/>
                  <w:marBottom w:val="0"/>
                  <w:divBdr>
                    <w:top w:val="none" w:sz="0" w:space="0" w:color="auto"/>
                    <w:left w:val="none" w:sz="0" w:space="0" w:color="auto"/>
                    <w:bottom w:val="none" w:sz="0" w:space="0" w:color="auto"/>
                    <w:right w:val="none" w:sz="0" w:space="0" w:color="auto"/>
                  </w:divBdr>
                </w:div>
                <w:div w:id="1235970758">
                  <w:marLeft w:val="0"/>
                  <w:marRight w:val="0"/>
                  <w:marTop w:val="0"/>
                  <w:marBottom w:val="0"/>
                  <w:divBdr>
                    <w:top w:val="none" w:sz="0" w:space="0" w:color="auto"/>
                    <w:left w:val="none" w:sz="0" w:space="0" w:color="auto"/>
                    <w:bottom w:val="none" w:sz="0" w:space="0" w:color="auto"/>
                    <w:right w:val="none" w:sz="0" w:space="0" w:color="auto"/>
                  </w:divBdr>
                  <w:divsChild>
                    <w:div w:id="369036985">
                      <w:marLeft w:val="0"/>
                      <w:marRight w:val="0"/>
                      <w:marTop w:val="0"/>
                      <w:marBottom w:val="0"/>
                      <w:divBdr>
                        <w:top w:val="none" w:sz="0" w:space="0" w:color="auto"/>
                        <w:left w:val="none" w:sz="0" w:space="0" w:color="auto"/>
                        <w:bottom w:val="none" w:sz="0" w:space="0" w:color="auto"/>
                        <w:right w:val="none" w:sz="0" w:space="0" w:color="auto"/>
                      </w:divBdr>
                      <w:divsChild>
                        <w:div w:id="50563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78045">
      <w:bodyDiv w:val="1"/>
      <w:marLeft w:val="0"/>
      <w:marRight w:val="0"/>
      <w:marTop w:val="0"/>
      <w:marBottom w:val="0"/>
      <w:divBdr>
        <w:top w:val="none" w:sz="0" w:space="0" w:color="auto"/>
        <w:left w:val="none" w:sz="0" w:space="0" w:color="auto"/>
        <w:bottom w:val="none" w:sz="0" w:space="0" w:color="auto"/>
        <w:right w:val="none" w:sz="0" w:space="0" w:color="auto"/>
      </w:divBdr>
    </w:div>
    <w:div w:id="99764332">
      <w:bodyDiv w:val="1"/>
      <w:marLeft w:val="0"/>
      <w:marRight w:val="0"/>
      <w:marTop w:val="0"/>
      <w:marBottom w:val="0"/>
      <w:divBdr>
        <w:top w:val="none" w:sz="0" w:space="0" w:color="auto"/>
        <w:left w:val="none" w:sz="0" w:space="0" w:color="auto"/>
        <w:bottom w:val="none" w:sz="0" w:space="0" w:color="auto"/>
        <w:right w:val="none" w:sz="0" w:space="0" w:color="auto"/>
      </w:divBdr>
    </w:div>
    <w:div w:id="103115037">
      <w:bodyDiv w:val="1"/>
      <w:marLeft w:val="0"/>
      <w:marRight w:val="0"/>
      <w:marTop w:val="0"/>
      <w:marBottom w:val="0"/>
      <w:divBdr>
        <w:top w:val="none" w:sz="0" w:space="0" w:color="auto"/>
        <w:left w:val="none" w:sz="0" w:space="0" w:color="auto"/>
        <w:bottom w:val="none" w:sz="0" w:space="0" w:color="auto"/>
        <w:right w:val="none" w:sz="0" w:space="0" w:color="auto"/>
      </w:divBdr>
    </w:div>
    <w:div w:id="106394345">
      <w:bodyDiv w:val="1"/>
      <w:marLeft w:val="0"/>
      <w:marRight w:val="0"/>
      <w:marTop w:val="0"/>
      <w:marBottom w:val="0"/>
      <w:divBdr>
        <w:top w:val="none" w:sz="0" w:space="0" w:color="auto"/>
        <w:left w:val="none" w:sz="0" w:space="0" w:color="auto"/>
        <w:bottom w:val="none" w:sz="0" w:space="0" w:color="auto"/>
        <w:right w:val="none" w:sz="0" w:space="0" w:color="auto"/>
      </w:divBdr>
    </w:div>
    <w:div w:id="117067277">
      <w:bodyDiv w:val="1"/>
      <w:marLeft w:val="0"/>
      <w:marRight w:val="0"/>
      <w:marTop w:val="0"/>
      <w:marBottom w:val="0"/>
      <w:divBdr>
        <w:top w:val="none" w:sz="0" w:space="0" w:color="auto"/>
        <w:left w:val="none" w:sz="0" w:space="0" w:color="auto"/>
        <w:bottom w:val="none" w:sz="0" w:space="0" w:color="auto"/>
        <w:right w:val="none" w:sz="0" w:space="0" w:color="auto"/>
      </w:divBdr>
    </w:div>
    <w:div w:id="117375901">
      <w:bodyDiv w:val="1"/>
      <w:marLeft w:val="0"/>
      <w:marRight w:val="0"/>
      <w:marTop w:val="0"/>
      <w:marBottom w:val="0"/>
      <w:divBdr>
        <w:top w:val="none" w:sz="0" w:space="0" w:color="auto"/>
        <w:left w:val="none" w:sz="0" w:space="0" w:color="auto"/>
        <w:bottom w:val="none" w:sz="0" w:space="0" w:color="auto"/>
        <w:right w:val="none" w:sz="0" w:space="0" w:color="auto"/>
      </w:divBdr>
    </w:div>
    <w:div w:id="120390886">
      <w:bodyDiv w:val="1"/>
      <w:marLeft w:val="0"/>
      <w:marRight w:val="0"/>
      <w:marTop w:val="0"/>
      <w:marBottom w:val="0"/>
      <w:divBdr>
        <w:top w:val="none" w:sz="0" w:space="0" w:color="auto"/>
        <w:left w:val="none" w:sz="0" w:space="0" w:color="auto"/>
        <w:bottom w:val="none" w:sz="0" w:space="0" w:color="auto"/>
        <w:right w:val="none" w:sz="0" w:space="0" w:color="auto"/>
      </w:divBdr>
    </w:div>
    <w:div w:id="123084711">
      <w:bodyDiv w:val="1"/>
      <w:marLeft w:val="0"/>
      <w:marRight w:val="0"/>
      <w:marTop w:val="0"/>
      <w:marBottom w:val="0"/>
      <w:divBdr>
        <w:top w:val="none" w:sz="0" w:space="0" w:color="auto"/>
        <w:left w:val="none" w:sz="0" w:space="0" w:color="auto"/>
        <w:bottom w:val="none" w:sz="0" w:space="0" w:color="auto"/>
        <w:right w:val="none" w:sz="0" w:space="0" w:color="auto"/>
      </w:divBdr>
    </w:div>
    <w:div w:id="129831745">
      <w:bodyDiv w:val="1"/>
      <w:marLeft w:val="0"/>
      <w:marRight w:val="0"/>
      <w:marTop w:val="0"/>
      <w:marBottom w:val="0"/>
      <w:divBdr>
        <w:top w:val="none" w:sz="0" w:space="0" w:color="auto"/>
        <w:left w:val="none" w:sz="0" w:space="0" w:color="auto"/>
        <w:bottom w:val="none" w:sz="0" w:space="0" w:color="auto"/>
        <w:right w:val="none" w:sz="0" w:space="0" w:color="auto"/>
      </w:divBdr>
    </w:div>
    <w:div w:id="132646683">
      <w:bodyDiv w:val="1"/>
      <w:marLeft w:val="0"/>
      <w:marRight w:val="0"/>
      <w:marTop w:val="0"/>
      <w:marBottom w:val="0"/>
      <w:divBdr>
        <w:top w:val="none" w:sz="0" w:space="0" w:color="auto"/>
        <w:left w:val="none" w:sz="0" w:space="0" w:color="auto"/>
        <w:bottom w:val="none" w:sz="0" w:space="0" w:color="auto"/>
        <w:right w:val="none" w:sz="0" w:space="0" w:color="auto"/>
      </w:divBdr>
    </w:div>
    <w:div w:id="135269313">
      <w:bodyDiv w:val="1"/>
      <w:marLeft w:val="0"/>
      <w:marRight w:val="0"/>
      <w:marTop w:val="0"/>
      <w:marBottom w:val="0"/>
      <w:divBdr>
        <w:top w:val="none" w:sz="0" w:space="0" w:color="auto"/>
        <w:left w:val="none" w:sz="0" w:space="0" w:color="auto"/>
        <w:bottom w:val="none" w:sz="0" w:space="0" w:color="auto"/>
        <w:right w:val="none" w:sz="0" w:space="0" w:color="auto"/>
      </w:divBdr>
    </w:div>
    <w:div w:id="135877884">
      <w:bodyDiv w:val="1"/>
      <w:marLeft w:val="0"/>
      <w:marRight w:val="0"/>
      <w:marTop w:val="0"/>
      <w:marBottom w:val="0"/>
      <w:divBdr>
        <w:top w:val="none" w:sz="0" w:space="0" w:color="auto"/>
        <w:left w:val="none" w:sz="0" w:space="0" w:color="auto"/>
        <w:bottom w:val="none" w:sz="0" w:space="0" w:color="auto"/>
        <w:right w:val="none" w:sz="0" w:space="0" w:color="auto"/>
      </w:divBdr>
    </w:div>
    <w:div w:id="140777004">
      <w:bodyDiv w:val="1"/>
      <w:marLeft w:val="0"/>
      <w:marRight w:val="0"/>
      <w:marTop w:val="0"/>
      <w:marBottom w:val="0"/>
      <w:divBdr>
        <w:top w:val="none" w:sz="0" w:space="0" w:color="auto"/>
        <w:left w:val="none" w:sz="0" w:space="0" w:color="auto"/>
        <w:bottom w:val="none" w:sz="0" w:space="0" w:color="auto"/>
        <w:right w:val="none" w:sz="0" w:space="0" w:color="auto"/>
      </w:divBdr>
      <w:divsChild>
        <w:div w:id="887257577">
          <w:marLeft w:val="173"/>
          <w:marRight w:val="0"/>
          <w:marTop w:val="0"/>
          <w:marBottom w:val="40"/>
          <w:divBdr>
            <w:top w:val="none" w:sz="0" w:space="0" w:color="auto"/>
            <w:left w:val="none" w:sz="0" w:space="0" w:color="auto"/>
            <w:bottom w:val="none" w:sz="0" w:space="0" w:color="auto"/>
            <w:right w:val="none" w:sz="0" w:space="0" w:color="auto"/>
          </w:divBdr>
        </w:div>
        <w:div w:id="904145781">
          <w:marLeft w:val="173"/>
          <w:marRight w:val="0"/>
          <w:marTop w:val="0"/>
          <w:marBottom w:val="40"/>
          <w:divBdr>
            <w:top w:val="none" w:sz="0" w:space="0" w:color="auto"/>
            <w:left w:val="none" w:sz="0" w:space="0" w:color="auto"/>
            <w:bottom w:val="none" w:sz="0" w:space="0" w:color="auto"/>
            <w:right w:val="none" w:sz="0" w:space="0" w:color="auto"/>
          </w:divBdr>
        </w:div>
      </w:divsChild>
    </w:div>
    <w:div w:id="142544331">
      <w:bodyDiv w:val="1"/>
      <w:marLeft w:val="0"/>
      <w:marRight w:val="0"/>
      <w:marTop w:val="0"/>
      <w:marBottom w:val="0"/>
      <w:divBdr>
        <w:top w:val="none" w:sz="0" w:space="0" w:color="auto"/>
        <w:left w:val="none" w:sz="0" w:space="0" w:color="auto"/>
        <w:bottom w:val="none" w:sz="0" w:space="0" w:color="auto"/>
        <w:right w:val="none" w:sz="0" w:space="0" w:color="auto"/>
      </w:divBdr>
    </w:div>
    <w:div w:id="149635848">
      <w:bodyDiv w:val="1"/>
      <w:marLeft w:val="0"/>
      <w:marRight w:val="0"/>
      <w:marTop w:val="0"/>
      <w:marBottom w:val="0"/>
      <w:divBdr>
        <w:top w:val="none" w:sz="0" w:space="0" w:color="auto"/>
        <w:left w:val="none" w:sz="0" w:space="0" w:color="auto"/>
        <w:bottom w:val="none" w:sz="0" w:space="0" w:color="auto"/>
        <w:right w:val="none" w:sz="0" w:space="0" w:color="auto"/>
      </w:divBdr>
    </w:div>
    <w:div w:id="158468941">
      <w:bodyDiv w:val="1"/>
      <w:marLeft w:val="0"/>
      <w:marRight w:val="0"/>
      <w:marTop w:val="0"/>
      <w:marBottom w:val="0"/>
      <w:divBdr>
        <w:top w:val="none" w:sz="0" w:space="0" w:color="auto"/>
        <w:left w:val="none" w:sz="0" w:space="0" w:color="auto"/>
        <w:bottom w:val="none" w:sz="0" w:space="0" w:color="auto"/>
        <w:right w:val="none" w:sz="0" w:space="0" w:color="auto"/>
      </w:divBdr>
    </w:div>
    <w:div w:id="158735294">
      <w:bodyDiv w:val="1"/>
      <w:marLeft w:val="0"/>
      <w:marRight w:val="0"/>
      <w:marTop w:val="0"/>
      <w:marBottom w:val="0"/>
      <w:divBdr>
        <w:top w:val="none" w:sz="0" w:space="0" w:color="auto"/>
        <w:left w:val="none" w:sz="0" w:space="0" w:color="auto"/>
        <w:bottom w:val="none" w:sz="0" w:space="0" w:color="auto"/>
        <w:right w:val="none" w:sz="0" w:space="0" w:color="auto"/>
      </w:divBdr>
      <w:divsChild>
        <w:div w:id="145324499">
          <w:marLeft w:val="0"/>
          <w:marRight w:val="0"/>
          <w:marTop w:val="0"/>
          <w:marBottom w:val="0"/>
          <w:divBdr>
            <w:top w:val="none" w:sz="0" w:space="0" w:color="auto"/>
            <w:left w:val="none" w:sz="0" w:space="0" w:color="auto"/>
            <w:bottom w:val="none" w:sz="0" w:space="0" w:color="auto"/>
            <w:right w:val="none" w:sz="0" w:space="0" w:color="auto"/>
          </w:divBdr>
        </w:div>
        <w:div w:id="545720007">
          <w:marLeft w:val="0"/>
          <w:marRight w:val="0"/>
          <w:marTop w:val="0"/>
          <w:marBottom w:val="0"/>
          <w:divBdr>
            <w:top w:val="none" w:sz="0" w:space="0" w:color="auto"/>
            <w:left w:val="none" w:sz="0" w:space="0" w:color="auto"/>
            <w:bottom w:val="none" w:sz="0" w:space="0" w:color="auto"/>
            <w:right w:val="none" w:sz="0" w:space="0" w:color="auto"/>
          </w:divBdr>
          <w:divsChild>
            <w:div w:id="872497741">
              <w:marLeft w:val="-75"/>
              <w:marRight w:val="0"/>
              <w:marTop w:val="30"/>
              <w:marBottom w:val="30"/>
              <w:divBdr>
                <w:top w:val="none" w:sz="0" w:space="0" w:color="auto"/>
                <w:left w:val="none" w:sz="0" w:space="0" w:color="auto"/>
                <w:bottom w:val="none" w:sz="0" w:space="0" w:color="auto"/>
                <w:right w:val="none" w:sz="0" w:space="0" w:color="auto"/>
              </w:divBdr>
              <w:divsChild>
                <w:div w:id="128862360">
                  <w:marLeft w:val="0"/>
                  <w:marRight w:val="0"/>
                  <w:marTop w:val="0"/>
                  <w:marBottom w:val="0"/>
                  <w:divBdr>
                    <w:top w:val="none" w:sz="0" w:space="0" w:color="auto"/>
                    <w:left w:val="none" w:sz="0" w:space="0" w:color="auto"/>
                    <w:bottom w:val="none" w:sz="0" w:space="0" w:color="auto"/>
                    <w:right w:val="none" w:sz="0" w:space="0" w:color="auto"/>
                  </w:divBdr>
                  <w:divsChild>
                    <w:div w:id="116802355">
                      <w:marLeft w:val="0"/>
                      <w:marRight w:val="0"/>
                      <w:marTop w:val="0"/>
                      <w:marBottom w:val="0"/>
                      <w:divBdr>
                        <w:top w:val="none" w:sz="0" w:space="0" w:color="auto"/>
                        <w:left w:val="none" w:sz="0" w:space="0" w:color="auto"/>
                        <w:bottom w:val="none" w:sz="0" w:space="0" w:color="auto"/>
                        <w:right w:val="none" w:sz="0" w:space="0" w:color="auto"/>
                      </w:divBdr>
                    </w:div>
                  </w:divsChild>
                </w:div>
                <w:div w:id="230582024">
                  <w:marLeft w:val="0"/>
                  <w:marRight w:val="0"/>
                  <w:marTop w:val="0"/>
                  <w:marBottom w:val="0"/>
                  <w:divBdr>
                    <w:top w:val="none" w:sz="0" w:space="0" w:color="auto"/>
                    <w:left w:val="none" w:sz="0" w:space="0" w:color="auto"/>
                    <w:bottom w:val="none" w:sz="0" w:space="0" w:color="auto"/>
                    <w:right w:val="none" w:sz="0" w:space="0" w:color="auto"/>
                  </w:divBdr>
                  <w:divsChild>
                    <w:div w:id="1151482290">
                      <w:marLeft w:val="0"/>
                      <w:marRight w:val="0"/>
                      <w:marTop w:val="0"/>
                      <w:marBottom w:val="0"/>
                      <w:divBdr>
                        <w:top w:val="none" w:sz="0" w:space="0" w:color="auto"/>
                        <w:left w:val="none" w:sz="0" w:space="0" w:color="auto"/>
                        <w:bottom w:val="none" w:sz="0" w:space="0" w:color="auto"/>
                        <w:right w:val="none" w:sz="0" w:space="0" w:color="auto"/>
                      </w:divBdr>
                    </w:div>
                  </w:divsChild>
                </w:div>
                <w:div w:id="351344425">
                  <w:marLeft w:val="0"/>
                  <w:marRight w:val="0"/>
                  <w:marTop w:val="0"/>
                  <w:marBottom w:val="0"/>
                  <w:divBdr>
                    <w:top w:val="none" w:sz="0" w:space="0" w:color="auto"/>
                    <w:left w:val="none" w:sz="0" w:space="0" w:color="auto"/>
                    <w:bottom w:val="none" w:sz="0" w:space="0" w:color="auto"/>
                    <w:right w:val="none" w:sz="0" w:space="0" w:color="auto"/>
                  </w:divBdr>
                  <w:divsChild>
                    <w:div w:id="1007947991">
                      <w:marLeft w:val="0"/>
                      <w:marRight w:val="0"/>
                      <w:marTop w:val="0"/>
                      <w:marBottom w:val="0"/>
                      <w:divBdr>
                        <w:top w:val="none" w:sz="0" w:space="0" w:color="auto"/>
                        <w:left w:val="none" w:sz="0" w:space="0" w:color="auto"/>
                        <w:bottom w:val="none" w:sz="0" w:space="0" w:color="auto"/>
                        <w:right w:val="none" w:sz="0" w:space="0" w:color="auto"/>
                      </w:divBdr>
                    </w:div>
                  </w:divsChild>
                </w:div>
                <w:div w:id="359163895">
                  <w:marLeft w:val="0"/>
                  <w:marRight w:val="0"/>
                  <w:marTop w:val="0"/>
                  <w:marBottom w:val="0"/>
                  <w:divBdr>
                    <w:top w:val="none" w:sz="0" w:space="0" w:color="auto"/>
                    <w:left w:val="none" w:sz="0" w:space="0" w:color="auto"/>
                    <w:bottom w:val="none" w:sz="0" w:space="0" w:color="auto"/>
                    <w:right w:val="none" w:sz="0" w:space="0" w:color="auto"/>
                  </w:divBdr>
                  <w:divsChild>
                    <w:div w:id="1431048170">
                      <w:marLeft w:val="0"/>
                      <w:marRight w:val="0"/>
                      <w:marTop w:val="0"/>
                      <w:marBottom w:val="0"/>
                      <w:divBdr>
                        <w:top w:val="none" w:sz="0" w:space="0" w:color="auto"/>
                        <w:left w:val="none" w:sz="0" w:space="0" w:color="auto"/>
                        <w:bottom w:val="none" w:sz="0" w:space="0" w:color="auto"/>
                        <w:right w:val="none" w:sz="0" w:space="0" w:color="auto"/>
                      </w:divBdr>
                    </w:div>
                  </w:divsChild>
                </w:div>
                <w:div w:id="365184668">
                  <w:marLeft w:val="0"/>
                  <w:marRight w:val="0"/>
                  <w:marTop w:val="0"/>
                  <w:marBottom w:val="0"/>
                  <w:divBdr>
                    <w:top w:val="none" w:sz="0" w:space="0" w:color="auto"/>
                    <w:left w:val="none" w:sz="0" w:space="0" w:color="auto"/>
                    <w:bottom w:val="none" w:sz="0" w:space="0" w:color="auto"/>
                    <w:right w:val="none" w:sz="0" w:space="0" w:color="auto"/>
                  </w:divBdr>
                  <w:divsChild>
                    <w:div w:id="1283222182">
                      <w:marLeft w:val="0"/>
                      <w:marRight w:val="0"/>
                      <w:marTop w:val="0"/>
                      <w:marBottom w:val="0"/>
                      <w:divBdr>
                        <w:top w:val="none" w:sz="0" w:space="0" w:color="auto"/>
                        <w:left w:val="none" w:sz="0" w:space="0" w:color="auto"/>
                        <w:bottom w:val="none" w:sz="0" w:space="0" w:color="auto"/>
                        <w:right w:val="none" w:sz="0" w:space="0" w:color="auto"/>
                      </w:divBdr>
                    </w:div>
                  </w:divsChild>
                </w:div>
                <w:div w:id="413740529">
                  <w:marLeft w:val="0"/>
                  <w:marRight w:val="0"/>
                  <w:marTop w:val="0"/>
                  <w:marBottom w:val="0"/>
                  <w:divBdr>
                    <w:top w:val="none" w:sz="0" w:space="0" w:color="auto"/>
                    <w:left w:val="none" w:sz="0" w:space="0" w:color="auto"/>
                    <w:bottom w:val="none" w:sz="0" w:space="0" w:color="auto"/>
                    <w:right w:val="none" w:sz="0" w:space="0" w:color="auto"/>
                  </w:divBdr>
                  <w:divsChild>
                    <w:div w:id="2042826507">
                      <w:marLeft w:val="0"/>
                      <w:marRight w:val="0"/>
                      <w:marTop w:val="0"/>
                      <w:marBottom w:val="0"/>
                      <w:divBdr>
                        <w:top w:val="none" w:sz="0" w:space="0" w:color="auto"/>
                        <w:left w:val="none" w:sz="0" w:space="0" w:color="auto"/>
                        <w:bottom w:val="none" w:sz="0" w:space="0" w:color="auto"/>
                        <w:right w:val="none" w:sz="0" w:space="0" w:color="auto"/>
                      </w:divBdr>
                    </w:div>
                  </w:divsChild>
                </w:div>
                <w:div w:id="452746648">
                  <w:marLeft w:val="0"/>
                  <w:marRight w:val="0"/>
                  <w:marTop w:val="0"/>
                  <w:marBottom w:val="0"/>
                  <w:divBdr>
                    <w:top w:val="none" w:sz="0" w:space="0" w:color="auto"/>
                    <w:left w:val="none" w:sz="0" w:space="0" w:color="auto"/>
                    <w:bottom w:val="none" w:sz="0" w:space="0" w:color="auto"/>
                    <w:right w:val="none" w:sz="0" w:space="0" w:color="auto"/>
                  </w:divBdr>
                  <w:divsChild>
                    <w:div w:id="1283027927">
                      <w:marLeft w:val="0"/>
                      <w:marRight w:val="0"/>
                      <w:marTop w:val="0"/>
                      <w:marBottom w:val="0"/>
                      <w:divBdr>
                        <w:top w:val="none" w:sz="0" w:space="0" w:color="auto"/>
                        <w:left w:val="none" w:sz="0" w:space="0" w:color="auto"/>
                        <w:bottom w:val="none" w:sz="0" w:space="0" w:color="auto"/>
                        <w:right w:val="none" w:sz="0" w:space="0" w:color="auto"/>
                      </w:divBdr>
                    </w:div>
                  </w:divsChild>
                </w:div>
                <w:div w:id="555319075">
                  <w:marLeft w:val="0"/>
                  <w:marRight w:val="0"/>
                  <w:marTop w:val="0"/>
                  <w:marBottom w:val="0"/>
                  <w:divBdr>
                    <w:top w:val="none" w:sz="0" w:space="0" w:color="auto"/>
                    <w:left w:val="none" w:sz="0" w:space="0" w:color="auto"/>
                    <w:bottom w:val="none" w:sz="0" w:space="0" w:color="auto"/>
                    <w:right w:val="none" w:sz="0" w:space="0" w:color="auto"/>
                  </w:divBdr>
                  <w:divsChild>
                    <w:div w:id="312685179">
                      <w:marLeft w:val="0"/>
                      <w:marRight w:val="0"/>
                      <w:marTop w:val="0"/>
                      <w:marBottom w:val="0"/>
                      <w:divBdr>
                        <w:top w:val="none" w:sz="0" w:space="0" w:color="auto"/>
                        <w:left w:val="none" w:sz="0" w:space="0" w:color="auto"/>
                        <w:bottom w:val="none" w:sz="0" w:space="0" w:color="auto"/>
                        <w:right w:val="none" w:sz="0" w:space="0" w:color="auto"/>
                      </w:divBdr>
                    </w:div>
                  </w:divsChild>
                </w:div>
                <w:div w:id="564415363">
                  <w:marLeft w:val="0"/>
                  <w:marRight w:val="0"/>
                  <w:marTop w:val="0"/>
                  <w:marBottom w:val="0"/>
                  <w:divBdr>
                    <w:top w:val="none" w:sz="0" w:space="0" w:color="auto"/>
                    <w:left w:val="none" w:sz="0" w:space="0" w:color="auto"/>
                    <w:bottom w:val="none" w:sz="0" w:space="0" w:color="auto"/>
                    <w:right w:val="none" w:sz="0" w:space="0" w:color="auto"/>
                  </w:divBdr>
                  <w:divsChild>
                    <w:div w:id="1662585571">
                      <w:marLeft w:val="0"/>
                      <w:marRight w:val="0"/>
                      <w:marTop w:val="0"/>
                      <w:marBottom w:val="0"/>
                      <w:divBdr>
                        <w:top w:val="none" w:sz="0" w:space="0" w:color="auto"/>
                        <w:left w:val="none" w:sz="0" w:space="0" w:color="auto"/>
                        <w:bottom w:val="none" w:sz="0" w:space="0" w:color="auto"/>
                        <w:right w:val="none" w:sz="0" w:space="0" w:color="auto"/>
                      </w:divBdr>
                    </w:div>
                  </w:divsChild>
                </w:div>
                <w:div w:id="664667948">
                  <w:marLeft w:val="0"/>
                  <w:marRight w:val="0"/>
                  <w:marTop w:val="0"/>
                  <w:marBottom w:val="0"/>
                  <w:divBdr>
                    <w:top w:val="none" w:sz="0" w:space="0" w:color="auto"/>
                    <w:left w:val="none" w:sz="0" w:space="0" w:color="auto"/>
                    <w:bottom w:val="none" w:sz="0" w:space="0" w:color="auto"/>
                    <w:right w:val="none" w:sz="0" w:space="0" w:color="auto"/>
                  </w:divBdr>
                  <w:divsChild>
                    <w:div w:id="255598568">
                      <w:marLeft w:val="0"/>
                      <w:marRight w:val="0"/>
                      <w:marTop w:val="0"/>
                      <w:marBottom w:val="0"/>
                      <w:divBdr>
                        <w:top w:val="none" w:sz="0" w:space="0" w:color="auto"/>
                        <w:left w:val="none" w:sz="0" w:space="0" w:color="auto"/>
                        <w:bottom w:val="none" w:sz="0" w:space="0" w:color="auto"/>
                        <w:right w:val="none" w:sz="0" w:space="0" w:color="auto"/>
                      </w:divBdr>
                    </w:div>
                  </w:divsChild>
                </w:div>
                <w:div w:id="923102201">
                  <w:marLeft w:val="0"/>
                  <w:marRight w:val="0"/>
                  <w:marTop w:val="0"/>
                  <w:marBottom w:val="0"/>
                  <w:divBdr>
                    <w:top w:val="none" w:sz="0" w:space="0" w:color="auto"/>
                    <w:left w:val="none" w:sz="0" w:space="0" w:color="auto"/>
                    <w:bottom w:val="none" w:sz="0" w:space="0" w:color="auto"/>
                    <w:right w:val="none" w:sz="0" w:space="0" w:color="auto"/>
                  </w:divBdr>
                  <w:divsChild>
                    <w:div w:id="960570392">
                      <w:marLeft w:val="0"/>
                      <w:marRight w:val="0"/>
                      <w:marTop w:val="0"/>
                      <w:marBottom w:val="0"/>
                      <w:divBdr>
                        <w:top w:val="none" w:sz="0" w:space="0" w:color="auto"/>
                        <w:left w:val="none" w:sz="0" w:space="0" w:color="auto"/>
                        <w:bottom w:val="none" w:sz="0" w:space="0" w:color="auto"/>
                        <w:right w:val="none" w:sz="0" w:space="0" w:color="auto"/>
                      </w:divBdr>
                    </w:div>
                  </w:divsChild>
                </w:div>
                <w:div w:id="988705399">
                  <w:marLeft w:val="0"/>
                  <w:marRight w:val="0"/>
                  <w:marTop w:val="0"/>
                  <w:marBottom w:val="0"/>
                  <w:divBdr>
                    <w:top w:val="none" w:sz="0" w:space="0" w:color="auto"/>
                    <w:left w:val="none" w:sz="0" w:space="0" w:color="auto"/>
                    <w:bottom w:val="none" w:sz="0" w:space="0" w:color="auto"/>
                    <w:right w:val="none" w:sz="0" w:space="0" w:color="auto"/>
                  </w:divBdr>
                  <w:divsChild>
                    <w:div w:id="291132377">
                      <w:marLeft w:val="0"/>
                      <w:marRight w:val="0"/>
                      <w:marTop w:val="0"/>
                      <w:marBottom w:val="0"/>
                      <w:divBdr>
                        <w:top w:val="none" w:sz="0" w:space="0" w:color="auto"/>
                        <w:left w:val="none" w:sz="0" w:space="0" w:color="auto"/>
                        <w:bottom w:val="none" w:sz="0" w:space="0" w:color="auto"/>
                        <w:right w:val="none" w:sz="0" w:space="0" w:color="auto"/>
                      </w:divBdr>
                    </w:div>
                  </w:divsChild>
                </w:div>
                <w:div w:id="1260218022">
                  <w:marLeft w:val="0"/>
                  <w:marRight w:val="0"/>
                  <w:marTop w:val="0"/>
                  <w:marBottom w:val="0"/>
                  <w:divBdr>
                    <w:top w:val="none" w:sz="0" w:space="0" w:color="auto"/>
                    <w:left w:val="none" w:sz="0" w:space="0" w:color="auto"/>
                    <w:bottom w:val="none" w:sz="0" w:space="0" w:color="auto"/>
                    <w:right w:val="none" w:sz="0" w:space="0" w:color="auto"/>
                  </w:divBdr>
                  <w:divsChild>
                    <w:div w:id="649943779">
                      <w:marLeft w:val="0"/>
                      <w:marRight w:val="0"/>
                      <w:marTop w:val="0"/>
                      <w:marBottom w:val="0"/>
                      <w:divBdr>
                        <w:top w:val="none" w:sz="0" w:space="0" w:color="auto"/>
                        <w:left w:val="none" w:sz="0" w:space="0" w:color="auto"/>
                        <w:bottom w:val="none" w:sz="0" w:space="0" w:color="auto"/>
                        <w:right w:val="none" w:sz="0" w:space="0" w:color="auto"/>
                      </w:divBdr>
                    </w:div>
                  </w:divsChild>
                </w:div>
                <w:div w:id="1371371552">
                  <w:marLeft w:val="0"/>
                  <w:marRight w:val="0"/>
                  <w:marTop w:val="0"/>
                  <w:marBottom w:val="0"/>
                  <w:divBdr>
                    <w:top w:val="none" w:sz="0" w:space="0" w:color="auto"/>
                    <w:left w:val="none" w:sz="0" w:space="0" w:color="auto"/>
                    <w:bottom w:val="none" w:sz="0" w:space="0" w:color="auto"/>
                    <w:right w:val="none" w:sz="0" w:space="0" w:color="auto"/>
                  </w:divBdr>
                  <w:divsChild>
                    <w:div w:id="7681947">
                      <w:marLeft w:val="0"/>
                      <w:marRight w:val="0"/>
                      <w:marTop w:val="0"/>
                      <w:marBottom w:val="0"/>
                      <w:divBdr>
                        <w:top w:val="none" w:sz="0" w:space="0" w:color="auto"/>
                        <w:left w:val="none" w:sz="0" w:space="0" w:color="auto"/>
                        <w:bottom w:val="none" w:sz="0" w:space="0" w:color="auto"/>
                        <w:right w:val="none" w:sz="0" w:space="0" w:color="auto"/>
                      </w:divBdr>
                    </w:div>
                  </w:divsChild>
                </w:div>
                <w:div w:id="1415207624">
                  <w:marLeft w:val="0"/>
                  <w:marRight w:val="0"/>
                  <w:marTop w:val="0"/>
                  <w:marBottom w:val="0"/>
                  <w:divBdr>
                    <w:top w:val="none" w:sz="0" w:space="0" w:color="auto"/>
                    <w:left w:val="none" w:sz="0" w:space="0" w:color="auto"/>
                    <w:bottom w:val="none" w:sz="0" w:space="0" w:color="auto"/>
                    <w:right w:val="none" w:sz="0" w:space="0" w:color="auto"/>
                  </w:divBdr>
                  <w:divsChild>
                    <w:div w:id="493839963">
                      <w:marLeft w:val="0"/>
                      <w:marRight w:val="0"/>
                      <w:marTop w:val="0"/>
                      <w:marBottom w:val="0"/>
                      <w:divBdr>
                        <w:top w:val="none" w:sz="0" w:space="0" w:color="auto"/>
                        <w:left w:val="none" w:sz="0" w:space="0" w:color="auto"/>
                        <w:bottom w:val="none" w:sz="0" w:space="0" w:color="auto"/>
                        <w:right w:val="none" w:sz="0" w:space="0" w:color="auto"/>
                      </w:divBdr>
                    </w:div>
                  </w:divsChild>
                </w:div>
                <w:div w:id="1446927708">
                  <w:marLeft w:val="0"/>
                  <w:marRight w:val="0"/>
                  <w:marTop w:val="0"/>
                  <w:marBottom w:val="0"/>
                  <w:divBdr>
                    <w:top w:val="none" w:sz="0" w:space="0" w:color="auto"/>
                    <w:left w:val="none" w:sz="0" w:space="0" w:color="auto"/>
                    <w:bottom w:val="none" w:sz="0" w:space="0" w:color="auto"/>
                    <w:right w:val="none" w:sz="0" w:space="0" w:color="auto"/>
                  </w:divBdr>
                  <w:divsChild>
                    <w:div w:id="1396008773">
                      <w:marLeft w:val="0"/>
                      <w:marRight w:val="0"/>
                      <w:marTop w:val="0"/>
                      <w:marBottom w:val="0"/>
                      <w:divBdr>
                        <w:top w:val="none" w:sz="0" w:space="0" w:color="auto"/>
                        <w:left w:val="none" w:sz="0" w:space="0" w:color="auto"/>
                        <w:bottom w:val="none" w:sz="0" w:space="0" w:color="auto"/>
                        <w:right w:val="none" w:sz="0" w:space="0" w:color="auto"/>
                      </w:divBdr>
                    </w:div>
                  </w:divsChild>
                </w:div>
                <w:div w:id="1468863288">
                  <w:marLeft w:val="0"/>
                  <w:marRight w:val="0"/>
                  <w:marTop w:val="0"/>
                  <w:marBottom w:val="0"/>
                  <w:divBdr>
                    <w:top w:val="none" w:sz="0" w:space="0" w:color="auto"/>
                    <w:left w:val="none" w:sz="0" w:space="0" w:color="auto"/>
                    <w:bottom w:val="none" w:sz="0" w:space="0" w:color="auto"/>
                    <w:right w:val="none" w:sz="0" w:space="0" w:color="auto"/>
                  </w:divBdr>
                  <w:divsChild>
                    <w:div w:id="1477868758">
                      <w:marLeft w:val="0"/>
                      <w:marRight w:val="0"/>
                      <w:marTop w:val="0"/>
                      <w:marBottom w:val="0"/>
                      <w:divBdr>
                        <w:top w:val="none" w:sz="0" w:space="0" w:color="auto"/>
                        <w:left w:val="none" w:sz="0" w:space="0" w:color="auto"/>
                        <w:bottom w:val="none" w:sz="0" w:space="0" w:color="auto"/>
                        <w:right w:val="none" w:sz="0" w:space="0" w:color="auto"/>
                      </w:divBdr>
                    </w:div>
                  </w:divsChild>
                </w:div>
                <w:div w:id="1491866720">
                  <w:marLeft w:val="0"/>
                  <w:marRight w:val="0"/>
                  <w:marTop w:val="0"/>
                  <w:marBottom w:val="0"/>
                  <w:divBdr>
                    <w:top w:val="none" w:sz="0" w:space="0" w:color="auto"/>
                    <w:left w:val="none" w:sz="0" w:space="0" w:color="auto"/>
                    <w:bottom w:val="none" w:sz="0" w:space="0" w:color="auto"/>
                    <w:right w:val="none" w:sz="0" w:space="0" w:color="auto"/>
                  </w:divBdr>
                  <w:divsChild>
                    <w:div w:id="1926957422">
                      <w:marLeft w:val="0"/>
                      <w:marRight w:val="0"/>
                      <w:marTop w:val="0"/>
                      <w:marBottom w:val="0"/>
                      <w:divBdr>
                        <w:top w:val="none" w:sz="0" w:space="0" w:color="auto"/>
                        <w:left w:val="none" w:sz="0" w:space="0" w:color="auto"/>
                        <w:bottom w:val="none" w:sz="0" w:space="0" w:color="auto"/>
                        <w:right w:val="none" w:sz="0" w:space="0" w:color="auto"/>
                      </w:divBdr>
                    </w:div>
                  </w:divsChild>
                </w:div>
                <w:div w:id="1614243636">
                  <w:marLeft w:val="0"/>
                  <w:marRight w:val="0"/>
                  <w:marTop w:val="0"/>
                  <w:marBottom w:val="0"/>
                  <w:divBdr>
                    <w:top w:val="none" w:sz="0" w:space="0" w:color="auto"/>
                    <w:left w:val="none" w:sz="0" w:space="0" w:color="auto"/>
                    <w:bottom w:val="none" w:sz="0" w:space="0" w:color="auto"/>
                    <w:right w:val="none" w:sz="0" w:space="0" w:color="auto"/>
                  </w:divBdr>
                  <w:divsChild>
                    <w:div w:id="640618286">
                      <w:marLeft w:val="0"/>
                      <w:marRight w:val="0"/>
                      <w:marTop w:val="0"/>
                      <w:marBottom w:val="0"/>
                      <w:divBdr>
                        <w:top w:val="none" w:sz="0" w:space="0" w:color="auto"/>
                        <w:left w:val="none" w:sz="0" w:space="0" w:color="auto"/>
                        <w:bottom w:val="none" w:sz="0" w:space="0" w:color="auto"/>
                        <w:right w:val="none" w:sz="0" w:space="0" w:color="auto"/>
                      </w:divBdr>
                    </w:div>
                  </w:divsChild>
                </w:div>
                <w:div w:id="1657806066">
                  <w:marLeft w:val="0"/>
                  <w:marRight w:val="0"/>
                  <w:marTop w:val="0"/>
                  <w:marBottom w:val="0"/>
                  <w:divBdr>
                    <w:top w:val="none" w:sz="0" w:space="0" w:color="auto"/>
                    <w:left w:val="none" w:sz="0" w:space="0" w:color="auto"/>
                    <w:bottom w:val="none" w:sz="0" w:space="0" w:color="auto"/>
                    <w:right w:val="none" w:sz="0" w:space="0" w:color="auto"/>
                  </w:divBdr>
                  <w:divsChild>
                    <w:div w:id="2106608458">
                      <w:marLeft w:val="0"/>
                      <w:marRight w:val="0"/>
                      <w:marTop w:val="0"/>
                      <w:marBottom w:val="0"/>
                      <w:divBdr>
                        <w:top w:val="none" w:sz="0" w:space="0" w:color="auto"/>
                        <w:left w:val="none" w:sz="0" w:space="0" w:color="auto"/>
                        <w:bottom w:val="none" w:sz="0" w:space="0" w:color="auto"/>
                        <w:right w:val="none" w:sz="0" w:space="0" w:color="auto"/>
                      </w:divBdr>
                    </w:div>
                  </w:divsChild>
                </w:div>
                <w:div w:id="1679386242">
                  <w:marLeft w:val="0"/>
                  <w:marRight w:val="0"/>
                  <w:marTop w:val="0"/>
                  <w:marBottom w:val="0"/>
                  <w:divBdr>
                    <w:top w:val="none" w:sz="0" w:space="0" w:color="auto"/>
                    <w:left w:val="none" w:sz="0" w:space="0" w:color="auto"/>
                    <w:bottom w:val="none" w:sz="0" w:space="0" w:color="auto"/>
                    <w:right w:val="none" w:sz="0" w:space="0" w:color="auto"/>
                  </w:divBdr>
                  <w:divsChild>
                    <w:div w:id="1559776644">
                      <w:marLeft w:val="0"/>
                      <w:marRight w:val="0"/>
                      <w:marTop w:val="0"/>
                      <w:marBottom w:val="0"/>
                      <w:divBdr>
                        <w:top w:val="none" w:sz="0" w:space="0" w:color="auto"/>
                        <w:left w:val="none" w:sz="0" w:space="0" w:color="auto"/>
                        <w:bottom w:val="none" w:sz="0" w:space="0" w:color="auto"/>
                        <w:right w:val="none" w:sz="0" w:space="0" w:color="auto"/>
                      </w:divBdr>
                    </w:div>
                  </w:divsChild>
                </w:div>
                <w:div w:id="1783111860">
                  <w:marLeft w:val="0"/>
                  <w:marRight w:val="0"/>
                  <w:marTop w:val="0"/>
                  <w:marBottom w:val="0"/>
                  <w:divBdr>
                    <w:top w:val="none" w:sz="0" w:space="0" w:color="auto"/>
                    <w:left w:val="none" w:sz="0" w:space="0" w:color="auto"/>
                    <w:bottom w:val="none" w:sz="0" w:space="0" w:color="auto"/>
                    <w:right w:val="none" w:sz="0" w:space="0" w:color="auto"/>
                  </w:divBdr>
                  <w:divsChild>
                    <w:div w:id="442501420">
                      <w:marLeft w:val="0"/>
                      <w:marRight w:val="0"/>
                      <w:marTop w:val="0"/>
                      <w:marBottom w:val="0"/>
                      <w:divBdr>
                        <w:top w:val="none" w:sz="0" w:space="0" w:color="auto"/>
                        <w:left w:val="none" w:sz="0" w:space="0" w:color="auto"/>
                        <w:bottom w:val="none" w:sz="0" w:space="0" w:color="auto"/>
                        <w:right w:val="none" w:sz="0" w:space="0" w:color="auto"/>
                      </w:divBdr>
                    </w:div>
                  </w:divsChild>
                </w:div>
                <w:div w:id="1964578694">
                  <w:marLeft w:val="0"/>
                  <w:marRight w:val="0"/>
                  <w:marTop w:val="0"/>
                  <w:marBottom w:val="0"/>
                  <w:divBdr>
                    <w:top w:val="none" w:sz="0" w:space="0" w:color="auto"/>
                    <w:left w:val="none" w:sz="0" w:space="0" w:color="auto"/>
                    <w:bottom w:val="none" w:sz="0" w:space="0" w:color="auto"/>
                    <w:right w:val="none" w:sz="0" w:space="0" w:color="auto"/>
                  </w:divBdr>
                  <w:divsChild>
                    <w:div w:id="1691569370">
                      <w:marLeft w:val="0"/>
                      <w:marRight w:val="0"/>
                      <w:marTop w:val="0"/>
                      <w:marBottom w:val="0"/>
                      <w:divBdr>
                        <w:top w:val="none" w:sz="0" w:space="0" w:color="auto"/>
                        <w:left w:val="none" w:sz="0" w:space="0" w:color="auto"/>
                        <w:bottom w:val="none" w:sz="0" w:space="0" w:color="auto"/>
                        <w:right w:val="none" w:sz="0" w:space="0" w:color="auto"/>
                      </w:divBdr>
                    </w:div>
                  </w:divsChild>
                </w:div>
                <w:div w:id="2034064600">
                  <w:marLeft w:val="0"/>
                  <w:marRight w:val="0"/>
                  <w:marTop w:val="0"/>
                  <w:marBottom w:val="0"/>
                  <w:divBdr>
                    <w:top w:val="none" w:sz="0" w:space="0" w:color="auto"/>
                    <w:left w:val="none" w:sz="0" w:space="0" w:color="auto"/>
                    <w:bottom w:val="none" w:sz="0" w:space="0" w:color="auto"/>
                    <w:right w:val="none" w:sz="0" w:space="0" w:color="auto"/>
                  </w:divBdr>
                  <w:divsChild>
                    <w:div w:id="722489146">
                      <w:marLeft w:val="0"/>
                      <w:marRight w:val="0"/>
                      <w:marTop w:val="0"/>
                      <w:marBottom w:val="0"/>
                      <w:divBdr>
                        <w:top w:val="none" w:sz="0" w:space="0" w:color="auto"/>
                        <w:left w:val="none" w:sz="0" w:space="0" w:color="auto"/>
                        <w:bottom w:val="none" w:sz="0" w:space="0" w:color="auto"/>
                        <w:right w:val="none" w:sz="0" w:space="0" w:color="auto"/>
                      </w:divBdr>
                    </w:div>
                  </w:divsChild>
                </w:div>
                <w:div w:id="2043508383">
                  <w:marLeft w:val="0"/>
                  <w:marRight w:val="0"/>
                  <w:marTop w:val="0"/>
                  <w:marBottom w:val="0"/>
                  <w:divBdr>
                    <w:top w:val="none" w:sz="0" w:space="0" w:color="auto"/>
                    <w:left w:val="none" w:sz="0" w:space="0" w:color="auto"/>
                    <w:bottom w:val="none" w:sz="0" w:space="0" w:color="auto"/>
                    <w:right w:val="none" w:sz="0" w:space="0" w:color="auto"/>
                  </w:divBdr>
                  <w:divsChild>
                    <w:div w:id="256404284">
                      <w:marLeft w:val="0"/>
                      <w:marRight w:val="0"/>
                      <w:marTop w:val="0"/>
                      <w:marBottom w:val="0"/>
                      <w:divBdr>
                        <w:top w:val="none" w:sz="0" w:space="0" w:color="auto"/>
                        <w:left w:val="none" w:sz="0" w:space="0" w:color="auto"/>
                        <w:bottom w:val="none" w:sz="0" w:space="0" w:color="auto"/>
                        <w:right w:val="none" w:sz="0" w:space="0" w:color="auto"/>
                      </w:divBdr>
                    </w:div>
                  </w:divsChild>
                </w:div>
                <w:div w:id="2058046653">
                  <w:marLeft w:val="0"/>
                  <w:marRight w:val="0"/>
                  <w:marTop w:val="0"/>
                  <w:marBottom w:val="0"/>
                  <w:divBdr>
                    <w:top w:val="none" w:sz="0" w:space="0" w:color="auto"/>
                    <w:left w:val="none" w:sz="0" w:space="0" w:color="auto"/>
                    <w:bottom w:val="none" w:sz="0" w:space="0" w:color="auto"/>
                    <w:right w:val="none" w:sz="0" w:space="0" w:color="auto"/>
                  </w:divBdr>
                  <w:divsChild>
                    <w:div w:id="109866018">
                      <w:marLeft w:val="0"/>
                      <w:marRight w:val="0"/>
                      <w:marTop w:val="0"/>
                      <w:marBottom w:val="0"/>
                      <w:divBdr>
                        <w:top w:val="none" w:sz="0" w:space="0" w:color="auto"/>
                        <w:left w:val="none" w:sz="0" w:space="0" w:color="auto"/>
                        <w:bottom w:val="none" w:sz="0" w:space="0" w:color="auto"/>
                        <w:right w:val="none" w:sz="0" w:space="0" w:color="auto"/>
                      </w:divBdr>
                    </w:div>
                  </w:divsChild>
                </w:div>
                <w:div w:id="2121877064">
                  <w:marLeft w:val="0"/>
                  <w:marRight w:val="0"/>
                  <w:marTop w:val="0"/>
                  <w:marBottom w:val="0"/>
                  <w:divBdr>
                    <w:top w:val="none" w:sz="0" w:space="0" w:color="auto"/>
                    <w:left w:val="none" w:sz="0" w:space="0" w:color="auto"/>
                    <w:bottom w:val="none" w:sz="0" w:space="0" w:color="auto"/>
                    <w:right w:val="none" w:sz="0" w:space="0" w:color="auto"/>
                  </w:divBdr>
                  <w:divsChild>
                    <w:div w:id="1789199667">
                      <w:marLeft w:val="0"/>
                      <w:marRight w:val="0"/>
                      <w:marTop w:val="0"/>
                      <w:marBottom w:val="0"/>
                      <w:divBdr>
                        <w:top w:val="none" w:sz="0" w:space="0" w:color="auto"/>
                        <w:left w:val="none" w:sz="0" w:space="0" w:color="auto"/>
                        <w:bottom w:val="none" w:sz="0" w:space="0" w:color="auto"/>
                        <w:right w:val="none" w:sz="0" w:space="0" w:color="auto"/>
                      </w:divBdr>
                    </w:div>
                  </w:divsChild>
                </w:div>
                <w:div w:id="2132817565">
                  <w:marLeft w:val="0"/>
                  <w:marRight w:val="0"/>
                  <w:marTop w:val="0"/>
                  <w:marBottom w:val="0"/>
                  <w:divBdr>
                    <w:top w:val="none" w:sz="0" w:space="0" w:color="auto"/>
                    <w:left w:val="none" w:sz="0" w:space="0" w:color="auto"/>
                    <w:bottom w:val="none" w:sz="0" w:space="0" w:color="auto"/>
                    <w:right w:val="none" w:sz="0" w:space="0" w:color="auto"/>
                  </w:divBdr>
                  <w:divsChild>
                    <w:div w:id="85021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233280">
          <w:marLeft w:val="0"/>
          <w:marRight w:val="0"/>
          <w:marTop w:val="0"/>
          <w:marBottom w:val="0"/>
          <w:divBdr>
            <w:top w:val="none" w:sz="0" w:space="0" w:color="auto"/>
            <w:left w:val="none" w:sz="0" w:space="0" w:color="auto"/>
            <w:bottom w:val="none" w:sz="0" w:space="0" w:color="auto"/>
            <w:right w:val="none" w:sz="0" w:space="0" w:color="auto"/>
          </w:divBdr>
          <w:divsChild>
            <w:div w:id="25909591">
              <w:marLeft w:val="0"/>
              <w:marRight w:val="0"/>
              <w:marTop w:val="0"/>
              <w:marBottom w:val="0"/>
              <w:divBdr>
                <w:top w:val="none" w:sz="0" w:space="0" w:color="auto"/>
                <w:left w:val="none" w:sz="0" w:space="0" w:color="auto"/>
                <w:bottom w:val="none" w:sz="0" w:space="0" w:color="auto"/>
                <w:right w:val="none" w:sz="0" w:space="0" w:color="auto"/>
              </w:divBdr>
            </w:div>
            <w:div w:id="92940193">
              <w:marLeft w:val="0"/>
              <w:marRight w:val="0"/>
              <w:marTop w:val="0"/>
              <w:marBottom w:val="0"/>
              <w:divBdr>
                <w:top w:val="none" w:sz="0" w:space="0" w:color="auto"/>
                <w:left w:val="none" w:sz="0" w:space="0" w:color="auto"/>
                <w:bottom w:val="none" w:sz="0" w:space="0" w:color="auto"/>
                <w:right w:val="none" w:sz="0" w:space="0" w:color="auto"/>
              </w:divBdr>
            </w:div>
            <w:div w:id="221600867">
              <w:marLeft w:val="0"/>
              <w:marRight w:val="0"/>
              <w:marTop w:val="0"/>
              <w:marBottom w:val="0"/>
              <w:divBdr>
                <w:top w:val="none" w:sz="0" w:space="0" w:color="auto"/>
                <w:left w:val="none" w:sz="0" w:space="0" w:color="auto"/>
                <w:bottom w:val="none" w:sz="0" w:space="0" w:color="auto"/>
                <w:right w:val="none" w:sz="0" w:space="0" w:color="auto"/>
              </w:divBdr>
            </w:div>
            <w:div w:id="641933790">
              <w:marLeft w:val="0"/>
              <w:marRight w:val="0"/>
              <w:marTop w:val="0"/>
              <w:marBottom w:val="0"/>
              <w:divBdr>
                <w:top w:val="none" w:sz="0" w:space="0" w:color="auto"/>
                <w:left w:val="none" w:sz="0" w:space="0" w:color="auto"/>
                <w:bottom w:val="none" w:sz="0" w:space="0" w:color="auto"/>
                <w:right w:val="none" w:sz="0" w:space="0" w:color="auto"/>
              </w:divBdr>
            </w:div>
            <w:div w:id="1420175590">
              <w:marLeft w:val="0"/>
              <w:marRight w:val="0"/>
              <w:marTop w:val="0"/>
              <w:marBottom w:val="0"/>
              <w:divBdr>
                <w:top w:val="none" w:sz="0" w:space="0" w:color="auto"/>
                <w:left w:val="none" w:sz="0" w:space="0" w:color="auto"/>
                <w:bottom w:val="none" w:sz="0" w:space="0" w:color="auto"/>
                <w:right w:val="none" w:sz="0" w:space="0" w:color="auto"/>
              </w:divBdr>
            </w:div>
            <w:div w:id="1511598770">
              <w:marLeft w:val="0"/>
              <w:marRight w:val="0"/>
              <w:marTop w:val="0"/>
              <w:marBottom w:val="0"/>
              <w:divBdr>
                <w:top w:val="none" w:sz="0" w:space="0" w:color="auto"/>
                <w:left w:val="none" w:sz="0" w:space="0" w:color="auto"/>
                <w:bottom w:val="none" w:sz="0" w:space="0" w:color="auto"/>
                <w:right w:val="none" w:sz="0" w:space="0" w:color="auto"/>
              </w:divBdr>
            </w:div>
            <w:div w:id="1584608985">
              <w:marLeft w:val="0"/>
              <w:marRight w:val="0"/>
              <w:marTop w:val="0"/>
              <w:marBottom w:val="0"/>
              <w:divBdr>
                <w:top w:val="none" w:sz="0" w:space="0" w:color="auto"/>
                <w:left w:val="none" w:sz="0" w:space="0" w:color="auto"/>
                <w:bottom w:val="none" w:sz="0" w:space="0" w:color="auto"/>
                <w:right w:val="none" w:sz="0" w:space="0" w:color="auto"/>
              </w:divBdr>
            </w:div>
            <w:div w:id="2090301559">
              <w:marLeft w:val="0"/>
              <w:marRight w:val="0"/>
              <w:marTop w:val="0"/>
              <w:marBottom w:val="0"/>
              <w:divBdr>
                <w:top w:val="none" w:sz="0" w:space="0" w:color="auto"/>
                <w:left w:val="none" w:sz="0" w:space="0" w:color="auto"/>
                <w:bottom w:val="none" w:sz="0" w:space="0" w:color="auto"/>
                <w:right w:val="none" w:sz="0" w:space="0" w:color="auto"/>
              </w:divBdr>
            </w:div>
          </w:divsChild>
        </w:div>
        <w:div w:id="1057824096">
          <w:marLeft w:val="0"/>
          <w:marRight w:val="0"/>
          <w:marTop w:val="0"/>
          <w:marBottom w:val="0"/>
          <w:divBdr>
            <w:top w:val="none" w:sz="0" w:space="0" w:color="auto"/>
            <w:left w:val="none" w:sz="0" w:space="0" w:color="auto"/>
            <w:bottom w:val="none" w:sz="0" w:space="0" w:color="auto"/>
            <w:right w:val="none" w:sz="0" w:space="0" w:color="auto"/>
          </w:divBdr>
        </w:div>
        <w:div w:id="2029603038">
          <w:marLeft w:val="0"/>
          <w:marRight w:val="0"/>
          <w:marTop w:val="0"/>
          <w:marBottom w:val="0"/>
          <w:divBdr>
            <w:top w:val="none" w:sz="0" w:space="0" w:color="auto"/>
            <w:left w:val="none" w:sz="0" w:space="0" w:color="auto"/>
            <w:bottom w:val="none" w:sz="0" w:space="0" w:color="auto"/>
            <w:right w:val="none" w:sz="0" w:space="0" w:color="auto"/>
          </w:divBdr>
        </w:div>
        <w:div w:id="2043357560">
          <w:marLeft w:val="0"/>
          <w:marRight w:val="0"/>
          <w:marTop w:val="0"/>
          <w:marBottom w:val="0"/>
          <w:divBdr>
            <w:top w:val="none" w:sz="0" w:space="0" w:color="auto"/>
            <w:left w:val="none" w:sz="0" w:space="0" w:color="auto"/>
            <w:bottom w:val="none" w:sz="0" w:space="0" w:color="auto"/>
            <w:right w:val="none" w:sz="0" w:space="0" w:color="auto"/>
          </w:divBdr>
          <w:divsChild>
            <w:div w:id="537355727">
              <w:marLeft w:val="0"/>
              <w:marRight w:val="0"/>
              <w:marTop w:val="0"/>
              <w:marBottom w:val="0"/>
              <w:divBdr>
                <w:top w:val="none" w:sz="0" w:space="0" w:color="auto"/>
                <w:left w:val="none" w:sz="0" w:space="0" w:color="auto"/>
                <w:bottom w:val="none" w:sz="0" w:space="0" w:color="auto"/>
                <w:right w:val="none" w:sz="0" w:space="0" w:color="auto"/>
              </w:divBdr>
            </w:div>
            <w:div w:id="1073894935">
              <w:marLeft w:val="0"/>
              <w:marRight w:val="0"/>
              <w:marTop w:val="0"/>
              <w:marBottom w:val="0"/>
              <w:divBdr>
                <w:top w:val="none" w:sz="0" w:space="0" w:color="auto"/>
                <w:left w:val="none" w:sz="0" w:space="0" w:color="auto"/>
                <w:bottom w:val="none" w:sz="0" w:space="0" w:color="auto"/>
                <w:right w:val="none" w:sz="0" w:space="0" w:color="auto"/>
              </w:divBdr>
            </w:div>
            <w:div w:id="1240942180">
              <w:marLeft w:val="0"/>
              <w:marRight w:val="0"/>
              <w:marTop w:val="0"/>
              <w:marBottom w:val="0"/>
              <w:divBdr>
                <w:top w:val="none" w:sz="0" w:space="0" w:color="auto"/>
                <w:left w:val="none" w:sz="0" w:space="0" w:color="auto"/>
                <w:bottom w:val="none" w:sz="0" w:space="0" w:color="auto"/>
                <w:right w:val="none" w:sz="0" w:space="0" w:color="auto"/>
              </w:divBdr>
            </w:div>
            <w:div w:id="1339653228">
              <w:marLeft w:val="0"/>
              <w:marRight w:val="0"/>
              <w:marTop w:val="0"/>
              <w:marBottom w:val="0"/>
              <w:divBdr>
                <w:top w:val="none" w:sz="0" w:space="0" w:color="auto"/>
                <w:left w:val="none" w:sz="0" w:space="0" w:color="auto"/>
                <w:bottom w:val="none" w:sz="0" w:space="0" w:color="auto"/>
                <w:right w:val="none" w:sz="0" w:space="0" w:color="auto"/>
              </w:divBdr>
            </w:div>
            <w:div w:id="193955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4587">
      <w:bodyDiv w:val="1"/>
      <w:marLeft w:val="0"/>
      <w:marRight w:val="0"/>
      <w:marTop w:val="0"/>
      <w:marBottom w:val="0"/>
      <w:divBdr>
        <w:top w:val="none" w:sz="0" w:space="0" w:color="auto"/>
        <w:left w:val="none" w:sz="0" w:space="0" w:color="auto"/>
        <w:bottom w:val="none" w:sz="0" w:space="0" w:color="auto"/>
        <w:right w:val="none" w:sz="0" w:space="0" w:color="auto"/>
      </w:divBdr>
    </w:div>
    <w:div w:id="169685591">
      <w:bodyDiv w:val="1"/>
      <w:marLeft w:val="0"/>
      <w:marRight w:val="0"/>
      <w:marTop w:val="0"/>
      <w:marBottom w:val="0"/>
      <w:divBdr>
        <w:top w:val="none" w:sz="0" w:space="0" w:color="auto"/>
        <w:left w:val="none" w:sz="0" w:space="0" w:color="auto"/>
        <w:bottom w:val="none" w:sz="0" w:space="0" w:color="auto"/>
        <w:right w:val="none" w:sz="0" w:space="0" w:color="auto"/>
      </w:divBdr>
    </w:div>
    <w:div w:id="181937007">
      <w:bodyDiv w:val="1"/>
      <w:marLeft w:val="0"/>
      <w:marRight w:val="0"/>
      <w:marTop w:val="0"/>
      <w:marBottom w:val="0"/>
      <w:divBdr>
        <w:top w:val="none" w:sz="0" w:space="0" w:color="auto"/>
        <w:left w:val="none" w:sz="0" w:space="0" w:color="auto"/>
        <w:bottom w:val="none" w:sz="0" w:space="0" w:color="auto"/>
        <w:right w:val="none" w:sz="0" w:space="0" w:color="auto"/>
      </w:divBdr>
    </w:div>
    <w:div w:id="182744586">
      <w:bodyDiv w:val="1"/>
      <w:marLeft w:val="0"/>
      <w:marRight w:val="0"/>
      <w:marTop w:val="0"/>
      <w:marBottom w:val="0"/>
      <w:divBdr>
        <w:top w:val="none" w:sz="0" w:space="0" w:color="auto"/>
        <w:left w:val="none" w:sz="0" w:space="0" w:color="auto"/>
        <w:bottom w:val="none" w:sz="0" w:space="0" w:color="auto"/>
        <w:right w:val="none" w:sz="0" w:space="0" w:color="auto"/>
      </w:divBdr>
    </w:div>
    <w:div w:id="183712881">
      <w:bodyDiv w:val="1"/>
      <w:marLeft w:val="0"/>
      <w:marRight w:val="0"/>
      <w:marTop w:val="0"/>
      <w:marBottom w:val="0"/>
      <w:divBdr>
        <w:top w:val="none" w:sz="0" w:space="0" w:color="auto"/>
        <w:left w:val="none" w:sz="0" w:space="0" w:color="auto"/>
        <w:bottom w:val="none" w:sz="0" w:space="0" w:color="auto"/>
        <w:right w:val="none" w:sz="0" w:space="0" w:color="auto"/>
      </w:divBdr>
      <w:divsChild>
        <w:div w:id="214245827">
          <w:marLeft w:val="0"/>
          <w:marRight w:val="0"/>
          <w:marTop w:val="0"/>
          <w:marBottom w:val="0"/>
          <w:divBdr>
            <w:top w:val="none" w:sz="0" w:space="0" w:color="auto"/>
            <w:left w:val="none" w:sz="0" w:space="0" w:color="auto"/>
            <w:bottom w:val="none" w:sz="0" w:space="0" w:color="auto"/>
            <w:right w:val="none" w:sz="0" w:space="0" w:color="auto"/>
          </w:divBdr>
        </w:div>
        <w:div w:id="270671613">
          <w:marLeft w:val="0"/>
          <w:marRight w:val="0"/>
          <w:marTop w:val="0"/>
          <w:marBottom w:val="0"/>
          <w:divBdr>
            <w:top w:val="none" w:sz="0" w:space="0" w:color="auto"/>
            <w:left w:val="none" w:sz="0" w:space="0" w:color="auto"/>
            <w:bottom w:val="none" w:sz="0" w:space="0" w:color="auto"/>
            <w:right w:val="none" w:sz="0" w:space="0" w:color="auto"/>
          </w:divBdr>
        </w:div>
        <w:div w:id="338123639">
          <w:marLeft w:val="0"/>
          <w:marRight w:val="0"/>
          <w:marTop w:val="0"/>
          <w:marBottom w:val="0"/>
          <w:divBdr>
            <w:top w:val="none" w:sz="0" w:space="0" w:color="auto"/>
            <w:left w:val="none" w:sz="0" w:space="0" w:color="auto"/>
            <w:bottom w:val="none" w:sz="0" w:space="0" w:color="auto"/>
            <w:right w:val="none" w:sz="0" w:space="0" w:color="auto"/>
          </w:divBdr>
        </w:div>
        <w:div w:id="458033140">
          <w:marLeft w:val="0"/>
          <w:marRight w:val="0"/>
          <w:marTop w:val="0"/>
          <w:marBottom w:val="0"/>
          <w:divBdr>
            <w:top w:val="none" w:sz="0" w:space="0" w:color="auto"/>
            <w:left w:val="none" w:sz="0" w:space="0" w:color="auto"/>
            <w:bottom w:val="none" w:sz="0" w:space="0" w:color="auto"/>
            <w:right w:val="none" w:sz="0" w:space="0" w:color="auto"/>
          </w:divBdr>
        </w:div>
        <w:div w:id="512302735">
          <w:marLeft w:val="0"/>
          <w:marRight w:val="0"/>
          <w:marTop w:val="0"/>
          <w:marBottom w:val="0"/>
          <w:divBdr>
            <w:top w:val="none" w:sz="0" w:space="0" w:color="auto"/>
            <w:left w:val="none" w:sz="0" w:space="0" w:color="auto"/>
            <w:bottom w:val="none" w:sz="0" w:space="0" w:color="auto"/>
            <w:right w:val="none" w:sz="0" w:space="0" w:color="auto"/>
          </w:divBdr>
        </w:div>
        <w:div w:id="954336196">
          <w:marLeft w:val="0"/>
          <w:marRight w:val="0"/>
          <w:marTop w:val="0"/>
          <w:marBottom w:val="0"/>
          <w:divBdr>
            <w:top w:val="none" w:sz="0" w:space="0" w:color="auto"/>
            <w:left w:val="none" w:sz="0" w:space="0" w:color="auto"/>
            <w:bottom w:val="none" w:sz="0" w:space="0" w:color="auto"/>
            <w:right w:val="none" w:sz="0" w:space="0" w:color="auto"/>
          </w:divBdr>
        </w:div>
        <w:div w:id="1156727910">
          <w:marLeft w:val="0"/>
          <w:marRight w:val="0"/>
          <w:marTop w:val="0"/>
          <w:marBottom w:val="0"/>
          <w:divBdr>
            <w:top w:val="none" w:sz="0" w:space="0" w:color="auto"/>
            <w:left w:val="none" w:sz="0" w:space="0" w:color="auto"/>
            <w:bottom w:val="none" w:sz="0" w:space="0" w:color="auto"/>
            <w:right w:val="none" w:sz="0" w:space="0" w:color="auto"/>
          </w:divBdr>
        </w:div>
        <w:div w:id="1308703109">
          <w:marLeft w:val="0"/>
          <w:marRight w:val="0"/>
          <w:marTop w:val="0"/>
          <w:marBottom w:val="0"/>
          <w:divBdr>
            <w:top w:val="none" w:sz="0" w:space="0" w:color="auto"/>
            <w:left w:val="none" w:sz="0" w:space="0" w:color="auto"/>
            <w:bottom w:val="none" w:sz="0" w:space="0" w:color="auto"/>
            <w:right w:val="none" w:sz="0" w:space="0" w:color="auto"/>
          </w:divBdr>
        </w:div>
        <w:div w:id="1664353772">
          <w:marLeft w:val="0"/>
          <w:marRight w:val="0"/>
          <w:marTop w:val="0"/>
          <w:marBottom w:val="0"/>
          <w:divBdr>
            <w:top w:val="none" w:sz="0" w:space="0" w:color="auto"/>
            <w:left w:val="none" w:sz="0" w:space="0" w:color="auto"/>
            <w:bottom w:val="none" w:sz="0" w:space="0" w:color="auto"/>
            <w:right w:val="none" w:sz="0" w:space="0" w:color="auto"/>
          </w:divBdr>
        </w:div>
        <w:div w:id="1748108058">
          <w:marLeft w:val="0"/>
          <w:marRight w:val="0"/>
          <w:marTop w:val="0"/>
          <w:marBottom w:val="0"/>
          <w:divBdr>
            <w:top w:val="none" w:sz="0" w:space="0" w:color="auto"/>
            <w:left w:val="none" w:sz="0" w:space="0" w:color="auto"/>
            <w:bottom w:val="none" w:sz="0" w:space="0" w:color="auto"/>
            <w:right w:val="none" w:sz="0" w:space="0" w:color="auto"/>
          </w:divBdr>
        </w:div>
        <w:div w:id="2118792650">
          <w:marLeft w:val="0"/>
          <w:marRight w:val="0"/>
          <w:marTop w:val="0"/>
          <w:marBottom w:val="0"/>
          <w:divBdr>
            <w:top w:val="none" w:sz="0" w:space="0" w:color="auto"/>
            <w:left w:val="none" w:sz="0" w:space="0" w:color="auto"/>
            <w:bottom w:val="none" w:sz="0" w:space="0" w:color="auto"/>
            <w:right w:val="none" w:sz="0" w:space="0" w:color="auto"/>
          </w:divBdr>
        </w:div>
      </w:divsChild>
    </w:div>
    <w:div w:id="185754835">
      <w:bodyDiv w:val="1"/>
      <w:marLeft w:val="0"/>
      <w:marRight w:val="0"/>
      <w:marTop w:val="0"/>
      <w:marBottom w:val="0"/>
      <w:divBdr>
        <w:top w:val="none" w:sz="0" w:space="0" w:color="auto"/>
        <w:left w:val="none" w:sz="0" w:space="0" w:color="auto"/>
        <w:bottom w:val="none" w:sz="0" w:space="0" w:color="auto"/>
        <w:right w:val="none" w:sz="0" w:space="0" w:color="auto"/>
      </w:divBdr>
    </w:div>
    <w:div w:id="187067247">
      <w:bodyDiv w:val="1"/>
      <w:marLeft w:val="0"/>
      <w:marRight w:val="0"/>
      <w:marTop w:val="0"/>
      <w:marBottom w:val="0"/>
      <w:divBdr>
        <w:top w:val="none" w:sz="0" w:space="0" w:color="auto"/>
        <w:left w:val="none" w:sz="0" w:space="0" w:color="auto"/>
        <w:bottom w:val="none" w:sz="0" w:space="0" w:color="auto"/>
        <w:right w:val="none" w:sz="0" w:space="0" w:color="auto"/>
      </w:divBdr>
    </w:div>
    <w:div w:id="194202245">
      <w:bodyDiv w:val="1"/>
      <w:marLeft w:val="0"/>
      <w:marRight w:val="0"/>
      <w:marTop w:val="0"/>
      <w:marBottom w:val="0"/>
      <w:divBdr>
        <w:top w:val="none" w:sz="0" w:space="0" w:color="auto"/>
        <w:left w:val="none" w:sz="0" w:space="0" w:color="auto"/>
        <w:bottom w:val="none" w:sz="0" w:space="0" w:color="auto"/>
        <w:right w:val="none" w:sz="0" w:space="0" w:color="auto"/>
      </w:divBdr>
      <w:divsChild>
        <w:div w:id="1470682">
          <w:marLeft w:val="907"/>
          <w:marRight w:val="0"/>
          <w:marTop w:val="0"/>
          <w:marBottom w:val="40"/>
          <w:divBdr>
            <w:top w:val="none" w:sz="0" w:space="0" w:color="auto"/>
            <w:left w:val="none" w:sz="0" w:space="0" w:color="auto"/>
            <w:bottom w:val="none" w:sz="0" w:space="0" w:color="auto"/>
            <w:right w:val="none" w:sz="0" w:space="0" w:color="auto"/>
          </w:divBdr>
        </w:div>
        <w:div w:id="504246693">
          <w:marLeft w:val="907"/>
          <w:marRight w:val="0"/>
          <w:marTop w:val="0"/>
          <w:marBottom w:val="40"/>
          <w:divBdr>
            <w:top w:val="none" w:sz="0" w:space="0" w:color="auto"/>
            <w:left w:val="none" w:sz="0" w:space="0" w:color="auto"/>
            <w:bottom w:val="none" w:sz="0" w:space="0" w:color="auto"/>
            <w:right w:val="none" w:sz="0" w:space="0" w:color="auto"/>
          </w:divBdr>
        </w:div>
        <w:div w:id="1042554744">
          <w:marLeft w:val="907"/>
          <w:marRight w:val="0"/>
          <w:marTop w:val="0"/>
          <w:marBottom w:val="40"/>
          <w:divBdr>
            <w:top w:val="none" w:sz="0" w:space="0" w:color="auto"/>
            <w:left w:val="none" w:sz="0" w:space="0" w:color="auto"/>
            <w:bottom w:val="none" w:sz="0" w:space="0" w:color="auto"/>
            <w:right w:val="none" w:sz="0" w:space="0" w:color="auto"/>
          </w:divBdr>
        </w:div>
        <w:div w:id="1078164088">
          <w:marLeft w:val="274"/>
          <w:marRight w:val="0"/>
          <w:marTop w:val="0"/>
          <w:marBottom w:val="40"/>
          <w:divBdr>
            <w:top w:val="none" w:sz="0" w:space="0" w:color="auto"/>
            <w:left w:val="none" w:sz="0" w:space="0" w:color="auto"/>
            <w:bottom w:val="none" w:sz="0" w:space="0" w:color="auto"/>
            <w:right w:val="none" w:sz="0" w:space="0" w:color="auto"/>
          </w:divBdr>
        </w:div>
        <w:div w:id="1328482854">
          <w:marLeft w:val="274"/>
          <w:marRight w:val="0"/>
          <w:marTop w:val="0"/>
          <w:marBottom w:val="40"/>
          <w:divBdr>
            <w:top w:val="none" w:sz="0" w:space="0" w:color="auto"/>
            <w:left w:val="none" w:sz="0" w:space="0" w:color="auto"/>
            <w:bottom w:val="none" w:sz="0" w:space="0" w:color="auto"/>
            <w:right w:val="none" w:sz="0" w:space="0" w:color="auto"/>
          </w:divBdr>
        </w:div>
        <w:div w:id="1574851599">
          <w:marLeft w:val="274"/>
          <w:marRight w:val="0"/>
          <w:marTop w:val="0"/>
          <w:marBottom w:val="40"/>
          <w:divBdr>
            <w:top w:val="none" w:sz="0" w:space="0" w:color="auto"/>
            <w:left w:val="none" w:sz="0" w:space="0" w:color="auto"/>
            <w:bottom w:val="none" w:sz="0" w:space="0" w:color="auto"/>
            <w:right w:val="none" w:sz="0" w:space="0" w:color="auto"/>
          </w:divBdr>
        </w:div>
      </w:divsChild>
    </w:div>
    <w:div w:id="194275592">
      <w:bodyDiv w:val="1"/>
      <w:marLeft w:val="0"/>
      <w:marRight w:val="0"/>
      <w:marTop w:val="0"/>
      <w:marBottom w:val="0"/>
      <w:divBdr>
        <w:top w:val="none" w:sz="0" w:space="0" w:color="auto"/>
        <w:left w:val="none" w:sz="0" w:space="0" w:color="auto"/>
        <w:bottom w:val="none" w:sz="0" w:space="0" w:color="auto"/>
        <w:right w:val="none" w:sz="0" w:space="0" w:color="auto"/>
      </w:divBdr>
    </w:div>
    <w:div w:id="194778046">
      <w:bodyDiv w:val="1"/>
      <w:marLeft w:val="0"/>
      <w:marRight w:val="0"/>
      <w:marTop w:val="0"/>
      <w:marBottom w:val="0"/>
      <w:divBdr>
        <w:top w:val="none" w:sz="0" w:space="0" w:color="auto"/>
        <w:left w:val="none" w:sz="0" w:space="0" w:color="auto"/>
        <w:bottom w:val="none" w:sz="0" w:space="0" w:color="auto"/>
        <w:right w:val="none" w:sz="0" w:space="0" w:color="auto"/>
      </w:divBdr>
    </w:div>
    <w:div w:id="197550510">
      <w:bodyDiv w:val="1"/>
      <w:marLeft w:val="0"/>
      <w:marRight w:val="0"/>
      <w:marTop w:val="0"/>
      <w:marBottom w:val="0"/>
      <w:divBdr>
        <w:top w:val="none" w:sz="0" w:space="0" w:color="auto"/>
        <w:left w:val="none" w:sz="0" w:space="0" w:color="auto"/>
        <w:bottom w:val="none" w:sz="0" w:space="0" w:color="auto"/>
        <w:right w:val="none" w:sz="0" w:space="0" w:color="auto"/>
      </w:divBdr>
      <w:divsChild>
        <w:div w:id="1328241443">
          <w:marLeft w:val="418"/>
          <w:marRight w:val="0"/>
          <w:marTop w:val="0"/>
          <w:marBottom w:val="40"/>
          <w:divBdr>
            <w:top w:val="none" w:sz="0" w:space="0" w:color="auto"/>
            <w:left w:val="none" w:sz="0" w:space="0" w:color="auto"/>
            <w:bottom w:val="none" w:sz="0" w:space="0" w:color="auto"/>
            <w:right w:val="none" w:sz="0" w:space="0" w:color="auto"/>
          </w:divBdr>
        </w:div>
        <w:div w:id="1396468575">
          <w:marLeft w:val="173"/>
          <w:marRight w:val="0"/>
          <w:marTop w:val="0"/>
          <w:marBottom w:val="40"/>
          <w:divBdr>
            <w:top w:val="none" w:sz="0" w:space="0" w:color="auto"/>
            <w:left w:val="none" w:sz="0" w:space="0" w:color="auto"/>
            <w:bottom w:val="none" w:sz="0" w:space="0" w:color="auto"/>
            <w:right w:val="none" w:sz="0" w:space="0" w:color="auto"/>
          </w:divBdr>
        </w:div>
        <w:div w:id="1424884580">
          <w:marLeft w:val="418"/>
          <w:marRight w:val="0"/>
          <w:marTop w:val="0"/>
          <w:marBottom w:val="40"/>
          <w:divBdr>
            <w:top w:val="none" w:sz="0" w:space="0" w:color="auto"/>
            <w:left w:val="none" w:sz="0" w:space="0" w:color="auto"/>
            <w:bottom w:val="none" w:sz="0" w:space="0" w:color="auto"/>
            <w:right w:val="none" w:sz="0" w:space="0" w:color="auto"/>
          </w:divBdr>
        </w:div>
        <w:div w:id="1585257173">
          <w:marLeft w:val="418"/>
          <w:marRight w:val="0"/>
          <w:marTop w:val="0"/>
          <w:marBottom w:val="40"/>
          <w:divBdr>
            <w:top w:val="none" w:sz="0" w:space="0" w:color="auto"/>
            <w:left w:val="none" w:sz="0" w:space="0" w:color="auto"/>
            <w:bottom w:val="none" w:sz="0" w:space="0" w:color="auto"/>
            <w:right w:val="none" w:sz="0" w:space="0" w:color="auto"/>
          </w:divBdr>
        </w:div>
        <w:div w:id="1891266293">
          <w:marLeft w:val="418"/>
          <w:marRight w:val="0"/>
          <w:marTop w:val="0"/>
          <w:marBottom w:val="40"/>
          <w:divBdr>
            <w:top w:val="none" w:sz="0" w:space="0" w:color="auto"/>
            <w:left w:val="none" w:sz="0" w:space="0" w:color="auto"/>
            <w:bottom w:val="none" w:sz="0" w:space="0" w:color="auto"/>
            <w:right w:val="none" w:sz="0" w:space="0" w:color="auto"/>
          </w:divBdr>
        </w:div>
        <w:div w:id="2088381308">
          <w:marLeft w:val="418"/>
          <w:marRight w:val="0"/>
          <w:marTop w:val="0"/>
          <w:marBottom w:val="40"/>
          <w:divBdr>
            <w:top w:val="none" w:sz="0" w:space="0" w:color="auto"/>
            <w:left w:val="none" w:sz="0" w:space="0" w:color="auto"/>
            <w:bottom w:val="none" w:sz="0" w:space="0" w:color="auto"/>
            <w:right w:val="none" w:sz="0" w:space="0" w:color="auto"/>
          </w:divBdr>
        </w:div>
      </w:divsChild>
    </w:div>
    <w:div w:id="198398376">
      <w:bodyDiv w:val="1"/>
      <w:marLeft w:val="0"/>
      <w:marRight w:val="0"/>
      <w:marTop w:val="0"/>
      <w:marBottom w:val="0"/>
      <w:divBdr>
        <w:top w:val="none" w:sz="0" w:space="0" w:color="auto"/>
        <w:left w:val="none" w:sz="0" w:space="0" w:color="auto"/>
        <w:bottom w:val="none" w:sz="0" w:space="0" w:color="auto"/>
        <w:right w:val="none" w:sz="0" w:space="0" w:color="auto"/>
      </w:divBdr>
    </w:div>
    <w:div w:id="199056083">
      <w:bodyDiv w:val="1"/>
      <w:marLeft w:val="0"/>
      <w:marRight w:val="0"/>
      <w:marTop w:val="0"/>
      <w:marBottom w:val="0"/>
      <w:divBdr>
        <w:top w:val="none" w:sz="0" w:space="0" w:color="auto"/>
        <w:left w:val="none" w:sz="0" w:space="0" w:color="auto"/>
        <w:bottom w:val="none" w:sz="0" w:space="0" w:color="auto"/>
        <w:right w:val="none" w:sz="0" w:space="0" w:color="auto"/>
      </w:divBdr>
    </w:div>
    <w:div w:id="206138592">
      <w:bodyDiv w:val="1"/>
      <w:marLeft w:val="0"/>
      <w:marRight w:val="0"/>
      <w:marTop w:val="0"/>
      <w:marBottom w:val="0"/>
      <w:divBdr>
        <w:top w:val="none" w:sz="0" w:space="0" w:color="auto"/>
        <w:left w:val="none" w:sz="0" w:space="0" w:color="auto"/>
        <w:bottom w:val="none" w:sz="0" w:space="0" w:color="auto"/>
        <w:right w:val="none" w:sz="0" w:space="0" w:color="auto"/>
      </w:divBdr>
    </w:div>
    <w:div w:id="206573053">
      <w:bodyDiv w:val="1"/>
      <w:marLeft w:val="0"/>
      <w:marRight w:val="0"/>
      <w:marTop w:val="0"/>
      <w:marBottom w:val="0"/>
      <w:divBdr>
        <w:top w:val="none" w:sz="0" w:space="0" w:color="auto"/>
        <w:left w:val="none" w:sz="0" w:space="0" w:color="auto"/>
        <w:bottom w:val="none" w:sz="0" w:space="0" w:color="auto"/>
        <w:right w:val="none" w:sz="0" w:space="0" w:color="auto"/>
      </w:divBdr>
    </w:div>
    <w:div w:id="215819022">
      <w:bodyDiv w:val="1"/>
      <w:marLeft w:val="0"/>
      <w:marRight w:val="0"/>
      <w:marTop w:val="0"/>
      <w:marBottom w:val="0"/>
      <w:divBdr>
        <w:top w:val="none" w:sz="0" w:space="0" w:color="auto"/>
        <w:left w:val="none" w:sz="0" w:space="0" w:color="auto"/>
        <w:bottom w:val="none" w:sz="0" w:space="0" w:color="auto"/>
        <w:right w:val="none" w:sz="0" w:space="0" w:color="auto"/>
      </w:divBdr>
    </w:div>
    <w:div w:id="236015047">
      <w:bodyDiv w:val="1"/>
      <w:marLeft w:val="0"/>
      <w:marRight w:val="0"/>
      <w:marTop w:val="0"/>
      <w:marBottom w:val="0"/>
      <w:divBdr>
        <w:top w:val="none" w:sz="0" w:space="0" w:color="auto"/>
        <w:left w:val="none" w:sz="0" w:space="0" w:color="auto"/>
        <w:bottom w:val="none" w:sz="0" w:space="0" w:color="auto"/>
        <w:right w:val="none" w:sz="0" w:space="0" w:color="auto"/>
      </w:divBdr>
    </w:div>
    <w:div w:id="237986317">
      <w:bodyDiv w:val="1"/>
      <w:marLeft w:val="0"/>
      <w:marRight w:val="0"/>
      <w:marTop w:val="0"/>
      <w:marBottom w:val="0"/>
      <w:divBdr>
        <w:top w:val="none" w:sz="0" w:space="0" w:color="auto"/>
        <w:left w:val="none" w:sz="0" w:space="0" w:color="auto"/>
        <w:bottom w:val="none" w:sz="0" w:space="0" w:color="auto"/>
        <w:right w:val="none" w:sz="0" w:space="0" w:color="auto"/>
      </w:divBdr>
      <w:divsChild>
        <w:div w:id="326323305">
          <w:marLeft w:val="274"/>
          <w:marRight w:val="0"/>
          <w:marTop w:val="0"/>
          <w:marBottom w:val="40"/>
          <w:divBdr>
            <w:top w:val="none" w:sz="0" w:space="0" w:color="auto"/>
            <w:left w:val="none" w:sz="0" w:space="0" w:color="auto"/>
            <w:bottom w:val="none" w:sz="0" w:space="0" w:color="auto"/>
            <w:right w:val="none" w:sz="0" w:space="0" w:color="auto"/>
          </w:divBdr>
        </w:div>
        <w:div w:id="1712458119">
          <w:marLeft w:val="274"/>
          <w:marRight w:val="0"/>
          <w:marTop w:val="0"/>
          <w:marBottom w:val="40"/>
          <w:divBdr>
            <w:top w:val="none" w:sz="0" w:space="0" w:color="auto"/>
            <w:left w:val="none" w:sz="0" w:space="0" w:color="auto"/>
            <w:bottom w:val="none" w:sz="0" w:space="0" w:color="auto"/>
            <w:right w:val="none" w:sz="0" w:space="0" w:color="auto"/>
          </w:divBdr>
        </w:div>
      </w:divsChild>
    </w:div>
    <w:div w:id="245893238">
      <w:bodyDiv w:val="1"/>
      <w:marLeft w:val="0"/>
      <w:marRight w:val="0"/>
      <w:marTop w:val="0"/>
      <w:marBottom w:val="0"/>
      <w:divBdr>
        <w:top w:val="none" w:sz="0" w:space="0" w:color="auto"/>
        <w:left w:val="none" w:sz="0" w:space="0" w:color="auto"/>
        <w:bottom w:val="none" w:sz="0" w:space="0" w:color="auto"/>
        <w:right w:val="none" w:sz="0" w:space="0" w:color="auto"/>
      </w:divBdr>
    </w:div>
    <w:div w:id="248078644">
      <w:bodyDiv w:val="1"/>
      <w:marLeft w:val="0"/>
      <w:marRight w:val="0"/>
      <w:marTop w:val="0"/>
      <w:marBottom w:val="0"/>
      <w:divBdr>
        <w:top w:val="none" w:sz="0" w:space="0" w:color="auto"/>
        <w:left w:val="none" w:sz="0" w:space="0" w:color="auto"/>
        <w:bottom w:val="none" w:sz="0" w:space="0" w:color="auto"/>
        <w:right w:val="none" w:sz="0" w:space="0" w:color="auto"/>
      </w:divBdr>
    </w:div>
    <w:div w:id="255595950">
      <w:bodyDiv w:val="1"/>
      <w:marLeft w:val="0"/>
      <w:marRight w:val="0"/>
      <w:marTop w:val="0"/>
      <w:marBottom w:val="0"/>
      <w:divBdr>
        <w:top w:val="none" w:sz="0" w:space="0" w:color="auto"/>
        <w:left w:val="none" w:sz="0" w:space="0" w:color="auto"/>
        <w:bottom w:val="none" w:sz="0" w:space="0" w:color="auto"/>
        <w:right w:val="none" w:sz="0" w:space="0" w:color="auto"/>
      </w:divBdr>
    </w:div>
    <w:div w:id="256452466">
      <w:bodyDiv w:val="1"/>
      <w:marLeft w:val="0"/>
      <w:marRight w:val="0"/>
      <w:marTop w:val="0"/>
      <w:marBottom w:val="0"/>
      <w:divBdr>
        <w:top w:val="none" w:sz="0" w:space="0" w:color="auto"/>
        <w:left w:val="none" w:sz="0" w:space="0" w:color="auto"/>
        <w:bottom w:val="none" w:sz="0" w:space="0" w:color="auto"/>
        <w:right w:val="none" w:sz="0" w:space="0" w:color="auto"/>
      </w:divBdr>
    </w:div>
    <w:div w:id="278297758">
      <w:bodyDiv w:val="1"/>
      <w:marLeft w:val="0"/>
      <w:marRight w:val="0"/>
      <w:marTop w:val="0"/>
      <w:marBottom w:val="0"/>
      <w:divBdr>
        <w:top w:val="none" w:sz="0" w:space="0" w:color="auto"/>
        <w:left w:val="none" w:sz="0" w:space="0" w:color="auto"/>
        <w:bottom w:val="none" w:sz="0" w:space="0" w:color="auto"/>
        <w:right w:val="none" w:sz="0" w:space="0" w:color="auto"/>
      </w:divBdr>
    </w:div>
    <w:div w:id="282881290">
      <w:bodyDiv w:val="1"/>
      <w:marLeft w:val="0"/>
      <w:marRight w:val="0"/>
      <w:marTop w:val="0"/>
      <w:marBottom w:val="0"/>
      <w:divBdr>
        <w:top w:val="none" w:sz="0" w:space="0" w:color="auto"/>
        <w:left w:val="none" w:sz="0" w:space="0" w:color="auto"/>
        <w:bottom w:val="none" w:sz="0" w:space="0" w:color="auto"/>
        <w:right w:val="none" w:sz="0" w:space="0" w:color="auto"/>
      </w:divBdr>
      <w:divsChild>
        <w:div w:id="368455297">
          <w:marLeft w:val="0"/>
          <w:marRight w:val="0"/>
          <w:marTop w:val="0"/>
          <w:marBottom w:val="0"/>
          <w:divBdr>
            <w:top w:val="single" w:sz="2" w:space="0" w:color="auto"/>
            <w:left w:val="single" w:sz="2" w:space="0" w:color="auto"/>
            <w:bottom w:val="single" w:sz="2" w:space="0" w:color="auto"/>
            <w:right w:val="single" w:sz="2" w:space="0" w:color="auto"/>
          </w:divBdr>
          <w:divsChild>
            <w:div w:id="1170750358">
              <w:marLeft w:val="0"/>
              <w:marRight w:val="0"/>
              <w:marTop w:val="0"/>
              <w:marBottom w:val="0"/>
              <w:divBdr>
                <w:top w:val="single" w:sz="2" w:space="0" w:color="auto"/>
                <w:left w:val="single" w:sz="2" w:space="0" w:color="auto"/>
                <w:bottom w:val="single" w:sz="2" w:space="0" w:color="auto"/>
                <w:right w:val="single" w:sz="2" w:space="0" w:color="auto"/>
              </w:divBdr>
              <w:divsChild>
                <w:div w:id="829952620">
                  <w:marLeft w:val="0"/>
                  <w:marRight w:val="0"/>
                  <w:marTop w:val="0"/>
                  <w:marBottom w:val="0"/>
                  <w:divBdr>
                    <w:top w:val="single" w:sz="2" w:space="0" w:color="auto"/>
                    <w:left w:val="single" w:sz="2" w:space="0" w:color="auto"/>
                    <w:bottom w:val="single" w:sz="2" w:space="0" w:color="auto"/>
                    <w:right w:val="single" w:sz="2" w:space="0" w:color="auto"/>
                  </w:divBdr>
                  <w:divsChild>
                    <w:div w:id="923800535">
                      <w:marLeft w:val="0"/>
                      <w:marRight w:val="0"/>
                      <w:marTop w:val="0"/>
                      <w:marBottom w:val="0"/>
                      <w:divBdr>
                        <w:top w:val="single" w:sz="2" w:space="0" w:color="auto"/>
                        <w:left w:val="single" w:sz="2" w:space="0" w:color="auto"/>
                        <w:bottom w:val="single" w:sz="2" w:space="0" w:color="auto"/>
                        <w:right w:val="single" w:sz="2" w:space="0" w:color="auto"/>
                      </w:divBdr>
                      <w:divsChild>
                        <w:div w:id="1957369182">
                          <w:marLeft w:val="0"/>
                          <w:marRight w:val="0"/>
                          <w:marTop w:val="0"/>
                          <w:marBottom w:val="0"/>
                          <w:divBdr>
                            <w:top w:val="single" w:sz="2" w:space="0" w:color="auto"/>
                            <w:left w:val="single" w:sz="2" w:space="0" w:color="auto"/>
                            <w:bottom w:val="single" w:sz="2" w:space="0" w:color="auto"/>
                            <w:right w:val="single" w:sz="2" w:space="0" w:color="auto"/>
                          </w:divBdr>
                          <w:divsChild>
                            <w:div w:id="1019039125">
                              <w:marLeft w:val="0"/>
                              <w:marRight w:val="0"/>
                              <w:marTop w:val="0"/>
                              <w:marBottom w:val="0"/>
                              <w:divBdr>
                                <w:top w:val="single" w:sz="2" w:space="0" w:color="auto"/>
                                <w:left w:val="single" w:sz="2" w:space="0" w:color="auto"/>
                                <w:bottom w:val="single" w:sz="2" w:space="0" w:color="auto"/>
                                <w:right w:val="single" w:sz="2" w:space="0" w:color="auto"/>
                              </w:divBdr>
                              <w:divsChild>
                                <w:div w:id="6780023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83659908">
      <w:bodyDiv w:val="1"/>
      <w:marLeft w:val="0"/>
      <w:marRight w:val="0"/>
      <w:marTop w:val="0"/>
      <w:marBottom w:val="0"/>
      <w:divBdr>
        <w:top w:val="none" w:sz="0" w:space="0" w:color="auto"/>
        <w:left w:val="none" w:sz="0" w:space="0" w:color="auto"/>
        <w:bottom w:val="none" w:sz="0" w:space="0" w:color="auto"/>
        <w:right w:val="none" w:sz="0" w:space="0" w:color="auto"/>
      </w:divBdr>
    </w:div>
    <w:div w:id="283732841">
      <w:bodyDiv w:val="1"/>
      <w:marLeft w:val="0"/>
      <w:marRight w:val="0"/>
      <w:marTop w:val="0"/>
      <w:marBottom w:val="0"/>
      <w:divBdr>
        <w:top w:val="none" w:sz="0" w:space="0" w:color="auto"/>
        <w:left w:val="none" w:sz="0" w:space="0" w:color="auto"/>
        <w:bottom w:val="none" w:sz="0" w:space="0" w:color="auto"/>
        <w:right w:val="none" w:sz="0" w:space="0" w:color="auto"/>
      </w:divBdr>
      <w:divsChild>
        <w:div w:id="15625014">
          <w:marLeft w:val="0"/>
          <w:marRight w:val="0"/>
          <w:marTop w:val="0"/>
          <w:marBottom w:val="0"/>
          <w:divBdr>
            <w:top w:val="none" w:sz="0" w:space="0" w:color="auto"/>
            <w:left w:val="none" w:sz="0" w:space="0" w:color="auto"/>
            <w:bottom w:val="none" w:sz="0" w:space="0" w:color="auto"/>
            <w:right w:val="none" w:sz="0" w:space="0" w:color="auto"/>
          </w:divBdr>
        </w:div>
        <w:div w:id="421990642">
          <w:marLeft w:val="0"/>
          <w:marRight w:val="0"/>
          <w:marTop w:val="0"/>
          <w:marBottom w:val="0"/>
          <w:divBdr>
            <w:top w:val="none" w:sz="0" w:space="0" w:color="auto"/>
            <w:left w:val="none" w:sz="0" w:space="0" w:color="auto"/>
            <w:bottom w:val="none" w:sz="0" w:space="0" w:color="auto"/>
            <w:right w:val="none" w:sz="0" w:space="0" w:color="auto"/>
          </w:divBdr>
        </w:div>
        <w:div w:id="567963735">
          <w:marLeft w:val="0"/>
          <w:marRight w:val="0"/>
          <w:marTop w:val="0"/>
          <w:marBottom w:val="0"/>
          <w:divBdr>
            <w:top w:val="none" w:sz="0" w:space="0" w:color="auto"/>
            <w:left w:val="none" w:sz="0" w:space="0" w:color="auto"/>
            <w:bottom w:val="none" w:sz="0" w:space="0" w:color="auto"/>
            <w:right w:val="none" w:sz="0" w:space="0" w:color="auto"/>
          </w:divBdr>
        </w:div>
        <w:div w:id="663436756">
          <w:marLeft w:val="0"/>
          <w:marRight w:val="0"/>
          <w:marTop w:val="0"/>
          <w:marBottom w:val="0"/>
          <w:divBdr>
            <w:top w:val="none" w:sz="0" w:space="0" w:color="auto"/>
            <w:left w:val="none" w:sz="0" w:space="0" w:color="auto"/>
            <w:bottom w:val="none" w:sz="0" w:space="0" w:color="auto"/>
            <w:right w:val="none" w:sz="0" w:space="0" w:color="auto"/>
          </w:divBdr>
        </w:div>
        <w:div w:id="952899809">
          <w:marLeft w:val="0"/>
          <w:marRight w:val="0"/>
          <w:marTop w:val="0"/>
          <w:marBottom w:val="0"/>
          <w:divBdr>
            <w:top w:val="none" w:sz="0" w:space="0" w:color="auto"/>
            <w:left w:val="none" w:sz="0" w:space="0" w:color="auto"/>
            <w:bottom w:val="none" w:sz="0" w:space="0" w:color="auto"/>
            <w:right w:val="none" w:sz="0" w:space="0" w:color="auto"/>
          </w:divBdr>
        </w:div>
        <w:div w:id="1052271609">
          <w:marLeft w:val="0"/>
          <w:marRight w:val="0"/>
          <w:marTop w:val="0"/>
          <w:marBottom w:val="0"/>
          <w:divBdr>
            <w:top w:val="none" w:sz="0" w:space="0" w:color="auto"/>
            <w:left w:val="none" w:sz="0" w:space="0" w:color="auto"/>
            <w:bottom w:val="none" w:sz="0" w:space="0" w:color="auto"/>
            <w:right w:val="none" w:sz="0" w:space="0" w:color="auto"/>
          </w:divBdr>
        </w:div>
        <w:div w:id="1383942426">
          <w:marLeft w:val="0"/>
          <w:marRight w:val="0"/>
          <w:marTop w:val="0"/>
          <w:marBottom w:val="0"/>
          <w:divBdr>
            <w:top w:val="none" w:sz="0" w:space="0" w:color="auto"/>
            <w:left w:val="none" w:sz="0" w:space="0" w:color="auto"/>
            <w:bottom w:val="none" w:sz="0" w:space="0" w:color="auto"/>
            <w:right w:val="none" w:sz="0" w:space="0" w:color="auto"/>
          </w:divBdr>
        </w:div>
        <w:div w:id="1427111942">
          <w:marLeft w:val="0"/>
          <w:marRight w:val="0"/>
          <w:marTop w:val="0"/>
          <w:marBottom w:val="0"/>
          <w:divBdr>
            <w:top w:val="none" w:sz="0" w:space="0" w:color="auto"/>
            <w:left w:val="none" w:sz="0" w:space="0" w:color="auto"/>
            <w:bottom w:val="none" w:sz="0" w:space="0" w:color="auto"/>
            <w:right w:val="none" w:sz="0" w:space="0" w:color="auto"/>
          </w:divBdr>
        </w:div>
        <w:div w:id="1457336046">
          <w:marLeft w:val="0"/>
          <w:marRight w:val="0"/>
          <w:marTop w:val="0"/>
          <w:marBottom w:val="0"/>
          <w:divBdr>
            <w:top w:val="none" w:sz="0" w:space="0" w:color="auto"/>
            <w:left w:val="none" w:sz="0" w:space="0" w:color="auto"/>
            <w:bottom w:val="none" w:sz="0" w:space="0" w:color="auto"/>
            <w:right w:val="none" w:sz="0" w:space="0" w:color="auto"/>
          </w:divBdr>
        </w:div>
        <w:div w:id="1473214180">
          <w:marLeft w:val="0"/>
          <w:marRight w:val="0"/>
          <w:marTop w:val="0"/>
          <w:marBottom w:val="0"/>
          <w:divBdr>
            <w:top w:val="none" w:sz="0" w:space="0" w:color="auto"/>
            <w:left w:val="none" w:sz="0" w:space="0" w:color="auto"/>
            <w:bottom w:val="none" w:sz="0" w:space="0" w:color="auto"/>
            <w:right w:val="none" w:sz="0" w:space="0" w:color="auto"/>
          </w:divBdr>
        </w:div>
        <w:div w:id="2044011083">
          <w:marLeft w:val="0"/>
          <w:marRight w:val="0"/>
          <w:marTop w:val="0"/>
          <w:marBottom w:val="0"/>
          <w:divBdr>
            <w:top w:val="none" w:sz="0" w:space="0" w:color="auto"/>
            <w:left w:val="none" w:sz="0" w:space="0" w:color="auto"/>
            <w:bottom w:val="none" w:sz="0" w:space="0" w:color="auto"/>
            <w:right w:val="none" w:sz="0" w:space="0" w:color="auto"/>
          </w:divBdr>
        </w:div>
      </w:divsChild>
    </w:div>
    <w:div w:id="292172426">
      <w:bodyDiv w:val="1"/>
      <w:marLeft w:val="0"/>
      <w:marRight w:val="0"/>
      <w:marTop w:val="0"/>
      <w:marBottom w:val="0"/>
      <w:divBdr>
        <w:top w:val="none" w:sz="0" w:space="0" w:color="auto"/>
        <w:left w:val="none" w:sz="0" w:space="0" w:color="auto"/>
        <w:bottom w:val="none" w:sz="0" w:space="0" w:color="auto"/>
        <w:right w:val="none" w:sz="0" w:space="0" w:color="auto"/>
      </w:divBdr>
    </w:div>
    <w:div w:id="293027049">
      <w:bodyDiv w:val="1"/>
      <w:marLeft w:val="0"/>
      <w:marRight w:val="0"/>
      <w:marTop w:val="0"/>
      <w:marBottom w:val="0"/>
      <w:divBdr>
        <w:top w:val="none" w:sz="0" w:space="0" w:color="auto"/>
        <w:left w:val="none" w:sz="0" w:space="0" w:color="auto"/>
        <w:bottom w:val="none" w:sz="0" w:space="0" w:color="auto"/>
        <w:right w:val="none" w:sz="0" w:space="0" w:color="auto"/>
      </w:divBdr>
      <w:divsChild>
        <w:div w:id="221404284">
          <w:marLeft w:val="0"/>
          <w:marRight w:val="0"/>
          <w:marTop w:val="0"/>
          <w:marBottom w:val="0"/>
          <w:divBdr>
            <w:top w:val="single" w:sz="2" w:space="0" w:color="auto"/>
            <w:left w:val="single" w:sz="2" w:space="0" w:color="auto"/>
            <w:bottom w:val="single" w:sz="2" w:space="0" w:color="auto"/>
            <w:right w:val="single" w:sz="2" w:space="0" w:color="auto"/>
          </w:divBdr>
          <w:divsChild>
            <w:div w:id="851991779">
              <w:marLeft w:val="0"/>
              <w:marRight w:val="0"/>
              <w:marTop w:val="0"/>
              <w:marBottom w:val="0"/>
              <w:divBdr>
                <w:top w:val="single" w:sz="2" w:space="0" w:color="auto"/>
                <w:left w:val="single" w:sz="2" w:space="0" w:color="auto"/>
                <w:bottom w:val="single" w:sz="2" w:space="0" w:color="auto"/>
                <w:right w:val="single" w:sz="2" w:space="0" w:color="auto"/>
              </w:divBdr>
              <w:divsChild>
                <w:div w:id="2069760422">
                  <w:marLeft w:val="0"/>
                  <w:marRight w:val="0"/>
                  <w:marTop w:val="0"/>
                  <w:marBottom w:val="0"/>
                  <w:divBdr>
                    <w:top w:val="single" w:sz="2" w:space="0" w:color="auto"/>
                    <w:left w:val="single" w:sz="2" w:space="0" w:color="auto"/>
                    <w:bottom w:val="single" w:sz="2" w:space="0" w:color="auto"/>
                    <w:right w:val="single" w:sz="2" w:space="0" w:color="auto"/>
                  </w:divBdr>
                  <w:divsChild>
                    <w:div w:id="644168911">
                      <w:marLeft w:val="0"/>
                      <w:marRight w:val="0"/>
                      <w:marTop w:val="0"/>
                      <w:marBottom w:val="0"/>
                      <w:divBdr>
                        <w:top w:val="single" w:sz="2" w:space="0" w:color="auto"/>
                        <w:left w:val="single" w:sz="2" w:space="0" w:color="auto"/>
                        <w:bottom w:val="single" w:sz="2" w:space="0" w:color="auto"/>
                        <w:right w:val="single" w:sz="2" w:space="0" w:color="auto"/>
                      </w:divBdr>
                      <w:divsChild>
                        <w:div w:id="2078354352">
                          <w:marLeft w:val="0"/>
                          <w:marRight w:val="0"/>
                          <w:marTop w:val="0"/>
                          <w:marBottom w:val="0"/>
                          <w:divBdr>
                            <w:top w:val="single" w:sz="2" w:space="0" w:color="auto"/>
                            <w:left w:val="single" w:sz="2" w:space="0" w:color="auto"/>
                            <w:bottom w:val="single" w:sz="2" w:space="0" w:color="auto"/>
                            <w:right w:val="single" w:sz="2" w:space="0" w:color="auto"/>
                          </w:divBdr>
                          <w:divsChild>
                            <w:div w:id="764421272">
                              <w:marLeft w:val="0"/>
                              <w:marRight w:val="0"/>
                              <w:marTop w:val="0"/>
                              <w:marBottom w:val="0"/>
                              <w:divBdr>
                                <w:top w:val="single" w:sz="2" w:space="0" w:color="auto"/>
                                <w:left w:val="single" w:sz="2" w:space="0" w:color="auto"/>
                                <w:bottom w:val="single" w:sz="2" w:space="0" w:color="auto"/>
                                <w:right w:val="single" w:sz="2" w:space="0" w:color="auto"/>
                              </w:divBdr>
                              <w:divsChild>
                                <w:div w:id="14854665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96567128">
      <w:bodyDiv w:val="1"/>
      <w:marLeft w:val="0"/>
      <w:marRight w:val="0"/>
      <w:marTop w:val="0"/>
      <w:marBottom w:val="0"/>
      <w:divBdr>
        <w:top w:val="none" w:sz="0" w:space="0" w:color="auto"/>
        <w:left w:val="none" w:sz="0" w:space="0" w:color="auto"/>
        <w:bottom w:val="none" w:sz="0" w:space="0" w:color="auto"/>
        <w:right w:val="none" w:sz="0" w:space="0" w:color="auto"/>
      </w:divBdr>
    </w:div>
    <w:div w:id="297614776">
      <w:bodyDiv w:val="1"/>
      <w:marLeft w:val="0"/>
      <w:marRight w:val="0"/>
      <w:marTop w:val="0"/>
      <w:marBottom w:val="0"/>
      <w:divBdr>
        <w:top w:val="none" w:sz="0" w:space="0" w:color="auto"/>
        <w:left w:val="none" w:sz="0" w:space="0" w:color="auto"/>
        <w:bottom w:val="none" w:sz="0" w:space="0" w:color="auto"/>
        <w:right w:val="none" w:sz="0" w:space="0" w:color="auto"/>
      </w:divBdr>
    </w:div>
    <w:div w:id="298073590">
      <w:bodyDiv w:val="1"/>
      <w:marLeft w:val="0"/>
      <w:marRight w:val="0"/>
      <w:marTop w:val="0"/>
      <w:marBottom w:val="0"/>
      <w:divBdr>
        <w:top w:val="none" w:sz="0" w:space="0" w:color="auto"/>
        <w:left w:val="none" w:sz="0" w:space="0" w:color="auto"/>
        <w:bottom w:val="none" w:sz="0" w:space="0" w:color="auto"/>
        <w:right w:val="none" w:sz="0" w:space="0" w:color="auto"/>
      </w:divBdr>
    </w:div>
    <w:div w:id="298456047">
      <w:bodyDiv w:val="1"/>
      <w:marLeft w:val="0"/>
      <w:marRight w:val="0"/>
      <w:marTop w:val="0"/>
      <w:marBottom w:val="0"/>
      <w:divBdr>
        <w:top w:val="none" w:sz="0" w:space="0" w:color="auto"/>
        <w:left w:val="none" w:sz="0" w:space="0" w:color="auto"/>
        <w:bottom w:val="none" w:sz="0" w:space="0" w:color="auto"/>
        <w:right w:val="none" w:sz="0" w:space="0" w:color="auto"/>
      </w:divBdr>
    </w:div>
    <w:div w:id="298808810">
      <w:bodyDiv w:val="1"/>
      <w:marLeft w:val="0"/>
      <w:marRight w:val="0"/>
      <w:marTop w:val="0"/>
      <w:marBottom w:val="0"/>
      <w:divBdr>
        <w:top w:val="none" w:sz="0" w:space="0" w:color="auto"/>
        <w:left w:val="none" w:sz="0" w:space="0" w:color="auto"/>
        <w:bottom w:val="none" w:sz="0" w:space="0" w:color="auto"/>
        <w:right w:val="none" w:sz="0" w:space="0" w:color="auto"/>
      </w:divBdr>
    </w:div>
    <w:div w:id="300042374">
      <w:bodyDiv w:val="1"/>
      <w:marLeft w:val="0"/>
      <w:marRight w:val="0"/>
      <w:marTop w:val="0"/>
      <w:marBottom w:val="0"/>
      <w:divBdr>
        <w:top w:val="none" w:sz="0" w:space="0" w:color="auto"/>
        <w:left w:val="none" w:sz="0" w:space="0" w:color="auto"/>
        <w:bottom w:val="none" w:sz="0" w:space="0" w:color="auto"/>
        <w:right w:val="none" w:sz="0" w:space="0" w:color="auto"/>
      </w:divBdr>
    </w:div>
    <w:div w:id="300577947">
      <w:bodyDiv w:val="1"/>
      <w:marLeft w:val="0"/>
      <w:marRight w:val="0"/>
      <w:marTop w:val="0"/>
      <w:marBottom w:val="0"/>
      <w:divBdr>
        <w:top w:val="none" w:sz="0" w:space="0" w:color="auto"/>
        <w:left w:val="none" w:sz="0" w:space="0" w:color="auto"/>
        <w:bottom w:val="none" w:sz="0" w:space="0" w:color="auto"/>
        <w:right w:val="none" w:sz="0" w:space="0" w:color="auto"/>
      </w:divBdr>
      <w:divsChild>
        <w:div w:id="1225221221">
          <w:marLeft w:val="274"/>
          <w:marRight w:val="0"/>
          <w:marTop w:val="0"/>
          <w:marBottom w:val="0"/>
          <w:divBdr>
            <w:top w:val="none" w:sz="0" w:space="0" w:color="auto"/>
            <w:left w:val="none" w:sz="0" w:space="0" w:color="auto"/>
            <w:bottom w:val="none" w:sz="0" w:space="0" w:color="auto"/>
            <w:right w:val="none" w:sz="0" w:space="0" w:color="auto"/>
          </w:divBdr>
        </w:div>
        <w:div w:id="1251353833">
          <w:marLeft w:val="274"/>
          <w:marRight w:val="0"/>
          <w:marTop w:val="0"/>
          <w:marBottom w:val="0"/>
          <w:divBdr>
            <w:top w:val="none" w:sz="0" w:space="0" w:color="auto"/>
            <w:left w:val="none" w:sz="0" w:space="0" w:color="auto"/>
            <w:bottom w:val="none" w:sz="0" w:space="0" w:color="auto"/>
            <w:right w:val="none" w:sz="0" w:space="0" w:color="auto"/>
          </w:divBdr>
        </w:div>
        <w:div w:id="1699354773">
          <w:marLeft w:val="274"/>
          <w:marRight w:val="0"/>
          <w:marTop w:val="0"/>
          <w:marBottom w:val="0"/>
          <w:divBdr>
            <w:top w:val="none" w:sz="0" w:space="0" w:color="auto"/>
            <w:left w:val="none" w:sz="0" w:space="0" w:color="auto"/>
            <w:bottom w:val="none" w:sz="0" w:space="0" w:color="auto"/>
            <w:right w:val="none" w:sz="0" w:space="0" w:color="auto"/>
          </w:divBdr>
        </w:div>
      </w:divsChild>
    </w:div>
    <w:div w:id="308755698">
      <w:bodyDiv w:val="1"/>
      <w:marLeft w:val="0"/>
      <w:marRight w:val="0"/>
      <w:marTop w:val="0"/>
      <w:marBottom w:val="0"/>
      <w:divBdr>
        <w:top w:val="none" w:sz="0" w:space="0" w:color="auto"/>
        <w:left w:val="none" w:sz="0" w:space="0" w:color="auto"/>
        <w:bottom w:val="none" w:sz="0" w:space="0" w:color="auto"/>
        <w:right w:val="none" w:sz="0" w:space="0" w:color="auto"/>
      </w:divBdr>
    </w:div>
    <w:div w:id="320349111">
      <w:bodyDiv w:val="1"/>
      <w:marLeft w:val="0"/>
      <w:marRight w:val="0"/>
      <w:marTop w:val="0"/>
      <w:marBottom w:val="0"/>
      <w:divBdr>
        <w:top w:val="none" w:sz="0" w:space="0" w:color="auto"/>
        <w:left w:val="none" w:sz="0" w:space="0" w:color="auto"/>
        <w:bottom w:val="none" w:sz="0" w:space="0" w:color="auto"/>
        <w:right w:val="none" w:sz="0" w:space="0" w:color="auto"/>
      </w:divBdr>
    </w:div>
    <w:div w:id="343557151">
      <w:bodyDiv w:val="1"/>
      <w:marLeft w:val="0"/>
      <w:marRight w:val="0"/>
      <w:marTop w:val="0"/>
      <w:marBottom w:val="0"/>
      <w:divBdr>
        <w:top w:val="none" w:sz="0" w:space="0" w:color="auto"/>
        <w:left w:val="none" w:sz="0" w:space="0" w:color="auto"/>
        <w:bottom w:val="none" w:sz="0" w:space="0" w:color="auto"/>
        <w:right w:val="none" w:sz="0" w:space="0" w:color="auto"/>
      </w:divBdr>
    </w:div>
    <w:div w:id="350033948">
      <w:bodyDiv w:val="1"/>
      <w:marLeft w:val="0"/>
      <w:marRight w:val="0"/>
      <w:marTop w:val="0"/>
      <w:marBottom w:val="0"/>
      <w:divBdr>
        <w:top w:val="none" w:sz="0" w:space="0" w:color="auto"/>
        <w:left w:val="none" w:sz="0" w:space="0" w:color="auto"/>
        <w:bottom w:val="none" w:sz="0" w:space="0" w:color="auto"/>
        <w:right w:val="none" w:sz="0" w:space="0" w:color="auto"/>
      </w:divBdr>
    </w:div>
    <w:div w:id="350113524">
      <w:bodyDiv w:val="1"/>
      <w:marLeft w:val="0"/>
      <w:marRight w:val="0"/>
      <w:marTop w:val="0"/>
      <w:marBottom w:val="0"/>
      <w:divBdr>
        <w:top w:val="none" w:sz="0" w:space="0" w:color="auto"/>
        <w:left w:val="none" w:sz="0" w:space="0" w:color="auto"/>
        <w:bottom w:val="none" w:sz="0" w:space="0" w:color="auto"/>
        <w:right w:val="none" w:sz="0" w:space="0" w:color="auto"/>
      </w:divBdr>
    </w:div>
    <w:div w:id="368187605">
      <w:bodyDiv w:val="1"/>
      <w:marLeft w:val="0"/>
      <w:marRight w:val="0"/>
      <w:marTop w:val="0"/>
      <w:marBottom w:val="0"/>
      <w:divBdr>
        <w:top w:val="none" w:sz="0" w:space="0" w:color="auto"/>
        <w:left w:val="none" w:sz="0" w:space="0" w:color="auto"/>
        <w:bottom w:val="none" w:sz="0" w:space="0" w:color="auto"/>
        <w:right w:val="none" w:sz="0" w:space="0" w:color="auto"/>
      </w:divBdr>
    </w:div>
    <w:div w:id="376782604">
      <w:bodyDiv w:val="1"/>
      <w:marLeft w:val="0"/>
      <w:marRight w:val="0"/>
      <w:marTop w:val="0"/>
      <w:marBottom w:val="0"/>
      <w:divBdr>
        <w:top w:val="none" w:sz="0" w:space="0" w:color="auto"/>
        <w:left w:val="none" w:sz="0" w:space="0" w:color="auto"/>
        <w:bottom w:val="none" w:sz="0" w:space="0" w:color="auto"/>
        <w:right w:val="none" w:sz="0" w:space="0" w:color="auto"/>
      </w:divBdr>
    </w:div>
    <w:div w:id="384183987">
      <w:bodyDiv w:val="1"/>
      <w:marLeft w:val="0"/>
      <w:marRight w:val="0"/>
      <w:marTop w:val="0"/>
      <w:marBottom w:val="0"/>
      <w:divBdr>
        <w:top w:val="none" w:sz="0" w:space="0" w:color="auto"/>
        <w:left w:val="none" w:sz="0" w:space="0" w:color="auto"/>
        <w:bottom w:val="none" w:sz="0" w:space="0" w:color="auto"/>
        <w:right w:val="none" w:sz="0" w:space="0" w:color="auto"/>
      </w:divBdr>
      <w:divsChild>
        <w:div w:id="1868787887">
          <w:marLeft w:val="0"/>
          <w:marRight w:val="0"/>
          <w:marTop w:val="0"/>
          <w:marBottom w:val="0"/>
          <w:divBdr>
            <w:top w:val="none" w:sz="0" w:space="0" w:color="auto"/>
            <w:left w:val="none" w:sz="0" w:space="0" w:color="auto"/>
            <w:bottom w:val="none" w:sz="0" w:space="0" w:color="auto"/>
            <w:right w:val="none" w:sz="0" w:space="0" w:color="auto"/>
          </w:divBdr>
          <w:divsChild>
            <w:div w:id="103469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380219">
      <w:bodyDiv w:val="1"/>
      <w:marLeft w:val="0"/>
      <w:marRight w:val="0"/>
      <w:marTop w:val="0"/>
      <w:marBottom w:val="0"/>
      <w:divBdr>
        <w:top w:val="none" w:sz="0" w:space="0" w:color="auto"/>
        <w:left w:val="none" w:sz="0" w:space="0" w:color="auto"/>
        <w:bottom w:val="none" w:sz="0" w:space="0" w:color="auto"/>
        <w:right w:val="none" w:sz="0" w:space="0" w:color="auto"/>
      </w:divBdr>
    </w:div>
    <w:div w:id="387070386">
      <w:bodyDiv w:val="1"/>
      <w:marLeft w:val="0"/>
      <w:marRight w:val="0"/>
      <w:marTop w:val="0"/>
      <w:marBottom w:val="0"/>
      <w:divBdr>
        <w:top w:val="none" w:sz="0" w:space="0" w:color="auto"/>
        <w:left w:val="none" w:sz="0" w:space="0" w:color="auto"/>
        <w:bottom w:val="none" w:sz="0" w:space="0" w:color="auto"/>
        <w:right w:val="none" w:sz="0" w:space="0" w:color="auto"/>
      </w:divBdr>
    </w:div>
    <w:div w:id="396628856">
      <w:bodyDiv w:val="1"/>
      <w:marLeft w:val="0"/>
      <w:marRight w:val="0"/>
      <w:marTop w:val="0"/>
      <w:marBottom w:val="0"/>
      <w:divBdr>
        <w:top w:val="none" w:sz="0" w:space="0" w:color="auto"/>
        <w:left w:val="none" w:sz="0" w:space="0" w:color="auto"/>
        <w:bottom w:val="none" w:sz="0" w:space="0" w:color="auto"/>
        <w:right w:val="none" w:sz="0" w:space="0" w:color="auto"/>
      </w:divBdr>
    </w:div>
    <w:div w:id="397022504">
      <w:bodyDiv w:val="1"/>
      <w:marLeft w:val="0"/>
      <w:marRight w:val="0"/>
      <w:marTop w:val="0"/>
      <w:marBottom w:val="0"/>
      <w:divBdr>
        <w:top w:val="none" w:sz="0" w:space="0" w:color="auto"/>
        <w:left w:val="none" w:sz="0" w:space="0" w:color="auto"/>
        <w:bottom w:val="none" w:sz="0" w:space="0" w:color="auto"/>
        <w:right w:val="none" w:sz="0" w:space="0" w:color="auto"/>
      </w:divBdr>
    </w:div>
    <w:div w:id="397022773">
      <w:bodyDiv w:val="1"/>
      <w:marLeft w:val="0"/>
      <w:marRight w:val="0"/>
      <w:marTop w:val="0"/>
      <w:marBottom w:val="0"/>
      <w:divBdr>
        <w:top w:val="none" w:sz="0" w:space="0" w:color="auto"/>
        <w:left w:val="none" w:sz="0" w:space="0" w:color="auto"/>
        <w:bottom w:val="none" w:sz="0" w:space="0" w:color="auto"/>
        <w:right w:val="none" w:sz="0" w:space="0" w:color="auto"/>
      </w:divBdr>
    </w:div>
    <w:div w:id="416441982">
      <w:bodyDiv w:val="1"/>
      <w:marLeft w:val="0"/>
      <w:marRight w:val="0"/>
      <w:marTop w:val="0"/>
      <w:marBottom w:val="0"/>
      <w:divBdr>
        <w:top w:val="none" w:sz="0" w:space="0" w:color="auto"/>
        <w:left w:val="none" w:sz="0" w:space="0" w:color="auto"/>
        <w:bottom w:val="none" w:sz="0" w:space="0" w:color="auto"/>
        <w:right w:val="none" w:sz="0" w:space="0" w:color="auto"/>
      </w:divBdr>
    </w:div>
    <w:div w:id="419912168">
      <w:bodyDiv w:val="1"/>
      <w:marLeft w:val="0"/>
      <w:marRight w:val="0"/>
      <w:marTop w:val="0"/>
      <w:marBottom w:val="0"/>
      <w:divBdr>
        <w:top w:val="none" w:sz="0" w:space="0" w:color="auto"/>
        <w:left w:val="none" w:sz="0" w:space="0" w:color="auto"/>
        <w:bottom w:val="none" w:sz="0" w:space="0" w:color="auto"/>
        <w:right w:val="none" w:sz="0" w:space="0" w:color="auto"/>
      </w:divBdr>
    </w:div>
    <w:div w:id="431055231">
      <w:bodyDiv w:val="1"/>
      <w:marLeft w:val="0"/>
      <w:marRight w:val="0"/>
      <w:marTop w:val="0"/>
      <w:marBottom w:val="0"/>
      <w:divBdr>
        <w:top w:val="none" w:sz="0" w:space="0" w:color="auto"/>
        <w:left w:val="none" w:sz="0" w:space="0" w:color="auto"/>
        <w:bottom w:val="none" w:sz="0" w:space="0" w:color="auto"/>
        <w:right w:val="none" w:sz="0" w:space="0" w:color="auto"/>
      </w:divBdr>
    </w:div>
    <w:div w:id="437877188">
      <w:bodyDiv w:val="1"/>
      <w:marLeft w:val="0"/>
      <w:marRight w:val="0"/>
      <w:marTop w:val="0"/>
      <w:marBottom w:val="0"/>
      <w:divBdr>
        <w:top w:val="none" w:sz="0" w:space="0" w:color="auto"/>
        <w:left w:val="none" w:sz="0" w:space="0" w:color="auto"/>
        <w:bottom w:val="none" w:sz="0" w:space="0" w:color="auto"/>
        <w:right w:val="none" w:sz="0" w:space="0" w:color="auto"/>
      </w:divBdr>
      <w:divsChild>
        <w:div w:id="838151723">
          <w:marLeft w:val="274"/>
          <w:marRight w:val="0"/>
          <w:marTop w:val="0"/>
          <w:marBottom w:val="40"/>
          <w:divBdr>
            <w:top w:val="none" w:sz="0" w:space="0" w:color="auto"/>
            <w:left w:val="none" w:sz="0" w:space="0" w:color="auto"/>
            <w:bottom w:val="none" w:sz="0" w:space="0" w:color="auto"/>
            <w:right w:val="none" w:sz="0" w:space="0" w:color="auto"/>
          </w:divBdr>
        </w:div>
        <w:div w:id="870461054">
          <w:marLeft w:val="274"/>
          <w:marRight w:val="0"/>
          <w:marTop w:val="0"/>
          <w:marBottom w:val="40"/>
          <w:divBdr>
            <w:top w:val="none" w:sz="0" w:space="0" w:color="auto"/>
            <w:left w:val="none" w:sz="0" w:space="0" w:color="auto"/>
            <w:bottom w:val="none" w:sz="0" w:space="0" w:color="auto"/>
            <w:right w:val="none" w:sz="0" w:space="0" w:color="auto"/>
          </w:divBdr>
        </w:div>
        <w:div w:id="906575377">
          <w:marLeft w:val="274"/>
          <w:marRight w:val="0"/>
          <w:marTop w:val="0"/>
          <w:marBottom w:val="40"/>
          <w:divBdr>
            <w:top w:val="none" w:sz="0" w:space="0" w:color="auto"/>
            <w:left w:val="none" w:sz="0" w:space="0" w:color="auto"/>
            <w:bottom w:val="none" w:sz="0" w:space="0" w:color="auto"/>
            <w:right w:val="none" w:sz="0" w:space="0" w:color="auto"/>
          </w:divBdr>
        </w:div>
        <w:div w:id="1081290632">
          <w:marLeft w:val="274"/>
          <w:marRight w:val="0"/>
          <w:marTop w:val="0"/>
          <w:marBottom w:val="40"/>
          <w:divBdr>
            <w:top w:val="none" w:sz="0" w:space="0" w:color="auto"/>
            <w:left w:val="none" w:sz="0" w:space="0" w:color="auto"/>
            <w:bottom w:val="none" w:sz="0" w:space="0" w:color="auto"/>
            <w:right w:val="none" w:sz="0" w:space="0" w:color="auto"/>
          </w:divBdr>
        </w:div>
        <w:div w:id="1407344331">
          <w:marLeft w:val="274"/>
          <w:marRight w:val="0"/>
          <w:marTop w:val="0"/>
          <w:marBottom w:val="40"/>
          <w:divBdr>
            <w:top w:val="none" w:sz="0" w:space="0" w:color="auto"/>
            <w:left w:val="none" w:sz="0" w:space="0" w:color="auto"/>
            <w:bottom w:val="none" w:sz="0" w:space="0" w:color="auto"/>
            <w:right w:val="none" w:sz="0" w:space="0" w:color="auto"/>
          </w:divBdr>
        </w:div>
      </w:divsChild>
    </w:div>
    <w:div w:id="438336573">
      <w:bodyDiv w:val="1"/>
      <w:marLeft w:val="0"/>
      <w:marRight w:val="0"/>
      <w:marTop w:val="0"/>
      <w:marBottom w:val="0"/>
      <w:divBdr>
        <w:top w:val="none" w:sz="0" w:space="0" w:color="auto"/>
        <w:left w:val="none" w:sz="0" w:space="0" w:color="auto"/>
        <w:bottom w:val="none" w:sz="0" w:space="0" w:color="auto"/>
        <w:right w:val="none" w:sz="0" w:space="0" w:color="auto"/>
      </w:divBdr>
    </w:div>
    <w:div w:id="442041141">
      <w:bodyDiv w:val="1"/>
      <w:marLeft w:val="0"/>
      <w:marRight w:val="0"/>
      <w:marTop w:val="0"/>
      <w:marBottom w:val="0"/>
      <w:divBdr>
        <w:top w:val="none" w:sz="0" w:space="0" w:color="auto"/>
        <w:left w:val="none" w:sz="0" w:space="0" w:color="auto"/>
        <w:bottom w:val="none" w:sz="0" w:space="0" w:color="auto"/>
        <w:right w:val="none" w:sz="0" w:space="0" w:color="auto"/>
      </w:divBdr>
    </w:div>
    <w:div w:id="443305165">
      <w:bodyDiv w:val="1"/>
      <w:marLeft w:val="0"/>
      <w:marRight w:val="0"/>
      <w:marTop w:val="0"/>
      <w:marBottom w:val="0"/>
      <w:divBdr>
        <w:top w:val="none" w:sz="0" w:space="0" w:color="auto"/>
        <w:left w:val="none" w:sz="0" w:space="0" w:color="auto"/>
        <w:bottom w:val="none" w:sz="0" w:space="0" w:color="auto"/>
        <w:right w:val="none" w:sz="0" w:space="0" w:color="auto"/>
      </w:divBdr>
      <w:divsChild>
        <w:div w:id="1090157053">
          <w:marLeft w:val="0"/>
          <w:marRight w:val="0"/>
          <w:marTop w:val="0"/>
          <w:marBottom w:val="40"/>
          <w:divBdr>
            <w:top w:val="none" w:sz="0" w:space="0" w:color="auto"/>
            <w:left w:val="none" w:sz="0" w:space="0" w:color="auto"/>
            <w:bottom w:val="none" w:sz="0" w:space="0" w:color="auto"/>
            <w:right w:val="none" w:sz="0" w:space="0" w:color="auto"/>
          </w:divBdr>
        </w:div>
      </w:divsChild>
    </w:div>
    <w:div w:id="449281448">
      <w:bodyDiv w:val="1"/>
      <w:marLeft w:val="0"/>
      <w:marRight w:val="0"/>
      <w:marTop w:val="0"/>
      <w:marBottom w:val="0"/>
      <w:divBdr>
        <w:top w:val="none" w:sz="0" w:space="0" w:color="auto"/>
        <w:left w:val="none" w:sz="0" w:space="0" w:color="auto"/>
        <w:bottom w:val="none" w:sz="0" w:space="0" w:color="auto"/>
        <w:right w:val="none" w:sz="0" w:space="0" w:color="auto"/>
      </w:divBdr>
    </w:div>
    <w:div w:id="452679595">
      <w:bodyDiv w:val="1"/>
      <w:marLeft w:val="0"/>
      <w:marRight w:val="0"/>
      <w:marTop w:val="0"/>
      <w:marBottom w:val="0"/>
      <w:divBdr>
        <w:top w:val="none" w:sz="0" w:space="0" w:color="auto"/>
        <w:left w:val="none" w:sz="0" w:space="0" w:color="auto"/>
        <w:bottom w:val="none" w:sz="0" w:space="0" w:color="auto"/>
        <w:right w:val="none" w:sz="0" w:space="0" w:color="auto"/>
      </w:divBdr>
    </w:div>
    <w:div w:id="460346171">
      <w:bodyDiv w:val="1"/>
      <w:marLeft w:val="0"/>
      <w:marRight w:val="0"/>
      <w:marTop w:val="0"/>
      <w:marBottom w:val="0"/>
      <w:divBdr>
        <w:top w:val="none" w:sz="0" w:space="0" w:color="auto"/>
        <w:left w:val="none" w:sz="0" w:space="0" w:color="auto"/>
        <w:bottom w:val="none" w:sz="0" w:space="0" w:color="auto"/>
        <w:right w:val="none" w:sz="0" w:space="0" w:color="auto"/>
      </w:divBdr>
    </w:div>
    <w:div w:id="462313003">
      <w:bodyDiv w:val="1"/>
      <w:marLeft w:val="0"/>
      <w:marRight w:val="0"/>
      <w:marTop w:val="0"/>
      <w:marBottom w:val="0"/>
      <w:divBdr>
        <w:top w:val="none" w:sz="0" w:space="0" w:color="auto"/>
        <w:left w:val="none" w:sz="0" w:space="0" w:color="auto"/>
        <w:bottom w:val="none" w:sz="0" w:space="0" w:color="auto"/>
        <w:right w:val="none" w:sz="0" w:space="0" w:color="auto"/>
      </w:divBdr>
    </w:div>
    <w:div w:id="470096957">
      <w:bodyDiv w:val="1"/>
      <w:marLeft w:val="0"/>
      <w:marRight w:val="0"/>
      <w:marTop w:val="0"/>
      <w:marBottom w:val="0"/>
      <w:divBdr>
        <w:top w:val="none" w:sz="0" w:space="0" w:color="auto"/>
        <w:left w:val="none" w:sz="0" w:space="0" w:color="auto"/>
        <w:bottom w:val="none" w:sz="0" w:space="0" w:color="auto"/>
        <w:right w:val="none" w:sz="0" w:space="0" w:color="auto"/>
      </w:divBdr>
    </w:div>
    <w:div w:id="470562230">
      <w:bodyDiv w:val="1"/>
      <w:marLeft w:val="0"/>
      <w:marRight w:val="0"/>
      <w:marTop w:val="0"/>
      <w:marBottom w:val="0"/>
      <w:divBdr>
        <w:top w:val="none" w:sz="0" w:space="0" w:color="auto"/>
        <w:left w:val="none" w:sz="0" w:space="0" w:color="auto"/>
        <w:bottom w:val="none" w:sz="0" w:space="0" w:color="auto"/>
        <w:right w:val="none" w:sz="0" w:space="0" w:color="auto"/>
      </w:divBdr>
    </w:div>
    <w:div w:id="472215636">
      <w:bodyDiv w:val="1"/>
      <w:marLeft w:val="0"/>
      <w:marRight w:val="0"/>
      <w:marTop w:val="0"/>
      <w:marBottom w:val="0"/>
      <w:divBdr>
        <w:top w:val="none" w:sz="0" w:space="0" w:color="auto"/>
        <w:left w:val="none" w:sz="0" w:space="0" w:color="auto"/>
        <w:bottom w:val="none" w:sz="0" w:space="0" w:color="auto"/>
        <w:right w:val="none" w:sz="0" w:space="0" w:color="auto"/>
      </w:divBdr>
    </w:div>
    <w:div w:id="473257184">
      <w:bodyDiv w:val="1"/>
      <w:marLeft w:val="0"/>
      <w:marRight w:val="0"/>
      <w:marTop w:val="0"/>
      <w:marBottom w:val="0"/>
      <w:divBdr>
        <w:top w:val="none" w:sz="0" w:space="0" w:color="auto"/>
        <w:left w:val="none" w:sz="0" w:space="0" w:color="auto"/>
        <w:bottom w:val="none" w:sz="0" w:space="0" w:color="auto"/>
        <w:right w:val="none" w:sz="0" w:space="0" w:color="auto"/>
      </w:divBdr>
    </w:div>
    <w:div w:id="477304954">
      <w:bodyDiv w:val="1"/>
      <w:marLeft w:val="0"/>
      <w:marRight w:val="0"/>
      <w:marTop w:val="0"/>
      <w:marBottom w:val="0"/>
      <w:divBdr>
        <w:top w:val="none" w:sz="0" w:space="0" w:color="auto"/>
        <w:left w:val="none" w:sz="0" w:space="0" w:color="auto"/>
        <w:bottom w:val="none" w:sz="0" w:space="0" w:color="auto"/>
        <w:right w:val="none" w:sz="0" w:space="0" w:color="auto"/>
      </w:divBdr>
      <w:divsChild>
        <w:div w:id="1139804565">
          <w:marLeft w:val="0"/>
          <w:marRight w:val="0"/>
          <w:marTop w:val="0"/>
          <w:marBottom w:val="0"/>
          <w:divBdr>
            <w:top w:val="none" w:sz="0" w:space="0" w:color="auto"/>
            <w:left w:val="none" w:sz="0" w:space="0" w:color="auto"/>
            <w:bottom w:val="none" w:sz="0" w:space="0" w:color="auto"/>
            <w:right w:val="none" w:sz="0" w:space="0" w:color="auto"/>
          </w:divBdr>
          <w:divsChild>
            <w:div w:id="198247386">
              <w:marLeft w:val="24"/>
              <w:marRight w:val="0"/>
              <w:marTop w:val="120"/>
              <w:marBottom w:val="72"/>
              <w:divBdr>
                <w:top w:val="none" w:sz="0" w:space="0" w:color="auto"/>
                <w:left w:val="none" w:sz="0" w:space="0" w:color="auto"/>
                <w:bottom w:val="none" w:sz="0" w:space="0" w:color="auto"/>
                <w:right w:val="none" w:sz="0" w:space="0" w:color="auto"/>
              </w:divBdr>
              <w:divsChild>
                <w:div w:id="2140875526">
                  <w:marLeft w:val="0"/>
                  <w:marRight w:val="0"/>
                  <w:marTop w:val="60"/>
                  <w:marBottom w:val="0"/>
                  <w:divBdr>
                    <w:top w:val="none" w:sz="0" w:space="0" w:color="auto"/>
                    <w:left w:val="none" w:sz="0" w:space="0" w:color="auto"/>
                    <w:bottom w:val="none" w:sz="0" w:space="0" w:color="auto"/>
                    <w:right w:val="none" w:sz="0" w:space="0" w:color="auto"/>
                  </w:divBdr>
                  <w:divsChild>
                    <w:div w:id="268509410">
                      <w:marLeft w:val="336"/>
                      <w:marRight w:val="0"/>
                      <w:marTop w:val="0"/>
                      <w:marBottom w:val="0"/>
                      <w:divBdr>
                        <w:top w:val="none" w:sz="0" w:space="0" w:color="auto"/>
                        <w:left w:val="none" w:sz="0" w:space="0" w:color="auto"/>
                        <w:bottom w:val="none" w:sz="0" w:space="0" w:color="auto"/>
                        <w:right w:val="none" w:sz="0" w:space="0" w:color="auto"/>
                      </w:divBdr>
                      <w:divsChild>
                        <w:div w:id="1605726046">
                          <w:marLeft w:val="24"/>
                          <w:marRight w:val="0"/>
                          <w:marTop w:val="120"/>
                          <w:marBottom w:val="72"/>
                          <w:divBdr>
                            <w:top w:val="single" w:sz="6" w:space="0" w:color="D3D3D3"/>
                            <w:left w:val="single" w:sz="6" w:space="0" w:color="D3D3D3"/>
                            <w:bottom w:val="single" w:sz="6" w:space="0" w:color="D3D3D3"/>
                            <w:right w:val="single" w:sz="6" w:space="0" w:color="D3D3D3"/>
                          </w:divBdr>
                          <w:divsChild>
                            <w:div w:id="1136097544">
                              <w:marLeft w:val="0"/>
                              <w:marRight w:val="0"/>
                              <w:marTop w:val="60"/>
                              <w:marBottom w:val="0"/>
                              <w:divBdr>
                                <w:top w:val="none" w:sz="0" w:space="0" w:color="auto"/>
                                <w:left w:val="none" w:sz="0" w:space="0" w:color="auto"/>
                                <w:bottom w:val="none" w:sz="0" w:space="0" w:color="auto"/>
                                <w:right w:val="none" w:sz="0" w:space="0" w:color="auto"/>
                              </w:divBdr>
                              <w:divsChild>
                                <w:div w:id="1135414088">
                                  <w:marLeft w:val="33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8810668">
      <w:bodyDiv w:val="1"/>
      <w:marLeft w:val="0"/>
      <w:marRight w:val="0"/>
      <w:marTop w:val="0"/>
      <w:marBottom w:val="0"/>
      <w:divBdr>
        <w:top w:val="none" w:sz="0" w:space="0" w:color="auto"/>
        <w:left w:val="none" w:sz="0" w:space="0" w:color="auto"/>
        <w:bottom w:val="none" w:sz="0" w:space="0" w:color="auto"/>
        <w:right w:val="none" w:sz="0" w:space="0" w:color="auto"/>
      </w:divBdr>
    </w:div>
    <w:div w:id="484471348">
      <w:bodyDiv w:val="1"/>
      <w:marLeft w:val="0"/>
      <w:marRight w:val="0"/>
      <w:marTop w:val="0"/>
      <w:marBottom w:val="0"/>
      <w:divBdr>
        <w:top w:val="none" w:sz="0" w:space="0" w:color="auto"/>
        <w:left w:val="none" w:sz="0" w:space="0" w:color="auto"/>
        <w:bottom w:val="none" w:sz="0" w:space="0" w:color="auto"/>
        <w:right w:val="none" w:sz="0" w:space="0" w:color="auto"/>
      </w:divBdr>
    </w:div>
    <w:div w:id="492331782">
      <w:bodyDiv w:val="1"/>
      <w:marLeft w:val="0"/>
      <w:marRight w:val="0"/>
      <w:marTop w:val="0"/>
      <w:marBottom w:val="0"/>
      <w:divBdr>
        <w:top w:val="none" w:sz="0" w:space="0" w:color="auto"/>
        <w:left w:val="none" w:sz="0" w:space="0" w:color="auto"/>
        <w:bottom w:val="none" w:sz="0" w:space="0" w:color="auto"/>
        <w:right w:val="none" w:sz="0" w:space="0" w:color="auto"/>
      </w:divBdr>
    </w:div>
    <w:div w:id="493109816">
      <w:bodyDiv w:val="1"/>
      <w:marLeft w:val="0"/>
      <w:marRight w:val="0"/>
      <w:marTop w:val="0"/>
      <w:marBottom w:val="0"/>
      <w:divBdr>
        <w:top w:val="none" w:sz="0" w:space="0" w:color="auto"/>
        <w:left w:val="none" w:sz="0" w:space="0" w:color="auto"/>
        <w:bottom w:val="none" w:sz="0" w:space="0" w:color="auto"/>
        <w:right w:val="none" w:sz="0" w:space="0" w:color="auto"/>
      </w:divBdr>
    </w:div>
    <w:div w:id="504906392">
      <w:bodyDiv w:val="1"/>
      <w:marLeft w:val="0"/>
      <w:marRight w:val="0"/>
      <w:marTop w:val="0"/>
      <w:marBottom w:val="0"/>
      <w:divBdr>
        <w:top w:val="none" w:sz="0" w:space="0" w:color="auto"/>
        <w:left w:val="none" w:sz="0" w:space="0" w:color="auto"/>
        <w:bottom w:val="none" w:sz="0" w:space="0" w:color="auto"/>
        <w:right w:val="none" w:sz="0" w:space="0" w:color="auto"/>
      </w:divBdr>
    </w:div>
    <w:div w:id="505363079">
      <w:bodyDiv w:val="1"/>
      <w:marLeft w:val="0"/>
      <w:marRight w:val="0"/>
      <w:marTop w:val="0"/>
      <w:marBottom w:val="0"/>
      <w:divBdr>
        <w:top w:val="none" w:sz="0" w:space="0" w:color="auto"/>
        <w:left w:val="none" w:sz="0" w:space="0" w:color="auto"/>
        <w:bottom w:val="none" w:sz="0" w:space="0" w:color="auto"/>
        <w:right w:val="none" w:sz="0" w:space="0" w:color="auto"/>
      </w:divBdr>
    </w:div>
    <w:div w:id="516044077">
      <w:bodyDiv w:val="1"/>
      <w:marLeft w:val="0"/>
      <w:marRight w:val="0"/>
      <w:marTop w:val="0"/>
      <w:marBottom w:val="0"/>
      <w:divBdr>
        <w:top w:val="none" w:sz="0" w:space="0" w:color="auto"/>
        <w:left w:val="none" w:sz="0" w:space="0" w:color="auto"/>
        <w:bottom w:val="none" w:sz="0" w:space="0" w:color="auto"/>
        <w:right w:val="none" w:sz="0" w:space="0" w:color="auto"/>
      </w:divBdr>
      <w:divsChild>
        <w:div w:id="515116954">
          <w:marLeft w:val="0"/>
          <w:marRight w:val="0"/>
          <w:marTop w:val="0"/>
          <w:marBottom w:val="0"/>
          <w:divBdr>
            <w:top w:val="none" w:sz="0" w:space="0" w:color="auto"/>
            <w:left w:val="none" w:sz="0" w:space="0" w:color="auto"/>
            <w:bottom w:val="none" w:sz="0" w:space="0" w:color="auto"/>
            <w:right w:val="none" w:sz="0" w:space="0" w:color="auto"/>
          </w:divBdr>
          <w:divsChild>
            <w:div w:id="244732469">
              <w:marLeft w:val="0"/>
              <w:marRight w:val="0"/>
              <w:marTop w:val="0"/>
              <w:marBottom w:val="0"/>
              <w:divBdr>
                <w:top w:val="none" w:sz="0" w:space="0" w:color="auto"/>
                <w:left w:val="none" w:sz="0" w:space="0" w:color="auto"/>
                <w:bottom w:val="none" w:sz="0" w:space="0" w:color="auto"/>
                <w:right w:val="none" w:sz="0" w:space="0" w:color="auto"/>
              </w:divBdr>
            </w:div>
            <w:div w:id="266743695">
              <w:marLeft w:val="0"/>
              <w:marRight w:val="0"/>
              <w:marTop w:val="0"/>
              <w:marBottom w:val="0"/>
              <w:divBdr>
                <w:top w:val="none" w:sz="0" w:space="0" w:color="auto"/>
                <w:left w:val="none" w:sz="0" w:space="0" w:color="auto"/>
                <w:bottom w:val="none" w:sz="0" w:space="0" w:color="auto"/>
                <w:right w:val="none" w:sz="0" w:space="0" w:color="auto"/>
              </w:divBdr>
            </w:div>
            <w:div w:id="774012107">
              <w:marLeft w:val="0"/>
              <w:marRight w:val="0"/>
              <w:marTop w:val="0"/>
              <w:marBottom w:val="0"/>
              <w:divBdr>
                <w:top w:val="none" w:sz="0" w:space="0" w:color="auto"/>
                <w:left w:val="none" w:sz="0" w:space="0" w:color="auto"/>
                <w:bottom w:val="none" w:sz="0" w:space="0" w:color="auto"/>
                <w:right w:val="none" w:sz="0" w:space="0" w:color="auto"/>
              </w:divBdr>
            </w:div>
            <w:div w:id="924261643">
              <w:marLeft w:val="0"/>
              <w:marRight w:val="0"/>
              <w:marTop w:val="0"/>
              <w:marBottom w:val="0"/>
              <w:divBdr>
                <w:top w:val="none" w:sz="0" w:space="0" w:color="auto"/>
                <w:left w:val="none" w:sz="0" w:space="0" w:color="auto"/>
                <w:bottom w:val="none" w:sz="0" w:space="0" w:color="auto"/>
                <w:right w:val="none" w:sz="0" w:space="0" w:color="auto"/>
              </w:divBdr>
            </w:div>
            <w:div w:id="1045064919">
              <w:marLeft w:val="0"/>
              <w:marRight w:val="0"/>
              <w:marTop w:val="0"/>
              <w:marBottom w:val="0"/>
              <w:divBdr>
                <w:top w:val="none" w:sz="0" w:space="0" w:color="auto"/>
                <w:left w:val="none" w:sz="0" w:space="0" w:color="auto"/>
                <w:bottom w:val="none" w:sz="0" w:space="0" w:color="auto"/>
                <w:right w:val="none" w:sz="0" w:space="0" w:color="auto"/>
              </w:divBdr>
            </w:div>
            <w:div w:id="1144662011">
              <w:marLeft w:val="0"/>
              <w:marRight w:val="0"/>
              <w:marTop w:val="0"/>
              <w:marBottom w:val="0"/>
              <w:divBdr>
                <w:top w:val="none" w:sz="0" w:space="0" w:color="auto"/>
                <w:left w:val="none" w:sz="0" w:space="0" w:color="auto"/>
                <w:bottom w:val="none" w:sz="0" w:space="0" w:color="auto"/>
                <w:right w:val="none" w:sz="0" w:space="0" w:color="auto"/>
              </w:divBdr>
            </w:div>
            <w:div w:id="1252008914">
              <w:marLeft w:val="0"/>
              <w:marRight w:val="0"/>
              <w:marTop w:val="0"/>
              <w:marBottom w:val="0"/>
              <w:divBdr>
                <w:top w:val="none" w:sz="0" w:space="0" w:color="auto"/>
                <w:left w:val="none" w:sz="0" w:space="0" w:color="auto"/>
                <w:bottom w:val="none" w:sz="0" w:space="0" w:color="auto"/>
                <w:right w:val="none" w:sz="0" w:space="0" w:color="auto"/>
              </w:divBdr>
            </w:div>
            <w:div w:id="1282957030">
              <w:marLeft w:val="0"/>
              <w:marRight w:val="0"/>
              <w:marTop w:val="0"/>
              <w:marBottom w:val="0"/>
              <w:divBdr>
                <w:top w:val="none" w:sz="0" w:space="0" w:color="auto"/>
                <w:left w:val="none" w:sz="0" w:space="0" w:color="auto"/>
                <w:bottom w:val="none" w:sz="0" w:space="0" w:color="auto"/>
                <w:right w:val="none" w:sz="0" w:space="0" w:color="auto"/>
              </w:divBdr>
            </w:div>
          </w:divsChild>
        </w:div>
        <w:div w:id="911887833">
          <w:marLeft w:val="0"/>
          <w:marRight w:val="0"/>
          <w:marTop w:val="0"/>
          <w:marBottom w:val="0"/>
          <w:divBdr>
            <w:top w:val="none" w:sz="0" w:space="0" w:color="auto"/>
            <w:left w:val="none" w:sz="0" w:space="0" w:color="auto"/>
            <w:bottom w:val="none" w:sz="0" w:space="0" w:color="auto"/>
            <w:right w:val="none" w:sz="0" w:space="0" w:color="auto"/>
          </w:divBdr>
        </w:div>
        <w:div w:id="1362170257">
          <w:marLeft w:val="0"/>
          <w:marRight w:val="0"/>
          <w:marTop w:val="0"/>
          <w:marBottom w:val="0"/>
          <w:divBdr>
            <w:top w:val="none" w:sz="0" w:space="0" w:color="auto"/>
            <w:left w:val="none" w:sz="0" w:space="0" w:color="auto"/>
            <w:bottom w:val="none" w:sz="0" w:space="0" w:color="auto"/>
            <w:right w:val="none" w:sz="0" w:space="0" w:color="auto"/>
          </w:divBdr>
          <w:divsChild>
            <w:div w:id="115024136">
              <w:marLeft w:val="-75"/>
              <w:marRight w:val="0"/>
              <w:marTop w:val="30"/>
              <w:marBottom w:val="30"/>
              <w:divBdr>
                <w:top w:val="none" w:sz="0" w:space="0" w:color="auto"/>
                <w:left w:val="none" w:sz="0" w:space="0" w:color="auto"/>
                <w:bottom w:val="none" w:sz="0" w:space="0" w:color="auto"/>
                <w:right w:val="none" w:sz="0" w:space="0" w:color="auto"/>
              </w:divBdr>
              <w:divsChild>
                <w:div w:id="42946193">
                  <w:marLeft w:val="0"/>
                  <w:marRight w:val="0"/>
                  <w:marTop w:val="0"/>
                  <w:marBottom w:val="0"/>
                  <w:divBdr>
                    <w:top w:val="none" w:sz="0" w:space="0" w:color="auto"/>
                    <w:left w:val="none" w:sz="0" w:space="0" w:color="auto"/>
                    <w:bottom w:val="none" w:sz="0" w:space="0" w:color="auto"/>
                    <w:right w:val="none" w:sz="0" w:space="0" w:color="auto"/>
                  </w:divBdr>
                  <w:divsChild>
                    <w:div w:id="1719739054">
                      <w:marLeft w:val="0"/>
                      <w:marRight w:val="0"/>
                      <w:marTop w:val="0"/>
                      <w:marBottom w:val="0"/>
                      <w:divBdr>
                        <w:top w:val="none" w:sz="0" w:space="0" w:color="auto"/>
                        <w:left w:val="none" w:sz="0" w:space="0" w:color="auto"/>
                        <w:bottom w:val="none" w:sz="0" w:space="0" w:color="auto"/>
                        <w:right w:val="none" w:sz="0" w:space="0" w:color="auto"/>
                      </w:divBdr>
                    </w:div>
                  </w:divsChild>
                </w:div>
                <w:div w:id="57365512">
                  <w:marLeft w:val="0"/>
                  <w:marRight w:val="0"/>
                  <w:marTop w:val="0"/>
                  <w:marBottom w:val="0"/>
                  <w:divBdr>
                    <w:top w:val="none" w:sz="0" w:space="0" w:color="auto"/>
                    <w:left w:val="none" w:sz="0" w:space="0" w:color="auto"/>
                    <w:bottom w:val="none" w:sz="0" w:space="0" w:color="auto"/>
                    <w:right w:val="none" w:sz="0" w:space="0" w:color="auto"/>
                  </w:divBdr>
                  <w:divsChild>
                    <w:div w:id="3942539">
                      <w:marLeft w:val="0"/>
                      <w:marRight w:val="0"/>
                      <w:marTop w:val="0"/>
                      <w:marBottom w:val="0"/>
                      <w:divBdr>
                        <w:top w:val="none" w:sz="0" w:space="0" w:color="auto"/>
                        <w:left w:val="none" w:sz="0" w:space="0" w:color="auto"/>
                        <w:bottom w:val="none" w:sz="0" w:space="0" w:color="auto"/>
                        <w:right w:val="none" w:sz="0" w:space="0" w:color="auto"/>
                      </w:divBdr>
                    </w:div>
                  </w:divsChild>
                </w:div>
                <w:div w:id="72163436">
                  <w:marLeft w:val="0"/>
                  <w:marRight w:val="0"/>
                  <w:marTop w:val="0"/>
                  <w:marBottom w:val="0"/>
                  <w:divBdr>
                    <w:top w:val="none" w:sz="0" w:space="0" w:color="auto"/>
                    <w:left w:val="none" w:sz="0" w:space="0" w:color="auto"/>
                    <w:bottom w:val="none" w:sz="0" w:space="0" w:color="auto"/>
                    <w:right w:val="none" w:sz="0" w:space="0" w:color="auto"/>
                  </w:divBdr>
                  <w:divsChild>
                    <w:div w:id="684526629">
                      <w:marLeft w:val="0"/>
                      <w:marRight w:val="0"/>
                      <w:marTop w:val="0"/>
                      <w:marBottom w:val="0"/>
                      <w:divBdr>
                        <w:top w:val="none" w:sz="0" w:space="0" w:color="auto"/>
                        <w:left w:val="none" w:sz="0" w:space="0" w:color="auto"/>
                        <w:bottom w:val="none" w:sz="0" w:space="0" w:color="auto"/>
                        <w:right w:val="none" w:sz="0" w:space="0" w:color="auto"/>
                      </w:divBdr>
                    </w:div>
                  </w:divsChild>
                </w:div>
                <w:div w:id="109712404">
                  <w:marLeft w:val="0"/>
                  <w:marRight w:val="0"/>
                  <w:marTop w:val="0"/>
                  <w:marBottom w:val="0"/>
                  <w:divBdr>
                    <w:top w:val="none" w:sz="0" w:space="0" w:color="auto"/>
                    <w:left w:val="none" w:sz="0" w:space="0" w:color="auto"/>
                    <w:bottom w:val="none" w:sz="0" w:space="0" w:color="auto"/>
                    <w:right w:val="none" w:sz="0" w:space="0" w:color="auto"/>
                  </w:divBdr>
                  <w:divsChild>
                    <w:div w:id="1894464096">
                      <w:marLeft w:val="0"/>
                      <w:marRight w:val="0"/>
                      <w:marTop w:val="0"/>
                      <w:marBottom w:val="0"/>
                      <w:divBdr>
                        <w:top w:val="none" w:sz="0" w:space="0" w:color="auto"/>
                        <w:left w:val="none" w:sz="0" w:space="0" w:color="auto"/>
                        <w:bottom w:val="none" w:sz="0" w:space="0" w:color="auto"/>
                        <w:right w:val="none" w:sz="0" w:space="0" w:color="auto"/>
                      </w:divBdr>
                    </w:div>
                  </w:divsChild>
                </w:div>
                <w:div w:id="127285710">
                  <w:marLeft w:val="0"/>
                  <w:marRight w:val="0"/>
                  <w:marTop w:val="0"/>
                  <w:marBottom w:val="0"/>
                  <w:divBdr>
                    <w:top w:val="none" w:sz="0" w:space="0" w:color="auto"/>
                    <w:left w:val="none" w:sz="0" w:space="0" w:color="auto"/>
                    <w:bottom w:val="none" w:sz="0" w:space="0" w:color="auto"/>
                    <w:right w:val="none" w:sz="0" w:space="0" w:color="auto"/>
                  </w:divBdr>
                  <w:divsChild>
                    <w:div w:id="782384816">
                      <w:marLeft w:val="0"/>
                      <w:marRight w:val="0"/>
                      <w:marTop w:val="0"/>
                      <w:marBottom w:val="0"/>
                      <w:divBdr>
                        <w:top w:val="none" w:sz="0" w:space="0" w:color="auto"/>
                        <w:left w:val="none" w:sz="0" w:space="0" w:color="auto"/>
                        <w:bottom w:val="none" w:sz="0" w:space="0" w:color="auto"/>
                        <w:right w:val="none" w:sz="0" w:space="0" w:color="auto"/>
                      </w:divBdr>
                    </w:div>
                  </w:divsChild>
                </w:div>
                <w:div w:id="208494408">
                  <w:marLeft w:val="0"/>
                  <w:marRight w:val="0"/>
                  <w:marTop w:val="0"/>
                  <w:marBottom w:val="0"/>
                  <w:divBdr>
                    <w:top w:val="none" w:sz="0" w:space="0" w:color="auto"/>
                    <w:left w:val="none" w:sz="0" w:space="0" w:color="auto"/>
                    <w:bottom w:val="none" w:sz="0" w:space="0" w:color="auto"/>
                    <w:right w:val="none" w:sz="0" w:space="0" w:color="auto"/>
                  </w:divBdr>
                  <w:divsChild>
                    <w:div w:id="1351223023">
                      <w:marLeft w:val="0"/>
                      <w:marRight w:val="0"/>
                      <w:marTop w:val="0"/>
                      <w:marBottom w:val="0"/>
                      <w:divBdr>
                        <w:top w:val="none" w:sz="0" w:space="0" w:color="auto"/>
                        <w:left w:val="none" w:sz="0" w:space="0" w:color="auto"/>
                        <w:bottom w:val="none" w:sz="0" w:space="0" w:color="auto"/>
                        <w:right w:val="none" w:sz="0" w:space="0" w:color="auto"/>
                      </w:divBdr>
                    </w:div>
                  </w:divsChild>
                </w:div>
                <w:div w:id="361251415">
                  <w:marLeft w:val="0"/>
                  <w:marRight w:val="0"/>
                  <w:marTop w:val="0"/>
                  <w:marBottom w:val="0"/>
                  <w:divBdr>
                    <w:top w:val="none" w:sz="0" w:space="0" w:color="auto"/>
                    <w:left w:val="none" w:sz="0" w:space="0" w:color="auto"/>
                    <w:bottom w:val="none" w:sz="0" w:space="0" w:color="auto"/>
                    <w:right w:val="none" w:sz="0" w:space="0" w:color="auto"/>
                  </w:divBdr>
                  <w:divsChild>
                    <w:div w:id="1368261072">
                      <w:marLeft w:val="0"/>
                      <w:marRight w:val="0"/>
                      <w:marTop w:val="0"/>
                      <w:marBottom w:val="0"/>
                      <w:divBdr>
                        <w:top w:val="none" w:sz="0" w:space="0" w:color="auto"/>
                        <w:left w:val="none" w:sz="0" w:space="0" w:color="auto"/>
                        <w:bottom w:val="none" w:sz="0" w:space="0" w:color="auto"/>
                        <w:right w:val="none" w:sz="0" w:space="0" w:color="auto"/>
                      </w:divBdr>
                    </w:div>
                  </w:divsChild>
                </w:div>
                <w:div w:id="369381748">
                  <w:marLeft w:val="0"/>
                  <w:marRight w:val="0"/>
                  <w:marTop w:val="0"/>
                  <w:marBottom w:val="0"/>
                  <w:divBdr>
                    <w:top w:val="none" w:sz="0" w:space="0" w:color="auto"/>
                    <w:left w:val="none" w:sz="0" w:space="0" w:color="auto"/>
                    <w:bottom w:val="none" w:sz="0" w:space="0" w:color="auto"/>
                    <w:right w:val="none" w:sz="0" w:space="0" w:color="auto"/>
                  </w:divBdr>
                  <w:divsChild>
                    <w:div w:id="1008749440">
                      <w:marLeft w:val="0"/>
                      <w:marRight w:val="0"/>
                      <w:marTop w:val="0"/>
                      <w:marBottom w:val="0"/>
                      <w:divBdr>
                        <w:top w:val="none" w:sz="0" w:space="0" w:color="auto"/>
                        <w:left w:val="none" w:sz="0" w:space="0" w:color="auto"/>
                        <w:bottom w:val="none" w:sz="0" w:space="0" w:color="auto"/>
                        <w:right w:val="none" w:sz="0" w:space="0" w:color="auto"/>
                      </w:divBdr>
                    </w:div>
                  </w:divsChild>
                </w:div>
                <w:div w:id="461271372">
                  <w:marLeft w:val="0"/>
                  <w:marRight w:val="0"/>
                  <w:marTop w:val="0"/>
                  <w:marBottom w:val="0"/>
                  <w:divBdr>
                    <w:top w:val="none" w:sz="0" w:space="0" w:color="auto"/>
                    <w:left w:val="none" w:sz="0" w:space="0" w:color="auto"/>
                    <w:bottom w:val="none" w:sz="0" w:space="0" w:color="auto"/>
                    <w:right w:val="none" w:sz="0" w:space="0" w:color="auto"/>
                  </w:divBdr>
                  <w:divsChild>
                    <w:div w:id="1050955742">
                      <w:marLeft w:val="0"/>
                      <w:marRight w:val="0"/>
                      <w:marTop w:val="0"/>
                      <w:marBottom w:val="0"/>
                      <w:divBdr>
                        <w:top w:val="none" w:sz="0" w:space="0" w:color="auto"/>
                        <w:left w:val="none" w:sz="0" w:space="0" w:color="auto"/>
                        <w:bottom w:val="none" w:sz="0" w:space="0" w:color="auto"/>
                        <w:right w:val="none" w:sz="0" w:space="0" w:color="auto"/>
                      </w:divBdr>
                    </w:div>
                  </w:divsChild>
                </w:div>
                <w:div w:id="548690074">
                  <w:marLeft w:val="0"/>
                  <w:marRight w:val="0"/>
                  <w:marTop w:val="0"/>
                  <w:marBottom w:val="0"/>
                  <w:divBdr>
                    <w:top w:val="none" w:sz="0" w:space="0" w:color="auto"/>
                    <w:left w:val="none" w:sz="0" w:space="0" w:color="auto"/>
                    <w:bottom w:val="none" w:sz="0" w:space="0" w:color="auto"/>
                    <w:right w:val="none" w:sz="0" w:space="0" w:color="auto"/>
                  </w:divBdr>
                  <w:divsChild>
                    <w:div w:id="170871614">
                      <w:marLeft w:val="0"/>
                      <w:marRight w:val="0"/>
                      <w:marTop w:val="0"/>
                      <w:marBottom w:val="0"/>
                      <w:divBdr>
                        <w:top w:val="none" w:sz="0" w:space="0" w:color="auto"/>
                        <w:left w:val="none" w:sz="0" w:space="0" w:color="auto"/>
                        <w:bottom w:val="none" w:sz="0" w:space="0" w:color="auto"/>
                        <w:right w:val="none" w:sz="0" w:space="0" w:color="auto"/>
                      </w:divBdr>
                    </w:div>
                  </w:divsChild>
                </w:div>
                <w:div w:id="556817207">
                  <w:marLeft w:val="0"/>
                  <w:marRight w:val="0"/>
                  <w:marTop w:val="0"/>
                  <w:marBottom w:val="0"/>
                  <w:divBdr>
                    <w:top w:val="none" w:sz="0" w:space="0" w:color="auto"/>
                    <w:left w:val="none" w:sz="0" w:space="0" w:color="auto"/>
                    <w:bottom w:val="none" w:sz="0" w:space="0" w:color="auto"/>
                    <w:right w:val="none" w:sz="0" w:space="0" w:color="auto"/>
                  </w:divBdr>
                  <w:divsChild>
                    <w:div w:id="1393238406">
                      <w:marLeft w:val="0"/>
                      <w:marRight w:val="0"/>
                      <w:marTop w:val="0"/>
                      <w:marBottom w:val="0"/>
                      <w:divBdr>
                        <w:top w:val="none" w:sz="0" w:space="0" w:color="auto"/>
                        <w:left w:val="none" w:sz="0" w:space="0" w:color="auto"/>
                        <w:bottom w:val="none" w:sz="0" w:space="0" w:color="auto"/>
                        <w:right w:val="none" w:sz="0" w:space="0" w:color="auto"/>
                      </w:divBdr>
                    </w:div>
                  </w:divsChild>
                </w:div>
                <w:div w:id="655258135">
                  <w:marLeft w:val="0"/>
                  <w:marRight w:val="0"/>
                  <w:marTop w:val="0"/>
                  <w:marBottom w:val="0"/>
                  <w:divBdr>
                    <w:top w:val="none" w:sz="0" w:space="0" w:color="auto"/>
                    <w:left w:val="none" w:sz="0" w:space="0" w:color="auto"/>
                    <w:bottom w:val="none" w:sz="0" w:space="0" w:color="auto"/>
                    <w:right w:val="none" w:sz="0" w:space="0" w:color="auto"/>
                  </w:divBdr>
                  <w:divsChild>
                    <w:div w:id="746653307">
                      <w:marLeft w:val="0"/>
                      <w:marRight w:val="0"/>
                      <w:marTop w:val="0"/>
                      <w:marBottom w:val="0"/>
                      <w:divBdr>
                        <w:top w:val="none" w:sz="0" w:space="0" w:color="auto"/>
                        <w:left w:val="none" w:sz="0" w:space="0" w:color="auto"/>
                        <w:bottom w:val="none" w:sz="0" w:space="0" w:color="auto"/>
                        <w:right w:val="none" w:sz="0" w:space="0" w:color="auto"/>
                      </w:divBdr>
                    </w:div>
                  </w:divsChild>
                </w:div>
                <w:div w:id="1072389528">
                  <w:marLeft w:val="0"/>
                  <w:marRight w:val="0"/>
                  <w:marTop w:val="0"/>
                  <w:marBottom w:val="0"/>
                  <w:divBdr>
                    <w:top w:val="none" w:sz="0" w:space="0" w:color="auto"/>
                    <w:left w:val="none" w:sz="0" w:space="0" w:color="auto"/>
                    <w:bottom w:val="none" w:sz="0" w:space="0" w:color="auto"/>
                    <w:right w:val="none" w:sz="0" w:space="0" w:color="auto"/>
                  </w:divBdr>
                  <w:divsChild>
                    <w:div w:id="1678340532">
                      <w:marLeft w:val="0"/>
                      <w:marRight w:val="0"/>
                      <w:marTop w:val="0"/>
                      <w:marBottom w:val="0"/>
                      <w:divBdr>
                        <w:top w:val="none" w:sz="0" w:space="0" w:color="auto"/>
                        <w:left w:val="none" w:sz="0" w:space="0" w:color="auto"/>
                        <w:bottom w:val="none" w:sz="0" w:space="0" w:color="auto"/>
                        <w:right w:val="none" w:sz="0" w:space="0" w:color="auto"/>
                      </w:divBdr>
                    </w:div>
                  </w:divsChild>
                </w:div>
                <w:div w:id="1084571092">
                  <w:marLeft w:val="0"/>
                  <w:marRight w:val="0"/>
                  <w:marTop w:val="0"/>
                  <w:marBottom w:val="0"/>
                  <w:divBdr>
                    <w:top w:val="none" w:sz="0" w:space="0" w:color="auto"/>
                    <w:left w:val="none" w:sz="0" w:space="0" w:color="auto"/>
                    <w:bottom w:val="none" w:sz="0" w:space="0" w:color="auto"/>
                    <w:right w:val="none" w:sz="0" w:space="0" w:color="auto"/>
                  </w:divBdr>
                  <w:divsChild>
                    <w:div w:id="1669021465">
                      <w:marLeft w:val="0"/>
                      <w:marRight w:val="0"/>
                      <w:marTop w:val="0"/>
                      <w:marBottom w:val="0"/>
                      <w:divBdr>
                        <w:top w:val="none" w:sz="0" w:space="0" w:color="auto"/>
                        <w:left w:val="none" w:sz="0" w:space="0" w:color="auto"/>
                        <w:bottom w:val="none" w:sz="0" w:space="0" w:color="auto"/>
                        <w:right w:val="none" w:sz="0" w:space="0" w:color="auto"/>
                      </w:divBdr>
                    </w:div>
                  </w:divsChild>
                </w:div>
                <w:div w:id="1090468740">
                  <w:marLeft w:val="0"/>
                  <w:marRight w:val="0"/>
                  <w:marTop w:val="0"/>
                  <w:marBottom w:val="0"/>
                  <w:divBdr>
                    <w:top w:val="none" w:sz="0" w:space="0" w:color="auto"/>
                    <w:left w:val="none" w:sz="0" w:space="0" w:color="auto"/>
                    <w:bottom w:val="none" w:sz="0" w:space="0" w:color="auto"/>
                    <w:right w:val="none" w:sz="0" w:space="0" w:color="auto"/>
                  </w:divBdr>
                  <w:divsChild>
                    <w:div w:id="2023774396">
                      <w:marLeft w:val="0"/>
                      <w:marRight w:val="0"/>
                      <w:marTop w:val="0"/>
                      <w:marBottom w:val="0"/>
                      <w:divBdr>
                        <w:top w:val="none" w:sz="0" w:space="0" w:color="auto"/>
                        <w:left w:val="none" w:sz="0" w:space="0" w:color="auto"/>
                        <w:bottom w:val="none" w:sz="0" w:space="0" w:color="auto"/>
                        <w:right w:val="none" w:sz="0" w:space="0" w:color="auto"/>
                      </w:divBdr>
                    </w:div>
                  </w:divsChild>
                </w:div>
                <w:div w:id="1222131340">
                  <w:marLeft w:val="0"/>
                  <w:marRight w:val="0"/>
                  <w:marTop w:val="0"/>
                  <w:marBottom w:val="0"/>
                  <w:divBdr>
                    <w:top w:val="none" w:sz="0" w:space="0" w:color="auto"/>
                    <w:left w:val="none" w:sz="0" w:space="0" w:color="auto"/>
                    <w:bottom w:val="none" w:sz="0" w:space="0" w:color="auto"/>
                    <w:right w:val="none" w:sz="0" w:space="0" w:color="auto"/>
                  </w:divBdr>
                  <w:divsChild>
                    <w:div w:id="558323510">
                      <w:marLeft w:val="0"/>
                      <w:marRight w:val="0"/>
                      <w:marTop w:val="0"/>
                      <w:marBottom w:val="0"/>
                      <w:divBdr>
                        <w:top w:val="none" w:sz="0" w:space="0" w:color="auto"/>
                        <w:left w:val="none" w:sz="0" w:space="0" w:color="auto"/>
                        <w:bottom w:val="none" w:sz="0" w:space="0" w:color="auto"/>
                        <w:right w:val="none" w:sz="0" w:space="0" w:color="auto"/>
                      </w:divBdr>
                    </w:div>
                  </w:divsChild>
                </w:div>
                <w:div w:id="1227766077">
                  <w:marLeft w:val="0"/>
                  <w:marRight w:val="0"/>
                  <w:marTop w:val="0"/>
                  <w:marBottom w:val="0"/>
                  <w:divBdr>
                    <w:top w:val="none" w:sz="0" w:space="0" w:color="auto"/>
                    <w:left w:val="none" w:sz="0" w:space="0" w:color="auto"/>
                    <w:bottom w:val="none" w:sz="0" w:space="0" w:color="auto"/>
                    <w:right w:val="none" w:sz="0" w:space="0" w:color="auto"/>
                  </w:divBdr>
                  <w:divsChild>
                    <w:div w:id="184099761">
                      <w:marLeft w:val="0"/>
                      <w:marRight w:val="0"/>
                      <w:marTop w:val="0"/>
                      <w:marBottom w:val="0"/>
                      <w:divBdr>
                        <w:top w:val="none" w:sz="0" w:space="0" w:color="auto"/>
                        <w:left w:val="none" w:sz="0" w:space="0" w:color="auto"/>
                        <w:bottom w:val="none" w:sz="0" w:space="0" w:color="auto"/>
                        <w:right w:val="none" w:sz="0" w:space="0" w:color="auto"/>
                      </w:divBdr>
                    </w:div>
                  </w:divsChild>
                </w:div>
                <w:div w:id="1327320765">
                  <w:marLeft w:val="0"/>
                  <w:marRight w:val="0"/>
                  <w:marTop w:val="0"/>
                  <w:marBottom w:val="0"/>
                  <w:divBdr>
                    <w:top w:val="none" w:sz="0" w:space="0" w:color="auto"/>
                    <w:left w:val="none" w:sz="0" w:space="0" w:color="auto"/>
                    <w:bottom w:val="none" w:sz="0" w:space="0" w:color="auto"/>
                    <w:right w:val="none" w:sz="0" w:space="0" w:color="auto"/>
                  </w:divBdr>
                  <w:divsChild>
                    <w:div w:id="843398784">
                      <w:marLeft w:val="0"/>
                      <w:marRight w:val="0"/>
                      <w:marTop w:val="0"/>
                      <w:marBottom w:val="0"/>
                      <w:divBdr>
                        <w:top w:val="none" w:sz="0" w:space="0" w:color="auto"/>
                        <w:left w:val="none" w:sz="0" w:space="0" w:color="auto"/>
                        <w:bottom w:val="none" w:sz="0" w:space="0" w:color="auto"/>
                        <w:right w:val="none" w:sz="0" w:space="0" w:color="auto"/>
                      </w:divBdr>
                    </w:div>
                  </w:divsChild>
                </w:div>
                <w:div w:id="1518419555">
                  <w:marLeft w:val="0"/>
                  <w:marRight w:val="0"/>
                  <w:marTop w:val="0"/>
                  <w:marBottom w:val="0"/>
                  <w:divBdr>
                    <w:top w:val="none" w:sz="0" w:space="0" w:color="auto"/>
                    <w:left w:val="none" w:sz="0" w:space="0" w:color="auto"/>
                    <w:bottom w:val="none" w:sz="0" w:space="0" w:color="auto"/>
                    <w:right w:val="none" w:sz="0" w:space="0" w:color="auto"/>
                  </w:divBdr>
                  <w:divsChild>
                    <w:div w:id="1951736987">
                      <w:marLeft w:val="0"/>
                      <w:marRight w:val="0"/>
                      <w:marTop w:val="0"/>
                      <w:marBottom w:val="0"/>
                      <w:divBdr>
                        <w:top w:val="none" w:sz="0" w:space="0" w:color="auto"/>
                        <w:left w:val="none" w:sz="0" w:space="0" w:color="auto"/>
                        <w:bottom w:val="none" w:sz="0" w:space="0" w:color="auto"/>
                        <w:right w:val="none" w:sz="0" w:space="0" w:color="auto"/>
                      </w:divBdr>
                    </w:div>
                  </w:divsChild>
                </w:div>
                <w:div w:id="1577863101">
                  <w:marLeft w:val="0"/>
                  <w:marRight w:val="0"/>
                  <w:marTop w:val="0"/>
                  <w:marBottom w:val="0"/>
                  <w:divBdr>
                    <w:top w:val="none" w:sz="0" w:space="0" w:color="auto"/>
                    <w:left w:val="none" w:sz="0" w:space="0" w:color="auto"/>
                    <w:bottom w:val="none" w:sz="0" w:space="0" w:color="auto"/>
                    <w:right w:val="none" w:sz="0" w:space="0" w:color="auto"/>
                  </w:divBdr>
                  <w:divsChild>
                    <w:div w:id="1022516797">
                      <w:marLeft w:val="0"/>
                      <w:marRight w:val="0"/>
                      <w:marTop w:val="0"/>
                      <w:marBottom w:val="0"/>
                      <w:divBdr>
                        <w:top w:val="none" w:sz="0" w:space="0" w:color="auto"/>
                        <w:left w:val="none" w:sz="0" w:space="0" w:color="auto"/>
                        <w:bottom w:val="none" w:sz="0" w:space="0" w:color="auto"/>
                        <w:right w:val="none" w:sz="0" w:space="0" w:color="auto"/>
                      </w:divBdr>
                    </w:div>
                  </w:divsChild>
                </w:div>
                <w:div w:id="1684090853">
                  <w:marLeft w:val="0"/>
                  <w:marRight w:val="0"/>
                  <w:marTop w:val="0"/>
                  <w:marBottom w:val="0"/>
                  <w:divBdr>
                    <w:top w:val="none" w:sz="0" w:space="0" w:color="auto"/>
                    <w:left w:val="none" w:sz="0" w:space="0" w:color="auto"/>
                    <w:bottom w:val="none" w:sz="0" w:space="0" w:color="auto"/>
                    <w:right w:val="none" w:sz="0" w:space="0" w:color="auto"/>
                  </w:divBdr>
                  <w:divsChild>
                    <w:div w:id="1856534098">
                      <w:marLeft w:val="0"/>
                      <w:marRight w:val="0"/>
                      <w:marTop w:val="0"/>
                      <w:marBottom w:val="0"/>
                      <w:divBdr>
                        <w:top w:val="none" w:sz="0" w:space="0" w:color="auto"/>
                        <w:left w:val="none" w:sz="0" w:space="0" w:color="auto"/>
                        <w:bottom w:val="none" w:sz="0" w:space="0" w:color="auto"/>
                        <w:right w:val="none" w:sz="0" w:space="0" w:color="auto"/>
                      </w:divBdr>
                    </w:div>
                  </w:divsChild>
                </w:div>
                <w:div w:id="1693846161">
                  <w:marLeft w:val="0"/>
                  <w:marRight w:val="0"/>
                  <w:marTop w:val="0"/>
                  <w:marBottom w:val="0"/>
                  <w:divBdr>
                    <w:top w:val="none" w:sz="0" w:space="0" w:color="auto"/>
                    <w:left w:val="none" w:sz="0" w:space="0" w:color="auto"/>
                    <w:bottom w:val="none" w:sz="0" w:space="0" w:color="auto"/>
                    <w:right w:val="none" w:sz="0" w:space="0" w:color="auto"/>
                  </w:divBdr>
                  <w:divsChild>
                    <w:div w:id="1608006679">
                      <w:marLeft w:val="0"/>
                      <w:marRight w:val="0"/>
                      <w:marTop w:val="0"/>
                      <w:marBottom w:val="0"/>
                      <w:divBdr>
                        <w:top w:val="none" w:sz="0" w:space="0" w:color="auto"/>
                        <w:left w:val="none" w:sz="0" w:space="0" w:color="auto"/>
                        <w:bottom w:val="none" w:sz="0" w:space="0" w:color="auto"/>
                        <w:right w:val="none" w:sz="0" w:space="0" w:color="auto"/>
                      </w:divBdr>
                    </w:div>
                  </w:divsChild>
                </w:div>
                <w:div w:id="1798791951">
                  <w:marLeft w:val="0"/>
                  <w:marRight w:val="0"/>
                  <w:marTop w:val="0"/>
                  <w:marBottom w:val="0"/>
                  <w:divBdr>
                    <w:top w:val="none" w:sz="0" w:space="0" w:color="auto"/>
                    <w:left w:val="none" w:sz="0" w:space="0" w:color="auto"/>
                    <w:bottom w:val="none" w:sz="0" w:space="0" w:color="auto"/>
                    <w:right w:val="none" w:sz="0" w:space="0" w:color="auto"/>
                  </w:divBdr>
                  <w:divsChild>
                    <w:div w:id="381096387">
                      <w:marLeft w:val="0"/>
                      <w:marRight w:val="0"/>
                      <w:marTop w:val="0"/>
                      <w:marBottom w:val="0"/>
                      <w:divBdr>
                        <w:top w:val="none" w:sz="0" w:space="0" w:color="auto"/>
                        <w:left w:val="none" w:sz="0" w:space="0" w:color="auto"/>
                        <w:bottom w:val="none" w:sz="0" w:space="0" w:color="auto"/>
                        <w:right w:val="none" w:sz="0" w:space="0" w:color="auto"/>
                      </w:divBdr>
                    </w:div>
                  </w:divsChild>
                </w:div>
                <w:div w:id="1816096622">
                  <w:marLeft w:val="0"/>
                  <w:marRight w:val="0"/>
                  <w:marTop w:val="0"/>
                  <w:marBottom w:val="0"/>
                  <w:divBdr>
                    <w:top w:val="none" w:sz="0" w:space="0" w:color="auto"/>
                    <w:left w:val="none" w:sz="0" w:space="0" w:color="auto"/>
                    <w:bottom w:val="none" w:sz="0" w:space="0" w:color="auto"/>
                    <w:right w:val="none" w:sz="0" w:space="0" w:color="auto"/>
                  </w:divBdr>
                  <w:divsChild>
                    <w:div w:id="1678192126">
                      <w:marLeft w:val="0"/>
                      <w:marRight w:val="0"/>
                      <w:marTop w:val="0"/>
                      <w:marBottom w:val="0"/>
                      <w:divBdr>
                        <w:top w:val="none" w:sz="0" w:space="0" w:color="auto"/>
                        <w:left w:val="none" w:sz="0" w:space="0" w:color="auto"/>
                        <w:bottom w:val="none" w:sz="0" w:space="0" w:color="auto"/>
                        <w:right w:val="none" w:sz="0" w:space="0" w:color="auto"/>
                      </w:divBdr>
                    </w:div>
                  </w:divsChild>
                </w:div>
                <w:div w:id="1883057170">
                  <w:marLeft w:val="0"/>
                  <w:marRight w:val="0"/>
                  <w:marTop w:val="0"/>
                  <w:marBottom w:val="0"/>
                  <w:divBdr>
                    <w:top w:val="none" w:sz="0" w:space="0" w:color="auto"/>
                    <w:left w:val="none" w:sz="0" w:space="0" w:color="auto"/>
                    <w:bottom w:val="none" w:sz="0" w:space="0" w:color="auto"/>
                    <w:right w:val="none" w:sz="0" w:space="0" w:color="auto"/>
                  </w:divBdr>
                  <w:divsChild>
                    <w:div w:id="936719296">
                      <w:marLeft w:val="0"/>
                      <w:marRight w:val="0"/>
                      <w:marTop w:val="0"/>
                      <w:marBottom w:val="0"/>
                      <w:divBdr>
                        <w:top w:val="none" w:sz="0" w:space="0" w:color="auto"/>
                        <w:left w:val="none" w:sz="0" w:space="0" w:color="auto"/>
                        <w:bottom w:val="none" w:sz="0" w:space="0" w:color="auto"/>
                        <w:right w:val="none" w:sz="0" w:space="0" w:color="auto"/>
                      </w:divBdr>
                    </w:div>
                  </w:divsChild>
                </w:div>
                <w:div w:id="2022049653">
                  <w:marLeft w:val="0"/>
                  <w:marRight w:val="0"/>
                  <w:marTop w:val="0"/>
                  <w:marBottom w:val="0"/>
                  <w:divBdr>
                    <w:top w:val="none" w:sz="0" w:space="0" w:color="auto"/>
                    <w:left w:val="none" w:sz="0" w:space="0" w:color="auto"/>
                    <w:bottom w:val="none" w:sz="0" w:space="0" w:color="auto"/>
                    <w:right w:val="none" w:sz="0" w:space="0" w:color="auto"/>
                  </w:divBdr>
                  <w:divsChild>
                    <w:div w:id="896668543">
                      <w:marLeft w:val="0"/>
                      <w:marRight w:val="0"/>
                      <w:marTop w:val="0"/>
                      <w:marBottom w:val="0"/>
                      <w:divBdr>
                        <w:top w:val="none" w:sz="0" w:space="0" w:color="auto"/>
                        <w:left w:val="none" w:sz="0" w:space="0" w:color="auto"/>
                        <w:bottom w:val="none" w:sz="0" w:space="0" w:color="auto"/>
                        <w:right w:val="none" w:sz="0" w:space="0" w:color="auto"/>
                      </w:divBdr>
                    </w:div>
                  </w:divsChild>
                </w:div>
                <w:div w:id="2033989997">
                  <w:marLeft w:val="0"/>
                  <w:marRight w:val="0"/>
                  <w:marTop w:val="0"/>
                  <w:marBottom w:val="0"/>
                  <w:divBdr>
                    <w:top w:val="none" w:sz="0" w:space="0" w:color="auto"/>
                    <w:left w:val="none" w:sz="0" w:space="0" w:color="auto"/>
                    <w:bottom w:val="none" w:sz="0" w:space="0" w:color="auto"/>
                    <w:right w:val="none" w:sz="0" w:space="0" w:color="auto"/>
                  </w:divBdr>
                  <w:divsChild>
                    <w:div w:id="864708451">
                      <w:marLeft w:val="0"/>
                      <w:marRight w:val="0"/>
                      <w:marTop w:val="0"/>
                      <w:marBottom w:val="0"/>
                      <w:divBdr>
                        <w:top w:val="none" w:sz="0" w:space="0" w:color="auto"/>
                        <w:left w:val="none" w:sz="0" w:space="0" w:color="auto"/>
                        <w:bottom w:val="none" w:sz="0" w:space="0" w:color="auto"/>
                        <w:right w:val="none" w:sz="0" w:space="0" w:color="auto"/>
                      </w:divBdr>
                    </w:div>
                  </w:divsChild>
                </w:div>
                <w:div w:id="2084838493">
                  <w:marLeft w:val="0"/>
                  <w:marRight w:val="0"/>
                  <w:marTop w:val="0"/>
                  <w:marBottom w:val="0"/>
                  <w:divBdr>
                    <w:top w:val="none" w:sz="0" w:space="0" w:color="auto"/>
                    <w:left w:val="none" w:sz="0" w:space="0" w:color="auto"/>
                    <w:bottom w:val="none" w:sz="0" w:space="0" w:color="auto"/>
                    <w:right w:val="none" w:sz="0" w:space="0" w:color="auto"/>
                  </w:divBdr>
                  <w:divsChild>
                    <w:div w:id="150485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058281">
          <w:marLeft w:val="0"/>
          <w:marRight w:val="0"/>
          <w:marTop w:val="0"/>
          <w:marBottom w:val="0"/>
          <w:divBdr>
            <w:top w:val="none" w:sz="0" w:space="0" w:color="auto"/>
            <w:left w:val="none" w:sz="0" w:space="0" w:color="auto"/>
            <w:bottom w:val="none" w:sz="0" w:space="0" w:color="auto"/>
            <w:right w:val="none" w:sz="0" w:space="0" w:color="auto"/>
          </w:divBdr>
        </w:div>
        <w:div w:id="2072578358">
          <w:marLeft w:val="0"/>
          <w:marRight w:val="0"/>
          <w:marTop w:val="0"/>
          <w:marBottom w:val="0"/>
          <w:divBdr>
            <w:top w:val="none" w:sz="0" w:space="0" w:color="auto"/>
            <w:left w:val="none" w:sz="0" w:space="0" w:color="auto"/>
            <w:bottom w:val="none" w:sz="0" w:space="0" w:color="auto"/>
            <w:right w:val="none" w:sz="0" w:space="0" w:color="auto"/>
          </w:divBdr>
        </w:div>
        <w:div w:id="2121877188">
          <w:marLeft w:val="0"/>
          <w:marRight w:val="0"/>
          <w:marTop w:val="0"/>
          <w:marBottom w:val="0"/>
          <w:divBdr>
            <w:top w:val="none" w:sz="0" w:space="0" w:color="auto"/>
            <w:left w:val="none" w:sz="0" w:space="0" w:color="auto"/>
            <w:bottom w:val="none" w:sz="0" w:space="0" w:color="auto"/>
            <w:right w:val="none" w:sz="0" w:space="0" w:color="auto"/>
          </w:divBdr>
          <w:divsChild>
            <w:div w:id="590360918">
              <w:marLeft w:val="0"/>
              <w:marRight w:val="0"/>
              <w:marTop w:val="0"/>
              <w:marBottom w:val="0"/>
              <w:divBdr>
                <w:top w:val="none" w:sz="0" w:space="0" w:color="auto"/>
                <w:left w:val="none" w:sz="0" w:space="0" w:color="auto"/>
                <w:bottom w:val="none" w:sz="0" w:space="0" w:color="auto"/>
                <w:right w:val="none" w:sz="0" w:space="0" w:color="auto"/>
              </w:divBdr>
            </w:div>
            <w:div w:id="1085958371">
              <w:marLeft w:val="0"/>
              <w:marRight w:val="0"/>
              <w:marTop w:val="0"/>
              <w:marBottom w:val="0"/>
              <w:divBdr>
                <w:top w:val="none" w:sz="0" w:space="0" w:color="auto"/>
                <w:left w:val="none" w:sz="0" w:space="0" w:color="auto"/>
                <w:bottom w:val="none" w:sz="0" w:space="0" w:color="auto"/>
                <w:right w:val="none" w:sz="0" w:space="0" w:color="auto"/>
              </w:divBdr>
            </w:div>
            <w:div w:id="1202980557">
              <w:marLeft w:val="0"/>
              <w:marRight w:val="0"/>
              <w:marTop w:val="0"/>
              <w:marBottom w:val="0"/>
              <w:divBdr>
                <w:top w:val="none" w:sz="0" w:space="0" w:color="auto"/>
                <w:left w:val="none" w:sz="0" w:space="0" w:color="auto"/>
                <w:bottom w:val="none" w:sz="0" w:space="0" w:color="auto"/>
                <w:right w:val="none" w:sz="0" w:space="0" w:color="auto"/>
              </w:divBdr>
            </w:div>
            <w:div w:id="1274751966">
              <w:marLeft w:val="0"/>
              <w:marRight w:val="0"/>
              <w:marTop w:val="0"/>
              <w:marBottom w:val="0"/>
              <w:divBdr>
                <w:top w:val="none" w:sz="0" w:space="0" w:color="auto"/>
                <w:left w:val="none" w:sz="0" w:space="0" w:color="auto"/>
                <w:bottom w:val="none" w:sz="0" w:space="0" w:color="auto"/>
                <w:right w:val="none" w:sz="0" w:space="0" w:color="auto"/>
              </w:divBdr>
            </w:div>
            <w:div w:id="173762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018447">
      <w:bodyDiv w:val="1"/>
      <w:marLeft w:val="0"/>
      <w:marRight w:val="0"/>
      <w:marTop w:val="0"/>
      <w:marBottom w:val="0"/>
      <w:divBdr>
        <w:top w:val="none" w:sz="0" w:space="0" w:color="auto"/>
        <w:left w:val="none" w:sz="0" w:space="0" w:color="auto"/>
        <w:bottom w:val="none" w:sz="0" w:space="0" w:color="auto"/>
        <w:right w:val="none" w:sz="0" w:space="0" w:color="auto"/>
      </w:divBdr>
    </w:div>
    <w:div w:id="528371867">
      <w:bodyDiv w:val="1"/>
      <w:marLeft w:val="0"/>
      <w:marRight w:val="0"/>
      <w:marTop w:val="0"/>
      <w:marBottom w:val="0"/>
      <w:divBdr>
        <w:top w:val="none" w:sz="0" w:space="0" w:color="auto"/>
        <w:left w:val="none" w:sz="0" w:space="0" w:color="auto"/>
        <w:bottom w:val="none" w:sz="0" w:space="0" w:color="auto"/>
        <w:right w:val="none" w:sz="0" w:space="0" w:color="auto"/>
      </w:divBdr>
    </w:div>
    <w:div w:id="530918413">
      <w:bodyDiv w:val="1"/>
      <w:marLeft w:val="0"/>
      <w:marRight w:val="0"/>
      <w:marTop w:val="0"/>
      <w:marBottom w:val="0"/>
      <w:divBdr>
        <w:top w:val="none" w:sz="0" w:space="0" w:color="auto"/>
        <w:left w:val="none" w:sz="0" w:space="0" w:color="auto"/>
        <w:bottom w:val="none" w:sz="0" w:space="0" w:color="auto"/>
        <w:right w:val="none" w:sz="0" w:space="0" w:color="auto"/>
      </w:divBdr>
    </w:div>
    <w:div w:id="533467004">
      <w:bodyDiv w:val="1"/>
      <w:marLeft w:val="0"/>
      <w:marRight w:val="0"/>
      <w:marTop w:val="0"/>
      <w:marBottom w:val="0"/>
      <w:divBdr>
        <w:top w:val="none" w:sz="0" w:space="0" w:color="auto"/>
        <w:left w:val="none" w:sz="0" w:space="0" w:color="auto"/>
        <w:bottom w:val="none" w:sz="0" w:space="0" w:color="auto"/>
        <w:right w:val="none" w:sz="0" w:space="0" w:color="auto"/>
      </w:divBdr>
    </w:div>
    <w:div w:id="533661953">
      <w:bodyDiv w:val="1"/>
      <w:marLeft w:val="0"/>
      <w:marRight w:val="0"/>
      <w:marTop w:val="0"/>
      <w:marBottom w:val="0"/>
      <w:divBdr>
        <w:top w:val="none" w:sz="0" w:space="0" w:color="auto"/>
        <w:left w:val="none" w:sz="0" w:space="0" w:color="auto"/>
        <w:bottom w:val="none" w:sz="0" w:space="0" w:color="auto"/>
        <w:right w:val="none" w:sz="0" w:space="0" w:color="auto"/>
      </w:divBdr>
    </w:div>
    <w:div w:id="536088527">
      <w:bodyDiv w:val="1"/>
      <w:marLeft w:val="0"/>
      <w:marRight w:val="0"/>
      <w:marTop w:val="0"/>
      <w:marBottom w:val="0"/>
      <w:divBdr>
        <w:top w:val="none" w:sz="0" w:space="0" w:color="auto"/>
        <w:left w:val="none" w:sz="0" w:space="0" w:color="auto"/>
        <w:bottom w:val="none" w:sz="0" w:space="0" w:color="auto"/>
        <w:right w:val="none" w:sz="0" w:space="0" w:color="auto"/>
      </w:divBdr>
    </w:div>
    <w:div w:id="537087611">
      <w:bodyDiv w:val="1"/>
      <w:marLeft w:val="0"/>
      <w:marRight w:val="0"/>
      <w:marTop w:val="0"/>
      <w:marBottom w:val="0"/>
      <w:divBdr>
        <w:top w:val="none" w:sz="0" w:space="0" w:color="auto"/>
        <w:left w:val="none" w:sz="0" w:space="0" w:color="auto"/>
        <w:bottom w:val="none" w:sz="0" w:space="0" w:color="auto"/>
        <w:right w:val="none" w:sz="0" w:space="0" w:color="auto"/>
      </w:divBdr>
    </w:div>
    <w:div w:id="538126775">
      <w:bodyDiv w:val="1"/>
      <w:marLeft w:val="0"/>
      <w:marRight w:val="0"/>
      <w:marTop w:val="0"/>
      <w:marBottom w:val="0"/>
      <w:divBdr>
        <w:top w:val="none" w:sz="0" w:space="0" w:color="auto"/>
        <w:left w:val="none" w:sz="0" w:space="0" w:color="auto"/>
        <w:bottom w:val="none" w:sz="0" w:space="0" w:color="auto"/>
        <w:right w:val="none" w:sz="0" w:space="0" w:color="auto"/>
      </w:divBdr>
    </w:div>
    <w:div w:id="538251007">
      <w:bodyDiv w:val="1"/>
      <w:marLeft w:val="0"/>
      <w:marRight w:val="0"/>
      <w:marTop w:val="0"/>
      <w:marBottom w:val="0"/>
      <w:divBdr>
        <w:top w:val="none" w:sz="0" w:space="0" w:color="auto"/>
        <w:left w:val="none" w:sz="0" w:space="0" w:color="auto"/>
        <w:bottom w:val="none" w:sz="0" w:space="0" w:color="auto"/>
        <w:right w:val="none" w:sz="0" w:space="0" w:color="auto"/>
      </w:divBdr>
    </w:div>
    <w:div w:id="538974553">
      <w:bodyDiv w:val="1"/>
      <w:marLeft w:val="0"/>
      <w:marRight w:val="0"/>
      <w:marTop w:val="0"/>
      <w:marBottom w:val="0"/>
      <w:divBdr>
        <w:top w:val="none" w:sz="0" w:space="0" w:color="auto"/>
        <w:left w:val="none" w:sz="0" w:space="0" w:color="auto"/>
        <w:bottom w:val="none" w:sz="0" w:space="0" w:color="auto"/>
        <w:right w:val="none" w:sz="0" w:space="0" w:color="auto"/>
      </w:divBdr>
    </w:div>
    <w:div w:id="545527232">
      <w:bodyDiv w:val="1"/>
      <w:marLeft w:val="0"/>
      <w:marRight w:val="0"/>
      <w:marTop w:val="0"/>
      <w:marBottom w:val="0"/>
      <w:divBdr>
        <w:top w:val="none" w:sz="0" w:space="0" w:color="auto"/>
        <w:left w:val="none" w:sz="0" w:space="0" w:color="auto"/>
        <w:bottom w:val="none" w:sz="0" w:space="0" w:color="auto"/>
        <w:right w:val="none" w:sz="0" w:space="0" w:color="auto"/>
      </w:divBdr>
      <w:divsChild>
        <w:div w:id="13465188">
          <w:marLeft w:val="0"/>
          <w:marRight w:val="0"/>
          <w:marTop w:val="0"/>
          <w:marBottom w:val="0"/>
          <w:divBdr>
            <w:top w:val="none" w:sz="0" w:space="0" w:color="auto"/>
            <w:left w:val="none" w:sz="0" w:space="0" w:color="auto"/>
            <w:bottom w:val="none" w:sz="0" w:space="0" w:color="auto"/>
            <w:right w:val="none" w:sz="0" w:space="0" w:color="auto"/>
          </w:divBdr>
          <w:divsChild>
            <w:div w:id="953095156">
              <w:marLeft w:val="0"/>
              <w:marRight w:val="0"/>
              <w:marTop w:val="0"/>
              <w:marBottom w:val="0"/>
              <w:divBdr>
                <w:top w:val="none" w:sz="0" w:space="0" w:color="auto"/>
                <w:left w:val="none" w:sz="0" w:space="0" w:color="auto"/>
                <w:bottom w:val="none" w:sz="0" w:space="0" w:color="auto"/>
                <w:right w:val="none" w:sz="0" w:space="0" w:color="auto"/>
              </w:divBdr>
              <w:divsChild>
                <w:div w:id="1342663100">
                  <w:marLeft w:val="0"/>
                  <w:marRight w:val="0"/>
                  <w:marTop w:val="0"/>
                  <w:marBottom w:val="0"/>
                  <w:divBdr>
                    <w:top w:val="none" w:sz="0" w:space="0" w:color="auto"/>
                    <w:left w:val="none" w:sz="0" w:space="0" w:color="auto"/>
                    <w:bottom w:val="none" w:sz="0" w:space="0" w:color="auto"/>
                    <w:right w:val="none" w:sz="0" w:space="0" w:color="auto"/>
                  </w:divBdr>
                </w:div>
                <w:div w:id="1497307870">
                  <w:marLeft w:val="0"/>
                  <w:marRight w:val="0"/>
                  <w:marTop w:val="0"/>
                  <w:marBottom w:val="0"/>
                  <w:divBdr>
                    <w:top w:val="none" w:sz="0" w:space="0" w:color="auto"/>
                    <w:left w:val="none" w:sz="0" w:space="0" w:color="auto"/>
                    <w:bottom w:val="none" w:sz="0" w:space="0" w:color="auto"/>
                    <w:right w:val="none" w:sz="0" w:space="0" w:color="auto"/>
                  </w:divBdr>
                  <w:divsChild>
                    <w:div w:id="917403522">
                      <w:marLeft w:val="0"/>
                      <w:marRight w:val="0"/>
                      <w:marTop w:val="0"/>
                      <w:marBottom w:val="0"/>
                      <w:divBdr>
                        <w:top w:val="none" w:sz="0" w:space="0" w:color="auto"/>
                        <w:left w:val="none" w:sz="0" w:space="0" w:color="auto"/>
                        <w:bottom w:val="none" w:sz="0" w:space="0" w:color="auto"/>
                        <w:right w:val="none" w:sz="0" w:space="0" w:color="auto"/>
                      </w:divBdr>
                      <w:divsChild>
                        <w:div w:id="11757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99528">
          <w:marLeft w:val="0"/>
          <w:marRight w:val="0"/>
          <w:marTop w:val="0"/>
          <w:marBottom w:val="0"/>
          <w:divBdr>
            <w:top w:val="none" w:sz="0" w:space="0" w:color="auto"/>
            <w:left w:val="none" w:sz="0" w:space="0" w:color="auto"/>
            <w:bottom w:val="none" w:sz="0" w:space="0" w:color="auto"/>
            <w:right w:val="none" w:sz="0" w:space="0" w:color="auto"/>
          </w:divBdr>
          <w:divsChild>
            <w:div w:id="1042248679">
              <w:marLeft w:val="0"/>
              <w:marRight w:val="0"/>
              <w:marTop w:val="0"/>
              <w:marBottom w:val="0"/>
              <w:divBdr>
                <w:top w:val="none" w:sz="0" w:space="0" w:color="auto"/>
                <w:left w:val="none" w:sz="0" w:space="0" w:color="auto"/>
                <w:bottom w:val="none" w:sz="0" w:space="0" w:color="auto"/>
                <w:right w:val="none" w:sz="0" w:space="0" w:color="auto"/>
              </w:divBdr>
              <w:divsChild>
                <w:div w:id="497118317">
                  <w:marLeft w:val="0"/>
                  <w:marRight w:val="0"/>
                  <w:marTop w:val="0"/>
                  <w:marBottom w:val="0"/>
                  <w:divBdr>
                    <w:top w:val="none" w:sz="0" w:space="0" w:color="auto"/>
                    <w:left w:val="none" w:sz="0" w:space="0" w:color="auto"/>
                    <w:bottom w:val="none" w:sz="0" w:space="0" w:color="auto"/>
                    <w:right w:val="none" w:sz="0" w:space="0" w:color="auto"/>
                  </w:divBdr>
                  <w:divsChild>
                    <w:div w:id="135151037">
                      <w:marLeft w:val="0"/>
                      <w:marRight w:val="0"/>
                      <w:marTop w:val="0"/>
                      <w:marBottom w:val="0"/>
                      <w:divBdr>
                        <w:top w:val="none" w:sz="0" w:space="0" w:color="auto"/>
                        <w:left w:val="none" w:sz="0" w:space="0" w:color="auto"/>
                        <w:bottom w:val="none" w:sz="0" w:space="0" w:color="auto"/>
                        <w:right w:val="none" w:sz="0" w:space="0" w:color="auto"/>
                      </w:divBdr>
                      <w:divsChild>
                        <w:div w:id="109105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489737">
          <w:marLeft w:val="0"/>
          <w:marRight w:val="0"/>
          <w:marTop w:val="0"/>
          <w:marBottom w:val="0"/>
          <w:divBdr>
            <w:top w:val="none" w:sz="0" w:space="0" w:color="auto"/>
            <w:left w:val="none" w:sz="0" w:space="0" w:color="auto"/>
            <w:bottom w:val="none" w:sz="0" w:space="0" w:color="auto"/>
            <w:right w:val="none" w:sz="0" w:space="0" w:color="auto"/>
          </w:divBdr>
          <w:divsChild>
            <w:div w:id="760218471">
              <w:marLeft w:val="0"/>
              <w:marRight w:val="0"/>
              <w:marTop w:val="0"/>
              <w:marBottom w:val="0"/>
              <w:divBdr>
                <w:top w:val="none" w:sz="0" w:space="0" w:color="auto"/>
                <w:left w:val="none" w:sz="0" w:space="0" w:color="auto"/>
                <w:bottom w:val="none" w:sz="0" w:space="0" w:color="auto"/>
                <w:right w:val="none" w:sz="0" w:space="0" w:color="auto"/>
              </w:divBdr>
              <w:divsChild>
                <w:div w:id="1954898875">
                  <w:marLeft w:val="0"/>
                  <w:marRight w:val="0"/>
                  <w:marTop w:val="0"/>
                  <w:marBottom w:val="0"/>
                  <w:divBdr>
                    <w:top w:val="none" w:sz="0" w:space="0" w:color="auto"/>
                    <w:left w:val="none" w:sz="0" w:space="0" w:color="auto"/>
                    <w:bottom w:val="none" w:sz="0" w:space="0" w:color="auto"/>
                    <w:right w:val="none" w:sz="0" w:space="0" w:color="auto"/>
                  </w:divBdr>
                </w:div>
              </w:divsChild>
            </w:div>
            <w:div w:id="2064404288">
              <w:marLeft w:val="0"/>
              <w:marRight w:val="0"/>
              <w:marTop w:val="0"/>
              <w:marBottom w:val="0"/>
              <w:divBdr>
                <w:top w:val="none" w:sz="0" w:space="0" w:color="auto"/>
                <w:left w:val="none" w:sz="0" w:space="0" w:color="auto"/>
                <w:bottom w:val="none" w:sz="0" w:space="0" w:color="auto"/>
                <w:right w:val="none" w:sz="0" w:space="0" w:color="auto"/>
              </w:divBdr>
              <w:divsChild>
                <w:div w:id="468591353">
                  <w:marLeft w:val="0"/>
                  <w:marRight w:val="0"/>
                  <w:marTop w:val="0"/>
                  <w:marBottom w:val="0"/>
                  <w:divBdr>
                    <w:top w:val="none" w:sz="0" w:space="0" w:color="auto"/>
                    <w:left w:val="none" w:sz="0" w:space="0" w:color="auto"/>
                    <w:bottom w:val="none" w:sz="0" w:space="0" w:color="auto"/>
                    <w:right w:val="none" w:sz="0" w:space="0" w:color="auto"/>
                  </w:divBdr>
                </w:div>
                <w:div w:id="691421625">
                  <w:marLeft w:val="0"/>
                  <w:marRight w:val="0"/>
                  <w:marTop w:val="0"/>
                  <w:marBottom w:val="0"/>
                  <w:divBdr>
                    <w:top w:val="none" w:sz="0" w:space="0" w:color="auto"/>
                    <w:left w:val="none" w:sz="0" w:space="0" w:color="auto"/>
                    <w:bottom w:val="none" w:sz="0" w:space="0" w:color="auto"/>
                    <w:right w:val="none" w:sz="0" w:space="0" w:color="auto"/>
                  </w:divBdr>
                  <w:divsChild>
                    <w:div w:id="497575113">
                      <w:marLeft w:val="0"/>
                      <w:marRight w:val="0"/>
                      <w:marTop w:val="0"/>
                      <w:marBottom w:val="0"/>
                      <w:divBdr>
                        <w:top w:val="none" w:sz="0" w:space="0" w:color="auto"/>
                        <w:left w:val="none" w:sz="0" w:space="0" w:color="auto"/>
                        <w:bottom w:val="none" w:sz="0" w:space="0" w:color="auto"/>
                        <w:right w:val="none" w:sz="0" w:space="0" w:color="auto"/>
                      </w:divBdr>
                      <w:divsChild>
                        <w:div w:id="114466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83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380134">
      <w:bodyDiv w:val="1"/>
      <w:marLeft w:val="0"/>
      <w:marRight w:val="0"/>
      <w:marTop w:val="0"/>
      <w:marBottom w:val="0"/>
      <w:divBdr>
        <w:top w:val="none" w:sz="0" w:space="0" w:color="auto"/>
        <w:left w:val="none" w:sz="0" w:space="0" w:color="auto"/>
        <w:bottom w:val="none" w:sz="0" w:space="0" w:color="auto"/>
        <w:right w:val="none" w:sz="0" w:space="0" w:color="auto"/>
      </w:divBdr>
    </w:div>
    <w:div w:id="550115557">
      <w:bodyDiv w:val="1"/>
      <w:marLeft w:val="0"/>
      <w:marRight w:val="0"/>
      <w:marTop w:val="0"/>
      <w:marBottom w:val="0"/>
      <w:divBdr>
        <w:top w:val="none" w:sz="0" w:space="0" w:color="auto"/>
        <w:left w:val="none" w:sz="0" w:space="0" w:color="auto"/>
        <w:bottom w:val="none" w:sz="0" w:space="0" w:color="auto"/>
        <w:right w:val="none" w:sz="0" w:space="0" w:color="auto"/>
      </w:divBdr>
    </w:div>
    <w:div w:id="553588366">
      <w:bodyDiv w:val="1"/>
      <w:marLeft w:val="0"/>
      <w:marRight w:val="0"/>
      <w:marTop w:val="0"/>
      <w:marBottom w:val="0"/>
      <w:divBdr>
        <w:top w:val="none" w:sz="0" w:space="0" w:color="auto"/>
        <w:left w:val="none" w:sz="0" w:space="0" w:color="auto"/>
        <w:bottom w:val="none" w:sz="0" w:space="0" w:color="auto"/>
        <w:right w:val="none" w:sz="0" w:space="0" w:color="auto"/>
      </w:divBdr>
    </w:div>
    <w:div w:id="560216773">
      <w:bodyDiv w:val="1"/>
      <w:marLeft w:val="0"/>
      <w:marRight w:val="0"/>
      <w:marTop w:val="0"/>
      <w:marBottom w:val="0"/>
      <w:divBdr>
        <w:top w:val="none" w:sz="0" w:space="0" w:color="auto"/>
        <w:left w:val="none" w:sz="0" w:space="0" w:color="auto"/>
        <w:bottom w:val="none" w:sz="0" w:space="0" w:color="auto"/>
        <w:right w:val="none" w:sz="0" w:space="0" w:color="auto"/>
      </w:divBdr>
    </w:div>
    <w:div w:id="565528532">
      <w:bodyDiv w:val="1"/>
      <w:marLeft w:val="0"/>
      <w:marRight w:val="0"/>
      <w:marTop w:val="0"/>
      <w:marBottom w:val="0"/>
      <w:divBdr>
        <w:top w:val="none" w:sz="0" w:space="0" w:color="auto"/>
        <w:left w:val="none" w:sz="0" w:space="0" w:color="auto"/>
        <w:bottom w:val="none" w:sz="0" w:space="0" w:color="auto"/>
        <w:right w:val="none" w:sz="0" w:space="0" w:color="auto"/>
      </w:divBdr>
    </w:div>
    <w:div w:id="577254476">
      <w:bodyDiv w:val="1"/>
      <w:marLeft w:val="0"/>
      <w:marRight w:val="0"/>
      <w:marTop w:val="0"/>
      <w:marBottom w:val="0"/>
      <w:divBdr>
        <w:top w:val="none" w:sz="0" w:space="0" w:color="auto"/>
        <w:left w:val="none" w:sz="0" w:space="0" w:color="auto"/>
        <w:bottom w:val="none" w:sz="0" w:space="0" w:color="auto"/>
        <w:right w:val="none" w:sz="0" w:space="0" w:color="auto"/>
      </w:divBdr>
    </w:div>
    <w:div w:id="577374175">
      <w:bodyDiv w:val="1"/>
      <w:marLeft w:val="0"/>
      <w:marRight w:val="0"/>
      <w:marTop w:val="0"/>
      <w:marBottom w:val="0"/>
      <w:divBdr>
        <w:top w:val="none" w:sz="0" w:space="0" w:color="auto"/>
        <w:left w:val="none" w:sz="0" w:space="0" w:color="auto"/>
        <w:bottom w:val="none" w:sz="0" w:space="0" w:color="auto"/>
        <w:right w:val="none" w:sz="0" w:space="0" w:color="auto"/>
      </w:divBdr>
    </w:div>
    <w:div w:id="581991962">
      <w:bodyDiv w:val="1"/>
      <w:marLeft w:val="0"/>
      <w:marRight w:val="0"/>
      <w:marTop w:val="0"/>
      <w:marBottom w:val="0"/>
      <w:divBdr>
        <w:top w:val="none" w:sz="0" w:space="0" w:color="auto"/>
        <w:left w:val="none" w:sz="0" w:space="0" w:color="auto"/>
        <w:bottom w:val="none" w:sz="0" w:space="0" w:color="auto"/>
        <w:right w:val="none" w:sz="0" w:space="0" w:color="auto"/>
      </w:divBdr>
    </w:div>
    <w:div w:id="584413599">
      <w:bodyDiv w:val="1"/>
      <w:marLeft w:val="0"/>
      <w:marRight w:val="0"/>
      <w:marTop w:val="0"/>
      <w:marBottom w:val="0"/>
      <w:divBdr>
        <w:top w:val="none" w:sz="0" w:space="0" w:color="auto"/>
        <w:left w:val="none" w:sz="0" w:space="0" w:color="auto"/>
        <w:bottom w:val="none" w:sz="0" w:space="0" w:color="auto"/>
        <w:right w:val="none" w:sz="0" w:space="0" w:color="auto"/>
      </w:divBdr>
      <w:divsChild>
        <w:div w:id="503590466">
          <w:marLeft w:val="0"/>
          <w:marRight w:val="0"/>
          <w:marTop w:val="0"/>
          <w:marBottom w:val="0"/>
          <w:divBdr>
            <w:top w:val="none" w:sz="0" w:space="0" w:color="auto"/>
            <w:left w:val="none" w:sz="0" w:space="0" w:color="auto"/>
            <w:bottom w:val="none" w:sz="0" w:space="0" w:color="auto"/>
            <w:right w:val="none" w:sz="0" w:space="0" w:color="auto"/>
          </w:divBdr>
          <w:divsChild>
            <w:div w:id="194977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083969">
      <w:bodyDiv w:val="1"/>
      <w:marLeft w:val="0"/>
      <w:marRight w:val="0"/>
      <w:marTop w:val="0"/>
      <w:marBottom w:val="0"/>
      <w:divBdr>
        <w:top w:val="none" w:sz="0" w:space="0" w:color="auto"/>
        <w:left w:val="none" w:sz="0" w:space="0" w:color="auto"/>
        <w:bottom w:val="none" w:sz="0" w:space="0" w:color="auto"/>
        <w:right w:val="none" w:sz="0" w:space="0" w:color="auto"/>
      </w:divBdr>
    </w:div>
    <w:div w:id="591276088">
      <w:bodyDiv w:val="1"/>
      <w:marLeft w:val="0"/>
      <w:marRight w:val="0"/>
      <w:marTop w:val="0"/>
      <w:marBottom w:val="0"/>
      <w:divBdr>
        <w:top w:val="none" w:sz="0" w:space="0" w:color="auto"/>
        <w:left w:val="none" w:sz="0" w:space="0" w:color="auto"/>
        <w:bottom w:val="none" w:sz="0" w:space="0" w:color="auto"/>
        <w:right w:val="none" w:sz="0" w:space="0" w:color="auto"/>
      </w:divBdr>
      <w:divsChild>
        <w:div w:id="1900554711">
          <w:marLeft w:val="0"/>
          <w:marRight w:val="0"/>
          <w:marTop w:val="0"/>
          <w:marBottom w:val="0"/>
          <w:divBdr>
            <w:top w:val="single" w:sz="2" w:space="0" w:color="auto"/>
            <w:left w:val="single" w:sz="2" w:space="0" w:color="auto"/>
            <w:bottom w:val="single" w:sz="2" w:space="0" w:color="auto"/>
            <w:right w:val="single" w:sz="2" w:space="0" w:color="auto"/>
          </w:divBdr>
          <w:divsChild>
            <w:div w:id="1229655247">
              <w:marLeft w:val="0"/>
              <w:marRight w:val="0"/>
              <w:marTop w:val="0"/>
              <w:marBottom w:val="0"/>
              <w:divBdr>
                <w:top w:val="single" w:sz="2" w:space="0" w:color="auto"/>
                <w:left w:val="single" w:sz="2" w:space="0" w:color="auto"/>
                <w:bottom w:val="single" w:sz="2" w:space="0" w:color="auto"/>
                <w:right w:val="single" w:sz="2" w:space="0" w:color="auto"/>
              </w:divBdr>
              <w:divsChild>
                <w:div w:id="1347825793">
                  <w:marLeft w:val="0"/>
                  <w:marRight w:val="0"/>
                  <w:marTop w:val="0"/>
                  <w:marBottom w:val="0"/>
                  <w:divBdr>
                    <w:top w:val="single" w:sz="2" w:space="0" w:color="auto"/>
                    <w:left w:val="single" w:sz="2" w:space="0" w:color="auto"/>
                    <w:bottom w:val="single" w:sz="2" w:space="0" w:color="auto"/>
                    <w:right w:val="single" w:sz="2" w:space="0" w:color="auto"/>
                  </w:divBdr>
                  <w:divsChild>
                    <w:div w:id="1954045554">
                      <w:marLeft w:val="0"/>
                      <w:marRight w:val="0"/>
                      <w:marTop w:val="0"/>
                      <w:marBottom w:val="0"/>
                      <w:divBdr>
                        <w:top w:val="single" w:sz="2" w:space="0" w:color="auto"/>
                        <w:left w:val="single" w:sz="2" w:space="0" w:color="auto"/>
                        <w:bottom w:val="single" w:sz="2" w:space="0" w:color="auto"/>
                        <w:right w:val="single" w:sz="2" w:space="0" w:color="auto"/>
                      </w:divBdr>
                      <w:divsChild>
                        <w:div w:id="1379430374">
                          <w:marLeft w:val="0"/>
                          <w:marRight w:val="0"/>
                          <w:marTop w:val="0"/>
                          <w:marBottom w:val="0"/>
                          <w:divBdr>
                            <w:top w:val="single" w:sz="2" w:space="0" w:color="auto"/>
                            <w:left w:val="single" w:sz="2" w:space="0" w:color="auto"/>
                            <w:bottom w:val="single" w:sz="2" w:space="0" w:color="auto"/>
                            <w:right w:val="single" w:sz="2" w:space="0" w:color="auto"/>
                          </w:divBdr>
                          <w:divsChild>
                            <w:div w:id="2092849274">
                              <w:marLeft w:val="0"/>
                              <w:marRight w:val="0"/>
                              <w:marTop w:val="0"/>
                              <w:marBottom w:val="0"/>
                              <w:divBdr>
                                <w:top w:val="single" w:sz="2" w:space="0" w:color="auto"/>
                                <w:left w:val="single" w:sz="2" w:space="0" w:color="auto"/>
                                <w:bottom w:val="single" w:sz="2" w:space="0" w:color="auto"/>
                                <w:right w:val="single" w:sz="2" w:space="0" w:color="auto"/>
                              </w:divBdr>
                              <w:divsChild>
                                <w:div w:id="2893658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592661835">
      <w:bodyDiv w:val="1"/>
      <w:marLeft w:val="0"/>
      <w:marRight w:val="0"/>
      <w:marTop w:val="0"/>
      <w:marBottom w:val="0"/>
      <w:divBdr>
        <w:top w:val="none" w:sz="0" w:space="0" w:color="auto"/>
        <w:left w:val="none" w:sz="0" w:space="0" w:color="auto"/>
        <w:bottom w:val="none" w:sz="0" w:space="0" w:color="auto"/>
        <w:right w:val="none" w:sz="0" w:space="0" w:color="auto"/>
      </w:divBdr>
    </w:div>
    <w:div w:id="601960404">
      <w:bodyDiv w:val="1"/>
      <w:marLeft w:val="0"/>
      <w:marRight w:val="0"/>
      <w:marTop w:val="0"/>
      <w:marBottom w:val="0"/>
      <w:divBdr>
        <w:top w:val="none" w:sz="0" w:space="0" w:color="auto"/>
        <w:left w:val="none" w:sz="0" w:space="0" w:color="auto"/>
        <w:bottom w:val="none" w:sz="0" w:space="0" w:color="auto"/>
        <w:right w:val="none" w:sz="0" w:space="0" w:color="auto"/>
      </w:divBdr>
    </w:div>
    <w:div w:id="607351151">
      <w:bodyDiv w:val="1"/>
      <w:marLeft w:val="0"/>
      <w:marRight w:val="0"/>
      <w:marTop w:val="0"/>
      <w:marBottom w:val="0"/>
      <w:divBdr>
        <w:top w:val="none" w:sz="0" w:space="0" w:color="auto"/>
        <w:left w:val="none" w:sz="0" w:space="0" w:color="auto"/>
        <w:bottom w:val="none" w:sz="0" w:space="0" w:color="auto"/>
        <w:right w:val="none" w:sz="0" w:space="0" w:color="auto"/>
      </w:divBdr>
    </w:div>
    <w:div w:id="615869910">
      <w:bodyDiv w:val="1"/>
      <w:marLeft w:val="0"/>
      <w:marRight w:val="0"/>
      <w:marTop w:val="0"/>
      <w:marBottom w:val="0"/>
      <w:divBdr>
        <w:top w:val="none" w:sz="0" w:space="0" w:color="auto"/>
        <w:left w:val="none" w:sz="0" w:space="0" w:color="auto"/>
        <w:bottom w:val="none" w:sz="0" w:space="0" w:color="auto"/>
        <w:right w:val="none" w:sz="0" w:space="0" w:color="auto"/>
      </w:divBdr>
    </w:div>
    <w:div w:id="616302361">
      <w:bodyDiv w:val="1"/>
      <w:marLeft w:val="0"/>
      <w:marRight w:val="0"/>
      <w:marTop w:val="0"/>
      <w:marBottom w:val="0"/>
      <w:divBdr>
        <w:top w:val="none" w:sz="0" w:space="0" w:color="auto"/>
        <w:left w:val="none" w:sz="0" w:space="0" w:color="auto"/>
        <w:bottom w:val="none" w:sz="0" w:space="0" w:color="auto"/>
        <w:right w:val="none" w:sz="0" w:space="0" w:color="auto"/>
      </w:divBdr>
    </w:div>
    <w:div w:id="627735828">
      <w:bodyDiv w:val="1"/>
      <w:marLeft w:val="0"/>
      <w:marRight w:val="0"/>
      <w:marTop w:val="0"/>
      <w:marBottom w:val="0"/>
      <w:divBdr>
        <w:top w:val="none" w:sz="0" w:space="0" w:color="auto"/>
        <w:left w:val="none" w:sz="0" w:space="0" w:color="auto"/>
        <w:bottom w:val="none" w:sz="0" w:space="0" w:color="auto"/>
        <w:right w:val="none" w:sz="0" w:space="0" w:color="auto"/>
      </w:divBdr>
    </w:div>
    <w:div w:id="628515820">
      <w:bodyDiv w:val="1"/>
      <w:marLeft w:val="0"/>
      <w:marRight w:val="0"/>
      <w:marTop w:val="0"/>
      <w:marBottom w:val="0"/>
      <w:divBdr>
        <w:top w:val="none" w:sz="0" w:space="0" w:color="auto"/>
        <w:left w:val="none" w:sz="0" w:space="0" w:color="auto"/>
        <w:bottom w:val="none" w:sz="0" w:space="0" w:color="auto"/>
        <w:right w:val="none" w:sz="0" w:space="0" w:color="auto"/>
      </w:divBdr>
    </w:div>
    <w:div w:id="634988742">
      <w:bodyDiv w:val="1"/>
      <w:marLeft w:val="0"/>
      <w:marRight w:val="0"/>
      <w:marTop w:val="0"/>
      <w:marBottom w:val="0"/>
      <w:divBdr>
        <w:top w:val="none" w:sz="0" w:space="0" w:color="auto"/>
        <w:left w:val="none" w:sz="0" w:space="0" w:color="auto"/>
        <w:bottom w:val="none" w:sz="0" w:space="0" w:color="auto"/>
        <w:right w:val="none" w:sz="0" w:space="0" w:color="auto"/>
      </w:divBdr>
    </w:div>
    <w:div w:id="638874792">
      <w:bodyDiv w:val="1"/>
      <w:marLeft w:val="0"/>
      <w:marRight w:val="0"/>
      <w:marTop w:val="0"/>
      <w:marBottom w:val="0"/>
      <w:divBdr>
        <w:top w:val="none" w:sz="0" w:space="0" w:color="auto"/>
        <w:left w:val="none" w:sz="0" w:space="0" w:color="auto"/>
        <w:bottom w:val="none" w:sz="0" w:space="0" w:color="auto"/>
        <w:right w:val="none" w:sz="0" w:space="0" w:color="auto"/>
      </w:divBdr>
    </w:div>
    <w:div w:id="641470306">
      <w:bodyDiv w:val="1"/>
      <w:marLeft w:val="0"/>
      <w:marRight w:val="0"/>
      <w:marTop w:val="0"/>
      <w:marBottom w:val="0"/>
      <w:divBdr>
        <w:top w:val="none" w:sz="0" w:space="0" w:color="auto"/>
        <w:left w:val="none" w:sz="0" w:space="0" w:color="auto"/>
        <w:bottom w:val="none" w:sz="0" w:space="0" w:color="auto"/>
        <w:right w:val="none" w:sz="0" w:space="0" w:color="auto"/>
      </w:divBdr>
    </w:div>
    <w:div w:id="651980221">
      <w:bodyDiv w:val="1"/>
      <w:marLeft w:val="0"/>
      <w:marRight w:val="0"/>
      <w:marTop w:val="0"/>
      <w:marBottom w:val="0"/>
      <w:divBdr>
        <w:top w:val="none" w:sz="0" w:space="0" w:color="auto"/>
        <w:left w:val="none" w:sz="0" w:space="0" w:color="auto"/>
        <w:bottom w:val="none" w:sz="0" w:space="0" w:color="auto"/>
        <w:right w:val="none" w:sz="0" w:space="0" w:color="auto"/>
      </w:divBdr>
    </w:div>
    <w:div w:id="652805042">
      <w:bodyDiv w:val="1"/>
      <w:marLeft w:val="0"/>
      <w:marRight w:val="0"/>
      <w:marTop w:val="0"/>
      <w:marBottom w:val="0"/>
      <w:divBdr>
        <w:top w:val="none" w:sz="0" w:space="0" w:color="auto"/>
        <w:left w:val="none" w:sz="0" w:space="0" w:color="auto"/>
        <w:bottom w:val="none" w:sz="0" w:space="0" w:color="auto"/>
        <w:right w:val="none" w:sz="0" w:space="0" w:color="auto"/>
      </w:divBdr>
    </w:div>
    <w:div w:id="656157033">
      <w:bodyDiv w:val="1"/>
      <w:marLeft w:val="0"/>
      <w:marRight w:val="0"/>
      <w:marTop w:val="0"/>
      <w:marBottom w:val="0"/>
      <w:divBdr>
        <w:top w:val="none" w:sz="0" w:space="0" w:color="auto"/>
        <w:left w:val="none" w:sz="0" w:space="0" w:color="auto"/>
        <w:bottom w:val="none" w:sz="0" w:space="0" w:color="auto"/>
        <w:right w:val="none" w:sz="0" w:space="0" w:color="auto"/>
      </w:divBdr>
    </w:div>
    <w:div w:id="662468313">
      <w:bodyDiv w:val="1"/>
      <w:marLeft w:val="0"/>
      <w:marRight w:val="0"/>
      <w:marTop w:val="0"/>
      <w:marBottom w:val="0"/>
      <w:divBdr>
        <w:top w:val="none" w:sz="0" w:space="0" w:color="auto"/>
        <w:left w:val="none" w:sz="0" w:space="0" w:color="auto"/>
        <w:bottom w:val="none" w:sz="0" w:space="0" w:color="auto"/>
        <w:right w:val="none" w:sz="0" w:space="0" w:color="auto"/>
      </w:divBdr>
    </w:div>
    <w:div w:id="668603043">
      <w:bodyDiv w:val="1"/>
      <w:marLeft w:val="0"/>
      <w:marRight w:val="0"/>
      <w:marTop w:val="0"/>
      <w:marBottom w:val="0"/>
      <w:divBdr>
        <w:top w:val="none" w:sz="0" w:space="0" w:color="auto"/>
        <w:left w:val="none" w:sz="0" w:space="0" w:color="auto"/>
        <w:bottom w:val="none" w:sz="0" w:space="0" w:color="auto"/>
        <w:right w:val="none" w:sz="0" w:space="0" w:color="auto"/>
      </w:divBdr>
    </w:div>
    <w:div w:id="669337949">
      <w:bodyDiv w:val="1"/>
      <w:marLeft w:val="0"/>
      <w:marRight w:val="0"/>
      <w:marTop w:val="0"/>
      <w:marBottom w:val="0"/>
      <w:divBdr>
        <w:top w:val="none" w:sz="0" w:space="0" w:color="auto"/>
        <w:left w:val="none" w:sz="0" w:space="0" w:color="auto"/>
        <w:bottom w:val="none" w:sz="0" w:space="0" w:color="auto"/>
        <w:right w:val="none" w:sz="0" w:space="0" w:color="auto"/>
      </w:divBdr>
    </w:div>
    <w:div w:id="672028307">
      <w:bodyDiv w:val="1"/>
      <w:marLeft w:val="0"/>
      <w:marRight w:val="0"/>
      <w:marTop w:val="0"/>
      <w:marBottom w:val="0"/>
      <w:divBdr>
        <w:top w:val="none" w:sz="0" w:space="0" w:color="auto"/>
        <w:left w:val="none" w:sz="0" w:space="0" w:color="auto"/>
        <w:bottom w:val="none" w:sz="0" w:space="0" w:color="auto"/>
        <w:right w:val="none" w:sz="0" w:space="0" w:color="auto"/>
      </w:divBdr>
    </w:div>
    <w:div w:id="678773789">
      <w:bodyDiv w:val="1"/>
      <w:marLeft w:val="0"/>
      <w:marRight w:val="0"/>
      <w:marTop w:val="0"/>
      <w:marBottom w:val="0"/>
      <w:divBdr>
        <w:top w:val="none" w:sz="0" w:space="0" w:color="auto"/>
        <w:left w:val="none" w:sz="0" w:space="0" w:color="auto"/>
        <w:bottom w:val="none" w:sz="0" w:space="0" w:color="auto"/>
        <w:right w:val="none" w:sz="0" w:space="0" w:color="auto"/>
      </w:divBdr>
    </w:div>
    <w:div w:id="679506760">
      <w:bodyDiv w:val="1"/>
      <w:marLeft w:val="0"/>
      <w:marRight w:val="0"/>
      <w:marTop w:val="0"/>
      <w:marBottom w:val="0"/>
      <w:divBdr>
        <w:top w:val="none" w:sz="0" w:space="0" w:color="auto"/>
        <w:left w:val="none" w:sz="0" w:space="0" w:color="auto"/>
        <w:bottom w:val="none" w:sz="0" w:space="0" w:color="auto"/>
        <w:right w:val="none" w:sz="0" w:space="0" w:color="auto"/>
      </w:divBdr>
    </w:div>
    <w:div w:id="680014463">
      <w:bodyDiv w:val="1"/>
      <w:marLeft w:val="0"/>
      <w:marRight w:val="0"/>
      <w:marTop w:val="0"/>
      <w:marBottom w:val="0"/>
      <w:divBdr>
        <w:top w:val="none" w:sz="0" w:space="0" w:color="auto"/>
        <w:left w:val="none" w:sz="0" w:space="0" w:color="auto"/>
        <w:bottom w:val="none" w:sz="0" w:space="0" w:color="auto"/>
        <w:right w:val="none" w:sz="0" w:space="0" w:color="auto"/>
      </w:divBdr>
    </w:div>
    <w:div w:id="680815869">
      <w:bodyDiv w:val="1"/>
      <w:marLeft w:val="0"/>
      <w:marRight w:val="0"/>
      <w:marTop w:val="0"/>
      <w:marBottom w:val="0"/>
      <w:divBdr>
        <w:top w:val="none" w:sz="0" w:space="0" w:color="auto"/>
        <w:left w:val="none" w:sz="0" w:space="0" w:color="auto"/>
        <w:bottom w:val="none" w:sz="0" w:space="0" w:color="auto"/>
        <w:right w:val="none" w:sz="0" w:space="0" w:color="auto"/>
      </w:divBdr>
    </w:div>
    <w:div w:id="683939255">
      <w:bodyDiv w:val="1"/>
      <w:marLeft w:val="0"/>
      <w:marRight w:val="0"/>
      <w:marTop w:val="0"/>
      <w:marBottom w:val="0"/>
      <w:divBdr>
        <w:top w:val="none" w:sz="0" w:space="0" w:color="auto"/>
        <w:left w:val="none" w:sz="0" w:space="0" w:color="auto"/>
        <w:bottom w:val="none" w:sz="0" w:space="0" w:color="auto"/>
        <w:right w:val="none" w:sz="0" w:space="0" w:color="auto"/>
      </w:divBdr>
    </w:div>
    <w:div w:id="685668995">
      <w:bodyDiv w:val="1"/>
      <w:marLeft w:val="0"/>
      <w:marRight w:val="0"/>
      <w:marTop w:val="0"/>
      <w:marBottom w:val="0"/>
      <w:divBdr>
        <w:top w:val="none" w:sz="0" w:space="0" w:color="auto"/>
        <w:left w:val="none" w:sz="0" w:space="0" w:color="auto"/>
        <w:bottom w:val="none" w:sz="0" w:space="0" w:color="auto"/>
        <w:right w:val="none" w:sz="0" w:space="0" w:color="auto"/>
      </w:divBdr>
    </w:div>
    <w:div w:id="686641804">
      <w:bodyDiv w:val="1"/>
      <w:marLeft w:val="0"/>
      <w:marRight w:val="0"/>
      <w:marTop w:val="0"/>
      <w:marBottom w:val="0"/>
      <w:divBdr>
        <w:top w:val="none" w:sz="0" w:space="0" w:color="auto"/>
        <w:left w:val="none" w:sz="0" w:space="0" w:color="auto"/>
        <w:bottom w:val="none" w:sz="0" w:space="0" w:color="auto"/>
        <w:right w:val="none" w:sz="0" w:space="0" w:color="auto"/>
      </w:divBdr>
    </w:div>
    <w:div w:id="687490182">
      <w:bodyDiv w:val="1"/>
      <w:marLeft w:val="0"/>
      <w:marRight w:val="0"/>
      <w:marTop w:val="0"/>
      <w:marBottom w:val="0"/>
      <w:divBdr>
        <w:top w:val="none" w:sz="0" w:space="0" w:color="auto"/>
        <w:left w:val="none" w:sz="0" w:space="0" w:color="auto"/>
        <w:bottom w:val="none" w:sz="0" w:space="0" w:color="auto"/>
        <w:right w:val="none" w:sz="0" w:space="0" w:color="auto"/>
      </w:divBdr>
    </w:div>
    <w:div w:id="693460288">
      <w:bodyDiv w:val="1"/>
      <w:marLeft w:val="0"/>
      <w:marRight w:val="0"/>
      <w:marTop w:val="0"/>
      <w:marBottom w:val="0"/>
      <w:divBdr>
        <w:top w:val="none" w:sz="0" w:space="0" w:color="auto"/>
        <w:left w:val="none" w:sz="0" w:space="0" w:color="auto"/>
        <w:bottom w:val="none" w:sz="0" w:space="0" w:color="auto"/>
        <w:right w:val="none" w:sz="0" w:space="0" w:color="auto"/>
      </w:divBdr>
    </w:div>
    <w:div w:id="695928909">
      <w:bodyDiv w:val="1"/>
      <w:marLeft w:val="0"/>
      <w:marRight w:val="0"/>
      <w:marTop w:val="0"/>
      <w:marBottom w:val="0"/>
      <w:divBdr>
        <w:top w:val="none" w:sz="0" w:space="0" w:color="auto"/>
        <w:left w:val="none" w:sz="0" w:space="0" w:color="auto"/>
        <w:bottom w:val="none" w:sz="0" w:space="0" w:color="auto"/>
        <w:right w:val="none" w:sz="0" w:space="0" w:color="auto"/>
      </w:divBdr>
    </w:div>
    <w:div w:id="709375774">
      <w:bodyDiv w:val="1"/>
      <w:marLeft w:val="0"/>
      <w:marRight w:val="0"/>
      <w:marTop w:val="0"/>
      <w:marBottom w:val="0"/>
      <w:divBdr>
        <w:top w:val="none" w:sz="0" w:space="0" w:color="auto"/>
        <w:left w:val="none" w:sz="0" w:space="0" w:color="auto"/>
        <w:bottom w:val="none" w:sz="0" w:space="0" w:color="auto"/>
        <w:right w:val="none" w:sz="0" w:space="0" w:color="auto"/>
      </w:divBdr>
    </w:div>
    <w:div w:id="710108450">
      <w:bodyDiv w:val="1"/>
      <w:marLeft w:val="0"/>
      <w:marRight w:val="0"/>
      <w:marTop w:val="0"/>
      <w:marBottom w:val="0"/>
      <w:divBdr>
        <w:top w:val="none" w:sz="0" w:space="0" w:color="auto"/>
        <w:left w:val="none" w:sz="0" w:space="0" w:color="auto"/>
        <w:bottom w:val="none" w:sz="0" w:space="0" w:color="auto"/>
        <w:right w:val="none" w:sz="0" w:space="0" w:color="auto"/>
      </w:divBdr>
      <w:divsChild>
        <w:div w:id="186678048">
          <w:marLeft w:val="0"/>
          <w:marRight w:val="0"/>
          <w:marTop w:val="0"/>
          <w:marBottom w:val="0"/>
          <w:divBdr>
            <w:top w:val="none" w:sz="0" w:space="0" w:color="auto"/>
            <w:left w:val="none" w:sz="0" w:space="0" w:color="auto"/>
            <w:bottom w:val="none" w:sz="0" w:space="0" w:color="auto"/>
            <w:right w:val="none" w:sz="0" w:space="0" w:color="auto"/>
          </w:divBdr>
          <w:divsChild>
            <w:div w:id="732771479">
              <w:marLeft w:val="0"/>
              <w:marRight w:val="0"/>
              <w:marTop w:val="0"/>
              <w:marBottom w:val="0"/>
              <w:divBdr>
                <w:top w:val="none" w:sz="0" w:space="0" w:color="auto"/>
                <w:left w:val="none" w:sz="0" w:space="0" w:color="auto"/>
                <w:bottom w:val="none" w:sz="0" w:space="0" w:color="auto"/>
                <w:right w:val="none" w:sz="0" w:space="0" w:color="auto"/>
              </w:divBdr>
              <w:divsChild>
                <w:div w:id="512375546">
                  <w:marLeft w:val="0"/>
                  <w:marRight w:val="0"/>
                  <w:marTop w:val="0"/>
                  <w:marBottom w:val="0"/>
                  <w:divBdr>
                    <w:top w:val="none" w:sz="0" w:space="0" w:color="auto"/>
                    <w:left w:val="none" w:sz="0" w:space="0" w:color="auto"/>
                    <w:bottom w:val="none" w:sz="0" w:space="0" w:color="auto"/>
                    <w:right w:val="none" w:sz="0" w:space="0" w:color="auto"/>
                  </w:divBdr>
                  <w:divsChild>
                    <w:div w:id="209350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011280">
          <w:marLeft w:val="0"/>
          <w:marRight w:val="0"/>
          <w:marTop w:val="0"/>
          <w:marBottom w:val="0"/>
          <w:divBdr>
            <w:top w:val="none" w:sz="0" w:space="0" w:color="auto"/>
            <w:left w:val="none" w:sz="0" w:space="0" w:color="auto"/>
            <w:bottom w:val="none" w:sz="0" w:space="0" w:color="auto"/>
            <w:right w:val="none" w:sz="0" w:space="0" w:color="auto"/>
          </w:divBdr>
          <w:divsChild>
            <w:div w:id="80952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45884">
      <w:bodyDiv w:val="1"/>
      <w:marLeft w:val="0"/>
      <w:marRight w:val="0"/>
      <w:marTop w:val="0"/>
      <w:marBottom w:val="0"/>
      <w:divBdr>
        <w:top w:val="none" w:sz="0" w:space="0" w:color="auto"/>
        <w:left w:val="none" w:sz="0" w:space="0" w:color="auto"/>
        <w:bottom w:val="none" w:sz="0" w:space="0" w:color="auto"/>
        <w:right w:val="none" w:sz="0" w:space="0" w:color="auto"/>
      </w:divBdr>
      <w:divsChild>
        <w:div w:id="155462147">
          <w:marLeft w:val="274"/>
          <w:marRight w:val="0"/>
          <w:marTop w:val="0"/>
          <w:marBottom w:val="40"/>
          <w:divBdr>
            <w:top w:val="none" w:sz="0" w:space="0" w:color="auto"/>
            <w:left w:val="none" w:sz="0" w:space="0" w:color="auto"/>
            <w:bottom w:val="none" w:sz="0" w:space="0" w:color="auto"/>
            <w:right w:val="none" w:sz="0" w:space="0" w:color="auto"/>
          </w:divBdr>
        </w:div>
        <w:div w:id="890729254">
          <w:marLeft w:val="274"/>
          <w:marRight w:val="0"/>
          <w:marTop w:val="0"/>
          <w:marBottom w:val="40"/>
          <w:divBdr>
            <w:top w:val="none" w:sz="0" w:space="0" w:color="auto"/>
            <w:left w:val="none" w:sz="0" w:space="0" w:color="auto"/>
            <w:bottom w:val="none" w:sz="0" w:space="0" w:color="auto"/>
            <w:right w:val="none" w:sz="0" w:space="0" w:color="auto"/>
          </w:divBdr>
        </w:div>
        <w:div w:id="1416827585">
          <w:marLeft w:val="274"/>
          <w:marRight w:val="0"/>
          <w:marTop w:val="0"/>
          <w:marBottom w:val="40"/>
          <w:divBdr>
            <w:top w:val="none" w:sz="0" w:space="0" w:color="auto"/>
            <w:left w:val="none" w:sz="0" w:space="0" w:color="auto"/>
            <w:bottom w:val="none" w:sz="0" w:space="0" w:color="auto"/>
            <w:right w:val="none" w:sz="0" w:space="0" w:color="auto"/>
          </w:divBdr>
        </w:div>
        <w:div w:id="1854495528">
          <w:marLeft w:val="274"/>
          <w:marRight w:val="0"/>
          <w:marTop w:val="0"/>
          <w:marBottom w:val="40"/>
          <w:divBdr>
            <w:top w:val="none" w:sz="0" w:space="0" w:color="auto"/>
            <w:left w:val="none" w:sz="0" w:space="0" w:color="auto"/>
            <w:bottom w:val="none" w:sz="0" w:space="0" w:color="auto"/>
            <w:right w:val="none" w:sz="0" w:space="0" w:color="auto"/>
          </w:divBdr>
        </w:div>
      </w:divsChild>
    </w:div>
    <w:div w:id="726876152">
      <w:bodyDiv w:val="1"/>
      <w:marLeft w:val="0"/>
      <w:marRight w:val="0"/>
      <w:marTop w:val="0"/>
      <w:marBottom w:val="0"/>
      <w:divBdr>
        <w:top w:val="none" w:sz="0" w:space="0" w:color="auto"/>
        <w:left w:val="none" w:sz="0" w:space="0" w:color="auto"/>
        <w:bottom w:val="none" w:sz="0" w:space="0" w:color="auto"/>
        <w:right w:val="none" w:sz="0" w:space="0" w:color="auto"/>
      </w:divBdr>
    </w:div>
    <w:div w:id="732627668">
      <w:bodyDiv w:val="1"/>
      <w:marLeft w:val="0"/>
      <w:marRight w:val="0"/>
      <w:marTop w:val="0"/>
      <w:marBottom w:val="0"/>
      <w:divBdr>
        <w:top w:val="none" w:sz="0" w:space="0" w:color="auto"/>
        <w:left w:val="none" w:sz="0" w:space="0" w:color="auto"/>
        <w:bottom w:val="none" w:sz="0" w:space="0" w:color="auto"/>
        <w:right w:val="none" w:sz="0" w:space="0" w:color="auto"/>
      </w:divBdr>
    </w:div>
    <w:div w:id="735325861">
      <w:bodyDiv w:val="1"/>
      <w:marLeft w:val="0"/>
      <w:marRight w:val="0"/>
      <w:marTop w:val="0"/>
      <w:marBottom w:val="0"/>
      <w:divBdr>
        <w:top w:val="none" w:sz="0" w:space="0" w:color="auto"/>
        <w:left w:val="none" w:sz="0" w:space="0" w:color="auto"/>
        <w:bottom w:val="none" w:sz="0" w:space="0" w:color="auto"/>
        <w:right w:val="none" w:sz="0" w:space="0" w:color="auto"/>
      </w:divBdr>
    </w:div>
    <w:div w:id="741756710">
      <w:bodyDiv w:val="1"/>
      <w:marLeft w:val="0"/>
      <w:marRight w:val="0"/>
      <w:marTop w:val="0"/>
      <w:marBottom w:val="0"/>
      <w:divBdr>
        <w:top w:val="none" w:sz="0" w:space="0" w:color="auto"/>
        <w:left w:val="none" w:sz="0" w:space="0" w:color="auto"/>
        <w:bottom w:val="none" w:sz="0" w:space="0" w:color="auto"/>
        <w:right w:val="none" w:sz="0" w:space="0" w:color="auto"/>
      </w:divBdr>
    </w:div>
    <w:div w:id="744181524">
      <w:bodyDiv w:val="1"/>
      <w:marLeft w:val="0"/>
      <w:marRight w:val="0"/>
      <w:marTop w:val="0"/>
      <w:marBottom w:val="0"/>
      <w:divBdr>
        <w:top w:val="none" w:sz="0" w:space="0" w:color="auto"/>
        <w:left w:val="none" w:sz="0" w:space="0" w:color="auto"/>
        <w:bottom w:val="none" w:sz="0" w:space="0" w:color="auto"/>
        <w:right w:val="none" w:sz="0" w:space="0" w:color="auto"/>
      </w:divBdr>
    </w:div>
    <w:div w:id="754321961">
      <w:bodyDiv w:val="1"/>
      <w:marLeft w:val="0"/>
      <w:marRight w:val="0"/>
      <w:marTop w:val="0"/>
      <w:marBottom w:val="0"/>
      <w:divBdr>
        <w:top w:val="none" w:sz="0" w:space="0" w:color="auto"/>
        <w:left w:val="none" w:sz="0" w:space="0" w:color="auto"/>
        <w:bottom w:val="none" w:sz="0" w:space="0" w:color="auto"/>
        <w:right w:val="none" w:sz="0" w:space="0" w:color="auto"/>
      </w:divBdr>
    </w:div>
    <w:div w:id="759719159">
      <w:bodyDiv w:val="1"/>
      <w:marLeft w:val="0"/>
      <w:marRight w:val="0"/>
      <w:marTop w:val="0"/>
      <w:marBottom w:val="0"/>
      <w:divBdr>
        <w:top w:val="none" w:sz="0" w:space="0" w:color="auto"/>
        <w:left w:val="none" w:sz="0" w:space="0" w:color="auto"/>
        <w:bottom w:val="none" w:sz="0" w:space="0" w:color="auto"/>
        <w:right w:val="none" w:sz="0" w:space="0" w:color="auto"/>
      </w:divBdr>
      <w:divsChild>
        <w:div w:id="1817988106">
          <w:marLeft w:val="0"/>
          <w:marRight w:val="0"/>
          <w:marTop w:val="0"/>
          <w:marBottom w:val="0"/>
          <w:divBdr>
            <w:top w:val="single" w:sz="2" w:space="0" w:color="auto"/>
            <w:left w:val="single" w:sz="2" w:space="0" w:color="auto"/>
            <w:bottom w:val="single" w:sz="2" w:space="0" w:color="auto"/>
            <w:right w:val="single" w:sz="2" w:space="0" w:color="auto"/>
          </w:divBdr>
          <w:divsChild>
            <w:div w:id="1746956349">
              <w:marLeft w:val="0"/>
              <w:marRight w:val="0"/>
              <w:marTop w:val="0"/>
              <w:marBottom w:val="0"/>
              <w:divBdr>
                <w:top w:val="single" w:sz="2" w:space="0" w:color="auto"/>
                <w:left w:val="single" w:sz="2" w:space="0" w:color="auto"/>
                <w:bottom w:val="single" w:sz="2" w:space="0" w:color="auto"/>
                <w:right w:val="single" w:sz="2" w:space="0" w:color="auto"/>
              </w:divBdr>
              <w:divsChild>
                <w:div w:id="1703705591">
                  <w:marLeft w:val="0"/>
                  <w:marRight w:val="0"/>
                  <w:marTop w:val="0"/>
                  <w:marBottom w:val="0"/>
                  <w:divBdr>
                    <w:top w:val="single" w:sz="2" w:space="0" w:color="auto"/>
                    <w:left w:val="single" w:sz="2" w:space="0" w:color="auto"/>
                    <w:bottom w:val="single" w:sz="2" w:space="0" w:color="auto"/>
                    <w:right w:val="single" w:sz="2" w:space="0" w:color="auto"/>
                  </w:divBdr>
                  <w:divsChild>
                    <w:div w:id="1695304485">
                      <w:marLeft w:val="0"/>
                      <w:marRight w:val="0"/>
                      <w:marTop w:val="0"/>
                      <w:marBottom w:val="0"/>
                      <w:divBdr>
                        <w:top w:val="single" w:sz="2" w:space="0" w:color="auto"/>
                        <w:left w:val="single" w:sz="2" w:space="0" w:color="auto"/>
                        <w:bottom w:val="single" w:sz="2" w:space="0" w:color="auto"/>
                        <w:right w:val="single" w:sz="2" w:space="0" w:color="auto"/>
                      </w:divBdr>
                      <w:divsChild>
                        <w:div w:id="1882092561">
                          <w:marLeft w:val="0"/>
                          <w:marRight w:val="0"/>
                          <w:marTop w:val="0"/>
                          <w:marBottom w:val="0"/>
                          <w:divBdr>
                            <w:top w:val="single" w:sz="2" w:space="0" w:color="auto"/>
                            <w:left w:val="single" w:sz="2" w:space="0" w:color="auto"/>
                            <w:bottom w:val="single" w:sz="2" w:space="0" w:color="auto"/>
                            <w:right w:val="single" w:sz="2" w:space="0" w:color="auto"/>
                          </w:divBdr>
                          <w:divsChild>
                            <w:div w:id="2129397657">
                              <w:marLeft w:val="0"/>
                              <w:marRight w:val="0"/>
                              <w:marTop w:val="0"/>
                              <w:marBottom w:val="0"/>
                              <w:divBdr>
                                <w:top w:val="single" w:sz="2" w:space="0" w:color="auto"/>
                                <w:left w:val="single" w:sz="2" w:space="0" w:color="auto"/>
                                <w:bottom w:val="single" w:sz="2" w:space="0" w:color="auto"/>
                                <w:right w:val="single" w:sz="2" w:space="0" w:color="auto"/>
                              </w:divBdr>
                              <w:divsChild>
                                <w:div w:id="19674663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763301597">
      <w:bodyDiv w:val="1"/>
      <w:marLeft w:val="0"/>
      <w:marRight w:val="0"/>
      <w:marTop w:val="0"/>
      <w:marBottom w:val="0"/>
      <w:divBdr>
        <w:top w:val="none" w:sz="0" w:space="0" w:color="auto"/>
        <w:left w:val="none" w:sz="0" w:space="0" w:color="auto"/>
        <w:bottom w:val="none" w:sz="0" w:space="0" w:color="auto"/>
        <w:right w:val="none" w:sz="0" w:space="0" w:color="auto"/>
      </w:divBdr>
    </w:div>
    <w:div w:id="766192741">
      <w:bodyDiv w:val="1"/>
      <w:marLeft w:val="0"/>
      <w:marRight w:val="0"/>
      <w:marTop w:val="0"/>
      <w:marBottom w:val="0"/>
      <w:divBdr>
        <w:top w:val="none" w:sz="0" w:space="0" w:color="auto"/>
        <w:left w:val="none" w:sz="0" w:space="0" w:color="auto"/>
        <w:bottom w:val="none" w:sz="0" w:space="0" w:color="auto"/>
        <w:right w:val="none" w:sz="0" w:space="0" w:color="auto"/>
      </w:divBdr>
    </w:div>
    <w:div w:id="770590136">
      <w:bodyDiv w:val="1"/>
      <w:marLeft w:val="0"/>
      <w:marRight w:val="0"/>
      <w:marTop w:val="0"/>
      <w:marBottom w:val="0"/>
      <w:divBdr>
        <w:top w:val="none" w:sz="0" w:space="0" w:color="auto"/>
        <w:left w:val="none" w:sz="0" w:space="0" w:color="auto"/>
        <w:bottom w:val="none" w:sz="0" w:space="0" w:color="auto"/>
        <w:right w:val="none" w:sz="0" w:space="0" w:color="auto"/>
      </w:divBdr>
    </w:div>
    <w:div w:id="778109229">
      <w:bodyDiv w:val="1"/>
      <w:marLeft w:val="0"/>
      <w:marRight w:val="0"/>
      <w:marTop w:val="0"/>
      <w:marBottom w:val="0"/>
      <w:divBdr>
        <w:top w:val="none" w:sz="0" w:space="0" w:color="auto"/>
        <w:left w:val="none" w:sz="0" w:space="0" w:color="auto"/>
        <w:bottom w:val="none" w:sz="0" w:space="0" w:color="auto"/>
        <w:right w:val="none" w:sz="0" w:space="0" w:color="auto"/>
      </w:divBdr>
    </w:div>
    <w:div w:id="778260584">
      <w:bodyDiv w:val="1"/>
      <w:marLeft w:val="0"/>
      <w:marRight w:val="0"/>
      <w:marTop w:val="0"/>
      <w:marBottom w:val="0"/>
      <w:divBdr>
        <w:top w:val="none" w:sz="0" w:space="0" w:color="auto"/>
        <w:left w:val="none" w:sz="0" w:space="0" w:color="auto"/>
        <w:bottom w:val="none" w:sz="0" w:space="0" w:color="auto"/>
        <w:right w:val="none" w:sz="0" w:space="0" w:color="auto"/>
      </w:divBdr>
    </w:div>
    <w:div w:id="783352063">
      <w:bodyDiv w:val="1"/>
      <w:marLeft w:val="0"/>
      <w:marRight w:val="0"/>
      <w:marTop w:val="0"/>
      <w:marBottom w:val="0"/>
      <w:divBdr>
        <w:top w:val="none" w:sz="0" w:space="0" w:color="auto"/>
        <w:left w:val="none" w:sz="0" w:space="0" w:color="auto"/>
        <w:bottom w:val="none" w:sz="0" w:space="0" w:color="auto"/>
        <w:right w:val="none" w:sz="0" w:space="0" w:color="auto"/>
      </w:divBdr>
    </w:div>
    <w:div w:id="784732457">
      <w:bodyDiv w:val="1"/>
      <w:marLeft w:val="0"/>
      <w:marRight w:val="0"/>
      <w:marTop w:val="0"/>
      <w:marBottom w:val="0"/>
      <w:divBdr>
        <w:top w:val="none" w:sz="0" w:space="0" w:color="auto"/>
        <w:left w:val="none" w:sz="0" w:space="0" w:color="auto"/>
        <w:bottom w:val="none" w:sz="0" w:space="0" w:color="auto"/>
        <w:right w:val="none" w:sz="0" w:space="0" w:color="auto"/>
      </w:divBdr>
    </w:div>
    <w:div w:id="784925825">
      <w:bodyDiv w:val="1"/>
      <w:marLeft w:val="0"/>
      <w:marRight w:val="0"/>
      <w:marTop w:val="0"/>
      <w:marBottom w:val="0"/>
      <w:divBdr>
        <w:top w:val="none" w:sz="0" w:space="0" w:color="auto"/>
        <w:left w:val="none" w:sz="0" w:space="0" w:color="auto"/>
        <w:bottom w:val="none" w:sz="0" w:space="0" w:color="auto"/>
        <w:right w:val="none" w:sz="0" w:space="0" w:color="auto"/>
      </w:divBdr>
    </w:div>
    <w:div w:id="788159991">
      <w:bodyDiv w:val="1"/>
      <w:marLeft w:val="0"/>
      <w:marRight w:val="0"/>
      <w:marTop w:val="0"/>
      <w:marBottom w:val="0"/>
      <w:divBdr>
        <w:top w:val="none" w:sz="0" w:space="0" w:color="auto"/>
        <w:left w:val="none" w:sz="0" w:space="0" w:color="auto"/>
        <w:bottom w:val="none" w:sz="0" w:space="0" w:color="auto"/>
        <w:right w:val="none" w:sz="0" w:space="0" w:color="auto"/>
      </w:divBdr>
    </w:div>
    <w:div w:id="789591122">
      <w:bodyDiv w:val="1"/>
      <w:marLeft w:val="0"/>
      <w:marRight w:val="0"/>
      <w:marTop w:val="0"/>
      <w:marBottom w:val="0"/>
      <w:divBdr>
        <w:top w:val="none" w:sz="0" w:space="0" w:color="auto"/>
        <w:left w:val="none" w:sz="0" w:space="0" w:color="auto"/>
        <w:bottom w:val="none" w:sz="0" w:space="0" w:color="auto"/>
        <w:right w:val="none" w:sz="0" w:space="0" w:color="auto"/>
      </w:divBdr>
    </w:div>
    <w:div w:id="796949713">
      <w:bodyDiv w:val="1"/>
      <w:marLeft w:val="0"/>
      <w:marRight w:val="0"/>
      <w:marTop w:val="0"/>
      <w:marBottom w:val="0"/>
      <w:divBdr>
        <w:top w:val="none" w:sz="0" w:space="0" w:color="auto"/>
        <w:left w:val="none" w:sz="0" w:space="0" w:color="auto"/>
        <w:bottom w:val="none" w:sz="0" w:space="0" w:color="auto"/>
        <w:right w:val="none" w:sz="0" w:space="0" w:color="auto"/>
      </w:divBdr>
    </w:div>
    <w:div w:id="798381706">
      <w:bodyDiv w:val="1"/>
      <w:marLeft w:val="0"/>
      <w:marRight w:val="0"/>
      <w:marTop w:val="0"/>
      <w:marBottom w:val="0"/>
      <w:divBdr>
        <w:top w:val="none" w:sz="0" w:space="0" w:color="auto"/>
        <w:left w:val="none" w:sz="0" w:space="0" w:color="auto"/>
        <w:bottom w:val="none" w:sz="0" w:space="0" w:color="auto"/>
        <w:right w:val="none" w:sz="0" w:space="0" w:color="auto"/>
      </w:divBdr>
    </w:div>
    <w:div w:id="801338921">
      <w:bodyDiv w:val="1"/>
      <w:marLeft w:val="0"/>
      <w:marRight w:val="0"/>
      <w:marTop w:val="0"/>
      <w:marBottom w:val="0"/>
      <w:divBdr>
        <w:top w:val="none" w:sz="0" w:space="0" w:color="auto"/>
        <w:left w:val="none" w:sz="0" w:space="0" w:color="auto"/>
        <w:bottom w:val="none" w:sz="0" w:space="0" w:color="auto"/>
        <w:right w:val="none" w:sz="0" w:space="0" w:color="auto"/>
      </w:divBdr>
    </w:div>
    <w:div w:id="804740628">
      <w:bodyDiv w:val="1"/>
      <w:marLeft w:val="0"/>
      <w:marRight w:val="0"/>
      <w:marTop w:val="0"/>
      <w:marBottom w:val="0"/>
      <w:divBdr>
        <w:top w:val="none" w:sz="0" w:space="0" w:color="auto"/>
        <w:left w:val="none" w:sz="0" w:space="0" w:color="auto"/>
        <w:bottom w:val="none" w:sz="0" w:space="0" w:color="auto"/>
        <w:right w:val="none" w:sz="0" w:space="0" w:color="auto"/>
      </w:divBdr>
    </w:div>
    <w:div w:id="815144750">
      <w:bodyDiv w:val="1"/>
      <w:marLeft w:val="0"/>
      <w:marRight w:val="0"/>
      <w:marTop w:val="0"/>
      <w:marBottom w:val="0"/>
      <w:divBdr>
        <w:top w:val="none" w:sz="0" w:space="0" w:color="auto"/>
        <w:left w:val="none" w:sz="0" w:space="0" w:color="auto"/>
        <w:bottom w:val="none" w:sz="0" w:space="0" w:color="auto"/>
        <w:right w:val="none" w:sz="0" w:space="0" w:color="auto"/>
      </w:divBdr>
    </w:div>
    <w:div w:id="826628273">
      <w:bodyDiv w:val="1"/>
      <w:marLeft w:val="0"/>
      <w:marRight w:val="0"/>
      <w:marTop w:val="0"/>
      <w:marBottom w:val="0"/>
      <w:divBdr>
        <w:top w:val="none" w:sz="0" w:space="0" w:color="auto"/>
        <w:left w:val="none" w:sz="0" w:space="0" w:color="auto"/>
        <w:bottom w:val="none" w:sz="0" w:space="0" w:color="auto"/>
        <w:right w:val="none" w:sz="0" w:space="0" w:color="auto"/>
      </w:divBdr>
    </w:div>
    <w:div w:id="827358395">
      <w:bodyDiv w:val="1"/>
      <w:marLeft w:val="0"/>
      <w:marRight w:val="0"/>
      <w:marTop w:val="0"/>
      <w:marBottom w:val="0"/>
      <w:divBdr>
        <w:top w:val="none" w:sz="0" w:space="0" w:color="auto"/>
        <w:left w:val="none" w:sz="0" w:space="0" w:color="auto"/>
        <w:bottom w:val="none" w:sz="0" w:space="0" w:color="auto"/>
        <w:right w:val="none" w:sz="0" w:space="0" w:color="auto"/>
      </w:divBdr>
    </w:div>
    <w:div w:id="828206712">
      <w:bodyDiv w:val="1"/>
      <w:marLeft w:val="0"/>
      <w:marRight w:val="0"/>
      <w:marTop w:val="0"/>
      <w:marBottom w:val="0"/>
      <w:divBdr>
        <w:top w:val="none" w:sz="0" w:space="0" w:color="auto"/>
        <w:left w:val="none" w:sz="0" w:space="0" w:color="auto"/>
        <w:bottom w:val="none" w:sz="0" w:space="0" w:color="auto"/>
        <w:right w:val="none" w:sz="0" w:space="0" w:color="auto"/>
      </w:divBdr>
    </w:div>
    <w:div w:id="828209032">
      <w:bodyDiv w:val="1"/>
      <w:marLeft w:val="0"/>
      <w:marRight w:val="0"/>
      <w:marTop w:val="0"/>
      <w:marBottom w:val="0"/>
      <w:divBdr>
        <w:top w:val="none" w:sz="0" w:space="0" w:color="auto"/>
        <w:left w:val="none" w:sz="0" w:space="0" w:color="auto"/>
        <w:bottom w:val="none" w:sz="0" w:space="0" w:color="auto"/>
        <w:right w:val="none" w:sz="0" w:space="0" w:color="auto"/>
      </w:divBdr>
    </w:div>
    <w:div w:id="829322571">
      <w:bodyDiv w:val="1"/>
      <w:marLeft w:val="0"/>
      <w:marRight w:val="0"/>
      <w:marTop w:val="0"/>
      <w:marBottom w:val="0"/>
      <w:divBdr>
        <w:top w:val="none" w:sz="0" w:space="0" w:color="auto"/>
        <w:left w:val="none" w:sz="0" w:space="0" w:color="auto"/>
        <w:bottom w:val="none" w:sz="0" w:space="0" w:color="auto"/>
        <w:right w:val="none" w:sz="0" w:space="0" w:color="auto"/>
      </w:divBdr>
    </w:div>
    <w:div w:id="841091233">
      <w:bodyDiv w:val="1"/>
      <w:marLeft w:val="0"/>
      <w:marRight w:val="0"/>
      <w:marTop w:val="0"/>
      <w:marBottom w:val="0"/>
      <w:divBdr>
        <w:top w:val="none" w:sz="0" w:space="0" w:color="auto"/>
        <w:left w:val="none" w:sz="0" w:space="0" w:color="auto"/>
        <w:bottom w:val="none" w:sz="0" w:space="0" w:color="auto"/>
        <w:right w:val="none" w:sz="0" w:space="0" w:color="auto"/>
      </w:divBdr>
    </w:div>
    <w:div w:id="841966940">
      <w:bodyDiv w:val="1"/>
      <w:marLeft w:val="0"/>
      <w:marRight w:val="0"/>
      <w:marTop w:val="0"/>
      <w:marBottom w:val="0"/>
      <w:divBdr>
        <w:top w:val="none" w:sz="0" w:space="0" w:color="auto"/>
        <w:left w:val="none" w:sz="0" w:space="0" w:color="auto"/>
        <w:bottom w:val="none" w:sz="0" w:space="0" w:color="auto"/>
        <w:right w:val="none" w:sz="0" w:space="0" w:color="auto"/>
      </w:divBdr>
    </w:div>
    <w:div w:id="849562891">
      <w:bodyDiv w:val="1"/>
      <w:marLeft w:val="0"/>
      <w:marRight w:val="0"/>
      <w:marTop w:val="0"/>
      <w:marBottom w:val="0"/>
      <w:divBdr>
        <w:top w:val="none" w:sz="0" w:space="0" w:color="auto"/>
        <w:left w:val="none" w:sz="0" w:space="0" w:color="auto"/>
        <w:bottom w:val="none" w:sz="0" w:space="0" w:color="auto"/>
        <w:right w:val="none" w:sz="0" w:space="0" w:color="auto"/>
      </w:divBdr>
    </w:div>
    <w:div w:id="854807927">
      <w:bodyDiv w:val="1"/>
      <w:marLeft w:val="0"/>
      <w:marRight w:val="0"/>
      <w:marTop w:val="0"/>
      <w:marBottom w:val="0"/>
      <w:divBdr>
        <w:top w:val="none" w:sz="0" w:space="0" w:color="auto"/>
        <w:left w:val="none" w:sz="0" w:space="0" w:color="auto"/>
        <w:bottom w:val="none" w:sz="0" w:space="0" w:color="auto"/>
        <w:right w:val="none" w:sz="0" w:space="0" w:color="auto"/>
      </w:divBdr>
    </w:div>
    <w:div w:id="856233289">
      <w:bodyDiv w:val="1"/>
      <w:marLeft w:val="0"/>
      <w:marRight w:val="0"/>
      <w:marTop w:val="0"/>
      <w:marBottom w:val="0"/>
      <w:divBdr>
        <w:top w:val="none" w:sz="0" w:space="0" w:color="auto"/>
        <w:left w:val="none" w:sz="0" w:space="0" w:color="auto"/>
        <w:bottom w:val="none" w:sz="0" w:space="0" w:color="auto"/>
        <w:right w:val="none" w:sz="0" w:space="0" w:color="auto"/>
      </w:divBdr>
    </w:div>
    <w:div w:id="856235819">
      <w:bodyDiv w:val="1"/>
      <w:marLeft w:val="0"/>
      <w:marRight w:val="0"/>
      <w:marTop w:val="0"/>
      <w:marBottom w:val="0"/>
      <w:divBdr>
        <w:top w:val="none" w:sz="0" w:space="0" w:color="auto"/>
        <w:left w:val="none" w:sz="0" w:space="0" w:color="auto"/>
        <w:bottom w:val="none" w:sz="0" w:space="0" w:color="auto"/>
        <w:right w:val="none" w:sz="0" w:space="0" w:color="auto"/>
      </w:divBdr>
    </w:div>
    <w:div w:id="866522090">
      <w:bodyDiv w:val="1"/>
      <w:marLeft w:val="0"/>
      <w:marRight w:val="0"/>
      <w:marTop w:val="0"/>
      <w:marBottom w:val="0"/>
      <w:divBdr>
        <w:top w:val="none" w:sz="0" w:space="0" w:color="auto"/>
        <w:left w:val="none" w:sz="0" w:space="0" w:color="auto"/>
        <w:bottom w:val="none" w:sz="0" w:space="0" w:color="auto"/>
        <w:right w:val="none" w:sz="0" w:space="0" w:color="auto"/>
      </w:divBdr>
    </w:div>
    <w:div w:id="867139078">
      <w:bodyDiv w:val="1"/>
      <w:marLeft w:val="0"/>
      <w:marRight w:val="0"/>
      <w:marTop w:val="0"/>
      <w:marBottom w:val="0"/>
      <w:divBdr>
        <w:top w:val="none" w:sz="0" w:space="0" w:color="auto"/>
        <w:left w:val="none" w:sz="0" w:space="0" w:color="auto"/>
        <w:bottom w:val="none" w:sz="0" w:space="0" w:color="auto"/>
        <w:right w:val="none" w:sz="0" w:space="0" w:color="auto"/>
      </w:divBdr>
    </w:div>
    <w:div w:id="868565831">
      <w:bodyDiv w:val="1"/>
      <w:marLeft w:val="0"/>
      <w:marRight w:val="0"/>
      <w:marTop w:val="0"/>
      <w:marBottom w:val="0"/>
      <w:divBdr>
        <w:top w:val="none" w:sz="0" w:space="0" w:color="auto"/>
        <w:left w:val="none" w:sz="0" w:space="0" w:color="auto"/>
        <w:bottom w:val="none" w:sz="0" w:space="0" w:color="auto"/>
        <w:right w:val="none" w:sz="0" w:space="0" w:color="auto"/>
      </w:divBdr>
    </w:div>
    <w:div w:id="871920744">
      <w:bodyDiv w:val="1"/>
      <w:marLeft w:val="0"/>
      <w:marRight w:val="0"/>
      <w:marTop w:val="0"/>
      <w:marBottom w:val="0"/>
      <w:divBdr>
        <w:top w:val="none" w:sz="0" w:space="0" w:color="auto"/>
        <w:left w:val="none" w:sz="0" w:space="0" w:color="auto"/>
        <w:bottom w:val="none" w:sz="0" w:space="0" w:color="auto"/>
        <w:right w:val="none" w:sz="0" w:space="0" w:color="auto"/>
      </w:divBdr>
    </w:div>
    <w:div w:id="878317447">
      <w:bodyDiv w:val="1"/>
      <w:marLeft w:val="0"/>
      <w:marRight w:val="0"/>
      <w:marTop w:val="0"/>
      <w:marBottom w:val="0"/>
      <w:divBdr>
        <w:top w:val="none" w:sz="0" w:space="0" w:color="auto"/>
        <w:left w:val="none" w:sz="0" w:space="0" w:color="auto"/>
        <w:bottom w:val="none" w:sz="0" w:space="0" w:color="auto"/>
        <w:right w:val="none" w:sz="0" w:space="0" w:color="auto"/>
      </w:divBdr>
    </w:div>
    <w:div w:id="884684367">
      <w:bodyDiv w:val="1"/>
      <w:marLeft w:val="0"/>
      <w:marRight w:val="0"/>
      <w:marTop w:val="0"/>
      <w:marBottom w:val="0"/>
      <w:divBdr>
        <w:top w:val="none" w:sz="0" w:space="0" w:color="auto"/>
        <w:left w:val="none" w:sz="0" w:space="0" w:color="auto"/>
        <w:bottom w:val="none" w:sz="0" w:space="0" w:color="auto"/>
        <w:right w:val="none" w:sz="0" w:space="0" w:color="auto"/>
      </w:divBdr>
    </w:div>
    <w:div w:id="889465592">
      <w:bodyDiv w:val="1"/>
      <w:marLeft w:val="0"/>
      <w:marRight w:val="0"/>
      <w:marTop w:val="0"/>
      <w:marBottom w:val="0"/>
      <w:divBdr>
        <w:top w:val="none" w:sz="0" w:space="0" w:color="auto"/>
        <w:left w:val="none" w:sz="0" w:space="0" w:color="auto"/>
        <w:bottom w:val="none" w:sz="0" w:space="0" w:color="auto"/>
        <w:right w:val="none" w:sz="0" w:space="0" w:color="auto"/>
      </w:divBdr>
    </w:div>
    <w:div w:id="894123576">
      <w:bodyDiv w:val="1"/>
      <w:marLeft w:val="0"/>
      <w:marRight w:val="0"/>
      <w:marTop w:val="0"/>
      <w:marBottom w:val="0"/>
      <w:divBdr>
        <w:top w:val="none" w:sz="0" w:space="0" w:color="auto"/>
        <w:left w:val="none" w:sz="0" w:space="0" w:color="auto"/>
        <w:bottom w:val="none" w:sz="0" w:space="0" w:color="auto"/>
        <w:right w:val="none" w:sz="0" w:space="0" w:color="auto"/>
      </w:divBdr>
    </w:div>
    <w:div w:id="897589902">
      <w:bodyDiv w:val="1"/>
      <w:marLeft w:val="0"/>
      <w:marRight w:val="0"/>
      <w:marTop w:val="0"/>
      <w:marBottom w:val="0"/>
      <w:divBdr>
        <w:top w:val="none" w:sz="0" w:space="0" w:color="auto"/>
        <w:left w:val="none" w:sz="0" w:space="0" w:color="auto"/>
        <w:bottom w:val="none" w:sz="0" w:space="0" w:color="auto"/>
        <w:right w:val="none" w:sz="0" w:space="0" w:color="auto"/>
      </w:divBdr>
    </w:div>
    <w:div w:id="898203270">
      <w:bodyDiv w:val="1"/>
      <w:marLeft w:val="0"/>
      <w:marRight w:val="0"/>
      <w:marTop w:val="0"/>
      <w:marBottom w:val="0"/>
      <w:divBdr>
        <w:top w:val="none" w:sz="0" w:space="0" w:color="auto"/>
        <w:left w:val="none" w:sz="0" w:space="0" w:color="auto"/>
        <w:bottom w:val="none" w:sz="0" w:space="0" w:color="auto"/>
        <w:right w:val="none" w:sz="0" w:space="0" w:color="auto"/>
      </w:divBdr>
    </w:div>
    <w:div w:id="898705357">
      <w:bodyDiv w:val="1"/>
      <w:marLeft w:val="0"/>
      <w:marRight w:val="0"/>
      <w:marTop w:val="0"/>
      <w:marBottom w:val="0"/>
      <w:divBdr>
        <w:top w:val="none" w:sz="0" w:space="0" w:color="auto"/>
        <w:left w:val="none" w:sz="0" w:space="0" w:color="auto"/>
        <w:bottom w:val="none" w:sz="0" w:space="0" w:color="auto"/>
        <w:right w:val="none" w:sz="0" w:space="0" w:color="auto"/>
      </w:divBdr>
    </w:div>
    <w:div w:id="901863976">
      <w:bodyDiv w:val="1"/>
      <w:marLeft w:val="0"/>
      <w:marRight w:val="0"/>
      <w:marTop w:val="0"/>
      <w:marBottom w:val="0"/>
      <w:divBdr>
        <w:top w:val="none" w:sz="0" w:space="0" w:color="auto"/>
        <w:left w:val="none" w:sz="0" w:space="0" w:color="auto"/>
        <w:bottom w:val="none" w:sz="0" w:space="0" w:color="auto"/>
        <w:right w:val="none" w:sz="0" w:space="0" w:color="auto"/>
      </w:divBdr>
    </w:div>
    <w:div w:id="909271850">
      <w:bodyDiv w:val="1"/>
      <w:marLeft w:val="0"/>
      <w:marRight w:val="0"/>
      <w:marTop w:val="0"/>
      <w:marBottom w:val="0"/>
      <w:divBdr>
        <w:top w:val="none" w:sz="0" w:space="0" w:color="auto"/>
        <w:left w:val="none" w:sz="0" w:space="0" w:color="auto"/>
        <w:bottom w:val="none" w:sz="0" w:space="0" w:color="auto"/>
        <w:right w:val="none" w:sz="0" w:space="0" w:color="auto"/>
      </w:divBdr>
    </w:div>
    <w:div w:id="910429126">
      <w:bodyDiv w:val="1"/>
      <w:marLeft w:val="0"/>
      <w:marRight w:val="0"/>
      <w:marTop w:val="0"/>
      <w:marBottom w:val="0"/>
      <w:divBdr>
        <w:top w:val="none" w:sz="0" w:space="0" w:color="auto"/>
        <w:left w:val="none" w:sz="0" w:space="0" w:color="auto"/>
        <w:bottom w:val="none" w:sz="0" w:space="0" w:color="auto"/>
        <w:right w:val="none" w:sz="0" w:space="0" w:color="auto"/>
      </w:divBdr>
    </w:div>
    <w:div w:id="910584387">
      <w:bodyDiv w:val="1"/>
      <w:marLeft w:val="0"/>
      <w:marRight w:val="0"/>
      <w:marTop w:val="0"/>
      <w:marBottom w:val="0"/>
      <w:divBdr>
        <w:top w:val="none" w:sz="0" w:space="0" w:color="auto"/>
        <w:left w:val="none" w:sz="0" w:space="0" w:color="auto"/>
        <w:bottom w:val="none" w:sz="0" w:space="0" w:color="auto"/>
        <w:right w:val="none" w:sz="0" w:space="0" w:color="auto"/>
      </w:divBdr>
    </w:div>
    <w:div w:id="911622473">
      <w:bodyDiv w:val="1"/>
      <w:marLeft w:val="0"/>
      <w:marRight w:val="0"/>
      <w:marTop w:val="0"/>
      <w:marBottom w:val="0"/>
      <w:divBdr>
        <w:top w:val="none" w:sz="0" w:space="0" w:color="auto"/>
        <w:left w:val="none" w:sz="0" w:space="0" w:color="auto"/>
        <w:bottom w:val="none" w:sz="0" w:space="0" w:color="auto"/>
        <w:right w:val="none" w:sz="0" w:space="0" w:color="auto"/>
      </w:divBdr>
    </w:div>
    <w:div w:id="914390837">
      <w:bodyDiv w:val="1"/>
      <w:marLeft w:val="0"/>
      <w:marRight w:val="0"/>
      <w:marTop w:val="0"/>
      <w:marBottom w:val="0"/>
      <w:divBdr>
        <w:top w:val="none" w:sz="0" w:space="0" w:color="auto"/>
        <w:left w:val="none" w:sz="0" w:space="0" w:color="auto"/>
        <w:bottom w:val="none" w:sz="0" w:space="0" w:color="auto"/>
        <w:right w:val="none" w:sz="0" w:space="0" w:color="auto"/>
      </w:divBdr>
    </w:div>
    <w:div w:id="916790709">
      <w:bodyDiv w:val="1"/>
      <w:marLeft w:val="0"/>
      <w:marRight w:val="0"/>
      <w:marTop w:val="0"/>
      <w:marBottom w:val="0"/>
      <w:divBdr>
        <w:top w:val="none" w:sz="0" w:space="0" w:color="auto"/>
        <w:left w:val="none" w:sz="0" w:space="0" w:color="auto"/>
        <w:bottom w:val="none" w:sz="0" w:space="0" w:color="auto"/>
        <w:right w:val="none" w:sz="0" w:space="0" w:color="auto"/>
      </w:divBdr>
    </w:div>
    <w:div w:id="927419305">
      <w:bodyDiv w:val="1"/>
      <w:marLeft w:val="0"/>
      <w:marRight w:val="0"/>
      <w:marTop w:val="0"/>
      <w:marBottom w:val="0"/>
      <w:divBdr>
        <w:top w:val="none" w:sz="0" w:space="0" w:color="auto"/>
        <w:left w:val="none" w:sz="0" w:space="0" w:color="auto"/>
        <w:bottom w:val="none" w:sz="0" w:space="0" w:color="auto"/>
        <w:right w:val="none" w:sz="0" w:space="0" w:color="auto"/>
      </w:divBdr>
    </w:div>
    <w:div w:id="936014514">
      <w:bodyDiv w:val="1"/>
      <w:marLeft w:val="0"/>
      <w:marRight w:val="0"/>
      <w:marTop w:val="0"/>
      <w:marBottom w:val="0"/>
      <w:divBdr>
        <w:top w:val="none" w:sz="0" w:space="0" w:color="auto"/>
        <w:left w:val="none" w:sz="0" w:space="0" w:color="auto"/>
        <w:bottom w:val="none" w:sz="0" w:space="0" w:color="auto"/>
        <w:right w:val="none" w:sz="0" w:space="0" w:color="auto"/>
      </w:divBdr>
      <w:divsChild>
        <w:div w:id="109669081">
          <w:marLeft w:val="0"/>
          <w:marRight w:val="0"/>
          <w:marTop w:val="0"/>
          <w:marBottom w:val="0"/>
          <w:divBdr>
            <w:top w:val="none" w:sz="0" w:space="0" w:color="auto"/>
            <w:left w:val="none" w:sz="0" w:space="0" w:color="auto"/>
            <w:bottom w:val="none" w:sz="0" w:space="0" w:color="auto"/>
            <w:right w:val="none" w:sz="0" w:space="0" w:color="auto"/>
          </w:divBdr>
        </w:div>
        <w:div w:id="378432177">
          <w:marLeft w:val="0"/>
          <w:marRight w:val="0"/>
          <w:marTop w:val="0"/>
          <w:marBottom w:val="0"/>
          <w:divBdr>
            <w:top w:val="none" w:sz="0" w:space="0" w:color="auto"/>
            <w:left w:val="none" w:sz="0" w:space="0" w:color="auto"/>
            <w:bottom w:val="none" w:sz="0" w:space="0" w:color="auto"/>
            <w:right w:val="none" w:sz="0" w:space="0" w:color="auto"/>
          </w:divBdr>
        </w:div>
        <w:div w:id="1056127714">
          <w:marLeft w:val="0"/>
          <w:marRight w:val="0"/>
          <w:marTop w:val="0"/>
          <w:marBottom w:val="0"/>
          <w:divBdr>
            <w:top w:val="none" w:sz="0" w:space="0" w:color="auto"/>
            <w:left w:val="none" w:sz="0" w:space="0" w:color="auto"/>
            <w:bottom w:val="none" w:sz="0" w:space="0" w:color="auto"/>
            <w:right w:val="none" w:sz="0" w:space="0" w:color="auto"/>
          </w:divBdr>
        </w:div>
        <w:div w:id="1146433139">
          <w:marLeft w:val="0"/>
          <w:marRight w:val="0"/>
          <w:marTop w:val="0"/>
          <w:marBottom w:val="0"/>
          <w:divBdr>
            <w:top w:val="none" w:sz="0" w:space="0" w:color="auto"/>
            <w:left w:val="none" w:sz="0" w:space="0" w:color="auto"/>
            <w:bottom w:val="none" w:sz="0" w:space="0" w:color="auto"/>
            <w:right w:val="none" w:sz="0" w:space="0" w:color="auto"/>
          </w:divBdr>
        </w:div>
        <w:div w:id="1382632225">
          <w:marLeft w:val="0"/>
          <w:marRight w:val="0"/>
          <w:marTop w:val="0"/>
          <w:marBottom w:val="0"/>
          <w:divBdr>
            <w:top w:val="none" w:sz="0" w:space="0" w:color="auto"/>
            <w:left w:val="none" w:sz="0" w:space="0" w:color="auto"/>
            <w:bottom w:val="none" w:sz="0" w:space="0" w:color="auto"/>
            <w:right w:val="none" w:sz="0" w:space="0" w:color="auto"/>
          </w:divBdr>
        </w:div>
        <w:div w:id="2044547835">
          <w:marLeft w:val="0"/>
          <w:marRight w:val="0"/>
          <w:marTop w:val="0"/>
          <w:marBottom w:val="0"/>
          <w:divBdr>
            <w:top w:val="none" w:sz="0" w:space="0" w:color="auto"/>
            <w:left w:val="none" w:sz="0" w:space="0" w:color="auto"/>
            <w:bottom w:val="none" w:sz="0" w:space="0" w:color="auto"/>
            <w:right w:val="none" w:sz="0" w:space="0" w:color="auto"/>
          </w:divBdr>
          <w:divsChild>
            <w:div w:id="690305208">
              <w:marLeft w:val="-75"/>
              <w:marRight w:val="0"/>
              <w:marTop w:val="30"/>
              <w:marBottom w:val="30"/>
              <w:divBdr>
                <w:top w:val="none" w:sz="0" w:space="0" w:color="auto"/>
                <w:left w:val="none" w:sz="0" w:space="0" w:color="auto"/>
                <w:bottom w:val="none" w:sz="0" w:space="0" w:color="auto"/>
                <w:right w:val="none" w:sz="0" w:space="0" w:color="auto"/>
              </w:divBdr>
              <w:divsChild>
                <w:div w:id="1516320">
                  <w:marLeft w:val="0"/>
                  <w:marRight w:val="0"/>
                  <w:marTop w:val="0"/>
                  <w:marBottom w:val="0"/>
                  <w:divBdr>
                    <w:top w:val="none" w:sz="0" w:space="0" w:color="auto"/>
                    <w:left w:val="none" w:sz="0" w:space="0" w:color="auto"/>
                    <w:bottom w:val="none" w:sz="0" w:space="0" w:color="auto"/>
                    <w:right w:val="none" w:sz="0" w:space="0" w:color="auto"/>
                  </w:divBdr>
                  <w:divsChild>
                    <w:div w:id="789203660">
                      <w:marLeft w:val="0"/>
                      <w:marRight w:val="0"/>
                      <w:marTop w:val="0"/>
                      <w:marBottom w:val="0"/>
                      <w:divBdr>
                        <w:top w:val="none" w:sz="0" w:space="0" w:color="auto"/>
                        <w:left w:val="none" w:sz="0" w:space="0" w:color="auto"/>
                        <w:bottom w:val="none" w:sz="0" w:space="0" w:color="auto"/>
                        <w:right w:val="none" w:sz="0" w:space="0" w:color="auto"/>
                      </w:divBdr>
                    </w:div>
                    <w:div w:id="1144198762">
                      <w:marLeft w:val="0"/>
                      <w:marRight w:val="0"/>
                      <w:marTop w:val="0"/>
                      <w:marBottom w:val="0"/>
                      <w:divBdr>
                        <w:top w:val="none" w:sz="0" w:space="0" w:color="auto"/>
                        <w:left w:val="none" w:sz="0" w:space="0" w:color="auto"/>
                        <w:bottom w:val="none" w:sz="0" w:space="0" w:color="auto"/>
                        <w:right w:val="none" w:sz="0" w:space="0" w:color="auto"/>
                      </w:divBdr>
                    </w:div>
                    <w:div w:id="1475944712">
                      <w:marLeft w:val="0"/>
                      <w:marRight w:val="0"/>
                      <w:marTop w:val="0"/>
                      <w:marBottom w:val="0"/>
                      <w:divBdr>
                        <w:top w:val="none" w:sz="0" w:space="0" w:color="auto"/>
                        <w:left w:val="none" w:sz="0" w:space="0" w:color="auto"/>
                        <w:bottom w:val="none" w:sz="0" w:space="0" w:color="auto"/>
                        <w:right w:val="none" w:sz="0" w:space="0" w:color="auto"/>
                      </w:divBdr>
                    </w:div>
                    <w:div w:id="1609696677">
                      <w:marLeft w:val="0"/>
                      <w:marRight w:val="0"/>
                      <w:marTop w:val="0"/>
                      <w:marBottom w:val="0"/>
                      <w:divBdr>
                        <w:top w:val="none" w:sz="0" w:space="0" w:color="auto"/>
                        <w:left w:val="none" w:sz="0" w:space="0" w:color="auto"/>
                        <w:bottom w:val="none" w:sz="0" w:space="0" w:color="auto"/>
                        <w:right w:val="none" w:sz="0" w:space="0" w:color="auto"/>
                      </w:divBdr>
                    </w:div>
                    <w:div w:id="1694502312">
                      <w:marLeft w:val="0"/>
                      <w:marRight w:val="0"/>
                      <w:marTop w:val="0"/>
                      <w:marBottom w:val="0"/>
                      <w:divBdr>
                        <w:top w:val="none" w:sz="0" w:space="0" w:color="auto"/>
                        <w:left w:val="none" w:sz="0" w:space="0" w:color="auto"/>
                        <w:bottom w:val="none" w:sz="0" w:space="0" w:color="auto"/>
                        <w:right w:val="none" w:sz="0" w:space="0" w:color="auto"/>
                      </w:divBdr>
                    </w:div>
                  </w:divsChild>
                </w:div>
                <w:div w:id="44645775">
                  <w:marLeft w:val="0"/>
                  <w:marRight w:val="0"/>
                  <w:marTop w:val="0"/>
                  <w:marBottom w:val="0"/>
                  <w:divBdr>
                    <w:top w:val="none" w:sz="0" w:space="0" w:color="auto"/>
                    <w:left w:val="none" w:sz="0" w:space="0" w:color="auto"/>
                    <w:bottom w:val="none" w:sz="0" w:space="0" w:color="auto"/>
                    <w:right w:val="none" w:sz="0" w:space="0" w:color="auto"/>
                  </w:divBdr>
                  <w:divsChild>
                    <w:div w:id="729155428">
                      <w:marLeft w:val="0"/>
                      <w:marRight w:val="0"/>
                      <w:marTop w:val="0"/>
                      <w:marBottom w:val="0"/>
                      <w:divBdr>
                        <w:top w:val="none" w:sz="0" w:space="0" w:color="auto"/>
                        <w:left w:val="none" w:sz="0" w:space="0" w:color="auto"/>
                        <w:bottom w:val="none" w:sz="0" w:space="0" w:color="auto"/>
                        <w:right w:val="none" w:sz="0" w:space="0" w:color="auto"/>
                      </w:divBdr>
                    </w:div>
                    <w:div w:id="999773291">
                      <w:marLeft w:val="0"/>
                      <w:marRight w:val="0"/>
                      <w:marTop w:val="0"/>
                      <w:marBottom w:val="0"/>
                      <w:divBdr>
                        <w:top w:val="none" w:sz="0" w:space="0" w:color="auto"/>
                        <w:left w:val="none" w:sz="0" w:space="0" w:color="auto"/>
                        <w:bottom w:val="none" w:sz="0" w:space="0" w:color="auto"/>
                        <w:right w:val="none" w:sz="0" w:space="0" w:color="auto"/>
                      </w:divBdr>
                    </w:div>
                  </w:divsChild>
                </w:div>
                <w:div w:id="70273735">
                  <w:marLeft w:val="0"/>
                  <w:marRight w:val="0"/>
                  <w:marTop w:val="0"/>
                  <w:marBottom w:val="0"/>
                  <w:divBdr>
                    <w:top w:val="none" w:sz="0" w:space="0" w:color="auto"/>
                    <w:left w:val="none" w:sz="0" w:space="0" w:color="auto"/>
                    <w:bottom w:val="none" w:sz="0" w:space="0" w:color="auto"/>
                    <w:right w:val="none" w:sz="0" w:space="0" w:color="auto"/>
                  </w:divBdr>
                  <w:divsChild>
                    <w:div w:id="657654051">
                      <w:marLeft w:val="0"/>
                      <w:marRight w:val="0"/>
                      <w:marTop w:val="0"/>
                      <w:marBottom w:val="0"/>
                      <w:divBdr>
                        <w:top w:val="none" w:sz="0" w:space="0" w:color="auto"/>
                        <w:left w:val="none" w:sz="0" w:space="0" w:color="auto"/>
                        <w:bottom w:val="none" w:sz="0" w:space="0" w:color="auto"/>
                        <w:right w:val="none" w:sz="0" w:space="0" w:color="auto"/>
                      </w:divBdr>
                    </w:div>
                    <w:div w:id="1609924193">
                      <w:marLeft w:val="0"/>
                      <w:marRight w:val="0"/>
                      <w:marTop w:val="0"/>
                      <w:marBottom w:val="0"/>
                      <w:divBdr>
                        <w:top w:val="none" w:sz="0" w:space="0" w:color="auto"/>
                        <w:left w:val="none" w:sz="0" w:space="0" w:color="auto"/>
                        <w:bottom w:val="none" w:sz="0" w:space="0" w:color="auto"/>
                        <w:right w:val="none" w:sz="0" w:space="0" w:color="auto"/>
                      </w:divBdr>
                    </w:div>
                  </w:divsChild>
                </w:div>
                <w:div w:id="155655287">
                  <w:marLeft w:val="0"/>
                  <w:marRight w:val="0"/>
                  <w:marTop w:val="0"/>
                  <w:marBottom w:val="0"/>
                  <w:divBdr>
                    <w:top w:val="none" w:sz="0" w:space="0" w:color="auto"/>
                    <w:left w:val="none" w:sz="0" w:space="0" w:color="auto"/>
                    <w:bottom w:val="none" w:sz="0" w:space="0" w:color="auto"/>
                    <w:right w:val="none" w:sz="0" w:space="0" w:color="auto"/>
                  </w:divBdr>
                  <w:divsChild>
                    <w:div w:id="1076897818">
                      <w:marLeft w:val="0"/>
                      <w:marRight w:val="0"/>
                      <w:marTop w:val="0"/>
                      <w:marBottom w:val="0"/>
                      <w:divBdr>
                        <w:top w:val="none" w:sz="0" w:space="0" w:color="auto"/>
                        <w:left w:val="none" w:sz="0" w:space="0" w:color="auto"/>
                        <w:bottom w:val="none" w:sz="0" w:space="0" w:color="auto"/>
                        <w:right w:val="none" w:sz="0" w:space="0" w:color="auto"/>
                      </w:divBdr>
                    </w:div>
                  </w:divsChild>
                </w:div>
                <w:div w:id="363209680">
                  <w:marLeft w:val="0"/>
                  <w:marRight w:val="0"/>
                  <w:marTop w:val="0"/>
                  <w:marBottom w:val="0"/>
                  <w:divBdr>
                    <w:top w:val="none" w:sz="0" w:space="0" w:color="auto"/>
                    <w:left w:val="none" w:sz="0" w:space="0" w:color="auto"/>
                    <w:bottom w:val="none" w:sz="0" w:space="0" w:color="auto"/>
                    <w:right w:val="none" w:sz="0" w:space="0" w:color="auto"/>
                  </w:divBdr>
                  <w:divsChild>
                    <w:div w:id="679159213">
                      <w:marLeft w:val="0"/>
                      <w:marRight w:val="0"/>
                      <w:marTop w:val="0"/>
                      <w:marBottom w:val="0"/>
                      <w:divBdr>
                        <w:top w:val="none" w:sz="0" w:space="0" w:color="auto"/>
                        <w:left w:val="none" w:sz="0" w:space="0" w:color="auto"/>
                        <w:bottom w:val="none" w:sz="0" w:space="0" w:color="auto"/>
                        <w:right w:val="none" w:sz="0" w:space="0" w:color="auto"/>
                      </w:divBdr>
                    </w:div>
                    <w:div w:id="1713843297">
                      <w:marLeft w:val="0"/>
                      <w:marRight w:val="0"/>
                      <w:marTop w:val="0"/>
                      <w:marBottom w:val="0"/>
                      <w:divBdr>
                        <w:top w:val="none" w:sz="0" w:space="0" w:color="auto"/>
                        <w:left w:val="none" w:sz="0" w:space="0" w:color="auto"/>
                        <w:bottom w:val="none" w:sz="0" w:space="0" w:color="auto"/>
                        <w:right w:val="none" w:sz="0" w:space="0" w:color="auto"/>
                      </w:divBdr>
                    </w:div>
                  </w:divsChild>
                </w:div>
                <w:div w:id="449276350">
                  <w:marLeft w:val="0"/>
                  <w:marRight w:val="0"/>
                  <w:marTop w:val="0"/>
                  <w:marBottom w:val="0"/>
                  <w:divBdr>
                    <w:top w:val="none" w:sz="0" w:space="0" w:color="auto"/>
                    <w:left w:val="none" w:sz="0" w:space="0" w:color="auto"/>
                    <w:bottom w:val="none" w:sz="0" w:space="0" w:color="auto"/>
                    <w:right w:val="none" w:sz="0" w:space="0" w:color="auto"/>
                  </w:divBdr>
                  <w:divsChild>
                    <w:div w:id="1095052445">
                      <w:marLeft w:val="0"/>
                      <w:marRight w:val="0"/>
                      <w:marTop w:val="0"/>
                      <w:marBottom w:val="0"/>
                      <w:divBdr>
                        <w:top w:val="none" w:sz="0" w:space="0" w:color="auto"/>
                        <w:left w:val="none" w:sz="0" w:space="0" w:color="auto"/>
                        <w:bottom w:val="none" w:sz="0" w:space="0" w:color="auto"/>
                        <w:right w:val="none" w:sz="0" w:space="0" w:color="auto"/>
                      </w:divBdr>
                    </w:div>
                  </w:divsChild>
                </w:div>
                <w:div w:id="504907263">
                  <w:marLeft w:val="0"/>
                  <w:marRight w:val="0"/>
                  <w:marTop w:val="0"/>
                  <w:marBottom w:val="0"/>
                  <w:divBdr>
                    <w:top w:val="none" w:sz="0" w:space="0" w:color="auto"/>
                    <w:left w:val="none" w:sz="0" w:space="0" w:color="auto"/>
                    <w:bottom w:val="none" w:sz="0" w:space="0" w:color="auto"/>
                    <w:right w:val="none" w:sz="0" w:space="0" w:color="auto"/>
                  </w:divBdr>
                  <w:divsChild>
                    <w:div w:id="1219241330">
                      <w:marLeft w:val="0"/>
                      <w:marRight w:val="0"/>
                      <w:marTop w:val="0"/>
                      <w:marBottom w:val="0"/>
                      <w:divBdr>
                        <w:top w:val="none" w:sz="0" w:space="0" w:color="auto"/>
                        <w:left w:val="none" w:sz="0" w:space="0" w:color="auto"/>
                        <w:bottom w:val="none" w:sz="0" w:space="0" w:color="auto"/>
                        <w:right w:val="none" w:sz="0" w:space="0" w:color="auto"/>
                      </w:divBdr>
                    </w:div>
                    <w:div w:id="1916934147">
                      <w:marLeft w:val="0"/>
                      <w:marRight w:val="0"/>
                      <w:marTop w:val="0"/>
                      <w:marBottom w:val="0"/>
                      <w:divBdr>
                        <w:top w:val="none" w:sz="0" w:space="0" w:color="auto"/>
                        <w:left w:val="none" w:sz="0" w:space="0" w:color="auto"/>
                        <w:bottom w:val="none" w:sz="0" w:space="0" w:color="auto"/>
                        <w:right w:val="none" w:sz="0" w:space="0" w:color="auto"/>
                      </w:divBdr>
                    </w:div>
                  </w:divsChild>
                </w:div>
                <w:div w:id="813059447">
                  <w:marLeft w:val="0"/>
                  <w:marRight w:val="0"/>
                  <w:marTop w:val="0"/>
                  <w:marBottom w:val="0"/>
                  <w:divBdr>
                    <w:top w:val="none" w:sz="0" w:space="0" w:color="auto"/>
                    <w:left w:val="none" w:sz="0" w:space="0" w:color="auto"/>
                    <w:bottom w:val="none" w:sz="0" w:space="0" w:color="auto"/>
                    <w:right w:val="none" w:sz="0" w:space="0" w:color="auto"/>
                  </w:divBdr>
                  <w:divsChild>
                    <w:div w:id="1447386173">
                      <w:marLeft w:val="0"/>
                      <w:marRight w:val="0"/>
                      <w:marTop w:val="0"/>
                      <w:marBottom w:val="0"/>
                      <w:divBdr>
                        <w:top w:val="none" w:sz="0" w:space="0" w:color="auto"/>
                        <w:left w:val="none" w:sz="0" w:space="0" w:color="auto"/>
                        <w:bottom w:val="none" w:sz="0" w:space="0" w:color="auto"/>
                        <w:right w:val="none" w:sz="0" w:space="0" w:color="auto"/>
                      </w:divBdr>
                    </w:div>
                  </w:divsChild>
                </w:div>
                <w:div w:id="834609644">
                  <w:marLeft w:val="0"/>
                  <w:marRight w:val="0"/>
                  <w:marTop w:val="0"/>
                  <w:marBottom w:val="0"/>
                  <w:divBdr>
                    <w:top w:val="none" w:sz="0" w:space="0" w:color="auto"/>
                    <w:left w:val="none" w:sz="0" w:space="0" w:color="auto"/>
                    <w:bottom w:val="none" w:sz="0" w:space="0" w:color="auto"/>
                    <w:right w:val="none" w:sz="0" w:space="0" w:color="auto"/>
                  </w:divBdr>
                  <w:divsChild>
                    <w:div w:id="757678846">
                      <w:marLeft w:val="0"/>
                      <w:marRight w:val="0"/>
                      <w:marTop w:val="0"/>
                      <w:marBottom w:val="0"/>
                      <w:divBdr>
                        <w:top w:val="none" w:sz="0" w:space="0" w:color="auto"/>
                        <w:left w:val="none" w:sz="0" w:space="0" w:color="auto"/>
                        <w:bottom w:val="none" w:sz="0" w:space="0" w:color="auto"/>
                        <w:right w:val="none" w:sz="0" w:space="0" w:color="auto"/>
                      </w:divBdr>
                    </w:div>
                    <w:div w:id="1364133176">
                      <w:marLeft w:val="0"/>
                      <w:marRight w:val="0"/>
                      <w:marTop w:val="0"/>
                      <w:marBottom w:val="0"/>
                      <w:divBdr>
                        <w:top w:val="none" w:sz="0" w:space="0" w:color="auto"/>
                        <w:left w:val="none" w:sz="0" w:space="0" w:color="auto"/>
                        <w:bottom w:val="none" w:sz="0" w:space="0" w:color="auto"/>
                        <w:right w:val="none" w:sz="0" w:space="0" w:color="auto"/>
                      </w:divBdr>
                    </w:div>
                  </w:divsChild>
                </w:div>
                <w:div w:id="899054380">
                  <w:marLeft w:val="0"/>
                  <w:marRight w:val="0"/>
                  <w:marTop w:val="0"/>
                  <w:marBottom w:val="0"/>
                  <w:divBdr>
                    <w:top w:val="none" w:sz="0" w:space="0" w:color="auto"/>
                    <w:left w:val="none" w:sz="0" w:space="0" w:color="auto"/>
                    <w:bottom w:val="none" w:sz="0" w:space="0" w:color="auto"/>
                    <w:right w:val="none" w:sz="0" w:space="0" w:color="auto"/>
                  </w:divBdr>
                  <w:divsChild>
                    <w:div w:id="926961160">
                      <w:marLeft w:val="0"/>
                      <w:marRight w:val="0"/>
                      <w:marTop w:val="0"/>
                      <w:marBottom w:val="0"/>
                      <w:divBdr>
                        <w:top w:val="none" w:sz="0" w:space="0" w:color="auto"/>
                        <w:left w:val="none" w:sz="0" w:space="0" w:color="auto"/>
                        <w:bottom w:val="none" w:sz="0" w:space="0" w:color="auto"/>
                        <w:right w:val="none" w:sz="0" w:space="0" w:color="auto"/>
                      </w:divBdr>
                    </w:div>
                  </w:divsChild>
                </w:div>
                <w:div w:id="1035930925">
                  <w:marLeft w:val="0"/>
                  <w:marRight w:val="0"/>
                  <w:marTop w:val="0"/>
                  <w:marBottom w:val="0"/>
                  <w:divBdr>
                    <w:top w:val="none" w:sz="0" w:space="0" w:color="auto"/>
                    <w:left w:val="none" w:sz="0" w:space="0" w:color="auto"/>
                    <w:bottom w:val="none" w:sz="0" w:space="0" w:color="auto"/>
                    <w:right w:val="none" w:sz="0" w:space="0" w:color="auto"/>
                  </w:divBdr>
                  <w:divsChild>
                    <w:div w:id="449084092">
                      <w:marLeft w:val="0"/>
                      <w:marRight w:val="0"/>
                      <w:marTop w:val="0"/>
                      <w:marBottom w:val="0"/>
                      <w:divBdr>
                        <w:top w:val="none" w:sz="0" w:space="0" w:color="auto"/>
                        <w:left w:val="none" w:sz="0" w:space="0" w:color="auto"/>
                        <w:bottom w:val="none" w:sz="0" w:space="0" w:color="auto"/>
                        <w:right w:val="none" w:sz="0" w:space="0" w:color="auto"/>
                      </w:divBdr>
                    </w:div>
                    <w:div w:id="679358869">
                      <w:marLeft w:val="0"/>
                      <w:marRight w:val="0"/>
                      <w:marTop w:val="0"/>
                      <w:marBottom w:val="0"/>
                      <w:divBdr>
                        <w:top w:val="none" w:sz="0" w:space="0" w:color="auto"/>
                        <w:left w:val="none" w:sz="0" w:space="0" w:color="auto"/>
                        <w:bottom w:val="none" w:sz="0" w:space="0" w:color="auto"/>
                        <w:right w:val="none" w:sz="0" w:space="0" w:color="auto"/>
                      </w:divBdr>
                    </w:div>
                  </w:divsChild>
                </w:div>
                <w:div w:id="1126894092">
                  <w:marLeft w:val="0"/>
                  <w:marRight w:val="0"/>
                  <w:marTop w:val="0"/>
                  <w:marBottom w:val="0"/>
                  <w:divBdr>
                    <w:top w:val="none" w:sz="0" w:space="0" w:color="auto"/>
                    <w:left w:val="none" w:sz="0" w:space="0" w:color="auto"/>
                    <w:bottom w:val="none" w:sz="0" w:space="0" w:color="auto"/>
                    <w:right w:val="none" w:sz="0" w:space="0" w:color="auto"/>
                  </w:divBdr>
                  <w:divsChild>
                    <w:div w:id="1099371456">
                      <w:marLeft w:val="0"/>
                      <w:marRight w:val="0"/>
                      <w:marTop w:val="0"/>
                      <w:marBottom w:val="0"/>
                      <w:divBdr>
                        <w:top w:val="none" w:sz="0" w:space="0" w:color="auto"/>
                        <w:left w:val="none" w:sz="0" w:space="0" w:color="auto"/>
                        <w:bottom w:val="none" w:sz="0" w:space="0" w:color="auto"/>
                        <w:right w:val="none" w:sz="0" w:space="0" w:color="auto"/>
                      </w:divBdr>
                    </w:div>
                    <w:div w:id="1655525620">
                      <w:marLeft w:val="0"/>
                      <w:marRight w:val="0"/>
                      <w:marTop w:val="0"/>
                      <w:marBottom w:val="0"/>
                      <w:divBdr>
                        <w:top w:val="none" w:sz="0" w:space="0" w:color="auto"/>
                        <w:left w:val="none" w:sz="0" w:space="0" w:color="auto"/>
                        <w:bottom w:val="none" w:sz="0" w:space="0" w:color="auto"/>
                        <w:right w:val="none" w:sz="0" w:space="0" w:color="auto"/>
                      </w:divBdr>
                    </w:div>
                  </w:divsChild>
                </w:div>
                <w:div w:id="1130056326">
                  <w:marLeft w:val="0"/>
                  <w:marRight w:val="0"/>
                  <w:marTop w:val="0"/>
                  <w:marBottom w:val="0"/>
                  <w:divBdr>
                    <w:top w:val="none" w:sz="0" w:space="0" w:color="auto"/>
                    <w:left w:val="none" w:sz="0" w:space="0" w:color="auto"/>
                    <w:bottom w:val="none" w:sz="0" w:space="0" w:color="auto"/>
                    <w:right w:val="none" w:sz="0" w:space="0" w:color="auto"/>
                  </w:divBdr>
                  <w:divsChild>
                    <w:div w:id="1473714106">
                      <w:marLeft w:val="0"/>
                      <w:marRight w:val="0"/>
                      <w:marTop w:val="0"/>
                      <w:marBottom w:val="0"/>
                      <w:divBdr>
                        <w:top w:val="none" w:sz="0" w:space="0" w:color="auto"/>
                        <w:left w:val="none" w:sz="0" w:space="0" w:color="auto"/>
                        <w:bottom w:val="none" w:sz="0" w:space="0" w:color="auto"/>
                        <w:right w:val="none" w:sz="0" w:space="0" w:color="auto"/>
                      </w:divBdr>
                    </w:div>
                  </w:divsChild>
                </w:div>
                <w:div w:id="1179582470">
                  <w:marLeft w:val="0"/>
                  <w:marRight w:val="0"/>
                  <w:marTop w:val="0"/>
                  <w:marBottom w:val="0"/>
                  <w:divBdr>
                    <w:top w:val="none" w:sz="0" w:space="0" w:color="auto"/>
                    <w:left w:val="none" w:sz="0" w:space="0" w:color="auto"/>
                    <w:bottom w:val="none" w:sz="0" w:space="0" w:color="auto"/>
                    <w:right w:val="none" w:sz="0" w:space="0" w:color="auto"/>
                  </w:divBdr>
                  <w:divsChild>
                    <w:div w:id="539630726">
                      <w:marLeft w:val="0"/>
                      <w:marRight w:val="0"/>
                      <w:marTop w:val="0"/>
                      <w:marBottom w:val="0"/>
                      <w:divBdr>
                        <w:top w:val="none" w:sz="0" w:space="0" w:color="auto"/>
                        <w:left w:val="none" w:sz="0" w:space="0" w:color="auto"/>
                        <w:bottom w:val="none" w:sz="0" w:space="0" w:color="auto"/>
                        <w:right w:val="none" w:sz="0" w:space="0" w:color="auto"/>
                      </w:divBdr>
                    </w:div>
                    <w:div w:id="1075401575">
                      <w:marLeft w:val="0"/>
                      <w:marRight w:val="0"/>
                      <w:marTop w:val="0"/>
                      <w:marBottom w:val="0"/>
                      <w:divBdr>
                        <w:top w:val="none" w:sz="0" w:space="0" w:color="auto"/>
                        <w:left w:val="none" w:sz="0" w:space="0" w:color="auto"/>
                        <w:bottom w:val="none" w:sz="0" w:space="0" w:color="auto"/>
                        <w:right w:val="none" w:sz="0" w:space="0" w:color="auto"/>
                      </w:divBdr>
                    </w:div>
                  </w:divsChild>
                </w:div>
                <w:div w:id="1182549722">
                  <w:marLeft w:val="0"/>
                  <w:marRight w:val="0"/>
                  <w:marTop w:val="0"/>
                  <w:marBottom w:val="0"/>
                  <w:divBdr>
                    <w:top w:val="none" w:sz="0" w:space="0" w:color="auto"/>
                    <w:left w:val="none" w:sz="0" w:space="0" w:color="auto"/>
                    <w:bottom w:val="none" w:sz="0" w:space="0" w:color="auto"/>
                    <w:right w:val="none" w:sz="0" w:space="0" w:color="auto"/>
                  </w:divBdr>
                  <w:divsChild>
                    <w:div w:id="340083112">
                      <w:marLeft w:val="0"/>
                      <w:marRight w:val="0"/>
                      <w:marTop w:val="0"/>
                      <w:marBottom w:val="0"/>
                      <w:divBdr>
                        <w:top w:val="none" w:sz="0" w:space="0" w:color="auto"/>
                        <w:left w:val="none" w:sz="0" w:space="0" w:color="auto"/>
                        <w:bottom w:val="none" w:sz="0" w:space="0" w:color="auto"/>
                        <w:right w:val="none" w:sz="0" w:space="0" w:color="auto"/>
                      </w:divBdr>
                    </w:div>
                    <w:div w:id="613440076">
                      <w:marLeft w:val="0"/>
                      <w:marRight w:val="0"/>
                      <w:marTop w:val="0"/>
                      <w:marBottom w:val="0"/>
                      <w:divBdr>
                        <w:top w:val="none" w:sz="0" w:space="0" w:color="auto"/>
                        <w:left w:val="none" w:sz="0" w:space="0" w:color="auto"/>
                        <w:bottom w:val="none" w:sz="0" w:space="0" w:color="auto"/>
                        <w:right w:val="none" w:sz="0" w:space="0" w:color="auto"/>
                      </w:divBdr>
                    </w:div>
                    <w:div w:id="890120045">
                      <w:marLeft w:val="0"/>
                      <w:marRight w:val="0"/>
                      <w:marTop w:val="0"/>
                      <w:marBottom w:val="0"/>
                      <w:divBdr>
                        <w:top w:val="none" w:sz="0" w:space="0" w:color="auto"/>
                        <w:left w:val="none" w:sz="0" w:space="0" w:color="auto"/>
                        <w:bottom w:val="none" w:sz="0" w:space="0" w:color="auto"/>
                        <w:right w:val="none" w:sz="0" w:space="0" w:color="auto"/>
                      </w:divBdr>
                    </w:div>
                    <w:div w:id="1046636714">
                      <w:marLeft w:val="0"/>
                      <w:marRight w:val="0"/>
                      <w:marTop w:val="0"/>
                      <w:marBottom w:val="0"/>
                      <w:divBdr>
                        <w:top w:val="none" w:sz="0" w:space="0" w:color="auto"/>
                        <w:left w:val="none" w:sz="0" w:space="0" w:color="auto"/>
                        <w:bottom w:val="none" w:sz="0" w:space="0" w:color="auto"/>
                        <w:right w:val="none" w:sz="0" w:space="0" w:color="auto"/>
                      </w:divBdr>
                    </w:div>
                    <w:div w:id="1090812930">
                      <w:marLeft w:val="0"/>
                      <w:marRight w:val="0"/>
                      <w:marTop w:val="0"/>
                      <w:marBottom w:val="0"/>
                      <w:divBdr>
                        <w:top w:val="none" w:sz="0" w:space="0" w:color="auto"/>
                        <w:left w:val="none" w:sz="0" w:space="0" w:color="auto"/>
                        <w:bottom w:val="none" w:sz="0" w:space="0" w:color="auto"/>
                        <w:right w:val="none" w:sz="0" w:space="0" w:color="auto"/>
                      </w:divBdr>
                    </w:div>
                    <w:div w:id="1619798205">
                      <w:marLeft w:val="0"/>
                      <w:marRight w:val="0"/>
                      <w:marTop w:val="0"/>
                      <w:marBottom w:val="0"/>
                      <w:divBdr>
                        <w:top w:val="none" w:sz="0" w:space="0" w:color="auto"/>
                        <w:left w:val="none" w:sz="0" w:space="0" w:color="auto"/>
                        <w:bottom w:val="none" w:sz="0" w:space="0" w:color="auto"/>
                        <w:right w:val="none" w:sz="0" w:space="0" w:color="auto"/>
                      </w:divBdr>
                    </w:div>
                    <w:div w:id="1882549478">
                      <w:marLeft w:val="0"/>
                      <w:marRight w:val="0"/>
                      <w:marTop w:val="0"/>
                      <w:marBottom w:val="0"/>
                      <w:divBdr>
                        <w:top w:val="none" w:sz="0" w:space="0" w:color="auto"/>
                        <w:left w:val="none" w:sz="0" w:space="0" w:color="auto"/>
                        <w:bottom w:val="none" w:sz="0" w:space="0" w:color="auto"/>
                        <w:right w:val="none" w:sz="0" w:space="0" w:color="auto"/>
                      </w:divBdr>
                    </w:div>
                  </w:divsChild>
                </w:div>
                <w:div w:id="1435594616">
                  <w:marLeft w:val="0"/>
                  <w:marRight w:val="0"/>
                  <w:marTop w:val="0"/>
                  <w:marBottom w:val="0"/>
                  <w:divBdr>
                    <w:top w:val="none" w:sz="0" w:space="0" w:color="auto"/>
                    <w:left w:val="none" w:sz="0" w:space="0" w:color="auto"/>
                    <w:bottom w:val="none" w:sz="0" w:space="0" w:color="auto"/>
                    <w:right w:val="none" w:sz="0" w:space="0" w:color="auto"/>
                  </w:divBdr>
                  <w:divsChild>
                    <w:div w:id="1158762474">
                      <w:marLeft w:val="0"/>
                      <w:marRight w:val="0"/>
                      <w:marTop w:val="0"/>
                      <w:marBottom w:val="0"/>
                      <w:divBdr>
                        <w:top w:val="none" w:sz="0" w:space="0" w:color="auto"/>
                        <w:left w:val="none" w:sz="0" w:space="0" w:color="auto"/>
                        <w:bottom w:val="none" w:sz="0" w:space="0" w:color="auto"/>
                        <w:right w:val="none" w:sz="0" w:space="0" w:color="auto"/>
                      </w:divBdr>
                    </w:div>
                    <w:div w:id="1210845265">
                      <w:marLeft w:val="0"/>
                      <w:marRight w:val="0"/>
                      <w:marTop w:val="0"/>
                      <w:marBottom w:val="0"/>
                      <w:divBdr>
                        <w:top w:val="none" w:sz="0" w:space="0" w:color="auto"/>
                        <w:left w:val="none" w:sz="0" w:space="0" w:color="auto"/>
                        <w:bottom w:val="none" w:sz="0" w:space="0" w:color="auto"/>
                        <w:right w:val="none" w:sz="0" w:space="0" w:color="auto"/>
                      </w:divBdr>
                    </w:div>
                    <w:div w:id="1998024414">
                      <w:marLeft w:val="0"/>
                      <w:marRight w:val="0"/>
                      <w:marTop w:val="0"/>
                      <w:marBottom w:val="0"/>
                      <w:divBdr>
                        <w:top w:val="none" w:sz="0" w:space="0" w:color="auto"/>
                        <w:left w:val="none" w:sz="0" w:space="0" w:color="auto"/>
                        <w:bottom w:val="none" w:sz="0" w:space="0" w:color="auto"/>
                        <w:right w:val="none" w:sz="0" w:space="0" w:color="auto"/>
                      </w:divBdr>
                    </w:div>
                  </w:divsChild>
                </w:div>
                <w:div w:id="1481967662">
                  <w:marLeft w:val="0"/>
                  <w:marRight w:val="0"/>
                  <w:marTop w:val="0"/>
                  <w:marBottom w:val="0"/>
                  <w:divBdr>
                    <w:top w:val="none" w:sz="0" w:space="0" w:color="auto"/>
                    <w:left w:val="none" w:sz="0" w:space="0" w:color="auto"/>
                    <w:bottom w:val="none" w:sz="0" w:space="0" w:color="auto"/>
                    <w:right w:val="none" w:sz="0" w:space="0" w:color="auto"/>
                  </w:divBdr>
                  <w:divsChild>
                    <w:div w:id="274824526">
                      <w:marLeft w:val="0"/>
                      <w:marRight w:val="0"/>
                      <w:marTop w:val="0"/>
                      <w:marBottom w:val="0"/>
                      <w:divBdr>
                        <w:top w:val="none" w:sz="0" w:space="0" w:color="auto"/>
                        <w:left w:val="none" w:sz="0" w:space="0" w:color="auto"/>
                        <w:bottom w:val="none" w:sz="0" w:space="0" w:color="auto"/>
                        <w:right w:val="none" w:sz="0" w:space="0" w:color="auto"/>
                      </w:divBdr>
                    </w:div>
                    <w:div w:id="1181746355">
                      <w:marLeft w:val="0"/>
                      <w:marRight w:val="0"/>
                      <w:marTop w:val="0"/>
                      <w:marBottom w:val="0"/>
                      <w:divBdr>
                        <w:top w:val="none" w:sz="0" w:space="0" w:color="auto"/>
                        <w:left w:val="none" w:sz="0" w:space="0" w:color="auto"/>
                        <w:bottom w:val="none" w:sz="0" w:space="0" w:color="auto"/>
                        <w:right w:val="none" w:sz="0" w:space="0" w:color="auto"/>
                      </w:divBdr>
                    </w:div>
                  </w:divsChild>
                </w:div>
                <w:div w:id="1548031796">
                  <w:marLeft w:val="0"/>
                  <w:marRight w:val="0"/>
                  <w:marTop w:val="0"/>
                  <w:marBottom w:val="0"/>
                  <w:divBdr>
                    <w:top w:val="none" w:sz="0" w:space="0" w:color="auto"/>
                    <w:left w:val="none" w:sz="0" w:space="0" w:color="auto"/>
                    <w:bottom w:val="none" w:sz="0" w:space="0" w:color="auto"/>
                    <w:right w:val="none" w:sz="0" w:space="0" w:color="auto"/>
                  </w:divBdr>
                  <w:divsChild>
                    <w:div w:id="1078554517">
                      <w:marLeft w:val="0"/>
                      <w:marRight w:val="0"/>
                      <w:marTop w:val="0"/>
                      <w:marBottom w:val="0"/>
                      <w:divBdr>
                        <w:top w:val="none" w:sz="0" w:space="0" w:color="auto"/>
                        <w:left w:val="none" w:sz="0" w:space="0" w:color="auto"/>
                        <w:bottom w:val="none" w:sz="0" w:space="0" w:color="auto"/>
                        <w:right w:val="none" w:sz="0" w:space="0" w:color="auto"/>
                      </w:divBdr>
                    </w:div>
                  </w:divsChild>
                </w:div>
                <w:div w:id="1631205135">
                  <w:marLeft w:val="0"/>
                  <w:marRight w:val="0"/>
                  <w:marTop w:val="0"/>
                  <w:marBottom w:val="0"/>
                  <w:divBdr>
                    <w:top w:val="none" w:sz="0" w:space="0" w:color="auto"/>
                    <w:left w:val="none" w:sz="0" w:space="0" w:color="auto"/>
                    <w:bottom w:val="none" w:sz="0" w:space="0" w:color="auto"/>
                    <w:right w:val="none" w:sz="0" w:space="0" w:color="auto"/>
                  </w:divBdr>
                  <w:divsChild>
                    <w:div w:id="281346133">
                      <w:marLeft w:val="0"/>
                      <w:marRight w:val="0"/>
                      <w:marTop w:val="0"/>
                      <w:marBottom w:val="0"/>
                      <w:divBdr>
                        <w:top w:val="none" w:sz="0" w:space="0" w:color="auto"/>
                        <w:left w:val="none" w:sz="0" w:space="0" w:color="auto"/>
                        <w:bottom w:val="none" w:sz="0" w:space="0" w:color="auto"/>
                        <w:right w:val="none" w:sz="0" w:space="0" w:color="auto"/>
                      </w:divBdr>
                    </w:div>
                    <w:div w:id="846217807">
                      <w:marLeft w:val="0"/>
                      <w:marRight w:val="0"/>
                      <w:marTop w:val="0"/>
                      <w:marBottom w:val="0"/>
                      <w:divBdr>
                        <w:top w:val="none" w:sz="0" w:space="0" w:color="auto"/>
                        <w:left w:val="none" w:sz="0" w:space="0" w:color="auto"/>
                        <w:bottom w:val="none" w:sz="0" w:space="0" w:color="auto"/>
                        <w:right w:val="none" w:sz="0" w:space="0" w:color="auto"/>
                      </w:divBdr>
                    </w:div>
                  </w:divsChild>
                </w:div>
                <w:div w:id="1771970161">
                  <w:marLeft w:val="0"/>
                  <w:marRight w:val="0"/>
                  <w:marTop w:val="0"/>
                  <w:marBottom w:val="0"/>
                  <w:divBdr>
                    <w:top w:val="none" w:sz="0" w:space="0" w:color="auto"/>
                    <w:left w:val="none" w:sz="0" w:space="0" w:color="auto"/>
                    <w:bottom w:val="none" w:sz="0" w:space="0" w:color="auto"/>
                    <w:right w:val="none" w:sz="0" w:space="0" w:color="auto"/>
                  </w:divBdr>
                  <w:divsChild>
                    <w:div w:id="888417613">
                      <w:marLeft w:val="0"/>
                      <w:marRight w:val="0"/>
                      <w:marTop w:val="0"/>
                      <w:marBottom w:val="0"/>
                      <w:divBdr>
                        <w:top w:val="none" w:sz="0" w:space="0" w:color="auto"/>
                        <w:left w:val="none" w:sz="0" w:space="0" w:color="auto"/>
                        <w:bottom w:val="none" w:sz="0" w:space="0" w:color="auto"/>
                        <w:right w:val="none" w:sz="0" w:space="0" w:color="auto"/>
                      </w:divBdr>
                    </w:div>
                    <w:div w:id="2114594408">
                      <w:marLeft w:val="0"/>
                      <w:marRight w:val="0"/>
                      <w:marTop w:val="0"/>
                      <w:marBottom w:val="0"/>
                      <w:divBdr>
                        <w:top w:val="none" w:sz="0" w:space="0" w:color="auto"/>
                        <w:left w:val="none" w:sz="0" w:space="0" w:color="auto"/>
                        <w:bottom w:val="none" w:sz="0" w:space="0" w:color="auto"/>
                        <w:right w:val="none" w:sz="0" w:space="0" w:color="auto"/>
                      </w:divBdr>
                    </w:div>
                  </w:divsChild>
                </w:div>
                <w:div w:id="1772387281">
                  <w:marLeft w:val="0"/>
                  <w:marRight w:val="0"/>
                  <w:marTop w:val="0"/>
                  <w:marBottom w:val="0"/>
                  <w:divBdr>
                    <w:top w:val="none" w:sz="0" w:space="0" w:color="auto"/>
                    <w:left w:val="none" w:sz="0" w:space="0" w:color="auto"/>
                    <w:bottom w:val="none" w:sz="0" w:space="0" w:color="auto"/>
                    <w:right w:val="none" w:sz="0" w:space="0" w:color="auto"/>
                  </w:divBdr>
                  <w:divsChild>
                    <w:div w:id="1259171477">
                      <w:marLeft w:val="0"/>
                      <w:marRight w:val="0"/>
                      <w:marTop w:val="0"/>
                      <w:marBottom w:val="0"/>
                      <w:divBdr>
                        <w:top w:val="none" w:sz="0" w:space="0" w:color="auto"/>
                        <w:left w:val="none" w:sz="0" w:space="0" w:color="auto"/>
                        <w:bottom w:val="none" w:sz="0" w:space="0" w:color="auto"/>
                        <w:right w:val="none" w:sz="0" w:space="0" w:color="auto"/>
                      </w:divBdr>
                    </w:div>
                  </w:divsChild>
                </w:div>
                <w:div w:id="1792091342">
                  <w:marLeft w:val="0"/>
                  <w:marRight w:val="0"/>
                  <w:marTop w:val="0"/>
                  <w:marBottom w:val="0"/>
                  <w:divBdr>
                    <w:top w:val="none" w:sz="0" w:space="0" w:color="auto"/>
                    <w:left w:val="none" w:sz="0" w:space="0" w:color="auto"/>
                    <w:bottom w:val="none" w:sz="0" w:space="0" w:color="auto"/>
                    <w:right w:val="none" w:sz="0" w:space="0" w:color="auto"/>
                  </w:divBdr>
                  <w:divsChild>
                    <w:div w:id="188834657">
                      <w:marLeft w:val="0"/>
                      <w:marRight w:val="0"/>
                      <w:marTop w:val="0"/>
                      <w:marBottom w:val="0"/>
                      <w:divBdr>
                        <w:top w:val="none" w:sz="0" w:space="0" w:color="auto"/>
                        <w:left w:val="none" w:sz="0" w:space="0" w:color="auto"/>
                        <w:bottom w:val="none" w:sz="0" w:space="0" w:color="auto"/>
                        <w:right w:val="none" w:sz="0" w:space="0" w:color="auto"/>
                      </w:divBdr>
                    </w:div>
                    <w:div w:id="907882282">
                      <w:marLeft w:val="0"/>
                      <w:marRight w:val="0"/>
                      <w:marTop w:val="0"/>
                      <w:marBottom w:val="0"/>
                      <w:divBdr>
                        <w:top w:val="none" w:sz="0" w:space="0" w:color="auto"/>
                        <w:left w:val="none" w:sz="0" w:space="0" w:color="auto"/>
                        <w:bottom w:val="none" w:sz="0" w:space="0" w:color="auto"/>
                        <w:right w:val="none" w:sz="0" w:space="0" w:color="auto"/>
                      </w:divBdr>
                    </w:div>
                  </w:divsChild>
                </w:div>
                <w:div w:id="1861506060">
                  <w:marLeft w:val="0"/>
                  <w:marRight w:val="0"/>
                  <w:marTop w:val="0"/>
                  <w:marBottom w:val="0"/>
                  <w:divBdr>
                    <w:top w:val="none" w:sz="0" w:space="0" w:color="auto"/>
                    <w:left w:val="none" w:sz="0" w:space="0" w:color="auto"/>
                    <w:bottom w:val="none" w:sz="0" w:space="0" w:color="auto"/>
                    <w:right w:val="none" w:sz="0" w:space="0" w:color="auto"/>
                  </w:divBdr>
                  <w:divsChild>
                    <w:div w:id="1120077670">
                      <w:marLeft w:val="0"/>
                      <w:marRight w:val="0"/>
                      <w:marTop w:val="0"/>
                      <w:marBottom w:val="0"/>
                      <w:divBdr>
                        <w:top w:val="none" w:sz="0" w:space="0" w:color="auto"/>
                        <w:left w:val="none" w:sz="0" w:space="0" w:color="auto"/>
                        <w:bottom w:val="none" w:sz="0" w:space="0" w:color="auto"/>
                        <w:right w:val="none" w:sz="0" w:space="0" w:color="auto"/>
                      </w:divBdr>
                    </w:div>
                    <w:div w:id="2100363991">
                      <w:marLeft w:val="0"/>
                      <w:marRight w:val="0"/>
                      <w:marTop w:val="0"/>
                      <w:marBottom w:val="0"/>
                      <w:divBdr>
                        <w:top w:val="none" w:sz="0" w:space="0" w:color="auto"/>
                        <w:left w:val="none" w:sz="0" w:space="0" w:color="auto"/>
                        <w:bottom w:val="none" w:sz="0" w:space="0" w:color="auto"/>
                        <w:right w:val="none" w:sz="0" w:space="0" w:color="auto"/>
                      </w:divBdr>
                    </w:div>
                  </w:divsChild>
                </w:div>
                <w:div w:id="2036999294">
                  <w:marLeft w:val="0"/>
                  <w:marRight w:val="0"/>
                  <w:marTop w:val="0"/>
                  <w:marBottom w:val="0"/>
                  <w:divBdr>
                    <w:top w:val="none" w:sz="0" w:space="0" w:color="auto"/>
                    <w:left w:val="none" w:sz="0" w:space="0" w:color="auto"/>
                    <w:bottom w:val="none" w:sz="0" w:space="0" w:color="auto"/>
                    <w:right w:val="none" w:sz="0" w:space="0" w:color="auto"/>
                  </w:divBdr>
                  <w:divsChild>
                    <w:div w:id="1330869199">
                      <w:marLeft w:val="0"/>
                      <w:marRight w:val="0"/>
                      <w:marTop w:val="0"/>
                      <w:marBottom w:val="0"/>
                      <w:divBdr>
                        <w:top w:val="none" w:sz="0" w:space="0" w:color="auto"/>
                        <w:left w:val="none" w:sz="0" w:space="0" w:color="auto"/>
                        <w:bottom w:val="none" w:sz="0" w:space="0" w:color="auto"/>
                        <w:right w:val="none" w:sz="0" w:space="0" w:color="auto"/>
                      </w:divBdr>
                    </w:div>
                    <w:div w:id="134116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257579">
          <w:marLeft w:val="0"/>
          <w:marRight w:val="0"/>
          <w:marTop w:val="0"/>
          <w:marBottom w:val="0"/>
          <w:divBdr>
            <w:top w:val="none" w:sz="0" w:space="0" w:color="auto"/>
            <w:left w:val="none" w:sz="0" w:space="0" w:color="auto"/>
            <w:bottom w:val="none" w:sz="0" w:space="0" w:color="auto"/>
            <w:right w:val="none" w:sz="0" w:space="0" w:color="auto"/>
          </w:divBdr>
        </w:div>
      </w:divsChild>
    </w:div>
    <w:div w:id="937102280">
      <w:bodyDiv w:val="1"/>
      <w:marLeft w:val="0"/>
      <w:marRight w:val="0"/>
      <w:marTop w:val="0"/>
      <w:marBottom w:val="0"/>
      <w:divBdr>
        <w:top w:val="none" w:sz="0" w:space="0" w:color="auto"/>
        <w:left w:val="none" w:sz="0" w:space="0" w:color="auto"/>
        <w:bottom w:val="none" w:sz="0" w:space="0" w:color="auto"/>
        <w:right w:val="none" w:sz="0" w:space="0" w:color="auto"/>
      </w:divBdr>
    </w:div>
    <w:div w:id="938568320">
      <w:bodyDiv w:val="1"/>
      <w:marLeft w:val="0"/>
      <w:marRight w:val="0"/>
      <w:marTop w:val="0"/>
      <w:marBottom w:val="0"/>
      <w:divBdr>
        <w:top w:val="none" w:sz="0" w:space="0" w:color="auto"/>
        <w:left w:val="none" w:sz="0" w:space="0" w:color="auto"/>
        <w:bottom w:val="none" w:sz="0" w:space="0" w:color="auto"/>
        <w:right w:val="none" w:sz="0" w:space="0" w:color="auto"/>
      </w:divBdr>
    </w:div>
    <w:div w:id="940450485">
      <w:bodyDiv w:val="1"/>
      <w:marLeft w:val="0"/>
      <w:marRight w:val="0"/>
      <w:marTop w:val="0"/>
      <w:marBottom w:val="0"/>
      <w:divBdr>
        <w:top w:val="none" w:sz="0" w:space="0" w:color="auto"/>
        <w:left w:val="none" w:sz="0" w:space="0" w:color="auto"/>
        <w:bottom w:val="none" w:sz="0" w:space="0" w:color="auto"/>
        <w:right w:val="none" w:sz="0" w:space="0" w:color="auto"/>
      </w:divBdr>
    </w:div>
    <w:div w:id="947464618">
      <w:bodyDiv w:val="1"/>
      <w:marLeft w:val="0"/>
      <w:marRight w:val="0"/>
      <w:marTop w:val="0"/>
      <w:marBottom w:val="0"/>
      <w:divBdr>
        <w:top w:val="none" w:sz="0" w:space="0" w:color="auto"/>
        <w:left w:val="none" w:sz="0" w:space="0" w:color="auto"/>
        <w:bottom w:val="none" w:sz="0" w:space="0" w:color="auto"/>
        <w:right w:val="none" w:sz="0" w:space="0" w:color="auto"/>
      </w:divBdr>
      <w:divsChild>
        <w:div w:id="852450892">
          <w:marLeft w:val="0"/>
          <w:marRight w:val="0"/>
          <w:marTop w:val="0"/>
          <w:marBottom w:val="0"/>
          <w:divBdr>
            <w:top w:val="none" w:sz="0" w:space="0" w:color="auto"/>
            <w:left w:val="none" w:sz="0" w:space="0" w:color="auto"/>
            <w:bottom w:val="none" w:sz="0" w:space="0" w:color="auto"/>
            <w:right w:val="none" w:sz="0" w:space="0" w:color="auto"/>
          </w:divBdr>
          <w:divsChild>
            <w:div w:id="838228716">
              <w:marLeft w:val="-75"/>
              <w:marRight w:val="0"/>
              <w:marTop w:val="30"/>
              <w:marBottom w:val="30"/>
              <w:divBdr>
                <w:top w:val="none" w:sz="0" w:space="0" w:color="auto"/>
                <w:left w:val="none" w:sz="0" w:space="0" w:color="auto"/>
                <w:bottom w:val="none" w:sz="0" w:space="0" w:color="auto"/>
                <w:right w:val="none" w:sz="0" w:space="0" w:color="auto"/>
              </w:divBdr>
              <w:divsChild>
                <w:div w:id="298077856">
                  <w:marLeft w:val="0"/>
                  <w:marRight w:val="0"/>
                  <w:marTop w:val="0"/>
                  <w:marBottom w:val="0"/>
                  <w:divBdr>
                    <w:top w:val="none" w:sz="0" w:space="0" w:color="auto"/>
                    <w:left w:val="none" w:sz="0" w:space="0" w:color="auto"/>
                    <w:bottom w:val="none" w:sz="0" w:space="0" w:color="auto"/>
                    <w:right w:val="none" w:sz="0" w:space="0" w:color="auto"/>
                  </w:divBdr>
                  <w:divsChild>
                    <w:div w:id="14885752">
                      <w:marLeft w:val="0"/>
                      <w:marRight w:val="0"/>
                      <w:marTop w:val="0"/>
                      <w:marBottom w:val="0"/>
                      <w:divBdr>
                        <w:top w:val="none" w:sz="0" w:space="0" w:color="auto"/>
                        <w:left w:val="none" w:sz="0" w:space="0" w:color="auto"/>
                        <w:bottom w:val="none" w:sz="0" w:space="0" w:color="auto"/>
                        <w:right w:val="none" w:sz="0" w:space="0" w:color="auto"/>
                      </w:divBdr>
                    </w:div>
                    <w:div w:id="2063747321">
                      <w:marLeft w:val="0"/>
                      <w:marRight w:val="0"/>
                      <w:marTop w:val="0"/>
                      <w:marBottom w:val="0"/>
                      <w:divBdr>
                        <w:top w:val="none" w:sz="0" w:space="0" w:color="auto"/>
                        <w:left w:val="none" w:sz="0" w:space="0" w:color="auto"/>
                        <w:bottom w:val="none" w:sz="0" w:space="0" w:color="auto"/>
                        <w:right w:val="none" w:sz="0" w:space="0" w:color="auto"/>
                      </w:divBdr>
                    </w:div>
                  </w:divsChild>
                </w:div>
                <w:div w:id="409353575">
                  <w:marLeft w:val="0"/>
                  <w:marRight w:val="0"/>
                  <w:marTop w:val="0"/>
                  <w:marBottom w:val="0"/>
                  <w:divBdr>
                    <w:top w:val="none" w:sz="0" w:space="0" w:color="auto"/>
                    <w:left w:val="none" w:sz="0" w:space="0" w:color="auto"/>
                    <w:bottom w:val="none" w:sz="0" w:space="0" w:color="auto"/>
                    <w:right w:val="none" w:sz="0" w:space="0" w:color="auto"/>
                  </w:divBdr>
                  <w:divsChild>
                    <w:div w:id="1001158688">
                      <w:marLeft w:val="0"/>
                      <w:marRight w:val="0"/>
                      <w:marTop w:val="0"/>
                      <w:marBottom w:val="0"/>
                      <w:divBdr>
                        <w:top w:val="none" w:sz="0" w:space="0" w:color="auto"/>
                        <w:left w:val="none" w:sz="0" w:space="0" w:color="auto"/>
                        <w:bottom w:val="none" w:sz="0" w:space="0" w:color="auto"/>
                        <w:right w:val="none" w:sz="0" w:space="0" w:color="auto"/>
                      </w:divBdr>
                    </w:div>
                  </w:divsChild>
                </w:div>
                <w:div w:id="611130261">
                  <w:marLeft w:val="0"/>
                  <w:marRight w:val="0"/>
                  <w:marTop w:val="0"/>
                  <w:marBottom w:val="0"/>
                  <w:divBdr>
                    <w:top w:val="none" w:sz="0" w:space="0" w:color="auto"/>
                    <w:left w:val="none" w:sz="0" w:space="0" w:color="auto"/>
                    <w:bottom w:val="none" w:sz="0" w:space="0" w:color="auto"/>
                    <w:right w:val="none" w:sz="0" w:space="0" w:color="auto"/>
                  </w:divBdr>
                  <w:divsChild>
                    <w:div w:id="1885212450">
                      <w:marLeft w:val="0"/>
                      <w:marRight w:val="0"/>
                      <w:marTop w:val="0"/>
                      <w:marBottom w:val="0"/>
                      <w:divBdr>
                        <w:top w:val="none" w:sz="0" w:space="0" w:color="auto"/>
                        <w:left w:val="none" w:sz="0" w:space="0" w:color="auto"/>
                        <w:bottom w:val="none" w:sz="0" w:space="0" w:color="auto"/>
                        <w:right w:val="none" w:sz="0" w:space="0" w:color="auto"/>
                      </w:divBdr>
                    </w:div>
                  </w:divsChild>
                </w:div>
                <w:div w:id="642201540">
                  <w:marLeft w:val="0"/>
                  <w:marRight w:val="0"/>
                  <w:marTop w:val="0"/>
                  <w:marBottom w:val="0"/>
                  <w:divBdr>
                    <w:top w:val="none" w:sz="0" w:space="0" w:color="auto"/>
                    <w:left w:val="none" w:sz="0" w:space="0" w:color="auto"/>
                    <w:bottom w:val="none" w:sz="0" w:space="0" w:color="auto"/>
                    <w:right w:val="none" w:sz="0" w:space="0" w:color="auto"/>
                  </w:divBdr>
                  <w:divsChild>
                    <w:div w:id="739135871">
                      <w:marLeft w:val="0"/>
                      <w:marRight w:val="0"/>
                      <w:marTop w:val="0"/>
                      <w:marBottom w:val="0"/>
                      <w:divBdr>
                        <w:top w:val="none" w:sz="0" w:space="0" w:color="auto"/>
                        <w:left w:val="none" w:sz="0" w:space="0" w:color="auto"/>
                        <w:bottom w:val="none" w:sz="0" w:space="0" w:color="auto"/>
                        <w:right w:val="none" w:sz="0" w:space="0" w:color="auto"/>
                      </w:divBdr>
                    </w:div>
                  </w:divsChild>
                </w:div>
                <w:div w:id="777260930">
                  <w:marLeft w:val="0"/>
                  <w:marRight w:val="0"/>
                  <w:marTop w:val="0"/>
                  <w:marBottom w:val="0"/>
                  <w:divBdr>
                    <w:top w:val="none" w:sz="0" w:space="0" w:color="auto"/>
                    <w:left w:val="none" w:sz="0" w:space="0" w:color="auto"/>
                    <w:bottom w:val="none" w:sz="0" w:space="0" w:color="auto"/>
                    <w:right w:val="none" w:sz="0" w:space="0" w:color="auto"/>
                  </w:divBdr>
                  <w:divsChild>
                    <w:div w:id="38822846">
                      <w:marLeft w:val="0"/>
                      <w:marRight w:val="0"/>
                      <w:marTop w:val="0"/>
                      <w:marBottom w:val="0"/>
                      <w:divBdr>
                        <w:top w:val="none" w:sz="0" w:space="0" w:color="auto"/>
                        <w:left w:val="none" w:sz="0" w:space="0" w:color="auto"/>
                        <w:bottom w:val="none" w:sz="0" w:space="0" w:color="auto"/>
                        <w:right w:val="none" w:sz="0" w:space="0" w:color="auto"/>
                      </w:divBdr>
                    </w:div>
                    <w:div w:id="139083323">
                      <w:marLeft w:val="0"/>
                      <w:marRight w:val="0"/>
                      <w:marTop w:val="0"/>
                      <w:marBottom w:val="0"/>
                      <w:divBdr>
                        <w:top w:val="none" w:sz="0" w:space="0" w:color="auto"/>
                        <w:left w:val="none" w:sz="0" w:space="0" w:color="auto"/>
                        <w:bottom w:val="none" w:sz="0" w:space="0" w:color="auto"/>
                        <w:right w:val="none" w:sz="0" w:space="0" w:color="auto"/>
                      </w:divBdr>
                    </w:div>
                    <w:div w:id="166292599">
                      <w:marLeft w:val="0"/>
                      <w:marRight w:val="0"/>
                      <w:marTop w:val="0"/>
                      <w:marBottom w:val="0"/>
                      <w:divBdr>
                        <w:top w:val="none" w:sz="0" w:space="0" w:color="auto"/>
                        <w:left w:val="none" w:sz="0" w:space="0" w:color="auto"/>
                        <w:bottom w:val="none" w:sz="0" w:space="0" w:color="auto"/>
                        <w:right w:val="none" w:sz="0" w:space="0" w:color="auto"/>
                      </w:divBdr>
                    </w:div>
                  </w:divsChild>
                </w:div>
                <w:div w:id="1208907699">
                  <w:marLeft w:val="0"/>
                  <w:marRight w:val="0"/>
                  <w:marTop w:val="0"/>
                  <w:marBottom w:val="0"/>
                  <w:divBdr>
                    <w:top w:val="none" w:sz="0" w:space="0" w:color="auto"/>
                    <w:left w:val="none" w:sz="0" w:space="0" w:color="auto"/>
                    <w:bottom w:val="none" w:sz="0" w:space="0" w:color="auto"/>
                    <w:right w:val="none" w:sz="0" w:space="0" w:color="auto"/>
                  </w:divBdr>
                  <w:divsChild>
                    <w:div w:id="1503618877">
                      <w:marLeft w:val="0"/>
                      <w:marRight w:val="0"/>
                      <w:marTop w:val="0"/>
                      <w:marBottom w:val="0"/>
                      <w:divBdr>
                        <w:top w:val="none" w:sz="0" w:space="0" w:color="auto"/>
                        <w:left w:val="none" w:sz="0" w:space="0" w:color="auto"/>
                        <w:bottom w:val="none" w:sz="0" w:space="0" w:color="auto"/>
                        <w:right w:val="none" w:sz="0" w:space="0" w:color="auto"/>
                      </w:divBdr>
                    </w:div>
                  </w:divsChild>
                </w:div>
                <w:div w:id="1212499739">
                  <w:marLeft w:val="0"/>
                  <w:marRight w:val="0"/>
                  <w:marTop w:val="0"/>
                  <w:marBottom w:val="0"/>
                  <w:divBdr>
                    <w:top w:val="none" w:sz="0" w:space="0" w:color="auto"/>
                    <w:left w:val="none" w:sz="0" w:space="0" w:color="auto"/>
                    <w:bottom w:val="none" w:sz="0" w:space="0" w:color="auto"/>
                    <w:right w:val="none" w:sz="0" w:space="0" w:color="auto"/>
                  </w:divBdr>
                  <w:divsChild>
                    <w:div w:id="1438595832">
                      <w:marLeft w:val="0"/>
                      <w:marRight w:val="0"/>
                      <w:marTop w:val="0"/>
                      <w:marBottom w:val="0"/>
                      <w:divBdr>
                        <w:top w:val="none" w:sz="0" w:space="0" w:color="auto"/>
                        <w:left w:val="none" w:sz="0" w:space="0" w:color="auto"/>
                        <w:bottom w:val="none" w:sz="0" w:space="0" w:color="auto"/>
                        <w:right w:val="none" w:sz="0" w:space="0" w:color="auto"/>
                      </w:divBdr>
                    </w:div>
                  </w:divsChild>
                </w:div>
                <w:div w:id="1832259995">
                  <w:marLeft w:val="0"/>
                  <w:marRight w:val="0"/>
                  <w:marTop w:val="0"/>
                  <w:marBottom w:val="0"/>
                  <w:divBdr>
                    <w:top w:val="none" w:sz="0" w:space="0" w:color="auto"/>
                    <w:left w:val="none" w:sz="0" w:space="0" w:color="auto"/>
                    <w:bottom w:val="none" w:sz="0" w:space="0" w:color="auto"/>
                    <w:right w:val="none" w:sz="0" w:space="0" w:color="auto"/>
                  </w:divBdr>
                  <w:divsChild>
                    <w:div w:id="822241320">
                      <w:marLeft w:val="0"/>
                      <w:marRight w:val="0"/>
                      <w:marTop w:val="0"/>
                      <w:marBottom w:val="0"/>
                      <w:divBdr>
                        <w:top w:val="none" w:sz="0" w:space="0" w:color="auto"/>
                        <w:left w:val="none" w:sz="0" w:space="0" w:color="auto"/>
                        <w:bottom w:val="none" w:sz="0" w:space="0" w:color="auto"/>
                        <w:right w:val="none" w:sz="0" w:space="0" w:color="auto"/>
                      </w:divBdr>
                    </w:div>
                  </w:divsChild>
                </w:div>
                <w:div w:id="1918320406">
                  <w:marLeft w:val="0"/>
                  <w:marRight w:val="0"/>
                  <w:marTop w:val="0"/>
                  <w:marBottom w:val="0"/>
                  <w:divBdr>
                    <w:top w:val="none" w:sz="0" w:space="0" w:color="auto"/>
                    <w:left w:val="none" w:sz="0" w:space="0" w:color="auto"/>
                    <w:bottom w:val="none" w:sz="0" w:space="0" w:color="auto"/>
                    <w:right w:val="none" w:sz="0" w:space="0" w:color="auto"/>
                  </w:divBdr>
                  <w:divsChild>
                    <w:div w:id="1899514938">
                      <w:marLeft w:val="0"/>
                      <w:marRight w:val="0"/>
                      <w:marTop w:val="0"/>
                      <w:marBottom w:val="0"/>
                      <w:divBdr>
                        <w:top w:val="none" w:sz="0" w:space="0" w:color="auto"/>
                        <w:left w:val="none" w:sz="0" w:space="0" w:color="auto"/>
                        <w:bottom w:val="none" w:sz="0" w:space="0" w:color="auto"/>
                        <w:right w:val="none" w:sz="0" w:space="0" w:color="auto"/>
                      </w:divBdr>
                    </w:div>
                    <w:div w:id="2009668896">
                      <w:marLeft w:val="0"/>
                      <w:marRight w:val="0"/>
                      <w:marTop w:val="0"/>
                      <w:marBottom w:val="0"/>
                      <w:divBdr>
                        <w:top w:val="none" w:sz="0" w:space="0" w:color="auto"/>
                        <w:left w:val="none" w:sz="0" w:space="0" w:color="auto"/>
                        <w:bottom w:val="none" w:sz="0" w:space="0" w:color="auto"/>
                        <w:right w:val="none" w:sz="0" w:space="0" w:color="auto"/>
                      </w:divBdr>
                    </w:div>
                  </w:divsChild>
                </w:div>
                <w:div w:id="2136829470">
                  <w:marLeft w:val="0"/>
                  <w:marRight w:val="0"/>
                  <w:marTop w:val="0"/>
                  <w:marBottom w:val="0"/>
                  <w:divBdr>
                    <w:top w:val="none" w:sz="0" w:space="0" w:color="auto"/>
                    <w:left w:val="none" w:sz="0" w:space="0" w:color="auto"/>
                    <w:bottom w:val="none" w:sz="0" w:space="0" w:color="auto"/>
                    <w:right w:val="none" w:sz="0" w:space="0" w:color="auto"/>
                  </w:divBdr>
                  <w:divsChild>
                    <w:div w:id="126421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038066">
          <w:marLeft w:val="0"/>
          <w:marRight w:val="0"/>
          <w:marTop w:val="0"/>
          <w:marBottom w:val="0"/>
          <w:divBdr>
            <w:top w:val="none" w:sz="0" w:space="0" w:color="auto"/>
            <w:left w:val="none" w:sz="0" w:space="0" w:color="auto"/>
            <w:bottom w:val="none" w:sz="0" w:space="0" w:color="auto"/>
            <w:right w:val="none" w:sz="0" w:space="0" w:color="auto"/>
          </w:divBdr>
        </w:div>
      </w:divsChild>
    </w:div>
    <w:div w:id="952401873">
      <w:bodyDiv w:val="1"/>
      <w:marLeft w:val="0"/>
      <w:marRight w:val="0"/>
      <w:marTop w:val="0"/>
      <w:marBottom w:val="0"/>
      <w:divBdr>
        <w:top w:val="none" w:sz="0" w:space="0" w:color="auto"/>
        <w:left w:val="none" w:sz="0" w:space="0" w:color="auto"/>
        <w:bottom w:val="none" w:sz="0" w:space="0" w:color="auto"/>
        <w:right w:val="none" w:sz="0" w:space="0" w:color="auto"/>
      </w:divBdr>
    </w:div>
    <w:div w:id="955677621">
      <w:bodyDiv w:val="1"/>
      <w:marLeft w:val="0"/>
      <w:marRight w:val="0"/>
      <w:marTop w:val="0"/>
      <w:marBottom w:val="0"/>
      <w:divBdr>
        <w:top w:val="none" w:sz="0" w:space="0" w:color="auto"/>
        <w:left w:val="none" w:sz="0" w:space="0" w:color="auto"/>
        <w:bottom w:val="none" w:sz="0" w:space="0" w:color="auto"/>
        <w:right w:val="none" w:sz="0" w:space="0" w:color="auto"/>
      </w:divBdr>
    </w:div>
    <w:div w:id="959647551">
      <w:bodyDiv w:val="1"/>
      <w:marLeft w:val="0"/>
      <w:marRight w:val="0"/>
      <w:marTop w:val="0"/>
      <w:marBottom w:val="0"/>
      <w:divBdr>
        <w:top w:val="none" w:sz="0" w:space="0" w:color="auto"/>
        <w:left w:val="none" w:sz="0" w:space="0" w:color="auto"/>
        <w:bottom w:val="none" w:sz="0" w:space="0" w:color="auto"/>
        <w:right w:val="none" w:sz="0" w:space="0" w:color="auto"/>
      </w:divBdr>
      <w:divsChild>
        <w:div w:id="1777558666">
          <w:marLeft w:val="0"/>
          <w:marRight w:val="0"/>
          <w:marTop w:val="0"/>
          <w:marBottom w:val="0"/>
          <w:divBdr>
            <w:top w:val="single" w:sz="2" w:space="0" w:color="auto"/>
            <w:left w:val="single" w:sz="2" w:space="0" w:color="auto"/>
            <w:bottom w:val="single" w:sz="2" w:space="0" w:color="auto"/>
            <w:right w:val="single" w:sz="2" w:space="0" w:color="auto"/>
          </w:divBdr>
          <w:divsChild>
            <w:div w:id="704914113">
              <w:marLeft w:val="0"/>
              <w:marRight w:val="0"/>
              <w:marTop w:val="0"/>
              <w:marBottom w:val="0"/>
              <w:divBdr>
                <w:top w:val="single" w:sz="2" w:space="0" w:color="auto"/>
                <w:left w:val="single" w:sz="2" w:space="0" w:color="auto"/>
                <w:bottom w:val="single" w:sz="2" w:space="0" w:color="auto"/>
                <w:right w:val="single" w:sz="2" w:space="0" w:color="auto"/>
              </w:divBdr>
              <w:divsChild>
                <w:div w:id="5135778">
                  <w:marLeft w:val="0"/>
                  <w:marRight w:val="0"/>
                  <w:marTop w:val="0"/>
                  <w:marBottom w:val="0"/>
                  <w:divBdr>
                    <w:top w:val="single" w:sz="2" w:space="0" w:color="auto"/>
                    <w:left w:val="single" w:sz="2" w:space="0" w:color="auto"/>
                    <w:bottom w:val="single" w:sz="2" w:space="0" w:color="auto"/>
                    <w:right w:val="single" w:sz="2" w:space="0" w:color="auto"/>
                  </w:divBdr>
                  <w:divsChild>
                    <w:div w:id="66272637">
                      <w:marLeft w:val="0"/>
                      <w:marRight w:val="0"/>
                      <w:marTop w:val="0"/>
                      <w:marBottom w:val="0"/>
                      <w:divBdr>
                        <w:top w:val="single" w:sz="2" w:space="0" w:color="auto"/>
                        <w:left w:val="single" w:sz="2" w:space="0" w:color="auto"/>
                        <w:bottom w:val="single" w:sz="2" w:space="0" w:color="auto"/>
                        <w:right w:val="single" w:sz="2" w:space="0" w:color="auto"/>
                      </w:divBdr>
                      <w:divsChild>
                        <w:div w:id="1236477474">
                          <w:marLeft w:val="0"/>
                          <w:marRight w:val="0"/>
                          <w:marTop w:val="0"/>
                          <w:marBottom w:val="0"/>
                          <w:divBdr>
                            <w:top w:val="single" w:sz="2" w:space="0" w:color="auto"/>
                            <w:left w:val="single" w:sz="2" w:space="0" w:color="auto"/>
                            <w:bottom w:val="single" w:sz="2" w:space="0" w:color="auto"/>
                            <w:right w:val="single" w:sz="2" w:space="0" w:color="auto"/>
                          </w:divBdr>
                          <w:divsChild>
                            <w:div w:id="678044399">
                              <w:marLeft w:val="0"/>
                              <w:marRight w:val="0"/>
                              <w:marTop w:val="0"/>
                              <w:marBottom w:val="0"/>
                              <w:divBdr>
                                <w:top w:val="single" w:sz="2" w:space="0" w:color="auto"/>
                                <w:left w:val="single" w:sz="2" w:space="0" w:color="auto"/>
                                <w:bottom w:val="single" w:sz="2" w:space="0" w:color="auto"/>
                                <w:right w:val="single" w:sz="2" w:space="0" w:color="auto"/>
                              </w:divBdr>
                              <w:divsChild>
                                <w:div w:id="6509834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962809858">
      <w:bodyDiv w:val="1"/>
      <w:marLeft w:val="0"/>
      <w:marRight w:val="0"/>
      <w:marTop w:val="0"/>
      <w:marBottom w:val="0"/>
      <w:divBdr>
        <w:top w:val="none" w:sz="0" w:space="0" w:color="auto"/>
        <w:left w:val="none" w:sz="0" w:space="0" w:color="auto"/>
        <w:bottom w:val="none" w:sz="0" w:space="0" w:color="auto"/>
        <w:right w:val="none" w:sz="0" w:space="0" w:color="auto"/>
      </w:divBdr>
      <w:divsChild>
        <w:div w:id="388841878">
          <w:marLeft w:val="274"/>
          <w:marRight w:val="0"/>
          <w:marTop w:val="0"/>
          <w:marBottom w:val="0"/>
          <w:divBdr>
            <w:top w:val="none" w:sz="0" w:space="0" w:color="auto"/>
            <w:left w:val="none" w:sz="0" w:space="0" w:color="auto"/>
            <w:bottom w:val="none" w:sz="0" w:space="0" w:color="auto"/>
            <w:right w:val="none" w:sz="0" w:space="0" w:color="auto"/>
          </w:divBdr>
        </w:div>
      </w:divsChild>
    </w:div>
    <w:div w:id="967659827">
      <w:bodyDiv w:val="1"/>
      <w:marLeft w:val="0"/>
      <w:marRight w:val="0"/>
      <w:marTop w:val="0"/>
      <w:marBottom w:val="0"/>
      <w:divBdr>
        <w:top w:val="none" w:sz="0" w:space="0" w:color="auto"/>
        <w:left w:val="none" w:sz="0" w:space="0" w:color="auto"/>
        <w:bottom w:val="none" w:sz="0" w:space="0" w:color="auto"/>
        <w:right w:val="none" w:sz="0" w:space="0" w:color="auto"/>
      </w:divBdr>
    </w:div>
    <w:div w:id="969632406">
      <w:bodyDiv w:val="1"/>
      <w:marLeft w:val="0"/>
      <w:marRight w:val="0"/>
      <w:marTop w:val="0"/>
      <w:marBottom w:val="0"/>
      <w:divBdr>
        <w:top w:val="none" w:sz="0" w:space="0" w:color="auto"/>
        <w:left w:val="none" w:sz="0" w:space="0" w:color="auto"/>
        <w:bottom w:val="none" w:sz="0" w:space="0" w:color="auto"/>
        <w:right w:val="none" w:sz="0" w:space="0" w:color="auto"/>
      </w:divBdr>
    </w:div>
    <w:div w:id="973556486">
      <w:bodyDiv w:val="1"/>
      <w:marLeft w:val="0"/>
      <w:marRight w:val="0"/>
      <w:marTop w:val="0"/>
      <w:marBottom w:val="0"/>
      <w:divBdr>
        <w:top w:val="none" w:sz="0" w:space="0" w:color="auto"/>
        <w:left w:val="none" w:sz="0" w:space="0" w:color="auto"/>
        <w:bottom w:val="none" w:sz="0" w:space="0" w:color="auto"/>
        <w:right w:val="none" w:sz="0" w:space="0" w:color="auto"/>
      </w:divBdr>
    </w:div>
    <w:div w:id="974869497">
      <w:bodyDiv w:val="1"/>
      <w:marLeft w:val="0"/>
      <w:marRight w:val="0"/>
      <w:marTop w:val="0"/>
      <w:marBottom w:val="0"/>
      <w:divBdr>
        <w:top w:val="none" w:sz="0" w:space="0" w:color="auto"/>
        <w:left w:val="none" w:sz="0" w:space="0" w:color="auto"/>
        <w:bottom w:val="none" w:sz="0" w:space="0" w:color="auto"/>
        <w:right w:val="none" w:sz="0" w:space="0" w:color="auto"/>
      </w:divBdr>
    </w:div>
    <w:div w:id="976031262">
      <w:bodyDiv w:val="1"/>
      <w:marLeft w:val="0"/>
      <w:marRight w:val="0"/>
      <w:marTop w:val="0"/>
      <w:marBottom w:val="0"/>
      <w:divBdr>
        <w:top w:val="none" w:sz="0" w:space="0" w:color="auto"/>
        <w:left w:val="none" w:sz="0" w:space="0" w:color="auto"/>
        <w:bottom w:val="none" w:sz="0" w:space="0" w:color="auto"/>
        <w:right w:val="none" w:sz="0" w:space="0" w:color="auto"/>
      </w:divBdr>
    </w:div>
    <w:div w:id="976450603">
      <w:bodyDiv w:val="1"/>
      <w:marLeft w:val="0"/>
      <w:marRight w:val="0"/>
      <w:marTop w:val="0"/>
      <w:marBottom w:val="0"/>
      <w:divBdr>
        <w:top w:val="none" w:sz="0" w:space="0" w:color="auto"/>
        <w:left w:val="none" w:sz="0" w:space="0" w:color="auto"/>
        <w:bottom w:val="none" w:sz="0" w:space="0" w:color="auto"/>
        <w:right w:val="none" w:sz="0" w:space="0" w:color="auto"/>
      </w:divBdr>
    </w:div>
    <w:div w:id="976572211">
      <w:bodyDiv w:val="1"/>
      <w:marLeft w:val="0"/>
      <w:marRight w:val="0"/>
      <w:marTop w:val="0"/>
      <w:marBottom w:val="0"/>
      <w:divBdr>
        <w:top w:val="none" w:sz="0" w:space="0" w:color="auto"/>
        <w:left w:val="none" w:sz="0" w:space="0" w:color="auto"/>
        <w:bottom w:val="none" w:sz="0" w:space="0" w:color="auto"/>
        <w:right w:val="none" w:sz="0" w:space="0" w:color="auto"/>
      </w:divBdr>
    </w:div>
    <w:div w:id="981151663">
      <w:bodyDiv w:val="1"/>
      <w:marLeft w:val="0"/>
      <w:marRight w:val="0"/>
      <w:marTop w:val="0"/>
      <w:marBottom w:val="0"/>
      <w:divBdr>
        <w:top w:val="none" w:sz="0" w:space="0" w:color="auto"/>
        <w:left w:val="none" w:sz="0" w:space="0" w:color="auto"/>
        <w:bottom w:val="none" w:sz="0" w:space="0" w:color="auto"/>
        <w:right w:val="none" w:sz="0" w:space="0" w:color="auto"/>
      </w:divBdr>
    </w:div>
    <w:div w:id="983655668">
      <w:bodyDiv w:val="1"/>
      <w:marLeft w:val="0"/>
      <w:marRight w:val="0"/>
      <w:marTop w:val="0"/>
      <w:marBottom w:val="0"/>
      <w:divBdr>
        <w:top w:val="none" w:sz="0" w:space="0" w:color="auto"/>
        <w:left w:val="none" w:sz="0" w:space="0" w:color="auto"/>
        <w:bottom w:val="none" w:sz="0" w:space="0" w:color="auto"/>
        <w:right w:val="none" w:sz="0" w:space="0" w:color="auto"/>
      </w:divBdr>
    </w:div>
    <w:div w:id="987130409">
      <w:bodyDiv w:val="1"/>
      <w:marLeft w:val="0"/>
      <w:marRight w:val="0"/>
      <w:marTop w:val="0"/>
      <w:marBottom w:val="0"/>
      <w:divBdr>
        <w:top w:val="none" w:sz="0" w:space="0" w:color="auto"/>
        <w:left w:val="none" w:sz="0" w:space="0" w:color="auto"/>
        <w:bottom w:val="none" w:sz="0" w:space="0" w:color="auto"/>
        <w:right w:val="none" w:sz="0" w:space="0" w:color="auto"/>
      </w:divBdr>
    </w:div>
    <w:div w:id="997612103">
      <w:bodyDiv w:val="1"/>
      <w:marLeft w:val="0"/>
      <w:marRight w:val="0"/>
      <w:marTop w:val="0"/>
      <w:marBottom w:val="0"/>
      <w:divBdr>
        <w:top w:val="none" w:sz="0" w:space="0" w:color="auto"/>
        <w:left w:val="none" w:sz="0" w:space="0" w:color="auto"/>
        <w:bottom w:val="none" w:sz="0" w:space="0" w:color="auto"/>
        <w:right w:val="none" w:sz="0" w:space="0" w:color="auto"/>
      </w:divBdr>
      <w:divsChild>
        <w:div w:id="431053051">
          <w:marLeft w:val="274"/>
          <w:marRight w:val="0"/>
          <w:marTop w:val="0"/>
          <w:marBottom w:val="40"/>
          <w:divBdr>
            <w:top w:val="none" w:sz="0" w:space="0" w:color="auto"/>
            <w:left w:val="none" w:sz="0" w:space="0" w:color="auto"/>
            <w:bottom w:val="none" w:sz="0" w:space="0" w:color="auto"/>
            <w:right w:val="none" w:sz="0" w:space="0" w:color="auto"/>
          </w:divBdr>
        </w:div>
        <w:div w:id="1533179330">
          <w:marLeft w:val="274"/>
          <w:marRight w:val="0"/>
          <w:marTop w:val="0"/>
          <w:marBottom w:val="40"/>
          <w:divBdr>
            <w:top w:val="none" w:sz="0" w:space="0" w:color="auto"/>
            <w:left w:val="none" w:sz="0" w:space="0" w:color="auto"/>
            <w:bottom w:val="none" w:sz="0" w:space="0" w:color="auto"/>
            <w:right w:val="none" w:sz="0" w:space="0" w:color="auto"/>
          </w:divBdr>
        </w:div>
      </w:divsChild>
    </w:div>
    <w:div w:id="1003170406">
      <w:bodyDiv w:val="1"/>
      <w:marLeft w:val="0"/>
      <w:marRight w:val="0"/>
      <w:marTop w:val="0"/>
      <w:marBottom w:val="0"/>
      <w:divBdr>
        <w:top w:val="none" w:sz="0" w:space="0" w:color="auto"/>
        <w:left w:val="none" w:sz="0" w:space="0" w:color="auto"/>
        <w:bottom w:val="none" w:sz="0" w:space="0" w:color="auto"/>
        <w:right w:val="none" w:sz="0" w:space="0" w:color="auto"/>
      </w:divBdr>
    </w:div>
    <w:div w:id="1005136666">
      <w:bodyDiv w:val="1"/>
      <w:marLeft w:val="0"/>
      <w:marRight w:val="0"/>
      <w:marTop w:val="0"/>
      <w:marBottom w:val="0"/>
      <w:divBdr>
        <w:top w:val="none" w:sz="0" w:space="0" w:color="auto"/>
        <w:left w:val="none" w:sz="0" w:space="0" w:color="auto"/>
        <w:bottom w:val="none" w:sz="0" w:space="0" w:color="auto"/>
        <w:right w:val="none" w:sz="0" w:space="0" w:color="auto"/>
      </w:divBdr>
    </w:div>
    <w:div w:id="1014575866">
      <w:bodyDiv w:val="1"/>
      <w:marLeft w:val="0"/>
      <w:marRight w:val="0"/>
      <w:marTop w:val="0"/>
      <w:marBottom w:val="0"/>
      <w:divBdr>
        <w:top w:val="none" w:sz="0" w:space="0" w:color="auto"/>
        <w:left w:val="none" w:sz="0" w:space="0" w:color="auto"/>
        <w:bottom w:val="none" w:sz="0" w:space="0" w:color="auto"/>
        <w:right w:val="none" w:sz="0" w:space="0" w:color="auto"/>
      </w:divBdr>
      <w:divsChild>
        <w:div w:id="292442016">
          <w:marLeft w:val="173"/>
          <w:marRight w:val="0"/>
          <w:marTop w:val="0"/>
          <w:marBottom w:val="40"/>
          <w:divBdr>
            <w:top w:val="none" w:sz="0" w:space="0" w:color="auto"/>
            <w:left w:val="none" w:sz="0" w:space="0" w:color="auto"/>
            <w:bottom w:val="none" w:sz="0" w:space="0" w:color="auto"/>
            <w:right w:val="none" w:sz="0" w:space="0" w:color="auto"/>
          </w:divBdr>
        </w:div>
        <w:div w:id="1033700060">
          <w:marLeft w:val="173"/>
          <w:marRight w:val="0"/>
          <w:marTop w:val="0"/>
          <w:marBottom w:val="40"/>
          <w:divBdr>
            <w:top w:val="none" w:sz="0" w:space="0" w:color="auto"/>
            <w:left w:val="none" w:sz="0" w:space="0" w:color="auto"/>
            <w:bottom w:val="none" w:sz="0" w:space="0" w:color="auto"/>
            <w:right w:val="none" w:sz="0" w:space="0" w:color="auto"/>
          </w:divBdr>
        </w:div>
        <w:div w:id="1496989838">
          <w:marLeft w:val="173"/>
          <w:marRight w:val="0"/>
          <w:marTop w:val="0"/>
          <w:marBottom w:val="40"/>
          <w:divBdr>
            <w:top w:val="none" w:sz="0" w:space="0" w:color="auto"/>
            <w:left w:val="none" w:sz="0" w:space="0" w:color="auto"/>
            <w:bottom w:val="none" w:sz="0" w:space="0" w:color="auto"/>
            <w:right w:val="none" w:sz="0" w:space="0" w:color="auto"/>
          </w:divBdr>
        </w:div>
      </w:divsChild>
    </w:div>
    <w:div w:id="1021856947">
      <w:bodyDiv w:val="1"/>
      <w:marLeft w:val="0"/>
      <w:marRight w:val="0"/>
      <w:marTop w:val="0"/>
      <w:marBottom w:val="0"/>
      <w:divBdr>
        <w:top w:val="none" w:sz="0" w:space="0" w:color="auto"/>
        <w:left w:val="none" w:sz="0" w:space="0" w:color="auto"/>
        <w:bottom w:val="none" w:sz="0" w:space="0" w:color="auto"/>
        <w:right w:val="none" w:sz="0" w:space="0" w:color="auto"/>
      </w:divBdr>
    </w:div>
    <w:div w:id="1030296397">
      <w:bodyDiv w:val="1"/>
      <w:marLeft w:val="0"/>
      <w:marRight w:val="0"/>
      <w:marTop w:val="0"/>
      <w:marBottom w:val="0"/>
      <w:divBdr>
        <w:top w:val="none" w:sz="0" w:space="0" w:color="auto"/>
        <w:left w:val="none" w:sz="0" w:space="0" w:color="auto"/>
        <w:bottom w:val="none" w:sz="0" w:space="0" w:color="auto"/>
        <w:right w:val="none" w:sz="0" w:space="0" w:color="auto"/>
      </w:divBdr>
    </w:div>
    <w:div w:id="1030959369">
      <w:bodyDiv w:val="1"/>
      <w:marLeft w:val="0"/>
      <w:marRight w:val="0"/>
      <w:marTop w:val="0"/>
      <w:marBottom w:val="0"/>
      <w:divBdr>
        <w:top w:val="none" w:sz="0" w:space="0" w:color="auto"/>
        <w:left w:val="none" w:sz="0" w:space="0" w:color="auto"/>
        <w:bottom w:val="none" w:sz="0" w:space="0" w:color="auto"/>
        <w:right w:val="none" w:sz="0" w:space="0" w:color="auto"/>
      </w:divBdr>
    </w:div>
    <w:div w:id="1033964553">
      <w:bodyDiv w:val="1"/>
      <w:marLeft w:val="0"/>
      <w:marRight w:val="0"/>
      <w:marTop w:val="0"/>
      <w:marBottom w:val="0"/>
      <w:divBdr>
        <w:top w:val="none" w:sz="0" w:space="0" w:color="auto"/>
        <w:left w:val="none" w:sz="0" w:space="0" w:color="auto"/>
        <w:bottom w:val="none" w:sz="0" w:space="0" w:color="auto"/>
        <w:right w:val="none" w:sz="0" w:space="0" w:color="auto"/>
      </w:divBdr>
      <w:divsChild>
        <w:div w:id="176232513">
          <w:marLeft w:val="0"/>
          <w:marRight w:val="0"/>
          <w:marTop w:val="0"/>
          <w:marBottom w:val="0"/>
          <w:divBdr>
            <w:top w:val="none" w:sz="0" w:space="0" w:color="auto"/>
            <w:left w:val="none" w:sz="0" w:space="0" w:color="auto"/>
            <w:bottom w:val="none" w:sz="0" w:space="0" w:color="auto"/>
            <w:right w:val="none" w:sz="0" w:space="0" w:color="auto"/>
          </w:divBdr>
          <w:divsChild>
            <w:div w:id="758139779">
              <w:marLeft w:val="0"/>
              <w:marRight w:val="0"/>
              <w:marTop w:val="0"/>
              <w:marBottom w:val="0"/>
              <w:divBdr>
                <w:top w:val="none" w:sz="0" w:space="0" w:color="auto"/>
                <w:left w:val="none" w:sz="0" w:space="0" w:color="auto"/>
                <w:bottom w:val="none" w:sz="0" w:space="0" w:color="auto"/>
                <w:right w:val="none" w:sz="0" w:space="0" w:color="auto"/>
              </w:divBdr>
            </w:div>
            <w:div w:id="2042046247">
              <w:marLeft w:val="0"/>
              <w:marRight w:val="0"/>
              <w:marTop w:val="0"/>
              <w:marBottom w:val="0"/>
              <w:divBdr>
                <w:top w:val="none" w:sz="0" w:space="0" w:color="auto"/>
                <w:left w:val="none" w:sz="0" w:space="0" w:color="auto"/>
                <w:bottom w:val="none" w:sz="0" w:space="0" w:color="auto"/>
                <w:right w:val="none" w:sz="0" w:space="0" w:color="auto"/>
              </w:divBdr>
            </w:div>
          </w:divsChild>
        </w:div>
        <w:div w:id="535240170">
          <w:marLeft w:val="0"/>
          <w:marRight w:val="0"/>
          <w:marTop w:val="0"/>
          <w:marBottom w:val="0"/>
          <w:divBdr>
            <w:top w:val="none" w:sz="0" w:space="0" w:color="auto"/>
            <w:left w:val="none" w:sz="0" w:space="0" w:color="auto"/>
            <w:bottom w:val="none" w:sz="0" w:space="0" w:color="auto"/>
            <w:right w:val="none" w:sz="0" w:space="0" w:color="auto"/>
          </w:divBdr>
          <w:divsChild>
            <w:div w:id="779298650">
              <w:marLeft w:val="0"/>
              <w:marRight w:val="0"/>
              <w:marTop w:val="0"/>
              <w:marBottom w:val="0"/>
              <w:divBdr>
                <w:top w:val="none" w:sz="0" w:space="0" w:color="auto"/>
                <w:left w:val="none" w:sz="0" w:space="0" w:color="auto"/>
                <w:bottom w:val="none" w:sz="0" w:space="0" w:color="auto"/>
                <w:right w:val="none" w:sz="0" w:space="0" w:color="auto"/>
              </w:divBdr>
            </w:div>
            <w:div w:id="839275700">
              <w:marLeft w:val="0"/>
              <w:marRight w:val="0"/>
              <w:marTop w:val="0"/>
              <w:marBottom w:val="0"/>
              <w:divBdr>
                <w:top w:val="none" w:sz="0" w:space="0" w:color="auto"/>
                <w:left w:val="none" w:sz="0" w:space="0" w:color="auto"/>
                <w:bottom w:val="none" w:sz="0" w:space="0" w:color="auto"/>
                <w:right w:val="none" w:sz="0" w:space="0" w:color="auto"/>
              </w:divBdr>
            </w:div>
          </w:divsChild>
        </w:div>
        <w:div w:id="1617982690">
          <w:marLeft w:val="0"/>
          <w:marRight w:val="0"/>
          <w:marTop w:val="0"/>
          <w:marBottom w:val="0"/>
          <w:divBdr>
            <w:top w:val="none" w:sz="0" w:space="0" w:color="auto"/>
            <w:left w:val="none" w:sz="0" w:space="0" w:color="auto"/>
            <w:bottom w:val="none" w:sz="0" w:space="0" w:color="auto"/>
            <w:right w:val="none" w:sz="0" w:space="0" w:color="auto"/>
          </w:divBdr>
          <w:divsChild>
            <w:div w:id="1748308355">
              <w:marLeft w:val="0"/>
              <w:marRight w:val="0"/>
              <w:marTop w:val="30"/>
              <w:marBottom w:val="30"/>
              <w:divBdr>
                <w:top w:val="none" w:sz="0" w:space="0" w:color="auto"/>
                <w:left w:val="none" w:sz="0" w:space="0" w:color="auto"/>
                <w:bottom w:val="none" w:sz="0" w:space="0" w:color="auto"/>
                <w:right w:val="none" w:sz="0" w:space="0" w:color="auto"/>
              </w:divBdr>
              <w:divsChild>
                <w:div w:id="358435620">
                  <w:marLeft w:val="0"/>
                  <w:marRight w:val="0"/>
                  <w:marTop w:val="0"/>
                  <w:marBottom w:val="0"/>
                  <w:divBdr>
                    <w:top w:val="none" w:sz="0" w:space="0" w:color="auto"/>
                    <w:left w:val="none" w:sz="0" w:space="0" w:color="auto"/>
                    <w:bottom w:val="none" w:sz="0" w:space="0" w:color="auto"/>
                    <w:right w:val="none" w:sz="0" w:space="0" w:color="auto"/>
                  </w:divBdr>
                  <w:divsChild>
                    <w:div w:id="1426263525">
                      <w:marLeft w:val="0"/>
                      <w:marRight w:val="0"/>
                      <w:marTop w:val="0"/>
                      <w:marBottom w:val="0"/>
                      <w:divBdr>
                        <w:top w:val="none" w:sz="0" w:space="0" w:color="auto"/>
                        <w:left w:val="none" w:sz="0" w:space="0" w:color="auto"/>
                        <w:bottom w:val="none" w:sz="0" w:space="0" w:color="auto"/>
                        <w:right w:val="none" w:sz="0" w:space="0" w:color="auto"/>
                      </w:divBdr>
                    </w:div>
                  </w:divsChild>
                </w:div>
                <w:div w:id="396981603">
                  <w:marLeft w:val="0"/>
                  <w:marRight w:val="0"/>
                  <w:marTop w:val="0"/>
                  <w:marBottom w:val="0"/>
                  <w:divBdr>
                    <w:top w:val="none" w:sz="0" w:space="0" w:color="auto"/>
                    <w:left w:val="none" w:sz="0" w:space="0" w:color="auto"/>
                    <w:bottom w:val="none" w:sz="0" w:space="0" w:color="auto"/>
                    <w:right w:val="none" w:sz="0" w:space="0" w:color="auto"/>
                  </w:divBdr>
                  <w:divsChild>
                    <w:div w:id="553810326">
                      <w:marLeft w:val="0"/>
                      <w:marRight w:val="0"/>
                      <w:marTop w:val="0"/>
                      <w:marBottom w:val="0"/>
                      <w:divBdr>
                        <w:top w:val="none" w:sz="0" w:space="0" w:color="auto"/>
                        <w:left w:val="none" w:sz="0" w:space="0" w:color="auto"/>
                        <w:bottom w:val="none" w:sz="0" w:space="0" w:color="auto"/>
                        <w:right w:val="none" w:sz="0" w:space="0" w:color="auto"/>
                      </w:divBdr>
                    </w:div>
                    <w:div w:id="1220243822">
                      <w:marLeft w:val="0"/>
                      <w:marRight w:val="0"/>
                      <w:marTop w:val="0"/>
                      <w:marBottom w:val="0"/>
                      <w:divBdr>
                        <w:top w:val="none" w:sz="0" w:space="0" w:color="auto"/>
                        <w:left w:val="none" w:sz="0" w:space="0" w:color="auto"/>
                        <w:bottom w:val="none" w:sz="0" w:space="0" w:color="auto"/>
                        <w:right w:val="none" w:sz="0" w:space="0" w:color="auto"/>
                      </w:divBdr>
                    </w:div>
                  </w:divsChild>
                </w:div>
                <w:div w:id="417865828">
                  <w:marLeft w:val="0"/>
                  <w:marRight w:val="0"/>
                  <w:marTop w:val="0"/>
                  <w:marBottom w:val="0"/>
                  <w:divBdr>
                    <w:top w:val="none" w:sz="0" w:space="0" w:color="auto"/>
                    <w:left w:val="none" w:sz="0" w:space="0" w:color="auto"/>
                    <w:bottom w:val="none" w:sz="0" w:space="0" w:color="auto"/>
                    <w:right w:val="none" w:sz="0" w:space="0" w:color="auto"/>
                  </w:divBdr>
                  <w:divsChild>
                    <w:div w:id="1525288347">
                      <w:marLeft w:val="0"/>
                      <w:marRight w:val="0"/>
                      <w:marTop w:val="0"/>
                      <w:marBottom w:val="0"/>
                      <w:divBdr>
                        <w:top w:val="none" w:sz="0" w:space="0" w:color="auto"/>
                        <w:left w:val="none" w:sz="0" w:space="0" w:color="auto"/>
                        <w:bottom w:val="none" w:sz="0" w:space="0" w:color="auto"/>
                        <w:right w:val="none" w:sz="0" w:space="0" w:color="auto"/>
                      </w:divBdr>
                    </w:div>
                    <w:div w:id="1955091369">
                      <w:marLeft w:val="0"/>
                      <w:marRight w:val="0"/>
                      <w:marTop w:val="0"/>
                      <w:marBottom w:val="0"/>
                      <w:divBdr>
                        <w:top w:val="none" w:sz="0" w:space="0" w:color="auto"/>
                        <w:left w:val="none" w:sz="0" w:space="0" w:color="auto"/>
                        <w:bottom w:val="none" w:sz="0" w:space="0" w:color="auto"/>
                        <w:right w:val="none" w:sz="0" w:space="0" w:color="auto"/>
                      </w:divBdr>
                    </w:div>
                  </w:divsChild>
                </w:div>
                <w:div w:id="909121437">
                  <w:marLeft w:val="0"/>
                  <w:marRight w:val="0"/>
                  <w:marTop w:val="0"/>
                  <w:marBottom w:val="0"/>
                  <w:divBdr>
                    <w:top w:val="none" w:sz="0" w:space="0" w:color="auto"/>
                    <w:left w:val="none" w:sz="0" w:space="0" w:color="auto"/>
                    <w:bottom w:val="none" w:sz="0" w:space="0" w:color="auto"/>
                    <w:right w:val="none" w:sz="0" w:space="0" w:color="auto"/>
                  </w:divBdr>
                  <w:divsChild>
                    <w:div w:id="1111240712">
                      <w:marLeft w:val="0"/>
                      <w:marRight w:val="0"/>
                      <w:marTop w:val="0"/>
                      <w:marBottom w:val="0"/>
                      <w:divBdr>
                        <w:top w:val="none" w:sz="0" w:space="0" w:color="auto"/>
                        <w:left w:val="none" w:sz="0" w:space="0" w:color="auto"/>
                        <w:bottom w:val="none" w:sz="0" w:space="0" w:color="auto"/>
                        <w:right w:val="none" w:sz="0" w:space="0" w:color="auto"/>
                      </w:divBdr>
                    </w:div>
                  </w:divsChild>
                </w:div>
                <w:div w:id="1086000777">
                  <w:marLeft w:val="0"/>
                  <w:marRight w:val="0"/>
                  <w:marTop w:val="0"/>
                  <w:marBottom w:val="0"/>
                  <w:divBdr>
                    <w:top w:val="none" w:sz="0" w:space="0" w:color="auto"/>
                    <w:left w:val="none" w:sz="0" w:space="0" w:color="auto"/>
                    <w:bottom w:val="none" w:sz="0" w:space="0" w:color="auto"/>
                    <w:right w:val="none" w:sz="0" w:space="0" w:color="auto"/>
                  </w:divBdr>
                  <w:divsChild>
                    <w:div w:id="912006489">
                      <w:marLeft w:val="0"/>
                      <w:marRight w:val="0"/>
                      <w:marTop w:val="0"/>
                      <w:marBottom w:val="0"/>
                      <w:divBdr>
                        <w:top w:val="none" w:sz="0" w:space="0" w:color="auto"/>
                        <w:left w:val="none" w:sz="0" w:space="0" w:color="auto"/>
                        <w:bottom w:val="none" w:sz="0" w:space="0" w:color="auto"/>
                        <w:right w:val="none" w:sz="0" w:space="0" w:color="auto"/>
                      </w:divBdr>
                    </w:div>
                    <w:div w:id="1820539983">
                      <w:marLeft w:val="0"/>
                      <w:marRight w:val="0"/>
                      <w:marTop w:val="0"/>
                      <w:marBottom w:val="0"/>
                      <w:divBdr>
                        <w:top w:val="none" w:sz="0" w:space="0" w:color="auto"/>
                        <w:left w:val="none" w:sz="0" w:space="0" w:color="auto"/>
                        <w:bottom w:val="none" w:sz="0" w:space="0" w:color="auto"/>
                        <w:right w:val="none" w:sz="0" w:space="0" w:color="auto"/>
                      </w:divBdr>
                    </w:div>
                  </w:divsChild>
                </w:div>
                <w:div w:id="1174030116">
                  <w:marLeft w:val="0"/>
                  <w:marRight w:val="0"/>
                  <w:marTop w:val="0"/>
                  <w:marBottom w:val="0"/>
                  <w:divBdr>
                    <w:top w:val="none" w:sz="0" w:space="0" w:color="auto"/>
                    <w:left w:val="none" w:sz="0" w:space="0" w:color="auto"/>
                    <w:bottom w:val="none" w:sz="0" w:space="0" w:color="auto"/>
                    <w:right w:val="none" w:sz="0" w:space="0" w:color="auto"/>
                  </w:divBdr>
                  <w:divsChild>
                    <w:div w:id="808134697">
                      <w:marLeft w:val="0"/>
                      <w:marRight w:val="0"/>
                      <w:marTop w:val="0"/>
                      <w:marBottom w:val="0"/>
                      <w:divBdr>
                        <w:top w:val="none" w:sz="0" w:space="0" w:color="auto"/>
                        <w:left w:val="none" w:sz="0" w:space="0" w:color="auto"/>
                        <w:bottom w:val="none" w:sz="0" w:space="0" w:color="auto"/>
                        <w:right w:val="none" w:sz="0" w:space="0" w:color="auto"/>
                      </w:divBdr>
                    </w:div>
                    <w:div w:id="1993867416">
                      <w:marLeft w:val="0"/>
                      <w:marRight w:val="0"/>
                      <w:marTop w:val="0"/>
                      <w:marBottom w:val="0"/>
                      <w:divBdr>
                        <w:top w:val="none" w:sz="0" w:space="0" w:color="auto"/>
                        <w:left w:val="none" w:sz="0" w:space="0" w:color="auto"/>
                        <w:bottom w:val="none" w:sz="0" w:space="0" w:color="auto"/>
                        <w:right w:val="none" w:sz="0" w:space="0" w:color="auto"/>
                      </w:divBdr>
                    </w:div>
                  </w:divsChild>
                </w:div>
                <w:div w:id="2020424604">
                  <w:marLeft w:val="0"/>
                  <w:marRight w:val="0"/>
                  <w:marTop w:val="0"/>
                  <w:marBottom w:val="0"/>
                  <w:divBdr>
                    <w:top w:val="none" w:sz="0" w:space="0" w:color="auto"/>
                    <w:left w:val="none" w:sz="0" w:space="0" w:color="auto"/>
                    <w:bottom w:val="none" w:sz="0" w:space="0" w:color="auto"/>
                    <w:right w:val="none" w:sz="0" w:space="0" w:color="auto"/>
                  </w:divBdr>
                  <w:divsChild>
                    <w:div w:id="324744225">
                      <w:marLeft w:val="0"/>
                      <w:marRight w:val="0"/>
                      <w:marTop w:val="0"/>
                      <w:marBottom w:val="0"/>
                      <w:divBdr>
                        <w:top w:val="none" w:sz="0" w:space="0" w:color="auto"/>
                        <w:left w:val="none" w:sz="0" w:space="0" w:color="auto"/>
                        <w:bottom w:val="none" w:sz="0" w:space="0" w:color="auto"/>
                        <w:right w:val="none" w:sz="0" w:space="0" w:color="auto"/>
                      </w:divBdr>
                    </w:div>
                  </w:divsChild>
                </w:div>
                <w:div w:id="2078749011">
                  <w:marLeft w:val="0"/>
                  <w:marRight w:val="0"/>
                  <w:marTop w:val="0"/>
                  <w:marBottom w:val="0"/>
                  <w:divBdr>
                    <w:top w:val="none" w:sz="0" w:space="0" w:color="auto"/>
                    <w:left w:val="none" w:sz="0" w:space="0" w:color="auto"/>
                    <w:bottom w:val="none" w:sz="0" w:space="0" w:color="auto"/>
                    <w:right w:val="none" w:sz="0" w:space="0" w:color="auto"/>
                  </w:divBdr>
                  <w:divsChild>
                    <w:div w:id="23193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825783">
      <w:bodyDiv w:val="1"/>
      <w:marLeft w:val="0"/>
      <w:marRight w:val="0"/>
      <w:marTop w:val="0"/>
      <w:marBottom w:val="0"/>
      <w:divBdr>
        <w:top w:val="none" w:sz="0" w:space="0" w:color="auto"/>
        <w:left w:val="none" w:sz="0" w:space="0" w:color="auto"/>
        <w:bottom w:val="none" w:sz="0" w:space="0" w:color="auto"/>
        <w:right w:val="none" w:sz="0" w:space="0" w:color="auto"/>
      </w:divBdr>
    </w:div>
    <w:div w:id="1047411416">
      <w:bodyDiv w:val="1"/>
      <w:marLeft w:val="0"/>
      <w:marRight w:val="0"/>
      <w:marTop w:val="0"/>
      <w:marBottom w:val="0"/>
      <w:divBdr>
        <w:top w:val="none" w:sz="0" w:space="0" w:color="auto"/>
        <w:left w:val="none" w:sz="0" w:space="0" w:color="auto"/>
        <w:bottom w:val="none" w:sz="0" w:space="0" w:color="auto"/>
        <w:right w:val="none" w:sz="0" w:space="0" w:color="auto"/>
      </w:divBdr>
    </w:div>
    <w:div w:id="1048183927">
      <w:bodyDiv w:val="1"/>
      <w:marLeft w:val="0"/>
      <w:marRight w:val="0"/>
      <w:marTop w:val="0"/>
      <w:marBottom w:val="0"/>
      <w:divBdr>
        <w:top w:val="none" w:sz="0" w:space="0" w:color="auto"/>
        <w:left w:val="none" w:sz="0" w:space="0" w:color="auto"/>
        <w:bottom w:val="none" w:sz="0" w:space="0" w:color="auto"/>
        <w:right w:val="none" w:sz="0" w:space="0" w:color="auto"/>
      </w:divBdr>
    </w:div>
    <w:div w:id="1049766763">
      <w:bodyDiv w:val="1"/>
      <w:marLeft w:val="0"/>
      <w:marRight w:val="0"/>
      <w:marTop w:val="0"/>
      <w:marBottom w:val="0"/>
      <w:divBdr>
        <w:top w:val="none" w:sz="0" w:space="0" w:color="auto"/>
        <w:left w:val="none" w:sz="0" w:space="0" w:color="auto"/>
        <w:bottom w:val="none" w:sz="0" w:space="0" w:color="auto"/>
        <w:right w:val="none" w:sz="0" w:space="0" w:color="auto"/>
      </w:divBdr>
      <w:divsChild>
        <w:div w:id="31463956">
          <w:marLeft w:val="0"/>
          <w:marRight w:val="0"/>
          <w:marTop w:val="0"/>
          <w:marBottom w:val="0"/>
          <w:divBdr>
            <w:top w:val="none" w:sz="0" w:space="0" w:color="auto"/>
            <w:left w:val="none" w:sz="0" w:space="0" w:color="auto"/>
            <w:bottom w:val="none" w:sz="0" w:space="0" w:color="auto"/>
            <w:right w:val="none" w:sz="0" w:space="0" w:color="auto"/>
          </w:divBdr>
        </w:div>
        <w:div w:id="189147130">
          <w:marLeft w:val="0"/>
          <w:marRight w:val="0"/>
          <w:marTop w:val="0"/>
          <w:marBottom w:val="0"/>
          <w:divBdr>
            <w:top w:val="none" w:sz="0" w:space="0" w:color="auto"/>
            <w:left w:val="none" w:sz="0" w:space="0" w:color="auto"/>
            <w:bottom w:val="none" w:sz="0" w:space="0" w:color="auto"/>
            <w:right w:val="none" w:sz="0" w:space="0" w:color="auto"/>
          </w:divBdr>
        </w:div>
        <w:div w:id="432819924">
          <w:marLeft w:val="0"/>
          <w:marRight w:val="0"/>
          <w:marTop w:val="0"/>
          <w:marBottom w:val="0"/>
          <w:divBdr>
            <w:top w:val="none" w:sz="0" w:space="0" w:color="auto"/>
            <w:left w:val="none" w:sz="0" w:space="0" w:color="auto"/>
            <w:bottom w:val="none" w:sz="0" w:space="0" w:color="auto"/>
            <w:right w:val="none" w:sz="0" w:space="0" w:color="auto"/>
          </w:divBdr>
        </w:div>
        <w:div w:id="501314602">
          <w:marLeft w:val="0"/>
          <w:marRight w:val="0"/>
          <w:marTop w:val="0"/>
          <w:marBottom w:val="0"/>
          <w:divBdr>
            <w:top w:val="none" w:sz="0" w:space="0" w:color="auto"/>
            <w:left w:val="none" w:sz="0" w:space="0" w:color="auto"/>
            <w:bottom w:val="none" w:sz="0" w:space="0" w:color="auto"/>
            <w:right w:val="none" w:sz="0" w:space="0" w:color="auto"/>
          </w:divBdr>
        </w:div>
        <w:div w:id="761537375">
          <w:marLeft w:val="0"/>
          <w:marRight w:val="0"/>
          <w:marTop w:val="0"/>
          <w:marBottom w:val="0"/>
          <w:divBdr>
            <w:top w:val="none" w:sz="0" w:space="0" w:color="auto"/>
            <w:left w:val="none" w:sz="0" w:space="0" w:color="auto"/>
            <w:bottom w:val="none" w:sz="0" w:space="0" w:color="auto"/>
            <w:right w:val="none" w:sz="0" w:space="0" w:color="auto"/>
          </w:divBdr>
        </w:div>
        <w:div w:id="840853622">
          <w:marLeft w:val="0"/>
          <w:marRight w:val="0"/>
          <w:marTop w:val="0"/>
          <w:marBottom w:val="0"/>
          <w:divBdr>
            <w:top w:val="none" w:sz="0" w:space="0" w:color="auto"/>
            <w:left w:val="none" w:sz="0" w:space="0" w:color="auto"/>
            <w:bottom w:val="none" w:sz="0" w:space="0" w:color="auto"/>
            <w:right w:val="none" w:sz="0" w:space="0" w:color="auto"/>
          </w:divBdr>
        </w:div>
        <w:div w:id="902450666">
          <w:marLeft w:val="0"/>
          <w:marRight w:val="0"/>
          <w:marTop w:val="0"/>
          <w:marBottom w:val="0"/>
          <w:divBdr>
            <w:top w:val="none" w:sz="0" w:space="0" w:color="auto"/>
            <w:left w:val="none" w:sz="0" w:space="0" w:color="auto"/>
            <w:bottom w:val="none" w:sz="0" w:space="0" w:color="auto"/>
            <w:right w:val="none" w:sz="0" w:space="0" w:color="auto"/>
          </w:divBdr>
        </w:div>
        <w:div w:id="975451954">
          <w:marLeft w:val="0"/>
          <w:marRight w:val="0"/>
          <w:marTop w:val="0"/>
          <w:marBottom w:val="0"/>
          <w:divBdr>
            <w:top w:val="none" w:sz="0" w:space="0" w:color="auto"/>
            <w:left w:val="none" w:sz="0" w:space="0" w:color="auto"/>
            <w:bottom w:val="none" w:sz="0" w:space="0" w:color="auto"/>
            <w:right w:val="none" w:sz="0" w:space="0" w:color="auto"/>
          </w:divBdr>
        </w:div>
        <w:div w:id="1026907322">
          <w:marLeft w:val="0"/>
          <w:marRight w:val="0"/>
          <w:marTop w:val="0"/>
          <w:marBottom w:val="0"/>
          <w:divBdr>
            <w:top w:val="none" w:sz="0" w:space="0" w:color="auto"/>
            <w:left w:val="none" w:sz="0" w:space="0" w:color="auto"/>
            <w:bottom w:val="none" w:sz="0" w:space="0" w:color="auto"/>
            <w:right w:val="none" w:sz="0" w:space="0" w:color="auto"/>
          </w:divBdr>
        </w:div>
        <w:div w:id="1279142970">
          <w:marLeft w:val="0"/>
          <w:marRight w:val="0"/>
          <w:marTop w:val="0"/>
          <w:marBottom w:val="0"/>
          <w:divBdr>
            <w:top w:val="none" w:sz="0" w:space="0" w:color="auto"/>
            <w:left w:val="none" w:sz="0" w:space="0" w:color="auto"/>
            <w:bottom w:val="none" w:sz="0" w:space="0" w:color="auto"/>
            <w:right w:val="none" w:sz="0" w:space="0" w:color="auto"/>
          </w:divBdr>
        </w:div>
        <w:div w:id="1367216958">
          <w:marLeft w:val="0"/>
          <w:marRight w:val="0"/>
          <w:marTop w:val="0"/>
          <w:marBottom w:val="0"/>
          <w:divBdr>
            <w:top w:val="none" w:sz="0" w:space="0" w:color="auto"/>
            <w:left w:val="none" w:sz="0" w:space="0" w:color="auto"/>
            <w:bottom w:val="none" w:sz="0" w:space="0" w:color="auto"/>
            <w:right w:val="none" w:sz="0" w:space="0" w:color="auto"/>
          </w:divBdr>
        </w:div>
      </w:divsChild>
    </w:div>
    <w:div w:id="1050348009">
      <w:bodyDiv w:val="1"/>
      <w:marLeft w:val="0"/>
      <w:marRight w:val="0"/>
      <w:marTop w:val="0"/>
      <w:marBottom w:val="0"/>
      <w:divBdr>
        <w:top w:val="none" w:sz="0" w:space="0" w:color="auto"/>
        <w:left w:val="none" w:sz="0" w:space="0" w:color="auto"/>
        <w:bottom w:val="none" w:sz="0" w:space="0" w:color="auto"/>
        <w:right w:val="none" w:sz="0" w:space="0" w:color="auto"/>
      </w:divBdr>
    </w:div>
    <w:div w:id="1059205465">
      <w:bodyDiv w:val="1"/>
      <w:marLeft w:val="0"/>
      <w:marRight w:val="0"/>
      <w:marTop w:val="0"/>
      <w:marBottom w:val="0"/>
      <w:divBdr>
        <w:top w:val="none" w:sz="0" w:space="0" w:color="auto"/>
        <w:left w:val="none" w:sz="0" w:space="0" w:color="auto"/>
        <w:bottom w:val="none" w:sz="0" w:space="0" w:color="auto"/>
        <w:right w:val="none" w:sz="0" w:space="0" w:color="auto"/>
      </w:divBdr>
    </w:div>
    <w:div w:id="1076170995">
      <w:bodyDiv w:val="1"/>
      <w:marLeft w:val="0"/>
      <w:marRight w:val="0"/>
      <w:marTop w:val="0"/>
      <w:marBottom w:val="0"/>
      <w:divBdr>
        <w:top w:val="none" w:sz="0" w:space="0" w:color="auto"/>
        <w:left w:val="none" w:sz="0" w:space="0" w:color="auto"/>
        <w:bottom w:val="none" w:sz="0" w:space="0" w:color="auto"/>
        <w:right w:val="none" w:sz="0" w:space="0" w:color="auto"/>
      </w:divBdr>
    </w:div>
    <w:div w:id="1078596460">
      <w:bodyDiv w:val="1"/>
      <w:marLeft w:val="0"/>
      <w:marRight w:val="0"/>
      <w:marTop w:val="0"/>
      <w:marBottom w:val="0"/>
      <w:divBdr>
        <w:top w:val="none" w:sz="0" w:space="0" w:color="auto"/>
        <w:left w:val="none" w:sz="0" w:space="0" w:color="auto"/>
        <w:bottom w:val="none" w:sz="0" w:space="0" w:color="auto"/>
        <w:right w:val="none" w:sz="0" w:space="0" w:color="auto"/>
      </w:divBdr>
      <w:divsChild>
        <w:div w:id="1217089423">
          <w:marLeft w:val="0"/>
          <w:marRight w:val="0"/>
          <w:marTop w:val="0"/>
          <w:marBottom w:val="0"/>
          <w:divBdr>
            <w:top w:val="single" w:sz="2" w:space="0" w:color="auto"/>
            <w:left w:val="single" w:sz="2" w:space="0" w:color="auto"/>
            <w:bottom w:val="single" w:sz="2" w:space="0" w:color="auto"/>
            <w:right w:val="single" w:sz="2" w:space="0" w:color="auto"/>
          </w:divBdr>
          <w:divsChild>
            <w:div w:id="2585610">
              <w:marLeft w:val="0"/>
              <w:marRight w:val="0"/>
              <w:marTop w:val="0"/>
              <w:marBottom w:val="0"/>
              <w:divBdr>
                <w:top w:val="single" w:sz="2" w:space="0" w:color="auto"/>
                <w:left w:val="single" w:sz="2" w:space="0" w:color="auto"/>
                <w:bottom w:val="single" w:sz="2" w:space="0" w:color="auto"/>
                <w:right w:val="single" w:sz="2" w:space="0" w:color="auto"/>
              </w:divBdr>
              <w:divsChild>
                <w:div w:id="1248149468">
                  <w:marLeft w:val="0"/>
                  <w:marRight w:val="0"/>
                  <w:marTop w:val="0"/>
                  <w:marBottom w:val="0"/>
                  <w:divBdr>
                    <w:top w:val="single" w:sz="2" w:space="0" w:color="auto"/>
                    <w:left w:val="single" w:sz="2" w:space="0" w:color="auto"/>
                    <w:bottom w:val="single" w:sz="2" w:space="0" w:color="auto"/>
                    <w:right w:val="single" w:sz="2" w:space="0" w:color="auto"/>
                  </w:divBdr>
                  <w:divsChild>
                    <w:div w:id="1175222239">
                      <w:marLeft w:val="0"/>
                      <w:marRight w:val="0"/>
                      <w:marTop w:val="0"/>
                      <w:marBottom w:val="0"/>
                      <w:divBdr>
                        <w:top w:val="single" w:sz="2" w:space="0" w:color="auto"/>
                        <w:left w:val="single" w:sz="2" w:space="0" w:color="auto"/>
                        <w:bottom w:val="single" w:sz="2" w:space="0" w:color="auto"/>
                        <w:right w:val="single" w:sz="2" w:space="0" w:color="auto"/>
                      </w:divBdr>
                      <w:divsChild>
                        <w:div w:id="1578512859">
                          <w:marLeft w:val="0"/>
                          <w:marRight w:val="0"/>
                          <w:marTop w:val="0"/>
                          <w:marBottom w:val="0"/>
                          <w:divBdr>
                            <w:top w:val="single" w:sz="2" w:space="0" w:color="auto"/>
                            <w:left w:val="single" w:sz="2" w:space="0" w:color="auto"/>
                            <w:bottom w:val="single" w:sz="2" w:space="0" w:color="auto"/>
                            <w:right w:val="single" w:sz="2" w:space="0" w:color="auto"/>
                          </w:divBdr>
                          <w:divsChild>
                            <w:div w:id="1802720911">
                              <w:marLeft w:val="0"/>
                              <w:marRight w:val="0"/>
                              <w:marTop w:val="0"/>
                              <w:marBottom w:val="0"/>
                              <w:divBdr>
                                <w:top w:val="single" w:sz="2" w:space="0" w:color="auto"/>
                                <w:left w:val="single" w:sz="2" w:space="0" w:color="auto"/>
                                <w:bottom w:val="single" w:sz="2" w:space="0" w:color="auto"/>
                                <w:right w:val="single" w:sz="2" w:space="0" w:color="auto"/>
                              </w:divBdr>
                              <w:divsChild>
                                <w:div w:id="14994198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081370635">
      <w:bodyDiv w:val="1"/>
      <w:marLeft w:val="0"/>
      <w:marRight w:val="0"/>
      <w:marTop w:val="0"/>
      <w:marBottom w:val="0"/>
      <w:divBdr>
        <w:top w:val="none" w:sz="0" w:space="0" w:color="auto"/>
        <w:left w:val="none" w:sz="0" w:space="0" w:color="auto"/>
        <w:bottom w:val="none" w:sz="0" w:space="0" w:color="auto"/>
        <w:right w:val="none" w:sz="0" w:space="0" w:color="auto"/>
      </w:divBdr>
      <w:divsChild>
        <w:div w:id="953706609">
          <w:marLeft w:val="0"/>
          <w:marRight w:val="0"/>
          <w:marTop w:val="0"/>
          <w:marBottom w:val="0"/>
          <w:divBdr>
            <w:top w:val="none" w:sz="0" w:space="0" w:color="auto"/>
            <w:left w:val="none" w:sz="0" w:space="0" w:color="auto"/>
            <w:bottom w:val="none" w:sz="0" w:space="0" w:color="auto"/>
            <w:right w:val="none" w:sz="0" w:space="0" w:color="auto"/>
          </w:divBdr>
          <w:divsChild>
            <w:div w:id="458259860">
              <w:marLeft w:val="-75"/>
              <w:marRight w:val="0"/>
              <w:marTop w:val="30"/>
              <w:marBottom w:val="30"/>
              <w:divBdr>
                <w:top w:val="none" w:sz="0" w:space="0" w:color="auto"/>
                <w:left w:val="none" w:sz="0" w:space="0" w:color="auto"/>
                <w:bottom w:val="none" w:sz="0" w:space="0" w:color="auto"/>
                <w:right w:val="none" w:sz="0" w:space="0" w:color="auto"/>
              </w:divBdr>
              <w:divsChild>
                <w:div w:id="121189701">
                  <w:marLeft w:val="0"/>
                  <w:marRight w:val="0"/>
                  <w:marTop w:val="0"/>
                  <w:marBottom w:val="0"/>
                  <w:divBdr>
                    <w:top w:val="none" w:sz="0" w:space="0" w:color="auto"/>
                    <w:left w:val="none" w:sz="0" w:space="0" w:color="auto"/>
                    <w:bottom w:val="none" w:sz="0" w:space="0" w:color="auto"/>
                    <w:right w:val="none" w:sz="0" w:space="0" w:color="auto"/>
                  </w:divBdr>
                  <w:divsChild>
                    <w:div w:id="1206601193">
                      <w:marLeft w:val="0"/>
                      <w:marRight w:val="0"/>
                      <w:marTop w:val="0"/>
                      <w:marBottom w:val="0"/>
                      <w:divBdr>
                        <w:top w:val="none" w:sz="0" w:space="0" w:color="auto"/>
                        <w:left w:val="none" w:sz="0" w:space="0" w:color="auto"/>
                        <w:bottom w:val="none" w:sz="0" w:space="0" w:color="auto"/>
                        <w:right w:val="none" w:sz="0" w:space="0" w:color="auto"/>
                      </w:divBdr>
                    </w:div>
                  </w:divsChild>
                </w:div>
                <w:div w:id="192496067">
                  <w:marLeft w:val="0"/>
                  <w:marRight w:val="0"/>
                  <w:marTop w:val="0"/>
                  <w:marBottom w:val="0"/>
                  <w:divBdr>
                    <w:top w:val="none" w:sz="0" w:space="0" w:color="auto"/>
                    <w:left w:val="none" w:sz="0" w:space="0" w:color="auto"/>
                    <w:bottom w:val="none" w:sz="0" w:space="0" w:color="auto"/>
                    <w:right w:val="none" w:sz="0" w:space="0" w:color="auto"/>
                  </w:divBdr>
                  <w:divsChild>
                    <w:div w:id="1758864113">
                      <w:marLeft w:val="0"/>
                      <w:marRight w:val="0"/>
                      <w:marTop w:val="0"/>
                      <w:marBottom w:val="0"/>
                      <w:divBdr>
                        <w:top w:val="none" w:sz="0" w:space="0" w:color="auto"/>
                        <w:left w:val="none" w:sz="0" w:space="0" w:color="auto"/>
                        <w:bottom w:val="none" w:sz="0" w:space="0" w:color="auto"/>
                        <w:right w:val="none" w:sz="0" w:space="0" w:color="auto"/>
                      </w:divBdr>
                    </w:div>
                  </w:divsChild>
                </w:div>
                <w:div w:id="249969921">
                  <w:marLeft w:val="0"/>
                  <w:marRight w:val="0"/>
                  <w:marTop w:val="0"/>
                  <w:marBottom w:val="0"/>
                  <w:divBdr>
                    <w:top w:val="none" w:sz="0" w:space="0" w:color="auto"/>
                    <w:left w:val="none" w:sz="0" w:space="0" w:color="auto"/>
                    <w:bottom w:val="none" w:sz="0" w:space="0" w:color="auto"/>
                    <w:right w:val="none" w:sz="0" w:space="0" w:color="auto"/>
                  </w:divBdr>
                  <w:divsChild>
                    <w:div w:id="1006518377">
                      <w:marLeft w:val="0"/>
                      <w:marRight w:val="0"/>
                      <w:marTop w:val="0"/>
                      <w:marBottom w:val="0"/>
                      <w:divBdr>
                        <w:top w:val="none" w:sz="0" w:space="0" w:color="auto"/>
                        <w:left w:val="none" w:sz="0" w:space="0" w:color="auto"/>
                        <w:bottom w:val="none" w:sz="0" w:space="0" w:color="auto"/>
                        <w:right w:val="none" w:sz="0" w:space="0" w:color="auto"/>
                      </w:divBdr>
                    </w:div>
                  </w:divsChild>
                </w:div>
                <w:div w:id="400373703">
                  <w:marLeft w:val="0"/>
                  <w:marRight w:val="0"/>
                  <w:marTop w:val="0"/>
                  <w:marBottom w:val="0"/>
                  <w:divBdr>
                    <w:top w:val="none" w:sz="0" w:space="0" w:color="auto"/>
                    <w:left w:val="none" w:sz="0" w:space="0" w:color="auto"/>
                    <w:bottom w:val="none" w:sz="0" w:space="0" w:color="auto"/>
                    <w:right w:val="none" w:sz="0" w:space="0" w:color="auto"/>
                  </w:divBdr>
                  <w:divsChild>
                    <w:div w:id="1375543462">
                      <w:marLeft w:val="0"/>
                      <w:marRight w:val="0"/>
                      <w:marTop w:val="0"/>
                      <w:marBottom w:val="0"/>
                      <w:divBdr>
                        <w:top w:val="none" w:sz="0" w:space="0" w:color="auto"/>
                        <w:left w:val="none" w:sz="0" w:space="0" w:color="auto"/>
                        <w:bottom w:val="none" w:sz="0" w:space="0" w:color="auto"/>
                        <w:right w:val="none" w:sz="0" w:space="0" w:color="auto"/>
                      </w:divBdr>
                    </w:div>
                  </w:divsChild>
                </w:div>
                <w:div w:id="414129102">
                  <w:marLeft w:val="0"/>
                  <w:marRight w:val="0"/>
                  <w:marTop w:val="0"/>
                  <w:marBottom w:val="0"/>
                  <w:divBdr>
                    <w:top w:val="none" w:sz="0" w:space="0" w:color="auto"/>
                    <w:left w:val="none" w:sz="0" w:space="0" w:color="auto"/>
                    <w:bottom w:val="none" w:sz="0" w:space="0" w:color="auto"/>
                    <w:right w:val="none" w:sz="0" w:space="0" w:color="auto"/>
                  </w:divBdr>
                  <w:divsChild>
                    <w:div w:id="353071236">
                      <w:marLeft w:val="0"/>
                      <w:marRight w:val="0"/>
                      <w:marTop w:val="0"/>
                      <w:marBottom w:val="0"/>
                      <w:divBdr>
                        <w:top w:val="none" w:sz="0" w:space="0" w:color="auto"/>
                        <w:left w:val="none" w:sz="0" w:space="0" w:color="auto"/>
                        <w:bottom w:val="none" w:sz="0" w:space="0" w:color="auto"/>
                        <w:right w:val="none" w:sz="0" w:space="0" w:color="auto"/>
                      </w:divBdr>
                    </w:div>
                  </w:divsChild>
                </w:div>
                <w:div w:id="439300962">
                  <w:marLeft w:val="0"/>
                  <w:marRight w:val="0"/>
                  <w:marTop w:val="0"/>
                  <w:marBottom w:val="0"/>
                  <w:divBdr>
                    <w:top w:val="none" w:sz="0" w:space="0" w:color="auto"/>
                    <w:left w:val="none" w:sz="0" w:space="0" w:color="auto"/>
                    <w:bottom w:val="none" w:sz="0" w:space="0" w:color="auto"/>
                    <w:right w:val="none" w:sz="0" w:space="0" w:color="auto"/>
                  </w:divBdr>
                  <w:divsChild>
                    <w:div w:id="1351909085">
                      <w:marLeft w:val="0"/>
                      <w:marRight w:val="0"/>
                      <w:marTop w:val="0"/>
                      <w:marBottom w:val="0"/>
                      <w:divBdr>
                        <w:top w:val="none" w:sz="0" w:space="0" w:color="auto"/>
                        <w:left w:val="none" w:sz="0" w:space="0" w:color="auto"/>
                        <w:bottom w:val="none" w:sz="0" w:space="0" w:color="auto"/>
                        <w:right w:val="none" w:sz="0" w:space="0" w:color="auto"/>
                      </w:divBdr>
                    </w:div>
                  </w:divsChild>
                </w:div>
                <w:div w:id="450323567">
                  <w:marLeft w:val="0"/>
                  <w:marRight w:val="0"/>
                  <w:marTop w:val="0"/>
                  <w:marBottom w:val="0"/>
                  <w:divBdr>
                    <w:top w:val="none" w:sz="0" w:space="0" w:color="auto"/>
                    <w:left w:val="none" w:sz="0" w:space="0" w:color="auto"/>
                    <w:bottom w:val="none" w:sz="0" w:space="0" w:color="auto"/>
                    <w:right w:val="none" w:sz="0" w:space="0" w:color="auto"/>
                  </w:divBdr>
                  <w:divsChild>
                    <w:div w:id="1887790294">
                      <w:marLeft w:val="0"/>
                      <w:marRight w:val="0"/>
                      <w:marTop w:val="0"/>
                      <w:marBottom w:val="0"/>
                      <w:divBdr>
                        <w:top w:val="none" w:sz="0" w:space="0" w:color="auto"/>
                        <w:left w:val="none" w:sz="0" w:space="0" w:color="auto"/>
                        <w:bottom w:val="none" w:sz="0" w:space="0" w:color="auto"/>
                        <w:right w:val="none" w:sz="0" w:space="0" w:color="auto"/>
                      </w:divBdr>
                    </w:div>
                  </w:divsChild>
                </w:div>
                <w:div w:id="672221908">
                  <w:marLeft w:val="0"/>
                  <w:marRight w:val="0"/>
                  <w:marTop w:val="0"/>
                  <w:marBottom w:val="0"/>
                  <w:divBdr>
                    <w:top w:val="none" w:sz="0" w:space="0" w:color="auto"/>
                    <w:left w:val="none" w:sz="0" w:space="0" w:color="auto"/>
                    <w:bottom w:val="none" w:sz="0" w:space="0" w:color="auto"/>
                    <w:right w:val="none" w:sz="0" w:space="0" w:color="auto"/>
                  </w:divBdr>
                  <w:divsChild>
                    <w:div w:id="505169839">
                      <w:marLeft w:val="0"/>
                      <w:marRight w:val="0"/>
                      <w:marTop w:val="0"/>
                      <w:marBottom w:val="0"/>
                      <w:divBdr>
                        <w:top w:val="none" w:sz="0" w:space="0" w:color="auto"/>
                        <w:left w:val="none" w:sz="0" w:space="0" w:color="auto"/>
                        <w:bottom w:val="none" w:sz="0" w:space="0" w:color="auto"/>
                        <w:right w:val="none" w:sz="0" w:space="0" w:color="auto"/>
                      </w:divBdr>
                    </w:div>
                  </w:divsChild>
                </w:div>
                <w:div w:id="704332554">
                  <w:marLeft w:val="0"/>
                  <w:marRight w:val="0"/>
                  <w:marTop w:val="0"/>
                  <w:marBottom w:val="0"/>
                  <w:divBdr>
                    <w:top w:val="none" w:sz="0" w:space="0" w:color="auto"/>
                    <w:left w:val="none" w:sz="0" w:space="0" w:color="auto"/>
                    <w:bottom w:val="none" w:sz="0" w:space="0" w:color="auto"/>
                    <w:right w:val="none" w:sz="0" w:space="0" w:color="auto"/>
                  </w:divBdr>
                  <w:divsChild>
                    <w:div w:id="869798240">
                      <w:marLeft w:val="0"/>
                      <w:marRight w:val="0"/>
                      <w:marTop w:val="0"/>
                      <w:marBottom w:val="0"/>
                      <w:divBdr>
                        <w:top w:val="none" w:sz="0" w:space="0" w:color="auto"/>
                        <w:left w:val="none" w:sz="0" w:space="0" w:color="auto"/>
                        <w:bottom w:val="none" w:sz="0" w:space="0" w:color="auto"/>
                        <w:right w:val="none" w:sz="0" w:space="0" w:color="auto"/>
                      </w:divBdr>
                    </w:div>
                  </w:divsChild>
                </w:div>
                <w:div w:id="724833463">
                  <w:marLeft w:val="0"/>
                  <w:marRight w:val="0"/>
                  <w:marTop w:val="0"/>
                  <w:marBottom w:val="0"/>
                  <w:divBdr>
                    <w:top w:val="none" w:sz="0" w:space="0" w:color="auto"/>
                    <w:left w:val="none" w:sz="0" w:space="0" w:color="auto"/>
                    <w:bottom w:val="none" w:sz="0" w:space="0" w:color="auto"/>
                    <w:right w:val="none" w:sz="0" w:space="0" w:color="auto"/>
                  </w:divBdr>
                  <w:divsChild>
                    <w:div w:id="1529367225">
                      <w:marLeft w:val="0"/>
                      <w:marRight w:val="0"/>
                      <w:marTop w:val="0"/>
                      <w:marBottom w:val="0"/>
                      <w:divBdr>
                        <w:top w:val="none" w:sz="0" w:space="0" w:color="auto"/>
                        <w:left w:val="none" w:sz="0" w:space="0" w:color="auto"/>
                        <w:bottom w:val="none" w:sz="0" w:space="0" w:color="auto"/>
                        <w:right w:val="none" w:sz="0" w:space="0" w:color="auto"/>
                      </w:divBdr>
                    </w:div>
                  </w:divsChild>
                </w:div>
                <w:div w:id="737899604">
                  <w:marLeft w:val="0"/>
                  <w:marRight w:val="0"/>
                  <w:marTop w:val="0"/>
                  <w:marBottom w:val="0"/>
                  <w:divBdr>
                    <w:top w:val="none" w:sz="0" w:space="0" w:color="auto"/>
                    <w:left w:val="none" w:sz="0" w:space="0" w:color="auto"/>
                    <w:bottom w:val="none" w:sz="0" w:space="0" w:color="auto"/>
                    <w:right w:val="none" w:sz="0" w:space="0" w:color="auto"/>
                  </w:divBdr>
                  <w:divsChild>
                    <w:div w:id="715855201">
                      <w:marLeft w:val="0"/>
                      <w:marRight w:val="0"/>
                      <w:marTop w:val="0"/>
                      <w:marBottom w:val="0"/>
                      <w:divBdr>
                        <w:top w:val="none" w:sz="0" w:space="0" w:color="auto"/>
                        <w:left w:val="none" w:sz="0" w:space="0" w:color="auto"/>
                        <w:bottom w:val="none" w:sz="0" w:space="0" w:color="auto"/>
                        <w:right w:val="none" w:sz="0" w:space="0" w:color="auto"/>
                      </w:divBdr>
                    </w:div>
                  </w:divsChild>
                </w:div>
                <w:div w:id="769931695">
                  <w:marLeft w:val="0"/>
                  <w:marRight w:val="0"/>
                  <w:marTop w:val="0"/>
                  <w:marBottom w:val="0"/>
                  <w:divBdr>
                    <w:top w:val="none" w:sz="0" w:space="0" w:color="auto"/>
                    <w:left w:val="none" w:sz="0" w:space="0" w:color="auto"/>
                    <w:bottom w:val="none" w:sz="0" w:space="0" w:color="auto"/>
                    <w:right w:val="none" w:sz="0" w:space="0" w:color="auto"/>
                  </w:divBdr>
                  <w:divsChild>
                    <w:div w:id="422069634">
                      <w:marLeft w:val="0"/>
                      <w:marRight w:val="0"/>
                      <w:marTop w:val="0"/>
                      <w:marBottom w:val="0"/>
                      <w:divBdr>
                        <w:top w:val="none" w:sz="0" w:space="0" w:color="auto"/>
                        <w:left w:val="none" w:sz="0" w:space="0" w:color="auto"/>
                        <w:bottom w:val="none" w:sz="0" w:space="0" w:color="auto"/>
                        <w:right w:val="none" w:sz="0" w:space="0" w:color="auto"/>
                      </w:divBdr>
                    </w:div>
                  </w:divsChild>
                </w:div>
                <w:div w:id="939801667">
                  <w:marLeft w:val="0"/>
                  <w:marRight w:val="0"/>
                  <w:marTop w:val="0"/>
                  <w:marBottom w:val="0"/>
                  <w:divBdr>
                    <w:top w:val="none" w:sz="0" w:space="0" w:color="auto"/>
                    <w:left w:val="none" w:sz="0" w:space="0" w:color="auto"/>
                    <w:bottom w:val="none" w:sz="0" w:space="0" w:color="auto"/>
                    <w:right w:val="none" w:sz="0" w:space="0" w:color="auto"/>
                  </w:divBdr>
                  <w:divsChild>
                    <w:div w:id="531186471">
                      <w:marLeft w:val="0"/>
                      <w:marRight w:val="0"/>
                      <w:marTop w:val="0"/>
                      <w:marBottom w:val="0"/>
                      <w:divBdr>
                        <w:top w:val="none" w:sz="0" w:space="0" w:color="auto"/>
                        <w:left w:val="none" w:sz="0" w:space="0" w:color="auto"/>
                        <w:bottom w:val="none" w:sz="0" w:space="0" w:color="auto"/>
                        <w:right w:val="none" w:sz="0" w:space="0" w:color="auto"/>
                      </w:divBdr>
                    </w:div>
                  </w:divsChild>
                </w:div>
                <w:div w:id="941649723">
                  <w:marLeft w:val="0"/>
                  <w:marRight w:val="0"/>
                  <w:marTop w:val="0"/>
                  <w:marBottom w:val="0"/>
                  <w:divBdr>
                    <w:top w:val="none" w:sz="0" w:space="0" w:color="auto"/>
                    <w:left w:val="none" w:sz="0" w:space="0" w:color="auto"/>
                    <w:bottom w:val="none" w:sz="0" w:space="0" w:color="auto"/>
                    <w:right w:val="none" w:sz="0" w:space="0" w:color="auto"/>
                  </w:divBdr>
                  <w:divsChild>
                    <w:div w:id="621964917">
                      <w:marLeft w:val="0"/>
                      <w:marRight w:val="0"/>
                      <w:marTop w:val="0"/>
                      <w:marBottom w:val="0"/>
                      <w:divBdr>
                        <w:top w:val="none" w:sz="0" w:space="0" w:color="auto"/>
                        <w:left w:val="none" w:sz="0" w:space="0" w:color="auto"/>
                        <w:bottom w:val="none" w:sz="0" w:space="0" w:color="auto"/>
                        <w:right w:val="none" w:sz="0" w:space="0" w:color="auto"/>
                      </w:divBdr>
                    </w:div>
                  </w:divsChild>
                </w:div>
                <w:div w:id="950622093">
                  <w:marLeft w:val="0"/>
                  <w:marRight w:val="0"/>
                  <w:marTop w:val="0"/>
                  <w:marBottom w:val="0"/>
                  <w:divBdr>
                    <w:top w:val="none" w:sz="0" w:space="0" w:color="auto"/>
                    <w:left w:val="none" w:sz="0" w:space="0" w:color="auto"/>
                    <w:bottom w:val="none" w:sz="0" w:space="0" w:color="auto"/>
                    <w:right w:val="none" w:sz="0" w:space="0" w:color="auto"/>
                  </w:divBdr>
                  <w:divsChild>
                    <w:div w:id="1346592576">
                      <w:marLeft w:val="0"/>
                      <w:marRight w:val="0"/>
                      <w:marTop w:val="0"/>
                      <w:marBottom w:val="0"/>
                      <w:divBdr>
                        <w:top w:val="none" w:sz="0" w:space="0" w:color="auto"/>
                        <w:left w:val="none" w:sz="0" w:space="0" w:color="auto"/>
                        <w:bottom w:val="none" w:sz="0" w:space="0" w:color="auto"/>
                        <w:right w:val="none" w:sz="0" w:space="0" w:color="auto"/>
                      </w:divBdr>
                    </w:div>
                  </w:divsChild>
                </w:div>
                <w:div w:id="975139629">
                  <w:marLeft w:val="0"/>
                  <w:marRight w:val="0"/>
                  <w:marTop w:val="0"/>
                  <w:marBottom w:val="0"/>
                  <w:divBdr>
                    <w:top w:val="none" w:sz="0" w:space="0" w:color="auto"/>
                    <w:left w:val="none" w:sz="0" w:space="0" w:color="auto"/>
                    <w:bottom w:val="none" w:sz="0" w:space="0" w:color="auto"/>
                    <w:right w:val="none" w:sz="0" w:space="0" w:color="auto"/>
                  </w:divBdr>
                  <w:divsChild>
                    <w:div w:id="272055709">
                      <w:marLeft w:val="0"/>
                      <w:marRight w:val="0"/>
                      <w:marTop w:val="0"/>
                      <w:marBottom w:val="0"/>
                      <w:divBdr>
                        <w:top w:val="none" w:sz="0" w:space="0" w:color="auto"/>
                        <w:left w:val="none" w:sz="0" w:space="0" w:color="auto"/>
                        <w:bottom w:val="none" w:sz="0" w:space="0" w:color="auto"/>
                        <w:right w:val="none" w:sz="0" w:space="0" w:color="auto"/>
                      </w:divBdr>
                    </w:div>
                  </w:divsChild>
                </w:div>
                <w:div w:id="1278299062">
                  <w:marLeft w:val="0"/>
                  <w:marRight w:val="0"/>
                  <w:marTop w:val="0"/>
                  <w:marBottom w:val="0"/>
                  <w:divBdr>
                    <w:top w:val="none" w:sz="0" w:space="0" w:color="auto"/>
                    <w:left w:val="none" w:sz="0" w:space="0" w:color="auto"/>
                    <w:bottom w:val="none" w:sz="0" w:space="0" w:color="auto"/>
                    <w:right w:val="none" w:sz="0" w:space="0" w:color="auto"/>
                  </w:divBdr>
                  <w:divsChild>
                    <w:div w:id="1601446399">
                      <w:marLeft w:val="0"/>
                      <w:marRight w:val="0"/>
                      <w:marTop w:val="0"/>
                      <w:marBottom w:val="0"/>
                      <w:divBdr>
                        <w:top w:val="none" w:sz="0" w:space="0" w:color="auto"/>
                        <w:left w:val="none" w:sz="0" w:space="0" w:color="auto"/>
                        <w:bottom w:val="none" w:sz="0" w:space="0" w:color="auto"/>
                        <w:right w:val="none" w:sz="0" w:space="0" w:color="auto"/>
                      </w:divBdr>
                    </w:div>
                  </w:divsChild>
                </w:div>
                <w:div w:id="1378621786">
                  <w:marLeft w:val="0"/>
                  <w:marRight w:val="0"/>
                  <w:marTop w:val="0"/>
                  <w:marBottom w:val="0"/>
                  <w:divBdr>
                    <w:top w:val="none" w:sz="0" w:space="0" w:color="auto"/>
                    <w:left w:val="none" w:sz="0" w:space="0" w:color="auto"/>
                    <w:bottom w:val="none" w:sz="0" w:space="0" w:color="auto"/>
                    <w:right w:val="none" w:sz="0" w:space="0" w:color="auto"/>
                  </w:divBdr>
                  <w:divsChild>
                    <w:div w:id="1019313863">
                      <w:marLeft w:val="0"/>
                      <w:marRight w:val="0"/>
                      <w:marTop w:val="0"/>
                      <w:marBottom w:val="0"/>
                      <w:divBdr>
                        <w:top w:val="none" w:sz="0" w:space="0" w:color="auto"/>
                        <w:left w:val="none" w:sz="0" w:space="0" w:color="auto"/>
                        <w:bottom w:val="none" w:sz="0" w:space="0" w:color="auto"/>
                        <w:right w:val="none" w:sz="0" w:space="0" w:color="auto"/>
                      </w:divBdr>
                    </w:div>
                  </w:divsChild>
                </w:div>
                <w:div w:id="1466045535">
                  <w:marLeft w:val="0"/>
                  <w:marRight w:val="0"/>
                  <w:marTop w:val="0"/>
                  <w:marBottom w:val="0"/>
                  <w:divBdr>
                    <w:top w:val="none" w:sz="0" w:space="0" w:color="auto"/>
                    <w:left w:val="none" w:sz="0" w:space="0" w:color="auto"/>
                    <w:bottom w:val="none" w:sz="0" w:space="0" w:color="auto"/>
                    <w:right w:val="none" w:sz="0" w:space="0" w:color="auto"/>
                  </w:divBdr>
                  <w:divsChild>
                    <w:div w:id="630524164">
                      <w:marLeft w:val="0"/>
                      <w:marRight w:val="0"/>
                      <w:marTop w:val="0"/>
                      <w:marBottom w:val="0"/>
                      <w:divBdr>
                        <w:top w:val="none" w:sz="0" w:space="0" w:color="auto"/>
                        <w:left w:val="none" w:sz="0" w:space="0" w:color="auto"/>
                        <w:bottom w:val="none" w:sz="0" w:space="0" w:color="auto"/>
                        <w:right w:val="none" w:sz="0" w:space="0" w:color="auto"/>
                      </w:divBdr>
                    </w:div>
                  </w:divsChild>
                </w:div>
                <w:div w:id="1535651483">
                  <w:marLeft w:val="0"/>
                  <w:marRight w:val="0"/>
                  <w:marTop w:val="0"/>
                  <w:marBottom w:val="0"/>
                  <w:divBdr>
                    <w:top w:val="none" w:sz="0" w:space="0" w:color="auto"/>
                    <w:left w:val="none" w:sz="0" w:space="0" w:color="auto"/>
                    <w:bottom w:val="none" w:sz="0" w:space="0" w:color="auto"/>
                    <w:right w:val="none" w:sz="0" w:space="0" w:color="auto"/>
                  </w:divBdr>
                  <w:divsChild>
                    <w:div w:id="954482444">
                      <w:marLeft w:val="0"/>
                      <w:marRight w:val="0"/>
                      <w:marTop w:val="0"/>
                      <w:marBottom w:val="0"/>
                      <w:divBdr>
                        <w:top w:val="none" w:sz="0" w:space="0" w:color="auto"/>
                        <w:left w:val="none" w:sz="0" w:space="0" w:color="auto"/>
                        <w:bottom w:val="none" w:sz="0" w:space="0" w:color="auto"/>
                        <w:right w:val="none" w:sz="0" w:space="0" w:color="auto"/>
                      </w:divBdr>
                    </w:div>
                  </w:divsChild>
                </w:div>
                <w:div w:id="1577934706">
                  <w:marLeft w:val="0"/>
                  <w:marRight w:val="0"/>
                  <w:marTop w:val="0"/>
                  <w:marBottom w:val="0"/>
                  <w:divBdr>
                    <w:top w:val="none" w:sz="0" w:space="0" w:color="auto"/>
                    <w:left w:val="none" w:sz="0" w:space="0" w:color="auto"/>
                    <w:bottom w:val="none" w:sz="0" w:space="0" w:color="auto"/>
                    <w:right w:val="none" w:sz="0" w:space="0" w:color="auto"/>
                  </w:divBdr>
                  <w:divsChild>
                    <w:div w:id="129519113">
                      <w:marLeft w:val="0"/>
                      <w:marRight w:val="0"/>
                      <w:marTop w:val="0"/>
                      <w:marBottom w:val="0"/>
                      <w:divBdr>
                        <w:top w:val="none" w:sz="0" w:space="0" w:color="auto"/>
                        <w:left w:val="none" w:sz="0" w:space="0" w:color="auto"/>
                        <w:bottom w:val="none" w:sz="0" w:space="0" w:color="auto"/>
                        <w:right w:val="none" w:sz="0" w:space="0" w:color="auto"/>
                      </w:divBdr>
                    </w:div>
                  </w:divsChild>
                </w:div>
                <w:div w:id="1635479158">
                  <w:marLeft w:val="0"/>
                  <w:marRight w:val="0"/>
                  <w:marTop w:val="0"/>
                  <w:marBottom w:val="0"/>
                  <w:divBdr>
                    <w:top w:val="none" w:sz="0" w:space="0" w:color="auto"/>
                    <w:left w:val="none" w:sz="0" w:space="0" w:color="auto"/>
                    <w:bottom w:val="none" w:sz="0" w:space="0" w:color="auto"/>
                    <w:right w:val="none" w:sz="0" w:space="0" w:color="auto"/>
                  </w:divBdr>
                  <w:divsChild>
                    <w:div w:id="303630099">
                      <w:marLeft w:val="0"/>
                      <w:marRight w:val="0"/>
                      <w:marTop w:val="0"/>
                      <w:marBottom w:val="0"/>
                      <w:divBdr>
                        <w:top w:val="none" w:sz="0" w:space="0" w:color="auto"/>
                        <w:left w:val="none" w:sz="0" w:space="0" w:color="auto"/>
                        <w:bottom w:val="none" w:sz="0" w:space="0" w:color="auto"/>
                        <w:right w:val="none" w:sz="0" w:space="0" w:color="auto"/>
                      </w:divBdr>
                    </w:div>
                  </w:divsChild>
                </w:div>
                <w:div w:id="1666395049">
                  <w:marLeft w:val="0"/>
                  <w:marRight w:val="0"/>
                  <w:marTop w:val="0"/>
                  <w:marBottom w:val="0"/>
                  <w:divBdr>
                    <w:top w:val="none" w:sz="0" w:space="0" w:color="auto"/>
                    <w:left w:val="none" w:sz="0" w:space="0" w:color="auto"/>
                    <w:bottom w:val="none" w:sz="0" w:space="0" w:color="auto"/>
                    <w:right w:val="none" w:sz="0" w:space="0" w:color="auto"/>
                  </w:divBdr>
                  <w:divsChild>
                    <w:div w:id="1855487881">
                      <w:marLeft w:val="0"/>
                      <w:marRight w:val="0"/>
                      <w:marTop w:val="0"/>
                      <w:marBottom w:val="0"/>
                      <w:divBdr>
                        <w:top w:val="none" w:sz="0" w:space="0" w:color="auto"/>
                        <w:left w:val="none" w:sz="0" w:space="0" w:color="auto"/>
                        <w:bottom w:val="none" w:sz="0" w:space="0" w:color="auto"/>
                        <w:right w:val="none" w:sz="0" w:space="0" w:color="auto"/>
                      </w:divBdr>
                    </w:div>
                  </w:divsChild>
                </w:div>
                <w:div w:id="1697541900">
                  <w:marLeft w:val="0"/>
                  <w:marRight w:val="0"/>
                  <w:marTop w:val="0"/>
                  <w:marBottom w:val="0"/>
                  <w:divBdr>
                    <w:top w:val="none" w:sz="0" w:space="0" w:color="auto"/>
                    <w:left w:val="none" w:sz="0" w:space="0" w:color="auto"/>
                    <w:bottom w:val="none" w:sz="0" w:space="0" w:color="auto"/>
                    <w:right w:val="none" w:sz="0" w:space="0" w:color="auto"/>
                  </w:divBdr>
                  <w:divsChild>
                    <w:div w:id="2053847674">
                      <w:marLeft w:val="0"/>
                      <w:marRight w:val="0"/>
                      <w:marTop w:val="0"/>
                      <w:marBottom w:val="0"/>
                      <w:divBdr>
                        <w:top w:val="none" w:sz="0" w:space="0" w:color="auto"/>
                        <w:left w:val="none" w:sz="0" w:space="0" w:color="auto"/>
                        <w:bottom w:val="none" w:sz="0" w:space="0" w:color="auto"/>
                        <w:right w:val="none" w:sz="0" w:space="0" w:color="auto"/>
                      </w:divBdr>
                    </w:div>
                  </w:divsChild>
                </w:div>
                <w:div w:id="1745567462">
                  <w:marLeft w:val="0"/>
                  <w:marRight w:val="0"/>
                  <w:marTop w:val="0"/>
                  <w:marBottom w:val="0"/>
                  <w:divBdr>
                    <w:top w:val="none" w:sz="0" w:space="0" w:color="auto"/>
                    <w:left w:val="none" w:sz="0" w:space="0" w:color="auto"/>
                    <w:bottom w:val="none" w:sz="0" w:space="0" w:color="auto"/>
                    <w:right w:val="none" w:sz="0" w:space="0" w:color="auto"/>
                  </w:divBdr>
                  <w:divsChild>
                    <w:div w:id="267196407">
                      <w:marLeft w:val="0"/>
                      <w:marRight w:val="0"/>
                      <w:marTop w:val="0"/>
                      <w:marBottom w:val="0"/>
                      <w:divBdr>
                        <w:top w:val="none" w:sz="0" w:space="0" w:color="auto"/>
                        <w:left w:val="none" w:sz="0" w:space="0" w:color="auto"/>
                        <w:bottom w:val="none" w:sz="0" w:space="0" w:color="auto"/>
                        <w:right w:val="none" w:sz="0" w:space="0" w:color="auto"/>
                      </w:divBdr>
                    </w:div>
                  </w:divsChild>
                </w:div>
                <w:div w:id="1804686695">
                  <w:marLeft w:val="0"/>
                  <w:marRight w:val="0"/>
                  <w:marTop w:val="0"/>
                  <w:marBottom w:val="0"/>
                  <w:divBdr>
                    <w:top w:val="none" w:sz="0" w:space="0" w:color="auto"/>
                    <w:left w:val="none" w:sz="0" w:space="0" w:color="auto"/>
                    <w:bottom w:val="none" w:sz="0" w:space="0" w:color="auto"/>
                    <w:right w:val="none" w:sz="0" w:space="0" w:color="auto"/>
                  </w:divBdr>
                  <w:divsChild>
                    <w:div w:id="2000307708">
                      <w:marLeft w:val="0"/>
                      <w:marRight w:val="0"/>
                      <w:marTop w:val="0"/>
                      <w:marBottom w:val="0"/>
                      <w:divBdr>
                        <w:top w:val="none" w:sz="0" w:space="0" w:color="auto"/>
                        <w:left w:val="none" w:sz="0" w:space="0" w:color="auto"/>
                        <w:bottom w:val="none" w:sz="0" w:space="0" w:color="auto"/>
                        <w:right w:val="none" w:sz="0" w:space="0" w:color="auto"/>
                      </w:divBdr>
                    </w:div>
                  </w:divsChild>
                </w:div>
                <w:div w:id="1824662156">
                  <w:marLeft w:val="0"/>
                  <w:marRight w:val="0"/>
                  <w:marTop w:val="0"/>
                  <w:marBottom w:val="0"/>
                  <w:divBdr>
                    <w:top w:val="none" w:sz="0" w:space="0" w:color="auto"/>
                    <w:left w:val="none" w:sz="0" w:space="0" w:color="auto"/>
                    <w:bottom w:val="none" w:sz="0" w:space="0" w:color="auto"/>
                    <w:right w:val="none" w:sz="0" w:space="0" w:color="auto"/>
                  </w:divBdr>
                  <w:divsChild>
                    <w:div w:id="2041009661">
                      <w:marLeft w:val="0"/>
                      <w:marRight w:val="0"/>
                      <w:marTop w:val="0"/>
                      <w:marBottom w:val="0"/>
                      <w:divBdr>
                        <w:top w:val="none" w:sz="0" w:space="0" w:color="auto"/>
                        <w:left w:val="none" w:sz="0" w:space="0" w:color="auto"/>
                        <w:bottom w:val="none" w:sz="0" w:space="0" w:color="auto"/>
                        <w:right w:val="none" w:sz="0" w:space="0" w:color="auto"/>
                      </w:divBdr>
                    </w:div>
                  </w:divsChild>
                </w:div>
                <w:div w:id="1870214616">
                  <w:marLeft w:val="0"/>
                  <w:marRight w:val="0"/>
                  <w:marTop w:val="0"/>
                  <w:marBottom w:val="0"/>
                  <w:divBdr>
                    <w:top w:val="none" w:sz="0" w:space="0" w:color="auto"/>
                    <w:left w:val="none" w:sz="0" w:space="0" w:color="auto"/>
                    <w:bottom w:val="none" w:sz="0" w:space="0" w:color="auto"/>
                    <w:right w:val="none" w:sz="0" w:space="0" w:color="auto"/>
                  </w:divBdr>
                  <w:divsChild>
                    <w:div w:id="170749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514068">
          <w:marLeft w:val="0"/>
          <w:marRight w:val="0"/>
          <w:marTop w:val="0"/>
          <w:marBottom w:val="0"/>
          <w:divBdr>
            <w:top w:val="none" w:sz="0" w:space="0" w:color="auto"/>
            <w:left w:val="none" w:sz="0" w:space="0" w:color="auto"/>
            <w:bottom w:val="none" w:sz="0" w:space="0" w:color="auto"/>
            <w:right w:val="none" w:sz="0" w:space="0" w:color="auto"/>
          </w:divBdr>
          <w:divsChild>
            <w:div w:id="315107185">
              <w:marLeft w:val="0"/>
              <w:marRight w:val="0"/>
              <w:marTop w:val="0"/>
              <w:marBottom w:val="0"/>
              <w:divBdr>
                <w:top w:val="none" w:sz="0" w:space="0" w:color="auto"/>
                <w:left w:val="none" w:sz="0" w:space="0" w:color="auto"/>
                <w:bottom w:val="none" w:sz="0" w:space="0" w:color="auto"/>
                <w:right w:val="none" w:sz="0" w:space="0" w:color="auto"/>
              </w:divBdr>
            </w:div>
            <w:div w:id="416710501">
              <w:marLeft w:val="0"/>
              <w:marRight w:val="0"/>
              <w:marTop w:val="0"/>
              <w:marBottom w:val="0"/>
              <w:divBdr>
                <w:top w:val="none" w:sz="0" w:space="0" w:color="auto"/>
                <w:left w:val="none" w:sz="0" w:space="0" w:color="auto"/>
                <w:bottom w:val="none" w:sz="0" w:space="0" w:color="auto"/>
                <w:right w:val="none" w:sz="0" w:space="0" w:color="auto"/>
              </w:divBdr>
            </w:div>
            <w:div w:id="1073165970">
              <w:marLeft w:val="0"/>
              <w:marRight w:val="0"/>
              <w:marTop w:val="0"/>
              <w:marBottom w:val="0"/>
              <w:divBdr>
                <w:top w:val="none" w:sz="0" w:space="0" w:color="auto"/>
                <w:left w:val="none" w:sz="0" w:space="0" w:color="auto"/>
                <w:bottom w:val="none" w:sz="0" w:space="0" w:color="auto"/>
                <w:right w:val="none" w:sz="0" w:space="0" w:color="auto"/>
              </w:divBdr>
            </w:div>
            <w:div w:id="1447700424">
              <w:marLeft w:val="0"/>
              <w:marRight w:val="0"/>
              <w:marTop w:val="0"/>
              <w:marBottom w:val="0"/>
              <w:divBdr>
                <w:top w:val="none" w:sz="0" w:space="0" w:color="auto"/>
                <w:left w:val="none" w:sz="0" w:space="0" w:color="auto"/>
                <w:bottom w:val="none" w:sz="0" w:space="0" w:color="auto"/>
                <w:right w:val="none" w:sz="0" w:space="0" w:color="auto"/>
              </w:divBdr>
            </w:div>
            <w:div w:id="2080246182">
              <w:marLeft w:val="0"/>
              <w:marRight w:val="0"/>
              <w:marTop w:val="0"/>
              <w:marBottom w:val="0"/>
              <w:divBdr>
                <w:top w:val="none" w:sz="0" w:space="0" w:color="auto"/>
                <w:left w:val="none" w:sz="0" w:space="0" w:color="auto"/>
                <w:bottom w:val="none" w:sz="0" w:space="0" w:color="auto"/>
                <w:right w:val="none" w:sz="0" w:space="0" w:color="auto"/>
              </w:divBdr>
            </w:div>
          </w:divsChild>
        </w:div>
        <w:div w:id="1303459732">
          <w:marLeft w:val="0"/>
          <w:marRight w:val="0"/>
          <w:marTop w:val="0"/>
          <w:marBottom w:val="0"/>
          <w:divBdr>
            <w:top w:val="none" w:sz="0" w:space="0" w:color="auto"/>
            <w:left w:val="none" w:sz="0" w:space="0" w:color="auto"/>
            <w:bottom w:val="none" w:sz="0" w:space="0" w:color="auto"/>
            <w:right w:val="none" w:sz="0" w:space="0" w:color="auto"/>
          </w:divBdr>
        </w:div>
        <w:div w:id="1613126614">
          <w:marLeft w:val="0"/>
          <w:marRight w:val="0"/>
          <w:marTop w:val="0"/>
          <w:marBottom w:val="0"/>
          <w:divBdr>
            <w:top w:val="none" w:sz="0" w:space="0" w:color="auto"/>
            <w:left w:val="none" w:sz="0" w:space="0" w:color="auto"/>
            <w:bottom w:val="none" w:sz="0" w:space="0" w:color="auto"/>
            <w:right w:val="none" w:sz="0" w:space="0" w:color="auto"/>
          </w:divBdr>
        </w:div>
        <w:div w:id="1640645597">
          <w:marLeft w:val="0"/>
          <w:marRight w:val="0"/>
          <w:marTop w:val="0"/>
          <w:marBottom w:val="0"/>
          <w:divBdr>
            <w:top w:val="none" w:sz="0" w:space="0" w:color="auto"/>
            <w:left w:val="none" w:sz="0" w:space="0" w:color="auto"/>
            <w:bottom w:val="none" w:sz="0" w:space="0" w:color="auto"/>
            <w:right w:val="none" w:sz="0" w:space="0" w:color="auto"/>
          </w:divBdr>
          <w:divsChild>
            <w:div w:id="310986696">
              <w:marLeft w:val="0"/>
              <w:marRight w:val="0"/>
              <w:marTop w:val="0"/>
              <w:marBottom w:val="0"/>
              <w:divBdr>
                <w:top w:val="none" w:sz="0" w:space="0" w:color="auto"/>
                <w:left w:val="none" w:sz="0" w:space="0" w:color="auto"/>
                <w:bottom w:val="none" w:sz="0" w:space="0" w:color="auto"/>
                <w:right w:val="none" w:sz="0" w:space="0" w:color="auto"/>
              </w:divBdr>
            </w:div>
            <w:div w:id="534125075">
              <w:marLeft w:val="0"/>
              <w:marRight w:val="0"/>
              <w:marTop w:val="0"/>
              <w:marBottom w:val="0"/>
              <w:divBdr>
                <w:top w:val="none" w:sz="0" w:space="0" w:color="auto"/>
                <w:left w:val="none" w:sz="0" w:space="0" w:color="auto"/>
                <w:bottom w:val="none" w:sz="0" w:space="0" w:color="auto"/>
                <w:right w:val="none" w:sz="0" w:space="0" w:color="auto"/>
              </w:divBdr>
            </w:div>
            <w:div w:id="696154396">
              <w:marLeft w:val="0"/>
              <w:marRight w:val="0"/>
              <w:marTop w:val="0"/>
              <w:marBottom w:val="0"/>
              <w:divBdr>
                <w:top w:val="none" w:sz="0" w:space="0" w:color="auto"/>
                <w:left w:val="none" w:sz="0" w:space="0" w:color="auto"/>
                <w:bottom w:val="none" w:sz="0" w:space="0" w:color="auto"/>
                <w:right w:val="none" w:sz="0" w:space="0" w:color="auto"/>
              </w:divBdr>
            </w:div>
            <w:div w:id="954486040">
              <w:marLeft w:val="0"/>
              <w:marRight w:val="0"/>
              <w:marTop w:val="0"/>
              <w:marBottom w:val="0"/>
              <w:divBdr>
                <w:top w:val="none" w:sz="0" w:space="0" w:color="auto"/>
                <w:left w:val="none" w:sz="0" w:space="0" w:color="auto"/>
                <w:bottom w:val="none" w:sz="0" w:space="0" w:color="auto"/>
                <w:right w:val="none" w:sz="0" w:space="0" w:color="auto"/>
              </w:divBdr>
            </w:div>
            <w:div w:id="1373506271">
              <w:marLeft w:val="0"/>
              <w:marRight w:val="0"/>
              <w:marTop w:val="0"/>
              <w:marBottom w:val="0"/>
              <w:divBdr>
                <w:top w:val="none" w:sz="0" w:space="0" w:color="auto"/>
                <w:left w:val="none" w:sz="0" w:space="0" w:color="auto"/>
                <w:bottom w:val="none" w:sz="0" w:space="0" w:color="auto"/>
                <w:right w:val="none" w:sz="0" w:space="0" w:color="auto"/>
              </w:divBdr>
            </w:div>
            <w:div w:id="1417283907">
              <w:marLeft w:val="0"/>
              <w:marRight w:val="0"/>
              <w:marTop w:val="0"/>
              <w:marBottom w:val="0"/>
              <w:divBdr>
                <w:top w:val="none" w:sz="0" w:space="0" w:color="auto"/>
                <w:left w:val="none" w:sz="0" w:space="0" w:color="auto"/>
                <w:bottom w:val="none" w:sz="0" w:space="0" w:color="auto"/>
                <w:right w:val="none" w:sz="0" w:space="0" w:color="auto"/>
              </w:divBdr>
            </w:div>
            <w:div w:id="1712150553">
              <w:marLeft w:val="0"/>
              <w:marRight w:val="0"/>
              <w:marTop w:val="0"/>
              <w:marBottom w:val="0"/>
              <w:divBdr>
                <w:top w:val="none" w:sz="0" w:space="0" w:color="auto"/>
                <w:left w:val="none" w:sz="0" w:space="0" w:color="auto"/>
                <w:bottom w:val="none" w:sz="0" w:space="0" w:color="auto"/>
                <w:right w:val="none" w:sz="0" w:space="0" w:color="auto"/>
              </w:divBdr>
            </w:div>
            <w:div w:id="1742873250">
              <w:marLeft w:val="0"/>
              <w:marRight w:val="0"/>
              <w:marTop w:val="0"/>
              <w:marBottom w:val="0"/>
              <w:divBdr>
                <w:top w:val="none" w:sz="0" w:space="0" w:color="auto"/>
                <w:left w:val="none" w:sz="0" w:space="0" w:color="auto"/>
                <w:bottom w:val="none" w:sz="0" w:space="0" w:color="auto"/>
                <w:right w:val="none" w:sz="0" w:space="0" w:color="auto"/>
              </w:divBdr>
            </w:div>
          </w:divsChild>
        </w:div>
        <w:div w:id="1790275884">
          <w:marLeft w:val="0"/>
          <w:marRight w:val="0"/>
          <w:marTop w:val="0"/>
          <w:marBottom w:val="0"/>
          <w:divBdr>
            <w:top w:val="none" w:sz="0" w:space="0" w:color="auto"/>
            <w:left w:val="none" w:sz="0" w:space="0" w:color="auto"/>
            <w:bottom w:val="none" w:sz="0" w:space="0" w:color="auto"/>
            <w:right w:val="none" w:sz="0" w:space="0" w:color="auto"/>
          </w:divBdr>
        </w:div>
      </w:divsChild>
    </w:div>
    <w:div w:id="1084884949">
      <w:bodyDiv w:val="1"/>
      <w:marLeft w:val="0"/>
      <w:marRight w:val="0"/>
      <w:marTop w:val="0"/>
      <w:marBottom w:val="0"/>
      <w:divBdr>
        <w:top w:val="none" w:sz="0" w:space="0" w:color="auto"/>
        <w:left w:val="none" w:sz="0" w:space="0" w:color="auto"/>
        <w:bottom w:val="none" w:sz="0" w:space="0" w:color="auto"/>
        <w:right w:val="none" w:sz="0" w:space="0" w:color="auto"/>
      </w:divBdr>
    </w:div>
    <w:div w:id="1089303236">
      <w:bodyDiv w:val="1"/>
      <w:marLeft w:val="0"/>
      <w:marRight w:val="0"/>
      <w:marTop w:val="0"/>
      <w:marBottom w:val="0"/>
      <w:divBdr>
        <w:top w:val="none" w:sz="0" w:space="0" w:color="auto"/>
        <w:left w:val="none" w:sz="0" w:space="0" w:color="auto"/>
        <w:bottom w:val="none" w:sz="0" w:space="0" w:color="auto"/>
        <w:right w:val="none" w:sz="0" w:space="0" w:color="auto"/>
      </w:divBdr>
    </w:div>
    <w:div w:id="1093549777">
      <w:bodyDiv w:val="1"/>
      <w:marLeft w:val="0"/>
      <w:marRight w:val="0"/>
      <w:marTop w:val="0"/>
      <w:marBottom w:val="0"/>
      <w:divBdr>
        <w:top w:val="none" w:sz="0" w:space="0" w:color="auto"/>
        <w:left w:val="none" w:sz="0" w:space="0" w:color="auto"/>
        <w:bottom w:val="none" w:sz="0" w:space="0" w:color="auto"/>
        <w:right w:val="none" w:sz="0" w:space="0" w:color="auto"/>
      </w:divBdr>
    </w:div>
    <w:div w:id="1101486586">
      <w:bodyDiv w:val="1"/>
      <w:marLeft w:val="0"/>
      <w:marRight w:val="0"/>
      <w:marTop w:val="0"/>
      <w:marBottom w:val="0"/>
      <w:divBdr>
        <w:top w:val="none" w:sz="0" w:space="0" w:color="auto"/>
        <w:left w:val="none" w:sz="0" w:space="0" w:color="auto"/>
        <w:bottom w:val="none" w:sz="0" w:space="0" w:color="auto"/>
        <w:right w:val="none" w:sz="0" w:space="0" w:color="auto"/>
      </w:divBdr>
    </w:div>
    <w:div w:id="1102921214">
      <w:bodyDiv w:val="1"/>
      <w:marLeft w:val="0"/>
      <w:marRight w:val="0"/>
      <w:marTop w:val="0"/>
      <w:marBottom w:val="0"/>
      <w:divBdr>
        <w:top w:val="none" w:sz="0" w:space="0" w:color="auto"/>
        <w:left w:val="none" w:sz="0" w:space="0" w:color="auto"/>
        <w:bottom w:val="none" w:sz="0" w:space="0" w:color="auto"/>
        <w:right w:val="none" w:sz="0" w:space="0" w:color="auto"/>
      </w:divBdr>
    </w:div>
    <w:div w:id="1117215297">
      <w:bodyDiv w:val="1"/>
      <w:marLeft w:val="0"/>
      <w:marRight w:val="0"/>
      <w:marTop w:val="0"/>
      <w:marBottom w:val="0"/>
      <w:divBdr>
        <w:top w:val="none" w:sz="0" w:space="0" w:color="auto"/>
        <w:left w:val="none" w:sz="0" w:space="0" w:color="auto"/>
        <w:bottom w:val="none" w:sz="0" w:space="0" w:color="auto"/>
        <w:right w:val="none" w:sz="0" w:space="0" w:color="auto"/>
      </w:divBdr>
    </w:div>
    <w:div w:id="1117682338">
      <w:bodyDiv w:val="1"/>
      <w:marLeft w:val="0"/>
      <w:marRight w:val="0"/>
      <w:marTop w:val="0"/>
      <w:marBottom w:val="0"/>
      <w:divBdr>
        <w:top w:val="none" w:sz="0" w:space="0" w:color="auto"/>
        <w:left w:val="none" w:sz="0" w:space="0" w:color="auto"/>
        <w:bottom w:val="none" w:sz="0" w:space="0" w:color="auto"/>
        <w:right w:val="none" w:sz="0" w:space="0" w:color="auto"/>
      </w:divBdr>
    </w:div>
    <w:div w:id="1121806497">
      <w:bodyDiv w:val="1"/>
      <w:marLeft w:val="0"/>
      <w:marRight w:val="0"/>
      <w:marTop w:val="0"/>
      <w:marBottom w:val="0"/>
      <w:divBdr>
        <w:top w:val="none" w:sz="0" w:space="0" w:color="auto"/>
        <w:left w:val="none" w:sz="0" w:space="0" w:color="auto"/>
        <w:bottom w:val="none" w:sz="0" w:space="0" w:color="auto"/>
        <w:right w:val="none" w:sz="0" w:space="0" w:color="auto"/>
      </w:divBdr>
    </w:div>
    <w:div w:id="1123885250">
      <w:bodyDiv w:val="1"/>
      <w:marLeft w:val="0"/>
      <w:marRight w:val="0"/>
      <w:marTop w:val="0"/>
      <w:marBottom w:val="0"/>
      <w:divBdr>
        <w:top w:val="none" w:sz="0" w:space="0" w:color="auto"/>
        <w:left w:val="none" w:sz="0" w:space="0" w:color="auto"/>
        <w:bottom w:val="none" w:sz="0" w:space="0" w:color="auto"/>
        <w:right w:val="none" w:sz="0" w:space="0" w:color="auto"/>
      </w:divBdr>
    </w:div>
    <w:div w:id="1124815355">
      <w:bodyDiv w:val="1"/>
      <w:marLeft w:val="0"/>
      <w:marRight w:val="0"/>
      <w:marTop w:val="0"/>
      <w:marBottom w:val="0"/>
      <w:divBdr>
        <w:top w:val="none" w:sz="0" w:space="0" w:color="auto"/>
        <w:left w:val="none" w:sz="0" w:space="0" w:color="auto"/>
        <w:bottom w:val="none" w:sz="0" w:space="0" w:color="auto"/>
        <w:right w:val="none" w:sz="0" w:space="0" w:color="auto"/>
      </w:divBdr>
    </w:div>
    <w:div w:id="1125734310">
      <w:bodyDiv w:val="1"/>
      <w:marLeft w:val="0"/>
      <w:marRight w:val="0"/>
      <w:marTop w:val="0"/>
      <w:marBottom w:val="0"/>
      <w:divBdr>
        <w:top w:val="none" w:sz="0" w:space="0" w:color="auto"/>
        <w:left w:val="none" w:sz="0" w:space="0" w:color="auto"/>
        <w:bottom w:val="none" w:sz="0" w:space="0" w:color="auto"/>
        <w:right w:val="none" w:sz="0" w:space="0" w:color="auto"/>
      </w:divBdr>
    </w:div>
    <w:div w:id="1130784688">
      <w:bodyDiv w:val="1"/>
      <w:marLeft w:val="0"/>
      <w:marRight w:val="0"/>
      <w:marTop w:val="0"/>
      <w:marBottom w:val="0"/>
      <w:divBdr>
        <w:top w:val="none" w:sz="0" w:space="0" w:color="auto"/>
        <w:left w:val="none" w:sz="0" w:space="0" w:color="auto"/>
        <w:bottom w:val="none" w:sz="0" w:space="0" w:color="auto"/>
        <w:right w:val="none" w:sz="0" w:space="0" w:color="auto"/>
      </w:divBdr>
    </w:div>
    <w:div w:id="1131632956">
      <w:bodyDiv w:val="1"/>
      <w:marLeft w:val="0"/>
      <w:marRight w:val="0"/>
      <w:marTop w:val="0"/>
      <w:marBottom w:val="0"/>
      <w:divBdr>
        <w:top w:val="none" w:sz="0" w:space="0" w:color="auto"/>
        <w:left w:val="none" w:sz="0" w:space="0" w:color="auto"/>
        <w:bottom w:val="none" w:sz="0" w:space="0" w:color="auto"/>
        <w:right w:val="none" w:sz="0" w:space="0" w:color="auto"/>
      </w:divBdr>
    </w:div>
    <w:div w:id="1136332789">
      <w:bodyDiv w:val="1"/>
      <w:marLeft w:val="0"/>
      <w:marRight w:val="0"/>
      <w:marTop w:val="0"/>
      <w:marBottom w:val="0"/>
      <w:divBdr>
        <w:top w:val="none" w:sz="0" w:space="0" w:color="auto"/>
        <w:left w:val="none" w:sz="0" w:space="0" w:color="auto"/>
        <w:bottom w:val="none" w:sz="0" w:space="0" w:color="auto"/>
        <w:right w:val="none" w:sz="0" w:space="0" w:color="auto"/>
      </w:divBdr>
    </w:div>
    <w:div w:id="1137526063">
      <w:bodyDiv w:val="1"/>
      <w:marLeft w:val="0"/>
      <w:marRight w:val="0"/>
      <w:marTop w:val="0"/>
      <w:marBottom w:val="0"/>
      <w:divBdr>
        <w:top w:val="none" w:sz="0" w:space="0" w:color="auto"/>
        <w:left w:val="none" w:sz="0" w:space="0" w:color="auto"/>
        <w:bottom w:val="none" w:sz="0" w:space="0" w:color="auto"/>
        <w:right w:val="none" w:sz="0" w:space="0" w:color="auto"/>
      </w:divBdr>
    </w:div>
    <w:div w:id="1149786573">
      <w:bodyDiv w:val="1"/>
      <w:marLeft w:val="0"/>
      <w:marRight w:val="0"/>
      <w:marTop w:val="0"/>
      <w:marBottom w:val="0"/>
      <w:divBdr>
        <w:top w:val="none" w:sz="0" w:space="0" w:color="auto"/>
        <w:left w:val="none" w:sz="0" w:space="0" w:color="auto"/>
        <w:bottom w:val="none" w:sz="0" w:space="0" w:color="auto"/>
        <w:right w:val="none" w:sz="0" w:space="0" w:color="auto"/>
      </w:divBdr>
    </w:div>
    <w:div w:id="1152406149">
      <w:bodyDiv w:val="1"/>
      <w:marLeft w:val="0"/>
      <w:marRight w:val="0"/>
      <w:marTop w:val="0"/>
      <w:marBottom w:val="0"/>
      <w:divBdr>
        <w:top w:val="none" w:sz="0" w:space="0" w:color="auto"/>
        <w:left w:val="none" w:sz="0" w:space="0" w:color="auto"/>
        <w:bottom w:val="none" w:sz="0" w:space="0" w:color="auto"/>
        <w:right w:val="none" w:sz="0" w:space="0" w:color="auto"/>
      </w:divBdr>
      <w:divsChild>
        <w:div w:id="1116758898">
          <w:marLeft w:val="274"/>
          <w:marRight w:val="0"/>
          <w:marTop w:val="0"/>
          <w:marBottom w:val="40"/>
          <w:divBdr>
            <w:top w:val="none" w:sz="0" w:space="0" w:color="auto"/>
            <w:left w:val="none" w:sz="0" w:space="0" w:color="auto"/>
            <w:bottom w:val="none" w:sz="0" w:space="0" w:color="auto"/>
            <w:right w:val="none" w:sz="0" w:space="0" w:color="auto"/>
          </w:divBdr>
        </w:div>
        <w:div w:id="1714570975">
          <w:marLeft w:val="274"/>
          <w:marRight w:val="0"/>
          <w:marTop w:val="0"/>
          <w:marBottom w:val="40"/>
          <w:divBdr>
            <w:top w:val="none" w:sz="0" w:space="0" w:color="auto"/>
            <w:left w:val="none" w:sz="0" w:space="0" w:color="auto"/>
            <w:bottom w:val="none" w:sz="0" w:space="0" w:color="auto"/>
            <w:right w:val="none" w:sz="0" w:space="0" w:color="auto"/>
          </w:divBdr>
        </w:div>
        <w:div w:id="2026785108">
          <w:marLeft w:val="274"/>
          <w:marRight w:val="0"/>
          <w:marTop w:val="0"/>
          <w:marBottom w:val="40"/>
          <w:divBdr>
            <w:top w:val="none" w:sz="0" w:space="0" w:color="auto"/>
            <w:left w:val="none" w:sz="0" w:space="0" w:color="auto"/>
            <w:bottom w:val="none" w:sz="0" w:space="0" w:color="auto"/>
            <w:right w:val="none" w:sz="0" w:space="0" w:color="auto"/>
          </w:divBdr>
        </w:div>
      </w:divsChild>
    </w:div>
    <w:div w:id="1156459314">
      <w:bodyDiv w:val="1"/>
      <w:marLeft w:val="0"/>
      <w:marRight w:val="0"/>
      <w:marTop w:val="0"/>
      <w:marBottom w:val="0"/>
      <w:divBdr>
        <w:top w:val="none" w:sz="0" w:space="0" w:color="auto"/>
        <w:left w:val="none" w:sz="0" w:space="0" w:color="auto"/>
        <w:bottom w:val="none" w:sz="0" w:space="0" w:color="auto"/>
        <w:right w:val="none" w:sz="0" w:space="0" w:color="auto"/>
      </w:divBdr>
      <w:divsChild>
        <w:div w:id="155651995">
          <w:marLeft w:val="446"/>
          <w:marRight w:val="0"/>
          <w:marTop w:val="0"/>
          <w:marBottom w:val="0"/>
          <w:divBdr>
            <w:top w:val="none" w:sz="0" w:space="0" w:color="auto"/>
            <w:left w:val="none" w:sz="0" w:space="0" w:color="auto"/>
            <w:bottom w:val="none" w:sz="0" w:space="0" w:color="auto"/>
            <w:right w:val="none" w:sz="0" w:space="0" w:color="auto"/>
          </w:divBdr>
        </w:div>
      </w:divsChild>
    </w:div>
    <w:div w:id="1158881086">
      <w:bodyDiv w:val="1"/>
      <w:marLeft w:val="0"/>
      <w:marRight w:val="0"/>
      <w:marTop w:val="0"/>
      <w:marBottom w:val="0"/>
      <w:divBdr>
        <w:top w:val="none" w:sz="0" w:space="0" w:color="auto"/>
        <w:left w:val="none" w:sz="0" w:space="0" w:color="auto"/>
        <w:bottom w:val="none" w:sz="0" w:space="0" w:color="auto"/>
        <w:right w:val="none" w:sz="0" w:space="0" w:color="auto"/>
      </w:divBdr>
    </w:div>
    <w:div w:id="1160971941">
      <w:bodyDiv w:val="1"/>
      <w:marLeft w:val="0"/>
      <w:marRight w:val="0"/>
      <w:marTop w:val="0"/>
      <w:marBottom w:val="0"/>
      <w:divBdr>
        <w:top w:val="none" w:sz="0" w:space="0" w:color="auto"/>
        <w:left w:val="none" w:sz="0" w:space="0" w:color="auto"/>
        <w:bottom w:val="none" w:sz="0" w:space="0" w:color="auto"/>
        <w:right w:val="none" w:sz="0" w:space="0" w:color="auto"/>
      </w:divBdr>
    </w:div>
    <w:div w:id="1163351035">
      <w:bodyDiv w:val="1"/>
      <w:marLeft w:val="0"/>
      <w:marRight w:val="0"/>
      <w:marTop w:val="0"/>
      <w:marBottom w:val="0"/>
      <w:divBdr>
        <w:top w:val="none" w:sz="0" w:space="0" w:color="auto"/>
        <w:left w:val="none" w:sz="0" w:space="0" w:color="auto"/>
        <w:bottom w:val="none" w:sz="0" w:space="0" w:color="auto"/>
        <w:right w:val="none" w:sz="0" w:space="0" w:color="auto"/>
      </w:divBdr>
    </w:div>
    <w:div w:id="1167552780">
      <w:bodyDiv w:val="1"/>
      <w:marLeft w:val="0"/>
      <w:marRight w:val="0"/>
      <w:marTop w:val="0"/>
      <w:marBottom w:val="0"/>
      <w:divBdr>
        <w:top w:val="none" w:sz="0" w:space="0" w:color="auto"/>
        <w:left w:val="none" w:sz="0" w:space="0" w:color="auto"/>
        <w:bottom w:val="none" w:sz="0" w:space="0" w:color="auto"/>
        <w:right w:val="none" w:sz="0" w:space="0" w:color="auto"/>
      </w:divBdr>
    </w:div>
    <w:div w:id="1169950654">
      <w:bodyDiv w:val="1"/>
      <w:marLeft w:val="0"/>
      <w:marRight w:val="0"/>
      <w:marTop w:val="0"/>
      <w:marBottom w:val="0"/>
      <w:divBdr>
        <w:top w:val="none" w:sz="0" w:space="0" w:color="auto"/>
        <w:left w:val="none" w:sz="0" w:space="0" w:color="auto"/>
        <w:bottom w:val="none" w:sz="0" w:space="0" w:color="auto"/>
        <w:right w:val="none" w:sz="0" w:space="0" w:color="auto"/>
      </w:divBdr>
    </w:div>
    <w:div w:id="1170103593">
      <w:bodyDiv w:val="1"/>
      <w:marLeft w:val="0"/>
      <w:marRight w:val="0"/>
      <w:marTop w:val="0"/>
      <w:marBottom w:val="0"/>
      <w:divBdr>
        <w:top w:val="none" w:sz="0" w:space="0" w:color="auto"/>
        <w:left w:val="none" w:sz="0" w:space="0" w:color="auto"/>
        <w:bottom w:val="none" w:sz="0" w:space="0" w:color="auto"/>
        <w:right w:val="none" w:sz="0" w:space="0" w:color="auto"/>
      </w:divBdr>
    </w:div>
    <w:div w:id="1175153097">
      <w:bodyDiv w:val="1"/>
      <w:marLeft w:val="0"/>
      <w:marRight w:val="0"/>
      <w:marTop w:val="0"/>
      <w:marBottom w:val="0"/>
      <w:divBdr>
        <w:top w:val="none" w:sz="0" w:space="0" w:color="auto"/>
        <w:left w:val="none" w:sz="0" w:space="0" w:color="auto"/>
        <w:bottom w:val="none" w:sz="0" w:space="0" w:color="auto"/>
        <w:right w:val="none" w:sz="0" w:space="0" w:color="auto"/>
      </w:divBdr>
    </w:div>
    <w:div w:id="1176307342">
      <w:bodyDiv w:val="1"/>
      <w:marLeft w:val="0"/>
      <w:marRight w:val="0"/>
      <w:marTop w:val="0"/>
      <w:marBottom w:val="0"/>
      <w:divBdr>
        <w:top w:val="none" w:sz="0" w:space="0" w:color="auto"/>
        <w:left w:val="none" w:sz="0" w:space="0" w:color="auto"/>
        <w:bottom w:val="none" w:sz="0" w:space="0" w:color="auto"/>
        <w:right w:val="none" w:sz="0" w:space="0" w:color="auto"/>
      </w:divBdr>
    </w:div>
    <w:div w:id="1179468823">
      <w:bodyDiv w:val="1"/>
      <w:marLeft w:val="0"/>
      <w:marRight w:val="0"/>
      <w:marTop w:val="0"/>
      <w:marBottom w:val="0"/>
      <w:divBdr>
        <w:top w:val="none" w:sz="0" w:space="0" w:color="auto"/>
        <w:left w:val="none" w:sz="0" w:space="0" w:color="auto"/>
        <w:bottom w:val="none" w:sz="0" w:space="0" w:color="auto"/>
        <w:right w:val="none" w:sz="0" w:space="0" w:color="auto"/>
      </w:divBdr>
    </w:div>
    <w:div w:id="1179731832">
      <w:bodyDiv w:val="1"/>
      <w:marLeft w:val="0"/>
      <w:marRight w:val="0"/>
      <w:marTop w:val="0"/>
      <w:marBottom w:val="0"/>
      <w:divBdr>
        <w:top w:val="none" w:sz="0" w:space="0" w:color="auto"/>
        <w:left w:val="none" w:sz="0" w:space="0" w:color="auto"/>
        <w:bottom w:val="none" w:sz="0" w:space="0" w:color="auto"/>
        <w:right w:val="none" w:sz="0" w:space="0" w:color="auto"/>
      </w:divBdr>
      <w:divsChild>
        <w:div w:id="291329854">
          <w:marLeft w:val="418"/>
          <w:marRight w:val="0"/>
          <w:marTop w:val="0"/>
          <w:marBottom w:val="40"/>
          <w:divBdr>
            <w:top w:val="none" w:sz="0" w:space="0" w:color="auto"/>
            <w:left w:val="none" w:sz="0" w:space="0" w:color="auto"/>
            <w:bottom w:val="none" w:sz="0" w:space="0" w:color="auto"/>
            <w:right w:val="none" w:sz="0" w:space="0" w:color="auto"/>
          </w:divBdr>
        </w:div>
        <w:div w:id="325012073">
          <w:marLeft w:val="173"/>
          <w:marRight w:val="0"/>
          <w:marTop w:val="0"/>
          <w:marBottom w:val="40"/>
          <w:divBdr>
            <w:top w:val="none" w:sz="0" w:space="0" w:color="auto"/>
            <w:left w:val="none" w:sz="0" w:space="0" w:color="auto"/>
            <w:bottom w:val="none" w:sz="0" w:space="0" w:color="auto"/>
            <w:right w:val="none" w:sz="0" w:space="0" w:color="auto"/>
          </w:divBdr>
        </w:div>
        <w:div w:id="331034985">
          <w:marLeft w:val="173"/>
          <w:marRight w:val="0"/>
          <w:marTop w:val="0"/>
          <w:marBottom w:val="40"/>
          <w:divBdr>
            <w:top w:val="none" w:sz="0" w:space="0" w:color="auto"/>
            <w:left w:val="none" w:sz="0" w:space="0" w:color="auto"/>
            <w:bottom w:val="none" w:sz="0" w:space="0" w:color="auto"/>
            <w:right w:val="none" w:sz="0" w:space="0" w:color="auto"/>
          </w:divBdr>
        </w:div>
        <w:div w:id="398944168">
          <w:marLeft w:val="418"/>
          <w:marRight w:val="0"/>
          <w:marTop w:val="0"/>
          <w:marBottom w:val="40"/>
          <w:divBdr>
            <w:top w:val="none" w:sz="0" w:space="0" w:color="auto"/>
            <w:left w:val="none" w:sz="0" w:space="0" w:color="auto"/>
            <w:bottom w:val="none" w:sz="0" w:space="0" w:color="auto"/>
            <w:right w:val="none" w:sz="0" w:space="0" w:color="auto"/>
          </w:divBdr>
        </w:div>
        <w:div w:id="428046734">
          <w:marLeft w:val="173"/>
          <w:marRight w:val="0"/>
          <w:marTop w:val="0"/>
          <w:marBottom w:val="40"/>
          <w:divBdr>
            <w:top w:val="none" w:sz="0" w:space="0" w:color="auto"/>
            <w:left w:val="none" w:sz="0" w:space="0" w:color="auto"/>
            <w:bottom w:val="none" w:sz="0" w:space="0" w:color="auto"/>
            <w:right w:val="none" w:sz="0" w:space="0" w:color="auto"/>
          </w:divBdr>
        </w:div>
        <w:div w:id="978413560">
          <w:marLeft w:val="418"/>
          <w:marRight w:val="0"/>
          <w:marTop w:val="0"/>
          <w:marBottom w:val="40"/>
          <w:divBdr>
            <w:top w:val="none" w:sz="0" w:space="0" w:color="auto"/>
            <w:left w:val="none" w:sz="0" w:space="0" w:color="auto"/>
            <w:bottom w:val="none" w:sz="0" w:space="0" w:color="auto"/>
            <w:right w:val="none" w:sz="0" w:space="0" w:color="auto"/>
          </w:divBdr>
        </w:div>
      </w:divsChild>
    </w:div>
    <w:div w:id="1184638031">
      <w:bodyDiv w:val="1"/>
      <w:marLeft w:val="0"/>
      <w:marRight w:val="0"/>
      <w:marTop w:val="0"/>
      <w:marBottom w:val="0"/>
      <w:divBdr>
        <w:top w:val="none" w:sz="0" w:space="0" w:color="auto"/>
        <w:left w:val="none" w:sz="0" w:space="0" w:color="auto"/>
        <w:bottom w:val="none" w:sz="0" w:space="0" w:color="auto"/>
        <w:right w:val="none" w:sz="0" w:space="0" w:color="auto"/>
      </w:divBdr>
    </w:div>
    <w:div w:id="1193104620">
      <w:bodyDiv w:val="1"/>
      <w:marLeft w:val="0"/>
      <w:marRight w:val="0"/>
      <w:marTop w:val="0"/>
      <w:marBottom w:val="0"/>
      <w:divBdr>
        <w:top w:val="none" w:sz="0" w:space="0" w:color="auto"/>
        <w:left w:val="none" w:sz="0" w:space="0" w:color="auto"/>
        <w:bottom w:val="none" w:sz="0" w:space="0" w:color="auto"/>
        <w:right w:val="none" w:sz="0" w:space="0" w:color="auto"/>
      </w:divBdr>
    </w:div>
    <w:div w:id="1201555541">
      <w:bodyDiv w:val="1"/>
      <w:marLeft w:val="0"/>
      <w:marRight w:val="0"/>
      <w:marTop w:val="0"/>
      <w:marBottom w:val="0"/>
      <w:divBdr>
        <w:top w:val="none" w:sz="0" w:space="0" w:color="auto"/>
        <w:left w:val="none" w:sz="0" w:space="0" w:color="auto"/>
        <w:bottom w:val="none" w:sz="0" w:space="0" w:color="auto"/>
        <w:right w:val="none" w:sz="0" w:space="0" w:color="auto"/>
      </w:divBdr>
    </w:div>
    <w:div w:id="1215042073">
      <w:bodyDiv w:val="1"/>
      <w:marLeft w:val="0"/>
      <w:marRight w:val="0"/>
      <w:marTop w:val="0"/>
      <w:marBottom w:val="0"/>
      <w:divBdr>
        <w:top w:val="none" w:sz="0" w:space="0" w:color="auto"/>
        <w:left w:val="none" w:sz="0" w:space="0" w:color="auto"/>
        <w:bottom w:val="none" w:sz="0" w:space="0" w:color="auto"/>
        <w:right w:val="none" w:sz="0" w:space="0" w:color="auto"/>
      </w:divBdr>
    </w:div>
    <w:div w:id="1218318577">
      <w:bodyDiv w:val="1"/>
      <w:marLeft w:val="0"/>
      <w:marRight w:val="0"/>
      <w:marTop w:val="0"/>
      <w:marBottom w:val="0"/>
      <w:divBdr>
        <w:top w:val="none" w:sz="0" w:space="0" w:color="auto"/>
        <w:left w:val="none" w:sz="0" w:space="0" w:color="auto"/>
        <w:bottom w:val="none" w:sz="0" w:space="0" w:color="auto"/>
        <w:right w:val="none" w:sz="0" w:space="0" w:color="auto"/>
      </w:divBdr>
    </w:div>
    <w:div w:id="1224029024">
      <w:bodyDiv w:val="1"/>
      <w:marLeft w:val="0"/>
      <w:marRight w:val="0"/>
      <w:marTop w:val="0"/>
      <w:marBottom w:val="0"/>
      <w:divBdr>
        <w:top w:val="none" w:sz="0" w:space="0" w:color="auto"/>
        <w:left w:val="none" w:sz="0" w:space="0" w:color="auto"/>
        <w:bottom w:val="none" w:sz="0" w:space="0" w:color="auto"/>
        <w:right w:val="none" w:sz="0" w:space="0" w:color="auto"/>
      </w:divBdr>
      <w:divsChild>
        <w:div w:id="1579705816">
          <w:marLeft w:val="0"/>
          <w:marRight w:val="0"/>
          <w:marTop w:val="0"/>
          <w:marBottom w:val="0"/>
          <w:divBdr>
            <w:top w:val="single" w:sz="2" w:space="0" w:color="auto"/>
            <w:left w:val="single" w:sz="2" w:space="0" w:color="auto"/>
            <w:bottom w:val="single" w:sz="2" w:space="0" w:color="auto"/>
            <w:right w:val="single" w:sz="2" w:space="0" w:color="auto"/>
          </w:divBdr>
          <w:divsChild>
            <w:div w:id="191261159">
              <w:marLeft w:val="0"/>
              <w:marRight w:val="0"/>
              <w:marTop w:val="0"/>
              <w:marBottom w:val="0"/>
              <w:divBdr>
                <w:top w:val="single" w:sz="2" w:space="0" w:color="auto"/>
                <w:left w:val="single" w:sz="2" w:space="0" w:color="auto"/>
                <w:bottom w:val="single" w:sz="2" w:space="0" w:color="auto"/>
                <w:right w:val="single" w:sz="2" w:space="0" w:color="auto"/>
              </w:divBdr>
              <w:divsChild>
                <w:div w:id="1030182481">
                  <w:marLeft w:val="0"/>
                  <w:marRight w:val="0"/>
                  <w:marTop w:val="0"/>
                  <w:marBottom w:val="0"/>
                  <w:divBdr>
                    <w:top w:val="single" w:sz="2" w:space="0" w:color="auto"/>
                    <w:left w:val="single" w:sz="2" w:space="0" w:color="auto"/>
                    <w:bottom w:val="single" w:sz="2" w:space="0" w:color="auto"/>
                    <w:right w:val="single" w:sz="2" w:space="0" w:color="auto"/>
                  </w:divBdr>
                  <w:divsChild>
                    <w:div w:id="885457605">
                      <w:marLeft w:val="0"/>
                      <w:marRight w:val="0"/>
                      <w:marTop w:val="0"/>
                      <w:marBottom w:val="0"/>
                      <w:divBdr>
                        <w:top w:val="single" w:sz="2" w:space="0" w:color="auto"/>
                        <w:left w:val="single" w:sz="2" w:space="0" w:color="auto"/>
                        <w:bottom w:val="single" w:sz="2" w:space="0" w:color="auto"/>
                        <w:right w:val="single" w:sz="2" w:space="0" w:color="auto"/>
                      </w:divBdr>
                      <w:divsChild>
                        <w:div w:id="1186286765">
                          <w:marLeft w:val="0"/>
                          <w:marRight w:val="0"/>
                          <w:marTop w:val="0"/>
                          <w:marBottom w:val="0"/>
                          <w:divBdr>
                            <w:top w:val="single" w:sz="2" w:space="0" w:color="auto"/>
                            <w:left w:val="single" w:sz="2" w:space="0" w:color="auto"/>
                            <w:bottom w:val="single" w:sz="2" w:space="0" w:color="auto"/>
                            <w:right w:val="single" w:sz="2" w:space="0" w:color="auto"/>
                          </w:divBdr>
                          <w:divsChild>
                            <w:div w:id="768626605">
                              <w:marLeft w:val="0"/>
                              <w:marRight w:val="0"/>
                              <w:marTop w:val="0"/>
                              <w:marBottom w:val="0"/>
                              <w:divBdr>
                                <w:top w:val="single" w:sz="2" w:space="0" w:color="auto"/>
                                <w:left w:val="single" w:sz="2" w:space="0" w:color="auto"/>
                                <w:bottom w:val="single" w:sz="2" w:space="0" w:color="auto"/>
                                <w:right w:val="single" w:sz="2" w:space="0" w:color="auto"/>
                              </w:divBdr>
                              <w:divsChild>
                                <w:div w:id="6371473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224371803">
      <w:bodyDiv w:val="1"/>
      <w:marLeft w:val="0"/>
      <w:marRight w:val="0"/>
      <w:marTop w:val="0"/>
      <w:marBottom w:val="0"/>
      <w:divBdr>
        <w:top w:val="none" w:sz="0" w:space="0" w:color="auto"/>
        <w:left w:val="none" w:sz="0" w:space="0" w:color="auto"/>
        <w:bottom w:val="none" w:sz="0" w:space="0" w:color="auto"/>
        <w:right w:val="none" w:sz="0" w:space="0" w:color="auto"/>
      </w:divBdr>
    </w:div>
    <w:div w:id="1225875666">
      <w:bodyDiv w:val="1"/>
      <w:marLeft w:val="0"/>
      <w:marRight w:val="0"/>
      <w:marTop w:val="0"/>
      <w:marBottom w:val="0"/>
      <w:divBdr>
        <w:top w:val="none" w:sz="0" w:space="0" w:color="auto"/>
        <w:left w:val="none" w:sz="0" w:space="0" w:color="auto"/>
        <w:bottom w:val="none" w:sz="0" w:space="0" w:color="auto"/>
        <w:right w:val="none" w:sz="0" w:space="0" w:color="auto"/>
      </w:divBdr>
    </w:div>
    <w:div w:id="1238056876">
      <w:bodyDiv w:val="1"/>
      <w:marLeft w:val="0"/>
      <w:marRight w:val="0"/>
      <w:marTop w:val="0"/>
      <w:marBottom w:val="0"/>
      <w:divBdr>
        <w:top w:val="none" w:sz="0" w:space="0" w:color="auto"/>
        <w:left w:val="none" w:sz="0" w:space="0" w:color="auto"/>
        <w:bottom w:val="none" w:sz="0" w:space="0" w:color="auto"/>
        <w:right w:val="none" w:sz="0" w:space="0" w:color="auto"/>
      </w:divBdr>
      <w:divsChild>
        <w:div w:id="419571076">
          <w:marLeft w:val="446"/>
          <w:marRight w:val="0"/>
          <w:marTop w:val="0"/>
          <w:marBottom w:val="0"/>
          <w:divBdr>
            <w:top w:val="none" w:sz="0" w:space="0" w:color="auto"/>
            <w:left w:val="none" w:sz="0" w:space="0" w:color="auto"/>
            <w:bottom w:val="none" w:sz="0" w:space="0" w:color="auto"/>
            <w:right w:val="none" w:sz="0" w:space="0" w:color="auto"/>
          </w:divBdr>
        </w:div>
        <w:div w:id="1250044297">
          <w:marLeft w:val="446"/>
          <w:marRight w:val="0"/>
          <w:marTop w:val="0"/>
          <w:marBottom w:val="0"/>
          <w:divBdr>
            <w:top w:val="none" w:sz="0" w:space="0" w:color="auto"/>
            <w:left w:val="none" w:sz="0" w:space="0" w:color="auto"/>
            <w:bottom w:val="none" w:sz="0" w:space="0" w:color="auto"/>
            <w:right w:val="none" w:sz="0" w:space="0" w:color="auto"/>
          </w:divBdr>
        </w:div>
        <w:div w:id="1692300103">
          <w:marLeft w:val="446"/>
          <w:marRight w:val="0"/>
          <w:marTop w:val="0"/>
          <w:marBottom w:val="0"/>
          <w:divBdr>
            <w:top w:val="none" w:sz="0" w:space="0" w:color="auto"/>
            <w:left w:val="none" w:sz="0" w:space="0" w:color="auto"/>
            <w:bottom w:val="none" w:sz="0" w:space="0" w:color="auto"/>
            <w:right w:val="none" w:sz="0" w:space="0" w:color="auto"/>
          </w:divBdr>
        </w:div>
        <w:div w:id="1953628813">
          <w:marLeft w:val="446"/>
          <w:marRight w:val="0"/>
          <w:marTop w:val="0"/>
          <w:marBottom w:val="0"/>
          <w:divBdr>
            <w:top w:val="none" w:sz="0" w:space="0" w:color="auto"/>
            <w:left w:val="none" w:sz="0" w:space="0" w:color="auto"/>
            <w:bottom w:val="none" w:sz="0" w:space="0" w:color="auto"/>
            <w:right w:val="none" w:sz="0" w:space="0" w:color="auto"/>
          </w:divBdr>
        </w:div>
        <w:div w:id="2111003029">
          <w:marLeft w:val="446"/>
          <w:marRight w:val="0"/>
          <w:marTop w:val="0"/>
          <w:marBottom w:val="0"/>
          <w:divBdr>
            <w:top w:val="none" w:sz="0" w:space="0" w:color="auto"/>
            <w:left w:val="none" w:sz="0" w:space="0" w:color="auto"/>
            <w:bottom w:val="none" w:sz="0" w:space="0" w:color="auto"/>
            <w:right w:val="none" w:sz="0" w:space="0" w:color="auto"/>
          </w:divBdr>
        </w:div>
      </w:divsChild>
    </w:div>
    <w:div w:id="1242450458">
      <w:bodyDiv w:val="1"/>
      <w:marLeft w:val="0"/>
      <w:marRight w:val="0"/>
      <w:marTop w:val="0"/>
      <w:marBottom w:val="0"/>
      <w:divBdr>
        <w:top w:val="none" w:sz="0" w:space="0" w:color="auto"/>
        <w:left w:val="none" w:sz="0" w:space="0" w:color="auto"/>
        <w:bottom w:val="none" w:sz="0" w:space="0" w:color="auto"/>
        <w:right w:val="none" w:sz="0" w:space="0" w:color="auto"/>
      </w:divBdr>
    </w:div>
    <w:div w:id="1242569279">
      <w:bodyDiv w:val="1"/>
      <w:marLeft w:val="0"/>
      <w:marRight w:val="0"/>
      <w:marTop w:val="0"/>
      <w:marBottom w:val="0"/>
      <w:divBdr>
        <w:top w:val="none" w:sz="0" w:space="0" w:color="auto"/>
        <w:left w:val="none" w:sz="0" w:space="0" w:color="auto"/>
        <w:bottom w:val="none" w:sz="0" w:space="0" w:color="auto"/>
        <w:right w:val="none" w:sz="0" w:space="0" w:color="auto"/>
      </w:divBdr>
    </w:div>
    <w:div w:id="1251507546">
      <w:bodyDiv w:val="1"/>
      <w:marLeft w:val="0"/>
      <w:marRight w:val="0"/>
      <w:marTop w:val="0"/>
      <w:marBottom w:val="0"/>
      <w:divBdr>
        <w:top w:val="none" w:sz="0" w:space="0" w:color="auto"/>
        <w:left w:val="none" w:sz="0" w:space="0" w:color="auto"/>
        <w:bottom w:val="none" w:sz="0" w:space="0" w:color="auto"/>
        <w:right w:val="none" w:sz="0" w:space="0" w:color="auto"/>
      </w:divBdr>
    </w:div>
    <w:div w:id="1268804503">
      <w:bodyDiv w:val="1"/>
      <w:marLeft w:val="0"/>
      <w:marRight w:val="0"/>
      <w:marTop w:val="0"/>
      <w:marBottom w:val="0"/>
      <w:divBdr>
        <w:top w:val="none" w:sz="0" w:space="0" w:color="auto"/>
        <w:left w:val="none" w:sz="0" w:space="0" w:color="auto"/>
        <w:bottom w:val="none" w:sz="0" w:space="0" w:color="auto"/>
        <w:right w:val="none" w:sz="0" w:space="0" w:color="auto"/>
      </w:divBdr>
      <w:divsChild>
        <w:div w:id="1021475839">
          <w:marLeft w:val="202"/>
          <w:marRight w:val="0"/>
          <w:marTop w:val="0"/>
          <w:marBottom w:val="0"/>
          <w:divBdr>
            <w:top w:val="none" w:sz="0" w:space="0" w:color="auto"/>
            <w:left w:val="none" w:sz="0" w:space="0" w:color="auto"/>
            <w:bottom w:val="none" w:sz="0" w:space="0" w:color="auto"/>
            <w:right w:val="none" w:sz="0" w:space="0" w:color="auto"/>
          </w:divBdr>
        </w:div>
        <w:div w:id="1817066008">
          <w:marLeft w:val="202"/>
          <w:marRight w:val="0"/>
          <w:marTop w:val="0"/>
          <w:marBottom w:val="0"/>
          <w:divBdr>
            <w:top w:val="none" w:sz="0" w:space="0" w:color="auto"/>
            <w:left w:val="none" w:sz="0" w:space="0" w:color="auto"/>
            <w:bottom w:val="none" w:sz="0" w:space="0" w:color="auto"/>
            <w:right w:val="none" w:sz="0" w:space="0" w:color="auto"/>
          </w:divBdr>
        </w:div>
        <w:div w:id="1937447159">
          <w:marLeft w:val="202"/>
          <w:marRight w:val="0"/>
          <w:marTop w:val="0"/>
          <w:marBottom w:val="0"/>
          <w:divBdr>
            <w:top w:val="none" w:sz="0" w:space="0" w:color="auto"/>
            <w:left w:val="none" w:sz="0" w:space="0" w:color="auto"/>
            <w:bottom w:val="none" w:sz="0" w:space="0" w:color="auto"/>
            <w:right w:val="none" w:sz="0" w:space="0" w:color="auto"/>
          </w:divBdr>
        </w:div>
      </w:divsChild>
    </w:div>
    <w:div w:id="1273900329">
      <w:bodyDiv w:val="1"/>
      <w:marLeft w:val="0"/>
      <w:marRight w:val="0"/>
      <w:marTop w:val="0"/>
      <w:marBottom w:val="0"/>
      <w:divBdr>
        <w:top w:val="none" w:sz="0" w:space="0" w:color="auto"/>
        <w:left w:val="none" w:sz="0" w:space="0" w:color="auto"/>
        <w:bottom w:val="none" w:sz="0" w:space="0" w:color="auto"/>
        <w:right w:val="none" w:sz="0" w:space="0" w:color="auto"/>
      </w:divBdr>
    </w:div>
    <w:div w:id="1287666023">
      <w:bodyDiv w:val="1"/>
      <w:marLeft w:val="0"/>
      <w:marRight w:val="0"/>
      <w:marTop w:val="0"/>
      <w:marBottom w:val="0"/>
      <w:divBdr>
        <w:top w:val="none" w:sz="0" w:space="0" w:color="auto"/>
        <w:left w:val="none" w:sz="0" w:space="0" w:color="auto"/>
        <w:bottom w:val="none" w:sz="0" w:space="0" w:color="auto"/>
        <w:right w:val="none" w:sz="0" w:space="0" w:color="auto"/>
      </w:divBdr>
    </w:div>
    <w:div w:id="1290697250">
      <w:bodyDiv w:val="1"/>
      <w:marLeft w:val="0"/>
      <w:marRight w:val="0"/>
      <w:marTop w:val="0"/>
      <w:marBottom w:val="0"/>
      <w:divBdr>
        <w:top w:val="none" w:sz="0" w:space="0" w:color="auto"/>
        <w:left w:val="none" w:sz="0" w:space="0" w:color="auto"/>
        <w:bottom w:val="none" w:sz="0" w:space="0" w:color="auto"/>
        <w:right w:val="none" w:sz="0" w:space="0" w:color="auto"/>
      </w:divBdr>
    </w:div>
    <w:div w:id="1295063448">
      <w:bodyDiv w:val="1"/>
      <w:marLeft w:val="0"/>
      <w:marRight w:val="0"/>
      <w:marTop w:val="0"/>
      <w:marBottom w:val="0"/>
      <w:divBdr>
        <w:top w:val="none" w:sz="0" w:space="0" w:color="auto"/>
        <w:left w:val="none" w:sz="0" w:space="0" w:color="auto"/>
        <w:bottom w:val="none" w:sz="0" w:space="0" w:color="auto"/>
        <w:right w:val="none" w:sz="0" w:space="0" w:color="auto"/>
      </w:divBdr>
    </w:div>
    <w:div w:id="1295867986">
      <w:bodyDiv w:val="1"/>
      <w:marLeft w:val="0"/>
      <w:marRight w:val="0"/>
      <w:marTop w:val="0"/>
      <w:marBottom w:val="0"/>
      <w:divBdr>
        <w:top w:val="none" w:sz="0" w:space="0" w:color="auto"/>
        <w:left w:val="none" w:sz="0" w:space="0" w:color="auto"/>
        <w:bottom w:val="none" w:sz="0" w:space="0" w:color="auto"/>
        <w:right w:val="none" w:sz="0" w:space="0" w:color="auto"/>
      </w:divBdr>
    </w:div>
    <w:div w:id="1302731846">
      <w:bodyDiv w:val="1"/>
      <w:marLeft w:val="0"/>
      <w:marRight w:val="0"/>
      <w:marTop w:val="0"/>
      <w:marBottom w:val="0"/>
      <w:divBdr>
        <w:top w:val="none" w:sz="0" w:space="0" w:color="auto"/>
        <w:left w:val="none" w:sz="0" w:space="0" w:color="auto"/>
        <w:bottom w:val="none" w:sz="0" w:space="0" w:color="auto"/>
        <w:right w:val="none" w:sz="0" w:space="0" w:color="auto"/>
      </w:divBdr>
    </w:div>
    <w:div w:id="1311442884">
      <w:bodyDiv w:val="1"/>
      <w:marLeft w:val="0"/>
      <w:marRight w:val="0"/>
      <w:marTop w:val="0"/>
      <w:marBottom w:val="0"/>
      <w:divBdr>
        <w:top w:val="none" w:sz="0" w:space="0" w:color="auto"/>
        <w:left w:val="none" w:sz="0" w:space="0" w:color="auto"/>
        <w:bottom w:val="none" w:sz="0" w:space="0" w:color="auto"/>
        <w:right w:val="none" w:sz="0" w:space="0" w:color="auto"/>
      </w:divBdr>
      <w:divsChild>
        <w:div w:id="732654441">
          <w:marLeft w:val="173"/>
          <w:marRight w:val="0"/>
          <w:marTop w:val="0"/>
          <w:marBottom w:val="40"/>
          <w:divBdr>
            <w:top w:val="none" w:sz="0" w:space="0" w:color="auto"/>
            <w:left w:val="none" w:sz="0" w:space="0" w:color="auto"/>
            <w:bottom w:val="none" w:sz="0" w:space="0" w:color="auto"/>
            <w:right w:val="none" w:sz="0" w:space="0" w:color="auto"/>
          </w:divBdr>
        </w:div>
      </w:divsChild>
    </w:div>
    <w:div w:id="1315526092">
      <w:bodyDiv w:val="1"/>
      <w:marLeft w:val="0"/>
      <w:marRight w:val="0"/>
      <w:marTop w:val="0"/>
      <w:marBottom w:val="0"/>
      <w:divBdr>
        <w:top w:val="none" w:sz="0" w:space="0" w:color="auto"/>
        <w:left w:val="none" w:sz="0" w:space="0" w:color="auto"/>
        <w:bottom w:val="none" w:sz="0" w:space="0" w:color="auto"/>
        <w:right w:val="none" w:sz="0" w:space="0" w:color="auto"/>
      </w:divBdr>
    </w:div>
    <w:div w:id="1318535415">
      <w:bodyDiv w:val="1"/>
      <w:marLeft w:val="0"/>
      <w:marRight w:val="0"/>
      <w:marTop w:val="0"/>
      <w:marBottom w:val="0"/>
      <w:divBdr>
        <w:top w:val="none" w:sz="0" w:space="0" w:color="auto"/>
        <w:left w:val="none" w:sz="0" w:space="0" w:color="auto"/>
        <w:bottom w:val="none" w:sz="0" w:space="0" w:color="auto"/>
        <w:right w:val="none" w:sz="0" w:space="0" w:color="auto"/>
      </w:divBdr>
    </w:div>
    <w:div w:id="1320963418">
      <w:bodyDiv w:val="1"/>
      <w:marLeft w:val="0"/>
      <w:marRight w:val="0"/>
      <w:marTop w:val="0"/>
      <w:marBottom w:val="0"/>
      <w:divBdr>
        <w:top w:val="none" w:sz="0" w:space="0" w:color="auto"/>
        <w:left w:val="none" w:sz="0" w:space="0" w:color="auto"/>
        <w:bottom w:val="none" w:sz="0" w:space="0" w:color="auto"/>
        <w:right w:val="none" w:sz="0" w:space="0" w:color="auto"/>
      </w:divBdr>
    </w:div>
    <w:div w:id="1322468833">
      <w:bodyDiv w:val="1"/>
      <w:marLeft w:val="0"/>
      <w:marRight w:val="0"/>
      <w:marTop w:val="0"/>
      <w:marBottom w:val="0"/>
      <w:divBdr>
        <w:top w:val="none" w:sz="0" w:space="0" w:color="auto"/>
        <w:left w:val="none" w:sz="0" w:space="0" w:color="auto"/>
        <w:bottom w:val="none" w:sz="0" w:space="0" w:color="auto"/>
        <w:right w:val="none" w:sz="0" w:space="0" w:color="auto"/>
      </w:divBdr>
    </w:div>
    <w:div w:id="1333023700">
      <w:bodyDiv w:val="1"/>
      <w:marLeft w:val="0"/>
      <w:marRight w:val="0"/>
      <w:marTop w:val="0"/>
      <w:marBottom w:val="0"/>
      <w:divBdr>
        <w:top w:val="none" w:sz="0" w:space="0" w:color="auto"/>
        <w:left w:val="none" w:sz="0" w:space="0" w:color="auto"/>
        <w:bottom w:val="none" w:sz="0" w:space="0" w:color="auto"/>
        <w:right w:val="none" w:sz="0" w:space="0" w:color="auto"/>
      </w:divBdr>
    </w:div>
    <w:div w:id="1342393363">
      <w:bodyDiv w:val="1"/>
      <w:marLeft w:val="0"/>
      <w:marRight w:val="0"/>
      <w:marTop w:val="0"/>
      <w:marBottom w:val="0"/>
      <w:divBdr>
        <w:top w:val="none" w:sz="0" w:space="0" w:color="auto"/>
        <w:left w:val="none" w:sz="0" w:space="0" w:color="auto"/>
        <w:bottom w:val="none" w:sz="0" w:space="0" w:color="auto"/>
        <w:right w:val="none" w:sz="0" w:space="0" w:color="auto"/>
      </w:divBdr>
    </w:div>
    <w:div w:id="1345278730">
      <w:bodyDiv w:val="1"/>
      <w:marLeft w:val="0"/>
      <w:marRight w:val="0"/>
      <w:marTop w:val="0"/>
      <w:marBottom w:val="0"/>
      <w:divBdr>
        <w:top w:val="none" w:sz="0" w:space="0" w:color="auto"/>
        <w:left w:val="none" w:sz="0" w:space="0" w:color="auto"/>
        <w:bottom w:val="none" w:sz="0" w:space="0" w:color="auto"/>
        <w:right w:val="none" w:sz="0" w:space="0" w:color="auto"/>
      </w:divBdr>
    </w:div>
    <w:div w:id="1347635978">
      <w:bodyDiv w:val="1"/>
      <w:marLeft w:val="0"/>
      <w:marRight w:val="0"/>
      <w:marTop w:val="0"/>
      <w:marBottom w:val="0"/>
      <w:divBdr>
        <w:top w:val="none" w:sz="0" w:space="0" w:color="auto"/>
        <w:left w:val="none" w:sz="0" w:space="0" w:color="auto"/>
        <w:bottom w:val="none" w:sz="0" w:space="0" w:color="auto"/>
        <w:right w:val="none" w:sz="0" w:space="0" w:color="auto"/>
      </w:divBdr>
    </w:div>
    <w:div w:id="1358315196">
      <w:bodyDiv w:val="1"/>
      <w:marLeft w:val="0"/>
      <w:marRight w:val="0"/>
      <w:marTop w:val="0"/>
      <w:marBottom w:val="0"/>
      <w:divBdr>
        <w:top w:val="none" w:sz="0" w:space="0" w:color="auto"/>
        <w:left w:val="none" w:sz="0" w:space="0" w:color="auto"/>
        <w:bottom w:val="none" w:sz="0" w:space="0" w:color="auto"/>
        <w:right w:val="none" w:sz="0" w:space="0" w:color="auto"/>
      </w:divBdr>
    </w:div>
    <w:div w:id="1365474697">
      <w:bodyDiv w:val="1"/>
      <w:marLeft w:val="0"/>
      <w:marRight w:val="0"/>
      <w:marTop w:val="0"/>
      <w:marBottom w:val="0"/>
      <w:divBdr>
        <w:top w:val="none" w:sz="0" w:space="0" w:color="auto"/>
        <w:left w:val="none" w:sz="0" w:space="0" w:color="auto"/>
        <w:bottom w:val="none" w:sz="0" w:space="0" w:color="auto"/>
        <w:right w:val="none" w:sz="0" w:space="0" w:color="auto"/>
      </w:divBdr>
    </w:div>
    <w:div w:id="1377193473">
      <w:bodyDiv w:val="1"/>
      <w:marLeft w:val="0"/>
      <w:marRight w:val="0"/>
      <w:marTop w:val="0"/>
      <w:marBottom w:val="0"/>
      <w:divBdr>
        <w:top w:val="none" w:sz="0" w:space="0" w:color="auto"/>
        <w:left w:val="none" w:sz="0" w:space="0" w:color="auto"/>
        <w:bottom w:val="none" w:sz="0" w:space="0" w:color="auto"/>
        <w:right w:val="none" w:sz="0" w:space="0" w:color="auto"/>
      </w:divBdr>
    </w:div>
    <w:div w:id="1379166183">
      <w:bodyDiv w:val="1"/>
      <w:marLeft w:val="0"/>
      <w:marRight w:val="0"/>
      <w:marTop w:val="0"/>
      <w:marBottom w:val="0"/>
      <w:divBdr>
        <w:top w:val="none" w:sz="0" w:space="0" w:color="auto"/>
        <w:left w:val="none" w:sz="0" w:space="0" w:color="auto"/>
        <w:bottom w:val="none" w:sz="0" w:space="0" w:color="auto"/>
        <w:right w:val="none" w:sz="0" w:space="0" w:color="auto"/>
      </w:divBdr>
      <w:divsChild>
        <w:div w:id="909999385">
          <w:marLeft w:val="173"/>
          <w:marRight w:val="0"/>
          <w:marTop w:val="0"/>
          <w:marBottom w:val="40"/>
          <w:divBdr>
            <w:top w:val="none" w:sz="0" w:space="0" w:color="auto"/>
            <w:left w:val="none" w:sz="0" w:space="0" w:color="auto"/>
            <w:bottom w:val="none" w:sz="0" w:space="0" w:color="auto"/>
            <w:right w:val="none" w:sz="0" w:space="0" w:color="auto"/>
          </w:divBdr>
        </w:div>
        <w:div w:id="1736779334">
          <w:marLeft w:val="173"/>
          <w:marRight w:val="0"/>
          <w:marTop w:val="0"/>
          <w:marBottom w:val="40"/>
          <w:divBdr>
            <w:top w:val="none" w:sz="0" w:space="0" w:color="auto"/>
            <w:left w:val="none" w:sz="0" w:space="0" w:color="auto"/>
            <w:bottom w:val="none" w:sz="0" w:space="0" w:color="auto"/>
            <w:right w:val="none" w:sz="0" w:space="0" w:color="auto"/>
          </w:divBdr>
        </w:div>
        <w:div w:id="1921138413">
          <w:marLeft w:val="173"/>
          <w:marRight w:val="0"/>
          <w:marTop w:val="0"/>
          <w:marBottom w:val="40"/>
          <w:divBdr>
            <w:top w:val="none" w:sz="0" w:space="0" w:color="auto"/>
            <w:left w:val="none" w:sz="0" w:space="0" w:color="auto"/>
            <w:bottom w:val="none" w:sz="0" w:space="0" w:color="auto"/>
            <w:right w:val="none" w:sz="0" w:space="0" w:color="auto"/>
          </w:divBdr>
        </w:div>
      </w:divsChild>
    </w:div>
    <w:div w:id="1379433715">
      <w:bodyDiv w:val="1"/>
      <w:marLeft w:val="0"/>
      <w:marRight w:val="0"/>
      <w:marTop w:val="0"/>
      <w:marBottom w:val="0"/>
      <w:divBdr>
        <w:top w:val="none" w:sz="0" w:space="0" w:color="auto"/>
        <w:left w:val="none" w:sz="0" w:space="0" w:color="auto"/>
        <w:bottom w:val="none" w:sz="0" w:space="0" w:color="auto"/>
        <w:right w:val="none" w:sz="0" w:space="0" w:color="auto"/>
      </w:divBdr>
      <w:divsChild>
        <w:div w:id="510140610">
          <w:marLeft w:val="173"/>
          <w:marRight w:val="0"/>
          <w:marTop w:val="0"/>
          <w:marBottom w:val="40"/>
          <w:divBdr>
            <w:top w:val="none" w:sz="0" w:space="0" w:color="auto"/>
            <w:left w:val="none" w:sz="0" w:space="0" w:color="auto"/>
            <w:bottom w:val="none" w:sz="0" w:space="0" w:color="auto"/>
            <w:right w:val="none" w:sz="0" w:space="0" w:color="auto"/>
          </w:divBdr>
        </w:div>
        <w:div w:id="578364252">
          <w:marLeft w:val="173"/>
          <w:marRight w:val="0"/>
          <w:marTop w:val="0"/>
          <w:marBottom w:val="40"/>
          <w:divBdr>
            <w:top w:val="none" w:sz="0" w:space="0" w:color="auto"/>
            <w:left w:val="none" w:sz="0" w:space="0" w:color="auto"/>
            <w:bottom w:val="none" w:sz="0" w:space="0" w:color="auto"/>
            <w:right w:val="none" w:sz="0" w:space="0" w:color="auto"/>
          </w:divBdr>
        </w:div>
        <w:div w:id="942763788">
          <w:marLeft w:val="173"/>
          <w:marRight w:val="0"/>
          <w:marTop w:val="0"/>
          <w:marBottom w:val="40"/>
          <w:divBdr>
            <w:top w:val="none" w:sz="0" w:space="0" w:color="auto"/>
            <w:left w:val="none" w:sz="0" w:space="0" w:color="auto"/>
            <w:bottom w:val="none" w:sz="0" w:space="0" w:color="auto"/>
            <w:right w:val="none" w:sz="0" w:space="0" w:color="auto"/>
          </w:divBdr>
        </w:div>
      </w:divsChild>
    </w:div>
    <w:div w:id="1391727879">
      <w:bodyDiv w:val="1"/>
      <w:marLeft w:val="0"/>
      <w:marRight w:val="0"/>
      <w:marTop w:val="0"/>
      <w:marBottom w:val="0"/>
      <w:divBdr>
        <w:top w:val="none" w:sz="0" w:space="0" w:color="auto"/>
        <w:left w:val="none" w:sz="0" w:space="0" w:color="auto"/>
        <w:bottom w:val="none" w:sz="0" w:space="0" w:color="auto"/>
        <w:right w:val="none" w:sz="0" w:space="0" w:color="auto"/>
      </w:divBdr>
    </w:div>
    <w:div w:id="1396968806">
      <w:bodyDiv w:val="1"/>
      <w:marLeft w:val="0"/>
      <w:marRight w:val="0"/>
      <w:marTop w:val="0"/>
      <w:marBottom w:val="0"/>
      <w:divBdr>
        <w:top w:val="none" w:sz="0" w:space="0" w:color="auto"/>
        <w:left w:val="none" w:sz="0" w:space="0" w:color="auto"/>
        <w:bottom w:val="none" w:sz="0" w:space="0" w:color="auto"/>
        <w:right w:val="none" w:sz="0" w:space="0" w:color="auto"/>
      </w:divBdr>
    </w:div>
    <w:div w:id="1399980907">
      <w:bodyDiv w:val="1"/>
      <w:marLeft w:val="0"/>
      <w:marRight w:val="0"/>
      <w:marTop w:val="0"/>
      <w:marBottom w:val="0"/>
      <w:divBdr>
        <w:top w:val="none" w:sz="0" w:space="0" w:color="auto"/>
        <w:left w:val="none" w:sz="0" w:space="0" w:color="auto"/>
        <w:bottom w:val="none" w:sz="0" w:space="0" w:color="auto"/>
        <w:right w:val="none" w:sz="0" w:space="0" w:color="auto"/>
      </w:divBdr>
      <w:divsChild>
        <w:div w:id="1828592163">
          <w:marLeft w:val="173"/>
          <w:marRight w:val="0"/>
          <w:marTop w:val="0"/>
          <w:marBottom w:val="40"/>
          <w:divBdr>
            <w:top w:val="none" w:sz="0" w:space="0" w:color="auto"/>
            <w:left w:val="none" w:sz="0" w:space="0" w:color="auto"/>
            <w:bottom w:val="none" w:sz="0" w:space="0" w:color="auto"/>
            <w:right w:val="none" w:sz="0" w:space="0" w:color="auto"/>
          </w:divBdr>
        </w:div>
        <w:div w:id="2126733078">
          <w:marLeft w:val="173"/>
          <w:marRight w:val="0"/>
          <w:marTop w:val="0"/>
          <w:marBottom w:val="40"/>
          <w:divBdr>
            <w:top w:val="none" w:sz="0" w:space="0" w:color="auto"/>
            <w:left w:val="none" w:sz="0" w:space="0" w:color="auto"/>
            <w:bottom w:val="none" w:sz="0" w:space="0" w:color="auto"/>
            <w:right w:val="none" w:sz="0" w:space="0" w:color="auto"/>
          </w:divBdr>
        </w:div>
      </w:divsChild>
    </w:div>
    <w:div w:id="1406803799">
      <w:bodyDiv w:val="1"/>
      <w:marLeft w:val="0"/>
      <w:marRight w:val="0"/>
      <w:marTop w:val="0"/>
      <w:marBottom w:val="0"/>
      <w:divBdr>
        <w:top w:val="none" w:sz="0" w:space="0" w:color="auto"/>
        <w:left w:val="none" w:sz="0" w:space="0" w:color="auto"/>
        <w:bottom w:val="none" w:sz="0" w:space="0" w:color="auto"/>
        <w:right w:val="none" w:sz="0" w:space="0" w:color="auto"/>
      </w:divBdr>
    </w:div>
    <w:div w:id="1408117066">
      <w:bodyDiv w:val="1"/>
      <w:marLeft w:val="0"/>
      <w:marRight w:val="0"/>
      <w:marTop w:val="0"/>
      <w:marBottom w:val="0"/>
      <w:divBdr>
        <w:top w:val="none" w:sz="0" w:space="0" w:color="auto"/>
        <w:left w:val="none" w:sz="0" w:space="0" w:color="auto"/>
        <w:bottom w:val="none" w:sz="0" w:space="0" w:color="auto"/>
        <w:right w:val="none" w:sz="0" w:space="0" w:color="auto"/>
      </w:divBdr>
    </w:div>
    <w:div w:id="1411460047">
      <w:bodyDiv w:val="1"/>
      <w:marLeft w:val="0"/>
      <w:marRight w:val="0"/>
      <w:marTop w:val="0"/>
      <w:marBottom w:val="0"/>
      <w:divBdr>
        <w:top w:val="none" w:sz="0" w:space="0" w:color="auto"/>
        <w:left w:val="none" w:sz="0" w:space="0" w:color="auto"/>
        <w:bottom w:val="none" w:sz="0" w:space="0" w:color="auto"/>
        <w:right w:val="none" w:sz="0" w:space="0" w:color="auto"/>
      </w:divBdr>
    </w:div>
    <w:div w:id="1419667825">
      <w:bodyDiv w:val="1"/>
      <w:marLeft w:val="0"/>
      <w:marRight w:val="0"/>
      <w:marTop w:val="0"/>
      <w:marBottom w:val="0"/>
      <w:divBdr>
        <w:top w:val="none" w:sz="0" w:space="0" w:color="auto"/>
        <w:left w:val="none" w:sz="0" w:space="0" w:color="auto"/>
        <w:bottom w:val="none" w:sz="0" w:space="0" w:color="auto"/>
        <w:right w:val="none" w:sz="0" w:space="0" w:color="auto"/>
      </w:divBdr>
    </w:div>
    <w:div w:id="1419904449">
      <w:bodyDiv w:val="1"/>
      <w:marLeft w:val="0"/>
      <w:marRight w:val="0"/>
      <w:marTop w:val="0"/>
      <w:marBottom w:val="0"/>
      <w:divBdr>
        <w:top w:val="none" w:sz="0" w:space="0" w:color="auto"/>
        <w:left w:val="none" w:sz="0" w:space="0" w:color="auto"/>
        <w:bottom w:val="none" w:sz="0" w:space="0" w:color="auto"/>
        <w:right w:val="none" w:sz="0" w:space="0" w:color="auto"/>
      </w:divBdr>
    </w:div>
    <w:div w:id="1436752150">
      <w:bodyDiv w:val="1"/>
      <w:marLeft w:val="0"/>
      <w:marRight w:val="0"/>
      <w:marTop w:val="0"/>
      <w:marBottom w:val="0"/>
      <w:divBdr>
        <w:top w:val="none" w:sz="0" w:space="0" w:color="auto"/>
        <w:left w:val="none" w:sz="0" w:space="0" w:color="auto"/>
        <w:bottom w:val="none" w:sz="0" w:space="0" w:color="auto"/>
        <w:right w:val="none" w:sz="0" w:space="0" w:color="auto"/>
      </w:divBdr>
    </w:div>
    <w:div w:id="1438257962">
      <w:bodyDiv w:val="1"/>
      <w:marLeft w:val="0"/>
      <w:marRight w:val="0"/>
      <w:marTop w:val="0"/>
      <w:marBottom w:val="0"/>
      <w:divBdr>
        <w:top w:val="none" w:sz="0" w:space="0" w:color="auto"/>
        <w:left w:val="none" w:sz="0" w:space="0" w:color="auto"/>
        <w:bottom w:val="none" w:sz="0" w:space="0" w:color="auto"/>
        <w:right w:val="none" w:sz="0" w:space="0" w:color="auto"/>
      </w:divBdr>
    </w:div>
    <w:div w:id="1441295525">
      <w:bodyDiv w:val="1"/>
      <w:marLeft w:val="0"/>
      <w:marRight w:val="0"/>
      <w:marTop w:val="0"/>
      <w:marBottom w:val="0"/>
      <w:divBdr>
        <w:top w:val="none" w:sz="0" w:space="0" w:color="auto"/>
        <w:left w:val="none" w:sz="0" w:space="0" w:color="auto"/>
        <w:bottom w:val="none" w:sz="0" w:space="0" w:color="auto"/>
        <w:right w:val="none" w:sz="0" w:space="0" w:color="auto"/>
      </w:divBdr>
    </w:div>
    <w:div w:id="1450123820">
      <w:bodyDiv w:val="1"/>
      <w:marLeft w:val="0"/>
      <w:marRight w:val="0"/>
      <w:marTop w:val="0"/>
      <w:marBottom w:val="0"/>
      <w:divBdr>
        <w:top w:val="none" w:sz="0" w:space="0" w:color="auto"/>
        <w:left w:val="none" w:sz="0" w:space="0" w:color="auto"/>
        <w:bottom w:val="none" w:sz="0" w:space="0" w:color="auto"/>
        <w:right w:val="none" w:sz="0" w:space="0" w:color="auto"/>
      </w:divBdr>
    </w:div>
    <w:div w:id="1459103777">
      <w:bodyDiv w:val="1"/>
      <w:marLeft w:val="0"/>
      <w:marRight w:val="0"/>
      <w:marTop w:val="0"/>
      <w:marBottom w:val="0"/>
      <w:divBdr>
        <w:top w:val="none" w:sz="0" w:space="0" w:color="auto"/>
        <w:left w:val="none" w:sz="0" w:space="0" w:color="auto"/>
        <w:bottom w:val="none" w:sz="0" w:space="0" w:color="auto"/>
        <w:right w:val="none" w:sz="0" w:space="0" w:color="auto"/>
      </w:divBdr>
    </w:div>
    <w:div w:id="1463617852">
      <w:bodyDiv w:val="1"/>
      <w:marLeft w:val="0"/>
      <w:marRight w:val="0"/>
      <w:marTop w:val="0"/>
      <w:marBottom w:val="0"/>
      <w:divBdr>
        <w:top w:val="none" w:sz="0" w:space="0" w:color="auto"/>
        <w:left w:val="none" w:sz="0" w:space="0" w:color="auto"/>
        <w:bottom w:val="none" w:sz="0" w:space="0" w:color="auto"/>
        <w:right w:val="none" w:sz="0" w:space="0" w:color="auto"/>
      </w:divBdr>
    </w:div>
    <w:div w:id="1467120160">
      <w:bodyDiv w:val="1"/>
      <w:marLeft w:val="0"/>
      <w:marRight w:val="0"/>
      <w:marTop w:val="0"/>
      <w:marBottom w:val="0"/>
      <w:divBdr>
        <w:top w:val="none" w:sz="0" w:space="0" w:color="auto"/>
        <w:left w:val="none" w:sz="0" w:space="0" w:color="auto"/>
        <w:bottom w:val="none" w:sz="0" w:space="0" w:color="auto"/>
        <w:right w:val="none" w:sz="0" w:space="0" w:color="auto"/>
      </w:divBdr>
    </w:div>
    <w:div w:id="1477912707">
      <w:bodyDiv w:val="1"/>
      <w:marLeft w:val="0"/>
      <w:marRight w:val="0"/>
      <w:marTop w:val="0"/>
      <w:marBottom w:val="0"/>
      <w:divBdr>
        <w:top w:val="none" w:sz="0" w:space="0" w:color="auto"/>
        <w:left w:val="none" w:sz="0" w:space="0" w:color="auto"/>
        <w:bottom w:val="none" w:sz="0" w:space="0" w:color="auto"/>
        <w:right w:val="none" w:sz="0" w:space="0" w:color="auto"/>
      </w:divBdr>
    </w:div>
    <w:div w:id="1481194411">
      <w:bodyDiv w:val="1"/>
      <w:marLeft w:val="0"/>
      <w:marRight w:val="0"/>
      <w:marTop w:val="0"/>
      <w:marBottom w:val="0"/>
      <w:divBdr>
        <w:top w:val="none" w:sz="0" w:space="0" w:color="auto"/>
        <w:left w:val="none" w:sz="0" w:space="0" w:color="auto"/>
        <w:bottom w:val="none" w:sz="0" w:space="0" w:color="auto"/>
        <w:right w:val="none" w:sz="0" w:space="0" w:color="auto"/>
      </w:divBdr>
    </w:div>
    <w:div w:id="1499030754">
      <w:bodyDiv w:val="1"/>
      <w:marLeft w:val="0"/>
      <w:marRight w:val="0"/>
      <w:marTop w:val="0"/>
      <w:marBottom w:val="0"/>
      <w:divBdr>
        <w:top w:val="none" w:sz="0" w:space="0" w:color="auto"/>
        <w:left w:val="none" w:sz="0" w:space="0" w:color="auto"/>
        <w:bottom w:val="none" w:sz="0" w:space="0" w:color="auto"/>
        <w:right w:val="none" w:sz="0" w:space="0" w:color="auto"/>
      </w:divBdr>
    </w:div>
    <w:div w:id="1499342227">
      <w:bodyDiv w:val="1"/>
      <w:marLeft w:val="0"/>
      <w:marRight w:val="0"/>
      <w:marTop w:val="0"/>
      <w:marBottom w:val="0"/>
      <w:divBdr>
        <w:top w:val="none" w:sz="0" w:space="0" w:color="auto"/>
        <w:left w:val="none" w:sz="0" w:space="0" w:color="auto"/>
        <w:bottom w:val="none" w:sz="0" w:space="0" w:color="auto"/>
        <w:right w:val="none" w:sz="0" w:space="0" w:color="auto"/>
      </w:divBdr>
    </w:div>
    <w:div w:id="1517306234">
      <w:bodyDiv w:val="1"/>
      <w:marLeft w:val="0"/>
      <w:marRight w:val="0"/>
      <w:marTop w:val="0"/>
      <w:marBottom w:val="0"/>
      <w:divBdr>
        <w:top w:val="none" w:sz="0" w:space="0" w:color="auto"/>
        <w:left w:val="none" w:sz="0" w:space="0" w:color="auto"/>
        <w:bottom w:val="none" w:sz="0" w:space="0" w:color="auto"/>
        <w:right w:val="none" w:sz="0" w:space="0" w:color="auto"/>
      </w:divBdr>
    </w:div>
    <w:div w:id="1539900581">
      <w:bodyDiv w:val="1"/>
      <w:marLeft w:val="0"/>
      <w:marRight w:val="0"/>
      <w:marTop w:val="0"/>
      <w:marBottom w:val="0"/>
      <w:divBdr>
        <w:top w:val="none" w:sz="0" w:space="0" w:color="auto"/>
        <w:left w:val="none" w:sz="0" w:space="0" w:color="auto"/>
        <w:bottom w:val="none" w:sz="0" w:space="0" w:color="auto"/>
        <w:right w:val="none" w:sz="0" w:space="0" w:color="auto"/>
      </w:divBdr>
    </w:div>
    <w:div w:id="1540818402">
      <w:bodyDiv w:val="1"/>
      <w:marLeft w:val="0"/>
      <w:marRight w:val="0"/>
      <w:marTop w:val="0"/>
      <w:marBottom w:val="0"/>
      <w:divBdr>
        <w:top w:val="none" w:sz="0" w:space="0" w:color="auto"/>
        <w:left w:val="none" w:sz="0" w:space="0" w:color="auto"/>
        <w:bottom w:val="none" w:sz="0" w:space="0" w:color="auto"/>
        <w:right w:val="none" w:sz="0" w:space="0" w:color="auto"/>
      </w:divBdr>
    </w:div>
    <w:div w:id="1542748132">
      <w:bodyDiv w:val="1"/>
      <w:marLeft w:val="0"/>
      <w:marRight w:val="0"/>
      <w:marTop w:val="0"/>
      <w:marBottom w:val="0"/>
      <w:divBdr>
        <w:top w:val="none" w:sz="0" w:space="0" w:color="auto"/>
        <w:left w:val="none" w:sz="0" w:space="0" w:color="auto"/>
        <w:bottom w:val="none" w:sz="0" w:space="0" w:color="auto"/>
        <w:right w:val="none" w:sz="0" w:space="0" w:color="auto"/>
      </w:divBdr>
    </w:div>
    <w:div w:id="1547375950">
      <w:bodyDiv w:val="1"/>
      <w:marLeft w:val="0"/>
      <w:marRight w:val="0"/>
      <w:marTop w:val="0"/>
      <w:marBottom w:val="0"/>
      <w:divBdr>
        <w:top w:val="none" w:sz="0" w:space="0" w:color="auto"/>
        <w:left w:val="none" w:sz="0" w:space="0" w:color="auto"/>
        <w:bottom w:val="none" w:sz="0" w:space="0" w:color="auto"/>
        <w:right w:val="none" w:sz="0" w:space="0" w:color="auto"/>
      </w:divBdr>
    </w:div>
    <w:div w:id="1552762467">
      <w:bodyDiv w:val="1"/>
      <w:marLeft w:val="0"/>
      <w:marRight w:val="0"/>
      <w:marTop w:val="0"/>
      <w:marBottom w:val="0"/>
      <w:divBdr>
        <w:top w:val="none" w:sz="0" w:space="0" w:color="auto"/>
        <w:left w:val="none" w:sz="0" w:space="0" w:color="auto"/>
        <w:bottom w:val="none" w:sz="0" w:space="0" w:color="auto"/>
        <w:right w:val="none" w:sz="0" w:space="0" w:color="auto"/>
      </w:divBdr>
    </w:div>
    <w:div w:id="1557858295">
      <w:bodyDiv w:val="1"/>
      <w:marLeft w:val="0"/>
      <w:marRight w:val="0"/>
      <w:marTop w:val="0"/>
      <w:marBottom w:val="0"/>
      <w:divBdr>
        <w:top w:val="none" w:sz="0" w:space="0" w:color="auto"/>
        <w:left w:val="none" w:sz="0" w:space="0" w:color="auto"/>
        <w:bottom w:val="none" w:sz="0" w:space="0" w:color="auto"/>
        <w:right w:val="none" w:sz="0" w:space="0" w:color="auto"/>
      </w:divBdr>
    </w:div>
    <w:div w:id="1558055836">
      <w:bodyDiv w:val="1"/>
      <w:marLeft w:val="0"/>
      <w:marRight w:val="0"/>
      <w:marTop w:val="0"/>
      <w:marBottom w:val="0"/>
      <w:divBdr>
        <w:top w:val="none" w:sz="0" w:space="0" w:color="auto"/>
        <w:left w:val="none" w:sz="0" w:space="0" w:color="auto"/>
        <w:bottom w:val="none" w:sz="0" w:space="0" w:color="auto"/>
        <w:right w:val="none" w:sz="0" w:space="0" w:color="auto"/>
      </w:divBdr>
    </w:div>
    <w:div w:id="1561791935">
      <w:bodyDiv w:val="1"/>
      <w:marLeft w:val="0"/>
      <w:marRight w:val="0"/>
      <w:marTop w:val="0"/>
      <w:marBottom w:val="0"/>
      <w:divBdr>
        <w:top w:val="none" w:sz="0" w:space="0" w:color="auto"/>
        <w:left w:val="none" w:sz="0" w:space="0" w:color="auto"/>
        <w:bottom w:val="none" w:sz="0" w:space="0" w:color="auto"/>
        <w:right w:val="none" w:sz="0" w:space="0" w:color="auto"/>
      </w:divBdr>
      <w:divsChild>
        <w:div w:id="401610744">
          <w:marLeft w:val="0"/>
          <w:marRight w:val="0"/>
          <w:marTop w:val="0"/>
          <w:marBottom w:val="0"/>
          <w:divBdr>
            <w:top w:val="none" w:sz="0" w:space="0" w:color="auto"/>
            <w:left w:val="none" w:sz="0" w:space="0" w:color="auto"/>
            <w:bottom w:val="none" w:sz="0" w:space="0" w:color="auto"/>
            <w:right w:val="none" w:sz="0" w:space="0" w:color="auto"/>
          </w:divBdr>
          <w:divsChild>
            <w:div w:id="78794829">
              <w:marLeft w:val="0"/>
              <w:marRight w:val="0"/>
              <w:marTop w:val="0"/>
              <w:marBottom w:val="0"/>
              <w:divBdr>
                <w:top w:val="none" w:sz="0" w:space="0" w:color="auto"/>
                <w:left w:val="none" w:sz="0" w:space="0" w:color="auto"/>
                <w:bottom w:val="none" w:sz="0" w:space="0" w:color="auto"/>
                <w:right w:val="none" w:sz="0" w:space="0" w:color="auto"/>
              </w:divBdr>
            </w:div>
            <w:div w:id="204488965">
              <w:marLeft w:val="0"/>
              <w:marRight w:val="0"/>
              <w:marTop w:val="0"/>
              <w:marBottom w:val="0"/>
              <w:divBdr>
                <w:top w:val="none" w:sz="0" w:space="0" w:color="auto"/>
                <w:left w:val="none" w:sz="0" w:space="0" w:color="auto"/>
                <w:bottom w:val="none" w:sz="0" w:space="0" w:color="auto"/>
                <w:right w:val="none" w:sz="0" w:space="0" w:color="auto"/>
              </w:divBdr>
            </w:div>
            <w:div w:id="801117648">
              <w:marLeft w:val="0"/>
              <w:marRight w:val="0"/>
              <w:marTop w:val="0"/>
              <w:marBottom w:val="0"/>
              <w:divBdr>
                <w:top w:val="none" w:sz="0" w:space="0" w:color="auto"/>
                <w:left w:val="none" w:sz="0" w:space="0" w:color="auto"/>
                <w:bottom w:val="none" w:sz="0" w:space="0" w:color="auto"/>
                <w:right w:val="none" w:sz="0" w:space="0" w:color="auto"/>
              </w:divBdr>
            </w:div>
            <w:div w:id="1763523395">
              <w:marLeft w:val="0"/>
              <w:marRight w:val="0"/>
              <w:marTop w:val="0"/>
              <w:marBottom w:val="0"/>
              <w:divBdr>
                <w:top w:val="none" w:sz="0" w:space="0" w:color="auto"/>
                <w:left w:val="none" w:sz="0" w:space="0" w:color="auto"/>
                <w:bottom w:val="none" w:sz="0" w:space="0" w:color="auto"/>
                <w:right w:val="none" w:sz="0" w:space="0" w:color="auto"/>
              </w:divBdr>
            </w:div>
            <w:div w:id="1906598392">
              <w:marLeft w:val="0"/>
              <w:marRight w:val="0"/>
              <w:marTop w:val="0"/>
              <w:marBottom w:val="0"/>
              <w:divBdr>
                <w:top w:val="none" w:sz="0" w:space="0" w:color="auto"/>
                <w:left w:val="none" w:sz="0" w:space="0" w:color="auto"/>
                <w:bottom w:val="none" w:sz="0" w:space="0" w:color="auto"/>
                <w:right w:val="none" w:sz="0" w:space="0" w:color="auto"/>
              </w:divBdr>
            </w:div>
            <w:div w:id="1966932632">
              <w:marLeft w:val="0"/>
              <w:marRight w:val="0"/>
              <w:marTop w:val="0"/>
              <w:marBottom w:val="0"/>
              <w:divBdr>
                <w:top w:val="none" w:sz="0" w:space="0" w:color="auto"/>
                <w:left w:val="none" w:sz="0" w:space="0" w:color="auto"/>
                <w:bottom w:val="none" w:sz="0" w:space="0" w:color="auto"/>
                <w:right w:val="none" w:sz="0" w:space="0" w:color="auto"/>
              </w:divBdr>
            </w:div>
            <w:div w:id="2040009979">
              <w:marLeft w:val="0"/>
              <w:marRight w:val="0"/>
              <w:marTop w:val="0"/>
              <w:marBottom w:val="0"/>
              <w:divBdr>
                <w:top w:val="none" w:sz="0" w:space="0" w:color="auto"/>
                <w:left w:val="none" w:sz="0" w:space="0" w:color="auto"/>
                <w:bottom w:val="none" w:sz="0" w:space="0" w:color="auto"/>
                <w:right w:val="none" w:sz="0" w:space="0" w:color="auto"/>
              </w:divBdr>
            </w:div>
            <w:div w:id="2082215180">
              <w:marLeft w:val="0"/>
              <w:marRight w:val="0"/>
              <w:marTop w:val="0"/>
              <w:marBottom w:val="0"/>
              <w:divBdr>
                <w:top w:val="none" w:sz="0" w:space="0" w:color="auto"/>
                <w:left w:val="none" w:sz="0" w:space="0" w:color="auto"/>
                <w:bottom w:val="none" w:sz="0" w:space="0" w:color="auto"/>
                <w:right w:val="none" w:sz="0" w:space="0" w:color="auto"/>
              </w:divBdr>
            </w:div>
          </w:divsChild>
        </w:div>
        <w:div w:id="413166117">
          <w:marLeft w:val="0"/>
          <w:marRight w:val="0"/>
          <w:marTop w:val="0"/>
          <w:marBottom w:val="0"/>
          <w:divBdr>
            <w:top w:val="none" w:sz="0" w:space="0" w:color="auto"/>
            <w:left w:val="none" w:sz="0" w:space="0" w:color="auto"/>
            <w:bottom w:val="none" w:sz="0" w:space="0" w:color="auto"/>
            <w:right w:val="none" w:sz="0" w:space="0" w:color="auto"/>
          </w:divBdr>
        </w:div>
        <w:div w:id="1178615478">
          <w:marLeft w:val="0"/>
          <w:marRight w:val="0"/>
          <w:marTop w:val="0"/>
          <w:marBottom w:val="0"/>
          <w:divBdr>
            <w:top w:val="none" w:sz="0" w:space="0" w:color="auto"/>
            <w:left w:val="none" w:sz="0" w:space="0" w:color="auto"/>
            <w:bottom w:val="none" w:sz="0" w:space="0" w:color="auto"/>
            <w:right w:val="none" w:sz="0" w:space="0" w:color="auto"/>
          </w:divBdr>
        </w:div>
        <w:div w:id="1611088711">
          <w:marLeft w:val="0"/>
          <w:marRight w:val="0"/>
          <w:marTop w:val="0"/>
          <w:marBottom w:val="0"/>
          <w:divBdr>
            <w:top w:val="none" w:sz="0" w:space="0" w:color="auto"/>
            <w:left w:val="none" w:sz="0" w:space="0" w:color="auto"/>
            <w:bottom w:val="none" w:sz="0" w:space="0" w:color="auto"/>
            <w:right w:val="none" w:sz="0" w:space="0" w:color="auto"/>
          </w:divBdr>
        </w:div>
        <w:div w:id="1723479119">
          <w:marLeft w:val="0"/>
          <w:marRight w:val="0"/>
          <w:marTop w:val="0"/>
          <w:marBottom w:val="0"/>
          <w:divBdr>
            <w:top w:val="none" w:sz="0" w:space="0" w:color="auto"/>
            <w:left w:val="none" w:sz="0" w:space="0" w:color="auto"/>
            <w:bottom w:val="none" w:sz="0" w:space="0" w:color="auto"/>
            <w:right w:val="none" w:sz="0" w:space="0" w:color="auto"/>
          </w:divBdr>
          <w:divsChild>
            <w:div w:id="1136341652">
              <w:marLeft w:val="0"/>
              <w:marRight w:val="0"/>
              <w:marTop w:val="0"/>
              <w:marBottom w:val="0"/>
              <w:divBdr>
                <w:top w:val="none" w:sz="0" w:space="0" w:color="auto"/>
                <w:left w:val="none" w:sz="0" w:space="0" w:color="auto"/>
                <w:bottom w:val="none" w:sz="0" w:space="0" w:color="auto"/>
                <w:right w:val="none" w:sz="0" w:space="0" w:color="auto"/>
              </w:divBdr>
            </w:div>
            <w:div w:id="1311909929">
              <w:marLeft w:val="0"/>
              <w:marRight w:val="0"/>
              <w:marTop w:val="0"/>
              <w:marBottom w:val="0"/>
              <w:divBdr>
                <w:top w:val="none" w:sz="0" w:space="0" w:color="auto"/>
                <w:left w:val="none" w:sz="0" w:space="0" w:color="auto"/>
                <w:bottom w:val="none" w:sz="0" w:space="0" w:color="auto"/>
                <w:right w:val="none" w:sz="0" w:space="0" w:color="auto"/>
              </w:divBdr>
            </w:div>
            <w:div w:id="1399668585">
              <w:marLeft w:val="0"/>
              <w:marRight w:val="0"/>
              <w:marTop w:val="0"/>
              <w:marBottom w:val="0"/>
              <w:divBdr>
                <w:top w:val="none" w:sz="0" w:space="0" w:color="auto"/>
                <w:left w:val="none" w:sz="0" w:space="0" w:color="auto"/>
                <w:bottom w:val="none" w:sz="0" w:space="0" w:color="auto"/>
                <w:right w:val="none" w:sz="0" w:space="0" w:color="auto"/>
              </w:divBdr>
            </w:div>
            <w:div w:id="1643382962">
              <w:marLeft w:val="0"/>
              <w:marRight w:val="0"/>
              <w:marTop w:val="0"/>
              <w:marBottom w:val="0"/>
              <w:divBdr>
                <w:top w:val="none" w:sz="0" w:space="0" w:color="auto"/>
                <w:left w:val="none" w:sz="0" w:space="0" w:color="auto"/>
                <w:bottom w:val="none" w:sz="0" w:space="0" w:color="auto"/>
                <w:right w:val="none" w:sz="0" w:space="0" w:color="auto"/>
              </w:divBdr>
            </w:div>
            <w:div w:id="1731342969">
              <w:marLeft w:val="0"/>
              <w:marRight w:val="0"/>
              <w:marTop w:val="0"/>
              <w:marBottom w:val="0"/>
              <w:divBdr>
                <w:top w:val="none" w:sz="0" w:space="0" w:color="auto"/>
                <w:left w:val="none" w:sz="0" w:space="0" w:color="auto"/>
                <w:bottom w:val="none" w:sz="0" w:space="0" w:color="auto"/>
                <w:right w:val="none" w:sz="0" w:space="0" w:color="auto"/>
              </w:divBdr>
            </w:div>
          </w:divsChild>
        </w:div>
        <w:div w:id="1747534505">
          <w:marLeft w:val="0"/>
          <w:marRight w:val="0"/>
          <w:marTop w:val="0"/>
          <w:marBottom w:val="0"/>
          <w:divBdr>
            <w:top w:val="none" w:sz="0" w:space="0" w:color="auto"/>
            <w:left w:val="none" w:sz="0" w:space="0" w:color="auto"/>
            <w:bottom w:val="none" w:sz="0" w:space="0" w:color="auto"/>
            <w:right w:val="none" w:sz="0" w:space="0" w:color="auto"/>
          </w:divBdr>
          <w:divsChild>
            <w:div w:id="1842114187">
              <w:marLeft w:val="-75"/>
              <w:marRight w:val="0"/>
              <w:marTop w:val="30"/>
              <w:marBottom w:val="30"/>
              <w:divBdr>
                <w:top w:val="none" w:sz="0" w:space="0" w:color="auto"/>
                <w:left w:val="none" w:sz="0" w:space="0" w:color="auto"/>
                <w:bottom w:val="none" w:sz="0" w:space="0" w:color="auto"/>
                <w:right w:val="none" w:sz="0" w:space="0" w:color="auto"/>
              </w:divBdr>
              <w:divsChild>
                <w:div w:id="482083394">
                  <w:marLeft w:val="0"/>
                  <w:marRight w:val="0"/>
                  <w:marTop w:val="0"/>
                  <w:marBottom w:val="0"/>
                  <w:divBdr>
                    <w:top w:val="none" w:sz="0" w:space="0" w:color="auto"/>
                    <w:left w:val="none" w:sz="0" w:space="0" w:color="auto"/>
                    <w:bottom w:val="none" w:sz="0" w:space="0" w:color="auto"/>
                    <w:right w:val="none" w:sz="0" w:space="0" w:color="auto"/>
                  </w:divBdr>
                  <w:divsChild>
                    <w:div w:id="529296442">
                      <w:marLeft w:val="0"/>
                      <w:marRight w:val="0"/>
                      <w:marTop w:val="0"/>
                      <w:marBottom w:val="0"/>
                      <w:divBdr>
                        <w:top w:val="none" w:sz="0" w:space="0" w:color="auto"/>
                        <w:left w:val="none" w:sz="0" w:space="0" w:color="auto"/>
                        <w:bottom w:val="none" w:sz="0" w:space="0" w:color="auto"/>
                        <w:right w:val="none" w:sz="0" w:space="0" w:color="auto"/>
                      </w:divBdr>
                    </w:div>
                  </w:divsChild>
                </w:div>
                <w:div w:id="571432636">
                  <w:marLeft w:val="0"/>
                  <w:marRight w:val="0"/>
                  <w:marTop w:val="0"/>
                  <w:marBottom w:val="0"/>
                  <w:divBdr>
                    <w:top w:val="none" w:sz="0" w:space="0" w:color="auto"/>
                    <w:left w:val="none" w:sz="0" w:space="0" w:color="auto"/>
                    <w:bottom w:val="none" w:sz="0" w:space="0" w:color="auto"/>
                    <w:right w:val="none" w:sz="0" w:space="0" w:color="auto"/>
                  </w:divBdr>
                  <w:divsChild>
                    <w:div w:id="1690250924">
                      <w:marLeft w:val="0"/>
                      <w:marRight w:val="0"/>
                      <w:marTop w:val="0"/>
                      <w:marBottom w:val="0"/>
                      <w:divBdr>
                        <w:top w:val="none" w:sz="0" w:space="0" w:color="auto"/>
                        <w:left w:val="none" w:sz="0" w:space="0" w:color="auto"/>
                        <w:bottom w:val="none" w:sz="0" w:space="0" w:color="auto"/>
                        <w:right w:val="none" w:sz="0" w:space="0" w:color="auto"/>
                      </w:divBdr>
                    </w:div>
                  </w:divsChild>
                </w:div>
                <w:div w:id="573392323">
                  <w:marLeft w:val="0"/>
                  <w:marRight w:val="0"/>
                  <w:marTop w:val="0"/>
                  <w:marBottom w:val="0"/>
                  <w:divBdr>
                    <w:top w:val="none" w:sz="0" w:space="0" w:color="auto"/>
                    <w:left w:val="none" w:sz="0" w:space="0" w:color="auto"/>
                    <w:bottom w:val="none" w:sz="0" w:space="0" w:color="auto"/>
                    <w:right w:val="none" w:sz="0" w:space="0" w:color="auto"/>
                  </w:divBdr>
                  <w:divsChild>
                    <w:div w:id="467548732">
                      <w:marLeft w:val="0"/>
                      <w:marRight w:val="0"/>
                      <w:marTop w:val="0"/>
                      <w:marBottom w:val="0"/>
                      <w:divBdr>
                        <w:top w:val="none" w:sz="0" w:space="0" w:color="auto"/>
                        <w:left w:val="none" w:sz="0" w:space="0" w:color="auto"/>
                        <w:bottom w:val="none" w:sz="0" w:space="0" w:color="auto"/>
                        <w:right w:val="none" w:sz="0" w:space="0" w:color="auto"/>
                      </w:divBdr>
                    </w:div>
                  </w:divsChild>
                </w:div>
                <w:div w:id="601766140">
                  <w:marLeft w:val="0"/>
                  <w:marRight w:val="0"/>
                  <w:marTop w:val="0"/>
                  <w:marBottom w:val="0"/>
                  <w:divBdr>
                    <w:top w:val="none" w:sz="0" w:space="0" w:color="auto"/>
                    <w:left w:val="none" w:sz="0" w:space="0" w:color="auto"/>
                    <w:bottom w:val="none" w:sz="0" w:space="0" w:color="auto"/>
                    <w:right w:val="none" w:sz="0" w:space="0" w:color="auto"/>
                  </w:divBdr>
                  <w:divsChild>
                    <w:div w:id="574047491">
                      <w:marLeft w:val="0"/>
                      <w:marRight w:val="0"/>
                      <w:marTop w:val="0"/>
                      <w:marBottom w:val="0"/>
                      <w:divBdr>
                        <w:top w:val="none" w:sz="0" w:space="0" w:color="auto"/>
                        <w:left w:val="none" w:sz="0" w:space="0" w:color="auto"/>
                        <w:bottom w:val="none" w:sz="0" w:space="0" w:color="auto"/>
                        <w:right w:val="none" w:sz="0" w:space="0" w:color="auto"/>
                      </w:divBdr>
                    </w:div>
                  </w:divsChild>
                </w:div>
                <w:div w:id="867645509">
                  <w:marLeft w:val="0"/>
                  <w:marRight w:val="0"/>
                  <w:marTop w:val="0"/>
                  <w:marBottom w:val="0"/>
                  <w:divBdr>
                    <w:top w:val="none" w:sz="0" w:space="0" w:color="auto"/>
                    <w:left w:val="none" w:sz="0" w:space="0" w:color="auto"/>
                    <w:bottom w:val="none" w:sz="0" w:space="0" w:color="auto"/>
                    <w:right w:val="none" w:sz="0" w:space="0" w:color="auto"/>
                  </w:divBdr>
                  <w:divsChild>
                    <w:div w:id="257519034">
                      <w:marLeft w:val="0"/>
                      <w:marRight w:val="0"/>
                      <w:marTop w:val="0"/>
                      <w:marBottom w:val="0"/>
                      <w:divBdr>
                        <w:top w:val="none" w:sz="0" w:space="0" w:color="auto"/>
                        <w:left w:val="none" w:sz="0" w:space="0" w:color="auto"/>
                        <w:bottom w:val="none" w:sz="0" w:space="0" w:color="auto"/>
                        <w:right w:val="none" w:sz="0" w:space="0" w:color="auto"/>
                      </w:divBdr>
                    </w:div>
                  </w:divsChild>
                </w:div>
                <w:div w:id="889077681">
                  <w:marLeft w:val="0"/>
                  <w:marRight w:val="0"/>
                  <w:marTop w:val="0"/>
                  <w:marBottom w:val="0"/>
                  <w:divBdr>
                    <w:top w:val="none" w:sz="0" w:space="0" w:color="auto"/>
                    <w:left w:val="none" w:sz="0" w:space="0" w:color="auto"/>
                    <w:bottom w:val="none" w:sz="0" w:space="0" w:color="auto"/>
                    <w:right w:val="none" w:sz="0" w:space="0" w:color="auto"/>
                  </w:divBdr>
                  <w:divsChild>
                    <w:div w:id="1758164081">
                      <w:marLeft w:val="0"/>
                      <w:marRight w:val="0"/>
                      <w:marTop w:val="0"/>
                      <w:marBottom w:val="0"/>
                      <w:divBdr>
                        <w:top w:val="none" w:sz="0" w:space="0" w:color="auto"/>
                        <w:left w:val="none" w:sz="0" w:space="0" w:color="auto"/>
                        <w:bottom w:val="none" w:sz="0" w:space="0" w:color="auto"/>
                        <w:right w:val="none" w:sz="0" w:space="0" w:color="auto"/>
                      </w:divBdr>
                    </w:div>
                  </w:divsChild>
                </w:div>
                <w:div w:id="906762836">
                  <w:marLeft w:val="0"/>
                  <w:marRight w:val="0"/>
                  <w:marTop w:val="0"/>
                  <w:marBottom w:val="0"/>
                  <w:divBdr>
                    <w:top w:val="none" w:sz="0" w:space="0" w:color="auto"/>
                    <w:left w:val="none" w:sz="0" w:space="0" w:color="auto"/>
                    <w:bottom w:val="none" w:sz="0" w:space="0" w:color="auto"/>
                    <w:right w:val="none" w:sz="0" w:space="0" w:color="auto"/>
                  </w:divBdr>
                  <w:divsChild>
                    <w:div w:id="254022622">
                      <w:marLeft w:val="0"/>
                      <w:marRight w:val="0"/>
                      <w:marTop w:val="0"/>
                      <w:marBottom w:val="0"/>
                      <w:divBdr>
                        <w:top w:val="none" w:sz="0" w:space="0" w:color="auto"/>
                        <w:left w:val="none" w:sz="0" w:space="0" w:color="auto"/>
                        <w:bottom w:val="none" w:sz="0" w:space="0" w:color="auto"/>
                        <w:right w:val="none" w:sz="0" w:space="0" w:color="auto"/>
                      </w:divBdr>
                    </w:div>
                  </w:divsChild>
                </w:div>
                <w:div w:id="967591771">
                  <w:marLeft w:val="0"/>
                  <w:marRight w:val="0"/>
                  <w:marTop w:val="0"/>
                  <w:marBottom w:val="0"/>
                  <w:divBdr>
                    <w:top w:val="none" w:sz="0" w:space="0" w:color="auto"/>
                    <w:left w:val="none" w:sz="0" w:space="0" w:color="auto"/>
                    <w:bottom w:val="none" w:sz="0" w:space="0" w:color="auto"/>
                    <w:right w:val="none" w:sz="0" w:space="0" w:color="auto"/>
                  </w:divBdr>
                  <w:divsChild>
                    <w:div w:id="588462966">
                      <w:marLeft w:val="0"/>
                      <w:marRight w:val="0"/>
                      <w:marTop w:val="0"/>
                      <w:marBottom w:val="0"/>
                      <w:divBdr>
                        <w:top w:val="none" w:sz="0" w:space="0" w:color="auto"/>
                        <w:left w:val="none" w:sz="0" w:space="0" w:color="auto"/>
                        <w:bottom w:val="none" w:sz="0" w:space="0" w:color="auto"/>
                        <w:right w:val="none" w:sz="0" w:space="0" w:color="auto"/>
                      </w:divBdr>
                    </w:div>
                  </w:divsChild>
                </w:div>
                <w:div w:id="1001002731">
                  <w:marLeft w:val="0"/>
                  <w:marRight w:val="0"/>
                  <w:marTop w:val="0"/>
                  <w:marBottom w:val="0"/>
                  <w:divBdr>
                    <w:top w:val="none" w:sz="0" w:space="0" w:color="auto"/>
                    <w:left w:val="none" w:sz="0" w:space="0" w:color="auto"/>
                    <w:bottom w:val="none" w:sz="0" w:space="0" w:color="auto"/>
                    <w:right w:val="none" w:sz="0" w:space="0" w:color="auto"/>
                  </w:divBdr>
                  <w:divsChild>
                    <w:div w:id="1938756591">
                      <w:marLeft w:val="0"/>
                      <w:marRight w:val="0"/>
                      <w:marTop w:val="0"/>
                      <w:marBottom w:val="0"/>
                      <w:divBdr>
                        <w:top w:val="none" w:sz="0" w:space="0" w:color="auto"/>
                        <w:left w:val="none" w:sz="0" w:space="0" w:color="auto"/>
                        <w:bottom w:val="none" w:sz="0" w:space="0" w:color="auto"/>
                        <w:right w:val="none" w:sz="0" w:space="0" w:color="auto"/>
                      </w:divBdr>
                    </w:div>
                  </w:divsChild>
                </w:div>
                <w:div w:id="1021711641">
                  <w:marLeft w:val="0"/>
                  <w:marRight w:val="0"/>
                  <w:marTop w:val="0"/>
                  <w:marBottom w:val="0"/>
                  <w:divBdr>
                    <w:top w:val="none" w:sz="0" w:space="0" w:color="auto"/>
                    <w:left w:val="none" w:sz="0" w:space="0" w:color="auto"/>
                    <w:bottom w:val="none" w:sz="0" w:space="0" w:color="auto"/>
                    <w:right w:val="none" w:sz="0" w:space="0" w:color="auto"/>
                  </w:divBdr>
                  <w:divsChild>
                    <w:div w:id="1958901116">
                      <w:marLeft w:val="0"/>
                      <w:marRight w:val="0"/>
                      <w:marTop w:val="0"/>
                      <w:marBottom w:val="0"/>
                      <w:divBdr>
                        <w:top w:val="none" w:sz="0" w:space="0" w:color="auto"/>
                        <w:left w:val="none" w:sz="0" w:space="0" w:color="auto"/>
                        <w:bottom w:val="none" w:sz="0" w:space="0" w:color="auto"/>
                        <w:right w:val="none" w:sz="0" w:space="0" w:color="auto"/>
                      </w:divBdr>
                    </w:div>
                  </w:divsChild>
                </w:div>
                <w:div w:id="1104881751">
                  <w:marLeft w:val="0"/>
                  <w:marRight w:val="0"/>
                  <w:marTop w:val="0"/>
                  <w:marBottom w:val="0"/>
                  <w:divBdr>
                    <w:top w:val="none" w:sz="0" w:space="0" w:color="auto"/>
                    <w:left w:val="none" w:sz="0" w:space="0" w:color="auto"/>
                    <w:bottom w:val="none" w:sz="0" w:space="0" w:color="auto"/>
                    <w:right w:val="none" w:sz="0" w:space="0" w:color="auto"/>
                  </w:divBdr>
                  <w:divsChild>
                    <w:div w:id="1424718718">
                      <w:marLeft w:val="0"/>
                      <w:marRight w:val="0"/>
                      <w:marTop w:val="0"/>
                      <w:marBottom w:val="0"/>
                      <w:divBdr>
                        <w:top w:val="none" w:sz="0" w:space="0" w:color="auto"/>
                        <w:left w:val="none" w:sz="0" w:space="0" w:color="auto"/>
                        <w:bottom w:val="none" w:sz="0" w:space="0" w:color="auto"/>
                        <w:right w:val="none" w:sz="0" w:space="0" w:color="auto"/>
                      </w:divBdr>
                    </w:div>
                  </w:divsChild>
                </w:div>
                <w:div w:id="1125197536">
                  <w:marLeft w:val="0"/>
                  <w:marRight w:val="0"/>
                  <w:marTop w:val="0"/>
                  <w:marBottom w:val="0"/>
                  <w:divBdr>
                    <w:top w:val="none" w:sz="0" w:space="0" w:color="auto"/>
                    <w:left w:val="none" w:sz="0" w:space="0" w:color="auto"/>
                    <w:bottom w:val="none" w:sz="0" w:space="0" w:color="auto"/>
                    <w:right w:val="none" w:sz="0" w:space="0" w:color="auto"/>
                  </w:divBdr>
                  <w:divsChild>
                    <w:div w:id="937903948">
                      <w:marLeft w:val="0"/>
                      <w:marRight w:val="0"/>
                      <w:marTop w:val="0"/>
                      <w:marBottom w:val="0"/>
                      <w:divBdr>
                        <w:top w:val="none" w:sz="0" w:space="0" w:color="auto"/>
                        <w:left w:val="none" w:sz="0" w:space="0" w:color="auto"/>
                        <w:bottom w:val="none" w:sz="0" w:space="0" w:color="auto"/>
                        <w:right w:val="none" w:sz="0" w:space="0" w:color="auto"/>
                      </w:divBdr>
                    </w:div>
                  </w:divsChild>
                </w:div>
                <w:div w:id="1143346828">
                  <w:marLeft w:val="0"/>
                  <w:marRight w:val="0"/>
                  <w:marTop w:val="0"/>
                  <w:marBottom w:val="0"/>
                  <w:divBdr>
                    <w:top w:val="none" w:sz="0" w:space="0" w:color="auto"/>
                    <w:left w:val="none" w:sz="0" w:space="0" w:color="auto"/>
                    <w:bottom w:val="none" w:sz="0" w:space="0" w:color="auto"/>
                    <w:right w:val="none" w:sz="0" w:space="0" w:color="auto"/>
                  </w:divBdr>
                  <w:divsChild>
                    <w:div w:id="2090687376">
                      <w:marLeft w:val="0"/>
                      <w:marRight w:val="0"/>
                      <w:marTop w:val="0"/>
                      <w:marBottom w:val="0"/>
                      <w:divBdr>
                        <w:top w:val="none" w:sz="0" w:space="0" w:color="auto"/>
                        <w:left w:val="none" w:sz="0" w:space="0" w:color="auto"/>
                        <w:bottom w:val="none" w:sz="0" w:space="0" w:color="auto"/>
                        <w:right w:val="none" w:sz="0" w:space="0" w:color="auto"/>
                      </w:divBdr>
                    </w:div>
                  </w:divsChild>
                </w:div>
                <w:div w:id="1191721121">
                  <w:marLeft w:val="0"/>
                  <w:marRight w:val="0"/>
                  <w:marTop w:val="0"/>
                  <w:marBottom w:val="0"/>
                  <w:divBdr>
                    <w:top w:val="none" w:sz="0" w:space="0" w:color="auto"/>
                    <w:left w:val="none" w:sz="0" w:space="0" w:color="auto"/>
                    <w:bottom w:val="none" w:sz="0" w:space="0" w:color="auto"/>
                    <w:right w:val="none" w:sz="0" w:space="0" w:color="auto"/>
                  </w:divBdr>
                  <w:divsChild>
                    <w:div w:id="682516428">
                      <w:marLeft w:val="0"/>
                      <w:marRight w:val="0"/>
                      <w:marTop w:val="0"/>
                      <w:marBottom w:val="0"/>
                      <w:divBdr>
                        <w:top w:val="none" w:sz="0" w:space="0" w:color="auto"/>
                        <w:left w:val="none" w:sz="0" w:space="0" w:color="auto"/>
                        <w:bottom w:val="none" w:sz="0" w:space="0" w:color="auto"/>
                        <w:right w:val="none" w:sz="0" w:space="0" w:color="auto"/>
                      </w:divBdr>
                    </w:div>
                  </w:divsChild>
                </w:div>
                <w:div w:id="1207251706">
                  <w:marLeft w:val="0"/>
                  <w:marRight w:val="0"/>
                  <w:marTop w:val="0"/>
                  <w:marBottom w:val="0"/>
                  <w:divBdr>
                    <w:top w:val="none" w:sz="0" w:space="0" w:color="auto"/>
                    <w:left w:val="none" w:sz="0" w:space="0" w:color="auto"/>
                    <w:bottom w:val="none" w:sz="0" w:space="0" w:color="auto"/>
                    <w:right w:val="none" w:sz="0" w:space="0" w:color="auto"/>
                  </w:divBdr>
                  <w:divsChild>
                    <w:div w:id="2020502624">
                      <w:marLeft w:val="0"/>
                      <w:marRight w:val="0"/>
                      <w:marTop w:val="0"/>
                      <w:marBottom w:val="0"/>
                      <w:divBdr>
                        <w:top w:val="none" w:sz="0" w:space="0" w:color="auto"/>
                        <w:left w:val="none" w:sz="0" w:space="0" w:color="auto"/>
                        <w:bottom w:val="none" w:sz="0" w:space="0" w:color="auto"/>
                        <w:right w:val="none" w:sz="0" w:space="0" w:color="auto"/>
                      </w:divBdr>
                    </w:div>
                  </w:divsChild>
                </w:div>
                <w:div w:id="1336298529">
                  <w:marLeft w:val="0"/>
                  <w:marRight w:val="0"/>
                  <w:marTop w:val="0"/>
                  <w:marBottom w:val="0"/>
                  <w:divBdr>
                    <w:top w:val="none" w:sz="0" w:space="0" w:color="auto"/>
                    <w:left w:val="none" w:sz="0" w:space="0" w:color="auto"/>
                    <w:bottom w:val="none" w:sz="0" w:space="0" w:color="auto"/>
                    <w:right w:val="none" w:sz="0" w:space="0" w:color="auto"/>
                  </w:divBdr>
                  <w:divsChild>
                    <w:div w:id="502740461">
                      <w:marLeft w:val="0"/>
                      <w:marRight w:val="0"/>
                      <w:marTop w:val="0"/>
                      <w:marBottom w:val="0"/>
                      <w:divBdr>
                        <w:top w:val="none" w:sz="0" w:space="0" w:color="auto"/>
                        <w:left w:val="none" w:sz="0" w:space="0" w:color="auto"/>
                        <w:bottom w:val="none" w:sz="0" w:space="0" w:color="auto"/>
                        <w:right w:val="none" w:sz="0" w:space="0" w:color="auto"/>
                      </w:divBdr>
                    </w:div>
                  </w:divsChild>
                </w:div>
                <w:div w:id="1341471247">
                  <w:marLeft w:val="0"/>
                  <w:marRight w:val="0"/>
                  <w:marTop w:val="0"/>
                  <w:marBottom w:val="0"/>
                  <w:divBdr>
                    <w:top w:val="none" w:sz="0" w:space="0" w:color="auto"/>
                    <w:left w:val="none" w:sz="0" w:space="0" w:color="auto"/>
                    <w:bottom w:val="none" w:sz="0" w:space="0" w:color="auto"/>
                    <w:right w:val="none" w:sz="0" w:space="0" w:color="auto"/>
                  </w:divBdr>
                  <w:divsChild>
                    <w:div w:id="1328095813">
                      <w:marLeft w:val="0"/>
                      <w:marRight w:val="0"/>
                      <w:marTop w:val="0"/>
                      <w:marBottom w:val="0"/>
                      <w:divBdr>
                        <w:top w:val="none" w:sz="0" w:space="0" w:color="auto"/>
                        <w:left w:val="none" w:sz="0" w:space="0" w:color="auto"/>
                        <w:bottom w:val="none" w:sz="0" w:space="0" w:color="auto"/>
                        <w:right w:val="none" w:sz="0" w:space="0" w:color="auto"/>
                      </w:divBdr>
                    </w:div>
                  </w:divsChild>
                </w:div>
                <w:div w:id="1423800173">
                  <w:marLeft w:val="0"/>
                  <w:marRight w:val="0"/>
                  <w:marTop w:val="0"/>
                  <w:marBottom w:val="0"/>
                  <w:divBdr>
                    <w:top w:val="none" w:sz="0" w:space="0" w:color="auto"/>
                    <w:left w:val="none" w:sz="0" w:space="0" w:color="auto"/>
                    <w:bottom w:val="none" w:sz="0" w:space="0" w:color="auto"/>
                    <w:right w:val="none" w:sz="0" w:space="0" w:color="auto"/>
                  </w:divBdr>
                  <w:divsChild>
                    <w:div w:id="748120170">
                      <w:marLeft w:val="0"/>
                      <w:marRight w:val="0"/>
                      <w:marTop w:val="0"/>
                      <w:marBottom w:val="0"/>
                      <w:divBdr>
                        <w:top w:val="none" w:sz="0" w:space="0" w:color="auto"/>
                        <w:left w:val="none" w:sz="0" w:space="0" w:color="auto"/>
                        <w:bottom w:val="none" w:sz="0" w:space="0" w:color="auto"/>
                        <w:right w:val="none" w:sz="0" w:space="0" w:color="auto"/>
                      </w:divBdr>
                    </w:div>
                  </w:divsChild>
                </w:div>
                <w:div w:id="1429962442">
                  <w:marLeft w:val="0"/>
                  <w:marRight w:val="0"/>
                  <w:marTop w:val="0"/>
                  <w:marBottom w:val="0"/>
                  <w:divBdr>
                    <w:top w:val="none" w:sz="0" w:space="0" w:color="auto"/>
                    <w:left w:val="none" w:sz="0" w:space="0" w:color="auto"/>
                    <w:bottom w:val="none" w:sz="0" w:space="0" w:color="auto"/>
                    <w:right w:val="none" w:sz="0" w:space="0" w:color="auto"/>
                  </w:divBdr>
                  <w:divsChild>
                    <w:div w:id="796797040">
                      <w:marLeft w:val="0"/>
                      <w:marRight w:val="0"/>
                      <w:marTop w:val="0"/>
                      <w:marBottom w:val="0"/>
                      <w:divBdr>
                        <w:top w:val="none" w:sz="0" w:space="0" w:color="auto"/>
                        <w:left w:val="none" w:sz="0" w:space="0" w:color="auto"/>
                        <w:bottom w:val="none" w:sz="0" w:space="0" w:color="auto"/>
                        <w:right w:val="none" w:sz="0" w:space="0" w:color="auto"/>
                      </w:divBdr>
                    </w:div>
                  </w:divsChild>
                </w:div>
                <w:div w:id="1561556604">
                  <w:marLeft w:val="0"/>
                  <w:marRight w:val="0"/>
                  <w:marTop w:val="0"/>
                  <w:marBottom w:val="0"/>
                  <w:divBdr>
                    <w:top w:val="none" w:sz="0" w:space="0" w:color="auto"/>
                    <w:left w:val="none" w:sz="0" w:space="0" w:color="auto"/>
                    <w:bottom w:val="none" w:sz="0" w:space="0" w:color="auto"/>
                    <w:right w:val="none" w:sz="0" w:space="0" w:color="auto"/>
                  </w:divBdr>
                  <w:divsChild>
                    <w:div w:id="1884438244">
                      <w:marLeft w:val="0"/>
                      <w:marRight w:val="0"/>
                      <w:marTop w:val="0"/>
                      <w:marBottom w:val="0"/>
                      <w:divBdr>
                        <w:top w:val="none" w:sz="0" w:space="0" w:color="auto"/>
                        <w:left w:val="none" w:sz="0" w:space="0" w:color="auto"/>
                        <w:bottom w:val="none" w:sz="0" w:space="0" w:color="auto"/>
                        <w:right w:val="none" w:sz="0" w:space="0" w:color="auto"/>
                      </w:divBdr>
                    </w:div>
                  </w:divsChild>
                </w:div>
                <w:div w:id="1640066022">
                  <w:marLeft w:val="0"/>
                  <w:marRight w:val="0"/>
                  <w:marTop w:val="0"/>
                  <w:marBottom w:val="0"/>
                  <w:divBdr>
                    <w:top w:val="none" w:sz="0" w:space="0" w:color="auto"/>
                    <w:left w:val="none" w:sz="0" w:space="0" w:color="auto"/>
                    <w:bottom w:val="none" w:sz="0" w:space="0" w:color="auto"/>
                    <w:right w:val="none" w:sz="0" w:space="0" w:color="auto"/>
                  </w:divBdr>
                  <w:divsChild>
                    <w:div w:id="950167141">
                      <w:marLeft w:val="0"/>
                      <w:marRight w:val="0"/>
                      <w:marTop w:val="0"/>
                      <w:marBottom w:val="0"/>
                      <w:divBdr>
                        <w:top w:val="none" w:sz="0" w:space="0" w:color="auto"/>
                        <w:left w:val="none" w:sz="0" w:space="0" w:color="auto"/>
                        <w:bottom w:val="none" w:sz="0" w:space="0" w:color="auto"/>
                        <w:right w:val="none" w:sz="0" w:space="0" w:color="auto"/>
                      </w:divBdr>
                    </w:div>
                  </w:divsChild>
                </w:div>
                <w:div w:id="1650935177">
                  <w:marLeft w:val="0"/>
                  <w:marRight w:val="0"/>
                  <w:marTop w:val="0"/>
                  <w:marBottom w:val="0"/>
                  <w:divBdr>
                    <w:top w:val="none" w:sz="0" w:space="0" w:color="auto"/>
                    <w:left w:val="none" w:sz="0" w:space="0" w:color="auto"/>
                    <w:bottom w:val="none" w:sz="0" w:space="0" w:color="auto"/>
                    <w:right w:val="none" w:sz="0" w:space="0" w:color="auto"/>
                  </w:divBdr>
                  <w:divsChild>
                    <w:div w:id="1868372579">
                      <w:marLeft w:val="0"/>
                      <w:marRight w:val="0"/>
                      <w:marTop w:val="0"/>
                      <w:marBottom w:val="0"/>
                      <w:divBdr>
                        <w:top w:val="none" w:sz="0" w:space="0" w:color="auto"/>
                        <w:left w:val="none" w:sz="0" w:space="0" w:color="auto"/>
                        <w:bottom w:val="none" w:sz="0" w:space="0" w:color="auto"/>
                        <w:right w:val="none" w:sz="0" w:space="0" w:color="auto"/>
                      </w:divBdr>
                    </w:div>
                  </w:divsChild>
                </w:div>
                <w:div w:id="1660186736">
                  <w:marLeft w:val="0"/>
                  <w:marRight w:val="0"/>
                  <w:marTop w:val="0"/>
                  <w:marBottom w:val="0"/>
                  <w:divBdr>
                    <w:top w:val="none" w:sz="0" w:space="0" w:color="auto"/>
                    <w:left w:val="none" w:sz="0" w:space="0" w:color="auto"/>
                    <w:bottom w:val="none" w:sz="0" w:space="0" w:color="auto"/>
                    <w:right w:val="none" w:sz="0" w:space="0" w:color="auto"/>
                  </w:divBdr>
                  <w:divsChild>
                    <w:div w:id="237910913">
                      <w:marLeft w:val="0"/>
                      <w:marRight w:val="0"/>
                      <w:marTop w:val="0"/>
                      <w:marBottom w:val="0"/>
                      <w:divBdr>
                        <w:top w:val="none" w:sz="0" w:space="0" w:color="auto"/>
                        <w:left w:val="none" w:sz="0" w:space="0" w:color="auto"/>
                        <w:bottom w:val="none" w:sz="0" w:space="0" w:color="auto"/>
                        <w:right w:val="none" w:sz="0" w:space="0" w:color="auto"/>
                      </w:divBdr>
                    </w:div>
                  </w:divsChild>
                </w:div>
                <w:div w:id="1834104321">
                  <w:marLeft w:val="0"/>
                  <w:marRight w:val="0"/>
                  <w:marTop w:val="0"/>
                  <w:marBottom w:val="0"/>
                  <w:divBdr>
                    <w:top w:val="none" w:sz="0" w:space="0" w:color="auto"/>
                    <w:left w:val="none" w:sz="0" w:space="0" w:color="auto"/>
                    <w:bottom w:val="none" w:sz="0" w:space="0" w:color="auto"/>
                    <w:right w:val="none" w:sz="0" w:space="0" w:color="auto"/>
                  </w:divBdr>
                  <w:divsChild>
                    <w:div w:id="844708224">
                      <w:marLeft w:val="0"/>
                      <w:marRight w:val="0"/>
                      <w:marTop w:val="0"/>
                      <w:marBottom w:val="0"/>
                      <w:divBdr>
                        <w:top w:val="none" w:sz="0" w:space="0" w:color="auto"/>
                        <w:left w:val="none" w:sz="0" w:space="0" w:color="auto"/>
                        <w:bottom w:val="none" w:sz="0" w:space="0" w:color="auto"/>
                        <w:right w:val="none" w:sz="0" w:space="0" w:color="auto"/>
                      </w:divBdr>
                    </w:div>
                  </w:divsChild>
                </w:div>
                <w:div w:id="1959950376">
                  <w:marLeft w:val="0"/>
                  <w:marRight w:val="0"/>
                  <w:marTop w:val="0"/>
                  <w:marBottom w:val="0"/>
                  <w:divBdr>
                    <w:top w:val="none" w:sz="0" w:space="0" w:color="auto"/>
                    <w:left w:val="none" w:sz="0" w:space="0" w:color="auto"/>
                    <w:bottom w:val="none" w:sz="0" w:space="0" w:color="auto"/>
                    <w:right w:val="none" w:sz="0" w:space="0" w:color="auto"/>
                  </w:divBdr>
                  <w:divsChild>
                    <w:div w:id="638997006">
                      <w:marLeft w:val="0"/>
                      <w:marRight w:val="0"/>
                      <w:marTop w:val="0"/>
                      <w:marBottom w:val="0"/>
                      <w:divBdr>
                        <w:top w:val="none" w:sz="0" w:space="0" w:color="auto"/>
                        <w:left w:val="none" w:sz="0" w:space="0" w:color="auto"/>
                        <w:bottom w:val="none" w:sz="0" w:space="0" w:color="auto"/>
                        <w:right w:val="none" w:sz="0" w:space="0" w:color="auto"/>
                      </w:divBdr>
                    </w:div>
                  </w:divsChild>
                </w:div>
                <w:div w:id="1963534855">
                  <w:marLeft w:val="0"/>
                  <w:marRight w:val="0"/>
                  <w:marTop w:val="0"/>
                  <w:marBottom w:val="0"/>
                  <w:divBdr>
                    <w:top w:val="none" w:sz="0" w:space="0" w:color="auto"/>
                    <w:left w:val="none" w:sz="0" w:space="0" w:color="auto"/>
                    <w:bottom w:val="none" w:sz="0" w:space="0" w:color="auto"/>
                    <w:right w:val="none" w:sz="0" w:space="0" w:color="auto"/>
                  </w:divBdr>
                  <w:divsChild>
                    <w:div w:id="1627809645">
                      <w:marLeft w:val="0"/>
                      <w:marRight w:val="0"/>
                      <w:marTop w:val="0"/>
                      <w:marBottom w:val="0"/>
                      <w:divBdr>
                        <w:top w:val="none" w:sz="0" w:space="0" w:color="auto"/>
                        <w:left w:val="none" w:sz="0" w:space="0" w:color="auto"/>
                        <w:bottom w:val="none" w:sz="0" w:space="0" w:color="auto"/>
                        <w:right w:val="none" w:sz="0" w:space="0" w:color="auto"/>
                      </w:divBdr>
                    </w:div>
                  </w:divsChild>
                </w:div>
                <w:div w:id="2014719149">
                  <w:marLeft w:val="0"/>
                  <w:marRight w:val="0"/>
                  <w:marTop w:val="0"/>
                  <w:marBottom w:val="0"/>
                  <w:divBdr>
                    <w:top w:val="none" w:sz="0" w:space="0" w:color="auto"/>
                    <w:left w:val="none" w:sz="0" w:space="0" w:color="auto"/>
                    <w:bottom w:val="none" w:sz="0" w:space="0" w:color="auto"/>
                    <w:right w:val="none" w:sz="0" w:space="0" w:color="auto"/>
                  </w:divBdr>
                  <w:divsChild>
                    <w:div w:id="1296911468">
                      <w:marLeft w:val="0"/>
                      <w:marRight w:val="0"/>
                      <w:marTop w:val="0"/>
                      <w:marBottom w:val="0"/>
                      <w:divBdr>
                        <w:top w:val="none" w:sz="0" w:space="0" w:color="auto"/>
                        <w:left w:val="none" w:sz="0" w:space="0" w:color="auto"/>
                        <w:bottom w:val="none" w:sz="0" w:space="0" w:color="auto"/>
                        <w:right w:val="none" w:sz="0" w:space="0" w:color="auto"/>
                      </w:divBdr>
                    </w:div>
                  </w:divsChild>
                </w:div>
                <w:div w:id="2058312548">
                  <w:marLeft w:val="0"/>
                  <w:marRight w:val="0"/>
                  <w:marTop w:val="0"/>
                  <w:marBottom w:val="0"/>
                  <w:divBdr>
                    <w:top w:val="none" w:sz="0" w:space="0" w:color="auto"/>
                    <w:left w:val="none" w:sz="0" w:space="0" w:color="auto"/>
                    <w:bottom w:val="none" w:sz="0" w:space="0" w:color="auto"/>
                    <w:right w:val="none" w:sz="0" w:space="0" w:color="auto"/>
                  </w:divBdr>
                  <w:divsChild>
                    <w:div w:id="168979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3368371">
      <w:bodyDiv w:val="1"/>
      <w:marLeft w:val="0"/>
      <w:marRight w:val="0"/>
      <w:marTop w:val="0"/>
      <w:marBottom w:val="0"/>
      <w:divBdr>
        <w:top w:val="none" w:sz="0" w:space="0" w:color="auto"/>
        <w:left w:val="none" w:sz="0" w:space="0" w:color="auto"/>
        <w:bottom w:val="none" w:sz="0" w:space="0" w:color="auto"/>
        <w:right w:val="none" w:sz="0" w:space="0" w:color="auto"/>
      </w:divBdr>
    </w:div>
    <w:div w:id="1565988610">
      <w:bodyDiv w:val="1"/>
      <w:marLeft w:val="0"/>
      <w:marRight w:val="0"/>
      <w:marTop w:val="0"/>
      <w:marBottom w:val="0"/>
      <w:divBdr>
        <w:top w:val="none" w:sz="0" w:space="0" w:color="auto"/>
        <w:left w:val="none" w:sz="0" w:space="0" w:color="auto"/>
        <w:bottom w:val="none" w:sz="0" w:space="0" w:color="auto"/>
        <w:right w:val="none" w:sz="0" w:space="0" w:color="auto"/>
      </w:divBdr>
    </w:div>
    <w:div w:id="1576433830">
      <w:bodyDiv w:val="1"/>
      <w:marLeft w:val="0"/>
      <w:marRight w:val="0"/>
      <w:marTop w:val="0"/>
      <w:marBottom w:val="0"/>
      <w:divBdr>
        <w:top w:val="none" w:sz="0" w:space="0" w:color="auto"/>
        <w:left w:val="none" w:sz="0" w:space="0" w:color="auto"/>
        <w:bottom w:val="none" w:sz="0" w:space="0" w:color="auto"/>
        <w:right w:val="none" w:sz="0" w:space="0" w:color="auto"/>
      </w:divBdr>
      <w:divsChild>
        <w:div w:id="1292134855">
          <w:marLeft w:val="0"/>
          <w:marRight w:val="0"/>
          <w:marTop w:val="0"/>
          <w:marBottom w:val="40"/>
          <w:divBdr>
            <w:top w:val="none" w:sz="0" w:space="0" w:color="auto"/>
            <w:left w:val="none" w:sz="0" w:space="0" w:color="auto"/>
            <w:bottom w:val="none" w:sz="0" w:space="0" w:color="auto"/>
            <w:right w:val="none" w:sz="0" w:space="0" w:color="auto"/>
          </w:divBdr>
        </w:div>
        <w:div w:id="1863519178">
          <w:marLeft w:val="0"/>
          <w:marRight w:val="0"/>
          <w:marTop w:val="0"/>
          <w:marBottom w:val="40"/>
          <w:divBdr>
            <w:top w:val="none" w:sz="0" w:space="0" w:color="auto"/>
            <w:left w:val="none" w:sz="0" w:space="0" w:color="auto"/>
            <w:bottom w:val="none" w:sz="0" w:space="0" w:color="auto"/>
            <w:right w:val="none" w:sz="0" w:space="0" w:color="auto"/>
          </w:divBdr>
        </w:div>
      </w:divsChild>
    </w:div>
    <w:div w:id="1578321679">
      <w:bodyDiv w:val="1"/>
      <w:marLeft w:val="0"/>
      <w:marRight w:val="0"/>
      <w:marTop w:val="0"/>
      <w:marBottom w:val="0"/>
      <w:divBdr>
        <w:top w:val="none" w:sz="0" w:space="0" w:color="auto"/>
        <w:left w:val="none" w:sz="0" w:space="0" w:color="auto"/>
        <w:bottom w:val="none" w:sz="0" w:space="0" w:color="auto"/>
        <w:right w:val="none" w:sz="0" w:space="0" w:color="auto"/>
      </w:divBdr>
    </w:div>
    <w:div w:id="1588346970">
      <w:bodyDiv w:val="1"/>
      <w:marLeft w:val="0"/>
      <w:marRight w:val="0"/>
      <w:marTop w:val="0"/>
      <w:marBottom w:val="0"/>
      <w:divBdr>
        <w:top w:val="none" w:sz="0" w:space="0" w:color="auto"/>
        <w:left w:val="none" w:sz="0" w:space="0" w:color="auto"/>
        <w:bottom w:val="none" w:sz="0" w:space="0" w:color="auto"/>
        <w:right w:val="none" w:sz="0" w:space="0" w:color="auto"/>
      </w:divBdr>
    </w:div>
    <w:div w:id="1592543478">
      <w:bodyDiv w:val="1"/>
      <w:marLeft w:val="0"/>
      <w:marRight w:val="0"/>
      <w:marTop w:val="0"/>
      <w:marBottom w:val="0"/>
      <w:divBdr>
        <w:top w:val="none" w:sz="0" w:space="0" w:color="auto"/>
        <w:left w:val="none" w:sz="0" w:space="0" w:color="auto"/>
        <w:bottom w:val="none" w:sz="0" w:space="0" w:color="auto"/>
        <w:right w:val="none" w:sz="0" w:space="0" w:color="auto"/>
      </w:divBdr>
    </w:div>
    <w:div w:id="1592658784">
      <w:bodyDiv w:val="1"/>
      <w:marLeft w:val="0"/>
      <w:marRight w:val="0"/>
      <w:marTop w:val="0"/>
      <w:marBottom w:val="0"/>
      <w:divBdr>
        <w:top w:val="none" w:sz="0" w:space="0" w:color="auto"/>
        <w:left w:val="none" w:sz="0" w:space="0" w:color="auto"/>
        <w:bottom w:val="none" w:sz="0" w:space="0" w:color="auto"/>
        <w:right w:val="none" w:sz="0" w:space="0" w:color="auto"/>
      </w:divBdr>
    </w:div>
    <w:div w:id="1593514370">
      <w:bodyDiv w:val="1"/>
      <w:marLeft w:val="0"/>
      <w:marRight w:val="0"/>
      <w:marTop w:val="0"/>
      <w:marBottom w:val="0"/>
      <w:divBdr>
        <w:top w:val="none" w:sz="0" w:space="0" w:color="auto"/>
        <w:left w:val="none" w:sz="0" w:space="0" w:color="auto"/>
        <w:bottom w:val="none" w:sz="0" w:space="0" w:color="auto"/>
        <w:right w:val="none" w:sz="0" w:space="0" w:color="auto"/>
      </w:divBdr>
    </w:div>
    <w:div w:id="1594584739">
      <w:bodyDiv w:val="1"/>
      <w:marLeft w:val="0"/>
      <w:marRight w:val="0"/>
      <w:marTop w:val="0"/>
      <w:marBottom w:val="0"/>
      <w:divBdr>
        <w:top w:val="none" w:sz="0" w:space="0" w:color="auto"/>
        <w:left w:val="none" w:sz="0" w:space="0" w:color="auto"/>
        <w:bottom w:val="none" w:sz="0" w:space="0" w:color="auto"/>
        <w:right w:val="none" w:sz="0" w:space="0" w:color="auto"/>
      </w:divBdr>
    </w:div>
    <w:div w:id="1602109451">
      <w:bodyDiv w:val="1"/>
      <w:marLeft w:val="0"/>
      <w:marRight w:val="0"/>
      <w:marTop w:val="0"/>
      <w:marBottom w:val="0"/>
      <w:divBdr>
        <w:top w:val="none" w:sz="0" w:space="0" w:color="auto"/>
        <w:left w:val="none" w:sz="0" w:space="0" w:color="auto"/>
        <w:bottom w:val="none" w:sz="0" w:space="0" w:color="auto"/>
        <w:right w:val="none" w:sz="0" w:space="0" w:color="auto"/>
      </w:divBdr>
    </w:div>
    <w:div w:id="1606112561">
      <w:bodyDiv w:val="1"/>
      <w:marLeft w:val="0"/>
      <w:marRight w:val="0"/>
      <w:marTop w:val="0"/>
      <w:marBottom w:val="0"/>
      <w:divBdr>
        <w:top w:val="none" w:sz="0" w:space="0" w:color="auto"/>
        <w:left w:val="none" w:sz="0" w:space="0" w:color="auto"/>
        <w:bottom w:val="none" w:sz="0" w:space="0" w:color="auto"/>
        <w:right w:val="none" w:sz="0" w:space="0" w:color="auto"/>
      </w:divBdr>
    </w:div>
    <w:div w:id="1613322962">
      <w:bodyDiv w:val="1"/>
      <w:marLeft w:val="0"/>
      <w:marRight w:val="0"/>
      <w:marTop w:val="0"/>
      <w:marBottom w:val="0"/>
      <w:divBdr>
        <w:top w:val="none" w:sz="0" w:space="0" w:color="auto"/>
        <w:left w:val="none" w:sz="0" w:space="0" w:color="auto"/>
        <w:bottom w:val="none" w:sz="0" w:space="0" w:color="auto"/>
        <w:right w:val="none" w:sz="0" w:space="0" w:color="auto"/>
      </w:divBdr>
    </w:div>
    <w:div w:id="1615793370">
      <w:bodyDiv w:val="1"/>
      <w:marLeft w:val="0"/>
      <w:marRight w:val="0"/>
      <w:marTop w:val="0"/>
      <w:marBottom w:val="0"/>
      <w:divBdr>
        <w:top w:val="none" w:sz="0" w:space="0" w:color="auto"/>
        <w:left w:val="none" w:sz="0" w:space="0" w:color="auto"/>
        <w:bottom w:val="none" w:sz="0" w:space="0" w:color="auto"/>
        <w:right w:val="none" w:sz="0" w:space="0" w:color="auto"/>
      </w:divBdr>
    </w:div>
    <w:div w:id="1618292337">
      <w:bodyDiv w:val="1"/>
      <w:marLeft w:val="0"/>
      <w:marRight w:val="0"/>
      <w:marTop w:val="0"/>
      <w:marBottom w:val="0"/>
      <w:divBdr>
        <w:top w:val="none" w:sz="0" w:space="0" w:color="auto"/>
        <w:left w:val="none" w:sz="0" w:space="0" w:color="auto"/>
        <w:bottom w:val="none" w:sz="0" w:space="0" w:color="auto"/>
        <w:right w:val="none" w:sz="0" w:space="0" w:color="auto"/>
      </w:divBdr>
    </w:div>
    <w:div w:id="1620257069">
      <w:bodyDiv w:val="1"/>
      <w:marLeft w:val="0"/>
      <w:marRight w:val="0"/>
      <w:marTop w:val="0"/>
      <w:marBottom w:val="0"/>
      <w:divBdr>
        <w:top w:val="none" w:sz="0" w:space="0" w:color="auto"/>
        <w:left w:val="none" w:sz="0" w:space="0" w:color="auto"/>
        <w:bottom w:val="none" w:sz="0" w:space="0" w:color="auto"/>
        <w:right w:val="none" w:sz="0" w:space="0" w:color="auto"/>
      </w:divBdr>
    </w:div>
    <w:div w:id="1625967845">
      <w:bodyDiv w:val="1"/>
      <w:marLeft w:val="0"/>
      <w:marRight w:val="0"/>
      <w:marTop w:val="0"/>
      <w:marBottom w:val="0"/>
      <w:divBdr>
        <w:top w:val="none" w:sz="0" w:space="0" w:color="auto"/>
        <w:left w:val="none" w:sz="0" w:space="0" w:color="auto"/>
        <w:bottom w:val="none" w:sz="0" w:space="0" w:color="auto"/>
        <w:right w:val="none" w:sz="0" w:space="0" w:color="auto"/>
      </w:divBdr>
    </w:div>
    <w:div w:id="1627151832">
      <w:bodyDiv w:val="1"/>
      <w:marLeft w:val="0"/>
      <w:marRight w:val="0"/>
      <w:marTop w:val="0"/>
      <w:marBottom w:val="0"/>
      <w:divBdr>
        <w:top w:val="none" w:sz="0" w:space="0" w:color="auto"/>
        <w:left w:val="none" w:sz="0" w:space="0" w:color="auto"/>
        <w:bottom w:val="none" w:sz="0" w:space="0" w:color="auto"/>
        <w:right w:val="none" w:sz="0" w:space="0" w:color="auto"/>
      </w:divBdr>
    </w:div>
    <w:div w:id="1634020295">
      <w:bodyDiv w:val="1"/>
      <w:marLeft w:val="0"/>
      <w:marRight w:val="0"/>
      <w:marTop w:val="0"/>
      <w:marBottom w:val="0"/>
      <w:divBdr>
        <w:top w:val="none" w:sz="0" w:space="0" w:color="auto"/>
        <w:left w:val="none" w:sz="0" w:space="0" w:color="auto"/>
        <w:bottom w:val="none" w:sz="0" w:space="0" w:color="auto"/>
        <w:right w:val="none" w:sz="0" w:space="0" w:color="auto"/>
      </w:divBdr>
    </w:div>
    <w:div w:id="1639335286">
      <w:bodyDiv w:val="1"/>
      <w:marLeft w:val="0"/>
      <w:marRight w:val="0"/>
      <w:marTop w:val="0"/>
      <w:marBottom w:val="0"/>
      <w:divBdr>
        <w:top w:val="none" w:sz="0" w:space="0" w:color="auto"/>
        <w:left w:val="none" w:sz="0" w:space="0" w:color="auto"/>
        <w:bottom w:val="none" w:sz="0" w:space="0" w:color="auto"/>
        <w:right w:val="none" w:sz="0" w:space="0" w:color="auto"/>
      </w:divBdr>
    </w:div>
    <w:div w:id="1645500440">
      <w:bodyDiv w:val="1"/>
      <w:marLeft w:val="0"/>
      <w:marRight w:val="0"/>
      <w:marTop w:val="0"/>
      <w:marBottom w:val="0"/>
      <w:divBdr>
        <w:top w:val="none" w:sz="0" w:space="0" w:color="auto"/>
        <w:left w:val="none" w:sz="0" w:space="0" w:color="auto"/>
        <w:bottom w:val="none" w:sz="0" w:space="0" w:color="auto"/>
        <w:right w:val="none" w:sz="0" w:space="0" w:color="auto"/>
      </w:divBdr>
    </w:div>
    <w:div w:id="1646618763">
      <w:bodyDiv w:val="1"/>
      <w:marLeft w:val="0"/>
      <w:marRight w:val="0"/>
      <w:marTop w:val="0"/>
      <w:marBottom w:val="0"/>
      <w:divBdr>
        <w:top w:val="none" w:sz="0" w:space="0" w:color="auto"/>
        <w:left w:val="none" w:sz="0" w:space="0" w:color="auto"/>
        <w:bottom w:val="none" w:sz="0" w:space="0" w:color="auto"/>
        <w:right w:val="none" w:sz="0" w:space="0" w:color="auto"/>
      </w:divBdr>
    </w:div>
    <w:div w:id="1658192353">
      <w:bodyDiv w:val="1"/>
      <w:marLeft w:val="0"/>
      <w:marRight w:val="0"/>
      <w:marTop w:val="0"/>
      <w:marBottom w:val="0"/>
      <w:divBdr>
        <w:top w:val="none" w:sz="0" w:space="0" w:color="auto"/>
        <w:left w:val="none" w:sz="0" w:space="0" w:color="auto"/>
        <w:bottom w:val="none" w:sz="0" w:space="0" w:color="auto"/>
        <w:right w:val="none" w:sz="0" w:space="0" w:color="auto"/>
      </w:divBdr>
    </w:div>
    <w:div w:id="1659993527">
      <w:bodyDiv w:val="1"/>
      <w:marLeft w:val="0"/>
      <w:marRight w:val="0"/>
      <w:marTop w:val="0"/>
      <w:marBottom w:val="0"/>
      <w:divBdr>
        <w:top w:val="none" w:sz="0" w:space="0" w:color="auto"/>
        <w:left w:val="none" w:sz="0" w:space="0" w:color="auto"/>
        <w:bottom w:val="none" w:sz="0" w:space="0" w:color="auto"/>
        <w:right w:val="none" w:sz="0" w:space="0" w:color="auto"/>
      </w:divBdr>
    </w:div>
    <w:div w:id="1660108340">
      <w:bodyDiv w:val="1"/>
      <w:marLeft w:val="0"/>
      <w:marRight w:val="0"/>
      <w:marTop w:val="0"/>
      <w:marBottom w:val="0"/>
      <w:divBdr>
        <w:top w:val="none" w:sz="0" w:space="0" w:color="auto"/>
        <w:left w:val="none" w:sz="0" w:space="0" w:color="auto"/>
        <w:bottom w:val="none" w:sz="0" w:space="0" w:color="auto"/>
        <w:right w:val="none" w:sz="0" w:space="0" w:color="auto"/>
      </w:divBdr>
    </w:div>
    <w:div w:id="1661233118">
      <w:bodyDiv w:val="1"/>
      <w:marLeft w:val="0"/>
      <w:marRight w:val="0"/>
      <w:marTop w:val="0"/>
      <w:marBottom w:val="0"/>
      <w:divBdr>
        <w:top w:val="none" w:sz="0" w:space="0" w:color="auto"/>
        <w:left w:val="none" w:sz="0" w:space="0" w:color="auto"/>
        <w:bottom w:val="none" w:sz="0" w:space="0" w:color="auto"/>
        <w:right w:val="none" w:sz="0" w:space="0" w:color="auto"/>
      </w:divBdr>
    </w:div>
    <w:div w:id="1662850224">
      <w:bodyDiv w:val="1"/>
      <w:marLeft w:val="0"/>
      <w:marRight w:val="0"/>
      <w:marTop w:val="0"/>
      <w:marBottom w:val="0"/>
      <w:divBdr>
        <w:top w:val="none" w:sz="0" w:space="0" w:color="auto"/>
        <w:left w:val="none" w:sz="0" w:space="0" w:color="auto"/>
        <w:bottom w:val="none" w:sz="0" w:space="0" w:color="auto"/>
        <w:right w:val="none" w:sz="0" w:space="0" w:color="auto"/>
      </w:divBdr>
    </w:div>
    <w:div w:id="1677264729">
      <w:bodyDiv w:val="1"/>
      <w:marLeft w:val="0"/>
      <w:marRight w:val="0"/>
      <w:marTop w:val="0"/>
      <w:marBottom w:val="0"/>
      <w:divBdr>
        <w:top w:val="none" w:sz="0" w:space="0" w:color="auto"/>
        <w:left w:val="none" w:sz="0" w:space="0" w:color="auto"/>
        <w:bottom w:val="none" w:sz="0" w:space="0" w:color="auto"/>
        <w:right w:val="none" w:sz="0" w:space="0" w:color="auto"/>
      </w:divBdr>
    </w:div>
    <w:div w:id="1685398002">
      <w:bodyDiv w:val="1"/>
      <w:marLeft w:val="0"/>
      <w:marRight w:val="0"/>
      <w:marTop w:val="0"/>
      <w:marBottom w:val="0"/>
      <w:divBdr>
        <w:top w:val="none" w:sz="0" w:space="0" w:color="auto"/>
        <w:left w:val="none" w:sz="0" w:space="0" w:color="auto"/>
        <w:bottom w:val="none" w:sz="0" w:space="0" w:color="auto"/>
        <w:right w:val="none" w:sz="0" w:space="0" w:color="auto"/>
      </w:divBdr>
    </w:div>
    <w:div w:id="1687096660">
      <w:bodyDiv w:val="1"/>
      <w:marLeft w:val="0"/>
      <w:marRight w:val="0"/>
      <w:marTop w:val="0"/>
      <w:marBottom w:val="0"/>
      <w:divBdr>
        <w:top w:val="none" w:sz="0" w:space="0" w:color="auto"/>
        <w:left w:val="none" w:sz="0" w:space="0" w:color="auto"/>
        <w:bottom w:val="none" w:sz="0" w:space="0" w:color="auto"/>
        <w:right w:val="none" w:sz="0" w:space="0" w:color="auto"/>
      </w:divBdr>
    </w:div>
    <w:div w:id="1693459611">
      <w:bodyDiv w:val="1"/>
      <w:marLeft w:val="0"/>
      <w:marRight w:val="0"/>
      <w:marTop w:val="0"/>
      <w:marBottom w:val="0"/>
      <w:divBdr>
        <w:top w:val="none" w:sz="0" w:space="0" w:color="auto"/>
        <w:left w:val="none" w:sz="0" w:space="0" w:color="auto"/>
        <w:bottom w:val="none" w:sz="0" w:space="0" w:color="auto"/>
        <w:right w:val="none" w:sz="0" w:space="0" w:color="auto"/>
      </w:divBdr>
    </w:div>
    <w:div w:id="1694962490">
      <w:bodyDiv w:val="1"/>
      <w:marLeft w:val="0"/>
      <w:marRight w:val="0"/>
      <w:marTop w:val="0"/>
      <w:marBottom w:val="0"/>
      <w:divBdr>
        <w:top w:val="none" w:sz="0" w:space="0" w:color="auto"/>
        <w:left w:val="none" w:sz="0" w:space="0" w:color="auto"/>
        <w:bottom w:val="none" w:sz="0" w:space="0" w:color="auto"/>
        <w:right w:val="none" w:sz="0" w:space="0" w:color="auto"/>
      </w:divBdr>
    </w:div>
    <w:div w:id="1696929168">
      <w:bodyDiv w:val="1"/>
      <w:marLeft w:val="0"/>
      <w:marRight w:val="0"/>
      <w:marTop w:val="0"/>
      <w:marBottom w:val="0"/>
      <w:divBdr>
        <w:top w:val="none" w:sz="0" w:space="0" w:color="auto"/>
        <w:left w:val="none" w:sz="0" w:space="0" w:color="auto"/>
        <w:bottom w:val="none" w:sz="0" w:space="0" w:color="auto"/>
        <w:right w:val="none" w:sz="0" w:space="0" w:color="auto"/>
      </w:divBdr>
    </w:div>
    <w:div w:id="1710103580">
      <w:bodyDiv w:val="1"/>
      <w:marLeft w:val="0"/>
      <w:marRight w:val="0"/>
      <w:marTop w:val="0"/>
      <w:marBottom w:val="0"/>
      <w:divBdr>
        <w:top w:val="none" w:sz="0" w:space="0" w:color="auto"/>
        <w:left w:val="none" w:sz="0" w:space="0" w:color="auto"/>
        <w:bottom w:val="none" w:sz="0" w:space="0" w:color="auto"/>
        <w:right w:val="none" w:sz="0" w:space="0" w:color="auto"/>
      </w:divBdr>
    </w:div>
    <w:div w:id="1717194865">
      <w:bodyDiv w:val="1"/>
      <w:marLeft w:val="0"/>
      <w:marRight w:val="0"/>
      <w:marTop w:val="0"/>
      <w:marBottom w:val="0"/>
      <w:divBdr>
        <w:top w:val="none" w:sz="0" w:space="0" w:color="auto"/>
        <w:left w:val="none" w:sz="0" w:space="0" w:color="auto"/>
        <w:bottom w:val="none" w:sz="0" w:space="0" w:color="auto"/>
        <w:right w:val="none" w:sz="0" w:space="0" w:color="auto"/>
      </w:divBdr>
    </w:div>
    <w:div w:id="1719402579">
      <w:bodyDiv w:val="1"/>
      <w:marLeft w:val="0"/>
      <w:marRight w:val="0"/>
      <w:marTop w:val="0"/>
      <w:marBottom w:val="0"/>
      <w:divBdr>
        <w:top w:val="none" w:sz="0" w:space="0" w:color="auto"/>
        <w:left w:val="none" w:sz="0" w:space="0" w:color="auto"/>
        <w:bottom w:val="none" w:sz="0" w:space="0" w:color="auto"/>
        <w:right w:val="none" w:sz="0" w:space="0" w:color="auto"/>
      </w:divBdr>
    </w:div>
    <w:div w:id="1727879103">
      <w:bodyDiv w:val="1"/>
      <w:marLeft w:val="0"/>
      <w:marRight w:val="0"/>
      <w:marTop w:val="0"/>
      <w:marBottom w:val="0"/>
      <w:divBdr>
        <w:top w:val="none" w:sz="0" w:space="0" w:color="auto"/>
        <w:left w:val="none" w:sz="0" w:space="0" w:color="auto"/>
        <w:bottom w:val="none" w:sz="0" w:space="0" w:color="auto"/>
        <w:right w:val="none" w:sz="0" w:space="0" w:color="auto"/>
      </w:divBdr>
    </w:div>
    <w:div w:id="1736195070">
      <w:bodyDiv w:val="1"/>
      <w:marLeft w:val="0"/>
      <w:marRight w:val="0"/>
      <w:marTop w:val="0"/>
      <w:marBottom w:val="0"/>
      <w:divBdr>
        <w:top w:val="none" w:sz="0" w:space="0" w:color="auto"/>
        <w:left w:val="none" w:sz="0" w:space="0" w:color="auto"/>
        <w:bottom w:val="none" w:sz="0" w:space="0" w:color="auto"/>
        <w:right w:val="none" w:sz="0" w:space="0" w:color="auto"/>
      </w:divBdr>
    </w:div>
    <w:div w:id="1738898974">
      <w:bodyDiv w:val="1"/>
      <w:marLeft w:val="0"/>
      <w:marRight w:val="0"/>
      <w:marTop w:val="0"/>
      <w:marBottom w:val="0"/>
      <w:divBdr>
        <w:top w:val="none" w:sz="0" w:space="0" w:color="auto"/>
        <w:left w:val="none" w:sz="0" w:space="0" w:color="auto"/>
        <w:bottom w:val="none" w:sz="0" w:space="0" w:color="auto"/>
        <w:right w:val="none" w:sz="0" w:space="0" w:color="auto"/>
      </w:divBdr>
    </w:div>
    <w:div w:id="1744523006">
      <w:bodyDiv w:val="1"/>
      <w:marLeft w:val="0"/>
      <w:marRight w:val="0"/>
      <w:marTop w:val="0"/>
      <w:marBottom w:val="0"/>
      <w:divBdr>
        <w:top w:val="none" w:sz="0" w:space="0" w:color="auto"/>
        <w:left w:val="none" w:sz="0" w:space="0" w:color="auto"/>
        <w:bottom w:val="none" w:sz="0" w:space="0" w:color="auto"/>
        <w:right w:val="none" w:sz="0" w:space="0" w:color="auto"/>
      </w:divBdr>
    </w:div>
    <w:div w:id="1757045757">
      <w:bodyDiv w:val="1"/>
      <w:marLeft w:val="0"/>
      <w:marRight w:val="0"/>
      <w:marTop w:val="0"/>
      <w:marBottom w:val="0"/>
      <w:divBdr>
        <w:top w:val="none" w:sz="0" w:space="0" w:color="auto"/>
        <w:left w:val="none" w:sz="0" w:space="0" w:color="auto"/>
        <w:bottom w:val="none" w:sz="0" w:space="0" w:color="auto"/>
        <w:right w:val="none" w:sz="0" w:space="0" w:color="auto"/>
      </w:divBdr>
    </w:div>
    <w:div w:id="1760175712">
      <w:bodyDiv w:val="1"/>
      <w:marLeft w:val="0"/>
      <w:marRight w:val="0"/>
      <w:marTop w:val="0"/>
      <w:marBottom w:val="0"/>
      <w:divBdr>
        <w:top w:val="none" w:sz="0" w:space="0" w:color="auto"/>
        <w:left w:val="none" w:sz="0" w:space="0" w:color="auto"/>
        <w:bottom w:val="none" w:sz="0" w:space="0" w:color="auto"/>
        <w:right w:val="none" w:sz="0" w:space="0" w:color="auto"/>
      </w:divBdr>
    </w:div>
    <w:div w:id="1762339428">
      <w:bodyDiv w:val="1"/>
      <w:marLeft w:val="0"/>
      <w:marRight w:val="0"/>
      <w:marTop w:val="0"/>
      <w:marBottom w:val="0"/>
      <w:divBdr>
        <w:top w:val="none" w:sz="0" w:space="0" w:color="auto"/>
        <w:left w:val="none" w:sz="0" w:space="0" w:color="auto"/>
        <w:bottom w:val="none" w:sz="0" w:space="0" w:color="auto"/>
        <w:right w:val="none" w:sz="0" w:space="0" w:color="auto"/>
      </w:divBdr>
      <w:divsChild>
        <w:div w:id="511529564">
          <w:marLeft w:val="274"/>
          <w:marRight w:val="0"/>
          <w:marTop w:val="0"/>
          <w:marBottom w:val="0"/>
          <w:divBdr>
            <w:top w:val="none" w:sz="0" w:space="0" w:color="auto"/>
            <w:left w:val="none" w:sz="0" w:space="0" w:color="auto"/>
            <w:bottom w:val="none" w:sz="0" w:space="0" w:color="auto"/>
            <w:right w:val="none" w:sz="0" w:space="0" w:color="auto"/>
          </w:divBdr>
        </w:div>
        <w:div w:id="1029843770">
          <w:marLeft w:val="274"/>
          <w:marRight w:val="0"/>
          <w:marTop w:val="0"/>
          <w:marBottom w:val="0"/>
          <w:divBdr>
            <w:top w:val="none" w:sz="0" w:space="0" w:color="auto"/>
            <w:left w:val="none" w:sz="0" w:space="0" w:color="auto"/>
            <w:bottom w:val="none" w:sz="0" w:space="0" w:color="auto"/>
            <w:right w:val="none" w:sz="0" w:space="0" w:color="auto"/>
          </w:divBdr>
        </w:div>
        <w:div w:id="1106118504">
          <w:marLeft w:val="274"/>
          <w:marRight w:val="0"/>
          <w:marTop w:val="0"/>
          <w:marBottom w:val="0"/>
          <w:divBdr>
            <w:top w:val="none" w:sz="0" w:space="0" w:color="auto"/>
            <w:left w:val="none" w:sz="0" w:space="0" w:color="auto"/>
            <w:bottom w:val="none" w:sz="0" w:space="0" w:color="auto"/>
            <w:right w:val="none" w:sz="0" w:space="0" w:color="auto"/>
          </w:divBdr>
        </w:div>
        <w:div w:id="1979527200">
          <w:marLeft w:val="274"/>
          <w:marRight w:val="0"/>
          <w:marTop w:val="0"/>
          <w:marBottom w:val="0"/>
          <w:divBdr>
            <w:top w:val="none" w:sz="0" w:space="0" w:color="auto"/>
            <w:left w:val="none" w:sz="0" w:space="0" w:color="auto"/>
            <w:bottom w:val="none" w:sz="0" w:space="0" w:color="auto"/>
            <w:right w:val="none" w:sz="0" w:space="0" w:color="auto"/>
          </w:divBdr>
        </w:div>
        <w:div w:id="2142334252">
          <w:marLeft w:val="274"/>
          <w:marRight w:val="0"/>
          <w:marTop w:val="0"/>
          <w:marBottom w:val="0"/>
          <w:divBdr>
            <w:top w:val="none" w:sz="0" w:space="0" w:color="auto"/>
            <w:left w:val="none" w:sz="0" w:space="0" w:color="auto"/>
            <w:bottom w:val="none" w:sz="0" w:space="0" w:color="auto"/>
            <w:right w:val="none" w:sz="0" w:space="0" w:color="auto"/>
          </w:divBdr>
        </w:div>
      </w:divsChild>
    </w:div>
    <w:div w:id="1763062855">
      <w:bodyDiv w:val="1"/>
      <w:marLeft w:val="0"/>
      <w:marRight w:val="0"/>
      <w:marTop w:val="0"/>
      <w:marBottom w:val="0"/>
      <w:divBdr>
        <w:top w:val="none" w:sz="0" w:space="0" w:color="auto"/>
        <w:left w:val="none" w:sz="0" w:space="0" w:color="auto"/>
        <w:bottom w:val="none" w:sz="0" w:space="0" w:color="auto"/>
        <w:right w:val="none" w:sz="0" w:space="0" w:color="auto"/>
      </w:divBdr>
    </w:div>
    <w:div w:id="1784962361">
      <w:bodyDiv w:val="1"/>
      <w:marLeft w:val="0"/>
      <w:marRight w:val="0"/>
      <w:marTop w:val="0"/>
      <w:marBottom w:val="0"/>
      <w:divBdr>
        <w:top w:val="none" w:sz="0" w:space="0" w:color="auto"/>
        <w:left w:val="none" w:sz="0" w:space="0" w:color="auto"/>
        <w:bottom w:val="none" w:sz="0" w:space="0" w:color="auto"/>
        <w:right w:val="none" w:sz="0" w:space="0" w:color="auto"/>
      </w:divBdr>
    </w:div>
    <w:div w:id="1792896876">
      <w:bodyDiv w:val="1"/>
      <w:marLeft w:val="0"/>
      <w:marRight w:val="0"/>
      <w:marTop w:val="0"/>
      <w:marBottom w:val="0"/>
      <w:divBdr>
        <w:top w:val="none" w:sz="0" w:space="0" w:color="auto"/>
        <w:left w:val="none" w:sz="0" w:space="0" w:color="auto"/>
        <w:bottom w:val="none" w:sz="0" w:space="0" w:color="auto"/>
        <w:right w:val="none" w:sz="0" w:space="0" w:color="auto"/>
      </w:divBdr>
    </w:div>
    <w:div w:id="1793985361">
      <w:bodyDiv w:val="1"/>
      <w:marLeft w:val="0"/>
      <w:marRight w:val="0"/>
      <w:marTop w:val="0"/>
      <w:marBottom w:val="0"/>
      <w:divBdr>
        <w:top w:val="none" w:sz="0" w:space="0" w:color="auto"/>
        <w:left w:val="none" w:sz="0" w:space="0" w:color="auto"/>
        <w:bottom w:val="none" w:sz="0" w:space="0" w:color="auto"/>
        <w:right w:val="none" w:sz="0" w:space="0" w:color="auto"/>
      </w:divBdr>
    </w:div>
    <w:div w:id="1806316560">
      <w:bodyDiv w:val="1"/>
      <w:marLeft w:val="0"/>
      <w:marRight w:val="0"/>
      <w:marTop w:val="0"/>
      <w:marBottom w:val="0"/>
      <w:divBdr>
        <w:top w:val="none" w:sz="0" w:space="0" w:color="auto"/>
        <w:left w:val="none" w:sz="0" w:space="0" w:color="auto"/>
        <w:bottom w:val="none" w:sz="0" w:space="0" w:color="auto"/>
        <w:right w:val="none" w:sz="0" w:space="0" w:color="auto"/>
      </w:divBdr>
    </w:div>
    <w:div w:id="1817843841">
      <w:bodyDiv w:val="1"/>
      <w:marLeft w:val="0"/>
      <w:marRight w:val="0"/>
      <w:marTop w:val="0"/>
      <w:marBottom w:val="0"/>
      <w:divBdr>
        <w:top w:val="none" w:sz="0" w:space="0" w:color="auto"/>
        <w:left w:val="none" w:sz="0" w:space="0" w:color="auto"/>
        <w:bottom w:val="none" w:sz="0" w:space="0" w:color="auto"/>
        <w:right w:val="none" w:sz="0" w:space="0" w:color="auto"/>
      </w:divBdr>
    </w:div>
    <w:div w:id="1818306295">
      <w:bodyDiv w:val="1"/>
      <w:marLeft w:val="0"/>
      <w:marRight w:val="0"/>
      <w:marTop w:val="0"/>
      <w:marBottom w:val="0"/>
      <w:divBdr>
        <w:top w:val="none" w:sz="0" w:space="0" w:color="auto"/>
        <w:left w:val="none" w:sz="0" w:space="0" w:color="auto"/>
        <w:bottom w:val="none" w:sz="0" w:space="0" w:color="auto"/>
        <w:right w:val="none" w:sz="0" w:space="0" w:color="auto"/>
      </w:divBdr>
      <w:divsChild>
        <w:div w:id="1135100719">
          <w:marLeft w:val="0"/>
          <w:marRight w:val="0"/>
          <w:marTop w:val="0"/>
          <w:marBottom w:val="0"/>
          <w:divBdr>
            <w:top w:val="single" w:sz="2" w:space="0" w:color="auto"/>
            <w:left w:val="single" w:sz="2" w:space="0" w:color="auto"/>
            <w:bottom w:val="single" w:sz="2" w:space="0" w:color="auto"/>
            <w:right w:val="single" w:sz="2" w:space="0" w:color="auto"/>
          </w:divBdr>
          <w:divsChild>
            <w:div w:id="41640355">
              <w:marLeft w:val="0"/>
              <w:marRight w:val="0"/>
              <w:marTop w:val="0"/>
              <w:marBottom w:val="0"/>
              <w:divBdr>
                <w:top w:val="single" w:sz="2" w:space="0" w:color="auto"/>
                <w:left w:val="single" w:sz="2" w:space="0" w:color="auto"/>
                <w:bottom w:val="single" w:sz="2" w:space="0" w:color="auto"/>
                <w:right w:val="single" w:sz="2" w:space="0" w:color="auto"/>
              </w:divBdr>
              <w:divsChild>
                <w:div w:id="778138218">
                  <w:marLeft w:val="0"/>
                  <w:marRight w:val="0"/>
                  <w:marTop w:val="0"/>
                  <w:marBottom w:val="0"/>
                  <w:divBdr>
                    <w:top w:val="single" w:sz="2" w:space="0" w:color="auto"/>
                    <w:left w:val="single" w:sz="2" w:space="0" w:color="auto"/>
                    <w:bottom w:val="single" w:sz="2" w:space="0" w:color="auto"/>
                    <w:right w:val="single" w:sz="2" w:space="0" w:color="auto"/>
                  </w:divBdr>
                  <w:divsChild>
                    <w:div w:id="2137599731">
                      <w:marLeft w:val="0"/>
                      <w:marRight w:val="0"/>
                      <w:marTop w:val="0"/>
                      <w:marBottom w:val="0"/>
                      <w:divBdr>
                        <w:top w:val="single" w:sz="2" w:space="0" w:color="auto"/>
                        <w:left w:val="single" w:sz="2" w:space="12" w:color="auto"/>
                        <w:bottom w:val="single" w:sz="2" w:space="0" w:color="auto"/>
                        <w:right w:val="single" w:sz="2" w:space="12" w:color="auto"/>
                      </w:divBdr>
                      <w:divsChild>
                        <w:div w:id="945816700">
                          <w:marLeft w:val="0"/>
                          <w:marRight w:val="0"/>
                          <w:marTop w:val="0"/>
                          <w:marBottom w:val="0"/>
                          <w:divBdr>
                            <w:top w:val="single" w:sz="2" w:space="0" w:color="auto"/>
                            <w:left w:val="single" w:sz="2" w:space="0" w:color="auto"/>
                            <w:bottom w:val="single" w:sz="6" w:space="0" w:color="auto"/>
                            <w:right w:val="single" w:sz="2" w:space="0" w:color="auto"/>
                          </w:divBdr>
                          <w:divsChild>
                            <w:div w:id="1590384437">
                              <w:marLeft w:val="0"/>
                              <w:marRight w:val="0"/>
                              <w:marTop w:val="0"/>
                              <w:marBottom w:val="0"/>
                              <w:divBdr>
                                <w:top w:val="single" w:sz="2" w:space="0" w:color="auto"/>
                                <w:left w:val="single" w:sz="2" w:space="0" w:color="auto"/>
                                <w:bottom w:val="single" w:sz="2" w:space="0" w:color="auto"/>
                                <w:right w:val="single" w:sz="2" w:space="0" w:color="auto"/>
                              </w:divBdr>
                              <w:divsChild>
                                <w:div w:id="994911721">
                                  <w:marLeft w:val="0"/>
                                  <w:marRight w:val="0"/>
                                  <w:marTop w:val="0"/>
                                  <w:marBottom w:val="0"/>
                                  <w:divBdr>
                                    <w:top w:val="single" w:sz="2" w:space="0" w:color="auto"/>
                                    <w:left w:val="single" w:sz="2" w:space="0" w:color="auto"/>
                                    <w:bottom w:val="single" w:sz="2" w:space="0" w:color="auto"/>
                                    <w:right w:val="single" w:sz="2" w:space="0" w:color="auto"/>
                                  </w:divBdr>
                                  <w:divsChild>
                                    <w:div w:id="178664106">
                                      <w:marLeft w:val="0"/>
                                      <w:marRight w:val="0"/>
                                      <w:marTop w:val="0"/>
                                      <w:marBottom w:val="0"/>
                                      <w:divBdr>
                                        <w:top w:val="single" w:sz="2" w:space="0" w:color="auto"/>
                                        <w:left w:val="single" w:sz="2" w:space="0" w:color="auto"/>
                                        <w:bottom w:val="single" w:sz="2" w:space="0" w:color="auto"/>
                                        <w:right w:val="single" w:sz="2" w:space="0" w:color="auto"/>
                                      </w:divBdr>
                                      <w:divsChild>
                                        <w:div w:id="1085371821">
                                          <w:marLeft w:val="0"/>
                                          <w:marRight w:val="0"/>
                                          <w:marTop w:val="0"/>
                                          <w:marBottom w:val="0"/>
                                          <w:divBdr>
                                            <w:top w:val="single" w:sz="2" w:space="0" w:color="auto"/>
                                            <w:left w:val="single" w:sz="2" w:space="0" w:color="auto"/>
                                            <w:bottom w:val="single" w:sz="2" w:space="0" w:color="auto"/>
                                            <w:right w:val="single" w:sz="2" w:space="0" w:color="auto"/>
                                          </w:divBdr>
                                          <w:divsChild>
                                            <w:div w:id="1918898933">
                                              <w:marLeft w:val="0"/>
                                              <w:marRight w:val="0"/>
                                              <w:marTop w:val="0"/>
                                              <w:marBottom w:val="0"/>
                                              <w:divBdr>
                                                <w:top w:val="single" w:sz="2" w:space="0" w:color="auto"/>
                                                <w:left w:val="single" w:sz="2" w:space="0" w:color="auto"/>
                                                <w:bottom w:val="single" w:sz="2" w:space="0" w:color="auto"/>
                                                <w:right w:val="single" w:sz="2" w:space="0" w:color="auto"/>
                                              </w:divBdr>
                                              <w:divsChild>
                                                <w:div w:id="2142336848">
                                                  <w:marLeft w:val="0"/>
                                                  <w:marRight w:val="0"/>
                                                  <w:marTop w:val="0"/>
                                                  <w:marBottom w:val="0"/>
                                                  <w:divBdr>
                                                    <w:top w:val="single" w:sz="2" w:space="0" w:color="auto"/>
                                                    <w:left w:val="single" w:sz="2" w:space="0" w:color="auto"/>
                                                    <w:bottom w:val="single" w:sz="2" w:space="0" w:color="auto"/>
                                                    <w:right w:val="single" w:sz="2" w:space="0" w:color="auto"/>
                                                  </w:divBdr>
                                                  <w:divsChild>
                                                    <w:div w:id="279653119">
                                                      <w:marLeft w:val="0"/>
                                                      <w:marRight w:val="0"/>
                                                      <w:marTop w:val="0"/>
                                                      <w:marBottom w:val="0"/>
                                                      <w:divBdr>
                                                        <w:top w:val="single" w:sz="2" w:space="0" w:color="auto"/>
                                                        <w:left w:val="single" w:sz="2" w:space="0" w:color="auto"/>
                                                        <w:bottom w:val="single" w:sz="2" w:space="0" w:color="auto"/>
                                                        <w:right w:val="single" w:sz="2" w:space="0" w:color="auto"/>
                                                      </w:divBdr>
                                                      <w:divsChild>
                                                        <w:div w:id="939029042">
                                                          <w:marLeft w:val="0"/>
                                                          <w:marRight w:val="0"/>
                                                          <w:marTop w:val="0"/>
                                                          <w:marBottom w:val="0"/>
                                                          <w:divBdr>
                                                            <w:top w:val="single" w:sz="2" w:space="0" w:color="auto"/>
                                                            <w:left w:val="single" w:sz="2" w:space="0" w:color="auto"/>
                                                            <w:bottom w:val="single" w:sz="2" w:space="0" w:color="auto"/>
                                                            <w:right w:val="single" w:sz="2" w:space="0" w:color="auto"/>
                                                          </w:divBdr>
                                                          <w:divsChild>
                                                            <w:div w:id="1213231884">
                                                              <w:marLeft w:val="0"/>
                                                              <w:marRight w:val="0"/>
                                                              <w:marTop w:val="0"/>
                                                              <w:marBottom w:val="0"/>
                                                              <w:divBdr>
                                                                <w:top w:val="single" w:sz="2" w:space="0" w:color="auto"/>
                                                                <w:left w:val="single" w:sz="2" w:space="0" w:color="auto"/>
                                                                <w:bottom w:val="single" w:sz="2" w:space="0" w:color="auto"/>
                                                                <w:right w:val="single" w:sz="2" w:space="0" w:color="auto"/>
                                                              </w:divBdr>
                                                              <w:divsChild>
                                                                <w:div w:id="15390044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24153743">
      <w:bodyDiv w:val="1"/>
      <w:marLeft w:val="0"/>
      <w:marRight w:val="0"/>
      <w:marTop w:val="0"/>
      <w:marBottom w:val="0"/>
      <w:divBdr>
        <w:top w:val="none" w:sz="0" w:space="0" w:color="auto"/>
        <w:left w:val="none" w:sz="0" w:space="0" w:color="auto"/>
        <w:bottom w:val="none" w:sz="0" w:space="0" w:color="auto"/>
        <w:right w:val="none" w:sz="0" w:space="0" w:color="auto"/>
      </w:divBdr>
    </w:div>
    <w:div w:id="1825274425">
      <w:bodyDiv w:val="1"/>
      <w:marLeft w:val="0"/>
      <w:marRight w:val="0"/>
      <w:marTop w:val="0"/>
      <w:marBottom w:val="0"/>
      <w:divBdr>
        <w:top w:val="none" w:sz="0" w:space="0" w:color="auto"/>
        <w:left w:val="none" w:sz="0" w:space="0" w:color="auto"/>
        <w:bottom w:val="none" w:sz="0" w:space="0" w:color="auto"/>
        <w:right w:val="none" w:sz="0" w:space="0" w:color="auto"/>
      </w:divBdr>
    </w:div>
    <w:div w:id="1826582648">
      <w:bodyDiv w:val="1"/>
      <w:marLeft w:val="0"/>
      <w:marRight w:val="0"/>
      <w:marTop w:val="0"/>
      <w:marBottom w:val="0"/>
      <w:divBdr>
        <w:top w:val="none" w:sz="0" w:space="0" w:color="auto"/>
        <w:left w:val="none" w:sz="0" w:space="0" w:color="auto"/>
        <w:bottom w:val="none" w:sz="0" w:space="0" w:color="auto"/>
        <w:right w:val="none" w:sz="0" w:space="0" w:color="auto"/>
      </w:divBdr>
    </w:div>
    <w:div w:id="1830053442">
      <w:bodyDiv w:val="1"/>
      <w:marLeft w:val="0"/>
      <w:marRight w:val="0"/>
      <w:marTop w:val="0"/>
      <w:marBottom w:val="0"/>
      <w:divBdr>
        <w:top w:val="none" w:sz="0" w:space="0" w:color="auto"/>
        <w:left w:val="none" w:sz="0" w:space="0" w:color="auto"/>
        <w:bottom w:val="none" w:sz="0" w:space="0" w:color="auto"/>
        <w:right w:val="none" w:sz="0" w:space="0" w:color="auto"/>
      </w:divBdr>
    </w:div>
    <w:div w:id="1835800300">
      <w:bodyDiv w:val="1"/>
      <w:marLeft w:val="0"/>
      <w:marRight w:val="0"/>
      <w:marTop w:val="0"/>
      <w:marBottom w:val="0"/>
      <w:divBdr>
        <w:top w:val="none" w:sz="0" w:space="0" w:color="auto"/>
        <w:left w:val="none" w:sz="0" w:space="0" w:color="auto"/>
        <w:bottom w:val="none" w:sz="0" w:space="0" w:color="auto"/>
        <w:right w:val="none" w:sz="0" w:space="0" w:color="auto"/>
      </w:divBdr>
    </w:div>
    <w:div w:id="1836454544">
      <w:bodyDiv w:val="1"/>
      <w:marLeft w:val="0"/>
      <w:marRight w:val="0"/>
      <w:marTop w:val="0"/>
      <w:marBottom w:val="0"/>
      <w:divBdr>
        <w:top w:val="none" w:sz="0" w:space="0" w:color="auto"/>
        <w:left w:val="none" w:sz="0" w:space="0" w:color="auto"/>
        <w:bottom w:val="none" w:sz="0" w:space="0" w:color="auto"/>
        <w:right w:val="none" w:sz="0" w:space="0" w:color="auto"/>
      </w:divBdr>
    </w:div>
    <w:div w:id="1836653573">
      <w:bodyDiv w:val="1"/>
      <w:marLeft w:val="0"/>
      <w:marRight w:val="0"/>
      <w:marTop w:val="0"/>
      <w:marBottom w:val="0"/>
      <w:divBdr>
        <w:top w:val="none" w:sz="0" w:space="0" w:color="auto"/>
        <w:left w:val="none" w:sz="0" w:space="0" w:color="auto"/>
        <w:bottom w:val="none" w:sz="0" w:space="0" w:color="auto"/>
        <w:right w:val="none" w:sz="0" w:space="0" w:color="auto"/>
      </w:divBdr>
      <w:divsChild>
        <w:div w:id="355618951">
          <w:marLeft w:val="0"/>
          <w:marRight w:val="0"/>
          <w:marTop w:val="0"/>
          <w:marBottom w:val="0"/>
          <w:divBdr>
            <w:top w:val="none" w:sz="0" w:space="0" w:color="auto"/>
            <w:left w:val="none" w:sz="0" w:space="0" w:color="auto"/>
            <w:bottom w:val="none" w:sz="0" w:space="0" w:color="auto"/>
            <w:right w:val="none" w:sz="0" w:space="0" w:color="auto"/>
          </w:divBdr>
        </w:div>
      </w:divsChild>
    </w:div>
    <w:div w:id="1841045453">
      <w:bodyDiv w:val="1"/>
      <w:marLeft w:val="0"/>
      <w:marRight w:val="0"/>
      <w:marTop w:val="0"/>
      <w:marBottom w:val="0"/>
      <w:divBdr>
        <w:top w:val="none" w:sz="0" w:space="0" w:color="auto"/>
        <w:left w:val="none" w:sz="0" w:space="0" w:color="auto"/>
        <w:bottom w:val="none" w:sz="0" w:space="0" w:color="auto"/>
        <w:right w:val="none" w:sz="0" w:space="0" w:color="auto"/>
      </w:divBdr>
    </w:div>
    <w:div w:id="1844586709">
      <w:bodyDiv w:val="1"/>
      <w:marLeft w:val="0"/>
      <w:marRight w:val="0"/>
      <w:marTop w:val="0"/>
      <w:marBottom w:val="0"/>
      <w:divBdr>
        <w:top w:val="none" w:sz="0" w:space="0" w:color="auto"/>
        <w:left w:val="none" w:sz="0" w:space="0" w:color="auto"/>
        <w:bottom w:val="none" w:sz="0" w:space="0" w:color="auto"/>
        <w:right w:val="none" w:sz="0" w:space="0" w:color="auto"/>
      </w:divBdr>
    </w:div>
    <w:div w:id="1844931788">
      <w:bodyDiv w:val="1"/>
      <w:marLeft w:val="0"/>
      <w:marRight w:val="0"/>
      <w:marTop w:val="0"/>
      <w:marBottom w:val="0"/>
      <w:divBdr>
        <w:top w:val="none" w:sz="0" w:space="0" w:color="auto"/>
        <w:left w:val="none" w:sz="0" w:space="0" w:color="auto"/>
        <w:bottom w:val="none" w:sz="0" w:space="0" w:color="auto"/>
        <w:right w:val="none" w:sz="0" w:space="0" w:color="auto"/>
      </w:divBdr>
    </w:div>
    <w:div w:id="1851795858">
      <w:bodyDiv w:val="1"/>
      <w:marLeft w:val="0"/>
      <w:marRight w:val="0"/>
      <w:marTop w:val="0"/>
      <w:marBottom w:val="0"/>
      <w:divBdr>
        <w:top w:val="none" w:sz="0" w:space="0" w:color="auto"/>
        <w:left w:val="none" w:sz="0" w:space="0" w:color="auto"/>
        <w:bottom w:val="none" w:sz="0" w:space="0" w:color="auto"/>
        <w:right w:val="none" w:sz="0" w:space="0" w:color="auto"/>
      </w:divBdr>
    </w:div>
    <w:div w:id="1854876083">
      <w:bodyDiv w:val="1"/>
      <w:marLeft w:val="0"/>
      <w:marRight w:val="0"/>
      <w:marTop w:val="0"/>
      <w:marBottom w:val="0"/>
      <w:divBdr>
        <w:top w:val="none" w:sz="0" w:space="0" w:color="auto"/>
        <w:left w:val="none" w:sz="0" w:space="0" w:color="auto"/>
        <w:bottom w:val="none" w:sz="0" w:space="0" w:color="auto"/>
        <w:right w:val="none" w:sz="0" w:space="0" w:color="auto"/>
      </w:divBdr>
      <w:divsChild>
        <w:div w:id="1262568462">
          <w:marLeft w:val="446"/>
          <w:marRight w:val="0"/>
          <w:marTop w:val="0"/>
          <w:marBottom w:val="0"/>
          <w:divBdr>
            <w:top w:val="none" w:sz="0" w:space="0" w:color="auto"/>
            <w:left w:val="none" w:sz="0" w:space="0" w:color="auto"/>
            <w:bottom w:val="none" w:sz="0" w:space="0" w:color="auto"/>
            <w:right w:val="none" w:sz="0" w:space="0" w:color="auto"/>
          </w:divBdr>
        </w:div>
      </w:divsChild>
    </w:div>
    <w:div w:id="1856990887">
      <w:bodyDiv w:val="1"/>
      <w:marLeft w:val="0"/>
      <w:marRight w:val="0"/>
      <w:marTop w:val="0"/>
      <w:marBottom w:val="0"/>
      <w:divBdr>
        <w:top w:val="none" w:sz="0" w:space="0" w:color="auto"/>
        <w:left w:val="none" w:sz="0" w:space="0" w:color="auto"/>
        <w:bottom w:val="none" w:sz="0" w:space="0" w:color="auto"/>
        <w:right w:val="none" w:sz="0" w:space="0" w:color="auto"/>
      </w:divBdr>
    </w:div>
    <w:div w:id="1858153600">
      <w:bodyDiv w:val="1"/>
      <w:marLeft w:val="0"/>
      <w:marRight w:val="0"/>
      <w:marTop w:val="0"/>
      <w:marBottom w:val="0"/>
      <w:divBdr>
        <w:top w:val="none" w:sz="0" w:space="0" w:color="auto"/>
        <w:left w:val="none" w:sz="0" w:space="0" w:color="auto"/>
        <w:bottom w:val="none" w:sz="0" w:space="0" w:color="auto"/>
        <w:right w:val="none" w:sz="0" w:space="0" w:color="auto"/>
      </w:divBdr>
      <w:divsChild>
        <w:div w:id="140124447">
          <w:marLeft w:val="0"/>
          <w:marRight w:val="0"/>
          <w:marTop w:val="0"/>
          <w:marBottom w:val="0"/>
          <w:divBdr>
            <w:top w:val="none" w:sz="0" w:space="0" w:color="auto"/>
            <w:left w:val="none" w:sz="0" w:space="0" w:color="auto"/>
            <w:bottom w:val="none" w:sz="0" w:space="0" w:color="auto"/>
            <w:right w:val="none" w:sz="0" w:space="0" w:color="auto"/>
          </w:divBdr>
        </w:div>
        <w:div w:id="480119765">
          <w:marLeft w:val="0"/>
          <w:marRight w:val="0"/>
          <w:marTop w:val="0"/>
          <w:marBottom w:val="0"/>
          <w:divBdr>
            <w:top w:val="none" w:sz="0" w:space="0" w:color="auto"/>
            <w:left w:val="none" w:sz="0" w:space="0" w:color="auto"/>
            <w:bottom w:val="none" w:sz="0" w:space="0" w:color="auto"/>
            <w:right w:val="none" w:sz="0" w:space="0" w:color="auto"/>
          </w:divBdr>
        </w:div>
        <w:div w:id="636834978">
          <w:marLeft w:val="0"/>
          <w:marRight w:val="0"/>
          <w:marTop w:val="0"/>
          <w:marBottom w:val="0"/>
          <w:divBdr>
            <w:top w:val="none" w:sz="0" w:space="0" w:color="auto"/>
            <w:left w:val="none" w:sz="0" w:space="0" w:color="auto"/>
            <w:bottom w:val="none" w:sz="0" w:space="0" w:color="auto"/>
            <w:right w:val="none" w:sz="0" w:space="0" w:color="auto"/>
          </w:divBdr>
        </w:div>
        <w:div w:id="727530810">
          <w:marLeft w:val="0"/>
          <w:marRight w:val="0"/>
          <w:marTop w:val="0"/>
          <w:marBottom w:val="0"/>
          <w:divBdr>
            <w:top w:val="none" w:sz="0" w:space="0" w:color="auto"/>
            <w:left w:val="none" w:sz="0" w:space="0" w:color="auto"/>
            <w:bottom w:val="none" w:sz="0" w:space="0" w:color="auto"/>
            <w:right w:val="none" w:sz="0" w:space="0" w:color="auto"/>
          </w:divBdr>
        </w:div>
        <w:div w:id="882641391">
          <w:marLeft w:val="0"/>
          <w:marRight w:val="0"/>
          <w:marTop w:val="0"/>
          <w:marBottom w:val="0"/>
          <w:divBdr>
            <w:top w:val="none" w:sz="0" w:space="0" w:color="auto"/>
            <w:left w:val="none" w:sz="0" w:space="0" w:color="auto"/>
            <w:bottom w:val="none" w:sz="0" w:space="0" w:color="auto"/>
            <w:right w:val="none" w:sz="0" w:space="0" w:color="auto"/>
          </w:divBdr>
        </w:div>
        <w:div w:id="1143500062">
          <w:marLeft w:val="0"/>
          <w:marRight w:val="0"/>
          <w:marTop w:val="0"/>
          <w:marBottom w:val="0"/>
          <w:divBdr>
            <w:top w:val="none" w:sz="0" w:space="0" w:color="auto"/>
            <w:left w:val="none" w:sz="0" w:space="0" w:color="auto"/>
            <w:bottom w:val="none" w:sz="0" w:space="0" w:color="auto"/>
            <w:right w:val="none" w:sz="0" w:space="0" w:color="auto"/>
          </w:divBdr>
        </w:div>
        <w:div w:id="1170288322">
          <w:marLeft w:val="0"/>
          <w:marRight w:val="0"/>
          <w:marTop w:val="0"/>
          <w:marBottom w:val="0"/>
          <w:divBdr>
            <w:top w:val="none" w:sz="0" w:space="0" w:color="auto"/>
            <w:left w:val="none" w:sz="0" w:space="0" w:color="auto"/>
            <w:bottom w:val="none" w:sz="0" w:space="0" w:color="auto"/>
            <w:right w:val="none" w:sz="0" w:space="0" w:color="auto"/>
          </w:divBdr>
        </w:div>
        <w:div w:id="1208759961">
          <w:marLeft w:val="0"/>
          <w:marRight w:val="0"/>
          <w:marTop w:val="0"/>
          <w:marBottom w:val="0"/>
          <w:divBdr>
            <w:top w:val="none" w:sz="0" w:space="0" w:color="auto"/>
            <w:left w:val="none" w:sz="0" w:space="0" w:color="auto"/>
            <w:bottom w:val="none" w:sz="0" w:space="0" w:color="auto"/>
            <w:right w:val="none" w:sz="0" w:space="0" w:color="auto"/>
          </w:divBdr>
        </w:div>
        <w:div w:id="1364674497">
          <w:marLeft w:val="0"/>
          <w:marRight w:val="0"/>
          <w:marTop w:val="0"/>
          <w:marBottom w:val="0"/>
          <w:divBdr>
            <w:top w:val="none" w:sz="0" w:space="0" w:color="auto"/>
            <w:left w:val="none" w:sz="0" w:space="0" w:color="auto"/>
            <w:bottom w:val="none" w:sz="0" w:space="0" w:color="auto"/>
            <w:right w:val="none" w:sz="0" w:space="0" w:color="auto"/>
          </w:divBdr>
        </w:div>
        <w:div w:id="1639873780">
          <w:marLeft w:val="0"/>
          <w:marRight w:val="0"/>
          <w:marTop w:val="0"/>
          <w:marBottom w:val="0"/>
          <w:divBdr>
            <w:top w:val="none" w:sz="0" w:space="0" w:color="auto"/>
            <w:left w:val="none" w:sz="0" w:space="0" w:color="auto"/>
            <w:bottom w:val="none" w:sz="0" w:space="0" w:color="auto"/>
            <w:right w:val="none" w:sz="0" w:space="0" w:color="auto"/>
          </w:divBdr>
        </w:div>
        <w:div w:id="2119375565">
          <w:marLeft w:val="0"/>
          <w:marRight w:val="0"/>
          <w:marTop w:val="0"/>
          <w:marBottom w:val="0"/>
          <w:divBdr>
            <w:top w:val="none" w:sz="0" w:space="0" w:color="auto"/>
            <w:left w:val="none" w:sz="0" w:space="0" w:color="auto"/>
            <w:bottom w:val="none" w:sz="0" w:space="0" w:color="auto"/>
            <w:right w:val="none" w:sz="0" w:space="0" w:color="auto"/>
          </w:divBdr>
        </w:div>
      </w:divsChild>
    </w:div>
    <w:div w:id="1861896539">
      <w:bodyDiv w:val="1"/>
      <w:marLeft w:val="0"/>
      <w:marRight w:val="0"/>
      <w:marTop w:val="0"/>
      <w:marBottom w:val="0"/>
      <w:divBdr>
        <w:top w:val="none" w:sz="0" w:space="0" w:color="auto"/>
        <w:left w:val="none" w:sz="0" w:space="0" w:color="auto"/>
        <w:bottom w:val="none" w:sz="0" w:space="0" w:color="auto"/>
        <w:right w:val="none" w:sz="0" w:space="0" w:color="auto"/>
      </w:divBdr>
    </w:div>
    <w:div w:id="1871914529">
      <w:bodyDiv w:val="1"/>
      <w:marLeft w:val="0"/>
      <w:marRight w:val="0"/>
      <w:marTop w:val="0"/>
      <w:marBottom w:val="0"/>
      <w:divBdr>
        <w:top w:val="none" w:sz="0" w:space="0" w:color="auto"/>
        <w:left w:val="none" w:sz="0" w:space="0" w:color="auto"/>
        <w:bottom w:val="none" w:sz="0" w:space="0" w:color="auto"/>
        <w:right w:val="none" w:sz="0" w:space="0" w:color="auto"/>
      </w:divBdr>
    </w:div>
    <w:div w:id="1877767575">
      <w:bodyDiv w:val="1"/>
      <w:marLeft w:val="0"/>
      <w:marRight w:val="0"/>
      <w:marTop w:val="0"/>
      <w:marBottom w:val="0"/>
      <w:divBdr>
        <w:top w:val="none" w:sz="0" w:space="0" w:color="auto"/>
        <w:left w:val="none" w:sz="0" w:space="0" w:color="auto"/>
        <w:bottom w:val="none" w:sz="0" w:space="0" w:color="auto"/>
        <w:right w:val="none" w:sz="0" w:space="0" w:color="auto"/>
      </w:divBdr>
    </w:div>
    <w:div w:id="1894847046">
      <w:bodyDiv w:val="1"/>
      <w:marLeft w:val="0"/>
      <w:marRight w:val="0"/>
      <w:marTop w:val="0"/>
      <w:marBottom w:val="0"/>
      <w:divBdr>
        <w:top w:val="none" w:sz="0" w:space="0" w:color="auto"/>
        <w:left w:val="none" w:sz="0" w:space="0" w:color="auto"/>
        <w:bottom w:val="none" w:sz="0" w:space="0" w:color="auto"/>
        <w:right w:val="none" w:sz="0" w:space="0" w:color="auto"/>
      </w:divBdr>
    </w:div>
    <w:div w:id="1896046275">
      <w:bodyDiv w:val="1"/>
      <w:marLeft w:val="0"/>
      <w:marRight w:val="0"/>
      <w:marTop w:val="0"/>
      <w:marBottom w:val="0"/>
      <w:divBdr>
        <w:top w:val="none" w:sz="0" w:space="0" w:color="auto"/>
        <w:left w:val="none" w:sz="0" w:space="0" w:color="auto"/>
        <w:bottom w:val="none" w:sz="0" w:space="0" w:color="auto"/>
        <w:right w:val="none" w:sz="0" w:space="0" w:color="auto"/>
      </w:divBdr>
    </w:div>
    <w:div w:id="1903982325">
      <w:bodyDiv w:val="1"/>
      <w:marLeft w:val="0"/>
      <w:marRight w:val="0"/>
      <w:marTop w:val="0"/>
      <w:marBottom w:val="0"/>
      <w:divBdr>
        <w:top w:val="none" w:sz="0" w:space="0" w:color="auto"/>
        <w:left w:val="none" w:sz="0" w:space="0" w:color="auto"/>
        <w:bottom w:val="none" w:sz="0" w:space="0" w:color="auto"/>
        <w:right w:val="none" w:sz="0" w:space="0" w:color="auto"/>
      </w:divBdr>
    </w:div>
    <w:div w:id="1904833733">
      <w:bodyDiv w:val="1"/>
      <w:marLeft w:val="0"/>
      <w:marRight w:val="0"/>
      <w:marTop w:val="0"/>
      <w:marBottom w:val="0"/>
      <w:divBdr>
        <w:top w:val="none" w:sz="0" w:space="0" w:color="auto"/>
        <w:left w:val="none" w:sz="0" w:space="0" w:color="auto"/>
        <w:bottom w:val="none" w:sz="0" w:space="0" w:color="auto"/>
        <w:right w:val="none" w:sz="0" w:space="0" w:color="auto"/>
      </w:divBdr>
    </w:div>
    <w:div w:id="1906256556">
      <w:bodyDiv w:val="1"/>
      <w:marLeft w:val="0"/>
      <w:marRight w:val="0"/>
      <w:marTop w:val="0"/>
      <w:marBottom w:val="0"/>
      <w:divBdr>
        <w:top w:val="none" w:sz="0" w:space="0" w:color="auto"/>
        <w:left w:val="none" w:sz="0" w:space="0" w:color="auto"/>
        <w:bottom w:val="none" w:sz="0" w:space="0" w:color="auto"/>
        <w:right w:val="none" w:sz="0" w:space="0" w:color="auto"/>
      </w:divBdr>
    </w:div>
    <w:div w:id="1908802186">
      <w:bodyDiv w:val="1"/>
      <w:marLeft w:val="0"/>
      <w:marRight w:val="0"/>
      <w:marTop w:val="0"/>
      <w:marBottom w:val="0"/>
      <w:divBdr>
        <w:top w:val="none" w:sz="0" w:space="0" w:color="auto"/>
        <w:left w:val="none" w:sz="0" w:space="0" w:color="auto"/>
        <w:bottom w:val="none" w:sz="0" w:space="0" w:color="auto"/>
        <w:right w:val="none" w:sz="0" w:space="0" w:color="auto"/>
      </w:divBdr>
    </w:div>
    <w:div w:id="1911503343">
      <w:bodyDiv w:val="1"/>
      <w:marLeft w:val="0"/>
      <w:marRight w:val="0"/>
      <w:marTop w:val="0"/>
      <w:marBottom w:val="0"/>
      <w:divBdr>
        <w:top w:val="none" w:sz="0" w:space="0" w:color="auto"/>
        <w:left w:val="none" w:sz="0" w:space="0" w:color="auto"/>
        <w:bottom w:val="none" w:sz="0" w:space="0" w:color="auto"/>
        <w:right w:val="none" w:sz="0" w:space="0" w:color="auto"/>
      </w:divBdr>
    </w:div>
    <w:div w:id="1932274673">
      <w:bodyDiv w:val="1"/>
      <w:marLeft w:val="0"/>
      <w:marRight w:val="0"/>
      <w:marTop w:val="0"/>
      <w:marBottom w:val="0"/>
      <w:divBdr>
        <w:top w:val="none" w:sz="0" w:space="0" w:color="auto"/>
        <w:left w:val="none" w:sz="0" w:space="0" w:color="auto"/>
        <w:bottom w:val="none" w:sz="0" w:space="0" w:color="auto"/>
        <w:right w:val="none" w:sz="0" w:space="0" w:color="auto"/>
      </w:divBdr>
    </w:div>
    <w:div w:id="1942764033">
      <w:bodyDiv w:val="1"/>
      <w:marLeft w:val="0"/>
      <w:marRight w:val="0"/>
      <w:marTop w:val="0"/>
      <w:marBottom w:val="0"/>
      <w:divBdr>
        <w:top w:val="none" w:sz="0" w:space="0" w:color="auto"/>
        <w:left w:val="none" w:sz="0" w:space="0" w:color="auto"/>
        <w:bottom w:val="none" w:sz="0" w:space="0" w:color="auto"/>
        <w:right w:val="none" w:sz="0" w:space="0" w:color="auto"/>
      </w:divBdr>
    </w:div>
    <w:div w:id="1951164473">
      <w:bodyDiv w:val="1"/>
      <w:marLeft w:val="0"/>
      <w:marRight w:val="0"/>
      <w:marTop w:val="0"/>
      <w:marBottom w:val="0"/>
      <w:divBdr>
        <w:top w:val="none" w:sz="0" w:space="0" w:color="auto"/>
        <w:left w:val="none" w:sz="0" w:space="0" w:color="auto"/>
        <w:bottom w:val="none" w:sz="0" w:space="0" w:color="auto"/>
        <w:right w:val="none" w:sz="0" w:space="0" w:color="auto"/>
      </w:divBdr>
    </w:div>
    <w:div w:id="1955552963">
      <w:bodyDiv w:val="1"/>
      <w:marLeft w:val="0"/>
      <w:marRight w:val="0"/>
      <w:marTop w:val="0"/>
      <w:marBottom w:val="0"/>
      <w:divBdr>
        <w:top w:val="none" w:sz="0" w:space="0" w:color="auto"/>
        <w:left w:val="none" w:sz="0" w:space="0" w:color="auto"/>
        <w:bottom w:val="none" w:sz="0" w:space="0" w:color="auto"/>
        <w:right w:val="none" w:sz="0" w:space="0" w:color="auto"/>
      </w:divBdr>
      <w:divsChild>
        <w:div w:id="317271435">
          <w:marLeft w:val="0"/>
          <w:marRight w:val="0"/>
          <w:marTop w:val="0"/>
          <w:marBottom w:val="0"/>
          <w:divBdr>
            <w:top w:val="none" w:sz="0" w:space="0" w:color="auto"/>
            <w:left w:val="none" w:sz="0" w:space="0" w:color="auto"/>
            <w:bottom w:val="none" w:sz="0" w:space="0" w:color="auto"/>
            <w:right w:val="none" w:sz="0" w:space="0" w:color="auto"/>
          </w:divBdr>
        </w:div>
        <w:div w:id="455609560">
          <w:marLeft w:val="0"/>
          <w:marRight w:val="0"/>
          <w:marTop w:val="0"/>
          <w:marBottom w:val="0"/>
          <w:divBdr>
            <w:top w:val="none" w:sz="0" w:space="0" w:color="auto"/>
            <w:left w:val="none" w:sz="0" w:space="0" w:color="auto"/>
            <w:bottom w:val="none" w:sz="0" w:space="0" w:color="auto"/>
            <w:right w:val="none" w:sz="0" w:space="0" w:color="auto"/>
          </w:divBdr>
        </w:div>
        <w:div w:id="872696716">
          <w:marLeft w:val="0"/>
          <w:marRight w:val="0"/>
          <w:marTop w:val="0"/>
          <w:marBottom w:val="0"/>
          <w:divBdr>
            <w:top w:val="none" w:sz="0" w:space="0" w:color="auto"/>
            <w:left w:val="none" w:sz="0" w:space="0" w:color="auto"/>
            <w:bottom w:val="none" w:sz="0" w:space="0" w:color="auto"/>
            <w:right w:val="none" w:sz="0" w:space="0" w:color="auto"/>
          </w:divBdr>
        </w:div>
        <w:div w:id="881862841">
          <w:marLeft w:val="0"/>
          <w:marRight w:val="0"/>
          <w:marTop w:val="0"/>
          <w:marBottom w:val="0"/>
          <w:divBdr>
            <w:top w:val="none" w:sz="0" w:space="0" w:color="auto"/>
            <w:left w:val="none" w:sz="0" w:space="0" w:color="auto"/>
            <w:bottom w:val="none" w:sz="0" w:space="0" w:color="auto"/>
            <w:right w:val="none" w:sz="0" w:space="0" w:color="auto"/>
          </w:divBdr>
        </w:div>
        <w:div w:id="1125584811">
          <w:marLeft w:val="0"/>
          <w:marRight w:val="0"/>
          <w:marTop w:val="0"/>
          <w:marBottom w:val="0"/>
          <w:divBdr>
            <w:top w:val="none" w:sz="0" w:space="0" w:color="auto"/>
            <w:left w:val="none" w:sz="0" w:space="0" w:color="auto"/>
            <w:bottom w:val="none" w:sz="0" w:space="0" w:color="auto"/>
            <w:right w:val="none" w:sz="0" w:space="0" w:color="auto"/>
          </w:divBdr>
        </w:div>
        <w:div w:id="1403597614">
          <w:marLeft w:val="0"/>
          <w:marRight w:val="0"/>
          <w:marTop w:val="0"/>
          <w:marBottom w:val="0"/>
          <w:divBdr>
            <w:top w:val="none" w:sz="0" w:space="0" w:color="auto"/>
            <w:left w:val="none" w:sz="0" w:space="0" w:color="auto"/>
            <w:bottom w:val="none" w:sz="0" w:space="0" w:color="auto"/>
            <w:right w:val="none" w:sz="0" w:space="0" w:color="auto"/>
          </w:divBdr>
          <w:divsChild>
            <w:div w:id="955336194">
              <w:marLeft w:val="-75"/>
              <w:marRight w:val="0"/>
              <w:marTop w:val="30"/>
              <w:marBottom w:val="30"/>
              <w:divBdr>
                <w:top w:val="none" w:sz="0" w:space="0" w:color="auto"/>
                <w:left w:val="none" w:sz="0" w:space="0" w:color="auto"/>
                <w:bottom w:val="none" w:sz="0" w:space="0" w:color="auto"/>
                <w:right w:val="none" w:sz="0" w:space="0" w:color="auto"/>
              </w:divBdr>
              <w:divsChild>
                <w:div w:id="62071313">
                  <w:marLeft w:val="0"/>
                  <w:marRight w:val="0"/>
                  <w:marTop w:val="0"/>
                  <w:marBottom w:val="0"/>
                  <w:divBdr>
                    <w:top w:val="none" w:sz="0" w:space="0" w:color="auto"/>
                    <w:left w:val="none" w:sz="0" w:space="0" w:color="auto"/>
                    <w:bottom w:val="none" w:sz="0" w:space="0" w:color="auto"/>
                    <w:right w:val="none" w:sz="0" w:space="0" w:color="auto"/>
                  </w:divBdr>
                  <w:divsChild>
                    <w:div w:id="707605818">
                      <w:marLeft w:val="0"/>
                      <w:marRight w:val="0"/>
                      <w:marTop w:val="0"/>
                      <w:marBottom w:val="0"/>
                      <w:divBdr>
                        <w:top w:val="none" w:sz="0" w:space="0" w:color="auto"/>
                        <w:left w:val="none" w:sz="0" w:space="0" w:color="auto"/>
                        <w:bottom w:val="none" w:sz="0" w:space="0" w:color="auto"/>
                        <w:right w:val="none" w:sz="0" w:space="0" w:color="auto"/>
                      </w:divBdr>
                    </w:div>
                    <w:div w:id="988554067">
                      <w:marLeft w:val="0"/>
                      <w:marRight w:val="0"/>
                      <w:marTop w:val="0"/>
                      <w:marBottom w:val="0"/>
                      <w:divBdr>
                        <w:top w:val="none" w:sz="0" w:space="0" w:color="auto"/>
                        <w:left w:val="none" w:sz="0" w:space="0" w:color="auto"/>
                        <w:bottom w:val="none" w:sz="0" w:space="0" w:color="auto"/>
                        <w:right w:val="none" w:sz="0" w:space="0" w:color="auto"/>
                      </w:divBdr>
                    </w:div>
                    <w:div w:id="1189221673">
                      <w:marLeft w:val="0"/>
                      <w:marRight w:val="0"/>
                      <w:marTop w:val="0"/>
                      <w:marBottom w:val="0"/>
                      <w:divBdr>
                        <w:top w:val="none" w:sz="0" w:space="0" w:color="auto"/>
                        <w:left w:val="none" w:sz="0" w:space="0" w:color="auto"/>
                        <w:bottom w:val="none" w:sz="0" w:space="0" w:color="auto"/>
                        <w:right w:val="none" w:sz="0" w:space="0" w:color="auto"/>
                      </w:divBdr>
                    </w:div>
                  </w:divsChild>
                </w:div>
                <w:div w:id="199124689">
                  <w:marLeft w:val="0"/>
                  <w:marRight w:val="0"/>
                  <w:marTop w:val="0"/>
                  <w:marBottom w:val="0"/>
                  <w:divBdr>
                    <w:top w:val="none" w:sz="0" w:space="0" w:color="auto"/>
                    <w:left w:val="none" w:sz="0" w:space="0" w:color="auto"/>
                    <w:bottom w:val="none" w:sz="0" w:space="0" w:color="auto"/>
                    <w:right w:val="none" w:sz="0" w:space="0" w:color="auto"/>
                  </w:divBdr>
                  <w:divsChild>
                    <w:div w:id="78405542">
                      <w:marLeft w:val="0"/>
                      <w:marRight w:val="0"/>
                      <w:marTop w:val="0"/>
                      <w:marBottom w:val="0"/>
                      <w:divBdr>
                        <w:top w:val="none" w:sz="0" w:space="0" w:color="auto"/>
                        <w:left w:val="none" w:sz="0" w:space="0" w:color="auto"/>
                        <w:bottom w:val="none" w:sz="0" w:space="0" w:color="auto"/>
                        <w:right w:val="none" w:sz="0" w:space="0" w:color="auto"/>
                      </w:divBdr>
                    </w:div>
                    <w:div w:id="119348580">
                      <w:marLeft w:val="0"/>
                      <w:marRight w:val="0"/>
                      <w:marTop w:val="0"/>
                      <w:marBottom w:val="0"/>
                      <w:divBdr>
                        <w:top w:val="none" w:sz="0" w:space="0" w:color="auto"/>
                        <w:left w:val="none" w:sz="0" w:space="0" w:color="auto"/>
                        <w:bottom w:val="none" w:sz="0" w:space="0" w:color="auto"/>
                        <w:right w:val="none" w:sz="0" w:space="0" w:color="auto"/>
                      </w:divBdr>
                    </w:div>
                    <w:div w:id="268900259">
                      <w:marLeft w:val="0"/>
                      <w:marRight w:val="0"/>
                      <w:marTop w:val="0"/>
                      <w:marBottom w:val="0"/>
                      <w:divBdr>
                        <w:top w:val="none" w:sz="0" w:space="0" w:color="auto"/>
                        <w:left w:val="none" w:sz="0" w:space="0" w:color="auto"/>
                        <w:bottom w:val="none" w:sz="0" w:space="0" w:color="auto"/>
                        <w:right w:val="none" w:sz="0" w:space="0" w:color="auto"/>
                      </w:divBdr>
                    </w:div>
                    <w:div w:id="1456172947">
                      <w:marLeft w:val="0"/>
                      <w:marRight w:val="0"/>
                      <w:marTop w:val="0"/>
                      <w:marBottom w:val="0"/>
                      <w:divBdr>
                        <w:top w:val="none" w:sz="0" w:space="0" w:color="auto"/>
                        <w:left w:val="none" w:sz="0" w:space="0" w:color="auto"/>
                        <w:bottom w:val="none" w:sz="0" w:space="0" w:color="auto"/>
                        <w:right w:val="none" w:sz="0" w:space="0" w:color="auto"/>
                      </w:divBdr>
                    </w:div>
                    <w:div w:id="1766879460">
                      <w:marLeft w:val="0"/>
                      <w:marRight w:val="0"/>
                      <w:marTop w:val="0"/>
                      <w:marBottom w:val="0"/>
                      <w:divBdr>
                        <w:top w:val="none" w:sz="0" w:space="0" w:color="auto"/>
                        <w:left w:val="none" w:sz="0" w:space="0" w:color="auto"/>
                        <w:bottom w:val="none" w:sz="0" w:space="0" w:color="auto"/>
                        <w:right w:val="none" w:sz="0" w:space="0" w:color="auto"/>
                      </w:divBdr>
                    </w:div>
                  </w:divsChild>
                </w:div>
                <w:div w:id="292291574">
                  <w:marLeft w:val="0"/>
                  <w:marRight w:val="0"/>
                  <w:marTop w:val="0"/>
                  <w:marBottom w:val="0"/>
                  <w:divBdr>
                    <w:top w:val="none" w:sz="0" w:space="0" w:color="auto"/>
                    <w:left w:val="none" w:sz="0" w:space="0" w:color="auto"/>
                    <w:bottom w:val="none" w:sz="0" w:space="0" w:color="auto"/>
                    <w:right w:val="none" w:sz="0" w:space="0" w:color="auto"/>
                  </w:divBdr>
                  <w:divsChild>
                    <w:div w:id="204684283">
                      <w:marLeft w:val="0"/>
                      <w:marRight w:val="0"/>
                      <w:marTop w:val="0"/>
                      <w:marBottom w:val="0"/>
                      <w:divBdr>
                        <w:top w:val="none" w:sz="0" w:space="0" w:color="auto"/>
                        <w:left w:val="none" w:sz="0" w:space="0" w:color="auto"/>
                        <w:bottom w:val="none" w:sz="0" w:space="0" w:color="auto"/>
                        <w:right w:val="none" w:sz="0" w:space="0" w:color="auto"/>
                      </w:divBdr>
                    </w:div>
                    <w:div w:id="652876665">
                      <w:marLeft w:val="0"/>
                      <w:marRight w:val="0"/>
                      <w:marTop w:val="0"/>
                      <w:marBottom w:val="0"/>
                      <w:divBdr>
                        <w:top w:val="none" w:sz="0" w:space="0" w:color="auto"/>
                        <w:left w:val="none" w:sz="0" w:space="0" w:color="auto"/>
                        <w:bottom w:val="none" w:sz="0" w:space="0" w:color="auto"/>
                        <w:right w:val="none" w:sz="0" w:space="0" w:color="auto"/>
                      </w:divBdr>
                    </w:div>
                  </w:divsChild>
                </w:div>
                <w:div w:id="308248193">
                  <w:marLeft w:val="0"/>
                  <w:marRight w:val="0"/>
                  <w:marTop w:val="0"/>
                  <w:marBottom w:val="0"/>
                  <w:divBdr>
                    <w:top w:val="none" w:sz="0" w:space="0" w:color="auto"/>
                    <w:left w:val="none" w:sz="0" w:space="0" w:color="auto"/>
                    <w:bottom w:val="none" w:sz="0" w:space="0" w:color="auto"/>
                    <w:right w:val="none" w:sz="0" w:space="0" w:color="auto"/>
                  </w:divBdr>
                  <w:divsChild>
                    <w:div w:id="220598247">
                      <w:marLeft w:val="0"/>
                      <w:marRight w:val="0"/>
                      <w:marTop w:val="0"/>
                      <w:marBottom w:val="0"/>
                      <w:divBdr>
                        <w:top w:val="none" w:sz="0" w:space="0" w:color="auto"/>
                        <w:left w:val="none" w:sz="0" w:space="0" w:color="auto"/>
                        <w:bottom w:val="none" w:sz="0" w:space="0" w:color="auto"/>
                        <w:right w:val="none" w:sz="0" w:space="0" w:color="auto"/>
                      </w:divBdr>
                    </w:div>
                  </w:divsChild>
                </w:div>
                <w:div w:id="374040572">
                  <w:marLeft w:val="0"/>
                  <w:marRight w:val="0"/>
                  <w:marTop w:val="0"/>
                  <w:marBottom w:val="0"/>
                  <w:divBdr>
                    <w:top w:val="none" w:sz="0" w:space="0" w:color="auto"/>
                    <w:left w:val="none" w:sz="0" w:space="0" w:color="auto"/>
                    <w:bottom w:val="none" w:sz="0" w:space="0" w:color="auto"/>
                    <w:right w:val="none" w:sz="0" w:space="0" w:color="auto"/>
                  </w:divBdr>
                  <w:divsChild>
                    <w:div w:id="337584350">
                      <w:marLeft w:val="0"/>
                      <w:marRight w:val="0"/>
                      <w:marTop w:val="0"/>
                      <w:marBottom w:val="0"/>
                      <w:divBdr>
                        <w:top w:val="none" w:sz="0" w:space="0" w:color="auto"/>
                        <w:left w:val="none" w:sz="0" w:space="0" w:color="auto"/>
                        <w:bottom w:val="none" w:sz="0" w:space="0" w:color="auto"/>
                        <w:right w:val="none" w:sz="0" w:space="0" w:color="auto"/>
                      </w:divBdr>
                    </w:div>
                    <w:div w:id="934561310">
                      <w:marLeft w:val="0"/>
                      <w:marRight w:val="0"/>
                      <w:marTop w:val="0"/>
                      <w:marBottom w:val="0"/>
                      <w:divBdr>
                        <w:top w:val="none" w:sz="0" w:space="0" w:color="auto"/>
                        <w:left w:val="none" w:sz="0" w:space="0" w:color="auto"/>
                        <w:bottom w:val="none" w:sz="0" w:space="0" w:color="auto"/>
                        <w:right w:val="none" w:sz="0" w:space="0" w:color="auto"/>
                      </w:divBdr>
                    </w:div>
                  </w:divsChild>
                </w:div>
                <w:div w:id="466973933">
                  <w:marLeft w:val="0"/>
                  <w:marRight w:val="0"/>
                  <w:marTop w:val="0"/>
                  <w:marBottom w:val="0"/>
                  <w:divBdr>
                    <w:top w:val="none" w:sz="0" w:space="0" w:color="auto"/>
                    <w:left w:val="none" w:sz="0" w:space="0" w:color="auto"/>
                    <w:bottom w:val="none" w:sz="0" w:space="0" w:color="auto"/>
                    <w:right w:val="none" w:sz="0" w:space="0" w:color="auto"/>
                  </w:divBdr>
                  <w:divsChild>
                    <w:div w:id="1130048416">
                      <w:marLeft w:val="0"/>
                      <w:marRight w:val="0"/>
                      <w:marTop w:val="0"/>
                      <w:marBottom w:val="0"/>
                      <w:divBdr>
                        <w:top w:val="none" w:sz="0" w:space="0" w:color="auto"/>
                        <w:left w:val="none" w:sz="0" w:space="0" w:color="auto"/>
                        <w:bottom w:val="none" w:sz="0" w:space="0" w:color="auto"/>
                        <w:right w:val="none" w:sz="0" w:space="0" w:color="auto"/>
                      </w:divBdr>
                    </w:div>
                  </w:divsChild>
                </w:div>
                <w:div w:id="554005477">
                  <w:marLeft w:val="0"/>
                  <w:marRight w:val="0"/>
                  <w:marTop w:val="0"/>
                  <w:marBottom w:val="0"/>
                  <w:divBdr>
                    <w:top w:val="none" w:sz="0" w:space="0" w:color="auto"/>
                    <w:left w:val="none" w:sz="0" w:space="0" w:color="auto"/>
                    <w:bottom w:val="none" w:sz="0" w:space="0" w:color="auto"/>
                    <w:right w:val="none" w:sz="0" w:space="0" w:color="auto"/>
                  </w:divBdr>
                  <w:divsChild>
                    <w:div w:id="1109550423">
                      <w:marLeft w:val="0"/>
                      <w:marRight w:val="0"/>
                      <w:marTop w:val="0"/>
                      <w:marBottom w:val="0"/>
                      <w:divBdr>
                        <w:top w:val="none" w:sz="0" w:space="0" w:color="auto"/>
                        <w:left w:val="none" w:sz="0" w:space="0" w:color="auto"/>
                        <w:bottom w:val="none" w:sz="0" w:space="0" w:color="auto"/>
                        <w:right w:val="none" w:sz="0" w:space="0" w:color="auto"/>
                      </w:divBdr>
                    </w:div>
                    <w:div w:id="1424496843">
                      <w:marLeft w:val="0"/>
                      <w:marRight w:val="0"/>
                      <w:marTop w:val="0"/>
                      <w:marBottom w:val="0"/>
                      <w:divBdr>
                        <w:top w:val="none" w:sz="0" w:space="0" w:color="auto"/>
                        <w:left w:val="none" w:sz="0" w:space="0" w:color="auto"/>
                        <w:bottom w:val="none" w:sz="0" w:space="0" w:color="auto"/>
                        <w:right w:val="none" w:sz="0" w:space="0" w:color="auto"/>
                      </w:divBdr>
                    </w:div>
                  </w:divsChild>
                </w:div>
                <w:div w:id="622079235">
                  <w:marLeft w:val="0"/>
                  <w:marRight w:val="0"/>
                  <w:marTop w:val="0"/>
                  <w:marBottom w:val="0"/>
                  <w:divBdr>
                    <w:top w:val="none" w:sz="0" w:space="0" w:color="auto"/>
                    <w:left w:val="none" w:sz="0" w:space="0" w:color="auto"/>
                    <w:bottom w:val="none" w:sz="0" w:space="0" w:color="auto"/>
                    <w:right w:val="none" w:sz="0" w:space="0" w:color="auto"/>
                  </w:divBdr>
                  <w:divsChild>
                    <w:div w:id="1369909485">
                      <w:marLeft w:val="0"/>
                      <w:marRight w:val="0"/>
                      <w:marTop w:val="0"/>
                      <w:marBottom w:val="0"/>
                      <w:divBdr>
                        <w:top w:val="none" w:sz="0" w:space="0" w:color="auto"/>
                        <w:left w:val="none" w:sz="0" w:space="0" w:color="auto"/>
                        <w:bottom w:val="none" w:sz="0" w:space="0" w:color="auto"/>
                        <w:right w:val="none" w:sz="0" w:space="0" w:color="auto"/>
                      </w:divBdr>
                    </w:div>
                    <w:div w:id="1590233334">
                      <w:marLeft w:val="0"/>
                      <w:marRight w:val="0"/>
                      <w:marTop w:val="0"/>
                      <w:marBottom w:val="0"/>
                      <w:divBdr>
                        <w:top w:val="none" w:sz="0" w:space="0" w:color="auto"/>
                        <w:left w:val="none" w:sz="0" w:space="0" w:color="auto"/>
                        <w:bottom w:val="none" w:sz="0" w:space="0" w:color="auto"/>
                        <w:right w:val="none" w:sz="0" w:space="0" w:color="auto"/>
                      </w:divBdr>
                    </w:div>
                  </w:divsChild>
                </w:div>
                <w:div w:id="709304000">
                  <w:marLeft w:val="0"/>
                  <w:marRight w:val="0"/>
                  <w:marTop w:val="0"/>
                  <w:marBottom w:val="0"/>
                  <w:divBdr>
                    <w:top w:val="none" w:sz="0" w:space="0" w:color="auto"/>
                    <w:left w:val="none" w:sz="0" w:space="0" w:color="auto"/>
                    <w:bottom w:val="none" w:sz="0" w:space="0" w:color="auto"/>
                    <w:right w:val="none" w:sz="0" w:space="0" w:color="auto"/>
                  </w:divBdr>
                  <w:divsChild>
                    <w:div w:id="979189992">
                      <w:marLeft w:val="0"/>
                      <w:marRight w:val="0"/>
                      <w:marTop w:val="0"/>
                      <w:marBottom w:val="0"/>
                      <w:divBdr>
                        <w:top w:val="none" w:sz="0" w:space="0" w:color="auto"/>
                        <w:left w:val="none" w:sz="0" w:space="0" w:color="auto"/>
                        <w:bottom w:val="none" w:sz="0" w:space="0" w:color="auto"/>
                        <w:right w:val="none" w:sz="0" w:space="0" w:color="auto"/>
                      </w:divBdr>
                    </w:div>
                  </w:divsChild>
                </w:div>
                <w:div w:id="726609035">
                  <w:marLeft w:val="0"/>
                  <w:marRight w:val="0"/>
                  <w:marTop w:val="0"/>
                  <w:marBottom w:val="0"/>
                  <w:divBdr>
                    <w:top w:val="none" w:sz="0" w:space="0" w:color="auto"/>
                    <w:left w:val="none" w:sz="0" w:space="0" w:color="auto"/>
                    <w:bottom w:val="none" w:sz="0" w:space="0" w:color="auto"/>
                    <w:right w:val="none" w:sz="0" w:space="0" w:color="auto"/>
                  </w:divBdr>
                  <w:divsChild>
                    <w:div w:id="334068234">
                      <w:marLeft w:val="0"/>
                      <w:marRight w:val="0"/>
                      <w:marTop w:val="0"/>
                      <w:marBottom w:val="0"/>
                      <w:divBdr>
                        <w:top w:val="none" w:sz="0" w:space="0" w:color="auto"/>
                        <w:left w:val="none" w:sz="0" w:space="0" w:color="auto"/>
                        <w:bottom w:val="none" w:sz="0" w:space="0" w:color="auto"/>
                        <w:right w:val="none" w:sz="0" w:space="0" w:color="auto"/>
                      </w:divBdr>
                    </w:div>
                    <w:div w:id="580411623">
                      <w:marLeft w:val="0"/>
                      <w:marRight w:val="0"/>
                      <w:marTop w:val="0"/>
                      <w:marBottom w:val="0"/>
                      <w:divBdr>
                        <w:top w:val="none" w:sz="0" w:space="0" w:color="auto"/>
                        <w:left w:val="none" w:sz="0" w:space="0" w:color="auto"/>
                        <w:bottom w:val="none" w:sz="0" w:space="0" w:color="auto"/>
                        <w:right w:val="none" w:sz="0" w:space="0" w:color="auto"/>
                      </w:divBdr>
                    </w:div>
                    <w:div w:id="1129737128">
                      <w:marLeft w:val="0"/>
                      <w:marRight w:val="0"/>
                      <w:marTop w:val="0"/>
                      <w:marBottom w:val="0"/>
                      <w:divBdr>
                        <w:top w:val="none" w:sz="0" w:space="0" w:color="auto"/>
                        <w:left w:val="none" w:sz="0" w:space="0" w:color="auto"/>
                        <w:bottom w:val="none" w:sz="0" w:space="0" w:color="auto"/>
                        <w:right w:val="none" w:sz="0" w:space="0" w:color="auto"/>
                      </w:divBdr>
                    </w:div>
                    <w:div w:id="1358462171">
                      <w:marLeft w:val="0"/>
                      <w:marRight w:val="0"/>
                      <w:marTop w:val="0"/>
                      <w:marBottom w:val="0"/>
                      <w:divBdr>
                        <w:top w:val="none" w:sz="0" w:space="0" w:color="auto"/>
                        <w:left w:val="none" w:sz="0" w:space="0" w:color="auto"/>
                        <w:bottom w:val="none" w:sz="0" w:space="0" w:color="auto"/>
                        <w:right w:val="none" w:sz="0" w:space="0" w:color="auto"/>
                      </w:divBdr>
                    </w:div>
                    <w:div w:id="1561945238">
                      <w:marLeft w:val="0"/>
                      <w:marRight w:val="0"/>
                      <w:marTop w:val="0"/>
                      <w:marBottom w:val="0"/>
                      <w:divBdr>
                        <w:top w:val="none" w:sz="0" w:space="0" w:color="auto"/>
                        <w:left w:val="none" w:sz="0" w:space="0" w:color="auto"/>
                        <w:bottom w:val="none" w:sz="0" w:space="0" w:color="auto"/>
                        <w:right w:val="none" w:sz="0" w:space="0" w:color="auto"/>
                      </w:divBdr>
                    </w:div>
                    <w:div w:id="1590695379">
                      <w:marLeft w:val="0"/>
                      <w:marRight w:val="0"/>
                      <w:marTop w:val="0"/>
                      <w:marBottom w:val="0"/>
                      <w:divBdr>
                        <w:top w:val="none" w:sz="0" w:space="0" w:color="auto"/>
                        <w:left w:val="none" w:sz="0" w:space="0" w:color="auto"/>
                        <w:bottom w:val="none" w:sz="0" w:space="0" w:color="auto"/>
                        <w:right w:val="none" w:sz="0" w:space="0" w:color="auto"/>
                      </w:divBdr>
                    </w:div>
                    <w:div w:id="1983844529">
                      <w:marLeft w:val="0"/>
                      <w:marRight w:val="0"/>
                      <w:marTop w:val="0"/>
                      <w:marBottom w:val="0"/>
                      <w:divBdr>
                        <w:top w:val="none" w:sz="0" w:space="0" w:color="auto"/>
                        <w:left w:val="none" w:sz="0" w:space="0" w:color="auto"/>
                        <w:bottom w:val="none" w:sz="0" w:space="0" w:color="auto"/>
                        <w:right w:val="none" w:sz="0" w:space="0" w:color="auto"/>
                      </w:divBdr>
                    </w:div>
                  </w:divsChild>
                </w:div>
                <w:div w:id="741414000">
                  <w:marLeft w:val="0"/>
                  <w:marRight w:val="0"/>
                  <w:marTop w:val="0"/>
                  <w:marBottom w:val="0"/>
                  <w:divBdr>
                    <w:top w:val="none" w:sz="0" w:space="0" w:color="auto"/>
                    <w:left w:val="none" w:sz="0" w:space="0" w:color="auto"/>
                    <w:bottom w:val="none" w:sz="0" w:space="0" w:color="auto"/>
                    <w:right w:val="none" w:sz="0" w:space="0" w:color="auto"/>
                  </w:divBdr>
                  <w:divsChild>
                    <w:div w:id="706761779">
                      <w:marLeft w:val="0"/>
                      <w:marRight w:val="0"/>
                      <w:marTop w:val="0"/>
                      <w:marBottom w:val="0"/>
                      <w:divBdr>
                        <w:top w:val="none" w:sz="0" w:space="0" w:color="auto"/>
                        <w:left w:val="none" w:sz="0" w:space="0" w:color="auto"/>
                        <w:bottom w:val="none" w:sz="0" w:space="0" w:color="auto"/>
                        <w:right w:val="none" w:sz="0" w:space="0" w:color="auto"/>
                      </w:divBdr>
                    </w:div>
                    <w:div w:id="1224026893">
                      <w:marLeft w:val="0"/>
                      <w:marRight w:val="0"/>
                      <w:marTop w:val="0"/>
                      <w:marBottom w:val="0"/>
                      <w:divBdr>
                        <w:top w:val="none" w:sz="0" w:space="0" w:color="auto"/>
                        <w:left w:val="none" w:sz="0" w:space="0" w:color="auto"/>
                        <w:bottom w:val="none" w:sz="0" w:space="0" w:color="auto"/>
                        <w:right w:val="none" w:sz="0" w:space="0" w:color="auto"/>
                      </w:divBdr>
                    </w:div>
                  </w:divsChild>
                </w:div>
                <w:div w:id="779373308">
                  <w:marLeft w:val="0"/>
                  <w:marRight w:val="0"/>
                  <w:marTop w:val="0"/>
                  <w:marBottom w:val="0"/>
                  <w:divBdr>
                    <w:top w:val="none" w:sz="0" w:space="0" w:color="auto"/>
                    <w:left w:val="none" w:sz="0" w:space="0" w:color="auto"/>
                    <w:bottom w:val="none" w:sz="0" w:space="0" w:color="auto"/>
                    <w:right w:val="none" w:sz="0" w:space="0" w:color="auto"/>
                  </w:divBdr>
                  <w:divsChild>
                    <w:div w:id="718015954">
                      <w:marLeft w:val="0"/>
                      <w:marRight w:val="0"/>
                      <w:marTop w:val="0"/>
                      <w:marBottom w:val="0"/>
                      <w:divBdr>
                        <w:top w:val="none" w:sz="0" w:space="0" w:color="auto"/>
                        <w:left w:val="none" w:sz="0" w:space="0" w:color="auto"/>
                        <w:bottom w:val="none" w:sz="0" w:space="0" w:color="auto"/>
                        <w:right w:val="none" w:sz="0" w:space="0" w:color="auto"/>
                      </w:divBdr>
                    </w:div>
                  </w:divsChild>
                </w:div>
                <w:div w:id="957569377">
                  <w:marLeft w:val="0"/>
                  <w:marRight w:val="0"/>
                  <w:marTop w:val="0"/>
                  <w:marBottom w:val="0"/>
                  <w:divBdr>
                    <w:top w:val="none" w:sz="0" w:space="0" w:color="auto"/>
                    <w:left w:val="none" w:sz="0" w:space="0" w:color="auto"/>
                    <w:bottom w:val="none" w:sz="0" w:space="0" w:color="auto"/>
                    <w:right w:val="none" w:sz="0" w:space="0" w:color="auto"/>
                  </w:divBdr>
                  <w:divsChild>
                    <w:div w:id="1285191612">
                      <w:marLeft w:val="0"/>
                      <w:marRight w:val="0"/>
                      <w:marTop w:val="0"/>
                      <w:marBottom w:val="0"/>
                      <w:divBdr>
                        <w:top w:val="none" w:sz="0" w:space="0" w:color="auto"/>
                        <w:left w:val="none" w:sz="0" w:space="0" w:color="auto"/>
                        <w:bottom w:val="none" w:sz="0" w:space="0" w:color="auto"/>
                        <w:right w:val="none" w:sz="0" w:space="0" w:color="auto"/>
                      </w:divBdr>
                    </w:div>
                    <w:div w:id="2072535589">
                      <w:marLeft w:val="0"/>
                      <w:marRight w:val="0"/>
                      <w:marTop w:val="0"/>
                      <w:marBottom w:val="0"/>
                      <w:divBdr>
                        <w:top w:val="none" w:sz="0" w:space="0" w:color="auto"/>
                        <w:left w:val="none" w:sz="0" w:space="0" w:color="auto"/>
                        <w:bottom w:val="none" w:sz="0" w:space="0" w:color="auto"/>
                        <w:right w:val="none" w:sz="0" w:space="0" w:color="auto"/>
                      </w:divBdr>
                    </w:div>
                  </w:divsChild>
                </w:div>
                <w:div w:id="1069113374">
                  <w:marLeft w:val="0"/>
                  <w:marRight w:val="0"/>
                  <w:marTop w:val="0"/>
                  <w:marBottom w:val="0"/>
                  <w:divBdr>
                    <w:top w:val="none" w:sz="0" w:space="0" w:color="auto"/>
                    <w:left w:val="none" w:sz="0" w:space="0" w:color="auto"/>
                    <w:bottom w:val="none" w:sz="0" w:space="0" w:color="auto"/>
                    <w:right w:val="none" w:sz="0" w:space="0" w:color="auto"/>
                  </w:divBdr>
                  <w:divsChild>
                    <w:div w:id="927733298">
                      <w:marLeft w:val="0"/>
                      <w:marRight w:val="0"/>
                      <w:marTop w:val="0"/>
                      <w:marBottom w:val="0"/>
                      <w:divBdr>
                        <w:top w:val="none" w:sz="0" w:space="0" w:color="auto"/>
                        <w:left w:val="none" w:sz="0" w:space="0" w:color="auto"/>
                        <w:bottom w:val="none" w:sz="0" w:space="0" w:color="auto"/>
                        <w:right w:val="none" w:sz="0" w:space="0" w:color="auto"/>
                      </w:divBdr>
                    </w:div>
                    <w:div w:id="2085688423">
                      <w:marLeft w:val="0"/>
                      <w:marRight w:val="0"/>
                      <w:marTop w:val="0"/>
                      <w:marBottom w:val="0"/>
                      <w:divBdr>
                        <w:top w:val="none" w:sz="0" w:space="0" w:color="auto"/>
                        <w:left w:val="none" w:sz="0" w:space="0" w:color="auto"/>
                        <w:bottom w:val="none" w:sz="0" w:space="0" w:color="auto"/>
                        <w:right w:val="none" w:sz="0" w:space="0" w:color="auto"/>
                      </w:divBdr>
                    </w:div>
                  </w:divsChild>
                </w:div>
                <w:div w:id="1094134307">
                  <w:marLeft w:val="0"/>
                  <w:marRight w:val="0"/>
                  <w:marTop w:val="0"/>
                  <w:marBottom w:val="0"/>
                  <w:divBdr>
                    <w:top w:val="none" w:sz="0" w:space="0" w:color="auto"/>
                    <w:left w:val="none" w:sz="0" w:space="0" w:color="auto"/>
                    <w:bottom w:val="none" w:sz="0" w:space="0" w:color="auto"/>
                    <w:right w:val="none" w:sz="0" w:space="0" w:color="auto"/>
                  </w:divBdr>
                  <w:divsChild>
                    <w:div w:id="1378318323">
                      <w:marLeft w:val="0"/>
                      <w:marRight w:val="0"/>
                      <w:marTop w:val="0"/>
                      <w:marBottom w:val="0"/>
                      <w:divBdr>
                        <w:top w:val="none" w:sz="0" w:space="0" w:color="auto"/>
                        <w:left w:val="none" w:sz="0" w:space="0" w:color="auto"/>
                        <w:bottom w:val="none" w:sz="0" w:space="0" w:color="auto"/>
                        <w:right w:val="none" w:sz="0" w:space="0" w:color="auto"/>
                      </w:divBdr>
                    </w:div>
                  </w:divsChild>
                </w:div>
                <w:div w:id="1501582616">
                  <w:marLeft w:val="0"/>
                  <w:marRight w:val="0"/>
                  <w:marTop w:val="0"/>
                  <w:marBottom w:val="0"/>
                  <w:divBdr>
                    <w:top w:val="none" w:sz="0" w:space="0" w:color="auto"/>
                    <w:left w:val="none" w:sz="0" w:space="0" w:color="auto"/>
                    <w:bottom w:val="none" w:sz="0" w:space="0" w:color="auto"/>
                    <w:right w:val="none" w:sz="0" w:space="0" w:color="auto"/>
                  </w:divBdr>
                  <w:divsChild>
                    <w:div w:id="284315029">
                      <w:marLeft w:val="0"/>
                      <w:marRight w:val="0"/>
                      <w:marTop w:val="0"/>
                      <w:marBottom w:val="0"/>
                      <w:divBdr>
                        <w:top w:val="none" w:sz="0" w:space="0" w:color="auto"/>
                        <w:left w:val="none" w:sz="0" w:space="0" w:color="auto"/>
                        <w:bottom w:val="none" w:sz="0" w:space="0" w:color="auto"/>
                        <w:right w:val="none" w:sz="0" w:space="0" w:color="auto"/>
                      </w:divBdr>
                    </w:div>
                  </w:divsChild>
                </w:div>
                <w:div w:id="1540699995">
                  <w:marLeft w:val="0"/>
                  <w:marRight w:val="0"/>
                  <w:marTop w:val="0"/>
                  <w:marBottom w:val="0"/>
                  <w:divBdr>
                    <w:top w:val="none" w:sz="0" w:space="0" w:color="auto"/>
                    <w:left w:val="none" w:sz="0" w:space="0" w:color="auto"/>
                    <w:bottom w:val="none" w:sz="0" w:space="0" w:color="auto"/>
                    <w:right w:val="none" w:sz="0" w:space="0" w:color="auto"/>
                  </w:divBdr>
                  <w:divsChild>
                    <w:div w:id="876545901">
                      <w:marLeft w:val="0"/>
                      <w:marRight w:val="0"/>
                      <w:marTop w:val="0"/>
                      <w:marBottom w:val="0"/>
                      <w:divBdr>
                        <w:top w:val="none" w:sz="0" w:space="0" w:color="auto"/>
                        <w:left w:val="none" w:sz="0" w:space="0" w:color="auto"/>
                        <w:bottom w:val="none" w:sz="0" w:space="0" w:color="auto"/>
                        <w:right w:val="none" w:sz="0" w:space="0" w:color="auto"/>
                      </w:divBdr>
                    </w:div>
                    <w:div w:id="1311901451">
                      <w:marLeft w:val="0"/>
                      <w:marRight w:val="0"/>
                      <w:marTop w:val="0"/>
                      <w:marBottom w:val="0"/>
                      <w:divBdr>
                        <w:top w:val="none" w:sz="0" w:space="0" w:color="auto"/>
                        <w:left w:val="none" w:sz="0" w:space="0" w:color="auto"/>
                        <w:bottom w:val="none" w:sz="0" w:space="0" w:color="auto"/>
                        <w:right w:val="none" w:sz="0" w:space="0" w:color="auto"/>
                      </w:divBdr>
                    </w:div>
                  </w:divsChild>
                </w:div>
                <w:div w:id="1575436376">
                  <w:marLeft w:val="0"/>
                  <w:marRight w:val="0"/>
                  <w:marTop w:val="0"/>
                  <w:marBottom w:val="0"/>
                  <w:divBdr>
                    <w:top w:val="none" w:sz="0" w:space="0" w:color="auto"/>
                    <w:left w:val="none" w:sz="0" w:space="0" w:color="auto"/>
                    <w:bottom w:val="none" w:sz="0" w:space="0" w:color="auto"/>
                    <w:right w:val="none" w:sz="0" w:space="0" w:color="auto"/>
                  </w:divBdr>
                  <w:divsChild>
                    <w:div w:id="442968386">
                      <w:marLeft w:val="0"/>
                      <w:marRight w:val="0"/>
                      <w:marTop w:val="0"/>
                      <w:marBottom w:val="0"/>
                      <w:divBdr>
                        <w:top w:val="none" w:sz="0" w:space="0" w:color="auto"/>
                        <w:left w:val="none" w:sz="0" w:space="0" w:color="auto"/>
                        <w:bottom w:val="none" w:sz="0" w:space="0" w:color="auto"/>
                        <w:right w:val="none" w:sz="0" w:space="0" w:color="auto"/>
                      </w:divBdr>
                    </w:div>
                  </w:divsChild>
                </w:div>
                <w:div w:id="1711687038">
                  <w:marLeft w:val="0"/>
                  <w:marRight w:val="0"/>
                  <w:marTop w:val="0"/>
                  <w:marBottom w:val="0"/>
                  <w:divBdr>
                    <w:top w:val="none" w:sz="0" w:space="0" w:color="auto"/>
                    <w:left w:val="none" w:sz="0" w:space="0" w:color="auto"/>
                    <w:bottom w:val="none" w:sz="0" w:space="0" w:color="auto"/>
                    <w:right w:val="none" w:sz="0" w:space="0" w:color="auto"/>
                  </w:divBdr>
                  <w:divsChild>
                    <w:div w:id="343018106">
                      <w:marLeft w:val="0"/>
                      <w:marRight w:val="0"/>
                      <w:marTop w:val="0"/>
                      <w:marBottom w:val="0"/>
                      <w:divBdr>
                        <w:top w:val="none" w:sz="0" w:space="0" w:color="auto"/>
                        <w:left w:val="none" w:sz="0" w:space="0" w:color="auto"/>
                        <w:bottom w:val="none" w:sz="0" w:space="0" w:color="auto"/>
                        <w:right w:val="none" w:sz="0" w:space="0" w:color="auto"/>
                      </w:divBdr>
                    </w:div>
                    <w:div w:id="674381619">
                      <w:marLeft w:val="0"/>
                      <w:marRight w:val="0"/>
                      <w:marTop w:val="0"/>
                      <w:marBottom w:val="0"/>
                      <w:divBdr>
                        <w:top w:val="none" w:sz="0" w:space="0" w:color="auto"/>
                        <w:left w:val="none" w:sz="0" w:space="0" w:color="auto"/>
                        <w:bottom w:val="none" w:sz="0" w:space="0" w:color="auto"/>
                        <w:right w:val="none" w:sz="0" w:space="0" w:color="auto"/>
                      </w:divBdr>
                    </w:div>
                  </w:divsChild>
                </w:div>
                <w:div w:id="1830243199">
                  <w:marLeft w:val="0"/>
                  <w:marRight w:val="0"/>
                  <w:marTop w:val="0"/>
                  <w:marBottom w:val="0"/>
                  <w:divBdr>
                    <w:top w:val="none" w:sz="0" w:space="0" w:color="auto"/>
                    <w:left w:val="none" w:sz="0" w:space="0" w:color="auto"/>
                    <w:bottom w:val="none" w:sz="0" w:space="0" w:color="auto"/>
                    <w:right w:val="none" w:sz="0" w:space="0" w:color="auto"/>
                  </w:divBdr>
                  <w:divsChild>
                    <w:div w:id="1359742396">
                      <w:marLeft w:val="0"/>
                      <w:marRight w:val="0"/>
                      <w:marTop w:val="0"/>
                      <w:marBottom w:val="0"/>
                      <w:divBdr>
                        <w:top w:val="none" w:sz="0" w:space="0" w:color="auto"/>
                        <w:left w:val="none" w:sz="0" w:space="0" w:color="auto"/>
                        <w:bottom w:val="none" w:sz="0" w:space="0" w:color="auto"/>
                        <w:right w:val="none" w:sz="0" w:space="0" w:color="auto"/>
                      </w:divBdr>
                    </w:div>
                    <w:div w:id="1792480947">
                      <w:marLeft w:val="0"/>
                      <w:marRight w:val="0"/>
                      <w:marTop w:val="0"/>
                      <w:marBottom w:val="0"/>
                      <w:divBdr>
                        <w:top w:val="none" w:sz="0" w:space="0" w:color="auto"/>
                        <w:left w:val="none" w:sz="0" w:space="0" w:color="auto"/>
                        <w:bottom w:val="none" w:sz="0" w:space="0" w:color="auto"/>
                        <w:right w:val="none" w:sz="0" w:space="0" w:color="auto"/>
                      </w:divBdr>
                    </w:div>
                  </w:divsChild>
                </w:div>
                <w:div w:id="1934509732">
                  <w:marLeft w:val="0"/>
                  <w:marRight w:val="0"/>
                  <w:marTop w:val="0"/>
                  <w:marBottom w:val="0"/>
                  <w:divBdr>
                    <w:top w:val="none" w:sz="0" w:space="0" w:color="auto"/>
                    <w:left w:val="none" w:sz="0" w:space="0" w:color="auto"/>
                    <w:bottom w:val="none" w:sz="0" w:space="0" w:color="auto"/>
                    <w:right w:val="none" w:sz="0" w:space="0" w:color="auto"/>
                  </w:divBdr>
                  <w:divsChild>
                    <w:div w:id="556472595">
                      <w:marLeft w:val="0"/>
                      <w:marRight w:val="0"/>
                      <w:marTop w:val="0"/>
                      <w:marBottom w:val="0"/>
                      <w:divBdr>
                        <w:top w:val="none" w:sz="0" w:space="0" w:color="auto"/>
                        <w:left w:val="none" w:sz="0" w:space="0" w:color="auto"/>
                        <w:bottom w:val="none" w:sz="0" w:space="0" w:color="auto"/>
                        <w:right w:val="none" w:sz="0" w:space="0" w:color="auto"/>
                      </w:divBdr>
                    </w:div>
                    <w:div w:id="1488664240">
                      <w:marLeft w:val="0"/>
                      <w:marRight w:val="0"/>
                      <w:marTop w:val="0"/>
                      <w:marBottom w:val="0"/>
                      <w:divBdr>
                        <w:top w:val="none" w:sz="0" w:space="0" w:color="auto"/>
                        <w:left w:val="none" w:sz="0" w:space="0" w:color="auto"/>
                        <w:bottom w:val="none" w:sz="0" w:space="0" w:color="auto"/>
                        <w:right w:val="none" w:sz="0" w:space="0" w:color="auto"/>
                      </w:divBdr>
                    </w:div>
                  </w:divsChild>
                </w:div>
                <w:div w:id="1938293396">
                  <w:marLeft w:val="0"/>
                  <w:marRight w:val="0"/>
                  <w:marTop w:val="0"/>
                  <w:marBottom w:val="0"/>
                  <w:divBdr>
                    <w:top w:val="none" w:sz="0" w:space="0" w:color="auto"/>
                    <w:left w:val="none" w:sz="0" w:space="0" w:color="auto"/>
                    <w:bottom w:val="none" w:sz="0" w:space="0" w:color="auto"/>
                    <w:right w:val="none" w:sz="0" w:space="0" w:color="auto"/>
                  </w:divBdr>
                  <w:divsChild>
                    <w:div w:id="1187406124">
                      <w:marLeft w:val="0"/>
                      <w:marRight w:val="0"/>
                      <w:marTop w:val="0"/>
                      <w:marBottom w:val="0"/>
                      <w:divBdr>
                        <w:top w:val="none" w:sz="0" w:space="0" w:color="auto"/>
                        <w:left w:val="none" w:sz="0" w:space="0" w:color="auto"/>
                        <w:bottom w:val="none" w:sz="0" w:space="0" w:color="auto"/>
                        <w:right w:val="none" w:sz="0" w:space="0" w:color="auto"/>
                      </w:divBdr>
                    </w:div>
                    <w:div w:id="1777208149">
                      <w:marLeft w:val="0"/>
                      <w:marRight w:val="0"/>
                      <w:marTop w:val="0"/>
                      <w:marBottom w:val="0"/>
                      <w:divBdr>
                        <w:top w:val="none" w:sz="0" w:space="0" w:color="auto"/>
                        <w:left w:val="none" w:sz="0" w:space="0" w:color="auto"/>
                        <w:bottom w:val="none" w:sz="0" w:space="0" w:color="auto"/>
                        <w:right w:val="none" w:sz="0" w:space="0" w:color="auto"/>
                      </w:divBdr>
                    </w:div>
                  </w:divsChild>
                </w:div>
                <w:div w:id="2132168538">
                  <w:marLeft w:val="0"/>
                  <w:marRight w:val="0"/>
                  <w:marTop w:val="0"/>
                  <w:marBottom w:val="0"/>
                  <w:divBdr>
                    <w:top w:val="none" w:sz="0" w:space="0" w:color="auto"/>
                    <w:left w:val="none" w:sz="0" w:space="0" w:color="auto"/>
                    <w:bottom w:val="none" w:sz="0" w:space="0" w:color="auto"/>
                    <w:right w:val="none" w:sz="0" w:space="0" w:color="auto"/>
                  </w:divBdr>
                  <w:divsChild>
                    <w:div w:id="1257591497">
                      <w:marLeft w:val="0"/>
                      <w:marRight w:val="0"/>
                      <w:marTop w:val="0"/>
                      <w:marBottom w:val="0"/>
                      <w:divBdr>
                        <w:top w:val="none" w:sz="0" w:space="0" w:color="auto"/>
                        <w:left w:val="none" w:sz="0" w:space="0" w:color="auto"/>
                        <w:bottom w:val="none" w:sz="0" w:space="0" w:color="auto"/>
                        <w:right w:val="none" w:sz="0" w:space="0" w:color="auto"/>
                      </w:divBdr>
                    </w:div>
                    <w:div w:id="1615791574">
                      <w:marLeft w:val="0"/>
                      <w:marRight w:val="0"/>
                      <w:marTop w:val="0"/>
                      <w:marBottom w:val="0"/>
                      <w:divBdr>
                        <w:top w:val="none" w:sz="0" w:space="0" w:color="auto"/>
                        <w:left w:val="none" w:sz="0" w:space="0" w:color="auto"/>
                        <w:bottom w:val="none" w:sz="0" w:space="0" w:color="auto"/>
                        <w:right w:val="none" w:sz="0" w:space="0" w:color="auto"/>
                      </w:divBdr>
                    </w:div>
                  </w:divsChild>
                </w:div>
                <w:div w:id="2137865480">
                  <w:marLeft w:val="0"/>
                  <w:marRight w:val="0"/>
                  <w:marTop w:val="0"/>
                  <w:marBottom w:val="0"/>
                  <w:divBdr>
                    <w:top w:val="none" w:sz="0" w:space="0" w:color="auto"/>
                    <w:left w:val="none" w:sz="0" w:space="0" w:color="auto"/>
                    <w:bottom w:val="none" w:sz="0" w:space="0" w:color="auto"/>
                    <w:right w:val="none" w:sz="0" w:space="0" w:color="auto"/>
                  </w:divBdr>
                  <w:divsChild>
                    <w:div w:id="491331599">
                      <w:marLeft w:val="0"/>
                      <w:marRight w:val="0"/>
                      <w:marTop w:val="0"/>
                      <w:marBottom w:val="0"/>
                      <w:divBdr>
                        <w:top w:val="none" w:sz="0" w:space="0" w:color="auto"/>
                        <w:left w:val="none" w:sz="0" w:space="0" w:color="auto"/>
                        <w:bottom w:val="none" w:sz="0" w:space="0" w:color="auto"/>
                        <w:right w:val="none" w:sz="0" w:space="0" w:color="auto"/>
                      </w:divBdr>
                    </w:div>
                    <w:div w:id="153773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347865">
          <w:marLeft w:val="0"/>
          <w:marRight w:val="0"/>
          <w:marTop w:val="0"/>
          <w:marBottom w:val="0"/>
          <w:divBdr>
            <w:top w:val="none" w:sz="0" w:space="0" w:color="auto"/>
            <w:left w:val="none" w:sz="0" w:space="0" w:color="auto"/>
            <w:bottom w:val="none" w:sz="0" w:space="0" w:color="auto"/>
            <w:right w:val="none" w:sz="0" w:space="0" w:color="auto"/>
          </w:divBdr>
        </w:div>
      </w:divsChild>
    </w:div>
    <w:div w:id="1964067984">
      <w:bodyDiv w:val="1"/>
      <w:marLeft w:val="0"/>
      <w:marRight w:val="0"/>
      <w:marTop w:val="0"/>
      <w:marBottom w:val="0"/>
      <w:divBdr>
        <w:top w:val="none" w:sz="0" w:space="0" w:color="auto"/>
        <w:left w:val="none" w:sz="0" w:space="0" w:color="auto"/>
        <w:bottom w:val="none" w:sz="0" w:space="0" w:color="auto"/>
        <w:right w:val="none" w:sz="0" w:space="0" w:color="auto"/>
      </w:divBdr>
    </w:div>
    <w:div w:id="1964968165">
      <w:bodyDiv w:val="1"/>
      <w:marLeft w:val="0"/>
      <w:marRight w:val="0"/>
      <w:marTop w:val="0"/>
      <w:marBottom w:val="0"/>
      <w:divBdr>
        <w:top w:val="none" w:sz="0" w:space="0" w:color="auto"/>
        <w:left w:val="none" w:sz="0" w:space="0" w:color="auto"/>
        <w:bottom w:val="none" w:sz="0" w:space="0" w:color="auto"/>
        <w:right w:val="none" w:sz="0" w:space="0" w:color="auto"/>
      </w:divBdr>
      <w:divsChild>
        <w:div w:id="1086267144">
          <w:marLeft w:val="0"/>
          <w:marRight w:val="0"/>
          <w:marTop w:val="0"/>
          <w:marBottom w:val="0"/>
          <w:divBdr>
            <w:top w:val="single" w:sz="2" w:space="0" w:color="auto"/>
            <w:left w:val="single" w:sz="2" w:space="0" w:color="auto"/>
            <w:bottom w:val="single" w:sz="2" w:space="0" w:color="auto"/>
            <w:right w:val="single" w:sz="2" w:space="0" w:color="auto"/>
          </w:divBdr>
          <w:divsChild>
            <w:div w:id="102186420">
              <w:marLeft w:val="0"/>
              <w:marRight w:val="0"/>
              <w:marTop w:val="0"/>
              <w:marBottom w:val="0"/>
              <w:divBdr>
                <w:top w:val="single" w:sz="2" w:space="0" w:color="auto"/>
                <w:left w:val="single" w:sz="2" w:space="0" w:color="auto"/>
                <w:bottom w:val="single" w:sz="2" w:space="0" w:color="auto"/>
                <w:right w:val="single" w:sz="2" w:space="0" w:color="auto"/>
              </w:divBdr>
              <w:divsChild>
                <w:div w:id="1893613973">
                  <w:marLeft w:val="0"/>
                  <w:marRight w:val="0"/>
                  <w:marTop w:val="0"/>
                  <w:marBottom w:val="0"/>
                  <w:divBdr>
                    <w:top w:val="single" w:sz="2" w:space="0" w:color="auto"/>
                    <w:left w:val="single" w:sz="2" w:space="0" w:color="auto"/>
                    <w:bottom w:val="single" w:sz="2" w:space="0" w:color="auto"/>
                    <w:right w:val="single" w:sz="2" w:space="0" w:color="auto"/>
                  </w:divBdr>
                  <w:divsChild>
                    <w:div w:id="22873275">
                      <w:marLeft w:val="0"/>
                      <w:marRight w:val="0"/>
                      <w:marTop w:val="0"/>
                      <w:marBottom w:val="0"/>
                      <w:divBdr>
                        <w:top w:val="single" w:sz="2" w:space="0" w:color="auto"/>
                        <w:left w:val="single" w:sz="2" w:space="12" w:color="auto"/>
                        <w:bottom w:val="single" w:sz="2" w:space="0" w:color="auto"/>
                        <w:right w:val="single" w:sz="2" w:space="12" w:color="auto"/>
                      </w:divBdr>
                      <w:divsChild>
                        <w:div w:id="796295063">
                          <w:marLeft w:val="0"/>
                          <w:marRight w:val="0"/>
                          <w:marTop w:val="0"/>
                          <w:marBottom w:val="0"/>
                          <w:divBdr>
                            <w:top w:val="single" w:sz="2" w:space="0" w:color="auto"/>
                            <w:left w:val="single" w:sz="2" w:space="0" w:color="auto"/>
                            <w:bottom w:val="single" w:sz="6" w:space="0" w:color="auto"/>
                            <w:right w:val="single" w:sz="2" w:space="0" w:color="auto"/>
                          </w:divBdr>
                          <w:divsChild>
                            <w:div w:id="1640767852">
                              <w:marLeft w:val="0"/>
                              <w:marRight w:val="0"/>
                              <w:marTop w:val="0"/>
                              <w:marBottom w:val="0"/>
                              <w:divBdr>
                                <w:top w:val="single" w:sz="2" w:space="0" w:color="auto"/>
                                <w:left w:val="single" w:sz="2" w:space="0" w:color="auto"/>
                                <w:bottom w:val="single" w:sz="2" w:space="0" w:color="auto"/>
                                <w:right w:val="single" w:sz="2" w:space="0" w:color="auto"/>
                              </w:divBdr>
                              <w:divsChild>
                                <w:div w:id="1448550505">
                                  <w:marLeft w:val="0"/>
                                  <w:marRight w:val="0"/>
                                  <w:marTop w:val="0"/>
                                  <w:marBottom w:val="0"/>
                                  <w:divBdr>
                                    <w:top w:val="single" w:sz="2" w:space="0" w:color="auto"/>
                                    <w:left w:val="single" w:sz="2" w:space="0" w:color="auto"/>
                                    <w:bottom w:val="single" w:sz="2" w:space="0" w:color="auto"/>
                                    <w:right w:val="single" w:sz="2" w:space="0" w:color="auto"/>
                                  </w:divBdr>
                                  <w:divsChild>
                                    <w:div w:id="2028943166">
                                      <w:marLeft w:val="0"/>
                                      <w:marRight w:val="0"/>
                                      <w:marTop w:val="0"/>
                                      <w:marBottom w:val="0"/>
                                      <w:divBdr>
                                        <w:top w:val="single" w:sz="2" w:space="0" w:color="auto"/>
                                        <w:left w:val="single" w:sz="2" w:space="0" w:color="auto"/>
                                        <w:bottom w:val="single" w:sz="2" w:space="0" w:color="auto"/>
                                        <w:right w:val="single" w:sz="2" w:space="0" w:color="auto"/>
                                      </w:divBdr>
                                      <w:divsChild>
                                        <w:div w:id="340283124">
                                          <w:marLeft w:val="0"/>
                                          <w:marRight w:val="0"/>
                                          <w:marTop w:val="0"/>
                                          <w:marBottom w:val="0"/>
                                          <w:divBdr>
                                            <w:top w:val="single" w:sz="2" w:space="0" w:color="auto"/>
                                            <w:left w:val="single" w:sz="2" w:space="0" w:color="auto"/>
                                            <w:bottom w:val="single" w:sz="2" w:space="0" w:color="auto"/>
                                            <w:right w:val="single" w:sz="2" w:space="0" w:color="auto"/>
                                          </w:divBdr>
                                          <w:divsChild>
                                            <w:div w:id="1669285263">
                                              <w:marLeft w:val="0"/>
                                              <w:marRight w:val="0"/>
                                              <w:marTop w:val="0"/>
                                              <w:marBottom w:val="0"/>
                                              <w:divBdr>
                                                <w:top w:val="single" w:sz="2" w:space="0" w:color="auto"/>
                                                <w:left w:val="single" w:sz="2" w:space="0" w:color="auto"/>
                                                <w:bottom w:val="single" w:sz="2" w:space="0" w:color="auto"/>
                                                <w:right w:val="single" w:sz="2" w:space="0" w:color="auto"/>
                                              </w:divBdr>
                                              <w:divsChild>
                                                <w:div w:id="471335495">
                                                  <w:marLeft w:val="0"/>
                                                  <w:marRight w:val="0"/>
                                                  <w:marTop w:val="0"/>
                                                  <w:marBottom w:val="0"/>
                                                  <w:divBdr>
                                                    <w:top w:val="single" w:sz="2" w:space="0" w:color="auto"/>
                                                    <w:left w:val="single" w:sz="2" w:space="0" w:color="auto"/>
                                                    <w:bottom w:val="single" w:sz="2" w:space="0" w:color="auto"/>
                                                    <w:right w:val="single" w:sz="2" w:space="0" w:color="auto"/>
                                                  </w:divBdr>
                                                  <w:divsChild>
                                                    <w:div w:id="1122842041">
                                                      <w:marLeft w:val="0"/>
                                                      <w:marRight w:val="0"/>
                                                      <w:marTop w:val="0"/>
                                                      <w:marBottom w:val="0"/>
                                                      <w:divBdr>
                                                        <w:top w:val="single" w:sz="2" w:space="0" w:color="auto"/>
                                                        <w:left w:val="single" w:sz="2" w:space="0" w:color="auto"/>
                                                        <w:bottom w:val="single" w:sz="2" w:space="0" w:color="auto"/>
                                                        <w:right w:val="single" w:sz="2" w:space="0" w:color="auto"/>
                                                      </w:divBdr>
                                                      <w:divsChild>
                                                        <w:div w:id="1075710138">
                                                          <w:marLeft w:val="0"/>
                                                          <w:marRight w:val="0"/>
                                                          <w:marTop w:val="0"/>
                                                          <w:marBottom w:val="0"/>
                                                          <w:divBdr>
                                                            <w:top w:val="single" w:sz="2" w:space="0" w:color="auto"/>
                                                            <w:left w:val="single" w:sz="2" w:space="0" w:color="auto"/>
                                                            <w:bottom w:val="single" w:sz="2" w:space="0" w:color="auto"/>
                                                            <w:right w:val="single" w:sz="2" w:space="0" w:color="auto"/>
                                                          </w:divBdr>
                                                          <w:divsChild>
                                                            <w:div w:id="935557047">
                                                              <w:marLeft w:val="0"/>
                                                              <w:marRight w:val="0"/>
                                                              <w:marTop w:val="0"/>
                                                              <w:marBottom w:val="0"/>
                                                              <w:divBdr>
                                                                <w:top w:val="single" w:sz="2" w:space="0" w:color="auto"/>
                                                                <w:left w:val="single" w:sz="2" w:space="0" w:color="auto"/>
                                                                <w:bottom w:val="single" w:sz="2" w:space="0" w:color="auto"/>
                                                                <w:right w:val="single" w:sz="2" w:space="0" w:color="auto"/>
                                                              </w:divBdr>
                                                              <w:divsChild>
                                                                <w:div w:id="20033892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65695268">
      <w:bodyDiv w:val="1"/>
      <w:marLeft w:val="0"/>
      <w:marRight w:val="0"/>
      <w:marTop w:val="0"/>
      <w:marBottom w:val="0"/>
      <w:divBdr>
        <w:top w:val="none" w:sz="0" w:space="0" w:color="auto"/>
        <w:left w:val="none" w:sz="0" w:space="0" w:color="auto"/>
        <w:bottom w:val="none" w:sz="0" w:space="0" w:color="auto"/>
        <w:right w:val="none" w:sz="0" w:space="0" w:color="auto"/>
      </w:divBdr>
    </w:div>
    <w:div w:id="1977026069">
      <w:bodyDiv w:val="1"/>
      <w:marLeft w:val="0"/>
      <w:marRight w:val="0"/>
      <w:marTop w:val="0"/>
      <w:marBottom w:val="0"/>
      <w:divBdr>
        <w:top w:val="none" w:sz="0" w:space="0" w:color="auto"/>
        <w:left w:val="none" w:sz="0" w:space="0" w:color="auto"/>
        <w:bottom w:val="none" w:sz="0" w:space="0" w:color="auto"/>
        <w:right w:val="none" w:sz="0" w:space="0" w:color="auto"/>
      </w:divBdr>
    </w:div>
    <w:div w:id="1980263003">
      <w:bodyDiv w:val="1"/>
      <w:marLeft w:val="0"/>
      <w:marRight w:val="0"/>
      <w:marTop w:val="0"/>
      <w:marBottom w:val="0"/>
      <w:divBdr>
        <w:top w:val="none" w:sz="0" w:space="0" w:color="auto"/>
        <w:left w:val="none" w:sz="0" w:space="0" w:color="auto"/>
        <w:bottom w:val="none" w:sz="0" w:space="0" w:color="auto"/>
        <w:right w:val="none" w:sz="0" w:space="0" w:color="auto"/>
      </w:divBdr>
    </w:div>
    <w:div w:id="2000187848">
      <w:bodyDiv w:val="1"/>
      <w:marLeft w:val="0"/>
      <w:marRight w:val="0"/>
      <w:marTop w:val="0"/>
      <w:marBottom w:val="0"/>
      <w:divBdr>
        <w:top w:val="none" w:sz="0" w:space="0" w:color="auto"/>
        <w:left w:val="none" w:sz="0" w:space="0" w:color="auto"/>
        <w:bottom w:val="none" w:sz="0" w:space="0" w:color="auto"/>
        <w:right w:val="none" w:sz="0" w:space="0" w:color="auto"/>
      </w:divBdr>
    </w:div>
    <w:div w:id="2000451708">
      <w:bodyDiv w:val="1"/>
      <w:marLeft w:val="0"/>
      <w:marRight w:val="0"/>
      <w:marTop w:val="0"/>
      <w:marBottom w:val="0"/>
      <w:divBdr>
        <w:top w:val="none" w:sz="0" w:space="0" w:color="auto"/>
        <w:left w:val="none" w:sz="0" w:space="0" w:color="auto"/>
        <w:bottom w:val="none" w:sz="0" w:space="0" w:color="auto"/>
        <w:right w:val="none" w:sz="0" w:space="0" w:color="auto"/>
      </w:divBdr>
    </w:div>
    <w:div w:id="2000842405">
      <w:bodyDiv w:val="1"/>
      <w:marLeft w:val="0"/>
      <w:marRight w:val="0"/>
      <w:marTop w:val="0"/>
      <w:marBottom w:val="0"/>
      <w:divBdr>
        <w:top w:val="none" w:sz="0" w:space="0" w:color="auto"/>
        <w:left w:val="none" w:sz="0" w:space="0" w:color="auto"/>
        <w:bottom w:val="none" w:sz="0" w:space="0" w:color="auto"/>
        <w:right w:val="none" w:sz="0" w:space="0" w:color="auto"/>
      </w:divBdr>
    </w:div>
    <w:div w:id="2002657196">
      <w:bodyDiv w:val="1"/>
      <w:marLeft w:val="0"/>
      <w:marRight w:val="0"/>
      <w:marTop w:val="0"/>
      <w:marBottom w:val="0"/>
      <w:divBdr>
        <w:top w:val="none" w:sz="0" w:space="0" w:color="auto"/>
        <w:left w:val="none" w:sz="0" w:space="0" w:color="auto"/>
        <w:bottom w:val="none" w:sz="0" w:space="0" w:color="auto"/>
        <w:right w:val="none" w:sz="0" w:space="0" w:color="auto"/>
      </w:divBdr>
    </w:div>
    <w:div w:id="2012295640">
      <w:bodyDiv w:val="1"/>
      <w:marLeft w:val="0"/>
      <w:marRight w:val="0"/>
      <w:marTop w:val="0"/>
      <w:marBottom w:val="0"/>
      <w:divBdr>
        <w:top w:val="none" w:sz="0" w:space="0" w:color="auto"/>
        <w:left w:val="none" w:sz="0" w:space="0" w:color="auto"/>
        <w:bottom w:val="none" w:sz="0" w:space="0" w:color="auto"/>
        <w:right w:val="none" w:sz="0" w:space="0" w:color="auto"/>
      </w:divBdr>
    </w:div>
    <w:div w:id="2016180196">
      <w:bodyDiv w:val="1"/>
      <w:marLeft w:val="0"/>
      <w:marRight w:val="0"/>
      <w:marTop w:val="0"/>
      <w:marBottom w:val="0"/>
      <w:divBdr>
        <w:top w:val="none" w:sz="0" w:space="0" w:color="auto"/>
        <w:left w:val="none" w:sz="0" w:space="0" w:color="auto"/>
        <w:bottom w:val="none" w:sz="0" w:space="0" w:color="auto"/>
        <w:right w:val="none" w:sz="0" w:space="0" w:color="auto"/>
      </w:divBdr>
    </w:div>
    <w:div w:id="2022511352">
      <w:bodyDiv w:val="1"/>
      <w:marLeft w:val="0"/>
      <w:marRight w:val="0"/>
      <w:marTop w:val="0"/>
      <w:marBottom w:val="0"/>
      <w:divBdr>
        <w:top w:val="none" w:sz="0" w:space="0" w:color="auto"/>
        <w:left w:val="none" w:sz="0" w:space="0" w:color="auto"/>
        <w:bottom w:val="none" w:sz="0" w:space="0" w:color="auto"/>
        <w:right w:val="none" w:sz="0" w:space="0" w:color="auto"/>
      </w:divBdr>
    </w:div>
    <w:div w:id="2031181893">
      <w:bodyDiv w:val="1"/>
      <w:marLeft w:val="0"/>
      <w:marRight w:val="0"/>
      <w:marTop w:val="0"/>
      <w:marBottom w:val="0"/>
      <w:divBdr>
        <w:top w:val="none" w:sz="0" w:space="0" w:color="auto"/>
        <w:left w:val="none" w:sz="0" w:space="0" w:color="auto"/>
        <w:bottom w:val="none" w:sz="0" w:space="0" w:color="auto"/>
        <w:right w:val="none" w:sz="0" w:space="0" w:color="auto"/>
      </w:divBdr>
    </w:div>
    <w:div w:id="2036419723">
      <w:bodyDiv w:val="1"/>
      <w:marLeft w:val="0"/>
      <w:marRight w:val="0"/>
      <w:marTop w:val="0"/>
      <w:marBottom w:val="0"/>
      <w:divBdr>
        <w:top w:val="none" w:sz="0" w:space="0" w:color="auto"/>
        <w:left w:val="none" w:sz="0" w:space="0" w:color="auto"/>
        <w:bottom w:val="none" w:sz="0" w:space="0" w:color="auto"/>
        <w:right w:val="none" w:sz="0" w:space="0" w:color="auto"/>
      </w:divBdr>
    </w:div>
    <w:div w:id="2038463256">
      <w:bodyDiv w:val="1"/>
      <w:marLeft w:val="0"/>
      <w:marRight w:val="0"/>
      <w:marTop w:val="0"/>
      <w:marBottom w:val="0"/>
      <w:divBdr>
        <w:top w:val="none" w:sz="0" w:space="0" w:color="auto"/>
        <w:left w:val="none" w:sz="0" w:space="0" w:color="auto"/>
        <w:bottom w:val="none" w:sz="0" w:space="0" w:color="auto"/>
        <w:right w:val="none" w:sz="0" w:space="0" w:color="auto"/>
      </w:divBdr>
    </w:div>
    <w:div w:id="2038583501">
      <w:bodyDiv w:val="1"/>
      <w:marLeft w:val="0"/>
      <w:marRight w:val="0"/>
      <w:marTop w:val="0"/>
      <w:marBottom w:val="0"/>
      <w:divBdr>
        <w:top w:val="none" w:sz="0" w:space="0" w:color="auto"/>
        <w:left w:val="none" w:sz="0" w:space="0" w:color="auto"/>
        <w:bottom w:val="none" w:sz="0" w:space="0" w:color="auto"/>
        <w:right w:val="none" w:sz="0" w:space="0" w:color="auto"/>
      </w:divBdr>
    </w:div>
    <w:div w:id="2040230799">
      <w:bodyDiv w:val="1"/>
      <w:marLeft w:val="0"/>
      <w:marRight w:val="0"/>
      <w:marTop w:val="0"/>
      <w:marBottom w:val="0"/>
      <w:divBdr>
        <w:top w:val="none" w:sz="0" w:space="0" w:color="auto"/>
        <w:left w:val="none" w:sz="0" w:space="0" w:color="auto"/>
        <w:bottom w:val="none" w:sz="0" w:space="0" w:color="auto"/>
        <w:right w:val="none" w:sz="0" w:space="0" w:color="auto"/>
      </w:divBdr>
    </w:div>
    <w:div w:id="2052530235">
      <w:bodyDiv w:val="1"/>
      <w:marLeft w:val="0"/>
      <w:marRight w:val="0"/>
      <w:marTop w:val="0"/>
      <w:marBottom w:val="0"/>
      <w:divBdr>
        <w:top w:val="none" w:sz="0" w:space="0" w:color="auto"/>
        <w:left w:val="none" w:sz="0" w:space="0" w:color="auto"/>
        <w:bottom w:val="none" w:sz="0" w:space="0" w:color="auto"/>
        <w:right w:val="none" w:sz="0" w:space="0" w:color="auto"/>
      </w:divBdr>
    </w:div>
    <w:div w:id="2053529597">
      <w:bodyDiv w:val="1"/>
      <w:marLeft w:val="0"/>
      <w:marRight w:val="0"/>
      <w:marTop w:val="0"/>
      <w:marBottom w:val="0"/>
      <w:divBdr>
        <w:top w:val="none" w:sz="0" w:space="0" w:color="auto"/>
        <w:left w:val="none" w:sz="0" w:space="0" w:color="auto"/>
        <w:bottom w:val="none" w:sz="0" w:space="0" w:color="auto"/>
        <w:right w:val="none" w:sz="0" w:space="0" w:color="auto"/>
      </w:divBdr>
    </w:div>
    <w:div w:id="2058966083">
      <w:bodyDiv w:val="1"/>
      <w:marLeft w:val="0"/>
      <w:marRight w:val="0"/>
      <w:marTop w:val="0"/>
      <w:marBottom w:val="0"/>
      <w:divBdr>
        <w:top w:val="none" w:sz="0" w:space="0" w:color="auto"/>
        <w:left w:val="none" w:sz="0" w:space="0" w:color="auto"/>
        <w:bottom w:val="none" w:sz="0" w:space="0" w:color="auto"/>
        <w:right w:val="none" w:sz="0" w:space="0" w:color="auto"/>
      </w:divBdr>
    </w:div>
    <w:div w:id="2059281420">
      <w:bodyDiv w:val="1"/>
      <w:marLeft w:val="0"/>
      <w:marRight w:val="0"/>
      <w:marTop w:val="0"/>
      <w:marBottom w:val="0"/>
      <w:divBdr>
        <w:top w:val="none" w:sz="0" w:space="0" w:color="auto"/>
        <w:left w:val="none" w:sz="0" w:space="0" w:color="auto"/>
        <w:bottom w:val="none" w:sz="0" w:space="0" w:color="auto"/>
        <w:right w:val="none" w:sz="0" w:space="0" w:color="auto"/>
      </w:divBdr>
    </w:div>
    <w:div w:id="2060593177">
      <w:bodyDiv w:val="1"/>
      <w:marLeft w:val="0"/>
      <w:marRight w:val="0"/>
      <w:marTop w:val="0"/>
      <w:marBottom w:val="0"/>
      <w:divBdr>
        <w:top w:val="none" w:sz="0" w:space="0" w:color="auto"/>
        <w:left w:val="none" w:sz="0" w:space="0" w:color="auto"/>
        <w:bottom w:val="none" w:sz="0" w:space="0" w:color="auto"/>
        <w:right w:val="none" w:sz="0" w:space="0" w:color="auto"/>
      </w:divBdr>
    </w:div>
    <w:div w:id="2061437976">
      <w:bodyDiv w:val="1"/>
      <w:marLeft w:val="0"/>
      <w:marRight w:val="0"/>
      <w:marTop w:val="0"/>
      <w:marBottom w:val="0"/>
      <w:divBdr>
        <w:top w:val="none" w:sz="0" w:space="0" w:color="auto"/>
        <w:left w:val="none" w:sz="0" w:space="0" w:color="auto"/>
        <w:bottom w:val="none" w:sz="0" w:space="0" w:color="auto"/>
        <w:right w:val="none" w:sz="0" w:space="0" w:color="auto"/>
      </w:divBdr>
    </w:div>
    <w:div w:id="2062753815">
      <w:bodyDiv w:val="1"/>
      <w:marLeft w:val="0"/>
      <w:marRight w:val="0"/>
      <w:marTop w:val="0"/>
      <w:marBottom w:val="0"/>
      <w:divBdr>
        <w:top w:val="none" w:sz="0" w:space="0" w:color="auto"/>
        <w:left w:val="none" w:sz="0" w:space="0" w:color="auto"/>
        <w:bottom w:val="none" w:sz="0" w:space="0" w:color="auto"/>
        <w:right w:val="none" w:sz="0" w:space="0" w:color="auto"/>
      </w:divBdr>
    </w:div>
    <w:div w:id="2062825112">
      <w:bodyDiv w:val="1"/>
      <w:marLeft w:val="0"/>
      <w:marRight w:val="0"/>
      <w:marTop w:val="0"/>
      <w:marBottom w:val="0"/>
      <w:divBdr>
        <w:top w:val="none" w:sz="0" w:space="0" w:color="auto"/>
        <w:left w:val="none" w:sz="0" w:space="0" w:color="auto"/>
        <w:bottom w:val="none" w:sz="0" w:space="0" w:color="auto"/>
        <w:right w:val="none" w:sz="0" w:space="0" w:color="auto"/>
      </w:divBdr>
    </w:div>
    <w:div w:id="2066030374">
      <w:bodyDiv w:val="1"/>
      <w:marLeft w:val="0"/>
      <w:marRight w:val="0"/>
      <w:marTop w:val="0"/>
      <w:marBottom w:val="0"/>
      <w:divBdr>
        <w:top w:val="none" w:sz="0" w:space="0" w:color="auto"/>
        <w:left w:val="none" w:sz="0" w:space="0" w:color="auto"/>
        <w:bottom w:val="none" w:sz="0" w:space="0" w:color="auto"/>
        <w:right w:val="none" w:sz="0" w:space="0" w:color="auto"/>
      </w:divBdr>
    </w:div>
    <w:div w:id="2079329443">
      <w:bodyDiv w:val="1"/>
      <w:marLeft w:val="0"/>
      <w:marRight w:val="0"/>
      <w:marTop w:val="0"/>
      <w:marBottom w:val="0"/>
      <w:divBdr>
        <w:top w:val="none" w:sz="0" w:space="0" w:color="auto"/>
        <w:left w:val="none" w:sz="0" w:space="0" w:color="auto"/>
        <w:bottom w:val="none" w:sz="0" w:space="0" w:color="auto"/>
        <w:right w:val="none" w:sz="0" w:space="0" w:color="auto"/>
      </w:divBdr>
    </w:div>
    <w:div w:id="2079938159">
      <w:bodyDiv w:val="1"/>
      <w:marLeft w:val="0"/>
      <w:marRight w:val="0"/>
      <w:marTop w:val="0"/>
      <w:marBottom w:val="0"/>
      <w:divBdr>
        <w:top w:val="none" w:sz="0" w:space="0" w:color="auto"/>
        <w:left w:val="none" w:sz="0" w:space="0" w:color="auto"/>
        <w:bottom w:val="none" w:sz="0" w:space="0" w:color="auto"/>
        <w:right w:val="none" w:sz="0" w:space="0" w:color="auto"/>
      </w:divBdr>
    </w:div>
    <w:div w:id="2084058787">
      <w:bodyDiv w:val="1"/>
      <w:marLeft w:val="0"/>
      <w:marRight w:val="0"/>
      <w:marTop w:val="0"/>
      <w:marBottom w:val="0"/>
      <w:divBdr>
        <w:top w:val="none" w:sz="0" w:space="0" w:color="auto"/>
        <w:left w:val="none" w:sz="0" w:space="0" w:color="auto"/>
        <w:bottom w:val="none" w:sz="0" w:space="0" w:color="auto"/>
        <w:right w:val="none" w:sz="0" w:space="0" w:color="auto"/>
      </w:divBdr>
    </w:div>
    <w:div w:id="2137331016">
      <w:bodyDiv w:val="1"/>
      <w:marLeft w:val="0"/>
      <w:marRight w:val="0"/>
      <w:marTop w:val="0"/>
      <w:marBottom w:val="0"/>
      <w:divBdr>
        <w:top w:val="none" w:sz="0" w:space="0" w:color="auto"/>
        <w:left w:val="none" w:sz="0" w:space="0" w:color="auto"/>
        <w:bottom w:val="none" w:sz="0" w:space="0" w:color="auto"/>
        <w:right w:val="none" w:sz="0" w:space="0" w:color="auto"/>
      </w:divBdr>
    </w:div>
    <w:div w:id="2143300694">
      <w:bodyDiv w:val="1"/>
      <w:marLeft w:val="0"/>
      <w:marRight w:val="0"/>
      <w:marTop w:val="0"/>
      <w:marBottom w:val="0"/>
      <w:divBdr>
        <w:top w:val="none" w:sz="0" w:space="0" w:color="auto"/>
        <w:left w:val="none" w:sz="0" w:space="0" w:color="auto"/>
        <w:bottom w:val="none" w:sz="0" w:space="0" w:color="auto"/>
        <w:right w:val="none" w:sz="0" w:space="0" w:color="auto"/>
      </w:divBdr>
      <w:divsChild>
        <w:div w:id="2091927964">
          <w:marLeft w:val="0"/>
          <w:marRight w:val="0"/>
          <w:marTop w:val="0"/>
          <w:marBottom w:val="0"/>
          <w:divBdr>
            <w:top w:val="single" w:sz="2" w:space="0" w:color="auto"/>
            <w:left w:val="single" w:sz="2" w:space="0" w:color="auto"/>
            <w:bottom w:val="single" w:sz="2" w:space="0" w:color="auto"/>
            <w:right w:val="single" w:sz="2" w:space="0" w:color="auto"/>
          </w:divBdr>
          <w:divsChild>
            <w:div w:id="1269118870">
              <w:marLeft w:val="0"/>
              <w:marRight w:val="0"/>
              <w:marTop w:val="0"/>
              <w:marBottom w:val="0"/>
              <w:divBdr>
                <w:top w:val="single" w:sz="2" w:space="0" w:color="auto"/>
                <w:left w:val="single" w:sz="2" w:space="0" w:color="auto"/>
                <w:bottom w:val="single" w:sz="2" w:space="0" w:color="auto"/>
                <w:right w:val="single" w:sz="2" w:space="0" w:color="auto"/>
              </w:divBdr>
              <w:divsChild>
                <w:div w:id="1573197087">
                  <w:marLeft w:val="0"/>
                  <w:marRight w:val="0"/>
                  <w:marTop w:val="0"/>
                  <w:marBottom w:val="0"/>
                  <w:divBdr>
                    <w:top w:val="single" w:sz="2" w:space="0" w:color="auto"/>
                    <w:left w:val="single" w:sz="2" w:space="0" w:color="auto"/>
                    <w:bottom w:val="single" w:sz="2" w:space="0" w:color="auto"/>
                    <w:right w:val="single" w:sz="2" w:space="0" w:color="auto"/>
                  </w:divBdr>
                  <w:divsChild>
                    <w:div w:id="436294878">
                      <w:marLeft w:val="0"/>
                      <w:marRight w:val="0"/>
                      <w:marTop w:val="0"/>
                      <w:marBottom w:val="0"/>
                      <w:divBdr>
                        <w:top w:val="single" w:sz="2" w:space="0" w:color="auto"/>
                        <w:left w:val="single" w:sz="2" w:space="0" w:color="auto"/>
                        <w:bottom w:val="single" w:sz="2" w:space="0" w:color="auto"/>
                        <w:right w:val="single" w:sz="2" w:space="0" w:color="auto"/>
                      </w:divBdr>
                      <w:divsChild>
                        <w:div w:id="1672413191">
                          <w:marLeft w:val="0"/>
                          <w:marRight w:val="0"/>
                          <w:marTop w:val="0"/>
                          <w:marBottom w:val="0"/>
                          <w:divBdr>
                            <w:top w:val="single" w:sz="2" w:space="0" w:color="auto"/>
                            <w:left w:val="single" w:sz="2" w:space="0" w:color="auto"/>
                            <w:bottom w:val="single" w:sz="2" w:space="0" w:color="auto"/>
                            <w:right w:val="single" w:sz="2" w:space="0" w:color="auto"/>
                          </w:divBdr>
                          <w:divsChild>
                            <w:div w:id="232593816">
                              <w:marLeft w:val="0"/>
                              <w:marRight w:val="0"/>
                              <w:marTop w:val="0"/>
                              <w:marBottom w:val="0"/>
                              <w:divBdr>
                                <w:top w:val="single" w:sz="2" w:space="0" w:color="auto"/>
                                <w:left w:val="single" w:sz="2" w:space="0" w:color="auto"/>
                                <w:bottom w:val="single" w:sz="2" w:space="0" w:color="auto"/>
                                <w:right w:val="single" w:sz="2" w:space="0" w:color="auto"/>
                              </w:divBdr>
                              <w:divsChild>
                                <w:div w:id="3057478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isaraerospace.com/launch" TargetMode="External"/></Relationship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3.xml"/><Relationship Id="rId26" Type="http://schemas.microsoft.com/office/2016/09/relationships/commentsIds" Target="commentsIds.xml"/><Relationship Id="rId39" Type="http://schemas.openxmlformats.org/officeDocument/2006/relationships/image" Target="media/image15.png"/><Relationship Id="rId21" Type="http://schemas.openxmlformats.org/officeDocument/2006/relationships/footer" Target="footer6.xml"/><Relationship Id="rId34" Type="http://schemas.openxmlformats.org/officeDocument/2006/relationships/chart" Target="charts/chart2.xml"/><Relationship Id="rId42" Type="http://schemas.openxmlformats.org/officeDocument/2006/relationships/image" Target="media/image18.png"/><Relationship Id="rId47" Type="http://schemas.openxmlformats.org/officeDocument/2006/relationships/hyperlink" Target="https://www.oecd.org/en/publications/good-governance-for-critical-infrastructure-resilience_02f0e5a0-en.html" TargetMode="External"/><Relationship Id="rId50" Type="http://schemas.openxmlformats.org/officeDocument/2006/relationships/hyperlink" Target="https://www.iospress.com/catalog/books/space-infrastructures-from-risk-to-resilience-governance" TargetMode="External"/><Relationship Id="rId55"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10.svg"/><Relationship Id="rId11" Type="http://schemas.openxmlformats.org/officeDocument/2006/relationships/image" Target="media/image1.jpg"/><Relationship Id="rId24" Type="http://schemas.openxmlformats.org/officeDocument/2006/relationships/comments" Target="comments.xml"/><Relationship Id="rId32" Type="http://schemas.openxmlformats.org/officeDocument/2006/relationships/hyperlink" Target="https://www.isro.gov.in/ForeignSatellites.html" TargetMode="External"/><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hyperlink" Target="file:///C://Users/JL154TV/EY/EDCDEFISKEYINFRAMAP%20-%20Documents/0.%20Call/Specifications%20Mapping%20of%20ground%20infrastructure%20REV3%20Clean_V1%20(008).pdf" TargetMode="External"/><Relationship Id="rId53" Type="http://schemas.microsoft.com/office/2011/relationships/people" Target="peop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footer" Target="footer5.xml"/><Relationship Id="rId31" Type="http://schemas.openxmlformats.org/officeDocument/2006/relationships/hyperlink" Target="https://www.lexology.com/library/detail.aspx?g=c6d94a94-6d48-4bab-a383-fe7c9076442c" TargetMode="External"/><Relationship Id="rId44" Type="http://schemas.openxmlformats.org/officeDocument/2006/relationships/hyperlink" Target="file:///C://Users/JL154TV/EY/EDCDEFISKEYINFRAMAP%20-%20Documents/01.%20%5bEXT%5d%20Access2Space/02_Analysis/Sources/230914_DG%20DEFIS%20-%20FINAL%20REPORT%20for%20the%20study%20on%20improving%20access%20to%20test%20facilities%20for%20EU%20new%20space%20transportation%20solutions_vf.pdf" TargetMode="Externa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7.png"/><Relationship Id="rId27" Type="http://schemas.microsoft.com/office/2018/08/relationships/commentsExtensible" Target="commentsExtensible.xml"/><Relationship Id="rId30" Type="http://schemas.openxmlformats.org/officeDocument/2006/relationships/hyperlink" Target="https://www.faa.gov/space/spaceports_by_state" TargetMode="External"/><Relationship Id="rId35" Type="http://schemas.openxmlformats.org/officeDocument/2006/relationships/image" Target="media/image11.png"/><Relationship Id="rId43" Type="http://schemas.openxmlformats.org/officeDocument/2006/relationships/image" Target="media/image19.png"/><Relationship Id="rId48" Type="http://schemas.openxmlformats.org/officeDocument/2006/relationships/hyperlink" Target="https://eur-lex.europa.eu/eli/dir/2022/2557/oj/eng" TargetMode="External"/><Relationship Id="rId8" Type="http://schemas.openxmlformats.org/officeDocument/2006/relationships/webSettings" Target="webSettings.xml"/><Relationship Id="rId51" Type="http://schemas.openxmlformats.org/officeDocument/2006/relationships/image" Target="media/image20.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4.xml"/><Relationship Id="rId25" Type="http://schemas.microsoft.com/office/2011/relationships/commentsExtended" Target="commentsExtended.xml"/><Relationship Id="rId33" Type="http://schemas.openxmlformats.org/officeDocument/2006/relationships/chart" Target="charts/chart1.xml"/><Relationship Id="rId38" Type="http://schemas.openxmlformats.org/officeDocument/2006/relationships/image" Target="media/image14.png"/><Relationship Id="rId46" Type="http://schemas.openxmlformats.org/officeDocument/2006/relationships/hyperlink" Target="../../../../../../:w:/r/sites/EDCDEFISKEYINFRAMAP/Shared%20Documents/01.%20%5BEXT%5D%20Access2Space/04_Deliverables/Inception%20report/Inception%20Report_EU%20Access%20to%20Space_v2.docx?d=wfafe5466a84249c1a0c031eb5ff47689&amp;csf=1&amp;web=1&amp;e=KyT3Ey" TargetMode="External"/><Relationship Id="rId20" Type="http://schemas.openxmlformats.org/officeDocument/2006/relationships/header" Target="header4.xml"/><Relationship Id="rId41" Type="http://schemas.openxmlformats.org/officeDocument/2006/relationships/image" Target="media/image17.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image" Target="media/image8.png"/><Relationship Id="rId28" Type="http://schemas.openxmlformats.org/officeDocument/2006/relationships/image" Target="media/image9.png"/><Relationship Id="rId36" Type="http://schemas.openxmlformats.org/officeDocument/2006/relationships/image" Target="media/image12.png"/><Relationship Id="rId49" Type="http://schemas.openxmlformats.org/officeDocument/2006/relationships/hyperlink" Target="https://commission.europa.eu/system/files/2023-06/EU-NATO_Final%20Assessment%20Report%20Digital.pdf"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 Id="rId5" Type="http://schemas.openxmlformats.org/officeDocument/2006/relationships/image" Target="media/image6.png"/><Relationship Id="rId4" Type="http://schemas.openxmlformats.org/officeDocument/2006/relationships/image" Target="media/image5.png"/></Relationships>
</file>

<file path=word/_rels/footer6.xml.rels><?xml version="1.0" encoding="UTF-8" standalone="yes"?>
<Relationships xmlns="http://schemas.openxmlformats.org/package/2006/relationships"><Relationship Id="rId1" Type="http://schemas.openxmlformats.org/officeDocument/2006/relationships/image" Target="media/image5.emf"/></Relationships>
</file>

<file path=word/_rels/footnotes.xml.rels><?xml version="1.0" encoding="UTF-8" standalone="yes"?>
<Relationships xmlns="http://schemas.openxmlformats.org/package/2006/relationships"><Relationship Id="rId26" Type="http://schemas.openxmlformats.org/officeDocument/2006/relationships/hyperlink" Target="https://www.stuff.co.nz/business/111185172/government-venture-capital-fund-turned-down-early-offer-to-invest-in-rocket-lab" TargetMode="External"/><Relationship Id="rId21" Type="http://schemas.openxmlformats.org/officeDocument/2006/relationships/hyperlink" Target="https://www.nato.int/en/what-we-do/deterrence-and-defence/multinational-capability-cooperation" TargetMode="External"/><Relationship Id="rId42" Type="http://schemas.openxmlformats.org/officeDocument/2006/relationships/hyperlink" Target="https://www.bbc.com/news/world-asia-24090322" TargetMode="External"/><Relationship Id="rId47" Type="http://schemas.openxmlformats.org/officeDocument/2006/relationships/hyperlink" Target="https://www.space-one.co.jp/index_e.html" TargetMode="External"/><Relationship Id="rId63" Type="http://schemas.openxmlformats.org/officeDocument/2006/relationships/hyperlink" Target="https://theprint.in/ground-reports/sriharikota-we-have-a-problem-the-ground-is-eroding/1853844/" TargetMode="External"/><Relationship Id="rId68" Type="http://schemas.openxmlformats.org/officeDocument/2006/relationships/hyperlink" Target="https://www.pib.gov.in/PressReleaseDetail.aspx?PRID=1876714&amp;reg=3&amp;lang=1" TargetMode="External"/><Relationship Id="rId16" Type="http://schemas.openxmlformats.org/officeDocument/2006/relationships/hyperlink" Target="https://www.faa.gov/newsroom/faa-streamlines-commercial-space-license-approvals" TargetMode="External"/><Relationship Id="rId11" Type="http://schemas.openxmlformats.org/officeDocument/2006/relationships/hyperlink" Target="https://www.thespacereview.com/article/5156/1" TargetMode="External"/><Relationship Id="rId32" Type="http://schemas.openxmlformats.org/officeDocument/2006/relationships/hyperlink" Target="https://www.mbie.govt.nz/dmsdocument/20127-report-on-the-statutory-review-of-the-oshaa-2017-pdf" TargetMode="External"/><Relationship Id="rId37" Type="http://schemas.openxmlformats.org/officeDocument/2006/relationships/hyperlink" Target="https://global.jaxa.jp/projects/rockets/epsilon/" TargetMode="External"/><Relationship Id="rId53" Type="http://schemas.openxmlformats.org/officeDocument/2006/relationships/hyperlink" Target="https://fund.jaxa.jp/content/uploads/Overview_of_The_SpaceStrategy_Fund.pdf" TargetMode="External"/><Relationship Id="rId58" Type="http://schemas.openxmlformats.org/officeDocument/2006/relationships/hyperlink" Target="https://www.thespacereview.com/article/5008/1" TargetMode="External"/><Relationship Id="rId74" Type="http://schemas.openxmlformats.org/officeDocument/2006/relationships/hyperlink" Target="https://www.dnb.com/en-us/products/dnb-hoovers.html" TargetMode="External"/><Relationship Id="rId79" Type="http://schemas.openxmlformats.org/officeDocument/2006/relationships/hyperlink" Target="https://prod.luftfartstilsynet.no/globalassets/dokumenter/romfart/report_orbital-launches-from-esrange-space-center.pdf" TargetMode="External"/><Relationship Id="rId5" Type="http://schemas.openxmlformats.org/officeDocument/2006/relationships/hyperlink" Target="https://spacenews.com/improving-spaceport-infrastructure-could-ease-strain-at-cape-canaveral-and-vandenberg/" TargetMode="External"/><Relationship Id="rId61" Type="http://schemas.openxmlformats.org/officeDocument/2006/relationships/hyperlink" Target="https://interactive.satellitetoday.com/via/satshow-week-2026-show-daily/skyroot-aerospace-indian-launch-player-ready-for-the-big-stage" TargetMode="External"/><Relationship Id="rId82" Type="http://schemas.openxmlformats.org/officeDocument/2006/relationships/hyperlink" Target="https://andoyaspace.no/wp-content/uploads/2025/06/asp-baerekraftsrapport-2024web1.pdf" TargetMode="External"/><Relationship Id="rId19" Type="http://schemas.openxmlformats.org/officeDocument/2006/relationships/hyperlink" Target="https://spacenews.com/faa-gives-environmental-approval-for-increased-starship-launch-rate/" TargetMode="External"/><Relationship Id="rId14" Type="http://schemas.openxmlformats.org/officeDocument/2006/relationships/hyperlink" Target="https://www.fly2houston.com/spaceport" TargetMode="External"/><Relationship Id="rId22" Type="http://schemas.openxmlformats.org/officeDocument/2006/relationships/hyperlink" Target="https://www.rnz.co.nz/news/national/560762/us-wants-to-launch-more-satellites-from-nz" TargetMode="External"/><Relationship Id="rId27" Type="http://schemas.openxmlformats.org/officeDocument/2006/relationships/hyperlink" Target="https://space.skyrocket.de/doc_lau/electron.htm" TargetMode="External"/><Relationship Id="rId30" Type="http://schemas.openxmlformats.org/officeDocument/2006/relationships/hyperlink" Target="https://www.spacecapital.com/blogs/rocket-lab-the-discipline-of-audacity-the-art-of-precision" TargetMode="External"/><Relationship Id="rId35" Type="http://schemas.openxmlformats.org/officeDocument/2006/relationships/hyperlink" Target="https://www.rnz.co.nz/news/national/560762/us-wants-to-launch-more-satellites-from-nz" TargetMode="External"/><Relationship Id="rId43" Type="http://schemas.openxmlformats.org/officeDocument/2006/relationships/hyperlink" Target="https://spacenews.com/third-kairos-launch-fails/" TargetMode="External"/><Relationship Id="rId48" Type="http://schemas.openxmlformats.org/officeDocument/2006/relationships/hyperlink" Target="https://mainichi.jp/english/articles/20210528/p2a/00m/0sc/033000c" TargetMode="External"/><Relationship Id="rId56" Type="http://schemas.openxmlformats.org/officeDocument/2006/relationships/hyperlink" Target="https://natlawreview.com/article/japan-shifts-next-generation-space-transportation-regulation-space-activities-act" TargetMode="External"/><Relationship Id="rId64" Type="http://schemas.openxmlformats.org/officeDocument/2006/relationships/hyperlink" Target="https://keeptrack.space/deep-dive/kulasekarapattinam-spaceport" TargetMode="External"/><Relationship Id="rId69" Type="http://schemas.openxmlformats.org/officeDocument/2006/relationships/hyperlink" Target="https://www.thespacereview.com/article/5008/1" TargetMode="External"/><Relationship Id="rId77" Type="http://schemas.openxmlformats.org/officeDocument/2006/relationships/hyperlink" Target="https://www.esa.int/Enabling_Support/Space_Transportation/Ariane/Shipping_rockets_Ariane_on_board" TargetMode="External"/><Relationship Id="rId8" Type="http://schemas.openxmlformats.org/officeDocument/2006/relationships/hyperlink" Target="https://arstechnica.com/space/2024/07/theres-not-enough-room-for-starship-at-cape-canaveral-spacex-rivals-claim/" TargetMode="External"/><Relationship Id="rId51" Type="http://schemas.openxmlformats.org/officeDocument/2006/relationships/hyperlink" Target="https://www.mufg.jp/english/profile/ourbrand/passion/interview_03/index.html" TargetMode="External"/><Relationship Id="rId72" Type="http://schemas.openxmlformats.org/officeDocument/2006/relationships/hyperlink" Target="https://www.thespacereview.com/article/5008/1" TargetMode="External"/><Relationship Id="rId80" Type="http://schemas.openxmlformats.org/officeDocument/2006/relationships/hyperlink" Target="https://andoyaspace.no/wp-content/uploads/2024/10/ASX-Brosjyre-v10-002.pdf" TargetMode="External"/><Relationship Id="rId3" Type="http://schemas.openxmlformats.org/officeDocument/2006/relationships/hyperlink" Target="https://spacenews.com/its-time-to-unlock-inland-orbital-launch-for-a-resilient-u-s-space-future/" TargetMode="External"/><Relationship Id="rId12" Type="http://schemas.openxmlformats.org/officeDocument/2006/relationships/hyperlink" Target="https://www.thespacereview.com/article/5156/1" TargetMode="External"/><Relationship Id="rId17" Type="http://schemas.openxmlformats.org/officeDocument/2006/relationships/hyperlink" Target="https://spacenews.com/faa-projects-continuing-growth-in-commercial-space-transportation/" TargetMode="External"/><Relationship Id="rId25" Type="http://schemas.openxmlformats.org/officeDocument/2006/relationships/hyperlink" Target="https://thespinoff.co.nz/business/20-11-2018/what-lies-inside-rocket-labs-secret-us-military-contracts" TargetMode="External"/><Relationship Id="rId33" Type="http://schemas.openxmlformats.org/officeDocument/2006/relationships/hyperlink" Target="https://irctoolkit.mbie.govt.nz/case-studies/international-regulatory-cooperation-on-space-activities" TargetMode="External"/><Relationship Id="rId38" Type="http://schemas.openxmlformats.org/officeDocument/2006/relationships/hyperlink" Target="https://global.jaxa.jp/article/special/epsilon/hirose_e.html" TargetMode="External"/><Relationship Id="rId46" Type="http://schemas.openxmlformats.org/officeDocument/2006/relationships/hyperlink" Target="https://global.jaxa.jp/countdown/f11/presskit/tnsc_guide_e.pdf" TargetMode="External"/><Relationship Id="rId59" Type="http://schemas.openxmlformats.org/officeDocument/2006/relationships/hyperlink" Target="https://www.thegeostrata.com/post/isro-s-strategic-ascent-competitive-positioning-in-the-global-heavy-launch-market" TargetMode="External"/><Relationship Id="rId67" Type="http://schemas.openxmlformats.org/officeDocument/2006/relationships/hyperlink" Target="https://www.inspace.gov.in/inspace/sys_attachment.do?sys_id=a7f400622b884f50e95ef17b6e91bfb1" TargetMode="External"/><Relationship Id="rId20" Type="http://schemas.openxmlformats.org/officeDocument/2006/relationships/hyperlink" Target="https://www.ntsb.gov/news/press-releases/Pages/nr20220909.aspx" TargetMode="External"/><Relationship Id="rId41" Type="http://schemas.openxmlformats.org/officeDocument/2006/relationships/hyperlink" Target="https://spacenews.com/ihi-aerospace-to-offer-epsilon-rocket-commercially/" TargetMode="External"/><Relationship Id="rId54" Type="http://schemas.openxmlformats.org/officeDocument/2006/relationships/hyperlink" Target="https://mainichi.jp/english/articles/20210528/p2a/00m/0sc/033000c" TargetMode="External"/><Relationship Id="rId62" Type="http://schemas.openxmlformats.org/officeDocument/2006/relationships/hyperlink" Target="https://www.ft.com/content/9481e0eb-51ac-41a5-91c9-4852cbd4c414?syn-25a6b1a6=1" TargetMode="External"/><Relationship Id="rId70" Type="http://schemas.openxmlformats.org/officeDocument/2006/relationships/hyperlink" Target="https://www.axiomspace.com/news/mou-skyroot-aerospace" TargetMode="External"/><Relationship Id="rId75" Type="http://schemas.openxmlformats.org/officeDocument/2006/relationships/hyperlink" Target="https://gis.ey.net/home/entity-view/375173/additional-details" TargetMode="External"/><Relationship Id="rId1" Type="http://schemas.openxmlformats.org/officeDocument/2006/relationships/hyperlink" Target="https://investors.fireflyspace.com/news-releases/news-release-details/firefly-aerospace-and-ssc-space-meet-next-critical-milestone" TargetMode="External"/><Relationship Id="rId6" Type="http://schemas.openxmlformats.org/officeDocument/2006/relationships/hyperlink" Target="https://www.airandspaceforces.com/vandenberg-launch-pads-super-heavy-expansion/" TargetMode="External"/><Relationship Id="rId15" Type="http://schemas.openxmlformats.org/officeDocument/2006/relationships/hyperlink" Target="https://project-disco.org/innovation/launching-the-future-through-commercial-space-innovation/" TargetMode="External"/><Relationship Id="rId23" Type="http://schemas.openxmlformats.org/officeDocument/2006/relationships/hyperlink" Target="https://www.globalspaceportalliance.com/about-gsa/" TargetMode="External"/><Relationship Id="rId28" Type="http://schemas.openxmlformats.org/officeDocument/2006/relationships/hyperlink" Target="https://www.rnz.co.nz/news/business/590037/rocket-lab-wins-record-contract-with-us-department-of-war" TargetMode="External"/><Relationship Id="rId36" Type="http://schemas.openxmlformats.org/officeDocument/2006/relationships/hyperlink" Target="https://www.rocket.jaxa.jp/e/rocket/h3/index.html" TargetMode="External"/><Relationship Id="rId49" Type="http://schemas.openxmlformats.org/officeDocument/2006/relationships/hyperlink" Target="https://spacenews.com/firefly-signs-agreement-to-study-alpha-launches-from-japan/" TargetMode="External"/><Relationship Id="rId57" Type="http://schemas.openxmlformats.org/officeDocument/2006/relationships/hyperlink" Target="https://www.isro.gov.in/Launchers.html" TargetMode="External"/><Relationship Id="rId10" Type="http://schemas.openxmlformats.org/officeDocument/2006/relationships/hyperlink" Target="https://spaceflightnow.com/2025/07/24/amazon-says-139-5-million-investment-in-florida-is-key-to-ramping-up-launch-cadence-with-project-kuiper/" TargetMode="External"/><Relationship Id="rId31" Type="http://schemas.openxmlformats.org/officeDocument/2006/relationships/hyperlink" Target="https://www.heise.de/en/news/Rocket-Lab-to-acquire-laser-communication-company-Mynaric-11242492.html" TargetMode="External"/><Relationship Id="rId44" Type="http://schemas.openxmlformats.org/officeDocument/2006/relationships/hyperlink" Target="https://spacenews.com/space-one-and-space-bd-to-launch-satellite-for-japanese-military/" TargetMode="External"/><Relationship Id="rId52" Type="http://schemas.openxmlformats.org/officeDocument/2006/relationships/hyperlink" Target="https://www.sierraspace.com/press-releases/new-sierra-space-partners-accelerate-effort-to-bring-dream-chaser-spaceplane-to-japan/" TargetMode="External"/><Relationship Id="rId60" Type="http://schemas.openxmlformats.org/officeDocument/2006/relationships/hyperlink" Target="https://www.newspace.im/assets/Small-Launchers-2023_Erik-Kulu_IAC2023.pdf" TargetMode="External"/><Relationship Id="rId65" Type="http://schemas.openxmlformats.org/officeDocument/2006/relationships/hyperlink" Target="https://www.isro.gov.in/Second_Spaceport_FoundationStone_Laid_Hon_PrimeMinister.html" TargetMode="External"/><Relationship Id="rId73" Type="http://schemas.openxmlformats.org/officeDocument/2006/relationships/hyperlink" Target="https://defence-industry-space.ec.europa.eu/eu-space/ssa-europes-eyes-space/eu-space-surveillance-and-tracking_en" TargetMode="External"/><Relationship Id="rId78" Type="http://schemas.openxmlformats.org/officeDocument/2006/relationships/hyperlink" Target="https://www.ariane.group/en/news/ariane-6-cargo-ship-canopee-spreads-its-wings/" TargetMode="External"/><Relationship Id="rId81" Type="http://schemas.openxmlformats.org/officeDocument/2006/relationships/hyperlink" Target="https://www.theia.global/article/andoya-space-secures-funding-for-rocket-launch-sites-via-bond-issuance-63726464" TargetMode="External"/><Relationship Id="rId4" Type="http://schemas.openxmlformats.org/officeDocument/2006/relationships/hyperlink" Target="https://www.thespacereview.com/article/5156/1" TargetMode="External"/><Relationship Id="rId9" Type="http://schemas.openxmlformats.org/officeDocument/2006/relationships/hyperlink" Target="https://spacenews.com/satellite-backlog-emerges-as-key-constraint-at-the-nations-busiest-spaceport/" TargetMode="External"/><Relationship Id="rId13" Type="http://schemas.openxmlformats.org/officeDocument/2006/relationships/hyperlink" Target="https://www.defensenews.com/space/2025/06/04/space-force-shifts-upfront-range-upgrade-costs-to-commercial-firms/" TargetMode="External"/><Relationship Id="rId18" Type="http://schemas.openxmlformats.org/officeDocument/2006/relationships/hyperlink" Target="https://www.faa.gov/space/environmental/nepa_docs" TargetMode="External"/><Relationship Id="rId39" Type="http://schemas.openxmlformats.org/officeDocument/2006/relationships/hyperlink" Target="https://www.ihi.co.jp/en/all_news/pdf/ip02.pdf" TargetMode="External"/><Relationship Id="rId34" Type="http://schemas.openxmlformats.org/officeDocument/2006/relationships/hyperlink" Target="https://www.dlapiper.com/en-at/insights/publications/2026/02/beyond-our-limits-new-zealand-increases-its-space-launch-limit" TargetMode="External"/><Relationship Id="rId50" Type="http://schemas.openxmlformats.org/officeDocument/2006/relationships/hyperlink" Target="https://www.istellartech.com/en_news/10064" TargetMode="External"/><Relationship Id="rId55" Type="http://schemas.openxmlformats.org/officeDocument/2006/relationships/hyperlink" Target="https://www.lexology.com/library/detail.aspx?g=c6d94a94-6d48-4bab-a383-fe7c9076442c" TargetMode="External"/><Relationship Id="rId76" Type="http://schemas.openxmlformats.org/officeDocument/2006/relationships/hyperlink" Target="https://login.bvdinfo.com/R1/Orbis" TargetMode="External"/><Relationship Id="rId7" Type="http://schemas.openxmlformats.org/officeDocument/2006/relationships/hyperlink" Target="https://www.nasaspaceflight.com/2026/01/space-force-launch-interest-cape-vandenberg-pads/" TargetMode="External"/><Relationship Id="rId71" Type="http://schemas.openxmlformats.org/officeDocument/2006/relationships/hyperlink" Target="https://www.austrade.gov.au/en/news-and-analysis/analysis/australias-starry-success-in-indias-space-sector" TargetMode="External"/><Relationship Id="rId2" Type="http://schemas.openxmlformats.org/officeDocument/2006/relationships/hyperlink" Target="https://space.skyrocket.de/directories/launcher_usa.htm" TargetMode="External"/><Relationship Id="rId29" Type="http://schemas.openxmlformats.org/officeDocument/2006/relationships/hyperlink" Target="https://www.investing.com/news/company-news/rocket-lab-acquires-new-zealand-manufacturer-for-185b-backlog-93CH-4529553" TargetMode="External"/><Relationship Id="rId24" Type="http://schemas.openxmlformats.org/officeDocument/2006/relationships/hyperlink" Target="https://hbr.org/2026/03/the-founder-of-rocket-lab-on-competing-with-billionaires-to-lead-in-space" TargetMode="External"/><Relationship Id="rId40" Type="http://schemas.openxmlformats.org/officeDocument/2006/relationships/hyperlink" Target="https://spacepolicyonline.com/news/japans-epsilon-s-rocket-suffers-another-setback/" TargetMode="External"/><Relationship Id="rId45" Type="http://schemas.openxmlformats.org/officeDocument/2006/relationships/hyperlink" Target="https://spacenews.com/japanese-launch-company-interstellar-technologies-raises-130-million/" TargetMode="External"/><Relationship Id="rId66" Type="http://schemas.openxmlformats.org/officeDocument/2006/relationships/hyperlink" Target="https://www.isro.gov.in/Achievements_Department_of_Space_2025.htm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charts/_rels/chart1.xml.rels><?xml version="1.0" encoding="UTF-8" standalone="yes"?>
<Relationships xmlns="http://schemas.openxmlformats.org/package/2006/relationships"><Relationship Id="rId3" Type="http://schemas.openxmlformats.org/officeDocument/2006/relationships/oleObject" Target="https://sites.ey.com/sites/EDCDEFISKEYINFRAMAP/Shared%20Documents/01.%20%5bEXT%5d%20Access2Space/02_Analysis/Task%202%20&amp;%203/Demand%20mapping/Orbital%20Launches%20(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sites.ey.com/sites/EDCDEFISKEYINFRAMAP/Shared%20Documents/01.%20%5bEXT%5d%20Access2Space/02_Analysis/Task%202%20&amp;%203/Demand%20mapping/Orbital%20Launches%20(1).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rgbClr val="1F4E79"/>
                </a:solidFill>
                <a:latin typeface="+mn-lt"/>
                <a:ea typeface="+mn-ea"/>
                <a:cs typeface="+mn-cs"/>
              </a:defRPr>
            </a:pPr>
            <a:r>
              <a:rPr lang="en-US" baseline="0">
                <a:solidFill>
                  <a:sysClr val="windowText" lastClr="000000"/>
                </a:solidFill>
              </a:rPr>
              <a:t>Demand forecast for orbital launches from EU and ESA </a:t>
            </a:r>
            <a:r>
              <a:rPr lang="en-US">
                <a:solidFill>
                  <a:sysClr val="windowText" lastClr="000000"/>
                </a:solidFill>
              </a:rPr>
              <a:t>launch</a:t>
            </a:r>
            <a:r>
              <a:rPr lang="en-US" baseline="0">
                <a:solidFill>
                  <a:sysClr val="windowText" lastClr="000000"/>
                </a:solidFill>
              </a:rPr>
              <a:t> facilities</a:t>
            </a:r>
            <a:r>
              <a:rPr lang="en-US">
                <a:solidFill>
                  <a:sysClr val="windowText" lastClr="000000"/>
                </a:solidFill>
              </a:rPr>
              <a:t> (2025-2035)</a:t>
            </a:r>
          </a:p>
        </c:rich>
      </c:tx>
      <c:overlay val="0"/>
      <c:spPr>
        <a:noFill/>
        <a:ln>
          <a:noFill/>
        </a:ln>
        <a:effectLst/>
      </c:spPr>
      <c:txPr>
        <a:bodyPr rot="0" spcFirstLastPara="1" vertOverflow="ellipsis" vert="horz" wrap="square" anchor="ctr" anchorCtr="1"/>
        <a:lstStyle/>
        <a:p>
          <a:pPr>
            <a:defRPr sz="1200" b="1" i="0" u="none" strike="noStrike" kern="1200" spc="0" baseline="0">
              <a:solidFill>
                <a:srgbClr val="1F4E79"/>
              </a:solidFill>
              <a:latin typeface="+mn-lt"/>
              <a:ea typeface="+mn-ea"/>
              <a:cs typeface="+mn-cs"/>
            </a:defRPr>
          </a:pPr>
          <a:endParaRPr lang="en-US"/>
        </a:p>
      </c:txPr>
    </c:title>
    <c:autoTitleDeleted val="0"/>
    <c:plotArea>
      <c:layout/>
      <c:lineChart>
        <c:grouping val="standard"/>
        <c:varyColors val="0"/>
        <c:ser>
          <c:idx val="0"/>
          <c:order val="0"/>
          <c:tx>
            <c:strRef>
              <c:f>'Final mapping forecast'!$C$45</c:f>
              <c:strCache>
                <c:ptCount val="1"/>
                <c:pt idx="0">
                  <c:v>EU and ESA facilities</c:v>
                </c:pt>
              </c:strCache>
            </c:strRef>
          </c:tx>
          <c:spPr>
            <a:ln w="28575" cap="rnd">
              <a:solidFill>
                <a:srgbClr val="FFFF00"/>
              </a:solidFill>
              <a:round/>
            </a:ln>
            <a:effectLst/>
          </c:spPr>
          <c:marker>
            <c:symbol val="circle"/>
            <c:size val="5"/>
            <c:spPr>
              <a:solidFill>
                <a:schemeClr val="accent1"/>
              </a:solidFill>
              <a:ln w="9525">
                <a:solidFill>
                  <a:srgbClr val="FFFF00"/>
                </a:solidFill>
              </a:ln>
              <a:effectLst/>
            </c:spPr>
          </c:marker>
          <c:cat>
            <c:numRef>
              <c:f>'Main sheet'!$Q$10:$AA$10</c:f>
              <c:numCache>
                <c:formatCode>General</c:formatCode>
                <c:ptCount val="11"/>
                <c:pt idx="0">
                  <c:v>2025</c:v>
                </c:pt>
                <c:pt idx="1">
                  <c:v>2026</c:v>
                </c:pt>
                <c:pt idx="2">
                  <c:v>2027</c:v>
                </c:pt>
                <c:pt idx="3">
                  <c:v>2028</c:v>
                </c:pt>
                <c:pt idx="4">
                  <c:v>2029</c:v>
                </c:pt>
                <c:pt idx="5">
                  <c:v>2030</c:v>
                </c:pt>
                <c:pt idx="6">
                  <c:v>2031</c:v>
                </c:pt>
                <c:pt idx="7">
                  <c:v>2032</c:v>
                </c:pt>
                <c:pt idx="8">
                  <c:v>2033</c:v>
                </c:pt>
                <c:pt idx="9">
                  <c:v>2034</c:v>
                </c:pt>
                <c:pt idx="10">
                  <c:v>2035</c:v>
                </c:pt>
              </c:numCache>
            </c:numRef>
          </c:cat>
          <c:val>
            <c:numRef>
              <c:f>'Final mapping forecast'!$D$45:$N$45</c:f>
              <c:numCache>
                <c:formatCode>General</c:formatCode>
                <c:ptCount val="11"/>
                <c:pt idx="0">
                  <c:v>8</c:v>
                </c:pt>
                <c:pt idx="1">
                  <c:v>14</c:v>
                </c:pt>
                <c:pt idx="2">
                  <c:v>22</c:v>
                </c:pt>
                <c:pt idx="3">
                  <c:v>30</c:v>
                </c:pt>
                <c:pt idx="4">
                  <c:v>40</c:v>
                </c:pt>
                <c:pt idx="5">
                  <c:v>51</c:v>
                </c:pt>
                <c:pt idx="6">
                  <c:v>60</c:v>
                </c:pt>
                <c:pt idx="7">
                  <c:v>66</c:v>
                </c:pt>
                <c:pt idx="8">
                  <c:v>74</c:v>
                </c:pt>
                <c:pt idx="9">
                  <c:v>78</c:v>
                </c:pt>
                <c:pt idx="10">
                  <c:v>83</c:v>
                </c:pt>
              </c:numCache>
            </c:numRef>
          </c:val>
          <c:smooth val="0"/>
          <c:extLst>
            <c:ext xmlns:c16="http://schemas.microsoft.com/office/drawing/2014/chart" uri="{C3380CC4-5D6E-409C-BE32-E72D297353CC}">
              <c16:uniqueId val="{00000000-7B1B-4704-A2B8-B39C94AF7A7B}"/>
            </c:ext>
          </c:extLst>
        </c:ser>
        <c:dLbls>
          <c:showLegendKey val="0"/>
          <c:showVal val="0"/>
          <c:showCatName val="0"/>
          <c:showSerName val="0"/>
          <c:showPercent val="0"/>
          <c:showBubbleSize val="0"/>
        </c:dLbls>
        <c:marker val="1"/>
        <c:smooth val="0"/>
        <c:axId val="1839666400"/>
        <c:axId val="1839667360"/>
      </c:lineChart>
      <c:catAx>
        <c:axId val="183966640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39667360"/>
        <c:crosses val="autoZero"/>
        <c:auto val="1"/>
        <c:lblAlgn val="ctr"/>
        <c:lblOffset val="100"/>
        <c:noMultiLvlLbl val="0"/>
      </c:catAx>
      <c:valAx>
        <c:axId val="18396673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Orbital</a:t>
                </a:r>
                <a:r>
                  <a:rPr lang="en-GB" baseline="0"/>
                  <a:t> l</a:t>
                </a:r>
                <a:r>
                  <a:rPr lang="en-GB"/>
                  <a:t>aunches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39666400"/>
        <c:crosses val="autoZero"/>
        <c:crossBetween val="between"/>
      </c:valAx>
      <c:spPr>
        <a:noFill/>
        <a:ln>
          <a:noFill/>
        </a:ln>
        <a:effectLst/>
      </c:spPr>
    </c:plotArea>
    <c:legend>
      <c:legendPos val="b"/>
      <c:layout>
        <c:manualLayout>
          <c:xMode val="edge"/>
          <c:yMode val="edge"/>
          <c:x val="0.40630923148043491"/>
          <c:y val="0.90973014668471586"/>
          <c:w val="0.24062386071988717"/>
          <c:h val="6.3803430393754287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rgbClr val="1F4E79"/>
                </a:solidFill>
                <a:latin typeface="+mn-lt"/>
                <a:ea typeface="+mn-ea"/>
                <a:cs typeface="+mn-cs"/>
              </a:defRPr>
            </a:pPr>
            <a:r>
              <a:rPr lang="en-US" baseline="0">
                <a:solidFill>
                  <a:sysClr val="windowText" lastClr="000000"/>
                </a:solidFill>
              </a:rPr>
              <a:t>Market share</a:t>
            </a:r>
            <a:r>
              <a:rPr lang="en-US">
                <a:solidFill>
                  <a:sysClr val="windowText" lastClr="000000"/>
                </a:solidFill>
              </a:rPr>
              <a:t> forecast</a:t>
            </a:r>
            <a:r>
              <a:rPr lang="en-US" baseline="0">
                <a:solidFill>
                  <a:sysClr val="windowText" lastClr="000000"/>
                </a:solidFill>
              </a:rPr>
              <a:t> of</a:t>
            </a:r>
            <a:r>
              <a:rPr lang="en-US">
                <a:solidFill>
                  <a:sysClr val="windowText" lastClr="000000"/>
                </a:solidFill>
              </a:rPr>
              <a:t> orbital launches from EU and ESA facilities (2025-2035)</a:t>
            </a:r>
          </a:p>
        </c:rich>
      </c:tx>
      <c:overlay val="0"/>
      <c:spPr>
        <a:noFill/>
        <a:ln>
          <a:noFill/>
        </a:ln>
        <a:effectLst/>
      </c:spPr>
      <c:txPr>
        <a:bodyPr rot="0" spcFirstLastPara="1" vertOverflow="ellipsis" vert="horz" wrap="square" anchor="ctr" anchorCtr="1"/>
        <a:lstStyle/>
        <a:p>
          <a:pPr>
            <a:defRPr sz="1200" b="1" i="0" u="none" strike="noStrike" kern="1200" spc="0" baseline="0">
              <a:solidFill>
                <a:srgbClr val="1F4E79"/>
              </a:solidFill>
              <a:latin typeface="+mn-lt"/>
              <a:ea typeface="+mn-ea"/>
              <a:cs typeface="+mn-cs"/>
            </a:defRPr>
          </a:pPr>
          <a:endParaRPr lang="en-US"/>
        </a:p>
      </c:txPr>
    </c:title>
    <c:autoTitleDeleted val="0"/>
    <c:plotArea>
      <c:layout/>
      <c:lineChart>
        <c:grouping val="standard"/>
        <c:varyColors val="0"/>
        <c:ser>
          <c:idx val="0"/>
          <c:order val="0"/>
          <c:tx>
            <c:strRef>
              <c:f>'Final mapping forecast'!$C$49</c:f>
              <c:strCache>
                <c:ptCount val="1"/>
                <c:pt idx="0">
                  <c:v>EU and ESA facilities</c:v>
                </c:pt>
              </c:strCache>
            </c:strRef>
          </c:tx>
          <c:spPr>
            <a:ln w="28575" cap="rnd">
              <a:solidFill>
                <a:srgbClr val="FFFF00"/>
              </a:solidFill>
              <a:round/>
            </a:ln>
            <a:effectLst/>
          </c:spPr>
          <c:marker>
            <c:symbol val="circle"/>
            <c:size val="5"/>
            <c:spPr>
              <a:solidFill>
                <a:schemeClr val="accent1"/>
              </a:solidFill>
              <a:ln w="9525">
                <a:solidFill>
                  <a:srgbClr val="FFFF00"/>
                </a:solidFill>
              </a:ln>
              <a:effectLst/>
            </c:spPr>
          </c:marker>
          <c:cat>
            <c:numRef>
              <c:f>'Main sheet'!$Q$10:$AA$10</c:f>
              <c:numCache>
                <c:formatCode>General</c:formatCode>
                <c:ptCount val="11"/>
                <c:pt idx="0">
                  <c:v>2025</c:v>
                </c:pt>
                <c:pt idx="1">
                  <c:v>2026</c:v>
                </c:pt>
                <c:pt idx="2">
                  <c:v>2027</c:v>
                </c:pt>
                <c:pt idx="3">
                  <c:v>2028</c:v>
                </c:pt>
                <c:pt idx="4">
                  <c:v>2029</c:v>
                </c:pt>
                <c:pt idx="5">
                  <c:v>2030</c:v>
                </c:pt>
                <c:pt idx="6">
                  <c:v>2031</c:v>
                </c:pt>
                <c:pt idx="7">
                  <c:v>2032</c:v>
                </c:pt>
                <c:pt idx="8">
                  <c:v>2033</c:v>
                </c:pt>
                <c:pt idx="9">
                  <c:v>2034</c:v>
                </c:pt>
                <c:pt idx="10">
                  <c:v>2035</c:v>
                </c:pt>
              </c:numCache>
            </c:numRef>
          </c:cat>
          <c:val>
            <c:numRef>
              <c:f>'Final mapping forecast'!$D$49:$N$49</c:f>
              <c:numCache>
                <c:formatCode>0.00%</c:formatCode>
                <c:ptCount val="11"/>
                <c:pt idx="0">
                  <c:v>2.4539877300613498E-2</c:v>
                </c:pt>
                <c:pt idx="1">
                  <c:v>3.3412887828162291E-2</c:v>
                </c:pt>
                <c:pt idx="2">
                  <c:v>4.4989775051124746E-2</c:v>
                </c:pt>
                <c:pt idx="3">
                  <c:v>5.3667262969588549E-2</c:v>
                </c:pt>
                <c:pt idx="4">
                  <c:v>6.3897763578274758E-2</c:v>
                </c:pt>
                <c:pt idx="5">
                  <c:v>7.4020319303338175E-2</c:v>
                </c:pt>
                <c:pt idx="6">
                  <c:v>0.08</c:v>
                </c:pt>
                <c:pt idx="7">
                  <c:v>8.1683168316831686E-2</c:v>
                </c:pt>
                <c:pt idx="8">
                  <c:v>8.584686774941995E-2</c:v>
                </c:pt>
                <c:pt idx="9">
                  <c:v>8.5432639649507119E-2</c:v>
                </c:pt>
                <c:pt idx="10">
                  <c:v>8.583247156153051E-2</c:v>
                </c:pt>
              </c:numCache>
            </c:numRef>
          </c:val>
          <c:smooth val="0"/>
          <c:extLst>
            <c:ext xmlns:c16="http://schemas.microsoft.com/office/drawing/2014/chart" uri="{C3380CC4-5D6E-409C-BE32-E72D297353CC}">
              <c16:uniqueId val="{00000000-4ABD-4D0B-AC3B-44A647AD8A98}"/>
            </c:ext>
          </c:extLst>
        </c:ser>
        <c:dLbls>
          <c:showLegendKey val="0"/>
          <c:showVal val="0"/>
          <c:showCatName val="0"/>
          <c:showSerName val="0"/>
          <c:showPercent val="0"/>
          <c:showBubbleSize val="0"/>
        </c:dLbls>
        <c:marker val="1"/>
        <c:smooth val="0"/>
        <c:axId val="1839666400"/>
        <c:axId val="1839667360"/>
      </c:lineChart>
      <c:catAx>
        <c:axId val="183966640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39667360"/>
        <c:crosses val="autoZero"/>
        <c:auto val="1"/>
        <c:lblAlgn val="ctr"/>
        <c:lblOffset val="100"/>
        <c:noMultiLvlLbl val="0"/>
      </c:catAx>
      <c:valAx>
        <c:axId val="18396673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Orbital</a:t>
                </a:r>
                <a:r>
                  <a:rPr lang="en-GB" baseline="0"/>
                  <a:t> l</a:t>
                </a:r>
                <a:r>
                  <a:rPr lang="en-GB"/>
                  <a:t>aunches (market share)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39666400"/>
        <c:crosses val="autoZero"/>
        <c:crossBetween val="between"/>
      </c:valAx>
      <c:spPr>
        <a:noFill/>
        <a:ln>
          <a:noFill/>
        </a:ln>
        <a:effectLst/>
      </c:spPr>
    </c:plotArea>
    <c:legend>
      <c:legendPos val="b"/>
      <c:layout>
        <c:manualLayout>
          <c:xMode val="edge"/>
          <c:yMode val="edge"/>
          <c:x val="0.42884584381247176"/>
          <c:y val="0.90216327259735618"/>
          <c:w val="0.24058634810085769"/>
          <c:h val="6.3806716684530196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EY white print-ready">
      <a:dk1>
        <a:srgbClr val="000000"/>
      </a:dk1>
      <a:lt1>
        <a:srgbClr val="646464"/>
      </a:lt1>
      <a:dk2>
        <a:srgbClr val="FFFFFF"/>
      </a:dk2>
      <a:lt2>
        <a:srgbClr val="646464"/>
      </a:lt2>
      <a:accent1>
        <a:srgbClr val="7F7E82"/>
      </a:accent1>
      <a:accent2>
        <a:srgbClr val="FFE600"/>
      </a:accent2>
      <a:accent3>
        <a:srgbClr val="999999"/>
      </a:accent3>
      <a:accent4>
        <a:srgbClr val="F0F0F0"/>
      </a:accent4>
      <a:accent5>
        <a:srgbClr val="00A3AE"/>
      </a:accent5>
      <a:accent6>
        <a:srgbClr val="7FD1D6"/>
      </a:accent6>
      <a:hlink>
        <a:srgbClr val="336699"/>
      </a:hlink>
      <a:folHlink>
        <a:srgbClr val="7030A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D85B1243FD17F438BE34FEB5A297342" ma:contentTypeVersion="3" ma:contentTypeDescription="Create a new document." ma:contentTypeScope="" ma:versionID="8a8f4fa773fa79740d6040ae4747ab53">
  <xsd:schema xmlns:xsd="http://www.w3.org/2001/XMLSchema" xmlns:xs="http://www.w3.org/2001/XMLSchema" xmlns:p="http://schemas.microsoft.com/office/2006/metadata/properties" xmlns:ns2="30ee69ac-93bb-4872-b933-dc7fc9e74c07" targetNamespace="http://schemas.microsoft.com/office/2006/metadata/properties" ma:root="true" ma:fieldsID="a408910476ecab22cf77713cf5a4c4c9" ns2:_="">
    <xsd:import namespace="30ee69ac-93bb-4872-b933-dc7fc9e74c0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e69ac-93bb-4872-b933-dc7fc9e74c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52D028E-5ABA-409C-84E7-C782CF708107}">
  <ds:schemaRefs>
    <ds:schemaRef ds:uri="http://schemas.openxmlformats.org/officeDocument/2006/bibliography"/>
  </ds:schemaRefs>
</ds:datastoreItem>
</file>

<file path=customXml/itemProps2.xml><?xml version="1.0" encoding="utf-8"?>
<ds:datastoreItem xmlns:ds="http://schemas.openxmlformats.org/officeDocument/2006/customXml" ds:itemID="{B4A93CF4-E114-4CF6-8C71-A48004071DFC}">
  <ds:schemaRefs>
    <ds:schemaRef ds:uri="http://schemas.microsoft.com/sharepoint/v3/contenttype/forms"/>
  </ds:schemaRefs>
</ds:datastoreItem>
</file>

<file path=customXml/itemProps3.xml><?xml version="1.0" encoding="utf-8"?>
<ds:datastoreItem xmlns:ds="http://schemas.openxmlformats.org/officeDocument/2006/customXml" ds:itemID="{9BFED0B3-2C63-465B-8FB9-8DC342A509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ee69ac-93bb-4872-b933-dc7fc9e74c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144C924-76EE-4EB4-A6E2-79688D28FB5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4952</TotalTime>
  <Pages>230</Pages>
  <Words>92612</Words>
  <Characters>654769</Characters>
  <Application>Microsoft Office Word</Application>
  <DocSecurity>0</DocSecurity>
  <Lines>14881</Lines>
  <Paragraphs>8212</Paragraphs>
  <ScaleCrop>false</ScaleCrop>
  <Company>Ernst &amp; Young</Company>
  <LinksUpToDate>false</LinksUpToDate>
  <CharactersWithSpaces>739169</CharactersWithSpaces>
  <SharedDoc>false</SharedDoc>
  <HLinks>
    <vt:vector size="1188" baseType="variant">
      <vt:variant>
        <vt:i4>3145779</vt:i4>
      </vt:variant>
      <vt:variant>
        <vt:i4>750</vt:i4>
      </vt:variant>
      <vt:variant>
        <vt:i4>0</vt:i4>
      </vt:variant>
      <vt:variant>
        <vt:i4>5</vt:i4>
      </vt:variant>
      <vt:variant>
        <vt:lpwstr>https://www.iospress.com/catalog/books/space-infrastructures-from-risk-to-resilience-governance</vt:lpwstr>
      </vt:variant>
      <vt:variant>
        <vt:lpwstr/>
      </vt:variant>
      <vt:variant>
        <vt:i4>3735635</vt:i4>
      </vt:variant>
      <vt:variant>
        <vt:i4>747</vt:i4>
      </vt:variant>
      <vt:variant>
        <vt:i4>0</vt:i4>
      </vt:variant>
      <vt:variant>
        <vt:i4>5</vt:i4>
      </vt:variant>
      <vt:variant>
        <vt:lpwstr>https://commission.europa.eu/system/files/2023-06/EU-NATO_Final Assessment Report Digital.pdf</vt:lpwstr>
      </vt:variant>
      <vt:variant>
        <vt:lpwstr/>
      </vt:variant>
      <vt:variant>
        <vt:i4>7602278</vt:i4>
      </vt:variant>
      <vt:variant>
        <vt:i4>744</vt:i4>
      </vt:variant>
      <vt:variant>
        <vt:i4>0</vt:i4>
      </vt:variant>
      <vt:variant>
        <vt:i4>5</vt:i4>
      </vt:variant>
      <vt:variant>
        <vt:lpwstr>https://eur-lex.europa.eu/eli/dir/2022/2557/oj/eng</vt:lpwstr>
      </vt:variant>
      <vt:variant>
        <vt:lpwstr/>
      </vt:variant>
      <vt:variant>
        <vt:i4>6684753</vt:i4>
      </vt:variant>
      <vt:variant>
        <vt:i4>741</vt:i4>
      </vt:variant>
      <vt:variant>
        <vt:i4>0</vt:i4>
      </vt:variant>
      <vt:variant>
        <vt:i4>5</vt:i4>
      </vt:variant>
      <vt:variant>
        <vt:lpwstr>https://www.oecd.org/en/publications/good-governance-for-critical-infrastructure-resilience_02f0e5a0-en.html</vt:lpwstr>
      </vt:variant>
      <vt:variant>
        <vt:lpwstr/>
      </vt:variant>
      <vt:variant>
        <vt:i4>5505060</vt:i4>
      </vt:variant>
      <vt:variant>
        <vt:i4>738</vt:i4>
      </vt:variant>
      <vt:variant>
        <vt:i4>0</vt:i4>
      </vt:variant>
      <vt:variant>
        <vt:i4>5</vt:i4>
      </vt:variant>
      <vt:variant>
        <vt:lpwstr>../../../../../../:w:/r/sites/EDCDEFISKEYINFRAMAP/Shared Documents/01. %5BEXT%5D Access2Space/04_Deliverables/Inception report/Inception Report_EU Access to Space_v2.docx?d=wfafe5466a84249c1a0c031eb5ff47689&amp;csf=1&amp;web=1&amp;e=KyT3Ey</vt:lpwstr>
      </vt:variant>
      <vt:variant>
        <vt:lpwstr/>
      </vt:variant>
      <vt:variant>
        <vt:i4>917619</vt:i4>
      </vt:variant>
      <vt:variant>
        <vt:i4>735</vt:i4>
      </vt:variant>
      <vt:variant>
        <vt:i4>0</vt:i4>
      </vt:variant>
      <vt:variant>
        <vt:i4>5</vt:i4>
      </vt:variant>
      <vt:variant>
        <vt:lpwstr>C:\Users\JL154TV\EY\EDCDEFISKEYINFRAMAP - Documents\0. Call\Specifications Mapping of ground infrastructure REV3 Clean_V1 (008).pdf</vt:lpwstr>
      </vt:variant>
      <vt:variant>
        <vt:lpwstr/>
      </vt:variant>
      <vt:variant>
        <vt:i4>3932163</vt:i4>
      </vt:variant>
      <vt:variant>
        <vt:i4>732</vt:i4>
      </vt:variant>
      <vt:variant>
        <vt:i4>0</vt:i4>
      </vt:variant>
      <vt:variant>
        <vt:i4>5</vt:i4>
      </vt:variant>
      <vt:variant>
        <vt:lpwstr>C:\Users\JL154TV\EY\EDCDEFISKEYINFRAMAP - Documents\01. [EXT] Access2Space\02_Analysis\Sources\230914_DG DEFIS - FINAL REPORT for the study on improving access to test facilities for EU new space transportation solutions_vf.pdf</vt:lpwstr>
      </vt:variant>
      <vt:variant>
        <vt:lpwstr/>
      </vt:variant>
      <vt:variant>
        <vt:i4>4128803</vt:i4>
      </vt:variant>
      <vt:variant>
        <vt:i4>576</vt:i4>
      </vt:variant>
      <vt:variant>
        <vt:i4>0</vt:i4>
      </vt:variant>
      <vt:variant>
        <vt:i4>5</vt:i4>
      </vt:variant>
      <vt:variant>
        <vt:lpwstr>https://www.isro.gov.in/ForeignSatellites.html</vt:lpwstr>
      </vt:variant>
      <vt:variant>
        <vt:lpwstr/>
      </vt:variant>
      <vt:variant>
        <vt:i4>3473461</vt:i4>
      </vt:variant>
      <vt:variant>
        <vt:i4>570</vt:i4>
      </vt:variant>
      <vt:variant>
        <vt:i4>0</vt:i4>
      </vt:variant>
      <vt:variant>
        <vt:i4>5</vt:i4>
      </vt:variant>
      <vt:variant>
        <vt:lpwstr>https://www.lexology.com/library/detail.aspx?g=c6d94a94-6d48-4bab-a383-fe7c9076442c</vt:lpwstr>
      </vt:variant>
      <vt:variant>
        <vt:lpwstr>footnote-029</vt:lpwstr>
      </vt:variant>
      <vt:variant>
        <vt:i4>2359417</vt:i4>
      </vt:variant>
      <vt:variant>
        <vt:i4>552</vt:i4>
      </vt:variant>
      <vt:variant>
        <vt:i4>0</vt:i4>
      </vt:variant>
      <vt:variant>
        <vt:i4>5</vt:i4>
      </vt:variant>
      <vt:variant>
        <vt:lpwstr>https://www.faa.gov/space/spaceports_by_state</vt:lpwstr>
      </vt:variant>
      <vt:variant>
        <vt:lpwstr/>
      </vt:variant>
      <vt:variant>
        <vt:i4>542113876</vt:i4>
      </vt:variant>
      <vt:variant>
        <vt:i4>489</vt:i4>
      </vt:variant>
      <vt:variant>
        <vt:i4>0</vt:i4>
      </vt:variant>
      <vt:variant>
        <vt:i4>5</vt:i4>
      </vt:variant>
      <vt:variant>
        <vt:lpwstr/>
      </vt:variant>
      <vt:variant>
        <vt:lpwstr>_Annex_4_–</vt:lpwstr>
      </vt:variant>
      <vt:variant>
        <vt:i4>1441847</vt:i4>
      </vt:variant>
      <vt:variant>
        <vt:i4>476</vt:i4>
      </vt:variant>
      <vt:variant>
        <vt:i4>0</vt:i4>
      </vt:variant>
      <vt:variant>
        <vt:i4>5</vt:i4>
      </vt:variant>
      <vt:variant>
        <vt:lpwstr/>
      </vt:variant>
      <vt:variant>
        <vt:lpwstr>_Toc236412245</vt:lpwstr>
      </vt:variant>
      <vt:variant>
        <vt:i4>1441847</vt:i4>
      </vt:variant>
      <vt:variant>
        <vt:i4>470</vt:i4>
      </vt:variant>
      <vt:variant>
        <vt:i4>0</vt:i4>
      </vt:variant>
      <vt:variant>
        <vt:i4>5</vt:i4>
      </vt:variant>
      <vt:variant>
        <vt:lpwstr/>
      </vt:variant>
      <vt:variant>
        <vt:lpwstr>_Toc236412244</vt:lpwstr>
      </vt:variant>
      <vt:variant>
        <vt:i4>1441847</vt:i4>
      </vt:variant>
      <vt:variant>
        <vt:i4>464</vt:i4>
      </vt:variant>
      <vt:variant>
        <vt:i4>0</vt:i4>
      </vt:variant>
      <vt:variant>
        <vt:i4>5</vt:i4>
      </vt:variant>
      <vt:variant>
        <vt:lpwstr/>
      </vt:variant>
      <vt:variant>
        <vt:lpwstr>_Toc236412243</vt:lpwstr>
      </vt:variant>
      <vt:variant>
        <vt:i4>1441847</vt:i4>
      </vt:variant>
      <vt:variant>
        <vt:i4>458</vt:i4>
      </vt:variant>
      <vt:variant>
        <vt:i4>0</vt:i4>
      </vt:variant>
      <vt:variant>
        <vt:i4>5</vt:i4>
      </vt:variant>
      <vt:variant>
        <vt:lpwstr/>
      </vt:variant>
      <vt:variant>
        <vt:lpwstr>_Toc236412242</vt:lpwstr>
      </vt:variant>
      <vt:variant>
        <vt:i4>1441847</vt:i4>
      </vt:variant>
      <vt:variant>
        <vt:i4>452</vt:i4>
      </vt:variant>
      <vt:variant>
        <vt:i4>0</vt:i4>
      </vt:variant>
      <vt:variant>
        <vt:i4>5</vt:i4>
      </vt:variant>
      <vt:variant>
        <vt:lpwstr/>
      </vt:variant>
      <vt:variant>
        <vt:lpwstr>_Toc236412241</vt:lpwstr>
      </vt:variant>
      <vt:variant>
        <vt:i4>1441847</vt:i4>
      </vt:variant>
      <vt:variant>
        <vt:i4>446</vt:i4>
      </vt:variant>
      <vt:variant>
        <vt:i4>0</vt:i4>
      </vt:variant>
      <vt:variant>
        <vt:i4>5</vt:i4>
      </vt:variant>
      <vt:variant>
        <vt:lpwstr/>
      </vt:variant>
      <vt:variant>
        <vt:lpwstr>_Toc236412240</vt:lpwstr>
      </vt:variant>
      <vt:variant>
        <vt:i4>1114167</vt:i4>
      </vt:variant>
      <vt:variant>
        <vt:i4>440</vt:i4>
      </vt:variant>
      <vt:variant>
        <vt:i4>0</vt:i4>
      </vt:variant>
      <vt:variant>
        <vt:i4>5</vt:i4>
      </vt:variant>
      <vt:variant>
        <vt:lpwstr/>
      </vt:variant>
      <vt:variant>
        <vt:lpwstr>_Toc236412239</vt:lpwstr>
      </vt:variant>
      <vt:variant>
        <vt:i4>1114167</vt:i4>
      </vt:variant>
      <vt:variant>
        <vt:i4>434</vt:i4>
      </vt:variant>
      <vt:variant>
        <vt:i4>0</vt:i4>
      </vt:variant>
      <vt:variant>
        <vt:i4>5</vt:i4>
      </vt:variant>
      <vt:variant>
        <vt:lpwstr/>
      </vt:variant>
      <vt:variant>
        <vt:lpwstr>_Toc236412238</vt:lpwstr>
      </vt:variant>
      <vt:variant>
        <vt:i4>1114167</vt:i4>
      </vt:variant>
      <vt:variant>
        <vt:i4>428</vt:i4>
      </vt:variant>
      <vt:variant>
        <vt:i4>0</vt:i4>
      </vt:variant>
      <vt:variant>
        <vt:i4>5</vt:i4>
      </vt:variant>
      <vt:variant>
        <vt:lpwstr/>
      </vt:variant>
      <vt:variant>
        <vt:lpwstr>_Toc236412237</vt:lpwstr>
      </vt:variant>
      <vt:variant>
        <vt:i4>1114167</vt:i4>
      </vt:variant>
      <vt:variant>
        <vt:i4>422</vt:i4>
      </vt:variant>
      <vt:variant>
        <vt:i4>0</vt:i4>
      </vt:variant>
      <vt:variant>
        <vt:i4>5</vt:i4>
      </vt:variant>
      <vt:variant>
        <vt:lpwstr/>
      </vt:variant>
      <vt:variant>
        <vt:lpwstr>_Toc236412236</vt:lpwstr>
      </vt:variant>
      <vt:variant>
        <vt:i4>1114167</vt:i4>
      </vt:variant>
      <vt:variant>
        <vt:i4>416</vt:i4>
      </vt:variant>
      <vt:variant>
        <vt:i4>0</vt:i4>
      </vt:variant>
      <vt:variant>
        <vt:i4>5</vt:i4>
      </vt:variant>
      <vt:variant>
        <vt:lpwstr/>
      </vt:variant>
      <vt:variant>
        <vt:lpwstr>_Toc236412235</vt:lpwstr>
      </vt:variant>
      <vt:variant>
        <vt:i4>1114167</vt:i4>
      </vt:variant>
      <vt:variant>
        <vt:i4>410</vt:i4>
      </vt:variant>
      <vt:variant>
        <vt:i4>0</vt:i4>
      </vt:variant>
      <vt:variant>
        <vt:i4>5</vt:i4>
      </vt:variant>
      <vt:variant>
        <vt:lpwstr/>
      </vt:variant>
      <vt:variant>
        <vt:lpwstr>_Toc236412234</vt:lpwstr>
      </vt:variant>
      <vt:variant>
        <vt:i4>1114167</vt:i4>
      </vt:variant>
      <vt:variant>
        <vt:i4>404</vt:i4>
      </vt:variant>
      <vt:variant>
        <vt:i4>0</vt:i4>
      </vt:variant>
      <vt:variant>
        <vt:i4>5</vt:i4>
      </vt:variant>
      <vt:variant>
        <vt:lpwstr/>
      </vt:variant>
      <vt:variant>
        <vt:lpwstr>_Toc236412233</vt:lpwstr>
      </vt:variant>
      <vt:variant>
        <vt:i4>1114167</vt:i4>
      </vt:variant>
      <vt:variant>
        <vt:i4>398</vt:i4>
      </vt:variant>
      <vt:variant>
        <vt:i4>0</vt:i4>
      </vt:variant>
      <vt:variant>
        <vt:i4>5</vt:i4>
      </vt:variant>
      <vt:variant>
        <vt:lpwstr/>
      </vt:variant>
      <vt:variant>
        <vt:lpwstr>_Toc236412232</vt:lpwstr>
      </vt:variant>
      <vt:variant>
        <vt:i4>1114167</vt:i4>
      </vt:variant>
      <vt:variant>
        <vt:i4>392</vt:i4>
      </vt:variant>
      <vt:variant>
        <vt:i4>0</vt:i4>
      </vt:variant>
      <vt:variant>
        <vt:i4>5</vt:i4>
      </vt:variant>
      <vt:variant>
        <vt:lpwstr/>
      </vt:variant>
      <vt:variant>
        <vt:lpwstr>_Toc236412231</vt:lpwstr>
      </vt:variant>
      <vt:variant>
        <vt:i4>1114167</vt:i4>
      </vt:variant>
      <vt:variant>
        <vt:i4>386</vt:i4>
      </vt:variant>
      <vt:variant>
        <vt:i4>0</vt:i4>
      </vt:variant>
      <vt:variant>
        <vt:i4>5</vt:i4>
      </vt:variant>
      <vt:variant>
        <vt:lpwstr/>
      </vt:variant>
      <vt:variant>
        <vt:lpwstr>_Toc236412230</vt:lpwstr>
      </vt:variant>
      <vt:variant>
        <vt:i4>1048631</vt:i4>
      </vt:variant>
      <vt:variant>
        <vt:i4>380</vt:i4>
      </vt:variant>
      <vt:variant>
        <vt:i4>0</vt:i4>
      </vt:variant>
      <vt:variant>
        <vt:i4>5</vt:i4>
      </vt:variant>
      <vt:variant>
        <vt:lpwstr/>
      </vt:variant>
      <vt:variant>
        <vt:lpwstr>_Toc236412229</vt:lpwstr>
      </vt:variant>
      <vt:variant>
        <vt:i4>1048631</vt:i4>
      </vt:variant>
      <vt:variant>
        <vt:i4>374</vt:i4>
      </vt:variant>
      <vt:variant>
        <vt:i4>0</vt:i4>
      </vt:variant>
      <vt:variant>
        <vt:i4>5</vt:i4>
      </vt:variant>
      <vt:variant>
        <vt:lpwstr/>
      </vt:variant>
      <vt:variant>
        <vt:lpwstr>_Toc236412228</vt:lpwstr>
      </vt:variant>
      <vt:variant>
        <vt:i4>1048631</vt:i4>
      </vt:variant>
      <vt:variant>
        <vt:i4>368</vt:i4>
      </vt:variant>
      <vt:variant>
        <vt:i4>0</vt:i4>
      </vt:variant>
      <vt:variant>
        <vt:i4>5</vt:i4>
      </vt:variant>
      <vt:variant>
        <vt:lpwstr/>
      </vt:variant>
      <vt:variant>
        <vt:lpwstr>_Toc236412227</vt:lpwstr>
      </vt:variant>
      <vt:variant>
        <vt:i4>1048631</vt:i4>
      </vt:variant>
      <vt:variant>
        <vt:i4>362</vt:i4>
      </vt:variant>
      <vt:variant>
        <vt:i4>0</vt:i4>
      </vt:variant>
      <vt:variant>
        <vt:i4>5</vt:i4>
      </vt:variant>
      <vt:variant>
        <vt:lpwstr/>
      </vt:variant>
      <vt:variant>
        <vt:lpwstr>_Toc236412226</vt:lpwstr>
      </vt:variant>
      <vt:variant>
        <vt:i4>1048631</vt:i4>
      </vt:variant>
      <vt:variant>
        <vt:i4>356</vt:i4>
      </vt:variant>
      <vt:variant>
        <vt:i4>0</vt:i4>
      </vt:variant>
      <vt:variant>
        <vt:i4>5</vt:i4>
      </vt:variant>
      <vt:variant>
        <vt:lpwstr/>
      </vt:variant>
      <vt:variant>
        <vt:lpwstr>_Toc236412225</vt:lpwstr>
      </vt:variant>
      <vt:variant>
        <vt:i4>1048631</vt:i4>
      </vt:variant>
      <vt:variant>
        <vt:i4>350</vt:i4>
      </vt:variant>
      <vt:variant>
        <vt:i4>0</vt:i4>
      </vt:variant>
      <vt:variant>
        <vt:i4>5</vt:i4>
      </vt:variant>
      <vt:variant>
        <vt:lpwstr/>
      </vt:variant>
      <vt:variant>
        <vt:lpwstr>_Toc236412224</vt:lpwstr>
      </vt:variant>
      <vt:variant>
        <vt:i4>1048631</vt:i4>
      </vt:variant>
      <vt:variant>
        <vt:i4>344</vt:i4>
      </vt:variant>
      <vt:variant>
        <vt:i4>0</vt:i4>
      </vt:variant>
      <vt:variant>
        <vt:i4>5</vt:i4>
      </vt:variant>
      <vt:variant>
        <vt:lpwstr/>
      </vt:variant>
      <vt:variant>
        <vt:lpwstr>_Toc236412223</vt:lpwstr>
      </vt:variant>
      <vt:variant>
        <vt:i4>1048631</vt:i4>
      </vt:variant>
      <vt:variant>
        <vt:i4>338</vt:i4>
      </vt:variant>
      <vt:variant>
        <vt:i4>0</vt:i4>
      </vt:variant>
      <vt:variant>
        <vt:i4>5</vt:i4>
      </vt:variant>
      <vt:variant>
        <vt:lpwstr/>
      </vt:variant>
      <vt:variant>
        <vt:lpwstr>_Toc236412222</vt:lpwstr>
      </vt:variant>
      <vt:variant>
        <vt:i4>1048631</vt:i4>
      </vt:variant>
      <vt:variant>
        <vt:i4>332</vt:i4>
      </vt:variant>
      <vt:variant>
        <vt:i4>0</vt:i4>
      </vt:variant>
      <vt:variant>
        <vt:i4>5</vt:i4>
      </vt:variant>
      <vt:variant>
        <vt:lpwstr/>
      </vt:variant>
      <vt:variant>
        <vt:lpwstr>_Toc236412221</vt:lpwstr>
      </vt:variant>
      <vt:variant>
        <vt:i4>1048631</vt:i4>
      </vt:variant>
      <vt:variant>
        <vt:i4>326</vt:i4>
      </vt:variant>
      <vt:variant>
        <vt:i4>0</vt:i4>
      </vt:variant>
      <vt:variant>
        <vt:i4>5</vt:i4>
      </vt:variant>
      <vt:variant>
        <vt:lpwstr/>
      </vt:variant>
      <vt:variant>
        <vt:lpwstr>_Toc236412220</vt:lpwstr>
      </vt:variant>
      <vt:variant>
        <vt:i4>1245239</vt:i4>
      </vt:variant>
      <vt:variant>
        <vt:i4>320</vt:i4>
      </vt:variant>
      <vt:variant>
        <vt:i4>0</vt:i4>
      </vt:variant>
      <vt:variant>
        <vt:i4>5</vt:i4>
      </vt:variant>
      <vt:variant>
        <vt:lpwstr/>
      </vt:variant>
      <vt:variant>
        <vt:lpwstr>_Toc236412219</vt:lpwstr>
      </vt:variant>
      <vt:variant>
        <vt:i4>1245239</vt:i4>
      </vt:variant>
      <vt:variant>
        <vt:i4>314</vt:i4>
      </vt:variant>
      <vt:variant>
        <vt:i4>0</vt:i4>
      </vt:variant>
      <vt:variant>
        <vt:i4>5</vt:i4>
      </vt:variant>
      <vt:variant>
        <vt:lpwstr/>
      </vt:variant>
      <vt:variant>
        <vt:lpwstr>_Toc236412218</vt:lpwstr>
      </vt:variant>
      <vt:variant>
        <vt:i4>1245239</vt:i4>
      </vt:variant>
      <vt:variant>
        <vt:i4>308</vt:i4>
      </vt:variant>
      <vt:variant>
        <vt:i4>0</vt:i4>
      </vt:variant>
      <vt:variant>
        <vt:i4>5</vt:i4>
      </vt:variant>
      <vt:variant>
        <vt:lpwstr/>
      </vt:variant>
      <vt:variant>
        <vt:lpwstr>_Toc236412217</vt:lpwstr>
      </vt:variant>
      <vt:variant>
        <vt:i4>1245239</vt:i4>
      </vt:variant>
      <vt:variant>
        <vt:i4>302</vt:i4>
      </vt:variant>
      <vt:variant>
        <vt:i4>0</vt:i4>
      </vt:variant>
      <vt:variant>
        <vt:i4>5</vt:i4>
      </vt:variant>
      <vt:variant>
        <vt:lpwstr/>
      </vt:variant>
      <vt:variant>
        <vt:lpwstr>_Toc236412216</vt:lpwstr>
      </vt:variant>
      <vt:variant>
        <vt:i4>1245239</vt:i4>
      </vt:variant>
      <vt:variant>
        <vt:i4>296</vt:i4>
      </vt:variant>
      <vt:variant>
        <vt:i4>0</vt:i4>
      </vt:variant>
      <vt:variant>
        <vt:i4>5</vt:i4>
      </vt:variant>
      <vt:variant>
        <vt:lpwstr/>
      </vt:variant>
      <vt:variant>
        <vt:lpwstr>_Toc236412215</vt:lpwstr>
      </vt:variant>
      <vt:variant>
        <vt:i4>1245239</vt:i4>
      </vt:variant>
      <vt:variant>
        <vt:i4>290</vt:i4>
      </vt:variant>
      <vt:variant>
        <vt:i4>0</vt:i4>
      </vt:variant>
      <vt:variant>
        <vt:i4>5</vt:i4>
      </vt:variant>
      <vt:variant>
        <vt:lpwstr/>
      </vt:variant>
      <vt:variant>
        <vt:lpwstr>_Toc236412214</vt:lpwstr>
      </vt:variant>
      <vt:variant>
        <vt:i4>1245239</vt:i4>
      </vt:variant>
      <vt:variant>
        <vt:i4>284</vt:i4>
      </vt:variant>
      <vt:variant>
        <vt:i4>0</vt:i4>
      </vt:variant>
      <vt:variant>
        <vt:i4>5</vt:i4>
      </vt:variant>
      <vt:variant>
        <vt:lpwstr/>
      </vt:variant>
      <vt:variant>
        <vt:lpwstr>_Toc236412213</vt:lpwstr>
      </vt:variant>
      <vt:variant>
        <vt:i4>1245239</vt:i4>
      </vt:variant>
      <vt:variant>
        <vt:i4>278</vt:i4>
      </vt:variant>
      <vt:variant>
        <vt:i4>0</vt:i4>
      </vt:variant>
      <vt:variant>
        <vt:i4>5</vt:i4>
      </vt:variant>
      <vt:variant>
        <vt:lpwstr/>
      </vt:variant>
      <vt:variant>
        <vt:lpwstr>_Toc236412212</vt:lpwstr>
      </vt:variant>
      <vt:variant>
        <vt:i4>1245239</vt:i4>
      </vt:variant>
      <vt:variant>
        <vt:i4>272</vt:i4>
      </vt:variant>
      <vt:variant>
        <vt:i4>0</vt:i4>
      </vt:variant>
      <vt:variant>
        <vt:i4>5</vt:i4>
      </vt:variant>
      <vt:variant>
        <vt:lpwstr/>
      </vt:variant>
      <vt:variant>
        <vt:lpwstr>_Toc236412211</vt:lpwstr>
      </vt:variant>
      <vt:variant>
        <vt:i4>1245239</vt:i4>
      </vt:variant>
      <vt:variant>
        <vt:i4>266</vt:i4>
      </vt:variant>
      <vt:variant>
        <vt:i4>0</vt:i4>
      </vt:variant>
      <vt:variant>
        <vt:i4>5</vt:i4>
      </vt:variant>
      <vt:variant>
        <vt:lpwstr/>
      </vt:variant>
      <vt:variant>
        <vt:lpwstr>_Toc236412210</vt:lpwstr>
      </vt:variant>
      <vt:variant>
        <vt:i4>1179703</vt:i4>
      </vt:variant>
      <vt:variant>
        <vt:i4>257</vt:i4>
      </vt:variant>
      <vt:variant>
        <vt:i4>0</vt:i4>
      </vt:variant>
      <vt:variant>
        <vt:i4>5</vt:i4>
      </vt:variant>
      <vt:variant>
        <vt:lpwstr/>
      </vt:variant>
      <vt:variant>
        <vt:lpwstr>_Toc236412209</vt:lpwstr>
      </vt:variant>
      <vt:variant>
        <vt:i4>1179703</vt:i4>
      </vt:variant>
      <vt:variant>
        <vt:i4>251</vt:i4>
      </vt:variant>
      <vt:variant>
        <vt:i4>0</vt:i4>
      </vt:variant>
      <vt:variant>
        <vt:i4>5</vt:i4>
      </vt:variant>
      <vt:variant>
        <vt:lpwstr/>
      </vt:variant>
      <vt:variant>
        <vt:lpwstr>_Toc236412208</vt:lpwstr>
      </vt:variant>
      <vt:variant>
        <vt:i4>1179703</vt:i4>
      </vt:variant>
      <vt:variant>
        <vt:i4>245</vt:i4>
      </vt:variant>
      <vt:variant>
        <vt:i4>0</vt:i4>
      </vt:variant>
      <vt:variant>
        <vt:i4>5</vt:i4>
      </vt:variant>
      <vt:variant>
        <vt:lpwstr/>
      </vt:variant>
      <vt:variant>
        <vt:lpwstr>_Toc236412207</vt:lpwstr>
      </vt:variant>
      <vt:variant>
        <vt:i4>1179703</vt:i4>
      </vt:variant>
      <vt:variant>
        <vt:i4>239</vt:i4>
      </vt:variant>
      <vt:variant>
        <vt:i4>0</vt:i4>
      </vt:variant>
      <vt:variant>
        <vt:i4>5</vt:i4>
      </vt:variant>
      <vt:variant>
        <vt:lpwstr/>
      </vt:variant>
      <vt:variant>
        <vt:lpwstr>_Toc236412206</vt:lpwstr>
      </vt:variant>
      <vt:variant>
        <vt:i4>1179703</vt:i4>
      </vt:variant>
      <vt:variant>
        <vt:i4>233</vt:i4>
      </vt:variant>
      <vt:variant>
        <vt:i4>0</vt:i4>
      </vt:variant>
      <vt:variant>
        <vt:i4>5</vt:i4>
      </vt:variant>
      <vt:variant>
        <vt:lpwstr/>
      </vt:variant>
      <vt:variant>
        <vt:lpwstr>_Toc236412205</vt:lpwstr>
      </vt:variant>
      <vt:variant>
        <vt:i4>1179703</vt:i4>
      </vt:variant>
      <vt:variant>
        <vt:i4>227</vt:i4>
      </vt:variant>
      <vt:variant>
        <vt:i4>0</vt:i4>
      </vt:variant>
      <vt:variant>
        <vt:i4>5</vt:i4>
      </vt:variant>
      <vt:variant>
        <vt:lpwstr/>
      </vt:variant>
      <vt:variant>
        <vt:lpwstr>_Toc236412204</vt:lpwstr>
      </vt:variant>
      <vt:variant>
        <vt:i4>1179703</vt:i4>
      </vt:variant>
      <vt:variant>
        <vt:i4>221</vt:i4>
      </vt:variant>
      <vt:variant>
        <vt:i4>0</vt:i4>
      </vt:variant>
      <vt:variant>
        <vt:i4>5</vt:i4>
      </vt:variant>
      <vt:variant>
        <vt:lpwstr/>
      </vt:variant>
      <vt:variant>
        <vt:lpwstr>_Toc236412203</vt:lpwstr>
      </vt:variant>
      <vt:variant>
        <vt:i4>1179703</vt:i4>
      </vt:variant>
      <vt:variant>
        <vt:i4>215</vt:i4>
      </vt:variant>
      <vt:variant>
        <vt:i4>0</vt:i4>
      </vt:variant>
      <vt:variant>
        <vt:i4>5</vt:i4>
      </vt:variant>
      <vt:variant>
        <vt:lpwstr/>
      </vt:variant>
      <vt:variant>
        <vt:lpwstr>_Toc236412202</vt:lpwstr>
      </vt:variant>
      <vt:variant>
        <vt:i4>1179703</vt:i4>
      </vt:variant>
      <vt:variant>
        <vt:i4>209</vt:i4>
      </vt:variant>
      <vt:variant>
        <vt:i4>0</vt:i4>
      </vt:variant>
      <vt:variant>
        <vt:i4>5</vt:i4>
      </vt:variant>
      <vt:variant>
        <vt:lpwstr/>
      </vt:variant>
      <vt:variant>
        <vt:lpwstr>_Toc236412201</vt:lpwstr>
      </vt:variant>
      <vt:variant>
        <vt:i4>1179703</vt:i4>
      </vt:variant>
      <vt:variant>
        <vt:i4>203</vt:i4>
      </vt:variant>
      <vt:variant>
        <vt:i4>0</vt:i4>
      </vt:variant>
      <vt:variant>
        <vt:i4>5</vt:i4>
      </vt:variant>
      <vt:variant>
        <vt:lpwstr/>
      </vt:variant>
      <vt:variant>
        <vt:lpwstr>_Toc236412200</vt:lpwstr>
      </vt:variant>
      <vt:variant>
        <vt:i4>1769524</vt:i4>
      </vt:variant>
      <vt:variant>
        <vt:i4>197</vt:i4>
      </vt:variant>
      <vt:variant>
        <vt:i4>0</vt:i4>
      </vt:variant>
      <vt:variant>
        <vt:i4>5</vt:i4>
      </vt:variant>
      <vt:variant>
        <vt:lpwstr/>
      </vt:variant>
      <vt:variant>
        <vt:lpwstr>_Toc236412199</vt:lpwstr>
      </vt:variant>
      <vt:variant>
        <vt:i4>1769524</vt:i4>
      </vt:variant>
      <vt:variant>
        <vt:i4>191</vt:i4>
      </vt:variant>
      <vt:variant>
        <vt:i4>0</vt:i4>
      </vt:variant>
      <vt:variant>
        <vt:i4>5</vt:i4>
      </vt:variant>
      <vt:variant>
        <vt:lpwstr/>
      </vt:variant>
      <vt:variant>
        <vt:lpwstr>_Toc236412198</vt:lpwstr>
      </vt:variant>
      <vt:variant>
        <vt:i4>1769524</vt:i4>
      </vt:variant>
      <vt:variant>
        <vt:i4>185</vt:i4>
      </vt:variant>
      <vt:variant>
        <vt:i4>0</vt:i4>
      </vt:variant>
      <vt:variant>
        <vt:i4>5</vt:i4>
      </vt:variant>
      <vt:variant>
        <vt:lpwstr/>
      </vt:variant>
      <vt:variant>
        <vt:lpwstr>_Toc236412197</vt:lpwstr>
      </vt:variant>
      <vt:variant>
        <vt:i4>1769524</vt:i4>
      </vt:variant>
      <vt:variant>
        <vt:i4>179</vt:i4>
      </vt:variant>
      <vt:variant>
        <vt:i4>0</vt:i4>
      </vt:variant>
      <vt:variant>
        <vt:i4>5</vt:i4>
      </vt:variant>
      <vt:variant>
        <vt:lpwstr/>
      </vt:variant>
      <vt:variant>
        <vt:lpwstr>_Toc236412196</vt:lpwstr>
      </vt:variant>
      <vt:variant>
        <vt:i4>1769524</vt:i4>
      </vt:variant>
      <vt:variant>
        <vt:i4>170</vt:i4>
      </vt:variant>
      <vt:variant>
        <vt:i4>0</vt:i4>
      </vt:variant>
      <vt:variant>
        <vt:i4>5</vt:i4>
      </vt:variant>
      <vt:variant>
        <vt:lpwstr/>
      </vt:variant>
      <vt:variant>
        <vt:lpwstr>_Toc236412195</vt:lpwstr>
      </vt:variant>
      <vt:variant>
        <vt:i4>1769524</vt:i4>
      </vt:variant>
      <vt:variant>
        <vt:i4>164</vt:i4>
      </vt:variant>
      <vt:variant>
        <vt:i4>0</vt:i4>
      </vt:variant>
      <vt:variant>
        <vt:i4>5</vt:i4>
      </vt:variant>
      <vt:variant>
        <vt:lpwstr/>
      </vt:variant>
      <vt:variant>
        <vt:lpwstr>_Toc236412194</vt:lpwstr>
      </vt:variant>
      <vt:variant>
        <vt:i4>1769524</vt:i4>
      </vt:variant>
      <vt:variant>
        <vt:i4>158</vt:i4>
      </vt:variant>
      <vt:variant>
        <vt:i4>0</vt:i4>
      </vt:variant>
      <vt:variant>
        <vt:i4>5</vt:i4>
      </vt:variant>
      <vt:variant>
        <vt:lpwstr/>
      </vt:variant>
      <vt:variant>
        <vt:lpwstr>_Toc236412193</vt:lpwstr>
      </vt:variant>
      <vt:variant>
        <vt:i4>1769524</vt:i4>
      </vt:variant>
      <vt:variant>
        <vt:i4>152</vt:i4>
      </vt:variant>
      <vt:variant>
        <vt:i4>0</vt:i4>
      </vt:variant>
      <vt:variant>
        <vt:i4>5</vt:i4>
      </vt:variant>
      <vt:variant>
        <vt:lpwstr/>
      </vt:variant>
      <vt:variant>
        <vt:lpwstr>_Toc236412192</vt:lpwstr>
      </vt:variant>
      <vt:variant>
        <vt:i4>1769524</vt:i4>
      </vt:variant>
      <vt:variant>
        <vt:i4>146</vt:i4>
      </vt:variant>
      <vt:variant>
        <vt:i4>0</vt:i4>
      </vt:variant>
      <vt:variant>
        <vt:i4>5</vt:i4>
      </vt:variant>
      <vt:variant>
        <vt:lpwstr/>
      </vt:variant>
      <vt:variant>
        <vt:lpwstr>_Toc236412191</vt:lpwstr>
      </vt:variant>
      <vt:variant>
        <vt:i4>1769524</vt:i4>
      </vt:variant>
      <vt:variant>
        <vt:i4>140</vt:i4>
      </vt:variant>
      <vt:variant>
        <vt:i4>0</vt:i4>
      </vt:variant>
      <vt:variant>
        <vt:i4>5</vt:i4>
      </vt:variant>
      <vt:variant>
        <vt:lpwstr/>
      </vt:variant>
      <vt:variant>
        <vt:lpwstr>_Toc236412190</vt:lpwstr>
      </vt:variant>
      <vt:variant>
        <vt:i4>1703988</vt:i4>
      </vt:variant>
      <vt:variant>
        <vt:i4>134</vt:i4>
      </vt:variant>
      <vt:variant>
        <vt:i4>0</vt:i4>
      </vt:variant>
      <vt:variant>
        <vt:i4>5</vt:i4>
      </vt:variant>
      <vt:variant>
        <vt:lpwstr/>
      </vt:variant>
      <vt:variant>
        <vt:lpwstr>_Toc236412189</vt:lpwstr>
      </vt:variant>
      <vt:variant>
        <vt:i4>1703988</vt:i4>
      </vt:variant>
      <vt:variant>
        <vt:i4>128</vt:i4>
      </vt:variant>
      <vt:variant>
        <vt:i4>0</vt:i4>
      </vt:variant>
      <vt:variant>
        <vt:i4>5</vt:i4>
      </vt:variant>
      <vt:variant>
        <vt:lpwstr/>
      </vt:variant>
      <vt:variant>
        <vt:lpwstr>_Toc236412188</vt:lpwstr>
      </vt:variant>
      <vt:variant>
        <vt:i4>1703988</vt:i4>
      </vt:variant>
      <vt:variant>
        <vt:i4>122</vt:i4>
      </vt:variant>
      <vt:variant>
        <vt:i4>0</vt:i4>
      </vt:variant>
      <vt:variant>
        <vt:i4>5</vt:i4>
      </vt:variant>
      <vt:variant>
        <vt:lpwstr/>
      </vt:variant>
      <vt:variant>
        <vt:lpwstr>_Toc236412187</vt:lpwstr>
      </vt:variant>
      <vt:variant>
        <vt:i4>1703988</vt:i4>
      </vt:variant>
      <vt:variant>
        <vt:i4>116</vt:i4>
      </vt:variant>
      <vt:variant>
        <vt:i4>0</vt:i4>
      </vt:variant>
      <vt:variant>
        <vt:i4>5</vt:i4>
      </vt:variant>
      <vt:variant>
        <vt:lpwstr/>
      </vt:variant>
      <vt:variant>
        <vt:lpwstr>_Toc236412186</vt:lpwstr>
      </vt:variant>
      <vt:variant>
        <vt:i4>1703988</vt:i4>
      </vt:variant>
      <vt:variant>
        <vt:i4>110</vt:i4>
      </vt:variant>
      <vt:variant>
        <vt:i4>0</vt:i4>
      </vt:variant>
      <vt:variant>
        <vt:i4>5</vt:i4>
      </vt:variant>
      <vt:variant>
        <vt:lpwstr/>
      </vt:variant>
      <vt:variant>
        <vt:lpwstr>_Toc236412185</vt:lpwstr>
      </vt:variant>
      <vt:variant>
        <vt:i4>1703988</vt:i4>
      </vt:variant>
      <vt:variant>
        <vt:i4>104</vt:i4>
      </vt:variant>
      <vt:variant>
        <vt:i4>0</vt:i4>
      </vt:variant>
      <vt:variant>
        <vt:i4>5</vt:i4>
      </vt:variant>
      <vt:variant>
        <vt:lpwstr/>
      </vt:variant>
      <vt:variant>
        <vt:lpwstr>_Toc236412184</vt:lpwstr>
      </vt:variant>
      <vt:variant>
        <vt:i4>1703988</vt:i4>
      </vt:variant>
      <vt:variant>
        <vt:i4>98</vt:i4>
      </vt:variant>
      <vt:variant>
        <vt:i4>0</vt:i4>
      </vt:variant>
      <vt:variant>
        <vt:i4>5</vt:i4>
      </vt:variant>
      <vt:variant>
        <vt:lpwstr/>
      </vt:variant>
      <vt:variant>
        <vt:lpwstr>_Toc236412183</vt:lpwstr>
      </vt:variant>
      <vt:variant>
        <vt:i4>1703988</vt:i4>
      </vt:variant>
      <vt:variant>
        <vt:i4>92</vt:i4>
      </vt:variant>
      <vt:variant>
        <vt:i4>0</vt:i4>
      </vt:variant>
      <vt:variant>
        <vt:i4>5</vt:i4>
      </vt:variant>
      <vt:variant>
        <vt:lpwstr/>
      </vt:variant>
      <vt:variant>
        <vt:lpwstr>_Toc236412182</vt:lpwstr>
      </vt:variant>
      <vt:variant>
        <vt:i4>1703988</vt:i4>
      </vt:variant>
      <vt:variant>
        <vt:i4>86</vt:i4>
      </vt:variant>
      <vt:variant>
        <vt:i4>0</vt:i4>
      </vt:variant>
      <vt:variant>
        <vt:i4>5</vt:i4>
      </vt:variant>
      <vt:variant>
        <vt:lpwstr/>
      </vt:variant>
      <vt:variant>
        <vt:lpwstr>_Toc236412181</vt:lpwstr>
      </vt:variant>
      <vt:variant>
        <vt:i4>1703988</vt:i4>
      </vt:variant>
      <vt:variant>
        <vt:i4>80</vt:i4>
      </vt:variant>
      <vt:variant>
        <vt:i4>0</vt:i4>
      </vt:variant>
      <vt:variant>
        <vt:i4>5</vt:i4>
      </vt:variant>
      <vt:variant>
        <vt:lpwstr/>
      </vt:variant>
      <vt:variant>
        <vt:lpwstr>_Toc236412180</vt:lpwstr>
      </vt:variant>
      <vt:variant>
        <vt:i4>1376308</vt:i4>
      </vt:variant>
      <vt:variant>
        <vt:i4>74</vt:i4>
      </vt:variant>
      <vt:variant>
        <vt:i4>0</vt:i4>
      </vt:variant>
      <vt:variant>
        <vt:i4>5</vt:i4>
      </vt:variant>
      <vt:variant>
        <vt:lpwstr/>
      </vt:variant>
      <vt:variant>
        <vt:lpwstr>_Toc236412179</vt:lpwstr>
      </vt:variant>
      <vt:variant>
        <vt:i4>1376308</vt:i4>
      </vt:variant>
      <vt:variant>
        <vt:i4>68</vt:i4>
      </vt:variant>
      <vt:variant>
        <vt:i4>0</vt:i4>
      </vt:variant>
      <vt:variant>
        <vt:i4>5</vt:i4>
      </vt:variant>
      <vt:variant>
        <vt:lpwstr/>
      </vt:variant>
      <vt:variant>
        <vt:lpwstr>_Toc236412178</vt:lpwstr>
      </vt:variant>
      <vt:variant>
        <vt:i4>1376308</vt:i4>
      </vt:variant>
      <vt:variant>
        <vt:i4>62</vt:i4>
      </vt:variant>
      <vt:variant>
        <vt:i4>0</vt:i4>
      </vt:variant>
      <vt:variant>
        <vt:i4>5</vt:i4>
      </vt:variant>
      <vt:variant>
        <vt:lpwstr/>
      </vt:variant>
      <vt:variant>
        <vt:lpwstr>_Toc236412177</vt:lpwstr>
      </vt:variant>
      <vt:variant>
        <vt:i4>1376308</vt:i4>
      </vt:variant>
      <vt:variant>
        <vt:i4>56</vt:i4>
      </vt:variant>
      <vt:variant>
        <vt:i4>0</vt:i4>
      </vt:variant>
      <vt:variant>
        <vt:i4>5</vt:i4>
      </vt:variant>
      <vt:variant>
        <vt:lpwstr/>
      </vt:variant>
      <vt:variant>
        <vt:lpwstr>_Toc236412176</vt:lpwstr>
      </vt:variant>
      <vt:variant>
        <vt:i4>1376308</vt:i4>
      </vt:variant>
      <vt:variant>
        <vt:i4>50</vt:i4>
      </vt:variant>
      <vt:variant>
        <vt:i4>0</vt:i4>
      </vt:variant>
      <vt:variant>
        <vt:i4>5</vt:i4>
      </vt:variant>
      <vt:variant>
        <vt:lpwstr/>
      </vt:variant>
      <vt:variant>
        <vt:lpwstr>_Toc236412175</vt:lpwstr>
      </vt:variant>
      <vt:variant>
        <vt:i4>1376308</vt:i4>
      </vt:variant>
      <vt:variant>
        <vt:i4>44</vt:i4>
      </vt:variant>
      <vt:variant>
        <vt:i4>0</vt:i4>
      </vt:variant>
      <vt:variant>
        <vt:i4>5</vt:i4>
      </vt:variant>
      <vt:variant>
        <vt:lpwstr/>
      </vt:variant>
      <vt:variant>
        <vt:lpwstr>_Toc236412174</vt:lpwstr>
      </vt:variant>
      <vt:variant>
        <vt:i4>1376308</vt:i4>
      </vt:variant>
      <vt:variant>
        <vt:i4>38</vt:i4>
      </vt:variant>
      <vt:variant>
        <vt:i4>0</vt:i4>
      </vt:variant>
      <vt:variant>
        <vt:i4>5</vt:i4>
      </vt:variant>
      <vt:variant>
        <vt:lpwstr/>
      </vt:variant>
      <vt:variant>
        <vt:lpwstr>_Toc236412173</vt:lpwstr>
      </vt:variant>
      <vt:variant>
        <vt:i4>1376308</vt:i4>
      </vt:variant>
      <vt:variant>
        <vt:i4>32</vt:i4>
      </vt:variant>
      <vt:variant>
        <vt:i4>0</vt:i4>
      </vt:variant>
      <vt:variant>
        <vt:i4>5</vt:i4>
      </vt:variant>
      <vt:variant>
        <vt:lpwstr/>
      </vt:variant>
      <vt:variant>
        <vt:lpwstr>_Toc236412172</vt:lpwstr>
      </vt:variant>
      <vt:variant>
        <vt:i4>1376308</vt:i4>
      </vt:variant>
      <vt:variant>
        <vt:i4>26</vt:i4>
      </vt:variant>
      <vt:variant>
        <vt:i4>0</vt:i4>
      </vt:variant>
      <vt:variant>
        <vt:i4>5</vt:i4>
      </vt:variant>
      <vt:variant>
        <vt:lpwstr/>
      </vt:variant>
      <vt:variant>
        <vt:lpwstr>_Toc236412171</vt:lpwstr>
      </vt:variant>
      <vt:variant>
        <vt:i4>1376308</vt:i4>
      </vt:variant>
      <vt:variant>
        <vt:i4>20</vt:i4>
      </vt:variant>
      <vt:variant>
        <vt:i4>0</vt:i4>
      </vt:variant>
      <vt:variant>
        <vt:i4>5</vt:i4>
      </vt:variant>
      <vt:variant>
        <vt:lpwstr/>
      </vt:variant>
      <vt:variant>
        <vt:lpwstr>_Toc236412170</vt:lpwstr>
      </vt:variant>
      <vt:variant>
        <vt:i4>1310772</vt:i4>
      </vt:variant>
      <vt:variant>
        <vt:i4>14</vt:i4>
      </vt:variant>
      <vt:variant>
        <vt:i4>0</vt:i4>
      </vt:variant>
      <vt:variant>
        <vt:i4>5</vt:i4>
      </vt:variant>
      <vt:variant>
        <vt:lpwstr/>
      </vt:variant>
      <vt:variant>
        <vt:lpwstr>_Toc236412169</vt:lpwstr>
      </vt:variant>
      <vt:variant>
        <vt:i4>1310772</vt:i4>
      </vt:variant>
      <vt:variant>
        <vt:i4>8</vt:i4>
      </vt:variant>
      <vt:variant>
        <vt:i4>0</vt:i4>
      </vt:variant>
      <vt:variant>
        <vt:i4>5</vt:i4>
      </vt:variant>
      <vt:variant>
        <vt:lpwstr/>
      </vt:variant>
      <vt:variant>
        <vt:lpwstr>_Toc236412168</vt:lpwstr>
      </vt:variant>
      <vt:variant>
        <vt:i4>1310772</vt:i4>
      </vt:variant>
      <vt:variant>
        <vt:i4>2</vt:i4>
      </vt:variant>
      <vt:variant>
        <vt:i4>0</vt:i4>
      </vt:variant>
      <vt:variant>
        <vt:i4>5</vt:i4>
      </vt:variant>
      <vt:variant>
        <vt:lpwstr/>
      </vt:variant>
      <vt:variant>
        <vt:lpwstr>_Toc236412167</vt:lpwstr>
      </vt:variant>
      <vt:variant>
        <vt:i4>1572878</vt:i4>
      </vt:variant>
      <vt:variant>
        <vt:i4>243</vt:i4>
      </vt:variant>
      <vt:variant>
        <vt:i4>0</vt:i4>
      </vt:variant>
      <vt:variant>
        <vt:i4>5</vt:i4>
      </vt:variant>
      <vt:variant>
        <vt:lpwstr>https://andoyaspace.no/wp-content/uploads/2025/06/asp-baerekraftsrapport-2024web1.pdf</vt:lpwstr>
      </vt:variant>
      <vt:variant>
        <vt:lpwstr/>
      </vt:variant>
      <vt:variant>
        <vt:i4>4980810</vt:i4>
      </vt:variant>
      <vt:variant>
        <vt:i4>240</vt:i4>
      </vt:variant>
      <vt:variant>
        <vt:i4>0</vt:i4>
      </vt:variant>
      <vt:variant>
        <vt:i4>5</vt:i4>
      </vt:variant>
      <vt:variant>
        <vt:lpwstr>https://www.theia.global/article/andoya-space-secures-funding-for-rocket-launch-sites-via-bond-issuance-63726464</vt:lpwstr>
      </vt:variant>
      <vt:variant>
        <vt:lpwstr/>
      </vt:variant>
      <vt:variant>
        <vt:i4>8126517</vt:i4>
      </vt:variant>
      <vt:variant>
        <vt:i4>237</vt:i4>
      </vt:variant>
      <vt:variant>
        <vt:i4>0</vt:i4>
      </vt:variant>
      <vt:variant>
        <vt:i4>5</vt:i4>
      </vt:variant>
      <vt:variant>
        <vt:lpwstr>https://andoyaspace.no/wp-content/uploads/2024/10/ASX-Brosjyre-v10-002.pdf</vt:lpwstr>
      </vt:variant>
      <vt:variant>
        <vt:lpwstr/>
      </vt:variant>
      <vt:variant>
        <vt:i4>3211342</vt:i4>
      </vt:variant>
      <vt:variant>
        <vt:i4>234</vt:i4>
      </vt:variant>
      <vt:variant>
        <vt:i4>0</vt:i4>
      </vt:variant>
      <vt:variant>
        <vt:i4>5</vt:i4>
      </vt:variant>
      <vt:variant>
        <vt:lpwstr>https://prod.luftfartstilsynet.no/globalassets/dokumenter/romfart/report_orbital-launches-from-esrange-space-center.pdf</vt:lpwstr>
      </vt:variant>
      <vt:variant>
        <vt:lpwstr/>
      </vt:variant>
      <vt:variant>
        <vt:i4>3407932</vt:i4>
      </vt:variant>
      <vt:variant>
        <vt:i4>231</vt:i4>
      </vt:variant>
      <vt:variant>
        <vt:i4>0</vt:i4>
      </vt:variant>
      <vt:variant>
        <vt:i4>5</vt:i4>
      </vt:variant>
      <vt:variant>
        <vt:lpwstr>https://www.ariane.group/en/news/ariane-6-cargo-ship-canopee-spreads-its-wings/</vt:lpwstr>
      </vt:variant>
      <vt:variant>
        <vt:lpwstr/>
      </vt:variant>
      <vt:variant>
        <vt:i4>2687072</vt:i4>
      </vt:variant>
      <vt:variant>
        <vt:i4>228</vt:i4>
      </vt:variant>
      <vt:variant>
        <vt:i4>0</vt:i4>
      </vt:variant>
      <vt:variant>
        <vt:i4>5</vt:i4>
      </vt:variant>
      <vt:variant>
        <vt:lpwstr>https://www.esa.int/Enabling_Support/Space_Transportation/Ariane/Shipping_rockets_Ariane_on_board</vt:lpwstr>
      </vt:variant>
      <vt:variant>
        <vt:lpwstr/>
      </vt:variant>
      <vt:variant>
        <vt:i4>6357098</vt:i4>
      </vt:variant>
      <vt:variant>
        <vt:i4>225</vt:i4>
      </vt:variant>
      <vt:variant>
        <vt:i4>0</vt:i4>
      </vt:variant>
      <vt:variant>
        <vt:i4>5</vt:i4>
      </vt:variant>
      <vt:variant>
        <vt:lpwstr>https://login.bvdinfo.com/R1/Orbis</vt:lpwstr>
      </vt:variant>
      <vt:variant>
        <vt:lpwstr/>
      </vt:variant>
      <vt:variant>
        <vt:i4>5373960</vt:i4>
      </vt:variant>
      <vt:variant>
        <vt:i4>222</vt:i4>
      </vt:variant>
      <vt:variant>
        <vt:i4>0</vt:i4>
      </vt:variant>
      <vt:variant>
        <vt:i4>5</vt:i4>
      </vt:variant>
      <vt:variant>
        <vt:lpwstr>https://gis.ey.net/home/entity-view/375173/additional-details</vt:lpwstr>
      </vt:variant>
      <vt:variant>
        <vt:lpwstr/>
      </vt:variant>
      <vt:variant>
        <vt:i4>6815792</vt:i4>
      </vt:variant>
      <vt:variant>
        <vt:i4>219</vt:i4>
      </vt:variant>
      <vt:variant>
        <vt:i4>0</vt:i4>
      </vt:variant>
      <vt:variant>
        <vt:i4>5</vt:i4>
      </vt:variant>
      <vt:variant>
        <vt:lpwstr>https://www.dnb.com/en-us/products/dnb-hoovers.html</vt:lpwstr>
      </vt:variant>
      <vt:variant>
        <vt:lpwstr/>
      </vt:variant>
      <vt:variant>
        <vt:i4>5046334</vt:i4>
      </vt:variant>
      <vt:variant>
        <vt:i4>216</vt:i4>
      </vt:variant>
      <vt:variant>
        <vt:i4>0</vt:i4>
      </vt:variant>
      <vt:variant>
        <vt:i4>5</vt:i4>
      </vt:variant>
      <vt:variant>
        <vt:lpwstr>https://defence-industry-space.ec.europa.eu/eu-space/ssa-europes-eyes-space/eu-space-surveillance-and-tracking_en</vt:lpwstr>
      </vt:variant>
      <vt:variant>
        <vt:lpwstr/>
      </vt:variant>
      <vt:variant>
        <vt:i4>1769501</vt:i4>
      </vt:variant>
      <vt:variant>
        <vt:i4>213</vt:i4>
      </vt:variant>
      <vt:variant>
        <vt:i4>0</vt:i4>
      </vt:variant>
      <vt:variant>
        <vt:i4>5</vt:i4>
      </vt:variant>
      <vt:variant>
        <vt:lpwstr>https://www.thespacereview.com/article/5008/1</vt:lpwstr>
      </vt:variant>
      <vt:variant>
        <vt:lpwstr/>
      </vt:variant>
      <vt:variant>
        <vt:i4>3866683</vt:i4>
      </vt:variant>
      <vt:variant>
        <vt:i4>210</vt:i4>
      </vt:variant>
      <vt:variant>
        <vt:i4>0</vt:i4>
      </vt:variant>
      <vt:variant>
        <vt:i4>5</vt:i4>
      </vt:variant>
      <vt:variant>
        <vt:lpwstr>https://www.austrade.gov.au/en/news-and-analysis/analysis/australias-starry-success-in-indias-space-sector</vt:lpwstr>
      </vt:variant>
      <vt:variant>
        <vt:lpwstr/>
      </vt:variant>
      <vt:variant>
        <vt:i4>1048646</vt:i4>
      </vt:variant>
      <vt:variant>
        <vt:i4>207</vt:i4>
      </vt:variant>
      <vt:variant>
        <vt:i4>0</vt:i4>
      </vt:variant>
      <vt:variant>
        <vt:i4>5</vt:i4>
      </vt:variant>
      <vt:variant>
        <vt:lpwstr>https://www.axiomspace.com/news/mou-skyroot-aerospace</vt:lpwstr>
      </vt:variant>
      <vt:variant>
        <vt:lpwstr/>
      </vt:variant>
      <vt:variant>
        <vt:i4>1769501</vt:i4>
      </vt:variant>
      <vt:variant>
        <vt:i4>204</vt:i4>
      </vt:variant>
      <vt:variant>
        <vt:i4>0</vt:i4>
      </vt:variant>
      <vt:variant>
        <vt:i4>5</vt:i4>
      </vt:variant>
      <vt:variant>
        <vt:lpwstr>https://www.thespacereview.com/article/5008/1</vt:lpwstr>
      </vt:variant>
      <vt:variant>
        <vt:lpwstr/>
      </vt:variant>
      <vt:variant>
        <vt:i4>1900626</vt:i4>
      </vt:variant>
      <vt:variant>
        <vt:i4>201</vt:i4>
      </vt:variant>
      <vt:variant>
        <vt:i4>0</vt:i4>
      </vt:variant>
      <vt:variant>
        <vt:i4>5</vt:i4>
      </vt:variant>
      <vt:variant>
        <vt:lpwstr>https://www.pib.gov.in/PressReleaseDetail.aspx?PRID=1876714&amp;reg=3&amp;lang=1</vt:lpwstr>
      </vt:variant>
      <vt:variant>
        <vt:lpwstr/>
      </vt:variant>
      <vt:variant>
        <vt:i4>4915212</vt:i4>
      </vt:variant>
      <vt:variant>
        <vt:i4>198</vt:i4>
      </vt:variant>
      <vt:variant>
        <vt:i4>0</vt:i4>
      </vt:variant>
      <vt:variant>
        <vt:i4>5</vt:i4>
      </vt:variant>
      <vt:variant>
        <vt:lpwstr>https://www.inspace.gov.in/inspace/sys_attachment.do?sys_id=a7f400622b884f50e95ef17b6e91bfb1</vt:lpwstr>
      </vt:variant>
      <vt:variant>
        <vt:lpwstr/>
      </vt:variant>
      <vt:variant>
        <vt:i4>1179648</vt:i4>
      </vt:variant>
      <vt:variant>
        <vt:i4>195</vt:i4>
      </vt:variant>
      <vt:variant>
        <vt:i4>0</vt:i4>
      </vt:variant>
      <vt:variant>
        <vt:i4>5</vt:i4>
      </vt:variant>
      <vt:variant>
        <vt:lpwstr>https://www.isro.gov.in/Achievements_Department_of_Space_2025.html</vt:lpwstr>
      </vt:variant>
      <vt:variant>
        <vt:lpwstr/>
      </vt:variant>
      <vt:variant>
        <vt:i4>4325483</vt:i4>
      </vt:variant>
      <vt:variant>
        <vt:i4>192</vt:i4>
      </vt:variant>
      <vt:variant>
        <vt:i4>0</vt:i4>
      </vt:variant>
      <vt:variant>
        <vt:i4>5</vt:i4>
      </vt:variant>
      <vt:variant>
        <vt:lpwstr>https://www.isro.gov.in/Second_Spaceport_FoundationStone_Laid_Hon_PrimeMinister.html</vt:lpwstr>
      </vt:variant>
      <vt:variant>
        <vt:lpwstr/>
      </vt:variant>
      <vt:variant>
        <vt:i4>2359354</vt:i4>
      </vt:variant>
      <vt:variant>
        <vt:i4>189</vt:i4>
      </vt:variant>
      <vt:variant>
        <vt:i4>0</vt:i4>
      </vt:variant>
      <vt:variant>
        <vt:i4>5</vt:i4>
      </vt:variant>
      <vt:variant>
        <vt:lpwstr>https://keeptrack.space/deep-dive/kulasekarapattinam-spaceport</vt:lpwstr>
      </vt:variant>
      <vt:variant>
        <vt:lpwstr/>
      </vt:variant>
      <vt:variant>
        <vt:i4>2752612</vt:i4>
      </vt:variant>
      <vt:variant>
        <vt:i4>186</vt:i4>
      </vt:variant>
      <vt:variant>
        <vt:i4>0</vt:i4>
      </vt:variant>
      <vt:variant>
        <vt:i4>5</vt:i4>
      </vt:variant>
      <vt:variant>
        <vt:lpwstr>https://theprint.in/ground-reports/sriharikota-we-have-a-problem-the-ground-is-eroding/1853844/</vt:lpwstr>
      </vt:variant>
      <vt:variant>
        <vt:lpwstr/>
      </vt:variant>
      <vt:variant>
        <vt:i4>2752611</vt:i4>
      </vt:variant>
      <vt:variant>
        <vt:i4>183</vt:i4>
      </vt:variant>
      <vt:variant>
        <vt:i4>0</vt:i4>
      </vt:variant>
      <vt:variant>
        <vt:i4>5</vt:i4>
      </vt:variant>
      <vt:variant>
        <vt:lpwstr>https://www.ft.com/content/9481e0eb-51ac-41a5-91c9-4852cbd4c414?syn-25a6b1a6=1</vt:lpwstr>
      </vt:variant>
      <vt:variant>
        <vt:lpwstr/>
      </vt:variant>
      <vt:variant>
        <vt:i4>2228335</vt:i4>
      </vt:variant>
      <vt:variant>
        <vt:i4>180</vt:i4>
      </vt:variant>
      <vt:variant>
        <vt:i4>0</vt:i4>
      </vt:variant>
      <vt:variant>
        <vt:i4>5</vt:i4>
      </vt:variant>
      <vt:variant>
        <vt:lpwstr>https://interactive.satellitetoday.com/via/satshow-week-2026-show-daily/skyroot-aerospace-indian-launch-player-ready-for-the-big-stage</vt:lpwstr>
      </vt:variant>
      <vt:variant>
        <vt:lpwstr/>
      </vt:variant>
      <vt:variant>
        <vt:i4>6160399</vt:i4>
      </vt:variant>
      <vt:variant>
        <vt:i4>177</vt:i4>
      </vt:variant>
      <vt:variant>
        <vt:i4>0</vt:i4>
      </vt:variant>
      <vt:variant>
        <vt:i4>5</vt:i4>
      </vt:variant>
      <vt:variant>
        <vt:lpwstr>https://www.newspace.im/assets/Small-Launchers-2023_Erik-Kulu_IAC2023.pdf</vt:lpwstr>
      </vt:variant>
      <vt:variant>
        <vt:lpwstr/>
      </vt:variant>
      <vt:variant>
        <vt:i4>4128815</vt:i4>
      </vt:variant>
      <vt:variant>
        <vt:i4>174</vt:i4>
      </vt:variant>
      <vt:variant>
        <vt:i4>0</vt:i4>
      </vt:variant>
      <vt:variant>
        <vt:i4>5</vt:i4>
      </vt:variant>
      <vt:variant>
        <vt:lpwstr>https://www.thegeostrata.com/post/isro-s-strategic-ascent-competitive-positioning-in-the-global-heavy-launch-market</vt:lpwstr>
      </vt:variant>
      <vt:variant>
        <vt:lpwstr/>
      </vt:variant>
      <vt:variant>
        <vt:i4>1769501</vt:i4>
      </vt:variant>
      <vt:variant>
        <vt:i4>171</vt:i4>
      </vt:variant>
      <vt:variant>
        <vt:i4>0</vt:i4>
      </vt:variant>
      <vt:variant>
        <vt:i4>5</vt:i4>
      </vt:variant>
      <vt:variant>
        <vt:lpwstr>https://www.thespacereview.com/article/5008/1</vt:lpwstr>
      </vt:variant>
      <vt:variant>
        <vt:lpwstr/>
      </vt:variant>
      <vt:variant>
        <vt:i4>2097203</vt:i4>
      </vt:variant>
      <vt:variant>
        <vt:i4>168</vt:i4>
      </vt:variant>
      <vt:variant>
        <vt:i4>0</vt:i4>
      </vt:variant>
      <vt:variant>
        <vt:i4>5</vt:i4>
      </vt:variant>
      <vt:variant>
        <vt:lpwstr>https://www.isro.gov.in/Launchers.html</vt:lpwstr>
      </vt:variant>
      <vt:variant>
        <vt:lpwstr/>
      </vt:variant>
      <vt:variant>
        <vt:i4>3997792</vt:i4>
      </vt:variant>
      <vt:variant>
        <vt:i4>165</vt:i4>
      </vt:variant>
      <vt:variant>
        <vt:i4>0</vt:i4>
      </vt:variant>
      <vt:variant>
        <vt:i4>5</vt:i4>
      </vt:variant>
      <vt:variant>
        <vt:lpwstr>https://natlawreview.com/article/japan-shifts-next-generation-space-transportation-regulation-space-activities-act</vt:lpwstr>
      </vt:variant>
      <vt:variant>
        <vt:lpwstr/>
      </vt:variant>
      <vt:variant>
        <vt:i4>2949177</vt:i4>
      </vt:variant>
      <vt:variant>
        <vt:i4>162</vt:i4>
      </vt:variant>
      <vt:variant>
        <vt:i4>0</vt:i4>
      </vt:variant>
      <vt:variant>
        <vt:i4>5</vt:i4>
      </vt:variant>
      <vt:variant>
        <vt:lpwstr>https://www.lexology.com/library/detail.aspx?g=c6d94a94-6d48-4bab-a383-fe7c9076442c</vt:lpwstr>
      </vt:variant>
      <vt:variant>
        <vt:lpwstr/>
      </vt:variant>
      <vt:variant>
        <vt:i4>3997802</vt:i4>
      </vt:variant>
      <vt:variant>
        <vt:i4>159</vt:i4>
      </vt:variant>
      <vt:variant>
        <vt:i4>0</vt:i4>
      </vt:variant>
      <vt:variant>
        <vt:i4>5</vt:i4>
      </vt:variant>
      <vt:variant>
        <vt:lpwstr>https://mainichi.jp/english/articles/20210528/p2a/00m/0sc/033000c</vt:lpwstr>
      </vt:variant>
      <vt:variant>
        <vt:lpwstr>:~:text=The%20municipal%20government%20estimates%20the,role%20in%20fund%20procurement%20assistance</vt:lpwstr>
      </vt:variant>
      <vt:variant>
        <vt:i4>5636111</vt:i4>
      </vt:variant>
      <vt:variant>
        <vt:i4>156</vt:i4>
      </vt:variant>
      <vt:variant>
        <vt:i4>0</vt:i4>
      </vt:variant>
      <vt:variant>
        <vt:i4>5</vt:i4>
      </vt:variant>
      <vt:variant>
        <vt:lpwstr>https://fund.jaxa.jp/content/uploads/Overview_of_The_SpaceStrategy_Fund.pdf</vt:lpwstr>
      </vt:variant>
      <vt:variant>
        <vt:lpwstr/>
      </vt:variant>
      <vt:variant>
        <vt:i4>4849752</vt:i4>
      </vt:variant>
      <vt:variant>
        <vt:i4>153</vt:i4>
      </vt:variant>
      <vt:variant>
        <vt:i4>0</vt:i4>
      </vt:variant>
      <vt:variant>
        <vt:i4>5</vt:i4>
      </vt:variant>
      <vt:variant>
        <vt:lpwstr>https://www.sierraspace.com/press-releases/new-sierra-space-partners-accelerate-effort-to-bring-dream-chaser-spaceplane-to-japan/</vt:lpwstr>
      </vt:variant>
      <vt:variant>
        <vt:lpwstr/>
      </vt:variant>
      <vt:variant>
        <vt:i4>5439613</vt:i4>
      </vt:variant>
      <vt:variant>
        <vt:i4>150</vt:i4>
      </vt:variant>
      <vt:variant>
        <vt:i4>0</vt:i4>
      </vt:variant>
      <vt:variant>
        <vt:i4>5</vt:i4>
      </vt:variant>
      <vt:variant>
        <vt:lpwstr>https://www.mufg.jp/english/profile/ourbrand/passion/interview_03/index.html</vt:lpwstr>
      </vt:variant>
      <vt:variant>
        <vt:lpwstr/>
      </vt:variant>
      <vt:variant>
        <vt:i4>5898359</vt:i4>
      </vt:variant>
      <vt:variant>
        <vt:i4>147</vt:i4>
      </vt:variant>
      <vt:variant>
        <vt:i4>0</vt:i4>
      </vt:variant>
      <vt:variant>
        <vt:i4>5</vt:i4>
      </vt:variant>
      <vt:variant>
        <vt:lpwstr>https://www.istellartech.com/en_news/10064</vt:lpwstr>
      </vt:variant>
      <vt:variant>
        <vt:lpwstr/>
      </vt:variant>
      <vt:variant>
        <vt:i4>458841</vt:i4>
      </vt:variant>
      <vt:variant>
        <vt:i4>144</vt:i4>
      </vt:variant>
      <vt:variant>
        <vt:i4>0</vt:i4>
      </vt:variant>
      <vt:variant>
        <vt:i4>5</vt:i4>
      </vt:variant>
      <vt:variant>
        <vt:lpwstr>https://spacenews.com/firefly-signs-agreement-to-study-alpha-launches-from-japan/</vt:lpwstr>
      </vt:variant>
      <vt:variant>
        <vt:lpwstr/>
      </vt:variant>
      <vt:variant>
        <vt:i4>3997802</vt:i4>
      </vt:variant>
      <vt:variant>
        <vt:i4>141</vt:i4>
      </vt:variant>
      <vt:variant>
        <vt:i4>0</vt:i4>
      </vt:variant>
      <vt:variant>
        <vt:i4>5</vt:i4>
      </vt:variant>
      <vt:variant>
        <vt:lpwstr>https://mainichi.jp/english/articles/20210528/p2a/00m/0sc/033000c</vt:lpwstr>
      </vt:variant>
      <vt:variant>
        <vt:lpwstr>:~:text=The%20municipal%20government%20estimates%20the,role%20in%20fund%20procurement%20assistance</vt:lpwstr>
      </vt:variant>
      <vt:variant>
        <vt:i4>8257557</vt:i4>
      </vt:variant>
      <vt:variant>
        <vt:i4>138</vt:i4>
      </vt:variant>
      <vt:variant>
        <vt:i4>0</vt:i4>
      </vt:variant>
      <vt:variant>
        <vt:i4>5</vt:i4>
      </vt:variant>
      <vt:variant>
        <vt:lpwstr>https://www.space-one.co.jp/index_e.html</vt:lpwstr>
      </vt:variant>
      <vt:variant>
        <vt:lpwstr/>
      </vt:variant>
      <vt:variant>
        <vt:i4>4063267</vt:i4>
      </vt:variant>
      <vt:variant>
        <vt:i4>135</vt:i4>
      </vt:variant>
      <vt:variant>
        <vt:i4>0</vt:i4>
      </vt:variant>
      <vt:variant>
        <vt:i4>5</vt:i4>
      </vt:variant>
      <vt:variant>
        <vt:lpwstr>https://global.jaxa.jp/countdown/f11/presskit/tnsc_guide_e.pdf</vt:lpwstr>
      </vt:variant>
      <vt:variant>
        <vt:lpwstr/>
      </vt:variant>
      <vt:variant>
        <vt:i4>2162815</vt:i4>
      </vt:variant>
      <vt:variant>
        <vt:i4>132</vt:i4>
      </vt:variant>
      <vt:variant>
        <vt:i4>0</vt:i4>
      </vt:variant>
      <vt:variant>
        <vt:i4>5</vt:i4>
      </vt:variant>
      <vt:variant>
        <vt:lpwstr>https://spacenews.com/japanese-launch-company-interstellar-technologies-raises-130-million/</vt:lpwstr>
      </vt:variant>
      <vt:variant>
        <vt:lpwstr/>
      </vt:variant>
      <vt:variant>
        <vt:i4>7208995</vt:i4>
      </vt:variant>
      <vt:variant>
        <vt:i4>129</vt:i4>
      </vt:variant>
      <vt:variant>
        <vt:i4>0</vt:i4>
      </vt:variant>
      <vt:variant>
        <vt:i4>5</vt:i4>
      </vt:variant>
      <vt:variant>
        <vt:lpwstr>https://spacenews.com/space-one-and-space-bd-to-launch-satellite-for-japanese-military/</vt:lpwstr>
      </vt:variant>
      <vt:variant>
        <vt:lpwstr/>
      </vt:variant>
      <vt:variant>
        <vt:i4>5701645</vt:i4>
      </vt:variant>
      <vt:variant>
        <vt:i4>126</vt:i4>
      </vt:variant>
      <vt:variant>
        <vt:i4>0</vt:i4>
      </vt:variant>
      <vt:variant>
        <vt:i4>5</vt:i4>
      </vt:variant>
      <vt:variant>
        <vt:lpwstr>https://spacenews.com/third-kairos-launch-fails/</vt:lpwstr>
      </vt:variant>
      <vt:variant>
        <vt:lpwstr/>
      </vt:variant>
      <vt:variant>
        <vt:i4>1704005</vt:i4>
      </vt:variant>
      <vt:variant>
        <vt:i4>123</vt:i4>
      </vt:variant>
      <vt:variant>
        <vt:i4>0</vt:i4>
      </vt:variant>
      <vt:variant>
        <vt:i4>5</vt:i4>
      </vt:variant>
      <vt:variant>
        <vt:lpwstr>https://www.bbc.com/news/world-asia-24090322</vt:lpwstr>
      </vt:variant>
      <vt:variant>
        <vt:lpwstr/>
      </vt:variant>
      <vt:variant>
        <vt:i4>262157</vt:i4>
      </vt:variant>
      <vt:variant>
        <vt:i4>120</vt:i4>
      </vt:variant>
      <vt:variant>
        <vt:i4>0</vt:i4>
      </vt:variant>
      <vt:variant>
        <vt:i4>5</vt:i4>
      </vt:variant>
      <vt:variant>
        <vt:lpwstr>https://spacenews.com/ihi-aerospace-to-offer-epsilon-rocket-commercially/</vt:lpwstr>
      </vt:variant>
      <vt:variant>
        <vt:lpwstr>:~:text=Pricing%20will%20depend%20on%20whether,synchronous%20orbit%20for%20$15%20million</vt:lpwstr>
      </vt:variant>
      <vt:variant>
        <vt:i4>2949157</vt:i4>
      </vt:variant>
      <vt:variant>
        <vt:i4>117</vt:i4>
      </vt:variant>
      <vt:variant>
        <vt:i4>0</vt:i4>
      </vt:variant>
      <vt:variant>
        <vt:i4>5</vt:i4>
      </vt:variant>
      <vt:variant>
        <vt:lpwstr>https://spacepolicyonline.com/news/japans-epsilon-s-rocket-suffers-another-setback/</vt:lpwstr>
      </vt:variant>
      <vt:variant>
        <vt:lpwstr/>
      </vt:variant>
      <vt:variant>
        <vt:i4>7208983</vt:i4>
      </vt:variant>
      <vt:variant>
        <vt:i4>114</vt:i4>
      </vt:variant>
      <vt:variant>
        <vt:i4>0</vt:i4>
      </vt:variant>
      <vt:variant>
        <vt:i4>5</vt:i4>
      </vt:variant>
      <vt:variant>
        <vt:lpwstr>https://www.ihi.co.jp/en/all_news/pdf/ip02.pdf</vt:lpwstr>
      </vt:variant>
      <vt:variant>
        <vt:lpwstr/>
      </vt:variant>
      <vt:variant>
        <vt:i4>2818077</vt:i4>
      </vt:variant>
      <vt:variant>
        <vt:i4>111</vt:i4>
      </vt:variant>
      <vt:variant>
        <vt:i4>0</vt:i4>
      </vt:variant>
      <vt:variant>
        <vt:i4>5</vt:i4>
      </vt:variant>
      <vt:variant>
        <vt:lpwstr>https://global.jaxa.jp/article/special/epsilon/hirose_e.html</vt:lpwstr>
      </vt:variant>
      <vt:variant>
        <vt:lpwstr/>
      </vt:variant>
      <vt:variant>
        <vt:i4>1572953</vt:i4>
      </vt:variant>
      <vt:variant>
        <vt:i4>108</vt:i4>
      </vt:variant>
      <vt:variant>
        <vt:i4>0</vt:i4>
      </vt:variant>
      <vt:variant>
        <vt:i4>5</vt:i4>
      </vt:variant>
      <vt:variant>
        <vt:lpwstr>https://global.jaxa.jp/projects/rockets/epsilon/</vt:lpwstr>
      </vt:variant>
      <vt:variant>
        <vt:lpwstr/>
      </vt:variant>
      <vt:variant>
        <vt:i4>3670054</vt:i4>
      </vt:variant>
      <vt:variant>
        <vt:i4>105</vt:i4>
      </vt:variant>
      <vt:variant>
        <vt:i4>0</vt:i4>
      </vt:variant>
      <vt:variant>
        <vt:i4>5</vt:i4>
      </vt:variant>
      <vt:variant>
        <vt:lpwstr>https://www.rocket.jaxa.jp/e/rocket/h3/index.html</vt:lpwstr>
      </vt:variant>
      <vt:variant>
        <vt:lpwstr>01</vt:lpwstr>
      </vt:variant>
      <vt:variant>
        <vt:i4>5308417</vt:i4>
      </vt:variant>
      <vt:variant>
        <vt:i4>102</vt:i4>
      </vt:variant>
      <vt:variant>
        <vt:i4>0</vt:i4>
      </vt:variant>
      <vt:variant>
        <vt:i4>5</vt:i4>
      </vt:variant>
      <vt:variant>
        <vt:lpwstr>https://www.rnz.co.nz/news/national/560762/us-wants-to-launch-more-satellites-from-nz</vt:lpwstr>
      </vt:variant>
      <vt:variant>
        <vt:lpwstr/>
      </vt:variant>
      <vt:variant>
        <vt:i4>7077933</vt:i4>
      </vt:variant>
      <vt:variant>
        <vt:i4>99</vt:i4>
      </vt:variant>
      <vt:variant>
        <vt:i4>0</vt:i4>
      </vt:variant>
      <vt:variant>
        <vt:i4>5</vt:i4>
      </vt:variant>
      <vt:variant>
        <vt:lpwstr>https://www.dlapiper.com/en-at/insights/publications/2026/02/beyond-our-limits-new-zealand-increases-its-space-launch-limit</vt:lpwstr>
      </vt:variant>
      <vt:variant>
        <vt:lpwstr/>
      </vt:variant>
      <vt:variant>
        <vt:i4>524295</vt:i4>
      </vt:variant>
      <vt:variant>
        <vt:i4>96</vt:i4>
      </vt:variant>
      <vt:variant>
        <vt:i4>0</vt:i4>
      </vt:variant>
      <vt:variant>
        <vt:i4>5</vt:i4>
      </vt:variant>
      <vt:variant>
        <vt:lpwstr>https://irctoolkit.mbie.govt.nz/case-studies/international-regulatory-cooperation-on-space-activities</vt:lpwstr>
      </vt:variant>
      <vt:variant>
        <vt:lpwstr/>
      </vt:variant>
      <vt:variant>
        <vt:i4>6684735</vt:i4>
      </vt:variant>
      <vt:variant>
        <vt:i4>93</vt:i4>
      </vt:variant>
      <vt:variant>
        <vt:i4>0</vt:i4>
      </vt:variant>
      <vt:variant>
        <vt:i4>5</vt:i4>
      </vt:variant>
      <vt:variant>
        <vt:lpwstr>https://www.mbie.govt.nz/dmsdocument/20127-report-on-the-statutory-review-of-the-oshaa-2017-pdf</vt:lpwstr>
      </vt:variant>
      <vt:variant>
        <vt:lpwstr/>
      </vt:variant>
      <vt:variant>
        <vt:i4>786511</vt:i4>
      </vt:variant>
      <vt:variant>
        <vt:i4>90</vt:i4>
      </vt:variant>
      <vt:variant>
        <vt:i4>0</vt:i4>
      </vt:variant>
      <vt:variant>
        <vt:i4>5</vt:i4>
      </vt:variant>
      <vt:variant>
        <vt:lpwstr>https://www.heise.de/en/news/Rocket-Lab-to-acquire-laser-communication-company-Mynaric-11242492.html</vt:lpwstr>
      </vt:variant>
      <vt:variant>
        <vt:lpwstr/>
      </vt:variant>
      <vt:variant>
        <vt:i4>720922</vt:i4>
      </vt:variant>
      <vt:variant>
        <vt:i4>87</vt:i4>
      </vt:variant>
      <vt:variant>
        <vt:i4>0</vt:i4>
      </vt:variant>
      <vt:variant>
        <vt:i4>5</vt:i4>
      </vt:variant>
      <vt:variant>
        <vt:lpwstr>https://www.spacecapital.com/blogs/rocket-lab-the-discipline-of-audacity-the-art-of-precision</vt:lpwstr>
      </vt:variant>
      <vt:variant>
        <vt:lpwstr/>
      </vt:variant>
      <vt:variant>
        <vt:i4>6488114</vt:i4>
      </vt:variant>
      <vt:variant>
        <vt:i4>84</vt:i4>
      </vt:variant>
      <vt:variant>
        <vt:i4>0</vt:i4>
      </vt:variant>
      <vt:variant>
        <vt:i4>5</vt:i4>
      </vt:variant>
      <vt:variant>
        <vt:lpwstr>https://www.investing.com/news/company-news/rocket-lab-acquires-new-zealand-manufacturer-for-185b-backlog-93CH-4529553</vt:lpwstr>
      </vt:variant>
      <vt:variant>
        <vt:lpwstr/>
      </vt:variant>
      <vt:variant>
        <vt:i4>1310804</vt:i4>
      </vt:variant>
      <vt:variant>
        <vt:i4>81</vt:i4>
      </vt:variant>
      <vt:variant>
        <vt:i4>0</vt:i4>
      </vt:variant>
      <vt:variant>
        <vt:i4>5</vt:i4>
      </vt:variant>
      <vt:variant>
        <vt:lpwstr>https://www.rnz.co.nz/news/business/590037/rocket-lab-wins-record-contract-with-us-department-of-war</vt:lpwstr>
      </vt:variant>
      <vt:variant>
        <vt:lpwstr/>
      </vt:variant>
      <vt:variant>
        <vt:i4>2555907</vt:i4>
      </vt:variant>
      <vt:variant>
        <vt:i4>78</vt:i4>
      </vt:variant>
      <vt:variant>
        <vt:i4>0</vt:i4>
      </vt:variant>
      <vt:variant>
        <vt:i4>5</vt:i4>
      </vt:variant>
      <vt:variant>
        <vt:lpwstr>https://space.skyrocket.de/doc_lau/electron.htm</vt:lpwstr>
      </vt:variant>
      <vt:variant>
        <vt:lpwstr/>
      </vt:variant>
      <vt:variant>
        <vt:i4>8061053</vt:i4>
      </vt:variant>
      <vt:variant>
        <vt:i4>75</vt:i4>
      </vt:variant>
      <vt:variant>
        <vt:i4>0</vt:i4>
      </vt:variant>
      <vt:variant>
        <vt:i4>5</vt:i4>
      </vt:variant>
      <vt:variant>
        <vt:lpwstr>https://www.stuff.co.nz/business/111185172/government-venture-capital-fund-turned-down-early-offer-to-invest-in-rocket-lab</vt:lpwstr>
      </vt:variant>
      <vt:variant>
        <vt:lpwstr/>
      </vt:variant>
      <vt:variant>
        <vt:i4>3604543</vt:i4>
      </vt:variant>
      <vt:variant>
        <vt:i4>72</vt:i4>
      </vt:variant>
      <vt:variant>
        <vt:i4>0</vt:i4>
      </vt:variant>
      <vt:variant>
        <vt:i4>5</vt:i4>
      </vt:variant>
      <vt:variant>
        <vt:lpwstr>https://thespinoff.co.nz/business/20-11-2018/what-lies-inside-rocket-labs-secret-us-military-contracts</vt:lpwstr>
      </vt:variant>
      <vt:variant>
        <vt:lpwstr/>
      </vt:variant>
      <vt:variant>
        <vt:i4>4587542</vt:i4>
      </vt:variant>
      <vt:variant>
        <vt:i4>69</vt:i4>
      </vt:variant>
      <vt:variant>
        <vt:i4>0</vt:i4>
      </vt:variant>
      <vt:variant>
        <vt:i4>5</vt:i4>
      </vt:variant>
      <vt:variant>
        <vt:lpwstr>https://hbr.org/2026/03/the-founder-of-rocket-lab-on-competing-with-billionaires-to-lead-in-space</vt:lpwstr>
      </vt:variant>
      <vt:variant>
        <vt:lpwstr/>
      </vt:variant>
      <vt:variant>
        <vt:i4>3932217</vt:i4>
      </vt:variant>
      <vt:variant>
        <vt:i4>66</vt:i4>
      </vt:variant>
      <vt:variant>
        <vt:i4>0</vt:i4>
      </vt:variant>
      <vt:variant>
        <vt:i4>5</vt:i4>
      </vt:variant>
      <vt:variant>
        <vt:lpwstr>https://www.globalspaceportalliance.com/about-gsa/</vt:lpwstr>
      </vt:variant>
      <vt:variant>
        <vt:lpwstr/>
      </vt:variant>
      <vt:variant>
        <vt:i4>5308417</vt:i4>
      </vt:variant>
      <vt:variant>
        <vt:i4>63</vt:i4>
      </vt:variant>
      <vt:variant>
        <vt:i4>0</vt:i4>
      </vt:variant>
      <vt:variant>
        <vt:i4>5</vt:i4>
      </vt:variant>
      <vt:variant>
        <vt:lpwstr>https://www.rnz.co.nz/news/national/560762/us-wants-to-launch-more-satellites-from-nz</vt:lpwstr>
      </vt:variant>
      <vt:variant>
        <vt:lpwstr/>
      </vt:variant>
      <vt:variant>
        <vt:i4>3145835</vt:i4>
      </vt:variant>
      <vt:variant>
        <vt:i4>60</vt:i4>
      </vt:variant>
      <vt:variant>
        <vt:i4>0</vt:i4>
      </vt:variant>
      <vt:variant>
        <vt:i4>5</vt:i4>
      </vt:variant>
      <vt:variant>
        <vt:lpwstr>https://www.nato.int/en/what-we-do/deterrence-and-defence/multinational-capability-cooperation</vt:lpwstr>
      </vt:variant>
      <vt:variant>
        <vt:lpwstr/>
      </vt:variant>
      <vt:variant>
        <vt:i4>7995452</vt:i4>
      </vt:variant>
      <vt:variant>
        <vt:i4>57</vt:i4>
      </vt:variant>
      <vt:variant>
        <vt:i4>0</vt:i4>
      </vt:variant>
      <vt:variant>
        <vt:i4>5</vt:i4>
      </vt:variant>
      <vt:variant>
        <vt:lpwstr>https://www.ntsb.gov/news/press-releases/Pages/nr20220909.aspx</vt:lpwstr>
      </vt:variant>
      <vt:variant>
        <vt:lpwstr/>
      </vt:variant>
      <vt:variant>
        <vt:i4>2097200</vt:i4>
      </vt:variant>
      <vt:variant>
        <vt:i4>54</vt:i4>
      </vt:variant>
      <vt:variant>
        <vt:i4>0</vt:i4>
      </vt:variant>
      <vt:variant>
        <vt:i4>5</vt:i4>
      </vt:variant>
      <vt:variant>
        <vt:lpwstr>https://spacenews.com/faa-gives-environmental-approval-for-increased-starship-launch-rate/</vt:lpwstr>
      </vt:variant>
      <vt:variant>
        <vt:lpwstr/>
      </vt:variant>
      <vt:variant>
        <vt:i4>6094973</vt:i4>
      </vt:variant>
      <vt:variant>
        <vt:i4>51</vt:i4>
      </vt:variant>
      <vt:variant>
        <vt:i4>0</vt:i4>
      </vt:variant>
      <vt:variant>
        <vt:i4>5</vt:i4>
      </vt:variant>
      <vt:variant>
        <vt:lpwstr>https://www.faa.gov/space/environmental/nepa_docs</vt:lpwstr>
      </vt:variant>
      <vt:variant>
        <vt:lpwstr/>
      </vt:variant>
      <vt:variant>
        <vt:i4>65613</vt:i4>
      </vt:variant>
      <vt:variant>
        <vt:i4>48</vt:i4>
      </vt:variant>
      <vt:variant>
        <vt:i4>0</vt:i4>
      </vt:variant>
      <vt:variant>
        <vt:i4>5</vt:i4>
      </vt:variant>
      <vt:variant>
        <vt:lpwstr>https://spacenews.com/faa-projects-continuing-growth-in-commercial-space-transportation/</vt:lpwstr>
      </vt:variant>
      <vt:variant>
        <vt:lpwstr/>
      </vt:variant>
      <vt:variant>
        <vt:i4>7667829</vt:i4>
      </vt:variant>
      <vt:variant>
        <vt:i4>45</vt:i4>
      </vt:variant>
      <vt:variant>
        <vt:i4>0</vt:i4>
      </vt:variant>
      <vt:variant>
        <vt:i4>5</vt:i4>
      </vt:variant>
      <vt:variant>
        <vt:lpwstr>https://www.faa.gov/newsroom/faa-streamlines-commercial-space-license-approvals</vt:lpwstr>
      </vt:variant>
      <vt:variant>
        <vt:lpwstr/>
      </vt:variant>
      <vt:variant>
        <vt:i4>8061049</vt:i4>
      </vt:variant>
      <vt:variant>
        <vt:i4>42</vt:i4>
      </vt:variant>
      <vt:variant>
        <vt:i4>0</vt:i4>
      </vt:variant>
      <vt:variant>
        <vt:i4>5</vt:i4>
      </vt:variant>
      <vt:variant>
        <vt:lpwstr>https://project-disco.org/innovation/launching-the-future-through-commercial-space-innovation/</vt:lpwstr>
      </vt:variant>
      <vt:variant>
        <vt:lpwstr/>
      </vt:variant>
      <vt:variant>
        <vt:i4>1704014</vt:i4>
      </vt:variant>
      <vt:variant>
        <vt:i4>39</vt:i4>
      </vt:variant>
      <vt:variant>
        <vt:i4>0</vt:i4>
      </vt:variant>
      <vt:variant>
        <vt:i4>5</vt:i4>
      </vt:variant>
      <vt:variant>
        <vt:lpwstr>https://www.fly2houston.com/spaceport</vt:lpwstr>
      </vt:variant>
      <vt:variant>
        <vt:lpwstr/>
      </vt:variant>
      <vt:variant>
        <vt:i4>786445</vt:i4>
      </vt:variant>
      <vt:variant>
        <vt:i4>36</vt:i4>
      </vt:variant>
      <vt:variant>
        <vt:i4>0</vt:i4>
      </vt:variant>
      <vt:variant>
        <vt:i4>5</vt:i4>
      </vt:variant>
      <vt:variant>
        <vt:lpwstr>https://www.defensenews.com/space/2025/06/04/space-force-shifts-upfront-range-upgrade-costs-to-commercial-firms/</vt:lpwstr>
      </vt:variant>
      <vt:variant>
        <vt:lpwstr/>
      </vt:variant>
      <vt:variant>
        <vt:i4>1966098</vt:i4>
      </vt:variant>
      <vt:variant>
        <vt:i4>33</vt:i4>
      </vt:variant>
      <vt:variant>
        <vt:i4>0</vt:i4>
      </vt:variant>
      <vt:variant>
        <vt:i4>5</vt:i4>
      </vt:variant>
      <vt:variant>
        <vt:lpwstr>https://www.thespacereview.com/article/5156/1</vt:lpwstr>
      </vt:variant>
      <vt:variant>
        <vt:lpwstr/>
      </vt:variant>
      <vt:variant>
        <vt:i4>1966098</vt:i4>
      </vt:variant>
      <vt:variant>
        <vt:i4>30</vt:i4>
      </vt:variant>
      <vt:variant>
        <vt:i4>0</vt:i4>
      </vt:variant>
      <vt:variant>
        <vt:i4>5</vt:i4>
      </vt:variant>
      <vt:variant>
        <vt:lpwstr>https://www.thespacereview.com/article/5156/1</vt:lpwstr>
      </vt:variant>
      <vt:variant>
        <vt:lpwstr/>
      </vt:variant>
      <vt:variant>
        <vt:i4>6291567</vt:i4>
      </vt:variant>
      <vt:variant>
        <vt:i4>27</vt:i4>
      </vt:variant>
      <vt:variant>
        <vt:i4>0</vt:i4>
      </vt:variant>
      <vt:variant>
        <vt:i4>5</vt:i4>
      </vt:variant>
      <vt:variant>
        <vt:lpwstr>https://spaceflightnow.com/2025/07/24/amazon-says-139-5-million-investment-in-florida-is-key-to-ramping-up-launch-cadence-with-project-kuiper/</vt:lpwstr>
      </vt:variant>
      <vt:variant>
        <vt:lpwstr/>
      </vt:variant>
      <vt:variant>
        <vt:i4>7209008</vt:i4>
      </vt:variant>
      <vt:variant>
        <vt:i4>24</vt:i4>
      </vt:variant>
      <vt:variant>
        <vt:i4>0</vt:i4>
      </vt:variant>
      <vt:variant>
        <vt:i4>5</vt:i4>
      </vt:variant>
      <vt:variant>
        <vt:lpwstr>https://spacenews.com/satellite-backlog-emerges-as-key-constraint-at-the-nations-busiest-spaceport/</vt:lpwstr>
      </vt:variant>
      <vt:variant>
        <vt:lpwstr/>
      </vt:variant>
      <vt:variant>
        <vt:i4>5701713</vt:i4>
      </vt:variant>
      <vt:variant>
        <vt:i4>21</vt:i4>
      </vt:variant>
      <vt:variant>
        <vt:i4>0</vt:i4>
      </vt:variant>
      <vt:variant>
        <vt:i4>5</vt:i4>
      </vt:variant>
      <vt:variant>
        <vt:lpwstr>https://arstechnica.com/space/2024/07/theres-not-enough-room-for-starship-at-cape-canaveral-spacex-rivals-claim/</vt:lpwstr>
      </vt:variant>
      <vt:variant>
        <vt:lpwstr/>
      </vt:variant>
      <vt:variant>
        <vt:i4>5505101</vt:i4>
      </vt:variant>
      <vt:variant>
        <vt:i4>18</vt:i4>
      </vt:variant>
      <vt:variant>
        <vt:i4>0</vt:i4>
      </vt:variant>
      <vt:variant>
        <vt:i4>5</vt:i4>
      </vt:variant>
      <vt:variant>
        <vt:lpwstr>https://www.nasaspaceflight.com/2026/01/space-force-launch-interest-cape-vandenberg-pads/</vt:lpwstr>
      </vt:variant>
      <vt:variant>
        <vt:lpwstr/>
      </vt:variant>
      <vt:variant>
        <vt:i4>7929891</vt:i4>
      </vt:variant>
      <vt:variant>
        <vt:i4>15</vt:i4>
      </vt:variant>
      <vt:variant>
        <vt:i4>0</vt:i4>
      </vt:variant>
      <vt:variant>
        <vt:i4>5</vt:i4>
      </vt:variant>
      <vt:variant>
        <vt:lpwstr>https://www.airandspaceforces.com/vandenberg-launch-pads-super-heavy-expansion/</vt:lpwstr>
      </vt:variant>
      <vt:variant>
        <vt:lpwstr/>
      </vt:variant>
      <vt:variant>
        <vt:i4>5570649</vt:i4>
      </vt:variant>
      <vt:variant>
        <vt:i4>12</vt:i4>
      </vt:variant>
      <vt:variant>
        <vt:i4>0</vt:i4>
      </vt:variant>
      <vt:variant>
        <vt:i4>5</vt:i4>
      </vt:variant>
      <vt:variant>
        <vt:lpwstr>https://spacenews.com/improving-spaceport-infrastructure-could-ease-strain-at-cape-canaveral-and-vandenberg/</vt:lpwstr>
      </vt:variant>
      <vt:variant>
        <vt:lpwstr/>
      </vt:variant>
      <vt:variant>
        <vt:i4>1966098</vt:i4>
      </vt:variant>
      <vt:variant>
        <vt:i4>9</vt:i4>
      </vt:variant>
      <vt:variant>
        <vt:i4>0</vt:i4>
      </vt:variant>
      <vt:variant>
        <vt:i4>5</vt:i4>
      </vt:variant>
      <vt:variant>
        <vt:lpwstr>https://www.thespacereview.com/article/5156/1</vt:lpwstr>
      </vt:variant>
      <vt:variant>
        <vt:lpwstr/>
      </vt:variant>
      <vt:variant>
        <vt:i4>5373954</vt:i4>
      </vt:variant>
      <vt:variant>
        <vt:i4>6</vt:i4>
      </vt:variant>
      <vt:variant>
        <vt:i4>0</vt:i4>
      </vt:variant>
      <vt:variant>
        <vt:i4>5</vt:i4>
      </vt:variant>
      <vt:variant>
        <vt:lpwstr>https://spacenews.com/its-time-to-unlock-inland-orbital-launch-for-a-resilient-u-s-space-future/</vt:lpwstr>
      </vt:variant>
      <vt:variant>
        <vt:lpwstr/>
      </vt:variant>
      <vt:variant>
        <vt:i4>1114159</vt:i4>
      </vt:variant>
      <vt:variant>
        <vt:i4>3</vt:i4>
      </vt:variant>
      <vt:variant>
        <vt:i4>0</vt:i4>
      </vt:variant>
      <vt:variant>
        <vt:i4>5</vt:i4>
      </vt:variant>
      <vt:variant>
        <vt:lpwstr>https://space.skyrocket.de/directories/launcher_usa.htm</vt:lpwstr>
      </vt:variant>
      <vt:variant>
        <vt:lpwstr/>
      </vt:variant>
      <vt:variant>
        <vt:i4>3342435</vt:i4>
      </vt:variant>
      <vt:variant>
        <vt:i4>0</vt:i4>
      </vt:variant>
      <vt:variant>
        <vt:i4>0</vt:i4>
      </vt:variant>
      <vt:variant>
        <vt:i4>5</vt:i4>
      </vt:variant>
      <vt:variant>
        <vt:lpwstr>https://investors.fireflyspace.com/news-releases/news-release-details/firefly-aerospace-and-ssc-space-meet-next-critical-milestone</vt:lpwstr>
      </vt:variant>
      <vt:variant>
        <vt:lpwstr/>
      </vt:variant>
      <vt:variant>
        <vt:i4>2424834</vt:i4>
      </vt:variant>
      <vt:variant>
        <vt:i4>75</vt:i4>
      </vt:variant>
      <vt:variant>
        <vt:i4>0</vt:i4>
      </vt:variant>
      <vt:variant>
        <vt:i4>5</vt:i4>
      </vt:variant>
      <vt:variant>
        <vt:lpwstr>https://sites.ey.com/:x:/r/sites/EDCDEFISKEYINFRAMAP/Shared Documents/01. %5BEXT%5D Access2Space/02_Analysis/Task 5/recommendations_by_infrastructure.xlsx?d=w51f94fe1305f4f4d8663c59a2d88560d&amp;csf=1&amp;web=1&amp;e=ecdLcf</vt:lpwstr>
      </vt:variant>
      <vt:variant>
        <vt:lpwstr/>
      </vt:variant>
      <vt:variant>
        <vt:i4>3539008</vt:i4>
      </vt:variant>
      <vt:variant>
        <vt:i4>72</vt:i4>
      </vt:variant>
      <vt:variant>
        <vt:i4>0</vt:i4>
      </vt:variant>
      <vt:variant>
        <vt:i4>5</vt:i4>
      </vt:variant>
      <vt:variant>
        <vt:lpwstr>https://defence-industry-space.ec.europa.eu/eu-space-act_en</vt:lpwstr>
      </vt:variant>
      <vt:variant>
        <vt:lpwstr/>
      </vt:variant>
      <vt:variant>
        <vt:i4>4784218</vt:i4>
      </vt:variant>
      <vt:variant>
        <vt:i4>69</vt:i4>
      </vt:variant>
      <vt:variant>
        <vt:i4>0</vt:i4>
      </vt:variant>
      <vt:variant>
        <vt:i4>5</vt:i4>
      </vt:variant>
      <vt:variant>
        <vt:lpwstr>https://eu-space.europa.eu/space-economy/skills-and-education/space-career-launchpad</vt:lpwstr>
      </vt:variant>
      <vt:variant>
        <vt:lpwstr/>
      </vt:variant>
      <vt:variant>
        <vt:i4>196667</vt:i4>
      </vt:variant>
      <vt:variant>
        <vt:i4>66</vt:i4>
      </vt:variant>
      <vt:variant>
        <vt:i4>0</vt:i4>
      </vt:variant>
      <vt:variant>
        <vt:i4>5</vt:i4>
      </vt:variant>
      <vt:variant>
        <vt:lpwstr>mailto:Sebastien.Wery@be.ey.com</vt:lpwstr>
      </vt:variant>
      <vt:variant>
        <vt:lpwstr/>
      </vt:variant>
      <vt:variant>
        <vt:i4>5111922</vt:i4>
      </vt:variant>
      <vt:variant>
        <vt:i4>63</vt:i4>
      </vt:variant>
      <vt:variant>
        <vt:i4>0</vt:i4>
      </vt:variant>
      <vt:variant>
        <vt:i4>5</vt:i4>
      </vt:variant>
      <vt:variant>
        <vt:lpwstr>mailto:Guillaume.Terlinden@be.ey.com</vt:lpwstr>
      </vt:variant>
      <vt:variant>
        <vt:lpwstr/>
      </vt:variant>
      <vt:variant>
        <vt:i4>5111922</vt:i4>
      </vt:variant>
      <vt:variant>
        <vt:i4>60</vt:i4>
      </vt:variant>
      <vt:variant>
        <vt:i4>0</vt:i4>
      </vt:variant>
      <vt:variant>
        <vt:i4>5</vt:i4>
      </vt:variant>
      <vt:variant>
        <vt:lpwstr>mailto:Guillaume.Terlinden@be.ey.com</vt:lpwstr>
      </vt:variant>
      <vt:variant>
        <vt:lpwstr/>
      </vt:variant>
      <vt:variant>
        <vt:i4>5111922</vt:i4>
      </vt:variant>
      <vt:variant>
        <vt:i4>57</vt:i4>
      </vt:variant>
      <vt:variant>
        <vt:i4>0</vt:i4>
      </vt:variant>
      <vt:variant>
        <vt:i4>5</vt:i4>
      </vt:variant>
      <vt:variant>
        <vt:lpwstr>mailto:Guillaume.Terlinden@be.ey.com</vt:lpwstr>
      </vt:variant>
      <vt:variant>
        <vt:lpwstr/>
      </vt:variant>
      <vt:variant>
        <vt:i4>196667</vt:i4>
      </vt:variant>
      <vt:variant>
        <vt:i4>54</vt:i4>
      </vt:variant>
      <vt:variant>
        <vt:i4>0</vt:i4>
      </vt:variant>
      <vt:variant>
        <vt:i4>5</vt:i4>
      </vt:variant>
      <vt:variant>
        <vt:lpwstr>mailto:Sebastien.Wery@be.ey.com</vt:lpwstr>
      </vt:variant>
      <vt:variant>
        <vt:lpwstr/>
      </vt:variant>
      <vt:variant>
        <vt:i4>5111922</vt:i4>
      </vt:variant>
      <vt:variant>
        <vt:i4>51</vt:i4>
      </vt:variant>
      <vt:variant>
        <vt:i4>0</vt:i4>
      </vt:variant>
      <vt:variant>
        <vt:i4>5</vt:i4>
      </vt:variant>
      <vt:variant>
        <vt:lpwstr>mailto:Guillaume.Terlinden@be.ey.com</vt:lpwstr>
      </vt:variant>
      <vt:variant>
        <vt:lpwstr/>
      </vt:variant>
      <vt:variant>
        <vt:i4>88</vt:i4>
      </vt:variant>
      <vt:variant>
        <vt:i4>48</vt:i4>
      </vt:variant>
      <vt:variant>
        <vt:i4>0</vt:i4>
      </vt:variant>
      <vt:variant>
        <vt:i4>5</vt:i4>
      </vt:variant>
      <vt:variant>
        <vt:lpwstr>https://isaraerospace.com/launch</vt:lpwstr>
      </vt:variant>
      <vt:variant>
        <vt:lpwstr/>
      </vt:variant>
      <vt:variant>
        <vt:i4>5111922</vt:i4>
      </vt:variant>
      <vt:variant>
        <vt:i4>45</vt:i4>
      </vt:variant>
      <vt:variant>
        <vt:i4>0</vt:i4>
      </vt:variant>
      <vt:variant>
        <vt:i4>5</vt:i4>
      </vt:variant>
      <vt:variant>
        <vt:lpwstr>mailto:Guillaume.Terlinden@be.ey.com</vt:lpwstr>
      </vt:variant>
      <vt:variant>
        <vt:lpwstr/>
      </vt:variant>
      <vt:variant>
        <vt:i4>5111922</vt:i4>
      </vt:variant>
      <vt:variant>
        <vt:i4>42</vt:i4>
      </vt:variant>
      <vt:variant>
        <vt:i4>0</vt:i4>
      </vt:variant>
      <vt:variant>
        <vt:i4>5</vt:i4>
      </vt:variant>
      <vt:variant>
        <vt:lpwstr>mailto:Guillaume.Terlinden@be.ey.com</vt:lpwstr>
      </vt:variant>
      <vt:variant>
        <vt:lpwstr/>
      </vt:variant>
      <vt:variant>
        <vt:i4>196667</vt:i4>
      </vt:variant>
      <vt:variant>
        <vt:i4>39</vt:i4>
      </vt:variant>
      <vt:variant>
        <vt:i4>0</vt:i4>
      </vt:variant>
      <vt:variant>
        <vt:i4>5</vt:i4>
      </vt:variant>
      <vt:variant>
        <vt:lpwstr>mailto:Sebastien.Wery@be.ey.com</vt:lpwstr>
      </vt:variant>
      <vt:variant>
        <vt:lpwstr/>
      </vt:variant>
      <vt:variant>
        <vt:i4>196667</vt:i4>
      </vt:variant>
      <vt:variant>
        <vt:i4>36</vt:i4>
      </vt:variant>
      <vt:variant>
        <vt:i4>0</vt:i4>
      </vt:variant>
      <vt:variant>
        <vt:i4>5</vt:i4>
      </vt:variant>
      <vt:variant>
        <vt:lpwstr>mailto:Sebastien.Wery@be.ey.com</vt:lpwstr>
      </vt:variant>
      <vt:variant>
        <vt:lpwstr/>
      </vt:variant>
      <vt:variant>
        <vt:i4>196667</vt:i4>
      </vt:variant>
      <vt:variant>
        <vt:i4>33</vt:i4>
      </vt:variant>
      <vt:variant>
        <vt:i4>0</vt:i4>
      </vt:variant>
      <vt:variant>
        <vt:i4>5</vt:i4>
      </vt:variant>
      <vt:variant>
        <vt:lpwstr>mailto:Sebastien.Wery@be.ey.com</vt:lpwstr>
      </vt:variant>
      <vt:variant>
        <vt:lpwstr/>
      </vt:variant>
      <vt:variant>
        <vt:i4>196667</vt:i4>
      </vt:variant>
      <vt:variant>
        <vt:i4>30</vt:i4>
      </vt:variant>
      <vt:variant>
        <vt:i4>0</vt:i4>
      </vt:variant>
      <vt:variant>
        <vt:i4>5</vt:i4>
      </vt:variant>
      <vt:variant>
        <vt:lpwstr>mailto:Sebastien.Wery@be.ey.com</vt:lpwstr>
      </vt:variant>
      <vt:variant>
        <vt:lpwstr/>
      </vt:variant>
      <vt:variant>
        <vt:i4>196667</vt:i4>
      </vt:variant>
      <vt:variant>
        <vt:i4>27</vt:i4>
      </vt:variant>
      <vt:variant>
        <vt:i4>0</vt:i4>
      </vt:variant>
      <vt:variant>
        <vt:i4>5</vt:i4>
      </vt:variant>
      <vt:variant>
        <vt:lpwstr>mailto:Sebastien.Wery@be.ey.com</vt:lpwstr>
      </vt:variant>
      <vt:variant>
        <vt:lpwstr/>
      </vt:variant>
      <vt:variant>
        <vt:i4>196667</vt:i4>
      </vt:variant>
      <vt:variant>
        <vt:i4>24</vt:i4>
      </vt:variant>
      <vt:variant>
        <vt:i4>0</vt:i4>
      </vt:variant>
      <vt:variant>
        <vt:i4>5</vt:i4>
      </vt:variant>
      <vt:variant>
        <vt:lpwstr>mailto:Sebastien.Wery@be.ey.com</vt:lpwstr>
      </vt:variant>
      <vt:variant>
        <vt:lpwstr/>
      </vt:variant>
      <vt:variant>
        <vt:i4>196667</vt:i4>
      </vt:variant>
      <vt:variant>
        <vt:i4>21</vt:i4>
      </vt:variant>
      <vt:variant>
        <vt:i4>0</vt:i4>
      </vt:variant>
      <vt:variant>
        <vt:i4>5</vt:i4>
      </vt:variant>
      <vt:variant>
        <vt:lpwstr>mailto:Sebastien.Wery@be.ey.com</vt:lpwstr>
      </vt:variant>
      <vt:variant>
        <vt:lpwstr/>
      </vt:variant>
      <vt:variant>
        <vt:i4>196667</vt:i4>
      </vt:variant>
      <vt:variant>
        <vt:i4>18</vt:i4>
      </vt:variant>
      <vt:variant>
        <vt:i4>0</vt:i4>
      </vt:variant>
      <vt:variant>
        <vt:i4>5</vt:i4>
      </vt:variant>
      <vt:variant>
        <vt:lpwstr>mailto:Sebastien.Wery@be.ey.com</vt:lpwstr>
      </vt:variant>
      <vt:variant>
        <vt:lpwstr/>
      </vt:variant>
      <vt:variant>
        <vt:i4>196667</vt:i4>
      </vt:variant>
      <vt:variant>
        <vt:i4>15</vt:i4>
      </vt:variant>
      <vt:variant>
        <vt:i4>0</vt:i4>
      </vt:variant>
      <vt:variant>
        <vt:i4>5</vt:i4>
      </vt:variant>
      <vt:variant>
        <vt:lpwstr>mailto:Sebastien.Wery@be.ey.com</vt:lpwstr>
      </vt:variant>
      <vt:variant>
        <vt:lpwstr/>
      </vt:variant>
      <vt:variant>
        <vt:i4>5111922</vt:i4>
      </vt:variant>
      <vt:variant>
        <vt:i4>12</vt:i4>
      </vt:variant>
      <vt:variant>
        <vt:i4>0</vt:i4>
      </vt:variant>
      <vt:variant>
        <vt:i4>5</vt:i4>
      </vt:variant>
      <vt:variant>
        <vt:lpwstr>mailto:Guillaume.Terlinden@be.ey.com</vt:lpwstr>
      </vt:variant>
      <vt:variant>
        <vt:lpwstr/>
      </vt:variant>
      <vt:variant>
        <vt:i4>5111922</vt:i4>
      </vt:variant>
      <vt:variant>
        <vt:i4>9</vt:i4>
      </vt:variant>
      <vt:variant>
        <vt:i4>0</vt:i4>
      </vt:variant>
      <vt:variant>
        <vt:i4>5</vt:i4>
      </vt:variant>
      <vt:variant>
        <vt:lpwstr>mailto:Guillaume.Terlinden@be.ey.com</vt:lpwstr>
      </vt:variant>
      <vt:variant>
        <vt:lpwstr/>
      </vt:variant>
      <vt:variant>
        <vt:i4>5111922</vt:i4>
      </vt:variant>
      <vt:variant>
        <vt:i4>6</vt:i4>
      </vt:variant>
      <vt:variant>
        <vt:i4>0</vt:i4>
      </vt:variant>
      <vt:variant>
        <vt:i4>5</vt:i4>
      </vt:variant>
      <vt:variant>
        <vt:lpwstr>mailto:Guillaume.Terlinden@be.ey.com</vt:lpwstr>
      </vt:variant>
      <vt:variant>
        <vt:lpwstr/>
      </vt:variant>
      <vt:variant>
        <vt:i4>5111922</vt:i4>
      </vt:variant>
      <vt:variant>
        <vt:i4>3</vt:i4>
      </vt:variant>
      <vt:variant>
        <vt:i4>0</vt:i4>
      </vt:variant>
      <vt:variant>
        <vt:i4>5</vt:i4>
      </vt:variant>
      <vt:variant>
        <vt:lpwstr>mailto:Guillaume.Terlinden@be.ey.com</vt:lpwstr>
      </vt:variant>
      <vt:variant>
        <vt:lpwstr/>
      </vt:variant>
      <vt:variant>
        <vt:i4>7733291</vt:i4>
      </vt:variant>
      <vt:variant>
        <vt:i4>0</vt:i4>
      </vt:variant>
      <vt:variant>
        <vt:i4>0</vt:i4>
      </vt:variant>
      <vt:variant>
        <vt:i4>5</vt:i4>
      </vt:variant>
      <vt:variant>
        <vt:lpwstr>https://www.dlr.de/en/ra/research-transfer/research-and-test-infrastructure/test-benches-for-space-propulsion/upper-stage-test-stand-p5-1.2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Gallo</dc:creator>
  <cp:keywords/>
  <dc:description/>
  <cp:lastModifiedBy>Guillaume Terlinden</cp:lastModifiedBy>
  <cp:revision>1144</cp:revision>
  <cp:lastPrinted>2026-04-20T02:49:00Z</cp:lastPrinted>
  <dcterms:created xsi:type="dcterms:W3CDTF">2026-08-13T05:13:00Z</dcterms:created>
  <dcterms:modified xsi:type="dcterms:W3CDTF">2026-08-30T22:49:00Z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091ce7d9-d090-4baf-814b-27944e461a8f</vt:lpwstr>
  </property>
  <property fmtid="{D5CDD505-2E9C-101B-9397-08002B2CF9AE}" pid="3" name="GeographicApplicability">
    <vt:lpwstr>4;#EMEIA|f996ef64-9eed-4e53-bc49-92020faa37ae</vt:lpwstr>
  </property>
  <property fmtid="{D5CDD505-2E9C-101B-9397-08002B2CF9AE}" pid="4" name="Sector">
    <vt:lpwstr/>
  </property>
  <property fmtid="{D5CDD505-2E9C-101B-9397-08002B2CF9AE}" pid="5" name="ContentLanguage">
    <vt:lpwstr>1;#English|556a818d-2fa5-4ece-a7c0-2ca1d2dc5c77</vt:lpwstr>
  </property>
  <property fmtid="{D5CDD505-2E9C-101B-9397-08002B2CF9AE}" pid="6" name="ServiceLineFunction">
    <vt:lpwstr>3;#Performance Improvement|3b54a0c8-da9c-44ab-bdf1-8ad319138b7e;#6;#Advisory|05f56918-abb4-4fc6-b748-1264d80bab20</vt:lpwstr>
  </property>
  <property fmtid="{D5CDD505-2E9C-101B-9397-08002B2CF9AE}" pid="7" name="EYContentType">
    <vt:lpwstr>8;#Forms and Templates (Pursuit)|8f88dc13-8546-42b0-b33f-f7311c688613</vt:lpwstr>
  </property>
  <property fmtid="{D5CDD505-2E9C-101B-9397-08002B2CF9AE}" pid="8" name="MediaServiceImageTags">
    <vt:lpwstr/>
  </property>
  <property fmtid="{D5CDD505-2E9C-101B-9397-08002B2CF9AE}" pid="9" name="GrammarlyDocumentId">
    <vt:lpwstr>60216c66e0d400bbdea7f6bcda89850485f31fab61c6775e129fc8c5f8882e52</vt:lpwstr>
  </property>
  <property fmtid="{D5CDD505-2E9C-101B-9397-08002B2CF9AE}" pid="10" name="docLang">
    <vt:lpwstr>en</vt:lpwstr>
  </property>
  <property fmtid="{D5CDD505-2E9C-101B-9397-08002B2CF9AE}" pid="11" name="MSIP_Label_6bd9ddd1-4d20-43f6-abfa-fc3c07406f94_Enabled">
    <vt:lpwstr>true</vt:lpwstr>
  </property>
  <property fmtid="{D5CDD505-2E9C-101B-9397-08002B2CF9AE}" pid="12" name="MSIP_Label_6bd9ddd1-4d20-43f6-abfa-fc3c07406f94_SetDate">
    <vt:lpwstr>2026-04-14T09:51:52Z</vt:lpwstr>
  </property>
  <property fmtid="{D5CDD505-2E9C-101B-9397-08002B2CF9AE}" pid="13" name="MSIP_Label_6bd9ddd1-4d20-43f6-abfa-fc3c07406f94_Method">
    <vt:lpwstr>Standard</vt:lpwstr>
  </property>
  <property fmtid="{D5CDD505-2E9C-101B-9397-08002B2CF9AE}" pid="14" name="MSIP_Label_6bd9ddd1-4d20-43f6-abfa-fc3c07406f94_Name">
    <vt:lpwstr>Commission Use</vt:lpwstr>
  </property>
  <property fmtid="{D5CDD505-2E9C-101B-9397-08002B2CF9AE}" pid="15" name="MSIP_Label_6bd9ddd1-4d20-43f6-abfa-fc3c07406f94_SiteId">
    <vt:lpwstr>b24c8b06-522c-46fe-9080-70926f8dddb1</vt:lpwstr>
  </property>
  <property fmtid="{D5CDD505-2E9C-101B-9397-08002B2CF9AE}" pid="16" name="MSIP_Label_6bd9ddd1-4d20-43f6-abfa-fc3c07406f94_ActionId">
    <vt:lpwstr>1cf86c2b-27ac-437f-bfb0-b0fe9066832f</vt:lpwstr>
  </property>
  <property fmtid="{D5CDD505-2E9C-101B-9397-08002B2CF9AE}" pid="17" name="MSIP_Label_6bd9ddd1-4d20-43f6-abfa-fc3c07406f94_ContentBits">
    <vt:lpwstr>0</vt:lpwstr>
  </property>
  <property fmtid="{D5CDD505-2E9C-101B-9397-08002B2CF9AE}" pid="18" name="MSIP_Label_6bd9ddd1-4d20-43f6-abfa-fc3c07406f94_Tag">
    <vt:lpwstr>10, 3, 0, 2</vt:lpwstr>
  </property>
  <property fmtid="{D5CDD505-2E9C-101B-9397-08002B2CF9AE}" pid="19" name="ContentTypeId">
    <vt:lpwstr>0x0101005D85B1243FD17F438BE34FEB5A297342</vt:lpwstr>
  </property>
</Properties>
</file>